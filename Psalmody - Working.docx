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6FEBECCD"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7CFA9ED8" w14:textId="2CCD68CB" w:rsidR="00710C7C" w:rsidRDefault="003A78C2">
      <w:pPr>
        <w:pStyle w:val="TOC1"/>
        <w:rPr>
          <w:rFonts w:asciiTheme="minorHAnsi" w:eastAsiaTheme="minorEastAsia" w:hAnsiTheme="minorHAnsi"/>
          <w:noProof/>
          <w:sz w:val="22"/>
          <w:lang w:val="en-US"/>
        </w:rPr>
      </w:pPr>
      <w:r>
        <w:rPr>
          <w:lang w:val="en-US"/>
        </w:rPr>
        <w:fldChar w:fldCharType="begin"/>
      </w:r>
      <w:r w:rsidR="00236E2B">
        <w:rPr>
          <w:lang w:val="en-US"/>
        </w:rPr>
        <w:instrText xml:space="preserve"> TOC \o "1-2" \h \z \u </w:instrText>
      </w:r>
      <w:r>
        <w:rPr>
          <w:lang w:val="en-US"/>
        </w:rPr>
        <w:fldChar w:fldCharType="separate"/>
      </w:r>
      <w:hyperlink w:anchor="_Toc485884417" w:history="1">
        <w:r w:rsidR="00710C7C" w:rsidRPr="00512D45">
          <w:rPr>
            <w:rStyle w:val="Hyperlink"/>
            <w:noProof/>
          </w:rPr>
          <w:t>The Horologion: The Book of the Hours</w:t>
        </w:r>
        <w:r w:rsidR="00710C7C">
          <w:rPr>
            <w:noProof/>
            <w:webHidden/>
          </w:rPr>
          <w:tab/>
        </w:r>
        <w:r w:rsidR="00710C7C">
          <w:rPr>
            <w:noProof/>
            <w:webHidden/>
          </w:rPr>
          <w:fldChar w:fldCharType="begin"/>
        </w:r>
        <w:r w:rsidR="00710C7C">
          <w:rPr>
            <w:noProof/>
            <w:webHidden/>
          </w:rPr>
          <w:instrText xml:space="preserve"> PAGEREF _Toc485884417 \h </w:instrText>
        </w:r>
        <w:r w:rsidR="00710C7C">
          <w:rPr>
            <w:noProof/>
            <w:webHidden/>
          </w:rPr>
        </w:r>
        <w:r w:rsidR="00710C7C">
          <w:rPr>
            <w:noProof/>
            <w:webHidden/>
          </w:rPr>
          <w:fldChar w:fldCharType="separate"/>
        </w:r>
        <w:r w:rsidR="000E2EAC">
          <w:rPr>
            <w:noProof/>
            <w:webHidden/>
          </w:rPr>
          <w:t>3</w:t>
        </w:r>
        <w:r w:rsidR="00710C7C">
          <w:rPr>
            <w:noProof/>
            <w:webHidden/>
          </w:rPr>
          <w:fldChar w:fldCharType="end"/>
        </w:r>
      </w:hyperlink>
    </w:p>
    <w:p w14:paraId="35ACB084" w14:textId="51FB5309" w:rsidR="00710C7C" w:rsidRDefault="002758BE">
      <w:pPr>
        <w:pStyle w:val="TOC2"/>
        <w:tabs>
          <w:tab w:val="right" w:leader="dot" w:pos="8846"/>
        </w:tabs>
        <w:rPr>
          <w:rFonts w:asciiTheme="minorHAnsi" w:eastAsiaTheme="minorEastAsia" w:hAnsiTheme="minorHAnsi"/>
          <w:noProof/>
          <w:sz w:val="22"/>
          <w:lang w:val="en-US"/>
        </w:rPr>
      </w:pPr>
      <w:hyperlink w:anchor="_Toc485884418" w:history="1">
        <w:r w:rsidR="00710C7C" w:rsidRPr="00512D45">
          <w:rPr>
            <w:rStyle w:val="Hyperlink"/>
            <w:noProof/>
          </w:rPr>
          <w:t>The Setting of the Sun: Vespers (the Eleventh Hour)</w:t>
        </w:r>
        <w:r w:rsidR="00710C7C">
          <w:rPr>
            <w:noProof/>
            <w:webHidden/>
          </w:rPr>
          <w:tab/>
        </w:r>
        <w:r w:rsidR="00710C7C">
          <w:rPr>
            <w:noProof/>
            <w:webHidden/>
          </w:rPr>
          <w:fldChar w:fldCharType="begin"/>
        </w:r>
        <w:r w:rsidR="00710C7C">
          <w:rPr>
            <w:noProof/>
            <w:webHidden/>
          </w:rPr>
          <w:instrText xml:space="preserve"> PAGEREF _Toc485884418 \h </w:instrText>
        </w:r>
        <w:r w:rsidR="00710C7C">
          <w:rPr>
            <w:noProof/>
            <w:webHidden/>
          </w:rPr>
        </w:r>
        <w:r w:rsidR="00710C7C">
          <w:rPr>
            <w:noProof/>
            <w:webHidden/>
          </w:rPr>
          <w:fldChar w:fldCharType="separate"/>
        </w:r>
        <w:r w:rsidR="000E2EAC">
          <w:rPr>
            <w:noProof/>
            <w:webHidden/>
          </w:rPr>
          <w:t>5</w:t>
        </w:r>
        <w:r w:rsidR="00710C7C">
          <w:rPr>
            <w:noProof/>
            <w:webHidden/>
          </w:rPr>
          <w:fldChar w:fldCharType="end"/>
        </w:r>
      </w:hyperlink>
    </w:p>
    <w:p w14:paraId="3CFC8F18" w14:textId="66466939" w:rsidR="00710C7C" w:rsidRDefault="002758BE">
      <w:pPr>
        <w:pStyle w:val="TOC2"/>
        <w:tabs>
          <w:tab w:val="right" w:leader="dot" w:pos="8846"/>
        </w:tabs>
        <w:rPr>
          <w:rFonts w:asciiTheme="minorHAnsi" w:eastAsiaTheme="minorEastAsia" w:hAnsiTheme="minorHAnsi"/>
          <w:noProof/>
          <w:sz w:val="22"/>
          <w:lang w:val="en-US"/>
        </w:rPr>
      </w:pPr>
      <w:hyperlink w:anchor="_Toc485884419" w:history="1">
        <w:r w:rsidR="00710C7C" w:rsidRPr="00512D45">
          <w:rPr>
            <w:rStyle w:val="Hyperlink"/>
            <w:noProof/>
          </w:rPr>
          <w:t>After Supper: Retiring (the Twelfth Hour)</w:t>
        </w:r>
        <w:r w:rsidR="00710C7C">
          <w:rPr>
            <w:noProof/>
            <w:webHidden/>
          </w:rPr>
          <w:tab/>
        </w:r>
        <w:r w:rsidR="00710C7C">
          <w:rPr>
            <w:noProof/>
            <w:webHidden/>
          </w:rPr>
          <w:fldChar w:fldCharType="begin"/>
        </w:r>
        <w:r w:rsidR="00710C7C">
          <w:rPr>
            <w:noProof/>
            <w:webHidden/>
          </w:rPr>
          <w:instrText xml:space="preserve"> PAGEREF _Toc485884419 \h </w:instrText>
        </w:r>
        <w:r w:rsidR="00710C7C">
          <w:rPr>
            <w:noProof/>
            <w:webHidden/>
          </w:rPr>
        </w:r>
        <w:r w:rsidR="00710C7C">
          <w:rPr>
            <w:noProof/>
            <w:webHidden/>
          </w:rPr>
          <w:fldChar w:fldCharType="separate"/>
        </w:r>
        <w:r w:rsidR="000E2EAC">
          <w:rPr>
            <w:noProof/>
            <w:webHidden/>
          </w:rPr>
          <w:t>21</w:t>
        </w:r>
        <w:r w:rsidR="00710C7C">
          <w:rPr>
            <w:noProof/>
            <w:webHidden/>
          </w:rPr>
          <w:fldChar w:fldCharType="end"/>
        </w:r>
      </w:hyperlink>
    </w:p>
    <w:p w14:paraId="400A6F13" w14:textId="43E1F41A" w:rsidR="00710C7C" w:rsidRDefault="002758BE">
      <w:pPr>
        <w:pStyle w:val="TOC2"/>
        <w:tabs>
          <w:tab w:val="right" w:leader="dot" w:pos="8846"/>
        </w:tabs>
        <w:rPr>
          <w:rFonts w:asciiTheme="minorHAnsi" w:eastAsiaTheme="minorEastAsia" w:hAnsiTheme="minorHAnsi"/>
          <w:noProof/>
          <w:sz w:val="22"/>
          <w:lang w:val="en-US"/>
        </w:rPr>
      </w:pPr>
      <w:hyperlink w:anchor="_Toc485884420" w:history="1">
        <w:r w:rsidR="00710C7C" w:rsidRPr="00512D45">
          <w:rPr>
            <w:rStyle w:val="Hyperlink"/>
            <w:noProof/>
          </w:rPr>
          <w:t>Midnight</w:t>
        </w:r>
        <w:r w:rsidR="00710C7C">
          <w:rPr>
            <w:noProof/>
            <w:webHidden/>
          </w:rPr>
          <w:tab/>
        </w:r>
        <w:r w:rsidR="00710C7C">
          <w:rPr>
            <w:noProof/>
            <w:webHidden/>
          </w:rPr>
          <w:fldChar w:fldCharType="begin"/>
        </w:r>
        <w:r w:rsidR="00710C7C">
          <w:rPr>
            <w:noProof/>
            <w:webHidden/>
          </w:rPr>
          <w:instrText xml:space="preserve"> PAGEREF _Toc485884420 \h </w:instrText>
        </w:r>
        <w:r w:rsidR="00710C7C">
          <w:rPr>
            <w:noProof/>
            <w:webHidden/>
          </w:rPr>
        </w:r>
        <w:r w:rsidR="00710C7C">
          <w:rPr>
            <w:noProof/>
            <w:webHidden/>
          </w:rPr>
          <w:fldChar w:fldCharType="separate"/>
        </w:r>
        <w:r w:rsidR="000E2EAC">
          <w:rPr>
            <w:noProof/>
            <w:webHidden/>
          </w:rPr>
          <w:t>37</w:t>
        </w:r>
        <w:r w:rsidR="00710C7C">
          <w:rPr>
            <w:noProof/>
            <w:webHidden/>
          </w:rPr>
          <w:fldChar w:fldCharType="end"/>
        </w:r>
      </w:hyperlink>
    </w:p>
    <w:p w14:paraId="6B540032" w14:textId="15DD1BA7" w:rsidR="00710C7C" w:rsidRDefault="002758BE">
      <w:pPr>
        <w:pStyle w:val="TOC2"/>
        <w:tabs>
          <w:tab w:val="right" w:leader="dot" w:pos="8846"/>
        </w:tabs>
        <w:rPr>
          <w:rFonts w:asciiTheme="minorHAnsi" w:eastAsiaTheme="minorEastAsia" w:hAnsiTheme="minorHAnsi"/>
          <w:noProof/>
          <w:sz w:val="22"/>
          <w:lang w:val="en-US"/>
        </w:rPr>
      </w:pPr>
      <w:hyperlink w:anchor="_Toc485884421" w:history="1">
        <w:r w:rsidR="00710C7C" w:rsidRPr="00512D45">
          <w:rPr>
            <w:rStyle w:val="Hyperlink"/>
            <w:noProof/>
          </w:rPr>
          <w:t>The Rising of the Sun: Matins (or Lauds)</w:t>
        </w:r>
        <w:r w:rsidR="00710C7C">
          <w:rPr>
            <w:noProof/>
            <w:webHidden/>
          </w:rPr>
          <w:tab/>
        </w:r>
        <w:r w:rsidR="00710C7C">
          <w:rPr>
            <w:noProof/>
            <w:webHidden/>
          </w:rPr>
          <w:fldChar w:fldCharType="begin"/>
        </w:r>
        <w:r w:rsidR="00710C7C">
          <w:rPr>
            <w:noProof/>
            <w:webHidden/>
          </w:rPr>
          <w:instrText xml:space="preserve"> PAGEREF _Toc485884421 \h </w:instrText>
        </w:r>
        <w:r w:rsidR="00710C7C">
          <w:rPr>
            <w:noProof/>
            <w:webHidden/>
          </w:rPr>
        </w:r>
        <w:r w:rsidR="00710C7C">
          <w:rPr>
            <w:noProof/>
            <w:webHidden/>
          </w:rPr>
          <w:fldChar w:fldCharType="separate"/>
        </w:r>
        <w:r w:rsidR="000E2EAC">
          <w:rPr>
            <w:noProof/>
            <w:webHidden/>
          </w:rPr>
          <w:t>51</w:t>
        </w:r>
        <w:r w:rsidR="00710C7C">
          <w:rPr>
            <w:noProof/>
            <w:webHidden/>
          </w:rPr>
          <w:fldChar w:fldCharType="end"/>
        </w:r>
      </w:hyperlink>
    </w:p>
    <w:p w14:paraId="10986545" w14:textId="1E17402D" w:rsidR="00710C7C" w:rsidRDefault="002758BE">
      <w:pPr>
        <w:pStyle w:val="TOC2"/>
        <w:tabs>
          <w:tab w:val="right" w:leader="dot" w:pos="8846"/>
        </w:tabs>
        <w:rPr>
          <w:rFonts w:asciiTheme="minorHAnsi" w:eastAsiaTheme="minorEastAsia" w:hAnsiTheme="minorHAnsi"/>
          <w:noProof/>
          <w:sz w:val="22"/>
          <w:lang w:val="en-US"/>
        </w:rPr>
      </w:pPr>
      <w:hyperlink w:anchor="_Toc485884422" w:history="1">
        <w:r w:rsidR="00710C7C" w:rsidRPr="00512D45">
          <w:rPr>
            <w:rStyle w:val="Hyperlink"/>
            <w:noProof/>
          </w:rPr>
          <w:t>Early Morning: Prime (The First Hour)</w:t>
        </w:r>
        <w:r w:rsidR="00710C7C">
          <w:rPr>
            <w:noProof/>
            <w:webHidden/>
          </w:rPr>
          <w:tab/>
        </w:r>
        <w:r w:rsidR="00710C7C">
          <w:rPr>
            <w:noProof/>
            <w:webHidden/>
          </w:rPr>
          <w:fldChar w:fldCharType="begin"/>
        </w:r>
        <w:r w:rsidR="00710C7C">
          <w:rPr>
            <w:noProof/>
            <w:webHidden/>
          </w:rPr>
          <w:instrText xml:space="preserve"> PAGEREF _Toc485884422 \h </w:instrText>
        </w:r>
        <w:r w:rsidR="00710C7C">
          <w:rPr>
            <w:noProof/>
            <w:webHidden/>
          </w:rPr>
        </w:r>
        <w:r w:rsidR="00710C7C">
          <w:rPr>
            <w:noProof/>
            <w:webHidden/>
          </w:rPr>
          <w:fldChar w:fldCharType="separate"/>
        </w:r>
        <w:r w:rsidR="000E2EAC">
          <w:rPr>
            <w:noProof/>
            <w:webHidden/>
          </w:rPr>
          <w:t>52</w:t>
        </w:r>
        <w:r w:rsidR="00710C7C">
          <w:rPr>
            <w:noProof/>
            <w:webHidden/>
          </w:rPr>
          <w:fldChar w:fldCharType="end"/>
        </w:r>
      </w:hyperlink>
    </w:p>
    <w:p w14:paraId="4171B925" w14:textId="60AE845D" w:rsidR="00710C7C" w:rsidRDefault="002758BE">
      <w:pPr>
        <w:pStyle w:val="TOC2"/>
        <w:tabs>
          <w:tab w:val="right" w:leader="dot" w:pos="8846"/>
        </w:tabs>
        <w:rPr>
          <w:rFonts w:asciiTheme="minorHAnsi" w:eastAsiaTheme="minorEastAsia" w:hAnsiTheme="minorHAnsi"/>
          <w:noProof/>
          <w:sz w:val="22"/>
          <w:lang w:val="en-US"/>
        </w:rPr>
      </w:pPr>
      <w:hyperlink w:anchor="_Toc485884423" w:history="1">
        <w:r w:rsidR="00710C7C" w:rsidRPr="00512D45">
          <w:rPr>
            <w:rStyle w:val="Hyperlink"/>
            <w:noProof/>
          </w:rPr>
          <w:t>Mid-Morning (The Third Hour)</w:t>
        </w:r>
        <w:r w:rsidR="00710C7C">
          <w:rPr>
            <w:noProof/>
            <w:webHidden/>
          </w:rPr>
          <w:tab/>
        </w:r>
        <w:r w:rsidR="00710C7C">
          <w:rPr>
            <w:noProof/>
            <w:webHidden/>
          </w:rPr>
          <w:fldChar w:fldCharType="begin"/>
        </w:r>
        <w:r w:rsidR="00710C7C">
          <w:rPr>
            <w:noProof/>
            <w:webHidden/>
          </w:rPr>
          <w:instrText xml:space="preserve"> PAGEREF _Toc485884423 \h </w:instrText>
        </w:r>
        <w:r w:rsidR="00710C7C">
          <w:rPr>
            <w:noProof/>
            <w:webHidden/>
          </w:rPr>
        </w:r>
        <w:r w:rsidR="00710C7C">
          <w:rPr>
            <w:noProof/>
            <w:webHidden/>
          </w:rPr>
          <w:fldChar w:fldCharType="separate"/>
        </w:r>
        <w:r w:rsidR="000E2EAC">
          <w:rPr>
            <w:noProof/>
            <w:webHidden/>
          </w:rPr>
          <w:t>71</w:t>
        </w:r>
        <w:r w:rsidR="00710C7C">
          <w:rPr>
            <w:noProof/>
            <w:webHidden/>
          </w:rPr>
          <w:fldChar w:fldCharType="end"/>
        </w:r>
      </w:hyperlink>
    </w:p>
    <w:p w14:paraId="42D8994E" w14:textId="2BAAE3BA" w:rsidR="00710C7C" w:rsidRDefault="002758BE">
      <w:pPr>
        <w:pStyle w:val="TOC2"/>
        <w:tabs>
          <w:tab w:val="right" w:leader="dot" w:pos="8846"/>
        </w:tabs>
        <w:rPr>
          <w:rFonts w:asciiTheme="minorHAnsi" w:eastAsiaTheme="minorEastAsia" w:hAnsiTheme="minorHAnsi"/>
          <w:noProof/>
          <w:sz w:val="22"/>
          <w:lang w:val="en-US"/>
        </w:rPr>
      </w:pPr>
      <w:hyperlink w:anchor="_Toc485884424" w:history="1">
        <w:r w:rsidR="00710C7C" w:rsidRPr="00512D45">
          <w:rPr>
            <w:rStyle w:val="Hyperlink"/>
            <w:noProof/>
          </w:rPr>
          <w:t>Noon (The Sixth Hour)</w:t>
        </w:r>
        <w:r w:rsidR="00710C7C">
          <w:rPr>
            <w:noProof/>
            <w:webHidden/>
          </w:rPr>
          <w:tab/>
        </w:r>
        <w:r w:rsidR="00710C7C">
          <w:rPr>
            <w:noProof/>
            <w:webHidden/>
          </w:rPr>
          <w:fldChar w:fldCharType="begin"/>
        </w:r>
        <w:r w:rsidR="00710C7C">
          <w:rPr>
            <w:noProof/>
            <w:webHidden/>
          </w:rPr>
          <w:instrText xml:space="preserve"> PAGEREF _Toc485884424 \h </w:instrText>
        </w:r>
        <w:r w:rsidR="00710C7C">
          <w:rPr>
            <w:noProof/>
            <w:webHidden/>
          </w:rPr>
        </w:r>
        <w:r w:rsidR="00710C7C">
          <w:rPr>
            <w:noProof/>
            <w:webHidden/>
          </w:rPr>
          <w:fldChar w:fldCharType="separate"/>
        </w:r>
        <w:r w:rsidR="000E2EAC">
          <w:rPr>
            <w:noProof/>
            <w:webHidden/>
          </w:rPr>
          <w:t>74</w:t>
        </w:r>
        <w:r w:rsidR="00710C7C">
          <w:rPr>
            <w:noProof/>
            <w:webHidden/>
          </w:rPr>
          <w:fldChar w:fldCharType="end"/>
        </w:r>
      </w:hyperlink>
    </w:p>
    <w:p w14:paraId="0A7E2F83" w14:textId="53074A7D" w:rsidR="00710C7C" w:rsidRDefault="002758BE">
      <w:pPr>
        <w:pStyle w:val="TOC2"/>
        <w:tabs>
          <w:tab w:val="right" w:leader="dot" w:pos="8846"/>
        </w:tabs>
        <w:rPr>
          <w:rFonts w:asciiTheme="minorHAnsi" w:eastAsiaTheme="minorEastAsia" w:hAnsiTheme="minorHAnsi"/>
          <w:noProof/>
          <w:sz w:val="22"/>
          <w:lang w:val="en-US"/>
        </w:rPr>
      </w:pPr>
      <w:hyperlink w:anchor="_Toc485884425" w:history="1">
        <w:r w:rsidR="00710C7C" w:rsidRPr="00512D45">
          <w:rPr>
            <w:rStyle w:val="Hyperlink"/>
            <w:noProof/>
          </w:rPr>
          <w:t>Afternoon (The Ninth Hour)</w:t>
        </w:r>
        <w:r w:rsidR="00710C7C">
          <w:rPr>
            <w:noProof/>
            <w:webHidden/>
          </w:rPr>
          <w:tab/>
        </w:r>
        <w:r w:rsidR="00710C7C">
          <w:rPr>
            <w:noProof/>
            <w:webHidden/>
          </w:rPr>
          <w:fldChar w:fldCharType="begin"/>
        </w:r>
        <w:r w:rsidR="00710C7C">
          <w:rPr>
            <w:noProof/>
            <w:webHidden/>
          </w:rPr>
          <w:instrText xml:space="preserve"> PAGEREF _Toc485884425 \h </w:instrText>
        </w:r>
        <w:r w:rsidR="00710C7C">
          <w:rPr>
            <w:noProof/>
            <w:webHidden/>
          </w:rPr>
        </w:r>
        <w:r w:rsidR="00710C7C">
          <w:rPr>
            <w:noProof/>
            <w:webHidden/>
          </w:rPr>
          <w:fldChar w:fldCharType="separate"/>
        </w:r>
        <w:r w:rsidR="000E2EAC">
          <w:rPr>
            <w:noProof/>
            <w:webHidden/>
          </w:rPr>
          <w:t>78</w:t>
        </w:r>
        <w:r w:rsidR="00710C7C">
          <w:rPr>
            <w:noProof/>
            <w:webHidden/>
          </w:rPr>
          <w:fldChar w:fldCharType="end"/>
        </w:r>
      </w:hyperlink>
    </w:p>
    <w:p w14:paraId="25F176D4" w14:textId="70FF81C7" w:rsidR="00710C7C" w:rsidRDefault="002758BE">
      <w:pPr>
        <w:pStyle w:val="TOC1"/>
        <w:rPr>
          <w:rFonts w:asciiTheme="minorHAnsi" w:eastAsiaTheme="minorEastAsia" w:hAnsiTheme="minorHAnsi"/>
          <w:noProof/>
          <w:sz w:val="22"/>
          <w:lang w:val="en-US"/>
        </w:rPr>
      </w:pPr>
      <w:hyperlink w:anchor="_Toc485884426" w:history="1">
        <w:r w:rsidR="00710C7C" w:rsidRPr="00512D45">
          <w:rPr>
            <w:rStyle w:val="Hyperlink"/>
            <w:noProof/>
          </w:rPr>
          <w:t>The Book of the Psalter</w:t>
        </w:r>
        <w:r w:rsidR="00710C7C">
          <w:rPr>
            <w:noProof/>
            <w:webHidden/>
          </w:rPr>
          <w:tab/>
        </w:r>
        <w:r w:rsidR="00710C7C">
          <w:rPr>
            <w:noProof/>
            <w:webHidden/>
          </w:rPr>
          <w:fldChar w:fldCharType="begin"/>
        </w:r>
        <w:r w:rsidR="00710C7C">
          <w:rPr>
            <w:noProof/>
            <w:webHidden/>
          </w:rPr>
          <w:instrText xml:space="preserve"> PAGEREF _Toc485884426 \h </w:instrText>
        </w:r>
        <w:r w:rsidR="00710C7C">
          <w:rPr>
            <w:noProof/>
            <w:webHidden/>
          </w:rPr>
        </w:r>
        <w:r w:rsidR="00710C7C">
          <w:rPr>
            <w:noProof/>
            <w:webHidden/>
          </w:rPr>
          <w:fldChar w:fldCharType="separate"/>
        </w:r>
        <w:r w:rsidR="000E2EAC">
          <w:rPr>
            <w:noProof/>
            <w:webHidden/>
          </w:rPr>
          <w:t>82</w:t>
        </w:r>
        <w:r w:rsidR="00710C7C">
          <w:rPr>
            <w:noProof/>
            <w:webHidden/>
          </w:rPr>
          <w:fldChar w:fldCharType="end"/>
        </w:r>
      </w:hyperlink>
    </w:p>
    <w:p w14:paraId="3B686C5F" w14:textId="6C914574" w:rsidR="00710C7C" w:rsidRDefault="002758BE">
      <w:pPr>
        <w:pStyle w:val="TOC2"/>
        <w:tabs>
          <w:tab w:val="right" w:leader="dot" w:pos="8846"/>
        </w:tabs>
        <w:rPr>
          <w:rFonts w:asciiTheme="minorHAnsi" w:eastAsiaTheme="minorEastAsia" w:hAnsiTheme="minorHAnsi"/>
          <w:noProof/>
          <w:sz w:val="22"/>
          <w:lang w:val="en-US"/>
        </w:rPr>
      </w:pPr>
      <w:hyperlink w:anchor="_Toc485884427" w:history="1">
        <w:r w:rsidR="00710C7C" w:rsidRPr="00512D45">
          <w:rPr>
            <w:rStyle w:val="Hyperlink"/>
            <w:noProof/>
          </w:rPr>
          <w:t>The Psalms</w:t>
        </w:r>
        <w:r w:rsidR="00710C7C">
          <w:rPr>
            <w:noProof/>
            <w:webHidden/>
          </w:rPr>
          <w:tab/>
        </w:r>
        <w:r w:rsidR="00710C7C">
          <w:rPr>
            <w:noProof/>
            <w:webHidden/>
          </w:rPr>
          <w:fldChar w:fldCharType="begin"/>
        </w:r>
        <w:r w:rsidR="00710C7C">
          <w:rPr>
            <w:noProof/>
            <w:webHidden/>
          </w:rPr>
          <w:instrText xml:space="preserve"> PAGEREF _Toc485884427 \h </w:instrText>
        </w:r>
        <w:r w:rsidR="00710C7C">
          <w:rPr>
            <w:noProof/>
            <w:webHidden/>
          </w:rPr>
        </w:r>
        <w:r w:rsidR="00710C7C">
          <w:rPr>
            <w:noProof/>
            <w:webHidden/>
          </w:rPr>
          <w:fldChar w:fldCharType="separate"/>
        </w:r>
        <w:r w:rsidR="000E2EAC">
          <w:rPr>
            <w:noProof/>
            <w:webHidden/>
          </w:rPr>
          <w:t>85</w:t>
        </w:r>
        <w:r w:rsidR="00710C7C">
          <w:rPr>
            <w:noProof/>
            <w:webHidden/>
          </w:rPr>
          <w:fldChar w:fldCharType="end"/>
        </w:r>
      </w:hyperlink>
    </w:p>
    <w:p w14:paraId="30124BAF" w14:textId="6E45C471" w:rsidR="00710C7C" w:rsidRDefault="002758BE">
      <w:pPr>
        <w:pStyle w:val="TOC2"/>
        <w:tabs>
          <w:tab w:val="right" w:leader="dot" w:pos="8846"/>
        </w:tabs>
        <w:rPr>
          <w:rFonts w:asciiTheme="minorHAnsi" w:eastAsiaTheme="minorEastAsia" w:hAnsiTheme="minorHAnsi"/>
          <w:noProof/>
          <w:sz w:val="22"/>
          <w:lang w:val="en-US"/>
        </w:rPr>
      </w:pPr>
      <w:hyperlink w:anchor="_Toc485884428" w:history="1">
        <w:r w:rsidR="00710C7C" w:rsidRPr="00512D45">
          <w:rPr>
            <w:rStyle w:val="Hyperlink"/>
            <w:noProof/>
          </w:rPr>
          <w:t>The Canticles</w:t>
        </w:r>
        <w:r w:rsidR="00710C7C">
          <w:rPr>
            <w:noProof/>
            <w:webHidden/>
          </w:rPr>
          <w:tab/>
        </w:r>
        <w:r w:rsidR="00710C7C">
          <w:rPr>
            <w:noProof/>
            <w:webHidden/>
          </w:rPr>
          <w:fldChar w:fldCharType="begin"/>
        </w:r>
        <w:r w:rsidR="00710C7C">
          <w:rPr>
            <w:noProof/>
            <w:webHidden/>
          </w:rPr>
          <w:instrText xml:space="preserve"> PAGEREF _Toc485884428 \h </w:instrText>
        </w:r>
        <w:r w:rsidR="00710C7C">
          <w:rPr>
            <w:noProof/>
            <w:webHidden/>
          </w:rPr>
        </w:r>
        <w:r w:rsidR="00710C7C">
          <w:rPr>
            <w:noProof/>
            <w:webHidden/>
          </w:rPr>
          <w:fldChar w:fldCharType="separate"/>
        </w:r>
        <w:r w:rsidR="000E2EAC">
          <w:rPr>
            <w:noProof/>
            <w:webHidden/>
          </w:rPr>
          <w:t>334</w:t>
        </w:r>
        <w:r w:rsidR="00710C7C">
          <w:rPr>
            <w:noProof/>
            <w:webHidden/>
          </w:rPr>
          <w:fldChar w:fldCharType="end"/>
        </w:r>
      </w:hyperlink>
    </w:p>
    <w:p w14:paraId="48EE43E0" w14:textId="3966E0E0" w:rsidR="00710C7C" w:rsidRDefault="002758BE">
      <w:pPr>
        <w:pStyle w:val="TOC1"/>
        <w:rPr>
          <w:rFonts w:asciiTheme="minorHAnsi" w:eastAsiaTheme="minorEastAsia" w:hAnsiTheme="minorHAnsi"/>
          <w:noProof/>
          <w:sz w:val="22"/>
          <w:lang w:val="en-US"/>
        </w:rPr>
      </w:pPr>
      <w:hyperlink w:anchor="_Toc485884429" w:history="1">
        <w:r w:rsidR="00710C7C" w:rsidRPr="00512D45">
          <w:rPr>
            <w:rStyle w:val="Hyperlink"/>
            <w:noProof/>
          </w:rPr>
          <w:t>The Annual Psalis and Theotokia</w:t>
        </w:r>
        <w:r w:rsidR="00710C7C">
          <w:rPr>
            <w:noProof/>
            <w:webHidden/>
          </w:rPr>
          <w:tab/>
        </w:r>
        <w:r w:rsidR="00710C7C">
          <w:rPr>
            <w:noProof/>
            <w:webHidden/>
          </w:rPr>
          <w:fldChar w:fldCharType="begin"/>
        </w:r>
        <w:r w:rsidR="00710C7C">
          <w:rPr>
            <w:noProof/>
            <w:webHidden/>
          </w:rPr>
          <w:instrText xml:space="preserve"> PAGEREF _Toc485884429 \h </w:instrText>
        </w:r>
        <w:r w:rsidR="00710C7C">
          <w:rPr>
            <w:noProof/>
            <w:webHidden/>
          </w:rPr>
        </w:r>
        <w:r w:rsidR="00710C7C">
          <w:rPr>
            <w:noProof/>
            <w:webHidden/>
          </w:rPr>
          <w:fldChar w:fldCharType="separate"/>
        </w:r>
        <w:r w:rsidR="000E2EAC">
          <w:rPr>
            <w:noProof/>
            <w:webHidden/>
          </w:rPr>
          <w:t>420</w:t>
        </w:r>
        <w:r w:rsidR="00710C7C">
          <w:rPr>
            <w:noProof/>
            <w:webHidden/>
          </w:rPr>
          <w:fldChar w:fldCharType="end"/>
        </w:r>
      </w:hyperlink>
    </w:p>
    <w:p w14:paraId="77AED744" w14:textId="02700060" w:rsidR="00710C7C" w:rsidRDefault="002758BE">
      <w:pPr>
        <w:pStyle w:val="TOC2"/>
        <w:tabs>
          <w:tab w:val="right" w:leader="dot" w:pos="8846"/>
        </w:tabs>
        <w:rPr>
          <w:rFonts w:asciiTheme="minorHAnsi" w:eastAsiaTheme="minorEastAsia" w:hAnsiTheme="minorHAnsi"/>
          <w:noProof/>
          <w:sz w:val="22"/>
          <w:lang w:val="en-US"/>
        </w:rPr>
      </w:pPr>
      <w:hyperlink w:anchor="_Toc485884430" w:history="1">
        <w:r w:rsidR="00710C7C" w:rsidRPr="00512D45">
          <w:rPr>
            <w:rStyle w:val="Hyperlink"/>
            <w:noProof/>
          </w:rPr>
          <w:t>Sunday</w:t>
        </w:r>
        <w:r w:rsidR="00710C7C">
          <w:rPr>
            <w:noProof/>
            <w:webHidden/>
          </w:rPr>
          <w:tab/>
        </w:r>
        <w:r w:rsidR="00710C7C">
          <w:rPr>
            <w:noProof/>
            <w:webHidden/>
          </w:rPr>
          <w:fldChar w:fldCharType="begin"/>
        </w:r>
        <w:r w:rsidR="00710C7C">
          <w:rPr>
            <w:noProof/>
            <w:webHidden/>
          </w:rPr>
          <w:instrText xml:space="preserve"> PAGEREF _Toc485884430 \h </w:instrText>
        </w:r>
        <w:r w:rsidR="00710C7C">
          <w:rPr>
            <w:noProof/>
            <w:webHidden/>
          </w:rPr>
        </w:r>
        <w:r w:rsidR="00710C7C">
          <w:rPr>
            <w:noProof/>
            <w:webHidden/>
          </w:rPr>
          <w:fldChar w:fldCharType="separate"/>
        </w:r>
        <w:r w:rsidR="000E2EAC">
          <w:rPr>
            <w:noProof/>
            <w:webHidden/>
          </w:rPr>
          <w:t>421</w:t>
        </w:r>
        <w:r w:rsidR="00710C7C">
          <w:rPr>
            <w:noProof/>
            <w:webHidden/>
          </w:rPr>
          <w:fldChar w:fldCharType="end"/>
        </w:r>
      </w:hyperlink>
    </w:p>
    <w:p w14:paraId="09854551" w14:textId="11733FE7" w:rsidR="00710C7C" w:rsidRDefault="002758BE">
      <w:pPr>
        <w:pStyle w:val="TOC2"/>
        <w:tabs>
          <w:tab w:val="right" w:leader="dot" w:pos="8846"/>
        </w:tabs>
        <w:rPr>
          <w:rFonts w:asciiTheme="minorHAnsi" w:eastAsiaTheme="minorEastAsia" w:hAnsiTheme="minorHAnsi"/>
          <w:noProof/>
          <w:sz w:val="22"/>
          <w:lang w:val="en-US"/>
        </w:rPr>
      </w:pPr>
      <w:hyperlink w:anchor="_Toc485884431" w:history="1">
        <w:r w:rsidR="00710C7C" w:rsidRPr="00512D45">
          <w:rPr>
            <w:rStyle w:val="Hyperlink"/>
            <w:noProof/>
          </w:rPr>
          <w:t>The Conclusion of the Adam Theotokias</w:t>
        </w:r>
        <w:r w:rsidR="00710C7C">
          <w:rPr>
            <w:noProof/>
            <w:webHidden/>
          </w:rPr>
          <w:tab/>
        </w:r>
        <w:r w:rsidR="00710C7C">
          <w:rPr>
            <w:noProof/>
            <w:webHidden/>
          </w:rPr>
          <w:fldChar w:fldCharType="begin"/>
        </w:r>
        <w:r w:rsidR="00710C7C">
          <w:rPr>
            <w:noProof/>
            <w:webHidden/>
          </w:rPr>
          <w:instrText xml:space="preserve"> PAGEREF _Toc485884431 \h </w:instrText>
        </w:r>
        <w:r w:rsidR="00710C7C">
          <w:rPr>
            <w:noProof/>
            <w:webHidden/>
          </w:rPr>
        </w:r>
        <w:r w:rsidR="00710C7C">
          <w:rPr>
            <w:noProof/>
            <w:webHidden/>
          </w:rPr>
          <w:fldChar w:fldCharType="separate"/>
        </w:r>
        <w:r w:rsidR="000E2EAC">
          <w:rPr>
            <w:noProof/>
            <w:webHidden/>
          </w:rPr>
          <w:t>460</w:t>
        </w:r>
        <w:r w:rsidR="00710C7C">
          <w:rPr>
            <w:noProof/>
            <w:webHidden/>
          </w:rPr>
          <w:fldChar w:fldCharType="end"/>
        </w:r>
      </w:hyperlink>
    </w:p>
    <w:p w14:paraId="58C0E068" w14:textId="4A382509" w:rsidR="00710C7C" w:rsidRDefault="002758BE">
      <w:pPr>
        <w:pStyle w:val="TOC2"/>
        <w:tabs>
          <w:tab w:val="right" w:leader="dot" w:pos="8846"/>
        </w:tabs>
        <w:rPr>
          <w:rFonts w:asciiTheme="minorHAnsi" w:eastAsiaTheme="minorEastAsia" w:hAnsiTheme="minorHAnsi"/>
          <w:noProof/>
          <w:sz w:val="22"/>
          <w:lang w:val="en-US"/>
        </w:rPr>
      </w:pPr>
      <w:hyperlink w:anchor="_Toc485884432" w:history="1">
        <w:r w:rsidR="00710C7C" w:rsidRPr="00512D45">
          <w:rPr>
            <w:rStyle w:val="Hyperlink"/>
            <w:noProof/>
          </w:rPr>
          <w:t>Monday</w:t>
        </w:r>
        <w:r w:rsidR="00710C7C">
          <w:rPr>
            <w:noProof/>
            <w:webHidden/>
          </w:rPr>
          <w:tab/>
        </w:r>
        <w:r w:rsidR="00710C7C">
          <w:rPr>
            <w:noProof/>
            <w:webHidden/>
          </w:rPr>
          <w:fldChar w:fldCharType="begin"/>
        </w:r>
        <w:r w:rsidR="00710C7C">
          <w:rPr>
            <w:noProof/>
            <w:webHidden/>
          </w:rPr>
          <w:instrText xml:space="preserve"> PAGEREF _Toc485884432 \h </w:instrText>
        </w:r>
        <w:r w:rsidR="00710C7C">
          <w:rPr>
            <w:noProof/>
            <w:webHidden/>
          </w:rPr>
        </w:r>
        <w:r w:rsidR="00710C7C">
          <w:rPr>
            <w:noProof/>
            <w:webHidden/>
          </w:rPr>
          <w:fldChar w:fldCharType="separate"/>
        </w:r>
        <w:r w:rsidR="000E2EAC">
          <w:rPr>
            <w:noProof/>
            <w:webHidden/>
          </w:rPr>
          <w:t>463</w:t>
        </w:r>
        <w:r w:rsidR="00710C7C">
          <w:rPr>
            <w:noProof/>
            <w:webHidden/>
          </w:rPr>
          <w:fldChar w:fldCharType="end"/>
        </w:r>
      </w:hyperlink>
    </w:p>
    <w:p w14:paraId="7A6DE785" w14:textId="622875B3" w:rsidR="00710C7C" w:rsidRDefault="002758BE">
      <w:pPr>
        <w:pStyle w:val="TOC2"/>
        <w:tabs>
          <w:tab w:val="right" w:leader="dot" w:pos="8846"/>
        </w:tabs>
        <w:rPr>
          <w:rFonts w:asciiTheme="minorHAnsi" w:eastAsiaTheme="minorEastAsia" w:hAnsiTheme="minorHAnsi"/>
          <w:noProof/>
          <w:sz w:val="22"/>
          <w:lang w:val="en-US"/>
        </w:rPr>
      </w:pPr>
      <w:hyperlink w:anchor="_Toc485884433" w:history="1">
        <w:r w:rsidR="00710C7C" w:rsidRPr="00512D45">
          <w:rPr>
            <w:rStyle w:val="Hyperlink"/>
            <w:noProof/>
          </w:rPr>
          <w:t>Tuesday</w:t>
        </w:r>
        <w:r w:rsidR="00710C7C">
          <w:rPr>
            <w:noProof/>
            <w:webHidden/>
          </w:rPr>
          <w:tab/>
        </w:r>
        <w:r w:rsidR="00710C7C">
          <w:rPr>
            <w:noProof/>
            <w:webHidden/>
          </w:rPr>
          <w:fldChar w:fldCharType="begin"/>
        </w:r>
        <w:r w:rsidR="00710C7C">
          <w:rPr>
            <w:noProof/>
            <w:webHidden/>
          </w:rPr>
          <w:instrText xml:space="preserve"> PAGEREF _Toc485884433 \h </w:instrText>
        </w:r>
        <w:r w:rsidR="00710C7C">
          <w:rPr>
            <w:noProof/>
            <w:webHidden/>
          </w:rPr>
        </w:r>
        <w:r w:rsidR="00710C7C">
          <w:rPr>
            <w:noProof/>
            <w:webHidden/>
          </w:rPr>
          <w:fldChar w:fldCharType="separate"/>
        </w:r>
        <w:r w:rsidR="000E2EAC">
          <w:rPr>
            <w:noProof/>
            <w:webHidden/>
          </w:rPr>
          <w:t>478</w:t>
        </w:r>
        <w:r w:rsidR="00710C7C">
          <w:rPr>
            <w:noProof/>
            <w:webHidden/>
          </w:rPr>
          <w:fldChar w:fldCharType="end"/>
        </w:r>
      </w:hyperlink>
    </w:p>
    <w:p w14:paraId="6557CF2D" w14:textId="1AE205AE" w:rsidR="00710C7C" w:rsidRDefault="002758BE">
      <w:pPr>
        <w:pStyle w:val="TOC2"/>
        <w:tabs>
          <w:tab w:val="right" w:leader="dot" w:pos="8846"/>
        </w:tabs>
        <w:rPr>
          <w:rFonts w:asciiTheme="minorHAnsi" w:eastAsiaTheme="minorEastAsia" w:hAnsiTheme="minorHAnsi"/>
          <w:noProof/>
          <w:sz w:val="22"/>
          <w:lang w:val="en-US"/>
        </w:rPr>
      </w:pPr>
      <w:hyperlink w:anchor="_Toc485884434" w:history="1">
        <w:r w:rsidR="00710C7C" w:rsidRPr="00512D45">
          <w:rPr>
            <w:rStyle w:val="Hyperlink"/>
            <w:noProof/>
          </w:rPr>
          <w:t>Wednesday</w:t>
        </w:r>
        <w:r w:rsidR="00710C7C">
          <w:rPr>
            <w:noProof/>
            <w:webHidden/>
          </w:rPr>
          <w:tab/>
        </w:r>
        <w:r w:rsidR="00710C7C">
          <w:rPr>
            <w:noProof/>
            <w:webHidden/>
          </w:rPr>
          <w:fldChar w:fldCharType="begin"/>
        </w:r>
        <w:r w:rsidR="00710C7C">
          <w:rPr>
            <w:noProof/>
            <w:webHidden/>
          </w:rPr>
          <w:instrText xml:space="preserve"> PAGEREF _Toc485884434 \h </w:instrText>
        </w:r>
        <w:r w:rsidR="00710C7C">
          <w:rPr>
            <w:noProof/>
            <w:webHidden/>
          </w:rPr>
        </w:r>
        <w:r w:rsidR="00710C7C">
          <w:rPr>
            <w:noProof/>
            <w:webHidden/>
          </w:rPr>
          <w:fldChar w:fldCharType="separate"/>
        </w:r>
        <w:r w:rsidR="000E2EAC">
          <w:rPr>
            <w:noProof/>
            <w:webHidden/>
          </w:rPr>
          <w:t>490</w:t>
        </w:r>
        <w:r w:rsidR="00710C7C">
          <w:rPr>
            <w:noProof/>
            <w:webHidden/>
          </w:rPr>
          <w:fldChar w:fldCharType="end"/>
        </w:r>
      </w:hyperlink>
    </w:p>
    <w:p w14:paraId="74B3E6E8" w14:textId="70127239" w:rsidR="00710C7C" w:rsidRDefault="002758BE">
      <w:pPr>
        <w:pStyle w:val="TOC2"/>
        <w:tabs>
          <w:tab w:val="right" w:leader="dot" w:pos="8846"/>
        </w:tabs>
        <w:rPr>
          <w:rFonts w:asciiTheme="minorHAnsi" w:eastAsiaTheme="minorEastAsia" w:hAnsiTheme="minorHAnsi"/>
          <w:noProof/>
          <w:sz w:val="22"/>
          <w:lang w:val="en-US"/>
        </w:rPr>
      </w:pPr>
      <w:hyperlink w:anchor="_Toc485884435" w:history="1">
        <w:r w:rsidR="00710C7C" w:rsidRPr="00512D45">
          <w:rPr>
            <w:rStyle w:val="Hyperlink"/>
            <w:noProof/>
          </w:rPr>
          <w:t>Thursday</w:t>
        </w:r>
        <w:r w:rsidR="00710C7C">
          <w:rPr>
            <w:noProof/>
            <w:webHidden/>
          </w:rPr>
          <w:tab/>
        </w:r>
        <w:r w:rsidR="00710C7C">
          <w:rPr>
            <w:noProof/>
            <w:webHidden/>
          </w:rPr>
          <w:fldChar w:fldCharType="begin"/>
        </w:r>
        <w:r w:rsidR="00710C7C">
          <w:rPr>
            <w:noProof/>
            <w:webHidden/>
          </w:rPr>
          <w:instrText xml:space="preserve"> PAGEREF _Toc485884435 \h </w:instrText>
        </w:r>
        <w:r w:rsidR="00710C7C">
          <w:rPr>
            <w:noProof/>
            <w:webHidden/>
          </w:rPr>
        </w:r>
        <w:r w:rsidR="00710C7C">
          <w:rPr>
            <w:noProof/>
            <w:webHidden/>
          </w:rPr>
          <w:fldChar w:fldCharType="separate"/>
        </w:r>
        <w:r w:rsidR="000E2EAC">
          <w:rPr>
            <w:noProof/>
            <w:webHidden/>
          </w:rPr>
          <w:t>502</w:t>
        </w:r>
        <w:r w:rsidR="00710C7C">
          <w:rPr>
            <w:noProof/>
            <w:webHidden/>
          </w:rPr>
          <w:fldChar w:fldCharType="end"/>
        </w:r>
      </w:hyperlink>
    </w:p>
    <w:p w14:paraId="34AE5243" w14:textId="4F975B38" w:rsidR="00710C7C" w:rsidRDefault="002758BE">
      <w:pPr>
        <w:pStyle w:val="TOC2"/>
        <w:tabs>
          <w:tab w:val="right" w:leader="dot" w:pos="8846"/>
        </w:tabs>
        <w:rPr>
          <w:rFonts w:asciiTheme="minorHAnsi" w:eastAsiaTheme="minorEastAsia" w:hAnsiTheme="minorHAnsi"/>
          <w:noProof/>
          <w:sz w:val="22"/>
          <w:lang w:val="en-US"/>
        </w:rPr>
      </w:pPr>
      <w:hyperlink w:anchor="_Toc485884436" w:history="1">
        <w:r w:rsidR="00710C7C" w:rsidRPr="00512D45">
          <w:rPr>
            <w:rStyle w:val="Hyperlink"/>
            <w:noProof/>
          </w:rPr>
          <w:t>Friday</w:t>
        </w:r>
        <w:r w:rsidR="00710C7C">
          <w:rPr>
            <w:noProof/>
            <w:webHidden/>
          </w:rPr>
          <w:tab/>
        </w:r>
        <w:r w:rsidR="00710C7C">
          <w:rPr>
            <w:noProof/>
            <w:webHidden/>
          </w:rPr>
          <w:fldChar w:fldCharType="begin"/>
        </w:r>
        <w:r w:rsidR="00710C7C">
          <w:rPr>
            <w:noProof/>
            <w:webHidden/>
          </w:rPr>
          <w:instrText xml:space="preserve"> PAGEREF _Toc485884436 \h </w:instrText>
        </w:r>
        <w:r w:rsidR="00710C7C">
          <w:rPr>
            <w:noProof/>
            <w:webHidden/>
          </w:rPr>
        </w:r>
        <w:r w:rsidR="00710C7C">
          <w:rPr>
            <w:noProof/>
            <w:webHidden/>
          </w:rPr>
          <w:fldChar w:fldCharType="separate"/>
        </w:r>
        <w:r w:rsidR="000E2EAC">
          <w:rPr>
            <w:noProof/>
            <w:webHidden/>
          </w:rPr>
          <w:t>517</w:t>
        </w:r>
        <w:r w:rsidR="00710C7C">
          <w:rPr>
            <w:noProof/>
            <w:webHidden/>
          </w:rPr>
          <w:fldChar w:fldCharType="end"/>
        </w:r>
      </w:hyperlink>
    </w:p>
    <w:p w14:paraId="1E96911C" w14:textId="3949FE27" w:rsidR="00710C7C" w:rsidRDefault="002758BE">
      <w:pPr>
        <w:pStyle w:val="TOC2"/>
        <w:tabs>
          <w:tab w:val="right" w:leader="dot" w:pos="8846"/>
        </w:tabs>
        <w:rPr>
          <w:rFonts w:asciiTheme="minorHAnsi" w:eastAsiaTheme="minorEastAsia" w:hAnsiTheme="minorHAnsi"/>
          <w:noProof/>
          <w:sz w:val="22"/>
          <w:lang w:val="en-US"/>
        </w:rPr>
      </w:pPr>
      <w:hyperlink w:anchor="_Toc485884437" w:history="1">
        <w:r w:rsidR="00710C7C" w:rsidRPr="00512D45">
          <w:rPr>
            <w:rStyle w:val="Hyperlink"/>
            <w:noProof/>
          </w:rPr>
          <w:t>Saturday</w:t>
        </w:r>
        <w:r w:rsidR="00710C7C">
          <w:rPr>
            <w:noProof/>
            <w:webHidden/>
          </w:rPr>
          <w:tab/>
        </w:r>
        <w:r w:rsidR="00710C7C">
          <w:rPr>
            <w:noProof/>
            <w:webHidden/>
          </w:rPr>
          <w:fldChar w:fldCharType="begin"/>
        </w:r>
        <w:r w:rsidR="00710C7C">
          <w:rPr>
            <w:noProof/>
            <w:webHidden/>
          </w:rPr>
          <w:instrText xml:space="preserve"> PAGEREF _Toc485884437 \h </w:instrText>
        </w:r>
        <w:r w:rsidR="00710C7C">
          <w:rPr>
            <w:noProof/>
            <w:webHidden/>
          </w:rPr>
        </w:r>
        <w:r w:rsidR="00710C7C">
          <w:rPr>
            <w:noProof/>
            <w:webHidden/>
          </w:rPr>
          <w:fldChar w:fldCharType="separate"/>
        </w:r>
        <w:r w:rsidR="000E2EAC">
          <w:rPr>
            <w:noProof/>
            <w:webHidden/>
          </w:rPr>
          <w:t>526</w:t>
        </w:r>
        <w:r w:rsidR="00710C7C">
          <w:rPr>
            <w:noProof/>
            <w:webHidden/>
          </w:rPr>
          <w:fldChar w:fldCharType="end"/>
        </w:r>
      </w:hyperlink>
    </w:p>
    <w:p w14:paraId="11499E90" w14:textId="54B9F835" w:rsidR="00710C7C" w:rsidRDefault="002758BE">
      <w:pPr>
        <w:pStyle w:val="TOC2"/>
        <w:tabs>
          <w:tab w:val="right" w:leader="dot" w:pos="8846"/>
        </w:tabs>
        <w:rPr>
          <w:rFonts w:asciiTheme="minorHAnsi" w:eastAsiaTheme="minorEastAsia" w:hAnsiTheme="minorHAnsi"/>
          <w:noProof/>
          <w:sz w:val="22"/>
          <w:lang w:val="en-US"/>
        </w:rPr>
      </w:pPr>
      <w:hyperlink w:anchor="_Toc485884438" w:history="1">
        <w:r w:rsidR="00710C7C" w:rsidRPr="00512D45">
          <w:rPr>
            <w:rStyle w:val="Hyperlink"/>
            <w:noProof/>
          </w:rPr>
          <w:t>The Ending of the Batos Theotokias</w:t>
        </w:r>
        <w:r w:rsidR="00710C7C">
          <w:rPr>
            <w:noProof/>
            <w:webHidden/>
          </w:rPr>
          <w:tab/>
        </w:r>
        <w:r w:rsidR="00710C7C">
          <w:rPr>
            <w:noProof/>
            <w:webHidden/>
          </w:rPr>
          <w:fldChar w:fldCharType="begin"/>
        </w:r>
        <w:r w:rsidR="00710C7C">
          <w:rPr>
            <w:noProof/>
            <w:webHidden/>
          </w:rPr>
          <w:instrText xml:space="preserve"> PAGEREF _Toc485884438 \h </w:instrText>
        </w:r>
        <w:r w:rsidR="00710C7C">
          <w:rPr>
            <w:noProof/>
            <w:webHidden/>
          </w:rPr>
        </w:r>
        <w:r w:rsidR="00710C7C">
          <w:rPr>
            <w:noProof/>
            <w:webHidden/>
          </w:rPr>
          <w:fldChar w:fldCharType="separate"/>
        </w:r>
        <w:r w:rsidR="000E2EAC">
          <w:rPr>
            <w:noProof/>
            <w:webHidden/>
          </w:rPr>
          <w:t>541</w:t>
        </w:r>
        <w:r w:rsidR="00710C7C">
          <w:rPr>
            <w:noProof/>
            <w:webHidden/>
          </w:rPr>
          <w:fldChar w:fldCharType="end"/>
        </w:r>
      </w:hyperlink>
    </w:p>
    <w:p w14:paraId="5054C76A" w14:textId="64B040CC" w:rsidR="00710C7C" w:rsidRDefault="002758BE">
      <w:pPr>
        <w:pStyle w:val="TOC1"/>
        <w:rPr>
          <w:rFonts w:asciiTheme="minorHAnsi" w:eastAsiaTheme="minorEastAsia" w:hAnsiTheme="minorHAnsi"/>
          <w:noProof/>
          <w:sz w:val="22"/>
          <w:lang w:val="en-US"/>
        </w:rPr>
      </w:pPr>
      <w:hyperlink w:anchor="_Toc485884439" w:history="1">
        <w:r w:rsidR="00710C7C" w:rsidRPr="00512D45">
          <w:rPr>
            <w:rStyle w:val="Hyperlink"/>
            <w:noProof/>
          </w:rPr>
          <w:t>Hymns for December and for Paschaltide</w:t>
        </w:r>
        <w:r w:rsidR="00710C7C">
          <w:rPr>
            <w:noProof/>
            <w:webHidden/>
          </w:rPr>
          <w:tab/>
        </w:r>
        <w:r w:rsidR="00710C7C">
          <w:rPr>
            <w:noProof/>
            <w:webHidden/>
          </w:rPr>
          <w:fldChar w:fldCharType="begin"/>
        </w:r>
        <w:r w:rsidR="00710C7C">
          <w:rPr>
            <w:noProof/>
            <w:webHidden/>
          </w:rPr>
          <w:instrText xml:space="preserve"> PAGEREF _Toc485884439 \h </w:instrText>
        </w:r>
        <w:r w:rsidR="00710C7C">
          <w:rPr>
            <w:noProof/>
            <w:webHidden/>
          </w:rPr>
        </w:r>
        <w:r w:rsidR="00710C7C">
          <w:rPr>
            <w:noProof/>
            <w:webHidden/>
          </w:rPr>
          <w:fldChar w:fldCharType="separate"/>
        </w:r>
        <w:r w:rsidR="000E2EAC">
          <w:rPr>
            <w:noProof/>
            <w:webHidden/>
          </w:rPr>
          <w:t>544</w:t>
        </w:r>
        <w:r w:rsidR="00710C7C">
          <w:rPr>
            <w:noProof/>
            <w:webHidden/>
          </w:rPr>
          <w:fldChar w:fldCharType="end"/>
        </w:r>
      </w:hyperlink>
    </w:p>
    <w:p w14:paraId="5F7303D3" w14:textId="5EC81DE8" w:rsidR="00710C7C" w:rsidRDefault="002758BE">
      <w:pPr>
        <w:pStyle w:val="TOC2"/>
        <w:tabs>
          <w:tab w:val="right" w:leader="dot" w:pos="8846"/>
        </w:tabs>
        <w:rPr>
          <w:rFonts w:asciiTheme="minorHAnsi" w:eastAsiaTheme="minorEastAsia" w:hAnsiTheme="minorHAnsi"/>
          <w:noProof/>
          <w:sz w:val="22"/>
          <w:lang w:val="en-US"/>
        </w:rPr>
      </w:pPr>
      <w:hyperlink w:anchor="_Toc485884440" w:history="1">
        <w:r w:rsidR="00710C7C" w:rsidRPr="00512D45">
          <w:rPr>
            <w:rStyle w:val="Hyperlink"/>
            <w:noProof/>
          </w:rPr>
          <w:t xml:space="preserve">Hymns for 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_Toc485884440 \h </w:instrText>
        </w:r>
        <w:r w:rsidR="00710C7C">
          <w:rPr>
            <w:noProof/>
            <w:webHidden/>
          </w:rPr>
        </w:r>
        <w:r w:rsidR="00710C7C">
          <w:rPr>
            <w:noProof/>
            <w:webHidden/>
          </w:rPr>
          <w:fldChar w:fldCharType="separate"/>
        </w:r>
        <w:r w:rsidR="000E2EAC">
          <w:rPr>
            <w:noProof/>
            <w:webHidden/>
          </w:rPr>
          <w:t>545</w:t>
        </w:r>
        <w:r w:rsidR="00710C7C">
          <w:rPr>
            <w:noProof/>
            <w:webHidden/>
          </w:rPr>
          <w:fldChar w:fldCharType="end"/>
        </w:r>
      </w:hyperlink>
    </w:p>
    <w:p w14:paraId="5A669915" w14:textId="59FD4F0D" w:rsidR="00710C7C" w:rsidRDefault="002758BE">
      <w:pPr>
        <w:pStyle w:val="TOC2"/>
        <w:tabs>
          <w:tab w:val="right" w:leader="dot" w:pos="8846"/>
        </w:tabs>
        <w:rPr>
          <w:rFonts w:asciiTheme="minorHAnsi" w:eastAsiaTheme="minorEastAsia" w:hAnsiTheme="minorHAnsi"/>
          <w:noProof/>
          <w:sz w:val="22"/>
          <w:lang w:val="en-US"/>
        </w:rPr>
      </w:pPr>
      <w:hyperlink w:anchor="_Toc485884441" w:history="1">
        <w:r w:rsidR="00710C7C" w:rsidRPr="00512D45">
          <w:rPr>
            <w:rStyle w:val="Hyperlink"/>
            <w:noProof/>
          </w:rPr>
          <w:t>Hymns for Paschaltide</w:t>
        </w:r>
        <w:r w:rsidR="00710C7C">
          <w:rPr>
            <w:noProof/>
            <w:webHidden/>
          </w:rPr>
          <w:tab/>
        </w:r>
        <w:r w:rsidR="00710C7C">
          <w:rPr>
            <w:noProof/>
            <w:webHidden/>
          </w:rPr>
          <w:fldChar w:fldCharType="begin"/>
        </w:r>
        <w:r w:rsidR="00710C7C">
          <w:rPr>
            <w:noProof/>
            <w:webHidden/>
          </w:rPr>
          <w:instrText xml:space="preserve"> PAGEREF _Toc485884441 \h </w:instrText>
        </w:r>
        <w:r w:rsidR="00710C7C">
          <w:rPr>
            <w:noProof/>
            <w:webHidden/>
          </w:rPr>
        </w:r>
        <w:r w:rsidR="00710C7C">
          <w:rPr>
            <w:noProof/>
            <w:webHidden/>
          </w:rPr>
          <w:fldChar w:fldCharType="separate"/>
        </w:r>
        <w:r w:rsidR="000E2EAC">
          <w:rPr>
            <w:noProof/>
            <w:webHidden/>
          </w:rPr>
          <w:t>645</w:t>
        </w:r>
        <w:r w:rsidR="00710C7C">
          <w:rPr>
            <w:noProof/>
            <w:webHidden/>
          </w:rPr>
          <w:fldChar w:fldCharType="end"/>
        </w:r>
      </w:hyperlink>
    </w:p>
    <w:p w14:paraId="2D0B95E5" w14:textId="3FC0F4CF" w:rsidR="00710C7C" w:rsidRDefault="002758BE">
      <w:pPr>
        <w:pStyle w:val="TOC1"/>
        <w:rPr>
          <w:rFonts w:asciiTheme="minorHAnsi" w:eastAsiaTheme="minorEastAsia" w:hAnsiTheme="minorHAnsi"/>
          <w:noProof/>
          <w:sz w:val="22"/>
          <w:lang w:val="en-US"/>
        </w:rPr>
      </w:pPr>
      <w:hyperlink w:anchor="_Toc485884442" w:history="1">
        <w:r w:rsidR="00710C7C" w:rsidRPr="00512D45">
          <w:rPr>
            <w:rStyle w:val="Hyperlink"/>
            <w:noProof/>
          </w:rPr>
          <w:t>The Raising of Incense</w:t>
        </w:r>
        <w:r w:rsidR="00710C7C">
          <w:rPr>
            <w:noProof/>
            <w:webHidden/>
          </w:rPr>
          <w:tab/>
        </w:r>
        <w:r w:rsidR="00710C7C">
          <w:rPr>
            <w:noProof/>
            <w:webHidden/>
          </w:rPr>
          <w:fldChar w:fldCharType="begin"/>
        </w:r>
        <w:r w:rsidR="00710C7C">
          <w:rPr>
            <w:noProof/>
            <w:webHidden/>
          </w:rPr>
          <w:instrText xml:space="preserve"> PAGEREF _Toc485884442 \h </w:instrText>
        </w:r>
        <w:r w:rsidR="00710C7C">
          <w:rPr>
            <w:noProof/>
            <w:webHidden/>
          </w:rPr>
        </w:r>
        <w:r w:rsidR="00710C7C">
          <w:rPr>
            <w:noProof/>
            <w:webHidden/>
          </w:rPr>
          <w:fldChar w:fldCharType="separate"/>
        </w:r>
        <w:r w:rsidR="000E2EAC">
          <w:rPr>
            <w:noProof/>
            <w:webHidden/>
          </w:rPr>
          <w:t>668</w:t>
        </w:r>
        <w:r w:rsidR="00710C7C">
          <w:rPr>
            <w:noProof/>
            <w:webHidden/>
          </w:rPr>
          <w:fldChar w:fldCharType="end"/>
        </w:r>
      </w:hyperlink>
    </w:p>
    <w:p w14:paraId="30822ECF" w14:textId="0D0F190C" w:rsidR="00710C7C" w:rsidRDefault="002758BE">
      <w:pPr>
        <w:pStyle w:val="TOC1"/>
        <w:rPr>
          <w:rFonts w:asciiTheme="minorHAnsi" w:eastAsiaTheme="minorEastAsia" w:hAnsiTheme="minorHAnsi"/>
          <w:noProof/>
          <w:sz w:val="22"/>
          <w:lang w:val="en-US"/>
        </w:rPr>
      </w:pPr>
      <w:hyperlink w:anchor="_Toc485884443" w:history="1">
        <w:r w:rsidR="00710C7C" w:rsidRPr="00512D45">
          <w:rPr>
            <w:rStyle w:val="Hyperlink"/>
            <w:noProof/>
          </w:rPr>
          <w:t>The Book of Psalis and Doxologies</w:t>
        </w:r>
        <w:r w:rsidR="00710C7C">
          <w:rPr>
            <w:noProof/>
            <w:webHidden/>
          </w:rPr>
          <w:tab/>
        </w:r>
        <w:r w:rsidR="00710C7C">
          <w:rPr>
            <w:noProof/>
            <w:webHidden/>
          </w:rPr>
          <w:fldChar w:fldCharType="begin"/>
        </w:r>
        <w:r w:rsidR="00710C7C">
          <w:rPr>
            <w:noProof/>
            <w:webHidden/>
          </w:rPr>
          <w:instrText xml:space="preserve"> PAGEREF _Toc485884443 \h </w:instrText>
        </w:r>
        <w:r w:rsidR="00710C7C">
          <w:rPr>
            <w:noProof/>
            <w:webHidden/>
          </w:rPr>
        </w:r>
        <w:r w:rsidR="00710C7C">
          <w:rPr>
            <w:noProof/>
            <w:webHidden/>
          </w:rPr>
          <w:fldChar w:fldCharType="separate"/>
        </w:r>
        <w:r w:rsidR="000E2EAC">
          <w:rPr>
            <w:noProof/>
            <w:webHidden/>
          </w:rPr>
          <w:t>702</w:t>
        </w:r>
        <w:r w:rsidR="00710C7C">
          <w:rPr>
            <w:noProof/>
            <w:webHidden/>
          </w:rPr>
          <w:fldChar w:fldCharType="end"/>
        </w:r>
      </w:hyperlink>
    </w:p>
    <w:p w14:paraId="0D4A9305" w14:textId="256692B9" w:rsidR="00710C7C" w:rsidRDefault="002758BE">
      <w:pPr>
        <w:pStyle w:val="TOC2"/>
        <w:tabs>
          <w:tab w:val="right" w:leader="dot" w:pos="8846"/>
        </w:tabs>
        <w:rPr>
          <w:rFonts w:asciiTheme="minorHAnsi" w:eastAsiaTheme="minorEastAsia" w:hAnsiTheme="minorHAnsi"/>
          <w:noProof/>
          <w:sz w:val="22"/>
          <w:lang w:val="en-US"/>
        </w:rPr>
      </w:pPr>
      <w:hyperlink w:anchor="_Toc485884444" w:history="1">
        <w:r w:rsidR="00710C7C" w:rsidRPr="00512D45">
          <w:rPr>
            <w:rStyle w:val="Hyperlink"/>
            <w:noProof/>
          </w:rPr>
          <w:t>General and Common Doxologies</w:t>
        </w:r>
        <w:r w:rsidR="00710C7C">
          <w:rPr>
            <w:noProof/>
            <w:webHidden/>
          </w:rPr>
          <w:tab/>
        </w:r>
        <w:r w:rsidR="00710C7C">
          <w:rPr>
            <w:noProof/>
            <w:webHidden/>
          </w:rPr>
          <w:fldChar w:fldCharType="begin"/>
        </w:r>
        <w:r w:rsidR="00710C7C">
          <w:rPr>
            <w:noProof/>
            <w:webHidden/>
          </w:rPr>
          <w:instrText xml:space="preserve"> PAGEREF _Toc485884444 \h </w:instrText>
        </w:r>
        <w:r w:rsidR="00710C7C">
          <w:rPr>
            <w:noProof/>
            <w:webHidden/>
          </w:rPr>
        </w:r>
        <w:r w:rsidR="00710C7C">
          <w:rPr>
            <w:noProof/>
            <w:webHidden/>
          </w:rPr>
          <w:fldChar w:fldCharType="separate"/>
        </w:r>
        <w:r w:rsidR="000E2EAC">
          <w:rPr>
            <w:noProof/>
            <w:webHidden/>
          </w:rPr>
          <w:t>703</w:t>
        </w:r>
        <w:r w:rsidR="00710C7C">
          <w:rPr>
            <w:noProof/>
            <w:webHidden/>
          </w:rPr>
          <w:fldChar w:fldCharType="end"/>
        </w:r>
      </w:hyperlink>
    </w:p>
    <w:p w14:paraId="00F6D5CD" w14:textId="02CB743A" w:rsidR="00710C7C" w:rsidRDefault="002758BE">
      <w:pPr>
        <w:pStyle w:val="TOC2"/>
        <w:tabs>
          <w:tab w:val="right" w:leader="dot" w:pos="8846"/>
        </w:tabs>
        <w:rPr>
          <w:rFonts w:asciiTheme="minorHAnsi" w:eastAsiaTheme="minorEastAsia" w:hAnsiTheme="minorHAnsi"/>
          <w:noProof/>
          <w:sz w:val="22"/>
          <w:lang w:val="en-US"/>
        </w:rPr>
      </w:pPr>
      <w:hyperlink w:anchor="_Toc485884445" w:history="1">
        <w:r w:rsidR="00710C7C" w:rsidRPr="00512D45">
          <w:rPr>
            <w:rStyle w:val="Hyperlink"/>
            <w:noProof/>
          </w:rPr>
          <w:t xml:space="preserve">September or </w:t>
        </w:r>
        <w:r w:rsidR="00710C7C" w:rsidRPr="00512D45">
          <w:rPr>
            <w:rStyle w:val="Hyperlink"/>
            <w:rFonts w:ascii="FreeSerifAvvaShenouda" w:eastAsia="Arial Unicode MS" w:hAnsi="FreeSerifAvvaShenouda" w:cs="FreeSerifAvvaShenouda"/>
            <w:noProof/>
            <w:lang w:val="en-US"/>
          </w:rPr>
          <w:t>Ⲑⲟⲟⲩⲧ</w:t>
        </w:r>
        <w:r w:rsidR="00710C7C">
          <w:rPr>
            <w:noProof/>
            <w:webHidden/>
          </w:rPr>
          <w:tab/>
        </w:r>
        <w:r w:rsidR="00710C7C">
          <w:rPr>
            <w:noProof/>
            <w:webHidden/>
          </w:rPr>
          <w:fldChar w:fldCharType="begin"/>
        </w:r>
        <w:r w:rsidR="00710C7C">
          <w:rPr>
            <w:noProof/>
            <w:webHidden/>
          </w:rPr>
          <w:instrText xml:space="preserve"> PAGEREF _Toc485884445 \h </w:instrText>
        </w:r>
        <w:r w:rsidR="00710C7C">
          <w:rPr>
            <w:noProof/>
            <w:webHidden/>
          </w:rPr>
        </w:r>
        <w:r w:rsidR="00710C7C">
          <w:rPr>
            <w:noProof/>
            <w:webHidden/>
          </w:rPr>
          <w:fldChar w:fldCharType="separate"/>
        </w:r>
        <w:r w:rsidR="000E2EAC">
          <w:rPr>
            <w:noProof/>
            <w:webHidden/>
          </w:rPr>
          <w:t>724</w:t>
        </w:r>
        <w:r w:rsidR="00710C7C">
          <w:rPr>
            <w:noProof/>
            <w:webHidden/>
          </w:rPr>
          <w:fldChar w:fldCharType="end"/>
        </w:r>
      </w:hyperlink>
    </w:p>
    <w:p w14:paraId="1874C8AE" w14:textId="10D0B828" w:rsidR="00710C7C" w:rsidRDefault="002758BE">
      <w:pPr>
        <w:pStyle w:val="TOC2"/>
        <w:tabs>
          <w:tab w:val="right" w:leader="dot" w:pos="8846"/>
        </w:tabs>
        <w:rPr>
          <w:rFonts w:asciiTheme="minorHAnsi" w:eastAsiaTheme="minorEastAsia" w:hAnsiTheme="minorHAnsi"/>
          <w:noProof/>
          <w:sz w:val="22"/>
          <w:lang w:val="en-US"/>
        </w:rPr>
      </w:pPr>
      <w:hyperlink w:anchor="_Toc485884446" w:history="1">
        <w:r w:rsidR="00710C7C" w:rsidRPr="00512D45">
          <w:rPr>
            <w:rStyle w:val="Hyperlink"/>
            <w:noProof/>
          </w:rPr>
          <w:t xml:space="preserve">October or </w:t>
        </w:r>
        <w:r w:rsidR="00710C7C" w:rsidRPr="00512D45">
          <w:rPr>
            <w:rStyle w:val="Hyperlink"/>
            <w:rFonts w:ascii="FreeSerifAvvaShenouda" w:hAnsi="FreeSerifAvvaShenouda" w:cs="FreeSerifAvvaShenouda"/>
            <w:noProof/>
          </w:rPr>
          <w:t>Ⲡⲁⲱⲡⲉ</w:t>
        </w:r>
        <w:r w:rsidR="00710C7C">
          <w:rPr>
            <w:noProof/>
            <w:webHidden/>
          </w:rPr>
          <w:tab/>
        </w:r>
        <w:r w:rsidR="00710C7C">
          <w:rPr>
            <w:noProof/>
            <w:webHidden/>
          </w:rPr>
          <w:fldChar w:fldCharType="begin"/>
        </w:r>
        <w:r w:rsidR="00710C7C">
          <w:rPr>
            <w:noProof/>
            <w:webHidden/>
          </w:rPr>
          <w:instrText xml:space="preserve"> PAGEREF _Toc485884446 \h </w:instrText>
        </w:r>
        <w:r w:rsidR="00710C7C">
          <w:rPr>
            <w:noProof/>
            <w:webHidden/>
          </w:rPr>
        </w:r>
        <w:r w:rsidR="00710C7C">
          <w:rPr>
            <w:noProof/>
            <w:webHidden/>
          </w:rPr>
          <w:fldChar w:fldCharType="separate"/>
        </w:r>
        <w:r w:rsidR="000E2EAC">
          <w:rPr>
            <w:noProof/>
            <w:webHidden/>
          </w:rPr>
          <w:t>775</w:t>
        </w:r>
        <w:r w:rsidR="00710C7C">
          <w:rPr>
            <w:noProof/>
            <w:webHidden/>
          </w:rPr>
          <w:fldChar w:fldCharType="end"/>
        </w:r>
      </w:hyperlink>
    </w:p>
    <w:p w14:paraId="53437F52" w14:textId="4E68F8F4" w:rsidR="00710C7C" w:rsidRDefault="002758BE">
      <w:pPr>
        <w:pStyle w:val="TOC2"/>
        <w:tabs>
          <w:tab w:val="right" w:leader="dot" w:pos="8846"/>
        </w:tabs>
        <w:rPr>
          <w:rFonts w:asciiTheme="minorHAnsi" w:eastAsiaTheme="minorEastAsia" w:hAnsiTheme="minorHAnsi"/>
          <w:noProof/>
          <w:sz w:val="22"/>
          <w:lang w:val="en-US"/>
        </w:rPr>
      </w:pPr>
      <w:hyperlink w:anchor="_Toc485884447" w:history="1">
        <w:r w:rsidR="00710C7C" w:rsidRPr="00512D45">
          <w:rPr>
            <w:rStyle w:val="Hyperlink"/>
            <w:noProof/>
          </w:rPr>
          <w:t xml:space="preserve">November or </w:t>
        </w:r>
        <w:r w:rsidR="00710C7C" w:rsidRPr="00512D45">
          <w:rPr>
            <w:rStyle w:val="Hyperlink"/>
            <w:rFonts w:ascii="FreeSerifAvvaShenouda" w:eastAsia="Arial Unicode MS" w:hAnsi="FreeSerifAvvaShenouda" w:cs="FreeSerifAvvaShenouda"/>
            <w:noProof/>
          </w:rPr>
          <w:t>Ⲁⲑⲟⲣ</w:t>
        </w:r>
        <w:r w:rsidR="00710C7C">
          <w:rPr>
            <w:noProof/>
            <w:webHidden/>
          </w:rPr>
          <w:tab/>
        </w:r>
        <w:r w:rsidR="00710C7C">
          <w:rPr>
            <w:noProof/>
            <w:webHidden/>
          </w:rPr>
          <w:fldChar w:fldCharType="begin"/>
        </w:r>
        <w:r w:rsidR="00710C7C">
          <w:rPr>
            <w:noProof/>
            <w:webHidden/>
          </w:rPr>
          <w:instrText xml:space="preserve"> PAGEREF _Toc485884447 \h </w:instrText>
        </w:r>
        <w:r w:rsidR="00710C7C">
          <w:rPr>
            <w:noProof/>
            <w:webHidden/>
          </w:rPr>
        </w:r>
        <w:r w:rsidR="00710C7C">
          <w:rPr>
            <w:noProof/>
            <w:webHidden/>
          </w:rPr>
          <w:fldChar w:fldCharType="separate"/>
        </w:r>
        <w:r w:rsidR="000E2EAC">
          <w:rPr>
            <w:noProof/>
            <w:webHidden/>
          </w:rPr>
          <w:t>791</w:t>
        </w:r>
        <w:r w:rsidR="00710C7C">
          <w:rPr>
            <w:noProof/>
            <w:webHidden/>
          </w:rPr>
          <w:fldChar w:fldCharType="end"/>
        </w:r>
      </w:hyperlink>
    </w:p>
    <w:p w14:paraId="5F785666" w14:textId="6A9C0B7B" w:rsidR="00710C7C" w:rsidRDefault="002758BE">
      <w:pPr>
        <w:pStyle w:val="TOC2"/>
        <w:tabs>
          <w:tab w:val="right" w:leader="dot" w:pos="8846"/>
        </w:tabs>
        <w:rPr>
          <w:rFonts w:asciiTheme="minorHAnsi" w:eastAsiaTheme="minorEastAsia" w:hAnsiTheme="minorHAnsi"/>
          <w:noProof/>
          <w:sz w:val="22"/>
          <w:lang w:val="en-US"/>
        </w:rPr>
      </w:pPr>
      <w:hyperlink w:anchor="_Toc485884448" w:history="1">
        <w:r w:rsidR="00710C7C" w:rsidRPr="00512D45">
          <w:rPr>
            <w:rStyle w:val="Hyperlink"/>
            <w:noProof/>
          </w:rPr>
          <w:t xml:space="preserve">December or </w:t>
        </w:r>
        <w:r w:rsidR="00710C7C" w:rsidRPr="00512D45">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_Toc485884448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269774E7" w14:textId="3B77E752" w:rsidR="00710C7C" w:rsidRDefault="002758BE">
      <w:pPr>
        <w:pStyle w:val="TOC2"/>
        <w:tabs>
          <w:tab w:val="right" w:leader="dot" w:pos="8846"/>
        </w:tabs>
        <w:rPr>
          <w:rFonts w:asciiTheme="minorHAnsi" w:eastAsiaTheme="minorEastAsia" w:hAnsiTheme="minorHAnsi"/>
          <w:noProof/>
          <w:sz w:val="22"/>
          <w:lang w:val="en-US"/>
        </w:rPr>
      </w:pPr>
      <w:hyperlink w:anchor="_Toc485884449" w:history="1">
        <w:r w:rsidR="00710C7C" w:rsidRPr="00512D45">
          <w:rPr>
            <w:rStyle w:val="Hyperlink"/>
            <w:noProof/>
          </w:rPr>
          <w:t xml:space="preserve">January or </w:t>
        </w:r>
        <w:r w:rsidR="00710C7C" w:rsidRPr="00512D45">
          <w:rPr>
            <w:rStyle w:val="Hyperlink"/>
            <w:rFonts w:ascii="FreeSerifAvvaShenouda" w:hAnsi="FreeSerifAvvaShenouda" w:cs="FreeSerifAvvaShenouda"/>
            <w:noProof/>
          </w:rPr>
          <w:t>Ⲧⲱⲃⲓ</w:t>
        </w:r>
        <w:r w:rsidR="00710C7C">
          <w:rPr>
            <w:noProof/>
            <w:webHidden/>
          </w:rPr>
          <w:tab/>
        </w:r>
        <w:r w:rsidR="00710C7C">
          <w:rPr>
            <w:noProof/>
            <w:webHidden/>
          </w:rPr>
          <w:fldChar w:fldCharType="begin"/>
        </w:r>
        <w:r w:rsidR="00710C7C">
          <w:rPr>
            <w:noProof/>
            <w:webHidden/>
          </w:rPr>
          <w:instrText xml:space="preserve"> PAGEREF _Toc485884449 \h </w:instrText>
        </w:r>
        <w:r w:rsidR="00710C7C">
          <w:rPr>
            <w:noProof/>
            <w:webHidden/>
          </w:rPr>
        </w:r>
        <w:r w:rsidR="00710C7C">
          <w:rPr>
            <w:noProof/>
            <w:webHidden/>
          </w:rPr>
          <w:fldChar w:fldCharType="separate"/>
        </w:r>
        <w:r w:rsidR="000E2EAC">
          <w:rPr>
            <w:noProof/>
            <w:webHidden/>
          </w:rPr>
          <w:t>907</w:t>
        </w:r>
        <w:r w:rsidR="00710C7C">
          <w:rPr>
            <w:noProof/>
            <w:webHidden/>
          </w:rPr>
          <w:fldChar w:fldCharType="end"/>
        </w:r>
      </w:hyperlink>
    </w:p>
    <w:p w14:paraId="1B6C8056" w14:textId="3E9B02FD" w:rsidR="00710C7C" w:rsidRDefault="002758BE">
      <w:pPr>
        <w:pStyle w:val="TOC2"/>
        <w:tabs>
          <w:tab w:val="right" w:leader="dot" w:pos="8846"/>
        </w:tabs>
        <w:rPr>
          <w:rFonts w:asciiTheme="minorHAnsi" w:eastAsiaTheme="minorEastAsia" w:hAnsiTheme="minorHAnsi"/>
          <w:noProof/>
          <w:sz w:val="22"/>
          <w:lang w:val="en-US"/>
        </w:rPr>
      </w:pPr>
      <w:hyperlink w:anchor="_Toc485884450" w:history="1">
        <w:r w:rsidR="00710C7C" w:rsidRPr="00512D45">
          <w:rPr>
            <w:rStyle w:val="Hyperlink"/>
            <w:noProof/>
          </w:rPr>
          <w:t xml:space="preserve">February or </w:t>
        </w:r>
        <w:r w:rsidR="00710C7C" w:rsidRPr="00512D45">
          <w:rPr>
            <w:rStyle w:val="Hyperlink"/>
            <w:rFonts w:ascii="FreeSerifAvvaShenouda" w:hAnsi="FreeSerifAvvaShenouda" w:cs="FreeSerifAvvaShenouda"/>
            <w:noProof/>
          </w:rPr>
          <w:t>Ⲙϣⲓⲣ</w:t>
        </w:r>
        <w:r w:rsidR="00710C7C">
          <w:rPr>
            <w:noProof/>
            <w:webHidden/>
          </w:rPr>
          <w:tab/>
        </w:r>
        <w:r w:rsidR="00710C7C">
          <w:rPr>
            <w:noProof/>
            <w:webHidden/>
          </w:rPr>
          <w:fldChar w:fldCharType="begin"/>
        </w:r>
        <w:r w:rsidR="00710C7C">
          <w:rPr>
            <w:noProof/>
            <w:webHidden/>
          </w:rPr>
          <w:instrText xml:space="preserve"> PAGEREF _Toc485884450 \h </w:instrText>
        </w:r>
        <w:r w:rsidR="00710C7C">
          <w:rPr>
            <w:noProof/>
            <w:webHidden/>
          </w:rPr>
        </w:r>
        <w:r w:rsidR="00710C7C">
          <w:rPr>
            <w:noProof/>
            <w:webHidden/>
          </w:rPr>
          <w:fldChar w:fldCharType="separate"/>
        </w:r>
        <w:r w:rsidR="000E2EAC">
          <w:rPr>
            <w:noProof/>
            <w:webHidden/>
          </w:rPr>
          <w:t>980</w:t>
        </w:r>
        <w:r w:rsidR="00710C7C">
          <w:rPr>
            <w:noProof/>
            <w:webHidden/>
          </w:rPr>
          <w:fldChar w:fldCharType="end"/>
        </w:r>
      </w:hyperlink>
    </w:p>
    <w:p w14:paraId="2C84227C" w14:textId="19F4EBDC" w:rsidR="00710C7C" w:rsidRDefault="002758BE">
      <w:pPr>
        <w:pStyle w:val="TOC2"/>
        <w:tabs>
          <w:tab w:val="right" w:leader="dot" w:pos="8846"/>
        </w:tabs>
        <w:rPr>
          <w:rFonts w:asciiTheme="minorHAnsi" w:eastAsiaTheme="minorEastAsia" w:hAnsiTheme="minorHAnsi"/>
          <w:noProof/>
          <w:sz w:val="22"/>
          <w:lang w:val="en-US"/>
        </w:rPr>
      </w:pPr>
      <w:hyperlink w:anchor="_Toc485884451" w:history="1">
        <w:r w:rsidR="00710C7C" w:rsidRPr="00512D45">
          <w:rPr>
            <w:rStyle w:val="Hyperlink"/>
            <w:noProof/>
          </w:rPr>
          <w:t xml:space="preserve">March or </w:t>
        </w:r>
        <w:r w:rsidR="00710C7C" w:rsidRPr="00512D45">
          <w:rPr>
            <w:rStyle w:val="Hyperlink"/>
            <w:rFonts w:ascii="FreeSerifAvvaShenouda" w:hAnsi="FreeSerifAvvaShenouda" w:cs="FreeSerifAvvaShenouda"/>
            <w:noProof/>
          </w:rPr>
          <w:t>Ⲡⲁⲣⲙϩⲟⲧⲡ</w:t>
        </w:r>
        <w:r w:rsidR="00710C7C">
          <w:rPr>
            <w:noProof/>
            <w:webHidden/>
          </w:rPr>
          <w:tab/>
        </w:r>
        <w:r w:rsidR="00710C7C">
          <w:rPr>
            <w:noProof/>
            <w:webHidden/>
          </w:rPr>
          <w:fldChar w:fldCharType="begin"/>
        </w:r>
        <w:r w:rsidR="00710C7C">
          <w:rPr>
            <w:noProof/>
            <w:webHidden/>
          </w:rPr>
          <w:instrText xml:space="preserve"> PAGEREF _Toc485884451 \h </w:instrText>
        </w:r>
        <w:r w:rsidR="00710C7C">
          <w:rPr>
            <w:noProof/>
            <w:webHidden/>
          </w:rPr>
        </w:r>
        <w:r w:rsidR="00710C7C">
          <w:rPr>
            <w:noProof/>
            <w:webHidden/>
          </w:rPr>
          <w:fldChar w:fldCharType="separate"/>
        </w:r>
        <w:r w:rsidR="000E2EAC">
          <w:rPr>
            <w:noProof/>
            <w:webHidden/>
          </w:rPr>
          <w:t>991</w:t>
        </w:r>
        <w:r w:rsidR="00710C7C">
          <w:rPr>
            <w:noProof/>
            <w:webHidden/>
          </w:rPr>
          <w:fldChar w:fldCharType="end"/>
        </w:r>
      </w:hyperlink>
    </w:p>
    <w:p w14:paraId="642BAE36" w14:textId="4E0B2CBF" w:rsidR="00710C7C" w:rsidRDefault="002758BE">
      <w:pPr>
        <w:pStyle w:val="TOC2"/>
        <w:tabs>
          <w:tab w:val="right" w:leader="dot" w:pos="8846"/>
        </w:tabs>
        <w:rPr>
          <w:rFonts w:asciiTheme="minorHAnsi" w:eastAsiaTheme="minorEastAsia" w:hAnsiTheme="minorHAnsi"/>
          <w:noProof/>
          <w:sz w:val="22"/>
          <w:lang w:val="en-US"/>
        </w:rPr>
      </w:pPr>
      <w:hyperlink w:anchor="_Toc485884452" w:history="1">
        <w:r w:rsidR="00710C7C" w:rsidRPr="00512D45">
          <w:rPr>
            <w:rStyle w:val="Hyperlink"/>
            <w:noProof/>
          </w:rPr>
          <w:t>April</w:t>
        </w:r>
        <w:r w:rsidR="00710C7C" w:rsidRPr="00512D45">
          <w:rPr>
            <w:rStyle w:val="Hyperlink"/>
            <w:noProof/>
            <w:lang w:val="en-US"/>
          </w:rPr>
          <w:t xml:space="preserve"> or</w:t>
        </w:r>
        <w:r w:rsidR="00710C7C" w:rsidRPr="00512D45">
          <w:rPr>
            <w:rStyle w:val="Hyperlink"/>
            <w:noProof/>
          </w:rPr>
          <w:t xml:space="preserve"> </w:t>
        </w:r>
        <w:r w:rsidR="00710C7C" w:rsidRPr="00512D45">
          <w:rPr>
            <w:rStyle w:val="Hyperlink"/>
            <w:rFonts w:ascii="FreeSerifAvvaShenouda" w:hAnsi="FreeSerifAvvaShenouda" w:cs="FreeSerifAvvaShenouda"/>
            <w:noProof/>
          </w:rPr>
          <w:t>Ⲡⲁⲣⲙⲟⲩⲧⲉ</w:t>
        </w:r>
        <w:r w:rsidR="00710C7C">
          <w:rPr>
            <w:noProof/>
            <w:webHidden/>
          </w:rPr>
          <w:tab/>
        </w:r>
        <w:r w:rsidR="00710C7C">
          <w:rPr>
            <w:noProof/>
            <w:webHidden/>
          </w:rPr>
          <w:fldChar w:fldCharType="begin"/>
        </w:r>
        <w:r w:rsidR="00710C7C">
          <w:rPr>
            <w:noProof/>
            <w:webHidden/>
          </w:rPr>
          <w:instrText xml:space="preserve"> PAGEREF _Toc485884452 \h </w:instrText>
        </w:r>
        <w:r w:rsidR="00710C7C">
          <w:rPr>
            <w:noProof/>
            <w:webHidden/>
          </w:rPr>
        </w:r>
        <w:r w:rsidR="00710C7C">
          <w:rPr>
            <w:noProof/>
            <w:webHidden/>
          </w:rPr>
          <w:fldChar w:fldCharType="separate"/>
        </w:r>
        <w:r w:rsidR="000E2EAC">
          <w:rPr>
            <w:noProof/>
            <w:webHidden/>
          </w:rPr>
          <w:t>1016</w:t>
        </w:r>
        <w:r w:rsidR="00710C7C">
          <w:rPr>
            <w:noProof/>
            <w:webHidden/>
          </w:rPr>
          <w:fldChar w:fldCharType="end"/>
        </w:r>
      </w:hyperlink>
    </w:p>
    <w:p w14:paraId="7AC72C2C" w14:textId="7C245AD1" w:rsidR="00710C7C" w:rsidRDefault="002758BE">
      <w:pPr>
        <w:pStyle w:val="TOC2"/>
        <w:tabs>
          <w:tab w:val="right" w:leader="dot" w:pos="8846"/>
        </w:tabs>
        <w:rPr>
          <w:rFonts w:asciiTheme="minorHAnsi" w:eastAsiaTheme="minorEastAsia" w:hAnsiTheme="minorHAnsi"/>
          <w:noProof/>
          <w:sz w:val="22"/>
          <w:lang w:val="en-US"/>
        </w:rPr>
      </w:pPr>
      <w:hyperlink w:anchor="_Toc485884453" w:history="1">
        <w:r w:rsidR="00710C7C" w:rsidRPr="00512D45">
          <w:rPr>
            <w:rStyle w:val="Hyperlink"/>
            <w:noProof/>
          </w:rPr>
          <w:t xml:space="preserve">May or </w:t>
        </w:r>
        <w:r w:rsidR="00710C7C" w:rsidRPr="00512D45">
          <w:rPr>
            <w:rStyle w:val="Hyperlink"/>
            <w:rFonts w:ascii="FreeSerifAvvaShenouda" w:eastAsia="Arial Unicode MS" w:hAnsi="FreeSerifAvvaShenouda" w:cs="FreeSerifAvvaShenouda"/>
            <w:noProof/>
            <w:lang w:val="en-US"/>
          </w:rPr>
          <w:t>Ⲡⲁϣⲁⲛⲥ</w:t>
        </w:r>
        <w:r w:rsidR="00710C7C">
          <w:rPr>
            <w:noProof/>
            <w:webHidden/>
          </w:rPr>
          <w:tab/>
        </w:r>
        <w:r w:rsidR="00710C7C">
          <w:rPr>
            <w:noProof/>
            <w:webHidden/>
          </w:rPr>
          <w:fldChar w:fldCharType="begin"/>
        </w:r>
        <w:r w:rsidR="00710C7C">
          <w:rPr>
            <w:noProof/>
            <w:webHidden/>
          </w:rPr>
          <w:instrText xml:space="preserve"> PAGEREF _Toc485884453 \h </w:instrText>
        </w:r>
        <w:r w:rsidR="00710C7C">
          <w:rPr>
            <w:noProof/>
            <w:webHidden/>
          </w:rPr>
        </w:r>
        <w:r w:rsidR="00710C7C">
          <w:rPr>
            <w:noProof/>
            <w:webHidden/>
          </w:rPr>
          <w:fldChar w:fldCharType="separate"/>
        </w:r>
        <w:r w:rsidR="000E2EAC">
          <w:rPr>
            <w:noProof/>
            <w:webHidden/>
          </w:rPr>
          <w:t>1027</w:t>
        </w:r>
        <w:r w:rsidR="00710C7C">
          <w:rPr>
            <w:noProof/>
            <w:webHidden/>
          </w:rPr>
          <w:fldChar w:fldCharType="end"/>
        </w:r>
      </w:hyperlink>
    </w:p>
    <w:p w14:paraId="45F69D07" w14:textId="00E473E1" w:rsidR="00710C7C" w:rsidRDefault="002758BE">
      <w:pPr>
        <w:pStyle w:val="TOC2"/>
        <w:tabs>
          <w:tab w:val="right" w:leader="dot" w:pos="8846"/>
        </w:tabs>
        <w:rPr>
          <w:rFonts w:asciiTheme="minorHAnsi" w:eastAsiaTheme="minorEastAsia" w:hAnsiTheme="minorHAnsi"/>
          <w:noProof/>
          <w:sz w:val="22"/>
          <w:lang w:val="en-US"/>
        </w:rPr>
      </w:pPr>
      <w:hyperlink w:anchor="_Toc485884454" w:history="1">
        <w:r w:rsidR="00710C7C" w:rsidRPr="00512D45">
          <w:rPr>
            <w:rStyle w:val="Hyperlink"/>
            <w:noProof/>
          </w:rPr>
          <w:t xml:space="preserve">June or </w:t>
        </w:r>
        <w:r w:rsidR="00710C7C" w:rsidRPr="00512D45">
          <w:rPr>
            <w:rStyle w:val="Hyperlink"/>
            <w:rFonts w:ascii="FreeSerifAvvaShenouda" w:hAnsi="FreeSerifAvvaShenouda" w:cs="FreeSerifAvvaShenouda"/>
            <w:noProof/>
          </w:rPr>
          <w:t>Ⲡⲁⲱⲛⲉ</w:t>
        </w:r>
        <w:r w:rsidR="00710C7C">
          <w:rPr>
            <w:noProof/>
            <w:webHidden/>
          </w:rPr>
          <w:tab/>
        </w:r>
        <w:r w:rsidR="00710C7C">
          <w:rPr>
            <w:noProof/>
            <w:webHidden/>
          </w:rPr>
          <w:fldChar w:fldCharType="begin"/>
        </w:r>
        <w:r w:rsidR="00710C7C">
          <w:rPr>
            <w:noProof/>
            <w:webHidden/>
          </w:rPr>
          <w:instrText xml:space="preserve"> PAGEREF _Toc485884454 \h </w:instrText>
        </w:r>
        <w:r w:rsidR="00710C7C">
          <w:rPr>
            <w:noProof/>
            <w:webHidden/>
          </w:rPr>
        </w:r>
        <w:r w:rsidR="00710C7C">
          <w:rPr>
            <w:noProof/>
            <w:webHidden/>
          </w:rPr>
          <w:fldChar w:fldCharType="separate"/>
        </w:r>
        <w:r w:rsidR="000E2EAC">
          <w:rPr>
            <w:noProof/>
            <w:webHidden/>
          </w:rPr>
          <w:t>1054</w:t>
        </w:r>
        <w:r w:rsidR="00710C7C">
          <w:rPr>
            <w:noProof/>
            <w:webHidden/>
          </w:rPr>
          <w:fldChar w:fldCharType="end"/>
        </w:r>
      </w:hyperlink>
    </w:p>
    <w:p w14:paraId="20F2F7ED" w14:textId="0627F008" w:rsidR="00710C7C" w:rsidRDefault="002758BE">
      <w:pPr>
        <w:pStyle w:val="TOC2"/>
        <w:tabs>
          <w:tab w:val="right" w:leader="dot" w:pos="8846"/>
        </w:tabs>
        <w:rPr>
          <w:rFonts w:asciiTheme="minorHAnsi" w:eastAsiaTheme="minorEastAsia" w:hAnsiTheme="minorHAnsi"/>
          <w:noProof/>
          <w:sz w:val="22"/>
          <w:lang w:val="en-US"/>
        </w:rPr>
      </w:pPr>
      <w:hyperlink w:anchor="_Toc485884455" w:history="1">
        <w:r w:rsidR="00710C7C" w:rsidRPr="00512D45">
          <w:rPr>
            <w:rStyle w:val="Hyperlink"/>
            <w:noProof/>
          </w:rPr>
          <w:t xml:space="preserve">July or </w:t>
        </w:r>
        <w:r w:rsidR="00710C7C" w:rsidRPr="00512D45">
          <w:rPr>
            <w:rStyle w:val="Hyperlink"/>
            <w:rFonts w:ascii="FreeSerifAvvaShenouda" w:hAnsi="FreeSerifAvvaShenouda" w:cs="FreeSerifAvvaShenouda"/>
            <w:noProof/>
          </w:rPr>
          <w:t>Ⲉⲡⲏⲡ</w:t>
        </w:r>
        <w:r w:rsidR="00710C7C">
          <w:rPr>
            <w:noProof/>
            <w:webHidden/>
          </w:rPr>
          <w:tab/>
        </w:r>
        <w:r w:rsidR="00710C7C">
          <w:rPr>
            <w:noProof/>
            <w:webHidden/>
          </w:rPr>
          <w:fldChar w:fldCharType="begin"/>
        </w:r>
        <w:r w:rsidR="00710C7C">
          <w:rPr>
            <w:noProof/>
            <w:webHidden/>
          </w:rPr>
          <w:instrText xml:space="preserve"> PAGEREF _Toc485884455 \h </w:instrText>
        </w:r>
        <w:r w:rsidR="00710C7C">
          <w:rPr>
            <w:noProof/>
            <w:webHidden/>
          </w:rPr>
        </w:r>
        <w:r w:rsidR="00710C7C">
          <w:rPr>
            <w:noProof/>
            <w:webHidden/>
          </w:rPr>
          <w:fldChar w:fldCharType="separate"/>
        </w:r>
        <w:r w:rsidR="000E2EAC">
          <w:rPr>
            <w:noProof/>
            <w:webHidden/>
          </w:rPr>
          <w:t>1089</w:t>
        </w:r>
        <w:r w:rsidR="00710C7C">
          <w:rPr>
            <w:noProof/>
            <w:webHidden/>
          </w:rPr>
          <w:fldChar w:fldCharType="end"/>
        </w:r>
      </w:hyperlink>
    </w:p>
    <w:p w14:paraId="241E0588" w14:textId="6019C7CF" w:rsidR="00710C7C" w:rsidRDefault="002758BE">
      <w:pPr>
        <w:pStyle w:val="TOC2"/>
        <w:tabs>
          <w:tab w:val="right" w:leader="dot" w:pos="8846"/>
        </w:tabs>
        <w:rPr>
          <w:rFonts w:asciiTheme="minorHAnsi" w:eastAsiaTheme="minorEastAsia" w:hAnsiTheme="minorHAnsi"/>
          <w:noProof/>
          <w:sz w:val="22"/>
          <w:lang w:val="en-US"/>
        </w:rPr>
      </w:pPr>
      <w:hyperlink w:anchor="_Toc485884456" w:history="1">
        <w:r w:rsidR="00710C7C" w:rsidRPr="00512D45">
          <w:rPr>
            <w:rStyle w:val="Hyperlink"/>
            <w:noProof/>
          </w:rPr>
          <w:t xml:space="preserve">August or </w:t>
        </w:r>
        <w:r w:rsidR="00710C7C" w:rsidRPr="00512D45">
          <w:rPr>
            <w:rStyle w:val="Hyperlink"/>
            <w:rFonts w:ascii="FreeSerifAvvaShenouda" w:hAnsi="FreeSerifAvvaShenouda" w:cs="FreeSerifAvvaShenouda"/>
            <w:noProof/>
          </w:rPr>
          <w:t>Ⲙⲉⲥⲟⲣⲏ and Ⲕⲟⲩϫⲓ ⲛ</w:t>
        </w:r>
        <w:r w:rsidR="00710C7C" w:rsidRPr="00512D45">
          <w:rPr>
            <w:rStyle w:val="Hyperlink"/>
            <w:rFonts w:ascii="FreeSerifAvvaShenouda" w:hAnsi="FreeSerifAvvaShenouda" w:cs="FreeSerifAvvaShenouda"/>
            <w:noProof/>
            <w:lang w:val="en-US"/>
          </w:rPr>
          <w:t xml:space="preserve">̀ⲁ̀ⲃⲟⲧ </w:t>
        </w:r>
        <w:r w:rsidR="00710C7C" w:rsidRPr="00512D45">
          <w:rPr>
            <w:rStyle w:val="Hyperlink"/>
            <w:noProof/>
          </w:rPr>
          <w:t>(The Little Month)</w:t>
        </w:r>
        <w:r w:rsidR="00710C7C">
          <w:rPr>
            <w:noProof/>
            <w:webHidden/>
          </w:rPr>
          <w:tab/>
        </w:r>
        <w:r w:rsidR="00710C7C">
          <w:rPr>
            <w:noProof/>
            <w:webHidden/>
          </w:rPr>
          <w:fldChar w:fldCharType="begin"/>
        </w:r>
        <w:r w:rsidR="00710C7C">
          <w:rPr>
            <w:noProof/>
            <w:webHidden/>
          </w:rPr>
          <w:instrText xml:space="preserve"> PAGEREF _Toc485884456 \h </w:instrText>
        </w:r>
        <w:r w:rsidR="00710C7C">
          <w:rPr>
            <w:noProof/>
            <w:webHidden/>
          </w:rPr>
        </w:r>
        <w:r w:rsidR="00710C7C">
          <w:rPr>
            <w:noProof/>
            <w:webHidden/>
          </w:rPr>
          <w:fldChar w:fldCharType="separate"/>
        </w:r>
        <w:r w:rsidR="000E2EAC">
          <w:rPr>
            <w:noProof/>
            <w:webHidden/>
          </w:rPr>
          <w:t>1104</w:t>
        </w:r>
        <w:r w:rsidR="00710C7C">
          <w:rPr>
            <w:noProof/>
            <w:webHidden/>
          </w:rPr>
          <w:fldChar w:fldCharType="end"/>
        </w:r>
      </w:hyperlink>
    </w:p>
    <w:p w14:paraId="2EC7025B" w14:textId="72B38E21" w:rsidR="00710C7C" w:rsidRDefault="002758BE">
      <w:pPr>
        <w:pStyle w:val="TOC2"/>
        <w:tabs>
          <w:tab w:val="right" w:leader="dot" w:pos="8846"/>
        </w:tabs>
        <w:rPr>
          <w:rFonts w:asciiTheme="minorHAnsi" w:eastAsiaTheme="minorEastAsia" w:hAnsiTheme="minorHAnsi"/>
          <w:noProof/>
          <w:sz w:val="22"/>
          <w:lang w:val="en-US"/>
        </w:rPr>
      </w:pPr>
      <w:hyperlink w:anchor="_Toc485884457" w:history="1">
        <w:r w:rsidR="00710C7C" w:rsidRPr="00512D45">
          <w:rPr>
            <w:rStyle w:val="Hyperlink"/>
            <w:noProof/>
          </w:rPr>
          <w:t>The Pascal Cycle</w:t>
        </w:r>
        <w:r w:rsidR="00710C7C">
          <w:rPr>
            <w:noProof/>
            <w:webHidden/>
          </w:rPr>
          <w:tab/>
        </w:r>
        <w:r w:rsidR="00710C7C">
          <w:rPr>
            <w:noProof/>
            <w:webHidden/>
          </w:rPr>
          <w:fldChar w:fldCharType="begin"/>
        </w:r>
        <w:r w:rsidR="00710C7C">
          <w:rPr>
            <w:noProof/>
            <w:webHidden/>
          </w:rPr>
          <w:instrText xml:space="preserve"> PAGEREF _Toc485884457 \h </w:instrText>
        </w:r>
        <w:r w:rsidR="00710C7C">
          <w:rPr>
            <w:noProof/>
            <w:webHidden/>
          </w:rPr>
        </w:r>
        <w:r w:rsidR="00710C7C">
          <w:rPr>
            <w:noProof/>
            <w:webHidden/>
          </w:rPr>
          <w:fldChar w:fldCharType="separate"/>
        </w:r>
        <w:r w:rsidR="000E2EAC">
          <w:rPr>
            <w:noProof/>
            <w:webHidden/>
          </w:rPr>
          <w:t>1132</w:t>
        </w:r>
        <w:r w:rsidR="00710C7C">
          <w:rPr>
            <w:noProof/>
            <w:webHidden/>
          </w:rPr>
          <w:fldChar w:fldCharType="end"/>
        </w:r>
      </w:hyperlink>
    </w:p>
    <w:p w14:paraId="23B22FA2" w14:textId="298F65FC" w:rsidR="00710C7C" w:rsidRDefault="002758BE">
      <w:pPr>
        <w:pStyle w:val="TOC2"/>
        <w:tabs>
          <w:tab w:val="right" w:leader="dot" w:pos="8846"/>
        </w:tabs>
        <w:rPr>
          <w:rFonts w:asciiTheme="minorHAnsi" w:eastAsiaTheme="minorEastAsia" w:hAnsiTheme="minorHAnsi"/>
          <w:noProof/>
          <w:sz w:val="22"/>
          <w:lang w:val="en-US"/>
        </w:rPr>
      </w:pPr>
      <w:hyperlink w:anchor="_Toc485884458" w:history="1">
        <w:r w:rsidR="00710C7C" w:rsidRPr="00512D45">
          <w:rPr>
            <w:rStyle w:val="Hyperlink"/>
            <w:noProof/>
          </w:rPr>
          <w:t>Index of Psalis</w:t>
        </w:r>
        <w:r w:rsidR="00710C7C">
          <w:rPr>
            <w:noProof/>
            <w:webHidden/>
          </w:rPr>
          <w:tab/>
        </w:r>
        <w:r w:rsidR="00710C7C">
          <w:rPr>
            <w:noProof/>
            <w:webHidden/>
          </w:rPr>
          <w:fldChar w:fldCharType="begin"/>
        </w:r>
        <w:r w:rsidR="00710C7C">
          <w:rPr>
            <w:noProof/>
            <w:webHidden/>
          </w:rPr>
          <w:instrText xml:space="preserve"> PAGEREF _Toc485884458 \h </w:instrText>
        </w:r>
        <w:r w:rsidR="00710C7C">
          <w:rPr>
            <w:noProof/>
            <w:webHidden/>
          </w:rPr>
        </w:r>
        <w:r w:rsidR="00710C7C">
          <w:rPr>
            <w:noProof/>
            <w:webHidden/>
          </w:rPr>
          <w:fldChar w:fldCharType="separate"/>
        </w:r>
        <w:r w:rsidR="000E2EAC">
          <w:rPr>
            <w:noProof/>
            <w:webHidden/>
          </w:rPr>
          <w:t>1260</w:t>
        </w:r>
        <w:r w:rsidR="00710C7C">
          <w:rPr>
            <w:noProof/>
            <w:webHidden/>
          </w:rPr>
          <w:fldChar w:fldCharType="end"/>
        </w:r>
      </w:hyperlink>
    </w:p>
    <w:p w14:paraId="05DA13C6" w14:textId="5508F648" w:rsidR="00710C7C" w:rsidRDefault="002758BE">
      <w:pPr>
        <w:pStyle w:val="TOC2"/>
        <w:tabs>
          <w:tab w:val="right" w:leader="dot" w:pos="8846"/>
        </w:tabs>
        <w:rPr>
          <w:rFonts w:asciiTheme="minorHAnsi" w:eastAsiaTheme="minorEastAsia" w:hAnsiTheme="minorHAnsi"/>
          <w:noProof/>
          <w:sz w:val="22"/>
          <w:lang w:val="en-US"/>
        </w:rPr>
      </w:pPr>
      <w:hyperlink w:anchor="_Toc485884459" w:history="1">
        <w:r w:rsidR="00710C7C" w:rsidRPr="00512D45">
          <w:rPr>
            <w:rStyle w:val="Hyperlink"/>
            <w:noProof/>
          </w:rPr>
          <w:t>Index of Doxologies</w:t>
        </w:r>
        <w:r w:rsidR="00710C7C">
          <w:rPr>
            <w:noProof/>
            <w:webHidden/>
          </w:rPr>
          <w:tab/>
        </w:r>
        <w:r w:rsidR="00710C7C">
          <w:rPr>
            <w:noProof/>
            <w:webHidden/>
          </w:rPr>
          <w:fldChar w:fldCharType="begin"/>
        </w:r>
        <w:r w:rsidR="00710C7C">
          <w:rPr>
            <w:noProof/>
            <w:webHidden/>
          </w:rPr>
          <w:instrText xml:space="preserve"> PAGEREF _Toc485884459 \h </w:instrText>
        </w:r>
        <w:r w:rsidR="00710C7C">
          <w:rPr>
            <w:noProof/>
            <w:webHidden/>
          </w:rPr>
        </w:r>
        <w:r w:rsidR="00710C7C">
          <w:rPr>
            <w:noProof/>
            <w:webHidden/>
          </w:rPr>
          <w:fldChar w:fldCharType="separate"/>
        </w:r>
        <w:r w:rsidR="000E2EAC">
          <w:rPr>
            <w:noProof/>
            <w:webHidden/>
          </w:rPr>
          <w:t>1262</w:t>
        </w:r>
        <w:r w:rsidR="00710C7C">
          <w:rPr>
            <w:noProof/>
            <w:webHidden/>
          </w:rPr>
          <w:fldChar w:fldCharType="end"/>
        </w:r>
      </w:hyperlink>
    </w:p>
    <w:p w14:paraId="35FEF736" w14:textId="4E2BAF8D"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5D3A7421"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858844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r w:rsidR="00266A55">
        <w:t>s</w:t>
      </w:r>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Ref485109544"/>
      <w:bookmarkStart w:id="23" w:name="_Toc485884418"/>
      <w:bookmarkStart w:id="24" w:name="Vespers"/>
      <w:r>
        <w:lastRenderedPageBreak/>
        <w:t>The Setting of the Sun: Vespers (the Eleventh Hour)</w:t>
      </w:r>
      <w:bookmarkEnd w:id="19"/>
      <w:bookmarkEnd w:id="20"/>
      <w:bookmarkEnd w:id="21"/>
      <w:bookmarkEnd w:id="22"/>
      <w:bookmarkEnd w:id="23"/>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5" w:name="_Toc410196172" w:displacedByCustomXml="next"/>
    <w:bookmarkStart w:id="26" w:name="_Toc410196403" w:displacedByCustomXml="next"/>
    <w:bookmarkStart w:id="27" w:name="_Toc410196905" w:displacedByCustomXml="next"/>
    <w:bookmarkStart w:id="28" w:name="_Ref435790480" w:displacedByCustomXml="next"/>
    <w:bookmarkStart w:id="29" w:name="_Ref435790486" w:displacedByCustomXml="next"/>
    <w:sdt>
      <w:sdtPr>
        <w:id w:val="698976935"/>
        <w:docPartObj>
          <w:docPartGallery w:val="Table of Contents"/>
          <w:docPartUnique/>
        </w:docPartObj>
      </w:sdtPr>
      <w:sdtEndPr>
        <w:rPr>
          <w:b/>
          <w:bCs/>
          <w:noProof/>
        </w:rPr>
      </w:sdtEndPr>
      <w:sdtContent>
        <w:p w14:paraId="38DDA191" w14:textId="34C3FA02"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85884460" w:history="1">
            <w:r w:rsidR="00710C7C" w:rsidRPr="00D26F9A">
              <w:rPr>
                <w:rStyle w:val="Hyperlink"/>
                <w:noProof/>
              </w:rPr>
              <w:t>Vespers Praise</w:t>
            </w:r>
            <w:r w:rsidR="00710C7C">
              <w:rPr>
                <w:noProof/>
                <w:webHidden/>
              </w:rPr>
              <w:tab/>
            </w:r>
            <w:r w:rsidR="00710C7C">
              <w:rPr>
                <w:noProof/>
                <w:webHidden/>
              </w:rPr>
              <w:fldChar w:fldCharType="begin"/>
            </w:r>
            <w:r w:rsidR="00710C7C">
              <w:rPr>
                <w:noProof/>
                <w:webHidden/>
              </w:rPr>
              <w:instrText xml:space="preserve"> PAGEREF _Toc485884460 \h </w:instrText>
            </w:r>
            <w:r w:rsidR="00710C7C">
              <w:rPr>
                <w:noProof/>
                <w:webHidden/>
              </w:rPr>
            </w:r>
            <w:r w:rsidR="00710C7C">
              <w:rPr>
                <w:noProof/>
                <w:webHidden/>
              </w:rPr>
              <w:fldChar w:fldCharType="separate"/>
            </w:r>
            <w:r w:rsidR="000E2EAC">
              <w:rPr>
                <w:noProof/>
                <w:webHidden/>
              </w:rPr>
              <w:t>6</w:t>
            </w:r>
            <w:r w:rsidR="00710C7C">
              <w:rPr>
                <w:noProof/>
                <w:webHidden/>
              </w:rPr>
              <w:fldChar w:fldCharType="end"/>
            </w:r>
          </w:hyperlink>
        </w:p>
        <w:p w14:paraId="298C0BD2" w14:textId="05B9A775" w:rsidR="00710C7C" w:rsidRDefault="002758BE">
          <w:pPr>
            <w:pStyle w:val="TOC3"/>
            <w:tabs>
              <w:tab w:val="right" w:leader="dot" w:pos="8846"/>
            </w:tabs>
            <w:rPr>
              <w:rFonts w:asciiTheme="minorHAnsi" w:eastAsiaTheme="minorEastAsia" w:hAnsiTheme="minorHAnsi"/>
              <w:noProof/>
              <w:sz w:val="22"/>
              <w:lang w:val="en-US"/>
            </w:rPr>
          </w:pPr>
          <w:hyperlink w:anchor="_Toc485884461" w:history="1">
            <w:r w:rsidR="00710C7C" w:rsidRPr="00D26F9A">
              <w:rPr>
                <w:rStyle w:val="Hyperlink"/>
                <w:noProof/>
              </w:rPr>
              <w:t>The Psalms of the Eleventh Hour (Little Vespers)</w:t>
            </w:r>
            <w:r w:rsidR="00710C7C">
              <w:rPr>
                <w:noProof/>
                <w:webHidden/>
              </w:rPr>
              <w:tab/>
            </w:r>
            <w:r w:rsidR="00710C7C">
              <w:rPr>
                <w:noProof/>
                <w:webHidden/>
              </w:rPr>
              <w:fldChar w:fldCharType="begin"/>
            </w:r>
            <w:r w:rsidR="00710C7C">
              <w:rPr>
                <w:noProof/>
                <w:webHidden/>
              </w:rPr>
              <w:instrText xml:space="preserve"> PAGEREF _Toc485884461 \h </w:instrText>
            </w:r>
            <w:r w:rsidR="00710C7C">
              <w:rPr>
                <w:noProof/>
                <w:webHidden/>
              </w:rPr>
            </w:r>
            <w:r w:rsidR="00710C7C">
              <w:rPr>
                <w:noProof/>
                <w:webHidden/>
              </w:rPr>
              <w:fldChar w:fldCharType="separate"/>
            </w:r>
            <w:r w:rsidR="000E2EAC">
              <w:rPr>
                <w:noProof/>
                <w:webHidden/>
              </w:rPr>
              <w:t>13</w:t>
            </w:r>
            <w:r w:rsidR="00710C7C">
              <w:rPr>
                <w:noProof/>
                <w:webHidden/>
              </w:rPr>
              <w:fldChar w:fldCharType="end"/>
            </w:r>
          </w:hyperlink>
        </w:p>
        <w:p w14:paraId="7CAE5073" w14:textId="1780D992" w:rsidR="00710C7C" w:rsidRDefault="002758BE">
          <w:pPr>
            <w:pStyle w:val="TOC3"/>
            <w:tabs>
              <w:tab w:val="right" w:leader="dot" w:pos="8846"/>
            </w:tabs>
            <w:rPr>
              <w:rFonts w:asciiTheme="minorHAnsi" w:eastAsiaTheme="minorEastAsia" w:hAnsiTheme="minorHAnsi"/>
              <w:noProof/>
              <w:sz w:val="22"/>
              <w:lang w:val="en-US"/>
            </w:rPr>
          </w:pPr>
          <w:hyperlink w:anchor="_Toc485884462" w:history="1">
            <w:r w:rsidR="00710C7C" w:rsidRPr="00D26F9A">
              <w:rPr>
                <w:rStyle w:val="Hyperlink"/>
                <w:noProof/>
              </w:rPr>
              <w:t>The Raising of Evening Incense</w:t>
            </w:r>
            <w:r w:rsidR="00710C7C">
              <w:rPr>
                <w:noProof/>
                <w:webHidden/>
              </w:rPr>
              <w:tab/>
            </w:r>
            <w:r w:rsidR="00710C7C">
              <w:rPr>
                <w:noProof/>
                <w:webHidden/>
              </w:rPr>
              <w:fldChar w:fldCharType="begin"/>
            </w:r>
            <w:r w:rsidR="00710C7C">
              <w:rPr>
                <w:noProof/>
                <w:webHidden/>
              </w:rPr>
              <w:instrText xml:space="preserve"> PAGEREF _Toc485884462 \h </w:instrText>
            </w:r>
            <w:r w:rsidR="00710C7C">
              <w:rPr>
                <w:noProof/>
                <w:webHidden/>
              </w:rPr>
            </w:r>
            <w:r w:rsidR="00710C7C">
              <w:rPr>
                <w:noProof/>
                <w:webHidden/>
              </w:rPr>
              <w:fldChar w:fldCharType="separate"/>
            </w:r>
            <w:r w:rsidR="000E2EAC">
              <w:rPr>
                <w:noProof/>
                <w:webHidden/>
              </w:rPr>
              <w:t>20</w:t>
            </w:r>
            <w:r w:rsidR="00710C7C">
              <w:rPr>
                <w:noProof/>
                <w:webHidden/>
              </w:rPr>
              <w:fldChar w:fldCharType="end"/>
            </w:r>
          </w:hyperlink>
        </w:p>
        <w:p w14:paraId="50F528F7" w14:textId="261CC5D1"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30" w:name="_Ref448228965"/>
      <w:bookmarkStart w:id="31" w:name="_Ref448228969"/>
      <w:bookmarkStart w:id="32" w:name="_Toc485884460"/>
      <w:r>
        <w:lastRenderedPageBreak/>
        <w:t>Vespers Praise</w:t>
      </w:r>
      <w:bookmarkEnd w:id="29"/>
      <w:bookmarkEnd w:id="28"/>
      <w:bookmarkEnd w:id="27"/>
      <w:bookmarkEnd w:id="26"/>
      <w:bookmarkEnd w:id="25"/>
      <w:bookmarkEnd w:id="30"/>
      <w:bookmarkEnd w:id="31"/>
      <w:bookmarkEnd w:id="32"/>
    </w:p>
    <w:p w14:paraId="39060D07" w14:textId="69EBD48A" w:rsidR="00B102EF" w:rsidRDefault="00B102EF" w:rsidP="00F67B6B">
      <w:pPr>
        <w:pStyle w:val="Rubric"/>
      </w:pPr>
      <w:r>
        <w:t xml:space="preserve">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w:t>
      </w:r>
      <w:r w:rsidR="00F67B6B">
        <w:t xml:space="preserve">immediately </w:t>
      </w:r>
      <w:r>
        <w:t>upon Midnight Priase. Vespers Praise uses the Psali and Theotokia of the ending day, while Matins Praise uses the Psali and Theotokia of the new day.</w:t>
      </w:r>
    </w:p>
    <w:p w14:paraId="382E9E09" w14:textId="1316497E"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E2EAC">
        <w:rPr>
          <w:noProof/>
          <w:lang w:val="en-US"/>
        </w:rPr>
        <w:t>1116</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12C892A" w:rsidR="00B102EF" w:rsidRDefault="00B102EF" w:rsidP="004D23BC">
      <w:pPr>
        <w:tabs>
          <w:tab w:val="left" w:pos="720"/>
          <w:tab w:val="left" w:leader="dot" w:pos="7920"/>
        </w:tabs>
      </w:pPr>
      <w:r>
        <w:fldChar w:fldCharType="begin"/>
      </w:r>
      <w:r>
        <w:instrText xml:space="preserve"> REF _Ref448228501 \h </w:instrText>
      </w:r>
      <w:r>
        <w:fldChar w:fldCharType="separate"/>
      </w:r>
      <w:r w:rsidR="000E2EAC">
        <w:t>The Fourth Canticle</w:t>
      </w:r>
      <w:r>
        <w:fldChar w:fldCharType="end"/>
      </w:r>
      <w:r>
        <w:tab/>
      </w:r>
      <w:r>
        <w:fldChar w:fldCharType="begin"/>
      </w:r>
      <w:r>
        <w:instrText xml:space="preserve"> PAGEREF _Ref448228505 \h </w:instrText>
      </w:r>
      <w:r>
        <w:fldChar w:fldCharType="separate"/>
      </w:r>
      <w:r w:rsidR="000E2EAC">
        <w:rPr>
          <w:noProof/>
        </w:rPr>
        <w:t>410</w:t>
      </w:r>
      <w:r>
        <w:fldChar w:fldCharType="end"/>
      </w:r>
    </w:p>
    <w:p w14:paraId="714598C9" w14:textId="0AD73554" w:rsidR="00B102EF" w:rsidRDefault="00B102EF" w:rsidP="004D23BC">
      <w:pPr>
        <w:tabs>
          <w:tab w:val="left" w:pos="720"/>
          <w:tab w:val="left" w:leader="dot" w:pos="7920"/>
        </w:tabs>
      </w:pPr>
      <w:r>
        <w:fldChar w:fldCharType="begin"/>
      </w:r>
      <w:r>
        <w:instrText xml:space="preserve"> REF _Ref448228521 \h </w:instrText>
      </w:r>
      <w:r>
        <w:fldChar w:fldCharType="separate"/>
      </w:r>
      <w:r w:rsidR="000E2EAC">
        <w:t>The Annual Psalis and Theotokia</w:t>
      </w:r>
      <w:r>
        <w:fldChar w:fldCharType="end"/>
      </w:r>
      <w:r>
        <w:tab/>
      </w:r>
      <w:r>
        <w:fldChar w:fldCharType="begin"/>
      </w:r>
      <w:r>
        <w:instrText xml:space="preserve"> PAGEREF _Ref448228524 \h </w:instrText>
      </w:r>
      <w:r>
        <w:fldChar w:fldCharType="separate"/>
      </w:r>
      <w:r w:rsidR="000E2EAC">
        <w:rPr>
          <w:noProof/>
        </w:rPr>
        <w:t>420</w:t>
      </w:r>
      <w:r>
        <w:fldChar w:fldCharType="end"/>
      </w:r>
    </w:p>
    <w:p w14:paraId="022D0E0B" w14:textId="77777777" w:rsidR="00100C9C" w:rsidRDefault="00B102EF" w:rsidP="00100C9C">
      <w:pPr>
        <w:tabs>
          <w:tab w:val="left" w:pos="720"/>
          <w:tab w:val="left" w:leader="dot" w:pos="7920"/>
        </w:tabs>
      </w:pPr>
      <w:r>
        <w:tab/>
        <w:t>Or</w:t>
      </w:r>
    </w:p>
    <w:p w14:paraId="160344F1" w14:textId="01623D69" w:rsidR="00B102EF" w:rsidRDefault="008008DC" w:rsidP="008008DC">
      <w:pPr>
        <w:tabs>
          <w:tab w:val="left" w:pos="720"/>
          <w:tab w:val="left" w:leader="dot" w:pos="7920"/>
        </w:tabs>
      </w:pPr>
      <w:r>
        <w:fldChar w:fldCharType="begin"/>
      </w:r>
      <w:r>
        <w:instrText xml:space="preserve"> REF _Ref488693394 \h </w:instrText>
      </w:r>
      <w:r>
        <w:fldChar w:fldCharType="separate"/>
      </w:r>
      <w:r>
        <w:t>The Book of Psalis and Doxologies</w:t>
      </w:r>
      <w:r>
        <w:fldChar w:fldCharType="end"/>
      </w:r>
      <w:r>
        <w:tab/>
      </w:r>
      <w:r>
        <w:fldChar w:fldCharType="begin"/>
      </w:r>
      <w:r>
        <w:instrText xml:space="preserve"> PAGEREF _Ref488693394 \h </w:instrText>
      </w:r>
      <w:r>
        <w:fldChar w:fldCharType="separate"/>
      </w:r>
      <w:r>
        <w:rPr>
          <w:noProof/>
        </w:rPr>
        <w:t>700</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3" w:name="_Ref448471060"/>
      <w:r>
        <w:t>The Conclusion of the Midnight Praise</w:t>
      </w:r>
      <w:bookmarkEnd w:id="33"/>
    </w:p>
    <w:p w14:paraId="2B46102E" w14:textId="77777777" w:rsidR="00B102EF" w:rsidRDefault="00B102EF" w:rsidP="00E97A49">
      <w:pPr>
        <w:pStyle w:val="Heading5"/>
      </w:pPr>
      <w:bookmarkStart w:id="34" w:name="_Toc298445785"/>
      <w:bookmarkStart w:id="35" w:name="_Toc298681270"/>
      <w:bookmarkStart w:id="36" w:name="_Toc298447510"/>
      <w:bookmarkStart w:id="37" w:name="_Ref299212181"/>
      <w:bookmarkStart w:id="38" w:name="_Toc308441908"/>
      <w:r w:rsidRPr="00E97A49">
        <w:t>The</w:t>
      </w:r>
      <w:r>
        <w:t xml:space="preserve"> Creed</w:t>
      </w:r>
      <w:bookmarkEnd w:id="34"/>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0"/>
        <w:gridCol w:w="4416"/>
      </w:tblGrid>
      <w:tr w:rsidR="00B102EF" w14:paraId="7968A2F8" w14:textId="77777777" w:rsidTr="00B102EF">
        <w:tc>
          <w:tcPr>
            <w:tcW w:w="4536" w:type="dxa"/>
          </w:tcPr>
          <w:p w14:paraId="39E77021" w14:textId="77777777" w:rsidR="00B102EF" w:rsidRDefault="00B102EF" w:rsidP="00E97A49">
            <w:pPr>
              <w:pStyle w:val="Heading5"/>
              <w:outlineLvl w:val="4"/>
            </w:pPr>
            <w:bookmarkStart w:id="39" w:name="_Toc298445786"/>
            <w:bookmarkStart w:id="40" w:name="_Toc298681271"/>
            <w:bookmarkStart w:id="41" w:name="_Toc298447511"/>
            <w:bookmarkStart w:id="42" w:name="_Toc308441909"/>
            <w:r>
              <w:t>The Introduction to the Creed</w:t>
            </w:r>
            <w:bookmarkEnd w:id="39"/>
            <w:bookmarkEnd w:id="40"/>
            <w:bookmarkEnd w:id="41"/>
            <w:bookmarkEnd w:id="42"/>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 xml:space="preserve">Lord </w:t>
            </w:r>
            <w:r w:rsidRPr="006458F1">
              <w:lastRenderedPageBreak/>
              <w:t>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3" w:name="_Toc298445787"/>
            <w:bookmarkStart w:id="44" w:name="_Toc298681272"/>
            <w:bookmarkStart w:id="45" w:name="_Toc298447512"/>
            <w:bookmarkStart w:id="46" w:name="_Toc308441910"/>
            <w:r>
              <w:lastRenderedPageBreak/>
              <w:t>The Creed</w:t>
            </w:r>
            <w:bookmarkEnd w:id="43"/>
            <w:bookmarkEnd w:id="44"/>
            <w:bookmarkEnd w:id="45"/>
            <w:bookmarkEnd w:id="46"/>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We believe in one God; God the Father, the 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7" w:name="_Ref452621214"/>
      <w:r>
        <w:lastRenderedPageBreak/>
        <w:t>The Conclusion of the Midnight Praise</w:t>
      </w:r>
      <w:bookmarkEnd w:id="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lastRenderedPageBreak/>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9"/>
        <w:gridCol w:w="4417"/>
      </w:tblGrid>
      <w:tr w:rsidR="00B102EF" w14:paraId="273D50CA" w14:textId="77777777" w:rsidTr="00B102EF">
        <w:tc>
          <w:tcPr>
            <w:tcW w:w="4536" w:type="dxa"/>
          </w:tcPr>
          <w:p w14:paraId="545644D0" w14:textId="77777777" w:rsidR="00B102EF" w:rsidRPr="009E64DA" w:rsidRDefault="00B102EF" w:rsidP="00916CE7">
            <w:pPr>
              <w:pStyle w:val="Heading4"/>
              <w:outlineLvl w:val="3"/>
            </w:pPr>
            <w:bookmarkStart w:id="48" w:name="_Toc298445789"/>
            <w:bookmarkStart w:id="49" w:name="_Toc298681274"/>
            <w:bookmarkStart w:id="50" w:name="_Toc298447514"/>
            <w:bookmarkStart w:id="51" w:name="_Toc308441912"/>
            <w:r>
              <w:t>Holy, Holy, Holy</w:t>
            </w:r>
            <w:bookmarkEnd w:id="48"/>
            <w:bookmarkEnd w:id="49"/>
            <w:bookmarkEnd w:id="50"/>
            <w:bookmarkEnd w:id="51"/>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bl>
    <w:p w14:paraId="2A5829F1" w14:textId="5B73BAD6" w:rsidR="00B102EF" w:rsidRPr="00916CE7" w:rsidRDefault="00916CE7" w:rsidP="00916CE7">
      <w:pPr>
        <w:pStyle w:val="Heading4"/>
      </w:pPr>
      <w:r>
        <w:lastRenderedPageBreak/>
        <w:t>The Lord’s Prayer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916CE7" w14:paraId="39D221CB" w14:textId="77777777" w:rsidTr="00916CE7">
        <w:tc>
          <w:tcPr>
            <w:tcW w:w="3024" w:type="dxa"/>
          </w:tcPr>
          <w:p w14:paraId="1023381B" w14:textId="77777777" w:rsidR="00916CE7" w:rsidRDefault="00916CE7" w:rsidP="00916CE7">
            <w:pPr>
              <w:pStyle w:val="EngInd"/>
              <w:jc w:val="both"/>
            </w:pPr>
            <w:r>
              <w:t>Our Father in heaven, may Your Name be holy</w:t>
            </w:r>
            <w:r>
              <w:rPr>
                <w:rStyle w:val="FootnoteReference"/>
              </w:rPr>
              <w:footnoteReference w:id="1"/>
            </w:r>
            <w:r>
              <w:t>.</w:t>
            </w:r>
          </w:p>
        </w:tc>
        <w:tc>
          <w:tcPr>
            <w:tcW w:w="3024" w:type="dxa"/>
          </w:tcPr>
          <w:p w14:paraId="322C0B39" w14:textId="77777777" w:rsidR="00916CE7" w:rsidRDefault="00916CE7" w:rsidP="00916CE7">
            <w:pPr>
              <w:pStyle w:val="EngInd"/>
              <w:jc w:val="both"/>
            </w:pPr>
            <w:r w:rsidRPr="002073E3">
              <w:t>Our Father Who art in</w:t>
            </w:r>
            <w:r>
              <w:t xml:space="preserve"> heaven, hallowed be Thy Name. </w:t>
            </w:r>
          </w:p>
        </w:tc>
        <w:tc>
          <w:tcPr>
            <w:tcW w:w="3024" w:type="dxa"/>
          </w:tcPr>
          <w:p w14:paraId="5EB75203" w14:textId="77777777" w:rsidR="00916CE7" w:rsidRPr="002073E3" w:rsidRDefault="00916CE7" w:rsidP="00916CE7">
            <w:pPr>
              <w:pStyle w:val="Coptic"/>
            </w:pPr>
            <w:r>
              <w:t>Ϫⲉ Ⲡⲉⲛⲓⲱⲧ ⲉⲧ ϧⲉⲛ ⲛⲓⲫⲏⲟⲩⲓ: ⲙⲁⲣⲉϥⲧⲟⲩⲃⲟ ⲛ̀ϫⲉ ⲡⲉⲕⲣⲁⲛ:</w:t>
            </w:r>
          </w:p>
        </w:tc>
      </w:tr>
      <w:tr w:rsidR="00916CE7" w14:paraId="41ECC582" w14:textId="77777777" w:rsidTr="00916CE7">
        <w:tc>
          <w:tcPr>
            <w:tcW w:w="3024" w:type="dxa"/>
          </w:tcPr>
          <w:p w14:paraId="4D674761" w14:textId="77777777" w:rsidR="00916CE7" w:rsidRDefault="00916CE7" w:rsidP="00916CE7">
            <w:pPr>
              <w:pStyle w:val="EngInd"/>
              <w:jc w:val="both"/>
            </w:pPr>
            <w:r>
              <w:t>May Your Kingdom come. May Your will be done, on earth as it is in heaven.</w:t>
            </w:r>
          </w:p>
        </w:tc>
        <w:tc>
          <w:tcPr>
            <w:tcW w:w="3024" w:type="dxa"/>
          </w:tcPr>
          <w:p w14:paraId="0E2A3DE4" w14:textId="77777777" w:rsidR="00916CE7" w:rsidRPr="002073E3" w:rsidRDefault="00916CE7" w:rsidP="00916CE7">
            <w:pPr>
              <w:pStyle w:val="EngInd"/>
              <w:jc w:val="both"/>
            </w:pPr>
            <w:r w:rsidRPr="002073E3">
              <w:t>Thy Kingdom come.  Thy will be done</w:t>
            </w:r>
            <w:r>
              <w:t xml:space="preserve">, on earth as it is in heaven. </w:t>
            </w:r>
          </w:p>
        </w:tc>
        <w:tc>
          <w:tcPr>
            <w:tcW w:w="3024" w:type="dxa"/>
          </w:tcPr>
          <w:p w14:paraId="05950BA7" w14:textId="77777777" w:rsidR="00916CE7" w:rsidRDefault="00916CE7" w:rsidP="00916CE7">
            <w:pPr>
              <w:pStyle w:val="Coptic"/>
            </w:pPr>
            <w:r>
              <w:t>Ⲙⲁⲣⲉⲥⲓ̀ ⲛ̀ϫⲉ ⲧⲉⲕⲙⲉⲧⲟⲩⲣⲟ: ⲡⲉⲧⲉϩⲛⲁⲕ ⲙⲁⲣⲉⲥϥϣⲱⲡⲓ: ⲙ̀ⲫ̀ⲣⲏϯ ϧⲉⲛ ⲧ̀ⲫⲉ ⲛⲉⲙ ϩⲓϫⲉⲛ ⲡⲓⲕⲁϩⲓ:</w:t>
            </w:r>
          </w:p>
        </w:tc>
      </w:tr>
      <w:tr w:rsidR="00916CE7" w14:paraId="25E028CB" w14:textId="77777777" w:rsidTr="00916CE7">
        <w:tc>
          <w:tcPr>
            <w:tcW w:w="3024" w:type="dxa"/>
          </w:tcPr>
          <w:p w14:paraId="3361DCC7" w14:textId="77777777" w:rsidR="00916CE7" w:rsidRDefault="00916CE7"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4C5F7BE2" w14:textId="77777777" w:rsidR="00916CE7" w:rsidRPr="002073E3" w:rsidRDefault="00916CE7"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062072C8" w14:textId="77777777" w:rsidR="00916CE7" w:rsidRDefault="00916CE7"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916CE7" w14:paraId="2CDF8969" w14:textId="77777777" w:rsidTr="00916CE7">
        <w:tc>
          <w:tcPr>
            <w:tcW w:w="3024" w:type="dxa"/>
          </w:tcPr>
          <w:p w14:paraId="2389A7D3" w14:textId="77777777" w:rsidR="00916CE7" w:rsidRDefault="00916CE7" w:rsidP="00916CE7">
            <w:pPr>
              <w:pStyle w:val="EngInd"/>
              <w:jc w:val="both"/>
            </w:pPr>
            <w:r>
              <w:t>in Christ Jesus our Lord. For Your is the Kingdom, the power and the glory, forever and ever. Amen.</w:t>
            </w:r>
          </w:p>
        </w:tc>
        <w:tc>
          <w:tcPr>
            <w:tcW w:w="3024" w:type="dxa"/>
          </w:tcPr>
          <w:p w14:paraId="72F80657" w14:textId="77777777" w:rsidR="00916CE7" w:rsidRPr="002073E3" w:rsidRDefault="00916CE7" w:rsidP="00916CE7">
            <w:pPr>
              <w:pStyle w:val="EngInd"/>
              <w:jc w:val="both"/>
            </w:pPr>
            <w:r w:rsidRPr="002073E3">
              <w:t>in Christ Jesus our Lord.  For Thine is the Kingdom, the power and the glory, forever and ever.  Amen.</w:t>
            </w:r>
          </w:p>
        </w:tc>
        <w:tc>
          <w:tcPr>
            <w:tcW w:w="3024" w:type="dxa"/>
          </w:tcPr>
          <w:p w14:paraId="30183CC1" w14:textId="77777777" w:rsidR="00916CE7" w:rsidRDefault="00916CE7"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7C9715A4" w14:textId="77777777" w:rsidR="00916CE7" w:rsidRPr="005C6C2F" w:rsidRDefault="00916CE7" w:rsidP="00964F23">
      <w:pPr>
        <w:rPr>
          <w:i/>
        </w:rPr>
      </w:pPr>
    </w:p>
    <w:p w14:paraId="7DDC8D5C" w14:textId="77777777" w:rsidR="00346189" w:rsidRDefault="00346189" w:rsidP="00837F89">
      <w:pPr>
        <w:pStyle w:val="Body"/>
      </w:pPr>
      <w:bookmarkStart w:id="52" w:name="_Toc410196173"/>
      <w:bookmarkStart w:id="53" w:name="_Toc410196405"/>
      <w:bookmarkStart w:id="54" w:name="_Toc410196907"/>
      <w:bookmarkStart w:id="55" w:name="_Ref435789546"/>
      <w:bookmarkStart w:id="56" w:name="_Ref435789552"/>
      <w:r>
        <w:br w:type="page"/>
      </w:r>
    </w:p>
    <w:p w14:paraId="25BA8728" w14:textId="2065D657" w:rsidR="00964F23" w:rsidRDefault="00964F23" w:rsidP="00964F23">
      <w:pPr>
        <w:pStyle w:val="Heading3"/>
      </w:pPr>
      <w:bookmarkStart w:id="57" w:name="_Ref445106453"/>
      <w:bookmarkStart w:id="58" w:name="_Toc485884461"/>
      <w:r>
        <w:lastRenderedPageBreak/>
        <w:t>The Psalms of the Eleventh Hour (Little Vespers)</w:t>
      </w:r>
      <w:bookmarkEnd w:id="52"/>
      <w:bookmarkEnd w:id="53"/>
      <w:bookmarkEnd w:id="54"/>
      <w:bookmarkEnd w:id="55"/>
      <w:bookmarkEnd w:id="56"/>
      <w:bookmarkEnd w:id="57"/>
      <w:bookmarkEnd w:id="58"/>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43BE0B58" w14:textId="1F961F46" w:rsidR="001A38AB" w:rsidRDefault="001A38AB" w:rsidP="00266A55">
      <w:pPr>
        <w:pStyle w:val="Heading5"/>
      </w:pPr>
      <w:bookmarkStart w:id="59" w:name="_Ref411967832"/>
      <w:r>
        <w:t>The Lord's Prayer</w:t>
      </w:r>
      <w:bookmarkEnd w:id="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70" w:type="dxa"/>
          <w:right w:w="170" w:type="dxa"/>
        </w:tblCellMar>
        <w:tblLook w:val="04A0" w:firstRow="1" w:lastRow="0" w:firstColumn="1" w:lastColumn="0" w:noHBand="0" w:noVBand="1"/>
      </w:tblPr>
      <w:tblGrid>
        <w:gridCol w:w="2944"/>
        <w:gridCol w:w="2945"/>
        <w:gridCol w:w="2967"/>
      </w:tblGrid>
      <w:tr w:rsidR="002073E3" w14:paraId="7C2F06A9" w14:textId="77777777" w:rsidTr="00916CE7">
        <w:tc>
          <w:tcPr>
            <w:tcW w:w="3024" w:type="dxa"/>
          </w:tcPr>
          <w:p w14:paraId="4F50BD6B" w14:textId="11C28F18" w:rsidR="002073E3" w:rsidRDefault="002073E3" w:rsidP="00916CE7">
            <w:pPr>
              <w:pStyle w:val="EngInd"/>
              <w:jc w:val="both"/>
            </w:pPr>
            <w:r>
              <w:t>Our Father in heaven, may Your Name be holy</w:t>
            </w:r>
            <w:r>
              <w:rPr>
                <w:rStyle w:val="FootnoteReference"/>
              </w:rPr>
              <w:footnoteReference w:id="2"/>
            </w:r>
            <w:r>
              <w:t>.</w:t>
            </w:r>
          </w:p>
        </w:tc>
        <w:tc>
          <w:tcPr>
            <w:tcW w:w="3024" w:type="dxa"/>
          </w:tcPr>
          <w:p w14:paraId="677F8BC8" w14:textId="04AA4CA1" w:rsidR="002073E3" w:rsidRDefault="002073E3" w:rsidP="00916CE7">
            <w:pPr>
              <w:pStyle w:val="EngInd"/>
              <w:jc w:val="both"/>
            </w:pPr>
            <w:r w:rsidRPr="002073E3">
              <w:t>Our Father Who art in</w:t>
            </w:r>
            <w:r>
              <w:t xml:space="preserve"> heaven, hallowed be Thy Name. </w:t>
            </w:r>
          </w:p>
        </w:tc>
        <w:tc>
          <w:tcPr>
            <w:tcW w:w="3024" w:type="dxa"/>
          </w:tcPr>
          <w:p w14:paraId="232276A9" w14:textId="201167EF" w:rsidR="002073E3" w:rsidRPr="002073E3" w:rsidRDefault="002073E3" w:rsidP="00916CE7">
            <w:pPr>
              <w:pStyle w:val="Coptic"/>
            </w:pPr>
            <w:r>
              <w:t>Ϫⲉ Ⲡⲉⲛⲓⲱⲧ ⲉⲧ ϧⲉⲛ ⲛⲓⲫⲏⲟⲩⲓ: ⲙⲁⲣⲉϥⲧⲟⲩⲃⲟ ⲛ̀ϫⲉ ⲡⲉⲕⲣⲁⲛ:</w:t>
            </w:r>
          </w:p>
        </w:tc>
      </w:tr>
      <w:tr w:rsidR="002073E3" w14:paraId="19714322" w14:textId="77777777" w:rsidTr="00916CE7">
        <w:tc>
          <w:tcPr>
            <w:tcW w:w="3024" w:type="dxa"/>
          </w:tcPr>
          <w:p w14:paraId="63C5ADEF" w14:textId="0B58ED99" w:rsidR="002073E3" w:rsidRDefault="002073E3" w:rsidP="00916CE7">
            <w:pPr>
              <w:pStyle w:val="EngInd"/>
              <w:jc w:val="both"/>
            </w:pPr>
            <w:r>
              <w:t>May Your Kingdom come. May Your will be done, on earth as it is in heaven.</w:t>
            </w:r>
          </w:p>
        </w:tc>
        <w:tc>
          <w:tcPr>
            <w:tcW w:w="3024" w:type="dxa"/>
          </w:tcPr>
          <w:p w14:paraId="31AE83D0" w14:textId="6FF836A6" w:rsidR="002073E3" w:rsidRPr="002073E3" w:rsidRDefault="002073E3" w:rsidP="00916CE7">
            <w:pPr>
              <w:pStyle w:val="EngInd"/>
              <w:jc w:val="both"/>
            </w:pPr>
            <w:r w:rsidRPr="002073E3">
              <w:t>Thy Kingdom come.  Thy will be done</w:t>
            </w:r>
            <w:r>
              <w:t xml:space="preserve">, on earth as it is in heaven. </w:t>
            </w:r>
          </w:p>
        </w:tc>
        <w:tc>
          <w:tcPr>
            <w:tcW w:w="3024" w:type="dxa"/>
          </w:tcPr>
          <w:p w14:paraId="0F03A22D" w14:textId="20558195" w:rsidR="002073E3" w:rsidRDefault="002073E3" w:rsidP="00916CE7">
            <w:pPr>
              <w:pStyle w:val="Coptic"/>
            </w:pPr>
            <w:r>
              <w:t>Ⲙⲁⲣⲉⲥⲓ̀ ⲛ̀ϫⲉ ⲧⲉⲕⲙⲉⲧⲟⲩⲣⲟ: ⲡⲉⲧⲉϩⲛⲁⲕ ⲙⲁⲣⲉⲥϥϣⲱⲡⲓ: ⲙ̀ⲫ̀ⲣⲏϯ ϧⲉⲛ ⲧ̀ⲫⲉ ⲛⲉⲙ ϩⲓϫⲉⲛ ⲡⲓⲕⲁϩⲓ:</w:t>
            </w:r>
          </w:p>
        </w:tc>
      </w:tr>
      <w:tr w:rsidR="002073E3" w14:paraId="180727B6" w14:textId="77777777" w:rsidTr="00916CE7">
        <w:tc>
          <w:tcPr>
            <w:tcW w:w="3024" w:type="dxa"/>
          </w:tcPr>
          <w:p w14:paraId="26538428" w14:textId="6D9FD075" w:rsidR="002073E3" w:rsidRDefault="002073E3" w:rsidP="00916CE7">
            <w:pPr>
              <w:pStyle w:val="EngInd"/>
              <w:jc w:val="both"/>
            </w:pPr>
            <w:r>
              <w:t>Give us our bread of tomorrow, today. Forgive us our trespasses, as we forgive those who trespass against us. And lead us not into temptation, but deliver us from the evil one;</w:t>
            </w:r>
          </w:p>
        </w:tc>
        <w:tc>
          <w:tcPr>
            <w:tcW w:w="3024" w:type="dxa"/>
          </w:tcPr>
          <w:p w14:paraId="6D01CA32" w14:textId="270D1C74" w:rsidR="002073E3" w:rsidRPr="002073E3" w:rsidRDefault="002073E3" w:rsidP="00916CE7">
            <w:pPr>
              <w:pStyle w:val="EngInd"/>
              <w:jc w:val="both"/>
            </w:pPr>
            <w:r>
              <w:t>Give us this day our daily bread,</w:t>
            </w:r>
            <w:r w:rsidRPr="002073E3">
              <w:t xml:space="preserve"> and forgive us our trespasses as we forgive those who trespass against us.  And lead us not into temptation, bu</w:t>
            </w:r>
            <w:r>
              <w:t>t deliver us from the Evil One;</w:t>
            </w:r>
          </w:p>
        </w:tc>
        <w:tc>
          <w:tcPr>
            <w:tcW w:w="3024" w:type="dxa"/>
          </w:tcPr>
          <w:p w14:paraId="78B6CDEE" w14:textId="3D096309" w:rsidR="002073E3" w:rsidRDefault="002073E3" w:rsidP="00916CE7">
            <w:pPr>
              <w:pStyle w:val="Coptic"/>
            </w:pPr>
            <w:r>
              <w:t>Ⲡⲉⲛⲱⲓⲕ ⲛ̀ⲧⲉ ⲣⲁⲥϯ ⲙⲏⲓϥ ⲛⲁⲛ ⲙ̀ⲫⲟⲟⲩ: ⲟⲩⲟϩ ⲭⲁ ⲛⲏⲉ̀ⲧⲉⲣⲟⲛ ⲛⲁⲛ ⲉ̀ⲃⲟⲗ: ⲙ̀ⲫ̀ⲣⲏϯ ϩⲱⲛ ⲛ̀ⲧⲉⲛⲭⲱ ⲉ̀ⲃⲟⲗ ⲛ̀ⲛⲏⲉ̀ⲧⲉ ⲟⲩⲟⲛ ⲛ̀ⲧⲁⲛ ⲉ̀ⲣⲱⲟⲩ: ⲟⲩⲟϩ ⲙ̀ⲡⲉⲣⲉⲛⲧⲉⲛ ⲉ̀ϧⲟⲩⲛ ⲉ̀ⲡⲓⲣⲁⲥⲙⲟⲥ ⲁⲗⲗⲁ ⲛⲁϩⲙⲉⲛ ⲉ̀ⲃⲟⲗ ϩⲁ ⲡⲓⲡⲉⲧϩⲱⲟⲩ.</w:t>
            </w:r>
          </w:p>
        </w:tc>
      </w:tr>
      <w:tr w:rsidR="002073E3" w14:paraId="65EACA5A" w14:textId="77777777" w:rsidTr="00916CE7">
        <w:tc>
          <w:tcPr>
            <w:tcW w:w="3024" w:type="dxa"/>
          </w:tcPr>
          <w:p w14:paraId="40FB909E" w14:textId="1A0BDC73" w:rsidR="002073E3" w:rsidRDefault="002073E3" w:rsidP="002073E3">
            <w:pPr>
              <w:pStyle w:val="EngInd"/>
              <w:jc w:val="both"/>
            </w:pPr>
            <w:r>
              <w:t>in Christ Jesus our Lord. For Your is the Kingdom, the power and the glory, forever and ever. Amen.</w:t>
            </w:r>
          </w:p>
        </w:tc>
        <w:tc>
          <w:tcPr>
            <w:tcW w:w="3024" w:type="dxa"/>
          </w:tcPr>
          <w:p w14:paraId="0DE7C5B5" w14:textId="2581E5CA" w:rsidR="002073E3" w:rsidRPr="002073E3" w:rsidRDefault="002073E3" w:rsidP="002073E3">
            <w:pPr>
              <w:pStyle w:val="EngInd"/>
              <w:jc w:val="both"/>
            </w:pPr>
            <w:r w:rsidRPr="002073E3">
              <w:t>in Christ Jesus our Lord.  For Thine is the Kingdom, the power and the glory, forever and ever.  Amen.</w:t>
            </w:r>
          </w:p>
        </w:tc>
        <w:tc>
          <w:tcPr>
            <w:tcW w:w="3024" w:type="dxa"/>
          </w:tcPr>
          <w:p w14:paraId="0F986F19" w14:textId="6CF8F50B" w:rsidR="002073E3" w:rsidRDefault="002073E3" w:rsidP="00916CE7">
            <w:pPr>
              <w:pStyle w:val="Coptic"/>
            </w:pPr>
            <w:r>
              <w:t>Ϧⲉⲛ Ⲡⲓⲭ̀ⲣⲓⲧⲟⲥ Ⲓⲏⲥⲟⲩⲥ ⲠⲉⲛϬⲟⲓⲥ: ϫⲉ ⲑⲱⲕ ⲧⲉ ϯⲙⲉⲧⲟⲩⲣⲟ ⲛⲉⲙ ϯϫⲟⲙ ⲛⲉⲙ ⲡⲓⲱ̀ⲟⲩ ϣⲁ ⲉ̀ⲛⲉϩ: ⲁ̀ⲙⲉⲛ.</w:t>
            </w:r>
          </w:p>
        </w:tc>
      </w:tr>
    </w:tbl>
    <w:p w14:paraId="1B7C3972" w14:textId="77777777" w:rsidR="002073E3" w:rsidRDefault="002073E3" w:rsidP="003C1C36">
      <w:pPr>
        <w:pStyle w:val="Prose"/>
      </w:pPr>
    </w:p>
    <w:p w14:paraId="6CC60ECD" w14:textId="77777777" w:rsidR="001A38AB" w:rsidRDefault="001A38AB" w:rsidP="001A38AB">
      <w:pPr>
        <w:pStyle w:val="Heading5"/>
      </w:pPr>
      <w:bookmarkStart w:id="60" w:name="_Ref411967872"/>
      <w:r>
        <w:t>The Prayer of Thanksgiving</w:t>
      </w:r>
      <w:bookmarkEnd w:id="60"/>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lastRenderedPageBreak/>
        <w:t xml:space="preserve">Let us also ask Him, the Lord our God, the Pantocrator, to guard us in all peace this holy day and all the days of our life. </w:t>
      </w:r>
    </w:p>
    <w:p w14:paraId="2B68EF9B" w14:textId="48194F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rsidR="00266A55">
        <w:t>rself</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0E0A733B" w:rsidR="001A38AB" w:rsidRDefault="001A38AB" w:rsidP="00BD252D">
      <w:pPr>
        <w:pStyle w:val="Prose"/>
      </w:pPr>
      <w:r>
        <w:t>But those things which are good and profitable</w:t>
      </w:r>
      <w:r w:rsidR="00266A55">
        <w:t>,</w:t>
      </w:r>
      <w:r>
        <w:t xml:space="preserv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7E1811FF"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E2EAC">
        <w:rPr>
          <w:noProof/>
          <w:lang w:val="en-GB"/>
        </w:rPr>
        <w:t>163</w:t>
      </w:r>
      <w:r w:rsidR="003A78C2">
        <w:rPr>
          <w:lang w:val="en-GB"/>
        </w:rPr>
        <w:fldChar w:fldCharType="end"/>
      </w:r>
    </w:p>
    <w:p w14:paraId="18E9E0B3" w14:textId="30CD8FF8" w:rsidR="001A38AB" w:rsidRPr="001A38AB" w:rsidRDefault="00266A55" w:rsidP="001A38AB">
      <w:pPr>
        <w:pStyle w:val="Rubric"/>
        <w:rPr>
          <w:lang w:val="en-GB"/>
        </w:rPr>
      </w:pPr>
      <w:r>
        <w:rPr>
          <w:lang w:val="en-GB"/>
        </w:rPr>
        <w:t>Then say,</w:t>
      </w:r>
      <w:r w:rsidR="001A38AB" w:rsidRPr="001A4291">
        <w:rPr>
          <w:lang w:val="en-GB"/>
        </w:rPr>
        <w:t>,</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1" w:name="_Ref434576694"/>
      <w:r>
        <w:rPr>
          <w:lang w:val="en-GB"/>
        </w:rPr>
        <w:t>The Psalms</w:t>
      </w:r>
      <w:r w:rsidR="00F14AA6">
        <w:rPr>
          <w:lang w:val="en-GB"/>
        </w:rPr>
        <w:t xml:space="preserve"> of Sunset (Vespers)</w:t>
      </w:r>
      <w:bookmarkEnd w:id="61"/>
    </w:p>
    <w:p w14:paraId="271CA490" w14:textId="4B3500C2"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E2EAC">
        <w:rPr>
          <w:noProof/>
        </w:rPr>
        <w:t>275</w:t>
      </w:r>
      <w:r w:rsidR="003A78C2">
        <w:fldChar w:fldCharType="end"/>
      </w:r>
    </w:p>
    <w:p w14:paraId="10E2000F" w14:textId="2C28780E"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E2EAC">
        <w:rPr>
          <w:noProof/>
        </w:rPr>
        <w:t>275</w:t>
      </w:r>
      <w:r w:rsidR="003A78C2">
        <w:fldChar w:fldCharType="end"/>
      </w:r>
    </w:p>
    <w:p w14:paraId="4928E776" w14:textId="41FB7114"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E2EAC">
        <w:rPr>
          <w:noProof/>
        </w:rPr>
        <w:t>293</w:t>
      </w:r>
      <w:r w:rsidR="003A78C2">
        <w:fldChar w:fldCharType="end"/>
      </w:r>
    </w:p>
    <w:p w14:paraId="4144738E" w14:textId="0B68D5E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E2EAC">
        <w:rPr>
          <w:noProof/>
        </w:rPr>
        <w:t>294</w:t>
      </w:r>
      <w:r w:rsidR="003A78C2">
        <w:fldChar w:fldCharType="end"/>
      </w:r>
    </w:p>
    <w:p w14:paraId="7A11F8AE" w14:textId="4081F8D2"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E2EAC">
        <w:rPr>
          <w:noProof/>
        </w:rPr>
        <w:t>295</w:t>
      </w:r>
      <w:r w:rsidR="003A78C2">
        <w:fldChar w:fldCharType="end"/>
      </w:r>
    </w:p>
    <w:p w14:paraId="1E7E3335" w14:textId="17DC5E01"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E2EAC">
        <w:rPr>
          <w:noProof/>
        </w:rPr>
        <w:t>296</w:t>
      </w:r>
      <w:r w:rsidR="003A78C2">
        <w:fldChar w:fldCharType="end"/>
      </w:r>
    </w:p>
    <w:p w14:paraId="6A7F45CD" w14:textId="010D05B6"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E2EAC">
        <w:rPr>
          <w:noProof/>
        </w:rPr>
        <w:t>297</w:t>
      </w:r>
      <w:r w:rsidR="003A78C2">
        <w:fldChar w:fldCharType="end"/>
      </w:r>
    </w:p>
    <w:p w14:paraId="2FA5C99A" w14:textId="7684649E"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E2EAC">
        <w:rPr>
          <w:noProof/>
        </w:rPr>
        <w:t>298</w:t>
      </w:r>
      <w:r w:rsidR="003A78C2">
        <w:fldChar w:fldCharType="end"/>
      </w:r>
    </w:p>
    <w:p w14:paraId="0633E3A7" w14:textId="4A29B1CA"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E2EAC">
        <w:rPr>
          <w:noProof/>
        </w:rPr>
        <w:t>299</w:t>
      </w:r>
      <w:r w:rsidR="003A78C2">
        <w:fldChar w:fldCharType="end"/>
      </w:r>
    </w:p>
    <w:p w14:paraId="0FB134D2" w14:textId="41BB1288" w:rsidR="00E54261" w:rsidRDefault="001744DD" w:rsidP="00AC19C5">
      <w:pPr>
        <w:pStyle w:val="EngHang"/>
        <w:tabs>
          <w:tab w:val="left" w:leader="dot" w:pos="8280"/>
        </w:tabs>
      </w:pPr>
      <w:r>
        <w:lastRenderedPageBreak/>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E2EAC">
        <w:rPr>
          <w:noProof/>
        </w:rPr>
        <w:t>300</w:t>
      </w:r>
      <w:r w:rsidR="003A78C2">
        <w:fldChar w:fldCharType="end"/>
      </w:r>
    </w:p>
    <w:p w14:paraId="1C4403C7" w14:textId="43499A8B"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E2EAC">
        <w:rPr>
          <w:noProof/>
        </w:rPr>
        <w:t>301</w:t>
      </w:r>
      <w:r w:rsidR="003A78C2">
        <w:fldChar w:fldCharType="end"/>
      </w:r>
    </w:p>
    <w:p w14:paraId="7851B890" w14:textId="6391BD91"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E2EAC">
        <w:rPr>
          <w:noProof/>
        </w:rPr>
        <w:t>302</w:t>
      </w:r>
      <w:r w:rsidR="003A78C2">
        <w:fldChar w:fldCharType="end"/>
      </w:r>
    </w:p>
    <w:p w14:paraId="72227341" w14:textId="0387FD5E" w:rsidR="00E54261" w:rsidRPr="00E54261" w:rsidRDefault="00E54261" w:rsidP="00E54261">
      <w:pPr>
        <w:pStyle w:val="Heading5"/>
        <w:rPr>
          <w:lang w:val="en-GB"/>
        </w:rPr>
      </w:pPr>
      <w:r>
        <w:rPr>
          <w:lang w:val="en-GB"/>
        </w:rPr>
        <w:t>The Gospel from St. Luke</w:t>
      </w:r>
      <w:r w:rsidRPr="00E54261">
        <w:rPr>
          <w:lang w:val="en-GB"/>
        </w:rPr>
        <w:t xml:space="preserve"> 4</w:t>
      </w:r>
      <w:r w:rsidR="00F8012C">
        <w:rPr>
          <w:lang w:val="en-GB"/>
        </w:rPr>
        <w:t>:38-</w:t>
      </w:r>
      <w:r w:rsidR="00FE0AE4">
        <w:rPr>
          <w:lang w:val="en-GB"/>
        </w:rPr>
        <w:t>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3"/>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C807AF6" w:rsidR="00E54261" w:rsidRDefault="00E54261" w:rsidP="00E54261">
      <w:pPr>
        <w:pStyle w:val="Rubric"/>
        <w:rPr>
          <w:lang w:val="en-GB"/>
        </w:rPr>
      </w:pPr>
      <w:r w:rsidRPr="00E54261">
        <w:rPr>
          <w:lang w:val="en-GB"/>
        </w:rPr>
        <w:tab/>
      </w:r>
      <w:r w:rsidR="00266A55">
        <w:rPr>
          <w:lang w:val="en-GB"/>
        </w:rPr>
        <w:t>Then say</w:t>
      </w:r>
      <w:r w:rsidRPr="00E54261">
        <w:rPr>
          <w:lang w:val="en-GB"/>
        </w:rPr>
        <w:t xml:space="preserve">: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4"/>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2" w:name="_Ref411969137"/>
      <w:r>
        <w:rPr>
          <w:lang w:val="en-GB"/>
        </w:rPr>
        <w:t>Holy, Holy, Holy</w:t>
      </w:r>
      <w:bookmarkEnd w:id="62"/>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 xml:space="preserve">Accept, O God, our doxology which has now been made, and deliver us from the wiles </w:t>
      </w:r>
      <w:r w:rsidRPr="00E54261">
        <w:lastRenderedPageBreak/>
        <w:t>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3" w:name="_Ref411969145"/>
      <w:r>
        <w:t>The Prayer of the Hours</w:t>
      </w:r>
      <w:bookmarkEnd w:id="63"/>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4" w:name="_Toc410196174"/>
      <w:bookmarkStart w:id="65" w:name="_Toc410196406"/>
      <w:bookmarkStart w:id="66" w:name="_Toc410196908"/>
      <w:bookmarkStart w:id="67" w:name="_Ref434565022"/>
      <w:bookmarkStart w:id="68" w:name="_Ref434565029"/>
      <w:r>
        <w:br w:type="page"/>
      </w:r>
    </w:p>
    <w:p w14:paraId="52132DF2" w14:textId="77777777" w:rsidR="006869EE" w:rsidRDefault="006869EE" w:rsidP="006869EE">
      <w:pPr>
        <w:pStyle w:val="Heading3"/>
      </w:pPr>
      <w:bookmarkStart w:id="69" w:name="_Toc485884462"/>
      <w:r>
        <w:lastRenderedPageBreak/>
        <w:t>The Raising of Evening Incense</w:t>
      </w:r>
      <w:bookmarkEnd w:id="69"/>
    </w:p>
    <w:p w14:paraId="01FE6B91" w14:textId="5F18F124" w:rsidR="00A02728" w:rsidRPr="000D107E" w:rsidRDefault="006869EE" w:rsidP="006D6137">
      <w:pPr>
        <w:pStyle w:val="Rubric"/>
      </w:pPr>
      <w:r>
        <w:t>See</w:t>
      </w:r>
      <w:r w:rsidR="006D6137">
        <w:t xml:space="preserve"> </w:t>
      </w:r>
      <w:r w:rsidR="006D6137">
        <w:fldChar w:fldCharType="begin"/>
      </w:r>
      <w:r w:rsidR="006D6137">
        <w:instrText xml:space="preserve"> REF _Ref485108869 \h </w:instrText>
      </w:r>
      <w:r w:rsidR="006D6137">
        <w:fldChar w:fldCharType="separate"/>
      </w:r>
      <w:r w:rsidR="000E2EAC">
        <w:t>The Raising of Incense</w:t>
      </w:r>
      <w:r w:rsidR="006D6137">
        <w:fldChar w:fldCharType="end"/>
      </w:r>
      <w:r w:rsidR="006D6137">
        <w:t xml:space="preserve">, page </w:t>
      </w:r>
      <w:r w:rsidR="006D6137">
        <w:fldChar w:fldCharType="begin"/>
      </w:r>
      <w:r w:rsidR="006D6137">
        <w:instrText xml:space="preserve"> PAGEREF _Ref485108863 \h </w:instrText>
      </w:r>
      <w:r w:rsidR="006D6137">
        <w:fldChar w:fldCharType="separate"/>
      </w:r>
      <w:r w:rsidR="000E2EAC">
        <w:rPr>
          <w:noProof/>
        </w:rPr>
        <w:t>668</w:t>
      </w:r>
      <w:r w:rsidR="006D6137">
        <w:fldChar w:fldCharType="end"/>
      </w:r>
      <w:r w:rsidR="006D6137">
        <w:t>.</w:t>
      </w:r>
      <w:r w:rsidR="00346189">
        <w:br w:type="page"/>
      </w:r>
      <w:bookmarkEnd w:id="64"/>
      <w:bookmarkEnd w:id="65"/>
      <w:bookmarkEnd w:id="66"/>
      <w:bookmarkEnd w:id="67"/>
      <w:bookmarkEnd w:id="68"/>
    </w:p>
    <w:p w14:paraId="18715C71" w14:textId="77777777" w:rsidR="00964F23" w:rsidRDefault="00964F23" w:rsidP="00964F23">
      <w:pPr>
        <w:pStyle w:val="Heading2"/>
      </w:pPr>
      <w:bookmarkStart w:id="70" w:name="_Toc410196175"/>
      <w:bookmarkStart w:id="71" w:name="_Toc410196407"/>
      <w:bookmarkStart w:id="72" w:name="_Toc410196909"/>
      <w:bookmarkStart w:id="73" w:name="_Toc485884419"/>
      <w:bookmarkStart w:id="74" w:name="Compline"/>
      <w:bookmarkEnd w:id="24"/>
      <w:r>
        <w:lastRenderedPageBreak/>
        <w:t>After Supper: Retiring</w:t>
      </w:r>
      <w:r>
        <w:rPr>
          <w:rStyle w:val="FootnoteReference"/>
        </w:rPr>
        <w:footnoteReference w:id="5"/>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6B7ECA04" w14:textId="0A921C05"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85884463" w:history="1">
            <w:r w:rsidR="00710C7C" w:rsidRPr="00F818FC">
              <w:rPr>
                <w:rStyle w:val="Hyperlink"/>
                <w:noProof/>
              </w:rPr>
              <w:t>The Psalms of the Twelfth Hour</w:t>
            </w:r>
            <w:r w:rsidR="00710C7C">
              <w:rPr>
                <w:noProof/>
                <w:webHidden/>
              </w:rPr>
              <w:tab/>
            </w:r>
            <w:r w:rsidR="00710C7C">
              <w:rPr>
                <w:noProof/>
                <w:webHidden/>
              </w:rPr>
              <w:fldChar w:fldCharType="begin"/>
            </w:r>
            <w:r w:rsidR="00710C7C">
              <w:rPr>
                <w:noProof/>
                <w:webHidden/>
              </w:rPr>
              <w:instrText xml:space="preserve"> PAGEREF _Toc485884463 \h </w:instrText>
            </w:r>
            <w:r w:rsidR="00710C7C">
              <w:rPr>
                <w:noProof/>
                <w:webHidden/>
              </w:rPr>
            </w:r>
            <w:r w:rsidR="00710C7C">
              <w:rPr>
                <w:noProof/>
                <w:webHidden/>
              </w:rPr>
              <w:fldChar w:fldCharType="separate"/>
            </w:r>
            <w:r w:rsidR="000E2EAC">
              <w:rPr>
                <w:noProof/>
                <w:webHidden/>
              </w:rPr>
              <w:t>22</w:t>
            </w:r>
            <w:r w:rsidR="00710C7C">
              <w:rPr>
                <w:noProof/>
                <w:webHidden/>
              </w:rPr>
              <w:fldChar w:fldCharType="end"/>
            </w:r>
          </w:hyperlink>
        </w:p>
        <w:p w14:paraId="7A18DA62" w14:textId="7D6DF20B" w:rsidR="00710C7C" w:rsidRDefault="002758BE">
          <w:pPr>
            <w:pStyle w:val="TOC3"/>
            <w:tabs>
              <w:tab w:val="right" w:leader="dot" w:pos="8846"/>
            </w:tabs>
            <w:rPr>
              <w:rFonts w:asciiTheme="minorHAnsi" w:eastAsiaTheme="minorEastAsia" w:hAnsiTheme="minorHAnsi"/>
              <w:noProof/>
              <w:sz w:val="22"/>
              <w:lang w:val="en-US"/>
            </w:rPr>
          </w:pPr>
          <w:hyperlink w:anchor="_Toc485884464" w:history="1">
            <w:r w:rsidR="00710C7C" w:rsidRPr="00F818FC">
              <w:rPr>
                <w:rStyle w:val="Hyperlink"/>
                <w:noProof/>
              </w:rPr>
              <w:t>The Psalms of the Twelfth Hour (Old Rite)</w:t>
            </w:r>
            <w:r w:rsidR="00710C7C">
              <w:rPr>
                <w:noProof/>
                <w:webHidden/>
              </w:rPr>
              <w:tab/>
            </w:r>
            <w:r w:rsidR="00710C7C">
              <w:rPr>
                <w:noProof/>
                <w:webHidden/>
              </w:rPr>
              <w:fldChar w:fldCharType="begin"/>
            </w:r>
            <w:r w:rsidR="00710C7C">
              <w:rPr>
                <w:noProof/>
                <w:webHidden/>
              </w:rPr>
              <w:instrText xml:space="preserve"> PAGEREF _Toc485884464 \h </w:instrText>
            </w:r>
            <w:r w:rsidR="00710C7C">
              <w:rPr>
                <w:noProof/>
                <w:webHidden/>
              </w:rPr>
            </w:r>
            <w:r w:rsidR="00710C7C">
              <w:rPr>
                <w:noProof/>
                <w:webHidden/>
              </w:rPr>
              <w:fldChar w:fldCharType="separate"/>
            </w:r>
            <w:r w:rsidR="000E2EAC">
              <w:rPr>
                <w:noProof/>
                <w:webHidden/>
              </w:rPr>
              <w:t>27</w:t>
            </w:r>
            <w:r w:rsidR="00710C7C">
              <w:rPr>
                <w:noProof/>
                <w:webHidden/>
              </w:rPr>
              <w:fldChar w:fldCharType="end"/>
            </w:r>
          </w:hyperlink>
        </w:p>
        <w:p w14:paraId="267EE733" w14:textId="51949FDD" w:rsidR="00710C7C" w:rsidRDefault="002758BE">
          <w:pPr>
            <w:pStyle w:val="TOC3"/>
            <w:tabs>
              <w:tab w:val="right" w:leader="dot" w:pos="8846"/>
            </w:tabs>
            <w:rPr>
              <w:rFonts w:asciiTheme="minorHAnsi" w:eastAsiaTheme="minorEastAsia" w:hAnsiTheme="minorHAnsi"/>
              <w:noProof/>
              <w:sz w:val="22"/>
              <w:lang w:val="en-US"/>
            </w:rPr>
          </w:pPr>
          <w:hyperlink w:anchor="_Toc485884465" w:history="1">
            <w:r w:rsidR="00710C7C" w:rsidRPr="00F818FC">
              <w:rPr>
                <w:rStyle w:val="Hyperlink"/>
                <w:noProof/>
              </w:rPr>
              <w:t>The Prayer of the Veil</w:t>
            </w:r>
            <w:r w:rsidR="00710C7C">
              <w:rPr>
                <w:noProof/>
                <w:webHidden/>
              </w:rPr>
              <w:tab/>
            </w:r>
            <w:r w:rsidR="00710C7C">
              <w:rPr>
                <w:noProof/>
                <w:webHidden/>
              </w:rPr>
              <w:fldChar w:fldCharType="begin"/>
            </w:r>
            <w:r w:rsidR="00710C7C">
              <w:rPr>
                <w:noProof/>
                <w:webHidden/>
              </w:rPr>
              <w:instrText xml:space="preserve"> PAGEREF _Toc485884465 \h </w:instrText>
            </w:r>
            <w:r w:rsidR="00710C7C">
              <w:rPr>
                <w:noProof/>
                <w:webHidden/>
              </w:rPr>
            </w:r>
            <w:r w:rsidR="00710C7C">
              <w:rPr>
                <w:noProof/>
                <w:webHidden/>
              </w:rPr>
              <w:fldChar w:fldCharType="separate"/>
            </w:r>
            <w:r w:rsidR="000E2EAC">
              <w:rPr>
                <w:noProof/>
                <w:webHidden/>
              </w:rPr>
              <w:t>34</w:t>
            </w:r>
            <w:r w:rsidR="00710C7C">
              <w:rPr>
                <w:noProof/>
                <w:webHidden/>
              </w:rPr>
              <w:fldChar w:fldCharType="end"/>
            </w:r>
          </w:hyperlink>
        </w:p>
        <w:p w14:paraId="6F3A0055" w14:textId="57EE494C"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85884463"/>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4AA91ABA"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306C8546" w14:textId="17757E04"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E41A6D8" w14:textId="5AC9D3D8"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7AA9332" w14:textId="6B759697" w:rsidR="00AC19C5" w:rsidRDefault="00266A55" w:rsidP="00AC19C5">
      <w:pPr>
        <w:pStyle w:val="Rubric"/>
        <w:rPr>
          <w:lang w:val="en-US"/>
        </w:rPr>
      </w:pPr>
      <w:r>
        <w:rPr>
          <w:lang w:val="en-US"/>
        </w:rPr>
        <w:t>Then say</w:t>
      </w:r>
      <w:r w:rsidR="00AC19C5">
        <w:rPr>
          <w:lang w:val="en-US"/>
        </w:rPr>
        <w:t>,</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1E84DB18"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5C89ADF0" w14:textId="1FE8995D"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28E2C0BB" w14:textId="5260E741"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1E089908" w14:textId="75C39863"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AE38C3E" w14:textId="3905C016"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687F32E" w14:textId="005C83F9"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7888D837" w14:textId="264A54F4"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34DBB223" w14:textId="2C5FCF5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B4DC1CD" w14:textId="27F505F2"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110D48E" w14:textId="04F74805"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DB70176" w14:textId="23CEFC4F"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10BFD659" w14:textId="1CB2C1DD"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been </w:t>
      </w:r>
      <w:r>
        <w:lastRenderedPageBreak/>
        <w:t>revealed to him by the Holy Spirit that he would not see death before he had seen</w:t>
      </w:r>
      <w:r w:rsidR="00BD252D" w:rsidRPr="001A4291">
        <w:t xml:space="preserve"> the Lord Christ</w:t>
      </w:r>
      <w:r>
        <w:rPr>
          <w:rStyle w:val="FootnoteReference"/>
        </w:rPr>
        <w:footnoteReference w:id="6"/>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5836E85F" w:rsidR="00BD252D" w:rsidRPr="00BD252D" w:rsidRDefault="00266A55" w:rsidP="00BD252D">
      <w:pPr>
        <w:pStyle w:val="Rubric"/>
        <w:rPr>
          <w:rFonts w:cs="Segoe Script"/>
          <w:sz w:val="22"/>
          <w:lang w:val="en-GB"/>
        </w:rPr>
      </w:pPr>
      <w:r>
        <w:rPr>
          <w:lang w:val="en-GB"/>
        </w:rPr>
        <w:t>Then say</w:t>
      </w:r>
      <w:r w:rsidR="00BD252D" w:rsidRPr="001A4291">
        <w:rPr>
          <w:lang w:val="en-GB"/>
        </w:rPr>
        <w:t>,</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AB297E" w:rsidR="00BD252D" w:rsidRDefault="00266A55" w:rsidP="00BD252D">
      <w:pPr>
        <w:pStyle w:val="Rubric"/>
        <w:rPr>
          <w:lang w:val="en-GB"/>
        </w:rPr>
      </w:pPr>
      <w:r>
        <w:rPr>
          <w:lang w:val="en-GB"/>
        </w:rPr>
        <w:t>Then say</w:t>
      </w:r>
      <w:r w:rsidR="00BD252D">
        <w:rPr>
          <w:lang w:val="en-GB"/>
        </w:rPr>
        <w:t>: Lord hear us</w:t>
      </w:r>
      <w:r w:rsidR="00BD252D" w:rsidRPr="001A4291">
        <w:rPr>
          <w:lang w:val="en-GB"/>
        </w:rPr>
        <w:t>, have mercy on us and for</w:t>
      </w:r>
      <w:r w:rsidR="00BD252D" w:rsidRPr="001A4291">
        <w:rPr>
          <w:lang w:val="en-GB"/>
        </w:rPr>
        <w:softHyphen/>
        <w:t>give us our sins, Lord have mercy (Kirié</w:t>
      </w:r>
      <w:r w:rsidR="00BD252D">
        <w:rPr>
          <w:lang w:val="en-GB"/>
        </w:rPr>
        <w:t xml:space="preserve"> Eleison) </w:t>
      </w:r>
      <w:r w:rsidR="00C241B0">
        <w:rPr>
          <w:lang w:val="en-GB"/>
        </w:rPr>
        <w:t>50 (or 41</w:t>
      </w:r>
      <w:r w:rsidR="00C241B0">
        <w:rPr>
          <w:rStyle w:val="FootnoteReference"/>
          <w:lang w:val="en-GB"/>
        </w:rPr>
        <w:footnoteReference w:id="7"/>
      </w:r>
      <w:r w:rsidR="00C241B0">
        <w:rPr>
          <w:lang w:val="en-GB"/>
        </w:rPr>
        <w:t>)</w:t>
      </w:r>
      <w:r w:rsidR="00BD252D">
        <w:rPr>
          <w:lang w:val="en-GB"/>
        </w:rPr>
        <w:t xml:space="preserve">, </w:t>
      </w:r>
      <w:r w:rsidR="00BD252D" w:rsidRPr="001A4291">
        <w:rPr>
          <w:lang w:val="en-GB"/>
        </w:rPr>
        <w:t xml:space="preserve">Holy, </w:t>
      </w:r>
      <w:r w:rsidR="00BD252D">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BD252D" w:rsidRPr="001A4291">
        <w:rPr>
          <w:lang w:val="en-GB"/>
        </w:rPr>
        <w:t>), the Lord's Prayer and this ab</w:t>
      </w:r>
      <w:r w:rsidR="00BD252D"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lastRenderedPageBreak/>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6520180" w:rsidR="00BD252D" w:rsidRDefault="00266A55" w:rsidP="005F5CA1">
      <w:pPr>
        <w:pStyle w:val="Rubric"/>
        <w:rPr>
          <w:lang w:val="en-GB"/>
        </w:rPr>
      </w:pPr>
      <w:r>
        <w:rPr>
          <w:lang w:val="en-GB"/>
        </w:rPr>
        <w:t>Then say</w:t>
      </w:r>
      <w:r w:rsidR="00BD252D" w:rsidRPr="001A4291">
        <w:rPr>
          <w:lang w:val="en-GB"/>
        </w:rPr>
        <w:t xml:space="preserve">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BD252D"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0" w:name="_Toc485884464"/>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68A3B608"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FA51813" w14:textId="0D03CD09"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0B99716A" w14:textId="2C79E80D"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8A0A130" w14:textId="301D9AA9" w:rsidR="00441BAC" w:rsidRDefault="00266A55" w:rsidP="00441BAC">
      <w:pPr>
        <w:pStyle w:val="Rubric"/>
        <w:rPr>
          <w:lang w:val="en-US"/>
        </w:rPr>
      </w:pPr>
      <w:r>
        <w:rPr>
          <w:lang w:val="en-US"/>
        </w:rPr>
        <w:t>Then say</w:t>
      </w:r>
      <w:r w:rsidR="00441BAC">
        <w:rPr>
          <w:lang w:val="en-US"/>
        </w:rPr>
        <w:t>,</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38008835"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B75A28D" w14:textId="142CA8CC"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0AE9AF27" w14:textId="07120776"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41F119EC" w14:textId="6939DB03"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597C59C2" w14:textId="450F513F"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128C5E51" w14:textId="66B361D1"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2E0B000D" w14:textId="3C682E3C"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770DB628" w14:textId="50AA45F1"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641208A7" w14:textId="5DC80071"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22E2CCB4" w14:textId="7C7A9FBF"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71D3EDA7" w14:textId="1851B352"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6A511ED2" w14:textId="4C0C3A6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8"/>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t xml:space="preserve">Your </w:t>
      </w:r>
      <w:r>
        <w:lastRenderedPageBreak/>
        <w:t>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194F13C5" w14:textId="77777777" w:rsidR="00F02710" w:rsidRDefault="00F02710" w:rsidP="00F02710">
      <w:pPr>
        <w:pStyle w:val="EngHang"/>
      </w:pPr>
      <w:r>
        <w:t>God is with us!</w:t>
      </w:r>
    </w:p>
    <w:p w14:paraId="09B62537" w14:textId="77777777" w:rsidR="00F02710" w:rsidRDefault="00F02710" w:rsidP="00F02710">
      <w:pPr>
        <w:pStyle w:val="EngHang"/>
      </w:pPr>
      <w:r w:rsidRPr="00171317">
        <w:t xml:space="preserve">Know, </w:t>
      </w:r>
      <w:r>
        <w:t>all</w:t>
      </w:r>
      <w:r w:rsidRPr="00171317">
        <w:t xml:space="preserve"> </w:t>
      </w:r>
      <w:r>
        <w:t>nations</w:t>
      </w:r>
      <w:r w:rsidRPr="00171317">
        <w:t xml:space="preserve">, </w:t>
      </w:r>
      <w:r>
        <w:t>that God is with us!</w:t>
      </w:r>
    </w:p>
    <w:p w14:paraId="2BBE6EBF" w14:textId="77777777" w:rsidR="00F02710" w:rsidRDefault="00F02710" w:rsidP="00F02710">
      <w:pPr>
        <w:pStyle w:val="EngHang"/>
      </w:pPr>
      <w:r>
        <w:t xml:space="preserve">Know to the ends of the earth that God is with us! … </w:t>
      </w:r>
    </w:p>
    <w:p w14:paraId="43AB5EF7" w14:textId="77777777" w:rsidR="00F02710" w:rsidRDefault="00F02710" w:rsidP="00F02710">
      <w:pPr>
        <w:pStyle w:val="EngHang"/>
      </w:pPr>
      <w:r>
        <w:t>All your counsels will be scattered,</w:t>
      </w:r>
    </w:p>
    <w:p w14:paraId="206711CF" w14:textId="77777777" w:rsidR="00F02710" w:rsidRDefault="00F02710" w:rsidP="00F02710">
      <w:pPr>
        <w:pStyle w:val="EngHang"/>
      </w:pPr>
      <w:r>
        <w:t>and even if you should strengthen your hands again,</w:t>
      </w:r>
    </w:p>
    <w:p w14:paraId="2D22F124" w14:textId="77777777" w:rsidR="00F02710" w:rsidRDefault="00F02710" w:rsidP="00F02710">
      <w:pPr>
        <w:pStyle w:val="EngHang"/>
      </w:pPr>
      <w:r>
        <w:t>you will become feeble, for God is with us!</w:t>
      </w:r>
    </w:p>
    <w:p w14:paraId="3089BBBC" w14:textId="77777777" w:rsidR="00F02710" w:rsidRDefault="00F02710" w:rsidP="00F02710">
      <w:pPr>
        <w:pStyle w:val="EngHang"/>
      </w:pPr>
      <w:r>
        <w:t>And whatever counsel you take,</w:t>
      </w:r>
    </w:p>
    <w:p w14:paraId="2EF3E3FB" w14:textId="77777777" w:rsidR="00F02710" w:rsidRDefault="00F02710" w:rsidP="00F02710">
      <w:pPr>
        <w:pStyle w:val="EngHang"/>
      </w:pPr>
      <w:r>
        <w:t>the Lord will scatter it, for God is with us!</w:t>
      </w:r>
    </w:p>
    <w:p w14:paraId="5D7DCF00" w14:textId="77777777" w:rsidR="00F02710" w:rsidRDefault="00F02710" w:rsidP="00F02710">
      <w:pPr>
        <w:pStyle w:val="EngHang"/>
      </w:pPr>
      <w:r>
        <w:t>And whatever word you speak</w:t>
      </w:r>
    </w:p>
    <w:p w14:paraId="3E7B2365" w14:textId="77777777" w:rsidR="00F02710" w:rsidRDefault="00F02710" w:rsidP="00F02710">
      <w:pPr>
        <w:pStyle w:val="EngHang"/>
      </w:pPr>
      <w:r>
        <w:t xml:space="preserve">will be brought to nothing at once, for God is with us! </w:t>
      </w:r>
    </w:p>
    <w:p w14:paraId="15099EDA" w14:textId="77777777" w:rsidR="00F02710" w:rsidRDefault="00F02710" w:rsidP="00F02710">
      <w:pPr>
        <w:pStyle w:val="EngHang"/>
      </w:pPr>
      <w:r>
        <w:t>…</w:t>
      </w:r>
    </w:p>
    <w:p w14:paraId="2D1FDDC6" w14:textId="77777777" w:rsidR="00F02710" w:rsidRDefault="00F02710" w:rsidP="00F02710">
      <w:pPr>
        <w:pStyle w:val="EngHang"/>
      </w:pPr>
      <w:r>
        <w:t>And we will not fear what you fear,</w:t>
      </w:r>
    </w:p>
    <w:p w14:paraId="3A8BC0D5" w14:textId="77777777" w:rsidR="00F02710" w:rsidRDefault="00F02710" w:rsidP="00F02710">
      <w:pPr>
        <w:pStyle w:val="EngHang"/>
      </w:pPr>
      <w:r>
        <w:t>nor</w:t>
      </w:r>
      <w:r w:rsidRPr="00171317">
        <w:t xml:space="preserve"> </w:t>
      </w:r>
      <w:r>
        <w:t xml:space="preserve">will we </w:t>
      </w:r>
      <w:r w:rsidRPr="00171317">
        <w:t xml:space="preserve">be </w:t>
      </w:r>
      <w:r>
        <w:t>troubled, for God is with us!</w:t>
      </w:r>
    </w:p>
    <w:p w14:paraId="1E71854C" w14:textId="77777777" w:rsidR="00F02710" w:rsidRDefault="00F02710" w:rsidP="00F02710">
      <w:pPr>
        <w:pStyle w:val="EngHang"/>
      </w:pPr>
      <w:r>
        <w:t>…</w:t>
      </w:r>
    </w:p>
    <w:p w14:paraId="041366E4" w14:textId="77777777" w:rsidR="00F02710" w:rsidRDefault="00F02710" w:rsidP="00F02710">
      <w:pPr>
        <w:pStyle w:val="EngHang"/>
      </w:pPr>
      <w:r>
        <w:t>You will bless the Lord, for He is our God.</w:t>
      </w:r>
    </w:p>
    <w:p w14:paraId="775EE7BB" w14:textId="77777777" w:rsidR="00F02710" w:rsidRDefault="00F02710" w:rsidP="00F02710">
      <w:pPr>
        <w:pStyle w:val="EngHang"/>
      </w:pPr>
      <w:r>
        <w:lastRenderedPageBreak/>
        <w:t>…</w:t>
      </w:r>
    </w:p>
    <w:p w14:paraId="0EECE5E6" w14:textId="77777777" w:rsidR="00F02710" w:rsidRDefault="00F02710" w:rsidP="00F02710">
      <w:pPr>
        <w:pStyle w:val="EngHang"/>
      </w:pPr>
      <w:r>
        <w:t>It is He Who gives strength go us, For God is with us!</w:t>
      </w:r>
    </w:p>
    <w:p w14:paraId="313C70DD" w14:textId="77777777" w:rsidR="00F02710" w:rsidRDefault="00F02710" w:rsidP="00F02710">
      <w:pPr>
        <w:pStyle w:val="EngHang"/>
      </w:pPr>
      <w:r>
        <w:t>For we have trusted in Him,</w:t>
      </w:r>
    </w:p>
    <w:p w14:paraId="76C28C9F" w14:textId="77777777" w:rsidR="00F02710" w:rsidRDefault="00F02710" w:rsidP="00F02710">
      <w:pPr>
        <w:pStyle w:val="EngHang"/>
      </w:pPr>
      <w:r>
        <w:t>and on account of Him we will be saved, for God is with us!</w:t>
      </w:r>
    </w:p>
    <w:p w14:paraId="2099B4C3" w14:textId="77777777" w:rsidR="00F02710" w:rsidRDefault="00F02710" w:rsidP="00F02710">
      <w:pPr>
        <w:pStyle w:val="EngHang"/>
      </w:pPr>
      <w:r>
        <w:t>…</w:t>
      </w:r>
    </w:p>
    <w:p w14:paraId="43B86033" w14:textId="77777777" w:rsidR="00F02710" w:rsidRDefault="00F02710" w:rsidP="00F02710">
      <w:pPr>
        <w:pStyle w:val="EngHang"/>
      </w:pPr>
      <w:r>
        <w:t>Look,</w:t>
      </w:r>
      <w:r w:rsidRPr="00171317">
        <w:t xml:space="preserve"> I and the children </w:t>
      </w:r>
      <w:r>
        <w:t>God has given me.</w:t>
      </w:r>
    </w:p>
    <w:p w14:paraId="134F69AF" w14:textId="77777777" w:rsidR="00F02710" w:rsidRDefault="00F02710" w:rsidP="00F02710">
      <w:pPr>
        <w:pStyle w:val="EngHang"/>
      </w:pPr>
      <w:r>
        <w:t>…</w:t>
      </w:r>
    </w:p>
    <w:p w14:paraId="68961A4A" w14:textId="77777777" w:rsidR="00F02710" w:rsidRDefault="00F02710" w:rsidP="00F02710">
      <w:pPr>
        <w:pStyle w:val="EngHang"/>
      </w:pPr>
      <w:r>
        <w:t xml:space="preserve">The </w:t>
      </w:r>
      <w:r w:rsidRPr="00171317">
        <w:t xml:space="preserve">people </w:t>
      </w:r>
      <w:r>
        <w:t xml:space="preserve">who </w:t>
      </w:r>
      <w:r w:rsidRPr="00171317">
        <w:t>walk</w:t>
      </w:r>
      <w:r>
        <w:t xml:space="preserve"> in darkness,</w:t>
      </w:r>
    </w:p>
    <w:p w14:paraId="617B802B" w14:textId="77777777" w:rsidR="00F02710" w:rsidRDefault="00F02710" w:rsidP="00F02710">
      <w:pPr>
        <w:pStyle w:val="EngHang"/>
      </w:pPr>
      <w:r>
        <w:t>have seen a great light!</w:t>
      </w:r>
    </w:p>
    <w:p w14:paraId="59F0D20D" w14:textId="77777777" w:rsidR="00F02710" w:rsidRDefault="00F02710" w:rsidP="00F02710">
      <w:pPr>
        <w:pStyle w:val="EngHang"/>
      </w:pPr>
      <w:r>
        <w:t>On those who</w:t>
      </w:r>
      <w:r w:rsidRPr="00171317">
        <w:t xml:space="preserve"> dwell in the </w:t>
      </w:r>
      <w:r>
        <w:t>country</w:t>
      </w:r>
      <w:r w:rsidRPr="00171317">
        <w:t> </w:t>
      </w:r>
      <w:r>
        <w:rPr>
          <w:i/>
          <w:iCs/>
        </w:rPr>
        <w:t>of the</w:t>
      </w:r>
      <w:r>
        <w:t> shadow of death,</w:t>
      </w:r>
    </w:p>
    <w:p w14:paraId="06B7342A" w14:textId="77777777" w:rsidR="00F02710" w:rsidRDefault="00F02710" w:rsidP="00F02710">
      <w:pPr>
        <w:pStyle w:val="EngHang"/>
      </w:pPr>
      <w:r w:rsidRPr="00171317">
        <w:t xml:space="preserve">a light </w:t>
      </w:r>
      <w:r>
        <w:t>has shone, for God is with us!</w:t>
      </w:r>
    </w:p>
    <w:p w14:paraId="3D58D0E7" w14:textId="77777777" w:rsidR="00F02710" w:rsidRDefault="00F02710" w:rsidP="00F02710">
      <w:pPr>
        <w:pStyle w:val="EngHang"/>
      </w:pPr>
      <w:r>
        <w:t>…</w:t>
      </w:r>
    </w:p>
    <w:p w14:paraId="1352F6C0" w14:textId="77777777" w:rsidR="00F02710" w:rsidRDefault="00F02710" w:rsidP="00F02710">
      <w:pPr>
        <w:pStyle w:val="EngHang"/>
      </w:pPr>
      <w:r>
        <w:t>For a child is born to us,</w:t>
      </w:r>
    </w:p>
    <w:p w14:paraId="70D0EC81" w14:textId="77777777" w:rsidR="00F02710" w:rsidRDefault="00F02710" w:rsidP="00F02710">
      <w:pPr>
        <w:pStyle w:val="EngHang"/>
      </w:pPr>
      <w:r>
        <w:t>and a son is given to us—for God is with us—</w:t>
      </w:r>
    </w:p>
    <w:p w14:paraId="1A0DF904" w14:textId="77777777" w:rsidR="00F02710" w:rsidRDefault="00F02710" w:rsidP="00F02710">
      <w:pPr>
        <w:pStyle w:val="EngHang"/>
      </w:pPr>
      <w:r>
        <w:t>whose government is upon His shoulder,</w:t>
      </w:r>
    </w:p>
    <w:p w14:paraId="2516D483" w14:textId="77777777" w:rsidR="00F02710" w:rsidRDefault="00F02710" w:rsidP="00F02710">
      <w:pPr>
        <w:pStyle w:val="EngHang"/>
      </w:pPr>
      <w:r>
        <w:t>and His N</w:t>
      </w:r>
      <w:r w:rsidRPr="00171317">
        <w:t xml:space="preserve">ame is called </w:t>
      </w:r>
      <w:r>
        <w:t>“</w:t>
      </w:r>
      <w:r w:rsidRPr="00171317">
        <w:t xml:space="preserve">the </w:t>
      </w:r>
      <w:r>
        <w:t>Angel of great counsel,”</w:t>
      </w:r>
    </w:p>
    <w:p w14:paraId="77E3790F" w14:textId="77777777" w:rsidR="00F02710" w:rsidRDefault="00F02710" w:rsidP="00F02710">
      <w:pPr>
        <w:pStyle w:val="EngHang"/>
      </w:pPr>
      <w:r>
        <w:t>For God is with us!</w:t>
      </w:r>
    </w:p>
    <w:p w14:paraId="6CA81BA0" w14:textId="77777777" w:rsidR="00F02710" w:rsidRDefault="00F02710" w:rsidP="00F02710">
      <w:pPr>
        <w:pStyle w:val="EngHang"/>
      </w:pPr>
      <w:r>
        <w:t>…</w:t>
      </w:r>
    </w:p>
    <w:p w14:paraId="0838A79D" w14:textId="77777777" w:rsidR="00F02710" w:rsidRDefault="00F02710" w:rsidP="00F02710">
      <w:pPr>
        <w:pStyle w:val="EngHang"/>
      </w:pPr>
      <w:r>
        <w:t>God, Who is strong,</w:t>
      </w:r>
    </w:p>
    <w:p w14:paraId="0082E777" w14:textId="77777777" w:rsidR="00F02710" w:rsidRDefault="00F02710" w:rsidP="00F02710">
      <w:pPr>
        <w:pStyle w:val="EngHang"/>
      </w:pPr>
      <w:r>
        <w:t>Whose sovereignty is great,</w:t>
      </w:r>
    </w:p>
    <w:p w14:paraId="38F660E6" w14:textId="77777777" w:rsidR="00F02710" w:rsidRDefault="00F02710" w:rsidP="00F02710">
      <w:pPr>
        <w:pStyle w:val="EngHang"/>
      </w:pPr>
      <w:r>
        <w:t>Prince of Peace and Father of the ages of ages,</w:t>
      </w:r>
    </w:p>
    <w:p w14:paraId="5EF038E3" w14:textId="77777777" w:rsidR="00F02710" w:rsidRDefault="00F02710" w:rsidP="00F02710">
      <w:pPr>
        <w:pStyle w:val="EngHangEnd"/>
      </w:pPr>
      <w:r>
        <w:t>For God is with us!</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lastRenderedPageBreak/>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6DC9B109"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w:t>
      </w:r>
      <w:r w:rsidR="00A95C12">
        <w:t>hets, Moses and Aaron and Elias</w:t>
      </w:r>
      <w:r>
        <w:t xml:space="preserve">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9"/>
      </w:r>
    </w:p>
    <w:p w14:paraId="1CD37EE6" w14:textId="77777777" w:rsidR="00B65D4D" w:rsidRDefault="00B65D4D" w:rsidP="00441BAC">
      <w:pPr>
        <w:pStyle w:val="Prose"/>
      </w:pPr>
    </w:p>
    <w:p w14:paraId="78B8119F" w14:textId="265F02D7" w:rsidR="00441BAC" w:rsidRPr="00BD252D" w:rsidRDefault="00266A55" w:rsidP="00441BAC">
      <w:pPr>
        <w:pStyle w:val="Rubric"/>
        <w:rPr>
          <w:rFonts w:cs="Segoe Script"/>
          <w:sz w:val="22"/>
          <w:lang w:val="en-GB"/>
        </w:rPr>
      </w:pPr>
      <w:r>
        <w:rPr>
          <w:lang w:val="en-GB"/>
        </w:rPr>
        <w:t>Then say</w:t>
      </w:r>
      <w:r w:rsidR="00441BAC" w:rsidRPr="001A4291">
        <w:rPr>
          <w:lang w:val="en-GB"/>
        </w:rPr>
        <w:t>,</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lastRenderedPageBreak/>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for 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289EF029" w:rsidR="00441BAC" w:rsidRDefault="00266A55" w:rsidP="00441BAC">
      <w:pPr>
        <w:pStyle w:val="Rubric"/>
        <w:rPr>
          <w:lang w:val="en-GB"/>
        </w:rPr>
      </w:pPr>
      <w:r>
        <w:rPr>
          <w:lang w:val="en-GB"/>
        </w:rPr>
        <w:lastRenderedPageBreak/>
        <w:t>Then say</w:t>
      </w:r>
      <w:r w:rsidR="00441BAC">
        <w:rPr>
          <w:lang w:val="en-GB"/>
        </w:rPr>
        <w:t>: Lord hear us</w:t>
      </w:r>
      <w:r w:rsidR="00441BAC" w:rsidRPr="001A4291">
        <w:rPr>
          <w:lang w:val="en-GB"/>
        </w:rPr>
        <w:t>, have mercy on us and for</w:t>
      </w:r>
      <w:r w:rsidR="00441BAC" w:rsidRPr="001A4291">
        <w:rPr>
          <w:lang w:val="en-GB"/>
        </w:rPr>
        <w:softHyphen/>
        <w:t>give us our sins, Lord have mercy (Kirié</w:t>
      </w:r>
      <w:r w:rsidR="00441BAC">
        <w:rPr>
          <w:lang w:val="en-GB"/>
        </w:rPr>
        <w:t xml:space="preserve"> Eleison) 50 times, </w:t>
      </w:r>
      <w:r w:rsidR="00441BAC" w:rsidRPr="001A4291">
        <w:rPr>
          <w:lang w:val="en-GB"/>
        </w:rPr>
        <w:t xml:space="preserve">Holy, </w:t>
      </w:r>
      <w:r w:rsidR="00441BAC">
        <w:rPr>
          <w:lang w:val="en-GB"/>
        </w:rPr>
        <w:t xml:space="preserve">Holy, Holy, (page </w:t>
      </w:r>
      <w:r w:rsidR="003A78C2">
        <w:rPr>
          <w:lang w:val="en-GB"/>
        </w:rPr>
        <w:fldChar w:fldCharType="begin"/>
      </w:r>
      <w:r w:rsidR="00441BAC">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441BAC" w:rsidRPr="001A4291">
        <w:rPr>
          <w:lang w:val="en-GB"/>
        </w:rPr>
        <w:t>), the Lord's Prayer and this ab</w:t>
      </w:r>
      <w:r w:rsidR="00441BAC"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0C25B1D9" w:rsidR="00441BAC" w:rsidRPr="005F5CA1" w:rsidRDefault="00266A55" w:rsidP="00441BAC">
      <w:pPr>
        <w:pStyle w:val="Rubric"/>
        <w:rPr>
          <w:lang w:val="en-GB"/>
        </w:rPr>
      </w:pPr>
      <w:r>
        <w:rPr>
          <w:lang w:val="en-GB"/>
        </w:rPr>
        <w:t>Then say</w:t>
      </w:r>
      <w:r w:rsidR="00441BAC" w:rsidRPr="001A4291">
        <w:rPr>
          <w:lang w:val="en-GB"/>
        </w:rPr>
        <w:t xml:space="preserve"> "T</w:t>
      </w:r>
      <w:r w:rsidR="00441BAC">
        <w:rPr>
          <w:lang w:val="en-GB"/>
        </w:rPr>
        <w:t xml:space="preserve">he Prayer of the hours" (page </w:t>
      </w:r>
      <w:r w:rsidR="003A78C2">
        <w:rPr>
          <w:lang w:val="en-GB"/>
        </w:rPr>
        <w:fldChar w:fldCharType="begin"/>
      </w:r>
      <w:r w:rsidR="00441BAC">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441BAC"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5" w:name="_Toc485884465"/>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0CD14080"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1C8B7C0A" w14:textId="75FC8ACD"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2E223CF0" w14:textId="6638B6CE"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2889618" w14:textId="33AEA017" w:rsidR="00520302" w:rsidRDefault="00266A55" w:rsidP="00520302">
      <w:pPr>
        <w:pStyle w:val="Rubric"/>
        <w:rPr>
          <w:lang w:val="en-US"/>
        </w:rPr>
      </w:pPr>
      <w:r>
        <w:rPr>
          <w:lang w:val="en-US"/>
        </w:rPr>
        <w:t>Then say</w:t>
      </w:r>
      <w:r w:rsidR="00520302">
        <w:rPr>
          <w:lang w:val="en-US"/>
        </w:rPr>
        <w:t>,</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4E09A1FC"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0E2EAC">
        <w:rPr>
          <w:noProof/>
        </w:rPr>
        <w:t>88</w:t>
      </w:r>
      <w:r w:rsidR="003A78C2">
        <w:fldChar w:fldCharType="end"/>
      </w:r>
    </w:p>
    <w:p w14:paraId="11005B88" w14:textId="38289808"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E2EAC">
        <w:rPr>
          <w:noProof/>
        </w:rPr>
        <w:t>90</w:t>
      </w:r>
      <w:r w:rsidR="003A78C2">
        <w:fldChar w:fldCharType="end"/>
      </w:r>
    </w:p>
    <w:p w14:paraId="55C4356A" w14:textId="65BB4913"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E2EAC">
        <w:rPr>
          <w:noProof/>
        </w:rPr>
        <w:t>99</w:t>
      </w:r>
      <w:r w:rsidR="003A78C2">
        <w:fldChar w:fldCharType="end"/>
      </w:r>
    </w:p>
    <w:p w14:paraId="63420882" w14:textId="06CC7199"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E2EAC">
        <w:rPr>
          <w:noProof/>
        </w:rPr>
        <w:t>102</w:t>
      </w:r>
      <w:r w:rsidR="003A78C2">
        <w:fldChar w:fldCharType="end"/>
      </w:r>
    </w:p>
    <w:p w14:paraId="774D5DBB" w14:textId="513B6FB5"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E2EAC">
        <w:rPr>
          <w:noProof/>
        </w:rPr>
        <w:t>118</w:t>
      </w:r>
      <w:r w:rsidR="003A78C2">
        <w:fldChar w:fldCharType="end"/>
      </w:r>
    </w:p>
    <w:p w14:paraId="6E11CE76" w14:textId="169FF74A"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E2EAC">
        <w:rPr>
          <w:noProof/>
        </w:rPr>
        <w:t>122</w:t>
      </w:r>
      <w:r w:rsidR="003A78C2">
        <w:fldChar w:fldCharType="end"/>
      </w:r>
    </w:p>
    <w:p w14:paraId="3C2A64B3" w14:textId="3B302699"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E2EAC">
        <w:rPr>
          <w:noProof/>
        </w:rPr>
        <w:t>184</w:t>
      </w:r>
      <w:r w:rsidR="003A78C2">
        <w:fldChar w:fldCharType="end"/>
      </w:r>
    </w:p>
    <w:p w14:paraId="41660D28" w14:textId="74472858"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E2EAC">
        <w:rPr>
          <w:noProof/>
        </w:rPr>
        <w:t>191</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6F928970"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E2EAC">
        <w:rPr>
          <w:noProof/>
        </w:rPr>
        <w:t>116</w:t>
      </w:r>
      <w:r w:rsidR="003A78C2">
        <w:fldChar w:fldCharType="end"/>
      </w:r>
    </w:p>
    <w:p w14:paraId="09B61132" w14:textId="05236A3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E2EAC">
        <w:rPr>
          <w:noProof/>
        </w:rPr>
        <w:t>126</w:t>
      </w:r>
      <w:r w:rsidR="003A78C2">
        <w:fldChar w:fldCharType="end"/>
      </w:r>
    </w:p>
    <w:p w14:paraId="28BE6576" w14:textId="643C5150"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E2EAC">
        <w:rPr>
          <w:noProof/>
        </w:rPr>
        <w:t>150</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25794E42"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E2EAC">
        <w:rPr>
          <w:noProof/>
        </w:rPr>
        <w:t>171</w:t>
      </w:r>
      <w:r w:rsidR="003A78C2">
        <w:fldChar w:fldCharType="end"/>
      </w:r>
    </w:p>
    <w:p w14:paraId="3921B741" w14:textId="532FA7E0"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E2EAC">
        <w:rPr>
          <w:noProof/>
        </w:rPr>
        <w:t>219</w:t>
      </w:r>
      <w:r w:rsidR="003A78C2">
        <w:fldChar w:fldCharType="end"/>
      </w:r>
    </w:p>
    <w:p w14:paraId="5D801D2A" w14:textId="4808CA20"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E2EAC">
        <w:rPr>
          <w:noProof/>
        </w:rPr>
        <w:t>230</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0DC1F8E0"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E2EAC">
        <w:rPr>
          <w:noProof/>
        </w:rPr>
        <w:t>238</w:t>
      </w:r>
      <w:r w:rsidR="003A78C2">
        <w:fldChar w:fldCharType="end"/>
      </w:r>
    </w:p>
    <w:p w14:paraId="355504DD" w14:textId="4E21D41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E2EAC">
        <w:rPr>
          <w:noProof/>
        </w:rPr>
        <w:t>265</w:t>
      </w:r>
      <w:r w:rsidR="003A78C2">
        <w:fldChar w:fldCharType="end"/>
      </w:r>
    </w:p>
    <w:p w14:paraId="19A8593F" w14:textId="44BFEE6B" w:rsidR="00520302" w:rsidRDefault="001744DD" w:rsidP="00386527">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E2EAC">
        <w:rPr>
          <w:noProof/>
        </w:rPr>
        <w:t>272</w:t>
      </w:r>
      <w:r w:rsidR="003A78C2">
        <w:fldChar w:fldCharType="end"/>
      </w:r>
    </w:p>
    <w:p w14:paraId="6A7479E2" w14:textId="588D506D"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E2EAC">
        <w:rPr>
          <w:noProof/>
        </w:rPr>
        <w:t>273</w:t>
      </w:r>
      <w:r w:rsidR="003A78C2">
        <w:fldChar w:fldCharType="end"/>
      </w:r>
    </w:p>
    <w:p w14:paraId="1174D58E" w14:textId="77777777" w:rsidR="00520302" w:rsidRDefault="00520302" w:rsidP="00520302">
      <w:pPr>
        <w:pStyle w:val="Rubric"/>
        <w:rPr>
          <w:lang w:val="en-GB"/>
        </w:rPr>
      </w:pPr>
      <w:r>
        <w:rPr>
          <w:lang w:val="en-GB"/>
        </w:rPr>
        <w:lastRenderedPageBreak/>
        <w:t>Then the following Psalms from Compline are said:</w:t>
      </w:r>
    </w:p>
    <w:p w14:paraId="4A316521" w14:textId="63D7B4A9"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E2EAC">
        <w:rPr>
          <w:noProof/>
        </w:rPr>
        <w:t>303</w:t>
      </w:r>
      <w:r w:rsidR="003A78C2">
        <w:fldChar w:fldCharType="end"/>
      </w:r>
    </w:p>
    <w:p w14:paraId="640173D6" w14:textId="1F6A6C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E2EAC">
        <w:rPr>
          <w:noProof/>
        </w:rPr>
        <w:t>304</w:t>
      </w:r>
      <w:r w:rsidR="003A78C2">
        <w:fldChar w:fldCharType="end"/>
      </w:r>
    </w:p>
    <w:p w14:paraId="26C5B235" w14:textId="3C48E348"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E2EAC">
        <w:rPr>
          <w:noProof/>
        </w:rPr>
        <w:t>305</w:t>
      </w:r>
      <w:r w:rsidR="003A78C2">
        <w:fldChar w:fldCharType="end"/>
      </w:r>
    </w:p>
    <w:p w14:paraId="09527073" w14:textId="22730044"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E2EAC">
        <w:rPr>
          <w:noProof/>
        </w:rPr>
        <w:t>307</w:t>
      </w:r>
      <w:r w:rsidR="003A78C2">
        <w:fldChar w:fldCharType="end"/>
      </w:r>
    </w:p>
    <w:p w14:paraId="3AB0B369" w14:textId="72368351"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E2EAC">
        <w:rPr>
          <w:noProof/>
        </w:rPr>
        <w:t>307</w:t>
      </w:r>
      <w:r w:rsidR="003A78C2">
        <w:fldChar w:fldCharType="end"/>
      </w:r>
    </w:p>
    <w:p w14:paraId="27DF8F80" w14:textId="368772E3"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E2EAC">
        <w:rPr>
          <w:noProof/>
        </w:rPr>
        <w:t>312</w:t>
      </w:r>
      <w:r w:rsidR="003A78C2">
        <w:fldChar w:fldCharType="end"/>
      </w:r>
    </w:p>
    <w:p w14:paraId="4690D87F" w14:textId="239CF6A3"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E2EAC">
        <w:rPr>
          <w:noProof/>
        </w:rPr>
        <w:t>318</w:t>
      </w:r>
      <w:r w:rsidR="003A78C2">
        <w:fldChar w:fldCharType="end"/>
      </w:r>
    </w:p>
    <w:p w14:paraId="3DCE666A" w14:textId="5E2008D1"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E2EAC">
        <w:rPr>
          <w:noProof/>
        </w:rPr>
        <w:t>325</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2FDEE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E2EAC">
        <w:t>Psalm 118 Part 20 (</w:t>
      </w:r>
      <w:r w:rsidR="000E2EAC" w:rsidRPr="000E2EAC">
        <w:rPr>
          <w:rFonts w:ascii="Times New Roman" w:hAnsi="Times New Roman"/>
          <w:rtl/>
          <w:lang w:bidi="he-IL"/>
        </w:rPr>
        <w:t>ר</w:t>
      </w:r>
      <w:r w:rsidR="000E2EAC">
        <w:t>): “See my humiliation and deliver me”</w:t>
      </w:r>
      <w:r>
        <w:fldChar w:fldCharType="end"/>
      </w:r>
      <w:r>
        <w:tab/>
      </w:r>
      <w:r>
        <w:fldChar w:fldCharType="begin"/>
      </w:r>
      <w:r>
        <w:instrText xml:space="preserve"> PAGEREF _Ref434579036 \h </w:instrText>
      </w:r>
      <w:r>
        <w:fldChar w:fldCharType="separate"/>
      </w:r>
      <w:r w:rsidR="000E2EAC">
        <w:rPr>
          <w:noProof/>
        </w:rPr>
        <w:t>291</w:t>
      </w:r>
      <w:r>
        <w:fldChar w:fldCharType="end"/>
      </w:r>
    </w:p>
    <w:p w14:paraId="460A4F24" w14:textId="6B938C53"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E2EAC">
        <w:t>Psalm 118 Part 21 (</w:t>
      </w:r>
      <w:r w:rsidR="000E2EAC" w:rsidRPr="000E2EAC">
        <w:rPr>
          <w:rFonts w:ascii="Times New Roman" w:hAnsi="Times New Roman"/>
          <w:rtl/>
          <w:lang w:bidi="he-IL"/>
        </w:rPr>
        <w:t>ש</w:t>
      </w:r>
      <w:r w:rsidR="000E2EAC">
        <w:t>): “Rulers persecute me without cause”</w:t>
      </w:r>
      <w:r>
        <w:fldChar w:fldCharType="end"/>
      </w:r>
      <w:r>
        <w:tab/>
      </w:r>
      <w:r>
        <w:fldChar w:fldCharType="begin"/>
      </w:r>
      <w:r>
        <w:instrText xml:space="preserve"> PAGEREF _Ref434579051 \h </w:instrText>
      </w:r>
      <w:r>
        <w:fldChar w:fldCharType="separate"/>
      </w:r>
      <w:r w:rsidR="000E2EAC">
        <w:rPr>
          <w:noProof/>
        </w:rPr>
        <w:t>292</w:t>
      </w:r>
      <w:r>
        <w:fldChar w:fldCharType="end"/>
      </w:r>
    </w:p>
    <w:p w14:paraId="148B010E" w14:textId="7DDD395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E2EAC">
        <w:t>Psalm 118 Part 22 (</w:t>
      </w:r>
      <w:r w:rsidR="000E2EAC" w:rsidRPr="000E2EAC">
        <w:rPr>
          <w:rFonts w:ascii="Times New Roman" w:hAnsi="Times New Roman"/>
          <w:rtl/>
          <w:lang w:bidi="he-IL"/>
        </w:rPr>
        <w:t>ת</w:t>
      </w:r>
      <w:r w:rsidR="000E2EAC">
        <w:t>): “Let my supplication come before You, O Lord”</w:t>
      </w:r>
      <w:r>
        <w:fldChar w:fldCharType="end"/>
      </w:r>
      <w:r>
        <w:tab/>
      </w:r>
      <w:r>
        <w:fldChar w:fldCharType="begin"/>
      </w:r>
      <w:r>
        <w:instrText xml:space="preserve"> PAGEREF _Ref434579065 \h </w:instrText>
      </w:r>
      <w:r>
        <w:fldChar w:fldCharType="separate"/>
      </w:r>
      <w:r w:rsidR="000E2EAC">
        <w:rPr>
          <w:noProof/>
        </w:rPr>
        <w:t>292</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21B4DECB" w:rsidR="00520302" w:rsidRPr="00520302" w:rsidRDefault="00520302" w:rsidP="00CE1951">
      <w:pPr>
        <w:pStyle w:val="Rubric"/>
      </w:pPr>
      <w:r>
        <w:tab/>
      </w:r>
      <w:r w:rsidR="00266A55">
        <w:t>Then say</w:t>
      </w:r>
      <w:r>
        <w:t>: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0"/>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E2EAC">
        <w:rPr>
          <w:noProof/>
        </w:rPr>
        <w:t>17</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02DCFAE4" w:rsidR="00520302" w:rsidRPr="001A4291" w:rsidRDefault="00266A55" w:rsidP="00520302">
      <w:pPr>
        <w:pStyle w:val="Rubric"/>
        <w:rPr>
          <w:lang w:val="en-GB"/>
        </w:rPr>
      </w:pPr>
      <w:r>
        <w:rPr>
          <w:lang w:val="en-GB"/>
        </w:rPr>
        <w:t>Then say</w:t>
      </w:r>
      <w:r w:rsidR="00520302" w:rsidRPr="001A4291">
        <w:rPr>
          <w:lang w:val="en-GB"/>
        </w:rPr>
        <w:t xml:space="preserve"> "T</w:t>
      </w:r>
      <w:r w:rsidR="00520302">
        <w:rPr>
          <w:lang w:val="en-GB"/>
        </w:rPr>
        <w:t xml:space="preserve">he Prayer of the hours" (page </w:t>
      </w:r>
      <w:r w:rsidR="003A78C2">
        <w:rPr>
          <w:lang w:val="en-GB"/>
        </w:rPr>
        <w:fldChar w:fldCharType="begin"/>
      </w:r>
      <w:r w:rsidR="00520302">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520302"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85884420"/>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4C9E050E" w14:textId="58006AB6"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85884466" w:history="1">
            <w:r w:rsidR="00710C7C" w:rsidRPr="00DB42B2">
              <w:rPr>
                <w:rStyle w:val="Hyperlink"/>
                <w:noProof/>
              </w:rPr>
              <w:t>The Psalms of Midnight (The Beginning of Watches)</w:t>
            </w:r>
            <w:r w:rsidR="00710C7C">
              <w:rPr>
                <w:noProof/>
                <w:webHidden/>
              </w:rPr>
              <w:tab/>
            </w:r>
            <w:r w:rsidR="00710C7C">
              <w:rPr>
                <w:noProof/>
                <w:webHidden/>
              </w:rPr>
              <w:fldChar w:fldCharType="begin"/>
            </w:r>
            <w:r w:rsidR="00710C7C">
              <w:rPr>
                <w:noProof/>
                <w:webHidden/>
              </w:rPr>
              <w:instrText xml:space="preserve"> PAGEREF _Toc485884466 \h </w:instrText>
            </w:r>
            <w:r w:rsidR="00710C7C">
              <w:rPr>
                <w:noProof/>
                <w:webHidden/>
              </w:rPr>
            </w:r>
            <w:r w:rsidR="00710C7C">
              <w:rPr>
                <w:noProof/>
                <w:webHidden/>
              </w:rPr>
              <w:fldChar w:fldCharType="separate"/>
            </w:r>
            <w:r w:rsidR="000E2EAC">
              <w:rPr>
                <w:noProof/>
                <w:webHidden/>
              </w:rPr>
              <w:t>38</w:t>
            </w:r>
            <w:r w:rsidR="00710C7C">
              <w:rPr>
                <w:noProof/>
                <w:webHidden/>
              </w:rPr>
              <w:fldChar w:fldCharType="end"/>
            </w:r>
          </w:hyperlink>
        </w:p>
        <w:p w14:paraId="6534B816" w14:textId="6A8F3EB1" w:rsidR="00710C7C" w:rsidRDefault="002758BE">
          <w:pPr>
            <w:pStyle w:val="TOC3"/>
            <w:tabs>
              <w:tab w:val="right" w:leader="dot" w:pos="8846"/>
            </w:tabs>
            <w:rPr>
              <w:rFonts w:asciiTheme="minorHAnsi" w:eastAsiaTheme="minorEastAsia" w:hAnsiTheme="minorHAnsi"/>
              <w:noProof/>
              <w:sz w:val="22"/>
              <w:lang w:val="en-US"/>
            </w:rPr>
          </w:pPr>
          <w:hyperlink w:anchor="_Toc485884467" w:history="1">
            <w:r w:rsidR="00710C7C" w:rsidRPr="00DB42B2">
              <w:rPr>
                <w:rStyle w:val="Hyperlink"/>
                <w:noProof/>
              </w:rPr>
              <w:t>The Psalms of the Middle Watch</w:t>
            </w:r>
            <w:r w:rsidR="00710C7C">
              <w:rPr>
                <w:noProof/>
                <w:webHidden/>
              </w:rPr>
              <w:tab/>
            </w:r>
            <w:r w:rsidR="00710C7C">
              <w:rPr>
                <w:noProof/>
                <w:webHidden/>
              </w:rPr>
              <w:fldChar w:fldCharType="begin"/>
            </w:r>
            <w:r w:rsidR="00710C7C">
              <w:rPr>
                <w:noProof/>
                <w:webHidden/>
              </w:rPr>
              <w:instrText xml:space="preserve"> PAGEREF _Toc485884467 \h </w:instrText>
            </w:r>
            <w:r w:rsidR="00710C7C">
              <w:rPr>
                <w:noProof/>
                <w:webHidden/>
              </w:rPr>
            </w:r>
            <w:r w:rsidR="00710C7C">
              <w:rPr>
                <w:noProof/>
                <w:webHidden/>
              </w:rPr>
              <w:fldChar w:fldCharType="separate"/>
            </w:r>
            <w:r w:rsidR="000E2EAC">
              <w:rPr>
                <w:noProof/>
                <w:webHidden/>
              </w:rPr>
              <w:t>41</w:t>
            </w:r>
            <w:r w:rsidR="00710C7C">
              <w:rPr>
                <w:noProof/>
                <w:webHidden/>
              </w:rPr>
              <w:fldChar w:fldCharType="end"/>
            </w:r>
          </w:hyperlink>
        </w:p>
        <w:p w14:paraId="32870134" w14:textId="7EF1B855" w:rsidR="00710C7C" w:rsidRDefault="002758BE">
          <w:pPr>
            <w:pStyle w:val="TOC3"/>
            <w:tabs>
              <w:tab w:val="right" w:leader="dot" w:pos="8846"/>
            </w:tabs>
            <w:rPr>
              <w:rFonts w:asciiTheme="minorHAnsi" w:eastAsiaTheme="minorEastAsia" w:hAnsiTheme="minorHAnsi"/>
              <w:noProof/>
              <w:sz w:val="22"/>
              <w:lang w:val="en-US"/>
            </w:rPr>
          </w:pPr>
          <w:hyperlink w:anchor="_Toc485884468" w:history="1">
            <w:r w:rsidR="00710C7C" w:rsidRPr="00DB42B2">
              <w:rPr>
                <w:rStyle w:val="Hyperlink"/>
                <w:noProof/>
              </w:rPr>
              <w:t>The Psalms of the Morning Watch</w:t>
            </w:r>
            <w:r w:rsidR="00710C7C">
              <w:rPr>
                <w:noProof/>
                <w:webHidden/>
              </w:rPr>
              <w:tab/>
            </w:r>
            <w:r w:rsidR="00710C7C">
              <w:rPr>
                <w:noProof/>
                <w:webHidden/>
              </w:rPr>
              <w:fldChar w:fldCharType="begin"/>
            </w:r>
            <w:r w:rsidR="00710C7C">
              <w:rPr>
                <w:noProof/>
                <w:webHidden/>
              </w:rPr>
              <w:instrText xml:space="preserve"> PAGEREF _Toc485884468 \h </w:instrText>
            </w:r>
            <w:r w:rsidR="00710C7C">
              <w:rPr>
                <w:noProof/>
                <w:webHidden/>
              </w:rPr>
            </w:r>
            <w:r w:rsidR="00710C7C">
              <w:rPr>
                <w:noProof/>
                <w:webHidden/>
              </w:rPr>
              <w:fldChar w:fldCharType="separate"/>
            </w:r>
            <w:r w:rsidR="000E2EAC">
              <w:rPr>
                <w:noProof/>
                <w:webHidden/>
              </w:rPr>
              <w:t>43</w:t>
            </w:r>
            <w:r w:rsidR="00710C7C">
              <w:rPr>
                <w:noProof/>
                <w:webHidden/>
              </w:rPr>
              <w:fldChar w:fldCharType="end"/>
            </w:r>
          </w:hyperlink>
        </w:p>
        <w:p w14:paraId="0046003C" w14:textId="2C3BEDD8" w:rsidR="00710C7C" w:rsidRDefault="002758BE">
          <w:pPr>
            <w:pStyle w:val="TOC3"/>
            <w:tabs>
              <w:tab w:val="right" w:leader="dot" w:pos="8846"/>
            </w:tabs>
            <w:rPr>
              <w:rFonts w:asciiTheme="minorHAnsi" w:eastAsiaTheme="minorEastAsia" w:hAnsiTheme="minorHAnsi"/>
              <w:noProof/>
              <w:sz w:val="22"/>
              <w:lang w:val="en-US"/>
            </w:rPr>
          </w:pPr>
          <w:hyperlink w:anchor="_Toc485884469" w:history="1">
            <w:r w:rsidR="00710C7C" w:rsidRPr="00DB42B2">
              <w:rPr>
                <w:rStyle w:val="Hyperlink"/>
                <w:noProof/>
              </w:rPr>
              <w:t>The Midnight Praise</w:t>
            </w:r>
            <w:r w:rsidR="00710C7C">
              <w:rPr>
                <w:noProof/>
                <w:webHidden/>
              </w:rPr>
              <w:tab/>
            </w:r>
            <w:r w:rsidR="00710C7C">
              <w:rPr>
                <w:noProof/>
                <w:webHidden/>
              </w:rPr>
              <w:fldChar w:fldCharType="begin"/>
            </w:r>
            <w:r w:rsidR="00710C7C">
              <w:rPr>
                <w:noProof/>
                <w:webHidden/>
              </w:rPr>
              <w:instrText xml:space="preserve"> PAGEREF _Toc485884469 \h </w:instrText>
            </w:r>
            <w:r w:rsidR="00710C7C">
              <w:rPr>
                <w:noProof/>
                <w:webHidden/>
              </w:rPr>
            </w:r>
            <w:r w:rsidR="00710C7C">
              <w:rPr>
                <w:noProof/>
                <w:webHidden/>
              </w:rPr>
              <w:fldChar w:fldCharType="separate"/>
            </w:r>
            <w:r w:rsidR="000E2EAC">
              <w:rPr>
                <w:noProof/>
                <w:webHidden/>
              </w:rPr>
              <w:t>47</w:t>
            </w:r>
            <w:r w:rsidR="00710C7C">
              <w:rPr>
                <w:noProof/>
                <w:webHidden/>
              </w:rPr>
              <w:fldChar w:fldCharType="end"/>
            </w:r>
          </w:hyperlink>
        </w:p>
        <w:p w14:paraId="44C7334F" w14:textId="578CB8E5"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Ref448127130"/>
      <w:bookmarkStart w:id="107" w:name="_Toc485884466"/>
      <w:r>
        <w:lastRenderedPageBreak/>
        <w:t xml:space="preserve">The Psalms of </w:t>
      </w:r>
      <w:bookmarkEnd w:id="105"/>
      <w:bookmarkEnd w:id="104"/>
      <w:bookmarkEnd w:id="103"/>
      <w:r w:rsidR="006D16F9">
        <w:t>Midnight</w:t>
      </w:r>
      <w:r w:rsidR="009800DB">
        <w:t xml:space="preserve"> (The Beginning of Watches)</w:t>
      </w:r>
      <w:bookmarkEnd w:id="106"/>
      <w:bookmarkEnd w:id="107"/>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58A255D4"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0C23CB7" w14:textId="6C2CB176"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6A01756" w14:textId="17E8FECE"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76AC3CCB" w14:textId="37EF5DA6" w:rsidR="006A0403" w:rsidRDefault="00266A55" w:rsidP="006A0403">
      <w:pPr>
        <w:pStyle w:val="Rubric"/>
        <w:rPr>
          <w:lang w:val="en-US"/>
        </w:rPr>
      </w:pPr>
      <w:r>
        <w:rPr>
          <w:lang w:val="en-US"/>
        </w:rPr>
        <w:t>Then say</w:t>
      </w:r>
      <w:r w:rsidR="006A0403">
        <w:rPr>
          <w:lang w:val="en-US"/>
        </w:rPr>
        <w:t>,</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1"/>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lastRenderedPageBreak/>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163E3CA7" w:rsidR="006A0403" w:rsidRPr="006A0403" w:rsidRDefault="00266A55" w:rsidP="006A0403">
      <w:pPr>
        <w:pStyle w:val="Rubric"/>
        <w:rPr>
          <w:rFonts w:cs="Segoe Script"/>
          <w:sz w:val="22"/>
          <w:lang w:val="en-GB"/>
        </w:rPr>
      </w:pPr>
      <w:r>
        <w:rPr>
          <w:lang w:val="en-GB"/>
        </w:rPr>
        <w:t>Then say</w:t>
      </w:r>
      <w:r w:rsidR="006A0403" w:rsidRPr="001A4291">
        <w:rPr>
          <w:lang w:val="en-GB"/>
        </w:rPr>
        <w:t>,</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8" w:name="_Ref434579602"/>
      <w:r>
        <w:rPr>
          <w:lang w:val="en-GB"/>
        </w:rPr>
        <w:t>The Psalms of the Beginning of Watches</w:t>
      </w:r>
      <w:bookmarkEnd w:id="108"/>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02FAE548"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E2EAC">
        <w:rPr>
          <w:noProof/>
        </w:rPr>
        <w:t>87</w:t>
      </w:r>
      <w:r w:rsidR="003A78C2">
        <w:fldChar w:fldCharType="end"/>
      </w:r>
    </w:p>
    <w:p w14:paraId="065B6E4C" w14:textId="72900B57"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E2EAC">
        <w:rPr>
          <w:noProof/>
        </w:rPr>
        <w:t>90</w:t>
      </w:r>
      <w:r w:rsidR="003A78C2">
        <w:fldChar w:fldCharType="end"/>
      </w:r>
    </w:p>
    <w:p w14:paraId="7CA30D28" w14:textId="26967322"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E2EAC">
        <w:rPr>
          <w:noProof/>
        </w:rPr>
        <w:t>99</w:t>
      </w:r>
      <w:r w:rsidR="003A78C2">
        <w:fldChar w:fldCharType="end"/>
      </w:r>
    </w:p>
    <w:p w14:paraId="163CB68A" w14:textId="380B2FDF"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E2EAC">
        <w:rPr>
          <w:noProof/>
        </w:rPr>
        <w:t>191</w:t>
      </w:r>
      <w:r w:rsidR="003A78C2">
        <w:fldChar w:fldCharType="end"/>
      </w:r>
    </w:p>
    <w:p w14:paraId="32337B1D" w14:textId="1EA55948"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E2EAC">
        <w:rPr>
          <w:noProof/>
        </w:rPr>
        <w:t>219</w:t>
      </w:r>
      <w:r w:rsidR="003A78C2">
        <w:fldChar w:fldCharType="end"/>
      </w:r>
    </w:p>
    <w:p w14:paraId="7C06DD1A" w14:textId="170FBCC0"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E2EAC">
        <w:rPr>
          <w:noProof/>
        </w:rPr>
        <w:t>230</w:t>
      </w:r>
      <w:r w:rsidR="003A78C2">
        <w:fldChar w:fldCharType="end"/>
      </w:r>
    </w:p>
    <w:p w14:paraId="2E5D18EB" w14:textId="505AAE4F"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E2EAC">
        <w:t>Psalm</w:t>
      </w:r>
      <w:r w:rsidR="000E2EAC" w:rsidRPr="00AB1781">
        <w:t xml:space="preserve"> 116</w:t>
      </w:r>
      <w:r w:rsidR="000E2EAC">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E2EAC">
        <w:rPr>
          <w:noProof/>
        </w:rPr>
        <w:t>275</w:t>
      </w:r>
      <w:r w:rsidR="003A78C2">
        <w:fldChar w:fldCharType="end"/>
      </w:r>
    </w:p>
    <w:p w14:paraId="110463A5" w14:textId="21876FF2"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E2EAC">
        <w:t>Psalm</w:t>
      </w:r>
      <w:r w:rsidR="000E2EAC" w:rsidRPr="00AB1781">
        <w:t xml:space="preserve"> 117</w:t>
      </w:r>
      <w:r w:rsidR="000E2EAC">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E2EAC">
        <w:rPr>
          <w:noProof/>
        </w:rPr>
        <w:t>275</w:t>
      </w:r>
      <w:r w:rsidR="003A78C2">
        <w:fldChar w:fldCharType="end"/>
      </w:r>
    </w:p>
    <w:p w14:paraId="2887A6CA" w14:textId="7F1DB767"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E2EAC">
        <w:t>Psalm</w:t>
      </w:r>
      <w:r w:rsidR="000E2EAC" w:rsidRPr="00AB1781">
        <w:t xml:space="preserve"> 118</w:t>
      </w:r>
      <w:r w:rsidR="000E2EAC">
        <w:t>: “Blessed are the blameless in the way”</w:t>
      </w:r>
      <w:r>
        <w:fldChar w:fldCharType="end"/>
      </w:r>
      <w:r w:rsidR="006A0403">
        <w:tab/>
      </w:r>
      <w:r>
        <w:fldChar w:fldCharType="begin"/>
      </w:r>
      <w:r w:rsidR="006A0403">
        <w:instrText xml:space="preserve"> PAGEREF _Ref412027139 \h </w:instrText>
      </w:r>
      <w:r>
        <w:fldChar w:fldCharType="separate"/>
      </w:r>
      <w:r w:rsidR="000E2EAC">
        <w:rPr>
          <w:noProof/>
        </w:rPr>
        <w:t>278</w:t>
      </w:r>
      <w:r>
        <w:fldChar w:fldCharType="end"/>
      </w:r>
    </w:p>
    <w:p w14:paraId="771663ED" w14:textId="77777777" w:rsidR="006A0403" w:rsidRPr="001A4291" w:rsidRDefault="00115025" w:rsidP="006A0403">
      <w:pPr>
        <w:pStyle w:val="Heading5"/>
        <w:rPr>
          <w:lang w:val="en-GB"/>
        </w:rPr>
      </w:pPr>
      <w:bookmarkStart w:id="109" w:name="_Toc410196180"/>
      <w:bookmarkStart w:id="110" w:name="_Toc410196412"/>
      <w:bookmarkStart w:id="111"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they went to buy</w:t>
      </w:r>
      <w:r w:rsidR="00A22F02">
        <w:t xml:space="preserve"> </w:t>
      </w:r>
      <w:r w:rsidR="00A22F02">
        <w:lastRenderedPageBreak/>
        <w:t>[oil],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2"/>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5375DEF" w:rsid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3"/>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6D21839E" w14:textId="3B925DCD" w:rsidR="00964F23" w:rsidRDefault="00964F23" w:rsidP="00964F23">
      <w:pPr>
        <w:pStyle w:val="Heading3"/>
      </w:pPr>
      <w:bookmarkStart w:id="112" w:name="_Ref434580361"/>
      <w:bookmarkStart w:id="113" w:name="_Toc485884467"/>
      <w:r>
        <w:t>The Psalms of the</w:t>
      </w:r>
      <w:bookmarkEnd w:id="109"/>
      <w:bookmarkEnd w:id="110"/>
      <w:bookmarkEnd w:id="111"/>
      <w:r w:rsidR="006D16F9">
        <w:t xml:space="preserve"> Middle Watch</w:t>
      </w:r>
      <w:bookmarkEnd w:id="112"/>
      <w:bookmarkEnd w:id="113"/>
    </w:p>
    <w:p w14:paraId="39C33E62" w14:textId="7367B51B" w:rsidR="006A0403" w:rsidRPr="006A0403" w:rsidRDefault="006A0403" w:rsidP="006A0403">
      <w:pPr>
        <w:pStyle w:val="Rubric"/>
      </w:pPr>
      <w:r>
        <w:t>The P</w:t>
      </w:r>
      <w:r w:rsidR="000628F6">
        <w:t>salms of Vespers (except for 116 and 117</w:t>
      </w:r>
      <w:r>
        <w:t>) are recited,</w:t>
      </w:r>
    </w:p>
    <w:p w14:paraId="123D045B" w14:textId="70EC39E9"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E2EAC">
        <w:t>Psalm</w:t>
      </w:r>
      <w:r w:rsidR="000E2EAC" w:rsidRPr="00AB1781">
        <w:t xml:space="preserve"> 119</w:t>
      </w:r>
      <w:r w:rsidR="000E2EAC">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E2EAC">
        <w:rPr>
          <w:noProof/>
        </w:rPr>
        <w:t>293</w:t>
      </w:r>
      <w:r w:rsidR="003A78C2">
        <w:fldChar w:fldCharType="end"/>
      </w:r>
    </w:p>
    <w:p w14:paraId="49DCC6DD" w14:textId="4C32FEF4"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E2EAC">
        <w:t>Psalm</w:t>
      </w:r>
      <w:r w:rsidR="000E2EAC" w:rsidRPr="00AB1781">
        <w:t xml:space="preserve"> 120</w:t>
      </w:r>
      <w:r w:rsidR="000E2EAC">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E2EAC">
        <w:rPr>
          <w:noProof/>
        </w:rPr>
        <w:t>294</w:t>
      </w:r>
      <w:r w:rsidR="003A78C2">
        <w:fldChar w:fldCharType="end"/>
      </w:r>
    </w:p>
    <w:p w14:paraId="35C5E1C7" w14:textId="725C5CAF"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E2EAC">
        <w:t>Psalm</w:t>
      </w:r>
      <w:r w:rsidR="000E2EAC" w:rsidRPr="00AB1781">
        <w:t xml:space="preserve"> 121</w:t>
      </w:r>
      <w:r w:rsidR="000E2EAC">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E2EAC">
        <w:rPr>
          <w:noProof/>
        </w:rPr>
        <w:t>295</w:t>
      </w:r>
      <w:r w:rsidR="003A78C2">
        <w:fldChar w:fldCharType="end"/>
      </w:r>
    </w:p>
    <w:p w14:paraId="037372CD" w14:textId="64C665D3"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E2EAC">
        <w:t>Psalm</w:t>
      </w:r>
      <w:r w:rsidR="000E2EAC" w:rsidRPr="00AB1781">
        <w:t xml:space="preserve"> 122</w:t>
      </w:r>
      <w:r w:rsidR="000E2EAC">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E2EAC">
        <w:rPr>
          <w:noProof/>
        </w:rPr>
        <w:t>296</w:t>
      </w:r>
      <w:r w:rsidR="003A78C2">
        <w:fldChar w:fldCharType="end"/>
      </w:r>
    </w:p>
    <w:p w14:paraId="7F07DE56" w14:textId="6F7E5721"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E2EAC">
        <w:t>Psalm</w:t>
      </w:r>
      <w:r w:rsidR="000E2EAC" w:rsidRPr="00AB1781">
        <w:t xml:space="preserve"> 123</w:t>
      </w:r>
      <w:r w:rsidR="000E2EAC">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E2EAC">
        <w:rPr>
          <w:noProof/>
        </w:rPr>
        <w:t>297</w:t>
      </w:r>
      <w:r w:rsidR="003A78C2">
        <w:fldChar w:fldCharType="end"/>
      </w:r>
    </w:p>
    <w:p w14:paraId="6BE98E76" w14:textId="480A715F"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E2EAC">
        <w:t>Psalm</w:t>
      </w:r>
      <w:r w:rsidR="000E2EAC" w:rsidRPr="00AB1781">
        <w:t xml:space="preserve"> 124</w:t>
      </w:r>
      <w:r w:rsidR="000E2EAC">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E2EAC">
        <w:rPr>
          <w:noProof/>
        </w:rPr>
        <w:t>298</w:t>
      </w:r>
      <w:r w:rsidR="003A78C2">
        <w:fldChar w:fldCharType="end"/>
      </w:r>
    </w:p>
    <w:p w14:paraId="7A0B4391" w14:textId="7B9D9896"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E2EAC">
        <w:t>Psalm</w:t>
      </w:r>
      <w:r w:rsidR="000E2EAC" w:rsidRPr="00AB1781">
        <w:t xml:space="preserve"> 125</w:t>
      </w:r>
      <w:r w:rsidR="000E2EAC">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E2EAC">
        <w:rPr>
          <w:noProof/>
        </w:rPr>
        <w:t>299</w:t>
      </w:r>
      <w:r w:rsidR="003A78C2">
        <w:fldChar w:fldCharType="end"/>
      </w:r>
    </w:p>
    <w:p w14:paraId="1D2C17E0" w14:textId="314BB39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E2EAC">
        <w:t>Psalm</w:t>
      </w:r>
      <w:r w:rsidR="000E2EAC" w:rsidRPr="00AB1781">
        <w:t xml:space="preserve"> 126</w:t>
      </w:r>
      <w:r w:rsidR="000E2EAC">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E2EAC">
        <w:rPr>
          <w:noProof/>
        </w:rPr>
        <w:t>300</w:t>
      </w:r>
      <w:r w:rsidR="003A78C2">
        <w:fldChar w:fldCharType="end"/>
      </w:r>
    </w:p>
    <w:p w14:paraId="3F9CAC24" w14:textId="1EDFEE2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E2EAC">
        <w:t>Psalm</w:t>
      </w:r>
      <w:r w:rsidR="000E2EAC" w:rsidRPr="00AB1781">
        <w:t xml:space="preserve"> 127</w:t>
      </w:r>
      <w:r w:rsidR="000E2EAC">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E2EAC">
        <w:rPr>
          <w:noProof/>
        </w:rPr>
        <w:t>301</w:t>
      </w:r>
      <w:r w:rsidR="003A78C2">
        <w:fldChar w:fldCharType="end"/>
      </w:r>
    </w:p>
    <w:p w14:paraId="7884AAA8" w14:textId="100FEF80"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E2EAC">
        <w:t>Psalm</w:t>
      </w:r>
      <w:r w:rsidR="000E2EAC" w:rsidRPr="00AB1781">
        <w:t xml:space="preserve"> 128</w:t>
      </w:r>
      <w:r w:rsidR="000E2EAC">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E2EAC">
        <w:rPr>
          <w:noProof/>
        </w:rPr>
        <w:t>302</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lastRenderedPageBreak/>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4"/>
      <w:r w:rsidRPr="001A4291">
        <w:t xml:space="preserve">intercede </w:t>
      </w:r>
      <w:commentRangeEnd w:id="114"/>
      <w:r w:rsidR="00EC5901">
        <w:rPr>
          <w:rStyle w:val="CommentReference"/>
          <w:lang w:val="en-CA"/>
        </w:rPr>
        <w:commentReference w:id="114"/>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lastRenderedPageBreak/>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610BD909" w:rsidR="006A0403" w:rsidRPr="006A0403" w:rsidRDefault="00266A55" w:rsidP="006A0403">
      <w:pPr>
        <w:pStyle w:val="Rubric"/>
      </w:pPr>
      <w:r>
        <w:t>Then say</w:t>
      </w:r>
      <w:r w:rsidR="006A0403">
        <w:t>: Lord hear us</w:t>
      </w:r>
      <w:r w:rsidR="006A0403" w:rsidRPr="001A4291">
        <w:t>, have mercy on us and for</w:t>
      </w:r>
      <w:r w:rsidR="006A0403" w:rsidRPr="001A4291">
        <w:softHyphen/>
        <w:t>give us our sins, Lord have mercy (Kirié</w:t>
      </w:r>
      <w:r w:rsidR="006A0403">
        <w:t xml:space="preserve"> Eleison) </w:t>
      </w:r>
      <w:r w:rsidR="00C241B0">
        <w:rPr>
          <w:lang w:val="en-GB"/>
        </w:rPr>
        <w:t>50 (or 41</w:t>
      </w:r>
      <w:r w:rsidR="00C241B0">
        <w:rPr>
          <w:rStyle w:val="FootnoteReference"/>
          <w:lang w:val="en-GB"/>
        </w:rPr>
        <w:footnoteReference w:id="14"/>
      </w:r>
      <w:r w:rsidR="00C241B0">
        <w:rPr>
          <w:lang w:val="en-GB"/>
        </w:rPr>
        <w:t>)</w:t>
      </w:r>
      <w:r w:rsidR="006A0403">
        <w:t xml:space="preserve">, </w:t>
      </w:r>
      <w:r w:rsidR="006A0403" w:rsidRPr="001A4291">
        <w:t xml:space="preserve">Holy, </w:t>
      </w:r>
      <w:r w:rsidR="006A0403">
        <w:t xml:space="preserve">Holy, Holy, (page </w:t>
      </w:r>
      <w:r w:rsidR="003A78C2">
        <w:fldChar w:fldCharType="begin"/>
      </w:r>
      <w:r w:rsidR="006A0403">
        <w:instrText xml:space="preserve"> PAGEREF _Ref411969137 \h </w:instrText>
      </w:r>
      <w:r w:rsidR="003A78C2">
        <w:fldChar w:fldCharType="separate"/>
      </w:r>
      <w:r w:rsidR="000E2EAC">
        <w:rPr>
          <w:noProof/>
        </w:rPr>
        <w:t>17</w:t>
      </w:r>
      <w:r w:rsidR="003A78C2">
        <w:fldChar w:fldCharType="end"/>
      </w:r>
      <w:r w:rsidR="006A0403" w:rsidRPr="001A4291">
        <w:t xml:space="preserve">), </w:t>
      </w:r>
      <w:r w:rsidR="006A0403">
        <w:t xml:space="preserve">and </w:t>
      </w:r>
      <w:r w:rsidR="006A0403" w:rsidRPr="001A4291">
        <w:t>the Lord's Prayer</w:t>
      </w:r>
    </w:p>
    <w:p w14:paraId="479B7501" w14:textId="470FFF90" w:rsidR="00964F23" w:rsidRDefault="00964F23" w:rsidP="00964F23">
      <w:pPr>
        <w:pStyle w:val="Heading3"/>
      </w:pPr>
      <w:bookmarkStart w:id="115" w:name="_Toc410196181"/>
      <w:bookmarkStart w:id="116" w:name="_Toc410196413"/>
      <w:bookmarkStart w:id="117" w:name="_Toc410196915"/>
      <w:bookmarkStart w:id="118" w:name="_Ref434580482"/>
      <w:bookmarkStart w:id="119" w:name="_Toc485884468"/>
      <w:r>
        <w:t xml:space="preserve">The Psalms of the </w:t>
      </w:r>
      <w:bookmarkEnd w:id="115"/>
      <w:bookmarkEnd w:id="116"/>
      <w:bookmarkEnd w:id="117"/>
      <w:r w:rsidR="006D16F9">
        <w:t>Morning Watch</w:t>
      </w:r>
      <w:bookmarkEnd w:id="118"/>
      <w:bookmarkEnd w:id="119"/>
    </w:p>
    <w:p w14:paraId="31E490F0" w14:textId="7EE30884" w:rsidR="006A0403" w:rsidRDefault="006A0403" w:rsidP="006A0403">
      <w:pPr>
        <w:pStyle w:val="Rubric"/>
      </w:pPr>
      <w:r>
        <w:t xml:space="preserve">The Psalms of </w:t>
      </w:r>
      <w:r w:rsidR="003A7286">
        <w:t>Retiring</w:t>
      </w:r>
      <w:r>
        <w:t xml:space="preserve"> </w:t>
      </w:r>
      <w:r w:rsidR="000628F6">
        <w:t>are</w:t>
      </w:r>
      <w:r>
        <w:t xml:space="preserve"> recited,</w:t>
      </w:r>
    </w:p>
    <w:p w14:paraId="28991E68" w14:textId="2306A660"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E2EAC">
        <w:t>Psalm</w:t>
      </w:r>
      <w:r w:rsidR="000E2EAC" w:rsidRPr="00AB1781">
        <w:t xml:space="preserve"> 129</w:t>
      </w:r>
      <w:r w:rsidR="000E2EAC">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E2EAC">
        <w:rPr>
          <w:rFonts w:cstheme="minorBidi"/>
          <w:noProof/>
        </w:rPr>
        <w:t>303</w:t>
      </w:r>
      <w:r w:rsidR="003A78C2" w:rsidRPr="00AC19C5">
        <w:rPr>
          <w:rFonts w:cstheme="minorBidi"/>
        </w:rPr>
        <w:fldChar w:fldCharType="end"/>
      </w:r>
    </w:p>
    <w:p w14:paraId="15303FBF" w14:textId="0570399E"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E2EAC">
        <w:t>Psalm</w:t>
      </w:r>
      <w:r w:rsidR="000E2EAC" w:rsidRPr="00AB1781">
        <w:t xml:space="preserve"> 130</w:t>
      </w:r>
      <w:r w:rsidR="000E2EAC">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E2EAC">
        <w:rPr>
          <w:rFonts w:cstheme="minorBidi"/>
          <w:noProof/>
        </w:rPr>
        <w:t>304</w:t>
      </w:r>
      <w:r w:rsidR="003A78C2" w:rsidRPr="00AC19C5">
        <w:rPr>
          <w:rFonts w:cstheme="minorBidi"/>
        </w:rPr>
        <w:fldChar w:fldCharType="end"/>
      </w:r>
    </w:p>
    <w:p w14:paraId="770A2C32" w14:textId="6650E9CF"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E2EAC">
        <w:t>Psalm</w:t>
      </w:r>
      <w:r w:rsidR="000E2EAC" w:rsidRPr="00AB1781">
        <w:t xml:space="preserve"> 131</w:t>
      </w:r>
      <w:r w:rsidR="000E2EAC">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E2EAC">
        <w:rPr>
          <w:rFonts w:cstheme="minorBidi"/>
          <w:noProof/>
        </w:rPr>
        <w:t>305</w:t>
      </w:r>
      <w:r w:rsidR="003A78C2" w:rsidRPr="00AC19C5">
        <w:rPr>
          <w:rFonts w:cstheme="minorBidi"/>
        </w:rPr>
        <w:fldChar w:fldCharType="end"/>
      </w:r>
    </w:p>
    <w:p w14:paraId="5C4E61A3" w14:textId="71005B5E"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4604A493" w14:textId="5F4661AD"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E2EAC">
        <w:t>Psalm</w:t>
      </w:r>
      <w:r w:rsidR="000E2EAC" w:rsidRPr="00AB1781">
        <w:t xml:space="preserve"> 133</w:t>
      </w:r>
      <w:r w:rsidR="000E2EAC">
        <w:t>: “See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E2EAC">
        <w:rPr>
          <w:rFonts w:cstheme="minorBidi"/>
          <w:noProof/>
        </w:rPr>
        <w:t>307</w:t>
      </w:r>
      <w:r w:rsidR="003A78C2" w:rsidRPr="00AC19C5">
        <w:rPr>
          <w:rFonts w:cstheme="minorBidi"/>
        </w:rPr>
        <w:fldChar w:fldCharType="end"/>
      </w:r>
    </w:p>
    <w:p w14:paraId="3B2A66A2" w14:textId="271721E9"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E2EAC">
        <w:t>Psalm</w:t>
      </w:r>
      <w:r w:rsidR="000E2EAC" w:rsidRPr="00AB1781">
        <w:t xml:space="preserve"> 136</w:t>
      </w:r>
      <w:r w:rsidR="000E2EAC">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E2EAC">
        <w:rPr>
          <w:rFonts w:cstheme="minorBidi"/>
          <w:noProof/>
        </w:rPr>
        <w:t>312</w:t>
      </w:r>
      <w:r w:rsidR="003A78C2" w:rsidRPr="00AC19C5">
        <w:rPr>
          <w:rFonts w:cstheme="minorBidi"/>
        </w:rPr>
        <w:fldChar w:fldCharType="end"/>
      </w:r>
    </w:p>
    <w:p w14:paraId="64B01669" w14:textId="5E9C53E8"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E2EAC">
        <w:t>Psalm</w:t>
      </w:r>
      <w:r w:rsidR="000E2EAC" w:rsidRPr="00AB1781">
        <w:t xml:space="preserve"> 137</w:t>
      </w:r>
      <w:r w:rsidR="000E2EAC">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E2EAC">
        <w:rPr>
          <w:rFonts w:cstheme="minorBidi"/>
          <w:noProof/>
        </w:rPr>
        <w:t>314</w:t>
      </w:r>
      <w:r w:rsidR="003A78C2" w:rsidRPr="00AC19C5">
        <w:rPr>
          <w:rFonts w:cstheme="minorBidi"/>
        </w:rPr>
        <w:fldChar w:fldCharType="end"/>
      </w:r>
    </w:p>
    <w:p w14:paraId="5258B7E0" w14:textId="20B16221"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E2EAC">
        <w:t>Psalm</w:t>
      </w:r>
      <w:r w:rsidR="000E2EAC" w:rsidRPr="00AB1781">
        <w:t xml:space="preserve"> 140</w:t>
      </w:r>
      <w:r w:rsidR="000E2EAC">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E2EAC">
        <w:rPr>
          <w:rFonts w:cstheme="minorBidi"/>
          <w:noProof/>
        </w:rPr>
        <w:t>318</w:t>
      </w:r>
      <w:r w:rsidR="003A78C2" w:rsidRPr="00AC19C5">
        <w:rPr>
          <w:rFonts w:cstheme="minorBidi"/>
        </w:rPr>
        <w:fldChar w:fldCharType="end"/>
      </w:r>
    </w:p>
    <w:p w14:paraId="3092DE46" w14:textId="5F698866"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E2EAC">
        <w:t>Psalm</w:t>
      </w:r>
      <w:r w:rsidR="000E2EAC" w:rsidRPr="00AB1781">
        <w:t xml:space="preserve"> 141</w:t>
      </w:r>
      <w:r w:rsidR="000E2EAC">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E2EAC">
        <w:rPr>
          <w:rFonts w:cstheme="minorBidi"/>
          <w:noProof/>
        </w:rPr>
        <w:t>319</w:t>
      </w:r>
      <w:r w:rsidR="003A78C2" w:rsidRPr="00AC19C5">
        <w:rPr>
          <w:rFonts w:cstheme="minorBidi"/>
        </w:rPr>
        <w:fldChar w:fldCharType="end"/>
      </w:r>
    </w:p>
    <w:p w14:paraId="0D65EB5D" w14:textId="41CFC8E4"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E2EAC">
        <w:t>Psalm</w:t>
      </w:r>
      <w:r w:rsidR="000E2EAC" w:rsidRPr="00AB1781">
        <w:t xml:space="preserve"> 145</w:t>
      </w:r>
      <w:r w:rsidR="000E2EAC">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E2EAC">
        <w:rPr>
          <w:rFonts w:cstheme="minorBidi"/>
          <w:noProof/>
        </w:rPr>
        <w:t>325</w:t>
      </w:r>
      <w:r w:rsidR="003A78C2" w:rsidRPr="00AC19C5">
        <w:rPr>
          <w:rFonts w:cstheme="minorBidi"/>
        </w:rPr>
        <w:fldChar w:fldCharType="end"/>
      </w:r>
    </w:p>
    <w:p w14:paraId="1A0310A6" w14:textId="26CC4973"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E2EAC">
        <w:t>Psalm</w:t>
      </w:r>
      <w:r w:rsidR="000E2EAC" w:rsidRPr="00AB1781">
        <w:t xml:space="preserve"> 146</w:t>
      </w:r>
      <w:r w:rsidR="000E2EAC">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E2EAC">
        <w:rPr>
          <w:rFonts w:cstheme="minorBidi"/>
          <w:noProof/>
        </w:rPr>
        <w:t>327</w:t>
      </w:r>
      <w:r w:rsidR="003A78C2" w:rsidRPr="00AC19C5">
        <w:rPr>
          <w:rFonts w:cstheme="minorBidi"/>
        </w:rPr>
        <w:fldChar w:fldCharType="end"/>
      </w:r>
    </w:p>
    <w:p w14:paraId="02A27D2F" w14:textId="49833C76" w:rsidR="006A0403" w:rsidRPr="00AC19C5" w:rsidRDefault="001744DD" w:rsidP="006A0403">
      <w:pPr>
        <w:pStyle w:val="EngHang"/>
        <w:tabs>
          <w:tab w:val="left" w:leader="dot" w:pos="8280"/>
        </w:tabs>
        <w:rPr>
          <w:rFonts w:cstheme="minorBidi"/>
        </w:rPr>
      </w:pPr>
      <w:r>
        <w:lastRenderedPageBreak/>
        <w:fldChar w:fldCharType="begin"/>
      </w:r>
      <w:r>
        <w:instrText xml:space="preserve"> REF _Ref411968245 \h  \* MERGEFORMAT </w:instrText>
      </w:r>
      <w:r>
        <w:fldChar w:fldCharType="separate"/>
      </w:r>
      <w:r w:rsidR="000E2EAC">
        <w:t>Psalm</w:t>
      </w:r>
      <w:r w:rsidR="000E2EAC" w:rsidRPr="00AB1781">
        <w:t xml:space="preserve"> 147</w:t>
      </w:r>
      <w:r w:rsidR="000E2EAC">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E2EAC">
        <w:rPr>
          <w:rFonts w:cstheme="minorBidi"/>
          <w:noProof/>
        </w:rPr>
        <w:t>328</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0"/>
      <w:r w:rsidR="006A0403">
        <w:t>unbelievers</w:t>
      </w:r>
      <w:commentRangeEnd w:id="120"/>
      <w:r w:rsidR="006A0403">
        <w:rPr>
          <w:rStyle w:val="CommentReference"/>
          <w:lang w:val="en-CA"/>
        </w:rPr>
        <w:commentReference w:id="120"/>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lastRenderedPageBreak/>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5C0D7DB4" w:rsidR="006A0403" w:rsidRPr="00BD252D" w:rsidRDefault="00266A55" w:rsidP="006A0403">
      <w:pPr>
        <w:pStyle w:val="Rubric"/>
        <w:rPr>
          <w:lang w:val="en-GB"/>
        </w:rPr>
      </w:pPr>
      <w:r>
        <w:rPr>
          <w:lang w:val="en-GB"/>
        </w:rPr>
        <w:t>Then say</w:t>
      </w:r>
      <w:r w:rsidR="006A0403">
        <w:rPr>
          <w:lang w:val="en-GB"/>
        </w:rPr>
        <w:t>: Lord hear us</w:t>
      </w:r>
      <w:r w:rsidR="006A0403" w:rsidRPr="001A4291">
        <w:rPr>
          <w:lang w:val="en-GB"/>
        </w:rPr>
        <w:t>, have mercy on us and for</w:t>
      </w:r>
      <w:r w:rsidR="006A0403" w:rsidRPr="001A4291">
        <w:rPr>
          <w:lang w:val="en-GB"/>
        </w:rPr>
        <w:softHyphen/>
        <w:t>give us our sins, Lord have mercy (Kirié</w:t>
      </w:r>
      <w:r w:rsidR="006A0403">
        <w:rPr>
          <w:lang w:val="en-GB"/>
        </w:rPr>
        <w:t xml:space="preserve"> Eleison) </w:t>
      </w:r>
      <w:r w:rsidR="00C241B0">
        <w:rPr>
          <w:lang w:val="en-GB"/>
        </w:rPr>
        <w:t>50 (or 41</w:t>
      </w:r>
      <w:r w:rsidR="00C241B0">
        <w:rPr>
          <w:rStyle w:val="FootnoteReference"/>
          <w:lang w:val="en-GB"/>
        </w:rPr>
        <w:footnoteReference w:id="15"/>
      </w:r>
      <w:r w:rsidR="00C241B0">
        <w:rPr>
          <w:lang w:val="en-GB"/>
        </w:rPr>
        <w:t>)</w:t>
      </w:r>
      <w:r w:rsidR="006A0403">
        <w:rPr>
          <w:lang w:val="en-GB"/>
        </w:rPr>
        <w:t xml:space="preserve">, </w:t>
      </w:r>
      <w:r w:rsidR="006A0403" w:rsidRPr="001A4291">
        <w:rPr>
          <w:lang w:val="en-GB"/>
        </w:rPr>
        <w:t xml:space="preserve">Holy, </w:t>
      </w:r>
      <w:r w:rsidR="006A0403">
        <w:rPr>
          <w:lang w:val="en-GB"/>
        </w:rPr>
        <w:t xml:space="preserve">Holy, Holy, (page </w:t>
      </w:r>
      <w:r w:rsidR="003A78C2">
        <w:rPr>
          <w:lang w:val="en-GB"/>
        </w:rPr>
        <w:fldChar w:fldCharType="begin"/>
      </w:r>
      <w:r w:rsidR="006A0403">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6A0403" w:rsidRPr="001A4291">
        <w:rPr>
          <w:lang w:val="en-GB"/>
        </w:rPr>
        <w:t xml:space="preserve">), </w:t>
      </w:r>
      <w:r w:rsidR="006A0403">
        <w:rPr>
          <w:lang w:val="en-GB"/>
        </w:rPr>
        <w:t xml:space="preserve">and </w:t>
      </w:r>
      <w:r w:rsidR="006A0403" w:rsidRPr="001A4291">
        <w:rPr>
          <w:lang w:val="en-GB"/>
        </w:rPr>
        <w:t xml:space="preserve">the Lord's Prayer </w:t>
      </w:r>
      <w:r w:rsidR="006A0403">
        <w:rPr>
          <w:lang w:val="en-GB"/>
        </w:rPr>
        <w:t>.</w:t>
      </w:r>
    </w:p>
    <w:p w14:paraId="0F97EF45" w14:textId="0A74EC14" w:rsidR="006A0403" w:rsidRPr="001A4291" w:rsidRDefault="00A676F0" w:rsidP="006A0403">
      <w:pPr>
        <w:pStyle w:val="Heading5"/>
        <w:rPr>
          <w:lang w:val="en-GB"/>
        </w:rPr>
      </w:pPr>
      <w:r>
        <w:rPr>
          <w:lang w:val="en-GB"/>
        </w:rPr>
        <w:t>The Gospel from Saint Luke 2</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5EFD242D" w:rsidR="006A0403" w:rsidRPr="006A0403" w:rsidRDefault="00266A55" w:rsidP="006A0403">
      <w:pPr>
        <w:pStyle w:val="Rubric"/>
        <w:rPr>
          <w:lang w:val="en-GB"/>
        </w:rPr>
      </w:pPr>
      <w:r>
        <w:rPr>
          <w:lang w:val="en-GB"/>
        </w:rPr>
        <w:t>Then say</w:t>
      </w:r>
      <w:r w:rsidR="006A0403" w:rsidRPr="001A4291">
        <w:rPr>
          <w:lang w:val="en-GB"/>
        </w:rPr>
        <w:t xml:space="preserve">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lastRenderedPageBreak/>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5FF63E28" w:rsidR="006A0403" w:rsidRPr="006A0403" w:rsidRDefault="006A0403" w:rsidP="006A0403">
      <w:pPr>
        <w:pStyle w:val="Rubric"/>
        <w:rPr>
          <w:lang w:val="en-GB"/>
        </w:rPr>
      </w:pPr>
      <w:r w:rsidRPr="001A4291">
        <w:rPr>
          <w:lang w:val="en-GB"/>
        </w:rPr>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3293F1D3" w14:textId="77777777" w:rsidR="00346189" w:rsidRDefault="00346189" w:rsidP="00837F89">
      <w:pPr>
        <w:pStyle w:val="Body"/>
      </w:pPr>
      <w:bookmarkStart w:id="121" w:name="_Toc410196182"/>
      <w:bookmarkStart w:id="122" w:name="_Toc410196414"/>
      <w:bookmarkStart w:id="123" w:name="_Toc410196916"/>
      <w:r>
        <w:br w:type="page"/>
      </w:r>
    </w:p>
    <w:p w14:paraId="6395CC69" w14:textId="17D4D31A" w:rsidR="00964F23" w:rsidRDefault="00964F23" w:rsidP="00964F23">
      <w:pPr>
        <w:pStyle w:val="Heading3"/>
      </w:pPr>
      <w:bookmarkStart w:id="124" w:name="_Toc485884469"/>
      <w:r>
        <w:lastRenderedPageBreak/>
        <w:t>The Midnight Praise</w:t>
      </w:r>
      <w:bookmarkEnd w:id="121"/>
      <w:bookmarkEnd w:id="122"/>
      <w:bookmarkEnd w:id="123"/>
      <w:bookmarkEnd w:id="124"/>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238E0AA1"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E2EAC">
        <w:t>The First Canticle</w:t>
      </w:r>
      <w:r>
        <w:fldChar w:fldCharType="end"/>
      </w:r>
      <w:r>
        <w:tab/>
      </w:r>
      <w:r>
        <w:fldChar w:fldCharType="begin"/>
      </w:r>
      <w:r>
        <w:instrText xml:space="preserve"> PAGEREF _Ref448228164 \h </w:instrText>
      </w:r>
      <w:r>
        <w:fldChar w:fldCharType="separate"/>
      </w:r>
      <w:r w:rsidR="000E2EAC">
        <w:rPr>
          <w:noProof/>
        </w:rPr>
        <w:t>334</w:t>
      </w:r>
      <w:r>
        <w:fldChar w:fldCharType="end"/>
      </w:r>
    </w:p>
    <w:p w14:paraId="5928D17A" w14:textId="3A8CB062" w:rsidR="00B102EF" w:rsidRDefault="00BC3E53" w:rsidP="00E97A49">
      <w:pPr>
        <w:pStyle w:val="EngHang"/>
        <w:tabs>
          <w:tab w:val="right" w:leader="dot" w:pos="8460"/>
        </w:tabs>
      </w:pPr>
      <w:r>
        <w:fldChar w:fldCharType="begin"/>
      </w:r>
      <w:r>
        <w:instrText xml:space="preserve"> REF _Ref449954885 \h </w:instrText>
      </w:r>
      <w:r>
        <w:fldChar w:fldCharType="separate"/>
      </w:r>
      <w:r w:rsidR="000E2EAC">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E2EAC">
        <w:rPr>
          <w:noProof/>
        </w:rPr>
        <w:t>346</w:t>
      </w:r>
      <w:r w:rsidR="00B102EF">
        <w:fldChar w:fldCharType="end"/>
      </w:r>
    </w:p>
    <w:p w14:paraId="3796AB97" w14:textId="160EDE45" w:rsidR="00D9682B" w:rsidRDefault="00BC3E53" w:rsidP="00D9682B">
      <w:pPr>
        <w:pStyle w:val="EngHang"/>
        <w:tabs>
          <w:tab w:val="right" w:leader="dot" w:pos="8460"/>
        </w:tabs>
      </w:pPr>
      <w:r>
        <w:fldChar w:fldCharType="begin"/>
      </w:r>
      <w:r>
        <w:instrText xml:space="preserve"> REF _Ref449954950 \h </w:instrText>
      </w:r>
      <w:r>
        <w:fldChar w:fldCharType="separate"/>
      </w:r>
      <w:r w:rsidR="000E2EAC">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E2EAC">
        <w:rPr>
          <w:noProof/>
        </w:rPr>
        <w:t>352</w:t>
      </w:r>
      <w:r w:rsidR="00D9682B">
        <w:fldChar w:fldCharType="end"/>
      </w:r>
    </w:p>
    <w:p w14:paraId="3068653C" w14:textId="3354CCE4" w:rsidR="00D9682B" w:rsidRDefault="00D9682B" w:rsidP="00D9682B">
      <w:pPr>
        <w:pStyle w:val="EngHang"/>
        <w:tabs>
          <w:tab w:val="right" w:leader="dot" w:pos="8460"/>
        </w:tabs>
      </w:pPr>
      <w:r>
        <w:fldChar w:fldCharType="begin"/>
      </w:r>
      <w:r>
        <w:instrText xml:space="preserve"> REF _Ref450335240 \h </w:instrText>
      </w:r>
      <w:r>
        <w:fldChar w:fldCharType="separate"/>
      </w:r>
      <w:r w:rsidR="000E2EAC">
        <w:t>Additional Canticles for the Vigil of Joyous Saturday from the New Testament</w:t>
      </w:r>
      <w:r>
        <w:fldChar w:fldCharType="end"/>
      </w:r>
      <w:r>
        <w:tab/>
      </w:r>
      <w:r>
        <w:fldChar w:fldCharType="begin"/>
      </w:r>
      <w:r>
        <w:instrText xml:space="preserve"> PAGEREF _Ref450335240 \h </w:instrText>
      </w:r>
      <w:r>
        <w:fldChar w:fldCharType="separate"/>
      </w:r>
      <w:r w:rsidR="000E2EAC">
        <w:rPr>
          <w:noProof/>
        </w:rPr>
        <w:t>369</w:t>
      </w:r>
      <w:r>
        <w:fldChar w:fldCharType="end"/>
      </w:r>
    </w:p>
    <w:p w14:paraId="46EDCFEC" w14:textId="012A7002"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E2EAC">
        <w:t>The Communion of the Saints</w:t>
      </w:r>
      <w:r>
        <w:fldChar w:fldCharType="end"/>
      </w:r>
      <w:r>
        <w:tab/>
      </w:r>
      <w:r>
        <w:fldChar w:fldCharType="begin"/>
      </w:r>
      <w:r>
        <w:instrText xml:space="preserve"> PAGEREF _Ref448228224 \h </w:instrText>
      </w:r>
      <w:r>
        <w:fldChar w:fldCharType="separate"/>
      </w:r>
      <w:r w:rsidR="000E2EAC">
        <w:rPr>
          <w:noProof/>
        </w:rPr>
        <w:t>388</w:t>
      </w:r>
      <w:r>
        <w:fldChar w:fldCharType="end"/>
      </w:r>
    </w:p>
    <w:p w14:paraId="103CDB1E" w14:textId="517A6E88"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E2EAC">
        <w:t>The Doxologies</w:t>
      </w:r>
      <w:r>
        <w:fldChar w:fldCharType="end"/>
      </w:r>
      <w:r>
        <w:tab/>
      </w:r>
      <w:r>
        <w:fldChar w:fldCharType="begin"/>
      </w:r>
      <w:r>
        <w:instrText xml:space="preserve"> PAGEREF _Ref448228235 \h </w:instrText>
      </w:r>
      <w:r>
        <w:fldChar w:fldCharType="separate"/>
      </w:r>
      <w:r w:rsidR="000E2EAC">
        <w:rPr>
          <w:noProof/>
        </w:rPr>
        <w:t>408</w:t>
      </w:r>
      <w:r>
        <w:fldChar w:fldCharType="end"/>
      </w:r>
    </w:p>
    <w:p w14:paraId="661E2504" w14:textId="3608C503" w:rsidR="00E97A49" w:rsidRDefault="00E97A49" w:rsidP="00E97A49">
      <w:pPr>
        <w:pStyle w:val="EngHang"/>
        <w:tabs>
          <w:tab w:val="right" w:leader="dot" w:pos="8460"/>
        </w:tabs>
      </w:pPr>
      <w:r>
        <w:fldChar w:fldCharType="begin"/>
      </w:r>
      <w:r>
        <w:instrText xml:space="preserve"> REF _Ref448471060 \h </w:instrText>
      </w:r>
      <w:r>
        <w:fldChar w:fldCharType="separate"/>
      </w:r>
      <w:r w:rsidR="000E2EAC">
        <w:t>The Conclusion of the Midnight Praise</w:t>
      </w:r>
      <w:r>
        <w:fldChar w:fldCharType="end"/>
      </w:r>
      <w:r>
        <w:tab/>
      </w:r>
      <w:r>
        <w:fldChar w:fldCharType="begin"/>
      </w:r>
      <w:r>
        <w:instrText xml:space="preserve"> PAGEREF _Ref448471060 \h </w:instrText>
      </w:r>
      <w:r>
        <w:fldChar w:fldCharType="separate"/>
      </w:r>
      <w:r w:rsidR="000E2EAC">
        <w:rPr>
          <w:noProof/>
        </w:rPr>
        <w:t>8</w:t>
      </w:r>
      <w:r>
        <w:fldChar w:fldCharType="end"/>
      </w:r>
    </w:p>
    <w:p w14:paraId="4AF2B63F" w14:textId="42E3356C"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E2EAC">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E2EAC">
        <w:rPr>
          <w:noProof/>
        </w:rPr>
        <w:t>51</w:t>
      </w:r>
      <w:r w:rsidR="00B102EF">
        <w:fldChar w:fldCharType="end"/>
      </w:r>
    </w:p>
    <w:p w14:paraId="713C1C81" w14:textId="77777777" w:rsidR="00B102EF" w:rsidRDefault="00B102EF" w:rsidP="00257627">
      <w:pPr>
        <w:sectPr w:rsidR="00B102EF" w:rsidSect="001C41A6">
          <w:headerReference w:type="default" r:id="rId17"/>
          <w:footerReference w:type="default" r:id="rId18"/>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5"/>
            <w:r w:rsidRPr="007425E1">
              <w:rPr>
                <w:rFonts w:eastAsiaTheme="minorHAnsi"/>
              </w:rPr>
              <w:t>O our Lord, Jesus Christ</w:t>
            </w:r>
            <w:commentRangeEnd w:id="125"/>
            <w:r>
              <w:rPr>
                <w:rStyle w:val="CommentReference"/>
                <w:rFonts w:eastAsiaTheme="minorHAnsi" w:cstheme="minorBidi"/>
                <w:color w:val="auto"/>
                <w:lang w:val="en-CA"/>
              </w:rPr>
              <w:commentReference w:id="125"/>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6"/>
            <w:r w:rsidRPr="007425E1">
              <w:rPr>
                <w:rFonts w:eastAsiaTheme="minorHAnsi"/>
              </w:rPr>
              <w:t>Awesome and full of glory</w:t>
            </w:r>
            <w:commentRangeEnd w:id="126"/>
            <w:r>
              <w:rPr>
                <w:rStyle w:val="CommentReference"/>
                <w:rFonts w:ascii="Times New Roman" w:eastAsiaTheme="minorHAnsi" w:hAnsi="Times New Roman" w:cstheme="minorBidi"/>
                <w:color w:val="auto"/>
              </w:rPr>
              <w:commentReference w:id="126"/>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7"/>
            <w:r w:rsidRPr="007425E1">
              <w:rPr>
                <w:rFonts w:eastAsiaTheme="minorHAnsi"/>
              </w:rPr>
              <w:t>works</w:t>
            </w:r>
            <w:commentRangeEnd w:id="127"/>
            <w:r>
              <w:rPr>
                <w:rStyle w:val="CommentReference"/>
                <w:rFonts w:ascii="Times New Roman" w:eastAsiaTheme="minorHAnsi" w:hAnsi="Times New Roman" w:cstheme="minorBidi"/>
                <w:color w:val="auto"/>
              </w:rPr>
              <w:commentReference w:id="127"/>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28"/>
            <w:r w:rsidRPr="00582AD7">
              <w:t>ϥ̀ⲛⲁϯ ⲙ̀ⲡⲓⲟⲩⲁⲓ</w:t>
            </w:r>
            <w:commentRangeEnd w:id="128"/>
            <w:r>
              <w:rPr>
                <w:rStyle w:val="CommentReference"/>
                <w:rFonts w:ascii="Garamond" w:hAnsi="Garamond" w:cstheme="minorBidi"/>
                <w:noProof w:val="0"/>
                <w:lang w:val="en-CA"/>
              </w:rPr>
              <w:commentReference w:id="128"/>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29"/>
            <w:r w:rsidRPr="007425E1">
              <w:rPr>
                <w:rFonts w:eastAsiaTheme="minorHAnsi"/>
              </w:rPr>
              <w:t xml:space="preserve">with </w:t>
            </w:r>
            <w:commentRangeEnd w:id="129"/>
            <w:r>
              <w:rPr>
                <w:rStyle w:val="CommentReference"/>
                <w:rFonts w:ascii="Times New Roman" w:eastAsiaTheme="minorHAnsi" w:hAnsi="Times New Roman" w:cstheme="minorBidi"/>
                <w:color w:val="auto"/>
              </w:rPr>
              <w:commentReference w:id="129"/>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0"/>
            <w:r w:rsidRPr="00582AD7">
              <w:t>ⲡⲁⲓ ⲉ̀ϩⲟⲟⲩ</w:t>
            </w:r>
            <w:commentRangeEnd w:id="130"/>
            <w:r>
              <w:rPr>
                <w:rStyle w:val="CommentReference"/>
                <w:rFonts w:ascii="Garamond" w:hAnsi="Garamond" w:cstheme="minorBidi"/>
                <w:noProof w:val="0"/>
                <w:lang w:val="en-CA"/>
              </w:rPr>
              <w:commentReference w:id="130"/>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1"/>
            <w:r w:rsidRPr="007425E1">
              <w:rPr>
                <w:rFonts w:eastAsiaTheme="minorHAnsi"/>
              </w:rPr>
              <w:t xml:space="preserve">bless </w:t>
            </w:r>
            <w:commentRangeEnd w:id="131"/>
            <w:r>
              <w:rPr>
                <w:rStyle w:val="CommentReference"/>
                <w:rFonts w:ascii="Times New Roman" w:eastAsiaTheme="minorHAnsi" w:hAnsi="Times New Roman" w:cstheme="minorBidi"/>
                <w:color w:val="auto"/>
              </w:rPr>
              <w:commentReference w:id="131"/>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2"/>
            <w:r w:rsidRPr="007425E1">
              <w:rPr>
                <w:rFonts w:eastAsiaTheme="minorHAnsi"/>
              </w:rPr>
              <w:t xml:space="preserve">bless </w:t>
            </w:r>
            <w:commentRangeEnd w:id="132"/>
            <w:r>
              <w:rPr>
                <w:rStyle w:val="CommentReference"/>
                <w:rFonts w:ascii="Times New Roman" w:eastAsiaTheme="minorHAnsi" w:hAnsi="Times New Roman" w:cstheme="minorBidi"/>
                <w:color w:val="auto"/>
              </w:rPr>
              <w:commentReference w:id="132"/>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096611F7" w:rsidR="00DE5308" w:rsidRDefault="00DE5308" w:rsidP="00DE5308">
      <w:pPr>
        <w:pStyle w:val="Heading2"/>
      </w:pPr>
      <w:bookmarkStart w:id="133" w:name="_Toc410196183"/>
      <w:bookmarkStart w:id="134" w:name="_Toc410196421"/>
      <w:bookmarkStart w:id="135" w:name="_Toc410196923"/>
      <w:bookmarkStart w:id="136" w:name="_Ref435790458"/>
      <w:bookmarkStart w:id="137" w:name="_Ref435790464"/>
      <w:bookmarkStart w:id="138" w:name="_Toc485884421"/>
      <w:bookmarkEnd w:id="102"/>
      <w:r>
        <w:lastRenderedPageBreak/>
        <w:t xml:space="preserve">The Rising of the Sun: Matins </w:t>
      </w:r>
      <w:bookmarkEnd w:id="133"/>
      <w:bookmarkEnd w:id="134"/>
      <w:bookmarkEnd w:id="135"/>
      <w:r>
        <w:t>(or Lauds)</w:t>
      </w:r>
      <w:bookmarkEnd w:id="136"/>
      <w:bookmarkEnd w:id="137"/>
      <w:bookmarkEnd w:id="138"/>
    </w:p>
    <w:p w14:paraId="3E5C38FC" w14:textId="5901D067" w:rsidR="00DE5308" w:rsidRDefault="00DE5308" w:rsidP="00DE5308">
      <w:pPr>
        <w:pStyle w:val="Heading3"/>
      </w:pPr>
      <w:bookmarkStart w:id="139" w:name="_Ref411320700"/>
      <w:r>
        <w:t>Matins</w:t>
      </w:r>
      <w:bookmarkEnd w:id="139"/>
    </w:p>
    <w:p w14:paraId="35A4E34C" w14:textId="735B69EB" w:rsidR="00B102EF" w:rsidRPr="00B102EF" w:rsidRDefault="00B102EF" w:rsidP="00B102EF">
      <w:pPr>
        <w:pStyle w:val="Rubric"/>
      </w:pPr>
      <w:r>
        <w:t xml:space="preserve">See </w:t>
      </w:r>
      <w:r>
        <w:fldChar w:fldCharType="begin"/>
      </w:r>
      <w:r>
        <w:instrText xml:space="preserve"> REF _Ref448228969 \h </w:instrText>
      </w:r>
      <w:r>
        <w:fldChar w:fldCharType="separate"/>
      </w:r>
      <w:r w:rsidR="000E2EAC">
        <w:t>Vespers Praise</w:t>
      </w:r>
      <w:r>
        <w:fldChar w:fldCharType="end"/>
      </w:r>
      <w:r>
        <w:t xml:space="preserve">, page </w:t>
      </w:r>
      <w:r>
        <w:fldChar w:fldCharType="begin"/>
      </w:r>
      <w:r>
        <w:instrText xml:space="preserve"> PAGEREF _Ref448228965 \h </w:instrText>
      </w:r>
      <w:r>
        <w:fldChar w:fldCharType="separate"/>
      </w:r>
      <w:r w:rsidR="000E2EAC">
        <w:rPr>
          <w:noProof/>
        </w:rPr>
        <w:t>6</w:t>
      </w:r>
      <w:r>
        <w:fldChar w:fldCharType="end"/>
      </w:r>
      <w:r>
        <w:t>.</w:t>
      </w:r>
    </w:p>
    <w:p w14:paraId="59F64A80" w14:textId="77777777" w:rsidR="00495F1A" w:rsidRDefault="00495F1A" w:rsidP="00495F1A">
      <w:pPr>
        <w:pStyle w:val="Heading2"/>
      </w:pPr>
      <w:bookmarkStart w:id="140" w:name="_Toc410196185"/>
      <w:bookmarkStart w:id="141" w:name="_Toc410196427"/>
      <w:bookmarkStart w:id="142" w:name="_Toc410196929"/>
      <w:bookmarkStart w:id="143" w:name="_Toc485884422"/>
      <w:bookmarkStart w:id="144" w:name="Prime"/>
      <w:r>
        <w:lastRenderedPageBreak/>
        <w:t>Early Morning: Prime (The First Hour)</w:t>
      </w:r>
      <w:bookmarkEnd w:id="140"/>
      <w:bookmarkEnd w:id="141"/>
      <w:bookmarkEnd w:id="142"/>
      <w:bookmarkEnd w:id="143"/>
    </w:p>
    <w:bookmarkStart w:id="145" w:name="_Toc410196186" w:displacedByCustomXml="next"/>
    <w:bookmarkStart w:id="146" w:name="_Toc410196428" w:displacedByCustomXml="next"/>
    <w:bookmarkStart w:id="147" w:name="_Toc410196930" w:displacedByCustomXml="next"/>
    <w:bookmarkStart w:id="148" w:name="_Ref435434336" w:displacedByCustomXml="next"/>
    <w:bookmarkStart w:id="149" w:name="_Ref435434342" w:displacedByCustomXml="next"/>
    <w:bookmarkStart w:id="150" w:name="_Ref435789623" w:displacedByCustomXml="next"/>
    <w:bookmarkStart w:id="151" w:name="_Ref435789629" w:displacedByCustomXml="next"/>
    <w:bookmarkStart w:id="152" w:name="_Ref435799254" w:displacedByCustomXml="next"/>
    <w:bookmarkStart w:id="153" w:name="_Ref435799261" w:displacedByCustomXml="next"/>
    <w:sdt>
      <w:sdtPr>
        <w:id w:val="467860529"/>
        <w:docPartObj>
          <w:docPartGallery w:val="Table of Contents"/>
          <w:docPartUnique/>
        </w:docPartObj>
      </w:sdtPr>
      <w:sdtEndPr>
        <w:rPr>
          <w:b/>
          <w:bCs/>
          <w:noProof/>
        </w:rPr>
      </w:sdtEndPr>
      <w:sdtContent>
        <w:p w14:paraId="1F9EFAC8" w14:textId="44DA05AF" w:rsidR="00710C7C"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85884470" w:history="1">
            <w:r w:rsidR="00710C7C" w:rsidRPr="00E96B92">
              <w:rPr>
                <w:rStyle w:val="Hyperlink"/>
                <w:noProof/>
              </w:rPr>
              <w:t>The Psalms of Prime</w:t>
            </w:r>
            <w:r w:rsidR="00710C7C">
              <w:rPr>
                <w:noProof/>
                <w:webHidden/>
              </w:rPr>
              <w:tab/>
            </w:r>
            <w:r w:rsidR="00710C7C">
              <w:rPr>
                <w:noProof/>
                <w:webHidden/>
              </w:rPr>
              <w:fldChar w:fldCharType="begin"/>
            </w:r>
            <w:r w:rsidR="00710C7C">
              <w:rPr>
                <w:noProof/>
                <w:webHidden/>
              </w:rPr>
              <w:instrText xml:space="preserve"> PAGEREF _Toc485884470 \h </w:instrText>
            </w:r>
            <w:r w:rsidR="00710C7C">
              <w:rPr>
                <w:noProof/>
                <w:webHidden/>
              </w:rPr>
            </w:r>
            <w:r w:rsidR="00710C7C">
              <w:rPr>
                <w:noProof/>
                <w:webHidden/>
              </w:rPr>
              <w:fldChar w:fldCharType="separate"/>
            </w:r>
            <w:r w:rsidR="000E2EAC">
              <w:rPr>
                <w:noProof/>
                <w:webHidden/>
              </w:rPr>
              <w:t>53</w:t>
            </w:r>
            <w:r w:rsidR="00710C7C">
              <w:rPr>
                <w:noProof/>
                <w:webHidden/>
              </w:rPr>
              <w:fldChar w:fldCharType="end"/>
            </w:r>
          </w:hyperlink>
        </w:p>
        <w:p w14:paraId="31079BE1" w14:textId="04E88938" w:rsidR="00710C7C" w:rsidRDefault="002758BE">
          <w:pPr>
            <w:pStyle w:val="TOC3"/>
            <w:tabs>
              <w:tab w:val="right" w:leader="dot" w:pos="8846"/>
            </w:tabs>
            <w:rPr>
              <w:rFonts w:asciiTheme="minorHAnsi" w:eastAsiaTheme="minorEastAsia" w:hAnsiTheme="minorHAnsi"/>
              <w:noProof/>
              <w:sz w:val="22"/>
              <w:lang w:val="en-US"/>
            </w:rPr>
          </w:pPr>
          <w:hyperlink w:anchor="_Toc485884471" w:history="1">
            <w:r w:rsidR="00710C7C" w:rsidRPr="00E96B92">
              <w:rPr>
                <w:rStyle w:val="Hyperlink"/>
                <w:noProof/>
              </w:rPr>
              <w:t>The Doxology of Prime</w:t>
            </w:r>
            <w:r w:rsidR="00710C7C">
              <w:rPr>
                <w:noProof/>
                <w:webHidden/>
              </w:rPr>
              <w:tab/>
            </w:r>
            <w:r w:rsidR="00710C7C">
              <w:rPr>
                <w:noProof/>
                <w:webHidden/>
              </w:rPr>
              <w:fldChar w:fldCharType="begin"/>
            </w:r>
            <w:r w:rsidR="00710C7C">
              <w:rPr>
                <w:noProof/>
                <w:webHidden/>
              </w:rPr>
              <w:instrText xml:space="preserve"> PAGEREF _Toc485884471 \h </w:instrText>
            </w:r>
            <w:r w:rsidR="00710C7C">
              <w:rPr>
                <w:noProof/>
                <w:webHidden/>
              </w:rPr>
            </w:r>
            <w:r w:rsidR="00710C7C">
              <w:rPr>
                <w:noProof/>
                <w:webHidden/>
              </w:rPr>
              <w:fldChar w:fldCharType="separate"/>
            </w:r>
            <w:r w:rsidR="000E2EAC">
              <w:rPr>
                <w:noProof/>
                <w:webHidden/>
              </w:rPr>
              <w:t>59</w:t>
            </w:r>
            <w:r w:rsidR="00710C7C">
              <w:rPr>
                <w:noProof/>
                <w:webHidden/>
              </w:rPr>
              <w:fldChar w:fldCharType="end"/>
            </w:r>
          </w:hyperlink>
        </w:p>
        <w:p w14:paraId="0BF3DCAF" w14:textId="511DBFCA" w:rsidR="00710C7C" w:rsidRDefault="002758BE">
          <w:pPr>
            <w:pStyle w:val="TOC3"/>
            <w:tabs>
              <w:tab w:val="right" w:leader="dot" w:pos="8846"/>
            </w:tabs>
            <w:rPr>
              <w:rFonts w:asciiTheme="minorHAnsi" w:eastAsiaTheme="minorEastAsia" w:hAnsiTheme="minorHAnsi"/>
              <w:noProof/>
              <w:sz w:val="22"/>
              <w:lang w:val="en-US"/>
            </w:rPr>
          </w:pPr>
          <w:hyperlink w:anchor="_Toc485884472" w:history="1">
            <w:r w:rsidR="00710C7C" w:rsidRPr="00E96B92">
              <w:rPr>
                <w:rStyle w:val="Hyperlink"/>
                <w:noProof/>
              </w:rPr>
              <w:t>The Raising of Morning Incense</w:t>
            </w:r>
            <w:r w:rsidR="00710C7C">
              <w:rPr>
                <w:noProof/>
                <w:webHidden/>
              </w:rPr>
              <w:tab/>
            </w:r>
            <w:r w:rsidR="00710C7C">
              <w:rPr>
                <w:noProof/>
                <w:webHidden/>
              </w:rPr>
              <w:fldChar w:fldCharType="begin"/>
            </w:r>
            <w:r w:rsidR="00710C7C">
              <w:rPr>
                <w:noProof/>
                <w:webHidden/>
              </w:rPr>
              <w:instrText xml:space="preserve"> PAGEREF _Toc485884472 \h </w:instrText>
            </w:r>
            <w:r w:rsidR="00710C7C">
              <w:rPr>
                <w:noProof/>
                <w:webHidden/>
              </w:rPr>
            </w:r>
            <w:r w:rsidR="00710C7C">
              <w:rPr>
                <w:noProof/>
                <w:webHidden/>
              </w:rPr>
              <w:fldChar w:fldCharType="separate"/>
            </w:r>
            <w:r w:rsidR="000E2EAC">
              <w:rPr>
                <w:noProof/>
                <w:webHidden/>
              </w:rPr>
              <w:t>70</w:t>
            </w:r>
            <w:r w:rsidR="00710C7C">
              <w:rPr>
                <w:noProof/>
                <w:webHidden/>
              </w:rPr>
              <w:fldChar w:fldCharType="end"/>
            </w:r>
          </w:hyperlink>
        </w:p>
        <w:p w14:paraId="36CF2147" w14:textId="4A1EEE0B"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4" w:name="_Ref448061221"/>
      <w:bookmarkStart w:id="155" w:name="_Toc485884470"/>
      <w:r>
        <w:lastRenderedPageBreak/>
        <w:t>The Psalms of Prime</w:t>
      </w:r>
      <w:bookmarkEnd w:id="153"/>
      <w:bookmarkEnd w:id="152"/>
      <w:bookmarkEnd w:id="151"/>
      <w:bookmarkEnd w:id="150"/>
      <w:bookmarkEnd w:id="149"/>
      <w:bookmarkEnd w:id="148"/>
      <w:bookmarkEnd w:id="147"/>
      <w:bookmarkEnd w:id="146"/>
      <w:bookmarkEnd w:id="145"/>
      <w:bookmarkEnd w:id="154"/>
      <w:bookmarkEnd w:id="155"/>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4233C27A"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E2EAC">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806E141" w14:textId="27AA0FA2"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E2EAC">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4AFC4FF5" w14:textId="2CD5FA67"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66A55" w14:paraId="23E9CD4E" w14:textId="77777777" w:rsidTr="00266A55">
        <w:trPr>
          <w:cantSplit/>
          <w:jc w:val="center"/>
        </w:trPr>
        <w:tc>
          <w:tcPr>
            <w:tcW w:w="288" w:type="dxa"/>
          </w:tcPr>
          <w:p w14:paraId="375749F2" w14:textId="5B75E940" w:rsidR="00266A55" w:rsidRDefault="00266A55" w:rsidP="00266A55">
            <w:pPr>
              <w:pStyle w:val="CopticCross"/>
            </w:pPr>
            <w:bookmarkStart w:id="156" w:name="_Ref442855527"/>
          </w:p>
        </w:tc>
        <w:tc>
          <w:tcPr>
            <w:tcW w:w="3960" w:type="dxa"/>
          </w:tcPr>
          <w:p w14:paraId="2ABCAAB2" w14:textId="77777777" w:rsidR="00266A55" w:rsidRPr="007425E1" w:rsidRDefault="00266A55" w:rsidP="00266A55">
            <w:pPr>
              <w:pStyle w:val="EngHang"/>
            </w:pPr>
            <w:r w:rsidRPr="007425E1">
              <w:t xml:space="preserve">We worship </w:t>
            </w:r>
            <w:r>
              <w:t>You</w:t>
            </w:r>
            <w:r w:rsidRPr="007425E1">
              <w:t>, O Christ,</w:t>
            </w:r>
          </w:p>
          <w:p w14:paraId="22ED4A14" w14:textId="77777777" w:rsidR="00266A55" w:rsidRPr="007425E1" w:rsidRDefault="00266A55" w:rsidP="00266A55">
            <w:pPr>
              <w:pStyle w:val="EngHang"/>
            </w:pPr>
            <w:r w:rsidRPr="007425E1">
              <w:t xml:space="preserve">With </w:t>
            </w:r>
            <w:r>
              <w:t>Your</w:t>
            </w:r>
            <w:r w:rsidRPr="007425E1">
              <w:t xml:space="preserve"> Good Father,</w:t>
            </w:r>
          </w:p>
          <w:p w14:paraId="043FABD3" w14:textId="77777777" w:rsidR="00266A55" w:rsidRPr="007425E1" w:rsidRDefault="00266A55" w:rsidP="00266A55">
            <w:pPr>
              <w:pStyle w:val="EngHang"/>
            </w:pPr>
            <w:r w:rsidRPr="007425E1">
              <w:t>And the Holy Spirit,</w:t>
            </w:r>
          </w:p>
          <w:p w14:paraId="19AF66DE" w14:textId="77777777" w:rsidR="00266A55" w:rsidRDefault="00266A55"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790A0260" w14:textId="77777777" w:rsidR="00266A55" w:rsidRDefault="00266A55" w:rsidP="00266A55"/>
        </w:tc>
        <w:tc>
          <w:tcPr>
            <w:tcW w:w="288" w:type="dxa"/>
          </w:tcPr>
          <w:p w14:paraId="100A11C4" w14:textId="77777777" w:rsidR="00266A55" w:rsidRDefault="00266A55" w:rsidP="00266A55">
            <w:pPr>
              <w:pStyle w:val="CopticCross"/>
            </w:pPr>
          </w:p>
        </w:tc>
        <w:tc>
          <w:tcPr>
            <w:tcW w:w="3960" w:type="dxa"/>
          </w:tcPr>
          <w:p w14:paraId="6D584D77" w14:textId="77777777" w:rsidR="00266A55" w:rsidRDefault="00266A55" w:rsidP="00266A55">
            <w:pPr>
              <w:pStyle w:val="CopticVersemulti-line"/>
            </w:pPr>
            <w:r>
              <w:t>Ⲧⲉⲛⲟⲩⲱϣⲧ ⲙ̀ⲙⲟⲕ ⲱ̀ Ⲡⲓⲭ̀ⲣⲓⲥⲧⲟⲥ:</w:t>
            </w:r>
          </w:p>
          <w:p w14:paraId="6FA0B016" w14:textId="77777777" w:rsidR="00266A55" w:rsidRDefault="00266A55" w:rsidP="00266A55">
            <w:pPr>
              <w:pStyle w:val="CopticVersemulti-line"/>
            </w:pPr>
            <w:r>
              <w:t>ⲛⲉⲙ Ⲡⲉⲕⲓⲱⲧ ⲛ̀ⲁ̀ⲅⲁⲑⲟⲥ:</w:t>
            </w:r>
          </w:p>
          <w:p w14:paraId="02901E87" w14:textId="77777777" w:rsidR="00266A55" w:rsidRDefault="00266A55" w:rsidP="00266A55">
            <w:pPr>
              <w:pStyle w:val="CopticVersemulti-line"/>
            </w:pPr>
            <w:r>
              <w:t>ⲛⲉⲙ Ⲡⲓⲡ̀ⲛⲉⲩⲙⲁ ⲉⲑⲟⲩⲁⲃ:</w:t>
            </w:r>
          </w:p>
          <w:p w14:paraId="6DEFCF1F" w14:textId="77777777" w:rsidR="00266A55" w:rsidRDefault="00266A55" w:rsidP="00266A55">
            <w:pPr>
              <w:pStyle w:val="CopticHangingVerse"/>
            </w:pPr>
            <w:r>
              <w:t>ϫⲉ (_____) ⲁⲕⲥⲱϯ ⲙ̀ⲙⲟⲛ ⲛⲁⲓ ⲛⲁⲛ.</w:t>
            </w:r>
          </w:p>
        </w:tc>
      </w:tr>
    </w:tbl>
    <w:p w14:paraId="2DE0E4E2" w14:textId="54FADC7C" w:rsidR="00CC066E" w:rsidRDefault="00AB78C6" w:rsidP="00CC066E">
      <w:pPr>
        <w:pStyle w:val="Heading5"/>
      </w:pPr>
      <w:r>
        <w:t>Ephesians</w:t>
      </w:r>
      <w:r w:rsidR="00426624">
        <w:t xml:space="preserve"> 4:1-</w:t>
      </w:r>
      <w:r w:rsidR="00CC066E">
        <w:t>5</w:t>
      </w:r>
      <w:bookmarkEnd w:id="156"/>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 xml:space="preserve">One is the Holy Spirit the Paraclete, the One and the same in His hypostasis; Who proceeds from the </w:t>
      </w:r>
      <w:r>
        <w:lastRenderedPageBreak/>
        <w:t>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16451AF9" w:rsidR="009D062A" w:rsidRPr="009D062A" w:rsidRDefault="00266A55" w:rsidP="009D062A">
      <w:pPr>
        <w:pStyle w:val="Rubric"/>
        <w:rPr>
          <w:lang w:val="en-GB"/>
        </w:rPr>
      </w:pPr>
      <w:r>
        <w:rPr>
          <w:lang w:val="en-GB"/>
        </w:rPr>
        <w:t>Then say</w:t>
      </w:r>
      <w:r w:rsidR="009D062A" w:rsidRPr="001A4291">
        <w:rPr>
          <w:lang w:val="en-GB"/>
        </w:rPr>
        <w:t>,</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4671E9AE" w14:textId="77777777" w:rsidR="00CC066E" w:rsidRDefault="00CC066E" w:rsidP="00CC066E">
      <w:pPr>
        <w:pStyle w:val="Heading5"/>
        <w:rPr>
          <w:lang w:val="en-GB"/>
        </w:rPr>
      </w:pPr>
      <w:bookmarkStart w:id="157" w:name="_Ref434575533"/>
      <w:r>
        <w:rPr>
          <w:lang w:val="en-GB"/>
        </w:rPr>
        <w:t>The Psalm</w:t>
      </w:r>
      <w:r w:rsidR="00F14AA6">
        <w:rPr>
          <w:lang w:val="en-GB"/>
        </w:rPr>
        <w:t>s of Early Morning (Prime)</w:t>
      </w:r>
      <w:bookmarkEnd w:id="157"/>
    </w:p>
    <w:p w14:paraId="1B1E9354" w14:textId="0A2F1586"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E2EAC">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E2EAC">
        <w:rPr>
          <w:noProof/>
        </w:rPr>
        <w:t>85</w:t>
      </w:r>
      <w:r w:rsidR="003A78C2">
        <w:fldChar w:fldCharType="end"/>
      </w:r>
    </w:p>
    <w:p w14:paraId="7F06AC31" w14:textId="186137EF"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E2EAC">
        <w:t>Psalm</w:t>
      </w:r>
      <w:r w:rsidR="000E2EAC" w:rsidRPr="00AB1781">
        <w:t xml:space="preserve"> 2</w:t>
      </w:r>
      <w:r w:rsidR="000E2EAC">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E2EAC">
        <w:rPr>
          <w:noProof/>
        </w:rPr>
        <w:t>86</w:t>
      </w:r>
      <w:r w:rsidR="003A78C2">
        <w:fldChar w:fldCharType="end"/>
      </w:r>
    </w:p>
    <w:p w14:paraId="3E08DA39" w14:textId="6B51FE0C"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E2EAC">
        <w:t>Psalm</w:t>
      </w:r>
      <w:r w:rsidR="000E2EAC" w:rsidRPr="00AB1781">
        <w:t xml:space="preserve"> 3</w:t>
      </w:r>
      <w:r w:rsidR="000E2EAC">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E2EAC">
        <w:rPr>
          <w:noProof/>
        </w:rPr>
        <w:t>87</w:t>
      </w:r>
      <w:r w:rsidR="003A78C2">
        <w:fldChar w:fldCharType="end"/>
      </w:r>
    </w:p>
    <w:p w14:paraId="74A89173" w14:textId="1764C19E"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E2EAC">
        <w:t>Psalm</w:t>
      </w:r>
      <w:r w:rsidR="000E2EAC" w:rsidRPr="00AB1781">
        <w:t xml:space="preserve"> 4</w:t>
      </w:r>
      <w:r w:rsidR="000E2EAC">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E2EAC">
        <w:rPr>
          <w:noProof/>
        </w:rPr>
        <w:t>88</w:t>
      </w:r>
      <w:r w:rsidR="003A78C2">
        <w:fldChar w:fldCharType="end"/>
      </w:r>
    </w:p>
    <w:p w14:paraId="01E0D354" w14:textId="19EAB3D9"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E2EAC">
        <w:t>Psalm</w:t>
      </w:r>
      <w:r w:rsidR="000E2EAC" w:rsidRPr="00AB1781">
        <w:t xml:space="preserve"> 5</w:t>
      </w:r>
      <w:r w:rsidR="000E2EAC">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E2EAC">
        <w:rPr>
          <w:noProof/>
        </w:rPr>
        <w:t>89</w:t>
      </w:r>
      <w:r w:rsidR="003A78C2">
        <w:fldChar w:fldCharType="end"/>
      </w:r>
    </w:p>
    <w:p w14:paraId="2917FC62" w14:textId="5034C67E"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E2EAC">
        <w:t>Psalm</w:t>
      </w:r>
      <w:r w:rsidR="000E2EAC" w:rsidRPr="00AB1781">
        <w:t xml:space="preserve"> 6</w:t>
      </w:r>
      <w:r w:rsidR="000E2EAC">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E2EAC">
        <w:rPr>
          <w:noProof/>
        </w:rPr>
        <w:t>90</w:t>
      </w:r>
      <w:r w:rsidR="003A78C2">
        <w:fldChar w:fldCharType="end"/>
      </w:r>
    </w:p>
    <w:p w14:paraId="1839FE4B" w14:textId="773DEA02"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E2EAC">
        <w:t>Psalm</w:t>
      </w:r>
      <w:r w:rsidR="000E2EAC" w:rsidRPr="00AB1781">
        <w:t xml:space="preserve"> 8</w:t>
      </w:r>
      <w:r w:rsidR="000E2EAC">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E2EAC">
        <w:rPr>
          <w:noProof/>
        </w:rPr>
        <w:t>93</w:t>
      </w:r>
      <w:r w:rsidR="003A78C2">
        <w:fldChar w:fldCharType="end"/>
      </w:r>
    </w:p>
    <w:p w14:paraId="03DD40B1" w14:textId="08A83D9D"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E2EAC">
        <w:t>Psalm</w:t>
      </w:r>
      <w:r w:rsidR="000E2EAC" w:rsidRPr="00AB1781">
        <w:t xml:space="preserve"> 11</w:t>
      </w:r>
      <w:r w:rsidR="000E2EAC">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E2EAC">
        <w:rPr>
          <w:noProof/>
        </w:rPr>
        <w:t>98</w:t>
      </w:r>
      <w:r w:rsidR="003A78C2">
        <w:fldChar w:fldCharType="end"/>
      </w:r>
    </w:p>
    <w:p w14:paraId="5A0777AD" w14:textId="5D21A505"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E2EAC">
        <w:t>Psalm</w:t>
      </w:r>
      <w:r w:rsidR="000E2EAC" w:rsidRPr="00AB1781">
        <w:t xml:space="preserve"> 12</w:t>
      </w:r>
      <w:r w:rsidR="000E2EAC">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E2EAC">
        <w:rPr>
          <w:noProof/>
        </w:rPr>
        <w:t>99</w:t>
      </w:r>
      <w:r w:rsidR="003A78C2">
        <w:fldChar w:fldCharType="end"/>
      </w:r>
    </w:p>
    <w:p w14:paraId="6B871C95" w14:textId="1D972D3B"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E2EAC">
        <w:t>Psalm</w:t>
      </w:r>
      <w:r w:rsidR="000E2EAC" w:rsidRPr="00AB1781">
        <w:t xml:space="preserve"> 14</w:t>
      </w:r>
      <w:r w:rsidR="000E2EAC">
        <w:t>: “Lord, who can dwell in Your tent”</w:t>
      </w:r>
      <w:r>
        <w:fldChar w:fldCharType="end"/>
      </w:r>
      <w:r w:rsidR="00CC066E">
        <w:tab/>
      </w:r>
      <w:r w:rsidR="003A78C2">
        <w:fldChar w:fldCharType="begin"/>
      </w:r>
      <w:r w:rsidR="00CC066E">
        <w:instrText xml:space="preserve"> PAGEREF _Ref412098343 \h </w:instrText>
      </w:r>
      <w:r w:rsidR="003A78C2">
        <w:fldChar w:fldCharType="separate"/>
      </w:r>
      <w:r w:rsidR="000E2EAC">
        <w:rPr>
          <w:noProof/>
        </w:rPr>
        <w:t>101</w:t>
      </w:r>
      <w:r w:rsidR="003A78C2">
        <w:fldChar w:fldCharType="end"/>
      </w:r>
    </w:p>
    <w:p w14:paraId="3960802F" w14:textId="5EF16C7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E2EAC">
        <w:t>Psalm</w:t>
      </w:r>
      <w:r w:rsidR="000E2EAC" w:rsidRPr="00AB1781">
        <w:t xml:space="preserve"> 15</w:t>
      </w:r>
      <w:r w:rsidR="000E2EAC">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E2EAC">
        <w:rPr>
          <w:noProof/>
        </w:rPr>
        <w:t>102</w:t>
      </w:r>
      <w:r w:rsidR="003A78C2">
        <w:fldChar w:fldCharType="end"/>
      </w:r>
    </w:p>
    <w:p w14:paraId="46224EE2" w14:textId="4094E6DC"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E2EAC">
        <w:t>Psalm</w:t>
      </w:r>
      <w:r w:rsidR="000E2EAC" w:rsidRPr="00AB1781">
        <w:t xml:space="preserve"> 18</w:t>
      </w:r>
      <w:r w:rsidR="000E2EAC">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E2EAC">
        <w:rPr>
          <w:noProof/>
        </w:rPr>
        <w:t>109</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3A883EDC"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E2EAC">
        <w:t>Psalm</w:t>
      </w:r>
      <w:r w:rsidR="000E2EAC" w:rsidRPr="00AB1781">
        <w:t xml:space="preserve"> 24</w:t>
      </w:r>
      <w:r w:rsidR="000E2EAC">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E2EAC">
        <w:rPr>
          <w:noProof/>
        </w:rPr>
        <w:t>118</w:t>
      </w:r>
      <w:r w:rsidR="003A78C2">
        <w:fldChar w:fldCharType="end"/>
      </w:r>
    </w:p>
    <w:p w14:paraId="6EE9E88E" w14:textId="08637F8E"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E2EAC">
        <w:t>Psalm</w:t>
      </w:r>
      <w:r w:rsidR="000E2EAC" w:rsidRPr="00AB1781">
        <w:t xml:space="preserve"> 26</w:t>
      </w:r>
      <w:r w:rsidR="000E2EAC">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E2EAC">
        <w:rPr>
          <w:noProof/>
        </w:rPr>
        <w:t>122</w:t>
      </w:r>
      <w:r w:rsidR="003A78C2">
        <w:fldChar w:fldCharType="end"/>
      </w:r>
    </w:p>
    <w:p w14:paraId="1E8B8142" w14:textId="36007036"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E2EAC">
        <w:rPr>
          <w:noProof/>
        </w:rPr>
        <w:t>178</w:t>
      </w:r>
      <w:r w:rsidR="003A78C2">
        <w:fldChar w:fldCharType="end"/>
      </w:r>
    </w:p>
    <w:p w14:paraId="68EA7A25" w14:textId="5B11A04F"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E2EAC">
        <w:rPr>
          <w:noProof/>
        </w:rPr>
        <w:t>184</w:t>
      </w:r>
      <w:r w:rsidR="003A78C2">
        <w:fldChar w:fldCharType="end"/>
      </w:r>
    </w:p>
    <w:p w14:paraId="065CCDFD" w14:textId="7116703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E2EAC">
        <w:t>Psalm</w:t>
      </w:r>
      <w:r w:rsidR="000E2EAC" w:rsidRPr="00AB1781">
        <w:t xml:space="preserve"> 69</w:t>
      </w:r>
      <w:r w:rsidR="000E2EAC">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E2EAC">
        <w:rPr>
          <w:noProof/>
        </w:rPr>
        <w:t>191</w:t>
      </w:r>
      <w:r w:rsidR="003A78C2">
        <w:fldChar w:fldCharType="end"/>
      </w:r>
    </w:p>
    <w:p w14:paraId="31570FA5" w14:textId="356DA15A"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E2EAC">
        <w:rPr>
          <w:noProof/>
        </w:rPr>
        <w:t>269</w:t>
      </w:r>
      <w:r w:rsidR="003A78C2">
        <w:fldChar w:fldCharType="end"/>
      </w:r>
    </w:p>
    <w:p w14:paraId="73FFF146" w14:textId="1CDBE493"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E2EAC">
        <w:t>Psalm</w:t>
      </w:r>
      <w:r w:rsidR="000E2EAC" w:rsidRPr="00AB1781">
        <w:t xml:space="preserve"> 142</w:t>
      </w:r>
      <w:r w:rsidR="000E2EAC">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E2EAC">
        <w:rPr>
          <w:noProof/>
        </w:rPr>
        <w:t>321</w:t>
      </w:r>
      <w:r w:rsidR="003A78C2">
        <w:fldChar w:fldCharType="end"/>
      </w:r>
    </w:p>
    <w:p w14:paraId="3CD7FD72" w14:textId="4F43604B" w:rsidR="00CC066E" w:rsidRDefault="00CC066E" w:rsidP="00CC066E">
      <w:pPr>
        <w:pStyle w:val="Heading5"/>
      </w:pPr>
      <w:bookmarkStart w:id="158" w:name="_Ref435799363"/>
      <w:r>
        <w:t>T</w:t>
      </w:r>
      <w:r w:rsidR="00AB78C6">
        <w:t>he Gospel from Saint John</w:t>
      </w:r>
      <w:r>
        <w:t xml:space="preserve"> 1:1 17</w:t>
      </w:r>
      <w:bookmarkEnd w:id="158"/>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6"/>
      </w:r>
      <w:r w:rsidR="009D062A">
        <w:t xml:space="preserve"> it</w:t>
      </w:r>
      <w:r w:rsidR="001225FA">
        <w:t xml:space="preserve">. </w:t>
      </w:r>
    </w:p>
    <w:p w14:paraId="63C6932E" w14:textId="42F6454E" w:rsidR="004C3E3E" w:rsidRDefault="00CC066E" w:rsidP="004C3E3E">
      <w:pPr>
        <w:pStyle w:val="Prose"/>
      </w:pPr>
      <w:r>
        <w:lastRenderedPageBreak/>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3C36AA55"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E2EAC">
        <w:rPr>
          <w:noProof/>
        </w:rPr>
        <w:t>59</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w:t>
      </w:r>
      <w:r>
        <w:lastRenderedPageBreak/>
        <w:t xml:space="preserve">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3525DF0C"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E2EAC">
        <w:rPr>
          <w:noProof/>
        </w:rPr>
        <w:t>70</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lastRenderedPageBreak/>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59" w:name="_Toc410196187"/>
      <w:bookmarkStart w:id="160" w:name="_Toc410196429"/>
      <w:bookmarkStart w:id="161" w:name="_Toc410196931"/>
      <w:r>
        <w:rPr>
          <w:lang w:val="en-GB"/>
        </w:rPr>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2" w:name="_Ref452621073"/>
      <w:r>
        <w:rPr>
          <w:lang w:val="en-GB"/>
        </w:rPr>
        <w:t>The Introduction to the Creed</w:t>
      </w:r>
      <w:bookmarkEnd w:id="162"/>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3" w:name="_Ref452621084"/>
      <w:r>
        <w:rPr>
          <w:lang w:val="en-GB"/>
        </w:rPr>
        <w:t>The Orthodox Creed</w:t>
      </w:r>
      <w:bookmarkEnd w:id="163"/>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lastRenderedPageBreak/>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2B84110F" w:rsidR="00CC066E" w:rsidRPr="00BD252D" w:rsidRDefault="00266A55" w:rsidP="00CC066E">
      <w:pPr>
        <w:pStyle w:val="Rubric"/>
        <w:rPr>
          <w:lang w:val="en-GB"/>
        </w:rPr>
      </w:pPr>
      <w:r>
        <w:rPr>
          <w:lang w:val="en-GB"/>
        </w:rPr>
        <w:t>Then say</w:t>
      </w:r>
      <w:r w:rsidR="00CC066E">
        <w:rPr>
          <w:lang w:val="en-GB"/>
        </w:rPr>
        <w:t>: Lord hear us</w:t>
      </w:r>
      <w:r w:rsidR="00CC066E" w:rsidRPr="001A4291">
        <w:rPr>
          <w:lang w:val="en-GB"/>
        </w:rPr>
        <w:t>, have mercy on us and for</w:t>
      </w:r>
      <w:r w:rsidR="00CC066E"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9"/>
      </w:r>
      <w:r w:rsidR="006F5235">
        <w:rPr>
          <w:lang w:val="en-GB"/>
        </w:rPr>
        <w:t>)</w:t>
      </w:r>
      <w:r w:rsidR="00CC066E">
        <w:rPr>
          <w:lang w:val="en-GB"/>
        </w:rPr>
        <w:t xml:space="preserve"> times, </w:t>
      </w:r>
      <w:r w:rsidR="00CC066E" w:rsidRPr="001A4291">
        <w:rPr>
          <w:lang w:val="en-GB"/>
        </w:rPr>
        <w:t xml:space="preserve">Holy, </w:t>
      </w:r>
      <w:r w:rsidR="00CC066E">
        <w:rPr>
          <w:lang w:val="en-GB"/>
        </w:rPr>
        <w:t xml:space="preserve">Holy, Holy, (page </w:t>
      </w:r>
      <w:r w:rsidR="003A78C2">
        <w:rPr>
          <w:lang w:val="en-GB"/>
        </w:rPr>
        <w:fldChar w:fldCharType="begin"/>
      </w:r>
      <w:r w:rsidR="00CC066E">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CC066E" w:rsidRPr="001A4291">
        <w:rPr>
          <w:lang w:val="en-GB"/>
        </w:rPr>
        <w:t>), the Lord's Prayer and this ab</w:t>
      </w:r>
      <w:r w:rsidR="00CC066E"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029A6F55" w:rsidR="00CC066E" w:rsidRPr="005F5CA1" w:rsidRDefault="00266A55" w:rsidP="00CC066E">
      <w:pPr>
        <w:pStyle w:val="Rubric"/>
        <w:rPr>
          <w:lang w:val="en-GB"/>
        </w:rPr>
      </w:pPr>
      <w:r>
        <w:rPr>
          <w:lang w:val="en-GB"/>
        </w:rPr>
        <w:t>Then say</w:t>
      </w:r>
      <w:r w:rsidR="00CC066E" w:rsidRPr="001A4291">
        <w:rPr>
          <w:lang w:val="en-GB"/>
        </w:rPr>
        <w:t xml:space="preserve"> "T</w:t>
      </w:r>
      <w:r w:rsidR="00CC066E">
        <w:rPr>
          <w:lang w:val="en-GB"/>
        </w:rPr>
        <w:t xml:space="preserve">he Prayer of the hours" (page </w:t>
      </w:r>
      <w:r w:rsidR="003A78C2">
        <w:rPr>
          <w:lang w:val="en-GB"/>
        </w:rPr>
        <w:fldChar w:fldCharType="begin"/>
      </w:r>
      <w:r w:rsidR="00CC066E">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CC066E" w:rsidRPr="001A4291">
        <w:rPr>
          <w:lang w:val="en-GB"/>
        </w:rPr>
        <w:t>).</w:t>
      </w:r>
    </w:p>
    <w:p w14:paraId="1D250703" w14:textId="77777777" w:rsidR="00346189" w:rsidRDefault="00346189" w:rsidP="00837F89">
      <w:pPr>
        <w:pStyle w:val="Body"/>
      </w:pPr>
      <w:bookmarkStart w:id="164" w:name="_Ref412098903"/>
      <w:r>
        <w:br w:type="page"/>
      </w:r>
    </w:p>
    <w:p w14:paraId="454C0BF9" w14:textId="4F7D835B" w:rsidR="00495F1A" w:rsidRDefault="00495F1A" w:rsidP="00495F1A">
      <w:pPr>
        <w:pStyle w:val="Heading3"/>
      </w:pPr>
      <w:bookmarkStart w:id="165" w:name="_Ref442855270"/>
      <w:bookmarkStart w:id="166" w:name="_Ref442855276"/>
      <w:bookmarkStart w:id="167" w:name="_Toc485884471"/>
      <w:r>
        <w:lastRenderedPageBreak/>
        <w:t>The Doxology of Prime</w:t>
      </w:r>
      <w:bookmarkEnd w:id="159"/>
      <w:bookmarkEnd w:id="160"/>
      <w:bookmarkEnd w:id="161"/>
      <w:bookmarkEnd w:id="164"/>
      <w:bookmarkEnd w:id="165"/>
      <w:bookmarkEnd w:id="166"/>
      <w:bookmarkEnd w:id="167"/>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20"/>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2C796962" w:rsidR="000278EC" w:rsidRDefault="0038077A" w:rsidP="000278EC">
            <w:pPr>
              <w:pStyle w:val="EngHang"/>
            </w:pPr>
            <w:r>
              <w:t>Who</w:t>
            </w:r>
            <w:commentRangeStart w:id="168"/>
            <w:r w:rsidR="000278EC">
              <w:t xml:space="preserve"> gives light,</w:t>
            </w:r>
            <w:commentRangeEnd w:id="168"/>
            <w:r w:rsidR="000278EC">
              <w:rPr>
                <w:rStyle w:val="CommentReference"/>
                <w:rFonts w:ascii="Times New Roman" w:eastAsiaTheme="minorHAnsi" w:hAnsi="Times New Roman" w:cstheme="minorBidi"/>
                <w:color w:val="auto"/>
              </w:rPr>
              <w:commentReference w:id="168"/>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69"/>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69"/>
            <w:r>
              <w:rPr>
                <w:rStyle w:val="CommentReference"/>
                <w:rFonts w:ascii="Garamond" w:hAnsi="Garamond" w:cstheme="minorBidi"/>
                <w:noProof w:val="0"/>
                <w:lang w:val="en-CA"/>
              </w:rPr>
              <w:commentReference w:id="169"/>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2FFEC15B" w:rsidR="00257A38" w:rsidRPr="007425E1" w:rsidRDefault="00A95C12" w:rsidP="00377E51">
            <w:pPr>
              <w:pStyle w:val="EngHang"/>
              <w:rPr>
                <w:rFonts w:eastAsiaTheme="minorHAnsi"/>
              </w:rPr>
            </w:pPr>
            <w:r>
              <w:rPr>
                <w:rFonts w:eastAsiaTheme="minorHAnsi"/>
              </w:rPr>
              <w:t>Hail to Elias</w:t>
            </w:r>
            <w:r w:rsidR="00257A38" w:rsidRPr="007425E1">
              <w:rPr>
                <w:rFonts w:eastAsiaTheme="minorHAnsi"/>
              </w:rPr>
              <w:t>,</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1"/>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2C0A2C3A"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E2EAC">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E2EAC">
        <w:rPr>
          <w:noProof/>
        </w:rPr>
        <w:t>460</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0" w:name="_Toc410196188"/>
      <w:bookmarkStart w:id="171" w:name="_Toc410196430"/>
      <w:bookmarkStart w:id="172" w:name="_Toc410196932"/>
      <w:bookmarkStart w:id="173" w:name="_Ref412099016"/>
      <w:bookmarkStart w:id="174" w:name="_Toc298681357"/>
      <w:bookmarkStart w:id="175" w:name="_Ref299211976"/>
      <w:bookmarkStart w:id="176" w:name="_Toc308441947"/>
      <w:r>
        <w:br w:type="page"/>
      </w:r>
    </w:p>
    <w:p w14:paraId="67316D19" w14:textId="56ECD544" w:rsidR="00495F1A" w:rsidRDefault="00495F1A" w:rsidP="00495F1A">
      <w:pPr>
        <w:pStyle w:val="Heading3"/>
      </w:pPr>
      <w:bookmarkStart w:id="177" w:name="_Toc485884472"/>
      <w:r>
        <w:lastRenderedPageBreak/>
        <w:t>The Raising of Morning Incense</w:t>
      </w:r>
      <w:bookmarkEnd w:id="170"/>
      <w:bookmarkEnd w:id="171"/>
      <w:bookmarkEnd w:id="172"/>
      <w:bookmarkEnd w:id="173"/>
      <w:bookmarkEnd w:id="177"/>
    </w:p>
    <w:p w14:paraId="6E334613" w14:textId="01C74319"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82E67">
        <w:rPr>
          <w:i/>
        </w:rPr>
        <w:fldChar w:fldCharType="begin"/>
      </w:r>
      <w:r w:rsidR="00582E67">
        <w:rPr>
          <w:i/>
        </w:rPr>
        <w:instrText xml:space="preserve"> REF _Ref485115314 \h </w:instrText>
      </w:r>
      <w:r w:rsidR="00582E67">
        <w:rPr>
          <w:i/>
        </w:rPr>
      </w:r>
      <w:r w:rsidR="00582E67">
        <w:rPr>
          <w:i/>
        </w:rPr>
        <w:fldChar w:fldCharType="separate"/>
      </w:r>
      <w:r w:rsidR="000E2EAC">
        <w:t>The Raising of Incense</w:t>
      </w:r>
      <w:r w:rsidR="00582E67">
        <w:rPr>
          <w:i/>
        </w:rPr>
        <w:fldChar w:fldCharType="end"/>
      </w:r>
      <w:r w:rsidR="00542C2E">
        <w:rPr>
          <w:i/>
        </w:rPr>
        <w:t>”, page</w:t>
      </w:r>
      <w:r w:rsidR="00582E67">
        <w:rPr>
          <w:i/>
        </w:rPr>
        <w:t xml:space="preserve"> </w:t>
      </w:r>
      <w:r w:rsidR="00582E67">
        <w:rPr>
          <w:i/>
        </w:rPr>
        <w:fldChar w:fldCharType="begin"/>
      </w:r>
      <w:r w:rsidR="00582E67">
        <w:rPr>
          <w:i/>
        </w:rPr>
        <w:instrText xml:space="preserve"> PAGEREF _Ref485115323 \h </w:instrText>
      </w:r>
      <w:r w:rsidR="00582E67">
        <w:rPr>
          <w:i/>
        </w:rPr>
      </w:r>
      <w:r w:rsidR="00582E67">
        <w:rPr>
          <w:i/>
        </w:rPr>
        <w:fldChar w:fldCharType="separate"/>
      </w:r>
      <w:r w:rsidR="000E2EAC">
        <w:rPr>
          <w:i/>
          <w:noProof/>
        </w:rPr>
        <w:t>668</w:t>
      </w:r>
      <w:r w:rsidR="00582E67">
        <w:rPr>
          <w:i/>
        </w:rPr>
        <w:fldChar w:fldCharType="end"/>
      </w:r>
      <w:r w:rsidR="00542C2E">
        <w:rPr>
          <w:i/>
        </w:rPr>
        <w:t>.</w:t>
      </w:r>
    </w:p>
    <w:p w14:paraId="4014399E" w14:textId="77777777" w:rsidR="00495F1A" w:rsidRDefault="00495F1A" w:rsidP="00495F1A">
      <w:pPr>
        <w:pStyle w:val="Heading2"/>
      </w:pPr>
      <w:bookmarkStart w:id="178" w:name="_Toc410196189"/>
      <w:bookmarkStart w:id="179" w:name="_Toc410196431"/>
      <w:bookmarkStart w:id="180" w:name="_Toc410196933"/>
      <w:bookmarkStart w:id="181" w:name="_Toc485884423"/>
      <w:bookmarkEnd w:id="144"/>
      <w:r>
        <w:lastRenderedPageBreak/>
        <w:t>Mid-Morning (The Third Hour)</w:t>
      </w:r>
      <w:bookmarkEnd w:id="178"/>
      <w:bookmarkEnd w:id="179"/>
      <w:bookmarkEnd w:id="180"/>
      <w:bookmarkEnd w:id="181"/>
    </w:p>
    <w:p w14:paraId="62F33FD5" w14:textId="77777777" w:rsidR="00495F1A" w:rsidRDefault="00495F1A" w:rsidP="00495F1A">
      <w:pPr>
        <w:pStyle w:val="Heading3"/>
      </w:pPr>
      <w:bookmarkStart w:id="182" w:name="_Toc410196190"/>
      <w:bookmarkStart w:id="183" w:name="_Toc410196432"/>
      <w:bookmarkStart w:id="184" w:name="_Toc410196934"/>
      <w:bookmarkStart w:id="185" w:name="_Ref435434353"/>
      <w:bookmarkStart w:id="186" w:name="_Ref435434358"/>
      <w:bookmarkStart w:id="187" w:name="_Ref435800051"/>
      <w:bookmarkStart w:id="188" w:name="_Ref435800057"/>
      <w:bookmarkStart w:id="189" w:name="_Ref448124439"/>
      <w:bookmarkStart w:id="190" w:name="_Ref448124892"/>
      <w:bookmarkStart w:id="191" w:name="_Ref448124902"/>
      <w:r>
        <w:t>The Psalms of the Third Hour</w:t>
      </w:r>
      <w:bookmarkEnd w:id="182"/>
      <w:bookmarkEnd w:id="183"/>
      <w:bookmarkEnd w:id="184"/>
      <w:bookmarkEnd w:id="185"/>
      <w:bookmarkEnd w:id="186"/>
      <w:bookmarkEnd w:id="187"/>
      <w:bookmarkEnd w:id="188"/>
      <w:bookmarkEnd w:id="189"/>
      <w:bookmarkEnd w:id="190"/>
      <w:bookmarkEnd w:id="1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0228CE"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6C931A86" w14:textId="6B0E2F3A"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626D6935" w14:textId="316DA085"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1A6A1110" w14:textId="4469053E" w:rsidR="00075EAD" w:rsidRDefault="00266A55" w:rsidP="00075EAD">
      <w:pPr>
        <w:pStyle w:val="Rubric"/>
        <w:rPr>
          <w:lang w:val="en-US"/>
        </w:rPr>
      </w:pPr>
      <w:r>
        <w:rPr>
          <w:lang w:val="en-US"/>
        </w:rPr>
        <w:t>Then say</w:t>
      </w:r>
      <w:r w:rsidR="00075EAD">
        <w:rPr>
          <w:lang w:val="en-US"/>
        </w:rPr>
        <w:t>,</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2" w:name="_Ref434576019"/>
      <w:r>
        <w:rPr>
          <w:lang w:val="en-GB"/>
        </w:rPr>
        <w:t>The Psalms</w:t>
      </w:r>
      <w:r w:rsidR="00F14AA6">
        <w:rPr>
          <w:lang w:val="en-GB"/>
        </w:rPr>
        <w:t xml:space="preserve"> of Mid-Morning (The Third Hour)</w:t>
      </w:r>
      <w:bookmarkEnd w:id="192"/>
    </w:p>
    <w:p w14:paraId="03E00499" w14:textId="164CD3EB"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E2EAC">
        <w:t>Psalm</w:t>
      </w:r>
      <w:r w:rsidR="000E2EAC" w:rsidRPr="00AB1781">
        <w:t xml:space="preserve"> 19</w:t>
      </w:r>
      <w:r w:rsidR="000E2EAC">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E2EAC">
        <w:rPr>
          <w:noProof/>
        </w:rPr>
        <w:t>111</w:t>
      </w:r>
      <w:r w:rsidR="003A78C2">
        <w:fldChar w:fldCharType="end"/>
      </w:r>
    </w:p>
    <w:p w14:paraId="441D23D2" w14:textId="778367A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E2EAC">
        <w:t>Psalm</w:t>
      </w:r>
      <w:r w:rsidR="000E2EAC" w:rsidRPr="00AB1781">
        <w:t xml:space="preserve"> 22</w:t>
      </w:r>
      <w:r w:rsidR="000E2EAC">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E2EAC">
        <w:rPr>
          <w:noProof/>
        </w:rPr>
        <w:t>116</w:t>
      </w:r>
      <w:r w:rsidR="003A78C2">
        <w:fldChar w:fldCharType="end"/>
      </w:r>
    </w:p>
    <w:p w14:paraId="2CF3F8A5" w14:textId="093F0239"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E2EAC">
        <w:t>Psalm</w:t>
      </w:r>
      <w:r w:rsidR="000E2EAC" w:rsidRPr="00AB1781">
        <w:t xml:space="preserve"> 23</w:t>
      </w:r>
      <w:r w:rsidR="000E2EAC">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E2EAC">
        <w:rPr>
          <w:noProof/>
        </w:rPr>
        <w:t>117</w:t>
      </w:r>
      <w:r w:rsidR="003A78C2">
        <w:fldChar w:fldCharType="end"/>
      </w:r>
    </w:p>
    <w:p w14:paraId="2696A51D" w14:textId="27D07F6D"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E2EAC">
        <w:t>Psalm</w:t>
      </w:r>
      <w:r w:rsidR="000E2EAC" w:rsidRPr="00AB1781">
        <w:t xml:space="preserve"> 25</w:t>
      </w:r>
      <w:r w:rsidR="000E2EAC">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E2EAC">
        <w:rPr>
          <w:noProof/>
        </w:rPr>
        <w:t>120</w:t>
      </w:r>
      <w:r w:rsidR="003A78C2">
        <w:fldChar w:fldCharType="end"/>
      </w:r>
    </w:p>
    <w:p w14:paraId="7C4914D6" w14:textId="34E6D076"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E2EAC">
        <w:t>Psalm</w:t>
      </w:r>
      <w:r w:rsidR="000E2EAC" w:rsidRPr="00AB1781">
        <w:t xml:space="preserve"> 28</w:t>
      </w:r>
      <w:r w:rsidR="000E2EAC">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E2EAC">
        <w:rPr>
          <w:noProof/>
        </w:rPr>
        <w:t>125</w:t>
      </w:r>
      <w:r w:rsidR="003A78C2">
        <w:fldChar w:fldCharType="end"/>
      </w:r>
    </w:p>
    <w:p w14:paraId="1AB144A3" w14:textId="2F62F7DA"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E2EAC">
        <w:t>Psalm</w:t>
      </w:r>
      <w:r w:rsidR="000E2EAC" w:rsidRPr="00AB1781">
        <w:t xml:space="preserve"> 29</w:t>
      </w:r>
      <w:r w:rsidR="000E2EAC">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E2EAC">
        <w:rPr>
          <w:noProof/>
        </w:rPr>
        <w:t>126</w:t>
      </w:r>
      <w:r w:rsidR="003A78C2">
        <w:fldChar w:fldCharType="end"/>
      </w:r>
    </w:p>
    <w:p w14:paraId="1DA2F476" w14:textId="23B2CCF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E2EAC">
        <w:t>Psalm</w:t>
      </w:r>
      <w:r w:rsidR="000E2EAC" w:rsidRPr="00AB1781">
        <w:t xml:space="preserve"> 33</w:t>
      </w:r>
      <w:r w:rsidR="000E2EAC">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E2EAC">
        <w:rPr>
          <w:noProof/>
        </w:rPr>
        <w:t>133</w:t>
      </w:r>
      <w:r w:rsidR="003A78C2">
        <w:fldChar w:fldCharType="end"/>
      </w:r>
    </w:p>
    <w:p w14:paraId="0F892524" w14:textId="00B68C9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E2EAC">
        <w:t>Psalm</w:t>
      </w:r>
      <w:r w:rsidR="000E2EAC" w:rsidRPr="00AB1781">
        <w:t xml:space="preserve"> 40</w:t>
      </w:r>
      <w:r w:rsidR="000E2EAC">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E2EAC">
        <w:rPr>
          <w:noProof/>
        </w:rPr>
        <w:t>147</w:t>
      </w:r>
      <w:r w:rsidR="003A78C2">
        <w:fldChar w:fldCharType="end"/>
      </w:r>
    </w:p>
    <w:p w14:paraId="1B629A7D" w14:textId="28231589"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E2EAC">
        <w:t>Psalm</w:t>
      </w:r>
      <w:r w:rsidR="000E2EAC" w:rsidRPr="00AB1781">
        <w:t xml:space="preserve"> 42</w:t>
      </w:r>
      <w:r w:rsidR="000E2EAC">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E2EAC">
        <w:rPr>
          <w:noProof/>
        </w:rPr>
        <w:t>150</w:t>
      </w:r>
      <w:r w:rsidR="003A78C2">
        <w:fldChar w:fldCharType="end"/>
      </w:r>
    </w:p>
    <w:p w14:paraId="30CD8108" w14:textId="25F0D382"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E2EAC">
        <w:t>Psalm</w:t>
      </w:r>
      <w:r w:rsidR="000E2EAC" w:rsidRPr="00AB1781">
        <w:t xml:space="preserve"> 44</w:t>
      </w:r>
      <w:r w:rsidR="000E2EAC">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E2EAC">
        <w:rPr>
          <w:noProof/>
        </w:rPr>
        <w:t>154</w:t>
      </w:r>
      <w:r w:rsidR="003A78C2">
        <w:fldChar w:fldCharType="end"/>
      </w:r>
    </w:p>
    <w:p w14:paraId="56DBDEA8" w14:textId="31B90DF8"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E2EAC">
        <w:t>Psalm</w:t>
      </w:r>
      <w:r w:rsidR="000E2EAC" w:rsidRPr="00AB1781">
        <w:t xml:space="preserve"> 45</w:t>
      </w:r>
      <w:r w:rsidR="000E2EAC">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E2EAC">
        <w:rPr>
          <w:noProof/>
        </w:rPr>
        <w:t>155</w:t>
      </w:r>
      <w:r w:rsidR="003A78C2">
        <w:fldChar w:fldCharType="end"/>
      </w:r>
    </w:p>
    <w:p w14:paraId="4BF9A933" w14:textId="4AEF343B"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E2EAC">
        <w:t>Psalm</w:t>
      </w:r>
      <w:r w:rsidR="000E2EAC" w:rsidRPr="00AB1781">
        <w:t xml:space="preserve"> 46</w:t>
      </w:r>
      <w:r w:rsidR="000E2EAC">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E2EAC">
        <w:rPr>
          <w:noProof/>
        </w:rPr>
        <w:t>157</w:t>
      </w:r>
      <w:r w:rsidR="003A78C2">
        <w:fldChar w:fldCharType="end"/>
      </w:r>
    </w:p>
    <w:p w14:paraId="43DCDF05" w14:textId="77777777" w:rsidR="00075EAD" w:rsidRDefault="00F14AA6" w:rsidP="00075EAD">
      <w:pPr>
        <w:pStyle w:val="Heading5"/>
      </w:pPr>
      <w:bookmarkStart w:id="193" w:name="_Ref435800080"/>
      <w:r>
        <w:lastRenderedPageBreak/>
        <w:t>The Gospel from Saint John</w:t>
      </w:r>
      <w:r w:rsidR="009407CD">
        <w:t xml:space="preserve"> 14:26—</w:t>
      </w:r>
      <w:r w:rsidR="00075EAD">
        <w:t>15:3</w:t>
      </w:r>
      <w:bookmarkEnd w:id="1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lastRenderedPageBreak/>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6458BCC6"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2"/>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5CC92218"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Pr="001A4291">
        <w:rPr>
          <w:lang w:val="en-GB"/>
        </w:rPr>
        <w:t>).</w:t>
      </w:r>
    </w:p>
    <w:p w14:paraId="21E57ABD" w14:textId="77777777" w:rsidR="00495F1A" w:rsidRDefault="00495F1A" w:rsidP="00495F1A">
      <w:pPr>
        <w:pStyle w:val="Heading2"/>
      </w:pPr>
      <w:bookmarkStart w:id="194" w:name="_Toc410196191"/>
      <w:bookmarkStart w:id="195" w:name="_Toc410196433"/>
      <w:bookmarkStart w:id="196" w:name="_Toc410196935"/>
      <w:bookmarkStart w:id="197" w:name="_Toc485884424"/>
      <w:r>
        <w:lastRenderedPageBreak/>
        <w:t>Noon (The Sixth Hour)</w:t>
      </w:r>
      <w:bookmarkEnd w:id="194"/>
      <w:bookmarkEnd w:id="195"/>
      <w:bookmarkEnd w:id="196"/>
      <w:bookmarkEnd w:id="197"/>
    </w:p>
    <w:p w14:paraId="7BA25D87" w14:textId="77777777" w:rsidR="00495F1A" w:rsidRDefault="00495F1A" w:rsidP="00495F1A">
      <w:pPr>
        <w:pStyle w:val="Heading3"/>
      </w:pPr>
      <w:bookmarkStart w:id="198" w:name="_Toc410196192"/>
      <w:bookmarkStart w:id="199" w:name="_Toc410196434"/>
      <w:bookmarkStart w:id="200" w:name="_Toc410196936"/>
      <w:bookmarkStart w:id="201" w:name="_Ref435434365"/>
      <w:bookmarkStart w:id="202" w:name="_Ref435434371"/>
      <w:r>
        <w:t>The Psalms of the Sixth Hour</w:t>
      </w:r>
      <w:bookmarkEnd w:id="198"/>
      <w:bookmarkEnd w:id="199"/>
      <w:bookmarkEnd w:id="200"/>
      <w:bookmarkEnd w:id="201"/>
      <w:bookmarkEnd w:id="2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61CD8143"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4B899AA0" w14:textId="4A9DD92E"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78FDBE9E" w14:textId="5561AC49"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3986B314" w14:textId="3553EDA5" w:rsidR="00075EAD" w:rsidRDefault="00266A55" w:rsidP="00075EAD">
      <w:pPr>
        <w:pStyle w:val="Rubric"/>
        <w:rPr>
          <w:lang w:val="en-US"/>
        </w:rPr>
      </w:pPr>
      <w:r>
        <w:rPr>
          <w:lang w:val="en-US"/>
        </w:rPr>
        <w:t>Then say</w:t>
      </w:r>
      <w:r w:rsidR="00075EAD">
        <w:rPr>
          <w:lang w:val="en-US"/>
        </w:rPr>
        <w:t>,</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3" w:name="_Ref434576249"/>
      <w:r>
        <w:rPr>
          <w:lang w:val="en-GB"/>
        </w:rPr>
        <w:t>The Psalms</w:t>
      </w:r>
      <w:r w:rsidR="00F14AA6">
        <w:rPr>
          <w:lang w:val="en-GB"/>
        </w:rPr>
        <w:t xml:space="preserve"> of Noon (The Sixth Hour)</w:t>
      </w:r>
      <w:bookmarkEnd w:id="203"/>
    </w:p>
    <w:p w14:paraId="4B6FC1A8" w14:textId="0E42D5CD"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E2EAC">
        <w:t>Psalm</w:t>
      </w:r>
      <w:r w:rsidR="000E2EAC" w:rsidRPr="00AB1781">
        <w:t xml:space="preserve"> 53</w:t>
      </w:r>
      <w:r w:rsidR="000E2EAC">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E2EAC">
        <w:rPr>
          <w:noProof/>
        </w:rPr>
        <w:t>166</w:t>
      </w:r>
      <w:r w:rsidR="003A78C2">
        <w:fldChar w:fldCharType="end"/>
      </w:r>
    </w:p>
    <w:p w14:paraId="196531E2" w14:textId="27386240"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E2EAC">
        <w:t>Psalm</w:t>
      </w:r>
      <w:r w:rsidR="000E2EAC" w:rsidRPr="00AB1781">
        <w:t xml:space="preserve"> 56</w:t>
      </w:r>
      <w:r w:rsidR="000E2EAC">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E2EAC">
        <w:rPr>
          <w:noProof/>
        </w:rPr>
        <w:t>171</w:t>
      </w:r>
      <w:r w:rsidR="003A78C2">
        <w:fldChar w:fldCharType="end"/>
      </w:r>
    </w:p>
    <w:p w14:paraId="5A377B80" w14:textId="0DFA8FE0"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E2EAC">
        <w:t>Psalm</w:t>
      </w:r>
      <w:r w:rsidR="000E2EAC" w:rsidRPr="00AB1781">
        <w:t xml:space="preserve"> 60</w:t>
      </w:r>
      <w:r w:rsidR="000E2EAC">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E2EAC">
        <w:rPr>
          <w:noProof/>
        </w:rPr>
        <w:t>176</w:t>
      </w:r>
      <w:r w:rsidR="003A78C2">
        <w:fldChar w:fldCharType="end"/>
      </w:r>
    </w:p>
    <w:p w14:paraId="1D89B385" w14:textId="54AEF4B3"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E2EAC">
        <w:t>Psalm</w:t>
      </w:r>
      <w:r w:rsidR="000E2EAC" w:rsidRPr="00AB1781">
        <w:t xml:space="preserve"> 62</w:t>
      </w:r>
      <w:r w:rsidR="000E2EAC">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E2EAC">
        <w:rPr>
          <w:noProof/>
        </w:rPr>
        <w:t>178</w:t>
      </w:r>
      <w:r w:rsidR="003A78C2">
        <w:fldChar w:fldCharType="end"/>
      </w:r>
    </w:p>
    <w:p w14:paraId="46B8BCDF" w14:textId="742C47A2"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E2EAC">
        <w:t>Psalm</w:t>
      </w:r>
      <w:r w:rsidR="000E2EAC" w:rsidRPr="00AB1781">
        <w:t xml:space="preserve"> 66</w:t>
      </w:r>
      <w:r w:rsidR="000E2EAC">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E2EAC">
        <w:rPr>
          <w:noProof/>
        </w:rPr>
        <w:t>184</w:t>
      </w:r>
      <w:r w:rsidR="003A78C2">
        <w:fldChar w:fldCharType="end"/>
      </w:r>
    </w:p>
    <w:p w14:paraId="3832A2C2" w14:textId="0F69A876" w:rsidR="00075EAD" w:rsidRDefault="008B0324" w:rsidP="00075EAD">
      <w:pPr>
        <w:pStyle w:val="EngHang"/>
        <w:tabs>
          <w:tab w:val="left" w:leader="dot" w:pos="8280"/>
        </w:tabs>
      </w:pP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rsidR="00075EAD">
        <w:tab/>
      </w:r>
      <w:r>
        <w:fldChar w:fldCharType="begin"/>
      </w:r>
      <w:r>
        <w:instrText xml:space="preserve"> PAGEREF _Ref412026055 \h </w:instrText>
      </w:r>
      <w:r>
        <w:fldChar w:fldCharType="separate"/>
      </w:r>
      <w:r w:rsidR="000E2EAC">
        <w:rPr>
          <w:noProof/>
        </w:rPr>
        <w:t>191</w:t>
      </w:r>
      <w:r>
        <w:fldChar w:fldCharType="end"/>
      </w:r>
    </w:p>
    <w:p w14:paraId="099ACDF6" w14:textId="5EB92292"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E2EAC">
        <w:t>Psalm</w:t>
      </w:r>
      <w:r w:rsidR="000E2EAC" w:rsidRPr="00AB1781">
        <w:t xml:space="preserve"> 83</w:t>
      </w:r>
      <w:r w:rsidR="000E2EAC">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E2EAC">
        <w:rPr>
          <w:noProof/>
        </w:rPr>
        <w:t>217</w:t>
      </w:r>
      <w:r w:rsidR="003A78C2">
        <w:fldChar w:fldCharType="end"/>
      </w:r>
    </w:p>
    <w:p w14:paraId="12DC15E9" w14:textId="734A231B"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E2EAC">
        <w:t>Psalm</w:t>
      </w:r>
      <w:r w:rsidR="000E2EAC" w:rsidRPr="00AB1781">
        <w:t xml:space="preserve"> 84</w:t>
      </w:r>
      <w:r w:rsidR="000E2EAC">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E2EAC">
        <w:rPr>
          <w:noProof/>
        </w:rPr>
        <w:t>218</w:t>
      </w:r>
      <w:r w:rsidR="003A78C2">
        <w:fldChar w:fldCharType="end"/>
      </w:r>
    </w:p>
    <w:p w14:paraId="20414052" w14:textId="1423152F"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E2EAC">
        <w:t>Psalm</w:t>
      </w:r>
      <w:r w:rsidR="000E2EAC" w:rsidRPr="00AB1781">
        <w:t xml:space="preserve"> 85</w:t>
      </w:r>
      <w:r w:rsidR="000E2EAC">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E2EAC">
        <w:rPr>
          <w:noProof/>
        </w:rPr>
        <w:t>219</w:t>
      </w:r>
      <w:r w:rsidR="003A78C2">
        <w:fldChar w:fldCharType="end"/>
      </w:r>
    </w:p>
    <w:p w14:paraId="024D57DE" w14:textId="63EBAFDA"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E2EAC">
        <w:t>Psalm</w:t>
      </w:r>
      <w:r w:rsidR="000E2EAC" w:rsidRPr="00AB1781">
        <w:t xml:space="preserve"> 86</w:t>
      </w:r>
      <w:r w:rsidR="000E2EAC">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E2EAC">
        <w:rPr>
          <w:noProof/>
        </w:rPr>
        <w:t>221</w:t>
      </w:r>
      <w:r w:rsidR="003A78C2">
        <w:fldChar w:fldCharType="end"/>
      </w:r>
    </w:p>
    <w:p w14:paraId="6C309D76" w14:textId="2D493989"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E2EAC">
        <w:t>Psalm</w:t>
      </w:r>
      <w:r w:rsidR="000E2EAC" w:rsidRPr="00AB1781">
        <w:t xml:space="preserve"> 90</w:t>
      </w:r>
      <w:r w:rsidR="000E2EAC">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E2EAC">
        <w:rPr>
          <w:noProof/>
        </w:rPr>
        <w:t>230</w:t>
      </w:r>
      <w:r w:rsidR="003A78C2">
        <w:fldChar w:fldCharType="end"/>
      </w:r>
    </w:p>
    <w:p w14:paraId="2015B274" w14:textId="200DA7F0"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E2EAC">
        <w:t>Psalm</w:t>
      </w:r>
      <w:r w:rsidR="000E2EAC" w:rsidRPr="00AB1781">
        <w:t xml:space="preserve"> 92</w:t>
      </w:r>
      <w:r w:rsidR="000E2EAC">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E2EAC">
        <w:rPr>
          <w:noProof/>
        </w:rPr>
        <w:t>233</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C303450"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3"/>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rsidR="006811E3">
        <w:t>s</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0DA00619" w:rsidR="00075EAD" w:rsidRPr="00075EA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4"/>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2240BFEC"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4"/>
      <w:r>
        <w:t>L</w:t>
      </w:r>
      <w:r w:rsidR="00513E2D">
        <w:t>ife-</w:t>
      </w:r>
      <w:r>
        <w:t>Giver</w:t>
      </w:r>
      <w:r w:rsidR="00075EAD">
        <w:t>,</w:t>
      </w:r>
      <w:commentRangeEnd w:id="204"/>
      <w:r>
        <w:rPr>
          <w:rStyle w:val="CommentReference"/>
          <w:lang w:val="en-CA"/>
        </w:rPr>
        <w:commentReference w:id="204"/>
      </w:r>
      <w:r w:rsidR="00075EAD">
        <w:t xml:space="preserve"> now, and ever, and unto the ages of ages</w:t>
      </w:r>
      <w:r w:rsidR="00984EE6">
        <w:t>.</w:t>
      </w:r>
    </w:p>
    <w:p w14:paraId="402E0ACF" w14:textId="4D76506B" w:rsidR="00984EE6" w:rsidRDefault="00984EE6" w:rsidP="00513E2D">
      <w:pPr>
        <w:pStyle w:val="Rubric"/>
      </w:pPr>
      <w:r>
        <w:t xml:space="preserve">An earlier rite adds "Lord, have mercy (x3). Holy </w:t>
      </w:r>
      <w:r w:rsidR="00513E2D">
        <w:t>Trinity</w:t>
      </w:r>
      <w:r>
        <w:t xml:space="preserve">, God, our hope, have mercy upon </w:t>
      </w:r>
      <w:r w:rsidR="00E570CB">
        <w:t>Your</w:t>
      </w:r>
      <w:r>
        <w:t xml:space="preserve"> creatures and save our souls. Kyrie eleison</w:t>
      </w:r>
      <w:r w:rsidR="00513E2D">
        <w:t xml:space="preserve"> (x7)</w:t>
      </w:r>
      <w:r>
        <w:t>." However, this is likely an isolated, late addition.</w:t>
      </w:r>
    </w:p>
    <w:p w14:paraId="416185FC" w14:textId="308511DB" w:rsidR="00075EAD" w:rsidRPr="005F5CA1"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5" w:name="_Toc410196193"/>
      <w:bookmarkStart w:id="206" w:name="_Toc410196435"/>
      <w:bookmarkStart w:id="207" w:name="_Toc410196937"/>
      <w:bookmarkStart w:id="208" w:name="_Toc485884425"/>
      <w:r>
        <w:lastRenderedPageBreak/>
        <w:t>Afternoon (The Ninth Hour)</w:t>
      </w:r>
      <w:bookmarkEnd w:id="205"/>
      <w:bookmarkEnd w:id="206"/>
      <w:bookmarkEnd w:id="207"/>
      <w:bookmarkEnd w:id="208"/>
    </w:p>
    <w:p w14:paraId="76CF3E2D" w14:textId="77777777" w:rsidR="00495F1A" w:rsidRDefault="00495F1A" w:rsidP="00495F1A">
      <w:pPr>
        <w:pStyle w:val="Heading3"/>
      </w:pPr>
      <w:bookmarkStart w:id="209" w:name="_Toc410196194"/>
      <w:bookmarkStart w:id="210" w:name="_Toc410196436"/>
      <w:bookmarkStart w:id="211" w:name="_Toc410196938"/>
      <w:bookmarkStart w:id="212" w:name="_Ref435434381"/>
      <w:bookmarkStart w:id="213" w:name="_Ref435434387"/>
      <w:r>
        <w:t>The Psalms of the Ninth Hour</w:t>
      </w:r>
      <w:bookmarkEnd w:id="209"/>
      <w:bookmarkEnd w:id="210"/>
      <w:bookmarkEnd w:id="211"/>
      <w:bookmarkEnd w:id="212"/>
      <w:bookmarkEnd w:id="213"/>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2C818C2F"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E2EAC">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E2EAC">
        <w:rPr>
          <w:noProof/>
          <w:lang w:val="en-US"/>
        </w:rPr>
        <w:t>13</w:t>
      </w:r>
      <w:r w:rsidR="003A78C2">
        <w:rPr>
          <w:lang w:val="en-US"/>
        </w:rPr>
        <w:fldChar w:fldCharType="end"/>
      </w:r>
    </w:p>
    <w:p w14:paraId="04BF2C4A" w14:textId="18B760A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E2EAC">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E2EAC">
        <w:rPr>
          <w:noProof/>
          <w:lang w:val="en-US"/>
        </w:rPr>
        <w:t>14</w:t>
      </w:r>
      <w:r w:rsidR="003A78C2">
        <w:rPr>
          <w:lang w:val="en-US"/>
        </w:rPr>
        <w:fldChar w:fldCharType="end"/>
      </w:r>
    </w:p>
    <w:p w14:paraId="3512D80B" w14:textId="5B0F4A7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E2EAC">
        <w:rPr>
          <w:noProof/>
          <w:lang w:val="en-US"/>
        </w:rPr>
        <w:t>163</w:t>
      </w:r>
      <w:r w:rsidR="003A78C2">
        <w:rPr>
          <w:lang w:val="en-US"/>
        </w:rPr>
        <w:fldChar w:fldCharType="end"/>
      </w:r>
    </w:p>
    <w:p w14:paraId="2EF6EA93" w14:textId="614F5C4D" w:rsidR="00075EAD" w:rsidRDefault="00266A55" w:rsidP="00075EAD">
      <w:pPr>
        <w:pStyle w:val="Rubric"/>
        <w:rPr>
          <w:lang w:val="en-US"/>
        </w:rPr>
      </w:pPr>
      <w:r>
        <w:rPr>
          <w:lang w:val="en-US"/>
        </w:rPr>
        <w:t>Then say</w:t>
      </w:r>
      <w:r w:rsidR="00075EAD">
        <w:rPr>
          <w:lang w:val="en-US"/>
        </w:rPr>
        <w:t>,</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4" w:name="_Ref434576482"/>
      <w:r>
        <w:rPr>
          <w:lang w:val="en-GB"/>
        </w:rPr>
        <w:t>The Psalms</w:t>
      </w:r>
      <w:r w:rsidR="00F14AA6">
        <w:rPr>
          <w:lang w:val="en-GB"/>
        </w:rPr>
        <w:t xml:space="preserve"> of the Afternoon (Ninth hour)</w:t>
      </w:r>
      <w:bookmarkEnd w:id="214"/>
    </w:p>
    <w:p w14:paraId="3636D619" w14:textId="2FC8D7CF"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E2EAC">
        <w:t>Psalm</w:t>
      </w:r>
      <w:r w:rsidR="000E2EAC" w:rsidRPr="00AB1781">
        <w:t xml:space="preserve"> 95</w:t>
      </w:r>
      <w:r w:rsidR="000E2EAC">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E2EAC">
        <w:rPr>
          <w:noProof/>
        </w:rPr>
        <w:t>237</w:t>
      </w:r>
      <w:r w:rsidR="003A78C2">
        <w:fldChar w:fldCharType="end"/>
      </w:r>
    </w:p>
    <w:p w14:paraId="70C04BAE" w14:textId="3BD83C85"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E2EAC">
        <w:t>Psalm</w:t>
      </w:r>
      <w:r w:rsidR="000E2EAC" w:rsidRPr="00AB1781">
        <w:t xml:space="preserve"> 96</w:t>
      </w:r>
      <w:r w:rsidR="000E2EAC">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E2EAC">
        <w:rPr>
          <w:noProof/>
        </w:rPr>
        <w:t>238</w:t>
      </w:r>
      <w:r w:rsidR="003A78C2">
        <w:fldChar w:fldCharType="end"/>
      </w:r>
    </w:p>
    <w:p w14:paraId="1C2440CF" w14:textId="41B6C97D"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E2EAC">
        <w:t>Psalm</w:t>
      </w:r>
      <w:r w:rsidR="000E2EAC" w:rsidRPr="00AB1781">
        <w:t xml:space="preserve"> 97</w:t>
      </w:r>
      <w:r w:rsidR="000E2EAC">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E2EAC">
        <w:rPr>
          <w:noProof/>
        </w:rPr>
        <w:t>240</w:t>
      </w:r>
      <w:r w:rsidR="003A78C2">
        <w:fldChar w:fldCharType="end"/>
      </w:r>
    </w:p>
    <w:p w14:paraId="35D6FC92" w14:textId="06607158"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E2EAC">
        <w:t>Psalm</w:t>
      </w:r>
      <w:r w:rsidR="000E2EAC" w:rsidRPr="00AB1781">
        <w:t xml:space="preserve"> 98</w:t>
      </w:r>
      <w:r w:rsidR="000E2EAC">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E2EAC">
        <w:rPr>
          <w:noProof/>
        </w:rPr>
        <w:t>241</w:t>
      </w:r>
      <w:r w:rsidR="003A78C2">
        <w:fldChar w:fldCharType="end"/>
      </w:r>
    </w:p>
    <w:p w14:paraId="13A44FCC" w14:textId="6E9C11E0"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E2EAC">
        <w:t>Psalm</w:t>
      </w:r>
      <w:r w:rsidR="000E2EAC" w:rsidRPr="00AB1781">
        <w:t xml:space="preserve"> 99</w:t>
      </w:r>
      <w:r w:rsidR="000E2EAC">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E2EAC">
        <w:rPr>
          <w:noProof/>
        </w:rPr>
        <w:t>242</w:t>
      </w:r>
      <w:r w:rsidR="003A78C2">
        <w:fldChar w:fldCharType="end"/>
      </w:r>
    </w:p>
    <w:p w14:paraId="21960806" w14:textId="1557072A"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E2EAC">
        <w:t>Psalm</w:t>
      </w:r>
      <w:r w:rsidR="000E2EAC" w:rsidRPr="00AB1781">
        <w:t xml:space="preserve"> 100</w:t>
      </w:r>
      <w:r w:rsidR="000E2EAC">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E2EAC">
        <w:rPr>
          <w:noProof/>
        </w:rPr>
        <w:t>242</w:t>
      </w:r>
      <w:r w:rsidR="003A78C2">
        <w:fldChar w:fldCharType="end"/>
      </w:r>
    </w:p>
    <w:p w14:paraId="13BE8987" w14:textId="294E6C5D"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E2EAC">
        <w:t>Psalm</w:t>
      </w:r>
      <w:r w:rsidR="000E2EAC" w:rsidRPr="00AB1781">
        <w:t xml:space="preserve"> 109</w:t>
      </w:r>
      <w:r w:rsidR="000E2EAC">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E2EAC">
        <w:rPr>
          <w:noProof/>
        </w:rPr>
        <w:t>265</w:t>
      </w:r>
      <w:r w:rsidR="003A78C2">
        <w:fldChar w:fldCharType="end"/>
      </w:r>
    </w:p>
    <w:commentRangeStart w:id="215"/>
    <w:p w14:paraId="0FAEAE21" w14:textId="073DBEC5"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E2EAC">
        <w:t>Psalm</w:t>
      </w:r>
      <w:r w:rsidR="000E2EAC" w:rsidRPr="00AB1781">
        <w:t xml:space="preserve"> 110</w:t>
      </w:r>
      <w:r w:rsidR="000E2EAC">
        <w:t>: “I will confess You, O Lord, with my whole heart”</w:t>
      </w:r>
      <w:r>
        <w:fldChar w:fldCharType="end"/>
      </w:r>
      <w:commentRangeEnd w:id="215"/>
      <w:r w:rsidR="00984EE6">
        <w:rPr>
          <w:rStyle w:val="CommentReference"/>
          <w:rFonts w:eastAsiaTheme="minorHAnsi" w:cstheme="minorBidi"/>
          <w:color w:val="auto"/>
          <w:lang w:val="en-CA"/>
        </w:rPr>
        <w:commentReference w:id="215"/>
      </w:r>
      <w:r w:rsidR="00075EAD">
        <w:tab/>
      </w:r>
      <w:r>
        <w:fldChar w:fldCharType="begin"/>
      </w:r>
      <w:r w:rsidR="00075EAD">
        <w:instrText xml:space="preserve"> PAGEREF _Ref412111792 \h </w:instrText>
      </w:r>
      <w:r>
        <w:fldChar w:fldCharType="separate"/>
      </w:r>
      <w:r w:rsidR="000E2EAC">
        <w:rPr>
          <w:noProof/>
        </w:rPr>
        <w:t>266</w:t>
      </w:r>
      <w:r>
        <w:fldChar w:fldCharType="end"/>
      </w:r>
    </w:p>
    <w:p w14:paraId="3B5AD04D" w14:textId="02C70BCD"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E2EAC">
        <w:t>Psalm</w:t>
      </w:r>
      <w:r w:rsidR="000E2EAC" w:rsidRPr="00AB1781">
        <w:t xml:space="preserve"> 111</w:t>
      </w:r>
      <w:r w:rsidR="000E2EAC">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E2EAC">
        <w:rPr>
          <w:noProof/>
        </w:rPr>
        <w:t>268</w:t>
      </w:r>
      <w:r w:rsidR="003A78C2">
        <w:fldChar w:fldCharType="end"/>
      </w:r>
    </w:p>
    <w:p w14:paraId="25F5E92C" w14:textId="1D3979FD"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E2EAC">
        <w:t>Psalm</w:t>
      </w:r>
      <w:r w:rsidR="000E2EAC" w:rsidRPr="00AB1781">
        <w:t xml:space="preserve"> 112</w:t>
      </w:r>
      <w:r w:rsidR="000E2EAC">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E2EAC">
        <w:rPr>
          <w:noProof/>
        </w:rPr>
        <w:t>269</w:t>
      </w:r>
      <w:r w:rsidR="003A78C2">
        <w:fldChar w:fldCharType="end"/>
      </w:r>
    </w:p>
    <w:p w14:paraId="65FF1699" w14:textId="7B48DCA6"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E2EAC">
        <w:t>Psalm</w:t>
      </w:r>
      <w:r w:rsidR="000E2EAC" w:rsidRPr="00AB1781">
        <w:t xml:space="preserve"> 114</w:t>
      </w:r>
      <w:r w:rsidR="000E2EAC">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E2EAC">
        <w:rPr>
          <w:noProof/>
        </w:rPr>
        <w:t>272</w:t>
      </w:r>
      <w:r w:rsidR="003A78C2">
        <w:fldChar w:fldCharType="end"/>
      </w:r>
    </w:p>
    <w:p w14:paraId="0612CEB7" w14:textId="23C7F5F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E2EAC">
        <w:t>Psalm</w:t>
      </w:r>
      <w:r w:rsidR="000E2EAC" w:rsidRPr="00AB1781">
        <w:t xml:space="preserve"> 115</w:t>
      </w:r>
      <w:r w:rsidR="000E2EAC">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E2EAC">
        <w:rPr>
          <w:noProof/>
        </w:rPr>
        <w:t>273</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D7DF758"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w:t>
      </w:r>
      <w:r w:rsidR="001813FD">
        <w:t>.</w:t>
      </w:r>
      <w:r>
        <w:t xml:space="preserv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656CFE87" w:rsidR="00075EAD" w:rsidRPr="00BD252D" w:rsidRDefault="00266A55" w:rsidP="00075EAD">
      <w:pPr>
        <w:pStyle w:val="Rubric"/>
        <w:rPr>
          <w:lang w:val="en-GB"/>
        </w:rPr>
      </w:pPr>
      <w:r>
        <w:rPr>
          <w:lang w:val="en-GB"/>
        </w:rPr>
        <w:t>Then say</w:t>
      </w:r>
      <w:r w:rsidR="00075EAD">
        <w:rPr>
          <w:lang w:val="en-GB"/>
        </w:rPr>
        <w:t>: Lord hear us</w:t>
      </w:r>
      <w:r w:rsidR="00075EAD" w:rsidRPr="001A4291">
        <w:rPr>
          <w:lang w:val="en-GB"/>
        </w:rPr>
        <w:t>, have mercy on us and for</w:t>
      </w:r>
      <w:r w:rsidR="00075EAD" w:rsidRPr="001A4291">
        <w:rPr>
          <w:lang w:val="en-GB"/>
        </w:rPr>
        <w:softHyphen/>
        <w:t>give us our sins, Lord have mercy (Kirié</w:t>
      </w:r>
      <w:r w:rsidR="00075EAD">
        <w:rPr>
          <w:lang w:val="en-GB"/>
        </w:rPr>
        <w:t xml:space="preserve"> Eleison) </w:t>
      </w:r>
      <w:r w:rsidR="00C241B0">
        <w:rPr>
          <w:lang w:val="en-GB"/>
        </w:rPr>
        <w:t>50 (or 41</w:t>
      </w:r>
      <w:r w:rsidR="00C241B0">
        <w:rPr>
          <w:rStyle w:val="FootnoteReference"/>
          <w:lang w:val="en-GB"/>
        </w:rPr>
        <w:footnoteReference w:id="25"/>
      </w:r>
      <w:r w:rsidR="00C241B0">
        <w:rPr>
          <w:lang w:val="en-GB"/>
        </w:rPr>
        <w:t>)</w:t>
      </w:r>
      <w:r w:rsidR="00075EAD">
        <w:rPr>
          <w:lang w:val="en-GB"/>
        </w:rPr>
        <w:t xml:space="preserve">, </w:t>
      </w:r>
      <w:r w:rsidR="00075EAD" w:rsidRPr="001A4291">
        <w:rPr>
          <w:lang w:val="en-GB"/>
        </w:rPr>
        <w:t xml:space="preserve">Holy, </w:t>
      </w:r>
      <w:r w:rsidR="00075EAD">
        <w:rPr>
          <w:lang w:val="en-GB"/>
        </w:rPr>
        <w:t xml:space="preserve">Holy, Holy, (page </w:t>
      </w:r>
      <w:r w:rsidR="003A78C2">
        <w:rPr>
          <w:lang w:val="en-GB"/>
        </w:rPr>
        <w:fldChar w:fldCharType="begin"/>
      </w:r>
      <w:r w:rsidR="00075EAD">
        <w:rPr>
          <w:lang w:val="en-GB"/>
        </w:rPr>
        <w:instrText xml:space="preserve"> PAGEREF _Ref411969137 \h </w:instrText>
      </w:r>
      <w:r w:rsidR="003A78C2">
        <w:rPr>
          <w:lang w:val="en-GB"/>
        </w:rPr>
      </w:r>
      <w:r w:rsidR="003A78C2">
        <w:rPr>
          <w:lang w:val="en-GB"/>
        </w:rPr>
        <w:fldChar w:fldCharType="separate"/>
      </w:r>
      <w:r w:rsidR="000E2EAC">
        <w:rPr>
          <w:noProof/>
          <w:lang w:val="en-GB"/>
        </w:rPr>
        <w:t>17</w:t>
      </w:r>
      <w:r w:rsidR="003A78C2">
        <w:rPr>
          <w:lang w:val="en-GB"/>
        </w:rPr>
        <w:fldChar w:fldCharType="end"/>
      </w:r>
      <w:r w:rsidR="00075EAD" w:rsidRPr="001A4291">
        <w:rPr>
          <w:lang w:val="en-GB"/>
        </w:rPr>
        <w:t>), the Lord's Prayer and this ab</w:t>
      </w:r>
      <w:r w:rsidR="00075EAD"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t>
      </w:r>
      <w:r>
        <w:lastRenderedPageBreak/>
        <w:t xml:space="preserve">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FFE8B53" w:rsidR="00075EAD" w:rsidRDefault="00266A55" w:rsidP="00075EAD">
      <w:pPr>
        <w:pStyle w:val="Rubric"/>
        <w:rPr>
          <w:lang w:val="en-GB"/>
        </w:rPr>
      </w:pPr>
      <w:r>
        <w:rPr>
          <w:lang w:val="en-GB"/>
        </w:rPr>
        <w:t>Then say</w:t>
      </w:r>
      <w:r w:rsidR="00075EAD" w:rsidRPr="001A4291">
        <w:rPr>
          <w:lang w:val="en-GB"/>
        </w:rPr>
        <w:t xml:space="preserve"> "T</w:t>
      </w:r>
      <w:r w:rsidR="00075EAD">
        <w:rPr>
          <w:lang w:val="en-GB"/>
        </w:rPr>
        <w:t xml:space="preserve">he Prayer of the hours" (page </w:t>
      </w:r>
      <w:r w:rsidR="003A78C2">
        <w:rPr>
          <w:lang w:val="en-GB"/>
        </w:rPr>
        <w:fldChar w:fldCharType="begin"/>
      </w:r>
      <w:r w:rsidR="00075EAD">
        <w:rPr>
          <w:lang w:val="en-GB"/>
        </w:rPr>
        <w:instrText xml:space="preserve"> PAGEREF _Ref411969145 \h </w:instrText>
      </w:r>
      <w:r w:rsidR="003A78C2">
        <w:rPr>
          <w:lang w:val="en-GB"/>
        </w:rPr>
      </w:r>
      <w:r w:rsidR="003A78C2">
        <w:rPr>
          <w:lang w:val="en-GB"/>
        </w:rPr>
        <w:fldChar w:fldCharType="separate"/>
      </w:r>
      <w:r w:rsidR="000E2EAC">
        <w:rPr>
          <w:noProof/>
          <w:lang w:val="en-GB"/>
        </w:rPr>
        <w:t>18</w:t>
      </w:r>
      <w:r w:rsidR="003A78C2">
        <w:rPr>
          <w:lang w:val="en-GB"/>
        </w:rPr>
        <w:fldChar w:fldCharType="end"/>
      </w:r>
      <w:r w:rsidR="00075EAD" w:rsidRPr="001A4291">
        <w:rPr>
          <w:lang w:val="en-GB"/>
        </w:rPr>
        <w:t>).</w:t>
      </w:r>
    </w:p>
    <w:p w14:paraId="6B9081D1" w14:textId="305883A6" w:rsidR="003A7286" w:rsidRDefault="003A7286" w:rsidP="003A7286">
      <w:bookmarkStart w:id="216" w:name="_Toc410196195"/>
      <w:bookmarkStart w:id="217" w:name="_Toc410196437"/>
      <w:bookmarkStart w:id="218"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19" w:name="_Toc485884426"/>
      <w:r>
        <w:lastRenderedPageBreak/>
        <w:t>The Book of the Psalter</w:t>
      </w:r>
      <w:bookmarkEnd w:id="216"/>
      <w:bookmarkEnd w:id="217"/>
      <w:bookmarkEnd w:id="218"/>
      <w:bookmarkEnd w:id="219"/>
    </w:p>
    <w:p w14:paraId="4C8AEBE6" w14:textId="77777777" w:rsidR="00686912" w:rsidRDefault="00686912" w:rsidP="0044639B">
      <w:pPr>
        <w:sectPr w:rsidR="00686912" w:rsidSect="00686912">
          <w:headerReference w:type="even" r:id="rId19"/>
          <w:headerReference w:type="default" r:id="rId20"/>
          <w:type w:val="oddPage"/>
          <w:pgSz w:w="11880" w:h="15480" w:code="1"/>
          <w:pgMar w:top="1080" w:right="1440" w:bottom="1440" w:left="1080" w:header="720" w:footer="720" w:gutter="504"/>
          <w:cols w:space="720"/>
          <w:docGrid w:linePitch="360"/>
        </w:sectPr>
      </w:pP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2954"/>
        <w:gridCol w:w="2946"/>
        <w:gridCol w:w="2946"/>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32ABEBA0" w:rsidR="00CB700D" w:rsidRDefault="00D44900" w:rsidP="00336170">
            <w:r>
              <w:fldChar w:fldCharType="begin"/>
            </w:r>
            <w:r>
              <w:instrText xml:space="preserve"> REF _Ref439535283 \h </w:instrText>
            </w:r>
            <w:r>
              <w:fldChar w:fldCharType="separate"/>
            </w:r>
            <w:r w:rsidR="000E2EAC">
              <w:t>Kathisma 1</w:t>
            </w:r>
            <w:r>
              <w:fldChar w:fldCharType="end"/>
            </w:r>
          </w:p>
        </w:tc>
        <w:tc>
          <w:tcPr>
            <w:tcW w:w="3024" w:type="dxa"/>
          </w:tcPr>
          <w:p w14:paraId="3E7DF9CE" w14:textId="5F4B5287"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E2EAC" w:rsidRPr="00AB1781">
              <w:t>K</w:t>
            </w:r>
            <w:r w:rsidR="000E2EAC">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E2EAC">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116CC8DC"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E2EAC">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E2EAC" w:rsidRPr="00AB1781">
              <w:t>K</w:t>
            </w:r>
            <w:r w:rsidR="000E2EAC">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0ED9449E" w:rsidR="00CB700D" w:rsidRDefault="00CB700D" w:rsidP="0044639B">
            <w:r>
              <w:fldChar w:fldCharType="begin"/>
            </w:r>
            <w:r>
              <w:instrText xml:space="preserve"> REF _Ref435438548 \h </w:instrText>
            </w:r>
            <w:r w:rsidR="00336170">
              <w:instrText xml:space="preserve"> \* MERGEFORMAT </w:instrText>
            </w:r>
            <w:r>
              <w:fldChar w:fldCharType="separate"/>
            </w:r>
            <w:r w:rsidR="000E2EAC" w:rsidRPr="00AB1781">
              <w:t>K</w:t>
            </w:r>
            <w:r w:rsidR="000E2EAC">
              <w:t>athisma 6</w:t>
            </w:r>
            <w:r>
              <w:fldChar w:fldCharType="end"/>
            </w:r>
          </w:p>
        </w:tc>
        <w:tc>
          <w:tcPr>
            <w:tcW w:w="3024" w:type="dxa"/>
          </w:tcPr>
          <w:p w14:paraId="082B149A" w14:textId="645531CD"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E2EAC">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E2EAC" w:rsidRPr="00AB1781">
              <w:t>K</w:t>
            </w:r>
            <w:r w:rsidR="000E2EAC">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7078749F" w:rsidR="00CB700D" w:rsidRDefault="00CB700D" w:rsidP="0044639B">
            <w:r>
              <w:fldChar w:fldCharType="begin"/>
            </w:r>
            <w:r>
              <w:instrText xml:space="preserve"> REF _Ref435438574 \h </w:instrText>
            </w:r>
            <w:r w:rsidR="00336170">
              <w:instrText xml:space="preserve"> \* MERGEFORMAT </w:instrText>
            </w:r>
            <w:r>
              <w:fldChar w:fldCharType="separate"/>
            </w:r>
            <w:r w:rsidR="000E2EAC" w:rsidRPr="00AB1781">
              <w:t>K</w:t>
            </w:r>
            <w:r w:rsidR="000E2EAC">
              <w:t>athisma 9</w:t>
            </w:r>
            <w:r>
              <w:fldChar w:fldCharType="end"/>
            </w:r>
          </w:p>
        </w:tc>
        <w:tc>
          <w:tcPr>
            <w:tcW w:w="3024" w:type="dxa"/>
          </w:tcPr>
          <w:p w14:paraId="223BE2C2" w14:textId="257A22BE"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F680F40"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E2EAC">
              <w:t>Kathisma 12</w:t>
            </w:r>
            <w:r w:rsidRPr="00926985">
              <w:fldChar w:fldCharType="end"/>
            </w:r>
          </w:p>
        </w:tc>
        <w:tc>
          <w:tcPr>
            <w:tcW w:w="3024" w:type="dxa"/>
          </w:tcPr>
          <w:p w14:paraId="353A9FDD" w14:textId="149B57FF"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4338558E" w:rsidR="00CB700D" w:rsidRDefault="00CB700D" w:rsidP="0044639B">
            <w:r>
              <w:fldChar w:fldCharType="begin"/>
            </w:r>
            <w:r>
              <w:instrText xml:space="preserve"> REF _Ref435438622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5</w:t>
            </w:r>
            <w:r>
              <w:fldChar w:fldCharType="end"/>
            </w:r>
          </w:p>
        </w:tc>
        <w:tc>
          <w:tcPr>
            <w:tcW w:w="3024" w:type="dxa"/>
          </w:tcPr>
          <w:p w14:paraId="6DD26E94" w14:textId="515A0DCE"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E2EAC">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57CC2694" w:rsidR="00CB700D" w:rsidRDefault="00D016DC" w:rsidP="0044639B">
            <w:r>
              <w:fldChar w:fldCharType="begin"/>
            </w:r>
            <w:r>
              <w:instrText xml:space="preserve"> REF _Ref435990063 \h </w:instrText>
            </w:r>
            <w:r w:rsidR="00336170">
              <w:instrText xml:space="preserve"> \* MERGEFORMAT </w:instrText>
            </w:r>
            <w:r>
              <w:fldChar w:fldCharType="separate"/>
            </w:r>
            <w:r w:rsidR="000E2EAC">
              <w:t>Kathisma 18</w:t>
            </w:r>
            <w:r>
              <w:fldChar w:fldCharType="end"/>
            </w:r>
          </w:p>
        </w:tc>
        <w:tc>
          <w:tcPr>
            <w:tcW w:w="3024" w:type="dxa"/>
          </w:tcPr>
          <w:p w14:paraId="0F5729C0" w14:textId="3B5B550C"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E2EAC" w:rsidRPr="00AB1781">
              <w:t>K</w:t>
            </w:r>
            <w:r w:rsidR="000E2EAC">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2954"/>
        <w:gridCol w:w="2946"/>
        <w:gridCol w:w="2946"/>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1ABBE9C6" w:rsidR="000B1D6D" w:rsidRDefault="00D44900" w:rsidP="00AB3348">
            <w:r>
              <w:fldChar w:fldCharType="begin"/>
            </w:r>
            <w:r>
              <w:instrText xml:space="preserve"> REF _Ref439535283 \h </w:instrText>
            </w:r>
            <w:r>
              <w:fldChar w:fldCharType="separate"/>
            </w:r>
            <w:r w:rsidR="000E2EAC">
              <w:t>Kathisma 1</w:t>
            </w:r>
            <w:r>
              <w:fldChar w:fldCharType="end"/>
            </w:r>
          </w:p>
        </w:tc>
        <w:tc>
          <w:tcPr>
            <w:tcW w:w="3024" w:type="dxa"/>
          </w:tcPr>
          <w:p w14:paraId="1C0C5D94" w14:textId="4381AD05"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E2EAC" w:rsidRPr="00AB1781">
              <w:t>K</w:t>
            </w:r>
            <w:r w:rsidR="000E2EAC">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E2EAC" w:rsidRPr="00AB1781">
              <w:t>K</w:t>
            </w:r>
            <w:r w:rsidR="000E2EAC">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2D291059"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E2EAC">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E2EAC" w:rsidRPr="00AB1781">
              <w:t>K</w:t>
            </w:r>
            <w:r w:rsidR="000E2EAC">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E2EAC" w:rsidRPr="00AB1781">
              <w:t>K</w:t>
            </w:r>
            <w:r w:rsidR="000E2EAC">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D9E6EF"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E6A0F7" w14:textId="08580895"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E2EAC">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E2EAC" w:rsidRPr="00AB1781">
              <w:t>K</w:t>
            </w:r>
            <w:r w:rsidR="000E2EAC">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E2EAC" w:rsidRPr="00AB1781">
              <w:t>K</w:t>
            </w:r>
            <w:r w:rsidR="000E2EAC">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29196BC9"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EAD97E5" w14:textId="064C201C"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E2EAC" w:rsidRPr="00AB1781">
              <w:t>K</w:t>
            </w:r>
            <w:r w:rsidR="000E2EAC">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E2EAC">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435CBD69"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14C76F95" w14:textId="10574A6B"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E2EAC" w:rsidRPr="00AB1781">
              <w:t>K</w:t>
            </w:r>
            <w:r w:rsidR="000E2EAC">
              <w:t>athisma</w:t>
            </w:r>
            <w:r w:rsidR="000E2EAC" w:rsidRPr="00AB1781">
              <w:t xml:space="preserve"> 1</w:t>
            </w:r>
            <w:r w:rsidR="000E2EAC">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2D880696" w:rsidR="000B1D6D" w:rsidRDefault="002F2287"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23EDA40F" w14:textId="10C82F86"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E2EAC">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E2EAC">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3F415F83" w:rsidR="000B1D6D" w:rsidRDefault="000B1D6D" w:rsidP="000B1D6D">
            <w:r>
              <w:fldChar w:fldCharType="begin"/>
            </w:r>
            <w:r>
              <w:instrText xml:space="preserve"> REF _Ref435990063 \h </w:instrText>
            </w:r>
            <w:r w:rsidR="00AB3348">
              <w:instrText xml:space="preserve"> \* MERGEFORMAT </w:instrText>
            </w:r>
            <w:r>
              <w:fldChar w:fldCharType="separate"/>
            </w:r>
            <w:r w:rsidR="000E2EAC">
              <w:t>Kathisma 18</w:t>
            </w:r>
            <w:r>
              <w:fldChar w:fldCharType="end"/>
            </w:r>
          </w:p>
        </w:tc>
        <w:tc>
          <w:tcPr>
            <w:tcW w:w="3024" w:type="dxa"/>
          </w:tcPr>
          <w:p w14:paraId="0484B885" w14:textId="4E5E0980" w:rsidR="000B1D6D" w:rsidRDefault="000B1D6D" w:rsidP="00336170">
            <w:r>
              <w:fldChar w:fldCharType="begin"/>
            </w:r>
            <w:r>
              <w:instrText xml:space="preserve"> REF _Ref435438658 \h </w:instrText>
            </w:r>
            <w:r w:rsidR="00AB3348">
              <w:instrText xml:space="preserve"> \* MERGEFORMAT </w:instrText>
            </w:r>
            <w:r>
              <w:fldChar w:fldCharType="separate"/>
            </w:r>
            <w:r w:rsidR="000E2EAC" w:rsidRPr="00AB1781">
              <w:t>K</w:t>
            </w:r>
            <w:r w:rsidR="000E2EAC">
              <w:t>athisma</w:t>
            </w:r>
            <w:r w:rsidR="000E2EAC" w:rsidRPr="00AB1781">
              <w:t xml:space="preserve"> 1</w:t>
            </w:r>
            <w:r w:rsidR="000E2EAC">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E2EAC" w:rsidRPr="00AB1781">
              <w:t>K</w:t>
            </w:r>
            <w:r w:rsidR="000E2EAC">
              <w:t>athisma 20</w:t>
            </w:r>
            <w:r>
              <w:fldChar w:fldCharType="end"/>
            </w:r>
          </w:p>
        </w:tc>
      </w:tr>
    </w:tbl>
    <w:p w14:paraId="336C1B24" w14:textId="77777777" w:rsidR="00F71B79" w:rsidRDefault="00F71B79" w:rsidP="0044639B"/>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lastRenderedPageBreak/>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0" w:name="_Ref436249665"/>
      <w:bookmarkStart w:id="221" w:name="_Ref435989970"/>
      <w:r w:rsidR="002F2287">
        <w:br w:type="page"/>
      </w:r>
      <w:bookmarkEnd w:id="220"/>
    </w:p>
    <w:p w14:paraId="2F3CFB28" w14:textId="23DA9205" w:rsidR="00D44900" w:rsidRDefault="00D44900" w:rsidP="00D44900">
      <w:pPr>
        <w:pStyle w:val="Heading2"/>
      </w:pPr>
      <w:bookmarkStart w:id="222" w:name="_Toc485884427"/>
      <w:r>
        <w:lastRenderedPageBreak/>
        <w:t>The Psalms</w:t>
      </w:r>
      <w:bookmarkEnd w:id="222"/>
    </w:p>
    <w:p w14:paraId="18501A03" w14:textId="77777777" w:rsidR="00704CAA" w:rsidRDefault="00704CAA" w:rsidP="00704CAA">
      <w:pPr>
        <w:pStyle w:val="Heading3"/>
      </w:pPr>
      <w:bookmarkStart w:id="223" w:name="_Ref439535283"/>
      <w:bookmarkStart w:id="224" w:name="_Toc473283599"/>
      <w:bookmarkStart w:id="225" w:name="_Toc410196196"/>
      <w:bookmarkStart w:id="226" w:name="_Toc410196438"/>
      <w:bookmarkStart w:id="227" w:name="_Toc410196940"/>
      <w:bookmarkEnd w:id="221"/>
      <w:r>
        <w:t>Kathisma 1</w:t>
      </w:r>
      <w:bookmarkEnd w:id="223"/>
      <w:bookmarkEnd w:id="224"/>
    </w:p>
    <w:p w14:paraId="5402ACA5" w14:textId="77777777" w:rsidR="00704CAA" w:rsidRPr="00B73F37" w:rsidRDefault="00704CAA" w:rsidP="00704CAA">
      <w:pPr>
        <w:pStyle w:val="Rubric"/>
      </w:pPr>
      <w:r>
        <w:t>Book I of the Psalms (Psalms 1 – 40) begins here.</w:t>
      </w:r>
    </w:p>
    <w:p w14:paraId="05A621B1" w14:textId="77777777" w:rsidR="00704CAA" w:rsidRDefault="00704CAA" w:rsidP="00704CAA">
      <w:pPr>
        <w:pStyle w:val="Heading4"/>
      </w:pPr>
      <w:bookmarkStart w:id="228" w:name="_Ref412098127"/>
      <w:r>
        <w:t>Psalm 1: “Blessed is the man”</w:t>
      </w:r>
      <w:bookmarkEnd w:id="228"/>
    </w:p>
    <w:p w14:paraId="51673E6B" w14:textId="51296517" w:rsidR="00704CAA" w:rsidRDefault="00704CAA" w:rsidP="00704CAA">
      <w:pPr>
        <w:jc w:val="center"/>
        <w:rPr>
          <w:b/>
        </w:rPr>
      </w:pPr>
      <w:r w:rsidRPr="00E54261">
        <w:rPr>
          <w:b/>
        </w:rPr>
        <w:t>The Two Ways: Tree or Dust</w:t>
      </w:r>
    </w:p>
    <w:p w14:paraId="3C17FBB2" w14:textId="52EFDE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00D274C7" w14:textId="77777777" w:rsidR="00704CAA" w:rsidRPr="00980D99" w:rsidRDefault="00704CAA" w:rsidP="00704CAA">
      <w:pPr>
        <w:pStyle w:val="EnglishHangNoCoptic"/>
      </w:pPr>
      <w:r w:rsidRPr="00980D99">
        <w:t>1 Blessed is the man</w:t>
      </w:r>
    </w:p>
    <w:p w14:paraId="24D6AAF8" w14:textId="77777777" w:rsidR="00704CAA" w:rsidRPr="00980D99" w:rsidRDefault="00704CAA" w:rsidP="00704CAA">
      <w:pPr>
        <w:pStyle w:val="EnglishHangNoCoptic"/>
      </w:pPr>
      <w:r w:rsidRPr="00980D99">
        <w:tab/>
      </w:r>
      <w:r>
        <w:t>who does not walk in the counsel of the ungodly</w:t>
      </w:r>
      <w:r w:rsidRPr="00980D99">
        <w:t>,</w:t>
      </w:r>
    </w:p>
    <w:p w14:paraId="5A69BA2B" w14:textId="77777777" w:rsidR="00704CAA" w:rsidRPr="00980D99" w:rsidRDefault="00704CAA" w:rsidP="00704CAA">
      <w:pPr>
        <w:pStyle w:val="EnglishHangNoCoptic"/>
      </w:pPr>
      <w:r w:rsidRPr="00980D99">
        <w:tab/>
      </w:r>
      <w:r>
        <w:t>nor</w:t>
      </w:r>
      <w:r w:rsidRPr="00980D99">
        <w:t xml:space="preserve"> </w:t>
      </w:r>
      <w:r>
        <w:t>stand</w:t>
      </w:r>
      <w:r w:rsidRPr="00980D99">
        <w:t xml:space="preserve"> in the way of sinners,</w:t>
      </w:r>
    </w:p>
    <w:p w14:paraId="2517F34E" w14:textId="77777777" w:rsidR="00704CAA" w:rsidRPr="00980D99" w:rsidRDefault="00704CAA" w:rsidP="00704CAA">
      <w:pPr>
        <w:pStyle w:val="EnglishHangEndNoCoptic"/>
      </w:pPr>
      <w:r>
        <w:tab/>
        <w:t>nor sit</w:t>
      </w:r>
      <w:r w:rsidRPr="00980D99">
        <w:t xml:space="preserve"> in the </w:t>
      </w:r>
      <w:r>
        <w:t>seat of the pestilent;</w:t>
      </w:r>
    </w:p>
    <w:p w14:paraId="22DDB3E1" w14:textId="77777777" w:rsidR="00704CAA" w:rsidRPr="00980D99" w:rsidRDefault="00704CAA" w:rsidP="00704CAA">
      <w:pPr>
        <w:pStyle w:val="EnglishHangNoCoptic"/>
      </w:pPr>
      <w:r w:rsidRPr="00980D99">
        <w:t xml:space="preserve">2 </w:t>
      </w:r>
      <w:r>
        <w:t>Rather, his</w:t>
      </w:r>
      <w:r w:rsidRPr="00980D99">
        <w:t xml:space="preserve"> </w:t>
      </w:r>
      <w:r>
        <w:t>will</w:t>
      </w:r>
      <w:r w:rsidRPr="00980D99">
        <w:t xml:space="preserve"> is in the law of the Lord,</w:t>
      </w:r>
    </w:p>
    <w:p w14:paraId="2E4A8F96" w14:textId="77777777" w:rsidR="00704CAA" w:rsidRPr="00980D99" w:rsidRDefault="00704CAA" w:rsidP="00704CAA">
      <w:pPr>
        <w:pStyle w:val="EnglishHangEndNoCoptic"/>
      </w:pPr>
      <w:r w:rsidRPr="00980D99">
        <w:tab/>
        <w:t xml:space="preserve">and </w:t>
      </w:r>
      <w:r>
        <w:t xml:space="preserve">he meditates </w:t>
      </w:r>
      <w:r w:rsidRPr="00980D99">
        <w:t>on His law day and night.</w:t>
      </w:r>
    </w:p>
    <w:p w14:paraId="7D7346F4" w14:textId="77777777" w:rsidR="00704CAA" w:rsidRPr="00980D99" w:rsidRDefault="00704CAA" w:rsidP="00704CAA">
      <w:pPr>
        <w:pStyle w:val="EnglishHangNoCoptic"/>
      </w:pPr>
      <w:r w:rsidRPr="00980D99">
        <w:t xml:space="preserve">3 He </w:t>
      </w:r>
      <w:r>
        <w:t>will be</w:t>
      </w:r>
      <w:r w:rsidRPr="00980D99">
        <w:t xml:space="preserve"> like a tree that is planted</w:t>
      </w:r>
    </w:p>
    <w:p w14:paraId="4A75FA32" w14:textId="77777777" w:rsidR="00704CAA" w:rsidRPr="00980D99" w:rsidRDefault="00704CAA" w:rsidP="00704CAA">
      <w:pPr>
        <w:pStyle w:val="EnglishHangNoCoptic"/>
      </w:pPr>
      <w:r w:rsidRPr="00980D99">
        <w:tab/>
      </w:r>
      <w:r>
        <w:t>by</w:t>
      </w:r>
      <w:r w:rsidRPr="00980D99">
        <w:t xml:space="preserve"> </w:t>
      </w:r>
      <w:r>
        <w:t>streams of</w:t>
      </w:r>
      <w:r w:rsidRPr="00980D99">
        <w:t xml:space="preserve"> waters,</w:t>
      </w:r>
    </w:p>
    <w:p w14:paraId="2B0C3E3C" w14:textId="77777777" w:rsidR="00704CAA" w:rsidRPr="00980D99" w:rsidRDefault="00704CAA" w:rsidP="00704CAA">
      <w:pPr>
        <w:pStyle w:val="EnglishHangNoCoptic"/>
      </w:pPr>
      <w:r w:rsidRPr="00980D99">
        <w:tab/>
      </w:r>
      <w:r>
        <w:t>which</w:t>
      </w:r>
      <w:r w:rsidRPr="00980D99">
        <w:t xml:space="preserve"> </w:t>
      </w:r>
      <w:r>
        <w:t>will yield</w:t>
      </w:r>
      <w:r w:rsidRPr="00980D99">
        <w:t xml:space="preserve"> its fruit in due season</w:t>
      </w:r>
      <w:r>
        <w:t>,</w:t>
      </w:r>
    </w:p>
    <w:p w14:paraId="0FBC571F" w14:textId="77777777" w:rsidR="00704CAA" w:rsidRPr="00980D99" w:rsidRDefault="00704CAA" w:rsidP="00704CAA">
      <w:pPr>
        <w:pStyle w:val="EnglishHangNoCoptic"/>
      </w:pPr>
      <w:r w:rsidRPr="00980D99">
        <w:tab/>
        <w:t xml:space="preserve">and </w:t>
      </w:r>
      <w:r>
        <w:t>his leaf</w:t>
      </w:r>
      <w:r w:rsidRPr="00980D99">
        <w:t xml:space="preserve"> </w:t>
      </w:r>
      <w:r>
        <w:t>will</w:t>
      </w:r>
      <w:r w:rsidRPr="00980D99">
        <w:t xml:space="preserve"> not fall</w:t>
      </w:r>
      <w:r>
        <w:t xml:space="preserve"> off,</w:t>
      </w:r>
    </w:p>
    <w:p w14:paraId="4766F323" w14:textId="77777777" w:rsidR="00704CAA" w:rsidRPr="00980D99" w:rsidRDefault="00704CAA" w:rsidP="00704CAA">
      <w:pPr>
        <w:pStyle w:val="EnglishHangEndNoCoptic"/>
      </w:pPr>
      <w:r w:rsidRPr="00980D99">
        <w:tab/>
        <w:t xml:space="preserve">and all that he does </w:t>
      </w:r>
      <w:r>
        <w:t>will prosper</w:t>
      </w:r>
      <w:r w:rsidRPr="00980D99">
        <w:t>.</w:t>
      </w:r>
    </w:p>
    <w:p w14:paraId="538A6C5E" w14:textId="77777777" w:rsidR="00704CAA" w:rsidRPr="00980D99" w:rsidRDefault="00704CAA" w:rsidP="00704CAA">
      <w:pPr>
        <w:pStyle w:val="EnglishHangNoCoptic"/>
      </w:pPr>
      <w:r w:rsidRPr="00980D99">
        <w:t xml:space="preserve">4 </w:t>
      </w:r>
      <w:r>
        <w:t>The ungodly are n</w:t>
      </w:r>
      <w:r w:rsidRPr="00980D99">
        <w:t>ot so!</w:t>
      </w:r>
    </w:p>
    <w:p w14:paraId="006C2626" w14:textId="77777777" w:rsidR="00704CAA" w:rsidRPr="00980D99" w:rsidRDefault="00704CAA" w:rsidP="00704CAA">
      <w:pPr>
        <w:pStyle w:val="EnglishHangNoCoptic"/>
      </w:pPr>
      <w:r w:rsidRPr="00980D99">
        <w:tab/>
        <w:t xml:space="preserve">No, they are like </w:t>
      </w:r>
      <w:r>
        <w:t xml:space="preserve">the </w:t>
      </w:r>
      <w:r w:rsidRPr="00980D99">
        <w:t>dust</w:t>
      </w:r>
    </w:p>
    <w:p w14:paraId="500024AB" w14:textId="77777777" w:rsidR="00704CAA" w:rsidRPr="00980D99" w:rsidRDefault="00704CAA" w:rsidP="00704CAA">
      <w:pPr>
        <w:pStyle w:val="EnglishHangEndNoCoptic"/>
      </w:pPr>
      <w:r w:rsidRPr="00980D99">
        <w:tab/>
      </w:r>
      <w:r>
        <w:t xml:space="preserve">that </w:t>
      </w:r>
      <w:r w:rsidRPr="00980D99">
        <w:t xml:space="preserve">the wind </w:t>
      </w:r>
      <w:r>
        <w:t>drives</w:t>
      </w:r>
      <w:r w:rsidRPr="00980D99">
        <w:t xml:space="preserve"> from the face of the earth.</w:t>
      </w:r>
    </w:p>
    <w:p w14:paraId="308B9C0D" w14:textId="77777777" w:rsidR="00704CAA" w:rsidRPr="00980D99" w:rsidRDefault="00704CAA" w:rsidP="00704CAA">
      <w:pPr>
        <w:pStyle w:val="EnglishHangNoCoptic"/>
      </w:pPr>
      <w:r w:rsidRPr="00980D99">
        <w:t xml:space="preserve">5 </w:t>
      </w:r>
      <w:r>
        <w:t>Therefore</w:t>
      </w:r>
      <w:r w:rsidRPr="00980D99">
        <w:t xml:space="preserve"> the </w:t>
      </w:r>
      <w:r>
        <w:t>ungodly</w:t>
      </w:r>
      <w:r w:rsidRPr="00980D99">
        <w:t xml:space="preserve"> will not rise </w:t>
      </w:r>
      <w:r>
        <w:t>up in</w:t>
      </w:r>
      <w:r w:rsidRPr="00980D99">
        <w:t xml:space="preserve"> the judgment,</w:t>
      </w:r>
    </w:p>
    <w:p w14:paraId="76EE5B30" w14:textId="77777777" w:rsidR="00704CAA" w:rsidRPr="00980D99" w:rsidRDefault="00704CAA" w:rsidP="00704CAA">
      <w:pPr>
        <w:pStyle w:val="EnglishHangEndNoCoptic"/>
      </w:pPr>
      <w:r w:rsidRPr="00980D99">
        <w:tab/>
        <w:t xml:space="preserve">nor sinners at the </w:t>
      </w:r>
      <w:r>
        <w:t>counsel of the righteous,</w:t>
      </w:r>
    </w:p>
    <w:p w14:paraId="312D30AE" w14:textId="77777777" w:rsidR="00704CAA" w:rsidRPr="00980D99" w:rsidRDefault="00704CAA" w:rsidP="00704CAA">
      <w:pPr>
        <w:pStyle w:val="EnglishHangNoCoptic"/>
      </w:pPr>
      <w:r>
        <w:t>6 f</w:t>
      </w:r>
      <w:r w:rsidRPr="00980D99">
        <w:t>or the Lord knows the way of the righteous,</w:t>
      </w:r>
      <w:r w:rsidRPr="00980D99">
        <w:rPr>
          <w:rStyle w:val="FootnoteReference"/>
        </w:rPr>
        <w:footnoteReference w:id="26"/>
      </w:r>
    </w:p>
    <w:p w14:paraId="2DB160F3" w14:textId="77777777" w:rsidR="00704CAA" w:rsidRDefault="00704CAA" w:rsidP="00704CAA">
      <w:pPr>
        <w:pStyle w:val="EnglishHangEndNoCoptic"/>
      </w:pPr>
      <w:r w:rsidRPr="00980D99">
        <w:tab/>
        <w:t xml:space="preserve">but the way of the </w:t>
      </w:r>
      <w:r>
        <w:t>ungodly</w:t>
      </w:r>
      <w:r w:rsidRPr="00980D99">
        <w:t xml:space="preserve"> </w:t>
      </w:r>
      <w:r>
        <w:t>will perish</w:t>
      </w:r>
      <w:r w:rsidRPr="00980D99">
        <w:t>.</w:t>
      </w:r>
    </w:p>
    <w:p w14:paraId="08E106AC" w14:textId="2BB2AC84" w:rsidR="00704CAA" w:rsidRDefault="00704CAA" w:rsidP="00704CAA">
      <w:pPr>
        <w:pStyle w:val="Rubric"/>
      </w:pPr>
      <w:r>
        <w:t xml:space="preserve">Alleluia. </w:t>
      </w:r>
    </w:p>
    <w:p w14:paraId="00911F12" w14:textId="4940DD40" w:rsidR="00AD40FB" w:rsidRPr="00980D99"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continues with </w:t>
      </w:r>
      <w:r>
        <w:fldChar w:fldCharType="begin"/>
      </w:r>
      <w:r>
        <w:instrText xml:space="preserve"> REF _Ref412098168 \h </w:instrText>
      </w:r>
      <w:r>
        <w:fldChar w:fldCharType="separate"/>
      </w:r>
      <w:r w:rsidR="000E2EAC">
        <w:t>Psalm</w:t>
      </w:r>
      <w:r w:rsidR="000E2EAC" w:rsidRPr="00AB1781">
        <w:t xml:space="preserve"> 2</w:t>
      </w:r>
      <w:r w:rsidR="000E2EAC">
        <w:t>: “Why do the nations rage”</w:t>
      </w:r>
      <w:r>
        <w:fldChar w:fldCharType="end"/>
      </w:r>
      <w:r>
        <w:t>.</w:t>
      </w:r>
    </w:p>
    <w:p w14:paraId="3BC9B765" w14:textId="77777777" w:rsidR="00704CAA" w:rsidRPr="009C1C97" w:rsidRDefault="00704CAA" w:rsidP="00704CAA">
      <w:pPr>
        <w:pStyle w:val="Heading4"/>
      </w:pPr>
      <w:bookmarkStart w:id="229" w:name="_Ref412098168"/>
      <w:r>
        <w:lastRenderedPageBreak/>
        <w:t>Psalm</w:t>
      </w:r>
      <w:r w:rsidRPr="00AB1781">
        <w:t xml:space="preserve"> 2</w:t>
      </w:r>
      <w:r>
        <w:t>: “Why do the nations rage”</w:t>
      </w:r>
      <w:bookmarkEnd w:id="229"/>
    </w:p>
    <w:p w14:paraId="448D7F66" w14:textId="464E3B31" w:rsidR="00704CAA" w:rsidRDefault="00704CAA" w:rsidP="00704CAA">
      <w:pPr>
        <w:jc w:val="center"/>
        <w:rPr>
          <w:b/>
        </w:rPr>
      </w:pPr>
      <w:r w:rsidRPr="007A1A59">
        <w:rPr>
          <w:b/>
        </w:rPr>
        <w:t>The Messianic Drama: Warnings to Rulers and Nations</w:t>
      </w:r>
    </w:p>
    <w:p w14:paraId="4241AB21" w14:textId="7F5ABA82"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35D4081" w14:textId="77777777" w:rsidR="00704CAA" w:rsidRPr="00AB1781" w:rsidRDefault="00704CAA" w:rsidP="00704CAA">
      <w:pPr>
        <w:pStyle w:val="EnglishHangNoCoptic"/>
      </w:pPr>
      <w:r w:rsidRPr="00AB1781">
        <w:t>1 Why do the nations rage,</w:t>
      </w:r>
    </w:p>
    <w:p w14:paraId="2B803D2D" w14:textId="77777777" w:rsidR="00704CAA" w:rsidRPr="00AB1781" w:rsidRDefault="00704CAA" w:rsidP="00704CAA">
      <w:pPr>
        <w:pStyle w:val="EnglishHangEndNoCoptic"/>
      </w:pPr>
      <w:r w:rsidRPr="00AB1781">
        <w:tab/>
        <w:t xml:space="preserve">and the peoples </w:t>
      </w:r>
      <w:r>
        <w:t>meditate on</w:t>
      </w:r>
      <w:r w:rsidRPr="00AB1781">
        <w:t xml:space="preserve"> vain </w:t>
      </w:r>
      <w:r>
        <w:t>things</w:t>
      </w:r>
      <w:r w:rsidRPr="00AB1781">
        <w:t>?</w:t>
      </w:r>
      <w:r w:rsidRPr="00AB1781">
        <w:rPr>
          <w:rStyle w:val="FootnoteReference"/>
        </w:rPr>
        <w:footnoteReference w:id="27"/>
      </w:r>
    </w:p>
    <w:p w14:paraId="71B7B68B" w14:textId="77777777" w:rsidR="00704CAA" w:rsidRPr="00AB1781" w:rsidRDefault="00704CAA" w:rsidP="00704CAA">
      <w:pPr>
        <w:pStyle w:val="EnglishHangNoCoptic"/>
      </w:pPr>
      <w:r w:rsidRPr="00AB1781">
        <w:t xml:space="preserve">2 The kings of the earth </w:t>
      </w:r>
      <w:r>
        <w:t>made</w:t>
      </w:r>
      <w:r w:rsidRPr="00AB1781">
        <w:t xml:space="preserve"> their stand</w:t>
      </w:r>
      <w:r>
        <w:t>,</w:t>
      </w:r>
    </w:p>
    <w:p w14:paraId="2FE2F27A" w14:textId="77777777" w:rsidR="00704CAA" w:rsidRPr="00AB1781" w:rsidRDefault="00704CAA" w:rsidP="00704CAA">
      <w:pPr>
        <w:pStyle w:val="EnglishHangNoCoptic"/>
      </w:pPr>
      <w:r w:rsidRPr="00AB1781">
        <w:tab/>
        <w:t xml:space="preserve">and </w:t>
      </w:r>
      <w:r>
        <w:t>the</w:t>
      </w:r>
      <w:r w:rsidRPr="00AB1781">
        <w:t xml:space="preserve"> rulers </w:t>
      </w:r>
      <w:r>
        <w:t>gathered</w:t>
      </w:r>
      <w:r w:rsidRPr="00AB1781">
        <w:t xml:space="preserve"> together</w:t>
      </w:r>
    </w:p>
    <w:p w14:paraId="307CEF17" w14:textId="77777777" w:rsidR="00704CAA" w:rsidRPr="00AB1781" w:rsidRDefault="00704CAA" w:rsidP="00704CAA">
      <w:pPr>
        <w:pStyle w:val="EnglishHangEndNoCoptic"/>
      </w:pPr>
      <w:r w:rsidRPr="00AB1781">
        <w:tab/>
        <w:t xml:space="preserve">against </w:t>
      </w:r>
      <w:r>
        <w:t>the Lord and against His Christ, [saying,]</w:t>
      </w:r>
    </w:p>
    <w:p w14:paraId="43ED04BF" w14:textId="77777777" w:rsidR="00704CAA" w:rsidRPr="00AB1781" w:rsidRDefault="00704CAA" w:rsidP="00704CAA">
      <w:pPr>
        <w:pStyle w:val="EnglishHangNoCoptic"/>
      </w:pPr>
      <w:r>
        <w:t>3 “</w:t>
      </w:r>
      <w:r w:rsidRPr="00AB1781">
        <w:t>Let us break their bonds asunder</w:t>
      </w:r>
    </w:p>
    <w:p w14:paraId="76DBE07C" w14:textId="77777777" w:rsidR="00704CAA" w:rsidRPr="009C1C97" w:rsidRDefault="00704CAA" w:rsidP="00704CAA">
      <w:pPr>
        <w:pStyle w:val="EnglishHangEndNoCoptic"/>
      </w:pPr>
      <w:r w:rsidRPr="00AB1781">
        <w:tab/>
        <w:t>an</w:t>
      </w:r>
      <w:r>
        <w:t>d cast away their yoke from us.”</w:t>
      </w:r>
    </w:p>
    <w:p w14:paraId="6C3FF1BA" w14:textId="77777777" w:rsidR="00704CAA" w:rsidRPr="00AB1781" w:rsidRDefault="00704CAA" w:rsidP="00704CAA">
      <w:pPr>
        <w:pStyle w:val="EnglishHangNoCoptic"/>
      </w:pPr>
      <w:r w:rsidRPr="00AB1781">
        <w:t xml:space="preserve">4 He Who dwells in </w:t>
      </w:r>
      <w:r>
        <w:t xml:space="preserve">the </w:t>
      </w:r>
      <w:r w:rsidRPr="00AB1781">
        <w:t>heaven</w:t>
      </w:r>
      <w:r>
        <w:t>s</w:t>
      </w:r>
      <w:r w:rsidRPr="00AB1781">
        <w:t xml:space="preserve"> will laugh at them;</w:t>
      </w:r>
    </w:p>
    <w:p w14:paraId="6C294FFF" w14:textId="77777777" w:rsidR="00704CAA" w:rsidRPr="00AB1781" w:rsidRDefault="00704CAA" w:rsidP="00704CAA">
      <w:pPr>
        <w:pStyle w:val="EnglishHangNoCoptic"/>
      </w:pPr>
      <w:r w:rsidRPr="00AB1781">
        <w:tab/>
        <w:t xml:space="preserve">the Lord will </w:t>
      </w:r>
      <w:r>
        <w:t>mock them</w:t>
      </w:r>
      <w:r w:rsidRPr="00AB1781">
        <w:t>.</w:t>
      </w:r>
    </w:p>
    <w:p w14:paraId="07EEEB57" w14:textId="77777777" w:rsidR="00704CAA" w:rsidRPr="00AB1781" w:rsidRDefault="00704CAA" w:rsidP="00704CAA">
      <w:pPr>
        <w:pStyle w:val="EnglishHangNoCoptic"/>
      </w:pPr>
    </w:p>
    <w:p w14:paraId="73C72C43" w14:textId="77777777" w:rsidR="00704CAA" w:rsidRPr="00AB1781" w:rsidRDefault="00704CAA" w:rsidP="00704CAA">
      <w:pPr>
        <w:pStyle w:val="EnglishHangNoCoptic"/>
      </w:pPr>
      <w:r w:rsidRPr="00AB1781">
        <w:t>5 Then He will speak to them in His wrath,</w:t>
      </w:r>
    </w:p>
    <w:p w14:paraId="3AFA075E" w14:textId="77777777" w:rsidR="00704CAA" w:rsidRPr="00AB1781" w:rsidRDefault="00704CAA" w:rsidP="00704CAA">
      <w:pPr>
        <w:pStyle w:val="EnglishHangEndNoCoptic"/>
      </w:pPr>
      <w:r w:rsidRPr="00AB1781">
        <w:tab/>
        <w:t xml:space="preserve">and </w:t>
      </w:r>
      <w:r>
        <w:t>trouble</w:t>
      </w:r>
      <w:r w:rsidRPr="00AB1781">
        <w:t xml:space="preserve"> them in His </w:t>
      </w:r>
      <w:r>
        <w:t>anger,</w:t>
      </w:r>
    </w:p>
    <w:p w14:paraId="24F972E6" w14:textId="77777777" w:rsidR="00704CAA" w:rsidRPr="00AB1781" w:rsidRDefault="00704CAA" w:rsidP="00704CAA">
      <w:pPr>
        <w:pStyle w:val="EnglishHangNoCoptic"/>
      </w:pPr>
      <w:r w:rsidRPr="00AB1781">
        <w:t xml:space="preserve">6 </w:t>
      </w:r>
      <w:r>
        <w:t>“</w:t>
      </w:r>
      <w:r w:rsidRPr="00AB1781">
        <w:t xml:space="preserve">But I </w:t>
      </w:r>
      <w:r>
        <w:t>was</w:t>
      </w:r>
      <w:r w:rsidRPr="00AB1781">
        <w:t xml:space="preserve"> </w:t>
      </w:r>
      <w:r>
        <w:t>established as K</w:t>
      </w:r>
      <w:r w:rsidRPr="00AB1781">
        <w:t>ing by Him</w:t>
      </w:r>
    </w:p>
    <w:p w14:paraId="10B99B8D" w14:textId="77777777" w:rsidR="00704CAA" w:rsidRPr="00AB1781" w:rsidRDefault="00704CAA" w:rsidP="00704CAA">
      <w:pPr>
        <w:pStyle w:val="EnglishHangNoCoptic"/>
      </w:pPr>
      <w:r w:rsidRPr="00AB1781">
        <w:tab/>
        <w:t>over Zion, His holy mountain,</w:t>
      </w:r>
      <w:r w:rsidRPr="00AB1781">
        <w:rPr>
          <w:rStyle w:val="FootnoteReference"/>
        </w:rPr>
        <w:footnoteReference w:id="28"/>
      </w:r>
    </w:p>
    <w:p w14:paraId="3B913A54" w14:textId="77777777" w:rsidR="00704CAA" w:rsidRPr="00AB1781" w:rsidRDefault="00704CAA" w:rsidP="00704CAA">
      <w:pPr>
        <w:pStyle w:val="EnglishHangNoCoptic"/>
      </w:pPr>
    </w:p>
    <w:p w14:paraId="4D7774A4" w14:textId="77777777" w:rsidR="00704CAA" w:rsidRPr="00AB1781" w:rsidRDefault="00704CAA" w:rsidP="00704CAA">
      <w:pPr>
        <w:pStyle w:val="EnglishHangNoCoptic"/>
      </w:pPr>
      <w:r>
        <w:t>7 p</w:t>
      </w:r>
      <w:r w:rsidRPr="00AB1781">
        <w:t>roclaiming the Lord’s decree.</w:t>
      </w:r>
    </w:p>
    <w:p w14:paraId="7AC2A665" w14:textId="77777777" w:rsidR="00704CAA" w:rsidRPr="00AB1781" w:rsidRDefault="00704CAA" w:rsidP="00704CAA">
      <w:pPr>
        <w:pStyle w:val="EnglishHangNoCoptic"/>
      </w:pPr>
      <w:r w:rsidRPr="00AB1781">
        <w:tab/>
        <w:t>The Lord said to me, ‘</w:t>
      </w:r>
      <w:r>
        <w:t>You</w:t>
      </w:r>
      <w:r w:rsidRPr="00AB1781">
        <w:t xml:space="preserve"> are my Son.</w:t>
      </w:r>
    </w:p>
    <w:p w14:paraId="18766356" w14:textId="77777777" w:rsidR="00704CAA" w:rsidRPr="00AB1781" w:rsidRDefault="00704CAA" w:rsidP="00704CAA">
      <w:pPr>
        <w:pStyle w:val="EnglishHangEndNoCoptic"/>
      </w:pPr>
      <w:r w:rsidRPr="00AB1781">
        <w:tab/>
        <w:t xml:space="preserve">Today I have begotten </w:t>
      </w:r>
      <w:r>
        <w:t>You</w:t>
      </w:r>
      <w:r w:rsidRPr="00AB1781">
        <w:t>.</w:t>
      </w:r>
      <w:r w:rsidRPr="00AB1781">
        <w:rPr>
          <w:rStyle w:val="FootnoteReference"/>
        </w:rPr>
        <w:footnoteReference w:id="29"/>
      </w:r>
    </w:p>
    <w:p w14:paraId="10CD8A6D" w14:textId="77777777" w:rsidR="00704CAA" w:rsidRPr="00AB1781" w:rsidRDefault="00704CAA" w:rsidP="00704CAA">
      <w:pPr>
        <w:pStyle w:val="EnglishHangNoCoptic"/>
      </w:pPr>
      <w:r w:rsidRPr="00AB1781">
        <w:t xml:space="preserve">8 Ask of Me, and I will give </w:t>
      </w:r>
      <w:r>
        <w:t>You</w:t>
      </w:r>
    </w:p>
    <w:p w14:paraId="38442335" w14:textId="77777777" w:rsidR="00704CAA" w:rsidRPr="00AB1781" w:rsidRDefault="00704CAA" w:rsidP="00704CAA">
      <w:pPr>
        <w:pStyle w:val="EnglishHangNoCoptic"/>
      </w:pPr>
      <w:r w:rsidRPr="00AB1781">
        <w:tab/>
        <w:t xml:space="preserve">the nations for </w:t>
      </w:r>
      <w:r>
        <w:t>Your</w:t>
      </w:r>
      <w:r w:rsidRPr="00AB1781">
        <w:t xml:space="preserve"> inheritance,</w:t>
      </w:r>
    </w:p>
    <w:p w14:paraId="29077728" w14:textId="77777777" w:rsidR="00704CAA" w:rsidRPr="00AB1781" w:rsidRDefault="00704CAA" w:rsidP="00704CAA">
      <w:pPr>
        <w:pStyle w:val="EnglishHangEndNoCoptic"/>
      </w:pPr>
      <w:r w:rsidRPr="00AB1781">
        <w:tab/>
        <w:t xml:space="preserve">and the ends of the earth for </w:t>
      </w:r>
      <w:r>
        <w:t>Your</w:t>
      </w:r>
      <w:r w:rsidRPr="00AB1781">
        <w:t xml:space="preserve"> possession</w:t>
      </w:r>
      <w:r>
        <w:rPr>
          <w:rStyle w:val="FootnoteReference"/>
        </w:rPr>
        <w:footnoteReference w:id="30"/>
      </w:r>
      <w:r w:rsidRPr="00AB1781">
        <w:t>.</w:t>
      </w:r>
    </w:p>
    <w:p w14:paraId="1E72F746" w14:textId="77777777" w:rsidR="00704CAA" w:rsidRPr="00AB1781" w:rsidRDefault="00704CAA" w:rsidP="00704CAA">
      <w:pPr>
        <w:pStyle w:val="EnglishHangNoCoptic"/>
      </w:pPr>
      <w:r w:rsidRPr="00AB1781">
        <w:t xml:space="preserve">9 </w:t>
      </w:r>
      <w:r>
        <w:t>You will</w:t>
      </w:r>
      <w:r w:rsidRPr="00AB1781">
        <w:t xml:space="preserve"> </w:t>
      </w:r>
      <w:r>
        <w:t>shepherd</w:t>
      </w:r>
      <w:r w:rsidRPr="00AB1781">
        <w:t xml:space="preserve"> them with a</w:t>
      </w:r>
      <w:r>
        <w:t>n iron rod</w:t>
      </w:r>
      <w:r w:rsidRPr="00AB1781">
        <w:t>,</w:t>
      </w:r>
    </w:p>
    <w:p w14:paraId="3B8505AE" w14:textId="77777777" w:rsidR="00704CAA" w:rsidRPr="00AB1781" w:rsidRDefault="00704CAA" w:rsidP="00704CAA">
      <w:pPr>
        <w:pStyle w:val="EnglishHangEndNoCoptic"/>
      </w:pPr>
      <w:r w:rsidRPr="00AB1781">
        <w:tab/>
        <w:t xml:space="preserve">and </w:t>
      </w:r>
      <w:r>
        <w:t>shatter</w:t>
      </w:r>
      <w:r w:rsidRPr="00AB1781">
        <w:t xml:space="preserve"> them like a potter’s vessel.’</w:t>
      </w:r>
      <w:r>
        <w:t>”</w:t>
      </w:r>
      <w:r w:rsidRPr="00AB1781">
        <w:rPr>
          <w:rStyle w:val="FootnoteReference"/>
        </w:rPr>
        <w:footnoteReference w:id="31"/>
      </w:r>
    </w:p>
    <w:p w14:paraId="7937C876" w14:textId="77777777" w:rsidR="00704CAA" w:rsidRPr="00AB1781" w:rsidRDefault="00704CAA" w:rsidP="00704CAA">
      <w:pPr>
        <w:pStyle w:val="EnglishHangNoCoptic"/>
      </w:pPr>
      <w:r w:rsidRPr="00AB1781">
        <w:t xml:space="preserve">10 And now, </w:t>
      </w:r>
      <w:r>
        <w:t>O</w:t>
      </w:r>
      <w:r w:rsidRPr="00AB1781">
        <w:t xml:space="preserve"> kings, understand;</w:t>
      </w:r>
    </w:p>
    <w:p w14:paraId="6C12586A" w14:textId="77777777" w:rsidR="00704CAA" w:rsidRPr="00AB1781" w:rsidRDefault="00704CAA" w:rsidP="00704CAA">
      <w:pPr>
        <w:pStyle w:val="EnglishHangEndNoCoptic"/>
      </w:pPr>
      <w:r w:rsidRPr="00AB1781">
        <w:tab/>
      </w:r>
      <w:r>
        <w:t>be instructed, all you rulers</w:t>
      </w:r>
      <w:r w:rsidRPr="00AB1781">
        <w:rPr>
          <w:rStyle w:val="FootnoteReference"/>
        </w:rPr>
        <w:footnoteReference w:id="32"/>
      </w:r>
      <w:r>
        <w:t xml:space="preserve"> of the earth</w:t>
      </w:r>
      <w:r w:rsidRPr="00AB1781">
        <w:t>.</w:t>
      </w:r>
    </w:p>
    <w:p w14:paraId="16D6DCF6" w14:textId="77777777" w:rsidR="00704CAA" w:rsidRPr="00AB1781" w:rsidRDefault="00704CAA" w:rsidP="00704CAA">
      <w:pPr>
        <w:pStyle w:val="EnglishHangNoCoptic"/>
      </w:pPr>
      <w:r w:rsidRPr="00AB1781">
        <w:lastRenderedPageBreak/>
        <w:t>11 Serve the Lord with fear,</w:t>
      </w:r>
    </w:p>
    <w:p w14:paraId="4BE785FC" w14:textId="77777777" w:rsidR="00704CAA" w:rsidRPr="00AB1781" w:rsidRDefault="00704CAA" w:rsidP="00704CAA">
      <w:pPr>
        <w:pStyle w:val="EnglishHangEndNoCoptic"/>
      </w:pPr>
      <w:r w:rsidRPr="00AB1781">
        <w:tab/>
        <w:t>and rejoice in Him with trembling.</w:t>
      </w:r>
    </w:p>
    <w:p w14:paraId="0C0BEC5E" w14:textId="77777777" w:rsidR="00704CAA" w:rsidRPr="00AB1781" w:rsidRDefault="00704CAA" w:rsidP="00704CAA">
      <w:pPr>
        <w:pStyle w:val="EnglishHangNoCoptic"/>
      </w:pPr>
      <w:r w:rsidRPr="00AB1781">
        <w:t>12 Embrace correction and discipline,</w:t>
      </w:r>
    </w:p>
    <w:p w14:paraId="40778121" w14:textId="77777777" w:rsidR="00704CAA" w:rsidRPr="00AB1781" w:rsidRDefault="00704CAA" w:rsidP="00704CAA">
      <w:pPr>
        <w:pStyle w:val="EnglishHangNoCoptic"/>
      </w:pPr>
      <w:r w:rsidRPr="00AB1781">
        <w:tab/>
        <w:t>lest the Lord be angry,</w:t>
      </w:r>
    </w:p>
    <w:p w14:paraId="43A1A48E" w14:textId="77777777" w:rsidR="00704CAA" w:rsidRDefault="00704CAA" w:rsidP="00704CAA">
      <w:pPr>
        <w:pStyle w:val="EnglishHangNoCoptic"/>
      </w:pPr>
      <w:r w:rsidRPr="00AB1781">
        <w:tab/>
        <w:t>and you perish through leaving the right way</w:t>
      </w:r>
      <w:r>
        <w:t>,</w:t>
      </w:r>
    </w:p>
    <w:p w14:paraId="2B32C610" w14:textId="77777777" w:rsidR="00704CAA" w:rsidRPr="00AB1781" w:rsidRDefault="00704CAA" w:rsidP="00704CAA">
      <w:pPr>
        <w:pStyle w:val="EnglishHangEndNoCoptic"/>
        <w:ind w:firstLine="0"/>
      </w:pPr>
      <w:r>
        <w:t>when His fury suddenly blazes</w:t>
      </w:r>
      <w:r w:rsidRPr="00AB1781">
        <w:t>.</w:t>
      </w:r>
    </w:p>
    <w:p w14:paraId="55E50B8F" w14:textId="77777777" w:rsidR="00704CAA" w:rsidRDefault="00704CAA" w:rsidP="00704CAA">
      <w:pPr>
        <w:pStyle w:val="EnglishHangEndNoCoptic"/>
      </w:pPr>
      <w:r w:rsidRPr="00AB1781">
        <w:t xml:space="preserve">13 </w:t>
      </w:r>
      <w:r>
        <w:tab/>
        <w:t>Bl</w:t>
      </w:r>
      <w:r w:rsidRPr="00AB1781">
        <w:t>essed are all who trust in Him.</w:t>
      </w:r>
    </w:p>
    <w:p w14:paraId="0BA6268D" w14:textId="77777777" w:rsidR="00AD40FB" w:rsidRDefault="00704CAA" w:rsidP="00704CAA">
      <w:pPr>
        <w:pStyle w:val="Rubric"/>
      </w:pPr>
      <w:r>
        <w:t>Alleluia.</w:t>
      </w:r>
    </w:p>
    <w:p w14:paraId="4EF94C2F" w14:textId="2AA53AD0" w:rsidR="00704CAA"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contune with </w:t>
      </w:r>
      <w:r>
        <w:fldChar w:fldCharType="begin"/>
      </w:r>
      <w:r>
        <w:instrText xml:space="preserve"> REF _Ref412026989 \h </w:instrText>
      </w:r>
      <w:r>
        <w:fldChar w:fldCharType="separate"/>
      </w:r>
      <w:r w:rsidR="000E2EAC">
        <w:t>Psalm</w:t>
      </w:r>
      <w:r w:rsidR="000E2EAC" w:rsidRPr="00AB1781">
        <w:t xml:space="preserve"> 3</w:t>
      </w:r>
      <w:r w:rsidR="000E2EAC">
        <w:t>: “Lord, why have those that afflict me increased”</w:t>
      </w:r>
      <w:r>
        <w:fldChar w:fldCharType="end"/>
      </w:r>
      <w:r>
        <w:t>.</w:t>
      </w:r>
      <w:r w:rsidR="00704CAA">
        <w:t xml:space="preserve"> </w:t>
      </w:r>
    </w:p>
    <w:p w14:paraId="4CEC7BBE" w14:textId="77777777" w:rsidR="00704CAA" w:rsidRPr="009C1C97" w:rsidRDefault="00704CAA" w:rsidP="00704CAA">
      <w:pPr>
        <w:pStyle w:val="Rubric"/>
      </w:pPr>
      <w:r>
        <w:t xml:space="preserve">The first group of Psalms of David (Psalms 3 – 40) begins here. </w:t>
      </w:r>
    </w:p>
    <w:p w14:paraId="27540B9B" w14:textId="77777777" w:rsidR="00704CAA" w:rsidRPr="009C1C97" w:rsidRDefault="00704CAA" w:rsidP="00704CAA">
      <w:pPr>
        <w:pStyle w:val="Heading4"/>
      </w:pPr>
      <w:bookmarkStart w:id="230" w:name="_Ref412026989"/>
      <w:bookmarkStart w:id="231" w:name="_Ref448061339"/>
      <w:r>
        <w:t>Psalm</w:t>
      </w:r>
      <w:r w:rsidRPr="00AB1781">
        <w:t xml:space="preserve"> 3</w:t>
      </w:r>
      <w:r>
        <w:t>: “Lord, why have those that afflict me increased”</w:t>
      </w:r>
      <w:bookmarkEnd w:id="230"/>
      <w:bookmarkEnd w:id="231"/>
    </w:p>
    <w:p w14:paraId="5E4DFC25" w14:textId="05E7BF43" w:rsidR="00704CAA" w:rsidRDefault="00704CAA" w:rsidP="00704CAA">
      <w:pPr>
        <w:jc w:val="center"/>
        <w:rPr>
          <w:b/>
        </w:rPr>
      </w:pPr>
      <w:r w:rsidRPr="007A1A59">
        <w:rPr>
          <w:b/>
        </w:rPr>
        <w:t>A Morning Prayer for Protection and Salvation</w:t>
      </w:r>
    </w:p>
    <w:p w14:paraId="26A11C3F" w14:textId="1BB00270"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5945431" w14:textId="248ACD8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0CEF22D" w14:textId="77777777" w:rsidR="00704CAA" w:rsidRPr="009C1C97" w:rsidRDefault="00704CAA" w:rsidP="00704CAA">
      <w:pPr>
        <w:pStyle w:val="EnglishHangNoCoptic"/>
        <w:rPr>
          <w:i/>
        </w:rPr>
      </w:pPr>
      <w:r w:rsidRPr="00AB1781">
        <w:t xml:space="preserve">1 </w:t>
      </w:r>
      <w:r w:rsidRPr="009C1C97">
        <w:rPr>
          <w:i/>
        </w:rPr>
        <w:t>(A Psalm of David, when he fled from his son Absalom)</w:t>
      </w:r>
    </w:p>
    <w:p w14:paraId="4E2DA747" w14:textId="77777777" w:rsidR="00704CAA" w:rsidRPr="00AB1781" w:rsidRDefault="00704CAA" w:rsidP="00704CAA">
      <w:pPr>
        <w:pStyle w:val="EnglishHangNoCoptic"/>
      </w:pPr>
    </w:p>
    <w:p w14:paraId="48771D3E" w14:textId="77777777" w:rsidR="00704CAA" w:rsidRPr="00AB1781" w:rsidRDefault="00704CAA" w:rsidP="00704CAA">
      <w:pPr>
        <w:pStyle w:val="EnglishHangNoCoptic"/>
      </w:pPr>
      <w:r w:rsidRPr="00AB1781">
        <w:t xml:space="preserve">2 Lord, </w:t>
      </w:r>
      <w:r>
        <w:t>why have those that afflict me increased?</w:t>
      </w:r>
    </w:p>
    <w:p w14:paraId="1CA9B42F" w14:textId="77777777" w:rsidR="00704CAA" w:rsidRPr="00AB1781" w:rsidRDefault="00704CAA" w:rsidP="00704CAA">
      <w:pPr>
        <w:pStyle w:val="EnglishHangEndNoCoptic"/>
      </w:pPr>
      <w:r w:rsidRPr="00AB1781">
        <w:tab/>
      </w:r>
      <w:r>
        <w:t>Many rise</w:t>
      </w:r>
      <w:r w:rsidRPr="00AB1781">
        <w:t xml:space="preserve"> up against me!</w:t>
      </w:r>
    </w:p>
    <w:p w14:paraId="35722EB0" w14:textId="77777777" w:rsidR="00704CAA" w:rsidRPr="00AB1781" w:rsidRDefault="00704CAA" w:rsidP="00704CAA">
      <w:pPr>
        <w:pStyle w:val="EnglishHangNoCoptic"/>
      </w:pPr>
      <w:r w:rsidRPr="00AB1781">
        <w:t xml:space="preserve">3 </w:t>
      </w:r>
      <w:r>
        <w:t>M</w:t>
      </w:r>
      <w:r w:rsidRPr="00AB1781">
        <w:t xml:space="preserve">any </w:t>
      </w:r>
      <w:r>
        <w:t>say to my soul,</w:t>
      </w:r>
    </w:p>
    <w:p w14:paraId="7875F7F1" w14:textId="77777777" w:rsidR="00704CAA" w:rsidRPr="009C1C97" w:rsidRDefault="00704CAA" w:rsidP="00704CAA">
      <w:pPr>
        <w:pStyle w:val="EnglishHangEndNoCoptic"/>
      </w:pPr>
      <w:r>
        <w:tab/>
        <w:t>“</w:t>
      </w:r>
      <w:r w:rsidRPr="00AB1781">
        <w:t>There is n</w:t>
      </w:r>
      <w:r>
        <w:t>o salvation for him in his God.”</w:t>
      </w:r>
      <w:r w:rsidRPr="00AB1781">
        <w:t xml:space="preserve">  </w:t>
      </w:r>
      <w:r w:rsidRPr="009C1C97">
        <w:rPr>
          <w:i/>
        </w:rPr>
        <w:t>(Pause)</w:t>
      </w:r>
      <w:r w:rsidRPr="009C1C97">
        <w:rPr>
          <w:rStyle w:val="FootnoteReference"/>
          <w:i/>
        </w:rPr>
        <w:footnoteReference w:id="33"/>
      </w:r>
    </w:p>
    <w:p w14:paraId="60B5C8DE" w14:textId="77777777" w:rsidR="00704CAA" w:rsidRPr="00AB1781" w:rsidRDefault="00704CAA" w:rsidP="00704CAA">
      <w:pPr>
        <w:pStyle w:val="EnglishHangNoCoptic"/>
      </w:pPr>
      <w:r w:rsidRPr="00AB1781">
        <w:t xml:space="preserve">4 But </w:t>
      </w:r>
      <w:r>
        <w:t>You, O Lord,</w:t>
      </w:r>
      <w:r w:rsidRPr="00AB1781">
        <w:t xml:space="preserve"> </w:t>
      </w:r>
      <w:r>
        <w:t>are</w:t>
      </w:r>
      <w:r w:rsidRPr="00AB1781">
        <w:t xml:space="preserve"> my protector,</w:t>
      </w:r>
    </w:p>
    <w:p w14:paraId="38E7D147" w14:textId="77777777" w:rsidR="00704CAA" w:rsidRPr="00AB1781" w:rsidRDefault="00704CAA" w:rsidP="00704CAA">
      <w:pPr>
        <w:pStyle w:val="EnglishHangEndNoCoptic"/>
      </w:pPr>
      <w:r w:rsidRPr="00AB1781">
        <w:tab/>
        <w:t xml:space="preserve">my glory, and the </w:t>
      </w:r>
      <w:r>
        <w:t>one who lifts</w:t>
      </w:r>
      <w:r w:rsidRPr="00AB1781">
        <w:t xml:space="preserve"> up my head.</w:t>
      </w:r>
    </w:p>
    <w:p w14:paraId="30546876" w14:textId="77777777" w:rsidR="00704CAA" w:rsidRPr="00AB1781" w:rsidRDefault="00704CAA" w:rsidP="00704CAA">
      <w:pPr>
        <w:pStyle w:val="EnglishHangNoCoptic"/>
      </w:pPr>
      <w:r>
        <w:t>5 I cried</w:t>
      </w:r>
      <w:r w:rsidRPr="00AB1781">
        <w:t xml:space="preserve"> to the Lord with my voice,</w:t>
      </w:r>
    </w:p>
    <w:p w14:paraId="31383E46" w14:textId="77777777" w:rsidR="00704CAA" w:rsidRPr="00AB1781" w:rsidRDefault="00704CAA" w:rsidP="00704CAA">
      <w:pPr>
        <w:pStyle w:val="EnglishHangEndNoCoptic"/>
      </w:pPr>
      <w:r w:rsidRPr="00AB1781">
        <w:tab/>
        <w:t xml:space="preserve">and He </w:t>
      </w:r>
      <w:r>
        <w:t>heard</w:t>
      </w:r>
      <w:r w:rsidRPr="00AB1781">
        <w:t xml:space="preserve"> me from His holy mountain. </w:t>
      </w:r>
      <w:r w:rsidRPr="009C1C97">
        <w:rPr>
          <w:i/>
        </w:rPr>
        <w:t>(Pause)</w:t>
      </w:r>
    </w:p>
    <w:p w14:paraId="55B9E13D" w14:textId="77777777" w:rsidR="00704CAA" w:rsidRPr="00AB1781" w:rsidRDefault="00704CAA" w:rsidP="00704CAA">
      <w:pPr>
        <w:pStyle w:val="EnglishHangNoCoptic"/>
      </w:pPr>
      <w:r w:rsidRPr="00AB1781">
        <w:t xml:space="preserve">6 I </w:t>
      </w:r>
      <w:r>
        <w:t>lay</w:t>
      </w:r>
      <w:r w:rsidRPr="00AB1781">
        <w:t xml:space="preserve"> down </w:t>
      </w:r>
      <w:r>
        <w:t>and slept;</w:t>
      </w:r>
    </w:p>
    <w:p w14:paraId="5702CAE2" w14:textId="77777777" w:rsidR="00704CAA" w:rsidRPr="00AB1781" w:rsidRDefault="00704CAA" w:rsidP="00704CAA">
      <w:pPr>
        <w:pStyle w:val="EnglishHangEndNoCoptic"/>
      </w:pPr>
      <w:r w:rsidRPr="00AB1781">
        <w:tab/>
        <w:t xml:space="preserve">I </w:t>
      </w:r>
      <w:r>
        <w:t>woke,</w:t>
      </w:r>
      <w:r w:rsidRPr="00AB1781">
        <w:t xml:space="preserve"> for the Lord </w:t>
      </w:r>
      <w:r>
        <w:t>will support</w:t>
      </w:r>
      <w:r w:rsidRPr="00AB1781">
        <w:t xml:space="preserve"> me.</w:t>
      </w:r>
    </w:p>
    <w:p w14:paraId="212E2542" w14:textId="77777777" w:rsidR="00704CAA" w:rsidRPr="00AB1781" w:rsidRDefault="00704CAA" w:rsidP="00704CAA">
      <w:pPr>
        <w:pStyle w:val="EnglishHangNoCoptic"/>
      </w:pPr>
      <w:r w:rsidRPr="00AB1781">
        <w:t xml:space="preserve">7 I will not be afraid of </w:t>
      </w:r>
      <w:r>
        <w:t>ten thousands</w:t>
      </w:r>
      <w:r w:rsidRPr="00AB1781">
        <w:t xml:space="preserve"> of people</w:t>
      </w:r>
    </w:p>
    <w:p w14:paraId="025810B3" w14:textId="77777777" w:rsidR="00704CAA" w:rsidRPr="00AB1781" w:rsidRDefault="00704CAA" w:rsidP="00704CAA">
      <w:pPr>
        <w:pStyle w:val="EnglishHangEndNoCoptic"/>
      </w:pPr>
      <w:r w:rsidRPr="00AB1781">
        <w:tab/>
      </w:r>
      <w:r>
        <w:t>who set themselves</w:t>
      </w:r>
      <w:r w:rsidRPr="00AB1781">
        <w:t xml:space="preserve"> </w:t>
      </w:r>
      <w:r>
        <w:t>against me all around</w:t>
      </w:r>
      <w:r w:rsidRPr="00AB1781">
        <w:t>.</w:t>
      </w:r>
    </w:p>
    <w:p w14:paraId="07854D97" w14:textId="77777777" w:rsidR="00704CAA" w:rsidRPr="00AB1781" w:rsidRDefault="00704CAA" w:rsidP="00704CAA">
      <w:pPr>
        <w:pStyle w:val="EnglishHangNoCoptic"/>
      </w:pPr>
      <w:r>
        <w:lastRenderedPageBreak/>
        <w:t>8 Arise, O Lord! Save me, O my God,</w:t>
      </w:r>
    </w:p>
    <w:p w14:paraId="1FFE53EE" w14:textId="77777777" w:rsidR="00704CAA" w:rsidRPr="00AB1781" w:rsidRDefault="00704CAA" w:rsidP="00704CAA">
      <w:pPr>
        <w:pStyle w:val="EnglishHangNoCoptic"/>
      </w:pPr>
      <w:r>
        <w:tab/>
        <w:t>f</w:t>
      </w:r>
      <w:r w:rsidRPr="00AB1781">
        <w:t xml:space="preserve">or </w:t>
      </w:r>
      <w:r>
        <w:t>You struck</w:t>
      </w:r>
      <w:r w:rsidRPr="00AB1781">
        <w:t xml:space="preserve"> all </w:t>
      </w:r>
      <w:r>
        <w:t xml:space="preserve">those </w:t>
      </w:r>
      <w:r w:rsidRPr="00AB1781">
        <w:t>who vainly oppose me;</w:t>
      </w:r>
    </w:p>
    <w:p w14:paraId="7AE69329" w14:textId="77777777" w:rsidR="00704CAA" w:rsidRPr="00AB1781" w:rsidRDefault="00704CAA" w:rsidP="00704CAA">
      <w:pPr>
        <w:pStyle w:val="EnglishHangEndNoCoptic"/>
      </w:pPr>
      <w:r>
        <w:tab/>
        <w:t>You broke</w:t>
      </w:r>
      <w:r w:rsidRPr="00AB1781">
        <w:t xml:space="preserve"> the teeth of sinners.</w:t>
      </w:r>
    </w:p>
    <w:p w14:paraId="7AA8884F" w14:textId="77777777" w:rsidR="00704CAA" w:rsidRPr="00AB1781" w:rsidRDefault="00704CAA" w:rsidP="00704CAA">
      <w:pPr>
        <w:pStyle w:val="EnglishHangNoCoptic"/>
      </w:pPr>
      <w:r w:rsidRPr="00AB1781">
        <w:t xml:space="preserve">9 Salvation </w:t>
      </w:r>
      <w:r>
        <w:t>is</w:t>
      </w:r>
      <w:r w:rsidRPr="00AB1781">
        <w:t xml:space="preserve"> </w:t>
      </w:r>
      <w:r>
        <w:t>of</w:t>
      </w:r>
      <w:r w:rsidRPr="00AB1781">
        <w:t xml:space="preserve"> the Lord,</w:t>
      </w:r>
    </w:p>
    <w:p w14:paraId="2E824366" w14:textId="77777777" w:rsidR="00704CAA" w:rsidRDefault="00704CAA" w:rsidP="00704CAA">
      <w:pPr>
        <w:pStyle w:val="EnglishHangEndNoCoptic"/>
      </w:pPr>
      <w:r>
        <w:tab/>
        <w:t>and Your blessing is upon Your</w:t>
      </w:r>
      <w:r w:rsidRPr="00AB1781">
        <w:t xml:space="preserve"> people.</w:t>
      </w:r>
    </w:p>
    <w:p w14:paraId="56606DE7" w14:textId="77777777" w:rsidR="00704CAA" w:rsidRPr="009C1C97" w:rsidRDefault="00704CAA" w:rsidP="00704CAA">
      <w:pPr>
        <w:pStyle w:val="Rubric"/>
      </w:pPr>
      <w:r>
        <w:t xml:space="preserve">Alleluia. </w:t>
      </w:r>
    </w:p>
    <w:p w14:paraId="4C652C8E" w14:textId="240D5404" w:rsidR="00704CAA" w:rsidRDefault="00704CAA" w:rsidP="00704CAA">
      <w:pPr>
        <w:pStyle w:val="Rubric"/>
      </w:pPr>
      <w:r>
        <w:t>Glory…</w:t>
      </w:r>
    </w:p>
    <w:p w14:paraId="2E5CD9B2" w14:textId="0D3C4C5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contine with </w:t>
      </w:r>
      <w:r>
        <w:fldChar w:fldCharType="begin"/>
      </w:r>
      <w:r>
        <w:instrText xml:space="preserve"> REF _Ref412025808 \h </w:instrText>
      </w:r>
      <w:r>
        <w:fldChar w:fldCharType="separate"/>
      </w:r>
      <w:r w:rsidR="000E2EAC">
        <w:t>Psalm</w:t>
      </w:r>
      <w:r w:rsidR="000E2EAC" w:rsidRPr="00AB1781">
        <w:t xml:space="preserve"> 4</w:t>
      </w:r>
      <w:r w:rsidR="000E2EAC">
        <w:t>: “You heard me when I called”</w:t>
      </w:r>
      <w:r>
        <w:fldChar w:fldCharType="end"/>
      </w:r>
      <w:r>
        <w:t>.</w:t>
      </w:r>
    </w:p>
    <w:p w14:paraId="2117383A" w14:textId="0BD0B45A" w:rsidR="0008188E" w:rsidRPr="00AB1781"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606B242B" w14:textId="77777777" w:rsidR="00704CAA" w:rsidRPr="009C1C97" w:rsidRDefault="00704CAA" w:rsidP="00704CAA">
      <w:pPr>
        <w:pStyle w:val="Heading4"/>
      </w:pPr>
      <w:bookmarkStart w:id="232" w:name="_Ref412025808"/>
      <w:r>
        <w:t>Psalm</w:t>
      </w:r>
      <w:r w:rsidRPr="00AB1781">
        <w:t xml:space="preserve"> 4</w:t>
      </w:r>
      <w:r>
        <w:t>: “You heard me when I called”</w:t>
      </w:r>
      <w:bookmarkEnd w:id="232"/>
    </w:p>
    <w:p w14:paraId="095764A2" w14:textId="77777777" w:rsidR="00704CAA" w:rsidRPr="007A1A59" w:rsidRDefault="00704CAA" w:rsidP="00704CAA">
      <w:pPr>
        <w:jc w:val="center"/>
        <w:rPr>
          <w:b/>
        </w:rPr>
      </w:pPr>
      <w:r w:rsidRPr="007A1A59">
        <w:rPr>
          <w:b/>
        </w:rPr>
        <w:t>An Evening Prayer of Trust in God</w:t>
      </w:r>
    </w:p>
    <w:p w14:paraId="78BC5A9D" w14:textId="31269E86" w:rsidR="00704CAA" w:rsidRDefault="00704CAA" w:rsidP="00704CAA">
      <w:pPr>
        <w:jc w:val="center"/>
        <w:rPr>
          <w:b/>
        </w:rPr>
      </w:pPr>
      <w:r w:rsidRPr="007A1A59">
        <w:rPr>
          <w:b/>
        </w:rPr>
        <w:t>The Sacrifice of Righteousness</w:t>
      </w:r>
    </w:p>
    <w:p w14:paraId="319C441C" w14:textId="4517A0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A6909F" w14:textId="471D23A5" w:rsidR="004942E9" w:rsidRPr="00AD40FB"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w:t>
      </w:r>
    </w:p>
    <w:p w14:paraId="6CED28FA" w14:textId="77777777" w:rsidR="00704CAA" w:rsidRPr="00AB1781" w:rsidRDefault="00704CAA" w:rsidP="00704CAA">
      <w:pPr>
        <w:pStyle w:val="EnglishHangEndNoCoptic"/>
      </w:pPr>
      <w:r w:rsidRPr="00AB1781">
        <w:t xml:space="preserve">1 </w:t>
      </w:r>
      <w:r w:rsidRPr="009C1C97">
        <w:rPr>
          <w:i/>
        </w:rPr>
        <w:t>(With harps. A Song of David)</w:t>
      </w:r>
    </w:p>
    <w:p w14:paraId="6149E70B" w14:textId="77777777" w:rsidR="00704CAA" w:rsidRPr="00AB1781" w:rsidRDefault="00704CAA" w:rsidP="00704CAA">
      <w:pPr>
        <w:pStyle w:val="EnglishHangNoCoptic"/>
      </w:pPr>
      <w:r>
        <w:t>2 You heard</w:t>
      </w:r>
      <w:r w:rsidRPr="00AB1781">
        <w:t xml:space="preserve"> me when I call</w:t>
      </w:r>
      <w:r>
        <w:t>ed</w:t>
      </w:r>
      <w:r w:rsidRPr="00AB1781">
        <w:t>,</w:t>
      </w:r>
    </w:p>
    <w:p w14:paraId="6B31844F" w14:textId="77777777" w:rsidR="00704CAA" w:rsidRPr="00AB1781" w:rsidRDefault="00704CAA" w:rsidP="00704CAA">
      <w:pPr>
        <w:pStyle w:val="EnglishHangNoCoptic"/>
      </w:pPr>
      <w:r w:rsidRPr="00AB1781">
        <w:tab/>
        <w:t>O God of my ri</w:t>
      </w:r>
      <w:r>
        <w:t>ghteousness.</w:t>
      </w:r>
    </w:p>
    <w:p w14:paraId="65ADB971" w14:textId="77777777" w:rsidR="00704CAA" w:rsidRPr="00AB1781" w:rsidRDefault="00704CAA" w:rsidP="00704CAA">
      <w:pPr>
        <w:pStyle w:val="EnglishHangNoCoptic"/>
      </w:pPr>
      <w:r>
        <w:tab/>
        <w:t>In affliction, You gave me room</w:t>
      </w:r>
      <w:r>
        <w:rPr>
          <w:rStyle w:val="FootnoteReference"/>
        </w:rPr>
        <w:footnoteReference w:id="34"/>
      </w:r>
      <w:r w:rsidRPr="00AB1781">
        <w:t>.</w:t>
      </w:r>
    </w:p>
    <w:p w14:paraId="54B00FDF" w14:textId="77777777" w:rsidR="00704CAA" w:rsidRPr="00AB1781" w:rsidRDefault="00704CAA" w:rsidP="00704CAA">
      <w:pPr>
        <w:pStyle w:val="EnglishHangNoCoptic"/>
      </w:pPr>
      <w:r w:rsidRPr="00AB1781">
        <w:tab/>
        <w:t>Have mercy on me,</w:t>
      </w:r>
    </w:p>
    <w:p w14:paraId="015DC677" w14:textId="77777777" w:rsidR="00704CAA" w:rsidRPr="00AB1781" w:rsidRDefault="00704CAA" w:rsidP="00704CAA">
      <w:pPr>
        <w:pStyle w:val="EnglishHangEndNoCoptic"/>
      </w:pPr>
      <w:r w:rsidRPr="00AB1781">
        <w:tab/>
        <w:t>and hear my prayer.</w:t>
      </w:r>
    </w:p>
    <w:p w14:paraId="05937EA7" w14:textId="77777777" w:rsidR="00704CAA" w:rsidRPr="00AB1781" w:rsidRDefault="00704CAA" w:rsidP="00704CAA">
      <w:pPr>
        <w:pStyle w:val="EnglishHangNoCoptic"/>
      </w:pPr>
      <w:r w:rsidRPr="00AB1781">
        <w:t>3 Sons of men, how long will you be heavy-hearted?</w:t>
      </w:r>
      <w:r w:rsidRPr="00AB1781">
        <w:rPr>
          <w:rStyle w:val="FootnoteReference"/>
        </w:rPr>
        <w:footnoteReference w:id="35"/>
      </w:r>
    </w:p>
    <w:p w14:paraId="066E81B9" w14:textId="77777777" w:rsidR="00704CAA" w:rsidRPr="009C1C97" w:rsidRDefault="00704CAA" w:rsidP="00704CAA">
      <w:pPr>
        <w:pStyle w:val="EnglishHangEndNoCoptic"/>
        <w:rPr>
          <w:i/>
        </w:rPr>
      </w:pPr>
      <w:r w:rsidRPr="00AB1781">
        <w:tab/>
        <w:t>Why do you love vanity</w:t>
      </w:r>
      <w:r>
        <w:t>,</w:t>
      </w:r>
      <w:r w:rsidRPr="00AB1781">
        <w:t xml:space="preserve"> and seek falsehood? </w:t>
      </w:r>
      <w:r w:rsidRPr="009C1C97">
        <w:rPr>
          <w:i/>
        </w:rPr>
        <w:t>(Pause)</w:t>
      </w:r>
    </w:p>
    <w:p w14:paraId="587345E5" w14:textId="77777777" w:rsidR="00704CAA" w:rsidRPr="00AB1781" w:rsidRDefault="00704CAA" w:rsidP="00704CAA">
      <w:pPr>
        <w:pStyle w:val="EnglishHangNoCoptic"/>
      </w:pPr>
      <w:r w:rsidRPr="00AB1781">
        <w:t xml:space="preserve">4 Know that the Lord made His Holy One </w:t>
      </w:r>
      <w:r>
        <w:t>wondrous</w:t>
      </w:r>
      <w:r w:rsidRPr="00AB1781">
        <w:t>;</w:t>
      </w:r>
    </w:p>
    <w:p w14:paraId="594D38C9" w14:textId="77777777" w:rsidR="00704CAA" w:rsidRPr="00AB1781" w:rsidRDefault="00704CAA" w:rsidP="00704CAA">
      <w:pPr>
        <w:pStyle w:val="EnglishHangEndNoCoptic"/>
      </w:pPr>
      <w:r w:rsidRPr="00AB1781">
        <w:tab/>
        <w:t>the Lord will hear me when I cry to Him.</w:t>
      </w:r>
    </w:p>
    <w:p w14:paraId="02885030" w14:textId="77777777" w:rsidR="00704CAA" w:rsidRPr="00AB1781" w:rsidRDefault="00704CAA" w:rsidP="00704CAA">
      <w:pPr>
        <w:pStyle w:val="EnglishHangNoCoptic"/>
      </w:pPr>
      <w:r w:rsidRPr="00AB1781">
        <w:t xml:space="preserve">5 Be angry, </w:t>
      </w:r>
      <w:r>
        <w:t>and</w:t>
      </w:r>
      <w:r w:rsidRPr="00AB1781">
        <w:t xml:space="preserve"> do not sin;</w:t>
      </w:r>
      <w:r w:rsidRPr="00AB1781">
        <w:rPr>
          <w:rStyle w:val="FootnoteReference"/>
        </w:rPr>
        <w:footnoteReference w:id="36"/>
      </w:r>
    </w:p>
    <w:p w14:paraId="4278FAC2" w14:textId="77777777" w:rsidR="00704CAA" w:rsidRPr="00AB1781" w:rsidRDefault="00704CAA" w:rsidP="00704CAA">
      <w:pPr>
        <w:pStyle w:val="EnglishHangNoCoptic"/>
      </w:pPr>
      <w:r w:rsidRPr="00AB1781">
        <w:tab/>
      </w:r>
      <w:r>
        <w:t>feel compunction on your beds</w:t>
      </w:r>
    </w:p>
    <w:p w14:paraId="3638BC98" w14:textId="77777777" w:rsidR="00704CAA" w:rsidRPr="009C1C97" w:rsidRDefault="00704CAA" w:rsidP="00704CAA">
      <w:pPr>
        <w:pStyle w:val="EnglishHangEndNoCoptic"/>
        <w:rPr>
          <w:i/>
        </w:rPr>
      </w:pPr>
      <w:r w:rsidRPr="00AB1781">
        <w:tab/>
      </w:r>
      <w:r>
        <w:t>for what you say in your hearts</w:t>
      </w:r>
      <w:r w:rsidRPr="00AB1781">
        <w:t>.</w:t>
      </w:r>
      <w:r w:rsidRPr="00AB1781">
        <w:rPr>
          <w:rStyle w:val="FootnoteReference"/>
        </w:rPr>
        <w:footnoteReference w:id="37"/>
      </w:r>
      <w:r w:rsidRPr="00AB1781">
        <w:t xml:space="preserve"> </w:t>
      </w:r>
      <w:r w:rsidRPr="009C1C97">
        <w:rPr>
          <w:i/>
        </w:rPr>
        <w:t>(Pause)</w:t>
      </w:r>
    </w:p>
    <w:p w14:paraId="39A7F513" w14:textId="77777777" w:rsidR="00704CAA" w:rsidRPr="00AB1781" w:rsidRDefault="00704CAA" w:rsidP="00704CAA">
      <w:pPr>
        <w:pStyle w:val="EnglishHangNoCoptic"/>
      </w:pPr>
      <w:r w:rsidRPr="00AB1781">
        <w:lastRenderedPageBreak/>
        <w:t>6 Offer the sacrifice of righteousness,</w:t>
      </w:r>
      <w:r w:rsidRPr="00AB1781">
        <w:rPr>
          <w:rStyle w:val="FootnoteReference"/>
        </w:rPr>
        <w:footnoteReference w:id="38"/>
      </w:r>
    </w:p>
    <w:p w14:paraId="7B71BC48" w14:textId="77777777" w:rsidR="00704CAA" w:rsidRPr="009C1C97" w:rsidRDefault="00704CAA" w:rsidP="00704CAA">
      <w:pPr>
        <w:pStyle w:val="EnglishHangEndNoCoptic"/>
      </w:pPr>
      <w:r w:rsidRPr="00AB1781">
        <w:tab/>
        <w:t xml:space="preserve">and </w:t>
      </w:r>
      <w:r>
        <w:t>hope</w:t>
      </w:r>
      <w:r w:rsidRPr="00AB1781">
        <w:t xml:space="preserve"> in the Lord.</w:t>
      </w:r>
    </w:p>
    <w:p w14:paraId="555102F3" w14:textId="77777777" w:rsidR="00704CAA" w:rsidRPr="00AB1781" w:rsidRDefault="00704CAA" w:rsidP="00704CAA">
      <w:pPr>
        <w:pStyle w:val="EnglishHangNoCoptic"/>
      </w:pPr>
      <w:r>
        <w:t>7 There are many who say, “</w:t>
      </w:r>
      <w:r w:rsidRPr="00AB1781">
        <w:t xml:space="preserve">Who will show us good </w:t>
      </w:r>
      <w:r>
        <w:t>things?”</w:t>
      </w:r>
    </w:p>
    <w:p w14:paraId="1FEB1A97" w14:textId="77777777" w:rsidR="00704CAA" w:rsidRPr="00AB1781" w:rsidRDefault="00704CAA" w:rsidP="00704CAA">
      <w:pPr>
        <w:pStyle w:val="EnglishHangEndNoCoptic"/>
      </w:pPr>
      <w:r w:rsidRPr="00AB1781">
        <w:tab/>
        <w:t xml:space="preserve">The light of </w:t>
      </w:r>
      <w:r>
        <w:t>Your</w:t>
      </w:r>
      <w:r w:rsidRPr="00AB1781">
        <w:t xml:space="preserve"> presence</w:t>
      </w:r>
      <w:r>
        <w:rPr>
          <w:rStyle w:val="FootnoteReference"/>
        </w:rPr>
        <w:footnoteReference w:id="39"/>
      </w:r>
      <w:r w:rsidRPr="00AB1781">
        <w:t xml:space="preserve"> has been signed upon us, O Lord.</w:t>
      </w:r>
    </w:p>
    <w:p w14:paraId="1967E56E"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given </w:t>
      </w:r>
      <w:r>
        <w:t>more gladness to my heart</w:t>
      </w:r>
    </w:p>
    <w:p w14:paraId="41D966E1" w14:textId="77777777" w:rsidR="00704CAA" w:rsidRPr="00AB1781" w:rsidRDefault="00704CAA" w:rsidP="00704CAA">
      <w:pPr>
        <w:pStyle w:val="EnglishHangEndNoCoptic"/>
      </w:pPr>
      <w:r w:rsidRPr="00AB1781">
        <w:tab/>
        <w:t>than fills men at the harvest of their wheat, wine and oil.</w:t>
      </w:r>
      <w:r>
        <w:rPr>
          <w:rStyle w:val="FootnoteReference"/>
        </w:rPr>
        <w:footnoteReference w:id="40"/>
      </w:r>
    </w:p>
    <w:p w14:paraId="4C4CAF3D" w14:textId="77777777" w:rsidR="00704CAA" w:rsidRPr="00AB1781" w:rsidRDefault="00704CAA" w:rsidP="00704CAA">
      <w:pPr>
        <w:pStyle w:val="EnglishHangNoCoptic"/>
      </w:pPr>
      <w:r w:rsidRPr="00AB1781">
        <w:t>9 I will rest and sleep</w:t>
      </w:r>
      <w:r>
        <w:t xml:space="preserve"> in peace</w:t>
      </w:r>
      <w:r w:rsidRPr="00AB1781">
        <w:t>;</w:t>
      </w:r>
      <w:r w:rsidRPr="00AB1781">
        <w:rPr>
          <w:rStyle w:val="FootnoteReference"/>
        </w:rPr>
        <w:footnoteReference w:id="41"/>
      </w:r>
    </w:p>
    <w:p w14:paraId="34EB8769" w14:textId="77777777" w:rsidR="00704CAA" w:rsidRDefault="00704CAA" w:rsidP="00704CAA">
      <w:pPr>
        <w:pStyle w:val="EnglishHangEndNoCoptic"/>
      </w:pPr>
      <w:r w:rsidRPr="00AB1781">
        <w:tab/>
        <w:t xml:space="preserve">for </w:t>
      </w:r>
      <w:r>
        <w:t>You alone, O Lord, have made</w:t>
      </w:r>
      <w:r w:rsidRPr="00AB1781">
        <w:t xml:space="preserve"> me to </w:t>
      </w:r>
      <w:r>
        <w:t>live in hope</w:t>
      </w:r>
      <w:r w:rsidRPr="00AB1781">
        <w:t>.</w:t>
      </w:r>
      <w:r w:rsidRPr="00AB1781">
        <w:rPr>
          <w:rStyle w:val="FootnoteReference"/>
        </w:rPr>
        <w:footnoteReference w:id="42"/>
      </w:r>
    </w:p>
    <w:p w14:paraId="4AB68F3A" w14:textId="1105133C" w:rsidR="00704CAA" w:rsidRDefault="00704CAA" w:rsidP="00704CAA">
      <w:pPr>
        <w:pStyle w:val="Rubric"/>
      </w:pPr>
      <w:r>
        <w:t xml:space="preserve">Alleluia. </w:t>
      </w:r>
    </w:p>
    <w:p w14:paraId="0ABF92A8" w14:textId="0258B40B"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_Ref412098238 \h </w:instrText>
      </w:r>
      <w:r>
        <w:fldChar w:fldCharType="separate"/>
      </w:r>
      <w:r w:rsidR="000E2EAC">
        <w:t>Psalm</w:t>
      </w:r>
      <w:r w:rsidR="000E2EAC" w:rsidRPr="00AB1781">
        <w:t xml:space="preserve"> 5</w:t>
      </w:r>
      <w:r w:rsidR="000E2EAC">
        <w:t>: “Give ear to my words, O Lord”</w:t>
      </w:r>
      <w:r>
        <w:fldChar w:fldCharType="end"/>
      </w:r>
      <w:r>
        <w:t>.</w:t>
      </w:r>
    </w:p>
    <w:p w14:paraId="39E8462C" w14:textId="7C2E61BA" w:rsidR="004942E9" w:rsidRPr="009C1C97"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 xml:space="preserve">, page </w:t>
      </w:r>
      <w:r>
        <w:fldChar w:fldCharType="begin"/>
      </w:r>
      <w:r>
        <w:instrText xml:space="preserve"> PAGEREF _Ref412025822 \h </w:instrText>
      </w:r>
      <w:r>
        <w:fldChar w:fldCharType="separate"/>
      </w:r>
      <w:r w:rsidR="000E2EAC">
        <w:rPr>
          <w:noProof/>
        </w:rPr>
        <w:t>90</w:t>
      </w:r>
      <w:r>
        <w:fldChar w:fldCharType="end"/>
      </w:r>
      <w:r>
        <w:t>.</w:t>
      </w:r>
    </w:p>
    <w:p w14:paraId="58A173DE" w14:textId="77777777" w:rsidR="00704CAA" w:rsidRPr="009C1C97" w:rsidRDefault="00704CAA" w:rsidP="00704CAA">
      <w:pPr>
        <w:pStyle w:val="Heading4"/>
      </w:pPr>
      <w:bookmarkStart w:id="233" w:name="_Ref412098238"/>
      <w:r>
        <w:t>Psalm</w:t>
      </w:r>
      <w:r w:rsidRPr="00AB1781">
        <w:t xml:space="preserve"> 5</w:t>
      </w:r>
      <w:r>
        <w:t>: “Give ear to my words, O Lord”</w:t>
      </w:r>
      <w:bookmarkEnd w:id="233"/>
    </w:p>
    <w:p w14:paraId="44E6F6A5" w14:textId="77777777" w:rsidR="00704CAA" w:rsidRPr="007A1A59" w:rsidRDefault="00704CAA" w:rsidP="00704CAA">
      <w:pPr>
        <w:jc w:val="center"/>
        <w:rPr>
          <w:b/>
        </w:rPr>
      </w:pPr>
      <w:r w:rsidRPr="007A1A59">
        <w:rPr>
          <w:b/>
        </w:rPr>
        <w:t>A Morning Prayer for Guidance</w:t>
      </w:r>
    </w:p>
    <w:p w14:paraId="6B910077" w14:textId="2DA682C7" w:rsidR="00704CAA" w:rsidRDefault="00704CAA" w:rsidP="00704CAA">
      <w:pPr>
        <w:jc w:val="center"/>
        <w:rPr>
          <w:b/>
        </w:rPr>
      </w:pPr>
      <w:r w:rsidRPr="007A1A59">
        <w:rPr>
          <w:b/>
        </w:rPr>
        <w:t>The Joy of Life Indwelt by God</w:t>
      </w:r>
    </w:p>
    <w:p w14:paraId="67F3D8A5" w14:textId="0C61CFCB"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4CBBDF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for her that obtained the inheritance</w:t>
      </w:r>
      <w:r w:rsidRPr="009C1C97">
        <w:rPr>
          <w:i/>
        </w:rPr>
        <w:t>)</w:t>
      </w:r>
    </w:p>
    <w:p w14:paraId="07441DA1" w14:textId="77777777" w:rsidR="00704CAA" w:rsidRPr="00AB1781" w:rsidRDefault="00704CAA" w:rsidP="00704CAA">
      <w:pPr>
        <w:pStyle w:val="EnglishHangNoCoptic"/>
      </w:pPr>
      <w:r>
        <w:t>2 Give ear to my words, O L</w:t>
      </w:r>
      <w:r w:rsidRPr="00AB1781">
        <w:t>ord,</w:t>
      </w:r>
    </w:p>
    <w:p w14:paraId="5B315BFD" w14:textId="77777777" w:rsidR="00704CAA" w:rsidRPr="00AB1781" w:rsidRDefault="00704CAA" w:rsidP="00704CAA">
      <w:pPr>
        <w:pStyle w:val="EnglishHangEndNoCoptic"/>
      </w:pPr>
      <w:r w:rsidRPr="00AB1781">
        <w:tab/>
      </w:r>
      <w:r>
        <w:t>hear</w:t>
      </w:r>
      <w:r w:rsidRPr="00AB1781">
        <w:t xml:space="preserve"> my cry.</w:t>
      </w:r>
    </w:p>
    <w:p w14:paraId="0FA2E316" w14:textId="77777777" w:rsidR="00704CAA" w:rsidRPr="00AB1781" w:rsidRDefault="00704CAA" w:rsidP="00704CAA">
      <w:pPr>
        <w:pStyle w:val="EnglishHangNoCoptic"/>
      </w:pPr>
      <w:r w:rsidRPr="00AB1781">
        <w:t xml:space="preserve">3 Attend to the voice of my </w:t>
      </w:r>
      <w:r>
        <w:t>supplication</w:t>
      </w:r>
      <w:r w:rsidRPr="00AB1781">
        <w:t>,</w:t>
      </w:r>
    </w:p>
    <w:p w14:paraId="76EE853A" w14:textId="77777777" w:rsidR="00704CAA" w:rsidRPr="00AB1781" w:rsidRDefault="00704CAA" w:rsidP="00704CAA">
      <w:pPr>
        <w:pStyle w:val="EnglishHangNoCoptic"/>
      </w:pPr>
      <w:r>
        <w:tab/>
        <w:t>my King and my God,</w:t>
      </w:r>
    </w:p>
    <w:p w14:paraId="3779F1CA" w14:textId="77777777" w:rsidR="00704CAA" w:rsidRPr="00AB1781" w:rsidRDefault="00704CAA" w:rsidP="00704CAA">
      <w:pPr>
        <w:pStyle w:val="EnglishHangEndNoCoptic"/>
      </w:pPr>
      <w:r>
        <w:tab/>
        <w:t>f</w:t>
      </w:r>
      <w:r w:rsidRPr="00AB1781">
        <w:t xml:space="preserve">or to </w:t>
      </w:r>
      <w:r>
        <w:t>You</w:t>
      </w:r>
      <w:r w:rsidRPr="00AB1781">
        <w:t xml:space="preserve"> I will pray, O Lord.</w:t>
      </w:r>
    </w:p>
    <w:p w14:paraId="5C3DA5A0" w14:textId="77777777" w:rsidR="00704CAA" w:rsidRPr="00AB1781" w:rsidRDefault="00704CAA" w:rsidP="00704CAA">
      <w:pPr>
        <w:pStyle w:val="EnglishHangNoCoptic"/>
      </w:pPr>
      <w:r w:rsidRPr="00AB1781">
        <w:t xml:space="preserve">4 </w:t>
      </w:r>
      <w:r>
        <w:t>You will</w:t>
      </w:r>
      <w:r w:rsidRPr="00AB1781">
        <w:t xml:space="preserve"> hear my voice in the morning.</w:t>
      </w:r>
    </w:p>
    <w:p w14:paraId="4407E3C2" w14:textId="77777777" w:rsidR="00704CAA" w:rsidRPr="00AB1781" w:rsidRDefault="00704CAA" w:rsidP="00704CAA">
      <w:pPr>
        <w:pStyle w:val="EnglishHangNoCoptic"/>
      </w:pPr>
      <w:r w:rsidRPr="00AB1781">
        <w:tab/>
      </w:r>
      <w:r>
        <w:t>I will stand before You early i</w:t>
      </w:r>
      <w:r w:rsidRPr="00AB1781">
        <w:t>n the morning</w:t>
      </w:r>
    </w:p>
    <w:p w14:paraId="7DB9743F" w14:textId="77777777" w:rsidR="00704CAA" w:rsidRPr="00AB1781" w:rsidRDefault="00704CAA" w:rsidP="00704CAA">
      <w:pPr>
        <w:pStyle w:val="EnglishHangEndNoCoptic"/>
      </w:pPr>
      <w:r>
        <w:tab/>
        <w:t>and You will</w:t>
      </w:r>
      <w:r w:rsidRPr="00AB1781">
        <w:t xml:space="preserve"> visit and watch over me</w:t>
      </w:r>
      <w:r>
        <w:rPr>
          <w:rStyle w:val="FootnoteReference"/>
        </w:rPr>
        <w:footnoteReference w:id="43"/>
      </w:r>
      <w:r w:rsidRPr="00AB1781">
        <w:t>.</w:t>
      </w:r>
    </w:p>
    <w:p w14:paraId="4EAD8EDF" w14:textId="77777777" w:rsidR="00704CAA" w:rsidRPr="00AB1781" w:rsidRDefault="00704CAA" w:rsidP="00704CAA">
      <w:pPr>
        <w:pStyle w:val="EnglishHangNoCoptic"/>
      </w:pPr>
      <w:r w:rsidRPr="00AB1781">
        <w:lastRenderedPageBreak/>
        <w:t xml:space="preserve">5 For </w:t>
      </w:r>
      <w:r>
        <w:t>You are</w:t>
      </w:r>
      <w:r w:rsidRPr="00AB1781">
        <w:t xml:space="preserve"> not a God Who wills iniquity</w:t>
      </w:r>
      <w:r>
        <w:rPr>
          <w:rStyle w:val="FootnoteReference"/>
        </w:rPr>
        <w:footnoteReference w:id="44"/>
      </w:r>
      <w:r w:rsidRPr="00AB1781">
        <w:t>;</w:t>
      </w:r>
    </w:p>
    <w:p w14:paraId="734ECFC2" w14:textId="77777777" w:rsidR="00704CAA" w:rsidRPr="00AB1781" w:rsidRDefault="00704CAA" w:rsidP="00704CAA">
      <w:pPr>
        <w:pStyle w:val="EnglishHangEndNoCoptic"/>
      </w:pPr>
      <w:r w:rsidRPr="00AB1781">
        <w:tab/>
      </w:r>
      <w:r>
        <w:t xml:space="preserve">the </w:t>
      </w:r>
      <w:r w:rsidRPr="00AB1781">
        <w:t>ev</w:t>
      </w:r>
      <w:r>
        <w:t>il doer will not dwell with You</w:t>
      </w:r>
      <w:r w:rsidRPr="00AB1781">
        <w:t>.</w:t>
      </w:r>
    </w:p>
    <w:p w14:paraId="31854202" w14:textId="77777777" w:rsidR="00704CAA" w:rsidRPr="00AB1781" w:rsidRDefault="00704CAA" w:rsidP="00704CAA">
      <w:pPr>
        <w:pStyle w:val="EnglishHangNoCoptic"/>
      </w:pPr>
      <w:r w:rsidRPr="00AB1781">
        <w:t xml:space="preserve">6 The </w:t>
      </w:r>
      <w:r>
        <w:t>transgressors will not endure before Your eyes;</w:t>
      </w:r>
    </w:p>
    <w:p w14:paraId="60421C5E" w14:textId="77777777" w:rsidR="00704CAA" w:rsidRPr="00AB1781" w:rsidRDefault="00704CAA" w:rsidP="00704CAA">
      <w:pPr>
        <w:pStyle w:val="EnglishHangEndNoCoptic"/>
      </w:pPr>
      <w:r>
        <w:tab/>
        <w:t>You hate all who work iniquity</w:t>
      </w:r>
      <w:r w:rsidRPr="00AB1781">
        <w:t>.</w:t>
      </w:r>
    </w:p>
    <w:p w14:paraId="63473397" w14:textId="77777777" w:rsidR="00704CAA" w:rsidRPr="00AB1781" w:rsidRDefault="00704CAA" w:rsidP="00704CAA">
      <w:pPr>
        <w:pStyle w:val="EnglishHangNoCoptic"/>
      </w:pPr>
      <w:r>
        <w:t>7 You will</w:t>
      </w:r>
      <w:r w:rsidRPr="00AB1781">
        <w:t xml:space="preserve"> destroy all who </w:t>
      </w:r>
      <w:r>
        <w:t>speak</w:t>
      </w:r>
      <w:r w:rsidRPr="00AB1781">
        <w:t xml:space="preserve"> lies;</w:t>
      </w:r>
    </w:p>
    <w:p w14:paraId="3D9301D8" w14:textId="77777777" w:rsidR="00704CAA" w:rsidRPr="00AB1781" w:rsidRDefault="00704CAA" w:rsidP="00704CAA">
      <w:pPr>
        <w:pStyle w:val="EnglishHangEndNoCoptic"/>
      </w:pPr>
      <w:r w:rsidRPr="00AB1781">
        <w:tab/>
        <w:t xml:space="preserve">the </w:t>
      </w:r>
      <w:r>
        <w:t>Lord abhors a blood-thirsty</w:t>
      </w:r>
      <w:r w:rsidRPr="00AB1781">
        <w:t xml:space="preserve"> and deceitful man.</w:t>
      </w:r>
    </w:p>
    <w:p w14:paraId="4BBA9B14" w14:textId="77777777" w:rsidR="00704CAA" w:rsidRPr="00AB1781" w:rsidRDefault="00704CAA" w:rsidP="00704CAA">
      <w:pPr>
        <w:pStyle w:val="EnglishHangNoCoptic"/>
      </w:pPr>
      <w:r>
        <w:t>8 But as for me, in Your</w:t>
      </w:r>
      <w:r w:rsidRPr="00AB1781">
        <w:t xml:space="preserve"> abundant mercy</w:t>
      </w:r>
    </w:p>
    <w:p w14:paraId="50DC1F6A" w14:textId="77777777" w:rsidR="00704CAA" w:rsidRPr="00AB1781" w:rsidRDefault="00704CAA" w:rsidP="00704CAA">
      <w:pPr>
        <w:pStyle w:val="EnglishHangNoCoptic"/>
      </w:pPr>
      <w:r>
        <w:tab/>
        <w:t>I will enter Your</w:t>
      </w:r>
      <w:r w:rsidRPr="00AB1781">
        <w:t xml:space="preserve"> house;</w:t>
      </w:r>
    </w:p>
    <w:p w14:paraId="27ADF47C" w14:textId="77777777" w:rsidR="00704CAA" w:rsidRPr="00AB1781" w:rsidRDefault="00704CAA" w:rsidP="00704CAA">
      <w:pPr>
        <w:pStyle w:val="EnglishHangNoCoptic"/>
      </w:pPr>
      <w:r>
        <w:tab/>
        <w:t>I will bow down</w:t>
      </w:r>
      <w:r>
        <w:rPr>
          <w:rStyle w:val="FootnoteReference"/>
        </w:rPr>
        <w:footnoteReference w:id="45"/>
      </w:r>
      <w:r>
        <w:t xml:space="preserve"> towards Your holy temple</w:t>
      </w:r>
    </w:p>
    <w:p w14:paraId="5788FDC1" w14:textId="77777777" w:rsidR="00704CAA" w:rsidRPr="00AB1781" w:rsidRDefault="00704CAA" w:rsidP="00704CAA">
      <w:pPr>
        <w:pStyle w:val="EnglishHangEndNoCoptic"/>
      </w:pPr>
      <w:r>
        <w:tab/>
        <w:t>in fear of You</w:t>
      </w:r>
      <w:r w:rsidRPr="00AB1781">
        <w:t>.</w:t>
      </w:r>
    </w:p>
    <w:p w14:paraId="3D7BC49B" w14:textId="77777777" w:rsidR="00704CAA" w:rsidRPr="00AB1781" w:rsidRDefault="00704CAA" w:rsidP="00704CAA">
      <w:pPr>
        <w:pStyle w:val="EnglishHangNoCoptic"/>
      </w:pPr>
      <w:r>
        <w:t>9 Guide me, O Lord, in the way of Your righteousness because of my enemies</w:t>
      </w:r>
      <w:r w:rsidRPr="00AB1781">
        <w:t>;</w:t>
      </w:r>
    </w:p>
    <w:p w14:paraId="503252F0" w14:textId="77777777" w:rsidR="00704CAA" w:rsidRPr="00AB1781" w:rsidRDefault="00704CAA" w:rsidP="00704CAA">
      <w:pPr>
        <w:pStyle w:val="EnglishHangEndNoCoptic"/>
      </w:pPr>
      <w:r>
        <w:tab/>
        <w:t>Make Your way straight before me</w:t>
      </w:r>
      <w:r w:rsidRPr="00AB1781">
        <w:t>.</w:t>
      </w:r>
    </w:p>
    <w:p w14:paraId="35A498DB" w14:textId="77777777" w:rsidR="00704CAA" w:rsidRPr="00AB1781" w:rsidRDefault="00704CAA" w:rsidP="00704CAA">
      <w:pPr>
        <w:pStyle w:val="EnglishHangNoCoptic"/>
      </w:pPr>
      <w:r w:rsidRPr="00AB1781">
        <w:t>10 For there is no truth in their mouth;</w:t>
      </w:r>
    </w:p>
    <w:p w14:paraId="0688D0F8" w14:textId="77777777" w:rsidR="00704CAA" w:rsidRPr="00AB1781" w:rsidRDefault="00704CAA" w:rsidP="00704CAA">
      <w:pPr>
        <w:pStyle w:val="EnglishHangNoCoptic"/>
      </w:pPr>
      <w:r w:rsidRPr="00AB1781">
        <w:tab/>
        <w:t>their heart is vain.</w:t>
      </w:r>
    </w:p>
    <w:p w14:paraId="49C5718A" w14:textId="77777777" w:rsidR="00704CAA" w:rsidRPr="00AB1781" w:rsidRDefault="00704CAA" w:rsidP="00704CAA">
      <w:pPr>
        <w:pStyle w:val="EnglishHangNoCoptic"/>
      </w:pPr>
      <w:r>
        <w:tab/>
        <w:t>Their throat is an open grave</w:t>
      </w:r>
      <w:r w:rsidRPr="00AB1781">
        <w:t>;</w:t>
      </w:r>
    </w:p>
    <w:p w14:paraId="36A1A4DC" w14:textId="77777777" w:rsidR="00704CAA" w:rsidRPr="00AB1781" w:rsidRDefault="00704CAA" w:rsidP="00704CAA">
      <w:pPr>
        <w:pStyle w:val="EnglishHangEndNoCoptic"/>
      </w:pPr>
      <w:r w:rsidRPr="00AB1781">
        <w:tab/>
      </w:r>
      <w:r>
        <w:t>they</w:t>
      </w:r>
      <w:r w:rsidRPr="00AB1781">
        <w:t xml:space="preserve"> </w:t>
      </w:r>
      <w:r>
        <w:t>deceive with their tongues</w:t>
      </w:r>
      <w:r w:rsidRPr="00AB1781">
        <w:t>.</w:t>
      </w:r>
    </w:p>
    <w:p w14:paraId="723E4AB6" w14:textId="77777777" w:rsidR="00704CAA" w:rsidRPr="00AB1781" w:rsidRDefault="00704CAA" w:rsidP="00704CAA">
      <w:pPr>
        <w:pStyle w:val="EnglishHangNoCoptic"/>
      </w:pPr>
      <w:r w:rsidRPr="00AB1781">
        <w:t>11 Judge them, O God.</w:t>
      </w:r>
    </w:p>
    <w:p w14:paraId="5AC50A32" w14:textId="77777777" w:rsidR="00704CAA" w:rsidRPr="00AB1781" w:rsidRDefault="00704CAA" w:rsidP="00704CAA">
      <w:pPr>
        <w:pStyle w:val="EnglishHangNoCoptic"/>
      </w:pPr>
      <w:r w:rsidRPr="00AB1781">
        <w:tab/>
        <w:t xml:space="preserve">Let them fall </w:t>
      </w:r>
      <w:r>
        <w:t>by</w:t>
      </w:r>
      <w:r w:rsidRPr="00AB1781">
        <w:t xml:space="preserve"> their own </w:t>
      </w:r>
      <w:r>
        <w:t>schemes</w:t>
      </w:r>
      <w:r w:rsidRPr="00AB1781">
        <w:t>;</w:t>
      </w:r>
    </w:p>
    <w:p w14:paraId="54251786" w14:textId="77777777" w:rsidR="00704CAA" w:rsidRPr="00AB1781" w:rsidRDefault="00704CAA" w:rsidP="00704CAA">
      <w:pPr>
        <w:pStyle w:val="EnglishHangNoCoptic"/>
      </w:pPr>
      <w:r w:rsidRPr="00AB1781">
        <w:tab/>
      </w:r>
      <w:r>
        <w:t>cast them out in the multitude of their ungodliness</w:t>
      </w:r>
      <w:r w:rsidRPr="00AB1781">
        <w:t>,</w:t>
      </w:r>
    </w:p>
    <w:p w14:paraId="2E045715" w14:textId="77777777" w:rsidR="00704CAA" w:rsidRPr="009C1C97" w:rsidRDefault="00704CAA" w:rsidP="00704CAA">
      <w:pPr>
        <w:pStyle w:val="EnglishHangEndNoCoptic"/>
      </w:pPr>
      <w:r>
        <w:tab/>
        <w:t>for they provoked You,</w:t>
      </w:r>
      <w:r w:rsidRPr="00AB1781">
        <w:t xml:space="preserve"> O Lord.</w:t>
      </w:r>
    </w:p>
    <w:p w14:paraId="778D8D94" w14:textId="77777777" w:rsidR="00704CAA" w:rsidRPr="00AB1781" w:rsidRDefault="00704CAA" w:rsidP="00704CAA">
      <w:pPr>
        <w:pStyle w:val="EnglishHangNoCoptic"/>
      </w:pPr>
      <w:r w:rsidRPr="00AB1781">
        <w:t xml:space="preserve">12 But let all who </w:t>
      </w:r>
      <w:r>
        <w:t>hope</w:t>
      </w:r>
      <w:r w:rsidRPr="00AB1781">
        <w:t xml:space="preserve"> in </w:t>
      </w:r>
      <w:r>
        <w:t>You be glad;</w:t>
      </w:r>
    </w:p>
    <w:p w14:paraId="0C7D5583" w14:textId="77777777" w:rsidR="00704CAA" w:rsidRPr="00AB1781" w:rsidRDefault="00704CAA" w:rsidP="00704CAA">
      <w:pPr>
        <w:pStyle w:val="EnglishHangNoCoptic"/>
      </w:pPr>
      <w:r>
        <w:tab/>
        <w:t>t</w:t>
      </w:r>
      <w:r w:rsidRPr="00AB1781">
        <w:t xml:space="preserve">hey will rejoice </w:t>
      </w:r>
      <w:r>
        <w:t>forever,</w:t>
      </w:r>
    </w:p>
    <w:p w14:paraId="3F46480C" w14:textId="77777777" w:rsidR="00704CAA" w:rsidRPr="00AB1781" w:rsidRDefault="00704CAA" w:rsidP="00704CAA">
      <w:pPr>
        <w:pStyle w:val="EnglishHangNoCoptic"/>
      </w:pPr>
      <w:r>
        <w:tab/>
        <w:t>and You will</w:t>
      </w:r>
      <w:r w:rsidRPr="00AB1781">
        <w:t xml:space="preserve"> dwell in them</w:t>
      </w:r>
      <w:r>
        <w:t>;</w:t>
      </w:r>
      <w:r w:rsidRPr="00AB1781">
        <w:rPr>
          <w:rStyle w:val="FootnoteReference"/>
        </w:rPr>
        <w:footnoteReference w:id="46"/>
      </w:r>
    </w:p>
    <w:p w14:paraId="0646DCD0" w14:textId="77777777" w:rsidR="00704CAA" w:rsidRPr="00AB1781" w:rsidRDefault="00704CAA" w:rsidP="00704CAA">
      <w:pPr>
        <w:pStyle w:val="EnglishHangEndNoCoptic"/>
      </w:pPr>
      <w:r>
        <w:tab/>
        <w:t>and all who love Your Name will glory in You</w:t>
      </w:r>
      <w:r w:rsidRPr="00AB1781">
        <w:t>.</w:t>
      </w:r>
    </w:p>
    <w:p w14:paraId="6791D2FB" w14:textId="77777777" w:rsidR="00704CAA" w:rsidRPr="00AB1781" w:rsidRDefault="00704CAA" w:rsidP="00704CAA">
      <w:pPr>
        <w:pStyle w:val="EnglishHangNoCoptic"/>
      </w:pPr>
      <w:r>
        <w:t>13 For You will</w:t>
      </w:r>
      <w:r w:rsidRPr="00AB1781">
        <w:t xml:space="preserve"> </w:t>
      </w:r>
      <w:r>
        <w:t>bless a righteous person</w:t>
      </w:r>
      <w:r w:rsidRPr="00AB1781">
        <w:t>;</w:t>
      </w:r>
    </w:p>
    <w:p w14:paraId="6057C298" w14:textId="77777777" w:rsidR="00704CAA" w:rsidRDefault="00704CAA" w:rsidP="00704CAA">
      <w:pPr>
        <w:pStyle w:val="EnglishHangEndNoCoptic"/>
      </w:pPr>
      <w:r>
        <w:tab/>
        <w:t xml:space="preserve">O Lord, You </w:t>
      </w:r>
      <w:r w:rsidRPr="00AB1781">
        <w:t xml:space="preserve">crowned us with </w:t>
      </w:r>
      <w:r>
        <w:t xml:space="preserve">the shield of Your </w:t>
      </w:r>
      <w:r w:rsidRPr="00AB1781">
        <w:t>goodwill.</w:t>
      </w:r>
    </w:p>
    <w:p w14:paraId="21D13223" w14:textId="3949D495" w:rsidR="00704CAA" w:rsidRDefault="00704CAA" w:rsidP="00704CAA">
      <w:pPr>
        <w:pStyle w:val="Rubric"/>
      </w:pPr>
      <w:r>
        <w:t>Alleluia.</w:t>
      </w:r>
    </w:p>
    <w:p w14:paraId="606D3AF5" w14:textId="377EB8A0" w:rsidR="00AD40FB" w:rsidRPr="009C1C9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_Ref412025822 \h </w:instrText>
      </w:r>
      <w:r>
        <w:fldChar w:fldCharType="separate"/>
      </w:r>
      <w:r w:rsidR="000E2EAC">
        <w:t>Psalm</w:t>
      </w:r>
      <w:r w:rsidR="000E2EAC" w:rsidRPr="00AB1781">
        <w:t xml:space="preserve"> 6</w:t>
      </w:r>
      <w:r w:rsidR="000E2EAC">
        <w:t>: “O Lord, rebuke me, but not in Your anger”</w:t>
      </w:r>
      <w:r>
        <w:fldChar w:fldCharType="end"/>
      </w:r>
      <w:r>
        <w:t>.</w:t>
      </w:r>
    </w:p>
    <w:p w14:paraId="717D3849" w14:textId="77777777" w:rsidR="00704CAA" w:rsidRPr="009C1C97" w:rsidRDefault="00704CAA" w:rsidP="00704CAA">
      <w:pPr>
        <w:pStyle w:val="Heading4"/>
      </w:pPr>
      <w:bookmarkStart w:id="234" w:name="_Ref412025822"/>
      <w:r>
        <w:t>Psalm</w:t>
      </w:r>
      <w:r w:rsidRPr="00AB1781">
        <w:t xml:space="preserve"> 6</w:t>
      </w:r>
      <w:r>
        <w:t>: “O Lord, rebuke me, but not in Your anger”</w:t>
      </w:r>
      <w:bookmarkEnd w:id="234"/>
    </w:p>
    <w:p w14:paraId="6BE544F9" w14:textId="77777777" w:rsidR="00704CAA" w:rsidRPr="007A1A59" w:rsidRDefault="00704CAA" w:rsidP="00704CAA">
      <w:pPr>
        <w:jc w:val="center"/>
        <w:rPr>
          <w:b/>
        </w:rPr>
      </w:pPr>
      <w:r w:rsidRPr="007A1A59">
        <w:rPr>
          <w:b/>
        </w:rPr>
        <w:t>A Cry in Anguish of Body and Soul</w:t>
      </w:r>
    </w:p>
    <w:p w14:paraId="5593F96B" w14:textId="70E061F0" w:rsidR="00704CAA" w:rsidRDefault="00704CAA" w:rsidP="00704CAA">
      <w:pPr>
        <w:jc w:val="center"/>
        <w:rPr>
          <w:b/>
        </w:rPr>
      </w:pPr>
      <w:r w:rsidRPr="007A1A59">
        <w:rPr>
          <w:b/>
        </w:rPr>
        <w:t>Faith Receives the Answer to Prayer</w:t>
      </w:r>
    </w:p>
    <w:p w14:paraId="6B1A31EA" w14:textId="2F56B71D" w:rsidR="00AD40FB" w:rsidRDefault="00AD40FB" w:rsidP="00AD40FB">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p>
    <w:p w14:paraId="648AEC97" w14:textId="404DCFD2"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6A24CE9" w14:textId="65EA4D0A" w:rsidR="0008188E" w:rsidRPr="00AD40FB"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28D46C8B" w14:textId="77777777" w:rsidR="00704CAA" w:rsidRPr="009C1C97" w:rsidRDefault="00704CAA" w:rsidP="00704CAA">
      <w:pPr>
        <w:pStyle w:val="EnglishHangEndNoCoptic"/>
        <w:rPr>
          <w:i/>
        </w:rPr>
      </w:pPr>
      <w:r w:rsidRPr="00AB1781">
        <w:t xml:space="preserve">1 </w:t>
      </w:r>
      <w:r w:rsidRPr="009C1C97">
        <w:rPr>
          <w:i/>
        </w:rPr>
        <w:t>(</w:t>
      </w:r>
      <w:r>
        <w:rPr>
          <w:i/>
        </w:rPr>
        <w:t>For the end, a</w:t>
      </w:r>
      <w:r w:rsidRPr="009C1C97">
        <w:rPr>
          <w:i/>
        </w:rPr>
        <w:t xml:space="preserve"> Psalm by David</w:t>
      </w:r>
      <w:r>
        <w:rPr>
          <w:i/>
        </w:rPr>
        <w:t xml:space="preserve"> among the Hymns for the Octave</w:t>
      </w:r>
      <w:r>
        <w:rPr>
          <w:rStyle w:val="FootnoteReference"/>
          <w:i/>
        </w:rPr>
        <w:footnoteReference w:id="47"/>
      </w:r>
      <w:r>
        <w:rPr>
          <w:i/>
        </w:rPr>
        <w:t>)</w:t>
      </w:r>
    </w:p>
    <w:p w14:paraId="7854CED5" w14:textId="77777777" w:rsidR="00704CAA" w:rsidRPr="00AB1781" w:rsidRDefault="00704CAA" w:rsidP="00704CAA">
      <w:pPr>
        <w:pStyle w:val="EnglishHangNoCoptic"/>
      </w:pPr>
      <w:r w:rsidRPr="00AB1781">
        <w:t>2 O Lord, rebuke me</w:t>
      </w:r>
      <w:r>
        <w:t>[</w:t>
      </w:r>
      <w:r w:rsidRPr="00AB1781">
        <w:t>, but</w:t>
      </w:r>
      <w:r>
        <w:t>]</w:t>
      </w:r>
      <w:r w:rsidRPr="00AB1781">
        <w:t xml:space="preserve"> not in </w:t>
      </w:r>
      <w:r>
        <w:t>Your</w:t>
      </w:r>
      <w:r w:rsidRPr="00AB1781">
        <w:t xml:space="preserve"> anger;</w:t>
      </w:r>
    </w:p>
    <w:p w14:paraId="688FC660" w14:textId="77777777" w:rsidR="00704CAA" w:rsidRPr="00AB1781" w:rsidRDefault="00704CAA" w:rsidP="00704CAA">
      <w:pPr>
        <w:pStyle w:val="EnglishHangEndNoCoptic"/>
      </w:pPr>
      <w:r>
        <w:tab/>
        <w:t>and chasten me[, but] not in Your</w:t>
      </w:r>
      <w:r w:rsidRPr="00AB1781">
        <w:t xml:space="preserve"> wrath.</w:t>
      </w:r>
      <w:r w:rsidRPr="00AB1781">
        <w:rPr>
          <w:rStyle w:val="FootnoteReference"/>
        </w:rPr>
        <w:footnoteReference w:id="48"/>
      </w:r>
    </w:p>
    <w:p w14:paraId="6EBA3A99" w14:textId="77777777" w:rsidR="00704CAA" w:rsidRPr="00AB1781" w:rsidRDefault="00704CAA" w:rsidP="00704CAA">
      <w:pPr>
        <w:pStyle w:val="EnglishHangNoCoptic"/>
      </w:pPr>
      <w:r w:rsidRPr="00AB1781">
        <w:t>3 Have mercy on me, O Lord, for I am weak,</w:t>
      </w:r>
    </w:p>
    <w:p w14:paraId="7966E4BB" w14:textId="77777777" w:rsidR="00704CAA" w:rsidRPr="00AB1781" w:rsidRDefault="00704CAA" w:rsidP="00704CAA">
      <w:pPr>
        <w:pStyle w:val="EnglishHangEndNoCoptic"/>
      </w:pPr>
      <w:r w:rsidRPr="00AB1781">
        <w:tab/>
        <w:t xml:space="preserve">heal me, O Lord, for my bones </w:t>
      </w:r>
      <w:r>
        <w:t>are troubled</w:t>
      </w:r>
      <w:r w:rsidRPr="00AB1781">
        <w:t>.</w:t>
      </w:r>
    </w:p>
    <w:p w14:paraId="7B61E286" w14:textId="77777777" w:rsidR="00704CAA" w:rsidRPr="00AB1781" w:rsidRDefault="00704CAA" w:rsidP="00704CAA">
      <w:pPr>
        <w:pStyle w:val="EnglishHangNoCoptic"/>
      </w:pPr>
      <w:r w:rsidRPr="00AB1781">
        <w:t xml:space="preserve">4 </w:t>
      </w:r>
      <w:r>
        <w:t>And my</w:t>
      </w:r>
      <w:r w:rsidRPr="00AB1781">
        <w:t xml:space="preserve"> soul is </w:t>
      </w:r>
      <w:r>
        <w:t xml:space="preserve">greatly </w:t>
      </w:r>
      <w:r w:rsidRPr="00AB1781">
        <w:t>troubled.</w:t>
      </w:r>
    </w:p>
    <w:p w14:paraId="753C33F9" w14:textId="77777777" w:rsidR="00704CAA" w:rsidRPr="00AB1781" w:rsidRDefault="00704CAA" w:rsidP="00704CAA">
      <w:pPr>
        <w:pStyle w:val="EnglishHangEndNoCoptic"/>
      </w:pPr>
      <w:r>
        <w:tab/>
        <w:t>But where are You</w:t>
      </w:r>
      <w:r w:rsidRPr="00AB1781">
        <w:t>, O Lord, how long</w:t>
      </w:r>
      <w:r>
        <w:t xml:space="preserve"> am I to suffer</w:t>
      </w:r>
      <w:r w:rsidRPr="00AB1781">
        <w:t>?</w:t>
      </w:r>
      <w:r w:rsidRPr="00AB1781">
        <w:rPr>
          <w:rStyle w:val="FootnoteReference"/>
        </w:rPr>
        <w:footnoteReference w:id="49"/>
      </w:r>
    </w:p>
    <w:p w14:paraId="21A2DD0E" w14:textId="77777777" w:rsidR="00704CAA" w:rsidRPr="00AB1781" w:rsidRDefault="00704CAA" w:rsidP="00704CAA">
      <w:pPr>
        <w:pStyle w:val="EnglishHangNoCoptic"/>
      </w:pPr>
      <w:r w:rsidRPr="00AB1781">
        <w:t>5 Return, O Lord, deliver my soul;</w:t>
      </w:r>
    </w:p>
    <w:p w14:paraId="000736D6" w14:textId="77777777" w:rsidR="00704CAA" w:rsidRPr="00AB1781" w:rsidRDefault="00704CAA" w:rsidP="00704CAA">
      <w:pPr>
        <w:pStyle w:val="EnglishHangEndNoCoptic"/>
      </w:pPr>
      <w:r w:rsidRPr="00AB1781">
        <w:tab/>
        <w:t xml:space="preserve">save me for </w:t>
      </w:r>
      <w:r>
        <w:t>the sake of Your</w:t>
      </w:r>
      <w:r w:rsidRPr="00AB1781">
        <w:t xml:space="preserve"> mercy.</w:t>
      </w:r>
    </w:p>
    <w:p w14:paraId="2FCF4D91" w14:textId="77777777" w:rsidR="00704CAA" w:rsidRPr="00AB1781" w:rsidRDefault="00704CAA" w:rsidP="00704CAA">
      <w:pPr>
        <w:pStyle w:val="EnglishHangNoCoptic"/>
      </w:pPr>
      <w:r w:rsidRPr="00AB1781">
        <w:t>6 Fo</w:t>
      </w:r>
      <w:r>
        <w:t>r in death no one remembers You</w:t>
      </w:r>
      <w:r w:rsidRPr="00AB1781">
        <w:t>,</w:t>
      </w:r>
    </w:p>
    <w:p w14:paraId="3EDF7264" w14:textId="77777777" w:rsidR="00704CAA" w:rsidRPr="00AB1781" w:rsidRDefault="00704CAA" w:rsidP="00704CAA">
      <w:pPr>
        <w:pStyle w:val="EnglishHangEndNoCoptic"/>
      </w:pPr>
      <w:r>
        <w:tab/>
        <w:t>and who will confess</w:t>
      </w:r>
      <w:r>
        <w:rPr>
          <w:rStyle w:val="FootnoteReference"/>
        </w:rPr>
        <w:footnoteReference w:id="50"/>
      </w:r>
      <w:r>
        <w:t xml:space="preserve"> You </w:t>
      </w:r>
      <w:r w:rsidRPr="00AB1781">
        <w:t xml:space="preserve">in </w:t>
      </w:r>
      <w:r>
        <w:t>Hades</w:t>
      </w:r>
      <w:r w:rsidRPr="00AB1781">
        <w:t>?</w:t>
      </w:r>
    </w:p>
    <w:p w14:paraId="1D344F15" w14:textId="77777777" w:rsidR="00704CAA" w:rsidRPr="00AB1781" w:rsidRDefault="00704CAA" w:rsidP="00704CAA">
      <w:pPr>
        <w:pStyle w:val="EnglishHangNoCoptic"/>
      </w:pPr>
      <w:r>
        <w:t>7 I am weary with my groaning;</w:t>
      </w:r>
    </w:p>
    <w:p w14:paraId="7ACA898E" w14:textId="77777777" w:rsidR="00704CAA" w:rsidRPr="00AB1781" w:rsidRDefault="00704CAA" w:rsidP="00704CAA">
      <w:pPr>
        <w:pStyle w:val="EnglishHangNoCoptic"/>
      </w:pPr>
      <w:r>
        <w:tab/>
        <w:t>e</w:t>
      </w:r>
      <w:r w:rsidRPr="00AB1781">
        <w:t xml:space="preserve">very night I </w:t>
      </w:r>
      <w:r>
        <w:t>wash</w:t>
      </w:r>
      <w:r w:rsidRPr="00AB1781">
        <w:t xml:space="preserve"> my bed</w:t>
      </w:r>
      <w:r>
        <w:t>,</w:t>
      </w:r>
    </w:p>
    <w:p w14:paraId="470BFDE1" w14:textId="77777777" w:rsidR="00704CAA" w:rsidRPr="00AB1781" w:rsidRDefault="00704CAA" w:rsidP="00704CAA">
      <w:pPr>
        <w:pStyle w:val="EnglishHangEndNoCoptic"/>
      </w:pPr>
      <w:r w:rsidRPr="00AB1781">
        <w:tab/>
        <w:t xml:space="preserve">and </w:t>
      </w:r>
      <w:r>
        <w:t>drench</w:t>
      </w:r>
      <w:r w:rsidRPr="00AB1781">
        <w:t xml:space="preserve"> my couch with my tears.</w:t>
      </w:r>
    </w:p>
    <w:p w14:paraId="32176CCB" w14:textId="77777777" w:rsidR="00704CAA" w:rsidRPr="00AB1781" w:rsidRDefault="00704CAA" w:rsidP="00704CAA">
      <w:pPr>
        <w:pStyle w:val="EnglishHangNoCoptic"/>
      </w:pPr>
      <w:r w:rsidRPr="00AB1781">
        <w:t xml:space="preserve">8 My eye is troubled </w:t>
      </w:r>
      <w:r>
        <w:t>due to</w:t>
      </w:r>
      <w:r w:rsidRPr="00AB1781">
        <w:t xml:space="preserve"> anger;</w:t>
      </w:r>
    </w:p>
    <w:p w14:paraId="47B5693C" w14:textId="77777777" w:rsidR="00704CAA" w:rsidRPr="00AB1781" w:rsidRDefault="00704CAA" w:rsidP="00704CAA">
      <w:pPr>
        <w:pStyle w:val="EnglishHangEndNoCoptic"/>
      </w:pPr>
      <w:r w:rsidRPr="00AB1781">
        <w:tab/>
        <w:t>I grow old among all my enemies.</w:t>
      </w:r>
    </w:p>
    <w:p w14:paraId="1592F333" w14:textId="77777777" w:rsidR="00704CAA" w:rsidRPr="00AB1781" w:rsidRDefault="00704CAA" w:rsidP="00704CAA">
      <w:pPr>
        <w:pStyle w:val="EnglishHangNoCoptic"/>
      </w:pPr>
      <w:r w:rsidRPr="00AB1781">
        <w:t xml:space="preserve">9 Depart from me, all you </w:t>
      </w:r>
      <w:r>
        <w:t>workers of iniquity</w:t>
      </w:r>
      <w:r w:rsidRPr="00AB1781">
        <w:t>,</w:t>
      </w:r>
      <w:r w:rsidRPr="00AB1781">
        <w:rPr>
          <w:rStyle w:val="FootnoteReference"/>
        </w:rPr>
        <w:footnoteReference w:id="51"/>
      </w:r>
    </w:p>
    <w:p w14:paraId="41889B2F" w14:textId="77777777" w:rsidR="00704CAA" w:rsidRPr="00AB1781" w:rsidRDefault="00704CAA" w:rsidP="00704CAA">
      <w:pPr>
        <w:pStyle w:val="EnglishHangEndNoCoptic"/>
      </w:pPr>
      <w:r w:rsidRPr="00AB1781">
        <w:tab/>
        <w:t>for the Lord has heard the voice of my weeping.</w:t>
      </w:r>
    </w:p>
    <w:p w14:paraId="30B621A2" w14:textId="77777777" w:rsidR="00704CAA" w:rsidRPr="00AB1781" w:rsidRDefault="00704CAA" w:rsidP="00704CAA">
      <w:pPr>
        <w:pStyle w:val="EnglishHangNoCoptic"/>
      </w:pPr>
      <w:r w:rsidRPr="00AB1781">
        <w:t>10 The Lord has heard my petition,</w:t>
      </w:r>
    </w:p>
    <w:p w14:paraId="5635093C" w14:textId="77777777" w:rsidR="00704CAA" w:rsidRPr="00AB1781" w:rsidRDefault="00704CAA" w:rsidP="00704CAA">
      <w:pPr>
        <w:pStyle w:val="EnglishHangEndNoCoptic"/>
      </w:pPr>
      <w:r w:rsidRPr="00AB1781">
        <w:tab/>
        <w:t>the Lord has received my prayer.</w:t>
      </w:r>
    </w:p>
    <w:p w14:paraId="4BB02447" w14:textId="77777777" w:rsidR="00704CAA" w:rsidRPr="00AB1781" w:rsidRDefault="00704CAA" w:rsidP="00704CAA">
      <w:pPr>
        <w:pStyle w:val="EnglishHangNoCoptic"/>
      </w:pPr>
      <w:r w:rsidRPr="00AB1781">
        <w:t>11 May all my enemies be ashamed and deeply troubled;</w:t>
      </w:r>
    </w:p>
    <w:p w14:paraId="3F6C9DB2" w14:textId="77777777" w:rsidR="00704CAA" w:rsidRDefault="00704CAA" w:rsidP="00704CAA">
      <w:pPr>
        <w:pStyle w:val="EnglishHangEndNoCoptic"/>
      </w:pPr>
      <w:r w:rsidRPr="00AB1781">
        <w:tab/>
        <w:t xml:space="preserve">may they be </w:t>
      </w:r>
      <w:r>
        <w:t>turned back,</w:t>
      </w:r>
      <w:r w:rsidRPr="00AB1781">
        <w:t xml:space="preserve"> and </w:t>
      </w:r>
      <w:r>
        <w:t>suddenly put to shame</w:t>
      </w:r>
      <w:r w:rsidRPr="00AB1781">
        <w:t>.</w:t>
      </w:r>
    </w:p>
    <w:p w14:paraId="44EA90B4" w14:textId="77777777" w:rsidR="00704CAA" w:rsidRPr="009C1C97" w:rsidRDefault="00704CAA" w:rsidP="00704CAA">
      <w:pPr>
        <w:pStyle w:val="Rubric"/>
      </w:pPr>
      <w:r>
        <w:lastRenderedPageBreak/>
        <w:t xml:space="preserve">Alleluia. </w:t>
      </w:r>
    </w:p>
    <w:p w14:paraId="75BE1777" w14:textId="286F17A3" w:rsidR="00704CAA" w:rsidRDefault="00704CAA" w:rsidP="00704CAA">
      <w:pPr>
        <w:pStyle w:val="Rubric"/>
      </w:pPr>
      <w:r>
        <w:t>Glory…</w:t>
      </w:r>
    </w:p>
    <w:p w14:paraId="48EA84AF" w14:textId="30ECC649"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_Ref412098295 \h </w:instrText>
      </w:r>
      <w:r>
        <w:fldChar w:fldCharType="separate"/>
      </w:r>
      <w:r w:rsidR="000E2EAC">
        <w:t>Psalm</w:t>
      </w:r>
      <w:r w:rsidR="000E2EAC" w:rsidRPr="00AB1781">
        <w:t xml:space="preserve"> 8</w:t>
      </w:r>
      <w:r w:rsidR="000E2EAC">
        <w:t>: “O Lord, our Lord, how wonderful is Your Name”</w:t>
      </w:r>
      <w:r>
        <w:fldChar w:fldCharType="end"/>
      </w:r>
      <w:r>
        <w:t xml:space="preserve">, page </w:t>
      </w:r>
      <w:r>
        <w:fldChar w:fldCharType="begin"/>
      </w:r>
      <w:r>
        <w:instrText xml:space="preserve"> PAGEREF _Ref412098295 \h </w:instrText>
      </w:r>
      <w:r>
        <w:fldChar w:fldCharType="separate"/>
      </w:r>
      <w:r w:rsidR="000E2EAC">
        <w:rPr>
          <w:noProof/>
        </w:rPr>
        <w:t>93</w:t>
      </w:r>
      <w:r>
        <w:fldChar w:fldCharType="end"/>
      </w:r>
      <w:r>
        <w:t>.</w:t>
      </w:r>
    </w:p>
    <w:p w14:paraId="0C0BE84C" w14:textId="466B8B85" w:rsidR="004942E9" w:rsidRPr="00AB178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 xml:space="preserve">, page </w:t>
      </w:r>
      <w:r>
        <w:fldChar w:fldCharType="begin"/>
      </w:r>
      <w:r>
        <w:instrText xml:space="preserve"> PAGEREF _Ref412025965 \h </w:instrText>
      </w:r>
      <w:r>
        <w:fldChar w:fldCharType="separate"/>
      </w:r>
      <w:r w:rsidR="000E2EAC">
        <w:rPr>
          <w:noProof/>
        </w:rPr>
        <w:t>99</w:t>
      </w:r>
      <w:r>
        <w:fldChar w:fldCharType="end"/>
      </w:r>
      <w:r>
        <w:t>.</w:t>
      </w:r>
    </w:p>
    <w:p w14:paraId="1897146A" w14:textId="77777777" w:rsidR="00704CAA" w:rsidRPr="009C1C97" w:rsidRDefault="00704CAA" w:rsidP="00704CAA">
      <w:pPr>
        <w:pStyle w:val="Heading4"/>
      </w:pPr>
      <w:r>
        <w:t>Psalm</w:t>
      </w:r>
      <w:r w:rsidRPr="00AB1781">
        <w:t xml:space="preserve"> 7</w:t>
      </w:r>
      <w:r>
        <w:t>: “O Lord my God, I hope in You”</w:t>
      </w:r>
    </w:p>
    <w:p w14:paraId="76F6D470" w14:textId="77777777" w:rsidR="00704CAA" w:rsidRPr="007A1A59" w:rsidRDefault="00704CAA" w:rsidP="00704CAA">
      <w:pPr>
        <w:jc w:val="center"/>
        <w:rPr>
          <w:b/>
        </w:rPr>
      </w:pPr>
      <w:r>
        <w:rPr>
          <w:b/>
        </w:rPr>
        <w:t>G</w:t>
      </w:r>
      <w:r w:rsidRPr="007A1A59">
        <w:rPr>
          <w:b/>
        </w:rPr>
        <w:t>od the Just Judge Strong and Patient</w:t>
      </w:r>
    </w:p>
    <w:p w14:paraId="7640B3C9" w14:textId="77777777" w:rsidR="00704CAA" w:rsidRPr="00AB1781" w:rsidRDefault="00704CAA" w:rsidP="00704CAA">
      <w:pPr>
        <w:jc w:val="center"/>
        <w:rPr>
          <w:rFonts w:ascii="Book Antiqua" w:hAnsi="Book Antiqua" w:cs="Lucida Grande"/>
        </w:rPr>
      </w:pPr>
      <w:r w:rsidRPr="007A1A59">
        <w:rPr>
          <w:b/>
        </w:rPr>
        <w:t>Evil is Self-Destructive</w:t>
      </w:r>
    </w:p>
    <w:p w14:paraId="2B3E23D3" w14:textId="77777777" w:rsidR="00704CAA" w:rsidRPr="009C1C97" w:rsidRDefault="00704CAA" w:rsidP="00704CAA">
      <w:pPr>
        <w:pStyle w:val="EnglishHangEndNoCoptic"/>
        <w:rPr>
          <w:i/>
        </w:rPr>
      </w:pPr>
      <w:r w:rsidRPr="00AB1781">
        <w:t>1</w:t>
      </w:r>
      <w:r w:rsidRPr="009C1C97">
        <w:rPr>
          <w:i/>
        </w:rPr>
        <w:t xml:space="preserve"> (A Psalm by David which he sang to the Lord concerning the words of Cush, the Benjamite)</w:t>
      </w:r>
    </w:p>
    <w:p w14:paraId="09F12E99" w14:textId="77777777" w:rsidR="00704CAA" w:rsidRPr="00AB1781" w:rsidRDefault="00704CAA" w:rsidP="00704CAA">
      <w:pPr>
        <w:pStyle w:val="EnglishHangNoCoptic"/>
      </w:pPr>
      <w:r w:rsidRPr="00AB1781">
        <w:t xml:space="preserve">2 O Lord my God, </w:t>
      </w:r>
      <w:r>
        <w:t>I hope in You</w:t>
      </w:r>
      <w:r w:rsidRPr="00AB1781">
        <w:t>;</w:t>
      </w:r>
    </w:p>
    <w:p w14:paraId="04954800" w14:textId="77777777" w:rsidR="00704CAA" w:rsidRPr="00AB1781" w:rsidRDefault="00704CAA" w:rsidP="00704CAA">
      <w:pPr>
        <w:pStyle w:val="EnglishHangEndNoCoptic"/>
      </w:pPr>
      <w:r w:rsidRPr="00AB1781">
        <w:tab/>
        <w:t xml:space="preserve">save me from all who </w:t>
      </w:r>
      <w:r>
        <w:t>pursue me, and deliver me,</w:t>
      </w:r>
    </w:p>
    <w:p w14:paraId="6DF7E61D" w14:textId="77777777" w:rsidR="00704CAA" w:rsidRPr="00AB1781" w:rsidRDefault="00704CAA" w:rsidP="00704CAA">
      <w:pPr>
        <w:pStyle w:val="EnglishHangNoCoptic"/>
      </w:pPr>
      <w:r w:rsidRPr="00AB1781">
        <w:t xml:space="preserve">3 lest </w:t>
      </w:r>
      <w:r>
        <w:t>he</w:t>
      </w:r>
      <w:r>
        <w:rPr>
          <w:rStyle w:val="FootnoteReference"/>
        </w:rPr>
        <w:footnoteReference w:id="52"/>
      </w:r>
      <w:r w:rsidRPr="00AB1781">
        <w:t xml:space="preserve"> seize my soul like a lion,</w:t>
      </w:r>
      <w:r w:rsidRPr="00AB1781">
        <w:rPr>
          <w:rStyle w:val="FootnoteReference"/>
        </w:rPr>
        <w:footnoteReference w:id="53"/>
      </w:r>
    </w:p>
    <w:p w14:paraId="5A43D6A0" w14:textId="77777777" w:rsidR="00704CAA" w:rsidRPr="00AB1781" w:rsidRDefault="00704CAA" w:rsidP="00704CAA">
      <w:pPr>
        <w:pStyle w:val="EnglishHangEndNoCoptic"/>
      </w:pPr>
      <w:r w:rsidRPr="00AB1781">
        <w:tab/>
        <w:t xml:space="preserve">when there is no one to redeem or save </w:t>
      </w:r>
      <w:r>
        <w:t>[</w:t>
      </w:r>
      <w:r w:rsidRPr="00AB1781">
        <w:t>me</w:t>
      </w:r>
      <w:r>
        <w:t>]</w:t>
      </w:r>
      <w:r w:rsidRPr="00AB1781">
        <w:t>.</w:t>
      </w:r>
    </w:p>
    <w:p w14:paraId="778DAE22" w14:textId="77777777" w:rsidR="00704CAA" w:rsidRPr="00AB1781" w:rsidRDefault="00704CAA" w:rsidP="00704CAA">
      <w:pPr>
        <w:pStyle w:val="EnglishHangNoCoptic"/>
      </w:pPr>
      <w:r w:rsidRPr="00AB1781">
        <w:t xml:space="preserve">4 O Lord my God, if I have done </w:t>
      </w:r>
      <w:r>
        <w:t>this</w:t>
      </w:r>
      <w:r w:rsidRPr="00AB1781">
        <w:t>,</w:t>
      </w:r>
    </w:p>
    <w:p w14:paraId="115E51C7" w14:textId="77777777" w:rsidR="00704CAA" w:rsidRPr="00AB1781" w:rsidRDefault="00704CAA" w:rsidP="00704CAA">
      <w:pPr>
        <w:pStyle w:val="EnglishHangEndNoCoptic"/>
      </w:pPr>
      <w:r w:rsidRPr="00AB1781">
        <w:tab/>
        <w:t xml:space="preserve">if there is </w:t>
      </w:r>
      <w:r>
        <w:t>wrongdoing</w:t>
      </w:r>
      <w:r w:rsidRPr="00AB1781">
        <w:t xml:space="preserve"> on my hands,</w:t>
      </w:r>
    </w:p>
    <w:p w14:paraId="6A7409D8" w14:textId="77777777" w:rsidR="00704CAA" w:rsidRPr="00AB1781" w:rsidRDefault="00704CAA" w:rsidP="00704CAA">
      <w:pPr>
        <w:pStyle w:val="EnglishHangNoCoptic"/>
      </w:pPr>
      <w:r w:rsidRPr="00AB1781">
        <w:t xml:space="preserve">5 if I have repaid </w:t>
      </w:r>
      <w:r>
        <w:t xml:space="preserve">those who wronged me </w:t>
      </w:r>
      <w:r w:rsidRPr="00AB1781">
        <w:t>with evil</w:t>
      </w:r>
      <w:r>
        <w:t>,</w:t>
      </w:r>
    </w:p>
    <w:p w14:paraId="00AA9969" w14:textId="77777777" w:rsidR="00704CAA" w:rsidRPr="00AB1781" w:rsidRDefault="00704CAA" w:rsidP="00704CAA">
      <w:pPr>
        <w:pStyle w:val="EnglishHangEndNoCoptic"/>
      </w:pPr>
      <w:r w:rsidRPr="00AB1781">
        <w:tab/>
      </w:r>
      <w:r>
        <w:t xml:space="preserve">then </w:t>
      </w:r>
      <w:r w:rsidRPr="00AB1781">
        <w:t>let me fall empty</w:t>
      </w:r>
      <w:r w:rsidRPr="00AB1781">
        <w:rPr>
          <w:rStyle w:val="FootnoteReference"/>
        </w:rPr>
        <w:footnoteReference w:id="54"/>
      </w:r>
      <w:r w:rsidRPr="00AB1781">
        <w:t xml:space="preserve"> </w:t>
      </w:r>
      <w:r>
        <w:t>because of</w:t>
      </w:r>
      <w:r w:rsidRPr="00AB1781">
        <w:t xml:space="preserve"> my enemies,</w:t>
      </w:r>
    </w:p>
    <w:p w14:paraId="2BCC00E0" w14:textId="77777777" w:rsidR="00704CAA" w:rsidRPr="00AB1781" w:rsidRDefault="00704CAA" w:rsidP="00704CAA">
      <w:pPr>
        <w:pStyle w:val="EnglishHangNoCoptic"/>
      </w:pPr>
      <w:r w:rsidRPr="00AB1781">
        <w:t xml:space="preserve">6 </w:t>
      </w:r>
      <w:r>
        <w:t>then may</w:t>
      </w:r>
      <w:r w:rsidRPr="00AB1781">
        <w:t xml:space="preserve"> </w:t>
      </w:r>
      <w:r>
        <w:t>the</w:t>
      </w:r>
      <w:r w:rsidRPr="00AB1781">
        <w:t xml:space="preserve"> enemy </w:t>
      </w:r>
      <w:r>
        <w:t>pursue</w:t>
      </w:r>
      <w:r w:rsidRPr="00AB1781">
        <w:t xml:space="preserve"> </w:t>
      </w:r>
      <w:r>
        <w:t xml:space="preserve">and overtake </w:t>
      </w:r>
      <w:r w:rsidRPr="00AB1781">
        <w:t>my soul,</w:t>
      </w:r>
    </w:p>
    <w:p w14:paraId="4C4A5FE7" w14:textId="77777777" w:rsidR="00704CAA" w:rsidRPr="00AB1781" w:rsidRDefault="00704CAA" w:rsidP="00704CAA">
      <w:pPr>
        <w:pStyle w:val="EnglishHangNoCoptic"/>
      </w:pPr>
      <w:r w:rsidRPr="00AB1781">
        <w:tab/>
        <w:t xml:space="preserve">and trample my life into the </w:t>
      </w:r>
      <w:r>
        <w:t>ground</w:t>
      </w:r>
      <w:r w:rsidRPr="00AB1781">
        <w:t>,</w:t>
      </w:r>
    </w:p>
    <w:p w14:paraId="5C4DEDAE" w14:textId="77777777" w:rsidR="00704CAA" w:rsidRPr="00AB1781" w:rsidRDefault="00704CAA" w:rsidP="00704CAA">
      <w:pPr>
        <w:pStyle w:val="EnglishHangEndNoCoptic"/>
      </w:pPr>
      <w:r w:rsidRPr="00AB1781">
        <w:tab/>
        <w:t xml:space="preserve">and bury my glory in the dust. </w:t>
      </w:r>
      <w:r w:rsidRPr="009C1C97">
        <w:rPr>
          <w:i/>
        </w:rPr>
        <w:t>(Pause)</w:t>
      </w:r>
      <w:r w:rsidRPr="00AB1781">
        <w:rPr>
          <w:rStyle w:val="FootnoteReference"/>
        </w:rPr>
        <w:footnoteReference w:id="55"/>
      </w:r>
    </w:p>
    <w:p w14:paraId="34A41CC1" w14:textId="77777777" w:rsidR="00704CAA" w:rsidRPr="00AB1781" w:rsidRDefault="00704CAA" w:rsidP="00704CAA">
      <w:pPr>
        <w:pStyle w:val="EnglishHangNoCoptic"/>
      </w:pPr>
      <w:r w:rsidRPr="00AB1781">
        <w:t xml:space="preserve">7 Arise, O Lord, in </w:t>
      </w:r>
      <w:r>
        <w:t>Your</w:t>
      </w:r>
      <w:r w:rsidRPr="00AB1781">
        <w:t xml:space="preserve"> wrath;</w:t>
      </w:r>
    </w:p>
    <w:p w14:paraId="16EFEB36" w14:textId="77777777" w:rsidR="00704CAA" w:rsidRPr="00AB1781" w:rsidRDefault="00704CAA" w:rsidP="00704CAA">
      <w:pPr>
        <w:pStyle w:val="EnglishHangNoCoptic"/>
      </w:pPr>
      <w:r w:rsidRPr="00AB1781">
        <w:tab/>
        <w:t xml:space="preserve">be exalted </w:t>
      </w:r>
      <w:r>
        <w:t>to</w:t>
      </w:r>
      <w:r w:rsidRPr="00AB1781">
        <w:t xml:space="preserve"> the </w:t>
      </w:r>
      <w:r>
        <w:t>very</w:t>
      </w:r>
      <w:r w:rsidRPr="00AB1781">
        <w:t xml:space="preserve"> </w:t>
      </w:r>
      <w:r>
        <w:t>boundaries</w:t>
      </w:r>
      <w:r w:rsidRPr="00AB1781">
        <w:t xml:space="preserve"> of </w:t>
      </w:r>
      <w:r>
        <w:t>my</w:t>
      </w:r>
      <w:r w:rsidRPr="00AB1781">
        <w:t xml:space="preserve"> enemies.</w:t>
      </w:r>
    </w:p>
    <w:p w14:paraId="0D1F3AF5" w14:textId="77777777" w:rsidR="00704CAA" w:rsidRPr="00AB1781" w:rsidRDefault="00704CAA" w:rsidP="00704CAA">
      <w:pPr>
        <w:pStyle w:val="EnglishHangNoCoptic"/>
      </w:pPr>
      <w:r w:rsidRPr="00AB1781">
        <w:tab/>
      </w:r>
      <w:r>
        <w:t>Awaken</w:t>
      </w:r>
      <w:r w:rsidRPr="00AB1781">
        <w:t>, O Lord my God,</w:t>
      </w:r>
    </w:p>
    <w:p w14:paraId="02256F4C" w14:textId="77777777" w:rsidR="00704CAA" w:rsidRPr="00AB1781" w:rsidRDefault="00704CAA" w:rsidP="00704CAA">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12B631D" w14:textId="77777777" w:rsidR="00704CAA" w:rsidRPr="00AB1781" w:rsidRDefault="00704CAA" w:rsidP="00704CAA">
      <w:pPr>
        <w:pStyle w:val="EnglishHangNoCoptic"/>
      </w:pPr>
      <w:r w:rsidRPr="00AB1781">
        <w:t xml:space="preserve">8 and </w:t>
      </w:r>
      <w:r>
        <w:t>a</w:t>
      </w:r>
      <w:r w:rsidRPr="00AB1781">
        <w:t xml:space="preserve"> congregation of peoples will gather </w:t>
      </w:r>
      <w:r>
        <w:t>a</w:t>
      </w:r>
      <w:r w:rsidRPr="00AB1781">
        <w:t xml:space="preserve">round </w:t>
      </w:r>
      <w:r>
        <w:t>You;</w:t>
      </w:r>
    </w:p>
    <w:p w14:paraId="28864BB2" w14:textId="77777777" w:rsidR="00704CAA" w:rsidRPr="00AB1781" w:rsidRDefault="00704CAA" w:rsidP="00704CAA">
      <w:pPr>
        <w:pStyle w:val="EnglishHangEndNoCoptic"/>
      </w:pPr>
      <w:r w:rsidRPr="00AB1781">
        <w:tab/>
      </w:r>
      <w:r>
        <w:t xml:space="preserve">for their sakes, </w:t>
      </w:r>
      <w:r w:rsidRPr="00AB1781">
        <w:t>ascend on high.</w:t>
      </w:r>
      <w:r>
        <w:rPr>
          <w:rStyle w:val="FootnoteReference"/>
        </w:rPr>
        <w:footnoteReference w:id="56"/>
      </w:r>
    </w:p>
    <w:p w14:paraId="4312B552" w14:textId="77777777" w:rsidR="00704CAA" w:rsidRPr="00AB1781" w:rsidRDefault="00704CAA" w:rsidP="00704CAA">
      <w:pPr>
        <w:pStyle w:val="EnglishHangNoCoptic"/>
      </w:pPr>
      <w:r w:rsidRPr="00AB1781">
        <w:lastRenderedPageBreak/>
        <w:t>9 The Lord will judge the p</w:t>
      </w:r>
      <w:r>
        <w:t>eoples;</w:t>
      </w:r>
    </w:p>
    <w:p w14:paraId="3FC2D378" w14:textId="77777777" w:rsidR="00704CAA" w:rsidRPr="00AB1781" w:rsidRDefault="00704CAA" w:rsidP="00704CAA">
      <w:pPr>
        <w:pStyle w:val="EnglishHangNoCoptic"/>
      </w:pPr>
      <w:r>
        <w:tab/>
        <w:t>j</w:t>
      </w:r>
      <w:r w:rsidRPr="00AB1781">
        <w:t>udge me, O Lord,</w:t>
      </w:r>
    </w:p>
    <w:p w14:paraId="303783C7" w14:textId="77777777" w:rsidR="00704CAA" w:rsidRPr="00AB1781" w:rsidRDefault="00704CAA" w:rsidP="00704CAA">
      <w:pPr>
        <w:pStyle w:val="EnglishHangNoCoptic"/>
      </w:pPr>
      <w:r w:rsidRPr="00AB1781">
        <w:tab/>
        <w:t>according to my righteousness</w:t>
      </w:r>
      <w:r>
        <w:t>,</w:t>
      </w:r>
    </w:p>
    <w:p w14:paraId="5CC73352" w14:textId="77777777" w:rsidR="00704CAA" w:rsidRPr="00AB1781" w:rsidRDefault="00704CAA" w:rsidP="00704CAA">
      <w:pPr>
        <w:pStyle w:val="EnglishHangEndNoCoptic"/>
      </w:pPr>
      <w:r w:rsidRPr="00AB1781">
        <w:tab/>
        <w:t xml:space="preserve">and according to the innocence </w:t>
      </w:r>
      <w:r>
        <w:t>within me</w:t>
      </w:r>
      <w:r w:rsidRPr="00AB1781">
        <w:t>.</w:t>
      </w:r>
    </w:p>
    <w:p w14:paraId="6108BC4F" w14:textId="77777777" w:rsidR="00704CAA" w:rsidRPr="00AB1781" w:rsidRDefault="00704CAA" w:rsidP="00704CAA">
      <w:pPr>
        <w:pStyle w:val="EnglishHangNoCoptic"/>
      </w:pPr>
      <w:r w:rsidRPr="00AB1781">
        <w:t>10 O let the evil of sinners come to an end;</w:t>
      </w:r>
    </w:p>
    <w:p w14:paraId="272D15A4" w14:textId="77777777" w:rsidR="00704CAA" w:rsidRPr="00AB1781" w:rsidRDefault="00704CAA" w:rsidP="00704CAA">
      <w:pPr>
        <w:pStyle w:val="EnglishHangNoCoptic"/>
      </w:pPr>
      <w:r w:rsidRPr="00AB1781">
        <w:tab/>
      </w:r>
      <w:r>
        <w:t>and</w:t>
      </w:r>
      <w:r w:rsidRPr="00AB1781">
        <w:t xml:space="preserve"> guide the righteous.</w:t>
      </w:r>
    </w:p>
    <w:p w14:paraId="07A4007C" w14:textId="77777777" w:rsidR="00704CAA" w:rsidRPr="00AB1781" w:rsidRDefault="00704CAA" w:rsidP="00704CAA">
      <w:pPr>
        <w:pStyle w:val="EnglishHangEndNoCoptic"/>
      </w:pPr>
      <w:r w:rsidRPr="00AB1781">
        <w:tab/>
        <w:t>It is God Who tests hearts and minds.</w:t>
      </w:r>
    </w:p>
    <w:p w14:paraId="39B34899" w14:textId="77777777" w:rsidR="00704CAA" w:rsidRPr="00AB1781" w:rsidRDefault="00704CAA" w:rsidP="00704CAA">
      <w:pPr>
        <w:pStyle w:val="EnglishHangNoCoptic"/>
      </w:pPr>
      <w:r w:rsidRPr="00AB1781">
        <w:t xml:space="preserve">11 </w:t>
      </w:r>
      <w:r>
        <w:t>Righteous</w:t>
      </w:r>
      <w:r w:rsidRPr="00AB1781">
        <w:t xml:space="preserve"> help comes to me from God,</w:t>
      </w:r>
    </w:p>
    <w:p w14:paraId="2DF4EE39" w14:textId="77777777" w:rsidR="00704CAA" w:rsidRPr="00AB1781" w:rsidRDefault="00704CAA" w:rsidP="00704CAA">
      <w:pPr>
        <w:pStyle w:val="EnglishHangEndNoCoptic"/>
      </w:pPr>
      <w:r>
        <w:tab/>
        <w:t>Who saves the upright in</w:t>
      </w:r>
      <w:r w:rsidRPr="00AB1781">
        <w:t xml:space="preserve"> heart.</w:t>
      </w:r>
    </w:p>
    <w:p w14:paraId="2863D5FA" w14:textId="77777777" w:rsidR="00704CAA" w:rsidRPr="00AB1781" w:rsidRDefault="00704CAA" w:rsidP="00704CAA">
      <w:pPr>
        <w:pStyle w:val="EnglishHangNoCoptic"/>
      </w:pPr>
      <w:r w:rsidRPr="00AB1781">
        <w:t xml:space="preserve">12 God is a </w:t>
      </w:r>
      <w:r>
        <w:t>righteous</w:t>
      </w:r>
      <w:r w:rsidRPr="00AB1781">
        <w:t xml:space="preserve"> judge, strong and patient,</w:t>
      </w:r>
    </w:p>
    <w:p w14:paraId="1914A66C" w14:textId="77777777" w:rsidR="00704CAA" w:rsidRPr="00AB1781" w:rsidRDefault="00704CAA" w:rsidP="00704CAA">
      <w:pPr>
        <w:pStyle w:val="EnglishHangEndNoCoptic"/>
      </w:pPr>
      <w:r w:rsidRPr="00AB1781">
        <w:tab/>
        <w:t xml:space="preserve">not </w:t>
      </w:r>
      <w:r>
        <w:t>bringing down</w:t>
      </w:r>
      <w:r w:rsidRPr="00AB1781">
        <w:t xml:space="preserve"> </w:t>
      </w:r>
      <w:r>
        <w:t>wrath</w:t>
      </w:r>
      <w:r w:rsidRPr="00AB1781">
        <w:t xml:space="preserve"> every day.</w:t>
      </w:r>
    </w:p>
    <w:p w14:paraId="48414577" w14:textId="77777777" w:rsidR="00704CAA" w:rsidRPr="00AB1781" w:rsidRDefault="00704CAA" w:rsidP="00704CAA">
      <w:pPr>
        <w:pStyle w:val="EnglishHangNoCoptic"/>
      </w:pPr>
      <w:r w:rsidRPr="00AB1781">
        <w:t>13 If you do not return, He will polish His sword;</w:t>
      </w:r>
    </w:p>
    <w:p w14:paraId="0B12C3F8" w14:textId="77777777" w:rsidR="00704CAA" w:rsidRPr="00AB1781" w:rsidRDefault="00704CAA" w:rsidP="00704CAA">
      <w:pPr>
        <w:pStyle w:val="EnglishHangEndNoCoptic"/>
      </w:pPr>
      <w:r w:rsidRPr="00AB1781">
        <w:tab/>
        <w:t>He has drawn His bow and made it ready,</w:t>
      </w:r>
    </w:p>
    <w:p w14:paraId="69F4BD7C" w14:textId="77777777" w:rsidR="00704CAA" w:rsidRPr="00AB1781" w:rsidRDefault="00704CAA" w:rsidP="00704CAA">
      <w:pPr>
        <w:pStyle w:val="EnglishHangNoCoptic"/>
      </w:pPr>
      <w:r w:rsidRPr="00AB1781">
        <w:t xml:space="preserve">14 and in it He has </w:t>
      </w:r>
      <w:r>
        <w:t>readied</w:t>
      </w:r>
      <w:r w:rsidRPr="00AB1781">
        <w:t xml:space="preserve"> </w:t>
      </w:r>
      <w:r>
        <w:t>[</w:t>
      </w:r>
      <w:r w:rsidRPr="00AB1781">
        <w:t>the arrows</w:t>
      </w:r>
      <w:r>
        <w:t>,] instruments</w:t>
      </w:r>
      <w:r w:rsidRPr="00AB1781">
        <w:t xml:space="preserve"> of death;</w:t>
      </w:r>
    </w:p>
    <w:p w14:paraId="6D162752" w14:textId="77777777" w:rsidR="00704CAA" w:rsidRPr="009C1C97" w:rsidRDefault="00704CAA" w:rsidP="00704CAA">
      <w:pPr>
        <w:pStyle w:val="EnglishHangEndNoCoptic"/>
      </w:pPr>
      <w:r w:rsidRPr="00AB1781">
        <w:tab/>
      </w:r>
      <w:r>
        <w:t>And he has prepared his arrows to kindle a fire.</w:t>
      </w:r>
    </w:p>
    <w:p w14:paraId="05EF5680" w14:textId="77777777" w:rsidR="00704CAA" w:rsidRPr="00AB1781" w:rsidRDefault="00704CAA" w:rsidP="00704CAA">
      <w:pPr>
        <w:pStyle w:val="EnglishHangNoCoptic"/>
      </w:pPr>
      <w:r w:rsidRPr="00AB1781">
        <w:t xml:space="preserve">15 </w:t>
      </w:r>
      <w:r>
        <w:t>Look, he</w:t>
      </w:r>
      <w:r w:rsidRPr="00AB1781">
        <w:t xml:space="preserve"> </w:t>
      </w:r>
      <w:r>
        <w:t>suffered the pains of childbirth</w:t>
      </w:r>
      <w:r w:rsidRPr="00AB1781">
        <w:t xml:space="preserve"> </w:t>
      </w:r>
      <w:r>
        <w:t>in</w:t>
      </w:r>
      <w:r w:rsidRPr="00AB1781">
        <w:t xml:space="preserve"> </w:t>
      </w:r>
      <w:r>
        <w:t>unrighteousness</w:t>
      </w:r>
      <w:r w:rsidRPr="00AB1781">
        <w:t>;</w:t>
      </w:r>
    </w:p>
    <w:p w14:paraId="49D61A95" w14:textId="77777777" w:rsidR="00704CAA" w:rsidRPr="00AB1781" w:rsidRDefault="00704CAA" w:rsidP="00704CAA">
      <w:pPr>
        <w:pStyle w:val="EnglishHangEndNoCoptic"/>
      </w:pPr>
      <w:r>
        <w:tab/>
        <w:t>He conceived</w:t>
      </w:r>
      <w:r w:rsidRPr="00AB1781">
        <w:t xml:space="preserve"> </w:t>
      </w:r>
      <w:r>
        <w:t>pain and gave</w:t>
      </w:r>
      <w:r w:rsidRPr="00AB1781">
        <w:t xml:space="preserve"> birth to iniquity.</w:t>
      </w:r>
    </w:p>
    <w:p w14:paraId="35C694CE" w14:textId="77777777" w:rsidR="00704CAA" w:rsidRPr="00AB1781" w:rsidRDefault="00704CAA" w:rsidP="00704CAA">
      <w:pPr>
        <w:pStyle w:val="EnglishHangNoCoptic"/>
      </w:pPr>
      <w:r w:rsidRPr="00AB1781">
        <w:t xml:space="preserve">16 He dug a pit and </w:t>
      </w:r>
      <w:r>
        <w:t>cleaned</w:t>
      </w:r>
      <w:r w:rsidRPr="00AB1781">
        <w:t xml:space="preserve"> it out,</w:t>
      </w:r>
    </w:p>
    <w:p w14:paraId="1E47720A" w14:textId="77777777" w:rsidR="00704CAA" w:rsidRPr="00AB1781" w:rsidRDefault="00704CAA" w:rsidP="00704CAA">
      <w:pPr>
        <w:pStyle w:val="EnglishHangEndNoCoptic"/>
      </w:pPr>
      <w:r w:rsidRPr="00AB1781">
        <w:tab/>
        <w:t>and he will fall into the hole he has made.</w:t>
      </w:r>
    </w:p>
    <w:p w14:paraId="35EE9CE2" w14:textId="77777777" w:rsidR="00704CAA" w:rsidRPr="00AB1781" w:rsidRDefault="00704CAA" w:rsidP="00704CAA">
      <w:pPr>
        <w:pStyle w:val="EnglishHangNoCoptic"/>
      </w:pPr>
      <w:r w:rsidRPr="00AB1781">
        <w:t xml:space="preserve">17 His </w:t>
      </w:r>
      <w:r>
        <w:t>toil</w:t>
      </w:r>
      <w:r w:rsidRPr="00AB1781">
        <w:t xml:space="preserve"> will </w:t>
      </w:r>
      <w:r>
        <w:t>return</w:t>
      </w:r>
      <w:r w:rsidRPr="00AB1781">
        <w:t xml:space="preserve"> on his </w:t>
      </w:r>
      <w:r>
        <w:t xml:space="preserve">own </w:t>
      </w:r>
      <w:r w:rsidRPr="00AB1781">
        <w:t>head,</w:t>
      </w:r>
    </w:p>
    <w:p w14:paraId="1E056D3C" w14:textId="77777777" w:rsidR="00704CAA" w:rsidRPr="00AB1781" w:rsidRDefault="00704CAA" w:rsidP="00704CAA">
      <w:pPr>
        <w:pStyle w:val="EnglishHangEndNoCoptic"/>
      </w:pPr>
      <w:r w:rsidRPr="00AB1781">
        <w:tab/>
        <w:t xml:space="preserve">and his wrongdoing will crash </w:t>
      </w:r>
      <w:r>
        <w:t>down up</w:t>
      </w:r>
      <w:r w:rsidRPr="00AB1781">
        <w:t>on his crown.</w:t>
      </w:r>
    </w:p>
    <w:p w14:paraId="513C562F" w14:textId="77777777" w:rsidR="00704CAA" w:rsidRPr="00AB1781" w:rsidRDefault="00704CAA" w:rsidP="00704CAA">
      <w:pPr>
        <w:pStyle w:val="EnglishHangNoCoptic"/>
      </w:pPr>
      <w:r w:rsidRPr="00AB1781">
        <w:t xml:space="preserve">18 I will </w:t>
      </w:r>
      <w:r>
        <w:t>confess</w:t>
      </w:r>
      <w:r>
        <w:rPr>
          <w:rStyle w:val="FootnoteReference"/>
        </w:rPr>
        <w:footnoteReference w:id="57"/>
      </w:r>
      <w:r w:rsidRPr="00AB1781">
        <w:t xml:space="preserve"> the Lord </w:t>
      </w:r>
      <w:r>
        <w:t>according to</w:t>
      </w:r>
      <w:r w:rsidRPr="00AB1781">
        <w:t xml:space="preserve"> His </w:t>
      </w:r>
      <w:r>
        <w:t>righteousness</w:t>
      </w:r>
      <w:r w:rsidRPr="00AB1781">
        <w:t>;</w:t>
      </w:r>
    </w:p>
    <w:p w14:paraId="12C33C8B" w14:textId="77777777" w:rsidR="00704CAA" w:rsidRPr="009C1C97" w:rsidRDefault="00704CAA" w:rsidP="00704CAA">
      <w:pPr>
        <w:pStyle w:val="EnglishHangEndNoCoptic"/>
      </w:pPr>
      <w:r>
        <w:tab/>
        <w:t>and I will sing to the N</w:t>
      </w:r>
      <w:r w:rsidRPr="00AB1781">
        <w:t>ame of the Lord Most High.</w:t>
      </w:r>
    </w:p>
    <w:p w14:paraId="66F65073" w14:textId="77777777" w:rsidR="00704CAA" w:rsidRPr="009C1C97" w:rsidRDefault="00704CAA" w:rsidP="00704CAA">
      <w:pPr>
        <w:pStyle w:val="Heading4"/>
      </w:pPr>
      <w:bookmarkStart w:id="235" w:name="_Ref412098295"/>
      <w:r>
        <w:t>Psalm</w:t>
      </w:r>
      <w:r w:rsidRPr="00AB1781">
        <w:t xml:space="preserve"> 8</w:t>
      </w:r>
      <w:r>
        <w:t>: “O Lord, our Lord, how wonderful is Your Name”</w:t>
      </w:r>
      <w:bookmarkEnd w:id="235"/>
    </w:p>
    <w:p w14:paraId="12792F36" w14:textId="77777777" w:rsidR="00704CAA" w:rsidRPr="007A1A59" w:rsidRDefault="00704CAA" w:rsidP="00704CAA">
      <w:pPr>
        <w:jc w:val="center"/>
        <w:rPr>
          <w:b/>
        </w:rPr>
      </w:pPr>
      <w:r w:rsidRPr="007A1A59">
        <w:rPr>
          <w:b/>
        </w:rPr>
        <w:t>The Greatness of God and His Love for Men</w:t>
      </w:r>
    </w:p>
    <w:p w14:paraId="4E14DF84" w14:textId="3B12709E" w:rsidR="00704CAA" w:rsidRDefault="00704CAA" w:rsidP="00704CAA">
      <w:pPr>
        <w:jc w:val="center"/>
        <w:rPr>
          <w:b/>
        </w:rPr>
      </w:pPr>
      <w:r w:rsidRPr="007A1A59">
        <w:rPr>
          <w:b/>
        </w:rPr>
        <w:t>The Greatness of Man as God’s Plenipotentiary</w:t>
      </w:r>
    </w:p>
    <w:p w14:paraId="4D7720E9" w14:textId="681066A9" w:rsidR="00AD40FB" w:rsidRP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1CFADF0" w14:textId="77777777" w:rsidR="00704CAA" w:rsidRPr="00AB1781" w:rsidRDefault="00704CAA" w:rsidP="00704CAA">
      <w:pPr>
        <w:pStyle w:val="EnglishHangEndNoCoptic"/>
      </w:pPr>
      <w:r w:rsidRPr="00AB1781">
        <w:t xml:space="preserve">1 </w:t>
      </w:r>
      <w:r w:rsidRPr="009C1C97">
        <w:rPr>
          <w:i/>
        </w:rPr>
        <w:t>(</w:t>
      </w:r>
      <w:r>
        <w:rPr>
          <w:i/>
        </w:rPr>
        <w:t xml:space="preserve">For the end; </w:t>
      </w:r>
      <w:r w:rsidRPr="009C1C97">
        <w:rPr>
          <w:i/>
        </w:rPr>
        <w:t>A Psalm by David</w:t>
      </w:r>
      <w:r>
        <w:rPr>
          <w:i/>
        </w:rPr>
        <w:t xml:space="preserve"> concerning the wine-presses</w:t>
      </w:r>
      <w:r w:rsidRPr="009C1C97">
        <w:rPr>
          <w:i/>
        </w:rPr>
        <w:t>)</w:t>
      </w:r>
    </w:p>
    <w:p w14:paraId="675081A3" w14:textId="77777777" w:rsidR="00704CAA" w:rsidRPr="00AB1781" w:rsidRDefault="00704CAA" w:rsidP="00704CAA">
      <w:pPr>
        <w:pStyle w:val="EnglishHangNoCoptic"/>
      </w:pPr>
      <w:r w:rsidRPr="00AB1781">
        <w:lastRenderedPageBreak/>
        <w:t>2 O Lord, our Lord,</w:t>
      </w:r>
    </w:p>
    <w:p w14:paraId="168A45ED" w14:textId="77777777" w:rsidR="00704CAA" w:rsidRPr="00AB1781" w:rsidRDefault="00704CAA" w:rsidP="00704CAA">
      <w:pPr>
        <w:pStyle w:val="EnglishHangNoCoptic"/>
      </w:pPr>
      <w:r w:rsidRPr="00AB1781">
        <w:tab/>
        <w:t xml:space="preserve">how wonderful is </w:t>
      </w:r>
      <w:r>
        <w:t>Your N</w:t>
      </w:r>
      <w:r w:rsidRPr="00AB1781">
        <w:t>ame in all the earth!</w:t>
      </w:r>
      <w:r w:rsidRPr="00AB1781">
        <w:rPr>
          <w:rStyle w:val="FootnoteReference"/>
        </w:rPr>
        <w:footnoteReference w:id="58"/>
      </w:r>
    </w:p>
    <w:p w14:paraId="51A9444D" w14:textId="77777777" w:rsidR="00704CAA" w:rsidRPr="00AB1781" w:rsidRDefault="00704CAA" w:rsidP="00704CAA">
      <w:pPr>
        <w:pStyle w:val="EnglishHangEndNoCoptic"/>
      </w:pPr>
      <w:r w:rsidRPr="00AB1781">
        <w:tab/>
        <w:t xml:space="preserve">For </w:t>
      </w:r>
      <w:r>
        <w:t>Your</w:t>
      </w:r>
      <w:r w:rsidRPr="00AB1781">
        <w:t xml:space="preserve"> majesty is exalted above the heavens.</w:t>
      </w:r>
    </w:p>
    <w:p w14:paraId="65AE2872" w14:textId="77777777" w:rsidR="00704CAA" w:rsidRPr="00AB1781" w:rsidRDefault="00704CAA" w:rsidP="00704CAA">
      <w:pPr>
        <w:pStyle w:val="EnglishHangNoCoptic"/>
      </w:pPr>
      <w:r w:rsidRPr="00AB1781">
        <w:t xml:space="preserve">3 </w:t>
      </w:r>
      <w:r>
        <w:t>You have prepared praise</w:t>
      </w:r>
    </w:p>
    <w:p w14:paraId="65527B86" w14:textId="77777777" w:rsidR="00704CAA" w:rsidRPr="00AB1781" w:rsidRDefault="00704CAA" w:rsidP="00704CAA">
      <w:pPr>
        <w:pStyle w:val="EnglishHangNoCoptic"/>
      </w:pPr>
      <w:r w:rsidRPr="00AB1781">
        <w:tab/>
      </w:r>
      <w:r>
        <w:t>o</w:t>
      </w:r>
      <w:r w:rsidRPr="00AB1781">
        <w:t xml:space="preserve">ut of the mouth of </w:t>
      </w:r>
      <w:r>
        <w:t>babies</w:t>
      </w:r>
      <w:r w:rsidRPr="00AB1781">
        <w:t xml:space="preserve"> and </w:t>
      </w:r>
      <w:r>
        <w:t>nursing infants</w:t>
      </w:r>
      <w:r w:rsidRPr="00AB1781">
        <w:rPr>
          <w:rStyle w:val="FootnoteReference"/>
        </w:rPr>
        <w:footnoteReference w:id="59"/>
      </w:r>
      <w:r>
        <w:t>,</w:t>
      </w:r>
    </w:p>
    <w:p w14:paraId="2859A2EA" w14:textId="77777777" w:rsidR="00704CAA" w:rsidRPr="00AB1781" w:rsidRDefault="00704CAA" w:rsidP="00704CAA">
      <w:pPr>
        <w:pStyle w:val="EnglishHangNoCoptic"/>
      </w:pPr>
      <w:r w:rsidRPr="00AB1781">
        <w:tab/>
        <w:t xml:space="preserve">because of </w:t>
      </w:r>
      <w:r>
        <w:t>Your</w:t>
      </w:r>
      <w:r w:rsidRPr="00AB1781">
        <w:t xml:space="preserve"> enemies,</w:t>
      </w:r>
    </w:p>
    <w:p w14:paraId="11CBBFAE" w14:textId="77777777" w:rsidR="00704CAA" w:rsidRPr="00AB1781" w:rsidRDefault="00704CAA" w:rsidP="00704CAA">
      <w:pPr>
        <w:pStyle w:val="EnglishHangEndNoCoptic"/>
      </w:pPr>
      <w:r w:rsidRPr="00AB1781">
        <w:tab/>
        <w:t>to silence the enemy and the avenger.</w:t>
      </w:r>
    </w:p>
    <w:p w14:paraId="5085336D" w14:textId="77777777" w:rsidR="00704CAA" w:rsidRPr="00AB1781" w:rsidRDefault="00704CAA" w:rsidP="00704CAA">
      <w:pPr>
        <w:pStyle w:val="EnglishHangNoCoptic"/>
      </w:pPr>
      <w:r w:rsidRPr="00AB1781">
        <w:t xml:space="preserve">4 </w:t>
      </w:r>
      <w:r>
        <w:t xml:space="preserve">For </w:t>
      </w:r>
      <w:r w:rsidRPr="00AB1781">
        <w:t xml:space="preserve">I </w:t>
      </w:r>
      <w:r>
        <w:t>see</w:t>
      </w:r>
      <w:r w:rsidRPr="00AB1781">
        <w:t xml:space="preserve"> the heavens, the work of </w:t>
      </w:r>
      <w:r>
        <w:t>Your fingers;</w:t>
      </w:r>
    </w:p>
    <w:p w14:paraId="2112C5CD" w14:textId="77777777" w:rsidR="00704CAA" w:rsidRPr="00AB1781" w:rsidRDefault="00704CAA" w:rsidP="00704CAA">
      <w:pPr>
        <w:pStyle w:val="EnglishHangEndNoCoptic"/>
      </w:pPr>
      <w:r w:rsidRPr="00AB1781">
        <w:tab/>
      </w:r>
      <w:r>
        <w:t>You have established</w:t>
      </w:r>
      <w:r w:rsidRPr="00AB1781">
        <w:rPr>
          <w:rStyle w:val="FootnoteReference"/>
        </w:rPr>
        <w:footnoteReference w:id="60"/>
      </w:r>
      <w:r>
        <w:t xml:space="preserve"> the moon and stars.</w:t>
      </w:r>
    </w:p>
    <w:p w14:paraId="683AFDD8" w14:textId="77777777" w:rsidR="00704CAA" w:rsidRPr="00AB1781" w:rsidRDefault="00704CAA" w:rsidP="00704CAA">
      <w:pPr>
        <w:pStyle w:val="EnglishHangNoCoptic"/>
      </w:pPr>
      <w:r>
        <w:t>5 W</w:t>
      </w:r>
      <w:r w:rsidRPr="00AB1781">
        <w:t xml:space="preserve">hat is man that </w:t>
      </w:r>
      <w:r>
        <w:t>You remember</w:t>
      </w:r>
      <w:r w:rsidRPr="00AB1781">
        <w:t xml:space="preserve"> him,</w:t>
      </w:r>
    </w:p>
    <w:p w14:paraId="3A294666" w14:textId="77777777" w:rsidR="00704CAA" w:rsidRPr="00AB1781" w:rsidRDefault="00704CAA" w:rsidP="00704CAA">
      <w:pPr>
        <w:pStyle w:val="EnglishHangEndNoCoptic"/>
      </w:pPr>
      <w:r>
        <w:tab/>
        <w:t>or the son of man that You visit</w:t>
      </w:r>
      <w:r w:rsidRPr="00AB1781">
        <w:t xml:space="preserve"> him?</w:t>
      </w:r>
    </w:p>
    <w:p w14:paraId="5C7E855A" w14:textId="77777777" w:rsidR="00704CAA" w:rsidRPr="00AB1781" w:rsidRDefault="00704CAA" w:rsidP="00704CAA">
      <w:pPr>
        <w:pStyle w:val="EnglishHangNoCoptic"/>
      </w:pPr>
      <w:r>
        <w:t>6 You have</w:t>
      </w:r>
      <w:r w:rsidRPr="00AB1781">
        <w:t xml:space="preserve"> made him a little lower than the angels;</w:t>
      </w:r>
    </w:p>
    <w:p w14:paraId="7CCEC6C7" w14:textId="77777777" w:rsidR="00704CAA" w:rsidRPr="00AB1781" w:rsidRDefault="00704CAA" w:rsidP="00704CAA">
      <w:pPr>
        <w:pStyle w:val="EnglishHangEndNoCoptic"/>
      </w:pPr>
      <w:r>
        <w:tab/>
        <w:t>You have</w:t>
      </w:r>
      <w:r w:rsidRPr="00AB1781">
        <w:t xml:space="preserve"> crowned him with glory and honor,</w:t>
      </w:r>
    </w:p>
    <w:p w14:paraId="23ACAE84" w14:textId="77777777" w:rsidR="00704CAA" w:rsidRPr="00AB1781" w:rsidRDefault="00704CAA" w:rsidP="00704CAA">
      <w:pPr>
        <w:pStyle w:val="EnglishHangNoCoptic"/>
      </w:pPr>
      <w:r>
        <w:t>7 You have set him over the works of Your</w:t>
      </w:r>
      <w:r w:rsidRPr="00AB1781">
        <w:t xml:space="preserve"> hands;</w:t>
      </w:r>
    </w:p>
    <w:p w14:paraId="32AFB8EC" w14:textId="77777777" w:rsidR="00704CAA" w:rsidRPr="00AB1781" w:rsidRDefault="00704CAA" w:rsidP="00704CAA">
      <w:pPr>
        <w:pStyle w:val="EnglishHangEndNoCoptic"/>
      </w:pPr>
      <w:r w:rsidRPr="00AB1781">
        <w:tab/>
      </w:r>
      <w:r>
        <w:t>You have</w:t>
      </w:r>
      <w:r w:rsidRPr="00AB1781">
        <w:t xml:space="preserve"> </w:t>
      </w:r>
      <w:r>
        <w:t>subjected all things under his feet,</w:t>
      </w:r>
      <w:r w:rsidRPr="00AB1781">
        <w:rPr>
          <w:rStyle w:val="FootnoteReference"/>
        </w:rPr>
        <w:footnoteReference w:id="61"/>
      </w:r>
    </w:p>
    <w:p w14:paraId="1A560DB4" w14:textId="77777777" w:rsidR="00704CAA" w:rsidRPr="00AB1781" w:rsidRDefault="00704CAA" w:rsidP="00704CAA">
      <w:pPr>
        <w:pStyle w:val="EnglishHangNoCoptic"/>
      </w:pPr>
      <w:r w:rsidRPr="00AB1781">
        <w:t>8 all sheep and cattle,</w:t>
      </w:r>
    </w:p>
    <w:p w14:paraId="72586F4E" w14:textId="77777777" w:rsidR="00704CAA" w:rsidRPr="00AB1781" w:rsidRDefault="00704CAA" w:rsidP="00704CAA">
      <w:pPr>
        <w:pStyle w:val="EnglishHangEndNoCoptic"/>
      </w:pPr>
      <w:r w:rsidRPr="00AB1781">
        <w:tab/>
        <w:t xml:space="preserve">and also the beasts of the </w:t>
      </w:r>
      <w:r>
        <w:t>field,</w:t>
      </w:r>
    </w:p>
    <w:p w14:paraId="45B2F706" w14:textId="77777777" w:rsidR="00704CAA" w:rsidRPr="00AB1781" w:rsidRDefault="00704CAA" w:rsidP="00704CAA">
      <w:pPr>
        <w:pStyle w:val="EnglishHangNoCoptic"/>
      </w:pPr>
      <w:r>
        <w:t>9 the birds of</w:t>
      </w:r>
      <w:r w:rsidRPr="00AB1781">
        <w:t xml:space="preserve"> the sky</w:t>
      </w:r>
      <w:r>
        <w:t>,</w:t>
      </w:r>
      <w:r w:rsidRPr="00AB1781">
        <w:t xml:space="preserve"> and the fish in the sea,</w:t>
      </w:r>
    </w:p>
    <w:p w14:paraId="7DBB8C66" w14:textId="77777777" w:rsidR="00704CAA" w:rsidRPr="00AB1781" w:rsidRDefault="00704CAA" w:rsidP="00704CAA">
      <w:pPr>
        <w:pStyle w:val="EnglishHangEndNoCoptic"/>
      </w:pPr>
      <w:r w:rsidRPr="00AB1781">
        <w:tab/>
        <w:t>and the things that pass through the paths of the seas.</w:t>
      </w:r>
    </w:p>
    <w:p w14:paraId="1F06227D" w14:textId="77777777" w:rsidR="00704CAA" w:rsidRPr="00AB1781" w:rsidRDefault="00704CAA" w:rsidP="00704CAA">
      <w:pPr>
        <w:pStyle w:val="EnglishHangNoCoptic"/>
      </w:pPr>
      <w:r w:rsidRPr="00AB1781">
        <w:t>10 O Lord, our Lord,</w:t>
      </w:r>
    </w:p>
    <w:p w14:paraId="4965CB95" w14:textId="77777777" w:rsidR="00704CAA" w:rsidRDefault="00704CAA" w:rsidP="00704CAA">
      <w:pPr>
        <w:pStyle w:val="EnglishHangEndNoCoptic"/>
      </w:pPr>
      <w:r>
        <w:tab/>
        <w:t>how wonderful is Your N</w:t>
      </w:r>
      <w:r w:rsidRPr="00AB1781">
        <w:t>ame in all the earth!</w:t>
      </w:r>
    </w:p>
    <w:p w14:paraId="613FF97B" w14:textId="77777777" w:rsidR="00704CAA" w:rsidRDefault="00704CAA" w:rsidP="00704CAA">
      <w:pPr>
        <w:pStyle w:val="Rubric"/>
      </w:pPr>
      <w:r>
        <w:t>Alleluia.</w:t>
      </w:r>
    </w:p>
    <w:p w14:paraId="6E52C22A" w14:textId="76507E7C" w:rsidR="00704CAA" w:rsidRDefault="00704CAA" w:rsidP="00704CAA">
      <w:pPr>
        <w:pStyle w:val="Rubric"/>
      </w:pPr>
      <w:r>
        <w:t>Glory…</w:t>
      </w:r>
    </w:p>
    <w:p w14:paraId="09115961" w14:textId="3050D444"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_Ref412098310 \h </w:instrText>
      </w:r>
      <w:r>
        <w:fldChar w:fldCharType="separate"/>
      </w:r>
      <w:r w:rsidR="000E2EAC">
        <w:t>Psalm</w:t>
      </w:r>
      <w:r w:rsidR="000E2EAC" w:rsidRPr="00AB1781">
        <w:t xml:space="preserve"> 11</w:t>
      </w:r>
      <w:r w:rsidR="000E2EAC">
        <w:t>: “Save me, O Lord, for there is no saint left”</w:t>
      </w:r>
      <w:r>
        <w:fldChar w:fldCharType="end"/>
      </w:r>
      <w:r>
        <w:t xml:space="preserve">, page </w:t>
      </w:r>
      <w:r>
        <w:fldChar w:fldCharType="begin"/>
      </w:r>
      <w:r>
        <w:instrText xml:space="preserve"> PAGEREF _Ref412098310 \h </w:instrText>
      </w:r>
      <w:r>
        <w:fldChar w:fldCharType="separate"/>
      </w:r>
      <w:r w:rsidR="000E2EAC">
        <w:rPr>
          <w:noProof/>
        </w:rPr>
        <w:t>98</w:t>
      </w:r>
      <w:r>
        <w:fldChar w:fldCharType="end"/>
      </w:r>
      <w:r>
        <w:t>.</w:t>
      </w:r>
    </w:p>
    <w:p w14:paraId="77EFC755" w14:textId="77777777" w:rsidR="00704CAA" w:rsidRPr="00AB1781" w:rsidRDefault="00704CAA" w:rsidP="00704CAA">
      <w:pPr>
        <w:pStyle w:val="Heading3"/>
      </w:pPr>
      <w:bookmarkStart w:id="236" w:name="_Ref435438475"/>
      <w:bookmarkStart w:id="237" w:name="_Toc473283600"/>
      <w:r w:rsidRPr="00AB1781">
        <w:t>K</w:t>
      </w:r>
      <w:r>
        <w:t>athisma 2</w:t>
      </w:r>
      <w:bookmarkEnd w:id="236"/>
      <w:bookmarkEnd w:id="237"/>
    </w:p>
    <w:p w14:paraId="44BEEE4E" w14:textId="77777777" w:rsidR="00704CAA" w:rsidRPr="00435BD3" w:rsidRDefault="00704CAA" w:rsidP="00704CAA">
      <w:pPr>
        <w:pStyle w:val="Heading4"/>
      </w:pPr>
      <w:r>
        <w:t>Psalm</w:t>
      </w:r>
      <w:r w:rsidRPr="00AB1781">
        <w:t xml:space="preserve"> 9</w:t>
      </w:r>
      <w:r>
        <w:t>: “I will confess You, O Lord, with my whole heart”</w:t>
      </w:r>
    </w:p>
    <w:p w14:paraId="6BC90BDD" w14:textId="77777777" w:rsidR="00704CAA" w:rsidRPr="007A1A59" w:rsidRDefault="00704CAA" w:rsidP="00704CAA">
      <w:pPr>
        <w:jc w:val="center"/>
        <w:rPr>
          <w:b/>
        </w:rPr>
      </w:pPr>
      <w:r w:rsidRPr="007A1A59">
        <w:rPr>
          <w:b/>
        </w:rPr>
        <w:t>Praise of God’s Just Government</w:t>
      </w:r>
    </w:p>
    <w:p w14:paraId="1AD8FBD9" w14:textId="77777777" w:rsidR="00704CAA" w:rsidRPr="007A1A59" w:rsidRDefault="00704CAA" w:rsidP="00704CAA">
      <w:pPr>
        <w:jc w:val="center"/>
        <w:rPr>
          <w:b/>
        </w:rPr>
      </w:pPr>
      <w:r w:rsidRPr="007A1A59">
        <w:rPr>
          <w:b/>
        </w:rPr>
        <w:lastRenderedPageBreak/>
        <w:t>Call to Make God Known to the Nations</w:t>
      </w:r>
    </w:p>
    <w:p w14:paraId="1142704D" w14:textId="77777777" w:rsidR="00704CAA" w:rsidRPr="00AB1781" w:rsidRDefault="00704CAA" w:rsidP="00704CAA">
      <w:pPr>
        <w:pStyle w:val="Rubric"/>
      </w:pPr>
      <w:r w:rsidRPr="00AB1781">
        <w:t>1 (On the Mysteries of the Son. A Psalm by David)</w:t>
      </w:r>
    </w:p>
    <w:p w14:paraId="3CDB03DA" w14:textId="77777777" w:rsidR="00704CAA" w:rsidRPr="00AB1781" w:rsidRDefault="00704CAA" w:rsidP="00704CAA">
      <w:pPr>
        <w:pStyle w:val="EnglishHangNoCoptic"/>
      </w:pPr>
      <w:r w:rsidRPr="00AB1781">
        <w:t xml:space="preserve">2 I will </w:t>
      </w:r>
      <w:r>
        <w:t>confess</w:t>
      </w:r>
      <w:r>
        <w:rPr>
          <w:rStyle w:val="FootnoteReference"/>
        </w:rPr>
        <w:footnoteReference w:id="62"/>
      </w:r>
      <w:r w:rsidRPr="00AB1781">
        <w:t xml:space="preserve"> </w:t>
      </w:r>
      <w:r>
        <w:t>You</w:t>
      </w:r>
      <w:r>
        <w:rPr>
          <w:rStyle w:val="FootnoteReference"/>
        </w:rPr>
        <w:footnoteReference w:id="63"/>
      </w:r>
      <w:r w:rsidRPr="00AB1781">
        <w:t>, O Lord, with my whole heart;</w:t>
      </w:r>
    </w:p>
    <w:p w14:paraId="392F9FC8" w14:textId="77777777" w:rsidR="00704CAA" w:rsidRPr="00AB1781" w:rsidRDefault="00704CAA" w:rsidP="00704CAA">
      <w:pPr>
        <w:pStyle w:val="EnglishHangEndNoCoptic"/>
      </w:pPr>
      <w:r w:rsidRPr="00AB1781">
        <w:tab/>
        <w:t xml:space="preserve">I will tell of all </w:t>
      </w:r>
      <w:r>
        <w:t>Your</w:t>
      </w:r>
      <w:r w:rsidRPr="00AB1781">
        <w:t xml:space="preserve"> wonders.</w:t>
      </w:r>
    </w:p>
    <w:p w14:paraId="73119079" w14:textId="77777777" w:rsidR="00704CAA" w:rsidRPr="00AB1781" w:rsidRDefault="00704CAA" w:rsidP="00704CAA">
      <w:pPr>
        <w:pStyle w:val="EnglishHangNoCoptic"/>
      </w:pPr>
      <w:r w:rsidRPr="00AB1781">
        <w:t xml:space="preserve">3 I will be glad and </w:t>
      </w:r>
      <w:r>
        <w:t>rejoice</w:t>
      </w:r>
      <w:r w:rsidRPr="00AB1781">
        <w:t xml:space="preserve"> in </w:t>
      </w:r>
      <w:r>
        <w:t>You</w:t>
      </w:r>
      <w:r w:rsidRPr="00AB1781">
        <w:t>;</w:t>
      </w:r>
    </w:p>
    <w:p w14:paraId="03E0637A" w14:textId="77777777" w:rsidR="00704CAA" w:rsidRPr="00AB1781" w:rsidRDefault="00704CAA" w:rsidP="00704CAA">
      <w:pPr>
        <w:pStyle w:val="EnglishHangEndNoCoptic"/>
      </w:pPr>
      <w:r w:rsidRPr="00AB1781">
        <w:tab/>
        <w:t xml:space="preserve">I will sing to </w:t>
      </w:r>
      <w:r>
        <w:t>Your N</w:t>
      </w:r>
      <w:r w:rsidRPr="00AB1781">
        <w:t>ame, O Most High.</w:t>
      </w:r>
    </w:p>
    <w:p w14:paraId="5254F9FD" w14:textId="77777777" w:rsidR="00704CAA" w:rsidRPr="00AB1781" w:rsidRDefault="00704CAA" w:rsidP="00704CAA">
      <w:pPr>
        <w:pStyle w:val="EnglishHangNoCoptic"/>
      </w:pPr>
      <w:r w:rsidRPr="00AB1781">
        <w:t>4 When my</w:t>
      </w:r>
      <w:r>
        <w:t xml:space="preserve"> enemy is turned to back</w:t>
      </w:r>
      <w:r w:rsidRPr="00AB1781">
        <w:t>,</w:t>
      </w:r>
    </w:p>
    <w:p w14:paraId="2107415E" w14:textId="77777777" w:rsidR="00704CAA" w:rsidRPr="00AB1781" w:rsidRDefault="00704CAA" w:rsidP="00704CAA">
      <w:pPr>
        <w:pStyle w:val="EnglishHangEndNoCoptic"/>
      </w:pPr>
      <w:r>
        <w:tab/>
        <w:t>they</w:t>
      </w:r>
      <w:r w:rsidRPr="00AB1781">
        <w:t xml:space="preserve"> </w:t>
      </w:r>
      <w:r>
        <w:t xml:space="preserve">will </w:t>
      </w:r>
      <w:r w:rsidRPr="00AB1781">
        <w:t xml:space="preserve">weaken and perish </w:t>
      </w:r>
      <w:r>
        <w:t>from</w:t>
      </w:r>
      <w:r w:rsidRPr="00AB1781">
        <w:t xml:space="preserve"> </w:t>
      </w:r>
      <w:r>
        <w:t>Your</w:t>
      </w:r>
      <w:r w:rsidRPr="00AB1781">
        <w:t xml:space="preserve"> presence</w:t>
      </w:r>
      <w:r>
        <w:rPr>
          <w:rStyle w:val="FootnoteReference"/>
        </w:rPr>
        <w:footnoteReference w:id="64"/>
      </w:r>
      <w:r w:rsidRPr="00AB1781">
        <w:t>.</w:t>
      </w:r>
    </w:p>
    <w:p w14:paraId="2E63808D" w14:textId="77777777" w:rsidR="00704CAA" w:rsidRPr="00AB1781" w:rsidRDefault="00704CAA" w:rsidP="00704CAA">
      <w:pPr>
        <w:pStyle w:val="EnglishHangNoCoptic"/>
      </w:pPr>
      <w:r w:rsidRPr="00AB1781">
        <w:t xml:space="preserve">5 </w:t>
      </w:r>
      <w:r>
        <w:t>For You</w:t>
      </w:r>
      <w:r w:rsidRPr="00AB1781">
        <w:t xml:space="preserve"> </w:t>
      </w:r>
      <w:r>
        <w:t>uphold</w:t>
      </w:r>
      <w:r w:rsidRPr="00AB1781">
        <w:t xml:space="preserve"> my cause and my right,</w:t>
      </w:r>
    </w:p>
    <w:p w14:paraId="3A476D0D" w14:textId="77777777" w:rsidR="00704CAA" w:rsidRPr="00AB1781" w:rsidRDefault="00704CAA" w:rsidP="00704CAA">
      <w:pPr>
        <w:pStyle w:val="EnglishHangEndNoCoptic"/>
      </w:pPr>
      <w:r w:rsidRPr="00AB1781">
        <w:tab/>
        <w:t xml:space="preserve">sitting </w:t>
      </w:r>
      <w:r>
        <w:t>upon the throne</w:t>
      </w:r>
      <w:r w:rsidRPr="00AB1781">
        <w:t>, judging</w:t>
      </w:r>
      <w:r>
        <w:t xml:space="preserve"> in righteousness</w:t>
      </w:r>
      <w:r w:rsidRPr="00AB1781">
        <w:t>.</w:t>
      </w:r>
    </w:p>
    <w:p w14:paraId="612F5EAB" w14:textId="77777777" w:rsidR="00704CAA" w:rsidRPr="00AB1781" w:rsidRDefault="00704CAA" w:rsidP="00704CAA">
      <w:pPr>
        <w:pStyle w:val="EnglishHangNoCoptic"/>
      </w:pPr>
      <w:r w:rsidRPr="00AB1781">
        <w:t xml:space="preserve">6 </w:t>
      </w:r>
      <w:r>
        <w:t>You</w:t>
      </w:r>
      <w:r w:rsidRPr="00AB1781">
        <w:t xml:space="preserve"> rebuked the nations,</w:t>
      </w:r>
    </w:p>
    <w:p w14:paraId="714FA2E1" w14:textId="77777777" w:rsidR="00704CAA" w:rsidRPr="00AB1781" w:rsidRDefault="00704CAA" w:rsidP="00704CAA">
      <w:pPr>
        <w:pStyle w:val="EnglishHangNoCoptic"/>
      </w:pPr>
      <w:r>
        <w:tab/>
        <w:t>and the wicked</w:t>
      </w:r>
      <w:r w:rsidRPr="00AB1781">
        <w:t xml:space="preserve"> perished;</w:t>
      </w:r>
      <w:r w:rsidRPr="00AB1781">
        <w:rPr>
          <w:rStyle w:val="FootnoteReference"/>
        </w:rPr>
        <w:footnoteReference w:id="65"/>
      </w:r>
    </w:p>
    <w:p w14:paraId="17288D00" w14:textId="77777777" w:rsidR="00704CAA" w:rsidRPr="00AB1781" w:rsidRDefault="00704CAA" w:rsidP="00704CAA">
      <w:pPr>
        <w:pStyle w:val="EnglishHangEndNoCoptic"/>
      </w:pPr>
      <w:r w:rsidRPr="00AB1781">
        <w:tab/>
      </w:r>
      <w:r>
        <w:t>You</w:t>
      </w:r>
      <w:r w:rsidRPr="00AB1781">
        <w:t xml:space="preserve"> </w:t>
      </w:r>
      <w:r>
        <w:t>blotted</w:t>
      </w:r>
      <w:r w:rsidRPr="00AB1781">
        <w:t xml:space="preserve"> out </w:t>
      </w:r>
      <w:r>
        <w:t>their</w:t>
      </w:r>
      <w:r w:rsidRPr="00AB1781">
        <w:t xml:space="preserve"> name </w:t>
      </w:r>
      <w:r>
        <w:t>in their lifetime and unto ages of ages</w:t>
      </w:r>
      <w:r w:rsidRPr="00AB1781">
        <w:t>.</w:t>
      </w:r>
    </w:p>
    <w:p w14:paraId="09B5E4D6" w14:textId="77777777" w:rsidR="00704CAA" w:rsidRPr="00AB1781" w:rsidRDefault="00704CAA" w:rsidP="00704CAA">
      <w:pPr>
        <w:pStyle w:val="EnglishHangNoCoptic"/>
      </w:pPr>
      <w:r w:rsidRPr="00AB1781">
        <w:t>7 The enemy’s swords have utterly failed,</w:t>
      </w:r>
    </w:p>
    <w:p w14:paraId="2218A32F" w14:textId="77777777" w:rsidR="00704CAA" w:rsidRPr="00AB1781" w:rsidRDefault="00704CAA" w:rsidP="00704CAA">
      <w:pPr>
        <w:pStyle w:val="EnglishHangNoCoptic"/>
      </w:pPr>
      <w:r w:rsidRPr="00AB1781">
        <w:tab/>
        <w:t xml:space="preserve">and </w:t>
      </w:r>
      <w:r>
        <w:t>You</w:t>
      </w:r>
      <w:r w:rsidRPr="00AB1781">
        <w:t xml:space="preserve"> </w:t>
      </w:r>
      <w:r>
        <w:t>have</w:t>
      </w:r>
      <w:r w:rsidRPr="00AB1781">
        <w:t xml:space="preserve"> destroyed their cities;</w:t>
      </w:r>
    </w:p>
    <w:p w14:paraId="263919D1" w14:textId="77777777" w:rsidR="00704CAA" w:rsidRPr="00AB1781" w:rsidRDefault="00704CAA" w:rsidP="00704CAA">
      <w:pPr>
        <w:pStyle w:val="EnglishHangEndNoCoptic"/>
      </w:pPr>
      <w:r w:rsidRPr="00AB1781">
        <w:tab/>
        <w:t xml:space="preserve">their memory </w:t>
      </w:r>
      <w:r>
        <w:t xml:space="preserve">has </w:t>
      </w:r>
      <w:r w:rsidRPr="00AB1781">
        <w:t>perished</w:t>
      </w:r>
      <w:r>
        <w:t xml:space="preserve"> resoundingly</w:t>
      </w:r>
      <w:r w:rsidRPr="00AB1781">
        <w:t>.</w:t>
      </w:r>
    </w:p>
    <w:p w14:paraId="77A0354C" w14:textId="77777777" w:rsidR="00704CAA" w:rsidRPr="00AB1781" w:rsidRDefault="00704CAA" w:rsidP="00704CAA">
      <w:pPr>
        <w:pStyle w:val="EnglishHangNoCoptic"/>
      </w:pPr>
      <w:r w:rsidRPr="00AB1781">
        <w:t xml:space="preserve">8 But the Lord continues </w:t>
      </w:r>
      <w:r>
        <w:t>forever</w:t>
      </w:r>
      <w:r w:rsidRPr="00AB1781">
        <w:t>;</w:t>
      </w:r>
    </w:p>
    <w:p w14:paraId="5829A4A9" w14:textId="77777777" w:rsidR="00704CAA" w:rsidRPr="00AB1781" w:rsidRDefault="00704CAA" w:rsidP="00704CAA">
      <w:pPr>
        <w:pStyle w:val="EnglishHangEndNoCoptic"/>
      </w:pPr>
      <w:r w:rsidRPr="00AB1781">
        <w:tab/>
        <w:t>He has prepared His throne for judgment.</w:t>
      </w:r>
    </w:p>
    <w:p w14:paraId="509ED191" w14:textId="77777777" w:rsidR="00704CAA" w:rsidRPr="00AB1781" w:rsidRDefault="00704CAA" w:rsidP="00704CAA">
      <w:pPr>
        <w:pStyle w:val="EnglishHangNoCoptic"/>
      </w:pPr>
      <w:r w:rsidRPr="00AB1781">
        <w:t xml:space="preserve">9 He will judge the world </w:t>
      </w:r>
      <w:r>
        <w:t>in righteousness</w:t>
      </w:r>
      <w:r w:rsidRPr="00AB1781">
        <w:t>;</w:t>
      </w:r>
    </w:p>
    <w:p w14:paraId="77DA9046" w14:textId="77777777" w:rsidR="00704CAA" w:rsidRPr="00AB1781" w:rsidRDefault="00704CAA" w:rsidP="00704CAA">
      <w:pPr>
        <w:pStyle w:val="EnglishHangEndNoCoptic"/>
      </w:pPr>
      <w:r w:rsidRPr="00AB1781">
        <w:tab/>
        <w:t xml:space="preserve">He will judge the peoples </w:t>
      </w:r>
      <w:r>
        <w:t>in uprightness</w:t>
      </w:r>
      <w:r w:rsidRPr="00AB1781">
        <w:t>.</w:t>
      </w:r>
    </w:p>
    <w:p w14:paraId="16DDBD27" w14:textId="77777777" w:rsidR="00704CAA" w:rsidRPr="00AB1781" w:rsidRDefault="00704CAA" w:rsidP="00704CAA">
      <w:pPr>
        <w:pStyle w:val="EnglishHangNoCoptic"/>
      </w:pPr>
      <w:r w:rsidRPr="00AB1781">
        <w:t xml:space="preserve">10 The Lord is the </w:t>
      </w:r>
      <w:r>
        <w:t xml:space="preserve">refuge of a </w:t>
      </w:r>
      <w:r w:rsidRPr="00AB1781">
        <w:t>poor man,</w:t>
      </w:r>
    </w:p>
    <w:p w14:paraId="53AE2E0D" w14:textId="77777777" w:rsidR="00704CAA" w:rsidRPr="00AB1781" w:rsidRDefault="00704CAA" w:rsidP="00704CAA">
      <w:pPr>
        <w:pStyle w:val="EnglishHangEndNoCoptic"/>
      </w:pPr>
      <w:r w:rsidRPr="00AB1781">
        <w:tab/>
        <w:t xml:space="preserve">his helper in times of </w:t>
      </w:r>
      <w:r>
        <w:t>affliction</w:t>
      </w:r>
      <w:r w:rsidRPr="00AB1781">
        <w:t>.</w:t>
      </w:r>
    </w:p>
    <w:p w14:paraId="5C297AFE" w14:textId="77777777" w:rsidR="00704CAA" w:rsidRPr="00AB1781" w:rsidRDefault="00704CAA" w:rsidP="00704CAA">
      <w:pPr>
        <w:pStyle w:val="EnglishHangNoCoptic"/>
      </w:pPr>
      <w:r w:rsidRPr="00AB1781">
        <w:t xml:space="preserve">11 </w:t>
      </w:r>
      <w:r>
        <w:t>And l</w:t>
      </w:r>
      <w:r w:rsidRPr="00AB1781">
        <w:t xml:space="preserve">et those who know </w:t>
      </w:r>
      <w:r>
        <w:t>Your N</w:t>
      </w:r>
      <w:r w:rsidRPr="00AB1781">
        <w:t xml:space="preserve">ame put their </w:t>
      </w:r>
      <w:r>
        <w:t>hope</w:t>
      </w:r>
      <w:r w:rsidRPr="00AB1781">
        <w:t xml:space="preserve"> in </w:t>
      </w:r>
      <w:r>
        <w:t>You</w:t>
      </w:r>
      <w:r w:rsidRPr="00AB1781">
        <w:t>,</w:t>
      </w:r>
    </w:p>
    <w:p w14:paraId="3E604D0C"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never </w:t>
      </w:r>
      <w:r>
        <w:t>forsaken</w:t>
      </w:r>
      <w:r w:rsidRPr="00AB1781">
        <w:t xml:space="preserve"> those who seek </w:t>
      </w:r>
      <w:r>
        <w:t>You</w:t>
      </w:r>
      <w:r w:rsidRPr="00AB1781">
        <w:t>, O Lord.</w:t>
      </w:r>
    </w:p>
    <w:p w14:paraId="0F7898FC" w14:textId="77777777" w:rsidR="00704CAA" w:rsidRPr="00AB1781" w:rsidRDefault="00704CAA" w:rsidP="00704CAA">
      <w:pPr>
        <w:pStyle w:val="EnglishHangNoCoptic"/>
      </w:pPr>
      <w:r w:rsidRPr="00AB1781">
        <w:t>12 Sing</w:t>
      </w:r>
      <w:r>
        <w:t xml:space="preserve"> to the Lord Who dwells in Zion.</w:t>
      </w:r>
    </w:p>
    <w:p w14:paraId="2091A3EF" w14:textId="77777777" w:rsidR="00704CAA" w:rsidRPr="00AB1781" w:rsidRDefault="00704CAA" w:rsidP="00704CAA">
      <w:pPr>
        <w:pStyle w:val="EnglishHangEndNoCoptic"/>
      </w:pPr>
      <w:r>
        <w:tab/>
        <w:t>D</w:t>
      </w:r>
      <w:r w:rsidRPr="00AB1781">
        <w:t>ec</w:t>
      </w:r>
      <w:r>
        <w:t>lare His ways among the nations,</w:t>
      </w:r>
    </w:p>
    <w:p w14:paraId="0E4ADDFF" w14:textId="77777777" w:rsidR="00704CAA" w:rsidRPr="00AB1781" w:rsidRDefault="00704CAA" w:rsidP="00704CAA">
      <w:pPr>
        <w:pStyle w:val="EnglishHangNoCoptic"/>
      </w:pPr>
      <w:r w:rsidRPr="00AB1781">
        <w:t xml:space="preserve">13 </w:t>
      </w:r>
      <w:r>
        <w:t>for</w:t>
      </w:r>
      <w:r w:rsidRPr="00AB1781">
        <w:t xml:space="preserve"> </w:t>
      </w:r>
      <w:r>
        <w:t xml:space="preserve">while avenging blood, </w:t>
      </w:r>
      <w:r w:rsidRPr="00AB1781">
        <w:t>He remembers them;</w:t>
      </w:r>
    </w:p>
    <w:p w14:paraId="69332EC4" w14:textId="77777777" w:rsidR="00704CAA" w:rsidRPr="00AB1781" w:rsidRDefault="00704CAA" w:rsidP="00704CAA">
      <w:pPr>
        <w:pStyle w:val="EnglishHangEndNoCoptic"/>
      </w:pPr>
      <w:r w:rsidRPr="00AB1781">
        <w:tab/>
        <w:t xml:space="preserve">He does not forget the </w:t>
      </w:r>
      <w:r>
        <w:t>cry</w:t>
      </w:r>
      <w:r w:rsidRPr="00AB1781">
        <w:t xml:space="preserve"> of the poor.</w:t>
      </w:r>
    </w:p>
    <w:p w14:paraId="6B95F8B5" w14:textId="77777777" w:rsidR="00704CAA" w:rsidRPr="00AB1781" w:rsidRDefault="00704CAA" w:rsidP="00704CAA">
      <w:pPr>
        <w:pStyle w:val="EnglishHangNoCoptic"/>
      </w:pPr>
      <w:r w:rsidRPr="00AB1781">
        <w:lastRenderedPageBreak/>
        <w:t>14 Have mercy on me, O Lord;</w:t>
      </w:r>
    </w:p>
    <w:p w14:paraId="737319FB" w14:textId="77777777" w:rsidR="00704CAA" w:rsidRPr="00AB1781" w:rsidRDefault="00704CAA" w:rsidP="00704CAA">
      <w:pPr>
        <w:pStyle w:val="EnglishHangNoCoptic"/>
      </w:pPr>
      <w:r w:rsidRPr="00AB1781">
        <w:tab/>
        <w:t xml:space="preserve">see how my </w:t>
      </w:r>
      <w:r>
        <w:t>enemies have</w:t>
      </w:r>
      <w:r w:rsidRPr="00AB1781">
        <w:t xml:space="preserve"> humiliate</w:t>
      </w:r>
      <w:r>
        <w:t>d</w:t>
      </w:r>
      <w:r w:rsidRPr="00AB1781">
        <w:t xml:space="preserve"> me,</w:t>
      </w:r>
    </w:p>
    <w:p w14:paraId="21B8B77C" w14:textId="77777777" w:rsidR="00704CAA" w:rsidRPr="00AB1781" w:rsidRDefault="00704CAA" w:rsidP="00704CAA">
      <w:pPr>
        <w:pStyle w:val="EnglishHangEndNoCoptic"/>
      </w:pPr>
      <w:r w:rsidRPr="00AB1781">
        <w:tab/>
        <w:t xml:space="preserve">O </w:t>
      </w:r>
      <w:r>
        <w:t>You</w:t>
      </w:r>
      <w:r w:rsidRPr="00AB1781">
        <w:t xml:space="preserve"> Who lifts me from the gates of death,</w:t>
      </w:r>
    </w:p>
    <w:p w14:paraId="4663C8EB" w14:textId="77777777" w:rsidR="00704CAA" w:rsidRPr="00AB1781" w:rsidRDefault="00704CAA" w:rsidP="00704CAA">
      <w:pPr>
        <w:pStyle w:val="EnglishHangNoCoptic"/>
      </w:pPr>
      <w:r w:rsidRPr="00AB1781">
        <w:t xml:space="preserve">15 that I may </w:t>
      </w:r>
      <w:r>
        <w:t>proclaim</w:t>
      </w:r>
      <w:r w:rsidRPr="00AB1781">
        <w:t xml:space="preserve"> all </w:t>
      </w:r>
      <w:r>
        <w:t>Your</w:t>
      </w:r>
      <w:r w:rsidRPr="00AB1781">
        <w:t xml:space="preserve"> praises</w:t>
      </w:r>
    </w:p>
    <w:p w14:paraId="7D1FB409" w14:textId="77777777" w:rsidR="00704CAA" w:rsidRPr="00AB1781" w:rsidRDefault="00704CAA" w:rsidP="00704CAA">
      <w:pPr>
        <w:pStyle w:val="EnglishHangNoCoptic"/>
      </w:pPr>
      <w:r>
        <w:tab/>
        <w:t>in the gates of daughter</w:t>
      </w:r>
      <w:r w:rsidRPr="00AB1781">
        <w:t xml:space="preserve"> Zion.</w:t>
      </w:r>
    </w:p>
    <w:p w14:paraId="444AC736" w14:textId="77777777" w:rsidR="00704CAA" w:rsidRPr="00435BD3" w:rsidRDefault="00704CAA" w:rsidP="00704CAA">
      <w:pPr>
        <w:pStyle w:val="EnglishHangEndNoCoptic"/>
      </w:pPr>
      <w:r w:rsidRPr="00AB1781">
        <w:tab/>
        <w:t xml:space="preserve">I will rejoice in </w:t>
      </w:r>
      <w:r>
        <w:t>Your</w:t>
      </w:r>
      <w:r w:rsidRPr="00AB1781">
        <w:t xml:space="preserve"> salvation.</w:t>
      </w:r>
    </w:p>
    <w:p w14:paraId="03C94BE5" w14:textId="77777777" w:rsidR="00704CAA" w:rsidRPr="00AB1781" w:rsidRDefault="00704CAA" w:rsidP="00704CAA">
      <w:pPr>
        <w:pStyle w:val="EnglishHangNoCoptic"/>
      </w:pPr>
      <w:r w:rsidRPr="00AB1781">
        <w:t xml:space="preserve">16 The nations are </w:t>
      </w:r>
      <w:r>
        <w:t>trapped in the destruction</w:t>
      </w:r>
      <w:r w:rsidRPr="00AB1781">
        <w:t xml:space="preserve"> they </w:t>
      </w:r>
      <w:r>
        <w:t>caused</w:t>
      </w:r>
      <w:r w:rsidRPr="00AB1781">
        <w:t>;</w:t>
      </w:r>
      <w:r w:rsidRPr="00AB1781">
        <w:rPr>
          <w:rStyle w:val="FootnoteReference"/>
        </w:rPr>
        <w:footnoteReference w:id="66"/>
      </w:r>
    </w:p>
    <w:p w14:paraId="5C714B89" w14:textId="77777777" w:rsidR="00704CAA" w:rsidRPr="00AB1781" w:rsidRDefault="00704CAA" w:rsidP="00704CAA">
      <w:pPr>
        <w:pStyle w:val="EnglishHangEndNoCoptic"/>
      </w:pPr>
      <w:r w:rsidRPr="00AB1781">
        <w:tab/>
      </w:r>
      <w:r>
        <w:t xml:space="preserve">their own foot is caught </w:t>
      </w:r>
      <w:r w:rsidRPr="00AB1781">
        <w:t>in this trap</w:t>
      </w:r>
      <w:r>
        <w:t>,</w:t>
      </w:r>
      <w:r w:rsidRPr="00AB1781">
        <w:t xml:space="preserve"> which they hid.</w:t>
      </w:r>
      <w:r w:rsidRPr="00AB1781">
        <w:rPr>
          <w:rStyle w:val="FootnoteReference"/>
        </w:rPr>
        <w:footnoteReference w:id="67"/>
      </w:r>
    </w:p>
    <w:p w14:paraId="016B9B38" w14:textId="77777777" w:rsidR="00704CAA" w:rsidRPr="00AB1781" w:rsidRDefault="00704CAA" w:rsidP="00704CAA">
      <w:pPr>
        <w:pStyle w:val="EnglishHangNoCoptic"/>
      </w:pPr>
      <w:r w:rsidRPr="00AB1781">
        <w:t>17 The Lord is known by the judgments He makes;</w:t>
      </w:r>
    </w:p>
    <w:p w14:paraId="182E5BA8" w14:textId="77777777" w:rsidR="00704CAA" w:rsidRPr="00AB1781" w:rsidRDefault="00704CAA" w:rsidP="00704CAA">
      <w:pPr>
        <w:pStyle w:val="EnglishHangEndNoCoptic"/>
      </w:pPr>
      <w:r w:rsidRPr="00AB1781">
        <w:tab/>
        <w:t>the sinner is caught in the works of his own hands. (Pause)</w:t>
      </w:r>
    </w:p>
    <w:p w14:paraId="457F0B3B" w14:textId="77777777" w:rsidR="00704CAA" w:rsidRPr="00AB1781" w:rsidRDefault="00704CAA" w:rsidP="00704CAA">
      <w:pPr>
        <w:pStyle w:val="EnglishHangNoCoptic"/>
      </w:pPr>
      <w:r w:rsidRPr="00AB1781">
        <w:t xml:space="preserve">18 Let the sinners be </w:t>
      </w:r>
      <w:r>
        <w:t xml:space="preserve">turned back </w:t>
      </w:r>
      <w:r w:rsidRPr="00AB1781">
        <w:t xml:space="preserve">to </w:t>
      </w:r>
      <w:r>
        <w:t>Hades</w:t>
      </w:r>
      <w:r w:rsidRPr="00AB1781">
        <w:t>,</w:t>
      </w:r>
    </w:p>
    <w:p w14:paraId="35DEBB8D" w14:textId="77777777" w:rsidR="00704CAA" w:rsidRPr="00AB1781" w:rsidRDefault="00704CAA" w:rsidP="00704CAA">
      <w:pPr>
        <w:pStyle w:val="EnglishHangEndNoCoptic"/>
      </w:pPr>
      <w:r w:rsidRPr="00AB1781">
        <w:tab/>
        <w:t>all the nations that forget God.</w:t>
      </w:r>
    </w:p>
    <w:p w14:paraId="3CCDDB9A" w14:textId="77777777" w:rsidR="00704CAA" w:rsidRPr="00AB1781" w:rsidRDefault="00704CAA" w:rsidP="00704CAA">
      <w:pPr>
        <w:pStyle w:val="EnglishHangNoCoptic"/>
      </w:pPr>
      <w:r w:rsidRPr="00AB1781">
        <w:t>19 For the poor man will not always be forgotten;</w:t>
      </w:r>
    </w:p>
    <w:p w14:paraId="406E7272" w14:textId="77777777" w:rsidR="00704CAA" w:rsidRPr="00AB1781" w:rsidRDefault="00704CAA" w:rsidP="00704CAA">
      <w:pPr>
        <w:pStyle w:val="EnglishHangEndNoCoptic"/>
      </w:pPr>
      <w:r w:rsidRPr="00AB1781">
        <w:tab/>
        <w:t xml:space="preserve">the patience of the needy will </w:t>
      </w:r>
      <w:r>
        <w:t xml:space="preserve">not </w:t>
      </w:r>
      <w:r w:rsidRPr="00AB1781">
        <w:t>perish</w:t>
      </w:r>
      <w:r>
        <w:t xml:space="preserve"> forever</w:t>
      </w:r>
      <w:r w:rsidRPr="00AB1781">
        <w:t>.</w:t>
      </w:r>
    </w:p>
    <w:p w14:paraId="68294E89" w14:textId="77777777" w:rsidR="00704CAA" w:rsidRPr="00AB1781" w:rsidRDefault="00704CAA" w:rsidP="00704CAA">
      <w:pPr>
        <w:pStyle w:val="EnglishHangNoCoptic"/>
      </w:pPr>
      <w:r w:rsidRPr="00AB1781">
        <w:t>20 Arise, O Lord,</w:t>
      </w:r>
      <w:r>
        <w:t xml:space="preserve"> do not let</w:t>
      </w:r>
      <w:r w:rsidRPr="00AB1781">
        <w:t xml:space="preserve"> man prevail!</w:t>
      </w:r>
    </w:p>
    <w:p w14:paraId="13B6D6C8" w14:textId="77777777" w:rsidR="00704CAA" w:rsidRPr="00AB1781" w:rsidRDefault="00704CAA" w:rsidP="00704CAA">
      <w:pPr>
        <w:pStyle w:val="EnglishHangEndNoCoptic"/>
      </w:pPr>
      <w:r w:rsidRPr="00AB1781">
        <w:tab/>
        <w:t xml:space="preserve">Let the nations be judged in </w:t>
      </w:r>
      <w:r>
        <w:t>Your</w:t>
      </w:r>
      <w:r w:rsidRPr="00AB1781">
        <w:t xml:space="preserve"> presence.</w:t>
      </w:r>
    </w:p>
    <w:p w14:paraId="685A778B" w14:textId="77777777" w:rsidR="00704CAA" w:rsidRPr="00AB1781" w:rsidRDefault="00704CAA" w:rsidP="00704CAA">
      <w:pPr>
        <w:pStyle w:val="EnglishHangNoCoptic"/>
      </w:pPr>
      <w:r w:rsidRPr="00AB1781">
        <w:t>21 Set a lawgiver over them, O Lord;</w:t>
      </w:r>
    </w:p>
    <w:p w14:paraId="71A8F4DF" w14:textId="77777777" w:rsidR="00704CAA" w:rsidRPr="00435BD3" w:rsidRDefault="00704CAA" w:rsidP="00704CAA">
      <w:pPr>
        <w:pStyle w:val="EnglishHangEndNoCoptic"/>
      </w:pPr>
      <w:r w:rsidRPr="00AB1781">
        <w:tab/>
        <w:t xml:space="preserve">let the nations know they are </w:t>
      </w:r>
      <w:r>
        <w:t>[</w:t>
      </w:r>
      <w:r w:rsidRPr="00AB1781">
        <w:t>only</w:t>
      </w:r>
      <w:r>
        <w:t>]</w:t>
      </w:r>
      <w:r w:rsidRPr="00AB1781">
        <w:t xml:space="preserve"> men. (Pause)</w:t>
      </w:r>
    </w:p>
    <w:p w14:paraId="79C705FF" w14:textId="77777777" w:rsidR="00704CAA" w:rsidRPr="00435BD3" w:rsidRDefault="00704CAA" w:rsidP="00704CAA">
      <w:pPr>
        <w:pStyle w:val="Rubric"/>
      </w:pPr>
      <w:r w:rsidRPr="00AB1781">
        <w:t>(Psalm 10 according to the Hebrew)</w:t>
      </w:r>
    </w:p>
    <w:p w14:paraId="633DF28F" w14:textId="77777777" w:rsidR="00704CAA" w:rsidRPr="00AB1781" w:rsidRDefault="00704CAA" w:rsidP="00704CAA">
      <w:pPr>
        <w:pStyle w:val="EnglishHangNoCoptic"/>
      </w:pPr>
      <w:r w:rsidRPr="00AB1781">
        <w:t xml:space="preserve">22 Why </w:t>
      </w:r>
      <w:r>
        <w:t xml:space="preserve">do You </w:t>
      </w:r>
      <w:r w:rsidRPr="00AB1781">
        <w:t xml:space="preserve">stand </w:t>
      </w:r>
      <w:r>
        <w:t>a</w:t>
      </w:r>
      <w:r w:rsidRPr="00AB1781">
        <w:t>far off, O Lord?</w:t>
      </w:r>
    </w:p>
    <w:p w14:paraId="5A8F3994" w14:textId="77777777" w:rsidR="00704CAA" w:rsidRPr="00AB1781" w:rsidRDefault="00704CAA" w:rsidP="00704CAA">
      <w:pPr>
        <w:pStyle w:val="EnglishHangEndNoCoptic"/>
      </w:pPr>
      <w:r w:rsidRPr="00AB1781">
        <w:tab/>
        <w:t xml:space="preserve">Why </w:t>
      </w:r>
      <w:r>
        <w:t xml:space="preserve">do You </w:t>
      </w:r>
      <w:r w:rsidRPr="00AB1781">
        <w:t xml:space="preserve">disregard us in times of </w:t>
      </w:r>
      <w:r>
        <w:t>affliction</w:t>
      </w:r>
      <w:r w:rsidRPr="00AB1781">
        <w:t>?</w:t>
      </w:r>
    </w:p>
    <w:p w14:paraId="43A0D69B" w14:textId="77777777" w:rsidR="00704CAA" w:rsidRPr="00AB1781" w:rsidRDefault="00704CAA" w:rsidP="00704CAA">
      <w:pPr>
        <w:pStyle w:val="EnglishHangNoCoptic"/>
      </w:pPr>
      <w:r>
        <w:t>23 When the ungodly one is arrogant</w:t>
      </w:r>
      <w:r w:rsidRPr="00AB1781">
        <w:t>, the poor man burns;</w:t>
      </w:r>
    </w:p>
    <w:p w14:paraId="0C55CB1C" w14:textId="77777777" w:rsidR="00704CAA" w:rsidRPr="00AB1781" w:rsidRDefault="00704CAA" w:rsidP="00704CAA">
      <w:pPr>
        <w:pStyle w:val="EnglishHangEndNoCoptic"/>
      </w:pPr>
      <w:r w:rsidRPr="00AB1781">
        <w:tab/>
        <w:t>they are caught in the schemes they have planned.</w:t>
      </w:r>
    </w:p>
    <w:p w14:paraId="525D99A2" w14:textId="77777777" w:rsidR="00704CAA" w:rsidRPr="00AB1781" w:rsidRDefault="00704CAA" w:rsidP="00704CAA">
      <w:pPr>
        <w:pStyle w:val="EnglishHangNoCoptic"/>
      </w:pPr>
      <w:r w:rsidRPr="00AB1781">
        <w:t>24 For the sinner boasts of the desires of his soul,</w:t>
      </w:r>
    </w:p>
    <w:p w14:paraId="6BDBB8FC" w14:textId="77777777" w:rsidR="00704CAA" w:rsidRPr="00AB1781" w:rsidRDefault="00704CAA" w:rsidP="00704CAA">
      <w:pPr>
        <w:pStyle w:val="EnglishHangEndNoCoptic"/>
      </w:pPr>
      <w:r w:rsidRPr="00AB1781">
        <w:tab/>
        <w:t>and he who does wrong is praised for it.</w:t>
      </w:r>
    </w:p>
    <w:p w14:paraId="67549348" w14:textId="77777777" w:rsidR="00704CAA" w:rsidRPr="00AB1781" w:rsidRDefault="00704CAA" w:rsidP="00704CAA">
      <w:pPr>
        <w:pStyle w:val="EnglishHangNoCoptic"/>
      </w:pPr>
      <w:r w:rsidRPr="00AB1781">
        <w:t>25 The sinner provokes the Lord;</w:t>
      </w:r>
    </w:p>
    <w:p w14:paraId="32A31530" w14:textId="77777777" w:rsidR="00704CAA" w:rsidRPr="00AB1781" w:rsidRDefault="00704CAA" w:rsidP="00704CAA">
      <w:pPr>
        <w:pStyle w:val="EnglishHangNoCoptic"/>
      </w:pPr>
      <w:r w:rsidRPr="00AB1781">
        <w:tab/>
        <w:t>in his great anger he will not seek Him</w:t>
      </w:r>
      <w:r>
        <w:t xml:space="preserve"> out</w:t>
      </w:r>
      <w:r w:rsidRPr="00AB1781">
        <w:t>.</w:t>
      </w:r>
    </w:p>
    <w:p w14:paraId="357098B9" w14:textId="77777777" w:rsidR="00704CAA" w:rsidRPr="00AB1781" w:rsidRDefault="00704CAA" w:rsidP="00704CAA">
      <w:pPr>
        <w:pStyle w:val="EnglishHangEndNoCoptic"/>
      </w:pPr>
      <w:r w:rsidRPr="00AB1781">
        <w:tab/>
        <w:t>God is not before hi</w:t>
      </w:r>
      <w:r>
        <w:t>m</w:t>
      </w:r>
      <w:r w:rsidRPr="00AB1781">
        <w:t>.</w:t>
      </w:r>
    </w:p>
    <w:p w14:paraId="3B9FB338" w14:textId="77777777" w:rsidR="00704CAA" w:rsidRPr="00AB1781" w:rsidRDefault="00704CAA" w:rsidP="00704CAA">
      <w:pPr>
        <w:pStyle w:val="EnglishHangNoCoptic"/>
      </w:pPr>
      <w:r w:rsidRPr="00AB1781">
        <w:t>26 His ways are always defiled;</w:t>
      </w:r>
    </w:p>
    <w:p w14:paraId="78AB4627" w14:textId="77777777" w:rsidR="00704CAA" w:rsidRPr="00AB1781" w:rsidRDefault="00704CAA" w:rsidP="00704CAA">
      <w:pPr>
        <w:pStyle w:val="EnglishHangNoCoptic"/>
      </w:pPr>
      <w:r w:rsidRPr="00AB1781">
        <w:tab/>
      </w:r>
      <w:r>
        <w:t>Your</w:t>
      </w:r>
      <w:r w:rsidRPr="00AB1781">
        <w:t xml:space="preserve"> judgments are far above his </w:t>
      </w:r>
      <w:r>
        <w:t>sight</w:t>
      </w:r>
      <w:r w:rsidRPr="00AB1781">
        <w:t>.</w:t>
      </w:r>
    </w:p>
    <w:p w14:paraId="5DAF4C10" w14:textId="77777777" w:rsidR="00704CAA" w:rsidRPr="00AB1781" w:rsidRDefault="00704CAA" w:rsidP="00704CAA">
      <w:pPr>
        <w:pStyle w:val="EnglishHangEndNoCoptic"/>
      </w:pPr>
      <w:r w:rsidRPr="00AB1781">
        <w:tab/>
        <w:t xml:space="preserve">He </w:t>
      </w:r>
      <w:r>
        <w:t>will dominate</w:t>
      </w:r>
      <w:r w:rsidRPr="00AB1781">
        <w:t xml:space="preserve"> </w:t>
      </w:r>
      <w:r>
        <w:t xml:space="preserve">over </w:t>
      </w:r>
      <w:r w:rsidRPr="00AB1781">
        <w:t>all his enemies.</w:t>
      </w:r>
    </w:p>
    <w:p w14:paraId="2905F26E" w14:textId="77777777" w:rsidR="00704CAA" w:rsidRPr="00AB1781" w:rsidRDefault="00704CAA" w:rsidP="00704CAA">
      <w:pPr>
        <w:pStyle w:val="EnglishHangNoCoptic"/>
      </w:pPr>
      <w:r w:rsidRPr="00AB1781">
        <w:lastRenderedPageBreak/>
        <w:t xml:space="preserve">27 For he </w:t>
      </w:r>
      <w:r>
        <w:t>said in his heart, “</w:t>
      </w:r>
      <w:r w:rsidRPr="00AB1781">
        <w:t xml:space="preserve">I </w:t>
      </w:r>
      <w:r>
        <w:t>will</w:t>
      </w:r>
      <w:r w:rsidRPr="00AB1781">
        <w:t xml:space="preserve"> </w:t>
      </w:r>
      <w:r>
        <w:t>not</w:t>
      </w:r>
      <w:r w:rsidRPr="00AB1781">
        <w:t xml:space="preserve"> be shaken;</w:t>
      </w:r>
    </w:p>
    <w:p w14:paraId="64324006" w14:textId="77777777" w:rsidR="00704CAA" w:rsidRPr="00AB1781" w:rsidRDefault="00704CAA" w:rsidP="00704CAA">
      <w:pPr>
        <w:pStyle w:val="EnglishHangEndNoCoptic"/>
      </w:pPr>
      <w:r w:rsidRPr="00AB1781">
        <w:tab/>
      </w:r>
      <w:r>
        <w:t>I will be without trouble from generation to generation.”</w:t>
      </w:r>
    </w:p>
    <w:p w14:paraId="76CF0CC1" w14:textId="77777777" w:rsidR="00704CAA" w:rsidRPr="00AB1781" w:rsidRDefault="00704CAA" w:rsidP="00704CAA">
      <w:pPr>
        <w:pStyle w:val="EnglishHangNoCoptic"/>
      </w:pPr>
      <w:r w:rsidRPr="00AB1781">
        <w:t xml:space="preserve">28 His mouth is full of cursing, </w:t>
      </w:r>
      <w:r>
        <w:t>bitterness</w:t>
      </w:r>
      <w:r w:rsidRPr="00AB1781">
        <w:t xml:space="preserve"> and deceit;</w:t>
      </w:r>
    </w:p>
    <w:p w14:paraId="00293B82" w14:textId="77777777" w:rsidR="00704CAA" w:rsidRPr="00AB1781" w:rsidRDefault="00704CAA" w:rsidP="00704CAA">
      <w:pPr>
        <w:pStyle w:val="EnglishHangEndNoCoptic"/>
      </w:pPr>
      <w:r w:rsidRPr="00AB1781">
        <w:tab/>
      </w:r>
      <w:r>
        <w:t xml:space="preserve">suffering and pain are </w:t>
      </w:r>
      <w:r w:rsidRPr="00AB1781">
        <w:t>under his tongue.</w:t>
      </w:r>
    </w:p>
    <w:p w14:paraId="48DC9336" w14:textId="77777777" w:rsidR="00704CAA" w:rsidRPr="00AB1781" w:rsidRDefault="00704CAA" w:rsidP="00704CAA">
      <w:pPr>
        <w:pStyle w:val="EnglishHangNoCoptic"/>
      </w:pPr>
      <w:r w:rsidRPr="00AB1781">
        <w:t xml:space="preserve">29 He </w:t>
      </w:r>
      <w:r>
        <w:t>lies</w:t>
      </w:r>
      <w:r w:rsidRPr="00AB1781">
        <w:t xml:space="preserve"> in ambush with the rich</w:t>
      </w:r>
    </w:p>
    <w:p w14:paraId="5108662B" w14:textId="77777777" w:rsidR="00704CAA" w:rsidRPr="00AB1781" w:rsidRDefault="00704CAA" w:rsidP="00704CAA">
      <w:pPr>
        <w:pStyle w:val="EnglishHangNoCoptic"/>
      </w:pPr>
      <w:r w:rsidRPr="00AB1781">
        <w:tab/>
      </w:r>
      <w:r>
        <w:t>he kills the innocent in secret places;</w:t>
      </w:r>
    </w:p>
    <w:p w14:paraId="4A4468E5" w14:textId="77777777" w:rsidR="00704CAA" w:rsidRPr="00435BD3" w:rsidRDefault="00704CAA" w:rsidP="00704CAA">
      <w:pPr>
        <w:pStyle w:val="EnglishHangEndNoCoptic"/>
      </w:pPr>
      <w:r>
        <w:tab/>
        <w:t>his eyes are fixed on the poor;</w:t>
      </w:r>
    </w:p>
    <w:p w14:paraId="3D78FAE6" w14:textId="77777777" w:rsidR="00704CAA" w:rsidRPr="00AB1781" w:rsidRDefault="00704CAA" w:rsidP="00704CAA">
      <w:pPr>
        <w:pStyle w:val="EnglishHangNoCoptic"/>
      </w:pPr>
      <w:r>
        <w:t>30 h</w:t>
      </w:r>
      <w:r w:rsidRPr="00AB1781">
        <w:t>e lurks in secret like a lion in his den;</w:t>
      </w:r>
    </w:p>
    <w:p w14:paraId="653E1DFF" w14:textId="77777777" w:rsidR="00704CAA" w:rsidRPr="00AB1781" w:rsidRDefault="00704CAA" w:rsidP="00704CAA">
      <w:pPr>
        <w:pStyle w:val="EnglishHangNoCoptic"/>
      </w:pPr>
      <w:r w:rsidRPr="00AB1781">
        <w:tab/>
        <w:t>he lurks to make a prey of the poor,</w:t>
      </w:r>
    </w:p>
    <w:p w14:paraId="1B11B4AD" w14:textId="77777777" w:rsidR="00704CAA" w:rsidRPr="00AB1781" w:rsidRDefault="00704CAA" w:rsidP="00704CAA">
      <w:pPr>
        <w:pStyle w:val="EnglishHangEndNoCoptic"/>
      </w:pPr>
      <w:r w:rsidRPr="00AB1781">
        <w:tab/>
        <w:t>to make a prey of a poor man by drawing him in.</w:t>
      </w:r>
    </w:p>
    <w:p w14:paraId="114D200D" w14:textId="77777777" w:rsidR="00704CAA" w:rsidRPr="00AB1781" w:rsidRDefault="00704CAA" w:rsidP="00704CAA">
      <w:pPr>
        <w:pStyle w:val="EnglishHangNoCoptic"/>
      </w:pPr>
      <w:r w:rsidRPr="00AB1781">
        <w:t xml:space="preserve">31 </w:t>
      </w:r>
      <w:r>
        <w:t>He will humble himself i</w:t>
      </w:r>
      <w:r w:rsidRPr="00AB1781">
        <w:t>n his</w:t>
      </w:r>
      <w:r>
        <w:t xml:space="preserve"> [own]</w:t>
      </w:r>
      <w:r w:rsidRPr="00AB1781">
        <w:t xml:space="preserve"> trap.</w:t>
      </w:r>
    </w:p>
    <w:p w14:paraId="56D345F9" w14:textId="77777777" w:rsidR="00704CAA" w:rsidRPr="00AB1781" w:rsidRDefault="00704CAA" w:rsidP="00704CAA">
      <w:pPr>
        <w:pStyle w:val="EnglishHangEndNoCoptic"/>
      </w:pPr>
      <w:r w:rsidRPr="00AB1781">
        <w:tab/>
        <w:t xml:space="preserve">He </w:t>
      </w:r>
      <w:r>
        <w:t>will bow</w:t>
      </w:r>
      <w:r w:rsidRPr="00AB1781">
        <w:t xml:space="preserve"> </w:t>
      </w:r>
      <w:r>
        <w:t>down and fall</w:t>
      </w:r>
      <w:r w:rsidRPr="00AB1781">
        <w:t xml:space="preserve"> in </w:t>
      </w:r>
      <w:r>
        <w:t>dominating the poor</w:t>
      </w:r>
      <w:r w:rsidRPr="00AB1781">
        <w:t>.</w:t>
      </w:r>
    </w:p>
    <w:p w14:paraId="02304497" w14:textId="77777777" w:rsidR="00704CAA" w:rsidRPr="00AB1781" w:rsidRDefault="00704CAA" w:rsidP="00704CAA">
      <w:pPr>
        <w:pStyle w:val="EnglishHangNoCoptic"/>
      </w:pPr>
      <w:r>
        <w:t>32 For he says in his heart, “</w:t>
      </w:r>
      <w:r w:rsidRPr="00AB1781">
        <w:t>God has forgotten.</w:t>
      </w:r>
    </w:p>
    <w:p w14:paraId="10C4143F" w14:textId="77777777" w:rsidR="00704CAA" w:rsidRPr="00AB1781" w:rsidRDefault="00704CAA" w:rsidP="00704CAA">
      <w:pPr>
        <w:pStyle w:val="EnglishHangEndNoCoptic"/>
      </w:pPr>
      <w:r w:rsidRPr="00AB1781">
        <w:tab/>
        <w:t xml:space="preserve">He has turned away His face, so He will never </w:t>
      </w:r>
      <w:r>
        <w:t>see.”</w:t>
      </w:r>
    </w:p>
    <w:p w14:paraId="4D4981FD" w14:textId="77777777" w:rsidR="00704CAA" w:rsidRPr="00AB1781" w:rsidRDefault="00704CAA" w:rsidP="00704CAA">
      <w:pPr>
        <w:pStyle w:val="EnglishHangNoCoptic"/>
      </w:pPr>
      <w:r w:rsidRPr="00AB1781">
        <w:t xml:space="preserve">33 Arise, O Lord God, let </w:t>
      </w:r>
      <w:r>
        <w:t xml:space="preserve">Your hand be </w:t>
      </w:r>
      <w:r w:rsidRPr="00AB1781">
        <w:t>lifted</w:t>
      </w:r>
      <w:r>
        <w:t xml:space="preserve"> up;</w:t>
      </w:r>
    </w:p>
    <w:p w14:paraId="180CB43C" w14:textId="77777777" w:rsidR="00704CAA" w:rsidRPr="00AB1781" w:rsidRDefault="00704CAA" w:rsidP="00704CAA">
      <w:pPr>
        <w:pStyle w:val="EnglishHangEndNoCoptic"/>
      </w:pPr>
      <w:r w:rsidRPr="00AB1781">
        <w:tab/>
      </w:r>
      <w:r>
        <w:t xml:space="preserve">do not </w:t>
      </w:r>
      <w:r w:rsidRPr="00AB1781">
        <w:t>forget the poor.</w:t>
      </w:r>
    </w:p>
    <w:p w14:paraId="3A6B15CC" w14:textId="77777777" w:rsidR="00704CAA" w:rsidRPr="00AB1781" w:rsidRDefault="00704CAA" w:rsidP="00704CAA">
      <w:pPr>
        <w:pStyle w:val="EnglishHangNoCoptic"/>
      </w:pPr>
      <w:r w:rsidRPr="00AB1781">
        <w:t>34 Why does the wicked man provoke God?</w:t>
      </w:r>
    </w:p>
    <w:p w14:paraId="39300F32" w14:textId="77777777" w:rsidR="00704CAA" w:rsidRPr="00AB1781" w:rsidRDefault="00704CAA" w:rsidP="00704CAA">
      <w:pPr>
        <w:pStyle w:val="EnglishHangEndNoCoptic"/>
      </w:pPr>
      <w:r>
        <w:tab/>
        <w:t>Because he says in his heart, “</w:t>
      </w:r>
      <w:r w:rsidRPr="00AB1781">
        <w:t xml:space="preserve">He will </w:t>
      </w:r>
      <w:r>
        <w:t>never</w:t>
      </w:r>
      <w:r w:rsidRPr="00AB1781">
        <w:t xml:space="preserve"> </w:t>
      </w:r>
      <w:r>
        <w:t>call me to account for this.”</w:t>
      </w:r>
    </w:p>
    <w:p w14:paraId="03C3D413" w14:textId="77777777" w:rsidR="00704CAA" w:rsidRPr="00AB1781" w:rsidRDefault="00704CAA" w:rsidP="00704CAA">
      <w:pPr>
        <w:pStyle w:val="EnglishHangNoCoptic"/>
      </w:pPr>
      <w:r w:rsidRPr="00AB1781">
        <w:t xml:space="preserve">35 But </w:t>
      </w:r>
      <w:r>
        <w:t>You see,</w:t>
      </w:r>
      <w:r w:rsidRPr="00AB1781">
        <w:t xml:space="preserve"> </w:t>
      </w:r>
      <w:r>
        <w:t>You</w:t>
      </w:r>
      <w:r w:rsidRPr="00AB1781">
        <w:t xml:space="preserve"> </w:t>
      </w:r>
      <w:r>
        <w:t>see</w:t>
      </w:r>
      <w:r w:rsidRPr="00AB1781">
        <w:t xml:space="preserve"> pain and passion</w:t>
      </w:r>
      <w:r w:rsidRPr="00AB1781">
        <w:rPr>
          <w:rStyle w:val="FootnoteReference"/>
        </w:rPr>
        <w:footnoteReference w:id="68"/>
      </w:r>
    </w:p>
    <w:p w14:paraId="0AAB8764"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take them into </w:t>
      </w:r>
      <w:r>
        <w:t>Your</w:t>
      </w:r>
      <w:r w:rsidRPr="00AB1781">
        <w:t xml:space="preserve"> hands.</w:t>
      </w:r>
    </w:p>
    <w:p w14:paraId="7175BA6D" w14:textId="77777777" w:rsidR="00704CAA" w:rsidRPr="00AB1781" w:rsidRDefault="00704CAA" w:rsidP="00704CAA">
      <w:pPr>
        <w:pStyle w:val="EnglishHangNoCoptic"/>
      </w:pPr>
      <w:r w:rsidRPr="00AB1781">
        <w:tab/>
        <w:t xml:space="preserve">The poor man is left to </w:t>
      </w:r>
      <w:r>
        <w:t>You</w:t>
      </w:r>
      <w:r w:rsidRPr="00AB1781">
        <w:t>.</w:t>
      </w:r>
    </w:p>
    <w:p w14:paraId="4C7DE327" w14:textId="77777777" w:rsidR="00704CAA" w:rsidRPr="00AB1781" w:rsidRDefault="00704CAA" w:rsidP="00704CAA">
      <w:pPr>
        <w:pStyle w:val="EnglishHangEndNoCoptic"/>
      </w:pPr>
      <w:r w:rsidRPr="00AB1781">
        <w:tab/>
      </w:r>
      <w:r>
        <w:t>You</w:t>
      </w:r>
      <w:r w:rsidRPr="00AB1781">
        <w:t xml:space="preserve"> are the helper of the orphan.</w:t>
      </w:r>
    </w:p>
    <w:p w14:paraId="14803D3E" w14:textId="77777777" w:rsidR="00704CAA" w:rsidRPr="00AB1781" w:rsidRDefault="00704CAA" w:rsidP="00704CAA">
      <w:pPr>
        <w:pStyle w:val="EnglishHangNoCoptic"/>
      </w:pPr>
      <w:r w:rsidRPr="00AB1781">
        <w:t>36 Break the power</w:t>
      </w:r>
      <w:r>
        <w:rPr>
          <w:rStyle w:val="FootnoteReference"/>
        </w:rPr>
        <w:footnoteReference w:id="69"/>
      </w:r>
      <w:r w:rsidRPr="00AB1781">
        <w:t xml:space="preserve"> of the sinner and the evil one;</w:t>
      </w:r>
    </w:p>
    <w:p w14:paraId="16BA207C" w14:textId="77777777" w:rsidR="00704CAA" w:rsidRPr="00AB1781" w:rsidRDefault="00704CAA" w:rsidP="00704CAA">
      <w:pPr>
        <w:pStyle w:val="EnglishHangEndNoCoptic"/>
      </w:pPr>
      <w:r w:rsidRPr="00AB1781">
        <w:tab/>
        <w:t xml:space="preserve">his sin will be sought, and </w:t>
      </w:r>
      <w:r>
        <w:t xml:space="preserve">because of it he </w:t>
      </w:r>
      <w:r w:rsidRPr="00AB1781">
        <w:t>will not be found.</w:t>
      </w:r>
    </w:p>
    <w:p w14:paraId="7D7CE7EB" w14:textId="77777777" w:rsidR="00704CAA" w:rsidRPr="00AB1781" w:rsidRDefault="00704CAA" w:rsidP="00704CAA">
      <w:pPr>
        <w:pStyle w:val="EnglishHangNoCoptic"/>
      </w:pPr>
      <w:r w:rsidRPr="00AB1781">
        <w:t xml:space="preserve">37 The Lord will reign </w:t>
      </w:r>
      <w:r>
        <w:t>forever</w:t>
      </w:r>
      <w:r w:rsidRPr="00AB1781">
        <w:t xml:space="preserve"> and ever;</w:t>
      </w:r>
    </w:p>
    <w:p w14:paraId="3BDA2F63" w14:textId="77777777" w:rsidR="00704CAA" w:rsidRPr="00AB1781" w:rsidRDefault="00704CAA" w:rsidP="00704CAA">
      <w:pPr>
        <w:pStyle w:val="EnglishHangEndNoCoptic"/>
      </w:pPr>
      <w:r w:rsidRPr="00AB1781">
        <w:tab/>
      </w:r>
      <w:r>
        <w:t xml:space="preserve">but </w:t>
      </w:r>
      <w:r w:rsidRPr="00AB1781">
        <w:t>you</w:t>
      </w:r>
      <w:r>
        <w:t>, O</w:t>
      </w:r>
      <w:r w:rsidRPr="00AB1781">
        <w:t xml:space="preserve"> nations</w:t>
      </w:r>
      <w:r>
        <w:t>,</w:t>
      </w:r>
      <w:r w:rsidRPr="00AB1781">
        <w:t xml:space="preserve"> will perish from His land.</w:t>
      </w:r>
    </w:p>
    <w:p w14:paraId="3C58BD1C" w14:textId="77777777" w:rsidR="00704CAA" w:rsidRPr="00AB1781" w:rsidRDefault="00704CAA" w:rsidP="00704CAA">
      <w:pPr>
        <w:pStyle w:val="EnglishHangNoCoptic"/>
      </w:pPr>
      <w:r w:rsidRPr="00AB1781">
        <w:t xml:space="preserve">38 O Lord, </w:t>
      </w:r>
      <w:r>
        <w:t>You</w:t>
      </w:r>
      <w:r w:rsidRPr="00AB1781">
        <w:t xml:space="preserve"> </w:t>
      </w:r>
      <w:r>
        <w:t>hear</w:t>
      </w:r>
      <w:r w:rsidRPr="00AB1781">
        <w:t xml:space="preserve"> the desire of the poor,</w:t>
      </w:r>
    </w:p>
    <w:p w14:paraId="335BB456" w14:textId="77777777" w:rsidR="00704CAA" w:rsidRPr="00AB1781" w:rsidRDefault="00704CAA" w:rsidP="00704CAA">
      <w:pPr>
        <w:pStyle w:val="EnglishHangEndNoCoptic"/>
      </w:pPr>
      <w:r w:rsidRPr="00AB1781">
        <w:tab/>
      </w:r>
      <w:r>
        <w:t>Your</w:t>
      </w:r>
      <w:r w:rsidRPr="00AB1781">
        <w:t xml:space="preserve"> ear attends to </w:t>
      </w:r>
      <w:r>
        <w:t xml:space="preserve">the readiness of </w:t>
      </w:r>
      <w:r w:rsidRPr="00AB1781">
        <w:t>their heart,</w:t>
      </w:r>
    </w:p>
    <w:p w14:paraId="602226ED" w14:textId="77777777" w:rsidR="00704CAA" w:rsidRPr="00AB1781" w:rsidRDefault="00704CAA" w:rsidP="00704CAA">
      <w:pPr>
        <w:pStyle w:val="EnglishHangNoCoptic"/>
      </w:pPr>
      <w:r w:rsidRPr="00AB1781">
        <w:t>39 to judge the orphan and the humble,</w:t>
      </w:r>
    </w:p>
    <w:p w14:paraId="193C2A37" w14:textId="77777777" w:rsidR="00704CAA" w:rsidRPr="00435BD3" w:rsidRDefault="00704CAA" w:rsidP="00704CAA">
      <w:pPr>
        <w:pStyle w:val="EnglishHangEndNoCoptic"/>
      </w:pPr>
      <w:r w:rsidRPr="00AB1781">
        <w:tab/>
        <w:t>that no man on earth should continue to boast.</w:t>
      </w:r>
    </w:p>
    <w:p w14:paraId="342C4AD6" w14:textId="77777777" w:rsidR="00704CAA" w:rsidRPr="00AB1781" w:rsidRDefault="00704CAA" w:rsidP="00704CAA">
      <w:pPr>
        <w:pStyle w:val="Heading4"/>
      </w:pPr>
      <w:r>
        <w:lastRenderedPageBreak/>
        <w:t>Psalm</w:t>
      </w:r>
      <w:r w:rsidRPr="00AB1781">
        <w:t xml:space="preserve"> 10</w:t>
      </w:r>
      <w:r>
        <w:t>: “I have put my trust in the Lord”</w:t>
      </w:r>
    </w:p>
    <w:p w14:paraId="223FB8D4" w14:textId="77777777" w:rsidR="00704CAA" w:rsidRPr="007A1A59" w:rsidRDefault="00704CAA" w:rsidP="00704CAA">
      <w:pPr>
        <w:jc w:val="center"/>
        <w:rPr>
          <w:b/>
        </w:rPr>
      </w:pPr>
      <w:r w:rsidRPr="007A1A59">
        <w:rPr>
          <w:b/>
        </w:rPr>
        <w:t>An Act of Trust</w:t>
      </w:r>
    </w:p>
    <w:p w14:paraId="01A262A1" w14:textId="77777777" w:rsidR="00704CAA" w:rsidRPr="007A1A59" w:rsidRDefault="00704CAA" w:rsidP="00704CAA">
      <w:pPr>
        <w:jc w:val="center"/>
        <w:rPr>
          <w:b/>
        </w:rPr>
      </w:pPr>
      <w:r w:rsidRPr="007A1A59">
        <w:rPr>
          <w:b/>
        </w:rPr>
        <w:t>The Sin-lover is a Self-hater</w:t>
      </w:r>
    </w:p>
    <w:p w14:paraId="4DAE6426" w14:textId="77777777" w:rsidR="00704CAA" w:rsidRPr="00AB1781" w:rsidRDefault="00704CAA" w:rsidP="00704CAA">
      <w:pPr>
        <w:pStyle w:val="Rubric"/>
      </w:pPr>
      <w:r w:rsidRPr="00AB1781">
        <w:t>(</w:t>
      </w:r>
      <w:r>
        <w:t>For the end, a</w:t>
      </w:r>
      <w:r w:rsidRPr="00AB1781">
        <w:t xml:space="preserve"> Psalm by David)</w:t>
      </w:r>
    </w:p>
    <w:p w14:paraId="3644DF59" w14:textId="77777777" w:rsidR="00704CAA" w:rsidRPr="00AB1781" w:rsidRDefault="00704CAA" w:rsidP="00704CAA">
      <w:pPr>
        <w:pStyle w:val="EnglishHangNoCoptic"/>
      </w:pPr>
      <w:r w:rsidRPr="00AB1781">
        <w:t xml:space="preserve">1 </w:t>
      </w:r>
      <w:r>
        <w:t>I have put my trust i</w:t>
      </w:r>
      <w:r w:rsidRPr="00AB1781">
        <w:t>n the Lord.</w:t>
      </w:r>
    </w:p>
    <w:p w14:paraId="0B391A99" w14:textId="77777777" w:rsidR="00704CAA" w:rsidRPr="00AB1781" w:rsidRDefault="00704CAA" w:rsidP="00704CAA">
      <w:pPr>
        <w:pStyle w:val="EnglishHangNoCoptic"/>
      </w:pPr>
      <w:r>
        <w:tab/>
        <w:t>How will you say to my soul,</w:t>
      </w:r>
    </w:p>
    <w:p w14:paraId="28BE1B14" w14:textId="77777777" w:rsidR="00704CAA" w:rsidRPr="00AB1781" w:rsidRDefault="00704CAA" w:rsidP="00704CAA">
      <w:pPr>
        <w:pStyle w:val="EnglishHangEndNoCoptic"/>
      </w:pPr>
      <w:r w:rsidRPr="00AB1781">
        <w:tab/>
      </w:r>
      <w:r>
        <w:t>“flee</w:t>
      </w:r>
      <w:r w:rsidRPr="00AB1781">
        <w:t xml:space="preserve"> </w:t>
      </w:r>
      <w:r>
        <w:t>to the mountains like a sparrow”</w:t>
      </w:r>
      <w:r w:rsidRPr="00AB1781">
        <w:t>?</w:t>
      </w:r>
    </w:p>
    <w:p w14:paraId="20218A49" w14:textId="77777777" w:rsidR="00704CAA" w:rsidRPr="00AB1781" w:rsidRDefault="00704CAA" w:rsidP="00704CAA">
      <w:pPr>
        <w:pStyle w:val="EnglishHangNoCoptic"/>
      </w:pPr>
      <w:r>
        <w:t>2 For look</w:t>
      </w:r>
      <w:r w:rsidRPr="00AB1781">
        <w:t>, the sinners bend their bow;</w:t>
      </w:r>
    </w:p>
    <w:p w14:paraId="41C2D8F4" w14:textId="77777777" w:rsidR="00704CAA" w:rsidRPr="00AB1781" w:rsidRDefault="00704CAA" w:rsidP="00704CAA">
      <w:pPr>
        <w:pStyle w:val="EnglishHangNoCoptic"/>
      </w:pPr>
      <w:r w:rsidRPr="00AB1781">
        <w:tab/>
        <w:t xml:space="preserve">they have </w:t>
      </w:r>
      <w:r>
        <w:t>prepared their arrows i</w:t>
      </w:r>
      <w:r w:rsidRPr="00AB1781">
        <w:t>n the quiver</w:t>
      </w:r>
      <w:r>
        <w:t>,</w:t>
      </w:r>
    </w:p>
    <w:p w14:paraId="6B09D896" w14:textId="77777777" w:rsidR="00704CAA" w:rsidRPr="00AB1781" w:rsidRDefault="00704CAA" w:rsidP="00704CAA">
      <w:pPr>
        <w:pStyle w:val="EnglishHangEndNoCoptic"/>
      </w:pPr>
      <w:r w:rsidRPr="00AB1781">
        <w:tab/>
        <w:t>to shoot</w:t>
      </w:r>
      <w:r w:rsidRPr="00AF711D">
        <w:t xml:space="preserve"> </w:t>
      </w:r>
      <w:r w:rsidRPr="00AB1781">
        <w:t xml:space="preserve">at the upright in heart in </w:t>
      </w:r>
      <w:r>
        <w:t>a moonless night</w:t>
      </w:r>
      <w:r w:rsidRPr="00AB1781">
        <w:t>.</w:t>
      </w:r>
    </w:p>
    <w:p w14:paraId="73C6EB6C" w14:textId="77777777" w:rsidR="00704CAA" w:rsidRPr="00AB1781" w:rsidRDefault="00704CAA" w:rsidP="00704CAA">
      <w:pPr>
        <w:pStyle w:val="EnglishHangNoCoptic"/>
      </w:pPr>
      <w:r w:rsidRPr="00AB1781">
        <w:t xml:space="preserve">3 </w:t>
      </w:r>
      <w:r>
        <w:t>For t</w:t>
      </w:r>
      <w:r w:rsidRPr="00AB1781">
        <w:t xml:space="preserve">hey destroy what </w:t>
      </w:r>
      <w:r>
        <w:t>You</w:t>
      </w:r>
      <w:r w:rsidRPr="00AB1781">
        <w:t xml:space="preserve"> </w:t>
      </w:r>
      <w:r>
        <w:t>fashioned</w:t>
      </w:r>
      <w:r w:rsidRPr="00AB1781">
        <w:t>.</w:t>
      </w:r>
    </w:p>
    <w:p w14:paraId="31429508" w14:textId="77777777" w:rsidR="00704CAA" w:rsidRPr="00AB1781" w:rsidRDefault="00704CAA" w:rsidP="00704CAA">
      <w:pPr>
        <w:pStyle w:val="EnglishHangEndNoCoptic"/>
      </w:pPr>
      <w:r w:rsidRPr="00AB1781">
        <w:tab/>
        <w:t xml:space="preserve">But what has the </w:t>
      </w:r>
      <w:r>
        <w:t>righteous</w:t>
      </w:r>
      <w:r w:rsidRPr="00AB1781">
        <w:t xml:space="preserve"> man done?</w:t>
      </w:r>
    </w:p>
    <w:p w14:paraId="625C250D" w14:textId="77777777" w:rsidR="00704CAA" w:rsidRPr="00AB1781" w:rsidRDefault="00704CAA" w:rsidP="00704CAA">
      <w:pPr>
        <w:pStyle w:val="EnglishHangNoCoptic"/>
      </w:pPr>
      <w:r w:rsidRPr="00AB1781">
        <w:t>4 The Lord is in His holy temple</w:t>
      </w:r>
      <w:r w:rsidRPr="00AB1781">
        <w:rPr>
          <w:rStyle w:val="FootnoteReference"/>
        </w:rPr>
        <w:footnoteReference w:id="70"/>
      </w:r>
      <w:r>
        <w:t>,</w:t>
      </w:r>
    </w:p>
    <w:p w14:paraId="04065910" w14:textId="77777777" w:rsidR="00704CAA" w:rsidRPr="00AB1781" w:rsidRDefault="00704CAA" w:rsidP="00704CAA">
      <w:pPr>
        <w:pStyle w:val="EnglishHangNoCoptic"/>
      </w:pPr>
      <w:r w:rsidRPr="00AB1781">
        <w:tab/>
        <w:t>the Lord Whose throne is in heaven,</w:t>
      </w:r>
    </w:p>
    <w:p w14:paraId="02937F87" w14:textId="77777777" w:rsidR="00704CAA" w:rsidRPr="00AB1781" w:rsidRDefault="00704CAA" w:rsidP="00704CAA">
      <w:pPr>
        <w:pStyle w:val="EnglishHangNoCoptic"/>
      </w:pPr>
      <w:r w:rsidRPr="00AB1781">
        <w:tab/>
        <w:t>Whose eyes regard the poor,</w:t>
      </w:r>
    </w:p>
    <w:p w14:paraId="6F9000CF" w14:textId="77777777" w:rsidR="00704CAA" w:rsidRPr="00AB1781" w:rsidRDefault="00704CAA" w:rsidP="00704CAA">
      <w:pPr>
        <w:pStyle w:val="EnglishHangEndNoCoptic"/>
      </w:pPr>
      <w:r w:rsidRPr="00AB1781">
        <w:tab/>
        <w:t>Whos</w:t>
      </w:r>
      <w:r>
        <w:t>e eyelids test the sons of men.</w:t>
      </w:r>
    </w:p>
    <w:p w14:paraId="027BE9D6" w14:textId="77777777" w:rsidR="00704CAA" w:rsidRPr="00AB1781" w:rsidRDefault="00704CAA" w:rsidP="00704CAA">
      <w:pPr>
        <w:pStyle w:val="EnglishHangNoCoptic"/>
      </w:pPr>
      <w:r w:rsidRPr="00AB1781">
        <w:t>5 The Lord</w:t>
      </w:r>
      <w:r>
        <w:t xml:space="preserve"> tests the righteous and the ungodly,</w:t>
      </w:r>
    </w:p>
    <w:p w14:paraId="66C658AF" w14:textId="77777777" w:rsidR="00704CAA" w:rsidRPr="00AB1781" w:rsidRDefault="00704CAA" w:rsidP="00704CAA">
      <w:pPr>
        <w:pStyle w:val="EnglishHangEndNoCoptic"/>
      </w:pPr>
      <w:r w:rsidRPr="00AB1781">
        <w:tab/>
        <w:t>so he who loves wrongdoing hates his own soul.</w:t>
      </w:r>
    </w:p>
    <w:p w14:paraId="62451647" w14:textId="77777777" w:rsidR="00704CAA" w:rsidRPr="00AB1781" w:rsidRDefault="00704CAA" w:rsidP="00704CAA">
      <w:pPr>
        <w:pStyle w:val="EnglishHangNoCoptic"/>
      </w:pPr>
      <w:r w:rsidRPr="00AB1781">
        <w:t>6 He will rain snares</w:t>
      </w:r>
      <w:r>
        <w:t xml:space="preserve"> upon sinners;</w:t>
      </w:r>
    </w:p>
    <w:p w14:paraId="0F74976F" w14:textId="77777777" w:rsidR="00704CAA" w:rsidRPr="00AB1781" w:rsidRDefault="00704CAA" w:rsidP="00704CAA">
      <w:pPr>
        <w:pStyle w:val="EnglishHangNoCoptic"/>
      </w:pPr>
      <w:r w:rsidRPr="00AB1781">
        <w:tab/>
        <w:t>fire and brimstone</w:t>
      </w:r>
      <w:r>
        <w:t>,</w:t>
      </w:r>
      <w:r w:rsidRPr="00AB1781">
        <w:t xml:space="preserve"> and a </w:t>
      </w:r>
      <w:r>
        <w:t>raging</w:t>
      </w:r>
      <w:r w:rsidRPr="00AB1781">
        <w:t xml:space="preserve"> wind</w:t>
      </w:r>
    </w:p>
    <w:p w14:paraId="06E2378C" w14:textId="77777777" w:rsidR="00704CAA" w:rsidRPr="00AB1781" w:rsidRDefault="00704CAA" w:rsidP="00704CAA">
      <w:pPr>
        <w:pStyle w:val="EnglishHangEndNoCoptic"/>
      </w:pPr>
      <w:r w:rsidRPr="00AB1781">
        <w:tab/>
        <w:t>will be the portion of their cup.</w:t>
      </w:r>
    </w:p>
    <w:p w14:paraId="2F79AE82" w14:textId="77777777" w:rsidR="00704CAA" w:rsidRPr="00AB1781" w:rsidRDefault="00704CAA" w:rsidP="00704CAA">
      <w:pPr>
        <w:pStyle w:val="EnglishHangNoCoptic"/>
      </w:pPr>
      <w:r w:rsidRPr="00AB1781">
        <w:t>7 For the Lord is righteous and loves righteousness;</w:t>
      </w:r>
    </w:p>
    <w:p w14:paraId="6A2870FD" w14:textId="77777777" w:rsidR="00704CAA" w:rsidRDefault="00704CAA" w:rsidP="00704CAA">
      <w:pPr>
        <w:pStyle w:val="EnglishHangEndNoCoptic"/>
      </w:pPr>
      <w:r w:rsidRPr="00AB1781">
        <w:tab/>
        <w:t xml:space="preserve">His </w:t>
      </w:r>
      <w:r>
        <w:t>face</w:t>
      </w:r>
      <w:r w:rsidRPr="00AB1781">
        <w:t xml:space="preserve"> beholds </w:t>
      </w:r>
      <w:r>
        <w:t>the upright</w:t>
      </w:r>
      <w:r w:rsidRPr="00AB1781">
        <w:t>.</w:t>
      </w:r>
    </w:p>
    <w:p w14:paraId="2C8389DB" w14:textId="77777777" w:rsidR="00704CAA" w:rsidRPr="00435BD3" w:rsidRDefault="00704CAA" w:rsidP="00704CAA">
      <w:pPr>
        <w:pStyle w:val="Rubric"/>
      </w:pPr>
      <w:r>
        <w:t>Glory…</w:t>
      </w:r>
    </w:p>
    <w:p w14:paraId="4D4C5845" w14:textId="77777777" w:rsidR="00704CAA" w:rsidRPr="00435BD3" w:rsidRDefault="00704CAA" w:rsidP="00704CAA">
      <w:pPr>
        <w:pStyle w:val="Heading4"/>
      </w:pPr>
      <w:bookmarkStart w:id="238" w:name="_Ref412098310"/>
      <w:r>
        <w:t>Psalm</w:t>
      </w:r>
      <w:r w:rsidRPr="00AB1781">
        <w:t xml:space="preserve"> 11</w:t>
      </w:r>
      <w:r>
        <w:t>: “Save me, O Lord, for there is no saint left”</w:t>
      </w:r>
      <w:bookmarkEnd w:id="238"/>
    </w:p>
    <w:p w14:paraId="04E33460" w14:textId="77777777" w:rsidR="00704CAA" w:rsidRPr="007A1A59" w:rsidRDefault="00704CAA" w:rsidP="00704CAA">
      <w:pPr>
        <w:jc w:val="center"/>
        <w:rPr>
          <w:b/>
        </w:rPr>
      </w:pPr>
      <w:r w:rsidRPr="007A1A59">
        <w:rPr>
          <w:b/>
        </w:rPr>
        <w:t>The Safety of the Poor and Needy</w:t>
      </w:r>
    </w:p>
    <w:p w14:paraId="1B5CEA2B" w14:textId="77777777" w:rsidR="00704CAA" w:rsidRPr="00837BF6" w:rsidRDefault="00704CAA" w:rsidP="00704CAA">
      <w:pPr>
        <w:jc w:val="center"/>
        <w:rPr>
          <w:b/>
        </w:rPr>
      </w:pPr>
      <w:r w:rsidRPr="007A1A59">
        <w:rPr>
          <w:b/>
        </w:rPr>
        <w:t>Faith in the Truth of God’s Promises</w:t>
      </w:r>
    </w:p>
    <w:p w14:paraId="1FC54713" w14:textId="1E77A6C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6903C4D" w14:textId="77777777" w:rsidR="00704CAA" w:rsidRPr="00AB1781" w:rsidRDefault="00704CAA" w:rsidP="00704CAA">
      <w:pPr>
        <w:pStyle w:val="Rubric"/>
      </w:pPr>
      <w:r w:rsidRPr="00AB1781">
        <w:t>1 (</w:t>
      </w:r>
      <w:r>
        <w:t xml:space="preserve">For the end. </w:t>
      </w:r>
      <w:r w:rsidRPr="00AB1781">
        <w:t>A Psalm by David</w:t>
      </w:r>
      <w:r>
        <w:t xml:space="preserve"> for the eighth.</w:t>
      </w:r>
      <w:r w:rsidRPr="00AB1781">
        <w:t>)</w:t>
      </w:r>
    </w:p>
    <w:p w14:paraId="76663727" w14:textId="77777777" w:rsidR="00704CAA" w:rsidRPr="00AB1781" w:rsidRDefault="00704CAA" w:rsidP="00704CAA">
      <w:pPr>
        <w:pStyle w:val="EnglishHangNoCoptic"/>
      </w:pPr>
      <w:r w:rsidRPr="00AB1781">
        <w:lastRenderedPageBreak/>
        <w:t>2 Save me, O L</w:t>
      </w:r>
      <w:r>
        <w:t>ord, for there is no saint left,</w:t>
      </w:r>
    </w:p>
    <w:p w14:paraId="4A5EC38F" w14:textId="77777777" w:rsidR="00704CAA" w:rsidRPr="00AB1781" w:rsidRDefault="00704CAA" w:rsidP="00704CAA">
      <w:pPr>
        <w:pStyle w:val="EnglishHangEndNoCoptic"/>
      </w:pPr>
      <w:r>
        <w:tab/>
        <w:t>for truth</w:t>
      </w:r>
      <w:r w:rsidRPr="00AB1781">
        <w:t xml:space="preserve"> </w:t>
      </w:r>
      <w:r>
        <w:t>is diminished</w:t>
      </w:r>
      <w:r w:rsidRPr="00AB1781">
        <w:t xml:space="preserve"> from the sons of men.</w:t>
      </w:r>
    </w:p>
    <w:p w14:paraId="30813079" w14:textId="77777777" w:rsidR="00704CAA" w:rsidRPr="00AB1781" w:rsidRDefault="00704CAA" w:rsidP="00704CAA">
      <w:pPr>
        <w:pStyle w:val="EnglishHangNoCoptic"/>
      </w:pPr>
      <w:r w:rsidRPr="00AB1781">
        <w:t xml:space="preserve">3 </w:t>
      </w:r>
      <w:r>
        <w:t>Everyone speaks useless</w:t>
      </w:r>
      <w:r w:rsidRPr="00AB1781">
        <w:t xml:space="preserve"> </w:t>
      </w:r>
      <w:r>
        <w:t>things</w:t>
      </w:r>
      <w:r w:rsidRPr="00AB1781">
        <w:t xml:space="preserve"> with his neighbor;</w:t>
      </w:r>
    </w:p>
    <w:p w14:paraId="672D5E88" w14:textId="77777777" w:rsidR="00704CAA" w:rsidRPr="00AB1781" w:rsidRDefault="00704CAA" w:rsidP="00704CAA">
      <w:pPr>
        <w:pStyle w:val="EnglishHangEndNoCoptic"/>
      </w:pPr>
      <w:r w:rsidRPr="00AB1781">
        <w:tab/>
      </w:r>
      <w:r>
        <w:t>their lips are deceitful, they speak with a double heart.</w:t>
      </w:r>
    </w:p>
    <w:p w14:paraId="529079AC" w14:textId="77777777" w:rsidR="00704CAA" w:rsidRPr="00AB1781" w:rsidRDefault="00704CAA" w:rsidP="00704CAA">
      <w:pPr>
        <w:pStyle w:val="EnglishHangNoCoptic"/>
      </w:pPr>
      <w:r w:rsidRPr="00AB1781">
        <w:t xml:space="preserve">4 May the Lord destroy all </w:t>
      </w:r>
      <w:r>
        <w:t>deceitful</w:t>
      </w:r>
      <w:r w:rsidRPr="00AB1781">
        <w:t xml:space="preserve"> lips,</w:t>
      </w:r>
    </w:p>
    <w:p w14:paraId="0B989567" w14:textId="77777777" w:rsidR="00704CAA" w:rsidRPr="00AB1781" w:rsidRDefault="00704CAA" w:rsidP="00704CAA">
      <w:pPr>
        <w:pStyle w:val="EnglishHangEndNoCoptic"/>
      </w:pPr>
      <w:r w:rsidRPr="00AB1781">
        <w:tab/>
      </w:r>
      <w:r>
        <w:t>and the</w:t>
      </w:r>
      <w:r w:rsidRPr="00AB1781">
        <w:t xml:space="preserve"> tongue that boasts and </w:t>
      </w:r>
      <w:r>
        <w:t>says,</w:t>
      </w:r>
    </w:p>
    <w:p w14:paraId="77A842B1" w14:textId="77777777" w:rsidR="00704CAA" w:rsidRPr="00AB1781" w:rsidRDefault="00704CAA" w:rsidP="00704CAA">
      <w:pPr>
        <w:pStyle w:val="EnglishHangNoCoptic"/>
      </w:pPr>
      <w:r>
        <w:t xml:space="preserve">5 “We will make </w:t>
      </w:r>
      <w:r w:rsidRPr="00AB1781">
        <w:t>our tongue</w:t>
      </w:r>
      <w:r>
        <w:t xml:space="preserve"> more powerful</w:t>
      </w:r>
      <w:r w:rsidRPr="00AB1781">
        <w:t>.</w:t>
      </w:r>
    </w:p>
    <w:p w14:paraId="0D137BF0" w14:textId="77777777" w:rsidR="00704CAA" w:rsidRPr="00AB1781" w:rsidRDefault="00704CAA" w:rsidP="00704CAA">
      <w:pPr>
        <w:pStyle w:val="EnglishHangNoCoptic"/>
      </w:pPr>
      <w:r w:rsidRPr="00AB1781">
        <w:tab/>
        <w:t>Our lips are our own.</w:t>
      </w:r>
    </w:p>
    <w:p w14:paraId="3F864E93" w14:textId="77777777" w:rsidR="00704CAA" w:rsidRPr="00AB1781" w:rsidRDefault="00704CAA" w:rsidP="00704CAA">
      <w:pPr>
        <w:pStyle w:val="EnglishHangEndNoCoptic"/>
      </w:pPr>
      <w:r>
        <w:tab/>
        <w:t>Who is lord over us?”</w:t>
      </w:r>
    </w:p>
    <w:p w14:paraId="1E813392" w14:textId="77777777" w:rsidR="00704CAA" w:rsidRPr="00AB1781" w:rsidRDefault="00704CAA" w:rsidP="00704CAA">
      <w:pPr>
        <w:pStyle w:val="EnglishHangNoCoptic"/>
      </w:pPr>
      <w:r>
        <w:t>6 “</w:t>
      </w:r>
      <w:r w:rsidRPr="00AB1781">
        <w:t>Because of the oppression of the needy</w:t>
      </w:r>
    </w:p>
    <w:p w14:paraId="5DA43D88" w14:textId="77777777" w:rsidR="00704CAA" w:rsidRPr="00AB1781" w:rsidRDefault="00704CAA" w:rsidP="00704CAA">
      <w:pPr>
        <w:pStyle w:val="EnglishHangNoCoptic"/>
      </w:pPr>
      <w:r w:rsidRPr="00AB1781">
        <w:tab/>
        <w:t>and the groaning of the poor,</w:t>
      </w:r>
    </w:p>
    <w:p w14:paraId="00D96DEA" w14:textId="77777777" w:rsidR="00704CAA" w:rsidRPr="00AB1781" w:rsidRDefault="00704CAA" w:rsidP="00704CAA">
      <w:pPr>
        <w:pStyle w:val="EnglishHangNoCoptic"/>
      </w:pPr>
      <w:r>
        <w:tab/>
        <w:t>now I will arise,”</w:t>
      </w:r>
      <w:r w:rsidRPr="00AB1781">
        <w:t xml:space="preserve"> says the Lord;</w:t>
      </w:r>
    </w:p>
    <w:p w14:paraId="305A65E0" w14:textId="77777777" w:rsidR="00704CAA" w:rsidRPr="00AB1781" w:rsidRDefault="00704CAA" w:rsidP="00704CAA">
      <w:pPr>
        <w:pStyle w:val="EnglishHangEndNoCoptic"/>
      </w:pPr>
      <w:r w:rsidRPr="00AB1781">
        <w:tab/>
      </w:r>
      <w:r>
        <w:t>“</w:t>
      </w:r>
      <w:r w:rsidRPr="00AB1781">
        <w:t xml:space="preserve">I will set him in safety and </w:t>
      </w:r>
      <w:r>
        <w:t>manifest Myself in it</w:t>
      </w:r>
      <w:r w:rsidRPr="00AB1781">
        <w:t>.</w:t>
      </w:r>
      <w:r>
        <w:t>”</w:t>
      </w:r>
      <w:r w:rsidRPr="00AB1781">
        <w:rPr>
          <w:rStyle w:val="FootnoteReference"/>
        </w:rPr>
        <w:footnoteReference w:id="71"/>
      </w:r>
    </w:p>
    <w:p w14:paraId="1703213D" w14:textId="77777777" w:rsidR="00704CAA" w:rsidRPr="00AB1781" w:rsidRDefault="00704CAA" w:rsidP="00704CAA">
      <w:pPr>
        <w:pStyle w:val="EnglishHangNoCoptic"/>
      </w:pPr>
      <w:r w:rsidRPr="00AB1781">
        <w:t>7 The words of the Lord are pure words,</w:t>
      </w:r>
    </w:p>
    <w:p w14:paraId="6E1EDE7D" w14:textId="77777777" w:rsidR="00704CAA" w:rsidRPr="00AB1781" w:rsidRDefault="00704CAA" w:rsidP="00704CAA">
      <w:pPr>
        <w:pStyle w:val="EnglishHangNoCoptic"/>
      </w:pPr>
      <w:r w:rsidRPr="00AB1781">
        <w:tab/>
        <w:t>like silver refined by fire, purged of earth,</w:t>
      </w:r>
    </w:p>
    <w:p w14:paraId="314A41E2" w14:textId="77777777" w:rsidR="00704CAA" w:rsidRPr="00AB1781" w:rsidRDefault="00704CAA" w:rsidP="00704CAA">
      <w:pPr>
        <w:pStyle w:val="EnglishHangEndNoCoptic"/>
      </w:pPr>
      <w:r w:rsidRPr="00AB1781">
        <w:tab/>
      </w:r>
      <w:r>
        <w:t xml:space="preserve">purified </w:t>
      </w:r>
      <w:r w:rsidRPr="00AB1781">
        <w:t>seven times.</w:t>
      </w:r>
    </w:p>
    <w:p w14:paraId="08CE3C85" w14:textId="77777777" w:rsidR="00704CAA" w:rsidRPr="00AB1781" w:rsidRDefault="00704CAA" w:rsidP="00704CAA">
      <w:pPr>
        <w:pStyle w:val="EnglishHangNoCoptic"/>
      </w:pPr>
      <w:r w:rsidRPr="00AB1781">
        <w:t xml:space="preserve">8 </w:t>
      </w:r>
      <w:r>
        <w:t>You</w:t>
      </w:r>
      <w:r w:rsidRPr="00AB1781">
        <w:t xml:space="preserve">, O Lord, </w:t>
      </w:r>
      <w:r>
        <w:t>will</w:t>
      </w:r>
      <w:r w:rsidRPr="00AB1781">
        <w:t xml:space="preserve"> </w:t>
      </w:r>
      <w:r>
        <w:t>guard</w:t>
      </w:r>
      <w:r w:rsidRPr="00AB1781">
        <w:t xml:space="preserve"> us</w:t>
      </w:r>
      <w:r>
        <w:t>,</w:t>
      </w:r>
    </w:p>
    <w:p w14:paraId="6AF45D61" w14:textId="77777777" w:rsidR="00704CAA" w:rsidRPr="00AB1781" w:rsidRDefault="00704CAA" w:rsidP="00704CAA">
      <w:pPr>
        <w:pStyle w:val="EnglishHangEndNoCoptic"/>
      </w:pPr>
      <w:r w:rsidRPr="00AB1781">
        <w:tab/>
        <w:t xml:space="preserve">and preserve us from this generation and </w:t>
      </w:r>
      <w:r>
        <w:t>forever</w:t>
      </w:r>
      <w:r w:rsidRPr="00AB1781">
        <w:t>.</w:t>
      </w:r>
    </w:p>
    <w:p w14:paraId="3BAF52BE" w14:textId="77777777" w:rsidR="00704CAA" w:rsidRPr="00AB1781" w:rsidRDefault="00704CAA" w:rsidP="00704CAA">
      <w:pPr>
        <w:pStyle w:val="EnglishHangNoCoptic"/>
      </w:pPr>
      <w:r w:rsidRPr="00AB1781">
        <w:t xml:space="preserve">9 The </w:t>
      </w:r>
      <w:r>
        <w:t>ungodly</w:t>
      </w:r>
      <w:r w:rsidRPr="00AB1781">
        <w:t xml:space="preserve"> prowl around;</w:t>
      </w:r>
    </w:p>
    <w:p w14:paraId="50060A48" w14:textId="77777777" w:rsidR="00704CAA" w:rsidRDefault="00704CAA" w:rsidP="00704CAA">
      <w:pPr>
        <w:pStyle w:val="EnglishHangEndNoCoptic"/>
      </w:pPr>
      <w:r w:rsidRPr="00AB1781">
        <w:tab/>
      </w:r>
      <w:r>
        <w:t>according to Your</w:t>
      </w:r>
      <w:r w:rsidRPr="00AB1781">
        <w:t xml:space="preserve"> </w:t>
      </w:r>
      <w:r>
        <w:t>greatness</w:t>
      </w:r>
      <w:r w:rsidRPr="00AB1781">
        <w:t xml:space="preserve">, </w:t>
      </w:r>
      <w:r>
        <w:t>Your care for</w:t>
      </w:r>
      <w:r w:rsidRPr="00AB1781">
        <w:t xml:space="preserve"> the sons of men.</w:t>
      </w:r>
    </w:p>
    <w:p w14:paraId="1A747A2A" w14:textId="77777777" w:rsidR="00AD40FB" w:rsidRDefault="00704CAA" w:rsidP="00704CAA">
      <w:pPr>
        <w:pStyle w:val="Rubric"/>
      </w:pPr>
      <w:r>
        <w:t>Alleluia.</w:t>
      </w:r>
    </w:p>
    <w:p w14:paraId="12C53C08" w14:textId="5139876A" w:rsidR="00704CAA" w:rsidRPr="00435BD3"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_Ref412025965 \h </w:instrText>
      </w:r>
      <w:r>
        <w:fldChar w:fldCharType="separate"/>
      </w:r>
      <w:r w:rsidR="000E2EAC">
        <w:t>Psalm</w:t>
      </w:r>
      <w:r w:rsidR="000E2EAC" w:rsidRPr="00AB1781">
        <w:t xml:space="preserve"> 12</w:t>
      </w:r>
      <w:r w:rsidR="000E2EAC">
        <w:t>: “How long, O Lord, will You forget me”</w:t>
      </w:r>
      <w:r>
        <w:fldChar w:fldCharType="end"/>
      </w:r>
      <w:r>
        <w:t>.</w:t>
      </w:r>
    </w:p>
    <w:p w14:paraId="339CCA83" w14:textId="77777777" w:rsidR="00704CAA" w:rsidRPr="00435BD3" w:rsidRDefault="00704CAA" w:rsidP="00704CAA">
      <w:pPr>
        <w:pStyle w:val="Heading4"/>
      </w:pPr>
      <w:bookmarkStart w:id="239" w:name="_Ref412025965"/>
      <w:r>
        <w:t>Psalm</w:t>
      </w:r>
      <w:r w:rsidRPr="00AB1781">
        <w:t xml:space="preserve"> 12</w:t>
      </w:r>
      <w:r>
        <w:t>: “How long, O Lord, will You forget me”</w:t>
      </w:r>
      <w:bookmarkEnd w:id="239"/>
    </w:p>
    <w:p w14:paraId="2111C1A2" w14:textId="77777777" w:rsidR="00704CAA" w:rsidRPr="007A1A59" w:rsidRDefault="00704CAA" w:rsidP="00704CAA">
      <w:pPr>
        <w:jc w:val="center"/>
        <w:rPr>
          <w:b/>
        </w:rPr>
      </w:pPr>
      <w:r w:rsidRPr="007A1A59">
        <w:rPr>
          <w:b/>
        </w:rPr>
        <w:t>Progress of a Soul from Desolation to Exultation</w:t>
      </w:r>
    </w:p>
    <w:p w14:paraId="413E269D" w14:textId="77777777" w:rsidR="00704CAA" w:rsidRPr="007A1A59" w:rsidRDefault="00704CAA" w:rsidP="00704CAA">
      <w:pPr>
        <w:jc w:val="center"/>
        <w:rPr>
          <w:b/>
        </w:rPr>
      </w:pPr>
      <w:r w:rsidRPr="007A1A59">
        <w:rPr>
          <w:b/>
        </w:rPr>
        <w:t xml:space="preserve">My Heart Rejoices in </w:t>
      </w:r>
      <w:r>
        <w:rPr>
          <w:b/>
        </w:rPr>
        <w:t>Your</w:t>
      </w:r>
      <w:r w:rsidRPr="007A1A59">
        <w:rPr>
          <w:b/>
        </w:rPr>
        <w:t xml:space="preserve"> Salvation</w:t>
      </w:r>
    </w:p>
    <w:p w14:paraId="338F899E" w14:textId="6C7EA5EC"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68CD993" w14:textId="6EA8147C"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BFB8489" w14:textId="0A80B94E"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085C28CF" w14:textId="77777777" w:rsidR="00704CAA" w:rsidRPr="00AB1781" w:rsidRDefault="00704CAA" w:rsidP="00704CAA">
      <w:pPr>
        <w:pStyle w:val="Rubric"/>
      </w:pPr>
      <w:r w:rsidRPr="00AB1781">
        <w:lastRenderedPageBreak/>
        <w:t>1 (</w:t>
      </w:r>
      <w:r>
        <w:t xml:space="preserve">For the end. </w:t>
      </w:r>
      <w:r w:rsidRPr="00AB1781">
        <w:t>A Psalm by David)</w:t>
      </w:r>
    </w:p>
    <w:p w14:paraId="52964385" w14:textId="77777777" w:rsidR="00704CAA" w:rsidRPr="00AB1781" w:rsidRDefault="00704CAA" w:rsidP="00704CAA">
      <w:pPr>
        <w:pStyle w:val="EnglishHangNoCoptic"/>
      </w:pPr>
      <w:r>
        <w:t>2 How long, O Lord, will</w:t>
      </w:r>
      <w:r w:rsidRPr="00AB1781">
        <w:t xml:space="preserve"> </w:t>
      </w:r>
      <w:r>
        <w:t>You</w:t>
      </w:r>
      <w:r w:rsidRPr="00AB1781">
        <w:t xml:space="preserve"> forget me</w:t>
      </w:r>
      <w:r>
        <w:t>? Forever</w:t>
      </w:r>
      <w:r w:rsidRPr="00AB1781">
        <w:t>?</w:t>
      </w:r>
    </w:p>
    <w:p w14:paraId="69A9399A" w14:textId="77777777" w:rsidR="00704CAA" w:rsidRPr="00435BD3" w:rsidRDefault="00704CAA" w:rsidP="00704CAA">
      <w:pPr>
        <w:pStyle w:val="EnglishHangEndNoCoptic"/>
      </w:pPr>
      <w:r w:rsidRPr="00AB1781">
        <w:tab/>
        <w:t xml:space="preserve">How long </w:t>
      </w:r>
      <w:r>
        <w:t>will</w:t>
      </w:r>
      <w:r w:rsidRPr="00AB1781">
        <w:t xml:space="preserve"> </w:t>
      </w:r>
      <w:r>
        <w:t>You</w:t>
      </w:r>
      <w:r w:rsidRPr="00AB1781">
        <w:t xml:space="preserve"> turn </w:t>
      </w:r>
      <w:r>
        <w:t>Your</w:t>
      </w:r>
      <w:r w:rsidRPr="00AB1781">
        <w:t xml:space="preserve"> face from me?</w:t>
      </w:r>
    </w:p>
    <w:p w14:paraId="1C13C58E" w14:textId="77777777" w:rsidR="00704CAA" w:rsidRPr="00AB1781" w:rsidRDefault="00704CAA" w:rsidP="00704CAA">
      <w:pPr>
        <w:pStyle w:val="EnglishHangNoCoptic"/>
      </w:pPr>
      <w:r w:rsidRPr="00AB1781">
        <w:t>3 How long must I make plans in my soul,</w:t>
      </w:r>
    </w:p>
    <w:p w14:paraId="3D8E8EAF" w14:textId="77777777" w:rsidR="00704CAA" w:rsidRPr="00AB1781" w:rsidRDefault="00704CAA" w:rsidP="00704CAA">
      <w:pPr>
        <w:pStyle w:val="EnglishHangNoCoptic"/>
      </w:pPr>
      <w:r w:rsidRPr="00AB1781">
        <w:tab/>
        <w:t>and have grief in my heart day and night?</w:t>
      </w:r>
    </w:p>
    <w:p w14:paraId="2104AEF6" w14:textId="77777777" w:rsidR="00704CAA" w:rsidRPr="00AB1781" w:rsidRDefault="00704CAA" w:rsidP="00704CAA">
      <w:pPr>
        <w:pStyle w:val="EnglishHangEndNoCoptic"/>
      </w:pPr>
      <w:r w:rsidRPr="00AB1781">
        <w:tab/>
        <w:t>How long will my enemy be exalted over me?</w:t>
      </w:r>
    </w:p>
    <w:p w14:paraId="4BB8CF9C" w14:textId="77777777" w:rsidR="00704CAA" w:rsidRPr="00AB1781" w:rsidRDefault="00704CAA" w:rsidP="00704CAA">
      <w:pPr>
        <w:pStyle w:val="EnglishHangNoCoptic"/>
      </w:pPr>
      <w:r w:rsidRPr="00AB1781">
        <w:t xml:space="preserve">4 </w:t>
      </w:r>
      <w:r>
        <w:t>Look upon me</w:t>
      </w:r>
      <w:r w:rsidRPr="00AB1781">
        <w:t xml:space="preserve"> and hear me, O Lord my God;</w:t>
      </w:r>
    </w:p>
    <w:p w14:paraId="0C016F03" w14:textId="77777777" w:rsidR="00704CAA" w:rsidRPr="00AB1781" w:rsidRDefault="00704CAA" w:rsidP="00704CAA">
      <w:pPr>
        <w:pStyle w:val="EnglishHangEndNoCoptic"/>
      </w:pPr>
      <w:r w:rsidRPr="00AB1781">
        <w:tab/>
        <w:t>enlighten my eyes lest I sleep in death,</w:t>
      </w:r>
    </w:p>
    <w:p w14:paraId="2E0C89AD" w14:textId="77777777" w:rsidR="00704CAA" w:rsidRPr="00AB1781" w:rsidRDefault="00704CAA" w:rsidP="00704CAA">
      <w:pPr>
        <w:pStyle w:val="EnglishHangNoCoptic"/>
      </w:pPr>
      <w:r>
        <w:t>5 lest my enemy say, “I prevailed against him.”</w:t>
      </w:r>
    </w:p>
    <w:p w14:paraId="320A858B" w14:textId="77777777" w:rsidR="00704CAA" w:rsidRPr="00AB1781" w:rsidRDefault="00704CAA" w:rsidP="00704CAA">
      <w:pPr>
        <w:pStyle w:val="EnglishHangEndNoCoptic"/>
      </w:pPr>
      <w:r w:rsidRPr="00AB1781">
        <w:tab/>
        <w:t xml:space="preserve">Those who </w:t>
      </w:r>
      <w:r>
        <w:t>afflict</w:t>
      </w:r>
      <w:r w:rsidRPr="00AB1781">
        <w:t xml:space="preserve"> me will rejoice if I am shaken.</w:t>
      </w:r>
    </w:p>
    <w:p w14:paraId="58B1FB36" w14:textId="77777777" w:rsidR="00704CAA" w:rsidRPr="00AB1781" w:rsidRDefault="00704CAA" w:rsidP="00704CAA">
      <w:pPr>
        <w:pStyle w:val="EnglishHangNoCoptic"/>
      </w:pPr>
      <w:r w:rsidRPr="00AB1781">
        <w:t xml:space="preserve">6 But </w:t>
      </w:r>
      <w:r>
        <w:t>I hope</w:t>
      </w:r>
      <w:r w:rsidRPr="00AB1781">
        <w:t xml:space="preserve"> in </w:t>
      </w:r>
      <w:r>
        <w:t>Your</w:t>
      </w:r>
      <w:r w:rsidRPr="00AB1781">
        <w:t xml:space="preserve"> mercy;</w:t>
      </w:r>
    </w:p>
    <w:p w14:paraId="3EFF3F07" w14:textId="77777777" w:rsidR="00704CAA" w:rsidRPr="00AB1781" w:rsidRDefault="00704CAA" w:rsidP="00704CAA">
      <w:pPr>
        <w:pStyle w:val="EnglishHangEndNoCoptic"/>
      </w:pPr>
      <w:r w:rsidRPr="00AB1781">
        <w:tab/>
        <w:t xml:space="preserve">my heart </w:t>
      </w:r>
      <w:r>
        <w:t>will rejoice</w:t>
      </w:r>
      <w:r w:rsidRPr="00AB1781">
        <w:t xml:space="preserve"> in </w:t>
      </w:r>
      <w:r>
        <w:t>Your</w:t>
      </w:r>
      <w:r w:rsidRPr="00AB1781">
        <w:t xml:space="preserve"> salvation.</w:t>
      </w:r>
    </w:p>
    <w:p w14:paraId="6121C569" w14:textId="77777777" w:rsidR="00704CAA" w:rsidRPr="00AB1781" w:rsidRDefault="00704CAA" w:rsidP="00704CAA">
      <w:pPr>
        <w:pStyle w:val="EnglishHangNoCoptic"/>
      </w:pPr>
      <w:r w:rsidRPr="00AB1781">
        <w:t>7 I will sing to the Lord</w:t>
      </w:r>
      <w:r>
        <w:t>,</w:t>
      </w:r>
      <w:r w:rsidRPr="00AB1781">
        <w:t xml:space="preserve"> my benefactor,</w:t>
      </w:r>
    </w:p>
    <w:p w14:paraId="679F2D20" w14:textId="77777777" w:rsidR="00704CAA" w:rsidRDefault="00704CAA" w:rsidP="00704CAA">
      <w:pPr>
        <w:pStyle w:val="EnglishHangEndNoCoptic"/>
      </w:pPr>
      <w:r>
        <w:tab/>
        <w:t>and I will praise the N</w:t>
      </w:r>
      <w:r w:rsidRPr="00AB1781">
        <w:t>ame of the Lord Most High.</w:t>
      </w:r>
    </w:p>
    <w:p w14:paraId="30E158AE" w14:textId="77777777" w:rsidR="00AD40FB" w:rsidRDefault="00704CAA" w:rsidP="00704CAA">
      <w:pPr>
        <w:pStyle w:val="Rubric"/>
      </w:pPr>
      <w:r>
        <w:t>Alleluia.</w:t>
      </w:r>
    </w:p>
    <w:p w14:paraId="2F784392" w14:textId="1BF2D09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_Ref412098343 \h </w:instrText>
      </w:r>
      <w:r>
        <w:fldChar w:fldCharType="separate"/>
      </w:r>
      <w:r w:rsidR="000E2EAC">
        <w:t>Psalm</w:t>
      </w:r>
      <w:r w:rsidR="000E2EAC" w:rsidRPr="00AB1781">
        <w:t xml:space="preserve"> 14</w:t>
      </w:r>
      <w:r w:rsidR="000E2EAC">
        <w:t>: “Lord, who can dwell in Your tent”</w:t>
      </w:r>
      <w:r>
        <w:fldChar w:fldCharType="end"/>
      </w:r>
      <w:r>
        <w:t xml:space="preserve">, page </w:t>
      </w:r>
      <w:r>
        <w:fldChar w:fldCharType="begin"/>
      </w:r>
      <w:r>
        <w:instrText xml:space="preserve"> PAGEREF _Ref412098343 \h </w:instrText>
      </w:r>
      <w:r>
        <w:fldChar w:fldCharType="separate"/>
      </w:r>
      <w:r w:rsidR="000E2EAC">
        <w:rPr>
          <w:noProof/>
        </w:rPr>
        <w:t>101</w:t>
      </w:r>
      <w:r>
        <w:fldChar w:fldCharType="end"/>
      </w:r>
      <w:r>
        <w:t>.</w:t>
      </w:r>
    </w:p>
    <w:p w14:paraId="1D72ED6C" w14:textId="60BDD81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 xml:space="preserve">, page </w:t>
      </w:r>
      <w:r>
        <w:fldChar w:fldCharType="begin"/>
      </w:r>
      <w:r>
        <w:instrText xml:space="preserve"> PAGEREF _Ref412025981 \h </w:instrText>
      </w:r>
      <w:r>
        <w:fldChar w:fldCharType="separate"/>
      </w:r>
      <w:r w:rsidR="000E2EAC">
        <w:rPr>
          <w:noProof/>
        </w:rPr>
        <w:t>102</w:t>
      </w:r>
      <w:r>
        <w:fldChar w:fldCharType="end"/>
      </w:r>
      <w:r>
        <w:t>.</w:t>
      </w:r>
    </w:p>
    <w:p w14:paraId="0897B028" w14:textId="3CF8A61B" w:rsidR="0008188E" w:rsidRDefault="0008188E" w:rsidP="00AD40FB">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6241FC5" w14:textId="77777777" w:rsidR="00704CAA" w:rsidRPr="00435BD3" w:rsidRDefault="00704CAA" w:rsidP="00704CAA">
      <w:pPr>
        <w:pStyle w:val="Heading4"/>
      </w:pPr>
      <w:r>
        <w:t>Psalm</w:t>
      </w:r>
      <w:r w:rsidRPr="00AB1781">
        <w:t xml:space="preserve"> 13</w:t>
      </w:r>
      <w:r>
        <w:t>: “The fool says in his heart, ‘There is no God’”</w:t>
      </w:r>
    </w:p>
    <w:p w14:paraId="32E38F26" w14:textId="77777777" w:rsidR="00704CAA" w:rsidRPr="007A1A59" w:rsidRDefault="00704CAA" w:rsidP="00704CAA">
      <w:pPr>
        <w:jc w:val="center"/>
        <w:rPr>
          <w:b/>
        </w:rPr>
      </w:pPr>
      <w:r w:rsidRPr="007A1A59">
        <w:rPr>
          <w:b/>
        </w:rPr>
        <w:t>Unbelief leads to Universal Corruption</w:t>
      </w:r>
    </w:p>
    <w:p w14:paraId="5EF782B0" w14:textId="77777777" w:rsidR="00704CAA" w:rsidRPr="00AB1781" w:rsidRDefault="00704CAA" w:rsidP="00704CAA">
      <w:pPr>
        <w:pStyle w:val="Rubric"/>
      </w:pPr>
      <w:r w:rsidRPr="00AB1781">
        <w:t>1 (</w:t>
      </w:r>
      <w:r>
        <w:t xml:space="preserve">For the end. </w:t>
      </w:r>
      <w:r w:rsidRPr="00AB1781">
        <w:t>A Psalm by David)</w:t>
      </w:r>
    </w:p>
    <w:p w14:paraId="585D8AA1" w14:textId="77777777" w:rsidR="00704CAA" w:rsidRPr="00AB1781" w:rsidRDefault="00704CAA" w:rsidP="00704CAA">
      <w:pPr>
        <w:pStyle w:val="EnglishHangNoCoptic"/>
      </w:pPr>
      <w:r>
        <w:t>The fool says in his heart, “</w:t>
      </w:r>
      <w:r w:rsidRPr="00AB1781">
        <w:t>There is no God.</w:t>
      </w:r>
      <w:r>
        <w:t>”</w:t>
      </w:r>
      <w:r w:rsidRPr="00AB1781">
        <w:rPr>
          <w:rStyle w:val="FootnoteReference"/>
        </w:rPr>
        <w:footnoteReference w:id="72"/>
      </w:r>
    </w:p>
    <w:p w14:paraId="179C2386" w14:textId="77777777" w:rsidR="00704CAA" w:rsidRPr="00AB1781" w:rsidRDefault="00704CAA" w:rsidP="00704CAA">
      <w:pPr>
        <w:pStyle w:val="EnglishHangNoCoptic"/>
      </w:pPr>
      <w:r w:rsidRPr="00AB1781">
        <w:tab/>
        <w:t>They are corrupt</w:t>
      </w:r>
      <w:r>
        <w:t>,</w:t>
      </w:r>
      <w:r w:rsidRPr="00AB1781">
        <w:t xml:space="preserve"> and abominable in their ways;</w:t>
      </w:r>
    </w:p>
    <w:p w14:paraId="5C0B87C5" w14:textId="77777777" w:rsidR="00704CAA" w:rsidRPr="00AB1781" w:rsidRDefault="00704CAA" w:rsidP="00704CAA">
      <w:pPr>
        <w:pStyle w:val="EnglishHangEndNoCoptic"/>
      </w:pPr>
      <w:r w:rsidRPr="00AB1781">
        <w:tab/>
        <w:t>there is not one that does good, no</w:t>
      </w:r>
      <w:r>
        <w:t>t even</w:t>
      </w:r>
      <w:r w:rsidRPr="00AB1781">
        <w:t xml:space="preserve"> one.</w:t>
      </w:r>
    </w:p>
    <w:p w14:paraId="41648455" w14:textId="77777777" w:rsidR="00704CAA" w:rsidRPr="00AB1781" w:rsidRDefault="00704CAA" w:rsidP="00704CAA">
      <w:pPr>
        <w:pStyle w:val="EnglishHangNoCoptic"/>
      </w:pPr>
      <w:r w:rsidRPr="00AB1781">
        <w:t xml:space="preserve">2 The Lord looks </w:t>
      </w:r>
      <w:r>
        <w:t>down from heaven upon</w:t>
      </w:r>
      <w:r w:rsidRPr="00AB1781">
        <w:t xml:space="preserve"> the sons of men</w:t>
      </w:r>
      <w:r>
        <w:t>,</w:t>
      </w:r>
    </w:p>
    <w:p w14:paraId="48357CB5" w14:textId="77777777" w:rsidR="00704CAA" w:rsidRPr="00AB1781" w:rsidRDefault="00704CAA" w:rsidP="00704CAA">
      <w:pPr>
        <w:pStyle w:val="EnglishHangEndNoCoptic"/>
      </w:pPr>
      <w:r w:rsidRPr="00AB1781">
        <w:tab/>
        <w:t xml:space="preserve">to see if </w:t>
      </w:r>
      <w:r>
        <w:t xml:space="preserve">there were </w:t>
      </w:r>
      <w:r w:rsidRPr="00AB1781">
        <w:t xml:space="preserve">any </w:t>
      </w:r>
      <w:r>
        <w:t>who understood</w:t>
      </w:r>
      <w:r w:rsidRPr="00AB1781">
        <w:t xml:space="preserve"> or </w:t>
      </w:r>
      <w:r>
        <w:t>sought</w:t>
      </w:r>
      <w:r w:rsidRPr="00AB1781">
        <w:t xml:space="preserve"> God.</w:t>
      </w:r>
    </w:p>
    <w:p w14:paraId="46FDFEB3" w14:textId="77777777" w:rsidR="00704CAA" w:rsidRPr="00AB1781" w:rsidRDefault="00704CAA" w:rsidP="00704CAA">
      <w:pPr>
        <w:pStyle w:val="EnglishHangNoCoptic"/>
      </w:pPr>
      <w:r w:rsidRPr="00AB1781">
        <w:lastRenderedPageBreak/>
        <w:t xml:space="preserve">3 All have </w:t>
      </w:r>
      <w:r>
        <w:t>turned aside</w:t>
      </w:r>
      <w:r w:rsidRPr="00AB1781">
        <w:t xml:space="preserve">, nd all </w:t>
      </w:r>
      <w:r>
        <w:t>were</w:t>
      </w:r>
      <w:r w:rsidRPr="00AB1781">
        <w:t xml:space="preserve"> </w:t>
      </w:r>
      <w:r>
        <w:t>alotigether corrupted</w:t>
      </w:r>
      <w:r w:rsidRPr="00AB1781">
        <w:t>;</w:t>
      </w:r>
    </w:p>
    <w:p w14:paraId="1920F5CB" w14:textId="77777777" w:rsidR="00704CAA" w:rsidRDefault="00704CAA" w:rsidP="00704CAA">
      <w:pPr>
        <w:pStyle w:val="EnglishHangNoCoptic"/>
      </w:pPr>
      <w:r w:rsidRPr="00AB1781">
        <w:tab/>
        <w:t xml:space="preserve">there </w:t>
      </w:r>
      <w:r>
        <w:t>was</w:t>
      </w:r>
      <w:r w:rsidRPr="00AB1781">
        <w:t xml:space="preserve"> not one that does good, no</w:t>
      </w:r>
      <w:r>
        <w:t>t</w:t>
      </w:r>
      <w:r w:rsidRPr="00AB1781">
        <w:t xml:space="preserve"> </w:t>
      </w:r>
      <w:r>
        <w:t>even</w:t>
      </w:r>
      <w:r w:rsidRPr="00AB1781">
        <w:t xml:space="preserve"> one.</w:t>
      </w:r>
    </w:p>
    <w:p w14:paraId="20821B47" w14:textId="77777777" w:rsidR="00704CAA" w:rsidRDefault="00704CAA" w:rsidP="00704CAA">
      <w:pPr>
        <w:pStyle w:val="EnglishHangNoCoptic"/>
        <w:ind w:left="864"/>
      </w:pPr>
      <w:r>
        <w:t>[Their throat is an open tomb;</w:t>
      </w:r>
    </w:p>
    <w:p w14:paraId="3A5D44EA" w14:textId="77777777" w:rsidR="00704CAA" w:rsidRDefault="00704CAA" w:rsidP="00704CAA">
      <w:pPr>
        <w:pStyle w:val="EnglishHangNoCoptic"/>
        <w:ind w:left="864"/>
      </w:pPr>
      <w:r>
        <w:t>They use their tongues for deceit;</w:t>
      </w:r>
    </w:p>
    <w:p w14:paraId="2729A1D9" w14:textId="77777777" w:rsidR="00704CAA" w:rsidRDefault="00704CAA" w:rsidP="00704CAA">
      <w:pPr>
        <w:pStyle w:val="EnglishHangNoCoptic"/>
        <w:ind w:left="864"/>
      </w:pPr>
      <w:r>
        <w:t>The poison of serpents is under their lips,</w:t>
      </w:r>
    </w:p>
    <w:p w14:paraId="0332B756" w14:textId="77777777" w:rsidR="00704CAA" w:rsidRDefault="00704CAA" w:rsidP="00704CAA">
      <w:pPr>
        <w:pStyle w:val="EnglishHangNoCoptic"/>
        <w:ind w:left="864"/>
      </w:pPr>
      <w:r>
        <w:t>Whose mouth is full of cursing and bitterness;</w:t>
      </w:r>
    </w:p>
    <w:p w14:paraId="4BB005E1" w14:textId="77777777" w:rsidR="00704CAA" w:rsidRDefault="00704CAA" w:rsidP="00704CAA">
      <w:pPr>
        <w:pStyle w:val="EnglishHangNoCoptic"/>
        <w:ind w:left="864"/>
      </w:pPr>
      <w:r>
        <w:t>Their feet are swift to shed blood;</w:t>
      </w:r>
    </w:p>
    <w:p w14:paraId="3ADE65F4" w14:textId="77777777" w:rsidR="00704CAA" w:rsidRDefault="00704CAA" w:rsidP="00704CAA">
      <w:pPr>
        <w:pStyle w:val="EnglishHangNoCoptic"/>
        <w:ind w:left="864"/>
      </w:pPr>
      <w:r>
        <w:t>Destruction and suffering are in their ways,</w:t>
      </w:r>
    </w:p>
    <w:p w14:paraId="00FA0AA0" w14:textId="77777777" w:rsidR="00704CAA" w:rsidRDefault="00704CAA" w:rsidP="00704CAA">
      <w:pPr>
        <w:pStyle w:val="EnglishHangNoCoptic"/>
        <w:ind w:left="864"/>
      </w:pPr>
      <w:r>
        <w:t>And they have not known the way of peace;</w:t>
      </w:r>
    </w:p>
    <w:p w14:paraId="13764C75" w14:textId="77777777" w:rsidR="00704CAA" w:rsidRPr="00AB1781" w:rsidRDefault="00704CAA" w:rsidP="00704CAA">
      <w:pPr>
        <w:pStyle w:val="EnglishHangEndNoCoptic"/>
        <w:ind w:left="864"/>
      </w:pPr>
      <w:r>
        <w:t>There is no fear of God before their eyes.]</w:t>
      </w:r>
      <w:r>
        <w:rPr>
          <w:rStyle w:val="FootnoteReference"/>
        </w:rPr>
        <w:footnoteReference w:id="73"/>
      </w:r>
    </w:p>
    <w:p w14:paraId="3C5FDE0D" w14:textId="77777777" w:rsidR="00704CAA" w:rsidRPr="00AB1781" w:rsidRDefault="00704CAA" w:rsidP="00704CAA">
      <w:pPr>
        <w:pStyle w:val="EnglishHangNoCoptic"/>
      </w:pPr>
      <w:r>
        <w:t>4 Will all who work iniquity never learn,</w:t>
      </w:r>
    </w:p>
    <w:p w14:paraId="44D66AE2" w14:textId="77777777" w:rsidR="00704CAA" w:rsidRPr="00AB1781" w:rsidRDefault="00704CAA" w:rsidP="00704CAA">
      <w:pPr>
        <w:pStyle w:val="EnglishHangNoCoptic"/>
      </w:pPr>
      <w:r w:rsidRPr="00AB1781">
        <w:tab/>
      </w:r>
      <w:r>
        <w:t>that</w:t>
      </w:r>
      <w:r w:rsidRPr="00AB1781">
        <w:t xml:space="preserve"> eat up my people like bread</w:t>
      </w:r>
      <w:r>
        <w:t>,</w:t>
      </w:r>
    </w:p>
    <w:p w14:paraId="70CF2D46" w14:textId="77777777" w:rsidR="00704CAA" w:rsidRPr="00AB1781" w:rsidRDefault="00704CAA" w:rsidP="00704CAA">
      <w:pPr>
        <w:pStyle w:val="EnglishHangEndNoCoptic"/>
      </w:pPr>
      <w:r w:rsidRPr="00AB1781">
        <w:tab/>
        <w:t xml:space="preserve">and </w:t>
      </w:r>
      <w:r>
        <w:t>do not</w:t>
      </w:r>
      <w:r w:rsidRPr="00AB1781">
        <w:t xml:space="preserve"> call </w:t>
      </w:r>
      <w:r>
        <w:t>up</w:t>
      </w:r>
      <w:r w:rsidRPr="00AB1781">
        <w:t>on the Lord?</w:t>
      </w:r>
    </w:p>
    <w:p w14:paraId="5708DA14" w14:textId="77777777" w:rsidR="00704CAA" w:rsidRPr="00AB1781" w:rsidRDefault="00704CAA" w:rsidP="00704CAA">
      <w:pPr>
        <w:pStyle w:val="EnglishHangNoCoptic"/>
      </w:pPr>
      <w:r w:rsidRPr="00AB1781">
        <w:t xml:space="preserve">5 They </w:t>
      </w:r>
      <w:r>
        <w:t>dread</w:t>
      </w:r>
      <w:r w:rsidRPr="00AB1781">
        <w:t xml:space="preserve"> with fear where there is nothing to fear;</w:t>
      </w:r>
    </w:p>
    <w:p w14:paraId="09A310A7" w14:textId="77777777" w:rsidR="00704CAA" w:rsidRPr="00AB1781" w:rsidRDefault="00704CAA" w:rsidP="00704CAA">
      <w:pPr>
        <w:pStyle w:val="EnglishHangEndNoCoptic"/>
      </w:pPr>
      <w:r w:rsidRPr="00AB1781">
        <w:tab/>
        <w:t>for God is with the righteous</w:t>
      </w:r>
      <w:r>
        <w:t xml:space="preserve"> generation</w:t>
      </w:r>
      <w:r w:rsidRPr="00AB1781">
        <w:t>.</w:t>
      </w:r>
    </w:p>
    <w:p w14:paraId="4FC292E9" w14:textId="77777777" w:rsidR="00704CAA" w:rsidRPr="00AB1781" w:rsidRDefault="00704CAA" w:rsidP="00704CAA">
      <w:pPr>
        <w:pStyle w:val="EnglishHangNoCoptic"/>
      </w:pPr>
      <w:r w:rsidRPr="00AB1781">
        <w:t xml:space="preserve">6 You would </w:t>
      </w:r>
      <w:r>
        <w:t>shame</w:t>
      </w:r>
      <w:r w:rsidRPr="00AB1781">
        <w:t xml:space="preserve"> a poor man’s </w:t>
      </w:r>
      <w:r>
        <w:t>counsel</w:t>
      </w:r>
      <w:r w:rsidRPr="00AB1781">
        <w:t>,</w:t>
      </w:r>
    </w:p>
    <w:p w14:paraId="768ACFFB" w14:textId="77777777" w:rsidR="00704CAA" w:rsidRPr="00AB1781" w:rsidRDefault="00704CAA" w:rsidP="00704CAA">
      <w:pPr>
        <w:pStyle w:val="EnglishHangEndNoCoptic"/>
      </w:pPr>
      <w:r w:rsidRPr="00AB1781">
        <w:tab/>
        <w:t>but the Lord is his hope.</w:t>
      </w:r>
    </w:p>
    <w:p w14:paraId="4659BA22" w14:textId="77777777" w:rsidR="00704CAA" w:rsidRPr="00AB1781" w:rsidRDefault="00704CAA" w:rsidP="00704CAA">
      <w:pPr>
        <w:pStyle w:val="EnglishHangNoCoptic"/>
      </w:pPr>
      <w:r w:rsidRPr="00AB1781">
        <w:t xml:space="preserve">7 </w:t>
      </w:r>
      <w:r>
        <w:t>Who will bring</w:t>
      </w:r>
      <w:r w:rsidRPr="00AB1781">
        <w:t xml:space="preserve"> Israel’s salvation </w:t>
      </w:r>
      <w:r>
        <w:t>out of Zion?</w:t>
      </w:r>
    </w:p>
    <w:p w14:paraId="7B467E31" w14:textId="77777777" w:rsidR="00704CAA" w:rsidRPr="00AB1781" w:rsidRDefault="00704CAA" w:rsidP="00704CAA">
      <w:pPr>
        <w:pStyle w:val="EnglishHangNoCoptic"/>
      </w:pPr>
      <w:r w:rsidRPr="00AB1781">
        <w:tab/>
        <w:t xml:space="preserve">When the Lord </w:t>
      </w:r>
      <w:r>
        <w:t>returns</w:t>
      </w:r>
      <w:r w:rsidRPr="00AB1781">
        <w:t xml:space="preserve"> His people</w:t>
      </w:r>
      <w:r>
        <w:t xml:space="preserve"> from captivity</w:t>
      </w:r>
      <w:r w:rsidRPr="00AB1781">
        <w:t>,</w:t>
      </w:r>
    </w:p>
    <w:p w14:paraId="5A6427D1" w14:textId="77777777" w:rsidR="00704CAA" w:rsidRDefault="00704CAA" w:rsidP="00704CAA">
      <w:pPr>
        <w:pStyle w:val="EnglishHangEndNoCoptic"/>
      </w:pPr>
      <w:r w:rsidRPr="00AB1781">
        <w:tab/>
        <w:t>let Jacob rejoice</w:t>
      </w:r>
      <w:r>
        <w:t>,</w:t>
      </w:r>
      <w:r w:rsidRPr="00AB1781">
        <w:t xml:space="preserve"> and let Israel be glad.</w:t>
      </w:r>
    </w:p>
    <w:p w14:paraId="4F586D3E" w14:textId="77777777" w:rsidR="00704CAA" w:rsidRPr="00435BD3" w:rsidRDefault="00704CAA" w:rsidP="00704CAA">
      <w:pPr>
        <w:pStyle w:val="Rubric"/>
      </w:pPr>
      <w:r>
        <w:t>Glory…</w:t>
      </w:r>
    </w:p>
    <w:p w14:paraId="0E63C815" w14:textId="77777777" w:rsidR="00704CAA" w:rsidRPr="00435BD3" w:rsidRDefault="00704CAA" w:rsidP="00704CAA">
      <w:pPr>
        <w:pStyle w:val="Heading4"/>
      </w:pPr>
      <w:bookmarkStart w:id="240" w:name="_Ref412098343"/>
      <w:r>
        <w:t>Psalm</w:t>
      </w:r>
      <w:r w:rsidRPr="00AB1781">
        <w:t xml:space="preserve"> 14</w:t>
      </w:r>
      <w:r>
        <w:t>: “Lord, who can dwell in Your tent”</w:t>
      </w:r>
      <w:bookmarkEnd w:id="240"/>
    </w:p>
    <w:p w14:paraId="24FF77F7" w14:textId="77777777" w:rsidR="00704CAA" w:rsidRPr="00435BD3" w:rsidRDefault="00704CAA" w:rsidP="00704CAA">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4E5CF833" w14:textId="2942352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7AA0A41" w14:textId="73C59B69" w:rsidR="00704CAA" w:rsidRPr="00435BD3" w:rsidRDefault="00704CAA" w:rsidP="00704CAA">
      <w:pPr>
        <w:pStyle w:val="Rubric"/>
      </w:pPr>
      <w:r w:rsidRPr="00AB1781">
        <w:t>(A Psalm by David)</w:t>
      </w:r>
    </w:p>
    <w:p w14:paraId="51586369" w14:textId="77777777" w:rsidR="00704CAA" w:rsidRPr="00AB1781" w:rsidRDefault="00704CAA" w:rsidP="00704CAA">
      <w:pPr>
        <w:pStyle w:val="EnglishHangNoCoptic"/>
      </w:pPr>
      <w:r w:rsidRPr="00AB1781">
        <w:t xml:space="preserve">1 </w:t>
      </w:r>
      <w:r>
        <w:t xml:space="preserve">O </w:t>
      </w:r>
      <w:r w:rsidRPr="00AB1781">
        <w:t xml:space="preserve">Lord, who </w:t>
      </w:r>
      <w:r>
        <w:t>will</w:t>
      </w:r>
      <w:r w:rsidRPr="00AB1781">
        <w:t xml:space="preserve"> dwell in </w:t>
      </w:r>
      <w:r>
        <w:t>Your</w:t>
      </w:r>
      <w:r w:rsidRPr="00AB1781">
        <w:t xml:space="preserve"> </w:t>
      </w:r>
      <w:r>
        <w:t>tent</w:t>
      </w:r>
      <w:r w:rsidRPr="00AB1781">
        <w:t>,</w:t>
      </w:r>
    </w:p>
    <w:p w14:paraId="46EAA077" w14:textId="77777777" w:rsidR="00704CAA" w:rsidRPr="00435BD3" w:rsidRDefault="00704CAA" w:rsidP="00704CAA">
      <w:pPr>
        <w:pStyle w:val="EnglishHangEndNoCoptic"/>
      </w:pPr>
      <w:r w:rsidRPr="00AB1781">
        <w:tab/>
        <w:t xml:space="preserve">or who </w:t>
      </w:r>
      <w:r>
        <w:t>will</w:t>
      </w:r>
      <w:r w:rsidRPr="00AB1781">
        <w:t xml:space="preserve"> </w:t>
      </w:r>
      <w:r>
        <w:t xml:space="preserve">live </w:t>
      </w:r>
      <w:r w:rsidRPr="00AB1781">
        <w:t xml:space="preserve">on </w:t>
      </w:r>
      <w:r>
        <w:t>Your</w:t>
      </w:r>
      <w:r w:rsidRPr="00AB1781">
        <w:t xml:space="preserve"> holy mountain?</w:t>
      </w:r>
    </w:p>
    <w:p w14:paraId="321ACF98" w14:textId="77777777" w:rsidR="00704CAA" w:rsidRPr="00AB1781" w:rsidRDefault="00704CAA" w:rsidP="00704CAA">
      <w:pPr>
        <w:pStyle w:val="EnglishHangNoCoptic"/>
      </w:pPr>
      <w:r w:rsidRPr="00AB1781">
        <w:t xml:space="preserve">2 He who </w:t>
      </w:r>
      <w:r>
        <w:t xml:space="preserve">walks </w:t>
      </w:r>
      <w:r w:rsidRPr="00AB1781">
        <w:t>blameless</w:t>
      </w:r>
      <w:r>
        <w:t>ly,</w:t>
      </w:r>
      <w:r w:rsidRPr="00AB1781">
        <w:t xml:space="preserve"> and </w:t>
      </w:r>
      <w:r>
        <w:t>works righteousness,</w:t>
      </w:r>
    </w:p>
    <w:p w14:paraId="499AD64E" w14:textId="77777777" w:rsidR="00704CAA" w:rsidRPr="00AB1781" w:rsidRDefault="00704CAA" w:rsidP="00704CAA">
      <w:pPr>
        <w:pStyle w:val="EnglishHangEndNoCoptic"/>
      </w:pPr>
      <w:r>
        <w:tab/>
        <w:t>who</w:t>
      </w:r>
      <w:r w:rsidRPr="00AB1781">
        <w:t xml:space="preserve"> speaks truth </w:t>
      </w:r>
      <w:r>
        <w:t>in</w:t>
      </w:r>
      <w:r w:rsidRPr="00AB1781">
        <w:t xml:space="preserve"> his heart;</w:t>
      </w:r>
    </w:p>
    <w:p w14:paraId="541C513E" w14:textId="77777777" w:rsidR="00704CAA" w:rsidRPr="00AB1781" w:rsidRDefault="00704CAA" w:rsidP="00704CAA">
      <w:pPr>
        <w:pStyle w:val="EnglishHangNoCoptic"/>
      </w:pPr>
      <w:r w:rsidRPr="00AB1781">
        <w:lastRenderedPageBreak/>
        <w:t>3 who does not deceive with his tongue,</w:t>
      </w:r>
    </w:p>
    <w:p w14:paraId="5D65885F" w14:textId="77777777" w:rsidR="00704CAA" w:rsidRPr="00AB1781" w:rsidRDefault="00704CAA" w:rsidP="00704CAA">
      <w:pPr>
        <w:pStyle w:val="EnglishHangNoCoptic"/>
      </w:pPr>
      <w:r w:rsidRPr="00AB1781">
        <w:tab/>
        <w:t xml:space="preserve">or do evil to his </w:t>
      </w:r>
      <w:r>
        <w:t>neighbour;</w:t>
      </w:r>
    </w:p>
    <w:p w14:paraId="1B2D7DFB" w14:textId="77777777" w:rsidR="00704CAA" w:rsidRPr="00AB1781" w:rsidRDefault="00704CAA" w:rsidP="00704CAA">
      <w:pPr>
        <w:pStyle w:val="EnglishHangEndNoCoptic"/>
      </w:pPr>
      <w:r w:rsidRPr="00AB1781">
        <w:tab/>
        <w:t xml:space="preserve">or </w:t>
      </w:r>
      <w:r>
        <w:t>find fault with those nearest him</w:t>
      </w:r>
      <w:r w:rsidRPr="00AB1781">
        <w:t>;</w:t>
      </w:r>
    </w:p>
    <w:p w14:paraId="3B46B504" w14:textId="77777777" w:rsidR="00704CAA" w:rsidRPr="00AB1781" w:rsidRDefault="00704CAA" w:rsidP="00704CAA">
      <w:pPr>
        <w:pStyle w:val="EnglishHangNoCoptic"/>
      </w:pPr>
      <w:r w:rsidRPr="00AB1781">
        <w:t xml:space="preserve">4 </w:t>
      </w:r>
      <w:r>
        <w:t>he disdains those who do evil in his sight</w:t>
      </w:r>
      <w:r w:rsidRPr="00AB1781">
        <w:t>,</w:t>
      </w:r>
    </w:p>
    <w:p w14:paraId="229B2216" w14:textId="77777777" w:rsidR="00704CAA" w:rsidRPr="00AB1781" w:rsidRDefault="00704CAA" w:rsidP="00704CAA">
      <w:pPr>
        <w:pStyle w:val="EnglishHangNoCoptic"/>
      </w:pPr>
      <w:r w:rsidRPr="00AB1781">
        <w:tab/>
        <w:t xml:space="preserve">but </w:t>
      </w:r>
      <w:r>
        <w:t>he</w:t>
      </w:r>
      <w:r w:rsidRPr="00AB1781">
        <w:t xml:space="preserve"> honors those who fear the Lord;</w:t>
      </w:r>
    </w:p>
    <w:p w14:paraId="34777258" w14:textId="77777777" w:rsidR="00704CAA" w:rsidRPr="00AB1781" w:rsidRDefault="00704CAA" w:rsidP="00704CAA">
      <w:pPr>
        <w:pStyle w:val="EnglishHangEndNoCoptic"/>
      </w:pPr>
      <w:r w:rsidRPr="00AB1781">
        <w:tab/>
      </w:r>
      <w:r>
        <w:t>he</w:t>
      </w:r>
      <w:r w:rsidRPr="00AB1781">
        <w:t xml:space="preserve"> swears to </w:t>
      </w:r>
      <w:r>
        <w:t>his neighbour, and keeps his word;</w:t>
      </w:r>
    </w:p>
    <w:p w14:paraId="656A7754" w14:textId="77777777" w:rsidR="00704CAA" w:rsidRPr="00AB1781" w:rsidRDefault="00704CAA" w:rsidP="00704CAA">
      <w:pPr>
        <w:pStyle w:val="EnglishHangNoCoptic"/>
      </w:pPr>
      <w:r w:rsidRPr="00AB1781">
        <w:t xml:space="preserve">5 </w:t>
      </w:r>
      <w:r>
        <w:t>he</w:t>
      </w:r>
      <w:r w:rsidRPr="00AB1781">
        <w:t xml:space="preserve"> does not lend his money at interest</w:t>
      </w:r>
      <w:r>
        <w:t>,</w:t>
      </w:r>
    </w:p>
    <w:p w14:paraId="4070B7CB" w14:textId="77777777" w:rsidR="00704CAA" w:rsidRPr="00AB1781" w:rsidRDefault="00704CAA" w:rsidP="00704CAA">
      <w:pPr>
        <w:pStyle w:val="EnglishHangEndNoCoptic"/>
      </w:pPr>
      <w:r w:rsidRPr="00AB1781">
        <w:tab/>
        <w:t xml:space="preserve">or take </w:t>
      </w:r>
      <w:r>
        <w:t>a b</w:t>
      </w:r>
      <w:r w:rsidRPr="00AB1781">
        <w:t>rib</w:t>
      </w:r>
      <w:r>
        <w:t>e</w:t>
      </w:r>
      <w:r w:rsidRPr="00AB1781">
        <w:t xml:space="preserve"> against the innocent.</w:t>
      </w:r>
    </w:p>
    <w:p w14:paraId="3F47BE43" w14:textId="77777777" w:rsidR="00704CAA" w:rsidRPr="00AB1781" w:rsidRDefault="00704CAA" w:rsidP="00704CAA">
      <w:pPr>
        <w:pStyle w:val="EnglishHangEndNoCoptic"/>
      </w:pPr>
      <w:r w:rsidRPr="00AB1781">
        <w:t>6 He who does these things will never be shaken.</w:t>
      </w:r>
    </w:p>
    <w:p w14:paraId="01470DF4" w14:textId="77777777" w:rsidR="00AD40FB" w:rsidRDefault="00704CAA" w:rsidP="00704CAA">
      <w:pPr>
        <w:pStyle w:val="Rubric"/>
      </w:pPr>
      <w:r>
        <w:t>Alleluia.</w:t>
      </w:r>
    </w:p>
    <w:p w14:paraId="67500FA6" w14:textId="626EE8D1"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_Ref412025981 \h </w:instrText>
      </w:r>
      <w:r>
        <w:fldChar w:fldCharType="separate"/>
      </w:r>
      <w:r w:rsidR="000E2EAC">
        <w:t>Psalm</w:t>
      </w:r>
      <w:r w:rsidR="000E2EAC" w:rsidRPr="00AB1781">
        <w:t xml:space="preserve"> 15</w:t>
      </w:r>
      <w:r w:rsidR="000E2EAC">
        <w:t>: “Keep me, O Lord, I hope in You”</w:t>
      </w:r>
      <w:r>
        <w:fldChar w:fldCharType="end"/>
      </w:r>
      <w:r>
        <w:t>.</w:t>
      </w:r>
    </w:p>
    <w:p w14:paraId="3E5AF02C" w14:textId="53DAA6FB" w:rsidR="00704CAA" w:rsidRPr="00AB1781" w:rsidRDefault="00704CAA" w:rsidP="00704CAA">
      <w:pPr>
        <w:pStyle w:val="Rubric"/>
        <w:rPr>
          <w:rFonts w:ascii="Book Antiqua" w:hAnsi="Book Antiqua" w:cs="Lucida Grande"/>
        </w:rPr>
      </w:pPr>
    </w:p>
    <w:p w14:paraId="41BCAE09" w14:textId="77777777" w:rsidR="00704CAA" w:rsidRPr="00435BD3" w:rsidRDefault="00704CAA" w:rsidP="00704CAA">
      <w:pPr>
        <w:pStyle w:val="Heading4"/>
      </w:pPr>
      <w:bookmarkStart w:id="241" w:name="_Ref412025981"/>
      <w:r>
        <w:t>Psalm</w:t>
      </w:r>
      <w:r w:rsidRPr="00AB1781">
        <w:t xml:space="preserve"> 15</w:t>
      </w:r>
      <w:r>
        <w:t>: “Keep me, O Lord, I hope in You”</w:t>
      </w:r>
      <w:bookmarkEnd w:id="241"/>
    </w:p>
    <w:p w14:paraId="7E6D783E" w14:textId="77777777" w:rsidR="00704CAA" w:rsidRPr="00AB1781" w:rsidRDefault="00704CAA" w:rsidP="00704CAA">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0ABD1F94" w14:textId="40E63046"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51A58470" w14:textId="6CF499B7"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AACEB8" w14:textId="77777777" w:rsidR="00704CAA" w:rsidRPr="00435BD3" w:rsidRDefault="00704CAA" w:rsidP="00704CAA">
      <w:pPr>
        <w:pStyle w:val="Rubric"/>
      </w:pPr>
      <w:r w:rsidRPr="00AB1781">
        <w:t xml:space="preserve"> (An inscription for a pillar. By David)</w:t>
      </w:r>
    </w:p>
    <w:p w14:paraId="5BC94DC5" w14:textId="77777777" w:rsidR="00704CAA" w:rsidRPr="00AB1781" w:rsidRDefault="00704CAA" w:rsidP="00704CAA">
      <w:pPr>
        <w:pStyle w:val="EnglishHangEndNoCoptic"/>
      </w:pPr>
      <w:r w:rsidRPr="00AB1781">
        <w:t xml:space="preserve">1 Keep me, O Lord, for </w:t>
      </w:r>
      <w:r>
        <w:t>I hope in You</w:t>
      </w:r>
      <w:r w:rsidRPr="00AB1781">
        <w:t>.</w:t>
      </w:r>
    </w:p>
    <w:p w14:paraId="54B9721B" w14:textId="77777777" w:rsidR="00704CAA" w:rsidRPr="00AB1781" w:rsidRDefault="00704CAA" w:rsidP="00704CAA">
      <w:pPr>
        <w:pStyle w:val="EnglishHangNoCoptic"/>
      </w:pPr>
      <w:r>
        <w:t>2 I said to the Lord, “You</w:t>
      </w:r>
      <w:r w:rsidRPr="00AB1781">
        <w:t xml:space="preserve"> are my God;</w:t>
      </w:r>
    </w:p>
    <w:p w14:paraId="695B5318" w14:textId="77777777" w:rsidR="00704CAA" w:rsidRPr="00AB1781" w:rsidRDefault="00704CAA" w:rsidP="00704CAA">
      <w:pPr>
        <w:pStyle w:val="EnglishHangEndNoCoptic"/>
      </w:pPr>
      <w:r w:rsidRPr="00AB1781">
        <w:tab/>
      </w:r>
      <w:r>
        <w:t>You</w:t>
      </w:r>
      <w:r w:rsidRPr="00AB1781">
        <w:t xml:space="preserve"> </w:t>
      </w:r>
      <w:r>
        <w:t>have no need of my goods.”</w:t>
      </w:r>
    </w:p>
    <w:p w14:paraId="6F8F9F06" w14:textId="77777777" w:rsidR="00704CAA" w:rsidRPr="00AB1781" w:rsidRDefault="00704CAA" w:rsidP="00704CAA">
      <w:pPr>
        <w:pStyle w:val="EnglishHangNoCoptic"/>
      </w:pPr>
      <w:r w:rsidRPr="00AB1781">
        <w:t xml:space="preserve">3 </w:t>
      </w:r>
      <w:r>
        <w:t>The Lord has manifested the wonder of all His will,</w:t>
      </w:r>
    </w:p>
    <w:p w14:paraId="73D4AB2D" w14:textId="77777777" w:rsidR="00704CAA" w:rsidRDefault="00704CAA" w:rsidP="00704CAA">
      <w:pPr>
        <w:pStyle w:val="EnglishHangNoCoptic"/>
      </w:pPr>
      <w:r w:rsidRPr="00AB1781">
        <w:tab/>
      </w:r>
      <w:r>
        <w:t>to the saints who are on His earth,</w:t>
      </w:r>
    </w:p>
    <w:p w14:paraId="40B7E33F" w14:textId="77777777" w:rsidR="00704CAA" w:rsidRPr="00AB1781" w:rsidRDefault="00704CAA" w:rsidP="00704CAA">
      <w:pPr>
        <w:pStyle w:val="EnglishHangEndNoCoptic"/>
        <w:ind w:firstLine="0"/>
      </w:pPr>
      <w:r>
        <w:t>[and has wrought all His desires in them]</w:t>
      </w:r>
      <w:r>
        <w:rPr>
          <w:rStyle w:val="FootnoteReference"/>
        </w:rPr>
        <w:footnoteReference w:id="74"/>
      </w:r>
      <w:r>
        <w:t>.</w:t>
      </w:r>
    </w:p>
    <w:p w14:paraId="6995B223" w14:textId="77777777" w:rsidR="00704CAA" w:rsidRPr="00AB1781" w:rsidRDefault="00704CAA" w:rsidP="00704CAA">
      <w:pPr>
        <w:pStyle w:val="EnglishHangNoCoptic"/>
      </w:pPr>
      <w:r w:rsidRPr="00AB1781">
        <w:t xml:space="preserve">4 Their </w:t>
      </w:r>
      <w:r>
        <w:t>diseases</w:t>
      </w:r>
      <w:r w:rsidRPr="00AB1781">
        <w:t xml:space="preserve"> were multiplied;</w:t>
      </w:r>
    </w:p>
    <w:p w14:paraId="2EDFE925" w14:textId="77777777" w:rsidR="00704CAA" w:rsidRPr="00AB1781" w:rsidRDefault="00704CAA" w:rsidP="00704CAA">
      <w:pPr>
        <w:pStyle w:val="EnglishHangNoCoptic"/>
      </w:pPr>
      <w:r w:rsidRPr="00AB1781">
        <w:tab/>
      </w:r>
      <w:r>
        <w:t>they hastened after these things</w:t>
      </w:r>
      <w:r w:rsidRPr="00AB1781">
        <w:t>.</w:t>
      </w:r>
    </w:p>
    <w:p w14:paraId="5EFFF0A7" w14:textId="77777777" w:rsidR="00704CAA" w:rsidRPr="00AB1781" w:rsidRDefault="00704CAA" w:rsidP="00704CAA">
      <w:pPr>
        <w:pStyle w:val="EnglishHangNoCoptic"/>
      </w:pPr>
      <w:r w:rsidRPr="00AB1781">
        <w:tab/>
        <w:t>I will not enter their assemblies of blood,</w:t>
      </w:r>
    </w:p>
    <w:p w14:paraId="1BC02A0F" w14:textId="77777777" w:rsidR="00704CAA" w:rsidRPr="00AB1781" w:rsidRDefault="00704CAA" w:rsidP="00704CAA">
      <w:pPr>
        <w:pStyle w:val="EnglishHangEndNoCoptic"/>
      </w:pPr>
      <w:r w:rsidRPr="00AB1781">
        <w:tab/>
        <w:t>nor will I mention their names with my lips.</w:t>
      </w:r>
    </w:p>
    <w:p w14:paraId="361A50CD" w14:textId="77777777" w:rsidR="00704CAA" w:rsidRPr="00AB1781" w:rsidRDefault="00704CAA" w:rsidP="00704CAA">
      <w:pPr>
        <w:pStyle w:val="EnglishHangNoCoptic"/>
      </w:pPr>
      <w:r w:rsidRPr="00AB1781">
        <w:t>5 The Lord is the portion of my inheritance and of my cup;</w:t>
      </w:r>
    </w:p>
    <w:p w14:paraId="2A9A89A9" w14:textId="77777777" w:rsidR="00704CAA" w:rsidRPr="00AB1781" w:rsidRDefault="00704CAA" w:rsidP="00704CAA">
      <w:pPr>
        <w:pStyle w:val="EnglishHangEndNoCoptic"/>
      </w:pPr>
      <w:r w:rsidRPr="00AB1781">
        <w:tab/>
        <w:t xml:space="preserve">it is </w:t>
      </w:r>
      <w:r>
        <w:t>You</w:t>
      </w:r>
      <w:r w:rsidRPr="00AB1781">
        <w:t xml:space="preserve"> Who restores my inheritance to me.</w:t>
      </w:r>
      <w:r w:rsidRPr="00AB1781">
        <w:rPr>
          <w:rStyle w:val="FootnoteReference"/>
        </w:rPr>
        <w:footnoteReference w:id="75"/>
      </w:r>
    </w:p>
    <w:p w14:paraId="059FF349" w14:textId="77777777" w:rsidR="00704CAA" w:rsidRPr="00AB1781" w:rsidRDefault="00704CAA" w:rsidP="00704CAA">
      <w:pPr>
        <w:pStyle w:val="EnglishHangNoCoptic"/>
      </w:pPr>
      <w:r w:rsidRPr="00AB1781">
        <w:lastRenderedPageBreak/>
        <w:t xml:space="preserve">6 </w:t>
      </w:r>
      <w:r>
        <w:t>The best portions have fallen to me,</w:t>
      </w:r>
    </w:p>
    <w:p w14:paraId="6444F7A8" w14:textId="77777777" w:rsidR="00704CAA" w:rsidRPr="00AB1781" w:rsidRDefault="00704CAA" w:rsidP="00704CAA">
      <w:pPr>
        <w:pStyle w:val="EnglishHangEndNoCoptic"/>
      </w:pPr>
      <w:r w:rsidRPr="00AB1781">
        <w:tab/>
      </w:r>
      <w:r>
        <w:t>and</w:t>
      </w:r>
      <w:r w:rsidRPr="00AB1781">
        <w:t xml:space="preserve"> I have a </w:t>
      </w:r>
      <w:r>
        <w:t>finest inheritance.</w:t>
      </w:r>
    </w:p>
    <w:p w14:paraId="44DDD474" w14:textId="77777777" w:rsidR="00704CAA" w:rsidRPr="00AB1781" w:rsidRDefault="00704CAA" w:rsidP="00704CAA">
      <w:pPr>
        <w:pStyle w:val="EnglishHangNoCoptic"/>
      </w:pPr>
      <w:r w:rsidRPr="00AB1781">
        <w:t xml:space="preserve">7 I will bless the Lord Who </w:t>
      </w:r>
      <w:r>
        <w:t>makes me to understand</w:t>
      </w:r>
      <w:r w:rsidRPr="00AB1781">
        <w:t>,</w:t>
      </w:r>
    </w:p>
    <w:p w14:paraId="0D2C399D" w14:textId="77777777" w:rsidR="00704CAA" w:rsidRPr="00AB1781" w:rsidRDefault="00704CAA" w:rsidP="00704CAA">
      <w:pPr>
        <w:pStyle w:val="EnglishHangEndNoCoptic"/>
      </w:pPr>
      <w:r w:rsidRPr="00AB1781">
        <w:tab/>
        <w:t>so that even at night my heart instructs me.</w:t>
      </w:r>
      <w:r w:rsidRPr="00AB1781">
        <w:rPr>
          <w:rStyle w:val="FootnoteReference"/>
        </w:rPr>
        <w:footnoteReference w:id="76"/>
      </w:r>
    </w:p>
    <w:p w14:paraId="74AAFCD8" w14:textId="77777777" w:rsidR="00704CAA" w:rsidRPr="00AB1781" w:rsidRDefault="00704CAA" w:rsidP="00704CAA">
      <w:pPr>
        <w:pStyle w:val="EnglishHangNoCoptic"/>
      </w:pPr>
      <w:r w:rsidRPr="00AB1781">
        <w:t>8 I see the Lord before me continually,</w:t>
      </w:r>
    </w:p>
    <w:p w14:paraId="5EB2EF3D" w14:textId="77777777" w:rsidR="00704CAA" w:rsidRPr="00AB1781" w:rsidRDefault="00704CAA" w:rsidP="00704CAA">
      <w:pPr>
        <w:pStyle w:val="EnglishHangEndNoCoptic"/>
      </w:pPr>
      <w:r w:rsidRPr="00AB1781">
        <w:tab/>
        <w:t xml:space="preserve">for He is </w:t>
      </w:r>
      <w:r>
        <w:t>at my right hand, that I may not be shaken.</w:t>
      </w:r>
    </w:p>
    <w:p w14:paraId="1190F245" w14:textId="77777777" w:rsidR="00704CAA" w:rsidRPr="00AB1781" w:rsidRDefault="00704CAA" w:rsidP="00704CAA">
      <w:pPr>
        <w:pStyle w:val="EnglishHangNoCoptic"/>
      </w:pPr>
      <w:r>
        <w:t>9 Therefore</w:t>
      </w:r>
      <w:r w:rsidRPr="00AB1781">
        <w:t xml:space="preserve"> my heart is g</w:t>
      </w:r>
      <w:r>
        <w:t>lad, and my tongue rejoices greatly</w:t>
      </w:r>
      <w:r w:rsidRPr="00AB1781">
        <w:t>,</w:t>
      </w:r>
    </w:p>
    <w:p w14:paraId="00AB0541" w14:textId="77777777" w:rsidR="00704CAA" w:rsidRPr="00435BD3" w:rsidRDefault="00704CAA" w:rsidP="00704CAA">
      <w:pPr>
        <w:pStyle w:val="EnglishHangEndNoCoptic"/>
      </w:pPr>
      <w:r w:rsidRPr="00AB1781">
        <w:tab/>
        <w:t>and even my flesh rests in hope.</w:t>
      </w:r>
    </w:p>
    <w:p w14:paraId="3BF54D54" w14:textId="77777777" w:rsidR="00704CAA" w:rsidRPr="00AB1781" w:rsidRDefault="00704CAA" w:rsidP="00704CAA">
      <w:pPr>
        <w:pStyle w:val="EnglishHangNoCoptic"/>
      </w:pPr>
      <w:r w:rsidRPr="00AB1781">
        <w:t xml:space="preserve">10 For </w:t>
      </w:r>
      <w:r>
        <w:t>You</w:t>
      </w:r>
      <w:r w:rsidRPr="00AB1781">
        <w:t xml:space="preserve"> will not leave my soul in </w:t>
      </w:r>
      <w:r>
        <w:t>Hades</w:t>
      </w:r>
      <w:r w:rsidRPr="00AB1781">
        <w:t>,</w:t>
      </w:r>
    </w:p>
    <w:p w14:paraId="4CA46AA1" w14:textId="77777777" w:rsidR="00704CAA" w:rsidRPr="00AB1781" w:rsidRDefault="00704CAA" w:rsidP="00704CAA">
      <w:pPr>
        <w:pStyle w:val="EnglishHangEndNoCoptic"/>
      </w:pPr>
      <w:r>
        <w:tab/>
        <w:t>nor</w:t>
      </w:r>
      <w:r w:rsidRPr="00AB1781">
        <w:t xml:space="preserve"> </w:t>
      </w:r>
      <w:r>
        <w:t>allow</w:t>
      </w:r>
      <w:r w:rsidRPr="00AB1781">
        <w:t xml:space="preserve"> </w:t>
      </w:r>
      <w:r>
        <w:t>Your Holy O</w:t>
      </w:r>
      <w:r w:rsidRPr="00AB1781">
        <w:t>ne</w:t>
      </w:r>
      <w:r>
        <w:t xml:space="preserve"> to</w:t>
      </w:r>
      <w:r w:rsidRPr="00AB1781">
        <w:t xml:space="preserve"> see corruption.</w:t>
      </w:r>
    </w:p>
    <w:p w14:paraId="5A9B82FF" w14:textId="77777777" w:rsidR="00704CAA" w:rsidRPr="00AB1781" w:rsidRDefault="00704CAA" w:rsidP="00704CAA">
      <w:pPr>
        <w:pStyle w:val="EnglishHangNoCoptic"/>
      </w:pPr>
      <w:r w:rsidRPr="00AB1781">
        <w:t xml:space="preserve">11 </w:t>
      </w:r>
      <w:r>
        <w:t>You</w:t>
      </w:r>
      <w:r w:rsidRPr="00AB1781">
        <w:t xml:space="preserve"> made the ways of life known to me;</w:t>
      </w:r>
    </w:p>
    <w:p w14:paraId="1AFD48AE" w14:textId="77777777" w:rsidR="00704CAA" w:rsidRPr="00AB1781" w:rsidRDefault="00704CAA" w:rsidP="00704CAA">
      <w:pPr>
        <w:pStyle w:val="EnglishHangNoCoptic"/>
      </w:pPr>
      <w:r w:rsidRPr="00AB1781">
        <w:tab/>
      </w:r>
      <w:r>
        <w:t>You</w:t>
      </w:r>
      <w:r w:rsidRPr="00AB1781">
        <w:t xml:space="preserve"> </w:t>
      </w:r>
      <w:r>
        <w:t>will</w:t>
      </w:r>
      <w:r w:rsidRPr="00AB1781">
        <w:t xml:space="preserve"> fill me with </w:t>
      </w:r>
      <w:r>
        <w:t>gladness</w:t>
      </w:r>
      <w:r w:rsidRPr="00AB1781">
        <w:t xml:space="preserve"> </w:t>
      </w:r>
      <w:r>
        <w:t>in</w:t>
      </w:r>
      <w:r w:rsidRPr="00AB1781">
        <w:t xml:space="preserve"> </w:t>
      </w:r>
      <w:r>
        <w:t>Your</w:t>
      </w:r>
      <w:r w:rsidRPr="00AB1781">
        <w:t xml:space="preserve"> presence.</w:t>
      </w:r>
      <w:r w:rsidRPr="00AB1781">
        <w:rPr>
          <w:rStyle w:val="FootnoteReference"/>
        </w:rPr>
        <w:footnoteReference w:id="77"/>
      </w:r>
    </w:p>
    <w:p w14:paraId="01D9FF1A" w14:textId="77777777" w:rsidR="00704CAA" w:rsidRDefault="00704CAA" w:rsidP="00704CAA">
      <w:pPr>
        <w:pStyle w:val="EnglishHangEndNoCoptic"/>
      </w:pPr>
      <w:r w:rsidRPr="00AB1781">
        <w:tab/>
        <w:t>At</w:t>
      </w:r>
      <w:r w:rsidRPr="00AB1781">
        <w:rPr>
          <w:rStyle w:val="FootnoteReference"/>
        </w:rPr>
        <w:footnoteReference w:id="78"/>
      </w:r>
      <w:r w:rsidRPr="00AB1781">
        <w:t xml:space="preserve"> </w:t>
      </w:r>
      <w:r>
        <w:t>Your</w:t>
      </w:r>
      <w:r w:rsidRPr="00AB1781">
        <w:t xml:space="preserve"> right hand are delights</w:t>
      </w:r>
      <w:r>
        <w:t xml:space="preserve"> forevermore</w:t>
      </w:r>
      <w:r w:rsidRPr="00AB1781">
        <w:t>.</w:t>
      </w:r>
    </w:p>
    <w:p w14:paraId="0BA6B58E" w14:textId="77777777" w:rsidR="00AD40FB" w:rsidRDefault="00704CAA" w:rsidP="00704CAA">
      <w:pPr>
        <w:pStyle w:val="Rubric"/>
      </w:pPr>
      <w:r>
        <w:t>Alleluia.</w:t>
      </w:r>
    </w:p>
    <w:p w14:paraId="51086802" w14:textId="4FCFB75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_Ref412098373 \h </w:instrText>
      </w:r>
      <w:r>
        <w:fldChar w:fldCharType="separate"/>
      </w:r>
      <w:r w:rsidR="000E2EAC">
        <w:t>Psalm</w:t>
      </w:r>
      <w:r w:rsidR="000E2EAC" w:rsidRPr="00AB1781">
        <w:t xml:space="preserve"> 18</w:t>
      </w:r>
      <w:r w:rsidR="000E2EAC">
        <w:t>: “The heavens declare the glory of God”</w:t>
      </w:r>
      <w:r>
        <w:fldChar w:fldCharType="end"/>
      </w:r>
      <w:r>
        <w:t xml:space="preserve">, page </w:t>
      </w:r>
      <w:r>
        <w:fldChar w:fldCharType="begin"/>
      </w:r>
      <w:r>
        <w:instrText xml:space="preserve"> PAGEREF _Ref412098373 \h </w:instrText>
      </w:r>
      <w:r>
        <w:fldChar w:fldCharType="separate"/>
      </w:r>
      <w:r w:rsidR="000E2EAC">
        <w:rPr>
          <w:noProof/>
        </w:rPr>
        <w:t>109</w:t>
      </w:r>
      <w:r>
        <w:fldChar w:fldCharType="end"/>
      </w:r>
      <w:r>
        <w:t>.</w:t>
      </w:r>
    </w:p>
    <w:p w14:paraId="0DE73242" w14:textId="09A8313A"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p>
    <w:p w14:paraId="0AB57B1F" w14:textId="77777777" w:rsidR="00704CAA" w:rsidRPr="00435BD3" w:rsidRDefault="00704CAA" w:rsidP="00704CAA">
      <w:pPr>
        <w:pStyle w:val="Heading4"/>
      </w:pPr>
      <w:r>
        <w:t>Psalm</w:t>
      </w:r>
      <w:r w:rsidRPr="00AB1781">
        <w:t xml:space="preserve"> 16</w:t>
      </w:r>
      <w:r>
        <w:t>: Hear, O Lord, my righteousness, attend to my supplication”</w:t>
      </w:r>
    </w:p>
    <w:p w14:paraId="6F411872" w14:textId="77777777" w:rsidR="00704CAA" w:rsidRPr="007A1A59" w:rsidRDefault="00704CAA" w:rsidP="00704CAA">
      <w:pPr>
        <w:jc w:val="center"/>
        <w:rPr>
          <w:b/>
        </w:rPr>
      </w:pPr>
      <w:r w:rsidRPr="007A1A59">
        <w:rPr>
          <w:b/>
        </w:rPr>
        <w:t>Discipline leads to Vision</w:t>
      </w:r>
    </w:p>
    <w:p w14:paraId="2F53B27E" w14:textId="77777777" w:rsidR="00704CAA" w:rsidRPr="007A1A59" w:rsidRDefault="00704CAA" w:rsidP="00704CAA">
      <w:pPr>
        <w:jc w:val="center"/>
        <w:rPr>
          <w:b/>
        </w:rPr>
      </w:pPr>
      <w:r w:rsidRPr="007A1A59">
        <w:rPr>
          <w:b/>
        </w:rPr>
        <w:t>The Vision of God brings Likeness</w:t>
      </w:r>
    </w:p>
    <w:p w14:paraId="38F366F6" w14:textId="77777777" w:rsidR="00704CAA" w:rsidRPr="00435BD3" w:rsidRDefault="00704CAA" w:rsidP="00704CAA">
      <w:pPr>
        <w:pStyle w:val="Rubric"/>
      </w:pPr>
      <w:r w:rsidRPr="00AB1781">
        <w:t>(A Prayer of David)</w:t>
      </w:r>
    </w:p>
    <w:p w14:paraId="6CC1C760" w14:textId="77777777" w:rsidR="00704CAA" w:rsidRPr="00AB1781" w:rsidRDefault="00704CAA" w:rsidP="00704CAA">
      <w:pPr>
        <w:pStyle w:val="EnglishHangNoCoptic"/>
      </w:pPr>
      <w:r w:rsidRPr="00AB1781">
        <w:t>1 Hear, O Lord, my righteousness;</w:t>
      </w:r>
      <w:r w:rsidRPr="00AB1781">
        <w:rPr>
          <w:rStyle w:val="FootnoteReference"/>
        </w:rPr>
        <w:footnoteReference w:id="79"/>
      </w:r>
      <w:r w:rsidRPr="00AB1781">
        <w:t xml:space="preserve"> attend to my </w:t>
      </w:r>
      <w:r>
        <w:t>supplication</w:t>
      </w:r>
      <w:r w:rsidRPr="00AB1781">
        <w:t>.</w:t>
      </w:r>
    </w:p>
    <w:p w14:paraId="610AB02C" w14:textId="77777777" w:rsidR="00704CAA" w:rsidRPr="00AB1781" w:rsidRDefault="00704CAA" w:rsidP="00704CAA">
      <w:pPr>
        <w:pStyle w:val="EnglishHangEndNoCoptic"/>
      </w:pPr>
      <w:r w:rsidRPr="00AB1781">
        <w:tab/>
        <w:t>Give ear to my prayer</w:t>
      </w:r>
      <w:r>
        <w:t>, [which is]</w:t>
      </w:r>
      <w:r w:rsidRPr="00AB1781">
        <w:t xml:space="preserve"> from lips without deceit.</w:t>
      </w:r>
    </w:p>
    <w:p w14:paraId="72158363" w14:textId="77777777" w:rsidR="00704CAA" w:rsidRPr="00AB1781" w:rsidRDefault="00704CAA" w:rsidP="00704CAA">
      <w:pPr>
        <w:pStyle w:val="EnglishHangNoCoptic"/>
      </w:pPr>
      <w:r w:rsidRPr="00AB1781">
        <w:t>2 Let my judgment come</w:t>
      </w:r>
      <w:r>
        <w:t xml:space="preserve"> forth</w:t>
      </w:r>
      <w:r w:rsidRPr="00AB1781">
        <w:t xml:space="preserve"> from </w:t>
      </w:r>
      <w:r>
        <w:t>Your</w:t>
      </w:r>
      <w:r w:rsidRPr="00AB1781">
        <w:t xml:space="preserve"> presence;</w:t>
      </w:r>
    </w:p>
    <w:p w14:paraId="3E5E7363" w14:textId="77777777" w:rsidR="00704CAA" w:rsidRPr="00AB1781" w:rsidRDefault="00704CAA" w:rsidP="00704CAA">
      <w:pPr>
        <w:pStyle w:val="EnglishHangEndNoCoptic"/>
      </w:pPr>
      <w:r w:rsidRPr="00AB1781">
        <w:tab/>
        <w:t xml:space="preserve">let my eyes </w:t>
      </w:r>
      <w:r>
        <w:t>see</w:t>
      </w:r>
      <w:r w:rsidRPr="00AB1781">
        <w:t xml:space="preserve"> </w:t>
      </w:r>
      <w:r>
        <w:t>uprightness</w:t>
      </w:r>
      <w:r w:rsidRPr="00AB1781">
        <w:t>.</w:t>
      </w:r>
    </w:p>
    <w:p w14:paraId="487D71B5" w14:textId="77777777" w:rsidR="00704CAA" w:rsidRPr="00AB1781" w:rsidRDefault="00704CAA" w:rsidP="00704CAA">
      <w:pPr>
        <w:pStyle w:val="EnglishHangNoCoptic"/>
      </w:pPr>
      <w:r w:rsidRPr="00AB1781">
        <w:lastRenderedPageBreak/>
        <w:t xml:space="preserve">3 </w:t>
      </w:r>
      <w:r>
        <w:t>You</w:t>
      </w:r>
      <w:r w:rsidRPr="00AB1781">
        <w:t xml:space="preserve"> </w:t>
      </w:r>
      <w:r>
        <w:t>tested</w:t>
      </w:r>
      <w:r w:rsidRPr="00AB1781">
        <w:t xml:space="preserve"> </w:t>
      </w:r>
      <w:r>
        <w:t>my heart when You</w:t>
      </w:r>
      <w:r w:rsidRPr="00AB1781">
        <w:t xml:space="preserve"> visited </w:t>
      </w:r>
      <w:r>
        <w:t>me</w:t>
      </w:r>
      <w:r w:rsidRPr="00AB1781">
        <w:t xml:space="preserve"> in the night;</w:t>
      </w:r>
    </w:p>
    <w:p w14:paraId="0F80174E" w14:textId="77777777" w:rsidR="00704CAA" w:rsidRPr="00AB1781" w:rsidRDefault="00704CAA" w:rsidP="00704CAA">
      <w:pPr>
        <w:pStyle w:val="EnglishHangNoCoptic"/>
      </w:pPr>
      <w:r w:rsidRPr="00AB1781">
        <w:tab/>
      </w:r>
      <w:r>
        <w:t>You</w:t>
      </w:r>
      <w:r w:rsidRPr="00AB1781">
        <w:t xml:space="preserve"> tried me by fire</w:t>
      </w:r>
      <w:r>
        <w:t>,</w:t>
      </w:r>
    </w:p>
    <w:p w14:paraId="400ACA0D" w14:textId="77777777" w:rsidR="00704CAA" w:rsidRPr="00AB1781" w:rsidRDefault="00704CAA" w:rsidP="00704CAA">
      <w:pPr>
        <w:pStyle w:val="EnglishHangEndNoCoptic"/>
      </w:pPr>
      <w:r w:rsidRPr="00AB1781">
        <w:tab/>
        <w:t xml:space="preserve">and found nothing </w:t>
      </w:r>
      <w:r>
        <w:t>unjust</w:t>
      </w:r>
      <w:r w:rsidRPr="00AB1781">
        <w:t xml:space="preserve"> in me.</w:t>
      </w:r>
    </w:p>
    <w:p w14:paraId="78F62FD5" w14:textId="77777777" w:rsidR="00704CAA" w:rsidRPr="00AB1781" w:rsidRDefault="00704CAA" w:rsidP="00704CAA">
      <w:pPr>
        <w:pStyle w:val="EnglishHangNoCoptic"/>
      </w:pPr>
      <w:r w:rsidRPr="00AB1781">
        <w:t xml:space="preserve">4 That my mouth may not speak of the </w:t>
      </w:r>
      <w:r>
        <w:t>works</w:t>
      </w:r>
      <w:r w:rsidRPr="00AB1781">
        <w:t xml:space="preserve"> of men,</w:t>
      </w:r>
    </w:p>
    <w:p w14:paraId="1795F9CA" w14:textId="77777777" w:rsidR="00704CAA" w:rsidRPr="00AB1781" w:rsidRDefault="00704CAA" w:rsidP="00704CAA">
      <w:pPr>
        <w:pStyle w:val="EnglishHangNoCoptic"/>
      </w:pPr>
      <w:r w:rsidRPr="00AB1781">
        <w:tab/>
      </w:r>
      <w:r>
        <w:t>I have kept hard ways</w:t>
      </w:r>
      <w:r w:rsidRPr="00AB1781">
        <w:rPr>
          <w:rStyle w:val="FootnoteReference"/>
        </w:rPr>
        <w:footnoteReference w:id="80"/>
      </w:r>
    </w:p>
    <w:p w14:paraId="6F9C7426" w14:textId="77777777" w:rsidR="00704CAA" w:rsidRPr="00AB1781" w:rsidRDefault="00704CAA" w:rsidP="00704CAA">
      <w:pPr>
        <w:pStyle w:val="EnglishHangEndNoCoptic"/>
      </w:pPr>
      <w:r w:rsidRPr="00AB1781">
        <w:tab/>
      </w:r>
      <w:r>
        <w:t>because</w:t>
      </w:r>
      <w:r w:rsidRPr="00AB1781">
        <w:t xml:space="preserve"> of the words of </w:t>
      </w:r>
      <w:r>
        <w:t>Your</w:t>
      </w:r>
      <w:r w:rsidRPr="00AB1781">
        <w:t xml:space="preserve"> lips.</w:t>
      </w:r>
    </w:p>
    <w:p w14:paraId="6020D7BB" w14:textId="77777777" w:rsidR="00704CAA" w:rsidRPr="00AB1781" w:rsidRDefault="00704CAA" w:rsidP="00704CAA">
      <w:pPr>
        <w:pStyle w:val="EnglishHangNoCoptic"/>
      </w:pPr>
      <w:r w:rsidRPr="00AB1781">
        <w:t xml:space="preserve">5 </w:t>
      </w:r>
      <w:r>
        <w:t>Restore</w:t>
      </w:r>
      <w:r w:rsidRPr="00AB1781">
        <w:t xml:space="preserve"> my steps in </w:t>
      </w:r>
      <w:r>
        <w:t>Your</w:t>
      </w:r>
      <w:r w:rsidRPr="00AB1781">
        <w:t xml:space="preserve"> paths,</w:t>
      </w:r>
    </w:p>
    <w:p w14:paraId="6700F992" w14:textId="77777777" w:rsidR="00704CAA" w:rsidRPr="00AB1781" w:rsidRDefault="00704CAA" w:rsidP="00704CAA">
      <w:pPr>
        <w:pStyle w:val="EnglishHangEndNoCoptic"/>
      </w:pPr>
      <w:r w:rsidRPr="00AB1781">
        <w:tab/>
        <w:t>that my feet may not slip.</w:t>
      </w:r>
    </w:p>
    <w:p w14:paraId="2B7351AC" w14:textId="77777777" w:rsidR="00704CAA" w:rsidRPr="00AB1781" w:rsidRDefault="00704CAA" w:rsidP="00704CAA">
      <w:pPr>
        <w:pStyle w:val="EnglishHangNoCoptic"/>
      </w:pPr>
      <w:r w:rsidRPr="00AB1781">
        <w:t>6 I cried</w:t>
      </w:r>
      <w:r>
        <w:t xml:space="preserve"> out</w:t>
      </w:r>
      <w:r w:rsidRPr="00AB1781">
        <w:t xml:space="preserve">, O God, and </w:t>
      </w:r>
      <w:r>
        <w:t>You</w:t>
      </w:r>
      <w:r w:rsidRPr="00AB1781">
        <w:t xml:space="preserve"> heard me;</w:t>
      </w:r>
    </w:p>
    <w:p w14:paraId="02110217" w14:textId="77777777" w:rsidR="00704CAA" w:rsidRPr="00AB1781" w:rsidRDefault="00704CAA" w:rsidP="00704CAA">
      <w:pPr>
        <w:pStyle w:val="EnglishHangEndNoCoptic"/>
      </w:pPr>
      <w:r w:rsidRPr="00AB1781">
        <w:tab/>
        <w:t xml:space="preserve">incline </w:t>
      </w:r>
      <w:r>
        <w:t>Your</w:t>
      </w:r>
      <w:r w:rsidRPr="00AB1781">
        <w:t xml:space="preserve"> ear to me, and hear my words.</w:t>
      </w:r>
    </w:p>
    <w:p w14:paraId="6189CE39" w14:textId="77777777" w:rsidR="00704CAA" w:rsidRPr="00AB1781" w:rsidRDefault="00704CAA" w:rsidP="00704CAA">
      <w:pPr>
        <w:pStyle w:val="EnglishHangNoCoptic"/>
      </w:pPr>
      <w:r w:rsidRPr="00AB1781">
        <w:t xml:space="preserve">7 Show me the wonder of </w:t>
      </w:r>
      <w:r>
        <w:t>Your</w:t>
      </w:r>
      <w:r w:rsidRPr="00AB1781">
        <w:t xml:space="preserve"> mercy,</w:t>
      </w:r>
    </w:p>
    <w:p w14:paraId="7EB93E71" w14:textId="77777777" w:rsidR="00704CAA" w:rsidRPr="00AB1781" w:rsidRDefault="00704CAA" w:rsidP="00704CAA">
      <w:pPr>
        <w:pStyle w:val="EnglishHangNoCoptic"/>
      </w:pPr>
      <w:r w:rsidRPr="00AB1781">
        <w:tab/>
        <w:t xml:space="preserve">O </w:t>
      </w:r>
      <w:r>
        <w:t>You</w:t>
      </w:r>
      <w:r w:rsidRPr="00AB1781">
        <w:t xml:space="preserve"> Who saves those who hope in </w:t>
      </w:r>
      <w:r>
        <w:t>You</w:t>
      </w:r>
    </w:p>
    <w:p w14:paraId="239D6ED0" w14:textId="77777777" w:rsidR="00704CAA" w:rsidRPr="00AB1781" w:rsidRDefault="00704CAA" w:rsidP="00704CAA">
      <w:pPr>
        <w:pStyle w:val="EnglishHangEndNoCoptic"/>
      </w:pPr>
      <w:r w:rsidRPr="00AB1781">
        <w:tab/>
        <w:t xml:space="preserve">from those who resist </w:t>
      </w:r>
      <w:r>
        <w:t>Your</w:t>
      </w:r>
      <w:r w:rsidRPr="00AB1781">
        <w:t xml:space="preserve"> right hand.</w:t>
      </w:r>
    </w:p>
    <w:p w14:paraId="69B0DB7B" w14:textId="77777777" w:rsidR="00704CAA" w:rsidRPr="00AB1781" w:rsidRDefault="00704CAA" w:rsidP="00704CAA">
      <w:pPr>
        <w:pStyle w:val="EnglishHangNoCoptic"/>
      </w:pPr>
      <w:r w:rsidRPr="00AB1781">
        <w:t>8 Keep me as the apple</w:t>
      </w:r>
      <w:r w:rsidRPr="00AB1781">
        <w:rPr>
          <w:rStyle w:val="FootnoteReference"/>
        </w:rPr>
        <w:footnoteReference w:id="81"/>
      </w:r>
      <w:r>
        <w:t xml:space="preserve"> of an eye;</w:t>
      </w:r>
    </w:p>
    <w:p w14:paraId="40E0E72F" w14:textId="77777777" w:rsidR="00704CAA" w:rsidRPr="00AB1781" w:rsidRDefault="00704CAA" w:rsidP="00704CAA">
      <w:pPr>
        <w:pStyle w:val="EnglishHangEndNoCoptic"/>
      </w:pPr>
      <w:r w:rsidRPr="00AB1781">
        <w:tab/>
      </w:r>
      <w:r>
        <w:t xml:space="preserve">You will shelter me in the shadow of your wings </w:t>
      </w:r>
    </w:p>
    <w:p w14:paraId="0F11C653" w14:textId="77777777" w:rsidR="00704CAA" w:rsidRDefault="00704CAA" w:rsidP="00704CAA">
      <w:pPr>
        <w:pStyle w:val="EnglishHangNoCoptic"/>
      </w:pPr>
      <w:r>
        <w:t xml:space="preserve">9 from the ungodly who afflict me. </w:t>
      </w:r>
      <w:r w:rsidRPr="00AB1781">
        <w:tab/>
      </w:r>
    </w:p>
    <w:p w14:paraId="37F2263C" w14:textId="77777777" w:rsidR="00704CAA" w:rsidRPr="00AB1781" w:rsidRDefault="00704CAA" w:rsidP="00704CAA">
      <w:pPr>
        <w:pStyle w:val="EnglishHangEndNoCoptic"/>
        <w:ind w:firstLine="0"/>
      </w:pPr>
      <w:r w:rsidRPr="00AB1781">
        <w:t>My</w:t>
      </w:r>
      <w:r>
        <w:t xml:space="preserve"> enemies surround my soul;</w:t>
      </w:r>
    </w:p>
    <w:p w14:paraId="5FB19B98" w14:textId="77777777" w:rsidR="00704CAA" w:rsidRPr="00AB1781" w:rsidRDefault="00704CAA" w:rsidP="00704CAA">
      <w:pPr>
        <w:pStyle w:val="EnglishHangNoCoptic"/>
      </w:pPr>
      <w:r>
        <w:t>10 t</w:t>
      </w:r>
      <w:r w:rsidRPr="00AB1781">
        <w:t>hey closed their heart;</w:t>
      </w:r>
    </w:p>
    <w:p w14:paraId="3BAB0138" w14:textId="77777777" w:rsidR="00704CAA" w:rsidRPr="00435BD3" w:rsidRDefault="00704CAA" w:rsidP="00704CAA">
      <w:pPr>
        <w:pStyle w:val="EnglishHangEndNoCoptic"/>
      </w:pPr>
      <w:r w:rsidRPr="00AB1781">
        <w:tab/>
        <w:t xml:space="preserve">their mouth </w:t>
      </w:r>
      <w:r>
        <w:t>spoke</w:t>
      </w:r>
      <w:r w:rsidRPr="00AB1781">
        <w:t xml:space="preserve"> </w:t>
      </w:r>
      <w:r>
        <w:t>arrogance</w:t>
      </w:r>
      <w:r w:rsidRPr="00AB1781">
        <w:t>.</w:t>
      </w:r>
    </w:p>
    <w:p w14:paraId="2A5A8382" w14:textId="77777777" w:rsidR="00704CAA" w:rsidRPr="00AB1781" w:rsidRDefault="00704CAA" w:rsidP="00704CAA">
      <w:pPr>
        <w:pStyle w:val="EnglishHangNoCoptic"/>
      </w:pPr>
      <w:r w:rsidRPr="00AB1781">
        <w:t>11 Those who cast me out have now surrounded me;</w:t>
      </w:r>
      <w:r w:rsidRPr="00AB1781">
        <w:rPr>
          <w:rStyle w:val="FootnoteReference"/>
        </w:rPr>
        <w:footnoteReference w:id="82"/>
      </w:r>
    </w:p>
    <w:p w14:paraId="6D73D49C" w14:textId="77777777" w:rsidR="00704CAA" w:rsidRPr="00AB1781" w:rsidRDefault="00704CAA" w:rsidP="00704CAA">
      <w:pPr>
        <w:pStyle w:val="EnglishHangEndNoCoptic"/>
      </w:pPr>
      <w:r w:rsidRPr="00AB1781">
        <w:tab/>
        <w:t xml:space="preserve">they have </w:t>
      </w:r>
      <w:r>
        <w:t>cast</w:t>
      </w:r>
      <w:r w:rsidRPr="00AB1781">
        <w:t xml:space="preserve"> their eyes down to the earth.</w:t>
      </w:r>
    </w:p>
    <w:p w14:paraId="0FB06254" w14:textId="77777777" w:rsidR="00704CAA" w:rsidRPr="00AB1781" w:rsidRDefault="00704CAA" w:rsidP="00704CAA">
      <w:pPr>
        <w:pStyle w:val="EnglishHangNoCoptic"/>
      </w:pPr>
      <w:r w:rsidRPr="00AB1781">
        <w:t xml:space="preserve">12 They </w:t>
      </w:r>
      <w:r>
        <w:t>have seized</w:t>
      </w:r>
      <w:r w:rsidRPr="00AB1781">
        <w:t xml:space="preserve"> me like a lion eager for its prey,</w:t>
      </w:r>
    </w:p>
    <w:p w14:paraId="7CB8FB84" w14:textId="77777777" w:rsidR="00704CAA" w:rsidRPr="00AB1781" w:rsidRDefault="00704CAA" w:rsidP="00704CAA">
      <w:pPr>
        <w:pStyle w:val="EnglishHangEndNoCoptic"/>
      </w:pPr>
      <w:r w:rsidRPr="00AB1781">
        <w:tab/>
        <w:t>like a young lion lurking in ambush.</w:t>
      </w:r>
    </w:p>
    <w:p w14:paraId="5F95F056" w14:textId="77777777" w:rsidR="00704CAA" w:rsidRPr="00AB1781" w:rsidRDefault="00704CAA" w:rsidP="00704CAA">
      <w:pPr>
        <w:pStyle w:val="EnglishHangNoCoptic"/>
      </w:pPr>
      <w:r w:rsidRPr="00AB1781">
        <w:t xml:space="preserve">13 Arise, O Lord, </w:t>
      </w:r>
      <w:r>
        <w:t>prevent</w:t>
      </w:r>
      <w:r w:rsidRPr="00AB1781">
        <w:t xml:space="preserve"> them and </w:t>
      </w:r>
      <w:r>
        <w:t>trip them up</w:t>
      </w:r>
      <w:r w:rsidRPr="00AB1781">
        <w:t>;</w:t>
      </w:r>
    </w:p>
    <w:p w14:paraId="1631F6FA" w14:textId="77777777" w:rsidR="00704CAA" w:rsidRPr="00AB1781" w:rsidRDefault="00704CAA" w:rsidP="00704CAA">
      <w:pPr>
        <w:pStyle w:val="EnglishHangNoCoptic"/>
      </w:pPr>
      <w:r w:rsidRPr="00AB1781">
        <w:tab/>
        <w:t>d</w:t>
      </w:r>
      <w:r>
        <w:t>eliver my soul from the ungodly,</w:t>
      </w:r>
    </w:p>
    <w:p w14:paraId="15DC7F3C" w14:textId="77777777" w:rsidR="00704CAA" w:rsidRPr="00AB1781" w:rsidRDefault="00704CAA" w:rsidP="00704CAA">
      <w:pPr>
        <w:pStyle w:val="EnglishHangEndNoCoptic"/>
      </w:pPr>
      <w:r w:rsidRPr="00AB1781">
        <w:tab/>
      </w:r>
      <w:r>
        <w:t>and Your</w:t>
      </w:r>
      <w:r w:rsidRPr="00AB1781">
        <w:t xml:space="preserve"> sword from the enemies of </w:t>
      </w:r>
      <w:r>
        <w:t>Your</w:t>
      </w:r>
      <w:r w:rsidRPr="00AB1781">
        <w:t xml:space="preserve"> hand.</w:t>
      </w:r>
    </w:p>
    <w:p w14:paraId="4709CCEE" w14:textId="77777777" w:rsidR="00704CAA" w:rsidRPr="00AB1781" w:rsidRDefault="00704CAA" w:rsidP="00704CAA">
      <w:pPr>
        <w:pStyle w:val="EnglishHangNoCoptic"/>
      </w:pPr>
      <w:r w:rsidRPr="00AB1781">
        <w:t xml:space="preserve">14 O Lord, </w:t>
      </w:r>
      <w:r>
        <w:t>destroy them from the earth,</w:t>
      </w:r>
    </w:p>
    <w:p w14:paraId="5E079FC6" w14:textId="77777777" w:rsidR="00704CAA" w:rsidRPr="00AB1781" w:rsidRDefault="00704CAA" w:rsidP="00704CAA">
      <w:pPr>
        <w:pStyle w:val="EnglishHangEndNoCoptic"/>
      </w:pPr>
      <w:r w:rsidRPr="00AB1781">
        <w:tab/>
      </w:r>
      <w:r>
        <w:t>scatter them in their life.</w:t>
      </w:r>
    </w:p>
    <w:p w14:paraId="65895C8C" w14:textId="77777777" w:rsidR="00704CAA" w:rsidRPr="00AB1781" w:rsidRDefault="00704CAA" w:rsidP="00704CAA">
      <w:pPr>
        <w:pStyle w:val="EnglishHangNoCoptic"/>
      </w:pPr>
      <w:r w:rsidRPr="00AB1781">
        <w:t xml:space="preserve">15 </w:t>
      </w:r>
      <w:r>
        <w:t>Their stomachs are filled with Your hidden treasures</w:t>
      </w:r>
      <w:r w:rsidRPr="00AB1781">
        <w:t>,</w:t>
      </w:r>
    </w:p>
    <w:p w14:paraId="61B05D18" w14:textId="77777777" w:rsidR="00704CAA" w:rsidRPr="00AB1781" w:rsidRDefault="00704CAA" w:rsidP="00704CAA">
      <w:pPr>
        <w:pStyle w:val="EnglishHangNoCoptic"/>
      </w:pPr>
      <w:r w:rsidRPr="00AB1781">
        <w:tab/>
        <w:t>they are satisfied with children,</w:t>
      </w:r>
    </w:p>
    <w:p w14:paraId="45F053AF" w14:textId="77777777" w:rsidR="00704CAA" w:rsidRPr="00AB1781" w:rsidRDefault="00704CAA" w:rsidP="00704CAA">
      <w:pPr>
        <w:pStyle w:val="EnglishHangEndNoCoptic"/>
      </w:pPr>
      <w:r w:rsidRPr="00AB1781">
        <w:tab/>
        <w:t xml:space="preserve">and they leave the surplus to their </w:t>
      </w:r>
      <w:r>
        <w:t>children</w:t>
      </w:r>
      <w:r w:rsidRPr="00AB1781">
        <w:t>.</w:t>
      </w:r>
      <w:r>
        <w:rPr>
          <w:rStyle w:val="FootnoteReference"/>
        </w:rPr>
        <w:footnoteReference w:id="83"/>
      </w:r>
    </w:p>
    <w:p w14:paraId="2FC744FB" w14:textId="77777777" w:rsidR="00704CAA" w:rsidRPr="00AB1781" w:rsidRDefault="00704CAA" w:rsidP="00704CAA">
      <w:pPr>
        <w:pStyle w:val="EnglishHangNoCoptic"/>
      </w:pPr>
      <w:r w:rsidRPr="00AB1781">
        <w:lastRenderedPageBreak/>
        <w:t xml:space="preserve">16 As for me, in righteousness </w:t>
      </w:r>
      <w:r>
        <w:t>I will see</w:t>
      </w:r>
      <w:r w:rsidRPr="00AB1781">
        <w:t xml:space="preserve"> </w:t>
      </w:r>
      <w:r>
        <w:t>Your</w:t>
      </w:r>
      <w:r w:rsidRPr="00AB1781">
        <w:t xml:space="preserve"> face,</w:t>
      </w:r>
    </w:p>
    <w:p w14:paraId="0AAE13F3" w14:textId="77777777" w:rsidR="00704CAA" w:rsidRDefault="00704CAA" w:rsidP="00704CAA">
      <w:pPr>
        <w:pStyle w:val="EnglishHangEndNoCoptic"/>
      </w:pPr>
      <w:r w:rsidRPr="00AB1781">
        <w:tab/>
        <w:t xml:space="preserve">and </w:t>
      </w:r>
      <w:r>
        <w:t xml:space="preserve">will </w:t>
      </w:r>
      <w:r w:rsidRPr="00AB1781">
        <w:t xml:space="preserve">be satisfied </w:t>
      </w:r>
      <w:r>
        <w:t>when</w:t>
      </w:r>
      <w:r w:rsidRPr="00AB1781">
        <w:t xml:space="preserve"> </w:t>
      </w:r>
      <w:r>
        <w:t>Your</w:t>
      </w:r>
      <w:r w:rsidRPr="00AB1781">
        <w:t xml:space="preserve"> glory</w:t>
      </w:r>
      <w:r>
        <w:t xml:space="preserve"> is revealed</w:t>
      </w:r>
      <w:r w:rsidRPr="00AB1781">
        <w:t>.</w:t>
      </w:r>
    </w:p>
    <w:p w14:paraId="533FFEAF" w14:textId="77777777" w:rsidR="00704CAA" w:rsidRDefault="00704CAA" w:rsidP="00704CAA">
      <w:pPr>
        <w:pStyle w:val="Rubric"/>
      </w:pPr>
      <w:r>
        <w:t>Glory…</w:t>
      </w:r>
    </w:p>
    <w:p w14:paraId="591A5C42" w14:textId="77777777" w:rsidR="00704CAA" w:rsidRPr="00AB1781" w:rsidRDefault="00704CAA" w:rsidP="00704CAA">
      <w:pPr>
        <w:pStyle w:val="Heading3"/>
      </w:pPr>
      <w:bookmarkStart w:id="242" w:name="_Ref435438484"/>
      <w:bookmarkStart w:id="243" w:name="_Toc473283601"/>
      <w:r w:rsidRPr="00AB1781">
        <w:t>K</w:t>
      </w:r>
      <w:r>
        <w:t>athisma 3</w:t>
      </w:r>
      <w:bookmarkEnd w:id="242"/>
      <w:bookmarkEnd w:id="243"/>
    </w:p>
    <w:p w14:paraId="63524443" w14:textId="77777777" w:rsidR="00704CAA" w:rsidRPr="00CF35A1" w:rsidRDefault="00704CAA" w:rsidP="00704CAA">
      <w:pPr>
        <w:pStyle w:val="Heading4"/>
      </w:pPr>
      <w:r>
        <w:t>Psalm</w:t>
      </w:r>
      <w:r w:rsidRPr="00AB1781">
        <w:t xml:space="preserve"> 17</w:t>
      </w:r>
      <w:r>
        <w:t>: “I will love You, O Lord, my strength”</w:t>
      </w:r>
    </w:p>
    <w:p w14:paraId="6611BAF2" w14:textId="77777777" w:rsidR="00704CAA" w:rsidRPr="007A1A59" w:rsidRDefault="00704CAA" w:rsidP="00704CAA">
      <w:pPr>
        <w:jc w:val="center"/>
        <w:rPr>
          <w:b/>
        </w:rPr>
      </w:pPr>
      <w:r w:rsidRPr="007A1A59">
        <w:rPr>
          <w:b/>
        </w:rPr>
        <w:t>Act of Love and Gratitude</w:t>
      </w:r>
    </w:p>
    <w:p w14:paraId="513DB260" w14:textId="77777777" w:rsidR="00704CAA" w:rsidRPr="007A1A59" w:rsidRDefault="00704CAA" w:rsidP="00704CAA">
      <w:pPr>
        <w:jc w:val="center"/>
        <w:rPr>
          <w:b/>
        </w:rPr>
      </w:pPr>
      <w:r w:rsidRPr="007A1A59">
        <w:rPr>
          <w:b/>
        </w:rPr>
        <w:t>Earth-Shaking Prayer</w:t>
      </w:r>
    </w:p>
    <w:p w14:paraId="46F0EC42" w14:textId="77777777" w:rsidR="00704CAA" w:rsidRPr="00AB1781" w:rsidRDefault="00704CAA" w:rsidP="00704CAA">
      <w:pPr>
        <w:pStyle w:val="Rubric"/>
      </w:pPr>
      <w:r w:rsidRPr="00AB1781">
        <w:t>1 (</w:t>
      </w:r>
      <w:r>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4"/>
      </w:r>
    </w:p>
    <w:p w14:paraId="23A48296" w14:textId="77777777" w:rsidR="00704CAA" w:rsidRPr="00AB1781" w:rsidRDefault="00704CAA" w:rsidP="00704CAA">
      <w:pPr>
        <w:pStyle w:val="Psalms"/>
      </w:pPr>
    </w:p>
    <w:p w14:paraId="79326977" w14:textId="77777777" w:rsidR="00704CAA" w:rsidRPr="00AB1781" w:rsidRDefault="00704CAA" w:rsidP="00704CAA">
      <w:pPr>
        <w:pStyle w:val="EnglishHangEndNoCoptic"/>
      </w:pPr>
      <w:r w:rsidRPr="00AB1781">
        <w:t xml:space="preserve">2 I </w:t>
      </w:r>
      <w:r>
        <w:t xml:space="preserve">will </w:t>
      </w:r>
      <w:r w:rsidRPr="00AB1781">
        <w:t xml:space="preserve">love </w:t>
      </w:r>
      <w:r>
        <w:t>You</w:t>
      </w:r>
      <w:r w:rsidRPr="00AB1781">
        <w:t>, O Lord, my strength.</w:t>
      </w:r>
    </w:p>
    <w:p w14:paraId="1E04E42E" w14:textId="77777777" w:rsidR="00704CAA" w:rsidRPr="00AB1781" w:rsidRDefault="00704CAA" w:rsidP="00704CAA">
      <w:pPr>
        <w:pStyle w:val="EnglishHangNoCoptic"/>
      </w:pPr>
      <w:r>
        <w:t>3 The Lord is my support</w:t>
      </w:r>
      <w:r>
        <w:rPr>
          <w:rStyle w:val="FootnoteReference"/>
        </w:rPr>
        <w:footnoteReference w:id="85"/>
      </w:r>
      <w:r>
        <w:t>, my refuge, and my deliverer;</w:t>
      </w:r>
    </w:p>
    <w:p w14:paraId="3CB28C8E" w14:textId="77777777" w:rsidR="00704CAA" w:rsidRPr="00AB1781" w:rsidRDefault="00704CAA" w:rsidP="00704CAA">
      <w:pPr>
        <w:pStyle w:val="EnglishHangNoCoptic"/>
      </w:pPr>
      <w:r>
        <w:tab/>
        <w:t>My God is my h</w:t>
      </w:r>
      <w:r w:rsidRPr="00AB1781">
        <w:t xml:space="preserve">elper, </w:t>
      </w:r>
      <w:r>
        <w:t>I will hope in Him,</w:t>
      </w:r>
    </w:p>
    <w:p w14:paraId="28C7073E" w14:textId="77777777" w:rsidR="00704CAA" w:rsidRPr="00AB1781" w:rsidRDefault="00704CAA" w:rsidP="00704CAA">
      <w:pPr>
        <w:pStyle w:val="EnglishHangEndNoCoptic"/>
      </w:pPr>
      <w:r>
        <w:tab/>
        <w:t>my protector, the horn of my salvation</w:t>
      </w:r>
      <w:r>
        <w:rPr>
          <w:rStyle w:val="FootnoteReference"/>
        </w:rPr>
        <w:footnoteReference w:id="86"/>
      </w:r>
      <w:r>
        <w:t>, and my d</w:t>
      </w:r>
      <w:r w:rsidRPr="00AB1781">
        <w:t>efender.</w:t>
      </w:r>
    </w:p>
    <w:p w14:paraId="766D9F53" w14:textId="77777777" w:rsidR="00704CAA" w:rsidRPr="00AB1781" w:rsidRDefault="00704CAA" w:rsidP="00704CAA">
      <w:pPr>
        <w:pStyle w:val="EnglishHangNoCoptic"/>
      </w:pPr>
      <w:r w:rsidRPr="00AB1781">
        <w:t xml:space="preserve">4 </w:t>
      </w:r>
      <w:r>
        <w:t>I will call upon the Lord with songs of praise</w:t>
      </w:r>
      <w:r w:rsidRPr="00AB1781">
        <w:t>,</w:t>
      </w:r>
    </w:p>
    <w:p w14:paraId="66863021" w14:textId="77777777" w:rsidR="00704CAA" w:rsidRPr="00AB1781" w:rsidRDefault="00704CAA" w:rsidP="00704CAA">
      <w:pPr>
        <w:pStyle w:val="EnglishHangEndNoCoptic"/>
      </w:pPr>
      <w:r w:rsidRPr="00AB1781">
        <w:tab/>
        <w:t xml:space="preserve">and I </w:t>
      </w:r>
      <w:r>
        <w:t>will</w:t>
      </w:r>
      <w:r w:rsidRPr="00AB1781">
        <w:t xml:space="preserve"> be saved from my enemies.</w:t>
      </w:r>
    </w:p>
    <w:p w14:paraId="44F1614B" w14:textId="77777777" w:rsidR="00704CAA" w:rsidRPr="00AB1781" w:rsidRDefault="00704CAA" w:rsidP="00704CAA">
      <w:pPr>
        <w:pStyle w:val="EnglishHangNoCoptic"/>
      </w:pPr>
      <w:r w:rsidRPr="00AB1781">
        <w:t xml:space="preserve">5 The pangs of death </w:t>
      </w:r>
      <w:r>
        <w:t>surrounded</w:t>
      </w:r>
      <w:r w:rsidRPr="00AB1781">
        <w:t xml:space="preserve"> me,</w:t>
      </w:r>
      <w:r w:rsidRPr="00AB1781">
        <w:rPr>
          <w:rStyle w:val="FootnoteReference"/>
        </w:rPr>
        <w:footnoteReference w:id="87"/>
      </w:r>
    </w:p>
    <w:p w14:paraId="7B2E4505" w14:textId="77777777" w:rsidR="00704CAA" w:rsidRPr="00CF35A1" w:rsidRDefault="00704CAA" w:rsidP="00704CAA">
      <w:pPr>
        <w:pStyle w:val="EnglishHangEndNoCoptic"/>
      </w:pPr>
      <w:r w:rsidRPr="00AB1781">
        <w:tab/>
        <w:t xml:space="preserve">and </w:t>
      </w:r>
      <w:r>
        <w:t>floods</w:t>
      </w:r>
      <w:r w:rsidRPr="00AB1781">
        <w:t xml:space="preserve"> of wickedness alarmed me.</w:t>
      </w:r>
    </w:p>
    <w:p w14:paraId="391ADBA9" w14:textId="77777777" w:rsidR="00704CAA" w:rsidRPr="00AB1781" w:rsidRDefault="00704CAA" w:rsidP="00704CAA">
      <w:pPr>
        <w:pStyle w:val="EnglishHangNoCoptic"/>
      </w:pPr>
      <w:r w:rsidRPr="00AB1781">
        <w:t xml:space="preserve">6 The pangs of </w:t>
      </w:r>
      <w:r>
        <w:t>Hades</w:t>
      </w:r>
      <w:r w:rsidRPr="00AB1781">
        <w:t xml:space="preserve"> surrounded me,</w:t>
      </w:r>
    </w:p>
    <w:p w14:paraId="5669AC33" w14:textId="77777777" w:rsidR="00704CAA" w:rsidRPr="00AB1781" w:rsidRDefault="00704CAA" w:rsidP="00704CAA">
      <w:pPr>
        <w:pStyle w:val="EnglishHangEndNoCoptic"/>
      </w:pPr>
      <w:r w:rsidRPr="00AB1781">
        <w:tab/>
        <w:t xml:space="preserve">and </w:t>
      </w:r>
      <w:r>
        <w:t>snares of death</w:t>
      </w:r>
      <w:r w:rsidRPr="00AB1781">
        <w:t xml:space="preserve"> </w:t>
      </w:r>
      <w:r>
        <w:t>overtook me</w:t>
      </w:r>
      <w:r w:rsidRPr="00AB1781">
        <w:t>.</w:t>
      </w:r>
    </w:p>
    <w:p w14:paraId="2EFFF725" w14:textId="77777777" w:rsidR="00704CAA" w:rsidRPr="00AB1781" w:rsidRDefault="00704CAA" w:rsidP="00704CAA">
      <w:pPr>
        <w:pStyle w:val="EnglishHangNoCoptic"/>
      </w:pPr>
      <w:r w:rsidRPr="00AB1781">
        <w:t xml:space="preserve">7 In my </w:t>
      </w:r>
      <w:r>
        <w:t>affliction</w:t>
      </w:r>
      <w:r w:rsidRPr="00AB1781">
        <w:t xml:space="preserve"> I called upon the Lord</w:t>
      </w:r>
      <w:r>
        <w:t>,</w:t>
      </w:r>
    </w:p>
    <w:p w14:paraId="2CB91F62" w14:textId="77777777" w:rsidR="00704CAA" w:rsidRPr="00AB1781" w:rsidRDefault="00704CAA" w:rsidP="00704CAA">
      <w:pPr>
        <w:pStyle w:val="EnglishHangNoCoptic"/>
      </w:pPr>
      <w:r w:rsidRPr="00AB1781">
        <w:tab/>
        <w:t>and cried to my God.</w:t>
      </w:r>
    </w:p>
    <w:p w14:paraId="54F5BD61" w14:textId="77777777" w:rsidR="00704CAA" w:rsidRPr="00AB1781" w:rsidRDefault="00704CAA" w:rsidP="00704CAA">
      <w:pPr>
        <w:pStyle w:val="EnglishHangNoCoptic"/>
      </w:pPr>
      <w:r w:rsidRPr="00AB1781">
        <w:tab/>
        <w:t>He heard my voice from His holy temple,</w:t>
      </w:r>
    </w:p>
    <w:p w14:paraId="726F16B7" w14:textId="77777777" w:rsidR="00704CAA" w:rsidRPr="00AB1781" w:rsidRDefault="00704CAA" w:rsidP="00704CAA">
      <w:pPr>
        <w:pStyle w:val="EnglishHangEndNoCoptic"/>
      </w:pPr>
      <w:r w:rsidRPr="00AB1781">
        <w:tab/>
        <w:t xml:space="preserve">and my cry </w:t>
      </w:r>
      <w:r>
        <w:t xml:space="preserve">will come </w:t>
      </w:r>
      <w:r w:rsidRPr="00AB1781">
        <w:t>before Him</w:t>
      </w:r>
      <w:r>
        <w:t>,</w:t>
      </w:r>
      <w:r w:rsidRPr="00AB1781">
        <w:t xml:space="preserve"> </w:t>
      </w:r>
      <w:r>
        <w:t>into</w:t>
      </w:r>
      <w:r w:rsidRPr="00AB1781">
        <w:t xml:space="preserve"> His ears.</w:t>
      </w:r>
    </w:p>
    <w:p w14:paraId="2AC75A93" w14:textId="77777777" w:rsidR="00704CAA" w:rsidRPr="00AB1781" w:rsidRDefault="00704CAA" w:rsidP="00704CAA">
      <w:pPr>
        <w:pStyle w:val="EnglishHangNoCoptic"/>
      </w:pPr>
      <w:r w:rsidRPr="00AB1781">
        <w:lastRenderedPageBreak/>
        <w:t xml:space="preserve">8 </w:t>
      </w:r>
      <w:r>
        <w:t>The earth trembled</w:t>
      </w:r>
      <w:r w:rsidRPr="00AB1781">
        <w:t xml:space="preserve"> and quaked,</w:t>
      </w:r>
    </w:p>
    <w:p w14:paraId="3CEA890D" w14:textId="77777777" w:rsidR="00704CAA" w:rsidRPr="00AB1781" w:rsidRDefault="00704CAA" w:rsidP="00704CAA">
      <w:pPr>
        <w:pStyle w:val="EnglishHangNoCoptic"/>
      </w:pPr>
      <w:r w:rsidRPr="00AB1781">
        <w:tab/>
        <w:t xml:space="preserve">and the mountains </w:t>
      </w:r>
      <w:r>
        <w:t>were disturbed</w:t>
      </w:r>
      <w:r w:rsidRPr="00AB1781">
        <w:t xml:space="preserve"> to their foundations</w:t>
      </w:r>
    </w:p>
    <w:p w14:paraId="0C9894C9" w14:textId="77777777" w:rsidR="00704CAA" w:rsidRPr="00AB1781" w:rsidRDefault="00704CAA" w:rsidP="00704CAA">
      <w:pPr>
        <w:pStyle w:val="EnglishHangEndNoCoptic"/>
      </w:pPr>
      <w:r w:rsidRPr="00AB1781">
        <w:tab/>
        <w:t xml:space="preserve">and </w:t>
      </w:r>
      <w:r>
        <w:t>shook</w:t>
      </w:r>
      <w:r w:rsidRPr="00AB1781">
        <w:t>, because God was angry with them.</w:t>
      </w:r>
    </w:p>
    <w:p w14:paraId="5490AD6C" w14:textId="77777777" w:rsidR="00704CAA" w:rsidRPr="00AB1781" w:rsidRDefault="00704CAA" w:rsidP="00704CAA">
      <w:pPr>
        <w:pStyle w:val="EnglishHangNoCoptic"/>
      </w:pPr>
      <w:r>
        <w:t>9 S</w:t>
      </w:r>
      <w:r w:rsidRPr="00AB1781">
        <w:t xml:space="preserve">moke </w:t>
      </w:r>
      <w:r>
        <w:t xml:space="preserve">went up </w:t>
      </w:r>
      <w:r w:rsidRPr="00AB1781">
        <w:t>in His wrath,</w:t>
      </w:r>
    </w:p>
    <w:p w14:paraId="4D59F03C" w14:textId="77777777" w:rsidR="00704CAA" w:rsidRPr="00AB1781" w:rsidRDefault="00704CAA" w:rsidP="00704CAA">
      <w:pPr>
        <w:pStyle w:val="EnglishHangNoCoptic"/>
      </w:pPr>
      <w:r w:rsidRPr="00AB1781">
        <w:tab/>
        <w:t>and fire burst into flame at His presence.</w:t>
      </w:r>
    </w:p>
    <w:p w14:paraId="0E620C23" w14:textId="77777777" w:rsidR="00704CAA" w:rsidRPr="00AB1781" w:rsidRDefault="00704CAA" w:rsidP="00704CAA">
      <w:pPr>
        <w:pStyle w:val="EnglishHangEndNoCoptic"/>
      </w:pPr>
      <w:r w:rsidRPr="00AB1781">
        <w:tab/>
        <w:t>Coals were kindled by it.</w:t>
      </w:r>
    </w:p>
    <w:p w14:paraId="62784220" w14:textId="77777777" w:rsidR="00704CAA" w:rsidRPr="00AB1781" w:rsidRDefault="00704CAA" w:rsidP="00704CAA">
      <w:pPr>
        <w:pStyle w:val="EnglishHangNoCoptic"/>
      </w:pPr>
      <w:r w:rsidRPr="00AB1781">
        <w:t>10 And He bowed the heavens and came down,</w:t>
      </w:r>
    </w:p>
    <w:p w14:paraId="3A8DB44B" w14:textId="77777777" w:rsidR="00704CAA" w:rsidRPr="00AB1781" w:rsidRDefault="00704CAA" w:rsidP="00704CAA">
      <w:pPr>
        <w:pStyle w:val="EnglishHangEndNoCoptic"/>
      </w:pPr>
      <w:r w:rsidRPr="00AB1781">
        <w:tab/>
        <w:t xml:space="preserve">and </w:t>
      </w:r>
      <w:r>
        <w:t>thick darkness was</w:t>
      </w:r>
      <w:r w:rsidRPr="00AB1781">
        <w:t xml:space="preserve"> under His feet.</w:t>
      </w:r>
    </w:p>
    <w:p w14:paraId="694A85F3" w14:textId="77777777" w:rsidR="00704CAA" w:rsidRPr="00AB1781" w:rsidRDefault="00704CAA" w:rsidP="00704CAA">
      <w:pPr>
        <w:pStyle w:val="EnglishHangNoCoptic"/>
      </w:pPr>
      <w:r w:rsidRPr="00AB1781">
        <w:t>11 And He rode upon Cherubim</w:t>
      </w:r>
      <w:r>
        <w:t>,</w:t>
      </w:r>
      <w:r w:rsidRPr="00AB1781">
        <w:t xml:space="preserve"> and flew;</w:t>
      </w:r>
    </w:p>
    <w:p w14:paraId="6B0199E9" w14:textId="77777777" w:rsidR="00704CAA" w:rsidRPr="00AB1781" w:rsidRDefault="00704CAA" w:rsidP="00704CAA">
      <w:pPr>
        <w:pStyle w:val="EnglishHangEndNoCoptic"/>
      </w:pPr>
      <w:r w:rsidRPr="00AB1781">
        <w:tab/>
        <w:t xml:space="preserve">He </w:t>
      </w:r>
      <w:r>
        <w:t>flew</w:t>
      </w:r>
      <w:r w:rsidRPr="00AB1781">
        <w:t xml:space="preserve"> </w:t>
      </w:r>
      <w:r>
        <w:t>up</w:t>
      </w:r>
      <w:r w:rsidRPr="00AB1781">
        <w:t>on the wings of the wind.</w:t>
      </w:r>
    </w:p>
    <w:p w14:paraId="377A694B" w14:textId="77777777" w:rsidR="00704CAA" w:rsidRPr="00AB1781" w:rsidRDefault="00704CAA" w:rsidP="00704CAA">
      <w:pPr>
        <w:pStyle w:val="EnglishHangNoCoptic"/>
      </w:pPr>
      <w:r w:rsidRPr="00AB1781">
        <w:t>12 He made darkness His hiding-place.</w:t>
      </w:r>
    </w:p>
    <w:p w14:paraId="6E264094" w14:textId="77777777" w:rsidR="00704CAA" w:rsidRPr="00AB1781" w:rsidRDefault="00704CAA" w:rsidP="00704CAA">
      <w:pPr>
        <w:pStyle w:val="EnglishHangNoCoptic"/>
      </w:pPr>
      <w:r w:rsidRPr="00AB1781">
        <w:tab/>
      </w:r>
      <w:r>
        <w:t>Dark thunder-clouds hung in the air,</w:t>
      </w:r>
    </w:p>
    <w:p w14:paraId="4C8861E7" w14:textId="77777777" w:rsidR="00704CAA" w:rsidRPr="00AB1781" w:rsidRDefault="00704CAA" w:rsidP="00704CAA">
      <w:pPr>
        <w:pStyle w:val="EnglishHangEndNoCoptic"/>
      </w:pPr>
      <w:r w:rsidRPr="00AB1781">
        <w:tab/>
      </w:r>
      <w:r>
        <w:t>[they were] His tent around Him.</w:t>
      </w:r>
    </w:p>
    <w:p w14:paraId="2720C9BD" w14:textId="77777777" w:rsidR="00704CAA" w:rsidRPr="00AB1781" w:rsidRDefault="00704CAA" w:rsidP="00704CAA">
      <w:pPr>
        <w:pStyle w:val="EnglishHangNoCoptic"/>
      </w:pPr>
      <w:r w:rsidRPr="00AB1781">
        <w:t>13 From the brightness before Him</w:t>
      </w:r>
      <w:r>
        <w:t>,</w:t>
      </w:r>
    </w:p>
    <w:p w14:paraId="2FE823F0" w14:textId="77777777" w:rsidR="00704CAA" w:rsidRPr="00AB1781" w:rsidRDefault="00704CAA" w:rsidP="00704CAA">
      <w:pPr>
        <w:pStyle w:val="EnglishHangNoCoptic"/>
      </w:pPr>
      <w:r w:rsidRPr="00AB1781">
        <w:tab/>
        <w:t>there broke through the clouds</w:t>
      </w:r>
    </w:p>
    <w:p w14:paraId="77B78494" w14:textId="77777777" w:rsidR="00704CAA" w:rsidRPr="00AB1781" w:rsidRDefault="00704CAA" w:rsidP="00704CAA">
      <w:pPr>
        <w:pStyle w:val="EnglishHangEndNoCoptic"/>
      </w:pPr>
      <w:r w:rsidRPr="00AB1781">
        <w:tab/>
        <w:t>hailstones</w:t>
      </w:r>
      <w:r>
        <w:t>,</w:t>
      </w:r>
      <w:r w:rsidRPr="00AB1781">
        <w:t xml:space="preserve"> and coals of fire.</w:t>
      </w:r>
    </w:p>
    <w:p w14:paraId="56660C2A" w14:textId="77777777" w:rsidR="00704CAA" w:rsidRPr="00AB1781" w:rsidRDefault="00704CAA" w:rsidP="00704CAA">
      <w:pPr>
        <w:pStyle w:val="EnglishHangNoCoptic"/>
      </w:pPr>
      <w:r w:rsidRPr="00AB1781">
        <w:t>14 Then the Lord thundered from heaven,</w:t>
      </w:r>
    </w:p>
    <w:p w14:paraId="23ED7E67" w14:textId="77777777" w:rsidR="00704CAA" w:rsidRPr="00AB1781" w:rsidRDefault="00704CAA" w:rsidP="00704CAA">
      <w:pPr>
        <w:pStyle w:val="EnglishHangEndNoCoptic"/>
      </w:pPr>
      <w:r w:rsidRPr="00AB1781">
        <w:tab/>
        <w:t xml:space="preserve">and the Most High </w:t>
      </w:r>
      <w:r>
        <w:t>gave forth</w:t>
      </w:r>
      <w:r w:rsidRPr="00AB1781">
        <w:t xml:space="preserve"> His voice.</w:t>
      </w:r>
      <w:r w:rsidRPr="00AB1781">
        <w:rPr>
          <w:rStyle w:val="FootnoteReference"/>
        </w:rPr>
        <w:footnoteReference w:id="88"/>
      </w:r>
    </w:p>
    <w:p w14:paraId="6916F268" w14:textId="77777777" w:rsidR="00704CAA" w:rsidRPr="00AB1781" w:rsidRDefault="00704CAA" w:rsidP="00704CAA">
      <w:pPr>
        <w:pStyle w:val="EnglishHangNoCoptic"/>
      </w:pPr>
      <w:r w:rsidRPr="00AB1781">
        <w:t>15 He shot His arrows and scattered the foes;</w:t>
      </w:r>
    </w:p>
    <w:p w14:paraId="305E7A71" w14:textId="77777777" w:rsidR="00704CAA" w:rsidRPr="00AB1781" w:rsidRDefault="00704CAA" w:rsidP="00704CAA">
      <w:pPr>
        <w:pStyle w:val="EnglishHangEndNoCoptic"/>
      </w:pPr>
      <w:r w:rsidRPr="00AB1781">
        <w:tab/>
        <w:t xml:space="preserve">He </w:t>
      </w:r>
      <w:r>
        <w:t>multiplied</w:t>
      </w:r>
      <w:r w:rsidRPr="00AB1781">
        <w:t xml:space="preserve"> lightnings</w:t>
      </w:r>
      <w:r>
        <w:t>,</w:t>
      </w:r>
      <w:r w:rsidRPr="00AB1781">
        <w:t xml:space="preserve"> and </w:t>
      </w:r>
      <w:r>
        <w:t>confounded</w:t>
      </w:r>
      <w:r w:rsidRPr="00AB1781">
        <w:t xml:space="preserve"> them.</w:t>
      </w:r>
    </w:p>
    <w:p w14:paraId="338C01CA" w14:textId="77777777" w:rsidR="00704CAA" w:rsidRPr="00AB1781" w:rsidRDefault="00704CAA" w:rsidP="00704CAA">
      <w:pPr>
        <w:pStyle w:val="EnglishHangNoCoptic"/>
      </w:pPr>
      <w:r w:rsidRPr="00AB1781">
        <w:t>16 Then the ocean beds were exposed</w:t>
      </w:r>
      <w:r>
        <w:rPr>
          <w:rStyle w:val="FootnoteReference"/>
        </w:rPr>
        <w:footnoteReference w:id="89"/>
      </w:r>
      <w:r w:rsidRPr="00AB1781">
        <w:t>,</w:t>
      </w:r>
    </w:p>
    <w:p w14:paraId="1D2D79D4" w14:textId="77777777" w:rsidR="00704CAA" w:rsidRPr="00AB1781" w:rsidRDefault="00704CAA" w:rsidP="00704CAA">
      <w:pPr>
        <w:pStyle w:val="EnglishHangNoCoptic"/>
      </w:pPr>
      <w:r w:rsidRPr="00AB1781">
        <w:tab/>
        <w:t>and the foundations of the world were uncovered</w:t>
      </w:r>
    </w:p>
    <w:p w14:paraId="74A76C84" w14:textId="77777777" w:rsidR="00704CAA" w:rsidRPr="00AB1781" w:rsidRDefault="00704CAA" w:rsidP="00704CAA">
      <w:pPr>
        <w:pStyle w:val="EnglishHangNoCoptic"/>
      </w:pPr>
      <w:r w:rsidRPr="00AB1781">
        <w:tab/>
        <w:t xml:space="preserve">at </w:t>
      </w:r>
      <w:r>
        <w:t>Your</w:t>
      </w:r>
      <w:r w:rsidRPr="00AB1781">
        <w:t xml:space="preserve"> rebuke, O Lord,</w:t>
      </w:r>
    </w:p>
    <w:p w14:paraId="55FAEE20" w14:textId="77777777" w:rsidR="00704CAA" w:rsidRPr="00AB1781" w:rsidRDefault="00704CAA" w:rsidP="00704CAA">
      <w:pPr>
        <w:pStyle w:val="EnglishHangEndNoCoptic"/>
      </w:pPr>
      <w:r w:rsidRPr="00AB1781">
        <w:tab/>
        <w:t>at the blast of the breath</w:t>
      </w:r>
      <w:r w:rsidRPr="00AB1781">
        <w:rPr>
          <w:rStyle w:val="FootnoteReference"/>
        </w:rPr>
        <w:footnoteReference w:id="90"/>
      </w:r>
      <w:r w:rsidRPr="00AB1781">
        <w:t xml:space="preserve"> of </w:t>
      </w:r>
      <w:r>
        <w:t>Your</w:t>
      </w:r>
      <w:r w:rsidRPr="00AB1781">
        <w:t xml:space="preserve"> wrath.</w:t>
      </w:r>
    </w:p>
    <w:p w14:paraId="168E2A4D" w14:textId="77777777" w:rsidR="00704CAA" w:rsidRPr="00AB1781" w:rsidRDefault="00704CAA" w:rsidP="00704CAA">
      <w:pPr>
        <w:pStyle w:val="EnglishHangNoCoptic"/>
      </w:pPr>
      <w:r w:rsidRPr="00AB1781">
        <w:t xml:space="preserve">17 He </w:t>
      </w:r>
      <w:r>
        <w:t>sent</w:t>
      </w:r>
      <w:r w:rsidRPr="00AB1781">
        <w:t xml:space="preserve"> from on high and took me;</w:t>
      </w:r>
    </w:p>
    <w:p w14:paraId="66F99C4B" w14:textId="77777777" w:rsidR="00704CAA" w:rsidRPr="00AB1781" w:rsidRDefault="00704CAA" w:rsidP="00704CAA">
      <w:pPr>
        <w:pStyle w:val="EnglishHangEndNoCoptic"/>
      </w:pPr>
      <w:r>
        <w:tab/>
        <w:t>He</w:t>
      </w:r>
      <w:r w:rsidRPr="00AB1781">
        <w:t xml:space="preserve"> drew me out of many waters.</w:t>
      </w:r>
    </w:p>
    <w:p w14:paraId="10EDDEA9" w14:textId="77777777" w:rsidR="00704CAA" w:rsidRPr="00AB1781" w:rsidRDefault="00704CAA" w:rsidP="00704CAA">
      <w:pPr>
        <w:pStyle w:val="EnglishHangNoCoptic"/>
      </w:pPr>
      <w:r w:rsidRPr="00AB1781">
        <w:t>18 He will deliver me from my powerful enemies</w:t>
      </w:r>
      <w:r>
        <w:t>,</w:t>
      </w:r>
    </w:p>
    <w:p w14:paraId="1083C513" w14:textId="77777777" w:rsidR="00704CAA" w:rsidRPr="00AB1781" w:rsidRDefault="00704CAA" w:rsidP="00704CAA">
      <w:pPr>
        <w:pStyle w:val="EnglishHangNoCoptic"/>
      </w:pPr>
      <w:r w:rsidRPr="00AB1781">
        <w:tab/>
        <w:t>and from those who hate me,</w:t>
      </w:r>
    </w:p>
    <w:p w14:paraId="2A2C2EEA" w14:textId="77777777" w:rsidR="00704CAA" w:rsidRPr="00AB1781" w:rsidRDefault="00704CAA" w:rsidP="00704CAA">
      <w:pPr>
        <w:pStyle w:val="EnglishHangEndNoCoptic"/>
      </w:pPr>
      <w:r w:rsidRPr="00AB1781">
        <w:tab/>
        <w:t>for they are too strong for me.</w:t>
      </w:r>
    </w:p>
    <w:p w14:paraId="7C1085A5" w14:textId="77777777" w:rsidR="00704CAA" w:rsidRPr="00AB1781" w:rsidRDefault="00704CAA" w:rsidP="00704CAA">
      <w:pPr>
        <w:pStyle w:val="EnglishHangNoCoptic"/>
      </w:pPr>
      <w:r w:rsidRPr="00AB1781">
        <w:t xml:space="preserve">19 They </w:t>
      </w:r>
      <w:r>
        <w:t>overtook</w:t>
      </w:r>
      <w:r w:rsidRPr="00AB1781">
        <w:t xml:space="preserve"> me in the day of my </w:t>
      </w:r>
      <w:r>
        <w:t>affliction</w:t>
      </w:r>
      <w:r w:rsidRPr="00AB1781">
        <w:t>,</w:t>
      </w:r>
    </w:p>
    <w:p w14:paraId="20E40574" w14:textId="77777777" w:rsidR="00704CAA" w:rsidRPr="00AB1781" w:rsidRDefault="00704CAA" w:rsidP="00704CAA">
      <w:pPr>
        <w:pStyle w:val="EnglishHangEndNoCoptic"/>
      </w:pPr>
      <w:r w:rsidRPr="00AB1781">
        <w:tab/>
        <w:t xml:space="preserve">but the Lord </w:t>
      </w:r>
      <w:r>
        <w:t>became</w:t>
      </w:r>
      <w:r w:rsidRPr="00AB1781">
        <w:t xml:space="preserve"> my support.</w:t>
      </w:r>
    </w:p>
    <w:p w14:paraId="66B1E604" w14:textId="77777777" w:rsidR="00704CAA" w:rsidRPr="00AB1781" w:rsidRDefault="00704CAA" w:rsidP="00704CAA">
      <w:pPr>
        <w:pStyle w:val="EnglishHangNoCoptic"/>
      </w:pPr>
      <w:r w:rsidRPr="00AB1781">
        <w:t>20 And He brought me out into freedom;</w:t>
      </w:r>
    </w:p>
    <w:p w14:paraId="51D20E1B" w14:textId="77777777" w:rsidR="00704CAA" w:rsidRPr="00CF35A1" w:rsidRDefault="00704CAA" w:rsidP="00704CAA">
      <w:pPr>
        <w:pStyle w:val="EnglishHangEndNoCoptic"/>
      </w:pPr>
      <w:r w:rsidRPr="00AB1781">
        <w:tab/>
        <w:t>He will deliver me because He delights in me.</w:t>
      </w:r>
    </w:p>
    <w:p w14:paraId="0273F5CF" w14:textId="77777777" w:rsidR="00704CAA" w:rsidRPr="00AB1781" w:rsidRDefault="00704CAA" w:rsidP="00704CAA">
      <w:pPr>
        <w:pStyle w:val="EnglishHangNoCoptic"/>
      </w:pPr>
      <w:r w:rsidRPr="00AB1781">
        <w:lastRenderedPageBreak/>
        <w:t>21 The Lord will reward me according to my righteousness,</w:t>
      </w:r>
    </w:p>
    <w:p w14:paraId="35A9AB11" w14:textId="77777777" w:rsidR="00704CAA" w:rsidRPr="00AB1781" w:rsidRDefault="00704CAA" w:rsidP="00704CAA">
      <w:pPr>
        <w:pStyle w:val="EnglishHangNoCoptic"/>
      </w:pPr>
      <w:r w:rsidRPr="00AB1781">
        <w:tab/>
        <w:t xml:space="preserve">and according to the cleanness of </w:t>
      </w:r>
      <w:r>
        <w:t>my</w:t>
      </w:r>
      <w:r w:rsidRPr="00AB1781">
        <w:t xml:space="preserve"> hands</w:t>
      </w:r>
    </w:p>
    <w:p w14:paraId="49146CBD" w14:textId="77777777" w:rsidR="00704CAA" w:rsidRPr="00AB1781" w:rsidRDefault="00704CAA" w:rsidP="00704CAA">
      <w:pPr>
        <w:pStyle w:val="EnglishHangEndNoCoptic"/>
      </w:pPr>
      <w:r>
        <w:tab/>
        <w:t>He will recompense me,</w:t>
      </w:r>
    </w:p>
    <w:p w14:paraId="2F9C7D08" w14:textId="77777777" w:rsidR="00704CAA" w:rsidRPr="00AB1781" w:rsidRDefault="00704CAA" w:rsidP="00704CAA">
      <w:pPr>
        <w:pStyle w:val="EnglishHangNoCoptic"/>
      </w:pPr>
      <w:r>
        <w:t>22 f</w:t>
      </w:r>
      <w:r w:rsidRPr="00AB1781">
        <w:t>or I have kept the ways of the Lord</w:t>
      </w:r>
    </w:p>
    <w:p w14:paraId="217564BD" w14:textId="77777777" w:rsidR="00704CAA" w:rsidRPr="00AB1781" w:rsidRDefault="00704CAA" w:rsidP="00704CAA">
      <w:pPr>
        <w:pStyle w:val="EnglishHangEndNoCoptic"/>
      </w:pPr>
      <w:r w:rsidRPr="00AB1781">
        <w:tab/>
        <w:t xml:space="preserve">and have not </w:t>
      </w:r>
      <w:r>
        <w:t>impiously</w:t>
      </w:r>
      <w:r w:rsidRPr="00AB1781">
        <w:t xml:space="preserve"> </w:t>
      </w:r>
      <w:r>
        <w:t xml:space="preserve">turn </w:t>
      </w:r>
      <w:r w:rsidRPr="00AB1781">
        <w:t>from my God.</w:t>
      </w:r>
    </w:p>
    <w:p w14:paraId="2FA66F6B" w14:textId="77777777" w:rsidR="00704CAA" w:rsidRPr="00AB1781" w:rsidRDefault="00704CAA" w:rsidP="00704CAA">
      <w:pPr>
        <w:pStyle w:val="EnglishHangNoCoptic"/>
      </w:pPr>
      <w:r w:rsidRPr="00AB1781">
        <w:t>23 For all His judgments are before me,</w:t>
      </w:r>
    </w:p>
    <w:p w14:paraId="1F0D1DA9" w14:textId="77777777" w:rsidR="00704CAA" w:rsidRPr="00AB1781" w:rsidRDefault="00704CAA" w:rsidP="00704CAA">
      <w:pPr>
        <w:pStyle w:val="EnglishHangEndNoCoptic"/>
      </w:pPr>
      <w:r w:rsidRPr="00AB1781">
        <w:tab/>
        <w:t xml:space="preserve">and </w:t>
      </w:r>
      <w:r>
        <w:t>I have not put His statutes away from me.</w:t>
      </w:r>
    </w:p>
    <w:p w14:paraId="5537A24D" w14:textId="77777777" w:rsidR="00704CAA" w:rsidRPr="00AB1781" w:rsidRDefault="00704CAA" w:rsidP="00704CAA">
      <w:pPr>
        <w:pStyle w:val="EnglishHangNoCoptic"/>
      </w:pPr>
      <w:r w:rsidRPr="00AB1781">
        <w:t xml:space="preserve">24 I will be </w:t>
      </w:r>
      <w:r>
        <w:t>blameless</w:t>
      </w:r>
      <w:r w:rsidRPr="00AB1781">
        <w:t xml:space="preserve"> </w:t>
      </w:r>
      <w:r>
        <w:t>before</w:t>
      </w:r>
      <w:r w:rsidRPr="00AB1781">
        <w:t xml:space="preserve"> Him,</w:t>
      </w:r>
    </w:p>
    <w:p w14:paraId="525A4FDE" w14:textId="77777777" w:rsidR="00704CAA" w:rsidRPr="00AB1781" w:rsidRDefault="00704CAA" w:rsidP="00704CAA">
      <w:pPr>
        <w:pStyle w:val="EnglishHangEndNoCoptic"/>
      </w:pPr>
      <w:r w:rsidRPr="00AB1781">
        <w:tab/>
        <w:t xml:space="preserve">and will keep myself from my </w:t>
      </w:r>
      <w:r>
        <w:t>iniquity</w:t>
      </w:r>
      <w:r w:rsidRPr="00AB1781">
        <w:t>.</w:t>
      </w:r>
    </w:p>
    <w:p w14:paraId="6DB6E710" w14:textId="77777777" w:rsidR="00704CAA" w:rsidRPr="00AB1781" w:rsidRDefault="00704CAA" w:rsidP="00704CAA">
      <w:pPr>
        <w:pStyle w:val="EnglishHangNoCoptic"/>
      </w:pPr>
      <w:r w:rsidRPr="00AB1781">
        <w:t>25 And the Lord will reward me according to my righteousness</w:t>
      </w:r>
      <w:r>
        <w:t>,</w:t>
      </w:r>
    </w:p>
    <w:p w14:paraId="1CCB54D7" w14:textId="77777777" w:rsidR="00704CAA" w:rsidRPr="00AB1781" w:rsidRDefault="00704CAA" w:rsidP="00704CAA">
      <w:pPr>
        <w:pStyle w:val="EnglishHangEndNoCoptic"/>
      </w:pPr>
      <w:r w:rsidRPr="00AB1781">
        <w:tab/>
        <w:t>and according to the cleanness of my hands in His eyes.</w:t>
      </w:r>
    </w:p>
    <w:p w14:paraId="3F8271AE" w14:textId="77777777" w:rsidR="00704CAA" w:rsidRPr="00AB1781" w:rsidRDefault="00704CAA" w:rsidP="00704CAA">
      <w:pPr>
        <w:pStyle w:val="EnglishHangNoCoptic"/>
      </w:pPr>
      <w:r w:rsidRPr="00AB1781">
        <w:t xml:space="preserve">26 With a holy man, </w:t>
      </w:r>
      <w:r>
        <w:t>You</w:t>
      </w:r>
      <w:r w:rsidRPr="00AB1781">
        <w:t xml:space="preserve"> </w:t>
      </w:r>
      <w:r>
        <w:t>are</w:t>
      </w:r>
      <w:r w:rsidRPr="00AB1781">
        <w:t xml:space="preserve"> holy;</w:t>
      </w:r>
    </w:p>
    <w:p w14:paraId="0A4FF52F" w14:textId="77777777" w:rsidR="00704CAA" w:rsidRPr="00AB1781" w:rsidRDefault="00704CAA" w:rsidP="00704CAA">
      <w:pPr>
        <w:pStyle w:val="EnglishHangEndNoCoptic"/>
      </w:pPr>
      <w:r w:rsidRPr="00AB1781">
        <w:tab/>
        <w:t xml:space="preserve">and with an innocent man </w:t>
      </w:r>
      <w:r>
        <w:t>You</w:t>
      </w:r>
      <w:r w:rsidRPr="00AB1781">
        <w:t xml:space="preserve"> are innocent.</w:t>
      </w:r>
    </w:p>
    <w:p w14:paraId="387DBECD" w14:textId="77777777" w:rsidR="00704CAA" w:rsidRPr="00AB1781" w:rsidRDefault="00704CAA" w:rsidP="00704CAA">
      <w:pPr>
        <w:pStyle w:val="EnglishHangNoCoptic"/>
      </w:pPr>
      <w:r w:rsidRPr="00AB1781">
        <w:t xml:space="preserve">27 With the chosen </w:t>
      </w:r>
      <w:r>
        <w:t>You</w:t>
      </w:r>
      <w:r w:rsidRPr="00AB1781">
        <w:t xml:space="preserve"> are chosen,</w:t>
      </w:r>
    </w:p>
    <w:p w14:paraId="4B0D9730" w14:textId="77777777" w:rsidR="00704CAA" w:rsidRPr="00AB1781" w:rsidRDefault="00704CAA" w:rsidP="00704CAA">
      <w:pPr>
        <w:pStyle w:val="EnglishHangEndNoCoptic"/>
      </w:pPr>
      <w:r w:rsidRPr="00AB1781">
        <w:tab/>
      </w:r>
      <w:commentRangeStart w:id="244"/>
      <w:r w:rsidRPr="00AB1781">
        <w:t xml:space="preserve">and with the </w:t>
      </w:r>
      <w:r>
        <w:t>twisted</w:t>
      </w:r>
      <w:r w:rsidRPr="00AB1781">
        <w:t xml:space="preserve"> </w:t>
      </w:r>
      <w:r>
        <w:t>You</w:t>
      </w:r>
      <w:r w:rsidRPr="00AB1781">
        <w:t xml:space="preserve"> </w:t>
      </w:r>
      <w:r>
        <w:t>will</w:t>
      </w:r>
      <w:r w:rsidRPr="00AB1781">
        <w:t xml:space="preserve"> </w:t>
      </w:r>
      <w:r>
        <w:t>be twist</w:t>
      </w:r>
      <w:commentRangeEnd w:id="244"/>
      <w:r>
        <w:rPr>
          <w:rStyle w:val="CommentReference"/>
          <w:rFonts w:eastAsiaTheme="minorHAnsi" w:cstheme="minorBidi"/>
          <w:color w:val="auto"/>
          <w:lang w:val="en-CA"/>
        </w:rPr>
        <w:commentReference w:id="244"/>
      </w:r>
      <w:r w:rsidRPr="00AB1781">
        <w:t>.</w:t>
      </w:r>
      <w:r w:rsidRPr="00AB1781">
        <w:rPr>
          <w:rStyle w:val="FootnoteReference"/>
        </w:rPr>
        <w:footnoteReference w:id="91"/>
      </w:r>
    </w:p>
    <w:p w14:paraId="636DE8AC" w14:textId="77777777" w:rsidR="00704CAA" w:rsidRPr="00AB1781" w:rsidRDefault="00704CAA" w:rsidP="00704CAA">
      <w:pPr>
        <w:pStyle w:val="EnglishHangNoCoptic"/>
      </w:pPr>
      <w:r w:rsidRPr="00AB1781">
        <w:t xml:space="preserve">28 For </w:t>
      </w:r>
      <w:r>
        <w:t>You</w:t>
      </w:r>
      <w:r w:rsidRPr="00AB1781">
        <w:t xml:space="preserve"> </w:t>
      </w:r>
      <w:r>
        <w:t xml:space="preserve">will </w:t>
      </w:r>
      <w:r w:rsidRPr="00AB1781">
        <w:t>save a humble people,</w:t>
      </w:r>
    </w:p>
    <w:p w14:paraId="0A83FF54" w14:textId="77777777" w:rsidR="00704CAA" w:rsidRPr="00AB1781" w:rsidRDefault="00704CAA" w:rsidP="00704CAA">
      <w:pPr>
        <w:pStyle w:val="EnglishHangEndNoCoptic"/>
      </w:pPr>
      <w:r w:rsidRPr="00AB1781">
        <w:tab/>
        <w:t>and humble the eyes of the proud.</w:t>
      </w:r>
    </w:p>
    <w:p w14:paraId="04E70220" w14:textId="77777777" w:rsidR="00704CAA" w:rsidRPr="00AB1781" w:rsidRDefault="00704CAA" w:rsidP="00704CAA">
      <w:pPr>
        <w:pStyle w:val="EnglishHangNoCoptic"/>
      </w:pPr>
      <w:r w:rsidRPr="00AB1781">
        <w:t xml:space="preserve">29 For </w:t>
      </w:r>
      <w:r>
        <w:t>You</w:t>
      </w:r>
      <w:r w:rsidRPr="00AB1781">
        <w:t xml:space="preserve"> </w:t>
      </w:r>
      <w:r>
        <w:t>will</w:t>
      </w:r>
      <w:r w:rsidRPr="00AB1781">
        <w:t xml:space="preserve"> light my lamp, O Lord;</w:t>
      </w:r>
    </w:p>
    <w:p w14:paraId="2D49397A" w14:textId="77777777" w:rsidR="00704CAA" w:rsidRPr="00AB1781" w:rsidRDefault="00704CAA" w:rsidP="00704CAA">
      <w:pPr>
        <w:pStyle w:val="EnglishHangEndNoCoptic"/>
      </w:pPr>
      <w:r w:rsidRPr="00AB1781">
        <w:tab/>
        <w:t xml:space="preserve">my God, </w:t>
      </w:r>
      <w:r>
        <w:t>You</w:t>
      </w:r>
      <w:r w:rsidRPr="00AB1781">
        <w:t xml:space="preserve"> </w:t>
      </w:r>
      <w:r>
        <w:t>will</w:t>
      </w:r>
      <w:r w:rsidRPr="00AB1781">
        <w:t xml:space="preserve"> enlighten my darkness.</w:t>
      </w:r>
      <w:r w:rsidRPr="00AB1781">
        <w:rPr>
          <w:rStyle w:val="FootnoteReference"/>
        </w:rPr>
        <w:footnoteReference w:id="92"/>
      </w:r>
    </w:p>
    <w:p w14:paraId="6D2ECB78" w14:textId="77777777" w:rsidR="00704CAA" w:rsidRPr="00AB1781" w:rsidRDefault="00704CAA" w:rsidP="00704CAA">
      <w:pPr>
        <w:pStyle w:val="EnglishHangNoCoptic"/>
      </w:pPr>
      <w:r w:rsidRPr="00AB1781">
        <w:t xml:space="preserve">30 For in </w:t>
      </w:r>
      <w:r>
        <w:t>You</w:t>
      </w:r>
      <w:r w:rsidRPr="00AB1781">
        <w:t xml:space="preserve"> I </w:t>
      </w:r>
      <w:r>
        <w:t>will be</w:t>
      </w:r>
      <w:r w:rsidRPr="00AB1781">
        <w:t xml:space="preserve"> delivered from temptation,</w:t>
      </w:r>
    </w:p>
    <w:p w14:paraId="3740A5BE" w14:textId="77777777" w:rsidR="00704CAA" w:rsidRPr="00AB1781" w:rsidRDefault="00704CAA" w:rsidP="00704CAA">
      <w:pPr>
        <w:pStyle w:val="EnglishHangEndNoCoptic"/>
      </w:pPr>
      <w:r w:rsidRPr="00AB1781">
        <w:tab/>
        <w:t xml:space="preserve">and through my God I </w:t>
      </w:r>
      <w:r>
        <w:t>will</w:t>
      </w:r>
      <w:r w:rsidRPr="00AB1781">
        <w:t xml:space="preserve"> scale </w:t>
      </w:r>
      <w:r>
        <w:t>a</w:t>
      </w:r>
      <w:r w:rsidRPr="00AB1781">
        <w:t xml:space="preserve"> wall.</w:t>
      </w:r>
    </w:p>
    <w:p w14:paraId="46233A46" w14:textId="77777777" w:rsidR="00704CAA" w:rsidRPr="00AB1781" w:rsidRDefault="00704CAA" w:rsidP="00704CAA">
      <w:pPr>
        <w:pStyle w:val="EnglishHangNoCoptic"/>
      </w:pPr>
      <w:r w:rsidRPr="00AB1781">
        <w:t>31 As for my God, His way is perfect;</w:t>
      </w:r>
    </w:p>
    <w:p w14:paraId="507F5783" w14:textId="77777777" w:rsidR="00704CAA" w:rsidRPr="00AB1781" w:rsidRDefault="00704CAA" w:rsidP="00704CAA">
      <w:pPr>
        <w:pStyle w:val="EnglishHangNoCoptic"/>
      </w:pPr>
      <w:r w:rsidRPr="00AB1781">
        <w:tab/>
        <w:t xml:space="preserve">the </w:t>
      </w:r>
      <w:r>
        <w:t>sayings</w:t>
      </w:r>
      <w:r w:rsidRPr="00AB1781">
        <w:t xml:space="preserve"> of the Lord are tried by fire;</w:t>
      </w:r>
    </w:p>
    <w:p w14:paraId="404D0C64" w14:textId="77777777" w:rsidR="00704CAA" w:rsidRPr="00AB1781" w:rsidRDefault="00704CAA" w:rsidP="00704CAA">
      <w:pPr>
        <w:pStyle w:val="EnglishHangEndNoCoptic"/>
      </w:pPr>
      <w:r w:rsidRPr="00AB1781">
        <w:tab/>
        <w:t>He is the protector of all who trust in Him.</w:t>
      </w:r>
    </w:p>
    <w:p w14:paraId="66E11CF6" w14:textId="77777777" w:rsidR="00704CAA" w:rsidRPr="00AB1781" w:rsidRDefault="00704CAA" w:rsidP="00704CAA">
      <w:pPr>
        <w:pStyle w:val="EnglishHangNoCoptic"/>
      </w:pPr>
      <w:r w:rsidRPr="00AB1781">
        <w:t>32 For who is God but the Lord,</w:t>
      </w:r>
    </w:p>
    <w:p w14:paraId="6520F1E4" w14:textId="77777777" w:rsidR="00704CAA" w:rsidRPr="00AB1781" w:rsidRDefault="00704CAA" w:rsidP="00704CAA">
      <w:pPr>
        <w:pStyle w:val="EnglishHangEndNoCoptic"/>
      </w:pPr>
      <w:r w:rsidRPr="00AB1781">
        <w:tab/>
        <w:t>and who is God but our God?</w:t>
      </w:r>
    </w:p>
    <w:p w14:paraId="3BECA094" w14:textId="77777777" w:rsidR="00704CAA" w:rsidRPr="00AB1781" w:rsidRDefault="00704CAA" w:rsidP="00704CAA">
      <w:pPr>
        <w:pStyle w:val="EnglishHangNoCoptic"/>
      </w:pPr>
      <w:r w:rsidRPr="00AB1781">
        <w:t>33 It is God Who girds me with strength,</w:t>
      </w:r>
    </w:p>
    <w:p w14:paraId="7FD9250E" w14:textId="77777777" w:rsidR="00704CAA" w:rsidRPr="00AB1781" w:rsidRDefault="00704CAA" w:rsidP="00704CAA">
      <w:pPr>
        <w:pStyle w:val="EnglishHangEndNoCoptic"/>
      </w:pPr>
      <w:r w:rsidRPr="00AB1781">
        <w:tab/>
        <w:t>and makes my way perfect.</w:t>
      </w:r>
    </w:p>
    <w:p w14:paraId="486F7B61" w14:textId="77777777" w:rsidR="00704CAA" w:rsidRPr="00AB1781" w:rsidRDefault="00704CAA" w:rsidP="00704CAA">
      <w:pPr>
        <w:pStyle w:val="EnglishHangNoCoptic"/>
      </w:pPr>
      <w:r w:rsidRPr="00AB1781">
        <w:t xml:space="preserve">34 </w:t>
      </w:r>
      <w:r>
        <w:t>Who</w:t>
      </w:r>
      <w:r w:rsidRPr="00AB1781">
        <w:t xml:space="preserve"> makes my feet like deer’s feet,</w:t>
      </w:r>
    </w:p>
    <w:p w14:paraId="77DD044A" w14:textId="77777777" w:rsidR="00704CAA" w:rsidRPr="00AB1781" w:rsidRDefault="00704CAA" w:rsidP="00704CAA">
      <w:pPr>
        <w:pStyle w:val="EnglishHangEndNoCoptic"/>
      </w:pPr>
      <w:r w:rsidRPr="00AB1781">
        <w:tab/>
        <w:t xml:space="preserve">and sets me </w:t>
      </w:r>
      <w:r>
        <w:t>up</w:t>
      </w:r>
      <w:r w:rsidRPr="00AB1781">
        <w:t xml:space="preserve">on the </w:t>
      </w:r>
      <w:r>
        <w:t>high places;</w:t>
      </w:r>
    </w:p>
    <w:p w14:paraId="74FA72BB" w14:textId="77777777" w:rsidR="00704CAA" w:rsidRPr="00AB1781" w:rsidRDefault="00704CAA" w:rsidP="00704CAA">
      <w:pPr>
        <w:pStyle w:val="EnglishHangNoCoptic"/>
      </w:pPr>
      <w:r>
        <w:lastRenderedPageBreak/>
        <w:t>35 Who trains my hands for war;</w:t>
      </w:r>
    </w:p>
    <w:p w14:paraId="471066D8" w14:textId="77777777" w:rsidR="00704CAA" w:rsidRPr="00AB1781" w:rsidRDefault="00704CAA" w:rsidP="00704CAA">
      <w:pPr>
        <w:pStyle w:val="EnglishHangEndNoCoptic"/>
      </w:pPr>
      <w:r>
        <w:tab/>
        <w:t>a</w:t>
      </w:r>
      <w:r w:rsidRPr="00AB1781">
        <w:t xml:space="preserve">nd </w:t>
      </w:r>
      <w:r>
        <w:t>You</w:t>
      </w:r>
      <w:r w:rsidRPr="00AB1781">
        <w:t xml:space="preserve"> made my arms like a </w:t>
      </w:r>
      <w:r>
        <w:t xml:space="preserve">bronze </w:t>
      </w:r>
      <w:r w:rsidRPr="00AB1781">
        <w:t>bow.</w:t>
      </w:r>
    </w:p>
    <w:p w14:paraId="5B46507F" w14:textId="77777777" w:rsidR="00704CAA" w:rsidRPr="00AB1781" w:rsidRDefault="00704CAA" w:rsidP="00704CAA">
      <w:pPr>
        <w:pStyle w:val="EnglishHangNoCoptic"/>
      </w:pPr>
      <w:r w:rsidRPr="00AB1781">
        <w:t xml:space="preserve">36 </w:t>
      </w:r>
      <w:r>
        <w:t>You</w:t>
      </w:r>
      <w:r w:rsidRPr="00AB1781">
        <w:t xml:space="preserve"> </w:t>
      </w:r>
      <w:r>
        <w:t>have</w:t>
      </w:r>
      <w:r w:rsidRPr="00AB1781">
        <w:t xml:space="preserve"> given me the defense of </w:t>
      </w:r>
      <w:r>
        <w:t>Your</w:t>
      </w:r>
      <w:r w:rsidRPr="00AB1781">
        <w:t xml:space="preserve"> salvation,</w:t>
      </w:r>
    </w:p>
    <w:p w14:paraId="338B04C9" w14:textId="77777777" w:rsidR="00704CAA" w:rsidRPr="00AB1781" w:rsidRDefault="00704CAA" w:rsidP="00704CAA">
      <w:pPr>
        <w:pStyle w:val="EnglishHangNoCoptic"/>
      </w:pPr>
      <w:r w:rsidRPr="00AB1781">
        <w:tab/>
        <w:t xml:space="preserve">and </w:t>
      </w:r>
      <w:r>
        <w:t>Your</w:t>
      </w:r>
      <w:r w:rsidRPr="00AB1781">
        <w:t xml:space="preserve"> right hand has upheld me;</w:t>
      </w:r>
    </w:p>
    <w:p w14:paraId="77435507" w14:textId="77777777" w:rsidR="00704CAA" w:rsidRPr="00AB1781" w:rsidRDefault="00704CAA" w:rsidP="00704CAA">
      <w:pPr>
        <w:pStyle w:val="EnglishHangEndNoCoptic"/>
      </w:pPr>
      <w:r w:rsidRPr="00AB1781">
        <w:tab/>
        <w:t xml:space="preserve">and </w:t>
      </w:r>
      <w:r>
        <w:t>Your</w:t>
      </w:r>
      <w:r w:rsidRPr="00AB1781">
        <w:t xml:space="preserve"> correction teaches me.</w:t>
      </w:r>
    </w:p>
    <w:p w14:paraId="6D21EEB8" w14:textId="77777777" w:rsidR="00704CAA" w:rsidRPr="00AB1781" w:rsidRDefault="00704CAA" w:rsidP="00704CAA">
      <w:pPr>
        <w:pStyle w:val="EnglishHangNoCoptic"/>
      </w:pPr>
      <w:r w:rsidRPr="00AB1781">
        <w:t xml:space="preserve">37 </w:t>
      </w:r>
      <w:r>
        <w:t>You</w:t>
      </w:r>
      <w:r w:rsidRPr="00AB1781">
        <w:t xml:space="preserve"> </w:t>
      </w:r>
      <w:r>
        <w:t>have</w:t>
      </w:r>
      <w:r w:rsidRPr="00AB1781">
        <w:t xml:space="preserve"> stretched my strides beneath me,</w:t>
      </w:r>
      <w:r w:rsidRPr="00AB1781">
        <w:rPr>
          <w:rStyle w:val="FootnoteReference"/>
        </w:rPr>
        <w:footnoteReference w:id="93"/>
      </w:r>
    </w:p>
    <w:p w14:paraId="49CFE861" w14:textId="77777777" w:rsidR="00704CAA" w:rsidRPr="00CF35A1" w:rsidRDefault="00704CAA" w:rsidP="00704CAA">
      <w:pPr>
        <w:pStyle w:val="EnglishHangEndNoCoptic"/>
      </w:pPr>
      <w:r w:rsidRPr="00AB1781">
        <w:tab/>
        <w:t xml:space="preserve">and my </w:t>
      </w:r>
      <w:r>
        <w:t>footsteps did not weaken</w:t>
      </w:r>
      <w:r w:rsidRPr="00AB1781">
        <w:t>.</w:t>
      </w:r>
    </w:p>
    <w:p w14:paraId="48129B7E" w14:textId="77777777" w:rsidR="00704CAA" w:rsidRPr="00AB1781" w:rsidRDefault="00704CAA" w:rsidP="00704CAA">
      <w:pPr>
        <w:pStyle w:val="EnglishHangNoCoptic"/>
      </w:pPr>
      <w:r w:rsidRPr="00AB1781">
        <w:t>38 I will pursue my enemies and overtake them;</w:t>
      </w:r>
    </w:p>
    <w:p w14:paraId="0CE40AD7" w14:textId="77777777" w:rsidR="00704CAA" w:rsidRPr="00AB1781" w:rsidRDefault="00704CAA" w:rsidP="00704CAA">
      <w:pPr>
        <w:pStyle w:val="EnglishHangEndNoCoptic"/>
      </w:pPr>
      <w:r w:rsidRPr="00AB1781">
        <w:tab/>
        <w:t xml:space="preserve">and I will not turn back </w:t>
      </w:r>
      <w:r>
        <w:t>un</w:t>
      </w:r>
      <w:r w:rsidRPr="00AB1781">
        <w:t xml:space="preserve">til they </w:t>
      </w:r>
      <w:r>
        <w:t>fail</w:t>
      </w:r>
      <w:r w:rsidRPr="00AB1781">
        <w:t>.</w:t>
      </w:r>
    </w:p>
    <w:p w14:paraId="23809A52" w14:textId="77777777" w:rsidR="00704CAA" w:rsidRPr="00AB1781" w:rsidRDefault="00704CAA" w:rsidP="00704CAA">
      <w:pPr>
        <w:pStyle w:val="EnglishHangNoCoptic"/>
      </w:pPr>
      <w:r w:rsidRPr="00AB1781">
        <w:t>39 I will crush them and they will be unable to stand;</w:t>
      </w:r>
    </w:p>
    <w:p w14:paraId="17AD08D1" w14:textId="77777777" w:rsidR="00704CAA" w:rsidRPr="00AB1781" w:rsidRDefault="00704CAA" w:rsidP="00704CAA">
      <w:pPr>
        <w:pStyle w:val="EnglishHangEndNoCoptic"/>
      </w:pPr>
      <w:r w:rsidRPr="00AB1781">
        <w:tab/>
        <w:t>they will fall under my feet.</w:t>
      </w:r>
    </w:p>
    <w:p w14:paraId="64380946" w14:textId="77777777" w:rsidR="00704CAA" w:rsidRPr="00AB1781" w:rsidRDefault="00704CAA" w:rsidP="00704CAA">
      <w:pPr>
        <w:pStyle w:val="EnglishHangNoCoptic"/>
      </w:pPr>
      <w:r w:rsidRPr="00AB1781">
        <w:t xml:space="preserve">40 For </w:t>
      </w:r>
      <w:r>
        <w:t>You</w:t>
      </w:r>
      <w:r w:rsidRPr="00AB1781">
        <w:t xml:space="preserve"> </w:t>
      </w:r>
      <w:r>
        <w:t>have</w:t>
      </w:r>
      <w:r w:rsidRPr="00AB1781">
        <w:t xml:space="preserve"> girded me with strength for battle,</w:t>
      </w:r>
    </w:p>
    <w:p w14:paraId="54C8A9FB" w14:textId="77777777" w:rsidR="00704CAA" w:rsidRPr="00AB1781" w:rsidRDefault="00704CAA" w:rsidP="00704CAA">
      <w:pPr>
        <w:pStyle w:val="EnglishHangEndNoCoptic"/>
      </w:pPr>
      <w:r w:rsidRPr="00AB1781">
        <w:tab/>
        <w:t xml:space="preserve">and </w:t>
      </w:r>
      <w:r>
        <w:t>have</w:t>
      </w:r>
      <w:r w:rsidRPr="00AB1781">
        <w:t xml:space="preserve"> subdued under me all </w:t>
      </w:r>
      <w:r>
        <w:t>who rose against me.</w:t>
      </w:r>
    </w:p>
    <w:p w14:paraId="312DDD13" w14:textId="77777777" w:rsidR="00704CAA" w:rsidRPr="00AB1781" w:rsidRDefault="00704CAA" w:rsidP="00704CAA">
      <w:pPr>
        <w:pStyle w:val="EnglishHangNoCoptic"/>
      </w:pPr>
      <w:r w:rsidRPr="00AB1781">
        <w:t xml:space="preserve">41 And </w:t>
      </w:r>
      <w:r>
        <w:t>You</w:t>
      </w:r>
      <w:r w:rsidRPr="00AB1781">
        <w:t xml:space="preserve"> </w:t>
      </w:r>
      <w:r>
        <w:t>have</w:t>
      </w:r>
      <w:r w:rsidRPr="00AB1781">
        <w:t xml:space="preserve"> </w:t>
      </w:r>
      <w:r>
        <w:t>made</w:t>
      </w:r>
      <w:r w:rsidRPr="00AB1781">
        <w:t xml:space="preserve"> my enemies to turn their backs to me,</w:t>
      </w:r>
    </w:p>
    <w:p w14:paraId="4786E20A" w14:textId="77777777" w:rsidR="00704CAA" w:rsidRPr="00AB1781" w:rsidRDefault="00704CAA" w:rsidP="00704CAA">
      <w:pPr>
        <w:pStyle w:val="EnglishHangEndNoCoptic"/>
      </w:pPr>
      <w:r w:rsidRPr="00AB1781">
        <w:tab/>
        <w:t>and utterly destroyed those who hate me.</w:t>
      </w:r>
    </w:p>
    <w:p w14:paraId="1C9A860E" w14:textId="77777777" w:rsidR="00704CAA" w:rsidRPr="00AB1781" w:rsidRDefault="00704CAA" w:rsidP="00704CAA">
      <w:pPr>
        <w:pStyle w:val="EnglishHangNoCoptic"/>
      </w:pPr>
      <w:r w:rsidRPr="00AB1781">
        <w:t>42 They cried for help, but there was none to save them;</w:t>
      </w:r>
    </w:p>
    <w:p w14:paraId="6F159A8E" w14:textId="77777777" w:rsidR="00704CAA" w:rsidRPr="00AB1781" w:rsidRDefault="00704CAA" w:rsidP="00704CAA">
      <w:pPr>
        <w:pStyle w:val="EnglishHangEndNoCoptic"/>
      </w:pPr>
      <w:r w:rsidRPr="00AB1781">
        <w:tab/>
        <w:t>they cried to the Lord, but He did not answer them.</w:t>
      </w:r>
    </w:p>
    <w:p w14:paraId="2AD720C4" w14:textId="77777777" w:rsidR="00704CAA" w:rsidRPr="00AB1781" w:rsidRDefault="00704CAA" w:rsidP="00704CAA">
      <w:pPr>
        <w:pStyle w:val="EnglishHangNoCoptic"/>
      </w:pPr>
      <w:r w:rsidRPr="00AB1781">
        <w:t xml:space="preserve">43 I will </w:t>
      </w:r>
      <w:r>
        <w:t>pulverize them like dust before</w:t>
      </w:r>
      <w:r w:rsidRPr="00AB1781">
        <w:t xml:space="preserve"> th</w:t>
      </w:r>
      <w:r>
        <w:t>e wind;</w:t>
      </w:r>
    </w:p>
    <w:p w14:paraId="1A10B754" w14:textId="77777777" w:rsidR="00704CAA" w:rsidRPr="00AB1781" w:rsidRDefault="00704CAA" w:rsidP="00704CAA">
      <w:pPr>
        <w:pStyle w:val="EnglishHangEndNoCoptic"/>
      </w:pPr>
      <w:r w:rsidRPr="00AB1781">
        <w:tab/>
        <w:t xml:space="preserve">I will </w:t>
      </w:r>
      <w:r>
        <w:t>grind them down</w:t>
      </w:r>
      <w:r w:rsidRPr="00AB1781">
        <w:t xml:space="preserve"> like</w:t>
      </w:r>
      <w:r>
        <w:t xml:space="preserve"> the</w:t>
      </w:r>
      <w:r w:rsidRPr="00AB1781">
        <w:t xml:space="preserve"> mud in the streets.</w:t>
      </w:r>
    </w:p>
    <w:p w14:paraId="0E55C6DE" w14:textId="77777777" w:rsidR="00704CAA" w:rsidRPr="00AB1781" w:rsidRDefault="00704CAA" w:rsidP="00704CAA">
      <w:pPr>
        <w:pStyle w:val="EnglishHangNoCoptic"/>
      </w:pPr>
      <w:r w:rsidRPr="00AB1781">
        <w:t xml:space="preserve">44 Deliver </w:t>
      </w:r>
      <w:r>
        <w:t>me from this people’s arguments;</w:t>
      </w:r>
    </w:p>
    <w:p w14:paraId="0BBAF2B7" w14:textId="77777777" w:rsidR="00704CAA" w:rsidRPr="00AB1781" w:rsidRDefault="00704CAA" w:rsidP="00704CAA">
      <w:pPr>
        <w:pStyle w:val="EnglishHangNoCoptic"/>
      </w:pPr>
      <w:r w:rsidRPr="00AB1781">
        <w:tab/>
      </w:r>
      <w:r>
        <w:t>You</w:t>
      </w:r>
      <w:r w:rsidRPr="00AB1781">
        <w:t xml:space="preserve"> </w:t>
      </w:r>
      <w:r>
        <w:t>will</w:t>
      </w:r>
      <w:r w:rsidRPr="00AB1781">
        <w:t xml:space="preserve"> </w:t>
      </w:r>
      <w:r>
        <w:t>establish me as the head of nations;</w:t>
      </w:r>
    </w:p>
    <w:p w14:paraId="1DFE1593" w14:textId="77777777" w:rsidR="00704CAA" w:rsidRPr="00AB1781" w:rsidRDefault="00704CAA" w:rsidP="00704CAA">
      <w:pPr>
        <w:pStyle w:val="EnglishHangEndNoCoptic"/>
      </w:pPr>
      <w:r>
        <w:tab/>
        <w:t>a</w:t>
      </w:r>
      <w:r w:rsidRPr="00AB1781">
        <w:t xml:space="preserve"> people I did not know have served me.</w:t>
      </w:r>
    </w:p>
    <w:p w14:paraId="378E59A2" w14:textId="77777777" w:rsidR="00704CAA" w:rsidRPr="00AB1781" w:rsidRDefault="00704CAA" w:rsidP="00704CAA">
      <w:pPr>
        <w:pStyle w:val="EnglishHangNoCoptic"/>
      </w:pPr>
      <w:r w:rsidRPr="00AB1781">
        <w:t>45 As soon as they heard of me they obeyed me.</w:t>
      </w:r>
    </w:p>
    <w:p w14:paraId="6B115C4A" w14:textId="77777777" w:rsidR="00704CAA" w:rsidRPr="00AB1781" w:rsidRDefault="00704CAA" w:rsidP="00704CAA">
      <w:pPr>
        <w:pStyle w:val="EnglishHangEndNoCoptic"/>
      </w:pPr>
      <w:r w:rsidRPr="00AB1781">
        <w:tab/>
        <w:t xml:space="preserve">But the </w:t>
      </w:r>
      <w:r>
        <w:t>sons of strangers</w:t>
      </w:r>
      <w:r w:rsidRPr="00AB1781">
        <w:t xml:space="preserve"> </w:t>
      </w:r>
      <w:r>
        <w:t>lied</w:t>
      </w:r>
      <w:r w:rsidRPr="00AB1781">
        <w:t xml:space="preserve"> to Me.</w:t>
      </w:r>
      <w:r w:rsidRPr="00AB1781">
        <w:rPr>
          <w:rStyle w:val="FootnoteReference"/>
        </w:rPr>
        <w:footnoteReference w:id="94"/>
      </w:r>
    </w:p>
    <w:p w14:paraId="140E64D1" w14:textId="77777777" w:rsidR="00704CAA" w:rsidRPr="00AB1781" w:rsidRDefault="00704CAA" w:rsidP="00704CAA">
      <w:pPr>
        <w:pStyle w:val="EnglishHangNoCoptic"/>
      </w:pPr>
      <w:r w:rsidRPr="00AB1781">
        <w:t xml:space="preserve">46 </w:t>
      </w:r>
      <w:r>
        <w:t>Sons of strangers</w:t>
      </w:r>
      <w:r w:rsidRPr="00AB1781">
        <w:t xml:space="preserve"> have grown old</w:t>
      </w:r>
      <w:r>
        <w:t>,</w:t>
      </w:r>
    </w:p>
    <w:p w14:paraId="073E68FE" w14:textId="77777777" w:rsidR="00704CAA" w:rsidRPr="00AB1781" w:rsidRDefault="00704CAA" w:rsidP="00704CAA">
      <w:pPr>
        <w:pStyle w:val="EnglishHangEndNoCoptic"/>
      </w:pPr>
      <w:r w:rsidRPr="00AB1781">
        <w:tab/>
        <w:t>and limped from their paths.</w:t>
      </w:r>
    </w:p>
    <w:p w14:paraId="004E7B32" w14:textId="77777777" w:rsidR="00704CAA" w:rsidRPr="00AB1781" w:rsidRDefault="00704CAA" w:rsidP="00704CAA">
      <w:pPr>
        <w:pStyle w:val="EnglishHangNoCoptic"/>
      </w:pPr>
      <w:r w:rsidRPr="00AB1781">
        <w:t xml:space="preserve">47 </w:t>
      </w:r>
      <w:r>
        <w:t>The Lord lives! And my God is blessed;</w:t>
      </w:r>
    </w:p>
    <w:p w14:paraId="5DD8D300" w14:textId="77777777" w:rsidR="00704CAA" w:rsidRPr="00AB1781" w:rsidRDefault="00704CAA" w:rsidP="00704CAA">
      <w:pPr>
        <w:pStyle w:val="EnglishHangEndNoCoptic"/>
      </w:pPr>
      <w:r w:rsidRPr="00AB1781">
        <w:tab/>
        <w:t xml:space="preserve">and </w:t>
      </w:r>
      <w:r>
        <w:t>let</w:t>
      </w:r>
      <w:r w:rsidRPr="00AB1781">
        <w:t xml:space="preserve"> the God of my </w:t>
      </w:r>
      <w:r>
        <w:t>salvation be exalted,</w:t>
      </w:r>
    </w:p>
    <w:p w14:paraId="62239CC9" w14:textId="77777777" w:rsidR="00704CAA" w:rsidRPr="00AB1781" w:rsidRDefault="00704CAA" w:rsidP="00704CAA">
      <w:pPr>
        <w:pStyle w:val="EnglishHangNoCoptic"/>
      </w:pPr>
      <w:r w:rsidRPr="00AB1781">
        <w:t>48 the God Who sees that I am avenged,</w:t>
      </w:r>
    </w:p>
    <w:p w14:paraId="0B42C7EE" w14:textId="77777777" w:rsidR="00704CAA" w:rsidRPr="00AB1781" w:rsidRDefault="00704CAA" w:rsidP="00704CAA">
      <w:pPr>
        <w:pStyle w:val="EnglishHangEndNoCoptic"/>
      </w:pPr>
      <w:r>
        <w:tab/>
        <w:t>and subdues peoples under me,</w:t>
      </w:r>
    </w:p>
    <w:p w14:paraId="1BFCA112" w14:textId="77777777" w:rsidR="00704CAA" w:rsidRPr="00AB1781" w:rsidRDefault="00704CAA" w:rsidP="00704CAA">
      <w:pPr>
        <w:pStyle w:val="EnglishHangNoCoptic"/>
      </w:pPr>
      <w:r w:rsidRPr="00AB1781">
        <w:lastRenderedPageBreak/>
        <w:t xml:space="preserve">49 </w:t>
      </w:r>
      <w:r>
        <w:t>my deliverer from angry enemies;</w:t>
      </w:r>
    </w:p>
    <w:p w14:paraId="45BBFE70" w14:textId="77777777" w:rsidR="00704CAA" w:rsidRPr="00AB1781" w:rsidRDefault="00704CAA" w:rsidP="00704CAA">
      <w:pPr>
        <w:pStyle w:val="EnglishHangNoCoptic"/>
      </w:pPr>
      <w:r w:rsidRPr="00AB1781">
        <w:tab/>
      </w:r>
      <w:r>
        <w:t>You</w:t>
      </w:r>
      <w:r w:rsidRPr="00AB1781">
        <w:t xml:space="preserve"> </w:t>
      </w:r>
      <w:r>
        <w:t>will</w:t>
      </w:r>
      <w:r w:rsidRPr="00AB1781">
        <w:t xml:space="preserve"> lift me above my aggressors.</w:t>
      </w:r>
    </w:p>
    <w:p w14:paraId="581CF2CA" w14:textId="77777777" w:rsidR="00704CAA" w:rsidRPr="00AB1781" w:rsidRDefault="00704CAA" w:rsidP="00704CAA">
      <w:pPr>
        <w:pStyle w:val="EnglishHangEndNoCoptic"/>
      </w:pPr>
      <w:r w:rsidRPr="00AB1781">
        <w:tab/>
      </w:r>
      <w:r>
        <w:t>You</w:t>
      </w:r>
      <w:r w:rsidRPr="00AB1781">
        <w:t xml:space="preserve"> will deliver me from </w:t>
      </w:r>
      <w:r>
        <w:t>the unrighteous ma</w:t>
      </w:r>
      <w:r w:rsidRPr="00AB1781">
        <w:t>n.</w:t>
      </w:r>
    </w:p>
    <w:p w14:paraId="699B22FF" w14:textId="77777777" w:rsidR="00704CAA" w:rsidRPr="00AB1781" w:rsidRDefault="00704CAA" w:rsidP="00704CAA">
      <w:pPr>
        <w:pStyle w:val="EnglishHangNoCoptic"/>
      </w:pPr>
      <w:r w:rsidRPr="00AB1781">
        <w:t xml:space="preserve">50 Therefore I will </w:t>
      </w:r>
      <w:r>
        <w:t>confess</w:t>
      </w:r>
      <w:r>
        <w:rPr>
          <w:rStyle w:val="FootnoteReference"/>
        </w:rPr>
        <w:footnoteReference w:id="95"/>
      </w:r>
      <w:r w:rsidRPr="00AB1781">
        <w:t xml:space="preserve"> </w:t>
      </w:r>
      <w:r>
        <w:t>You</w:t>
      </w:r>
    </w:p>
    <w:p w14:paraId="7F9A74E3" w14:textId="77777777" w:rsidR="00704CAA" w:rsidRPr="00AB1781" w:rsidRDefault="00704CAA" w:rsidP="00704CAA">
      <w:pPr>
        <w:pStyle w:val="EnglishHangNoCoptic"/>
      </w:pPr>
      <w:r w:rsidRPr="00AB1781">
        <w:tab/>
        <w:t>among the nations, O Lord,</w:t>
      </w:r>
    </w:p>
    <w:p w14:paraId="63832A04" w14:textId="77777777" w:rsidR="00704CAA" w:rsidRPr="00AB1781" w:rsidRDefault="00704CAA" w:rsidP="00704CAA">
      <w:pPr>
        <w:pStyle w:val="EnglishHangEndNoCoptic"/>
      </w:pPr>
      <w:r w:rsidRPr="00AB1781">
        <w:tab/>
        <w:t xml:space="preserve">and </w:t>
      </w:r>
      <w:r>
        <w:t xml:space="preserve">I </w:t>
      </w:r>
      <w:r w:rsidRPr="00AB1781">
        <w:t xml:space="preserve">will sing praise to </w:t>
      </w:r>
      <w:r>
        <w:t>Your N</w:t>
      </w:r>
      <w:r w:rsidRPr="00AB1781">
        <w:t>ame.</w:t>
      </w:r>
      <w:r w:rsidRPr="00AB1781">
        <w:rPr>
          <w:rStyle w:val="FootnoteReference"/>
        </w:rPr>
        <w:footnoteReference w:id="96"/>
      </w:r>
    </w:p>
    <w:p w14:paraId="39EFB78A" w14:textId="77777777" w:rsidR="00704CAA" w:rsidRPr="00AB1781" w:rsidRDefault="00704CAA" w:rsidP="00704CAA">
      <w:pPr>
        <w:pStyle w:val="EnglishHangNoCoptic"/>
      </w:pPr>
      <w:r w:rsidRPr="00AB1781">
        <w:t>51 Great is the salvation He grants to His King,</w:t>
      </w:r>
    </w:p>
    <w:p w14:paraId="3C610C0A" w14:textId="77777777" w:rsidR="00704CAA" w:rsidRPr="00AB1781" w:rsidRDefault="00704CAA" w:rsidP="00704CAA">
      <w:pPr>
        <w:pStyle w:val="EnglishHangNoCoptic"/>
      </w:pPr>
      <w:r w:rsidRPr="00AB1781">
        <w:tab/>
        <w:t>and the mercy He shows to His anointed,</w:t>
      </w:r>
    </w:p>
    <w:p w14:paraId="7217AC7A" w14:textId="77777777" w:rsidR="00704CAA" w:rsidRDefault="00704CAA" w:rsidP="00704CAA">
      <w:pPr>
        <w:pStyle w:val="EnglishHangEndNoCoptic"/>
      </w:pPr>
      <w:r w:rsidRPr="00AB1781">
        <w:tab/>
        <w:t xml:space="preserve">to David and his Son </w:t>
      </w:r>
      <w:r>
        <w:t>forever</w:t>
      </w:r>
      <w:r w:rsidRPr="00AB1781">
        <w:t>.</w:t>
      </w:r>
      <w:r w:rsidRPr="00AB1781">
        <w:rPr>
          <w:rStyle w:val="FootnoteReference"/>
        </w:rPr>
        <w:footnoteReference w:id="97"/>
      </w:r>
    </w:p>
    <w:p w14:paraId="1140C427" w14:textId="77777777" w:rsidR="00704CAA" w:rsidRPr="00CF35A1" w:rsidRDefault="00704CAA" w:rsidP="00704CAA">
      <w:pPr>
        <w:pStyle w:val="Rubric"/>
      </w:pPr>
      <w:r>
        <w:t>Glory…</w:t>
      </w:r>
    </w:p>
    <w:p w14:paraId="7CB1BB25" w14:textId="77777777" w:rsidR="00704CAA" w:rsidRPr="00CF35A1" w:rsidRDefault="00704CAA" w:rsidP="00704CAA">
      <w:pPr>
        <w:pStyle w:val="Heading4"/>
        <w:rPr>
          <w:rFonts w:ascii="FreeSerifAvvaShenouda" w:hAnsi="FreeSerifAvvaShenouda" w:cs="FreeSerifAvvaShenouda"/>
        </w:rPr>
      </w:pPr>
      <w:bookmarkStart w:id="245" w:name="_Ref412098373"/>
      <w:r>
        <w:t>Psalm</w:t>
      </w:r>
      <w:r w:rsidRPr="00AB1781">
        <w:t xml:space="preserve"> 18</w:t>
      </w:r>
      <w:r>
        <w:t>: “The heavens declare the glory of God”</w:t>
      </w:r>
      <w:bookmarkEnd w:id="245"/>
    </w:p>
    <w:p w14:paraId="4965765F" w14:textId="77777777" w:rsidR="00704CAA" w:rsidRPr="007A1A59" w:rsidRDefault="00704CAA" w:rsidP="00704CAA">
      <w:pPr>
        <w:jc w:val="center"/>
        <w:rPr>
          <w:b/>
        </w:rPr>
      </w:pPr>
      <w:r w:rsidRPr="007A1A59">
        <w:rPr>
          <w:b/>
        </w:rPr>
        <w:t>The Sun of Righteousness: His Works and Words</w:t>
      </w:r>
    </w:p>
    <w:p w14:paraId="547B0522" w14:textId="77777777" w:rsidR="00704CAA" w:rsidRPr="007A1A59" w:rsidRDefault="00704CAA" w:rsidP="00704CAA">
      <w:pPr>
        <w:jc w:val="center"/>
        <w:rPr>
          <w:b/>
        </w:rPr>
      </w:pPr>
      <w:r w:rsidRPr="007A1A59">
        <w:rPr>
          <w:b/>
        </w:rPr>
        <w:t>Sweeter than Honey, More Precious than Gold</w:t>
      </w:r>
    </w:p>
    <w:p w14:paraId="5FE4D521" w14:textId="322C13FE"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0E80D567" w14:textId="77777777" w:rsidR="00704CAA" w:rsidRPr="00AB1781" w:rsidRDefault="00704CAA" w:rsidP="00704CAA">
      <w:pPr>
        <w:pStyle w:val="Rubric"/>
      </w:pPr>
      <w:r w:rsidRPr="00AB1781">
        <w:t>1 (</w:t>
      </w:r>
      <w:r>
        <w:t>For the end; a</w:t>
      </w:r>
      <w:r w:rsidRPr="00AB1781">
        <w:t xml:space="preserve"> Psalm by David)</w:t>
      </w:r>
    </w:p>
    <w:p w14:paraId="7F87810B" w14:textId="77777777" w:rsidR="00704CAA" w:rsidRPr="00AB1781" w:rsidRDefault="00704CAA" w:rsidP="00704CAA">
      <w:pPr>
        <w:pStyle w:val="EnglishHangNoCoptic"/>
      </w:pPr>
      <w:r w:rsidRPr="00AB1781">
        <w:t>2 The heavens declare the glory of God,</w:t>
      </w:r>
    </w:p>
    <w:p w14:paraId="0C6E7EC8" w14:textId="77777777" w:rsidR="00704CAA" w:rsidRPr="00AB1781" w:rsidRDefault="00704CAA" w:rsidP="00704CAA">
      <w:pPr>
        <w:pStyle w:val="EnglishHangEndNoCoptic"/>
      </w:pPr>
      <w:r w:rsidRPr="00AB1781">
        <w:tab/>
        <w:t xml:space="preserve">and the firmament </w:t>
      </w:r>
      <w:r>
        <w:t>proclaims</w:t>
      </w:r>
      <w:r w:rsidRPr="00AB1781">
        <w:t xml:space="preserve"> the work of His hands.</w:t>
      </w:r>
    </w:p>
    <w:p w14:paraId="060274D5" w14:textId="77777777" w:rsidR="00704CAA" w:rsidRPr="00AB1781" w:rsidRDefault="00704CAA" w:rsidP="00704CAA">
      <w:pPr>
        <w:pStyle w:val="EnglishHangNoCoptic"/>
      </w:pPr>
      <w:r w:rsidRPr="00AB1781">
        <w:t xml:space="preserve">3 Day </w:t>
      </w:r>
      <w:r>
        <w:t>after</w:t>
      </w:r>
      <w:r>
        <w:rPr>
          <w:rStyle w:val="FootnoteReference"/>
        </w:rPr>
        <w:footnoteReference w:id="98"/>
      </w:r>
      <w:r w:rsidRPr="00AB1781">
        <w:t xml:space="preserve"> day </w:t>
      </w:r>
      <w:r>
        <w:t>utters</w:t>
      </w:r>
      <w:r w:rsidRPr="00AB1781">
        <w:t xml:space="preserve"> </w:t>
      </w:r>
      <w:r>
        <w:t>speech</w:t>
      </w:r>
      <w:r w:rsidRPr="00AB1781">
        <w:t>,</w:t>
      </w:r>
    </w:p>
    <w:p w14:paraId="2748CF5F" w14:textId="77777777" w:rsidR="00704CAA" w:rsidRPr="00AB1781" w:rsidRDefault="00704CAA" w:rsidP="00704CAA">
      <w:pPr>
        <w:pStyle w:val="EnglishHangEndNoCoptic"/>
      </w:pPr>
      <w:r w:rsidRPr="00AB1781">
        <w:tab/>
        <w:t xml:space="preserve">and night </w:t>
      </w:r>
      <w:r>
        <w:t>after</w:t>
      </w:r>
      <w:r w:rsidRPr="00AB1781">
        <w:t xml:space="preserve"> night imparts knowledge.</w:t>
      </w:r>
    </w:p>
    <w:p w14:paraId="2F4827A2" w14:textId="77777777" w:rsidR="00704CAA" w:rsidRPr="00AB1781" w:rsidRDefault="00704CAA" w:rsidP="00704CAA">
      <w:pPr>
        <w:pStyle w:val="EnglishHangNoCoptic"/>
      </w:pPr>
      <w:r w:rsidRPr="00AB1781">
        <w:t xml:space="preserve">4 There is no speech </w:t>
      </w:r>
      <w:r>
        <w:t>nor</w:t>
      </w:r>
      <w:r w:rsidRPr="00AB1781">
        <w:t xml:space="preserve"> </w:t>
      </w:r>
      <w:r>
        <w:t>language,</w:t>
      </w:r>
    </w:p>
    <w:p w14:paraId="7E254D8F" w14:textId="77777777" w:rsidR="00704CAA" w:rsidRPr="00AB1781" w:rsidRDefault="00704CAA" w:rsidP="00704CAA">
      <w:pPr>
        <w:pStyle w:val="EnglishHangEndNoCoptic"/>
      </w:pPr>
      <w:r w:rsidRPr="00AB1781">
        <w:tab/>
      </w:r>
      <w:r>
        <w:t>in which their voices are not heard</w:t>
      </w:r>
      <w:r w:rsidRPr="00AB1781">
        <w:t>.</w:t>
      </w:r>
      <w:r>
        <w:rPr>
          <w:rStyle w:val="FootnoteReference"/>
        </w:rPr>
        <w:footnoteReference w:id="99"/>
      </w:r>
    </w:p>
    <w:p w14:paraId="781D73BD" w14:textId="77777777" w:rsidR="00704CAA" w:rsidRPr="00AB1781" w:rsidRDefault="00704CAA" w:rsidP="00704CAA">
      <w:pPr>
        <w:pStyle w:val="EnglishHangNoCoptic"/>
      </w:pPr>
      <w:r w:rsidRPr="00AB1781">
        <w:t xml:space="preserve">5 </w:t>
      </w:r>
      <w:r>
        <w:t>T</w:t>
      </w:r>
      <w:r w:rsidRPr="00AB1781">
        <w:t xml:space="preserve">heir message </w:t>
      </w:r>
      <w:r>
        <w:t>went</w:t>
      </w:r>
      <w:r w:rsidRPr="00AB1781">
        <w:t xml:space="preserve"> out into all the earth,</w:t>
      </w:r>
    </w:p>
    <w:p w14:paraId="1CEDFF31" w14:textId="77777777" w:rsidR="00704CAA" w:rsidRPr="00AB1781" w:rsidRDefault="00704CAA" w:rsidP="00704CAA">
      <w:pPr>
        <w:pStyle w:val="EnglishHangEndNoCoptic"/>
      </w:pPr>
      <w:r w:rsidRPr="00AB1781">
        <w:tab/>
        <w:t>and their words to the ends of the world.</w:t>
      </w:r>
      <w:r w:rsidRPr="00AB1781">
        <w:rPr>
          <w:rStyle w:val="FootnoteReference"/>
        </w:rPr>
        <w:footnoteReference w:id="100"/>
      </w:r>
    </w:p>
    <w:p w14:paraId="7163B312" w14:textId="77777777" w:rsidR="00704CAA" w:rsidRPr="00AB1781" w:rsidRDefault="00704CAA" w:rsidP="00704CAA">
      <w:pPr>
        <w:pStyle w:val="EnglishHangNoCoptic"/>
      </w:pPr>
      <w:r w:rsidRPr="00AB1781">
        <w:lastRenderedPageBreak/>
        <w:t xml:space="preserve">6 He has set His </w:t>
      </w:r>
      <w:r>
        <w:t>tent</w:t>
      </w:r>
      <w:r>
        <w:rPr>
          <w:rStyle w:val="FootnoteReference"/>
        </w:rPr>
        <w:footnoteReference w:id="101"/>
      </w:r>
      <w:r w:rsidRPr="00AB1781">
        <w:t xml:space="preserve"> in the sun;</w:t>
      </w:r>
      <w:r w:rsidRPr="00AB1781">
        <w:rPr>
          <w:rStyle w:val="FootnoteReference"/>
        </w:rPr>
        <w:footnoteReference w:id="102"/>
      </w:r>
    </w:p>
    <w:p w14:paraId="18D9A331" w14:textId="77777777" w:rsidR="00704CAA" w:rsidRPr="00AB1781" w:rsidRDefault="00704CAA" w:rsidP="00704CAA">
      <w:pPr>
        <w:pStyle w:val="EnglishHangNoCoptic"/>
      </w:pPr>
      <w:r w:rsidRPr="00AB1781">
        <w:tab/>
        <w:t xml:space="preserve">and He is like a bridegroom coming out of </w:t>
      </w:r>
      <w:r>
        <w:t>bridal chamber,</w:t>
      </w:r>
    </w:p>
    <w:p w14:paraId="705646C5" w14:textId="77777777" w:rsidR="00704CAA" w:rsidRPr="00AB1781" w:rsidRDefault="00704CAA" w:rsidP="00704CAA">
      <w:pPr>
        <w:pStyle w:val="EnglishHangEndNoCoptic"/>
      </w:pPr>
      <w:r w:rsidRPr="00AB1781">
        <w:tab/>
      </w:r>
      <w:r>
        <w:t>rejoicing</w:t>
      </w:r>
      <w:r w:rsidRPr="00AB1781">
        <w:t xml:space="preserve"> like a</w:t>
      </w:r>
      <w:r>
        <w:t xml:space="preserve"> strong man</w:t>
      </w:r>
      <w:r>
        <w:rPr>
          <w:rStyle w:val="FootnoteReference"/>
        </w:rPr>
        <w:footnoteReference w:id="103"/>
      </w:r>
      <w:r>
        <w:t xml:space="preserve"> </w:t>
      </w:r>
      <w:r w:rsidRPr="00AB1781">
        <w:t xml:space="preserve">to run </w:t>
      </w:r>
      <w:r>
        <w:t>His race</w:t>
      </w:r>
      <w:r w:rsidRPr="00AB1781">
        <w:t>.</w:t>
      </w:r>
    </w:p>
    <w:p w14:paraId="38E5E7B5" w14:textId="77777777" w:rsidR="00704CAA" w:rsidRPr="00AB1781" w:rsidRDefault="00704CAA" w:rsidP="00704CAA">
      <w:pPr>
        <w:pStyle w:val="EnglishHangNoCoptic"/>
      </w:pPr>
      <w:r w:rsidRPr="00AB1781">
        <w:t xml:space="preserve">7 </w:t>
      </w:r>
      <w:r>
        <w:t>He</w:t>
      </w:r>
      <w:r>
        <w:rPr>
          <w:rStyle w:val="FootnoteReference"/>
        </w:rPr>
        <w:footnoteReference w:id="104"/>
      </w:r>
      <w:r>
        <w:t xml:space="preserve"> begins at one end of the sky</w:t>
      </w:r>
      <w:r w:rsidRPr="00AB1781">
        <w:t>,</w:t>
      </w:r>
    </w:p>
    <w:p w14:paraId="66F6D335" w14:textId="77777777" w:rsidR="00704CAA" w:rsidRPr="00AB1781" w:rsidRDefault="00704CAA" w:rsidP="00704CAA">
      <w:pPr>
        <w:pStyle w:val="EnglishHangNoCoptic"/>
      </w:pPr>
      <w:r w:rsidRPr="00AB1781">
        <w:tab/>
      </w:r>
      <w:r>
        <w:t>and runs to the far end of the sky</w:t>
      </w:r>
      <w:r w:rsidRPr="00AB1781">
        <w:t>,</w:t>
      </w:r>
    </w:p>
    <w:p w14:paraId="26118AE5" w14:textId="77777777" w:rsidR="00704CAA" w:rsidRPr="00AB1781" w:rsidRDefault="00704CAA" w:rsidP="00704CAA">
      <w:pPr>
        <w:pStyle w:val="EnglishHangEndNoCoptic"/>
      </w:pPr>
      <w:r w:rsidRPr="00AB1781">
        <w:tab/>
      </w:r>
      <w:r>
        <w:t>and no one will be hidden from His heat</w:t>
      </w:r>
      <w:r w:rsidRPr="00AB1781">
        <w:t>.</w:t>
      </w:r>
    </w:p>
    <w:p w14:paraId="0A0A4996" w14:textId="77777777" w:rsidR="00704CAA" w:rsidRPr="00AB1781" w:rsidRDefault="00704CAA" w:rsidP="00704CAA">
      <w:pPr>
        <w:pStyle w:val="EnglishHangNoCoptic"/>
      </w:pPr>
      <w:r w:rsidRPr="00AB1781">
        <w:t>8 The law of the Lord is perfect, converting souls;</w:t>
      </w:r>
    </w:p>
    <w:p w14:paraId="47B5C387" w14:textId="77777777" w:rsidR="00704CAA" w:rsidRPr="00AB1781" w:rsidRDefault="00704CAA" w:rsidP="00704CAA">
      <w:pPr>
        <w:pStyle w:val="EnglishHangEndNoCoptic"/>
      </w:pPr>
      <w:r w:rsidRPr="00AB1781">
        <w:tab/>
        <w:t>the testimony of the Lord is sure, making children wise.</w:t>
      </w:r>
    </w:p>
    <w:p w14:paraId="231AE930" w14:textId="77777777" w:rsidR="00704CAA" w:rsidRPr="00AB1781" w:rsidRDefault="00704CAA" w:rsidP="00704CAA">
      <w:pPr>
        <w:pStyle w:val="EnglishHangNoCoptic"/>
      </w:pPr>
      <w:r w:rsidRPr="00AB1781">
        <w:t xml:space="preserve">9 The Lord’s </w:t>
      </w:r>
      <w:r>
        <w:t>statutes</w:t>
      </w:r>
      <w:r w:rsidRPr="00AB1781">
        <w:t xml:space="preserve"> are </w:t>
      </w:r>
      <w:r>
        <w:t>right</w:t>
      </w:r>
      <w:r w:rsidRPr="00AB1781">
        <w:t xml:space="preserve">, </w:t>
      </w:r>
      <w:r>
        <w:t>giving joy to</w:t>
      </w:r>
      <w:r w:rsidRPr="00AB1781">
        <w:t xml:space="preserve"> the heart;</w:t>
      </w:r>
    </w:p>
    <w:p w14:paraId="5A70936E" w14:textId="77777777" w:rsidR="00704CAA" w:rsidRPr="00AB1781" w:rsidRDefault="00704CAA" w:rsidP="00704CAA">
      <w:pPr>
        <w:pStyle w:val="EnglishHangEndNoCoptic"/>
      </w:pPr>
      <w:r w:rsidRPr="00AB1781">
        <w:tab/>
        <w:t xml:space="preserve">the Lord’s commandment is </w:t>
      </w:r>
      <w:r>
        <w:t>radiant</w:t>
      </w:r>
      <w:r w:rsidRPr="00AB1781">
        <w:t xml:space="preserve">, </w:t>
      </w:r>
      <w:r>
        <w:t>enlightening</w:t>
      </w:r>
      <w:r w:rsidRPr="00AB1781">
        <w:t xml:space="preserve"> the eyes.</w:t>
      </w:r>
    </w:p>
    <w:p w14:paraId="2BD4B742" w14:textId="77777777" w:rsidR="00704CAA" w:rsidRPr="00AB1781" w:rsidRDefault="00704CAA" w:rsidP="00704CAA">
      <w:pPr>
        <w:pStyle w:val="EnglishHangNoCoptic"/>
      </w:pPr>
      <w:r w:rsidRPr="00AB1781">
        <w:t xml:space="preserve">10 The fear of the Lord is pure, </w:t>
      </w:r>
      <w:r>
        <w:t>enduring unto ages of ages</w:t>
      </w:r>
      <w:r w:rsidRPr="00AB1781">
        <w:t>;</w:t>
      </w:r>
    </w:p>
    <w:p w14:paraId="1A871FB8" w14:textId="77777777" w:rsidR="00704CAA" w:rsidRPr="00AB1781" w:rsidRDefault="00704CAA" w:rsidP="00704CAA">
      <w:pPr>
        <w:pStyle w:val="EnglishHangEndNoCoptic"/>
      </w:pPr>
      <w:r>
        <w:tab/>
        <w:t>the</w:t>
      </w:r>
      <w:r w:rsidRPr="00AB1781">
        <w:t xml:space="preserve"> judgments </w:t>
      </w:r>
      <w:r>
        <w:t>of the Lord are true, and entirely just</w:t>
      </w:r>
      <w:r w:rsidRPr="00AB1781">
        <w:t>.</w:t>
      </w:r>
    </w:p>
    <w:p w14:paraId="4CD886EC" w14:textId="77777777" w:rsidR="00704CAA" w:rsidRPr="00AB1781" w:rsidRDefault="00704CAA" w:rsidP="00704CAA">
      <w:pPr>
        <w:pStyle w:val="EnglishHangNoCoptic"/>
      </w:pPr>
      <w:r w:rsidRPr="00AB1781">
        <w:t>11 They are more desirable than gold</w:t>
      </w:r>
    </w:p>
    <w:p w14:paraId="29BCE49A" w14:textId="77777777" w:rsidR="00704CAA" w:rsidRPr="00AB1781" w:rsidRDefault="00704CAA" w:rsidP="00704CAA">
      <w:pPr>
        <w:pStyle w:val="EnglishHangNoCoptic"/>
      </w:pPr>
      <w:r w:rsidRPr="00AB1781">
        <w:tab/>
      </w:r>
      <w:r>
        <w:t>and many</w:t>
      </w:r>
      <w:r w:rsidRPr="00AB1781">
        <w:t xml:space="preserve"> precious stone</w:t>
      </w:r>
      <w:r>
        <w:t>s</w:t>
      </w:r>
      <w:r w:rsidRPr="00AB1781">
        <w:t>,</w:t>
      </w:r>
    </w:p>
    <w:p w14:paraId="4E9AABC1" w14:textId="77777777" w:rsidR="00704CAA" w:rsidRPr="00AB1781" w:rsidRDefault="00704CAA" w:rsidP="00704CAA">
      <w:pPr>
        <w:pStyle w:val="EnglishHangEndNoCoptic"/>
      </w:pPr>
      <w:r w:rsidRPr="00AB1781">
        <w:tab/>
        <w:t>and sweeter than honey and the honeycomb.</w:t>
      </w:r>
      <w:r w:rsidRPr="00AB1781">
        <w:rPr>
          <w:rStyle w:val="FootnoteReference"/>
        </w:rPr>
        <w:footnoteReference w:id="105"/>
      </w:r>
    </w:p>
    <w:p w14:paraId="1EBBF3B7" w14:textId="77777777" w:rsidR="00704CAA" w:rsidRPr="00AB1781" w:rsidRDefault="00704CAA" w:rsidP="00704CAA">
      <w:pPr>
        <w:pStyle w:val="EnglishHangNoCoptic"/>
      </w:pPr>
      <w:r w:rsidRPr="00AB1781">
        <w:t xml:space="preserve">12 </w:t>
      </w:r>
      <w:r>
        <w:t>Therefore,</w:t>
      </w:r>
      <w:r w:rsidRPr="00AB1781">
        <w:t xml:space="preserve"> </w:t>
      </w:r>
      <w:r>
        <w:t>Your</w:t>
      </w:r>
      <w:r w:rsidRPr="00AB1781">
        <w:t xml:space="preserve"> servant keeps them,</w:t>
      </w:r>
    </w:p>
    <w:p w14:paraId="2B817CD6" w14:textId="77777777" w:rsidR="00704CAA" w:rsidRPr="00AB1781" w:rsidRDefault="00704CAA" w:rsidP="00704CAA">
      <w:pPr>
        <w:pStyle w:val="EnglishHangEndNoCoptic"/>
      </w:pPr>
      <w:r w:rsidRPr="00AB1781">
        <w:tab/>
        <w:t>and in keeping them there is great reward.</w:t>
      </w:r>
    </w:p>
    <w:p w14:paraId="219EF0EA" w14:textId="77777777" w:rsidR="00704CAA" w:rsidRPr="00AB1781" w:rsidRDefault="00704CAA" w:rsidP="00704CAA">
      <w:pPr>
        <w:pStyle w:val="EnglishHangNoCoptic"/>
      </w:pPr>
      <w:r w:rsidRPr="00AB1781">
        <w:t xml:space="preserve">13 Who can know all his </w:t>
      </w:r>
      <w:r>
        <w:t>transgressions</w:t>
      </w:r>
      <w:r w:rsidRPr="00AB1781">
        <w:t>?</w:t>
      </w:r>
    </w:p>
    <w:p w14:paraId="698D0C4F" w14:textId="77777777" w:rsidR="00704CAA" w:rsidRPr="00AB1781" w:rsidRDefault="00704CAA" w:rsidP="00704CAA">
      <w:pPr>
        <w:pStyle w:val="EnglishHangEndNoCoptic"/>
      </w:pPr>
      <w:r w:rsidRPr="00AB1781">
        <w:tab/>
        <w:t xml:space="preserve">Cleanse me from my </w:t>
      </w:r>
      <w:r>
        <w:t>hidden</w:t>
      </w:r>
      <w:r w:rsidRPr="00AB1781">
        <w:t xml:space="preserve"> ones</w:t>
      </w:r>
      <w:r>
        <w:t>,</w:t>
      </w:r>
      <w:r w:rsidRPr="00AB1781">
        <w:rPr>
          <w:rStyle w:val="FootnoteReference"/>
        </w:rPr>
        <w:footnoteReference w:id="106"/>
      </w:r>
    </w:p>
    <w:p w14:paraId="631E2197" w14:textId="77777777" w:rsidR="00704CAA" w:rsidRPr="00AB1781" w:rsidRDefault="00704CAA" w:rsidP="00704CAA">
      <w:pPr>
        <w:pStyle w:val="EnglishHangNoCoptic"/>
      </w:pPr>
      <w:r>
        <w:t>14 a</w:t>
      </w:r>
      <w:r w:rsidRPr="00AB1781">
        <w:t xml:space="preserve">nd spare </w:t>
      </w:r>
      <w:r>
        <w:t>Your</w:t>
      </w:r>
      <w:r w:rsidRPr="00AB1781">
        <w:t xml:space="preserve"> servant</w:t>
      </w:r>
      <w:r>
        <w:t xml:space="preserve"> </w:t>
      </w:r>
      <w:r w:rsidRPr="00AB1781">
        <w:t xml:space="preserve">from </w:t>
      </w:r>
      <w:r>
        <w:t>unnatural sins</w:t>
      </w:r>
      <w:r w:rsidRPr="00AB1781">
        <w:t>.</w:t>
      </w:r>
      <w:r w:rsidRPr="00AB1781">
        <w:rPr>
          <w:rStyle w:val="FootnoteReference"/>
        </w:rPr>
        <w:footnoteReference w:id="107"/>
      </w:r>
    </w:p>
    <w:p w14:paraId="15FB9778" w14:textId="77777777" w:rsidR="00704CAA" w:rsidRPr="00AB1781" w:rsidRDefault="00704CAA" w:rsidP="00704CAA">
      <w:pPr>
        <w:pStyle w:val="EnglishHangNoCoptic"/>
      </w:pPr>
      <w:r w:rsidRPr="00AB1781">
        <w:tab/>
        <w:t>If they have no dominion over me,</w:t>
      </w:r>
    </w:p>
    <w:p w14:paraId="6FEE8280" w14:textId="77777777" w:rsidR="00704CAA" w:rsidRPr="00AB1781" w:rsidRDefault="00704CAA" w:rsidP="00704CAA">
      <w:pPr>
        <w:pStyle w:val="EnglishHangNoCoptic"/>
      </w:pPr>
      <w:r w:rsidRPr="00AB1781">
        <w:tab/>
        <w:t>then I shall be blameless</w:t>
      </w:r>
    </w:p>
    <w:p w14:paraId="2C115346" w14:textId="77777777" w:rsidR="00704CAA" w:rsidRPr="00CF35A1" w:rsidRDefault="00704CAA" w:rsidP="00704CAA">
      <w:pPr>
        <w:pStyle w:val="EnglishHangEndNoCoptic"/>
      </w:pPr>
      <w:r w:rsidRPr="00AB1781">
        <w:tab/>
        <w:t xml:space="preserve">and </w:t>
      </w:r>
      <w:r>
        <w:t>cleansed</w:t>
      </w:r>
      <w:r w:rsidRPr="00AB1781">
        <w:t xml:space="preserve"> of g</w:t>
      </w:r>
      <w:r>
        <w:t>reat</w:t>
      </w:r>
      <w:r w:rsidRPr="00AB1781">
        <w:t xml:space="preserve"> sin.</w:t>
      </w:r>
    </w:p>
    <w:p w14:paraId="2FB47820" w14:textId="77777777" w:rsidR="00704CAA" w:rsidRPr="00AB1781" w:rsidRDefault="00704CAA" w:rsidP="00704CAA">
      <w:pPr>
        <w:pStyle w:val="EnglishHangNoCoptic"/>
      </w:pPr>
      <w:r w:rsidRPr="00AB1781">
        <w:t>15 Then the words of my mouth</w:t>
      </w:r>
      <w:r>
        <w:t>,</w:t>
      </w:r>
    </w:p>
    <w:p w14:paraId="39713958" w14:textId="77777777" w:rsidR="00704CAA" w:rsidRPr="00AB1781" w:rsidRDefault="00704CAA" w:rsidP="00704CAA">
      <w:pPr>
        <w:pStyle w:val="EnglishHangNoCoptic"/>
      </w:pPr>
      <w:r w:rsidRPr="00AB1781">
        <w:tab/>
        <w:t>and the meditation of my heart</w:t>
      </w:r>
    </w:p>
    <w:p w14:paraId="47B1B704" w14:textId="77777777" w:rsidR="00704CAA" w:rsidRPr="00AB1781" w:rsidRDefault="00704CAA" w:rsidP="00704CAA">
      <w:pPr>
        <w:pStyle w:val="EnglishHangNoCoptic"/>
      </w:pPr>
      <w:r w:rsidRPr="00AB1781">
        <w:tab/>
        <w:t xml:space="preserve">will be </w:t>
      </w:r>
      <w:r>
        <w:t>always</w:t>
      </w:r>
      <w:r w:rsidRPr="00AB1781">
        <w:t xml:space="preserve"> acceptable in </w:t>
      </w:r>
      <w:r>
        <w:t>Your</w:t>
      </w:r>
      <w:r w:rsidRPr="00AB1781">
        <w:t xml:space="preserve"> sight,</w:t>
      </w:r>
    </w:p>
    <w:p w14:paraId="07C6EA53" w14:textId="77777777" w:rsidR="00704CAA" w:rsidRDefault="00704CAA" w:rsidP="00704CAA">
      <w:pPr>
        <w:pStyle w:val="EnglishHangEndNoCoptic"/>
      </w:pPr>
      <w:r>
        <w:tab/>
        <w:t>O Lord, my helper and my r</w:t>
      </w:r>
      <w:r w:rsidRPr="00AB1781">
        <w:t>edeemer.</w:t>
      </w:r>
    </w:p>
    <w:p w14:paraId="0B620FDC" w14:textId="77777777" w:rsidR="00AD40FB" w:rsidRDefault="00704CAA" w:rsidP="00704CAA">
      <w:pPr>
        <w:pStyle w:val="Rubric"/>
      </w:pPr>
      <w:r>
        <w:t>Alleluia.</w:t>
      </w:r>
    </w:p>
    <w:p w14:paraId="75182BC5" w14:textId="4F0739EE" w:rsidR="00704CAA" w:rsidRPr="00CF35A1" w:rsidRDefault="00AD40FB" w:rsidP="00704CAA">
      <w:pPr>
        <w:pStyle w:val="Rubric"/>
      </w:pPr>
      <w:r>
        <w:lastRenderedPageBreak/>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 based on the original tweleve, or continue with </w:t>
      </w:r>
      <w:r>
        <w:fldChar w:fldCharType="begin"/>
      </w:r>
      <w:r>
        <w:instrText xml:space="preserve"> REF _Ref412026003 \h </w:instrText>
      </w:r>
      <w:r>
        <w:fldChar w:fldCharType="separate"/>
      </w:r>
      <w:r w:rsidR="000E2EAC">
        <w:t>Psalm</w:t>
      </w:r>
      <w:r w:rsidR="000E2EAC" w:rsidRPr="00AB1781">
        <w:t xml:space="preserve"> 24</w:t>
      </w:r>
      <w:r w:rsidR="000E2EAC">
        <w:t>: “To You, O Lord, I lift up my soul”</w:t>
      </w:r>
      <w:r>
        <w:fldChar w:fldCharType="end"/>
      </w:r>
      <w:r>
        <w:t xml:space="preserve">, page </w:t>
      </w:r>
      <w:r>
        <w:fldChar w:fldCharType="begin"/>
      </w:r>
      <w:r>
        <w:instrText xml:space="preserve"> PAGEREF _Ref412026003 \h </w:instrText>
      </w:r>
      <w:r>
        <w:fldChar w:fldCharType="separate"/>
      </w:r>
      <w:r w:rsidR="000E2EAC">
        <w:rPr>
          <w:noProof/>
        </w:rPr>
        <w:t>118</w:t>
      </w:r>
      <w:r>
        <w:fldChar w:fldCharType="end"/>
      </w:r>
      <w:r>
        <w:t>.</w:t>
      </w:r>
      <w:r w:rsidR="00704CAA">
        <w:t xml:space="preserve"> </w:t>
      </w:r>
    </w:p>
    <w:p w14:paraId="3B54188E" w14:textId="77777777" w:rsidR="00704CAA" w:rsidRPr="00CF35A1" w:rsidRDefault="00704CAA" w:rsidP="00704CAA">
      <w:pPr>
        <w:pStyle w:val="Heading4"/>
      </w:pPr>
      <w:bookmarkStart w:id="246" w:name="_Ref412110716"/>
      <w:r>
        <w:t>Psalm</w:t>
      </w:r>
      <w:r w:rsidRPr="00AB1781">
        <w:t xml:space="preserve"> 19</w:t>
      </w:r>
      <w:r>
        <w:t>: “May the Lord hear you in the day of affliction”</w:t>
      </w:r>
      <w:bookmarkEnd w:id="246"/>
    </w:p>
    <w:p w14:paraId="243EE052" w14:textId="77777777" w:rsidR="00704CAA" w:rsidRPr="007A1A59" w:rsidRDefault="00704CAA" w:rsidP="00704CAA">
      <w:pPr>
        <w:jc w:val="center"/>
        <w:rPr>
          <w:b/>
        </w:rPr>
      </w:pPr>
      <w:r w:rsidRPr="007A1A59">
        <w:rPr>
          <w:b/>
        </w:rPr>
        <w:t>A Prayer for the King Offering His Sacrifice</w:t>
      </w:r>
    </w:p>
    <w:p w14:paraId="1B307060" w14:textId="77777777" w:rsidR="00704CAA" w:rsidRPr="007A1A59" w:rsidRDefault="00704CAA" w:rsidP="00704CAA">
      <w:pPr>
        <w:jc w:val="center"/>
        <w:rPr>
          <w:b/>
        </w:rPr>
      </w:pPr>
      <w:r w:rsidRPr="007A1A59">
        <w:rPr>
          <w:b/>
        </w:rPr>
        <w:t xml:space="preserve">We will Rejoice in </w:t>
      </w:r>
      <w:r>
        <w:rPr>
          <w:b/>
        </w:rPr>
        <w:t>Your</w:t>
      </w:r>
      <w:r w:rsidRPr="007A1A59">
        <w:rPr>
          <w:b/>
        </w:rPr>
        <w:t xml:space="preserve"> Salvation</w:t>
      </w:r>
    </w:p>
    <w:p w14:paraId="25887563" w14:textId="693A41B5"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 Reserved for the Presbyter, if present.</w:t>
      </w:r>
    </w:p>
    <w:p w14:paraId="7F0C11A1" w14:textId="77777777" w:rsidR="00704CAA" w:rsidRPr="00AB1781" w:rsidRDefault="00704CAA" w:rsidP="00704CAA">
      <w:pPr>
        <w:pStyle w:val="Rubric"/>
      </w:pPr>
      <w:r w:rsidRPr="00AB1781">
        <w:t>1 (</w:t>
      </w:r>
      <w:r>
        <w:t>For the end; a</w:t>
      </w:r>
      <w:r w:rsidRPr="00AB1781">
        <w:t xml:space="preserve"> Psalm by David)</w:t>
      </w:r>
    </w:p>
    <w:p w14:paraId="0D0D5650" w14:textId="77777777" w:rsidR="00704CAA" w:rsidRPr="00AB1781" w:rsidRDefault="00704CAA" w:rsidP="00704CAA">
      <w:pPr>
        <w:pStyle w:val="EnglishHangNoCoptic"/>
      </w:pPr>
      <w:r w:rsidRPr="00AB1781">
        <w:t xml:space="preserve">2 May the Lord hear you in the day of </w:t>
      </w:r>
      <w:r>
        <w:t>affliction!</w:t>
      </w:r>
    </w:p>
    <w:p w14:paraId="53B4E240" w14:textId="77777777" w:rsidR="00704CAA" w:rsidRPr="00AB1781" w:rsidRDefault="00704CAA" w:rsidP="00704CAA">
      <w:pPr>
        <w:pStyle w:val="EnglishHangEndNoCoptic"/>
      </w:pPr>
      <w:r>
        <w:tab/>
        <w:t>May the N</w:t>
      </w:r>
      <w:r w:rsidRPr="00AB1781">
        <w:t xml:space="preserve">ame </w:t>
      </w:r>
      <w:r>
        <w:t>of the God of Jacob protect you!</w:t>
      </w:r>
    </w:p>
    <w:p w14:paraId="5D588B03" w14:textId="77777777" w:rsidR="00704CAA" w:rsidRPr="00AB1781" w:rsidRDefault="00704CAA" w:rsidP="00704CAA">
      <w:pPr>
        <w:pStyle w:val="EnglishHangNoCoptic"/>
      </w:pPr>
      <w:r w:rsidRPr="00AB1781">
        <w:t>3</w:t>
      </w:r>
      <w:r>
        <w:t xml:space="preserve"> May He send you help from the S</w:t>
      </w:r>
      <w:r w:rsidRPr="00AB1781">
        <w:t>anctuary</w:t>
      </w:r>
      <w:r>
        <w:rPr>
          <w:rStyle w:val="FootnoteReference"/>
        </w:rPr>
        <w:footnoteReference w:id="108"/>
      </w:r>
      <w:r w:rsidRPr="00AB1781">
        <w:t>,</w:t>
      </w:r>
    </w:p>
    <w:p w14:paraId="28D9E329" w14:textId="77777777" w:rsidR="00704CAA" w:rsidRPr="00AB1781" w:rsidRDefault="00704CAA" w:rsidP="00704CAA">
      <w:pPr>
        <w:pStyle w:val="EnglishHangEndNoCoptic"/>
      </w:pPr>
      <w:r w:rsidRPr="00AB1781">
        <w:tab/>
        <w:t>and support you out of Zion.</w:t>
      </w:r>
    </w:p>
    <w:p w14:paraId="49EC530B" w14:textId="77777777" w:rsidR="00704CAA" w:rsidRPr="00AB1781" w:rsidRDefault="00704CAA" w:rsidP="00704CAA">
      <w:pPr>
        <w:pStyle w:val="EnglishHangNoCoptic"/>
      </w:pPr>
      <w:r w:rsidRPr="00AB1781">
        <w:t>4 May He remember all your sacrifice,</w:t>
      </w:r>
    </w:p>
    <w:p w14:paraId="0A3A9ADA" w14:textId="77777777" w:rsidR="00704CAA" w:rsidRPr="00AB1781" w:rsidRDefault="00704CAA" w:rsidP="00704CAA">
      <w:pPr>
        <w:pStyle w:val="EnglishHangEndNoCoptic"/>
      </w:pPr>
      <w:r w:rsidRPr="00AB1781">
        <w:tab/>
        <w:t xml:space="preserve">and accept your </w:t>
      </w:r>
      <w:r>
        <w:t>whole burnt offerings</w:t>
      </w:r>
      <w:r w:rsidRPr="00AB1781">
        <w:t xml:space="preserve">. </w:t>
      </w:r>
      <w:r w:rsidRPr="00AB1781">
        <w:rPr>
          <w:i/>
        </w:rPr>
        <w:t>(Pause)</w:t>
      </w:r>
    </w:p>
    <w:p w14:paraId="0553461C" w14:textId="77777777" w:rsidR="00704CAA" w:rsidRPr="00AB1781" w:rsidRDefault="00704CAA" w:rsidP="00704CAA">
      <w:pPr>
        <w:pStyle w:val="EnglishHangNoCoptic"/>
      </w:pPr>
      <w:r w:rsidRPr="00AB1781">
        <w:t>5 May the Lord grant you your heart’s desire</w:t>
      </w:r>
    </w:p>
    <w:p w14:paraId="66B55A64" w14:textId="77777777" w:rsidR="00704CAA" w:rsidRPr="00AB1781" w:rsidRDefault="00704CAA" w:rsidP="00704CAA">
      <w:pPr>
        <w:pStyle w:val="EnglishHangEndNoCoptic"/>
      </w:pPr>
      <w:r w:rsidRPr="00AB1781">
        <w:tab/>
        <w:t xml:space="preserve">and fulfill </w:t>
      </w:r>
      <w:r>
        <w:t>all your counsel</w:t>
      </w:r>
      <w:r w:rsidRPr="00AB1781">
        <w:t>.</w:t>
      </w:r>
    </w:p>
    <w:p w14:paraId="56598D56" w14:textId="77777777" w:rsidR="00704CAA" w:rsidRPr="00AB1781" w:rsidRDefault="00704CAA" w:rsidP="00704CAA">
      <w:pPr>
        <w:pStyle w:val="EnglishHangNoCoptic"/>
      </w:pPr>
      <w:r w:rsidRPr="00AB1781">
        <w:t>6 We will rejoice</w:t>
      </w:r>
      <w:r>
        <w:t xml:space="preserve"> </w:t>
      </w:r>
      <w:r w:rsidRPr="00AB1781">
        <w:t xml:space="preserve">in </w:t>
      </w:r>
      <w:r>
        <w:t>Your</w:t>
      </w:r>
      <w:r w:rsidRPr="00AB1781">
        <w:t xml:space="preserve"> salvation</w:t>
      </w:r>
    </w:p>
    <w:p w14:paraId="4490025F" w14:textId="77777777" w:rsidR="00704CAA" w:rsidRPr="00AB1781" w:rsidRDefault="00704CAA" w:rsidP="00704CAA">
      <w:pPr>
        <w:pStyle w:val="EnglishHangNoCoptic"/>
      </w:pPr>
      <w:r w:rsidRPr="00AB1781">
        <w:tab/>
        <w:t xml:space="preserve">and </w:t>
      </w:r>
      <w:r>
        <w:t>in the Name of our God we will be magnified</w:t>
      </w:r>
      <w:r w:rsidRPr="00AB1781">
        <w:t>.</w:t>
      </w:r>
    </w:p>
    <w:p w14:paraId="63B7C017" w14:textId="77777777" w:rsidR="00704CAA" w:rsidRPr="00AB1781" w:rsidRDefault="00704CAA" w:rsidP="00704CAA">
      <w:pPr>
        <w:pStyle w:val="EnglishHangEndNoCoptic"/>
      </w:pPr>
      <w:r w:rsidRPr="00AB1781">
        <w:tab/>
        <w:t>May the Lord fulfill all your petitions.</w:t>
      </w:r>
      <w:r w:rsidRPr="005A7201">
        <w:rPr>
          <w:rStyle w:val="FootnoteReference"/>
        </w:rPr>
        <w:t xml:space="preserve"> </w:t>
      </w:r>
      <w:r>
        <w:rPr>
          <w:rStyle w:val="FootnoteReference"/>
        </w:rPr>
        <w:footnoteReference w:id="109"/>
      </w:r>
    </w:p>
    <w:p w14:paraId="1B511A6F" w14:textId="77777777" w:rsidR="00704CAA" w:rsidRPr="00AB1781" w:rsidRDefault="00704CAA" w:rsidP="00704CAA">
      <w:pPr>
        <w:pStyle w:val="EnglishHangNoCoptic"/>
      </w:pPr>
      <w:r w:rsidRPr="00AB1781">
        <w:t>7 Now I know that the Lord has saved His Christ;</w:t>
      </w:r>
      <w:r w:rsidRPr="00AB1781">
        <w:rPr>
          <w:rStyle w:val="FootnoteReference"/>
        </w:rPr>
        <w:footnoteReference w:id="110"/>
      </w:r>
    </w:p>
    <w:p w14:paraId="116FD344" w14:textId="77777777" w:rsidR="00704CAA" w:rsidRPr="00AB1781" w:rsidRDefault="00704CAA" w:rsidP="00704CAA">
      <w:pPr>
        <w:pStyle w:val="EnglishHangNoCoptic"/>
      </w:pPr>
      <w:r w:rsidRPr="00AB1781">
        <w:tab/>
        <w:t>He will hear Him from His holy heaven,</w:t>
      </w:r>
    </w:p>
    <w:p w14:paraId="0A08A15C" w14:textId="77777777" w:rsidR="00704CAA" w:rsidRPr="00AB1781" w:rsidRDefault="00704CAA" w:rsidP="00704CAA">
      <w:pPr>
        <w:pStyle w:val="EnglishHangEndNoCoptic"/>
      </w:pPr>
      <w:r w:rsidRPr="00AB1781">
        <w:tab/>
        <w:t>and with mighty acts show the salvation of His right hand.</w:t>
      </w:r>
    </w:p>
    <w:p w14:paraId="08230F1B" w14:textId="77777777" w:rsidR="00704CAA" w:rsidRPr="00AB1781" w:rsidRDefault="00704CAA" w:rsidP="00704CAA">
      <w:pPr>
        <w:pStyle w:val="EnglishHangNoCoptic"/>
      </w:pPr>
      <w:r w:rsidRPr="00AB1781">
        <w:t xml:space="preserve">8 Some </w:t>
      </w:r>
      <w:r>
        <w:t>[</w:t>
      </w:r>
      <w:r w:rsidRPr="00AB1781">
        <w:t>trust</w:t>
      </w:r>
      <w:r>
        <w:t>]</w:t>
      </w:r>
      <w:r w:rsidRPr="00AB1781">
        <w:t xml:space="preserve"> in chariots and some in horse</w:t>
      </w:r>
      <w:r>
        <w:t>s,</w:t>
      </w:r>
    </w:p>
    <w:p w14:paraId="440739A1" w14:textId="77777777" w:rsidR="00704CAA" w:rsidRPr="00AB1781" w:rsidRDefault="00704CAA" w:rsidP="00704CAA">
      <w:pPr>
        <w:pStyle w:val="EnglishHangEndNoCoptic"/>
      </w:pPr>
      <w:r w:rsidRPr="00AB1781">
        <w:tab/>
        <w:t xml:space="preserve">but we will </w:t>
      </w:r>
      <w:r>
        <w:t>be magnified in the N</w:t>
      </w:r>
      <w:r w:rsidRPr="00AB1781">
        <w:t>ame of the Lord our God.</w:t>
      </w:r>
    </w:p>
    <w:p w14:paraId="643A9F84" w14:textId="77777777" w:rsidR="00704CAA" w:rsidRPr="00AB1781" w:rsidRDefault="00704CAA" w:rsidP="00704CAA">
      <w:pPr>
        <w:pStyle w:val="EnglishHangNoCoptic"/>
      </w:pPr>
      <w:r>
        <w:t>9 Their feet were tied together</w:t>
      </w:r>
      <w:r w:rsidRPr="00AB1781">
        <w:t xml:space="preserve"> and </w:t>
      </w:r>
      <w:r>
        <w:t xml:space="preserve">they </w:t>
      </w:r>
      <w:r w:rsidRPr="00AB1781">
        <w:t>fell,</w:t>
      </w:r>
    </w:p>
    <w:p w14:paraId="3806767A" w14:textId="77777777" w:rsidR="00704CAA" w:rsidRPr="00AB1781" w:rsidRDefault="00704CAA" w:rsidP="00704CAA">
      <w:pPr>
        <w:pStyle w:val="EnglishHangEndNoCoptic"/>
      </w:pPr>
      <w:r w:rsidRPr="00AB1781">
        <w:tab/>
        <w:t>but we are risen and stand upright.</w:t>
      </w:r>
    </w:p>
    <w:p w14:paraId="6AFBF2E5" w14:textId="77777777" w:rsidR="00704CAA" w:rsidRPr="00AB1781" w:rsidRDefault="00704CAA" w:rsidP="00704CAA">
      <w:pPr>
        <w:pStyle w:val="EnglishHangNoCoptic"/>
      </w:pPr>
      <w:r>
        <w:lastRenderedPageBreak/>
        <w:t>10</w:t>
      </w:r>
      <w:r w:rsidRPr="00AB1781">
        <w:t xml:space="preserve"> O Lord, save </w:t>
      </w:r>
      <w:r>
        <w:t>Your k</w:t>
      </w:r>
      <w:r w:rsidRPr="00AB1781">
        <w:t>ing,</w:t>
      </w:r>
    </w:p>
    <w:p w14:paraId="5EA22D75" w14:textId="77777777" w:rsidR="00704CAA" w:rsidRDefault="00704CAA" w:rsidP="00704CAA">
      <w:pPr>
        <w:pStyle w:val="EnglishHangEndNoCoptic"/>
      </w:pPr>
      <w:r w:rsidRPr="00AB1781">
        <w:tab/>
        <w:t xml:space="preserve">and hear us when we call upon </w:t>
      </w:r>
      <w:r>
        <w:t>You</w:t>
      </w:r>
      <w:r w:rsidRPr="00AB1781">
        <w:t>.</w:t>
      </w:r>
    </w:p>
    <w:p w14:paraId="1E671AD7" w14:textId="77777777" w:rsidR="002B6AEC" w:rsidRDefault="00704CAA" w:rsidP="00704CAA">
      <w:pPr>
        <w:pStyle w:val="Rubric"/>
      </w:pPr>
      <w:r>
        <w:t>Alleluia.</w:t>
      </w:r>
    </w:p>
    <w:p w14:paraId="0EB6BB7F" w14:textId="368F5FA8" w:rsidR="00704CAA" w:rsidRPr="00CF35A1"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r w:rsidR="00704CAA">
        <w:t xml:space="preserve"> </w:t>
      </w:r>
    </w:p>
    <w:p w14:paraId="1343B063" w14:textId="77777777" w:rsidR="00704CAA" w:rsidRPr="00CF35A1" w:rsidRDefault="00704CAA" w:rsidP="00704CAA">
      <w:pPr>
        <w:pStyle w:val="Heading4"/>
      </w:pPr>
      <w:r>
        <w:t>Psalm</w:t>
      </w:r>
      <w:r w:rsidRPr="00AB1781">
        <w:t xml:space="preserve"> 20</w:t>
      </w:r>
      <w:r>
        <w:t>: “The King will be glad in Your power, O Lord”</w:t>
      </w:r>
    </w:p>
    <w:p w14:paraId="26D270C0" w14:textId="77777777" w:rsidR="00704CAA" w:rsidRPr="007A1A59" w:rsidRDefault="00704CAA" w:rsidP="00704CAA">
      <w:pPr>
        <w:jc w:val="center"/>
        <w:rPr>
          <w:b/>
        </w:rPr>
      </w:pPr>
      <w:r w:rsidRPr="007A1A59">
        <w:rPr>
          <w:b/>
        </w:rPr>
        <w:t>God’s Presence Fires Friends and Fries Enemies</w:t>
      </w:r>
    </w:p>
    <w:p w14:paraId="723C44B9" w14:textId="77777777" w:rsidR="00704CAA" w:rsidRPr="007A1A59" w:rsidRDefault="00704CAA" w:rsidP="00704CAA">
      <w:pPr>
        <w:jc w:val="center"/>
        <w:rPr>
          <w:b/>
        </w:rPr>
      </w:pPr>
      <w:r w:rsidRPr="007A1A59">
        <w:rPr>
          <w:b/>
        </w:rPr>
        <w:t xml:space="preserve">We will Sing and Praise </w:t>
      </w:r>
      <w:r>
        <w:rPr>
          <w:b/>
        </w:rPr>
        <w:t>Your</w:t>
      </w:r>
      <w:r w:rsidRPr="007A1A59">
        <w:rPr>
          <w:b/>
        </w:rPr>
        <w:t xml:space="preserve"> Power</w:t>
      </w:r>
    </w:p>
    <w:p w14:paraId="0D255848" w14:textId="77777777" w:rsidR="00704CAA" w:rsidRPr="00AB1781" w:rsidRDefault="00704CAA" w:rsidP="00704CAA">
      <w:pPr>
        <w:pStyle w:val="Rubric"/>
      </w:pPr>
      <w:r w:rsidRPr="00AB1781">
        <w:t>1 (</w:t>
      </w:r>
      <w:r>
        <w:t>For the end; a</w:t>
      </w:r>
      <w:r w:rsidRPr="00AB1781">
        <w:t xml:space="preserve"> Psalm by David)</w:t>
      </w:r>
    </w:p>
    <w:p w14:paraId="6CB88B5C" w14:textId="77777777" w:rsidR="00704CAA" w:rsidRPr="00AB1781" w:rsidRDefault="00704CAA" w:rsidP="00704CAA">
      <w:pPr>
        <w:pStyle w:val="EnglishHangNoCoptic"/>
      </w:pPr>
      <w:r w:rsidRPr="00AB1781">
        <w:t xml:space="preserve">2 The king </w:t>
      </w:r>
      <w:r>
        <w:t>will</w:t>
      </w:r>
      <w:r w:rsidRPr="00AB1781">
        <w:t xml:space="preserve"> </w:t>
      </w:r>
      <w:r>
        <w:t>be glad</w:t>
      </w:r>
      <w:r w:rsidRPr="00AB1781">
        <w:t xml:space="preserve"> in </w:t>
      </w:r>
      <w:r>
        <w:t>Your</w:t>
      </w:r>
      <w:r w:rsidRPr="00AB1781">
        <w:t xml:space="preserve"> power, O Lord,</w:t>
      </w:r>
    </w:p>
    <w:p w14:paraId="7EC73404" w14:textId="77777777" w:rsidR="00704CAA" w:rsidRPr="00CF35A1" w:rsidRDefault="00704CAA" w:rsidP="00704CAA">
      <w:pPr>
        <w:pStyle w:val="EnglishHangEndNoCoptic"/>
      </w:pPr>
      <w:r w:rsidRPr="00AB1781">
        <w:tab/>
        <w:t xml:space="preserve">and greatly </w:t>
      </w:r>
      <w:r>
        <w:t xml:space="preserve">rejoice </w:t>
      </w:r>
      <w:r w:rsidRPr="00AB1781">
        <w:t xml:space="preserve">in </w:t>
      </w:r>
      <w:r>
        <w:t>Your</w:t>
      </w:r>
      <w:r w:rsidRPr="00AB1781">
        <w:t xml:space="preserve"> salvation.</w:t>
      </w:r>
    </w:p>
    <w:p w14:paraId="3B23775D"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given him his heart’s desire,</w:t>
      </w:r>
    </w:p>
    <w:p w14:paraId="5AA6F2A4" w14:textId="77777777" w:rsidR="00704CAA" w:rsidRPr="00AB1781" w:rsidRDefault="00704CAA" w:rsidP="00704CAA">
      <w:pPr>
        <w:pStyle w:val="EnglishHangEndNoCoptic"/>
      </w:pPr>
      <w:r w:rsidRPr="00AB1781">
        <w:tab/>
        <w:t xml:space="preserve">and </w:t>
      </w:r>
      <w:r>
        <w:t>have</w:t>
      </w:r>
      <w:r w:rsidRPr="00AB1781">
        <w:t xml:space="preserve"> not denied him the request of his lips. </w:t>
      </w:r>
      <w:r w:rsidRPr="00AB1781">
        <w:rPr>
          <w:i/>
        </w:rPr>
        <w:t>(Pause)</w:t>
      </w:r>
    </w:p>
    <w:p w14:paraId="51B75ED6" w14:textId="77777777" w:rsidR="00704CAA" w:rsidRPr="00AB1781" w:rsidRDefault="00704CAA" w:rsidP="00704CAA">
      <w:pPr>
        <w:pStyle w:val="EnglishHangNoCoptic"/>
      </w:pPr>
      <w:r w:rsidRPr="00AB1781">
        <w:t xml:space="preserve">4 For </w:t>
      </w:r>
      <w:r>
        <w:t>You</w:t>
      </w:r>
      <w:r w:rsidRPr="00AB1781">
        <w:t xml:space="preserve"> </w:t>
      </w:r>
      <w:r>
        <w:t>have anticipated</w:t>
      </w:r>
      <w:r>
        <w:rPr>
          <w:rStyle w:val="FootnoteReference"/>
        </w:rPr>
        <w:footnoteReference w:id="111"/>
      </w:r>
      <w:r>
        <w:t xml:space="preserve"> him</w:t>
      </w:r>
      <w:r w:rsidRPr="00AB1781">
        <w:t xml:space="preserve"> with the blessings of goodness;</w:t>
      </w:r>
    </w:p>
    <w:p w14:paraId="02BE08BE" w14:textId="77777777" w:rsidR="00704CAA" w:rsidRPr="00AB1781" w:rsidRDefault="00704CAA" w:rsidP="00704CAA">
      <w:pPr>
        <w:pStyle w:val="EnglishHangEndNoCoptic"/>
      </w:pPr>
      <w:r w:rsidRPr="00AB1781">
        <w:tab/>
      </w:r>
      <w:r>
        <w:t>You have</w:t>
      </w:r>
      <w:r w:rsidRPr="00AB1781">
        <w:t xml:space="preserve"> </w:t>
      </w:r>
      <w:r>
        <w:t>placed</w:t>
      </w:r>
      <w:r w:rsidRPr="00AB1781">
        <w:t xml:space="preserve"> a crown of precious stones</w:t>
      </w:r>
      <w:r>
        <w:t xml:space="preserve"> on his head</w:t>
      </w:r>
      <w:r w:rsidRPr="00AB1781">
        <w:t>.</w:t>
      </w:r>
    </w:p>
    <w:p w14:paraId="4F622210" w14:textId="77777777" w:rsidR="00704CAA" w:rsidRPr="00AB1781" w:rsidRDefault="00704CAA" w:rsidP="00704CAA">
      <w:pPr>
        <w:pStyle w:val="EnglishHangNoCoptic"/>
      </w:pPr>
      <w:r w:rsidRPr="00AB1781">
        <w:t xml:space="preserve">5 He asked </w:t>
      </w:r>
      <w:r>
        <w:t>You</w:t>
      </w:r>
      <w:r w:rsidRPr="00AB1781">
        <w:t xml:space="preserve"> for life, and </w:t>
      </w:r>
      <w:r>
        <w:t>You</w:t>
      </w:r>
      <w:r w:rsidRPr="00AB1781">
        <w:t xml:space="preserve"> </w:t>
      </w:r>
      <w:r>
        <w:t>gave</w:t>
      </w:r>
      <w:r w:rsidRPr="00AB1781">
        <w:t xml:space="preserve"> </w:t>
      </w:r>
      <w:r>
        <w:t>it to him,</w:t>
      </w:r>
    </w:p>
    <w:p w14:paraId="02C18CC5" w14:textId="77777777" w:rsidR="00704CAA" w:rsidRPr="00AB1781" w:rsidRDefault="00704CAA" w:rsidP="00704CAA">
      <w:pPr>
        <w:pStyle w:val="EnglishHangEndNoCoptic"/>
      </w:pPr>
      <w:r w:rsidRPr="00AB1781">
        <w:tab/>
        <w:t xml:space="preserve">length of days </w:t>
      </w:r>
      <w:r>
        <w:t>forever</w:t>
      </w:r>
      <w:r w:rsidRPr="00AB1781">
        <w:t xml:space="preserve"> and ever.</w:t>
      </w:r>
    </w:p>
    <w:p w14:paraId="56421A96" w14:textId="77777777" w:rsidR="00704CAA" w:rsidRPr="00AB1781" w:rsidRDefault="00704CAA" w:rsidP="00704CAA">
      <w:pPr>
        <w:pStyle w:val="EnglishHangNoCoptic"/>
      </w:pPr>
      <w:r w:rsidRPr="00AB1781">
        <w:t xml:space="preserve">6 </w:t>
      </w:r>
      <w:r>
        <w:t>His glory is g</w:t>
      </w:r>
      <w:r w:rsidRPr="00AB1781">
        <w:t xml:space="preserve">reat in </w:t>
      </w:r>
      <w:r>
        <w:t>Your</w:t>
      </w:r>
      <w:r w:rsidRPr="00AB1781">
        <w:t xml:space="preserve"> salvation;</w:t>
      </w:r>
      <w:r>
        <w:rPr>
          <w:rStyle w:val="FootnoteReference"/>
        </w:rPr>
        <w:footnoteReference w:id="112"/>
      </w:r>
    </w:p>
    <w:p w14:paraId="4102CF1A" w14:textId="77777777" w:rsidR="00704CAA" w:rsidRPr="00AB1781" w:rsidRDefault="00704CAA" w:rsidP="00704CAA">
      <w:pPr>
        <w:pStyle w:val="EnglishHangEndNoCoptic"/>
      </w:pPr>
      <w:r w:rsidRPr="00AB1781">
        <w:tab/>
      </w:r>
      <w:r>
        <w:t>You</w:t>
      </w:r>
      <w:r w:rsidRPr="00AB1781">
        <w:t xml:space="preserve"> will </w:t>
      </w:r>
      <w:r>
        <w:t>bestow</w:t>
      </w:r>
      <w:r w:rsidRPr="00AB1781">
        <w:t xml:space="preserve"> glory and majesty</w:t>
      </w:r>
      <w:r>
        <w:t xml:space="preserve"> up</w:t>
      </w:r>
      <w:r w:rsidRPr="00AB1781">
        <w:t>on him.</w:t>
      </w:r>
    </w:p>
    <w:p w14:paraId="23CFE46D" w14:textId="77777777" w:rsidR="00704CAA" w:rsidRPr="00AB1781" w:rsidRDefault="00704CAA" w:rsidP="00704CAA">
      <w:pPr>
        <w:pStyle w:val="EnglishHangNoCoptic"/>
      </w:pPr>
      <w:r w:rsidRPr="00AB1781">
        <w:t xml:space="preserve">7 For </w:t>
      </w:r>
      <w:r>
        <w:t>You</w:t>
      </w:r>
      <w:r w:rsidRPr="00AB1781">
        <w:t xml:space="preserve"> will give him blessing</w:t>
      </w:r>
      <w:r>
        <w:t xml:space="preserve"> forever and ever</w:t>
      </w:r>
      <w:r w:rsidRPr="00AB1781">
        <w:t>;</w:t>
      </w:r>
    </w:p>
    <w:p w14:paraId="797AE41D" w14:textId="77777777" w:rsidR="00704CAA" w:rsidRPr="00AB1781" w:rsidRDefault="00704CAA" w:rsidP="00704CAA">
      <w:pPr>
        <w:pStyle w:val="EnglishHangEndNoCoptic"/>
      </w:pPr>
      <w:r w:rsidRPr="00AB1781">
        <w:tab/>
      </w:r>
      <w:r>
        <w:t>You</w:t>
      </w:r>
      <w:r w:rsidRPr="00AB1781">
        <w:t xml:space="preserve"> </w:t>
      </w:r>
      <w:r>
        <w:t>will</w:t>
      </w:r>
      <w:r w:rsidRPr="00AB1781">
        <w:t xml:space="preserve"> gladden him with the joy of </w:t>
      </w:r>
      <w:r>
        <w:t>Your</w:t>
      </w:r>
      <w:r w:rsidRPr="00AB1781">
        <w:t xml:space="preserve"> presence.</w:t>
      </w:r>
      <w:r w:rsidRPr="00AB1781">
        <w:rPr>
          <w:rStyle w:val="FootnoteReference"/>
        </w:rPr>
        <w:footnoteReference w:id="113"/>
      </w:r>
    </w:p>
    <w:p w14:paraId="7A8E276A" w14:textId="77777777" w:rsidR="00704CAA" w:rsidRPr="00AB1781" w:rsidRDefault="00704CAA" w:rsidP="00704CAA">
      <w:pPr>
        <w:pStyle w:val="EnglishHangNoCoptic"/>
      </w:pPr>
      <w:r w:rsidRPr="00AB1781">
        <w:t xml:space="preserve">8 For the king </w:t>
      </w:r>
      <w:r>
        <w:t>hopes</w:t>
      </w:r>
      <w:r w:rsidRPr="00AB1781">
        <w:t xml:space="preserve"> in the Lord,</w:t>
      </w:r>
    </w:p>
    <w:p w14:paraId="3A8B0984" w14:textId="77777777" w:rsidR="00704CAA" w:rsidRPr="00AB1781" w:rsidRDefault="00704CAA" w:rsidP="00704CAA">
      <w:pPr>
        <w:pStyle w:val="EnglishHangEndNoCoptic"/>
      </w:pPr>
      <w:r w:rsidRPr="00AB1781">
        <w:tab/>
        <w:t>and in the mercy of the Most High he will not be shaken.</w:t>
      </w:r>
    </w:p>
    <w:p w14:paraId="02F8D81C" w14:textId="77777777" w:rsidR="00704CAA" w:rsidRPr="00AB1781" w:rsidRDefault="00704CAA" w:rsidP="00704CAA">
      <w:pPr>
        <w:pStyle w:val="EnglishHangNoCoptic"/>
      </w:pPr>
      <w:r w:rsidRPr="00AB1781">
        <w:t xml:space="preserve">9 May all </w:t>
      </w:r>
      <w:r>
        <w:t>Your</w:t>
      </w:r>
      <w:r w:rsidRPr="00AB1781">
        <w:t xml:space="preserve"> enemies feel </w:t>
      </w:r>
      <w:r>
        <w:t>Your</w:t>
      </w:r>
      <w:r w:rsidRPr="00AB1781">
        <w:t xml:space="preserve"> hand;</w:t>
      </w:r>
    </w:p>
    <w:p w14:paraId="1F8764C5" w14:textId="77777777" w:rsidR="00704CAA" w:rsidRPr="00AB1781" w:rsidRDefault="00704CAA" w:rsidP="00704CAA">
      <w:pPr>
        <w:pStyle w:val="EnglishHangEndNoCoptic"/>
      </w:pPr>
      <w:r w:rsidRPr="00AB1781">
        <w:tab/>
        <w:t xml:space="preserve">may </w:t>
      </w:r>
      <w:r>
        <w:t>Your</w:t>
      </w:r>
      <w:r w:rsidRPr="00AB1781">
        <w:t xml:space="preserve"> right hand find all who hate </w:t>
      </w:r>
      <w:r>
        <w:t>You</w:t>
      </w:r>
      <w:r w:rsidRPr="00AB1781">
        <w:t>.</w:t>
      </w:r>
    </w:p>
    <w:p w14:paraId="28318EB2"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them like a fiery oven</w:t>
      </w:r>
    </w:p>
    <w:p w14:paraId="103C04D4" w14:textId="77777777" w:rsidR="00704CAA" w:rsidRPr="00AB1781" w:rsidRDefault="00704CAA" w:rsidP="00704CAA">
      <w:pPr>
        <w:pStyle w:val="EnglishHangNoCoptic"/>
      </w:pPr>
      <w:r w:rsidRPr="00AB1781">
        <w:tab/>
        <w:t xml:space="preserve">at the time of </w:t>
      </w:r>
      <w:r>
        <w:t>Your presence;</w:t>
      </w:r>
    </w:p>
    <w:p w14:paraId="6991FB66" w14:textId="77777777" w:rsidR="00704CAA" w:rsidRPr="00AB1781" w:rsidRDefault="00704CAA" w:rsidP="00704CAA">
      <w:pPr>
        <w:pStyle w:val="EnglishHangNoCoptic"/>
      </w:pPr>
      <w:r w:rsidRPr="00AB1781">
        <w:tab/>
        <w:t xml:space="preserve">The Lord will </w:t>
      </w:r>
      <w:r>
        <w:t>confound</w:t>
      </w:r>
      <w:r w:rsidRPr="00AB1781">
        <w:t xml:space="preserve"> them in His wrath,</w:t>
      </w:r>
    </w:p>
    <w:p w14:paraId="206675B6" w14:textId="77777777" w:rsidR="00704CAA" w:rsidRPr="00AB1781" w:rsidRDefault="00704CAA" w:rsidP="00704CAA">
      <w:pPr>
        <w:pStyle w:val="EnglishHangEndNoCoptic"/>
      </w:pPr>
      <w:r w:rsidRPr="00AB1781">
        <w:tab/>
        <w:t>and fire will devour them.</w:t>
      </w:r>
    </w:p>
    <w:p w14:paraId="15BE920C" w14:textId="77777777" w:rsidR="00704CAA" w:rsidRPr="00AB1781" w:rsidRDefault="00704CAA" w:rsidP="00704CAA">
      <w:pPr>
        <w:pStyle w:val="EnglishHangNoCoptic"/>
      </w:pPr>
      <w:r w:rsidRPr="00AB1781">
        <w:lastRenderedPageBreak/>
        <w:t xml:space="preserve">11 </w:t>
      </w:r>
      <w:r>
        <w:t>You</w:t>
      </w:r>
      <w:r w:rsidRPr="00AB1781">
        <w:t xml:space="preserve"> </w:t>
      </w:r>
      <w:r>
        <w:t>will</w:t>
      </w:r>
      <w:r w:rsidRPr="00AB1781">
        <w:t xml:space="preserve"> destroy their </w:t>
      </w:r>
      <w:r>
        <w:t>offspring</w:t>
      </w:r>
      <w:r w:rsidRPr="00AB1781">
        <w:t xml:space="preserve"> from the earth,</w:t>
      </w:r>
    </w:p>
    <w:p w14:paraId="4AF5A269" w14:textId="77777777" w:rsidR="00704CAA" w:rsidRPr="00AB1781" w:rsidRDefault="00704CAA" w:rsidP="00704CAA">
      <w:pPr>
        <w:pStyle w:val="EnglishHangEndNoCoptic"/>
      </w:pPr>
      <w:r w:rsidRPr="00AB1781">
        <w:tab/>
        <w:t>and their race from the sons of men.</w:t>
      </w:r>
    </w:p>
    <w:p w14:paraId="4C647DFF" w14:textId="77777777" w:rsidR="00704CAA" w:rsidRPr="00AB1781" w:rsidRDefault="00704CAA" w:rsidP="00704CAA">
      <w:pPr>
        <w:pStyle w:val="EnglishHangNoCoptic"/>
      </w:pPr>
      <w:r w:rsidRPr="00AB1781">
        <w:t xml:space="preserve">12 For they intended evil against </w:t>
      </w:r>
      <w:r>
        <w:t>You</w:t>
      </w:r>
      <w:r w:rsidRPr="00AB1781">
        <w:t>;</w:t>
      </w:r>
    </w:p>
    <w:p w14:paraId="46427009" w14:textId="77777777" w:rsidR="00704CAA" w:rsidRPr="00AB1781" w:rsidRDefault="00704CAA" w:rsidP="00704CAA">
      <w:pPr>
        <w:pStyle w:val="EnglishHangEndNoCoptic"/>
      </w:pPr>
      <w:r w:rsidRPr="00AB1781">
        <w:tab/>
        <w:t>they devised plans which could never succeed.</w:t>
      </w:r>
      <w:r w:rsidRPr="00AB1781">
        <w:rPr>
          <w:rStyle w:val="FootnoteReference"/>
        </w:rPr>
        <w:footnoteReference w:id="114"/>
      </w:r>
    </w:p>
    <w:p w14:paraId="7DD0DF49" w14:textId="77777777" w:rsidR="00704CAA" w:rsidRPr="00AB1781" w:rsidRDefault="00704CAA" w:rsidP="00704CAA">
      <w:pPr>
        <w:pStyle w:val="EnglishHangNoCoptic"/>
      </w:pPr>
      <w:r w:rsidRPr="00AB1781">
        <w:t xml:space="preserve">13 For </w:t>
      </w:r>
      <w:r>
        <w:t>You</w:t>
      </w:r>
      <w:r w:rsidRPr="00AB1781">
        <w:t xml:space="preserve"> </w:t>
      </w:r>
      <w:r>
        <w:t>will</w:t>
      </w:r>
      <w:r w:rsidRPr="00AB1781">
        <w:t xml:space="preserve"> put them to flight;</w:t>
      </w:r>
    </w:p>
    <w:p w14:paraId="5112E170" w14:textId="77777777" w:rsidR="00704CAA" w:rsidRPr="00AB1781" w:rsidRDefault="00704CAA" w:rsidP="00704CAA">
      <w:pPr>
        <w:pStyle w:val="EnglishHangEndNoCoptic"/>
      </w:pPr>
      <w:r w:rsidRPr="00AB1781">
        <w:tab/>
      </w:r>
      <w:r>
        <w:t>You</w:t>
      </w:r>
      <w:r w:rsidRPr="00AB1781">
        <w:t xml:space="preserve"> </w:t>
      </w:r>
      <w:r>
        <w:t>will</w:t>
      </w:r>
      <w:r w:rsidRPr="00AB1781">
        <w:t xml:space="preserve"> prepare </w:t>
      </w:r>
      <w:r>
        <w:t>Your</w:t>
      </w:r>
      <w:r w:rsidRPr="00AB1781">
        <w:t xml:space="preserve"> remnants against their faces.</w:t>
      </w:r>
    </w:p>
    <w:p w14:paraId="5C5F7182" w14:textId="77777777" w:rsidR="00704CAA" w:rsidRPr="00AB1781" w:rsidRDefault="00704CAA" w:rsidP="00704CAA">
      <w:pPr>
        <w:pStyle w:val="EnglishHangNoCoptic"/>
      </w:pPr>
      <w:r w:rsidRPr="00AB1781">
        <w:t xml:space="preserve">14 Be exalted, O Lord, in </w:t>
      </w:r>
      <w:r>
        <w:t>Your</w:t>
      </w:r>
      <w:r w:rsidRPr="00AB1781">
        <w:t xml:space="preserve"> strength</w:t>
      </w:r>
      <w:r>
        <w:t>!</w:t>
      </w:r>
    </w:p>
    <w:p w14:paraId="549270AD" w14:textId="77777777" w:rsidR="00704CAA" w:rsidRDefault="00704CAA" w:rsidP="00704CAA">
      <w:pPr>
        <w:pStyle w:val="EnglishHangEndNoCoptic"/>
      </w:pPr>
      <w:r>
        <w:tab/>
        <w:t>W</w:t>
      </w:r>
      <w:r w:rsidRPr="00AB1781">
        <w:t xml:space="preserve">e will sing and praise </w:t>
      </w:r>
      <w:r>
        <w:t>Your</w:t>
      </w:r>
      <w:r w:rsidRPr="00AB1781">
        <w:t xml:space="preserve"> power.</w:t>
      </w:r>
    </w:p>
    <w:p w14:paraId="10F97EA2" w14:textId="77777777" w:rsidR="00704CAA" w:rsidRPr="00CF35A1" w:rsidRDefault="00704CAA" w:rsidP="00704CAA">
      <w:pPr>
        <w:pStyle w:val="Rubric"/>
      </w:pPr>
      <w:r>
        <w:t>Glory…</w:t>
      </w:r>
    </w:p>
    <w:p w14:paraId="4E7BC1E6" w14:textId="77777777" w:rsidR="00704CAA" w:rsidRPr="00CF35A1" w:rsidRDefault="00704CAA" w:rsidP="00704CAA">
      <w:pPr>
        <w:pStyle w:val="Heading4"/>
      </w:pPr>
      <w:r>
        <w:t>Psalm</w:t>
      </w:r>
      <w:r w:rsidRPr="00AB1781">
        <w:t xml:space="preserve"> 21</w:t>
      </w:r>
      <w:r>
        <w:t>: “O, God, my God, attend to me”</w:t>
      </w:r>
    </w:p>
    <w:p w14:paraId="7CCA8578" w14:textId="77777777" w:rsidR="00704CAA" w:rsidRPr="007A1A59" w:rsidRDefault="00704CAA" w:rsidP="00704CAA">
      <w:pPr>
        <w:jc w:val="center"/>
        <w:rPr>
          <w:b/>
        </w:rPr>
      </w:pPr>
      <w:r w:rsidRPr="007A1A59">
        <w:rPr>
          <w:b/>
        </w:rPr>
        <w:t>The Great Shepherd Gives His Life for the Sheep</w:t>
      </w:r>
    </w:p>
    <w:p w14:paraId="006F4289" w14:textId="77777777" w:rsidR="00704CAA" w:rsidRPr="007A1A59" w:rsidRDefault="00704CAA" w:rsidP="00704CAA">
      <w:pPr>
        <w:jc w:val="center"/>
        <w:rPr>
          <w:b/>
        </w:rPr>
      </w:pPr>
      <w:r w:rsidRPr="007A1A59">
        <w:rPr>
          <w:b/>
        </w:rPr>
        <w:t>The Sufferings of Christ and the Redemption of the Nations</w:t>
      </w:r>
    </w:p>
    <w:p w14:paraId="475831A6" w14:textId="77777777" w:rsidR="00704CAA" w:rsidRPr="00AB1781" w:rsidRDefault="00704CAA" w:rsidP="00704CAA">
      <w:pPr>
        <w:pStyle w:val="Rubric"/>
      </w:pPr>
      <w:r w:rsidRPr="00AB1781">
        <w:t>1 (</w:t>
      </w:r>
      <w:r>
        <w:t>For the end; a Psalm by David. Concerning</w:t>
      </w:r>
      <w:r w:rsidRPr="00AB1781">
        <w:t xml:space="preserve"> </w:t>
      </w:r>
      <w:r>
        <w:t xml:space="preserve">the </w:t>
      </w:r>
      <w:r w:rsidRPr="00AB1781">
        <w:t>help of the Dawn.</w:t>
      </w:r>
      <w:r w:rsidRPr="00AB1781">
        <w:rPr>
          <w:rStyle w:val="FootnoteReference"/>
        </w:rPr>
        <w:footnoteReference w:id="115"/>
      </w:r>
      <w:r w:rsidRPr="00AB1781">
        <w:t>)</w:t>
      </w:r>
    </w:p>
    <w:p w14:paraId="1D7589C5" w14:textId="77777777" w:rsidR="00704CAA" w:rsidRPr="00AB1781" w:rsidRDefault="00704CAA" w:rsidP="00704CAA">
      <w:pPr>
        <w:pStyle w:val="EnglishHangNoCoptic"/>
      </w:pPr>
      <w:r>
        <w:t>2 O God, my God, attend to me;</w:t>
      </w:r>
    </w:p>
    <w:p w14:paraId="41330F0D"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forsaken me?</w:t>
      </w:r>
      <w:r w:rsidRPr="00AB1781">
        <w:rPr>
          <w:rStyle w:val="FootnoteReference"/>
        </w:rPr>
        <w:footnoteReference w:id="116"/>
      </w:r>
    </w:p>
    <w:p w14:paraId="5ED5404F" w14:textId="77777777" w:rsidR="00704CAA" w:rsidRPr="00CF35A1" w:rsidRDefault="00704CAA" w:rsidP="00704CAA">
      <w:pPr>
        <w:pStyle w:val="EnglishHangEndNoCoptic"/>
      </w:pPr>
      <w:r w:rsidRPr="00AB1781">
        <w:tab/>
      </w:r>
      <w:r>
        <w:t>The words of my transgressions are far from my salvation.</w:t>
      </w:r>
    </w:p>
    <w:p w14:paraId="361107B1" w14:textId="77777777" w:rsidR="00704CAA" w:rsidRPr="00AB1781" w:rsidRDefault="00704CAA" w:rsidP="00704CAA">
      <w:pPr>
        <w:pStyle w:val="EnglishHangNoCoptic"/>
      </w:pPr>
      <w:r w:rsidRPr="00AB1781">
        <w:t xml:space="preserve">3 O my God, I </w:t>
      </w:r>
      <w:r>
        <w:t xml:space="preserve">will </w:t>
      </w:r>
      <w:r w:rsidRPr="00AB1781">
        <w:t xml:space="preserve">cry </w:t>
      </w:r>
      <w:r>
        <w:t xml:space="preserve">out </w:t>
      </w:r>
      <w:r w:rsidRPr="00AB1781">
        <w:t>by day</w:t>
      </w:r>
      <w:r>
        <w:t>,</w:t>
      </w:r>
      <w:r w:rsidRPr="00AB1781">
        <w:t xml:space="preserve"> and </w:t>
      </w:r>
      <w:r>
        <w:t>You</w:t>
      </w:r>
      <w:r w:rsidRPr="00AB1781">
        <w:t xml:space="preserve"> </w:t>
      </w:r>
      <w:r>
        <w:t>will not hear</w:t>
      </w:r>
      <w:r w:rsidRPr="00AB1781">
        <w:t>,</w:t>
      </w:r>
    </w:p>
    <w:p w14:paraId="4660E7D8" w14:textId="77777777" w:rsidR="00704CAA" w:rsidRPr="00AB1781" w:rsidRDefault="00704CAA" w:rsidP="00704CAA">
      <w:pPr>
        <w:pStyle w:val="EnglishHangEndNoCoptic"/>
      </w:pPr>
      <w:r w:rsidRPr="00AB1781">
        <w:tab/>
        <w:t>and by night, yet it is not foolish of me.</w:t>
      </w:r>
    </w:p>
    <w:p w14:paraId="0EAB1B72" w14:textId="77777777" w:rsidR="00704CAA" w:rsidRPr="00AB1781" w:rsidRDefault="00704CAA" w:rsidP="00704CAA">
      <w:pPr>
        <w:pStyle w:val="EnglishHangNoCoptic"/>
      </w:pPr>
      <w:r w:rsidRPr="00AB1781">
        <w:t>4 But</w:t>
      </w:r>
      <w:r>
        <w:t xml:space="preserve"> You, O praise of Israel,</w:t>
      </w:r>
    </w:p>
    <w:p w14:paraId="55488CF3" w14:textId="77777777" w:rsidR="00704CAA" w:rsidRPr="00AB1781" w:rsidRDefault="00704CAA" w:rsidP="00704CAA">
      <w:pPr>
        <w:pStyle w:val="EnglishHangEndNoCoptic"/>
      </w:pPr>
      <w:r w:rsidRPr="00AB1781">
        <w:tab/>
      </w:r>
      <w:r>
        <w:t>dwell among the saints</w:t>
      </w:r>
      <w:r>
        <w:rPr>
          <w:rStyle w:val="FootnoteReference"/>
        </w:rPr>
        <w:footnoteReference w:id="117"/>
      </w:r>
      <w:r>
        <w:t>.</w:t>
      </w:r>
    </w:p>
    <w:p w14:paraId="5B542A61" w14:textId="77777777" w:rsidR="00704CAA" w:rsidRPr="00AB1781" w:rsidRDefault="00704CAA" w:rsidP="00704CAA">
      <w:pPr>
        <w:pStyle w:val="EnglishHangNoCoptic"/>
      </w:pPr>
      <w:r w:rsidRPr="00AB1781">
        <w:t xml:space="preserve">5 Our fathers </w:t>
      </w:r>
      <w:r>
        <w:t>hoped</w:t>
      </w:r>
      <w:r w:rsidRPr="00AB1781">
        <w:t xml:space="preserve"> in </w:t>
      </w:r>
      <w:r>
        <w:t>You</w:t>
      </w:r>
      <w:r w:rsidRPr="00AB1781">
        <w:t>;</w:t>
      </w:r>
    </w:p>
    <w:p w14:paraId="46EABEDA" w14:textId="77777777" w:rsidR="00704CAA" w:rsidRPr="00AB1781" w:rsidRDefault="00704CAA" w:rsidP="00704CAA">
      <w:pPr>
        <w:pStyle w:val="EnglishHangEndNoCoptic"/>
      </w:pPr>
      <w:r w:rsidRPr="00AB1781">
        <w:tab/>
        <w:t xml:space="preserve">they </w:t>
      </w:r>
      <w:r>
        <w:t>hoped</w:t>
      </w:r>
      <w:r w:rsidRPr="00AB1781">
        <w:t xml:space="preserve">, and </w:t>
      </w:r>
      <w:r>
        <w:t>You</w:t>
      </w:r>
      <w:r w:rsidRPr="00AB1781">
        <w:t xml:space="preserve"> deliver</w:t>
      </w:r>
      <w:r>
        <w:t>ed</w:t>
      </w:r>
      <w:r w:rsidRPr="00AB1781">
        <w:t xml:space="preserve"> them.</w:t>
      </w:r>
    </w:p>
    <w:p w14:paraId="36A89573" w14:textId="77777777" w:rsidR="00704CAA" w:rsidRPr="00AB1781" w:rsidRDefault="00704CAA" w:rsidP="00704CAA">
      <w:pPr>
        <w:pStyle w:val="EnglishHangNoCoptic"/>
      </w:pPr>
      <w:r w:rsidRPr="00AB1781">
        <w:t xml:space="preserve">6 They cried to </w:t>
      </w:r>
      <w:r>
        <w:t>You</w:t>
      </w:r>
      <w:r w:rsidRPr="00AB1781">
        <w:t xml:space="preserve"> and were saved;</w:t>
      </w:r>
    </w:p>
    <w:p w14:paraId="7C7A37F6" w14:textId="77777777" w:rsidR="00704CAA" w:rsidRPr="00AB1781" w:rsidRDefault="00704CAA" w:rsidP="00704CAA">
      <w:pPr>
        <w:pStyle w:val="EnglishHangEndNoCoptic"/>
      </w:pPr>
      <w:r w:rsidRPr="00AB1781">
        <w:tab/>
        <w:t xml:space="preserve">they </w:t>
      </w:r>
      <w:r>
        <w:t>hoped</w:t>
      </w:r>
      <w:r w:rsidRPr="00AB1781">
        <w:t xml:space="preserve"> in </w:t>
      </w:r>
      <w:r>
        <w:t>You</w:t>
      </w:r>
      <w:r w:rsidRPr="00AB1781">
        <w:t xml:space="preserve"> and were not </w:t>
      </w:r>
      <w:r>
        <w:t>ashamed</w:t>
      </w:r>
      <w:r w:rsidRPr="00AB1781">
        <w:t>.</w:t>
      </w:r>
    </w:p>
    <w:p w14:paraId="77C1DABD" w14:textId="77777777" w:rsidR="00704CAA" w:rsidRPr="00AB1781" w:rsidRDefault="00704CAA" w:rsidP="00704CAA">
      <w:pPr>
        <w:pStyle w:val="EnglishHangNoCoptic"/>
      </w:pPr>
      <w:r w:rsidRPr="00AB1781">
        <w:t>7 But I am a worm, and not a man;</w:t>
      </w:r>
    </w:p>
    <w:p w14:paraId="62F186F5" w14:textId="77777777" w:rsidR="00704CAA" w:rsidRPr="00AB1781" w:rsidRDefault="00704CAA" w:rsidP="00704CAA">
      <w:pPr>
        <w:pStyle w:val="EnglishHangEndNoCoptic"/>
      </w:pPr>
      <w:r>
        <w:tab/>
        <w:t>a</w:t>
      </w:r>
      <w:r w:rsidRPr="00AB1781">
        <w:t xml:space="preserve"> </w:t>
      </w:r>
      <w:r>
        <w:t>reproach</w:t>
      </w:r>
      <w:r w:rsidRPr="00AB1781">
        <w:t xml:space="preserve"> of men</w:t>
      </w:r>
      <w:r>
        <w:t>,</w:t>
      </w:r>
      <w:r w:rsidRPr="00AB1781">
        <w:t xml:space="preserve"> and </w:t>
      </w:r>
      <w:r>
        <w:t>despised</w:t>
      </w:r>
      <w:r w:rsidRPr="00AB1781">
        <w:t xml:space="preserve"> </w:t>
      </w:r>
      <w:r>
        <w:t>by</w:t>
      </w:r>
      <w:r w:rsidRPr="00AB1781">
        <w:t xml:space="preserve"> the people.</w:t>
      </w:r>
    </w:p>
    <w:p w14:paraId="66D36069" w14:textId="77777777" w:rsidR="00704CAA" w:rsidRPr="00AB1781" w:rsidRDefault="00704CAA" w:rsidP="00704CAA">
      <w:pPr>
        <w:pStyle w:val="EnglishHangNoCoptic"/>
      </w:pPr>
      <w:r w:rsidRPr="00AB1781">
        <w:lastRenderedPageBreak/>
        <w:t xml:space="preserve">8 All who see me </w:t>
      </w:r>
      <w:r>
        <w:t>mock</w:t>
      </w:r>
      <w:r w:rsidRPr="00AB1781">
        <w:t xml:space="preserve"> me;</w:t>
      </w:r>
    </w:p>
    <w:p w14:paraId="56267C34" w14:textId="77777777" w:rsidR="00704CAA" w:rsidRPr="00AB1781" w:rsidRDefault="00704CAA" w:rsidP="00704CAA">
      <w:pPr>
        <w:pStyle w:val="EnglishHangEndNoCoptic"/>
      </w:pPr>
      <w:r w:rsidRPr="00AB1781">
        <w:tab/>
        <w:t xml:space="preserve">they say with their lips </w:t>
      </w:r>
      <w:r>
        <w:t>and shake their heads,</w:t>
      </w:r>
    </w:p>
    <w:p w14:paraId="1D77AB7D" w14:textId="77777777" w:rsidR="00704CAA" w:rsidRPr="00AB1781" w:rsidRDefault="00704CAA" w:rsidP="00704CAA">
      <w:pPr>
        <w:pStyle w:val="EnglishHangNoCoptic"/>
      </w:pPr>
      <w:r>
        <w:t>9 “</w:t>
      </w:r>
      <w:r w:rsidRPr="00AB1781">
        <w:t xml:space="preserve">He trusted in </w:t>
      </w:r>
      <w:r>
        <w:t>the Lord. Let Him rescue him;</w:t>
      </w:r>
    </w:p>
    <w:p w14:paraId="12FA90A9" w14:textId="77777777" w:rsidR="00704CAA" w:rsidRPr="00AB1781" w:rsidRDefault="00704CAA" w:rsidP="00704CAA">
      <w:pPr>
        <w:pStyle w:val="EnglishHangEndNoCoptic"/>
      </w:pPr>
      <w:r w:rsidRPr="00AB1781">
        <w:tab/>
      </w:r>
      <w:r>
        <w:t>let Him save him, if He wanted</w:t>
      </w:r>
      <w:r w:rsidRPr="00AB1781">
        <w:t xml:space="preserve"> him.</w:t>
      </w:r>
      <w:r>
        <w:t>”</w:t>
      </w:r>
      <w:r w:rsidRPr="00AB1781">
        <w:rPr>
          <w:rStyle w:val="FootnoteReference"/>
        </w:rPr>
        <w:footnoteReference w:id="118"/>
      </w:r>
    </w:p>
    <w:p w14:paraId="318C6A5A" w14:textId="77777777" w:rsidR="00704CAA" w:rsidRPr="00AB1781" w:rsidRDefault="00704CAA" w:rsidP="00704CAA">
      <w:pPr>
        <w:pStyle w:val="EnglishHangNoCoptic"/>
      </w:pPr>
      <w:r w:rsidRPr="00AB1781">
        <w:t xml:space="preserve">10 For </w:t>
      </w:r>
      <w:r>
        <w:t>You</w:t>
      </w:r>
      <w:r w:rsidRPr="00AB1781">
        <w:t xml:space="preserve"> </w:t>
      </w:r>
      <w:r>
        <w:t>drew</w:t>
      </w:r>
      <w:r w:rsidRPr="00AB1781">
        <w:t xml:space="preserve"> me from the womb.</w:t>
      </w:r>
    </w:p>
    <w:p w14:paraId="72D8D90E" w14:textId="77777777" w:rsidR="00704CAA" w:rsidRPr="00AB1781" w:rsidRDefault="00704CAA" w:rsidP="00704CAA">
      <w:pPr>
        <w:pStyle w:val="EnglishHangEndNoCoptic"/>
      </w:pPr>
      <w:r w:rsidRPr="00AB1781">
        <w:tab/>
      </w:r>
      <w:r>
        <w:t>You</w:t>
      </w:r>
      <w:r w:rsidRPr="00AB1781">
        <w:t xml:space="preserve"> </w:t>
      </w:r>
      <w:r>
        <w:t>have</w:t>
      </w:r>
      <w:r w:rsidRPr="00AB1781">
        <w:t xml:space="preserve"> been my hope from my mother’s breasts.</w:t>
      </w:r>
    </w:p>
    <w:p w14:paraId="040BF08A" w14:textId="77777777" w:rsidR="00704CAA" w:rsidRPr="00AB1781" w:rsidRDefault="00704CAA" w:rsidP="00704CAA">
      <w:pPr>
        <w:pStyle w:val="EnglishHangNoCoptic"/>
      </w:pPr>
      <w:r w:rsidRPr="00AB1781">
        <w:t xml:space="preserve">11 I have been cast on </w:t>
      </w:r>
      <w:r>
        <w:t>Your</w:t>
      </w:r>
      <w:r w:rsidRPr="00AB1781">
        <w:t xml:space="preserve"> care from my birth;</w:t>
      </w:r>
    </w:p>
    <w:p w14:paraId="59179AC0" w14:textId="77777777" w:rsidR="00704CAA" w:rsidRPr="00AB1781" w:rsidRDefault="00704CAA" w:rsidP="00704CAA">
      <w:pPr>
        <w:pStyle w:val="EnglishHangEndNoCoptic"/>
      </w:pPr>
      <w:r w:rsidRPr="00AB1781">
        <w:tab/>
      </w:r>
      <w:r>
        <w:t>From my mother’s womb You</w:t>
      </w:r>
      <w:r w:rsidRPr="00AB1781">
        <w:t xml:space="preserve"> are my God.</w:t>
      </w:r>
    </w:p>
    <w:p w14:paraId="79988F90" w14:textId="77777777" w:rsidR="00704CAA" w:rsidRPr="00AB1781" w:rsidRDefault="00704CAA" w:rsidP="00704CAA">
      <w:pPr>
        <w:pStyle w:val="EnglishHangNoCoptic"/>
      </w:pPr>
      <w:r w:rsidRPr="00AB1781">
        <w:t xml:space="preserve">12 </w:t>
      </w:r>
      <w:r>
        <w:t>Do not l</w:t>
      </w:r>
      <w:r w:rsidRPr="00AB1781">
        <w:t>eave me when trouble is near,</w:t>
      </w:r>
    </w:p>
    <w:p w14:paraId="6CC88304" w14:textId="77777777" w:rsidR="00704CAA" w:rsidRPr="00AB1781" w:rsidRDefault="00704CAA" w:rsidP="00704CAA">
      <w:pPr>
        <w:pStyle w:val="EnglishHangEndNoCoptic"/>
      </w:pPr>
      <w:r w:rsidRPr="00AB1781">
        <w:tab/>
        <w:t>for there is no one to help.</w:t>
      </w:r>
    </w:p>
    <w:p w14:paraId="63572C75" w14:textId="77777777" w:rsidR="00704CAA" w:rsidRPr="00AB1781" w:rsidRDefault="00704CAA" w:rsidP="00704CAA">
      <w:pPr>
        <w:pStyle w:val="EnglishHangNoCoptic"/>
      </w:pPr>
      <w:r w:rsidRPr="00AB1781">
        <w:t xml:space="preserve">13 Many </w:t>
      </w:r>
      <w:r>
        <w:t>young bulls surround me;</w:t>
      </w:r>
    </w:p>
    <w:p w14:paraId="22517606" w14:textId="77777777" w:rsidR="00704CAA" w:rsidRPr="00AB1781" w:rsidRDefault="00704CAA" w:rsidP="00704CAA">
      <w:pPr>
        <w:pStyle w:val="EnglishHangEndNoCoptic"/>
      </w:pPr>
      <w:r w:rsidRPr="00AB1781">
        <w:tab/>
        <w:t xml:space="preserve">fat bulls </w:t>
      </w:r>
      <w:r>
        <w:t>surround</w:t>
      </w:r>
      <w:r w:rsidRPr="00AB1781">
        <w:t xml:space="preserve"> me.</w:t>
      </w:r>
    </w:p>
    <w:p w14:paraId="2A297EC6" w14:textId="77777777" w:rsidR="00704CAA" w:rsidRPr="00AB1781" w:rsidRDefault="00704CAA" w:rsidP="00704CAA">
      <w:pPr>
        <w:pStyle w:val="EnglishHangNoCoptic"/>
      </w:pPr>
      <w:r w:rsidRPr="00AB1781">
        <w:t>14 They open their mouths at me,</w:t>
      </w:r>
      <w:r w:rsidRPr="00AB1781">
        <w:rPr>
          <w:rStyle w:val="FootnoteReference"/>
        </w:rPr>
        <w:footnoteReference w:id="119"/>
      </w:r>
    </w:p>
    <w:p w14:paraId="14F14D6C" w14:textId="77777777" w:rsidR="00704CAA" w:rsidRPr="00AB1781" w:rsidRDefault="00704CAA" w:rsidP="00704CAA">
      <w:pPr>
        <w:pStyle w:val="EnglishHangEndNoCoptic"/>
      </w:pPr>
      <w:r w:rsidRPr="00AB1781">
        <w:tab/>
        <w:t xml:space="preserve">like a </w:t>
      </w:r>
      <w:r>
        <w:t>raging</w:t>
      </w:r>
      <w:r w:rsidRPr="00AB1781">
        <w:t xml:space="preserve"> and roaring lion.</w:t>
      </w:r>
    </w:p>
    <w:p w14:paraId="0833D366" w14:textId="77777777" w:rsidR="00704CAA" w:rsidRPr="00AB1781" w:rsidRDefault="00704CAA" w:rsidP="00704CAA">
      <w:pPr>
        <w:pStyle w:val="EnglishHangNoCoptic"/>
      </w:pPr>
      <w:r w:rsidRPr="00AB1781">
        <w:t>15 I am poured out like water,</w:t>
      </w:r>
    </w:p>
    <w:p w14:paraId="47419525" w14:textId="77777777" w:rsidR="00704CAA" w:rsidRPr="00AB1781" w:rsidRDefault="00704CAA" w:rsidP="00704CAA">
      <w:pPr>
        <w:pStyle w:val="EnglishHangNoCoptic"/>
      </w:pPr>
      <w:r w:rsidRPr="00AB1781">
        <w:tab/>
      </w:r>
      <w:r>
        <w:t>and all my bones are disjointed;</w:t>
      </w:r>
    </w:p>
    <w:p w14:paraId="3A0382E9" w14:textId="77777777" w:rsidR="00704CAA" w:rsidRPr="00AB1781" w:rsidRDefault="00704CAA" w:rsidP="00704CAA">
      <w:pPr>
        <w:pStyle w:val="EnglishHangEndNoCoptic"/>
      </w:pPr>
      <w:r>
        <w:tab/>
        <w:t>my heart is like</w:t>
      </w:r>
      <w:r w:rsidRPr="00AB1781">
        <w:t xml:space="preserve"> wax</w:t>
      </w:r>
      <w:r>
        <w:t>,</w:t>
      </w:r>
      <w:r w:rsidRPr="00AB1781">
        <w:t xml:space="preserve"> </w:t>
      </w:r>
      <w:r>
        <w:t>melting into my belly</w:t>
      </w:r>
      <w:r w:rsidRPr="00AB1781">
        <w:t>.</w:t>
      </w:r>
    </w:p>
    <w:p w14:paraId="33C1EFA6" w14:textId="77777777" w:rsidR="00704CAA" w:rsidRPr="00AB1781" w:rsidRDefault="00704CAA" w:rsidP="00704CAA">
      <w:pPr>
        <w:pStyle w:val="EnglishHangNoCoptic"/>
      </w:pPr>
      <w:r w:rsidRPr="00AB1781">
        <w:t xml:space="preserve">16 My strength is dried up like a </w:t>
      </w:r>
      <w:r>
        <w:t>broken piece of pottery</w:t>
      </w:r>
      <w:r w:rsidRPr="00AB1781">
        <w:t>,</w:t>
      </w:r>
    </w:p>
    <w:p w14:paraId="32138654" w14:textId="77777777" w:rsidR="00704CAA" w:rsidRPr="00AB1781" w:rsidRDefault="00704CAA" w:rsidP="00704CAA">
      <w:pPr>
        <w:pStyle w:val="EnglishHangNoCoptic"/>
      </w:pPr>
      <w:r w:rsidRPr="00AB1781">
        <w:tab/>
        <w:t>and my tongue sticks to my throat;</w:t>
      </w:r>
    </w:p>
    <w:p w14:paraId="321501E2" w14:textId="77777777" w:rsidR="00704CAA" w:rsidRPr="00AB1781" w:rsidRDefault="00704CAA" w:rsidP="00704CAA">
      <w:pPr>
        <w:pStyle w:val="EnglishHangEndNoCoptic"/>
      </w:pPr>
      <w:r w:rsidRPr="00AB1781">
        <w:tab/>
      </w:r>
      <w:r>
        <w:t>You</w:t>
      </w:r>
      <w:r w:rsidRPr="00AB1781">
        <w:t xml:space="preserve"> </w:t>
      </w:r>
      <w:r>
        <w:t>have</w:t>
      </w:r>
      <w:r w:rsidRPr="00AB1781">
        <w:t xml:space="preserve"> brought me down to the dust of death.</w:t>
      </w:r>
    </w:p>
    <w:p w14:paraId="6AF60BDF" w14:textId="77777777" w:rsidR="00704CAA" w:rsidRPr="00AB1781" w:rsidRDefault="00704CAA" w:rsidP="00704CAA">
      <w:pPr>
        <w:pStyle w:val="EnglishHangNoCoptic"/>
      </w:pPr>
      <w:r w:rsidRPr="00AB1781">
        <w:t>17 For a pack of dogs surround me,</w:t>
      </w:r>
    </w:p>
    <w:p w14:paraId="7C3262DE" w14:textId="77777777" w:rsidR="00704CAA" w:rsidRPr="00AB1781" w:rsidRDefault="00704CAA" w:rsidP="00704CAA">
      <w:pPr>
        <w:pStyle w:val="EnglishHangNoCoptic"/>
      </w:pPr>
      <w:r w:rsidRPr="00AB1781">
        <w:tab/>
        <w:t>and a</w:t>
      </w:r>
      <w:r>
        <w:t>n assembly of evil doers</w:t>
      </w:r>
      <w:r w:rsidRPr="00AB1781">
        <w:t xml:space="preserve"> </w:t>
      </w:r>
      <w:r>
        <w:t>enclose</w:t>
      </w:r>
      <w:r w:rsidRPr="00AB1781">
        <w:t xml:space="preserve"> me.</w:t>
      </w:r>
    </w:p>
    <w:p w14:paraId="3407DE67" w14:textId="77777777" w:rsidR="00704CAA" w:rsidRPr="00AB1781" w:rsidRDefault="00704CAA" w:rsidP="00704CAA">
      <w:pPr>
        <w:pStyle w:val="EnglishHangEndNoCoptic"/>
      </w:pPr>
      <w:r w:rsidRPr="00AB1781">
        <w:tab/>
        <w:t>They have pierced my hands and my feet.</w:t>
      </w:r>
      <w:r w:rsidRPr="00AB1781">
        <w:rPr>
          <w:rStyle w:val="FootnoteReference"/>
        </w:rPr>
        <w:footnoteReference w:id="120"/>
      </w:r>
    </w:p>
    <w:p w14:paraId="2CEBE3B8" w14:textId="77777777" w:rsidR="00704CAA" w:rsidRPr="00AB1781" w:rsidRDefault="00704CAA" w:rsidP="00704CAA">
      <w:pPr>
        <w:pStyle w:val="EnglishHangNoCoptic"/>
      </w:pPr>
      <w:r w:rsidRPr="00AB1781">
        <w:t>18 They count</w:t>
      </w:r>
      <w:r>
        <w:t>ed</w:t>
      </w:r>
      <w:r w:rsidRPr="00AB1781">
        <w:t xml:space="preserve"> all my bones;</w:t>
      </w:r>
    </w:p>
    <w:p w14:paraId="708BDC90" w14:textId="77777777" w:rsidR="00704CAA" w:rsidRPr="00AB1781" w:rsidRDefault="00704CAA" w:rsidP="00704CAA">
      <w:pPr>
        <w:pStyle w:val="EnglishHangEndNoCoptic"/>
      </w:pPr>
      <w:r w:rsidRPr="00AB1781">
        <w:tab/>
        <w:t xml:space="preserve">they </w:t>
      </w:r>
      <w:r>
        <w:t>look</w:t>
      </w:r>
      <w:r w:rsidRPr="00AB1781">
        <w:t xml:space="preserve"> and </w:t>
      </w:r>
      <w:r>
        <w:t>stare</w:t>
      </w:r>
      <w:r w:rsidRPr="00AB1781">
        <w:t xml:space="preserve"> </w:t>
      </w:r>
      <w:r>
        <w:t>at</w:t>
      </w:r>
      <w:r w:rsidRPr="00AB1781">
        <w:t xml:space="preserve"> me.</w:t>
      </w:r>
    </w:p>
    <w:p w14:paraId="40996E88" w14:textId="77777777" w:rsidR="00704CAA" w:rsidRPr="00AB1781" w:rsidRDefault="00704CAA" w:rsidP="00704CAA">
      <w:pPr>
        <w:pStyle w:val="EnglishHangNoCoptic"/>
      </w:pPr>
      <w:r w:rsidRPr="00AB1781">
        <w:t>19 They divide</w:t>
      </w:r>
      <w:r>
        <w:t>d</w:t>
      </w:r>
      <w:r w:rsidRPr="00AB1781">
        <w:t xml:space="preserve"> my garments among them</w:t>
      </w:r>
      <w:r>
        <w:t>selves</w:t>
      </w:r>
      <w:r w:rsidRPr="00AB1781">
        <w:t>,</w:t>
      </w:r>
    </w:p>
    <w:p w14:paraId="593238BD" w14:textId="77777777" w:rsidR="00704CAA" w:rsidRPr="00AB1781" w:rsidRDefault="00704CAA" w:rsidP="00704CAA">
      <w:pPr>
        <w:pStyle w:val="EnglishHangEndNoCoptic"/>
      </w:pPr>
      <w:r w:rsidRPr="00AB1781">
        <w:tab/>
        <w:t xml:space="preserve">and </w:t>
      </w:r>
      <w:r>
        <w:t xml:space="preserve">they cast lots </w:t>
      </w:r>
      <w:r w:rsidRPr="00AB1781">
        <w:t xml:space="preserve">for my </w:t>
      </w:r>
      <w:r>
        <w:t>clothing</w:t>
      </w:r>
      <w:r w:rsidRPr="00AB1781">
        <w:t>.</w:t>
      </w:r>
      <w:r w:rsidRPr="00AB1781">
        <w:rPr>
          <w:rStyle w:val="FootnoteReference"/>
        </w:rPr>
        <w:footnoteReference w:id="121"/>
      </w:r>
    </w:p>
    <w:p w14:paraId="76B7829F" w14:textId="77777777" w:rsidR="00704CAA" w:rsidRPr="00AB1781" w:rsidRDefault="00704CAA" w:rsidP="00704CAA">
      <w:pPr>
        <w:pStyle w:val="EnglishHangNoCoptic"/>
      </w:pPr>
      <w:r w:rsidRPr="00AB1781">
        <w:t>20 But</w:t>
      </w:r>
      <w:r>
        <w:t xml:space="preserve"> You</w:t>
      </w:r>
      <w:r w:rsidRPr="00AB1781">
        <w:t xml:space="preserve">, O Lord, </w:t>
      </w:r>
      <w:r>
        <w:t>do not remove Your help</w:t>
      </w:r>
      <w:r w:rsidRPr="00AB1781">
        <w:t>;</w:t>
      </w:r>
    </w:p>
    <w:p w14:paraId="791B1767" w14:textId="77777777" w:rsidR="00704CAA" w:rsidRPr="00CF35A1" w:rsidRDefault="00704CAA" w:rsidP="00704CAA">
      <w:pPr>
        <w:pStyle w:val="EnglishHangEndNoCoptic"/>
      </w:pPr>
      <w:r w:rsidRPr="00AB1781">
        <w:tab/>
        <w:t xml:space="preserve">attend to my </w:t>
      </w:r>
      <w:r>
        <w:t>aid!</w:t>
      </w:r>
    </w:p>
    <w:p w14:paraId="1F5DBE2F" w14:textId="77777777" w:rsidR="00704CAA" w:rsidRPr="00AB1781" w:rsidRDefault="00704CAA" w:rsidP="00704CAA">
      <w:pPr>
        <w:pStyle w:val="EnglishHangNoCoptic"/>
      </w:pPr>
      <w:r w:rsidRPr="00AB1781">
        <w:lastRenderedPageBreak/>
        <w:t>21 Deliver my soul from the sword,</w:t>
      </w:r>
    </w:p>
    <w:p w14:paraId="6A55DCF9" w14:textId="77777777" w:rsidR="00704CAA" w:rsidRPr="00AB1781" w:rsidRDefault="00704CAA" w:rsidP="00704CAA">
      <w:pPr>
        <w:pStyle w:val="EnglishHangEndNoCoptic"/>
      </w:pPr>
      <w:r w:rsidRPr="00AB1781">
        <w:tab/>
        <w:t>my only one</w:t>
      </w:r>
      <w:r w:rsidRPr="00AB1781">
        <w:rPr>
          <w:rStyle w:val="FootnoteReference"/>
        </w:rPr>
        <w:footnoteReference w:id="122"/>
      </w:r>
      <w:r w:rsidRPr="00AB1781">
        <w:t xml:space="preserve"> from the power of the dog.</w:t>
      </w:r>
      <w:r>
        <w:rPr>
          <w:rStyle w:val="FootnoteReference"/>
        </w:rPr>
        <w:footnoteReference w:id="123"/>
      </w:r>
    </w:p>
    <w:p w14:paraId="7B0B3CBB" w14:textId="77777777" w:rsidR="00704CAA" w:rsidRPr="00AB1781" w:rsidRDefault="00704CAA" w:rsidP="00704CAA">
      <w:pPr>
        <w:pStyle w:val="EnglishHangNoCoptic"/>
      </w:pPr>
      <w:r w:rsidRPr="00AB1781">
        <w:t>22 Save me from the mouth of the lion,</w:t>
      </w:r>
    </w:p>
    <w:p w14:paraId="7925D0EF" w14:textId="77777777" w:rsidR="00704CAA" w:rsidRPr="00AB1781" w:rsidRDefault="00704CAA" w:rsidP="00704CAA">
      <w:pPr>
        <w:pStyle w:val="EnglishHangEndNoCoptic"/>
      </w:pPr>
      <w:r w:rsidRPr="00AB1781">
        <w:tab/>
        <w:t xml:space="preserve">and my </w:t>
      </w:r>
      <w:r>
        <w:t>lowliness</w:t>
      </w:r>
      <w:r w:rsidRPr="00AB1781">
        <w:t xml:space="preserve"> fr</w:t>
      </w:r>
      <w:r>
        <w:t>om the horns of</w:t>
      </w:r>
      <w:r w:rsidRPr="00AB1781">
        <w:t xml:space="preserve"> </w:t>
      </w:r>
      <w:r>
        <w:t>unicorns</w:t>
      </w:r>
      <w:r>
        <w:rPr>
          <w:rStyle w:val="FootnoteReference"/>
        </w:rPr>
        <w:footnoteReference w:id="124"/>
      </w:r>
      <w:r w:rsidRPr="00AB1781">
        <w:t>.</w:t>
      </w:r>
    </w:p>
    <w:p w14:paraId="3ACD5C88" w14:textId="77777777" w:rsidR="00704CAA" w:rsidRPr="00AB1781" w:rsidRDefault="00704CAA" w:rsidP="00704CAA">
      <w:pPr>
        <w:pStyle w:val="EnglishHangNoCoptic"/>
      </w:pPr>
      <w:r w:rsidRPr="00AB1781">
        <w:t xml:space="preserve">23 I will declare </w:t>
      </w:r>
      <w:r>
        <w:t>Your N</w:t>
      </w:r>
      <w:r w:rsidRPr="00AB1781">
        <w:t xml:space="preserve">ame to my </w:t>
      </w:r>
      <w:r>
        <w:t>Brethren</w:t>
      </w:r>
      <w:r w:rsidRPr="00AB1781">
        <w:t>;</w:t>
      </w:r>
    </w:p>
    <w:p w14:paraId="7363A30C" w14:textId="77777777" w:rsidR="00704CAA" w:rsidRPr="00AB1781" w:rsidRDefault="00704CAA" w:rsidP="00704CAA">
      <w:pPr>
        <w:pStyle w:val="EnglishHangEndNoCoptic"/>
      </w:pPr>
      <w:r w:rsidRPr="00AB1781">
        <w:tab/>
      </w:r>
      <w:r>
        <w:t xml:space="preserve">I will praise You </w:t>
      </w:r>
      <w:r w:rsidRPr="00AB1781">
        <w:t>in the midst of the Church.</w:t>
      </w:r>
      <w:r w:rsidRPr="00AB1781">
        <w:rPr>
          <w:rStyle w:val="FootnoteReference"/>
        </w:rPr>
        <w:footnoteReference w:id="125"/>
      </w:r>
    </w:p>
    <w:p w14:paraId="5072F4CD" w14:textId="77777777" w:rsidR="00704CAA" w:rsidRPr="00AB1781" w:rsidRDefault="00704CAA" w:rsidP="00704CAA">
      <w:pPr>
        <w:pStyle w:val="EnglishHangNoCoptic"/>
      </w:pPr>
      <w:r w:rsidRPr="00AB1781">
        <w:t>24 You who fear the Lord, praise Him;</w:t>
      </w:r>
    </w:p>
    <w:p w14:paraId="6526369C" w14:textId="77777777" w:rsidR="00704CAA" w:rsidRPr="00AB1781" w:rsidRDefault="00704CAA" w:rsidP="00704CAA">
      <w:pPr>
        <w:pStyle w:val="EnglishHangNoCoptic"/>
      </w:pPr>
      <w:r w:rsidRPr="00AB1781">
        <w:tab/>
        <w:t>all you sons</w:t>
      </w:r>
      <w:r>
        <w:rPr>
          <w:rStyle w:val="FootnoteReference"/>
        </w:rPr>
        <w:footnoteReference w:id="126"/>
      </w:r>
      <w:r w:rsidRPr="00AB1781">
        <w:t xml:space="preserve"> of Jacob, glorify Him.</w:t>
      </w:r>
    </w:p>
    <w:p w14:paraId="0609EC39" w14:textId="77777777" w:rsidR="00704CAA" w:rsidRPr="00AB1781" w:rsidRDefault="00704CAA" w:rsidP="00704CAA">
      <w:pPr>
        <w:pStyle w:val="EnglishHangEndNoCoptic"/>
      </w:pPr>
      <w:r w:rsidRPr="00AB1781">
        <w:tab/>
        <w:t>Let all the sons of Israel fear Him.</w:t>
      </w:r>
    </w:p>
    <w:p w14:paraId="45B7E940" w14:textId="77777777" w:rsidR="00704CAA" w:rsidRPr="00AB1781" w:rsidRDefault="00704CAA" w:rsidP="00704CAA">
      <w:pPr>
        <w:pStyle w:val="EnglishHangNoCoptic"/>
      </w:pPr>
      <w:r w:rsidRPr="00AB1781">
        <w:t xml:space="preserve">25 For He has not spurned or scorned the </w:t>
      </w:r>
      <w:r>
        <w:t>supplication</w:t>
      </w:r>
      <w:r w:rsidRPr="00AB1781">
        <w:t xml:space="preserve"> of the poor,</w:t>
      </w:r>
    </w:p>
    <w:p w14:paraId="3B7C0BF9" w14:textId="77777777" w:rsidR="00704CAA" w:rsidRPr="00AB1781" w:rsidRDefault="00704CAA" w:rsidP="00704CAA">
      <w:pPr>
        <w:pStyle w:val="EnglishHangNoCoptic"/>
      </w:pPr>
      <w:r w:rsidRPr="00AB1781">
        <w:tab/>
        <w:t>nor turned away His face from me,</w:t>
      </w:r>
    </w:p>
    <w:p w14:paraId="20E4337D" w14:textId="77777777" w:rsidR="00704CAA" w:rsidRPr="00AB1781" w:rsidRDefault="00704CAA" w:rsidP="00704CAA">
      <w:pPr>
        <w:pStyle w:val="EnglishHangEndNoCoptic"/>
      </w:pPr>
      <w:r w:rsidRPr="00AB1781">
        <w:tab/>
        <w:t xml:space="preserve">but when I cried to Him He </w:t>
      </w:r>
      <w:r>
        <w:t>heard</w:t>
      </w:r>
      <w:r w:rsidRPr="00AB1781">
        <w:t xml:space="preserve"> me.</w:t>
      </w:r>
    </w:p>
    <w:p w14:paraId="6D9808B1" w14:textId="77777777" w:rsidR="00704CAA" w:rsidRPr="00AB1781" w:rsidRDefault="00704CAA" w:rsidP="00704CAA">
      <w:pPr>
        <w:pStyle w:val="EnglishHangNoCoptic"/>
      </w:pPr>
      <w:r w:rsidRPr="00AB1781">
        <w:t xml:space="preserve">26 From </w:t>
      </w:r>
      <w:r>
        <w:t>You</w:t>
      </w:r>
      <w:r w:rsidRPr="00AB1781">
        <w:t xml:space="preserve"> comes my praise in the great Church</w:t>
      </w:r>
      <w:r>
        <w:rPr>
          <w:rStyle w:val="FootnoteReference"/>
        </w:rPr>
        <w:footnoteReference w:id="127"/>
      </w:r>
      <w:r w:rsidRPr="00AB1781">
        <w:t>.</w:t>
      </w:r>
    </w:p>
    <w:p w14:paraId="7C9256AC" w14:textId="77777777" w:rsidR="00704CAA" w:rsidRPr="00AB1781" w:rsidRDefault="00704CAA" w:rsidP="00704CAA">
      <w:pPr>
        <w:pStyle w:val="EnglishHangNoCoptic"/>
      </w:pPr>
      <w:r w:rsidRPr="00AB1781">
        <w:tab/>
        <w:t xml:space="preserve">I will </w:t>
      </w:r>
      <w:r>
        <w:t>confess</w:t>
      </w:r>
      <w:r>
        <w:rPr>
          <w:rStyle w:val="FootnoteReference"/>
        </w:rPr>
        <w:footnoteReference w:id="128"/>
      </w:r>
      <w:r w:rsidRPr="00AB1781">
        <w:t xml:space="preserve"> </w:t>
      </w:r>
      <w:r>
        <w:t>You</w:t>
      </w:r>
      <w:r w:rsidRPr="00AB1781">
        <w:t>.</w:t>
      </w:r>
    </w:p>
    <w:p w14:paraId="151405BD" w14:textId="77777777" w:rsidR="00704CAA" w:rsidRPr="00AB1781" w:rsidRDefault="00704CAA" w:rsidP="00704CAA">
      <w:pPr>
        <w:pStyle w:val="EnglishHangEndNoCoptic"/>
      </w:pPr>
      <w:r w:rsidRPr="00AB1781">
        <w:tab/>
        <w:t>I will pay my vows before those who fear Him.</w:t>
      </w:r>
    </w:p>
    <w:p w14:paraId="3C2CE3E0" w14:textId="77777777" w:rsidR="00704CAA" w:rsidRPr="00AB1781" w:rsidRDefault="00704CAA" w:rsidP="00704CAA">
      <w:pPr>
        <w:pStyle w:val="EnglishHangNoCoptic"/>
      </w:pPr>
      <w:r w:rsidRPr="00AB1781">
        <w:t>27 The poor shall eat and be satisfied,</w:t>
      </w:r>
    </w:p>
    <w:p w14:paraId="212ED567" w14:textId="77777777" w:rsidR="00704CAA" w:rsidRPr="00AB1781" w:rsidRDefault="00704CAA" w:rsidP="00704CAA">
      <w:pPr>
        <w:pStyle w:val="EnglishHangNoCoptic"/>
      </w:pPr>
      <w:r w:rsidRPr="00AB1781">
        <w:tab/>
        <w:t>and those wh</w:t>
      </w:r>
      <w:r>
        <w:t>o seek the Lord will praise Him;</w:t>
      </w:r>
    </w:p>
    <w:p w14:paraId="1CBD9FC5" w14:textId="77777777" w:rsidR="00704CAA" w:rsidRPr="00AB1781" w:rsidRDefault="00704CAA" w:rsidP="00704CAA">
      <w:pPr>
        <w:pStyle w:val="EnglishHangEndNoCoptic"/>
      </w:pPr>
      <w:r>
        <w:tab/>
        <w:t>t</w:t>
      </w:r>
      <w:r w:rsidRPr="00AB1781">
        <w:t xml:space="preserve">heir hearts will live </w:t>
      </w:r>
      <w:r>
        <w:t>forever and ever</w:t>
      </w:r>
      <w:r w:rsidRPr="00AB1781">
        <w:t>.</w:t>
      </w:r>
    </w:p>
    <w:p w14:paraId="31A709C1" w14:textId="77777777" w:rsidR="00704CAA" w:rsidRPr="00AB1781" w:rsidRDefault="00704CAA" w:rsidP="00704CAA">
      <w:pPr>
        <w:pStyle w:val="EnglishHangNoCoptic"/>
      </w:pPr>
      <w:r w:rsidRPr="00AB1781">
        <w:t>28 All the ends of the earth will remember</w:t>
      </w:r>
    </w:p>
    <w:p w14:paraId="702E0C00" w14:textId="77777777" w:rsidR="00704CAA" w:rsidRPr="00AB1781" w:rsidRDefault="00704CAA" w:rsidP="00704CAA">
      <w:pPr>
        <w:pStyle w:val="EnglishHangNoCoptic"/>
      </w:pPr>
      <w:r>
        <w:tab/>
        <w:t xml:space="preserve">and </w:t>
      </w:r>
      <w:r w:rsidRPr="00AB1781">
        <w:t>turn to the Lord;</w:t>
      </w:r>
    </w:p>
    <w:p w14:paraId="318F4281" w14:textId="77777777" w:rsidR="00704CAA" w:rsidRPr="00AB1781" w:rsidRDefault="00704CAA" w:rsidP="00704CAA">
      <w:pPr>
        <w:pStyle w:val="EnglishHangNoCoptic"/>
      </w:pPr>
      <w:r w:rsidRPr="00AB1781">
        <w:tab/>
        <w:t>and all the families of the nations</w:t>
      </w:r>
    </w:p>
    <w:p w14:paraId="5FF714EB" w14:textId="77777777" w:rsidR="00704CAA" w:rsidRPr="00AB1781" w:rsidRDefault="00704CAA" w:rsidP="00704CAA">
      <w:pPr>
        <w:pStyle w:val="EnglishHangEndNoCoptic"/>
      </w:pPr>
      <w:r w:rsidRPr="00AB1781">
        <w:tab/>
        <w:t>will worship before Him.</w:t>
      </w:r>
    </w:p>
    <w:p w14:paraId="24EA7535" w14:textId="77777777" w:rsidR="00704CAA" w:rsidRPr="00AB1781" w:rsidRDefault="00704CAA" w:rsidP="00704CAA">
      <w:pPr>
        <w:pStyle w:val="EnglishHangNoCoptic"/>
      </w:pPr>
      <w:r w:rsidRPr="00AB1781">
        <w:t>29 For the Kingdom is the Lord’s,</w:t>
      </w:r>
    </w:p>
    <w:p w14:paraId="519F3311" w14:textId="77777777" w:rsidR="00704CAA" w:rsidRPr="00AB1781" w:rsidRDefault="00704CAA" w:rsidP="00704CAA">
      <w:pPr>
        <w:pStyle w:val="EnglishHangEndNoCoptic"/>
      </w:pPr>
      <w:r w:rsidRPr="00AB1781">
        <w:tab/>
        <w:t>and it is He Who rules the nations.</w:t>
      </w:r>
    </w:p>
    <w:p w14:paraId="6376F195" w14:textId="77777777" w:rsidR="00704CAA" w:rsidRPr="00AB1781" w:rsidRDefault="00704CAA" w:rsidP="00704CAA">
      <w:pPr>
        <w:pStyle w:val="EnglishHangNoCoptic"/>
      </w:pPr>
      <w:r w:rsidRPr="00AB1781">
        <w:t xml:space="preserve">30 All the </w:t>
      </w:r>
      <w:r>
        <w:t>prosperous o</w:t>
      </w:r>
      <w:r w:rsidRPr="00AB1781">
        <w:t xml:space="preserve">f the earth </w:t>
      </w:r>
      <w:r>
        <w:t>ate</w:t>
      </w:r>
      <w:r w:rsidRPr="00AB1781">
        <w:t xml:space="preserve"> and worship</w:t>
      </w:r>
      <w:r>
        <w:rPr>
          <w:rStyle w:val="FootnoteReference"/>
        </w:rPr>
        <w:footnoteReference w:id="129"/>
      </w:r>
      <w:r w:rsidRPr="00AB1781">
        <w:t xml:space="preserve"> </w:t>
      </w:r>
      <w:r>
        <w:t>[</w:t>
      </w:r>
      <w:r w:rsidRPr="00AB1781">
        <w:t>in His presence</w:t>
      </w:r>
      <w:r>
        <w:t>]</w:t>
      </w:r>
      <w:r w:rsidRPr="00AB1781">
        <w:t>;</w:t>
      </w:r>
    </w:p>
    <w:p w14:paraId="651EDC3C" w14:textId="77777777" w:rsidR="00704CAA" w:rsidRPr="00AB1781" w:rsidRDefault="00704CAA" w:rsidP="00704CAA">
      <w:pPr>
        <w:pStyle w:val="EnglishHangNoCoptic"/>
      </w:pPr>
      <w:r w:rsidRPr="00AB1781">
        <w:tab/>
        <w:t>all who go down to the earth fall down before Him.</w:t>
      </w:r>
    </w:p>
    <w:p w14:paraId="6BF3D458" w14:textId="77777777" w:rsidR="00704CAA" w:rsidRPr="00AB1781" w:rsidRDefault="00704CAA" w:rsidP="00704CAA">
      <w:pPr>
        <w:pStyle w:val="EnglishHangEndNoCoptic"/>
      </w:pPr>
      <w:r w:rsidRPr="00AB1781">
        <w:tab/>
        <w:t>May my soul live for Him.</w:t>
      </w:r>
    </w:p>
    <w:p w14:paraId="0426190D" w14:textId="77777777" w:rsidR="00704CAA" w:rsidRPr="00AB1781" w:rsidRDefault="00704CAA" w:rsidP="00704CAA">
      <w:pPr>
        <w:pStyle w:val="EnglishHangNoCoptic"/>
      </w:pPr>
      <w:r w:rsidRPr="00AB1781">
        <w:lastRenderedPageBreak/>
        <w:t>31 And my children</w:t>
      </w:r>
      <w:r w:rsidRPr="00AB1781">
        <w:rPr>
          <w:rStyle w:val="FootnoteReference"/>
        </w:rPr>
        <w:footnoteReference w:id="130"/>
      </w:r>
      <w:r w:rsidRPr="00AB1781">
        <w:t xml:space="preserve"> will serve Him;</w:t>
      </w:r>
    </w:p>
    <w:p w14:paraId="449BBC8C" w14:textId="77777777" w:rsidR="00704CAA" w:rsidRPr="00AB1781" w:rsidRDefault="00704CAA" w:rsidP="00704CAA">
      <w:pPr>
        <w:pStyle w:val="EnglishHangEndNoCoptic"/>
      </w:pPr>
      <w:r w:rsidRPr="00AB1781">
        <w:tab/>
        <w:t>the coming g</w:t>
      </w:r>
      <w:r>
        <w:t>eneration will tell of the Lord,</w:t>
      </w:r>
    </w:p>
    <w:p w14:paraId="259D22E0" w14:textId="77777777" w:rsidR="00704CAA" w:rsidRPr="00AB1781" w:rsidRDefault="00704CAA" w:rsidP="00704CAA">
      <w:pPr>
        <w:pStyle w:val="EnglishHangNoCoptic"/>
      </w:pPr>
      <w:r w:rsidRPr="00AB1781">
        <w:t xml:space="preserve">32 </w:t>
      </w:r>
      <w:r>
        <w:t>and they</w:t>
      </w:r>
      <w:r w:rsidRPr="00AB1781">
        <w:t xml:space="preserve"> will tell of His righteousness to </w:t>
      </w:r>
      <w:r>
        <w:t>a people yet to be born,</w:t>
      </w:r>
    </w:p>
    <w:p w14:paraId="184FA0F4" w14:textId="77777777" w:rsidR="00704CAA" w:rsidRPr="00CF35A1" w:rsidRDefault="00704CAA" w:rsidP="00704CAA">
      <w:pPr>
        <w:pStyle w:val="EnglishHangEndNoCoptic"/>
      </w:pPr>
      <w:r w:rsidRPr="00AB1781">
        <w:tab/>
      </w:r>
      <w:r>
        <w:t>because the Lord made them</w:t>
      </w:r>
      <w:r w:rsidRPr="00AB1781">
        <w:t>.</w:t>
      </w:r>
      <w:r w:rsidRPr="00AB1781">
        <w:rPr>
          <w:rStyle w:val="FootnoteReference"/>
        </w:rPr>
        <w:footnoteReference w:id="131"/>
      </w:r>
    </w:p>
    <w:p w14:paraId="41DE5F3F" w14:textId="77777777" w:rsidR="00704CAA" w:rsidRPr="00CF35A1" w:rsidRDefault="00704CAA" w:rsidP="00704CAA">
      <w:pPr>
        <w:pStyle w:val="Heading4"/>
      </w:pPr>
      <w:bookmarkStart w:id="247" w:name="_Ref412026111"/>
      <w:r>
        <w:t>Psalm</w:t>
      </w:r>
      <w:r w:rsidRPr="00AB1781">
        <w:t xml:space="preserve"> 22</w:t>
      </w:r>
      <w:r>
        <w:t>: “The Lord is my Shepherd, and I will lack nothing”</w:t>
      </w:r>
      <w:bookmarkEnd w:id="247"/>
    </w:p>
    <w:p w14:paraId="0AF8CCFB" w14:textId="77777777" w:rsidR="00704CAA" w:rsidRPr="007A1A59" w:rsidRDefault="00704CAA" w:rsidP="00704CAA">
      <w:pPr>
        <w:jc w:val="center"/>
        <w:rPr>
          <w:b/>
        </w:rPr>
      </w:pPr>
      <w:r w:rsidRPr="007A1A59">
        <w:rPr>
          <w:b/>
        </w:rPr>
        <w:t>God the Good Shepherd-King Guides and Keeps His Sheep</w:t>
      </w:r>
    </w:p>
    <w:p w14:paraId="05DC6B8A" w14:textId="77777777" w:rsidR="00704CAA" w:rsidRPr="007A1A59" w:rsidRDefault="00704CAA" w:rsidP="00704CAA">
      <w:pPr>
        <w:jc w:val="center"/>
        <w:rPr>
          <w:b/>
        </w:rPr>
      </w:pPr>
      <w:r w:rsidRPr="007A1A59">
        <w:rPr>
          <w:b/>
        </w:rPr>
        <w:t>Love follows the Followers of Love</w:t>
      </w:r>
    </w:p>
    <w:p w14:paraId="3276B5A7" w14:textId="0AA650B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46119BE" w14:textId="478D7B3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4164301" w14:textId="1B29ED06" w:rsidR="00704CAA" w:rsidRPr="00CF35A1" w:rsidRDefault="00704CAA" w:rsidP="00704CAA">
      <w:pPr>
        <w:pStyle w:val="Rubric"/>
      </w:pPr>
      <w:r w:rsidRPr="00AB1781">
        <w:t xml:space="preserve"> (A Psalm by David)</w:t>
      </w:r>
    </w:p>
    <w:p w14:paraId="15156E35" w14:textId="77777777" w:rsidR="00704CAA" w:rsidRPr="00CF35A1" w:rsidRDefault="00704CAA" w:rsidP="00704CAA">
      <w:pPr>
        <w:pStyle w:val="EnglishHangEndNoCoptic"/>
      </w:pPr>
      <w:r w:rsidRPr="00AB1781">
        <w:t xml:space="preserve">1 The Lord is my Shepherd, and </w:t>
      </w:r>
      <w:r>
        <w:t>I will lack nothing</w:t>
      </w:r>
      <w:r w:rsidRPr="00AB1781">
        <w:t>.</w:t>
      </w:r>
    </w:p>
    <w:p w14:paraId="7231B002" w14:textId="77777777" w:rsidR="00704CAA" w:rsidRPr="00AB1781" w:rsidRDefault="00704CAA" w:rsidP="00704CAA">
      <w:pPr>
        <w:pStyle w:val="EnglishHangNoCoptic"/>
      </w:pPr>
      <w:r w:rsidRPr="00AB1781">
        <w:t>2 He settles me in</w:t>
      </w:r>
      <w:r>
        <w:t xml:space="preserve"> a place of green pastures</w:t>
      </w:r>
      <w:r w:rsidRPr="00AB1781">
        <w:t>,</w:t>
      </w:r>
    </w:p>
    <w:p w14:paraId="773A24E0" w14:textId="77777777" w:rsidR="00704CAA" w:rsidRPr="00AB1781" w:rsidRDefault="00704CAA" w:rsidP="00704CAA">
      <w:pPr>
        <w:pStyle w:val="EnglishHangEndNoCoptic"/>
      </w:pPr>
      <w:r w:rsidRPr="00AB1781">
        <w:tab/>
        <w:t>and raises me on refreshing water.</w:t>
      </w:r>
      <w:r w:rsidRPr="00AB1781">
        <w:rPr>
          <w:rStyle w:val="FootnoteReference"/>
        </w:rPr>
        <w:footnoteReference w:id="132"/>
      </w:r>
    </w:p>
    <w:p w14:paraId="0CA591CD" w14:textId="77777777" w:rsidR="00704CAA" w:rsidRPr="00AB1781" w:rsidRDefault="00704CAA" w:rsidP="00704CAA">
      <w:pPr>
        <w:pStyle w:val="EnglishHangNoCoptic"/>
      </w:pPr>
      <w:r w:rsidRPr="00AB1781">
        <w:t xml:space="preserve">3 He </w:t>
      </w:r>
      <w:r>
        <w:t>restores my soul;</w:t>
      </w:r>
    </w:p>
    <w:p w14:paraId="46D712A8" w14:textId="77777777" w:rsidR="00704CAA" w:rsidRPr="00AB1781" w:rsidRDefault="00704CAA" w:rsidP="00704CAA">
      <w:pPr>
        <w:pStyle w:val="EnglishHangNoCoptic"/>
      </w:pPr>
      <w:r w:rsidRPr="00AB1781">
        <w:tab/>
      </w:r>
      <w:r>
        <w:t>He</w:t>
      </w:r>
      <w:r w:rsidRPr="00AB1781">
        <w:t xml:space="preserve"> guides me on the </w:t>
      </w:r>
      <w:r>
        <w:t>paths of righteousness</w:t>
      </w:r>
    </w:p>
    <w:p w14:paraId="43F37ED0" w14:textId="77777777" w:rsidR="00704CAA" w:rsidRPr="00AB1781" w:rsidRDefault="00704CAA" w:rsidP="00704CAA">
      <w:pPr>
        <w:pStyle w:val="EnglishHangEndNoCoptic"/>
      </w:pPr>
      <w:r w:rsidRPr="00AB1781">
        <w:tab/>
        <w:t>for His Name’s sake.</w:t>
      </w:r>
    </w:p>
    <w:p w14:paraId="6F54CBD9" w14:textId="77777777" w:rsidR="00704CAA" w:rsidRPr="00AB1781" w:rsidRDefault="00704CAA" w:rsidP="00704CAA">
      <w:pPr>
        <w:pStyle w:val="EnglishHangNoCoptic"/>
      </w:pPr>
      <w:r w:rsidRPr="00AB1781">
        <w:t xml:space="preserve">4 For even though I </w:t>
      </w:r>
      <w:r>
        <w:t>walk</w:t>
      </w:r>
      <w:r w:rsidRPr="00AB1781">
        <w:t xml:space="preserve"> through the shadow of death,</w:t>
      </w:r>
    </w:p>
    <w:p w14:paraId="231D3F51" w14:textId="77777777" w:rsidR="00704CAA" w:rsidRPr="00AB1781" w:rsidRDefault="00704CAA" w:rsidP="00704CAA">
      <w:pPr>
        <w:pStyle w:val="EnglishHangNoCoptic"/>
      </w:pPr>
      <w:r w:rsidRPr="00AB1781">
        <w:tab/>
        <w:t xml:space="preserve">I will fear no evils, for </w:t>
      </w:r>
      <w:r>
        <w:t>You</w:t>
      </w:r>
      <w:r w:rsidRPr="00AB1781">
        <w:t xml:space="preserve"> </w:t>
      </w:r>
      <w:r>
        <w:t>are</w:t>
      </w:r>
      <w:r w:rsidRPr="00AB1781">
        <w:t xml:space="preserve"> with me.</w:t>
      </w:r>
    </w:p>
    <w:p w14:paraId="3412C717" w14:textId="77777777" w:rsidR="00704CAA" w:rsidRPr="00AB1781" w:rsidRDefault="00704CAA" w:rsidP="00704CAA">
      <w:pPr>
        <w:pStyle w:val="EnglishHangEndNoCoptic"/>
      </w:pPr>
      <w:r w:rsidRPr="00AB1781">
        <w:tab/>
      </w:r>
      <w:r>
        <w:t>Your</w:t>
      </w:r>
      <w:r w:rsidRPr="00AB1781">
        <w:t xml:space="preserve"> rod and </w:t>
      </w:r>
      <w:r>
        <w:t>Your</w:t>
      </w:r>
      <w:r w:rsidRPr="00AB1781">
        <w:t xml:space="preserve"> staff comfort me.</w:t>
      </w:r>
    </w:p>
    <w:p w14:paraId="4F6C8DD4" w14:textId="77777777" w:rsidR="00704CAA" w:rsidRPr="00AB1781" w:rsidRDefault="00704CAA" w:rsidP="00704CAA">
      <w:pPr>
        <w:pStyle w:val="EnglishHangNoCoptic"/>
      </w:pPr>
      <w:r w:rsidRPr="00AB1781">
        <w:t xml:space="preserve">5 </w:t>
      </w:r>
      <w:r>
        <w:t>You</w:t>
      </w:r>
      <w:r w:rsidRPr="00AB1781">
        <w:t xml:space="preserve"> </w:t>
      </w:r>
      <w:r>
        <w:t xml:space="preserve">have </w:t>
      </w:r>
      <w:r w:rsidRPr="00AB1781">
        <w:t>prepared a table before me</w:t>
      </w:r>
    </w:p>
    <w:p w14:paraId="1289DB01" w14:textId="77777777" w:rsidR="00704CAA" w:rsidRDefault="00704CAA" w:rsidP="00704CAA">
      <w:pPr>
        <w:pStyle w:val="EnglishHangNoCoptic"/>
      </w:pPr>
      <w:r w:rsidRPr="00AB1781">
        <w:tab/>
      </w:r>
      <w:r>
        <w:t>against</w:t>
      </w:r>
      <w:r w:rsidRPr="00AB1781">
        <w:t xml:space="preserve"> those </w:t>
      </w:r>
      <w:r>
        <w:t>that</w:t>
      </w:r>
      <w:r w:rsidRPr="00AB1781">
        <w:t xml:space="preserve"> </w:t>
      </w:r>
      <w:r>
        <w:t>afflict me;</w:t>
      </w:r>
    </w:p>
    <w:p w14:paraId="4DA378CC" w14:textId="77777777" w:rsidR="00704CAA" w:rsidRPr="00AB1781" w:rsidRDefault="00704CAA" w:rsidP="00704CAA">
      <w:pPr>
        <w:pStyle w:val="EnglishHangNoCoptic"/>
        <w:ind w:left="864"/>
      </w:pPr>
      <w:r>
        <w:t>You</w:t>
      </w:r>
      <w:r w:rsidRPr="00AB1781">
        <w:t xml:space="preserve"> </w:t>
      </w:r>
      <w:r>
        <w:t>anointed my head with oil,</w:t>
      </w:r>
    </w:p>
    <w:p w14:paraId="135E163C" w14:textId="77777777" w:rsidR="00704CAA" w:rsidRPr="00AB1781" w:rsidRDefault="00704CAA" w:rsidP="00704CAA">
      <w:pPr>
        <w:pStyle w:val="EnglishHangEndNoCoptic"/>
      </w:pPr>
      <w:r>
        <w:tab/>
        <w:t>a</w:t>
      </w:r>
      <w:r w:rsidRPr="00AB1781">
        <w:t xml:space="preserve">nd </w:t>
      </w:r>
      <w:r>
        <w:t>Your</w:t>
      </w:r>
      <w:r w:rsidRPr="00AB1781">
        <w:t xml:space="preserve"> chalice</w:t>
      </w:r>
      <w:r>
        <w:t xml:space="preserve"> has inebriated me as strong drink.</w:t>
      </w:r>
      <w:r w:rsidRPr="00AB1781">
        <w:rPr>
          <w:rStyle w:val="FootnoteReference"/>
        </w:rPr>
        <w:footnoteReference w:id="133"/>
      </w:r>
    </w:p>
    <w:p w14:paraId="1B87B365" w14:textId="77777777" w:rsidR="00704CAA" w:rsidRDefault="00704CAA" w:rsidP="00704CAA">
      <w:pPr>
        <w:pStyle w:val="EnglishHangNoCoptic"/>
        <w:keepLines/>
        <w:ind w:left="431" w:hanging="431"/>
      </w:pPr>
      <w:r>
        <w:t>6</w:t>
      </w:r>
      <w:r w:rsidRPr="00AB1781">
        <w:t xml:space="preserve"> And </w:t>
      </w:r>
      <w:r>
        <w:t>Your</w:t>
      </w:r>
      <w:r w:rsidRPr="00AB1781">
        <w:t xml:space="preserve"> mercy will fo</w:t>
      </w:r>
      <w:r>
        <w:t>llow me all the days of my life,</w:t>
      </w:r>
    </w:p>
    <w:p w14:paraId="3FF9FAFD" w14:textId="77777777" w:rsidR="00704CAA" w:rsidRPr="00AB1781" w:rsidRDefault="00704CAA" w:rsidP="00704CAA">
      <w:pPr>
        <w:pStyle w:val="EnglishHangNoCoptic"/>
        <w:ind w:left="864"/>
      </w:pPr>
      <w:r>
        <w:t>a</w:t>
      </w:r>
      <w:r w:rsidRPr="00AB1781">
        <w:t xml:space="preserve">nd I </w:t>
      </w:r>
      <w:r>
        <w:t>will</w:t>
      </w:r>
      <w:r w:rsidRPr="00AB1781">
        <w:t xml:space="preserve"> dwell in the house of the Lord</w:t>
      </w:r>
    </w:p>
    <w:p w14:paraId="741E98D2" w14:textId="77777777" w:rsidR="00704CAA" w:rsidRDefault="00704CAA" w:rsidP="00704CAA">
      <w:pPr>
        <w:pStyle w:val="EnglishHangEndNoCoptic"/>
      </w:pPr>
      <w:r w:rsidRPr="00AB1781">
        <w:tab/>
        <w:t>throughout the length of my days.</w:t>
      </w:r>
      <w:r w:rsidRPr="00AB1781">
        <w:rPr>
          <w:rStyle w:val="FootnoteReference"/>
        </w:rPr>
        <w:footnoteReference w:id="134"/>
      </w:r>
    </w:p>
    <w:p w14:paraId="54D9931E" w14:textId="7594B7FF" w:rsidR="00704CAA" w:rsidRDefault="00704CAA" w:rsidP="00704CAA">
      <w:pPr>
        <w:pStyle w:val="Rubric"/>
      </w:pPr>
      <w:r>
        <w:t>Alleluia.</w:t>
      </w:r>
    </w:p>
    <w:p w14:paraId="6563AEFD" w14:textId="47335D39" w:rsidR="002B6AEC" w:rsidRDefault="002B6AEC" w:rsidP="00704CAA">
      <w:pPr>
        <w:pStyle w:val="Rubric"/>
      </w:pPr>
      <w:r>
        <w:lastRenderedPageBreak/>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_Ref412110755 \h </w:instrText>
      </w:r>
      <w:r>
        <w:fldChar w:fldCharType="separate"/>
      </w:r>
      <w:r w:rsidR="000E2EAC">
        <w:t>Psalm</w:t>
      </w:r>
      <w:r w:rsidR="000E2EAC" w:rsidRPr="00AB1781">
        <w:t xml:space="preserve"> 23</w:t>
      </w:r>
      <w:r w:rsidR="000E2EAC">
        <w:t>: “The earth is the Lord's and all that is in it”</w:t>
      </w:r>
      <w:r>
        <w:fldChar w:fldCharType="end"/>
      </w:r>
      <w:r>
        <w:t>.</w:t>
      </w:r>
    </w:p>
    <w:p w14:paraId="7E6FDE9F" w14:textId="64A75209" w:rsidR="004942E9" w:rsidRPr="00CF35A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 xml:space="preserve">, page </w:t>
      </w:r>
      <w:r>
        <w:fldChar w:fldCharType="begin"/>
      </w:r>
      <w:r>
        <w:instrText xml:space="preserve"> PAGEREF _Ref412026124 \h </w:instrText>
      </w:r>
      <w:r>
        <w:fldChar w:fldCharType="separate"/>
      </w:r>
      <w:r w:rsidR="000E2EAC">
        <w:rPr>
          <w:noProof/>
        </w:rPr>
        <w:t>126</w:t>
      </w:r>
      <w:r>
        <w:fldChar w:fldCharType="end"/>
      </w:r>
      <w:r>
        <w:t>.</w:t>
      </w:r>
    </w:p>
    <w:p w14:paraId="39EDD637" w14:textId="77777777" w:rsidR="00704CAA" w:rsidRPr="00CF35A1" w:rsidRDefault="00704CAA" w:rsidP="00704CAA">
      <w:pPr>
        <w:pStyle w:val="Heading4"/>
      </w:pPr>
      <w:bookmarkStart w:id="248" w:name="_Ref412110755"/>
      <w:r>
        <w:t>Psalm</w:t>
      </w:r>
      <w:r w:rsidRPr="00AB1781">
        <w:t xml:space="preserve"> 23</w:t>
      </w:r>
      <w:r>
        <w:t>: “The earth is the Lord's and all that is in it”</w:t>
      </w:r>
      <w:bookmarkEnd w:id="248"/>
    </w:p>
    <w:p w14:paraId="743FE088" w14:textId="77777777" w:rsidR="00704CAA" w:rsidRPr="007A1A59" w:rsidRDefault="00704CAA" w:rsidP="00704CAA">
      <w:pPr>
        <w:jc w:val="center"/>
        <w:rPr>
          <w:b/>
        </w:rPr>
      </w:pPr>
      <w:r w:rsidRPr="007A1A59">
        <w:rPr>
          <w:b/>
        </w:rPr>
        <w:t>The King of Glory enters His Sanctuary</w:t>
      </w:r>
    </w:p>
    <w:p w14:paraId="5195B877" w14:textId="77777777" w:rsidR="00704CAA" w:rsidRPr="00CF35A1" w:rsidRDefault="00704CAA" w:rsidP="00704CAA">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AEC547E" w14:textId="63CD4F27"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7D29F31" w14:textId="526F17AE" w:rsidR="00704CAA" w:rsidRPr="00CF35A1" w:rsidRDefault="00704CAA" w:rsidP="00704CAA">
      <w:pPr>
        <w:pStyle w:val="Rubric"/>
      </w:pPr>
      <w:r w:rsidRPr="00AB1781">
        <w:t xml:space="preserve"> (A Psalm by David. For the first </w:t>
      </w:r>
      <w:r>
        <w:t>day of the week</w:t>
      </w:r>
      <w:r w:rsidRPr="00AB1781">
        <w:t>)</w:t>
      </w:r>
    </w:p>
    <w:p w14:paraId="66322591" w14:textId="77777777" w:rsidR="00704CAA" w:rsidRPr="00AB1781" w:rsidRDefault="00704CAA" w:rsidP="00704CAA">
      <w:pPr>
        <w:pStyle w:val="EnglishHangNoCoptic"/>
      </w:pPr>
      <w:r w:rsidRPr="00AB1781">
        <w:t xml:space="preserve">1 The earth is the Lord’s and all </w:t>
      </w:r>
      <w:r>
        <w:t>that is in it</w:t>
      </w:r>
      <w:r w:rsidRPr="00AB1781">
        <w:t>,</w:t>
      </w:r>
      <w:r w:rsidRPr="00AB1781">
        <w:rPr>
          <w:rStyle w:val="FootnoteReference"/>
        </w:rPr>
        <w:footnoteReference w:id="135"/>
      </w:r>
    </w:p>
    <w:p w14:paraId="2CD814CD" w14:textId="77777777" w:rsidR="00704CAA" w:rsidRPr="00AB1781" w:rsidRDefault="00704CAA" w:rsidP="00704CAA">
      <w:pPr>
        <w:pStyle w:val="EnglishHangEndNoCoptic"/>
      </w:pPr>
      <w:r w:rsidRPr="00AB1781">
        <w:tab/>
        <w:t>the world and all who dwell in it.</w:t>
      </w:r>
    </w:p>
    <w:p w14:paraId="78A2D03D" w14:textId="77777777" w:rsidR="00704CAA" w:rsidRPr="00AB1781" w:rsidRDefault="00704CAA" w:rsidP="00704CAA">
      <w:pPr>
        <w:pStyle w:val="EnglishHangNoCoptic"/>
      </w:pPr>
      <w:r w:rsidRPr="00AB1781">
        <w:t>2 He has set it firmly on the seas,</w:t>
      </w:r>
    </w:p>
    <w:p w14:paraId="191BB736" w14:textId="77777777" w:rsidR="00704CAA" w:rsidRPr="00AB1781" w:rsidRDefault="00704CAA" w:rsidP="00704CAA">
      <w:pPr>
        <w:pStyle w:val="EnglishHangEndNoCoptic"/>
      </w:pPr>
      <w:r w:rsidRPr="00AB1781">
        <w:tab/>
        <w:t xml:space="preserve">and </w:t>
      </w:r>
      <w:r>
        <w:t>prepared it on the rivers</w:t>
      </w:r>
      <w:r w:rsidRPr="00AB1781">
        <w:t>.</w:t>
      </w:r>
    </w:p>
    <w:p w14:paraId="5750609E" w14:textId="77777777" w:rsidR="00704CAA" w:rsidRPr="00AB1781" w:rsidRDefault="00704CAA" w:rsidP="00704CAA">
      <w:pPr>
        <w:pStyle w:val="EnglishHangNoCoptic"/>
      </w:pPr>
      <w:r w:rsidRPr="00AB1781">
        <w:t>3 Who will ascend into the mountain of the Lord,</w:t>
      </w:r>
      <w:r w:rsidRPr="00AB1781">
        <w:rPr>
          <w:rStyle w:val="FootnoteReference"/>
        </w:rPr>
        <w:footnoteReference w:id="136"/>
      </w:r>
    </w:p>
    <w:p w14:paraId="41976A9C" w14:textId="77777777" w:rsidR="00704CAA" w:rsidRPr="00AB1781" w:rsidRDefault="00704CAA" w:rsidP="00704CAA">
      <w:pPr>
        <w:pStyle w:val="EnglishHangEndNoCoptic"/>
      </w:pPr>
      <w:r w:rsidRPr="00AB1781">
        <w:tab/>
        <w:t>or who will stand in His holy place?</w:t>
      </w:r>
    </w:p>
    <w:p w14:paraId="68E1BB03" w14:textId="77777777" w:rsidR="00704CAA" w:rsidRPr="00AB1781" w:rsidRDefault="00704CAA" w:rsidP="00704CAA">
      <w:pPr>
        <w:pStyle w:val="EnglishHangNoCoptic"/>
      </w:pPr>
      <w:r w:rsidRPr="00AB1781">
        <w:t>4 He who h</w:t>
      </w:r>
      <w:r>
        <w:t>as clean hands and a pure heart,</w:t>
      </w:r>
    </w:p>
    <w:p w14:paraId="36D041D9" w14:textId="77777777" w:rsidR="00704CAA" w:rsidRPr="00AB1781" w:rsidRDefault="00704CAA" w:rsidP="00704CAA">
      <w:pPr>
        <w:pStyle w:val="EnglishHangNoCoptic"/>
      </w:pPr>
      <w:r w:rsidRPr="00AB1781">
        <w:tab/>
        <w:t>who does not set his mind on vanity</w:t>
      </w:r>
      <w:r>
        <w:t>,</w:t>
      </w:r>
    </w:p>
    <w:p w14:paraId="6E7B00EA" w14:textId="77777777" w:rsidR="00704CAA" w:rsidRPr="00AB1781" w:rsidRDefault="00704CAA" w:rsidP="00704CAA">
      <w:pPr>
        <w:pStyle w:val="EnglishHangEndNoCoptic"/>
      </w:pPr>
      <w:r w:rsidRPr="00AB1781">
        <w:tab/>
        <w:t>or swear deceitfully to his neighbour.</w:t>
      </w:r>
    </w:p>
    <w:p w14:paraId="7FDEFE1A" w14:textId="77777777" w:rsidR="00704CAA" w:rsidRPr="00AB1781" w:rsidRDefault="00704CAA" w:rsidP="00704CAA">
      <w:pPr>
        <w:pStyle w:val="EnglishHangNoCoptic"/>
      </w:pPr>
      <w:r w:rsidRPr="00AB1781">
        <w:t>5 He will receive blessing from the Lord,</w:t>
      </w:r>
    </w:p>
    <w:p w14:paraId="28C71745" w14:textId="77777777" w:rsidR="00704CAA" w:rsidRPr="00AB1781" w:rsidRDefault="00704CAA" w:rsidP="00704CAA">
      <w:pPr>
        <w:pStyle w:val="EnglishHangEndNoCoptic"/>
      </w:pPr>
      <w:r w:rsidRPr="00AB1781">
        <w:tab/>
        <w:t>and mercy from God his Saviour.</w:t>
      </w:r>
    </w:p>
    <w:p w14:paraId="78D4743A" w14:textId="77777777" w:rsidR="00704CAA" w:rsidRPr="00AB1781" w:rsidRDefault="00704CAA" w:rsidP="00704CAA">
      <w:pPr>
        <w:pStyle w:val="EnglishHangNoCoptic"/>
      </w:pPr>
      <w:r w:rsidRPr="00AB1781">
        <w:t xml:space="preserve">6 </w:t>
      </w:r>
      <w:r>
        <w:t>This is the generation of those who seek Him</w:t>
      </w:r>
      <w:r w:rsidRPr="00AB1781">
        <w:t>,</w:t>
      </w:r>
    </w:p>
    <w:p w14:paraId="097BBDD3" w14:textId="77777777" w:rsidR="00704CAA" w:rsidRPr="00CF35A1" w:rsidRDefault="00704CAA" w:rsidP="00704CAA">
      <w:pPr>
        <w:pStyle w:val="EnglishHangEndNoCoptic"/>
      </w:pPr>
      <w:r w:rsidRPr="00AB1781">
        <w:tab/>
      </w:r>
      <w:r>
        <w:t>who</w:t>
      </w:r>
      <w:r w:rsidRPr="00AB1781">
        <w:t xml:space="preserve"> seek the face of the God of Jacob. </w:t>
      </w:r>
      <w:r w:rsidRPr="00AB1781">
        <w:rPr>
          <w:i/>
        </w:rPr>
        <w:t>(Pause)</w:t>
      </w:r>
    </w:p>
    <w:p w14:paraId="6B2DF8BA" w14:textId="77777777" w:rsidR="00704CAA" w:rsidRPr="00AB1781" w:rsidRDefault="00704CAA" w:rsidP="00704CAA">
      <w:pPr>
        <w:pStyle w:val="EnglishHangNoCoptic"/>
      </w:pPr>
      <w:r w:rsidRPr="00AB1781">
        <w:t xml:space="preserve">7 </w:t>
      </w:r>
      <w:r>
        <w:t>Lift up</w:t>
      </w:r>
      <w:r w:rsidRPr="00AB1781">
        <w:t xml:space="preserve"> the gates, you r</w:t>
      </w:r>
      <w:r>
        <w:t>ulers!</w:t>
      </w:r>
    </w:p>
    <w:p w14:paraId="5DABF6CC" w14:textId="77777777" w:rsidR="00704CAA" w:rsidRPr="00AB1781" w:rsidRDefault="00704CAA" w:rsidP="00704CAA">
      <w:pPr>
        <w:pStyle w:val="EnglishHangNoCoptic"/>
      </w:pPr>
      <w:r w:rsidRPr="00AB1781">
        <w:tab/>
      </w:r>
      <w:r>
        <w:t>And be lifted up, you eternal doors!</w:t>
      </w:r>
    </w:p>
    <w:p w14:paraId="2927DA6F" w14:textId="77777777" w:rsidR="00704CAA" w:rsidRPr="00AB1781" w:rsidRDefault="00704CAA" w:rsidP="00704CAA">
      <w:pPr>
        <w:pStyle w:val="EnglishHangEndNoCoptic"/>
      </w:pPr>
      <w:r>
        <w:tab/>
        <w:t>An</w:t>
      </w:r>
      <w:r w:rsidRPr="00AB1781">
        <w:t>d the King of Glory will enter.</w:t>
      </w:r>
      <w:r w:rsidRPr="00AB1781">
        <w:rPr>
          <w:rStyle w:val="FootnoteReference"/>
        </w:rPr>
        <w:footnoteReference w:id="137"/>
      </w:r>
    </w:p>
    <w:p w14:paraId="78F3A47F" w14:textId="77777777" w:rsidR="00704CAA" w:rsidRPr="00AB1781" w:rsidRDefault="00704CAA" w:rsidP="00704CAA">
      <w:pPr>
        <w:pStyle w:val="EnglishHangNoCoptic"/>
      </w:pPr>
      <w:r w:rsidRPr="00AB1781">
        <w:lastRenderedPageBreak/>
        <w:t>8 Who is this King of Glory?</w:t>
      </w:r>
    </w:p>
    <w:p w14:paraId="35FA839D" w14:textId="77777777" w:rsidR="00704CAA" w:rsidRPr="00AB1781" w:rsidRDefault="00704CAA" w:rsidP="00704CAA">
      <w:pPr>
        <w:pStyle w:val="EnglishHangNoCoptic"/>
      </w:pPr>
      <w:r w:rsidRPr="00AB1781">
        <w:tab/>
        <w:t>The Lord strong and mighty,</w:t>
      </w:r>
    </w:p>
    <w:p w14:paraId="6697F207" w14:textId="77777777" w:rsidR="00704CAA" w:rsidRPr="00AB1781" w:rsidRDefault="00704CAA" w:rsidP="00704CAA">
      <w:pPr>
        <w:pStyle w:val="EnglishHangEndNoCoptic"/>
      </w:pPr>
      <w:r w:rsidRPr="00AB1781">
        <w:tab/>
        <w:t>the Lord mighty in battle.</w:t>
      </w:r>
    </w:p>
    <w:p w14:paraId="6E2CE822" w14:textId="77777777" w:rsidR="00704CAA" w:rsidRPr="00AB1781" w:rsidRDefault="00704CAA" w:rsidP="00704CAA">
      <w:pPr>
        <w:pStyle w:val="EnglishHangNoCoptic"/>
      </w:pPr>
      <w:r w:rsidRPr="00AB1781">
        <w:t xml:space="preserve">9 </w:t>
      </w:r>
      <w:r>
        <w:t>Lift</w:t>
      </w:r>
      <w:r w:rsidRPr="00AB1781">
        <w:t xml:space="preserve"> </w:t>
      </w:r>
      <w:r>
        <w:t>up the gates, you rulers!</w:t>
      </w:r>
    </w:p>
    <w:p w14:paraId="4BD24847" w14:textId="77777777" w:rsidR="00704CAA" w:rsidRPr="00AB1781" w:rsidRDefault="00704CAA" w:rsidP="00704CAA">
      <w:pPr>
        <w:pStyle w:val="EnglishHangNoCoptic"/>
      </w:pPr>
      <w:r w:rsidRPr="00AB1781">
        <w:tab/>
      </w:r>
      <w:r>
        <w:t>And be lifted up, you eternal doors!</w:t>
      </w:r>
    </w:p>
    <w:p w14:paraId="5D2BA33C" w14:textId="77777777" w:rsidR="00704CAA" w:rsidRPr="00AB1781" w:rsidRDefault="00704CAA" w:rsidP="00704CAA">
      <w:pPr>
        <w:pStyle w:val="EnglishHangEndNoCoptic"/>
      </w:pPr>
      <w:r>
        <w:tab/>
        <w:t>A</w:t>
      </w:r>
      <w:r w:rsidRPr="00AB1781">
        <w:t>nd the King of Glory will enter.</w:t>
      </w:r>
    </w:p>
    <w:p w14:paraId="6E220DA9" w14:textId="77777777" w:rsidR="00704CAA" w:rsidRPr="00AB1781" w:rsidRDefault="00704CAA" w:rsidP="00704CAA">
      <w:pPr>
        <w:pStyle w:val="EnglishHangNoCoptic"/>
      </w:pPr>
      <w:r w:rsidRPr="00AB1781">
        <w:t>10 Who is this King of Glory?</w:t>
      </w:r>
    </w:p>
    <w:p w14:paraId="2B72F692" w14:textId="77777777" w:rsidR="00704CAA" w:rsidRDefault="00704CAA" w:rsidP="00704CAA">
      <w:pPr>
        <w:pStyle w:val="EnglishHangEndNoCoptic"/>
      </w:pPr>
      <w:r w:rsidRPr="00AB1781">
        <w:tab/>
        <w:t>The Lord of Hosts, He is the King of Glory.</w:t>
      </w:r>
    </w:p>
    <w:p w14:paraId="746A0159" w14:textId="77777777" w:rsidR="00704CAA" w:rsidRDefault="00704CAA" w:rsidP="00704CAA">
      <w:pPr>
        <w:pStyle w:val="Rubric"/>
      </w:pPr>
      <w:r>
        <w:t xml:space="preserve">Alleluia. </w:t>
      </w:r>
    </w:p>
    <w:p w14:paraId="21C2AA05" w14:textId="361F0579" w:rsidR="00704CAA" w:rsidRDefault="00704CAA" w:rsidP="00704CAA">
      <w:pPr>
        <w:pStyle w:val="Rubric"/>
      </w:pPr>
      <w:r>
        <w:t>Glory…</w:t>
      </w:r>
    </w:p>
    <w:p w14:paraId="5F21D184" w14:textId="6A06EADB"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_Ref412110770 \h </w:instrText>
      </w:r>
      <w:r>
        <w:fldChar w:fldCharType="separate"/>
      </w:r>
      <w:r w:rsidR="000E2EAC">
        <w:t>Psalm</w:t>
      </w:r>
      <w:r w:rsidR="000E2EAC" w:rsidRPr="00AB1781">
        <w:t xml:space="preserve"> 25</w:t>
      </w:r>
      <w:r w:rsidR="000E2EAC">
        <w:t>: “Judge me, O Lord, for I have walked in my innocence”</w:t>
      </w:r>
      <w:r>
        <w:fldChar w:fldCharType="end"/>
      </w:r>
      <w:r>
        <w:t xml:space="preserve">, page </w:t>
      </w:r>
      <w:r>
        <w:fldChar w:fldCharType="begin"/>
      </w:r>
      <w:r>
        <w:instrText xml:space="preserve"> PAGEREF _Ref412110770 \h </w:instrText>
      </w:r>
      <w:r>
        <w:fldChar w:fldCharType="separate"/>
      </w:r>
      <w:r w:rsidR="000E2EAC">
        <w:rPr>
          <w:noProof/>
        </w:rPr>
        <w:t>120</w:t>
      </w:r>
      <w:r>
        <w:fldChar w:fldCharType="end"/>
      </w:r>
      <w:r>
        <w:t>.</w:t>
      </w:r>
    </w:p>
    <w:p w14:paraId="440150DE" w14:textId="77777777" w:rsidR="00704CAA" w:rsidRPr="00AB1781" w:rsidRDefault="00704CAA" w:rsidP="00704CAA">
      <w:pPr>
        <w:pStyle w:val="Heading3"/>
      </w:pPr>
      <w:bookmarkStart w:id="249" w:name="_Ref435989991"/>
      <w:bookmarkStart w:id="250" w:name="_Toc473283602"/>
      <w:r>
        <w:t>Kathisma 4</w:t>
      </w:r>
      <w:bookmarkEnd w:id="249"/>
      <w:bookmarkEnd w:id="250"/>
    </w:p>
    <w:p w14:paraId="01882055" w14:textId="77777777" w:rsidR="00704CAA" w:rsidRPr="00AB1781" w:rsidRDefault="00704CAA" w:rsidP="00704CAA">
      <w:pPr>
        <w:pStyle w:val="Heading4"/>
      </w:pPr>
      <w:bookmarkStart w:id="251" w:name="_Ref412026003"/>
      <w:r>
        <w:t>Psalm</w:t>
      </w:r>
      <w:r w:rsidRPr="00AB1781">
        <w:t xml:space="preserve"> 24</w:t>
      </w:r>
      <w:r>
        <w:t>: “To You, O Lord, I lift up my soul”</w:t>
      </w:r>
      <w:bookmarkEnd w:id="251"/>
    </w:p>
    <w:p w14:paraId="5E4CFB86" w14:textId="77777777" w:rsidR="00704CAA" w:rsidRPr="007A1A59" w:rsidRDefault="00704CAA" w:rsidP="00704CAA">
      <w:pPr>
        <w:jc w:val="center"/>
        <w:rPr>
          <w:b/>
        </w:rPr>
      </w:pPr>
      <w:r w:rsidRPr="007A1A59">
        <w:rPr>
          <w:b/>
        </w:rPr>
        <w:t>A Prayer for Guidance, Forgiveness and Redemption</w:t>
      </w:r>
    </w:p>
    <w:p w14:paraId="4A5A28AF" w14:textId="77777777" w:rsidR="00704CAA" w:rsidRPr="007A1A59" w:rsidRDefault="00704CAA" w:rsidP="00704CAA">
      <w:pPr>
        <w:jc w:val="center"/>
        <w:rPr>
          <w:b/>
        </w:rPr>
      </w:pPr>
      <w:r w:rsidRPr="007A1A59">
        <w:rPr>
          <w:b/>
        </w:rPr>
        <w:t>The Covenant Consciousness (v. 14)</w:t>
      </w:r>
    </w:p>
    <w:p w14:paraId="182E3487" w14:textId="0393EA3F"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A9DC3D2" w14:textId="1B0A3205"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FD7A12E" w14:textId="77777777" w:rsidR="00704CAA" w:rsidRPr="002D71F0" w:rsidRDefault="00704CAA" w:rsidP="00704CAA">
      <w:pPr>
        <w:pStyle w:val="Rubric"/>
      </w:pPr>
      <w:r w:rsidRPr="00AB1781">
        <w:t xml:space="preserve"> (A Psalm by David)</w:t>
      </w:r>
    </w:p>
    <w:p w14:paraId="0E4F593A" w14:textId="77777777" w:rsidR="00704CAA" w:rsidRPr="00AB1781" w:rsidRDefault="00704CAA" w:rsidP="00704CAA">
      <w:pPr>
        <w:pStyle w:val="EnglishHangEndNoCoptic"/>
      </w:pPr>
      <w:r w:rsidRPr="00AB1781">
        <w:t xml:space="preserve">1 </w:t>
      </w:r>
      <w:r>
        <w:t>(</w:t>
      </w:r>
      <w:r w:rsidRPr="0055185C">
        <w:rPr>
          <w:rFonts w:ascii="Tahoma" w:eastAsia="Tahoma" w:hAnsi="Tahoma" w:cs="Tahoma"/>
          <w:rtl/>
          <w:lang w:bidi="he-IL"/>
        </w:rPr>
        <w:t>א</w:t>
      </w:r>
      <w:r w:rsidRPr="005030F1">
        <w:t>)</w:t>
      </w:r>
      <w:r>
        <w:rPr>
          <w:rFonts w:ascii="Tahoma" w:eastAsia="Tahoma" w:hAnsi="Tahoma" w:cs="Tahoma"/>
        </w:rPr>
        <w:t xml:space="preserve"> </w:t>
      </w:r>
      <w:r w:rsidRPr="00AB1781">
        <w:t>I lift up my soul</w:t>
      </w:r>
      <w:r>
        <w:t xml:space="preserve"> to You, O Lord</w:t>
      </w:r>
      <w:r w:rsidRPr="00AB1781">
        <w:t>.</w:t>
      </w:r>
    </w:p>
    <w:p w14:paraId="151EAEC2" w14:textId="77777777" w:rsidR="00704CAA" w:rsidRPr="00AB1781" w:rsidRDefault="00704CAA" w:rsidP="00704CAA">
      <w:pPr>
        <w:pStyle w:val="EnglishHangNoCoptic"/>
      </w:pPr>
      <w:r w:rsidRPr="00AB1781">
        <w:t xml:space="preserve">2 O my God, </w:t>
      </w:r>
      <w:r>
        <w:t>I trust (</w:t>
      </w:r>
      <w:r w:rsidRPr="0055185C">
        <w:rPr>
          <w:rFonts w:ascii="Tahoma" w:eastAsia="Tahoma" w:hAnsi="Tahoma" w:cs="Tahoma"/>
          <w:rtl/>
          <w:lang w:bidi="he-IL"/>
        </w:rPr>
        <w:t>ב</w:t>
      </w:r>
      <w:r>
        <w:t xml:space="preserve">) </w:t>
      </w:r>
      <w:r w:rsidRPr="00AB1781">
        <w:t xml:space="preserve">in </w:t>
      </w:r>
      <w:r>
        <w:t>You</w:t>
      </w:r>
      <w:r w:rsidRPr="00AB1781">
        <w:t>;</w:t>
      </w:r>
    </w:p>
    <w:p w14:paraId="55231427" w14:textId="77777777" w:rsidR="00704CAA" w:rsidRPr="00AB1781" w:rsidRDefault="00704CAA" w:rsidP="00704CAA">
      <w:pPr>
        <w:pStyle w:val="EnglishHangNoCoptic"/>
      </w:pPr>
      <w:r w:rsidRPr="00AB1781">
        <w:tab/>
      </w:r>
      <w:r>
        <w:t xml:space="preserve">do not </w:t>
      </w:r>
      <w:r w:rsidRPr="00AB1781">
        <w:t>let me be put to shame</w:t>
      </w:r>
      <w:r>
        <w:t xml:space="preserve"> [forever]</w:t>
      </w:r>
      <w:r>
        <w:rPr>
          <w:rStyle w:val="FootnoteReference"/>
        </w:rPr>
        <w:footnoteReference w:id="138"/>
      </w:r>
      <w:r w:rsidRPr="00AB1781">
        <w:t>,</w:t>
      </w:r>
    </w:p>
    <w:p w14:paraId="3DC9078A" w14:textId="77777777" w:rsidR="00704CAA" w:rsidRPr="00AB1781" w:rsidRDefault="00704CAA" w:rsidP="00704CAA">
      <w:pPr>
        <w:pStyle w:val="EnglishHangEndNoCoptic"/>
      </w:pPr>
      <w:r w:rsidRPr="00AB1781">
        <w:tab/>
        <w:t>nor let my enemies laugh at me.</w:t>
      </w:r>
    </w:p>
    <w:p w14:paraId="64331E22" w14:textId="77777777" w:rsidR="00704CAA" w:rsidRPr="00AB1781" w:rsidRDefault="00704CAA" w:rsidP="00704CAA">
      <w:pPr>
        <w:pStyle w:val="EnglishHangNoCoptic"/>
      </w:pPr>
      <w:r w:rsidRPr="00AB1781">
        <w:t xml:space="preserve">3 For none who wait for </w:t>
      </w:r>
      <w:r>
        <w:t>You</w:t>
      </w:r>
      <w:r w:rsidRPr="00AB1781">
        <w:t xml:space="preserve"> </w:t>
      </w:r>
      <w:r>
        <w:t>will</w:t>
      </w:r>
      <w:r w:rsidRPr="00AB1781">
        <w:t xml:space="preserve"> be put to shame;</w:t>
      </w:r>
    </w:p>
    <w:p w14:paraId="1817F8DD"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ג</w:t>
      </w:r>
      <w:r>
        <w:t xml:space="preserve">) </w:t>
      </w:r>
      <w:r w:rsidRPr="00AB1781">
        <w:t>let those who do wrong without cause</w:t>
      </w:r>
      <w:r>
        <w:t xml:space="preserve"> be ashamed</w:t>
      </w:r>
      <w:r w:rsidRPr="00AB1781">
        <w:t>.</w:t>
      </w:r>
    </w:p>
    <w:p w14:paraId="6AB2E916"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ד</w:t>
      </w:r>
      <w:r>
        <w:t>) M</w:t>
      </w:r>
      <w:r w:rsidRPr="00AB1781">
        <w:t xml:space="preserve">ake </w:t>
      </w:r>
      <w:r>
        <w:t>Your ways</w:t>
      </w:r>
      <w:r w:rsidRPr="00AB1781">
        <w:t xml:space="preserve"> </w:t>
      </w:r>
      <w:r>
        <w:t xml:space="preserve">known </w:t>
      </w:r>
      <w:r w:rsidRPr="00AB1781">
        <w:t>to me,</w:t>
      </w:r>
      <w:r>
        <w:t xml:space="preserve"> O Lord,</w:t>
      </w:r>
    </w:p>
    <w:p w14:paraId="6CA4D0AC" w14:textId="77777777" w:rsidR="00704CAA" w:rsidRPr="00AB1781" w:rsidRDefault="00704CAA" w:rsidP="00704CAA">
      <w:pPr>
        <w:pStyle w:val="EnglishHangEndNoCoptic"/>
      </w:pPr>
      <w:r w:rsidRPr="00AB1781">
        <w:tab/>
        <w:t xml:space="preserve">and teach me </w:t>
      </w:r>
      <w:r>
        <w:t>Your</w:t>
      </w:r>
      <w:r w:rsidRPr="00AB1781">
        <w:t xml:space="preserve"> paths.</w:t>
      </w:r>
    </w:p>
    <w:p w14:paraId="09E654F8" w14:textId="77777777" w:rsidR="00704CAA" w:rsidRPr="00AB1781" w:rsidRDefault="00704CAA" w:rsidP="00704CAA">
      <w:pPr>
        <w:pStyle w:val="EnglishHangNoCoptic"/>
      </w:pPr>
      <w:r w:rsidRPr="00AB1781">
        <w:lastRenderedPageBreak/>
        <w:t xml:space="preserve">5 </w:t>
      </w:r>
      <w:r>
        <w:t>(</w:t>
      </w:r>
      <w:r w:rsidRPr="005A5E13">
        <w:rPr>
          <w:rFonts w:ascii="Tahoma" w:eastAsia="Tahoma" w:hAnsi="Tahoma" w:cs="Tahoma"/>
          <w:rtl/>
          <w:lang w:bidi="he-IL"/>
        </w:rPr>
        <w:t>ה</w:t>
      </w:r>
      <w:r>
        <w:t xml:space="preserve">) </w:t>
      </w:r>
      <w:r w:rsidRPr="00AB1781">
        <w:t xml:space="preserve">Guide me in </w:t>
      </w:r>
      <w:r>
        <w:t>Your</w:t>
      </w:r>
      <w:r w:rsidRPr="00AB1781">
        <w:t xml:space="preserve"> truth </w:t>
      </w:r>
      <w:r>
        <w:t>(</w:t>
      </w:r>
      <w:r w:rsidRPr="005A5E13">
        <w:rPr>
          <w:rFonts w:ascii="Tahoma" w:eastAsia="Tahoma" w:hAnsi="Tahoma" w:cs="Tahoma"/>
          <w:rtl/>
          <w:lang w:bidi="he-IL"/>
        </w:rPr>
        <w:t>ו</w:t>
      </w:r>
      <w:r>
        <w:t xml:space="preserve">) </w:t>
      </w:r>
      <w:r w:rsidRPr="00AB1781">
        <w:t>and teach me;</w:t>
      </w:r>
    </w:p>
    <w:p w14:paraId="64565295" w14:textId="77777777" w:rsidR="00704CAA" w:rsidRPr="00AB1781" w:rsidRDefault="00704CAA" w:rsidP="00704CAA">
      <w:pPr>
        <w:pStyle w:val="EnglishHangNoCoptic"/>
      </w:pPr>
      <w:r w:rsidRPr="00AB1781">
        <w:tab/>
        <w:t xml:space="preserve">for </w:t>
      </w:r>
      <w:r>
        <w:t>You are God,</w:t>
      </w:r>
      <w:r w:rsidRPr="00AB1781">
        <w:t xml:space="preserve"> my Saviour,</w:t>
      </w:r>
    </w:p>
    <w:p w14:paraId="5EAB0993" w14:textId="77777777" w:rsidR="00704CAA" w:rsidRPr="00AB1781" w:rsidRDefault="00704CAA" w:rsidP="00704CAA">
      <w:pPr>
        <w:pStyle w:val="EnglishHangEndNoCoptic"/>
      </w:pPr>
      <w:r w:rsidRPr="00AB1781">
        <w:tab/>
        <w:t xml:space="preserve">and </w:t>
      </w:r>
      <w:r>
        <w:t>for</w:t>
      </w:r>
      <w:r w:rsidRPr="00AB1781">
        <w:t xml:space="preserve"> </w:t>
      </w:r>
      <w:r>
        <w:t>You</w:t>
      </w:r>
      <w:r w:rsidRPr="00AB1781">
        <w:t xml:space="preserve"> I wait all day</w:t>
      </w:r>
      <w:r>
        <w:t xml:space="preserve"> long</w:t>
      </w:r>
      <w:r w:rsidRPr="00AB1781">
        <w:t>.</w:t>
      </w:r>
    </w:p>
    <w:p w14:paraId="629B385F" w14:textId="77777777" w:rsidR="00704CAA" w:rsidRPr="00AB1781" w:rsidRDefault="00704CAA" w:rsidP="00704CAA">
      <w:pPr>
        <w:pStyle w:val="EnglishHangNoCoptic"/>
      </w:pPr>
      <w:r w:rsidRPr="00AB1781">
        <w:t xml:space="preserve">6 Remember </w:t>
      </w:r>
      <w:r>
        <w:t>Your</w:t>
      </w:r>
      <w:r w:rsidRPr="00AB1781">
        <w:t xml:space="preserve"> compassions and </w:t>
      </w:r>
      <w:r>
        <w:t>Your</w:t>
      </w:r>
      <w:r w:rsidRPr="00AB1781">
        <w:t xml:space="preserve"> mercies, O Lord,</w:t>
      </w:r>
    </w:p>
    <w:p w14:paraId="77CE8AE5" w14:textId="77777777" w:rsidR="00704CAA" w:rsidRPr="00AB1781" w:rsidRDefault="00704CAA" w:rsidP="00704CAA">
      <w:pPr>
        <w:pStyle w:val="EnglishHangEndNoCoptic"/>
      </w:pPr>
      <w:r w:rsidRPr="00AB1781">
        <w:tab/>
        <w:t>for they are from all eternity.</w:t>
      </w:r>
      <w:r>
        <w:rPr>
          <w:rStyle w:val="FootnoteReference"/>
        </w:rPr>
        <w:footnoteReference w:id="139"/>
      </w:r>
    </w:p>
    <w:p w14:paraId="49B37318" w14:textId="77777777" w:rsidR="00704CAA" w:rsidRPr="00AB1781" w:rsidRDefault="00704CAA" w:rsidP="00704CAA">
      <w:pPr>
        <w:pStyle w:val="EnglishHangNoCoptic"/>
      </w:pPr>
      <w:r w:rsidRPr="00AB1781">
        <w:t xml:space="preserve">7 </w:t>
      </w:r>
      <w:r>
        <w:t>(</w:t>
      </w:r>
      <w:r w:rsidRPr="005A5E13">
        <w:rPr>
          <w:rFonts w:ascii="Tahoma" w:eastAsia="Tahoma" w:hAnsi="Tahoma" w:cs="Tahoma"/>
          <w:rtl/>
          <w:lang w:bidi="he-IL"/>
        </w:rPr>
        <w:t>ז</w:t>
      </w:r>
      <w:r>
        <w:t>) Do not remember</w:t>
      </w:r>
      <w:r w:rsidRPr="00AB1781">
        <w:t xml:space="preserve"> the sins of my youth</w:t>
      </w:r>
      <w:r>
        <w:t>,</w:t>
      </w:r>
      <w:r w:rsidRPr="00AB1781">
        <w:t xml:space="preserve"> and </w:t>
      </w:r>
      <w:r>
        <w:t xml:space="preserve">my acts of </w:t>
      </w:r>
      <w:r w:rsidRPr="00AB1781">
        <w:t>ignorance,</w:t>
      </w:r>
    </w:p>
    <w:p w14:paraId="04533BF6" w14:textId="77777777" w:rsidR="00704CAA" w:rsidRPr="00AB1781" w:rsidRDefault="00704CAA" w:rsidP="00704CAA">
      <w:pPr>
        <w:pStyle w:val="EnglishHangNoCoptic"/>
      </w:pPr>
      <w:r w:rsidRPr="00AB1781">
        <w:tab/>
        <w:t>but remember me</w:t>
      </w:r>
      <w:r>
        <w:t xml:space="preserve"> </w:t>
      </w:r>
      <w:r w:rsidRPr="00AB1781">
        <w:t xml:space="preserve">in </w:t>
      </w:r>
      <w:r>
        <w:t>Your</w:t>
      </w:r>
      <w:r w:rsidRPr="00AB1781">
        <w:t xml:space="preserve"> mercy</w:t>
      </w:r>
      <w:r>
        <w:t>,</w:t>
      </w:r>
    </w:p>
    <w:p w14:paraId="082FF07D" w14:textId="77777777" w:rsidR="00704CAA" w:rsidRPr="00AB1781" w:rsidRDefault="00704CAA" w:rsidP="00704CAA">
      <w:pPr>
        <w:pStyle w:val="EnglishHangEndNoCoptic"/>
      </w:pPr>
      <w:r w:rsidRPr="00AB1781">
        <w:tab/>
      </w:r>
      <w:r>
        <w:t>because of</w:t>
      </w:r>
      <w:r w:rsidRPr="00AB1781">
        <w:t xml:space="preserve"> </w:t>
      </w:r>
      <w:r>
        <w:t>Your goodness</w:t>
      </w:r>
      <w:r w:rsidRPr="00AB1781">
        <w:t>, O Lord.</w:t>
      </w:r>
    </w:p>
    <w:p w14:paraId="32298DA7" w14:textId="77777777" w:rsidR="00704CAA" w:rsidRPr="00AB1781" w:rsidRDefault="00704CAA" w:rsidP="00704CAA">
      <w:pPr>
        <w:pStyle w:val="EnglishHangNoCoptic"/>
      </w:pPr>
      <w:r w:rsidRPr="00AB1781">
        <w:t xml:space="preserve">8 </w:t>
      </w:r>
      <w:r>
        <w:t>(</w:t>
      </w:r>
      <w:r w:rsidRPr="005A5E13">
        <w:rPr>
          <w:rFonts w:ascii="Tahoma" w:eastAsia="Tahoma" w:hAnsi="Tahoma" w:cs="Tahoma"/>
          <w:rtl/>
          <w:lang w:bidi="he-IL"/>
        </w:rPr>
        <w:t>ח</w:t>
      </w:r>
      <w:r>
        <w:t>) The Lord is g</w:t>
      </w:r>
      <w:r w:rsidRPr="00AB1781">
        <w:t xml:space="preserve">ood and </w:t>
      </w:r>
      <w:r>
        <w:t>upright</w:t>
      </w:r>
      <w:r w:rsidRPr="00AB1781">
        <w:t>;</w:t>
      </w:r>
    </w:p>
    <w:p w14:paraId="7F2C19E1" w14:textId="77777777" w:rsidR="00704CAA" w:rsidRPr="00906079" w:rsidRDefault="00704CAA" w:rsidP="00704CAA">
      <w:pPr>
        <w:pStyle w:val="EnglishHangEndNoCoptic"/>
      </w:pPr>
      <w:r w:rsidRPr="00AB1781">
        <w:tab/>
        <w:t xml:space="preserve">so He </w:t>
      </w:r>
      <w:r>
        <w:t>will set</w:t>
      </w:r>
      <w:r w:rsidRPr="00AB1781">
        <w:t xml:space="preserve"> </w:t>
      </w:r>
      <w:r>
        <w:t>a law as</w:t>
      </w:r>
      <w:r w:rsidRPr="00AB1781">
        <w:t xml:space="preserve"> a path to those </w:t>
      </w:r>
      <w:r>
        <w:t xml:space="preserve">who are </w:t>
      </w:r>
      <w:r w:rsidRPr="00AB1781">
        <w:t>astray.</w:t>
      </w:r>
      <w:r>
        <w:rPr>
          <w:rStyle w:val="FootnoteReference"/>
        </w:rPr>
        <w:footnoteReference w:id="140"/>
      </w:r>
    </w:p>
    <w:p w14:paraId="59E9C140" w14:textId="77777777" w:rsidR="00704CAA" w:rsidRPr="00AB1781" w:rsidRDefault="00704CAA" w:rsidP="00704CAA">
      <w:pPr>
        <w:pStyle w:val="EnglishHangNoCoptic"/>
      </w:pPr>
      <w:r w:rsidRPr="00AB1781">
        <w:t xml:space="preserve">9 </w:t>
      </w:r>
      <w:r>
        <w:t>(</w:t>
      </w:r>
      <w:r w:rsidRPr="00055722">
        <w:rPr>
          <w:rFonts w:ascii="Tahoma" w:eastAsia="Tahoma" w:hAnsi="Tahoma" w:cs="Tahoma"/>
          <w:rtl/>
          <w:lang w:bidi="he-IL"/>
        </w:rPr>
        <w:t>ט</w:t>
      </w:r>
      <w:r>
        <w:t xml:space="preserve">) </w:t>
      </w:r>
      <w:r w:rsidRPr="00AB1781">
        <w:t xml:space="preserve">He will guide the meek in </w:t>
      </w:r>
      <w:r>
        <w:t>judgment;</w:t>
      </w:r>
    </w:p>
    <w:p w14:paraId="77A79F78" w14:textId="77777777" w:rsidR="00704CAA" w:rsidRPr="00AB1781" w:rsidRDefault="00704CAA" w:rsidP="00704CAA">
      <w:pPr>
        <w:pStyle w:val="EnglishHangEndNoCoptic"/>
      </w:pPr>
      <w:r w:rsidRPr="00AB1781">
        <w:tab/>
        <w:t>He will teach the meek His ways.</w:t>
      </w:r>
    </w:p>
    <w:p w14:paraId="749DBC05" w14:textId="77777777" w:rsidR="00704CAA" w:rsidRPr="00AB1781" w:rsidRDefault="00704CAA" w:rsidP="00704CAA">
      <w:pPr>
        <w:pStyle w:val="EnglishHangNoCoptic"/>
      </w:pPr>
      <w:r w:rsidRPr="00AB1781">
        <w:t xml:space="preserve">10 </w:t>
      </w:r>
      <w:r>
        <w:t>(</w:t>
      </w:r>
      <w:r w:rsidRPr="00055722">
        <w:rPr>
          <w:rFonts w:ascii="Tahoma" w:eastAsia="Tahoma" w:hAnsi="Tahoma" w:cs="Tahoma"/>
          <w:rtl/>
          <w:lang w:bidi="he-IL"/>
        </w:rPr>
        <w:t>י</w:t>
      </w:r>
      <w:r>
        <w:t xml:space="preserve">) </w:t>
      </w:r>
      <w:r w:rsidRPr="00AB1781">
        <w:t>All the ways of the Lord are mercy and truth</w:t>
      </w:r>
    </w:p>
    <w:p w14:paraId="62430EB7" w14:textId="77777777" w:rsidR="00704CAA" w:rsidRPr="00AB1781" w:rsidRDefault="00704CAA" w:rsidP="00704CAA">
      <w:pPr>
        <w:pStyle w:val="EnglishHangEndNoCoptic"/>
      </w:pPr>
      <w:r w:rsidRPr="00AB1781">
        <w:tab/>
        <w:t>to those who seek</w:t>
      </w:r>
      <w:r w:rsidRPr="00AB1781">
        <w:rPr>
          <w:rStyle w:val="FootnoteReference"/>
        </w:rPr>
        <w:footnoteReference w:id="141"/>
      </w:r>
      <w:r w:rsidRPr="00AB1781">
        <w:t xml:space="preserve"> His covenant and His </w:t>
      </w:r>
      <w:r>
        <w:t>testimonies</w:t>
      </w:r>
      <w:r w:rsidRPr="00AB1781">
        <w:t>.</w:t>
      </w:r>
      <w:r w:rsidRPr="00AB1781">
        <w:rPr>
          <w:rStyle w:val="FootnoteReference"/>
        </w:rPr>
        <w:footnoteReference w:id="142"/>
      </w:r>
    </w:p>
    <w:p w14:paraId="419868E8" w14:textId="77777777" w:rsidR="00704CAA" w:rsidRPr="00AB1781" w:rsidRDefault="00704CAA" w:rsidP="00704CAA">
      <w:pPr>
        <w:pStyle w:val="EnglishHangNoCoptic"/>
      </w:pPr>
      <w:r w:rsidRPr="00AB1781">
        <w:t xml:space="preserve">11 </w:t>
      </w:r>
      <w:r>
        <w:t>(</w:t>
      </w:r>
      <w:r w:rsidRPr="00055722">
        <w:rPr>
          <w:rFonts w:ascii="Tahoma" w:eastAsia="Tahoma" w:hAnsi="Tahoma" w:cs="Tahoma"/>
          <w:rtl/>
          <w:lang w:bidi="he-IL"/>
        </w:rPr>
        <w:t>כ</w:t>
      </w:r>
      <w:r>
        <w:t xml:space="preserve">) </w:t>
      </w:r>
      <w:r w:rsidRPr="00AB1781">
        <w:t xml:space="preserve">For </w:t>
      </w:r>
      <w:r>
        <w:t>Your</w:t>
      </w:r>
      <w:r w:rsidRPr="00AB1781">
        <w:t xml:space="preserve"> Name’s sake, O Lord,</w:t>
      </w:r>
    </w:p>
    <w:p w14:paraId="0EFD71BD" w14:textId="77777777" w:rsidR="00704CAA" w:rsidRPr="00AB1781" w:rsidRDefault="00704CAA" w:rsidP="00704CAA">
      <w:pPr>
        <w:pStyle w:val="EnglishHangEndNoCoptic"/>
      </w:pPr>
      <w:r w:rsidRPr="00AB1781">
        <w:tab/>
      </w:r>
      <w:r>
        <w:t>[You will]</w:t>
      </w:r>
      <w:r>
        <w:rPr>
          <w:rStyle w:val="FootnoteReference"/>
        </w:rPr>
        <w:footnoteReference w:id="143"/>
      </w:r>
      <w:r>
        <w:t xml:space="preserve"> </w:t>
      </w:r>
      <w:r w:rsidRPr="00AB1781">
        <w:t>pardon my sin, for it is great.</w:t>
      </w:r>
    </w:p>
    <w:p w14:paraId="2C0110E4" w14:textId="77777777" w:rsidR="00704CAA" w:rsidRPr="00AB1781" w:rsidRDefault="00704CAA" w:rsidP="00704CAA">
      <w:pPr>
        <w:pStyle w:val="EnglishHangNoCoptic"/>
      </w:pPr>
      <w:r w:rsidRPr="00AB1781">
        <w:t xml:space="preserve">12 </w:t>
      </w:r>
      <w:r>
        <w:t>(</w:t>
      </w:r>
      <w:r w:rsidRPr="003B7D97">
        <w:rPr>
          <w:rFonts w:ascii="Tahoma" w:eastAsia="Tahoma" w:hAnsi="Tahoma" w:cs="Tahoma"/>
          <w:rtl/>
          <w:lang w:bidi="he-IL"/>
        </w:rPr>
        <w:t>ל</w:t>
      </w:r>
      <w:r>
        <w:t xml:space="preserve">) </w:t>
      </w:r>
      <w:r w:rsidRPr="00AB1781">
        <w:t>Who is the man who fears the Lord?</w:t>
      </w:r>
    </w:p>
    <w:p w14:paraId="3FF1BB44" w14:textId="77777777" w:rsidR="00704CAA" w:rsidRPr="00AB1781" w:rsidRDefault="00704CAA" w:rsidP="00704CAA">
      <w:pPr>
        <w:pStyle w:val="EnglishHangEndNoCoptic"/>
      </w:pPr>
      <w:r w:rsidRPr="00AB1781">
        <w:tab/>
        <w:t xml:space="preserve">He will </w:t>
      </w:r>
      <w:r>
        <w:t>give him a Law in the way He has chosen.</w:t>
      </w:r>
    </w:p>
    <w:p w14:paraId="37AA01A3" w14:textId="77777777" w:rsidR="00704CAA" w:rsidRPr="00AB1781" w:rsidRDefault="00704CAA" w:rsidP="00704CAA">
      <w:pPr>
        <w:pStyle w:val="EnglishHangNoCoptic"/>
      </w:pPr>
      <w:r w:rsidRPr="00AB1781">
        <w:t xml:space="preserve">13 </w:t>
      </w:r>
      <w:r>
        <w:t>(</w:t>
      </w:r>
      <w:r w:rsidRPr="003B7D97">
        <w:rPr>
          <w:rFonts w:ascii="Tahoma" w:eastAsia="Tahoma" w:hAnsi="Tahoma" w:cs="Tahoma"/>
          <w:rtl/>
          <w:lang w:bidi="he-IL"/>
        </w:rPr>
        <w:t>מ</w:t>
      </w:r>
      <w:r>
        <w:t xml:space="preserve">) </w:t>
      </w:r>
      <w:r w:rsidRPr="00AB1781">
        <w:t>His soul will dwell amid good things,</w:t>
      </w:r>
    </w:p>
    <w:p w14:paraId="100D8D34" w14:textId="77777777" w:rsidR="00704CAA" w:rsidRPr="00AB1781" w:rsidRDefault="00704CAA" w:rsidP="00704CAA">
      <w:pPr>
        <w:pStyle w:val="EnglishHangEndNoCoptic"/>
      </w:pPr>
      <w:r w:rsidRPr="00AB1781">
        <w:tab/>
        <w:t>and his children</w:t>
      </w:r>
      <w:r w:rsidRPr="00AB1781">
        <w:rPr>
          <w:rStyle w:val="FootnoteReference"/>
        </w:rPr>
        <w:footnoteReference w:id="144"/>
      </w:r>
      <w:r w:rsidRPr="00AB1781">
        <w:t xml:space="preserve"> will inherit the earth.</w:t>
      </w:r>
    </w:p>
    <w:p w14:paraId="72EEC633" w14:textId="77777777" w:rsidR="00704CAA" w:rsidRDefault="00704CAA" w:rsidP="00704CAA">
      <w:pPr>
        <w:pStyle w:val="EnglishHangNoCoptic"/>
      </w:pPr>
      <w:r w:rsidRPr="00AB1781">
        <w:t xml:space="preserve">14 </w:t>
      </w:r>
      <w:r>
        <w:t>(</w:t>
      </w:r>
      <w:r w:rsidRPr="003B7D97">
        <w:rPr>
          <w:rFonts w:ascii="Tahoma" w:eastAsia="Tahoma" w:hAnsi="Tahoma" w:cs="Tahoma"/>
          <w:rtl/>
          <w:lang w:bidi="he-IL"/>
        </w:rPr>
        <w:t>נ</w:t>
      </w:r>
      <w:r>
        <w:t xml:space="preserve">) </w:t>
      </w:r>
      <w:r w:rsidRPr="00AB1781">
        <w:t>The Lord is the</w:t>
      </w:r>
      <w:r>
        <w:t xml:space="preserve"> strength of those who fear Him,</w:t>
      </w:r>
    </w:p>
    <w:p w14:paraId="4D368937" w14:textId="77777777" w:rsidR="00704CAA" w:rsidRPr="00AB1781" w:rsidRDefault="00704CAA" w:rsidP="00704CAA">
      <w:pPr>
        <w:pStyle w:val="EnglishHangNoCoptic"/>
        <w:ind w:left="864"/>
      </w:pPr>
      <w:r>
        <w:t>[and to those who fear Him, His Name is the Lord,]</w:t>
      </w:r>
      <w:r>
        <w:rPr>
          <w:rStyle w:val="FootnoteReference"/>
        </w:rPr>
        <w:footnoteReference w:id="145"/>
      </w:r>
    </w:p>
    <w:p w14:paraId="403AD208" w14:textId="77777777" w:rsidR="00704CAA" w:rsidRPr="00AB1781" w:rsidRDefault="00704CAA" w:rsidP="00704CAA">
      <w:pPr>
        <w:pStyle w:val="EnglishHangEndNoCoptic"/>
      </w:pPr>
      <w:r w:rsidRPr="00AB1781">
        <w:tab/>
      </w:r>
      <w:r>
        <w:t>He will manifest His covenant to them</w:t>
      </w:r>
      <w:r w:rsidRPr="00AB1781">
        <w:t>.</w:t>
      </w:r>
      <w:r w:rsidRPr="00AB1781">
        <w:rPr>
          <w:rStyle w:val="FootnoteReference"/>
        </w:rPr>
        <w:footnoteReference w:id="146"/>
      </w:r>
    </w:p>
    <w:p w14:paraId="2B984896" w14:textId="77777777" w:rsidR="00704CAA" w:rsidRPr="00AB1781" w:rsidRDefault="00704CAA" w:rsidP="00704CAA">
      <w:pPr>
        <w:pStyle w:val="EnglishHangNoCoptic"/>
      </w:pPr>
      <w:r w:rsidRPr="00AB1781">
        <w:t xml:space="preserve">15 </w:t>
      </w:r>
      <w:r>
        <w:t>(</w:t>
      </w:r>
      <w:r w:rsidRPr="003B7D97">
        <w:rPr>
          <w:rFonts w:ascii="Tahoma" w:eastAsia="Tahoma" w:hAnsi="Tahoma" w:cs="Tahoma"/>
          <w:rtl/>
          <w:lang w:bidi="he-IL"/>
        </w:rPr>
        <w:t>ס</w:t>
      </w:r>
      <w:r>
        <w:t xml:space="preserve">) </w:t>
      </w:r>
      <w:r w:rsidRPr="00AB1781">
        <w:t>My eyes are continually on the Lord,</w:t>
      </w:r>
    </w:p>
    <w:p w14:paraId="0C256781" w14:textId="77777777" w:rsidR="00704CAA" w:rsidRPr="00AB1781" w:rsidRDefault="00704CAA" w:rsidP="00704CAA">
      <w:pPr>
        <w:pStyle w:val="EnglishHangEndNoCoptic"/>
      </w:pPr>
      <w:r w:rsidRPr="00AB1781">
        <w:tab/>
        <w:t xml:space="preserve">for He will </w:t>
      </w:r>
      <w:r>
        <w:t>pull</w:t>
      </w:r>
      <w:r w:rsidRPr="00AB1781">
        <w:t xml:space="preserve"> my feet out of </w:t>
      </w:r>
      <w:r>
        <w:t>a snare</w:t>
      </w:r>
      <w:r w:rsidRPr="00AB1781">
        <w:t>.</w:t>
      </w:r>
    </w:p>
    <w:p w14:paraId="12007E82" w14:textId="77777777" w:rsidR="00704CAA" w:rsidRPr="00AB1781" w:rsidRDefault="00704CAA" w:rsidP="00704CAA">
      <w:pPr>
        <w:pStyle w:val="EnglishHangNoCoptic"/>
      </w:pPr>
      <w:r w:rsidRPr="00AB1781">
        <w:lastRenderedPageBreak/>
        <w:t xml:space="preserve">16 </w:t>
      </w:r>
      <w:r>
        <w:t>(</w:t>
      </w:r>
      <w:r w:rsidRPr="0082523C">
        <w:rPr>
          <w:rFonts w:ascii="Tahoma" w:eastAsia="Tahoma" w:hAnsi="Tahoma" w:cs="Tahoma"/>
          <w:rtl/>
          <w:lang w:bidi="he-IL"/>
        </w:rPr>
        <w:t>ע</w:t>
      </w:r>
      <w:r>
        <w:t>) Look upon</w:t>
      </w:r>
      <w:r w:rsidRPr="00AB1781">
        <w:t xml:space="preserve"> me and have mercy on me,</w:t>
      </w:r>
    </w:p>
    <w:p w14:paraId="3801EF02" w14:textId="77777777" w:rsidR="00704CAA" w:rsidRPr="00AB1781" w:rsidRDefault="00704CAA" w:rsidP="00704CAA">
      <w:pPr>
        <w:pStyle w:val="EnglishHangEndNoCoptic"/>
      </w:pPr>
      <w:r w:rsidRPr="00AB1781">
        <w:tab/>
        <w:t xml:space="preserve">for I am </w:t>
      </w:r>
      <w:r>
        <w:t>an only son,</w:t>
      </w:r>
      <w:r w:rsidRPr="00AB1781">
        <w:t xml:space="preserve"> and </w:t>
      </w:r>
      <w:r>
        <w:t xml:space="preserve">I am </w:t>
      </w:r>
      <w:r w:rsidRPr="00AB1781">
        <w:t>poor.</w:t>
      </w:r>
      <w:r>
        <w:rPr>
          <w:rStyle w:val="FootnoteReference"/>
        </w:rPr>
        <w:footnoteReference w:id="147"/>
      </w:r>
    </w:p>
    <w:p w14:paraId="3D3AF8E4" w14:textId="77777777" w:rsidR="00704CAA" w:rsidRPr="00AB1781" w:rsidRDefault="00704CAA" w:rsidP="00704CAA">
      <w:pPr>
        <w:pStyle w:val="EnglishHangNoCoptic"/>
      </w:pPr>
      <w:r w:rsidRPr="00AB1781">
        <w:t xml:space="preserve">17 </w:t>
      </w:r>
      <w:r>
        <w:t>(</w:t>
      </w:r>
      <w:r w:rsidRPr="0082523C">
        <w:rPr>
          <w:rFonts w:ascii="Tahoma" w:eastAsia="Tahoma" w:hAnsi="Tahoma" w:cs="Tahoma"/>
          <w:rtl/>
          <w:lang w:bidi="he-IL"/>
        </w:rPr>
        <w:t>פ</w:t>
      </w:r>
      <w:r>
        <w:t xml:space="preserve">) </w:t>
      </w:r>
      <w:r w:rsidRPr="00AB1781">
        <w:t xml:space="preserve">The </w:t>
      </w:r>
      <w:r>
        <w:t>afflictions</w:t>
      </w:r>
      <w:r w:rsidRPr="00AB1781">
        <w:t xml:space="preserve"> of my heart are multiplied;</w:t>
      </w:r>
    </w:p>
    <w:p w14:paraId="1A6B2284" w14:textId="77777777" w:rsidR="00704CAA" w:rsidRPr="00AB1781" w:rsidRDefault="00704CAA" w:rsidP="00704CAA">
      <w:pPr>
        <w:pStyle w:val="EnglishHangEndNoCoptic"/>
      </w:pPr>
      <w:r>
        <w:tab/>
      </w:r>
      <w:r w:rsidRPr="00AB1781">
        <w:t>bring me out of my troubles.</w:t>
      </w:r>
      <w:r w:rsidRPr="00AB1781">
        <w:rPr>
          <w:rStyle w:val="FootnoteReference"/>
        </w:rPr>
        <w:footnoteReference w:id="148"/>
      </w:r>
    </w:p>
    <w:p w14:paraId="1B17D3B5" w14:textId="77777777" w:rsidR="00704CAA" w:rsidRPr="00AB1781" w:rsidRDefault="00704CAA" w:rsidP="00704CAA">
      <w:pPr>
        <w:pStyle w:val="EnglishHangNoCoptic"/>
      </w:pPr>
      <w:r w:rsidRPr="00AB1781">
        <w:t xml:space="preserve">18 </w:t>
      </w:r>
      <w:r>
        <w:t>(</w:t>
      </w:r>
      <w:r w:rsidRPr="0082523C">
        <w:rPr>
          <w:rFonts w:ascii="Tahoma" w:eastAsia="Tahoma" w:hAnsi="Tahoma" w:cs="Tahoma"/>
          <w:rtl/>
          <w:lang w:bidi="he-IL"/>
        </w:rPr>
        <w:t>צ</w:t>
      </w:r>
      <w:r>
        <w:t>) Look upon</w:t>
      </w:r>
      <w:r w:rsidRPr="00AB1781">
        <w:t xml:space="preserve"> my humiliation and my </w:t>
      </w:r>
      <w:r>
        <w:t>trouble,</w:t>
      </w:r>
    </w:p>
    <w:p w14:paraId="7C21919B" w14:textId="77777777" w:rsidR="00704CAA" w:rsidRPr="00AB1781" w:rsidRDefault="00704CAA" w:rsidP="00704CAA">
      <w:pPr>
        <w:pStyle w:val="EnglishHangEndNoCoptic"/>
      </w:pPr>
      <w:r w:rsidRPr="00AB1781">
        <w:tab/>
        <w:t>and forgive me all my sins.</w:t>
      </w:r>
    </w:p>
    <w:p w14:paraId="2EDBD2C2" w14:textId="77777777" w:rsidR="00704CAA" w:rsidRPr="00AB1781" w:rsidRDefault="00704CAA" w:rsidP="00704CAA">
      <w:pPr>
        <w:pStyle w:val="EnglishHangNoCoptic"/>
      </w:pPr>
      <w:r w:rsidRPr="00AB1781">
        <w:t xml:space="preserve">19 </w:t>
      </w:r>
      <w:r>
        <w:t>(</w:t>
      </w:r>
      <w:r w:rsidRPr="0082523C">
        <w:rPr>
          <w:rFonts w:ascii="Tahoma" w:eastAsia="Tahoma" w:hAnsi="Tahoma" w:cs="Tahoma"/>
          <w:rtl/>
          <w:lang w:bidi="he-IL"/>
        </w:rPr>
        <w:t>ק</w:t>
      </w:r>
      <w:r>
        <w:t>) Look upon</w:t>
      </w:r>
      <w:r w:rsidRPr="00AB1781">
        <w:t xml:space="preserve"> my enemies</w:t>
      </w:r>
      <w:r>
        <w:t>, for they</w:t>
      </w:r>
      <w:r w:rsidRPr="00AB1781">
        <w:t xml:space="preserve"> have </w:t>
      </w:r>
      <w:r>
        <w:t>multiplied</w:t>
      </w:r>
      <w:r w:rsidRPr="00AB1781">
        <w:t>,</w:t>
      </w:r>
    </w:p>
    <w:p w14:paraId="4231223C" w14:textId="77777777" w:rsidR="00704CAA" w:rsidRPr="00AB1781" w:rsidRDefault="00704CAA" w:rsidP="00704CAA">
      <w:pPr>
        <w:pStyle w:val="EnglishHangEndNoCoptic"/>
      </w:pPr>
      <w:r w:rsidRPr="00AB1781">
        <w:tab/>
        <w:t>and they hate me</w:t>
      </w:r>
      <w:r>
        <w:t xml:space="preserve"> with an unjustified hatred</w:t>
      </w:r>
      <w:r w:rsidRPr="00AB1781">
        <w:t>.</w:t>
      </w:r>
    </w:p>
    <w:p w14:paraId="71FB35C1" w14:textId="77777777" w:rsidR="00704CAA" w:rsidRPr="00AB1781" w:rsidRDefault="00704CAA" w:rsidP="00704CAA">
      <w:pPr>
        <w:pStyle w:val="EnglishHangNoCoptic"/>
      </w:pPr>
      <w:r w:rsidRPr="00AB1781">
        <w:t xml:space="preserve">20 </w:t>
      </w:r>
      <w:r>
        <w:t>(</w:t>
      </w:r>
      <w:r w:rsidRPr="0082523C">
        <w:rPr>
          <w:rFonts w:ascii="Tahoma" w:eastAsia="Tahoma" w:hAnsi="Tahoma" w:cs="Tahoma"/>
          <w:rtl/>
          <w:lang w:bidi="he-IL"/>
        </w:rPr>
        <w:t>ר</w:t>
      </w:r>
      <w:r>
        <w:t xml:space="preserve">) </w:t>
      </w:r>
      <w:r w:rsidRPr="00AB1781">
        <w:t>O keep my soul and deliver me;</w:t>
      </w:r>
    </w:p>
    <w:p w14:paraId="4D4A24C6" w14:textId="77777777" w:rsidR="00704CAA" w:rsidRPr="00AB1781" w:rsidRDefault="00704CAA" w:rsidP="00704CAA">
      <w:pPr>
        <w:pStyle w:val="EnglishHangEndNoCoptic"/>
      </w:pPr>
      <w:r w:rsidRPr="00AB1781">
        <w:tab/>
      </w:r>
      <w:r>
        <w:t xml:space="preserve">do not </w:t>
      </w:r>
      <w:r w:rsidRPr="00AB1781">
        <w:t xml:space="preserve">let me be ashamed, for I have hoped in </w:t>
      </w:r>
      <w:r>
        <w:t>You</w:t>
      </w:r>
      <w:r w:rsidRPr="00AB1781">
        <w:t>.</w:t>
      </w:r>
    </w:p>
    <w:p w14:paraId="30719CEB" w14:textId="77777777" w:rsidR="00704CAA" w:rsidRPr="00AB1781" w:rsidRDefault="00704CAA" w:rsidP="00704CAA">
      <w:pPr>
        <w:pStyle w:val="EnglishHangNoCoptic"/>
      </w:pPr>
      <w:r w:rsidRPr="00AB1781">
        <w:t xml:space="preserve">21 </w:t>
      </w:r>
      <w:r>
        <w:t>(</w:t>
      </w:r>
      <w:r w:rsidRPr="0082523C">
        <w:rPr>
          <w:rFonts w:ascii="Tahoma" w:eastAsia="Tahoma" w:hAnsi="Tahoma" w:cs="Tahoma"/>
          <w:rtl/>
          <w:lang w:bidi="he-IL"/>
        </w:rPr>
        <w:t>ש</w:t>
      </w:r>
      <w:r>
        <w:t xml:space="preserve">) </w:t>
      </w:r>
      <w:r w:rsidRPr="00AB1781">
        <w:t xml:space="preserve">The </w:t>
      </w:r>
      <w:r>
        <w:t>innocent</w:t>
      </w:r>
      <w:r w:rsidRPr="00AB1781">
        <w:t xml:space="preserve"> and </w:t>
      </w:r>
      <w:r>
        <w:t xml:space="preserve">the </w:t>
      </w:r>
      <w:r w:rsidRPr="00AB1781">
        <w:t>upright have joined me,</w:t>
      </w:r>
    </w:p>
    <w:p w14:paraId="119DA6CF" w14:textId="77777777" w:rsidR="00704CAA" w:rsidRPr="00AB1781" w:rsidRDefault="00704CAA" w:rsidP="00704CAA">
      <w:pPr>
        <w:pStyle w:val="EnglishHangEndNoCoptic"/>
      </w:pPr>
      <w:r w:rsidRPr="00AB1781">
        <w:tab/>
        <w:t xml:space="preserve">because I wait for </w:t>
      </w:r>
      <w:r>
        <w:t>You</w:t>
      </w:r>
      <w:r w:rsidRPr="00AB1781">
        <w:t>, O Lord.</w:t>
      </w:r>
    </w:p>
    <w:p w14:paraId="681518F5" w14:textId="77777777" w:rsidR="00704CAA" w:rsidRPr="00AB1781" w:rsidRDefault="00704CAA" w:rsidP="00704CAA">
      <w:pPr>
        <w:pStyle w:val="EnglishHangNoCoptic"/>
      </w:pPr>
      <w:r w:rsidRPr="00AB1781">
        <w:t xml:space="preserve">22 </w:t>
      </w:r>
      <w:r>
        <w:t>(</w:t>
      </w:r>
      <w:r w:rsidRPr="0082523C">
        <w:rPr>
          <w:rFonts w:ascii="Tahoma" w:eastAsia="Tahoma" w:hAnsi="Tahoma" w:cs="Tahoma"/>
          <w:rtl/>
          <w:lang w:bidi="he-IL"/>
        </w:rPr>
        <w:t>ת</w:t>
      </w:r>
      <w:r>
        <w:t xml:space="preserve">) </w:t>
      </w:r>
      <w:r w:rsidRPr="00AB1781">
        <w:t>Redeem Israel, O God,</w:t>
      </w:r>
    </w:p>
    <w:p w14:paraId="0C6B4CF8" w14:textId="77777777" w:rsidR="00704CAA" w:rsidRDefault="00704CAA" w:rsidP="00704CAA">
      <w:pPr>
        <w:pStyle w:val="EnglishHangEndNoCoptic"/>
      </w:pPr>
      <w:r w:rsidRPr="00AB1781">
        <w:tab/>
        <w:t xml:space="preserve">out of all his </w:t>
      </w:r>
      <w:r>
        <w:t>afflictions</w:t>
      </w:r>
      <w:r w:rsidRPr="00AB1781">
        <w:t>.</w:t>
      </w:r>
    </w:p>
    <w:p w14:paraId="0B747108" w14:textId="6BF3B9EC" w:rsidR="00704CAA" w:rsidRDefault="00704CAA" w:rsidP="00704CAA">
      <w:pPr>
        <w:pStyle w:val="Rubric"/>
      </w:pPr>
      <w:r>
        <w:t>Alleluia.</w:t>
      </w:r>
    </w:p>
    <w:p w14:paraId="0030726C" w14:textId="1D91DC86"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5A651441" w14:textId="159A83CB" w:rsidR="004942E9" w:rsidRPr="0090607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_Ref412026021 \h </w:instrText>
      </w:r>
      <w:r>
        <w:fldChar w:fldCharType="separate"/>
      </w:r>
      <w:r w:rsidR="000E2EAC">
        <w:t>Psalm</w:t>
      </w:r>
      <w:r w:rsidR="000E2EAC" w:rsidRPr="00AB1781">
        <w:t xml:space="preserve"> 26</w:t>
      </w:r>
      <w:r w:rsidR="000E2EAC">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E2EAC">
        <w:rPr>
          <w:noProof/>
        </w:rPr>
        <w:t>122</w:t>
      </w:r>
      <w:r>
        <w:fldChar w:fldCharType="end"/>
      </w:r>
      <w:r>
        <w:t>.</w:t>
      </w:r>
    </w:p>
    <w:p w14:paraId="0D20F675" w14:textId="77777777" w:rsidR="00704CAA" w:rsidRPr="00906079" w:rsidRDefault="00704CAA" w:rsidP="00704CAA">
      <w:pPr>
        <w:pStyle w:val="Heading4"/>
      </w:pPr>
      <w:bookmarkStart w:id="252" w:name="_Ref412110770"/>
      <w:r>
        <w:t>Psalm</w:t>
      </w:r>
      <w:r w:rsidRPr="00AB1781">
        <w:t xml:space="preserve"> 25</w:t>
      </w:r>
      <w:r>
        <w:t>: “Judge me, O Lord, for I have walked in my innocence”</w:t>
      </w:r>
      <w:bookmarkEnd w:id="252"/>
    </w:p>
    <w:p w14:paraId="449BA2F9" w14:textId="77777777" w:rsidR="00704CAA" w:rsidRPr="007A1A59" w:rsidRDefault="00704CAA" w:rsidP="00704CAA">
      <w:pPr>
        <w:jc w:val="center"/>
        <w:rPr>
          <w:b/>
        </w:rPr>
      </w:pPr>
      <w:r w:rsidRPr="007A1A59">
        <w:rPr>
          <w:b/>
        </w:rPr>
        <w:t>The Prayer of a Good Conscience</w:t>
      </w:r>
    </w:p>
    <w:p w14:paraId="21C7F457" w14:textId="77777777" w:rsidR="00704CAA" w:rsidRPr="007A1A59" w:rsidRDefault="00704CAA" w:rsidP="00704CAA">
      <w:pPr>
        <w:jc w:val="center"/>
        <w:rPr>
          <w:b/>
        </w:rPr>
      </w:pPr>
      <w:r w:rsidRPr="007A1A59">
        <w:rPr>
          <w:b/>
        </w:rPr>
        <w:t>Concentration encircles the Altar</w:t>
      </w:r>
    </w:p>
    <w:p w14:paraId="091C1DB9" w14:textId="59A38DDD"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0EF564D5" w14:textId="710933FB" w:rsidR="00704CAA" w:rsidRPr="00906079" w:rsidRDefault="00704CAA" w:rsidP="00704CAA">
      <w:pPr>
        <w:pStyle w:val="Rubric"/>
      </w:pPr>
      <w:r w:rsidRPr="00AB1781">
        <w:t xml:space="preserve"> (By David)</w:t>
      </w:r>
    </w:p>
    <w:p w14:paraId="7729EDD5" w14:textId="77777777" w:rsidR="00704CAA" w:rsidRPr="00AB1781" w:rsidRDefault="00704CAA" w:rsidP="00704CAA">
      <w:pPr>
        <w:pStyle w:val="EnglishHangNoCoptic"/>
      </w:pPr>
      <w:r w:rsidRPr="00AB1781">
        <w:t>1 Judge me, O Lord,</w:t>
      </w:r>
    </w:p>
    <w:p w14:paraId="1E95F5E6" w14:textId="77777777" w:rsidR="00704CAA" w:rsidRPr="00AB1781" w:rsidRDefault="00704CAA" w:rsidP="00704CAA">
      <w:pPr>
        <w:pStyle w:val="EnglishHangNoCoptic"/>
      </w:pPr>
      <w:r w:rsidRPr="00AB1781">
        <w:tab/>
        <w:t>for I have walked in my innocence;</w:t>
      </w:r>
    </w:p>
    <w:p w14:paraId="7A073338" w14:textId="77777777" w:rsidR="00704CAA" w:rsidRPr="00AB1781" w:rsidRDefault="00704CAA" w:rsidP="00704CAA">
      <w:pPr>
        <w:pStyle w:val="EnglishHangNoCoptic"/>
      </w:pPr>
      <w:r w:rsidRPr="00AB1781">
        <w:tab/>
        <w:t xml:space="preserve">and by </w:t>
      </w:r>
      <w:r>
        <w:t>hoping</w:t>
      </w:r>
      <w:r w:rsidRPr="00AB1781">
        <w:t xml:space="preserve"> in the Lord</w:t>
      </w:r>
    </w:p>
    <w:p w14:paraId="0144F42B" w14:textId="77777777" w:rsidR="00704CAA" w:rsidRPr="00906079" w:rsidRDefault="00704CAA" w:rsidP="00704CAA">
      <w:pPr>
        <w:pStyle w:val="EnglishHangEndNoCoptic"/>
      </w:pPr>
      <w:r w:rsidRPr="00AB1781">
        <w:tab/>
        <w:t>I shall not grow weak.</w:t>
      </w:r>
    </w:p>
    <w:p w14:paraId="4D57BCCF" w14:textId="77777777" w:rsidR="00704CAA" w:rsidRPr="00AB1781" w:rsidRDefault="00704CAA" w:rsidP="00704CAA">
      <w:pPr>
        <w:pStyle w:val="EnglishHangNoCoptic"/>
      </w:pPr>
      <w:r w:rsidRPr="00AB1781">
        <w:lastRenderedPageBreak/>
        <w:t>2 Prove me, O Lord, and try me;</w:t>
      </w:r>
    </w:p>
    <w:p w14:paraId="39F32AF7" w14:textId="77777777" w:rsidR="00704CAA" w:rsidRPr="00AB1781" w:rsidRDefault="00704CAA" w:rsidP="00704CAA">
      <w:pPr>
        <w:pStyle w:val="EnglishHangEndNoCoptic"/>
      </w:pPr>
      <w:r w:rsidRPr="00AB1781">
        <w:tab/>
      </w:r>
      <w:r>
        <w:t>test</w:t>
      </w:r>
      <w:r w:rsidRPr="00AB1781">
        <w:t xml:space="preserve"> my heart and mind</w:t>
      </w:r>
      <w:r>
        <w:t xml:space="preserve"> in fire</w:t>
      </w:r>
      <w:r w:rsidRPr="00AB1781">
        <w:t>.</w:t>
      </w:r>
    </w:p>
    <w:p w14:paraId="40C41BE6" w14:textId="77777777" w:rsidR="00704CAA" w:rsidRPr="00AB1781" w:rsidRDefault="00704CAA" w:rsidP="00704CAA">
      <w:pPr>
        <w:pStyle w:val="EnglishHangNoCoptic"/>
      </w:pPr>
      <w:r w:rsidRPr="00AB1781">
        <w:t xml:space="preserve">3 For </w:t>
      </w:r>
      <w:r>
        <w:t>Your</w:t>
      </w:r>
      <w:r w:rsidRPr="00AB1781">
        <w:t xml:space="preserve"> mercy is before my eyes,</w:t>
      </w:r>
    </w:p>
    <w:p w14:paraId="3E6F1C0C" w14:textId="77777777" w:rsidR="00704CAA" w:rsidRPr="00AB1781" w:rsidRDefault="00704CAA" w:rsidP="00704CAA">
      <w:pPr>
        <w:pStyle w:val="EnglishHangEndNoCoptic"/>
      </w:pPr>
      <w:r w:rsidRPr="00AB1781">
        <w:tab/>
        <w:t xml:space="preserve">and I delight in </w:t>
      </w:r>
      <w:r>
        <w:t>Your</w:t>
      </w:r>
      <w:r w:rsidRPr="00AB1781">
        <w:t xml:space="preserve"> truth.</w:t>
      </w:r>
    </w:p>
    <w:p w14:paraId="4793DBDD" w14:textId="77777777" w:rsidR="00704CAA" w:rsidRPr="00AB1781" w:rsidRDefault="00704CAA" w:rsidP="00704CAA">
      <w:pPr>
        <w:pStyle w:val="EnglishHangNoCoptic"/>
      </w:pPr>
      <w:r w:rsidRPr="00AB1781">
        <w:t>4 I do not sit in frivolous gatherings,</w:t>
      </w:r>
    </w:p>
    <w:p w14:paraId="0E668F85" w14:textId="77777777" w:rsidR="00704CAA" w:rsidRPr="00AB1781" w:rsidRDefault="00704CAA" w:rsidP="00704CAA">
      <w:pPr>
        <w:pStyle w:val="EnglishHangEndNoCoptic"/>
      </w:pPr>
      <w:r w:rsidRPr="00AB1781">
        <w:tab/>
        <w:t>nor do I consort with lawbreakers.</w:t>
      </w:r>
    </w:p>
    <w:p w14:paraId="0F9C99D1" w14:textId="77777777" w:rsidR="00704CAA" w:rsidRPr="00AB1781" w:rsidRDefault="00704CAA" w:rsidP="00704CAA">
      <w:pPr>
        <w:pStyle w:val="EnglishHangNoCoptic"/>
      </w:pPr>
      <w:r w:rsidRPr="00AB1781">
        <w:t xml:space="preserve">5 I hate the </w:t>
      </w:r>
      <w:r>
        <w:t>assembly</w:t>
      </w:r>
      <w:r w:rsidRPr="00AB1781">
        <w:t xml:space="preserve"> of evildoers,</w:t>
      </w:r>
    </w:p>
    <w:p w14:paraId="05C598C2" w14:textId="77777777" w:rsidR="00704CAA" w:rsidRPr="00AB1781" w:rsidRDefault="00704CAA" w:rsidP="00704CAA">
      <w:pPr>
        <w:pStyle w:val="EnglishHangEndNoCoptic"/>
      </w:pPr>
      <w:r w:rsidRPr="00AB1781">
        <w:tab/>
        <w:t xml:space="preserve">and I will not sit with the </w:t>
      </w:r>
      <w:r>
        <w:t>ungodly</w:t>
      </w:r>
      <w:r w:rsidRPr="00AB1781">
        <w:t>.</w:t>
      </w:r>
    </w:p>
    <w:p w14:paraId="0881F5F0" w14:textId="77777777" w:rsidR="00704CAA" w:rsidRPr="00AB1781" w:rsidRDefault="00704CAA" w:rsidP="00704CAA">
      <w:pPr>
        <w:pStyle w:val="EnglishHangNoCoptic"/>
      </w:pPr>
      <w:r>
        <w:t>6 I will wash my hands in innocence</w:t>
      </w:r>
      <w:r w:rsidRPr="00AB1781">
        <w:t>,</w:t>
      </w:r>
    </w:p>
    <w:p w14:paraId="7CC4B926" w14:textId="77777777" w:rsidR="00704CAA" w:rsidRPr="00AB1781" w:rsidRDefault="00704CAA" w:rsidP="00704CAA">
      <w:pPr>
        <w:pStyle w:val="EnglishHangEndNoCoptic"/>
      </w:pPr>
      <w:r w:rsidRPr="00AB1781">
        <w:tab/>
        <w:t xml:space="preserve">and </w:t>
      </w:r>
      <w:r>
        <w:t xml:space="preserve">I </w:t>
      </w:r>
      <w:r w:rsidRPr="00AB1781">
        <w:t>will</w:t>
      </w:r>
      <w:r>
        <w:t xml:space="preserve"> go around</w:t>
      </w:r>
      <w:r w:rsidRPr="00AB1781">
        <w:t xml:space="preserve"> </w:t>
      </w:r>
      <w:r>
        <w:t>Your</w:t>
      </w:r>
      <w:r w:rsidRPr="00AB1781">
        <w:t xml:space="preserve"> Altar, O Lord,</w:t>
      </w:r>
    </w:p>
    <w:p w14:paraId="21FFD327" w14:textId="77777777" w:rsidR="00704CAA" w:rsidRPr="00AB1781" w:rsidRDefault="00704CAA" w:rsidP="00704CAA">
      <w:pPr>
        <w:pStyle w:val="EnglishHangNoCoptic"/>
      </w:pPr>
      <w:r w:rsidRPr="00AB1781">
        <w:t>7 that I may hear the voice of praise</w:t>
      </w:r>
      <w:r w:rsidRPr="00AB1781">
        <w:rPr>
          <w:rStyle w:val="FootnoteReference"/>
        </w:rPr>
        <w:footnoteReference w:id="149"/>
      </w:r>
    </w:p>
    <w:p w14:paraId="6E544BD1" w14:textId="77777777" w:rsidR="00704CAA" w:rsidRPr="00AB1781" w:rsidRDefault="00704CAA" w:rsidP="00704CAA">
      <w:pPr>
        <w:pStyle w:val="EnglishHangEndNoCoptic"/>
      </w:pPr>
      <w:r w:rsidRPr="00AB1781">
        <w:tab/>
        <w:t xml:space="preserve">and tell of all </w:t>
      </w:r>
      <w:r>
        <w:t>Your</w:t>
      </w:r>
      <w:r w:rsidRPr="00AB1781">
        <w:t xml:space="preserve"> wonders.</w:t>
      </w:r>
    </w:p>
    <w:p w14:paraId="32ED8A29" w14:textId="77777777" w:rsidR="00704CAA" w:rsidRPr="00AB1781" w:rsidRDefault="00704CAA" w:rsidP="00704CAA">
      <w:pPr>
        <w:pStyle w:val="EnglishHangNoCoptic"/>
      </w:pPr>
      <w:r w:rsidRPr="00AB1781">
        <w:t xml:space="preserve">8 O Lord, I love the beauty of </w:t>
      </w:r>
      <w:r>
        <w:t>Your</w:t>
      </w:r>
      <w:r w:rsidRPr="00AB1781">
        <w:t xml:space="preserve"> house</w:t>
      </w:r>
      <w:r w:rsidRPr="00AB1781">
        <w:rPr>
          <w:rStyle w:val="FootnoteReference"/>
        </w:rPr>
        <w:footnoteReference w:id="150"/>
      </w:r>
    </w:p>
    <w:p w14:paraId="5DDA1CD6" w14:textId="77777777" w:rsidR="00704CAA" w:rsidRPr="00AB1781" w:rsidRDefault="00704CAA" w:rsidP="00704CAA">
      <w:pPr>
        <w:pStyle w:val="EnglishHangEndNoCoptic"/>
      </w:pPr>
      <w:r w:rsidRPr="00AB1781">
        <w:tab/>
        <w:t>and the sanctuary</w:t>
      </w:r>
      <w:r>
        <w:rPr>
          <w:rStyle w:val="FootnoteReference"/>
        </w:rPr>
        <w:footnoteReference w:id="151"/>
      </w:r>
      <w:r w:rsidRPr="00AB1781">
        <w:t xml:space="preserve"> </w:t>
      </w:r>
      <w:r>
        <w:t>where</w:t>
      </w:r>
      <w:r w:rsidRPr="00AB1781">
        <w:t xml:space="preserve"> </w:t>
      </w:r>
      <w:r>
        <w:t>Your</w:t>
      </w:r>
      <w:r w:rsidRPr="00AB1781">
        <w:t xml:space="preserve"> glory</w:t>
      </w:r>
      <w:r>
        <w:t xml:space="preserve"> dwells</w:t>
      </w:r>
      <w:r w:rsidRPr="00AB1781">
        <w:t>.</w:t>
      </w:r>
    </w:p>
    <w:p w14:paraId="139124B2" w14:textId="77777777" w:rsidR="00704CAA" w:rsidRPr="00AB1781" w:rsidRDefault="00704CAA" w:rsidP="00704CAA">
      <w:pPr>
        <w:pStyle w:val="EnglishHangNoCoptic"/>
      </w:pPr>
      <w:r w:rsidRPr="00AB1781">
        <w:t xml:space="preserve">9 </w:t>
      </w:r>
      <w:r>
        <w:t>Do not destroy</w:t>
      </w:r>
      <w:r w:rsidRPr="00AB1781">
        <w:t xml:space="preserve"> my soul with the wicked,</w:t>
      </w:r>
    </w:p>
    <w:p w14:paraId="42398A2B" w14:textId="77777777" w:rsidR="00704CAA" w:rsidRPr="00AB1781" w:rsidRDefault="00704CAA" w:rsidP="00704CAA">
      <w:pPr>
        <w:pStyle w:val="EnglishHangEndNoCoptic"/>
      </w:pPr>
      <w:r w:rsidRPr="00AB1781">
        <w:tab/>
        <w:t>nor my life with men of blood,</w:t>
      </w:r>
    </w:p>
    <w:p w14:paraId="347674BB" w14:textId="77777777" w:rsidR="00704CAA" w:rsidRPr="00AB1781" w:rsidRDefault="00704CAA" w:rsidP="00704CAA">
      <w:pPr>
        <w:pStyle w:val="EnglishHangNoCoptic"/>
      </w:pPr>
      <w:r w:rsidRPr="00AB1781">
        <w:t>10 in whose hands are iniquities,</w:t>
      </w:r>
    </w:p>
    <w:p w14:paraId="3F68ECFF" w14:textId="77777777" w:rsidR="00704CAA" w:rsidRPr="00AB1781" w:rsidRDefault="00704CAA" w:rsidP="00704CAA">
      <w:pPr>
        <w:pStyle w:val="EnglishHangEndNoCoptic"/>
      </w:pPr>
      <w:r w:rsidRPr="00AB1781">
        <w:tab/>
        <w:t>and whose right hand is full of bribes.</w:t>
      </w:r>
    </w:p>
    <w:p w14:paraId="3758BBEB" w14:textId="77777777" w:rsidR="00704CAA" w:rsidRPr="00AB1781" w:rsidRDefault="00704CAA" w:rsidP="00704CAA">
      <w:pPr>
        <w:pStyle w:val="EnglishHangNoCoptic"/>
      </w:pPr>
      <w:r w:rsidRPr="00AB1781">
        <w:t xml:space="preserve">11 But </w:t>
      </w:r>
      <w:r>
        <w:t xml:space="preserve">as for me, </w:t>
      </w:r>
      <w:r w:rsidRPr="00AB1781">
        <w:t>I walk in my innocence;</w:t>
      </w:r>
    </w:p>
    <w:p w14:paraId="622DF292" w14:textId="77777777" w:rsidR="00704CAA" w:rsidRPr="00AB1781" w:rsidRDefault="00704CAA" w:rsidP="00704CAA">
      <w:pPr>
        <w:pStyle w:val="EnglishHangEndNoCoptic"/>
      </w:pPr>
      <w:r w:rsidRPr="00AB1781">
        <w:tab/>
        <w:t>redeem me and have mercy on me.</w:t>
      </w:r>
    </w:p>
    <w:p w14:paraId="17BFC0D4" w14:textId="77777777" w:rsidR="00704CAA" w:rsidRPr="00AB1781" w:rsidRDefault="00704CAA" w:rsidP="00704CAA">
      <w:pPr>
        <w:pStyle w:val="EnglishHangNoCoptic"/>
      </w:pPr>
      <w:r w:rsidRPr="00AB1781">
        <w:t>12 My foot stands on the straight path;</w:t>
      </w:r>
    </w:p>
    <w:p w14:paraId="32554D2C" w14:textId="77777777" w:rsidR="00704CAA" w:rsidRDefault="00704CAA" w:rsidP="00704CAA">
      <w:pPr>
        <w:pStyle w:val="EnglishHangEndNoCoptic"/>
      </w:pPr>
      <w:r w:rsidRPr="00AB1781">
        <w:tab/>
        <w:t xml:space="preserve">I will bless </w:t>
      </w:r>
      <w:r>
        <w:t>You</w:t>
      </w:r>
      <w:r w:rsidRPr="00AB1781">
        <w:t>, O Lord, in the churches.</w:t>
      </w:r>
      <w:r w:rsidRPr="00AB1781">
        <w:rPr>
          <w:rStyle w:val="FootnoteReference"/>
        </w:rPr>
        <w:footnoteReference w:id="152"/>
      </w:r>
    </w:p>
    <w:p w14:paraId="4A512BD6" w14:textId="77777777" w:rsidR="002B6AEC" w:rsidRDefault="00704CAA" w:rsidP="00704CAA">
      <w:pPr>
        <w:pStyle w:val="Rubric"/>
      </w:pPr>
      <w:r>
        <w:t>Alleluia.</w:t>
      </w:r>
    </w:p>
    <w:p w14:paraId="0D7E67C1" w14:textId="0E8F70C8" w:rsidR="00704CAA"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_Ref412110790 \h </w:instrText>
      </w:r>
      <w:r>
        <w:fldChar w:fldCharType="separate"/>
      </w:r>
      <w:r w:rsidR="000E2EAC">
        <w:t>Psalm</w:t>
      </w:r>
      <w:r w:rsidR="000E2EAC" w:rsidRPr="00AB1781">
        <w:t xml:space="preserve"> 28</w:t>
      </w:r>
      <w:r w:rsidR="000E2EAC">
        <w:t>: “Bring to the Lord, O sons of God”</w:t>
      </w:r>
      <w:r>
        <w:fldChar w:fldCharType="end"/>
      </w:r>
      <w:r>
        <w:t xml:space="preserve">, page </w:t>
      </w:r>
      <w:r>
        <w:fldChar w:fldCharType="begin"/>
      </w:r>
      <w:r>
        <w:instrText xml:space="preserve"> PAGEREF _Ref412110790 \h </w:instrText>
      </w:r>
      <w:r>
        <w:fldChar w:fldCharType="separate"/>
      </w:r>
      <w:r w:rsidR="000E2EAC">
        <w:rPr>
          <w:noProof/>
        </w:rPr>
        <w:t>125</w:t>
      </w:r>
      <w:r>
        <w:fldChar w:fldCharType="end"/>
      </w:r>
      <w:r>
        <w:t>.</w:t>
      </w:r>
      <w:r w:rsidR="00704CAA">
        <w:t xml:space="preserve"> </w:t>
      </w:r>
    </w:p>
    <w:p w14:paraId="455F17A0" w14:textId="77777777" w:rsidR="00704CAA" w:rsidRPr="00906079" w:rsidRDefault="00704CAA" w:rsidP="00704CAA">
      <w:pPr>
        <w:pStyle w:val="Heading4"/>
      </w:pPr>
      <w:bookmarkStart w:id="253" w:name="_Ref412026021"/>
      <w:r>
        <w:lastRenderedPageBreak/>
        <w:t>Psalm</w:t>
      </w:r>
      <w:r w:rsidRPr="00AB1781">
        <w:t xml:space="preserve"> 26</w:t>
      </w:r>
      <w:r>
        <w:t xml:space="preserve"> “The Lord is my light and my Saviour; whom shall I fear”</w:t>
      </w:r>
      <w:bookmarkEnd w:id="253"/>
    </w:p>
    <w:p w14:paraId="6C1A3E06" w14:textId="77777777" w:rsidR="00704CAA" w:rsidRPr="007A1A59" w:rsidRDefault="00704CAA" w:rsidP="00704CAA">
      <w:pPr>
        <w:jc w:val="center"/>
        <w:rPr>
          <w:b/>
        </w:rPr>
      </w:pPr>
      <w:r w:rsidRPr="007A1A59">
        <w:rPr>
          <w:b/>
        </w:rPr>
        <w:t>Contemplation of the Divine Beauty and Goodness</w:t>
      </w:r>
    </w:p>
    <w:p w14:paraId="45CA5168" w14:textId="77777777" w:rsidR="00704CAA" w:rsidRPr="007A1A59" w:rsidRDefault="00704CAA" w:rsidP="00704CAA">
      <w:pPr>
        <w:jc w:val="center"/>
        <w:rPr>
          <w:b/>
        </w:rPr>
      </w:pPr>
      <w:r w:rsidRPr="007A1A59">
        <w:rPr>
          <w:b/>
        </w:rPr>
        <w:t>The Believing Heart does not Shrink in Fear</w:t>
      </w:r>
    </w:p>
    <w:p w14:paraId="3C59FCB8" w14:textId="76861365"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748A54C2" w14:textId="46126DEE"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DA1EBE7" w14:textId="77777777" w:rsidR="00704CAA" w:rsidRPr="00906079" w:rsidRDefault="00704CAA" w:rsidP="00704CAA">
      <w:pPr>
        <w:pStyle w:val="Rubric"/>
      </w:pPr>
      <w:r w:rsidRPr="00AB1781">
        <w:t xml:space="preserve"> (A Psalm of David</w:t>
      </w:r>
      <w:r>
        <w:t>,</w:t>
      </w:r>
      <w:r w:rsidRPr="00AB1781">
        <w:t xml:space="preserve"> before he was anointed)</w:t>
      </w:r>
    </w:p>
    <w:p w14:paraId="47E3F70D" w14:textId="77777777" w:rsidR="00704CAA" w:rsidRPr="00AB1781" w:rsidRDefault="00704CAA" w:rsidP="00704CAA">
      <w:pPr>
        <w:pStyle w:val="EnglishHangNoCoptic"/>
      </w:pPr>
      <w:r w:rsidRPr="00AB1781">
        <w:t>1 The Lord is my light and my Saviour;</w:t>
      </w:r>
    </w:p>
    <w:p w14:paraId="0F898A90" w14:textId="77777777" w:rsidR="00704CAA" w:rsidRPr="00AB1781" w:rsidRDefault="00704CAA" w:rsidP="00704CAA">
      <w:pPr>
        <w:pStyle w:val="EnglishHangNoCoptic"/>
      </w:pPr>
      <w:r w:rsidRPr="00AB1781">
        <w:tab/>
        <w:t>whom shall I fear?</w:t>
      </w:r>
    </w:p>
    <w:p w14:paraId="2A956BD0" w14:textId="77777777" w:rsidR="00704CAA" w:rsidRPr="00AB1781" w:rsidRDefault="00704CAA" w:rsidP="00704CAA">
      <w:pPr>
        <w:pStyle w:val="EnglishHangNoCoptic"/>
      </w:pPr>
      <w:r w:rsidRPr="00AB1781">
        <w:tab/>
        <w:t xml:space="preserve">The Lord is the </w:t>
      </w:r>
      <w:r>
        <w:t>defender</w:t>
      </w:r>
      <w:r w:rsidRPr="00AB1781">
        <w:t xml:space="preserve"> of my life;</w:t>
      </w:r>
    </w:p>
    <w:p w14:paraId="4155D890" w14:textId="77777777" w:rsidR="00704CAA" w:rsidRPr="00906079" w:rsidRDefault="00704CAA" w:rsidP="00704CAA">
      <w:pPr>
        <w:pStyle w:val="EnglishHangEndNoCoptic"/>
      </w:pPr>
      <w:r w:rsidRPr="00AB1781">
        <w:tab/>
      </w:r>
      <w:r>
        <w:t>of</w:t>
      </w:r>
      <w:r w:rsidRPr="00AB1781">
        <w:t xml:space="preserve"> whom shall I </w:t>
      </w:r>
      <w:r>
        <w:t>be afraid</w:t>
      </w:r>
      <w:r w:rsidRPr="00AB1781">
        <w:t>?</w:t>
      </w:r>
    </w:p>
    <w:p w14:paraId="1561E987" w14:textId="77777777" w:rsidR="00704CAA" w:rsidRPr="00AB1781" w:rsidRDefault="00704CAA" w:rsidP="00704CAA">
      <w:pPr>
        <w:pStyle w:val="EnglishHangNoCoptic"/>
      </w:pPr>
      <w:r w:rsidRPr="00AB1781">
        <w:t>2 When the wicked draw near me</w:t>
      </w:r>
    </w:p>
    <w:p w14:paraId="68489205" w14:textId="77777777" w:rsidR="00704CAA" w:rsidRPr="00AB1781" w:rsidRDefault="00704CAA" w:rsidP="00704CAA">
      <w:pPr>
        <w:pStyle w:val="EnglishHangNoCoptic"/>
      </w:pPr>
      <w:r w:rsidRPr="00AB1781">
        <w:tab/>
        <w:t>to eat my flesh,</w:t>
      </w:r>
    </w:p>
    <w:p w14:paraId="4316A993" w14:textId="77777777" w:rsidR="00704CAA" w:rsidRPr="00AB1781" w:rsidRDefault="00704CAA" w:rsidP="00704CAA">
      <w:pPr>
        <w:pStyle w:val="EnglishHangNoCoptic"/>
      </w:pPr>
      <w:r w:rsidRPr="00AB1781">
        <w:tab/>
        <w:t xml:space="preserve">it is they, my oppressors and </w:t>
      </w:r>
      <w:r>
        <w:t>enemies</w:t>
      </w:r>
      <w:r w:rsidRPr="00AB1781">
        <w:t>,</w:t>
      </w:r>
    </w:p>
    <w:p w14:paraId="57744B7C" w14:textId="77777777" w:rsidR="00704CAA" w:rsidRPr="00AB1781" w:rsidRDefault="00704CAA" w:rsidP="00704CAA">
      <w:pPr>
        <w:pStyle w:val="EnglishHangEndNoCoptic"/>
      </w:pPr>
      <w:r w:rsidRPr="00AB1781">
        <w:tab/>
        <w:t xml:space="preserve">who grow </w:t>
      </w:r>
      <w:r>
        <w:t>weak</w:t>
      </w:r>
      <w:r w:rsidRPr="00AB1781">
        <w:t xml:space="preserve"> and fall.</w:t>
      </w:r>
    </w:p>
    <w:p w14:paraId="2380C125" w14:textId="77777777" w:rsidR="00704CAA" w:rsidRPr="00AB1781" w:rsidRDefault="00704CAA" w:rsidP="00704CAA">
      <w:pPr>
        <w:pStyle w:val="EnglishHangNoCoptic"/>
      </w:pPr>
      <w:r w:rsidRPr="00AB1781">
        <w:t>3 Though an army encamp against me,</w:t>
      </w:r>
    </w:p>
    <w:p w14:paraId="1D7E6DE7" w14:textId="77777777" w:rsidR="00704CAA" w:rsidRPr="00AB1781" w:rsidRDefault="00704CAA" w:rsidP="00704CAA">
      <w:pPr>
        <w:pStyle w:val="EnglishHangNoCoptic"/>
      </w:pPr>
      <w:r w:rsidRPr="00AB1781">
        <w:tab/>
        <w:t>my heart shall not fear;</w:t>
      </w:r>
    </w:p>
    <w:p w14:paraId="164AF902" w14:textId="77777777" w:rsidR="00704CAA" w:rsidRPr="00AB1781" w:rsidRDefault="00704CAA" w:rsidP="00704CAA">
      <w:pPr>
        <w:pStyle w:val="EnglishHangNoCoptic"/>
      </w:pPr>
      <w:r w:rsidRPr="00AB1781">
        <w:tab/>
        <w:t>though war rise against me,</w:t>
      </w:r>
    </w:p>
    <w:p w14:paraId="553F7D25" w14:textId="77777777" w:rsidR="00704CAA" w:rsidRPr="00AB1781" w:rsidRDefault="00704CAA" w:rsidP="00704CAA">
      <w:pPr>
        <w:pStyle w:val="EnglishHangEndNoCoptic"/>
      </w:pPr>
      <w:r w:rsidRPr="00AB1781">
        <w:tab/>
        <w:t>in this I hope.</w:t>
      </w:r>
    </w:p>
    <w:p w14:paraId="7FB0CFDA" w14:textId="77777777" w:rsidR="00704CAA" w:rsidRPr="00AB1781" w:rsidRDefault="00704CAA" w:rsidP="00704CAA">
      <w:pPr>
        <w:pStyle w:val="EnglishHangNoCoptic"/>
      </w:pPr>
      <w:r w:rsidRPr="00AB1781">
        <w:t>4 One thing I ask of the Lord,</w:t>
      </w:r>
    </w:p>
    <w:p w14:paraId="3D22CF1D" w14:textId="77777777" w:rsidR="00704CAA" w:rsidRPr="00AB1781" w:rsidRDefault="00704CAA" w:rsidP="00704CAA">
      <w:pPr>
        <w:pStyle w:val="EnglishHangNoCoptic"/>
      </w:pPr>
      <w:r w:rsidRPr="00AB1781">
        <w:tab/>
      </w:r>
      <w:r>
        <w:t>and seek after,</w:t>
      </w:r>
    </w:p>
    <w:p w14:paraId="7B705B2E" w14:textId="77777777" w:rsidR="00704CAA" w:rsidRPr="00AB1781" w:rsidRDefault="00704CAA" w:rsidP="00704CAA">
      <w:pPr>
        <w:pStyle w:val="EnglishHangNoCoptic"/>
      </w:pPr>
      <w:r w:rsidRPr="00AB1781">
        <w:tab/>
        <w:t>that I may dwell in the house of the Lord</w:t>
      </w:r>
    </w:p>
    <w:p w14:paraId="2066F723" w14:textId="77777777" w:rsidR="00704CAA" w:rsidRPr="00AB1781" w:rsidRDefault="00704CAA" w:rsidP="00704CAA">
      <w:pPr>
        <w:pStyle w:val="EnglishHangNoCoptic"/>
      </w:pPr>
      <w:r w:rsidRPr="00AB1781">
        <w:tab/>
        <w:t>all the days of my life,</w:t>
      </w:r>
    </w:p>
    <w:p w14:paraId="2923C445" w14:textId="77777777" w:rsidR="00704CAA" w:rsidRPr="00AB1781" w:rsidRDefault="00704CAA" w:rsidP="00704CAA">
      <w:pPr>
        <w:pStyle w:val="EnglishHangNoCoptic"/>
      </w:pPr>
      <w:r w:rsidRPr="00AB1781">
        <w:tab/>
      </w:r>
      <w:r>
        <w:t>that I might see</w:t>
      </w:r>
      <w:r w:rsidRPr="00AB1781">
        <w:t xml:space="preserve"> the</w:t>
      </w:r>
      <w:r>
        <w:t xml:space="preserve"> delights of the</w:t>
      </w:r>
      <w:r w:rsidRPr="00AB1781">
        <w:t xml:space="preserve"> Lord</w:t>
      </w:r>
      <w:r>
        <w:t>,</w:t>
      </w:r>
    </w:p>
    <w:p w14:paraId="5C2D5AA4" w14:textId="77777777" w:rsidR="00704CAA" w:rsidRPr="00AB1781" w:rsidRDefault="00704CAA" w:rsidP="00704CAA">
      <w:pPr>
        <w:pStyle w:val="EnglishHangEndNoCoptic"/>
      </w:pPr>
      <w:r w:rsidRPr="00AB1781">
        <w:tab/>
        <w:t>and visit His holy temple.</w:t>
      </w:r>
    </w:p>
    <w:p w14:paraId="52FB1BAB" w14:textId="77777777" w:rsidR="00704CAA" w:rsidRPr="00AB1781" w:rsidRDefault="00704CAA" w:rsidP="00704CAA">
      <w:pPr>
        <w:pStyle w:val="EnglishHangNoCoptic"/>
      </w:pPr>
      <w:r w:rsidRPr="00AB1781">
        <w:t xml:space="preserve">5 For He hides me in His </w:t>
      </w:r>
      <w:r>
        <w:t>tent</w:t>
      </w:r>
    </w:p>
    <w:p w14:paraId="06616403" w14:textId="77777777" w:rsidR="00704CAA" w:rsidRPr="00AB1781" w:rsidRDefault="00704CAA" w:rsidP="00704CAA">
      <w:pPr>
        <w:pStyle w:val="EnglishHangNoCoptic"/>
      </w:pPr>
      <w:r w:rsidRPr="00AB1781">
        <w:tab/>
        <w:t>in the day of trouble;</w:t>
      </w:r>
    </w:p>
    <w:p w14:paraId="6146885A" w14:textId="77777777" w:rsidR="00704CAA" w:rsidRPr="00AB1781" w:rsidRDefault="00704CAA" w:rsidP="00704CAA">
      <w:pPr>
        <w:pStyle w:val="EnglishHangNoCoptic"/>
      </w:pPr>
      <w:r w:rsidRPr="00AB1781">
        <w:tab/>
        <w:t xml:space="preserve">in the secrecy of His </w:t>
      </w:r>
      <w:r>
        <w:t>tent</w:t>
      </w:r>
      <w:r w:rsidRPr="00AB1781">
        <w:t xml:space="preserve"> He shelters me;</w:t>
      </w:r>
    </w:p>
    <w:p w14:paraId="69E9C68D" w14:textId="77777777" w:rsidR="00704CAA" w:rsidRPr="00AB1781" w:rsidRDefault="00704CAA" w:rsidP="00704CAA">
      <w:pPr>
        <w:pStyle w:val="EnglishHangEndNoCoptic"/>
      </w:pPr>
      <w:r w:rsidRPr="00AB1781">
        <w:tab/>
        <w:t>He lifts me high on a rock.</w:t>
      </w:r>
    </w:p>
    <w:p w14:paraId="4872F19A" w14:textId="77777777" w:rsidR="00704CAA" w:rsidRPr="00AB1781" w:rsidRDefault="00704CAA" w:rsidP="00704CAA">
      <w:pPr>
        <w:pStyle w:val="EnglishHangNoCoptic"/>
      </w:pPr>
      <w:r w:rsidRPr="00AB1781">
        <w:t>6 And now</w:t>
      </w:r>
      <w:r>
        <w:t>, see,</w:t>
      </w:r>
      <w:r w:rsidRPr="00AB1781">
        <w:t xml:space="preserve"> He </w:t>
      </w:r>
      <w:r>
        <w:t>lifted</w:t>
      </w:r>
      <w:r w:rsidRPr="00AB1781">
        <w:t xml:space="preserve"> my head above my enemies;</w:t>
      </w:r>
    </w:p>
    <w:p w14:paraId="7CAB8DBD" w14:textId="77777777" w:rsidR="00704CAA" w:rsidRPr="00AB1781" w:rsidRDefault="00704CAA" w:rsidP="00704CAA">
      <w:pPr>
        <w:pStyle w:val="EnglishHangNoCoptic"/>
      </w:pPr>
      <w:r w:rsidRPr="00AB1781">
        <w:tab/>
        <w:t xml:space="preserve">I </w:t>
      </w:r>
      <w:r>
        <w:t>went</w:t>
      </w:r>
      <w:r w:rsidRPr="00AB1781">
        <w:t xml:space="preserve"> </w:t>
      </w:r>
      <w:r>
        <w:t>a</w:t>
      </w:r>
      <w:r w:rsidRPr="00AB1781">
        <w:t>round and offer</w:t>
      </w:r>
      <w:r>
        <w:t>ed a sacrifice with shouts of joy</w:t>
      </w:r>
    </w:p>
    <w:p w14:paraId="5C6981F8" w14:textId="77777777" w:rsidR="00704CAA" w:rsidRPr="00AB1781" w:rsidRDefault="00704CAA" w:rsidP="00704CAA">
      <w:pPr>
        <w:pStyle w:val="EnglishHangNoCoptic"/>
      </w:pPr>
      <w:r w:rsidRPr="00AB1781">
        <w:tab/>
        <w:t xml:space="preserve">in His </w:t>
      </w:r>
      <w:r>
        <w:t>tent</w:t>
      </w:r>
      <w:r w:rsidRPr="00AB1781">
        <w:t>.</w:t>
      </w:r>
      <w:r w:rsidRPr="00AB1781">
        <w:rPr>
          <w:rStyle w:val="FootnoteReference"/>
        </w:rPr>
        <w:footnoteReference w:id="153"/>
      </w:r>
    </w:p>
    <w:p w14:paraId="56AC001A" w14:textId="77777777" w:rsidR="00704CAA" w:rsidRPr="00AB1781" w:rsidRDefault="00704CAA" w:rsidP="00704CAA">
      <w:pPr>
        <w:pStyle w:val="EnglishHangEndNoCoptic"/>
      </w:pPr>
      <w:r w:rsidRPr="00AB1781">
        <w:tab/>
        <w:t>I will sing and praise the Lord.</w:t>
      </w:r>
      <w:r w:rsidRPr="00AB1781">
        <w:rPr>
          <w:rStyle w:val="FootnoteReference"/>
        </w:rPr>
        <w:footnoteReference w:id="154"/>
      </w:r>
    </w:p>
    <w:p w14:paraId="1F8CCCB3" w14:textId="77777777" w:rsidR="00704CAA" w:rsidRPr="00AB1781" w:rsidRDefault="00704CAA" w:rsidP="00704CAA">
      <w:pPr>
        <w:pStyle w:val="EnglishHangNoCoptic"/>
      </w:pPr>
      <w:r w:rsidRPr="00AB1781">
        <w:lastRenderedPageBreak/>
        <w:t>7 Hear, O Lord, my voice when I cry;</w:t>
      </w:r>
    </w:p>
    <w:p w14:paraId="7795AE0A" w14:textId="77777777" w:rsidR="00704CAA" w:rsidRPr="00AB1781" w:rsidRDefault="00704CAA" w:rsidP="00704CAA">
      <w:pPr>
        <w:pStyle w:val="EnglishHangEndNoCoptic"/>
      </w:pPr>
      <w:r w:rsidRPr="00AB1781">
        <w:tab/>
        <w:t xml:space="preserve">have mercy on me and </w:t>
      </w:r>
      <w:r>
        <w:t>hear</w:t>
      </w:r>
      <w:r w:rsidRPr="00AB1781">
        <w:t xml:space="preserve"> me.</w:t>
      </w:r>
    </w:p>
    <w:p w14:paraId="4442AC9E" w14:textId="77777777" w:rsidR="00704CAA" w:rsidRPr="00AB1781" w:rsidRDefault="00704CAA" w:rsidP="00704CAA">
      <w:pPr>
        <w:pStyle w:val="EnglishHangNoCoptic"/>
      </w:pPr>
      <w:r w:rsidRPr="00AB1781">
        <w:t xml:space="preserve">8 My heart speaks to </w:t>
      </w:r>
      <w:r>
        <w:t>You,</w:t>
      </w:r>
    </w:p>
    <w:p w14:paraId="4CE51452" w14:textId="77777777" w:rsidR="00704CAA" w:rsidRPr="00AB1781" w:rsidRDefault="00704CAA" w:rsidP="00704CAA">
      <w:pPr>
        <w:pStyle w:val="EnglishHangNoCoptic"/>
      </w:pPr>
      <w:r w:rsidRPr="00AB1781">
        <w:tab/>
      </w:r>
      <w:r>
        <w:t>“</w:t>
      </w:r>
      <w:r w:rsidRPr="00AB1781">
        <w:t xml:space="preserve">I have </w:t>
      </w:r>
      <w:r>
        <w:t>sought after</w:t>
      </w:r>
      <w:r w:rsidRPr="00AB1781">
        <w:t xml:space="preserve"> </w:t>
      </w:r>
      <w:r>
        <w:t>Your face!”</w:t>
      </w:r>
    </w:p>
    <w:p w14:paraId="0B496F59" w14:textId="77777777" w:rsidR="00704CAA" w:rsidRPr="00AB1781" w:rsidRDefault="00704CAA" w:rsidP="00704CAA">
      <w:pPr>
        <w:pStyle w:val="EnglishHangEndNoCoptic"/>
      </w:pPr>
      <w:r w:rsidRPr="00AB1781">
        <w:tab/>
        <w:t>O Lord, will I seek</w:t>
      </w:r>
      <w:r>
        <w:t xml:space="preserve"> after Your face</w:t>
      </w:r>
      <w:r w:rsidRPr="00AB1781">
        <w:t>.</w:t>
      </w:r>
    </w:p>
    <w:p w14:paraId="1B416FD8" w14:textId="77777777" w:rsidR="00704CAA" w:rsidRPr="00AB1781" w:rsidRDefault="00704CAA" w:rsidP="00704CAA">
      <w:pPr>
        <w:pStyle w:val="EnglishHangNoCoptic"/>
      </w:pPr>
      <w:r w:rsidRPr="00AB1781">
        <w:t xml:space="preserve">9 </w:t>
      </w:r>
      <w:r>
        <w:t>Do not t</w:t>
      </w:r>
      <w:r w:rsidRPr="00AB1781">
        <w:t xml:space="preserve">urn </w:t>
      </w:r>
      <w:r>
        <w:t>Your</w:t>
      </w:r>
      <w:r w:rsidRPr="00AB1781">
        <w:t xml:space="preserve"> face from me,</w:t>
      </w:r>
    </w:p>
    <w:p w14:paraId="386C6206" w14:textId="77777777" w:rsidR="00704CAA" w:rsidRPr="00AB1781" w:rsidRDefault="00704CAA" w:rsidP="00704CAA">
      <w:pPr>
        <w:pStyle w:val="EnglishHangNoCoptic"/>
      </w:pPr>
      <w:r w:rsidRPr="00AB1781">
        <w:tab/>
      </w:r>
      <w:r>
        <w:t xml:space="preserve">do not </w:t>
      </w:r>
      <w:r w:rsidRPr="00AB1781">
        <w:t xml:space="preserve">withdraw in anger from </w:t>
      </w:r>
      <w:r>
        <w:t>Your</w:t>
      </w:r>
      <w:r w:rsidRPr="00AB1781">
        <w:t xml:space="preserve"> servant.</w:t>
      </w:r>
    </w:p>
    <w:p w14:paraId="30F94EA1" w14:textId="77777777" w:rsidR="00704CAA" w:rsidRPr="00AB1781" w:rsidRDefault="00704CAA" w:rsidP="00704CAA">
      <w:pPr>
        <w:pStyle w:val="EnglishHangNoCoptic"/>
      </w:pPr>
      <w:r w:rsidRPr="00AB1781">
        <w:tab/>
        <w:t xml:space="preserve">Be my helper, </w:t>
      </w:r>
      <w:r>
        <w:t>do not utterly cast me away</w:t>
      </w:r>
      <w:r w:rsidRPr="00AB1781">
        <w:t>;</w:t>
      </w:r>
    </w:p>
    <w:p w14:paraId="674A5725" w14:textId="77777777" w:rsidR="00704CAA" w:rsidRPr="00AB1781" w:rsidRDefault="00704CAA" w:rsidP="00704CAA">
      <w:pPr>
        <w:pStyle w:val="EnglishHangEndNoCoptic"/>
      </w:pPr>
      <w:r w:rsidRPr="00AB1781">
        <w:tab/>
      </w:r>
      <w:r>
        <w:t>Do not forsake me</w:t>
      </w:r>
      <w:r w:rsidRPr="00AB1781">
        <w:t>, O God, my Saviour.</w:t>
      </w:r>
    </w:p>
    <w:p w14:paraId="29FE0C6C" w14:textId="77777777" w:rsidR="00704CAA" w:rsidRPr="00AB1781" w:rsidRDefault="00704CAA" w:rsidP="00704CAA">
      <w:pPr>
        <w:pStyle w:val="EnglishHangNoCoptic"/>
      </w:pPr>
      <w:r w:rsidRPr="00AB1781">
        <w:t>10 My father and mother abandoned me,</w:t>
      </w:r>
    </w:p>
    <w:p w14:paraId="122F46E1" w14:textId="77777777" w:rsidR="00704CAA" w:rsidRPr="00906079" w:rsidRDefault="00704CAA" w:rsidP="00704CAA">
      <w:pPr>
        <w:pStyle w:val="EnglishHangEndNoCoptic"/>
      </w:pPr>
      <w:r w:rsidRPr="00AB1781">
        <w:tab/>
        <w:t xml:space="preserve">but the Lord </w:t>
      </w:r>
      <w:r>
        <w:t>took me to Himself</w:t>
      </w:r>
      <w:r w:rsidRPr="00AB1781">
        <w:t>.</w:t>
      </w:r>
      <w:r w:rsidRPr="00AB1781">
        <w:rPr>
          <w:rStyle w:val="FootnoteReference"/>
        </w:rPr>
        <w:footnoteReference w:id="155"/>
      </w:r>
    </w:p>
    <w:p w14:paraId="3ABEEFB1" w14:textId="77777777" w:rsidR="00704CAA" w:rsidRPr="00AB1781" w:rsidRDefault="00704CAA" w:rsidP="00704CAA">
      <w:pPr>
        <w:pStyle w:val="EnglishHangNoCoptic"/>
      </w:pPr>
      <w:r w:rsidRPr="00AB1781">
        <w:t xml:space="preserve">11 </w:t>
      </w:r>
      <w:r>
        <w:t>Set a Law for me, O Lord, in Your ways</w:t>
      </w:r>
      <w:r w:rsidRPr="00AB1781">
        <w:t>,</w:t>
      </w:r>
    </w:p>
    <w:p w14:paraId="49FE3DDB" w14:textId="77777777" w:rsidR="00704CAA" w:rsidRPr="00AB1781" w:rsidRDefault="00704CAA" w:rsidP="00704CAA">
      <w:pPr>
        <w:pStyle w:val="EnglishHangNoCoptic"/>
      </w:pPr>
      <w:r w:rsidRPr="00AB1781">
        <w:tab/>
        <w:t>and guide me in the right path</w:t>
      </w:r>
    </w:p>
    <w:p w14:paraId="3997CB42" w14:textId="77777777" w:rsidR="00704CAA" w:rsidRPr="00AB1781" w:rsidRDefault="00704CAA" w:rsidP="00704CAA">
      <w:pPr>
        <w:pStyle w:val="EnglishHangEndNoCoptic"/>
      </w:pPr>
      <w:r w:rsidRPr="00AB1781">
        <w:tab/>
        <w:t>because of my enemies.</w:t>
      </w:r>
    </w:p>
    <w:p w14:paraId="0F5D6E82" w14:textId="77777777" w:rsidR="00704CAA" w:rsidRPr="00AB1781" w:rsidRDefault="00704CAA" w:rsidP="00704CAA">
      <w:pPr>
        <w:pStyle w:val="EnglishHangNoCoptic"/>
      </w:pPr>
      <w:r w:rsidRPr="00AB1781">
        <w:t xml:space="preserve">12 </w:t>
      </w:r>
      <w:r>
        <w:t>Do not d</w:t>
      </w:r>
      <w:r w:rsidRPr="00AB1781">
        <w:t xml:space="preserve">eliver me </w:t>
      </w:r>
      <w:r>
        <w:t>to</w:t>
      </w:r>
      <w:r w:rsidRPr="00AB1781">
        <w:t xml:space="preserve"> the </w:t>
      </w:r>
      <w:r>
        <w:t>souls</w:t>
      </w:r>
      <w:r w:rsidRPr="00AB1781">
        <w:t xml:space="preserve"> of my oppressors,</w:t>
      </w:r>
    </w:p>
    <w:p w14:paraId="0E65284D" w14:textId="77777777" w:rsidR="00704CAA" w:rsidRPr="00AB1781" w:rsidRDefault="00704CAA" w:rsidP="00704CAA">
      <w:pPr>
        <w:pStyle w:val="EnglishHangNoCoptic"/>
      </w:pPr>
      <w:r w:rsidRPr="00AB1781">
        <w:tab/>
        <w:t>for false witnesses have risen against me</w:t>
      </w:r>
    </w:p>
    <w:p w14:paraId="59C7D8DB" w14:textId="77777777" w:rsidR="00704CAA" w:rsidRPr="00AB1781" w:rsidRDefault="00704CAA" w:rsidP="00704CAA">
      <w:pPr>
        <w:pStyle w:val="EnglishHangEndNoCoptic"/>
      </w:pPr>
      <w:r w:rsidRPr="00AB1781">
        <w:tab/>
        <w:t>and injustice has deceived itself.</w:t>
      </w:r>
    </w:p>
    <w:p w14:paraId="62D71CF4" w14:textId="77777777" w:rsidR="00704CAA" w:rsidRPr="00AB1781" w:rsidRDefault="00704CAA" w:rsidP="00704CAA">
      <w:pPr>
        <w:pStyle w:val="EnglishHangNoCoptic"/>
      </w:pPr>
      <w:r w:rsidRPr="00AB1781">
        <w:t xml:space="preserve">13 I believe that I </w:t>
      </w:r>
      <w:r>
        <w:t>will</w:t>
      </w:r>
      <w:r w:rsidRPr="00AB1781">
        <w:t xml:space="preserve"> see the goodness of the Lord</w:t>
      </w:r>
    </w:p>
    <w:p w14:paraId="717E9CD9" w14:textId="77777777" w:rsidR="00704CAA" w:rsidRPr="00AB1781" w:rsidRDefault="00704CAA" w:rsidP="00704CAA">
      <w:pPr>
        <w:pStyle w:val="EnglishHangEndNoCoptic"/>
      </w:pPr>
      <w:r w:rsidRPr="00AB1781">
        <w:tab/>
        <w:t>in the land of the living.</w:t>
      </w:r>
    </w:p>
    <w:p w14:paraId="2154135D" w14:textId="77777777" w:rsidR="00704CAA" w:rsidRPr="00AB1781" w:rsidRDefault="00704CAA" w:rsidP="00704CAA">
      <w:pPr>
        <w:pStyle w:val="EnglishHangNoCoptic"/>
      </w:pPr>
      <w:r w:rsidRPr="00AB1781">
        <w:t xml:space="preserve">14 Wait </w:t>
      </w:r>
      <w:r>
        <w:t>on</w:t>
      </w:r>
      <w:r w:rsidRPr="00AB1781">
        <w:t xml:space="preserve"> the Lord,</w:t>
      </w:r>
    </w:p>
    <w:p w14:paraId="3177AB3B" w14:textId="77777777" w:rsidR="00704CAA" w:rsidRPr="00AB1781" w:rsidRDefault="00704CAA" w:rsidP="00704CAA">
      <w:pPr>
        <w:pStyle w:val="EnglishHangNoCoptic"/>
      </w:pPr>
      <w:r w:rsidRPr="00AB1781">
        <w:tab/>
        <w:t>have courage, and let your heart be strong;</w:t>
      </w:r>
    </w:p>
    <w:p w14:paraId="56F0C51B" w14:textId="77777777" w:rsidR="00704CAA" w:rsidRDefault="00704CAA" w:rsidP="00704CAA">
      <w:pPr>
        <w:pStyle w:val="EnglishHangEndNoCoptic"/>
      </w:pPr>
      <w:r>
        <w:tab/>
        <w:t>and wait on the Lord!</w:t>
      </w:r>
    </w:p>
    <w:p w14:paraId="6DC6925E" w14:textId="77777777" w:rsidR="00704CAA" w:rsidRPr="00906079" w:rsidRDefault="00704CAA" w:rsidP="00704CAA">
      <w:pPr>
        <w:pStyle w:val="Rubric"/>
      </w:pPr>
      <w:r>
        <w:t xml:space="preserve">Alleluia. </w:t>
      </w:r>
    </w:p>
    <w:p w14:paraId="75EA201F" w14:textId="5C696E4F" w:rsidR="00704CAA" w:rsidRDefault="00704CAA" w:rsidP="00704CAA">
      <w:pPr>
        <w:pStyle w:val="Rubric"/>
      </w:pPr>
      <w:r>
        <w:t>Glory…</w:t>
      </w:r>
    </w:p>
    <w:p w14:paraId="53B9BCDE" w14:textId="42B4B9CC"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77233D1D" w14:textId="255ACD1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31DF4EC2" w14:textId="77777777" w:rsidR="00704CAA" w:rsidRPr="00906079" w:rsidRDefault="00704CAA" w:rsidP="00704CAA">
      <w:pPr>
        <w:pStyle w:val="Heading4"/>
      </w:pPr>
      <w:r>
        <w:t>Psalm</w:t>
      </w:r>
      <w:r w:rsidRPr="00AB1781">
        <w:t xml:space="preserve"> 27</w:t>
      </w:r>
      <w:r>
        <w:t>: “I cry to You, O Lord”</w:t>
      </w:r>
    </w:p>
    <w:p w14:paraId="5EDD27F0" w14:textId="77777777" w:rsidR="00704CAA" w:rsidRPr="007A1A59" w:rsidRDefault="00704CAA" w:rsidP="00704CAA">
      <w:pPr>
        <w:jc w:val="center"/>
        <w:rPr>
          <w:b/>
        </w:rPr>
      </w:pPr>
      <w:r w:rsidRPr="007A1A59">
        <w:rPr>
          <w:b/>
        </w:rPr>
        <w:t>God the Protection and Salvation of His Anointed</w:t>
      </w:r>
    </w:p>
    <w:p w14:paraId="65521C9E" w14:textId="77777777" w:rsidR="00704CAA" w:rsidRPr="007A1A59" w:rsidRDefault="00704CAA" w:rsidP="00704CAA">
      <w:pPr>
        <w:jc w:val="center"/>
        <w:rPr>
          <w:b/>
        </w:rPr>
      </w:pPr>
      <w:r w:rsidRPr="007A1A59">
        <w:rPr>
          <w:b/>
        </w:rPr>
        <w:lastRenderedPageBreak/>
        <w:t>A Prayer of Faith with Thanksgiving</w:t>
      </w:r>
    </w:p>
    <w:p w14:paraId="1A20D1F6" w14:textId="77777777" w:rsidR="00704CAA" w:rsidRPr="00906079" w:rsidRDefault="00704CAA" w:rsidP="00704CAA">
      <w:pPr>
        <w:pStyle w:val="Rubric"/>
      </w:pPr>
      <w:r w:rsidRPr="00AB1781">
        <w:t>(By David)</w:t>
      </w:r>
    </w:p>
    <w:p w14:paraId="782387CE" w14:textId="77777777" w:rsidR="00704CAA" w:rsidRPr="00AB1781" w:rsidRDefault="00704CAA" w:rsidP="00704CAA">
      <w:pPr>
        <w:pStyle w:val="EnglishHangNoCoptic"/>
      </w:pPr>
      <w:r w:rsidRPr="00AB1781">
        <w:t xml:space="preserve">1 </w:t>
      </w:r>
      <w:r>
        <w:t>I cry t</w:t>
      </w:r>
      <w:r w:rsidRPr="00AB1781">
        <w:t xml:space="preserve">o </w:t>
      </w:r>
      <w:r>
        <w:t>You, O Lord;</w:t>
      </w:r>
    </w:p>
    <w:p w14:paraId="061DE7F2" w14:textId="77777777" w:rsidR="00704CAA" w:rsidRPr="00AB1781" w:rsidRDefault="00704CAA" w:rsidP="00704CAA">
      <w:pPr>
        <w:pStyle w:val="EnglishHangNoCoptic"/>
      </w:pPr>
      <w:r w:rsidRPr="00AB1781">
        <w:tab/>
        <w:t xml:space="preserve">O my God, </w:t>
      </w:r>
      <w:r>
        <w:t>do</w:t>
      </w:r>
      <w:r w:rsidRPr="00AB1781">
        <w:t xml:space="preserve"> not </w:t>
      </w:r>
      <w:r>
        <w:t>pass me by in silence</w:t>
      </w:r>
      <w:r w:rsidRPr="00AB1781">
        <w:t>;</w:t>
      </w:r>
    </w:p>
    <w:p w14:paraId="4457D700" w14:textId="77777777" w:rsidR="00704CAA" w:rsidRPr="00AB1781" w:rsidRDefault="00704CAA" w:rsidP="00704CAA">
      <w:pPr>
        <w:pStyle w:val="EnglishHangNoCoptic"/>
      </w:pPr>
      <w:r w:rsidRPr="00AB1781">
        <w:tab/>
      </w:r>
      <w:r>
        <w:t>if</w:t>
      </w:r>
      <w:r w:rsidRPr="00AB1781">
        <w:t xml:space="preserve"> </w:t>
      </w:r>
      <w:r>
        <w:t>You</w:t>
      </w:r>
      <w:r w:rsidRPr="00AB1781">
        <w:t xml:space="preserve"> </w:t>
      </w:r>
      <w:r>
        <w:t>were to pass me by in silence</w:t>
      </w:r>
      <w:r w:rsidRPr="00AB1781">
        <w:t>,</w:t>
      </w:r>
    </w:p>
    <w:p w14:paraId="78DFFBA8" w14:textId="77777777" w:rsidR="00704CAA" w:rsidRPr="00AB1781" w:rsidRDefault="00704CAA" w:rsidP="00704CAA">
      <w:pPr>
        <w:pStyle w:val="EnglishHangEndNoCoptic"/>
      </w:pPr>
      <w:r w:rsidRPr="00AB1781">
        <w:tab/>
        <w:t xml:space="preserve">I </w:t>
      </w:r>
      <w:r>
        <w:t xml:space="preserve">would </w:t>
      </w:r>
      <w:r w:rsidRPr="00AB1781">
        <w:t xml:space="preserve">become like those who go down </w:t>
      </w:r>
      <w:r>
        <w:t>in</w:t>
      </w:r>
      <w:r w:rsidRPr="00AB1781">
        <w:t>to the pit.</w:t>
      </w:r>
    </w:p>
    <w:p w14:paraId="43C64202" w14:textId="77777777" w:rsidR="00704CAA" w:rsidRPr="00AB1781" w:rsidRDefault="00704CAA" w:rsidP="00704CAA">
      <w:pPr>
        <w:pStyle w:val="EnglishHangNoCoptic"/>
      </w:pPr>
      <w:r w:rsidRPr="00AB1781">
        <w:t xml:space="preserve">2 Hear, O Lord, the cry of my </w:t>
      </w:r>
      <w:r>
        <w:t>supplication</w:t>
      </w:r>
    </w:p>
    <w:p w14:paraId="27DF28CF" w14:textId="77777777" w:rsidR="00704CAA" w:rsidRPr="00AB1781" w:rsidRDefault="00704CAA" w:rsidP="00704CAA">
      <w:pPr>
        <w:pStyle w:val="EnglishHangNoCoptic"/>
      </w:pPr>
      <w:r w:rsidRPr="00AB1781">
        <w:tab/>
        <w:t xml:space="preserve">when I pray to </w:t>
      </w:r>
      <w:r>
        <w:t>You</w:t>
      </w:r>
      <w:r w:rsidRPr="00AB1781">
        <w:t>,</w:t>
      </w:r>
    </w:p>
    <w:p w14:paraId="372D5E1F" w14:textId="77777777" w:rsidR="00704CAA" w:rsidRPr="00AB1781" w:rsidRDefault="00704CAA" w:rsidP="00704CAA">
      <w:pPr>
        <w:pStyle w:val="EnglishHangNoCoptic"/>
      </w:pPr>
      <w:r w:rsidRPr="00AB1781">
        <w:tab/>
        <w:t>when I lift up my hands</w:t>
      </w:r>
    </w:p>
    <w:p w14:paraId="6280ABB1" w14:textId="77777777" w:rsidR="00704CAA" w:rsidRPr="00AB1781" w:rsidRDefault="00704CAA" w:rsidP="00704CAA">
      <w:pPr>
        <w:pStyle w:val="EnglishHangEndNoCoptic"/>
      </w:pPr>
      <w:r w:rsidRPr="00AB1781">
        <w:tab/>
        <w:t>to</w:t>
      </w:r>
      <w:r>
        <w:t>wards</w:t>
      </w:r>
      <w:r w:rsidRPr="00AB1781">
        <w:t xml:space="preserve"> </w:t>
      </w:r>
      <w:r>
        <w:t>Your</w:t>
      </w:r>
      <w:r w:rsidRPr="00AB1781">
        <w:t xml:space="preserve"> holy temple.</w:t>
      </w:r>
    </w:p>
    <w:p w14:paraId="7D479CBC" w14:textId="77777777" w:rsidR="00704CAA" w:rsidRPr="00AB1781" w:rsidRDefault="00704CAA" w:rsidP="00704CAA">
      <w:pPr>
        <w:pStyle w:val="EnglishHangNoCoptic"/>
      </w:pPr>
      <w:r w:rsidRPr="00AB1781">
        <w:t>3 Do not drag away my soul with sinners</w:t>
      </w:r>
      <w:r>
        <w:t>,</w:t>
      </w:r>
    </w:p>
    <w:p w14:paraId="3F54C6AB" w14:textId="77777777" w:rsidR="00704CAA" w:rsidRPr="00AB1781" w:rsidRDefault="00704CAA" w:rsidP="00704CAA">
      <w:pPr>
        <w:pStyle w:val="EnglishHangNoCoptic"/>
      </w:pPr>
      <w:r w:rsidRPr="00AB1781">
        <w:tab/>
      </w:r>
      <w:r>
        <w:t>or</w:t>
      </w:r>
      <w:r w:rsidRPr="00AB1781">
        <w:t xml:space="preserve"> destroy me not with wrongdoers,</w:t>
      </w:r>
    </w:p>
    <w:p w14:paraId="32565707" w14:textId="77777777" w:rsidR="00704CAA" w:rsidRPr="00AB1781" w:rsidRDefault="00704CAA" w:rsidP="00704CAA">
      <w:pPr>
        <w:pStyle w:val="EnglishHangNoCoptic"/>
      </w:pPr>
      <w:r w:rsidRPr="00AB1781">
        <w:tab/>
        <w:t xml:space="preserve">who speak peace with their </w:t>
      </w:r>
      <w:r>
        <w:t>neighbour,</w:t>
      </w:r>
    </w:p>
    <w:p w14:paraId="35557745" w14:textId="77777777" w:rsidR="00704CAA" w:rsidRPr="00AB1781" w:rsidRDefault="00704CAA" w:rsidP="00704CAA">
      <w:pPr>
        <w:pStyle w:val="EnglishHangEndNoCoptic"/>
      </w:pPr>
      <w:r w:rsidRPr="00AB1781">
        <w:tab/>
      </w:r>
      <w:r>
        <w:t>but</w:t>
      </w:r>
      <w:r w:rsidRPr="00AB1781">
        <w:t xml:space="preserve"> evil </w:t>
      </w:r>
      <w:r>
        <w:t>is</w:t>
      </w:r>
      <w:r w:rsidRPr="00AB1781">
        <w:t xml:space="preserve"> in their hearts.</w:t>
      </w:r>
    </w:p>
    <w:p w14:paraId="2ACD4FBC" w14:textId="77777777" w:rsidR="00704CAA" w:rsidRPr="00AB1781" w:rsidRDefault="00704CAA" w:rsidP="00704CAA">
      <w:pPr>
        <w:pStyle w:val="EnglishHangNoCoptic"/>
      </w:pPr>
      <w:r w:rsidRPr="00AB1781">
        <w:t>4 Give them, O Lord, according to their works,</w:t>
      </w:r>
    </w:p>
    <w:p w14:paraId="2178A595" w14:textId="77777777" w:rsidR="00704CAA" w:rsidRPr="00AB1781" w:rsidRDefault="00704CAA" w:rsidP="00704CAA">
      <w:pPr>
        <w:pStyle w:val="EnglishHangNoCoptic"/>
      </w:pPr>
      <w:r w:rsidRPr="00AB1781">
        <w:tab/>
        <w:t>and according to the evil of their ways;</w:t>
      </w:r>
    </w:p>
    <w:p w14:paraId="2C750724" w14:textId="77777777" w:rsidR="00704CAA" w:rsidRPr="00AB1781" w:rsidRDefault="00704CAA" w:rsidP="00704CAA">
      <w:pPr>
        <w:pStyle w:val="EnglishHangNoCoptic"/>
      </w:pPr>
      <w:r w:rsidRPr="00AB1781">
        <w:tab/>
        <w:t>give them according to the works of their hands,</w:t>
      </w:r>
    </w:p>
    <w:p w14:paraId="209FCAE5" w14:textId="77777777" w:rsidR="00704CAA" w:rsidRPr="00AB1781" w:rsidRDefault="00704CAA" w:rsidP="00704CAA">
      <w:pPr>
        <w:pStyle w:val="EnglishHangEndNoCoptic"/>
      </w:pPr>
      <w:r w:rsidRPr="00AB1781">
        <w:tab/>
      </w:r>
      <w:r>
        <w:t>give them their due reward</w:t>
      </w:r>
      <w:r w:rsidRPr="00AB1781">
        <w:t>.</w:t>
      </w:r>
    </w:p>
    <w:p w14:paraId="2D376C5D" w14:textId="77777777" w:rsidR="00704CAA" w:rsidRPr="00AB1781" w:rsidRDefault="00704CAA" w:rsidP="00704CAA">
      <w:pPr>
        <w:pStyle w:val="EnglishHangNoCoptic"/>
      </w:pPr>
      <w:r w:rsidRPr="00AB1781">
        <w:t>5 Because they do not regard the works of the Lord</w:t>
      </w:r>
      <w:r>
        <w:t>,</w:t>
      </w:r>
    </w:p>
    <w:p w14:paraId="4244F5F7" w14:textId="77777777" w:rsidR="00704CAA" w:rsidRPr="00AB1781" w:rsidRDefault="00704CAA" w:rsidP="00704CAA">
      <w:pPr>
        <w:pStyle w:val="EnglishHangNoCoptic"/>
      </w:pPr>
      <w:r w:rsidRPr="00AB1781">
        <w:tab/>
        <w:t>or the workings of His hands,</w:t>
      </w:r>
      <w:r w:rsidRPr="00AB1781">
        <w:rPr>
          <w:rStyle w:val="FootnoteReference"/>
        </w:rPr>
        <w:footnoteReference w:id="156"/>
      </w:r>
    </w:p>
    <w:p w14:paraId="6A9CD7D3" w14:textId="77777777" w:rsidR="00704CAA" w:rsidRPr="00AB1781" w:rsidRDefault="00704CAA" w:rsidP="00704CAA">
      <w:pPr>
        <w:pStyle w:val="EnglishHangEndNoCoptic"/>
      </w:pPr>
      <w:r w:rsidRPr="00AB1781">
        <w:tab/>
      </w:r>
      <w:r>
        <w:t>You</w:t>
      </w:r>
      <w:r w:rsidRPr="00AB1781">
        <w:t xml:space="preserve"> </w:t>
      </w:r>
      <w:r>
        <w:t>will</w:t>
      </w:r>
      <w:r w:rsidRPr="00AB1781">
        <w:t xml:space="preserve"> pull them down and </w:t>
      </w:r>
      <w:r>
        <w:t>never</w:t>
      </w:r>
      <w:r w:rsidRPr="00AB1781">
        <w:t xml:space="preserve"> build them up.</w:t>
      </w:r>
    </w:p>
    <w:p w14:paraId="1E10A45A" w14:textId="77777777" w:rsidR="00704CAA" w:rsidRPr="00AB1781" w:rsidRDefault="00704CAA" w:rsidP="00704CAA">
      <w:pPr>
        <w:pStyle w:val="EnglishHangNoCoptic"/>
      </w:pPr>
      <w:r w:rsidRPr="00AB1781">
        <w:t xml:space="preserve">6 </w:t>
      </w:r>
      <w:r>
        <w:t>Blessed be the Lord</w:t>
      </w:r>
      <w:r w:rsidRPr="00AB1781">
        <w:t>, for He has heard</w:t>
      </w:r>
    </w:p>
    <w:p w14:paraId="7F7DDD58" w14:textId="77777777" w:rsidR="00704CAA" w:rsidRPr="00AB1781" w:rsidRDefault="00704CAA" w:rsidP="00704CAA">
      <w:pPr>
        <w:pStyle w:val="EnglishHangEndNoCoptic"/>
      </w:pPr>
      <w:r w:rsidRPr="00AB1781">
        <w:tab/>
        <w:t xml:space="preserve">the voice of my </w:t>
      </w:r>
      <w:r>
        <w:t>supplication</w:t>
      </w:r>
      <w:r w:rsidRPr="00AB1781">
        <w:t>.</w:t>
      </w:r>
    </w:p>
    <w:p w14:paraId="1AA17235" w14:textId="77777777" w:rsidR="00704CAA" w:rsidRPr="00AB1781" w:rsidRDefault="00704CAA" w:rsidP="00704CAA">
      <w:pPr>
        <w:pStyle w:val="EnglishHangNoCoptic"/>
      </w:pPr>
      <w:r w:rsidRPr="00AB1781">
        <w:t>7 The Lord is my helper and my protector;</w:t>
      </w:r>
    </w:p>
    <w:p w14:paraId="3EA70AD5" w14:textId="77777777" w:rsidR="00704CAA" w:rsidRPr="00AB1781" w:rsidRDefault="00704CAA" w:rsidP="00704CAA">
      <w:pPr>
        <w:pStyle w:val="EnglishHangNoCoptic"/>
      </w:pPr>
      <w:r w:rsidRPr="00AB1781">
        <w:tab/>
      </w:r>
      <w:r>
        <w:t>my heart hopes in</w:t>
      </w:r>
      <w:r w:rsidRPr="00AB1781">
        <w:t xml:space="preserve"> Him</w:t>
      </w:r>
      <w:r>
        <w:t>, and I am helped;</w:t>
      </w:r>
    </w:p>
    <w:p w14:paraId="29577455" w14:textId="77777777" w:rsidR="00704CAA" w:rsidRPr="00AB1781" w:rsidRDefault="00704CAA" w:rsidP="00704CAA">
      <w:pPr>
        <w:pStyle w:val="EnglishHangNoCoptic"/>
      </w:pPr>
      <w:r w:rsidRPr="00AB1781">
        <w:tab/>
        <w:t>my flesh has revived,</w:t>
      </w:r>
    </w:p>
    <w:p w14:paraId="1B16AA63" w14:textId="77777777" w:rsidR="00704CAA" w:rsidRPr="00906079" w:rsidRDefault="00704CAA" w:rsidP="00704CAA">
      <w:pPr>
        <w:pStyle w:val="EnglishHangEndNoCoptic"/>
      </w:pPr>
      <w:r w:rsidRPr="00AB1781">
        <w:tab/>
        <w:t xml:space="preserve">and with all my heart I will </w:t>
      </w:r>
      <w:r>
        <w:t>confess</w:t>
      </w:r>
      <w:r>
        <w:rPr>
          <w:rStyle w:val="FootnoteReference"/>
        </w:rPr>
        <w:footnoteReference w:id="157"/>
      </w:r>
      <w:r w:rsidRPr="00AB1781">
        <w:t xml:space="preserve"> Him.</w:t>
      </w:r>
    </w:p>
    <w:p w14:paraId="4F9352B5" w14:textId="77777777" w:rsidR="00704CAA" w:rsidRPr="00AB1781" w:rsidRDefault="00704CAA" w:rsidP="00704CAA">
      <w:pPr>
        <w:pStyle w:val="EnglishHangNoCoptic"/>
      </w:pPr>
      <w:r w:rsidRPr="00AB1781">
        <w:t>8 The Lord is the strength of His people,</w:t>
      </w:r>
    </w:p>
    <w:p w14:paraId="61D8D32D" w14:textId="77777777" w:rsidR="00704CAA" w:rsidRPr="00AB1781" w:rsidRDefault="00704CAA" w:rsidP="00704CAA">
      <w:pPr>
        <w:pStyle w:val="EnglishHangEndNoCoptic"/>
      </w:pPr>
      <w:r w:rsidRPr="00AB1781">
        <w:tab/>
        <w:t xml:space="preserve">and the protector and </w:t>
      </w:r>
      <w:r>
        <w:t>the salvation of His A</w:t>
      </w:r>
      <w:r w:rsidRPr="00AB1781">
        <w:t>nointed.</w:t>
      </w:r>
    </w:p>
    <w:p w14:paraId="562A54FD" w14:textId="77777777" w:rsidR="00704CAA" w:rsidRPr="00AB1781" w:rsidRDefault="00704CAA" w:rsidP="00704CAA">
      <w:pPr>
        <w:pStyle w:val="EnglishHangNoCoptic"/>
      </w:pPr>
      <w:r w:rsidRPr="00AB1781">
        <w:t xml:space="preserve">9 Save </w:t>
      </w:r>
      <w:r>
        <w:t>Your</w:t>
      </w:r>
      <w:r w:rsidRPr="00AB1781">
        <w:t xml:space="preserve"> people and bless </w:t>
      </w:r>
      <w:r>
        <w:t>Your</w:t>
      </w:r>
      <w:r w:rsidRPr="00AB1781">
        <w:t xml:space="preserve"> inheritance;</w:t>
      </w:r>
    </w:p>
    <w:p w14:paraId="310B607A" w14:textId="77777777" w:rsidR="00704CAA" w:rsidRPr="00906079" w:rsidRDefault="00704CAA" w:rsidP="00704CAA">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58"/>
      </w:r>
    </w:p>
    <w:p w14:paraId="1C80F7BF" w14:textId="77777777" w:rsidR="00704CAA" w:rsidRPr="00906079" w:rsidRDefault="00704CAA" w:rsidP="00704CAA">
      <w:pPr>
        <w:pStyle w:val="Heading4"/>
      </w:pPr>
      <w:bookmarkStart w:id="254" w:name="_Ref412110790"/>
      <w:r>
        <w:lastRenderedPageBreak/>
        <w:t>Psalm</w:t>
      </w:r>
      <w:r w:rsidRPr="00AB1781">
        <w:t xml:space="preserve"> 28</w:t>
      </w:r>
      <w:r>
        <w:t>: “Bring to the Lord, O sons of God”</w:t>
      </w:r>
      <w:bookmarkEnd w:id="254"/>
    </w:p>
    <w:p w14:paraId="1AAD228C" w14:textId="77777777" w:rsidR="00704CAA" w:rsidRPr="007A1A59" w:rsidRDefault="00704CAA" w:rsidP="00704CAA">
      <w:pPr>
        <w:jc w:val="center"/>
        <w:rPr>
          <w:b/>
        </w:rPr>
      </w:pPr>
      <w:r w:rsidRPr="007A1A59">
        <w:rPr>
          <w:b/>
        </w:rPr>
        <w:t>The Voice of God: the Thunder of Silence</w:t>
      </w:r>
    </w:p>
    <w:p w14:paraId="7F130542" w14:textId="77777777" w:rsidR="00704CAA" w:rsidRPr="007A1A59" w:rsidRDefault="00704CAA" w:rsidP="00704CAA">
      <w:pPr>
        <w:jc w:val="center"/>
        <w:rPr>
          <w:b/>
        </w:rPr>
      </w:pPr>
      <w:r w:rsidRPr="007A1A59">
        <w:rPr>
          <w:b/>
        </w:rPr>
        <w:t>God’s Power and Glory in a Thunderstorm</w:t>
      </w:r>
    </w:p>
    <w:p w14:paraId="5E88A7DB" w14:textId="61769E3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17BDC238" w14:textId="6F99135C" w:rsidR="00704CAA" w:rsidRPr="00AB1781" w:rsidRDefault="00704CAA" w:rsidP="00704CAA">
      <w:pPr>
        <w:pStyle w:val="Rubric"/>
      </w:pPr>
      <w:r w:rsidRPr="00AB1781">
        <w:t xml:space="preserve"> (A Psalm by David at the Exit of the Ark or </w:t>
      </w:r>
      <w:r>
        <w:t>Tent</w:t>
      </w:r>
      <w:r w:rsidRPr="00AB1781">
        <w:t>.</w:t>
      </w:r>
    </w:p>
    <w:p w14:paraId="65D0A0F4" w14:textId="77777777" w:rsidR="00704CAA" w:rsidRPr="00906079" w:rsidRDefault="00704CAA" w:rsidP="00704CAA">
      <w:pPr>
        <w:pStyle w:val="Rubric"/>
      </w:pPr>
      <w:r w:rsidRPr="00AB1781">
        <w:t>For the Feast of Tabernacles in commemoration of the Exodus)</w:t>
      </w:r>
    </w:p>
    <w:p w14:paraId="0FBB9CD7" w14:textId="77777777" w:rsidR="00704CAA" w:rsidRPr="00AB1781" w:rsidRDefault="00704CAA" w:rsidP="00704CAA">
      <w:pPr>
        <w:pStyle w:val="EnglishHangNoCoptic"/>
      </w:pPr>
      <w:r w:rsidRPr="00AB1781">
        <w:t xml:space="preserve">1 Bring to the Lord, O </w:t>
      </w:r>
      <w:r>
        <w:t xml:space="preserve">you </w:t>
      </w:r>
      <w:r w:rsidRPr="00AB1781">
        <w:t>sons of God,</w:t>
      </w:r>
    </w:p>
    <w:p w14:paraId="2B7CA2AC" w14:textId="77777777" w:rsidR="00704CAA" w:rsidRPr="00AB1781" w:rsidRDefault="00704CAA" w:rsidP="00704CAA">
      <w:pPr>
        <w:pStyle w:val="EnglishHangNoCoptic"/>
      </w:pPr>
      <w:r w:rsidRPr="00AB1781">
        <w:tab/>
        <w:t>bring to the Lord young rams;</w:t>
      </w:r>
    </w:p>
    <w:p w14:paraId="67796DA9" w14:textId="77777777" w:rsidR="00704CAA" w:rsidRPr="00AB1781" w:rsidRDefault="00704CAA" w:rsidP="00704CAA">
      <w:pPr>
        <w:pStyle w:val="EnglishHangEndNoCoptic"/>
      </w:pPr>
      <w:r w:rsidRPr="00AB1781">
        <w:tab/>
        <w:t>bring to the Lord honour and glory.</w:t>
      </w:r>
    </w:p>
    <w:p w14:paraId="3870C9AE" w14:textId="77777777" w:rsidR="00704CAA" w:rsidRPr="00AB1781" w:rsidRDefault="00704CAA" w:rsidP="00704CAA">
      <w:pPr>
        <w:pStyle w:val="EnglishHangNoCoptic"/>
      </w:pPr>
      <w:r w:rsidRPr="00AB1781">
        <w:t xml:space="preserve">2 Bring to the Lord glory </w:t>
      </w:r>
      <w:r>
        <w:t>due to His N</w:t>
      </w:r>
      <w:r w:rsidRPr="00AB1781">
        <w:t>ame;</w:t>
      </w:r>
    </w:p>
    <w:p w14:paraId="59F5F785" w14:textId="77777777" w:rsidR="00704CAA" w:rsidRPr="00AB1781" w:rsidRDefault="00704CAA" w:rsidP="00704CAA">
      <w:pPr>
        <w:pStyle w:val="EnglishHangEndNoCoptic"/>
      </w:pPr>
      <w:r w:rsidRPr="00AB1781">
        <w:tab/>
        <w:t>worship</w:t>
      </w:r>
      <w:r>
        <w:rPr>
          <w:rStyle w:val="FootnoteReference"/>
        </w:rPr>
        <w:footnoteReference w:id="159"/>
      </w:r>
      <w:r w:rsidRPr="00AB1781">
        <w:t xml:space="preserve"> the Lord in His holy court.</w:t>
      </w:r>
    </w:p>
    <w:p w14:paraId="4C2584F4" w14:textId="77777777" w:rsidR="00704CAA" w:rsidRPr="00AB1781" w:rsidRDefault="00704CAA" w:rsidP="00704CAA">
      <w:pPr>
        <w:pStyle w:val="EnglishHangNoCoptic"/>
      </w:pPr>
      <w:r w:rsidRPr="00AB1781">
        <w:t xml:space="preserve">3 The voice of the Lord </w:t>
      </w:r>
      <w:r>
        <w:t>is upon</w:t>
      </w:r>
      <w:r w:rsidRPr="00AB1781">
        <w:t xml:space="preserve"> the waters.</w:t>
      </w:r>
    </w:p>
    <w:p w14:paraId="566A6419" w14:textId="77777777" w:rsidR="00704CAA" w:rsidRPr="00AB1781" w:rsidRDefault="00704CAA" w:rsidP="00704CAA">
      <w:pPr>
        <w:pStyle w:val="EnglishHangNoCoptic"/>
      </w:pPr>
      <w:r>
        <w:tab/>
        <w:t>T</w:t>
      </w:r>
      <w:r w:rsidRPr="00AB1781">
        <w:t xml:space="preserve">he God of glory </w:t>
      </w:r>
      <w:r>
        <w:t xml:space="preserve">is </w:t>
      </w:r>
      <w:r w:rsidRPr="00AB1781">
        <w:t>thundering.</w:t>
      </w:r>
    </w:p>
    <w:p w14:paraId="4A8EFCA8" w14:textId="77777777" w:rsidR="00704CAA" w:rsidRPr="00AB1781" w:rsidRDefault="00704CAA" w:rsidP="00704CAA">
      <w:pPr>
        <w:pStyle w:val="EnglishHangEndNoCoptic"/>
      </w:pPr>
      <w:r w:rsidRPr="00AB1781">
        <w:tab/>
        <w:t xml:space="preserve">The Lord is </w:t>
      </w:r>
      <w:r>
        <w:t>upon</w:t>
      </w:r>
      <w:r w:rsidRPr="00AB1781">
        <w:t xml:space="preserve"> many waters.</w:t>
      </w:r>
    </w:p>
    <w:p w14:paraId="6A7F903F" w14:textId="77777777" w:rsidR="00704CAA" w:rsidRPr="00AB1781" w:rsidRDefault="00704CAA" w:rsidP="00704CAA">
      <w:pPr>
        <w:pStyle w:val="EnglishHangNoCoptic"/>
      </w:pPr>
      <w:r w:rsidRPr="00AB1781">
        <w:t xml:space="preserve">4 The voice of the Lord is </w:t>
      </w:r>
      <w:r>
        <w:t>strong</w:t>
      </w:r>
      <w:r w:rsidRPr="00AB1781">
        <w:t>;</w:t>
      </w:r>
    </w:p>
    <w:p w14:paraId="3ACDAB36" w14:textId="77777777" w:rsidR="00704CAA" w:rsidRPr="00AB1781" w:rsidRDefault="00704CAA" w:rsidP="00704CAA">
      <w:pPr>
        <w:pStyle w:val="EnglishHangEndNoCoptic"/>
      </w:pPr>
      <w:r w:rsidRPr="00AB1781">
        <w:tab/>
        <w:t xml:space="preserve">the voice of the Lord is </w:t>
      </w:r>
      <w:r>
        <w:t>full of</w:t>
      </w:r>
      <w:r w:rsidRPr="00AB1781">
        <w:t xml:space="preserve"> majesty.</w:t>
      </w:r>
    </w:p>
    <w:p w14:paraId="7F2E06C9" w14:textId="77777777" w:rsidR="00704CAA" w:rsidRPr="00AB1781" w:rsidRDefault="00704CAA" w:rsidP="00704CAA">
      <w:pPr>
        <w:pStyle w:val="EnglishHangNoCoptic"/>
      </w:pPr>
      <w:r w:rsidRPr="00AB1781">
        <w:t>5 The voice of the Lord shatters cedars;</w:t>
      </w:r>
    </w:p>
    <w:p w14:paraId="23C75ADC" w14:textId="77777777" w:rsidR="00704CAA" w:rsidRPr="00AB1781" w:rsidRDefault="00704CAA" w:rsidP="00704CAA">
      <w:pPr>
        <w:pStyle w:val="EnglishHangEndNoCoptic"/>
      </w:pPr>
      <w:r w:rsidRPr="00AB1781">
        <w:tab/>
        <w:t>The Lord shatters the cedars of Lebanon</w:t>
      </w:r>
      <w:r>
        <w:t>;</w:t>
      </w:r>
    </w:p>
    <w:p w14:paraId="31F57DEB" w14:textId="77777777" w:rsidR="00704CAA" w:rsidRDefault="00704CAA" w:rsidP="00704CAA">
      <w:pPr>
        <w:pStyle w:val="EnglishHangNoCoptic"/>
      </w:pPr>
      <w:r w:rsidRPr="00AB1781">
        <w:t>6</w:t>
      </w:r>
      <w:r>
        <w:t xml:space="preserve"> He will break them into pieces</w:t>
      </w:r>
      <w:r w:rsidRPr="00AB1781">
        <w:t xml:space="preserve"> </w:t>
      </w:r>
    </w:p>
    <w:p w14:paraId="31EC6B9A" w14:textId="77777777" w:rsidR="00704CAA" w:rsidRPr="00AB1781" w:rsidRDefault="00704CAA" w:rsidP="00704CAA">
      <w:pPr>
        <w:pStyle w:val="EnglishHangNoCoptic"/>
        <w:ind w:left="864"/>
      </w:pPr>
      <w:r>
        <w:t>a</w:t>
      </w:r>
      <w:r w:rsidRPr="00AB1781">
        <w:t xml:space="preserve">s a young </w:t>
      </w:r>
      <w:r>
        <w:t>bull, and like Lebanon;</w:t>
      </w:r>
    </w:p>
    <w:p w14:paraId="55E8B482" w14:textId="77777777" w:rsidR="00704CAA" w:rsidRPr="00AB1781" w:rsidRDefault="00704CAA" w:rsidP="00704CAA">
      <w:pPr>
        <w:pStyle w:val="EnglishHangEndNoCoptic"/>
      </w:pPr>
      <w:r w:rsidRPr="00AB1781">
        <w:tab/>
      </w:r>
      <w:r>
        <w:t>But His</w:t>
      </w:r>
      <w:r w:rsidRPr="00AB1781">
        <w:t xml:space="preserve"> Beloved </w:t>
      </w:r>
      <w:r>
        <w:t>is like the son of unicorns</w:t>
      </w:r>
      <w:r w:rsidRPr="00AB1781">
        <w:t>.</w:t>
      </w:r>
    </w:p>
    <w:p w14:paraId="5B61B697" w14:textId="77777777" w:rsidR="00704CAA" w:rsidRPr="00AB1781" w:rsidRDefault="00704CAA" w:rsidP="00704CAA">
      <w:pPr>
        <w:pStyle w:val="EnglishHangEndNoCoptic"/>
      </w:pPr>
      <w:r w:rsidRPr="00AB1781">
        <w:t xml:space="preserve">7 The voice of the Lord </w:t>
      </w:r>
      <w:r>
        <w:t>divides</w:t>
      </w:r>
      <w:r w:rsidRPr="00AB1781">
        <w:t xml:space="preserve"> </w:t>
      </w:r>
      <w:r>
        <w:t>flames of fire</w:t>
      </w:r>
      <w:r w:rsidRPr="00AB1781">
        <w:t>.</w:t>
      </w:r>
    </w:p>
    <w:p w14:paraId="4EA6B71D" w14:textId="77777777" w:rsidR="00704CAA" w:rsidRPr="00AB1781" w:rsidRDefault="00704CAA" w:rsidP="00704CAA">
      <w:pPr>
        <w:pStyle w:val="EnglishHangNoCoptic"/>
      </w:pPr>
      <w:r w:rsidRPr="00AB1781">
        <w:t xml:space="preserve">8 The voice of the Lord </w:t>
      </w:r>
      <w:r>
        <w:t>shakes</w:t>
      </w:r>
      <w:r w:rsidRPr="00AB1781">
        <w:t xml:space="preserve"> the </w:t>
      </w:r>
      <w:r>
        <w:t>wilderness</w:t>
      </w:r>
      <w:r w:rsidRPr="00AB1781">
        <w:t>;</w:t>
      </w:r>
    </w:p>
    <w:p w14:paraId="6CCBC1D4" w14:textId="77777777" w:rsidR="00704CAA" w:rsidRPr="00AB1781" w:rsidRDefault="00704CAA" w:rsidP="00704CAA">
      <w:pPr>
        <w:pStyle w:val="EnglishHangEndNoCoptic"/>
      </w:pPr>
      <w:r w:rsidRPr="00AB1781">
        <w:tab/>
        <w:t xml:space="preserve">the Lord </w:t>
      </w:r>
      <w:r>
        <w:t>shakes the wilderness</w:t>
      </w:r>
      <w:r w:rsidRPr="00AB1781">
        <w:t xml:space="preserve"> of Kadesh.</w:t>
      </w:r>
    </w:p>
    <w:p w14:paraId="5FD7CA3D" w14:textId="77777777" w:rsidR="00704CAA" w:rsidRPr="00AB1781" w:rsidRDefault="00704CAA" w:rsidP="00704CAA">
      <w:pPr>
        <w:pStyle w:val="EnglishHangNoCoptic"/>
      </w:pPr>
      <w:r w:rsidRPr="00AB1781">
        <w:t>9 The voice of the Lord brings the birth-pangs on hinds,</w:t>
      </w:r>
      <w:r w:rsidRPr="00AB1781">
        <w:rPr>
          <w:rStyle w:val="FootnoteReference"/>
        </w:rPr>
        <w:footnoteReference w:id="160"/>
      </w:r>
    </w:p>
    <w:p w14:paraId="74767979" w14:textId="77777777" w:rsidR="00704CAA" w:rsidRPr="00AB1781" w:rsidRDefault="00704CAA" w:rsidP="00704CAA">
      <w:pPr>
        <w:pStyle w:val="EnglishHangNoCoptic"/>
      </w:pPr>
      <w:r w:rsidRPr="00AB1781">
        <w:tab/>
        <w:t>and strips the forests bare;</w:t>
      </w:r>
    </w:p>
    <w:p w14:paraId="001F05B5" w14:textId="77777777" w:rsidR="00704CAA" w:rsidRPr="00AB1781" w:rsidRDefault="00704CAA" w:rsidP="00704CAA">
      <w:pPr>
        <w:pStyle w:val="EnglishHangEndNoCoptic"/>
      </w:pPr>
      <w:r>
        <w:tab/>
        <w:t>and in His temple all say, “Glory!”</w:t>
      </w:r>
      <w:r w:rsidRPr="00AB1781">
        <w:rPr>
          <w:rStyle w:val="FootnoteReference"/>
        </w:rPr>
        <w:footnoteReference w:id="161"/>
      </w:r>
    </w:p>
    <w:p w14:paraId="412A8FD9" w14:textId="77777777" w:rsidR="00704CAA" w:rsidRPr="00AB1781" w:rsidRDefault="00704CAA" w:rsidP="00704CAA">
      <w:pPr>
        <w:pStyle w:val="EnglishHangNoCoptic"/>
      </w:pPr>
      <w:r w:rsidRPr="00AB1781">
        <w:lastRenderedPageBreak/>
        <w:t xml:space="preserve">10 The Lord </w:t>
      </w:r>
      <w:r>
        <w:t>dwells in</w:t>
      </w:r>
      <w:r w:rsidRPr="00AB1781">
        <w:t xml:space="preserve"> the flood;</w:t>
      </w:r>
    </w:p>
    <w:p w14:paraId="18DD6049" w14:textId="77777777" w:rsidR="00704CAA" w:rsidRPr="00AB1781" w:rsidRDefault="00704CAA" w:rsidP="00704CAA">
      <w:pPr>
        <w:pStyle w:val="EnglishHangEndNoCoptic"/>
      </w:pPr>
      <w:r w:rsidRPr="00AB1781">
        <w:tab/>
        <w:t xml:space="preserve">and the Lord sits enthroned as King </w:t>
      </w:r>
      <w:r>
        <w:t>forever</w:t>
      </w:r>
      <w:r w:rsidRPr="00AB1781">
        <w:t>.</w:t>
      </w:r>
    </w:p>
    <w:p w14:paraId="7FC39A52" w14:textId="77777777" w:rsidR="00704CAA" w:rsidRPr="00AB1781" w:rsidRDefault="00704CAA" w:rsidP="00704CAA">
      <w:pPr>
        <w:pStyle w:val="EnglishHangNoCoptic"/>
      </w:pPr>
      <w:r w:rsidRPr="00AB1781">
        <w:t>11 The Lord will give strength to His people;</w:t>
      </w:r>
    </w:p>
    <w:p w14:paraId="0E0438C6" w14:textId="77777777" w:rsidR="00704CAA" w:rsidRDefault="00704CAA" w:rsidP="00704CAA">
      <w:pPr>
        <w:pStyle w:val="EnglishHangEndNoCoptic"/>
      </w:pPr>
      <w:r w:rsidRPr="00AB1781">
        <w:tab/>
        <w:t>the Lord will bless His people with peace.</w:t>
      </w:r>
    </w:p>
    <w:p w14:paraId="5302B681" w14:textId="0652A0DA" w:rsidR="00704CAA" w:rsidRDefault="00704CAA" w:rsidP="00704CAA">
      <w:pPr>
        <w:pStyle w:val="Rubric"/>
      </w:pPr>
      <w:r>
        <w:t xml:space="preserve">Alleluia. </w:t>
      </w:r>
    </w:p>
    <w:p w14:paraId="2AF18EDB" w14:textId="7014AA59" w:rsidR="002B6AEC" w:rsidRPr="00906079"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_Ref412026124 \h </w:instrText>
      </w:r>
      <w:r>
        <w:fldChar w:fldCharType="separate"/>
      </w:r>
      <w:r w:rsidR="000E2EAC">
        <w:t>Psalm</w:t>
      </w:r>
      <w:r w:rsidR="000E2EAC" w:rsidRPr="00AB1781">
        <w:t xml:space="preserve"> 29</w:t>
      </w:r>
      <w:r w:rsidR="000E2EAC">
        <w:t>: “I will exalt You, O Lord”</w:t>
      </w:r>
      <w:r>
        <w:fldChar w:fldCharType="end"/>
      </w:r>
      <w:r>
        <w:t>.</w:t>
      </w:r>
    </w:p>
    <w:p w14:paraId="2A206402" w14:textId="77777777" w:rsidR="00704CAA" w:rsidRPr="00906079" w:rsidRDefault="00704CAA" w:rsidP="00704CAA">
      <w:pPr>
        <w:pStyle w:val="Heading4"/>
      </w:pPr>
      <w:bookmarkStart w:id="255" w:name="_Ref412026124"/>
      <w:r>
        <w:t>Psalm</w:t>
      </w:r>
      <w:r w:rsidRPr="00AB1781">
        <w:t xml:space="preserve"> 29</w:t>
      </w:r>
      <w:r>
        <w:t>: “I will exalt You, O Lord”</w:t>
      </w:r>
      <w:bookmarkEnd w:id="255"/>
    </w:p>
    <w:p w14:paraId="37A95ED8" w14:textId="77777777" w:rsidR="00704CAA" w:rsidRPr="007A1A59" w:rsidRDefault="00704CAA" w:rsidP="00704CAA">
      <w:pPr>
        <w:jc w:val="center"/>
        <w:rPr>
          <w:b/>
        </w:rPr>
      </w:pPr>
      <w:r w:rsidRPr="007A1A59">
        <w:rPr>
          <w:b/>
        </w:rPr>
        <w:t xml:space="preserve">Song of Praise and Thanksgiving: </w:t>
      </w:r>
      <w:r>
        <w:rPr>
          <w:b/>
        </w:rPr>
        <w:t>You</w:t>
      </w:r>
      <w:r w:rsidRPr="007A1A59">
        <w:rPr>
          <w:b/>
        </w:rPr>
        <w:t xml:space="preserve"> </w:t>
      </w:r>
      <w:r>
        <w:rPr>
          <w:b/>
        </w:rPr>
        <w:t>have</w:t>
      </w:r>
      <w:r w:rsidRPr="007A1A59">
        <w:rPr>
          <w:b/>
        </w:rPr>
        <w:t xml:space="preserve"> Healed Me</w:t>
      </w:r>
    </w:p>
    <w:p w14:paraId="77A84E32" w14:textId="77777777" w:rsidR="00704CAA" w:rsidRPr="007A1A59" w:rsidRDefault="00704CAA" w:rsidP="00704CAA">
      <w:pPr>
        <w:jc w:val="center"/>
        <w:rPr>
          <w:b/>
        </w:rPr>
      </w:pPr>
      <w:r w:rsidRPr="007A1A59">
        <w:rPr>
          <w:b/>
        </w:rPr>
        <w:t>In His Will is Life and Security</w:t>
      </w:r>
    </w:p>
    <w:p w14:paraId="124B447E" w14:textId="4B8BE7B2"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5D9F7EDE" w14:textId="7F987245"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ECCCA2E" w14:textId="5D57F47D" w:rsidR="00704CAA" w:rsidRPr="00AB1781" w:rsidRDefault="00704CAA" w:rsidP="00704CAA">
      <w:pPr>
        <w:pStyle w:val="Rubric"/>
      </w:pPr>
      <w:r w:rsidRPr="00AB1781">
        <w:t>1 (A Song for the Dedication of David’s Palace)</w:t>
      </w:r>
    </w:p>
    <w:p w14:paraId="6174FD7B" w14:textId="77777777" w:rsidR="00704CAA" w:rsidRPr="00AB1781" w:rsidRDefault="00704CAA" w:rsidP="00704CAA">
      <w:pPr>
        <w:pStyle w:val="EnglishHangNoCoptic"/>
      </w:pPr>
      <w:r w:rsidRPr="00AB1781">
        <w:t xml:space="preserve">2 I will </w:t>
      </w:r>
      <w:r>
        <w:t>exalt</w:t>
      </w:r>
      <w:r w:rsidRPr="00AB1781">
        <w:t xml:space="preserve"> </w:t>
      </w:r>
      <w:r>
        <w:t>You</w:t>
      </w:r>
      <w:r w:rsidRPr="00AB1781">
        <w:t>, O Lord,</w:t>
      </w:r>
    </w:p>
    <w:p w14:paraId="602D4F6B" w14:textId="77777777" w:rsidR="00704CAA" w:rsidRPr="00AB1781" w:rsidRDefault="00704CAA" w:rsidP="00704CAA">
      <w:pPr>
        <w:pStyle w:val="EnglishHangNoCoptic"/>
      </w:pPr>
      <w:r w:rsidRPr="00AB1781">
        <w:tab/>
        <w:t xml:space="preserve">for </w:t>
      </w:r>
      <w:r>
        <w:t>You</w:t>
      </w:r>
      <w:r w:rsidRPr="00AB1781">
        <w:t xml:space="preserve"> </w:t>
      </w:r>
      <w:r>
        <w:t>upheld me</w:t>
      </w:r>
      <w:r w:rsidRPr="00AB1781">
        <w:t>,</w:t>
      </w:r>
    </w:p>
    <w:p w14:paraId="454C9FC0" w14:textId="77777777" w:rsidR="00704CAA" w:rsidRPr="00AB1781" w:rsidRDefault="00704CAA" w:rsidP="00704CAA">
      <w:pPr>
        <w:pStyle w:val="EnglishHangEndNoCoptic"/>
      </w:pPr>
      <w:r w:rsidRPr="00AB1781">
        <w:tab/>
        <w:t xml:space="preserve">and </w:t>
      </w:r>
      <w:r>
        <w:t>have</w:t>
      </w:r>
      <w:r w:rsidRPr="00AB1781">
        <w:t xml:space="preserve"> not let my enemies rejoice over me.</w:t>
      </w:r>
    </w:p>
    <w:p w14:paraId="27996776" w14:textId="77777777" w:rsidR="00704CAA" w:rsidRPr="00AB1781" w:rsidRDefault="00704CAA" w:rsidP="00704CAA">
      <w:pPr>
        <w:pStyle w:val="EnglishHangNoCoptic"/>
      </w:pPr>
      <w:r w:rsidRPr="00AB1781">
        <w:t xml:space="preserve">3 O Lord, my God, I cried to </w:t>
      </w:r>
      <w:r>
        <w:t>You,</w:t>
      </w:r>
    </w:p>
    <w:p w14:paraId="4322E41F" w14:textId="77777777" w:rsidR="00704CAA" w:rsidRPr="00AB1781" w:rsidRDefault="00704CAA" w:rsidP="00704CAA">
      <w:pPr>
        <w:pStyle w:val="EnglishHangEndNoCoptic"/>
      </w:pPr>
      <w:r w:rsidRPr="00AB1781">
        <w:tab/>
        <w:t xml:space="preserve">and </w:t>
      </w:r>
      <w:r>
        <w:t>You</w:t>
      </w:r>
      <w:r w:rsidRPr="00AB1781">
        <w:t xml:space="preserve"> </w:t>
      </w:r>
      <w:r>
        <w:t>have</w:t>
      </w:r>
      <w:r w:rsidRPr="00AB1781">
        <w:t xml:space="preserve"> healed me.</w:t>
      </w:r>
    </w:p>
    <w:p w14:paraId="2C965354" w14:textId="77777777" w:rsidR="00704CAA" w:rsidRPr="00AB1781" w:rsidRDefault="00704CAA" w:rsidP="00704CAA">
      <w:pPr>
        <w:pStyle w:val="EnglishHangNoCoptic"/>
      </w:pPr>
      <w:r w:rsidRPr="00AB1781">
        <w:t xml:space="preserve">4 O Lord, </w:t>
      </w:r>
      <w:r>
        <w:t>You</w:t>
      </w:r>
      <w:r w:rsidRPr="00AB1781">
        <w:t xml:space="preserve"> </w:t>
      </w:r>
      <w:r>
        <w:t>have</w:t>
      </w:r>
      <w:r w:rsidRPr="00AB1781">
        <w:t xml:space="preserve"> bro</w:t>
      </w:r>
      <w:r>
        <w:t>ught</w:t>
      </w:r>
      <w:r w:rsidRPr="00AB1781">
        <w:t xml:space="preserve"> my soul </w:t>
      </w:r>
      <w:r>
        <w:t xml:space="preserve">up </w:t>
      </w:r>
      <w:r w:rsidRPr="00AB1781">
        <w:t xml:space="preserve">from </w:t>
      </w:r>
      <w:r>
        <w:t>Hades</w:t>
      </w:r>
      <w:r w:rsidRPr="00AB1781">
        <w:t>;</w:t>
      </w:r>
    </w:p>
    <w:p w14:paraId="1E077DBB" w14:textId="77777777" w:rsidR="00704CAA" w:rsidRPr="00AB1781" w:rsidRDefault="00704CAA" w:rsidP="00704CAA">
      <w:pPr>
        <w:pStyle w:val="EnglishHangEndNoCoptic"/>
      </w:pPr>
      <w:r w:rsidRPr="00AB1781">
        <w:tab/>
      </w:r>
      <w:r>
        <w:t>You</w:t>
      </w:r>
      <w:r w:rsidRPr="00AB1781">
        <w:t xml:space="preserve"> </w:t>
      </w:r>
      <w:r>
        <w:t>have</w:t>
      </w:r>
      <w:r w:rsidRPr="00AB1781">
        <w:t xml:space="preserve"> saved me from those </w:t>
      </w:r>
      <w:r>
        <w:t xml:space="preserve">who go </w:t>
      </w:r>
      <w:r w:rsidRPr="00AB1781">
        <w:t>down to the pit.</w:t>
      </w:r>
    </w:p>
    <w:p w14:paraId="206F3BF6" w14:textId="77777777" w:rsidR="00704CAA" w:rsidRPr="00AB1781" w:rsidRDefault="00704CAA" w:rsidP="00704CAA">
      <w:pPr>
        <w:pStyle w:val="EnglishHangNoCoptic"/>
      </w:pPr>
      <w:r>
        <w:t>5 Sing to the Lord, you s</w:t>
      </w:r>
      <w:r w:rsidRPr="00AB1781">
        <w:t>aints</w:t>
      </w:r>
      <w:r>
        <w:t xml:space="preserve"> of His</w:t>
      </w:r>
      <w:r w:rsidRPr="00AB1781">
        <w:t>,</w:t>
      </w:r>
    </w:p>
    <w:p w14:paraId="665C1BB7" w14:textId="77777777" w:rsidR="00704CAA" w:rsidRPr="00AB1781" w:rsidRDefault="00704CAA" w:rsidP="00704CAA">
      <w:pPr>
        <w:pStyle w:val="EnglishHangEndNoCoptic"/>
      </w:pPr>
      <w:r w:rsidRPr="00AB1781">
        <w:tab/>
        <w:t xml:space="preserve">and </w:t>
      </w:r>
      <w:r>
        <w:t>confess</w:t>
      </w:r>
      <w:r w:rsidRPr="00AB1781">
        <w:t xml:space="preserve"> </w:t>
      </w:r>
      <w:r>
        <w:t xml:space="preserve">at </w:t>
      </w:r>
      <w:r w:rsidRPr="00AB1781">
        <w:t>the remembrance of His holiness.</w:t>
      </w:r>
    </w:p>
    <w:p w14:paraId="76A02307" w14:textId="77777777" w:rsidR="00704CAA" w:rsidRPr="00AB1781" w:rsidRDefault="00704CAA" w:rsidP="00704CAA">
      <w:pPr>
        <w:pStyle w:val="EnglishHangNoCoptic"/>
      </w:pPr>
      <w:r w:rsidRPr="00AB1781">
        <w:t xml:space="preserve">6 For </w:t>
      </w:r>
      <w:r>
        <w:t xml:space="preserve">there is </w:t>
      </w:r>
      <w:r w:rsidRPr="00AB1781">
        <w:t>wrath is in His anger,</w:t>
      </w:r>
      <w:r w:rsidRPr="00AB1781">
        <w:rPr>
          <w:rStyle w:val="FootnoteReference"/>
        </w:rPr>
        <w:footnoteReference w:id="162"/>
      </w:r>
    </w:p>
    <w:p w14:paraId="786CC4CB" w14:textId="77777777" w:rsidR="00704CAA" w:rsidRPr="00AB1781" w:rsidRDefault="00704CAA" w:rsidP="00704CAA">
      <w:pPr>
        <w:pStyle w:val="EnglishHangNoCoptic"/>
      </w:pPr>
      <w:r w:rsidRPr="00AB1781">
        <w:tab/>
        <w:t>but life</w:t>
      </w:r>
      <w:r>
        <w:t xml:space="preserve"> is His will</w:t>
      </w:r>
      <w:r w:rsidRPr="00AB1781">
        <w:t>;</w:t>
      </w:r>
    </w:p>
    <w:p w14:paraId="7FC68652" w14:textId="77777777" w:rsidR="00704CAA" w:rsidRPr="00AB1781" w:rsidRDefault="00704CAA" w:rsidP="00704CAA">
      <w:pPr>
        <w:pStyle w:val="EnglishHangNoCoptic"/>
      </w:pPr>
      <w:r w:rsidRPr="00AB1781">
        <w:tab/>
        <w:t>in the evening weeping may pitch its tent,</w:t>
      </w:r>
    </w:p>
    <w:p w14:paraId="7E1BEB40" w14:textId="77777777" w:rsidR="00704CAA" w:rsidRPr="00AB1781" w:rsidRDefault="00704CAA" w:rsidP="00704CAA">
      <w:pPr>
        <w:pStyle w:val="EnglishHangEndNoCoptic"/>
      </w:pPr>
      <w:r w:rsidRPr="00AB1781">
        <w:tab/>
        <w:t>but joy comes with the morning.</w:t>
      </w:r>
    </w:p>
    <w:p w14:paraId="101CF302" w14:textId="77777777" w:rsidR="00704CAA" w:rsidRPr="00AB1781" w:rsidRDefault="00704CAA" w:rsidP="00704CAA">
      <w:pPr>
        <w:pStyle w:val="EnglishHangNoCoptic"/>
      </w:pPr>
      <w:r w:rsidRPr="00AB1781">
        <w:t xml:space="preserve">7 </w:t>
      </w:r>
      <w:r>
        <w:t xml:space="preserve">As for me, </w:t>
      </w:r>
      <w:r w:rsidRPr="00AB1781">
        <w:t xml:space="preserve">I </w:t>
      </w:r>
      <w:r>
        <w:t>said to myself in my prosperity,</w:t>
      </w:r>
    </w:p>
    <w:p w14:paraId="41A357D6" w14:textId="77777777" w:rsidR="00704CAA" w:rsidRPr="00AB1781" w:rsidRDefault="00704CAA" w:rsidP="00704CAA">
      <w:pPr>
        <w:pStyle w:val="EnglishHangEndNoCoptic"/>
      </w:pPr>
      <w:r>
        <w:tab/>
        <w:t>“I will never be shaken.”</w:t>
      </w:r>
    </w:p>
    <w:p w14:paraId="326D8ADA" w14:textId="77777777" w:rsidR="00704CAA" w:rsidRPr="00AB1781" w:rsidRDefault="00704CAA" w:rsidP="00704CAA">
      <w:pPr>
        <w:pStyle w:val="EnglishHangNoCoptic"/>
      </w:pPr>
      <w:r w:rsidRPr="00AB1781">
        <w:lastRenderedPageBreak/>
        <w:t xml:space="preserve">8 O Lord, in </w:t>
      </w:r>
      <w:r>
        <w:t>Your</w:t>
      </w:r>
      <w:r w:rsidRPr="00AB1781">
        <w:t xml:space="preserve"> love grant</w:t>
      </w:r>
      <w:r>
        <w:rPr>
          <w:rStyle w:val="FootnoteReference"/>
        </w:rPr>
        <w:footnoteReference w:id="163"/>
      </w:r>
      <w:r w:rsidRPr="00AB1781">
        <w:t xml:space="preserve"> power to my beauty</w:t>
      </w:r>
      <w:r>
        <w:t>;</w:t>
      </w:r>
      <w:r w:rsidRPr="00AB1781">
        <w:rPr>
          <w:rStyle w:val="FootnoteReference"/>
        </w:rPr>
        <w:footnoteReference w:id="164"/>
      </w:r>
    </w:p>
    <w:p w14:paraId="2F74AC6E" w14:textId="77777777" w:rsidR="00704CAA" w:rsidRPr="00AB1781" w:rsidRDefault="00704CAA" w:rsidP="00704CAA">
      <w:pPr>
        <w:pStyle w:val="EnglishHangNoCoptic"/>
      </w:pPr>
      <w:r w:rsidRPr="00AB1781">
        <w:tab/>
      </w:r>
      <w:r>
        <w:t>but</w:t>
      </w:r>
      <w:r w:rsidRPr="00AB1781">
        <w:t xml:space="preserve"> </w:t>
      </w:r>
      <w:r>
        <w:t>You</w:t>
      </w:r>
      <w:r w:rsidRPr="00AB1781">
        <w:t xml:space="preserve"> turn</w:t>
      </w:r>
      <w:r>
        <w:t>ed</w:t>
      </w:r>
      <w:r w:rsidRPr="00AB1781">
        <w:t xml:space="preserve"> away </w:t>
      </w:r>
      <w:r>
        <w:t>Your</w:t>
      </w:r>
      <w:r w:rsidRPr="00AB1781">
        <w:t xml:space="preserve"> face,</w:t>
      </w:r>
    </w:p>
    <w:p w14:paraId="2A07CCA2" w14:textId="77777777" w:rsidR="00704CAA" w:rsidRPr="00AB1781" w:rsidRDefault="00704CAA" w:rsidP="00704CAA">
      <w:pPr>
        <w:pStyle w:val="EnglishHangEndNoCoptic"/>
      </w:pPr>
      <w:r w:rsidRPr="00AB1781">
        <w:tab/>
        <w:t>and I became troubled.</w:t>
      </w:r>
    </w:p>
    <w:p w14:paraId="08422012" w14:textId="77777777" w:rsidR="00704CAA" w:rsidRPr="00AB1781" w:rsidRDefault="00704CAA" w:rsidP="00704CAA">
      <w:pPr>
        <w:pStyle w:val="EnglishHangNoCoptic"/>
      </w:pPr>
      <w:r w:rsidRPr="00AB1781">
        <w:t xml:space="preserve">9 </w:t>
      </w:r>
      <w:r>
        <w:t>I will cry to t</w:t>
      </w:r>
      <w:r w:rsidRPr="00AB1781">
        <w:t xml:space="preserve">o </w:t>
      </w:r>
      <w:r>
        <w:t>You</w:t>
      </w:r>
      <w:r w:rsidRPr="00AB1781">
        <w:t>, O Lord</w:t>
      </w:r>
      <w:r>
        <w:t>,</w:t>
      </w:r>
    </w:p>
    <w:p w14:paraId="6BD5155F" w14:textId="77777777" w:rsidR="00704CAA" w:rsidRPr="00AB1781" w:rsidRDefault="00704CAA" w:rsidP="00704CAA">
      <w:pPr>
        <w:pStyle w:val="EnglishHangEndNoCoptic"/>
      </w:pPr>
      <w:r w:rsidRPr="00AB1781">
        <w:tab/>
        <w:t xml:space="preserve">and I will </w:t>
      </w:r>
      <w:r>
        <w:t>make supplication to my God,</w:t>
      </w:r>
    </w:p>
    <w:p w14:paraId="68A1DE9C" w14:textId="77777777" w:rsidR="00704CAA" w:rsidRPr="00AB1781" w:rsidRDefault="00704CAA" w:rsidP="00704CAA">
      <w:pPr>
        <w:pStyle w:val="EnglishHangNoCoptic"/>
      </w:pPr>
      <w:r>
        <w:t>10 “</w:t>
      </w:r>
      <w:r w:rsidRPr="00AB1781">
        <w:t>What profit is there in my blood,</w:t>
      </w:r>
      <w:r w:rsidRPr="00AB1781">
        <w:rPr>
          <w:rStyle w:val="FootnoteReference"/>
        </w:rPr>
        <w:footnoteReference w:id="165"/>
      </w:r>
    </w:p>
    <w:p w14:paraId="24E605AD" w14:textId="77777777" w:rsidR="00704CAA" w:rsidRPr="00AB1781" w:rsidRDefault="00704CAA" w:rsidP="00704CAA">
      <w:pPr>
        <w:pStyle w:val="EnglishHangNoCoptic"/>
      </w:pPr>
      <w:r w:rsidRPr="00AB1781">
        <w:tab/>
        <w:t>by my going down to corruption?</w:t>
      </w:r>
    </w:p>
    <w:p w14:paraId="2774931E" w14:textId="77777777" w:rsidR="00704CAA" w:rsidRPr="00AB1781" w:rsidRDefault="00704CAA" w:rsidP="00704CAA">
      <w:pPr>
        <w:pStyle w:val="EnglishHangNoCoptic"/>
      </w:pPr>
      <w:r w:rsidRPr="00AB1781">
        <w:tab/>
        <w:t xml:space="preserve">Will the dust </w:t>
      </w:r>
      <w:r>
        <w:t>confess</w:t>
      </w:r>
      <w:r w:rsidRPr="00AB1781">
        <w:t xml:space="preserve"> </w:t>
      </w:r>
      <w:r>
        <w:t>You</w:t>
      </w:r>
      <w:r w:rsidRPr="00AB1781">
        <w:t>,</w:t>
      </w:r>
    </w:p>
    <w:p w14:paraId="3E3CB480" w14:textId="77777777" w:rsidR="00704CAA" w:rsidRPr="00AB1781" w:rsidRDefault="00704CAA" w:rsidP="00704CAA">
      <w:pPr>
        <w:pStyle w:val="EnglishHangEndNoCoptic"/>
      </w:pPr>
      <w:r w:rsidRPr="00AB1781">
        <w:tab/>
        <w:t xml:space="preserve">or will it declare </w:t>
      </w:r>
      <w:r>
        <w:t>Your truth?”</w:t>
      </w:r>
    </w:p>
    <w:p w14:paraId="39E55ABB" w14:textId="77777777" w:rsidR="00704CAA" w:rsidRPr="00AB1781" w:rsidRDefault="00704CAA" w:rsidP="00704CAA">
      <w:pPr>
        <w:pStyle w:val="EnglishHangNoCoptic"/>
      </w:pPr>
      <w:r w:rsidRPr="00AB1781">
        <w:t>11 The Lord heard and had mercy on me;</w:t>
      </w:r>
    </w:p>
    <w:p w14:paraId="2ED695AC" w14:textId="77777777" w:rsidR="00704CAA" w:rsidRPr="00AB1781" w:rsidRDefault="00704CAA" w:rsidP="00704CAA">
      <w:pPr>
        <w:pStyle w:val="EnglishHangEndNoCoptic"/>
      </w:pPr>
      <w:r w:rsidRPr="00AB1781">
        <w:tab/>
        <w:t xml:space="preserve">the Lord </w:t>
      </w:r>
      <w:r>
        <w:t>became</w:t>
      </w:r>
      <w:r w:rsidRPr="00AB1781">
        <w:t xml:space="preserve"> my helper.</w:t>
      </w:r>
    </w:p>
    <w:p w14:paraId="7938A3E0" w14:textId="77777777" w:rsidR="00704CAA" w:rsidRPr="00AB1781" w:rsidRDefault="00704CAA" w:rsidP="00704CAA">
      <w:pPr>
        <w:pStyle w:val="EnglishHangNoCoptic"/>
      </w:pPr>
      <w:r w:rsidRPr="00AB1781">
        <w:t xml:space="preserve">12 </w:t>
      </w:r>
      <w:r>
        <w:t>You</w:t>
      </w:r>
      <w:r w:rsidRPr="00AB1781">
        <w:t xml:space="preserve"> </w:t>
      </w:r>
      <w:r>
        <w:t>have</w:t>
      </w:r>
      <w:r w:rsidRPr="00AB1781">
        <w:t xml:space="preserve"> turned my mourning into </w:t>
      </w:r>
      <w:r>
        <w:t>dancing</w:t>
      </w:r>
      <w:r w:rsidRPr="00AB1781">
        <w:t>;</w:t>
      </w:r>
    </w:p>
    <w:p w14:paraId="0CF3B1A7" w14:textId="77777777" w:rsidR="00704CAA" w:rsidRPr="00AB1781" w:rsidRDefault="00704CAA" w:rsidP="00704CAA">
      <w:pPr>
        <w:pStyle w:val="EnglishHangNoCoptic"/>
      </w:pPr>
      <w:r w:rsidRPr="00AB1781">
        <w:tab/>
      </w:r>
      <w:r>
        <w:t>You</w:t>
      </w:r>
      <w:r w:rsidRPr="00AB1781">
        <w:t xml:space="preserve"> </w:t>
      </w:r>
      <w:r>
        <w:t>have</w:t>
      </w:r>
      <w:r w:rsidRPr="00AB1781">
        <w:t xml:space="preserve"> </w:t>
      </w:r>
      <w:r>
        <w:t>torn</w:t>
      </w:r>
      <w:r w:rsidRPr="00AB1781">
        <w:t xml:space="preserve"> off my sackcloth</w:t>
      </w:r>
    </w:p>
    <w:p w14:paraId="7BF30F15" w14:textId="77777777" w:rsidR="00704CAA" w:rsidRPr="00906079" w:rsidRDefault="00704CAA" w:rsidP="00704CAA">
      <w:pPr>
        <w:pStyle w:val="EnglishHangEndNoCoptic"/>
      </w:pPr>
      <w:r w:rsidRPr="00AB1781">
        <w:tab/>
        <w:t>and clothed me with gladness,</w:t>
      </w:r>
    </w:p>
    <w:p w14:paraId="36969A68" w14:textId="77777777" w:rsidR="00704CAA" w:rsidRPr="00AB1781" w:rsidRDefault="00704CAA" w:rsidP="00704CAA">
      <w:pPr>
        <w:pStyle w:val="EnglishHangNoCoptic"/>
      </w:pPr>
      <w:r w:rsidRPr="00AB1781">
        <w:t>13 that my glory</w:t>
      </w:r>
      <w:r w:rsidRPr="00AB1781">
        <w:rPr>
          <w:rStyle w:val="FootnoteReference"/>
        </w:rPr>
        <w:footnoteReference w:id="166"/>
      </w:r>
      <w:r w:rsidRPr="00AB1781">
        <w:t xml:space="preserve"> may sing to </w:t>
      </w:r>
      <w:r>
        <w:t>You</w:t>
      </w:r>
      <w:r w:rsidRPr="00AB1781">
        <w:t>,</w:t>
      </w:r>
    </w:p>
    <w:p w14:paraId="4AAE5256" w14:textId="77777777" w:rsidR="00704CAA" w:rsidRPr="00AB1781" w:rsidRDefault="00704CAA" w:rsidP="00704CAA">
      <w:pPr>
        <w:pStyle w:val="EnglishHangNoCoptic"/>
      </w:pPr>
      <w:r w:rsidRPr="00AB1781">
        <w:tab/>
        <w:t xml:space="preserve">and that I may not be pierced </w:t>
      </w:r>
      <w:r>
        <w:t>[</w:t>
      </w:r>
      <w:r w:rsidRPr="00AB1781">
        <w:t>with sorrow</w:t>
      </w:r>
      <w:r>
        <w:t>]</w:t>
      </w:r>
      <w:r w:rsidRPr="00AB1781">
        <w:t>.</w:t>
      </w:r>
    </w:p>
    <w:p w14:paraId="1C997CD2" w14:textId="77777777" w:rsidR="00704CAA" w:rsidRDefault="00704CAA" w:rsidP="00704CAA">
      <w:pPr>
        <w:pStyle w:val="EnglishHangEndNoCoptic"/>
      </w:pPr>
      <w:r w:rsidRPr="00AB1781">
        <w:tab/>
        <w:t xml:space="preserve">O Lord my God, I will </w:t>
      </w:r>
      <w:r>
        <w:t>confess</w:t>
      </w:r>
      <w:r>
        <w:rPr>
          <w:rStyle w:val="FootnoteReference"/>
        </w:rPr>
        <w:footnoteReference w:id="167"/>
      </w:r>
      <w:r w:rsidRPr="00AB1781">
        <w:t xml:space="preserve"> </w:t>
      </w:r>
      <w:r>
        <w:t>You</w:t>
      </w:r>
      <w:r w:rsidRPr="00AB1781">
        <w:t xml:space="preserve"> </w:t>
      </w:r>
      <w:r>
        <w:t>forever</w:t>
      </w:r>
      <w:r w:rsidRPr="00AB1781">
        <w:t>.</w:t>
      </w:r>
    </w:p>
    <w:p w14:paraId="47563405" w14:textId="77777777" w:rsidR="00704CAA" w:rsidRPr="00906079" w:rsidRDefault="00704CAA" w:rsidP="00704CAA">
      <w:pPr>
        <w:pStyle w:val="Rubric"/>
      </w:pPr>
      <w:r>
        <w:t xml:space="preserve">Alleluia. </w:t>
      </w:r>
    </w:p>
    <w:p w14:paraId="51167257" w14:textId="1B227CB1" w:rsidR="00704CAA" w:rsidRDefault="00704CAA" w:rsidP="00704CAA">
      <w:pPr>
        <w:pStyle w:val="Rubric"/>
      </w:pPr>
      <w:r>
        <w:t>Glory…</w:t>
      </w:r>
    </w:p>
    <w:p w14:paraId="1516445B" w14:textId="0F782F6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_Ref412110815 \h </w:instrText>
      </w:r>
      <w:r>
        <w:fldChar w:fldCharType="separate"/>
      </w:r>
      <w:r w:rsidR="000E2EAC">
        <w:t>Psalm</w:t>
      </w:r>
      <w:r w:rsidR="000E2EAC" w:rsidRPr="00AB1781">
        <w:t xml:space="preserve"> 33</w:t>
      </w:r>
      <w:r w:rsidR="000E2EAC">
        <w:t>: “I will bless the Lord at all times”</w:t>
      </w:r>
      <w:r>
        <w:fldChar w:fldCharType="end"/>
      </w:r>
      <w:r>
        <w:t xml:space="preserve">, page </w:t>
      </w:r>
      <w:r>
        <w:fldChar w:fldCharType="begin"/>
      </w:r>
      <w:r>
        <w:instrText xml:space="preserve"> PAGEREF _Ref412110815 \h </w:instrText>
      </w:r>
      <w:r>
        <w:fldChar w:fldCharType="separate"/>
      </w:r>
      <w:r w:rsidR="000E2EAC">
        <w:rPr>
          <w:noProof/>
        </w:rPr>
        <w:t>133</w:t>
      </w:r>
      <w:r>
        <w:fldChar w:fldCharType="end"/>
      </w:r>
      <w:r>
        <w:t>.</w:t>
      </w:r>
    </w:p>
    <w:p w14:paraId="451B8A21" w14:textId="3DCCEBBF"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p>
    <w:p w14:paraId="652D5B3B" w14:textId="77777777" w:rsidR="00704CAA" w:rsidRPr="00906079" w:rsidRDefault="00704CAA" w:rsidP="00704CAA">
      <w:pPr>
        <w:pStyle w:val="Heading4"/>
      </w:pPr>
      <w:r>
        <w:t>Psalm</w:t>
      </w:r>
      <w:r w:rsidRPr="00AB1781">
        <w:t xml:space="preserve"> 30</w:t>
      </w:r>
      <w:r>
        <w:t>: “I have hoped in You, O Lord”</w:t>
      </w:r>
    </w:p>
    <w:p w14:paraId="1811C84B" w14:textId="77777777" w:rsidR="00704CAA" w:rsidRPr="007A1A59" w:rsidRDefault="00704CAA" w:rsidP="00704CAA">
      <w:pPr>
        <w:jc w:val="center"/>
        <w:rPr>
          <w:b/>
        </w:rPr>
      </w:pPr>
      <w:r w:rsidRPr="007A1A59">
        <w:rPr>
          <w:b/>
        </w:rPr>
        <w:t>A Passion Psalm. Confident Prayer in Trouble</w:t>
      </w:r>
    </w:p>
    <w:p w14:paraId="7D3DA143" w14:textId="77777777" w:rsidR="00704CAA" w:rsidRPr="007A1A59" w:rsidRDefault="00704CAA" w:rsidP="00704CAA">
      <w:pPr>
        <w:jc w:val="center"/>
        <w:rPr>
          <w:b/>
        </w:rPr>
      </w:pPr>
      <w:r>
        <w:rPr>
          <w:b/>
        </w:rPr>
        <w:t>You</w:t>
      </w:r>
      <w:r w:rsidRPr="007A1A59">
        <w:rPr>
          <w:b/>
        </w:rPr>
        <w:t xml:space="preserve"> </w:t>
      </w:r>
      <w:r>
        <w:rPr>
          <w:b/>
        </w:rPr>
        <w:t>have</w:t>
      </w:r>
      <w:r w:rsidRPr="007A1A59">
        <w:rPr>
          <w:b/>
        </w:rPr>
        <w:t xml:space="preserve"> Redeemed Me, O Lord God of Truth</w:t>
      </w:r>
    </w:p>
    <w:p w14:paraId="40607423" w14:textId="77777777" w:rsidR="00704CAA" w:rsidRPr="00AB1781" w:rsidRDefault="00704CAA" w:rsidP="00704CAA">
      <w:pPr>
        <w:pStyle w:val="Rubric"/>
      </w:pPr>
      <w:r w:rsidRPr="00AB1781">
        <w:t xml:space="preserve">1 (A Psalm by David. Of </w:t>
      </w:r>
      <w:r>
        <w:t>alarm</w:t>
      </w:r>
      <w:r w:rsidRPr="00AB1781">
        <w:t>)</w:t>
      </w:r>
    </w:p>
    <w:p w14:paraId="4F5432AA" w14:textId="77777777" w:rsidR="00704CAA" w:rsidRPr="00AB1781" w:rsidRDefault="00704CAA" w:rsidP="00704CAA">
      <w:pPr>
        <w:pStyle w:val="EnglishHangNoCoptic"/>
      </w:pPr>
      <w:r w:rsidRPr="00AB1781">
        <w:lastRenderedPageBreak/>
        <w:t xml:space="preserve">2 I </w:t>
      </w:r>
      <w:r>
        <w:t xml:space="preserve">have </w:t>
      </w:r>
      <w:r w:rsidRPr="00AB1781">
        <w:t>hope</w:t>
      </w:r>
      <w:r>
        <w:t>d in You, O Lord</w:t>
      </w:r>
      <w:r w:rsidRPr="00AB1781">
        <w:t>;</w:t>
      </w:r>
    </w:p>
    <w:p w14:paraId="6C287654" w14:textId="77777777" w:rsidR="00704CAA" w:rsidRPr="00AB1781" w:rsidRDefault="00704CAA" w:rsidP="00704CAA">
      <w:pPr>
        <w:pStyle w:val="EnglishHangNoCoptic"/>
      </w:pPr>
      <w:r>
        <w:tab/>
        <w:t>let me never be put to shame;</w:t>
      </w:r>
    </w:p>
    <w:p w14:paraId="675054CC" w14:textId="77777777" w:rsidR="00704CAA" w:rsidRPr="00AB1781" w:rsidRDefault="00704CAA" w:rsidP="00704CAA">
      <w:pPr>
        <w:pStyle w:val="EnglishHangEndNoCoptic"/>
      </w:pPr>
      <w:r w:rsidRPr="00AB1781">
        <w:tab/>
      </w:r>
      <w:r>
        <w:t>r</w:t>
      </w:r>
      <w:r w:rsidRPr="00AB1781">
        <w:t xml:space="preserve">escue me and deliver me in </w:t>
      </w:r>
      <w:r>
        <w:t>Your</w:t>
      </w:r>
      <w:r w:rsidRPr="00AB1781">
        <w:t xml:space="preserve"> righteousness.</w:t>
      </w:r>
      <w:r w:rsidRPr="00AB1781">
        <w:rPr>
          <w:rStyle w:val="FootnoteReference"/>
        </w:rPr>
        <w:footnoteReference w:id="168"/>
      </w:r>
    </w:p>
    <w:p w14:paraId="0FD1FFB0" w14:textId="77777777" w:rsidR="00704CAA" w:rsidRPr="00AB1781" w:rsidRDefault="00704CAA" w:rsidP="00704CAA">
      <w:pPr>
        <w:pStyle w:val="EnglishHangNoCoptic"/>
      </w:pPr>
      <w:r w:rsidRPr="00AB1781">
        <w:t xml:space="preserve">3 Incline </w:t>
      </w:r>
      <w:r>
        <w:t>Your</w:t>
      </w:r>
      <w:r w:rsidRPr="00AB1781">
        <w:t xml:space="preserve"> ear to me;</w:t>
      </w:r>
    </w:p>
    <w:p w14:paraId="064AB3CB" w14:textId="77777777" w:rsidR="00704CAA" w:rsidRPr="00AB1781" w:rsidRDefault="00704CAA" w:rsidP="00704CAA">
      <w:pPr>
        <w:pStyle w:val="EnglishHangNoCoptic"/>
      </w:pPr>
      <w:r w:rsidRPr="00AB1781">
        <w:tab/>
        <w:t>make haste to deliver me.</w:t>
      </w:r>
    </w:p>
    <w:p w14:paraId="7AE036B4" w14:textId="77777777" w:rsidR="00704CAA" w:rsidRPr="00AB1781" w:rsidRDefault="00704CAA" w:rsidP="00704CAA">
      <w:pPr>
        <w:pStyle w:val="EnglishHangNoCoptic"/>
      </w:pPr>
      <w:r w:rsidRPr="00AB1781">
        <w:tab/>
        <w:t xml:space="preserve">Be my </w:t>
      </w:r>
      <w:r>
        <w:t>protector-</w:t>
      </w:r>
      <w:r w:rsidRPr="00AB1781">
        <w:t>God,</w:t>
      </w:r>
    </w:p>
    <w:p w14:paraId="069F8DEE" w14:textId="77777777" w:rsidR="00704CAA" w:rsidRPr="00AB1781" w:rsidRDefault="00704CAA" w:rsidP="00704CAA">
      <w:pPr>
        <w:pStyle w:val="EnglishHangEndNoCoptic"/>
      </w:pPr>
      <w:r w:rsidRPr="00AB1781">
        <w:tab/>
      </w:r>
      <w:r>
        <w:t>and a</w:t>
      </w:r>
      <w:r w:rsidRPr="00AB1781">
        <w:t xml:space="preserve"> house of refuge</w:t>
      </w:r>
      <w:r>
        <w:t>,</w:t>
      </w:r>
      <w:r w:rsidRPr="00AB1781">
        <w:t xml:space="preserve"> to save me.</w:t>
      </w:r>
    </w:p>
    <w:p w14:paraId="3214A4BA" w14:textId="77777777" w:rsidR="00704CAA" w:rsidRPr="00AB1781" w:rsidRDefault="00704CAA" w:rsidP="00704CAA">
      <w:pPr>
        <w:pStyle w:val="EnglishHangNoCoptic"/>
      </w:pPr>
      <w:r w:rsidRPr="00AB1781">
        <w:t xml:space="preserve">4 For </w:t>
      </w:r>
      <w:r>
        <w:t>You</w:t>
      </w:r>
      <w:r w:rsidRPr="00AB1781">
        <w:t xml:space="preserve"> are my strength and my refuge,</w:t>
      </w:r>
    </w:p>
    <w:p w14:paraId="5D002F10" w14:textId="77777777" w:rsidR="00704CAA" w:rsidRPr="00AB1781" w:rsidRDefault="00704CAA" w:rsidP="00704CAA">
      <w:pPr>
        <w:pStyle w:val="EnglishHangNoCoptic"/>
      </w:pPr>
      <w:r w:rsidRPr="00AB1781">
        <w:tab/>
        <w:t xml:space="preserve">and </w:t>
      </w:r>
      <w:r>
        <w:t xml:space="preserve">You will guide me and sustain me </w:t>
      </w:r>
    </w:p>
    <w:p w14:paraId="6B1A5B31" w14:textId="77777777" w:rsidR="00704CAA" w:rsidRPr="00AB1781" w:rsidRDefault="00704CAA" w:rsidP="00704CAA">
      <w:pPr>
        <w:pStyle w:val="EnglishHangEndNoCoptic"/>
      </w:pPr>
      <w:r w:rsidRPr="00AB1781">
        <w:tab/>
      </w:r>
      <w:r>
        <w:t>f</w:t>
      </w:r>
      <w:r w:rsidRPr="00AB1781">
        <w:t xml:space="preserve">or </w:t>
      </w:r>
      <w:r>
        <w:t>Your</w:t>
      </w:r>
      <w:r w:rsidRPr="00AB1781">
        <w:t xml:space="preserve"> Name’s sake.</w:t>
      </w:r>
    </w:p>
    <w:p w14:paraId="6D295398" w14:textId="77777777" w:rsidR="00704CAA" w:rsidRPr="00AB1781" w:rsidRDefault="00704CAA" w:rsidP="00704CAA">
      <w:pPr>
        <w:pStyle w:val="EnglishHangNoCoptic"/>
      </w:pPr>
      <w:r w:rsidRPr="00AB1781">
        <w:t xml:space="preserve">5 </w:t>
      </w:r>
      <w:r>
        <w:t>You</w:t>
      </w:r>
      <w:r w:rsidRPr="00AB1781">
        <w:t xml:space="preserve"> </w:t>
      </w:r>
      <w:r>
        <w:t>will bring me out from this snare,</w:t>
      </w:r>
    </w:p>
    <w:p w14:paraId="6578E487" w14:textId="77777777" w:rsidR="00704CAA" w:rsidRPr="00AB1781" w:rsidRDefault="00704CAA" w:rsidP="00704CAA">
      <w:pPr>
        <w:pStyle w:val="EnglishHangNoCoptic"/>
      </w:pPr>
      <w:r w:rsidRPr="00AB1781">
        <w:tab/>
        <w:t>which they have hidden for me,</w:t>
      </w:r>
    </w:p>
    <w:p w14:paraId="69E4080D" w14:textId="77777777" w:rsidR="00704CAA" w:rsidRPr="00AB1781" w:rsidRDefault="00704CAA" w:rsidP="00704CAA">
      <w:pPr>
        <w:pStyle w:val="EnglishHangEndNoCoptic"/>
      </w:pPr>
      <w:r w:rsidRPr="00AB1781">
        <w:tab/>
        <w:t xml:space="preserve">for </w:t>
      </w:r>
      <w:r>
        <w:t>You</w:t>
      </w:r>
      <w:r w:rsidRPr="00AB1781">
        <w:t xml:space="preserve"> are my protector, O Lord.</w:t>
      </w:r>
    </w:p>
    <w:p w14:paraId="6C15C1F9" w14:textId="77777777" w:rsidR="00704CAA" w:rsidRPr="00AB1781" w:rsidRDefault="00704CAA" w:rsidP="00704CAA">
      <w:pPr>
        <w:pStyle w:val="EnglishHangNoCoptic"/>
      </w:pPr>
      <w:r>
        <w:t xml:space="preserve">6 </w:t>
      </w:r>
      <w:r w:rsidRPr="00AB1781">
        <w:t xml:space="preserve">I </w:t>
      </w:r>
      <w:r>
        <w:t xml:space="preserve">will </w:t>
      </w:r>
      <w:r w:rsidRPr="00AB1781">
        <w:t>entrust my spirit</w:t>
      </w:r>
      <w:r>
        <w:t xml:space="preserve"> into Your hands</w:t>
      </w:r>
      <w:r w:rsidRPr="00AB1781">
        <w:t>;</w:t>
      </w:r>
      <w:r w:rsidRPr="00AB1781">
        <w:rPr>
          <w:rStyle w:val="FootnoteReference"/>
        </w:rPr>
        <w:footnoteReference w:id="169"/>
      </w:r>
    </w:p>
    <w:p w14:paraId="19BF52D6" w14:textId="77777777" w:rsidR="00704CAA" w:rsidRPr="00AB1781" w:rsidRDefault="00704CAA" w:rsidP="00704CAA">
      <w:pPr>
        <w:pStyle w:val="EnglishHangEndNoCoptic"/>
      </w:pPr>
      <w:r w:rsidRPr="00AB1781">
        <w:tab/>
      </w:r>
      <w:r>
        <w:t>You</w:t>
      </w:r>
      <w:r w:rsidRPr="00AB1781">
        <w:t xml:space="preserve"> </w:t>
      </w:r>
      <w:r>
        <w:t>have</w:t>
      </w:r>
      <w:r w:rsidRPr="00AB1781">
        <w:t xml:space="preserve"> r</w:t>
      </w:r>
      <w:r>
        <w:t>edeemed me, O Lord God of truth.</w:t>
      </w:r>
    </w:p>
    <w:p w14:paraId="5BD9AC70" w14:textId="77777777" w:rsidR="00704CAA" w:rsidRPr="00AB1781" w:rsidRDefault="00704CAA" w:rsidP="00704CAA">
      <w:pPr>
        <w:pStyle w:val="EnglishHangNoCoptic"/>
      </w:pPr>
      <w:r w:rsidRPr="00AB1781">
        <w:t xml:space="preserve">7 </w:t>
      </w:r>
      <w:r>
        <w:t>You</w:t>
      </w:r>
      <w:r w:rsidRPr="00AB1781">
        <w:t xml:space="preserve"> </w:t>
      </w:r>
      <w:r>
        <w:t>hate</w:t>
      </w:r>
      <w:r w:rsidRPr="00AB1781">
        <w:t xml:space="preserve"> those who observe empty </w:t>
      </w:r>
      <w:r>
        <w:t>vanities</w:t>
      </w:r>
      <w:r w:rsidRPr="00AB1781">
        <w:t>;</w:t>
      </w:r>
      <w:r w:rsidRPr="00AB1781">
        <w:rPr>
          <w:rStyle w:val="FootnoteReference"/>
        </w:rPr>
        <w:footnoteReference w:id="170"/>
      </w:r>
    </w:p>
    <w:p w14:paraId="48B93694" w14:textId="77777777" w:rsidR="00704CAA" w:rsidRPr="00AB1781" w:rsidRDefault="00704CAA" w:rsidP="00704CAA">
      <w:pPr>
        <w:pStyle w:val="EnglishHangEndNoCoptic"/>
      </w:pPr>
      <w:r w:rsidRPr="00AB1781">
        <w:tab/>
        <w:t xml:space="preserve">but I </w:t>
      </w:r>
      <w:r>
        <w:t>hope</w:t>
      </w:r>
      <w:r w:rsidRPr="00AB1781">
        <w:t xml:space="preserve"> in the Lord.</w:t>
      </w:r>
    </w:p>
    <w:p w14:paraId="046FA935" w14:textId="77777777" w:rsidR="00704CAA" w:rsidRPr="00AB1781" w:rsidRDefault="00704CAA" w:rsidP="00704CAA">
      <w:pPr>
        <w:pStyle w:val="EnglishHangNoCoptic"/>
      </w:pPr>
      <w:r w:rsidRPr="00AB1781">
        <w:t xml:space="preserve">8 I will rejoice and be glad in </w:t>
      </w:r>
      <w:r>
        <w:t>Your</w:t>
      </w:r>
      <w:r w:rsidRPr="00AB1781">
        <w:t xml:space="preserve"> mercy,</w:t>
      </w:r>
    </w:p>
    <w:p w14:paraId="4ABAF6C6" w14:textId="77777777" w:rsidR="00704CAA" w:rsidRPr="00AB1781" w:rsidRDefault="00704CAA" w:rsidP="00704CAA">
      <w:pPr>
        <w:pStyle w:val="EnglishHangNoCoptic"/>
      </w:pPr>
      <w:r w:rsidRPr="00AB1781">
        <w:tab/>
        <w:t xml:space="preserve">for </w:t>
      </w:r>
      <w:r>
        <w:t>You</w:t>
      </w:r>
      <w:r w:rsidRPr="00AB1781">
        <w:t xml:space="preserve"> </w:t>
      </w:r>
      <w:r>
        <w:t>have</w:t>
      </w:r>
      <w:r w:rsidRPr="00AB1781">
        <w:t xml:space="preserve"> regarded my </w:t>
      </w:r>
      <w:r>
        <w:t>humiliation;</w:t>
      </w:r>
    </w:p>
    <w:p w14:paraId="0199DD54" w14:textId="77777777" w:rsidR="00704CAA" w:rsidRPr="00AB1781" w:rsidRDefault="00704CAA" w:rsidP="00704CAA">
      <w:pPr>
        <w:pStyle w:val="EnglishHangEndNoCoptic"/>
      </w:pPr>
      <w:r w:rsidRPr="00AB1781">
        <w:tab/>
      </w:r>
      <w:r>
        <w:t>You</w:t>
      </w:r>
      <w:r w:rsidRPr="00AB1781">
        <w:t xml:space="preserve"> saved my soul from </w:t>
      </w:r>
      <w:r>
        <w:t>dire straits,</w:t>
      </w:r>
    </w:p>
    <w:p w14:paraId="06CC995D" w14:textId="77777777" w:rsidR="00704CAA" w:rsidRPr="00AB1781" w:rsidRDefault="00704CAA" w:rsidP="00704CAA">
      <w:pPr>
        <w:pStyle w:val="EnglishHangNoCoptic"/>
      </w:pPr>
      <w:r>
        <w:t>9 a</w:t>
      </w:r>
      <w:r w:rsidRPr="00AB1781">
        <w:t xml:space="preserve">nd </w:t>
      </w:r>
      <w:r>
        <w:t>You</w:t>
      </w:r>
      <w:r w:rsidRPr="00AB1781">
        <w:t xml:space="preserve"> </w:t>
      </w:r>
      <w:r>
        <w:t>have</w:t>
      </w:r>
      <w:r w:rsidRPr="00AB1781">
        <w:t xml:space="preserve"> not </w:t>
      </w:r>
      <w:r>
        <w:t>imprisoned me</w:t>
      </w:r>
    </w:p>
    <w:p w14:paraId="722440F3" w14:textId="77777777" w:rsidR="00704CAA" w:rsidRPr="00AB1781" w:rsidRDefault="00704CAA" w:rsidP="00704CAA">
      <w:pPr>
        <w:pStyle w:val="EnglishHangNoCoptic"/>
      </w:pPr>
      <w:r w:rsidRPr="00AB1781">
        <w:tab/>
        <w:t xml:space="preserve">in the hands of </w:t>
      </w:r>
      <w:r>
        <w:t>the enemy</w:t>
      </w:r>
      <w:r w:rsidRPr="00AB1781">
        <w:t>,</w:t>
      </w:r>
    </w:p>
    <w:p w14:paraId="73DCB082" w14:textId="77777777" w:rsidR="00704CAA" w:rsidRPr="00906079" w:rsidRDefault="00704CAA" w:rsidP="00704CAA">
      <w:pPr>
        <w:pStyle w:val="EnglishHangEndNoCoptic"/>
      </w:pPr>
      <w:r w:rsidRPr="00AB1781">
        <w:tab/>
        <w:t xml:space="preserve">but </w:t>
      </w:r>
      <w:r>
        <w:t>have</w:t>
      </w:r>
      <w:r w:rsidRPr="00AB1781">
        <w:t xml:space="preserve"> set my feet in fields of freedom.</w:t>
      </w:r>
    </w:p>
    <w:p w14:paraId="746C67FB" w14:textId="77777777" w:rsidR="00704CAA" w:rsidRPr="00AB1781" w:rsidRDefault="00704CAA" w:rsidP="00704CAA">
      <w:pPr>
        <w:pStyle w:val="EnglishHangNoCoptic"/>
      </w:pPr>
      <w:r w:rsidRPr="00AB1781">
        <w:t>10 Have mercy on me, O Lord,</w:t>
      </w:r>
    </w:p>
    <w:p w14:paraId="7DDDF2A7" w14:textId="77777777" w:rsidR="00704CAA" w:rsidRPr="00AB1781" w:rsidRDefault="00704CAA" w:rsidP="00704CAA">
      <w:pPr>
        <w:pStyle w:val="EnglishHangNoCoptic"/>
      </w:pPr>
      <w:r w:rsidRPr="00AB1781">
        <w:tab/>
        <w:t xml:space="preserve">for I am </w:t>
      </w:r>
      <w:r>
        <w:t>afflicted</w:t>
      </w:r>
      <w:r w:rsidRPr="00AB1781">
        <w:t>;</w:t>
      </w:r>
    </w:p>
    <w:p w14:paraId="46B2F537" w14:textId="77777777" w:rsidR="00704CAA" w:rsidRPr="00AB1781" w:rsidRDefault="00704CAA" w:rsidP="00704CAA">
      <w:pPr>
        <w:pStyle w:val="EnglishHangNoCoptic"/>
      </w:pPr>
      <w:r w:rsidRPr="00AB1781">
        <w:tab/>
        <w:t>my eye is troubled with anger,</w:t>
      </w:r>
    </w:p>
    <w:p w14:paraId="5A762542" w14:textId="77777777" w:rsidR="00704CAA" w:rsidRPr="00AB1781" w:rsidRDefault="00704CAA" w:rsidP="00704CAA">
      <w:pPr>
        <w:pStyle w:val="EnglishHangEndNoCoptic"/>
      </w:pPr>
      <w:r w:rsidRPr="00AB1781">
        <w:tab/>
      </w:r>
      <w:r>
        <w:t xml:space="preserve">so are </w:t>
      </w:r>
      <w:r w:rsidRPr="00AB1781">
        <w:t>my soul and my body.</w:t>
      </w:r>
    </w:p>
    <w:p w14:paraId="01802C7F" w14:textId="77777777" w:rsidR="00704CAA" w:rsidRPr="00AB1781" w:rsidRDefault="00704CAA" w:rsidP="00704CAA">
      <w:pPr>
        <w:pStyle w:val="EnglishHangNoCoptic"/>
      </w:pPr>
      <w:r w:rsidRPr="00AB1781">
        <w:t xml:space="preserve">11 For my life is </w:t>
      </w:r>
      <w:r>
        <w:t>wasted</w:t>
      </w:r>
      <w:r w:rsidRPr="00AB1781">
        <w:t xml:space="preserve"> with grief</w:t>
      </w:r>
    </w:p>
    <w:p w14:paraId="2D37BD9C" w14:textId="77777777" w:rsidR="00704CAA" w:rsidRPr="00AB1781" w:rsidRDefault="00704CAA" w:rsidP="00704CAA">
      <w:pPr>
        <w:pStyle w:val="EnglishHangNoCoptic"/>
      </w:pPr>
      <w:r w:rsidRPr="00AB1781">
        <w:tab/>
        <w:t>and my years with sighing;</w:t>
      </w:r>
    </w:p>
    <w:p w14:paraId="4E71C95D" w14:textId="77777777" w:rsidR="00704CAA" w:rsidRPr="00AB1781" w:rsidRDefault="00704CAA" w:rsidP="00704CAA">
      <w:pPr>
        <w:pStyle w:val="EnglishHangNoCoptic"/>
      </w:pPr>
      <w:r w:rsidRPr="00AB1781">
        <w:tab/>
        <w:t>my strength has weakened from poverty,</w:t>
      </w:r>
    </w:p>
    <w:p w14:paraId="7E46C2E5" w14:textId="77777777" w:rsidR="00704CAA" w:rsidRPr="00AB1781" w:rsidRDefault="00704CAA" w:rsidP="00704CAA">
      <w:pPr>
        <w:pStyle w:val="EnglishHangEndNoCoptic"/>
      </w:pPr>
      <w:r w:rsidRPr="00AB1781">
        <w:tab/>
        <w:t>and my bones are troubled.</w:t>
      </w:r>
    </w:p>
    <w:p w14:paraId="7BAFC612" w14:textId="77777777" w:rsidR="00704CAA" w:rsidRPr="00AB1781" w:rsidRDefault="00704CAA" w:rsidP="00704CAA">
      <w:pPr>
        <w:pStyle w:val="EnglishHangNoCoptic"/>
      </w:pPr>
      <w:r w:rsidRPr="00AB1781">
        <w:lastRenderedPageBreak/>
        <w:t>12 I have become a reproach among all my enemies,</w:t>
      </w:r>
    </w:p>
    <w:p w14:paraId="214E9C8C" w14:textId="77777777" w:rsidR="00704CAA" w:rsidRPr="00AB1781" w:rsidRDefault="00704CAA" w:rsidP="00704CAA">
      <w:pPr>
        <w:pStyle w:val="EnglishHangNoCoptic"/>
      </w:pPr>
      <w:r w:rsidRPr="00AB1781">
        <w:tab/>
        <w:t>and especially among my neighbours,</w:t>
      </w:r>
    </w:p>
    <w:p w14:paraId="5FD87203" w14:textId="77777777" w:rsidR="00704CAA" w:rsidRPr="00AB1781" w:rsidRDefault="00704CAA" w:rsidP="00704CAA">
      <w:pPr>
        <w:pStyle w:val="EnglishHangNoCoptic"/>
      </w:pPr>
      <w:r w:rsidRPr="00AB1781">
        <w:tab/>
        <w:t>and a horror to my acquaintances;</w:t>
      </w:r>
    </w:p>
    <w:p w14:paraId="0D9ABE0D" w14:textId="77777777" w:rsidR="00704CAA" w:rsidRPr="00AB1781" w:rsidRDefault="00704CAA" w:rsidP="00704CAA">
      <w:pPr>
        <w:pStyle w:val="EnglishHangEndNoCoptic"/>
      </w:pPr>
      <w:r w:rsidRPr="00AB1781">
        <w:tab/>
        <w:t xml:space="preserve">those who see me outside </w:t>
      </w:r>
      <w:r>
        <w:t>fled from</w:t>
      </w:r>
      <w:r w:rsidRPr="00AB1781">
        <w:t xml:space="preserve"> me.</w:t>
      </w:r>
    </w:p>
    <w:p w14:paraId="0479ADDA" w14:textId="77777777" w:rsidR="00704CAA" w:rsidRPr="00AB1781" w:rsidRDefault="00704CAA" w:rsidP="00704CAA">
      <w:pPr>
        <w:pStyle w:val="EnglishHangNoCoptic"/>
      </w:pPr>
      <w:r w:rsidRPr="00AB1781">
        <w:t>13 I am forgotten like a buried corpse;</w:t>
      </w:r>
    </w:p>
    <w:p w14:paraId="4B0F2F5B" w14:textId="77777777" w:rsidR="00704CAA" w:rsidRPr="00AB1781" w:rsidRDefault="00704CAA" w:rsidP="00704CAA">
      <w:pPr>
        <w:pStyle w:val="EnglishHangEndNoCoptic"/>
      </w:pPr>
      <w:r w:rsidRPr="00AB1781">
        <w:tab/>
        <w:t>I am become like a broken pitcher.</w:t>
      </w:r>
    </w:p>
    <w:p w14:paraId="20988183" w14:textId="77777777" w:rsidR="00704CAA" w:rsidRPr="00AB1781" w:rsidRDefault="00704CAA" w:rsidP="00704CAA">
      <w:pPr>
        <w:pStyle w:val="EnglishHangNoCoptic"/>
      </w:pPr>
      <w:r w:rsidRPr="00AB1781">
        <w:t>14 For I hear</w:t>
      </w:r>
      <w:r>
        <w:t>d</w:t>
      </w:r>
      <w:r w:rsidRPr="00AB1781">
        <w:t xml:space="preserve"> the blame</w:t>
      </w:r>
      <w:r>
        <w:rPr>
          <w:rStyle w:val="FootnoteReference"/>
        </w:rPr>
        <w:footnoteReference w:id="171"/>
      </w:r>
      <w:r w:rsidRPr="00AB1781">
        <w:t xml:space="preserve"> of many</w:t>
      </w:r>
    </w:p>
    <w:p w14:paraId="15AD550F" w14:textId="77777777" w:rsidR="00704CAA" w:rsidRPr="00AB1781" w:rsidRDefault="00704CAA" w:rsidP="00704CAA">
      <w:pPr>
        <w:pStyle w:val="EnglishHangNoCoptic"/>
      </w:pPr>
      <w:r w:rsidRPr="00AB1781">
        <w:tab/>
        <w:t xml:space="preserve">who hover </w:t>
      </w:r>
      <w:r>
        <w:t>a</w:t>
      </w:r>
      <w:r w:rsidRPr="00AB1781">
        <w:t>round me,</w:t>
      </w:r>
    </w:p>
    <w:p w14:paraId="35A4EB74" w14:textId="77777777" w:rsidR="00704CAA" w:rsidRPr="00AB1781" w:rsidRDefault="00704CAA" w:rsidP="00704CAA">
      <w:pPr>
        <w:pStyle w:val="EnglishHangNoCoptic"/>
      </w:pPr>
      <w:r w:rsidRPr="00AB1781">
        <w:tab/>
        <w:t xml:space="preserve">as they </w:t>
      </w:r>
      <w:r>
        <w:t>gathered</w:t>
      </w:r>
      <w:r w:rsidRPr="00AB1781">
        <w:t xml:space="preserve"> together against me</w:t>
      </w:r>
    </w:p>
    <w:p w14:paraId="12E9942A" w14:textId="77777777" w:rsidR="00704CAA" w:rsidRPr="00AB1781" w:rsidRDefault="00704CAA" w:rsidP="00704CAA">
      <w:pPr>
        <w:pStyle w:val="EnglishHangEndNoCoptic"/>
      </w:pPr>
      <w:r w:rsidRPr="00AB1781">
        <w:tab/>
        <w:t>and plot</w:t>
      </w:r>
      <w:r>
        <w:t>ted</w:t>
      </w:r>
      <w:r w:rsidRPr="00AB1781">
        <w:t xml:space="preserve"> to take my life.</w:t>
      </w:r>
    </w:p>
    <w:p w14:paraId="25E5CCA0" w14:textId="77777777" w:rsidR="00704CAA" w:rsidRPr="00AB1781" w:rsidRDefault="00704CAA" w:rsidP="00704CAA">
      <w:pPr>
        <w:pStyle w:val="EnglishHangNoCoptic"/>
      </w:pPr>
      <w:r w:rsidRPr="00AB1781">
        <w:t>15 But</w:t>
      </w:r>
      <w:r>
        <w:t xml:space="preserve"> as for me,</w:t>
      </w:r>
      <w:r w:rsidRPr="00AB1781">
        <w:t xml:space="preserve"> I </w:t>
      </w:r>
      <w:r>
        <w:t>hope</w:t>
      </w:r>
      <w:r w:rsidRPr="00AB1781">
        <w:t xml:space="preserve"> in </w:t>
      </w:r>
      <w:r>
        <w:t>You, O Lord;</w:t>
      </w:r>
    </w:p>
    <w:p w14:paraId="7BE7E6E5" w14:textId="77777777" w:rsidR="00704CAA" w:rsidRPr="00AB1781" w:rsidRDefault="00704CAA" w:rsidP="00704CAA">
      <w:pPr>
        <w:pStyle w:val="EnglishHangEndNoCoptic"/>
      </w:pPr>
      <w:r>
        <w:tab/>
        <w:t>I said, “You</w:t>
      </w:r>
      <w:r w:rsidRPr="00AB1781">
        <w:t xml:space="preserve"> are</w:t>
      </w:r>
      <w:r>
        <w:t xml:space="preserve"> my God.”</w:t>
      </w:r>
    </w:p>
    <w:p w14:paraId="0A91D80E" w14:textId="77777777" w:rsidR="00704CAA" w:rsidRPr="00AB1781" w:rsidRDefault="00704CAA" w:rsidP="00704CAA">
      <w:pPr>
        <w:pStyle w:val="EnglishHangNoCoptic"/>
      </w:pPr>
      <w:r w:rsidRPr="00AB1781">
        <w:t xml:space="preserve">16 My life is in </w:t>
      </w:r>
      <w:r>
        <w:t>Your</w:t>
      </w:r>
      <w:r w:rsidRPr="00AB1781">
        <w:t xml:space="preserve"> hands.</w:t>
      </w:r>
    </w:p>
    <w:p w14:paraId="181A441D" w14:textId="77777777" w:rsidR="00704CAA" w:rsidRPr="00AB1781" w:rsidRDefault="00704CAA" w:rsidP="00704CAA">
      <w:pPr>
        <w:pStyle w:val="EnglishHangNoCoptic"/>
      </w:pPr>
      <w:r w:rsidRPr="00AB1781">
        <w:tab/>
        <w:t>Deliver me from the hand of my enemies</w:t>
      </w:r>
      <w:r>
        <w:t>,</w:t>
      </w:r>
    </w:p>
    <w:p w14:paraId="42B3DAC3" w14:textId="77777777" w:rsidR="00704CAA" w:rsidRPr="00AB1781" w:rsidRDefault="00704CAA" w:rsidP="00704CAA">
      <w:pPr>
        <w:pStyle w:val="EnglishHangEndNoCoptic"/>
      </w:pPr>
      <w:r w:rsidRPr="00AB1781">
        <w:tab/>
        <w:t>and from those who persecute me.</w:t>
      </w:r>
    </w:p>
    <w:p w14:paraId="08DC3699" w14:textId="77777777" w:rsidR="00704CAA" w:rsidRPr="00AB1781" w:rsidRDefault="00704CAA" w:rsidP="00704CAA">
      <w:pPr>
        <w:pStyle w:val="EnglishHangNoCoptic"/>
      </w:pPr>
      <w:r w:rsidRPr="00AB1781">
        <w:t xml:space="preserve">17 </w:t>
      </w:r>
      <w:r>
        <w:t>Shine</w:t>
      </w:r>
      <w:r w:rsidRPr="00AB1781">
        <w:t xml:space="preserve"> </w:t>
      </w:r>
      <w:r>
        <w:t>Your</w:t>
      </w:r>
      <w:r w:rsidRPr="00AB1781">
        <w:t xml:space="preserve"> face </w:t>
      </w:r>
      <w:r>
        <w:t>up</w:t>
      </w:r>
      <w:r w:rsidRPr="00AB1781">
        <w:t xml:space="preserve">on </w:t>
      </w:r>
      <w:r>
        <w:t>Your</w:t>
      </w:r>
      <w:r w:rsidRPr="00AB1781">
        <w:t xml:space="preserve"> servant;</w:t>
      </w:r>
    </w:p>
    <w:p w14:paraId="03273133" w14:textId="77777777" w:rsidR="00704CAA" w:rsidRPr="00AB1781" w:rsidRDefault="00704CAA" w:rsidP="00704CAA">
      <w:pPr>
        <w:pStyle w:val="EnglishHangEndNoCoptic"/>
      </w:pPr>
      <w:r w:rsidRPr="00AB1781">
        <w:tab/>
        <w:t xml:space="preserve">save me in </w:t>
      </w:r>
      <w:r>
        <w:t>Your</w:t>
      </w:r>
      <w:r w:rsidRPr="00AB1781">
        <w:t xml:space="preserve"> mercy.</w:t>
      </w:r>
    </w:p>
    <w:p w14:paraId="11972C0D" w14:textId="77777777" w:rsidR="00704CAA" w:rsidRPr="00AB1781" w:rsidRDefault="00704CAA" w:rsidP="00704CAA">
      <w:pPr>
        <w:pStyle w:val="EnglishHangNoCoptic"/>
      </w:pPr>
      <w:r w:rsidRPr="00AB1781">
        <w:t xml:space="preserve">18 O Lord, </w:t>
      </w:r>
      <w:r>
        <w:t>may I not be put to shame</w:t>
      </w:r>
      <w:r w:rsidRPr="00AB1781">
        <w:t>,</w:t>
      </w:r>
    </w:p>
    <w:p w14:paraId="6F819CE1" w14:textId="77777777" w:rsidR="00704CAA" w:rsidRPr="00AB1781" w:rsidRDefault="00704CAA" w:rsidP="00704CAA">
      <w:pPr>
        <w:pStyle w:val="EnglishHangNoCoptic"/>
      </w:pPr>
      <w:r w:rsidRPr="00AB1781">
        <w:tab/>
        <w:t xml:space="preserve">for I call upon </w:t>
      </w:r>
      <w:r>
        <w:t>You</w:t>
      </w:r>
      <w:r w:rsidRPr="00AB1781">
        <w:t>.</w:t>
      </w:r>
    </w:p>
    <w:p w14:paraId="5A6C5062" w14:textId="77777777" w:rsidR="00704CAA" w:rsidRPr="00AB1781" w:rsidRDefault="00704CAA" w:rsidP="00704CAA">
      <w:pPr>
        <w:pStyle w:val="EnglishHangNoCoptic"/>
      </w:pPr>
      <w:r w:rsidRPr="00AB1781">
        <w:tab/>
        <w:t xml:space="preserve">Let the </w:t>
      </w:r>
      <w:r>
        <w:t>ungoldy</w:t>
      </w:r>
      <w:r w:rsidRPr="00AB1781">
        <w:t xml:space="preserve"> be </w:t>
      </w:r>
      <w:r>
        <w:t>ashamed,</w:t>
      </w:r>
    </w:p>
    <w:p w14:paraId="0854A821" w14:textId="77777777" w:rsidR="00704CAA" w:rsidRPr="00AB1781" w:rsidRDefault="00704CAA" w:rsidP="00704CAA">
      <w:pPr>
        <w:pStyle w:val="EnglishHangEndNoCoptic"/>
      </w:pPr>
      <w:r w:rsidRPr="00AB1781">
        <w:tab/>
        <w:t xml:space="preserve">and brought down to </w:t>
      </w:r>
      <w:r>
        <w:t>Hades</w:t>
      </w:r>
      <w:r w:rsidRPr="00AB1781">
        <w:t>.</w:t>
      </w:r>
    </w:p>
    <w:p w14:paraId="32C2BC60" w14:textId="77777777" w:rsidR="00704CAA" w:rsidRPr="00AB1781" w:rsidRDefault="00704CAA" w:rsidP="00704CAA">
      <w:pPr>
        <w:pStyle w:val="EnglishHangNoCoptic"/>
      </w:pPr>
      <w:r w:rsidRPr="00AB1781">
        <w:t>19 Let lying lips be</w:t>
      </w:r>
      <w:r>
        <w:t>come</w:t>
      </w:r>
      <w:r w:rsidRPr="00AB1781">
        <w:t xml:space="preserve"> </w:t>
      </w:r>
      <w:r>
        <w:t>speechless,</w:t>
      </w:r>
    </w:p>
    <w:p w14:paraId="73C1862A" w14:textId="77777777" w:rsidR="00704CAA" w:rsidRPr="00AB1781" w:rsidRDefault="00704CAA" w:rsidP="00704CAA">
      <w:pPr>
        <w:pStyle w:val="EnglishHangNoCoptic"/>
      </w:pPr>
      <w:r w:rsidRPr="00AB1781">
        <w:tab/>
      </w:r>
      <w:r>
        <w:t>when they speak</w:t>
      </w:r>
      <w:r w:rsidRPr="00AB1781">
        <w:t xml:space="preserve"> iniquity against the righteous</w:t>
      </w:r>
    </w:p>
    <w:p w14:paraId="6244EA8C" w14:textId="77777777" w:rsidR="00704CAA" w:rsidRPr="00AB1781" w:rsidRDefault="00704CAA" w:rsidP="00704CAA">
      <w:pPr>
        <w:pStyle w:val="EnglishHangEndNoCoptic"/>
      </w:pPr>
      <w:r>
        <w:tab/>
        <w:t>with</w:t>
      </w:r>
      <w:r w:rsidRPr="00AB1781">
        <w:t xml:space="preserve"> </w:t>
      </w:r>
      <w:r>
        <w:t>arrogance</w:t>
      </w:r>
      <w:r w:rsidRPr="00AB1781">
        <w:t xml:space="preserve"> and contempt.</w:t>
      </w:r>
    </w:p>
    <w:p w14:paraId="08E6EF47" w14:textId="77777777" w:rsidR="00704CAA" w:rsidRPr="00AB1781" w:rsidRDefault="00704CAA" w:rsidP="00704CAA">
      <w:pPr>
        <w:pStyle w:val="EnglishHangNoCoptic"/>
      </w:pPr>
      <w:r>
        <w:t>20 H</w:t>
      </w:r>
      <w:r w:rsidRPr="00AB1781">
        <w:t xml:space="preserve">ow great is </w:t>
      </w:r>
      <w:r>
        <w:t>Your</w:t>
      </w:r>
      <w:r w:rsidRPr="00AB1781">
        <w:t xml:space="preserve"> infinite goodness, O Lord,</w:t>
      </w:r>
      <w:r w:rsidRPr="00AB1781">
        <w:rPr>
          <w:rStyle w:val="FootnoteReference"/>
        </w:rPr>
        <w:footnoteReference w:id="172"/>
      </w:r>
    </w:p>
    <w:p w14:paraId="1E763848"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hidden for those who fear </w:t>
      </w:r>
      <w:r>
        <w:t>You,</w:t>
      </w:r>
    </w:p>
    <w:p w14:paraId="3859F28E" w14:textId="77777777" w:rsidR="00704CAA" w:rsidRPr="00AB1781" w:rsidRDefault="00704CAA" w:rsidP="00704CAA">
      <w:pPr>
        <w:pStyle w:val="EnglishHangNoCoptic"/>
      </w:pPr>
      <w:r w:rsidRPr="00AB1781">
        <w:tab/>
        <w:t xml:space="preserve">and </w:t>
      </w:r>
      <w:r>
        <w:t>which You work</w:t>
      </w:r>
      <w:r w:rsidRPr="00AB1781">
        <w:t xml:space="preserve"> for those who </w:t>
      </w:r>
      <w:r>
        <w:t>hope</w:t>
      </w:r>
      <w:r w:rsidRPr="00AB1781">
        <w:t xml:space="preserve"> in </w:t>
      </w:r>
      <w:r>
        <w:t>You,</w:t>
      </w:r>
    </w:p>
    <w:p w14:paraId="6DBB079A" w14:textId="77777777" w:rsidR="00704CAA" w:rsidRPr="00906079" w:rsidRDefault="00704CAA" w:rsidP="00704CAA">
      <w:pPr>
        <w:pStyle w:val="EnglishHangEndNoCoptic"/>
      </w:pPr>
      <w:r w:rsidRPr="00AB1781">
        <w:tab/>
        <w:t>before the sons of men!</w:t>
      </w:r>
    </w:p>
    <w:p w14:paraId="3B1F8CDE" w14:textId="77777777" w:rsidR="00704CAA" w:rsidRPr="00AB1781" w:rsidRDefault="00704CAA" w:rsidP="00704CAA">
      <w:pPr>
        <w:pStyle w:val="EnglishHangNoCoptic"/>
      </w:pPr>
      <w:r w:rsidRPr="00AB1781">
        <w:t xml:space="preserve">21 </w:t>
      </w:r>
      <w:r>
        <w:t>You</w:t>
      </w:r>
      <w:r w:rsidRPr="00AB1781">
        <w:t xml:space="preserve"> </w:t>
      </w:r>
      <w:r>
        <w:t>will hide</w:t>
      </w:r>
      <w:r w:rsidRPr="00AB1781">
        <w:t xml:space="preserve"> them in the </w:t>
      </w:r>
      <w:r>
        <w:t>secret place</w:t>
      </w:r>
      <w:r w:rsidRPr="00AB1781">
        <w:t xml:space="preserve"> of </w:t>
      </w:r>
      <w:r>
        <w:t>Your</w:t>
      </w:r>
      <w:r w:rsidRPr="00AB1781">
        <w:t xml:space="preserve"> presence</w:t>
      </w:r>
      <w:r>
        <w:t>,</w:t>
      </w:r>
    </w:p>
    <w:p w14:paraId="446BE61B" w14:textId="77777777" w:rsidR="00704CAA" w:rsidRPr="00AB1781" w:rsidRDefault="00704CAA" w:rsidP="00704CAA">
      <w:pPr>
        <w:pStyle w:val="EnglishHangNoCoptic"/>
      </w:pPr>
      <w:r w:rsidRPr="00AB1781">
        <w:tab/>
      </w:r>
      <w:r>
        <w:t xml:space="preserve">free </w:t>
      </w:r>
      <w:r w:rsidRPr="00AB1781">
        <w:t>from the disturbance of men;</w:t>
      </w:r>
    </w:p>
    <w:p w14:paraId="7A678241" w14:textId="77777777" w:rsidR="00704CAA" w:rsidRPr="00AB1781" w:rsidRDefault="00704CAA" w:rsidP="00704CAA">
      <w:pPr>
        <w:pStyle w:val="EnglishHangNoCoptic"/>
      </w:pPr>
      <w:r w:rsidRPr="00AB1781">
        <w:tab/>
      </w:r>
      <w:r>
        <w:t>You</w:t>
      </w:r>
      <w:r w:rsidRPr="00AB1781">
        <w:t xml:space="preserve"> </w:t>
      </w:r>
      <w:r>
        <w:t>will shelter</w:t>
      </w:r>
      <w:r w:rsidRPr="00AB1781">
        <w:t xml:space="preserve"> them in </w:t>
      </w:r>
      <w:r>
        <w:t>Your</w:t>
      </w:r>
      <w:r w:rsidRPr="00AB1781">
        <w:t xml:space="preserve"> </w:t>
      </w:r>
      <w:r>
        <w:t>tent</w:t>
      </w:r>
    </w:p>
    <w:p w14:paraId="6FFCFFC1" w14:textId="77777777" w:rsidR="00704CAA" w:rsidRPr="00AB1781" w:rsidRDefault="00704CAA" w:rsidP="00704CAA">
      <w:pPr>
        <w:pStyle w:val="EnglishHangEndNoCoptic"/>
      </w:pPr>
      <w:r w:rsidRPr="00AB1781">
        <w:tab/>
        <w:t>from the strife of tongues.</w:t>
      </w:r>
    </w:p>
    <w:p w14:paraId="57EC90F6" w14:textId="77777777" w:rsidR="00704CAA" w:rsidRPr="00AB1781" w:rsidRDefault="00704CAA" w:rsidP="00704CAA">
      <w:pPr>
        <w:pStyle w:val="EnglishHangNoCoptic"/>
      </w:pPr>
      <w:r w:rsidRPr="00AB1781">
        <w:lastRenderedPageBreak/>
        <w:t>22 Blessed is the Lord,</w:t>
      </w:r>
    </w:p>
    <w:p w14:paraId="29822554" w14:textId="77777777" w:rsidR="00704CAA" w:rsidRPr="00AB1781" w:rsidRDefault="00704CAA" w:rsidP="00704CAA">
      <w:pPr>
        <w:pStyle w:val="EnglishHangNoCoptic"/>
      </w:pPr>
      <w:r w:rsidRPr="00AB1781">
        <w:tab/>
        <w:t>for He has shown the wonder of His mercy</w:t>
      </w:r>
    </w:p>
    <w:p w14:paraId="00DED9F1" w14:textId="77777777" w:rsidR="00704CAA" w:rsidRPr="00AB1781" w:rsidRDefault="00704CAA" w:rsidP="00704CAA">
      <w:pPr>
        <w:pStyle w:val="EnglishHangEndNoCoptic"/>
      </w:pPr>
      <w:r w:rsidRPr="00AB1781">
        <w:tab/>
        <w:t>in a besieged city.</w:t>
      </w:r>
    </w:p>
    <w:p w14:paraId="005B9E8A" w14:textId="77777777" w:rsidR="00704CAA" w:rsidRPr="00AB1781" w:rsidRDefault="00704CAA" w:rsidP="00704CAA">
      <w:pPr>
        <w:pStyle w:val="EnglishHangNoCoptic"/>
      </w:pPr>
      <w:r w:rsidRPr="00AB1781">
        <w:t xml:space="preserve">23 Yet I said in my </w:t>
      </w:r>
      <w:r>
        <w:t>alarm</w:t>
      </w:r>
      <w:r>
        <w:rPr>
          <w:rStyle w:val="FootnoteReference"/>
        </w:rPr>
        <w:footnoteReference w:id="173"/>
      </w:r>
      <w:r w:rsidRPr="00AB1781">
        <w:t>:</w:t>
      </w:r>
    </w:p>
    <w:p w14:paraId="55DDB926" w14:textId="77777777" w:rsidR="00704CAA" w:rsidRPr="00AB1781" w:rsidRDefault="00704CAA" w:rsidP="00704CAA">
      <w:pPr>
        <w:pStyle w:val="EnglishHangNoCoptic"/>
      </w:pPr>
      <w:r>
        <w:tab/>
        <w:t>“I have been cast from before Your eyes.”</w:t>
      </w:r>
      <w:r w:rsidRPr="00AB1781">
        <w:rPr>
          <w:rStyle w:val="FootnoteReference"/>
        </w:rPr>
        <w:footnoteReference w:id="174"/>
      </w:r>
    </w:p>
    <w:p w14:paraId="3614C1CE" w14:textId="77777777" w:rsidR="00704CAA" w:rsidRPr="00AB1781" w:rsidRDefault="00704CAA" w:rsidP="00704CAA">
      <w:pPr>
        <w:pStyle w:val="EnglishHangNoCoptic"/>
      </w:pPr>
      <w:r w:rsidRPr="00AB1781">
        <w:tab/>
      </w:r>
      <w:r>
        <w:t>Therefore You heard</w:t>
      </w:r>
      <w:r w:rsidRPr="00AB1781">
        <w:t xml:space="preserve"> the voice of my </w:t>
      </w:r>
      <w:r>
        <w:t>supplication</w:t>
      </w:r>
    </w:p>
    <w:p w14:paraId="555BC57D" w14:textId="77777777" w:rsidR="00704CAA" w:rsidRPr="00AB1781" w:rsidRDefault="00704CAA" w:rsidP="00704CAA">
      <w:pPr>
        <w:pStyle w:val="EnglishHangEndNoCoptic"/>
      </w:pPr>
      <w:r w:rsidRPr="00AB1781">
        <w:tab/>
        <w:t xml:space="preserve">when I cried to </w:t>
      </w:r>
      <w:r>
        <w:t>You</w:t>
      </w:r>
      <w:r w:rsidRPr="00AB1781">
        <w:t>.</w:t>
      </w:r>
    </w:p>
    <w:p w14:paraId="3CB43B74" w14:textId="77777777" w:rsidR="00704CAA" w:rsidRPr="00AB1781" w:rsidRDefault="00704CAA" w:rsidP="00704CAA">
      <w:pPr>
        <w:pStyle w:val="EnglishHangNoCoptic"/>
      </w:pPr>
      <w:r w:rsidRPr="00AB1781">
        <w:t>24 Love the Lord, all you His Saints</w:t>
      </w:r>
      <w:r>
        <w:t>,</w:t>
      </w:r>
    </w:p>
    <w:p w14:paraId="6959B252" w14:textId="77777777" w:rsidR="00704CAA" w:rsidRPr="00AB1781" w:rsidRDefault="00704CAA" w:rsidP="00704CAA">
      <w:pPr>
        <w:pStyle w:val="EnglishHangNoCoptic"/>
      </w:pPr>
      <w:r w:rsidRPr="00AB1781">
        <w:tab/>
        <w:t>for the Lord requires</w:t>
      </w:r>
      <w:r>
        <w:rPr>
          <w:rStyle w:val="FootnoteReference"/>
        </w:rPr>
        <w:footnoteReference w:id="175"/>
      </w:r>
      <w:r w:rsidRPr="00AB1781">
        <w:t xml:space="preserve"> truth</w:t>
      </w:r>
      <w:r>
        <w:rPr>
          <w:rStyle w:val="FootnoteReference"/>
        </w:rPr>
        <w:footnoteReference w:id="176"/>
      </w:r>
      <w:r>
        <w:t>,</w:t>
      </w:r>
    </w:p>
    <w:p w14:paraId="311AE42F" w14:textId="77777777" w:rsidR="00704CAA" w:rsidRPr="00AB1781" w:rsidRDefault="00704CAA" w:rsidP="00704CAA">
      <w:pPr>
        <w:pStyle w:val="EnglishHangEndNoCoptic"/>
      </w:pPr>
      <w:r w:rsidRPr="00AB1781">
        <w:tab/>
        <w:t>and repays those who act with</w:t>
      </w:r>
      <w:r>
        <w:t xml:space="preserve"> great</w:t>
      </w:r>
      <w:r w:rsidRPr="00AB1781">
        <w:t xml:space="preserve"> </w:t>
      </w:r>
      <w:r>
        <w:t>arrogance</w:t>
      </w:r>
      <w:r w:rsidRPr="00AB1781">
        <w:t>.</w:t>
      </w:r>
      <w:r w:rsidRPr="00AB1781">
        <w:rPr>
          <w:rStyle w:val="FootnoteReference"/>
        </w:rPr>
        <w:footnoteReference w:id="177"/>
      </w:r>
    </w:p>
    <w:p w14:paraId="6FB0A43B" w14:textId="77777777" w:rsidR="00704CAA" w:rsidRPr="00AB1781" w:rsidRDefault="00704CAA" w:rsidP="00704CAA">
      <w:pPr>
        <w:pStyle w:val="EnglishHangNoCoptic"/>
      </w:pPr>
      <w:r w:rsidRPr="00AB1781">
        <w:t xml:space="preserve">25 </w:t>
      </w:r>
      <w:r>
        <w:t>Take</w:t>
      </w:r>
      <w:r w:rsidRPr="00AB1781">
        <w:t xml:space="preserve"> courage and let your heart be strong,</w:t>
      </w:r>
    </w:p>
    <w:p w14:paraId="66995E5F" w14:textId="77777777" w:rsidR="00704CAA" w:rsidRPr="00906079" w:rsidRDefault="00704CAA" w:rsidP="00704CAA">
      <w:pPr>
        <w:pStyle w:val="EnglishHangEndNoCoptic"/>
      </w:pPr>
      <w:r w:rsidRPr="00AB1781">
        <w:tab/>
        <w:t xml:space="preserve">all you who </w:t>
      </w:r>
      <w:r>
        <w:t>hope</w:t>
      </w:r>
      <w:r w:rsidRPr="00AB1781">
        <w:t xml:space="preserve"> in the Lord.</w:t>
      </w:r>
    </w:p>
    <w:p w14:paraId="24C654EE" w14:textId="77777777" w:rsidR="00704CAA" w:rsidRPr="00906079" w:rsidRDefault="00704CAA" w:rsidP="00704CAA">
      <w:pPr>
        <w:pStyle w:val="Heading4"/>
      </w:pPr>
      <w:r>
        <w:t>Psalm</w:t>
      </w:r>
      <w:r w:rsidRPr="00AB1781">
        <w:t xml:space="preserve"> 31</w:t>
      </w:r>
      <w:r>
        <w:t>: “Blessed are they whose iniquities are forgiven”</w:t>
      </w:r>
    </w:p>
    <w:p w14:paraId="67B4EFF2" w14:textId="77777777" w:rsidR="00704CAA" w:rsidRPr="007A1A59" w:rsidRDefault="00704CAA" w:rsidP="00704CAA">
      <w:pPr>
        <w:jc w:val="center"/>
        <w:rPr>
          <w:b/>
        </w:rPr>
      </w:pPr>
      <w:r w:rsidRPr="007A1A59">
        <w:rPr>
          <w:b/>
        </w:rPr>
        <w:t>A Prayer of Repentance and Confession</w:t>
      </w:r>
    </w:p>
    <w:p w14:paraId="23660DAD" w14:textId="77777777" w:rsidR="00704CAA" w:rsidRPr="007A1A59" w:rsidRDefault="00704CAA" w:rsidP="00704CAA">
      <w:pPr>
        <w:jc w:val="center"/>
        <w:rPr>
          <w:b/>
        </w:rPr>
      </w:pPr>
      <w:r w:rsidRPr="007A1A59">
        <w:rPr>
          <w:b/>
        </w:rPr>
        <w:t>The Joy of Being Forgiven</w:t>
      </w:r>
    </w:p>
    <w:p w14:paraId="1D277BDE" w14:textId="77777777" w:rsidR="00704CAA" w:rsidRPr="00906079" w:rsidRDefault="00704CAA" w:rsidP="00704CAA">
      <w:pPr>
        <w:pStyle w:val="Rubric"/>
      </w:pPr>
      <w:r w:rsidRPr="00AB1781">
        <w:t xml:space="preserve">(By David. Of </w:t>
      </w:r>
      <w:r>
        <w:t>Understanding</w:t>
      </w:r>
      <w:r w:rsidRPr="00AB1781">
        <w:t>)</w:t>
      </w:r>
    </w:p>
    <w:p w14:paraId="0EC7BB35" w14:textId="77777777" w:rsidR="00704CAA" w:rsidRPr="00AB1781" w:rsidRDefault="00704CAA" w:rsidP="00704CAA">
      <w:pPr>
        <w:pStyle w:val="EnglishHangNoCoptic"/>
      </w:pPr>
      <w:r w:rsidRPr="00AB1781">
        <w:t>1 Blessed are they whose iniquities are forgiven,</w:t>
      </w:r>
    </w:p>
    <w:p w14:paraId="1F65A5A4" w14:textId="77777777" w:rsidR="00704CAA" w:rsidRPr="00AB1781" w:rsidRDefault="00704CAA" w:rsidP="00704CAA">
      <w:pPr>
        <w:pStyle w:val="EnglishHangEndNoCoptic"/>
      </w:pPr>
      <w:r w:rsidRPr="00AB1781">
        <w:tab/>
        <w:t>and whose sins are covered.</w:t>
      </w:r>
      <w:r w:rsidRPr="00AB1781">
        <w:rPr>
          <w:rStyle w:val="FootnoteReference"/>
        </w:rPr>
        <w:footnoteReference w:id="178"/>
      </w:r>
    </w:p>
    <w:p w14:paraId="19903FB3" w14:textId="77777777" w:rsidR="00704CAA" w:rsidRPr="00AB1781" w:rsidRDefault="00704CAA" w:rsidP="00704CAA">
      <w:pPr>
        <w:pStyle w:val="EnglishHangNoCoptic"/>
      </w:pPr>
      <w:r w:rsidRPr="00AB1781">
        <w:t xml:space="preserve">2 Blessed is the man </w:t>
      </w:r>
      <w:r>
        <w:t>whose sin the Lord does not take into account,</w:t>
      </w:r>
    </w:p>
    <w:p w14:paraId="4DE87591" w14:textId="77777777" w:rsidR="00704CAA" w:rsidRPr="00AB1781" w:rsidRDefault="00704CAA" w:rsidP="00704CAA">
      <w:pPr>
        <w:pStyle w:val="EnglishHangEndNoCoptic"/>
      </w:pPr>
      <w:r w:rsidRPr="00AB1781">
        <w:tab/>
        <w:t>and in whose mouth there is no deceit.</w:t>
      </w:r>
    </w:p>
    <w:p w14:paraId="69F316B6" w14:textId="77777777" w:rsidR="00704CAA" w:rsidRPr="00AB1781" w:rsidRDefault="00704CAA" w:rsidP="00704CAA">
      <w:pPr>
        <w:pStyle w:val="EnglishHangNoCoptic"/>
      </w:pPr>
      <w:r w:rsidRPr="00AB1781">
        <w:t>3 When I kept silent,</w:t>
      </w:r>
      <w:r w:rsidRPr="00AB1781">
        <w:rPr>
          <w:rStyle w:val="FootnoteReference"/>
        </w:rPr>
        <w:footnoteReference w:id="179"/>
      </w:r>
      <w:r w:rsidRPr="00AB1781">
        <w:t xml:space="preserve"> my bones grew old</w:t>
      </w:r>
      <w:r>
        <w:rPr>
          <w:rStyle w:val="FootnoteReference"/>
        </w:rPr>
        <w:footnoteReference w:id="180"/>
      </w:r>
    </w:p>
    <w:p w14:paraId="2DBB388F" w14:textId="77777777" w:rsidR="00704CAA" w:rsidRPr="00AB1781" w:rsidRDefault="00704CAA" w:rsidP="00704CAA">
      <w:pPr>
        <w:pStyle w:val="EnglishHangEndNoCoptic"/>
      </w:pPr>
      <w:r w:rsidRPr="00AB1781">
        <w:tab/>
        <w:t>from my groaning all day long.</w:t>
      </w:r>
    </w:p>
    <w:p w14:paraId="027583C5" w14:textId="77777777" w:rsidR="00704CAA" w:rsidRPr="00AB1781" w:rsidRDefault="00704CAA" w:rsidP="00704CAA">
      <w:pPr>
        <w:pStyle w:val="EnglishHangNoCoptic"/>
      </w:pPr>
      <w:r w:rsidRPr="00AB1781">
        <w:t xml:space="preserve">4 For day and night </w:t>
      </w:r>
      <w:r>
        <w:t>Your</w:t>
      </w:r>
      <w:r w:rsidRPr="00AB1781">
        <w:t xml:space="preserve"> hand was heavy upon me;</w:t>
      </w:r>
    </w:p>
    <w:p w14:paraId="714CCA6B" w14:textId="77777777" w:rsidR="00704CAA" w:rsidRPr="00AB1781" w:rsidRDefault="00704CAA" w:rsidP="00704CAA">
      <w:pPr>
        <w:pStyle w:val="EnglishHangEndNoCoptic"/>
      </w:pPr>
      <w:r w:rsidRPr="00AB1781">
        <w:tab/>
        <w:t xml:space="preserve">I was reduced to misery </w:t>
      </w:r>
      <w:r>
        <w:t>when the thorn pierced me.</w:t>
      </w:r>
      <w:r w:rsidRPr="00AB1781">
        <w:t xml:space="preserve"> </w:t>
      </w:r>
      <w:r w:rsidRPr="00AB1781">
        <w:rPr>
          <w:i/>
        </w:rPr>
        <w:t>(Pause)</w:t>
      </w:r>
    </w:p>
    <w:p w14:paraId="29FE715F" w14:textId="77777777" w:rsidR="00704CAA" w:rsidRPr="00AB1781" w:rsidRDefault="00704CAA" w:rsidP="00704CAA">
      <w:pPr>
        <w:pStyle w:val="EnglishHangNoCoptic"/>
      </w:pPr>
      <w:r w:rsidRPr="00AB1781">
        <w:lastRenderedPageBreak/>
        <w:t xml:space="preserve">5 I made </w:t>
      </w:r>
      <w:r>
        <w:t xml:space="preserve">my sin </w:t>
      </w:r>
      <w:r w:rsidRPr="00AB1781">
        <w:t xml:space="preserve">known to </w:t>
      </w:r>
      <w:r>
        <w:t>You,</w:t>
      </w:r>
    </w:p>
    <w:p w14:paraId="215015B7" w14:textId="77777777" w:rsidR="00704CAA" w:rsidRPr="00AB1781" w:rsidRDefault="00704CAA" w:rsidP="00704CAA">
      <w:pPr>
        <w:pStyle w:val="EnglishHangNoCoptic"/>
      </w:pPr>
      <w:r w:rsidRPr="00AB1781">
        <w:tab/>
        <w:t>and no longer hid my iniquity.</w:t>
      </w:r>
    </w:p>
    <w:p w14:paraId="185DDCE8" w14:textId="77777777" w:rsidR="00704CAA" w:rsidRPr="00AB1781" w:rsidRDefault="00704CAA" w:rsidP="00704CAA">
      <w:pPr>
        <w:pStyle w:val="EnglishHangNoCoptic"/>
      </w:pPr>
      <w:r w:rsidRPr="00AB1781">
        <w:tab/>
        <w:t>I s</w:t>
      </w:r>
      <w:r>
        <w:t>aid, “</w:t>
      </w:r>
      <w:r w:rsidRPr="00AB1781">
        <w:t xml:space="preserve">I will confess </w:t>
      </w:r>
      <w:r>
        <w:t xml:space="preserve">to the Lord </w:t>
      </w:r>
      <w:r w:rsidRPr="00AB1781">
        <w:t>aga</w:t>
      </w:r>
      <w:r>
        <w:t>inst myself, declaring my sin,”</w:t>
      </w:r>
    </w:p>
    <w:p w14:paraId="63F0786F" w14:textId="77777777" w:rsidR="00704CAA" w:rsidRPr="00906079" w:rsidRDefault="00704CAA" w:rsidP="00704CAA">
      <w:pPr>
        <w:pStyle w:val="EnglishHangEndNoCoptic"/>
      </w:pPr>
      <w:r>
        <w:tab/>
        <w:t>a</w:t>
      </w:r>
      <w:r w:rsidRPr="00AB1781">
        <w:t xml:space="preserve">nd </w:t>
      </w:r>
      <w:r>
        <w:t>You</w:t>
      </w:r>
      <w:r w:rsidRPr="00AB1781">
        <w:t xml:space="preserve"> </w:t>
      </w:r>
      <w:r>
        <w:t>forgave</w:t>
      </w:r>
      <w:r w:rsidRPr="00AB1781">
        <w:t xml:space="preserve"> the </w:t>
      </w:r>
      <w:r>
        <w:t>ungodliness</w:t>
      </w:r>
      <w:r w:rsidRPr="00AB1781">
        <w:t xml:space="preserve"> of my</w:t>
      </w:r>
      <w:r>
        <w:t xml:space="preserve"> sin</w:t>
      </w:r>
      <w:r w:rsidRPr="00AB1781">
        <w:t xml:space="preserve">. </w:t>
      </w:r>
      <w:r w:rsidRPr="00AB1781">
        <w:rPr>
          <w:i/>
        </w:rPr>
        <w:t>(Pause)</w:t>
      </w:r>
    </w:p>
    <w:p w14:paraId="1B493775" w14:textId="77777777" w:rsidR="00704CAA" w:rsidRPr="00AB1781" w:rsidRDefault="00704CAA" w:rsidP="00704CAA">
      <w:pPr>
        <w:pStyle w:val="EnglishHangNoCoptic"/>
      </w:pPr>
      <w:r w:rsidRPr="00AB1781">
        <w:t xml:space="preserve">6 </w:t>
      </w:r>
      <w:r>
        <w:t>Therefore,</w:t>
      </w:r>
      <w:r w:rsidRPr="00AB1781">
        <w:t xml:space="preserve"> every</w:t>
      </w:r>
      <w:r>
        <w:t>one who is holy</w:t>
      </w:r>
      <w:r w:rsidRPr="00AB1781">
        <w:t xml:space="preserve"> </w:t>
      </w:r>
      <w:r>
        <w:t>will</w:t>
      </w:r>
      <w:r w:rsidRPr="00AB1781">
        <w:t xml:space="preserve"> pray to </w:t>
      </w:r>
      <w:r>
        <w:t>You</w:t>
      </w:r>
    </w:p>
    <w:p w14:paraId="62E14404" w14:textId="77777777" w:rsidR="00704CAA" w:rsidRPr="00AB1781" w:rsidRDefault="00704CAA" w:rsidP="00704CAA">
      <w:pPr>
        <w:pStyle w:val="EnglishHangNoCoptic"/>
      </w:pPr>
      <w:r w:rsidRPr="00AB1781">
        <w:tab/>
        <w:t xml:space="preserve">at </w:t>
      </w:r>
      <w:r>
        <w:t>an appropriate time;</w:t>
      </w:r>
    </w:p>
    <w:p w14:paraId="76FB365A" w14:textId="77777777" w:rsidR="00704CAA" w:rsidRPr="00AB1781" w:rsidRDefault="00704CAA" w:rsidP="00704CAA">
      <w:pPr>
        <w:pStyle w:val="EnglishHangNoCoptic"/>
      </w:pPr>
      <w:r w:rsidRPr="00AB1781">
        <w:tab/>
      </w:r>
      <w:r>
        <w:t xml:space="preserve">in </w:t>
      </w:r>
      <w:r w:rsidRPr="00AB1781">
        <w:t>a flood of many waters</w:t>
      </w:r>
      <w:r>
        <w:t>,</w:t>
      </w:r>
    </w:p>
    <w:p w14:paraId="1E60FFED" w14:textId="77777777" w:rsidR="00704CAA" w:rsidRPr="00AB1781" w:rsidRDefault="00704CAA" w:rsidP="00704CAA">
      <w:pPr>
        <w:pStyle w:val="EnglishHangEndNoCoptic"/>
      </w:pPr>
      <w:r w:rsidRPr="00AB1781">
        <w:tab/>
      </w:r>
      <w:r>
        <w:t>[</w:t>
      </w:r>
      <w:r w:rsidRPr="00AB1781">
        <w:t>the waves</w:t>
      </w:r>
      <w:r>
        <w:t>]</w:t>
      </w:r>
      <w:r w:rsidRPr="00AB1781">
        <w:t xml:space="preserve"> will not </w:t>
      </w:r>
      <w:r>
        <w:t>reach</w:t>
      </w:r>
      <w:r w:rsidRPr="00AB1781">
        <w:t xml:space="preserve"> him.</w:t>
      </w:r>
    </w:p>
    <w:p w14:paraId="0A46E9DD" w14:textId="77777777" w:rsidR="00704CAA" w:rsidRPr="00AB1781" w:rsidRDefault="00704CAA" w:rsidP="00704CAA">
      <w:pPr>
        <w:pStyle w:val="EnglishHangNoCoptic"/>
      </w:pPr>
      <w:r w:rsidRPr="00AB1781">
        <w:t xml:space="preserve">7 </w:t>
      </w:r>
      <w:r>
        <w:t>You</w:t>
      </w:r>
      <w:r w:rsidRPr="00AB1781">
        <w:t xml:space="preserve"> are my refuge from the </w:t>
      </w:r>
      <w:r>
        <w:t>affliction</w:t>
      </w:r>
      <w:r w:rsidRPr="00AB1781">
        <w:t xml:space="preserve"> </w:t>
      </w:r>
      <w:r>
        <w:t>surrounding</w:t>
      </w:r>
      <w:r w:rsidRPr="00AB1781">
        <w:t xml:space="preserve"> me;</w:t>
      </w:r>
    </w:p>
    <w:p w14:paraId="5D8670B1" w14:textId="77777777" w:rsidR="00704CAA" w:rsidRPr="00AB1781" w:rsidRDefault="00704CAA" w:rsidP="00704CAA">
      <w:pPr>
        <w:pStyle w:val="EnglishHangEndNoCoptic"/>
      </w:pPr>
      <w:r w:rsidRPr="00AB1781">
        <w:tab/>
      </w:r>
      <w:r>
        <w:t xml:space="preserve">O </w:t>
      </w:r>
      <w:r w:rsidRPr="00AB1781">
        <w:t xml:space="preserve">my joy, deliver me from those who surround me. </w:t>
      </w:r>
      <w:r w:rsidRPr="00AB1781">
        <w:rPr>
          <w:i/>
        </w:rPr>
        <w:t>(Pause)</w:t>
      </w:r>
    </w:p>
    <w:p w14:paraId="099E12FE" w14:textId="77777777" w:rsidR="00704CAA" w:rsidRPr="00AB1781" w:rsidRDefault="00704CAA" w:rsidP="00704CAA">
      <w:pPr>
        <w:pStyle w:val="EnglishHangNoCoptic"/>
      </w:pPr>
      <w:r>
        <w:t>8 “</w:t>
      </w:r>
      <w:r w:rsidRPr="00AB1781">
        <w:t xml:space="preserve">I will instruct you and teach you the way </w:t>
      </w:r>
      <w:r>
        <w:t>you should walk</w:t>
      </w:r>
      <w:r w:rsidRPr="00AB1781">
        <w:t>;</w:t>
      </w:r>
    </w:p>
    <w:p w14:paraId="104B41D7" w14:textId="77777777" w:rsidR="00704CAA" w:rsidRPr="00AB1781" w:rsidRDefault="00704CAA" w:rsidP="00704CAA">
      <w:pPr>
        <w:pStyle w:val="EnglishHangEndNoCoptic"/>
      </w:pPr>
      <w:r>
        <w:tab/>
        <w:t>I will fix My eyes upon you.</w:t>
      </w:r>
    </w:p>
    <w:p w14:paraId="322984FC" w14:textId="77777777" w:rsidR="00704CAA" w:rsidRPr="00AB1781" w:rsidRDefault="00704CAA" w:rsidP="00704CAA">
      <w:pPr>
        <w:pStyle w:val="EnglishHangNoCoptic"/>
      </w:pPr>
      <w:r w:rsidRPr="00AB1781">
        <w:t xml:space="preserve">9 </w:t>
      </w:r>
      <w:r>
        <w:t>Do not b</w:t>
      </w:r>
      <w:r w:rsidRPr="00AB1781">
        <w:t>e like a horse or a mule,</w:t>
      </w:r>
    </w:p>
    <w:p w14:paraId="7DDF9401" w14:textId="77777777" w:rsidR="00704CAA" w:rsidRPr="00AB1781" w:rsidRDefault="00704CAA" w:rsidP="00704CAA">
      <w:pPr>
        <w:pStyle w:val="EnglishHangNoCoptic"/>
      </w:pPr>
      <w:r w:rsidRPr="00AB1781">
        <w:tab/>
        <w:t>which have no underst</w:t>
      </w:r>
      <w:r>
        <w:t>anding;</w:t>
      </w:r>
    </w:p>
    <w:p w14:paraId="053DF01D" w14:textId="77777777" w:rsidR="00704CAA" w:rsidRPr="00AB1781" w:rsidRDefault="00704CAA" w:rsidP="00704CAA">
      <w:pPr>
        <w:pStyle w:val="EnglishHangNoCoptic"/>
      </w:pPr>
      <w:r w:rsidRPr="00AB1781">
        <w:tab/>
        <w:t>whose mouth must be held with bit and bridle,</w:t>
      </w:r>
    </w:p>
    <w:p w14:paraId="343144DA" w14:textId="77777777" w:rsidR="00704CAA" w:rsidRPr="00AB1781" w:rsidRDefault="00704CAA" w:rsidP="00704CAA">
      <w:pPr>
        <w:pStyle w:val="EnglishHangEndNoCoptic"/>
      </w:pPr>
      <w:r w:rsidRPr="00AB1781">
        <w:tab/>
        <w:t>or they will not come near you.</w:t>
      </w:r>
      <w:r>
        <w:t>”</w:t>
      </w:r>
    </w:p>
    <w:p w14:paraId="612B4180" w14:textId="77777777" w:rsidR="00704CAA" w:rsidRPr="00AB1781" w:rsidRDefault="00704CAA" w:rsidP="00704CAA">
      <w:pPr>
        <w:pStyle w:val="EnglishHangNoCoptic"/>
      </w:pPr>
      <w:r w:rsidRPr="00AB1781">
        <w:t>10 Many are the scourges of the sinner,</w:t>
      </w:r>
    </w:p>
    <w:p w14:paraId="537CB154" w14:textId="77777777" w:rsidR="00704CAA" w:rsidRPr="00AB1781" w:rsidRDefault="00704CAA" w:rsidP="00704CAA">
      <w:pPr>
        <w:pStyle w:val="EnglishHangEndNoCoptic"/>
      </w:pPr>
      <w:r w:rsidRPr="00AB1781">
        <w:tab/>
        <w:t xml:space="preserve">but mercy surrounds him who </w:t>
      </w:r>
      <w:r>
        <w:t>hopes</w:t>
      </w:r>
      <w:r w:rsidRPr="00AB1781">
        <w:t xml:space="preserve"> in the Lord.</w:t>
      </w:r>
    </w:p>
    <w:p w14:paraId="71ABB795" w14:textId="77777777" w:rsidR="00704CAA" w:rsidRPr="00AB1781" w:rsidRDefault="00704CAA" w:rsidP="00704CAA">
      <w:pPr>
        <w:pStyle w:val="EnglishHangNoCoptic"/>
      </w:pPr>
      <w:r w:rsidRPr="00AB1781">
        <w:t xml:space="preserve">11 Be glad in the Lord and rejoice, </w:t>
      </w:r>
      <w:r>
        <w:t xml:space="preserve">O </w:t>
      </w:r>
      <w:r w:rsidRPr="00AB1781">
        <w:t>you righteous</w:t>
      </w:r>
      <w:r>
        <w:t xml:space="preserve"> ones,</w:t>
      </w:r>
    </w:p>
    <w:p w14:paraId="63AEC7B0" w14:textId="77777777" w:rsidR="00704CAA" w:rsidRDefault="00704CAA" w:rsidP="00704CAA">
      <w:pPr>
        <w:pStyle w:val="EnglishHangEndNoCoptic"/>
      </w:pPr>
      <w:r w:rsidRPr="00AB1781">
        <w:tab/>
        <w:t xml:space="preserve">and </w:t>
      </w:r>
      <w:r>
        <w:t>glory</w:t>
      </w:r>
      <w:r>
        <w:rPr>
          <w:rStyle w:val="FootnoteReference"/>
        </w:rPr>
        <w:footnoteReference w:id="181"/>
      </w:r>
      <w:r>
        <w:t>,</w:t>
      </w:r>
      <w:r w:rsidRPr="00AB1781">
        <w:t xml:space="preserve"> all you </w:t>
      </w:r>
      <w:r>
        <w:t>upright in</w:t>
      </w:r>
      <w:r w:rsidRPr="00AB1781">
        <w:t xml:space="preserve"> heart.</w:t>
      </w:r>
      <w:r w:rsidRPr="00AB1781">
        <w:rPr>
          <w:rStyle w:val="FootnoteReference"/>
        </w:rPr>
        <w:footnoteReference w:id="182"/>
      </w:r>
    </w:p>
    <w:p w14:paraId="432F8ED1" w14:textId="77777777" w:rsidR="00704CAA" w:rsidRDefault="00704CAA" w:rsidP="00704CAA">
      <w:pPr>
        <w:pStyle w:val="Rubric"/>
      </w:pPr>
      <w:r>
        <w:t>Glory…</w:t>
      </w:r>
    </w:p>
    <w:p w14:paraId="1286C6A3" w14:textId="77777777" w:rsidR="00704CAA" w:rsidRPr="00AB1781" w:rsidRDefault="00704CAA" w:rsidP="00704CAA">
      <w:pPr>
        <w:pStyle w:val="Heading3"/>
      </w:pPr>
      <w:bookmarkStart w:id="256" w:name="_Ref435438533"/>
      <w:bookmarkStart w:id="257" w:name="_Toc473283603"/>
      <w:r w:rsidRPr="00AB1781">
        <w:t>K</w:t>
      </w:r>
      <w:r>
        <w:t>athisma 5</w:t>
      </w:r>
      <w:bookmarkEnd w:id="256"/>
      <w:bookmarkEnd w:id="257"/>
    </w:p>
    <w:p w14:paraId="577F2578" w14:textId="77777777" w:rsidR="00704CAA" w:rsidRPr="00950468" w:rsidRDefault="00704CAA" w:rsidP="00704CAA">
      <w:pPr>
        <w:pStyle w:val="Heading4"/>
      </w:pPr>
      <w:r>
        <w:t>Psalm</w:t>
      </w:r>
      <w:r w:rsidRPr="00AB1781">
        <w:t xml:space="preserve"> 32</w:t>
      </w:r>
      <w:r>
        <w:t>: “Rejoice in the Lord, you righteous”</w:t>
      </w:r>
    </w:p>
    <w:p w14:paraId="43CD46A8" w14:textId="77777777" w:rsidR="00704CAA" w:rsidRPr="007A1A59" w:rsidRDefault="00704CAA" w:rsidP="00704CAA">
      <w:pPr>
        <w:jc w:val="center"/>
        <w:rPr>
          <w:b/>
        </w:rPr>
      </w:pPr>
      <w:r w:rsidRPr="007A1A59">
        <w:rPr>
          <w:b/>
        </w:rPr>
        <w:t>The New Song of Victory and Heavenly Earthquake</w:t>
      </w:r>
    </w:p>
    <w:p w14:paraId="351C819C" w14:textId="77777777" w:rsidR="00704CAA" w:rsidRPr="007A1A59" w:rsidRDefault="00704CAA" w:rsidP="00704CAA">
      <w:pPr>
        <w:jc w:val="center"/>
        <w:rPr>
          <w:b/>
        </w:rPr>
      </w:pPr>
      <w:r w:rsidRPr="007A1A59">
        <w:rPr>
          <w:b/>
        </w:rPr>
        <w:t>Praise of God’s Perfection in Word and Work</w:t>
      </w:r>
    </w:p>
    <w:p w14:paraId="21A50AB3" w14:textId="77777777" w:rsidR="00704CAA" w:rsidRDefault="00704CAA" w:rsidP="00704CAA">
      <w:pPr>
        <w:pStyle w:val="Rubric"/>
      </w:pPr>
      <w:r w:rsidRPr="00AB1781">
        <w:t>(</w:t>
      </w:r>
      <w:r>
        <w:t>A Psalm b</w:t>
      </w:r>
      <w:r w:rsidRPr="00AB1781">
        <w:t xml:space="preserve">y David. </w:t>
      </w:r>
      <w:r>
        <w:t>Without superscription in the Hebrew.</w:t>
      </w:r>
      <w:r w:rsidRPr="00AB1781">
        <w:t>)</w:t>
      </w:r>
    </w:p>
    <w:p w14:paraId="53984460" w14:textId="77777777" w:rsidR="00704CAA" w:rsidRPr="00AB1781" w:rsidRDefault="00704CAA" w:rsidP="00704CAA">
      <w:pPr>
        <w:pStyle w:val="EnglishHangNoCoptic"/>
      </w:pPr>
      <w:r w:rsidRPr="00AB1781">
        <w:t>1 Rejoice in the Lord, you righteous</w:t>
      </w:r>
      <w:r>
        <w:t xml:space="preserve"> ones</w:t>
      </w:r>
      <w:r w:rsidRPr="00AB1781">
        <w:t>!</w:t>
      </w:r>
    </w:p>
    <w:p w14:paraId="1383FE6E" w14:textId="77777777" w:rsidR="00704CAA" w:rsidRPr="00AB1781" w:rsidRDefault="00704CAA" w:rsidP="00704CAA">
      <w:pPr>
        <w:pStyle w:val="EnglishHangEndNoCoptic"/>
      </w:pPr>
      <w:r w:rsidRPr="00AB1781">
        <w:tab/>
        <w:t>Praise befits the upright.</w:t>
      </w:r>
    </w:p>
    <w:p w14:paraId="49C4767C" w14:textId="77777777" w:rsidR="00704CAA" w:rsidRPr="00AB1781" w:rsidRDefault="00704CAA" w:rsidP="00704CAA">
      <w:pPr>
        <w:pStyle w:val="EnglishHangNoCoptic"/>
      </w:pPr>
      <w:r w:rsidRPr="00AB1781">
        <w:lastRenderedPageBreak/>
        <w:t xml:space="preserve">2 </w:t>
      </w:r>
      <w:r>
        <w:t>Confess</w:t>
      </w:r>
      <w:r>
        <w:rPr>
          <w:rStyle w:val="FootnoteReference"/>
        </w:rPr>
        <w:footnoteReference w:id="183"/>
      </w:r>
      <w:r w:rsidRPr="00AB1781">
        <w:t xml:space="preserve"> the Lord with the </w:t>
      </w:r>
      <w:r>
        <w:t>lyre</w:t>
      </w:r>
      <w:r>
        <w:rPr>
          <w:rStyle w:val="FootnoteReference"/>
        </w:rPr>
        <w:footnoteReference w:id="184"/>
      </w:r>
      <w:r w:rsidRPr="00AB1781">
        <w:t>;</w:t>
      </w:r>
    </w:p>
    <w:p w14:paraId="1102598D" w14:textId="77777777" w:rsidR="00704CAA" w:rsidRPr="00AB1781" w:rsidRDefault="00704CAA" w:rsidP="00704CAA">
      <w:pPr>
        <w:pStyle w:val="EnglishHangEndNoCoptic"/>
      </w:pPr>
      <w:r w:rsidRPr="00AB1781">
        <w:tab/>
        <w:t xml:space="preserve">sing praises to Him with a ten-stringed </w:t>
      </w:r>
      <w:r>
        <w:t>harp</w:t>
      </w:r>
      <w:r w:rsidRPr="00AB1781">
        <w:t>.</w:t>
      </w:r>
    </w:p>
    <w:p w14:paraId="22323C48" w14:textId="77777777" w:rsidR="00704CAA" w:rsidRPr="00AB1781" w:rsidRDefault="00704CAA" w:rsidP="00704CAA">
      <w:pPr>
        <w:pStyle w:val="EnglishHangNoCoptic"/>
      </w:pPr>
      <w:r w:rsidRPr="00AB1781">
        <w:t xml:space="preserve">3 Sing a </w:t>
      </w:r>
      <w:r>
        <w:t xml:space="preserve">new </w:t>
      </w:r>
      <w:r w:rsidRPr="00AB1781">
        <w:t xml:space="preserve">song </w:t>
      </w:r>
      <w:r>
        <w:t>to Him;</w:t>
      </w:r>
    </w:p>
    <w:p w14:paraId="7C3F699F" w14:textId="77777777" w:rsidR="00704CAA" w:rsidRPr="00AB1781" w:rsidRDefault="00704CAA" w:rsidP="00704CAA">
      <w:pPr>
        <w:pStyle w:val="EnglishHangEndNoCoptic"/>
      </w:pPr>
      <w:r w:rsidRPr="00AB1781">
        <w:tab/>
        <w:t xml:space="preserve">sing </w:t>
      </w:r>
      <w:r>
        <w:t>praises beautifully with a shout,</w:t>
      </w:r>
    </w:p>
    <w:p w14:paraId="27C4064E" w14:textId="77777777" w:rsidR="00704CAA" w:rsidRPr="00AB1781" w:rsidRDefault="00704CAA" w:rsidP="00704CAA">
      <w:pPr>
        <w:pStyle w:val="EnglishHangNoCoptic"/>
      </w:pPr>
      <w:r w:rsidRPr="00AB1781">
        <w:t xml:space="preserve">4 </w:t>
      </w:r>
      <w:r>
        <w:t>f</w:t>
      </w:r>
      <w:r w:rsidRPr="00AB1781">
        <w:t>or the word of the Lord is true,</w:t>
      </w:r>
    </w:p>
    <w:p w14:paraId="26329676" w14:textId="77777777" w:rsidR="00704CAA" w:rsidRPr="00AB1781" w:rsidRDefault="00704CAA" w:rsidP="00704CAA">
      <w:pPr>
        <w:pStyle w:val="EnglishHangEndNoCoptic"/>
      </w:pPr>
      <w:r w:rsidRPr="00AB1781">
        <w:tab/>
        <w:t xml:space="preserve">and all His works are </w:t>
      </w:r>
      <w:r>
        <w:t>faithful</w:t>
      </w:r>
      <w:r w:rsidRPr="00AB1781">
        <w:t>.</w:t>
      </w:r>
    </w:p>
    <w:p w14:paraId="7DC2E236" w14:textId="77777777" w:rsidR="00704CAA" w:rsidRPr="00AB1781" w:rsidRDefault="00704CAA" w:rsidP="00704CAA">
      <w:pPr>
        <w:pStyle w:val="EnglishHangNoCoptic"/>
      </w:pPr>
      <w:r w:rsidRPr="00AB1781">
        <w:t>5 H</w:t>
      </w:r>
      <w:r>
        <w:t>e loves m</w:t>
      </w:r>
      <w:r w:rsidRPr="00AB1781">
        <w:t>ercy and justice;</w:t>
      </w:r>
    </w:p>
    <w:p w14:paraId="386D3E69" w14:textId="77777777" w:rsidR="00704CAA" w:rsidRPr="00AB1781" w:rsidRDefault="00704CAA" w:rsidP="00704CAA">
      <w:pPr>
        <w:pStyle w:val="EnglishHangEndNoCoptic"/>
      </w:pPr>
      <w:r w:rsidRPr="00AB1781">
        <w:tab/>
        <w:t xml:space="preserve">the earth is full of the </w:t>
      </w:r>
      <w:r>
        <w:t>Lord’s mercy</w:t>
      </w:r>
      <w:r w:rsidRPr="00AB1781">
        <w:t>.</w:t>
      </w:r>
    </w:p>
    <w:p w14:paraId="5200014F" w14:textId="77777777" w:rsidR="00704CAA" w:rsidRPr="00AB1781" w:rsidRDefault="00704CAA" w:rsidP="00704CAA">
      <w:pPr>
        <w:pStyle w:val="EnglishHangNoCoptic"/>
      </w:pPr>
      <w:r w:rsidRPr="00AB1781">
        <w:t xml:space="preserve">6 By the Word of the Lord the heavens were </w:t>
      </w:r>
      <w:r>
        <w:t>established</w:t>
      </w:r>
      <w:r w:rsidRPr="00AB1781">
        <w:t>,</w:t>
      </w:r>
    </w:p>
    <w:p w14:paraId="653F1242" w14:textId="77777777" w:rsidR="00704CAA" w:rsidRPr="00950468" w:rsidRDefault="00704CAA" w:rsidP="00704CAA">
      <w:pPr>
        <w:pStyle w:val="EnglishHangEndNoCoptic"/>
      </w:pPr>
      <w:r w:rsidRPr="00AB1781">
        <w:tab/>
      </w:r>
      <w:r>
        <w:t>and by the breath of His mouth, all their hosts,</w:t>
      </w:r>
      <w:r w:rsidRPr="00AB1781">
        <w:rPr>
          <w:rStyle w:val="FootnoteReference"/>
        </w:rPr>
        <w:footnoteReference w:id="185"/>
      </w:r>
    </w:p>
    <w:p w14:paraId="3FAC50A8" w14:textId="77777777" w:rsidR="00704CAA" w:rsidRPr="00AB1781" w:rsidRDefault="00704CAA" w:rsidP="00704CAA">
      <w:pPr>
        <w:pStyle w:val="EnglishHangNoCoptic"/>
      </w:pPr>
      <w:r w:rsidRPr="00AB1781">
        <w:t xml:space="preserve">7 </w:t>
      </w:r>
      <w:r>
        <w:t>Who</w:t>
      </w:r>
      <w:r w:rsidRPr="00AB1781">
        <w:t xml:space="preserve"> gathers the </w:t>
      </w:r>
      <w:r>
        <w:t>waters of the sea</w:t>
      </w:r>
      <w:r w:rsidRPr="00AB1781">
        <w:t xml:space="preserve"> </w:t>
      </w:r>
      <w:r>
        <w:t>like</w:t>
      </w:r>
      <w:r w:rsidRPr="00AB1781">
        <w:t xml:space="preserve"> in a wineskin,</w:t>
      </w:r>
    </w:p>
    <w:p w14:paraId="509F1F56" w14:textId="77777777" w:rsidR="00704CAA" w:rsidRPr="00AB1781" w:rsidRDefault="00704CAA" w:rsidP="00704CAA">
      <w:pPr>
        <w:pStyle w:val="EnglishHangEndNoCoptic"/>
      </w:pPr>
      <w:r>
        <w:tab/>
        <w:t>Who</w:t>
      </w:r>
      <w:r w:rsidRPr="00AB1781">
        <w:t xml:space="preserve"> puts the </w:t>
      </w:r>
      <w:r>
        <w:t>deeps</w:t>
      </w:r>
      <w:r w:rsidRPr="00AB1781">
        <w:t xml:space="preserve"> in </w:t>
      </w:r>
      <w:r>
        <w:t>storehouses</w:t>
      </w:r>
      <w:r w:rsidRPr="00AB1781">
        <w:t>.</w:t>
      </w:r>
    </w:p>
    <w:p w14:paraId="03820C13" w14:textId="77777777" w:rsidR="00704CAA" w:rsidRPr="00AB1781" w:rsidRDefault="00704CAA" w:rsidP="00704CAA">
      <w:pPr>
        <w:pStyle w:val="EnglishHangNoCoptic"/>
      </w:pPr>
      <w:r w:rsidRPr="00AB1781">
        <w:t xml:space="preserve">8 </w:t>
      </w:r>
      <w:r>
        <w:t>Let all the earth fear the Lord;</w:t>
      </w:r>
    </w:p>
    <w:p w14:paraId="2F15E29C" w14:textId="77777777" w:rsidR="00704CAA" w:rsidRPr="00AB1781" w:rsidRDefault="00704CAA" w:rsidP="00704CAA">
      <w:pPr>
        <w:pStyle w:val="EnglishHangEndNoCoptic"/>
      </w:pPr>
      <w:r w:rsidRPr="00AB1781">
        <w:tab/>
      </w:r>
      <w:r>
        <w:t xml:space="preserve">let </w:t>
      </w:r>
      <w:r w:rsidRPr="00AB1781">
        <w:t>all who dwell in the world be shaken by Him.</w:t>
      </w:r>
      <w:r w:rsidRPr="00AB1781">
        <w:rPr>
          <w:rStyle w:val="FootnoteReference"/>
        </w:rPr>
        <w:footnoteReference w:id="186"/>
      </w:r>
    </w:p>
    <w:p w14:paraId="75A34CDE" w14:textId="77777777" w:rsidR="00704CAA" w:rsidRPr="00AB1781" w:rsidRDefault="00704CAA" w:rsidP="00704CAA">
      <w:pPr>
        <w:pStyle w:val="EnglishHangNoCoptic"/>
      </w:pPr>
      <w:r w:rsidRPr="00AB1781">
        <w:t xml:space="preserve">9 For He spoke, and they </w:t>
      </w:r>
      <w:r>
        <w:t>came to be</w:t>
      </w:r>
      <w:r w:rsidRPr="00AB1781">
        <w:t>;</w:t>
      </w:r>
      <w:r w:rsidRPr="00AB1781">
        <w:rPr>
          <w:rStyle w:val="FootnoteReference"/>
        </w:rPr>
        <w:footnoteReference w:id="187"/>
      </w:r>
    </w:p>
    <w:p w14:paraId="14C8C475" w14:textId="77777777" w:rsidR="00704CAA" w:rsidRPr="00AB1781" w:rsidRDefault="00704CAA" w:rsidP="00704CAA">
      <w:pPr>
        <w:pStyle w:val="EnglishHangEndNoCoptic"/>
      </w:pPr>
      <w:r w:rsidRPr="00AB1781">
        <w:tab/>
        <w:t>He commanded, and they were created.</w:t>
      </w:r>
    </w:p>
    <w:p w14:paraId="75256DE1" w14:textId="77777777" w:rsidR="00704CAA" w:rsidRPr="00AB1781" w:rsidRDefault="00704CAA" w:rsidP="00704CAA">
      <w:pPr>
        <w:pStyle w:val="EnglishHangNoCoptic"/>
      </w:pPr>
      <w:r w:rsidRPr="00AB1781">
        <w:t xml:space="preserve">10 The Lord </w:t>
      </w:r>
      <w:r>
        <w:t>scatters</w:t>
      </w:r>
      <w:r w:rsidRPr="00AB1781">
        <w:t xml:space="preserve"> the </w:t>
      </w:r>
      <w:r>
        <w:t>counsels</w:t>
      </w:r>
      <w:r>
        <w:rPr>
          <w:rStyle w:val="FootnoteReference"/>
        </w:rPr>
        <w:footnoteReference w:id="188"/>
      </w:r>
      <w:r>
        <w:t xml:space="preserve"> of nations,</w:t>
      </w:r>
    </w:p>
    <w:p w14:paraId="37F5457A" w14:textId="77777777" w:rsidR="00704CAA" w:rsidRPr="00AB1781" w:rsidRDefault="00704CAA" w:rsidP="00704CAA">
      <w:pPr>
        <w:pStyle w:val="EnglishHangNoCoptic"/>
      </w:pPr>
      <w:r w:rsidRPr="00AB1781">
        <w:tab/>
        <w:t xml:space="preserve">He </w:t>
      </w:r>
      <w:r>
        <w:t>frustrates</w:t>
      </w:r>
      <w:r w:rsidRPr="00AB1781">
        <w:t xml:space="preserve"> the thoughts of peoples,</w:t>
      </w:r>
    </w:p>
    <w:p w14:paraId="57773329" w14:textId="77777777" w:rsidR="00704CAA" w:rsidRPr="00AB1781" w:rsidRDefault="00704CAA" w:rsidP="00704CAA">
      <w:pPr>
        <w:pStyle w:val="EnglishHangEndNoCoptic"/>
      </w:pPr>
      <w:r w:rsidRPr="00AB1781">
        <w:tab/>
        <w:t xml:space="preserve">and rejects the </w:t>
      </w:r>
      <w:r>
        <w:t>counsels</w:t>
      </w:r>
      <w:r w:rsidRPr="00AB1781">
        <w:t xml:space="preserve"> of rulers.</w:t>
      </w:r>
    </w:p>
    <w:p w14:paraId="12F27D92" w14:textId="77777777" w:rsidR="00704CAA" w:rsidRPr="00AB1781" w:rsidRDefault="00704CAA" w:rsidP="00704CAA">
      <w:pPr>
        <w:pStyle w:val="EnglishHangNoCoptic"/>
      </w:pPr>
      <w:r w:rsidRPr="00AB1781">
        <w:t xml:space="preserve">11 But the </w:t>
      </w:r>
      <w:r>
        <w:t xml:space="preserve">counsel of the </w:t>
      </w:r>
      <w:r w:rsidRPr="00AB1781">
        <w:t>Lord</w:t>
      </w:r>
      <w:r>
        <w:t xml:space="preserve"> endures</w:t>
      </w:r>
      <w:r w:rsidRPr="00AB1781">
        <w:t xml:space="preserve"> </w:t>
      </w:r>
      <w:r>
        <w:t>forever</w:t>
      </w:r>
      <w:r w:rsidRPr="00AB1781">
        <w:t>,</w:t>
      </w:r>
    </w:p>
    <w:p w14:paraId="7BC7FD10" w14:textId="77777777" w:rsidR="00704CAA" w:rsidRPr="00AB1781" w:rsidRDefault="00704CAA" w:rsidP="00704CAA">
      <w:pPr>
        <w:pStyle w:val="EnglishHangEndNoCoptic"/>
      </w:pPr>
      <w:r w:rsidRPr="00AB1781">
        <w:tab/>
        <w:t>the thoughts of His heart from generation to generation.</w:t>
      </w:r>
    </w:p>
    <w:p w14:paraId="42444367" w14:textId="77777777" w:rsidR="00704CAA" w:rsidRPr="00AB1781" w:rsidRDefault="00704CAA" w:rsidP="00704CAA">
      <w:pPr>
        <w:pStyle w:val="EnglishHangNoCoptic"/>
      </w:pPr>
      <w:r w:rsidRPr="00AB1781">
        <w:t>12 Blessed is the nation whose God is the Lord,</w:t>
      </w:r>
    </w:p>
    <w:p w14:paraId="4FDA922B" w14:textId="77777777" w:rsidR="00704CAA" w:rsidRPr="00AB1781" w:rsidRDefault="00704CAA" w:rsidP="00704CAA">
      <w:pPr>
        <w:pStyle w:val="EnglishHangEndNoCoptic"/>
      </w:pPr>
      <w:r w:rsidRPr="00AB1781">
        <w:tab/>
        <w:t xml:space="preserve">the people He </w:t>
      </w:r>
      <w:r>
        <w:t>chose</w:t>
      </w:r>
      <w:r w:rsidRPr="00AB1781">
        <w:t xml:space="preserve"> as His own inheritance.</w:t>
      </w:r>
    </w:p>
    <w:p w14:paraId="0F266DF7" w14:textId="77777777" w:rsidR="00704CAA" w:rsidRPr="00AB1781" w:rsidRDefault="00704CAA" w:rsidP="00704CAA">
      <w:pPr>
        <w:pStyle w:val="EnglishHangNoCoptic"/>
      </w:pPr>
      <w:r w:rsidRPr="00AB1781">
        <w:t>13 The Lord looks down from heaven,</w:t>
      </w:r>
    </w:p>
    <w:p w14:paraId="50555740" w14:textId="77777777" w:rsidR="00704CAA" w:rsidRPr="00AB1781" w:rsidRDefault="00704CAA" w:rsidP="00704CAA">
      <w:pPr>
        <w:pStyle w:val="EnglishHangEndNoCoptic"/>
      </w:pPr>
      <w:r w:rsidRPr="00AB1781">
        <w:tab/>
        <w:t>He sees all the sons of men.</w:t>
      </w:r>
    </w:p>
    <w:p w14:paraId="750106C4" w14:textId="77777777" w:rsidR="00704CAA" w:rsidRPr="00AB1781" w:rsidRDefault="00704CAA" w:rsidP="00704CAA">
      <w:pPr>
        <w:pStyle w:val="EnglishHangNoCoptic"/>
      </w:pPr>
      <w:r w:rsidRPr="00AB1781">
        <w:t xml:space="preserve">14 From His </w:t>
      </w:r>
      <w:r>
        <w:t>prepared</w:t>
      </w:r>
      <w:r w:rsidRPr="00AB1781">
        <w:t xml:space="preserve"> </w:t>
      </w:r>
      <w:r>
        <w:t>dwelling-place</w:t>
      </w:r>
    </w:p>
    <w:p w14:paraId="436D8936" w14:textId="77777777" w:rsidR="00704CAA" w:rsidRPr="00AB1781" w:rsidRDefault="00704CAA" w:rsidP="00704CAA">
      <w:pPr>
        <w:pStyle w:val="EnglishHangEndNoCoptic"/>
      </w:pPr>
      <w:r w:rsidRPr="00AB1781">
        <w:tab/>
        <w:t xml:space="preserve">He </w:t>
      </w:r>
      <w:r>
        <w:t>looked down upon</w:t>
      </w:r>
      <w:r w:rsidRPr="00AB1781">
        <w:t xml:space="preserve"> all </w:t>
      </w:r>
      <w:r>
        <w:t>the inhabitants of the earth,</w:t>
      </w:r>
    </w:p>
    <w:p w14:paraId="5C35A7C5" w14:textId="77777777" w:rsidR="00704CAA" w:rsidRPr="00AB1781" w:rsidRDefault="00704CAA" w:rsidP="00704CAA">
      <w:pPr>
        <w:pStyle w:val="EnglishHangNoCoptic"/>
      </w:pPr>
      <w:r w:rsidRPr="00AB1781">
        <w:lastRenderedPageBreak/>
        <w:t xml:space="preserve">15 He Who </w:t>
      </w:r>
      <w:r>
        <w:t>alone formed</w:t>
      </w:r>
      <w:r>
        <w:rPr>
          <w:rStyle w:val="FootnoteReference"/>
        </w:rPr>
        <w:footnoteReference w:id="189"/>
      </w:r>
      <w:r w:rsidRPr="00AB1781">
        <w:t xml:space="preserve"> their hearts,</w:t>
      </w:r>
    </w:p>
    <w:p w14:paraId="11721187" w14:textId="77777777" w:rsidR="00704CAA" w:rsidRPr="00AB1781" w:rsidRDefault="00704CAA" w:rsidP="00704CAA">
      <w:pPr>
        <w:pStyle w:val="EnglishHangEndNoCoptic"/>
      </w:pPr>
      <w:r w:rsidRPr="00AB1781">
        <w:tab/>
        <w:t>W</w:t>
      </w:r>
      <w:r>
        <w:t>ho understands all their works.</w:t>
      </w:r>
    </w:p>
    <w:p w14:paraId="60171D2A" w14:textId="77777777" w:rsidR="00704CAA" w:rsidRPr="00AB1781" w:rsidRDefault="00704CAA" w:rsidP="00704CAA">
      <w:pPr>
        <w:pStyle w:val="EnglishHangNoCoptic"/>
      </w:pPr>
      <w:r w:rsidRPr="00AB1781">
        <w:t>16 A king is not saved by a great army,</w:t>
      </w:r>
    </w:p>
    <w:p w14:paraId="71C6CC24" w14:textId="77777777" w:rsidR="00704CAA" w:rsidRPr="00AB1781" w:rsidRDefault="00704CAA" w:rsidP="00704CAA">
      <w:pPr>
        <w:pStyle w:val="EnglishHangEndNoCoptic"/>
      </w:pPr>
      <w:r w:rsidRPr="00AB1781">
        <w:tab/>
        <w:t>and a giant is not saved by his great strength.</w:t>
      </w:r>
    </w:p>
    <w:p w14:paraId="729272E4" w14:textId="77777777" w:rsidR="00704CAA" w:rsidRPr="00AB1781" w:rsidRDefault="00704CAA" w:rsidP="00704CAA">
      <w:pPr>
        <w:pStyle w:val="EnglishHangNoCoptic"/>
      </w:pPr>
      <w:r w:rsidRPr="00AB1781">
        <w:t xml:space="preserve">17 A horse is a </w:t>
      </w:r>
      <w:r>
        <w:t>false hope</w:t>
      </w:r>
      <w:r w:rsidRPr="00AB1781">
        <w:t xml:space="preserve"> for </w:t>
      </w:r>
      <w:r>
        <w:t>deliverance</w:t>
      </w:r>
      <w:r w:rsidRPr="00AB1781">
        <w:t>,</w:t>
      </w:r>
    </w:p>
    <w:p w14:paraId="774E91BB" w14:textId="77777777" w:rsidR="00704CAA" w:rsidRPr="00AB1781" w:rsidRDefault="00704CAA" w:rsidP="00704CAA">
      <w:pPr>
        <w:pStyle w:val="EnglishHangEndNoCoptic"/>
      </w:pPr>
      <w:r w:rsidRPr="00AB1781">
        <w:tab/>
        <w:t>and with all its power it cannot save.</w:t>
      </w:r>
    </w:p>
    <w:p w14:paraId="1C39AB59" w14:textId="77777777" w:rsidR="00704CAA" w:rsidRPr="00AB1781" w:rsidRDefault="00704CAA" w:rsidP="00704CAA">
      <w:pPr>
        <w:pStyle w:val="EnglishHangNoCoptic"/>
      </w:pPr>
      <w:r w:rsidRPr="00AB1781">
        <w:t xml:space="preserve">18 </w:t>
      </w:r>
      <w:r>
        <w:t>See</w:t>
      </w:r>
      <w:r w:rsidRPr="00AB1781">
        <w:t>, the eyes of the Lord are on those who fear Him,</w:t>
      </w:r>
    </w:p>
    <w:p w14:paraId="6B6F24E9" w14:textId="77777777" w:rsidR="00704CAA" w:rsidRPr="00AB1781" w:rsidRDefault="00704CAA" w:rsidP="00704CAA">
      <w:pPr>
        <w:pStyle w:val="EnglishHangEndNoCoptic"/>
      </w:pPr>
      <w:r w:rsidRPr="00AB1781">
        <w:tab/>
        <w:t xml:space="preserve">on those who hope </w:t>
      </w:r>
      <w:r>
        <w:t>in</w:t>
      </w:r>
      <w:r w:rsidRPr="00AB1781">
        <w:t xml:space="preserve"> His mercy,</w:t>
      </w:r>
    </w:p>
    <w:p w14:paraId="21E7E599" w14:textId="77777777" w:rsidR="00704CAA" w:rsidRPr="00AB1781" w:rsidRDefault="00704CAA" w:rsidP="00704CAA">
      <w:pPr>
        <w:pStyle w:val="EnglishHangNoCoptic"/>
      </w:pPr>
      <w:r w:rsidRPr="00AB1781">
        <w:t>19 to deliver their souls from death,</w:t>
      </w:r>
    </w:p>
    <w:p w14:paraId="585FE83C" w14:textId="77777777" w:rsidR="00704CAA" w:rsidRPr="00AB1781" w:rsidRDefault="00704CAA" w:rsidP="00704CAA">
      <w:pPr>
        <w:pStyle w:val="EnglishHangEndNoCoptic"/>
      </w:pPr>
      <w:r w:rsidRPr="00AB1781">
        <w:tab/>
        <w:t xml:space="preserve">and to </w:t>
      </w:r>
      <w:r>
        <w:t xml:space="preserve">keep them alive in </w:t>
      </w:r>
      <w:r w:rsidRPr="00AB1781">
        <w:t>famine.</w:t>
      </w:r>
    </w:p>
    <w:p w14:paraId="725D34D6" w14:textId="77777777" w:rsidR="00704CAA" w:rsidRPr="00AB1781" w:rsidRDefault="00704CAA" w:rsidP="00704CAA">
      <w:pPr>
        <w:pStyle w:val="EnglishHangNoCoptic"/>
      </w:pPr>
      <w:r w:rsidRPr="00AB1781">
        <w:t>20 Our soul waits for the Lord;</w:t>
      </w:r>
    </w:p>
    <w:p w14:paraId="7CC0FD49" w14:textId="77777777" w:rsidR="00704CAA" w:rsidRPr="00AB1781" w:rsidRDefault="00704CAA" w:rsidP="00704CAA">
      <w:pPr>
        <w:pStyle w:val="EnglishHangEndNoCoptic"/>
      </w:pPr>
      <w:r w:rsidRPr="00AB1781">
        <w:tab/>
        <w:t>for</w:t>
      </w:r>
      <w:r>
        <w:t xml:space="preserve"> He is our helper and protector;</w:t>
      </w:r>
    </w:p>
    <w:p w14:paraId="12C1C9FD" w14:textId="77777777" w:rsidR="00704CAA" w:rsidRPr="00AB1781" w:rsidRDefault="00704CAA" w:rsidP="00704CAA">
      <w:pPr>
        <w:pStyle w:val="EnglishHangNoCoptic"/>
      </w:pPr>
      <w:r w:rsidRPr="00AB1781">
        <w:t xml:space="preserve">21 </w:t>
      </w:r>
      <w:r>
        <w:t>For o</w:t>
      </w:r>
      <w:r w:rsidRPr="00AB1781">
        <w:t>ur heart rejoices in Him,</w:t>
      </w:r>
    </w:p>
    <w:p w14:paraId="2F6EBB1D" w14:textId="77777777" w:rsidR="00704CAA" w:rsidRPr="00AB1781" w:rsidRDefault="00704CAA" w:rsidP="00704CAA">
      <w:pPr>
        <w:pStyle w:val="EnglishHangEndNoCoptic"/>
      </w:pPr>
      <w:r w:rsidRPr="00AB1781">
        <w:tab/>
        <w:t xml:space="preserve">and we </w:t>
      </w:r>
      <w:r>
        <w:t>hope in His holy N</w:t>
      </w:r>
      <w:r w:rsidRPr="00AB1781">
        <w:t>ame.</w:t>
      </w:r>
    </w:p>
    <w:p w14:paraId="460D16F6" w14:textId="77777777" w:rsidR="00704CAA" w:rsidRPr="00AB1781" w:rsidRDefault="00704CAA" w:rsidP="00704CAA">
      <w:pPr>
        <w:pStyle w:val="EnglishHangNoCoptic"/>
      </w:pPr>
      <w:r w:rsidRPr="00AB1781">
        <w:t xml:space="preserve">22 May </w:t>
      </w:r>
      <w:r>
        <w:t>Your</w:t>
      </w:r>
      <w:r w:rsidRPr="00AB1781">
        <w:t xml:space="preserve"> mercy, O Lord, be upon us,</w:t>
      </w:r>
    </w:p>
    <w:p w14:paraId="7F36A385" w14:textId="77777777" w:rsidR="00704CAA" w:rsidRPr="00950468" w:rsidRDefault="00704CAA" w:rsidP="00704CAA">
      <w:pPr>
        <w:pStyle w:val="EnglishHangEndNoCoptic"/>
      </w:pPr>
      <w:r w:rsidRPr="00AB1781">
        <w:tab/>
        <w:t xml:space="preserve">as </w:t>
      </w:r>
      <w:r>
        <w:t>we hope in You</w:t>
      </w:r>
      <w:r w:rsidRPr="00AB1781">
        <w:t>.</w:t>
      </w:r>
    </w:p>
    <w:p w14:paraId="6E2C2272" w14:textId="77777777" w:rsidR="00704CAA" w:rsidRPr="00950468" w:rsidRDefault="00704CAA" w:rsidP="00704CAA">
      <w:pPr>
        <w:pStyle w:val="Heading4"/>
      </w:pPr>
      <w:bookmarkStart w:id="258" w:name="_Ref412110815"/>
      <w:r>
        <w:t>Psalm</w:t>
      </w:r>
      <w:r w:rsidRPr="00AB1781">
        <w:t xml:space="preserve"> 33</w:t>
      </w:r>
      <w:r>
        <w:t>: “I will bless the Lord at all times”</w:t>
      </w:r>
      <w:bookmarkEnd w:id="258"/>
    </w:p>
    <w:p w14:paraId="2E325671" w14:textId="77777777" w:rsidR="00704CAA" w:rsidRPr="007A1A59" w:rsidRDefault="00704CAA" w:rsidP="00704CAA">
      <w:pPr>
        <w:jc w:val="center"/>
        <w:rPr>
          <w:b/>
        </w:rPr>
      </w:pPr>
      <w:r w:rsidRPr="007A1A59">
        <w:rPr>
          <w:b/>
        </w:rPr>
        <w:t>His Praise Continually in my Month</w:t>
      </w:r>
    </w:p>
    <w:p w14:paraId="5C2AFD99" w14:textId="77777777" w:rsidR="00704CAA" w:rsidRPr="007A1A59" w:rsidRDefault="00704CAA" w:rsidP="00704CAA">
      <w:pPr>
        <w:jc w:val="center"/>
        <w:rPr>
          <w:b/>
        </w:rPr>
      </w:pPr>
      <w:r w:rsidRPr="007A1A59">
        <w:rPr>
          <w:b/>
        </w:rPr>
        <w:t>Taste and See that the Lord is Good</w:t>
      </w:r>
    </w:p>
    <w:p w14:paraId="7C69B818" w14:textId="38409536"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784FBA89" w14:textId="71F91A0F" w:rsidR="00704CAA" w:rsidRPr="00AB1781" w:rsidRDefault="00704CAA" w:rsidP="00704CAA">
      <w:pPr>
        <w:pStyle w:val="Rubric"/>
      </w:pPr>
      <w:r w:rsidRPr="00AB1781">
        <w:t xml:space="preserve">1 (By David, when he disguised his character before Abimelech, who let him go, and he </w:t>
      </w:r>
      <w:r>
        <w:t>departed</w:t>
      </w:r>
      <w:r w:rsidRPr="00AB1781">
        <w:t>)</w:t>
      </w:r>
    </w:p>
    <w:p w14:paraId="25B3FF73"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א</w:t>
      </w:r>
      <w:r>
        <w:t xml:space="preserve">) </w:t>
      </w:r>
      <w:r w:rsidRPr="00AB1781">
        <w:t>I will bless the Lord at all times,</w:t>
      </w:r>
    </w:p>
    <w:p w14:paraId="055BA4FD" w14:textId="77777777" w:rsidR="00704CAA" w:rsidRPr="00AB1781" w:rsidRDefault="00704CAA" w:rsidP="00704CAA">
      <w:pPr>
        <w:pStyle w:val="EnglishHangEndNoCoptic"/>
      </w:pPr>
      <w:r w:rsidRPr="00AB1781">
        <w:tab/>
        <w:t xml:space="preserve">His praise </w:t>
      </w:r>
      <w:r>
        <w:t>will</w:t>
      </w:r>
      <w:r w:rsidRPr="00AB1781">
        <w:t xml:space="preserve"> be continually in my mouth.</w:t>
      </w:r>
    </w:p>
    <w:p w14:paraId="27D538F5"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ב</w:t>
      </w:r>
      <w:r>
        <w:t xml:space="preserve">) </w:t>
      </w:r>
      <w:r w:rsidRPr="00AB1781">
        <w:t>My soul will be praised in the Lord</w:t>
      </w:r>
      <w:r>
        <w:rPr>
          <w:rStyle w:val="FootnoteReference"/>
        </w:rPr>
        <w:footnoteReference w:id="190"/>
      </w:r>
      <w:r w:rsidRPr="00AB1781">
        <w:t>;</w:t>
      </w:r>
    </w:p>
    <w:p w14:paraId="39F6C793" w14:textId="77777777" w:rsidR="00704CAA" w:rsidRPr="00AB1781" w:rsidRDefault="00704CAA" w:rsidP="00704CAA">
      <w:pPr>
        <w:pStyle w:val="EnglishHangEndNoCoptic"/>
      </w:pPr>
      <w:r w:rsidRPr="00AB1781">
        <w:tab/>
        <w:t xml:space="preserve">let the meek hear and </w:t>
      </w:r>
      <w:r>
        <w:t>be glad</w:t>
      </w:r>
      <w:r w:rsidRPr="00AB1781">
        <w:t>.</w:t>
      </w:r>
    </w:p>
    <w:p w14:paraId="4B533190"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ג</w:t>
      </w:r>
      <w:r>
        <w:t xml:space="preserve">) </w:t>
      </w:r>
      <w:r w:rsidRPr="00AB1781">
        <w:t>O magnify the Lord with me,</w:t>
      </w:r>
    </w:p>
    <w:p w14:paraId="51A12F03" w14:textId="77777777" w:rsidR="00704CAA" w:rsidRPr="00AB1781" w:rsidRDefault="00704CAA" w:rsidP="00704CAA">
      <w:pPr>
        <w:pStyle w:val="EnglishHangEndNoCoptic"/>
      </w:pPr>
      <w:r>
        <w:tab/>
        <w:t>and let us exalt His N</w:t>
      </w:r>
      <w:r w:rsidRPr="00AB1781">
        <w:t>ame together.</w:t>
      </w:r>
    </w:p>
    <w:p w14:paraId="2F956DCB" w14:textId="77777777" w:rsidR="00704CAA" w:rsidRPr="00AB1781" w:rsidRDefault="00704CAA" w:rsidP="00704CAA">
      <w:pPr>
        <w:pStyle w:val="EnglishHangNoCoptic"/>
      </w:pPr>
      <w:r w:rsidRPr="00AB1781">
        <w:lastRenderedPageBreak/>
        <w:t xml:space="preserve">5 </w:t>
      </w:r>
      <w:r>
        <w:t>(</w:t>
      </w:r>
      <w:r w:rsidRPr="004A623E">
        <w:rPr>
          <w:rFonts w:ascii="Tahoma" w:eastAsia="Tahoma" w:hAnsi="Tahoma" w:cs="Tahoma"/>
          <w:rtl/>
          <w:lang w:bidi="he-IL"/>
        </w:rPr>
        <w:t>ד</w:t>
      </w:r>
      <w:r>
        <w:t xml:space="preserve">) </w:t>
      </w:r>
      <w:r w:rsidRPr="00AB1781">
        <w:t xml:space="preserve">I sought the Lord and He </w:t>
      </w:r>
      <w:r>
        <w:t>heard</w:t>
      </w:r>
      <w:r w:rsidRPr="00AB1781">
        <w:t xml:space="preserve"> me;</w:t>
      </w:r>
    </w:p>
    <w:p w14:paraId="12A1C736" w14:textId="77777777" w:rsidR="00704CAA" w:rsidRPr="00AB1781" w:rsidRDefault="00704CAA" w:rsidP="00704CAA">
      <w:pPr>
        <w:pStyle w:val="EnglishHangEndNoCoptic"/>
      </w:pPr>
      <w:r w:rsidRPr="00AB1781">
        <w:tab/>
        <w:t xml:space="preserve">and He delivered me out of all my </w:t>
      </w:r>
      <w:r>
        <w:t>sojourning</w:t>
      </w:r>
      <w:r w:rsidRPr="00AB1781">
        <w:t>.</w:t>
      </w:r>
    </w:p>
    <w:p w14:paraId="63641A83"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ה</w:t>
      </w:r>
      <w:r>
        <w:t>) Come</w:t>
      </w:r>
      <w:r w:rsidRPr="00AB1781">
        <w:t xml:space="preserve"> to Him and be </w:t>
      </w:r>
      <w:r>
        <w:t>enlightened</w:t>
      </w:r>
      <w:r w:rsidRPr="00AB1781">
        <w:t>,</w:t>
      </w:r>
    </w:p>
    <w:p w14:paraId="125A00C3" w14:textId="77777777" w:rsidR="00704CAA" w:rsidRPr="00AB1781" w:rsidRDefault="00704CAA" w:rsidP="00704CAA">
      <w:pPr>
        <w:pStyle w:val="EnglishHangEndNoCoptic"/>
      </w:pPr>
      <w:r w:rsidRPr="00AB1781">
        <w:tab/>
        <w:t>and your faces will never be ashamed.</w:t>
      </w:r>
    </w:p>
    <w:p w14:paraId="21DC0545"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ו</w:t>
      </w:r>
      <w:r>
        <w:t xml:space="preserve">) </w:t>
      </w:r>
      <w:r w:rsidRPr="00AB1781">
        <w:t>This poor man cried</w:t>
      </w:r>
      <w:r>
        <w:t>,</w:t>
      </w:r>
      <w:r w:rsidRPr="00AB1781">
        <w:t xml:space="preserve"> and the Lord heard him</w:t>
      </w:r>
      <w:r>
        <w:t>,</w:t>
      </w:r>
    </w:p>
    <w:p w14:paraId="10C2E609" w14:textId="77777777" w:rsidR="00704CAA" w:rsidRPr="00AB1781" w:rsidRDefault="00704CAA" w:rsidP="00704CAA">
      <w:pPr>
        <w:pStyle w:val="EnglishHangEndNoCoptic"/>
      </w:pPr>
      <w:r w:rsidRPr="00AB1781">
        <w:tab/>
        <w:t xml:space="preserve">and saved him out of all his </w:t>
      </w:r>
      <w:r>
        <w:t>afflictions</w:t>
      </w:r>
      <w:r w:rsidRPr="00AB1781">
        <w:t>.</w:t>
      </w:r>
    </w:p>
    <w:p w14:paraId="1FFFA311"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ז</w:t>
      </w:r>
      <w:r>
        <w:t xml:space="preserve">) </w:t>
      </w:r>
      <w:r w:rsidRPr="00AB1781">
        <w:t xml:space="preserve">The Angel of the Lord </w:t>
      </w:r>
      <w:r>
        <w:t>will encamp a</w:t>
      </w:r>
      <w:r w:rsidRPr="00AB1781">
        <w:t>round those who fear Him</w:t>
      </w:r>
      <w:r>
        <w:t>,</w:t>
      </w:r>
    </w:p>
    <w:p w14:paraId="2D1F74B4" w14:textId="77777777" w:rsidR="00704CAA" w:rsidRPr="00AB1781" w:rsidRDefault="00704CAA" w:rsidP="00704CAA">
      <w:pPr>
        <w:pStyle w:val="EnglishHangEndNoCoptic"/>
      </w:pPr>
      <w:r w:rsidRPr="00AB1781">
        <w:tab/>
        <w:t xml:space="preserve">and </w:t>
      </w:r>
      <w:r>
        <w:t>He will deliver</w:t>
      </w:r>
      <w:r w:rsidRPr="00AB1781">
        <w:t xml:space="preserve"> them.</w:t>
      </w:r>
    </w:p>
    <w:p w14:paraId="2ACCF9B4"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ח</w:t>
      </w:r>
      <w:r>
        <w:t xml:space="preserve">) </w:t>
      </w:r>
      <w:r w:rsidRPr="00AB1781">
        <w:t>O taste and see that the Lord is good;</w:t>
      </w:r>
    </w:p>
    <w:p w14:paraId="14943FD7" w14:textId="77777777" w:rsidR="00704CAA" w:rsidRPr="00AB1781" w:rsidRDefault="00704CAA" w:rsidP="00704CAA">
      <w:pPr>
        <w:pStyle w:val="EnglishHangEndNoCoptic"/>
      </w:pPr>
      <w:r w:rsidRPr="00AB1781">
        <w:tab/>
        <w:t xml:space="preserve">blessed is the man who </w:t>
      </w:r>
      <w:r>
        <w:t>hopes</w:t>
      </w:r>
      <w:r w:rsidRPr="00AB1781">
        <w:t xml:space="preserve"> in Him.</w:t>
      </w:r>
    </w:p>
    <w:p w14:paraId="1661DF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ט</w:t>
      </w:r>
      <w:r>
        <w:t xml:space="preserve">) </w:t>
      </w:r>
      <w:r w:rsidRPr="00AB1781">
        <w:t>Fe</w:t>
      </w:r>
      <w:r>
        <w:t>ar the Lord, all you His saints,</w:t>
      </w:r>
    </w:p>
    <w:p w14:paraId="43CB7E72" w14:textId="77777777" w:rsidR="00704CAA" w:rsidRPr="00AB1781" w:rsidRDefault="00704CAA" w:rsidP="00704CAA">
      <w:pPr>
        <w:pStyle w:val="EnglishHangEndNoCoptic"/>
      </w:pPr>
      <w:r w:rsidRPr="00AB1781">
        <w:tab/>
        <w:t xml:space="preserve">for those who fear Him </w:t>
      </w:r>
      <w:r>
        <w:t>want</w:t>
      </w:r>
      <w:r w:rsidRPr="00AB1781">
        <w:t xml:space="preserve"> nothing.</w:t>
      </w:r>
    </w:p>
    <w:p w14:paraId="70BEA60A"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י</w:t>
      </w:r>
      <w:r>
        <w:t xml:space="preserve">) </w:t>
      </w:r>
      <w:r w:rsidRPr="00AB1781">
        <w:t>The rich</w:t>
      </w:r>
      <w:r w:rsidRPr="00AB1781">
        <w:rPr>
          <w:rStyle w:val="FootnoteReference"/>
        </w:rPr>
        <w:footnoteReference w:id="191"/>
      </w:r>
      <w:r w:rsidRPr="00AB1781">
        <w:t xml:space="preserve"> become poor and hungry,</w:t>
      </w:r>
    </w:p>
    <w:p w14:paraId="5CF4CA89" w14:textId="77777777" w:rsidR="00704CAA" w:rsidRPr="00AB1781" w:rsidRDefault="00704CAA" w:rsidP="00704CAA">
      <w:pPr>
        <w:pStyle w:val="EnglishHangEndNoCoptic"/>
      </w:pPr>
      <w:r w:rsidRPr="00AB1781">
        <w:tab/>
        <w:t xml:space="preserve">but those who seek the Lord </w:t>
      </w:r>
      <w:r>
        <w:t>will not lack any good thing</w:t>
      </w:r>
      <w:r w:rsidRPr="00AB1781">
        <w:t xml:space="preserve">. </w:t>
      </w:r>
      <w:r w:rsidRPr="00AB1781">
        <w:rPr>
          <w:i/>
        </w:rPr>
        <w:t>(Pause)</w:t>
      </w:r>
    </w:p>
    <w:p w14:paraId="360AE22E" w14:textId="77777777" w:rsidR="00704CAA" w:rsidRPr="00AB1781" w:rsidRDefault="00704CAA" w:rsidP="00704CAA">
      <w:pPr>
        <w:pStyle w:val="EnglishHangNoCoptic"/>
      </w:pPr>
      <w:r w:rsidRPr="00AB1781">
        <w:t xml:space="preserve">12 </w:t>
      </w:r>
      <w:r>
        <w:t>(</w:t>
      </w:r>
      <w:r w:rsidRPr="00366380">
        <w:rPr>
          <w:rFonts w:ascii="Tahoma" w:eastAsia="Tahoma" w:hAnsi="Tahoma" w:cs="Tahoma"/>
          <w:rtl/>
          <w:lang w:bidi="he-IL"/>
        </w:rPr>
        <w:t>כ</w:t>
      </w:r>
      <w:r>
        <w:t xml:space="preserve">) </w:t>
      </w:r>
      <w:r w:rsidRPr="00AB1781">
        <w:t xml:space="preserve">Come, </w:t>
      </w:r>
      <w:r>
        <w:t xml:space="preserve">you </w:t>
      </w:r>
      <w:r w:rsidRPr="00AB1781">
        <w:t xml:space="preserve">children, </w:t>
      </w:r>
      <w:r>
        <w:t>hear</w:t>
      </w:r>
      <w:r w:rsidRPr="00AB1781">
        <w:t xml:space="preserve"> me;</w:t>
      </w:r>
    </w:p>
    <w:p w14:paraId="5A93D494" w14:textId="77777777" w:rsidR="00704CAA" w:rsidRPr="00AB1781" w:rsidRDefault="00704CAA" w:rsidP="00704CAA">
      <w:pPr>
        <w:pStyle w:val="EnglishHangEndNoCoptic"/>
      </w:pPr>
      <w:r w:rsidRPr="00AB1781">
        <w:tab/>
        <w:t>I will teach you the fear of the Lord.</w:t>
      </w:r>
    </w:p>
    <w:p w14:paraId="744F11BF" w14:textId="77777777" w:rsidR="00704CAA" w:rsidRPr="00AB1781" w:rsidRDefault="00704CAA" w:rsidP="00704CAA">
      <w:pPr>
        <w:pStyle w:val="EnglishHangNoCoptic"/>
      </w:pPr>
      <w:r w:rsidRPr="00AB1781">
        <w:t xml:space="preserve">13 </w:t>
      </w:r>
      <w:r>
        <w:t>(</w:t>
      </w:r>
      <w:r w:rsidRPr="00366380">
        <w:rPr>
          <w:rFonts w:ascii="Tahoma" w:eastAsia="Tahoma" w:hAnsi="Tahoma" w:cs="Tahoma"/>
          <w:rtl/>
          <w:lang w:bidi="he-IL"/>
        </w:rPr>
        <w:t>ל</w:t>
      </w:r>
      <w:r>
        <w:t xml:space="preserve">) </w:t>
      </w:r>
      <w:r w:rsidRPr="00AB1781">
        <w:t>Who is the man who desires life</w:t>
      </w:r>
      <w:r>
        <w:t>,</w:t>
      </w:r>
    </w:p>
    <w:p w14:paraId="1868C061" w14:textId="77777777" w:rsidR="00704CAA" w:rsidRPr="00AB1781" w:rsidRDefault="00704CAA" w:rsidP="00704CAA">
      <w:pPr>
        <w:pStyle w:val="EnglishHangEndNoCoptic"/>
      </w:pPr>
      <w:r w:rsidRPr="00AB1781">
        <w:tab/>
        <w:t>and loves to see good days?</w:t>
      </w:r>
    </w:p>
    <w:p w14:paraId="05A9039C"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מ</w:t>
      </w:r>
      <w:r>
        <w:t xml:space="preserve">) </w:t>
      </w:r>
      <w:r w:rsidRPr="00AB1781">
        <w:t>Keep your tongue from evil,</w:t>
      </w:r>
    </w:p>
    <w:p w14:paraId="3FFC3E41" w14:textId="77777777" w:rsidR="00704CAA" w:rsidRPr="00AB1781" w:rsidRDefault="00704CAA" w:rsidP="00704CAA">
      <w:pPr>
        <w:pStyle w:val="EnglishHangEndNoCoptic"/>
      </w:pPr>
      <w:r w:rsidRPr="00AB1781">
        <w:tab/>
        <w:t>and your lips from speaking deceit.</w:t>
      </w:r>
    </w:p>
    <w:p w14:paraId="4AED2180" w14:textId="77777777" w:rsidR="00704CAA" w:rsidRPr="00AB1781" w:rsidRDefault="00704CAA" w:rsidP="00704CAA">
      <w:pPr>
        <w:pStyle w:val="EnglishHangNoCoptic"/>
      </w:pPr>
      <w:r w:rsidRPr="00AB1781">
        <w:t xml:space="preserve">15 </w:t>
      </w:r>
      <w:r>
        <w:t>(</w:t>
      </w:r>
      <w:r w:rsidRPr="00373AE1">
        <w:rPr>
          <w:rFonts w:ascii="Tahoma" w:eastAsia="Tahoma" w:hAnsi="Tahoma" w:cs="Tahoma"/>
          <w:rtl/>
          <w:lang w:bidi="he-IL"/>
        </w:rPr>
        <w:t>נ</w:t>
      </w:r>
      <w:r>
        <w:t>) Turn away from</w:t>
      </w:r>
      <w:r w:rsidRPr="00AB1781">
        <w:t xml:space="preserve"> evil</w:t>
      </w:r>
      <w:r>
        <w:t>,</w:t>
      </w:r>
      <w:r w:rsidRPr="00AB1781">
        <w:t xml:space="preserve"> and do good;</w:t>
      </w:r>
    </w:p>
    <w:p w14:paraId="062AF5D5" w14:textId="77777777" w:rsidR="00704CAA" w:rsidRPr="00AB1781" w:rsidRDefault="00704CAA" w:rsidP="00704CAA">
      <w:pPr>
        <w:pStyle w:val="EnglishHangEndNoCoptic"/>
      </w:pPr>
      <w:r w:rsidRPr="00AB1781">
        <w:tab/>
        <w:t>seek peace and pursue it.</w:t>
      </w:r>
    </w:p>
    <w:p w14:paraId="3925A70C"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ס</w:t>
      </w:r>
      <w:r>
        <w:t xml:space="preserve">) </w:t>
      </w:r>
      <w:r w:rsidRPr="00AB1781">
        <w:t xml:space="preserve">The eyes of the Lord are </w:t>
      </w:r>
      <w:r>
        <w:t>up</w:t>
      </w:r>
      <w:r w:rsidRPr="00AB1781">
        <w:t>on the righteous,</w:t>
      </w:r>
    </w:p>
    <w:p w14:paraId="748659D0" w14:textId="77777777" w:rsidR="00704CAA" w:rsidRPr="00AB1781" w:rsidRDefault="00704CAA" w:rsidP="00704CAA">
      <w:pPr>
        <w:pStyle w:val="EnglishHangEndNoCoptic"/>
      </w:pPr>
      <w:r w:rsidRPr="00AB1781">
        <w:tab/>
        <w:t xml:space="preserve">and His ears are open to their </w:t>
      </w:r>
      <w:r>
        <w:t>supplications</w:t>
      </w:r>
      <w:r w:rsidRPr="00AB1781">
        <w:t>.</w:t>
      </w:r>
    </w:p>
    <w:p w14:paraId="61307453"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ע</w:t>
      </w:r>
      <w:r>
        <w:t xml:space="preserve">) </w:t>
      </w:r>
      <w:r w:rsidRPr="00AB1781">
        <w:t>But the face of the Lord is against evildoers,</w:t>
      </w:r>
    </w:p>
    <w:p w14:paraId="1AEB866C" w14:textId="77777777" w:rsidR="00704CAA" w:rsidRPr="00950468" w:rsidRDefault="00704CAA" w:rsidP="00704CAA">
      <w:pPr>
        <w:pStyle w:val="EnglishHangEndNoCoptic"/>
      </w:pPr>
      <w:r w:rsidRPr="00AB1781">
        <w:tab/>
        <w:t xml:space="preserve">to </w:t>
      </w:r>
      <w:r>
        <w:t>destroy</w:t>
      </w:r>
      <w:r w:rsidRPr="00AB1781">
        <w:t xml:space="preserve"> their </w:t>
      </w:r>
      <w:r>
        <w:t>remembrance</w:t>
      </w:r>
      <w:r w:rsidRPr="00AB1781">
        <w:t xml:space="preserve"> from the land.</w:t>
      </w:r>
      <w:r w:rsidRPr="00AB1781">
        <w:rPr>
          <w:rStyle w:val="FootnoteReference"/>
        </w:rPr>
        <w:footnoteReference w:id="192"/>
      </w:r>
    </w:p>
    <w:p w14:paraId="589090C9"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פ</w:t>
      </w:r>
      <w:r>
        <w:t>) The righteous cried and the Lord heard</w:t>
      </w:r>
      <w:r w:rsidRPr="00AB1781">
        <w:t xml:space="preserve"> them</w:t>
      </w:r>
      <w:r>
        <w:t>,</w:t>
      </w:r>
    </w:p>
    <w:p w14:paraId="3D0F47A9" w14:textId="77777777" w:rsidR="00704CAA" w:rsidRPr="00AB1781" w:rsidRDefault="00704CAA" w:rsidP="00704CAA">
      <w:pPr>
        <w:pStyle w:val="EnglishHangEndNoCoptic"/>
      </w:pPr>
      <w:r>
        <w:tab/>
        <w:t>and delivered</w:t>
      </w:r>
      <w:r w:rsidRPr="00AB1781">
        <w:t xml:space="preserve"> them from all their </w:t>
      </w:r>
      <w:r>
        <w:t>afflictions</w:t>
      </w:r>
      <w:r w:rsidRPr="00AB1781">
        <w:t>.</w:t>
      </w:r>
    </w:p>
    <w:p w14:paraId="0E3CF3AB" w14:textId="77777777" w:rsidR="00704CAA" w:rsidRPr="00AB1781" w:rsidRDefault="00704CAA" w:rsidP="00704CAA">
      <w:pPr>
        <w:pStyle w:val="EnglishHangNoCoptic"/>
      </w:pPr>
      <w:r>
        <w:lastRenderedPageBreak/>
        <w:t>19 (</w:t>
      </w:r>
      <w:r w:rsidRPr="00E42174">
        <w:rPr>
          <w:rFonts w:ascii="Tahoma" w:eastAsia="Tahoma" w:hAnsi="Tahoma" w:cs="Tahoma"/>
          <w:rtl/>
          <w:lang w:bidi="he-IL"/>
        </w:rPr>
        <w:t>צ</w:t>
      </w:r>
      <w:r>
        <w:t>) The Lord is near the broken</w:t>
      </w:r>
      <w:r w:rsidRPr="00AB1781">
        <w:t>hearted</w:t>
      </w:r>
      <w:r>
        <w:rPr>
          <w:rStyle w:val="FootnoteReference"/>
        </w:rPr>
        <w:footnoteReference w:id="193"/>
      </w:r>
      <w:r w:rsidRPr="00AB1781">
        <w:t>,</w:t>
      </w:r>
    </w:p>
    <w:p w14:paraId="535C8F5B" w14:textId="77777777" w:rsidR="00704CAA" w:rsidRPr="00AB1781" w:rsidRDefault="00704CAA" w:rsidP="00704CAA">
      <w:pPr>
        <w:pStyle w:val="EnglishHangEndNoCoptic"/>
      </w:pPr>
      <w:r w:rsidRPr="00AB1781">
        <w:tab/>
        <w:t>and will save those who are humble in spirit.</w:t>
      </w:r>
    </w:p>
    <w:p w14:paraId="20F484A8"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ק</w:t>
      </w:r>
      <w:r>
        <w:t xml:space="preserve">) </w:t>
      </w:r>
      <w:r w:rsidRPr="00AB1781">
        <w:t xml:space="preserve">Many are the </w:t>
      </w:r>
      <w:r>
        <w:t>afflictions</w:t>
      </w:r>
      <w:r w:rsidRPr="00AB1781">
        <w:t xml:space="preserve"> of the righteous,</w:t>
      </w:r>
    </w:p>
    <w:p w14:paraId="5F91D867" w14:textId="77777777" w:rsidR="00704CAA" w:rsidRPr="00AB1781" w:rsidRDefault="00704CAA" w:rsidP="00704CAA">
      <w:pPr>
        <w:pStyle w:val="EnglishHangEndNoCoptic"/>
      </w:pPr>
      <w:r w:rsidRPr="00AB1781">
        <w:tab/>
        <w:t>but the Lord will deliver them from all</w:t>
      </w:r>
      <w:r>
        <w:t xml:space="preserve"> of them</w:t>
      </w:r>
      <w:r w:rsidRPr="00AB1781">
        <w:t>.</w:t>
      </w:r>
    </w:p>
    <w:p w14:paraId="7927CA2C" w14:textId="77777777" w:rsidR="00704CAA" w:rsidRPr="00AB1781" w:rsidRDefault="00704CAA" w:rsidP="00704CAA">
      <w:pPr>
        <w:pStyle w:val="EnglishHangNoCoptic"/>
      </w:pPr>
      <w:r w:rsidRPr="00AB1781">
        <w:t xml:space="preserve">21 </w:t>
      </w:r>
      <w:r>
        <w:t>(</w:t>
      </w:r>
      <w:r w:rsidRPr="00E42174">
        <w:rPr>
          <w:rFonts w:ascii="Tahoma" w:eastAsia="Tahoma" w:hAnsi="Tahoma" w:cs="Tahoma"/>
          <w:rtl/>
          <w:lang w:bidi="he-IL"/>
        </w:rPr>
        <w:t>ר</w:t>
      </w:r>
      <w:r>
        <w:t xml:space="preserve">) </w:t>
      </w:r>
      <w:r w:rsidRPr="00AB1781">
        <w:t xml:space="preserve">The Lord </w:t>
      </w:r>
      <w:r>
        <w:t xml:space="preserve">will guard </w:t>
      </w:r>
      <w:r w:rsidRPr="00AB1781">
        <w:t>all their bones,</w:t>
      </w:r>
    </w:p>
    <w:p w14:paraId="0683E343" w14:textId="77777777" w:rsidR="00704CAA" w:rsidRPr="00AB1781" w:rsidRDefault="00704CAA" w:rsidP="00704CAA">
      <w:pPr>
        <w:pStyle w:val="EnglishHangEndNoCoptic"/>
      </w:pPr>
      <w:r w:rsidRPr="00AB1781">
        <w:tab/>
        <w:t>not one of them will be broken.</w:t>
      </w:r>
    </w:p>
    <w:p w14:paraId="0CB23CC3"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ש</w:t>
      </w:r>
      <w:r>
        <w:t xml:space="preserve">) </w:t>
      </w:r>
      <w:r w:rsidRPr="00AB1781">
        <w:t>The death of sinners is evil,</w:t>
      </w:r>
    </w:p>
    <w:p w14:paraId="2CD1B9E4" w14:textId="77777777" w:rsidR="00704CAA" w:rsidRPr="00AB1781" w:rsidRDefault="00704CAA" w:rsidP="00704CAA">
      <w:pPr>
        <w:pStyle w:val="EnglishHangEndNoCoptic"/>
      </w:pPr>
      <w:r w:rsidRPr="00AB1781">
        <w:tab/>
        <w:t xml:space="preserve">and those who hate the </w:t>
      </w:r>
      <w:r>
        <w:t>righteous</w:t>
      </w:r>
      <w:r w:rsidRPr="00AB1781">
        <w:t xml:space="preserve"> </w:t>
      </w:r>
      <w:r>
        <w:t>will go wrong</w:t>
      </w:r>
      <w:r>
        <w:rPr>
          <w:rStyle w:val="FootnoteReference"/>
        </w:rPr>
        <w:footnoteReference w:id="194"/>
      </w:r>
      <w:r w:rsidRPr="00AB1781">
        <w:t>.</w:t>
      </w:r>
    </w:p>
    <w:p w14:paraId="04D52A63" w14:textId="77777777" w:rsidR="00704CAA" w:rsidRPr="00AB1781" w:rsidRDefault="00704CAA" w:rsidP="00704CAA">
      <w:pPr>
        <w:pStyle w:val="EnglishHangNoCoptic"/>
      </w:pPr>
      <w:r w:rsidRPr="00AB1781">
        <w:t xml:space="preserve">23 </w:t>
      </w:r>
      <w:r>
        <w:t>(</w:t>
      </w:r>
      <w:r w:rsidRPr="00F803AB">
        <w:rPr>
          <w:rFonts w:ascii="Tahoma" w:eastAsia="Tahoma" w:hAnsi="Tahoma" w:cs="Tahoma"/>
          <w:rtl/>
          <w:lang w:bidi="he-IL"/>
        </w:rPr>
        <w:t>ת</w:t>
      </w:r>
      <w:r>
        <w:t xml:space="preserve">) </w:t>
      </w:r>
      <w:r w:rsidRPr="00AB1781">
        <w:t>The Lord will redeem the souls of His servants,</w:t>
      </w:r>
    </w:p>
    <w:p w14:paraId="00C7C12E" w14:textId="77777777" w:rsidR="00704CAA" w:rsidRDefault="00704CAA" w:rsidP="00704CAA">
      <w:pPr>
        <w:pStyle w:val="EnglishHangEndNoCoptic"/>
      </w:pPr>
      <w:r w:rsidRPr="00AB1781">
        <w:tab/>
        <w:t xml:space="preserve">and none </w:t>
      </w:r>
      <w:r>
        <w:t>of those who hope in Him will go wrong</w:t>
      </w:r>
      <w:r>
        <w:rPr>
          <w:rStyle w:val="FootnoteReference"/>
        </w:rPr>
        <w:footnoteReference w:id="195"/>
      </w:r>
      <w:r w:rsidRPr="00AB1781">
        <w:t>.</w:t>
      </w:r>
    </w:p>
    <w:p w14:paraId="0A4AB172" w14:textId="77777777" w:rsidR="00704CAA" w:rsidRPr="00950468" w:rsidRDefault="00704CAA" w:rsidP="00704CAA">
      <w:pPr>
        <w:pStyle w:val="Rubric"/>
      </w:pPr>
      <w:r>
        <w:t xml:space="preserve">Alleluia. </w:t>
      </w:r>
    </w:p>
    <w:p w14:paraId="6E860A93" w14:textId="6F3944CE" w:rsidR="00704CAA" w:rsidRDefault="00704CAA" w:rsidP="00704CAA">
      <w:pPr>
        <w:pStyle w:val="Rubric"/>
      </w:pPr>
      <w:r>
        <w:t>Glory…</w:t>
      </w:r>
    </w:p>
    <w:p w14:paraId="0311840E" w14:textId="214F0CA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_Ref412110829 \h </w:instrText>
      </w:r>
      <w:r>
        <w:fldChar w:fldCharType="separate"/>
      </w:r>
      <w:r w:rsidR="000E2EAC">
        <w:t>Psalm</w:t>
      </w:r>
      <w:r w:rsidR="000E2EAC" w:rsidRPr="00AB1781">
        <w:t xml:space="preserve"> 40</w:t>
      </w:r>
      <w:r w:rsidR="000E2EAC">
        <w:t>: “Blessed is he who considers the poor and needy”</w:t>
      </w:r>
      <w:r>
        <w:fldChar w:fldCharType="end"/>
      </w:r>
      <w:r>
        <w:t xml:space="preserve">, page </w:t>
      </w:r>
      <w:r>
        <w:fldChar w:fldCharType="begin"/>
      </w:r>
      <w:r>
        <w:instrText xml:space="preserve"> PAGEREF _Ref412110829 \h </w:instrText>
      </w:r>
      <w:r>
        <w:fldChar w:fldCharType="separate"/>
      </w:r>
      <w:r w:rsidR="000E2EAC">
        <w:rPr>
          <w:noProof/>
        </w:rPr>
        <w:t>147</w:t>
      </w:r>
      <w:r>
        <w:fldChar w:fldCharType="end"/>
      </w:r>
      <w:r>
        <w:t>.</w:t>
      </w:r>
    </w:p>
    <w:p w14:paraId="27509C88" w14:textId="77777777" w:rsidR="00704CAA" w:rsidRPr="00950468" w:rsidRDefault="00704CAA" w:rsidP="00704CAA">
      <w:pPr>
        <w:pStyle w:val="Heading4"/>
      </w:pPr>
      <w:r>
        <w:t>Psalm</w:t>
      </w:r>
      <w:r w:rsidRPr="00AB1781">
        <w:t xml:space="preserve"> 34</w:t>
      </w:r>
      <w:r>
        <w:t>: “Judge those who wrong me, O Lord”</w:t>
      </w:r>
    </w:p>
    <w:p w14:paraId="5A91D7A9" w14:textId="77777777" w:rsidR="00704CAA" w:rsidRPr="007A1A59" w:rsidRDefault="00704CAA" w:rsidP="00704CAA">
      <w:pPr>
        <w:jc w:val="center"/>
        <w:rPr>
          <w:b/>
        </w:rPr>
      </w:pPr>
      <w:r w:rsidRPr="007A1A59">
        <w:rPr>
          <w:b/>
        </w:rPr>
        <w:t>Christ’s Passion seen in the Psalmist’s Struggle</w:t>
      </w:r>
    </w:p>
    <w:p w14:paraId="280B4876" w14:textId="77777777" w:rsidR="00704CAA" w:rsidRPr="007A1A59" w:rsidRDefault="00704CAA" w:rsidP="00704CAA">
      <w:pPr>
        <w:jc w:val="center"/>
        <w:rPr>
          <w:b/>
        </w:rPr>
      </w:pPr>
      <w:r w:rsidRPr="007A1A59">
        <w:rPr>
          <w:b/>
        </w:rPr>
        <w:t>The Lord be Magnified</w:t>
      </w:r>
    </w:p>
    <w:p w14:paraId="53E79714" w14:textId="77777777" w:rsidR="00704CAA" w:rsidRPr="00950468" w:rsidRDefault="00704CAA" w:rsidP="00704CAA">
      <w:pPr>
        <w:pStyle w:val="Rubric"/>
      </w:pPr>
      <w:r w:rsidRPr="00AB1781">
        <w:t>(By David)</w:t>
      </w:r>
    </w:p>
    <w:p w14:paraId="769BCDA7" w14:textId="77777777" w:rsidR="00704CAA" w:rsidRPr="00AB1781" w:rsidRDefault="00704CAA" w:rsidP="00704CAA">
      <w:pPr>
        <w:pStyle w:val="EnglishHangNoCoptic"/>
      </w:pPr>
      <w:r w:rsidRPr="00AB1781">
        <w:t>1 J</w:t>
      </w:r>
      <w:r>
        <w:t>udge those who wrong me, O Lord;</w:t>
      </w:r>
    </w:p>
    <w:p w14:paraId="522D7561" w14:textId="77777777" w:rsidR="00704CAA" w:rsidRPr="00AB1781" w:rsidRDefault="00704CAA" w:rsidP="00704CAA">
      <w:pPr>
        <w:pStyle w:val="EnglishHangEndNoCoptic"/>
      </w:pPr>
      <w:r w:rsidRPr="00AB1781">
        <w:tab/>
        <w:t xml:space="preserve">fight </w:t>
      </w:r>
      <w:r>
        <w:t xml:space="preserve">against </w:t>
      </w:r>
      <w:r w:rsidRPr="00AB1781">
        <w:t xml:space="preserve">those who fight </w:t>
      </w:r>
      <w:r>
        <w:t>against me!</w:t>
      </w:r>
    </w:p>
    <w:p w14:paraId="34FCF1DD" w14:textId="77777777" w:rsidR="00704CAA" w:rsidRPr="00AB1781" w:rsidRDefault="00704CAA" w:rsidP="00704CAA">
      <w:pPr>
        <w:pStyle w:val="EnglishHangNoCoptic"/>
      </w:pPr>
      <w:r w:rsidRPr="00AB1781">
        <w:t>2 Take</w:t>
      </w:r>
      <w:r>
        <w:t xml:space="preserve"> hold of</w:t>
      </w:r>
      <w:r w:rsidRPr="00AB1781">
        <w:t xml:space="preserve"> </w:t>
      </w:r>
      <w:r>
        <w:t>weapon</w:t>
      </w:r>
      <w:r w:rsidRPr="00AB1781">
        <w:t xml:space="preserve"> and shield,</w:t>
      </w:r>
    </w:p>
    <w:p w14:paraId="66D78D24" w14:textId="77777777" w:rsidR="00704CAA" w:rsidRPr="00AB1781" w:rsidRDefault="00704CAA" w:rsidP="00704CAA">
      <w:pPr>
        <w:pStyle w:val="EnglishHangEndNoCoptic"/>
      </w:pPr>
      <w:r w:rsidRPr="00AB1781">
        <w:tab/>
        <w:t>and rise</w:t>
      </w:r>
      <w:r>
        <w:t xml:space="preserve"> up</w:t>
      </w:r>
      <w:r w:rsidRPr="00AB1781">
        <w:t xml:space="preserve"> to help me</w:t>
      </w:r>
      <w:r>
        <w:t>!</w:t>
      </w:r>
      <w:r w:rsidRPr="00AB1781">
        <w:rPr>
          <w:rStyle w:val="FootnoteReference"/>
        </w:rPr>
        <w:footnoteReference w:id="196"/>
      </w:r>
    </w:p>
    <w:p w14:paraId="764E8075" w14:textId="77777777" w:rsidR="00704CAA" w:rsidRPr="00AB1781" w:rsidRDefault="00704CAA" w:rsidP="00704CAA">
      <w:pPr>
        <w:pStyle w:val="EnglishHangNoCoptic"/>
      </w:pPr>
      <w:r>
        <w:t>3 Draw the sword,</w:t>
      </w:r>
    </w:p>
    <w:p w14:paraId="3CA2F54D" w14:textId="77777777" w:rsidR="00704CAA" w:rsidRPr="00AB1781" w:rsidRDefault="00704CAA" w:rsidP="00704CAA">
      <w:pPr>
        <w:pStyle w:val="EnglishHangNoCoptic"/>
      </w:pPr>
      <w:r w:rsidRPr="00AB1781">
        <w:tab/>
      </w:r>
      <w:r>
        <w:t>and block my pursuers;</w:t>
      </w:r>
    </w:p>
    <w:p w14:paraId="52A95AEC" w14:textId="77777777" w:rsidR="00704CAA" w:rsidRPr="00AB1781" w:rsidRDefault="00704CAA" w:rsidP="00704CAA">
      <w:pPr>
        <w:pStyle w:val="EnglishHangEndNoCoptic"/>
      </w:pPr>
      <w:r>
        <w:tab/>
        <w:t>say to my soul, “I am your salvation.”</w:t>
      </w:r>
    </w:p>
    <w:p w14:paraId="4611E24E" w14:textId="77777777" w:rsidR="00704CAA" w:rsidRPr="00AB1781" w:rsidRDefault="00704CAA" w:rsidP="00704CAA">
      <w:pPr>
        <w:pStyle w:val="EnglishHangNoCoptic"/>
      </w:pPr>
      <w:r w:rsidRPr="00AB1781">
        <w:lastRenderedPageBreak/>
        <w:t xml:space="preserve">4 Let those who seek my </w:t>
      </w:r>
      <w:r>
        <w:t>soul</w:t>
      </w:r>
      <w:r w:rsidRPr="00AB1781">
        <w:t xml:space="preserve"> be ashamed and </w:t>
      </w:r>
      <w:r>
        <w:t>embarrassed</w:t>
      </w:r>
      <w:r w:rsidRPr="00AB1781">
        <w:t>;</w:t>
      </w:r>
    </w:p>
    <w:p w14:paraId="3723AA9F" w14:textId="77777777" w:rsidR="00704CAA" w:rsidRPr="00AB1781" w:rsidRDefault="00704CAA" w:rsidP="00704CAA">
      <w:pPr>
        <w:pStyle w:val="EnglishHangEndNoCoptic"/>
      </w:pPr>
      <w:r w:rsidRPr="00AB1781">
        <w:tab/>
        <w:t xml:space="preserve">let those who </w:t>
      </w:r>
      <w:r>
        <w:t>plot evil against</w:t>
      </w:r>
      <w:r w:rsidRPr="00AB1781">
        <w:t xml:space="preserve"> me be </w:t>
      </w:r>
      <w:r>
        <w:t>turned back</w:t>
      </w:r>
      <w:r w:rsidRPr="00AB1781">
        <w:t xml:space="preserve"> and </w:t>
      </w:r>
      <w:r>
        <w:t>disappointed</w:t>
      </w:r>
      <w:r w:rsidRPr="00AB1781">
        <w:t>.</w:t>
      </w:r>
    </w:p>
    <w:p w14:paraId="6E5558E5" w14:textId="77777777" w:rsidR="00704CAA" w:rsidRPr="00AB1781" w:rsidRDefault="00704CAA" w:rsidP="00704CAA">
      <w:pPr>
        <w:pStyle w:val="EnglishHangNoCoptic"/>
      </w:pPr>
      <w:r w:rsidRPr="00AB1781">
        <w:t xml:space="preserve">5 Let them be like dust </w:t>
      </w:r>
      <w:r>
        <w:t>before</w:t>
      </w:r>
      <w:r w:rsidRPr="00AB1781">
        <w:t xml:space="preserve"> the wind,</w:t>
      </w:r>
    </w:p>
    <w:p w14:paraId="5B403FCD" w14:textId="77777777" w:rsidR="00704CAA" w:rsidRPr="00AB1781" w:rsidRDefault="00704CAA" w:rsidP="00704CAA">
      <w:pPr>
        <w:pStyle w:val="EnglishHangEndNoCoptic"/>
      </w:pPr>
      <w:r w:rsidRPr="00AB1781">
        <w:tab/>
      </w:r>
      <w:r>
        <w:t>with the Angel of the Lord driving</w:t>
      </w:r>
      <w:r w:rsidRPr="00AB1781">
        <w:t xml:space="preserve"> them</w:t>
      </w:r>
      <w:r>
        <w:t xml:space="preserve"> on</w:t>
      </w:r>
      <w:r w:rsidRPr="00AB1781">
        <w:t>.</w:t>
      </w:r>
    </w:p>
    <w:p w14:paraId="4ADC89FE" w14:textId="77777777" w:rsidR="00704CAA" w:rsidRPr="00AB1781" w:rsidRDefault="00704CAA" w:rsidP="00704CAA">
      <w:pPr>
        <w:pStyle w:val="EnglishHangNoCoptic"/>
      </w:pPr>
      <w:r w:rsidRPr="00AB1781">
        <w:t>6 Let their way be dark and slippery,</w:t>
      </w:r>
    </w:p>
    <w:p w14:paraId="09A6AC0B" w14:textId="77777777" w:rsidR="00704CAA" w:rsidRPr="00AB1781" w:rsidRDefault="00704CAA" w:rsidP="00704CAA">
      <w:pPr>
        <w:pStyle w:val="EnglishHangEndNoCoptic"/>
      </w:pPr>
      <w:r w:rsidRPr="00AB1781">
        <w:tab/>
      </w:r>
      <w:r>
        <w:t>with the Angel of the Lord pursuing</w:t>
      </w:r>
      <w:r w:rsidRPr="00AB1781">
        <w:t xml:space="preserve"> them.</w:t>
      </w:r>
    </w:p>
    <w:p w14:paraId="5A22E282" w14:textId="77777777" w:rsidR="00704CAA" w:rsidRPr="00AB1781" w:rsidRDefault="00704CAA" w:rsidP="00704CAA">
      <w:pPr>
        <w:pStyle w:val="EnglishHangNoCoptic"/>
      </w:pPr>
      <w:r w:rsidRPr="00AB1781">
        <w:t xml:space="preserve">7 For they hid their destructive </w:t>
      </w:r>
      <w:r>
        <w:t>trap</w:t>
      </w:r>
      <w:r w:rsidRPr="00AB1781">
        <w:t xml:space="preserve"> for me without</w:t>
      </w:r>
      <w:r>
        <w:t xml:space="preserve"> a</w:t>
      </w:r>
      <w:r w:rsidRPr="00AB1781">
        <w:t xml:space="preserve"> </w:t>
      </w:r>
      <w:r>
        <w:t>reason</w:t>
      </w:r>
      <w:r w:rsidRPr="00AB1781">
        <w:t>;</w:t>
      </w:r>
    </w:p>
    <w:p w14:paraId="07587E21" w14:textId="77777777" w:rsidR="00704CAA" w:rsidRPr="00AB1781" w:rsidRDefault="00704CAA" w:rsidP="00704CAA">
      <w:pPr>
        <w:pStyle w:val="EnglishHangEndNoCoptic"/>
      </w:pPr>
      <w:r w:rsidRPr="00AB1781">
        <w:tab/>
      </w:r>
      <w:r>
        <w:t>they cast reproach on</w:t>
      </w:r>
      <w:r w:rsidRPr="00AB1781">
        <w:t xml:space="preserve"> my soul</w:t>
      </w:r>
      <w:r>
        <w:t xml:space="preserve"> without cause</w:t>
      </w:r>
      <w:r w:rsidRPr="00AB1781">
        <w:t>.</w:t>
      </w:r>
    </w:p>
    <w:p w14:paraId="68EB76DA" w14:textId="77777777" w:rsidR="00704CAA" w:rsidRPr="00AB1781" w:rsidRDefault="00704CAA" w:rsidP="00704CAA">
      <w:pPr>
        <w:pStyle w:val="EnglishHangNoCoptic"/>
      </w:pPr>
      <w:r w:rsidRPr="00AB1781">
        <w:t xml:space="preserve">8 Let a </w:t>
      </w:r>
      <w:r>
        <w:t>trap they do not recognize</w:t>
      </w:r>
      <w:r w:rsidRPr="00AB1781">
        <w:t xml:space="preserve"> come upon them;</w:t>
      </w:r>
    </w:p>
    <w:p w14:paraId="2C3B723F" w14:textId="77777777" w:rsidR="00704CAA" w:rsidRPr="00AB1781" w:rsidRDefault="00704CAA" w:rsidP="00704CAA">
      <w:pPr>
        <w:pStyle w:val="EnglishHangNoCoptic"/>
      </w:pPr>
      <w:r w:rsidRPr="00AB1781">
        <w:tab/>
        <w:t>and let them be caught in the trap they have hidden,</w:t>
      </w:r>
    </w:p>
    <w:p w14:paraId="7F9AA7AF" w14:textId="77777777" w:rsidR="00704CAA" w:rsidRPr="00950468" w:rsidRDefault="00704CAA" w:rsidP="00704CAA">
      <w:pPr>
        <w:pStyle w:val="EnglishHangEndNoCoptic"/>
      </w:pPr>
      <w:r w:rsidRPr="00AB1781">
        <w:tab/>
        <w:t>and let them fall into their own trap.</w:t>
      </w:r>
    </w:p>
    <w:p w14:paraId="6B1FEBBE" w14:textId="77777777" w:rsidR="00704CAA" w:rsidRPr="00AB1781" w:rsidRDefault="00704CAA" w:rsidP="00704CAA">
      <w:pPr>
        <w:pStyle w:val="EnglishHangNoCoptic"/>
      </w:pPr>
      <w:r w:rsidRPr="00AB1781">
        <w:t xml:space="preserve">9 But my soul </w:t>
      </w:r>
      <w:r>
        <w:t>will</w:t>
      </w:r>
      <w:r w:rsidRPr="00AB1781">
        <w:t xml:space="preserve"> rejoice in the Lord</w:t>
      </w:r>
      <w:r>
        <w:t>,</w:t>
      </w:r>
    </w:p>
    <w:p w14:paraId="42A3CBF0" w14:textId="77777777" w:rsidR="00704CAA" w:rsidRPr="00AB1781" w:rsidRDefault="00704CAA" w:rsidP="00704CAA">
      <w:pPr>
        <w:pStyle w:val="EnglishHangEndNoCoptic"/>
      </w:pPr>
      <w:r w:rsidRPr="00AB1781">
        <w:tab/>
        <w:t>and delight in His salvation.</w:t>
      </w:r>
    </w:p>
    <w:p w14:paraId="20D39007" w14:textId="77777777" w:rsidR="00704CAA" w:rsidRPr="00AB1781" w:rsidRDefault="00704CAA" w:rsidP="00704CAA">
      <w:pPr>
        <w:pStyle w:val="EnglishHangNoCoptic"/>
      </w:pPr>
      <w:r>
        <w:t xml:space="preserve">10 All my bones will say, “O </w:t>
      </w:r>
      <w:r w:rsidRPr="00AB1781">
        <w:t xml:space="preserve">Lord, who is like </w:t>
      </w:r>
      <w:r>
        <w:t>You?</w:t>
      </w:r>
    </w:p>
    <w:p w14:paraId="6F492E36" w14:textId="77777777" w:rsidR="00704CAA" w:rsidRPr="00AB1781" w:rsidRDefault="00704CAA" w:rsidP="00704CAA">
      <w:pPr>
        <w:pStyle w:val="EnglishHangNoCoptic"/>
      </w:pPr>
      <w:r w:rsidRPr="00AB1781">
        <w:tab/>
      </w:r>
      <w:r>
        <w:t>You</w:t>
      </w:r>
      <w:r w:rsidRPr="00AB1781">
        <w:t xml:space="preserve"> rescues the poor from the </w:t>
      </w:r>
      <w:r>
        <w:t>hands of those stronger than he</w:t>
      </w:r>
      <w:r w:rsidRPr="00AB1781">
        <w:t>,</w:t>
      </w:r>
    </w:p>
    <w:p w14:paraId="657ECD5E" w14:textId="77777777" w:rsidR="00704CAA" w:rsidRPr="00AB1781" w:rsidRDefault="00704CAA" w:rsidP="00704CAA">
      <w:pPr>
        <w:pStyle w:val="EnglishHangEndNoCoptic"/>
      </w:pPr>
      <w:r w:rsidRPr="00AB1781">
        <w:tab/>
        <w:t>and the poor and</w:t>
      </w:r>
      <w:r>
        <w:t xml:space="preserve"> needy from those who rob him.”</w:t>
      </w:r>
    </w:p>
    <w:p w14:paraId="4C9983D0" w14:textId="77777777" w:rsidR="00704CAA" w:rsidRPr="00AB1781" w:rsidRDefault="00704CAA" w:rsidP="00704CAA">
      <w:pPr>
        <w:pStyle w:val="EnglishHangNoCoptic"/>
      </w:pPr>
      <w:r w:rsidRPr="00AB1781">
        <w:t>11 False witnesses rose up against me,</w:t>
      </w:r>
    </w:p>
    <w:p w14:paraId="38629549" w14:textId="77777777" w:rsidR="00704CAA" w:rsidRPr="00AB1781" w:rsidRDefault="00704CAA" w:rsidP="00704CAA">
      <w:pPr>
        <w:pStyle w:val="EnglishHangEndNoCoptic"/>
      </w:pPr>
      <w:r w:rsidRPr="00AB1781">
        <w:tab/>
      </w:r>
      <w:r>
        <w:t>asking me things I knew nothing about;</w:t>
      </w:r>
    </w:p>
    <w:p w14:paraId="3905D960" w14:textId="77777777" w:rsidR="00704CAA" w:rsidRPr="00AB1781" w:rsidRDefault="00704CAA" w:rsidP="00704CAA">
      <w:pPr>
        <w:pStyle w:val="EnglishHangNoCoptic"/>
      </w:pPr>
      <w:r w:rsidRPr="00AB1781">
        <w:t>12 They repaid me evil for good,</w:t>
      </w:r>
    </w:p>
    <w:p w14:paraId="30711922" w14:textId="77777777" w:rsidR="00704CAA" w:rsidRPr="00AB1781" w:rsidRDefault="00704CAA" w:rsidP="00704CAA">
      <w:pPr>
        <w:pStyle w:val="EnglishHangEndNoCoptic"/>
      </w:pPr>
      <w:r w:rsidRPr="00AB1781">
        <w:tab/>
        <w:t>to the desolation of my soul.</w:t>
      </w:r>
      <w:r>
        <w:rPr>
          <w:rStyle w:val="FootnoteReference"/>
        </w:rPr>
        <w:footnoteReference w:id="197"/>
      </w:r>
    </w:p>
    <w:p w14:paraId="7DDDFE58" w14:textId="77777777" w:rsidR="00704CAA" w:rsidRPr="00AB1781" w:rsidRDefault="00704CAA" w:rsidP="00704CAA">
      <w:pPr>
        <w:pStyle w:val="EnglishHangNoCoptic"/>
      </w:pPr>
      <w:r>
        <w:t>13 But I put on sackcloth</w:t>
      </w:r>
    </w:p>
    <w:p w14:paraId="487383BC" w14:textId="77777777" w:rsidR="00704CAA" w:rsidRPr="00AB1781" w:rsidRDefault="00704CAA" w:rsidP="00704CAA">
      <w:pPr>
        <w:pStyle w:val="EnglishHangNoCoptic"/>
      </w:pPr>
      <w:r w:rsidRPr="00AB1781">
        <w:tab/>
        <w:t xml:space="preserve">when they </w:t>
      </w:r>
      <w:r>
        <w:t>troubled</w:t>
      </w:r>
      <w:r w:rsidRPr="00AB1781">
        <w:t xml:space="preserve"> me,</w:t>
      </w:r>
    </w:p>
    <w:p w14:paraId="12919040" w14:textId="77777777" w:rsidR="00704CAA" w:rsidRPr="00AB1781" w:rsidRDefault="00704CAA" w:rsidP="00704CAA">
      <w:pPr>
        <w:pStyle w:val="EnglishHangNoCoptic"/>
      </w:pPr>
      <w:r w:rsidRPr="00AB1781">
        <w:tab/>
        <w:t>and I humbled my soul with fasting;</w:t>
      </w:r>
    </w:p>
    <w:p w14:paraId="7557AFA1" w14:textId="77777777" w:rsidR="00704CAA" w:rsidRPr="00AB1781" w:rsidRDefault="00704CAA" w:rsidP="00704CAA">
      <w:pPr>
        <w:pStyle w:val="EnglishHangEndNoCoptic"/>
      </w:pPr>
      <w:r w:rsidRPr="00AB1781">
        <w:tab/>
        <w:t xml:space="preserve">and my prayer will return </w:t>
      </w:r>
      <w:r>
        <w:t>in</w:t>
      </w:r>
      <w:r w:rsidRPr="00AB1781">
        <w:t>to my bosom.</w:t>
      </w:r>
    </w:p>
    <w:p w14:paraId="3FF99F29" w14:textId="77777777" w:rsidR="00704CAA" w:rsidRPr="00AB1781" w:rsidRDefault="00704CAA" w:rsidP="00704CAA">
      <w:pPr>
        <w:pStyle w:val="EnglishHangNoCoptic"/>
      </w:pPr>
      <w:r w:rsidRPr="00AB1781">
        <w:t xml:space="preserve">14 </w:t>
      </w:r>
      <w:r>
        <w:t>I tried to please them</w:t>
      </w:r>
      <w:r w:rsidRPr="00AB1781">
        <w:t>,</w:t>
      </w:r>
    </w:p>
    <w:p w14:paraId="665BC27B" w14:textId="77777777" w:rsidR="00704CAA" w:rsidRPr="00AB1781" w:rsidRDefault="00704CAA" w:rsidP="00704CAA">
      <w:pPr>
        <w:pStyle w:val="EnglishHangNoCoptic"/>
      </w:pPr>
      <w:r w:rsidRPr="00AB1781">
        <w:tab/>
      </w:r>
      <w:r>
        <w:t>like a</w:t>
      </w:r>
      <w:r w:rsidRPr="00AB1781">
        <w:t xml:space="preserve"> </w:t>
      </w:r>
      <w:r>
        <w:t>neighbour</w:t>
      </w:r>
      <w:r w:rsidRPr="00AB1781">
        <w:t xml:space="preserve">, </w:t>
      </w:r>
      <w:r>
        <w:t xml:space="preserve">like </w:t>
      </w:r>
      <w:r w:rsidRPr="00AB1781">
        <w:t xml:space="preserve">our </w:t>
      </w:r>
      <w:r>
        <w:t>own brother</w:t>
      </w:r>
      <w:r w:rsidRPr="00AB1781">
        <w:t>.</w:t>
      </w:r>
    </w:p>
    <w:p w14:paraId="6940D9AC" w14:textId="77777777" w:rsidR="00704CAA" w:rsidRPr="00AB1781" w:rsidRDefault="00704CAA" w:rsidP="00704CAA">
      <w:pPr>
        <w:pStyle w:val="EnglishHangEndNoCoptic"/>
      </w:pPr>
      <w:r w:rsidRPr="00AB1781">
        <w:tab/>
      </w:r>
      <w:r>
        <w:t>I humbled myself like one mourning and grieving.</w:t>
      </w:r>
    </w:p>
    <w:p w14:paraId="77EB9863" w14:textId="77777777" w:rsidR="00704CAA" w:rsidRPr="00AB1781" w:rsidRDefault="00704CAA" w:rsidP="00704CAA">
      <w:pPr>
        <w:pStyle w:val="EnglishHangNoCoptic"/>
      </w:pPr>
      <w:r w:rsidRPr="00AB1781">
        <w:t xml:space="preserve">15 But they </w:t>
      </w:r>
      <w:r>
        <w:t>were glad,</w:t>
      </w:r>
      <w:r w:rsidRPr="00AB1781">
        <w:t xml:space="preserve"> and gathered together against me.</w:t>
      </w:r>
    </w:p>
    <w:p w14:paraId="2442064D" w14:textId="77777777" w:rsidR="00704CAA" w:rsidRPr="00AB1781" w:rsidRDefault="00704CAA" w:rsidP="00704CAA">
      <w:pPr>
        <w:pStyle w:val="EnglishHangNoCoptic"/>
      </w:pPr>
      <w:r w:rsidRPr="00AB1781">
        <w:tab/>
        <w:t xml:space="preserve">The </w:t>
      </w:r>
      <w:r>
        <w:t>whips were</w:t>
      </w:r>
      <w:r w:rsidRPr="00AB1781">
        <w:t xml:space="preserve"> gathered against me, and I </w:t>
      </w:r>
      <w:r>
        <w:t>did not kno</w:t>
      </w:r>
      <w:r w:rsidRPr="00AB1781">
        <w:t>w why</w:t>
      </w:r>
      <w:r>
        <w:t>;</w:t>
      </w:r>
      <w:r w:rsidRPr="00AB1781">
        <w:rPr>
          <w:rStyle w:val="FootnoteReference"/>
        </w:rPr>
        <w:footnoteReference w:id="198"/>
      </w:r>
    </w:p>
    <w:p w14:paraId="13F88706" w14:textId="77777777" w:rsidR="00704CAA" w:rsidRPr="00AB1781" w:rsidRDefault="00704CAA" w:rsidP="00704CAA">
      <w:pPr>
        <w:pStyle w:val="EnglishHangEndNoCoptic"/>
      </w:pPr>
      <w:r w:rsidRPr="00AB1781">
        <w:tab/>
        <w:t xml:space="preserve">They were </w:t>
      </w:r>
      <w:r>
        <w:t>torn apart,</w:t>
      </w:r>
      <w:r w:rsidRPr="00AB1781">
        <w:t xml:space="preserve"> </w:t>
      </w:r>
      <w:r>
        <w:t>yet</w:t>
      </w:r>
      <w:r w:rsidRPr="00AB1781">
        <w:t xml:space="preserve"> felt no compunction.</w:t>
      </w:r>
    </w:p>
    <w:p w14:paraId="4060BCDC" w14:textId="77777777" w:rsidR="00704CAA" w:rsidRPr="00AB1781" w:rsidRDefault="00704CAA" w:rsidP="00704CAA">
      <w:pPr>
        <w:pStyle w:val="EnglishHangNoCoptic"/>
      </w:pPr>
      <w:r w:rsidRPr="00AB1781">
        <w:t>16 They</w:t>
      </w:r>
      <w:r>
        <w:t xml:space="preserve"> tempted me, they mocked and sneered at me;</w:t>
      </w:r>
    </w:p>
    <w:p w14:paraId="5A3A08EE" w14:textId="77777777" w:rsidR="00704CAA" w:rsidRPr="00AB1781" w:rsidRDefault="00704CAA" w:rsidP="00704CAA">
      <w:pPr>
        <w:pStyle w:val="EnglishHangEndNoCoptic"/>
      </w:pPr>
      <w:r w:rsidRPr="00AB1781">
        <w:tab/>
        <w:t>they gnashed their teeth at me.</w:t>
      </w:r>
    </w:p>
    <w:p w14:paraId="7F757776" w14:textId="77777777" w:rsidR="00704CAA" w:rsidRPr="00AB1781" w:rsidRDefault="00704CAA" w:rsidP="00704CAA">
      <w:pPr>
        <w:pStyle w:val="EnglishHangNoCoptic"/>
      </w:pPr>
      <w:r w:rsidRPr="00AB1781">
        <w:lastRenderedPageBreak/>
        <w:t xml:space="preserve">17 O Lord, </w:t>
      </w:r>
      <w:r>
        <w:t>when</w:t>
      </w:r>
      <w:r w:rsidRPr="00AB1781">
        <w:t xml:space="preserve"> </w:t>
      </w:r>
      <w:r>
        <w:t>will</w:t>
      </w:r>
      <w:r w:rsidRPr="00AB1781">
        <w:t xml:space="preserve"> </w:t>
      </w:r>
      <w:r>
        <w:t>You look upon me</w:t>
      </w:r>
      <w:r w:rsidRPr="00AB1781">
        <w:t>?</w:t>
      </w:r>
    </w:p>
    <w:p w14:paraId="5874E460" w14:textId="77777777" w:rsidR="00704CAA" w:rsidRPr="00AB1781" w:rsidRDefault="00704CAA" w:rsidP="00704CAA">
      <w:pPr>
        <w:pStyle w:val="EnglishHangNoCoptic"/>
      </w:pPr>
      <w:r w:rsidRPr="00AB1781">
        <w:tab/>
        <w:t>R</w:t>
      </w:r>
      <w:r>
        <w:t>escue my soul from their malice,</w:t>
      </w:r>
    </w:p>
    <w:p w14:paraId="176A101E" w14:textId="77777777" w:rsidR="00704CAA" w:rsidRPr="00AB1781" w:rsidRDefault="00704CAA" w:rsidP="00704CAA">
      <w:pPr>
        <w:pStyle w:val="EnglishHangEndNoCoptic"/>
      </w:pPr>
      <w:r w:rsidRPr="00AB1781">
        <w:tab/>
        <w:t>my only</w:t>
      </w:r>
      <w:r>
        <w:t>-begotten</w:t>
      </w:r>
      <w:r w:rsidRPr="00AB1781">
        <w:rPr>
          <w:rStyle w:val="FootnoteReference"/>
        </w:rPr>
        <w:footnoteReference w:id="199"/>
      </w:r>
      <w:r>
        <w:t xml:space="preserve"> from the lions.</w:t>
      </w:r>
    </w:p>
    <w:p w14:paraId="5AF90F30" w14:textId="77777777" w:rsidR="00704CAA" w:rsidRPr="00AB1781" w:rsidRDefault="00704CAA" w:rsidP="00704CAA">
      <w:pPr>
        <w:pStyle w:val="EnglishHangNoCoptic"/>
      </w:pPr>
      <w:r w:rsidRPr="00AB1781">
        <w:t xml:space="preserve">18 I will </w:t>
      </w:r>
      <w:r>
        <w:t>confess</w:t>
      </w:r>
      <w:r>
        <w:rPr>
          <w:rStyle w:val="FootnoteReference"/>
        </w:rPr>
        <w:footnoteReference w:id="200"/>
      </w:r>
      <w:r w:rsidRPr="00AB1781">
        <w:t xml:space="preserve"> </w:t>
      </w:r>
      <w:r>
        <w:t>You[, O Lord]</w:t>
      </w:r>
      <w:r>
        <w:rPr>
          <w:rStyle w:val="FootnoteReference"/>
        </w:rPr>
        <w:footnoteReference w:id="201"/>
      </w:r>
      <w:r w:rsidRPr="00AB1781">
        <w:t xml:space="preserve"> in a great assembly.</w:t>
      </w:r>
    </w:p>
    <w:p w14:paraId="1FC8786F" w14:textId="77777777" w:rsidR="00704CAA" w:rsidRPr="00AB1781" w:rsidRDefault="00704CAA" w:rsidP="00704CAA">
      <w:pPr>
        <w:pStyle w:val="EnglishHangEndNoCoptic"/>
      </w:pPr>
      <w:r w:rsidRPr="00AB1781">
        <w:tab/>
        <w:t xml:space="preserve">I will praise </w:t>
      </w:r>
      <w:r>
        <w:t>You</w:t>
      </w:r>
      <w:r w:rsidRPr="00AB1781">
        <w:t xml:space="preserve"> </w:t>
      </w:r>
      <w:r>
        <w:t>among many</w:t>
      </w:r>
      <w:r w:rsidRPr="00AB1781">
        <w:t xml:space="preserve"> people.</w:t>
      </w:r>
    </w:p>
    <w:p w14:paraId="68C1058D" w14:textId="77777777" w:rsidR="00704CAA" w:rsidRPr="00AB1781" w:rsidRDefault="00704CAA" w:rsidP="00704CAA">
      <w:pPr>
        <w:pStyle w:val="EnglishHangNoCoptic"/>
      </w:pPr>
      <w:r w:rsidRPr="00AB1781">
        <w:t xml:space="preserve">19 </w:t>
      </w:r>
      <w:r>
        <w:t>Do not l</w:t>
      </w:r>
      <w:r w:rsidRPr="00AB1781">
        <w:t xml:space="preserve">et those who are my enemies unjustly </w:t>
      </w:r>
      <w:r>
        <w:t>rejoice over me,</w:t>
      </w:r>
    </w:p>
    <w:p w14:paraId="4FFEDA26" w14:textId="77777777" w:rsidR="00704CAA" w:rsidRPr="00AB1781" w:rsidRDefault="00704CAA" w:rsidP="00704CAA">
      <w:pPr>
        <w:pStyle w:val="EnglishHangEndNoCoptic"/>
      </w:pPr>
      <w:r w:rsidRPr="00AB1781">
        <w:tab/>
        <w:t>those who hate me without cause</w:t>
      </w:r>
      <w:r>
        <w:t>, and</w:t>
      </w:r>
      <w:r w:rsidRPr="00AB1781">
        <w:t xml:space="preserve"> wink their eyes.</w:t>
      </w:r>
      <w:r w:rsidRPr="00AB1781">
        <w:rPr>
          <w:rStyle w:val="FootnoteReference"/>
        </w:rPr>
        <w:footnoteReference w:id="202"/>
      </w:r>
    </w:p>
    <w:p w14:paraId="7F03BB2B" w14:textId="77777777" w:rsidR="00704CAA" w:rsidRPr="00AB1781" w:rsidRDefault="00704CAA" w:rsidP="00704CAA">
      <w:pPr>
        <w:pStyle w:val="EnglishHangNoCoptic"/>
      </w:pPr>
      <w:r>
        <w:t xml:space="preserve">20 For </w:t>
      </w:r>
      <w:r w:rsidRPr="00AB1781">
        <w:t>they spoke words of peace</w:t>
      </w:r>
      <w:r>
        <w:t xml:space="preserve"> to me</w:t>
      </w:r>
      <w:r w:rsidRPr="00AB1781">
        <w:t>,</w:t>
      </w:r>
    </w:p>
    <w:p w14:paraId="4D3058E1" w14:textId="77777777" w:rsidR="00704CAA" w:rsidRPr="00AB1781" w:rsidRDefault="00704CAA" w:rsidP="00704CAA">
      <w:pPr>
        <w:pStyle w:val="EnglishHangEndNoCoptic"/>
      </w:pPr>
      <w:r w:rsidRPr="00AB1781">
        <w:tab/>
        <w:t xml:space="preserve">while devising </w:t>
      </w:r>
      <w:r>
        <w:t>treachery in wrath,</w:t>
      </w:r>
    </w:p>
    <w:p w14:paraId="52CE9E1B" w14:textId="77777777" w:rsidR="00704CAA" w:rsidRPr="00AB1781" w:rsidRDefault="00704CAA" w:rsidP="00704CAA">
      <w:pPr>
        <w:pStyle w:val="EnglishHangNoCoptic"/>
      </w:pPr>
      <w:r>
        <w:t>21 a</w:t>
      </w:r>
      <w:r w:rsidRPr="00AB1781">
        <w:t>nd they open</w:t>
      </w:r>
      <w:r>
        <w:t>ed their mouths wide against me,</w:t>
      </w:r>
    </w:p>
    <w:p w14:paraId="5B946100" w14:textId="77777777" w:rsidR="00704CAA" w:rsidRPr="00AB1781" w:rsidRDefault="00704CAA" w:rsidP="00704CAA">
      <w:pPr>
        <w:pStyle w:val="EnglishHangEndNoCoptic"/>
      </w:pPr>
      <w:r w:rsidRPr="00AB1781">
        <w:tab/>
      </w:r>
      <w:r>
        <w:t>saying, “good, good!</w:t>
      </w:r>
      <w:r>
        <w:rPr>
          <w:rStyle w:val="FootnoteReference"/>
        </w:rPr>
        <w:footnoteReference w:id="203"/>
      </w:r>
      <w:r>
        <w:t xml:space="preserve"> Our eyes have seen it.”</w:t>
      </w:r>
    </w:p>
    <w:p w14:paraId="665A2C1E" w14:textId="77777777" w:rsidR="00704CAA" w:rsidRPr="00AB1781" w:rsidRDefault="00704CAA" w:rsidP="00704CAA">
      <w:pPr>
        <w:pStyle w:val="EnglishHangNoCoptic"/>
      </w:pPr>
      <w:r w:rsidRPr="00AB1781">
        <w:t xml:space="preserve">22 </w:t>
      </w:r>
      <w:r>
        <w:t>You</w:t>
      </w:r>
      <w:r w:rsidRPr="00AB1781">
        <w:t xml:space="preserve"> </w:t>
      </w:r>
      <w:r>
        <w:t>have</w:t>
      </w:r>
      <w:r w:rsidRPr="00AB1781">
        <w:t xml:space="preserve"> seen</w:t>
      </w:r>
      <w:r>
        <w:t xml:space="preserve"> this, O Lord;</w:t>
      </w:r>
      <w:r w:rsidRPr="00AB1781">
        <w:t xml:space="preserve"> </w:t>
      </w:r>
      <w:r>
        <w:t>do not be silent!</w:t>
      </w:r>
    </w:p>
    <w:p w14:paraId="2C5B630D" w14:textId="77777777" w:rsidR="00704CAA" w:rsidRPr="00AB1781" w:rsidRDefault="00704CAA" w:rsidP="00704CAA">
      <w:pPr>
        <w:pStyle w:val="EnglishHangEndNoCoptic"/>
      </w:pPr>
      <w:r w:rsidRPr="00AB1781">
        <w:tab/>
        <w:t xml:space="preserve">O Lord, </w:t>
      </w:r>
      <w:r>
        <w:t>do not be far from me!</w:t>
      </w:r>
    </w:p>
    <w:p w14:paraId="48F3AFA1" w14:textId="77777777" w:rsidR="00704CAA" w:rsidRPr="00AB1781" w:rsidRDefault="00704CAA" w:rsidP="00704CAA">
      <w:pPr>
        <w:pStyle w:val="EnglishHangNoCoptic"/>
      </w:pPr>
      <w:r w:rsidRPr="00AB1781">
        <w:t xml:space="preserve">23 Arise, O </w:t>
      </w:r>
      <w:r>
        <w:t>Lord, and attend to my judgment,</w:t>
      </w:r>
    </w:p>
    <w:p w14:paraId="47A59F63" w14:textId="77777777" w:rsidR="00704CAA" w:rsidRPr="00AB1781" w:rsidRDefault="00704CAA" w:rsidP="00704CAA">
      <w:pPr>
        <w:pStyle w:val="EnglishHangEndNoCoptic"/>
      </w:pPr>
      <w:r w:rsidRPr="00AB1781">
        <w:tab/>
        <w:t>my God and my Lord</w:t>
      </w:r>
      <w:r>
        <w:t>, attend to my cause!</w:t>
      </w:r>
    </w:p>
    <w:p w14:paraId="37E06205" w14:textId="77777777" w:rsidR="00704CAA" w:rsidRPr="00AB1781" w:rsidRDefault="00704CAA" w:rsidP="00704CAA">
      <w:pPr>
        <w:pStyle w:val="EnglishHangNoCoptic"/>
      </w:pPr>
      <w:r w:rsidRPr="00AB1781">
        <w:t>24 Judge me</w:t>
      </w:r>
      <w:r>
        <w:t xml:space="preserve"> according to Your righteousness</w:t>
      </w:r>
      <w:r w:rsidRPr="00AB1781">
        <w:t>, O Lord</w:t>
      </w:r>
      <w:r>
        <w:t xml:space="preserve"> my God,</w:t>
      </w:r>
    </w:p>
    <w:p w14:paraId="361D377A" w14:textId="77777777" w:rsidR="00704CAA" w:rsidRPr="00950468" w:rsidRDefault="00704CAA" w:rsidP="00704CAA">
      <w:pPr>
        <w:pStyle w:val="EnglishHangEndNoCoptic"/>
      </w:pPr>
      <w:r w:rsidRPr="00AB1781">
        <w:tab/>
      </w:r>
      <w:r>
        <w:t xml:space="preserve">and do not let them </w:t>
      </w:r>
      <w:r w:rsidRPr="00AB1781">
        <w:t xml:space="preserve">rejoice </w:t>
      </w:r>
      <w:r>
        <w:t>against</w:t>
      </w:r>
      <w:r w:rsidRPr="00AB1781">
        <w:t xml:space="preserve"> me.</w:t>
      </w:r>
    </w:p>
    <w:p w14:paraId="19E61F1C" w14:textId="77777777" w:rsidR="00704CAA" w:rsidRPr="00AB1781" w:rsidRDefault="00704CAA" w:rsidP="00704CAA">
      <w:pPr>
        <w:pStyle w:val="EnglishHangNoCoptic"/>
      </w:pPr>
      <w:r w:rsidRPr="00AB1781">
        <w:t xml:space="preserve">25 </w:t>
      </w:r>
      <w:r>
        <w:t>Do not let them say in their hearts, “good</w:t>
      </w:r>
      <w:r w:rsidRPr="00AB1781">
        <w:t xml:space="preserve">, </w:t>
      </w:r>
      <w:r>
        <w:t>good</w:t>
      </w:r>
      <w:r w:rsidRPr="00AB1781">
        <w:t>!</w:t>
      </w:r>
    </w:p>
    <w:p w14:paraId="2C443C35" w14:textId="77777777" w:rsidR="00704CAA" w:rsidRPr="00AB1781" w:rsidRDefault="00704CAA" w:rsidP="00704CAA">
      <w:pPr>
        <w:pStyle w:val="EnglishHangNoCoptic"/>
      </w:pPr>
      <w:r>
        <w:tab/>
        <w:t>As our soul desired!”</w:t>
      </w:r>
    </w:p>
    <w:p w14:paraId="50C67839" w14:textId="77777777" w:rsidR="00704CAA" w:rsidRPr="00AB1781" w:rsidRDefault="00704CAA" w:rsidP="00704CAA">
      <w:pPr>
        <w:pStyle w:val="EnglishHangEndNoCoptic"/>
      </w:pPr>
      <w:r>
        <w:tab/>
        <w:t>Nor let them say, “We have swallowed him up!”</w:t>
      </w:r>
    </w:p>
    <w:p w14:paraId="68FEFAAC" w14:textId="77777777" w:rsidR="00704CAA" w:rsidRPr="00AB1781" w:rsidRDefault="00704CAA" w:rsidP="00704CAA">
      <w:pPr>
        <w:pStyle w:val="EnglishHangNoCoptic"/>
      </w:pPr>
      <w:r w:rsidRPr="00AB1781">
        <w:t xml:space="preserve">26 </w:t>
      </w:r>
      <w:r>
        <w:t>May</w:t>
      </w:r>
      <w:r w:rsidRPr="00AB1781">
        <w:t xml:space="preserve"> those who rejoice at my troubles</w:t>
      </w:r>
    </w:p>
    <w:p w14:paraId="18E37BC4" w14:textId="77777777" w:rsidR="00704CAA" w:rsidRPr="00AB1781" w:rsidRDefault="00704CAA" w:rsidP="00704CAA">
      <w:pPr>
        <w:pStyle w:val="EnglishHangNoCoptic"/>
      </w:pPr>
      <w:r w:rsidRPr="00AB1781">
        <w:tab/>
        <w:t xml:space="preserve">be </w:t>
      </w:r>
      <w:r>
        <w:t xml:space="preserve">both </w:t>
      </w:r>
      <w:r w:rsidRPr="00AB1781">
        <w:t xml:space="preserve">ashamed and </w:t>
      </w:r>
      <w:r>
        <w:t>embarrassed</w:t>
      </w:r>
      <w:r w:rsidRPr="00AB1781">
        <w:t>.</w:t>
      </w:r>
    </w:p>
    <w:p w14:paraId="6A0FDB87" w14:textId="77777777" w:rsidR="00704CAA" w:rsidRPr="00AB1781" w:rsidRDefault="00704CAA" w:rsidP="00704CAA">
      <w:pPr>
        <w:pStyle w:val="EnglishHangNoCoptic"/>
      </w:pPr>
      <w:r w:rsidRPr="00AB1781">
        <w:tab/>
        <w:t xml:space="preserve">Let those who boast </w:t>
      </w:r>
      <w:r>
        <w:t>against</w:t>
      </w:r>
      <w:r w:rsidRPr="00AB1781">
        <w:t xml:space="preserve"> me</w:t>
      </w:r>
    </w:p>
    <w:p w14:paraId="7D65B543" w14:textId="77777777" w:rsidR="00704CAA" w:rsidRPr="00AB1781" w:rsidRDefault="00704CAA" w:rsidP="00704CAA">
      <w:pPr>
        <w:pStyle w:val="EnglishHangEndNoCoptic"/>
      </w:pPr>
      <w:r w:rsidRPr="00AB1781">
        <w:tab/>
        <w:t xml:space="preserve">be </w:t>
      </w:r>
      <w:r>
        <w:t>clothed</w:t>
      </w:r>
      <w:r w:rsidRPr="00AB1781">
        <w:t xml:space="preserve"> with shame and </w:t>
      </w:r>
      <w:r>
        <w:t>humiliation</w:t>
      </w:r>
      <w:r w:rsidRPr="00AB1781">
        <w:t>.</w:t>
      </w:r>
    </w:p>
    <w:p w14:paraId="41E7C8C5" w14:textId="77777777" w:rsidR="00704CAA" w:rsidRPr="00AB1781" w:rsidRDefault="00704CAA" w:rsidP="00704CAA">
      <w:pPr>
        <w:pStyle w:val="EnglishHangNoCoptic"/>
      </w:pPr>
      <w:r w:rsidRPr="00AB1781">
        <w:t>27 Let those who desire my justification</w:t>
      </w:r>
      <w:r>
        <w:rPr>
          <w:rStyle w:val="FootnoteReference"/>
        </w:rPr>
        <w:footnoteReference w:id="204"/>
      </w:r>
    </w:p>
    <w:p w14:paraId="740E0A1A" w14:textId="77777777" w:rsidR="00704CAA" w:rsidRPr="00AB1781" w:rsidRDefault="00704CAA" w:rsidP="00704CAA">
      <w:pPr>
        <w:pStyle w:val="EnglishHangNoCoptic"/>
      </w:pPr>
      <w:r w:rsidRPr="00AB1781">
        <w:tab/>
        <w:t>rejoice and be glad.</w:t>
      </w:r>
    </w:p>
    <w:p w14:paraId="59A66DCC" w14:textId="77777777" w:rsidR="00704CAA" w:rsidRPr="00AB1781" w:rsidRDefault="00704CAA" w:rsidP="00704CAA">
      <w:pPr>
        <w:pStyle w:val="EnglishHangNoCoptic"/>
      </w:pPr>
      <w:r w:rsidRPr="00AB1781">
        <w:tab/>
        <w:t xml:space="preserve">Let those who wish the peace of </w:t>
      </w:r>
      <w:r>
        <w:t>Your</w:t>
      </w:r>
      <w:r w:rsidRPr="00AB1781">
        <w:t xml:space="preserve"> servant</w:t>
      </w:r>
    </w:p>
    <w:p w14:paraId="60CF09BE" w14:textId="77777777" w:rsidR="00704CAA" w:rsidRPr="00AB1781" w:rsidRDefault="00704CAA" w:rsidP="00704CAA">
      <w:pPr>
        <w:pStyle w:val="EnglishHangEndNoCoptic"/>
      </w:pPr>
      <w:r w:rsidRPr="00AB1781">
        <w:tab/>
        <w:t>say continuall</w:t>
      </w:r>
      <w:r>
        <w:t>y, “let the Lord be magnified.”</w:t>
      </w:r>
    </w:p>
    <w:p w14:paraId="01B5A7AD" w14:textId="77777777" w:rsidR="00704CAA" w:rsidRPr="00AB1781" w:rsidRDefault="00704CAA" w:rsidP="00704CAA">
      <w:pPr>
        <w:pStyle w:val="EnglishHangNoCoptic"/>
      </w:pPr>
      <w:r w:rsidRPr="00AB1781">
        <w:lastRenderedPageBreak/>
        <w:t xml:space="preserve">28 And my tongue </w:t>
      </w:r>
      <w:r>
        <w:t>will</w:t>
      </w:r>
      <w:r w:rsidRPr="00AB1781">
        <w:t xml:space="preserve"> tell of </w:t>
      </w:r>
      <w:r>
        <w:t>Your</w:t>
      </w:r>
      <w:r w:rsidRPr="00AB1781">
        <w:t xml:space="preserve"> </w:t>
      </w:r>
      <w:r>
        <w:t>righteousness,</w:t>
      </w:r>
    </w:p>
    <w:p w14:paraId="30EE4FAC" w14:textId="77777777" w:rsidR="00704CAA" w:rsidRPr="00950468" w:rsidRDefault="00704CAA" w:rsidP="00704CAA">
      <w:pPr>
        <w:pStyle w:val="EnglishHangEndNoCoptic"/>
      </w:pPr>
      <w:r w:rsidRPr="00AB1781">
        <w:tab/>
        <w:t xml:space="preserve">and </w:t>
      </w:r>
      <w:r>
        <w:t xml:space="preserve">sing Your praise </w:t>
      </w:r>
      <w:r w:rsidRPr="00AB1781">
        <w:t>all the day long.</w:t>
      </w:r>
    </w:p>
    <w:p w14:paraId="41733953" w14:textId="77777777" w:rsidR="00704CAA" w:rsidRPr="00950468" w:rsidRDefault="00704CAA" w:rsidP="00704CAA">
      <w:pPr>
        <w:pStyle w:val="Heading4"/>
      </w:pPr>
      <w:r>
        <w:t>Psalm</w:t>
      </w:r>
      <w:r w:rsidRPr="00AB1781">
        <w:t xml:space="preserve"> 35</w:t>
      </w:r>
      <w:r>
        <w:t>: “In order to sin, the sinner says within himself”</w:t>
      </w:r>
    </w:p>
    <w:p w14:paraId="7C6B0CB3" w14:textId="77777777" w:rsidR="00704CAA" w:rsidRPr="007A1A59" w:rsidRDefault="00704CAA" w:rsidP="00704CAA">
      <w:pPr>
        <w:jc w:val="center"/>
        <w:rPr>
          <w:b/>
        </w:rPr>
      </w:pPr>
      <w:r w:rsidRPr="007A1A59">
        <w:rPr>
          <w:b/>
        </w:rPr>
        <w:t>Fountain of Life, Torrent of Delight</w:t>
      </w:r>
    </w:p>
    <w:p w14:paraId="31D33048" w14:textId="77777777" w:rsidR="00704CAA" w:rsidRPr="007A1A59" w:rsidRDefault="00704CAA" w:rsidP="00704CAA">
      <w:pPr>
        <w:jc w:val="center"/>
        <w:rPr>
          <w:b/>
        </w:rPr>
      </w:pPr>
      <w:r w:rsidRPr="007A1A59">
        <w:rPr>
          <w:b/>
        </w:rPr>
        <w:t>Man’s Malice and God’s Goodness</w:t>
      </w:r>
    </w:p>
    <w:p w14:paraId="0DEFFA60" w14:textId="77777777" w:rsidR="00704CAA" w:rsidRPr="00AB1781" w:rsidRDefault="00704CAA" w:rsidP="00704CAA">
      <w:pPr>
        <w:pStyle w:val="Rubric"/>
      </w:pPr>
      <w:r w:rsidRPr="00AB1781">
        <w:t>1 (By David the Servant of the Lord)</w:t>
      </w:r>
    </w:p>
    <w:p w14:paraId="4A64DB8A" w14:textId="77777777" w:rsidR="00704CAA" w:rsidRPr="00AB1781" w:rsidRDefault="00704CAA" w:rsidP="00704CAA">
      <w:pPr>
        <w:pStyle w:val="EnglishHangNoCoptic"/>
      </w:pPr>
      <w:r w:rsidRPr="00AB1781">
        <w:t xml:space="preserve">2 </w:t>
      </w:r>
      <w:r>
        <w:t>In order to sin, the sinner</w:t>
      </w:r>
      <w:r w:rsidRPr="00AB1781">
        <w:t xml:space="preserve"> </w:t>
      </w:r>
      <w:r>
        <w:t>says within himself</w:t>
      </w:r>
    </w:p>
    <w:p w14:paraId="1A470C7C" w14:textId="77777777" w:rsidR="00704CAA" w:rsidRPr="00AB1781" w:rsidRDefault="00704CAA" w:rsidP="00704CAA">
      <w:pPr>
        <w:pStyle w:val="EnglishHangEndNoCoptic"/>
      </w:pPr>
      <w:r w:rsidRPr="00AB1781">
        <w:tab/>
      </w:r>
      <w:r>
        <w:t>that t</w:t>
      </w:r>
      <w:r w:rsidRPr="00AB1781">
        <w:t>here is no fear of God before his eyes.</w:t>
      </w:r>
    </w:p>
    <w:p w14:paraId="32B6B23C" w14:textId="77777777" w:rsidR="00704CAA" w:rsidRPr="00AB1781" w:rsidRDefault="00704CAA" w:rsidP="00704CAA">
      <w:pPr>
        <w:pStyle w:val="EnglishHangNoCoptic"/>
      </w:pPr>
      <w:r w:rsidRPr="00AB1781">
        <w:t xml:space="preserve">3 </w:t>
      </w:r>
      <w:r>
        <w:t>He acts deceitfully before Him,</w:t>
      </w:r>
    </w:p>
    <w:p w14:paraId="25E082B0" w14:textId="77777777" w:rsidR="00704CAA" w:rsidRPr="00AB1781" w:rsidRDefault="00704CAA" w:rsidP="00704CAA">
      <w:pPr>
        <w:pStyle w:val="EnglishHangEndNoCoptic"/>
      </w:pPr>
      <w:r w:rsidRPr="00AB1781">
        <w:tab/>
      </w:r>
      <w:r>
        <w:t>that he might find</w:t>
      </w:r>
      <w:r w:rsidRPr="00AB1781">
        <w:t xml:space="preserve"> </w:t>
      </w:r>
      <w:r>
        <w:t>iniquity</w:t>
      </w:r>
      <w:r w:rsidRPr="00AB1781">
        <w:t xml:space="preserve"> </w:t>
      </w:r>
      <w:r>
        <w:t>in Him and hate it</w:t>
      </w:r>
      <w:r w:rsidRPr="00AB1781">
        <w:t>.</w:t>
      </w:r>
    </w:p>
    <w:p w14:paraId="31025A14" w14:textId="77777777" w:rsidR="00704CAA" w:rsidRPr="00AB1781" w:rsidRDefault="00704CAA" w:rsidP="00704CAA">
      <w:pPr>
        <w:pStyle w:val="EnglishHangNoCoptic"/>
      </w:pPr>
      <w:r w:rsidRPr="00AB1781">
        <w:t xml:space="preserve">4 The words of his mouth are </w:t>
      </w:r>
      <w:r>
        <w:t>iniquity and deceit;</w:t>
      </w:r>
    </w:p>
    <w:p w14:paraId="42467753" w14:textId="77777777" w:rsidR="00704CAA" w:rsidRPr="00AB1781" w:rsidRDefault="00704CAA" w:rsidP="00704CAA">
      <w:pPr>
        <w:pStyle w:val="EnglishHangEndNoCoptic"/>
      </w:pPr>
      <w:r w:rsidRPr="00AB1781">
        <w:tab/>
        <w:t xml:space="preserve">he </w:t>
      </w:r>
      <w:r>
        <w:t>is unwilling</w:t>
      </w:r>
      <w:r w:rsidRPr="00AB1781">
        <w:t xml:space="preserve"> to </w:t>
      </w:r>
      <w:r>
        <w:t>understand how to do good</w:t>
      </w:r>
      <w:r w:rsidRPr="00AB1781">
        <w:t>.</w:t>
      </w:r>
    </w:p>
    <w:p w14:paraId="245C7EA0" w14:textId="77777777" w:rsidR="00704CAA" w:rsidRPr="00AB1781" w:rsidRDefault="00704CAA" w:rsidP="00704CAA">
      <w:pPr>
        <w:pStyle w:val="EnglishHangNoCoptic"/>
      </w:pPr>
      <w:r w:rsidRPr="00AB1781">
        <w:t xml:space="preserve">5 He plans </w:t>
      </w:r>
      <w:r>
        <w:t>iniquity on his bed;</w:t>
      </w:r>
    </w:p>
    <w:p w14:paraId="0B7280F1" w14:textId="77777777" w:rsidR="00704CAA" w:rsidRPr="00AB1781" w:rsidRDefault="00704CAA" w:rsidP="00704CAA">
      <w:pPr>
        <w:pStyle w:val="EnglishHangNoCoptic"/>
      </w:pPr>
      <w:r w:rsidRPr="00AB1781">
        <w:tab/>
        <w:t xml:space="preserve">he </w:t>
      </w:r>
      <w:r>
        <w:t xml:space="preserve">sets himself in every way that is </w:t>
      </w:r>
      <w:r w:rsidRPr="00AB1781">
        <w:t>not good,</w:t>
      </w:r>
    </w:p>
    <w:p w14:paraId="42C95599" w14:textId="77777777" w:rsidR="00704CAA" w:rsidRPr="00AB1781" w:rsidRDefault="00704CAA" w:rsidP="00704CAA">
      <w:pPr>
        <w:pStyle w:val="EnglishHangEndNoCoptic"/>
      </w:pPr>
      <w:r w:rsidRPr="00AB1781">
        <w:tab/>
        <w:t xml:space="preserve">and </w:t>
      </w:r>
      <w:r>
        <w:t>does not hate evil.</w:t>
      </w:r>
    </w:p>
    <w:p w14:paraId="40E5A354" w14:textId="77777777" w:rsidR="00704CAA" w:rsidRPr="00AB1781" w:rsidRDefault="00704CAA" w:rsidP="00704CAA">
      <w:pPr>
        <w:pStyle w:val="EnglishHangNoCoptic"/>
      </w:pPr>
      <w:r w:rsidRPr="00AB1781">
        <w:t xml:space="preserve">6 O Lord, </w:t>
      </w:r>
      <w:r>
        <w:t>Your</w:t>
      </w:r>
      <w:r w:rsidRPr="00AB1781">
        <w:t xml:space="preserve"> mercy </w:t>
      </w:r>
      <w:r>
        <w:t>is in</w:t>
      </w:r>
      <w:r w:rsidRPr="00AB1781">
        <w:t xml:space="preserve"> heaven</w:t>
      </w:r>
      <w:r>
        <w:t>,</w:t>
      </w:r>
    </w:p>
    <w:p w14:paraId="44B791B3" w14:textId="77777777" w:rsidR="00704CAA" w:rsidRPr="00AB1781" w:rsidRDefault="00704CAA" w:rsidP="00704CAA">
      <w:pPr>
        <w:pStyle w:val="EnglishHangEndNoCoptic"/>
      </w:pPr>
      <w:r w:rsidRPr="00AB1781">
        <w:tab/>
        <w:t xml:space="preserve">and </w:t>
      </w:r>
      <w:r>
        <w:t>Your</w:t>
      </w:r>
      <w:r w:rsidRPr="00AB1781">
        <w:t xml:space="preserve"> truth </w:t>
      </w:r>
      <w:r>
        <w:t xml:space="preserve">reaches </w:t>
      </w:r>
      <w:r w:rsidRPr="00AB1781">
        <w:t>to the clouds.</w:t>
      </w:r>
    </w:p>
    <w:p w14:paraId="515D651B" w14:textId="77777777" w:rsidR="00704CAA" w:rsidRPr="00AB1781" w:rsidRDefault="00704CAA" w:rsidP="00704CAA">
      <w:pPr>
        <w:pStyle w:val="EnglishHangNoCoptic"/>
      </w:pPr>
      <w:r w:rsidRPr="00AB1781">
        <w:t xml:space="preserve">7 </w:t>
      </w:r>
      <w:r>
        <w:t>Your</w:t>
      </w:r>
      <w:r w:rsidRPr="00AB1781">
        <w:t xml:space="preserve"> </w:t>
      </w:r>
      <w:r>
        <w:t>righteousness is like the mountains of God</w:t>
      </w:r>
      <w:r>
        <w:rPr>
          <w:rStyle w:val="FootnoteReference"/>
        </w:rPr>
        <w:footnoteReference w:id="205"/>
      </w:r>
      <w:r>
        <w:t>;</w:t>
      </w:r>
    </w:p>
    <w:p w14:paraId="06FC97ED" w14:textId="77777777" w:rsidR="00704CAA" w:rsidRPr="00AB1781" w:rsidRDefault="00704CAA" w:rsidP="00704CAA">
      <w:pPr>
        <w:pStyle w:val="EnglishHangNoCoptic"/>
      </w:pPr>
      <w:r w:rsidRPr="00AB1781">
        <w:tab/>
      </w:r>
      <w:r>
        <w:t>Your</w:t>
      </w:r>
      <w:r w:rsidRPr="00AB1781">
        <w:t xml:space="preserve"> judgments </w:t>
      </w:r>
      <w:r>
        <w:t>are a</w:t>
      </w:r>
      <w:r w:rsidRPr="00AB1781">
        <w:t xml:space="preserve"> great deep.</w:t>
      </w:r>
    </w:p>
    <w:p w14:paraId="235D0DC8" w14:textId="77777777" w:rsidR="00704CAA" w:rsidRPr="00AB1781" w:rsidRDefault="00704CAA" w:rsidP="00704CAA">
      <w:pPr>
        <w:pStyle w:val="EnglishHangEndNoCoptic"/>
      </w:pPr>
      <w:r w:rsidRPr="00AB1781">
        <w:tab/>
      </w:r>
      <w:r>
        <w:t>You</w:t>
      </w:r>
      <w:r w:rsidRPr="00AB1781">
        <w:t xml:space="preserve"> </w:t>
      </w:r>
      <w:r>
        <w:t>save</w:t>
      </w:r>
      <w:r w:rsidRPr="00AB1781">
        <w:t xml:space="preserve"> men and </w:t>
      </w:r>
      <w:r>
        <w:t>animals</w:t>
      </w:r>
      <w:r w:rsidRPr="00AB1781">
        <w:t>, O Lord.</w:t>
      </w:r>
    </w:p>
    <w:p w14:paraId="43E66B5A" w14:textId="77777777" w:rsidR="00704CAA" w:rsidRPr="00AB1781" w:rsidRDefault="00704CAA" w:rsidP="00704CAA">
      <w:pPr>
        <w:pStyle w:val="EnglishHangNoCoptic"/>
      </w:pPr>
      <w:r w:rsidRPr="00AB1781">
        <w:t xml:space="preserve">8 How great is </w:t>
      </w:r>
      <w:r>
        <w:t>Your</w:t>
      </w:r>
      <w:r w:rsidRPr="00AB1781">
        <w:t xml:space="preserve"> mercy, O God!</w:t>
      </w:r>
    </w:p>
    <w:p w14:paraId="79B13049" w14:textId="77777777" w:rsidR="00704CAA" w:rsidRPr="00AB1781" w:rsidRDefault="00704CAA" w:rsidP="00704CAA">
      <w:pPr>
        <w:pStyle w:val="EnglishHangEndNoCoptic"/>
      </w:pPr>
      <w:r w:rsidRPr="00AB1781">
        <w:tab/>
        <w:t xml:space="preserve">The children of men </w:t>
      </w:r>
      <w:r>
        <w:t>will hope</w:t>
      </w:r>
      <w:r w:rsidRPr="00AB1781">
        <w:t xml:space="preserve"> in the shelter of </w:t>
      </w:r>
      <w:r>
        <w:t>Your</w:t>
      </w:r>
      <w:r w:rsidRPr="00AB1781">
        <w:t xml:space="preserve"> wings.</w:t>
      </w:r>
    </w:p>
    <w:p w14:paraId="1D96637F" w14:textId="77777777" w:rsidR="00704CAA" w:rsidRPr="00AB1781" w:rsidRDefault="00704CAA" w:rsidP="00704CAA">
      <w:pPr>
        <w:pStyle w:val="EnglishHangNoCoptic"/>
      </w:pPr>
      <w:r w:rsidRPr="00AB1781">
        <w:t xml:space="preserve">9 They will become </w:t>
      </w:r>
      <w:r>
        <w:t>intoxicated</w:t>
      </w:r>
      <w:r w:rsidRPr="00AB1781">
        <w:t xml:space="preserve"> with the fat</w:t>
      </w:r>
      <w:r>
        <w:t>ness</w:t>
      </w:r>
      <w:r w:rsidRPr="00AB1781">
        <w:rPr>
          <w:rStyle w:val="FootnoteReference"/>
        </w:rPr>
        <w:footnoteReference w:id="206"/>
      </w:r>
      <w:r w:rsidRPr="00AB1781">
        <w:t xml:space="preserve"> of </w:t>
      </w:r>
      <w:r>
        <w:t>Your</w:t>
      </w:r>
      <w:r w:rsidRPr="00AB1781">
        <w:t xml:space="preserve"> house,</w:t>
      </w:r>
    </w:p>
    <w:p w14:paraId="2D73C618" w14:textId="77777777" w:rsidR="00704CAA" w:rsidRPr="00950468" w:rsidRDefault="00704CAA" w:rsidP="00704CAA">
      <w:pPr>
        <w:pStyle w:val="EnglishHangEndNoCoptic"/>
      </w:pPr>
      <w:r w:rsidRPr="00AB1781">
        <w:tab/>
        <w:t xml:space="preserve">and </w:t>
      </w:r>
      <w:r>
        <w:t>You will give them drink from the</w:t>
      </w:r>
      <w:r w:rsidRPr="00AB1781">
        <w:t xml:space="preserve"> torrent</w:t>
      </w:r>
      <w:r>
        <w:rPr>
          <w:rStyle w:val="FootnoteReference"/>
        </w:rPr>
        <w:footnoteReference w:id="207"/>
      </w:r>
      <w:r w:rsidRPr="00AB1781">
        <w:t xml:space="preserve"> of </w:t>
      </w:r>
      <w:r>
        <w:t>Your delight,</w:t>
      </w:r>
    </w:p>
    <w:p w14:paraId="4D836115" w14:textId="77777777" w:rsidR="00704CAA" w:rsidRPr="00AB1781" w:rsidRDefault="00704CAA" w:rsidP="00704CAA">
      <w:pPr>
        <w:pStyle w:val="EnglishHangNoCoptic"/>
      </w:pPr>
      <w:r>
        <w:t>10 f</w:t>
      </w:r>
      <w:r w:rsidRPr="00AB1781">
        <w:t xml:space="preserve">or </w:t>
      </w:r>
      <w:r>
        <w:t xml:space="preserve">the fountain of life is </w:t>
      </w:r>
      <w:r w:rsidRPr="00AB1781">
        <w:t xml:space="preserve">with </w:t>
      </w:r>
      <w:r>
        <w:t>You</w:t>
      </w:r>
      <w:r w:rsidRPr="00AB1781">
        <w:t>,</w:t>
      </w:r>
    </w:p>
    <w:p w14:paraId="44303EB7" w14:textId="77777777" w:rsidR="00704CAA" w:rsidRPr="00AB1781" w:rsidRDefault="00704CAA" w:rsidP="00704CAA">
      <w:pPr>
        <w:pStyle w:val="EnglishHangEndNoCoptic"/>
      </w:pPr>
      <w:r w:rsidRPr="00AB1781">
        <w:tab/>
        <w:t xml:space="preserve">and </w:t>
      </w:r>
      <w:r>
        <w:t xml:space="preserve">we see light </w:t>
      </w:r>
      <w:r w:rsidRPr="00AB1781">
        <w:t xml:space="preserve">in </w:t>
      </w:r>
      <w:r>
        <w:t>Your</w:t>
      </w:r>
      <w:r w:rsidRPr="00AB1781">
        <w:t xml:space="preserve"> light.</w:t>
      </w:r>
      <w:r w:rsidRPr="00AB1781">
        <w:rPr>
          <w:rStyle w:val="FootnoteReference"/>
        </w:rPr>
        <w:footnoteReference w:id="208"/>
      </w:r>
    </w:p>
    <w:p w14:paraId="09E2D564" w14:textId="77777777" w:rsidR="00704CAA" w:rsidRPr="00AB1781" w:rsidRDefault="00704CAA" w:rsidP="00704CAA">
      <w:pPr>
        <w:pStyle w:val="EnglishHangNoCoptic"/>
      </w:pPr>
      <w:r w:rsidRPr="00AB1781">
        <w:t xml:space="preserve">11 O continue </w:t>
      </w:r>
      <w:r>
        <w:t>Your</w:t>
      </w:r>
      <w:r w:rsidRPr="00AB1781">
        <w:t xml:space="preserve"> mercy to those who know </w:t>
      </w:r>
      <w:r>
        <w:t>You</w:t>
      </w:r>
      <w:r w:rsidRPr="00AB1781">
        <w:t>,</w:t>
      </w:r>
    </w:p>
    <w:p w14:paraId="5E2107D0" w14:textId="77777777" w:rsidR="00704CAA" w:rsidRPr="00AB1781" w:rsidRDefault="00704CAA" w:rsidP="00704CAA">
      <w:pPr>
        <w:pStyle w:val="EnglishHangEndNoCoptic"/>
      </w:pPr>
      <w:r w:rsidRPr="00AB1781">
        <w:tab/>
        <w:t xml:space="preserve">and </w:t>
      </w:r>
      <w:r>
        <w:t>Your</w:t>
      </w:r>
      <w:r w:rsidRPr="00AB1781">
        <w:t xml:space="preserve"> </w:t>
      </w:r>
      <w:r>
        <w:t>righteousness to the upright in heart!</w:t>
      </w:r>
    </w:p>
    <w:p w14:paraId="34359007" w14:textId="77777777" w:rsidR="00704CAA" w:rsidRPr="00AB1781" w:rsidRDefault="00704CAA" w:rsidP="00704CAA">
      <w:pPr>
        <w:pStyle w:val="EnglishHangNoCoptic"/>
      </w:pPr>
      <w:r w:rsidRPr="00AB1781">
        <w:lastRenderedPageBreak/>
        <w:t xml:space="preserve">12 </w:t>
      </w:r>
      <w:r>
        <w:t>Do not l</w:t>
      </w:r>
      <w:r w:rsidRPr="00AB1781">
        <w:t xml:space="preserve">et the foot of </w:t>
      </w:r>
      <w:r>
        <w:t>arrogance come against</w:t>
      </w:r>
      <w:r w:rsidRPr="00AB1781">
        <w:t xml:space="preserve"> me,</w:t>
      </w:r>
      <w:r w:rsidRPr="00AB1781">
        <w:rPr>
          <w:rStyle w:val="FootnoteReference"/>
        </w:rPr>
        <w:footnoteReference w:id="209"/>
      </w:r>
    </w:p>
    <w:p w14:paraId="05E331BE" w14:textId="77777777" w:rsidR="00704CAA" w:rsidRPr="00AB1781" w:rsidRDefault="00704CAA" w:rsidP="00704CAA">
      <w:pPr>
        <w:pStyle w:val="EnglishHangEndNoCoptic"/>
      </w:pPr>
      <w:r w:rsidRPr="00AB1781">
        <w:tab/>
        <w:t xml:space="preserve">and </w:t>
      </w:r>
      <w:r>
        <w:t xml:space="preserve">do not </w:t>
      </w:r>
      <w:r w:rsidRPr="00AB1781">
        <w:t>let the hand of sinners shake me.</w:t>
      </w:r>
    </w:p>
    <w:p w14:paraId="77F7E74A" w14:textId="77777777" w:rsidR="00704CAA" w:rsidRPr="00AB1781" w:rsidRDefault="00704CAA" w:rsidP="00704CAA">
      <w:pPr>
        <w:pStyle w:val="EnglishHangNoCoptic"/>
      </w:pPr>
      <w:r w:rsidRPr="00AB1781">
        <w:t xml:space="preserve">13 </w:t>
      </w:r>
      <w:r>
        <w:t>Those who work iniquity fell</w:t>
      </w:r>
      <w:r w:rsidRPr="00AB1781">
        <w:t>;</w:t>
      </w:r>
    </w:p>
    <w:p w14:paraId="7C70F498" w14:textId="77777777" w:rsidR="00704CAA" w:rsidRPr="00950468" w:rsidRDefault="00704CAA" w:rsidP="00704CAA">
      <w:pPr>
        <w:pStyle w:val="EnglishHangEndNoCoptic"/>
      </w:pPr>
      <w:r w:rsidRPr="00AB1781">
        <w:tab/>
        <w:t>they are thrust out and cannot stand.</w:t>
      </w:r>
    </w:p>
    <w:p w14:paraId="14646F05" w14:textId="77777777" w:rsidR="00704CAA" w:rsidRDefault="00704CAA" w:rsidP="00704CAA">
      <w:pPr>
        <w:pStyle w:val="Rubric"/>
      </w:pPr>
      <w:r>
        <w:t>Glory…</w:t>
      </w:r>
    </w:p>
    <w:p w14:paraId="6C03D9C5" w14:textId="77777777" w:rsidR="00704CAA" w:rsidRPr="00950468" w:rsidRDefault="00704CAA" w:rsidP="00704CAA">
      <w:pPr>
        <w:pStyle w:val="Heading4"/>
      </w:pPr>
      <w:r>
        <w:t>Psalm</w:t>
      </w:r>
      <w:r w:rsidRPr="00AB1781">
        <w:t xml:space="preserve"> 36</w:t>
      </w:r>
      <w:r>
        <w:t>: “Do not fret because of evildoers nor envy”</w:t>
      </w:r>
    </w:p>
    <w:p w14:paraId="6AC65B4A" w14:textId="77777777" w:rsidR="00704CAA" w:rsidRPr="007A1A59" w:rsidRDefault="00704CAA" w:rsidP="00704CAA">
      <w:pPr>
        <w:jc w:val="center"/>
        <w:rPr>
          <w:b/>
        </w:rPr>
      </w:pPr>
      <w:r w:rsidRPr="007A1A59">
        <w:rPr>
          <w:b/>
        </w:rPr>
        <w:t>The Meek inherit the Land of Peace</w:t>
      </w:r>
    </w:p>
    <w:p w14:paraId="56A9287B" w14:textId="77777777" w:rsidR="00704CAA" w:rsidRPr="007A1A59" w:rsidRDefault="00704CAA" w:rsidP="00704CAA">
      <w:pPr>
        <w:jc w:val="center"/>
        <w:rPr>
          <w:b/>
        </w:rPr>
      </w:pPr>
      <w:r w:rsidRPr="007A1A59">
        <w:rPr>
          <w:b/>
        </w:rPr>
        <w:t>Insecurity in Apparent Prosperity of Sinners</w:t>
      </w:r>
    </w:p>
    <w:p w14:paraId="3282E79A" w14:textId="77777777" w:rsidR="00704CAA" w:rsidRPr="00950468" w:rsidRDefault="00704CAA" w:rsidP="00704CAA">
      <w:pPr>
        <w:pStyle w:val="Rubric"/>
      </w:pPr>
      <w:r w:rsidRPr="00AB1781">
        <w:t>(By David)</w:t>
      </w:r>
    </w:p>
    <w:p w14:paraId="62FBCE84" w14:textId="77777777" w:rsidR="00704CAA" w:rsidRPr="00AB1781" w:rsidRDefault="00704CAA" w:rsidP="00704CAA">
      <w:pPr>
        <w:pStyle w:val="EnglishHangNoCoptic"/>
      </w:pPr>
      <w:r w:rsidRPr="00AB1781">
        <w:t xml:space="preserve">1 </w:t>
      </w:r>
      <w:r>
        <w:t>(</w:t>
      </w:r>
      <w:r w:rsidRPr="00402CB0">
        <w:rPr>
          <w:rFonts w:ascii="Tahoma" w:eastAsia="Tahoma" w:hAnsi="Tahoma" w:cs="Tahoma"/>
          <w:rtl/>
          <w:lang w:bidi="he-IL"/>
        </w:rPr>
        <w:t>א</w:t>
      </w:r>
      <w:r>
        <w:t xml:space="preserve">) </w:t>
      </w:r>
      <w:r w:rsidRPr="00AB1781">
        <w:t>Do not fret because of evildoers,</w:t>
      </w:r>
      <w:r w:rsidRPr="00AB1781">
        <w:rPr>
          <w:rStyle w:val="FootnoteReference"/>
        </w:rPr>
        <w:footnoteReference w:id="210"/>
      </w:r>
    </w:p>
    <w:p w14:paraId="712E9A68" w14:textId="77777777" w:rsidR="00704CAA" w:rsidRPr="00AB1781" w:rsidRDefault="00704CAA" w:rsidP="00704CAA">
      <w:pPr>
        <w:pStyle w:val="EnglishHangEndNoCoptic"/>
      </w:pPr>
      <w:r w:rsidRPr="00AB1781">
        <w:tab/>
        <w:t xml:space="preserve">nor envy those who </w:t>
      </w:r>
      <w:r>
        <w:t>work iniquity,</w:t>
      </w:r>
    </w:p>
    <w:p w14:paraId="23E67CAC" w14:textId="77777777" w:rsidR="00704CAA" w:rsidRPr="00AB1781" w:rsidRDefault="00704CAA" w:rsidP="00704CAA">
      <w:pPr>
        <w:pStyle w:val="EnglishHangNoCoptic"/>
      </w:pPr>
      <w:r>
        <w:t>2 f</w:t>
      </w:r>
      <w:r w:rsidRPr="00AB1781">
        <w:t>or they will soon wither like grass,</w:t>
      </w:r>
    </w:p>
    <w:p w14:paraId="5C4993BF" w14:textId="77777777" w:rsidR="00704CAA" w:rsidRPr="00AB1781" w:rsidRDefault="00704CAA" w:rsidP="00704CAA">
      <w:pPr>
        <w:pStyle w:val="EnglishHangEndNoCoptic"/>
      </w:pPr>
      <w:r w:rsidRPr="00AB1781">
        <w:tab/>
        <w:t>and they will soon fall</w:t>
      </w:r>
      <w:r>
        <w:t xml:space="preserve"> </w:t>
      </w:r>
      <w:r w:rsidRPr="00AB1781">
        <w:t>like green herbs.</w:t>
      </w:r>
    </w:p>
    <w:p w14:paraId="0DB5E83F" w14:textId="77777777" w:rsidR="00704CAA" w:rsidRPr="00AB1781" w:rsidRDefault="00704CAA" w:rsidP="00704CAA">
      <w:pPr>
        <w:pStyle w:val="EnglishHangNoCoptic"/>
      </w:pPr>
      <w:r w:rsidRPr="00AB1781">
        <w:t xml:space="preserve">3 </w:t>
      </w:r>
      <w:r>
        <w:t>(</w:t>
      </w:r>
      <w:r w:rsidRPr="00402CB0">
        <w:rPr>
          <w:rFonts w:ascii="Tahoma" w:eastAsia="Tahoma" w:hAnsi="Tahoma" w:cs="Tahoma"/>
          <w:rtl/>
          <w:lang w:bidi="he-IL"/>
        </w:rPr>
        <w:t>ב</w:t>
      </w:r>
      <w:r>
        <w:t>) Hope</w:t>
      </w:r>
      <w:r w:rsidRPr="00AB1781">
        <w:t xml:space="preserve"> in the Lord, and do good;</w:t>
      </w:r>
    </w:p>
    <w:p w14:paraId="169B74E8" w14:textId="77777777" w:rsidR="00704CAA" w:rsidRPr="00AB1781" w:rsidRDefault="00704CAA" w:rsidP="00704CAA">
      <w:pPr>
        <w:pStyle w:val="EnglishHangEndNoCoptic"/>
      </w:pPr>
      <w:r w:rsidRPr="00AB1781">
        <w:tab/>
        <w:t>dwell in the land</w:t>
      </w:r>
      <w:r w:rsidRPr="00AB1781">
        <w:rPr>
          <w:rStyle w:val="FootnoteReference"/>
        </w:rPr>
        <w:footnoteReference w:id="211"/>
      </w:r>
      <w:r w:rsidRPr="00AB1781">
        <w:t xml:space="preserve"> and be fed </w:t>
      </w:r>
      <w:r>
        <w:t>by</w:t>
      </w:r>
      <w:r w:rsidRPr="00AB1781">
        <w:t xml:space="preserve"> its wealth.</w:t>
      </w:r>
      <w:r w:rsidRPr="00AB1781">
        <w:rPr>
          <w:rStyle w:val="FootnoteReference"/>
        </w:rPr>
        <w:footnoteReference w:id="212"/>
      </w:r>
    </w:p>
    <w:p w14:paraId="64E0AEB6" w14:textId="77777777" w:rsidR="00704CAA" w:rsidRPr="00AB1781" w:rsidRDefault="00704CAA" w:rsidP="00704CAA">
      <w:pPr>
        <w:pStyle w:val="EnglishHangNoCoptic"/>
      </w:pPr>
      <w:r w:rsidRPr="00AB1781">
        <w:t>4 Delight in the Lord,</w:t>
      </w:r>
      <w:r w:rsidRPr="00AB1781">
        <w:rPr>
          <w:rStyle w:val="FootnoteReference"/>
        </w:rPr>
        <w:footnoteReference w:id="213"/>
      </w:r>
    </w:p>
    <w:p w14:paraId="1A9B726E" w14:textId="77777777" w:rsidR="00704CAA" w:rsidRPr="00AB1781" w:rsidRDefault="00704CAA" w:rsidP="00704CAA">
      <w:pPr>
        <w:pStyle w:val="EnglishHangEndNoCoptic"/>
      </w:pPr>
      <w:r w:rsidRPr="00AB1781">
        <w:tab/>
        <w:t xml:space="preserve">and He will grant you </w:t>
      </w:r>
      <w:r>
        <w:t>the requests of your heart</w:t>
      </w:r>
      <w:r w:rsidRPr="00AB1781">
        <w:t>.</w:t>
      </w:r>
    </w:p>
    <w:p w14:paraId="5881B888" w14:textId="77777777" w:rsidR="00704CAA" w:rsidRPr="00AB1781" w:rsidRDefault="00704CAA" w:rsidP="00704CAA">
      <w:pPr>
        <w:pStyle w:val="EnglishHangNoCoptic"/>
      </w:pPr>
      <w:r w:rsidRPr="00AB1781">
        <w:t xml:space="preserve">5 </w:t>
      </w:r>
      <w:r>
        <w:t>(</w:t>
      </w:r>
      <w:r w:rsidRPr="00402CB0">
        <w:rPr>
          <w:rFonts w:ascii="Tahoma" w:eastAsia="Tahoma" w:hAnsi="Tahoma" w:cs="Tahoma"/>
          <w:rtl/>
          <w:lang w:bidi="he-IL"/>
        </w:rPr>
        <w:t>ג</w:t>
      </w:r>
      <w:r>
        <w:t>) Reveal your way to the Lord,</w:t>
      </w:r>
    </w:p>
    <w:p w14:paraId="039119B1" w14:textId="77777777" w:rsidR="00704CAA" w:rsidRPr="00AB1781" w:rsidRDefault="00704CAA" w:rsidP="00704CAA">
      <w:pPr>
        <w:pStyle w:val="EnglishHangEndNoCoptic"/>
      </w:pPr>
      <w:r w:rsidRPr="00AB1781">
        <w:tab/>
      </w:r>
      <w:r>
        <w:t>and hope</w:t>
      </w:r>
      <w:r w:rsidRPr="00AB1781">
        <w:t xml:space="preserve"> in Him, and He will act.</w:t>
      </w:r>
    </w:p>
    <w:p w14:paraId="70935E6F" w14:textId="77777777" w:rsidR="00704CAA" w:rsidRPr="00AB1781" w:rsidRDefault="00704CAA" w:rsidP="00704CAA">
      <w:pPr>
        <w:pStyle w:val="EnglishHangNoCoptic"/>
      </w:pPr>
      <w:r w:rsidRPr="00AB1781">
        <w:t xml:space="preserve">6 And He will bring </w:t>
      </w:r>
      <w:r>
        <w:t xml:space="preserve">your honesty </w:t>
      </w:r>
      <w:r w:rsidRPr="00AB1781">
        <w:t>to light</w:t>
      </w:r>
      <w:r>
        <w:t>,</w:t>
      </w:r>
    </w:p>
    <w:p w14:paraId="609ABEEF" w14:textId="77777777" w:rsidR="00704CAA" w:rsidRPr="00AB1781" w:rsidRDefault="00704CAA" w:rsidP="00704CAA">
      <w:pPr>
        <w:pStyle w:val="EnglishHangEndNoCoptic"/>
      </w:pPr>
      <w:r w:rsidRPr="00AB1781">
        <w:tab/>
        <w:t>and make your cause</w:t>
      </w:r>
      <w:r>
        <w:rPr>
          <w:rStyle w:val="FootnoteReference"/>
        </w:rPr>
        <w:footnoteReference w:id="214"/>
      </w:r>
      <w:r w:rsidRPr="00AB1781">
        <w:t xml:space="preserve"> clear as noonday.</w:t>
      </w:r>
    </w:p>
    <w:p w14:paraId="2B9BC558" w14:textId="77777777" w:rsidR="00704CAA" w:rsidRPr="00AB1781" w:rsidRDefault="00704CAA" w:rsidP="00704CAA">
      <w:pPr>
        <w:pStyle w:val="EnglishHangNoCoptic"/>
      </w:pPr>
      <w:r w:rsidRPr="00AB1781">
        <w:t xml:space="preserve">7 </w:t>
      </w:r>
      <w:r>
        <w:t>(</w:t>
      </w:r>
      <w:r w:rsidRPr="00402CB0">
        <w:rPr>
          <w:rFonts w:ascii="Tahoma" w:eastAsia="Tahoma" w:hAnsi="Tahoma" w:cs="Tahoma"/>
          <w:rtl/>
          <w:lang w:bidi="he-IL"/>
        </w:rPr>
        <w:t>ד</w:t>
      </w:r>
      <w:r>
        <w:t xml:space="preserve">) </w:t>
      </w:r>
      <w:r w:rsidRPr="00AB1781">
        <w:t xml:space="preserve">Submit to the Lord and </w:t>
      </w:r>
      <w:r>
        <w:t>supplicate Him;</w:t>
      </w:r>
    </w:p>
    <w:p w14:paraId="11EE97BD" w14:textId="77777777" w:rsidR="00704CAA" w:rsidRPr="00AB1781" w:rsidRDefault="00704CAA" w:rsidP="00704CAA">
      <w:pPr>
        <w:pStyle w:val="EnglishHangNoCoptic"/>
      </w:pPr>
      <w:r w:rsidRPr="00AB1781">
        <w:tab/>
        <w:t>Do not fret over one who prospers in his way,</w:t>
      </w:r>
      <w:r w:rsidRPr="00AB1781">
        <w:rPr>
          <w:rStyle w:val="FootnoteReference"/>
        </w:rPr>
        <w:footnoteReference w:id="215"/>
      </w:r>
    </w:p>
    <w:p w14:paraId="093FEE2D" w14:textId="77777777" w:rsidR="00704CAA" w:rsidRPr="00950468" w:rsidRDefault="00704CAA" w:rsidP="00704CAA">
      <w:pPr>
        <w:pStyle w:val="EnglishHangEndNoCoptic"/>
      </w:pPr>
      <w:r w:rsidRPr="00AB1781">
        <w:tab/>
        <w:t xml:space="preserve">the man who </w:t>
      </w:r>
      <w:r>
        <w:t>transgresses the Law</w:t>
      </w:r>
      <w:r w:rsidRPr="00AB1781">
        <w:t>.</w:t>
      </w:r>
    </w:p>
    <w:p w14:paraId="74A0F6E2" w14:textId="77777777" w:rsidR="00704CAA" w:rsidRPr="00AB1781" w:rsidRDefault="00704CAA" w:rsidP="00704CAA">
      <w:pPr>
        <w:pStyle w:val="EnglishHangNoCoptic"/>
      </w:pPr>
      <w:r w:rsidRPr="00AB1781">
        <w:lastRenderedPageBreak/>
        <w:t xml:space="preserve">8 </w:t>
      </w:r>
      <w:r>
        <w:t>(</w:t>
      </w:r>
      <w:r w:rsidRPr="00402CB0">
        <w:rPr>
          <w:rFonts w:ascii="Tahoma" w:eastAsia="Tahoma" w:hAnsi="Tahoma" w:cs="Tahoma"/>
          <w:rtl/>
          <w:lang w:bidi="he-IL"/>
        </w:rPr>
        <w:t>ה</w:t>
      </w:r>
      <w:r>
        <w:t xml:space="preserve">) </w:t>
      </w:r>
      <w:r w:rsidRPr="00AB1781">
        <w:t>Cease from wrath and forsake anger;</w:t>
      </w:r>
    </w:p>
    <w:p w14:paraId="5E2C2154" w14:textId="77777777" w:rsidR="00704CAA" w:rsidRPr="00AB1781" w:rsidRDefault="00704CAA" w:rsidP="00704CAA">
      <w:pPr>
        <w:pStyle w:val="EnglishHangEndNoCoptic"/>
      </w:pPr>
      <w:r w:rsidRPr="00AB1781">
        <w:tab/>
        <w:t xml:space="preserve">do not </w:t>
      </w:r>
      <w:r>
        <w:t>be envious</w:t>
      </w:r>
      <w:r>
        <w:rPr>
          <w:rStyle w:val="FootnoteReference"/>
        </w:rPr>
        <w:footnoteReference w:id="216"/>
      </w:r>
      <w:r w:rsidRPr="00AB1781">
        <w:t xml:space="preserve"> </w:t>
      </w:r>
      <w:r>
        <w:t>and so do</w:t>
      </w:r>
      <w:r w:rsidRPr="00AB1781">
        <w:t xml:space="preserve"> evil</w:t>
      </w:r>
      <w:r>
        <w:t>,</w:t>
      </w:r>
    </w:p>
    <w:p w14:paraId="5E077CA3" w14:textId="77777777" w:rsidR="00704CAA" w:rsidRPr="00AB1781" w:rsidRDefault="00704CAA" w:rsidP="00704CAA">
      <w:pPr>
        <w:pStyle w:val="EnglishHangNoCoptic"/>
      </w:pPr>
      <w:r>
        <w:t>9 f</w:t>
      </w:r>
      <w:r w:rsidRPr="00AB1781">
        <w:t>or the evildoers will be destroyed,</w:t>
      </w:r>
    </w:p>
    <w:p w14:paraId="60457359" w14:textId="77777777" w:rsidR="00704CAA" w:rsidRPr="00AB1781" w:rsidRDefault="00704CAA" w:rsidP="00704CAA">
      <w:pPr>
        <w:pStyle w:val="EnglishHangEndNoCoptic"/>
      </w:pPr>
      <w:r w:rsidRPr="00AB1781">
        <w:tab/>
        <w:t xml:space="preserve">but those who wait for the Lord will inherit the </w:t>
      </w:r>
      <w:r>
        <w:t>earth</w:t>
      </w:r>
      <w:r>
        <w:rPr>
          <w:rStyle w:val="FootnoteReference"/>
        </w:rPr>
        <w:footnoteReference w:id="217"/>
      </w:r>
      <w:r w:rsidRPr="00AB1781">
        <w:t>.</w:t>
      </w:r>
    </w:p>
    <w:p w14:paraId="6366FA04" w14:textId="77777777" w:rsidR="00704CAA" w:rsidRPr="00AB1781" w:rsidRDefault="00704CAA" w:rsidP="00704CAA">
      <w:pPr>
        <w:pStyle w:val="EnglishHangNoCoptic"/>
      </w:pPr>
      <w:r w:rsidRPr="00AB1781">
        <w:t xml:space="preserve">10 </w:t>
      </w:r>
      <w:r>
        <w:t>(</w:t>
      </w:r>
      <w:r w:rsidRPr="00414006">
        <w:rPr>
          <w:rFonts w:ascii="Tahoma" w:eastAsia="Tahoma" w:hAnsi="Tahoma" w:cs="Tahoma"/>
          <w:rtl/>
          <w:lang w:bidi="he-IL"/>
        </w:rPr>
        <w:t>ו</w:t>
      </w:r>
      <w:r>
        <w:t xml:space="preserve">) </w:t>
      </w:r>
      <w:r w:rsidRPr="00AB1781">
        <w:t xml:space="preserve">Yet a little while, and the sinner </w:t>
      </w:r>
      <w:r>
        <w:t>will be no more</w:t>
      </w:r>
      <w:r w:rsidRPr="00AB1781">
        <w:t>;</w:t>
      </w:r>
    </w:p>
    <w:p w14:paraId="00925FBF" w14:textId="77777777" w:rsidR="00704CAA" w:rsidRPr="00AB1781" w:rsidRDefault="00704CAA" w:rsidP="00704CAA">
      <w:pPr>
        <w:pStyle w:val="EnglishHangEndNoCoptic"/>
      </w:pPr>
      <w:r w:rsidRPr="00AB1781">
        <w:tab/>
        <w:t>you will seek his place and never find it.</w:t>
      </w:r>
    </w:p>
    <w:p w14:paraId="0A6FD245" w14:textId="77777777" w:rsidR="00704CAA" w:rsidRPr="00AB1781" w:rsidRDefault="00704CAA" w:rsidP="00704CAA">
      <w:pPr>
        <w:pStyle w:val="EnglishHangNoCoptic"/>
      </w:pPr>
      <w:r w:rsidRPr="00AB1781">
        <w:t xml:space="preserve">11 But the meek will inherit the </w:t>
      </w:r>
      <w:r>
        <w:t>earth</w:t>
      </w:r>
      <w:r w:rsidRPr="00AB1781">
        <w:t>,</w:t>
      </w:r>
      <w:r w:rsidRPr="00AB1781">
        <w:rPr>
          <w:rStyle w:val="FootnoteReference"/>
        </w:rPr>
        <w:footnoteReference w:id="218"/>
      </w:r>
    </w:p>
    <w:p w14:paraId="7EE2572A" w14:textId="77777777" w:rsidR="00704CAA" w:rsidRPr="00AB1781" w:rsidRDefault="00704CAA" w:rsidP="00704CAA">
      <w:pPr>
        <w:pStyle w:val="EnglishHangEndNoCoptic"/>
      </w:pPr>
      <w:r w:rsidRPr="00AB1781">
        <w:tab/>
        <w:t xml:space="preserve">and will delight in </w:t>
      </w:r>
      <w:r>
        <w:t>the fullness</w:t>
      </w:r>
      <w:r w:rsidRPr="00AB1781">
        <w:t xml:space="preserve"> of peace.</w:t>
      </w:r>
    </w:p>
    <w:p w14:paraId="4C36D125" w14:textId="77777777" w:rsidR="00704CAA" w:rsidRPr="00AB1781" w:rsidRDefault="00704CAA" w:rsidP="00704CAA">
      <w:pPr>
        <w:pStyle w:val="EnglishHangNoCoptic"/>
      </w:pPr>
      <w:r w:rsidRPr="00AB1781">
        <w:t xml:space="preserve">12 </w:t>
      </w:r>
      <w:r>
        <w:t>(</w:t>
      </w:r>
      <w:r w:rsidRPr="00414006">
        <w:rPr>
          <w:rFonts w:ascii="Tahoma" w:eastAsia="Tahoma" w:hAnsi="Tahoma" w:cs="Tahoma"/>
          <w:rtl/>
          <w:lang w:bidi="he-IL"/>
        </w:rPr>
        <w:t>ז</w:t>
      </w:r>
      <w:r>
        <w:t xml:space="preserve">) </w:t>
      </w:r>
      <w:r w:rsidRPr="00AB1781">
        <w:t>The sinner watches the righteous man</w:t>
      </w:r>
      <w:r>
        <w:t xml:space="preserve"> closely</w:t>
      </w:r>
      <w:r w:rsidRPr="00AB1781">
        <w:t>,</w:t>
      </w:r>
    </w:p>
    <w:p w14:paraId="6E024371" w14:textId="77777777" w:rsidR="00704CAA" w:rsidRPr="00AB1781" w:rsidRDefault="00704CAA" w:rsidP="00704CAA">
      <w:pPr>
        <w:pStyle w:val="EnglishHangEndNoCoptic"/>
      </w:pPr>
      <w:r w:rsidRPr="00AB1781">
        <w:tab/>
        <w:t>and gnashes his teeth at him.</w:t>
      </w:r>
    </w:p>
    <w:p w14:paraId="67E23F6F" w14:textId="77777777" w:rsidR="00704CAA" w:rsidRPr="00AB1781" w:rsidRDefault="00704CAA" w:rsidP="00704CAA">
      <w:pPr>
        <w:pStyle w:val="EnglishHangNoCoptic"/>
      </w:pPr>
      <w:r w:rsidRPr="00AB1781">
        <w:t>13 But the</w:t>
      </w:r>
      <w:r>
        <w:t xml:space="preserve"> Lord will laugh</w:t>
      </w:r>
      <w:r w:rsidRPr="00AB1781">
        <w:t xml:space="preserve"> at him,</w:t>
      </w:r>
    </w:p>
    <w:p w14:paraId="6DA8690D" w14:textId="77777777" w:rsidR="00704CAA" w:rsidRPr="00AB1781" w:rsidRDefault="00704CAA" w:rsidP="00704CAA">
      <w:pPr>
        <w:pStyle w:val="EnglishHangEndNoCoptic"/>
      </w:pPr>
      <w:r w:rsidRPr="00AB1781">
        <w:tab/>
      </w:r>
      <w:r>
        <w:t>because</w:t>
      </w:r>
      <w:r w:rsidRPr="00AB1781">
        <w:t xml:space="preserve"> He sees that his day is coming.</w:t>
      </w:r>
      <w:r w:rsidRPr="00AB1781">
        <w:rPr>
          <w:rStyle w:val="FootnoteReference"/>
        </w:rPr>
        <w:footnoteReference w:id="219"/>
      </w:r>
    </w:p>
    <w:p w14:paraId="70D30EDB" w14:textId="77777777" w:rsidR="00704CAA" w:rsidRPr="00AB1781" w:rsidRDefault="00704CAA" w:rsidP="00704CAA">
      <w:pPr>
        <w:pStyle w:val="EnglishHangNoCoptic"/>
      </w:pPr>
      <w:r w:rsidRPr="00AB1781">
        <w:t xml:space="preserve">14 </w:t>
      </w:r>
      <w:r>
        <w:t>(</w:t>
      </w:r>
      <w:r w:rsidRPr="00414006">
        <w:rPr>
          <w:rFonts w:ascii="Tahoma" w:eastAsia="Tahoma" w:hAnsi="Tahoma" w:cs="Tahoma"/>
          <w:rtl/>
          <w:lang w:bidi="he-IL"/>
        </w:rPr>
        <w:t>ח</w:t>
      </w:r>
      <w:r>
        <w:t xml:space="preserve">) </w:t>
      </w:r>
      <w:r w:rsidRPr="00AB1781">
        <w:t>The sinners draw their sword and bend their bow,</w:t>
      </w:r>
    </w:p>
    <w:p w14:paraId="6BEDE091" w14:textId="77777777" w:rsidR="00704CAA" w:rsidRPr="00AB1781" w:rsidRDefault="00704CAA" w:rsidP="00704CAA">
      <w:pPr>
        <w:pStyle w:val="EnglishHangNoCoptic"/>
      </w:pPr>
      <w:r w:rsidRPr="00AB1781">
        <w:tab/>
        <w:t>to bring down the poor and needy,</w:t>
      </w:r>
    </w:p>
    <w:p w14:paraId="1FCD0201" w14:textId="77777777" w:rsidR="00704CAA" w:rsidRPr="00AB1781" w:rsidRDefault="00704CAA" w:rsidP="00704CAA">
      <w:pPr>
        <w:pStyle w:val="EnglishHangEndNoCoptic"/>
      </w:pPr>
      <w:r w:rsidRPr="00AB1781">
        <w:tab/>
        <w:t xml:space="preserve">and </w:t>
      </w:r>
      <w:r>
        <w:t>slay</w:t>
      </w:r>
      <w:r w:rsidRPr="00AB1781">
        <w:t xml:space="preserve"> the </w:t>
      </w:r>
      <w:r>
        <w:t>upright in heart</w:t>
      </w:r>
      <w:r w:rsidRPr="00AB1781">
        <w:t>.</w:t>
      </w:r>
    </w:p>
    <w:p w14:paraId="16D2A66D" w14:textId="77777777" w:rsidR="00704CAA" w:rsidRPr="00AB1781" w:rsidRDefault="00704CAA" w:rsidP="00704CAA">
      <w:pPr>
        <w:pStyle w:val="EnglishHangNoCoptic"/>
      </w:pPr>
      <w:r w:rsidRPr="00AB1781">
        <w:t xml:space="preserve">15 </w:t>
      </w:r>
      <w:r>
        <w:t>May</w:t>
      </w:r>
      <w:r w:rsidRPr="00AB1781">
        <w:t xml:space="preserve"> their sword enter their own heart,</w:t>
      </w:r>
    </w:p>
    <w:p w14:paraId="2A4750B5" w14:textId="77777777" w:rsidR="00704CAA" w:rsidRPr="00AB1781" w:rsidRDefault="00704CAA" w:rsidP="00704CAA">
      <w:pPr>
        <w:pStyle w:val="EnglishHangEndNoCoptic"/>
      </w:pPr>
      <w:r>
        <w:tab/>
        <w:t>and may</w:t>
      </w:r>
      <w:r w:rsidRPr="00AB1781">
        <w:t xml:space="preserve"> their </w:t>
      </w:r>
      <w:r>
        <w:t>b</w:t>
      </w:r>
      <w:r w:rsidRPr="00AB1781">
        <w:t xml:space="preserve">ows be </w:t>
      </w:r>
      <w:r>
        <w:t>crushed</w:t>
      </w:r>
      <w:r w:rsidRPr="00AB1781">
        <w:t>.</w:t>
      </w:r>
    </w:p>
    <w:p w14:paraId="0CEFF092" w14:textId="77777777" w:rsidR="00704CAA" w:rsidRPr="00AB1781" w:rsidRDefault="00704CAA" w:rsidP="00704CAA">
      <w:pPr>
        <w:pStyle w:val="EnglishHangNoCoptic"/>
      </w:pPr>
      <w:r w:rsidRPr="00AB1781">
        <w:t xml:space="preserve">16 </w:t>
      </w:r>
      <w:r>
        <w:t>(</w:t>
      </w:r>
      <w:r w:rsidRPr="00414006">
        <w:rPr>
          <w:rFonts w:ascii="Tahoma" w:eastAsia="Tahoma" w:hAnsi="Tahoma" w:cs="Tahoma"/>
          <w:rtl/>
          <w:lang w:bidi="he-IL"/>
        </w:rPr>
        <w:t>ט</w:t>
      </w:r>
      <w:r>
        <w:t>) The</w:t>
      </w:r>
      <w:r w:rsidRPr="00AB1781">
        <w:t xml:space="preserve"> little that the righteous man has</w:t>
      </w:r>
      <w:r>
        <w:t xml:space="preserve"> is better</w:t>
      </w:r>
    </w:p>
    <w:p w14:paraId="6BECC915" w14:textId="77777777" w:rsidR="00704CAA" w:rsidRPr="00AB1781" w:rsidRDefault="00704CAA" w:rsidP="00704CAA">
      <w:pPr>
        <w:pStyle w:val="EnglishHangEndNoCoptic"/>
      </w:pPr>
      <w:r w:rsidRPr="00AB1781">
        <w:tab/>
        <w:t>t</w:t>
      </w:r>
      <w:r>
        <w:t>han the great wealth of sinners,</w:t>
      </w:r>
    </w:p>
    <w:p w14:paraId="75EB25BC" w14:textId="77777777" w:rsidR="00704CAA" w:rsidRPr="00AB1781" w:rsidRDefault="00704CAA" w:rsidP="00704CAA">
      <w:pPr>
        <w:pStyle w:val="EnglishHangNoCoptic"/>
      </w:pPr>
      <w:r w:rsidRPr="00AB1781">
        <w:t xml:space="preserve">17 </w:t>
      </w:r>
      <w:r>
        <w:t>for</w:t>
      </w:r>
      <w:r w:rsidRPr="00AB1781">
        <w:t xml:space="preserve"> the </w:t>
      </w:r>
      <w:r>
        <w:t xml:space="preserve">sinners’ </w:t>
      </w:r>
      <w:r w:rsidRPr="00AB1781">
        <w:t xml:space="preserve">arms will be </w:t>
      </w:r>
      <w:r>
        <w:t>crushed</w:t>
      </w:r>
      <w:r w:rsidRPr="00AB1781">
        <w:t>,</w:t>
      </w:r>
    </w:p>
    <w:p w14:paraId="591387EB" w14:textId="77777777" w:rsidR="00704CAA" w:rsidRPr="00AB1781" w:rsidRDefault="00704CAA" w:rsidP="00704CAA">
      <w:pPr>
        <w:pStyle w:val="EnglishHangEndNoCoptic"/>
      </w:pPr>
      <w:r w:rsidRPr="00AB1781">
        <w:tab/>
        <w:t xml:space="preserve">but the Lord </w:t>
      </w:r>
      <w:r>
        <w:t>supports</w:t>
      </w:r>
      <w:r w:rsidRPr="00AB1781">
        <w:t xml:space="preserve"> the righteous.</w:t>
      </w:r>
    </w:p>
    <w:p w14:paraId="5D522E7E" w14:textId="77777777" w:rsidR="00704CAA" w:rsidRPr="00AB1781" w:rsidRDefault="00704CAA" w:rsidP="00704CAA">
      <w:pPr>
        <w:pStyle w:val="EnglishHangNoCoptic"/>
      </w:pPr>
      <w:r w:rsidRPr="00AB1781">
        <w:t xml:space="preserve">18 </w:t>
      </w:r>
      <w:r>
        <w:t>(</w:t>
      </w:r>
      <w:r w:rsidRPr="00402D26">
        <w:rPr>
          <w:rFonts w:ascii="Tahoma" w:eastAsia="Tahoma" w:hAnsi="Tahoma" w:cs="Tahoma"/>
          <w:rtl/>
          <w:lang w:bidi="he-IL"/>
        </w:rPr>
        <w:t>י</w:t>
      </w:r>
      <w:r>
        <w:t xml:space="preserve">) </w:t>
      </w:r>
      <w:r w:rsidRPr="00AB1781">
        <w:t>The Lord knows the ways of the blameless,</w:t>
      </w:r>
    </w:p>
    <w:p w14:paraId="34CE75BC" w14:textId="77777777" w:rsidR="00704CAA" w:rsidRPr="00AB1781" w:rsidRDefault="00704CAA" w:rsidP="00704CAA">
      <w:pPr>
        <w:pStyle w:val="EnglishHangEndNoCoptic"/>
      </w:pPr>
      <w:r w:rsidRPr="00AB1781">
        <w:tab/>
        <w:t>and their inheritance will be eternal.</w:t>
      </w:r>
    </w:p>
    <w:p w14:paraId="6F877E97" w14:textId="77777777" w:rsidR="00704CAA" w:rsidRPr="00AB1781" w:rsidRDefault="00704CAA" w:rsidP="00704CAA">
      <w:pPr>
        <w:pStyle w:val="EnglishHangNoCoptic"/>
      </w:pPr>
      <w:r w:rsidRPr="00AB1781">
        <w:t xml:space="preserve">19 They </w:t>
      </w:r>
      <w:r>
        <w:t>will</w:t>
      </w:r>
      <w:r w:rsidRPr="00AB1781">
        <w:t xml:space="preserve"> not </w:t>
      </w:r>
      <w:r>
        <w:t>be put to shame</w:t>
      </w:r>
      <w:r w:rsidRPr="00AB1781">
        <w:t xml:space="preserve"> in </w:t>
      </w:r>
      <w:r>
        <w:t>an evil time</w:t>
      </w:r>
      <w:r w:rsidRPr="00AB1781">
        <w:t>,</w:t>
      </w:r>
    </w:p>
    <w:p w14:paraId="3C106A21" w14:textId="77777777" w:rsidR="00704CAA" w:rsidRPr="00AB1781" w:rsidRDefault="00704CAA" w:rsidP="00704CAA">
      <w:pPr>
        <w:pStyle w:val="EnglishHangEndNoCoptic"/>
      </w:pPr>
      <w:r w:rsidRPr="00AB1781">
        <w:tab/>
        <w:t xml:space="preserve">and </w:t>
      </w:r>
      <w:r>
        <w:t xml:space="preserve">they will be satisfied </w:t>
      </w:r>
      <w:r w:rsidRPr="00AB1781">
        <w:t xml:space="preserve">in days of </w:t>
      </w:r>
      <w:r>
        <w:t>famine,</w:t>
      </w:r>
    </w:p>
    <w:p w14:paraId="5CC456D1" w14:textId="77777777" w:rsidR="00704CAA" w:rsidRPr="00AB1781" w:rsidRDefault="00704CAA" w:rsidP="00704CAA">
      <w:pPr>
        <w:pStyle w:val="EnglishHangNoCoptic"/>
      </w:pPr>
      <w:r w:rsidRPr="00AB1781">
        <w:t xml:space="preserve">20 </w:t>
      </w:r>
      <w:r>
        <w:t>(</w:t>
      </w:r>
      <w:r w:rsidRPr="00402D26">
        <w:rPr>
          <w:rFonts w:ascii="Tahoma" w:eastAsia="Tahoma" w:hAnsi="Tahoma" w:cs="Tahoma"/>
          <w:rtl/>
          <w:lang w:bidi="he-IL"/>
        </w:rPr>
        <w:t>כ</w:t>
      </w:r>
      <w:r>
        <w:t>) because the</w:t>
      </w:r>
      <w:r w:rsidRPr="00AB1781">
        <w:t xml:space="preserve"> sinners will perish,</w:t>
      </w:r>
    </w:p>
    <w:p w14:paraId="7343802A" w14:textId="77777777" w:rsidR="00704CAA" w:rsidRPr="00AB1781" w:rsidRDefault="00704CAA" w:rsidP="00704CAA">
      <w:pPr>
        <w:pStyle w:val="EnglishHangNoCoptic"/>
      </w:pPr>
      <w:r w:rsidRPr="00AB1781">
        <w:tab/>
      </w:r>
      <w:r>
        <w:t>and the enemies of the Lord</w:t>
      </w:r>
    </w:p>
    <w:p w14:paraId="7F98CF34" w14:textId="77777777" w:rsidR="00704CAA" w:rsidRPr="00AB1781" w:rsidRDefault="00704CAA" w:rsidP="00704CAA">
      <w:pPr>
        <w:pStyle w:val="EnglishHangNoCoptic"/>
      </w:pPr>
      <w:r w:rsidRPr="00AB1781">
        <w:tab/>
      </w:r>
      <w:r>
        <w:t>vanish like smoke</w:t>
      </w:r>
    </w:p>
    <w:p w14:paraId="2451F926" w14:textId="77777777" w:rsidR="00704CAA" w:rsidRPr="00AB1781" w:rsidRDefault="00704CAA" w:rsidP="00704CAA">
      <w:pPr>
        <w:pStyle w:val="EnglishHangEndNoCoptic"/>
      </w:pPr>
      <w:r w:rsidRPr="00AB1781">
        <w:tab/>
      </w:r>
      <w:r>
        <w:t>as soon as they are glorified and exalted.</w:t>
      </w:r>
    </w:p>
    <w:p w14:paraId="77CFF8FF" w14:textId="77777777" w:rsidR="00704CAA" w:rsidRPr="00AB1781" w:rsidRDefault="00704CAA" w:rsidP="00704CAA">
      <w:pPr>
        <w:pStyle w:val="EnglishHangNoCoptic"/>
      </w:pPr>
      <w:r w:rsidRPr="00AB1781">
        <w:lastRenderedPageBreak/>
        <w:t xml:space="preserve">21 </w:t>
      </w:r>
      <w:r>
        <w:t>(</w:t>
      </w:r>
      <w:r w:rsidRPr="00402D26">
        <w:rPr>
          <w:rFonts w:ascii="Tahoma" w:eastAsia="Tahoma" w:hAnsi="Tahoma" w:cs="Tahoma"/>
          <w:rtl/>
          <w:lang w:bidi="he-IL"/>
        </w:rPr>
        <w:t>ל</w:t>
      </w:r>
      <w:r>
        <w:t xml:space="preserve">) </w:t>
      </w:r>
      <w:r w:rsidRPr="00AB1781">
        <w:t xml:space="preserve">The sinner borrows and </w:t>
      </w:r>
      <w:r>
        <w:t>will</w:t>
      </w:r>
      <w:r w:rsidRPr="00AB1781">
        <w:t xml:space="preserve"> not repay;</w:t>
      </w:r>
    </w:p>
    <w:p w14:paraId="009058CF" w14:textId="77777777" w:rsidR="00704CAA" w:rsidRPr="00AB1781" w:rsidRDefault="00704CAA" w:rsidP="00704CAA">
      <w:pPr>
        <w:pStyle w:val="EnglishHangEndNoCoptic"/>
      </w:pPr>
      <w:r w:rsidRPr="00AB1781">
        <w:tab/>
        <w:t xml:space="preserve">but the </w:t>
      </w:r>
      <w:r>
        <w:t>righteous</w:t>
      </w:r>
      <w:r w:rsidRPr="00AB1781">
        <w:t xml:space="preserve"> man </w:t>
      </w:r>
      <w:r>
        <w:t>is</w:t>
      </w:r>
      <w:r w:rsidRPr="00AB1781">
        <w:t xml:space="preserve"> compassion</w:t>
      </w:r>
      <w:r>
        <w:t>ate</w:t>
      </w:r>
      <w:r w:rsidRPr="00AB1781">
        <w:t xml:space="preserve"> and </w:t>
      </w:r>
      <w:r>
        <w:t>keeps giving;</w:t>
      </w:r>
    </w:p>
    <w:p w14:paraId="3CABAE94" w14:textId="77777777" w:rsidR="00704CAA" w:rsidRPr="00AB1781" w:rsidRDefault="00704CAA" w:rsidP="00704CAA">
      <w:pPr>
        <w:pStyle w:val="EnglishHangNoCoptic"/>
      </w:pPr>
      <w:r w:rsidRPr="00AB1781">
        <w:t xml:space="preserve">22 </w:t>
      </w:r>
      <w:r>
        <w:t>for those who bless H</w:t>
      </w:r>
      <w:r w:rsidRPr="00AB1781">
        <w:t xml:space="preserve">im will inherit the </w:t>
      </w:r>
      <w:r>
        <w:t>earth</w:t>
      </w:r>
      <w:r w:rsidRPr="00AB1781">
        <w:t>,</w:t>
      </w:r>
    </w:p>
    <w:p w14:paraId="21553225" w14:textId="77777777" w:rsidR="00704CAA" w:rsidRPr="00AB1781" w:rsidRDefault="00704CAA" w:rsidP="00704CAA">
      <w:pPr>
        <w:pStyle w:val="EnglishHangEndNoCoptic"/>
      </w:pPr>
      <w:r>
        <w:tab/>
        <w:t>but those who curse H</w:t>
      </w:r>
      <w:r w:rsidRPr="00AB1781">
        <w:t xml:space="preserve">im will be </w:t>
      </w:r>
      <w:r>
        <w:t>destroyed</w:t>
      </w:r>
      <w:r w:rsidRPr="00AB1781">
        <w:t>.</w:t>
      </w:r>
    </w:p>
    <w:p w14:paraId="5C71743B" w14:textId="77777777" w:rsidR="00704CAA" w:rsidRPr="00AB1781" w:rsidRDefault="00704CAA" w:rsidP="00704CAA">
      <w:pPr>
        <w:pStyle w:val="EnglishHangNoCoptic"/>
      </w:pPr>
      <w:r w:rsidRPr="00AB1781">
        <w:t xml:space="preserve">23 </w:t>
      </w:r>
      <w:r>
        <w:t>(</w:t>
      </w:r>
      <w:r w:rsidRPr="00402D26">
        <w:rPr>
          <w:rFonts w:ascii="Tahoma" w:eastAsia="Tahoma" w:hAnsi="Tahoma" w:cs="Tahoma"/>
          <w:rtl/>
          <w:lang w:bidi="he-IL"/>
        </w:rPr>
        <w:t>מ</w:t>
      </w:r>
      <w:r>
        <w:t xml:space="preserve">) A person’s steps </w:t>
      </w:r>
      <w:r w:rsidRPr="00AB1781">
        <w:t>are directed by the Lord,</w:t>
      </w:r>
    </w:p>
    <w:p w14:paraId="0784DD85" w14:textId="77777777" w:rsidR="00704CAA" w:rsidRPr="00AB1781" w:rsidRDefault="00704CAA" w:rsidP="00704CAA">
      <w:pPr>
        <w:pStyle w:val="EnglishHangEndNoCoptic"/>
      </w:pPr>
      <w:r>
        <w:tab/>
        <w:t xml:space="preserve">when he desires </w:t>
      </w:r>
      <w:r w:rsidRPr="00AB1781">
        <w:t>His way.</w:t>
      </w:r>
    </w:p>
    <w:p w14:paraId="0F32E1E1" w14:textId="77777777" w:rsidR="00704CAA" w:rsidRPr="00AB1781" w:rsidRDefault="00704CAA" w:rsidP="00704CAA">
      <w:pPr>
        <w:pStyle w:val="EnglishHangNoCoptic"/>
      </w:pPr>
      <w:r w:rsidRPr="00AB1781">
        <w:t>24 When he fall</w:t>
      </w:r>
      <w:r>
        <w:t>s</w:t>
      </w:r>
      <w:r w:rsidRPr="00AB1781">
        <w:t xml:space="preserve">, he will not </w:t>
      </w:r>
      <w:r>
        <w:t>be broken,</w:t>
      </w:r>
    </w:p>
    <w:p w14:paraId="2E102ECF" w14:textId="77777777" w:rsidR="00704CAA" w:rsidRPr="00950468" w:rsidRDefault="00704CAA" w:rsidP="00704CAA">
      <w:pPr>
        <w:pStyle w:val="EnglishHangEndNoCoptic"/>
      </w:pPr>
      <w:r w:rsidRPr="00AB1781">
        <w:tab/>
        <w:t xml:space="preserve">for the Lord </w:t>
      </w:r>
      <w:r>
        <w:t>supports him with His</w:t>
      </w:r>
      <w:r w:rsidRPr="00AB1781">
        <w:t xml:space="preserve"> hand.</w:t>
      </w:r>
    </w:p>
    <w:p w14:paraId="3DE08C46" w14:textId="77777777" w:rsidR="00704CAA" w:rsidRPr="00AB1781" w:rsidRDefault="00704CAA" w:rsidP="00704CAA">
      <w:pPr>
        <w:pStyle w:val="EnglishHangNoCoptic"/>
      </w:pPr>
      <w:r w:rsidRPr="00AB1781">
        <w:t xml:space="preserve">25 </w:t>
      </w:r>
      <w:r>
        <w:t>(</w:t>
      </w:r>
      <w:r w:rsidRPr="00915F9F">
        <w:rPr>
          <w:rFonts w:ascii="Tahoma" w:eastAsia="Tahoma" w:hAnsi="Tahoma" w:cs="Tahoma"/>
          <w:rtl/>
          <w:lang w:bidi="he-IL"/>
        </w:rPr>
        <w:t>נ</w:t>
      </w:r>
      <w:r>
        <w:t xml:space="preserve">) I was young, and </w:t>
      </w:r>
      <w:r w:rsidRPr="00AB1781">
        <w:t xml:space="preserve">now I </w:t>
      </w:r>
      <w:r>
        <w:t>have grown</w:t>
      </w:r>
      <w:r w:rsidRPr="00AB1781">
        <w:t xml:space="preserve"> old,</w:t>
      </w:r>
    </w:p>
    <w:p w14:paraId="6A72216F" w14:textId="77777777" w:rsidR="00704CAA" w:rsidRPr="00AB1781" w:rsidRDefault="00704CAA" w:rsidP="00704CAA">
      <w:pPr>
        <w:pStyle w:val="EnglishHangNoCoptic"/>
      </w:pPr>
      <w:r w:rsidRPr="00AB1781">
        <w:tab/>
      </w:r>
      <w:r>
        <w:t>and</w:t>
      </w:r>
      <w:r w:rsidRPr="00AB1781">
        <w:t xml:space="preserve"> I have not seen a </w:t>
      </w:r>
      <w:r>
        <w:t>righteous</w:t>
      </w:r>
      <w:r w:rsidRPr="00AB1781">
        <w:t xml:space="preserve"> man forsaken</w:t>
      </w:r>
      <w:r>
        <w:t>,</w:t>
      </w:r>
    </w:p>
    <w:p w14:paraId="37798E85" w14:textId="77777777" w:rsidR="00704CAA" w:rsidRPr="00AB1781" w:rsidRDefault="00704CAA" w:rsidP="00704CAA">
      <w:pPr>
        <w:pStyle w:val="EnglishHangEndNoCoptic"/>
      </w:pPr>
      <w:r w:rsidRPr="00AB1781">
        <w:tab/>
      </w:r>
      <w:r>
        <w:t>n</w:t>
      </w:r>
      <w:r w:rsidRPr="00AB1781">
        <w:t>or his children</w:t>
      </w:r>
      <w:r>
        <w:rPr>
          <w:rStyle w:val="FootnoteReference"/>
        </w:rPr>
        <w:footnoteReference w:id="220"/>
      </w:r>
      <w:r w:rsidRPr="00AB1781">
        <w:t xml:space="preserve"> begging bread.</w:t>
      </w:r>
    </w:p>
    <w:p w14:paraId="4D5D4D12" w14:textId="77777777" w:rsidR="00704CAA" w:rsidRPr="00AB1781" w:rsidRDefault="00704CAA" w:rsidP="00704CAA">
      <w:pPr>
        <w:pStyle w:val="EnglishHangNoCoptic"/>
      </w:pPr>
      <w:r w:rsidRPr="00AB1781">
        <w:t xml:space="preserve">26 All day long </w:t>
      </w:r>
      <w:r>
        <w:t>he is</w:t>
      </w:r>
      <w:r w:rsidRPr="00AB1781">
        <w:t xml:space="preserve"> merciful and lend</w:t>
      </w:r>
      <w:r>
        <w:t>s,</w:t>
      </w:r>
    </w:p>
    <w:p w14:paraId="0F6293B1" w14:textId="77777777" w:rsidR="00704CAA" w:rsidRPr="00AB1781" w:rsidRDefault="00704CAA" w:rsidP="00704CAA">
      <w:pPr>
        <w:pStyle w:val="EnglishHangEndNoCoptic"/>
      </w:pPr>
      <w:r w:rsidRPr="00AB1781">
        <w:tab/>
        <w:t xml:space="preserve">and </w:t>
      </w:r>
      <w:r>
        <w:t>his</w:t>
      </w:r>
      <w:r w:rsidRPr="00AB1781">
        <w:t xml:space="preserve"> children </w:t>
      </w:r>
      <w:r>
        <w:t>will be</w:t>
      </w:r>
      <w:r w:rsidRPr="00AB1781">
        <w:t xml:space="preserve"> a blessing.</w:t>
      </w:r>
    </w:p>
    <w:p w14:paraId="53C8B335" w14:textId="77777777" w:rsidR="00704CAA" w:rsidRPr="00AB1781" w:rsidRDefault="00704CAA" w:rsidP="00704CAA">
      <w:pPr>
        <w:pStyle w:val="EnglishHangNoCoptic"/>
      </w:pPr>
      <w:r w:rsidRPr="00AB1781">
        <w:t xml:space="preserve">27 </w:t>
      </w:r>
      <w:r>
        <w:t>(</w:t>
      </w:r>
      <w:r w:rsidRPr="00915F9F">
        <w:rPr>
          <w:rFonts w:ascii="Tahoma" w:eastAsia="Tahoma" w:hAnsi="Tahoma" w:cs="Tahoma"/>
          <w:rtl/>
          <w:lang w:bidi="he-IL"/>
        </w:rPr>
        <w:t>ס</w:t>
      </w:r>
      <w:r>
        <w:t>) Turn away from</w:t>
      </w:r>
      <w:r w:rsidRPr="00AB1781">
        <w:t xml:space="preserve"> evil</w:t>
      </w:r>
      <w:r>
        <w:t>,</w:t>
      </w:r>
      <w:r w:rsidRPr="00AB1781">
        <w:t xml:space="preserve"> and do good</w:t>
      </w:r>
      <w:r>
        <w:t>,</w:t>
      </w:r>
    </w:p>
    <w:p w14:paraId="558FE426" w14:textId="77777777" w:rsidR="00704CAA" w:rsidRPr="00AB1781" w:rsidRDefault="00704CAA" w:rsidP="00704CAA">
      <w:pPr>
        <w:pStyle w:val="EnglishHangEndNoCoptic"/>
      </w:pPr>
      <w:r w:rsidRPr="00AB1781">
        <w:tab/>
        <w:t xml:space="preserve">and </w:t>
      </w:r>
      <w:r>
        <w:t>life unto ages of ages</w:t>
      </w:r>
      <w:r w:rsidRPr="00AB1781">
        <w:t>.</w:t>
      </w:r>
    </w:p>
    <w:p w14:paraId="0C30753A" w14:textId="77777777" w:rsidR="00704CAA" w:rsidRPr="00AB1781" w:rsidRDefault="00704CAA" w:rsidP="00704CAA">
      <w:pPr>
        <w:pStyle w:val="EnglishHangNoCoptic"/>
      </w:pPr>
      <w:r w:rsidRPr="00AB1781">
        <w:t xml:space="preserve">28 </w:t>
      </w:r>
      <w:r>
        <w:t>(</w:t>
      </w:r>
      <w:r w:rsidRPr="00915F9F">
        <w:rPr>
          <w:rFonts w:ascii="Tahoma" w:eastAsia="Tahoma" w:hAnsi="Tahoma" w:cs="Tahoma"/>
          <w:rtl/>
          <w:lang w:bidi="he-IL"/>
        </w:rPr>
        <w:t>ע</w:t>
      </w:r>
      <w:r>
        <w:t xml:space="preserve">) </w:t>
      </w:r>
      <w:r w:rsidRPr="00AB1781">
        <w:t>For the Lord loves justice</w:t>
      </w:r>
    </w:p>
    <w:p w14:paraId="3A0DE95E" w14:textId="77777777" w:rsidR="00704CAA" w:rsidRPr="00AB1781" w:rsidRDefault="00704CAA" w:rsidP="00704CAA">
      <w:pPr>
        <w:pStyle w:val="EnglishHangNoCoptic"/>
      </w:pPr>
      <w:r w:rsidRPr="00AB1781">
        <w:tab/>
        <w:t xml:space="preserve">and will not forsake His </w:t>
      </w:r>
      <w:r>
        <w:t>holy ones,</w:t>
      </w:r>
    </w:p>
    <w:p w14:paraId="42BE96F0" w14:textId="77777777" w:rsidR="00704CAA" w:rsidRPr="00AB1781" w:rsidRDefault="00704CAA" w:rsidP="00704CAA">
      <w:pPr>
        <w:pStyle w:val="EnglishHangNoCoptic"/>
      </w:pPr>
      <w:r w:rsidRPr="00AB1781">
        <w:tab/>
        <w:t xml:space="preserve">they will be kept </w:t>
      </w:r>
      <w:r>
        <w:t>forever</w:t>
      </w:r>
      <w:r w:rsidRPr="00AB1781">
        <w:t>.</w:t>
      </w:r>
    </w:p>
    <w:p w14:paraId="24B13C39" w14:textId="77777777" w:rsidR="00704CAA" w:rsidRPr="00AB1781" w:rsidRDefault="00704CAA" w:rsidP="00704CAA">
      <w:pPr>
        <w:pStyle w:val="EnglishHangNoCoptic"/>
      </w:pPr>
      <w:r w:rsidRPr="00AB1781">
        <w:tab/>
        <w:t>But the lawless will be driven out,</w:t>
      </w:r>
    </w:p>
    <w:p w14:paraId="3E6011AD" w14:textId="77777777" w:rsidR="00704CAA" w:rsidRPr="00AB1781" w:rsidRDefault="00704CAA" w:rsidP="00704CAA">
      <w:pPr>
        <w:pStyle w:val="EnglishHangEndNoCoptic"/>
      </w:pPr>
      <w:r w:rsidRPr="00AB1781">
        <w:tab/>
        <w:t xml:space="preserve">and the </w:t>
      </w:r>
      <w:r>
        <w:t>children</w:t>
      </w:r>
      <w:r w:rsidRPr="00AB1781">
        <w:t xml:space="preserve"> of the </w:t>
      </w:r>
      <w:r>
        <w:t>ungodly</w:t>
      </w:r>
      <w:r w:rsidRPr="00AB1781">
        <w:t xml:space="preserve"> will be </w:t>
      </w:r>
      <w:r>
        <w:t>destroyed</w:t>
      </w:r>
      <w:r w:rsidRPr="00AB1781">
        <w:t>.</w:t>
      </w:r>
    </w:p>
    <w:p w14:paraId="0692F1D1" w14:textId="77777777" w:rsidR="00704CAA" w:rsidRPr="00AB1781" w:rsidRDefault="00704CAA" w:rsidP="00704CAA">
      <w:pPr>
        <w:pStyle w:val="EnglishHangNoCoptic"/>
      </w:pPr>
      <w:r w:rsidRPr="00AB1781">
        <w:t xml:space="preserve">29 The righteous will inherit the </w:t>
      </w:r>
      <w:r>
        <w:t>earth</w:t>
      </w:r>
      <w:r w:rsidRPr="00AB1781">
        <w:t>,</w:t>
      </w:r>
    </w:p>
    <w:p w14:paraId="4E539BD8" w14:textId="77777777" w:rsidR="00704CAA" w:rsidRPr="00AB1781" w:rsidRDefault="00704CAA" w:rsidP="00704CAA">
      <w:pPr>
        <w:pStyle w:val="EnglishHangEndNoCoptic"/>
      </w:pPr>
      <w:r w:rsidRPr="00AB1781">
        <w:tab/>
        <w:t xml:space="preserve">and dwell in it </w:t>
      </w:r>
      <w:r>
        <w:t>unto ages of ages</w:t>
      </w:r>
      <w:r w:rsidRPr="00AB1781">
        <w:t>.</w:t>
      </w:r>
    </w:p>
    <w:p w14:paraId="788E7ACB" w14:textId="77777777" w:rsidR="00704CAA" w:rsidRPr="00AB1781" w:rsidRDefault="00704CAA" w:rsidP="00704CAA">
      <w:pPr>
        <w:pStyle w:val="EnglishHangNoCoptic"/>
      </w:pPr>
      <w:r w:rsidRPr="00AB1781">
        <w:t xml:space="preserve">30 </w:t>
      </w:r>
      <w:r>
        <w:t>(</w:t>
      </w:r>
      <w:r w:rsidRPr="00915F9F">
        <w:rPr>
          <w:rFonts w:ascii="Tahoma" w:eastAsia="Tahoma" w:hAnsi="Tahoma" w:cs="Tahoma"/>
          <w:rtl/>
          <w:lang w:bidi="he-IL"/>
        </w:rPr>
        <w:t>פ</w:t>
      </w:r>
      <w:r>
        <w:t>) A righteous</w:t>
      </w:r>
      <w:r w:rsidRPr="00AB1781">
        <w:t xml:space="preserve"> man’s mouth </w:t>
      </w:r>
      <w:r>
        <w:t>will meditate</w:t>
      </w:r>
      <w:r w:rsidRPr="00AB1781">
        <w:t xml:space="preserve"> wisdom,</w:t>
      </w:r>
    </w:p>
    <w:p w14:paraId="0D09A8F9" w14:textId="77777777" w:rsidR="00704CAA" w:rsidRPr="00AB1781" w:rsidRDefault="00704CAA" w:rsidP="00704CAA">
      <w:pPr>
        <w:pStyle w:val="EnglishHangEndNoCoptic"/>
      </w:pPr>
      <w:r w:rsidRPr="00AB1781">
        <w:tab/>
        <w:t>and his tongue speaks justice.</w:t>
      </w:r>
    </w:p>
    <w:p w14:paraId="46A4093C" w14:textId="77777777" w:rsidR="00704CAA" w:rsidRPr="00AB1781" w:rsidRDefault="00704CAA" w:rsidP="00704CAA">
      <w:pPr>
        <w:pStyle w:val="EnglishHangNoCoptic"/>
      </w:pPr>
      <w:r w:rsidRPr="00AB1781">
        <w:t>31 The law of his God is in his heart,</w:t>
      </w:r>
    </w:p>
    <w:p w14:paraId="1E032627" w14:textId="77777777" w:rsidR="00704CAA" w:rsidRPr="00AB1781" w:rsidRDefault="00704CAA" w:rsidP="00704CAA">
      <w:pPr>
        <w:pStyle w:val="EnglishHangEndNoCoptic"/>
      </w:pPr>
      <w:r w:rsidRPr="00AB1781">
        <w:tab/>
        <w:t xml:space="preserve">and his steps </w:t>
      </w:r>
      <w:r>
        <w:t>will</w:t>
      </w:r>
      <w:r w:rsidRPr="00AB1781">
        <w:t xml:space="preserve"> not slip.</w:t>
      </w:r>
    </w:p>
    <w:p w14:paraId="79DB7A76" w14:textId="77777777" w:rsidR="00704CAA" w:rsidRPr="00AB1781" w:rsidRDefault="00704CAA" w:rsidP="00704CAA">
      <w:pPr>
        <w:pStyle w:val="EnglishHangNoCoptic"/>
      </w:pPr>
      <w:r w:rsidRPr="00AB1781">
        <w:t xml:space="preserve">32 </w:t>
      </w:r>
      <w:r>
        <w:t>(</w:t>
      </w:r>
      <w:r w:rsidRPr="00915F9F">
        <w:rPr>
          <w:rFonts w:ascii="Tahoma" w:eastAsia="Tahoma" w:hAnsi="Tahoma" w:cs="Tahoma"/>
          <w:rtl/>
          <w:lang w:bidi="he-IL"/>
        </w:rPr>
        <w:t>צ</w:t>
      </w:r>
      <w:r>
        <w:t xml:space="preserve">) </w:t>
      </w:r>
      <w:r w:rsidRPr="00AB1781">
        <w:t>The sinner watches the righteous man</w:t>
      </w:r>
    </w:p>
    <w:p w14:paraId="73F5E7F7" w14:textId="77777777" w:rsidR="00704CAA" w:rsidRPr="00AB1781" w:rsidRDefault="00704CAA" w:rsidP="00704CAA">
      <w:pPr>
        <w:pStyle w:val="EnglishHangEndNoCoptic"/>
      </w:pPr>
      <w:r w:rsidRPr="00AB1781">
        <w:tab/>
        <w:t>and seeks occa</w:t>
      </w:r>
      <w:r>
        <w:t>sion to kill him;</w:t>
      </w:r>
    </w:p>
    <w:p w14:paraId="3BD0EC89" w14:textId="77777777" w:rsidR="00704CAA" w:rsidRPr="00AB1781" w:rsidRDefault="00704CAA" w:rsidP="00704CAA">
      <w:pPr>
        <w:pStyle w:val="EnglishHangNoCoptic"/>
      </w:pPr>
      <w:r w:rsidRPr="00AB1781">
        <w:t xml:space="preserve">33 But the Lord will not </w:t>
      </w:r>
      <w:r>
        <w:t>abandon</w:t>
      </w:r>
      <w:r w:rsidRPr="00AB1781">
        <w:t xml:space="preserve"> him </w:t>
      </w:r>
      <w:r>
        <w:t>to</w:t>
      </w:r>
      <w:r w:rsidRPr="00AB1781">
        <w:t xml:space="preserve"> his hands,</w:t>
      </w:r>
    </w:p>
    <w:p w14:paraId="590F1CB5" w14:textId="77777777" w:rsidR="00704CAA" w:rsidRPr="00AB1781" w:rsidRDefault="00704CAA" w:rsidP="00704CAA">
      <w:pPr>
        <w:pStyle w:val="EnglishHangEndNoCoptic"/>
      </w:pPr>
      <w:r w:rsidRPr="00AB1781">
        <w:tab/>
        <w:t xml:space="preserve">nor </w:t>
      </w:r>
      <w:r>
        <w:t xml:space="preserve">let him be </w:t>
      </w:r>
      <w:r w:rsidRPr="00AB1781">
        <w:t>condemn</w:t>
      </w:r>
      <w:r>
        <w:t>ed should he bring him to trial.</w:t>
      </w:r>
    </w:p>
    <w:p w14:paraId="33CD3CE6" w14:textId="77777777" w:rsidR="00704CAA" w:rsidRPr="00AB1781" w:rsidRDefault="00704CAA" w:rsidP="00704CAA">
      <w:pPr>
        <w:pStyle w:val="EnglishHangNoCoptic"/>
      </w:pPr>
      <w:r w:rsidRPr="00AB1781">
        <w:lastRenderedPageBreak/>
        <w:t xml:space="preserve">34 </w:t>
      </w:r>
      <w:r>
        <w:t>(</w:t>
      </w:r>
      <w:r w:rsidRPr="00915F9F">
        <w:rPr>
          <w:rFonts w:ascii="Tahoma" w:eastAsia="Tahoma" w:hAnsi="Tahoma" w:cs="Tahoma"/>
          <w:rtl/>
          <w:lang w:bidi="he-IL"/>
        </w:rPr>
        <w:t>ק</w:t>
      </w:r>
      <w:r>
        <w:t xml:space="preserve">) </w:t>
      </w:r>
      <w:r w:rsidRPr="00AB1781">
        <w:t xml:space="preserve">Wait </w:t>
      </w:r>
      <w:r>
        <w:t>on</w:t>
      </w:r>
      <w:r w:rsidRPr="00AB1781">
        <w:t xml:space="preserve"> the Lord</w:t>
      </w:r>
      <w:r>
        <w:t>,</w:t>
      </w:r>
      <w:r w:rsidRPr="00AB1781">
        <w:t xml:space="preserve"> and keep His way,</w:t>
      </w:r>
    </w:p>
    <w:p w14:paraId="63A601AB" w14:textId="77777777" w:rsidR="00704CAA" w:rsidRPr="00AB1781" w:rsidRDefault="00704CAA" w:rsidP="00704CAA">
      <w:pPr>
        <w:pStyle w:val="EnglishHangNoCoptic"/>
      </w:pPr>
      <w:r w:rsidRPr="00AB1781">
        <w:tab/>
        <w:t xml:space="preserve">and He will </w:t>
      </w:r>
      <w:r>
        <w:t>lift</w:t>
      </w:r>
      <w:r w:rsidRPr="00AB1781">
        <w:t xml:space="preserve"> you </w:t>
      </w:r>
      <w:r>
        <w:t xml:space="preserve">up </w:t>
      </w:r>
      <w:r w:rsidRPr="00AB1781">
        <w:t xml:space="preserve">to inherit the </w:t>
      </w:r>
      <w:r>
        <w:t>earth;</w:t>
      </w:r>
    </w:p>
    <w:p w14:paraId="729AED36" w14:textId="77777777" w:rsidR="00704CAA" w:rsidRPr="00AB1781" w:rsidRDefault="00704CAA" w:rsidP="00704CAA">
      <w:pPr>
        <w:pStyle w:val="EnglishHangEndNoCoptic"/>
      </w:pPr>
      <w:r w:rsidRPr="00AB1781">
        <w:tab/>
      </w:r>
      <w:r>
        <w:t>You will see the sinners</w:t>
      </w:r>
      <w:r w:rsidRPr="00AB1781">
        <w:t xml:space="preserve"> destroyed.</w:t>
      </w:r>
    </w:p>
    <w:p w14:paraId="3C8B26A1" w14:textId="77777777" w:rsidR="00704CAA" w:rsidRPr="00AB1781" w:rsidRDefault="00704CAA" w:rsidP="00704CAA">
      <w:pPr>
        <w:pStyle w:val="EnglishHangNoCoptic"/>
      </w:pPr>
      <w:r w:rsidRPr="00AB1781">
        <w:t xml:space="preserve">35 </w:t>
      </w:r>
      <w:r>
        <w:t>(</w:t>
      </w:r>
      <w:r w:rsidRPr="004F72BF">
        <w:rPr>
          <w:rFonts w:ascii="Tahoma" w:eastAsia="Tahoma" w:hAnsi="Tahoma" w:cs="Tahoma"/>
          <w:rtl/>
          <w:lang w:bidi="he-IL"/>
        </w:rPr>
        <w:t>ר</w:t>
      </w:r>
      <w:r>
        <w:t xml:space="preserve">) </w:t>
      </w:r>
      <w:r w:rsidRPr="00AB1781">
        <w:t xml:space="preserve">I have seen a </w:t>
      </w:r>
      <w:r>
        <w:t>ungodly</w:t>
      </w:r>
      <w:r w:rsidRPr="00AB1781">
        <w:t xml:space="preserve"> man highly exalted</w:t>
      </w:r>
      <w:r>
        <w:t>,</w:t>
      </w:r>
    </w:p>
    <w:p w14:paraId="4155CBA0" w14:textId="77777777" w:rsidR="00704CAA" w:rsidRPr="00AB1781" w:rsidRDefault="00704CAA" w:rsidP="00704CAA">
      <w:pPr>
        <w:pStyle w:val="EnglishHangEndNoCoptic"/>
      </w:pPr>
      <w:r w:rsidRPr="00AB1781">
        <w:tab/>
        <w:t xml:space="preserve">and </w:t>
      </w:r>
      <w:r>
        <w:t>lifting himself up like the cedars of Lebanon;</w:t>
      </w:r>
    </w:p>
    <w:p w14:paraId="13718A80" w14:textId="77777777" w:rsidR="00704CAA" w:rsidRPr="00AB1781" w:rsidRDefault="00704CAA" w:rsidP="00704CAA">
      <w:pPr>
        <w:pStyle w:val="EnglishHangNoCoptic"/>
      </w:pPr>
      <w:r w:rsidRPr="00AB1781">
        <w:t xml:space="preserve">36 And I passed by, and </w:t>
      </w:r>
      <w:r>
        <w:t>look! He was gone;</w:t>
      </w:r>
    </w:p>
    <w:p w14:paraId="05DB0E05" w14:textId="77777777" w:rsidR="00704CAA" w:rsidRPr="00AB1781" w:rsidRDefault="00704CAA" w:rsidP="00704CAA">
      <w:pPr>
        <w:pStyle w:val="EnglishHangEndNoCoptic"/>
      </w:pPr>
      <w:r w:rsidRPr="00AB1781">
        <w:tab/>
        <w:t xml:space="preserve">I looked for him, </w:t>
      </w:r>
      <w:r>
        <w:t>but</w:t>
      </w:r>
      <w:r w:rsidRPr="00AB1781">
        <w:t xml:space="preserve"> he was nowhere to be found.</w:t>
      </w:r>
      <w:r w:rsidRPr="00AB1781">
        <w:rPr>
          <w:rStyle w:val="FootnoteReference"/>
        </w:rPr>
        <w:footnoteReference w:id="221"/>
      </w:r>
    </w:p>
    <w:p w14:paraId="3FB58E2A" w14:textId="77777777" w:rsidR="00704CAA" w:rsidRPr="00AB1781" w:rsidRDefault="00704CAA" w:rsidP="00704CAA">
      <w:pPr>
        <w:pStyle w:val="EnglishHangNoCoptic"/>
      </w:pPr>
      <w:r w:rsidRPr="00AB1781">
        <w:t xml:space="preserve">37 </w:t>
      </w:r>
      <w:r>
        <w:t>(</w:t>
      </w:r>
      <w:r w:rsidRPr="004F72BF">
        <w:rPr>
          <w:rFonts w:ascii="Tahoma" w:eastAsia="Tahoma" w:hAnsi="Tahoma" w:cs="Tahoma"/>
          <w:rtl/>
          <w:lang w:bidi="he-IL"/>
        </w:rPr>
        <w:t>ש</w:t>
      </w:r>
      <w:r>
        <w:t>) Mark</w:t>
      </w:r>
      <w:r w:rsidRPr="00AB1781">
        <w:t xml:space="preserve"> innocence, and </w:t>
      </w:r>
      <w:r>
        <w:t>see</w:t>
      </w:r>
      <w:r w:rsidRPr="00AB1781">
        <w:t xml:space="preserve"> </w:t>
      </w:r>
      <w:r>
        <w:t>uprightness</w:t>
      </w:r>
      <w:r w:rsidRPr="00AB1781">
        <w:t>,</w:t>
      </w:r>
    </w:p>
    <w:p w14:paraId="331BAB83" w14:textId="77777777" w:rsidR="00704CAA" w:rsidRPr="00AB1781" w:rsidRDefault="00704CAA" w:rsidP="00704CAA">
      <w:pPr>
        <w:pStyle w:val="EnglishHangEndNoCoptic"/>
      </w:pPr>
      <w:r w:rsidRPr="00AB1781">
        <w:tab/>
        <w:t xml:space="preserve">for there is a </w:t>
      </w:r>
      <w:r>
        <w:t>remnant for the peaceful man</w:t>
      </w:r>
      <w:r w:rsidRPr="00AB1781">
        <w:t>.</w:t>
      </w:r>
      <w:r w:rsidRPr="00AB1781">
        <w:rPr>
          <w:rStyle w:val="FootnoteReference"/>
        </w:rPr>
        <w:footnoteReference w:id="222"/>
      </w:r>
    </w:p>
    <w:p w14:paraId="478F9AA7" w14:textId="77777777" w:rsidR="00704CAA" w:rsidRPr="00AB1781" w:rsidRDefault="00704CAA" w:rsidP="00704CAA">
      <w:pPr>
        <w:pStyle w:val="EnglishHangNoCoptic"/>
      </w:pPr>
      <w:r w:rsidRPr="00AB1781">
        <w:t xml:space="preserve">38 But </w:t>
      </w:r>
      <w:r>
        <w:t>transgressors</w:t>
      </w:r>
      <w:r w:rsidRPr="00AB1781">
        <w:t xml:space="preserve"> will be </w:t>
      </w:r>
      <w:r>
        <w:t>destroyed</w:t>
      </w:r>
      <w:r w:rsidRPr="00AB1781">
        <w:t xml:space="preserve"> together;</w:t>
      </w:r>
    </w:p>
    <w:p w14:paraId="6B2CDF3E" w14:textId="77777777" w:rsidR="00704CAA" w:rsidRPr="00AB1781" w:rsidRDefault="00704CAA" w:rsidP="00704CAA">
      <w:pPr>
        <w:pStyle w:val="EnglishHangEndNoCoptic"/>
      </w:pPr>
      <w:r w:rsidRPr="00AB1781">
        <w:tab/>
        <w:t xml:space="preserve">the remnants of the </w:t>
      </w:r>
      <w:r>
        <w:t>ungodly</w:t>
      </w:r>
      <w:r w:rsidRPr="00AB1781">
        <w:t xml:space="preserve"> will be destroyed.</w:t>
      </w:r>
    </w:p>
    <w:p w14:paraId="337D40EA" w14:textId="77777777" w:rsidR="00704CAA" w:rsidRPr="00AB1781" w:rsidRDefault="00704CAA" w:rsidP="00704CAA">
      <w:pPr>
        <w:pStyle w:val="EnglishHangNoCoptic"/>
      </w:pPr>
      <w:r w:rsidRPr="00AB1781">
        <w:t xml:space="preserve">39 </w:t>
      </w:r>
      <w:r>
        <w:t>(</w:t>
      </w:r>
      <w:r w:rsidRPr="004F72BF">
        <w:rPr>
          <w:rFonts w:ascii="Tahoma" w:eastAsia="Tahoma" w:hAnsi="Tahoma" w:cs="Tahoma"/>
          <w:rtl/>
          <w:lang w:bidi="he-IL"/>
        </w:rPr>
        <w:t>ת</w:t>
      </w:r>
      <w:r>
        <w:t xml:space="preserve">) </w:t>
      </w:r>
      <w:r w:rsidRPr="00AB1781">
        <w:t xml:space="preserve">The </w:t>
      </w:r>
      <w:r>
        <w:t>deliverance</w:t>
      </w:r>
      <w:r w:rsidRPr="00AB1781">
        <w:t xml:space="preserve"> of the righteous is from the Lord,</w:t>
      </w:r>
    </w:p>
    <w:p w14:paraId="6730205B" w14:textId="77777777" w:rsidR="00704CAA" w:rsidRPr="00AB1781" w:rsidRDefault="00704CAA" w:rsidP="00704CAA">
      <w:pPr>
        <w:pStyle w:val="EnglishHangEndNoCoptic"/>
      </w:pPr>
      <w:r w:rsidRPr="00AB1781">
        <w:tab/>
        <w:t xml:space="preserve">and He is their protector in time of </w:t>
      </w:r>
      <w:r>
        <w:t>affliction;</w:t>
      </w:r>
    </w:p>
    <w:p w14:paraId="3C562A9C" w14:textId="77777777" w:rsidR="00704CAA" w:rsidRPr="00AB1781" w:rsidRDefault="00704CAA" w:rsidP="00704CAA">
      <w:pPr>
        <w:pStyle w:val="EnglishHangNoCoptic"/>
      </w:pPr>
      <w:r>
        <w:t>40 t</w:t>
      </w:r>
      <w:r w:rsidRPr="00AB1781">
        <w:t>he Lord will help them and deliver them;</w:t>
      </w:r>
    </w:p>
    <w:p w14:paraId="50AD7D8F" w14:textId="77777777" w:rsidR="00704CAA" w:rsidRPr="00AB1781" w:rsidRDefault="00704CAA" w:rsidP="00704CAA">
      <w:pPr>
        <w:pStyle w:val="EnglishHangNoCoptic"/>
      </w:pPr>
      <w:r w:rsidRPr="00AB1781">
        <w:tab/>
        <w:t xml:space="preserve">He will </w:t>
      </w:r>
      <w:r>
        <w:t>deliver</w:t>
      </w:r>
      <w:r w:rsidRPr="00AB1781">
        <w:t xml:space="preserve"> them from sinners,</w:t>
      </w:r>
    </w:p>
    <w:p w14:paraId="2AB6BD74" w14:textId="77777777" w:rsidR="00704CAA" w:rsidRDefault="00704CAA" w:rsidP="00704CAA">
      <w:pPr>
        <w:pStyle w:val="EnglishHangEndNoCoptic"/>
      </w:pPr>
      <w:r w:rsidRPr="00AB1781">
        <w:tab/>
      </w:r>
      <w:r>
        <w:t xml:space="preserve">and save them, </w:t>
      </w:r>
      <w:r w:rsidRPr="00AB1781">
        <w:t xml:space="preserve">because </w:t>
      </w:r>
      <w:r>
        <w:t>they hope</w:t>
      </w:r>
      <w:r w:rsidRPr="00AB1781">
        <w:t xml:space="preserve"> in Him.</w:t>
      </w:r>
    </w:p>
    <w:p w14:paraId="3F8ED133" w14:textId="77777777" w:rsidR="00704CAA" w:rsidRPr="00950468" w:rsidRDefault="00704CAA" w:rsidP="00704CAA">
      <w:pPr>
        <w:pStyle w:val="Rubric"/>
      </w:pPr>
      <w:r>
        <w:t>Glory…</w:t>
      </w:r>
    </w:p>
    <w:p w14:paraId="64FC64FF" w14:textId="77777777" w:rsidR="00704CAA" w:rsidRDefault="00704CAA" w:rsidP="00704CAA">
      <w:pPr>
        <w:pStyle w:val="Heading3"/>
      </w:pPr>
      <w:bookmarkStart w:id="259" w:name="_Ref435438548"/>
      <w:bookmarkStart w:id="260" w:name="_Toc473283604"/>
      <w:r w:rsidRPr="00AB1781">
        <w:t>K</w:t>
      </w:r>
      <w:r>
        <w:t>athisma 6</w:t>
      </w:r>
      <w:bookmarkEnd w:id="259"/>
      <w:bookmarkEnd w:id="260"/>
    </w:p>
    <w:p w14:paraId="41BB71D0" w14:textId="77777777" w:rsidR="00704CAA" w:rsidRPr="004E0D33" w:rsidRDefault="00704CAA" w:rsidP="00704CAA">
      <w:pPr>
        <w:pStyle w:val="Heading4"/>
      </w:pPr>
      <w:r>
        <w:t>Psalm</w:t>
      </w:r>
      <w:r w:rsidRPr="00AB1781">
        <w:t xml:space="preserve"> 37</w:t>
      </w:r>
      <w:r>
        <w:t>: “O Lord, rebuke me, but not in Your anger”</w:t>
      </w:r>
    </w:p>
    <w:p w14:paraId="4F0A16F9" w14:textId="77777777" w:rsidR="00704CAA" w:rsidRPr="007A1A59" w:rsidRDefault="00704CAA" w:rsidP="00704CAA">
      <w:pPr>
        <w:jc w:val="center"/>
        <w:rPr>
          <w:b/>
        </w:rPr>
      </w:pPr>
      <w:r w:rsidRPr="007A1A59">
        <w:rPr>
          <w:b/>
        </w:rPr>
        <w:t>The Saviour’s Passion</w:t>
      </w:r>
    </w:p>
    <w:p w14:paraId="51202333" w14:textId="77777777" w:rsidR="00704CAA" w:rsidRPr="007A1A59" w:rsidRDefault="00704CAA" w:rsidP="00704CAA">
      <w:pPr>
        <w:jc w:val="center"/>
        <w:rPr>
          <w:b/>
        </w:rPr>
      </w:pPr>
      <w:r w:rsidRPr="007A1A59">
        <w:rPr>
          <w:b/>
        </w:rPr>
        <w:t>The Suffering Saint and the Isolation of Sin</w:t>
      </w:r>
    </w:p>
    <w:p w14:paraId="58F34613" w14:textId="77777777" w:rsidR="00704CAA" w:rsidRPr="00AB1781" w:rsidRDefault="00704CAA" w:rsidP="00704CAA">
      <w:pPr>
        <w:pStyle w:val="Rubric"/>
      </w:pPr>
      <w:r w:rsidRPr="00AB1781">
        <w:t>1 (A Psalm by David. For a Memorial. Concerning the Sabbath)</w:t>
      </w:r>
    </w:p>
    <w:p w14:paraId="07D42BFC" w14:textId="77777777" w:rsidR="00704CAA" w:rsidRPr="00AB1781" w:rsidRDefault="00704CAA" w:rsidP="00704CAA">
      <w:pPr>
        <w:pStyle w:val="EnglishHangNoCoptic"/>
      </w:pPr>
      <w:r w:rsidRPr="00AB1781">
        <w:t xml:space="preserve">2 O Lord, rebuke me, but not in </w:t>
      </w:r>
      <w:r>
        <w:t>Your</w:t>
      </w:r>
      <w:r w:rsidRPr="00AB1781">
        <w:t xml:space="preserve"> anger;</w:t>
      </w:r>
    </w:p>
    <w:p w14:paraId="71A8174B" w14:textId="77777777" w:rsidR="00704CAA" w:rsidRPr="00AB1781" w:rsidRDefault="00704CAA" w:rsidP="00704CAA">
      <w:pPr>
        <w:pStyle w:val="EnglishHangEndNoCoptic"/>
      </w:pPr>
      <w:r w:rsidRPr="00AB1781">
        <w:tab/>
        <w:t xml:space="preserve">and chasten me, but not in </w:t>
      </w:r>
      <w:r>
        <w:t>Your</w:t>
      </w:r>
      <w:r w:rsidRPr="00AB1781">
        <w:t xml:space="preserve"> wrath.</w:t>
      </w:r>
      <w:r w:rsidRPr="00AB1781">
        <w:rPr>
          <w:rStyle w:val="FootnoteReference"/>
        </w:rPr>
        <w:footnoteReference w:id="223"/>
      </w:r>
    </w:p>
    <w:p w14:paraId="589293A7" w14:textId="77777777" w:rsidR="00704CAA" w:rsidRPr="00AB1781" w:rsidRDefault="00704CAA" w:rsidP="00704CAA">
      <w:pPr>
        <w:pStyle w:val="EnglishHangNoCoptic"/>
      </w:pPr>
      <w:r w:rsidRPr="00AB1781">
        <w:t xml:space="preserve">3 For </w:t>
      </w:r>
      <w:r>
        <w:t>Your</w:t>
      </w:r>
      <w:r w:rsidRPr="00AB1781">
        <w:t xml:space="preserve"> arrows stick fast in me,</w:t>
      </w:r>
    </w:p>
    <w:p w14:paraId="0A374DCE" w14:textId="77777777" w:rsidR="00704CAA" w:rsidRPr="00AB1781" w:rsidRDefault="00704CAA" w:rsidP="00704CAA">
      <w:pPr>
        <w:pStyle w:val="EnglishHangEndNoCoptic"/>
      </w:pPr>
      <w:r w:rsidRPr="00AB1781">
        <w:tab/>
        <w:t xml:space="preserve">and </w:t>
      </w:r>
      <w:r>
        <w:t>You</w:t>
      </w:r>
      <w:r w:rsidRPr="00AB1781">
        <w:t xml:space="preserve"> </w:t>
      </w:r>
      <w:r>
        <w:t>clamp Your hand on</w:t>
      </w:r>
      <w:r w:rsidRPr="00AB1781">
        <w:t xml:space="preserve"> me.</w:t>
      </w:r>
    </w:p>
    <w:p w14:paraId="06B08D0A" w14:textId="77777777" w:rsidR="00704CAA" w:rsidRPr="00AB1781" w:rsidRDefault="00704CAA" w:rsidP="00704CAA">
      <w:pPr>
        <w:pStyle w:val="EnglishHangNoCoptic"/>
      </w:pPr>
      <w:r w:rsidRPr="00AB1781">
        <w:t xml:space="preserve">4 There is no healing in my flesh because of </w:t>
      </w:r>
      <w:r>
        <w:t>Your wrath;</w:t>
      </w:r>
    </w:p>
    <w:p w14:paraId="3E1F6AC3" w14:textId="77777777" w:rsidR="00704CAA" w:rsidRPr="00AB1781" w:rsidRDefault="00704CAA" w:rsidP="00704CAA">
      <w:pPr>
        <w:pStyle w:val="EnglishHangEndNoCoptic"/>
      </w:pPr>
      <w:r w:rsidRPr="00AB1781">
        <w:tab/>
        <w:t>there is no peace in my bones because of my sins.</w:t>
      </w:r>
    </w:p>
    <w:p w14:paraId="564F822C" w14:textId="77777777" w:rsidR="00704CAA" w:rsidRPr="00AB1781" w:rsidRDefault="00704CAA" w:rsidP="00704CAA">
      <w:pPr>
        <w:pStyle w:val="EnglishHangNoCoptic"/>
      </w:pPr>
      <w:r>
        <w:lastRenderedPageBreak/>
        <w:t>5 For my transgressions</w:t>
      </w:r>
      <w:r w:rsidRPr="00AB1781">
        <w:t xml:space="preserve"> </w:t>
      </w:r>
      <w:r>
        <w:t>rise up</w:t>
      </w:r>
      <w:r w:rsidRPr="00AB1781">
        <w:t xml:space="preserve"> over my head;</w:t>
      </w:r>
    </w:p>
    <w:p w14:paraId="4341A8D4" w14:textId="77777777" w:rsidR="00704CAA" w:rsidRPr="00AB1781" w:rsidRDefault="00704CAA" w:rsidP="00704CAA">
      <w:pPr>
        <w:pStyle w:val="EnglishHangEndNoCoptic"/>
      </w:pPr>
      <w:r w:rsidRPr="00AB1781">
        <w:tab/>
        <w:t>they weigh upon me like a heavy burden.</w:t>
      </w:r>
    </w:p>
    <w:p w14:paraId="48F6947F" w14:textId="77777777" w:rsidR="00704CAA" w:rsidRPr="00AB1781" w:rsidRDefault="00704CAA" w:rsidP="00704CAA">
      <w:pPr>
        <w:pStyle w:val="EnglishHangNoCoptic"/>
      </w:pPr>
      <w:r w:rsidRPr="00AB1781">
        <w:t>6 My wounds stink and fester</w:t>
      </w:r>
    </w:p>
    <w:p w14:paraId="36ABB0EB" w14:textId="77777777" w:rsidR="00704CAA" w:rsidRPr="00AB1781" w:rsidRDefault="00704CAA" w:rsidP="00704CAA">
      <w:pPr>
        <w:pStyle w:val="EnglishHangEndNoCoptic"/>
      </w:pPr>
      <w:r w:rsidRPr="00AB1781">
        <w:tab/>
      </w:r>
      <w:r>
        <w:t>because of</w:t>
      </w:r>
      <w:r w:rsidRPr="00AB1781">
        <w:t xml:space="preserve"> my foolishness.</w:t>
      </w:r>
    </w:p>
    <w:p w14:paraId="73AEE69C" w14:textId="77777777" w:rsidR="00704CAA" w:rsidRPr="00AB1781" w:rsidRDefault="00704CAA" w:rsidP="00704CAA">
      <w:pPr>
        <w:pStyle w:val="EnglishHangNoCoptic"/>
      </w:pPr>
      <w:r w:rsidRPr="00AB1781">
        <w:t xml:space="preserve">7 I am miserable and utterly </w:t>
      </w:r>
      <w:r>
        <w:t>bowed down</w:t>
      </w:r>
      <w:r w:rsidRPr="00AB1781">
        <w:t>;</w:t>
      </w:r>
    </w:p>
    <w:p w14:paraId="17D1D434" w14:textId="77777777" w:rsidR="00704CAA" w:rsidRPr="00AB1781" w:rsidRDefault="00704CAA" w:rsidP="00704CAA">
      <w:pPr>
        <w:pStyle w:val="EnglishHangEndNoCoptic"/>
      </w:pPr>
      <w:r w:rsidRPr="00AB1781">
        <w:tab/>
        <w:t>I go mourning</w:t>
      </w:r>
      <w:r>
        <w:rPr>
          <w:rStyle w:val="FootnoteReference"/>
        </w:rPr>
        <w:footnoteReference w:id="224"/>
      </w:r>
      <w:r w:rsidRPr="00AB1781">
        <w:t xml:space="preserve"> all day long.</w:t>
      </w:r>
    </w:p>
    <w:p w14:paraId="67C68729" w14:textId="77777777" w:rsidR="00704CAA" w:rsidRPr="00AB1781" w:rsidRDefault="00704CAA" w:rsidP="00704CAA">
      <w:pPr>
        <w:pStyle w:val="EnglishHangNoCoptic"/>
      </w:pPr>
      <w:r w:rsidRPr="00AB1781">
        <w:t>8 For my soul</w:t>
      </w:r>
      <w:r>
        <w:rPr>
          <w:rStyle w:val="FootnoteReference"/>
        </w:rPr>
        <w:footnoteReference w:id="225"/>
      </w:r>
      <w:r w:rsidRPr="00AB1781">
        <w:t xml:space="preserve"> is filled with </w:t>
      </w:r>
      <w:r>
        <w:t>mockeries</w:t>
      </w:r>
      <w:r w:rsidRPr="00AB1781">
        <w:t>,</w:t>
      </w:r>
    </w:p>
    <w:p w14:paraId="463C198B" w14:textId="77777777" w:rsidR="00704CAA" w:rsidRPr="00AB1781" w:rsidRDefault="00704CAA" w:rsidP="00704CAA">
      <w:pPr>
        <w:pStyle w:val="EnglishHangEndNoCoptic"/>
      </w:pPr>
      <w:r w:rsidRPr="00AB1781">
        <w:tab/>
        <w:t>and there is no healing in my flesh.</w:t>
      </w:r>
    </w:p>
    <w:p w14:paraId="0AACC7AF" w14:textId="77777777" w:rsidR="00704CAA" w:rsidRPr="00AB1781" w:rsidRDefault="00704CAA" w:rsidP="00704CAA">
      <w:pPr>
        <w:pStyle w:val="EnglishHangNoCoptic"/>
      </w:pPr>
      <w:r w:rsidRPr="00AB1781">
        <w:t xml:space="preserve">9 I am afflicted and </w:t>
      </w:r>
      <w:r>
        <w:t xml:space="preserve">greatly </w:t>
      </w:r>
      <w:r w:rsidRPr="00AB1781">
        <w:t>humbled;</w:t>
      </w:r>
    </w:p>
    <w:p w14:paraId="2175446A" w14:textId="77777777" w:rsidR="00704CAA" w:rsidRPr="00AB1781" w:rsidRDefault="00704CAA" w:rsidP="00704CAA">
      <w:pPr>
        <w:pStyle w:val="EnglishHangEndNoCoptic"/>
      </w:pPr>
      <w:r w:rsidRPr="00AB1781">
        <w:tab/>
        <w:t>I roar from the anguish of my heart.</w:t>
      </w:r>
    </w:p>
    <w:p w14:paraId="2ACE670F" w14:textId="77777777" w:rsidR="00704CAA" w:rsidRPr="00AB1781" w:rsidRDefault="00704CAA" w:rsidP="00704CAA">
      <w:pPr>
        <w:pStyle w:val="EnglishHangNoCoptic"/>
      </w:pPr>
      <w:r w:rsidRPr="00AB1781">
        <w:t xml:space="preserve">10 </w:t>
      </w:r>
      <w:r>
        <w:t xml:space="preserve">O </w:t>
      </w:r>
      <w:r w:rsidRPr="00AB1781">
        <w:t>Lord,</w:t>
      </w:r>
      <w:r>
        <w:t xml:space="preserve"> all my desire is before</w:t>
      </w:r>
      <w:r w:rsidRPr="00AB1781">
        <w:t xml:space="preserve"> </w:t>
      </w:r>
      <w:r>
        <w:t>You</w:t>
      </w:r>
      <w:r w:rsidRPr="00AB1781">
        <w:t>,</w:t>
      </w:r>
    </w:p>
    <w:p w14:paraId="4B54680A" w14:textId="77777777" w:rsidR="00704CAA" w:rsidRPr="00AB1781" w:rsidRDefault="00704CAA" w:rsidP="00704CAA">
      <w:pPr>
        <w:pStyle w:val="EnglishHangEndNoCoptic"/>
      </w:pPr>
      <w:r w:rsidRPr="00AB1781">
        <w:tab/>
        <w:t xml:space="preserve">and my groaning is not hidden from </w:t>
      </w:r>
      <w:r>
        <w:t>You</w:t>
      </w:r>
      <w:r w:rsidRPr="00AB1781">
        <w:t>.</w:t>
      </w:r>
    </w:p>
    <w:p w14:paraId="00282D51" w14:textId="77777777" w:rsidR="00704CAA" w:rsidRPr="00AB1781" w:rsidRDefault="00704CAA" w:rsidP="00704CAA">
      <w:pPr>
        <w:pStyle w:val="EnglishHangNoCoptic"/>
      </w:pPr>
      <w:r>
        <w:t>11 My heart is troubled; my strength fails me,</w:t>
      </w:r>
    </w:p>
    <w:p w14:paraId="205F1C33" w14:textId="77777777" w:rsidR="00704CAA" w:rsidRPr="00AB1781" w:rsidRDefault="00704CAA" w:rsidP="00704CAA">
      <w:pPr>
        <w:pStyle w:val="EnglishHangEndNoCoptic"/>
      </w:pPr>
      <w:r w:rsidRPr="00AB1781">
        <w:tab/>
        <w:t>and the very light of my eyes is no longer with me.</w:t>
      </w:r>
    </w:p>
    <w:p w14:paraId="7BC9849A" w14:textId="77777777" w:rsidR="00704CAA" w:rsidRPr="00AB1781" w:rsidRDefault="00704CAA" w:rsidP="00704CAA">
      <w:pPr>
        <w:pStyle w:val="EnglishHangNoCoptic"/>
      </w:pPr>
      <w:r w:rsidRPr="00AB1781">
        <w:t xml:space="preserve">12 My friends and my neighbours draw near and </w:t>
      </w:r>
      <w:r>
        <w:t>oppose</w:t>
      </w:r>
      <w:r w:rsidRPr="00AB1781">
        <w:t xml:space="preserve"> me;</w:t>
      </w:r>
    </w:p>
    <w:p w14:paraId="7CF0F962" w14:textId="77777777" w:rsidR="00704CAA" w:rsidRPr="00AB1781" w:rsidRDefault="00704CAA" w:rsidP="00704CAA">
      <w:pPr>
        <w:pStyle w:val="EnglishHangEndNoCoptic"/>
      </w:pPr>
      <w:r w:rsidRPr="00AB1781">
        <w:tab/>
        <w:t xml:space="preserve">and my nearest </w:t>
      </w:r>
      <w:r>
        <w:t>kin stand afar off;</w:t>
      </w:r>
    </w:p>
    <w:p w14:paraId="439C251B" w14:textId="77777777" w:rsidR="00704CAA" w:rsidRPr="00AB1781" w:rsidRDefault="00704CAA" w:rsidP="00704CAA">
      <w:pPr>
        <w:pStyle w:val="EnglishHangNoCoptic"/>
      </w:pPr>
      <w:r w:rsidRPr="00AB1781">
        <w:t xml:space="preserve">13 </w:t>
      </w:r>
      <w:r>
        <w:t>and t</w:t>
      </w:r>
      <w:r w:rsidRPr="00AB1781">
        <w:t>hose wh</w:t>
      </w:r>
      <w:r>
        <w:t>o seek my life take to violence,</w:t>
      </w:r>
    </w:p>
    <w:p w14:paraId="58484410" w14:textId="77777777" w:rsidR="00704CAA" w:rsidRPr="00AB1781" w:rsidRDefault="00704CAA" w:rsidP="00704CAA">
      <w:pPr>
        <w:pStyle w:val="EnglishHangNoCoptic"/>
      </w:pPr>
      <w:r w:rsidRPr="00AB1781">
        <w:tab/>
        <w:t>and those who seek evil</w:t>
      </w:r>
      <w:r>
        <w:t xml:space="preserve"> for me</w:t>
      </w:r>
      <w:r w:rsidRPr="00AB1781">
        <w:t xml:space="preserve"> </w:t>
      </w:r>
      <w:r>
        <w:t>speak</w:t>
      </w:r>
      <w:r w:rsidRPr="00AB1781">
        <w:t xml:space="preserve"> </w:t>
      </w:r>
      <w:r>
        <w:t>vanity,</w:t>
      </w:r>
    </w:p>
    <w:p w14:paraId="6768100C" w14:textId="77777777" w:rsidR="00704CAA" w:rsidRPr="00AB1781" w:rsidRDefault="00704CAA" w:rsidP="00704CAA">
      <w:pPr>
        <w:pStyle w:val="EnglishHangEndNoCoptic"/>
      </w:pPr>
      <w:r>
        <w:tab/>
        <w:t>and imagine deceit</w:t>
      </w:r>
      <w:r w:rsidRPr="00AB1781">
        <w:t xml:space="preserve"> all the day long.</w:t>
      </w:r>
    </w:p>
    <w:p w14:paraId="1E3C8E54" w14:textId="77777777" w:rsidR="00704CAA" w:rsidRPr="00AB1781" w:rsidRDefault="00704CAA" w:rsidP="00704CAA">
      <w:pPr>
        <w:pStyle w:val="EnglishHangNoCoptic"/>
      </w:pPr>
      <w:r w:rsidRPr="00AB1781">
        <w:t>14 But I am like a deaf man who cannot hear</w:t>
      </w:r>
      <w:r>
        <w:t>,</w:t>
      </w:r>
    </w:p>
    <w:p w14:paraId="142CEA8F" w14:textId="77777777" w:rsidR="00704CAA" w:rsidRPr="00AB1781" w:rsidRDefault="00704CAA" w:rsidP="00704CAA">
      <w:pPr>
        <w:pStyle w:val="EnglishHangEndNoCoptic"/>
      </w:pPr>
      <w:r w:rsidRPr="00AB1781">
        <w:tab/>
        <w:t xml:space="preserve">and like a </w:t>
      </w:r>
      <w:r>
        <w:t>mute</w:t>
      </w:r>
      <w:r w:rsidRPr="00AB1781">
        <w:t xml:space="preserve"> who </w:t>
      </w:r>
      <w:r>
        <w:t>does not</w:t>
      </w:r>
      <w:r w:rsidRPr="00AB1781">
        <w:t xml:space="preserve"> open his mouth.</w:t>
      </w:r>
    </w:p>
    <w:p w14:paraId="1A2F32B7" w14:textId="77777777" w:rsidR="00704CAA" w:rsidRPr="00AB1781" w:rsidRDefault="00704CAA" w:rsidP="00704CAA">
      <w:pPr>
        <w:pStyle w:val="EnglishHangNoCoptic"/>
      </w:pPr>
      <w:r w:rsidRPr="00AB1781">
        <w:t xml:space="preserve">15 I have become like a man who </w:t>
      </w:r>
      <w:r>
        <w:t>does not hear,</w:t>
      </w:r>
    </w:p>
    <w:p w14:paraId="1FB943E4" w14:textId="77777777" w:rsidR="00704CAA" w:rsidRPr="00AB1781" w:rsidRDefault="00704CAA" w:rsidP="00704CAA">
      <w:pPr>
        <w:pStyle w:val="EnglishHangEndNoCoptic"/>
      </w:pPr>
      <w:r w:rsidRPr="00AB1781">
        <w:tab/>
        <w:t xml:space="preserve">and </w:t>
      </w:r>
      <w:r>
        <w:t xml:space="preserve">that has no retort </w:t>
      </w:r>
      <w:r w:rsidRPr="00AB1781">
        <w:t>in his mouth.</w:t>
      </w:r>
    </w:p>
    <w:p w14:paraId="216E3827" w14:textId="77777777" w:rsidR="00704CAA" w:rsidRPr="00AB1781" w:rsidRDefault="00704CAA" w:rsidP="00704CAA">
      <w:pPr>
        <w:pStyle w:val="EnglishHangNoCoptic"/>
      </w:pPr>
      <w:r w:rsidRPr="00AB1781">
        <w:t xml:space="preserve">16 For in </w:t>
      </w:r>
      <w:r>
        <w:t>You</w:t>
      </w:r>
      <w:r w:rsidRPr="00AB1781">
        <w:t xml:space="preserve">, O Lord, I </w:t>
      </w:r>
      <w:r>
        <w:t>hope</w:t>
      </w:r>
      <w:r w:rsidRPr="00AB1781">
        <w:t>;</w:t>
      </w:r>
    </w:p>
    <w:p w14:paraId="1C6CFE19" w14:textId="77777777" w:rsidR="00704CAA" w:rsidRPr="004E0D33" w:rsidRDefault="00704CAA" w:rsidP="00704CAA">
      <w:pPr>
        <w:pStyle w:val="EnglishHangEndNoCoptic"/>
      </w:pPr>
      <w:r w:rsidRPr="00AB1781">
        <w:tab/>
      </w:r>
      <w:r>
        <w:t>You</w:t>
      </w:r>
      <w:r w:rsidRPr="00AB1781">
        <w:t xml:space="preserve"> </w:t>
      </w:r>
      <w:r>
        <w:t>will</w:t>
      </w:r>
      <w:r w:rsidRPr="00AB1781">
        <w:t xml:space="preserve"> </w:t>
      </w:r>
      <w:r>
        <w:t>hear me, O Lord my God;</w:t>
      </w:r>
    </w:p>
    <w:p w14:paraId="1C5CB4F7" w14:textId="77777777" w:rsidR="00704CAA" w:rsidRPr="00AB1781" w:rsidRDefault="00704CAA" w:rsidP="00704CAA">
      <w:pPr>
        <w:pStyle w:val="EnglishHangNoCoptic"/>
      </w:pPr>
      <w:r w:rsidRPr="00AB1781">
        <w:t xml:space="preserve">17 </w:t>
      </w:r>
      <w:r>
        <w:t>for I pray, “</w:t>
      </w:r>
      <w:r w:rsidRPr="00AB1781">
        <w:t>Do not let my enemies rejoice over me</w:t>
      </w:r>
      <w:r>
        <w:t>,</w:t>
      </w:r>
    </w:p>
    <w:p w14:paraId="2B971DD5" w14:textId="77777777" w:rsidR="00704CAA" w:rsidRPr="00AB1781" w:rsidRDefault="00704CAA" w:rsidP="00704CAA">
      <w:pPr>
        <w:pStyle w:val="EnglishHangEndNoCoptic"/>
      </w:pPr>
      <w:r w:rsidRPr="00AB1781">
        <w:tab/>
        <w:t>and</w:t>
      </w:r>
      <w:r>
        <w:t xml:space="preserve"> exult over me if my feet slip.”</w:t>
      </w:r>
    </w:p>
    <w:p w14:paraId="5F602D66" w14:textId="77777777" w:rsidR="00704CAA" w:rsidRPr="00AB1781" w:rsidRDefault="00704CAA" w:rsidP="00704CAA">
      <w:pPr>
        <w:pStyle w:val="EnglishHangNoCoptic"/>
      </w:pPr>
      <w:r w:rsidRPr="00AB1781">
        <w:t>18 For I am ready for scourges,</w:t>
      </w:r>
    </w:p>
    <w:p w14:paraId="07BA84AA" w14:textId="77777777" w:rsidR="00704CAA" w:rsidRPr="00AB1781" w:rsidRDefault="00704CAA" w:rsidP="00704CAA">
      <w:pPr>
        <w:pStyle w:val="EnglishHangEndNoCoptic"/>
      </w:pPr>
      <w:r w:rsidRPr="00AB1781">
        <w:tab/>
        <w:t xml:space="preserve">and my pain is </w:t>
      </w:r>
      <w:r>
        <w:t>ever with me</w:t>
      </w:r>
      <w:r w:rsidRPr="00AB1781">
        <w:t>.</w:t>
      </w:r>
    </w:p>
    <w:p w14:paraId="198022BC" w14:textId="77777777" w:rsidR="00704CAA" w:rsidRPr="00AB1781" w:rsidRDefault="00704CAA" w:rsidP="00704CAA">
      <w:pPr>
        <w:pStyle w:val="EnglishHangNoCoptic"/>
      </w:pPr>
      <w:r w:rsidRPr="00AB1781">
        <w:lastRenderedPageBreak/>
        <w:t xml:space="preserve">19 For I confess my </w:t>
      </w:r>
      <w:r>
        <w:t>iniquity,</w:t>
      </w:r>
    </w:p>
    <w:p w14:paraId="63C149E1" w14:textId="77777777" w:rsidR="00704CAA" w:rsidRPr="00AB1781" w:rsidRDefault="00704CAA" w:rsidP="00704CAA">
      <w:pPr>
        <w:pStyle w:val="EnglishHangEndNoCoptic"/>
      </w:pPr>
      <w:r w:rsidRPr="00AB1781">
        <w:tab/>
        <w:t xml:space="preserve">and I am </w:t>
      </w:r>
      <w:r>
        <w:t>anxious</w:t>
      </w:r>
      <w:r w:rsidRPr="00AB1781">
        <w:t xml:space="preserve"> about my sin.</w:t>
      </w:r>
    </w:p>
    <w:p w14:paraId="093C36CD" w14:textId="77777777" w:rsidR="00704CAA" w:rsidRPr="00AB1781" w:rsidRDefault="00704CAA" w:rsidP="00704CAA">
      <w:pPr>
        <w:pStyle w:val="EnglishHangNoCoptic"/>
      </w:pPr>
      <w:r w:rsidRPr="00AB1781">
        <w:t>20 But my enemies live</w:t>
      </w:r>
      <w:r>
        <w:t>, and are stronger than I</w:t>
      </w:r>
      <w:r w:rsidRPr="00AB1781">
        <w:t>,</w:t>
      </w:r>
    </w:p>
    <w:p w14:paraId="660F05D3" w14:textId="77777777" w:rsidR="00704CAA" w:rsidRPr="00AB1781" w:rsidRDefault="00704CAA" w:rsidP="00704CAA">
      <w:pPr>
        <w:pStyle w:val="EnglishHangEndNoCoptic"/>
      </w:pPr>
      <w:r w:rsidRPr="00AB1781">
        <w:tab/>
        <w:t xml:space="preserve">and those who hate me </w:t>
      </w:r>
      <w:r>
        <w:t>unjustly</w:t>
      </w:r>
      <w:r w:rsidRPr="00AB1781">
        <w:t xml:space="preserve"> have multiplied.</w:t>
      </w:r>
    </w:p>
    <w:p w14:paraId="695F680F" w14:textId="77777777" w:rsidR="00704CAA" w:rsidRPr="00AB1781" w:rsidRDefault="00704CAA" w:rsidP="00704CAA">
      <w:pPr>
        <w:pStyle w:val="EnglishHangNoCoptic"/>
      </w:pPr>
      <w:r w:rsidRPr="00AB1781">
        <w:t xml:space="preserve">21 Those who repay me evil for </w:t>
      </w:r>
      <w:r>
        <w:t>good</w:t>
      </w:r>
    </w:p>
    <w:p w14:paraId="0C2803AF" w14:textId="77777777" w:rsidR="00704CAA" w:rsidRDefault="00704CAA" w:rsidP="00704CAA">
      <w:pPr>
        <w:pStyle w:val="EnglishHangNoCoptic"/>
      </w:pPr>
      <w:r w:rsidRPr="00AB1781">
        <w:tab/>
      </w:r>
      <w:r>
        <w:t xml:space="preserve">slandered me </w:t>
      </w:r>
      <w:r w:rsidRPr="00AB1781">
        <w:t xml:space="preserve">because I pursue </w:t>
      </w:r>
      <w:r>
        <w:t>righteousness</w:t>
      </w:r>
      <w:r w:rsidRPr="00AB1781">
        <w:t>.</w:t>
      </w:r>
    </w:p>
    <w:p w14:paraId="76220A31" w14:textId="77777777" w:rsidR="00704CAA" w:rsidRDefault="00704CAA" w:rsidP="00704CAA">
      <w:pPr>
        <w:pStyle w:val="EnglishHangEndNoCoptic"/>
        <w:ind w:left="864"/>
      </w:pPr>
      <w:r>
        <w:t>And they cast me off, [I,] the beloved, like a horrid corpse[.</w:t>
      </w:r>
    </w:p>
    <w:p w14:paraId="12EDEDCB" w14:textId="77777777" w:rsidR="00704CAA" w:rsidRPr="00AB1781" w:rsidRDefault="00704CAA" w:rsidP="00704CAA">
      <w:pPr>
        <w:pStyle w:val="EnglishHangEndNoCoptic"/>
        <w:ind w:left="864"/>
      </w:pPr>
      <w:r>
        <w:t>And they put nails in My flesh.]</w:t>
      </w:r>
      <w:r>
        <w:rPr>
          <w:rStyle w:val="FootnoteReference"/>
        </w:rPr>
        <w:footnoteReference w:id="226"/>
      </w:r>
    </w:p>
    <w:p w14:paraId="4CC83F1D" w14:textId="77777777" w:rsidR="00704CAA" w:rsidRPr="00AB1781" w:rsidRDefault="00704CAA" w:rsidP="00704CAA">
      <w:pPr>
        <w:pStyle w:val="EnglishHangNoCoptic"/>
      </w:pPr>
      <w:r w:rsidRPr="00AB1781">
        <w:t xml:space="preserve">22 </w:t>
      </w:r>
      <w:r>
        <w:t>Do not f</w:t>
      </w:r>
      <w:r w:rsidRPr="00AB1781">
        <w:t>orsake me, O Lord;</w:t>
      </w:r>
    </w:p>
    <w:p w14:paraId="392A287B" w14:textId="77777777" w:rsidR="00704CAA" w:rsidRPr="00AB1781" w:rsidRDefault="00704CAA" w:rsidP="00704CAA">
      <w:pPr>
        <w:pStyle w:val="EnglishHangEndNoCoptic"/>
      </w:pPr>
      <w:r w:rsidRPr="00AB1781">
        <w:tab/>
        <w:t xml:space="preserve">O my God, </w:t>
      </w:r>
      <w:r>
        <w:t xml:space="preserve">do not be </w:t>
      </w:r>
      <w:r w:rsidRPr="00AB1781">
        <w:t>far from me.</w:t>
      </w:r>
    </w:p>
    <w:p w14:paraId="215FD492" w14:textId="77777777" w:rsidR="00704CAA" w:rsidRPr="00AB1781" w:rsidRDefault="00704CAA" w:rsidP="00704CAA">
      <w:pPr>
        <w:pStyle w:val="EnglishHangNoCoptic"/>
      </w:pPr>
      <w:r w:rsidRPr="00AB1781">
        <w:t>23 Come to my help,</w:t>
      </w:r>
    </w:p>
    <w:p w14:paraId="746AAF5D" w14:textId="77777777" w:rsidR="00704CAA" w:rsidRPr="004E0D33" w:rsidRDefault="00704CAA" w:rsidP="00704CAA">
      <w:pPr>
        <w:pStyle w:val="EnglishHangEndNoCoptic"/>
      </w:pPr>
      <w:r w:rsidRPr="00AB1781">
        <w:tab/>
        <w:t>O Lord of my salvation.</w:t>
      </w:r>
    </w:p>
    <w:p w14:paraId="3BD68A2E" w14:textId="77777777" w:rsidR="00704CAA" w:rsidRPr="004E0D33" w:rsidRDefault="00704CAA" w:rsidP="00704CAA">
      <w:pPr>
        <w:pStyle w:val="Heading4"/>
      </w:pPr>
      <w:r>
        <w:t>Psalm</w:t>
      </w:r>
      <w:r w:rsidRPr="00AB1781">
        <w:t xml:space="preserve"> 38</w:t>
      </w:r>
      <w:r>
        <w:t>: “I said, ‘I will guard my ways, that I might not’”</w:t>
      </w:r>
    </w:p>
    <w:p w14:paraId="307FE93E" w14:textId="77777777" w:rsidR="00704CAA" w:rsidRPr="007A1A59" w:rsidRDefault="00704CAA" w:rsidP="00704CAA">
      <w:pPr>
        <w:jc w:val="center"/>
        <w:rPr>
          <w:b/>
        </w:rPr>
      </w:pPr>
      <w:r w:rsidRPr="007A1A59">
        <w:rPr>
          <w:b/>
        </w:rPr>
        <w:t>Pilgrims and Strangers, Nomads and Guests</w:t>
      </w:r>
    </w:p>
    <w:p w14:paraId="3623C3E5" w14:textId="77777777" w:rsidR="00704CAA" w:rsidRPr="007A1A59" w:rsidRDefault="00704CAA" w:rsidP="00704CAA">
      <w:pPr>
        <w:jc w:val="center"/>
        <w:rPr>
          <w:b/>
        </w:rPr>
      </w:pPr>
      <w:r w:rsidRPr="007A1A59">
        <w:rPr>
          <w:b/>
        </w:rPr>
        <w:t>The Lord is my Patience and my Courage</w:t>
      </w:r>
    </w:p>
    <w:p w14:paraId="151EEFE7" w14:textId="77777777" w:rsidR="00704CAA" w:rsidRPr="00AB1781" w:rsidRDefault="00704CAA" w:rsidP="00704CAA">
      <w:pPr>
        <w:pStyle w:val="Rubric"/>
      </w:pPr>
      <w:r w:rsidRPr="00AB1781">
        <w:t xml:space="preserve">1 (For </w:t>
      </w:r>
      <w:r>
        <w:t xml:space="preserve">the end; for </w:t>
      </w:r>
      <w:r w:rsidRPr="00AB1781">
        <w:t>Jeduthun. A Song by David)</w:t>
      </w:r>
    </w:p>
    <w:p w14:paraId="5EE61DE0" w14:textId="77777777" w:rsidR="00704CAA" w:rsidRPr="00AB1781" w:rsidRDefault="00704CAA" w:rsidP="00704CAA">
      <w:pPr>
        <w:pStyle w:val="EnglishHangNoCoptic"/>
      </w:pPr>
      <w:r>
        <w:t>2 I said, “</w:t>
      </w:r>
      <w:r w:rsidRPr="00AB1781">
        <w:t xml:space="preserve">I will </w:t>
      </w:r>
      <w:r>
        <w:t>guard</w:t>
      </w:r>
      <w:r w:rsidRPr="00AB1781">
        <w:t xml:space="preserve"> my ways,</w:t>
      </w:r>
    </w:p>
    <w:p w14:paraId="3D14F39D" w14:textId="77777777" w:rsidR="00704CAA" w:rsidRPr="00AB1781" w:rsidRDefault="00704CAA" w:rsidP="00704CAA">
      <w:pPr>
        <w:pStyle w:val="EnglishHangNoCoptic"/>
      </w:pPr>
      <w:r w:rsidRPr="00AB1781">
        <w:tab/>
      </w:r>
      <w:r>
        <w:t>that</w:t>
      </w:r>
      <w:r w:rsidRPr="00AB1781">
        <w:t xml:space="preserve"> I</w:t>
      </w:r>
      <w:r>
        <w:t xml:space="preserve"> might not sin with my tongue;</w:t>
      </w:r>
    </w:p>
    <w:p w14:paraId="67D2B4AF" w14:textId="77777777" w:rsidR="00704CAA" w:rsidRPr="00AB1781" w:rsidRDefault="00704CAA" w:rsidP="00704CAA">
      <w:pPr>
        <w:pStyle w:val="EnglishHangNoCoptic"/>
      </w:pPr>
      <w:r w:rsidRPr="00AB1781">
        <w:tab/>
        <w:t xml:space="preserve">I </w:t>
      </w:r>
      <w:r>
        <w:t>set a watch upon</w:t>
      </w:r>
      <w:r w:rsidRPr="00AB1781">
        <w:t xml:space="preserve"> my mouth</w:t>
      </w:r>
    </w:p>
    <w:p w14:paraId="196A97EF" w14:textId="77777777" w:rsidR="00704CAA" w:rsidRPr="00AB1781" w:rsidRDefault="00704CAA" w:rsidP="00704CAA">
      <w:pPr>
        <w:pStyle w:val="EnglishHangEndNoCoptic"/>
      </w:pPr>
      <w:r w:rsidRPr="00AB1781">
        <w:tab/>
      </w:r>
      <w:r>
        <w:t>as long as sinners are with me.”</w:t>
      </w:r>
    </w:p>
    <w:p w14:paraId="2953770E" w14:textId="77777777" w:rsidR="00704CAA" w:rsidRPr="00AB1781" w:rsidRDefault="00704CAA" w:rsidP="00704CAA">
      <w:pPr>
        <w:pStyle w:val="EnglishHangNoCoptic"/>
      </w:pPr>
      <w:r w:rsidRPr="00AB1781">
        <w:t>3 I became dumb and was humble,</w:t>
      </w:r>
    </w:p>
    <w:p w14:paraId="020B15A7" w14:textId="77777777" w:rsidR="00704CAA" w:rsidRPr="00AB1781" w:rsidRDefault="00704CAA" w:rsidP="00704CAA">
      <w:pPr>
        <w:pStyle w:val="EnglishHangNoCoptic"/>
      </w:pPr>
      <w:r w:rsidRPr="00AB1781">
        <w:tab/>
        <w:t xml:space="preserve">and </w:t>
      </w:r>
      <w:r>
        <w:t xml:space="preserve">I kept silent, even from </w:t>
      </w:r>
      <w:r w:rsidRPr="00AB1781">
        <w:t>good,</w:t>
      </w:r>
    </w:p>
    <w:p w14:paraId="7E4A58AB" w14:textId="77777777" w:rsidR="00704CAA" w:rsidRPr="00AB1781" w:rsidRDefault="00704CAA" w:rsidP="00704CAA">
      <w:pPr>
        <w:pStyle w:val="EnglishHangEndNoCoptic"/>
      </w:pPr>
      <w:r w:rsidRPr="00AB1781">
        <w:tab/>
        <w:t xml:space="preserve">yet my </w:t>
      </w:r>
      <w:r>
        <w:t>suffering</w:t>
      </w:r>
      <w:r w:rsidRPr="00AB1781">
        <w:t xml:space="preserve"> </w:t>
      </w:r>
      <w:r>
        <w:t>was renewed</w:t>
      </w:r>
      <w:r w:rsidRPr="00AB1781">
        <w:t>.</w:t>
      </w:r>
    </w:p>
    <w:p w14:paraId="05389063" w14:textId="77777777" w:rsidR="00704CAA" w:rsidRPr="00AB1781" w:rsidRDefault="00704CAA" w:rsidP="00704CAA">
      <w:pPr>
        <w:pStyle w:val="EnglishHangNoCoptic"/>
      </w:pPr>
      <w:r w:rsidRPr="00AB1781">
        <w:t>4 My heart burned within me,</w:t>
      </w:r>
    </w:p>
    <w:p w14:paraId="6607DE89" w14:textId="77777777" w:rsidR="00704CAA" w:rsidRPr="00AB1781" w:rsidRDefault="00704CAA" w:rsidP="00704CAA">
      <w:pPr>
        <w:pStyle w:val="EnglishHangNoCoptic"/>
      </w:pPr>
      <w:r w:rsidRPr="00AB1781">
        <w:tab/>
        <w:t xml:space="preserve">and </w:t>
      </w:r>
      <w:r>
        <w:t>in my meditation, a fire will burn</w:t>
      </w:r>
      <w:r w:rsidRPr="00AB1781">
        <w:t>.</w:t>
      </w:r>
    </w:p>
    <w:p w14:paraId="56F10CED" w14:textId="77777777" w:rsidR="00704CAA" w:rsidRPr="00AB1781" w:rsidRDefault="00704CAA" w:rsidP="00704CAA">
      <w:pPr>
        <w:pStyle w:val="EnglishHangEndNoCoptic"/>
      </w:pPr>
      <w:r w:rsidRPr="00AB1781">
        <w:tab/>
        <w:t xml:space="preserve">I </w:t>
      </w:r>
      <w:r>
        <w:t>spoke with my tongue,</w:t>
      </w:r>
    </w:p>
    <w:p w14:paraId="7889D429" w14:textId="77777777" w:rsidR="00704CAA" w:rsidRPr="00AB1781" w:rsidRDefault="00704CAA" w:rsidP="00704CAA">
      <w:pPr>
        <w:pStyle w:val="EnglishHangNoCoptic"/>
      </w:pPr>
      <w:r>
        <w:t xml:space="preserve">5 “O </w:t>
      </w:r>
      <w:r w:rsidRPr="00AB1781">
        <w:t>Lord, let me know my end</w:t>
      </w:r>
      <w:r>
        <w:t>,</w:t>
      </w:r>
    </w:p>
    <w:p w14:paraId="5A9D1098" w14:textId="77777777" w:rsidR="00704CAA" w:rsidRPr="00AB1781" w:rsidRDefault="00704CAA" w:rsidP="00704CAA">
      <w:pPr>
        <w:pStyle w:val="EnglishHangNoCoptic"/>
      </w:pPr>
      <w:r w:rsidRPr="00AB1781">
        <w:tab/>
        <w:t>and the number of my days,</w:t>
      </w:r>
    </w:p>
    <w:p w14:paraId="5692800B" w14:textId="77777777" w:rsidR="00704CAA" w:rsidRPr="00AB1781" w:rsidRDefault="00704CAA" w:rsidP="00704CAA">
      <w:pPr>
        <w:pStyle w:val="EnglishHangEndNoCoptic"/>
      </w:pPr>
      <w:r w:rsidRPr="00AB1781">
        <w:tab/>
        <w:t>that I may know what I lack.</w:t>
      </w:r>
      <w:r w:rsidRPr="00AB1781">
        <w:rPr>
          <w:rStyle w:val="FootnoteReference"/>
        </w:rPr>
        <w:footnoteReference w:id="227"/>
      </w:r>
    </w:p>
    <w:p w14:paraId="4D470441" w14:textId="77777777" w:rsidR="00704CAA" w:rsidRPr="00AB1781" w:rsidRDefault="00704CAA" w:rsidP="00704CAA">
      <w:pPr>
        <w:pStyle w:val="EnglishHangNoCoptic"/>
      </w:pPr>
      <w:r w:rsidRPr="00AB1781">
        <w:lastRenderedPageBreak/>
        <w:t xml:space="preserve">6 </w:t>
      </w:r>
      <w:r>
        <w:t>Look, You</w:t>
      </w:r>
      <w:r w:rsidRPr="00AB1781">
        <w:t xml:space="preserve"> made my days a few </w:t>
      </w:r>
      <w:r>
        <w:t>handbreadths</w:t>
      </w:r>
      <w:r w:rsidRPr="00AB1781">
        <w:t>,</w:t>
      </w:r>
    </w:p>
    <w:p w14:paraId="387B1EC9" w14:textId="77777777" w:rsidR="00704CAA" w:rsidRPr="00AB1781" w:rsidRDefault="00704CAA" w:rsidP="00704CAA">
      <w:pPr>
        <w:pStyle w:val="EnglishHangNoCoptic"/>
      </w:pPr>
      <w:r w:rsidRPr="00AB1781">
        <w:tab/>
        <w:t xml:space="preserve">and my existence is nothing in </w:t>
      </w:r>
      <w:r>
        <w:t>Your sight.”</w:t>
      </w:r>
    </w:p>
    <w:p w14:paraId="6658D172" w14:textId="77777777" w:rsidR="00704CAA" w:rsidRPr="00AB1781" w:rsidRDefault="00704CAA" w:rsidP="00704CAA">
      <w:pPr>
        <w:pStyle w:val="EnglishHangEndNoCoptic"/>
      </w:pPr>
      <w:r w:rsidRPr="00AB1781">
        <w:tab/>
        <w:t>Truly</w:t>
      </w:r>
      <w:r>
        <w:t>,</w:t>
      </w:r>
      <w:r w:rsidRPr="00AB1781">
        <w:t xml:space="preserve"> </w:t>
      </w:r>
      <w:r>
        <w:t xml:space="preserve">every man alive is the sum of </w:t>
      </w:r>
      <w:r w:rsidRPr="00AB1781">
        <w:t xml:space="preserve">vanity. </w:t>
      </w:r>
      <w:r w:rsidRPr="00AB1781">
        <w:rPr>
          <w:i/>
        </w:rPr>
        <w:t>(Pause)</w:t>
      </w:r>
    </w:p>
    <w:p w14:paraId="7867E6BD" w14:textId="77777777" w:rsidR="00704CAA" w:rsidRPr="00AB1781" w:rsidRDefault="00704CAA" w:rsidP="00704CAA">
      <w:pPr>
        <w:pStyle w:val="EnglishHangNoCoptic"/>
      </w:pPr>
      <w:r w:rsidRPr="00AB1781">
        <w:t>7 Surely man passes like a shadow</w:t>
      </w:r>
      <w:r>
        <w:rPr>
          <w:rStyle w:val="FootnoteReference"/>
        </w:rPr>
        <w:footnoteReference w:id="228"/>
      </w:r>
      <w:r w:rsidRPr="00AB1781">
        <w:t>,</w:t>
      </w:r>
    </w:p>
    <w:p w14:paraId="450BE92E" w14:textId="77777777" w:rsidR="00704CAA" w:rsidRPr="00AB1781" w:rsidRDefault="00704CAA" w:rsidP="00704CAA">
      <w:pPr>
        <w:pStyle w:val="EnglishHangNoCoptic"/>
      </w:pPr>
      <w:r w:rsidRPr="00AB1781">
        <w:tab/>
        <w:t>and disquiets himself in vain;</w:t>
      </w:r>
    </w:p>
    <w:p w14:paraId="74FD61C0" w14:textId="77777777" w:rsidR="00704CAA" w:rsidRPr="00AB1781" w:rsidRDefault="00704CAA" w:rsidP="00704CAA">
      <w:pPr>
        <w:pStyle w:val="EnglishHangNoCoptic"/>
      </w:pPr>
      <w:r w:rsidRPr="00AB1781">
        <w:tab/>
        <w:t>he hoards wealth and does not know</w:t>
      </w:r>
    </w:p>
    <w:p w14:paraId="379BED00" w14:textId="77777777" w:rsidR="00704CAA" w:rsidRPr="004E0D33" w:rsidRDefault="00704CAA" w:rsidP="00704CAA">
      <w:pPr>
        <w:pStyle w:val="EnglishHangEndNoCoptic"/>
      </w:pPr>
      <w:r w:rsidRPr="00AB1781">
        <w:tab/>
        <w:t>for whom he is gathering it.</w:t>
      </w:r>
    </w:p>
    <w:p w14:paraId="73DFE25A" w14:textId="77777777" w:rsidR="00704CAA" w:rsidRPr="00AB1781" w:rsidRDefault="00704CAA" w:rsidP="00704CAA">
      <w:pPr>
        <w:pStyle w:val="EnglishHangNoCoptic"/>
      </w:pPr>
      <w:r w:rsidRPr="00AB1781">
        <w:t xml:space="preserve">8 And now, </w:t>
      </w:r>
      <w:r>
        <w:t>what</w:t>
      </w:r>
      <w:r w:rsidRPr="00AB1781">
        <w:t xml:space="preserve"> is my </w:t>
      </w:r>
      <w:r>
        <w:t>endurance</w:t>
      </w:r>
      <w:r w:rsidRPr="00AB1781">
        <w:t>?</w:t>
      </w:r>
      <w:r w:rsidRPr="00AB1781">
        <w:rPr>
          <w:rStyle w:val="FootnoteReference"/>
        </w:rPr>
        <w:footnoteReference w:id="229"/>
      </w:r>
    </w:p>
    <w:p w14:paraId="6EFB903A" w14:textId="77777777" w:rsidR="00704CAA" w:rsidRPr="00AB1781" w:rsidRDefault="00704CAA" w:rsidP="00704CAA">
      <w:pPr>
        <w:pStyle w:val="EnglishHangNoCoptic"/>
      </w:pPr>
      <w:r w:rsidRPr="00AB1781">
        <w:tab/>
        <w:t>Is it not the Lord?</w:t>
      </w:r>
    </w:p>
    <w:p w14:paraId="43D8F2E3" w14:textId="77777777" w:rsidR="00704CAA" w:rsidRPr="00AB1781" w:rsidRDefault="00704CAA" w:rsidP="00704CAA">
      <w:pPr>
        <w:pStyle w:val="EnglishHangEndNoCoptic"/>
      </w:pPr>
      <w:r w:rsidRPr="00AB1781">
        <w:tab/>
        <w:t xml:space="preserve">And my </w:t>
      </w:r>
      <w:r>
        <w:t>existence</w:t>
      </w:r>
      <w:r w:rsidRPr="00AB1781">
        <w:t xml:space="preserve"> is from </w:t>
      </w:r>
      <w:r>
        <w:t>You</w:t>
      </w:r>
      <w:r w:rsidRPr="00AB1781">
        <w:t>.</w:t>
      </w:r>
    </w:p>
    <w:p w14:paraId="74EAC501" w14:textId="77777777" w:rsidR="00704CAA" w:rsidRPr="00AB1781" w:rsidRDefault="00704CAA" w:rsidP="00704CAA">
      <w:pPr>
        <w:pStyle w:val="EnglishHangNoCoptic"/>
      </w:pPr>
      <w:r w:rsidRPr="00AB1781">
        <w:t xml:space="preserve">9 Deliver me from all my </w:t>
      </w:r>
      <w:r>
        <w:t>transgressions</w:t>
      </w:r>
      <w:r w:rsidRPr="00AB1781">
        <w:t>;</w:t>
      </w:r>
    </w:p>
    <w:p w14:paraId="6D94AFB2"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me </w:t>
      </w:r>
      <w:r>
        <w:t>a reproach</w:t>
      </w:r>
      <w:r w:rsidRPr="00AB1781">
        <w:t xml:space="preserve"> </w:t>
      </w:r>
      <w:r>
        <w:t>to</w:t>
      </w:r>
      <w:r w:rsidRPr="00AB1781">
        <w:t xml:space="preserve"> the fool.</w:t>
      </w:r>
    </w:p>
    <w:p w14:paraId="7C253513" w14:textId="77777777" w:rsidR="00704CAA" w:rsidRPr="00AB1781" w:rsidRDefault="00704CAA" w:rsidP="00704CAA">
      <w:pPr>
        <w:pStyle w:val="EnglishHangNoCoptic"/>
      </w:pPr>
      <w:r>
        <w:t>10 I because</w:t>
      </w:r>
      <w:r w:rsidRPr="00AB1781">
        <w:t xml:space="preserve"> dumb and </w:t>
      </w:r>
      <w:r>
        <w:t>did not open my mouth;</w:t>
      </w:r>
    </w:p>
    <w:p w14:paraId="3A720C05" w14:textId="77777777" w:rsidR="00704CAA" w:rsidRPr="00AB1781" w:rsidRDefault="00704CAA" w:rsidP="00704CAA">
      <w:pPr>
        <w:pStyle w:val="EnglishHangEndNoCoptic"/>
      </w:pPr>
      <w:r w:rsidRPr="00AB1781">
        <w:tab/>
      </w:r>
      <w:r>
        <w:t>You are He Who made me</w:t>
      </w:r>
      <w:r w:rsidRPr="00AB1781">
        <w:t>.</w:t>
      </w:r>
    </w:p>
    <w:p w14:paraId="4443E7DE" w14:textId="77777777" w:rsidR="00704CAA" w:rsidRPr="00AB1781" w:rsidRDefault="00704CAA" w:rsidP="00704CAA">
      <w:pPr>
        <w:pStyle w:val="EnglishHangNoCoptic"/>
      </w:pPr>
      <w:r w:rsidRPr="00AB1781">
        <w:t xml:space="preserve">11 Remove </w:t>
      </w:r>
      <w:r>
        <w:t>Your</w:t>
      </w:r>
      <w:r w:rsidRPr="00AB1781">
        <w:t xml:space="preserve"> scourges from me,</w:t>
      </w:r>
    </w:p>
    <w:p w14:paraId="7C23177F" w14:textId="77777777" w:rsidR="00704CAA" w:rsidRPr="00AB1781" w:rsidRDefault="00704CAA" w:rsidP="00704CAA">
      <w:pPr>
        <w:pStyle w:val="EnglishHangEndNoCoptic"/>
      </w:pPr>
      <w:r w:rsidRPr="00AB1781">
        <w:tab/>
        <w:t xml:space="preserve">for I faint at the </w:t>
      </w:r>
      <w:r>
        <w:t>strength</w:t>
      </w:r>
      <w:r w:rsidRPr="00AB1781">
        <w:t xml:space="preserve"> of </w:t>
      </w:r>
      <w:r>
        <w:t>Your</w:t>
      </w:r>
      <w:r w:rsidRPr="00AB1781">
        <w:t xml:space="preserve"> hand.</w:t>
      </w:r>
    </w:p>
    <w:p w14:paraId="694959E5" w14:textId="77777777" w:rsidR="00704CAA" w:rsidRPr="00AB1781" w:rsidRDefault="00704CAA" w:rsidP="00704CAA">
      <w:pPr>
        <w:pStyle w:val="EnglishHangNoCoptic"/>
      </w:pPr>
      <w:r w:rsidRPr="00AB1781">
        <w:t xml:space="preserve">12 </w:t>
      </w:r>
      <w:r>
        <w:t>You chasten a man for his transgressions w</w:t>
      </w:r>
      <w:r w:rsidRPr="00AB1781">
        <w:t>ith rebukes,</w:t>
      </w:r>
    </w:p>
    <w:p w14:paraId="3E0AA2A6" w14:textId="77777777" w:rsidR="00704CAA" w:rsidRPr="00AB1781" w:rsidRDefault="00704CAA" w:rsidP="00704CAA">
      <w:pPr>
        <w:pStyle w:val="EnglishHangNoCoptic"/>
      </w:pPr>
      <w:r w:rsidRPr="00AB1781">
        <w:tab/>
        <w:t>a</w:t>
      </w:r>
      <w:r>
        <w:t>nd melt his soul like a spider’s web;</w:t>
      </w:r>
    </w:p>
    <w:p w14:paraId="390E88D5" w14:textId="77777777" w:rsidR="00704CAA" w:rsidRPr="00AB1781" w:rsidRDefault="00704CAA" w:rsidP="00704CAA">
      <w:pPr>
        <w:pStyle w:val="EnglishHangEndNoCoptic"/>
      </w:pPr>
      <w:r>
        <w:tab/>
        <w:t>y</w:t>
      </w:r>
      <w:r w:rsidRPr="00AB1781">
        <w:t xml:space="preserve">et every man </w:t>
      </w:r>
      <w:r>
        <w:t xml:space="preserve">stirs </w:t>
      </w:r>
      <w:r w:rsidRPr="00AB1781">
        <w:t xml:space="preserve">himself </w:t>
      </w:r>
      <w:r>
        <w:t xml:space="preserve">up </w:t>
      </w:r>
      <w:r w:rsidRPr="00AB1781">
        <w:t xml:space="preserve">in vain. </w:t>
      </w:r>
      <w:r w:rsidRPr="00AB1781">
        <w:rPr>
          <w:i/>
        </w:rPr>
        <w:t>(Pause)</w:t>
      </w:r>
    </w:p>
    <w:p w14:paraId="7DA414A3" w14:textId="77777777" w:rsidR="00704CAA" w:rsidRPr="00AB1781" w:rsidRDefault="00704CAA" w:rsidP="00704CAA">
      <w:pPr>
        <w:pStyle w:val="EnglishHangNoCoptic"/>
      </w:pPr>
      <w:r w:rsidRPr="00AB1781">
        <w:t xml:space="preserve">13 </w:t>
      </w:r>
      <w:r>
        <w:t>“</w:t>
      </w:r>
      <w:r w:rsidRPr="00AB1781">
        <w:t>Hear my prayer, O Lord,</w:t>
      </w:r>
    </w:p>
    <w:p w14:paraId="1AB8B970" w14:textId="77777777" w:rsidR="00704CAA" w:rsidRPr="00AB1781" w:rsidRDefault="00704CAA" w:rsidP="00704CAA">
      <w:pPr>
        <w:pStyle w:val="EnglishHangNoCoptic"/>
      </w:pPr>
      <w:r w:rsidRPr="00AB1781">
        <w:tab/>
        <w:t xml:space="preserve">and give ear to my </w:t>
      </w:r>
      <w:r>
        <w:t>supplication</w:t>
      </w:r>
      <w:r w:rsidRPr="00AB1781">
        <w:t>;</w:t>
      </w:r>
    </w:p>
    <w:p w14:paraId="3BAEB9DB" w14:textId="77777777" w:rsidR="00704CAA" w:rsidRPr="00AB1781" w:rsidRDefault="00704CAA" w:rsidP="00704CAA">
      <w:pPr>
        <w:pStyle w:val="EnglishHangNoCoptic"/>
      </w:pPr>
      <w:r w:rsidRPr="00AB1781">
        <w:tab/>
      </w:r>
      <w:r>
        <w:t>do not be</w:t>
      </w:r>
      <w:r w:rsidRPr="00AB1781">
        <w:t xml:space="preserve"> silent at my tears.</w:t>
      </w:r>
    </w:p>
    <w:p w14:paraId="391CDAEE" w14:textId="77777777" w:rsidR="00704CAA" w:rsidRPr="00AB1781" w:rsidRDefault="00704CAA" w:rsidP="00704CAA">
      <w:pPr>
        <w:pStyle w:val="EnglishHangNoCoptic"/>
      </w:pPr>
      <w:r w:rsidRPr="00AB1781">
        <w:tab/>
        <w:t xml:space="preserve">For I am a </w:t>
      </w:r>
      <w:r>
        <w:t>sojourner</w:t>
      </w:r>
      <w:r w:rsidRPr="00AB1781">
        <w:t xml:space="preserve"> </w:t>
      </w:r>
      <w:r>
        <w:t>before</w:t>
      </w:r>
      <w:r w:rsidRPr="00AB1781">
        <w:t xml:space="preserve"> </w:t>
      </w:r>
      <w:r>
        <w:t>You,</w:t>
      </w:r>
    </w:p>
    <w:p w14:paraId="2307A42B" w14:textId="77777777" w:rsidR="00704CAA" w:rsidRPr="00AB1781" w:rsidRDefault="00704CAA" w:rsidP="00704CAA">
      <w:pPr>
        <w:pStyle w:val="EnglishHangEndNoCoptic"/>
      </w:pPr>
      <w:r w:rsidRPr="00AB1781">
        <w:tab/>
      </w:r>
      <w:r>
        <w:t xml:space="preserve">and a stranger, </w:t>
      </w:r>
      <w:r w:rsidRPr="00AB1781">
        <w:t>as all my fathers were.</w:t>
      </w:r>
    </w:p>
    <w:p w14:paraId="7731D8F0" w14:textId="77777777" w:rsidR="00704CAA" w:rsidRPr="00AB1781" w:rsidRDefault="00704CAA" w:rsidP="00704CAA">
      <w:pPr>
        <w:pStyle w:val="EnglishHangNoCoptic"/>
      </w:pPr>
      <w:r w:rsidRPr="00AB1781">
        <w:t xml:space="preserve">14 </w:t>
      </w:r>
      <w:r>
        <w:t>Let me be</w:t>
      </w:r>
      <w:r w:rsidRPr="00AB1781">
        <w:t xml:space="preserve">, that I may </w:t>
      </w:r>
      <w:r>
        <w:t>revive</w:t>
      </w:r>
      <w:r w:rsidRPr="00AB1781">
        <w:t>,</w:t>
      </w:r>
    </w:p>
    <w:p w14:paraId="4E5C6ECA" w14:textId="77777777" w:rsidR="00704CAA" w:rsidRPr="004E0D33" w:rsidRDefault="00704CAA" w:rsidP="00704CAA">
      <w:pPr>
        <w:pStyle w:val="EnglishHangEndNoCoptic"/>
      </w:pPr>
      <w:r w:rsidRPr="00AB1781">
        <w:tab/>
        <w:t>before I depart and exist no more.</w:t>
      </w:r>
      <w:r>
        <w:t>”</w:t>
      </w:r>
    </w:p>
    <w:p w14:paraId="4B13221C" w14:textId="77777777" w:rsidR="00704CAA" w:rsidRPr="004E0D33" w:rsidRDefault="00704CAA" w:rsidP="00704CAA">
      <w:pPr>
        <w:pStyle w:val="Heading4"/>
      </w:pPr>
      <w:r>
        <w:t>Psalm</w:t>
      </w:r>
      <w:r w:rsidRPr="00AB1781">
        <w:t xml:space="preserve"> 39</w:t>
      </w:r>
      <w:r>
        <w:t>: “I waited patiently for the Lord”</w:t>
      </w:r>
    </w:p>
    <w:p w14:paraId="38106723" w14:textId="77777777" w:rsidR="00704CAA" w:rsidRPr="007A1A59" w:rsidRDefault="00704CAA" w:rsidP="00704CAA">
      <w:pPr>
        <w:jc w:val="center"/>
        <w:rPr>
          <w:b/>
        </w:rPr>
      </w:pPr>
      <w:r w:rsidRPr="007A1A59">
        <w:rPr>
          <w:b/>
        </w:rPr>
        <w:t>A New Song: Praise to our God</w:t>
      </w:r>
    </w:p>
    <w:p w14:paraId="685170D2" w14:textId="77777777" w:rsidR="00704CAA" w:rsidRPr="007A1A59" w:rsidRDefault="00704CAA" w:rsidP="00704CAA">
      <w:pPr>
        <w:jc w:val="center"/>
        <w:rPr>
          <w:b/>
        </w:rPr>
      </w:pPr>
      <w:r w:rsidRPr="007A1A59">
        <w:rPr>
          <w:b/>
        </w:rPr>
        <w:t xml:space="preserve">A Body Prepared for the Redeemer: I come to do </w:t>
      </w:r>
      <w:r>
        <w:rPr>
          <w:b/>
        </w:rPr>
        <w:t>Your</w:t>
      </w:r>
      <w:r w:rsidRPr="007A1A59">
        <w:rPr>
          <w:b/>
        </w:rPr>
        <w:t xml:space="preserve"> w</w:t>
      </w:r>
      <w:r>
        <w:rPr>
          <w:b/>
        </w:rPr>
        <w:t>i</w:t>
      </w:r>
      <w:r w:rsidRPr="007A1A59">
        <w:rPr>
          <w:b/>
        </w:rPr>
        <w:t>ll</w:t>
      </w:r>
    </w:p>
    <w:p w14:paraId="17621098" w14:textId="77777777" w:rsidR="00704CAA" w:rsidRPr="00AB1781" w:rsidRDefault="00704CAA" w:rsidP="00704CAA">
      <w:pPr>
        <w:pStyle w:val="Rubric"/>
      </w:pPr>
      <w:r w:rsidRPr="00AB1781">
        <w:t>1 (A Psalm by David)</w:t>
      </w:r>
    </w:p>
    <w:p w14:paraId="282344B4" w14:textId="77777777" w:rsidR="00704CAA" w:rsidRPr="00AB1781" w:rsidRDefault="00704CAA" w:rsidP="00704CAA">
      <w:pPr>
        <w:pStyle w:val="EnglishHangNoCoptic"/>
      </w:pPr>
      <w:r w:rsidRPr="00AB1781">
        <w:lastRenderedPageBreak/>
        <w:t xml:space="preserve">2 I waited </w:t>
      </w:r>
      <w:r>
        <w:t>patiently</w:t>
      </w:r>
      <w:r w:rsidRPr="00AB1781">
        <w:t xml:space="preserve"> for the Lord,</w:t>
      </w:r>
    </w:p>
    <w:p w14:paraId="6C0F6AAE" w14:textId="77777777" w:rsidR="00704CAA" w:rsidRPr="00AB1781" w:rsidRDefault="00704CAA" w:rsidP="00704CAA">
      <w:pPr>
        <w:pStyle w:val="EnglishHangEndNoCoptic"/>
      </w:pPr>
      <w:r w:rsidRPr="00AB1781">
        <w:tab/>
        <w:t xml:space="preserve">and He attended to me and heard my </w:t>
      </w:r>
      <w:r>
        <w:t>supplication</w:t>
      </w:r>
      <w:r w:rsidRPr="00AB1781">
        <w:t>.</w:t>
      </w:r>
    </w:p>
    <w:p w14:paraId="267C8561" w14:textId="77777777" w:rsidR="00704CAA" w:rsidRPr="00AB1781" w:rsidRDefault="00704CAA" w:rsidP="00704CAA">
      <w:pPr>
        <w:pStyle w:val="EnglishHangNoCoptic"/>
      </w:pPr>
      <w:r w:rsidRPr="00AB1781">
        <w:t>3 And He brought me up out of the pit of misery</w:t>
      </w:r>
    </w:p>
    <w:p w14:paraId="1215B0EF" w14:textId="77777777" w:rsidR="00704CAA" w:rsidRPr="00AB1781" w:rsidRDefault="00704CAA" w:rsidP="00704CAA">
      <w:pPr>
        <w:pStyle w:val="EnglishHangNoCoptic"/>
      </w:pPr>
      <w:r w:rsidRPr="00AB1781">
        <w:tab/>
        <w:t>and from the miry clay,</w:t>
      </w:r>
    </w:p>
    <w:p w14:paraId="65317A5E" w14:textId="77777777" w:rsidR="00704CAA" w:rsidRPr="00AB1781" w:rsidRDefault="00704CAA" w:rsidP="00704CAA">
      <w:pPr>
        <w:pStyle w:val="EnglishHangEndNoCoptic"/>
      </w:pPr>
      <w:r w:rsidRPr="00AB1781">
        <w:tab/>
        <w:t xml:space="preserve">and </w:t>
      </w:r>
      <w:r>
        <w:t xml:space="preserve">has </w:t>
      </w:r>
      <w:r w:rsidRPr="00AB1781">
        <w:t>He set my feet on a rock</w:t>
      </w:r>
      <w:r>
        <w:t>,</w:t>
      </w:r>
      <w:r w:rsidRPr="00AB1781">
        <w:t xml:space="preserve"> and </w:t>
      </w:r>
      <w:r>
        <w:t xml:space="preserve">has </w:t>
      </w:r>
      <w:r w:rsidRPr="00AB1781">
        <w:t>directed my steps.</w:t>
      </w:r>
    </w:p>
    <w:p w14:paraId="3630552C" w14:textId="77777777" w:rsidR="00704CAA" w:rsidRPr="00AB1781" w:rsidRDefault="00704CAA" w:rsidP="00704CAA">
      <w:pPr>
        <w:pStyle w:val="EnglishHangNoCoptic"/>
      </w:pPr>
      <w:r w:rsidRPr="00AB1781">
        <w:t>4 And He has put a new song in my mouth,</w:t>
      </w:r>
    </w:p>
    <w:p w14:paraId="77403779" w14:textId="77777777" w:rsidR="00704CAA" w:rsidRPr="00AB1781" w:rsidRDefault="00704CAA" w:rsidP="00704CAA">
      <w:pPr>
        <w:pStyle w:val="EnglishHangNoCoptic"/>
      </w:pPr>
      <w:r w:rsidRPr="00AB1781">
        <w:tab/>
      </w:r>
      <w:r>
        <w:t xml:space="preserve">a hymn </w:t>
      </w:r>
      <w:r w:rsidRPr="00AB1781">
        <w:t>to our God.</w:t>
      </w:r>
      <w:r w:rsidRPr="00AB1781">
        <w:rPr>
          <w:rStyle w:val="FootnoteReference"/>
        </w:rPr>
        <w:footnoteReference w:id="230"/>
      </w:r>
    </w:p>
    <w:p w14:paraId="759D0986" w14:textId="77777777" w:rsidR="00704CAA" w:rsidRPr="00AB1781" w:rsidRDefault="00704CAA" w:rsidP="00704CAA">
      <w:pPr>
        <w:pStyle w:val="EnglishHangNoCoptic"/>
      </w:pPr>
      <w:r w:rsidRPr="00AB1781">
        <w:tab/>
        <w:t>Many will see and fear,</w:t>
      </w:r>
    </w:p>
    <w:p w14:paraId="24836187" w14:textId="77777777" w:rsidR="00704CAA" w:rsidRPr="00AB1781" w:rsidRDefault="00704CAA" w:rsidP="00704CAA">
      <w:pPr>
        <w:pStyle w:val="EnglishHangEndNoCoptic"/>
      </w:pPr>
      <w:r w:rsidRPr="00AB1781">
        <w:tab/>
        <w:t xml:space="preserve">and will </w:t>
      </w:r>
      <w:r>
        <w:t>put their hope</w:t>
      </w:r>
      <w:r w:rsidRPr="00AB1781">
        <w:t xml:space="preserve"> in the Lord.</w:t>
      </w:r>
    </w:p>
    <w:p w14:paraId="5F4137A8" w14:textId="77777777" w:rsidR="00704CAA" w:rsidRPr="00AB1781" w:rsidRDefault="00704CAA" w:rsidP="00704CAA">
      <w:pPr>
        <w:pStyle w:val="EnglishHangNoCoptic"/>
      </w:pPr>
      <w:r w:rsidRPr="00AB1781">
        <w:t>5 Blessed is the man</w:t>
      </w:r>
    </w:p>
    <w:p w14:paraId="64010A09" w14:textId="77777777" w:rsidR="00704CAA" w:rsidRPr="00AB1781" w:rsidRDefault="00704CAA" w:rsidP="00704CAA">
      <w:pPr>
        <w:pStyle w:val="EnglishHangNoCoptic"/>
      </w:pPr>
      <w:r>
        <w:tab/>
        <w:t>whose hope is the N</w:t>
      </w:r>
      <w:r w:rsidRPr="00AB1781">
        <w:t>ame of the Lord,</w:t>
      </w:r>
    </w:p>
    <w:p w14:paraId="16EAEB97" w14:textId="77777777" w:rsidR="00704CAA" w:rsidRPr="00AB1781" w:rsidRDefault="00704CAA" w:rsidP="00704CAA">
      <w:pPr>
        <w:pStyle w:val="EnglishHangNoCoptic"/>
      </w:pPr>
      <w:r w:rsidRPr="00AB1781">
        <w:tab/>
        <w:t>and who pays no regard to vanities</w:t>
      </w:r>
    </w:p>
    <w:p w14:paraId="4D5CBE0C" w14:textId="77777777" w:rsidR="00704CAA" w:rsidRPr="004E0D33" w:rsidRDefault="00704CAA" w:rsidP="00704CAA">
      <w:pPr>
        <w:pStyle w:val="EnglishHangEndNoCoptic"/>
      </w:pPr>
      <w:r w:rsidRPr="00AB1781">
        <w:tab/>
        <w:t>or mad delusions.</w:t>
      </w:r>
    </w:p>
    <w:p w14:paraId="79F3A30E" w14:textId="77777777" w:rsidR="00704CAA" w:rsidRPr="00AB1781" w:rsidRDefault="00704CAA" w:rsidP="00704CAA">
      <w:pPr>
        <w:pStyle w:val="EnglishHangNoCoptic"/>
      </w:pPr>
      <w:r w:rsidRPr="00AB1781">
        <w:t xml:space="preserve">6 Many are </w:t>
      </w:r>
      <w:r>
        <w:t>Your</w:t>
      </w:r>
      <w:r w:rsidRPr="00AB1781">
        <w:t xml:space="preserve"> works</w:t>
      </w:r>
      <w:r>
        <w:t>, O Lord my God,</w:t>
      </w:r>
    </w:p>
    <w:p w14:paraId="12C341FB" w14:textId="77777777" w:rsidR="00704CAA" w:rsidRPr="00AB1781" w:rsidRDefault="00704CAA" w:rsidP="00704CAA">
      <w:pPr>
        <w:pStyle w:val="EnglishHangNoCoptic"/>
      </w:pPr>
      <w:r w:rsidRPr="00AB1781">
        <w:tab/>
      </w:r>
      <w:r>
        <w:t>the wondrous things</w:t>
      </w:r>
      <w:r w:rsidRPr="00AB1781">
        <w:t xml:space="preserve"> </w:t>
      </w:r>
      <w:r>
        <w:t>You</w:t>
      </w:r>
      <w:r w:rsidRPr="00AB1781">
        <w:t xml:space="preserve"> </w:t>
      </w:r>
      <w:r>
        <w:t>have</w:t>
      </w:r>
      <w:r w:rsidRPr="00AB1781">
        <w:t xml:space="preserve"> </w:t>
      </w:r>
      <w:r>
        <w:t>made.</w:t>
      </w:r>
    </w:p>
    <w:p w14:paraId="67C6F141" w14:textId="77777777" w:rsidR="00704CAA" w:rsidRPr="00AB1781" w:rsidRDefault="00704CAA" w:rsidP="00704CAA">
      <w:pPr>
        <w:pStyle w:val="EnglishHangNoCoptic"/>
      </w:pPr>
      <w:r w:rsidRPr="00AB1781">
        <w:tab/>
      </w:r>
      <w:r>
        <w:t>There is no one who can be likened to You</w:t>
      </w:r>
    </w:p>
    <w:p w14:paraId="562237DC" w14:textId="77777777" w:rsidR="00704CAA" w:rsidRPr="00AB1781" w:rsidRDefault="00704CAA" w:rsidP="00704CAA">
      <w:pPr>
        <w:pStyle w:val="EnglishHangNoCoptic"/>
      </w:pPr>
      <w:r w:rsidRPr="00AB1781">
        <w:tab/>
      </w:r>
      <w:r>
        <w:t>in Your thoughts</w:t>
      </w:r>
      <w:r w:rsidRPr="00AB1781">
        <w:t>.</w:t>
      </w:r>
    </w:p>
    <w:p w14:paraId="79C5C650" w14:textId="77777777" w:rsidR="00704CAA" w:rsidRPr="00AB1781" w:rsidRDefault="00704CAA" w:rsidP="00704CAA">
      <w:pPr>
        <w:pStyle w:val="EnglishHangNoCoptic"/>
      </w:pPr>
      <w:r w:rsidRPr="00AB1781">
        <w:tab/>
        <w:t>If I recount or speak of them,</w:t>
      </w:r>
    </w:p>
    <w:p w14:paraId="3355F1A3" w14:textId="77777777" w:rsidR="00704CAA" w:rsidRPr="00AB1781" w:rsidRDefault="00704CAA" w:rsidP="00704CAA">
      <w:pPr>
        <w:pStyle w:val="EnglishHangEndNoCoptic"/>
      </w:pPr>
      <w:r w:rsidRPr="00AB1781">
        <w:tab/>
        <w:t>they are more than I can tell.</w:t>
      </w:r>
    </w:p>
    <w:p w14:paraId="0323B663" w14:textId="77777777" w:rsidR="00704CAA" w:rsidRPr="00AB1781" w:rsidRDefault="00704CAA" w:rsidP="00704CAA">
      <w:pPr>
        <w:pStyle w:val="EnglishHangNoCoptic"/>
      </w:pPr>
      <w:r w:rsidRPr="00AB1781">
        <w:t xml:space="preserve">7 </w:t>
      </w:r>
      <w:r>
        <w:t>You have not desired s</w:t>
      </w:r>
      <w:r w:rsidRPr="00AB1781">
        <w:t>acrifice and offering,</w:t>
      </w:r>
      <w:r w:rsidRPr="00AB1781">
        <w:rPr>
          <w:rStyle w:val="FootnoteReference"/>
        </w:rPr>
        <w:footnoteReference w:id="231"/>
      </w:r>
    </w:p>
    <w:p w14:paraId="0C18A1F9" w14:textId="77777777" w:rsidR="00704CAA" w:rsidRPr="00AB1781" w:rsidRDefault="00704CAA" w:rsidP="00704CAA">
      <w:pPr>
        <w:pStyle w:val="EnglishHangNoCoptic"/>
      </w:pPr>
      <w:r w:rsidRPr="00AB1781">
        <w:tab/>
        <w:t xml:space="preserve">but </w:t>
      </w:r>
      <w:r>
        <w:t xml:space="preserve">You have prepared </w:t>
      </w:r>
      <w:r w:rsidRPr="00AB1781">
        <w:t>a body for me.</w:t>
      </w:r>
    </w:p>
    <w:p w14:paraId="280A952B" w14:textId="77777777" w:rsidR="00704CAA" w:rsidRPr="00AB1781" w:rsidRDefault="00704CAA" w:rsidP="00704CAA">
      <w:pPr>
        <w:pStyle w:val="EnglishHangNoCoptic"/>
      </w:pPr>
      <w:r w:rsidRPr="00AB1781">
        <w:tab/>
      </w:r>
      <w:r>
        <w:t>You have not required</w:t>
      </w:r>
    </w:p>
    <w:p w14:paraId="39095693" w14:textId="77777777" w:rsidR="00704CAA" w:rsidRPr="00AB1781" w:rsidRDefault="00704CAA" w:rsidP="00704CAA">
      <w:pPr>
        <w:pStyle w:val="EnglishHangEndNoCoptic"/>
      </w:pPr>
      <w:r w:rsidRPr="00AB1781">
        <w:tab/>
      </w:r>
      <w:r>
        <w:t xml:space="preserve">whole burnt offerings and sin </w:t>
      </w:r>
      <w:r w:rsidRPr="00AB1781">
        <w:t>offerings.</w:t>
      </w:r>
    </w:p>
    <w:p w14:paraId="364B0654" w14:textId="77777777" w:rsidR="00704CAA" w:rsidRPr="00AB1781" w:rsidRDefault="00704CAA" w:rsidP="00704CAA">
      <w:pPr>
        <w:pStyle w:val="EnglishHangNoCoptic"/>
      </w:pPr>
      <w:r>
        <w:t>8 Then I said, “Look</w:t>
      </w:r>
      <w:r w:rsidRPr="00AB1781">
        <w:t xml:space="preserve">, I </w:t>
      </w:r>
      <w:r>
        <w:t>am coming</w:t>
      </w:r>
    </w:p>
    <w:p w14:paraId="773E9A3B" w14:textId="77777777" w:rsidR="00704CAA" w:rsidRPr="00AB1781" w:rsidRDefault="00704CAA" w:rsidP="00704CAA">
      <w:pPr>
        <w:pStyle w:val="EnglishHangEndNoCoptic"/>
      </w:pPr>
      <w:r w:rsidRPr="00AB1781">
        <w:tab/>
        <w:t>(</w:t>
      </w:r>
      <w:r>
        <w:t>it is written of me on a scroll of a book</w:t>
      </w:r>
      <w:r w:rsidRPr="00AB1781">
        <w:t>)</w:t>
      </w:r>
    </w:p>
    <w:p w14:paraId="37AFC1D8" w14:textId="77777777" w:rsidR="00704CAA" w:rsidRPr="00AB1781" w:rsidRDefault="00704CAA" w:rsidP="00704CAA">
      <w:pPr>
        <w:pStyle w:val="EnglishHangNoCoptic"/>
      </w:pPr>
      <w:r w:rsidRPr="00AB1781">
        <w:t xml:space="preserve">9 </w:t>
      </w:r>
      <w:r>
        <w:t xml:space="preserve">I desire </w:t>
      </w:r>
      <w:r w:rsidRPr="00AB1781">
        <w:t xml:space="preserve">to do </w:t>
      </w:r>
      <w:r>
        <w:t>Your</w:t>
      </w:r>
      <w:r w:rsidRPr="00AB1781">
        <w:t xml:space="preserve"> will, O my God!</w:t>
      </w:r>
      <w:r w:rsidRPr="00AB1781">
        <w:rPr>
          <w:rStyle w:val="FootnoteReference"/>
        </w:rPr>
        <w:footnoteReference w:id="232"/>
      </w:r>
    </w:p>
    <w:p w14:paraId="6CAC5169" w14:textId="77777777" w:rsidR="00704CAA" w:rsidRPr="00AB1781" w:rsidRDefault="00704CAA" w:rsidP="00704CAA">
      <w:pPr>
        <w:pStyle w:val="EnglishHangEndNoCoptic"/>
      </w:pPr>
      <w:r>
        <w:tab/>
        <w:t>Your</w:t>
      </w:r>
      <w:r w:rsidRPr="00AB1781">
        <w:t xml:space="preserve"> law is within my heart.</w:t>
      </w:r>
      <w:r>
        <w:t>”</w:t>
      </w:r>
    </w:p>
    <w:p w14:paraId="29BC1019" w14:textId="77777777" w:rsidR="00704CAA" w:rsidRPr="00AB1781" w:rsidRDefault="00704CAA" w:rsidP="00704CAA">
      <w:pPr>
        <w:pStyle w:val="EnglishHangNoCoptic"/>
      </w:pPr>
      <w:r w:rsidRPr="00AB1781">
        <w:t xml:space="preserve">10 I have </w:t>
      </w:r>
      <w:r>
        <w:t>proclaimed</w:t>
      </w:r>
      <w:r w:rsidRPr="00AB1781">
        <w:t xml:space="preserve"> righteousness</w:t>
      </w:r>
    </w:p>
    <w:p w14:paraId="2EC258BD" w14:textId="77777777" w:rsidR="00704CAA" w:rsidRPr="00AB1781" w:rsidRDefault="00704CAA" w:rsidP="00704CAA">
      <w:pPr>
        <w:pStyle w:val="EnglishHangNoCoptic"/>
      </w:pPr>
      <w:r w:rsidRPr="00AB1781">
        <w:tab/>
        <w:t xml:space="preserve">in the great </w:t>
      </w:r>
      <w:r>
        <w:t>assembly</w:t>
      </w:r>
      <w:r w:rsidRPr="00AB1781">
        <w:t>.</w:t>
      </w:r>
      <w:r w:rsidRPr="00AB1781">
        <w:rPr>
          <w:rStyle w:val="FootnoteReference"/>
        </w:rPr>
        <w:footnoteReference w:id="233"/>
      </w:r>
    </w:p>
    <w:p w14:paraId="70D31357" w14:textId="77777777" w:rsidR="00704CAA" w:rsidRPr="00AB1781" w:rsidRDefault="00704CAA" w:rsidP="00704CAA">
      <w:pPr>
        <w:pStyle w:val="EnglishHangNoCoptic"/>
      </w:pPr>
      <w:r w:rsidRPr="00AB1781">
        <w:tab/>
        <w:t>I will not restrain my lips;</w:t>
      </w:r>
    </w:p>
    <w:p w14:paraId="6C99D1C9" w14:textId="77777777" w:rsidR="00704CAA" w:rsidRPr="00AB1781" w:rsidRDefault="00704CAA" w:rsidP="00704CAA">
      <w:pPr>
        <w:pStyle w:val="EnglishHangEndNoCoptic"/>
      </w:pPr>
      <w:r w:rsidRPr="00AB1781">
        <w:tab/>
      </w:r>
      <w:r>
        <w:t>O Lord, You</w:t>
      </w:r>
      <w:r w:rsidRPr="00AB1781">
        <w:t xml:space="preserve"> </w:t>
      </w:r>
      <w:r>
        <w:t>know</w:t>
      </w:r>
      <w:r>
        <w:rPr>
          <w:rStyle w:val="FootnoteReference"/>
        </w:rPr>
        <w:footnoteReference w:id="234"/>
      </w:r>
      <w:r w:rsidRPr="00AB1781">
        <w:t>.</w:t>
      </w:r>
    </w:p>
    <w:p w14:paraId="6411FC7C" w14:textId="77777777" w:rsidR="00704CAA" w:rsidRPr="00AB1781" w:rsidRDefault="00704CAA" w:rsidP="00704CAA">
      <w:pPr>
        <w:pStyle w:val="EnglishHangNoCoptic"/>
      </w:pPr>
      <w:r w:rsidRPr="00AB1781">
        <w:lastRenderedPageBreak/>
        <w:t xml:space="preserve">11 I have not hidden </w:t>
      </w:r>
      <w:r>
        <w:t>Your</w:t>
      </w:r>
      <w:r w:rsidRPr="00AB1781">
        <w:t xml:space="preserve"> righteousness</w:t>
      </w:r>
    </w:p>
    <w:p w14:paraId="2110139D" w14:textId="77777777" w:rsidR="00704CAA" w:rsidRPr="00AB1781" w:rsidRDefault="00704CAA" w:rsidP="00704CAA">
      <w:pPr>
        <w:pStyle w:val="EnglishHangNoCoptic"/>
      </w:pPr>
      <w:r w:rsidRPr="00AB1781">
        <w:tab/>
        <w:t>within my heart;</w:t>
      </w:r>
    </w:p>
    <w:p w14:paraId="00CD3D77" w14:textId="77777777" w:rsidR="00704CAA" w:rsidRPr="00AB1781" w:rsidRDefault="00704CAA" w:rsidP="00704CAA">
      <w:pPr>
        <w:pStyle w:val="EnglishHangNoCoptic"/>
      </w:pPr>
      <w:r w:rsidRPr="00AB1781">
        <w:tab/>
        <w:t xml:space="preserve">I have declared </w:t>
      </w:r>
      <w:r>
        <w:t>Your</w:t>
      </w:r>
      <w:r w:rsidRPr="00AB1781">
        <w:t xml:space="preserve"> truth and </w:t>
      </w:r>
      <w:r>
        <w:t>Your</w:t>
      </w:r>
      <w:r w:rsidRPr="00AB1781">
        <w:t xml:space="preserve"> salvation.</w:t>
      </w:r>
    </w:p>
    <w:p w14:paraId="5CBBA006" w14:textId="77777777" w:rsidR="00704CAA" w:rsidRPr="00AB1781" w:rsidRDefault="00704CAA" w:rsidP="00704CAA">
      <w:pPr>
        <w:pStyle w:val="EnglishHangNoCoptic"/>
      </w:pPr>
      <w:r w:rsidRPr="00AB1781">
        <w:tab/>
        <w:t xml:space="preserve">I have not hidden </w:t>
      </w:r>
      <w:r>
        <w:t>Your</w:t>
      </w:r>
      <w:r w:rsidRPr="00AB1781">
        <w:t xml:space="preserve"> mercy and </w:t>
      </w:r>
      <w:r>
        <w:t>Your</w:t>
      </w:r>
      <w:r w:rsidRPr="00AB1781">
        <w:t xml:space="preserve"> truth</w:t>
      </w:r>
    </w:p>
    <w:p w14:paraId="24F6DCF3" w14:textId="77777777" w:rsidR="00704CAA" w:rsidRPr="00AB1781" w:rsidRDefault="00704CAA" w:rsidP="00704CAA">
      <w:pPr>
        <w:pStyle w:val="EnglishHangEndNoCoptic"/>
      </w:pPr>
      <w:r>
        <w:tab/>
        <w:t>from the great congregation</w:t>
      </w:r>
      <w:r w:rsidRPr="00AB1781">
        <w:t>.</w:t>
      </w:r>
    </w:p>
    <w:p w14:paraId="2D872242" w14:textId="77777777" w:rsidR="00704CAA" w:rsidRPr="00AB1781" w:rsidRDefault="00704CAA" w:rsidP="00704CAA">
      <w:pPr>
        <w:pStyle w:val="EnglishHangNoCoptic"/>
      </w:pPr>
      <w:r w:rsidRPr="00AB1781">
        <w:t xml:space="preserve">12 </w:t>
      </w:r>
      <w:r>
        <w:t>Do not remove</w:t>
      </w:r>
      <w:r w:rsidRPr="00AB1781">
        <w:t xml:space="preserve"> then, O Lord,</w:t>
      </w:r>
    </w:p>
    <w:p w14:paraId="3439F87F" w14:textId="77777777" w:rsidR="00704CAA" w:rsidRPr="00AB1781" w:rsidRDefault="00704CAA" w:rsidP="00704CAA">
      <w:pPr>
        <w:pStyle w:val="EnglishHangNoCoptic"/>
      </w:pPr>
      <w:r w:rsidRPr="00AB1781">
        <w:tab/>
      </w:r>
      <w:r>
        <w:t>Your</w:t>
      </w:r>
      <w:r w:rsidRPr="00AB1781">
        <w:t xml:space="preserve"> compassion from me;</w:t>
      </w:r>
    </w:p>
    <w:p w14:paraId="2EFEF4A8" w14:textId="77777777" w:rsidR="00704CAA" w:rsidRPr="00AB1781" w:rsidRDefault="00704CAA" w:rsidP="00704CAA">
      <w:pPr>
        <w:pStyle w:val="EnglishHangNoCoptic"/>
      </w:pPr>
      <w:r w:rsidRPr="00AB1781">
        <w:tab/>
      </w:r>
      <w:r>
        <w:t>may</w:t>
      </w:r>
      <w:r w:rsidRPr="00AB1781">
        <w:t xml:space="preserve"> </w:t>
      </w:r>
      <w:r>
        <w:t>Your</w:t>
      </w:r>
      <w:r w:rsidRPr="00AB1781">
        <w:t xml:space="preserve"> mercy and </w:t>
      </w:r>
      <w:r>
        <w:t>Your</w:t>
      </w:r>
      <w:r w:rsidRPr="00AB1781">
        <w:t xml:space="preserve"> truth</w:t>
      </w:r>
    </w:p>
    <w:p w14:paraId="05FCA6AE" w14:textId="77777777" w:rsidR="00704CAA" w:rsidRPr="00AB1781" w:rsidRDefault="00704CAA" w:rsidP="00704CAA">
      <w:pPr>
        <w:pStyle w:val="EnglishHangEndNoCoptic"/>
      </w:pPr>
      <w:r w:rsidRPr="00AB1781">
        <w:tab/>
      </w:r>
      <w:r>
        <w:t>always</w:t>
      </w:r>
      <w:r w:rsidRPr="00AB1781">
        <w:t xml:space="preserve"> </w:t>
      </w:r>
      <w:r>
        <w:t>support</w:t>
      </w:r>
      <w:r w:rsidRPr="00AB1781">
        <w:t xml:space="preserve"> me.</w:t>
      </w:r>
    </w:p>
    <w:p w14:paraId="489305ED" w14:textId="77777777" w:rsidR="00704CAA" w:rsidRPr="00AB1781" w:rsidRDefault="00704CAA" w:rsidP="00704CAA">
      <w:pPr>
        <w:pStyle w:val="EnglishHangNoCoptic"/>
      </w:pPr>
      <w:r w:rsidRPr="00AB1781">
        <w:t>13 For countless evils surround me;</w:t>
      </w:r>
    </w:p>
    <w:p w14:paraId="4B572F16" w14:textId="77777777" w:rsidR="00704CAA" w:rsidRPr="00AB1781" w:rsidRDefault="00704CAA" w:rsidP="00704CAA">
      <w:pPr>
        <w:pStyle w:val="EnglishHangNoCoptic"/>
      </w:pPr>
      <w:r w:rsidRPr="00AB1781">
        <w:tab/>
        <w:t xml:space="preserve">my </w:t>
      </w:r>
      <w:r>
        <w:t>transgressions</w:t>
      </w:r>
      <w:r w:rsidRPr="00AB1781">
        <w:t xml:space="preserve"> have caught </w:t>
      </w:r>
      <w:r>
        <w:t xml:space="preserve">up with </w:t>
      </w:r>
      <w:r w:rsidRPr="00AB1781">
        <w:t>me</w:t>
      </w:r>
      <w:r>
        <w:t>,</w:t>
      </w:r>
      <w:r w:rsidRPr="00AB1781">
        <w:t xml:space="preserve"> so I cannot </w:t>
      </w:r>
      <w:r>
        <w:t>see</w:t>
      </w:r>
      <w:r w:rsidRPr="00AB1781">
        <w:t>.</w:t>
      </w:r>
    </w:p>
    <w:p w14:paraId="6AB63E99" w14:textId="77777777" w:rsidR="00704CAA" w:rsidRPr="00AB1781" w:rsidRDefault="00704CAA" w:rsidP="00704CAA">
      <w:pPr>
        <w:pStyle w:val="EnglishHangNoCoptic"/>
      </w:pPr>
      <w:r w:rsidRPr="00AB1781">
        <w:tab/>
        <w:t xml:space="preserve">They </w:t>
      </w:r>
      <w:r>
        <w:t>multiplied</w:t>
      </w:r>
      <w:r w:rsidRPr="00AB1781">
        <w:t xml:space="preserve"> more than the hairs of my head,</w:t>
      </w:r>
    </w:p>
    <w:p w14:paraId="6C8C6B17" w14:textId="77777777" w:rsidR="00704CAA" w:rsidRPr="00AB1781" w:rsidRDefault="00704CAA" w:rsidP="00704CAA">
      <w:pPr>
        <w:pStyle w:val="EnglishHangEndNoCoptic"/>
      </w:pPr>
      <w:r w:rsidRPr="00AB1781">
        <w:tab/>
        <w:t>and my heart fails me.</w:t>
      </w:r>
    </w:p>
    <w:p w14:paraId="61F546B1" w14:textId="77777777" w:rsidR="00704CAA" w:rsidRPr="00AB1781" w:rsidRDefault="00704CAA" w:rsidP="00704CAA">
      <w:pPr>
        <w:pStyle w:val="EnglishHangNoCoptic"/>
      </w:pPr>
      <w:r w:rsidRPr="00AB1781">
        <w:t>14 Be pleased, O Lord, to deliver me:</w:t>
      </w:r>
    </w:p>
    <w:p w14:paraId="19A5DF87" w14:textId="77777777" w:rsidR="00704CAA" w:rsidRPr="00AB1781" w:rsidRDefault="00704CAA" w:rsidP="00704CAA">
      <w:pPr>
        <w:pStyle w:val="EnglishHangEndNoCoptic"/>
      </w:pPr>
      <w:r w:rsidRPr="00AB1781">
        <w:tab/>
        <w:t xml:space="preserve">O Lord, </w:t>
      </w:r>
      <w:r>
        <w:t>be attentive</w:t>
      </w:r>
      <w:r w:rsidRPr="00AB1781">
        <w:t xml:space="preserve"> </w:t>
      </w:r>
      <w:r>
        <w:t xml:space="preserve">to </w:t>
      </w:r>
      <w:r w:rsidRPr="00AB1781">
        <w:t>help</w:t>
      </w:r>
      <w:r>
        <w:t>ing</w:t>
      </w:r>
      <w:r w:rsidRPr="00AB1781">
        <w:t xml:space="preserve"> me.</w:t>
      </w:r>
    </w:p>
    <w:p w14:paraId="0B7CEEC0" w14:textId="77777777" w:rsidR="00704CAA" w:rsidRPr="00AB1781" w:rsidRDefault="00704CAA" w:rsidP="00704CAA">
      <w:pPr>
        <w:pStyle w:val="EnglishHangNoCoptic"/>
      </w:pPr>
      <w:r w:rsidRPr="00AB1781">
        <w:t>15 Let those who seek to destroy my soul</w:t>
      </w:r>
    </w:p>
    <w:p w14:paraId="52DFF1C6" w14:textId="77777777" w:rsidR="00704CAA" w:rsidRPr="00AB1781" w:rsidRDefault="00704CAA" w:rsidP="00704CAA">
      <w:pPr>
        <w:pStyle w:val="EnglishHangNoCoptic"/>
      </w:pPr>
      <w:r w:rsidRPr="00AB1781">
        <w:tab/>
        <w:t xml:space="preserve">be </w:t>
      </w:r>
      <w:r>
        <w:t xml:space="preserve">both </w:t>
      </w:r>
      <w:r w:rsidRPr="00AB1781">
        <w:t>ashamed and confounded;</w:t>
      </w:r>
    </w:p>
    <w:p w14:paraId="744B1158" w14:textId="77777777" w:rsidR="00704CAA" w:rsidRPr="00AB1781" w:rsidRDefault="00704CAA" w:rsidP="00704CAA">
      <w:pPr>
        <w:pStyle w:val="EnglishHangNoCoptic"/>
      </w:pPr>
      <w:r w:rsidRPr="00AB1781">
        <w:tab/>
        <w:t>let those who wish me evil</w:t>
      </w:r>
    </w:p>
    <w:p w14:paraId="7EE543B1" w14:textId="77777777" w:rsidR="00704CAA" w:rsidRPr="004E0D33" w:rsidRDefault="00704CAA" w:rsidP="00704CAA">
      <w:pPr>
        <w:pStyle w:val="EnglishHangEndNoCoptic"/>
      </w:pPr>
      <w:r w:rsidRPr="00AB1781">
        <w:tab/>
        <w:t>be turned back and put to shame.</w:t>
      </w:r>
    </w:p>
    <w:p w14:paraId="3C62DEB4" w14:textId="77777777" w:rsidR="00704CAA" w:rsidRPr="00AB1781" w:rsidRDefault="00704CAA" w:rsidP="00704CAA">
      <w:pPr>
        <w:pStyle w:val="EnglishHangNoCoptic"/>
      </w:pPr>
      <w:r>
        <w:t>16 Let those who say to me, “good! good!”</w:t>
      </w:r>
      <w:r>
        <w:rPr>
          <w:rStyle w:val="FootnoteReference"/>
        </w:rPr>
        <w:footnoteReference w:id="235"/>
      </w:r>
    </w:p>
    <w:p w14:paraId="38066D8B" w14:textId="77777777" w:rsidR="00704CAA" w:rsidRPr="00AB1781" w:rsidRDefault="00704CAA" w:rsidP="00704CAA">
      <w:pPr>
        <w:pStyle w:val="EnglishHangEndNoCoptic"/>
      </w:pPr>
      <w:r w:rsidRPr="00AB1781">
        <w:tab/>
      </w:r>
      <w:r>
        <w:t>immediately</w:t>
      </w:r>
      <w:r w:rsidRPr="00AB1781">
        <w:t xml:space="preserve"> </w:t>
      </w:r>
      <w:r>
        <w:t>receive</w:t>
      </w:r>
      <w:r w:rsidRPr="00AB1781">
        <w:t xml:space="preserve"> their shame.</w:t>
      </w:r>
    </w:p>
    <w:p w14:paraId="69A53247" w14:textId="77777777" w:rsidR="00704CAA" w:rsidRPr="00AB1781" w:rsidRDefault="00704CAA" w:rsidP="00704CAA">
      <w:pPr>
        <w:pStyle w:val="EnglishHangNoCoptic"/>
      </w:pPr>
      <w:r w:rsidRPr="00AB1781">
        <w:t xml:space="preserve">17 </w:t>
      </w:r>
      <w:r>
        <w:t>May</w:t>
      </w:r>
      <w:r w:rsidRPr="00AB1781">
        <w:t xml:space="preserve"> all who seek </w:t>
      </w:r>
      <w:r>
        <w:t>You, O Lord,</w:t>
      </w:r>
    </w:p>
    <w:p w14:paraId="0186C442" w14:textId="77777777" w:rsidR="00704CAA" w:rsidRPr="00AB1781" w:rsidRDefault="00704CAA" w:rsidP="00704CAA">
      <w:pPr>
        <w:pStyle w:val="EnglishHangNoCoptic"/>
      </w:pPr>
      <w:r w:rsidRPr="00AB1781">
        <w:tab/>
      </w:r>
      <w:r>
        <w:t xml:space="preserve">greatly rejoice </w:t>
      </w:r>
      <w:r w:rsidRPr="00AB1781">
        <w:t xml:space="preserve">and be glad in </w:t>
      </w:r>
      <w:r>
        <w:t>You</w:t>
      </w:r>
      <w:r w:rsidRPr="00AB1781">
        <w:t>;</w:t>
      </w:r>
    </w:p>
    <w:p w14:paraId="2A23D21F"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B40C74E" w14:textId="77777777" w:rsidR="00704CAA" w:rsidRPr="00AB1781" w:rsidRDefault="00704CAA" w:rsidP="00704CAA">
      <w:pPr>
        <w:pStyle w:val="EnglishHangEndNoCoptic"/>
      </w:pPr>
      <w:r>
        <w:tab/>
        <w:t>say continually, “</w:t>
      </w:r>
      <w:r w:rsidRPr="00AB1781">
        <w:t>The Lord be magnifie</w:t>
      </w:r>
      <w:r>
        <w:t>d!”</w:t>
      </w:r>
    </w:p>
    <w:p w14:paraId="3F2ACAB9" w14:textId="77777777" w:rsidR="00704CAA" w:rsidRPr="00AB1781" w:rsidRDefault="00704CAA" w:rsidP="00704CAA">
      <w:pPr>
        <w:pStyle w:val="EnglishHangNoCoptic"/>
      </w:pPr>
      <w:r w:rsidRPr="00AB1781">
        <w:t>18 But I am poor and needy;</w:t>
      </w:r>
    </w:p>
    <w:p w14:paraId="67AFF305" w14:textId="77777777" w:rsidR="00704CAA" w:rsidRPr="00AB1781" w:rsidRDefault="00704CAA" w:rsidP="00704CAA">
      <w:pPr>
        <w:pStyle w:val="EnglishHangNoCoptic"/>
      </w:pPr>
      <w:r w:rsidRPr="00AB1781">
        <w:tab/>
        <w:t xml:space="preserve">the Lord will </w:t>
      </w:r>
      <w:r>
        <w:t>take care of</w:t>
      </w:r>
      <w:r w:rsidRPr="00AB1781">
        <w:t xml:space="preserve"> me.</w:t>
      </w:r>
    </w:p>
    <w:p w14:paraId="640B0285" w14:textId="77777777" w:rsidR="00704CAA" w:rsidRPr="00AB1781" w:rsidRDefault="00704CAA" w:rsidP="00704CAA">
      <w:pPr>
        <w:pStyle w:val="EnglishHangNoCoptic"/>
      </w:pPr>
      <w:r w:rsidRPr="00AB1781">
        <w:tab/>
      </w:r>
      <w:r>
        <w:t>You</w:t>
      </w:r>
      <w:r w:rsidRPr="00AB1781">
        <w:t xml:space="preserve"> are my helper and my protector;</w:t>
      </w:r>
    </w:p>
    <w:p w14:paraId="156CA440" w14:textId="77777777" w:rsidR="00704CAA" w:rsidRDefault="00704CAA" w:rsidP="00704CAA">
      <w:pPr>
        <w:pStyle w:val="EnglishHangEndNoCoptic"/>
      </w:pPr>
      <w:r w:rsidRPr="00AB1781">
        <w:tab/>
        <w:t xml:space="preserve">O my God, </w:t>
      </w:r>
      <w:r>
        <w:t>do not</w:t>
      </w:r>
      <w:r w:rsidRPr="00AB1781">
        <w:t xml:space="preserve"> delay.</w:t>
      </w:r>
    </w:p>
    <w:p w14:paraId="03E5EF5D" w14:textId="77777777" w:rsidR="00704CAA" w:rsidRPr="004E0D33" w:rsidRDefault="00704CAA" w:rsidP="00704CAA">
      <w:pPr>
        <w:pStyle w:val="Rubric"/>
      </w:pPr>
      <w:r>
        <w:t>Glory…</w:t>
      </w:r>
    </w:p>
    <w:p w14:paraId="271C7A89" w14:textId="77777777" w:rsidR="00704CAA" w:rsidRPr="004E0D33" w:rsidRDefault="00704CAA" w:rsidP="00704CAA">
      <w:pPr>
        <w:pStyle w:val="Heading4"/>
      </w:pPr>
      <w:bookmarkStart w:id="261" w:name="_Ref412110829"/>
      <w:r>
        <w:t>Psalm</w:t>
      </w:r>
      <w:r w:rsidRPr="00AB1781">
        <w:t xml:space="preserve"> 40</w:t>
      </w:r>
      <w:r>
        <w:t>: “Blessed is he who considers the poor and needy”</w:t>
      </w:r>
      <w:bookmarkEnd w:id="261"/>
    </w:p>
    <w:p w14:paraId="0A9592A5" w14:textId="77777777" w:rsidR="00704CAA" w:rsidRPr="007A1A59" w:rsidRDefault="00704CAA" w:rsidP="00704CAA">
      <w:pPr>
        <w:jc w:val="center"/>
        <w:rPr>
          <w:b/>
        </w:rPr>
      </w:pPr>
      <w:r w:rsidRPr="007A1A59">
        <w:rPr>
          <w:b/>
        </w:rPr>
        <w:t>The Blessing of Compassion: Prayer for Healing</w:t>
      </w:r>
    </w:p>
    <w:p w14:paraId="27277240" w14:textId="77777777" w:rsidR="00704CAA" w:rsidRPr="007A1A59" w:rsidRDefault="00704CAA" w:rsidP="00704CAA">
      <w:pPr>
        <w:jc w:val="center"/>
        <w:rPr>
          <w:b/>
        </w:rPr>
      </w:pPr>
      <w:r w:rsidRPr="007A1A59">
        <w:rPr>
          <w:b/>
        </w:rPr>
        <w:lastRenderedPageBreak/>
        <w:t>Christ’s Betrayal Foreshadowed</w:t>
      </w:r>
    </w:p>
    <w:p w14:paraId="6B85F2AA" w14:textId="5D341C50"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2F56BE78" w14:textId="68F3C97F" w:rsidR="00704CAA" w:rsidRPr="00AB1781" w:rsidRDefault="00704CAA" w:rsidP="00704CAA">
      <w:pPr>
        <w:pStyle w:val="Rubric"/>
      </w:pPr>
      <w:r w:rsidRPr="00AB1781">
        <w:t>1 (</w:t>
      </w:r>
      <w:r>
        <w:t>For the end; a</w:t>
      </w:r>
      <w:r w:rsidRPr="00AB1781">
        <w:t xml:space="preserve"> Psalm by David)</w:t>
      </w:r>
    </w:p>
    <w:p w14:paraId="2DD5C46E" w14:textId="77777777" w:rsidR="00704CAA" w:rsidRPr="00AB1781" w:rsidRDefault="00704CAA" w:rsidP="00704CAA">
      <w:pPr>
        <w:pStyle w:val="EnglishHangNoCoptic"/>
      </w:pPr>
      <w:r w:rsidRPr="00AB1781">
        <w:t>2 Blessed is he who considers the poor and needy;</w:t>
      </w:r>
    </w:p>
    <w:p w14:paraId="7CDD8AB2" w14:textId="77777777" w:rsidR="00704CAA" w:rsidRPr="00AB1781" w:rsidRDefault="00704CAA" w:rsidP="00704CAA">
      <w:pPr>
        <w:pStyle w:val="EnglishHangEndNoCoptic"/>
      </w:pPr>
      <w:r w:rsidRPr="00AB1781">
        <w:tab/>
        <w:t xml:space="preserve">the Lord will deliver him in </w:t>
      </w:r>
      <w:r>
        <w:t>an evil day</w:t>
      </w:r>
      <w:r w:rsidRPr="00AB1781">
        <w:t>.</w:t>
      </w:r>
    </w:p>
    <w:p w14:paraId="5A1ECD97" w14:textId="77777777" w:rsidR="00704CAA" w:rsidRPr="00AB1781" w:rsidRDefault="00704CAA" w:rsidP="00704CAA">
      <w:pPr>
        <w:pStyle w:val="EnglishHangNoCoptic"/>
      </w:pPr>
      <w:r w:rsidRPr="00AB1781">
        <w:t>3 The Lord will guard him and give him life,</w:t>
      </w:r>
    </w:p>
    <w:p w14:paraId="6AC20EAB" w14:textId="77777777" w:rsidR="00704CAA" w:rsidRPr="00AB1781" w:rsidRDefault="00704CAA" w:rsidP="00704CAA">
      <w:pPr>
        <w:pStyle w:val="EnglishHangNoCoptic"/>
      </w:pPr>
      <w:r w:rsidRPr="00AB1781">
        <w:tab/>
        <w:t xml:space="preserve">and will bless him </w:t>
      </w:r>
      <w:r>
        <w:t>on the earth</w:t>
      </w:r>
      <w:r w:rsidRPr="00AB1781">
        <w:t>,</w:t>
      </w:r>
    </w:p>
    <w:p w14:paraId="31B996C8" w14:textId="77777777" w:rsidR="00704CAA" w:rsidRPr="00AB1781" w:rsidRDefault="00704CAA" w:rsidP="00704CAA">
      <w:pPr>
        <w:pStyle w:val="EnglishHangEndNoCoptic"/>
      </w:pPr>
      <w:r w:rsidRPr="00AB1781">
        <w:tab/>
        <w:t>and will not give him up into the hands of his enemies.</w:t>
      </w:r>
    </w:p>
    <w:p w14:paraId="37DA3645" w14:textId="77777777" w:rsidR="00704CAA" w:rsidRPr="00AB1781" w:rsidRDefault="00704CAA" w:rsidP="00704CAA">
      <w:pPr>
        <w:pStyle w:val="EnglishHangNoCoptic"/>
      </w:pPr>
      <w:r w:rsidRPr="00AB1781">
        <w:t>4 The Lord will help him on his bed of pain;</w:t>
      </w:r>
    </w:p>
    <w:p w14:paraId="4960D713" w14:textId="77777777" w:rsidR="00704CAA" w:rsidRPr="00AB1781" w:rsidRDefault="00704CAA" w:rsidP="00704CAA">
      <w:pPr>
        <w:pStyle w:val="EnglishHangEndNoCoptic"/>
      </w:pPr>
      <w:r w:rsidRPr="00AB1781">
        <w:tab/>
      </w:r>
      <w:r>
        <w:t>You</w:t>
      </w:r>
      <w:r w:rsidRPr="00AB1781">
        <w:t xml:space="preserve"> </w:t>
      </w:r>
      <w:r>
        <w:t>will</w:t>
      </w:r>
      <w:r w:rsidRPr="00AB1781">
        <w:t xml:space="preserve"> turn </w:t>
      </w:r>
      <w:r>
        <w:t>his bed from sickness to wholeness</w:t>
      </w:r>
      <w:r w:rsidRPr="00AB1781">
        <w:t>.</w:t>
      </w:r>
    </w:p>
    <w:p w14:paraId="2327BDDC" w14:textId="77777777" w:rsidR="00704CAA" w:rsidRPr="00AB1781" w:rsidRDefault="00704CAA" w:rsidP="00704CAA">
      <w:pPr>
        <w:pStyle w:val="EnglishHangNoCoptic"/>
      </w:pPr>
      <w:r w:rsidRPr="00AB1781">
        <w:t xml:space="preserve">5 </w:t>
      </w:r>
      <w:r>
        <w:t>I said, “</w:t>
      </w:r>
      <w:r w:rsidRPr="00AB1781">
        <w:t xml:space="preserve">Lord, </w:t>
      </w:r>
      <w:r>
        <w:t>have mercy on me</w:t>
      </w:r>
      <w:r w:rsidRPr="00AB1781">
        <w:t>;</w:t>
      </w:r>
    </w:p>
    <w:p w14:paraId="46AB5F1D" w14:textId="77777777" w:rsidR="00704CAA" w:rsidRPr="00AB1781" w:rsidRDefault="00704CAA" w:rsidP="00704CAA">
      <w:pPr>
        <w:pStyle w:val="EnglishHangEndNoCoptic"/>
      </w:pPr>
      <w:r w:rsidRPr="00AB1781">
        <w:tab/>
        <w:t xml:space="preserve">heal my soul, for I have sinned against </w:t>
      </w:r>
      <w:r>
        <w:t>You.”</w:t>
      </w:r>
    </w:p>
    <w:p w14:paraId="376CAC3C" w14:textId="77777777" w:rsidR="00704CAA" w:rsidRPr="00AB1781" w:rsidRDefault="00704CAA" w:rsidP="00704CAA">
      <w:pPr>
        <w:pStyle w:val="EnglishHangNoCoptic"/>
      </w:pPr>
      <w:r w:rsidRPr="00AB1781">
        <w:t xml:space="preserve">6 My enemies </w:t>
      </w:r>
      <w:r>
        <w:t>speak evil things</w:t>
      </w:r>
      <w:r w:rsidRPr="00AB1781">
        <w:t xml:space="preserve"> against me:</w:t>
      </w:r>
    </w:p>
    <w:p w14:paraId="5F184553" w14:textId="77777777" w:rsidR="00704CAA" w:rsidRPr="00AB1781" w:rsidRDefault="00704CAA" w:rsidP="00704CAA">
      <w:pPr>
        <w:pStyle w:val="EnglishHangEndNoCoptic"/>
      </w:pPr>
      <w:r>
        <w:tab/>
        <w:t>“</w:t>
      </w:r>
      <w:r w:rsidRPr="00AB1781">
        <w:t>When w</w:t>
      </w:r>
      <w:r>
        <w:t>ill he die and his name perish?”</w:t>
      </w:r>
    </w:p>
    <w:p w14:paraId="41285E97" w14:textId="77777777" w:rsidR="00704CAA" w:rsidRPr="00AB1781" w:rsidRDefault="00704CAA" w:rsidP="00704CAA">
      <w:pPr>
        <w:pStyle w:val="EnglishHangNoCoptic"/>
      </w:pPr>
      <w:r w:rsidRPr="00AB1781">
        <w:t xml:space="preserve">7 And if </w:t>
      </w:r>
      <w:r>
        <w:t>he</w:t>
      </w:r>
      <w:r w:rsidRPr="00AB1781">
        <w:t xml:space="preserve"> comes to see me, he </w:t>
      </w:r>
      <w:r>
        <w:t>speaks</w:t>
      </w:r>
      <w:r w:rsidRPr="00AB1781">
        <w:t xml:space="preserve"> </w:t>
      </w:r>
      <w:r>
        <w:t>vanity</w:t>
      </w:r>
      <w:r w:rsidRPr="00AB1781">
        <w:t>;</w:t>
      </w:r>
    </w:p>
    <w:p w14:paraId="44C18DBD" w14:textId="77777777" w:rsidR="00704CAA" w:rsidRPr="00AB1781" w:rsidRDefault="00704CAA" w:rsidP="00704CAA">
      <w:pPr>
        <w:pStyle w:val="EnglishHangNoCoptic"/>
      </w:pPr>
      <w:r w:rsidRPr="00AB1781">
        <w:tab/>
        <w:t>his heart gathers iniquity to itself.</w:t>
      </w:r>
    </w:p>
    <w:p w14:paraId="50675F0E" w14:textId="77777777" w:rsidR="00704CAA" w:rsidRPr="00AB1781" w:rsidRDefault="00704CAA" w:rsidP="00704CAA">
      <w:pPr>
        <w:pStyle w:val="EnglishHangEndNoCoptic"/>
      </w:pPr>
      <w:r w:rsidRPr="00AB1781">
        <w:tab/>
        <w:t>He goes out, and speaks of it.</w:t>
      </w:r>
      <w:r w:rsidRPr="00AB1781">
        <w:rPr>
          <w:rStyle w:val="FootnoteReference"/>
        </w:rPr>
        <w:footnoteReference w:id="236"/>
      </w:r>
    </w:p>
    <w:p w14:paraId="28B67C4C" w14:textId="77777777" w:rsidR="00704CAA" w:rsidRPr="00AB1781" w:rsidRDefault="00704CAA" w:rsidP="00704CAA">
      <w:pPr>
        <w:pStyle w:val="EnglishHangNoCoptic"/>
      </w:pPr>
      <w:r w:rsidRPr="00AB1781">
        <w:t xml:space="preserve">8 </w:t>
      </w:r>
      <w:r>
        <w:t>M</w:t>
      </w:r>
      <w:r w:rsidRPr="00AB1781">
        <w:t>y enemies whisper</w:t>
      </w:r>
      <w:r>
        <w:t xml:space="preserve"> together</w:t>
      </w:r>
      <w:r w:rsidRPr="00AB1781">
        <w:t xml:space="preserve"> against me;</w:t>
      </w:r>
    </w:p>
    <w:p w14:paraId="7BCB2BC6" w14:textId="77777777" w:rsidR="00704CAA" w:rsidRPr="00AB1781" w:rsidRDefault="00704CAA" w:rsidP="00704CAA">
      <w:pPr>
        <w:pStyle w:val="EnglishHangEndNoCoptic"/>
      </w:pPr>
      <w:r w:rsidRPr="00AB1781">
        <w:tab/>
        <w:t>they devise evils against me.</w:t>
      </w:r>
    </w:p>
    <w:p w14:paraId="3C5B45AA" w14:textId="77777777" w:rsidR="00704CAA" w:rsidRPr="00AB1781" w:rsidRDefault="00704CAA" w:rsidP="00704CAA">
      <w:pPr>
        <w:pStyle w:val="EnglishHangNoCoptic"/>
      </w:pPr>
      <w:r w:rsidRPr="00AB1781">
        <w:t>9 They spread a false report against me.</w:t>
      </w:r>
    </w:p>
    <w:p w14:paraId="148C529E" w14:textId="77777777" w:rsidR="00704CAA" w:rsidRPr="00AB1781" w:rsidRDefault="00704CAA" w:rsidP="00704CAA">
      <w:pPr>
        <w:pStyle w:val="EnglishHangEndNoCoptic"/>
      </w:pPr>
      <w:r w:rsidRPr="00AB1781">
        <w:tab/>
      </w:r>
      <w:r>
        <w:t>“Surely since He is asleep, He will not rise up again?”</w:t>
      </w:r>
      <w:r w:rsidRPr="00AB1781">
        <w:rPr>
          <w:rStyle w:val="FootnoteReference"/>
        </w:rPr>
        <w:footnoteReference w:id="237"/>
      </w:r>
    </w:p>
    <w:p w14:paraId="664A324A" w14:textId="77777777" w:rsidR="00704CAA" w:rsidRPr="00AB1781" w:rsidRDefault="00704CAA" w:rsidP="00704CAA">
      <w:pPr>
        <w:pStyle w:val="EnglishHangNoCoptic"/>
      </w:pPr>
      <w:r w:rsidRPr="00AB1781">
        <w:t xml:space="preserve">10 </w:t>
      </w:r>
      <w:r>
        <w:t>Indeed</w:t>
      </w:r>
      <w:r w:rsidRPr="00AB1781">
        <w:t xml:space="preserve">, even friend in whom I </w:t>
      </w:r>
      <w:r>
        <w:t>hoped</w:t>
      </w:r>
      <w:r w:rsidRPr="00AB1781">
        <w:t>,</w:t>
      </w:r>
    </w:p>
    <w:p w14:paraId="4778383E" w14:textId="77777777" w:rsidR="00704CAA" w:rsidRPr="00AB1781" w:rsidRDefault="00704CAA" w:rsidP="00704CAA">
      <w:pPr>
        <w:pStyle w:val="EnglishHangNoCoptic"/>
      </w:pPr>
      <w:r w:rsidRPr="00AB1781">
        <w:tab/>
        <w:t xml:space="preserve">who </w:t>
      </w:r>
      <w:r>
        <w:t>ate of</w:t>
      </w:r>
      <w:r w:rsidRPr="00AB1781">
        <w:t xml:space="preserve"> my bread,</w:t>
      </w:r>
    </w:p>
    <w:p w14:paraId="6A1289EC" w14:textId="77777777" w:rsidR="00704CAA" w:rsidRPr="004E0D33" w:rsidRDefault="00704CAA" w:rsidP="00704CAA">
      <w:pPr>
        <w:pStyle w:val="EnglishHangEndNoCoptic"/>
      </w:pPr>
      <w:r w:rsidRPr="00AB1781">
        <w:tab/>
        <w:t xml:space="preserve">has </w:t>
      </w:r>
      <w:r>
        <w:t>magnified deceit against me</w:t>
      </w:r>
      <w:r w:rsidRPr="00AB1781">
        <w:t>.</w:t>
      </w:r>
      <w:r w:rsidRPr="00AB1781">
        <w:rPr>
          <w:rStyle w:val="FootnoteReference"/>
        </w:rPr>
        <w:footnoteReference w:id="238"/>
      </w:r>
    </w:p>
    <w:p w14:paraId="6442160C" w14:textId="77777777" w:rsidR="00704CAA" w:rsidRPr="00AB1781" w:rsidRDefault="00704CAA" w:rsidP="00704CAA">
      <w:pPr>
        <w:pStyle w:val="EnglishHangNoCoptic"/>
      </w:pPr>
      <w:r w:rsidRPr="00AB1781">
        <w:t xml:space="preserve">11 But </w:t>
      </w:r>
      <w:r>
        <w:t>You</w:t>
      </w:r>
      <w:r w:rsidRPr="00AB1781">
        <w:t>, O Lord, have mercy on me</w:t>
      </w:r>
      <w:r>
        <w:t>,</w:t>
      </w:r>
      <w:r w:rsidRPr="00AB1781">
        <w:rPr>
          <w:rStyle w:val="FootnoteReference"/>
        </w:rPr>
        <w:footnoteReference w:id="239"/>
      </w:r>
    </w:p>
    <w:p w14:paraId="5654B91A" w14:textId="77777777" w:rsidR="00704CAA" w:rsidRPr="00AB1781" w:rsidRDefault="00704CAA" w:rsidP="00704CAA">
      <w:pPr>
        <w:pStyle w:val="EnglishHangEndNoCoptic"/>
      </w:pPr>
      <w:r w:rsidRPr="00AB1781">
        <w:tab/>
        <w:t>and raise me up, and I will repay them.</w:t>
      </w:r>
    </w:p>
    <w:p w14:paraId="0B4E061F" w14:textId="77777777" w:rsidR="00704CAA" w:rsidRPr="00AB1781" w:rsidRDefault="00704CAA" w:rsidP="00704CAA">
      <w:pPr>
        <w:pStyle w:val="EnglishHangNoCoptic"/>
      </w:pPr>
      <w:r w:rsidRPr="00AB1781">
        <w:t xml:space="preserve">12 By this I know that </w:t>
      </w:r>
      <w:r>
        <w:t>You</w:t>
      </w:r>
      <w:r w:rsidRPr="00AB1781">
        <w:t xml:space="preserve"> </w:t>
      </w:r>
      <w:r>
        <w:t>are pleased with</w:t>
      </w:r>
      <w:r w:rsidRPr="00AB1781">
        <w:t xml:space="preserve"> me,</w:t>
      </w:r>
    </w:p>
    <w:p w14:paraId="4B4D8769" w14:textId="77777777" w:rsidR="00704CAA" w:rsidRPr="00AB1781" w:rsidRDefault="00704CAA" w:rsidP="00704CAA">
      <w:pPr>
        <w:pStyle w:val="EnglishHangEndNoCoptic"/>
      </w:pPr>
      <w:r w:rsidRPr="00AB1781">
        <w:tab/>
        <w:t xml:space="preserve">that my enemy does not </w:t>
      </w:r>
      <w:r>
        <w:t>rejoice</w:t>
      </w:r>
      <w:r w:rsidRPr="00AB1781">
        <w:t xml:space="preserve"> over me.</w:t>
      </w:r>
    </w:p>
    <w:p w14:paraId="7850B12A" w14:textId="77777777" w:rsidR="00704CAA" w:rsidRPr="00AB1781" w:rsidRDefault="00704CAA" w:rsidP="00704CAA">
      <w:pPr>
        <w:pStyle w:val="EnglishHangNoCoptic"/>
      </w:pPr>
      <w:r w:rsidRPr="00AB1781">
        <w:t xml:space="preserve">13 And because of my innocence </w:t>
      </w:r>
      <w:r>
        <w:t>You</w:t>
      </w:r>
      <w:r w:rsidRPr="00AB1781">
        <w:t xml:space="preserve"> </w:t>
      </w:r>
      <w:r>
        <w:t>have supported</w:t>
      </w:r>
      <w:r w:rsidRPr="00AB1781">
        <w:t xml:space="preserve"> me</w:t>
      </w:r>
      <w:r>
        <w:t>,</w:t>
      </w:r>
    </w:p>
    <w:p w14:paraId="4AA99949" w14:textId="77777777" w:rsidR="00704CAA" w:rsidRPr="00AB1781" w:rsidRDefault="00704CAA" w:rsidP="00704CAA">
      <w:pPr>
        <w:pStyle w:val="EnglishHangEndNoCoptic"/>
      </w:pPr>
      <w:r w:rsidRPr="00AB1781">
        <w:tab/>
        <w:t xml:space="preserve">and </w:t>
      </w:r>
      <w:r>
        <w:t>established</w:t>
      </w:r>
      <w:r w:rsidRPr="00AB1781">
        <w:t xml:space="preserve"> </w:t>
      </w:r>
      <w:r>
        <w:t>me before You</w:t>
      </w:r>
      <w:r w:rsidRPr="00AB1781">
        <w:t xml:space="preserve"> </w:t>
      </w:r>
      <w:r>
        <w:t>forever</w:t>
      </w:r>
      <w:r w:rsidRPr="00AB1781">
        <w:t>.</w:t>
      </w:r>
    </w:p>
    <w:p w14:paraId="676A5744" w14:textId="77777777" w:rsidR="00704CAA" w:rsidRPr="00AB1781" w:rsidRDefault="00704CAA" w:rsidP="00704CAA">
      <w:pPr>
        <w:pStyle w:val="EnglishHangNoCoptic"/>
      </w:pPr>
      <w:r>
        <w:lastRenderedPageBreak/>
        <w:t>14 Blessed be</w:t>
      </w:r>
      <w:r w:rsidRPr="00AB1781">
        <w:t xml:space="preserve"> the Lord God of Israel</w:t>
      </w:r>
    </w:p>
    <w:p w14:paraId="75A2AC0F" w14:textId="77777777" w:rsidR="00704CAA" w:rsidRPr="00AB1781" w:rsidRDefault="00704CAA" w:rsidP="00704CAA">
      <w:pPr>
        <w:pStyle w:val="EnglishHangNoCoptic"/>
      </w:pPr>
      <w:r w:rsidRPr="00AB1781">
        <w:tab/>
        <w:t xml:space="preserve">from </w:t>
      </w:r>
      <w:r>
        <w:t>everlasting</w:t>
      </w:r>
      <w:r w:rsidRPr="00AB1781">
        <w:t xml:space="preserve"> to </w:t>
      </w:r>
      <w:r>
        <w:t>everlasting</w:t>
      </w:r>
      <w:r w:rsidRPr="00AB1781">
        <w:t>.</w:t>
      </w:r>
    </w:p>
    <w:p w14:paraId="7CAFABEA" w14:textId="77777777" w:rsidR="00704CAA" w:rsidRDefault="00704CAA" w:rsidP="00704CAA">
      <w:pPr>
        <w:pStyle w:val="EnglishHangEndNoCoptic"/>
      </w:pPr>
      <w:r>
        <w:tab/>
        <w:t>Amen! Amen!</w:t>
      </w:r>
      <w:r>
        <w:rPr>
          <w:rStyle w:val="FootnoteReference"/>
        </w:rPr>
        <w:footnoteReference w:id="240"/>
      </w:r>
    </w:p>
    <w:p w14:paraId="42D744DB" w14:textId="77777777" w:rsidR="002B6AEC" w:rsidRDefault="00704CAA" w:rsidP="00704CAA">
      <w:pPr>
        <w:pStyle w:val="Rubric"/>
      </w:pPr>
      <w:r>
        <w:t>Alleluia.</w:t>
      </w:r>
    </w:p>
    <w:p w14:paraId="7A632292" w14:textId="06DE30BD" w:rsidR="00704CAA"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_Ref412026139 \h </w:instrText>
      </w:r>
      <w:r>
        <w:fldChar w:fldCharType="separate"/>
      </w:r>
      <w:r w:rsidR="000E2EAC">
        <w:t>Psalm</w:t>
      </w:r>
      <w:r w:rsidR="000E2EAC" w:rsidRPr="00AB1781">
        <w:t xml:space="preserve"> 42</w:t>
      </w:r>
      <w:r w:rsidR="000E2EAC">
        <w:t>: “Judge me, O God, and defend my cause”</w:t>
      </w:r>
      <w:r>
        <w:fldChar w:fldCharType="end"/>
      </w:r>
      <w:r>
        <w:t xml:space="preserve">, page </w:t>
      </w:r>
      <w:r>
        <w:fldChar w:fldCharType="begin"/>
      </w:r>
      <w:r>
        <w:instrText xml:space="preserve"> PAGEREF _Ref412026139 \h </w:instrText>
      </w:r>
      <w:r>
        <w:fldChar w:fldCharType="separate"/>
      </w:r>
      <w:r w:rsidR="000E2EAC">
        <w:rPr>
          <w:noProof/>
        </w:rPr>
        <w:t>150</w:t>
      </w:r>
      <w:r>
        <w:fldChar w:fldCharType="end"/>
      </w:r>
      <w:r>
        <w:t>.</w:t>
      </w:r>
      <w:r w:rsidR="00704CAA">
        <w:t xml:space="preserve"> </w:t>
      </w:r>
    </w:p>
    <w:p w14:paraId="483230E7" w14:textId="77777777" w:rsidR="00704CAA" w:rsidRDefault="00704CAA" w:rsidP="00704CAA">
      <w:pPr>
        <w:pStyle w:val="Rubric"/>
      </w:pPr>
      <w:r>
        <w:t>Book II of the Psalms (Psalms 41 – 71) begins here.</w:t>
      </w:r>
    </w:p>
    <w:p w14:paraId="488ADD1E" w14:textId="77777777" w:rsidR="00704CAA" w:rsidRPr="004E0D33" w:rsidRDefault="00704CAA" w:rsidP="00704CAA">
      <w:pPr>
        <w:pStyle w:val="Rubric"/>
      </w:pPr>
      <w:r>
        <w:t>The first group of Psalms of the Sons of Korah (Psalms 41 – 48) begins here.</w:t>
      </w:r>
    </w:p>
    <w:p w14:paraId="1251A184" w14:textId="77777777" w:rsidR="00704CAA" w:rsidRPr="004E0D33" w:rsidRDefault="00704CAA" w:rsidP="00704CAA">
      <w:pPr>
        <w:pStyle w:val="Heading4"/>
      </w:pPr>
      <w:r>
        <w:t>Psalm</w:t>
      </w:r>
      <w:r w:rsidRPr="00AB1781">
        <w:t xml:space="preserve"> 41</w:t>
      </w:r>
      <w:r>
        <w:t>: “My soul longs for You, O God”</w:t>
      </w:r>
    </w:p>
    <w:p w14:paraId="60AE01B8" w14:textId="77777777" w:rsidR="00704CAA" w:rsidRPr="005B3452" w:rsidRDefault="00704CAA" w:rsidP="00704CAA">
      <w:pPr>
        <w:jc w:val="center"/>
        <w:rPr>
          <w:b/>
        </w:rPr>
      </w:pPr>
      <w:r w:rsidRPr="005B3452">
        <w:rPr>
          <w:b/>
        </w:rPr>
        <w:t>The Ultimate Sorrow: Loss of God</w:t>
      </w:r>
    </w:p>
    <w:p w14:paraId="0E84D59A" w14:textId="77777777" w:rsidR="00704CAA" w:rsidRPr="005B3452" w:rsidRDefault="00704CAA" w:rsidP="00704CAA">
      <w:pPr>
        <w:jc w:val="center"/>
        <w:rPr>
          <w:b/>
        </w:rPr>
      </w:pPr>
      <w:r w:rsidRPr="005B3452">
        <w:rPr>
          <w:b/>
        </w:rPr>
        <w:t>I Thirst: Deep calls to Deep</w:t>
      </w:r>
    </w:p>
    <w:p w14:paraId="19031BB0" w14:textId="77777777" w:rsidR="00704CAA" w:rsidRPr="00AB1781" w:rsidRDefault="00704CAA" w:rsidP="00704CAA">
      <w:pPr>
        <w:pStyle w:val="Rubric"/>
      </w:pPr>
      <w:r w:rsidRPr="00AB1781">
        <w:t>1 (</w:t>
      </w:r>
      <w:r>
        <w:t xml:space="preserve">For the end. </w:t>
      </w:r>
      <w:r w:rsidRPr="00AB1781">
        <w:t xml:space="preserve">For </w:t>
      </w:r>
      <w:r>
        <w:t>understanding</w:t>
      </w:r>
      <w:r w:rsidRPr="00AB1781">
        <w:t>. For the sons of Korah)</w:t>
      </w:r>
    </w:p>
    <w:p w14:paraId="2749DEE5" w14:textId="77777777" w:rsidR="00704CAA" w:rsidRPr="00AB1781" w:rsidRDefault="00704CAA" w:rsidP="00704CAA">
      <w:pPr>
        <w:pStyle w:val="EnglishHangNoCoptic"/>
      </w:pPr>
      <w:r w:rsidRPr="00AB1781">
        <w:t xml:space="preserve">2 </w:t>
      </w:r>
      <w:r>
        <w:t>My soul longs for You, O God</w:t>
      </w:r>
      <w:r w:rsidRPr="00AB1781">
        <w:t>,</w:t>
      </w:r>
    </w:p>
    <w:p w14:paraId="57F8B442" w14:textId="77777777" w:rsidR="00704CAA" w:rsidRPr="00AB1781" w:rsidRDefault="00704CAA" w:rsidP="00704CAA">
      <w:pPr>
        <w:pStyle w:val="EnglishHangEndNoCoptic"/>
      </w:pPr>
      <w:r w:rsidRPr="00AB1781">
        <w:tab/>
      </w:r>
      <w:r>
        <w:t>as the deer longs for springs of water.</w:t>
      </w:r>
      <w:r w:rsidRPr="0058107C">
        <w:rPr>
          <w:rStyle w:val="FootnoteReference"/>
        </w:rPr>
        <w:t xml:space="preserve"> </w:t>
      </w:r>
      <w:r w:rsidRPr="00AB1781">
        <w:rPr>
          <w:rStyle w:val="FootnoteReference"/>
        </w:rPr>
        <w:footnoteReference w:id="241"/>
      </w:r>
    </w:p>
    <w:p w14:paraId="7B28233C" w14:textId="77777777" w:rsidR="00704CAA" w:rsidRPr="00AB1781" w:rsidRDefault="00704CAA" w:rsidP="00704CAA">
      <w:pPr>
        <w:pStyle w:val="EnglishHangNoCoptic"/>
      </w:pPr>
      <w:r w:rsidRPr="00AB1781">
        <w:t>3 My soul thirsts for</w:t>
      </w:r>
      <w:r>
        <w:t xml:space="preserve"> the</w:t>
      </w:r>
      <w:r w:rsidRPr="00AB1781">
        <w:t xml:space="preserve"> living God.</w:t>
      </w:r>
    </w:p>
    <w:p w14:paraId="4DDCBE24" w14:textId="77777777" w:rsidR="00704CAA" w:rsidRPr="00AB1781" w:rsidRDefault="00704CAA" w:rsidP="00704CAA">
      <w:pPr>
        <w:pStyle w:val="EnglishHangEndNoCoptic"/>
      </w:pPr>
      <w:r w:rsidRPr="00AB1781">
        <w:tab/>
        <w:t xml:space="preserve">When shall I come and </w:t>
      </w:r>
      <w:r>
        <w:t>appear before</w:t>
      </w:r>
      <w:r w:rsidRPr="00AB1781">
        <w:t xml:space="preserve"> the face of God?</w:t>
      </w:r>
    </w:p>
    <w:p w14:paraId="287742F9" w14:textId="77777777" w:rsidR="00704CAA" w:rsidRPr="00AB1781" w:rsidRDefault="00704CAA" w:rsidP="00704CAA">
      <w:pPr>
        <w:pStyle w:val="EnglishHangNoCoptic"/>
      </w:pPr>
      <w:r w:rsidRPr="00AB1781">
        <w:t>4 My tears are my bread day and night,</w:t>
      </w:r>
    </w:p>
    <w:p w14:paraId="02510069" w14:textId="77777777" w:rsidR="00704CAA" w:rsidRPr="00AB1781" w:rsidRDefault="00704CAA" w:rsidP="00704CAA">
      <w:pPr>
        <w:pStyle w:val="EnglishHangEndNoCoptic"/>
      </w:pPr>
      <w:r>
        <w:tab/>
        <w:t>while they say to me daily, “</w:t>
      </w:r>
      <w:r w:rsidRPr="00AB1781">
        <w:t>Wh</w:t>
      </w:r>
      <w:r>
        <w:t>ere is your God?”</w:t>
      </w:r>
    </w:p>
    <w:p w14:paraId="7889673A" w14:textId="77777777" w:rsidR="00704CAA" w:rsidRPr="00AB1781" w:rsidRDefault="00704CAA" w:rsidP="00704CAA">
      <w:pPr>
        <w:pStyle w:val="EnglishHangNoCoptic"/>
      </w:pPr>
      <w:r w:rsidRPr="00AB1781">
        <w:t xml:space="preserve">5 </w:t>
      </w:r>
      <w:r>
        <w:t>I remember these things,</w:t>
      </w:r>
      <w:r w:rsidRPr="00AB1781">
        <w:t xml:space="preserve"> and pour out my soul within me.</w:t>
      </w:r>
    </w:p>
    <w:p w14:paraId="4A4A06EC" w14:textId="77777777" w:rsidR="00704CAA" w:rsidRPr="00AB1781" w:rsidRDefault="00704CAA" w:rsidP="00704CAA">
      <w:pPr>
        <w:pStyle w:val="EnglishHangNoCoptic"/>
      </w:pPr>
      <w:r w:rsidRPr="00AB1781">
        <w:tab/>
        <w:t xml:space="preserve">I will </w:t>
      </w:r>
      <w:r>
        <w:t>enter the</w:t>
      </w:r>
      <w:r w:rsidRPr="00AB1781">
        <w:t xml:space="preserve"> place of </w:t>
      </w:r>
      <w:r>
        <w:t xml:space="preserve">the </w:t>
      </w:r>
      <w:r w:rsidRPr="00AB1781">
        <w:t xml:space="preserve">wondrous </w:t>
      </w:r>
      <w:r>
        <w:t>tent,</w:t>
      </w:r>
    </w:p>
    <w:p w14:paraId="14F8570A" w14:textId="77777777" w:rsidR="00704CAA" w:rsidRPr="00AB1781" w:rsidRDefault="00704CAA" w:rsidP="00704CAA">
      <w:pPr>
        <w:pStyle w:val="EnglishHangNoCoptic"/>
      </w:pPr>
      <w:r w:rsidRPr="00AB1781">
        <w:tab/>
      </w:r>
      <w:r>
        <w:t xml:space="preserve">even </w:t>
      </w:r>
      <w:r w:rsidRPr="00AB1781">
        <w:t>to the house of God</w:t>
      </w:r>
      <w:r>
        <w:t>,</w:t>
      </w:r>
    </w:p>
    <w:p w14:paraId="162FE32B" w14:textId="77777777" w:rsidR="00704CAA" w:rsidRPr="00AB1781" w:rsidRDefault="00704CAA" w:rsidP="00704CAA">
      <w:pPr>
        <w:pStyle w:val="EnglishHangNoCoptic"/>
      </w:pPr>
      <w:r w:rsidRPr="00AB1781">
        <w:tab/>
        <w:t xml:space="preserve">with shouts of joy and </w:t>
      </w:r>
      <w:r>
        <w:t>confession</w:t>
      </w:r>
      <w:r>
        <w:rPr>
          <w:rStyle w:val="FootnoteReference"/>
        </w:rPr>
        <w:footnoteReference w:id="242"/>
      </w:r>
      <w:r>
        <w:t>,</w:t>
      </w:r>
    </w:p>
    <w:p w14:paraId="462A9581" w14:textId="77777777" w:rsidR="00704CAA" w:rsidRPr="00AB1781" w:rsidRDefault="00704CAA" w:rsidP="00704CAA">
      <w:pPr>
        <w:pStyle w:val="EnglishHangEndNoCoptic"/>
      </w:pPr>
      <w:r w:rsidRPr="00AB1781">
        <w:tab/>
        <w:t>and festive singing.</w:t>
      </w:r>
    </w:p>
    <w:p w14:paraId="6AB64822" w14:textId="77777777" w:rsidR="00704CAA" w:rsidRPr="00AB1781" w:rsidRDefault="00704CAA" w:rsidP="00704CAA">
      <w:pPr>
        <w:pStyle w:val="EnglishHangNoCoptic"/>
      </w:pPr>
      <w:r w:rsidRPr="00AB1781">
        <w:lastRenderedPageBreak/>
        <w:t xml:space="preserve">6 Why are you </w:t>
      </w:r>
      <w:r>
        <w:t>deeply grieved</w:t>
      </w:r>
      <w:r w:rsidRPr="00AB1781">
        <w:t>, O my soul?</w:t>
      </w:r>
    </w:p>
    <w:p w14:paraId="6DFA2B1F" w14:textId="77777777" w:rsidR="00704CAA" w:rsidRPr="00AB1781" w:rsidRDefault="00704CAA" w:rsidP="00704CAA">
      <w:pPr>
        <w:pStyle w:val="EnglishHangNoCoptic"/>
      </w:pPr>
      <w:r w:rsidRPr="00AB1781">
        <w:tab/>
        <w:t xml:space="preserve">And why are you </w:t>
      </w:r>
      <w:r>
        <w:t>troubling</w:t>
      </w:r>
      <w:r w:rsidRPr="00AB1781">
        <w:t xml:space="preserve"> me?</w:t>
      </w:r>
    </w:p>
    <w:p w14:paraId="31553E3F" w14:textId="77777777" w:rsidR="00704CAA" w:rsidRPr="00AB1781" w:rsidRDefault="00704CAA" w:rsidP="00704CAA">
      <w:pPr>
        <w:pStyle w:val="EnglishHangNoCoptic"/>
      </w:pPr>
      <w:r w:rsidRPr="00AB1781">
        <w:tab/>
      </w:r>
      <w:r>
        <w:t>Hope</w:t>
      </w:r>
      <w:r w:rsidRPr="00AB1781">
        <w:t xml:space="preserve"> in God, for I will </w:t>
      </w:r>
      <w:r>
        <w:t>confess</w:t>
      </w:r>
      <w:r>
        <w:rPr>
          <w:rStyle w:val="FootnoteReference"/>
        </w:rPr>
        <w:footnoteReference w:id="243"/>
      </w:r>
      <w:r>
        <w:t xml:space="preserve"> </w:t>
      </w:r>
      <w:r w:rsidRPr="00AB1781">
        <w:t>Him;</w:t>
      </w:r>
    </w:p>
    <w:p w14:paraId="2E41C5A3" w14:textId="77777777" w:rsidR="00704CAA" w:rsidRPr="00AB1781" w:rsidRDefault="00704CAA" w:rsidP="00704CAA">
      <w:pPr>
        <w:pStyle w:val="EnglishHangEndNoCoptic"/>
      </w:pPr>
      <w:r w:rsidRPr="00AB1781">
        <w:tab/>
      </w:r>
      <w:r>
        <w:t>my God is the salvation of my face</w:t>
      </w:r>
      <w:r w:rsidRPr="00AB1781">
        <w:t>.</w:t>
      </w:r>
    </w:p>
    <w:p w14:paraId="2C47D462" w14:textId="77777777" w:rsidR="00704CAA" w:rsidRPr="00AB1781" w:rsidRDefault="00704CAA" w:rsidP="00704CAA">
      <w:pPr>
        <w:pStyle w:val="EnglishHangNoCoptic"/>
      </w:pPr>
      <w:r>
        <w:t>7 My soul is troubled within me;</w:t>
      </w:r>
    </w:p>
    <w:p w14:paraId="5AAB8918" w14:textId="77777777" w:rsidR="00704CAA" w:rsidRPr="00AB1781" w:rsidRDefault="00704CAA" w:rsidP="00704CAA">
      <w:pPr>
        <w:pStyle w:val="EnglishHangNoCoptic"/>
      </w:pPr>
      <w:r>
        <w:tab/>
        <w:t>t</w:t>
      </w:r>
      <w:r w:rsidRPr="00AB1781">
        <w:t xml:space="preserve">herefore I will remember </w:t>
      </w:r>
      <w:r>
        <w:t>You</w:t>
      </w:r>
    </w:p>
    <w:p w14:paraId="01B7413A" w14:textId="77777777" w:rsidR="00704CAA" w:rsidRPr="00AB1781" w:rsidRDefault="00704CAA" w:rsidP="00704CAA">
      <w:pPr>
        <w:pStyle w:val="EnglishHangNoCoptic"/>
      </w:pPr>
      <w:r w:rsidRPr="00AB1781">
        <w:tab/>
        <w:t>from the land of Jordan</w:t>
      </w:r>
    </w:p>
    <w:p w14:paraId="6E4E09EF" w14:textId="77777777" w:rsidR="00704CAA" w:rsidRPr="00AB1781" w:rsidRDefault="00704CAA" w:rsidP="00704CAA">
      <w:pPr>
        <w:pStyle w:val="EnglishHangEndNoCoptic"/>
      </w:pPr>
      <w:r w:rsidRPr="00AB1781">
        <w:tab/>
        <w:t xml:space="preserve">and </w:t>
      </w:r>
      <w:r>
        <w:t>Hermon</w:t>
      </w:r>
      <w:r w:rsidRPr="00AB1781">
        <w:t>, from the small mountain.</w:t>
      </w:r>
    </w:p>
    <w:p w14:paraId="42E01B0D" w14:textId="77777777" w:rsidR="00704CAA" w:rsidRPr="00AB1781" w:rsidRDefault="00704CAA" w:rsidP="00704CAA">
      <w:pPr>
        <w:pStyle w:val="EnglishHangNoCoptic"/>
      </w:pPr>
      <w:r w:rsidRPr="00AB1781">
        <w:t xml:space="preserve">8 Deep calls to deep at the roar of </w:t>
      </w:r>
      <w:r>
        <w:t>Your</w:t>
      </w:r>
      <w:r w:rsidRPr="00AB1781">
        <w:t xml:space="preserve"> </w:t>
      </w:r>
      <w:r>
        <w:t>waterfalls</w:t>
      </w:r>
      <w:r w:rsidRPr="00AB1781">
        <w:t>;</w:t>
      </w:r>
    </w:p>
    <w:p w14:paraId="2A7A8AA1" w14:textId="77777777" w:rsidR="00704CAA" w:rsidRPr="004E0D33" w:rsidRDefault="00704CAA" w:rsidP="00704CAA">
      <w:pPr>
        <w:pStyle w:val="EnglishHangEndNoCoptic"/>
      </w:pPr>
      <w:r w:rsidRPr="00AB1781">
        <w:tab/>
        <w:t xml:space="preserve">all </w:t>
      </w:r>
      <w:r>
        <w:t>Your</w:t>
      </w:r>
      <w:r w:rsidRPr="00AB1781">
        <w:t xml:space="preserve"> waves and </w:t>
      </w:r>
      <w:r>
        <w:t>Your</w:t>
      </w:r>
      <w:r w:rsidRPr="00AB1781">
        <w:t xml:space="preserve"> billows sweep over me.</w:t>
      </w:r>
    </w:p>
    <w:p w14:paraId="3A251236" w14:textId="77777777" w:rsidR="00704CAA" w:rsidRPr="00AB1781" w:rsidRDefault="00704CAA" w:rsidP="00704CAA">
      <w:pPr>
        <w:pStyle w:val="EnglishHangNoCoptic"/>
      </w:pPr>
      <w:r w:rsidRPr="00AB1781">
        <w:t xml:space="preserve">9 The Lord will </w:t>
      </w:r>
      <w:r>
        <w:t>command</w:t>
      </w:r>
      <w:r w:rsidRPr="00AB1781">
        <w:t xml:space="preserve"> His mercy in the daytime,</w:t>
      </w:r>
    </w:p>
    <w:p w14:paraId="3B3885A6" w14:textId="77777777" w:rsidR="00704CAA" w:rsidRPr="00AB1781" w:rsidRDefault="00704CAA" w:rsidP="00704CAA">
      <w:pPr>
        <w:pStyle w:val="EnglishHangNoCoptic"/>
      </w:pPr>
      <w:r w:rsidRPr="00AB1781">
        <w:tab/>
        <w:t>and in the night His song is with me</w:t>
      </w:r>
      <w:r>
        <w:rPr>
          <w:rStyle w:val="FootnoteReference"/>
        </w:rPr>
        <w:footnoteReference w:id="244"/>
      </w:r>
      <w:r w:rsidRPr="00AB1781">
        <w:t>,</w:t>
      </w:r>
    </w:p>
    <w:p w14:paraId="026BF797" w14:textId="77777777" w:rsidR="00704CAA" w:rsidRPr="00AB1781" w:rsidRDefault="00704CAA" w:rsidP="00704CAA">
      <w:pPr>
        <w:pStyle w:val="EnglishHangEndNoCoptic"/>
      </w:pPr>
      <w:r w:rsidRPr="00AB1781">
        <w:tab/>
        <w:t>a prayer to the God of my life.</w:t>
      </w:r>
    </w:p>
    <w:p w14:paraId="03061DDF" w14:textId="77777777" w:rsidR="00704CAA" w:rsidRPr="00AB1781" w:rsidRDefault="00704CAA" w:rsidP="00704CAA">
      <w:pPr>
        <w:pStyle w:val="EnglishHangNoCoptic"/>
      </w:pPr>
      <w:r>
        <w:t>10 I will say to God, “You</w:t>
      </w:r>
      <w:r w:rsidRPr="00AB1781">
        <w:t xml:space="preserve"> are my protector.</w:t>
      </w:r>
    </w:p>
    <w:p w14:paraId="1CB4A877"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forgotten me?</w:t>
      </w:r>
    </w:p>
    <w:p w14:paraId="59AFAD66" w14:textId="77777777" w:rsidR="00704CAA" w:rsidRPr="00AB1781" w:rsidRDefault="00704CAA" w:rsidP="00704CAA">
      <w:pPr>
        <w:pStyle w:val="EnglishHangNoCoptic"/>
      </w:pPr>
      <w:r w:rsidRPr="00AB1781">
        <w:tab/>
        <w:t>And why must I go</w:t>
      </w:r>
      <w:r>
        <w:t xml:space="preserve"> about</w:t>
      </w:r>
      <w:r w:rsidRPr="00AB1781">
        <w:t xml:space="preserve"> mourning</w:t>
      </w:r>
      <w:r>
        <w:t>,</w:t>
      </w:r>
    </w:p>
    <w:p w14:paraId="439C01E3" w14:textId="77777777" w:rsidR="00704CAA" w:rsidRPr="00AB1781" w:rsidRDefault="00704CAA" w:rsidP="00704CAA">
      <w:pPr>
        <w:pStyle w:val="EnglishHangEndNoCoptic"/>
      </w:pPr>
      <w:r>
        <w:tab/>
        <w:t>as my enemy afflicts me?</w:t>
      </w:r>
    </w:p>
    <w:p w14:paraId="53014784" w14:textId="77777777" w:rsidR="00704CAA" w:rsidRPr="00AB1781" w:rsidRDefault="00704CAA" w:rsidP="00704CAA">
      <w:pPr>
        <w:pStyle w:val="EnglishHangNoCoptic"/>
      </w:pPr>
      <w:r w:rsidRPr="00AB1781">
        <w:t xml:space="preserve">11 As </w:t>
      </w:r>
      <w:r>
        <w:t>those who afflict me crush my bones, and insult me,</w:t>
      </w:r>
    </w:p>
    <w:p w14:paraId="73217BED" w14:textId="77777777" w:rsidR="00704CAA" w:rsidRPr="00AB1781" w:rsidRDefault="00704CAA" w:rsidP="00704CAA">
      <w:pPr>
        <w:pStyle w:val="EnglishHangEndNoCoptic"/>
      </w:pPr>
      <w:r w:rsidRPr="00AB1781">
        <w:tab/>
      </w:r>
      <w:r>
        <w:t>while they say to me daily, ‘</w:t>
      </w:r>
      <w:r w:rsidRPr="00AB1781">
        <w:t>Where is your God?’</w:t>
      </w:r>
      <w:r>
        <w:t>”</w:t>
      </w:r>
    </w:p>
    <w:p w14:paraId="669C1F4B" w14:textId="77777777" w:rsidR="00704CAA" w:rsidRPr="00AB1781" w:rsidRDefault="00704CAA" w:rsidP="00704CAA">
      <w:pPr>
        <w:pStyle w:val="EnglishHangNoCoptic"/>
      </w:pPr>
      <w:r w:rsidRPr="00AB1781">
        <w:t xml:space="preserve">12 Why are you </w:t>
      </w:r>
      <w:r>
        <w:t>deeply grieved</w:t>
      </w:r>
      <w:r w:rsidRPr="00AB1781">
        <w:t>, O my soul?</w:t>
      </w:r>
    </w:p>
    <w:p w14:paraId="0E69652E" w14:textId="77777777" w:rsidR="00704CAA" w:rsidRPr="00AB1781" w:rsidRDefault="00704CAA" w:rsidP="00704CAA">
      <w:pPr>
        <w:pStyle w:val="EnglishHangNoCoptic"/>
      </w:pPr>
      <w:r w:rsidRPr="00AB1781">
        <w:tab/>
        <w:t xml:space="preserve">And why are you </w:t>
      </w:r>
      <w:r>
        <w:t>troubling</w:t>
      </w:r>
      <w:r w:rsidRPr="00AB1781">
        <w:t xml:space="preserve"> me?</w:t>
      </w:r>
    </w:p>
    <w:p w14:paraId="7C5B3C85" w14:textId="77777777" w:rsidR="00704CAA" w:rsidRPr="00AB1781" w:rsidRDefault="00704CAA" w:rsidP="00704CAA">
      <w:pPr>
        <w:pStyle w:val="EnglishHangNoCoptic"/>
      </w:pPr>
      <w:r w:rsidRPr="00AB1781">
        <w:tab/>
      </w:r>
      <w:r>
        <w:t>Hope</w:t>
      </w:r>
      <w:r w:rsidRPr="00AB1781">
        <w:t xml:space="preserve"> in God, for I will </w:t>
      </w:r>
      <w:r>
        <w:t>confess</w:t>
      </w:r>
      <w:r w:rsidRPr="00AB1781">
        <w:t xml:space="preserve"> Him</w:t>
      </w:r>
      <w:r>
        <w:rPr>
          <w:rStyle w:val="FootnoteReference"/>
        </w:rPr>
        <w:footnoteReference w:id="245"/>
      </w:r>
      <w:r w:rsidRPr="00AB1781">
        <w:t>;</w:t>
      </w:r>
    </w:p>
    <w:p w14:paraId="532DBDF7" w14:textId="77777777" w:rsidR="00704CAA" w:rsidRPr="004E0D33" w:rsidRDefault="00704CAA" w:rsidP="00704CAA">
      <w:pPr>
        <w:pStyle w:val="EnglishHangEndNoCoptic"/>
      </w:pPr>
      <w:r w:rsidRPr="00AB1781">
        <w:tab/>
      </w:r>
      <w:r>
        <w:t>My God is the salvation of my face</w:t>
      </w:r>
      <w:r w:rsidRPr="00AB1781">
        <w:t>.</w:t>
      </w:r>
    </w:p>
    <w:p w14:paraId="1CDD8C1E" w14:textId="77777777" w:rsidR="00704CAA" w:rsidRPr="004E0D33" w:rsidRDefault="00704CAA" w:rsidP="00704CAA">
      <w:pPr>
        <w:pStyle w:val="Heading4"/>
      </w:pPr>
      <w:bookmarkStart w:id="262" w:name="_Ref412026139"/>
      <w:r>
        <w:t>Psalm</w:t>
      </w:r>
      <w:r w:rsidRPr="00AB1781">
        <w:t xml:space="preserve"> 42</w:t>
      </w:r>
      <w:r>
        <w:t>: “Judge me, O God, and defend my cause”</w:t>
      </w:r>
      <w:bookmarkEnd w:id="262"/>
    </w:p>
    <w:p w14:paraId="7A55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2D659B6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72516152" w14:textId="230BDAF8"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456ACD15" w14:textId="2F304D5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E081B88" w14:textId="45CD5C0E" w:rsidR="00704CAA" w:rsidRPr="004E0D33" w:rsidRDefault="00704CAA" w:rsidP="00704CAA">
      <w:pPr>
        <w:pStyle w:val="Rubric"/>
      </w:pPr>
      <w:r w:rsidRPr="00AB1781">
        <w:t xml:space="preserve"> (</w:t>
      </w:r>
      <w:r>
        <w:t>For the end; a</w:t>
      </w:r>
      <w:r w:rsidRPr="00AB1781">
        <w:t xml:space="preserve"> Psalm by David</w:t>
      </w:r>
      <w:r>
        <w:t>; without superscription in the Hebrew</w:t>
      </w:r>
      <w:r w:rsidRPr="00AB1781">
        <w:t>)</w:t>
      </w:r>
    </w:p>
    <w:p w14:paraId="08150B13" w14:textId="77777777" w:rsidR="00704CAA" w:rsidRPr="00AB1781" w:rsidRDefault="00704CAA" w:rsidP="00704CAA">
      <w:pPr>
        <w:pStyle w:val="EnglishHangNoCoptic"/>
      </w:pPr>
      <w:r w:rsidRPr="00AB1781">
        <w:lastRenderedPageBreak/>
        <w:t>1 Judge me, O God, and defend my cause</w:t>
      </w:r>
    </w:p>
    <w:p w14:paraId="2A568323" w14:textId="77777777" w:rsidR="00704CAA" w:rsidRPr="00AB1781" w:rsidRDefault="00704CAA" w:rsidP="00704CAA">
      <w:pPr>
        <w:pStyle w:val="EnglishHangNoCoptic"/>
      </w:pPr>
      <w:r w:rsidRPr="00AB1781">
        <w:tab/>
        <w:t>from an unholy nation;</w:t>
      </w:r>
    </w:p>
    <w:p w14:paraId="53F1A823" w14:textId="77777777" w:rsidR="00704CAA" w:rsidRPr="00AB1781" w:rsidRDefault="00704CAA" w:rsidP="00704CAA">
      <w:pPr>
        <w:pStyle w:val="EnglishHangEndNoCoptic"/>
      </w:pPr>
      <w:r w:rsidRPr="00AB1781">
        <w:tab/>
        <w:t xml:space="preserve">deliver me from the </w:t>
      </w:r>
      <w:r>
        <w:t>unjust</w:t>
      </w:r>
      <w:r w:rsidRPr="00AB1781">
        <w:t xml:space="preserve"> and </w:t>
      </w:r>
      <w:r>
        <w:t>deceitful man!</w:t>
      </w:r>
    </w:p>
    <w:p w14:paraId="78CC190F" w14:textId="77777777" w:rsidR="00704CAA" w:rsidRPr="00AB1781" w:rsidRDefault="00704CAA" w:rsidP="00704CAA">
      <w:pPr>
        <w:pStyle w:val="EnglishHangNoCoptic"/>
      </w:pPr>
      <w:r w:rsidRPr="00AB1781">
        <w:t xml:space="preserve">2 For </w:t>
      </w:r>
      <w:r>
        <w:t>You</w:t>
      </w:r>
      <w:r w:rsidRPr="00AB1781">
        <w:t xml:space="preserve">, O God, </w:t>
      </w:r>
      <w:r>
        <w:t>are</w:t>
      </w:r>
      <w:r w:rsidRPr="00AB1781">
        <w:t xml:space="preserve"> my strength.</w:t>
      </w:r>
    </w:p>
    <w:p w14:paraId="48EA4631" w14:textId="77777777" w:rsidR="00704CAA" w:rsidRPr="00AB1781" w:rsidRDefault="00704CAA" w:rsidP="00704CAA">
      <w:pPr>
        <w:pStyle w:val="EnglishHangNoCoptic"/>
      </w:pPr>
      <w:r w:rsidRPr="00AB1781">
        <w:tab/>
        <w:t xml:space="preserve">Why </w:t>
      </w:r>
      <w:r>
        <w:t>have</w:t>
      </w:r>
      <w:r w:rsidRPr="00AB1781">
        <w:t xml:space="preserve"> </w:t>
      </w:r>
      <w:r>
        <w:t>You</w:t>
      </w:r>
      <w:r w:rsidRPr="00AB1781">
        <w:t xml:space="preserve"> rejected me?</w:t>
      </w:r>
    </w:p>
    <w:p w14:paraId="5E939573" w14:textId="77777777" w:rsidR="00704CAA" w:rsidRPr="00AB1781" w:rsidRDefault="00704CAA" w:rsidP="00704CAA">
      <w:pPr>
        <w:pStyle w:val="EnglishHangNoCoptic"/>
      </w:pPr>
      <w:r w:rsidRPr="00AB1781">
        <w:tab/>
        <w:t>And why must I go</w:t>
      </w:r>
      <w:r>
        <w:t xml:space="preserve"> about</w:t>
      </w:r>
      <w:r w:rsidRPr="00AB1781">
        <w:t xml:space="preserve"> mourning</w:t>
      </w:r>
    </w:p>
    <w:p w14:paraId="5ED939D6" w14:textId="77777777" w:rsidR="00704CAA" w:rsidRPr="00AB1781" w:rsidRDefault="00704CAA" w:rsidP="00704CAA">
      <w:pPr>
        <w:pStyle w:val="EnglishHangEndNoCoptic"/>
      </w:pPr>
      <w:r w:rsidRPr="00AB1781">
        <w:tab/>
      </w:r>
      <w:r>
        <w:t>at my enemy oppresses</w:t>
      </w:r>
      <w:r w:rsidRPr="00AB1781">
        <w:t xml:space="preserve"> me?</w:t>
      </w:r>
    </w:p>
    <w:p w14:paraId="4E8CB782" w14:textId="77777777" w:rsidR="00704CAA" w:rsidRPr="00AB1781" w:rsidRDefault="00704CAA" w:rsidP="00704CAA">
      <w:pPr>
        <w:pStyle w:val="EnglishHangNoCoptic"/>
      </w:pPr>
      <w:r>
        <w:t>3 S</w:t>
      </w:r>
      <w:r w:rsidRPr="00AB1781">
        <w:t xml:space="preserve">end out </w:t>
      </w:r>
      <w:r>
        <w:t>Your</w:t>
      </w:r>
      <w:r w:rsidRPr="00AB1781">
        <w:t xml:space="preserve"> light and </w:t>
      </w:r>
      <w:r>
        <w:t>Your</w:t>
      </w:r>
      <w:r w:rsidRPr="00AB1781">
        <w:t xml:space="preserve"> truth</w:t>
      </w:r>
      <w:r>
        <w:t>,</w:t>
      </w:r>
    </w:p>
    <w:p w14:paraId="0768DE3B" w14:textId="77777777" w:rsidR="00704CAA" w:rsidRPr="00AB1781" w:rsidRDefault="00704CAA" w:rsidP="00704CAA">
      <w:pPr>
        <w:pStyle w:val="EnglishHangNoCoptic"/>
      </w:pPr>
      <w:r w:rsidRPr="00AB1781">
        <w:tab/>
        <w:t xml:space="preserve">that they may </w:t>
      </w:r>
      <w:r>
        <w:t>guide</w:t>
      </w:r>
      <w:r w:rsidRPr="00AB1781">
        <w:t xml:space="preserve"> me and </w:t>
      </w:r>
      <w:r>
        <w:t>lead</w:t>
      </w:r>
      <w:r w:rsidRPr="00AB1781">
        <w:t xml:space="preserve"> me</w:t>
      </w:r>
    </w:p>
    <w:p w14:paraId="5D223567" w14:textId="77777777" w:rsidR="00704CAA" w:rsidRPr="00AB1781" w:rsidRDefault="00704CAA" w:rsidP="00704CAA">
      <w:pPr>
        <w:pStyle w:val="EnglishHangEndNoCoptic"/>
      </w:pPr>
      <w:r w:rsidRPr="00AB1781">
        <w:tab/>
        <w:t xml:space="preserve">to </w:t>
      </w:r>
      <w:r>
        <w:t>Your</w:t>
      </w:r>
      <w:r w:rsidRPr="00AB1781">
        <w:t xml:space="preserve"> holy mountain</w:t>
      </w:r>
      <w:r>
        <w:t>,</w:t>
      </w:r>
      <w:r w:rsidRPr="00AB1781">
        <w:t xml:space="preserve"> and to </w:t>
      </w:r>
      <w:r>
        <w:t>Your</w:t>
      </w:r>
      <w:r w:rsidRPr="00AB1781">
        <w:t xml:space="preserve"> </w:t>
      </w:r>
      <w:r>
        <w:t>Tent</w:t>
      </w:r>
      <w:r>
        <w:rPr>
          <w:rStyle w:val="FootnoteReference"/>
        </w:rPr>
        <w:footnoteReference w:id="246"/>
      </w:r>
      <w:r w:rsidRPr="00AB1781">
        <w:t>.</w:t>
      </w:r>
    </w:p>
    <w:p w14:paraId="0467A490" w14:textId="77777777" w:rsidR="00704CAA" w:rsidRPr="00AB1781" w:rsidRDefault="00704CAA" w:rsidP="00704CAA">
      <w:pPr>
        <w:pStyle w:val="EnglishHangNoCoptic"/>
      </w:pPr>
      <w:r w:rsidRPr="00AB1781">
        <w:t>4 And I will go to the altar of God,</w:t>
      </w:r>
    </w:p>
    <w:p w14:paraId="1720CA42" w14:textId="77777777" w:rsidR="00704CAA" w:rsidRPr="00AB1781" w:rsidRDefault="00704CAA" w:rsidP="00704CAA">
      <w:pPr>
        <w:pStyle w:val="EnglishHangNoCoptic"/>
      </w:pPr>
      <w:r w:rsidRPr="00AB1781">
        <w:tab/>
        <w:t xml:space="preserve">to </w:t>
      </w:r>
      <w:r>
        <w:t>the God who makes glad</w:t>
      </w:r>
      <w:r w:rsidRPr="00AB1781">
        <w:t xml:space="preserve"> my youth.</w:t>
      </w:r>
      <w:r w:rsidRPr="00AB1781">
        <w:rPr>
          <w:rStyle w:val="FootnoteReference"/>
        </w:rPr>
        <w:footnoteReference w:id="247"/>
      </w:r>
    </w:p>
    <w:p w14:paraId="5FFC0451" w14:textId="77777777" w:rsidR="00704CAA" w:rsidRPr="00AB1781" w:rsidRDefault="00704CAA" w:rsidP="00704CAA">
      <w:pPr>
        <w:pStyle w:val="EnglishHangNoCoptic"/>
      </w:pPr>
      <w:r w:rsidRPr="00AB1781">
        <w:tab/>
        <w:t xml:space="preserve">I will </w:t>
      </w:r>
      <w:r>
        <w:t>confess</w:t>
      </w:r>
      <w:r w:rsidRPr="00AB1781">
        <w:t xml:space="preserve"> </w:t>
      </w:r>
      <w:r>
        <w:t>You thankfully</w:t>
      </w:r>
      <w:r>
        <w:rPr>
          <w:rStyle w:val="FootnoteReference"/>
        </w:rPr>
        <w:footnoteReference w:id="248"/>
      </w:r>
    </w:p>
    <w:p w14:paraId="623E760F" w14:textId="77777777" w:rsidR="00704CAA" w:rsidRPr="00AB1781" w:rsidRDefault="00704CAA" w:rsidP="00704CAA">
      <w:pPr>
        <w:pStyle w:val="EnglishHangEndNoCoptic"/>
      </w:pPr>
      <w:r w:rsidRPr="00AB1781">
        <w:tab/>
        <w:t>on the harp, O God, my God.</w:t>
      </w:r>
    </w:p>
    <w:p w14:paraId="1144071A" w14:textId="77777777" w:rsidR="00704CAA" w:rsidRPr="00AB1781" w:rsidRDefault="00704CAA" w:rsidP="00704CAA">
      <w:pPr>
        <w:pStyle w:val="EnglishHangNoCoptic"/>
      </w:pPr>
      <w:r w:rsidRPr="00AB1781">
        <w:t xml:space="preserve">5 Why are you </w:t>
      </w:r>
      <w:r>
        <w:t>deeply grieved</w:t>
      </w:r>
      <w:r w:rsidRPr="00AB1781">
        <w:t>, O my soul?</w:t>
      </w:r>
    </w:p>
    <w:p w14:paraId="79D12844" w14:textId="77777777" w:rsidR="00704CAA" w:rsidRPr="00AB1781" w:rsidRDefault="00704CAA" w:rsidP="00704CAA">
      <w:pPr>
        <w:pStyle w:val="EnglishHangNoCoptic"/>
      </w:pPr>
      <w:r w:rsidRPr="00AB1781">
        <w:tab/>
        <w:t xml:space="preserve">And why </w:t>
      </w:r>
      <w:r>
        <w:t>do you trouble</w:t>
      </w:r>
      <w:r w:rsidRPr="00AB1781">
        <w:t xml:space="preserve"> me?</w:t>
      </w:r>
    </w:p>
    <w:p w14:paraId="68029EE7" w14:textId="77777777" w:rsidR="00704CAA" w:rsidRPr="00AB1781" w:rsidRDefault="00704CAA" w:rsidP="00704CAA">
      <w:pPr>
        <w:pStyle w:val="EnglishHangNoCoptic"/>
        <w:ind w:left="864"/>
      </w:pPr>
      <w:r>
        <w:t>Hope</w:t>
      </w:r>
      <w:r w:rsidRPr="00AB1781">
        <w:t xml:space="preserve"> in God, for I will </w:t>
      </w:r>
      <w:r>
        <w:t>confess Him</w:t>
      </w:r>
      <w:r>
        <w:rPr>
          <w:rStyle w:val="FootnoteReference"/>
        </w:rPr>
        <w:footnoteReference w:id="249"/>
      </w:r>
      <w:r w:rsidRPr="00AB1781">
        <w:t>;</w:t>
      </w:r>
    </w:p>
    <w:p w14:paraId="4796FAD4" w14:textId="77777777" w:rsidR="00704CAA" w:rsidRDefault="00704CAA" w:rsidP="00704CAA">
      <w:pPr>
        <w:pStyle w:val="EnglishHangEndNoCoptic"/>
      </w:pPr>
      <w:r w:rsidRPr="00AB1781">
        <w:tab/>
        <w:t xml:space="preserve">He is the salvation of my </w:t>
      </w:r>
      <w:r>
        <w:t>face,</w:t>
      </w:r>
      <w:r w:rsidRPr="00AB1781">
        <w:t xml:space="preserve"> and my God.</w:t>
      </w:r>
    </w:p>
    <w:p w14:paraId="06217AF9" w14:textId="77777777" w:rsidR="00704CAA" w:rsidRPr="004E0D33" w:rsidRDefault="00704CAA" w:rsidP="00704CAA">
      <w:pPr>
        <w:pStyle w:val="Rubric"/>
      </w:pPr>
      <w:r>
        <w:t xml:space="preserve">Alleluia. </w:t>
      </w:r>
    </w:p>
    <w:p w14:paraId="4D7761C5" w14:textId="3970D9EA" w:rsidR="00704CAA" w:rsidRDefault="00704CAA" w:rsidP="00704CAA">
      <w:pPr>
        <w:pStyle w:val="Rubric"/>
      </w:pPr>
      <w:r>
        <w:t>Glory…</w:t>
      </w:r>
    </w:p>
    <w:p w14:paraId="3964B6DB" w14:textId="180C708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_Ref412110857 \h </w:instrText>
      </w:r>
      <w:r>
        <w:fldChar w:fldCharType="separate"/>
      </w:r>
      <w:r w:rsidR="000E2EAC">
        <w:t>Psalm</w:t>
      </w:r>
      <w:r w:rsidR="000E2EAC" w:rsidRPr="00AB1781">
        <w:t xml:space="preserve"> 44</w:t>
      </w:r>
      <w:r w:rsidR="000E2EAC">
        <w:t>: “My heart erupted with a good word”</w:t>
      </w:r>
      <w:r>
        <w:fldChar w:fldCharType="end"/>
      </w:r>
      <w:r>
        <w:t xml:space="preserve">, page </w:t>
      </w:r>
      <w:r>
        <w:fldChar w:fldCharType="begin"/>
      </w:r>
      <w:r>
        <w:instrText xml:space="preserve"> PAGEREF _Ref412110857 \h </w:instrText>
      </w:r>
      <w:r>
        <w:fldChar w:fldCharType="separate"/>
      </w:r>
      <w:r w:rsidR="000E2EAC">
        <w:rPr>
          <w:noProof/>
        </w:rPr>
        <w:t>154</w:t>
      </w:r>
      <w:r>
        <w:fldChar w:fldCharType="end"/>
      </w:r>
      <w:r>
        <w:t>.</w:t>
      </w:r>
    </w:p>
    <w:p w14:paraId="5063191A" w14:textId="500249F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t>.</w:t>
      </w:r>
    </w:p>
    <w:p w14:paraId="77EEAF0F" w14:textId="77777777" w:rsidR="00704CAA" w:rsidRPr="004E0D33" w:rsidRDefault="00704CAA" w:rsidP="00704CAA">
      <w:pPr>
        <w:pStyle w:val="Heading4"/>
      </w:pPr>
      <w:r>
        <w:t>Psalm</w:t>
      </w:r>
      <w:r w:rsidRPr="00AB1781">
        <w:t xml:space="preserve"> 43</w:t>
      </w:r>
      <w:r>
        <w:t>: “O God, we have heard with our ears”</w:t>
      </w:r>
    </w:p>
    <w:p w14:paraId="1ABED3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25BB216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16FC6BFE" w14:textId="77777777" w:rsidR="00704CAA" w:rsidRPr="00AB1781" w:rsidRDefault="00704CAA" w:rsidP="00704CAA">
      <w:pPr>
        <w:pStyle w:val="Rubric"/>
      </w:pPr>
      <w:r w:rsidRPr="00AB1781">
        <w:t>1 (</w:t>
      </w:r>
      <w:r>
        <w:t xml:space="preserve">For the end. </w:t>
      </w:r>
      <w:r w:rsidRPr="00AB1781">
        <w:t>For the sons of Korah. A Psalm for Contemplation)</w:t>
      </w:r>
    </w:p>
    <w:p w14:paraId="6CC7BC5F" w14:textId="77777777" w:rsidR="00704CAA" w:rsidRPr="00AB1781" w:rsidRDefault="00704CAA" w:rsidP="00704CAA">
      <w:pPr>
        <w:pStyle w:val="EnglishHangNoCoptic"/>
      </w:pPr>
      <w:r w:rsidRPr="00AB1781">
        <w:lastRenderedPageBreak/>
        <w:t>2 O God, we have heard with our ears</w:t>
      </w:r>
      <w:r>
        <w:t>,</w:t>
      </w:r>
    </w:p>
    <w:p w14:paraId="45928531" w14:textId="77777777" w:rsidR="00704CAA" w:rsidRPr="00AB1781" w:rsidRDefault="00704CAA" w:rsidP="00704CAA">
      <w:pPr>
        <w:pStyle w:val="EnglishHangNoCoptic"/>
      </w:pPr>
      <w:r w:rsidRPr="00AB1781">
        <w:tab/>
        <w:t xml:space="preserve">and our fathers have </w:t>
      </w:r>
      <w:r>
        <w:t>reported to</w:t>
      </w:r>
      <w:r w:rsidRPr="00AB1781">
        <w:t xml:space="preserve"> us</w:t>
      </w:r>
    </w:p>
    <w:p w14:paraId="210C8C3C" w14:textId="77777777" w:rsidR="00704CAA" w:rsidRPr="00AB1781" w:rsidRDefault="00704CAA" w:rsidP="00704CAA">
      <w:pPr>
        <w:pStyle w:val="EnglishHangNoCoptic"/>
      </w:pPr>
      <w:r w:rsidRPr="00AB1781">
        <w:tab/>
        <w:t xml:space="preserve">the work </w:t>
      </w:r>
      <w:r>
        <w:t>You</w:t>
      </w:r>
      <w:r w:rsidRPr="00AB1781">
        <w:t xml:space="preserve"> </w:t>
      </w:r>
      <w:r>
        <w:t>performed</w:t>
      </w:r>
      <w:r w:rsidRPr="00AB1781">
        <w:t xml:space="preserve"> in their days,</w:t>
      </w:r>
    </w:p>
    <w:p w14:paraId="796C8EB1" w14:textId="77777777" w:rsidR="00704CAA" w:rsidRPr="00AB1781" w:rsidRDefault="00704CAA" w:rsidP="00704CAA">
      <w:pPr>
        <w:pStyle w:val="EnglishHangEndNoCoptic"/>
      </w:pPr>
      <w:r w:rsidRPr="00AB1781">
        <w:tab/>
        <w:t xml:space="preserve">in the days of </w:t>
      </w:r>
      <w:r>
        <w:t>old</w:t>
      </w:r>
      <w:r w:rsidRPr="00AB1781">
        <w:t>.</w:t>
      </w:r>
    </w:p>
    <w:p w14:paraId="54AB25A5" w14:textId="77777777" w:rsidR="00704CAA" w:rsidRPr="00AB1781" w:rsidRDefault="00704CAA" w:rsidP="00704CAA">
      <w:pPr>
        <w:pStyle w:val="EnglishHangNoCoptic"/>
      </w:pPr>
      <w:r w:rsidRPr="00AB1781">
        <w:t xml:space="preserve">3 </w:t>
      </w:r>
      <w:r>
        <w:t>Your</w:t>
      </w:r>
      <w:r w:rsidRPr="00AB1781">
        <w:t xml:space="preserve"> hand </w:t>
      </w:r>
      <w:r>
        <w:t xml:space="preserve">utterly </w:t>
      </w:r>
      <w:r w:rsidRPr="00AB1781">
        <w:t>destroyed the nations,</w:t>
      </w:r>
    </w:p>
    <w:p w14:paraId="44D002D5" w14:textId="77777777" w:rsidR="00704CAA" w:rsidRPr="00AB1781" w:rsidRDefault="00704CAA" w:rsidP="00704CAA">
      <w:pPr>
        <w:pStyle w:val="EnglishHangNoCoptic"/>
      </w:pPr>
      <w:r w:rsidRPr="00AB1781">
        <w:tab/>
        <w:t xml:space="preserve">and </w:t>
      </w:r>
      <w:r>
        <w:t xml:space="preserve">You </w:t>
      </w:r>
      <w:r w:rsidRPr="00AB1781">
        <w:t>plant</w:t>
      </w:r>
      <w:r>
        <w:t>ed</w:t>
      </w:r>
      <w:r w:rsidRPr="00AB1781">
        <w:t xml:space="preserve"> our fathers.</w:t>
      </w:r>
      <w:r w:rsidRPr="00AB1781">
        <w:rPr>
          <w:rStyle w:val="FootnoteReference"/>
        </w:rPr>
        <w:footnoteReference w:id="250"/>
      </w:r>
    </w:p>
    <w:p w14:paraId="7B0981B0" w14:textId="77777777" w:rsidR="00704CAA" w:rsidRPr="00AB1781" w:rsidRDefault="00704CAA" w:rsidP="00704CAA">
      <w:pPr>
        <w:pStyle w:val="EnglishHangEndNoCoptic"/>
      </w:pPr>
      <w:r w:rsidRPr="00AB1781">
        <w:tab/>
      </w:r>
      <w:r>
        <w:t>You affl</w:t>
      </w:r>
      <w:r w:rsidRPr="00AB1781">
        <w:t>ict</w:t>
      </w:r>
      <w:r>
        <w:t>ed</w:t>
      </w:r>
      <w:r w:rsidRPr="00AB1781">
        <w:t xml:space="preserve"> peoples</w:t>
      </w:r>
      <w:r>
        <w:t>,</w:t>
      </w:r>
      <w:r w:rsidRPr="00AB1781">
        <w:t xml:space="preserve"> and </w:t>
      </w:r>
      <w:r>
        <w:t>cast them out</w:t>
      </w:r>
      <w:r w:rsidRPr="00AB1781">
        <w:t>.</w:t>
      </w:r>
    </w:p>
    <w:p w14:paraId="36C134C0" w14:textId="77777777" w:rsidR="00704CAA" w:rsidRPr="00AB1781" w:rsidRDefault="00704CAA" w:rsidP="00704CAA">
      <w:pPr>
        <w:pStyle w:val="EnglishHangNoCoptic"/>
      </w:pPr>
      <w:r w:rsidRPr="00AB1781">
        <w:t xml:space="preserve">4 For </w:t>
      </w:r>
      <w:r>
        <w:t>they did not take possession of the land</w:t>
      </w:r>
    </w:p>
    <w:p w14:paraId="2D116E50" w14:textId="77777777" w:rsidR="00704CAA" w:rsidRPr="00AB1781" w:rsidRDefault="00704CAA" w:rsidP="00704CAA">
      <w:pPr>
        <w:pStyle w:val="EnglishHangNoCoptic"/>
      </w:pPr>
      <w:r w:rsidRPr="00AB1781">
        <w:tab/>
      </w:r>
      <w:r>
        <w:t>By their own sword</w:t>
      </w:r>
      <w:r w:rsidRPr="00AB1781">
        <w:t>,</w:t>
      </w:r>
    </w:p>
    <w:p w14:paraId="10C1AE42" w14:textId="77777777" w:rsidR="00704CAA" w:rsidRPr="00AB1781" w:rsidRDefault="00704CAA" w:rsidP="00704CAA">
      <w:pPr>
        <w:pStyle w:val="EnglishHangNoCoptic"/>
      </w:pPr>
      <w:r w:rsidRPr="00AB1781">
        <w:tab/>
        <w:t xml:space="preserve">and </w:t>
      </w:r>
      <w:r>
        <w:t>their own arm did not save them</w:t>
      </w:r>
      <w:r w:rsidRPr="00AB1781">
        <w:t>;</w:t>
      </w:r>
    </w:p>
    <w:p w14:paraId="7146E07B" w14:textId="77777777" w:rsidR="00704CAA" w:rsidRPr="00AB1781" w:rsidRDefault="00704CAA" w:rsidP="00704CAA">
      <w:pPr>
        <w:pStyle w:val="EnglishHangNoCoptic"/>
      </w:pPr>
      <w:r w:rsidRPr="00AB1781">
        <w:tab/>
        <w:t xml:space="preserve">but it was </w:t>
      </w:r>
      <w:r>
        <w:t>Your</w:t>
      </w:r>
      <w:r w:rsidRPr="00AB1781">
        <w:t xml:space="preserve"> right hand and </w:t>
      </w:r>
      <w:r>
        <w:t>Your</w:t>
      </w:r>
      <w:r w:rsidRPr="00AB1781">
        <w:t xml:space="preserve"> arm</w:t>
      </w:r>
      <w:r>
        <w:t>,</w:t>
      </w:r>
    </w:p>
    <w:p w14:paraId="471ECBF7" w14:textId="77777777" w:rsidR="00704CAA" w:rsidRPr="00AB1781" w:rsidRDefault="00704CAA" w:rsidP="00704CAA">
      <w:pPr>
        <w:pStyle w:val="EnglishHangNoCoptic"/>
      </w:pPr>
      <w:r w:rsidRPr="00AB1781">
        <w:tab/>
        <w:t xml:space="preserve">and the light of </w:t>
      </w:r>
      <w:r>
        <w:t>Your</w:t>
      </w:r>
      <w:r w:rsidRPr="00AB1781">
        <w:t xml:space="preserve"> face</w:t>
      </w:r>
      <w:r>
        <w:rPr>
          <w:rStyle w:val="FootnoteReference"/>
        </w:rPr>
        <w:footnoteReference w:id="251"/>
      </w:r>
      <w:r w:rsidRPr="00AB1781">
        <w:t>,</w:t>
      </w:r>
    </w:p>
    <w:p w14:paraId="0383912F" w14:textId="77777777" w:rsidR="00704CAA" w:rsidRPr="00AB1781" w:rsidRDefault="00704CAA" w:rsidP="00704CAA">
      <w:pPr>
        <w:pStyle w:val="EnglishHangEndNoCoptic"/>
      </w:pPr>
      <w:r w:rsidRPr="00AB1781">
        <w:tab/>
        <w:t xml:space="preserve">because </w:t>
      </w:r>
      <w:r>
        <w:t>You took pleasure in them</w:t>
      </w:r>
      <w:r w:rsidRPr="00AB1781">
        <w:t>.</w:t>
      </w:r>
    </w:p>
    <w:p w14:paraId="6965725E" w14:textId="77777777" w:rsidR="00704CAA" w:rsidRPr="00AB1781" w:rsidRDefault="00704CAA" w:rsidP="00704CAA">
      <w:pPr>
        <w:pStyle w:val="EnglishHangNoCoptic"/>
      </w:pPr>
      <w:r w:rsidRPr="00AB1781">
        <w:t xml:space="preserve">5 </w:t>
      </w:r>
      <w:r>
        <w:t>You</w:t>
      </w:r>
      <w:r w:rsidRPr="00AB1781">
        <w:t xml:space="preserve"> </w:t>
      </w:r>
      <w:r>
        <w:t>are</w:t>
      </w:r>
      <w:r w:rsidRPr="00AB1781">
        <w:t xml:space="preserve"> </w:t>
      </w:r>
      <w:r>
        <w:t xml:space="preserve">indeed </w:t>
      </w:r>
      <w:r w:rsidRPr="00AB1781">
        <w:t>my King and my God,</w:t>
      </w:r>
    </w:p>
    <w:p w14:paraId="73E1661F" w14:textId="77777777" w:rsidR="00704CAA" w:rsidRPr="00AB1781" w:rsidRDefault="00704CAA" w:rsidP="00704CAA">
      <w:pPr>
        <w:pStyle w:val="EnglishHangEndNoCoptic"/>
      </w:pPr>
      <w:r w:rsidRPr="00AB1781">
        <w:tab/>
        <w:t>Who command</w:t>
      </w:r>
      <w:r>
        <w:t>s</w:t>
      </w:r>
      <w:r w:rsidRPr="00AB1781">
        <w:t xml:space="preserve"> the salvation of Jacob.</w:t>
      </w:r>
    </w:p>
    <w:p w14:paraId="2917BBA2" w14:textId="77777777" w:rsidR="00704CAA" w:rsidRPr="00AB1781" w:rsidRDefault="00704CAA" w:rsidP="00704CAA">
      <w:pPr>
        <w:pStyle w:val="EnglishHangNoCoptic"/>
      </w:pPr>
      <w:r w:rsidRPr="00AB1781">
        <w:t xml:space="preserve">6 Through </w:t>
      </w:r>
      <w:r>
        <w:t>You</w:t>
      </w:r>
      <w:r w:rsidRPr="00AB1781">
        <w:t xml:space="preserve"> we </w:t>
      </w:r>
      <w:r>
        <w:t>will gore</w:t>
      </w:r>
      <w:r w:rsidRPr="00AB1781">
        <w:t xml:space="preserve"> our enemies,</w:t>
      </w:r>
    </w:p>
    <w:p w14:paraId="0E85FFCF" w14:textId="77777777" w:rsidR="00704CAA" w:rsidRPr="00AB1781" w:rsidRDefault="00704CAA" w:rsidP="00704CAA">
      <w:pPr>
        <w:pStyle w:val="EnglishHangEndNoCoptic"/>
      </w:pPr>
      <w:r w:rsidRPr="00AB1781">
        <w:tab/>
        <w:t xml:space="preserve">and </w:t>
      </w:r>
      <w:r>
        <w:t>by</w:t>
      </w:r>
      <w:r w:rsidRPr="00AB1781">
        <w:t xml:space="preserve"> </w:t>
      </w:r>
      <w:r>
        <w:t>Your N</w:t>
      </w:r>
      <w:r w:rsidRPr="00AB1781">
        <w:t xml:space="preserve">ame we </w:t>
      </w:r>
      <w:r>
        <w:t xml:space="preserve">will </w:t>
      </w:r>
      <w:r w:rsidRPr="00AB1781">
        <w:t>scorn our assailants.</w:t>
      </w:r>
    </w:p>
    <w:p w14:paraId="45B36664" w14:textId="77777777" w:rsidR="00704CAA" w:rsidRPr="00AB1781" w:rsidRDefault="00704CAA" w:rsidP="00704CAA">
      <w:pPr>
        <w:pStyle w:val="EnglishHangNoCoptic"/>
      </w:pPr>
      <w:r w:rsidRPr="00AB1781">
        <w:t xml:space="preserve">7 For I will not </w:t>
      </w:r>
      <w:r>
        <w:t>hope</w:t>
      </w:r>
      <w:r w:rsidRPr="00AB1781">
        <w:t xml:space="preserve"> in my bow,</w:t>
      </w:r>
    </w:p>
    <w:p w14:paraId="0E6BDB07" w14:textId="77777777" w:rsidR="00704CAA" w:rsidRPr="00AB1781" w:rsidRDefault="00704CAA" w:rsidP="00704CAA">
      <w:pPr>
        <w:pStyle w:val="EnglishHangEndNoCoptic"/>
      </w:pPr>
      <w:r w:rsidRPr="00AB1781">
        <w:tab/>
        <w:t>and</w:t>
      </w:r>
      <w:r>
        <w:t xml:space="preserve"> my sword</w:t>
      </w:r>
      <w:r w:rsidRPr="00AB1781">
        <w:t xml:space="preserve"> will</w:t>
      </w:r>
      <w:r>
        <w:t xml:space="preserve"> not</w:t>
      </w:r>
      <w:r w:rsidRPr="00AB1781">
        <w:t xml:space="preserve"> save me.</w:t>
      </w:r>
    </w:p>
    <w:p w14:paraId="5ABE6712" w14:textId="77777777" w:rsidR="00704CAA" w:rsidRPr="00AB1781" w:rsidRDefault="00704CAA" w:rsidP="00704CAA">
      <w:pPr>
        <w:pStyle w:val="EnglishHangNoCoptic"/>
      </w:pPr>
      <w:r w:rsidRPr="00AB1781">
        <w:t xml:space="preserve">8 </w:t>
      </w:r>
      <w:r>
        <w:t>For</w:t>
      </w:r>
      <w:r w:rsidRPr="00AB1781">
        <w:t xml:space="preserve"> </w:t>
      </w:r>
      <w:r>
        <w:t>You</w:t>
      </w:r>
      <w:r w:rsidRPr="00AB1781">
        <w:t xml:space="preserve"> </w:t>
      </w:r>
      <w:r>
        <w:t>saved</w:t>
      </w:r>
      <w:r w:rsidRPr="00AB1781">
        <w:t xml:space="preserve"> us from our oppressors,</w:t>
      </w:r>
    </w:p>
    <w:p w14:paraId="5584FAF9" w14:textId="77777777" w:rsidR="00704CAA" w:rsidRPr="00AB1781" w:rsidRDefault="00704CAA" w:rsidP="00704CAA">
      <w:pPr>
        <w:pStyle w:val="EnglishHangEndNoCoptic"/>
      </w:pPr>
      <w:r w:rsidRPr="00AB1781">
        <w:tab/>
        <w:t xml:space="preserve">and </w:t>
      </w:r>
      <w:r>
        <w:t>put</w:t>
      </w:r>
      <w:r w:rsidRPr="00AB1781">
        <w:t xml:space="preserve"> to shame those who hate us.</w:t>
      </w:r>
    </w:p>
    <w:p w14:paraId="699D0FB3" w14:textId="77777777" w:rsidR="00704CAA" w:rsidRPr="00AB1781" w:rsidRDefault="00704CAA" w:rsidP="00704CAA">
      <w:pPr>
        <w:pStyle w:val="EnglishHangNoCoptic"/>
      </w:pPr>
      <w:r>
        <w:t>9 W</w:t>
      </w:r>
      <w:r w:rsidRPr="00AB1781">
        <w:t xml:space="preserve">e </w:t>
      </w:r>
      <w:r>
        <w:t xml:space="preserve">will </w:t>
      </w:r>
      <w:r w:rsidRPr="00AB1781">
        <w:t xml:space="preserve">glory </w:t>
      </w:r>
      <w:r>
        <w:t>in</w:t>
      </w:r>
      <w:r>
        <w:rPr>
          <w:rStyle w:val="FootnoteReference"/>
        </w:rPr>
        <w:footnoteReference w:id="252"/>
      </w:r>
      <w:r>
        <w:t xml:space="preserve"> God </w:t>
      </w:r>
      <w:r w:rsidRPr="00AB1781">
        <w:t>all day long,</w:t>
      </w:r>
    </w:p>
    <w:p w14:paraId="49703FC9" w14:textId="77777777" w:rsidR="00704CAA" w:rsidRPr="00AB1781" w:rsidRDefault="00704CAA" w:rsidP="00704CAA">
      <w:pPr>
        <w:pStyle w:val="EnglishHangEndNoCoptic"/>
      </w:pPr>
      <w:r w:rsidRPr="00AB1781">
        <w:tab/>
        <w:t xml:space="preserve">and we </w:t>
      </w:r>
      <w:r>
        <w:t>will confess</w:t>
      </w:r>
      <w:r>
        <w:rPr>
          <w:rStyle w:val="FootnoteReference"/>
        </w:rPr>
        <w:footnoteReference w:id="253"/>
      </w:r>
      <w:r w:rsidRPr="00AB1781">
        <w:t xml:space="preserve"> </w:t>
      </w:r>
      <w:r>
        <w:t>Your N</w:t>
      </w:r>
      <w:r w:rsidRPr="00AB1781">
        <w:t xml:space="preserve">ame </w:t>
      </w:r>
      <w:r>
        <w:t>forever</w:t>
      </w:r>
      <w:r w:rsidRPr="00AB1781">
        <w:t xml:space="preserve">. </w:t>
      </w:r>
      <w:r w:rsidRPr="00AB1781">
        <w:rPr>
          <w:i/>
        </w:rPr>
        <w:t>(Pause)</w:t>
      </w:r>
    </w:p>
    <w:p w14:paraId="724BE23A" w14:textId="77777777" w:rsidR="00704CAA" w:rsidRPr="00AB1781" w:rsidRDefault="00704CAA" w:rsidP="00704CAA">
      <w:pPr>
        <w:pStyle w:val="EnglishHangNoCoptic"/>
      </w:pPr>
      <w:r w:rsidRPr="00AB1781">
        <w:t xml:space="preserve">10 Yet now </w:t>
      </w:r>
      <w:r>
        <w:t>You</w:t>
      </w:r>
      <w:r w:rsidRPr="00AB1781">
        <w:t xml:space="preserve"> </w:t>
      </w:r>
      <w:r>
        <w:t>have</w:t>
      </w:r>
      <w:r w:rsidRPr="00AB1781">
        <w:t xml:space="preserve"> rejected us</w:t>
      </w:r>
      <w:r>
        <w:t xml:space="preserve"> and put us to shame</w:t>
      </w:r>
    </w:p>
    <w:p w14:paraId="6432AD99" w14:textId="77777777" w:rsidR="00704CAA" w:rsidRPr="00AB1781" w:rsidRDefault="00704CAA" w:rsidP="00704CAA">
      <w:pPr>
        <w:pStyle w:val="EnglishHangEndNoCoptic"/>
      </w:pPr>
      <w:r w:rsidRPr="00AB1781">
        <w:tab/>
        <w:t>by not going out with our armies, O God.</w:t>
      </w:r>
    </w:p>
    <w:p w14:paraId="073AC165" w14:textId="77777777" w:rsidR="00704CAA" w:rsidRPr="00AB1781" w:rsidRDefault="00704CAA" w:rsidP="00704CAA">
      <w:pPr>
        <w:pStyle w:val="EnglishHangNoCoptic"/>
      </w:pPr>
      <w:r w:rsidRPr="00AB1781">
        <w:t xml:space="preserve">11 </w:t>
      </w:r>
      <w:r>
        <w:t>You</w:t>
      </w:r>
      <w:r w:rsidRPr="00AB1781">
        <w:t xml:space="preserve"> </w:t>
      </w:r>
      <w:r>
        <w:t>turned us back</w:t>
      </w:r>
      <w:r w:rsidRPr="00AB1781">
        <w:t xml:space="preserve"> </w:t>
      </w:r>
      <w:r>
        <w:t>rather than</w:t>
      </w:r>
      <w:r w:rsidRPr="00AB1781">
        <w:t xml:space="preserve"> our enemies,</w:t>
      </w:r>
    </w:p>
    <w:p w14:paraId="7419E800" w14:textId="77777777" w:rsidR="00704CAA" w:rsidRPr="00AB1781" w:rsidRDefault="00704CAA" w:rsidP="00704CAA">
      <w:pPr>
        <w:pStyle w:val="EnglishHangEndNoCoptic"/>
      </w:pPr>
      <w:r w:rsidRPr="00AB1781">
        <w:tab/>
        <w:t>and those who hate us plunder us as they please.</w:t>
      </w:r>
    </w:p>
    <w:p w14:paraId="20E63D91" w14:textId="77777777" w:rsidR="00704CAA" w:rsidRPr="00AB1781" w:rsidRDefault="00704CAA" w:rsidP="00704CAA">
      <w:pPr>
        <w:pStyle w:val="EnglishHangNoCoptic"/>
      </w:pPr>
      <w:r w:rsidRPr="00AB1781">
        <w:t xml:space="preserve">12 </w:t>
      </w:r>
      <w:r>
        <w:t>You</w:t>
      </w:r>
      <w:r w:rsidRPr="00AB1781">
        <w:t xml:space="preserve"> </w:t>
      </w:r>
      <w:r>
        <w:t>gave</w:t>
      </w:r>
      <w:r w:rsidRPr="00AB1781">
        <w:t xml:space="preserve"> us up like sheep to be eaten</w:t>
      </w:r>
      <w:r>
        <w:t>,</w:t>
      </w:r>
    </w:p>
    <w:p w14:paraId="3BD49701" w14:textId="77777777" w:rsidR="00704CAA" w:rsidRPr="00AB1781" w:rsidRDefault="00704CAA" w:rsidP="00704CAA">
      <w:pPr>
        <w:pStyle w:val="EnglishHangEndNoCoptic"/>
      </w:pPr>
      <w:r>
        <w:tab/>
        <w:t>and</w:t>
      </w:r>
      <w:r w:rsidRPr="00AB1781">
        <w:t xml:space="preserve"> scattered us among the nations.</w:t>
      </w:r>
    </w:p>
    <w:p w14:paraId="65B1C519" w14:textId="77777777" w:rsidR="00704CAA" w:rsidRPr="00AB1781" w:rsidRDefault="00704CAA" w:rsidP="00704CAA">
      <w:pPr>
        <w:pStyle w:val="EnglishHangNoCoptic"/>
      </w:pPr>
      <w:r w:rsidRPr="00AB1781">
        <w:t xml:space="preserve">13 </w:t>
      </w:r>
      <w:r>
        <w:t>You</w:t>
      </w:r>
      <w:r w:rsidRPr="00AB1781">
        <w:t xml:space="preserve"> sold </w:t>
      </w:r>
      <w:r>
        <w:t>Your</w:t>
      </w:r>
      <w:r w:rsidRPr="00AB1781">
        <w:t xml:space="preserve"> people for nothing,</w:t>
      </w:r>
    </w:p>
    <w:p w14:paraId="6FE331B6" w14:textId="77777777" w:rsidR="00704CAA" w:rsidRPr="004E0D33" w:rsidRDefault="00704CAA" w:rsidP="00704CAA">
      <w:pPr>
        <w:pStyle w:val="EnglishHangEndNoCoptic"/>
      </w:pPr>
      <w:r>
        <w:tab/>
        <w:t>they were exchanged for a pittance</w:t>
      </w:r>
      <w:r w:rsidRPr="00AB1781">
        <w:t>.</w:t>
      </w:r>
    </w:p>
    <w:p w14:paraId="79F706F4" w14:textId="77777777" w:rsidR="00704CAA" w:rsidRPr="00AB1781" w:rsidRDefault="00704CAA" w:rsidP="00704CAA">
      <w:pPr>
        <w:pStyle w:val="EnglishHangNoCoptic"/>
      </w:pPr>
      <w:r w:rsidRPr="00AB1781">
        <w:lastRenderedPageBreak/>
        <w:t xml:space="preserve">14 </w:t>
      </w:r>
      <w:r>
        <w:t>You</w:t>
      </w:r>
      <w:r w:rsidRPr="00AB1781">
        <w:t xml:space="preserve"> </w:t>
      </w:r>
      <w:r>
        <w:t>have</w:t>
      </w:r>
      <w:r w:rsidRPr="00AB1781">
        <w:t xml:space="preserve"> made us </w:t>
      </w:r>
      <w:r>
        <w:t>a reproach to</w:t>
      </w:r>
      <w:r w:rsidRPr="00AB1781">
        <w:t xml:space="preserve"> our neighbors,</w:t>
      </w:r>
    </w:p>
    <w:p w14:paraId="14D2B7F4" w14:textId="77777777" w:rsidR="00704CAA" w:rsidRPr="00AB1781" w:rsidRDefault="00704CAA" w:rsidP="00704CAA">
      <w:pPr>
        <w:pStyle w:val="EnglishHangEndNoCoptic"/>
      </w:pPr>
      <w:r w:rsidRPr="00AB1781">
        <w:tab/>
        <w:t xml:space="preserve">a </w:t>
      </w:r>
      <w:r>
        <w:t>mockery</w:t>
      </w:r>
      <w:r w:rsidRPr="00AB1781">
        <w:t xml:space="preserve"> and </w:t>
      </w:r>
      <w:r>
        <w:t>laughingstock</w:t>
      </w:r>
      <w:r w:rsidRPr="00AB1781">
        <w:t xml:space="preserve"> to those around us.</w:t>
      </w:r>
    </w:p>
    <w:p w14:paraId="72E7C21C" w14:textId="77777777" w:rsidR="00704CAA" w:rsidRPr="00AB1781" w:rsidRDefault="00704CAA" w:rsidP="00704CAA">
      <w:pPr>
        <w:pStyle w:val="EnglishHangNoCoptic"/>
      </w:pPr>
      <w:r w:rsidRPr="00AB1781">
        <w:t xml:space="preserve">15 </w:t>
      </w:r>
      <w:r>
        <w:t>You</w:t>
      </w:r>
      <w:r w:rsidRPr="00AB1781">
        <w:t xml:space="preserve"> </w:t>
      </w:r>
      <w:r>
        <w:t>have</w:t>
      </w:r>
      <w:r w:rsidRPr="00AB1781">
        <w:t xml:space="preserve"> made us a </w:t>
      </w:r>
      <w:r>
        <w:t>proverb</w:t>
      </w:r>
      <w:r w:rsidRPr="00AB1781">
        <w:t xml:space="preserve"> among the nations,</w:t>
      </w:r>
    </w:p>
    <w:p w14:paraId="400EAE66" w14:textId="77777777" w:rsidR="00704CAA" w:rsidRPr="00AB1781" w:rsidRDefault="00704CAA" w:rsidP="00704CAA">
      <w:pPr>
        <w:pStyle w:val="EnglishHangEndNoCoptic"/>
      </w:pPr>
      <w:r w:rsidRPr="00AB1781">
        <w:tab/>
        <w:t>a shaking of the head among the peoples.</w:t>
      </w:r>
    </w:p>
    <w:p w14:paraId="0E454D35" w14:textId="77777777" w:rsidR="00704CAA" w:rsidRPr="00AB1781" w:rsidRDefault="00704CAA" w:rsidP="00704CAA">
      <w:pPr>
        <w:pStyle w:val="EnglishHangNoCoptic"/>
      </w:pPr>
      <w:r w:rsidRPr="00AB1781">
        <w:t xml:space="preserve">16 </w:t>
      </w:r>
      <w:r>
        <w:t>My disgrace is before me a</w:t>
      </w:r>
      <w:r w:rsidRPr="00AB1781">
        <w:t xml:space="preserve">ll </w:t>
      </w:r>
      <w:r>
        <w:t xml:space="preserve">the </w:t>
      </w:r>
      <w:r w:rsidRPr="00AB1781">
        <w:t>day long,</w:t>
      </w:r>
    </w:p>
    <w:p w14:paraId="13AFAF0B" w14:textId="77777777" w:rsidR="00704CAA" w:rsidRPr="00AB1781" w:rsidRDefault="00704CAA" w:rsidP="00704CAA">
      <w:pPr>
        <w:pStyle w:val="EnglishHangEndNoCoptic"/>
      </w:pPr>
      <w:r w:rsidRPr="00AB1781">
        <w:tab/>
        <w:t>and my face is covered with shame,</w:t>
      </w:r>
    </w:p>
    <w:p w14:paraId="55DAE2BB" w14:textId="77777777" w:rsidR="00704CAA" w:rsidRPr="00AB1781" w:rsidRDefault="00704CAA" w:rsidP="00704CAA">
      <w:pPr>
        <w:pStyle w:val="EnglishHangNoCoptic"/>
      </w:pPr>
      <w:r w:rsidRPr="00AB1781">
        <w:t xml:space="preserve">17 at the voice of </w:t>
      </w:r>
      <w:r>
        <w:t>one who reproaches and babbles</w:t>
      </w:r>
      <w:r w:rsidRPr="00AB1781">
        <w:t>,</w:t>
      </w:r>
    </w:p>
    <w:p w14:paraId="49390071" w14:textId="77777777" w:rsidR="00704CAA" w:rsidRPr="00AB1781" w:rsidRDefault="00704CAA" w:rsidP="00704CAA">
      <w:pPr>
        <w:pStyle w:val="EnglishHangEndNoCoptic"/>
      </w:pPr>
      <w:r w:rsidRPr="00AB1781">
        <w:tab/>
        <w:t xml:space="preserve">at the sight of the enemy and </w:t>
      </w:r>
      <w:r>
        <w:t>persecutor</w:t>
      </w:r>
      <w:r w:rsidRPr="00AB1781">
        <w:t>.</w:t>
      </w:r>
    </w:p>
    <w:p w14:paraId="2AD2C718" w14:textId="77777777" w:rsidR="00704CAA" w:rsidRPr="00AB1781" w:rsidRDefault="00704CAA" w:rsidP="00704CAA">
      <w:pPr>
        <w:pStyle w:val="EnglishHangNoCoptic"/>
      </w:pPr>
      <w:r w:rsidRPr="00AB1781">
        <w:t>18 All this has come upon us,</w:t>
      </w:r>
    </w:p>
    <w:p w14:paraId="732CA79A" w14:textId="77777777" w:rsidR="00704CAA" w:rsidRPr="00AB1781" w:rsidRDefault="00704CAA" w:rsidP="00704CAA">
      <w:pPr>
        <w:pStyle w:val="EnglishHangNoCoptic"/>
      </w:pPr>
      <w:r w:rsidRPr="00AB1781">
        <w:tab/>
        <w:t xml:space="preserve">yet we had not forgotten </w:t>
      </w:r>
      <w:r>
        <w:t>You,</w:t>
      </w:r>
    </w:p>
    <w:p w14:paraId="1326AE84" w14:textId="77777777" w:rsidR="00704CAA" w:rsidRPr="00AB1781" w:rsidRDefault="00704CAA" w:rsidP="00704CAA">
      <w:pPr>
        <w:pStyle w:val="EnglishHangEndNoCoptic"/>
      </w:pPr>
      <w:r w:rsidRPr="00AB1781">
        <w:tab/>
      </w:r>
      <w:r>
        <w:t>and we do no wrong against Your</w:t>
      </w:r>
      <w:r w:rsidRPr="00AB1781">
        <w:t xml:space="preserve"> covenant.</w:t>
      </w:r>
    </w:p>
    <w:p w14:paraId="4E01C343" w14:textId="77777777" w:rsidR="00704CAA" w:rsidRPr="00AB1781" w:rsidRDefault="00704CAA" w:rsidP="00704CAA">
      <w:pPr>
        <w:pStyle w:val="EnglishHangNoCoptic"/>
      </w:pPr>
      <w:r w:rsidRPr="00AB1781">
        <w:t xml:space="preserve">19 We have not withdrawn our hearts from </w:t>
      </w:r>
      <w:r>
        <w:t>You</w:t>
      </w:r>
      <w:r w:rsidRPr="00AB1781">
        <w:t>,</w:t>
      </w:r>
    </w:p>
    <w:p w14:paraId="34ACBBDB" w14:textId="77777777" w:rsidR="00704CAA" w:rsidRPr="00AB1781" w:rsidRDefault="00704CAA" w:rsidP="00704CAA">
      <w:pPr>
        <w:pStyle w:val="EnglishHangEndNoCoptic"/>
      </w:pPr>
      <w:r w:rsidRPr="00AB1781">
        <w:tab/>
        <w:t xml:space="preserve">yet </w:t>
      </w:r>
      <w:r>
        <w:t>You</w:t>
      </w:r>
      <w:r w:rsidRPr="00AB1781">
        <w:t xml:space="preserve"> </w:t>
      </w:r>
      <w:r>
        <w:t>have</w:t>
      </w:r>
      <w:r w:rsidRPr="00AB1781">
        <w:t xml:space="preserve"> turned our steps from </w:t>
      </w:r>
      <w:r>
        <w:t>Your</w:t>
      </w:r>
      <w:r w:rsidRPr="00AB1781">
        <w:t xml:space="preserve"> way.</w:t>
      </w:r>
    </w:p>
    <w:p w14:paraId="61AF8438" w14:textId="77777777" w:rsidR="00704CAA" w:rsidRPr="00AB1781" w:rsidRDefault="00704CAA" w:rsidP="00704CAA">
      <w:pPr>
        <w:pStyle w:val="EnglishHangNoCoptic"/>
      </w:pPr>
      <w:r w:rsidRPr="00AB1781">
        <w:t xml:space="preserve">20 For </w:t>
      </w:r>
      <w:r>
        <w:t>You</w:t>
      </w:r>
      <w:r w:rsidRPr="00AB1781">
        <w:t xml:space="preserve"> humbled us in a place of affliction</w:t>
      </w:r>
      <w:r>
        <w:t>,</w:t>
      </w:r>
    </w:p>
    <w:p w14:paraId="25703302" w14:textId="77777777" w:rsidR="00704CAA" w:rsidRPr="00AB1781" w:rsidRDefault="00704CAA" w:rsidP="00704CAA">
      <w:pPr>
        <w:pStyle w:val="EnglishHangEndNoCoptic"/>
      </w:pPr>
      <w:r w:rsidRPr="00AB1781">
        <w:tab/>
        <w:t>and covered us with the shadow of death.</w:t>
      </w:r>
    </w:p>
    <w:p w14:paraId="5C61A552" w14:textId="77777777" w:rsidR="00704CAA" w:rsidRPr="00AB1781" w:rsidRDefault="00704CAA" w:rsidP="00704CAA">
      <w:pPr>
        <w:pStyle w:val="EnglishHangNoCoptic"/>
      </w:pPr>
      <w:r w:rsidRPr="00AB1781">
        <w:t xml:space="preserve">21 If we </w:t>
      </w:r>
      <w:r>
        <w:t>forget the N</w:t>
      </w:r>
      <w:r w:rsidRPr="00AB1781">
        <w:t>ame of our God,</w:t>
      </w:r>
      <w:r w:rsidRPr="00AB1781">
        <w:rPr>
          <w:rStyle w:val="FootnoteReference"/>
        </w:rPr>
        <w:footnoteReference w:id="254"/>
      </w:r>
    </w:p>
    <w:p w14:paraId="29103393" w14:textId="77777777" w:rsidR="00704CAA" w:rsidRPr="00AB1781" w:rsidRDefault="00704CAA" w:rsidP="00704CAA">
      <w:pPr>
        <w:pStyle w:val="EnglishHangEndNoCoptic"/>
      </w:pPr>
      <w:r>
        <w:tab/>
        <w:t>and stretch</w:t>
      </w:r>
      <w:r w:rsidRPr="00AB1781">
        <w:t xml:space="preserve"> </w:t>
      </w:r>
      <w:r>
        <w:t>out our hands to a strange god,</w:t>
      </w:r>
    </w:p>
    <w:p w14:paraId="6D9760BF" w14:textId="77777777" w:rsidR="00704CAA" w:rsidRPr="00AB1781" w:rsidRDefault="00704CAA" w:rsidP="00704CAA">
      <w:pPr>
        <w:pStyle w:val="EnglishHangNoCoptic"/>
      </w:pPr>
      <w:r w:rsidRPr="00AB1781">
        <w:t xml:space="preserve">22 </w:t>
      </w:r>
      <w:r>
        <w:t>would</w:t>
      </w:r>
      <w:r w:rsidRPr="00AB1781">
        <w:t xml:space="preserve"> God </w:t>
      </w:r>
      <w:r>
        <w:t>not search this out</w:t>
      </w:r>
      <w:r w:rsidRPr="00AB1781">
        <w:t>?</w:t>
      </w:r>
    </w:p>
    <w:p w14:paraId="63677120" w14:textId="77777777" w:rsidR="00704CAA" w:rsidRPr="00AB1781" w:rsidRDefault="00704CAA" w:rsidP="00704CAA">
      <w:pPr>
        <w:pStyle w:val="EnglishHangEndNoCoptic"/>
      </w:pPr>
      <w:r w:rsidRPr="00AB1781">
        <w:tab/>
        <w:t>For He knows the secrets of the heart.</w:t>
      </w:r>
    </w:p>
    <w:p w14:paraId="126BCEA4" w14:textId="77777777" w:rsidR="00704CAA" w:rsidRPr="00AB1781" w:rsidRDefault="00704CAA" w:rsidP="00704CAA">
      <w:pPr>
        <w:pStyle w:val="EnglishHangNoCoptic"/>
      </w:pPr>
      <w:r w:rsidRPr="00AB1781">
        <w:t xml:space="preserve">23 Yet for </w:t>
      </w:r>
      <w:r>
        <w:t>Your</w:t>
      </w:r>
      <w:r w:rsidRPr="00AB1781">
        <w:t xml:space="preserve"> sake we are being </w:t>
      </w:r>
      <w:r>
        <w:t>put to death</w:t>
      </w:r>
      <w:r w:rsidRPr="00AB1781">
        <w:t xml:space="preserve"> all day long,</w:t>
      </w:r>
      <w:r w:rsidRPr="00AB1781">
        <w:rPr>
          <w:rStyle w:val="FootnoteReference"/>
        </w:rPr>
        <w:footnoteReference w:id="255"/>
      </w:r>
    </w:p>
    <w:p w14:paraId="4CE32046" w14:textId="77777777" w:rsidR="00704CAA" w:rsidRPr="00AB1781" w:rsidRDefault="00704CAA" w:rsidP="00704CAA">
      <w:pPr>
        <w:pStyle w:val="EnglishHangEndNoCoptic"/>
      </w:pPr>
      <w:r w:rsidRPr="00AB1781">
        <w:tab/>
        <w:t>we are counted as sheep for slaughter.</w:t>
      </w:r>
    </w:p>
    <w:p w14:paraId="405A0E32" w14:textId="77777777" w:rsidR="00704CAA" w:rsidRPr="00AB1781" w:rsidRDefault="00704CAA" w:rsidP="00704CAA">
      <w:pPr>
        <w:pStyle w:val="EnglishHangNoCoptic"/>
      </w:pPr>
      <w:r>
        <w:t>24 Awake! W</w:t>
      </w:r>
      <w:r w:rsidRPr="00AB1781">
        <w:t xml:space="preserve">hy </w:t>
      </w:r>
      <w:r>
        <w:t>do You sleep</w:t>
      </w:r>
      <w:r w:rsidRPr="00AB1781">
        <w:t>, O Lord?</w:t>
      </w:r>
    </w:p>
    <w:p w14:paraId="59DF7C2A" w14:textId="77777777" w:rsidR="00704CAA" w:rsidRPr="00AB1781" w:rsidRDefault="00704CAA" w:rsidP="00704CAA">
      <w:pPr>
        <w:pStyle w:val="EnglishHangEndNoCoptic"/>
      </w:pPr>
      <w:r w:rsidRPr="00AB1781">
        <w:tab/>
        <w:t xml:space="preserve">Arise, </w:t>
      </w:r>
      <w:r>
        <w:t xml:space="preserve">and do not </w:t>
      </w:r>
      <w:r w:rsidRPr="00AB1781">
        <w:t xml:space="preserve">reject us </w:t>
      </w:r>
      <w:r>
        <w:t>forever</w:t>
      </w:r>
      <w:r w:rsidRPr="00AB1781">
        <w:t>.</w:t>
      </w:r>
    </w:p>
    <w:p w14:paraId="6DAB3597" w14:textId="77777777" w:rsidR="00704CAA" w:rsidRPr="00AB1781" w:rsidRDefault="00704CAA" w:rsidP="00704CAA">
      <w:pPr>
        <w:pStyle w:val="EnglishHangNoCoptic"/>
      </w:pPr>
      <w:r w:rsidRPr="00AB1781">
        <w:t xml:space="preserve">25 Why </w:t>
      </w:r>
      <w:r>
        <w:t xml:space="preserve">do You </w:t>
      </w:r>
      <w:r w:rsidRPr="00AB1781">
        <w:t xml:space="preserve">turn </w:t>
      </w:r>
      <w:r>
        <w:t>away Your</w:t>
      </w:r>
      <w:r w:rsidRPr="00AB1781">
        <w:t xml:space="preserve"> face</w:t>
      </w:r>
      <w:r>
        <w:t>,</w:t>
      </w:r>
    </w:p>
    <w:p w14:paraId="5C33D5FE" w14:textId="77777777" w:rsidR="00704CAA" w:rsidRPr="00AB1781" w:rsidRDefault="00704CAA" w:rsidP="00704CAA">
      <w:pPr>
        <w:pStyle w:val="EnglishHangEndNoCoptic"/>
      </w:pPr>
      <w:r w:rsidRPr="00AB1781">
        <w:tab/>
        <w:t xml:space="preserve">and forget our </w:t>
      </w:r>
      <w:r>
        <w:t>poverty</w:t>
      </w:r>
      <w:r w:rsidRPr="00AB1781">
        <w:t xml:space="preserve"> and our affliction?</w:t>
      </w:r>
    </w:p>
    <w:p w14:paraId="4BA56018" w14:textId="77777777" w:rsidR="00704CAA" w:rsidRPr="00AB1781" w:rsidRDefault="00704CAA" w:rsidP="00704CAA">
      <w:pPr>
        <w:pStyle w:val="EnglishHangNoCoptic"/>
      </w:pPr>
      <w:r w:rsidRPr="00AB1781">
        <w:t xml:space="preserve">26 For our soul </w:t>
      </w:r>
      <w:r>
        <w:t>was humbled to the dust,</w:t>
      </w:r>
    </w:p>
    <w:p w14:paraId="226444FF" w14:textId="77777777" w:rsidR="00704CAA" w:rsidRPr="00AB1781" w:rsidRDefault="00704CAA" w:rsidP="00704CAA">
      <w:pPr>
        <w:pStyle w:val="EnglishHangEndNoCoptic"/>
      </w:pPr>
      <w:r w:rsidRPr="00AB1781">
        <w:tab/>
      </w:r>
      <w:r>
        <w:t xml:space="preserve">and </w:t>
      </w:r>
      <w:r w:rsidRPr="00AB1781">
        <w:t xml:space="preserve">our belly hugs the </w:t>
      </w:r>
      <w:r>
        <w:t>ground</w:t>
      </w:r>
      <w:r w:rsidRPr="00AB1781">
        <w:t>.</w:t>
      </w:r>
    </w:p>
    <w:p w14:paraId="7BB7C107" w14:textId="77777777" w:rsidR="00704CAA" w:rsidRPr="00AB1781" w:rsidRDefault="00704CAA" w:rsidP="00704CAA">
      <w:pPr>
        <w:pStyle w:val="EnglishHangNoCoptic"/>
      </w:pPr>
      <w:r w:rsidRPr="00AB1781">
        <w:lastRenderedPageBreak/>
        <w:t>27 Ar</w:t>
      </w:r>
      <w:r>
        <w:t>ise, O Lord;</w:t>
      </w:r>
      <w:r w:rsidRPr="00AB1781">
        <w:t xml:space="preserve"> help us</w:t>
      </w:r>
      <w:r>
        <w:t>,</w:t>
      </w:r>
    </w:p>
    <w:p w14:paraId="537513F1" w14:textId="77777777" w:rsidR="00704CAA" w:rsidRPr="004E0D33" w:rsidRDefault="00704CAA" w:rsidP="00704CAA">
      <w:pPr>
        <w:pStyle w:val="EnglishHangEndNoCoptic"/>
      </w:pPr>
      <w:r w:rsidRPr="00AB1781">
        <w:tab/>
        <w:t xml:space="preserve">and redeem us for </w:t>
      </w:r>
      <w:r>
        <w:t>the sake of Your Name</w:t>
      </w:r>
      <w:r w:rsidRPr="00AB1781">
        <w:t>.</w:t>
      </w:r>
    </w:p>
    <w:p w14:paraId="4D8ADBB1" w14:textId="77777777" w:rsidR="00704CAA" w:rsidRPr="004E0D33" w:rsidRDefault="00704CAA" w:rsidP="00704CAA">
      <w:pPr>
        <w:pStyle w:val="Heading4"/>
      </w:pPr>
      <w:bookmarkStart w:id="263" w:name="_Ref412110857"/>
      <w:r>
        <w:t>Psalm</w:t>
      </w:r>
      <w:r w:rsidRPr="00AB1781">
        <w:t xml:space="preserve"> 44</w:t>
      </w:r>
      <w:r>
        <w:t>: “My heart erupted with a good word”</w:t>
      </w:r>
      <w:bookmarkEnd w:id="263"/>
    </w:p>
    <w:p w14:paraId="631AF8A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1CC2195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Wedding Song of the Warrior King</w:t>
      </w:r>
    </w:p>
    <w:p w14:paraId="1D6A97FE" w14:textId="0A0D6209"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p>
    <w:p w14:paraId="5D526C41" w14:textId="3CD6F465" w:rsidR="00704CAA" w:rsidRPr="00AB1781" w:rsidRDefault="00704CAA" w:rsidP="00704CAA">
      <w:pPr>
        <w:pStyle w:val="Rubric"/>
      </w:pPr>
      <w:r w:rsidRPr="00AB1781">
        <w:t>1 (</w:t>
      </w:r>
      <w:r>
        <w:t>For the end. Over</w:t>
      </w:r>
      <w:r w:rsidRPr="00AB1781">
        <w:t xml:space="preserve"> those </w:t>
      </w:r>
      <w:r>
        <w:t>things</w:t>
      </w:r>
      <w:r w:rsidRPr="00AB1781">
        <w:t xml:space="preserve"> </w:t>
      </w:r>
      <w:r>
        <w:t>which will</w:t>
      </w:r>
      <w:r w:rsidRPr="00AB1781">
        <w:t xml:space="preserve"> be changed. For the sons of Korab. For contemplation. A song of the Beloved)</w:t>
      </w:r>
    </w:p>
    <w:p w14:paraId="3E0FD10E" w14:textId="77777777" w:rsidR="00704CAA" w:rsidRPr="00AB1781" w:rsidRDefault="00704CAA" w:rsidP="00704CAA">
      <w:pPr>
        <w:pStyle w:val="EnglishHangNoCoptic"/>
      </w:pPr>
      <w:r w:rsidRPr="00AB1781">
        <w:t xml:space="preserve">2 My heart </w:t>
      </w:r>
      <w:r>
        <w:t>erupted</w:t>
      </w:r>
      <w:r w:rsidRPr="00AB1781">
        <w:t xml:space="preserve"> with a good word;</w:t>
      </w:r>
      <w:r w:rsidRPr="00AB1781">
        <w:rPr>
          <w:rStyle w:val="FootnoteReference"/>
        </w:rPr>
        <w:footnoteReference w:id="256"/>
      </w:r>
    </w:p>
    <w:p w14:paraId="7FD3DEF3" w14:textId="77777777" w:rsidR="00704CAA" w:rsidRPr="00AB1781" w:rsidRDefault="00704CAA" w:rsidP="00704CAA">
      <w:pPr>
        <w:pStyle w:val="EnglishHangNoCoptic"/>
      </w:pPr>
      <w:r>
        <w:tab/>
        <w:t>I declare my works to the King;</w:t>
      </w:r>
    </w:p>
    <w:p w14:paraId="7E1CFA73" w14:textId="77777777" w:rsidR="00704CAA" w:rsidRPr="00AB1781" w:rsidRDefault="00704CAA" w:rsidP="00704CAA">
      <w:pPr>
        <w:pStyle w:val="EnglishHangEndNoCoptic"/>
      </w:pPr>
      <w:r w:rsidRPr="00AB1781">
        <w:tab/>
        <w:t xml:space="preserve">My tongue is the pen of a </w:t>
      </w:r>
      <w:r>
        <w:t>swift</w:t>
      </w:r>
      <w:r w:rsidRPr="00AB1781">
        <w:t xml:space="preserve"> </w:t>
      </w:r>
      <w:r>
        <w:t>scribe</w:t>
      </w:r>
      <w:r w:rsidRPr="00AB1781">
        <w:t>.</w:t>
      </w:r>
    </w:p>
    <w:p w14:paraId="38C0F674" w14:textId="77777777" w:rsidR="00704CAA" w:rsidRPr="00AB1781" w:rsidRDefault="00704CAA" w:rsidP="00704CAA">
      <w:pPr>
        <w:pStyle w:val="EnglishHangNoCoptic"/>
      </w:pPr>
      <w:r w:rsidRPr="00AB1781">
        <w:t xml:space="preserve">3 </w:t>
      </w:r>
      <w:r>
        <w:t>You</w:t>
      </w:r>
      <w:r w:rsidRPr="00AB1781">
        <w:t xml:space="preserve"> are </w:t>
      </w:r>
      <w:r>
        <w:t xml:space="preserve">more beautiful than </w:t>
      </w:r>
      <w:r w:rsidRPr="00AB1781">
        <w:t>the sons of men;</w:t>
      </w:r>
    </w:p>
    <w:p w14:paraId="5DBB908A" w14:textId="77777777" w:rsidR="00704CAA" w:rsidRPr="00AB1781" w:rsidRDefault="00704CAA" w:rsidP="00704CAA">
      <w:pPr>
        <w:pStyle w:val="EnglishHangNoCoptic"/>
      </w:pPr>
      <w:r w:rsidRPr="00AB1781">
        <w:tab/>
        <w:t xml:space="preserve">grace </w:t>
      </w:r>
      <w:r>
        <w:t>has poured out</w:t>
      </w:r>
      <w:r w:rsidRPr="00AB1781">
        <w:t xml:space="preserve"> </w:t>
      </w:r>
      <w:r>
        <w:t>from Your</w:t>
      </w:r>
      <w:r w:rsidRPr="00AB1781">
        <w:t xml:space="preserve"> lips</w:t>
      </w:r>
      <w:r>
        <w:rPr>
          <w:rStyle w:val="FootnoteReference"/>
        </w:rPr>
        <w:footnoteReference w:id="257"/>
      </w:r>
      <w:r w:rsidRPr="00AB1781">
        <w:t>;</w:t>
      </w:r>
    </w:p>
    <w:p w14:paraId="7FA4D426" w14:textId="77777777" w:rsidR="00704CAA" w:rsidRPr="00AB1781" w:rsidRDefault="00704CAA" w:rsidP="00704CAA">
      <w:pPr>
        <w:pStyle w:val="EnglishHangEndNoCoptic"/>
      </w:pPr>
      <w:r w:rsidRPr="00AB1781">
        <w:tab/>
        <w:t xml:space="preserve">therefore God has blessed </w:t>
      </w:r>
      <w:r>
        <w:t>You</w:t>
      </w:r>
      <w:r w:rsidRPr="00AB1781">
        <w:t xml:space="preserve"> </w:t>
      </w:r>
      <w:r>
        <w:t>forever</w:t>
      </w:r>
      <w:r w:rsidRPr="00AB1781">
        <w:t>.</w:t>
      </w:r>
    </w:p>
    <w:p w14:paraId="716BA3B9" w14:textId="77777777" w:rsidR="00704CAA" w:rsidRPr="00AB1781" w:rsidRDefault="00704CAA" w:rsidP="00704CAA">
      <w:pPr>
        <w:pStyle w:val="EnglishHangNoCoptic"/>
      </w:pPr>
      <w:r w:rsidRPr="00AB1781">
        <w:t xml:space="preserve">4 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258"/>
      </w:r>
    </w:p>
    <w:p w14:paraId="4974DC07" w14:textId="77777777" w:rsidR="00704CAA" w:rsidRPr="00AB1781" w:rsidRDefault="00704CAA" w:rsidP="00704CAA">
      <w:pPr>
        <w:pStyle w:val="EnglishHangEndNoCoptic"/>
      </w:pPr>
      <w:r w:rsidRPr="00AB1781">
        <w:tab/>
        <w:t xml:space="preserve">in </w:t>
      </w:r>
      <w:r>
        <w:t>Your</w:t>
      </w:r>
      <w:r w:rsidRPr="00AB1781">
        <w:t xml:space="preserve"> splendor and beauty.</w:t>
      </w:r>
    </w:p>
    <w:p w14:paraId="2329E112" w14:textId="77777777" w:rsidR="00704CAA" w:rsidRPr="00AB1781" w:rsidRDefault="00704CAA" w:rsidP="00704CAA">
      <w:pPr>
        <w:pStyle w:val="EnglishHangNoCoptic"/>
      </w:pPr>
      <w:r w:rsidRPr="00AB1781">
        <w:t xml:space="preserve">5 Draw </w:t>
      </w:r>
      <w:r>
        <w:t>Your</w:t>
      </w:r>
      <w:r w:rsidRPr="00AB1781">
        <w:t xml:space="preserve"> bow</w:t>
      </w:r>
      <w:r>
        <w:t>,</w:t>
      </w:r>
      <w:r w:rsidRPr="00AB1781">
        <w:t xml:space="preserve"> and prosper</w:t>
      </w:r>
      <w:r>
        <w:t>,</w:t>
      </w:r>
      <w:r w:rsidRPr="00AB1781">
        <w:t xml:space="preserve"> and reign</w:t>
      </w:r>
    </w:p>
    <w:p w14:paraId="18AC31EE" w14:textId="77777777" w:rsidR="00704CAA" w:rsidRPr="00AB1781" w:rsidRDefault="00704CAA" w:rsidP="00704CAA">
      <w:pPr>
        <w:pStyle w:val="EnglishHangNoCoptic"/>
      </w:pPr>
      <w:r w:rsidRPr="00AB1781">
        <w:tab/>
      </w:r>
      <w:r>
        <w:t>for the sake</w:t>
      </w:r>
      <w:r w:rsidRPr="00AB1781">
        <w:t xml:space="preserve"> of truth and meekness and </w:t>
      </w:r>
      <w:r>
        <w:t>righteousness,</w:t>
      </w:r>
    </w:p>
    <w:p w14:paraId="21042864" w14:textId="77777777" w:rsidR="00704CAA" w:rsidRPr="00AB1781" w:rsidRDefault="00704CAA" w:rsidP="00704CAA">
      <w:pPr>
        <w:pStyle w:val="EnglishHangEndNoCoptic"/>
      </w:pPr>
      <w:r w:rsidRPr="00AB1781">
        <w:tab/>
        <w:t xml:space="preserve">and </w:t>
      </w:r>
      <w:r>
        <w:t>Your</w:t>
      </w:r>
      <w:r w:rsidRPr="00AB1781">
        <w:t xml:space="preserve"> right hand will guide </w:t>
      </w:r>
      <w:r>
        <w:t>You</w:t>
      </w:r>
      <w:r w:rsidRPr="00AB1781">
        <w:t xml:space="preserve"> </w:t>
      </w:r>
      <w:r>
        <w:t>wondrously</w:t>
      </w:r>
      <w:r w:rsidRPr="00AB1781">
        <w:t>.</w:t>
      </w:r>
    </w:p>
    <w:p w14:paraId="378E4F42" w14:textId="77777777" w:rsidR="00704CAA" w:rsidRPr="00AB1781" w:rsidRDefault="00704CAA" w:rsidP="00704CAA">
      <w:pPr>
        <w:pStyle w:val="EnglishHangNoCoptic"/>
      </w:pPr>
      <w:r w:rsidRPr="00AB1781">
        <w:t xml:space="preserve">6 </w:t>
      </w:r>
      <w:r>
        <w:t>Your</w:t>
      </w:r>
      <w:r w:rsidRPr="00AB1781">
        <w:t xml:space="preserve"> arrows are sharp, O Mighty </w:t>
      </w:r>
      <w:r>
        <w:t>One</w:t>
      </w:r>
      <w:r w:rsidRPr="00AB1781">
        <w:t>,</w:t>
      </w:r>
    </w:p>
    <w:p w14:paraId="69836307" w14:textId="77777777" w:rsidR="00704CAA" w:rsidRPr="00AB1781" w:rsidRDefault="00704CAA" w:rsidP="00704CAA">
      <w:pPr>
        <w:pStyle w:val="EnglishHangNoCoptic"/>
      </w:pPr>
      <w:r w:rsidRPr="00AB1781">
        <w:tab/>
        <w:t>in the heart of the King’s enemies;</w:t>
      </w:r>
      <w:r w:rsidRPr="00AB1781">
        <w:rPr>
          <w:rStyle w:val="FootnoteReference"/>
        </w:rPr>
        <w:footnoteReference w:id="259"/>
      </w:r>
    </w:p>
    <w:p w14:paraId="707AEB64" w14:textId="77777777" w:rsidR="00704CAA" w:rsidRPr="00AB1781" w:rsidRDefault="00704CAA" w:rsidP="00704CAA">
      <w:pPr>
        <w:pStyle w:val="EnglishHangEndNoCoptic"/>
      </w:pPr>
      <w:r w:rsidRPr="00AB1781">
        <w:tab/>
        <w:t xml:space="preserve">peoples will fall under </w:t>
      </w:r>
      <w:r>
        <w:t>You</w:t>
      </w:r>
      <w:r w:rsidRPr="00AB1781">
        <w:t>.</w:t>
      </w:r>
    </w:p>
    <w:p w14:paraId="36A55217" w14:textId="77777777" w:rsidR="00704CAA" w:rsidRPr="00AB1781" w:rsidRDefault="00704CAA" w:rsidP="00704CAA">
      <w:pPr>
        <w:pStyle w:val="EnglishHangNoCoptic"/>
      </w:pPr>
      <w:r w:rsidRPr="00AB1781">
        <w:t xml:space="preserve">7 </w:t>
      </w:r>
      <w:r>
        <w:t>Your</w:t>
      </w:r>
      <w:r w:rsidRPr="00AB1781">
        <w:t xml:space="preserve"> throne, O God, is </w:t>
      </w:r>
      <w:r>
        <w:t>forever</w:t>
      </w:r>
      <w:r w:rsidRPr="00AB1781">
        <w:t xml:space="preserve"> and ever;</w:t>
      </w:r>
    </w:p>
    <w:p w14:paraId="7F4B1272" w14:textId="77777777" w:rsidR="00704CAA" w:rsidRPr="00AB1781" w:rsidRDefault="00704CAA" w:rsidP="00704CAA">
      <w:pPr>
        <w:pStyle w:val="EnglishHangEndNoCoptic"/>
      </w:pPr>
      <w:r w:rsidRPr="00AB1781">
        <w:tab/>
        <w:t xml:space="preserve">the sceptre of </w:t>
      </w:r>
      <w:r>
        <w:t>Your</w:t>
      </w:r>
      <w:r w:rsidRPr="00AB1781">
        <w:t xml:space="preserve"> Kingdom is a sceptre of justice.</w:t>
      </w:r>
    </w:p>
    <w:p w14:paraId="7E0F944C" w14:textId="77777777" w:rsidR="00704CAA" w:rsidRPr="00AB1781" w:rsidRDefault="00704CAA" w:rsidP="00704CAA">
      <w:pPr>
        <w:pStyle w:val="EnglishHangNoCoptic"/>
      </w:pPr>
      <w:r w:rsidRPr="00AB1781">
        <w:t xml:space="preserve">8 </w:t>
      </w:r>
      <w:r>
        <w:t>You</w:t>
      </w:r>
      <w:r w:rsidRPr="00AB1781">
        <w:t xml:space="preserve"> </w:t>
      </w:r>
      <w:r>
        <w:t>have</w:t>
      </w:r>
      <w:r w:rsidRPr="00AB1781">
        <w:t xml:space="preserve"> loved </w:t>
      </w:r>
      <w:r>
        <w:t>righteousness</w:t>
      </w:r>
      <w:r w:rsidRPr="00AB1781">
        <w:t xml:space="preserve"> and hated </w:t>
      </w:r>
      <w:r>
        <w:t>iniquity</w:t>
      </w:r>
      <w:r w:rsidRPr="00AB1781">
        <w:t>.</w:t>
      </w:r>
    </w:p>
    <w:p w14:paraId="36B93599" w14:textId="77777777" w:rsidR="00704CAA" w:rsidRPr="00AB1781" w:rsidRDefault="00704CAA" w:rsidP="00704CAA">
      <w:pPr>
        <w:pStyle w:val="EnglishHangNoCoptic"/>
      </w:pPr>
      <w:r w:rsidRPr="00AB1781">
        <w:tab/>
        <w:t>Therefore</w:t>
      </w:r>
      <w:r>
        <w:t xml:space="preserve"> God,</w:t>
      </w:r>
      <w:r w:rsidRPr="00AB1781">
        <w:t xml:space="preserve"> </w:t>
      </w:r>
      <w:r>
        <w:t>Your</w:t>
      </w:r>
      <w:r w:rsidRPr="00AB1781">
        <w:t xml:space="preserve"> God, </w:t>
      </w:r>
      <w:r>
        <w:t xml:space="preserve">has </w:t>
      </w:r>
      <w:r w:rsidRPr="00AB1781">
        <w:t xml:space="preserve">anointed </w:t>
      </w:r>
      <w:r>
        <w:t>You</w:t>
      </w:r>
    </w:p>
    <w:p w14:paraId="7A4A1083" w14:textId="77777777" w:rsidR="00704CAA" w:rsidRPr="00AB1781" w:rsidRDefault="00704CAA" w:rsidP="00704CAA">
      <w:pPr>
        <w:pStyle w:val="EnglishHangEndNoCoptic"/>
      </w:pPr>
      <w:r w:rsidRPr="00AB1781">
        <w:tab/>
        <w:t xml:space="preserve">with the oil of gladness beyond </w:t>
      </w:r>
      <w:r>
        <w:t>Your</w:t>
      </w:r>
      <w:r w:rsidRPr="00AB1781">
        <w:t xml:space="preserve"> </w:t>
      </w:r>
      <w:r>
        <w:t>companions</w:t>
      </w:r>
      <w:r w:rsidRPr="00AB1781">
        <w:t>.</w:t>
      </w:r>
      <w:r w:rsidRPr="00AB1781">
        <w:rPr>
          <w:rStyle w:val="FootnoteReference"/>
        </w:rPr>
        <w:footnoteReference w:id="260"/>
      </w:r>
    </w:p>
    <w:p w14:paraId="06685AF1" w14:textId="77777777" w:rsidR="00704CAA" w:rsidRPr="00AB1781" w:rsidRDefault="00704CAA" w:rsidP="00704CAA">
      <w:pPr>
        <w:pStyle w:val="EnglishHangNoCoptic"/>
      </w:pPr>
      <w:r w:rsidRPr="00AB1781">
        <w:lastRenderedPageBreak/>
        <w:t xml:space="preserve">9 </w:t>
      </w:r>
      <w:r>
        <w:t>Your</w:t>
      </w:r>
      <w:r w:rsidRPr="00AB1781">
        <w:t xml:space="preserve"> garments are fragrant with myrrh, </w:t>
      </w:r>
      <w:r>
        <w:t>stacte</w:t>
      </w:r>
      <w:r w:rsidRPr="00AB1781">
        <w:t xml:space="preserve"> and cassia,</w:t>
      </w:r>
      <w:r w:rsidRPr="005E56A9">
        <w:rPr>
          <w:rStyle w:val="FootnoteReference"/>
        </w:rPr>
        <w:t xml:space="preserve"> </w:t>
      </w:r>
      <w:r>
        <w:rPr>
          <w:rStyle w:val="FootnoteReference"/>
        </w:rPr>
        <w:footnoteReference w:id="261"/>
      </w:r>
    </w:p>
    <w:p w14:paraId="6C759203" w14:textId="77777777" w:rsidR="00704CAA" w:rsidRPr="00AB1781" w:rsidRDefault="00704CAA" w:rsidP="00704CAA">
      <w:pPr>
        <w:pStyle w:val="EnglishHangEndNoCoptic"/>
      </w:pPr>
      <w:r w:rsidRPr="00AB1781">
        <w:tab/>
        <w:t>from the ivory palaces which gladden</w:t>
      </w:r>
      <w:r>
        <w:t>ed</w:t>
      </w:r>
      <w:r w:rsidRPr="00AB1781">
        <w:t xml:space="preserve"> </w:t>
      </w:r>
      <w:r>
        <w:t>You</w:t>
      </w:r>
      <w:r w:rsidRPr="00AB1781">
        <w:t>.</w:t>
      </w:r>
    </w:p>
    <w:p w14:paraId="756F5B59" w14:textId="77777777" w:rsidR="00704CAA" w:rsidRPr="00AB1781" w:rsidRDefault="00704CAA" w:rsidP="00704CAA">
      <w:pPr>
        <w:pStyle w:val="EnglishHangNoCoptic"/>
      </w:pPr>
      <w:r w:rsidRPr="00AB1781">
        <w:t xml:space="preserve">10 Kings’ daughters are among </w:t>
      </w:r>
      <w:r>
        <w:t>Your ladies of honor;</w:t>
      </w:r>
    </w:p>
    <w:p w14:paraId="4C1052A7" w14:textId="77777777" w:rsidR="00704CAA" w:rsidRPr="00AB1781" w:rsidRDefault="00704CAA" w:rsidP="00704CAA">
      <w:pPr>
        <w:pStyle w:val="EnglishHangNoCoptic"/>
      </w:pPr>
      <w:r>
        <w:tab/>
        <w:t>o</w:t>
      </w:r>
      <w:r w:rsidRPr="00AB1781">
        <w:t xml:space="preserve">n </w:t>
      </w:r>
      <w:r>
        <w:t>Your</w:t>
      </w:r>
      <w:r w:rsidRPr="00AB1781">
        <w:t xml:space="preserve"> right hand stands the queen</w:t>
      </w:r>
      <w:r>
        <w:t xml:space="preserve"> in apparel interwoven with gold,</w:t>
      </w:r>
    </w:p>
    <w:p w14:paraId="293FAB1C" w14:textId="77777777" w:rsidR="00704CAA" w:rsidRPr="00AB1781" w:rsidRDefault="00704CAA" w:rsidP="00704CAA">
      <w:pPr>
        <w:pStyle w:val="EnglishHangEndNoCoptic"/>
      </w:pPr>
      <w:r w:rsidRPr="00AB1781">
        <w:tab/>
      </w:r>
      <w:r>
        <w:t>adorned and embroidered</w:t>
      </w:r>
      <w:r w:rsidRPr="00AB1781">
        <w:t xml:space="preserve"> with many colors.</w:t>
      </w:r>
    </w:p>
    <w:p w14:paraId="0A940DDE" w14:textId="77777777" w:rsidR="00704CAA" w:rsidRPr="00AB1781" w:rsidRDefault="00704CAA" w:rsidP="00704CAA">
      <w:pPr>
        <w:pStyle w:val="EnglishHangNoCoptic"/>
      </w:pPr>
      <w:r w:rsidRPr="00AB1781">
        <w:t xml:space="preserve">11 Listen, </w:t>
      </w:r>
      <w:r>
        <w:t>O</w:t>
      </w:r>
      <w:r w:rsidRPr="00AB1781">
        <w:t xml:space="preserve"> daughter</w:t>
      </w:r>
      <w:r>
        <w:t>, and see, and incline your ear,</w:t>
      </w:r>
    </w:p>
    <w:p w14:paraId="6CE4B611" w14:textId="77777777" w:rsidR="00704CAA" w:rsidRPr="00AB1781" w:rsidRDefault="00704CAA" w:rsidP="00704CAA">
      <w:pPr>
        <w:pStyle w:val="EnglishHangEndNoCoptic"/>
      </w:pPr>
      <w:r w:rsidRPr="00AB1781">
        <w:tab/>
        <w:t>and forget your</w:t>
      </w:r>
      <w:r>
        <w:t xml:space="preserve"> people and your father’s house,</w:t>
      </w:r>
    </w:p>
    <w:p w14:paraId="1D29A1C4" w14:textId="77777777" w:rsidR="00704CAA" w:rsidRPr="00AB1781" w:rsidRDefault="00704CAA" w:rsidP="00704CAA">
      <w:pPr>
        <w:pStyle w:val="EnglishHangNoCoptic"/>
      </w:pPr>
      <w:r w:rsidRPr="00AB1781">
        <w:t xml:space="preserve">12 </w:t>
      </w:r>
      <w:r>
        <w:t xml:space="preserve">for the King </w:t>
      </w:r>
      <w:r w:rsidRPr="00AB1781">
        <w:t>desire</w:t>
      </w:r>
      <w:r>
        <w:t>d</w:t>
      </w:r>
      <w:r w:rsidRPr="00AB1781">
        <w:t xml:space="preserve"> your beauty,</w:t>
      </w:r>
    </w:p>
    <w:p w14:paraId="612F8BC8" w14:textId="77777777" w:rsidR="00704CAA" w:rsidRPr="008242AB" w:rsidRDefault="00704CAA" w:rsidP="00704CAA">
      <w:pPr>
        <w:pStyle w:val="EnglishHangEndNoCoptic"/>
      </w:pPr>
      <w:r w:rsidRPr="00AB1781">
        <w:tab/>
        <w:t>for He is your Lord.</w:t>
      </w:r>
    </w:p>
    <w:p w14:paraId="78125E9B" w14:textId="77777777" w:rsidR="00704CAA" w:rsidRPr="00AB1781" w:rsidRDefault="00704CAA" w:rsidP="00704CAA">
      <w:pPr>
        <w:pStyle w:val="EnglishHangNoCoptic"/>
      </w:pPr>
      <w:r w:rsidRPr="00AB1781">
        <w:t>13 And the daughter of Tyre will worship</w:t>
      </w:r>
      <w:r>
        <w:rPr>
          <w:rStyle w:val="FootnoteReference"/>
        </w:rPr>
        <w:footnoteReference w:id="262"/>
      </w:r>
      <w:r w:rsidRPr="00AB1781">
        <w:t xml:space="preserve"> </w:t>
      </w:r>
      <w:r>
        <w:t>Him</w:t>
      </w:r>
      <w:r w:rsidRPr="00AB1781">
        <w:t xml:space="preserve"> with gifts;</w:t>
      </w:r>
    </w:p>
    <w:p w14:paraId="73C4502C" w14:textId="77777777" w:rsidR="00704CAA" w:rsidRPr="00AB1781" w:rsidRDefault="00704CAA" w:rsidP="00704CA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263"/>
      </w:r>
    </w:p>
    <w:p w14:paraId="4D44AF87" w14:textId="77777777" w:rsidR="00704CAA" w:rsidRPr="00AB1781" w:rsidRDefault="00704CAA" w:rsidP="00704CAA">
      <w:pPr>
        <w:pStyle w:val="EnglishHangNoCoptic"/>
      </w:pPr>
      <w:r w:rsidRPr="00AB1781">
        <w:t>14 All the glory of the King’s daughter is within,</w:t>
      </w:r>
    </w:p>
    <w:p w14:paraId="5F0EBE82" w14:textId="77777777" w:rsidR="00704CAA" w:rsidRPr="00AB1781" w:rsidRDefault="00704CAA" w:rsidP="00704CAA">
      <w:pPr>
        <w:pStyle w:val="EnglishHangEndNoCoptic"/>
      </w:pPr>
      <w:r w:rsidRPr="00AB1781">
        <w:tab/>
      </w:r>
      <w:r>
        <w:t>adorned and embroidered with golden tassels, with many colours</w:t>
      </w:r>
      <w:r w:rsidRPr="00AB1781">
        <w:t>.</w:t>
      </w:r>
    </w:p>
    <w:p w14:paraId="53AF73B7" w14:textId="77777777" w:rsidR="00704CAA" w:rsidRPr="00AB1781" w:rsidRDefault="00704CAA" w:rsidP="00704CAA">
      <w:pPr>
        <w:pStyle w:val="EnglishHangNoCoptic"/>
      </w:pPr>
      <w:r w:rsidRPr="00AB1781">
        <w:t>15 The virgins in her train will be brought to the King;</w:t>
      </w:r>
    </w:p>
    <w:p w14:paraId="0CF7224E" w14:textId="77777777" w:rsidR="00704CAA" w:rsidRPr="00AB1781" w:rsidRDefault="00704CAA" w:rsidP="00704CAA">
      <w:pPr>
        <w:pStyle w:val="EnglishHangEndNoCoptic"/>
      </w:pPr>
      <w:r w:rsidRPr="00AB1781">
        <w:tab/>
      </w:r>
      <w:r>
        <w:t>her companions</w:t>
      </w:r>
      <w:r w:rsidRPr="00AB1781">
        <w:t xml:space="preserve"> will be brought to </w:t>
      </w:r>
      <w:r>
        <w:t>You</w:t>
      </w:r>
      <w:r w:rsidRPr="00AB1781">
        <w:t>.</w:t>
      </w:r>
    </w:p>
    <w:p w14:paraId="7FEBB03F" w14:textId="77777777" w:rsidR="00704CAA" w:rsidRPr="00AB1781" w:rsidRDefault="00704CAA" w:rsidP="00704CAA">
      <w:pPr>
        <w:pStyle w:val="EnglishHangNoCoptic"/>
      </w:pPr>
      <w:r w:rsidRPr="00AB1781">
        <w:t>16 They will be brought with gladness</w:t>
      </w:r>
      <w:r>
        <w:t xml:space="preserve"> and rejoicing</w:t>
      </w:r>
      <w:r w:rsidRPr="00AB1781">
        <w:t>;</w:t>
      </w:r>
    </w:p>
    <w:p w14:paraId="0FD55DA5" w14:textId="77777777" w:rsidR="00704CAA" w:rsidRPr="00AB1781" w:rsidRDefault="00704CAA" w:rsidP="00704CAA">
      <w:pPr>
        <w:pStyle w:val="EnglishHangEndNoCoptic"/>
      </w:pPr>
      <w:r w:rsidRPr="00AB1781">
        <w:tab/>
        <w:t xml:space="preserve">they will be led into the </w:t>
      </w:r>
      <w:r>
        <w:t>temple of the King</w:t>
      </w:r>
      <w:r w:rsidRPr="00AB1781">
        <w:t>.</w:t>
      </w:r>
    </w:p>
    <w:p w14:paraId="0776470E" w14:textId="77777777" w:rsidR="00704CAA" w:rsidRPr="00AB1781" w:rsidRDefault="00704CAA" w:rsidP="00704CAA">
      <w:pPr>
        <w:pStyle w:val="EnglishHangNoCoptic"/>
      </w:pPr>
      <w:r w:rsidRPr="00AB1781">
        <w:t xml:space="preserve">17 Instead of </w:t>
      </w:r>
      <w:r>
        <w:t>Your</w:t>
      </w:r>
      <w:r w:rsidRPr="00AB1781">
        <w:t xml:space="preserve"> fathers, sons </w:t>
      </w:r>
      <w:r>
        <w:t>will be</w:t>
      </w:r>
      <w:r w:rsidRPr="00AB1781">
        <w:t xml:space="preserve"> born to </w:t>
      </w:r>
      <w:r>
        <w:t>You</w:t>
      </w:r>
      <w:r w:rsidRPr="00AB1781">
        <w:t>;</w:t>
      </w:r>
    </w:p>
    <w:p w14:paraId="5F909BD5" w14:textId="77777777" w:rsidR="00704CAA" w:rsidRPr="00AB1781" w:rsidRDefault="00704CAA" w:rsidP="00704CAA">
      <w:pPr>
        <w:pStyle w:val="EnglishHangEndNoCoptic"/>
      </w:pPr>
      <w:r w:rsidRPr="00AB1781">
        <w:tab/>
      </w:r>
      <w:r>
        <w:t>You</w:t>
      </w:r>
      <w:r w:rsidRPr="00AB1781">
        <w:t xml:space="preserve"> </w:t>
      </w:r>
      <w:r>
        <w:t>will</w:t>
      </w:r>
      <w:r w:rsidRPr="00AB1781">
        <w:t xml:space="preserve"> make them rulers over all the earth.</w:t>
      </w:r>
    </w:p>
    <w:p w14:paraId="49B7199D" w14:textId="77777777" w:rsidR="00704CAA" w:rsidRPr="00AB1781" w:rsidRDefault="00704CAA" w:rsidP="00704CAA">
      <w:pPr>
        <w:pStyle w:val="EnglishHangNoCoptic"/>
      </w:pPr>
      <w:r w:rsidRPr="00AB1781">
        <w:t xml:space="preserve">18 I will remember </w:t>
      </w:r>
      <w:r>
        <w:t>Your</w:t>
      </w:r>
      <w:r w:rsidRPr="00AB1781">
        <w:t xml:space="preserve"> name throughout all generations;</w:t>
      </w:r>
    </w:p>
    <w:p w14:paraId="105E70B5" w14:textId="77777777" w:rsidR="00704CAA" w:rsidRDefault="00704CAA" w:rsidP="00704CAA">
      <w:pPr>
        <w:pStyle w:val="EnglishHangEndNoCoptic"/>
      </w:pPr>
      <w:r w:rsidRPr="00AB1781">
        <w:tab/>
        <w:t>therefore people</w:t>
      </w:r>
      <w:r>
        <w:t>s</w:t>
      </w:r>
      <w:r w:rsidRPr="00AB1781">
        <w:t xml:space="preserve"> will </w:t>
      </w:r>
      <w:r>
        <w:t>confess</w:t>
      </w:r>
      <w:r w:rsidRPr="00AB1781">
        <w:t xml:space="preserve"> </w:t>
      </w:r>
      <w:r>
        <w:t>You</w:t>
      </w:r>
      <w:r w:rsidRPr="00AB1781">
        <w:t xml:space="preserve"> </w:t>
      </w:r>
      <w:r>
        <w:t>forever</w:t>
      </w:r>
      <w:r w:rsidRPr="00AB1781">
        <w:t xml:space="preserve"> and </w:t>
      </w:r>
      <w:r>
        <w:t>unto ages of ages</w:t>
      </w:r>
      <w:r w:rsidRPr="00AB1781">
        <w:t>.</w:t>
      </w:r>
    </w:p>
    <w:p w14:paraId="4B1AF54C" w14:textId="77777777" w:rsidR="002B6AEC" w:rsidRDefault="00704CAA" w:rsidP="00704CAA">
      <w:pPr>
        <w:pStyle w:val="Rubric"/>
      </w:pPr>
      <w:r>
        <w:t>Alleluia.</w:t>
      </w:r>
    </w:p>
    <w:p w14:paraId="12168CF9" w14:textId="2C8657C3" w:rsidR="00704CAA" w:rsidRPr="008242AB"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_Ref412110915 \h </w:instrText>
      </w:r>
      <w:r>
        <w:fldChar w:fldCharType="separate"/>
      </w:r>
      <w:r w:rsidR="000E2EAC">
        <w:t>Psalm</w:t>
      </w:r>
      <w:r w:rsidR="000E2EAC" w:rsidRPr="00AB1781">
        <w:t xml:space="preserve"> 45</w:t>
      </w:r>
      <w:r w:rsidR="000E2EAC">
        <w:t>: “God is our refuge and strength”</w:t>
      </w:r>
      <w:r>
        <w:fldChar w:fldCharType="end"/>
      </w:r>
      <w:r>
        <w:t>.</w:t>
      </w:r>
      <w:r w:rsidR="00704CAA">
        <w:t xml:space="preserve"> </w:t>
      </w:r>
    </w:p>
    <w:p w14:paraId="062AEF4C" w14:textId="77777777" w:rsidR="00704CAA" w:rsidRPr="008242AB" w:rsidRDefault="00704CAA" w:rsidP="00704CAA">
      <w:pPr>
        <w:pStyle w:val="Heading4"/>
      </w:pPr>
      <w:bookmarkStart w:id="264" w:name="_Ref412110915"/>
      <w:r>
        <w:t>Psalm</w:t>
      </w:r>
      <w:r w:rsidRPr="00AB1781">
        <w:t xml:space="preserve"> 45</w:t>
      </w:r>
      <w:r>
        <w:t>: “God is our refuge and strength”</w:t>
      </w:r>
      <w:bookmarkEnd w:id="264"/>
    </w:p>
    <w:p w14:paraId="382AEAF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61859E1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E0F8CD5" w14:textId="554C4FCF" w:rsidR="00704CAA" w:rsidRDefault="00704CAA"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E2EAC">
        <w:rPr>
          <w:noProof/>
        </w:rPr>
        <w:t>71</w:t>
      </w:r>
      <w:r>
        <w:fldChar w:fldCharType="end"/>
      </w:r>
      <w:r>
        <w:t>.</w:t>
      </w:r>
    </w:p>
    <w:p w14:paraId="159AC077" w14:textId="77777777" w:rsidR="00704CAA" w:rsidRPr="00AB1781" w:rsidRDefault="00704CAA" w:rsidP="00704CAA">
      <w:pPr>
        <w:pStyle w:val="Rubric"/>
      </w:pPr>
      <w:r w:rsidRPr="00AB1781">
        <w:lastRenderedPageBreak/>
        <w:t>1 (</w:t>
      </w:r>
      <w:r>
        <w:t xml:space="preserve">For the end. </w:t>
      </w:r>
      <w:r w:rsidRPr="00AB1781">
        <w:t>For the sons of Korah. A Psalm concerning hidden things</w:t>
      </w:r>
      <w:r>
        <w:t>.</w:t>
      </w:r>
      <w:r w:rsidRPr="00AB1781">
        <w:t>)</w:t>
      </w:r>
    </w:p>
    <w:p w14:paraId="6CD65D16" w14:textId="77777777" w:rsidR="00704CAA" w:rsidRPr="00AB1781" w:rsidRDefault="00704CAA" w:rsidP="00704CAA">
      <w:pPr>
        <w:pStyle w:val="EnglishHangNoCoptic"/>
      </w:pPr>
      <w:r w:rsidRPr="00AB1781">
        <w:t>2 God is our refuge and strength,</w:t>
      </w:r>
    </w:p>
    <w:p w14:paraId="76BDF63F" w14:textId="77777777" w:rsidR="00704CAA" w:rsidRDefault="00704CAA" w:rsidP="00704CAA">
      <w:pPr>
        <w:pStyle w:val="EnglishHangEndNoCoptic"/>
      </w:pPr>
      <w:r w:rsidRPr="00AB1781">
        <w:tab/>
        <w:t xml:space="preserve">our helper in </w:t>
      </w:r>
      <w:r>
        <w:t>afflictions</w:t>
      </w:r>
      <w:r w:rsidRPr="00AB1781">
        <w:t xml:space="preserve"> that grievously befall us.</w:t>
      </w:r>
    </w:p>
    <w:p w14:paraId="709CC665" w14:textId="77777777" w:rsidR="00704CAA" w:rsidRPr="00AB1781" w:rsidRDefault="00704CAA" w:rsidP="00704CAA">
      <w:pPr>
        <w:pStyle w:val="EnglishHangNoCoptic"/>
      </w:pPr>
      <w:r w:rsidRPr="00AB1781">
        <w:t xml:space="preserve">3 </w:t>
      </w:r>
      <w:r>
        <w:t>Therefore</w:t>
      </w:r>
      <w:r w:rsidRPr="00AB1781">
        <w:t xml:space="preserve"> we will not fear </w:t>
      </w:r>
      <w:r>
        <w:t>when</w:t>
      </w:r>
      <w:r w:rsidRPr="00AB1781">
        <w:t xml:space="preserve"> the earth </w:t>
      </w:r>
      <w:r>
        <w:t>trembles,</w:t>
      </w:r>
    </w:p>
    <w:p w14:paraId="4974061B" w14:textId="77777777" w:rsidR="00704CAA" w:rsidRPr="00AB1781" w:rsidRDefault="00704CAA" w:rsidP="00704CAA">
      <w:pPr>
        <w:pStyle w:val="EnglishHangEndNoCoptic"/>
      </w:pPr>
      <w:r w:rsidRPr="00AB1781">
        <w:tab/>
        <w:t xml:space="preserve">and mountains </w:t>
      </w:r>
      <w:r>
        <w:t>are</w:t>
      </w:r>
      <w:r w:rsidRPr="00AB1781">
        <w:t xml:space="preserve"> hurled into the heart of the sea</w:t>
      </w:r>
      <w:r>
        <w:t>s</w:t>
      </w:r>
      <w:r w:rsidRPr="00AB1781">
        <w:t>,</w:t>
      </w:r>
    </w:p>
    <w:p w14:paraId="031B0591" w14:textId="77777777" w:rsidR="00704CAA" w:rsidRPr="00AB1781" w:rsidRDefault="00704CAA" w:rsidP="00704CAA">
      <w:pPr>
        <w:pStyle w:val="EnglishHangNoCoptic"/>
      </w:pPr>
      <w:r w:rsidRPr="00AB1781">
        <w:t xml:space="preserve">4 though </w:t>
      </w:r>
      <w:r>
        <w:t>the</w:t>
      </w:r>
      <w:r w:rsidRPr="00AB1781">
        <w:t xml:space="preserve"> waters roar and foam,</w:t>
      </w:r>
    </w:p>
    <w:p w14:paraId="3EB1314A" w14:textId="77777777" w:rsidR="00704CAA" w:rsidRPr="00AB1781" w:rsidRDefault="00704CAA" w:rsidP="00704CAA">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2EBCC4C5" w14:textId="77777777" w:rsidR="00704CAA" w:rsidRPr="00AB1781" w:rsidRDefault="00704CAA" w:rsidP="00704CAA">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4"/>
      </w:r>
    </w:p>
    <w:p w14:paraId="1AD57EBA" w14:textId="77777777" w:rsidR="00704CAA" w:rsidRPr="00AB1781" w:rsidRDefault="00704CAA" w:rsidP="00704CAA">
      <w:pPr>
        <w:pStyle w:val="EnglishHangEndNoCoptic"/>
      </w:pPr>
      <w:r w:rsidRPr="00AB1781">
        <w:tab/>
        <w:t xml:space="preserve">the Most High sanctified His </w:t>
      </w:r>
      <w:r>
        <w:t>tent</w:t>
      </w:r>
      <w:r>
        <w:rPr>
          <w:rStyle w:val="FootnoteReference"/>
        </w:rPr>
        <w:footnoteReference w:id="265"/>
      </w:r>
      <w:r w:rsidRPr="00AB1781">
        <w:t>.</w:t>
      </w:r>
    </w:p>
    <w:p w14:paraId="0B6B7227" w14:textId="77777777" w:rsidR="00704CAA" w:rsidRPr="00AB1781" w:rsidRDefault="00704CAA" w:rsidP="00704CAA">
      <w:pPr>
        <w:pStyle w:val="EnglishHangNoCoptic"/>
      </w:pPr>
      <w:r w:rsidRPr="00AB1781">
        <w:t xml:space="preserve">6 God is </w:t>
      </w:r>
      <w:r>
        <w:t xml:space="preserve">in </w:t>
      </w:r>
      <w:r w:rsidRPr="00AB1781">
        <w:t>her</w:t>
      </w:r>
      <w:r>
        <w:rPr>
          <w:rStyle w:val="FootnoteReference"/>
        </w:rPr>
        <w:footnoteReference w:id="266"/>
      </w:r>
      <w:r>
        <w:t xml:space="preserve"> midst</w:t>
      </w:r>
      <w:r w:rsidRPr="00AB1781">
        <w:t xml:space="preserve">, she </w:t>
      </w:r>
      <w:r>
        <w:t>shall not</w:t>
      </w:r>
      <w:r w:rsidRPr="00AB1781">
        <w:t xml:space="preserve"> be shaken;</w:t>
      </w:r>
    </w:p>
    <w:p w14:paraId="3406E7B5" w14:textId="77777777" w:rsidR="00704CAA" w:rsidRPr="00AB1781" w:rsidRDefault="00704CAA" w:rsidP="00704CAA">
      <w:pPr>
        <w:pStyle w:val="EnglishHangEndNoCoptic"/>
      </w:pPr>
      <w:r w:rsidRPr="00AB1781">
        <w:tab/>
        <w:t xml:space="preserve">God will help her at </w:t>
      </w:r>
      <w:r>
        <w:t xml:space="preserve">the </w:t>
      </w:r>
      <w:r w:rsidRPr="00AB1781">
        <w:t>break of dawn.</w:t>
      </w:r>
      <w:r w:rsidRPr="00AB1781">
        <w:rPr>
          <w:rStyle w:val="FootnoteReference"/>
        </w:rPr>
        <w:footnoteReference w:id="267"/>
      </w:r>
    </w:p>
    <w:p w14:paraId="07F3E4AC" w14:textId="77777777" w:rsidR="00704CAA" w:rsidRPr="00AB1781" w:rsidRDefault="00704CAA" w:rsidP="00704CAA">
      <w:pPr>
        <w:pStyle w:val="EnglishHangNoCoptic"/>
      </w:pPr>
      <w:r w:rsidRPr="00AB1781">
        <w:t xml:space="preserve">7 Nations </w:t>
      </w:r>
      <w:r>
        <w:t>were troubled</w:t>
      </w:r>
      <w:r w:rsidRPr="00AB1781">
        <w:t xml:space="preserve">, kingdoms </w:t>
      </w:r>
      <w:r>
        <w:t>fell</w:t>
      </w:r>
      <w:r w:rsidRPr="00AB1781">
        <w:t>;</w:t>
      </w:r>
    </w:p>
    <w:p w14:paraId="32984CC3" w14:textId="77777777" w:rsidR="00704CAA" w:rsidRDefault="00704CAA" w:rsidP="00704CAA">
      <w:pPr>
        <w:pStyle w:val="EnglishHangEndNoCoptic"/>
      </w:pPr>
      <w:r w:rsidRPr="00AB1781">
        <w:tab/>
        <w:t xml:space="preserve">He </w:t>
      </w:r>
      <w:r>
        <w:t>utters His voice;</w:t>
      </w:r>
      <w:r w:rsidRPr="00AB1781">
        <w:t xml:space="preserve"> the earth </w:t>
      </w:r>
      <w:r>
        <w:t>was shaken.</w:t>
      </w:r>
    </w:p>
    <w:p w14:paraId="17C5AA1C" w14:textId="77777777" w:rsidR="00704CAA" w:rsidRPr="00AB1781" w:rsidRDefault="00704CAA" w:rsidP="00704CAA">
      <w:pPr>
        <w:pStyle w:val="EnglishHangNoCoptic"/>
      </w:pPr>
      <w:r w:rsidRPr="00AB1781">
        <w:t>8 The Lord of Hosts is with us;</w:t>
      </w:r>
    </w:p>
    <w:p w14:paraId="151BC2C6" w14:textId="77777777" w:rsidR="00704CAA" w:rsidRPr="00AB1781" w:rsidRDefault="00704CAA" w:rsidP="00704CAA">
      <w:pPr>
        <w:pStyle w:val="EnglishHangEndNoCoptic"/>
      </w:pPr>
      <w:r w:rsidRPr="00AB1781">
        <w:tab/>
        <w:t xml:space="preserve">the God of Jacob is our protector. </w:t>
      </w:r>
      <w:r w:rsidRPr="00AB1781">
        <w:rPr>
          <w:i/>
        </w:rPr>
        <w:t>(Pause)</w:t>
      </w:r>
    </w:p>
    <w:p w14:paraId="650BEE29" w14:textId="77777777" w:rsidR="00704CAA" w:rsidRPr="00AB1781" w:rsidRDefault="00704CAA" w:rsidP="00704CAA">
      <w:pPr>
        <w:pStyle w:val="EnglishHangNoCoptic"/>
      </w:pPr>
      <w:r w:rsidRPr="00AB1781">
        <w:t xml:space="preserve">9 Come and see the works of </w:t>
      </w:r>
      <w:r>
        <w:t>the Lord</w:t>
      </w:r>
      <w:r w:rsidRPr="00AB1781">
        <w:t>,</w:t>
      </w:r>
    </w:p>
    <w:p w14:paraId="15BC78A2" w14:textId="77777777" w:rsidR="00704CAA" w:rsidRDefault="00704CAA" w:rsidP="00704CAA">
      <w:pPr>
        <w:pStyle w:val="EnglishHangEndNoCoptic"/>
      </w:pPr>
      <w:r w:rsidRPr="00AB1781">
        <w:tab/>
        <w:t xml:space="preserve">the wonders He has </w:t>
      </w:r>
      <w:r>
        <w:t>performed</w:t>
      </w:r>
      <w:r w:rsidRPr="00AB1781">
        <w:t xml:space="preserve"> on </w:t>
      </w:r>
      <w:r>
        <w:t xml:space="preserve">the </w:t>
      </w:r>
      <w:r w:rsidRPr="00AB1781">
        <w:t>earth.</w:t>
      </w:r>
    </w:p>
    <w:p w14:paraId="7A6C9B3E" w14:textId="77777777" w:rsidR="00704CAA" w:rsidRPr="00AB1781" w:rsidRDefault="00704CAA" w:rsidP="00704CAA">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338C82CC" w14:textId="77777777" w:rsidR="00704CAA" w:rsidRPr="00AB1781" w:rsidRDefault="00704CAA" w:rsidP="00704CAA">
      <w:pPr>
        <w:pStyle w:val="EnglishHangNoCoptic"/>
      </w:pPr>
      <w:r w:rsidRPr="00AB1781">
        <w:tab/>
        <w:t>He</w:t>
      </w:r>
      <w:r>
        <w:t xml:space="preserve"> will break the bow and shatter</w:t>
      </w:r>
      <w:r w:rsidRPr="00AB1781">
        <w:t xml:space="preserve"> the </w:t>
      </w:r>
      <w:r>
        <w:t>weapon</w:t>
      </w:r>
      <w:r w:rsidRPr="00AB1781">
        <w:t>,</w:t>
      </w:r>
    </w:p>
    <w:p w14:paraId="3082ADE4" w14:textId="77777777" w:rsidR="00704CAA" w:rsidRDefault="00704CAA" w:rsidP="00704CAA">
      <w:pPr>
        <w:pStyle w:val="EnglishHangEndNoCoptic"/>
      </w:pPr>
      <w:r>
        <w:tab/>
        <w:t>and He will burn</w:t>
      </w:r>
      <w:r w:rsidRPr="00AB1781">
        <w:t xml:space="preserve"> up all the shields with fire.</w:t>
      </w:r>
      <w:r w:rsidRPr="00AB1781">
        <w:rPr>
          <w:rStyle w:val="FootnoteReference"/>
        </w:rPr>
        <w:footnoteReference w:id="268"/>
      </w:r>
    </w:p>
    <w:p w14:paraId="2055DF3E" w14:textId="77777777" w:rsidR="00704CAA" w:rsidRPr="00AB1781" w:rsidRDefault="00704CAA" w:rsidP="00704CAA">
      <w:pPr>
        <w:pStyle w:val="EnglishHangNoCoptic"/>
      </w:pPr>
      <w:r w:rsidRPr="00AB1781">
        <w:t xml:space="preserve">11 </w:t>
      </w:r>
      <w:r>
        <w:t>“</w:t>
      </w:r>
      <w:r w:rsidRPr="00AB1781">
        <w:t>Be still and know that I am God;</w:t>
      </w:r>
    </w:p>
    <w:p w14:paraId="19621814" w14:textId="77777777" w:rsidR="00704CAA" w:rsidRPr="00AB1781" w:rsidRDefault="00704CAA" w:rsidP="00704CAA">
      <w:pPr>
        <w:pStyle w:val="EnglishHangNoCoptic"/>
      </w:pPr>
      <w:r w:rsidRPr="00AB1781">
        <w:tab/>
        <w:t>I will be exalted among the nations,</w:t>
      </w:r>
    </w:p>
    <w:p w14:paraId="634286D6" w14:textId="77777777" w:rsidR="00704CAA" w:rsidRPr="00AB1781" w:rsidRDefault="00704CAA" w:rsidP="00704CAA">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9"/>
      </w:r>
    </w:p>
    <w:p w14:paraId="0A3BBC34" w14:textId="77777777" w:rsidR="00704CAA" w:rsidRPr="00AB1781" w:rsidRDefault="00704CAA" w:rsidP="00704CAA">
      <w:pPr>
        <w:pStyle w:val="EnglishHangNoCoptic"/>
      </w:pPr>
      <w:r>
        <w:t>12 The Lord of h</w:t>
      </w:r>
      <w:r w:rsidRPr="00AB1781">
        <w:t>osts is with us;</w:t>
      </w:r>
    </w:p>
    <w:p w14:paraId="30AFBF0E" w14:textId="77777777" w:rsidR="00704CAA" w:rsidRDefault="00704CAA" w:rsidP="00704CAA">
      <w:pPr>
        <w:pStyle w:val="EnglishHangEndNoCoptic"/>
      </w:pPr>
      <w:r w:rsidRPr="00AB1781">
        <w:tab/>
        <w:t>the God of Jacob is our protector.</w:t>
      </w:r>
    </w:p>
    <w:p w14:paraId="61413D59" w14:textId="77777777" w:rsidR="00704CAA" w:rsidRDefault="00704CAA" w:rsidP="00704CAA">
      <w:pPr>
        <w:pStyle w:val="Rubric"/>
      </w:pPr>
      <w:r>
        <w:t>Alleluia.</w:t>
      </w:r>
    </w:p>
    <w:p w14:paraId="1EDB6131" w14:textId="56E3861A" w:rsidR="00704CAA" w:rsidRDefault="00704CAA" w:rsidP="00704CAA">
      <w:pPr>
        <w:pStyle w:val="Rubric"/>
      </w:pPr>
      <w:r>
        <w:t>Glory…</w:t>
      </w:r>
    </w:p>
    <w:p w14:paraId="719C6A5C" w14:textId="11C2A924" w:rsidR="002B6AEC"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continue with </w:t>
      </w:r>
      <w:r>
        <w:fldChar w:fldCharType="begin"/>
      </w:r>
      <w:r>
        <w:instrText xml:space="preserve"> REF _Ref412110929 \h </w:instrText>
      </w:r>
      <w:r>
        <w:fldChar w:fldCharType="separate"/>
      </w:r>
      <w:r w:rsidR="000E2EAC">
        <w:t>Psalm</w:t>
      </w:r>
      <w:r w:rsidR="000E2EAC" w:rsidRPr="00AB1781">
        <w:t xml:space="preserve"> 46</w:t>
      </w:r>
      <w:r w:rsidR="000E2EAC">
        <w:t>: “Clap your hands, all you nations”</w:t>
      </w:r>
      <w:r>
        <w:fldChar w:fldCharType="end"/>
      </w:r>
      <w:r>
        <w:t>.</w:t>
      </w:r>
    </w:p>
    <w:p w14:paraId="612C50D1" w14:textId="77777777" w:rsidR="00704CAA" w:rsidRDefault="00704CAA" w:rsidP="00704CAA">
      <w:pPr>
        <w:pStyle w:val="Heading3"/>
      </w:pPr>
      <w:bookmarkStart w:id="265" w:name="_Ref435990010"/>
      <w:bookmarkStart w:id="266" w:name="_Toc473283605"/>
      <w:r>
        <w:lastRenderedPageBreak/>
        <w:t>Kathisma 7</w:t>
      </w:r>
      <w:bookmarkEnd w:id="265"/>
      <w:bookmarkEnd w:id="266"/>
    </w:p>
    <w:p w14:paraId="7C254EB8" w14:textId="77777777" w:rsidR="00704CAA" w:rsidRPr="00A6346F" w:rsidRDefault="00704CAA" w:rsidP="00704CAA">
      <w:pPr>
        <w:pStyle w:val="Heading4"/>
      </w:pPr>
      <w:bookmarkStart w:id="267" w:name="_Ref412110929"/>
      <w:r>
        <w:t>Psalm</w:t>
      </w:r>
      <w:r w:rsidRPr="00AB1781">
        <w:t xml:space="preserve"> 46</w:t>
      </w:r>
      <w:r>
        <w:t>: “Clap your hands, all you nations”</w:t>
      </w:r>
      <w:bookmarkEnd w:id="267"/>
    </w:p>
    <w:p w14:paraId="3E49DF2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3302D4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6CB42F23" w14:textId="6230C7E3" w:rsidR="002B6AEC" w:rsidRDefault="002B6AEC" w:rsidP="00F71DC7">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rsidR="00F71DC7">
        <w:t>. Reserved for the presbyter, if present.</w:t>
      </w:r>
    </w:p>
    <w:p w14:paraId="0E92A99A" w14:textId="7FC96853" w:rsidR="00704CAA" w:rsidRPr="00AB1781" w:rsidRDefault="00704CAA" w:rsidP="00704CAA">
      <w:pPr>
        <w:pStyle w:val="Rubric"/>
      </w:pPr>
      <w:r w:rsidRPr="00AB1781">
        <w:t>1 (</w:t>
      </w:r>
      <w:r>
        <w:t>For the end; a</w:t>
      </w:r>
      <w:r w:rsidRPr="00AB1781">
        <w:t xml:space="preserve"> Psalm for the sons of Korah)</w:t>
      </w:r>
    </w:p>
    <w:p w14:paraId="2B8137F6" w14:textId="77777777" w:rsidR="00704CAA" w:rsidRPr="00AB1781" w:rsidRDefault="00704CAA" w:rsidP="00704CAA">
      <w:pPr>
        <w:pStyle w:val="EnglishHangNoCoptic"/>
      </w:pPr>
      <w:r w:rsidRPr="00AB1781">
        <w:t xml:space="preserve">2 </w:t>
      </w:r>
      <w:r>
        <w:t>Clap your hands, a</w:t>
      </w:r>
      <w:r w:rsidRPr="00AB1781">
        <w:t>ll you nations;</w:t>
      </w:r>
      <w:r w:rsidRPr="00AB1781">
        <w:rPr>
          <w:rStyle w:val="FootnoteReference"/>
        </w:rPr>
        <w:footnoteReference w:id="270"/>
      </w:r>
    </w:p>
    <w:p w14:paraId="174CA8FE" w14:textId="77777777" w:rsidR="00704CAA" w:rsidRPr="00AB1781" w:rsidRDefault="00704CAA" w:rsidP="00704CAA">
      <w:pPr>
        <w:pStyle w:val="EnglishHangEndNoCoptic"/>
      </w:pPr>
      <w:r w:rsidRPr="00AB1781">
        <w:tab/>
        <w:t xml:space="preserve">shout to God with </w:t>
      </w:r>
      <w:r>
        <w:t>a voice of rejoicing</w:t>
      </w:r>
      <w:r w:rsidRPr="00AB1781">
        <w:t>.</w:t>
      </w:r>
    </w:p>
    <w:p w14:paraId="72FBDCD4" w14:textId="77777777" w:rsidR="00704CAA" w:rsidRPr="00AB1781" w:rsidRDefault="00704CAA" w:rsidP="00704CAA">
      <w:pPr>
        <w:pStyle w:val="EnglishHangNoCoptic"/>
      </w:pPr>
      <w:r w:rsidRPr="00AB1781">
        <w:t xml:space="preserve">3 For the Lord Most High is </w:t>
      </w:r>
      <w:r>
        <w:t>awesome,</w:t>
      </w:r>
      <w:r w:rsidRPr="00AB1781">
        <w:rPr>
          <w:rStyle w:val="FootnoteReference"/>
        </w:rPr>
        <w:footnoteReference w:id="271"/>
      </w:r>
    </w:p>
    <w:p w14:paraId="4353B8F0" w14:textId="77777777" w:rsidR="00704CAA" w:rsidRPr="00AB1781" w:rsidRDefault="00704CAA" w:rsidP="00704CAA">
      <w:pPr>
        <w:pStyle w:val="EnglishHangEndNoCoptic"/>
      </w:pPr>
      <w:r w:rsidRPr="00AB1781">
        <w:tab/>
      </w:r>
      <w:r>
        <w:t>a</w:t>
      </w:r>
      <w:r w:rsidRPr="00AB1781">
        <w:t xml:space="preserve"> great King over all the earth.</w:t>
      </w:r>
    </w:p>
    <w:p w14:paraId="7DEA95D7" w14:textId="77777777" w:rsidR="00704CAA" w:rsidRPr="00AB1781" w:rsidRDefault="00704CAA" w:rsidP="00704CAA">
      <w:pPr>
        <w:pStyle w:val="EnglishHangNoCoptic"/>
      </w:pPr>
      <w:r>
        <w:t>4 He subdued</w:t>
      </w:r>
      <w:r w:rsidRPr="00AB1781">
        <w:t xml:space="preserve"> peoples under us,</w:t>
      </w:r>
    </w:p>
    <w:p w14:paraId="2B836453" w14:textId="77777777" w:rsidR="00704CAA" w:rsidRPr="00AB1781" w:rsidRDefault="00704CAA" w:rsidP="00704CAA">
      <w:pPr>
        <w:pStyle w:val="EnglishHangEndNoCoptic"/>
      </w:pPr>
      <w:r w:rsidRPr="00AB1781">
        <w:tab/>
        <w:t>and nations under our feet.</w:t>
      </w:r>
    </w:p>
    <w:p w14:paraId="6AAC8A82" w14:textId="77777777" w:rsidR="00704CAA" w:rsidRPr="00AB1781" w:rsidRDefault="00704CAA" w:rsidP="00704CAA">
      <w:pPr>
        <w:pStyle w:val="EnglishHangNoCoptic"/>
      </w:pPr>
      <w:r w:rsidRPr="00AB1781">
        <w:t xml:space="preserve">5 He </w:t>
      </w:r>
      <w:r>
        <w:t>has chosen</w:t>
      </w:r>
      <w:r w:rsidRPr="00AB1781">
        <w:t xml:space="preserve"> us </w:t>
      </w:r>
      <w:r>
        <w:t>for His own inheritance</w:t>
      </w:r>
      <w:r w:rsidRPr="00AB1781">
        <w:t>,</w:t>
      </w:r>
      <w:r w:rsidRPr="00AB1781">
        <w:rPr>
          <w:rStyle w:val="FootnoteReference"/>
        </w:rPr>
        <w:footnoteReference w:id="272"/>
      </w:r>
    </w:p>
    <w:p w14:paraId="784A8C91" w14:textId="77777777" w:rsidR="00704CAA" w:rsidRPr="00AB1781" w:rsidRDefault="00704CAA" w:rsidP="00704CAA">
      <w:pPr>
        <w:pStyle w:val="EnglishHangEndNoCoptic"/>
      </w:pPr>
      <w:r w:rsidRPr="00AB1781">
        <w:tab/>
        <w:t>the beauty of</w:t>
      </w:r>
      <w:r>
        <w:t xml:space="preserve"> Jacob, whom He loved</w:t>
      </w:r>
      <w:r w:rsidRPr="00AB1781">
        <w:t xml:space="preserve">. </w:t>
      </w:r>
      <w:r w:rsidRPr="00AB1781">
        <w:rPr>
          <w:i/>
        </w:rPr>
        <w:t>(Pause)</w:t>
      </w:r>
    </w:p>
    <w:p w14:paraId="5EFF93BB" w14:textId="77777777" w:rsidR="00704CAA" w:rsidRPr="00AB1781" w:rsidRDefault="00704CAA" w:rsidP="00704CAA">
      <w:pPr>
        <w:pStyle w:val="EnglishHangNoCoptic"/>
      </w:pPr>
      <w:r w:rsidRPr="00AB1781">
        <w:t xml:space="preserve">6 God </w:t>
      </w:r>
      <w:r>
        <w:t>ascended</w:t>
      </w:r>
      <w:r w:rsidRPr="00AB1781">
        <w:t xml:space="preserve"> with a shout,</w:t>
      </w:r>
    </w:p>
    <w:p w14:paraId="0DD34CEC" w14:textId="77777777" w:rsidR="00704CAA" w:rsidRPr="00AB1781" w:rsidRDefault="00704CAA" w:rsidP="00704CAA">
      <w:pPr>
        <w:pStyle w:val="EnglishHangEndNoCoptic"/>
      </w:pPr>
      <w:r>
        <w:tab/>
        <w:t>the Lord with the sound of the trumpet</w:t>
      </w:r>
      <w:r w:rsidRPr="00AB1781">
        <w:t>.</w:t>
      </w:r>
    </w:p>
    <w:p w14:paraId="7E3AA0FE" w14:textId="77777777" w:rsidR="00704CAA" w:rsidRPr="00AB1781" w:rsidRDefault="00704CAA" w:rsidP="00704CAA">
      <w:pPr>
        <w:pStyle w:val="EnglishHangNoCoptic"/>
      </w:pPr>
      <w:r w:rsidRPr="00AB1781">
        <w:t>7 Sing praises</w:t>
      </w:r>
      <w:r>
        <w:t xml:space="preserve"> to our God</w:t>
      </w:r>
      <w:r w:rsidRPr="00AB1781">
        <w:t>, sing praises;</w:t>
      </w:r>
    </w:p>
    <w:p w14:paraId="2A3F375F" w14:textId="77777777" w:rsidR="00704CAA" w:rsidRPr="00AB1781" w:rsidRDefault="00704CAA" w:rsidP="00704CAA">
      <w:pPr>
        <w:pStyle w:val="EnglishHangEndNoCoptic"/>
      </w:pPr>
      <w:r w:rsidRPr="00AB1781">
        <w:tab/>
        <w:t>Sing praises</w:t>
      </w:r>
      <w:r>
        <w:t xml:space="preserve"> to our King</w:t>
      </w:r>
      <w:r w:rsidRPr="00AB1781">
        <w:t>, sing praises.</w:t>
      </w:r>
    </w:p>
    <w:p w14:paraId="563BFE2B" w14:textId="77777777" w:rsidR="00704CAA" w:rsidRPr="00AB1781" w:rsidRDefault="00704CAA" w:rsidP="00704CAA">
      <w:pPr>
        <w:pStyle w:val="EnglishHangNoCoptic"/>
      </w:pPr>
      <w:r w:rsidRPr="00AB1781">
        <w:t>8 For God is King of all the earth;</w:t>
      </w:r>
    </w:p>
    <w:p w14:paraId="56929C79" w14:textId="77777777" w:rsidR="00704CAA" w:rsidRPr="00AB1781" w:rsidRDefault="00704CAA" w:rsidP="00704CAA">
      <w:pPr>
        <w:pStyle w:val="EnglishHangEndNoCoptic"/>
      </w:pPr>
      <w:r w:rsidRPr="00AB1781">
        <w:tab/>
        <w:t>sing praises with understanding.</w:t>
      </w:r>
    </w:p>
    <w:p w14:paraId="5189BA87" w14:textId="77777777" w:rsidR="00704CAA" w:rsidRPr="00AB1781" w:rsidRDefault="00704CAA" w:rsidP="00704CAA">
      <w:pPr>
        <w:pStyle w:val="EnglishHangNoCoptic"/>
      </w:pPr>
      <w:r>
        <w:t>9 God reigns</w:t>
      </w:r>
      <w:r w:rsidRPr="00AB1781">
        <w:t xml:space="preserve"> over the nations;</w:t>
      </w:r>
    </w:p>
    <w:p w14:paraId="2BC5AE74" w14:textId="77777777" w:rsidR="00704CAA" w:rsidRPr="00AB1781" w:rsidRDefault="00704CAA" w:rsidP="00704CAA">
      <w:pPr>
        <w:pStyle w:val="EnglishHangEndNoCoptic"/>
      </w:pPr>
      <w:r w:rsidRPr="00AB1781">
        <w:tab/>
        <w:t>God is seated on His holy throne.</w:t>
      </w:r>
    </w:p>
    <w:p w14:paraId="59C250B6" w14:textId="77777777" w:rsidR="00704CAA" w:rsidRPr="00AB1781" w:rsidRDefault="00704CAA" w:rsidP="00704CAA">
      <w:pPr>
        <w:pStyle w:val="EnglishHangNoCoptic"/>
      </w:pPr>
      <w:r w:rsidRPr="00AB1781">
        <w:t>10 Rulers of peoples gather together</w:t>
      </w:r>
    </w:p>
    <w:p w14:paraId="0E9F3548" w14:textId="77777777" w:rsidR="00704CAA" w:rsidRPr="00AB1781" w:rsidRDefault="00704CAA" w:rsidP="00704CAA">
      <w:pPr>
        <w:pStyle w:val="EnglishHangNoCoptic"/>
      </w:pPr>
      <w:r>
        <w:tab/>
        <w:t xml:space="preserve">With </w:t>
      </w:r>
      <w:r w:rsidRPr="00AB1781">
        <w:t>the God of Abraham,</w:t>
      </w:r>
    </w:p>
    <w:p w14:paraId="0CCBB27F" w14:textId="77777777" w:rsidR="00704CAA" w:rsidRPr="00AB1781" w:rsidRDefault="00704CAA" w:rsidP="00704CAA">
      <w:pPr>
        <w:pStyle w:val="EnglishHangNoCoptic"/>
      </w:pPr>
      <w:r w:rsidRPr="00AB1781">
        <w:tab/>
        <w:t xml:space="preserve">for God’s </w:t>
      </w:r>
      <w:r>
        <w:t>mighty</w:t>
      </w:r>
      <w:r w:rsidRPr="00AB1781">
        <w:t xml:space="preserve"> </w:t>
      </w:r>
      <w:r>
        <w:t>ones</w:t>
      </w:r>
      <w:r w:rsidRPr="00AB1781">
        <w:t xml:space="preserve"> of the earth</w:t>
      </w:r>
    </w:p>
    <w:p w14:paraId="7D8B7379" w14:textId="77777777" w:rsidR="00704CAA" w:rsidRDefault="00704CAA" w:rsidP="00704CAA">
      <w:pPr>
        <w:pStyle w:val="EnglishHangEndNoCoptic"/>
      </w:pPr>
      <w:r w:rsidRPr="00AB1781">
        <w:tab/>
        <w:t xml:space="preserve">are </w:t>
      </w:r>
      <w:r>
        <w:t>greatly</w:t>
      </w:r>
      <w:r w:rsidRPr="00AB1781">
        <w:t xml:space="preserve"> exalted.</w:t>
      </w:r>
      <w:r w:rsidRPr="00AB1781">
        <w:rPr>
          <w:rStyle w:val="FootnoteReference"/>
        </w:rPr>
        <w:footnoteReference w:id="273"/>
      </w:r>
    </w:p>
    <w:p w14:paraId="36DD7D85" w14:textId="77777777" w:rsidR="002B6AEC" w:rsidRDefault="00704CAA" w:rsidP="00704CAA">
      <w:pPr>
        <w:pStyle w:val="Rubric"/>
      </w:pPr>
      <w:r>
        <w:lastRenderedPageBreak/>
        <w:t>Alleluia.</w:t>
      </w:r>
    </w:p>
    <w:p w14:paraId="69D9D1C8" w14:textId="2896AAD4" w:rsidR="00704CAA" w:rsidRPr="00A6346F" w:rsidRDefault="002B6AEC" w:rsidP="00704CAA">
      <w:pPr>
        <w:pStyle w:val="Rubric"/>
      </w:pPr>
      <w:r>
        <w:fldChar w:fldCharType="begin"/>
      </w:r>
      <w:r>
        <w:instrText xml:space="preserve"> REF _Ref434576019 \h </w:instrText>
      </w:r>
      <w:r>
        <w:fldChar w:fldCharType="separate"/>
      </w:r>
      <w:r w:rsidR="000E2EAC">
        <w:rPr>
          <w:lang w:val="en-GB"/>
        </w:rPr>
        <w:t>The Psalms of Mid-Morning (The Third Hour)</w:t>
      </w:r>
      <w:r>
        <w:fldChar w:fldCharType="end"/>
      </w:r>
      <w:r>
        <w:t xml:space="preserve"> conclude here.</w:t>
      </w:r>
      <w:r w:rsidR="00704CAA">
        <w:t xml:space="preserve"> </w:t>
      </w:r>
    </w:p>
    <w:p w14:paraId="6451C3FD" w14:textId="77777777" w:rsidR="00704CAA" w:rsidRPr="00A6346F" w:rsidRDefault="00704CAA" w:rsidP="00704CAA">
      <w:pPr>
        <w:pStyle w:val="Heading4"/>
      </w:pPr>
      <w:r>
        <w:t>Psalm</w:t>
      </w:r>
      <w:r w:rsidRPr="00AB1781">
        <w:t xml:space="preserve"> 47</w:t>
      </w:r>
      <w:r>
        <w:t>: “The Lord is great, and greatly to be praised”</w:t>
      </w:r>
    </w:p>
    <w:p w14:paraId="2FD8B50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27A67C0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Invincibility of the Church</w:t>
      </w:r>
    </w:p>
    <w:p w14:paraId="38F0FD3F" w14:textId="77777777" w:rsidR="00704CAA" w:rsidRPr="00AB1781" w:rsidRDefault="00704CAA" w:rsidP="00704CAA">
      <w:pPr>
        <w:pStyle w:val="Rubric"/>
      </w:pPr>
      <w:r w:rsidRPr="00AB1781">
        <w:t>1 (Psalm</w:t>
      </w:r>
      <w:r>
        <w:t xml:space="preserve"> of an ode </w:t>
      </w:r>
      <w:r w:rsidRPr="00AB1781">
        <w:t xml:space="preserve">for the Songs of Korah. For the second </w:t>
      </w:r>
      <w:r>
        <w:t>day of the week.</w:t>
      </w:r>
      <w:r w:rsidRPr="00AB1781">
        <w:t>)</w:t>
      </w:r>
    </w:p>
    <w:p w14:paraId="10303886" w14:textId="77777777" w:rsidR="00704CAA" w:rsidRPr="00AB1781" w:rsidRDefault="00704CAA" w:rsidP="00704CAA">
      <w:pPr>
        <w:pStyle w:val="EnglishHangNoCoptic"/>
      </w:pPr>
      <w:r w:rsidRPr="00AB1781">
        <w:t xml:space="preserve">2 </w:t>
      </w:r>
      <w:r>
        <w:t xml:space="preserve">The Lord is </w:t>
      </w:r>
      <w:r w:rsidRPr="00AB1781">
        <w:t>Great</w:t>
      </w:r>
      <w:r>
        <w:t>,</w:t>
      </w:r>
      <w:r w:rsidRPr="00AB1781">
        <w:t xml:space="preserve"> and greatly to be praised</w:t>
      </w:r>
    </w:p>
    <w:p w14:paraId="24F52FF8" w14:textId="77777777" w:rsidR="00704CAA" w:rsidRPr="00AB1781" w:rsidRDefault="00704CAA" w:rsidP="00704CAA">
      <w:pPr>
        <w:pStyle w:val="EnglishHangEndNoCoptic"/>
      </w:pPr>
      <w:r w:rsidRPr="00AB1781">
        <w:tab/>
        <w:t xml:space="preserve">in the city of our God, </w:t>
      </w:r>
      <w:r>
        <w:t>in</w:t>
      </w:r>
      <w:r w:rsidRPr="00AB1781">
        <w:t xml:space="preserve"> His holy mountain,</w:t>
      </w:r>
    </w:p>
    <w:p w14:paraId="6D3DF4EA" w14:textId="77777777" w:rsidR="00704CAA" w:rsidRPr="00AB1781" w:rsidRDefault="00704CAA" w:rsidP="00704CAA">
      <w:pPr>
        <w:pStyle w:val="EnglishHangNoCoptic"/>
      </w:pPr>
      <w:r w:rsidRPr="00AB1781">
        <w:t xml:space="preserve">3 </w:t>
      </w:r>
      <w:r>
        <w:t>which He planted well</w:t>
      </w:r>
      <w:r>
        <w:rPr>
          <w:rStyle w:val="FootnoteReference"/>
        </w:rPr>
        <w:footnoteReference w:id="274"/>
      </w:r>
      <w:r w:rsidRPr="00AB1781">
        <w:t>, the joy of all the earth.</w:t>
      </w:r>
    </w:p>
    <w:p w14:paraId="7CE99B35" w14:textId="77777777" w:rsidR="00704CAA" w:rsidRPr="00AB1781" w:rsidRDefault="00704CAA" w:rsidP="00704CAA">
      <w:pPr>
        <w:pStyle w:val="EnglishHangNoCoptic"/>
      </w:pPr>
      <w:r w:rsidRPr="00AB1781">
        <w:tab/>
      </w:r>
      <w:r>
        <w:t xml:space="preserve">The northern slopes of </w:t>
      </w:r>
      <w:r w:rsidRPr="00AB1781">
        <w:t>Mount Zion</w:t>
      </w:r>
      <w:r>
        <w:t>,</w:t>
      </w:r>
    </w:p>
    <w:p w14:paraId="28F4372B" w14:textId="77777777" w:rsidR="00704CAA" w:rsidRPr="00AB1781" w:rsidRDefault="00704CAA" w:rsidP="00704CAA">
      <w:pPr>
        <w:pStyle w:val="EnglishHangEndNoCoptic"/>
      </w:pPr>
      <w:r>
        <w:tab/>
        <w:t>the city of the great King—</w:t>
      </w:r>
      <w:r w:rsidRPr="00AB1781">
        <w:rPr>
          <w:rStyle w:val="FootnoteReference"/>
        </w:rPr>
        <w:footnoteReference w:id="275"/>
      </w:r>
    </w:p>
    <w:p w14:paraId="3BF52A4A" w14:textId="77777777" w:rsidR="00704CAA" w:rsidRPr="00AB1781" w:rsidRDefault="00704CAA" w:rsidP="00704CAA">
      <w:pPr>
        <w:pStyle w:val="EnglishHangNoCoptic"/>
      </w:pPr>
      <w:r w:rsidRPr="00AB1781">
        <w:t>4 God is known within her citadels</w:t>
      </w:r>
    </w:p>
    <w:p w14:paraId="47641F2A" w14:textId="77777777" w:rsidR="00704CAA" w:rsidRPr="00AB1781" w:rsidRDefault="00704CAA" w:rsidP="00704CAA">
      <w:pPr>
        <w:pStyle w:val="EnglishHangEndNoCoptic"/>
      </w:pPr>
      <w:r w:rsidRPr="00AB1781">
        <w:tab/>
        <w:t>when He defends her.</w:t>
      </w:r>
    </w:p>
    <w:p w14:paraId="670C76A2" w14:textId="77777777" w:rsidR="00704CAA" w:rsidRPr="00AB1781" w:rsidRDefault="00704CAA" w:rsidP="00704CAA">
      <w:pPr>
        <w:pStyle w:val="EnglishHangNoCoptic"/>
      </w:pPr>
      <w:r>
        <w:t>5 For see</w:t>
      </w:r>
      <w:r w:rsidRPr="00AB1781">
        <w:t xml:space="preserve">, the kings of the earth </w:t>
      </w:r>
      <w:r>
        <w:t>assembled;</w:t>
      </w:r>
    </w:p>
    <w:p w14:paraId="642FFFAA" w14:textId="77777777" w:rsidR="00704CAA" w:rsidRPr="00AB1781" w:rsidRDefault="00704CAA" w:rsidP="00704CAA">
      <w:pPr>
        <w:pStyle w:val="EnglishHangEndNoCoptic"/>
      </w:pPr>
      <w:r w:rsidRPr="00AB1781">
        <w:tab/>
      </w:r>
      <w:r>
        <w:t>they came together;</w:t>
      </w:r>
    </w:p>
    <w:p w14:paraId="206FFC4B" w14:textId="77777777" w:rsidR="00704CAA" w:rsidRPr="00AB1781" w:rsidRDefault="00704CAA" w:rsidP="00704CAA">
      <w:pPr>
        <w:pStyle w:val="EnglishHangNoCoptic"/>
      </w:pPr>
      <w:r>
        <w:t>6 when they saw her</w:t>
      </w:r>
      <w:r w:rsidRPr="00AB1781">
        <w:t xml:space="preserve"> they were lost in wonder;</w:t>
      </w:r>
    </w:p>
    <w:p w14:paraId="032E936E" w14:textId="77777777" w:rsidR="00704CAA" w:rsidRPr="00AB1781" w:rsidRDefault="00704CAA" w:rsidP="00704CAA">
      <w:pPr>
        <w:pStyle w:val="EnglishHangEndNoCoptic"/>
      </w:pPr>
      <w:r w:rsidRPr="00AB1781">
        <w:tab/>
        <w:t xml:space="preserve">they were </w:t>
      </w:r>
      <w:r>
        <w:t>troubled</w:t>
      </w:r>
      <w:r w:rsidRPr="00AB1781">
        <w:t>, they were shaken.</w:t>
      </w:r>
    </w:p>
    <w:p w14:paraId="2CDA8FB2" w14:textId="77777777" w:rsidR="00704CAA" w:rsidRPr="00AB1781" w:rsidRDefault="00704CAA" w:rsidP="00704CAA">
      <w:pPr>
        <w:pStyle w:val="EnglishHangNoCoptic"/>
      </w:pPr>
      <w:r w:rsidRPr="00AB1781">
        <w:t xml:space="preserve">7 Trembling </w:t>
      </w:r>
      <w:r>
        <w:t>took hold of</w:t>
      </w:r>
      <w:r w:rsidRPr="00AB1781">
        <w:t xml:space="preserve"> them there,</w:t>
      </w:r>
    </w:p>
    <w:p w14:paraId="57C76400" w14:textId="77777777" w:rsidR="00704CAA" w:rsidRPr="00AB1781" w:rsidRDefault="00704CAA" w:rsidP="00704CAA">
      <w:pPr>
        <w:pStyle w:val="EnglishHangEndNoCoptic"/>
      </w:pPr>
      <w:r w:rsidRPr="00AB1781">
        <w:tab/>
        <w:t xml:space="preserve">like the </w:t>
      </w:r>
      <w:r>
        <w:t>pain of a woman in childbirth.</w:t>
      </w:r>
    </w:p>
    <w:p w14:paraId="175437A8" w14:textId="77777777" w:rsidR="00704CAA" w:rsidRPr="00AB1781" w:rsidRDefault="00704CAA" w:rsidP="00704CAA">
      <w:pPr>
        <w:pStyle w:val="EnglishHangNoCoptic"/>
      </w:pPr>
      <w:r w:rsidRPr="00AB1781">
        <w:t xml:space="preserve">8 </w:t>
      </w:r>
      <w:r>
        <w:t>You will wreck the ships of Tarshish</w:t>
      </w:r>
      <w:r w:rsidRPr="00AB1781">
        <w:rPr>
          <w:rStyle w:val="FootnoteReference"/>
        </w:rPr>
        <w:footnoteReference w:id="276"/>
      </w:r>
    </w:p>
    <w:p w14:paraId="14E7F1D7" w14:textId="77777777" w:rsidR="00704CAA" w:rsidRPr="00AB1781" w:rsidRDefault="00704CAA" w:rsidP="00704CAA">
      <w:pPr>
        <w:pStyle w:val="EnglishHangEndNoCoptic"/>
      </w:pPr>
      <w:r w:rsidRPr="00AB1781">
        <w:tab/>
      </w:r>
      <w:r>
        <w:t>with a violent wind</w:t>
      </w:r>
      <w:r w:rsidRPr="00AB1781">
        <w:t>.</w:t>
      </w:r>
    </w:p>
    <w:p w14:paraId="2135755D" w14:textId="77777777" w:rsidR="00704CAA" w:rsidRPr="00AB1781" w:rsidRDefault="00704CAA" w:rsidP="00704CAA">
      <w:pPr>
        <w:pStyle w:val="EnglishHangNoCoptic"/>
      </w:pPr>
      <w:r w:rsidRPr="00AB1781">
        <w:t xml:space="preserve">9 As we </w:t>
      </w:r>
      <w:r>
        <w:t xml:space="preserve">have </w:t>
      </w:r>
      <w:r w:rsidRPr="00AB1781">
        <w:t xml:space="preserve">heard, so we have </w:t>
      </w:r>
      <w:r>
        <w:t>seen</w:t>
      </w:r>
      <w:r w:rsidRPr="00AB1781">
        <w:rPr>
          <w:rStyle w:val="FootnoteReference"/>
        </w:rPr>
        <w:footnoteReference w:id="277"/>
      </w:r>
    </w:p>
    <w:p w14:paraId="1AE4235D" w14:textId="77777777" w:rsidR="00704CAA" w:rsidRPr="00AB1781" w:rsidRDefault="00704CAA" w:rsidP="00704CAA">
      <w:pPr>
        <w:pStyle w:val="EnglishHangNoCoptic"/>
      </w:pPr>
      <w:r w:rsidRPr="00AB1781">
        <w:tab/>
        <w:t>in the city of the Lord of Hosts,</w:t>
      </w:r>
    </w:p>
    <w:p w14:paraId="3D2D7190" w14:textId="77777777" w:rsidR="00704CAA" w:rsidRPr="00AB1781" w:rsidRDefault="00704CAA" w:rsidP="00704CAA">
      <w:pPr>
        <w:pStyle w:val="EnglishHangNoCoptic"/>
      </w:pPr>
      <w:r w:rsidRPr="00AB1781">
        <w:tab/>
        <w:t>in the city of our God;</w:t>
      </w:r>
    </w:p>
    <w:p w14:paraId="136A85CB" w14:textId="77777777" w:rsidR="00704CAA" w:rsidRPr="00AB1781" w:rsidRDefault="00704CAA" w:rsidP="00704CAA">
      <w:pPr>
        <w:pStyle w:val="EnglishHangEndNoCoptic"/>
      </w:pPr>
      <w:r>
        <w:tab/>
        <w:t>God founded her forever!</w:t>
      </w:r>
      <w:r w:rsidRPr="00AB1781">
        <w:t xml:space="preserve"> </w:t>
      </w:r>
      <w:r w:rsidRPr="00AB1781">
        <w:rPr>
          <w:i/>
        </w:rPr>
        <w:t>(Pause)</w:t>
      </w:r>
    </w:p>
    <w:p w14:paraId="789B8679" w14:textId="77777777" w:rsidR="00704CAA" w:rsidRPr="00AB1781" w:rsidRDefault="00704CAA" w:rsidP="00704CAA">
      <w:pPr>
        <w:pStyle w:val="EnglishHangNoCoptic"/>
      </w:pPr>
      <w:r w:rsidRPr="00AB1781">
        <w:t xml:space="preserve">10 We </w:t>
      </w:r>
      <w:r>
        <w:t>thought of Your</w:t>
      </w:r>
      <w:r w:rsidRPr="00AB1781">
        <w:t xml:space="preserve"> mercy, O God,</w:t>
      </w:r>
    </w:p>
    <w:p w14:paraId="0182C5F9" w14:textId="77777777" w:rsidR="00704CAA" w:rsidRPr="00AB1781" w:rsidRDefault="00704CAA" w:rsidP="00704CAA">
      <w:pPr>
        <w:pStyle w:val="EnglishHangEndNoCoptic"/>
      </w:pPr>
      <w:r w:rsidRPr="00AB1781">
        <w:tab/>
        <w:t xml:space="preserve">in the midst of </w:t>
      </w:r>
      <w:r>
        <w:t>Your</w:t>
      </w:r>
      <w:r w:rsidRPr="00AB1781">
        <w:t xml:space="preserve"> </w:t>
      </w:r>
      <w:r>
        <w:t>Temple</w:t>
      </w:r>
      <w:r w:rsidRPr="00AB1781">
        <w:t>.</w:t>
      </w:r>
    </w:p>
    <w:p w14:paraId="10F1983C" w14:textId="77777777" w:rsidR="00704CAA" w:rsidRPr="00AB1781" w:rsidRDefault="00704CAA" w:rsidP="00704CAA">
      <w:pPr>
        <w:pStyle w:val="EnglishHangNoCoptic"/>
      </w:pPr>
      <w:r w:rsidRPr="00AB1781">
        <w:lastRenderedPageBreak/>
        <w:t xml:space="preserve">11 </w:t>
      </w:r>
      <w:r>
        <w:t>Your</w:t>
      </w:r>
      <w:r w:rsidRPr="00AB1781">
        <w:t xml:space="preserve"> praise, O God, </w:t>
      </w:r>
      <w:r>
        <w:t>reaches the ends of the earth,</w:t>
      </w:r>
    </w:p>
    <w:p w14:paraId="1F69E0CF" w14:textId="77777777" w:rsidR="00704CAA" w:rsidRPr="00AB1781" w:rsidRDefault="00704CAA" w:rsidP="00704CAA">
      <w:pPr>
        <w:pStyle w:val="EnglishHangNoCoptic"/>
      </w:pPr>
      <w:r w:rsidRPr="00AB1781">
        <w:tab/>
      </w:r>
      <w:r>
        <w:t>just as Your Name does</w:t>
      </w:r>
      <w:r w:rsidRPr="00AB1781">
        <w:t>.</w:t>
      </w:r>
    </w:p>
    <w:p w14:paraId="3BE22E38" w14:textId="77777777" w:rsidR="00704CAA" w:rsidRPr="00AB1781" w:rsidRDefault="00704CAA" w:rsidP="00704CAA">
      <w:pPr>
        <w:pStyle w:val="EnglishHangEndNoCoptic"/>
      </w:pPr>
      <w:r w:rsidRPr="00AB1781">
        <w:tab/>
      </w:r>
      <w:r>
        <w:t>Your</w:t>
      </w:r>
      <w:r w:rsidRPr="00AB1781">
        <w:t xml:space="preserve"> right hand is full of </w:t>
      </w:r>
      <w:r>
        <w:t>righteousness.</w:t>
      </w:r>
      <w:r>
        <w:rPr>
          <w:rStyle w:val="FootnoteReference"/>
        </w:rPr>
        <w:footnoteReference w:id="278"/>
      </w:r>
    </w:p>
    <w:p w14:paraId="6F13E156" w14:textId="77777777" w:rsidR="00704CAA" w:rsidRPr="00AB1781" w:rsidRDefault="00704CAA" w:rsidP="00704CAA">
      <w:pPr>
        <w:pStyle w:val="EnglishHangNoCoptic"/>
      </w:pPr>
      <w:r w:rsidRPr="00AB1781">
        <w:t>12 Let Mount Zion be glad</w:t>
      </w:r>
      <w:r>
        <w:t>,</w:t>
      </w:r>
    </w:p>
    <w:p w14:paraId="68B8913B" w14:textId="77777777" w:rsidR="00704CAA" w:rsidRPr="00AB1781" w:rsidRDefault="00704CAA" w:rsidP="00704CAA">
      <w:pPr>
        <w:pStyle w:val="EnglishHangNoCoptic"/>
      </w:pPr>
      <w:r w:rsidRPr="00AB1781">
        <w:tab/>
      </w:r>
      <w:r>
        <w:t xml:space="preserve">and </w:t>
      </w:r>
      <w:r w:rsidRPr="00AB1781">
        <w:t>let the daughters of Judah rejoice</w:t>
      </w:r>
      <w:r>
        <w:t>,</w:t>
      </w:r>
    </w:p>
    <w:p w14:paraId="0BA88158" w14:textId="77777777" w:rsidR="00704CAA" w:rsidRPr="00AB1781" w:rsidRDefault="00704CAA" w:rsidP="00704CAA">
      <w:pPr>
        <w:pStyle w:val="EnglishHangEndNoCoptic"/>
      </w:pPr>
      <w:r w:rsidRPr="00AB1781">
        <w:tab/>
        <w:t xml:space="preserve">because of </w:t>
      </w:r>
      <w:r>
        <w:t>Your</w:t>
      </w:r>
      <w:r w:rsidRPr="00AB1781">
        <w:t xml:space="preserve"> judgments, O Lord.</w:t>
      </w:r>
    </w:p>
    <w:p w14:paraId="5A76B893" w14:textId="77777777" w:rsidR="00704CAA" w:rsidRPr="00AB1781" w:rsidRDefault="00704CAA" w:rsidP="00704CAA">
      <w:pPr>
        <w:pStyle w:val="EnglishHangNoCoptic"/>
      </w:pPr>
      <w:r w:rsidRPr="00AB1781">
        <w:t>13 Encircle Zion and make the round of her;</w:t>
      </w:r>
      <w:r w:rsidRPr="00AB1781">
        <w:rPr>
          <w:rStyle w:val="FootnoteReference"/>
        </w:rPr>
        <w:footnoteReference w:id="279"/>
      </w:r>
    </w:p>
    <w:p w14:paraId="1793D4AB" w14:textId="77777777" w:rsidR="00704CAA" w:rsidRPr="00A6346F" w:rsidRDefault="00704CAA" w:rsidP="00704CAA">
      <w:pPr>
        <w:pStyle w:val="EnglishHangEndNoCoptic"/>
      </w:pPr>
      <w:r w:rsidRPr="00AB1781">
        <w:tab/>
        <w:t>take count of her towers.</w:t>
      </w:r>
    </w:p>
    <w:p w14:paraId="1D5261DD" w14:textId="77777777" w:rsidR="00704CAA" w:rsidRPr="00AB1781" w:rsidRDefault="00704CAA" w:rsidP="00704CAA">
      <w:pPr>
        <w:pStyle w:val="EnglishHangNoCoptic"/>
      </w:pPr>
      <w:r w:rsidRPr="00AB1781">
        <w:t>14 Give your mind to her power,</w:t>
      </w:r>
      <w:r w:rsidRPr="00AB1781">
        <w:rPr>
          <w:rStyle w:val="FootnoteReference"/>
        </w:rPr>
        <w:footnoteReference w:id="280"/>
      </w:r>
    </w:p>
    <w:p w14:paraId="7C812888" w14:textId="77777777" w:rsidR="00704CAA" w:rsidRPr="00AB1781" w:rsidRDefault="00704CAA" w:rsidP="00704CAA">
      <w:pPr>
        <w:pStyle w:val="EnglishHangNoCoptic"/>
      </w:pPr>
      <w:r w:rsidRPr="00AB1781">
        <w:tab/>
        <w:t>and inspect her citadels,</w:t>
      </w:r>
    </w:p>
    <w:p w14:paraId="01FCF407" w14:textId="77777777" w:rsidR="00704CAA" w:rsidRPr="00AB1781" w:rsidRDefault="00704CAA" w:rsidP="00704CAA">
      <w:pPr>
        <w:pStyle w:val="EnglishHangEndNoCoptic"/>
        <w:ind w:firstLine="0"/>
      </w:pPr>
      <w:r w:rsidRPr="00AB1781">
        <w:t xml:space="preserve">that you may </w:t>
      </w:r>
      <w:r>
        <w:t>recount to the next generation,</w:t>
      </w:r>
    </w:p>
    <w:p w14:paraId="602A6584" w14:textId="77777777" w:rsidR="00704CAA" w:rsidRDefault="00704CAA" w:rsidP="00704CAA">
      <w:pPr>
        <w:pStyle w:val="EnglishHangNoCoptic"/>
      </w:pPr>
      <w:r w:rsidRPr="00AB1781">
        <w:t xml:space="preserve">15 </w:t>
      </w:r>
      <w:r>
        <w:t>For He</w:t>
      </w:r>
      <w:r w:rsidRPr="00AB1781">
        <w:t xml:space="preserve"> is </w:t>
      </w:r>
      <w:r>
        <w:t xml:space="preserve">God, </w:t>
      </w:r>
      <w:r w:rsidRPr="00AB1781">
        <w:t>our God</w:t>
      </w:r>
      <w:r>
        <w:t>,</w:t>
      </w:r>
    </w:p>
    <w:p w14:paraId="558562E7" w14:textId="77777777" w:rsidR="00704CAA" w:rsidRPr="00AB1781" w:rsidRDefault="00704CAA" w:rsidP="00704CAA">
      <w:pPr>
        <w:pStyle w:val="EnglishHangNoCoptic"/>
      </w:pPr>
      <w:r>
        <w:tab/>
        <w:t>forever</w:t>
      </w:r>
      <w:r w:rsidRPr="00AB1781">
        <w:t xml:space="preserve"> and </w:t>
      </w:r>
      <w:r>
        <w:t>unto the ages of ages;</w:t>
      </w:r>
    </w:p>
    <w:p w14:paraId="7930229D" w14:textId="77777777" w:rsidR="00704CAA" w:rsidRPr="00A6346F" w:rsidRDefault="00704CAA" w:rsidP="00704CAA">
      <w:pPr>
        <w:pStyle w:val="EnglishHangEndNoCoptic"/>
      </w:pPr>
      <w:r>
        <w:tab/>
        <w:t>He will shepherd us unto the ages</w:t>
      </w:r>
      <w:r>
        <w:rPr>
          <w:rStyle w:val="FootnoteReference"/>
        </w:rPr>
        <w:footnoteReference w:id="281"/>
      </w:r>
      <w:r w:rsidRPr="00AB1781">
        <w:t>.</w:t>
      </w:r>
    </w:p>
    <w:p w14:paraId="46ACD40D" w14:textId="77777777" w:rsidR="00704CAA" w:rsidRPr="00A6346F" w:rsidRDefault="00704CAA" w:rsidP="00704CAA">
      <w:pPr>
        <w:pStyle w:val="Heading4"/>
      </w:pPr>
      <w:r>
        <w:t>Psalm</w:t>
      </w:r>
      <w:r w:rsidRPr="00AB1781">
        <w:t xml:space="preserve"> 48</w:t>
      </w:r>
      <w:r>
        <w:t>: “Hear this, all you nations”</w:t>
      </w:r>
    </w:p>
    <w:p w14:paraId="6F4FC9A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62F881E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will Redeem my Soul</w:t>
      </w:r>
    </w:p>
    <w:p w14:paraId="729B9024" w14:textId="77777777" w:rsidR="00704CAA" w:rsidRPr="00AB1781" w:rsidRDefault="00704CAA" w:rsidP="00704CAA">
      <w:pPr>
        <w:pStyle w:val="Rubric"/>
      </w:pPr>
      <w:r w:rsidRPr="00AB1781">
        <w:t>1 (</w:t>
      </w:r>
      <w:r>
        <w:t>For the end; a</w:t>
      </w:r>
      <w:r w:rsidRPr="00AB1781">
        <w:t xml:space="preserve"> Psalm for the Sons of Korah</w:t>
      </w:r>
      <w:r>
        <w:t>.</w:t>
      </w:r>
      <w:r w:rsidRPr="00AB1781">
        <w:t>)</w:t>
      </w:r>
    </w:p>
    <w:p w14:paraId="54F5BB80" w14:textId="77777777" w:rsidR="00704CAA" w:rsidRPr="00AB1781" w:rsidRDefault="00704CAA" w:rsidP="00704CAA">
      <w:pPr>
        <w:pStyle w:val="EnglishHangNoCoptic"/>
      </w:pPr>
      <w:r w:rsidRPr="00AB1781">
        <w:t>2 Hear this, all you nations;</w:t>
      </w:r>
    </w:p>
    <w:p w14:paraId="7226F23E" w14:textId="77777777" w:rsidR="00704CAA" w:rsidRPr="00AB1781" w:rsidRDefault="00704CAA" w:rsidP="00704CAA">
      <w:pPr>
        <w:pStyle w:val="EnglishHangEndNoCoptic"/>
      </w:pPr>
      <w:r w:rsidRPr="00AB1781">
        <w:tab/>
        <w:t xml:space="preserve">give ear, all </w:t>
      </w:r>
      <w:r>
        <w:t>you inhabitants of</w:t>
      </w:r>
      <w:r w:rsidRPr="00AB1781">
        <w:t xml:space="preserve"> the world,</w:t>
      </w:r>
    </w:p>
    <w:p w14:paraId="5B281F12" w14:textId="77777777" w:rsidR="00704CAA" w:rsidRPr="00AB1781" w:rsidRDefault="00704CAA" w:rsidP="00704CAA">
      <w:pPr>
        <w:pStyle w:val="EnglishHangNoCoptic"/>
      </w:pPr>
      <w:r w:rsidRPr="00AB1781">
        <w:t xml:space="preserve">3 </w:t>
      </w:r>
      <w:r>
        <w:t>both earthborn</w:t>
      </w:r>
      <w:r w:rsidRPr="00AB1781">
        <w:t xml:space="preserve"> and </w:t>
      </w:r>
      <w:r>
        <w:t xml:space="preserve">the sons of </w:t>
      </w:r>
      <w:r w:rsidRPr="00AB1781">
        <w:t>men</w:t>
      </w:r>
      <w:r>
        <w:rPr>
          <w:rStyle w:val="FootnoteReference"/>
        </w:rPr>
        <w:footnoteReference w:id="282"/>
      </w:r>
      <w:r w:rsidRPr="00AB1781">
        <w:t>,</w:t>
      </w:r>
    </w:p>
    <w:p w14:paraId="2D3CDAC5" w14:textId="77777777" w:rsidR="00704CAA" w:rsidRPr="00AB1781" w:rsidRDefault="00704CAA" w:rsidP="00704CAA">
      <w:pPr>
        <w:pStyle w:val="EnglishHangEndNoCoptic"/>
      </w:pPr>
      <w:r w:rsidRPr="00AB1781">
        <w:tab/>
        <w:t xml:space="preserve">rich and poor </w:t>
      </w:r>
      <w:r>
        <w:t>together</w:t>
      </w:r>
      <w:r w:rsidRPr="00AB1781">
        <w:t>.</w:t>
      </w:r>
    </w:p>
    <w:p w14:paraId="12A17A41" w14:textId="77777777" w:rsidR="00704CAA" w:rsidRPr="00AB1781" w:rsidRDefault="00704CAA" w:rsidP="00704CAA">
      <w:pPr>
        <w:pStyle w:val="EnglishHangNoCoptic"/>
      </w:pPr>
      <w:r w:rsidRPr="00AB1781">
        <w:t>4 My mouth will speak wisdom</w:t>
      </w:r>
    </w:p>
    <w:p w14:paraId="57DBDC6A" w14:textId="77777777" w:rsidR="00704CAA" w:rsidRPr="00AB1781" w:rsidRDefault="00704CAA" w:rsidP="00704CAA">
      <w:pPr>
        <w:pStyle w:val="EnglishHangEndNoCoptic"/>
      </w:pPr>
      <w:r w:rsidRPr="00AB1781">
        <w:tab/>
        <w:t>as the meditation of my heart brings understanding.</w:t>
      </w:r>
    </w:p>
    <w:p w14:paraId="28A3AF51" w14:textId="77777777" w:rsidR="00704CAA" w:rsidRPr="00AB1781" w:rsidRDefault="00704CAA" w:rsidP="00704CAA">
      <w:pPr>
        <w:pStyle w:val="EnglishHangNoCoptic"/>
      </w:pPr>
      <w:r w:rsidRPr="00AB1781">
        <w:t>5 I will incline my ear to a parable;</w:t>
      </w:r>
    </w:p>
    <w:p w14:paraId="2A8983FA" w14:textId="77777777" w:rsidR="00704CAA" w:rsidRPr="00AB1781" w:rsidRDefault="00704CAA" w:rsidP="00704CAA">
      <w:pPr>
        <w:pStyle w:val="EnglishHangEndNoCoptic"/>
      </w:pPr>
      <w:r w:rsidRPr="00AB1781">
        <w:tab/>
        <w:t xml:space="preserve">I will </w:t>
      </w:r>
      <w:r>
        <w:t>work out</w:t>
      </w:r>
      <w:r w:rsidRPr="00AB1781">
        <w:t xml:space="preserve"> my problem on the harp.</w:t>
      </w:r>
    </w:p>
    <w:p w14:paraId="7898E795" w14:textId="77777777" w:rsidR="00704CAA" w:rsidRPr="00AB1781" w:rsidRDefault="00704CAA" w:rsidP="00704CAA">
      <w:pPr>
        <w:pStyle w:val="EnglishHangNoCoptic"/>
      </w:pPr>
      <w:r w:rsidRPr="00AB1781">
        <w:lastRenderedPageBreak/>
        <w:t>6 W</w:t>
      </w:r>
      <w:r>
        <w:t>hy should I fear on an evil day?</w:t>
      </w:r>
    </w:p>
    <w:p w14:paraId="1CF93033" w14:textId="77777777" w:rsidR="00704CAA" w:rsidRPr="00AB1781" w:rsidRDefault="00704CAA" w:rsidP="00704CAA">
      <w:pPr>
        <w:pStyle w:val="EnglishHangEndNoCoptic"/>
      </w:pPr>
      <w:r w:rsidRPr="00AB1781">
        <w:tab/>
      </w:r>
      <w:r>
        <w:t>The lawless</w:t>
      </w:r>
      <w:r>
        <w:rPr>
          <w:rStyle w:val="FootnoteReference"/>
        </w:rPr>
        <w:footnoteReference w:id="283"/>
      </w:r>
      <w:r>
        <w:t xml:space="preserve"> at</w:t>
      </w:r>
      <w:r w:rsidRPr="00AB1781">
        <w:t xml:space="preserve"> my heel</w:t>
      </w:r>
      <w:r>
        <w:t xml:space="preserve"> will</w:t>
      </w:r>
      <w:r w:rsidRPr="00AB1781">
        <w:t xml:space="preserve"> </w:t>
      </w:r>
      <w:r>
        <w:t>surround me—</w:t>
      </w:r>
    </w:p>
    <w:p w14:paraId="1EBACBC0" w14:textId="77777777" w:rsidR="00704CAA" w:rsidRPr="00AB1781" w:rsidRDefault="00704CAA" w:rsidP="00704CAA">
      <w:pPr>
        <w:pStyle w:val="EnglishHangNoCoptic"/>
      </w:pPr>
      <w:r w:rsidRPr="00AB1781">
        <w:t xml:space="preserve">7 </w:t>
      </w:r>
      <w:r>
        <w:t>those who</w:t>
      </w:r>
      <w:r w:rsidRPr="00AB1781">
        <w:t xml:space="preserve"> trust in their power,</w:t>
      </w:r>
    </w:p>
    <w:p w14:paraId="7F275991" w14:textId="77777777" w:rsidR="00704CAA" w:rsidRPr="00AB1781" w:rsidRDefault="00704CAA" w:rsidP="00704CAA">
      <w:pPr>
        <w:pStyle w:val="EnglishHangEndNoCoptic"/>
      </w:pPr>
      <w:r w:rsidRPr="00AB1781">
        <w:tab/>
        <w:t xml:space="preserve">and boast of the </w:t>
      </w:r>
      <w:r>
        <w:t>abundance</w:t>
      </w:r>
      <w:r w:rsidRPr="00AB1781">
        <w:t xml:space="preserve"> of their wealth.</w:t>
      </w:r>
    </w:p>
    <w:p w14:paraId="23A40132" w14:textId="77777777" w:rsidR="00704CAA" w:rsidRPr="00AB1781" w:rsidRDefault="00704CAA" w:rsidP="00704CAA">
      <w:pPr>
        <w:pStyle w:val="EnglishHangNoCoptic"/>
      </w:pPr>
      <w:r w:rsidRPr="00AB1781">
        <w:t xml:space="preserve">8 A brother </w:t>
      </w:r>
      <w:r>
        <w:t>does not</w:t>
      </w:r>
      <w:r w:rsidRPr="00AB1781">
        <w:t xml:space="preserve"> redeem; </w:t>
      </w:r>
      <w:r>
        <w:t>will</w:t>
      </w:r>
      <w:r w:rsidRPr="00AB1781">
        <w:t xml:space="preserve"> a man redeem?</w:t>
      </w:r>
      <w:r w:rsidRPr="00AB1781">
        <w:rPr>
          <w:rStyle w:val="FootnoteReference"/>
        </w:rPr>
        <w:footnoteReference w:id="284"/>
      </w:r>
    </w:p>
    <w:p w14:paraId="65CE95D5" w14:textId="77777777" w:rsidR="00704CAA" w:rsidRPr="00AB1781" w:rsidRDefault="00704CAA" w:rsidP="00704CAA">
      <w:pPr>
        <w:pStyle w:val="EnglishHangEndNoCoptic"/>
      </w:pPr>
      <w:r w:rsidRPr="00AB1781">
        <w:tab/>
        <w:t xml:space="preserve">He </w:t>
      </w:r>
      <w:r>
        <w:t>will not</w:t>
      </w:r>
      <w:r w:rsidRPr="00AB1781">
        <w:t xml:space="preserve"> give </w:t>
      </w:r>
      <w:r>
        <w:t>his atonement</w:t>
      </w:r>
      <w:r>
        <w:rPr>
          <w:rStyle w:val="FootnoteReference"/>
        </w:rPr>
        <w:footnoteReference w:id="285"/>
      </w:r>
      <w:r w:rsidRPr="00AB1781">
        <w:t xml:space="preserve"> to God,</w:t>
      </w:r>
    </w:p>
    <w:p w14:paraId="4156EED6" w14:textId="77777777" w:rsidR="00704CAA" w:rsidRPr="00AB1781" w:rsidRDefault="00704CAA" w:rsidP="00704CAA">
      <w:pPr>
        <w:pStyle w:val="EnglishHangEndNoCoptic"/>
      </w:pPr>
      <w:r w:rsidRPr="00AB1781">
        <w:t>9 or the</w:t>
      </w:r>
      <w:r>
        <w:t xml:space="preserve"> price of his soul’s redemption.</w:t>
      </w:r>
    </w:p>
    <w:p w14:paraId="3F155525" w14:textId="77777777" w:rsidR="00704CAA" w:rsidRPr="00AB1781" w:rsidRDefault="00704CAA" w:rsidP="00704CAA">
      <w:pPr>
        <w:pStyle w:val="EnglishHangNoCoptic"/>
      </w:pPr>
      <w:r w:rsidRPr="00AB1781">
        <w:t xml:space="preserve">10 </w:t>
      </w:r>
      <w:r>
        <w:t>And he rested forever, and will yet live to the end,</w:t>
      </w:r>
    </w:p>
    <w:p w14:paraId="30703845" w14:textId="77777777" w:rsidR="00704CAA" w:rsidRPr="00AB1781" w:rsidRDefault="00704CAA" w:rsidP="00704CAA">
      <w:pPr>
        <w:pStyle w:val="EnglishHangNoCoptic"/>
      </w:pPr>
      <w:r w:rsidRPr="00AB1781">
        <w:tab/>
      </w:r>
      <w:r>
        <w:t xml:space="preserve">because </w:t>
      </w:r>
      <w:r w:rsidRPr="00AB1781">
        <w:t xml:space="preserve">he </w:t>
      </w:r>
      <w:r>
        <w:t xml:space="preserve">will not </w:t>
      </w:r>
      <w:r w:rsidRPr="00AB1781">
        <w:t>see corruption</w:t>
      </w:r>
    </w:p>
    <w:p w14:paraId="5C2B8203" w14:textId="77777777" w:rsidR="00704CAA" w:rsidRPr="00AB1781" w:rsidRDefault="00704CAA" w:rsidP="00704CAA">
      <w:pPr>
        <w:pStyle w:val="EnglishHangEndNoCoptic"/>
      </w:pPr>
      <w:r w:rsidRPr="00AB1781">
        <w:tab/>
        <w:t xml:space="preserve">when he sees the wise </w:t>
      </w:r>
      <w:r>
        <w:t>people die.</w:t>
      </w:r>
    </w:p>
    <w:p w14:paraId="0C2789DB" w14:textId="77777777" w:rsidR="00704CAA" w:rsidRPr="00AB1781" w:rsidRDefault="00704CAA" w:rsidP="00704CAA">
      <w:pPr>
        <w:pStyle w:val="EnglishHangNoCoptic"/>
      </w:pPr>
      <w:r w:rsidRPr="00AB1781">
        <w:t xml:space="preserve">11 </w:t>
      </w:r>
      <w:r>
        <w:t>F</w:t>
      </w:r>
      <w:r w:rsidRPr="00AB1781">
        <w:t xml:space="preserve">ool and </w:t>
      </w:r>
      <w:r>
        <w:t>senseless men</w:t>
      </w:r>
      <w:r w:rsidRPr="00AB1781">
        <w:t xml:space="preserve"> perish together,</w:t>
      </w:r>
    </w:p>
    <w:p w14:paraId="63E04516" w14:textId="77777777" w:rsidR="00704CAA" w:rsidRPr="00AB1781" w:rsidRDefault="00704CAA" w:rsidP="00704CAA">
      <w:pPr>
        <w:pStyle w:val="EnglishHangEndNoCoptic"/>
      </w:pPr>
      <w:r>
        <w:tab/>
        <w:t xml:space="preserve">and </w:t>
      </w:r>
      <w:r w:rsidRPr="00AB1781">
        <w:t xml:space="preserve">leave their </w:t>
      </w:r>
      <w:r>
        <w:t>wealth to strangers;</w:t>
      </w:r>
    </w:p>
    <w:p w14:paraId="2DC7557A" w14:textId="77777777" w:rsidR="00704CAA" w:rsidRPr="00AB1781" w:rsidRDefault="00704CAA" w:rsidP="00704CAA">
      <w:pPr>
        <w:pStyle w:val="EnglishHangNoCoptic"/>
      </w:pPr>
      <w:r>
        <w:t>12 a</w:t>
      </w:r>
      <w:r w:rsidRPr="00AB1781">
        <w:t xml:space="preserve">nd their graves are their homes </w:t>
      </w:r>
      <w:r>
        <w:t>forever</w:t>
      </w:r>
      <w:r w:rsidRPr="00AB1781">
        <w:t>,</w:t>
      </w:r>
    </w:p>
    <w:p w14:paraId="53270628" w14:textId="77777777" w:rsidR="00704CAA" w:rsidRPr="00AB1781" w:rsidRDefault="00704CAA" w:rsidP="00704CAA">
      <w:pPr>
        <w:pStyle w:val="EnglishHangNoCoptic"/>
      </w:pPr>
      <w:r w:rsidRPr="00AB1781">
        <w:tab/>
        <w:t>their dwelling-places</w:t>
      </w:r>
      <w:r>
        <w:rPr>
          <w:rStyle w:val="FootnoteReference"/>
        </w:rPr>
        <w:footnoteReference w:id="286"/>
      </w:r>
      <w:r w:rsidRPr="00AB1781">
        <w:t xml:space="preserve"> </w:t>
      </w:r>
      <w:r>
        <w:t>from generation to generation.</w:t>
      </w:r>
    </w:p>
    <w:p w14:paraId="1B240865" w14:textId="77777777" w:rsidR="00704CAA" w:rsidRPr="00AB1781" w:rsidRDefault="00704CAA" w:rsidP="00704CAA">
      <w:pPr>
        <w:pStyle w:val="EnglishHangEndNoCoptic"/>
      </w:pPr>
      <w:r>
        <w:tab/>
        <w:t>T</w:t>
      </w:r>
      <w:r w:rsidRPr="00AB1781">
        <w:t>hey call</w:t>
      </w:r>
      <w:r>
        <w:t>ed</w:t>
      </w:r>
      <w:r w:rsidRPr="00AB1781">
        <w:t xml:space="preserve"> their lands after their own names.</w:t>
      </w:r>
    </w:p>
    <w:p w14:paraId="5062D8B1" w14:textId="77777777" w:rsidR="00704CAA" w:rsidRPr="00AB1781" w:rsidRDefault="00704CAA" w:rsidP="00704CAA">
      <w:pPr>
        <w:pStyle w:val="EnglishHangNoCoptic"/>
      </w:pPr>
      <w:r w:rsidRPr="00AB1781">
        <w:t xml:space="preserve">13 </w:t>
      </w:r>
      <w:r>
        <w:t>An honoured</w:t>
      </w:r>
      <w:r w:rsidRPr="00AB1781">
        <w:t xml:space="preserve"> man d</w:t>
      </w:r>
      <w:r>
        <w:t>id not understand;</w:t>
      </w:r>
    </w:p>
    <w:p w14:paraId="7B1FDB82"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103508EF" w14:textId="77777777" w:rsidR="00704CAA" w:rsidRPr="00A6346F" w:rsidRDefault="00704CAA" w:rsidP="00704CAA">
      <w:pPr>
        <w:pStyle w:val="EnglishHangEndNoCoptic"/>
      </w:pPr>
      <w:r w:rsidRPr="00AB1781">
        <w:tab/>
        <w:t xml:space="preserve">and </w:t>
      </w:r>
      <w:r>
        <w:t>became</w:t>
      </w:r>
      <w:r w:rsidRPr="00AB1781">
        <w:t xml:space="preserve"> like them.</w:t>
      </w:r>
    </w:p>
    <w:p w14:paraId="5DA4724B" w14:textId="77777777" w:rsidR="00704CAA" w:rsidRPr="00AB1781" w:rsidRDefault="00704CAA" w:rsidP="00704CAA">
      <w:pPr>
        <w:pStyle w:val="EnglishHangNoCoptic"/>
      </w:pPr>
      <w:r w:rsidRPr="00AB1781">
        <w:t xml:space="preserve">14 </w:t>
      </w:r>
      <w:r>
        <w:t>Their</w:t>
      </w:r>
      <w:r w:rsidRPr="00AB1781">
        <w:t xml:space="preserve"> way</w:t>
      </w:r>
      <w:r>
        <w:t xml:space="preserve"> i</w:t>
      </w:r>
      <w:r w:rsidRPr="00AB1781">
        <w:t>s a pitfall to them,</w:t>
      </w:r>
    </w:p>
    <w:p w14:paraId="08C18D4D" w14:textId="77777777" w:rsidR="00704CAA" w:rsidRPr="00AB1781" w:rsidRDefault="00704CAA" w:rsidP="00704CAA">
      <w:pPr>
        <w:pStyle w:val="EnglishHangEndNoCoptic"/>
      </w:pPr>
      <w:r w:rsidRPr="00AB1781">
        <w:tab/>
        <w:t xml:space="preserve">yet </w:t>
      </w:r>
      <w:r>
        <w:t>afterwards their mouths express contentment</w:t>
      </w:r>
      <w:r w:rsidRPr="00AB1781">
        <w:t xml:space="preserve">. </w:t>
      </w:r>
      <w:r w:rsidRPr="00AB1781">
        <w:rPr>
          <w:i/>
        </w:rPr>
        <w:t>(Pause)</w:t>
      </w:r>
    </w:p>
    <w:p w14:paraId="04568596" w14:textId="77777777" w:rsidR="00704CAA" w:rsidRPr="00AB1781" w:rsidRDefault="00704CAA" w:rsidP="00704CAA">
      <w:pPr>
        <w:pStyle w:val="EnglishHangNoCoptic"/>
      </w:pPr>
      <w:r w:rsidRPr="00AB1781">
        <w:t xml:space="preserve">15 They </w:t>
      </w:r>
      <w:r>
        <w:t>are placed in</w:t>
      </w:r>
      <w:r w:rsidRPr="00AB1781">
        <w:t xml:space="preserve"> </w:t>
      </w:r>
      <w:r>
        <w:t>Hades like sheep;</w:t>
      </w:r>
    </w:p>
    <w:p w14:paraId="064F9154" w14:textId="77777777" w:rsidR="00704CAA" w:rsidRPr="00AB1781" w:rsidRDefault="00704CAA" w:rsidP="00704CAA">
      <w:pPr>
        <w:pStyle w:val="EnglishHangNoCoptic"/>
      </w:pPr>
      <w:r w:rsidRPr="00AB1781">
        <w:tab/>
        <w:t>d</w:t>
      </w:r>
      <w:r>
        <w:t>eath will shepherd them;</w:t>
      </w:r>
    </w:p>
    <w:p w14:paraId="35870215" w14:textId="77777777" w:rsidR="00704CAA" w:rsidRPr="00AB1781" w:rsidRDefault="00704CAA" w:rsidP="00704CAA">
      <w:pPr>
        <w:pStyle w:val="EnglishHangNoCoptic"/>
      </w:pPr>
      <w:r w:rsidRPr="00AB1781">
        <w:tab/>
        <w:t xml:space="preserve">But </w:t>
      </w:r>
      <w:r>
        <w:t>the upright will have dominion over them at d</w:t>
      </w:r>
      <w:r w:rsidRPr="00AB1781">
        <w:t>awn,</w:t>
      </w:r>
    </w:p>
    <w:p w14:paraId="1767ACCF" w14:textId="77777777" w:rsidR="00704CAA" w:rsidRPr="00AB1781" w:rsidRDefault="00704CAA" w:rsidP="00704CAA">
      <w:pPr>
        <w:pStyle w:val="EnglishHangEndNoCoptic"/>
      </w:pPr>
      <w:r w:rsidRPr="00AB1781">
        <w:tab/>
        <w:t xml:space="preserve">and their help will </w:t>
      </w:r>
      <w:r>
        <w:t>grow old</w:t>
      </w:r>
      <w:r w:rsidRPr="00AB1781">
        <w:t xml:space="preserve"> in </w:t>
      </w:r>
      <w:r>
        <w:t>Hades, away from their glory</w:t>
      </w:r>
      <w:r w:rsidRPr="00AB1781">
        <w:t>.</w:t>
      </w:r>
    </w:p>
    <w:p w14:paraId="7F5D381E" w14:textId="77777777" w:rsidR="00704CAA" w:rsidRPr="00AB1781" w:rsidRDefault="00704CAA" w:rsidP="00704CAA">
      <w:pPr>
        <w:pStyle w:val="EnglishHangNoCoptic"/>
      </w:pPr>
      <w:r w:rsidRPr="00AB1781">
        <w:t>16 But God will redeem my soul</w:t>
      </w:r>
    </w:p>
    <w:p w14:paraId="363EDC92" w14:textId="77777777" w:rsidR="00704CAA" w:rsidRPr="00AB1781" w:rsidRDefault="00704CAA" w:rsidP="00704CAA">
      <w:pPr>
        <w:pStyle w:val="EnglishHangNoCoptic"/>
      </w:pPr>
      <w:r w:rsidRPr="00AB1781">
        <w:tab/>
        <w:t xml:space="preserve">from the </w:t>
      </w:r>
      <w:r>
        <w:t>hand</w:t>
      </w:r>
      <w:r w:rsidRPr="00AB1781">
        <w:t xml:space="preserve"> of </w:t>
      </w:r>
      <w:r>
        <w:t>Hades</w:t>
      </w:r>
      <w:r w:rsidRPr="00AB1781">
        <w:t>,</w:t>
      </w:r>
    </w:p>
    <w:p w14:paraId="24A0A8AE" w14:textId="77777777" w:rsidR="00704CAA" w:rsidRPr="00AB1781" w:rsidRDefault="00704CAA" w:rsidP="00704CAA">
      <w:pPr>
        <w:pStyle w:val="EnglishHangEndNoCoptic"/>
      </w:pPr>
      <w:r w:rsidRPr="00AB1781">
        <w:tab/>
        <w:t xml:space="preserve">when He receives me. </w:t>
      </w:r>
      <w:r w:rsidRPr="00AB1781">
        <w:rPr>
          <w:i/>
        </w:rPr>
        <w:t>(Pause)</w:t>
      </w:r>
    </w:p>
    <w:p w14:paraId="4273D44E" w14:textId="77777777" w:rsidR="00704CAA" w:rsidRPr="00AB1781" w:rsidRDefault="00704CAA" w:rsidP="00704CAA">
      <w:pPr>
        <w:pStyle w:val="EnglishHangNoCoptic"/>
      </w:pPr>
      <w:r w:rsidRPr="00AB1781">
        <w:t xml:space="preserve">17 </w:t>
      </w:r>
      <w:r>
        <w:t>Do not be afraid</w:t>
      </w:r>
      <w:r w:rsidRPr="00AB1781">
        <w:t xml:space="preserve"> when a man </w:t>
      </w:r>
      <w:r>
        <w:t>becomes</w:t>
      </w:r>
      <w:r w:rsidRPr="00AB1781">
        <w:t xml:space="preserve"> rich</w:t>
      </w:r>
      <w:r>
        <w:t>,</w:t>
      </w:r>
    </w:p>
    <w:p w14:paraId="70A49DE8" w14:textId="77777777" w:rsidR="00704CAA" w:rsidRPr="00AB1781" w:rsidRDefault="00704CAA" w:rsidP="00704CAA">
      <w:pPr>
        <w:pStyle w:val="EnglishHangEndNoCoptic"/>
      </w:pPr>
      <w:r w:rsidRPr="00AB1781">
        <w:tab/>
      </w:r>
      <w:r>
        <w:t>and</w:t>
      </w:r>
      <w:r w:rsidRPr="00AB1781">
        <w:t xml:space="preserve"> when the glory of his house </w:t>
      </w:r>
      <w:r>
        <w:t>increases,</w:t>
      </w:r>
    </w:p>
    <w:p w14:paraId="764ACADC" w14:textId="77777777" w:rsidR="00704CAA" w:rsidRPr="00AB1781" w:rsidRDefault="00704CAA" w:rsidP="00704CAA">
      <w:pPr>
        <w:pStyle w:val="EnglishHangNoCoptic"/>
      </w:pPr>
      <w:r w:rsidRPr="00AB1781">
        <w:t>18 for he will take nothing with him when he dies,</w:t>
      </w:r>
    </w:p>
    <w:p w14:paraId="2E55443F" w14:textId="77777777" w:rsidR="00704CAA" w:rsidRPr="00AB1781" w:rsidRDefault="00704CAA" w:rsidP="00704CAA">
      <w:pPr>
        <w:pStyle w:val="EnglishHangEndNoCoptic"/>
      </w:pPr>
      <w:r w:rsidRPr="00AB1781">
        <w:tab/>
        <w:t xml:space="preserve">and his </w:t>
      </w:r>
      <w:r>
        <w:t>glory will not descend with him,</w:t>
      </w:r>
    </w:p>
    <w:p w14:paraId="1827F523" w14:textId="77777777" w:rsidR="00704CAA" w:rsidRPr="00AB1781" w:rsidRDefault="00704CAA" w:rsidP="00704CAA">
      <w:pPr>
        <w:pStyle w:val="EnglishHangNoCoptic"/>
      </w:pPr>
      <w:r w:rsidRPr="00AB1781">
        <w:lastRenderedPageBreak/>
        <w:t xml:space="preserve">19 </w:t>
      </w:r>
      <w:r>
        <w:t>because</w:t>
      </w:r>
      <w:r w:rsidRPr="00AB1781">
        <w:t xml:space="preserve"> during his life his soul </w:t>
      </w:r>
      <w:r>
        <w:t>will be</w:t>
      </w:r>
      <w:r w:rsidRPr="00AB1781">
        <w:t xml:space="preserve"> blessed</w:t>
      </w:r>
      <w:r>
        <w:t>;</w:t>
      </w:r>
    </w:p>
    <w:p w14:paraId="4FF407CC" w14:textId="77777777" w:rsidR="00704CAA" w:rsidRPr="00AB1781" w:rsidRDefault="00704CAA" w:rsidP="00704CAA">
      <w:pPr>
        <w:pStyle w:val="EnglishHangEndNoCoptic"/>
      </w:pPr>
      <w:r w:rsidRPr="00AB1781">
        <w:tab/>
      </w:r>
      <w:r>
        <w:t>h</w:t>
      </w:r>
      <w:r w:rsidRPr="00AB1781">
        <w:t xml:space="preserve">e </w:t>
      </w:r>
      <w:r>
        <w:t>will confess</w:t>
      </w:r>
      <w:r>
        <w:rPr>
          <w:rStyle w:val="FootnoteReference"/>
        </w:rPr>
        <w:footnoteReference w:id="287"/>
      </w:r>
      <w:r w:rsidRPr="00AB1781">
        <w:t xml:space="preserve"> </w:t>
      </w:r>
      <w:r>
        <w:t>You</w:t>
      </w:r>
      <w:r w:rsidRPr="00AB1781">
        <w:t xml:space="preserve"> when </w:t>
      </w:r>
      <w:r>
        <w:t>You</w:t>
      </w:r>
      <w:r w:rsidRPr="00AB1781">
        <w:t xml:space="preserve"> </w:t>
      </w:r>
      <w:r>
        <w:t>treat</w:t>
      </w:r>
      <w:r w:rsidRPr="00AB1781">
        <w:t xml:space="preserve"> him</w:t>
      </w:r>
      <w:r>
        <w:t xml:space="preserve"> well;</w:t>
      </w:r>
    </w:p>
    <w:p w14:paraId="5FDBECE8" w14:textId="77777777" w:rsidR="00704CAA" w:rsidRPr="00AB1781" w:rsidRDefault="00704CAA" w:rsidP="00704CAA">
      <w:pPr>
        <w:pStyle w:val="EnglishHangNoCoptic"/>
      </w:pPr>
      <w:r w:rsidRPr="00AB1781">
        <w:t xml:space="preserve">20 </w:t>
      </w:r>
      <w:r>
        <w:t>h</w:t>
      </w:r>
      <w:r w:rsidRPr="00AB1781">
        <w:t>e will join his fathers</w:t>
      </w:r>
      <w:r>
        <w:t>;</w:t>
      </w:r>
    </w:p>
    <w:p w14:paraId="131C6B48" w14:textId="77777777" w:rsidR="00704CAA" w:rsidRPr="00AB1781" w:rsidRDefault="00704CAA" w:rsidP="00704CAA">
      <w:pPr>
        <w:pStyle w:val="EnglishHangEndNoCoptic"/>
      </w:pPr>
      <w:r w:rsidRPr="00AB1781">
        <w:tab/>
      </w:r>
      <w:r>
        <w:t>he</w:t>
      </w:r>
      <w:r w:rsidRPr="00AB1781">
        <w:t xml:space="preserve"> will never see the light</w:t>
      </w:r>
      <w:r>
        <w:t xml:space="preserve"> again</w:t>
      </w:r>
      <w:r w:rsidRPr="00AB1781">
        <w:t>.</w:t>
      </w:r>
    </w:p>
    <w:p w14:paraId="444C6B51" w14:textId="77777777" w:rsidR="00704CAA" w:rsidRPr="00AB1781" w:rsidRDefault="00704CAA" w:rsidP="00704CAA">
      <w:pPr>
        <w:pStyle w:val="EnglishHangNoCoptic"/>
      </w:pPr>
      <w:r w:rsidRPr="00AB1781">
        <w:t xml:space="preserve">21 </w:t>
      </w:r>
      <w:r>
        <w:t>An honoured m</w:t>
      </w:r>
      <w:r w:rsidRPr="00AB1781">
        <w:t xml:space="preserve">an </w:t>
      </w:r>
      <w:r>
        <w:t>did not understand;</w:t>
      </w:r>
    </w:p>
    <w:p w14:paraId="42BDEB2D" w14:textId="77777777" w:rsidR="00704CAA" w:rsidRPr="00AB1781" w:rsidRDefault="00704CAA" w:rsidP="00704CAA">
      <w:pPr>
        <w:pStyle w:val="EnglishHangNoCoptic"/>
      </w:pPr>
      <w:r w:rsidRPr="00AB1781">
        <w:tab/>
        <w:t xml:space="preserve">he </w:t>
      </w:r>
      <w:r>
        <w:t>resembled</w:t>
      </w:r>
      <w:r w:rsidRPr="00AB1781">
        <w:t xml:space="preserve"> </w:t>
      </w:r>
      <w:r>
        <w:t>senseless</w:t>
      </w:r>
      <w:r w:rsidRPr="00AB1781">
        <w:t xml:space="preserve"> </w:t>
      </w:r>
      <w:r>
        <w:t>beasts,</w:t>
      </w:r>
    </w:p>
    <w:p w14:paraId="0AF3F4A5" w14:textId="77777777" w:rsidR="00704CAA" w:rsidRPr="00A6346F" w:rsidRDefault="00704CAA" w:rsidP="00704CAA">
      <w:pPr>
        <w:pStyle w:val="EnglishHangEndNoCoptic"/>
      </w:pPr>
      <w:r w:rsidRPr="00AB1781">
        <w:tab/>
        <w:t xml:space="preserve">and </w:t>
      </w:r>
      <w:r>
        <w:t>became</w:t>
      </w:r>
      <w:r w:rsidRPr="00AB1781">
        <w:t xml:space="preserve"> like them.</w:t>
      </w:r>
    </w:p>
    <w:p w14:paraId="4BFD0282" w14:textId="77777777" w:rsidR="00704CAA" w:rsidRDefault="00704CAA" w:rsidP="00704CAA">
      <w:pPr>
        <w:pStyle w:val="EnglishHangNoCoptic"/>
      </w:pPr>
      <w:r>
        <w:t>Glory…</w:t>
      </w:r>
    </w:p>
    <w:p w14:paraId="44560147" w14:textId="77777777" w:rsidR="00704CAA" w:rsidRPr="00A6346F" w:rsidRDefault="00704CAA" w:rsidP="00704CAA">
      <w:pPr>
        <w:pStyle w:val="Heading4"/>
      </w:pPr>
      <w:r>
        <w:t>Psalm</w:t>
      </w:r>
      <w:r w:rsidRPr="00AB1781">
        <w:t xml:space="preserve"> 49</w:t>
      </w:r>
      <w:r>
        <w:t>: “The God of gods, the Lord, spoke”</w:t>
      </w:r>
    </w:p>
    <w:p w14:paraId="327BE8A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5698D25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Sins of Formalism and Hypocrisy</w:t>
      </w:r>
    </w:p>
    <w:p w14:paraId="3FCA29A0" w14:textId="77777777" w:rsidR="00704CAA" w:rsidRPr="00A6346F" w:rsidRDefault="00704CAA" w:rsidP="00704CAA">
      <w:pPr>
        <w:pStyle w:val="Rubric"/>
      </w:pPr>
      <w:r w:rsidRPr="00AB1781">
        <w:t>(A Psalm by Asaph)</w:t>
      </w:r>
    </w:p>
    <w:p w14:paraId="49ABA6AE" w14:textId="77777777" w:rsidR="00704CAA" w:rsidRPr="00AB1781" w:rsidRDefault="00704CAA" w:rsidP="00704CAA">
      <w:pPr>
        <w:pStyle w:val="EnglishHangNoCoptic"/>
      </w:pPr>
      <w:r w:rsidRPr="00AB1781">
        <w:t xml:space="preserve">1 The God of gods, the Lord, </w:t>
      </w:r>
      <w:r>
        <w:t>spoke,</w:t>
      </w:r>
    </w:p>
    <w:p w14:paraId="59264CF5" w14:textId="77777777" w:rsidR="00704CAA" w:rsidRPr="00AB1781" w:rsidRDefault="00704CAA" w:rsidP="00704CAA">
      <w:pPr>
        <w:pStyle w:val="EnglishHangNoCoptic"/>
      </w:pPr>
      <w:r w:rsidRPr="00AB1781">
        <w:tab/>
        <w:t xml:space="preserve">and </w:t>
      </w:r>
      <w:r>
        <w:t>summoned</w:t>
      </w:r>
      <w:r w:rsidRPr="00AB1781">
        <w:t xml:space="preserve"> the earth</w:t>
      </w:r>
    </w:p>
    <w:p w14:paraId="2D63347D" w14:textId="77777777" w:rsidR="00704CAA" w:rsidRPr="00AB1781" w:rsidRDefault="00704CAA" w:rsidP="00704CAA">
      <w:pPr>
        <w:pStyle w:val="EnglishHangEndNoCoptic"/>
      </w:pPr>
      <w:r w:rsidRPr="00AB1781">
        <w:tab/>
        <w:t>from sunrise to sunset.</w:t>
      </w:r>
    </w:p>
    <w:p w14:paraId="51E15EF3" w14:textId="77777777" w:rsidR="00704CAA" w:rsidRPr="00AB1781" w:rsidRDefault="00704CAA" w:rsidP="00704CAA">
      <w:pPr>
        <w:pStyle w:val="EnglishHangNoCoptic"/>
      </w:pPr>
      <w:r w:rsidRPr="00AB1781">
        <w:t xml:space="preserve">2 </w:t>
      </w:r>
      <w:r>
        <w:t>The splendor of His beauty has appeared out of Zion.</w:t>
      </w:r>
    </w:p>
    <w:p w14:paraId="4E046B51" w14:textId="77777777" w:rsidR="00704CAA" w:rsidRPr="00AB1781" w:rsidRDefault="00704CAA" w:rsidP="00704CAA">
      <w:pPr>
        <w:pStyle w:val="EnglishHangEndNoCoptic"/>
      </w:pPr>
      <w:r w:rsidRPr="00AB1781">
        <w:tab/>
      </w:r>
      <w:r>
        <w:t>God will come openly,</w:t>
      </w:r>
    </w:p>
    <w:p w14:paraId="1A95D081" w14:textId="77777777" w:rsidR="00704CAA" w:rsidRPr="00AB1781" w:rsidRDefault="00704CAA" w:rsidP="00704CAA">
      <w:pPr>
        <w:pStyle w:val="EnglishHangNoCoptic"/>
      </w:pPr>
      <w:r w:rsidRPr="00AB1781">
        <w:t xml:space="preserve">3 </w:t>
      </w:r>
      <w:r>
        <w:t>our God—He will not pass by in</w:t>
      </w:r>
      <w:r w:rsidRPr="00AB1781">
        <w:t xml:space="preserve"> si</w:t>
      </w:r>
      <w:r>
        <w:t>lence;</w:t>
      </w:r>
    </w:p>
    <w:p w14:paraId="006CA2AF" w14:textId="77777777" w:rsidR="00704CAA" w:rsidRPr="00AB1781" w:rsidRDefault="00704CAA" w:rsidP="00704CAA">
      <w:pPr>
        <w:pStyle w:val="EnglishHangNoCoptic"/>
      </w:pPr>
      <w:r w:rsidRPr="00AB1781">
        <w:tab/>
        <w:t>A fire will burn before Him,</w:t>
      </w:r>
    </w:p>
    <w:p w14:paraId="62A9C16E" w14:textId="77777777" w:rsidR="00704CAA" w:rsidRPr="00AB1781" w:rsidRDefault="00704CAA" w:rsidP="00704CAA">
      <w:pPr>
        <w:pStyle w:val="EnglishHangEndNoCoptic"/>
      </w:pPr>
      <w:r w:rsidRPr="00AB1781">
        <w:tab/>
        <w:t>and a mighty storm will rage round Him.</w:t>
      </w:r>
    </w:p>
    <w:p w14:paraId="256E7919" w14:textId="77777777" w:rsidR="00704CAA" w:rsidRPr="00AB1781" w:rsidRDefault="00704CAA" w:rsidP="00704CAA">
      <w:pPr>
        <w:pStyle w:val="EnglishHangNoCoptic"/>
      </w:pPr>
      <w:r w:rsidRPr="00AB1781">
        <w:t>4 He will summon heaven above</w:t>
      </w:r>
    </w:p>
    <w:p w14:paraId="1A2874BF" w14:textId="77777777" w:rsidR="00704CAA" w:rsidRPr="00AB1781" w:rsidRDefault="00704CAA" w:rsidP="00704CAA">
      <w:pPr>
        <w:pStyle w:val="EnglishHangEndNoCoptic"/>
      </w:pPr>
      <w:r w:rsidRPr="00AB1781">
        <w:tab/>
        <w:t>and the earth to judge His people.</w:t>
      </w:r>
    </w:p>
    <w:p w14:paraId="1D1393DD" w14:textId="77777777" w:rsidR="00704CAA" w:rsidRPr="00AB1781" w:rsidRDefault="00704CAA" w:rsidP="00704CAA">
      <w:pPr>
        <w:pStyle w:val="EnglishHangNoCoptic"/>
      </w:pPr>
      <w:r w:rsidRPr="00AB1781">
        <w:t>5 Gather His saints together to Him—</w:t>
      </w:r>
    </w:p>
    <w:p w14:paraId="131C3BE9" w14:textId="77777777" w:rsidR="00704CAA" w:rsidRPr="00AB1781" w:rsidRDefault="00704CAA" w:rsidP="00704CAA">
      <w:pPr>
        <w:pStyle w:val="EnglishHangEndNoCoptic"/>
      </w:pPr>
      <w:r w:rsidRPr="00AB1781">
        <w:tab/>
        <w:t xml:space="preserve">those who </w:t>
      </w:r>
      <w:r>
        <w:t>establish His</w:t>
      </w:r>
      <w:r w:rsidRPr="00AB1781">
        <w:t xml:space="preserve"> covenant </w:t>
      </w:r>
      <w:r>
        <w:t>by</w:t>
      </w:r>
      <w:r w:rsidRPr="00AB1781">
        <w:t xml:space="preserve"> sacrifice</w:t>
      </w:r>
      <w:r>
        <w:t>s;</w:t>
      </w:r>
    </w:p>
    <w:p w14:paraId="3D331D15" w14:textId="77777777" w:rsidR="00704CAA" w:rsidRPr="00AB1781" w:rsidRDefault="00704CAA" w:rsidP="00704CAA">
      <w:pPr>
        <w:pStyle w:val="EnglishHangNoCoptic"/>
      </w:pPr>
      <w:r w:rsidRPr="00AB1781">
        <w:t xml:space="preserve">6 And the heavens will declare His </w:t>
      </w:r>
      <w:r>
        <w:t>righteousness</w:t>
      </w:r>
      <w:r w:rsidRPr="00AB1781">
        <w:t>,</w:t>
      </w:r>
    </w:p>
    <w:p w14:paraId="6CEF7462" w14:textId="77777777" w:rsidR="00704CAA" w:rsidRPr="00AB1781" w:rsidRDefault="00704CAA" w:rsidP="00704CAA">
      <w:pPr>
        <w:pStyle w:val="EnglishHangEndNoCoptic"/>
      </w:pPr>
      <w:r w:rsidRPr="00AB1781">
        <w:tab/>
        <w:t xml:space="preserve">for God is judge. </w:t>
      </w:r>
      <w:r w:rsidRPr="00AB1781">
        <w:rPr>
          <w:i/>
        </w:rPr>
        <w:t>(Pause)</w:t>
      </w:r>
    </w:p>
    <w:p w14:paraId="3950D7ED" w14:textId="77777777" w:rsidR="00704CAA" w:rsidRPr="00AB1781" w:rsidRDefault="00704CAA" w:rsidP="00704CAA">
      <w:pPr>
        <w:pStyle w:val="EnglishHangNoCoptic"/>
      </w:pPr>
      <w:r>
        <w:t>7 “Hear</w:t>
      </w:r>
      <w:r w:rsidRPr="00AB1781">
        <w:t xml:space="preserve">, </w:t>
      </w:r>
      <w:r>
        <w:t xml:space="preserve">O </w:t>
      </w:r>
      <w:r w:rsidRPr="00AB1781">
        <w:t>My people, and I will speak</w:t>
      </w:r>
      <w:r>
        <w:t xml:space="preserve"> to you,</w:t>
      </w:r>
    </w:p>
    <w:p w14:paraId="6D78708B" w14:textId="77777777" w:rsidR="00704CAA" w:rsidRPr="00AB1781" w:rsidRDefault="00704CAA" w:rsidP="00704CAA">
      <w:pPr>
        <w:pStyle w:val="EnglishHangNoCoptic"/>
      </w:pPr>
      <w:r w:rsidRPr="00AB1781">
        <w:tab/>
        <w:t xml:space="preserve">O Israel, </w:t>
      </w:r>
      <w:r>
        <w:t>and I will testify against you;</w:t>
      </w:r>
    </w:p>
    <w:p w14:paraId="40826F58" w14:textId="77777777" w:rsidR="00704CAA" w:rsidRPr="00AB1781" w:rsidRDefault="00704CAA" w:rsidP="00704CAA">
      <w:pPr>
        <w:pStyle w:val="EnglishHangEndNoCoptic"/>
      </w:pPr>
      <w:r w:rsidRPr="00AB1781">
        <w:tab/>
        <w:t>I am God, your God.</w:t>
      </w:r>
    </w:p>
    <w:p w14:paraId="66F65DB4" w14:textId="77777777" w:rsidR="00704CAA" w:rsidRPr="00AB1781" w:rsidRDefault="00704CAA" w:rsidP="00704CAA">
      <w:pPr>
        <w:pStyle w:val="EnglishHangNoCoptic"/>
      </w:pPr>
      <w:r w:rsidRPr="00AB1781">
        <w:lastRenderedPageBreak/>
        <w:t xml:space="preserve">8 </w:t>
      </w:r>
      <w:r>
        <w:t>[It is] not for your sacrifices [that] I will rebuke you,</w:t>
      </w:r>
      <w:r>
        <w:rPr>
          <w:rStyle w:val="FootnoteReference"/>
        </w:rPr>
        <w:footnoteReference w:id="288"/>
      </w:r>
    </w:p>
    <w:p w14:paraId="1475C152" w14:textId="77777777" w:rsidR="00704CAA" w:rsidRPr="00AB1781" w:rsidRDefault="00704CAA" w:rsidP="00704CAA">
      <w:pPr>
        <w:pStyle w:val="EnglishHangEndNoCoptic"/>
      </w:pPr>
      <w:r w:rsidRPr="00AB1781">
        <w:tab/>
        <w:t xml:space="preserve">your whole burnt-offerings are </w:t>
      </w:r>
      <w:r>
        <w:t xml:space="preserve">continually </w:t>
      </w:r>
      <w:r w:rsidRPr="00AB1781">
        <w:t>before Me.</w:t>
      </w:r>
    </w:p>
    <w:p w14:paraId="04863518" w14:textId="77777777" w:rsidR="00704CAA" w:rsidRPr="00AB1781" w:rsidRDefault="00704CAA" w:rsidP="00704CAA">
      <w:pPr>
        <w:pStyle w:val="EnglishHangNoCoptic"/>
      </w:pPr>
      <w:r w:rsidRPr="00AB1781">
        <w:t xml:space="preserve">9 </w:t>
      </w:r>
      <w:r>
        <w:t>I will not accept calves</w:t>
      </w:r>
      <w:r w:rsidRPr="00AB1781">
        <w:t xml:space="preserve"> from your </w:t>
      </w:r>
      <w:r>
        <w:t>house</w:t>
      </w:r>
      <w:r w:rsidRPr="00AB1781">
        <w:t>,</w:t>
      </w:r>
    </w:p>
    <w:p w14:paraId="2BAF8614" w14:textId="77777777" w:rsidR="00704CAA" w:rsidRPr="00AB1781" w:rsidRDefault="00704CAA" w:rsidP="00704CAA">
      <w:pPr>
        <w:pStyle w:val="EnglishHangEndNoCoptic"/>
      </w:pPr>
      <w:r w:rsidRPr="00AB1781">
        <w:tab/>
        <w:t xml:space="preserve">nor he-goats from your </w:t>
      </w:r>
      <w:r>
        <w:t>flocks</w:t>
      </w:r>
      <w:r w:rsidRPr="00AB1781">
        <w:t>.</w:t>
      </w:r>
    </w:p>
    <w:p w14:paraId="07B77520" w14:textId="77777777" w:rsidR="00704CAA" w:rsidRPr="00AB1781" w:rsidRDefault="00704CAA" w:rsidP="00704CAA">
      <w:pPr>
        <w:pStyle w:val="EnglishHangNoCoptic"/>
      </w:pPr>
      <w:r w:rsidRPr="00AB1781">
        <w:t xml:space="preserve">10 For all the </w:t>
      </w:r>
      <w:r>
        <w:t>wild animals</w:t>
      </w:r>
      <w:r w:rsidRPr="00AB1781">
        <w:t xml:space="preserve"> of the forest are Mine,</w:t>
      </w:r>
    </w:p>
    <w:p w14:paraId="24150785" w14:textId="77777777" w:rsidR="00704CAA" w:rsidRPr="00AB1781" w:rsidRDefault="00704CAA" w:rsidP="00704CAA">
      <w:pPr>
        <w:pStyle w:val="EnglishHangEndNoCoptic"/>
      </w:pPr>
      <w:r w:rsidRPr="00AB1781">
        <w:tab/>
        <w:t xml:space="preserve">the cattle </w:t>
      </w:r>
      <w:r>
        <w:t xml:space="preserve">and beasts </w:t>
      </w:r>
      <w:r w:rsidRPr="00AB1781">
        <w:t>on the mountains.</w:t>
      </w:r>
    </w:p>
    <w:p w14:paraId="55CE4A50" w14:textId="77777777" w:rsidR="00704CAA" w:rsidRPr="00AB1781" w:rsidRDefault="00704CAA" w:rsidP="00704CAA">
      <w:pPr>
        <w:pStyle w:val="EnglishHangNoCoptic"/>
      </w:pPr>
      <w:r w:rsidRPr="00AB1781">
        <w:t xml:space="preserve">11 I know all the birds of the </w:t>
      </w:r>
      <w:r>
        <w:t>air</w:t>
      </w:r>
      <w:r w:rsidRPr="00AB1781">
        <w:t>,</w:t>
      </w:r>
    </w:p>
    <w:p w14:paraId="6605C676" w14:textId="77777777" w:rsidR="00704CAA" w:rsidRPr="00AB1781" w:rsidRDefault="00704CAA" w:rsidP="00704CAA">
      <w:pPr>
        <w:pStyle w:val="EnglishHangEndNoCoptic"/>
      </w:pPr>
      <w:r w:rsidRPr="00AB1781">
        <w:tab/>
        <w:t xml:space="preserve">and the beauty of the </w:t>
      </w:r>
      <w:r>
        <w:t>field</w:t>
      </w:r>
      <w:r w:rsidRPr="00AB1781">
        <w:t xml:space="preserve"> is </w:t>
      </w:r>
      <w:r>
        <w:t>with Me</w:t>
      </w:r>
      <w:r w:rsidRPr="00AB1781">
        <w:t>.</w:t>
      </w:r>
    </w:p>
    <w:p w14:paraId="069B9030" w14:textId="77777777" w:rsidR="00704CAA" w:rsidRPr="00AB1781" w:rsidRDefault="00704CAA" w:rsidP="00704CAA">
      <w:pPr>
        <w:pStyle w:val="EnglishHangNoCoptic"/>
      </w:pPr>
      <w:r w:rsidRPr="00AB1781">
        <w:t xml:space="preserve">12 If I </w:t>
      </w:r>
      <w:r>
        <w:t>were</w:t>
      </w:r>
      <w:r w:rsidRPr="00AB1781">
        <w:t xml:space="preserve"> hungr</w:t>
      </w:r>
      <w:r>
        <w:t>y, I would not tell you,</w:t>
      </w:r>
    </w:p>
    <w:p w14:paraId="18F72375" w14:textId="77777777" w:rsidR="00704CAA" w:rsidRPr="00AB1781" w:rsidRDefault="00704CAA" w:rsidP="00704CAA">
      <w:pPr>
        <w:pStyle w:val="EnglishHangEndNoCoptic"/>
      </w:pPr>
      <w:r w:rsidRPr="00AB1781">
        <w:tab/>
        <w:t>for the world is Mine, and all that is in it.</w:t>
      </w:r>
    </w:p>
    <w:p w14:paraId="5C1804D0" w14:textId="77777777" w:rsidR="00704CAA" w:rsidRPr="00AB1781" w:rsidRDefault="00704CAA" w:rsidP="00704CAA">
      <w:pPr>
        <w:pStyle w:val="EnglishHangNoCoptic"/>
      </w:pPr>
      <w:r w:rsidRPr="00AB1781">
        <w:t>13 Am I to eat bulls’ flesh,</w:t>
      </w:r>
    </w:p>
    <w:p w14:paraId="207D7A14" w14:textId="77777777" w:rsidR="00704CAA" w:rsidRPr="00AB1781" w:rsidRDefault="00704CAA" w:rsidP="00704CAA">
      <w:pPr>
        <w:pStyle w:val="EnglishHangEndNoCoptic"/>
      </w:pPr>
      <w:r w:rsidRPr="00AB1781">
        <w:tab/>
        <w:t>or drink the blood of goats?</w:t>
      </w:r>
    </w:p>
    <w:p w14:paraId="08C114EE" w14:textId="77777777" w:rsidR="00704CAA" w:rsidRPr="00AB1781" w:rsidRDefault="00704CAA" w:rsidP="00704CAA">
      <w:pPr>
        <w:pStyle w:val="EnglishHangNoCoptic"/>
      </w:pPr>
      <w:r w:rsidRPr="00AB1781">
        <w:t>14 Offer to God a sacrifice of praise,</w:t>
      </w:r>
    </w:p>
    <w:p w14:paraId="724CA2C2" w14:textId="77777777" w:rsidR="00704CAA" w:rsidRPr="00AB1781" w:rsidRDefault="00704CAA" w:rsidP="00704CAA">
      <w:pPr>
        <w:pStyle w:val="EnglishHangEndNoCoptic"/>
      </w:pPr>
      <w:r w:rsidRPr="00AB1781">
        <w:tab/>
        <w:t>and pay your vows to the Most High.</w:t>
      </w:r>
    </w:p>
    <w:p w14:paraId="010CE471" w14:textId="77777777" w:rsidR="00704CAA" w:rsidRPr="00AB1781" w:rsidRDefault="00704CAA" w:rsidP="00704CAA">
      <w:pPr>
        <w:pStyle w:val="EnglishHangNoCoptic"/>
      </w:pPr>
      <w:r w:rsidRPr="00AB1781">
        <w:t xml:space="preserve">15 </w:t>
      </w:r>
      <w:r>
        <w:t>And</w:t>
      </w:r>
      <w:r w:rsidRPr="00AB1781">
        <w:t xml:space="preserve"> call upon Me in the day of </w:t>
      </w:r>
      <w:r>
        <w:t>affliction</w:t>
      </w:r>
      <w:r w:rsidRPr="00AB1781">
        <w:t>,</w:t>
      </w:r>
    </w:p>
    <w:p w14:paraId="66A46F2E" w14:textId="77777777" w:rsidR="00704CAA" w:rsidRPr="00AB1781" w:rsidRDefault="00704CAA" w:rsidP="00704CAA">
      <w:pPr>
        <w:pStyle w:val="EnglishHangEndNoCoptic"/>
      </w:pPr>
      <w:r w:rsidRPr="00AB1781">
        <w:tab/>
        <w:t>and I will deliver you</w:t>
      </w:r>
      <w:r>
        <w:t>, and you will glorify Me.”</w:t>
      </w:r>
      <w:r w:rsidRPr="00AB1781">
        <w:t xml:space="preserve"> </w:t>
      </w:r>
      <w:r w:rsidRPr="00AB1781">
        <w:rPr>
          <w:i/>
        </w:rPr>
        <w:t>(Pause)</w:t>
      </w:r>
    </w:p>
    <w:p w14:paraId="4D4A3764" w14:textId="77777777" w:rsidR="00704CAA" w:rsidRPr="00AB1781" w:rsidRDefault="00704CAA" w:rsidP="00704CAA">
      <w:pPr>
        <w:pStyle w:val="EnglishHangNoCoptic"/>
      </w:pPr>
      <w:r w:rsidRPr="00AB1781">
        <w:t xml:space="preserve">16 But </w:t>
      </w:r>
      <w:r>
        <w:t>to the sinner God says,</w:t>
      </w:r>
    </w:p>
    <w:p w14:paraId="333BCA0D" w14:textId="77777777" w:rsidR="00704CAA" w:rsidRPr="00AB1781" w:rsidRDefault="00704CAA" w:rsidP="00704CAA">
      <w:pPr>
        <w:pStyle w:val="EnglishHangNoCoptic"/>
      </w:pPr>
      <w:r>
        <w:tab/>
        <w:t>“</w:t>
      </w:r>
      <w:r w:rsidRPr="00AB1781">
        <w:t xml:space="preserve">Why do you declare My </w:t>
      </w:r>
      <w:r>
        <w:t>statutes</w:t>
      </w:r>
      <w:r w:rsidRPr="00AB1781">
        <w:t>,</w:t>
      </w:r>
    </w:p>
    <w:p w14:paraId="17C31C95" w14:textId="77777777" w:rsidR="00704CAA" w:rsidRPr="00AB1781" w:rsidRDefault="00704CAA" w:rsidP="00704CAA">
      <w:pPr>
        <w:pStyle w:val="EnglishHangEndNoCoptic"/>
      </w:pPr>
      <w:r w:rsidRPr="00AB1781">
        <w:tab/>
        <w:t xml:space="preserve">and take My covenant </w:t>
      </w:r>
      <w:r>
        <w:t>on your lips?</w:t>
      </w:r>
    </w:p>
    <w:p w14:paraId="332C3B06" w14:textId="77777777" w:rsidR="00704CAA" w:rsidRPr="00AB1781" w:rsidRDefault="00704CAA" w:rsidP="00704CAA">
      <w:pPr>
        <w:pStyle w:val="EnglishHangNoCoptic"/>
      </w:pPr>
      <w:r w:rsidRPr="00AB1781">
        <w:t xml:space="preserve">17 </w:t>
      </w:r>
      <w:r>
        <w:t>Y</w:t>
      </w:r>
      <w:r w:rsidRPr="00AB1781">
        <w:t xml:space="preserve">ou hate </w:t>
      </w:r>
      <w:r>
        <w:t>discipline</w:t>
      </w:r>
      <w:r w:rsidRPr="00AB1781">
        <w:t>,</w:t>
      </w:r>
    </w:p>
    <w:p w14:paraId="42E1262D" w14:textId="77777777" w:rsidR="00704CAA" w:rsidRPr="00AB1781" w:rsidRDefault="00704CAA" w:rsidP="00704CAA">
      <w:pPr>
        <w:pStyle w:val="EnglishHangEndNoCoptic"/>
      </w:pPr>
      <w:r w:rsidRPr="00AB1781">
        <w:tab/>
        <w:t xml:space="preserve">and </w:t>
      </w:r>
      <w:r>
        <w:t>you cast My words behind you.</w:t>
      </w:r>
      <w:r w:rsidRPr="00AB1781">
        <w:rPr>
          <w:rStyle w:val="FootnoteReference"/>
        </w:rPr>
        <w:footnoteReference w:id="289"/>
      </w:r>
    </w:p>
    <w:p w14:paraId="528273BF" w14:textId="77777777" w:rsidR="00704CAA" w:rsidRPr="00AB1781" w:rsidRDefault="00704CAA" w:rsidP="00704CAA">
      <w:pPr>
        <w:pStyle w:val="EnglishHangNoCoptic"/>
      </w:pPr>
      <w:r>
        <w:t>18 If you see a t</w:t>
      </w:r>
      <w:r w:rsidRPr="00AB1781">
        <w:t>hief, you run with him,</w:t>
      </w:r>
    </w:p>
    <w:p w14:paraId="719F59B3" w14:textId="77777777" w:rsidR="00704CAA" w:rsidRPr="00AB1781" w:rsidRDefault="00704CAA" w:rsidP="00704CAA">
      <w:pPr>
        <w:pStyle w:val="EnglishHangEndNoCoptic"/>
      </w:pPr>
      <w:r w:rsidRPr="00AB1781">
        <w:tab/>
        <w:t xml:space="preserve">and you </w:t>
      </w:r>
      <w:r>
        <w:t>keep company</w:t>
      </w:r>
      <w:r w:rsidRPr="00AB1781">
        <w:t xml:space="preserve"> with adulterers.</w:t>
      </w:r>
    </w:p>
    <w:p w14:paraId="094116C6" w14:textId="77777777" w:rsidR="00704CAA" w:rsidRPr="00AB1781" w:rsidRDefault="00704CAA" w:rsidP="00704CAA">
      <w:pPr>
        <w:pStyle w:val="EnglishHangNoCoptic"/>
      </w:pPr>
      <w:r w:rsidRPr="00AB1781">
        <w:t xml:space="preserve">19 Your mouth </w:t>
      </w:r>
      <w:r>
        <w:t>is filled with evil,</w:t>
      </w:r>
    </w:p>
    <w:p w14:paraId="21136F64" w14:textId="77777777" w:rsidR="00704CAA" w:rsidRPr="00AB1781" w:rsidRDefault="00704CAA" w:rsidP="00704CAA">
      <w:pPr>
        <w:pStyle w:val="EnglishHangEndNoCoptic"/>
      </w:pPr>
      <w:r w:rsidRPr="00AB1781">
        <w:tab/>
        <w:t>and your tongue weaves deceit.</w:t>
      </w:r>
    </w:p>
    <w:p w14:paraId="01A5116B" w14:textId="77777777" w:rsidR="00704CAA" w:rsidRPr="00AB1781" w:rsidRDefault="00704CAA" w:rsidP="00704CAA">
      <w:pPr>
        <w:pStyle w:val="EnglishHangNoCoptic"/>
      </w:pPr>
      <w:r w:rsidRPr="00AB1781">
        <w:t>20 You sit and speak against your brother,</w:t>
      </w:r>
    </w:p>
    <w:p w14:paraId="3499F14A" w14:textId="77777777" w:rsidR="00704CAA" w:rsidRPr="00AB1781" w:rsidRDefault="00704CAA" w:rsidP="00704CAA">
      <w:pPr>
        <w:pStyle w:val="EnglishHangEndNoCoptic"/>
      </w:pPr>
      <w:r w:rsidRPr="00AB1781">
        <w:tab/>
        <w:t xml:space="preserve">and </w:t>
      </w:r>
      <w:r>
        <w:t xml:space="preserve">place a stumbling block before </w:t>
      </w:r>
      <w:r w:rsidRPr="00AB1781">
        <w:t>your own mother’s son.</w:t>
      </w:r>
    </w:p>
    <w:p w14:paraId="10CA7F4D" w14:textId="77777777" w:rsidR="00704CAA" w:rsidRPr="00AB1781" w:rsidRDefault="00704CAA" w:rsidP="00704CAA">
      <w:pPr>
        <w:pStyle w:val="EnglishHangNoCoptic"/>
      </w:pPr>
      <w:r w:rsidRPr="00AB1781">
        <w:t xml:space="preserve">21 </w:t>
      </w:r>
      <w:r>
        <w:t>You did these things</w:t>
      </w:r>
      <w:r w:rsidRPr="00AB1781">
        <w:t xml:space="preserve">, and I </w:t>
      </w:r>
      <w:r>
        <w:t>kept</w:t>
      </w:r>
      <w:r w:rsidRPr="00AB1781">
        <w:t xml:space="preserve"> sile</w:t>
      </w:r>
      <w:r>
        <w:t>nt;</w:t>
      </w:r>
    </w:p>
    <w:p w14:paraId="43825CAA" w14:textId="77777777" w:rsidR="00704CAA" w:rsidRPr="00AB1781" w:rsidRDefault="00704CAA" w:rsidP="00704CAA">
      <w:pPr>
        <w:pStyle w:val="EnglishHangNoCoptic"/>
      </w:pPr>
      <w:r w:rsidRPr="00AB1781">
        <w:tab/>
        <w:t>You assumed t</w:t>
      </w:r>
      <w:r>
        <w:t>he profanity that I am like you.</w:t>
      </w:r>
    </w:p>
    <w:p w14:paraId="7B29C3FA" w14:textId="77777777" w:rsidR="00704CAA" w:rsidRPr="00402CDA" w:rsidRDefault="00704CAA" w:rsidP="00704CAA">
      <w:pPr>
        <w:pStyle w:val="EnglishHangEndNoCoptic"/>
      </w:pPr>
      <w:r w:rsidRPr="00AB1781">
        <w:tab/>
        <w:t xml:space="preserve">I will </w:t>
      </w:r>
      <w:r>
        <w:t>rebuke</w:t>
      </w:r>
      <w:r w:rsidRPr="00AB1781">
        <w:t xml:space="preserve"> you</w:t>
      </w:r>
      <w:r>
        <w:t>,</w:t>
      </w:r>
      <w:r w:rsidRPr="00AB1781">
        <w:t xml:space="preserve"> and set your sins before your face.</w:t>
      </w:r>
    </w:p>
    <w:p w14:paraId="0C504AA8" w14:textId="77777777" w:rsidR="00704CAA" w:rsidRPr="00AB1781" w:rsidRDefault="00704CAA" w:rsidP="00704CAA">
      <w:pPr>
        <w:pStyle w:val="EnglishHangNoCoptic"/>
      </w:pPr>
      <w:r w:rsidRPr="00AB1781">
        <w:lastRenderedPageBreak/>
        <w:t xml:space="preserve">22 </w:t>
      </w:r>
      <w:r>
        <w:t>Mark</w:t>
      </w:r>
      <w:r w:rsidRPr="00AB1781">
        <w:t xml:space="preserve"> this, you who forget God,</w:t>
      </w:r>
    </w:p>
    <w:p w14:paraId="7F4CB3D1" w14:textId="77777777" w:rsidR="00704CAA" w:rsidRPr="00AB1781" w:rsidRDefault="00704CAA" w:rsidP="00704CAA">
      <w:pPr>
        <w:pStyle w:val="EnglishHangNoCoptic"/>
      </w:pPr>
      <w:r w:rsidRPr="00AB1781">
        <w:tab/>
      </w:r>
      <w:r>
        <w:t>Or He will seize</w:t>
      </w:r>
      <w:r w:rsidRPr="00AB1781">
        <w:t xml:space="preserve"> you</w:t>
      </w:r>
      <w:r>
        <w:t>,</w:t>
      </w:r>
    </w:p>
    <w:p w14:paraId="3C9B603F" w14:textId="77777777" w:rsidR="00704CAA" w:rsidRPr="00AB1781" w:rsidRDefault="00704CAA" w:rsidP="00704CAA">
      <w:pPr>
        <w:pStyle w:val="EnglishHangEndNoCoptic"/>
      </w:pPr>
      <w:r w:rsidRPr="00AB1781">
        <w:tab/>
        <w:t xml:space="preserve">and there </w:t>
      </w:r>
      <w:r>
        <w:t>will be no one to save you.”</w:t>
      </w:r>
    </w:p>
    <w:p w14:paraId="2FC82C86" w14:textId="77777777" w:rsidR="00704CAA" w:rsidRPr="00AB1781" w:rsidRDefault="00704CAA" w:rsidP="00704CAA">
      <w:pPr>
        <w:pStyle w:val="EnglishHangNoCoptic"/>
      </w:pPr>
      <w:r w:rsidRPr="00AB1781">
        <w:t xml:space="preserve">23 </w:t>
      </w:r>
      <w:r>
        <w:t>A</w:t>
      </w:r>
      <w:r w:rsidRPr="00AB1781">
        <w:t xml:space="preserve"> sacrifice of praise</w:t>
      </w:r>
      <w:r>
        <w:t xml:space="preserve"> will glorify</w:t>
      </w:r>
      <w:r w:rsidRPr="00AB1781">
        <w:t xml:space="preserve"> Me,</w:t>
      </w:r>
    </w:p>
    <w:p w14:paraId="2D60F024" w14:textId="77777777" w:rsidR="00704CAA" w:rsidRDefault="00704CAA" w:rsidP="00704CAA">
      <w:pPr>
        <w:pStyle w:val="EnglishHangEndNoCoptic"/>
      </w:pPr>
      <w:r w:rsidRPr="00AB1781">
        <w:tab/>
        <w:t xml:space="preserve">and this is the way </w:t>
      </w:r>
      <w:r>
        <w:t xml:space="preserve">by which </w:t>
      </w:r>
      <w:r w:rsidRPr="00AB1781">
        <w:t xml:space="preserve">I will show him </w:t>
      </w:r>
      <w:r>
        <w:t>the salvation of God.</w:t>
      </w:r>
    </w:p>
    <w:p w14:paraId="7AE95849" w14:textId="77777777" w:rsidR="00704CAA" w:rsidRPr="00A6346F" w:rsidRDefault="00704CAA" w:rsidP="00704CAA">
      <w:pPr>
        <w:pStyle w:val="Rubric"/>
      </w:pPr>
      <w:r>
        <w:t>The second group of Psalms of David (Psalms 50 – 64) begins here.</w:t>
      </w:r>
    </w:p>
    <w:p w14:paraId="64ECE619" w14:textId="77777777" w:rsidR="00704CAA" w:rsidRPr="00A6346F" w:rsidRDefault="00704CAA" w:rsidP="00704CAA">
      <w:pPr>
        <w:pStyle w:val="Heading4"/>
      </w:pPr>
      <w:bookmarkStart w:id="268" w:name="_Ref411967565"/>
      <w:r>
        <w:t>Psalm</w:t>
      </w:r>
      <w:r w:rsidRPr="00AB1781">
        <w:t xml:space="preserve"> 50</w:t>
      </w:r>
      <w:r>
        <w:t>: “Have mercy on me, O God, in Your great mercy”</w:t>
      </w:r>
      <w:bookmarkEnd w:id="268"/>
    </w:p>
    <w:p w14:paraId="6F44376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Broken-Hearted Repentance</w:t>
      </w:r>
    </w:p>
    <w:p w14:paraId="270E60F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Renewal of the Holy Spirit</w:t>
      </w:r>
    </w:p>
    <w:p w14:paraId="6DAA5844" w14:textId="77777777" w:rsidR="00704CAA" w:rsidRPr="00AB1781" w:rsidRDefault="00704CAA" w:rsidP="00704CAA">
      <w:pPr>
        <w:pStyle w:val="Rubric"/>
      </w:pPr>
      <w:r w:rsidRPr="00AB1781">
        <w:t>1 (</w:t>
      </w:r>
      <w:r>
        <w:t>For the end; a</w:t>
      </w:r>
      <w:r w:rsidRPr="00AB1781">
        <w:t xml:space="preserve"> Psalm by David, when Nathan the Prophet came to him</w:t>
      </w:r>
    </w:p>
    <w:p w14:paraId="3B090A8F" w14:textId="77777777" w:rsidR="00704CAA" w:rsidRPr="00AB1781" w:rsidRDefault="00704CAA" w:rsidP="00704CAA">
      <w:pPr>
        <w:pStyle w:val="Rubric"/>
      </w:pPr>
      <w:r w:rsidRPr="00AB1781">
        <w:t xml:space="preserve">2 </w:t>
      </w:r>
      <w:r>
        <w:t>after he had gone into Bathsheba</w:t>
      </w:r>
      <w:r w:rsidRPr="00AB1781">
        <w:t>)</w:t>
      </w:r>
    </w:p>
    <w:p w14:paraId="64E6F27A" w14:textId="77777777" w:rsidR="00704CAA" w:rsidRPr="00AB1781" w:rsidRDefault="00704CAA" w:rsidP="00704CAA">
      <w:pPr>
        <w:pStyle w:val="EnglishHangNoCoptic"/>
      </w:pPr>
      <w:r w:rsidRPr="00AB1781">
        <w:t>3 Have mercy on me, O God,</w:t>
      </w:r>
    </w:p>
    <w:p w14:paraId="0AF12D0E" w14:textId="77777777" w:rsidR="00704CAA" w:rsidRPr="00AB1781" w:rsidRDefault="00704CAA" w:rsidP="00704CAA">
      <w:pPr>
        <w:pStyle w:val="EnglishHangNoCoptic"/>
      </w:pPr>
      <w:r w:rsidRPr="00AB1781">
        <w:tab/>
        <w:t xml:space="preserve">in </w:t>
      </w:r>
      <w:r>
        <w:t>Your</w:t>
      </w:r>
      <w:r w:rsidRPr="00AB1781">
        <w:t xml:space="preserve"> great mercy;</w:t>
      </w:r>
    </w:p>
    <w:p w14:paraId="615A39CA" w14:textId="77777777" w:rsidR="00704CAA" w:rsidRPr="00AB1781" w:rsidRDefault="00704CAA" w:rsidP="00704CAA">
      <w:pPr>
        <w:pStyle w:val="EnglishHangNoCoptic"/>
      </w:pPr>
      <w:r w:rsidRPr="00AB1781">
        <w:tab/>
        <w:t xml:space="preserve">and </w:t>
      </w:r>
      <w:r>
        <w:t>according to the abundance of</w:t>
      </w:r>
      <w:r w:rsidRPr="00AB1781">
        <w:t xml:space="preserve"> </w:t>
      </w:r>
      <w:r>
        <w:t>Your</w:t>
      </w:r>
      <w:r w:rsidRPr="00AB1781">
        <w:t xml:space="preserve"> compassion</w:t>
      </w:r>
      <w:r>
        <w:t>,</w:t>
      </w:r>
    </w:p>
    <w:p w14:paraId="5D67F411" w14:textId="77777777" w:rsidR="00704CAA" w:rsidRPr="00AB1781" w:rsidRDefault="00704CAA" w:rsidP="00704CAA">
      <w:pPr>
        <w:pStyle w:val="EnglishHangEndNoCoptic"/>
      </w:pPr>
      <w:r w:rsidRPr="00AB1781">
        <w:tab/>
      </w:r>
      <w:r>
        <w:t>[You will]</w:t>
      </w:r>
      <w:r>
        <w:rPr>
          <w:rStyle w:val="FootnoteReference"/>
        </w:rPr>
        <w:footnoteReference w:id="290"/>
      </w:r>
      <w:r>
        <w:t xml:space="preserve"> </w:t>
      </w:r>
      <w:r w:rsidRPr="00AB1781">
        <w:t>blot out my transgression.</w:t>
      </w:r>
    </w:p>
    <w:p w14:paraId="780B096A" w14:textId="77777777" w:rsidR="00704CAA" w:rsidRPr="00AB1781" w:rsidRDefault="00704CAA" w:rsidP="00704CAA">
      <w:pPr>
        <w:pStyle w:val="EnglishHangNoCoptic"/>
      </w:pPr>
      <w:r w:rsidRPr="00AB1781">
        <w:t>4 Wash me thoroughly from my iniquity,</w:t>
      </w:r>
    </w:p>
    <w:p w14:paraId="5A750E29" w14:textId="77777777" w:rsidR="00704CAA" w:rsidRPr="00AB1781" w:rsidRDefault="00704CAA" w:rsidP="00704CAA">
      <w:pPr>
        <w:pStyle w:val="EnglishHangEndNoCoptic"/>
      </w:pPr>
      <w:r>
        <w:tab/>
        <w:t>and cleanse me from my sin,</w:t>
      </w:r>
    </w:p>
    <w:p w14:paraId="57AD0F0A" w14:textId="77777777" w:rsidR="00704CAA" w:rsidRPr="00AB1781" w:rsidRDefault="00704CAA" w:rsidP="00704CAA">
      <w:pPr>
        <w:pStyle w:val="EnglishHangNoCoptic"/>
      </w:pPr>
      <w:r>
        <w:t>5 f</w:t>
      </w:r>
      <w:r w:rsidRPr="00AB1781">
        <w:t xml:space="preserve">or I </w:t>
      </w:r>
      <w:r>
        <w:t>know</w:t>
      </w:r>
      <w:r w:rsidRPr="00AB1781">
        <w:t xml:space="preserve"> my iniquity,</w:t>
      </w:r>
    </w:p>
    <w:p w14:paraId="2526CBCD" w14:textId="77777777" w:rsidR="00704CAA" w:rsidRPr="00AB1781" w:rsidRDefault="00704CAA" w:rsidP="00704CAA">
      <w:pPr>
        <w:pStyle w:val="EnglishHangEndNoCoptic"/>
      </w:pPr>
      <w:r w:rsidRPr="00AB1781">
        <w:tab/>
        <w:t xml:space="preserve">and my sin is </w:t>
      </w:r>
      <w:r>
        <w:t xml:space="preserve">ever </w:t>
      </w:r>
      <w:r w:rsidRPr="00AB1781">
        <w:t>before me.</w:t>
      </w:r>
    </w:p>
    <w:p w14:paraId="5C6530CB" w14:textId="77777777" w:rsidR="00704CAA" w:rsidRPr="00AB1781" w:rsidRDefault="00704CAA" w:rsidP="00704CAA">
      <w:pPr>
        <w:pStyle w:val="EnglishHangNoCoptic"/>
      </w:pPr>
      <w:r w:rsidRPr="00AB1781">
        <w:t xml:space="preserve">6 Against </w:t>
      </w:r>
      <w:r>
        <w:t>You</w:t>
      </w:r>
      <w:r w:rsidRPr="00AB1781">
        <w:t xml:space="preserve"> only have I sinned</w:t>
      </w:r>
      <w:r>
        <w:t>,</w:t>
      </w:r>
    </w:p>
    <w:p w14:paraId="310DB3DD" w14:textId="77777777" w:rsidR="00704CAA" w:rsidRPr="00AB1781" w:rsidRDefault="00704CAA" w:rsidP="00704CAA">
      <w:pPr>
        <w:pStyle w:val="EnglishHangNoCoptic"/>
      </w:pPr>
      <w:r w:rsidRPr="00AB1781">
        <w:tab/>
        <w:t xml:space="preserve">and done evil in </w:t>
      </w:r>
      <w:r>
        <w:t>Your sight;</w:t>
      </w:r>
    </w:p>
    <w:p w14:paraId="75B9F023" w14:textId="77777777" w:rsidR="00704CAA" w:rsidRPr="00AB1781" w:rsidRDefault="00704CAA" w:rsidP="00704CAA">
      <w:pPr>
        <w:pStyle w:val="EnglishHangNoCoptic"/>
      </w:pPr>
      <w:r w:rsidRPr="00AB1781">
        <w:tab/>
        <w:t xml:space="preserve">that </w:t>
      </w:r>
      <w:r>
        <w:t>You</w:t>
      </w:r>
      <w:r w:rsidRPr="00AB1781">
        <w:t xml:space="preserve"> </w:t>
      </w:r>
      <w:r>
        <w:t>may</w:t>
      </w:r>
      <w:r w:rsidRPr="00AB1781">
        <w:t xml:space="preserve"> be justified in </w:t>
      </w:r>
      <w:r>
        <w:t>Your</w:t>
      </w:r>
      <w:r w:rsidRPr="00AB1781">
        <w:t xml:space="preserve"> words</w:t>
      </w:r>
    </w:p>
    <w:p w14:paraId="793E5A29" w14:textId="77777777" w:rsidR="00704CAA" w:rsidRPr="00AB1781" w:rsidRDefault="00704CAA" w:rsidP="00704CAA">
      <w:pPr>
        <w:pStyle w:val="EnglishHangEndNoCoptic"/>
      </w:pPr>
      <w:r w:rsidRPr="00AB1781">
        <w:tab/>
        <w:t xml:space="preserve">and </w:t>
      </w:r>
      <w:r>
        <w:t>overcome</w:t>
      </w:r>
      <w:r w:rsidRPr="00AB1781">
        <w:t xml:space="preserve"> when </w:t>
      </w:r>
      <w:r>
        <w:t>You</w:t>
      </w:r>
      <w:r w:rsidRPr="00AB1781">
        <w:t xml:space="preserve"> are judged.</w:t>
      </w:r>
      <w:r w:rsidRPr="00AB1781">
        <w:rPr>
          <w:rStyle w:val="FootnoteReference"/>
        </w:rPr>
        <w:footnoteReference w:id="291"/>
      </w:r>
    </w:p>
    <w:p w14:paraId="6815C304" w14:textId="77777777" w:rsidR="00704CAA" w:rsidRPr="00AB1781" w:rsidRDefault="00704CAA" w:rsidP="00704CAA">
      <w:pPr>
        <w:pStyle w:val="EnglishHangNoCoptic"/>
      </w:pPr>
      <w:r>
        <w:t>7 For</w:t>
      </w:r>
      <w:r w:rsidRPr="00AB1781">
        <w:t xml:space="preserve"> </w:t>
      </w:r>
      <w:r>
        <w:t>see</w:t>
      </w:r>
      <w:r w:rsidRPr="00AB1781">
        <w:t>, I was conceived in iniquities,</w:t>
      </w:r>
    </w:p>
    <w:p w14:paraId="25E74E7D" w14:textId="77777777" w:rsidR="00704CAA" w:rsidRPr="00AB1781" w:rsidRDefault="00704CAA" w:rsidP="00704CAA">
      <w:pPr>
        <w:pStyle w:val="EnglishHangEndNoCoptic"/>
      </w:pPr>
      <w:r>
        <w:tab/>
        <w:t>and in sin</w:t>
      </w:r>
      <w:r w:rsidRPr="00AB1781">
        <w:t xml:space="preserve"> did my mother desire me.</w:t>
      </w:r>
    </w:p>
    <w:p w14:paraId="35BAE9AD" w14:textId="77777777" w:rsidR="00704CAA" w:rsidRPr="00AB1781" w:rsidRDefault="00704CAA" w:rsidP="00704CAA">
      <w:pPr>
        <w:pStyle w:val="EnglishHangNoCoptic"/>
      </w:pPr>
      <w:r>
        <w:t>8 For see</w:t>
      </w:r>
      <w:r w:rsidRPr="00AB1781">
        <w:t xml:space="preserve">, </w:t>
      </w:r>
      <w:r>
        <w:t>You</w:t>
      </w:r>
      <w:r w:rsidRPr="00AB1781">
        <w:t xml:space="preserve"> </w:t>
      </w:r>
      <w:r>
        <w:t>love</w:t>
      </w:r>
      <w:r w:rsidRPr="00AB1781">
        <w:t xml:space="preserve"> truth;</w:t>
      </w:r>
    </w:p>
    <w:p w14:paraId="5EA36AA3" w14:textId="77777777" w:rsidR="00704CAA" w:rsidRDefault="00704CAA" w:rsidP="00704CAA">
      <w:pPr>
        <w:pStyle w:val="EnglishHangNoCoptic"/>
      </w:pPr>
      <w:r w:rsidRPr="00AB1781">
        <w:tab/>
      </w:r>
      <w:r>
        <w:t>You showed</w:t>
      </w:r>
      <w:r>
        <w:rPr>
          <w:rStyle w:val="FootnoteReference"/>
        </w:rPr>
        <w:footnoteReference w:id="292"/>
      </w:r>
      <w:r>
        <w:t xml:space="preserve"> me the unknown</w:t>
      </w:r>
    </w:p>
    <w:p w14:paraId="3E3ED26C" w14:textId="77777777" w:rsidR="00704CAA" w:rsidRPr="00AB1781" w:rsidRDefault="00704CAA" w:rsidP="00704CAA">
      <w:pPr>
        <w:pStyle w:val="EnglishHangEndNoCoptic"/>
        <w:ind w:firstLine="0"/>
      </w:pPr>
      <w:r>
        <w:t>and secret things of Your wisdom.</w:t>
      </w:r>
    </w:p>
    <w:p w14:paraId="0B1B3F98" w14:textId="77777777" w:rsidR="00704CAA" w:rsidRPr="00AB1781" w:rsidRDefault="00704CAA" w:rsidP="00704CAA">
      <w:pPr>
        <w:pStyle w:val="EnglishHangNoCoptic"/>
      </w:pPr>
      <w:r w:rsidRPr="00AB1781">
        <w:lastRenderedPageBreak/>
        <w:t xml:space="preserve">9 </w:t>
      </w:r>
      <w:r>
        <w:t>You</w:t>
      </w:r>
      <w:r w:rsidRPr="00AB1781">
        <w:t xml:space="preserve"> </w:t>
      </w:r>
      <w:r>
        <w:t>will</w:t>
      </w:r>
      <w:r w:rsidRPr="00AB1781">
        <w:t xml:space="preserve"> sprinkle me with hyssop,</w:t>
      </w:r>
      <w:r w:rsidRPr="00AB1781">
        <w:rPr>
          <w:rStyle w:val="FootnoteReference"/>
        </w:rPr>
        <w:footnoteReference w:id="293"/>
      </w:r>
    </w:p>
    <w:p w14:paraId="2F637333" w14:textId="77777777" w:rsidR="00704CAA" w:rsidRPr="00AB1781" w:rsidRDefault="00704CAA" w:rsidP="00704CAA">
      <w:pPr>
        <w:pStyle w:val="EnglishHangNoCoptic"/>
      </w:pPr>
      <w:r w:rsidRPr="00AB1781">
        <w:tab/>
        <w:t xml:space="preserve">and I </w:t>
      </w:r>
      <w:r>
        <w:t>will</w:t>
      </w:r>
      <w:r w:rsidRPr="00AB1781">
        <w:t xml:space="preserve"> be cleansed;</w:t>
      </w:r>
    </w:p>
    <w:p w14:paraId="15474239" w14:textId="77777777" w:rsidR="00704CAA" w:rsidRPr="00AB1781" w:rsidRDefault="00704CAA" w:rsidP="00704CAA">
      <w:pPr>
        <w:pStyle w:val="EnglishHangNoCoptic"/>
      </w:pPr>
      <w:r w:rsidRPr="00AB1781">
        <w:tab/>
      </w:r>
      <w:r>
        <w:t>You</w:t>
      </w:r>
      <w:r w:rsidRPr="00AB1781">
        <w:t xml:space="preserve"> </w:t>
      </w:r>
      <w:r>
        <w:t>will</w:t>
      </w:r>
      <w:r w:rsidRPr="00AB1781">
        <w:t xml:space="preserve"> wash me,</w:t>
      </w:r>
    </w:p>
    <w:p w14:paraId="69C43E40" w14:textId="77777777" w:rsidR="00704CAA" w:rsidRPr="00AB1781" w:rsidRDefault="00704CAA" w:rsidP="00704CAA">
      <w:pPr>
        <w:pStyle w:val="EnglishHangEndNoCoptic"/>
      </w:pPr>
      <w:r w:rsidRPr="00AB1781">
        <w:tab/>
        <w:t xml:space="preserve">and I </w:t>
      </w:r>
      <w:r>
        <w:t>will</w:t>
      </w:r>
      <w:r w:rsidRPr="00AB1781">
        <w:t xml:space="preserve"> be whiter than snow.</w:t>
      </w:r>
    </w:p>
    <w:p w14:paraId="28950A46" w14:textId="77777777" w:rsidR="00704CAA" w:rsidRPr="00AB1781" w:rsidRDefault="00704CAA" w:rsidP="00704CAA">
      <w:pPr>
        <w:pStyle w:val="EnglishHangNoCoptic"/>
      </w:pPr>
      <w:r w:rsidRPr="00AB1781">
        <w:t xml:space="preserve">10 </w:t>
      </w:r>
      <w:r>
        <w:t>You</w:t>
      </w:r>
      <w:r w:rsidRPr="00AB1781">
        <w:t xml:space="preserve"> </w:t>
      </w:r>
      <w:r>
        <w:t>will</w:t>
      </w:r>
      <w:r w:rsidRPr="00AB1781">
        <w:t xml:space="preserve"> make me hear joy and gladness;</w:t>
      </w:r>
    </w:p>
    <w:p w14:paraId="78B7DDEB" w14:textId="77777777" w:rsidR="00704CAA" w:rsidRPr="00AB1781" w:rsidRDefault="00704CAA" w:rsidP="00704CAA">
      <w:pPr>
        <w:pStyle w:val="EnglishHangEndNoCoptic"/>
      </w:pPr>
      <w:r w:rsidRPr="00AB1781">
        <w:tab/>
      </w:r>
      <w:r>
        <w:t>my</w:t>
      </w:r>
      <w:r w:rsidRPr="00AB1781">
        <w:t xml:space="preserve"> bones that </w:t>
      </w:r>
      <w:r>
        <w:t>were</w:t>
      </w:r>
      <w:r w:rsidRPr="00AB1781">
        <w:t xml:space="preserve"> humbled will rejoice.</w:t>
      </w:r>
    </w:p>
    <w:p w14:paraId="40C96CF1" w14:textId="77777777" w:rsidR="00704CAA" w:rsidRPr="00AB1781" w:rsidRDefault="00704CAA" w:rsidP="00704CAA">
      <w:pPr>
        <w:pStyle w:val="EnglishHangNoCoptic"/>
      </w:pPr>
      <w:r w:rsidRPr="00AB1781">
        <w:t xml:space="preserve">11 Turn </w:t>
      </w:r>
      <w:r>
        <w:t>Your</w:t>
      </w:r>
      <w:r w:rsidRPr="00AB1781">
        <w:t xml:space="preserve"> face from my sins,</w:t>
      </w:r>
    </w:p>
    <w:p w14:paraId="0A653B09" w14:textId="77777777" w:rsidR="00704CAA" w:rsidRPr="00FD3FDA" w:rsidRDefault="00704CAA" w:rsidP="00704CAA">
      <w:pPr>
        <w:pStyle w:val="EnglishHangEndNoCoptic"/>
      </w:pPr>
      <w:r w:rsidRPr="00AB1781">
        <w:tab/>
        <w:t>and blot out all my iniquities.</w:t>
      </w:r>
    </w:p>
    <w:p w14:paraId="689687CE" w14:textId="77777777" w:rsidR="00704CAA" w:rsidRPr="00AB1781" w:rsidRDefault="00704CAA" w:rsidP="00704CAA">
      <w:pPr>
        <w:pStyle w:val="EnglishHangNoCoptic"/>
      </w:pPr>
      <w:r w:rsidRPr="00AB1781">
        <w:t>12 Create</w:t>
      </w:r>
      <w:r>
        <w:t xml:space="preserve"> a clean heart</w:t>
      </w:r>
      <w:r w:rsidRPr="00AB1781">
        <w:t xml:space="preserve"> in me</w:t>
      </w:r>
      <w:r>
        <w:t>, O God,</w:t>
      </w:r>
    </w:p>
    <w:p w14:paraId="71E4EB3C" w14:textId="77777777" w:rsidR="00704CAA" w:rsidRPr="00AB1781" w:rsidRDefault="00704CAA" w:rsidP="00704CAA">
      <w:pPr>
        <w:pStyle w:val="EnglishHangEndNoCoptic"/>
      </w:pPr>
      <w:r w:rsidRPr="00AB1781">
        <w:tab/>
        <w:t xml:space="preserve">and renew </w:t>
      </w:r>
      <w:r>
        <w:t>an</w:t>
      </w:r>
      <w:r w:rsidRPr="00AB1781">
        <w:t xml:space="preserve"> </w:t>
      </w:r>
      <w:r>
        <w:t>upright s</w:t>
      </w:r>
      <w:r w:rsidRPr="00AB1781">
        <w:t>pirit within me.</w:t>
      </w:r>
    </w:p>
    <w:p w14:paraId="7621513C" w14:textId="77777777" w:rsidR="00704CAA" w:rsidRPr="00AB1781" w:rsidRDefault="00704CAA" w:rsidP="00704CAA">
      <w:pPr>
        <w:pStyle w:val="EnglishHangNoCoptic"/>
      </w:pPr>
      <w:r w:rsidRPr="00AB1781">
        <w:t xml:space="preserve">13 </w:t>
      </w:r>
      <w:r>
        <w:t>Do not c</w:t>
      </w:r>
      <w:r w:rsidRPr="00AB1781">
        <w:t xml:space="preserve">ast me away from </w:t>
      </w:r>
      <w:r>
        <w:t>Your</w:t>
      </w:r>
      <w:r w:rsidRPr="00AB1781">
        <w:t xml:space="preserve"> </w:t>
      </w:r>
      <w:r>
        <w:t>presence</w:t>
      </w:r>
      <w:r>
        <w:rPr>
          <w:rStyle w:val="FootnoteReference"/>
        </w:rPr>
        <w:footnoteReference w:id="294"/>
      </w:r>
      <w:r w:rsidRPr="00AB1781">
        <w:t>,</w:t>
      </w:r>
    </w:p>
    <w:p w14:paraId="77364F1F" w14:textId="77777777" w:rsidR="00704CAA" w:rsidRPr="00AB1781" w:rsidRDefault="00704CAA" w:rsidP="00704CAA">
      <w:pPr>
        <w:pStyle w:val="EnglishHangEndNoCoptic"/>
      </w:pPr>
      <w:r w:rsidRPr="00AB1781">
        <w:tab/>
        <w:t xml:space="preserve">and </w:t>
      </w:r>
      <w:r>
        <w:t>do</w:t>
      </w:r>
      <w:r w:rsidRPr="00AB1781">
        <w:t xml:space="preserve"> not</w:t>
      </w:r>
      <w:r>
        <w:t xml:space="preserve"> take Your</w:t>
      </w:r>
      <w:r w:rsidRPr="00AB1781">
        <w:t xml:space="preserve"> Holy Spirit from me.</w:t>
      </w:r>
    </w:p>
    <w:p w14:paraId="798660DA" w14:textId="77777777" w:rsidR="00704CAA" w:rsidRPr="00AB1781" w:rsidRDefault="00704CAA" w:rsidP="00704CAA">
      <w:pPr>
        <w:pStyle w:val="EnglishHangNoCoptic"/>
      </w:pPr>
      <w:r w:rsidRPr="00AB1781">
        <w:t xml:space="preserve">14 Restore the joy of </w:t>
      </w:r>
      <w:r>
        <w:t>Your</w:t>
      </w:r>
      <w:r w:rsidRPr="00AB1781">
        <w:t xml:space="preserve"> salvation</w:t>
      </w:r>
      <w:r>
        <w:t xml:space="preserve"> to me</w:t>
      </w:r>
      <w:r w:rsidRPr="00AB1781">
        <w:t>,</w:t>
      </w:r>
    </w:p>
    <w:p w14:paraId="333E907E" w14:textId="77777777" w:rsidR="00704CAA" w:rsidRPr="00AB1781" w:rsidRDefault="00704CAA" w:rsidP="00704CAA">
      <w:pPr>
        <w:pStyle w:val="EnglishHangEndNoCoptic"/>
      </w:pPr>
      <w:r w:rsidRPr="00AB1781">
        <w:tab/>
        <w:t xml:space="preserve">and strengthen me with </w:t>
      </w:r>
      <w:r>
        <w:t>Your</w:t>
      </w:r>
      <w:r w:rsidRPr="00AB1781">
        <w:t xml:space="preserve"> </w:t>
      </w:r>
      <w:r>
        <w:t>guiding</w:t>
      </w:r>
      <w:r w:rsidRPr="00AB1781">
        <w:t xml:space="preserve"> Spirit.</w:t>
      </w:r>
    </w:p>
    <w:p w14:paraId="023A1103" w14:textId="77777777" w:rsidR="00704CAA" w:rsidRPr="00AB1781" w:rsidRDefault="00704CAA" w:rsidP="00704CAA">
      <w:pPr>
        <w:pStyle w:val="EnglishHangNoCoptic"/>
      </w:pPr>
      <w:r w:rsidRPr="00AB1781">
        <w:t xml:space="preserve">15 I </w:t>
      </w:r>
      <w:r>
        <w:t>will</w:t>
      </w:r>
      <w:r w:rsidRPr="00AB1781">
        <w:t xml:space="preserve"> teach </w:t>
      </w:r>
      <w:r>
        <w:t>transgressors Your</w:t>
      </w:r>
      <w:r w:rsidRPr="00AB1781">
        <w:t xml:space="preserve"> ways,</w:t>
      </w:r>
    </w:p>
    <w:p w14:paraId="08AB4E66" w14:textId="77777777" w:rsidR="00704CAA" w:rsidRPr="00AB1781" w:rsidRDefault="00704CAA" w:rsidP="00704CAA">
      <w:pPr>
        <w:pStyle w:val="EnglishHangEndNoCoptic"/>
      </w:pPr>
      <w:r w:rsidRPr="00AB1781">
        <w:tab/>
        <w:t xml:space="preserve">and the </w:t>
      </w:r>
      <w:r>
        <w:t>ungodly</w:t>
      </w:r>
      <w:r w:rsidRPr="00AB1781">
        <w:t xml:space="preserve"> will </w:t>
      </w:r>
      <w:r>
        <w:t>turn back</w:t>
      </w:r>
      <w:r w:rsidRPr="00AB1781">
        <w:t xml:space="preserve"> to </w:t>
      </w:r>
      <w:r>
        <w:t>You</w:t>
      </w:r>
      <w:r w:rsidRPr="00AB1781">
        <w:t>.</w:t>
      </w:r>
    </w:p>
    <w:p w14:paraId="2EEB5C46" w14:textId="77777777" w:rsidR="00704CAA" w:rsidRPr="00AB1781" w:rsidRDefault="00704CAA" w:rsidP="00704CAA">
      <w:pPr>
        <w:pStyle w:val="EnglishHangNoCoptic"/>
      </w:pPr>
      <w:r w:rsidRPr="00AB1781">
        <w:t>16 Deliver me from blood</w:t>
      </w:r>
      <w:r>
        <w:rPr>
          <w:rStyle w:val="FootnoteReference"/>
        </w:rPr>
        <w:footnoteReference w:id="295"/>
      </w:r>
      <w:r w:rsidRPr="00AB1781">
        <w:t>, O God,</w:t>
      </w:r>
    </w:p>
    <w:p w14:paraId="163FC343" w14:textId="77777777" w:rsidR="00704CAA" w:rsidRPr="00AB1781" w:rsidRDefault="00704CAA" w:rsidP="00704CAA">
      <w:pPr>
        <w:pStyle w:val="EnglishHangNoCoptic"/>
      </w:pPr>
      <w:r w:rsidRPr="00AB1781">
        <w:tab/>
        <w:t>O God of my salvation,</w:t>
      </w:r>
    </w:p>
    <w:p w14:paraId="2732A3C4" w14:textId="77777777" w:rsidR="00704CAA" w:rsidRPr="00AB1781" w:rsidRDefault="00704CAA" w:rsidP="00704CAA">
      <w:pPr>
        <w:pStyle w:val="EnglishHangEndNoCoptic"/>
      </w:pPr>
      <w:r w:rsidRPr="00AB1781">
        <w:tab/>
        <w:t xml:space="preserve">and my tongue will </w:t>
      </w:r>
      <w:r>
        <w:t>rejoice in</w:t>
      </w:r>
      <w:r w:rsidRPr="00AB1781">
        <w:t xml:space="preserve"> </w:t>
      </w:r>
      <w:r>
        <w:t>Your</w:t>
      </w:r>
      <w:r w:rsidRPr="00AB1781">
        <w:t xml:space="preserve"> </w:t>
      </w:r>
      <w:r>
        <w:t>righteousness</w:t>
      </w:r>
      <w:r w:rsidRPr="00AB1781">
        <w:t>.</w:t>
      </w:r>
    </w:p>
    <w:p w14:paraId="5CC15DCC" w14:textId="77777777" w:rsidR="00704CAA" w:rsidRPr="00AB1781" w:rsidRDefault="00704CAA" w:rsidP="00704CAA">
      <w:pPr>
        <w:pStyle w:val="EnglishHangNoCoptic"/>
      </w:pPr>
      <w:r w:rsidRPr="00AB1781">
        <w:t xml:space="preserve">17 O Lord, </w:t>
      </w:r>
      <w:r>
        <w:t>You</w:t>
      </w:r>
      <w:r w:rsidRPr="00AB1781">
        <w:t xml:space="preserve"> will open my lips,</w:t>
      </w:r>
    </w:p>
    <w:p w14:paraId="0138372A" w14:textId="77777777" w:rsidR="00704CAA" w:rsidRPr="00AB1781" w:rsidRDefault="00704CAA" w:rsidP="00704CAA">
      <w:pPr>
        <w:pStyle w:val="EnglishHangEndNoCoptic"/>
      </w:pPr>
      <w:r w:rsidRPr="00AB1781">
        <w:tab/>
        <w:t xml:space="preserve">and my mouth </w:t>
      </w:r>
      <w:r>
        <w:t>will</w:t>
      </w:r>
      <w:r w:rsidRPr="00AB1781">
        <w:t xml:space="preserve"> declare </w:t>
      </w:r>
      <w:r>
        <w:t>Your</w:t>
      </w:r>
      <w:r w:rsidRPr="00AB1781">
        <w:t xml:space="preserve"> praise.</w:t>
      </w:r>
    </w:p>
    <w:p w14:paraId="64A8EC2B" w14:textId="77777777" w:rsidR="00704CAA" w:rsidRPr="00AB1781" w:rsidRDefault="00704CAA" w:rsidP="00704CAA">
      <w:pPr>
        <w:pStyle w:val="EnglishHangNoCoptic"/>
      </w:pPr>
      <w:r w:rsidRPr="00AB1781">
        <w:t xml:space="preserve">18 For if </w:t>
      </w:r>
      <w:r>
        <w:t>You</w:t>
      </w:r>
      <w:r w:rsidRPr="00AB1781">
        <w:t xml:space="preserve"> </w:t>
      </w:r>
      <w:r>
        <w:t>had</w:t>
      </w:r>
      <w:r w:rsidRPr="00AB1781">
        <w:t xml:space="preserve"> desired sacrifice,</w:t>
      </w:r>
    </w:p>
    <w:p w14:paraId="3F792A61" w14:textId="77777777" w:rsidR="00704CAA" w:rsidRPr="00AB1781" w:rsidRDefault="00704CAA" w:rsidP="00704CAA">
      <w:pPr>
        <w:pStyle w:val="EnglishHangNoCoptic"/>
      </w:pPr>
      <w:r>
        <w:tab/>
        <w:t>I would have given it;</w:t>
      </w:r>
    </w:p>
    <w:p w14:paraId="265B9ABD" w14:textId="77777777" w:rsidR="00704CAA" w:rsidRPr="00AB1781" w:rsidRDefault="00704CAA" w:rsidP="00704CAA">
      <w:pPr>
        <w:pStyle w:val="EnglishHangEndNoCoptic"/>
      </w:pPr>
      <w:r w:rsidRPr="00AB1781">
        <w:tab/>
      </w:r>
      <w:r>
        <w:t>You will not be pleased with whole burnt offerings</w:t>
      </w:r>
      <w:r w:rsidRPr="00AB1781">
        <w:t>.</w:t>
      </w:r>
    </w:p>
    <w:p w14:paraId="234C13C9" w14:textId="77777777" w:rsidR="00704CAA" w:rsidRPr="00AB1781" w:rsidRDefault="00704CAA" w:rsidP="00704CAA">
      <w:pPr>
        <w:pStyle w:val="EnglishHangNoCoptic"/>
      </w:pPr>
      <w:r w:rsidRPr="00AB1781">
        <w:t xml:space="preserve">19 </w:t>
      </w:r>
      <w:r>
        <w:t>A</w:t>
      </w:r>
      <w:r w:rsidRPr="00AB1781">
        <w:t xml:space="preserve"> sacrifice </w:t>
      </w:r>
      <w:r>
        <w:t>to</w:t>
      </w:r>
      <w:r w:rsidRPr="00AB1781">
        <w:t xml:space="preserve"> God is a broken spirit;</w:t>
      </w:r>
    </w:p>
    <w:p w14:paraId="389FD8AB" w14:textId="77777777" w:rsidR="00704CAA" w:rsidRPr="00AB1781" w:rsidRDefault="00704CAA" w:rsidP="00704CAA">
      <w:pPr>
        <w:pStyle w:val="EnglishHangEndNoCoptic"/>
      </w:pPr>
      <w:r w:rsidRPr="00AB1781">
        <w:tab/>
      </w:r>
      <w:r>
        <w:t xml:space="preserve">God will not despise </w:t>
      </w:r>
      <w:r w:rsidRPr="00AB1781">
        <w:t>a broken and humbled heart.</w:t>
      </w:r>
    </w:p>
    <w:p w14:paraId="6747D902" w14:textId="77777777" w:rsidR="00704CAA" w:rsidRPr="00AB1781" w:rsidRDefault="00704CAA" w:rsidP="00704CAA">
      <w:pPr>
        <w:pStyle w:val="EnglishHangNoCoptic"/>
      </w:pPr>
      <w:r w:rsidRPr="00AB1781">
        <w:t xml:space="preserve">20 </w:t>
      </w:r>
      <w:r>
        <w:t>Do good, O Lord, in Your good pleasure to</w:t>
      </w:r>
      <w:r w:rsidRPr="00AB1781">
        <w:t xml:space="preserve"> Zion,</w:t>
      </w:r>
    </w:p>
    <w:p w14:paraId="4A5D071B" w14:textId="77777777" w:rsidR="00704CAA" w:rsidRPr="00AB1781" w:rsidRDefault="00704CAA" w:rsidP="00704CAA">
      <w:pPr>
        <w:pStyle w:val="EnglishHangEndNoCoptic"/>
      </w:pPr>
      <w:r w:rsidRPr="00AB1781">
        <w:tab/>
        <w:t>and let the walls of Jerusalem be built.</w:t>
      </w:r>
    </w:p>
    <w:p w14:paraId="6DE6676E" w14:textId="77777777" w:rsidR="00704CAA" w:rsidRPr="00AB1781" w:rsidRDefault="00704CAA" w:rsidP="00704CAA">
      <w:pPr>
        <w:pStyle w:val="EnglishHangNoCoptic"/>
      </w:pPr>
      <w:r w:rsidRPr="00AB1781">
        <w:t xml:space="preserve">21 Then </w:t>
      </w:r>
      <w:r>
        <w:t>You</w:t>
      </w:r>
      <w:r w:rsidRPr="00AB1781">
        <w:t xml:space="preserve"> will be pleased</w:t>
      </w:r>
    </w:p>
    <w:p w14:paraId="3B1AD1E2" w14:textId="77777777" w:rsidR="00704CAA" w:rsidRPr="00AB1781" w:rsidRDefault="00704CAA" w:rsidP="00704CAA">
      <w:pPr>
        <w:pStyle w:val="EnglishHangNoCoptic"/>
      </w:pPr>
      <w:r w:rsidRPr="00AB1781">
        <w:tab/>
        <w:t xml:space="preserve">with </w:t>
      </w:r>
      <w:r>
        <w:t>a</w:t>
      </w:r>
      <w:r w:rsidRPr="00AB1781">
        <w:t xml:space="preserve"> sacrifice of righteousness,</w:t>
      </w:r>
    </w:p>
    <w:p w14:paraId="0EF2ACBD" w14:textId="77777777" w:rsidR="00704CAA" w:rsidRPr="00AB1781" w:rsidRDefault="00704CAA" w:rsidP="00704CAA">
      <w:pPr>
        <w:pStyle w:val="EnglishHangNoCoptic"/>
      </w:pPr>
      <w:r w:rsidRPr="00AB1781">
        <w:tab/>
        <w:t xml:space="preserve">the oblation and </w:t>
      </w:r>
      <w:r>
        <w:t xml:space="preserve">whole burnt </w:t>
      </w:r>
      <w:r w:rsidRPr="00AB1781">
        <w:t>offerings;</w:t>
      </w:r>
    </w:p>
    <w:p w14:paraId="0ED975C7" w14:textId="77777777" w:rsidR="00704CAA" w:rsidRPr="00FD3FDA" w:rsidRDefault="00704CAA" w:rsidP="00704CAA">
      <w:pPr>
        <w:pStyle w:val="EnglishHangEndNoCoptic"/>
      </w:pPr>
      <w:r w:rsidRPr="00AB1781">
        <w:tab/>
        <w:t xml:space="preserve">then they will offer calves on </w:t>
      </w:r>
      <w:r>
        <w:t>Your</w:t>
      </w:r>
      <w:r w:rsidRPr="00AB1781">
        <w:t xml:space="preserve"> altar.</w:t>
      </w:r>
    </w:p>
    <w:p w14:paraId="4787FFBA" w14:textId="77777777" w:rsidR="00704CAA" w:rsidRDefault="00704CAA" w:rsidP="00704CAA">
      <w:pPr>
        <w:pStyle w:val="Rubrics0"/>
      </w:pPr>
      <w:r>
        <w:lastRenderedPageBreak/>
        <w:t>Glory…</w:t>
      </w:r>
    </w:p>
    <w:p w14:paraId="476A5165" w14:textId="77777777" w:rsidR="00704CAA" w:rsidRPr="00FD3FDA" w:rsidRDefault="00704CAA" w:rsidP="00704CAA">
      <w:pPr>
        <w:pStyle w:val="Heading4"/>
      </w:pPr>
      <w:r>
        <w:t>Psalm</w:t>
      </w:r>
      <w:r w:rsidRPr="00AB1781">
        <w:t xml:space="preserve"> 51</w:t>
      </w:r>
      <w:r>
        <w:t>: “Why do you boast in evil”</w:t>
      </w:r>
    </w:p>
    <w:p w14:paraId="54C16C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B78D26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052C03D9" w14:textId="77777777" w:rsidR="00704CAA" w:rsidRPr="00AB1781" w:rsidRDefault="00704CAA" w:rsidP="00704CAA">
      <w:pPr>
        <w:pStyle w:val="Rubric"/>
      </w:pPr>
      <w:r w:rsidRPr="00AB1781">
        <w:t>1 (Of Contemplation. By David; when Doeg the Edomite came and</w:t>
      </w:r>
    </w:p>
    <w:p w14:paraId="049C542F" w14:textId="77777777" w:rsidR="00704CAA" w:rsidRPr="00AB1781" w:rsidRDefault="00704CAA" w:rsidP="00704CAA">
      <w:pPr>
        <w:pStyle w:val="Rubric"/>
      </w:pPr>
      <w:r>
        <w:t>2 reported to Saul and said, “</w:t>
      </w:r>
      <w:r w:rsidRPr="00AB1781">
        <w:t>D</w:t>
      </w:r>
      <w:r>
        <w:t>avid went to Abimelech’s house.”</w:t>
      </w:r>
      <w:r w:rsidRPr="00AB1781">
        <w:t>)</w:t>
      </w:r>
    </w:p>
    <w:p w14:paraId="7C5632F6" w14:textId="77777777" w:rsidR="00704CAA" w:rsidRPr="00AB1781" w:rsidRDefault="00704CAA" w:rsidP="00704CAA">
      <w:pPr>
        <w:pStyle w:val="EnglishHangNoCoptic"/>
      </w:pPr>
      <w:r w:rsidRPr="00AB1781">
        <w:t xml:space="preserve">3 Why do you </w:t>
      </w:r>
      <w:r>
        <w:t>boast in evil—O mighty man—</w:t>
      </w:r>
    </w:p>
    <w:p w14:paraId="11EE07CC" w14:textId="77777777" w:rsidR="00704CAA" w:rsidRPr="00AB1781" w:rsidRDefault="00704CAA" w:rsidP="00704CAA">
      <w:pPr>
        <w:pStyle w:val="EnglishHangEndNoCoptic"/>
      </w:pPr>
      <w:r w:rsidRPr="00AB1781">
        <w:tab/>
      </w:r>
      <w:r>
        <w:t>Of</w:t>
      </w:r>
      <w:r w:rsidRPr="00AB1781">
        <w:t xml:space="preserve"> iniquity all day long?</w:t>
      </w:r>
    </w:p>
    <w:p w14:paraId="73ADDD78" w14:textId="77777777" w:rsidR="00704CAA" w:rsidRPr="00AB1781" w:rsidRDefault="00704CAA" w:rsidP="00704CAA">
      <w:pPr>
        <w:pStyle w:val="EnglishHangNoCoptic"/>
      </w:pPr>
      <w:r>
        <w:t>4 Your tongue devised injustice</w:t>
      </w:r>
      <w:r w:rsidRPr="00AB1781">
        <w:t>;</w:t>
      </w:r>
    </w:p>
    <w:p w14:paraId="701645EB" w14:textId="77777777" w:rsidR="00704CAA" w:rsidRPr="00AB1781" w:rsidRDefault="00704CAA" w:rsidP="00704CAA">
      <w:pPr>
        <w:pStyle w:val="EnglishHangEndNoCoptic"/>
      </w:pPr>
      <w:r w:rsidRPr="00AB1781">
        <w:tab/>
        <w:t xml:space="preserve">you </w:t>
      </w:r>
      <w:r>
        <w:t>produce</w:t>
      </w:r>
      <w:r w:rsidRPr="00AB1781">
        <w:t xml:space="preserve"> deceit</w:t>
      </w:r>
      <w:r>
        <w:t xml:space="preserve"> </w:t>
      </w:r>
      <w:r w:rsidRPr="00AB1781">
        <w:t>like a sharp razor.</w:t>
      </w:r>
    </w:p>
    <w:p w14:paraId="218535FE" w14:textId="77777777" w:rsidR="00704CAA" w:rsidRPr="00AB1781" w:rsidRDefault="00704CAA" w:rsidP="00704CAA">
      <w:pPr>
        <w:pStyle w:val="EnglishHangNoCoptic"/>
      </w:pPr>
      <w:r w:rsidRPr="00AB1781">
        <w:t>5 You love evil more than goodness,</w:t>
      </w:r>
    </w:p>
    <w:p w14:paraId="0E75213A" w14:textId="77777777" w:rsidR="00704CAA" w:rsidRPr="00AB1781" w:rsidRDefault="00704CAA" w:rsidP="00704CAA">
      <w:pPr>
        <w:pStyle w:val="EnglishHangEndNoCoptic"/>
      </w:pPr>
      <w:r w:rsidRPr="00AB1781">
        <w:tab/>
      </w:r>
      <w:r>
        <w:t>injustice</w:t>
      </w:r>
      <w:r w:rsidRPr="00AB1781">
        <w:t xml:space="preserve"> </w:t>
      </w:r>
      <w:r>
        <w:t>more</w:t>
      </w:r>
      <w:r w:rsidRPr="00AB1781">
        <w:t xml:space="preserve"> than speaking </w:t>
      </w:r>
      <w:r>
        <w:t>righteousness</w:t>
      </w:r>
      <w:r w:rsidRPr="00AB1781">
        <w:t xml:space="preserve">. </w:t>
      </w:r>
      <w:r w:rsidRPr="00AB1781">
        <w:rPr>
          <w:i/>
        </w:rPr>
        <w:t>(Pause)</w:t>
      </w:r>
    </w:p>
    <w:p w14:paraId="3E885A47" w14:textId="77777777" w:rsidR="00704CAA" w:rsidRPr="00AB1781" w:rsidRDefault="00704CAA" w:rsidP="00704CAA">
      <w:pPr>
        <w:pStyle w:val="EnglishHangNoCoptic"/>
      </w:pPr>
      <w:r w:rsidRPr="00AB1781">
        <w:t>6 You love all</w:t>
      </w:r>
      <w:r>
        <w:t xml:space="preserve"> the words of</w:t>
      </w:r>
      <w:r w:rsidRPr="00AB1781">
        <w:t xml:space="preserve"> </w:t>
      </w:r>
      <w:r>
        <w:t>destruction</w:t>
      </w:r>
      <w:r w:rsidRPr="00AB1781">
        <w:t>,</w:t>
      </w:r>
    </w:p>
    <w:p w14:paraId="0FFC3614" w14:textId="77777777" w:rsidR="00704CAA" w:rsidRPr="00AB1781" w:rsidRDefault="00704CAA" w:rsidP="00704CAA">
      <w:pPr>
        <w:pStyle w:val="EnglishHangEndNoCoptic"/>
      </w:pPr>
      <w:r w:rsidRPr="00AB1781">
        <w:tab/>
        <w:t>and a deceitful tongue.</w:t>
      </w:r>
    </w:p>
    <w:p w14:paraId="59B36066" w14:textId="77777777" w:rsidR="00704CAA" w:rsidRPr="00AB1781" w:rsidRDefault="00704CAA" w:rsidP="00704CAA">
      <w:pPr>
        <w:pStyle w:val="EnglishHangNoCoptic"/>
      </w:pPr>
      <w:r w:rsidRPr="00AB1781">
        <w:t xml:space="preserve">7 </w:t>
      </w:r>
      <w:r>
        <w:t>Therefore</w:t>
      </w:r>
      <w:r w:rsidRPr="00AB1781">
        <w:t xml:space="preserve"> God will </w:t>
      </w:r>
      <w:r>
        <w:t xml:space="preserve">completely </w:t>
      </w:r>
      <w:r w:rsidRPr="00AB1781">
        <w:t>destroy you;</w:t>
      </w:r>
    </w:p>
    <w:p w14:paraId="51861FAA" w14:textId="77777777" w:rsidR="00704CAA" w:rsidRPr="00AB1781" w:rsidRDefault="00704CAA" w:rsidP="00704CAA">
      <w:pPr>
        <w:pStyle w:val="EnglishHangNoCoptic"/>
      </w:pPr>
      <w:r w:rsidRPr="00AB1781">
        <w:tab/>
        <w:t xml:space="preserve">He will </w:t>
      </w:r>
      <w:r>
        <w:t xml:space="preserve">snatch you </w:t>
      </w:r>
      <w:r w:rsidRPr="00AB1781">
        <w:t>and drive you from your dwelling,</w:t>
      </w:r>
    </w:p>
    <w:p w14:paraId="2179AB34" w14:textId="77777777" w:rsidR="00704CAA" w:rsidRPr="00AB1781" w:rsidRDefault="00704CAA" w:rsidP="00704CAA">
      <w:pPr>
        <w:pStyle w:val="EnglishHangEndNoCoptic"/>
      </w:pPr>
      <w:r w:rsidRPr="00AB1781">
        <w:tab/>
        <w:t xml:space="preserve">and </w:t>
      </w:r>
      <w:r>
        <w:t>uproot you</w:t>
      </w:r>
      <w:r w:rsidRPr="00AB1781">
        <w:t xml:space="preserve"> </w:t>
      </w:r>
      <w:r>
        <w:t>from</w:t>
      </w:r>
      <w:r w:rsidRPr="00AB1781">
        <w:t xml:space="preserve"> the land of the living. </w:t>
      </w:r>
      <w:r w:rsidRPr="00AB1781">
        <w:rPr>
          <w:i/>
        </w:rPr>
        <w:t>(Pause)</w:t>
      </w:r>
    </w:p>
    <w:p w14:paraId="53A9B9B0" w14:textId="77777777" w:rsidR="00704CAA" w:rsidRPr="00AB1781" w:rsidRDefault="00704CAA" w:rsidP="00704CAA">
      <w:pPr>
        <w:pStyle w:val="EnglishHangNoCoptic"/>
      </w:pPr>
      <w:r w:rsidRPr="00AB1781">
        <w:t xml:space="preserve">8 </w:t>
      </w:r>
      <w:r>
        <w:t>The righteous will see and fear,</w:t>
      </w:r>
    </w:p>
    <w:p w14:paraId="31457FF0" w14:textId="77777777" w:rsidR="00704CAA" w:rsidRPr="00AB1781" w:rsidRDefault="00704CAA" w:rsidP="00704CAA">
      <w:pPr>
        <w:pStyle w:val="EnglishHangEndNoCoptic"/>
      </w:pPr>
      <w:r w:rsidRPr="00AB1781">
        <w:tab/>
        <w:t xml:space="preserve">and </w:t>
      </w:r>
      <w:r>
        <w:t>they will laugh at him, and say,</w:t>
      </w:r>
    </w:p>
    <w:p w14:paraId="5249DC59" w14:textId="77777777" w:rsidR="00704CAA" w:rsidRPr="00AB1781" w:rsidRDefault="00704CAA" w:rsidP="00704CAA">
      <w:pPr>
        <w:pStyle w:val="EnglishHangNoCoptic"/>
      </w:pPr>
      <w:r>
        <w:t>9 “See</w:t>
      </w:r>
      <w:r w:rsidRPr="00AB1781">
        <w:t xml:space="preserve"> the man who </w:t>
      </w:r>
      <w:r>
        <w:t>did</w:t>
      </w:r>
      <w:r w:rsidRPr="00AB1781">
        <w:t xml:space="preserve"> not make God his helper,</w:t>
      </w:r>
    </w:p>
    <w:p w14:paraId="76972B14" w14:textId="77777777" w:rsidR="00704CAA" w:rsidRPr="00AB1781" w:rsidRDefault="00704CAA" w:rsidP="00704CAA">
      <w:pPr>
        <w:pStyle w:val="EnglishHangNoCoptic"/>
      </w:pPr>
      <w:r w:rsidRPr="00AB1781">
        <w:tab/>
        <w:t xml:space="preserve">but trusted in the </w:t>
      </w:r>
      <w:r>
        <w:t>abundance</w:t>
      </w:r>
      <w:r w:rsidRPr="00AB1781">
        <w:t xml:space="preserve"> of his riches,</w:t>
      </w:r>
    </w:p>
    <w:p w14:paraId="205C9BEC" w14:textId="77777777" w:rsidR="00704CAA" w:rsidRPr="00AB1781" w:rsidRDefault="00704CAA" w:rsidP="00704CAA">
      <w:pPr>
        <w:pStyle w:val="EnglishHangEndNoCoptic"/>
      </w:pPr>
      <w:r w:rsidRPr="00AB1781">
        <w:tab/>
        <w:t xml:space="preserve">and </w:t>
      </w:r>
      <w:r>
        <w:t>was made powerful by his vanity!”</w:t>
      </w:r>
    </w:p>
    <w:p w14:paraId="1BD677BD" w14:textId="77777777" w:rsidR="00704CAA" w:rsidRPr="00AB1781" w:rsidRDefault="00704CAA" w:rsidP="00704CAA">
      <w:pPr>
        <w:pStyle w:val="EnglishHangNoCoptic"/>
      </w:pPr>
      <w:r w:rsidRPr="00AB1781">
        <w:t>10 But I am like a fruitful olive tree</w:t>
      </w:r>
    </w:p>
    <w:p w14:paraId="0DBC60AF" w14:textId="77777777" w:rsidR="00704CAA" w:rsidRPr="00AB1781" w:rsidRDefault="00704CAA" w:rsidP="00704CAA">
      <w:pPr>
        <w:pStyle w:val="EnglishHangNoCoptic"/>
      </w:pPr>
      <w:r w:rsidRPr="00AB1781">
        <w:tab/>
        <w:t>in the house of God;</w:t>
      </w:r>
    </w:p>
    <w:p w14:paraId="0ED5D6F2" w14:textId="77777777" w:rsidR="00704CAA" w:rsidRPr="00AB1781" w:rsidRDefault="00704CAA" w:rsidP="00704CAA">
      <w:pPr>
        <w:pStyle w:val="EnglishHangNoCoptic"/>
      </w:pPr>
      <w:r w:rsidRPr="00AB1781">
        <w:tab/>
        <w:t xml:space="preserve">I </w:t>
      </w:r>
      <w:r>
        <w:t>hope</w:t>
      </w:r>
      <w:r w:rsidRPr="00AB1781">
        <w:t xml:space="preserve"> in the mercy of God</w:t>
      </w:r>
    </w:p>
    <w:p w14:paraId="3CA3AC53" w14:textId="77777777" w:rsidR="00704CAA" w:rsidRPr="00AB1781" w:rsidRDefault="00704CAA" w:rsidP="00704CAA">
      <w:pPr>
        <w:pStyle w:val="EnglishHangEndNoCoptic"/>
      </w:pPr>
      <w:r w:rsidRPr="00AB1781">
        <w:tab/>
      </w:r>
      <w:r>
        <w:t>Forever and unto the age of ages</w:t>
      </w:r>
      <w:r w:rsidRPr="00AB1781">
        <w:t>.</w:t>
      </w:r>
    </w:p>
    <w:p w14:paraId="6E16BEA5" w14:textId="77777777" w:rsidR="00704CAA" w:rsidRPr="00AB1781" w:rsidRDefault="00704CAA" w:rsidP="00704CAA">
      <w:pPr>
        <w:pStyle w:val="EnglishHangNoCoptic"/>
      </w:pPr>
      <w:r w:rsidRPr="00AB1781">
        <w:lastRenderedPageBreak/>
        <w:t xml:space="preserve">11 I will </w:t>
      </w:r>
      <w:r>
        <w:t>confess</w:t>
      </w:r>
      <w:r>
        <w:rPr>
          <w:rStyle w:val="FootnoteReference"/>
        </w:rPr>
        <w:footnoteReference w:id="296"/>
      </w:r>
      <w:r w:rsidRPr="00AB1781">
        <w:t xml:space="preserve"> </w:t>
      </w:r>
      <w:r>
        <w:t>You</w:t>
      </w:r>
      <w:r w:rsidRPr="00AB1781">
        <w:t xml:space="preserve"> </w:t>
      </w:r>
      <w:r>
        <w:t>forever</w:t>
      </w:r>
    </w:p>
    <w:p w14:paraId="799CBF9E" w14:textId="77777777" w:rsidR="00704CAA" w:rsidRPr="00AB1781" w:rsidRDefault="00704CAA" w:rsidP="00704CAA">
      <w:pPr>
        <w:pStyle w:val="EnglishHangNoCoptic"/>
      </w:pPr>
      <w:r w:rsidRPr="00AB1781">
        <w:tab/>
      </w:r>
      <w:r>
        <w:t>because of what you have done,</w:t>
      </w:r>
    </w:p>
    <w:p w14:paraId="0D6FFE06" w14:textId="77777777" w:rsidR="00704CAA" w:rsidRPr="00AB1781" w:rsidRDefault="00704CAA" w:rsidP="00704CAA">
      <w:pPr>
        <w:pStyle w:val="EnglishHangNoCoptic"/>
      </w:pPr>
      <w:r w:rsidRPr="00AB1781">
        <w:tab/>
        <w:t xml:space="preserve">and I will </w:t>
      </w:r>
      <w:r>
        <w:t>wait on</w:t>
      </w:r>
      <w:r w:rsidRPr="00AB1781">
        <w:t xml:space="preserve"> </w:t>
      </w:r>
      <w:r>
        <w:t>Your N</w:t>
      </w:r>
      <w:r w:rsidRPr="00AB1781">
        <w:t>ame,</w:t>
      </w:r>
    </w:p>
    <w:p w14:paraId="1C70D5C4" w14:textId="77777777" w:rsidR="00704CAA" w:rsidRPr="00FD3FDA" w:rsidRDefault="00704CAA" w:rsidP="00704CAA">
      <w:pPr>
        <w:pStyle w:val="EnglishHangEndNoCoptic"/>
      </w:pPr>
      <w:r w:rsidRPr="00AB1781">
        <w:tab/>
        <w:t xml:space="preserve">for it is good </w:t>
      </w:r>
      <w:r>
        <w:t>in the sight of</w:t>
      </w:r>
      <w:r w:rsidRPr="00AB1781">
        <w:t xml:space="preserve"> </w:t>
      </w:r>
      <w:r>
        <w:t>Your</w:t>
      </w:r>
      <w:r w:rsidRPr="00AB1781">
        <w:t xml:space="preserve"> saints.</w:t>
      </w:r>
    </w:p>
    <w:p w14:paraId="2FC592C7" w14:textId="77777777" w:rsidR="00704CAA" w:rsidRPr="00FD3FDA" w:rsidRDefault="00704CAA" w:rsidP="00704CAA">
      <w:pPr>
        <w:pStyle w:val="Heading4"/>
      </w:pPr>
      <w:r>
        <w:t>Psalm</w:t>
      </w:r>
      <w:r w:rsidRPr="00AB1781">
        <w:t xml:space="preserve"> 52</w:t>
      </w:r>
      <w:r>
        <w:t>: “The fool says in his heart: ‘There is no God’”</w:t>
      </w:r>
    </w:p>
    <w:p w14:paraId="499C963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173B7F1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60887225" w14:textId="77777777" w:rsidR="00704CAA" w:rsidRPr="00AB1781" w:rsidRDefault="00704CAA" w:rsidP="00704CAA">
      <w:pPr>
        <w:pStyle w:val="Rubric"/>
      </w:pPr>
      <w:r w:rsidRPr="00AB1781">
        <w:t>1 (A Prayer of Contemplation. By David</w:t>
      </w:r>
      <w:r>
        <w:t>; for Mahaleth, for instruction</w:t>
      </w:r>
      <w:r w:rsidRPr="00AB1781">
        <w:t>)</w:t>
      </w:r>
    </w:p>
    <w:p w14:paraId="6D8FE3E2" w14:textId="77777777" w:rsidR="00704CAA" w:rsidRPr="00AB1781" w:rsidRDefault="00704CAA" w:rsidP="00704CAA">
      <w:pPr>
        <w:pStyle w:val="EnglishHangNoCoptic"/>
      </w:pPr>
      <w:r>
        <w:t>2 The fool said in his heart, “</w:t>
      </w:r>
      <w:r w:rsidRPr="00AB1781">
        <w:t>There is no God.</w:t>
      </w:r>
      <w:r>
        <w:t>”</w:t>
      </w:r>
    </w:p>
    <w:p w14:paraId="44264B43" w14:textId="77777777" w:rsidR="00704CAA" w:rsidRPr="00AB1781" w:rsidRDefault="00704CAA" w:rsidP="00704CAA">
      <w:pPr>
        <w:pStyle w:val="EnglishHangNoCoptic"/>
      </w:pPr>
      <w:r w:rsidRPr="00AB1781">
        <w:tab/>
        <w:t xml:space="preserve">They are corrupt and abominable in </w:t>
      </w:r>
      <w:r>
        <w:t>iniquities</w:t>
      </w:r>
      <w:r w:rsidRPr="00AB1781">
        <w:t>;</w:t>
      </w:r>
    </w:p>
    <w:p w14:paraId="0C22346A" w14:textId="77777777" w:rsidR="00704CAA" w:rsidRPr="00AB1781" w:rsidRDefault="00704CAA" w:rsidP="00704CAA">
      <w:pPr>
        <w:pStyle w:val="EnglishHangEndNoCoptic"/>
      </w:pPr>
      <w:r w:rsidRPr="00AB1781">
        <w:tab/>
        <w:t xml:space="preserve">there is </w:t>
      </w:r>
      <w:r>
        <w:t>no one</w:t>
      </w:r>
      <w:r w:rsidRPr="00AB1781">
        <w:t xml:space="preserve"> </w:t>
      </w:r>
      <w:r>
        <w:t>who</w:t>
      </w:r>
      <w:r w:rsidRPr="00AB1781">
        <w:t xml:space="preserve"> does good.</w:t>
      </w:r>
    </w:p>
    <w:p w14:paraId="17418FA4" w14:textId="77777777" w:rsidR="00704CAA" w:rsidRPr="00AB1781" w:rsidRDefault="00704CAA" w:rsidP="00704CAA">
      <w:pPr>
        <w:pStyle w:val="EnglishHangNoCoptic"/>
      </w:pPr>
      <w:r w:rsidRPr="00AB1781">
        <w:t xml:space="preserve">3 God </w:t>
      </w:r>
      <w:r>
        <w:t>looked</w:t>
      </w:r>
      <w:r w:rsidRPr="00AB1781">
        <w:t xml:space="preserve"> </w:t>
      </w:r>
      <w:r>
        <w:t>from heaven upon</w:t>
      </w:r>
      <w:r w:rsidRPr="00AB1781">
        <w:t xml:space="preserve"> the sons of men</w:t>
      </w:r>
    </w:p>
    <w:p w14:paraId="493044D8" w14:textId="77777777" w:rsidR="00704CAA" w:rsidRPr="00AB1781" w:rsidRDefault="00704CAA" w:rsidP="00704CAA">
      <w:pPr>
        <w:pStyle w:val="EnglishHangEndNoCoptic"/>
      </w:pPr>
      <w:r w:rsidRPr="00AB1781">
        <w:tab/>
        <w:t>to see</w:t>
      </w:r>
      <w:r>
        <w:t xml:space="preserve"> if there were any who understood or sought God.</w:t>
      </w:r>
    </w:p>
    <w:p w14:paraId="5BCDEA22" w14:textId="77777777" w:rsidR="00704CAA" w:rsidRPr="00AB1781" w:rsidRDefault="00704CAA" w:rsidP="00704CAA">
      <w:pPr>
        <w:pStyle w:val="EnglishHangNoCoptic"/>
      </w:pPr>
      <w:r w:rsidRPr="00AB1781">
        <w:t xml:space="preserve">4 All </w:t>
      </w:r>
      <w:r>
        <w:t>turned aside from the way</w:t>
      </w:r>
      <w:r w:rsidRPr="00AB1781">
        <w:t xml:space="preserve">, </w:t>
      </w:r>
      <w:r>
        <w:t>and became useless</w:t>
      </w:r>
      <w:r w:rsidRPr="00AB1781">
        <w:t>;</w:t>
      </w:r>
    </w:p>
    <w:p w14:paraId="059C0820" w14:textId="77777777" w:rsidR="00704CAA" w:rsidRPr="00AB1781" w:rsidRDefault="00704CAA" w:rsidP="00704CAA">
      <w:pPr>
        <w:pStyle w:val="EnglishHangEndNoCoptic"/>
      </w:pPr>
      <w:r w:rsidRPr="00AB1781">
        <w:tab/>
        <w:t xml:space="preserve">there is </w:t>
      </w:r>
      <w:r>
        <w:t>no</w:t>
      </w:r>
      <w:r w:rsidRPr="00AB1781">
        <w:t xml:space="preserve"> one that does good, not </w:t>
      </w:r>
      <w:r>
        <w:t xml:space="preserve">even </w:t>
      </w:r>
      <w:r w:rsidRPr="00AB1781">
        <w:t>one.</w:t>
      </w:r>
    </w:p>
    <w:p w14:paraId="4DF06B12" w14:textId="77777777" w:rsidR="00704CAA" w:rsidRPr="00AB1781" w:rsidRDefault="00704CAA" w:rsidP="00704CAA">
      <w:pPr>
        <w:pStyle w:val="EnglishHangNoCoptic"/>
      </w:pPr>
      <w:r w:rsidRPr="00AB1781">
        <w:t>5 Will</w:t>
      </w:r>
      <w:r>
        <w:t xml:space="preserve"> all those the workers of iniquity never learn?</w:t>
      </w:r>
    </w:p>
    <w:p w14:paraId="1B487B44" w14:textId="77777777" w:rsidR="00704CAA" w:rsidRPr="00AB1781" w:rsidRDefault="00704CAA" w:rsidP="00704CAA">
      <w:pPr>
        <w:pStyle w:val="EnglishHangNoCoptic"/>
      </w:pPr>
      <w:r w:rsidRPr="00AB1781">
        <w:tab/>
      </w:r>
      <w:r>
        <w:t>They</w:t>
      </w:r>
      <w:r w:rsidRPr="00AB1781">
        <w:t xml:space="preserve"> eat up My people like eating bread,</w:t>
      </w:r>
    </w:p>
    <w:p w14:paraId="46AD9E7E" w14:textId="77777777" w:rsidR="00704CAA" w:rsidRPr="00AB1781" w:rsidRDefault="00704CAA" w:rsidP="00704CAA">
      <w:pPr>
        <w:pStyle w:val="EnglishHangEndNoCoptic"/>
      </w:pPr>
      <w:r>
        <w:tab/>
        <w:t>and do not call upon God.</w:t>
      </w:r>
    </w:p>
    <w:p w14:paraId="0DA629DC" w14:textId="77777777" w:rsidR="00704CAA" w:rsidRPr="00AB1781" w:rsidRDefault="00704CAA" w:rsidP="00704CAA">
      <w:pPr>
        <w:pStyle w:val="EnglishHangNoCoptic"/>
      </w:pPr>
      <w:r w:rsidRPr="00AB1781">
        <w:t xml:space="preserve">6 They </w:t>
      </w:r>
      <w:r>
        <w:t>will be in great fear</w:t>
      </w:r>
      <w:r w:rsidRPr="00AB1781">
        <w:t>,</w:t>
      </w:r>
    </w:p>
    <w:p w14:paraId="3AA0877B" w14:textId="77777777" w:rsidR="00704CAA" w:rsidRPr="00AB1781" w:rsidRDefault="00704CAA" w:rsidP="00704CAA">
      <w:pPr>
        <w:pStyle w:val="EnglishHangNoCoptic"/>
      </w:pPr>
      <w:r>
        <w:tab/>
        <w:t>for God scattered</w:t>
      </w:r>
      <w:r w:rsidRPr="00AB1781">
        <w:t xml:space="preserve"> the bones of men-pleasers;</w:t>
      </w:r>
    </w:p>
    <w:p w14:paraId="3B7A5A1E" w14:textId="77777777" w:rsidR="00704CAA" w:rsidRPr="00AB1781" w:rsidRDefault="00704CAA" w:rsidP="00704CAA">
      <w:pPr>
        <w:pStyle w:val="EnglishHangEndNoCoptic"/>
      </w:pPr>
      <w:r w:rsidRPr="00AB1781">
        <w:tab/>
        <w:t>they are put to shame</w:t>
      </w:r>
      <w:r>
        <w:t>,</w:t>
      </w:r>
      <w:r w:rsidRPr="00AB1781">
        <w:t xml:space="preserve"> because God </w:t>
      </w:r>
      <w:r>
        <w:t>despised</w:t>
      </w:r>
      <w:r w:rsidRPr="00AB1781">
        <w:t xml:space="preserve"> them.</w:t>
      </w:r>
    </w:p>
    <w:p w14:paraId="5FE001F8" w14:textId="77777777" w:rsidR="00704CAA" w:rsidRPr="00AB1781" w:rsidRDefault="00704CAA" w:rsidP="00704CAA">
      <w:pPr>
        <w:pStyle w:val="EnglishHangNoCoptic"/>
      </w:pPr>
      <w:r w:rsidRPr="00AB1781">
        <w:t>7 Who will give salvation to Israel out of Zion?</w:t>
      </w:r>
    </w:p>
    <w:p w14:paraId="2FB87577" w14:textId="77777777" w:rsidR="00704CAA" w:rsidRPr="00AB1781" w:rsidRDefault="00704CAA" w:rsidP="00704CAA">
      <w:pPr>
        <w:pStyle w:val="EnglishHangNoCoptic"/>
      </w:pPr>
      <w:r w:rsidRPr="00AB1781">
        <w:tab/>
        <w:t xml:space="preserve">When the Lord </w:t>
      </w:r>
      <w:r>
        <w:t>brings back the captivity</w:t>
      </w:r>
      <w:r w:rsidRPr="00AB1781">
        <w:t xml:space="preserve"> of His people,</w:t>
      </w:r>
    </w:p>
    <w:p w14:paraId="527F1F0F" w14:textId="77777777" w:rsidR="00704CAA" w:rsidRPr="00FD3FDA" w:rsidRDefault="00704CAA" w:rsidP="00704CAA">
      <w:pPr>
        <w:pStyle w:val="EnglishHangEndNoCoptic"/>
      </w:pPr>
      <w:r w:rsidRPr="00AB1781">
        <w:tab/>
        <w:t>Jacob will rejoice</w:t>
      </w:r>
      <w:r>
        <w:t>,</w:t>
      </w:r>
      <w:r w:rsidRPr="00AB1781">
        <w:t xml:space="preserve"> and Israel will be glad.</w:t>
      </w:r>
    </w:p>
    <w:p w14:paraId="71D77191" w14:textId="77777777" w:rsidR="00704CAA" w:rsidRPr="00FD3FDA" w:rsidRDefault="00704CAA" w:rsidP="00704CAA">
      <w:pPr>
        <w:pStyle w:val="Heading4"/>
      </w:pPr>
      <w:bookmarkStart w:id="269" w:name="_Ref412111187"/>
      <w:r>
        <w:t>Psalm</w:t>
      </w:r>
      <w:r w:rsidRPr="00AB1781">
        <w:t xml:space="preserve"> 53</w:t>
      </w:r>
      <w:r>
        <w:t>: “O God, save me in Your Name”</w:t>
      </w:r>
      <w:bookmarkEnd w:id="269"/>
    </w:p>
    <w:p w14:paraId="712CAFD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5A621E1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3B09F6B7" w14:textId="7A567A32" w:rsidR="00C853E6" w:rsidRDefault="00C853E6" w:rsidP="008B0324">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8B0324">
        <w:t>. Reserved for the presbyter, if present.</w:t>
      </w:r>
    </w:p>
    <w:p w14:paraId="01289274" w14:textId="78890176" w:rsidR="00704CAA" w:rsidRPr="00AB1781" w:rsidRDefault="00704CAA" w:rsidP="00704CAA">
      <w:pPr>
        <w:pStyle w:val="Rubric"/>
      </w:pPr>
      <w:r w:rsidRPr="00AB1781">
        <w:t>1 (With songs. Of contemplation. By David; when the Ziphites came and told Saul that David was hiding among them)</w:t>
      </w:r>
    </w:p>
    <w:p w14:paraId="0C870D90" w14:textId="77777777" w:rsidR="00704CAA" w:rsidRDefault="00704CAA" w:rsidP="00704CAA">
      <w:pPr>
        <w:pStyle w:val="EnglishHangNoCoptic"/>
      </w:pPr>
      <w:r w:rsidRPr="00AB1781">
        <w:lastRenderedPageBreak/>
        <w:t xml:space="preserve">2 O God, save me </w:t>
      </w:r>
      <w:r>
        <w:t>in</w:t>
      </w:r>
      <w:r w:rsidRPr="00AB1781">
        <w:t xml:space="preserve"> </w:t>
      </w:r>
      <w:r>
        <w:t>Your Name,</w:t>
      </w:r>
    </w:p>
    <w:p w14:paraId="3420013D" w14:textId="77777777" w:rsidR="00704CAA" w:rsidRPr="00AB1781" w:rsidRDefault="00704CAA" w:rsidP="00704CAA">
      <w:pPr>
        <w:pStyle w:val="EnglishHangEndNoCoptic"/>
        <w:ind w:firstLine="0"/>
      </w:pPr>
      <w:r w:rsidRPr="00AB1781">
        <w:t xml:space="preserve">and judge me </w:t>
      </w:r>
      <w:r>
        <w:t>in</w:t>
      </w:r>
      <w:r w:rsidRPr="00AB1781">
        <w:t xml:space="preserve"> </w:t>
      </w:r>
      <w:r>
        <w:t>Your</w:t>
      </w:r>
      <w:r w:rsidRPr="00AB1781">
        <w:t xml:space="preserve"> power.</w:t>
      </w:r>
      <w:r w:rsidRPr="00AB1781">
        <w:rPr>
          <w:rStyle w:val="FootnoteReference"/>
        </w:rPr>
        <w:footnoteReference w:id="297"/>
      </w:r>
    </w:p>
    <w:p w14:paraId="4ADC61C8" w14:textId="77777777" w:rsidR="00704CAA" w:rsidRPr="00AB1781" w:rsidRDefault="00704CAA" w:rsidP="00704CAA">
      <w:pPr>
        <w:pStyle w:val="EnglishHangNoCoptic"/>
      </w:pPr>
      <w:r>
        <w:t>3</w:t>
      </w:r>
      <w:r w:rsidRPr="00AB1781">
        <w:t xml:space="preserve"> </w:t>
      </w:r>
      <w:r>
        <w:t>O God, Hear my prayer</w:t>
      </w:r>
      <w:r w:rsidRPr="00AB1781">
        <w:t>;</w:t>
      </w:r>
    </w:p>
    <w:p w14:paraId="03A004F9" w14:textId="77777777" w:rsidR="00704CAA" w:rsidRPr="00AB1781" w:rsidRDefault="00704CAA" w:rsidP="00704CAA">
      <w:pPr>
        <w:pStyle w:val="EnglishHangEndNoCoptic"/>
      </w:pPr>
      <w:r w:rsidRPr="00AB1781">
        <w:tab/>
        <w:t>give ear to the words of my mouth.</w:t>
      </w:r>
    </w:p>
    <w:p w14:paraId="2CEB6F05" w14:textId="77777777" w:rsidR="00704CAA" w:rsidRPr="00AB1781" w:rsidRDefault="00704CAA" w:rsidP="00704CAA">
      <w:pPr>
        <w:pStyle w:val="EnglishHangNoCoptic"/>
      </w:pPr>
      <w:r>
        <w:t>4</w:t>
      </w:r>
      <w:r w:rsidRPr="00AB1781">
        <w:t xml:space="preserve"> For strangers have risen against me,</w:t>
      </w:r>
    </w:p>
    <w:p w14:paraId="5F0ECCE2" w14:textId="77777777" w:rsidR="00704CAA" w:rsidRPr="00AB1781" w:rsidRDefault="00704CAA" w:rsidP="00704CAA">
      <w:pPr>
        <w:pStyle w:val="EnglishHangNoCoptic"/>
      </w:pPr>
      <w:r w:rsidRPr="00AB1781">
        <w:tab/>
        <w:t xml:space="preserve">and the </w:t>
      </w:r>
      <w:r>
        <w:t>powerful</w:t>
      </w:r>
      <w:r w:rsidRPr="00AB1781">
        <w:t xml:space="preserve"> have sought my </w:t>
      </w:r>
      <w:r>
        <w:t>soul;</w:t>
      </w:r>
    </w:p>
    <w:p w14:paraId="55D6F189" w14:textId="77777777" w:rsidR="00704CAA" w:rsidRPr="00AB1781" w:rsidRDefault="00704CAA" w:rsidP="00704CAA">
      <w:pPr>
        <w:pStyle w:val="EnglishHangEndNoCoptic"/>
      </w:pPr>
      <w:r w:rsidRPr="00AB1781">
        <w:tab/>
      </w:r>
      <w:r>
        <w:t>they</w:t>
      </w:r>
      <w:r w:rsidRPr="00AB1781">
        <w:t xml:space="preserve"> have not set God before them.</w:t>
      </w:r>
    </w:p>
    <w:p w14:paraId="31FD0324" w14:textId="77777777" w:rsidR="00704CAA" w:rsidRPr="00AB1781" w:rsidRDefault="00704CAA" w:rsidP="00704CAA">
      <w:pPr>
        <w:pStyle w:val="EnglishHangNoCoptic"/>
      </w:pPr>
      <w:r>
        <w:t>5</w:t>
      </w:r>
      <w:r w:rsidRPr="00AB1781">
        <w:t xml:space="preserve"> </w:t>
      </w:r>
      <w:r>
        <w:t>For look!</w:t>
      </w:r>
      <w:r w:rsidRPr="00AB1781">
        <w:t xml:space="preserve"> God </w:t>
      </w:r>
      <w:r>
        <w:t>helps</w:t>
      </w:r>
      <w:r w:rsidRPr="00AB1781">
        <w:t xml:space="preserve"> me;</w:t>
      </w:r>
    </w:p>
    <w:p w14:paraId="526E44E8" w14:textId="77777777" w:rsidR="00704CAA" w:rsidRPr="00AB1781" w:rsidRDefault="00704CAA" w:rsidP="00704CAA">
      <w:pPr>
        <w:pStyle w:val="EnglishHangEndNoCoptic"/>
      </w:pPr>
      <w:r w:rsidRPr="00AB1781">
        <w:tab/>
        <w:t xml:space="preserve">the Lord is the </w:t>
      </w:r>
      <w:r>
        <w:t>protector</w:t>
      </w:r>
      <w:r w:rsidRPr="00AB1781">
        <w:t xml:space="preserve"> of my soul.</w:t>
      </w:r>
    </w:p>
    <w:p w14:paraId="6B566766" w14:textId="77777777" w:rsidR="00704CAA" w:rsidRPr="00AB1781" w:rsidRDefault="00704CAA" w:rsidP="00704CAA">
      <w:pPr>
        <w:pStyle w:val="EnglishHangNoCoptic"/>
      </w:pPr>
      <w:r>
        <w:t>6</w:t>
      </w:r>
      <w:r w:rsidRPr="00AB1781">
        <w:t xml:space="preserve"> He will </w:t>
      </w:r>
      <w:r>
        <w:t>repay</w:t>
      </w:r>
      <w:r w:rsidRPr="00AB1781">
        <w:t xml:space="preserve"> the evils </w:t>
      </w:r>
      <w:r>
        <w:t>to</w:t>
      </w:r>
      <w:r w:rsidRPr="00AB1781">
        <w:t xml:space="preserve"> my enemies.</w:t>
      </w:r>
      <w:r w:rsidRPr="00AB1781">
        <w:rPr>
          <w:rStyle w:val="FootnoteReference"/>
        </w:rPr>
        <w:footnoteReference w:id="298"/>
      </w:r>
    </w:p>
    <w:p w14:paraId="6CC99C34" w14:textId="77777777" w:rsidR="00704CAA" w:rsidRPr="00AB1781" w:rsidRDefault="00704CAA" w:rsidP="00704CAA">
      <w:pPr>
        <w:pStyle w:val="EnglishHangEndNoCoptic"/>
      </w:pPr>
      <w:r w:rsidRPr="00AB1781">
        <w:tab/>
        <w:t xml:space="preserve">Destroy them in </w:t>
      </w:r>
      <w:r>
        <w:t>Your</w:t>
      </w:r>
      <w:r w:rsidRPr="00AB1781">
        <w:t xml:space="preserve"> truth.</w:t>
      </w:r>
    </w:p>
    <w:p w14:paraId="0D7A6351" w14:textId="77777777" w:rsidR="00704CAA" w:rsidRPr="00AB1781" w:rsidRDefault="00704CAA" w:rsidP="00704CAA">
      <w:pPr>
        <w:pStyle w:val="EnglishHangNoCoptic"/>
      </w:pPr>
      <w:r>
        <w:t>7</w:t>
      </w:r>
      <w:r w:rsidRPr="00AB1781">
        <w:t xml:space="preserve"> I will freely sacrifice to </w:t>
      </w:r>
      <w:r>
        <w:t>You</w:t>
      </w:r>
      <w:r w:rsidRPr="00AB1781">
        <w:t>;</w:t>
      </w:r>
    </w:p>
    <w:p w14:paraId="2B40C79C" w14:textId="77777777" w:rsidR="00704CAA" w:rsidRPr="00AB1781" w:rsidRDefault="00704CAA" w:rsidP="00704CAA">
      <w:pPr>
        <w:pStyle w:val="EnglishHangEndNoCoptic"/>
      </w:pPr>
      <w:r w:rsidRPr="00AB1781">
        <w:tab/>
        <w:t xml:space="preserve">I will </w:t>
      </w:r>
      <w:r>
        <w:t>confess</w:t>
      </w:r>
      <w:r>
        <w:rPr>
          <w:rStyle w:val="FootnoteReference"/>
        </w:rPr>
        <w:footnoteReference w:id="299"/>
      </w:r>
      <w:r w:rsidRPr="00AB1781">
        <w:t xml:space="preserve"> </w:t>
      </w:r>
      <w:r>
        <w:t>Your</w:t>
      </w:r>
      <w:r w:rsidRPr="00AB1781">
        <w:t xml:space="preserve"> Name, O Lord, for it is good.</w:t>
      </w:r>
      <w:r w:rsidRPr="00AB1781">
        <w:rPr>
          <w:rStyle w:val="FootnoteReference"/>
        </w:rPr>
        <w:footnoteReference w:id="300"/>
      </w:r>
    </w:p>
    <w:p w14:paraId="6F367373" w14:textId="77777777" w:rsidR="00704CAA" w:rsidRPr="00AB1781" w:rsidRDefault="00704CAA" w:rsidP="00704CAA">
      <w:pPr>
        <w:pStyle w:val="EnglishHangNoCoptic"/>
      </w:pPr>
      <w:r>
        <w:t>8</w:t>
      </w:r>
      <w:r w:rsidRPr="00AB1781">
        <w:t xml:space="preserve"> For </w:t>
      </w:r>
      <w:r>
        <w:t>You</w:t>
      </w:r>
      <w:r w:rsidRPr="00AB1781">
        <w:t xml:space="preserve"> </w:t>
      </w:r>
      <w:r>
        <w:t>have</w:t>
      </w:r>
      <w:r w:rsidRPr="00AB1781">
        <w:t xml:space="preserve"> delivered me out of all my </w:t>
      </w:r>
      <w:r>
        <w:t>afflictions</w:t>
      </w:r>
      <w:r w:rsidRPr="00AB1781">
        <w:t>,</w:t>
      </w:r>
    </w:p>
    <w:p w14:paraId="16F8036F" w14:textId="77777777" w:rsidR="00704CAA" w:rsidRDefault="00704CAA" w:rsidP="00704CAA">
      <w:pPr>
        <w:pStyle w:val="EnglishHangEndNoCoptic"/>
      </w:pPr>
      <w:r w:rsidRPr="00AB1781">
        <w:tab/>
        <w:t xml:space="preserve">and my eye </w:t>
      </w:r>
      <w:r>
        <w:t>looked upon</w:t>
      </w:r>
      <w:r w:rsidRPr="00AB1781">
        <w:t xml:space="preserve"> my enemies.</w:t>
      </w:r>
      <w:r w:rsidRPr="00AB1781">
        <w:rPr>
          <w:rStyle w:val="FootnoteReference"/>
        </w:rPr>
        <w:footnoteReference w:id="301"/>
      </w:r>
    </w:p>
    <w:p w14:paraId="0671F336" w14:textId="77777777" w:rsidR="00C853E6" w:rsidRDefault="00704CAA" w:rsidP="00704CAA">
      <w:pPr>
        <w:pStyle w:val="Rubric"/>
      </w:pPr>
      <w:r>
        <w:t>Alleluia.</w:t>
      </w:r>
    </w:p>
    <w:p w14:paraId="43A86828" w14:textId="15385AD6" w:rsidR="00704CAA" w:rsidRPr="00FD3FDA"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E2EAC">
        <w:t>Psalm</w:t>
      </w:r>
      <w:r w:rsidR="000E2EAC" w:rsidRPr="00AB1781">
        <w:t xml:space="preserve"> 56</w:t>
      </w:r>
      <w:r w:rsidR="000E2EAC">
        <w:t>: “Have mercy on me, O God, have mercy on me”</w:t>
      </w:r>
      <w:r>
        <w:fldChar w:fldCharType="end"/>
      </w:r>
      <w:r>
        <w:t xml:space="preserve">, page </w:t>
      </w:r>
      <w:r>
        <w:fldChar w:fldCharType="begin"/>
      </w:r>
      <w:r>
        <w:instrText xml:space="preserve"> PAGEREF _Ref412026190 \h </w:instrText>
      </w:r>
      <w:r>
        <w:fldChar w:fldCharType="separate"/>
      </w:r>
      <w:r w:rsidR="000E2EAC">
        <w:rPr>
          <w:noProof/>
        </w:rPr>
        <w:t>171</w:t>
      </w:r>
      <w:r>
        <w:fldChar w:fldCharType="end"/>
      </w:r>
      <w:r w:rsidR="00704CAA">
        <w:t xml:space="preserve"> </w:t>
      </w:r>
    </w:p>
    <w:p w14:paraId="2EB08E2A" w14:textId="77777777" w:rsidR="00704CAA" w:rsidRPr="00FD3FDA" w:rsidRDefault="00704CAA" w:rsidP="00704CAA">
      <w:pPr>
        <w:pStyle w:val="Heading4"/>
      </w:pPr>
      <w:r>
        <w:t>Psalm</w:t>
      </w:r>
      <w:r w:rsidRPr="00AB1781">
        <w:t xml:space="preserve"> 54</w:t>
      </w:r>
      <w:r>
        <w:t>: “Give ear, O God, to my prayer”</w:t>
      </w:r>
    </w:p>
    <w:p w14:paraId="464AAD9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9F3170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3DC7742F" w14:textId="77777777" w:rsidR="00704CAA" w:rsidRPr="00AB1781" w:rsidRDefault="00704CAA" w:rsidP="00704CAA">
      <w:pPr>
        <w:pStyle w:val="Rubric"/>
      </w:pPr>
      <w:r w:rsidRPr="00AB1781">
        <w:t xml:space="preserve">1 </w:t>
      </w:r>
      <w:r>
        <w:t xml:space="preserve">(For the end; A </w:t>
      </w:r>
      <w:r w:rsidRPr="00AB1781">
        <w:t>Prayer of Contemplation. By David)</w:t>
      </w:r>
    </w:p>
    <w:p w14:paraId="27C10698" w14:textId="77777777" w:rsidR="00704CAA" w:rsidRPr="00AB1781" w:rsidRDefault="00704CAA" w:rsidP="00704CAA">
      <w:pPr>
        <w:pStyle w:val="EnglishHangNoCoptic"/>
      </w:pPr>
      <w:r w:rsidRPr="00AB1781">
        <w:t>2 Give ear, O God, to my prayer,</w:t>
      </w:r>
    </w:p>
    <w:p w14:paraId="3326AEB1" w14:textId="77777777" w:rsidR="00704CAA" w:rsidRPr="00AB1781" w:rsidRDefault="00704CAA" w:rsidP="00704CAA">
      <w:pPr>
        <w:pStyle w:val="EnglishHangEndNoCoptic"/>
      </w:pPr>
      <w:r w:rsidRPr="00AB1781">
        <w:tab/>
        <w:t xml:space="preserve">and </w:t>
      </w:r>
      <w:r>
        <w:t>do not despise</w:t>
      </w:r>
      <w:r w:rsidRPr="00AB1781">
        <w:t xml:space="preserve"> my </w:t>
      </w:r>
      <w:r>
        <w:t>supplication</w:t>
      </w:r>
      <w:r w:rsidRPr="00AB1781">
        <w:t>.</w:t>
      </w:r>
    </w:p>
    <w:p w14:paraId="6E087BFD" w14:textId="77777777" w:rsidR="00704CAA" w:rsidRPr="00AB1781" w:rsidRDefault="00704CAA" w:rsidP="00704CAA">
      <w:pPr>
        <w:pStyle w:val="EnglishHangNoCoptic"/>
      </w:pPr>
      <w:r w:rsidRPr="00AB1781">
        <w:lastRenderedPageBreak/>
        <w:t>3 Attend to me</w:t>
      </w:r>
      <w:r>
        <w:t>, and hear me;</w:t>
      </w:r>
    </w:p>
    <w:p w14:paraId="568981E2" w14:textId="77777777" w:rsidR="00704CAA" w:rsidRPr="00FD3FDA" w:rsidRDefault="00704CAA" w:rsidP="00704CAA">
      <w:pPr>
        <w:pStyle w:val="EnglishHangEndNoCoptic"/>
      </w:pPr>
      <w:r w:rsidRPr="00AB1781">
        <w:tab/>
        <w:t xml:space="preserve">I am </w:t>
      </w:r>
      <w:r>
        <w:t>vexed</w:t>
      </w:r>
      <w:r w:rsidRPr="00AB1781">
        <w:t xml:space="preserve"> </w:t>
      </w:r>
      <w:r>
        <w:t>in</w:t>
      </w:r>
      <w:r w:rsidRPr="00AB1781">
        <w:t xml:space="preserve"> my </w:t>
      </w:r>
      <w:r>
        <w:t>prayer, and am troubled</w:t>
      </w:r>
    </w:p>
    <w:p w14:paraId="7448A75F" w14:textId="77777777" w:rsidR="00704CAA" w:rsidRPr="00AB1781" w:rsidRDefault="00704CAA" w:rsidP="00704CAA">
      <w:pPr>
        <w:pStyle w:val="EnglishHangNoCoptic"/>
      </w:pPr>
      <w:r w:rsidRPr="00AB1781">
        <w:t xml:space="preserve">4 </w:t>
      </w:r>
      <w:r>
        <w:t>by</w:t>
      </w:r>
      <w:r w:rsidRPr="00AB1781">
        <w:t xml:space="preserve"> of the voice of the enemy,</w:t>
      </w:r>
    </w:p>
    <w:p w14:paraId="2249D369" w14:textId="77777777" w:rsidR="00704CAA" w:rsidRPr="00AB1781" w:rsidRDefault="00704CAA" w:rsidP="00704CAA">
      <w:pPr>
        <w:pStyle w:val="EnglishHangNoCoptic"/>
      </w:pPr>
      <w:r w:rsidRPr="00AB1781">
        <w:tab/>
        <w:t xml:space="preserve">and </w:t>
      </w:r>
      <w:r>
        <w:t>by</w:t>
      </w:r>
      <w:r w:rsidRPr="00AB1781">
        <w:t xml:space="preserve"> of the oppression of the sinner;</w:t>
      </w:r>
    </w:p>
    <w:p w14:paraId="05402C34" w14:textId="77777777" w:rsidR="00704CAA" w:rsidRPr="00AB1781" w:rsidRDefault="00704CAA" w:rsidP="00704CAA">
      <w:pPr>
        <w:pStyle w:val="EnglishHangNoCoptic"/>
      </w:pPr>
      <w:r w:rsidRPr="00AB1781">
        <w:tab/>
      </w:r>
      <w:r>
        <w:t>because</w:t>
      </w:r>
      <w:r w:rsidRPr="00AB1781">
        <w:t xml:space="preserve"> they have</w:t>
      </w:r>
      <w:r>
        <w:t xml:space="preserve"> turned their iniquity upon me</w:t>
      </w:r>
      <w:r w:rsidRPr="00AB1781">
        <w:t>,</w:t>
      </w:r>
    </w:p>
    <w:p w14:paraId="09EC7E31" w14:textId="77777777" w:rsidR="00704CAA" w:rsidRPr="00AB1781" w:rsidRDefault="00704CAA" w:rsidP="00704CAA">
      <w:pPr>
        <w:pStyle w:val="EnglishHangEndNoCoptic"/>
      </w:pPr>
      <w:r w:rsidRPr="00AB1781">
        <w:tab/>
        <w:t xml:space="preserve">and </w:t>
      </w:r>
      <w:r>
        <w:t>were indignant against me in wrath</w:t>
      </w:r>
      <w:r w:rsidRPr="00AB1781">
        <w:t>.</w:t>
      </w:r>
    </w:p>
    <w:p w14:paraId="50B1D339" w14:textId="77777777" w:rsidR="00704CAA" w:rsidRPr="00AB1781" w:rsidRDefault="00704CAA" w:rsidP="00704CAA">
      <w:pPr>
        <w:pStyle w:val="EnglishHangNoCoptic"/>
      </w:pPr>
      <w:r w:rsidRPr="00AB1781">
        <w:t>5 My heart was troubled within me,</w:t>
      </w:r>
    </w:p>
    <w:p w14:paraId="51011F1A" w14:textId="77777777" w:rsidR="00704CAA" w:rsidRPr="00AB1781" w:rsidRDefault="00704CAA" w:rsidP="00704CAA">
      <w:pPr>
        <w:pStyle w:val="EnglishHangEndNoCoptic"/>
      </w:pPr>
      <w:r w:rsidRPr="00AB1781">
        <w:tab/>
        <w:t xml:space="preserve">and </w:t>
      </w:r>
      <w:r>
        <w:t>death’s terror</w:t>
      </w:r>
      <w:r w:rsidRPr="00AB1781">
        <w:t xml:space="preserve"> fell upon me.</w:t>
      </w:r>
    </w:p>
    <w:p w14:paraId="331309C7" w14:textId="77777777" w:rsidR="00704CAA" w:rsidRPr="00AB1781" w:rsidRDefault="00704CAA" w:rsidP="00704CAA">
      <w:pPr>
        <w:pStyle w:val="EnglishHangNoCoptic"/>
      </w:pPr>
      <w:r w:rsidRPr="00AB1781">
        <w:t>6 Fear and trembling came upon me,</w:t>
      </w:r>
    </w:p>
    <w:p w14:paraId="7C6AEF41" w14:textId="77777777" w:rsidR="00704CAA" w:rsidRPr="00AB1781" w:rsidRDefault="00704CAA" w:rsidP="00704CAA">
      <w:pPr>
        <w:pStyle w:val="EnglishHangEndNoCoptic"/>
      </w:pPr>
      <w:r w:rsidRPr="00AB1781">
        <w:tab/>
        <w:t xml:space="preserve">and darkness </w:t>
      </w:r>
      <w:r>
        <w:t>covered</w:t>
      </w:r>
      <w:r w:rsidRPr="00AB1781">
        <w:t xml:space="preserve"> me.</w:t>
      </w:r>
    </w:p>
    <w:p w14:paraId="2D699A42" w14:textId="77777777" w:rsidR="00704CAA" w:rsidRPr="00AB1781" w:rsidRDefault="00704CAA" w:rsidP="00704CAA">
      <w:pPr>
        <w:pStyle w:val="EnglishHangNoCoptic"/>
      </w:pPr>
      <w:r>
        <w:t>7 And I said, “</w:t>
      </w:r>
      <w:r w:rsidRPr="00AB1781">
        <w:t>Who will give me wings like a dove,</w:t>
      </w:r>
    </w:p>
    <w:p w14:paraId="474FA361" w14:textId="77777777" w:rsidR="00704CAA" w:rsidRPr="00AB1781" w:rsidRDefault="00704CAA" w:rsidP="00704CAA">
      <w:pPr>
        <w:pStyle w:val="EnglishHangEndNoCoptic"/>
      </w:pPr>
      <w:r w:rsidRPr="00AB1781">
        <w:tab/>
        <w:t xml:space="preserve">and </w:t>
      </w:r>
      <w:r>
        <w:t>I will fly away and be at rest?”</w:t>
      </w:r>
      <w:r w:rsidRPr="00AB1781">
        <w:rPr>
          <w:rStyle w:val="FootnoteReference"/>
        </w:rPr>
        <w:footnoteReference w:id="302"/>
      </w:r>
    </w:p>
    <w:p w14:paraId="553B8C11" w14:textId="77777777" w:rsidR="00704CAA" w:rsidRPr="00AB1781" w:rsidRDefault="00704CAA" w:rsidP="00704CAA">
      <w:pPr>
        <w:pStyle w:val="EnglishHangNoCoptic"/>
      </w:pPr>
      <w:r w:rsidRPr="00AB1781">
        <w:t xml:space="preserve">8 </w:t>
      </w:r>
      <w:r>
        <w:t>Look</w:t>
      </w:r>
      <w:r w:rsidRPr="00AB1781">
        <w:t xml:space="preserve">, </w:t>
      </w:r>
      <w:r>
        <w:t>I became a fugitive far away</w:t>
      </w:r>
      <w:r w:rsidRPr="00AB1781">
        <w:t>,</w:t>
      </w:r>
    </w:p>
    <w:p w14:paraId="68793B1F" w14:textId="77777777" w:rsidR="00704CAA" w:rsidRPr="00AB1781" w:rsidRDefault="00704CAA" w:rsidP="00704CAA">
      <w:pPr>
        <w:pStyle w:val="EnglishHangEndNoCoptic"/>
      </w:pPr>
      <w:r w:rsidRPr="00AB1781">
        <w:tab/>
        <w:t xml:space="preserve">and </w:t>
      </w:r>
      <w:r>
        <w:t xml:space="preserve">lodged </w:t>
      </w:r>
      <w:r w:rsidRPr="00AB1781">
        <w:t xml:space="preserve">in the </w:t>
      </w:r>
      <w:r>
        <w:t>wilderness</w:t>
      </w:r>
      <w:r w:rsidRPr="00AB1781">
        <w:t>.</w:t>
      </w:r>
      <w:r>
        <w:t xml:space="preserve"> </w:t>
      </w:r>
      <w:r w:rsidRPr="00D30D2D">
        <w:rPr>
          <w:i/>
        </w:rPr>
        <w:t>(Pause)</w:t>
      </w:r>
    </w:p>
    <w:p w14:paraId="0DDDF107" w14:textId="77777777" w:rsidR="00704CAA" w:rsidRPr="00AB1781" w:rsidRDefault="00704CAA" w:rsidP="00704CAA">
      <w:pPr>
        <w:pStyle w:val="EnglishHangNoCoptic"/>
      </w:pPr>
      <w:r w:rsidRPr="00AB1781">
        <w:t xml:space="preserve">9 I waited for </w:t>
      </w:r>
      <w:r>
        <w:t>the One</w:t>
      </w:r>
      <w:r w:rsidRPr="00AB1781">
        <w:t xml:space="preserve"> Who saves me</w:t>
      </w:r>
    </w:p>
    <w:p w14:paraId="16744814" w14:textId="77777777" w:rsidR="00704CAA" w:rsidRPr="00AB1781" w:rsidRDefault="00704CAA" w:rsidP="00704CAA">
      <w:pPr>
        <w:pStyle w:val="EnglishHangEndNoCoptic"/>
      </w:pPr>
      <w:r>
        <w:tab/>
        <w:t>from faint</w:t>
      </w:r>
      <w:r w:rsidRPr="00AB1781">
        <w:t xml:space="preserve">heartedness and </w:t>
      </w:r>
      <w:r>
        <w:t xml:space="preserve">from </w:t>
      </w:r>
      <w:r w:rsidRPr="00AB1781">
        <w:t>storm.</w:t>
      </w:r>
    </w:p>
    <w:p w14:paraId="05FDD307" w14:textId="77777777" w:rsidR="00704CAA" w:rsidRPr="00AB1781" w:rsidRDefault="00704CAA" w:rsidP="00704CAA">
      <w:pPr>
        <w:pStyle w:val="EnglishHangNoCoptic"/>
      </w:pPr>
      <w:r w:rsidRPr="00AB1781">
        <w:t xml:space="preserve">10 Drown their voices, O Lord, and </w:t>
      </w:r>
      <w:r>
        <w:t>confuse</w:t>
      </w:r>
      <w:r w:rsidRPr="00AB1781">
        <w:t xml:space="preserve"> their </w:t>
      </w:r>
      <w:r>
        <w:t>speech</w:t>
      </w:r>
      <w:r w:rsidRPr="00AB1781">
        <w:t>,</w:t>
      </w:r>
    </w:p>
    <w:p w14:paraId="75956A03" w14:textId="77777777" w:rsidR="00704CAA" w:rsidRPr="00AB1781" w:rsidRDefault="00704CAA" w:rsidP="00704CAA">
      <w:pPr>
        <w:pStyle w:val="EnglishHangEndNoCoptic"/>
      </w:pPr>
      <w:r w:rsidRPr="00AB1781">
        <w:tab/>
        <w:t>for I see iniquity and strife in the city.</w:t>
      </w:r>
    </w:p>
    <w:p w14:paraId="0010F752" w14:textId="77777777" w:rsidR="00704CAA" w:rsidRPr="00AB1781" w:rsidRDefault="00704CAA" w:rsidP="00704CAA">
      <w:pPr>
        <w:pStyle w:val="EnglishHangNoCoptic"/>
      </w:pPr>
      <w:r w:rsidRPr="00AB1781">
        <w:t xml:space="preserve">11 Day and night </w:t>
      </w:r>
      <w:r>
        <w:t>it</w:t>
      </w:r>
      <w:r>
        <w:rPr>
          <w:rStyle w:val="FootnoteReference"/>
        </w:rPr>
        <w:footnoteReference w:id="303"/>
      </w:r>
      <w:r>
        <w:t xml:space="preserve"> will surround her upon her walls</w:t>
      </w:r>
      <w:r w:rsidRPr="00AB1781">
        <w:t>.</w:t>
      </w:r>
    </w:p>
    <w:p w14:paraId="25ECAC94" w14:textId="77777777" w:rsidR="00704CAA" w:rsidRPr="00AB1781" w:rsidRDefault="00704CAA" w:rsidP="00704CAA">
      <w:pPr>
        <w:pStyle w:val="EnglishHangEndNoCoptic"/>
      </w:pPr>
      <w:r w:rsidRPr="00AB1781">
        <w:tab/>
        <w:t xml:space="preserve">Iniquity and trouble are in the midst of </w:t>
      </w:r>
      <w:r>
        <w:t>her</w:t>
      </w:r>
      <w:r w:rsidRPr="00AB1781">
        <w:t>,</w:t>
      </w:r>
    </w:p>
    <w:p w14:paraId="03A56E8E" w14:textId="77777777" w:rsidR="00704CAA" w:rsidRPr="00AB1781" w:rsidRDefault="00704CAA" w:rsidP="00704CAA">
      <w:pPr>
        <w:pStyle w:val="EnglishHangNoCoptic"/>
      </w:pPr>
      <w:r w:rsidRPr="00AB1781">
        <w:t>12 and injustice;</w:t>
      </w:r>
    </w:p>
    <w:p w14:paraId="7C8EF4F4" w14:textId="77777777" w:rsidR="00704CAA" w:rsidRPr="00AB1781" w:rsidRDefault="00704CAA" w:rsidP="00704CAA">
      <w:pPr>
        <w:pStyle w:val="EnglishHangEndNoCoptic"/>
      </w:pPr>
      <w:r>
        <w:tab/>
        <w:t>usury and fraud never leave her</w:t>
      </w:r>
      <w:r w:rsidRPr="00AB1781">
        <w:t xml:space="preserve"> streets.</w:t>
      </w:r>
    </w:p>
    <w:p w14:paraId="13583DC3" w14:textId="77777777" w:rsidR="00704CAA" w:rsidRPr="00AB1781" w:rsidRDefault="00704CAA" w:rsidP="00704CAA">
      <w:pPr>
        <w:pStyle w:val="EnglishHangNoCoptic"/>
      </w:pPr>
      <w:r w:rsidRPr="00AB1781">
        <w:t xml:space="preserve">13 For if an enemy had </w:t>
      </w:r>
      <w:r>
        <w:t>reproached</w:t>
      </w:r>
      <w:r w:rsidRPr="00AB1781">
        <w:t xml:space="preserve"> me,</w:t>
      </w:r>
    </w:p>
    <w:p w14:paraId="3B4624E7" w14:textId="77777777" w:rsidR="00704CAA" w:rsidRPr="00AB1781" w:rsidRDefault="00704CAA" w:rsidP="00704CAA">
      <w:pPr>
        <w:pStyle w:val="EnglishHangNoCoptic"/>
      </w:pPr>
      <w:r>
        <w:tab/>
        <w:t>I could have endured it;</w:t>
      </w:r>
    </w:p>
    <w:p w14:paraId="0D027B34" w14:textId="77777777" w:rsidR="00704CAA" w:rsidRPr="00AB1781" w:rsidRDefault="00704CAA" w:rsidP="00704CAA">
      <w:pPr>
        <w:pStyle w:val="EnglishHangNoCoptic"/>
      </w:pPr>
      <w:r>
        <w:tab/>
        <w:t>a</w:t>
      </w:r>
      <w:r w:rsidRPr="00AB1781">
        <w:t>nd if one who hated me had boasted against me,</w:t>
      </w:r>
    </w:p>
    <w:p w14:paraId="333D1FBB" w14:textId="77777777" w:rsidR="00704CAA" w:rsidRPr="00AB1781" w:rsidRDefault="00704CAA" w:rsidP="00704CAA">
      <w:pPr>
        <w:pStyle w:val="EnglishHangEndNoCoptic"/>
      </w:pPr>
      <w:r w:rsidRPr="00AB1781">
        <w:tab/>
        <w:t>I would have hidden from him.</w:t>
      </w:r>
    </w:p>
    <w:p w14:paraId="4AF7185B" w14:textId="77777777" w:rsidR="00704CAA" w:rsidRPr="00AB1781" w:rsidRDefault="00704CAA" w:rsidP="00704CAA">
      <w:pPr>
        <w:pStyle w:val="EnglishHangNoCoptic"/>
      </w:pPr>
      <w:r w:rsidRPr="00AB1781">
        <w:t>14 But it was you, a man my equal,</w:t>
      </w:r>
    </w:p>
    <w:p w14:paraId="046E4995" w14:textId="77777777" w:rsidR="00704CAA" w:rsidRPr="00AB1781" w:rsidRDefault="00704CAA" w:rsidP="00704CAA">
      <w:pPr>
        <w:pStyle w:val="EnglishHangEndNoCoptic"/>
      </w:pPr>
      <w:r w:rsidRPr="00AB1781">
        <w:tab/>
        <w:t xml:space="preserve">my </w:t>
      </w:r>
      <w:r>
        <w:t>leader</w:t>
      </w:r>
      <w:r w:rsidRPr="00AB1781">
        <w:t>, and my friend,</w:t>
      </w:r>
    </w:p>
    <w:p w14:paraId="16098989" w14:textId="77777777" w:rsidR="00704CAA" w:rsidRPr="00AB1781" w:rsidRDefault="00704CAA" w:rsidP="00704CAA">
      <w:pPr>
        <w:pStyle w:val="EnglishHangNoCoptic"/>
      </w:pPr>
      <w:r w:rsidRPr="00AB1781">
        <w:t>15 who made sw</w:t>
      </w:r>
      <w:r>
        <w:t>eet the food we shared together;</w:t>
      </w:r>
    </w:p>
    <w:p w14:paraId="06EE0D49" w14:textId="77777777" w:rsidR="00704CAA" w:rsidRPr="00AB1781" w:rsidRDefault="00704CAA" w:rsidP="00704CAA">
      <w:pPr>
        <w:pStyle w:val="EnglishHangEndNoCoptic"/>
      </w:pPr>
      <w:r>
        <w:tab/>
        <w:t>w</w:t>
      </w:r>
      <w:r w:rsidRPr="00AB1781">
        <w:t xml:space="preserve">e walked </w:t>
      </w:r>
      <w:r>
        <w:t>in</w:t>
      </w:r>
      <w:r w:rsidRPr="00AB1781">
        <w:t xml:space="preserve"> the house of God in harmony.</w:t>
      </w:r>
    </w:p>
    <w:p w14:paraId="75806C0E" w14:textId="77777777" w:rsidR="00704CAA" w:rsidRPr="00AB1781" w:rsidRDefault="00704CAA" w:rsidP="00704CAA">
      <w:pPr>
        <w:pStyle w:val="EnglishHangNoCoptic"/>
      </w:pPr>
      <w:r w:rsidRPr="00AB1781">
        <w:t>16 Let death come upon them,</w:t>
      </w:r>
    </w:p>
    <w:p w14:paraId="5ABE3A50" w14:textId="77777777" w:rsidR="00704CAA" w:rsidRPr="00AB1781" w:rsidRDefault="00704CAA" w:rsidP="00704CAA">
      <w:pPr>
        <w:pStyle w:val="EnglishHangNoCoptic"/>
      </w:pPr>
      <w:r w:rsidRPr="00AB1781">
        <w:tab/>
        <w:t xml:space="preserve">and let them go down alive </w:t>
      </w:r>
      <w:r>
        <w:t>into</w:t>
      </w:r>
      <w:r w:rsidRPr="00AB1781">
        <w:t xml:space="preserve"> </w:t>
      </w:r>
      <w:r>
        <w:t>Hades</w:t>
      </w:r>
      <w:r w:rsidRPr="00AB1781">
        <w:t>;</w:t>
      </w:r>
    </w:p>
    <w:p w14:paraId="4ECFF830" w14:textId="77777777" w:rsidR="00704CAA" w:rsidRPr="00AB1781" w:rsidRDefault="00704CAA" w:rsidP="00704CAA">
      <w:pPr>
        <w:pStyle w:val="EnglishHangEndNoCoptic"/>
      </w:pPr>
      <w:r w:rsidRPr="00AB1781">
        <w:tab/>
        <w:t>for evil</w:t>
      </w:r>
      <w:r>
        <w:t>s</w:t>
      </w:r>
      <w:r w:rsidRPr="00AB1781">
        <w:t xml:space="preserve"> </w:t>
      </w:r>
      <w:r>
        <w:t>are</w:t>
      </w:r>
      <w:r w:rsidRPr="00AB1781">
        <w:t xml:space="preserve"> in their hearts and homes.</w:t>
      </w:r>
    </w:p>
    <w:p w14:paraId="1B711D36" w14:textId="77777777" w:rsidR="00704CAA" w:rsidRPr="00AB1781" w:rsidRDefault="00704CAA" w:rsidP="00704CAA">
      <w:pPr>
        <w:pStyle w:val="EnglishHangNoCoptic"/>
      </w:pPr>
      <w:r w:rsidRPr="00AB1781">
        <w:lastRenderedPageBreak/>
        <w:t xml:space="preserve">17 </w:t>
      </w:r>
      <w:r>
        <w:t>But</w:t>
      </w:r>
      <w:r w:rsidRPr="00AB1781">
        <w:t xml:space="preserve"> I cried to God,</w:t>
      </w:r>
    </w:p>
    <w:p w14:paraId="5D7A56F0" w14:textId="77777777" w:rsidR="00704CAA" w:rsidRPr="00AB1781" w:rsidRDefault="00704CAA" w:rsidP="00704CAA">
      <w:pPr>
        <w:pStyle w:val="EnglishHangEndNoCoptic"/>
      </w:pPr>
      <w:r w:rsidRPr="00AB1781">
        <w:tab/>
        <w:t>and the Lord heard me.</w:t>
      </w:r>
    </w:p>
    <w:p w14:paraId="3966297A" w14:textId="77777777" w:rsidR="00704CAA" w:rsidRPr="00AB1781" w:rsidRDefault="00704CAA" w:rsidP="00704CAA">
      <w:pPr>
        <w:pStyle w:val="EnglishHangNoCoptic"/>
      </w:pPr>
      <w:r w:rsidRPr="00AB1781">
        <w:t xml:space="preserve">18 </w:t>
      </w:r>
      <w:r>
        <w:t>At</w:t>
      </w:r>
      <w:r w:rsidRPr="00AB1781">
        <w:t xml:space="preserve"> evening and </w:t>
      </w:r>
      <w:r>
        <w:t xml:space="preserve">[at] </w:t>
      </w:r>
      <w:r w:rsidRPr="00AB1781">
        <w:t>morning and at noon</w:t>
      </w:r>
    </w:p>
    <w:p w14:paraId="1F520391" w14:textId="77777777" w:rsidR="00704CAA" w:rsidRPr="00AB1781" w:rsidRDefault="00704CAA" w:rsidP="00704CAA">
      <w:pPr>
        <w:pStyle w:val="EnglishHangNoCoptic"/>
      </w:pPr>
      <w:r w:rsidRPr="00AB1781">
        <w:tab/>
        <w:t>I will tell</w:t>
      </w:r>
      <w:r>
        <w:t>,</w:t>
      </w:r>
      <w:r w:rsidRPr="00AB1781">
        <w:t xml:space="preserve"> </w:t>
      </w:r>
      <w:r>
        <w:t xml:space="preserve">I will </w:t>
      </w:r>
      <w:r w:rsidRPr="00AB1781">
        <w:t>declare</w:t>
      </w:r>
      <w:r>
        <w:t>,</w:t>
      </w:r>
    </w:p>
    <w:p w14:paraId="285F87C7" w14:textId="77777777" w:rsidR="00704CAA" w:rsidRPr="00AB1781" w:rsidRDefault="00704CAA" w:rsidP="00704CAA">
      <w:pPr>
        <w:pStyle w:val="EnglishHangEndNoCoptic"/>
      </w:pPr>
      <w:r w:rsidRPr="00AB1781">
        <w:tab/>
        <w:t xml:space="preserve">and He </w:t>
      </w:r>
      <w:r w:rsidRPr="00FD3FDA">
        <w:t>will</w:t>
      </w:r>
      <w:r w:rsidRPr="00AB1781">
        <w:t xml:space="preserve"> hear my voice.</w:t>
      </w:r>
    </w:p>
    <w:p w14:paraId="73E89650" w14:textId="77777777" w:rsidR="00704CAA" w:rsidRPr="00AB1781" w:rsidRDefault="00704CAA" w:rsidP="00704CAA">
      <w:pPr>
        <w:pStyle w:val="EnglishHangNoCoptic"/>
      </w:pPr>
      <w:r w:rsidRPr="00AB1781">
        <w:t>19 He will redeem my soul in peace</w:t>
      </w:r>
    </w:p>
    <w:p w14:paraId="3CDB5DAB" w14:textId="77777777" w:rsidR="00704CAA" w:rsidRPr="00AB1781" w:rsidRDefault="00704CAA" w:rsidP="00704CAA">
      <w:pPr>
        <w:pStyle w:val="EnglishHangNoCoptic"/>
      </w:pPr>
      <w:r w:rsidRPr="00AB1781">
        <w:tab/>
        <w:t>from those who come near me,</w:t>
      </w:r>
    </w:p>
    <w:p w14:paraId="46A54475" w14:textId="77777777" w:rsidR="00704CAA" w:rsidRPr="00FD3FDA" w:rsidRDefault="00704CAA" w:rsidP="00704CAA">
      <w:pPr>
        <w:pStyle w:val="EnglishHangEndNoCoptic"/>
      </w:pPr>
      <w:r w:rsidRPr="00AB1781">
        <w:tab/>
        <w:t xml:space="preserve">for they were in crowds </w:t>
      </w:r>
      <w:r>
        <w:t>around</w:t>
      </w:r>
      <w:r w:rsidRPr="00AB1781">
        <w:t xml:space="preserve"> me.</w:t>
      </w:r>
    </w:p>
    <w:p w14:paraId="4D402674" w14:textId="77777777" w:rsidR="00704CAA" w:rsidRPr="00AB1781" w:rsidRDefault="00704CAA" w:rsidP="00704CAA">
      <w:pPr>
        <w:pStyle w:val="EnglishHangNoCoptic"/>
      </w:pPr>
      <w:r w:rsidRPr="00AB1781">
        <w:t>20 God</w:t>
      </w:r>
      <w:r>
        <w:t xml:space="preserve">, </w:t>
      </w:r>
      <w:r w:rsidRPr="00AB1781">
        <w:t xml:space="preserve">He Who </w:t>
      </w:r>
      <w:r>
        <w:t>exists</w:t>
      </w:r>
      <w:r w:rsidRPr="00AB1781">
        <w:t xml:space="preserve"> before the ages</w:t>
      </w:r>
      <w:r>
        <w:t>,</w:t>
      </w:r>
    </w:p>
    <w:p w14:paraId="311003D6" w14:textId="77777777" w:rsidR="00704CAA" w:rsidRPr="00AB1781" w:rsidRDefault="00704CAA" w:rsidP="00704CAA">
      <w:pPr>
        <w:pStyle w:val="EnglishHangNoCoptic"/>
      </w:pPr>
      <w:r w:rsidRPr="00AB1781">
        <w:tab/>
      </w:r>
      <w:r>
        <w:t>will hear and will humble them</w:t>
      </w:r>
      <w:r w:rsidRPr="00AB1781">
        <w:t xml:space="preserve">. </w:t>
      </w:r>
      <w:r w:rsidRPr="00AB1781">
        <w:rPr>
          <w:i/>
        </w:rPr>
        <w:t>(Pause)</w:t>
      </w:r>
    </w:p>
    <w:p w14:paraId="4E6FFE76" w14:textId="77777777" w:rsidR="00704CAA" w:rsidRPr="00AB1781" w:rsidRDefault="00704CAA" w:rsidP="00704CAA">
      <w:pPr>
        <w:pStyle w:val="EnglishHangNoCoptic"/>
      </w:pPr>
      <w:r w:rsidRPr="00AB1781">
        <w:tab/>
        <w:t>There is no change of heart for them,</w:t>
      </w:r>
    </w:p>
    <w:p w14:paraId="3981C6EA" w14:textId="77777777" w:rsidR="00704CAA" w:rsidRPr="00AB1781" w:rsidRDefault="00704CAA" w:rsidP="00704CAA">
      <w:pPr>
        <w:pStyle w:val="EnglishHangEndNoCoptic"/>
      </w:pPr>
      <w:r w:rsidRPr="00AB1781">
        <w:tab/>
      </w:r>
      <w:r>
        <w:t>and</w:t>
      </w:r>
      <w:r w:rsidRPr="00AB1781">
        <w:t xml:space="preserve"> they </w:t>
      </w:r>
      <w:r>
        <w:t>have</w:t>
      </w:r>
      <w:r w:rsidRPr="00AB1781">
        <w:t xml:space="preserve"> not fear</w:t>
      </w:r>
      <w:r>
        <w:t>ed</w:t>
      </w:r>
      <w:r w:rsidRPr="00AB1781">
        <w:t xml:space="preserve"> God.</w:t>
      </w:r>
    </w:p>
    <w:p w14:paraId="42B8D4E0" w14:textId="77777777" w:rsidR="00704CAA" w:rsidRPr="00AB1781" w:rsidRDefault="00704CAA" w:rsidP="00704CAA">
      <w:pPr>
        <w:pStyle w:val="EnglishHangNoCoptic"/>
      </w:pPr>
      <w:r w:rsidRPr="00AB1781">
        <w:t xml:space="preserve">21 He stretched out His hand to </w:t>
      </w:r>
      <w:r>
        <w:t>repay them;</w:t>
      </w:r>
    </w:p>
    <w:p w14:paraId="47CB755C" w14:textId="77777777" w:rsidR="00704CAA" w:rsidRPr="00AB1781" w:rsidRDefault="00704CAA" w:rsidP="00704CAA">
      <w:pPr>
        <w:pStyle w:val="EnglishHangEndNoCoptic"/>
      </w:pPr>
      <w:r>
        <w:tab/>
        <w:t>t</w:t>
      </w:r>
      <w:r w:rsidRPr="00AB1781">
        <w:t xml:space="preserve">hey </w:t>
      </w:r>
      <w:r>
        <w:t>defiled</w:t>
      </w:r>
      <w:r w:rsidRPr="00AB1781">
        <w:t xml:space="preserve"> His covenant.</w:t>
      </w:r>
    </w:p>
    <w:p w14:paraId="6362180C" w14:textId="77777777" w:rsidR="00704CAA" w:rsidRPr="00AB1781" w:rsidRDefault="00704CAA" w:rsidP="00704CAA">
      <w:pPr>
        <w:pStyle w:val="EnglishHangNoCoptic"/>
      </w:pPr>
      <w:r w:rsidRPr="00AB1781">
        <w:t xml:space="preserve">22 They were </w:t>
      </w:r>
      <w:r>
        <w:t>scattered</w:t>
      </w:r>
      <w:r w:rsidRPr="00AB1781">
        <w:t xml:space="preserve"> by the wrath of His </w:t>
      </w:r>
      <w:r>
        <w:t>face</w:t>
      </w:r>
      <w:r w:rsidRPr="00AB1781">
        <w:t>,</w:t>
      </w:r>
    </w:p>
    <w:p w14:paraId="45416518" w14:textId="77777777" w:rsidR="00704CAA" w:rsidRPr="00AB1781" w:rsidRDefault="00704CAA" w:rsidP="00704CAA">
      <w:pPr>
        <w:pStyle w:val="EnglishHangNoCoptic"/>
      </w:pPr>
      <w:r w:rsidRPr="00AB1781">
        <w:tab/>
        <w:t xml:space="preserve">and </w:t>
      </w:r>
      <w:r>
        <w:t>His heart drew near;</w:t>
      </w:r>
    </w:p>
    <w:p w14:paraId="78D0104C" w14:textId="77777777" w:rsidR="00704CAA" w:rsidRPr="00AB1781" w:rsidRDefault="00704CAA" w:rsidP="00704CAA">
      <w:pPr>
        <w:pStyle w:val="EnglishHangNoCoptic"/>
      </w:pPr>
      <w:r w:rsidRPr="00AB1781">
        <w:tab/>
      </w:r>
      <w:r>
        <w:t>his words were</w:t>
      </w:r>
      <w:r w:rsidRPr="00AB1781">
        <w:t xml:space="preserve"> smoother than oil,</w:t>
      </w:r>
    </w:p>
    <w:p w14:paraId="610E37DB" w14:textId="77777777" w:rsidR="00704CAA" w:rsidRPr="00AB1781" w:rsidRDefault="00704CAA" w:rsidP="00704CAA">
      <w:pPr>
        <w:pStyle w:val="EnglishHangEndNoCoptic"/>
      </w:pPr>
      <w:r w:rsidRPr="00AB1781">
        <w:tab/>
        <w:t xml:space="preserve">and yet they are </w:t>
      </w:r>
      <w:r>
        <w:t>arrows</w:t>
      </w:r>
      <w:r w:rsidRPr="00AB1781">
        <w:t>.</w:t>
      </w:r>
    </w:p>
    <w:p w14:paraId="7981BD53" w14:textId="77777777" w:rsidR="00704CAA" w:rsidRPr="00AB1781" w:rsidRDefault="00704CAA" w:rsidP="00704CAA">
      <w:pPr>
        <w:pStyle w:val="EnglishHangNoCoptic"/>
      </w:pPr>
      <w:r w:rsidRPr="00AB1781">
        <w:t>23 Cast your care on the Lord,</w:t>
      </w:r>
      <w:r w:rsidRPr="00AB1781">
        <w:rPr>
          <w:rStyle w:val="FootnoteReference"/>
        </w:rPr>
        <w:footnoteReference w:id="304"/>
      </w:r>
    </w:p>
    <w:p w14:paraId="01490128" w14:textId="77777777" w:rsidR="00704CAA" w:rsidRPr="00AB1781" w:rsidRDefault="00704CAA" w:rsidP="00704CAA">
      <w:pPr>
        <w:pStyle w:val="EnglishHangNoCoptic"/>
      </w:pPr>
      <w:r w:rsidRPr="00AB1781">
        <w:tab/>
        <w:t>and He will support you.</w:t>
      </w:r>
    </w:p>
    <w:p w14:paraId="68BE1380" w14:textId="77777777" w:rsidR="00704CAA" w:rsidRPr="00AB1781" w:rsidRDefault="00704CAA" w:rsidP="00704CAA">
      <w:pPr>
        <w:pStyle w:val="EnglishHangEndNoCoptic"/>
      </w:pPr>
      <w:r w:rsidRPr="00AB1781">
        <w:tab/>
        <w:t xml:space="preserve">He will never </w:t>
      </w:r>
      <w:r>
        <w:t>allow</w:t>
      </w:r>
      <w:r w:rsidRPr="00AB1781">
        <w:t xml:space="preserve"> </w:t>
      </w:r>
      <w:r>
        <w:t>the righteous to  be</w:t>
      </w:r>
      <w:r w:rsidRPr="00AB1781">
        <w:t xml:space="preserve"> </w:t>
      </w:r>
      <w:r>
        <w:t>shaken</w:t>
      </w:r>
      <w:r w:rsidRPr="00AB1781">
        <w:t>.</w:t>
      </w:r>
    </w:p>
    <w:p w14:paraId="5EFF09A3" w14:textId="77777777" w:rsidR="00704CAA" w:rsidRPr="00AB1781" w:rsidRDefault="00704CAA" w:rsidP="00704CAA">
      <w:pPr>
        <w:pStyle w:val="EnglishHangNoCoptic"/>
      </w:pPr>
      <w:r w:rsidRPr="00AB1781">
        <w:t xml:space="preserve">24 But </w:t>
      </w:r>
      <w:r>
        <w:t>You</w:t>
      </w:r>
      <w:r w:rsidRPr="00AB1781">
        <w:t xml:space="preserve">, O God, </w:t>
      </w:r>
      <w:r>
        <w:t>will</w:t>
      </w:r>
      <w:r w:rsidRPr="00AB1781">
        <w:t xml:space="preserve"> bring them</w:t>
      </w:r>
    </w:p>
    <w:p w14:paraId="7921AC58" w14:textId="77777777" w:rsidR="00704CAA" w:rsidRPr="00AB1781" w:rsidRDefault="00704CAA" w:rsidP="00704CAA">
      <w:pPr>
        <w:pStyle w:val="EnglishHangNoCoptic"/>
      </w:pPr>
      <w:r w:rsidRPr="00AB1781">
        <w:tab/>
      </w:r>
      <w:r>
        <w:t xml:space="preserve">down </w:t>
      </w:r>
      <w:r w:rsidRPr="00AB1781">
        <w:t xml:space="preserve">into the pit of </w:t>
      </w:r>
      <w:r>
        <w:t>corruption;</w:t>
      </w:r>
    </w:p>
    <w:p w14:paraId="1BDDAF05" w14:textId="77777777" w:rsidR="00704CAA" w:rsidRPr="00AB1781" w:rsidRDefault="00704CAA" w:rsidP="00704CAA">
      <w:pPr>
        <w:pStyle w:val="EnglishHangNoCoptic"/>
      </w:pPr>
      <w:r>
        <w:tab/>
        <w:t>m</w:t>
      </w:r>
      <w:r w:rsidRPr="00AB1781">
        <w:t xml:space="preserve">en of blood and </w:t>
      </w:r>
      <w:r>
        <w:t>treachery</w:t>
      </w:r>
    </w:p>
    <w:p w14:paraId="229020D2" w14:textId="77777777" w:rsidR="00704CAA" w:rsidRPr="00AB1781" w:rsidRDefault="00704CAA" w:rsidP="00704CAA">
      <w:pPr>
        <w:pStyle w:val="EnglishHangNoCoptic"/>
      </w:pPr>
      <w:r w:rsidRPr="00AB1781">
        <w:tab/>
        <w:t>will not live half their days.</w:t>
      </w:r>
    </w:p>
    <w:p w14:paraId="0E47CF24" w14:textId="77777777" w:rsidR="00704CAA" w:rsidRDefault="00704CAA" w:rsidP="00704CAA">
      <w:pPr>
        <w:pStyle w:val="EnglishHangEndNoCoptic"/>
      </w:pPr>
      <w:r w:rsidRPr="00AB1781">
        <w:tab/>
        <w:t xml:space="preserve">But I will </w:t>
      </w:r>
      <w:r>
        <w:t>hope</w:t>
      </w:r>
      <w:r w:rsidRPr="00AB1781">
        <w:t xml:space="preserve"> in </w:t>
      </w:r>
      <w:r>
        <w:t>You</w:t>
      </w:r>
      <w:r w:rsidRPr="00AB1781">
        <w:t>, O Lord.</w:t>
      </w:r>
    </w:p>
    <w:p w14:paraId="73E24A0D" w14:textId="77777777" w:rsidR="00704CAA" w:rsidRDefault="00704CAA" w:rsidP="00704CAA">
      <w:pPr>
        <w:pStyle w:val="Rubric"/>
      </w:pPr>
      <w:r>
        <w:t>Glory…</w:t>
      </w:r>
    </w:p>
    <w:p w14:paraId="4B3FDAD8" w14:textId="77777777" w:rsidR="00704CAA" w:rsidRPr="00AB1781" w:rsidRDefault="00704CAA" w:rsidP="00704CAA">
      <w:pPr>
        <w:pStyle w:val="Heading3"/>
      </w:pPr>
      <w:bookmarkStart w:id="270" w:name="_Ref435438564"/>
      <w:bookmarkStart w:id="271" w:name="_Toc473283606"/>
      <w:r w:rsidRPr="00AB1781">
        <w:t>K</w:t>
      </w:r>
      <w:r>
        <w:t>athisma 8</w:t>
      </w:r>
      <w:bookmarkEnd w:id="270"/>
      <w:bookmarkEnd w:id="271"/>
    </w:p>
    <w:p w14:paraId="6BBB6FB3" w14:textId="77777777" w:rsidR="00704CAA" w:rsidRPr="009E7111" w:rsidRDefault="00704CAA" w:rsidP="00704CAA">
      <w:pPr>
        <w:pStyle w:val="Heading4"/>
      </w:pPr>
      <w:r>
        <w:t>Psalm</w:t>
      </w:r>
      <w:r w:rsidRPr="00AB1781">
        <w:t xml:space="preserve"> 55</w:t>
      </w:r>
      <w:r>
        <w:t>: “Have mercy on me, O God, for man tramples on me”</w:t>
      </w:r>
    </w:p>
    <w:p w14:paraId="10B9211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2936202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1C7D557C" w14:textId="77777777" w:rsidR="00704CAA" w:rsidRPr="00AB1781" w:rsidRDefault="00704CAA" w:rsidP="00704CAA">
      <w:pPr>
        <w:pStyle w:val="Rubric"/>
      </w:pPr>
      <w:r w:rsidRPr="00AB1781">
        <w:lastRenderedPageBreak/>
        <w:t>1 (</w:t>
      </w:r>
      <w:r>
        <w:t>For the end, f</w:t>
      </w:r>
      <w:r w:rsidRPr="00AB1781">
        <w:t xml:space="preserve">or people far from </w:t>
      </w:r>
      <w:r>
        <w:t xml:space="preserve">their </w:t>
      </w:r>
      <w:r w:rsidRPr="00AB1781">
        <w:t>holy things. By David, for a pillar inscription, when the Philistines held him at Gath)</w:t>
      </w:r>
    </w:p>
    <w:p w14:paraId="0F45488C" w14:textId="77777777" w:rsidR="00704CAA" w:rsidRPr="00AB1781" w:rsidRDefault="00704CAA" w:rsidP="00704CAA">
      <w:pPr>
        <w:pStyle w:val="EnglishHangNoCoptic"/>
      </w:pPr>
      <w:r w:rsidRPr="00AB1781">
        <w:t xml:space="preserve">2 </w:t>
      </w:r>
      <w:r>
        <w:t>Have mercy on me</w:t>
      </w:r>
      <w:r w:rsidRPr="00AB1781">
        <w:t>, O God,</w:t>
      </w:r>
    </w:p>
    <w:p w14:paraId="6FFCD5CF" w14:textId="77777777" w:rsidR="00704CAA" w:rsidRPr="00AB1781" w:rsidRDefault="00704CAA" w:rsidP="00704CAA">
      <w:pPr>
        <w:pStyle w:val="EnglishHangNoCoptic"/>
      </w:pPr>
      <w:r w:rsidRPr="00AB1781">
        <w:tab/>
        <w:t>for man tramp</w:t>
      </w:r>
      <w:r>
        <w:t xml:space="preserve">les </w:t>
      </w:r>
      <w:r w:rsidRPr="00AB1781">
        <w:t>on me;</w:t>
      </w:r>
    </w:p>
    <w:p w14:paraId="51A353D2" w14:textId="77777777" w:rsidR="00704CAA" w:rsidRPr="00AB1781" w:rsidRDefault="00704CAA" w:rsidP="00704CAA">
      <w:pPr>
        <w:pStyle w:val="EnglishHangEndNoCoptic"/>
      </w:pPr>
      <w:r w:rsidRPr="00AB1781">
        <w:tab/>
      </w:r>
      <w:r>
        <w:t xml:space="preserve">he afflicts me in war, </w:t>
      </w:r>
      <w:r w:rsidRPr="00AB1781">
        <w:t>all day long.</w:t>
      </w:r>
    </w:p>
    <w:p w14:paraId="01D36F3E" w14:textId="77777777" w:rsidR="00704CAA" w:rsidRPr="00AB1781" w:rsidRDefault="00704CAA" w:rsidP="00704CAA">
      <w:pPr>
        <w:pStyle w:val="EnglishHangNoCoptic"/>
      </w:pPr>
      <w:r w:rsidRPr="00AB1781">
        <w:t>3 My ene</w:t>
      </w:r>
      <w:r>
        <w:t>mies trample on me all day long,</w:t>
      </w:r>
    </w:p>
    <w:p w14:paraId="275F49BC" w14:textId="77777777" w:rsidR="00704CAA" w:rsidRPr="00AB1781" w:rsidRDefault="00704CAA" w:rsidP="00704CAA">
      <w:pPr>
        <w:pStyle w:val="EnglishHangNoCoptic"/>
      </w:pPr>
      <w:r w:rsidRPr="00AB1781">
        <w:tab/>
      </w:r>
      <w:r>
        <w:t>for there are many</w:t>
      </w:r>
    </w:p>
    <w:p w14:paraId="0D9C6B39" w14:textId="77777777" w:rsidR="00704CAA" w:rsidRPr="00AB1781" w:rsidRDefault="00704CAA" w:rsidP="00704CAA">
      <w:pPr>
        <w:pStyle w:val="EnglishHangEndNoCoptic"/>
      </w:pPr>
      <w:r w:rsidRPr="00AB1781">
        <w:tab/>
        <w:t>who war against me from on high.</w:t>
      </w:r>
      <w:r w:rsidRPr="00AB1781">
        <w:rPr>
          <w:rStyle w:val="FootnoteReference"/>
        </w:rPr>
        <w:footnoteReference w:id="305"/>
      </w:r>
    </w:p>
    <w:p w14:paraId="44CA1D7C" w14:textId="77777777" w:rsidR="00704CAA" w:rsidRPr="00AB1781" w:rsidRDefault="00704CAA" w:rsidP="00704CAA">
      <w:pPr>
        <w:pStyle w:val="EnglishHangNoCoptic"/>
      </w:pPr>
      <w:r w:rsidRPr="00AB1781">
        <w:t xml:space="preserve">4 </w:t>
      </w:r>
      <w:r>
        <w:t>I will not</w:t>
      </w:r>
      <w:r>
        <w:rPr>
          <w:rStyle w:val="FootnoteReference"/>
        </w:rPr>
        <w:footnoteReference w:id="306"/>
      </w:r>
      <w:r>
        <w:t xml:space="preserve"> fear by day</w:t>
      </w:r>
      <w:r w:rsidRPr="00AB1781">
        <w:t>,</w:t>
      </w:r>
    </w:p>
    <w:p w14:paraId="18D9E53B" w14:textId="77777777" w:rsidR="00704CAA" w:rsidRPr="00AB1781" w:rsidRDefault="00704CAA" w:rsidP="00704CAA">
      <w:pPr>
        <w:pStyle w:val="EnglishHangEndNoCoptic"/>
      </w:pPr>
      <w:r w:rsidRPr="00AB1781">
        <w:tab/>
        <w:t xml:space="preserve">but I will </w:t>
      </w:r>
      <w:r>
        <w:t>hope</w:t>
      </w:r>
      <w:r w:rsidRPr="00AB1781">
        <w:t xml:space="preserve"> in </w:t>
      </w:r>
      <w:r>
        <w:t>You</w:t>
      </w:r>
      <w:r w:rsidRPr="00AB1781">
        <w:t>.</w:t>
      </w:r>
    </w:p>
    <w:p w14:paraId="7A3BD156" w14:textId="77777777" w:rsidR="00704CAA" w:rsidRPr="00AB1781" w:rsidRDefault="00704CAA" w:rsidP="00704CAA">
      <w:pPr>
        <w:pStyle w:val="EnglishHangNoCoptic"/>
      </w:pPr>
      <w:r w:rsidRPr="00AB1781">
        <w:t xml:space="preserve">5 </w:t>
      </w:r>
      <w:r>
        <w:t>I will praise God with my words all day long;</w:t>
      </w:r>
    </w:p>
    <w:p w14:paraId="63DAC654" w14:textId="77777777" w:rsidR="00704CAA" w:rsidRPr="00AB1781" w:rsidRDefault="00704CAA" w:rsidP="00704CAA">
      <w:pPr>
        <w:pStyle w:val="EnglishHangNoCoptic"/>
      </w:pPr>
      <w:r w:rsidRPr="00AB1781">
        <w:tab/>
      </w:r>
      <w:r>
        <w:t>I hope in God</w:t>
      </w:r>
      <w:r w:rsidRPr="00AB1781">
        <w:t xml:space="preserve">; I will </w:t>
      </w:r>
      <w:r>
        <w:t>not fear</w:t>
      </w:r>
    </w:p>
    <w:p w14:paraId="5AF7688B" w14:textId="77777777" w:rsidR="00704CAA" w:rsidRPr="009E7111" w:rsidRDefault="00704CAA" w:rsidP="00704CAA">
      <w:pPr>
        <w:pStyle w:val="EnglishHangEndNoCoptic"/>
      </w:pPr>
      <w:r>
        <w:tab/>
        <w:t xml:space="preserve">what </w:t>
      </w:r>
      <w:r w:rsidRPr="00AB1781">
        <w:t xml:space="preserve">flesh </w:t>
      </w:r>
      <w:r>
        <w:t>may do to me.</w:t>
      </w:r>
    </w:p>
    <w:p w14:paraId="60728924" w14:textId="77777777" w:rsidR="00704CAA" w:rsidRPr="00AB1781" w:rsidRDefault="00704CAA" w:rsidP="00704CAA">
      <w:pPr>
        <w:pStyle w:val="EnglishHangNoCoptic"/>
      </w:pPr>
      <w:r w:rsidRPr="00AB1781">
        <w:t xml:space="preserve">6 </w:t>
      </w:r>
      <w:r>
        <w:t>They make my words repulsive all day long</w:t>
      </w:r>
      <w:r w:rsidRPr="00AB1781">
        <w:t>;</w:t>
      </w:r>
    </w:p>
    <w:p w14:paraId="25041275" w14:textId="77777777" w:rsidR="00704CAA" w:rsidRPr="00AB1781" w:rsidRDefault="00704CAA" w:rsidP="00704CAA">
      <w:pPr>
        <w:pStyle w:val="EnglishHangEndNoCoptic"/>
      </w:pPr>
      <w:r w:rsidRPr="00AB1781">
        <w:tab/>
        <w:t>all their thoughts are against me for evil.</w:t>
      </w:r>
    </w:p>
    <w:p w14:paraId="2844C6F5" w14:textId="77777777" w:rsidR="00704CAA" w:rsidRPr="00AB1781" w:rsidRDefault="00704CAA" w:rsidP="00704CAA">
      <w:pPr>
        <w:pStyle w:val="EnglishHangNoCoptic"/>
      </w:pPr>
      <w:r w:rsidRPr="00AB1781">
        <w:t xml:space="preserve">7 They </w:t>
      </w:r>
      <w:r>
        <w:t xml:space="preserve">will </w:t>
      </w:r>
      <w:r w:rsidRPr="00AB1781">
        <w:t xml:space="preserve">keep close and </w:t>
      </w:r>
      <w:r>
        <w:t>hide</w:t>
      </w:r>
      <w:r w:rsidRPr="00AB1781">
        <w:t>;</w:t>
      </w:r>
    </w:p>
    <w:p w14:paraId="71915E2C" w14:textId="77777777" w:rsidR="00704CAA" w:rsidRPr="00AB1781" w:rsidRDefault="00704CAA" w:rsidP="00704CAA">
      <w:pPr>
        <w:pStyle w:val="EnglishHangNoCoptic"/>
      </w:pPr>
      <w:r w:rsidRPr="00AB1781">
        <w:tab/>
        <w:t xml:space="preserve">they </w:t>
      </w:r>
      <w:r>
        <w:t xml:space="preserve">will </w:t>
      </w:r>
      <w:r w:rsidRPr="00AB1781">
        <w:t>watch my steps</w:t>
      </w:r>
    </w:p>
    <w:p w14:paraId="70D6AE86" w14:textId="77777777" w:rsidR="00704CAA" w:rsidRPr="00AB1781" w:rsidRDefault="00704CAA" w:rsidP="00704CAA">
      <w:pPr>
        <w:pStyle w:val="EnglishHangEndNoCoptic"/>
      </w:pPr>
      <w:r w:rsidRPr="00AB1781">
        <w:tab/>
        <w:t xml:space="preserve">as they </w:t>
      </w:r>
      <w:r>
        <w:t>wait</w:t>
      </w:r>
      <w:r w:rsidRPr="00AB1781">
        <w:t xml:space="preserve"> for my soul.</w:t>
      </w:r>
    </w:p>
    <w:p w14:paraId="76F24449" w14:textId="77777777" w:rsidR="00704CAA" w:rsidRPr="00AB1781" w:rsidRDefault="00704CAA" w:rsidP="00704CAA">
      <w:pPr>
        <w:pStyle w:val="EnglishHangNoCoptic"/>
      </w:pPr>
      <w:r w:rsidRPr="00AB1781">
        <w:t xml:space="preserve">8 </w:t>
      </w:r>
      <w:r>
        <w:t>By no means will you save them</w:t>
      </w:r>
      <w:r w:rsidRPr="00AB1781">
        <w:t>;</w:t>
      </w:r>
      <w:r w:rsidRPr="00AB1781">
        <w:rPr>
          <w:rStyle w:val="FootnoteReference"/>
        </w:rPr>
        <w:footnoteReference w:id="307"/>
      </w:r>
    </w:p>
    <w:p w14:paraId="47329D3B" w14:textId="77777777" w:rsidR="00704CAA" w:rsidRPr="00AB1781" w:rsidRDefault="00704CAA" w:rsidP="00704CAA">
      <w:pPr>
        <w:pStyle w:val="EnglishHangEndNoCoptic"/>
      </w:pPr>
      <w:r w:rsidRPr="00AB1781">
        <w:tab/>
      </w:r>
      <w:r>
        <w:t>You</w:t>
      </w:r>
      <w:r w:rsidRPr="00AB1781">
        <w:t xml:space="preserve"> will bring people</w:t>
      </w:r>
      <w:r>
        <w:t>s</w:t>
      </w:r>
      <w:r w:rsidRPr="00AB1781">
        <w:t xml:space="preserve"> down in </w:t>
      </w:r>
      <w:r>
        <w:t>wrath, O God</w:t>
      </w:r>
      <w:r w:rsidRPr="00AB1781">
        <w:t>.</w:t>
      </w:r>
    </w:p>
    <w:p w14:paraId="7BC6ABE2" w14:textId="77777777" w:rsidR="00704CAA" w:rsidRPr="00AB1781" w:rsidRDefault="00704CAA" w:rsidP="00704CAA">
      <w:pPr>
        <w:pStyle w:val="EnglishHangNoCoptic"/>
      </w:pPr>
      <w:r>
        <w:t xml:space="preserve">9 </w:t>
      </w:r>
      <w:r w:rsidRPr="00AB1781">
        <w:t xml:space="preserve">I have </w:t>
      </w:r>
      <w:r>
        <w:t>declared my life to</w:t>
      </w:r>
      <w:r w:rsidRPr="00AB1781">
        <w:t xml:space="preserve"> </w:t>
      </w:r>
      <w:r>
        <w:t>You</w:t>
      </w:r>
      <w:r w:rsidRPr="00AB1781">
        <w:t>;</w:t>
      </w:r>
    </w:p>
    <w:p w14:paraId="0FBCF9EF" w14:textId="77777777" w:rsidR="00704CAA" w:rsidRPr="00AB1781" w:rsidRDefault="00704CAA" w:rsidP="00704CAA">
      <w:pPr>
        <w:pStyle w:val="EnglishHangNoCoptic"/>
      </w:pPr>
      <w:r w:rsidRPr="00AB1781">
        <w:tab/>
      </w:r>
      <w:r>
        <w:t>You</w:t>
      </w:r>
      <w:r w:rsidRPr="00AB1781">
        <w:t xml:space="preserve"> </w:t>
      </w:r>
      <w:r>
        <w:t>have</w:t>
      </w:r>
      <w:r w:rsidRPr="00AB1781">
        <w:t xml:space="preserve"> set my tears before </w:t>
      </w:r>
      <w:r>
        <w:t>You</w:t>
      </w:r>
      <w:r w:rsidRPr="00AB1781">
        <w:t>,</w:t>
      </w:r>
    </w:p>
    <w:p w14:paraId="5FCD10FA" w14:textId="77777777" w:rsidR="00704CAA" w:rsidRPr="00AB1781" w:rsidRDefault="00704CAA" w:rsidP="00704CAA">
      <w:pPr>
        <w:pStyle w:val="EnglishHangEndNoCoptic"/>
      </w:pPr>
      <w:r w:rsidRPr="00AB1781">
        <w:tab/>
        <w:t xml:space="preserve">according to </w:t>
      </w:r>
      <w:r>
        <w:t>Your</w:t>
      </w:r>
      <w:r w:rsidRPr="00AB1781">
        <w:t xml:space="preserve"> promise.</w:t>
      </w:r>
    </w:p>
    <w:p w14:paraId="591127C7" w14:textId="77777777" w:rsidR="00704CAA" w:rsidRPr="00AB1781" w:rsidRDefault="00704CAA" w:rsidP="00704CAA">
      <w:pPr>
        <w:pStyle w:val="EnglishHangNoCoptic"/>
      </w:pPr>
      <w:r>
        <w:t>10 M</w:t>
      </w:r>
      <w:r w:rsidRPr="00AB1781">
        <w:t>y enemies will turn back</w:t>
      </w:r>
    </w:p>
    <w:p w14:paraId="022FD8C9" w14:textId="77777777" w:rsidR="00704CAA" w:rsidRPr="00AB1781" w:rsidRDefault="00704CAA" w:rsidP="00704CAA">
      <w:pPr>
        <w:pStyle w:val="EnglishHangNoCoptic"/>
      </w:pPr>
      <w:r>
        <w:tab/>
        <w:t>in</w:t>
      </w:r>
      <w:r w:rsidRPr="00AB1781">
        <w:t xml:space="preserve"> the day when I call upon </w:t>
      </w:r>
      <w:r>
        <w:t>You</w:t>
      </w:r>
      <w:r w:rsidRPr="00AB1781">
        <w:t>.</w:t>
      </w:r>
    </w:p>
    <w:p w14:paraId="009C422F" w14:textId="77777777" w:rsidR="00704CAA" w:rsidRPr="00AB1781" w:rsidRDefault="00704CAA" w:rsidP="00704CAA">
      <w:pPr>
        <w:pStyle w:val="EnglishHangEndNoCoptic"/>
      </w:pPr>
      <w:r w:rsidRPr="00AB1781">
        <w:tab/>
      </w:r>
      <w:r>
        <w:t>Look, I know</w:t>
      </w:r>
      <w:r w:rsidRPr="00AB1781">
        <w:t xml:space="preserve"> that </w:t>
      </w:r>
      <w:r>
        <w:t>You</w:t>
      </w:r>
      <w:r w:rsidRPr="00AB1781">
        <w:t xml:space="preserve"> are my God.</w:t>
      </w:r>
    </w:p>
    <w:p w14:paraId="05A3AA2C" w14:textId="77777777" w:rsidR="00704CAA" w:rsidRPr="00AB1781" w:rsidRDefault="00704CAA" w:rsidP="00704CAA">
      <w:pPr>
        <w:pStyle w:val="EnglishHangNoCoptic"/>
      </w:pPr>
      <w:r>
        <w:t>11 In God, I will praise His Word;</w:t>
      </w:r>
    </w:p>
    <w:p w14:paraId="72C3FAB8" w14:textId="77777777" w:rsidR="00704CAA" w:rsidRPr="00AB1781" w:rsidRDefault="00704CAA" w:rsidP="00704CAA">
      <w:pPr>
        <w:pStyle w:val="EnglishHangEndNoCoptic"/>
      </w:pPr>
      <w:r>
        <w:tab/>
        <w:t xml:space="preserve">in the Lord, </w:t>
      </w:r>
      <w:r w:rsidRPr="00AB1781">
        <w:t>I will praise His Wor</w:t>
      </w:r>
      <w:r>
        <w:t>d.</w:t>
      </w:r>
    </w:p>
    <w:p w14:paraId="63766061" w14:textId="77777777" w:rsidR="00704CAA" w:rsidRPr="00AB1781" w:rsidRDefault="00704CAA" w:rsidP="00704CAA">
      <w:pPr>
        <w:pStyle w:val="EnglishHangNoCoptic"/>
      </w:pPr>
      <w:r w:rsidRPr="00AB1781">
        <w:t xml:space="preserve">12 In </w:t>
      </w:r>
      <w:r>
        <w:t>God</w:t>
      </w:r>
      <w:r w:rsidRPr="00AB1781">
        <w:t xml:space="preserve"> I</w:t>
      </w:r>
      <w:r>
        <w:t xml:space="preserve"> hope</w:t>
      </w:r>
      <w:r w:rsidRPr="00AB1781">
        <w:t>; I will not</w:t>
      </w:r>
      <w:r>
        <w:t xml:space="preserve"> be afraid;</w:t>
      </w:r>
    </w:p>
    <w:p w14:paraId="4F5C5F1A" w14:textId="77777777" w:rsidR="00704CAA" w:rsidRPr="00AB1781" w:rsidRDefault="00704CAA" w:rsidP="00704CAA">
      <w:pPr>
        <w:pStyle w:val="EnglishHangEndNoCoptic"/>
      </w:pPr>
      <w:r>
        <w:tab/>
        <w:t>w</w:t>
      </w:r>
      <w:r w:rsidRPr="00AB1781">
        <w:t>hat can man do to me?</w:t>
      </w:r>
    </w:p>
    <w:p w14:paraId="25B93792" w14:textId="77777777" w:rsidR="00704CAA" w:rsidRPr="00AB1781" w:rsidRDefault="00704CAA" w:rsidP="00704CAA">
      <w:pPr>
        <w:pStyle w:val="EnglishHangNoCoptic"/>
      </w:pPr>
      <w:r w:rsidRPr="00AB1781">
        <w:t xml:space="preserve">13 I am under vows to </w:t>
      </w:r>
      <w:r>
        <w:t>You</w:t>
      </w:r>
      <w:r w:rsidRPr="00AB1781">
        <w:t>, O God;</w:t>
      </w:r>
    </w:p>
    <w:p w14:paraId="4D95AEAF" w14:textId="77777777" w:rsidR="00704CAA" w:rsidRPr="00AB1781" w:rsidRDefault="00704CAA" w:rsidP="00704CAA">
      <w:pPr>
        <w:pStyle w:val="EnglishHangEndNoCoptic"/>
      </w:pPr>
      <w:r w:rsidRPr="00AB1781">
        <w:tab/>
        <w:t xml:space="preserve">I will pay </w:t>
      </w:r>
      <w:r>
        <w:t>You</w:t>
      </w:r>
      <w:r w:rsidRPr="00AB1781">
        <w:t xml:space="preserve"> my due of praise.</w:t>
      </w:r>
    </w:p>
    <w:p w14:paraId="025B56D4" w14:textId="77777777" w:rsidR="00704CAA" w:rsidRPr="00AB1781" w:rsidRDefault="00704CAA" w:rsidP="00704CAA">
      <w:pPr>
        <w:pStyle w:val="EnglishHangNoCoptic"/>
      </w:pPr>
      <w:r w:rsidRPr="00AB1781">
        <w:lastRenderedPageBreak/>
        <w:t xml:space="preserve">14 For </w:t>
      </w:r>
      <w:r>
        <w:t>You</w:t>
      </w:r>
      <w:r w:rsidRPr="00AB1781">
        <w:t xml:space="preserve"> delivered my soul from death,</w:t>
      </w:r>
    </w:p>
    <w:p w14:paraId="051EC209" w14:textId="77777777" w:rsidR="00704CAA" w:rsidRPr="00AB1781" w:rsidRDefault="00704CAA" w:rsidP="00704CAA">
      <w:pPr>
        <w:pStyle w:val="EnglishHangNoCoptic"/>
      </w:pPr>
      <w:r w:rsidRPr="00AB1781">
        <w:tab/>
      </w:r>
      <w:r>
        <w:t>and my feet from slipping,</w:t>
      </w:r>
    </w:p>
    <w:p w14:paraId="08067D89" w14:textId="77777777" w:rsidR="00704CAA" w:rsidRPr="00AB1781" w:rsidRDefault="00704CAA" w:rsidP="00704CAA">
      <w:pPr>
        <w:pStyle w:val="EnglishHangNoCoptic"/>
      </w:pPr>
      <w:r w:rsidRPr="00AB1781">
        <w:tab/>
      </w:r>
      <w:r>
        <w:t>that I may be pleasing before God</w:t>
      </w:r>
    </w:p>
    <w:p w14:paraId="7C0AA5F5" w14:textId="77777777" w:rsidR="00704CAA" w:rsidRPr="009E7111" w:rsidRDefault="00704CAA" w:rsidP="00704CAA">
      <w:pPr>
        <w:pStyle w:val="EnglishHangEndNoCoptic"/>
      </w:pPr>
      <w:r w:rsidRPr="00AB1781">
        <w:tab/>
        <w:t>in the light of the living.</w:t>
      </w:r>
    </w:p>
    <w:p w14:paraId="3F8D979A" w14:textId="77777777" w:rsidR="00704CAA" w:rsidRPr="009E7111" w:rsidRDefault="00704CAA" w:rsidP="00704CAA">
      <w:pPr>
        <w:pStyle w:val="Heading4"/>
      </w:pPr>
      <w:bookmarkStart w:id="272" w:name="_Ref412026190"/>
      <w:r>
        <w:t>Psalm</w:t>
      </w:r>
      <w:r w:rsidRPr="00AB1781">
        <w:t xml:space="preserve"> 56</w:t>
      </w:r>
      <w:r>
        <w:t>: “Have mercy on me, O God, have mercy on me”</w:t>
      </w:r>
      <w:bookmarkEnd w:id="272"/>
    </w:p>
    <w:p w14:paraId="35FDBB9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6212AF7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3F6AA63F" w14:textId="2ED5C6C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C868DD" w14:textId="175127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1E1CAF0" w14:textId="0D52E011" w:rsidR="00704CAA" w:rsidRPr="00AB1781" w:rsidRDefault="00704CAA" w:rsidP="00704CAA">
      <w:pPr>
        <w:pStyle w:val="Rubric"/>
      </w:pPr>
      <w:r w:rsidRPr="00AB1781">
        <w:t>1 (</w:t>
      </w:r>
      <w:r>
        <w:t>For the end; d</w:t>
      </w:r>
      <w:r w:rsidRPr="00AB1781">
        <w:t>o not destroy. By David, for a pillar inscription, when he fled from Saul to the cave)</w:t>
      </w:r>
    </w:p>
    <w:p w14:paraId="4E330BD7" w14:textId="77777777" w:rsidR="00704CAA" w:rsidRPr="00AB1781" w:rsidRDefault="00704CAA" w:rsidP="00704CAA">
      <w:pPr>
        <w:pStyle w:val="EnglishHangNoCoptic"/>
      </w:pPr>
      <w:r w:rsidRPr="00AB1781">
        <w:t>2 Have mercy on me, O God,</w:t>
      </w:r>
      <w:r>
        <w:t xml:space="preserve"> have mercy on me,</w:t>
      </w:r>
    </w:p>
    <w:p w14:paraId="175A08DB" w14:textId="77777777" w:rsidR="00704CAA" w:rsidRPr="00AB1781" w:rsidRDefault="00704CAA" w:rsidP="00704CAA">
      <w:pPr>
        <w:pStyle w:val="EnglishHangNoCoptic"/>
      </w:pPr>
      <w:r w:rsidRPr="00AB1781">
        <w:tab/>
        <w:t xml:space="preserve">for my soul trusts in </w:t>
      </w:r>
      <w:r>
        <w:t>You</w:t>
      </w:r>
      <w:r w:rsidRPr="00AB1781">
        <w:t>;</w:t>
      </w:r>
    </w:p>
    <w:p w14:paraId="74128A8E" w14:textId="77777777" w:rsidR="00704CAA" w:rsidRPr="00AB1781" w:rsidRDefault="00704CAA" w:rsidP="00704CAA">
      <w:pPr>
        <w:pStyle w:val="EnglishHangNoCoptic"/>
      </w:pPr>
      <w:r w:rsidRPr="00AB1781">
        <w:tab/>
        <w:t>and</w:t>
      </w:r>
      <w:r>
        <w:t xml:space="preserve"> I will hope</w:t>
      </w:r>
      <w:r w:rsidRPr="00AB1781">
        <w:t xml:space="preserve"> in the shadow of </w:t>
      </w:r>
      <w:r>
        <w:t>Your</w:t>
      </w:r>
      <w:r w:rsidRPr="00AB1781">
        <w:t xml:space="preserve"> wings</w:t>
      </w:r>
    </w:p>
    <w:p w14:paraId="065A50FE" w14:textId="77777777" w:rsidR="00704CAA" w:rsidRPr="00AB1781" w:rsidRDefault="00704CAA" w:rsidP="00704CAA">
      <w:pPr>
        <w:pStyle w:val="EnglishHangEndNoCoptic"/>
      </w:pPr>
      <w:r w:rsidRPr="00AB1781">
        <w:tab/>
      </w:r>
      <w:r>
        <w:t>until</w:t>
      </w:r>
      <w:r w:rsidRPr="00AB1781">
        <w:t xml:space="preserve"> iniquity passes</w:t>
      </w:r>
      <w:r>
        <w:t xml:space="preserve"> away</w:t>
      </w:r>
      <w:r w:rsidRPr="00AB1781">
        <w:t>.</w:t>
      </w:r>
    </w:p>
    <w:p w14:paraId="51E1C6DC" w14:textId="77777777" w:rsidR="00704CAA" w:rsidRPr="00AB1781" w:rsidRDefault="00704CAA" w:rsidP="00704CAA">
      <w:pPr>
        <w:pStyle w:val="EnglishHangNoCoptic"/>
      </w:pPr>
      <w:r w:rsidRPr="00AB1781">
        <w:t>3 I will cry to God Most High,</w:t>
      </w:r>
    </w:p>
    <w:p w14:paraId="5D96D4AA" w14:textId="77777777" w:rsidR="00704CAA" w:rsidRPr="00AB1781" w:rsidRDefault="00704CAA" w:rsidP="00704CAA">
      <w:pPr>
        <w:pStyle w:val="EnglishHangEndNoCoptic"/>
      </w:pPr>
      <w:r w:rsidRPr="00AB1781">
        <w:tab/>
        <w:t>to God my benefactor.</w:t>
      </w:r>
    </w:p>
    <w:p w14:paraId="7E69696D" w14:textId="77777777" w:rsidR="00704CAA" w:rsidRPr="00AB1781" w:rsidRDefault="00704CAA" w:rsidP="00704CAA">
      <w:pPr>
        <w:pStyle w:val="EnglishHangNoCoptic"/>
      </w:pPr>
      <w:r w:rsidRPr="00AB1781">
        <w:t>4 He sent from heaven and saved me;</w:t>
      </w:r>
    </w:p>
    <w:p w14:paraId="2CFE7B7A" w14:textId="77777777" w:rsidR="00704CAA" w:rsidRPr="00AB1781" w:rsidRDefault="00704CAA" w:rsidP="00704CAA">
      <w:pPr>
        <w:pStyle w:val="EnglishHangNoCoptic"/>
      </w:pPr>
      <w:r w:rsidRPr="00AB1781">
        <w:tab/>
        <w:t xml:space="preserve">He </w:t>
      </w:r>
      <w:r>
        <w:t>gave</w:t>
      </w:r>
      <w:r w:rsidRPr="00AB1781">
        <w:t xml:space="preserve"> my oppressors </w:t>
      </w:r>
      <w:r>
        <w:t xml:space="preserve">over </w:t>
      </w:r>
      <w:r w:rsidRPr="00AB1781">
        <w:t>to reproach.</w:t>
      </w:r>
      <w:r w:rsidRPr="00AB1781">
        <w:rPr>
          <w:rStyle w:val="FootnoteReference"/>
        </w:rPr>
        <w:footnoteReference w:id="308"/>
      </w:r>
      <w:r w:rsidRPr="00AB1781">
        <w:t xml:space="preserve"> </w:t>
      </w:r>
      <w:r w:rsidRPr="00AB1781">
        <w:rPr>
          <w:i/>
        </w:rPr>
        <w:t>(Pause)</w:t>
      </w:r>
    </w:p>
    <w:p w14:paraId="39D3BAFB" w14:textId="77777777" w:rsidR="00704CAA" w:rsidRPr="009E7111" w:rsidRDefault="00704CAA" w:rsidP="00704CAA">
      <w:pPr>
        <w:pStyle w:val="EnglishHangEndNoCoptic"/>
      </w:pPr>
      <w:r w:rsidRPr="00AB1781">
        <w:tab/>
        <w:t>G</w:t>
      </w:r>
      <w:r>
        <w:t>od sent His mercy and His truth,</w:t>
      </w:r>
    </w:p>
    <w:p w14:paraId="0AB909DA" w14:textId="77777777" w:rsidR="00704CAA" w:rsidRPr="00AB1781" w:rsidRDefault="00704CAA" w:rsidP="00704CAA">
      <w:pPr>
        <w:pStyle w:val="EnglishHangNoCoptic"/>
      </w:pPr>
      <w:r w:rsidRPr="00AB1781">
        <w:t xml:space="preserve">5 </w:t>
      </w:r>
      <w:r>
        <w:t>and</w:t>
      </w:r>
      <w:r w:rsidRPr="00AB1781">
        <w:t xml:space="preserve"> delivered my soul from the </w:t>
      </w:r>
      <w:r>
        <w:t>among</w:t>
      </w:r>
      <w:r w:rsidRPr="00AB1781">
        <w:t xml:space="preserve"> lions</w:t>
      </w:r>
      <w:r>
        <w:t xml:space="preserve"> cubs</w:t>
      </w:r>
      <w:r w:rsidRPr="00AB1781">
        <w:t>.</w:t>
      </w:r>
    </w:p>
    <w:p w14:paraId="77BB9B6D" w14:textId="77777777" w:rsidR="00704CAA" w:rsidRPr="00AB1781" w:rsidRDefault="00704CAA" w:rsidP="00704CAA">
      <w:pPr>
        <w:pStyle w:val="EnglishHangNoCoptic"/>
      </w:pPr>
      <w:r w:rsidRPr="00AB1781">
        <w:tab/>
        <w:t xml:space="preserve">I slept, </w:t>
      </w:r>
      <w:r>
        <w:t xml:space="preserve">though </w:t>
      </w:r>
      <w:r w:rsidRPr="00AB1781">
        <w:t>troubled</w:t>
      </w:r>
      <w:r>
        <w:t>.</w:t>
      </w:r>
    </w:p>
    <w:p w14:paraId="73469D61" w14:textId="77777777" w:rsidR="00704CAA" w:rsidRPr="00AB1781" w:rsidRDefault="00704CAA" w:rsidP="00704CAA">
      <w:pPr>
        <w:pStyle w:val="EnglishHangNoCoptic"/>
      </w:pPr>
      <w:r w:rsidRPr="00AB1781">
        <w:tab/>
        <w:t>As for the sons of men,</w:t>
      </w:r>
    </w:p>
    <w:p w14:paraId="77108AF2" w14:textId="77777777" w:rsidR="00704CAA" w:rsidRPr="00AB1781" w:rsidRDefault="00704CAA" w:rsidP="00704CAA">
      <w:pPr>
        <w:pStyle w:val="EnglishHangNoCoptic"/>
      </w:pPr>
      <w:r w:rsidRPr="00AB1781">
        <w:tab/>
        <w:t xml:space="preserve">their teeth are </w:t>
      </w:r>
      <w:r>
        <w:t>a weapon</w:t>
      </w:r>
      <w:r w:rsidRPr="00AB1781">
        <w:t xml:space="preserve"> and arrows,</w:t>
      </w:r>
    </w:p>
    <w:p w14:paraId="50AF57BB" w14:textId="77777777" w:rsidR="00704CAA" w:rsidRPr="00AB1781" w:rsidRDefault="00704CAA" w:rsidP="00704CAA">
      <w:pPr>
        <w:pStyle w:val="EnglishHangEndNoCoptic"/>
      </w:pPr>
      <w:r w:rsidRPr="00AB1781">
        <w:tab/>
        <w:t xml:space="preserve">and their tongue is a sharp </w:t>
      </w:r>
      <w:r>
        <w:t>dagger</w:t>
      </w:r>
      <w:r w:rsidRPr="00AB1781">
        <w:t>.</w:t>
      </w:r>
    </w:p>
    <w:p w14:paraId="71C57779" w14:textId="77777777" w:rsidR="00704CAA" w:rsidRPr="00AB1781" w:rsidRDefault="00704CAA" w:rsidP="00704CAA">
      <w:pPr>
        <w:pStyle w:val="EnglishHangNoCoptic"/>
      </w:pPr>
      <w:r w:rsidRPr="00AB1781">
        <w:t>6 Be exalted, O God, above the heavens,</w:t>
      </w:r>
    </w:p>
    <w:p w14:paraId="3F85554B" w14:textId="77777777" w:rsidR="00704CAA" w:rsidRPr="00AB1781" w:rsidRDefault="00704CAA" w:rsidP="00704CAA">
      <w:pPr>
        <w:pStyle w:val="EnglishHangEndNoCoptic"/>
      </w:pPr>
      <w:r w:rsidRPr="00AB1781">
        <w:tab/>
        <w:t xml:space="preserve">and </w:t>
      </w:r>
      <w:r>
        <w:t>Your glory over all the earth.</w:t>
      </w:r>
    </w:p>
    <w:p w14:paraId="7925ED4B" w14:textId="77777777" w:rsidR="00704CAA" w:rsidRPr="00AB1781" w:rsidRDefault="00704CAA" w:rsidP="00704CAA">
      <w:pPr>
        <w:pStyle w:val="EnglishHangNoCoptic"/>
      </w:pPr>
      <w:r w:rsidRPr="00AB1781">
        <w:t>7 They prepared a trap for my feet,</w:t>
      </w:r>
    </w:p>
    <w:p w14:paraId="3F0D484A" w14:textId="77777777" w:rsidR="00704CAA" w:rsidRPr="00AB1781" w:rsidRDefault="00704CAA" w:rsidP="00704CAA">
      <w:pPr>
        <w:pStyle w:val="EnglishHangNoCoptic"/>
      </w:pPr>
      <w:r w:rsidRPr="00AB1781">
        <w:tab/>
        <w:t>and they bowed down my soul.</w:t>
      </w:r>
    </w:p>
    <w:p w14:paraId="7B9B040A" w14:textId="77777777" w:rsidR="00704CAA" w:rsidRPr="00AB1781" w:rsidRDefault="00704CAA" w:rsidP="00704CAA">
      <w:pPr>
        <w:pStyle w:val="EnglishHangNoCoptic"/>
      </w:pPr>
      <w:r w:rsidRPr="00AB1781">
        <w:tab/>
        <w:t>They dug a pit before me,</w:t>
      </w:r>
    </w:p>
    <w:p w14:paraId="04F6E694" w14:textId="77777777" w:rsidR="00704CAA" w:rsidRPr="00AB1781" w:rsidRDefault="00704CAA" w:rsidP="00704CAA">
      <w:pPr>
        <w:pStyle w:val="EnglishHangEndNoCoptic"/>
      </w:pPr>
      <w:r w:rsidRPr="00AB1781">
        <w:tab/>
        <w:t xml:space="preserve">and fell into it themselves. </w:t>
      </w:r>
      <w:r w:rsidRPr="00AB1781">
        <w:rPr>
          <w:i/>
        </w:rPr>
        <w:t>(Pause)</w:t>
      </w:r>
    </w:p>
    <w:p w14:paraId="0EF86175" w14:textId="77777777" w:rsidR="00704CAA" w:rsidRPr="00AB1781" w:rsidRDefault="00704CAA" w:rsidP="00704CAA">
      <w:pPr>
        <w:pStyle w:val="EnglishHangNoCoptic"/>
      </w:pPr>
      <w:r w:rsidRPr="00AB1781">
        <w:lastRenderedPageBreak/>
        <w:t>8 My heart is ready, O God, my heart is ready;</w:t>
      </w:r>
    </w:p>
    <w:p w14:paraId="69BF86FD" w14:textId="77777777" w:rsidR="00704CAA" w:rsidRPr="00AB1781" w:rsidRDefault="00704CAA" w:rsidP="00704CAA">
      <w:pPr>
        <w:pStyle w:val="EnglishHangEndNoCoptic"/>
      </w:pPr>
      <w:r>
        <w:tab/>
        <w:t>I will sing and chant psalms</w:t>
      </w:r>
      <w:r>
        <w:rPr>
          <w:rStyle w:val="FootnoteReference"/>
        </w:rPr>
        <w:footnoteReference w:id="309"/>
      </w:r>
      <w:r w:rsidRPr="00AB1781">
        <w:t>.</w:t>
      </w:r>
    </w:p>
    <w:p w14:paraId="73AA8EAB" w14:textId="77777777" w:rsidR="00704CAA" w:rsidRPr="00AB1781" w:rsidRDefault="00704CAA" w:rsidP="00704CAA">
      <w:pPr>
        <w:pStyle w:val="EnglishHangNoCoptic"/>
      </w:pPr>
      <w:r>
        <w:t>9 Awake, my glory! A</w:t>
      </w:r>
      <w:r w:rsidRPr="00AB1781">
        <w:t xml:space="preserve">wake, </w:t>
      </w:r>
      <w:r>
        <w:t>harp</w:t>
      </w:r>
      <w:r w:rsidRPr="00AB1781">
        <w:t xml:space="preserve"> and </w:t>
      </w:r>
      <w:r>
        <w:t>lyre</w:t>
      </w:r>
      <w:r w:rsidRPr="00AB1781">
        <w:t>!</w:t>
      </w:r>
    </w:p>
    <w:p w14:paraId="71303280" w14:textId="77777777" w:rsidR="00704CAA" w:rsidRPr="00AB1781" w:rsidRDefault="00704CAA" w:rsidP="00704CAA">
      <w:pPr>
        <w:pStyle w:val="EnglishHangEndNoCoptic"/>
      </w:pPr>
      <w:r w:rsidRPr="00AB1781">
        <w:tab/>
        <w:t xml:space="preserve">I will </w:t>
      </w:r>
      <w:r>
        <w:t>arise</w:t>
      </w:r>
      <w:r w:rsidRPr="00AB1781">
        <w:t xml:space="preserve"> </w:t>
      </w:r>
      <w:r>
        <w:t>at dawn</w:t>
      </w:r>
      <w:r w:rsidRPr="00AB1781">
        <w:t>.</w:t>
      </w:r>
    </w:p>
    <w:p w14:paraId="610E466B" w14:textId="77777777" w:rsidR="00704CAA" w:rsidRPr="00AB1781" w:rsidRDefault="00704CAA" w:rsidP="00704CAA">
      <w:pPr>
        <w:pStyle w:val="EnglishHangNoCoptic"/>
      </w:pPr>
      <w:r w:rsidRPr="00AB1781">
        <w:t xml:space="preserve">10 I will </w:t>
      </w:r>
      <w:r>
        <w:t>confess</w:t>
      </w:r>
      <w:r>
        <w:rPr>
          <w:rStyle w:val="FootnoteReference"/>
        </w:rPr>
        <w:footnoteReference w:id="310"/>
      </w:r>
      <w:r w:rsidRPr="00AB1781">
        <w:t xml:space="preserve"> </w:t>
      </w:r>
      <w:r>
        <w:t>You</w:t>
      </w:r>
      <w:r w:rsidRPr="00AB1781">
        <w:t>, O Lord, among the peoples;</w:t>
      </w:r>
    </w:p>
    <w:p w14:paraId="7BB062B1" w14:textId="77777777" w:rsidR="00704CAA" w:rsidRPr="00AB1781" w:rsidRDefault="00704CAA" w:rsidP="00704CAA">
      <w:pPr>
        <w:pStyle w:val="EnglishHangEndNoCoptic"/>
      </w:pPr>
      <w:r w:rsidRPr="00AB1781">
        <w:tab/>
        <w:t xml:space="preserve">I will sing praises to </w:t>
      </w:r>
      <w:r>
        <w:t>You among the nations,</w:t>
      </w:r>
    </w:p>
    <w:p w14:paraId="38C708C0" w14:textId="77777777" w:rsidR="00704CAA" w:rsidRPr="00AB1781" w:rsidRDefault="00704CAA" w:rsidP="00704CAA">
      <w:pPr>
        <w:pStyle w:val="EnglishHangNoCoptic"/>
      </w:pPr>
      <w:r>
        <w:t>11 f</w:t>
      </w:r>
      <w:r w:rsidRPr="00AB1781">
        <w:t xml:space="preserve">or </w:t>
      </w:r>
      <w:r>
        <w:t>Your</w:t>
      </w:r>
      <w:r w:rsidRPr="00AB1781">
        <w:t xml:space="preserve"> mercy</w:t>
      </w:r>
      <w:r>
        <w:rPr>
          <w:rStyle w:val="FootnoteReference"/>
        </w:rPr>
        <w:footnoteReference w:id="311"/>
      </w:r>
      <w:r w:rsidRPr="00AB1781">
        <w:t xml:space="preserve"> </w:t>
      </w:r>
      <w:r>
        <w:t xml:space="preserve">is magnified </w:t>
      </w:r>
      <w:r w:rsidRPr="00AB1781">
        <w:t>to the heavens,</w:t>
      </w:r>
    </w:p>
    <w:p w14:paraId="46A78FAE" w14:textId="77777777" w:rsidR="00704CAA" w:rsidRPr="00AB1781" w:rsidRDefault="00704CAA" w:rsidP="00704CAA">
      <w:pPr>
        <w:pStyle w:val="EnglishHangEndNoCoptic"/>
      </w:pPr>
      <w:r w:rsidRPr="00AB1781">
        <w:tab/>
        <w:t xml:space="preserve">and </w:t>
      </w:r>
      <w:r>
        <w:t>Your</w:t>
      </w:r>
      <w:r w:rsidRPr="00AB1781">
        <w:t xml:space="preserve"> truth to the clouds.</w:t>
      </w:r>
    </w:p>
    <w:p w14:paraId="253FEF90" w14:textId="77777777" w:rsidR="00704CAA" w:rsidRPr="00AB1781" w:rsidRDefault="00704CAA" w:rsidP="00704CAA">
      <w:pPr>
        <w:pStyle w:val="EnglishHangNoCoptic"/>
      </w:pPr>
      <w:r w:rsidRPr="00AB1781">
        <w:t>12 Be exalted, O God, above the heavens;</w:t>
      </w:r>
    </w:p>
    <w:p w14:paraId="20D629A0" w14:textId="77777777" w:rsidR="00704CAA"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312"/>
      </w:r>
    </w:p>
    <w:p w14:paraId="5307AF73" w14:textId="37E7E0F8" w:rsidR="00704CAA" w:rsidRDefault="00704CAA" w:rsidP="00704CAA">
      <w:pPr>
        <w:pStyle w:val="Rubric"/>
      </w:pPr>
      <w:r>
        <w:t>Alleluia.</w:t>
      </w:r>
    </w:p>
    <w:p w14:paraId="55AE6A4D" w14:textId="5D6B5A7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E2EAC">
        <w:t>Psalm</w:t>
      </w:r>
      <w:r w:rsidR="000E2EAC" w:rsidRPr="00AB1781">
        <w:t xml:space="preserve"> 60</w:t>
      </w:r>
      <w:r w:rsidR="000E2EAC">
        <w:t>: “Hear my supplication, O God”</w:t>
      </w:r>
      <w:r>
        <w:fldChar w:fldCharType="end"/>
      </w:r>
      <w:r>
        <w:t xml:space="preserve">, page </w:t>
      </w:r>
      <w:r>
        <w:fldChar w:fldCharType="begin"/>
      </w:r>
      <w:r>
        <w:instrText xml:space="preserve"> PAGEREF _Ref412111219 \h </w:instrText>
      </w:r>
      <w:r>
        <w:fldChar w:fldCharType="separate"/>
      </w:r>
      <w:r w:rsidR="000E2EAC">
        <w:rPr>
          <w:noProof/>
        </w:rPr>
        <w:t>176</w:t>
      </w:r>
      <w:r>
        <w:fldChar w:fldCharType="end"/>
      </w:r>
      <w:r>
        <w:t>.</w:t>
      </w:r>
    </w:p>
    <w:p w14:paraId="03ECF184" w14:textId="406BE5BE" w:rsidR="004942E9" w:rsidRPr="009E711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68E29DD3" w14:textId="77777777" w:rsidR="00704CAA" w:rsidRPr="009E7111" w:rsidRDefault="00704CAA" w:rsidP="00704CAA">
      <w:pPr>
        <w:pStyle w:val="Heading4"/>
      </w:pPr>
      <w:r>
        <w:t>Psalm</w:t>
      </w:r>
      <w:r w:rsidRPr="00AB1781">
        <w:t xml:space="preserve"> 57</w:t>
      </w:r>
      <w:r>
        <w:t>: “Do you truly speak righteousness”</w:t>
      </w:r>
    </w:p>
    <w:p w14:paraId="58CD99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628E06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7DA2D97C" w14:textId="77777777" w:rsidR="00704CAA" w:rsidRPr="00AB1781" w:rsidRDefault="00704CAA" w:rsidP="00704CAA">
      <w:pPr>
        <w:pStyle w:val="Rubric"/>
      </w:pPr>
      <w:r w:rsidRPr="00AB1781">
        <w:t>1 (</w:t>
      </w:r>
      <w:r>
        <w:t>For the end; do</w:t>
      </w:r>
      <w:r w:rsidRPr="00AB1781">
        <w:t xml:space="preserve"> not destroy. By David, for a pillar inscription)</w:t>
      </w:r>
    </w:p>
    <w:p w14:paraId="6B7E648D" w14:textId="77777777" w:rsidR="00704CAA" w:rsidRPr="00AB1781" w:rsidRDefault="00704CAA" w:rsidP="00704CAA">
      <w:pPr>
        <w:pStyle w:val="EnglishHangNoCoptic"/>
      </w:pPr>
      <w:r w:rsidRPr="00AB1781">
        <w:t>2 Do you truly speak righteousness?</w:t>
      </w:r>
    </w:p>
    <w:p w14:paraId="6AE474D3" w14:textId="77777777" w:rsidR="00704CAA" w:rsidRPr="00AB1781" w:rsidRDefault="00704CAA" w:rsidP="00704CAA">
      <w:pPr>
        <w:pStyle w:val="EnglishHangEndNoCoptic"/>
      </w:pPr>
      <w:r w:rsidRPr="00AB1781">
        <w:tab/>
        <w:t xml:space="preserve">Do you judge </w:t>
      </w:r>
      <w:r>
        <w:t>fairly</w:t>
      </w:r>
      <w:r w:rsidRPr="00AB1781">
        <w:t>, you sons of men?</w:t>
      </w:r>
    </w:p>
    <w:p w14:paraId="5962A961" w14:textId="77777777" w:rsidR="00704CAA" w:rsidRPr="00AB1781" w:rsidRDefault="00704CAA" w:rsidP="00704CAA">
      <w:pPr>
        <w:pStyle w:val="EnglishHangNoCoptic"/>
      </w:pPr>
      <w:r w:rsidRPr="00AB1781">
        <w:t xml:space="preserve">3 </w:t>
      </w:r>
      <w:r>
        <w:t>For</w:t>
      </w:r>
      <w:r w:rsidRPr="00AB1781">
        <w:t xml:space="preserve"> in heart you </w:t>
      </w:r>
      <w:r>
        <w:t>devise iniquity</w:t>
      </w:r>
      <w:r w:rsidRPr="00AB1781">
        <w:t xml:space="preserve"> </w:t>
      </w:r>
      <w:r>
        <w:t>on</w:t>
      </w:r>
      <w:r w:rsidRPr="00AB1781">
        <w:t xml:space="preserve"> the earth;</w:t>
      </w:r>
    </w:p>
    <w:p w14:paraId="3908C947" w14:textId="77777777" w:rsidR="00704CAA" w:rsidRPr="00AB1781" w:rsidRDefault="00704CAA" w:rsidP="00704CAA">
      <w:pPr>
        <w:pStyle w:val="EnglishHangEndNoCoptic"/>
      </w:pPr>
      <w:r w:rsidRPr="00AB1781">
        <w:tab/>
        <w:t>your</w:t>
      </w:r>
      <w:r>
        <w:t xml:space="preserve"> hands weave injustice</w:t>
      </w:r>
      <w:r w:rsidRPr="00AB1781">
        <w:t>.</w:t>
      </w:r>
    </w:p>
    <w:p w14:paraId="211E76DF" w14:textId="77777777" w:rsidR="00704CAA" w:rsidRPr="00AB1781" w:rsidRDefault="00704CAA" w:rsidP="00704CAA">
      <w:pPr>
        <w:pStyle w:val="EnglishHangNoCoptic"/>
      </w:pPr>
      <w:r w:rsidRPr="00AB1781">
        <w:t>4 Sinners are estranged from the womb;</w:t>
      </w:r>
    </w:p>
    <w:p w14:paraId="28C306D4" w14:textId="77777777" w:rsidR="00704CAA" w:rsidRPr="00AB1781" w:rsidRDefault="00704CAA" w:rsidP="00704CAA">
      <w:pPr>
        <w:pStyle w:val="EnglishHangNoCoptic"/>
      </w:pPr>
      <w:r w:rsidRPr="00AB1781">
        <w:tab/>
        <w:t xml:space="preserve">they </w:t>
      </w:r>
      <w:r>
        <w:t>are lead</w:t>
      </w:r>
      <w:r w:rsidRPr="00AB1781">
        <w:t xml:space="preserve"> astray </w:t>
      </w:r>
      <w:r>
        <w:t>from birth</w:t>
      </w:r>
      <w:r w:rsidRPr="00AB1781">
        <w:t>;</w:t>
      </w:r>
    </w:p>
    <w:p w14:paraId="5CE9C73C" w14:textId="77777777" w:rsidR="00704CAA" w:rsidRPr="00AB1781" w:rsidRDefault="00704CAA" w:rsidP="00704CAA">
      <w:pPr>
        <w:pStyle w:val="EnglishHangEndNoCoptic"/>
      </w:pPr>
      <w:r w:rsidRPr="00AB1781">
        <w:tab/>
        <w:t xml:space="preserve">they </w:t>
      </w:r>
      <w:r>
        <w:t xml:space="preserve">speak </w:t>
      </w:r>
      <w:r w:rsidRPr="00AB1781">
        <w:t>lies.</w:t>
      </w:r>
    </w:p>
    <w:p w14:paraId="0F8D28EF" w14:textId="77777777" w:rsidR="00704CAA" w:rsidRPr="00AB1781" w:rsidRDefault="00704CAA" w:rsidP="00704CAA">
      <w:pPr>
        <w:pStyle w:val="EnglishHangNoCoptic"/>
      </w:pPr>
      <w:r w:rsidRPr="00AB1781">
        <w:t xml:space="preserve">5 Their </w:t>
      </w:r>
      <w:r>
        <w:t>wrath</w:t>
      </w:r>
      <w:r w:rsidRPr="00AB1781">
        <w:t xml:space="preserve"> is like</w:t>
      </w:r>
      <w:r>
        <w:t xml:space="preserve"> serpent,</w:t>
      </w:r>
    </w:p>
    <w:p w14:paraId="35680E06" w14:textId="77777777" w:rsidR="00704CAA" w:rsidRPr="00AB1781" w:rsidRDefault="00704CAA" w:rsidP="00704CAA">
      <w:pPr>
        <w:pStyle w:val="EnglishHangEndNoCoptic"/>
      </w:pPr>
      <w:r w:rsidRPr="00AB1781">
        <w:tab/>
      </w:r>
      <w:r>
        <w:t>Like a deaf adder plugging its ears</w:t>
      </w:r>
      <w:r w:rsidRPr="00AB1781">
        <w:t>,</w:t>
      </w:r>
    </w:p>
    <w:p w14:paraId="73EED4AB" w14:textId="77777777" w:rsidR="00704CAA" w:rsidRPr="00AB1781" w:rsidRDefault="00704CAA" w:rsidP="00704CAA">
      <w:pPr>
        <w:pStyle w:val="EnglishHangNoCoptic"/>
      </w:pPr>
      <w:r w:rsidRPr="00AB1781">
        <w:t xml:space="preserve">6 </w:t>
      </w:r>
      <w:r>
        <w:t>which will not</w:t>
      </w:r>
      <w:r w:rsidRPr="00AB1781">
        <w:t xml:space="preserve"> hear the snake-charmer’s voice,</w:t>
      </w:r>
    </w:p>
    <w:p w14:paraId="2C6191D1" w14:textId="77777777" w:rsidR="00704CAA" w:rsidRPr="009E7111" w:rsidRDefault="00704CAA" w:rsidP="00704CAA">
      <w:pPr>
        <w:pStyle w:val="EnglishHangEndNoCoptic"/>
      </w:pPr>
      <w:r w:rsidRPr="00AB1781">
        <w:tab/>
      </w:r>
      <w:r>
        <w:t>nor the charm</w:t>
      </w:r>
      <w:r w:rsidRPr="00AB1781">
        <w:t xml:space="preserve"> </w:t>
      </w:r>
      <w:r>
        <w:t>of</w:t>
      </w:r>
      <w:r w:rsidRPr="00AB1781">
        <w:t xml:space="preserve"> a wise man.</w:t>
      </w:r>
    </w:p>
    <w:p w14:paraId="3623D5C5" w14:textId="77777777" w:rsidR="00704CAA" w:rsidRPr="00AB1781" w:rsidRDefault="00704CAA" w:rsidP="00704CAA">
      <w:pPr>
        <w:pStyle w:val="EnglishHangNoCoptic"/>
      </w:pPr>
      <w:r>
        <w:lastRenderedPageBreak/>
        <w:t>7 God crushed</w:t>
      </w:r>
      <w:r w:rsidRPr="00AB1781">
        <w:t xml:space="preserve"> their teeth in their mouths;</w:t>
      </w:r>
    </w:p>
    <w:p w14:paraId="17CCAE0D" w14:textId="77777777" w:rsidR="00704CAA" w:rsidRPr="00AB1781" w:rsidRDefault="00704CAA" w:rsidP="00704CAA">
      <w:pPr>
        <w:pStyle w:val="EnglishHangEndNoCoptic"/>
      </w:pPr>
      <w:r w:rsidRPr="00AB1781">
        <w:tab/>
        <w:t xml:space="preserve">the Lord </w:t>
      </w:r>
      <w:r>
        <w:t>shattered</w:t>
      </w:r>
      <w:r w:rsidRPr="00AB1781">
        <w:t xml:space="preserve"> the lions’ </w:t>
      </w:r>
      <w:r>
        <w:t>molars!</w:t>
      </w:r>
    </w:p>
    <w:p w14:paraId="223DE724" w14:textId="77777777" w:rsidR="00704CAA" w:rsidRPr="00AB1781" w:rsidRDefault="00704CAA" w:rsidP="00704CAA">
      <w:pPr>
        <w:pStyle w:val="EnglishHangNoCoptic"/>
      </w:pPr>
      <w:r w:rsidRPr="00AB1781">
        <w:t xml:space="preserve">8 They will </w:t>
      </w:r>
      <w:r>
        <w:t>vanish</w:t>
      </w:r>
      <w:r w:rsidRPr="00AB1781">
        <w:t xml:space="preserve"> like leaking water;</w:t>
      </w:r>
    </w:p>
    <w:p w14:paraId="3BD90F51" w14:textId="77777777" w:rsidR="00704CAA" w:rsidRPr="00AB1781" w:rsidRDefault="00704CAA" w:rsidP="00704CAA">
      <w:pPr>
        <w:pStyle w:val="EnglishHangEndNoCoptic"/>
      </w:pPr>
      <w:r w:rsidRPr="00AB1781">
        <w:tab/>
        <w:t xml:space="preserve">He will bend His bow until they </w:t>
      </w:r>
      <w:r>
        <w:t>become weak</w:t>
      </w:r>
      <w:r w:rsidRPr="00AB1781">
        <w:t>.</w:t>
      </w:r>
    </w:p>
    <w:p w14:paraId="112D7BF5" w14:textId="77777777" w:rsidR="00704CAA" w:rsidRPr="00AB1781" w:rsidRDefault="00704CAA" w:rsidP="00704CAA">
      <w:pPr>
        <w:pStyle w:val="EnglishHangNoCoptic"/>
      </w:pPr>
      <w:r w:rsidRPr="00AB1781">
        <w:t xml:space="preserve">9 </w:t>
      </w:r>
      <w:r>
        <w:t>They will be consumed l</w:t>
      </w:r>
      <w:r w:rsidRPr="00AB1781">
        <w:t>ike melting wax;</w:t>
      </w:r>
    </w:p>
    <w:p w14:paraId="18F91E34" w14:textId="77777777" w:rsidR="00704CAA" w:rsidRPr="00AB1781" w:rsidRDefault="00704CAA" w:rsidP="00704CAA">
      <w:pPr>
        <w:pStyle w:val="EnglishHangEndNoCoptic"/>
      </w:pPr>
      <w:r w:rsidRPr="00AB1781">
        <w:tab/>
        <w:t xml:space="preserve">fire </w:t>
      </w:r>
      <w:r>
        <w:t>fell</w:t>
      </w:r>
      <w:r w:rsidRPr="00AB1781">
        <w:t xml:space="preserve"> on them, and they </w:t>
      </w:r>
      <w:r>
        <w:t>never saw</w:t>
      </w:r>
      <w:r w:rsidRPr="00AB1781">
        <w:t xml:space="preserve"> the sun.</w:t>
      </w:r>
    </w:p>
    <w:p w14:paraId="28086D36" w14:textId="77777777" w:rsidR="00704CAA" w:rsidRPr="00AB1781" w:rsidRDefault="00704CAA" w:rsidP="00704CAA">
      <w:pPr>
        <w:pStyle w:val="EnglishHangNoCoptic"/>
      </w:pPr>
      <w:r w:rsidRPr="00AB1781">
        <w:t xml:space="preserve">10 Before </w:t>
      </w:r>
      <w:r>
        <w:t>your</w:t>
      </w:r>
      <w:r w:rsidRPr="00AB1781">
        <w:t xml:space="preserve"> </w:t>
      </w:r>
      <w:r>
        <w:t>thistles</w:t>
      </w:r>
      <w:r w:rsidRPr="00AB1781">
        <w:t xml:space="preserve"> grow to a thorn-tree,</w:t>
      </w:r>
    </w:p>
    <w:p w14:paraId="66526C8F" w14:textId="77777777" w:rsidR="00704CAA" w:rsidRPr="00AB1781" w:rsidRDefault="00704CAA" w:rsidP="00704CAA">
      <w:pPr>
        <w:pStyle w:val="EnglishHangEndNoCoptic"/>
      </w:pPr>
      <w:r w:rsidRPr="00AB1781">
        <w:tab/>
        <w:t xml:space="preserve">He </w:t>
      </w:r>
      <w:r>
        <w:t>will devour you</w:t>
      </w:r>
      <w:r w:rsidRPr="00AB1781">
        <w:t xml:space="preserve"> alive</w:t>
      </w:r>
      <w:r>
        <w:t>,</w:t>
      </w:r>
      <w:r w:rsidRPr="00AB1781">
        <w:t xml:space="preserve"> in His </w:t>
      </w:r>
      <w:r>
        <w:t>anger</w:t>
      </w:r>
      <w:r w:rsidRPr="00AB1781">
        <w:t>.</w:t>
      </w:r>
    </w:p>
    <w:p w14:paraId="031B8FC8" w14:textId="77777777" w:rsidR="00704CAA" w:rsidRPr="00AB1781" w:rsidRDefault="00704CAA" w:rsidP="00704CAA">
      <w:pPr>
        <w:pStyle w:val="EnglishHangNoCoptic"/>
      </w:pPr>
      <w:r w:rsidRPr="00AB1781">
        <w:t xml:space="preserve">11 </w:t>
      </w:r>
      <w:r>
        <w:t>A</w:t>
      </w:r>
      <w:r w:rsidRPr="00AB1781">
        <w:t xml:space="preserve"> righteous </w:t>
      </w:r>
      <w:r>
        <w:t xml:space="preserve">man </w:t>
      </w:r>
      <w:r w:rsidRPr="00AB1781">
        <w:t xml:space="preserve">will </w:t>
      </w:r>
      <w:r>
        <w:t>be glad</w:t>
      </w:r>
    </w:p>
    <w:p w14:paraId="5367995D" w14:textId="77777777" w:rsidR="00704CAA" w:rsidRPr="00AB1781" w:rsidRDefault="00704CAA" w:rsidP="00704CAA">
      <w:pPr>
        <w:pStyle w:val="EnglishHangNoCoptic"/>
      </w:pPr>
      <w:r>
        <w:tab/>
        <w:t>when he sees</w:t>
      </w:r>
      <w:r w:rsidRPr="00AB1781">
        <w:t xml:space="preserve"> vengeance</w:t>
      </w:r>
      <w:r>
        <w:t xml:space="preserve"> upon the ungodly</w:t>
      </w:r>
      <w:r w:rsidRPr="00AB1781">
        <w:t>;</w:t>
      </w:r>
    </w:p>
    <w:p w14:paraId="487356FC" w14:textId="77777777" w:rsidR="00704CAA" w:rsidRPr="00AB1781" w:rsidRDefault="00704CAA" w:rsidP="00704CAA">
      <w:pPr>
        <w:pStyle w:val="EnglishHangNoCoptic"/>
      </w:pPr>
      <w:r w:rsidRPr="00AB1781">
        <w:tab/>
        <w:t>he will wash his hands</w:t>
      </w:r>
    </w:p>
    <w:p w14:paraId="0BDCD5FF" w14:textId="77777777" w:rsidR="00704CAA" w:rsidRPr="00AB1781" w:rsidRDefault="00704CAA" w:rsidP="00704CAA">
      <w:pPr>
        <w:pStyle w:val="EnglishHangEndNoCoptic"/>
      </w:pPr>
      <w:r w:rsidRPr="00AB1781">
        <w:tab/>
        <w:t>in the blood of the sinner.</w:t>
      </w:r>
    </w:p>
    <w:p w14:paraId="320A3FF3" w14:textId="77777777" w:rsidR="00704CAA" w:rsidRPr="00AB1781" w:rsidRDefault="00704CAA" w:rsidP="00704CAA">
      <w:pPr>
        <w:pStyle w:val="EnglishHangNoCoptic"/>
      </w:pPr>
      <w:r w:rsidRPr="00AB1781">
        <w:t xml:space="preserve">12 And </w:t>
      </w:r>
      <w:r>
        <w:t>a man will say,</w:t>
      </w:r>
    </w:p>
    <w:p w14:paraId="4E441C7A" w14:textId="77777777" w:rsidR="00704CAA" w:rsidRPr="00AB1781" w:rsidRDefault="00704CAA" w:rsidP="00704CAA">
      <w:pPr>
        <w:pStyle w:val="EnglishHangNoCoptic"/>
      </w:pPr>
      <w:r>
        <w:tab/>
        <w:t>“if</w:t>
      </w:r>
      <w:r w:rsidRPr="00AB1781">
        <w:t xml:space="preserve"> </w:t>
      </w:r>
      <w:r>
        <w:t xml:space="preserve">there is </w:t>
      </w:r>
      <w:r w:rsidRPr="00AB1781">
        <w:t xml:space="preserve">indeed </w:t>
      </w:r>
      <w:r>
        <w:t>fruit for the righteous,</w:t>
      </w:r>
    </w:p>
    <w:p w14:paraId="26054DF0" w14:textId="77777777" w:rsidR="00704CAA" w:rsidRPr="00AB1781" w:rsidRDefault="00704CAA" w:rsidP="00704CAA">
      <w:pPr>
        <w:pStyle w:val="EnglishHangNoCoptic"/>
      </w:pPr>
      <w:r w:rsidRPr="00AB1781">
        <w:tab/>
      </w:r>
      <w:r>
        <w:t>then God exists,</w:t>
      </w:r>
    </w:p>
    <w:p w14:paraId="348BACF5" w14:textId="77777777" w:rsidR="00704CAA" w:rsidRPr="009E7111" w:rsidRDefault="00704CAA" w:rsidP="00704CAA">
      <w:pPr>
        <w:pStyle w:val="EnglishHangEndNoCoptic"/>
      </w:pPr>
      <w:r>
        <w:tab/>
        <w:t>judging them on the earth.”</w:t>
      </w:r>
    </w:p>
    <w:p w14:paraId="6D76F264" w14:textId="77777777" w:rsidR="00704CAA" w:rsidRDefault="00704CAA" w:rsidP="00704CAA">
      <w:pPr>
        <w:pStyle w:val="Rubric"/>
      </w:pPr>
      <w:r>
        <w:t>Glory…</w:t>
      </w:r>
    </w:p>
    <w:p w14:paraId="073DD9CC" w14:textId="77777777" w:rsidR="00704CAA" w:rsidRPr="009E7111" w:rsidRDefault="00704CAA" w:rsidP="00704CAA">
      <w:pPr>
        <w:pStyle w:val="Heading4"/>
      </w:pPr>
      <w:r>
        <w:t>Psalm</w:t>
      </w:r>
      <w:r w:rsidRPr="00AB1781">
        <w:t xml:space="preserve"> 58</w:t>
      </w:r>
      <w:r>
        <w:t>: “Deliver me from my enemies, O God”</w:t>
      </w:r>
    </w:p>
    <w:p w14:paraId="6AD9172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Rules the Universe</w:t>
      </w:r>
    </w:p>
    <w:p w14:paraId="2559841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will Sing of </w:t>
      </w:r>
      <w:r>
        <w:rPr>
          <w:rFonts w:ascii="Book Antiqua" w:hAnsi="Book Antiqua" w:cs="Lucida Grande"/>
          <w:b/>
          <w:bCs/>
        </w:rPr>
        <w:t>Your</w:t>
      </w:r>
      <w:r w:rsidRPr="00AB1781">
        <w:rPr>
          <w:rFonts w:ascii="Book Antiqua" w:hAnsi="Book Antiqua" w:cs="Lucida Grande"/>
          <w:b/>
          <w:bCs/>
        </w:rPr>
        <w:t xml:space="preserve"> Power</w:t>
      </w:r>
    </w:p>
    <w:p w14:paraId="762E23AC" w14:textId="77777777" w:rsidR="00704CAA" w:rsidRPr="00AB1781" w:rsidRDefault="00704CAA" w:rsidP="00704CAA">
      <w:pPr>
        <w:pStyle w:val="Rubric"/>
      </w:pPr>
      <w:r w:rsidRPr="00AB1781">
        <w:t>1 (</w:t>
      </w:r>
      <w:r>
        <w:t>For the end; d</w:t>
      </w:r>
      <w:r w:rsidRPr="00AB1781">
        <w:t>o not destroy</w:t>
      </w:r>
      <w:r>
        <w:t xml:space="preserve">. </w:t>
      </w:r>
      <w:r w:rsidRPr="00AB1781">
        <w:t>By David, for a pillar inscription, when Saul sent men to watch his house and kill him)</w:t>
      </w:r>
    </w:p>
    <w:p w14:paraId="631B8733" w14:textId="77777777" w:rsidR="00704CAA" w:rsidRPr="00AB1781" w:rsidRDefault="00704CAA" w:rsidP="00704CAA">
      <w:pPr>
        <w:pStyle w:val="EnglishHangNoCoptic"/>
      </w:pPr>
      <w:r w:rsidRPr="00AB1781">
        <w:t>2 De</w:t>
      </w:r>
      <w:r>
        <w:t>liver me from my enemies, O God,</w:t>
      </w:r>
    </w:p>
    <w:p w14:paraId="321EAA56" w14:textId="77777777" w:rsidR="00704CAA" w:rsidRPr="00AB1781" w:rsidRDefault="00704CAA" w:rsidP="00704CAA">
      <w:pPr>
        <w:pStyle w:val="EnglishHangEndNoCoptic"/>
      </w:pPr>
      <w:r w:rsidRPr="00AB1781">
        <w:tab/>
        <w:t>and redeem me from those who rise up against me.</w:t>
      </w:r>
    </w:p>
    <w:p w14:paraId="5D7973EA" w14:textId="77777777" w:rsidR="00704CAA" w:rsidRPr="00AB1781" w:rsidRDefault="00704CAA" w:rsidP="00704CAA">
      <w:pPr>
        <w:pStyle w:val="EnglishHangNoCoptic"/>
      </w:pPr>
      <w:r w:rsidRPr="00AB1781">
        <w:t xml:space="preserve">3 Rescue me from </w:t>
      </w:r>
      <w:r>
        <w:t>workers of iniquity</w:t>
      </w:r>
      <w:r w:rsidRPr="00AB1781">
        <w:t>,</w:t>
      </w:r>
    </w:p>
    <w:p w14:paraId="1760CD93" w14:textId="77777777" w:rsidR="00704CAA" w:rsidRPr="00AB1781" w:rsidRDefault="00704CAA" w:rsidP="00704CAA">
      <w:pPr>
        <w:pStyle w:val="EnglishHangEndNoCoptic"/>
      </w:pPr>
      <w:r w:rsidRPr="00AB1781">
        <w:tab/>
        <w:t>and save me from men of blood.</w:t>
      </w:r>
    </w:p>
    <w:p w14:paraId="77BB33A6" w14:textId="77777777" w:rsidR="00704CAA" w:rsidRPr="00AB1781" w:rsidRDefault="00704CAA" w:rsidP="00704CAA">
      <w:pPr>
        <w:pStyle w:val="EnglishHangNoCoptic"/>
      </w:pPr>
      <w:r w:rsidRPr="00AB1781">
        <w:t xml:space="preserve">4 For </w:t>
      </w:r>
      <w:r>
        <w:t>see</w:t>
      </w:r>
      <w:r w:rsidRPr="00AB1781">
        <w:t>, they hunt my soul;</w:t>
      </w:r>
    </w:p>
    <w:p w14:paraId="63B970CC" w14:textId="77777777" w:rsidR="00704CAA" w:rsidRPr="00AB1781" w:rsidRDefault="00704CAA" w:rsidP="00704CAA">
      <w:pPr>
        <w:pStyle w:val="EnglishHangNoCoptic"/>
      </w:pPr>
      <w:r w:rsidRPr="00AB1781">
        <w:tab/>
        <w:t>the mighty set upon me!</w:t>
      </w:r>
    </w:p>
    <w:p w14:paraId="5C2927EF" w14:textId="77777777" w:rsidR="00704CAA" w:rsidRPr="00AB1781" w:rsidRDefault="00704CAA" w:rsidP="00704CAA">
      <w:pPr>
        <w:pStyle w:val="EnglishHangEndNoCoptic"/>
      </w:pPr>
      <w:r w:rsidRPr="00AB1781">
        <w:tab/>
        <w:t>It is</w:t>
      </w:r>
      <w:r>
        <w:t xml:space="preserve"> not my fault or my sin, O Lord;</w:t>
      </w:r>
    </w:p>
    <w:p w14:paraId="31EDF642" w14:textId="77777777" w:rsidR="00704CAA" w:rsidRPr="00AB1781" w:rsidRDefault="00704CAA" w:rsidP="00704CAA">
      <w:pPr>
        <w:pStyle w:val="EnglishHangNoCoptic"/>
      </w:pPr>
      <w:r w:rsidRPr="00AB1781">
        <w:t xml:space="preserve">5 I have run without </w:t>
      </w:r>
      <w:r>
        <w:t>iniquity</w:t>
      </w:r>
    </w:p>
    <w:p w14:paraId="110D142D" w14:textId="77777777" w:rsidR="00704CAA" w:rsidRPr="00AB1781" w:rsidRDefault="00704CAA" w:rsidP="00704CAA">
      <w:pPr>
        <w:pStyle w:val="EnglishHangNoCoptic"/>
      </w:pPr>
      <w:r w:rsidRPr="00AB1781">
        <w:tab/>
        <w:t xml:space="preserve">and have kept </w:t>
      </w:r>
      <w:r>
        <w:t xml:space="preserve">a </w:t>
      </w:r>
      <w:r w:rsidRPr="00AB1781">
        <w:t>straight</w:t>
      </w:r>
      <w:r>
        <w:t xml:space="preserve"> path</w:t>
      </w:r>
      <w:r w:rsidRPr="00AB1781">
        <w:t>.</w:t>
      </w:r>
    </w:p>
    <w:p w14:paraId="3DCBBFCA" w14:textId="77777777" w:rsidR="00704CAA" w:rsidRPr="00AB1781" w:rsidRDefault="00704CAA" w:rsidP="00704CAA">
      <w:pPr>
        <w:pStyle w:val="EnglishHangEndNoCoptic"/>
      </w:pPr>
      <w:r w:rsidRPr="00AB1781">
        <w:tab/>
      </w:r>
      <w:r>
        <w:t>Arise and</w:t>
      </w:r>
      <w:r w:rsidRPr="00AB1781">
        <w:t xml:space="preserve"> meet me</w:t>
      </w:r>
      <w:r>
        <w:t>, and see!</w:t>
      </w:r>
    </w:p>
    <w:p w14:paraId="4C898020" w14:textId="77777777" w:rsidR="00704CAA" w:rsidRPr="00AB1781" w:rsidRDefault="00704CAA" w:rsidP="00704CAA">
      <w:pPr>
        <w:pStyle w:val="EnglishHangNoCoptic"/>
      </w:pPr>
      <w:r w:rsidRPr="00AB1781">
        <w:lastRenderedPageBreak/>
        <w:t xml:space="preserve">6 </w:t>
      </w:r>
      <w:r>
        <w:t>And You</w:t>
      </w:r>
      <w:r w:rsidRPr="00AB1781">
        <w:t>, O Lord God of hosts, God of Israel,</w:t>
      </w:r>
    </w:p>
    <w:p w14:paraId="52051A00" w14:textId="77777777" w:rsidR="00704CAA" w:rsidRPr="00AB1781" w:rsidRDefault="00704CAA" w:rsidP="00704CAA">
      <w:pPr>
        <w:pStyle w:val="EnglishHangNoCoptic"/>
      </w:pPr>
      <w:r w:rsidRPr="00AB1781">
        <w:tab/>
        <w:t>take care to visit all the nations;</w:t>
      </w:r>
    </w:p>
    <w:p w14:paraId="28C34BB1" w14:textId="77777777" w:rsidR="00704CAA" w:rsidRPr="00AB1781" w:rsidRDefault="00704CAA" w:rsidP="00704CAA">
      <w:pPr>
        <w:pStyle w:val="EnglishHangEndNoCoptic"/>
      </w:pPr>
      <w:r w:rsidRPr="00AB1781">
        <w:tab/>
      </w:r>
      <w:r>
        <w:t xml:space="preserve">do not be merciful to </w:t>
      </w:r>
      <w:r w:rsidRPr="00AB1781">
        <w:t xml:space="preserve">the </w:t>
      </w:r>
      <w:r>
        <w:t>workers of iniquity</w:t>
      </w:r>
      <w:r>
        <w:rPr>
          <w:rStyle w:val="FootnoteReference"/>
        </w:rPr>
        <w:footnoteReference w:id="313"/>
      </w:r>
      <w:r w:rsidRPr="00AB1781">
        <w:t xml:space="preserve">. </w:t>
      </w:r>
      <w:r w:rsidRPr="00AB1781">
        <w:rPr>
          <w:i/>
        </w:rPr>
        <w:t>(Pause)</w:t>
      </w:r>
    </w:p>
    <w:p w14:paraId="673B8909" w14:textId="77777777" w:rsidR="00704CAA" w:rsidRPr="00AB1781" w:rsidRDefault="00704CAA" w:rsidP="00704CAA">
      <w:pPr>
        <w:pStyle w:val="EnglishHangNoCoptic"/>
      </w:pPr>
      <w:r w:rsidRPr="00AB1781">
        <w:t xml:space="preserve">7 They will return at </w:t>
      </w:r>
      <w:r>
        <w:t>evening</w:t>
      </w:r>
      <w:r w:rsidRPr="00AB1781">
        <w:t>, hungry as dogs,</w:t>
      </w:r>
    </w:p>
    <w:p w14:paraId="7204FFE6" w14:textId="77777777" w:rsidR="00704CAA" w:rsidRPr="00AB1781" w:rsidRDefault="00704CAA" w:rsidP="00704CAA">
      <w:pPr>
        <w:pStyle w:val="EnglishHangEndNoCoptic"/>
      </w:pPr>
      <w:r w:rsidRPr="00AB1781">
        <w:tab/>
        <w:t>and will</w:t>
      </w:r>
      <w:r>
        <w:t xml:space="preserve"> surround</w:t>
      </w:r>
      <w:r w:rsidRPr="00AB1781">
        <w:t xml:space="preserve"> the city.</w:t>
      </w:r>
    </w:p>
    <w:p w14:paraId="44DA0E65" w14:textId="77777777" w:rsidR="00704CAA" w:rsidRPr="00AB1781" w:rsidRDefault="00704CAA" w:rsidP="00704CAA">
      <w:pPr>
        <w:pStyle w:val="EnglishHangNoCoptic"/>
      </w:pPr>
      <w:r w:rsidRPr="00AB1781">
        <w:t xml:space="preserve">8 </w:t>
      </w:r>
      <w:r>
        <w:t>See</w:t>
      </w:r>
      <w:r w:rsidRPr="00AB1781">
        <w:t xml:space="preserve">, they </w:t>
      </w:r>
      <w:r>
        <w:t>will bellow</w:t>
      </w:r>
      <w:r w:rsidRPr="00AB1781">
        <w:t xml:space="preserve"> with their mouth</w:t>
      </w:r>
      <w:r>
        <w:t>s,</w:t>
      </w:r>
    </w:p>
    <w:p w14:paraId="7C670BA2" w14:textId="77777777" w:rsidR="00704CAA" w:rsidRPr="00AB1781" w:rsidRDefault="00704CAA" w:rsidP="00704CAA">
      <w:pPr>
        <w:pStyle w:val="EnglishHangNoCoptic"/>
      </w:pPr>
      <w:r w:rsidRPr="00AB1781">
        <w:tab/>
        <w:t>and a sword is in their lips—</w:t>
      </w:r>
    </w:p>
    <w:p w14:paraId="183648FB" w14:textId="77777777" w:rsidR="00704CAA" w:rsidRPr="00AB1781" w:rsidRDefault="00704CAA" w:rsidP="00704CAA">
      <w:pPr>
        <w:pStyle w:val="EnglishHangEndNoCoptic"/>
      </w:pPr>
      <w:r>
        <w:tab/>
        <w:t>for “Who,” they think, “will hear us?”</w:t>
      </w:r>
    </w:p>
    <w:p w14:paraId="759A73DC" w14:textId="77777777" w:rsidR="00704CAA" w:rsidRPr="00AB1781" w:rsidRDefault="00704CAA" w:rsidP="00704CAA">
      <w:pPr>
        <w:pStyle w:val="EnglishHangNoCoptic"/>
      </w:pPr>
      <w:r w:rsidRPr="00AB1781">
        <w:t xml:space="preserve">9 But </w:t>
      </w:r>
      <w:r>
        <w:t>You</w:t>
      </w:r>
      <w:r w:rsidRPr="00AB1781">
        <w:t xml:space="preserve">, O Lord, </w:t>
      </w:r>
      <w:r>
        <w:t>will</w:t>
      </w:r>
      <w:r w:rsidRPr="00AB1781">
        <w:t xml:space="preserve"> laugh at them;</w:t>
      </w:r>
    </w:p>
    <w:p w14:paraId="415BC558" w14:textId="77777777" w:rsidR="00704CAA" w:rsidRPr="00AB1781" w:rsidRDefault="00704CAA" w:rsidP="00704CAA">
      <w:pPr>
        <w:pStyle w:val="EnglishHangEndNoCoptic"/>
      </w:pPr>
      <w:r w:rsidRPr="00AB1781">
        <w:tab/>
      </w:r>
      <w:r>
        <w:t>You</w:t>
      </w:r>
      <w:r w:rsidRPr="00AB1781">
        <w:t xml:space="preserve"> will </w:t>
      </w:r>
      <w:r>
        <w:t>hold</w:t>
      </w:r>
      <w:r w:rsidRPr="00AB1781">
        <w:t xml:space="preserve"> all the nations</w:t>
      </w:r>
      <w:r>
        <w:t xml:space="preserve"> in contempt</w:t>
      </w:r>
      <w:r w:rsidRPr="00AB1781">
        <w:t>.</w:t>
      </w:r>
    </w:p>
    <w:p w14:paraId="78AE95B6" w14:textId="77777777" w:rsidR="00704CAA" w:rsidRPr="00AB1781" w:rsidRDefault="00704CAA" w:rsidP="00704CAA">
      <w:pPr>
        <w:pStyle w:val="EnglishHangNoCoptic"/>
      </w:pPr>
      <w:r w:rsidRPr="00AB1781">
        <w:t xml:space="preserve">10 O my strength, I </w:t>
      </w:r>
      <w:r>
        <w:t xml:space="preserve">will </w:t>
      </w:r>
      <w:r w:rsidRPr="00AB1781">
        <w:t xml:space="preserve">watch for </w:t>
      </w:r>
      <w:r>
        <w:t>You</w:t>
      </w:r>
      <w:r w:rsidRPr="00AB1781">
        <w:t>;</w:t>
      </w:r>
    </w:p>
    <w:p w14:paraId="5CB251AA" w14:textId="77777777" w:rsidR="00704CAA" w:rsidRPr="00AB1781" w:rsidRDefault="00704CAA" w:rsidP="00704CAA">
      <w:pPr>
        <w:pStyle w:val="EnglishHangEndNoCoptic"/>
      </w:pPr>
      <w:r w:rsidRPr="00AB1781">
        <w:tab/>
        <w:t xml:space="preserve">for </w:t>
      </w:r>
      <w:r>
        <w:t>You</w:t>
      </w:r>
      <w:r w:rsidRPr="00AB1781">
        <w:t xml:space="preserve">, O God, </w:t>
      </w:r>
      <w:r>
        <w:t>are</w:t>
      </w:r>
      <w:r w:rsidRPr="00AB1781">
        <w:t xml:space="preserve"> my protector.</w:t>
      </w:r>
    </w:p>
    <w:p w14:paraId="3FF3CBFC" w14:textId="77777777" w:rsidR="00704CAA" w:rsidRPr="00AB1781" w:rsidRDefault="00704CAA" w:rsidP="00704CAA">
      <w:pPr>
        <w:pStyle w:val="EnglishHangNoCoptic"/>
      </w:pPr>
      <w:r>
        <w:t>11 My God—</w:t>
      </w:r>
      <w:r w:rsidRPr="00AB1781">
        <w:t xml:space="preserve">His mercy </w:t>
      </w:r>
      <w:r>
        <w:t>will go</w:t>
      </w:r>
      <w:r w:rsidRPr="00AB1781">
        <w:t xml:space="preserve"> before me;</w:t>
      </w:r>
    </w:p>
    <w:p w14:paraId="06E56B9A" w14:textId="77777777" w:rsidR="00704CAA" w:rsidRPr="00AB1781" w:rsidRDefault="00704CAA" w:rsidP="00704CAA">
      <w:pPr>
        <w:pStyle w:val="EnglishHangEndNoCoptic"/>
      </w:pPr>
      <w:r w:rsidRPr="00AB1781">
        <w:tab/>
        <w:t>my God will show me His mercy among my enemies.</w:t>
      </w:r>
    </w:p>
    <w:p w14:paraId="2A5D9963" w14:textId="77777777" w:rsidR="00704CAA" w:rsidRPr="00AB1781" w:rsidRDefault="00704CAA" w:rsidP="00704CAA">
      <w:pPr>
        <w:pStyle w:val="EnglishHangNoCoptic"/>
      </w:pPr>
      <w:r w:rsidRPr="00AB1781">
        <w:t xml:space="preserve">12 </w:t>
      </w:r>
      <w:r>
        <w:t xml:space="preserve">Do not kill </w:t>
      </w:r>
      <w:r w:rsidRPr="00AB1781">
        <w:t>t</w:t>
      </w:r>
      <w:r>
        <w:t>hem</w:t>
      </w:r>
      <w:r w:rsidRPr="00AB1781">
        <w:t xml:space="preserve">, </w:t>
      </w:r>
      <w:r>
        <w:t>or they may forget my people;</w:t>
      </w:r>
    </w:p>
    <w:p w14:paraId="63D22568" w14:textId="77777777" w:rsidR="00704CAA" w:rsidRPr="00AB1781" w:rsidRDefault="00704CAA" w:rsidP="00704CAA">
      <w:pPr>
        <w:pStyle w:val="EnglishHangNoCoptic"/>
      </w:pPr>
      <w:r w:rsidRPr="00AB1781">
        <w:tab/>
        <w:t xml:space="preserve">scatter them by </w:t>
      </w:r>
      <w:r>
        <w:t>Your</w:t>
      </w:r>
      <w:r w:rsidRPr="00AB1781">
        <w:t xml:space="preserve"> power</w:t>
      </w:r>
      <w:r>
        <w:t>,</w:t>
      </w:r>
    </w:p>
    <w:p w14:paraId="0FF1FAB3" w14:textId="77777777" w:rsidR="00704CAA" w:rsidRPr="00AB1781" w:rsidRDefault="00704CAA" w:rsidP="00704CAA">
      <w:pPr>
        <w:pStyle w:val="EnglishHangEndNoCoptic"/>
      </w:pPr>
      <w:r w:rsidRPr="00AB1781">
        <w:tab/>
        <w:t xml:space="preserve">and bring them down, O Lord my </w:t>
      </w:r>
      <w:r>
        <w:t>protector</w:t>
      </w:r>
      <w:r w:rsidRPr="00AB1781">
        <w:t>.</w:t>
      </w:r>
    </w:p>
    <w:p w14:paraId="512B586D" w14:textId="77777777" w:rsidR="00704CAA" w:rsidRPr="00AB1781" w:rsidRDefault="00704CAA" w:rsidP="00704CAA">
      <w:pPr>
        <w:pStyle w:val="EnglishHangNoCoptic"/>
      </w:pPr>
      <w:r w:rsidRPr="00AB1781">
        <w:t xml:space="preserve">13 </w:t>
      </w:r>
      <w:r>
        <w:t>Bring down the</w:t>
      </w:r>
      <w:r w:rsidRPr="00AB1781">
        <w:t xml:space="preserve"> sin of their mouth</w:t>
      </w:r>
      <w:r>
        <w:t>, the word of their lips,</w:t>
      </w:r>
    </w:p>
    <w:p w14:paraId="06EC3EAB" w14:textId="77777777" w:rsidR="00704CAA" w:rsidRPr="00AB1781" w:rsidRDefault="00704CAA" w:rsidP="00704CAA">
      <w:pPr>
        <w:pStyle w:val="EnglishHangNoCoptic"/>
      </w:pPr>
      <w:r>
        <w:tab/>
        <w:t>let them be trapped</w:t>
      </w:r>
      <w:r w:rsidRPr="00AB1781">
        <w:t xml:space="preserve"> in their pride.</w:t>
      </w:r>
    </w:p>
    <w:p w14:paraId="302CDD45" w14:textId="77777777" w:rsidR="00704CAA" w:rsidRPr="00AB1781" w:rsidRDefault="00704CAA" w:rsidP="00704CAA">
      <w:pPr>
        <w:pStyle w:val="EnglishHangNoCoptic"/>
      </w:pPr>
      <w:r w:rsidRPr="00AB1781">
        <w:tab/>
        <w:t>And by their curs</w:t>
      </w:r>
      <w:r>
        <w:t>e and lie,</w:t>
      </w:r>
    </w:p>
    <w:p w14:paraId="44316DEB" w14:textId="77777777" w:rsidR="00704CAA" w:rsidRPr="00AB1781" w:rsidRDefault="00704CAA" w:rsidP="00704CAA">
      <w:pPr>
        <w:pStyle w:val="EnglishHangEndNoCoptic"/>
      </w:pPr>
      <w:r w:rsidRPr="00AB1781">
        <w:tab/>
      </w:r>
      <w:r>
        <w:t>Their end will be proclaimed,</w:t>
      </w:r>
    </w:p>
    <w:p w14:paraId="37529FA5" w14:textId="77777777" w:rsidR="00704CAA" w:rsidRPr="00AB1781" w:rsidRDefault="00704CAA" w:rsidP="00704CAA">
      <w:pPr>
        <w:pStyle w:val="EnglishHangNoCoptic"/>
      </w:pPr>
      <w:r>
        <w:t>14 i</w:t>
      </w:r>
      <w:r w:rsidRPr="00AB1781">
        <w:t>n the final wrath they will cease to be;</w:t>
      </w:r>
    </w:p>
    <w:p w14:paraId="77C35D85" w14:textId="77777777" w:rsidR="00704CAA" w:rsidRPr="00AB1781" w:rsidRDefault="00704CAA" w:rsidP="00704CAA">
      <w:pPr>
        <w:pStyle w:val="EnglishHangNoCoptic"/>
      </w:pPr>
      <w:r w:rsidRPr="00AB1781">
        <w:tab/>
        <w:t xml:space="preserve">and they will know that God rules </w:t>
      </w:r>
      <w:r>
        <w:t xml:space="preserve">over </w:t>
      </w:r>
      <w:r w:rsidRPr="00AB1781">
        <w:t>Jacob</w:t>
      </w:r>
      <w:r>
        <w:t>,</w:t>
      </w:r>
    </w:p>
    <w:p w14:paraId="1CE7BCB1" w14:textId="77777777" w:rsidR="00704CAA" w:rsidRPr="00AB1781" w:rsidRDefault="00704CAA" w:rsidP="00704CAA">
      <w:pPr>
        <w:pStyle w:val="EnglishHangEndNoCoptic"/>
      </w:pPr>
      <w:r w:rsidRPr="00AB1781">
        <w:tab/>
        <w:t xml:space="preserve">and </w:t>
      </w:r>
      <w:r>
        <w:t xml:space="preserve">over </w:t>
      </w:r>
      <w:r w:rsidRPr="00AB1781">
        <w:t xml:space="preserve">the ends of the earth. </w:t>
      </w:r>
      <w:r w:rsidRPr="00AB1781">
        <w:rPr>
          <w:i/>
        </w:rPr>
        <w:t>(Pause)</w:t>
      </w:r>
    </w:p>
    <w:p w14:paraId="013E9212" w14:textId="77777777" w:rsidR="00704CAA" w:rsidRPr="00AB1781" w:rsidRDefault="00704CAA" w:rsidP="00704CAA">
      <w:pPr>
        <w:pStyle w:val="EnglishHangNoCoptic"/>
      </w:pPr>
      <w:r w:rsidRPr="00AB1781">
        <w:t xml:space="preserve">15 They will return at </w:t>
      </w:r>
      <w:r>
        <w:t>evening</w:t>
      </w:r>
      <w:r w:rsidRPr="00AB1781">
        <w:t>, hungry as dogs,</w:t>
      </w:r>
    </w:p>
    <w:p w14:paraId="58765FC1" w14:textId="77777777" w:rsidR="00704CAA" w:rsidRPr="00AB1781" w:rsidRDefault="00704CAA" w:rsidP="00704CAA">
      <w:pPr>
        <w:pStyle w:val="EnglishHangEndNoCoptic"/>
      </w:pPr>
      <w:r w:rsidRPr="00AB1781">
        <w:tab/>
        <w:t xml:space="preserve">and will </w:t>
      </w:r>
      <w:r>
        <w:t>surround</w:t>
      </w:r>
      <w:r w:rsidRPr="00AB1781">
        <w:t xml:space="preserve"> the city.</w:t>
      </w:r>
    </w:p>
    <w:p w14:paraId="50445730" w14:textId="77777777" w:rsidR="00704CAA" w:rsidRPr="00AB1781" w:rsidRDefault="00704CAA" w:rsidP="00704CAA">
      <w:pPr>
        <w:pStyle w:val="EnglishHangNoCoptic"/>
      </w:pPr>
      <w:r w:rsidRPr="00AB1781">
        <w:t>16 They</w:t>
      </w:r>
      <w:r>
        <w:t xml:space="preserve"> will scatter in search of food,</w:t>
      </w:r>
    </w:p>
    <w:p w14:paraId="68D1BD34" w14:textId="77777777" w:rsidR="00704CAA" w:rsidRPr="00AB1781" w:rsidRDefault="00704CAA" w:rsidP="00704CAA">
      <w:pPr>
        <w:pStyle w:val="EnglishHangEndNoCoptic"/>
      </w:pPr>
      <w:r w:rsidRPr="00AB1781">
        <w:tab/>
        <w:t xml:space="preserve">and they will </w:t>
      </w:r>
      <w:r>
        <w:t>grumble</w:t>
      </w:r>
      <w:r w:rsidRPr="00AB1781">
        <w:t xml:space="preserve"> when they are not satisfied.</w:t>
      </w:r>
    </w:p>
    <w:p w14:paraId="51545BE4" w14:textId="77777777" w:rsidR="00704CAA" w:rsidRPr="00AB1781" w:rsidRDefault="00704CAA" w:rsidP="00704CAA">
      <w:pPr>
        <w:pStyle w:val="EnglishHangNoCoptic"/>
      </w:pPr>
      <w:r w:rsidRPr="00AB1781">
        <w:t xml:space="preserve">17 But I will sing of </w:t>
      </w:r>
      <w:r>
        <w:t>Your</w:t>
      </w:r>
      <w:r w:rsidRPr="00AB1781">
        <w:t xml:space="preserve"> power,</w:t>
      </w:r>
    </w:p>
    <w:p w14:paraId="2C56182A" w14:textId="77777777" w:rsidR="00704CAA" w:rsidRPr="00AB1781" w:rsidRDefault="00704CAA" w:rsidP="00704CAA">
      <w:pPr>
        <w:pStyle w:val="EnglishHangNoCoptic"/>
      </w:pPr>
      <w:r w:rsidRPr="00AB1781">
        <w:tab/>
        <w:t xml:space="preserve">and will rejoice at </w:t>
      </w:r>
      <w:r>
        <w:t>Your</w:t>
      </w:r>
      <w:r w:rsidRPr="00AB1781">
        <w:t xml:space="preserve"> mercy in the morning;</w:t>
      </w:r>
    </w:p>
    <w:p w14:paraId="7DE9D108" w14:textId="77777777" w:rsidR="00704CAA" w:rsidRPr="00AB1781" w:rsidRDefault="00704CAA" w:rsidP="00704CAA">
      <w:pPr>
        <w:pStyle w:val="EnglishHangNoCoptic"/>
      </w:pPr>
      <w:r w:rsidRPr="00AB1781">
        <w:tab/>
        <w:t xml:space="preserve">for </w:t>
      </w:r>
      <w:r>
        <w:t>You</w:t>
      </w:r>
      <w:r w:rsidRPr="00AB1781">
        <w:t xml:space="preserve"> </w:t>
      </w:r>
      <w:r>
        <w:t>are</w:t>
      </w:r>
      <w:r w:rsidRPr="00AB1781">
        <w:t xml:space="preserve"> my protector</w:t>
      </w:r>
      <w:r>
        <w:t>,</w:t>
      </w:r>
    </w:p>
    <w:p w14:paraId="0E050E94" w14:textId="77777777" w:rsidR="00704CAA" w:rsidRPr="00AB1781" w:rsidRDefault="00704CAA" w:rsidP="00704CAA">
      <w:pPr>
        <w:pStyle w:val="EnglishHangEndNoCoptic"/>
      </w:pPr>
      <w:r w:rsidRPr="00AB1781">
        <w:tab/>
        <w:t xml:space="preserve">and my refuge in the day of my </w:t>
      </w:r>
      <w:r>
        <w:t>affliction</w:t>
      </w:r>
      <w:r w:rsidRPr="00AB1781">
        <w:t>.</w:t>
      </w:r>
    </w:p>
    <w:p w14:paraId="730D022E" w14:textId="77777777" w:rsidR="00704CAA" w:rsidRPr="00AB1781" w:rsidRDefault="00704CAA" w:rsidP="00704CAA">
      <w:pPr>
        <w:pStyle w:val="EnglishHangNoCoptic"/>
      </w:pPr>
      <w:r w:rsidRPr="00AB1781">
        <w:lastRenderedPageBreak/>
        <w:t xml:space="preserve">18 </w:t>
      </w:r>
      <w:r>
        <w:t>You</w:t>
      </w:r>
      <w:r w:rsidRPr="00AB1781">
        <w:t xml:space="preserve"> are</w:t>
      </w:r>
      <w:r>
        <w:t xml:space="preserve"> my helper,</w:t>
      </w:r>
      <w:r w:rsidRPr="00AB1781">
        <w:t xml:space="preserve"> I will sing</w:t>
      </w:r>
      <w:r>
        <w:t xml:space="preserve"> to You,</w:t>
      </w:r>
    </w:p>
    <w:p w14:paraId="55198450" w14:textId="77777777" w:rsidR="00704CAA" w:rsidRPr="00035647" w:rsidRDefault="00704CAA" w:rsidP="00704CAA">
      <w:pPr>
        <w:pStyle w:val="EnglishHangEndNoCoptic"/>
      </w:pPr>
      <w:r w:rsidRPr="00AB1781">
        <w:tab/>
        <w:t xml:space="preserve">for </w:t>
      </w:r>
      <w:r>
        <w:t>You</w:t>
      </w:r>
      <w:r w:rsidRPr="00AB1781">
        <w:t xml:space="preserve">, O God, </w:t>
      </w:r>
      <w:r>
        <w:t>are</w:t>
      </w:r>
      <w:r w:rsidRPr="00AB1781">
        <w:t xml:space="preserve"> my protector, my God, my mercy.</w:t>
      </w:r>
      <w:r w:rsidRPr="00AB1781">
        <w:rPr>
          <w:rStyle w:val="FootnoteReference"/>
        </w:rPr>
        <w:footnoteReference w:id="314"/>
      </w:r>
    </w:p>
    <w:p w14:paraId="4EF5D697" w14:textId="77777777" w:rsidR="00704CAA" w:rsidRPr="00035647" w:rsidRDefault="00704CAA" w:rsidP="00704CAA">
      <w:pPr>
        <w:pStyle w:val="Heading4"/>
      </w:pPr>
      <w:r>
        <w:t>Psalm</w:t>
      </w:r>
      <w:r w:rsidRPr="00AB1781">
        <w:t xml:space="preserve"> 59</w:t>
      </w:r>
      <w:r>
        <w:t>: “O God, You rejected us and crushed us”</w:t>
      </w:r>
    </w:p>
    <w:p w14:paraId="48363D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After a Defeat</w:t>
      </w:r>
    </w:p>
    <w:p w14:paraId="63DEEE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Earth-shaking Catastrophe</w:t>
      </w:r>
    </w:p>
    <w:p w14:paraId="7A6489BD" w14:textId="77777777" w:rsidR="00704CAA" w:rsidRPr="00AB1781" w:rsidRDefault="00704CAA" w:rsidP="00704CAA">
      <w:pPr>
        <w:pStyle w:val="Rubric"/>
      </w:pPr>
      <w:r w:rsidRPr="00AB1781">
        <w:t>1 (</w:t>
      </w:r>
      <w:r>
        <w:t xml:space="preserve">For the end; </w:t>
      </w:r>
      <w:r w:rsidRPr="00AB1781">
        <w:t>For those who are still to be changed. For a pillar inscription, by David:</w:t>
      </w:r>
    </w:p>
    <w:p w14:paraId="7E0523D9" w14:textId="77777777" w:rsidR="00704CAA" w:rsidRPr="00AB1781" w:rsidRDefault="00704CAA" w:rsidP="00704CAA">
      <w:pPr>
        <w:pStyle w:val="Rubric"/>
      </w:pPr>
      <w:r w:rsidRPr="00AB1781">
        <w:t>2 For teaching; when he burned</w:t>
      </w:r>
      <w:r>
        <w:t xml:space="preserve"> Syrian Mesopotamia and Syrian Soba</w:t>
      </w:r>
      <w:r w:rsidRPr="00AB1781">
        <w:t>, and Jacob returned and defeated 12,000 Edomites in the Valley of Salt.)</w:t>
      </w:r>
    </w:p>
    <w:p w14:paraId="263D3657" w14:textId="77777777" w:rsidR="00704CAA" w:rsidRPr="00AB1781" w:rsidRDefault="00704CAA" w:rsidP="00704CAA">
      <w:pPr>
        <w:pStyle w:val="EnglishHangNoCoptic"/>
      </w:pPr>
      <w:r w:rsidRPr="00AB1781">
        <w:t xml:space="preserve">3 O God, </w:t>
      </w:r>
      <w:r>
        <w:t>You</w:t>
      </w:r>
      <w:r w:rsidRPr="00AB1781">
        <w:t xml:space="preserve"> reject</w:t>
      </w:r>
      <w:r>
        <w:t>ed</w:t>
      </w:r>
      <w:r w:rsidRPr="00AB1781">
        <w:t xml:space="preserve"> us and crush</w:t>
      </w:r>
      <w:r>
        <w:t>ed</w:t>
      </w:r>
      <w:r w:rsidRPr="00AB1781">
        <w:t xml:space="preserve"> us.</w:t>
      </w:r>
    </w:p>
    <w:p w14:paraId="155A80D9" w14:textId="77777777" w:rsidR="00704CAA" w:rsidRPr="00AB1781" w:rsidRDefault="00704CAA" w:rsidP="00704CAA">
      <w:pPr>
        <w:pStyle w:val="EnglishHangEndNoCoptic"/>
      </w:pPr>
      <w:r w:rsidRPr="00AB1781">
        <w:tab/>
      </w:r>
      <w:r>
        <w:t xml:space="preserve">You were angry, but </w:t>
      </w:r>
      <w:r w:rsidRPr="00AB1781">
        <w:t>had compassion on us.</w:t>
      </w:r>
    </w:p>
    <w:p w14:paraId="4C0DC51F" w14:textId="77777777" w:rsidR="00704CAA" w:rsidRPr="00AB1781" w:rsidRDefault="00704CAA" w:rsidP="00704CAA">
      <w:pPr>
        <w:pStyle w:val="EnglishHangNoCoptic"/>
      </w:pPr>
      <w:r w:rsidRPr="00AB1781">
        <w:t xml:space="preserve">4 </w:t>
      </w:r>
      <w:r>
        <w:t>You</w:t>
      </w:r>
      <w:r w:rsidRPr="00AB1781">
        <w:t xml:space="preserve"> </w:t>
      </w:r>
      <w:r>
        <w:t>made the earth quake,</w:t>
      </w:r>
      <w:r w:rsidRPr="00AB1781">
        <w:t xml:space="preserve"> and troubled it;</w:t>
      </w:r>
    </w:p>
    <w:p w14:paraId="47500A42" w14:textId="77777777" w:rsidR="00704CAA" w:rsidRPr="00AB1781" w:rsidRDefault="00704CAA" w:rsidP="00704CAA">
      <w:pPr>
        <w:pStyle w:val="EnglishHangEndNoCoptic"/>
      </w:pPr>
      <w:r>
        <w:tab/>
        <w:t>heal its wounds, for it was shaken</w:t>
      </w:r>
      <w:r w:rsidRPr="00AB1781">
        <w:t>.</w:t>
      </w:r>
    </w:p>
    <w:p w14:paraId="64A65134" w14:textId="77777777" w:rsidR="00704CAA" w:rsidRPr="00AB1781" w:rsidRDefault="00704CAA" w:rsidP="00704CAA">
      <w:pPr>
        <w:pStyle w:val="EnglishHangNoCoptic"/>
      </w:pPr>
      <w:r w:rsidRPr="00AB1781">
        <w:t xml:space="preserve">5 </w:t>
      </w:r>
      <w:r>
        <w:t>You</w:t>
      </w:r>
      <w:r w:rsidRPr="00AB1781">
        <w:t xml:space="preserve"> </w:t>
      </w:r>
      <w:r>
        <w:t>showed</w:t>
      </w:r>
      <w:r w:rsidRPr="00AB1781">
        <w:t xml:space="preserve"> </w:t>
      </w:r>
      <w:r>
        <w:t>Your</w:t>
      </w:r>
      <w:r w:rsidRPr="00AB1781">
        <w:t xml:space="preserve"> people </w:t>
      </w:r>
      <w:r>
        <w:t>difficult</w:t>
      </w:r>
      <w:r w:rsidRPr="00AB1781">
        <w:t xml:space="preserve"> things;</w:t>
      </w:r>
    </w:p>
    <w:p w14:paraId="5B861FD1" w14:textId="77777777" w:rsidR="00704CAA" w:rsidRPr="00035647" w:rsidRDefault="00704CAA" w:rsidP="00704CAA">
      <w:pPr>
        <w:pStyle w:val="EnglishHangEndNoCoptic"/>
      </w:pPr>
      <w:r w:rsidRPr="00AB1781">
        <w:tab/>
      </w:r>
      <w:r>
        <w:t>You</w:t>
      </w:r>
      <w:r w:rsidRPr="00AB1781">
        <w:t xml:space="preserve"> </w:t>
      </w:r>
      <w:r>
        <w:t>made</w:t>
      </w:r>
      <w:r w:rsidRPr="00AB1781">
        <w:t xml:space="preserve"> us drink the wine of </w:t>
      </w:r>
      <w:r>
        <w:t>bewilderment</w:t>
      </w:r>
      <w:r w:rsidRPr="00AB1781">
        <w:t>.</w:t>
      </w:r>
    </w:p>
    <w:p w14:paraId="437F6C4B" w14:textId="77777777" w:rsidR="00704CAA" w:rsidRPr="00AB1781" w:rsidRDefault="00704CAA" w:rsidP="00704CAA">
      <w:pPr>
        <w:pStyle w:val="EnglishHangNoCoptic"/>
      </w:pPr>
      <w:r w:rsidRPr="00AB1781">
        <w:t xml:space="preserve">6 </w:t>
      </w:r>
      <w:r>
        <w:t>You</w:t>
      </w:r>
      <w:r w:rsidRPr="00AB1781">
        <w:t xml:space="preserve"> </w:t>
      </w:r>
      <w:r>
        <w:t xml:space="preserve">have given </w:t>
      </w:r>
      <w:r w:rsidRPr="00AB1781">
        <w:t>a signal</w:t>
      </w:r>
      <w:r w:rsidRPr="00AB1781">
        <w:rPr>
          <w:rStyle w:val="FootnoteReference"/>
        </w:rPr>
        <w:footnoteReference w:id="315"/>
      </w:r>
      <w:r>
        <w:t xml:space="preserve"> to </w:t>
      </w:r>
      <w:r w:rsidRPr="00AB1781">
        <w:t xml:space="preserve">those who fear </w:t>
      </w:r>
      <w:r>
        <w:t>You,</w:t>
      </w:r>
    </w:p>
    <w:p w14:paraId="0A6A4B25" w14:textId="77777777" w:rsidR="00704CAA" w:rsidRPr="00AB1781" w:rsidRDefault="00704CAA" w:rsidP="00704CAA">
      <w:pPr>
        <w:pStyle w:val="EnglishHangEndNoCoptic"/>
      </w:pPr>
      <w:r w:rsidRPr="00AB1781">
        <w:tab/>
      </w:r>
      <w:r>
        <w:t>so they may</w:t>
      </w:r>
      <w:r w:rsidRPr="00AB1781">
        <w:t xml:space="preserve"> escape from before the bow. </w:t>
      </w:r>
      <w:r w:rsidRPr="00AB1781">
        <w:rPr>
          <w:i/>
        </w:rPr>
        <w:t>(Pause)</w:t>
      </w:r>
    </w:p>
    <w:p w14:paraId="2AD19260" w14:textId="77777777" w:rsidR="00704CAA" w:rsidRPr="00AB1781" w:rsidRDefault="00704CAA" w:rsidP="00704CAA">
      <w:pPr>
        <w:pStyle w:val="EnglishHangNoCoptic"/>
      </w:pPr>
      <w:r w:rsidRPr="00AB1781">
        <w:t xml:space="preserve">7 </w:t>
      </w:r>
      <w:r>
        <w:t>Save with You right hand, and hear me,</w:t>
      </w:r>
    </w:p>
    <w:p w14:paraId="44E92EBD" w14:textId="77777777" w:rsidR="00704CAA" w:rsidRPr="00AB1781" w:rsidRDefault="00704CAA" w:rsidP="00704CAA">
      <w:pPr>
        <w:pStyle w:val="EnglishHangEndNoCoptic"/>
      </w:pPr>
      <w:r w:rsidRPr="00AB1781">
        <w:tab/>
      </w:r>
      <w:r>
        <w:t>that Your beloved might be rescued.</w:t>
      </w:r>
    </w:p>
    <w:p w14:paraId="40B2D589" w14:textId="77777777" w:rsidR="00704CAA" w:rsidRPr="00AB1781" w:rsidRDefault="00704CAA" w:rsidP="00704CAA">
      <w:pPr>
        <w:pStyle w:val="EnglishHangNoCoptic"/>
      </w:pPr>
      <w:r w:rsidRPr="00AB1781">
        <w:t xml:space="preserve">8 God </w:t>
      </w:r>
      <w:r>
        <w:t>spoke</w:t>
      </w:r>
      <w:r w:rsidRPr="00AB1781">
        <w:t xml:space="preserve"> in His </w:t>
      </w:r>
      <w:r>
        <w:t>holy place,</w:t>
      </w:r>
    </w:p>
    <w:p w14:paraId="27B6D08C" w14:textId="77777777" w:rsidR="00704CAA" w:rsidRPr="00AB1781" w:rsidRDefault="00704CAA" w:rsidP="00704CAA">
      <w:pPr>
        <w:pStyle w:val="EnglishHangNoCoptic"/>
      </w:pPr>
      <w:r>
        <w:tab/>
        <w:t>“</w:t>
      </w:r>
      <w:r w:rsidRPr="00AB1781">
        <w:t>I will rejoice</w:t>
      </w:r>
      <w:r>
        <w:t>, and divide Shech</w:t>
      </w:r>
      <w:r w:rsidRPr="00AB1781">
        <w:t>em,</w:t>
      </w:r>
    </w:p>
    <w:p w14:paraId="2B6B544A" w14:textId="77777777" w:rsidR="00704CAA" w:rsidRPr="00AB1781" w:rsidRDefault="00704CAA" w:rsidP="00704CAA">
      <w:pPr>
        <w:pStyle w:val="EnglishHangEndNoCoptic"/>
      </w:pPr>
      <w:r w:rsidRPr="00AB1781">
        <w:tab/>
        <w:t xml:space="preserve">and </w:t>
      </w:r>
      <w:r>
        <w:t>I will portion</w:t>
      </w:r>
      <w:r w:rsidRPr="00AB1781">
        <w:t xml:space="preserve"> out the valley of tents.</w:t>
      </w:r>
    </w:p>
    <w:p w14:paraId="4F8D7505" w14:textId="77777777" w:rsidR="00704CAA" w:rsidRPr="00AB1781" w:rsidRDefault="00704CAA" w:rsidP="00704CAA">
      <w:pPr>
        <w:pStyle w:val="EnglishHangNoCoptic"/>
      </w:pPr>
      <w:r w:rsidRPr="00AB1781">
        <w:t>9 Gilead is Mine, and Manasseh is Mine,</w:t>
      </w:r>
    </w:p>
    <w:p w14:paraId="00CF2E5E" w14:textId="77777777" w:rsidR="00704CAA" w:rsidRPr="00AB1781" w:rsidRDefault="00704CAA" w:rsidP="00704CAA">
      <w:pPr>
        <w:pStyle w:val="EnglishHangNoCoptic"/>
      </w:pPr>
      <w:r w:rsidRPr="00AB1781">
        <w:tab/>
        <w:t>and Ephraim is the strength of My head;</w:t>
      </w:r>
    </w:p>
    <w:p w14:paraId="27326EB1" w14:textId="77777777" w:rsidR="00704CAA" w:rsidRPr="00AB1781" w:rsidRDefault="00704CAA" w:rsidP="00704CAA">
      <w:pPr>
        <w:pStyle w:val="EnglishHangEndNoCoptic"/>
      </w:pPr>
      <w:r w:rsidRPr="00AB1781">
        <w:tab/>
        <w:t>Judah is My King.</w:t>
      </w:r>
    </w:p>
    <w:p w14:paraId="54CD4C06" w14:textId="77777777" w:rsidR="00704CAA" w:rsidRPr="00AB1781" w:rsidRDefault="00704CAA" w:rsidP="00704CAA">
      <w:pPr>
        <w:pStyle w:val="EnglishHangNoCoptic"/>
      </w:pPr>
      <w:r w:rsidRPr="00AB1781">
        <w:t xml:space="preserve">10 Moab </w:t>
      </w:r>
      <w:r>
        <w:t>is the washbowl</w:t>
      </w:r>
      <w:r w:rsidRPr="00AB1781">
        <w:rPr>
          <w:rStyle w:val="FootnoteReference"/>
        </w:rPr>
        <w:footnoteReference w:id="316"/>
      </w:r>
      <w:r>
        <w:t xml:space="preserve"> of my hope;</w:t>
      </w:r>
    </w:p>
    <w:p w14:paraId="62EA71B5" w14:textId="77777777" w:rsidR="00704CAA" w:rsidRPr="00AB1781" w:rsidRDefault="00704CAA" w:rsidP="00704CAA">
      <w:pPr>
        <w:pStyle w:val="EnglishHangNoCoptic"/>
      </w:pPr>
      <w:r w:rsidRPr="00AB1781">
        <w:tab/>
      </w:r>
      <w:r>
        <w:t xml:space="preserve">I will extend my sway </w:t>
      </w:r>
      <w:r w:rsidRPr="00AB1781">
        <w:t>over Edom,</w:t>
      </w:r>
      <w:r w:rsidRPr="00AB1781">
        <w:rPr>
          <w:rStyle w:val="FootnoteReference"/>
        </w:rPr>
        <w:footnoteReference w:id="317"/>
      </w:r>
    </w:p>
    <w:p w14:paraId="57192816" w14:textId="77777777" w:rsidR="00704CAA" w:rsidRPr="00AB1781" w:rsidRDefault="00704CAA" w:rsidP="00704CAA">
      <w:pPr>
        <w:pStyle w:val="EnglishHangEndNoCoptic"/>
      </w:pPr>
      <w:r>
        <w:tab/>
        <w:t>foreign tribes were subjected to me.”</w:t>
      </w:r>
    </w:p>
    <w:p w14:paraId="7B23AD14" w14:textId="77777777" w:rsidR="00704CAA" w:rsidRPr="00AB1781" w:rsidRDefault="00704CAA" w:rsidP="00704CAA">
      <w:pPr>
        <w:pStyle w:val="EnglishHangNoCoptic"/>
      </w:pPr>
      <w:r w:rsidRPr="00AB1781">
        <w:lastRenderedPageBreak/>
        <w:t xml:space="preserve">11 Who will </w:t>
      </w:r>
      <w:r>
        <w:t>bring</w:t>
      </w:r>
      <w:r w:rsidRPr="00AB1781">
        <w:t xml:space="preserve"> me to </w:t>
      </w:r>
      <w:r>
        <w:t>a</w:t>
      </w:r>
      <w:r w:rsidRPr="00AB1781">
        <w:t xml:space="preserve"> fortified city?</w:t>
      </w:r>
    </w:p>
    <w:p w14:paraId="22B3D759" w14:textId="77777777" w:rsidR="00704CAA" w:rsidRPr="00AB1781" w:rsidRDefault="00704CAA" w:rsidP="00704CAA">
      <w:pPr>
        <w:pStyle w:val="EnglishHangEndNoCoptic"/>
      </w:pPr>
      <w:r w:rsidRPr="00AB1781">
        <w:tab/>
      </w:r>
      <w:r>
        <w:t>W</w:t>
      </w:r>
      <w:r w:rsidRPr="00AB1781">
        <w:t xml:space="preserve">ho will guide me </w:t>
      </w:r>
      <w:r>
        <w:t>as far as</w:t>
      </w:r>
      <w:r w:rsidRPr="00AB1781">
        <w:t xml:space="preserve"> Edom?</w:t>
      </w:r>
    </w:p>
    <w:p w14:paraId="68592734" w14:textId="77777777" w:rsidR="00704CAA" w:rsidRPr="00AB1781" w:rsidRDefault="00704CAA" w:rsidP="00704CAA">
      <w:pPr>
        <w:pStyle w:val="EnglishHangNoCoptic"/>
      </w:pPr>
      <w:r>
        <w:t>12 Will</w:t>
      </w:r>
      <w:r w:rsidRPr="00AB1781">
        <w:t xml:space="preserve"> </w:t>
      </w:r>
      <w:r>
        <w:t>You not</w:t>
      </w:r>
      <w:r w:rsidRPr="00AB1781">
        <w:t xml:space="preserve">, O God, Who </w:t>
      </w:r>
      <w:r>
        <w:t>has</w:t>
      </w:r>
      <w:r w:rsidRPr="00AB1781">
        <w:t xml:space="preserve"> rejected us?</w:t>
      </w:r>
    </w:p>
    <w:p w14:paraId="3F41E6BC" w14:textId="77777777" w:rsidR="00704CAA" w:rsidRPr="00AB1781" w:rsidRDefault="00704CAA" w:rsidP="00704CAA">
      <w:pPr>
        <w:pStyle w:val="EnglishHangEndNoCoptic"/>
      </w:pPr>
      <w:r>
        <w:tab/>
        <w:t>And will You not</w:t>
      </w:r>
      <w:r w:rsidRPr="00AB1781">
        <w:t>, O God, go out with our armies?</w:t>
      </w:r>
    </w:p>
    <w:p w14:paraId="5E3D82E7" w14:textId="77777777" w:rsidR="00704CAA" w:rsidRPr="00AB1781" w:rsidRDefault="00704CAA" w:rsidP="00704CAA">
      <w:pPr>
        <w:pStyle w:val="EnglishHangNoCoptic"/>
      </w:pPr>
      <w:r w:rsidRPr="00AB1781">
        <w:t xml:space="preserve">13 Grant us help from </w:t>
      </w:r>
      <w:r>
        <w:t>affliction</w:t>
      </w:r>
      <w:r w:rsidRPr="00AB1781">
        <w:t>,</w:t>
      </w:r>
    </w:p>
    <w:p w14:paraId="78D3B221" w14:textId="77777777" w:rsidR="00704CAA" w:rsidRPr="00AB1781" w:rsidRDefault="00704CAA" w:rsidP="00704CAA">
      <w:pPr>
        <w:pStyle w:val="EnglishHangEndNoCoptic"/>
      </w:pPr>
      <w:r w:rsidRPr="00AB1781">
        <w:tab/>
      </w:r>
      <w:r>
        <w:t>f</w:t>
      </w:r>
      <w:r w:rsidRPr="00AB1781">
        <w:t>or</w:t>
      </w:r>
      <w:r>
        <w:t xml:space="preserve"> the </w:t>
      </w:r>
      <w:r w:rsidRPr="00AB1781">
        <w:t>salvation of man</w:t>
      </w:r>
      <w:r>
        <w:t xml:space="preserve"> is worthless</w:t>
      </w:r>
      <w:r w:rsidRPr="00AB1781">
        <w:t>.</w:t>
      </w:r>
    </w:p>
    <w:p w14:paraId="6C659080" w14:textId="77777777" w:rsidR="00704CAA" w:rsidRPr="00AB1781" w:rsidRDefault="00704CAA" w:rsidP="00704CAA">
      <w:pPr>
        <w:pStyle w:val="EnglishHangNoCoptic"/>
      </w:pPr>
      <w:r w:rsidRPr="00AB1781">
        <w:t>14 In God we shall win a mighty victory,</w:t>
      </w:r>
      <w:r w:rsidRPr="00AB1781">
        <w:rPr>
          <w:rStyle w:val="FootnoteReference"/>
        </w:rPr>
        <w:footnoteReference w:id="318"/>
      </w:r>
    </w:p>
    <w:p w14:paraId="0F6569BA" w14:textId="77777777" w:rsidR="00704CAA" w:rsidRPr="00035647" w:rsidRDefault="00704CAA" w:rsidP="00704CAA">
      <w:pPr>
        <w:pStyle w:val="EnglishHangEndNoCoptic"/>
      </w:pPr>
      <w:r w:rsidRPr="00AB1781">
        <w:tab/>
        <w:t xml:space="preserve">and He will </w:t>
      </w:r>
      <w:r>
        <w:t>utterly scorn</w:t>
      </w:r>
      <w:r w:rsidRPr="00AB1781">
        <w:t xml:space="preserve"> our oppressors.</w:t>
      </w:r>
    </w:p>
    <w:p w14:paraId="4095B559" w14:textId="77777777" w:rsidR="00704CAA" w:rsidRPr="00035647" w:rsidRDefault="00704CAA" w:rsidP="00704CAA">
      <w:pPr>
        <w:pStyle w:val="Heading4"/>
      </w:pPr>
      <w:bookmarkStart w:id="273" w:name="_Ref412111219"/>
      <w:r>
        <w:t>Psalm</w:t>
      </w:r>
      <w:r w:rsidRPr="00AB1781">
        <w:t xml:space="preserve"> 60</w:t>
      </w:r>
      <w:r>
        <w:t>: “Hear my supplication, O God”</w:t>
      </w:r>
      <w:bookmarkEnd w:id="273"/>
    </w:p>
    <w:p w14:paraId="4A5AFAB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F50063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61FA3085" w14:textId="24687AEB"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C0BEC89" w14:textId="3D7238CF" w:rsidR="00704CAA" w:rsidRPr="00AB1781" w:rsidRDefault="00704CAA" w:rsidP="00704CAA">
      <w:pPr>
        <w:pStyle w:val="Rubric"/>
      </w:pPr>
      <w:r w:rsidRPr="00AB1781">
        <w:t>1 (</w:t>
      </w:r>
      <w:r>
        <w:t>For the end; in</w:t>
      </w:r>
      <w:r w:rsidRPr="00AB1781">
        <w:t xml:space="preserve"> </w:t>
      </w:r>
      <w:r>
        <w:t>hymns</w:t>
      </w:r>
      <w:r w:rsidRPr="00AB1781">
        <w:t>. By David)</w:t>
      </w:r>
    </w:p>
    <w:p w14:paraId="507E1B36" w14:textId="77777777" w:rsidR="00704CAA" w:rsidRPr="00AB1781" w:rsidRDefault="00704CAA" w:rsidP="00704CAA">
      <w:pPr>
        <w:pStyle w:val="EnglishHangNoCoptic"/>
      </w:pPr>
      <w:r>
        <w:t>2 Hear</w:t>
      </w:r>
      <w:r w:rsidRPr="00AB1781">
        <w:t xml:space="preserve"> my supplication</w:t>
      </w:r>
      <w:r>
        <w:t>, O God</w:t>
      </w:r>
      <w:r w:rsidRPr="00AB1781">
        <w:t>;</w:t>
      </w:r>
    </w:p>
    <w:p w14:paraId="10E6BF7C" w14:textId="77777777" w:rsidR="00704CAA" w:rsidRPr="00AB1781" w:rsidRDefault="00704CAA" w:rsidP="00704CAA">
      <w:pPr>
        <w:pStyle w:val="EnglishHangEndNoCoptic"/>
      </w:pPr>
      <w:r w:rsidRPr="00AB1781">
        <w:tab/>
        <w:t>attend to my prayer.</w:t>
      </w:r>
    </w:p>
    <w:p w14:paraId="7F4CBBDA" w14:textId="77777777" w:rsidR="00704CAA" w:rsidRPr="00AB1781" w:rsidRDefault="00704CAA" w:rsidP="00704CAA">
      <w:pPr>
        <w:pStyle w:val="EnglishHangNoCoptic"/>
      </w:pPr>
      <w:r w:rsidRPr="00AB1781">
        <w:t xml:space="preserve">3 </w:t>
      </w:r>
      <w:r>
        <w:t>I cried to You from the ends of the earth,</w:t>
      </w:r>
    </w:p>
    <w:p w14:paraId="3DCFA929" w14:textId="77777777" w:rsidR="00704CAA" w:rsidRPr="00AB1781" w:rsidRDefault="00704CAA" w:rsidP="00704CAA">
      <w:pPr>
        <w:pStyle w:val="EnglishHangNoCoptic"/>
      </w:pPr>
      <w:r>
        <w:tab/>
        <w:t>when my heart was</w:t>
      </w:r>
      <w:r w:rsidRPr="00AB1781">
        <w:t xml:space="preserve"> </w:t>
      </w:r>
      <w:r>
        <w:t>weary;</w:t>
      </w:r>
    </w:p>
    <w:p w14:paraId="6299533F" w14:textId="77777777" w:rsidR="00704CAA" w:rsidRPr="00AB1781" w:rsidRDefault="00704CAA" w:rsidP="00704CAA">
      <w:pPr>
        <w:pStyle w:val="EnglishHangEndNoCoptic"/>
      </w:pPr>
      <w:r w:rsidRPr="00AB1781">
        <w:tab/>
      </w:r>
      <w:r>
        <w:t>You</w:t>
      </w:r>
      <w:r w:rsidRPr="00AB1781">
        <w:t xml:space="preserve"> </w:t>
      </w:r>
      <w:r>
        <w:t>lifted me high on a rock.</w:t>
      </w:r>
    </w:p>
    <w:p w14:paraId="2F1B916C" w14:textId="77777777" w:rsidR="00704CAA" w:rsidRDefault="00704CAA" w:rsidP="00704CAA">
      <w:pPr>
        <w:pStyle w:val="EnglishHangNoCoptic"/>
      </w:pPr>
      <w:r w:rsidRPr="00AB1781">
        <w:t xml:space="preserve">4 </w:t>
      </w:r>
      <w:r>
        <w:t>You</w:t>
      </w:r>
      <w:r w:rsidRPr="00AB1781">
        <w:t xml:space="preserve"> </w:t>
      </w:r>
      <w:r>
        <w:t>guided me,</w:t>
      </w:r>
    </w:p>
    <w:p w14:paraId="4FA6A789" w14:textId="77777777" w:rsidR="00704CAA" w:rsidRPr="00AB1781" w:rsidRDefault="00704CAA" w:rsidP="00704CAA">
      <w:pPr>
        <w:pStyle w:val="EnglishHangNoCoptic"/>
        <w:ind w:left="0" w:firstLine="432"/>
      </w:pPr>
      <w:r>
        <w:t>f</w:t>
      </w:r>
      <w:r w:rsidRPr="00AB1781">
        <w:t xml:space="preserve">or </w:t>
      </w:r>
      <w:r>
        <w:t>You</w:t>
      </w:r>
      <w:r w:rsidRPr="00AB1781">
        <w:t xml:space="preserve"> </w:t>
      </w:r>
      <w:r>
        <w:t>became</w:t>
      </w:r>
      <w:r w:rsidRPr="00AB1781">
        <w:t xml:space="preserve"> my hope,</w:t>
      </w:r>
    </w:p>
    <w:p w14:paraId="477621AA" w14:textId="77777777" w:rsidR="00704CAA" w:rsidRPr="00AB1781" w:rsidRDefault="00704CAA" w:rsidP="00704CAA">
      <w:pPr>
        <w:pStyle w:val="EnglishHangNoCoptic"/>
      </w:pPr>
      <w:r w:rsidRPr="00AB1781">
        <w:tab/>
        <w:t>a tower of strength</w:t>
      </w:r>
    </w:p>
    <w:p w14:paraId="19F64A01" w14:textId="77777777" w:rsidR="00704CAA" w:rsidRPr="00035647" w:rsidRDefault="00704CAA" w:rsidP="00704CAA">
      <w:pPr>
        <w:pStyle w:val="EnglishHangEndNoCoptic"/>
      </w:pPr>
      <w:r w:rsidRPr="00AB1781">
        <w:tab/>
        <w:t>from the face of the enemy.</w:t>
      </w:r>
    </w:p>
    <w:p w14:paraId="1881DAA3" w14:textId="77777777" w:rsidR="00704CAA" w:rsidRPr="00AB1781" w:rsidRDefault="00704CAA" w:rsidP="00704CAA">
      <w:pPr>
        <w:pStyle w:val="EnglishHangNoCoptic"/>
      </w:pPr>
      <w:r w:rsidRPr="00AB1781">
        <w:t xml:space="preserve">5 I will dwell in </w:t>
      </w:r>
      <w:r>
        <w:t>Your</w:t>
      </w:r>
      <w:r w:rsidRPr="00AB1781">
        <w:t xml:space="preserve"> </w:t>
      </w:r>
      <w:r>
        <w:t>tent</w:t>
      </w:r>
      <w:r w:rsidRPr="00AB1781">
        <w:t xml:space="preserve"> </w:t>
      </w:r>
      <w:r>
        <w:t>forever</w:t>
      </w:r>
      <w:r w:rsidRPr="00AB1781">
        <w:t>.</w:t>
      </w:r>
    </w:p>
    <w:p w14:paraId="48AD63A0" w14:textId="77777777" w:rsidR="00704CAA" w:rsidRPr="00AB1781" w:rsidRDefault="00704CAA" w:rsidP="00704CAA">
      <w:pPr>
        <w:pStyle w:val="EnglishHangEndNoCoptic"/>
      </w:pPr>
      <w:r w:rsidRPr="00AB1781">
        <w:tab/>
        <w:t xml:space="preserve">I will take </w:t>
      </w:r>
      <w:r>
        <w:t>shelter</w:t>
      </w:r>
      <w:r w:rsidRPr="00AB1781">
        <w:t xml:space="preserve"> in the shelter of </w:t>
      </w:r>
      <w:r>
        <w:t>Your</w:t>
      </w:r>
      <w:r w:rsidRPr="00AB1781">
        <w:t xml:space="preserve"> wings. </w:t>
      </w:r>
      <w:r w:rsidRPr="00AB1781">
        <w:rPr>
          <w:i/>
        </w:rPr>
        <w:t>(Pause)</w:t>
      </w:r>
    </w:p>
    <w:p w14:paraId="3ED3C4BF" w14:textId="77777777" w:rsidR="00704CAA" w:rsidRPr="00AB1781" w:rsidRDefault="00704CAA" w:rsidP="00704CAA">
      <w:pPr>
        <w:pStyle w:val="EnglishHangNoCoptic"/>
      </w:pPr>
      <w:r w:rsidRPr="00AB1781">
        <w:t xml:space="preserve">6 For </w:t>
      </w:r>
      <w:r>
        <w:t>You</w:t>
      </w:r>
      <w:r w:rsidRPr="00AB1781">
        <w:t xml:space="preserve">, O God, </w:t>
      </w:r>
      <w:r>
        <w:t>heard</w:t>
      </w:r>
      <w:r w:rsidRPr="00AB1781">
        <w:t xml:space="preserve"> my prayers;</w:t>
      </w:r>
    </w:p>
    <w:p w14:paraId="5D2FA223" w14:textId="77777777" w:rsidR="00704CAA" w:rsidRPr="00AB1781" w:rsidRDefault="00704CAA" w:rsidP="00704CAA">
      <w:pPr>
        <w:pStyle w:val="EnglishHangNoCoptic"/>
      </w:pPr>
      <w:r w:rsidRPr="00AB1781">
        <w:tab/>
      </w:r>
      <w:r>
        <w:t>You</w:t>
      </w:r>
      <w:r w:rsidRPr="00AB1781">
        <w:t xml:space="preserve"> </w:t>
      </w:r>
      <w:r>
        <w:t>gave</w:t>
      </w:r>
      <w:r w:rsidRPr="00AB1781">
        <w:t xml:space="preserve"> an inheritance</w:t>
      </w:r>
    </w:p>
    <w:p w14:paraId="076BEEE3" w14:textId="77777777" w:rsidR="00704CAA" w:rsidRPr="00AB1781" w:rsidRDefault="00704CAA" w:rsidP="00704CAA">
      <w:pPr>
        <w:pStyle w:val="EnglishHangEndNoCoptic"/>
      </w:pPr>
      <w:r w:rsidRPr="00AB1781">
        <w:tab/>
        <w:t xml:space="preserve">to those who fear </w:t>
      </w:r>
      <w:r>
        <w:t>Your N</w:t>
      </w:r>
      <w:r w:rsidRPr="00AB1781">
        <w:t>ame.</w:t>
      </w:r>
    </w:p>
    <w:p w14:paraId="52B82998" w14:textId="77777777" w:rsidR="00704CAA" w:rsidRPr="00AB1781" w:rsidRDefault="00704CAA" w:rsidP="00704CAA">
      <w:pPr>
        <w:pStyle w:val="EnglishHangNoCoptic"/>
      </w:pPr>
      <w:r w:rsidRPr="00AB1781">
        <w:t xml:space="preserve">7 </w:t>
      </w:r>
      <w:r>
        <w:t>You</w:t>
      </w:r>
      <w:r w:rsidRPr="00AB1781">
        <w:t xml:space="preserve"> will add days to the days of the King,</w:t>
      </w:r>
    </w:p>
    <w:p w14:paraId="7E208FB8" w14:textId="77777777" w:rsidR="00704CAA" w:rsidRPr="00AB1781" w:rsidRDefault="00704CAA" w:rsidP="00704CAA">
      <w:pPr>
        <w:pStyle w:val="EnglishHangEndNoCoptic"/>
      </w:pPr>
      <w:r w:rsidRPr="00AB1781">
        <w:tab/>
        <w:t xml:space="preserve">and </w:t>
      </w:r>
      <w:r>
        <w:t>to his years days</w:t>
      </w:r>
      <w:r w:rsidRPr="00AB1781">
        <w:t xml:space="preserve"> </w:t>
      </w:r>
      <w:r>
        <w:t>from generation to generation</w:t>
      </w:r>
      <w:r w:rsidRPr="00AB1781">
        <w:t>.</w:t>
      </w:r>
    </w:p>
    <w:p w14:paraId="42368E70" w14:textId="77777777" w:rsidR="00704CAA" w:rsidRPr="00AB1781" w:rsidRDefault="00704CAA" w:rsidP="00704CAA">
      <w:pPr>
        <w:pStyle w:val="EnglishHangNoCoptic"/>
      </w:pPr>
      <w:r w:rsidRPr="00AB1781">
        <w:t xml:space="preserve">8 He will </w:t>
      </w:r>
      <w:r>
        <w:t>abide before God forever;</w:t>
      </w:r>
    </w:p>
    <w:p w14:paraId="42033D9F" w14:textId="77777777" w:rsidR="00704CAA" w:rsidRPr="00AB1781" w:rsidRDefault="00704CAA" w:rsidP="00704CAA">
      <w:pPr>
        <w:pStyle w:val="EnglishHangEndNoCoptic"/>
      </w:pPr>
      <w:r>
        <w:tab/>
        <w:t>w</w:t>
      </w:r>
      <w:r w:rsidRPr="00AB1781">
        <w:t xml:space="preserve">ho will </w:t>
      </w:r>
      <w:r>
        <w:t>seek</w:t>
      </w:r>
      <w:r w:rsidRPr="00AB1781">
        <w:t xml:space="preserve"> </w:t>
      </w:r>
      <w:r>
        <w:t>after</w:t>
      </w:r>
      <w:r w:rsidRPr="00AB1781">
        <w:t xml:space="preserve"> His mercy and truth?</w:t>
      </w:r>
    </w:p>
    <w:p w14:paraId="115FDBEC" w14:textId="77777777" w:rsidR="00704CAA" w:rsidRPr="00AB1781" w:rsidRDefault="00704CAA" w:rsidP="00704CAA">
      <w:pPr>
        <w:pStyle w:val="EnglishHangNoCoptic"/>
      </w:pPr>
      <w:r w:rsidRPr="00AB1781">
        <w:lastRenderedPageBreak/>
        <w:t xml:space="preserve">9 So I will sing praise to </w:t>
      </w:r>
      <w:r>
        <w:t>Your N</w:t>
      </w:r>
      <w:r w:rsidRPr="00AB1781">
        <w:t xml:space="preserve">ame </w:t>
      </w:r>
      <w:r>
        <w:t>forever and ever</w:t>
      </w:r>
      <w:r w:rsidRPr="00AB1781">
        <w:t>,</w:t>
      </w:r>
    </w:p>
    <w:p w14:paraId="2584BA70" w14:textId="77777777" w:rsidR="00704CAA" w:rsidRDefault="00704CAA" w:rsidP="00704CAA">
      <w:pPr>
        <w:pStyle w:val="EnglishHangEndNoCoptic"/>
      </w:pPr>
      <w:r w:rsidRPr="00AB1781">
        <w:tab/>
        <w:t>that I may perform my vows from day to day.</w:t>
      </w:r>
    </w:p>
    <w:p w14:paraId="6FF11C06" w14:textId="47F0576F" w:rsidR="00704CAA" w:rsidRPr="00035647" w:rsidRDefault="00704CAA" w:rsidP="00704CAA">
      <w:pPr>
        <w:pStyle w:val="Rubric"/>
      </w:pPr>
      <w:r>
        <w:t xml:space="preserve">Alleluia. </w:t>
      </w:r>
    </w:p>
    <w:p w14:paraId="0FCCFB02" w14:textId="529E07B8" w:rsidR="00704CAA" w:rsidRDefault="00704CAA" w:rsidP="00704CAA">
      <w:pPr>
        <w:pStyle w:val="Rubric"/>
      </w:pPr>
      <w:r>
        <w:t>Glory…</w:t>
      </w:r>
    </w:p>
    <w:p w14:paraId="139B0CAA" w14:textId="21ADCD1F"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E2EAC">
        <w:t>Psalm</w:t>
      </w:r>
      <w:r w:rsidR="000E2EAC" w:rsidRPr="00AB1781">
        <w:t xml:space="preserve"> 62</w:t>
      </w:r>
      <w:r w:rsidR="000E2EAC">
        <w:t>: “O God, my God, I rise early to be with You”</w:t>
      </w:r>
      <w:r>
        <w:fldChar w:fldCharType="end"/>
      </w:r>
      <w:r>
        <w:t xml:space="preserve">, page </w:t>
      </w:r>
      <w:r>
        <w:fldChar w:fldCharType="begin"/>
      </w:r>
      <w:r>
        <w:instrText xml:space="preserve"> PAGEREF _Ref412098429 \h </w:instrText>
      </w:r>
      <w:r>
        <w:fldChar w:fldCharType="separate"/>
      </w:r>
      <w:r w:rsidR="000E2EAC">
        <w:rPr>
          <w:noProof/>
        </w:rPr>
        <w:t>178</w:t>
      </w:r>
      <w:r>
        <w:fldChar w:fldCharType="end"/>
      </w:r>
      <w:r>
        <w:t>.</w:t>
      </w:r>
    </w:p>
    <w:p w14:paraId="45C633B3" w14:textId="77777777" w:rsidR="00704CAA" w:rsidRPr="00035647" w:rsidRDefault="00704CAA" w:rsidP="00704CAA">
      <w:pPr>
        <w:pStyle w:val="Heading4"/>
      </w:pPr>
      <w:r>
        <w:t>Psalm</w:t>
      </w:r>
      <w:r w:rsidRPr="00AB1781">
        <w:t xml:space="preserve"> 61</w:t>
      </w:r>
      <w:r>
        <w:t>: “Will my soul not be subject to God”</w:t>
      </w:r>
    </w:p>
    <w:p w14:paraId="5FBA27C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0395D22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25AB93C9" w14:textId="77777777" w:rsidR="00704CAA" w:rsidRPr="00AB1781" w:rsidRDefault="00704CAA" w:rsidP="00704CAA">
      <w:pPr>
        <w:pStyle w:val="Rubric"/>
      </w:pPr>
      <w:r w:rsidRPr="00AB1781">
        <w:t>1 (</w:t>
      </w:r>
      <w:r>
        <w:t>For the end; f</w:t>
      </w:r>
      <w:r w:rsidRPr="00AB1781">
        <w:t>or Jeduthun. A Psalm by David)</w:t>
      </w:r>
    </w:p>
    <w:p w14:paraId="42513E4A" w14:textId="77777777" w:rsidR="00704CAA" w:rsidRPr="00AB1781" w:rsidRDefault="00704CAA" w:rsidP="00704CAA">
      <w:pPr>
        <w:pStyle w:val="EnglishHangNoCoptic"/>
      </w:pPr>
      <w:r w:rsidRPr="00AB1781">
        <w:t xml:space="preserve">2 </w:t>
      </w:r>
      <w:r>
        <w:t>Will</w:t>
      </w:r>
      <w:r w:rsidRPr="00AB1781">
        <w:t xml:space="preserve"> my soul </w:t>
      </w:r>
      <w:r>
        <w:t>not be subject</w:t>
      </w:r>
      <w:r w:rsidRPr="00AB1781">
        <w:t xml:space="preserve"> to God?</w:t>
      </w:r>
    </w:p>
    <w:p w14:paraId="41CF8688" w14:textId="77777777" w:rsidR="00704CAA" w:rsidRPr="00AB1781" w:rsidRDefault="00704CAA" w:rsidP="00704CAA">
      <w:pPr>
        <w:pStyle w:val="EnglishHangEndNoCoptic"/>
      </w:pPr>
      <w:r>
        <w:tab/>
        <w:t>For</w:t>
      </w:r>
      <w:r w:rsidRPr="00AB1781">
        <w:t xml:space="preserve"> my salvation</w:t>
      </w:r>
      <w:r>
        <w:t xml:space="preserve"> is from Him</w:t>
      </w:r>
      <w:r w:rsidRPr="00AB1781">
        <w:t>.</w:t>
      </w:r>
    </w:p>
    <w:p w14:paraId="5168ED97" w14:textId="77777777" w:rsidR="00704CAA" w:rsidRPr="00AB1781" w:rsidRDefault="00704CAA" w:rsidP="00704CAA">
      <w:pPr>
        <w:pStyle w:val="EnglishHangNoCoptic"/>
      </w:pPr>
      <w:r w:rsidRPr="00AB1781">
        <w:t xml:space="preserve">3 </w:t>
      </w:r>
      <w:r>
        <w:t>For He is my God and my Saviour,</w:t>
      </w:r>
    </w:p>
    <w:p w14:paraId="416FA00F" w14:textId="77777777" w:rsidR="00704CAA" w:rsidRPr="00AB1781" w:rsidRDefault="00704CAA" w:rsidP="00704CAA">
      <w:pPr>
        <w:pStyle w:val="EnglishHangNoCoptic"/>
      </w:pPr>
      <w:r w:rsidRPr="00AB1781">
        <w:tab/>
        <w:t>my Protector</w:t>
      </w:r>
      <w:r>
        <w:t>;</w:t>
      </w:r>
    </w:p>
    <w:p w14:paraId="725C2FFF" w14:textId="77777777" w:rsidR="00704CAA" w:rsidRPr="00AB1781" w:rsidRDefault="00704CAA" w:rsidP="00704CAA">
      <w:pPr>
        <w:pStyle w:val="EnglishHangEndNoCoptic"/>
      </w:pPr>
      <w:r w:rsidRPr="00AB1781">
        <w:tab/>
        <w:t xml:space="preserve">I </w:t>
      </w:r>
      <w:r>
        <w:t>will</w:t>
      </w:r>
      <w:r w:rsidRPr="00AB1781">
        <w:t xml:space="preserve"> not be shaken</w:t>
      </w:r>
      <w:r>
        <w:t xml:space="preserve"> any more</w:t>
      </w:r>
      <w:r>
        <w:rPr>
          <w:rStyle w:val="FootnoteReference"/>
        </w:rPr>
        <w:footnoteReference w:id="319"/>
      </w:r>
      <w:r w:rsidRPr="00AB1781">
        <w:t>.</w:t>
      </w:r>
    </w:p>
    <w:p w14:paraId="55AA2D97" w14:textId="77777777" w:rsidR="00704CAA" w:rsidRPr="00AB1781" w:rsidRDefault="00704CAA" w:rsidP="00704CAA">
      <w:pPr>
        <w:pStyle w:val="EnglishHangNoCoptic"/>
      </w:pPr>
      <w:r w:rsidRPr="00AB1781">
        <w:t>4 How long will you all attack a man</w:t>
      </w:r>
      <w:r>
        <w:t>?</w:t>
      </w:r>
    </w:p>
    <w:p w14:paraId="7CA3DFAE" w14:textId="77777777" w:rsidR="00704CAA" w:rsidRPr="00AB1781" w:rsidRDefault="00704CAA" w:rsidP="00704CAA">
      <w:pPr>
        <w:pStyle w:val="EnglishHangNoCoptic"/>
      </w:pPr>
      <w:r w:rsidRPr="00AB1781">
        <w:tab/>
      </w:r>
      <w:r>
        <w:t>All of you murder him,</w:t>
      </w:r>
    </w:p>
    <w:p w14:paraId="35C910A5" w14:textId="77777777" w:rsidR="00704CAA" w:rsidRPr="00AB1781" w:rsidRDefault="00704CAA" w:rsidP="00704CAA">
      <w:pPr>
        <w:pStyle w:val="EnglishHangEndNoCoptic"/>
      </w:pPr>
      <w:r w:rsidRPr="00AB1781">
        <w:tab/>
      </w:r>
      <w:r>
        <w:t>By means of a leaning wall and a slanted fence.</w:t>
      </w:r>
    </w:p>
    <w:p w14:paraId="7D905C49" w14:textId="77777777" w:rsidR="00704CAA" w:rsidRPr="00AB1781" w:rsidRDefault="00704CAA" w:rsidP="00704CAA">
      <w:pPr>
        <w:pStyle w:val="EnglishHangNoCoptic"/>
      </w:pPr>
      <w:r w:rsidRPr="00AB1781">
        <w:t xml:space="preserve">5 They </w:t>
      </w:r>
      <w:r>
        <w:t>also</w:t>
      </w:r>
      <w:r w:rsidRPr="00AB1781">
        <w:t xml:space="preserve"> plan</w:t>
      </w:r>
      <w:r>
        <w:t>ned</w:t>
      </w:r>
      <w:r w:rsidRPr="00AB1781">
        <w:t xml:space="preserve"> to </w:t>
      </w:r>
      <w:r>
        <w:t>remove</w:t>
      </w:r>
      <w:r w:rsidRPr="00AB1781">
        <w:t xml:space="preserve"> my honour;</w:t>
      </w:r>
    </w:p>
    <w:p w14:paraId="26314E43" w14:textId="77777777" w:rsidR="00704CAA" w:rsidRPr="00AB1781" w:rsidRDefault="00704CAA" w:rsidP="00704CAA">
      <w:pPr>
        <w:pStyle w:val="EnglishHangNoCoptic"/>
      </w:pPr>
      <w:r w:rsidRPr="00AB1781">
        <w:tab/>
        <w:t xml:space="preserve">they </w:t>
      </w:r>
      <w:r>
        <w:t>ran</w:t>
      </w:r>
      <w:r w:rsidRPr="00AB1781">
        <w:t xml:space="preserve"> </w:t>
      </w:r>
      <w:r>
        <w:t>with a lie;</w:t>
      </w:r>
    </w:p>
    <w:p w14:paraId="4C942FFD" w14:textId="77777777" w:rsidR="00704CAA" w:rsidRPr="00AB1781" w:rsidRDefault="00704CAA" w:rsidP="00704CAA">
      <w:pPr>
        <w:pStyle w:val="EnglishHangNoCoptic"/>
      </w:pPr>
      <w:r w:rsidRPr="00AB1781">
        <w:tab/>
        <w:t>They bless with their mouth,</w:t>
      </w:r>
    </w:p>
    <w:p w14:paraId="6C01D9F8" w14:textId="77777777" w:rsidR="00704CAA" w:rsidRPr="00AB1781" w:rsidRDefault="00704CAA" w:rsidP="00704CAA">
      <w:pPr>
        <w:pStyle w:val="EnglishHangEndNoCoptic"/>
      </w:pPr>
      <w:r w:rsidRPr="00AB1781">
        <w:tab/>
      </w:r>
      <w:r>
        <w:t>and</w:t>
      </w:r>
      <w:r w:rsidRPr="00AB1781">
        <w:t xml:space="preserve"> curse with their heart. </w:t>
      </w:r>
      <w:r w:rsidRPr="00AB1781">
        <w:rPr>
          <w:i/>
        </w:rPr>
        <w:t>(Pause)</w:t>
      </w:r>
    </w:p>
    <w:p w14:paraId="1E13EFDD" w14:textId="77777777" w:rsidR="00704CAA" w:rsidRPr="00AB1781" w:rsidRDefault="00704CAA" w:rsidP="00704CAA">
      <w:pPr>
        <w:pStyle w:val="EnglishHangNoCoptic"/>
      </w:pPr>
      <w:r w:rsidRPr="00AB1781">
        <w:t xml:space="preserve">6 But submit to God, </w:t>
      </w:r>
      <w:r>
        <w:t xml:space="preserve">O </w:t>
      </w:r>
      <w:r w:rsidRPr="00AB1781">
        <w:t>my soul,</w:t>
      </w:r>
    </w:p>
    <w:p w14:paraId="7DE5B2FE" w14:textId="77777777" w:rsidR="00704CAA" w:rsidRPr="00AB1781" w:rsidRDefault="00704CAA" w:rsidP="00704CAA">
      <w:pPr>
        <w:pStyle w:val="EnglishHangEndNoCoptic"/>
      </w:pPr>
      <w:r w:rsidRPr="00AB1781">
        <w:tab/>
        <w:t xml:space="preserve">for </w:t>
      </w:r>
      <w:r>
        <w:t xml:space="preserve">my endurance is </w:t>
      </w:r>
      <w:r w:rsidRPr="00AB1781">
        <w:t>from Him.</w:t>
      </w:r>
    </w:p>
    <w:p w14:paraId="7010C5F0" w14:textId="77777777" w:rsidR="00704CAA" w:rsidRPr="00AB1781" w:rsidRDefault="00704CAA" w:rsidP="00704CAA">
      <w:pPr>
        <w:pStyle w:val="EnglishHangNoCoptic"/>
      </w:pPr>
      <w:r w:rsidRPr="00AB1781">
        <w:t xml:space="preserve">7 </w:t>
      </w:r>
      <w:r>
        <w:t>For He is my God and my Saviour,</w:t>
      </w:r>
    </w:p>
    <w:p w14:paraId="4E867834" w14:textId="77777777" w:rsidR="00704CAA" w:rsidRPr="00AB1781" w:rsidRDefault="00704CAA" w:rsidP="00704CAA">
      <w:pPr>
        <w:pStyle w:val="EnglishHangEndNoCoptic"/>
      </w:pPr>
      <w:r w:rsidRPr="00AB1781">
        <w:tab/>
      </w:r>
      <w:r>
        <w:t>my Protector;</w:t>
      </w:r>
      <w:r w:rsidRPr="00AB1781">
        <w:t xml:space="preserve"> I will </w:t>
      </w:r>
      <w:r>
        <w:t>never be moved</w:t>
      </w:r>
      <w:r w:rsidRPr="00AB1781">
        <w:t>.</w:t>
      </w:r>
    </w:p>
    <w:p w14:paraId="17BE5203" w14:textId="77777777" w:rsidR="00704CAA" w:rsidRPr="00AB1781" w:rsidRDefault="00704CAA" w:rsidP="00704CAA">
      <w:pPr>
        <w:pStyle w:val="EnglishHangNoCoptic"/>
      </w:pPr>
      <w:r w:rsidRPr="00AB1781">
        <w:lastRenderedPageBreak/>
        <w:t xml:space="preserve">8 My salvation and my glory </w:t>
      </w:r>
      <w:r>
        <w:t>are in</w:t>
      </w:r>
      <w:r w:rsidRPr="00AB1781">
        <w:t xml:space="preserve"> God;</w:t>
      </w:r>
    </w:p>
    <w:p w14:paraId="7B5CFEE0" w14:textId="77777777" w:rsidR="00704CAA" w:rsidRPr="00AB1781" w:rsidRDefault="00704CAA" w:rsidP="00704CAA">
      <w:pPr>
        <w:pStyle w:val="EnglishHangNoCoptic"/>
      </w:pPr>
      <w:r w:rsidRPr="00AB1781">
        <w:tab/>
        <w:t>He is the God of my help,</w:t>
      </w:r>
    </w:p>
    <w:p w14:paraId="39AAC3A6" w14:textId="77777777" w:rsidR="00704CAA" w:rsidRPr="00AB1781" w:rsidRDefault="00704CAA" w:rsidP="00704CAA">
      <w:pPr>
        <w:pStyle w:val="EnglishHangEndNoCoptic"/>
      </w:pPr>
      <w:r w:rsidRPr="00AB1781">
        <w:tab/>
        <w:t>and my hope is in God.</w:t>
      </w:r>
    </w:p>
    <w:p w14:paraId="67207CE9" w14:textId="77777777" w:rsidR="00704CAA" w:rsidRPr="00AB1781" w:rsidRDefault="00704CAA" w:rsidP="00704CAA">
      <w:pPr>
        <w:pStyle w:val="EnglishHangNoCoptic"/>
      </w:pPr>
      <w:r w:rsidRPr="00AB1781">
        <w:t xml:space="preserve">9 </w:t>
      </w:r>
      <w:r>
        <w:t>Hope</w:t>
      </w:r>
      <w:r w:rsidRPr="00AB1781">
        <w:t xml:space="preserve"> in Him, all you assemblies of people;</w:t>
      </w:r>
    </w:p>
    <w:p w14:paraId="6464ED08" w14:textId="77777777" w:rsidR="00704CAA" w:rsidRPr="00AB1781" w:rsidRDefault="00704CAA" w:rsidP="00704CAA">
      <w:pPr>
        <w:pStyle w:val="EnglishHangNoCoptic"/>
      </w:pPr>
      <w:r w:rsidRPr="00AB1781">
        <w:tab/>
      </w:r>
      <w:r>
        <w:t>pour out your hearts before Him;</w:t>
      </w:r>
    </w:p>
    <w:p w14:paraId="0EE62573" w14:textId="77777777" w:rsidR="00704CAA" w:rsidRPr="00AB1781" w:rsidRDefault="00704CAA" w:rsidP="00704CAA">
      <w:pPr>
        <w:pStyle w:val="EnglishHangEndNoCoptic"/>
      </w:pPr>
      <w:r>
        <w:tab/>
      </w:r>
      <w:r w:rsidRPr="00AB1781">
        <w:t xml:space="preserve">God is our helper. </w:t>
      </w:r>
      <w:r w:rsidRPr="00AB1781">
        <w:rPr>
          <w:i/>
        </w:rPr>
        <w:t>(Pause)</w:t>
      </w:r>
    </w:p>
    <w:p w14:paraId="2E376294" w14:textId="77777777" w:rsidR="00704CAA" w:rsidRPr="00AB1781" w:rsidRDefault="00704CAA" w:rsidP="00704CAA">
      <w:pPr>
        <w:pStyle w:val="EnglishHangNoCoptic"/>
      </w:pPr>
      <w:r w:rsidRPr="00AB1781">
        <w:t>10 But the sons of men</w:t>
      </w:r>
      <w:r>
        <w:t xml:space="preserve"> are useless</w:t>
      </w:r>
      <w:r w:rsidRPr="00AB1781">
        <w:t>;</w:t>
      </w:r>
    </w:p>
    <w:p w14:paraId="1DCD8B47" w14:textId="77777777" w:rsidR="00704CAA" w:rsidRPr="00AB1781" w:rsidRDefault="00704CAA" w:rsidP="00704CAA">
      <w:pPr>
        <w:pStyle w:val="EnglishHangNoCoptic"/>
      </w:pPr>
      <w:r w:rsidRPr="00AB1781">
        <w:tab/>
        <w:t>the sons of men are liars</w:t>
      </w:r>
    </w:p>
    <w:p w14:paraId="7164EF84" w14:textId="77777777" w:rsidR="00704CAA" w:rsidRPr="00AB1781" w:rsidRDefault="00704CAA" w:rsidP="00704CAA">
      <w:pPr>
        <w:pStyle w:val="EnglishHangNoCoptic"/>
      </w:pPr>
      <w:r w:rsidRPr="00AB1781">
        <w:tab/>
      </w:r>
      <w:r>
        <w:t>who do wrong</w:t>
      </w:r>
      <w:r w:rsidRPr="00AB1781">
        <w:t xml:space="preserve"> with their scales;</w:t>
      </w:r>
      <w:r w:rsidRPr="00AB1781">
        <w:rPr>
          <w:rStyle w:val="FootnoteReference"/>
        </w:rPr>
        <w:footnoteReference w:id="320"/>
      </w:r>
    </w:p>
    <w:p w14:paraId="48459B28" w14:textId="77777777" w:rsidR="00704CAA" w:rsidRPr="00AB1781" w:rsidRDefault="00704CAA" w:rsidP="00704CAA">
      <w:pPr>
        <w:pStyle w:val="EnglishHangNoCoptic"/>
      </w:pPr>
      <w:r w:rsidRPr="00AB1781">
        <w:tab/>
        <w:t>they themselves, the whole brood,</w:t>
      </w:r>
      <w:r w:rsidRPr="00AB1781">
        <w:rPr>
          <w:rStyle w:val="FootnoteReference"/>
        </w:rPr>
        <w:footnoteReference w:id="321"/>
      </w:r>
    </w:p>
    <w:p w14:paraId="315E1F47" w14:textId="77777777" w:rsidR="00704CAA" w:rsidRPr="00AB1781" w:rsidRDefault="00704CAA" w:rsidP="00704CAA">
      <w:pPr>
        <w:pStyle w:val="EnglishHangEndNoCoptic"/>
      </w:pPr>
      <w:r w:rsidRPr="00AB1781">
        <w:tab/>
      </w:r>
      <w:r>
        <w:t>derive from</w:t>
      </w:r>
      <w:r w:rsidRPr="00AB1781">
        <w:t xml:space="preserve"> vanity.</w:t>
      </w:r>
      <w:r>
        <w:rPr>
          <w:rStyle w:val="FootnoteReference"/>
        </w:rPr>
        <w:footnoteReference w:id="322"/>
      </w:r>
    </w:p>
    <w:p w14:paraId="02E2C728" w14:textId="77777777" w:rsidR="00704CAA" w:rsidRPr="00AB1781" w:rsidRDefault="00704CAA" w:rsidP="00704CAA">
      <w:pPr>
        <w:pStyle w:val="EnglishHangNoCoptic"/>
      </w:pPr>
      <w:r w:rsidRPr="00AB1781">
        <w:t xml:space="preserve">11 Put no hope in </w:t>
      </w:r>
      <w:r>
        <w:t>wrongdoing,</w:t>
      </w:r>
    </w:p>
    <w:p w14:paraId="50FEED45" w14:textId="77777777" w:rsidR="00704CAA" w:rsidRPr="00AB1781" w:rsidRDefault="00704CAA" w:rsidP="00704CAA">
      <w:pPr>
        <w:pStyle w:val="EnglishHangNoCoptic"/>
      </w:pPr>
      <w:r w:rsidRPr="00AB1781">
        <w:tab/>
        <w:t xml:space="preserve">and </w:t>
      </w:r>
      <w:r>
        <w:t>do n</w:t>
      </w:r>
      <w:r w:rsidRPr="00AB1781">
        <w:t>o</w:t>
      </w:r>
      <w:r>
        <w:t>t long</w:t>
      </w:r>
      <w:r w:rsidRPr="00AB1781">
        <w:t xml:space="preserve"> for plunder;</w:t>
      </w:r>
    </w:p>
    <w:p w14:paraId="5EE1628F" w14:textId="77777777" w:rsidR="00704CAA" w:rsidRPr="00AB1781" w:rsidRDefault="00704CAA" w:rsidP="00704CAA">
      <w:pPr>
        <w:pStyle w:val="EnglishHangNoCoptic"/>
      </w:pPr>
      <w:r w:rsidRPr="00AB1781">
        <w:tab/>
        <w:t>if riches flow in,</w:t>
      </w:r>
    </w:p>
    <w:p w14:paraId="078EE769" w14:textId="77777777" w:rsidR="00704CAA" w:rsidRPr="00AB1781" w:rsidRDefault="00704CAA" w:rsidP="00704CAA">
      <w:pPr>
        <w:pStyle w:val="EnglishHangEndNoCoptic"/>
      </w:pPr>
      <w:r w:rsidRPr="00AB1781">
        <w:tab/>
      </w:r>
      <w:r>
        <w:t>do not set</w:t>
      </w:r>
      <w:r w:rsidRPr="00AB1781">
        <w:t xml:space="preserve"> your heart on them.</w:t>
      </w:r>
    </w:p>
    <w:p w14:paraId="10506A5C" w14:textId="77777777" w:rsidR="00704CAA" w:rsidRPr="00AB1781" w:rsidRDefault="00704CAA" w:rsidP="00704CAA">
      <w:pPr>
        <w:pStyle w:val="EnglishHangNoCoptic"/>
      </w:pPr>
      <w:r>
        <w:t>12 God spoke once;</w:t>
      </w:r>
      <w:r w:rsidRPr="00AB1781">
        <w:t xml:space="preserve"> </w:t>
      </w:r>
    </w:p>
    <w:p w14:paraId="780CFC46" w14:textId="77777777" w:rsidR="00704CAA" w:rsidRPr="00AB1781" w:rsidRDefault="00704CAA" w:rsidP="00704CAA">
      <w:pPr>
        <w:pStyle w:val="EnglishHangEndNoCoptic"/>
      </w:pPr>
      <w:r w:rsidRPr="00AB1781">
        <w:tab/>
      </w:r>
      <w:r>
        <w:t xml:space="preserve">I heard </w:t>
      </w:r>
      <w:r w:rsidRPr="00AB1781">
        <w:t>these two things:</w:t>
      </w:r>
      <w:r w:rsidRPr="00AB1781">
        <w:rPr>
          <w:rStyle w:val="FootnoteReference"/>
        </w:rPr>
        <w:footnoteReference w:id="323"/>
      </w:r>
    </w:p>
    <w:p w14:paraId="2536F3C1" w14:textId="77777777" w:rsidR="00704CAA" w:rsidRPr="00AB1781" w:rsidRDefault="00704CAA" w:rsidP="00704CAA">
      <w:pPr>
        <w:pStyle w:val="EnglishHangNoCoptic"/>
      </w:pPr>
      <w:r w:rsidRPr="00AB1781">
        <w:t xml:space="preserve">13 </w:t>
      </w:r>
      <w:r>
        <w:t xml:space="preserve">That power is God’s, </w:t>
      </w:r>
    </w:p>
    <w:p w14:paraId="4832035C" w14:textId="77777777" w:rsidR="00704CAA" w:rsidRPr="00AB1781" w:rsidRDefault="00704CAA" w:rsidP="00704CAA">
      <w:pPr>
        <w:pStyle w:val="EnglishHangNoCoptic"/>
      </w:pPr>
      <w:r w:rsidRPr="00AB1781">
        <w:tab/>
      </w:r>
      <w:r>
        <w:t>a</w:t>
      </w:r>
      <w:r w:rsidRPr="00AB1781">
        <w:t xml:space="preserve">nd to </w:t>
      </w:r>
      <w:r>
        <w:t xml:space="preserve">You, O Lord, belongs mercy, </w:t>
      </w:r>
    </w:p>
    <w:p w14:paraId="41B7CEDE" w14:textId="77777777" w:rsidR="00704CAA" w:rsidRPr="00035647" w:rsidRDefault="00704CAA" w:rsidP="00704CAA">
      <w:pPr>
        <w:pStyle w:val="EnglishHangEndNoCoptic"/>
      </w:pPr>
      <w:r w:rsidRPr="00AB1781">
        <w:tab/>
      </w:r>
      <w:r>
        <w:t>f</w:t>
      </w:r>
      <w:r w:rsidRPr="00AB1781">
        <w:t xml:space="preserve">or </w:t>
      </w:r>
      <w:r>
        <w:t>You</w:t>
      </w:r>
      <w:r w:rsidRPr="00AB1781">
        <w:t xml:space="preserve"> </w:t>
      </w:r>
      <w:r>
        <w:t>will</w:t>
      </w:r>
      <w:r w:rsidRPr="00AB1781">
        <w:t xml:space="preserve"> repay everyone according to his works.</w:t>
      </w:r>
    </w:p>
    <w:p w14:paraId="4387EA72" w14:textId="77777777" w:rsidR="00704CAA" w:rsidRPr="00AB1781" w:rsidRDefault="00704CAA" w:rsidP="00704CAA">
      <w:pPr>
        <w:pStyle w:val="Heading4"/>
      </w:pPr>
      <w:bookmarkStart w:id="274" w:name="_Ref412098429"/>
      <w:r>
        <w:t>Psalm</w:t>
      </w:r>
      <w:r w:rsidRPr="00AB1781">
        <w:t xml:space="preserve"> 62</w:t>
      </w:r>
      <w:r>
        <w:t>: “O God, my God, I rise early to be with You”</w:t>
      </w:r>
      <w:bookmarkEnd w:id="274"/>
    </w:p>
    <w:p w14:paraId="503A026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Desert</w:t>
      </w:r>
    </w:p>
    <w:p w14:paraId="5C7B5E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I Thirst for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Your</w:t>
      </w:r>
      <w:r w:rsidRPr="00AB1781">
        <w:rPr>
          <w:rFonts w:ascii="Book Antiqua" w:hAnsi="Book Antiqua" w:cs="Lucida Grande"/>
          <w:b/>
          <w:bCs/>
        </w:rPr>
        <w:t xml:space="preserve"> Love is Better than Life</w:t>
      </w:r>
    </w:p>
    <w:p w14:paraId="6A520689" w14:textId="05E4AC2B"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5149B251" w14:textId="04CE7BB1"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EBAEE0" w14:textId="0520AAEB" w:rsidR="00704CAA" w:rsidRPr="00AB1781" w:rsidRDefault="00704CAA" w:rsidP="00704CAA">
      <w:pPr>
        <w:pStyle w:val="Rubric"/>
      </w:pPr>
      <w:r w:rsidRPr="00AB1781">
        <w:t>1 (A Psalm by David, when he was in the desert of Judah)</w:t>
      </w:r>
    </w:p>
    <w:p w14:paraId="03A0784F" w14:textId="77777777" w:rsidR="00704CAA" w:rsidRPr="00AB1781" w:rsidRDefault="00704CAA" w:rsidP="00704CAA">
      <w:pPr>
        <w:pStyle w:val="EnglishHangNoCoptic"/>
      </w:pPr>
      <w:r w:rsidRPr="00AB1781">
        <w:t xml:space="preserve">2 O God, my God, I rise early </w:t>
      </w:r>
      <w:r>
        <w:t>to be with</w:t>
      </w:r>
      <w:r w:rsidRPr="00AB1781">
        <w:t xml:space="preserve"> </w:t>
      </w:r>
      <w:r>
        <w:t>You;</w:t>
      </w:r>
    </w:p>
    <w:p w14:paraId="3E341344" w14:textId="77777777" w:rsidR="00704CAA" w:rsidRPr="00AB1781" w:rsidRDefault="00704CAA" w:rsidP="00704CAA">
      <w:pPr>
        <w:pStyle w:val="EnglishHangNoCoptic"/>
      </w:pPr>
      <w:r w:rsidRPr="00AB1781">
        <w:tab/>
        <w:t xml:space="preserve">My soul thirsts for </w:t>
      </w:r>
      <w:r>
        <w:t>You.</w:t>
      </w:r>
    </w:p>
    <w:p w14:paraId="6ED3E3C1" w14:textId="77777777" w:rsidR="00704CAA" w:rsidRDefault="00704CAA" w:rsidP="00704CAA">
      <w:pPr>
        <w:pStyle w:val="EnglishHangNoCoptic"/>
      </w:pPr>
      <w:r w:rsidRPr="00AB1781">
        <w:tab/>
      </w:r>
      <w:r>
        <w:t>How many times has</w:t>
      </w:r>
      <w:r w:rsidRPr="00AB1781">
        <w:t xml:space="preserve"> my flesh </w:t>
      </w:r>
      <w:r>
        <w:t>thirsted</w:t>
      </w:r>
      <w:r w:rsidRPr="00AB1781">
        <w:t xml:space="preserve"> for </w:t>
      </w:r>
      <w:r>
        <w:t>You</w:t>
      </w:r>
    </w:p>
    <w:p w14:paraId="51D54AF7" w14:textId="77777777" w:rsidR="00704CAA" w:rsidRPr="00AB1781" w:rsidRDefault="00704CAA" w:rsidP="00704CAA">
      <w:pPr>
        <w:pStyle w:val="EnglishHangNoCoptic"/>
        <w:ind w:firstLine="0"/>
      </w:pPr>
      <w:r>
        <w:t>[that my flesh might blossom for You]</w:t>
      </w:r>
      <w:r w:rsidRPr="00A22869">
        <w:rPr>
          <w:rStyle w:val="FootnoteReference"/>
        </w:rPr>
        <w:t xml:space="preserve"> </w:t>
      </w:r>
      <w:r>
        <w:rPr>
          <w:rStyle w:val="FootnoteReference"/>
        </w:rPr>
        <w:footnoteReference w:id="324"/>
      </w:r>
    </w:p>
    <w:p w14:paraId="7EA9B646" w14:textId="77777777" w:rsidR="00704CAA" w:rsidRPr="00AB1781" w:rsidRDefault="00704CAA" w:rsidP="00704CAA">
      <w:pPr>
        <w:pStyle w:val="EnglishHangEndNoCoptic"/>
      </w:pPr>
      <w:r w:rsidRPr="00AB1781">
        <w:tab/>
        <w:t>in a desolate, trackless and waterless</w:t>
      </w:r>
      <w:r>
        <w:t xml:space="preserve"> land?</w:t>
      </w:r>
    </w:p>
    <w:p w14:paraId="4FC2A5BF" w14:textId="77777777" w:rsidR="00704CAA" w:rsidRPr="00AB1781" w:rsidRDefault="00704CAA" w:rsidP="00704CAA">
      <w:pPr>
        <w:pStyle w:val="EnglishHangNoCoptic"/>
      </w:pPr>
      <w:r w:rsidRPr="00AB1781">
        <w:lastRenderedPageBreak/>
        <w:t xml:space="preserve">3 So I appear before </w:t>
      </w:r>
      <w:r>
        <w:t>You</w:t>
      </w:r>
      <w:r w:rsidRPr="00AB1781">
        <w:t xml:space="preserve"> in the sanctuary</w:t>
      </w:r>
      <w:r>
        <w:rPr>
          <w:rStyle w:val="FootnoteReference"/>
        </w:rPr>
        <w:footnoteReference w:id="325"/>
      </w:r>
      <w:r>
        <w:t>,</w:t>
      </w:r>
    </w:p>
    <w:p w14:paraId="795D7636" w14:textId="77777777" w:rsidR="00704CAA" w:rsidRPr="00AB1781" w:rsidRDefault="00704CAA" w:rsidP="00704CAA">
      <w:pPr>
        <w:pStyle w:val="EnglishHangEndNoCoptic"/>
      </w:pPr>
      <w:r w:rsidRPr="00AB1781">
        <w:tab/>
        <w:t xml:space="preserve">to see </w:t>
      </w:r>
      <w:r>
        <w:t>Your</w:t>
      </w:r>
      <w:r w:rsidRPr="00AB1781">
        <w:t xml:space="preserve"> power and </w:t>
      </w:r>
      <w:r>
        <w:t>Your</w:t>
      </w:r>
      <w:r w:rsidRPr="00AB1781">
        <w:t xml:space="preserve"> glory.</w:t>
      </w:r>
    </w:p>
    <w:p w14:paraId="118CF00E" w14:textId="77777777" w:rsidR="00704CAA" w:rsidRPr="00AB1781" w:rsidRDefault="00704CAA" w:rsidP="00704CAA">
      <w:pPr>
        <w:pStyle w:val="EnglishHangNoCoptic"/>
      </w:pPr>
      <w:r w:rsidRPr="00AB1781">
        <w:t xml:space="preserve">4 </w:t>
      </w:r>
      <w:r>
        <w:t>My lips will praise You,</w:t>
      </w:r>
    </w:p>
    <w:p w14:paraId="66E1F511" w14:textId="77777777" w:rsidR="00704CAA" w:rsidRPr="00AB1781" w:rsidRDefault="00704CAA" w:rsidP="00704CAA">
      <w:pPr>
        <w:pStyle w:val="EnglishHangEndNoCoptic"/>
      </w:pPr>
      <w:r w:rsidRPr="00AB1781">
        <w:tab/>
      </w:r>
      <w:r>
        <w:t>because Your mercy is better than life.</w:t>
      </w:r>
    </w:p>
    <w:p w14:paraId="05837EEC" w14:textId="77777777" w:rsidR="00704CAA" w:rsidRPr="00AB1781" w:rsidRDefault="00704CAA" w:rsidP="00704CAA">
      <w:pPr>
        <w:pStyle w:val="EnglishHangNoCoptic"/>
      </w:pPr>
      <w:r w:rsidRPr="00AB1781">
        <w:t xml:space="preserve">5 So I will bless </w:t>
      </w:r>
      <w:r>
        <w:t>You</w:t>
      </w:r>
      <w:r w:rsidRPr="00AB1781">
        <w:t xml:space="preserve"> </w:t>
      </w:r>
      <w:r>
        <w:t>in my life;</w:t>
      </w:r>
    </w:p>
    <w:p w14:paraId="20A8CCDF" w14:textId="77777777" w:rsidR="00704CAA" w:rsidRPr="00AB1781" w:rsidRDefault="00704CAA" w:rsidP="00704CAA">
      <w:pPr>
        <w:pStyle w:val="EnglishHangEndNoCoptic"/>
      </w:pPr>
      <w:r w:rsidRPr="00AB1781">
        <w:tab/>
      </w:r>
      <w:r>
        <w:t>I will</w:t>
      </w:r>
      <w:r w:rsidRPr="00AB1781">
        <w:t xml:space="preserve"> lift up my hands in </w:t>
      </w:r>
      <w:r>
        <w:t>Your N</w:t>
      </w:r>
      <w:r w:rsidRPr="00AB1781">
        <w:t>ame.</w:t>
      </w:r>
    </w:p>
    <w:p w14:paraId="06C85624" w14:textId="77777777" w:rsidR="00704CAA" w:rsidRPr="00AB1781" w:rsidRDefault="00704CAA" w:rsidP="00704CAA">
      <w:pPr>
        <w:pStyle w:val="EnglishHangNoCoptic"/>
      </w:pPr>
      <w:r w:rsidRPr="00AB1781">
        <w:t>6 My soul is satisfied</w:t>
      </w:r>
      <w:r>
        <w:t>,</w:t>
      </w:r>
      <w:r w:rsidRPr="00AB1781">
        <w:t xml:space="preserve"> as with marrow and fatness,</w:t>
      </w:r>
    </w:p>
    <w:p w14:paraId="4E9D4F5C" w14:textId="77777777" w:rsidR="00704CAA" w:rsidRPr="00AB1781" w:rsidRDefault="00704CAA" w:rsidP="00704CAA">
      <w:pPr>
        <w:pStyle w:val="EnglishHangEndNoCoptic"/>
      </w:pPr>
      <w:r w:rsidRPr="00AB1781">
        <w:tab/>
        <w:t xml:space="preserve">and my mouth praises </w:t>
      </w:r>
      <w:r>
        <w:t>You with joyful lips.</w:t>
      </w:r>
    </w:p>
    <w:p w14:paraId="03FA63AD" w14:textId="77777777" w:rsidR="00704CAA" w:rsidRPr="00AB1781" w:rsidRDefault="00704CAA" w:rsidP="00704CAA">
      <w:pPr>
        <w:pStyle w:val="EnglishHangNoCoptic"/>
      </w:pPr>
      <w:r w:rsidRPr="00AB1781">
        <w:t xml:space="preserve">7 </w:t>
      </w:r>
      <w:r>
        <w:t>[If]</w:t>
      </w:r>
      <w:r w:rsidRPr="00AB1781">
        <w:t xml:space="preserve"> I remember </w:t>
      </w:r>
      <w:r>
        <w:t>You on my bed,</w:t>
      </w:r>
    </w:p>
    <w:p w14:paraId="37CEA2DD" w14:textId="77777777" w:rsidR="00704CAA" w:rsidRPr="00AB1781" w:rsidRDefault="00704CAA" w:rsidP="00704CAA">
      <w:pPr>
        <w:pStyle w:val="EnglishHangEndNoCoptic"/>
      </w:pPr>
      <w:r w:rsidRPr="00AB1781">
        <w:tab/>
      </w:r>
      <w:r>
        <w:t>I</w:t>
      </w:r>
      <w:r w:rsidRPr="00AB1781">
        <w:t xml:space="preserve"> meditate on </w:t>
      </w:r>
      <w:r>
        <w:t>You</w:t>
      </w:r>
      <w:r w:rsidRPr="00AB1781">
        <w:t xml:space="preserve"> </w:t>
      </w:r>
      <w:r>
        <w:t>at daybreak,</w:t>
      </w:r>
    </w:p>
    <w:p w14:paraId="0D4AC8E9" w14:textId="77777777" w:rsidR="00704CAA" w:rsidRPr="00AB1781" w:rsidRDefault="00704CAA" w:rsidP="00704CAA">
      <w:pPr>
        <w:pStyle w:val="EnglishHangNoCoptic"/>
      </w:pPr>
      <w:r>
        <w:t>8 f</w:t>
      </w:r>
      <w:r w:rsidRPr="00AB1781">
        <w:t xml:space="preserve">or </w:t>
      </w:r>
      <w:r>
        <w:t>You</w:t>
      </w:r>
      <w:r w:rsidRPr="00AB1781">
        <w:t xml:space="preserve"> </w:t>
      </w:r>
      <w:r>
        <w:t>became</w:t>
      </w:r>
      <w:r w:rsidRPr="00AB1781">
        <w:t xml:space="preserve"> my Helper,</w:t>
      </w:r>
    </w:p>
    <w:p w14:paraId="090A5735" w14:textId="77777777" w:rsidR="00704CAA" w:rsidRPr="00AB1781" w:rsidRDefault="00704CAA" w:rsidP="00704CAA">
      <w:pPr>
        <w:pStyle w:val="EnglishHangEndNoCoptic"/>
      </w:pPr>
      <w:r w:rsidRPr="00AB1781">
        <w:tab/>
        <w:t xml:space="preserve">and </w:t>
      </w:r>
      <w:r>
        <w:t xml:space="preserve">I will rejoice </w:t>
      </w:r>
      <w:r w:rsidRPr="00AB1781">
        <w:t xml:space="preserve">in the shelter of </w:t>
      </w:r>
      <w:r>
        <w:t>Your wings</w:t>
      </w:r>
      <w:r w:rsidRPr="00AB1781">
        <w:t>.</w:t>
      </w:r>
    </w:p>
    <w:p w14:paraId="6CC04772" w14:textId="77777777" w:rsidR="00704CAA" w:rsidRPr="00AB1781" w:rsidRDefault="00704CAA" w:rsidP="00704CAA">
      <w:pPr>
        <w:pStyle w:val="EnglishHangNoCoptic"/>
      </w:pPr>
      <w:r w:rsidRPr="00AB1781">
        <w:t xml:space="preserve">9 My soul </w:t>
      </w:r>
      <w:r>
        <w:t>clung</w:t>
      </w:r>
      <w:r w:rsidRPr="00AB1781">
        <w:rPr>
          <w:rStyle w:val="FootnoteReference"/>
        </w:rPr>
        <w:footnoteReference w:id="326"/>
      </w:r>
      <w:r w:rsidRPr="00AB1781">
        <w:t xml:space="preserve"> to </w:t>
      </w:r>
      <w:r>
        <w:t>You</w:t>
      </w:r>
      <w:r w:rsidRPr="00AB1781">
        <w:t>;</w:t>
      </w:r>
    </w:p>
    <w:p w14:paraId="2781CD49" w14:textId="77777777" w:rsidR="00704CAA" w:rsidRPr="00035647" w:rsidRDefault="00704CAA" w:rsidP="00704CAA">
      <w:pPr>
        <w:pStyle w:val="EnglishHangEndNoCoptic"/>
      </w:pPr>
      <w:r w:rsidRPr="00AB1781">
        <w:tab/>
      </w:r>
      <w:r>
        <w:t>Your</w:t>
      </w:r>
      <w:r w:rsidRPr="00AB1781">
        <w:t xml:space="preserve"> right hand </w:t>
      </w:r>
      <w:r>
        <w:t>upheld me</w:t>
      </w:r>
      <w:r w:rsidRPr="00AB1781">
        <w:t>.</w:t>
      </w:r>
    </w:p>
    <w:p w14:paraId="39AD4083" w14:textId="77777777" w:rsidR="00704CAA" w:rsidRPr="00AB1781" w:rsidRDefault="00704CAA" w:rsidP="00704CAA">
      <w:pPr>
        <w:pStyle w:val="EnglishHangNoCoptic"/>
      </w:pPr>
      <w:r w:rsidRPr="00AB1781">
        <w:t xml:space="preserve">10 But those who </w:t>
      </w:r>
      <w:r>
        <w:t>sought</w:t>
      </w:r>
      <w:r w:rsidRPr="00AB1781">
        <w:t xml:space="preserve"> my soul</w:t>
      </w:r>
      <w:r>
        <w:t xml:space="preserve"> for no good reason</w:t>
      </w:r>
    </w:p>
    <w:p w14:paraId="4690B702" w14:textId="77777777" w:rsidR="00704CAA" w:rsidRPr="00AB1781" w:rsidRDefault="00704CAA" w:rsidP="00704CAA">
      <w:pPr>
        <w:pStyle w:val="EnglishHangEndNoCoptic"/>
      </w:pPr>
      <w:r w:rsidRPr="00AB1781">
        <w:tab/>
      </w:r>
      <w:r>
        <w:t>will</w:t>
      </w:r>
      <w:r w:rsidRPr="00AB1781">
        <w:t xml:space="preserve"> go into </w:t>
      </w:r>
      <w:r>
        <w:t>the deepest parts of the earth;</w:t>
      </w:r>
    </w:p>
    <w:p w14:paraId="38C9A444" w14:textId="77777777" w:rsidR="00704CAA" w:rsidRPr="00AB1781" w:rsidRDefault="00704CAA" w:rsidP="00704CAA">
      <w:pPr>
        <w:pStyle w:val="EnglishHangNoCoptic"/>
      </w:pPr>
      <w:r>
        <w:t>11 t</w:t>
      </w:r>
      <w:r w:rsidRPr="00AB1781">
        <w:t xml:space="preserve">hey </w:t>
      </w:r>
      <w:r>
        <w:t>will</w:t>
      </w:r>
      <w:r w:rsidRPr="00AB1781">
        <w:t xml:space="preserve"> be </w:t>
      </w:r>
      <w:r>
        <w:t>given over</w:t>
      </w:r>
      <w:r w:rsidRPr="00AB1781">
        <w:t xml:space="preserve"> to the edge of the sword;</w:t>
      </w:r>
    </w:p>
    <w:p w14:paraId="2AAF84B2" w14:textId="77777777" w:rsidR="00704CAA" w:rsidRPr="00AB1781" w:rsidRDefault="00704CAA" w:rsidP="00704CAA">
      <w:pPr>
        <w:pStyle w:val="EnglishHangEndNoCoptic"/>
      </w:pPr>
      <w:r>
        <w:tab/>
        <w:t>they will</w:t>
      </w:r>
      <w:r w:rsidRPr="00AB1781">
        <w:t xml:space="preserve"> be </w:t>
      </w:r>
      <w:r>
        <w:t>a portion</w:t>
      </w:r>
      <w:r w:rsidRPr="00AB1781">
        <w:t xml:space="preserve"> for foxes.</w:t>
      </w:r>
    </w:p>
    <w:p w14:paraId="2A8258C9" w14:textId="77777777" w:rsidR="00704CAA" w:rsidRPr="00AB1781" w:rsidRDefault="00704CAA" w:rsidP="00704CAA">
      <w:pPr>
        <w:pStyle w:val="EnglishHangNoCoptic"/>
      </w:pPr>
      <w:r w:rsidRPr="00AB1781">
        <w:t xml:space="preserve">12 But the king </w:t>
      </w:r>
      <w:r>
        <w:t>will</w:t>
      </w:r>
      <w:r w:rsidRPr="00AB1781">
        <w:t xml:space="preserve"> </w:t>
      </w:r>
      <w:r>
        <w:t>be glad</w:t>
      </w:r>
      <w:r w:rsidRPr="00AB1781">
        <w:t xml:space="preserve"> in God;</w:t>
      </w:r>
    </w:p>
    <w:p w14:paraId="6594F2BB" w14:textId="77777777" w:rsidR="00704CAA" w:rsidRPr="00AB1781" w:rsidRDefault="00704CAA" w:rsidP="00704CAA">
      <w:pPr>
        <w:pStyle w:val="EnglishHangNoCoptic"/>
      </w:pPr>
      <w:r>
        <w:tab/>
        <w:t>all who swear by Him will</w:t>
      </w:r>
      <w:r w:rsidRPr="00AB1781">
        <w:t xml:space="preserve"> be praised,</w:t>
      </w:r>
    </w:p>
    <w:p w14:paraId="1E30D65D" w14:textId="77777777" w:rsidR="00704CAA" w:rsidRDefault="00704CAA" w:rsidP="00704CAA">
      <w:pPr>
        <w:pStyle w:val="EnglishHangEndNoCoptic"/>
      </w:pPr>
      <w:r w:rsidRPr="00AB1781">
        <w:tab/>
        <w:t>for the mouth</w:t>
      </w:r>
      <w:r>
        <w:t>s</w:t>
      </w:r>
      <w:r w:rsidRPr="00AB1781">
        <w:t xml:space="preserve"> </w:t>
      </w:r>
      <w:r>
        <w:t>speaking unrighteous things</w:t>
      </w:r>
      <w:r w:rsidRPr="00AB1781">
        <w:t xml:space="preserve"> </w:t>
      </w:r>
      <w:r>
        <w:t>will</w:t>
      </w:r>
      <w:r w:rsidRPr="00AB1781">
        <w:t xml:space="preserve"> be stopped.</w:t>
      </w:r>
    </w:p>
    <w:p w14:paraId="41464B74" w14:textId="77777777" w:rsidR="00AD40FB" w:rsidRDefault="00704CAA" w:rsidP="00704CAA">
      <w:pPr>
        <w:pStyle w:val="Rubric"/>
      </w:pPr>
      <w:r>
        <w:t>Alleluia.</w:t>
      </w:r>
    </w:p>
    <w:p w14:paraId="529C6CE0" w14:textId="22CAF030" w:rsidR="00704CAA" w:rsidRPr="00035647"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C853E6">
        <w:t xml:space="preserve">and </w:t>
      </w:r>
      <w:r w:rsidR="00C853E6">
        <w:fldChar w:fldCharType="begin"/>
      </w:r>
      <w:r w:rsidR="00C853E6">
        <w:instrText xml:space="preserve"> REF _Ref434576249 \h </w:instrText>
      </w:r>
      <w:r w:rsidR="00C853E6">
        <w:fldChar w:fldCharType="separate"/>
      </w:r>
      <w:r w:rsidR="000E2EAC">
        <w:rPr>
          <w:lang w:val="en-GB"/>
        </w:rPr>
        <w:t>The Psalms of Noon (The Sixth Hour)</w:t>
      </w:r>
      <w:r w:rsidR="00C853E6">
        <w:fldChar w:fldCharType="end"/>
      </w:r>
      <w:r w:rsidR="00C853E6">
        <w:t xml:space="preserve"> </w:t>
      </w:r>
      <w:r>
        <w:t xml:space="preserve">continue with </w:t>
      </w:r>
      <w:r>
        <w:fldChar w:fldCharType="begin"/>
      </w:r>
      <w:r>
        <w:instrText xml:space="preserve"> REF _Ref412026041 \h </w:instrText>
      </w:r>
      <w:r>
        <w:fldChar w:fldCharType="separate"/>
      </w:r>
      <w:r w:rsidR="000E2EAC">
        <w:t>Psalm</w:t>
      </w:r>
      <w:r w:rsidR="000E2EAC" w:rsidRPr="00AB1781">
        <w:t xml:space="preserve"> 66</w:t>
      </w:r>
      <w:r w:rsidR="000E2EAC">
        <w:t>: “May God have compassion on us and bless us”</w:t>
      </w:r>
      <w:r>
        <w:fldChar w:fldCharType="end"/>
      </w:r>
      <w:r>
        <w:t xml:space="preserve">, page </w:t>
      </w:r>
      <w:r>
        <w:fldChar w:fldCharType="begin"/>
      </w:r>
      <w:r>
        <w:instrText xml:space="preserve"> PAGEREF _Ref412026041 \h </w:instrText>
      </w:r>
      <w:r>
        <w:fldChar w:fldCharType="separate"/>
      </w:r>
      <w:r w:rsidR="000E2EAC">
        <w:rPr>
          <w:noProof/>
        </w:rPr>
        <w:t>184</w:t>
      </w:r>
      <w:r>
        <w:fldChar w:fldCharType="end"/>
      </w:r>
      <w:r>
        <w:t>.</w:t>
      </w:r>
    </w:p>
    <w:p w14:paraId="5609A4F7" w14:textId="77777777" w:rsidR="00704CAA" w:rsidRPr="00035647" w:rsidRDefault="00704CAA" w:rsidP="00704CAA">
      <w:pPr>
        <w:pStyle w:val="Heading4"/>
      </w:pPr>
      <w:r>
        <w:t>Psalm</w:t>
      </w:r>
      <w:r w:rsidRPr="00AB1781">
        <w:t xml:space="preserve"> 63</w:t>
      </w:r>
      <w:r>
        <w:t>: “Hear my voice, O God when I make supplication”</w:t>
      </w:r>
    </w:p>
    <w:p w14:paraId="4B0A7E8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6CA5095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12641198" w14:textId="77777777" w:rsidR="00704CAA" w:rsidRPr="00AB1781" w:rsidRDefault="00704CAA" w:rsidP="00704CAA">
      <w:pPr>
        <w:pStyle w:val="Rubric"/>
      </w:pPr>
      <w:r w:rsidRPr="00AB1781">
        <w:lastRenderedPageBreak/>
        <w:t>1 (</w:t>
      </w:r>
      <w:r>
        <w:t>For the end; a</w:t>
      </w:r>
      <w:r w:rsidRPr="00AB1781">
        <w:t xml:space="preserve"> Psalm by David)</w:t>
      </w:r>
    </w:p>
    <w:p w14:paraId="2403B6AF" w14:textId="77777777" w:rsidR="00704CAA" w:rsidRPr="00AB1781" w:rsidRDefault="00704CAA" w:rsidP="00704CAA">
      <w:pPr>
        <w:pStyle w:val="EnglishHangNoCoptic"/>
      </w:pPr>
      <w:r>
        <w:t>2 Hear my voice, O God, when I make supplication</w:t>
      </w:r>
      <w:r w:rsidRPr="00AB1781">
        <w:t>;</w:t>
      </w:r>
    </w:p>
    <w:p w14:paraId="3D840F79" w14:textId="77777777" w:rsidR="00704CAA" w:rsidRPr="00AB1781" w:rsidRDefault="00704CAA" w:rsidP="00704CAA">
      <w:pPr>
        <w:pStyle w:val="EnglishHangEndNoCoptic"/>
      </w:pPr>
      <w:r w:rsidRPr="00AB1781">
        <w:tab/>
        <w:t>deliver my soul from fear of the enemy.</w:t>
      </w:r>
    </w:p>
    <w:p w14:paraId="0E525BC5" w14:textId="77777777" w:rsidR="00704CAA" w:rsidRPr="00AB1781" w:rsidRDefault="00704CAA" w:rsidP="00704CAA">
      <w:pPr>
        <w:pStyle w:val="EnglishHangNoCoptic"/>
      </w:pPr>
      <w:r w:rsidRPr="00AB1781">
        <w:t xml:space="preserve">3 </w:t>
      </w:r>
      <w:r>
        <w:t>You</w:t>
      </w:r>
      <w:r w:rsidRPr="00AB1781">
        <w:t xml:space="preserve"> </w:t>
      </w:r>
      <w:r>
        <w:t>sheltered me from a</w:t>
      </w:r>
      <w:r w:rsidRPr="00AB1781">
        <w:t xml:space="preserve"> swarm of evildoers,</w:t>
      </w:r>
    </w:p>
    <w:p w14:paraId="08973AA2" w14:textId="77777777" w:rsidR="00704CAA" w:rsidRPr="00AB1781" w:rsidRDefault="00704CAA" w:rsidP="00704CAA">
      <w:pPr>
        <w:pStyle w:val="EnglishHangEndNoCoptic"/>
      </w:pPr>
      <w:r>
        <w:tab/>
        <w:t>from the crowd of those</w:t>
      </w:r>
      <w:r w:rsidRPr="00AB1781">
        <w:t xml:space="preserve"> work is iniquity,</w:t>
      </w:r>
    </w:p>
    <w:p w14:paraId="2CB116D2" w14:textId="77777777" w:rsidR="00704CAA" w:rsidRPr="00AB1781" w:rsidRDefault="00704CAA" w:rsidP="00704CAA">
      <w:pPr>
        <w:pStyle w:val="EnglishHangNoCoptic"/>
      </w:pPr>
      <w:r w:rsidRPr="00AB1781">
        <w:t xml:space="preserve">4 </w:t>
      </w:r>
      <w:r>
        <w:t>who sharpen their</w:t>
      </w:r>
      <w:r w:rsidRPr="00AB1781">
        <w:t xml:space="preserve"> tongues </w:t>
      </w:r>
      <w:r>
        <w:t>like a sword</w:t>
      </w:r>
      <w:r w:rsidRPr="00AB1781">
        <w:t>,</w:t>
      </w:r>
    </w:p>
    <w:p w14:paraId="20C53216" w14:textId="77777777" w:rsidR="00704CAA" w:rsidRPr="00AB1781" w:rsidRDefault="00704CAA" w:rsidP="00704CAA">
      <w:pPr>
        <w:pStyle w:val="EnglishHangEndNoCoptic"/>
      </w:pPr>
      <w:r w:rsidRPr="00AB1781">
        <w:tab/>
        <w:t>who bend their bow to shoot a bitter word</w:t>
      </w:r>
    </w:p>
    <w:p w14:paraId="481F2785" w14:textId="77777777" w:rsidR="00704CAA" w:rsidRPr="00AB1781" w:rsidRDefault="00704CAA" w:rsidP="00704CAA">
      <w:pPr>
        <w:pStyle w:val="EnglishHangNoCoptic"/>
      </w:pPr>
      <w:r w:rsidRPr="00AB1781">
        <w:t>5 at an innocent man in secret.</w:t>
      </w:r>
    </w:p>
    <w:p w14:paraId="6E3BF5A0" w14:textId="77777777" w:rsidR="00704CAA" w:rsidRPr="00AB1781" w:rsidRDefault="00704CAA" w:rsidP="00704CAA">
      <w:pPr>
        <w:pStyle w:val="EnglishHangEndNoCoptic"/>
      </w:pPr>
      <w:r>
        <w:tab/>
        <w:t>Suddenly they shoot him down, and will not be afraid.</w:t>
      </w:r>
    </w:p>
    <w:p w14:paraId="0D4AF2F0" w14:textId="77777777" w:rsidR="00704CAA" w:rsidRPr="00AB1781" w:rsidRDefault="00704CAA" w:rsidP="00704CAA">
      <w:pPr>
        <w:pStyle w:val="EnglishHangNoCoptic"/>
      </w:pPr>
      <w:r w:rsidRPr="00AB1781">
        <w:t>6 They encourage</w:t>
      </w:r>
      <w:r>
        <w:t>d</w:t>
      </w:r>
      <w:r w:rsidRPr="00AB1781">
        <w:t xml:space="preserve"> one another in an evil design;</w:t>
      </w:r>
    </w:p>
    <w:p w14:paraId="0F56A5C0" w14:textId="77777777" w:rsidR="00704CAA" w:rsidRPr="00AB1781" w:rsidRDefault="00704CAA" w:rsidP="00704CAA">
      <w:pPr>
        <w:pStyle w:val="EnglishHangNoCoptic"/>
      </w:pPr>
      <w:r w:rsidRPr="00AB1781">
        <w:tab/>
        <w:t>they talk</w:t>
      </w:r>
      <w:r>
        <w:t>ed</w:t>
      </w:r>
      <w:r w:rsidRPr="00AB1781">
        <w:t xml:space="preserve"> of hiding snares.</w:t>
      </w:r>
    </w:p>
    <w:p w14:paraId="0A2171F2" w14:textId="77777777" w:rsidR="00704CAA" w:rsidRPr="00AB1781" w:rsidRDefault="00704CAA" w:rsidP="00704CAA">
      <w:pPr>
        <w:pStyle w:val="EnglishHangEndNoCoptic"/>
      </w:pPr>
      <w:r>
        <w:tab/>
        <w:t>They said, “Who will see them?”</w:t>
      </w:r>
    </w:p>
    <w:p w14:paraId="401D176C" w14:textId="77777777" w:rsidR="00704CAA" w:rsidRPr="00AB1781" w:rsidRDefault="00704CAA" w:rsidP="00704CAA">
      <w:pPr>
        <w:pStyle w:val="EnglishHangNoCoptic"/>
      </w:pPr>
      <w:r w:rsidRPr="00AB1781">
        <w:t>7 They search out iniquity;</w:t>
      </w:r>
    </w:p>
    <w:p w14:paraId="37186127" w14:textId="77777777" w:rsidR="00704CAA" w:rsidRPr="00AB1781" w:rsidRDefault="00704CAA" w:rsidP="00704CAA">
      <w:pPr>
        <w:pStyle w:val="EnglishHangNoCoptic"/>
      </w:pPr>
      <w:r w:rsidRPr="00AB1781">
        <w:tab/>
        <w:t xml:space="preserve">they </w:t>
      </w:r>
      <w:r>
        <w:t>expired while</w:t>
      </w:r>
      <w:r w:rsidRPr="00AB1781">
        <w:t xml:space="preserve"> in their search.</w:t>
      </w:r>
    </w:p>
    <w:p w14:paraId="3D53E39E" w14:textId="77777777" w:rsidR="00704CAA" w:rsidRPr="00AB1781" w:rsidRDefault="00704CAA" w:rsidP="00704CAA">
      <w:pPr>
        <w:pStyle w:val="EnglishHangEndNoCoptic"/>
      </w:pPr>
      <w:r w:rsidRPr="00AB1781">
        <w:tab/>
        <w:t>A man will come whose heart is deep,</w:t>
      </w:r>
    </w:p>
    <w:p w14:paraId="5650050E" w14:textId="77777777" w:rsidR="00704CAA" w:rsidRPr="00AB1781" w:rsidRDefault="00704CAA" w:rsidP="00704CAA">
      <w:pPr>
        <w:pStyle w:val="EnglishHangNoCoptic"/>
      </w:pPr>
      <w:r w:rsidRPr="00AB1781">
        <w:t>8 and God will be exalted.</w:t>
      </w:r>
    </w:p>
    <w:p w14:paraId="56DED010" w14:textId="77777777" w:rsidR="00704CAA" w:rsidRPr="00AB1781" w:rsidRDefault="00704CAA" w:rsidP="00704CAA">
      <w:pPr>
        <w:pStyle w:val="EnglishHangEndNoCoptic"/>
      </w:pPr>
      <w:r w:rsidRPr="00AB1781">
        <w:tab/>
        <w:t xml:space="preserve">Their blows </w:t>
      </w:r>
      <w:r>
        <w:t>became like an infant’s dart</w:t>
      </w:r>
      <w:r w:rsidRPr="00AB1781">
        <w:t>,</w:t>
      </w:r>
    </w:p>
    <w:p w14:paraId="3CE0D7D2" w14:textId="77777777" w:rsidR="00704CAA" w:rsidRPr="00AB1781" w:rsidRDefault="00704CAA" w:rsidP="00704CAA">
      <w:pPr>
        <w:pStyle w:val="EnglishHangNoCoptic"/>
      </w:pPr>
      <w:r w:rsidRPr="00AB1781">
        <w:t xml:space="preserve">9 and their tongues </w:t>
      </w:r>
      <w:r>
        <w:t>became feeble against them</w:t>
      </w:r>
      <w:r w:rsidRPr="00AB1781">
        <w:t>.</w:t>
      </w:r>
    </w:p>
    <w:p w14:paraId="18C45D3F" w14:textId="77777777" w:rsidR="00704CAA" w:rsidRPr="00AB1781" w:rsidRDefault="00704CAA" w:rsidP="00704CAA">
      <w:pPr>
        <w:pStyle w:val="EnglishHangEndNoCoptic"/>
      </w:pPr>
      <w:r>
        <w:tab/>
        <w:t>All who saw</w:t>
      </w:r>
      <w:r w:rsidRPr="00AB1781">
        <w:t xml:space="preserve"> them </w:t>
      </w:r>
      <w:r>
        <w:t>were troubled,</w:t>
      </w:r>
    </w:p>
    <w:p w14:paraId="4039F814" w14:textId="77777777" w:rsidR="00704CAA" w:rsidRPr="00AB1781" w:rsidRDefault="00704CAA" w:rsidP="00704CAA">
      <w:pPr>
        <w:pStyle w:val="EnglishHangNoCoptic"/>
      </w:pPr>
      <w:r w:rsidRPr="00AB1781">
        <w:t xml:space="preserve">10 </w:t>
      </w:r>
      <w:r>
        <w:t>and every man was</w:t>
      </w:r>
      <w:r w:rsidRPr="00AB1781">
        <w:t xml:space="preserve"> afraid,</w:t>
      </w:r>
    </w:p>
    <w:p w14:paraId="0AEEE7F8" w14:textId="77777777" w:rsidR="00704CAA" w:rsidRPr="00AB1781" w:rsidRDefault="00704CAA" w:rsidP="00704CAA">
      <w:pPr>
        <w:pStyle w:val="EnglishHangNoCoptic"/>
      </w:pPr>
      <w:r w:rsidRPr="00AB1781">
        <w:tab/>
        <w:t xml:space="preserve">and they </w:t>
      </w:r>
      <w:r>
        <w:t>proclaimed</w:t>
      </w:r>
      <w:r w:rsidRPr="00AB1781">
        <w:t xml:space="preserve"> the works of God</w:t>
      </w:r>
      <w:r>
        <w:t>,</w:t>
      </w:r>
    </w:p>
    <w:p w14:paraId="0A45BA43" w14:textId="77777777" w:rsidR="00704CAA" w:rsidRPr="00AB1781" w:rsidRDefault="00704CAA" w:rsidP="00704CAA">
      <w:pPr>
        <w:pStyle w:val="EnglishHangEndNoCoptic"/>
      </w:pPr>
      <w:r w:rsidRPr="00AB1781">
        <w:tab/>
        <w:t xml:space="preserve">and </w:t>
      </w:r>
      <w:r>
        <w:t>understood</w:t>
      </w:r>
      <w:r w:rsidRPr="00AB1781">
        <w:t xml:space="preserve"> His actions.</w:t>
      </w:r>
    </w:p>
    <w:p w14:paraId="3007536A" w14:textId="77777777" w:rsidR="00704CAA" w:rsidRPr="00AB1781" w:rsidRDefault="00704CAA" w:rsidP="00704CAA">
      <w:pPr>
        <w:pStyle w:val="EnglishHangNoCoptic"/>
      </w:pPr>
      <w:r w:rsidRPr="00AB1781">
        <w:t xml:space="preserve">11 The righteous man will </w:t>
      </w:r>
      <w:r>
        <w:t>be glad</w:t>
      </w:r>
      <w:r w:rsidRPr="00AB1781">
        <w:t xml:space="preserve"> in the Lord,</w:t>
      </w:r>
    </w:p>
    <w:p w14:paraId="2417D064" w14:textId="77777777" w:rsidR="00704CAA" w:rsidRPr="00AB1781" w:rsidRDefault="00704CAA" w:rsidP="00704CAA">
      <w:pPr>
        <w:pStyle w:val="EnglishHangNoCoptic"/>
      </w:pPr>
      <w:r w:rsidRPr="00AB1781">
        <w:tab/>
        <w:t xml:space="preserve">and will </w:t>
      </w:r>
      <w:r>
        <w:t>hope</w:t>
      </w:r>
      <w:r w:rsidRPr="00AB1781">
        <w:t xml:space="preserve"> in Him;</w:t>
      </w:r>
    </w:p>
    <w:p w14:paraId="40A25FB9" w14:textId="77777777" w:rsidR="00704CAA" w:rsidRDefault="00704CAA" w:rsidP="00704CAA">
      <w:pPr>
        <w:pStyle w:val="EnglishHangEndNoCoptic"/>
      </w:pPr>
      <w:r w:rsidRPr="00AB1781">
        <w:tab/>
        <w:t>and all the upright in heart will be praised</w:t>
      </w:r>
      <w:r>
        <w:rPr>
          <w:rStyle w:val="FootnoteReference"/>
        </w:rPr>
        <w:footnoteReference w:id="327"/>
      </w:r>
      <w:r w:rsidRPr="00AB1781">
        <w:t>.</w:t>
      </w:r>
    </w:p>
    <w:p w14:paraId="303F1C6B" w14:textId="77777777" w:rsidR="00704CAA" w:rsidRDefault="00704CAA" w:rsidP="00704CAA">
      <w:pPr>
        <w:pStyle w:val="Rubric"/>
      </w:pPr>
      <w:r>
        <w:t>Glory…</w:t>
      </w:r>
    </w:p>
    <w:p w14:paraId="0031F10B" w14:textId="77777777" w:rsidR="00704CAA" w:rsidRPr="00AB1781" w:rsidRDefault="00704CAA" w:rsidP="00704CAA">
      <w:pPr>
        <w:pStyle w:val="Heading3"/>
      </w:pPr>
      <w:bookmarkStart w:id="275" w:name="_Ref435438574"/>
      <w:bookmarkStart w:id="276" w:name="_Toc473283607"/>
      <w:r w:rsidRPr="00AB1781">
        <w:t>K</w:t>
      </w:r>
      <w:r>
        <w:t>athisma 9</w:t>
      </w:r>
      <w:bookmarkEnd w:id="275"/>
      <w:bookmarkEnd w:id="276"/>
    </w:p>
    <w:p w14:paraId="16F8E101" w14:textId="77777777" w:rsidR="00704CAA" w:rsidRPr="00C879D4" w:rsidRDefault="00704CAA" w:rsidP="00704CAA">
      <w:pPr>
        <w:pStyle w:val="Heading4"/>
      </w:pPr>
      <w:r>
        <w:t>Psalm</w:t>
      </w:r>
      <w:r w:rsidRPr="00AB1781">
        <w:t xml:space="preserve"> 64</w:t>
      </w:r>
      <w:r>
        <w:t>: “Praise is due to You, O God, in Zion”</w:t>
      </w:r>
    </w:p>
    <w:p w14:paraId="64DCAB1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009BB33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70379461" w14:textId="77777777" w:rsidR="00704CAA" w:rsidRPr="00AB1781" w:rsidRDefault="00704CAA" w:rsidP="00704CAA">
      <w:pPr>
        <w:pStyle w:val="Rubric"/>
      </w:pPr>
      <w:r w:rsidRPr="00AB1781">
        <w:lastRenderedPageBreak/>
        <w:t>1 (</w:t>
      </w:r>
      <w:r>
        <w:t>For the end; a</w:t>
      </w:r>
      <w:r w:rsidRPr="00AB1781">
        <w:t xml:space="preserve"> Psalm by David</w:t>
      </w:r>
      <w:r>
        <w:t>; an ode; sung by Jeremiah and Ezekiel when they were about to be led away captive.</w:t>
      </w:r>
      <w:r w:rsidRPr="00AB1781">
        <w:t>)</w:t>
      </w:r>
    </w:p>
    <w:p w14:paraId="1F44450D" w14:textId="77777777" w:rsidR="00704CAA" w:rsidRPr="00AB1781" w:rsidRDefault="00704CAA" w:rsidP="00704CAA">
      <w:pPr>
        <w:pStyle w:val="EnglishHangNoCoptic"/>
      </w:pPr>
      <w:r w:rsidRPr="00AB1781">
        <w:t xml:space="preserve">2 Praise is due to </w:t>
      </w:r>
      <w:r>
        <w:t>You, O God, in Zion,</w:t>
      </w:r>
    </w:p>
    <w:p w14:paraId="1919D3D3" w14:textId="77777777" w:rsidR="00704CAA" w:rsidRPr="00AB1781" w:rsidRDefault="00704CAA" w:rsidP="00704CAA">
      <w:pPr>
        <w:pStyle w:val="EnglishHangEndNoCoptic"/>
      </w:pPr>
      <w:r w:rsidRPr="00AB1781">
        <w:tab/>
        <w:t xml:space="preserve">and </w:t>
      </w:r>
      <w:r>
        <w:t>prayer</w:t>
      </w:r>
      <w:r w:rsidRPr="00AB1781">
        <w:t xml:space="preserve"> </w:t>
      </w:r>
      <w:r>
        <w:t>will</w:t>
      </w:r>
      <w:r w:rsidRPr="00AB1781">
        <w:t xml:space="preserve"> be </w:t>
      </w:r>
      <w:r>
        <w:t>offered</w:t>
      </w:r>
      <w:r w:rsidRPr="00AB1781">
        <w:t xml:space="preserve"> to </w:t>
      </w:r>
      <w:r>
        <w:t>You</w:t>
      </w:r>
      <w:r w:rsidRPr="00AB1781">
        <w:t xml:space="preserve"> in Jerusalem.</w:t>
      </w:r>
      <w:r>
        <w:rPr>
          <w:rStyle w:val="FootnoteReference"/>
        </w:rPr>
        <w:footnoteReference w:id="328"/>
      </w:r>
    </w:p>
    <w:p w14:paraId="0EDFFFCD" w14:textId="77777777" w:rsidR="00704CAA" w:rsidRPr="00AB1781" w:rsidRDefault="00704CAA" w:rsidP="00704CAA">
      <w:pPr>
        <w:pStyle w:val="EnglishHangNoCoptic"/>
      </w:pPr>
      <w:r>
        <w:t>3 Hear my prayer [O God]</w:t>
      </w:r>
      <w:r>
        <w:rPr>
          <w:rStyle w:val="FootnoteReference"/>
        </w:rPr>
        <w:footnoteReference w:id="329"/>
      </w:r>
      <w:r>
        <w:t>!</w:t>
      </w:r>
    </w:p>
    <w:p w14:paraId="42650D26" w14:textId="77777777" w:rsidR="00704CAA" w:rsidRPr="00AB1781" w:rsidRDefault="00704CAA" w:rsidP="00704CAA">
      <w:pPr>
        <w:pStyle w:val="EnglishHangEndNoCoptic"/>
      </w:pPr>
      <w:r>
        <w:tab/>
        <w:t>A</w:t>
      </w:r>
      <w:r w:rsidRPr="00AB1781">
        <w:t>ll flesh will come</w:t>
      </w:r>
      <w:r>
        <w:t xml:space="preserve"> to You</w:t>
      </w:r>
      <w:r w:rsidRPr="00AB1781">
        <w:t>.</w:t>
      </w:r>
    </w:p>
    <w:p w14:paraId="39B6550E" w14:textId="77777777" w:rsidR="00704CAA" w:rsidRPr="00AB1781" w:rsidRDefault="00704CAA" w:rsidP="00704CAA">
      <w:pPr>
        <w:pStyle w:val="EnglishHangNoCoptic"/>
      </w:pPr>
      <w:r w:rsidRPr="00AB1781">
        <w:t xml:space="preserve">4 The words of </w:t>
      </w:r>
      <w:r>
        <w:t>the ungodly</w:t>
      </w:r>
      <w:r w:rsidRPr="00AB1781">
        <w:t xml:space="preserve"> </w:t>
      </w:r>
      <w:r>
        <w:t xml:space="preserve">have </w:t>
      </w:r>
      <w:r w:rsidRPr="00AB1781">
        <w:t>overwhelm us,</w:t>
      </w:r>
    </w:p>
    <w:p w14:paraId="22E9C34B" w14:textId="77777777" w:rsidR="00704CAA" w:rsidRPr="00AB1781" w:rsidRDefault="00704CAA" w:rsidP="00704CAA">
      <w:pPr>
        <w:pStyle w:val="EnglishHangEndNoCoptic"/>
      </w:pPr>
      <w:r w:rsidRPr="00AB1781">
        <w:tab/>
        <w:t xml:space="preserve">but </w:t>
      </w:r>
      <w:r>
        <w:t>You</w:t>
      </w:r>
      <w:r w:rsidRPr="00AB1781">
        <w:t xml:space="preserve"> </w:t>
      </w:r>
      <w:r>
        <w:t>will</w:t>
      </w:r>
      <w:r w:rsidRPr="00AB1781">
        <w:t xml:space="preserve"> </w:t>
      </w:r>
      <w:r>
        <w:t>atone</w:t>
      </w:r>
      <w:r w:rsidRPr="00AB1781">
        <w:t xml:space="preserve"> our impieties.</w:t>
      </w:r>
    </w:p>
    <w:p w14:paraId="7CF5D97A" w14:textId="77777777" w:rsidR="00704CAA" w:rsidRPr="00AB1781" w:rsidRDefault="00704CAA" w:rsidP="00704CAA">
      <w:pPr>
        <w:pStyle w:val="EnglishHangNoCoptic"/>
      </w:pPr>
      <w:r w:rsidRPr="00AB1781">
        <w:t xml:space="preserve">5 Blessed is he whom </w:t>
      </w:r>
      <w:r>
        <w:t>You</w:t>
      </w:r>
      <w:r w:rsidRPr="00AB1781">
        <w:t xml:space="preserve"> </w:t>
      </w:r>
      <w:r>
        <w:t>have</w:t>
      </w:r>
      <w:r w:rsidRPr="00AB1781">
        <w:t xml:space="preserve"> chosen</w:t>
      </w:r>
    </w:p>
    <w:p w14:paraId="7EA5173A" w14:textId="77777777" w:rsidR="00704CAA" w:rsidRPr="00AB1781" w:rsidRDefault="00704CAA" w:rsidP="00704CAA">
      <w:pPr>
        <w:pStyle w:val="EnglishHangNoCoptic"/>
      </w:pPr>
      <w:r w:rsidRPr="00AB1781">
        <w:tab/>
        <w:t xml:space="preserve">and taken to </w:t>
      </w:r>
      <w:r>
        <w:t>Yourself</w:t>
      </w:r>
      <w:r w:rsidRPr="00AB1781">
        <w:t>;</w:t>
      </w:r>
    </w:p>
    <w:p w14:paraId="1E78FA4B" w14:textId="77777777" w:rsidR="00704CAA" w:rsidRPr="00AB1781" w:rsidRDefault="00704CAA" w:rsidP="00704CAA">
      <w:pPr>
        <w:pStyle w:val="EnglishHangNoCoptic"/>
      </w:pPr>
      <w:r w:rsidRPr="00AB1781">
        <w:tab/>
        <w:t xml:space="preserve">he </w:t>
      </w:r>
      <w:r>
        <w:t>will</w:t>
      </w:r>
      <w:r w:rsidRPr="00AB1781">
        <w:t xml:space="preserve"> dwell in </w:t>
      </w:r>
      <w:r>
        <w:t>Your</w:t>
      </w:r>
      <w:r w:rsidRPr="00AB1781">
        <w:t xml:space="preserve"> courts</w:t>
      </w:r>
      <w:r>
        <w:t xml:space="preserve"> [forever]</w:t>
      </w:r>
      <w:r>
        <w:rPr>
          <w:rStyle w:val="FootnoteReference"/>
        </w:rPr>
        <w:footnoteReference w:id="330"/>
      </w:r>
      <w:r w:rsidRPr="00AB1781">
        <w:t>.</w:t>
      </w:r>
    </w:p>
    <w:p w14:paraId="2226CA38" w14:textId="77777777" w:rsidR="00704CAA" w:rsidRPr="00AB1781" w:rsidRDefault="00704CAA" w:rsidP="00704CAA">
      <w:pPr>
        <w:pStyle w:val="EnglishHangNoCoptic"/>
      </w:pPr>
      <w:r w:rsidRPr="00AB1781">
        <w:tab/>
        <w:t xml:space="preserve">We </w:t>
      </w:r>
      <w:r>
        <w:t>will</w:t>
      </w:r>
      <w:r w:rsidRPr="00AB1781">
        <w:t xml:space="preserve"> be filled with the </w:t>
      </w:r>
      <w:r>
        <w:t>good things</w:t>
      </w:r>
      <w:r w:rsidRPr="00AB1781">
        <w:t xml:space="preserve"> of </w:t>
      </w:r>
      <w:r>
        <w:t>Your</w:t>
      </w:r>
      <w:r w:rsidRPr="00AB1781">
        <w:t xml:space="preserve"> house;</w:t>
      </w:r>
    </w:p>
    <w:p w14:paraId="452877F2" w14:textId="77777777" w:rsidR="00704CAA" w:rsidRPr="00AB1781" w:rsidRDefault="00704CAA" w:rsidP="00704CAA">
      <w:pPr>
        <w:pStyle w:val="EnglishHangEndNoCoptic"/>
      </w:pPr>
      <w:r>
        <w:tab/>
        <w:t>Your</w:t>
      </w:r>
      <w:r w:rsidRPr="00AB1781">
        <w:t xml:space="preserve"> temple</w:t>
      </w:r>
      <w:r>
        <w:t xml:space="preserve"> is holy</w:t>
      </w:r>
      <w:r w:rsidRPr="00AB1781">
        <w:t xml:space="preserve">, wonderful in </w:t>
      </w:r>
      <w:r>
        <w:t>righteousness</w:t>
      </w:r>
      <w:r w:rsidRPr="00AB1781">
        <w:t>.</w:t>
      </w:r>
      <w:r w:rsidRPr="00AB1781">
        <w:rPr>
          <w:rStyle w:val="FootnoteReference"/>
        </w:rPr>
        <w:footnoteReference w:id="331"/>
      </w:r>
    </w:p>
    <w:p w14:paraId="3C8E6232" w14:textId="77777777" w:rsidR="00704CAA" w:rsidRPr="00AB1781" w:rsidRDefault="00704CAA" w:rsidP="00704CAA">
      <w:pPr>
        <w:pStyle w:val="EnglishHangNoCoptic"/>
      </w:pPr>
      <w:r w:rsidRPr="00AB1781">
        <w:t>6 Hear us, O God our Saviour,</w:t>
      </w:r>
    </w:p>
    <w:p w14:paraId="3D59E57E" w14:textId="77777777" w:rsidR="00704CAA" w:rsidRPr="00AB1781" w:rsidRDefault="00704CAA" w:rsidP="00704CAA">
      <w:pPr>
        <w:pStyle w:val="EnglishHangNoCoptic"/>
      </w:pPr>
      <w:r w:rsidRPr="00AB1781">
        <w:tab/>
        <w:t>the hope of all the ends of the earth,</w:t>
      </w:r>
    </w:p>
    <w:p w14:paraId="3CC5D7A2" w14:textId="77777777" w:rsidR="00704CAA" w:rsidRPr="00AB1781" w:rsidRDefault="00704CAA" w:rsidP="00704CAA">
      <w:pPr>
        <w:pStyle w:val="EnglishHangEndNoCoptic"/>
      </w:pPr>
      <w:r w:rsidRPr="00AB1781">
        <w:tab/>
        <w:t>and o</w:t>
      </w:r>
      <w:r>
        <w:t>f those who are far away at sea,</w:t>
      </w:r>
    </w:p>
    <w:p w14:paraId="0CEE38EC" w14:textId="77777777" w:rsidR="00704CAA" w:rsidRPr="00AB1781" w:rsidRDefault="00704CAA" w:rsidP="00704CAA">
      <w:pPr>
        <w:pStyle w:val="EnglishHangNoCoptic"/>
      </w:pPr>
      <w:r w:rsidRPr="00AB1781">
        <w:t xml:space="preserve">7 Who </w:t>
      </w:r>
      <w:r>
        <w:t>prepares</w:t>
      </w:r>
      <w:r w:rsidRPr="00AB1781">
        <w:t xml:space="preserve"> </w:t>
      </w:r>
      <w:r>
        <w:t>mountains in His</w:t>
      </w:r>
      <w:r w:rsidRPr="00AB1781">
        <w:t xml:space="preserve"> strength,</w:t>
      </w:r>
    </w:p>
    <w:p w14:paraId="2A0A6BC2" w14:textId="77777777" w:rsidR="00704CAA" w:rsidRPr="00AB1781" w:rsidRDefault="00704CAA" w:rsidP="00704CAA">
      <w:pPr>
        <w:pStyle w:val="EnglishHangEndNoCoptic"/>
      </w:pPr>
      <w:r w:rsidRPr="00AB1781">
        <w:tab/>
        <w:t xml:space="preserve">Who </w:t>
      </w:r>
      <w:r>
        <w:t>is girded with power,</w:t>
      </w:r>
    </w:p>
    <w:p w14:paraId="6CD4C9E4" w14:textId="77777777" w:rsidR="00704CAA" w:rsidRPr="00AB1781" w:rsidRDefault="00704CAA" w:rsidP="00704CAA">
      <w:pPr>
        <w:pStyle w:val="EnglishHangNoCoptic"/>
      </w:pPr>
      <w:r w:rsidRPr="00AB1781">
        <w:t xml:space="preserve">8 Who </w:t>
      </w:r>
      <w:r>
        <w:t>stirs</w:t>
      </w:r>
      <w:r w:rsidRPr="00AB1781">
        <w:t xml:space="preserve"> the depths of the sea</w:t>
      </w:r>
      <w:r>
        <w:t>,</w:t>
      </w:r>
    </w:p>
    <w:p w14:paraId="3A52168E" w14:textId="77777777" w:rsidR="00704CAA" w:rsidRPr="00AB1781" w:rsidRDefault="00704CAA" w:rsidP="00704CAA">
      <w:pPr>
        <w:pStyle w:val="EnglishHangEndNoCoptic"/>
      </w:pPr>
      <w:r>
        <w:tab/>
        <w:t>and stills</w:t>
      </w:r>
      <w:r w:rsidRPr="00AB1781">
        <w:t xml:space="preserve"> its roaring waves.</w:t>
      </w:r>
      <w:r w:rsidRPr="00AB1781">
        <w:rPr>
          <w:rStyle w:val="FootnoteReference"/>
        </w:rPr>
        <w:footnoteReference w:id="332"/>
      </w:r>
    </w:p>
    <w:p w14:paraId="7A38209F" w14:textId="77777777" w:rsidR="00704CAA" w:rsidRPr="00AB1781" w:rsidRDefault="00704CAA" w:rsidP="00704CAA">
      <w:pPr>
        <w:pStyle w:val="EnglishHangNoCoptic"/>
      </w:pPr>
      <w:r w:rsidRPr="00AB1781">
        <w:t xml:space="preserve">9 The nations </w:t>
      </w:r>
      <w:r>
        <w:t>will be</w:t>
      </w:r>
      <w:r w:rsidRPr="00AB1781">
        <w:t xml:space="preserve"> </w:t>
      </w:r>
      <w:r>
        <w:t>troubled,</w:t>
      </w:r>
    </w:p>
    <w:p w14:paraId="56486833" w14:textId="77777777" w:rsidR="00704CAA" w:rsidRPr="00AB1781" w:rsidRDefault="00704CAA" w:rsidP="00704CAA">
      <w:pPr>
        <w:pStyle w:val="EnglishHangNoCoptic"/>
      </w:pPr>
      <w:r w:rsidRPr="00AB1781">
        <w:tab/>
        <w:t xml:space="preserve">and those who inhabit the </w:t>
      </w:r>
      <w:r>
        <w:t>ends of the earth</w:t>
      </w:r>
    </w:p>
    <w:p w14:paraId="32D250DC" w14:textId="77777777" w:rsidR="00704CAA" w:rsidRPr="00AB1781" w:rsidRDefault="00704CAA" w:rsidP="00704CAA">
      <w:pPr>
        <w:pStyle w:val="EnglishHangNoCoptic"/>
      </w:pPr>
      <w:r w:rsidRPr="00AB1781">
        <w:tab/>
      </w:r>
      <w:r>
        <w:t>will be</w:t>
      </w:r>
      <w:r w:rsidRPr="00AB1781">
        <w:t xml:space="preserve"> afraid at </w:t>
      </w:r>
      <w:r>
        <w:t>Your signs</w:t>
      </w:r>
      <w:r w:rsidRPr="00AB1781">
        <w:t>.</w:t>
      </w:r>
    </w:p>
    <w:p w14:paraId="4974C3B7" w14:textId="77777777" w:rsidR="00704CAA" w:rsidRPr="00AB1781" w:rsidRDefault="00704CAA" w:rsidP="00704CAA">
      <w:pPr>
        <w:pStyle w:val="EnglishHangEndNoCoptic"/>
      </w:pPr>
      <w:r w:rsidRPr="00AB1781">
        <w:tab/>
      </w:r>
      <w:r>
        <w:t>You will gladden</w:t>
      </w:r>
      <w:r w:rsidRPr="00AB1781">
        <w:t xml:space="preserve"> </w:t>
      </w:r>
      <w:r>
        <w:t xml:space="preserve">the </w:t>
      </w:r>
      <w:r w:rsidRPr="00AB1781">
        <w:t>sunrise and sunset.</w:t>
      </w:r>
    </w:p>
    <w:p w14:paraId="1F851B60" w14:textId="77777777" w:rsidR="00704CAA" w:rsidRPr="00AB1781" w:rsidRDefault="00704CAA" w:rsidP="00704CAA">
      <w:pPr>
        <w:pStyle w:val="EnglishHangNoCoptic"/>
      </w:pPr>
      <w:r w:rsidRPr="00AB1781">
        <w:t xml:space="preserve">10 </w:t>
      </w:r>
      <w:r>
        <w:t>You</w:t>
      </w:r>
      <w:r w:rsidRPr="00AB1781">
        <w:t xml:space="preserve"> visit</w:t>
      </w:r>
      <w:r>
        <w:t>ed</w:t>
      </w:r>
      <w:r w:rsidRPr="00AB1781">
        <w:t xml:space="preserve"> the earth and water</w:t>
      </w:r>
      <w:r>
        <w:t>ed</w:t>
      </w:r>
      <w:r w:rsidRPr="00AB1781">
        <w:t xml:space="preserve"> it;</w:t>
      </w:r>
    </w:p>
    <w:p w14:paraId="5077E7D3" w14:textId="77777777" w:rsidR="00704CAA" w:rsidRPr="00AB1781" w:rsidRDefault="00704CAA" w:rsidP="00704CAA">
      <w:pPr>
        <w:pStyle w:val="EnglishHangNoCoptic"/>
      </w:pPr>
      <w:r w:rsidRPr="00AB1781">
        <w:tab/>
      </w:r>
      <w:r>
        <w:t>You</w:t>
      </w:r>
      <w:r w:rsidRPr="00AB1781">
        <w:t xml:space="preserve"> </w:t>
      </w:r>
      <w:r>
        <w:t>enriched it abundantly;</w:t>
      </w:r>
    </w:p>
    <w:p w14:paraId="23055B1A" w14:textId="77777777" w:rsidR="00704CAA" w:rsidRPr="00AB1781" w:rsidRDefault="00704CAA" w:rsidP="00704CAA">
      <w:pPr>
        <w:pStyle w:val="EnglishHangNoCoptic"/>
      </w:pPr>
      <w:r w:rsidRPr="00AB1781">
        <w:tab/>
        <w:t>Th</w:t>
      </w:r>
      <w:r>
        <w:t>e river of God is full of water;</w:t>
      </w:r>
    </w:p>
    <w:p w14:paraId="1F84B8EF" w14:textId="77777777" w:rsidR="00704CAA" w:rsidRPr="00AB1781" w:rsidRDefault="00704CAA" w:rsidP="00704CAA">
      <w:pPr>
        <w:pStyle w:val="EnglishHangNoCoptic"/>
      </w:pPr>
      <w:r w:rsidRPr="00AB1781">
        <w:tab/>
      </w:r>
      <w:r>
        <w:t>You</w:t>
      </w:r>
      <w:r w:rsidRPr="00AB1781">
        <w:t xml:space="preserve"> </w:t>
      </w:r>
      <w:r>
        <w:t>prepare their flood</w:t>
      </w:r>
      <w:r w:rsidRPr="00AB1781">
        <w:t>,</w:t>
      </w:r>
    </w:p>
    <w:p w14:paraId="41B75D0D" w14:textId="77777777" w:rsidR="00704CAA" w:rsidRPr="00AB1781" w:rsidRDefault="00704CAA" w:rsidP="00704CAA">
      <w:pPr>
        <w:pStyle w:val="EnglishHangEndNoCoptic"/>
      </w:pPr>
      <w:r w:rsidRPr="00AB1781">
        <w:tab/>
        <w:t xml:space="preserve">for such is </w:t>
      </w:r>
      <w:r>
        <w:t>Your</w:t>
      </w:r>
      <w:r w:rsidRPr="00AB1781">
        <w:t xml:space="preserve"> provision.</w:t>
      </w:r>
    </w:p>
    <w:p w14:paraId="3279865A" w14:textId="77777777" w:rsidR="00704CAA" w:rsidRPr="00AB1781" w:rsidRDefault="00704CAA" w:rsidP="00704CAA">
      <w:pPr>
        <w:pStyle w:val="EnglishHangNoCoptic"/>
      </w:pPr>
      <w:r w:rsidRPr="00AB1781">
        <w:lastRenderedPageBreak/>
        <w:t xml:space="preserve">11 Water </w:t>
      </w:r>
      <w:r>
        <w:t>its</w:t>
      </w:r>
      <w:r w:rsidRPr="00AB1781">
        <w:t xml:space="preserve"> furrows, </w:t>
      </w:r>
      <w:r>
        <w:t>multiply</w:t>
      </w:r>
      <w:r w:rsidRPr="00AB1781">
        <w:t xml:space="preserve"> </w:t>
      </w:r>
      <w:r>
        <w:t>its</w:t>
      </w:r>
      <w:r w:rsidRPr="00AB1781">
        <w:t xml:space="preserve"> crops;</w:t>
      </w:r>
    </w:p>
    <w:p w14:paraId="7B24013C" w14:textId="77777777" w:rsidR="00704CAA" w:rsidRPr="00AB1781" w:rsidRDefault="00704CAA" w:rsidP="00704CAA">
      <w:pPr>
        <w:pStyle w:val="EnglishHangEndNoCoptic"/>
      </w:pPr>
      <w:r w:rsidRPr="00AB1781">
        <w:tab/>
        <w:t>they w</w:t>
      </w:r>
      <w:r>
        <w:t>ill sprout</w:t>
      </w:r>
      <w:r w:rsidRPr="00AB1781">
        <w:t xml:space="preserve"> and rejoice in the showers.</w:t>
      </w:r>
    </w:p>
    <w:p w14:paraId="2F505322" w14:textId="77777777" w:rsidR="00704CAA" w:rsidRPr="00AB1781" w:rsidRDefault="00704CAA" w:rsidP="00704CAA">
      <w:pPr>
        <w:pStyle w:val="EnglishHangNoCoptic"/>
      </w:pPr>
      <w:r w:rsidRPr="00AB1781">
        <w:t xml:space="preserve">12 </w:t>
      </w:r>
      <w:r>
        <w:t>You</w:t>
      </w:r>
      <w:r w:rsidRPr="00AB1781">
        <w:t xml:space="preserve"> </w:t>
      </w:r>
      <w:r>
        <w:t>will</w:t>
      </w:r>
      <w:r w:rsidRPr="00AB1781">
        <w:t xml:space="preserve"> bless the crown of the year with </w:t>
      </w:r>
      <w:r>
        <w:t>Your</w:t>
      </w:r>
      <w:r w:rsidRPr="00AB1781">
        <w:t xml:space="preserve"> goodness,</w:t>
      </w:r>
    </w:p>
    <w:p w14:paraId="37920E67" w14:textId="77777777" w:rsidR="00704CAA" w:rsidRDefault="00704CAA" w:rsidP="00704CAA">
      <w:pPr>
        <w:pStyle w:val="EnglishHangEndNoCoptic"/>
      </w:pPr>
      <w:r w:rsidRPr="00AB1781">
        <w:tab/>
        <w:t>and the fields will be full of fat stock</w:t>
      </w:r>
      <w:r w:rsidRPr="000676C7">
        <w:rPr>
          <w:rStyle w:val="FootnoteReference"/>
        </w:rPr>
        <w:footnoteReference w:id="333"/>
      </w:r>
      <w:r w:rsidRPr="000676C7">
        <w:rPr>
          <w:rStyle w:val="FootnoteReference"/>
        </w:rPr>
        <w:t>.</w:t>
      </w:r>
    </w:p>
    <w:p w14:paraId="793F5118" w14:textId="77777777" w:rsidR="00704CAA" w:rsidRPr="00AB1781" w:rsidRDefault="00704CAA" w:rsidP="00704CAA">
      <w:pPr>
        <w:pStyle w:val="EnglishHangNoCoptic"/>
      </w:pPr>
      <w:r w:rsidRPr="00AB1781">
        <w:t xml:space="preserve">13 The desert </w:t>
      </w:r>
      <w:r>
        <w:t>fruit will be made fat</w:t>
      </w:r>
      <w:r w:rsidRPr="00AB1781">
        <w:t>,</w:t>
      </w:r>
    </w:p>
    <w:p w14:paraId="0D16F118" w14:textId="77777777" w:rsidR="00704CAA" w:rsidRPr="00AB1781" w:rsidRDefault="00704CAA" w:rsidP="00704CAA">
      <w:pPr>
        <w:pStyle w:val="EnglishHangEndNoCoptic"/>
      </w:pPr>
      <w:r w:rsidRPr="00AB1781">
        <w:tab/>
        <w:t xml:space="preserve">and the hills will </w:t>
      </w:r>
      <w:r>
        <w:t>girdle themselves with</w:t>
      </w:r>
      <w:r w:rsidRPr="00AB1781">
        <w:t xml:space="preserve"> joy.</w:t>
      </w:r>
    </w:p>
    <w:p w14:paraId="442BE46F" w14:textId="77777777" w:rsidR="00704CAA" w:rsidRPr="00AB1781" w:rsidRDefault="00704CAA" w:rsidP="00704CAA">
      <w:pPr>
        <w:pStyle w:val="EnglishHangNoCoptic"/>
      </w:pPr>
      <w:r w:rsidRPr="00AB1781">
        <w:t xml:space="preserve">14 The rams of the flocks </w:t>
      </w:r>
      <w:r>
        <w:t>are clothed with wool</w:t>
      </w:r>
      <w:r w:rsidRPr="00AB1781">
        <w:t>,</w:t>
      </w:r>
    </w:p>
    <w:p w14:paraId="62E7516F" w14:textId="77777777" w:rsidR="00704CAA" w:rsidRPr="00AB1781" w:rsidRDefault="00704CAA" w:rsidP="00704CAA">
      <w:pPr>
        <w:pStyle w:val="EnglishHangNoCoptic"/>
      </w:pPr>
      <w:r w:rsidRPr="00AB1781">
        <w:tab/>
        <w:t xml:space="preserve">and the valleys will </w:t>
      </w:r>
      <w:r>
        <w:t>abound in grain;</w:t>
      </w:r>
    </w:p>
    <w:p w14:paraId="5F2C0ABB" w14:textId="77777777" w:rsidR="00704CAA" w:rsidRPr="00C879D4" w:rsidRDefault="00704CAA" w:rsidP="00704CAA">
      <w:pPr>
        <w:pStyle w:val="EnglishHangEndNoCoptic"/>
      </w:pPr>
      <w:r w:rsidRPr="00AB1781">
        <w:tab/>
        <w:t>They will shout and sing</w:t>
      </w:r>
      <w:r>
        <w:t xml:space="preserve"> hymns</w:t>
      </w:r>
      <w:r w:rsidRPr="00AB1781">
        <w:t>.</w:t>
      </w:r>
    </w:p>
    <w:p w14:paraId="37A487FE" w14:textId="77777777" w:rsidR="00704CAA" w:rsidRPr="00C879D4" w:rsidRDefault="00704CAA" w:rsidP="00704CAA">
      <w:pPr>
        <w:pStyle w:val="Heading4"/>
      </w:pPr>
      <w:r>
        <w:t>Psalm</w:t>
      </w:r>
      <w:r w:rsidRPr="00AB1781">
        <w:t xml:space="preserve"> 65</w:t>
      </w:r>
      <w:r>
        <w:t>: “Make a joyful noise to God, all the earth”</w:t>
      </w:r>
    </w:p>
    <w:p w14:paraId="3E01EFD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You are My Witnesses</w:t>
      </w:r>
    </w:p>
    <w:p w14:paraId="6B5BF4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41B6754C" w14:textId="77777777" w:rsidR="00704CAA" w:rsidRPr="00AB1781" w:rsidRDefault="00704CAA" w:rsidP="00704CAA">
      <w:pPr>
        <w:pStyle w:val="Rubric"/>
      </w:pPr>
      <w:r w:rsidRPr="00AB1781">
        <w:t>1 (</w:t>
      </w:r>
      <w:r>
        <w:t>For the end; a</w:t>
      </w:r>
      <w:r w:rsidRPr="00AB1781">
        <w:t xml:space="preserve"> Song of a Psalm of Resurrection)</w:t>
      </w:r>
      <w:r w:rsidRPr="00AB1781">
        <w:rPr>
          <w:rStyle w:val="FootnoteReference"/>
        </w:rPr>
        <w:footnoteReference w:id="334"/>
      </w:r>
    </w:p>
    <w:p w14:paraId="0FBEBF0D" w14:textId="77777777" w:rsidR="00704CAA" w:rsidRPr="00AB1781" w:rsidRDefault="00704CAA" w:rsidP="00704CAA">
      <w:pPr>
        <w:pStyle w:val="EnglishHangEndNoCoptic"/>
      </w:pPr>
      <w:r>
        <w:t>Make a joyful noise to God, all the earth!</w:t>
      </w:r>
      <w:r w:rsidRPr="00AB1781">
        <w:rPr>
          <w:rStyle w:val="FootnoteReference"/>
        </w:rPr>
        <w:footnoteReference w:id="335"/>
      </w:r>
    </w:p>
    <w:p w14:paraId="23B4126B" w14:textId="77777777" w:rsidR="00704CAA" w:rsidRPr="00AB1781" w:rsidRDefault="00704CAA" w:rsidP="00704CAA">
      <w:pPr>
        <w:pStyle w:val="EnglishHangEndNoCoptic"/>
      </w:pPr>
      <w:r>
        <w:t>2 Sing to His N</w:t>
      </w:r>
      <w:r w:rsidRPr="00AB1781">
        <w:t>ame; give glory to His praise.</w:t>
      </w:r>
    </w:p>
    <w:p w14:paraId="4E334B4B" w14:textId="77777777" w:rsidR="00704CAA" w:rsidRPr="00AB1781" w:rsidRDefault="00704CAA" w:rsidP="00704CAA">
      <w:pPr>
        <w:pStyle w:val="EnglishHangNoCoptic"/>
      </w:pPr>
      <w:r>
        <w:t>3 Say to God, “</w:t>
      </w:r>
      <w:r w:rsidRPr="00AB1781">
        <w:t xml:space="preserve">How </w:t>
      </w:r>
      <w:r>
        <w:t>awesome</w:t>
      </w:r>
      <w:r w:rsidRPr="00AB1781">
        <w:t xml:space="preserve"> are </w:t>
      </w:r>
      <w:r>
        <w:t>Your works!”</w:t>
      </w:r>
    </w:p>
    <w:p w14:paraId="20DC4D78" w14:textId="77777777" w:rsidR="00704CAA" w:rsidRPr="00AB1781" w:rsidRDefault="00704CAA" w:rsidP="00704CAA">
      <w:pPr>
        <w:pStyle w:val="EnglishHangNoCoptic"/>
      </w:pPr>
      <w:r w:rsidRPr="00AB1781">
        <w:tab/>
        <w:t xml:space="preserve">At the greatness of </w:t>
      </w:r>
      <w:r>
        <w:t>Your</w:t>
      </w:r>
      <w:r w:rsidRPr="00AB1781">
        <w:t xml:space="preserve"> power</w:t>
      </w:r>
    </w:p>
    <w:p w14:paraId="3E94CA89" w14:textId="77777777" w:rsidR="00704CAA" w:rsidRPr="00AB1781" w:rsidRDefault="00704CAA" w:rsidP="00704CAA">
      <w:pPr>
        <w:pStyle w:val="EnglishHangEndNoCoptic"/>
      </w:pPr>
      <w:r w:rsidRPr="00AB1781">
        <w:tab/>
      </w:r>
      <w:r>
        <w:t>Your</w:t>
      </w:r>
      <w:r w:rsidRPr="00AB1781">
        <w:t xml:space="preserve"> enemies play false with </w:t>
      </w:r>
      <w:r>
        <w:t>You</w:t>
      </w:r>
      <w:r w:rsidRPr="00AB1781">
        <w:t>.</w:t>
      </w:r>
      <w:r w:rsidRPr="00AB1781">
        <w:rPr>
          <w:rStyle w:val="FootnoteReference"/>
        </w:rPr>
        <w:footnoteReference w:id="336"/>
      </w:r>
    </w:p>
    <w:p w14:paraId="6D2AD0B8" w14:textId="77777777" w:rsidR="00704CAA" w:rsidRPr="00AB1781" w:rsidRDefault="00704CAA" w:rsidP="00704CAA">
      <w:pPr>
        <w:pStyle w:val="EnglishHangNoCoptic"/>
      </w:pPr>
      <w:r w:rsidRPr="00AB1781">
        <w:t>4 Let all the earth</w:t>
      </w:r>
      <w:r w:rsidRPr="00AB1781">
        <w:rPr>
          <w:rStyle w:val="FootnoteReference"/>
        </w:rPr>
        <w:footnoteReference w:id="337"/>
      </w:r>
      <w:r w:rsidRPr="00AB1781">
        <w:t xml:space="preserve"> worship</w:t>
      </w:r>
      <w:r>
        <w:rPr>
          <w:rStyle w:val="FootnoteReference"/>
        </w:rPr>
        <w:footnoteReference w:id="338"/>
      </w:r>
      <w:r w:rsidRPr="00AB1781">
        <w:t xml:space="preserve"> </w:t>
      </w:r>
      <w:r>
        <w:t>You</w:t>
      </w:r>
    </w:p>
    <w:p w14:paraId="1E9612B7" w14:textId="77777777" w:rsidR="00704CAA" w:rsidRPr="00AB1781" w:rsidRDefault="00704CAA" w:rsidP="00704CAA">
      <w:pPr>
        <w:pStyle w:val="EnglishHangNoCoptic"/>
      </w:pPr>
      <w:r w:rsidRPr="00AB1781">
        <w:tab/>
        <w:t xml:space="preserve">and sing to </w:t>
      </w:r>
      <w:r>
        <w:t>You</w:t>
      </w:r>
      <w:r w:rsidRPr="00AB1781">
        <w:t>;</w:t>
      </w:r>
    </w:p>
    <w:p w14:paraId="7E58B14C" w14:textId="77777777" w:rsidR="00704CAA" w:rsidRPr="00AB1781" w:rsidRDefault="00704CAA" w:rsidP="00704CAA">
      <w:pPr>
        <w:pStyle w:val="EnglishHangEndNoCoptic"/>
      </w:pPr>
      <w:r w:rsidRPr="00AB1781">
        <w:tab/>
        <w:t xml:space="preserve">let them sing to </w:t>
      </w:r>
      <w:r>
        <w:t>Your</w:t>
      </w:r>
      <w:r w:rsidRPr="00AB1781">
        <w:t xml:space="preserve"> Name. </w:t>
      </w:r>
      <w:r w:rsidRPr="00AB1781">
        <w:rPr>
          <w:i/>
        </w:rPr>
        <w:t>(Pause)</w:t>
      </w:r>
    </w:p>
    <w:p w14:paraId="2B96A101" w14:textId="77777777" w:rsidR="00704CAA" w:rsidRPr="00AB1781" w:rsidRDefault="00704CAA" w:rsidP="00704CAA">
      <w:pPr>
        <w:pStyle w:val="EnglishHangNoCoptic"/>
      </w:pPr>
      <w:r w:rsidRPr="00AB1781">
        <w:t>5 Come and see the works of God,</w:t>
      </w:r>
      <w:r w:rsidRPr="00AB1781">
        <w:rPr>
          <w:rStyle w:val="FootnoteReference"/>
        </w:rPr>
        <w:footnoteReference w:id="339"/>
      </w:r>
    </w:p>
    <w:p w14:paraId="4CAB6886" w14:textId="77777777" w:rsidR="00704CAA" w:rsidRPr="00AB1781" w:rsidRDefault="00704CAA" w:rsidP="00704CAA">
      <w:pPr>
        <w:pStyle w:val="EnglishHangNoCoptic"/>
      </w:pPr>
      <w:r w:rsidRPr="00AB1781">
        <w:tab/>
      </w:r>
      <w:r>
        <w:t>He is awesome</w:t>
      </w:r>
      <w:r w:rsidRPr="00AB1781">
        <w:t xml:space="preserve"> in His plans</w:t>
      </w:r>
      <w:r w:rsidRPr="00AB1781">
        <w:rPr>
          <w:rStyle w:val="FootnoteReference"/>
        </w:rPr>
        <w:footnoteReference w:id="340"/>
      </w:r>
    </w:p>
    <w:p w14:paraId="66D5A941" w14:textId="77777777" w:rsidR="00704CAA" w:rsidRPr="00AB1781" w:rsidRDefault="00704CAA" w:rsidP="00704CAA">
      <w:pPr>
        <w:pStyle w:val="EnglishHangEndNoCoptic"/>
      </w:pPr>
      <w:r w:rsidRPr="00AB1781">
        <w:tab/>
      </w:r>
      <w:r>
        <w:t>than</w:t>
      </w:r>
      <w:r>
        <w:rPr>
          <w:rStyle w:val="FootnoteReference"/>
        </w:rPr>
        <w:footnoteReference w:id="341"/>
      </w:r>
      <w:r w:rsidRPr="00AB1781">
        <w:t xml:space="preserve"> the sons of men,</w:t>
      </w:r>
    </w:p>
    <w:p w14:paraId="2DCB14E1" w14:textId="77777777" w:rsidR="00704CAA" w:rsidRPr="00AB1781" w:rsidRDefault="00704CAA" w:rsidP="00704CAA">
      <w:pPr>
        <w:pStyle w:val="EnglishHangNoCoptic"/>
      </w:pPr>
      <w:r w:rsidRPr="00AB1781">
        <w:lastRenderedPageBreak/>
        <w:t>6 Who turns the sea into dry land;</w:t>
      </w:r>
    </w:p>
    <w:p w14:paraId="62ECD5A7" w14:textId="77777777" w:rsidR="00704CAA" w:rsidRPr="00AB1781" w:rsidRDefault="00704CAA" w:rsidP="00704CAA">
      <w:pPr>
        <w:pStyle w:val="EnglishHangNoCoptic"/>
      </w:pPr>
      <w:r w:rsidRPr="00AB1781">
        <w:tab/>
        <w:t>they pass through the river on foot.</w:t>
      </w:r>
    </w:p>
    <w:p w14:paraId="32CD404F" w14:textId="77777777" w:rsidR="00704CAA" w:rsidRPr="00AB1781" w:rsidRDefault="00704CAA" w:rsidP="00704CAA">
      <w:pPr>
        <w:pStyle w:val="EnglishHangEndNoCoptic"/>
      </w:pPr>
      <w:r w:rsidRPr="00AB1781">
        <w:tab/>
      </w:r>
      <w:r>
        <w:t>We will be glad in Him there,</w:t>
      </w:r>
    </w:p>
    <w:p w14:paraId="0728EBF9" w14:textId="77777777" w:rsidR="00704CAA" w:rsidRPr="00AB1781" w:rsidRDefault="00704CAA" w:rsidP="00704CAA">
      <w:pPr>
        <w:pStyle w:val="EnglishHangNoCoptic"/>
      </w:pPr>
      <w:r w:rsidRPr="00AB1781">
        <w:t xml:space="preserve">7 </w:t>
      </w:r>
      <w:r>
        <w:t xml:space="preserve">[In Him] </w:t>
      </w:r>
      <w:r w:rsidRPr="00AB1781">
        <w:t xml:space="preserve">Who rules </w:t>
      </w:r>
      <w:r>
        <w:t>eternity in</w:t>
      </w:r>
      <w:r w:rsidRPr="00AB1781">
        <w:t xml:space="preserve"> His </w:t>
      </w:r>
      <w:r>
        <w:t>power;</w:t>
      </w:r>
    </w:p>
    <w:p w14:paraId="47F157B2" w14:textId="77777777" w:rsidR="00704CAA" w:rsidRPr="00AB1781" w:rsidRDefault="00704CAA" w:rsidP="00704CAA">
      <w:pPr>
        <w:pStyle w:val="EnglishHangNoCoptic"/>
      </w:pPr>
      <w:r w:rsidRPr="00AB1781">
        <w:tab/>
        <w:t>His eyes watch over the nation</w:t>
      </w:r>
      <w:r>
        <w:t>s;</w:t>
      </w:r>
      <w:r w:rsidRPr="00AB1781">
        <w:rPr>
          <w:rStyle w:val="FootnoteReference"/>
        </w:rPr>
        <w:footnoteReference w:id="342"/>
      </w:r>
    </w:p>
    <w:p w14:paraId="10BE0FE6" w14:textId="77777777" w:rsidR="00704CAA" w:rsidRPr="00AB1781" w:rsidRDefault="00704CAA" w:rsidP="00704CAA">
      <w:pPr>
        <w:pStyle w:val="EnglishHangNoCoptic"/>
      </w:pPr>
      <w:r w:rsidRPr="00AB1781">
        <w:tab/>
      </w:r>
      <w:r>
        <w:t>Do not let</w:t>
      </w:r>
      <w:r w:rsidRPr="00AB1781">
        <w:t xml:space="preserve"> those who </w:t>
      </w:r>
      <w:r>
        <w:t>provoke</w:t>
      </w:r>
      <w:r w:rsidRPr="00AB1781">
        <w:t xml:space="preserve"> Him</w:t>
      </w:r>
    </w:p>
    <w:p w14:paraId="6674A1ED" w14:textId="77777777" w:rsidR="00704CAA" w:rsidRPr="00AB1781" w:rsidRDefault="00704CAA" w:rsidP="00704CAA">
      <w:pPr>
        <w:pStyle w:val="EnglishHangEndNoCoptic"/>
      </w:pPr>
      <w:r w:rsidRPr="00AB1781">
        <w:tab/>
        <w:t xml:space="preserve">be exalted in themselves. </w:t>
      </w:r>
      <w:r w:rsidRPr="00AB1781">
        <w:rPr>
          <w:i/>
        </w:rPr>
        <w:t>(Pause)</w:t>
      </w:r>
    </w:p>
    <w:p w14:paraId="2374E3DB" w14:textId="77777777" w:rsidR="00704CAA" w:rsidRPr="00AB1781" w:rsidRDefault="00704CAA" w:rsidP="00704CAA">
      <w:pPr>
        <w:pStyle w:val="EnglishHangNoCoptic"/>
      </w:pPr>
      <w:r w:rsidRPr="00AB1781">
        <w:t xml:space="preserve">8 Bless our God, </w:t>
      </w:r>
      <w:r>
        <w:t>O</w:t>
      </w:r>
      <w:r w:rsidRPr="00AB1781">
        <w:t xml:space="preserve"> nations,</w:t>
      </w:r>
    </w:p>
    <w:p w14:paraId="56560B78" w14:textId="77777777" w:rsidR="00704CAA" w:rsidRPr="00C879D4" w:rsidRDefault="00704CAA" w:rsidP="00704CAA">
      <w:pPr>
        <w:pStyle w:val="EnglishHangEndNoCoptic"/>
      </w:pPr>
      <w:r w:rsidRPr="00AB1781">
        <w:tab/>
        <w:t xml:space="preserve">and </w:t>
      </w:r>
      <w:r>
        <w:t>make</w:t>
      </w:r>
      <w:r w:rsidRPr="00AB1781">
        <w:t xml:space="preserve"> the </w:t>
      </w:r>
      <w:r>
        <w:t>voice</w:t>
      </w:r>
      <w:r w:rsidRPr="00AB1781">
        <w:t xml:space="preserve"> of His praise be heard,</w:t>
      </w:r>
    </w:p>
    <w:p w14:paraId="3E02DC4D" w14:textId="77777777" w:rsidR="00704CAA" w:rsidRPr="00AB1781" w:rsidRDefault="00704CAA" w:rsidP="00704CAA">
      <w:pPr>
        <w:pStyle w:val="EnglishHangNoCoptic"/>
      </w:pPr>
      <w:r>
        <w:t>9 Who</w:t>
      </w:r>
      <w:r w:rsidRPr="00AB1781">
        <w:t xml:space="preserve"> restored my soul to life</w:t>
      </w:r>
    </w:p>
    <w:p w14:paraId="0ECA4A6C" w14:textId="77777777" w:rsidR="00704CAA" w:rsidRPr="00AB1781" w:rsidRDefault="00704CAA" w:rsidP="00704CAA">
      <w:pPr>
        <w:pStyle w:val="EnglishHangEndNoCoptic"/>
      </w:pPr>
      <w:r w:rsidRPr="00AB1781">
        <w:tab/>
        <w:t>and has not allowed my feet to stumble.</w:t>
      </w:r>
    </w:p>
    <w:p w14:paraId="0195B98D" w14:textId="77777777" w:rsidR="00704CAA" w:rsidRPr="00AB1781" w:rsidRDefault="00704CAA" w:rsidP="00704CAA">
      <w:pPr>
        <w:pStyle w:val="EnglishHangNoCoptic"/>
      </w:pPr>
      <w:r w:rsidRPr="00AB1781">
        <w:t xml:space="preserve">10 For </w:t>
      </w:r>
      <w:r>
        <w:t>You</w:t>
      </w:r>
      <w:r w:rsidRPr="00AB1781">
        <w:t xml:space="preserve">, O God, </w:t>
      </w:r>
      <w:r>
        <w:t>tested us</w:t>
      </w:r>
      <w:r w:rsidRPr="00AB1781">
        <w:t>;</w:t>
      </w:r>
    </w:p>
    <w:p w14:paraId="67FBFF0E" w14:textId="77777777" w:rsidR="00704CAA" w:rsidRPr="00AB1781" w:rsidRDefault="00704CAA" w:rsidP="00704CAA">
      <w:pPr>
        <w:pStyle w:val="EnglishHangEndNoCoptic"/>
      </w:pPr>
      <w:r w:rsidRPr="00AB1781">
        <w:tab/>
      </w:r>
      <w:r>
        <w:t>You</w:t>
      </w:r>
      <w:r w:rsidRPr="00AB1781">
        <w:t xml:space="preserve"> tried us as silver is tried.</w:t>
      </w:r>
    </w:p>
    <w:p w14:paraId="4974BC10" w14:textId="77777777" w:rsidR="00704CAA" w:rsidRPr="00AB1781" w:rsidRDefault="00704CAA" w:rsidP="00704CAA">
      <w:pPr>
        <w:pStyle w:val="EnglishHangNoCoptic"/>
      </w:pPr>
      <w:r w:rsidRPr="00AB1781">
        <w:t xml:space="preserve">11 </w:t>
      </w:r>
      <w:r>
        <w:t>You</w:t>
      </w:r>
      <w:r w:rsidRPr="00AB1781">
        <w:t xml:space="preserve"> </w:t>
      </w:r>
      <w:r>
        <w:t>did</w:t>
      </w:r>
      <w:r w:rsidRPr="00AB1781">
        <w:t xml:space="preserve"> bring us into the </w:t>
      </w:r>
      <w:r>
        <w:t>snare</w:t>
      </w:r>
      <w:r w:rsidRPr="00AB1781">
        <w:t>;</w:t>
      </w:r>
      <w:r w:rsidRPr="00AB1781">
        <w:rPr>
          <w:rStyle w:val="FootnoteReference"/>
        </w:rPr>
        <w:footnoteReference w:id="343"/>
      </w:r>
    </w:p>
    <w:p w14:paraId="1E5FA069" w14:textId="77777777" w:rsidR="00704CAA" w:rsidRPr="00AB1781" w:rsidRDefault="00704CAA" w:rsidP="00704CAA">
      <w:pPr>
        <w:pStyle w:val="EnglishHangEndNoCoptic"/>
      </w:pPr>
      <w:r w:rsidRPr="00AB1781">
        <w:tab/>
      </w:r>
      <w:r>
        <w:t>You</w:t>
      </w:r>
      <w:r w:rsidRPr="00AB1781">
        <w:t xml:space="preserve"> </w:t>
      </w:r>
      <w:r>
        <w:t>laid</w:t>
      </w:r>
      <w:r w:rsidRPr="00AB1781">
        <w:t xml:space="preserve"> afflictions on our backs.</w:t>
      </w:r>
    </w:p>
    <w:p w14:paraId="55999384" w14:textId="77777777" w:rsidR="00704CAA" w:rsidRPr="00AB1781" w:rsidRDefault="00704CAA" w:rsidP="00704CAA">
      <w:pPr>
        <w:pStyle w:val="EnglishHangNoCoptic"/>
      </w:pPr>
      <w:r w:rsidRPr="00AB1781">
        <w:t xml:space="preserve">12 </w:t>
      </w:r>
      <w:r>
        <w:t>You</w:t>
      </w:r>
      <w:r w:rsidRPr="00AB1781">
        <w:t xml:space="preserve"> set men over our heads;</w:t>
      </w:r>
    </w:p>
    <w:p w14:paraId="7FBD11B4" w14:textId="77777777" w:rsidR="00704CAA" w:rsidRPr="00AB1781" w:rsidRDefault="00704CAA" w:rsidP="00704CAA">
      <w:pPr>
        <w:pStyle w:val="EnglishHangNoCoptic"/>
      </w:pPr>
      <w:r w:rsidRPr="00AB1781">
        <w:tab/>
        <w:t>we passed through fire and water,</w:t>
      </w:r>
    </w:p>
    <w:p w14:paraId="135D3608" w14:textId="77777777" w:rsidR="00704CAA" w:rsidRPr="00AB1781" w:rsidRDefault="00704CAA" w:rsidP="00704CAA">
      <w:pPr>
        <w:pStyle w:val="EnglishHangEndNoCoptic"/>
      </w:pPr>
      <w:r>
        <w:tab/>
        <w:t>and</w:t>
      </w:r>
      <w:r w:rsidRPr="00AB1781">
        <w:t xml:space="preserve"> </w:t>
      </w:r>
      <w:r>
        <w:t>You</w:t>
      </w:r>
      <w:r w:rsidRPr="00AB1781">
        <w:t xml:space="preserve"> brought us </w:t>
      </w:r>
      <w:r>
        <w:t xml:space="preserve">out </w:t>
      </w:r>
      <w:r w:rsidRPr="00AB1781">
        <w:t>to revival.</w:t>
      </w:r>
    </w:p>
    <w:p w14:paraId="79EE8C52" w14:textId="77777777" w:rsidR="00704CAA" w:rsidRPr="00AB1781" w:rsidRDefault="00704CAA" w:rsidP="00704CAA">
      <w:pPr>
        <w:pStyle w:val="EnglishHangNoCoptic"/>
      </w:pPr>
      <w:r w:rsidRPr="00AB1781">
        <w:t xml:space="preserve">13 I will enter </w:t>
      </w:r>
      <w:r>
        <w:t>Your</w:t>
      </w:r>
      <w:r w:rsidRPr="00AB1781">
        <w:t xml:space="preserve"> house with whole burnt offerings;</w:t>
      </w:r>
    </w:p>
    <w:p w14:paraId="4F8A2790" w14:textId="77777777" w:rsidR="00704CAA" w:rsidRPr="00AB1781" w:rsidRDefault="00704CAA" w:rsidP="00704CAA">
      <w:pPr>
        <w:pStyle w:val="EnglishHangEndNoCoptic"/>
      </w:pPr>
      <w:r w:rsidRPr="00AB1781">
        <w:tab/>
        <w:t xml:space="preserve">I will pay </w:t>
      </w:r>
      <w:r>
        <w:t>You</w:t>
      </w:r>
      <w:r w:rsidRPr="00AB1781">
        <w:t xml:space="preserve"> my vows,</w:t>
      </w:r>
    </w:p>
    <w:p w14:paraId="021CB03C" w14:textId="77777777" w:rsidR="00704CAA" w:rsidRPr="00AB1781" w:rsidRDefault="00704CAA" w:rsidP="00704CAA">
      <w:pPr>
        <w:pStyle w:val="EnglishHangNoCoptic"/>
      </w:pPr>
      <w:r w:rsidRPr="00AB1781">
        <w:t xml:space="preserve">14 which my lips </w:t>
      </w:r>
      <w:r>
        <w:t>uttered,</w:t>
      </w:r>
    </w:p>
    <w:p w14:paraId="21A19702" w14:textId="77777777" w:rsidR="00704CAA" w:rsidRPr="00AB1781" w:rsidRDefault="00704CAA" w:rsidP="00704CAA">
      <w:pPr>
        <w:pStyle w:val="EnglishHangEndNoCoptic"/>
      </w:pPr>
      <w:r>
        <w:tab/>
        <w:t>and [which] m</w:t>
      </w:r>
      <w:r w:rsidRPr="00AB1781">
        <w:t xml:space="preserve">y mouth </w:t>
      </w:r>
      <w:r>
        <w:t>spoke</w:t>
      </w:r>
      <w:r w:rsidRPr="00AB1781">
        <w:t xml:space="preserve"> in my affliction.</w:t>
      </w:r>
    </w:p>
    <w:p w14:paraId="4F2AFDD2" w14:textId="77777777" w:rsidR="00704CAA" w:rsidRPr="00AB1781" w:rsidRDefault="00704CAA" w:rsidP="00704CAA">
      <w:pPr>
        <w:pStyle w:val="EnglishHangNoCoptic"/>
      </w:pPr>
      <w:r w:rsidRPr="00AB1781">
        <w:t xml:space="preserve">15 I will offer </w:t>
      </w:r>
      <w:r>
        <w:t>You fatted whole burnt offerings</w:t>
      </w:r>
      <w:r w:rsidRPr="00AB1781">
        <w:t>,</w:t>
      </w:r>
    </w:p>
    <w:p w14:paraId="3F5846D1" w14:textId="77777777" w:rsidR="00704CAA" w:rsidRPr="00AB1781" w:rsidRDefault="00704CAA" w:rsidP="00704CAA">
      <w:pPr>
        <w:pStyle w:val="EnglishHangNoCoptic"/>
      </w:pPr>
      <w:r w:rsidRPr="00AB1781">
        <w:tab/>
        <w:t>with incense and rams;</w:t>
      </w:r>
    </w:p>
    <w:p w14:paraId="38A19E7C" w14:textId="77777777" w:rsidR="00704CAA" w:rsidRPr="00AB1781" w:rsidRDefault="00704CAA" w:rsidP="00704CAA">
      <w:pPr>
        <w:pStyle w:val="EnglishHangEndNoCoptic"/>
      </w:pPr>
      <w:r w:rsidRPr="00AB1781">
        <w:tab/>
        <w:t xml:space="preserve">I will offer </w:t>
      </w:r>
      <w:r>
        <w:t>You</w:t>
      </w:r>
      <w:r w:rsidRPr="00AB1781">
        <w:t xml:space="preserve"> </w:t>
      </w:r>
      <w:r>
        <w:t>cows</w:t>
      </w:r>
      <w:r w:rsidRPr="00AB1781">
        <w:t xml:space="preserve"> and goats. </w:t>
      </w:r>
      <w:r w:rsidRPr="00AB1781">
        <w:rPr>
          <w:i/>
        </w:rPr>
        <w:t>(Pause)</w:t>
      </w:r>
    </w:p>
    <w:p w14:paraId="2B49DDBB" w14:textId="77777777" w:rsidR="00704CAA" w:rsidRPr="00AB1781" w:rsidRDefault="00704CAA" w:rsidP="00704CAA">
      <w:pPr>
        <w:pStyle w:val="EnglishHangNoCoptic"/>
      </w:pPr>
      <w:r w:rsidRPr="00AB1781">
        <w:t>16 Come and hear, all you who fear God,</w:t>
      </w:r>
    </w:p>
    <w:p w14:paraId="4BCC0AE0" w14:textId="77777777" w:rsidR="00704CAA" w:rsidRPr="00AB1781" w:rsidRDefault="00704CAA" w:rsidP="00704CAA">
      <w:pPr>
        <w:pStyle w:val="EnglishHangEndNoCoptic"/>
      </w:pPr>
      <w:r w:rsidRPr="00AB1781">
        <w:tab/>
        <w:t>and I will tell you what He has done for my soul.</w:t>
      </w:r>
    </w:p>
    <w:p w14:paraId="6DCA1933" w14:textId="77777777" w:rsidR="00704CAA" w:rsidRPr="00AB1781" w:rsidRDefault="00704CAA" w:rsidP="00704CAA">
      <w:pPr>
        <w:pStyle w:val="EnglishHangNoCoptic"/>
      </w:pPr>
      <w:r w:rsidRPr="00AB1781">
        <w:t>17 I cried to Him with my mouth,</w:t>
      </w:r>
    </w:p>
    <w:p w14:paraId="7D35B3F5" w14:textId="77777777" w:rsidR="00704CAA" w:rsidRPr="00AB1781" w:rsidRDefault="00704CAA" w:rsidP="00704CAA">
      <w:pPr>
        <w:pStyle w:val="EnglishHangEndNoCoptic"/>
      </w:pPr>
      <w:r w:rsidRPr="00AB1781">
        <w:tab/>
        <w:t xml:space="preserve">and </w:t>
      </w:r>
      <w:r>
        <w:t>exalted</w:t>
      </w:r>
      <w:r w:rsidRPr="00AB1781">
        <w:t xml:space="preserve"> Him </w:t>
      </w:r>
      <w:r>
        <w:t>with</w:t>
      </w:r>
      <w:r w:rsidRPr="00AB1781">
        <w:t xml:space="preserve"> my tongue.</w:t>
      </w:r>
      <w:r w:rsidRPr="00AB1781">
        <w:rPr>
          <w:rStyle w:val="FootnoteReference"/>
        </w:rPr>
        <w:footnoteReference w:id="344"/>
      </w:r>
    </w:p>
    <w:p w14:paraId="1045B6B7" w14:textId="77777777" w:rsidR="00704CAA" w:rsidRPr="00AB1781" w:rsidRDefault="00704CAA" w:rsidP="00704CAA">
      <w:pPr>
        <w:pStyle w:val="EnglishHangNoCoptic"/>
      </w:pPr>
      <w:r w:rsidRPr="00AB1781">
        <w:lastRenderedPageBreak/>
        <w:t>18 If I have contemplated sin in my heart,</w:t>
      </w:r>
    </w:p>
    <w:p w14:paraId="5D7F55EF" w14:textId="77777777" w:rsidR="00704CAA" w:rsidRPr="00AB1781" w:rsidRDefault="00704CAA" w:rsidP="00704CAA">
      <w:pPr>
        <w:pStyle w:val="EnglishHangEndNoCoptic"/>
      </w:pPr>
      <w:r w:rsidRPr="00AB1781">
        <w:tab/>
        <w:t>may the Lord not answer me.</w:t>
      </w:r>
    </w:p>
    <w:p w14:paraId="7910884A" w14:textId="77777777" w:rsidR="00704CAA" w:rsidRPr="00AB1781" w:rsidRDefault="00704CAA" w:rsidP="00704CAA">
      <w:pPr>
        <w:pStyle w:val="EnglishHangNoCoptic"/>
      </w:pPr>
      <w:r w:rsidRPr="00AB1781">
        <w:t>19 But that is why God has answered me;</w:t>
      </w:r>
    </w:p>
    <w:p w14:paraId="0A497041" w14:textId="77777777" w:rsidR="00704CAA" w:rsidRPr="00AB1781" w:rsidRDefault="00704CAA" w:rsidP="00704CAA">
      <w:pPr>
        <w:pStyle w:val="EnglishHangEndNoCoptic"/>
      </w:pPr>
      <w:r w:rsidRPr="00AB1781">
        <w:tab/>
        <w:t xml:space="preserve">He attended to the </w:t>
      </w:r>
      <w:r>
        <w:t>voice of my supplication</w:t>
      </w:r>
      <w:r w:rsidRPr="00AB1781">
        <w:t>.</w:t>
      </w:r>
    </w:p>
    <w:p w14:paraId="3E641A59" w14:textId="77777777" w:rsidR="00704CAA" w:rsidRPr="00AB1781" w:rsidRDefault="00704CAA" w:rsidP="00704CAA">
      <w:pPr>
        <w:pStyle w:val="EnglishHangNoCoptic"/>
      </w:pPr>
      <w:r w:rsidRPr="00AB1781">
        <w:t>20 Blessed be God</w:t>
      </w:r>
      <w:r>
        <w:t>,</w:t>
      </w:r>
    </w:p>
    <w:p w14:paraId="21538CAB" w14:textId="77777777" w:rsidR="00704CAA" w:rsidRPr="00AB1781" w:rsidRDefault="00704CAA" w:rsidP="00704CAA">
      <w:pPr>
        <w:pStyle w:val="EnglishHangNoCoptic"/>
      </w:pPr>
      <w:r w:rsidRPr="00AB1781">
        <w:tab/>
        <w:t>Who has not rejected my prayer</w:t>
      </w:r>
      <w:r>
        <w:t>,</w:t>
      </w:r>
    </w:p>
    <w:p w14:paraId="1D4848C6" w14:textId="77777777" w:rsidR="00704CAA" w:rsidRPr="00C879D4" w:rsidRDefault="00704CAA" w:rsidP="00704CAA">
      <w:pPr>
        <w:pStyle w:val="EnglishHangEndNoCoptic"/>
      </w:pPr>
      <w:r w:rsidRPr="00AB1781">
        <w:tab/>
        <w:t>nor turned His mercy from me.</w:t>
      </w:r>
    </w:p>
    <w:p w14:paraId="791CA6CC" w14:textId="77777777" w:rsidR="00704CAA" w:rsidRPr="00C879D4" w:rsidRDefault="00704CAA" w:rsidP="00704CAA">
      <w:pPr>
        <w:pStyle w:val="Heading4"/>
      </w:pPr>
      <w:bookmarkStart w:id="277" w:name="_Ref412026041"/>
      <w:r>
        <w:t>Psalm</w:t>
      </w:r>
      <w:r w:rsidRPr="00AB1781">
        <w:t xml:space="preserve"> 66</w:t>
      </w:r>
      <w:r>
        <w:t>: “May God have compassion on us and bless us”</w:t>
      </w:r>
      <w:bookmarkEnd w:id="277"/>
    </w:p>
    <w:p w14:paraId="5B37DC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Smile of Grace</w:t>
      </w:r>
    </w:p>
    <w:p w14:paraId="0909F5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457CA710" w14:textId="383B9CC3"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392E2AE0" w14:textId="2942ED13"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03466A1A" w14:textId="17A36F29"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E274576" w14:textId="77777777" w:rsidR="00704CAA" w:rsidRPr="00AB1781" w:rsidRDefault="00704CAA" w:rsidP="00704CAA">
      <w:pPr>
        <w:pStyle w:val="Rubric"/>
      </w:pPr>
      <w:r w:rsidRPr="00AB1781">
        <w:t>1 (</w:t>
      </w:r>
      <w:r>
        <w:t>For then end; among hymns. A Psalm of an Ode)</w:t>
      </w:r>
    </w:p>
    <w:p w14:paraId="23A09C1B" w14:textId="77777777" w:rsidR="00704CAA" w:rsidRPr="00AB1781" w:rsidRDefault="00704CAA" w:rsidP="00704CAA">
      <w:pPr>
        <w:pStyle w:val="EnglishHangNoCoptic"/>
      </w:pPr>
      <w:r w:rsidRPr="00AB1781">
        <w:t>2 May God hav</w:t>
      </w:r>
      <w:r>
        <w:t>e compassion on us and bless us,</w:t>
      </w:r>
    </w:p>
    <w:p w14:paraId="63918249" w14:textId="77777777" w:rsidR="00704CAA" w:rsidRDefault="00704CAA" w:rsidP="00704CAA">
      <w:pPr>
        <w:pStyle w:val="EnglishHangNoCoptic"/>
      </w:pPr>
      <w:r w:rsidRPr="00AB1781">
        <w:tab/>
        <w:t xml:space="preserve">and may He manifest His </w:t>
      </w:r>
      <w:r>
        <w:t>face upon</w:t>
      </w:r>
      <w:r w:rsidRPr="00AB1781">
        <w:t xml:space="preserve"> us,</w:t>
      </w:r>
      <w:r w:rsidRPr="00AB1781">
        <w:rPr>
          <w:rStyle w:val="FootnoteReference"/>
        </w:rPr>
        <w:footnoteReference w:id="345"/>
      </w:r>
    </w:p>
    <w:p w14:paraId="6040197D" w14:textId="77777777" w:rsidR="00704CAA" w:rsidRPr="00C879D4" w:rsidRDefault="00704CAA" w:rsidP="00704CAA">
      <w:pPr>
        <w:pStyle w:val="EnglishHangEndNoCoptic"/>
        <w:ind w:firstLine="0"/>
      </w:pPr>
      <w:r>
        <w:t xml:space="preserve">and have mercy upon us, </w:t>
      </w:r>
      <w:r w:rsidRPr="001F277E">
        <w:rPr>
          <w:i/>
        </w:rPr>
        <w:t>(Pause)</w:t>
      </w:r>
    </w:p>
    <w:p w14:paraId="161EAAA0" w14:textId="77777777" w:rsidR="00704CAA" w:rsidRPr="00AB1781" w:rsidRDefault="00704CAA" w:rsidP="00704CAA">
      <w:pPr>
        <w:pStyle w:val="EnglishHangNoCoptic"/>
      </w:pPr>
      <w:r>
        <w:t>3 t</w:t>
      </w:r>
      <w:r w:rsidRPr="00AB1781">
        <w:t xml:space="preserve">hat </w:t>
      </w:r>
      <w:r>
        <w:t>we may know Your</w:t>
      </w:r>
      <w:r w:rsidRPr="00AB1781">
        <w:t xml:space="preserve"> way </w:t>
      </w:r>
      <w:r>
        <w:t>up</w:t>
      </w:r>
      <w:r w:rsidRPr="00AB1781">
        <w:t xml:space="preserve">on </w:t>
      </w:r>
      <w:r>
        <w:t xml:space="preserve">the </w:t>
      </w:r>
      <w:r w:rsidRPr="00AB1781">
        <w:t>earth,</w:t>
      </w:r>
    </w:p>
    <w:p w14:paraId="31848A47" w14:textId="77777777" w:rsidR="00704CAA" w:rsidRPr="00AB1781" w:rsidRDefault="00704CAA" w:rsidP="00704CAA">
      <w:pPr>
        <w:pStyle w:val="EnglishHangEndNoCoptic"/>
      </w:pPr>
      <w:r w:rsidRPr="00AB1781">
        <w:tab/>
      </w:r>
      <w:r>
        <w:t>[and] Your</w:t>
      </w:r>
      <w:r w:rsidRPr="00AB1781">
        <w:t xml:space="preserve"> salvation among all nations.</w:t>
      </w:r>
    </w:p>
    <w:p w14:paraId="44B98A94" w14:textId="77777777" w:rsidR="00704CAA" w:rsidRPr="00AB1781" w:rsidRDefault="00704CAA" w:rsidP="00704CAA">
      <w:pPr>
        <w:pStyle w:val="EnglishHangNoCoptic"/>
      </w:pPr>
      <w:r w:rsidRPr="00AB1781">
        <w:t xml:space="preserve">4 Let the peoples </w:t>
      </w:r>
      <w:r>
        <w:t>confess</w:t>
      </w:r>
      <w:r>
        <w:rPr>
          <w:rStyle w:val="FootnoteReference"/>
        </w:rPr>
        <w:footnoteReference w:id="346"/>
      </w:r>
      <w:r w:rsidRPr="00AB1781">
        <w:t xml:space="preserve"> </w:t>
      </w:r>
      <w:r>
        <w:t>You</w:t>
      </w:r>
      <w:r w:rsidRPr="00AB1781">
        <w:t>, O God;</w:t>
      </w:r>
    </w:p>
    <w:p w14:paraId="1D061FDE" w14:textId="77777777" w:rsidR="00704CAA" w:rsidRPr="00AB1781" w:rsidRDefault="00704CAA" w:rsidP="00704CAA">
      <w:pPr>
        <w:pStyle w:val="EnglishHangEndNoCoptic"/>
      </w:pPr>
      <w:r w:rsidRPr="00AB1781">
        <w:tab/>
        <w:t>let all the peoples</w:t>
      </w:r>
      <w:r>
        <w:t xml:space="preserve"> confess</w:t>
      </w:r>
      <w:r>
        <w:rPr>
          <w:rStyle w:val="FootnoteReference"/>
        </w:rPr>
        <w:footnoteReference w:id="347"/>
      </w:r>
      <w:r w:rsidRPr="00AB1781">
        <w:t xml:space="preserve"> </w:t>
      </w:r>
      <w:r>
        <w:t>You</w:t>
      </w:r>
      <w:r w:rsidRPr="00AB1781">
        <w:t>.</w:t>
      </w:r>
    </w:p>
    <w:p w14:paraId="0F0141CC" w14:textId="77777777" w:rsidR="00704CAA" w:rsidRPr="00AB1781" w:rsidRDefault="00704CAA" w:rsidP="00704CAA">
      <w:pPr>
        <w:pStyle w:val="EnglishHangNoCoptic"/>
      </w:pPr>
      <w:r w:rsidRPr="00AB1781">
        <w:t>5 Let the nations be glad and rejoice;</w:t>
      </w:r>
    </w:p>
    <w:p w14:paraId="3E45E0CA" w14:textId="77777777" w:rsidR="00704CAA" w:rsidRPr="00AB1781" w:rsidRDefault="00704CAA" w:rsidP="00704CAA">
      <w:pPr>
        <w:pStyle w:val="EnglishHangNoCoptic"/>
      </w:pPr>
      <w:r w:rsidRPr="00AB1781">
        <w:tab/>
        <w:t xml:space="preserve">for </w:t>
      </w:r>
      <w:r>
        <w:t>You</w:t>
      </w:r>
      <w:r w:rsidRPr="00AB1781">
        <w:t xml:space="preserve"> will judge the peoples justly,</w:t>
      </w:r>
    </w:p>
    <w:p w14:paraId="19CD6945" w14:textId="77777777" w:rsidR="00704CAA" w:rsidRPr="00AB1781" w:rsidRDefault="00704CAA" w:rsidP="00704CAA">
      <w:pPr>
        <w:pStyle w:val="EnglishHangEndNoCoptic"/>
      </w:pPr>
      <w:r w:rsidRPr="00AB1781">
        <w:tab/>
        <w:t xml:space="preserve">and guide the nations </w:t>
      </w:r>
      <w:r>
        <w:t>up</w:t>
      </w:r>
      <w:r w:rsidRPr="00AB1781">
        <w:t xml:space="preserve">on </w:t>
      </w:r>
      <w:r>
        <w:t xml:space="preserve">the </w:t>
      </w:r>
      <w:r w:rsidRPr="00AB1781">
        <w:t xml:space="preserve">earth. </w:t>
      </w:r>
      <w:r w:rsidRPr="00AB1781">
        <w:rPr>
          <w:i/>
        </w:rPr>
        <w:t>(Pause)</w:t>
      </w:r>
    </w:p>
    <w:p w14:paraId="784C4545" w14:textId="77777777" w:rsidR="00704CAA" w:rsidRPr="00AB1781" w:rsidRDefault="00704CAA" w:rsidP="00704CAA">
      <w:pPr>
        <w:pStyle w:val="EnglishHangNoCoptic"/>
      </w:pPr>
      <w:r w:rsidRPr="00AB1781">
        <w:t>6 Let the peoples</w:t>
      </w:r>
      <w:r>
        <w:t xml:space="preserve"> confess</w:t>
      </w:r>
      <w:r w:rsidRPr="00AB1781">
        <w:t xml:space="preserve"> </w:t>
      </w:r>
      <w:r>
        <w:t>You</w:t>
      </w:r>
      <w:r w:rsidRPr="00AB1781">
        <w:t>, O God;</w:t>
      </w:r>
    </w:p>
    <w:p w14:paraId="210A53AA" w14:textId="77777777" w:rsidR="00704CAA" w:rsidRPr="00AB1781" w:rsidRDefault="00704CAA" w:rsidP="00704CAA">
      <w:pPr>
        <w:pStyle w:val="EnglishHangEndNoCoptic"/>
      </w:pPr>
      <w:r w:rsidRPr="00AB1781">
        <w:tab/>
        <w:t xml:space="preserve">let all the peoples </w:t>
      </w:r>
      <w:r>
        <w:t>confess</w:t>
      </w:r>
      <w:r w:rsidRPr="00AB1781">
        <w:t xml:space="preserve"> </w:t>
      </w:r>
      <w:r>
        <w:t>You</w:t>
      </w:r>
      <w:r w:rsidRPr="00AB1781">
        <w:t>.</w:t>
      </w:r>
    </w:p>
    <w:p w14:paraId="2438744E" w14:textId="77777777" w:rsidR="00704CAA" w:rsidRPr="00AB1781" w:rsidRDefault="00704CAA" w:rsidP="00704CAA">
      <w:pPr>
        <w:pStyle w:val="EnglishHangNoCoptic"/>
      </w:pPr>
      <w:r w:rsidRPr="00AB1781">
        <w:t>7 The earth has yielded her fruit;</w:t>
      </w:r>
      <w:r w:rsidRPr="00AB1781">
        <w:rPr>
          <w:rStyle w:val="FootnoteReference"/>
        </w:rPr>
        <w:footnoteReference w:id="348"/>
      </w:r>
    </w:p>
    <w:p w14:paraId="24D29C1F" w14:textId="77777777" w:rsidR="00704CAA" w:rsidRPr="00AB1781" w:rsidRDefault="00704CAA" w:rsidP="00704CAA">
      <w:pPr>
        <w:pStyle w:val="EnglishHangEndNoCoptic"/>
      </w:pPr>
      <w:r w:rsidRPr="00AB1781">
        <w:tab/>
        <w:t>may God, our God, bless us.</w:t>
      </w:r>
    </w:p>
    <w:p w14:paraId="3EBC0530" w14:textId="77777777" w:rsidR="00704CAA" w:rsidRPr="00AB1781" w:rsidRDefault="00704CAA" w:rsidP="00704CAA">
      <w:pPr>
        <w:pStyle w:val="EnglishHangNoCoptic"/>
      </w:pPr>
      <w:r w:rsidRPr="00AB1781">
        <w:lastRenderedPageBreak/>
        <w:t>8 May God bless us,</w:t>
      </w:r>
    </w:p>
    <w:p w14:paraId="4E1FD78E" w14:textId="77777777" w:rsidR="00704CAA" w:rsidRDefault="00704CAA" w:rsidP="00704CAA">
      <w:pPr>
        <w:pStyle w:val="EnglishHangEndNoCoptic"/>
      </w:pPr>
      <w:r w:rsidRPr="00AB1781">
        <w:tab/>
        <w:t>and may all the ends of the earth fear Him.</w:t>
      </w:r>
    </w:p>
    <w:p w14:paraId="369D499D" w14:textId="77777777" w:rsidR="00704CAA" w:rsidRPr="00C879D4" w:rsidRDefault="00704CAA" w:rsidP="00704CAA">
      <w:pPr>
        <w:pStyle w:val="Rubric"/>
      </w:pPr>
      <w:r>
        <w:t>Alleluia.</w:t>
      </w:r>
    </w:p>
    <w:p w14:paraId="4B1DDC82" w14:textId="305CF687" w:rsidR="00704CAA" w:rsidRDefault="00704CAA" w:rsidP="00704CAA">
      <w:pPr>
        <w:pStyle w:val="Rubric"/>
      </w:pPr>
      <w:r>
        <w:t>Glory…</w:t>
      </w:r>
    </w:p>
    <w:p w14:paraId="796A573B" w14:textId="7BDAB960"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_Ref412026055 \h </w:instrText>
      </w:r>
      <w:r>
        <w:fldChar w:fldCharType="separate"/>
      </w:r>
      <w:r w:rsidR="000E2EAC">
        <w:t>Psalm</w:t>
      </w:r>
      <w:r w:rsidR="000E2EAC" w:rsidRPr="00AB1781">
        <w:t xml:space="preserve"> 69</w:t>
      </w:r>
      <w:r w:rsidR="000E2EAC">
        <w:t>: “O Lord, make haste to help me”</w:t>
      </w:r>
      <w:r>
        <w:fldChar w:fldCharType="end"/>
      </w:r>
      <w:r>
        <w:t xml:space="preserve">, page </w:t>
      </w:r>
      <w:r>
        <w:fldChar w:fldCharType="begin"/>
      </w:r>
      <w:r>
        <w:instrText xml:space="preserve"> PAGEREF _Ref412026055 \h </w:instrText>
      </w:r>
      <w:r>
        <w:fldChar w:fldCharType="separate"/>
      </w:r>
      <w:r w:rsidR="000E2EAC">
        <w:rPr>
          <w:noProof/>
        </w:rPr>
        <w:t>191</w:t>
      </w:r>
      <w:r>
        <w:fldChar w:fldCharType="end"/>
      </w:r>
      <w:r>
        <w:t>.</w:t>
      </w:r>
    </w:p>
    <w:p w14:paraId="0428E64A" w14:textId="1A6EAE9A" w:rsidR="004942E9"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w:t>
      </w:r>
      <w:r w:rsidR="008B0324">
        <w:t xml:space="preserve"> </w:t>
      </w:r>
      <w:r w:rsidR="008B0324">
        <w:fldChar w:fldCharType="begin"/>
      </w:r>
      <w:r w:rsidR="008B0324">
        <w:instrText xml:space="preserve"> REF _Ref412026055 \h </w:instrText>
      </w:r>
      <w:r w:rsidR="008B0324">
        <w:fldChar w:fldCharType="separate"/>
      </w:r>
      <w:r w:rsidR="000E2EAC">
        <w:t>Psalm</w:t>
      </w:r>
      <w:r w:rsidR="000E2EAC" w:rsidRPr="00AB1781">
        <w:t xml:space="preserve"> 69</w:t>
      </w:r>
      <w:r w:rsidR="000E2EAC">
        <w:t>: “O Lord, make haste to help me”</w:t>
      </w:r>
      <w:r w:rsidR="008B0324">
        <w:fldChar w:fldCharType="end"/>
      </w:r>
      <w:r>
        <w:t>, page</w:t>
      </w:r>
      <w:r w:rsidR="008B0324">
        <w:t xml:space="preserve"> </w:t>
      </w:r>
      <w:r w:rsidR="008B0324">
        <w:fldChar w:fldCharType="begin"/>
      </w:r>
      <w:r w:rsidR="008B0324">
        <w:instrText xml:space="preserve"> PAGEREF _Ref412026055 \h </w:instrText>
      </w:r>
      <w:r w:rsidR="008B0324">
        <w:fldChar w:fldCharType="separate"/>
      </w:r>
      <w:r w:rsidR="000E2EAC">
        <w:rPr>
          <w:noProof/>
        </w:rPr>
        <w:t>191</w:t>
      </w:r>
      <w:r w:rsidR="008B0324">
        <w:fldChar w:fldCharType="end"/>
      </w:r>
      <w:r>
        <w:t>.</w:t>
      </w:r>
    </w:p>
    <w:p w14:paraId="53A14436" w14:textId="77777777" w:rsidR="00704CAA" w:rsidRPr="00C879D4" w:rsidRDefault="00704CAA" w:rsidP="00704CAA">
      <w:pPr>
        <w:pStyle w:val="Heading4"/>
      </w:pPr>
      <w:r>
        <w:t>Psalm</w:t>
      </w:r>
      <w:r w:rsidRPr="00AB1781">
        <w:t xml:space="preserve"> 67</w:t>
      </w:r>
      <w:r>
        <w:t>: “Let God arise, and let His enemies be scattered”</w:t>
      </w:r>
    </w:p>
    <w:p w14:paraId="6CC2B56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04B68F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6AB0F185" w14:textId="77777777" w:rsidR="00704CAA" w:rsidRPr="00AB1781" w:rsidRDefault="00704CAA" w:rsidP="00704CAA">
      <w:pPr>
        <w:pStyle w:val="Rubric"/>
      </w:pPr>
      <w:r w:rsidRPr="00AB1781">
        <w:t>1 (</w:t>
      </w:r>
      <w:r>
        <w:t>For the end; a</w:t>
      </w:r>
      <w:r w:rsidRPr="00AB1781">
        <w:t xml:space="preserve"> Psalm of a Song by David)</w:t>
      </w:r>
    </w:p>
    <w:p w14:paraId="212E79F3" w14:textId="77777777" w:rsidR="00704CAA" w:rsidRPr="00AB1781" w:rsidRDefault="00704CAA" w:rsidP="00704CAA">
      <w:pPr>
        <w:pStyle w:val="EnglishHangNoCoptic"/>
      </w:pPr>
      <w:r w:rsidRPr="00AB1781">
        <w:t>2 Let God arise, a</w:t>
      </w:r>
      <w:r>
        <w:t>nd let His enemies be scattered,</w:t>
      </w:r>
    </w:p>
    <w:p w14:paraId="0F0911B5" w14:textId="77777777" w:rsidR="00704CAA" w:rsidRPr="00AB1781" w:rsidRDefault="00704CAA" w:rsidP="00704CAA">
      <w:pPr>
        <w:pStyle w:val="EnglishHangEndNoCoptic"/>
      </w:pPr>
      <w:r w:rsidRPr="00AB1781">
        <w:tab/>
        <w:t xml:space="preserve">and let those who hate Him </w:t>
      </w:r>
      <w:r>
        <w:t>flee</w:t>
      </w:r>
      <w:r w:rsidRPr="00AB1781">
        <w:t xml:space="preserve"> from</w:t>
      </w:r>
      <w:r>
        <w:t xml:space="preserve"> before H</w:t>
      </w:r>
      <w:r w:rsidRPr="00AB1781">
        <w:t>is face.</w:t>
      </w:r>
      <w:r w:rsidRPr="00AB1781">
        <w:rPr>
          <w:rStyle w:val="FootnoteReference"/>
        </w:rPr>
        <w:footnoteReference w:id="349"/>
      </w:r>
    </w:p>
    <w:p w14:paraId="69F90998" w14:textId="77777777" w:rsidR="00704CAA" w:rsidRPr="00AB1781" w:rsidRDefault="00704CAA" w:rsidP="00704CAA">
      <w:pPr>
        <w:pStyle w:val="EnglishHangNoCoptic"/>
      </w:pPr>
      <w:r w:rsidRPr="00AB1781">
        <w:t xml:space="preserve">3 </w:t>
      </w:r>
      <w:r>
        <w:t>Let them vanish a</w:t>
      </w:r>
      <w:r w:rsidRPr="00AB1781">
        <w:t>s smoke vanishes;</w:t>
      </w:r>
    </w:p>
    <w:p w14:paraId="11F1F8F1" w14:textId="77777777" w:rsidR="00704CAA" w:rsidRPr="00AB1781" w:rsidRDefault="00704CAA" w:rsidP="00704CAA">
      <w:pPr>
        <w:pStyle w:val="EnglishHangNoCoptic"/>
      </w:pPr>
      <w:r w:rsidRPr="00AB1781">
        <w:tab/>
      </w:r>
      <w:r>
        <w:t>let the sinners perish from before the face of God</w:t>
      </w:r>
    </w:p>
    <w:p w14:paraId="0AE7FE89" w14:textId="77777777" w:rsidR="00704CAA" w:rsidRPr="00AB1781" w:rsidRDefault="00704CAA" w:rsidP="00704CAA">
      <w:pPr>
        <w:pStyle w:val="EnglishHangEndNoCoptic"/>
      </w:pPr>
      <w:r w:rsidRPr="00AB1781">
        <w:tab/>
      </w:r>
      <w:r>
        <w:t>as wax melts before fire</w:t>
      </w:r>
      <w:r w:rsidRPr="00AB1781">
        <w:t>.</w:t>
      </w:r>
    </w:p>
    <w:p w14:paraId="011C7E1A" w14:textId="77777777" w:rsidR="00704CAA" w:rsidRPr="00AB1781" w:rsidRDefault="00704CAA" w:rsidP="00704CAA">
      <w:pPr>
        <w:pStyle w:val="EnglishHangNoCoptic"/>
      </w:pPr>
      <w:r w:rsidRPr="00AB1781">
        <w:t>4 But let the righteous be glad</w:t>
      </w:r>
      <w:r>
        <w:t>;</w:t>
      </w:r>
    </w:p>
    <w:p w14:paraId="3D1E64FE" w14:textId="77777777" w:rsidR="00704CAA" w:rsidRPr="00AB1781" w:rsidRDefault="00704CAA" w:rsidP="00704CAA">
      <w:pPr>
        <w:pStyle w:val="EnglishHangNoCoptic"/>
      </w:pPr>
      <w:r w:rsidRPr="00AB1781">
        <w:tab/>
      </w:r>
      <w:r>
        <w:t>let them</w:t>
      </w:r>
      <w:r w:rsidRPr="00AB1781">
        <w:t xml:space="preserve"> rejoice in the presence of God;</w:t>
      </w:r>
    </w:p>
    <w:p w14:paraId="52152AEE" w14:textId="77777777" w:rsidR="00704CAA" w:rsidRPr="00AB1781" w:rsidRDefault="00704CAA" w:rsidP="00704CAA">
      <w:pPr>
        <w:pStyle w:val="EnglishHangEndNoCoptic"/>
      </w:pPr>
      <w:r w:rsidRPr="00AB1781">
        <w:tab/>
        <w:t>let them exult with delight and gladness.</w:t>
      </w:r>
    </w:p>
    <w:p w14:paraId="111CDCC8" w14:textId="77777777" w:rsidR="00704CAA" w:rsidRPr="00AB1781" w:rsidRDefault="00704CAA" w:rsidP="00704CAA">
      <w:pPr>
        <w:pStyle w:val="EnglishHangNoCoptic"/>
      </w:pPr>
      <w:r>
        <w:t>5 Sing to God,</w:t>
      </w:r>
      <w:r w:rsidRPr="00AB1781">
        <w:t xml:space="preserve"> sing praises to His Name;</w:t>
      </w:r>
    </w:p>
    <w:p w14:paraId="1B4EA2D9" w14:textId="77777777" w:rsidR="00704CAA" w:rsidRPr="00AB1781" w:rsidRDefault="00704CAA" w:rsidP="00704CAA">
      <w:pPr>
        <w:pStyle w:val="EnglishHangNoCoptic"/>
      </w:pPr>
      <w:r w:rsidRPr="00AB1781">
        <w:tab/>
        <w:t>make a way fo</w:t>
      </w:r>
      <w:r>
        <w:t>r Him who rides upon the sunset</w:t>
      </w:r>
      <w:r w:rsidRPr="00AB1781">
        <w:t>;</w:t>
      </w:r>
      <w:r w:rsidRPr="00AB1781">
        <w:rPr>
          <w:rStyle w:val="FootnoteReference"/>
        </w:rPr>
        <w:footnoteReference w:id="350"/>
      </w:r>
    </w:p>
    <w:p w14:paraId="32CA2F88" w14:textId="77777777" w:rsidR="00704CAA" w:rsidRPr="00AB1781" w:rsidRDefault="00704CAA" w:rsidP="00704CAA">
      <w:pPr>
        <w:pStyle w:val="EnglishHangEndNoCoptic"/>
      </w:pPr>
      <w:r>
        <w:tab/>
        <w:t>the Lord is His Name, and rejoice before His face</w:t>
      </w:r>
      <w:r w:rsidRPr="00AB1781">
        <w:t>.</w:t>
      </w:r>
    </w:p>
    <w:p w14:paraId="118E3FF0" w14:textId="77777777" w:rsidR="00704CAA" w:rsidRPr="00AB1781" w:rsidRDefault="00704CAA" w:rsidP="00704CAA">
      <w:pPr>
        <w:pStyle w:val="EnglishHangNoCoptic"/>
      </w:pPr>
      <w:r w:rsidRPr="00AB1781">
        <w:t xml:space="preserve">6 They will be </w:t>
      </w:r>
      <w:r>
        <w:t>troubled</w:t>
      </w:r>
      <w:r w:rsidRPr="00AB1781">
        <w:t xml:space="preserve"> </w:t>
      </w:r>
      <w:r>
        <w:t>before His face,</w:t>
      </w:r>
    </w:p>
    <w:p w14:paraId="19379143" w14:textId="77777777" w:rsidR="00704CAA" w:rsidRPr="00AB1781" w:rsidRDefault="00704CAA" w:rsidP="00704CAA">
      <w:pPr>
        <w:pStyle w:val="EnglishHangNoCoptic"/>
      </w:pPr>
      <w:r w:rsidRPr="00AB1781">
        <w:tab/>
      </w:r>
      <w:r>
        <w:t xml:space="preserve">[He] </w:t>
      </w:r>
      <w:r w:rsidRPr="00AB1781">
        <w:t>Who is the father of orphans</w:t>
      </w:r>
    </w:p>
    <w:p w14:paraId="03CC7E3A" w14:textId="77777777" w:rsidR="00704CAA" w:rsidRPr="00AB1781" w:rsidRDefault="00704CAA" w:rsidP="00704CAA">
      <w:pPr>
        <w:pStyle w:val="EnglishHangNoCoptic"/>
      </w:pPr>
      <w:r>
        <w:tab/>
        <w:t>and the judge of widows;</w:t>
      </w:r>
    </w:p>
    <w:p w14:paraId="5713241A" w14:textId="77777777" w:rsidR="00704CAA" w:rsidRPr="00C879D4" w:rsidRDefault="00704CAA" w:rsidP="00704CAA">
      <w:pPr>
        <w:pStyle w:val="EnglishHangEndNoCoptic"/>
      </w:pPr>
      <w:r w:rsidRPr="00AB1781">
        <w:tab/>
        <w:t xml:space="preserve">God is in His </w:t>
      </w:r>
      <w:r>
        <w:t>holy place</w:t>
      </w:r>
      <w:r w:rsidRPr="00AB1781">
        <w:t>.</w:t>
      </w:r>
    </w:p>
    <w:p w14:paraId="145CD9A8" w14:textId="77777777" w:rsidR="00704CAA" w:rsidRPr="00AB1781" w:rsidRDefault="00704CAA" w:rsidP="00704CAA">
      <w:pPr>
        <w:pStyle w:val="EnglishHangNoCoptic"/>
      </w:pPr>
      <w:r w:rsidRPr="00AB1781">
        <w:lastRenderedPageBreak/>
        <w:t xml:space="preserve">7 God settles the solitary in </w:t>
      </w:r>
      <w:r>
        <w:t>a</w:t>
      </w:r>
      <w:r w:rsidRPr="00AB1781">
        <w:t xml:space="preserve"> </w:t>
      </w:r>
      <w:r>
        <w:t>home</w:t>
      </w:r>
      <w:r w:rsidRPr="00AB1781">
        <w:t>,</w:t>
      </w:r>
    </w:p>
    <w:p w14:paraId="4916BE33" w14:textId="77777777" w:rsidR="00704CAA" w:rsidRPr="00AB1781" w:rsidRDefault="00704CAA" w:rsidP="00704CAA">
      <w:pPr>
        <w:pStyle w:val="EnglishHangNoCoptic"/>
      </w:pPr>
      <w:r w:rsidRPr="00AB1781">
        <w:tab/>
        <w:t xml:space="preserve">and </w:t>
      </w:r>
      <w:r>
        <w:t>leads out</w:t>
      </w:r>
      <w:r w:rsidRPr="00AB1781">
        <w:t xml:space="preserve"> prisoners with </w:t>
      </w:r>
      <w:r>
        <w:t>courage</w:t>
      </w:r>
      <w:r w:rsidRPr="00AB1781">
        <w:t>;</w:t>
      </w:r>
    </w:p>
    <w:p w14:paraId="088B7EE6" w14:textId="77777777" w:rsidR="00704CAA" w:rsidRPr="00AB1781" w:rsidRDefault="00704CAA" w:rsidP="00704CAA">
      <w:pPr>
        <w:pStyle w:val="EnglishHangEndNoCoptic"/>
      </w:pPr>
      <w:r w:rsidRPr="00AB1781">
        <w:tab/>
        <w:t>likewise the rebellious who dwell in tombs.</w:t>
      </w:r>
    </w:p>
    <w:p w14:paraId="6A900542" w14:textId="77777777" w:rsidR="00704CAA" w:rsidRPr="00AB1781" w:rsidRDefault="00704CAA" w:rsidP="00704CAA">
      <w:pPr>
        <w:pStyle w:val="EnglishHangNoCoptic"/>
      </w:pPr>
      <w:r>
        <w:t>8 O God, when</w:t>
      </w:r>
      <w:r w:rsidRPr="00AB1781">
        <w:t xml:space="preserve"> </w:t>
      </w:r>
      <w:r>
        <w:t>You marched</w:t>
      </w:r>
      <w:r w:rsidRPr="00AB1781">
        <w:t xml:space="preserve"> out at the head of </w:t>
      </w:r>
      <w:r>
        <w:t>Your</w:t>
      </w:r>
      <w:r w:rsidRPr="00AB1781">
        <w:t xml:space="preserve"> people,</w:t>
      </w:r>
    </w:p>
    <w:p w14:paraId="3226AEA9" w14:textId="77777777" w:rsidR="00704CAA" w:rsidRPr="00AB1781" w:rsidRDefault="00704CAA" w:rsidP="00704CAA">
      <w:pPr>
        <w:pStyle w:val="EnglishHangEndNoCoptic"/>
      </w:pPr>
      <w:r>
        <w:tab/>
        <w:t>when</w:t>
      </w:r>
      <w:r w:rsidRPr="00AB1781">
        <w:t xml:space="preserve"> </w:t>
      </w:r>
      <w:r>
        <w:t xml:space="preserve">You passed </w:t>
      </w:r>
      <w:r w:rsidRPr="00AB1781">
        <w:t xml:space="preserve">through the wilderness, </w:t>
      </w:r>
      <w:r w:rsidRPr="00AB1781">
        <w:rPr>
          <w:i/>
        </w:rPr>
        <w:t>(Pause)</w:t>
      </w:r>
    </w:p>
    <w:p w14:paraId="110762A3" w14:textId="77777777" w:rsidR="00704CAA" w:rsidRPr="00AB1781" w:rsidRDefault="00704CAA" w:rsidP="00704CAA">
      <w:pPr>
        <w:pStyle w:val="EnglishHangNoCoptic"/>
      </w:pPr>
      <w:r w:rsidRPr="00AB1781">
        <w:t>9 the earth shook</w:t>
      </w:r>
      <w:r>
        <w:t>;</w:t>
      </w:r>
      <w:r w:rsidRPr="00AB1781">
        <w:t xml:space="preserve"> </w:t>
      </w:r>
      <w:r>
        <w:t>truly</w:t>
      </w:r>
      <w:r w:rsidRPr="00AB1781">
        <w:t xml:space="preserve"> the heavens dripped</w:t>
      </w:r>
      <w:r>
        <w:t xml:space="preserve"> [rain],</w:t>
      </w:r>
    </w:p>
    <w:p w14:paraId="635FC780" w14:textId="77777777" w:rsidR="00704CAA" w:rsidRPr="00AB1781" w:rsidRDefault="00704CAA" w:rsidP="00704CAA">
      <w:pPr>
        <w:pStyle w:val="EnglishHangNoCoptic"/>
      </w:pPr>
      <w:r w:rsidRPr="00AB1781">
        <w:tab/>
        <w:t>at the presence</w:t>
      </w:r>
      <w:r>
        <w:rPr>
          <w:rStyle w:val="FootnoteReference"/>
        </w:rPr>
        <w:footnoteReference w:id="351"/>
      </w:r>
      <w:r w:rsidRPr="00AB1781">
        <w:t xml:space="preserve"> of the God of Sinai,</w:t>
      </w:r>
    </w:p>
    <w:p w14:paraId="6C7573DB" w14:textId="77777777" w:rsidR="00704CAA" w:rsidRPr="00AB1781" w:rsidRDefault="00704CAA" w:rsidP="00704CAA">
      <w:pPr>
        <w:pStyle w:val="EnglishHangEndNoCoptic"/>
      </w:pPr>
      <w:r w:rsidRPr="00AB1781">
        <w:tab/>
        <w:t>at the presence of the God of Israel.</w:t>
      </w:r>
    </w:p>
    <w:p w14:paraId="70EA8A26" w14:textId="77777777" w:rsidR="00704CAA" w:rsidRPr="00AB1781" w:rsidRDefault="00704CAA" w:rsidP="00704CAA">
      <w:pPr>
        <w:pStyle w:val="EnglishHangNoCoptic"/>
      </w:pPr>
      <w:r w:rsidRPr="00AB1781">
        <w:t xml:space="preserve">10 </w:t>
      </w:r>
      <w:r>
        <w:t>You, O God,</w:t>
      </w:r>
      <w:r w:rsidRPr="00AB1781">
        <w:t xml:space="preserve"> </w:t>
      </w:r>
      <w:r>
        <w:t>granted a gracious rain</w:t>
      </w:r>
      <w:r w:rsidRPr="00AB1781">
        <w:t xml:space="preserve">, to </w:t>
      </w:r>
      <w:r>
        <w:t>Your</w:t>
      </w:r>
      <w:r w:rsidRPr="00AB1781">
        <w:t xml:space="preserve"> inheritance,</w:t>
      </w:r>
    </w:p>
    <w:p w14:paraId="70C2BBBA" w14:textId="77777777" w:rsidR="00704CAA" w:rsidRPr="00AB1781" w:rsidRDefault="00704CAA" w:rsidP="00704CAA">
      <w:pPr>
        <w:pStyle w:val="EnglishHangEndNoCoptic"/>
      </w:pPr>
      <w:r w:rsidRPr="00AB1781">
        <w:tab/>
        <w:t>which was weak</w:t>
      </w:r>
      <w:r>
        <w:t>ened</w:t>
      </w:r>
      <w:r w:rsidRPr="00AB1781">
        <w:t xml:space="preserve">, but </w:t>
      </w:r>
      <w:r>
        <w:t>You</w:t>
      </w:r>
      <w:r w:rsidRPr="00AB1781">
        <w:t xml:space="preserve"> restore</w:t>
      </w:r>
      <w:r>
        <w:t>d</w:t>
      </w:r>
      <w:r w:rsidRPr="00AB1781">
        <w:t xml:space="preserve"> it.</w:t>
      </w:r>
    </w:p>
    <w:p w14:paraId="79A8CC5F" w14:textId="77777777" w:rsidR="00704CAA" w:rsidRPr="00AB1781" w:rsidRDefault="00704CAA" w:rsidP="00704CAA">
      <w:pPr>
        <w:pStyle w:val="EnglishHangNoCoptic"/>
      </w:pPr>
      <w:r>
        <w:t>11 Your creation dwells in it;</w:t>
      </w:r>
    </w:p>
    <w:p w14:paraId="5BB557D0" w14:textId="77777777" w:rsidR="00704CAA" w:rsidRPr="00AB1781" w:rsidRDefault="00704CAA" w:rsidP="00704CAA">
      <w:pPr>
        <w:pStyle w:val="EnglishHangEndNoCoptic"/>
      </w:pPr>
      <w:r w:rsidRPr="00AB1781">
        <w:tab/>
      </w:r>
      <w:r>
        <w:t>in Your goodness,</w:t>
      </w:r>
      <w:r w:rsidRPr="00AB1781">
        <w:t xml:space="preserve"> O God, </w:t>
      </w:r>
      <w:r>
        <w:t xml:space="preserve">You provide </w:t>
      </w:r>
      <w:r w:rsidRPr="00AB1781">
        <w:t>for the poor.</w:t>
      </w:r>
    </w:p>
    <w:p w14:paraId="56F6B7C7" w14:textId="77777777" w:rsidR="00704CAA" w:rsidRPr="00AB1781" w:rsidRDefault="00704CAA" w:rsidP="00704CAA">
      <w:pPr>
        <w:pStyle w:val="EnglishHangNoCoptic"/>
      </w:pPr>
      <w:r w:rsidRPr="00AB1781">
        <w:t xml:space="preserve">12 The Lord will give </w:t>
      </w:r>
      <w:r>
        <w:t>a</w:t>
      </w:r>
      <w:r w:rsidRPr="00AB1781">
        <w:t xml:space="preserve"> word</w:t>
      </w:r>
    </w:p>
    <w:p w14:paraId="51F538BD" w14:textId="77777777" w:rsidR="00704CAA" w:rsidRPr="00AB1781" w:rsidRDefault="00704CAA" w:rsidP="00704CAA">
      <w:pPr>
        <w:pStyle w:val="EnglishHangEndNoCoptic"/>
      </w:pPr>
      <w:r w:rsidRPr="00AB1781">
        <w:tab/>
        <w:t xml:space="preserve">to those </w:t>
      </w:r>
      <w:r>
        <w:t>proclaiming the Gospel to a great company,</w:t>
      </w:r>
      <w:r w:rsidRPr="00AB1781">
        <w:rPr>
          <w:rStyle w:val="FootnoteReference"/>
        </w:rPr>
        <w:footnoteReference w:id="352"/>
      </w:r>
    </w:p>
    <w:p w14:paraId="478E96A2" w14:textId="77777777" w:rsidR="00704CAA" w:rsidRPr="00AB1781" w:rsidRDefault="00704CAA" w:rsidP="00704CAA">
      <w:pPr>
        <w:pStyle w:val="EnglishHangNoCoptic"/>
      </w:pPr>
      <w:r>
        <w:t>13 the K</w:t>
      </w:r>
      <w:r w:rsidRPr="00AB1781">
        <w:t>ing of the forces</w:t>
      </w:r>
      <w:r>
        <w:rPr>
          <w:rStyle w:val="FootnoteReference"/>
        </w:rPr>
        <w:footnoteReference w:id="353"/>
      </w:r>
      <w:r w:rsidRPr="00AB1781">
        <w:t xml:space="preserve"> of</w:t>
      </w:r>
      <w:r>
        <w:rPr>
          <w:rStyle w:val="FootnoteReference"/>
        </w:rPr>
        <w:footnoteReference w:id="354"/>
      </w:r>
      <w:r w:rsidRPr="00AB1781">
        <w:t xml:space="preserve"> the Beloved</w:t>
      </w:r>
    </w:p>
    <w:p w14:paraId="443594E0" w14:textId="77777777" w:rsidR="00704CAA" w:rsidRPr="00AB1781" w:rsidRDefault="00704CAA" w:rsidP="00704CAA">
      <w:pPr>
        <w:pStyle w:val="EnglishHangNoCoptic"/>
      </w:pPr>
      <w:r w:rsidRPr="00AB1781">
        <w:tab/>
        <w:t>will grant them to divide the spoils</w:t>
      </w:r>
    </w:p>
    <w:p w14:paraId="569D2EEA" w14:textId="77777777" w:rsidR="00704CAA" w:rsidRPr="00AB1781" w:rsidRDefault="00704CAA" w:rsidP="00704CAA">
      <w:pPr>
        <w:pStyle w:val="EnglishHangEndNoCoptic"/>
      </w:pPr>
      <w:r w:rsidRPr="00AB1781">
        <w:tab/>
      </w:r>
      <w:r>
        <w:t>for</w:t>
      </w:r>
      <w:r w:rsidRPr="00AB1781">
        <w:t xml:space="preserve"> the beauty of the house.</w:t>
      </w:r>
    </w:p>
    <w:p w14:paraId="671DA32B" w14:textId="77777777" w:rsidR="00704CAA" w:rsidRPr="00AB1781" w:rsidRDefault="00704CAA" w:rsidP="00704CAA">
      <w:pPr>
        <w:pStyle w:val="EnglishHangNoCoptic"/>
      </w:pPr>
      <w:r w:rsidRPr="00AB1781">
        <w:t xml:space="preserve">14 Even if you sleep </w:t>
      </w:r>
      <w:r>
        <w:t>in the mists of your portions</w:t>
      </w:r>
      <w:r w:rsidRPr="00AB1781">
        <w:t>,</w:t>
      </w:r>
      <w:r w:rsidRPr="00AB1781">
        <w:rPr>
          <w:rStyle w:val="FootnoteReference"/>
        </w:rPr>
        <w:footnoteReference w:id="355"/>
      </w:r>
    </w:p>
    <w:p w14:paraId="7709927E" w14:textId="77777777" w:rsidR="00704CAA" w:rsidRPr="00AB1781" w:rsidRDefault="00704CAA" w:rsidP="00704CAA">
      <w:pPr>
        <w:pStyle w:val="EnglishHangNoCoptic"/>
      </w:pPr>
      <w:r w:rsidRPr="00AB1781">
        <w:tab/>
        <w:t>you will be like a dove</w:t>
      </w:r>
    </w:p>
    <w:p w14:paraId="4545DEDD" w14:textId="77777777" w:rsidR="00704CAA" w:rsidRPr="00AB1781" w:rsidRDefault="00704CAA" w:rsidP="00704CAA">
      <w:pPr>
        <w:pStyle w:val="EnglishHangNoCoptic"/>
      </w:pPr>
      <w:r w:rsidRPr="00AB1781">
        <w:tab/>
        <w:t>whose wings are covered with silver</w:t>
      </w:r>
      <w:r>
        <w:t>,</w:t>
      </w:r>
    </w:p>
    <w:p w14:paraId="24839E20" w14:textId="77777777" w:rsidR="00704CAA" w:rsidRPr="00AB1781" w:rsidRDefault="00704CAA" w:rsidP="00704CAA">
      <w:pPr>
        <w:pStyle w:val="EnglishHangEndNoCoptic"/>
      </w:pPr>
      <w:r w:rsidRPr="00AB1781">
        <w:tab/>
        <w:t>and her back with the luster of gold.</w:t>
      </w:r>
      <w:r>
        <w:t xml:space="preserve"> </w:t>
      </w:r>
      <w:r w:rsidRPr="003863C1">
        <w:rPr>
          <w:i/>
        </w:rPr>
        <w:t>(Pause)</w:t>
      </w:r>
    </w:p>
    <w:p w14:paraId="6856034B" w14:textId="77777777" w:rsidR="00704CAA" w:rsidRPr="00AB1781" w:rsidRDefault="00704CAA" w:rsidP="00704CAA">
      <w:pPr>
        <w:pStyle w:val="EnglishHangNoCoptic"/>
      </w:pPr>
      <w:r w:rsidRPr="00AB1781">
        <w:t xml:space="preserve">15 When the Heavenly One </w:t>
      </w:r>
      <w:r>
        <w:t>appoints</w:t>
      </w:r>
      <w:r w:rsidRPr="00AB1781">
        <w:t xml:space="preserve"> kings over it,</w:t>
      </w:r>
    </w:p>
    <w:p w14:paraId="46C95400" w14:textId="77777777" w:rsidR="00704CAA" w:rsidRPr="00AB1781" w:rsidRDefault="00704CAA" w:rsidP="00704CAA">
      <w:pPr>
        <w:pStyle w:val="EnglishHangEndNoCoptic"/>
      </w:pPr>
      <w:r w:rsidRPr="00AB1781">
        <w:tab/>
        <w:t xml:space="preserve">they will be </w:t>
      </w:r>
      <w:r>
        <w:t xml:space="preserve">as </w:t>
      </w:r>
      <w:r w:rsidRPr="00AB1781">
        <w:t>white as the snow on Salmon.</w:t>
      </w:r>
    </w:p>
    <w:p w14:paraId="34A8523A" w14:textId="77777777" w:rsidR="00704CAA" w:rsidRPr="00AB1781" w:rsidRDefault="00704CAA" w:rsidP="00704CAA">
      <w:pPr>
        <w:pStyle w:val="EnglishHangNoCoptic"/>
      </w:pPr>
      <w:r w:rsidRPr="00AB1781">
        <w:t xml:space="preserve">16 The mountain of God is a </w:t>
      </w:r>
      <w:r>
        <w:t>fertile</w:t>
      </w:r>
      <w:r w:rsidRPr="00AB1781">
        <w:t xml:space="preserve"> mountain,</w:t>
      </w:r>
    </w:p>
    <w:p w14:paraId="386746D3" w14:textId="77777777" w:rsidR="00704CAA" w:rsidRPr="00AB1781" w:rsidRDefault="00704CAA" w:rsidP="00704CAA">
      <w:pPr>
        <w:pStyle w:val="EnglishHangEndNoCoptic"/>
      </w:pPr>
      <w:r w:rsidRPr="00AB1781">
        <w:tab/>
        <w:t xml:space="preserve">a mountain </w:t>
      </w:r>
      <w:r>
        <w:t>richly curdled [with milk]</w:t>
      </w:r>
      <w:r w:rsidRPr="00AB1781">
        <w:t xml:space="preserve">, a </w:t>
      </w:r>
      <w:r>
        <w:t>fertile mountain!</w:t>
      </w:r>
    </w:p>
    <w:p w14:paraId="6D14D8A1" w14:textId="77777777" w:rsidR="00704CAA" w:rsidRPr="00AB1781" w:rsidRDefault="00704CAA" w:rsidP="00704CAA">
      <w:pPr>
        <w:pStyle w:val="EnglishHangNoCoptic"/>
      </w:pPr>
      <w:r w:rsidRPr="00AB1781">
        <w:t xml:space="preserve">17 Why do you </w:t>
      </w:r>
      <w:r>
        <w:t>think about mountains richly curdled [with milk]</w:t>
      </w:r>
      <w:r w:rsidRPr="00AB1781">
        <w:t>?</w:t>
      </w:r>
    </w:p>
    <w:p w14:paraId="53C7795F" w14:textId="77777777" w:rsidR="00704CAA" w:rsidRPr="00AB1781" w:rsidRDefault="00704CAA" w:rsidP="00704CAA">
      <w:pPr>
        <w:pStyle w:val="EnglishHangNoCoptic"/>
      </w:pPr>
      <w:r w:rsidRPr="00AB1781">
        <w:tab/>
        <w:t>This is the mountain in which God is pleased to dwell;</w:t>
      </w:r>
    </w:p>
    <w:p w14:paraId="2688061C" w14:textId="77777777" w:rsidR="00704CAA" w:rsidRPr="00AB1781" w:rsidRDefault="00704CAA" w:rsidP="00704CAA">
      <w:pPr>
        <w:pStyle w:val="EnglishHangEndNoCoptic"/>
      </w:pPr>
      <w:r w:rsidRPr="00AB1781">
        <w:tab/>
      </w:r>
      <w:r>
        <w:t>truly</w:t>
      </w:r>
      <w:r w:rsidRPr="00AB1781">
        <w:t xml:space="preserve"> the Lord will dwell in it </w:t>
      </w:r>
      <w:r>
        <w:t>forever</w:t>
      </w:r>
      <w:r w:rsidRPr="00AB1781">
        <w:t>.</w:t>
      </w:r>
    </w:p>
    <w:p w14:paraId="4B5F166B" w14:textId="77777777" w:rsidR="00704CAA" w:rsidRPr="00AB1781" w:rsidRDefault="00704CAA" w:rsidP="00704CAA">
      <w:pPr>
        <w:pStyle w:val="EnglishHangNoCoptic"/>
      </w:pPr>
      <w:r>
        <w:lastRenderedPageBreak/>
        <w:t>18 The chariot</w:t>
      </w:r>
      <w:r w:rsidRPr="00AB1781">
        <w:t xml:space="preserve"> of God </w:t>
      </w:r>
      <w:r>
        <w:t>is</w:t>
      </w:r>
      <w:r w:rsidRPr="00AB1781">
        <w:t xml:space="preserve"> composed of myriads</w:t>
      </w:r>
      <w:r>
        <w:rPr>
          <w:rStyle w:val="FootnoteReference"/>
        </w:rPr>
        <w:footnoteReference w:id="356"/>
      </w:r>
      <w:r w:rsidRPr="00AB1781">
        <w:t>,</w:t>
      </w:r>
    </w:p>
    <w:p w14:paraId="19EBF432" w14:textId="77777777" w:rsidR="00704CAA" w:rsidRDefault="00704CAA" w:rsidP="00704CAA">
      <w:pPr>
        <w:pStyle w:val="EnglishHangNoCoptic"/>
      </w:pPr>
      <w:r w:rsidRPr="00AB1781">
        <w:tab/>
        <w:t xml:space="preserve">thousands of </w:t>
      </w:r>
      <w:r>
        <w:t>thriving ones</w:t>
      </w:r>
      <w:r w:rsidRPr="00AB1781">
        <w:t>;</w:t>
      </w:r>
    </w:p>
    <w:p w14:paraId="0C03D62B" w14:textId="77777777" w:rsidR="00704CAA" w:rsidRPr="00AB1781" w:rsidRDefault="00704CAA" w:rsidP="00704CAA">
      <w:pPr>
        <w:pStyle w:val="EnglishHangNoCoptic"/>
      </w:pPr>
      <w:r>
        <w:tab/>
        <w:t>[for the Lord will abide forever:]</w:t>
      </w:r>
    </w:p>
    <w:p w14:paraId="0A3BE559" w14:textId="77777777" w:rsidR="00704CAA" w:rsidRPr="00AB1781" w:rsidRDefault="00704CAA" w:rsidP="00704CAA">
      <w:pPr>
        <w:pStyle w:val="EnglishHangEndNoCoptic"/>
      </w:pPr>
      <w:r w:rsidRPr="00AB1781">
        <w:tab/>
        <w:t>the Lord</w:t>
      </w:r>
      <w:r>
        <w:rPr>
          <w:rStyle w:val="FootnoteReference"/>
        </w:rPr>
        <w:footnoteReference w:id="357"/>
      </w:r>
      <w:r w:rsidRPr="00AB1781">
        <w:t xml:space="preserve"> is in them </w:t>
      </w:r>
      <w:r>
        <w:t>at Sinai,</w:t>
      </w:r>
      <w:r w:rsidRPr="00AB1781">
        <w:t xml:space="preserve"> in </w:t>
      </w:r>
      <w:r>
        <w:t>his holy</w:t>
      </w:r>
      <w:r w:rsidRPr="00AB1781">
        <w:t xml:space="preserve"> </w:t>
      </w:r>
      <w:r>
        <w:t>place</w:t>
      </w:r>
      <w:r w:rsidRPr="00AB1781">
        <w:t>.</w:t>
      </w:r>
    </w:p>
    <w:p w14:paraId="36DA43E0" w14:textId="77777777" w:rsidR="00704CAA" w:rsidRPr="00AB1781" w:rsidRDefault="00704CAA" w:rsidP="00704CAA">
      <w:pPr>
        <w:pStyle w:val="EnglishHangNoCoptic"/>
      </w:pPr>
      <w:r w:rsidRPr="00AB1781">
        <w:t xml:space="preserve">19 </w:t>
      </w:r>
      <w:r>
        <w:t>You</w:t>
      </w:r>
      <w:r w:rsidRPr="00AB1781">
        <w:t xml:space="preserve"> ascended on high,</w:t>
      </w:r>
      <w:r>
        <w:t xml:space="preserve"> You led captivity captive;</w:t>
      </w:r>
    </w:p>
    <w:p w14:paraId="6E6AB938" w14:textId="77777777" w:rsidR="00704CAA" w:rsidRPr="00AB1781" w:rsidRDefault="00704CAA" w:rsidP="00704CAA">
      <w:pPr>
        <w:pStyle w:val="EnglishHangNoCoptic"/>
      </w:pPr>
      <w:r w:rsidRPr="00AB1781">
        <w:tab/>
      </w:r>
      <w:r>
        <w:t>You</w:t>
      </w:r>
      <w:r w:rsidRPr="00AB1781">
        <w:t xml:space="preserve"> </w:t>
      </w:r>
      <w:r>
        <w:t>received gifts for</w:t>
      </w:r>
      <w:r w:rsidRPr="00AB1781">
        <w:t xml:space="preserve"> </w:t>
      </w:r>
      <w:r>
        <w:t>mankind</w:t>
      </w:r>
      <w:r w:rsidRPr="00AB1781">
        <w:t>,</w:t>
      </w:r>
      <w:r w:rsidRPr="00AB1781">
        <w:rPr>
          <w:rStyle w:val="FootnoteReference"/>
        </w:rPr>
        <w:footnoteReference w:id="358"/>
      </w:r>
    </w:p>
    <w:p w14:paraId="0F50992D" w14:textId="77777777" w:rsidR="00704CAA" w:rsidRPr="00C879D4" w:rsidRDefault="00704CAA" w:rsidP="00704CAA">
      <w:pPr>
        <w:pStyle w:val="EnglishHangEndNoCoptic"/>
      </w:pPr>
      <w:r>
        <w:tab/>
        <w:t>although they were disobedient, so they may dwell there</w:t>
      </w:r>
      <w:r w:rsidRPr="00AB1781">
        <w:t>.</w:t>
      </w:r>
    </w:p>
    <w:p w14:paraId="22110254" w14:textId="77777777" w:rsidR="00704CAA" w:rsidRPr="00AB1781" w:rsidRDefault="00704CAA" w:rsidP="00704CAA">
      <w:pPr>
        <w:pStyle w:val="EnglishHangNoCoptic"/>
      </w:pPr>
      <w:r>
        <w:t>20 Blessed be the Lord God;</w:t>
      </w:r>
    </w:p>
    <w:p w14:paraId="01932616" w14:textId="77777777" w:rsidR="00704CAA" w:rsidRPr="00AB1781" w:rsidRDefault="00704CAA" w:rsidP="00704CAA">
      <w:pPr>
        <w:pStyle w:val="EnglishHangNoCoptic"/>
      </w:pPr>
      <w:r w:rsidRPr="00AB1781">
        <w:tab/>
        <w:t>blessed be the Lord from day to day;</w:t>
      </w:r>
    </w:p>
    <w:p w14:paraId="0528DE1B" w14:textId="77777777" w:rsidR="00704CAA" w:rsidRPr="00AB1781" w:rsidRDefault="00704CAA" w:rsidP="00704CAA">
      <w:pPr>
        <w:pStyle w:val="EnglishHangEndNoCoptic"/>
      </w:pPr>
      <w:r w:rsidRPr="00AB1781">
        <w:tab/>
        <w:t>the God of our salvation will prosper us</w:t>
      </w:r>
      <w:r>
        <w:rPr>
          <w:rStyle w:val="FootnoteReference"/>
        </w:rPr>
        <w:footnoteReference w:id="359"/>
      </w:r>
      <w:r w:rsidRPr="00AB1781">
        <w:t xml:space="preserve">. </w:t>
      </w:r>
      <w:r w:rsidRPr="00AB1781">
        <w:rPr>
          <w:i/>
        </w:rPr>
        <w:t>(Pause)</w:t>
      </w:r>
    </w:p>
    <w:p w14:paraId="0BDD698F" w14:textId="77777777" w:rsidR="00704CAA" w:rsidRPr="00AB1781" w:rsidRDefault="00704CAA" w:rsidP="00704CAA">
      <w:pPr>
        <w:pStyle w:val="EnglishHangNoCoptic"/>
      </w:pPr>
      <w:r w:rsidRPr="00AB1781">
        <w:t xml:space="preserve">21 Our God is the God </w:t>
      </w:r>
      <w:r>
        <w:t>who</w:t>
      </w:r>
      <w:r w:rsidRPr="00AB1781">
        <w:t xml:space="preserve"> save</w:t>
      </w:r>
      <w:r>
        <w:t>s</w:t>
      </w:r>
      <w:r w:rsidRPr="00AB1781">
        <w:t>,</w:t>
      </w:r>
    </w:p>
    <w:p w14:paraId="48275751" w14:textId="77777777" w:rsidR="00704CAA" w:rsidRPr="00AB1781" w:rsidRDefault="00704CAA" w:rsidP="00704CAA">
      <w:pPr>
        <w:pStyle w:val="EnglishHangEndNoCoptic"/>
      </w:pPr>
      <w:r w:rsidRPr="00AB1781">
        <w:tab/>
        <w:t xml:space="preserve">and the ways out of death </w:t>
      </w:r>
      <w:r>
        <w:t>belong to the Lord</w:t>
      </w:r>
      <w:r w:rsidRPr="00AB1781">
        <w:t>.</w:t>
      </w:r>
    </w:p>
    <w:p w14:paraId="284D9A1F" w14:textId="77777777" w:rsidR="00704CAA" w:rsidRPr="00AB1781" w:rsidRDefault="00704CAA" w:rsidP="00704CAA">
      <w:pPr>
        <w:pStyle w:val="EnglishHangNoCoptic"/>
      </w:pPr>
      <w:r w:rsidRPr="00AB1781">
        <w:t>22 But God will crush the heads of His enemies,</w:t>
      </w:r>
    </w:p>
    <w:p w14:paraId="441E5F31" w14:textId="77777777" w:rsidR="00704CAA" w:rsidRPr="00AB1781" w:rsidRDefault="00704CAA" w:rsidP="00704CAA">
      <w:pPr>
        <w:pStyle w:val="EnglishHangEndNoCoptic"/>
      </w:pPr>
      <w:r w:rsidRPr="00AB1781">
        <w:tab/>
        <w:t xml:space="preserve">the hairy </w:t>
      </w:r>
      <w:r>
        <w:t>head</w:t>
      </w:r>
      <w:r w:rsidRPr="00AB1781">
        <w:t xml:space="preserve"> of those who persist in their </w:t>
      </w:r>
      <w:r>
        <w:t>transgressions</w:t>
      </w:r>
      <w:r w:rsidRPr="00AB1781">
        <w:t>.</w:t>
      </w:r>
    </w:p>
    <w:p w14:paraId="5C36C306" w14:textId="77777777" w:rsidR="00704CAA" w:rsidRPr="00AB1781" w:rsidRDefault="00704CAA" w:rsidP="00704CAA">
      <w:pPr>
        <w:pStyle w:val="EnglishHangNoCoptic"/>
      </w:pPr>
      <w:r w:rsidRPr="00AB1781">
        <w:t>23 The L</w:t>
      </w:r>
      <w:r>
        <w:t>ord said, “I will return from Bashan;</w:t>
      </w:r>
    </w:p>
    <w:p w14:paraId="3BE4B06C" w14:textId="77777777" w:rsidR="00704CAA" w:rsidRPr="00AB1781" w:rsidRDefault="00704CAA" w:rsidP="00704CAA">
      <w:pPr>
        <w:pStyle w:val="EnglishHangEndNoCoptic"/>
      </w:pPr>
      <w:r w:rsidRPr="00AB1781">
        <w:tab/>
        <w:t>I will retur</w:t>
      </w:r>
      <w:r>
        <w:t>n through the depths of the sea,</w:t>
      </w:r>
    </w:p>
    <w:p w14:paraId="4F50E0A5" w14:textId="77777777" w:rsidR="00704CAA" w:rsidRPr="00AB1781" w:rsidRDefault="00704CAA" w:rsidP="00704CAA">
      <w:pPr>
        <w:pStyle w:val="EnglishHangNoCoptic"/>
      </w:pPr>
      <w:r w:rsidRPr="00AB1781">
        <w:t xml:space="preserve">24 </w:t>
      </w:r>
      <w:r>
        <w:t xml:space="preserve">so </w:t>
      </w:r>
      <w:r w:rsidRPr="00AB1781">
        <w:t>that your feet may be bathed in blood,</w:t>
      </w:r>
    </w:p>
    <w:p w14:paraId="6CC709BB" w14:textId="77777777" w:rsidR="00704CAA" w:rsidRPr="00AB1781" w:rsidRDefault="00704CAA" w:rsidP="00704CAA">
      <w:pPr>
        <w:pStyle w:val="EnglishHangEndNoCoptic"/>
      </w:pPr>
      <w:r w:rsidRPr="00AB1781">
        <w:tab/>
        <w:t>and the tongues of your dogs</w:t>
      </w:r>
      <w:r>
        <w:t xml:space="preserve"> [bathed] in the blood of Your enemies.”</w:t>
      </w:r>
    </w:p>
    <w:p w14:paraId="2ACD4B70" w14:textId="77777777" w:rsidR="00704CAA" w:rsidRPr="00AB1781" w:rsidRDefault="00704CAA" w:rsidP="00704CAA">
      <w:pPr>
        <w:pStyle w:val="EnglishHangNoCoptic"/>
      </w:pPr>
      <w:r w:rsidRPr="00AB1781">
        <w:t xml:space="preserve">25 </w:t>
      </w:r>
      <w:r>
        <w:t>Your</w:t>
      </w:r>
      <w:r w:rsidRPr="00AB1781">
        <w:t xml:space="preserve"> processions </w:t>
      </w:r>
      <w:r>
        <w:t>were seen, O God,</w:t>
      </w:r>
    </w:p>
    <w:p w14:paraId="20D3CEF2" w14:textId="77777777" w:rsidR="00704CAA" w:rsidRPr="00AB1781" w:rsidRDefault="00704CAA" w:rsidP="00704CAA">
      <w:pPr>
        <w:pStyle w:val="EnglishHangEndNoCoptic"/>
      </w:pPr>
      <w:r w:rsidRPr="00AB1781">
        <w:tab/>
        <w:t xml:space="preserve">the processions of my God, the King, in the </w:t>
      </w:r>
      <w:r>
        <w:t>holy place</w:t>
      </w:r>
      <w:r w:rsidRPr="00AB1781">
        <w:t>.</w:t>
      </w:r>
    </w:p>
    <w:p w14:paraId="78B6E9C9" w14:textId="77777777" w:rsidR="00704CAA" w:rsidRPr="00AB1781" w:rsidRDefault="00704CAA" w:rsidP="00704CAA">
      <w:pPr>
        <w:pStyle w:val="EnglishHangNoCoptic"/>
      </w:pPr>
      <w:r w:rsidRPr="00AB1781">
        <w:t>26 The rulers went in front, followed by the singers,</w:t>
      </w:r>
    </w:p>
    <w:p w14:paraId="1C33B5FD" w14:textId="77777777" w:rsidR="00704CAA" w:rsidRPr="00AB1781" w:rsidRDefault="00704CAA" w:rsidP="00704CAA">
      <w:pPr>
        <w:pStyle w:val="EnglishHangEndNoCoptic"/>
      </w:pPr>
      <w:r w:rsidRPr="00AB1781">
        <w:tab/>
        <w:t xml:space="preserve">while between them were </w:t>
      </w:r>
      <w:r>
        <w:t>you maidens playing</w:t>
      </w:r>
      <w:r w:rsidRPr="00AB1781">
        <w:t xml:space="preserve"> timbrels.</w:t>
      </w:r>
    </w:p>
    <w:p w14:paraId="06D96908" w14:textId="77777777" w:rsidR="00704CAA" w:rsidRPr="00AB1781" w:rsidRDefault="00704CAA" w:rsidP="00704CAA">
      <w:pPr>
        <w:pStyle w:val="EnglishHangNoCoptic"/>
      </w:pPr>
      <w:r>
        <w:t>27 Bless God in the churches</w:t>
      </w:r>
      <w:r>
        <w:rPr>
          <w:rStyle w:val="FootnoteReference"/>
        </w:rPr>
        <w:footnoteReference w:id="360"/>
      </w:r>
      <w:r>
        <w:t>,</w:t>
      </w:r>
    </w:p>
    <w:p w14:paraId="5D9EFB45" w14:textId="77777777" w:rsidR="00704CAA" w:rsidRPr="00AB1781" w:rsidRDefault="00704CAA" w:rsidP="00704CAA">
      <w:pPr>
        <w:pStyle w:val="EnglishHangEndNoCoptic"/>
      </w:pPr>
      <w:r w:rsidRPr="00AB1781">
        <w:tab/>
      </w:r>
      <w:r>
        <w:t>[bless]</w:t>
      </w:r>
      <w:r w:rsidRPr="00AB1781">
        <w:t xml:space="preserve"> the Lor</w:t>
      </w:r>
      <w:r>
        <w:t>d from the fountains of Israel!</w:t>
      </w:r>
    </w:p>
    <w:p w14:paraId="371A7C14" w14:textId="77777777" w:rsidR="00704CAA" w:rsidRPr="00AB1781" w:rsidRDefault="00704CAA" w:rsidP="00704CAA">
      <w:pPr>
        <w:pStyle w:val="EnglishHangNoCoptic"/>
      </w:pPr>
      <w:r w:rsidRPr="00AB1781">
        <w:t>28 There is Benjamin</w:t>
      </w:r>
      <w:r>
        <w:t>, the youngest,</w:t>
      </w:r>
      <w:r w:rsidRPr="00AB1781">
        <w:t xml:space="preserve"> in ecstasy;</w:t>
      </w:r>
    </w:p>
    <w:p w14:paraId="0E16E854" w14:textId="77777777" w:rsidR="00704CAA" w:rsidRPr="00AB1781" w:rsidRDefault="00704CAA" w:rsidP="00704CAA">
      <w:pPr>
        <w:pStyle w:val="EnglishHangNoCoptic"/>
      </w:pPr>
      <w:r w:rsidRPr="00AB1781">
        <w:tab/>
        <w:t xml:space="preserve">the </w:t>
      </w:r>
      <w:r>
        <w:t>rulers</w:t>
      </w:r>
      <w:r w:rsidRPr="00AB1781">
        <w:t xml:space="preserve"> of Juda are their leaders,</w:t>
      </w:r>
    </w:p>
    <w:p w14:paraId="1FDBA8EC" w14:textId="77777777" w:rsidR="00704CAA" w:rsidRPr="00AB1781" w:rsidRDefault="00704CAA" w:rsidP="00704CAA">
      <w:pPr>
        <w:pStyle w:val="EnglishHangEndNoCoptic"/>
      </w:pPr>
      <w:r w:rsidRPr="00AB1781">
        <w:tab/>
        <w:t xml:space="preserve">the </w:t>
      </w:r>
      <w:r>
        <w:t xml:space="preserve">rulers </w:t>
      </w:r>
      <w:r w:rsidRPr="00AB1781">
        <w:t>of Zabulon</w:t>
      </w:r>
      <w:r>
        <w:t xml:space="preserve"> and</w:t>
      </w:r>
      <w:r w:rsidRPr="00AB1781">
        <w:t xml:space="preserve"> Nephthali.</w:t>
      </w:r>
    </w:p>
    <w:p w14:paraId="48EC275F" w14:textId="77777777" w:rsidR="00704CAA" w:rsidRPr="00AB1781" w:rsidRDefault="00704CAA" w:rsidP="00704CAA">
      <w:pPr>
        <w:pStyle w:val="EnglishHangNoCoptic"/>
      </w:pPr>
      <w:r w:rsidRPr="00AB1781">
        <w:t xml:space="preserve">29 Command </w:t>
      </w:r>
      <w:r>
        <w:t>Your</w:t>
      </w:r>
      <w:r w:rsidRPr="00AB1781">
        <w:t xml:space="preserve"> power, O God;</w:t>
      </w:r>
    </w:p>
    <w:p w14:paraId="26AF45D9" w14:textId="77777777" w:rsidR="00704CAA" w:rsidRPr="00AB1781" w:rsidRDefault="00704CAA" w:rsidP="00704CAA">
      <w:pPr>
        <w:pStyle w:val="EnglishHangEndNoCoptic"/>
      </w:pPr>
      <w:r w:rsidRPr="00AB1781">
        <w:tab/>
        <w:t xml:space="preserve">strengthen, O God, </w:t>
      </w:r>
      <w:r>
        <w:t>that which</w:t>
      </w:r>
      <w:r w:rsidRPr="00AB1781">
        <w:t xml:space="preserve"> </w:t>
      </w:r>
      <w:r>
        <w:t>You</w:t>
      </w:r>
      <w:r w:rsidRPr="00AB1781">
        <w:t xml:space="preserve"> </w:t>
      </w:r>
      <w:r>
        <w:t>accomplished</w:t>
      </w:r>
      <w:r w:rsidRPr="00AB1781">
        <w:t xml:space="preserve"> in us.</w:t>
      </w:r>
    </w:p>
    <w:p w14:paraId="2D17639C" w14:textId="77777777" w:rsidR="00704CAA" w:rsidRPr="00AB1781" w:rsidRDefault="00704CAA" w:rsidP="00704CAA">
      <w:pPr>
        <w:pStyle w:val="EnglishHangNoCoptic"/>
      </w:pPr>
      <w:r w:rsidRPr="00AB1781">
        <w:lastRenderedPageBreak/>
        <w:t xml:space="preserve">30 </w:t>
      </w:r>
      <w:r>
        <w:t>Because of</w:t>
      </w:r>
      <w:r w:rsidRPr="00AB1781">
        <w:t xml:space="preserve"> </w:t>
      </w:r>
      <w:r>
        <w:t>Your</w:t>
      </w:r>
      <w:r w:rsidRPr="00AB1781">
        <w:t xml:space="preserve"> temple in Jerusalem,</w:t>
      </w:r>
    </w:p>
    <w:p w14:paraId="75551FFA" w14:textId="77777777" w:rsidR="00704CAA" w:rsidRPr="00AB1781" w:rsidRDefault="00704CAA" w:rsidP="00704CAA">
      <w:pPr>
        <w:pStyle w:val="EnglishHangEndNoCoptic"/>
      </w:pPr>
      <w:r w:rsidRPr="00AB1781">
        <w:tab/>
        <w:t xml:space="preserve">kings will offer gifts to </w:t>
      </w:r>
      <w:r>
        <w:t>You</w:t>
      </w:r>
      <w:r w:rsidRPr="00AB1781">
        <w:t>.</w:t>
      </w:r>
    </w:p>
    <w:p w14:paraId="5DB89E86" w14:textId="77777777" w:rsidR="00704CAA" w:rsidRPr="00AB1781" w:rsidRDefault="00704CAA" w:rsidP="00704CAA">
      <w:pPr>
        <w:pStyle w:val="EnglishHangNoCoptic"/>
      </w:pPr>
      <w:r w:rsidRPr="00AB1781">
        <w:t xml:space="preserve">31 Rebuke the </w:t>
      </w:r>
      <w:r>
        <w:t>wild animals</w:t>
      </w:r>
      <w:r w:rsidRPr="00AB1781">
        <w:t xml:space="preserve"> of the reed,</w:t>
      </w:r>
    </w:p>
    <w:p w14:paraId="0EA65951" w14:textId="77777777" w:rsidR="00704CAA" w:rsidRPr="00AB1781" w:rsidRDefault="00704CAA" w:rsidP="00704CAA">
      <w:pPr>
        <w:pStyle w:val="EnglishHangNoCoptic"/>
      </w:pPr>
      <w:r w:rsidRPr="00AB1781">
        <w:tab/>
        <w:t xml:space="preserve">the herd of bulls </w:t>
      </w:r>
      <w:r>
        <w:t>among</w:t>
      </w:r>
      <w:r w:rsidRPr="00AB1781">
        <w:t xml:space="preserve"> the cows of the peoples,</w:t>
      </w:r>
    </w:p>
    <w:p w14:paraId="1EBD3BB7" w14:textId="77777777" w:rsidR="00704CAA" w:rsidRPr="00AB1781" w:rsidRDefault="00704CAA" w:rsidP="00704CAA">
      <w:pPr>
        <w:pStyle w:val="EnglishHangNoCoptic"/>
      </w:pPr>
      <w:r w:rsidRPr="00AB1781">
        <w:tab/>
        <w:t>that those who have been tried with silver may not be shut out;</w:t>
      </w:r>
    </w:p>
    <w:p w14:paraId="5CA8934D" w14:textId="77777777" w:rsidR="00704CAA" w:rsidRPr="00AB1781" w:rsidRDefault="00704CAA" w:rsidP="00704CAA">
      <w:pPr>
        <w:pStyle w:val="EnglishHangEndNoCoptic"/>
      </w:pPr>
      <w:r w:rsidRPr="00AB1781">
        <w:tab/>
        <w:t>scatter the nations that desire wars.</w:t>
      </w:r>
      <w:r w:rsidRPr="00AB1781">
        <w:rPr>
          <w:rStyle w:val="FootnoteReference"/>
        </w:rPr>
        <w:footnoteReference w:id="361"/>
      </w:r>
    </w:p>
    <w:p w14:paraId="4A27D72D" w14:textId="77777777" w:rsidR="00704CAA" w:rsidRPr="00AB1781" w:rsidRDefault="00704CAA" w:rsidP="00704CAA">
      <w:pPr>
        <w:pStyle w:val="EnglishHangNoCoptic"/>
      </w:pPr>
      <w:r w:rsidRPr="00AB1781">
        <w:t>32 Ambassadors will come from Egypt;</w:t>
      </w:r>
    </w:p>
    <w:p w14:paraId="7576A9E5" w14:textId="77777777" w:rsidR="00704CAA" w:rsidRPr="00AB1781" w:rsidRDefault="00704CAA" w:rsidP="00704CAA">
      <w:pPr>
        <w:pStyle w:val="EnglishHangEndNoCoptic"/>
      </w:pPr>
      <w:r w:rsidRPr="00AB1781">
        <w:tab/>
        <w:t xml:space="preserve">Ethiopia will </w:t>
      </w:r>
      <w:r>
        <w:t>draw near</w:t>
      </w:r>
      <w:r w:rsidRPr="00AB1781">
        <w:t xml:space="preserve"> to stretch out her hand to God.</w:t>
      </w:r>
    </w:p>
    <w:p w14:paraId="64609A25" w14:textId="77777777" w:rsidR="00704CAA" w:rsidRPr="00AB1781" w:rsidRDefault="00704CAA" w:rsidP="00704CAA">
      <w:pPr>
        <w:pStyle w:val="EnglishHangNoCoptic"/>
      </w:pPr>
      <w:r w:rsidRPr="00AB1781">
        <w:t>33 Sing to</w:t>
      </w:r>
      <w:r>
        <w:t xml:space="preserve"> God, you kingdoms of the earth,</w:t>
      </w:r>
    </w:p>
    <w:p w14:paraId="69066344" w14:textId="77777777" w:rsidR="00704CAA" w:rsidRPr="00AB1781" w:rsidRDefault="00704CAA" w:rsidP="00704CAA">
      <w:pPr>
        <w:pStyle w:val="EnglishHangEndNoCoptic"/>
      </w:pPr>
      <w:r w:rsidRPr="00AB1781">
        <w:tab/>
        <w:t xml:space="preserve">sing to the Lord. </w:t>
      </w:r>
      <w:r w:rsidRPr="00AB1781">
        <w:rPr>
          <w:i/>
        </w:rPr>
        <w:t>(Pause)</w:t>
      </w:r>
    </w:p>
    <w:p w14:paraId="351B2223" w14:textId="77777777" w:rsidR="00704CAA" w:rsidRPr="00AB1781" w:rsidRDefault="00704CAA" w:rsidP="00704CAA">
      <w:pPr>
        <w:pStyle w:val="EnglishHangNoCoptic"/>
      </w:pPr>
      <w:r w:rsidRPr="00AB1781">
        <w:t>34 Sing to God</w:t>
      </w:r>
      <w:r>
        <w:t>,</w:t>
      </w:r>
      <w:r w:rsidRPr="00AB1781">
        <w:t xml:space="preserve"> Who </w:t>
      </w:r>
      <w:r>
        <w:t>ascended</w:t>
      </w:r>
      <w:r>
        <w:rPr>
          <w:rStyle w:val="FootnoteReference"/>
        </w:rPr>
        <w:footnoteReference w:id="362"/>
      </w:r>
      <w:r w:rsidRPr="00AB1781">
        <w:t xml:space="preserve"> </w:t>
      </w:r>
      <w:r>
        <w:t>to</w:t>
      </w:r>
      <w:r w:rsidRPr="00AB1781">
        <w:t xml:space="preserve"> the heaven of heaven</w:t>
      </w:r>
      <w:r>
        <w:t>s</w:t>
      </w:r>
      <w:r w:rsidRPr="00AB1781">
        <w:t xml:space="preserve"> to</w:t>
      </w:r>
      <w:r>
        <w:t>wards</w:t>
      </w:r>
      <w:r w:rsidRPr="00AB1781">
        <w:t xml:space="preserve"> the East;</w:t>
      </w:r>
    </w:p>
    <w:p w14:paraId="6CF96AE9" w14:textId="77777777" w:rsidR="00704CAA" w:rsidRPr="00AB1781" w:rsidRDefault="00704CAA" w:rsidP="00704CAA">
      <w:pPr>
        <w:pStyle w:val="EnglishHangEndNoCoptic"/>
      </w:pPr>
      <w:r>
        <w:tab/>
        <w:t>look</w:t>
      </w:r>
      <w:r w:rsidRPr="00AB1781">
        <w:t xml:space="preserve">, He </w:t>
      </w:r>
      <w:r>
        <w:t>will speak with His voice,</w:t>
      </w:r>
      <w:r w:rsidRPr="00AB1781">
        <w:t xml:space="preserve"> </w:t>
      </w:r>
      <w:r>
        <w:t>with</w:t>
      </w:r>
      <w:r w:rsidRPr="00AB1781">
        <w:t xml:space="preserve"> a thunderous sound.</w:t>
      </w:r>
      <w:r w:rsidRPr="00AB1781">
        <w:rPr>
          <w:rStyle w:val="FootnoteReference"/>
        </w:rPr>
        <w:footnoteReference w:id="363"/>
      </w:r>
    </w:p>
    <w:p w14:paraId="37875073" w14:textId="77777777" w:rsidR="00704CAA" w:rsidRPr="00AB1781" w:rsidRDefault="00704CAA" w:rsidP="00704CAA">
      <w:pPr>
        <w:pStyle w:val="EnglishHangNoCoptic"/>
      </w:pPr>
      <w:r w:rsidRPr="00AB1781">
        <w:t>35 Give glory to God;</w:t>
      </w:r>
    </w:p>
    <w:p w14:paraId="5D262384" w14:textId="77777777" w:rsidR="00704CAA" w:rsidRPr="00AB1781" w:rsidRDefault="00704CAA" w:rsidP="00704CAA">
      <w:pPr>
        <w:pStyle w:val="EnglishHangNoCoptic"/>
      </w:pPr>
      <w:r w:rsidRPr="00AB1781">
        <w:tab/>
        <w:t>His magnificence is over Israel,</w:t>
      </w:r>
    </w:p>
    <w:p w14:paraId="1B2D73B2" w14:textId="77777777" w:rsidR="00704CAA" w:rsidRPr="00AB1781" w:rsidRDefault="00704CAA" w:rsidP="00704CAA">
      <w:pPr>
        <w:pStyle w:val="EnglishHangEndNoCoptic"/>
      </w:pPr>
      <w:r w:rsidRPr="00AB1781">
        <w:tab/>
        <w:t>and His power is in the clouds.</w:t>
      </w:r>
    </w:p>
    <w:p w14:paraId="39BC26FE" w14:textId="77777777" w:rsidR="00704CAA" w:rsidRPr="00AB1781" w:rsidRDefault="00704CAA" w:rsidP="00704CAA">
      <w:pPr>
        <w:pStyle w:val="EnglishHangNoCoptic"/>
      </w:pPr>
      <w:r w:rsidRPr="00AB1781">
        <w:t xml:space="preserve">36 God is </w:t>
      </w:r>
      <w:r>
        <w:t>wondrous among His Saints; the God of Israel</w:t>
      </w:r>
    </w:p>
    <w:p w14:paraId="0230A203" w14:textId="77777777" w:rsidR="00704CAA" w:rsidRPr="00AB1781" w:rsidRDefault="00704CAA" w:rsidP="00704CAA">
      <w:pPr>
        <w:pStyle w:val="EnglishHangNoCoptic"/>
      </w:pPr>
      <w:r w:rsidRPr="00AB1781">
        <w:tab/>
        <w:t>will give strength and power to His people.</w:t>
      </w:r>
    </w:p>
    <w:p w14:paraId="1EC4085C" w14:textId="77777777" w:rsidR="00704CAA" w:rsidRPr="00C879D4" w:rsidRDefault="00704CAA" w:rsidP="00704CAA">
      <w:pPr>
        <w:pStyle w:val="EnglishHangEndNoCoptic"/>
        <w:tabs>
          <w:tab w:val="left" w:pos="720"/>
          <w:tab w:val="left" w:pos="1440"/>
          <w:tab w:val="left" w:pos="3147"/>
        </w:tabs>
      </w:pPr>
      <w:r w:rsidRPr="00AB1781">
        <w:tab/>
        <w:t>Blessed be God!</w:t>
      </w:r>
      <w:r>
        <w:tab/>
      </w:r>
    </w:p>
    <w:p w14:paraId="61817EE6" w14:textId="77777777" w:rsidR="00704CAA" w:rsidRDefault="00704CAA" w:rsidP="00704CAA">
      <w:pPr>
        <w:pStyle w:val="Rubric"/>
      </w:pPr>
      <w:r>
        <w:t>Glory…</w:t>
      </w:r>
    </w:p>
    <w:p w14:paraId="3FEE275B" w14:textId="77777777" w:rsidR="00704CAA" w:rsidRPr="00B139A8" w:rsidRDefault="00704CAA" w:rsidP="00704CAA">
      <w:pPr>
        <w:pStyle w:val="Heading4"/>
      </w:pPr>
      <w:r>
        <w:t>Psalm</w:t>
      </w:r>
      <w:r w:rsidRPr="00AB1781">
        <w:t xml:space="preserve"> 68</w:t>
      </w:r>
      <w:r>
        <w:t>: “Save me, O God; for the waters have come in”</w:t>
      </w:r>
    </w:p>
    <w:p w14:paraId="2E6893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7CFB96E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5AD853C3" w14:textId="77777777" w:rsidR="00704CAA" w:rsidRPr="00AB1781" w:rsidRDefault="00704CAA" w:rsidP="00704CAA">
      <w:pPr>
        <w:pStyle w:val="Rubric"/>
      </w:pPr>
      <w:r w:rsidRPr="00AB1781">
        <w:t>1 (</w:t>
      </w:r>
      <w:r>
        <w:t>For the end; over</w:t>
      </w:r>
      <w:r w:rsidRPr="00AB1781">
        <w:t xml:space="preserve"> those </w:t>
      </w:r>
      <w:r>
        <w:t>that will</w:t>
      </w:r>
      <w:r w:rsidRPr="00AB1781">
        <w:t xml:space="preserve"> be changed. By David)</w:t>
      </w:r>
    </w:p>
    <w:p w14:paraId="38123CD4" w14:textId="77777777" w:rsidR="00704CAA" w:rsidRPr="00AB1781" w:rsidRDefault="00704CAA" w:rsidP="00704CAA">
      <w:pPr>
        <w:pStyle w:val="EnglishHangNoCoptic"/>
      </w:pPr>
      <w:r>
        <w:t>2 Save me, O God,</w:t>
      </w:r>
    </w:p>
    <w:p w14:paraId="2EB45474" w14:textId="77777777" w:rsidR="00704CAA" w:rsidRPr="00AB1781" w:rsidRDefault="00704CAA" w:rsidP="00704CAA">
      <w:pPr>
        <w:pStyle w:val="EnglishHangEndNoCoptic"/>
      </w:pPr>
      <w:r w:rsidRPr="00AB1781">
        <w:tab/>
        <w:t xml:space="preserve">for the waters have </w:t>
      </w:r>
      <w:r>
        <w:t>come in,</w:t>
      </w:r>
      <w:r w:rsidRPr="00AB1781">
        <w:t xml:space="preserve"> even</w:t>
      </w:r>
      <w:r>
        <w:t xml:space="preserve"> to</w:t>
      </w:r>
      <w:r w:rsidRPr="00AB1781">
        <w:t xml:space="preserve"> my soul.</w:t>
      </w:r>
    </w:p>
    <w:p w14:paraId="5718ABE6" w14:textId="77777777" w:rsidR="00704CAA" w:rsidRPr="00AB1781" w:rsidRDefault="00704CAA" w:rsidP="00704CAA">
      <w:pPr>
        <w:pStyle w:val="EnglishHangNoCoptic"/>
      </w:pPr>
      <w:r w:rsidRPr="00AB1781">
        <w:t>3 I am stuck in deep mire</w:t>
      </w:r>
      <w:r>
        <w:rPr>
          <w:rStyle w:val="FootnoteReference"/>
        </w:rPr>
        <w:footnoteReference w:id="364"/>
      </w:r>
      <w:r w:rsidRPr="00AB1781">
        <w:t>, and there is no foothold;</w:t>
      </w:r>
      <w:r w:rsidRPr="00AB1781">
        <w:rPr>
          <w:rStyle w:val="FootnoteReference"/>
        </w:rPr>
        <w:footnoteReference w:id="365"/>
      </w:r>
    </w:p>
    <w:p w14:paraId="68877483" w14:textId="77777777" w:rsidR="00704CAA" w:rsidRPr="00AB1781" w:rsidRDefault="00704CAA" w:rsidP="00704CAA">
      <w:pPr>
        <w:pStyle w:val="EnglishHangNoCoptic"/>
      </w:pPr>
      <w:r w:rsidRPr="00AB1781">
        <w:tab/>
        <w:t>I have come into the depths of the sea,</w:t>
      </w:r>
    </w:p>
    <w:p w14:paraId="2F8DBD40" w14:textId="77777777" w:rsidR="00704CAA" w:rsidRPr="00AB1781" w:rsidRDefault="00704CAA" w:rsidP="00704CAA">
      <w:pPr>
        <w:pStyle w:val="EnglishHangEndNoCoptic"/>
      </w:pPr>
      <w:r w:rsidRPr="00AB1781">
        <w:tab/>
        <w:t>and a storm has overwhelmed me.</w:t>
      </w:r>
    </w:p>
    <w:p w14:paraId="6BA21D29" w14:textId="77777777" w:rsidR="00704CAA" w:rsidRPr="00AB1781" w:rsidRDefault="00704CAA" w:rsidP="00704CAA">
      <w:pPr>
        <w:pStyle w:val="EnglishHangNoCoptic"/>
      </w:pPr>
      <w:r w:rsidRPr="00AB1781">
        <w:lastRenderedPageBreak/>
        <w:t xml:space="preserve">4 I </w:t>
      </w:r>
      <w:r>
        <w:t>grow weary of crying</w:t>
      </w:r>
      <w:r w:rsidRPr="00AB1781">
        <w:t>, my throat is hoarse;</w:t>
      </w:r>
    </w:p>
    <w:p w14:paraId="454590BA" w14:textId="77777777" w:rsidR="00704CAA" w:rsidRPr="00AB1781" w:rsidRDefault="00704CAA" w:rsidP="00704CAA">
      <w:pPr>
        <w:pStyle w:val="EnglishHangEndNoCoptic"/>
      </w:pPr>
      <w:r w:rsidRPr="00AB1781">
        <w:tab/>
        <w:t xml:space="preserve">my eyes fail </w:t>
      </w:r>
      <w:r>
        <w:t>from</w:t>
      </w:r>
      <w:r w:rsidRPr="00AB1781">
        <w:t xml:space="preserve"> hoping for my God.</w:t>
      </w:r>
    </w:p>
    <w:p w14:paraId="18CDF987" w14:textId="77777777" w:rsidR="00704CAA" w:rsidRPr="00AB1781" w:rsidRDefault="00704CAA" w:rsidP="00704CAA">
      <w:pPr>
        <w:pStyle w:val="EnglishHangNoCoptic"/>
      </w:pPr>
      <w:r w:rsidRPr="00AB1781">
        <w:t>5 Those who hate me without cause</w:t>
      </w:r>
    </w:p>
    <w:p w14:paraId="30EA6E3C" w14:textId="77777777" w:rsidR="00704CAA" w:rsidRPr="00AB1781" w:rsidRDefault="00704CAA" w:rsidP="00704CAA">
      <w:pPr>
        <w:pStyle w:val="EnglishHangNoCoptic"/>
      </w:pPr>
      <w:r w:rsidRPr="00AB1781">
        <w:tab/>
        <w:t xml:space="preserve">are </w:t>
      </w:r>
      <w:r>
        <w:t>multiplied beyond</w:t>
      </w:r>
      <w:r w:rsidRPr="00AB1781">
        <w:t xml:space="preserve"> the hairs of my head;</w:t>
      </w:r>
    </w:p>
    <w:p w14:paraId="2C93C47F" w14:textId="77777777" w:rsidR="00704CAA" w:rsidRPr="00AB1781" w:rsidRDefault="00704CAA" w:rsidP="00704CAA">
      <w:pPr>
        <w:pStyle w:val="EnglishHangNoCoptic"/>
      </w:pPr>
      <w:r w:rsidRPr="00AB1781">
        <w:tab/>
        <w:t>my enemies who persecut</w:t>
      </w:r>
      <w:r>
        <w:t>e me unjustly have grown strong;</w:t>
      </w:r>
    </w:p>
    <w:p w14:paraId="3BE607AA" w14:textId="77777777" w:rsidR="00704CAA" w:rsidRPr="00AB1781" w:rsidRDefault="00704CAA" w:rsidP="00704CAA">
      <w:pPr>
        <w:pStyle w:val="EnglishHangEndNoCoptic"/>
      </w:pPr>
      <w:r w:rsidRPr="00AB1781">
        <w:tab/>
      </w:r>
      <w:r>
        <w:t xml:space="preserve">then </w:t>
      </w:r>
      <w:r w:rsidRPr="00AB1781">
        <w:t xml:space="preserve">I repaid what I </w:t>
      </w:r>
      <w:r>
        <w:t>did not</w:t>
      </w:r>
      <w:r w:rsidRPr="00AB1781">
        <w:t xml:space="preserve"> </w:t>
      </w:r>
      <w:r>
        <w:t>steal</w:t>
      </w:r>
      <w:r w:rsidRPr="00AB1781">
        <w:t>.</w:t>
      </w:r>
      <w:r w:rsidRPr="00AB1781">
        <w:rPr>
          <w:rStyle w:val="FootnoteReference"/>
        </w:rPr>
        <w:footnoteReference w:id="366"/>
      </w:r>
    </w:p>
    <w:p w14:paraId="02C0E233" w14:textId="77777777" w:rsidR="00704CAA" w:rsidRPr="00AB1781" w:rsidRDefault="00704CAA" w:rsidP="00704CAA">
      <w:pPr>
        <w:pStyle w:val="EnglishHangNoCoptic"/>
      </w:pPr>
      <w:r w:rsidRPr="00AB1781">
        <w:t xml:space="preserve">6 O God, </w:t>
      </w:r>
      <w:r>
        <w:t>You</w:t>
      </w:r>
      <w:r w:rsidRPr="00AB1781">
        <w:t xml:space="preserve"> know my </w:t>
      </w:r>
      <w:r>
        <w:t>foolishness</w:t>
      </w:r>
      <w:r w:rsidRPr="00AB1781">
        <w:t>,</w:t>
      </w:r>
    </w:p>
    <w:p w14:paraId="3CB25F0C" w14:textId="77777777" w:rsidR="00704CAA" w:rsidRPr="00AB1781" w:rsidRDefault="00704CAA" w:rsidP="00704CAA">
      <w:pPr>
        <w:pStyle w:val="EnglishHangEndNoCoptic"/>
      </w:pPr>
      <w:r w:rsidRPr="00AB1781">
        <w:tab/>
        <w:t xml:space="preserve">and my </w:t>
      </w:r>
      <w:r>
        <w:t>transgression</w:t>
      </w:r>
      <w:r w:rsidRPr="00AB1781">
        <w:t xml:space="preserve"> are not hidden from </w:t>
      </w:r>
      <w:r>
        <w:t>You</w:t>
      </w:r>
      <w:r w:rsidRPr="00AB1781">
        <w:t>.</w:t>
      </w:r>
    </w:p>
    <w:p w14:paraId="21F522C2" w14:textId="77777777" w:rsidR="00704CAA" w:rsidRPr="00AB1781" w:rsidRDefault="00704CAA" w:rsidP="00704CAA">
      <w:pPr>
        <w:pStyle w:val="EnglishHangNoCoptic"/>
      </w:pPr>
      <w:r w:rsidRPr="00AB1781">
        <w:t xml:space="preserve">7 </w:t>
      </w:r>
      <w:r>
        <w:t>Do not l</w:t>
      </w:r>
      <w:r w:rsidRPr="00AB1781">
        <w:t xml:space="preserve">et those who </w:t>
      </w:r>
      <w:r>
        <w:t>wait for</w:t>
      </w:r>
      <w:r w:rsidRPr="00AB1781">
        <w:t xml:space="preserve"> </w:t>
      </w:r>
      <w:r>
        <w:t>You</w:t>
      </w:r>
      <w:r w:rsidRPr="00AB1781">
        <w:t xml:space="preserve"> be ashamed </w:t>
      </w:r>
      <w:r>
        <w:t>because of me,</w:t>
      </w:r>
    </w:p>
    <w:p w14:paraId="54433D53" w14:textId="77777777" w:rsidR="00704CAA" w:rsidRPr="00AB1781" w:rsidRDefault="00704CAA" w:rsidP="00704CAA">
      <w:pPr>
        <w:pStyle w:val="EnglishHangNoCoptic"/>
      </w:pPr>
      <w:r w:rsidRPr="00AB1781">
        <w:tab/>
        <w:t>O Lord</w:t>
      </w:r>
      <w:r>
        <w:t>,</w:t>
      </w:r>
      <w:r w:rsidRPr="00AB1781">
        <w:t xml:space="preserve"> </w:t>
      </w:r>
      <w:r>
        <w:t>Lord</w:t>
      </w:r>
      <w:r w:rsidRPr="00AB1781">
        <w:t xml:space="preserve"> of Hosts,</w:t>
      </w:r>
    </w:p>
    <w:p w14:paraId="3294729E" w14:textId="77777777" w:rsidR="00704CAA" w:rsidRPr="00AB1781" w:rsidRDefault="00704CAA" w:rsidP="00704CAA">
      <w:pPr>
        <w:pStyle w:val="EnglishHangNoCoptic"/>
      </w:pPr>
      <w:r w:rsidRPr="00AB1781">
        <w:tab/>
      </w:r>
      <w:r>
        <w:t xml:space="preserve">do not </w:t>
      </w:r>
      <w:r w:rsidRPr="00AB1781">
        <w:t xml:space="preserve">let those who seek </w:t>
      </w:r>
      <w:r>
        <w:t>You</w:t>
      </w:r>
      <w:r w:rsidRPr="00AB1781">
        <w:t xml:space="preserve"> be </w:t>
      </w:r>
      <w:r>
        <w:t>ashamed because of</w:t>
      </w:r>
      <w:r w:rsidRPr="00AB1781">
        <w:t xml:space="preserve"> me,</w:t>
      </w:r>
    </w:p>
    <w:p w14:paraId="03FDEC99" w14:textId="77777777" w:rsidR="00704CAA" w:rsidRPr="00AB1781" w:rsidRDefault="00704CAA" w:rsidP="00704CAA">
      <w:pPr>
        <w:pStyle w:val="EnglishHangEndNoCoptic"/>
      </w:pPr>
      <w:r>
        <w:tab/>
        <w:t>O God of Israel,</w:t>
      </w:r>
    </w:p>
    <w:p w14:paraId="3F6A4ADA" w14:textId="77777777" w:rsidR="00704CAA" w:rsidRPr="00AB1781" w:rsidRDefault="00704CAA" w:rsidP="00704CAA">
      <w:pPr>
        <w:pStyle w:val="EnglishHangNoCoptic"/>
      </w:pPr>
      <w:r w:rsidRPr="00AB1781">
        <w:t xml:space="preserve">8 </w:t>
      </w:r>
      <w:r>
        <w:t xml:space="preserve">because </w:t>
      </w:r>
      <w:r w:rsidRPr="00AB1781">
        <w:t xml:space="preserve">for </w:t>
      </w:r>
      <w:r>
        <w:t>Your</w:t>
      </w:r>
      <w:r w:rsidRPr="00AB1781">
        <w:t xml:space="preserve"> sake I have borne reproach</w:t>
      </w:r>
      <w:r>
        <w:t>,</w:t>
      </w:r>
    </w:p>
    <w:p w14:paraId="6BC6598B" w14:textId="77777777" w:rsidR="00704CAA" w:rsidRPr="00AB1781" w:rsidRDefault="00704CAA" w:rsidP="00704CAA">
      <w:pPr>
        <w:pStyle w:val="EnglishHangEndNoCoptic"/>
      </w:pPr>
      <w:r w:rsidRPr="00AB1781">
        <w:tab/>
        <w:t xml:space="preserve">and </w:t>
      </w:r>
      <w:r>
        <w:t>humiliation covered my face</w:t>
      </w:r>
      <w:r w:rsidRPr="00AB1781">
        <w:t>.</w:t>
      </w:r>
    </w:p>
    <w:p w14:paraId="33662D39" w14:textId="77777777" w:rsidR="00704CAA" w:rsidRPr="00AB1781" w:rsidRDefault="00704CAA" w:rsidP="00704CAA">
      <w:pPr>
        <w:pStyle w:val="EnglishHangNoCoptic"/>
      </w:pPr>
      <w:r w:rsidRPr="00AB1781">
        <w:t xml:space="preserve">9 I </w:t>
      </w:r>
      <w:r>
        <w:t>have became</w:t>
      </w:r>
      <w:r w:rsidRPr="00AB1781">
        <w:t xml:space="preserve"> a stranger to my brothers,</w:t>
      </w:r>
    </w:p>
    <w:p w14:paraId="71E1A3C5" w14:textId="77777777" w:rsidR="00704CAA" w:rsidRPr="00AB1781" w:rsidRDefault="00704CAA" w:rsidP="00704CAA">
      <w:pPr>
        <w:pStyle w:val="EnglishHangEndNoCoptic"/>
      </w:pPr>
      <w:r w:rsidRPr="00AB1781">
        <w:tab/>
        <w:t xml:space="preserve">and an alien to my mother’s </w:t>
      </w:r>
      <w:r>
        <w:t>sons,</w:t>
      </w:r>
    </w:p>
    <w:p w14:paraId="7854A204" w14:textId="77777777" w:rsidR="00704CAA" w:rsidRPr="00AB1781" w:rsidRDefault="00704CAA" w:rsidP="00704CAA">
      <w:pPr>
        <w:pStyle w:val="EnglishHangNoCoptic"/>
      </w:pPr>
      <w:r w:rsidRPr="00AB1781">
        <w:t xml:space="preserve">10 </w:t>
      </w:r>
      <w:r>
        <w:t xml:space="preserve">for the </w:t>
      </w:r>
      <w:r w:rsidRPr="00AB1781">
        <w:t xml:space="preserve">Zeal for </w:t>
      </w:r>
      <w:r>
        <w:t>Your house consumed</w:t>
      </w:r>
      <w:r w:rsidRPr="00AB1781">
        <w:t xml:space="preserve"> Me,</w:t>
      </w:r>
    </w:p>
    <w:p w14:paraId="61D8718E" w14:textId="77777777" w:rsidR="00704CAA" w:rsidRPr="00AB1781" w:rsidRDefault="00704CAA" w:rsidP="00704CAA">
      <w:pPr>
        <w:pStyle w:val="EnglishHangEndNoCoptic"/>
      </w:pPr>
      <w:r w:rsidRPr="00AB1781">
        <w:tab/>
        <w:t xml:space="preserve">and the insults hurled at </w:t>
      </w:r>
      <w:r>
        <w:t>You</w:t>
      </w:r>
      <w:r w:rsidRPr="00AB1781">
        <w:t xml:space="preserve"> </w:t>
      </w:r>
      <w:r>
        <w:t>fell</w:t>
      </w:r>
      <w:r w:rsidRPr="00AB1781">
        <w:t xml:space="preserve"> upon Me.</w:t>
      </w:r>
      <w:r w:rsidRPr="00AB1781">
        <w:rPr>
          <w:rStyle w:val="FootnoteReference"/>
        </w:rPr>
        <w:footnoteReference w:id="367"/>
      </w:r>
    </w:p>
    <w:p w14:paraId="47894966" w14:textId="77777777" w:rsidR="00704CAA" w:rsidRPr="00AB1781" w:rsidRDefault="00704CAA" w:rsidP="00704CAA">
      <w:pPr>
        <w:pStyle w:val="EnglishHangNoCoptic"/>
      </w:pPr>
      <w:r w:rsidRPr="00AB1781">
        <w:t>11 I bowed down my soul with fasting,</w:t>
      </w:r>
    </w:p>
    <w:p w14:paraId="78D1AEB6" w14:textId="77777777" w:rsidR="00704CAA" w:rsidRPr="00AB1781" w:rsidRDefault="00704CAA" w:rsidP="00704CAA">
      <w:pPr>
        <w:pStyle w:val="EnglishHangEndNoCoptic"/>
      </w:pPr>
      <w:r w:rsidRPr="00AB1781">
        <w:tab/>
        <w:t xml:space="preserve">and it </w:t>
      </w:r>
      <w:r>
        <w:t>became a</w:t>
      </w:r>
      <w:r w:rsidRPr="00AB1781">
        <w:t xml:space="preserve"> </w:t>
      </w:r>
      <w:r>
        <w:t>disgrace</w:t>
      </w:r>
      <w:r w:rsidRPr="00AB1781">
        <w:t xml:space="preserve"> </w:t>
      </w:r>
      <w:r>
        <w:t xml:space="preserve">for </w:t>
      </w:r>
      <w:r w:rsidRPr="00AB1781">
        <w:t>me.</w:t>
      </w:r>
    </w:p>
    <w:p w14:paraId="1F286219" w14:textId="77777777" w:rsidR="00704CAA" w:rsidRPr="00AB1781" w:rsidRDefault="00704CAA" w:rsidP="00704CAA">
      <w:pPr>
        <w:pStyle w:val="EnglishHangNoCoptic"/>
      </w:pPr>
      <w:r w:rsidRPr="00AB1781">
        <w:t xml:space="preserve">12 </w:t>
      </w:r>
      <w:r>
        <w:t xml:space="preserve">And </w:t>
      </w:r>
      <w:r w:rsidRPr="00AB1781">
        <w:t>I made sackcloth my garment,</w:t>
      </w:r>
    </w:p>
    <w:p w14:paraId="6B4814CC" w14:textId="77777777" w:rsidR="00704CAA" w:rsidRPr="00B139A8" w:rsidRDefault="00704CAA" w:rsidP="00704CAA">
      <w:pPr>
        <w:pStyle w:val="EnglishHangEndNoCoptic"/>
      </w:pPr>
      <w:r w:rsidRPr="00AB1781">
        <w:tab/>
        <w:t xml:space="preserve">and I became a </w:t>
      </w:r>
      <w:r>
        <w:t>proverb</w:t>
      </w:r>
      <w:r w:rsidRPr="00AB1781">
        <w:t xml:space="preserve"> to them.</w:t>
      </w:r>
    </w:p>
    <w:p w14:paraId="4752CD65" w14:textId="77777777" w:rsidR="00704CAA" w:rsidRPr="00AB1781" w:rsidRDefault="00704CAA" w:rsidP="00704CAA">
      <w:pPr>
        <w:pStyle w:val="EnglishHangNoCoptic"/>
      </w:pPr>
      <w:r w:rsidRPr="00AB1781">
        <w:t>13 Those who sat in the gate</w:t>
      </w:r>
      <w:r w:rsidRPr="00AB1781">
        <w:rPr>
          <w:rStyle w:val="FootnoteReference"/>
        </w:rPr>
        <w:footnoteReference w:id="368"/>
      </w:r>
      <w:r w:rsidRPr="00AB1781">
        <w:t xml:space="preserve"> spoke against me;</w:t>
      </w:r>
    </w:p>
    <w:p w14:paraId="4E9E7C20" w14:textId="77777777" w:rsidR="00704CAA" w:rsidRPr="00AB1781" w:rsidRDefault="00704CAA" w:rsidP="00704CAA">
      <w:pPr>
        <w:pStyle w:val="EnglishHangEndNoCoptic"/>
      </w:pPr>
      <w:r w:rsidRPr="00AB1781">
        <w:tab/>
        <w:t xml:space="preserve">and </w:t>
      </w:r>
      <w:r>
        <w:t>those who drink wine</w:t>
      </w:r>
      <w:r w:rsidRPr="00AB1781">
        <w:rPr>
          <w:rStyle w:val="FootnoteReference"/>
        </w:rPr>
        <w:footnoteReference w:id="369"/>
      </w:r>
      <w:r w:rsidRPr="00AB1781">
        <w:t xml:space="preserve"> </w:t>
      </w:r>
      <w:r>
        <w:t>sang about me</w:t>
      </w:r>
      <w:r w:rsidRPr="00AB1781">
        <w:t>.</w:t>
      </w:r>
    </w:p>
    <w:p w14:paraId="310CA8B3" w14:textId="77777777" w:rsidR="00704CAA" w:rsidRPr="00AB1781" w:rsidRDefault="00704CAA" w:rsidP="00704CAA">
      <w:pPr>
        <w:pStyle w:val="EnglishHangNoCoptic"/>
      </w:pPr>
      <w:r w:rsidRPr="00AB1781">
        <w:t xml:space="preserve">14 But as for me, O Lord, with prayer to </w:t>
      </w:r>
      <w:r>
        <w:t>You</w:t>
      </w:r>
    </w:p>
    <w:p w14:paraId="4DB0A308" w14:textId="77777777" w:rsidR="00704CAA" w:rsidRPr="00AB1781" w:rsidRDefault="00704CAA" w:rsidP="00704CAA">
      <w:pPr>
        <w:pStyle w:val="EnglishHangNoCoptic"/>
      </w:pPr>
      <w:r w:rsidRPr="00AB1781">
        <w:tab/>
        <w:t xml:space="preserve">I await </w:t>
      </w:r>
      <w:r>
        <w:t>Your</w:t>
      </w:r>
      <w:r w:rsidRPr="00AB1781">
        <w:t xml:space="preserve"> pleasure, O God.</w:t>
      </w:r>
    </w:p>
    <w:p w14:paraId="0C6B591A" w14:textId="77777777" w:rsidR="00704CAA" w:rsidRPr="00AB1781" w:rsidRDefault="00704CAA" w:rsidP="00704CAA">
      <w:pPr>
        <w:pStyle w:val="EnglishHangNoCoptic"/>
      </w:pPr>
      <w:r w:rsidRPr="00AB1781">
        <w:tab/>
        <w:t xml:space="preserve">In </w:t>
      </w:r>
      <w:r>
        <w:t>Your</w:t>
      </w:r>
      <w:r w:rsidRPr="00AB1781">
        <w:t xml:space="preserve"> infinite mercy</w:t>
      </w:r>
      <w:r>
        <w:t>,</w:t>
      </w:r>
    </w:p>
    <w:p w14:paraId="0D460334" w14:textId="77777777" w:rsidR="00704CAA" w:rsidRPr="00AB1781" w:rsidRDefault="00704CAA" w:rsidP="00704CAA">
      <w:pPr>
        <w:pStyle w:val="EnglishHangEndNoCoptic"/>
      </w:pPr>
      <w:r w:rsidRPr="00AB1781">
        <w:tab/>
        <w:t xml:space="preserve">answer me with the truth of </w:t>
      </w:r>
      <w:r>
        <w:t>Your</w:t>
      </w:r>
      <w:r w:rsidRPr="00AB1781">
        <w:t xml:space="preserve"> salvation.</w:t>
      </w:r>
    </w:p>
    <w:p w14:paraId="51F5A3AD" w14:textId="77777777" w:rsidR="00704CAA" w:rsidRPr="00AB1781" w:rsidRDefault="00704CAA" w:rsidP="00704CAA">
      <w:pPr>
        <w:pStyle w:val="EnglishHangNoCoptic"/>
      </w:pPr>
      <w:r w:rsidRPr="00AB1781">
        <w:lastRenderedPageBreak/>
        <w:t xml:space="preserve">15 Save me from the </w:t>
      </w:r>
      <w:r>
        <w:t xml:space="preserve">mire, so that </w:t>
      </w:r>
      <w:r w:rsidRPr="00AB1781">
        <w:t xml:space="preserve">I </w:t>
      </w:r>
      <w:r>
        <w:t>will not be stuck</w:t>
      </w:r>
      <w:r w:rsidRPr="00AB1781">
        <w:t>;</w:t>
      </w:r>
    </w:p>
    <w:p w14:paraId="5795101E" w14:textId="77777777" w:rsidR="00704CAA" w:rsidRPr="00AB1781" w:rsidRDefault="00704CAA" w:rsidP="00704CAA">
      <w:pPr>
        <w:pStyle w:val="EnglishHangNoCoptic"/>
      </w:pPr>
      <w:r w:rsidRPr="00AB1781">
        <w:tab/>
        <w:t>deliver me from those who hate me,</w:t>
      </w:r>
    </w:p>
    <w:p w14:paraId="0C983ACC" w14:textId="77777777" w:rsidR="00704CAA" w:rsidRPr="00AB1781" w:rsidRDefault="00704CAA" w:rsidP="00704CAA">
      <w:pPr>
        <w:pStyle w:val="EnglishHangEndNoCoptic"/>
      </w:pPr>
      <w:r w:rsidRPr="00AB1781">
        <w:tab/>
        <w:t xml:space="preserve">and out of the </w:t>
      </w:r>
      <w:r>
        <w:t>depths of the</w:t>
      </w:r>
      <w:r w:rsidRPr="00AB1781">
        <w:t xml:space="preserve"> waters.</w:t>
      </w:r>
    </w:p>
    <w:p w14:paraId="47146D2A" w14:textId="77777777" w:rsidR="00704CAA" w:rsidRPr="00AB1781" w:rsidRDefault="00704CAA" w:rsidP="00704CAA">
      <w:pPr>
        <w:pStyle w:val="EnglishHangNoCoptic"/>
      </w:pPr>
      <w:r w:rsidRPr="00AB1781">
        <w:t xml:space="preserve">16 </w:t>
      </w:r>
      <w:r>
        <w:t>Do not let a</w:t>
      </w:r>
      <w:r w:rsidRPr="00AB1781">
        <w:t xml:space="preserve"> storm </w:t>
      </w:r>
      <w:r>
        <w:t>of water</w:t>
      </w:r>
      <w:r w:rsidRPr="00AB1781">
        <w:t xml:space="preserve"> drown me,</w:t>
      </w:r>
    </w:p>
    <w:p w14:paraId="75ACC1EA" w14:textId="77777777" w:rsidR="00704CAA" w:rsidRPr="00AB1781" w:rsidRDefault="00704CAA" w:rsidP="00704CAA">
      <w:pPr>
        <w:pStyle w:val="EnglishHangNoCoptic"/>
      </w:pPr>
      <w:r w:rsidRPr="00AB1781">
        <w:tab/>
      </w:r>
      <w:r>
        <w:t>or let</w:t>
      </w:r>
      <w:r w:rsidRPr="00AB1781">
        <w:t xml:space="preserve"> the deep swallow me</w:t>
      </w:r>
      <w:r>
        <w:t xml:space="preserve"> up</w:t>
      </w:r>
      <w:r w:rsidRPr="00AB1781">
        <w:t>,</w:t>
      </w:r>
    </w:p>
    <w:p w14:paraId="7F983028" w14:textId="77777777" w:rsidR="00704CAA" w:rsidRPr="00AB1781" w:rsidRDefault="00704CAA" w:rsidP="00704CAA">
      <w:pPr>
        <w:pStyle w:val="EnglishHangEndNoCoptic"/>
      </w:pPr>
      <w:r w:rsidRPr="00AB1781">
        <w:tab/>
      </w:r>
      <w:r>
        <w:t>or</w:t>
      </w:r>
      <w:r w:rsidRPr="00AB1781">
        <w:t xml:space="preserve"> </w:t>
      </w:r>
      <w:r>
        <w:t>a well close its mouth over me</w:t>
      </w:r>
      <w:r w:rsidRPr="00AB1781">
        <w:t>.</w:t>
      </w:r>
    </w:p>
    <w:p w14:paraId="0C7C5C01" w14:textId="77777777" w:rsidR="00704CAA" w:rsidRPr="00AB1781" w:rsidRDefault="00704CAA" w:rsidP="00704CAA">
      <w:pPr>
        <w:pStyle w:val="EnglishHangNoCoptic"/>
      </w:pPr>
      <w:r w:rsidRPr="00AB1781">
        <w:t xml:space="preserve">17 Hear me, O Lord, for </w:t>
      </w:r>
      <w:r>
        <w:t>Your</w:t>
      </w:r>
      <w:r w:rsidRPr="00AB1781">
        <w:t xml:space="preserve"> mercy is </w:t>
      </w:r>
      <w:r>
        <w:t>kind</w:t>
      </w:r>
      <w:r w:rsidRPr="00AB1781">
        <w:t>;</w:t>
      </w:r>
    </w:p>
    <w:p w14:paraId="19E25461" w14:textId="77777777" w:rsidR="00704CAA" w:rsidRPr="00AB1781" w:rsidRDefault="00704CAA" w:rsidP="00704CAA">
      <w:pPr>
        <w:pStyle w:val="EnglishHangEndNoCoptic"/>
      </w:pPr>
      <w:r w:rsidRPr="00AB1781">
        <w:tab/>
      </w:r>
      <w:r>
        <w:t>Look upon me according to</w:t>
      </w:r>
      <w:r w:rsidRPr="00AB1781">
        <w:t xml:space="preserve"> </w:t>
      </w:r>
      <w:r>
        <w:t>the abundance of Your</w:t>
      </w:r>
      <w:r w:rsidRPr="00AB1781">
        <w:t xml:space="preserve"> compassion.</w:t>
      </w:r>
    </w:p>
    <w:p w14:paraId="1ACBC1B1" w14:textId="77777777" w:rsidR="00704CAA" w:rsidRPr="00AB1781" w:rsidRDefault="00704CAA" w:rsidP="00704CAA">
      <w:pPr>
        <w:pStyle w:val="EnglishHangNoCoptic"/>
      </w:pPr>
      <w:r w:rsidRPr="00AB1781">
        <w:t xml:space="preserve">18 </w:t>
      </w:r>
      <w:r>
        <w:t>Do not t</w:t>
      </w:r>
      <w:r w:rsidRPr="00AB1781">
        <w:t xml:space="preserve">urn </w:t>
      </w:r>
      <w:r>
        <w:t xml:space="preserve">Your face </w:t>
      </w:r>
      <w:r w:rsidRPr="00AB1781">
        <w:t xml:space="preserve">from </w:t>
      </w:r>
      <w:r>
        <w:t>Your</w:t>
      </w:r>
      <w:r w:rsidRPr="00AB1781">
        <w:t xml:space="preserve"> </w:t>
      </w:r>
      <w:r>
        <w:t>servant</w:t>
      </w:r>
      <w:r>
        <w:rPr>
          <w:rStyle w:val="FootnoteReference"/>
        </w:rPr>
        <w:footnoteReference w:id="370"/>
      </w:r>
      <w:r w:rsidRPr="00AB1781">
        <w:t>,</w:t>
      </w:r>
    </w:p>
    <w:p w14:paraId="15D25C79" w14:textId="77777777" w:rsidR="00704CAA" w:rsidRPr="00AB1781" w:rsidRDefault="00704CAA" w:rsidP="00704CAA">
      <w:pPr>
        <w:pStyle w:val="EnglishHangEndNoCoptic"/>
      </w:pPr>
      <w:r w:rsidRPr="00AB1781">
        <w:tab/>
        <w:t xml:space="preserve">for I am in </w:t>
      </w:r>
      <w:r>
        <w:t>affliction</w:t>
      </w:r>
      <w:r w:rsidRPr="00AB1781">
        <w:t xml:space="preserve">; hear me </w:t>
      </w:r>
      <w:r>
        <w:t>quickly</w:t>
      </w:r>
      <w:r w:rsidRPr="00AB1781">
        <w:t>.</w:t>
      </w:r>
    </w:p>
    <w:p w14:paraId="42325823" w14:textId="77777777" w:rsidR="00704CAA" w:rsidRPr="00AB1781" w:rsidRDefault="00704CAA" w:rsidP="00704CAA">
      <w:pPr>
        <w:pStyle w:val="EnglishHangNoCoptic"/>
      </w:pPr>
      <w:r w:rsidRPr="00AB1781">
        <w:t>19 Attend to my soul and redeem it;</w:t>
      </w:r>
    </w:p>
    <w:p w14:paraId="206C09D0" w14:textId="77777777" w:rsidR="00704CAA" w:rsidRPr="00AB1781" w:rsidRDefault="00704CAA" w:rsidP="00704CAA">
      <w:pPr>
        <w:pStyle w:val="EnglishHangEndNoCoptic"/>
      </w:pPr>
      <w:r w:rsidRPr="00AB1781">
        <w:tab/>
        <w:t>deliver me because of my enemies.</w:t>
      </w:r>
    </w:p>
    <w:p w14:paraId="6BC134E5" w14:textId="77777777" w:rsidR="00704CAA" w:rsidRPr="00AB1781" w:rsidRDefault="00704CAA" w:rsidP="00704CAA">
      <w:pPr>
        <w:pStyle w:val="EnglishHangNoCoptic"/>
      </w:pPr>
      <w:r w:rsidRPr="00AB1781">
        <w:t xml:space="preserve">20 For </w:t>
      </w:r>
      <w:r>
        <w:t>You</w:t>
      </w:r>
      <w:r w:rsidRPr="00AB1781">
        <w:t xml:space="preserve"> know my </w:t>
      </w:r>
      <w:r>
        <w:t>disgrace</w:t>
      </w:r>
      <w:r w:rsidRPr="00AB1781">
        <w:t>,</w:t>
      </w:r>
    </w:p>
    <w:p w14:paraId="6E172834" w14:textId="77777777" w:rsidR="00704CAA" w:rsidRPr="00AB1781" w:rsidRDefault="00704CAA" w:rsidP="00704CAA">
      <w:pPr>
        <w:pStyle w:val="EnglishHangNoCoptic"/>
      </w:pPr>
      <w:r w:rsidRPr="00AB1781">
        <w:tab/>
        <w:t xml:space="preserve">my shame, and my </w:t>
      </w:r>
      <w:r>
        <w:t>humiliation;</w:t>
      </w:r>
    </w:p>
    <w:p w14:paraId="096E4C34" w14:textId="77777777" w:rsidR="00704CAA" w:rsidRPr="00AB1781" w:rsidRDefault="00704CAA" w:rsidP="00704CAA">
      <w:pPr>
        <w:pStyle w:val="EnglishHangEndNoCoptic"/>
      </w:pPr>
      <w:r w:rsidRPr="00AB1781">
        <w:tab/>
        <w:t xml:space="preserve">all who afflict me are before </w:t>
      </w:r>
      <w:r>
        <w:t>You</w:t>
      </w:r>
      <w:r w:rsidRPr="00AB1781">
        <w:t>.</w:t>
      </w:r>
    </w:p>
    <w:p w14:paraId="676E1D5D" w14:textId="77777777" w:rsidR="00704CAA" w:rsidRPr="00AB1781" w:rsidRDefault="00704CAA" w:rsidP="00704CAA">
      <w:pPr>
        <w:pStyle w:val="EnglishHangNoCoptic"/>
      </w:pPr>
      <w:r w:rsidRPr="00AB1781">
        <w:t xml:space="preserve">21 My soul expected </w:t>
      </w:r>
      <w:r>
        <w:t>reproach</w:t>
      </w:r>
      <w:r w:rsidRPr="00AB1781">
        <w:t xml:space="preserve"> and </w:t>
      </w:r>
      <w:r>
        <w:t>misery</w:t>
      </w:r>
      <w:r w:rsidRPr="00AB1781">
        <w:t>;</w:t>
      </w:r>
      <w:r w:rsidRPr="00AB1781">
        <w:rPr>
          <w:rStyle w:val="FootnoteReference"/>
        </w:rPr>
        <w:footnoteReference w:id="371"/>
      </w:r>
    </w:p>
    <w:p w14:paraId="066954A7" w14:textId="77777777" w:rsidR="00704CAA" w:rsidRPr="00AB1781" w:rsidRDefault="00704CAA" w:rsidP="00704CAA">
      <w:pPr>
        <w:pStyle w:val="EnglishHangNoCoptic"/>
      </w:pPr>
      <w:r>
        <w:tab/>
        <w:t xml:space="preserve">and I waited for someone to sympathize with me, </w:t>
      </w:r>
      <w:r w:rsidRPr="00AB1781">
        <w:t>but there was none,</w:t>
      </w:r>
    </w:p>
    <w:p w14:paraId="11E1324F" w14:textId="77777777" w:rsidR="00704CAA" w:rsidRPr="00AB1781" w:rsidRDefault="00704CAA" w:rsidP="00704CAA">
      <w:pPr>
        <w:pStyle w:val="EnglishHangEndNoCoptic"/>
      </w:pPr>
      <w:r>
        <w:tab/>
        <w:t>and for</w:t>
      </w:r>
      <w:r w:rsidRPr="00AB1781">
        <w:t xml:space="preserve"> comforter</w:t>
      </w:r>
      <w:r>
        <w:t>s,</w:t>
      </w:r>
      <w:r w:rsidRPr="00AB1781">
        <w:t xml:space="preserve"> but I </w:t>
      </w:r>
      <w:r>
        <w:t>did not find one</w:t>
      </w:r>
      <w:r w:rsidRPr="00AB1781">
        <w:t>.</w:t>
      </w:r>
    </w:p>
    <w:p w14:paraId="0753B78D" w14:textId="77777777" w:rsidR="00704CAA" w:rsidRPr="00AB1781" w:rsidRDefault="00704CAA" w:rsidP="00704CAA">
      <w:pPr>
        <w:pStyle w:val="EnglishHangNoCoptic"/>
      </w:pPr>
      <w:r w:rsidRPr="00AB1781">
        <w:t>22 An</w:t>
      </w:r>
      <w:r>
        <w:t>d they gave me gall for my food,</w:t>
      </w:r>
    </w:p>
    <w:p w14:paraId="31B54E33" w14:textId="77777777" w:rsidR="00704CAA" w:rsidRPr="00AB1781" w:rsidRDefault="00704CAA" w:rsidP="00704CAA">
      <w:pPr>
        <w:pStyle w:val="EnglishHangEndNoCoptic"/>
      </w:pPr>
      <w:r w:rsidRPr="00AB1781">
        <w:tab/>
        <w:t>and in my thirst they gave me vinegar to drink.</w:t>
      </w:r>
      <w:r w:rsidRPr="00AB1781">
        <w:rPr>
          <w:rStyle w:val="FootnoteReference"/>
        </w:rPr>
        <w:footnoteReference w:id="372"/>
      </w:r>
    </w:p>
    <w:p w14:paraId="1385DA4A" w14:textId="77777777" w:rsidR="00704CAA" w:rsidRPr="00AB1781" w:rsidRDefault="00704CAA" w:rsidP="00704CAA">
      <w:pPr>
        <w:pStyle w:val="EnglishHangNoCoptic"/>
      </w:pPr>
      <w:r w:rsidRPr="00AB1781">
        <w:t xml:space="preserve">23 Let their table be a snare </w:t>
      </w:r>
      <w:r>
        <w:t>before</w:t>
      </w:r>
      <w:r w:rsidRPr="00AB1781">
        <w:t xml:space="preserve"> them,</w:t>
      </w:r>
    </w:p>
    <w:p w14:paraId="1114019B" w14:textId="77777777" w:rsidR="00704CAA" w:rsidRPr="00AB1781" w:rsidRDefault="00704CAA" w:rsidP="00704CAA">
      <w:pPr>
        <w:pStyle w:val="EnglishHangEndNoCoptic"/>
      </w:pPr>
      <w:r w:rsidRPr="00AB1781">
        <w:tab/>
        <w:t>a retribution and a stumbling-block.</w:t>
      </w:r>
    </w:p>
    <w:p w14:paraId="478E5E0A" w14:textId="77777777" w:rsidR="00704CAA" w:rsidRPr="00AB1781" w:rsidRDefault="00704CAA" w:rsidP="00704CAA">
      <w:pPr>
        <w:pStyle w:val="EnglishHangNoCoptic"/>
      </w:pPr>
      <w:r w:rsidRPr="00AB1781">
        <w:t xml:space="preserve">24 Let their eyes be </w:t>
      </w:r>
      <w:r>
        <w:t>darkened so they cannot see,</w:t>
      </w:r>
    </w:p>
    <w:p w14:paraId="3BBA9175" w14:textId="77777777" w:rsidR="00704CAA" w:rsidRPr="00AB1781" w:rsidRDefault="00704CAA" w:rsidP="00704CAA">
      <w:pPr>
        <w:pStyle w:val="EnglishHangEndNoCoptic"/>
      </w:pPr>
      <w:r w:rsidRPr="00AB1781">
        <w:tab/>
        <w:t>and bend their back</w:t>
      </w:r>
      <w:r>
        <w:t>s</w:t>
      </w:r>
      <w:r w:rsidRPr="00AB1781">
        <w:t xml:space="preserve"> continually.</w:t>
      </w:r>
      <w:r w:rsidRPr="00AB1781">
        <w:rPr>
          <w:rStyle w:val="FootnoteReference"/>
        </w:rPr>
        <w:footnoteReference w:id="373"/>
      </w:r>
    </w:p>
    <w:p w14:paraId="7F6AF796" w14:textId="77777777" w:rsidR="00704CAA" w:rsidRPr="00AB1781" w:rsidRDefault="00704CAA" w:rsidP="00704CAA">
      <w:pPr>
        <w:pStyle w:val="EnglishHangNoCoptic"/>
      </w:pPr>
      <w:r w:rsidRPr="00AB1781">
        <w:t xml:space="preserve">25 Pour out </w:t>
      </w:r>
      <w:r>
        <w:t>Your</w:t>
      </w:r>
      <w:r w:rsidRPr="00AB1781">
        <w:t xml:space="preserve"> </w:t>
      </w:r>
      <w:r>
        <w:t>wrath</w:t>
      </w:r>
      <w:r w:rsidRPr="00AB1781">
        <w:t xml:space="preserve"> upon them,</w:t>
      </w:r>
    </w:p>
    <w:p w14:paraId="45A93DA3" w14:textId="77777777" w:rsidR="00704CAA" w:rsidRPr="00B139A8" w:rsidRDefault="00704CAA" w:rsidP="00704CAA">
      <w:pPr>
        <w:pStyle w:val="EnglishHangEndNoCoptic"/>
      </w:pPr>
      <w:r w:rsidRPr="00AB1781">
        <w:tab/>
        <w:t xml:space="preserve">and let the fury of </w:t>
      </w:r>
      <w:r>
        <w:t>Your</w:t>
      </w:r>
      <w:r w:rsidRPr="00AB1781">
        <w:t xml:space="preserve"> </w:t>
      </w:r>
      <w:r>
        <w:t>wrath</w:t>
      </w:r>
      <w:r w:rsidRPr="00AB1781">
        <w:t xml:space="preserve"> overtake them.</w:t>
      </w:r>
    </w:p>
    <w:p w14:paraId="08AE71B5" w14:textId="77777777" w:rsidR="00704CAA" w:rsidRPr="00AB1781" w:rsidRDefault="00704CAA" w:rsidP="00704CAA">
      <w:pPr>
        <w:pStyle w:val="EnglishHangNoCoptic"/>
      </w:pPr>
      <w:r w:rsidRPr="00AB1781">
        <w:t xml:space="preserve">26 Let their </w:t>
      </w:r>
      <w:r>
        <w:t>dwelling</w:t>
      </w:r>
      <w:r w:rsidRPr="00AB1781">
        <w:t xml:space="preserve"> </w:t>
      </w:r>
      <w:r>
        <w:t xml:space="preserve">place </w:t>
      </w:r>
      <w:r w:rsidRPr="00AB1781">
        <w:t xml:space="preserve">be </w:t>
      </w:r>
      <w:r>
        <w:t>laid waste</w:t>
      </w:r>
      <w:r w:rsidRPr="00AB1781">
        <w:t>,</w:t>
      </w:r>
    </w:p>
    <w:p w14:paraId="274CD7EA" w14:textId="77777777" w:rsidR="00704CAA" w:rsidRPr="00AB1781" w:rsidRDefault="00704CAA" w:rsidP="00704CAA">
      <w:pPr>
        <w:pStyle w:val="EnglishHangEndNoCoptic"/>
      </w:pPr>
      <w:r w:rsidRPr="00AB1781">
        <w:tab/>
        <w:t xml:space="preserve">and let no one </w:t>
      </w:r>
      <w:r>
        <w:t>live</w:t>
      </w:r>
      <w:r w:rsidRPr="00AB1781">
        <w:t xml:space="preserve"> in their tents.</w:t>
      </w:r>
    </w:p>
    <w:p w14:paraId="4A03F776" w14:textId="77777777" w:rsidR="00704CAA" w:rsidRPr="00AB1781" w:rsidRDefault="00704CAA" w:rsidP="00704CAA">
      <w:pPr>
        <w:pStyle w:val="EnglishHangNoCoptic"/>
      </w:pPr>
      <w:r w:rsidRPr="00AB1781">
        <w:t xml:space="preserve">27 For they persecute the one </w:t>
      </w:r>
      <w:r>
        <w:t>whom You</w:t>
      </w:r>
      <w:r w:rsidRPr="00AB1781">
        <w:t xml:space="preserve"> struck,</w:t>
      </w:r>
    </w:p>
    <w:p w14:paraId="15394056" w14:textId="77777777" w:rsidR="00704CAA" w:rsidRPr="00AB1781" w:rsidRDefault="00704CAA" w:rsidP="00704CAA">
      <w:pPr>
        <w:pStyle w:val="EnglishHangEndNoCoptic"/>
      </w:pPr>
      <w:r w:rsidRPr="00AB1781">
        <w:tab/>
        <w:t>and they add to the pain of My wounds.</w:t>
      </w:r>
    </w:p>
    <w:p w14:paraId="5065EE3F" w14:textId="77777777" w:rsidR="00704CAA" w:rsidRPr="00AB1781" w:rsidRDefault="00704CAA" w:rsidP="00704CAA">
      <w:pPr>
        <w:pStyle w:val="EnglishHangNoCoptic"/>
      </w:pPr>
      <w:r w:rsidRPr="00AB1781">
        <w:lastRenderedPageBreak/>
        <w:t>28 Add iniquity to their iniquity,</w:t>
      </w:r>
    </w:p>
    <w:p w14:paraId="7171B9E8" w14:textId="77777777" w:rsidR="00704CAA" w:rsidRPr="00AB1781" w:rsidRDefault="00704CAA" w:rsidP="00704CAA">
      <w:pPr>
        <w:pStyle w:val="EnglishHangEndNoCoptic"/>
      </w:pPr>
      <w:r w:rsidRPr="00AB1781">
        <w:tab/>
        <w:t xml:space="preserve">and let them not </w:t>
      </w:r>
      <w:r>
        <w:t>enter</w:t>
      </w:r>
      <w:r w:rsidRPr="00AB1781">
        <w:t xml:space="preserve"> into </w:t>
      </w:r>
      <w:r>
        <w:t>Your</w:t>
      </w:r>
      <w:r w:rsidRPr="00AB1781">
        <w:t xml:space="preserve"> righteousness.</w:t>
      </w:r>
    </w:p>
    <w:p w14:paraId="32F5DD03" w14:textId="77777777" w:rsidR="00704CAA" w:rsidRPr="00AB1781" w:rsidRDefault="00704CAA" w:rsidP="00704CAA">
      <w:pPr>
        <w:pStyle w:val="EnglishHangNoCoptic"/>
      </w:pPr>
      <w:r w:rsidRPr="00AB1781">
        <w:t>29 Let them be blotted out of the book of the living,</w:t>
      </w:r>
    </w:p>
    <w:p w14:paraId="1D2C8CF1" w14:textId="77777777" w:rsidR="00704CAA" w:rsidRPr="00AB1781" w:rsidRDefault="00704CAA" w:rsidP="00704CAA">
      <w:pPr>
        <w:pStyle w:val="EnglishHangEndNoCoptic"/>
      </w:pPr>
      <w:r w:rsidRPr="00AB1781">
        <w:tab/>
        <w:t xml:space="preserve">and not be enrolled </w:t>
      </w:r>
      <w:r>
        <w:t>among</w:t>
      </w:r>
      <w:r w:rsidRPr="00AB1781">
        <w:t xml:space="preserve"> the righteous.</w:t>
      </w:r>
    </w:p>
    <w:p w14:paraId="5127ACA7" w14:textId="77777777" w:rsidR="00704CAA" w:rsidRPr="00AB1781" w:rsidRDefault="00704CAA" w:rsidP="00704CAA">
      <w:pPr>
        <w:pStyle w:val="EnglishHangNoCoptic"/>
      </w:pPr>
      <w:r>
        <w:t>30 I am poor and in pain,</w:t>
      </w:r>
    </w:p>
    <w:p w14:paraId="7A1757DC" w14:textId="4EE74036" w:rsidR="00704CAA" w:rsidRPr="00AB1781" w:rsidRDefault="00704CAA" w:rsidP="00704CAA">
      <w:pPr>
        <w:pStyle w:val="EnglishHangEndNoCoptic"/>
      </w:pPr>
      <w:r w:rsidRPr="00AB1781">
        <w:tab/>
      </w:r>
      <w:r>
        <w:t xml:space="preserve">And the salvation of Your </w:t>
      </w:r>
      <w:r w:rsidR="00E6178B">
        <w:t>presence, O G</w:t>
      </w:r>
      <w:r>
        <w:t>od, supports me.</w:t>
      </w:r>
    </w:p>
    <w:p w14:paraId="6C9280EA" w14:textId="77777777" w:rsidR="00704CAA" w:rsidRPr="00AB1781" w:rsidRDefault="00704CAA" w:rsidP="00704CAA">
      <w:pPr>
        <w:pStyle w:val="EnglishHangNoCoptic"/>
      </w:pPr>
      <w:r>
        <w:t>31 I will praise the N</w:t>
      </w:r>
      <w:r w:rsidRPr="00AB1781">
        <w:t>ame of God with a song;</w:t>
      </w:r>
    </w:p>
    <w:p w14:paraId="4B6883B9" w14:textId="77777777" w:rsidR="00704CAA" w:rsidRPr="00AB1781" w:rsidRDefault="00704CAA" w:rsidP="00704CAA">
      <w:pPr>
        <w:pStyle w:val="EnglishHangEndNoCoptic"/>
      </w:pPr>
      <w:r>
        <w:tab/>
        <w:t>I will magnify Him with praise,</w:t>
      </w:r>
    </w:p>
    <w:p w14:paraId="03922DA6" w14:textId="77777777" w:rsidR="00704CAA" w:rsidRPr="00AB1781" w:rsidRDefault="00704CAA" w:rsidP="00704CAA">
      <w:pPr>
        <w:pStyle w:val="EnglishHangNoCoptic"/>
      </w:pPr>
      <w:r>
        <w:t>32 a</w:t>
      </w:r>
      <w:r w:rsidRPr="00AB1781">
        <w:t>nd this will be more pleasing to God</w:t>
      </w:r>
    </w:p>
    <w:p w14:paraId="19EDD9D4" w14:textId="77777777" w:rsidR="00704CAA" w:rsidRPr="00AB1781" w:rsidRDefault="00704CAA" w:rsidP="00704CAA">
      <w:pPr>
        <w:pStyle w:val="EnglishHangEndNoCoptic"/>
      </w:pPr>
      <w:r w:rsidRPr="00AB1781">
        <w:tab/>
        <w:t>than a young bull with horns and hoofs.</w:t>
      </w:r>
    </w:p>
    <w:p w14:paraId="54CA470C" w14:textId="77777777" w:rsidR="00704CAA" w:rsidRPr="00AB1781" w:rsidRDefault="00704CAA" w:rsidP="00704CAA">
      <w:pPr>
        <w:pStyle w:val="EnglishHangNoCoptic"/>
      </w:pPr>
      <w:r w:rsidRPr="00AB1781">
        <w:t>33 Let the poor see</w:t>
      </w:r>
      <w:r>
        <w:t xml:space="preserve"> this</w:t>
      </w:r>
      <w:r w:rsidRPr="00AB1781">
        <w:t xml:space="preserve"> and </w:t>
      </w:r>
      <w:r>
        <w:t>be glad</w:t>
      </w:r>
      <w:r w:rsidRPr="00AB1781">
        <w:t>;</w:t>
      </w:r>
    </w:p>
    <w:p w14:paraId="6F147791" w14:textId="77777777" w:rsidR="00704CAA" w:rsidRPr="00AB1781" w:rsidRDefault="00704CAA" w:rsidP="00704CAA">
      <w:pPr>
        <w:pStyle w:val="EnglishHangEndNoCoptic"/>
      </w:pPr>
      <w:r w:rsidRPr="00AB1781">
        <w:tab/>
        <w:t>seek God</w:t>
      </w:r>
      <w:r>
        <w:t>, and your soul shall live,</w:t>
      </w:r>
    </w:p>
    <w:p w14:paraId="7F3BD834" w14:textId="77777777" w:rsidR="00704CAA" w:rsidRPr="00AB1781" w:rsidRDefault="00704CAA" w:rsidP="00704CAA">
      <w:pPr>
        <w:pStyle w:val="EnglishHangNoCoptic"/>
      </w:pPr>
      <w:r>
        <w:t>34 f</w:t>
      </w:r>
      <w:r w:rsidRPr="00AB1781">
        <w:t>or the Lord hears the poor</w:t>
      </w:r>
      <w:r>
        <w:t>,</w:t>
      </w:r>
    </w:p>
    <w:p w14:paraId="35E23DB3" w14:textId="77777777" w:rsidR="00704CAA" w:rsidRPr="00AB1781" w:rsidRDefault="00704CAA" w:rsidP="00704CAA">
      <w:pPr>
        <w:pStyle w:val="EnglishHangEndNoCoptic"/>
      </w:pPr>
      <w:r w:rsidRPr="00AB1781">
        <w:tab/>
        <w:t xml:space="preserve">and does not despise His </w:t>
      </w:r>
      <w:r>
        <w:t xml:space="preserve">own who are </w:t>
      </w:r>
      <w:r w:rsidRPr="00AB1781">
        <w:t>prisoners.</w:t>
      </w:r>
    </w:p>
    <w:p w14:paraId="4365CAC7" w14:textId="77777777" w:rsidR="00704CAA" w:rsidRPr="00AB1781" w:rsidRDefault="00704CAA" w:rsidP="00704CAA">
      <w:pPr>
        <w:pStyle w:val="EnglishHangNoCoptic"/>
      </w:pPr>
      <w:r w:rsidRPr="00AB1781">
        <w:t>35 Let heaven and earth praise Him,</w:t>
      </w:r>
    </w:p>
    <w:p w14:paraId="33210A76" w14:textId="77777777" w:rsidR="00704CAA" w:rsidRPr="00AB1781" w:rsidRDefault="00704CAA" w:rsidP="00704CAA">
      <w:pPr>
        <w:pStyle w:val="EnglishHangEndNoCoptic"/>
      </w:pPr>
      <w:r w:rsidRPr="00AB1781">
        <w:tab/>
        <w:t>the sea</w:t>
      </w:r>
      <w:r>
        <w:t>s</w:t>
      </w:r>
      <w:r w:rsidRPr="00AB1781">
        <w:t xml:space="preserve"> and all that moves in them.</w:t>
      </w:r>
    </w:p>
    <w:p w14:paraId="159B265D" w14:textId="77777777" w:rsidR="00704CAA" w:rsidRPr="00AB1781" w:rsidRDefault="00704CAA" w:rsidP="00704CAA">
      <w:pPr>
        <w:pStyle w:val="EnglishHangNoCoptic"/>
      </w:pPr>
      <w:r w:rsidRPr="00AB1781">
        <w:t>36 For God will save Zion,</w:t>
      </w:r>
    </w:p>
    <w:p w14:paraId="7C1B7AEC" w14:textId="77777777" w:rsidR="00704CAA" w:rsidRPr="00AB1781" w:rsidRDefault="00704CAA" w:rsidP="00704CAA">
      <w:pPr>
        <w:pStyle w:val="EnglishHangNoCoptic"/>
      </w:pPr>
      <w:r w:rsidRPr="00AB1781">
        <w:tab/>
        <w:t>and th</w:t>
      </w:r>
      <w:r>
        <w:t>e cities of Judah will be built,</w:t>
      </w:r>
    </w:p>
    <w:p w14:paraId="4547B854" w14:textId="77777777" w:rsidR="00704CAA" w:rsidRPr="00AB1781" w:rsidRDefault="00704CAA" w:rsidP="00704CAA">
      <w:pPr>
        <w:pStyle w:val="EnglishHangEndNoCoptic"/>
      </w:pPr>
      <w:r w:rsidRPr="00AB1781">
        <w:tab/>
        <w:t>and men w</w:t>
      </w:r>
      <w:r>
        <w:t>ill dwell there, and inherit it;</w:t>
      </w:r>
    </w:p>
    <w:p w14:paraId="6B774D73" w14:textId="77777777" w:rsidR="00704CAA" w:rsidRPr="00AB1781" w:rsidRDefault="00704CAA" w:rsidP="00704CAA">
      <w:pPr>
        <w:pStyle w:val="EnglishHangNoCoptic"/>
      </w:pPr>
      <w:r w:rsidRPr="00AB1781">
        <w:t xml:space="preserve">37 And the children of His </w:t>
      </w:r>
      <w:r>
        <w:t>servants</w:t>
      </w:r>
      <w:r w:rsidRPr="00AB1781">
        <w:rPr>
          <w:rStyle w:val="FootnoteReference"/>
        </w:rPr>
        <w:footnoteReference w:id="374"/>
      </w:r>
      <w:r w:rsidRPr="00AB1781">
        <w:t xml:space="preserve"> will possess it;</w:t>
      </w:r>
    </w:p>
    <w:p w14:paraId="5AE313EF" w14:textId="77777777" w:rsidR="00704CAA" w:rsidRPr="00B139A8" w:rsidRDefault="00704CAA" w:rsidP="00704CAA">
      <w:pPr>
        <w:pStyle w:val="EnglishHangEndNoCoptic"/>
      </w:pPr>
      <w:r w:rsidRPr="00AB1781">
        <w:tab/>
        <w:t xml:space="preserve">and </w:t>
      </w:r>
      <w:r>
        <w:t>those who love His N</w:t>
      </w:r>
      <w:r w:rsidRPr="00AB1781">
        <w:t>ame will dwell in it.</w:t>
      </w:r>
    </w:p>
    <w:p w14:paraId="5480AC09" w14:textId="77777777" w:rsidR="00704CAA" w:rsidRPr="00B139A8" w:rsidRDefault="00704CAA" w:rsidP="00704CAA">
      <w:pPr>
        <w:pStyle w:val="Heading4"/>
      </w:pPr>
      <w:bookmarkStart w:id="278" w:name="_Ref412026055"/>
      <w:r>
        <w:t>Psalm</w:t>
      </w:r>
      <w:r w:rsidRPr="00AB1781">
        <w:t xml:space="preserve"> 69</w:t>
      </w:r>
      <w:r>
        <w:t>: “O Lord, make haste to help me”</w:t>
      </w:r>
      <w:bookmarkEnd w:id="278"/>
    </w:p>
    <w:p w14:paraId="6754CAE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3AF906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Let All Who Seek </w:t>
      </w:r>
      <w:r>
        <w:rPr>
          <w:rFonts w:ascii="Book Antiqua" w:hAnsi="Book Antiqua" w:cs="Lucida Grande"/>
          <w:b/>
          <w:bCs/>
        </w:rPr>
        <w:t>You</w:t>
      </w:r>
      <w:r w:rsidRPr="00AB1781">
        <w:rPr>
          <w:rFonts w:ascii="Book Antiqua" w:hAnsi="Book Antiqua" w:cs="Lucida Grande"/>
          <w:b/>
          <w:bCs/>
        </w:rPr>
        <w:t xml:space="preserve"> Rejoice in </w:t>
      </w:r>
      <w:r>
        <w:rPr>
          <w:rFonts w:ascii="Book Antiqua" w:hAnsi="Book Antiqua" w:cs="Lucida Grande"/>
          <w:b/>
          <w:bCs/>
        </w:rPr>
        <w:t>You</w:t>
      </w:r>
    </w:p>
    <w:p w14:paraId="63E6CFF4" w14:textId="4E9C78E7"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131815F6" w14:textId="4AB47866" w:rsidR="008B0324" w:rsidRDefault="008B0324" w:rsidP="00AD40FB">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A550BB5" w14:textId="40814EF1" w:rsidR="004942E9" w:rsidRDefault="004942E9" w:rsidP="00AD40FB">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8CB47AB" w14:textId="63BB6358" w:rsidR="0008188E" w:rsidRDefault="0008188E" w:rsidP="00AD40FB">
      <w:pPr>
        <w:pStyle w:val="Rubric"/>
      </w:pPr>
      <w:r>
        <w:lastRenderedPageBreak/>
        <w:fldChar w:fldCharType="begin"/>
      </w:r>
      <w:r>
        <w:instrText xml:space="preserve"> REF _Ref448127130 \h </w:instrText>
      </w:r>
      <w:r>
        <w:fldChar w:fldCharType="separate"/>
      </w:r>
      <w:r w:rsidR="000E2EAC">
        <w:t>The Psalms of Midnight (The Beginning of Watches)</w:t>
      </w:r>
      <w:r>
        <w:fldChar w:fldCharType="end"/>
      </w:r>
    </w:p>
    <w:p w14:paraId="7E892B4A" w14:textId="77777777" w:rsidR="00704CAA" w:rsidRPr="00AB1781" w:rsidRDefault="00704CAA" w:rsidP="00704CAA">
      <w:pPr>
        <w:pStyle w:val="Rubric"/>
      </w:pPr>
      <w:r w:rsidRPr="00AB1781">
        <w:t>1 (</w:t>
      </w:r>
      <w:r>
        <w:t>For the end; b</w:t>
      </w:r>
      <w:r w:rsidRPr="00AB1781">
        <w:t>y David, In remembrance</w:t>
      </w:r>
      <w:r>
        <w:t>, that the Lord may save</w:t>
      </w:r>
      <w:r w:rsidRPr="00AB1781">
        <w:t xml:space="preserve"> me)</w:t>
      </w:r>
    </w:p>
    <w:p w14:paraId="6F4EC25F" w14:textId="77777777" w:rsidR="00704CAA" w:rsidRPr="000618CE" w:rsidRDefault="00704CAA" w:rsidP="00704CAA">
      <w:pPr>
        <w:pStyle w:val="EnglishHangNoCoptic"/>
      </w:pPr>
      <w:r w:rsidRPr="00AB1781">
        <w:t xml:space="preserve">2 </w:t>
      </w:r>
      <w:r w:rsidRPr="000618CE">
        <w:t>[O God, attend to my help</w:t>
      </w:r>
      <w:r>
        <w:t>;</w:t>
      </w:r>
      <w:r w:rsidRPr="000618CE">
        <w:t>]</w:t>
      </w:r>
      <w:r>
        <w:rPr>
          <w:rStyle w:val="FootnoteReference"/>
        </w:rPr>
        <w:footnoteReference w:id="375"/>
      </w:r>
    </w:p>
    <w:p w14:paraId="3B83A688" w14:textId="77777777" w:rsidR="00704CAA" w:rsidRPr="00AB1781" w:rsidRDefault="00704CAA" w:rsidP="00704CAA">
      <w:pPr>
        <w:pStyle w:val="EnglishHangEndNoCoptic"/>
        <w:ind w:firstLine="0"/>
      </w:pPr>
      <w:r>
        <w:t>O Lord, make haste to help me!</w:t>
      </w:r>
    </w:p>
    <w:p w14:paraId="44987829" w14:textId="77777777" w:rsidR="00704CAA" w:rsidRPr="00AB1781" w:rsidRDefault="00704CAA" w:rsidP="00704CAA">
      <w:pPr>
        <w:pStyle w:val="EnglishHangNoCoptic"/>
      </w:pPr>
      <w:r w:rsidRPr="00AB1781">
        <w:t xml:space="preserve">3 </w:t>
      </w:r>
      <w:r>
        <w:t>May</w:t>
      </w:r>
      <w:r w:rsidRPr="00AB1781">
        <w:t xml:space="preserve"> all who seek my life</w:t>
      </w:r>
      <w:r w:rsidRPr="00AB1781">
        <w:rPr>
          <w:rStyle w:val="FootnoteReference"/>
        </w:rPr>
        <w:footnoteReference w:id="376"/>
      </w:r>
    </w:p>
    <w:p w14:paraId="2846A50C" w14:textId="77777777" w:rsidR="00704CAA" w:rsidRPr="00AB1781" w:rsidRDefault="00704CAA" w:rsidP="00704CAA">
      <w:pPr>
        <w:pStyle w:val="EnglishHangNoCoptic"/>
      </w:pPr>
      <w:r w:rsidRPr="00AB1781">
        <w:tab/>
        <w:t xml:space="preserve">be put to shame and </w:t>
      </w:r>
      <w:r>
        <w:t>embarrassed</w:t>
      </w:r>
      <w:r w:rsidRPr="00AB1781">
        <w:t>.</w:t>
      </w:r>
    </w:p>
    <w:p w14:paraId="39368345" w14:textId="77777777" w:rsidR="00704CAA" w:rsidRPr="00AB1781" w:rsidRDefault="00704CAA" w:rsidP="00704CAA">
      <w:pPr>
        <w:pStyle w:val="EnglishHangNoCoptic"/>
      </w:pPr>
      <w:r w:rsidRPr="00AB1781">
        <w:tab/>
      </w:r>
      <w:r>
        <w:t>May</w:t>
      </w:r>
      <w:r w:rsidRPr="00AB1781">
        <w:t xml:space="preserve"> all who wish me evil</w:t>
      </w:r>
    </w:p>
    <w:p w14:paraId="7B56B399" w14:textId="77777777" w:rsidR="00704CAA" w:rsidRPr="00AB1781" w:rsidRDefault="00704CAA" w:rsidP="00704CAA">
      <w:pPr>
        <w:pStyle w:val="EnglishHangEndNoCoptic"/>
      </w:pPr>
      <w:r w:rsidRPr="00AB1781">
        <w:tab/>
        <w:t>be turned back and put to shame.</w:t>
      </w:r>
    </w:p>
    <w:p w14:paraId="4834E400" w14:textId="77777777" w:rsidR="00704CAA" w:rsidRPr="00AB1781" w:rsidRDefault="00704CAA" w:rsidP="00704CAA">
      <w:pPr>
        <w:pStyle w:val="EnglishHangNoCoptic"/>
      </w:pPr>
      <w:r>
        <w:t>4 May those who say of me, “Good! Good!”</w:t>
      </w:r>
      <w:r>
        <w:rPr>
          <w:rStyle w:val="FootnoteReference"/>
        </w:rPr>
        <w:footnoteReference w:id="377"/>
      </w:r>
    </w:p>
    <w:p w14:paraId="301BB1BD" w14:textId="77777777" w:rsidR="00704CAA" w:rsidRPr="00B139A8" w:rsidRDefault="00704CAA" w:rsidP="00704CAA">
      <w:pPr>
        <w:pStyle w:val="EnglishHangEndNoCoptic"/>
      </w:pPr>
      <w:r w:rsidRPr="00AB1781">
        <w:tab/>
        <w:t>be turned back immediately</w:t>
      </w:r>
      <w:r>
        <w:t xml:space="preserve"> in </w:t>
      </w:r>
      <w:r w:rsidRPr="00AB1781">
        <w:t>shamed.</w:t>
      </w:r>
    </w:p>
    <w:p w14:paraId="317E5C0E" w14:textId="77777777" w:rsidR="00704CAA" w:rsidRPr="00AB1781" w:rsidRDefault="00704CAA" w:rsidP="00704CAA">
      <w:pPr>
        <w:pStyle w:val="EnglishHangNoCoptic"/>
      </w:pPr>
      <w:r w:rsidRPr="00AB1781">
        <w:t xml:space="preserve">5 Let all who seek </w:t>
      </w:r>
      <w:r>
        <w:t>You</w:t>
      </w:r>
    </w:p>
    <w:p w14:paraId="579E47FF" w14:textId="77777777" w:rsidR="00704CAA" w:rsidRPr="00AB1781" w:rsidRDefault="00704CAA" w:rsidP="00704CAA">
      <w:pPr>
        <w:pStyle w:val="EnglishHangNoCoptic"/>
      </w:pPr>
      <w:r w:rsidRPr="00AB1781">
        <w:tab/>
        <w:t xml:space="preserve">rejoice and be glad in </w:t>
      </w:r>
      <w:r>
        <w:t>You,</w:t>
      </w:r>
    </w:p>
    <w:p w14:paraId="6E3CE357" w14:textId="77777777" w:rsidR="00704CAA" w:rsidRPr="00AB1781" w:rsidRDefault="00704CAA" w:rsidP="00704CAA">
      <w:pPr>
        <w:pStyle w:val="EnglishHangNoCoptic"/>
      </w:pPr>
      <w:r w:rsidRPr="00AB1781">
        <w:tab/>
        <w:t xml:space="preserve">and let those who love </w:t>
      </w:r>
      <w:r>
        <w:t>Your</w:t>
      </w:r>
      <w:r w:rsidRPr="00AB1781">
        <w:t xml:space="preserve"> salvation</w:t>
      </w:r>
    </w:p>
    <w:p w14:paraId="30EA7B6A" w14:textId="77777777" w:rsidR="00704CAA" w:rsidRPr="00AB1781" w:rsidRDefault="00704CAA" w:rsidP="00704CAA">
      <w:pPr>
        <w:pStyle w:val="EnglishHangEndNoCoptic"/>
      </w:pPr>
      <w:r>
        <w:tab/>
        <w:t>say ever more, “Let the Lord be magnified!”</w:t>
      </w:r>
    </w:p>
    <w:p w14:paraId="2E8D6042" w14:textId="77777777" w:rsidR="00704CAA" w:rsidRPr="00AB1781" w:rsidRDefault="00704CAA" w:rsidP="00704CAA">
      <w:pPr>
        <w:pStyle w:val="EnglishHangNoCoptic"/>
      </w:pPr>
      <w:r w:rsidRPr="00AB1781">
        <w:t>6 But I am poor and needy;</w:t>
      </w:r>
    </w:p>
    <w:p w14:paraId="00B29A26" w14:textId="77777777" w:rsidR="00704CAA" w:rsidRDefault="00704CAA" w:rsidP="00704CAA">
      <w:pPr>
        <w:pStyle w:val="EnglishHangNoCoptic"/>
      </w:pPr>
      <w:r>
        <w:tab/>
        <w:t>help me, O God!</w:t>
      </w:r>
    </w:p>
    <w:p w14:paraId="5ED052EF" w14:textId="77777777" w:rsidR="00704CAA" w:rsidRPr="00AB1781" w:rsidRDefault="00704CAA" w:rsidP="00704CAA">
      <w:pPr>
        <w:pStyle w:val="EnglishHangNoCoptic"/>
        <w:ind w:firstLine="0"/>
      </w:pPr>
      <w:r>
        <w:t>You</w:t>
      </w:r>
      <w:r w:rsidRPr="00AB1781">
        <w:t xml:space="preserve"> are my helper and my </w:t>
      </w:r>
      <w:r>
        <w:t>deliverer</w:t>
      </w:r>
      <w:r w:rsidRPr="00AB1781">
        <w:t>;</w:t>
      </w:r>
    </w:p>
    <w:p w14:paraId="790A7E54" w14:textId="77777777" w:rsidR="00704CAA" w:rsidRDefault="00704CAA" w:rsidP="00704CAA">
      <w:pPr>
        <w:pStyle w:val="EnglishHangEndNoCoptic"/>
      </w:pPr>
      <w:r>
        <w:tab/>
        <w:t>O Lord, do not delay!</w:t>
      </w:r>
    </w:p>
    <w:p w14:paraId="229D4A36" w14:textId="77777777" w:rsidR="00704CAA" w:rsidRDefault="00704CAA" w:rsidP="00704CAA">
      <w:pPr>
        <w:pStyle w:val="Rubric"/>
      </w:pPr>
      <w:r>
        <w:t xml:space="preserve">Alleluia. </w:t>
      </w:r>
    </w:p>
    <w:p w14:paraId="0734D076" w14:textId="0B4AE3AB" w:rsidR="00704CAA" w:rsidRDefault="00704CAA" w:rsidP="00704CAA">
      <w:pPr>
        <w:pStyle w:val="Rubric"/>
      </w:pPr>
      <w:r>
        <w:t>Glory…</w:t>
      </w:r>
    </w:p>
    <w:p w14:paraId="530CDDBD" w14:textId="471379F2"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 xml:space="preserve">, page </w:t>
      </w:r>
      <w:r>
        <w:fldChar w:fldCharType="begin"/>
      </w:r>
      <w:r>
        <w:instrText xml:space="preserve"> PAGEREF _Ref412098484 \h </w:instrText>
      </w:r>
      <w:r>
        <w:fldChar w:fldCharType="separate"/>
      </w:r>
      <w:r w:rsidR="000E2EAC">
        <w:rPr>
          <w:noProof/>
        </w:rPr>
        <w:t>269</w:t>
      </w:r>
      <w:r>
        <w:fldChar w:fldCharType="end"/>
      </w:r>
      <w:r>
        <w:t>.</w:t>
      </w:r>
    </w:p>
    <w:p w14:paraId="377B2EDF" w14:textId="316C7227" w:rsidR="008B0324" w:rsidRDefault="008B0324"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_Ref412111290 \h </w:instrText>
      </w:r>
      <w:r>
        <w:fldChar w:fldCharType="separate"/>
      </w:r>
      <w:r w:rsidR="000E2EAC">
        <w:t>Psalm</w:t>
      </w:r>
      <w:r w:rsidR="000E2EAC" w:rsidRPr="00AB1781">
        <w:t xml:space="preserve"> 83</w:t>
      </w:r>
      <w:r w:rsidR="000E2EAC">
        <w:t>: “How I love Your dwellings, O Lord of Hosts”</w:t>
      </w:r>
      <w:r>
        <w:fldChar w:fldCharType="end"/>
      </w:r>
      <w:r>
        <w:t xml:space="preserve">, page </w:t>
      </w:r>
      <w:r>
        <w:fldChar w:fldCharType="begin"/>
      </w:r>
      <w:r>
        <w:instrText xml:space="preserve"> PAGEREF _Ref412111290 \h </w:instrText>
      </w:r>
      <w:r>
        <w:fldChar w:fldCharType="separate"/>
      </w:r>
      <w:r w:rsidR="000E2EAC">
        <w:rPr>
          <w:noProof/>
        </w:rPr>
        <w:t>217</w:t>
      </w:r>
      <w:r>
        <w:fldChar w:fldCharType="end"/>
      </w:r>
      <w:r>
        <w:t>.</w:t>
      </w:r>
    </w:p>
    <w:p w14:paraId="3A089F49" w14:textId="6C1040A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_Ref412026111 \h </w:instrText>
      </w:r>
      <w:r>
        <w:fldChar w:fldCharType="separate"/>
      </w:r>
      <w:r w:rsidR="000E2EAC">
        <w:t>Psalm</w:t>
      </w:r>
      <w:r w:rsidR="000E2EAC" w:rsidRPr="00AB1781">
        <w:t xml:space="preserve"> 22</w:t>
      </w:r>
      <w:r w:rsidR="000E2EAC">
        <w:t>: “The Lord is my Shepherd, and I will lack nothing”</w:t>
      </w:r>
      <w:r>
        <w:fldChar w:fldCharType="end"/>
      </w:r>
      <w:r>
        <w:t xml:space="preserve">, page </w:t>
      </w:r>
      <w:r>
        <w:fldChar w:fldCharType="begin"/>
      </w:r>
      <w:r>
        <w:instrText xml:space="preserve"> PAGEREF _Ref412026111 \h </w:instrText>
      </w:r>
      <w:r>
        <w:fldChar w:fldCharType="separate"/>
      </w:r>
      <w:r w:rsidR="000E2EAC">
        <w:rPr>
          <w:noProof/>
        </w:rPr>
        <w:t>116</w:t>
      </w:r>
      <w:r>
        <w:fldChar w:fldCharType="end"/>
      </w:r>
      <w:r>
        <w:t>.</w:t>
      </w:r>
    </w:p>
    <w:p w14:paraId="788807C7" w14:textId="5EB15538"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 xml:space="preserve">, page </w:t>
      </w:r>
      <w:r>
        <w:fldChar w:fldCharType="begin"/>
      </w:r>
      <w:r>
        <w:instrText xml:space="preserve"> PAGEREF _Ref412026212 \h </w:instrText>
      </w:r>
      <w:r>
        <w:fldChar w:fldCharType="separate"/>
      </w:r>
      <w:r w:rsidR="000E2EAC">
        <w:rPr>
          <w:noProof/>
        </w:rPr>
        <w:t>219</w:t>
      </w:r>
      <w:r>
        <w:fldChar w:fldCharType="end"/>
      </w:r>
      <w:r>
        <w:t>.</w:t>
      </w:r>
    </w:p>
    <w:p w14:paraId="102E065A" w14:textId="77777777" w:rsidR="00704CAA" w:rsidRPr="00AB1781" w:rsidRDefault="00704CAA" w:rsidP="00704CAA">
      <w:pPr>
        <w:pStyle w:val="Heading3"/>
      </w:pPr>
      <w:bookmarkStart w:id="279" w:name="_Ref435438582"/>
      <w:bookmarkStart w:id="280" w:name="_Toc473283608"/>
      <w:r w:rsidRPr="00AB1781">
        <w:lastRenderedPageBreak/>
        <w:t>K</w:t>
      </w:r>
      <w:r>
        <w:t>athisma 10</w:t>
      </w:r>
      <w:bookmarkEnd w:id="279"/>
      <w:bookmarkEnd w:id="280"/>
    </w:p>
    <w:p w14:paraId="50B6691C" w14:textId="77777777" w:rsidR="00704CAA" w:rsidRPr="00CA0029" w:rsidRDefault="00704CAA" w:rsidP="00704CAA">
      <w:pPr>
        <w:pStyle w:val="Heading4"/>
      </w:pPr>
      <w:r>
        <w:t>Psalm</w:t>
      </w:r>
      <w:r w:rsidRPr="00AB1781">
        <w:t xml:space="preserve"> 70</w:t>
      </w:r>
      <w:r>
        <w:t>: “I hope in You, O God”</w:t>
      </w:r>
    </w:p>
    <w:p w14:paraId="00EB3CC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B875D7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My Song is Continually of </w:t>
      </w:r>
      <w:r>
        <w:rPr>
          <w:rFonts w:ascii="Book Antiqua" w:hAnsi="Book Antiqua" w:cs="Lucida Grande"/>
          <w:b/>
          <w:bCs/>
        </w:rPr>
        <w:t>You</w:t>
      </w:r>
    </w:p>
    <w:p w14:paraId="73193010" w14:textId="77777777" w:rsidR="00704CAA" w:rsidRPr="00AB1781" w:rsidRDefault="00704CAA" w:rsidP="00704CAA">
      <w:pPr>
        <w:pStyle w:val="Rubric"/>
      </w:pPr>
      <w:r w:rsidRPr="00AB1781">
        <w:t>1 (By David. Sung by the sons of Jonadab and the first captives)</w:t>
      </w:r>
    </w:p>
    <w:p w14:paraId="2855C3F5" w14:textId="77777777" w:rsidR="00704CAA" w:rsidRPr="00AB1781" w:rsidRDefault="00704CAA" w:rsidP="00704CAA">
      <w:pPr>
        <w:pStyle w:val="EnglishHangNoCoptic"/>
      </w:pPr>
      <w:r>
        <w:t>I hope i</w:t>
      </w:r>
      <w:r w:rsidRPr="00AB1781">
        <w:t xml:space="preserve">n </w:t>
      </w:r>
      <w:r>
        <w:t>You</w:t>
      </w:r>
      <w:r w:rsidRPr="00AB1781">
        <w:t xml:space="preserve">, O </w:t>
      </w:r>
      <w:r>
        <w:t>God</w:t>
      </w:r>
      <w:r w:rsidRPr="00AB1781">
        <w:t>;</w:t>
      </w:r>
    </w:p>
    <w:p w14:paraId="7D4B6870" w14:textId="77777777" w:rsidR="00704CAA" w:rsidRPr="00AB1781" w:rsidRDefault="00704CAA" w:rsidP="00704CAA">
      <w:pPr>
        <w:pStyle w:val="EnglishHangEndNoCoptic"/>
      </w:pPr>
      <w:r w:rsidRPr="00AB1781">
        <w:tab/>
      </w:r>
      <w:r>
        <w:t xml:space="preserve">may I </w:t>
      </w:r>
      <w:r w:rsidRPr="00AB1781">
        <w:t>never be put to shame.</w:t>
      </w:r>
    </w:p>
    <w:p w14:paraId="50F29A1B" w14:textId="77777777" w:rsidR="00704CAA" w:rsidRPr="00AB1781" w:rsidRDefault="00704CAA" w:rsidP="00704CAA">
      <w:pPr>
        <w:pStyle w:val="EnglishHangNoCoptic"/>
      </w:pPr>
      <w:r w:rsidRPr="00AB1781">
        <w:t>2 Rescue me</w:t>
      </w:r>
      <w:r>
        <w:t xml:space="preserve">, and deliver me, </w:t>
      </w:r>
      <w:r w:rsidRPr="00AB1781">
        <w:t xml:space="preserve">in </w:t>
      </w:r>
      <w:r>
        <w:t>Your righteousness;</w:t>
      </w:r>
      <w:r w:rsidRPr="00AB1781">
        <w:rPr>
          <w:rStyle w:val="FootnoteReference"/>
        </w:rPr>
        <w:footnoteReference w:id="378"/>
      </w:r>
    </w:p>
    <w:p w14:paraId="060EDCBF" w14:textId="77777777" w:rsidR="00704CAA" w:rsidRPr="00AB1781" w:rsidRDefault="00704CAA" w:rsidP="00704CAA">
      <w:pPr>
        <w:pStyle w:val="EnglishHangEndNoCoptic"/>
      </w:pPr>
      <w:r w:rsidRPr="00AB1781">
        <w:tab/>
        <w:t xml:space="preserve">Incline </w:t>
      </w:r>
      <w:r>
        <w:t>Your</w:t>
      </w:r>
      <w:r w:rsidRPr="00AB1781">
        <w:t xml:space="preserve"> ear to me</w:t>
      </w:r>
      <w:r>
        <w:t>,</w:t>
      </w:r>
      <w:r w:rsidRPr="00AB1781">
        <w:t xml:space="preserve"> and save me.</w:t>
      </w:r>
    </w:p>
    <w:p w14:paraId="03374430" w14:textId="77777777" w:rsidR="00704CAA" w:rsidRPr="00AB1781" w:rsidRDefault="00704CAA" w:rsidP="00704CAA">
      <w:pPr>
        <w:pStyle w:val="EnglishHangNoCoptic"/>
      </w:pPr>
      <w:r w:rsidRPr="00AB1781">
        <w:t xml:space="preserve">3 Be my God and </w:t>
      </w:r>
      <w:r>
        <w:t xml:space="preserve">my </w:t>
      </w:r>
      <w:r w:rsidRPr="00AB1781">
        <w:t>protector,</w:t>
      </w:r>
    </w:p>
    <w:p w14:paraId="7A3F8CC6" w14:textId="77777777" w:rsidR="00704CAA" w:rsidRPr="00AB1781" w:rsidRDefault="00704CAA" w:rsidP="00704CAA">
      <w:pPr>
        <w:pStyle w:val="EnglishHangNoCoptic"/>
      </w:pPr>
      <w:r w:rsidRPr="00AB1781">
        <w:tab/>
        <w:t>and a strong sanctuary</w:t>
      </w:r>
      <w:r>
        <w:t>,</w:t>
      </w:r>
      <w:r w:rsidRPr="00AB1781">
        <w:t xml:space="preserve"> to save me;</w:t>
      </w:r>
      <w:r w:rsidRPr="00AB1781">
        <w:rPr>
          <w:rStyle w:val="FootnoteReference"/>
        </w:rPr>
        <w:footnoteReference w:id="379"/>
      </w:r>
    </w:p>
    <w:p w14:paraId="73086FA1" w14:textId="77777777" w:rsidR="00704CAA" w:rsidRPr="00AB1781" w:rsidRDefault="00704CAA" w:rsidP="00704CAA">
      <w:pPr>
        <w:pStyle w:val="EnglishHangEndNoCoptic"/>
      </w:pPr>
      <w:r w:rsidRPr="00AB1781">
        <w:tab/>
        <w:t xml:space="preserve">for </w:t>
      </w:r>
      <w:r>
        <w:t>You are</w:t>
      </w:r>
      <w:r w:rsidRPr="00AB1781">
        <w:t xml:space="preserve"> my </w:t>
      </w:r>
      <w:r>
        <w:t>firmness</w:t>
      </w:r>
      <w:r w:rsidRPr="00AB1781">
        <w:t xml:space="preserve"> and my refuge.</w:t>
      </w:r>
    </w:p>
    <w:p w14:paraId="25AF7365" w14:textId="77777777" w:rsidR="00704CAA" w:rsidRPr="00AB1781" w:rsidRDefault="00704CAA" w:rsidP="00704CAA">
      <w:pPr>
        <w:pStyle w:val="EnglishHangNoCoptic"/>
      </w:pPr>
      <w:r w:rsidRPr="00AB1781">
        <w:t>4 Deliver me, O God, from the hand of the sinner,</w:t>
      </w:r>
    </w:p>
    <w:p w14:paraId="56EA9F90" w14:textId="77777777" w:rsidR="00704CAA" w:rsidRPr="00AB1781" w:rsidRDefault="00704CAA" w:rsidP="00704CAA">
      <w:pPr>
        <w:pStyle w:val="EnglishHangEndNoCoptic"/>
      </w:pPr>
      <w:r w:rsidRPr="00AB1781">
        <w:tab/>
        <w:t xml:space="preserve">from the </w:t>
      </w:r>
      <w:r>
        <w:t>hand</w:t>
      </w:r>
      <w:r w:rsidRPr="00AB1781">
        <w:t xml:space="preserve"> of </w:t>
      </w:r>
      <w:r>
        <w:t>those who transgress the law,</w:t>
      </w:r>
      <w:r w:rsidRPr="00AB1781">
        <w:t xml:space="preserve"> and </w:t>
      </w:r>
      <w:r>
        <w:t>do wrong</w:t>
      </w:r>
      <w:r w:rsidRPr="00AB1781">
        <w:t>.</w:t>
      </w:r>
    </w:p>
    <w:p w14:paraId="01F84829" w14:textId="77777777" w:rsidR="00704CAA" w:rsidRPr="00AB1781" w:rsidRDefault="00704CAA" w:rsidP="00704CAA">
      <w:pPr>
        <w:pStyle w:val="EnglishHangNoCoptic"/>
      </w:pPr>
      <w:r w:rsidRPr="00AB1781">
        <w:t xml:space="preserve">5 For </w:t>
      </w:r>
      <w:r>
        <w:t>You</w:t>
      </w:r>
      <w:r w:rsidRPr="00AB1781">
        <w:t xml:space="preserve"> are my patience, O Lord;</w:t>
      </w:r>
    </w:p>
    <w:p w14:paraId="2CF4EF23" w14:textId="77777777" w:rsidR="00704CAA" w:rsidRPr="00AB1781" w:rsidRDefault="00704CAA" w:rsidP="00704CAA">
      <w:pPr>
        <w:pStyle w:val="EnglishHangEndNoCoptic"/>
      </w:pPr>
      <w:r>
        <w:tab/>
        <w:t>the</w:t>
      </w:r>
      <w:r w:rsidRPr="00AB1781">
        <w:t xml:space="preserve"> Lord</w:t>
      </w:r>
      <w:r>
        <w:t xml:space="preserve"> is</w:t>
      </w:r>
      <w:r w:rsidRPr="00AB1781">
        <w:t xml:space="preserve"> my hope from my youth.</w:t>
      </w:r>
    </w:p>
    <w:p w14:paraId="4B86EBEE" w14:textId="77777777" w:rsidR="00704CAA" w:rsidRPr="00AB1781" w:rsidRDefault="00704CAA" w:rsidP="00704CAA">
      <w:pPr>
        <w:pStyle w:val="EnglishHangNoCoptic"/>
      </w:pPr>
      <w:r w:rsidRPr="00AB1781">
        <w:t xml:space="preserve">6 </w:t>
      </w:r>
      <w:r>
        <w:t>I have leaned o</w:t>
      </w:r>
      <w:r w:rsidRPr="00AB1781">
        <w:t xml:space="preserve">n </w:t>
      </w:r>
      <w:r>
        <w:t>You</w:t>
      </w:r>
      <w:r w:rsidRPr="00AB1781">
        <w:t xml:space="preserve"> from my birth;</w:t>
      </w:r>
    </w:p>
    <w:p w14:paraId="1215EE9E" w14:textId="77777777" w:rsidR="00704CAA" w:rsidRPr="00AB1781" w:rsidRDefault="00704CAA" w:rsidP="00704CAA">
      <w:pPr>
        <w:pStyle w:val="EnglishHangNoCoptic"/>
      </w:pPr>
      <w:r w:rsidRPr="00AB1781">
        <w:tab/>
      </w:r>
      <w:r>
        <w:t>You</w:t>
      </w:r>
      <w:r w:rsidRPr="00AB1781">
        <w:t xml:space="preserve"> </w:t>
      </w:r>
      <w:r>
        <w:t>have been</w:t>
      </w:r>
      <w:r w:rsidRPr="00AB1781">
        <w:t xml:space="preserve"> my protector from my mother’s womb;</w:t>
      </w:r>
    </w:p>
    <w:p w14:paraId="6E6FDF1D" w14:textId="77777777" w:rsidR="00704CAA" w:rsidRPr="00AB1781" w:rsidRDefault="00704CAA" w:rsidP="00704CAA">
      <w:pPr>
        <w:pStyle w:val="EnglishHangEndNoCoptic"/>
      </w:pPr>
      <w:r w:rsidRPr="00AB1781">
        <w:tab/>
        <w:t xml:space="preserve">my song is continually of </w:t>
      </w:r>
      <w:r>
        <w:t>You</w:t>
      </w:r>
      <w:r w:rsidRPr="00AB1781">
        <w:t>.</w:t>
      </w:r>
    </w:p>
    <w:p w14:paraId="54CF52D2" w14:textId="77777777" w:rsidR="00704CAA" w:rsidRPr="00AB1781" w:rsidRDefault="00704CAA" w:rsidP="00704CAA">
      <w:pPr>
        <w:pStyle w:val="EnglishHangNoCoptic"/>
      </w:pPr>
      <w:r>
        <w:t>7 I have</w:t>
      </w:r>
      <w:r w:rsidRPr="00AB1781">
        <w:t xml:space="preserve"> </w:t>
      </w:r>
      <w:r>
        <w:t xml:space="preserve">become </w:t>
      </w:r>
      <w:r w:rsidRPr="00AB1781">
        <w:t>a wonder to many,</w:t>
      </w:r>
    </w:p>
    <w:p w14:paraId="30A922B9" w14:textId="77777777" w:rsidR="00704CAA" w:rsidRPr="00AB1781" w:rsidRDefault="00704CAA" w:rsidP="00704CAA">
      <w:pPr>
        <w:pStyle w:val="EnglishHangEndNoCoptic"/>
      </w:pPr>
      <w:r w:rsidRPr="00AB1781">
        <w:tab/>
      </w:r>
      <w:r>
        <w:t>and</w:t>
      </w:r>
      <w:r w:rsidRPr="00AB1781">
        <w:t xml:space="preserve"> </w:t>
      </w:r>
      <w:r>
        <w:t>You</w:t>
      </w:r>
      <w:r w:rsidRPr="00AB1781">
        <w:t xml:space="preserve"> are my strong helper.</w:t>
      </w:r>
    </w:p>
    <w:p w14:paraId="63A5E447" w14:textId="77777777" w:rsidR="00704CAA" w:rsidRPr="00AB1781" w:rsidRDefault="00704CAA" w:rsidP="00704CAA">
      <w:pPr>
        <w:pStyle w:val="EnglishHangNoCoptic"/>
      </w:pPr>
      <w:r w:rsidRPr="00AB1781">
        <w:t xml:space="preserve">8 Let my mouth be filled with </w:t>
      </w:r>
      <w:r>
        <w:t>Your</w:t>
      </w:r>
      <w:r w:rsidRPr="00AB1781">
        <w:t xml:space="preserve"> praise,</w:t>
      </w:r>
    </w:p>
    <w:p w14:paraId="6E336629" w14:textId="77777777" w:rsidR="00704CAA" w:rsidRPr="00AB1781" w:rsidRDefault="00704CAA" w:rsidP="00704CAA">
      <w:pPr>
        <w:pStyle w:val="EnglishHangEndNoCoptic"/>
      </w:pPr>
      <w:r w:rsidRPr="00AB1781">
        <w:tab/>
        <w:t xml:space="preserve">that I may sing of </w:t>
      </w:r>
      <w:r>
        <w:t>Your</w:t>
      </w:r>
      <w:r w:rsidRPr="00AB1781">
        <w:t xml:space="preserve"> glory and </w:t>
      </w:r>
      <w:r>
        <w:t>magnificence</w:t>
      </w:r>
      <w:r w:rsidRPr="00AB1781">
        <w:t xml:space="preserve"> all day long.</w:t>
      </w:r>
    </w:p>
    <w:p w14:paraId="44E32217" w14:textId="77777777" w:rsidR="00704CAA" w:rsidRPr="00AB1781" w:rsidRDefault="00704CAA" w:rsidP="00704CAA">
      <w:pPr>
        <w:pStyle w:val="EnglishHangNoCoptic"/>
      </w:pPr>
      <w:r w:rsidRPr="00AB1781">
        <w:t xml:space="preserve">9 </w:t>
      </w:r>
      <w:r>
        <w:t xml:space="preserve">Do not cast me off </w:t>
      </w:r>
      <w:r w:rsidRPr="00AB1781">
        <w:t>in my old age;</w:t>
      </w:r>
    </w:p>
    <w:p w14:paraId="589F951C" w14:textId="77777777" w:rsidR="00704CAA" w:rsidRPr="00CA0029" w:rsidRDefault="00704CAA" w:rsidP="00704CAA">
      <w:pPr>
        <w:pStyle w:val="EnglishHangEndNoCoptic"/>
      </w:pPr>
      <w:r w:rsidRPr="00AB1781">
        <w:tab/>
      </w:r>
      <w:r>
        <w:t>do not forsake me when my strength</w:t>
      </w:r>
      <w:r w:rsidRPr="00AB1781">
        <w:t xml:space="preserve"> failing</w:t>
      </w:r>
      <w:r>
        <w:t>s,</w:t>
      </w:r>
    </w:p>
    <w:p w14:paraId="7D283B52" w14:textId="77777777" w:rsidR="00704CAA" w:rsidRPr="00AB1781" w:rsidRDefault="00704CAA" w:rsidP="00704CAA">
      <w:pPr>
        <w:pStyle w:val="EnglishHangNoCoptic"/>
      </w:pPr>
      <w:r>
        <w:t>10 f</w:t>
      </w:r>
      <w:r w:rsidRPr="00AB1781">
        <w:t>or my enemies speak of me,</w:t>
      </w:r>
    </w:p>
    <w:p w14:paraId="0B78A510" w14:textId="77777777" w:rsidR="00704CAA" w:rsidRPr="00AB1781" w:rsidRDefault="00704CAA" w:rsidP="00704CAA">
      <w:pPr>
        <w:pStyle w:val="EnglishHangEndNoCoptic"/>
      </w:pPr>
      <w:r w:rsidRPr="00AB1781">
        <w:tab/>
        <w:t xml:space="preserve">and those who watch </w:t>
      </w:r>
      <w:r>
        <w:t xml:space="preserve">for </w:t>
      </w:r>
      <w:r w:rsidRPr="00AB1781">
        <w:t>my soul conspire together,</w:t>
      </w:r>
    </w:p>
    <w:p w14:paraId="2E611C6C" w14:textId="77777777" w:rsidR="00704CAA" w:rsidRPr="00AB1781" w:rsidRDefault="00704CAA" w:rsidP="00704CAA">
      <w:pPr>
        <w:pStyle w:val="EnglishHangNoCoptic"/>
      </w:pPr>
      <w:r>
        <w:lastRenderedPageBreak/>
        <w:t>11 saying, “</w:t>
      </w:r>
      <w:r w:rsidRPr="00AB1781">
        <w:t>God has forsaken him;</w:t>
      </w:r>
    </w:p>
    <w:p w14:paraId="5E8C2B42" w14:textId="77777777" w:rsidR="00704CAA" w:rsidRPr="00AB1781" w:rsidRDefault="00704CAA" w:rsidP="00704CAA">
      <w:pPr>
        <w:pStyle w:val="EnglishHangEndNoCoptic"/>
      </w:pPr>
      <w:r w:rsidRPr="00AB1781">
        <w:tab/>
      </w:r>
      <w:r>
        <w:t>pursue</w:t>
      </w:r>
      <w:r w:rsidRPr="00AB1781">
        <w:t xml:space="preserve"> and </w:t>
      </w:r>
      <w:r>
        <w:t>seize</w:t>
      </w:r>
      <w:r w:rsidRPr="00AB1781">
        <w:t xml:space="preserve"> him, f</w:t>
      </w:r>
      <w:r>
        <w:t>or there is no one to rescue him.”</w:t>
      </w:r>
    </w:p>
    <w:p w14:paraId="42645C84" w14:textId="77777777" w:rsidR="00704CAA" w:rsidRPr="00AB1781" w:rsidRDefault="00704CAA" w:rsidP="00704CAA">
      <w:pPr>
        <w:pStyle w:val="EnglishHangNoCoptic"/>
      </w:pPr>
      <w:r w:rsidRPr="00AB1781">
        <w:t xml:space="preserve">12 O God, </w:t>
      </w:r>
      <w:r>
        <w:t>do not be</w:t>
      </w:r>
      <w:r w:rsidRPr="00AB1781">
        <w:t xml:space="preserve"> distant from me;</w:t>
      </w:r>
    </w:p>
    <w:p w14:paraId="1F3E101E" w14:textId="77777777" w:rsidR="00704CAA" w:rsidRPr="00AB1781" w:rsidRDefault="00704CAA" w:rsidP="00704CAA">
      <w:pPr>
        <w:pStyle w:val="EnglishHangEndNoCoptic"/>
      </w:pPr>
      <w:r w:rsidRPr="00AB1781">
        <w:tab/>
      </w:r>
      <w:r>
        <w:t xml:space="preserve">O </w:t>
      </w:r>
      <w:r w:rsidRPr="00AB1781">
        <w:t xml:space="preserve">my God, </w:t>
      </w:r>
      <w:r>
        <w:t>attend to</w:t>
      </w:r>
      <w:r w:rsidRPr="00AB1781">
        <w:t xml:space="preserve"> help</w:t>
      </w:r>
      <w:r>
        <w:t>ing me!</w:t>
      </w:r>
    </w:p>
    <w:p w14:paraId="2AFD1269" w14:textId="77777777" w:rsidR="00704CAA" w:rsidRPr="00AB1781" w:rsidRDefault="00704CAA" w:rsidP="00704CAA">
      <w:pPr>
        <w:pStyle w:val="EnglishHangNoCoptic"/>
      </w:pPr>
      <w:r w:rsidRPr="00AB1781">
        <w:t>13 Let those who slander my soul</w:t>
      </w:r>
    </w:p>
    <w:p w14:paraId="49B812DF" w14:textId="77777777" w:rsidR="00704CAA" w:rsidRPr="00AB1781" w:rsidRDefault="00704CAA" w:rsidP="00704CAA">
      <w:pPr>
        <w:pStyle w:val="EnglishHangNoCoptic"/>
      </w:pPr>
      <w:r w:rsidRPr="00AB1781">
        <w:tab/>
        <w:t xml:space="preserve">be </w:t>
      </w:r>
      <w:r>
        <w:t>shamed</w:t>
      </w:r>
      <w:r w:rsidRPr="00AB1781">
        <w:t xml:space="preserve"> and perish;</w:t>
      </w:r>
    </w:p>
    <w:p w14:paraId="35B8CEDA" w14:textId="77777777" w:rsidR="00704CAA" w:rsidRPr="00AB1781" w:rsidRDefault="00704CAA" w:rsidP="00704CAA">
      <w:pPr>
        <w:pStyle w:val="EnglishHangNoCoptic"/>
      </w:pPr>
      <w:r w:rsidRPr="00AB1781">
        <w:tab/>
        <w:t xml:space="preserve">let those who seek </w:t>
      </w:r>
      <w:r>
        <w:t>evil for me</w:t>
      </w:r>
    </w:p>
    <w:p w14:paraId="0DE452DF" w14:textId="77777777" w:rsidR="00704CAA" w:rsidRPr="00AB1781" w:rsidRDefault="00704CAA" w:rsidP="00704CAA">
      <w:pPr>
        <w:pStyle w:val="EnglishHangEndNoCoptic"/>
      </w:pPr>
      <w:r w:rsidRPr="00AB1781">
        <w:tab/>
        <w:t xml:space="preserve">be covered with shame and </w:t>
      </w:r>
      <w:r>
        <w:t>embarassment</w:t>
      </w:r>
      <w:r w:rsidRPr="00AB1781">
        <w:t>.</w:t>
      </w:r>
    </w:p>
    <w:p w14:paraId="0B4BE80B" w14:textId="77777777" w:rsidR="00704CAA" w:rsidRPr="00AB1781" w:rsidRDefault="00704CAA" w:rsidP="00704CAA">
      <w:pPr>
        <w:pStyle w:val="EnglishHangNoCoptic"/>
      </w:pPr>
      <w:r w:rsidRPr="00AB1781">
        <w:t>14 But I will hope continually,</w:t>
      </w:r>
    </w:p>
    <w:p w14:paraId="7A1195DB" w14:textId="77777777" w:rsidR="00704CAA" w:rsidRPr="00AB1781" w:rsidRDefault="00704CAA" w:rsidP="00704CAA">
      <w:pPr>
        <w:pStyle w:val="EnglishHangEndNoCoptic"/>
      </w:pPr>
      <w:r w:rsidRPr="00AB1781">
        <w:tab/>
        <w:t xml:space="preserve">and </w:t>
      </w:r>
      <w:r>
        <w:t xml:space="preserve">I </w:t>
      </w:r>
      <w:r w:rsidRPr="00AB1781">
        <w:t xml:space="preserve">will praise </w:t>
      </w:r>
      <w:r>
        <w:t>You</w:t>
      </w:r>
      <w:r w:rsidRPr="00AB1781">
        <w:t xml:space="preserve"> more and more.</w:t>
      </w:r>
    </w:p>
    <w:p w14:paraId="0FAEE4AD" w14:textId="77777777" w:rsidR="00704CAA" w:rsidRPr="00AB1781" w:rsidRDefault="00704CAA" w:rsidP="00704CAA">
      <w:pPr>
        <w:pStyle w:val="EnglishHangNoCoptic"/>
      </w:pPr>
      <w:r w:rsidRPr="00AB1781">
        <w:t>15 My mouth will</w:t>
      </w:r>
      <w:r>
        <w:t xml:space="preserve"> proclaim Your righteousness,</w:t>
      </w:r>
    </w:p>
    <w:p w14:paraId="43878CE6" w14:textId="77777777" w:rsidR="00704CAA" w:rsidRPr="00AB1781" w:rsidRDefault="00704CAA" w:rsidP="00704CAA">
      <w:pPr>
        <w:pStyle w:val="EnglishHangNoCoptic"/>
      </w:pPr>
      <w:r w:rsidRPr="00AB1781">
        <w:tab/>
        <w:t xml:space="preserve">and </w:t>
      </w:r>
      <w:r>
        <w:t>Your</w:t>
      </w:r>
      <w:r w:rsidRPr="00AB1781">
        <w:t xml:space="preserve"> salvation all day long,</w:t>
      </w:r>
    </w:p>
    <w:p w14:paraId="42353B68" w14:textId="77777777" w:rsidR="00704CAA" w:rsidRPr="00AB1781" w:rsidRDefault="00704CAA" w:rsidP="00704CAA">
      <w:pPr>
        <w:pStyle w:val="EnglishHangEndNoCoptic"/>
      </w:pPr>
      <w:r w:rsidRPr="00AB1781">
        <w:tab/>
        <w:t>for I do not know the art of writing.</w:t>
      </w:r>
    </w:p>
    <w:p w14:paraId="0F34D52F" w14:textId="77777777" w:rsidR="00704CAA" w:rsidRPr="00AB1781" w:rsidRDefault="00704CAA" w:rsidP="00704CAA">
      <w:pPr>
        <w:pStyle w:val="EnglishHangNoCoptic"/>
      </w:pPr>
      <w:r w:rsidRPr="00AB1781">
        <w:t>16 I will enter the Lord’s dominion.</w:t>
      </w:r>
    </w:p>
    <w:p w14:paraId="78E31BBA" w14:textId="77777777" w:rsidR="00704CAA" w:rsidRPr="00AB1781" w:rsidRDefault="00704CAA" w:rsidP="00704CAA">
      <w:pPr>
        <w:pStyle w:val="EnglishHangEndNoCoptic"/>
      </w:pPr>
      <w:r w:rsidRPr="00AB1781">
        <w:tab/>
        <w:t xml:space="preserve">O Lord, I will </w:t>
      </w:r>
      <w:r>
        <w:t>recall</w:t>
      </w:r>
      <w:r w:rsidRPr="00AB1781">
        <w:t xml:space="preserve"> righteousness, </w:t>
      </w:r>
      <w:r>
        <w:t>which is Yours</w:t>
      </w:r>
      <w:r w:rsidRPr="00AB1781">
        <w:t xml:space="preserve"> alone.</w:t>
      </w:r>
    </w:p>
    <w:p w14:paraId="3BAB9C7E" w14:textId="77777777" w:rsidR="00704CAA" w:rsidRPr="00AB1781" w:rsidRDefault="00704CAA" w:rsidP="00704CAA">
      <w:pPr>
        <w:pStyle w:val="EnglishHangNoCoptic"/>
      </w:pPr>
      <w:r w:rsidRPr="00AB1781">
        <w:t xml:space="preserve">17 O God, </w:t>
      </w:r>
      <w:r>
        <w:t>You</w:t>
      </w:r>
      <w:r w:rsidRPr="00AB1781">
        <w:t xml:space="preserve"> taught me from my youth,</w:t>
      </w:r>
    </w:p>
    <w:p w14:paraId="419F533B" w14:textId="77777777" w:rsidR="00704CAA" w:rsidRPr="00AB1781" w:rsidRDefault="00704CAA" w:rsidP="00704CAA">
      <w:pPr>
        <w:pStyle w:val="EnglishHangEndNoCoptic"/>
      </w:pPr>
      <w:r w:rsidRPr="00AB1781">
        <w:tab/>
        <w:t xml:space="preserve">and still I proclaim </w:t>
      </w:r>
      <w:r>
        <w:t>Your</w:t>
      </w:r>
      <w:r w:rsidRPr="00AB1781">
        <w:t xml:space="preserve"> wonders.</w:t>
      </w:r>
    </w:p>
    <w:p w14:paraId="1848E6E3" w14:textId="77777777" w:rsidR="00704CAA" w:rsidRPr="00AB1781" w:rsidRDefault="00704CAA" w:rsidP="00704CAA">
      <w:pPr>
        <w:pStyle w:val="EnglishHangNoCoptic"/>
      </w:pPr>
      <w:r>
        <w:t>18 So even when I am old</w:t>
      </w:r>
      <w:r w:rsidRPr="00AB1781">
        <w:t xml:space="preserve">, </w:t>
      </w:r>
      <w:r>
        <w:t xml:space="preserve">to my last breath, </w:t>
      </w:r>
      <w:r w:rsidRPr="00AB1781">
        <w:t xml:space="preserve">O God, </w:t>
      </w:r>
      <w:r>
        <w:t>do not forsake</w:t>
      </w:r>
      <w:r w:rsidRPr="00AB1781">
        <w:t>,</w:t>
      </w:r>
    </w:p>
    <w:p w14:paraId="3FCE4DE2" w14:textId="77777777" w:rsidR="00704CAA" w:rsidRDefault="00704CAA" w:rsidP="00704CAA">
      <w:pPr>
        <w:pStyle w:val="EnglishHangNoCoptic"/>
      </w:pPr>
      <w:r w:rsidRPr="00AB1781">
        <w:tab/>
        <w:t xml:space="preserve">until I </w:t>
      </w:r>
      <w:r>
        <w:t>proclaim</w:t>
      </w:r>
      <w:r w:rsidRPr="00AB1781">
        <w:t xml:space="preserve"> </w:t>
      </w:r>
      <w:r>
        <w:t>Your</w:t>
      </w:r>
      <w:r w:rsidRPr="00AB1781">
        <w:t xml:space="preserve"> power</w:t>
      </w:r>
      <w:r>
        <w:rPr>
          <w:rStyle w:val="FootnoteReference"/>
        </w:rPr>
        <w:footnoteReference w:id="380"/>
      </w:r>
      <w:r>
        <w:t>,</w:t>
      </w:r>
      <w:r w:rsidRPr="00AB1781">
        <w:t xml:space="preserve"> </w:t>
      </w:r>
      <w:r>
        <w:t>Your mighty deeds, and your righteousness</w:t>
      </w:r>
    </w:p>
    <w:p w14:paraId="688EB283" w14:textId="77777777" w:rsidR="00704CAA" w:rsidRPr="00AB1781" w:rsidRDefault="00704CAA" w:rsidP="00704CAA">
      <w:pPr>
        <w:pStyle w:val="EnglishHangEndNoCoptic"/>
        <w:ind w:firstLine="0"/>
      </w:pPr>
      <w:r w:rsidRPr="00AB1781">
        <w:t xml:space="preserve">to </w:t>
      </w:r>
      <w:r>
        <w:t>every generation to come.</w:t>
      </w:r>
    </w:p>
    <w:p w14:paraId="45633C82" w14:textId="77777777" w:rsidR="00704CAA" w:rsidRPr="00AB1781" w:rsidRDefault="00704CAA" w:rsidP="00704CAA">
      <w:pPr>
        <w:pStyle w:val="EnglishHangNoCoptic"/>
      </w:pPr>
      <w:r w:rsidRPr="00AB1781">
        <w:t xml:space="preserve">19 O God, </w:t>
      </w:r>
      <w:r>
        <w:t>the magnificent things You have done</w:t>
      </w:r>
    </w:p>
    <w:p w14:paraId="0B1516CE" w14:textId="77777777" w:rsidR="00704CAA" w:rsidRPr="00AB1781" w:rsidRDefault="00704CAA" w:rsidP="00704CAA">
      <w:pPr>
        <w:pStyle w:val="EnglishHangNoCoptic"/>
      </w:pPr>
      <w:r w:rsidRPr="00AB1781">
        <w:tab/>
      </w:r>
      <w:r>
        <w:t>reach</w:t>
      </w:r>
      <w:r w:rsidRPr="00AB1781">
        <w:t xml:space="preserve"> to the </w:t>
      </w:r>
      <w:r>
        <w:t>highest heaven;</w:t>
      </w:r>
      <w:r w:rsidRPr="00AB1781">
        <w:rPr>
          <w:rStyle w:val="FootnoteReference"/>
        </w:rPr>
        <w:footnoteReference w:id="381"/>
      </w:r>
    </w:p>
    <w:p w14:paraId="43188C91" w14:textId="77777777" w:rsidR="00704CAA" w:rsidRPr="00AB1781" w:rsidRDefault="00704CAA" w:rsidP="00704CAA">
      <w:pPr>
        <w:pStyle w:val="EnglishHangEndNoCoptic"/>
      </w:pPr>
      <w:r w:rsidRPr="00AB1781">
        <w:tab/>
        <w:t xml:space="preserve">O God, Who is like </w:t>
      </w:r>
      <w:r>
        <w:t>You</w:t>
      </w:r>
      <w:r w:rsidRPr="00AB1781">
        <w:t>?</w:t>
      </w:r>
    </w:p>
    <w:p w14:paraId="1FD56534" w14:textId="77777777" w:rsidR="00704CAA" w:rsidRPr="00AB1781" w:rsidRDefault="00704CAA" w:rsidP="00704CAA">
      <w:pPr>
        <w:pStyle w:val="EnglishHangNoCoptic"/>
      </w:pPr>
      <w:r>
        <w:t xml:space="preserve">20 What </w:t>
      </w:r>
      <w:r w:rsidRPr="00AB1781">
        <w:t xml:space="preserve">many </w:t>
      </w:r>
      <w:r>
        <w:t>and great</w:t>
      </w:r>
      <w:r w:rsidRPr="00AB1781">
        <w:t xml:space="preserve"> afflictions </w:t>
      </w:r>
      <w:r>
        <w:t>have You</w:t>
      </w:r>
      <w:r w:rsidRPr="00AB1781">
        <w:t xml:space="preserve"> shown me!</w:t>
      </w:r>
    </w:p>
    <w:p w14:paraId="58983D27" w14:textId="77777777" w:rsidR="00704CAA" w:rsidRPr="00AB1781" w:rsidRDefault="00704CAA" w:rsidP="00704CAA">
      <w:pPr>
        <w:pStyle w:val="EnglishHangNoCoptic"/>
      </w:pPr>
      <w:r w:rsidRPr="00AB1781">
        <w:tab/>
        <w:t xml:space="preserve">Yet </w:t>
      </w:r>
      <w:r>
        <w:t>You</w:t>
      </w:r>
      <w:r w:rsidRPr="00AB1781">
        <w:t xml:space="preserve"> </w:t>
      </w:r>
      <w:r>
        <w:t>have</w:t>
      </w:r>
      <w:r w:rsidRPr="00AB1781">
        <w:t xml:space="preserve"> returned and revived me,</w:t>
      </w:r>
    </w:p>
    <w:p w14:paraId="636EE306" w14:textId="77777777" w:rsidR="00704CAA" w:rsidRPr="00AB1781" w:rsidRDefault="00704CAA" w:rsidP="00704CAA">
      <w:pPr>
        <w:pStyle w:val="EnglishHangEndNoCoptic"/>
      </w:pPr>
      <w:r w:rsidRPr="00AB1781">
        <w:tab/>
        <w:t xml:space="preserve">and </w:t>
      </w:r>
      <w:r>
        <w:t>have</w:t>
      </w:r>
      <w:r w:rsidRPr="00AB1781">
        <w:t xml:space="preserve"> brought me up again from the depths of the earth.</w:t>
      </w:r>
    </w:p>
    <w:p w14:paraId="30083F90"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w:t>
      </w:r>
      <w:r>
        <w:t>made Your greatness increase</w:t>
      </w:r>
      <w:r w:rsidRPr="00AB1781">
        <w:t>,</w:t>
      </w:r>
    </w:p>
    <w:p w14:paraId="477B3DBF" w14:textId="77777777" w:rsidR="00704CAA" w:rsidRPr="00AB1781" w:rsidRDefault="00704CAA" w:rsidP="00704CAA">
      <w:pPr>
        <w:pStyle w:val="EnglishHangNoCoptic"/>
      </w:pPr>
      <w:r w:rsidRPr="00AB1781">
        <w:tab/>
        <w:t xml:space="preserve">and </w:t>
      </w:r>
      <w:r>
        <w:t>have returned and comforted me;</w:t>
      </w:r>
    </w:p>
    <w:p w14:paraId="5DFC9855" w14:textId="77777777" w:rsidR="00704CAA" w:rsidRPr="00AB1781" w:rsidRDefault="00704CAA" w:rsidP="00704CAA">
      <w:pPr>
        <w:pStyle w:val="EnglishHangEndNoCoptic"/>
      </w:pPr>
      <w:r w:rsidRPr="00AB1781">
        <w:tab/>
      </w:r>
      <w:r>
        <w:t>and have</w:t>
      </w:r>
      <w:r w:rsidRPr="00AB1781">
        <w:t xml:space="preserve"> brought me up again from the depths of the earth.</w:t>
      </w:r>
    </w:p>
    <w:p w14:paraId="3E6CEDD0" w14:textId="77777777" w:rsidR="00704CAA" w:rsidRPr="00AB1781" w:rsidRDefault="00704CAA" w:rsidP="00704CAA">
      <w:pPr>
        <w:pStyle w:val="EnglishHangNoCoptic"/>
      </w:pPr>
      <w:r w:rsidRPr="00AB1781">
        <w:t xml:space="preserve">22 So I will </w:t>
      </w:r>
      <w:r>
        <w:t>confess</w:t>
      </w:r>
      <w:r>
        <w:rPr>
          <w:rStyle w:val="FootnoteReference"/>
        </w:rPr>
        <w:footnoteReference w:id="382"/>
      </w:r>
      <w:r w:rsidRPr="00AB1781">
        <w:t xml:space="preserve"> </w:t>
      </w:r>
      <w:r>
        <w:t>Your</w:t>
      </w:r>
      <w:r w:rsidRPr="00AB1781">
        <w:t xml:space="preserve"> truth to </w:t>
      </w:r>
      <w:r>
        <w:t>You</w:t>
      </w:r>
      <w:r w:rsidRPr="00AB1781">
        <w:t xml:space="preserve"> with a song, O God;</w:t>
      </w:r>
    </w:p>
    <w:p w14:paraId="73EC24D8" w14:textId="77777777" w:rsidR="00704CAA" w:rsidRPr="00AB1781" w:rsidRDefault="00704CAA" w:rsidP="00704CAA">
      <w:pPr>
        <w:pStyle w:val="EnglishHangEndNoCoptic"/>
      </w:pPr>
      <w:r w:rsidRPr="00AB1781">
        <w:tab/>
        <w:t xml:space="preserve">I will sing to </w:t>
      </w:r>
      <w:r>
        <w:t>You</w:t>
      </w:r>
      <w:r w:rsidRPr="00AB1781">
        <w:t xml:space="preserve"> with the harp, O Holy One of Israel.</w:t>
      </w:r>
    </w:p>
    <w:p w14:paraId="454E5BF8" w14:textId="77777777" w:rsidR="00704CAA" w:rsidRPr="00AB1781" w:rsidRDefault="00704CAA" w:rsidP="00704CAA">
      <w:pPr>
        <w:pStyle w:val="EnglishHangNoCoptic"/>
      </w:pPr>
      <w:r w:rsidRPr="00AB1781">
        <w:t xml:space="preserve">23 When I sing to </w:t>
      </w:r>
      <w:r>
        <w:t>You,</w:t>
      </w:r>
      <w:r w:rsidRPr="00AB1781">
        <w:t xml:space="preserve"> my lips will rejoice</w:t>
      </w:r>
      <w:r>
        <w:t>,</w:t>
      </w:r>
    </w:p>
    <w:p w14:paraId="6A2B0957" w14:textId="77777777" w:rsidR="00704CAA" w:rsidRPr="00AB1781" w:rsidRDefault="00704CAA" w:rsidP="00704CAA">
      <w:pPr>
        <w:pStyle w:val="EnglishHangEndNoCoptic"/>
      </w:pPr>
      <w:r w:rsidRPr="00AB1781">
        <w:tab/>
        <w:t xml:space="preserve">and </w:t>
      </w:r>
      <w:r>
        <w:t xml:space="preserve">so will </w:t>
      </w:r>
      <w:r w:rsidRPr="00AB1781">
        <w:t>my soul</w:t>
      </w:r>
      <w:r>
        <w:t>,</w:t>
      </w:r>
      <w:r w:rsidRPr="00AB1781">
        <w:t xml:space="preserve"> which </w:t>
      </w:r>
      <w:r>
        <w:t>You</w:t>
      </w:r>
      <w:r w:rsidRPr="00AB1781">
        <w:t xml:space="preserve"> redeemed.</w:t>
      </w:r>
    </w:p>
    <w:p w14:paraId="10123D0E" w14:textId="77777777" w:rsidR="00704CAA" w:rsidRPr="00AB1781" w:rsidRDefault="00704CAA" w:rsidP="00704CAA">
      <w:pPr>
        <w:pStyle w:val="EnglishHangNoCoptic"/>
      </w:pPr>
      <w:r w:rsidRPr="00AB1781">
        <w:lastRenderedPageBreak/>
        <w:t xml:space="preserve">24 And my tongue will </w:t>
      </w:r>
      <w:r>
        <w:t>contemplate</w:t>
      </w:r>
      <w:r w:rsidRPr="00AB1781">
        <w:t xml:space="preserve"> </w:t>
      </w:r>
      <w:r>
        <w:t>Your</w:t>
      </w:r>
      <w:r w:rsidRPr="00AB1781">
        <w:t xml:space="preserve"> </w:t>
      </w:r>
      <w:r>
        <w:t>righteousness</w:t>
      </w:r>
      <w:r w:rsidRPr="00AB1781">
        <w:t xml:space="preserve"> all day long,</w:t>
      </w:r>
    </w:p>
    <w:p w14:paraId="26BCEB86" w14:textId="77777777" w:rsidR="00704CAA" w:rsidRPr="00CA0029" w:rsidRDefault="00704CAA" w:rsidP="00704CAA">
      <w:pPr>
        <w:pStyle w:val="EnglishHangEndNoCoptic"/>
      </w:pPr>
      <w:r w:rsidRPr="00AB1781">
        <w:tab/>
        <w:t xml:space="preserve">when those who seek </w:t>
      </w:r>
      <w:r>
        <w:t xml:space="preserve">evil for </w:t>
      </w:r>
      <w:r w:rsidRPr="00AB1781">
        <w:t xml:space="preserve">me are </w:t>
      </w:r>
      <w:r>
        <w:t>shamed</w:t>
      </w:r>
      <w:r w:rsidRPr="00AB1781">
        <w:t xml:space="preserve"> and </w:t>
      </w:r>
      <w:r>
        <w:t>embarrassed</w:t>
      </w:r>
      <w:r w:rsidRPr="00AB1781">
        <w:t>.</w:t>
      </w:r>
    </w:p>
    <w:p w14:paraId="38A43851" w14:textId="77777777" w:rsidR="00704CAA" w:rsidRPr="00CA0029" w:rsidRDefault="00704CAA" w:rsidP="00704CAA">
      <w:pPr>
        <w:pStyle w:val="Heading4"/>
      </w:pPr>
      <w:r>
        <w:t>Psalm</w:t>
      </w:r>
      <w:r w:rsidRPr="00AB1781">
        <w:t xml:space="preserve"> 71</w:t>
      </w:r>
      <w:r>
        <w:t>: “O God, give the King Your judgment”</w:t>
      </w:r>
    </w:p>
    <w:p w14:paraId="0F113D9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3748C3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4934FDD1" w14:textId="77777777" w:rsidR="00704CAA" w:rsidRPr="00AB1781" w:rsidRDefault="00704CAA" w:rsidP="00704CAA">
      <w:pPr>
        <w:pStyle w:val="Rubric"/>
      </w:pPr>
      <w:r w:rsidRPr="00AB1781">
        <w:t>1 (For Solomon)</w:t>
      </w:r>
      <w:r w:rsidRPr="00AB1781">
        <w:rPr>
          <w:rStyle w:val="FootnoteReference"/>
        </w:rPr>
        <w:footnoteReference w:id="383"/>
      </w:r>
    </w:p>
    <w:p w14:paraId="10FA05DB" w14:textId="77777777" w:rsidR="00704CAA" w:rsidRPr="00AB1781" w:rsidRDefault="00704CAA" w:rsidP="00704CAA">
      <w:pPr>
        <w:pStyle w:val="EnglishHangNoCoptic"/>
      </w:pPr>
      <w:r w:rsidRPr="00AB1781">
        <w:t xml:space="preserve">O God, give the King </w:t>
      </w:r>
      <w:r>
        <w:t>Your</w:t>
      </w:r>
      <w:r w:rsidRPr="00AB1781">
        <w:t xml:space="preserve"> judgment,</w:t>
      </w:r>
    </w:p>
    <w:p w14:paraId="62BF6E9C"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to the King’s Son,</w:t>
      </w:r>
    </w:p>
    <w:p w14:paraId="65033E85" w14:textId="77777777" w:rsidR="00704CAA" w:rsidRPr="00AB1781" w:rsidRDefault="00704CAA" w:rsidP="00704CAA">
      <w:pPr>
        <w:pStyle w:val="EnglishHangNoCoptic"/>
      </w:pPr>
      <w:r w:rsidRPr="00AB1781">
        <w:t xml:space="preserve">2 to judge </w:t>
      </w:r>
      <w:r>
        <w:t>Your</w:t>
      </w:r>
      <w:r w:rsidRPr="00AB1781">
        <w:t xml:space="preserve"> people with </w:t>
      </w:r>
      <w:r>
        <w:t>righteousness</w:t>
      </w:r>
      <w:r w:rsidRPr="00AB1781">
        <w:rPr>
          <w:rStyle w:val="FootnoteReference"/>
        </w:rPr>
        <w:footnoteReference w:id="384"/>
      </w:r>
    </w:p>
    <w:p w14:paraId="48826B14" w14:textId="77777777" w:rsidR="00704CAA" w:rsidRPr="00AB1781" w:rsidRDefault="00704CAA" w:rsidP="00704CAA">
      <w:pPr>
        <w:pStyle w:val="EnglishHangEndNoCoptic"/>
      </w:pPr>
      <w:r w:rsidRPr="00AB1781">
        <w:tab/>
        <w:t xml:space="preserve">and </w:t>
      </w:r>
      <w:r>
        <w:t>Your</w:t>
      </w:r>
      <w:r w:rsidRPr="00AB1781">
        <w:t xml:space="preserve"> poor </w:t>
      </w:r>
      <w:r>
        <w:t>with judgment</w:t>
      </w:r>
      <w:r w:rsidRPr="00AB1781">
        <w:t>.</w:t>
      </w:r>
    </w:p>
    <w:p w14:paraId="4E52B448" w14:textId="77777777" w:rsidR="00704CAA" w:rsidRPr="00AB1781" w:rsidRDefault="00704CAA" w:rsidP="00704CAA">
      <w:pPr>
        <w:pStyle w:val="EnglishHangNoCoptic"/>
      </w:pPr>
      <w:r w:rsidRPr="00AB1781">
        <w:t xml:space="preserve">3 </w:t>
      </w:r>
      <w:r>
        <w:t>Let</w:t>
      </w:r>
      <w:r w:rsidRPr="00AB1781">
        <w:t xml:space="preserve"> the mountains</w:t>
      </w:r>
      <w:r>
        <w:t xml:space="preserve"> and hills</w:t>
      </w:r>
      <w:r w:rsidRPr="00AB1781">
        <w:t xml:space="preserve"> </w:t>
      </w:r>
      <w:r>
        <w:t>restore peace for</w:t>
      </w:r>
      <w:r w:rsidRPr="00AB1781">
        <w:t xml:space="preserve"> </w:t>
      </w:r>
      <w:r>
        <w:t>Your people,</w:t>
      </w:r>
    </w:p>
    <w:p w14:paraId="55DB1C13" w14:textId="77777777" w:rsidR="00704CAA" w:rsidRPr="00AB1781" w:rsidRDefault="00704CAA" w:rsidP="00704CAA">
      <w:pPr>
        <w:pStyle w:val="EnglishHangEndNoCoptic"/>
      </w:pPr>
      <w:r w:rsidRPr="00AB1781">
        <w:tab/>
      </w:r>
      <w:r>
        <w:t>in</w:t>
      </w:r>
      <w:r w:rsidRPr="00AB1781">
        <w:t xml:space="preserve"> righteousness.</w:t>
      </w:r>
    </w:p>
    <w:p w14:paraId="51D0F0A6" w14:textId="77777777" w:rsidR="00704CAA" w:rsidRPr="00AB1781" w:rsidRDefault="00704CAA" w:rsidP="00704CAA">
      <w:pPr>
        <w:pStyle w:val="EnglishHangNoCoptic"/>
      </w:pPr>
      <w:r w:rsidRPr="00AB1781">
        <w:t xml:space="preserve">4 He will do justice </w:t>
      </w:r>
      <w:r>
        <w:t>for</w:t>
      </w:r>
      <w:r>
        <w:rPr>
          <w:rStyle w:val="FootnoteReference"/>
        </w:rPr>
        <w:footnoteReference w:id="385"/>
      </w:r>
      <w:r w:rsidRPr="00AB1781">
        <w:t xml:space="preserve"> the poor of </w:t>
      </w:r>
      <w:r>
        <w:t>the</w:t>
      </w:r>
      <w:r w:rsidRPr="00AB1781">
        <w:t xml:space="preserve"> people</w:t>
      </w:r>
      <w:r>
        <w:t>,</w:t>
      </w:r>
    </w:p>
    <w:p w14:paraId="57ACF1C9" w14:textId="77777777" w:rsidR="00704CAA" w:rsidRPr="00AB1781" w:rsidRDefault="00704CAA" w:rsidP="00704CAA">
      <w:pPr>
        <w:pStyle w:val="EnglishHangNoCoptic"/>
      </w:pPr>
      <w:r w:rsidRPr="00AB1781">
        <w:tab/>
        <w:t xml:space="preserve">and save the </w:t>
      </w:r>
      <w:r>
        <w:t>sons</w:t>
      </w:r>
      <w:r w:rsidRPr="00AB1781">
        <w:t xml:space="preserve"> of the needy,</w:t>
      </w:r>
    </w:p>
    <w:p w14:paraId="20C491ED" w14:textId="77777777" w:rsidR="00704CAA" w:rsidRPr="00AB1781" w:rsidRDefault="00704CAA" w:rsidP="00704CAA">
      <w:pPr>
        <w:pStyle w:val="EnglishHangEndNoCoptic"/>
      </w:pPr>
      <w:r>
        <w:tab/>
        <w:t>and humble the extortioner</w:t>
      </w:r>
      <w:r w:rsidRPr="00AB1781">
        <w:t>.</w:t>
      </w:r>
    </w:p>
    <w:p w14:paraId="301EE5C6" w14:textId="77777777" w:rsidR="00704CAA" w:rsidRPr="00AB1781" w:rsidRDefault="00704CAA" w:rsidP="00704CAA">
      <w:pPr>
        <w:pStyle w:val="EnglishHangNoCoptic"/>
      </w:pPr>
      <w:r w:rsidRPr="00AB1781">
        <w:t>5 And He will continue as long as the sun</w:t>
      </w:r>
      <w:r>
        <w:t>,</w:t>
      </w:r>
    </w:p>
    <w:p w14:paraId="2C61AB02" w14:textId="77777777" w:rsidR="00704CAA" w:rsidRPr="00AB1781" w:rsidRDefault="00704CAA" w:rsidP="00704CAA">
      <w:pPr>
        <w:pStyle w:val="EnglishHangEndNoCoptic"/>
      </w:pPr>
      <w:r w:rsidRPr="00AB1781">
        <w:tab/>
        <w:t xml:space="preserve">and </w:t>
      </w:r>
      <w:r>
        <w:t>longer than</w:t>
      </w:r>
      <w:r w:rsidRPr="00AB1781">
        <w:t xml:space="preserve"> the moon</w:t>
      </w:r>
      <w:r>
        <w:t>, from</w:t>
      </w:r>
      <w:r w:rsidRPr="00AB1781">
        <w:t xml:space="preserve"> generation</w:t>
      </w:r>
      <w:r>
        <w:t xml:space="preserve"> to generation</w:t>
      </w:r>
      <w:r w:rsidRPr="00AB1781">
        <w:t>.</w:t>
      </w:r>
    </w:p>
    <w:p w14:paraId="39EA298B" w14:textId="77777777" w:rsidR="00704CAA" w:rsidRPr="00AB1781" w:rsidRDefault="00704CAA" w:rsidP="00704CAA">
      <w:pPr>
        <w:pStyle w:val="EnglishHangNoCoptic"/>
      </w:pPr>
      <w:r w:rsidRPr="00AB1781">
        <w:t xml:space="preserve">6 He will </w:t>
      </w:r>
      <w:r>
        <w:t>descend</w:t>
      </w:r>
      <w:r w:rsidRPr="00AB1781">
        <w:t xml:space="preserve"> like rain on a fleece</w:t>
      </w:r>
      <w:r>
        <w:t>,</w:t>
      </w:r>
    </w:p>
    <w:p w14:paraId="67488DB7" w14:textId="77777777" w:rsidR="00704CAA" w:rsidRPr="00AB1781" w:rsidRDefault="00704CAA" w:rsidP="00704CAA">
      <w:pPr>
        <w:pStyle w:val="EnglishHangEndNoCoptic"/>
      </w:pPr>
      <w:r>
        <w:tab/>
        <w:t>and like</w:t>
      </w:r>
      <w:r w:rsidRPr="00AB1781">
        <w:t xml:space="preserve"> drop</w:t>
      </w:r>
      <w:r>
        <w:t>s falling</w:t>
      </w:r>
      <w:r w:rsidRPr="00AB1781">
        <w:t xml:space="preserve"> on the earth.</w:t>
      </w:r>
      <w:r w:rsidRPr="00AB1781">
        <w:rPr>
          <w:rStyle w:val="FootnoteReference"/>
        </w:rPr>
        <w:footnoteReference w:id="386"/>
      </w:r>
    </w:p>
    <w:p w14:paraId="6571859D" w14:textId="77777777" w:rsidR="00704CAA" w:rsidRPr="00AB1781" w:rsidRDefault="00704CAA" w:rsidP="00704CAA">
      <w:pPr>
        <w:pStyle w:val="EnglishHangNoCoptic"/>
      </w:pPr>
      <w:r w:rsidRPr="00AB1781">
        <w:t>7 In His days</w:t>
      </w:r>
      <w:r>
        <w:t>,</w:t>
      </w:r>
      <w:r w:rsidRPr="00AB1781">
        <w:t xml:space="preserve"> righteousness </w:t>
      </w:r>
      <w:r>
        <w:t>and abundant peace</w:t>
      </w:r>
    </w:p>
    <w:p w14:paraId="4F1FB399" w14:textId="77777777" w:rsidR="00704CAA" w:rsidRPr="00AB1781" w:rsidRDefault="00704CAA" w:rsidP="00704CAA">
      <w:pPr>
        <w:pStyle w:val="EnglishHangEndNoCoptic"/>
      </w:pPr>
      <w:r w:rsidRPr="00AB1781">
        <w:tab/>
      </w:r>
      <w:r>
        <w:t>will flourish,</w:t>
      </w:r>
      <w:r w:rsidRPr="00AB1781">
        <w:t xml:space="preserve"> </w:t>
      </w:r>
      <w:r>
        <w:t>until</w:t>
      </w:r>
      <w:r w:rsidRPr="00AB1781">
        <w:t xml:space="preserve"> the moon is no more.</w:t>
      </w:r>
    </w:p>
    <w:p w14:paraId="0E39CD13" w14:textId="77777777" w:rsidR="00704CAA" w:rsidRPr="00AB1781" w:rsidRDefault="00704CAA" w:rsidP="00704CAA">
      <w:pPr>
        <w:pStyle w:val="EnglishHangNoCoptic"/>
      </w:pPr>
      <w:r w:rsidRPr="00AB1781">
        <w:t>8 And He will rule from sea to sea,</w:t>
      </w:r>
    </w:p>
    <w:p w14:paraId="5A7D193C" w14:textId="77777777" w:rsidR="00704CAA" w:rsidRPr="00AB1781" w:rsidRDefault="00704CAA" w:rsidP="00704CAA">
      <w:pPr>
        <w:pStyle w:val="EnglishHangEndNoCoptic"/>
      </w:pPr>
      <w:r w:rsidRPr="00AB1781">
        <w:tab/>
        <w:t>and from the rivers</w:t>
      </w:r>
      <w:r w:rsidRPr="00AB1781">
        <w:rPr>
          <w:rStyle w:val="FootnoteReference"/>
        </w:rPr>
        <w:footnoteReference w:id="387"/>
      </w:r>
      <w:r w:rsidRPr="00AB1781">
        <w:t xml:space="preserve"> to the ends of the earth.</w:t>
      </w:r>
    </w:p>
    <w:p w14:paraId="0C3DE9A4" w14:textId="77777777" w:rsidR="00704CAA" w:rsidRPr="00AB1781" w:rsidRDefault="00704CAA" w:rsidP="00704CAA">
      <w:pPr>
        <w:pStyle w:val="EnglishHangNoCoptic"/>
      </w:pPr>
      <w:r w:rsidRPr="00AB1781">
        <w:t>9 The Ethiopians will fall down before Him,</w:t>
      </w:r>
    </w:p>
    <w:p w14:paraId="3E39000F" w14:textId="77777777" w:rsidR="00704CAA" w:rsidRPr="00AB1781" w:rsidRDefault="00704CAA" w:rsidP="00704CAA">
      <w:pPr>
        <w:pStyle w:val="EnglishHangEndNoCoptic"/>
      </w:pPr>
      <w:r w:rsidRPr="00AB1781">
        <w:tab/>
        <w:t>and His enemies will lick the dust.</w:t>
      </w:r>
    </w:p>
    <w:p w14:paraId="2BC4243B" w14:textId="77777777" w:rsidR="00704CAA" w:rsidRPr="00AB1781" w:rsidRDefault="00704CAA" w:rsidP="00704CAA">
      <w:pPr>
        <w:pStyle w:val="EnglishHangNoCoptic"/>
      </w:pPr>
      <w:r w:rsidRPr="00AB1781">
        <w:lastRenderedPageBreak/>
        <w:t>10 The kings of Tarshish</w:t>
      </w:r>
      <w:r w:rsidRPr="00AB1781">
        <w:rPr>
          <w:rStyle w:val="FootnoteReference"/>
        </w:rPr>
        <w:footnoteReference w:id="388"/>
      </w:r>
      <w:r w:rsidRPr="00AB1781">
        <w:t xml:space="preserve"> and the isles will </w:t>
      </w:r>
      <w:r>
        <w:t>come bearing gifts</w:t>
      </w:r>
      <w:r w:rsidRPr="00AB1781">
        <w:t>;</w:t>
      </w:r>
    </w:p>
    <w:p w14:paraId="1EAEAAAD" w14:textId="77777777" w:rsidR="00704CAA" w:rsidRPr="00AB1781" w:rsidRDefault="00704CAA" w:rsidP="00704CAA">
      <w:pPr>
        <w:pStyle w:val="EnglishHangEndNoCoptic"/>
      </w:pPr>
      <w:r w:rsidRPr="00AB1781">
        <w:tab/>
        <w:t xml:space="preserve">the kings of the Arabs and </w:t>
      </w:r>
      <w:r>
        <w:t>Saba</w:t>
      </w:r>
      <w:r w:rsidRPr="00AB1781">
        <w:t xml:space="preserve"> will bring gifts.</w:t>
      </w:r>
    </w:p>
    <w:p w14:paraId="2DD66E03" w14:textId="77777777" w:rsidR="00704CAA" w:rsidRPr="00AB1781" w:rsidRDefault="00704CAA" w:rsidP="00704CAA">
      <w:pPr>
        <w:pStyle w:val="EnglishHangNoCoptic"/>
      </w:pPr>
      <w:r w:rsidRPr="00AB1781">
        <w:t>11 All the kings of the earth will worship</w:t>
      </w:r>
      <w:r>
        <w:rPr>
          <w:rStyle w:val="FootnoteReference"/>
        </w:rPr>
        <w:footnoteReference w:id="389"/>
      </w:r>
      <w:r w:rsidRPr="00AB1781">
        <w:t xml:space="preserve"> Him;</w:t>
      </w:r>
    </w:p>
    <w:p w14:paraId="164747A7" w14:textId="77777777" w:rsidR="00704CAA" w:rsidRPr="00AB1781" w:rsidRDefault="00704CAA" w:rsidP="00704CAA">
      <w:pPr>
        <w:pStyle w:val="EnglishHangEndNoCoptic"/>
      </w:pPr>
      <w:r w:rsidRPr="00AB1781">
        <w:tab/>
        <w:t>all the nations will serve Him.</w:t>
      </w:r>
    </w:p>
    <w:p w14:paraId="47948DFC" w14:textId="77777777" w:rsidR="00704CAA" w:rsidRPr="00AB1781" w:rsidRDefault="00704CAA" w:rsidP="00704CAA">
      <w:pPr>
        <w:pStyle w:val="EnglishHangNoCoptic"/>
      </w:pPr>
      <w:r w:rsidRPr="00AB1781">
        <w:t xml:space="preserve">12 </w:t>
      </w:r>
      <w:r>
        <w:t>For He rescued</w:t>
      </w:r>
      <w:r w:rsidRPr="00AB1781">
        <w:t xml:space="preserve"> the poor from </w:t>
      </w:r>
      <w:r>
        <w:t>[the hand of] a strong man</w:t>
      </w:r>
      <w:r w:rsidRPr="00AB1781">
        <w:t>,</w:t>
      </w:r>
    </w:p>
    <w:p w14:paraId="2917DEDB" w14:textId="77777777" w:rsidR="00704CAA" w:rsidRPr="00AB1781" w:rsidRDefault="00704CAA" w:rsidP="00704CAA">
      <w:pPr>
        <w:pStyle w:val="EnglishHangEndNoCoptic"/>
      </w:pPr>
      <w:r w:rsidRPr="00AB1781">
        <w:tab/>
        <w:t>and the needy</w:t>
      </w:r>
      <w:r>
        <w:t>, who had</w:t>
      </w:r>
      <w:r w:rsidRPr="00AB1781">
        <w:t xml:space="preserve"> no </w:t>
      </w:r>
      <w:r>
        <w:t>helper</w:t>
      </w:r>
      <w:r w:rsidRPr="00AB1781">
        <w:t>.</w:t>
      </w:r>
    </w:p>
    <w:p w14:paraId="13CD3707" w14:textId="77777777" w:rsidR="00704CAA" w:rsidRPr="00AB1781" w:rsidRDefault="00704CAA" w:rsidP="00704CAA">
      <w:pPr>
        <w:pStyle w:val="EnglishHangNoCoptic"/>
      </w:pPr>
      <w:r w:rsidRPr="00AB1781">
        <w:t>13 He will spare the poor and needy,</w:t>
      </w:r>
    </w:p>
    <w:p w14:paraId="42C4B540" w14:textId="77777777" w:rsidR="00704CAA" w:rsidRPr="00AB1781" w:rsidRDefault="00704CAA" w:rsidP="00704CAA">
      <w:pPr>
        <w:pStyle w:val="EnglishHangEndNoCoptic"/>
      </w:pPr>
      <w:r w:rsidRPr="00AB1781">
        <w:tab/>
        <w:t>and</w:t>
      </w:r>
      <w:r>
        <w:t xml:space="preserve"> He will save the souls of the needy</w:t>
      </w:r>
      <w:r w:rsidRPr="00AB1781">
        <w:t>.</w:t>
      </w:r>
    </w:p>
    <w:p w14:paraId="0F6A2A73" w14:textId="77777777" w:rsidR="00704CAA" w:rsidRPr="00AB1781" w:rsidRDefault="00704CAA" w:rsidP="00704CAA">
      <w:pPr>
        <w:pStyle w:val="EnglishHangNoCoptic"/>
      </w:pPr>
      <w:r w:rsidRPr="00AB1781">
        <w:t xml:space="preserve">14 He will redeem their souls from </w:t>
      </w:r>
      <w:r>
        <w:t>usury and injustice</w:t>
      </w:r>
      <w:r w:rsidRPr="00AB1781">
        <w:t>,</w:t>
      </w:r>
    </w:p>
    <w:p w14:paraId="76EB3B37" w14:textId="77777777" w:rsidR="00704CAA" w:rsidRPr="00CA0029" w:rsidRDefault="00704CAA" w:rsidP="00704CAA">
      <w:pPr>
        <w:pStyle w:val="EnglishHangEndNoCoptic"/>
      </w:pPr>
      <w:r w:rsidRPr="00AB1781">
        <w:tab/>
        <w:t xml:space="preserve">and </w:t>
      </w:r>
      <w:r>
        <w:t>their name will be precious in His</w:t>
      </w:r>
      <w:r w:rsidRPr="00AB1781">
        <w:t xml:space="preserve"> sight.</w:t>
      </w:r>
    </w:p>
    <w:p w14:paraId="394BAB16" w14:textId="77777777" w:rsidR="00704CAA" w:rsidRPr="00AB1781" w:rsidRDefault="00704CAA" w:rsidP="00704CAA">
      <w:pPr>
        <w:pStyle w:val="EnglishHangNoCoptic"/>
      </w:pPr>
      <w:r w:rsidRPr="00AB1781">
        <w:t>15 He</w:t>
      </w:r>
      <w:r>
        <w:t xml:space="preserve"> will live</w:t>
      </w:r>
      <w:r w:rsidRPr="00AB1781">
        <w:rPr>
          <w:rStyle w:val="FootnoteReference"/>
        </w:rPr>
        <w:footnoteReference w:id="390"/>
      </w:r>
      <w:r>
        <w:t>,</w:t>
      </w:r>
      <w:r w:rsidRPr="00AB1781">
        <w:t xml:space="preserve"> and to Him w</w:t>
      </w:r>
      <w:r>
        <w:t>ill be given the gold of Arabia;</w:t>
      </w:r>
    </w:p>
    <w:p w14:paraId="26EF3972" w14:textId="77777777" w:rsidR="00704CAA" w:rsidRPr="00AB1781" w:rsidRDefault="00704CAA" w:rsidP="00704CAA">
      <w:pPr>
        <w:pStyle w:val="EnglishHangNoCoptic"/>
      </w:pPr>
      <w:r w:rsidRPr="00AB1781">
        <w:tab/>
      </w:r>
      <w:r>
        <w:t>a</w:t>
      </w:r>
      <w:r w:rsidRPr="00AB1781">
        <w:t>nd</w:t>
      </w:r>
      <w:r>
        <w:t xml:space="preserve"> men will pray continually in His N</w:t>
      </w:r>
      <w:r w:rsidRPr="00AB1781">
        <w:t>ame;</w:t>
      </w:r>
      <w:r w:rsidRPr="00AB1781">
        <w:rPr>
          <w:rStyle w:val="FootnoteReference"/>
        </w:rPr>
        <w:footnoteReference w:id="391"/>
      </w:r>
    </w:p>
    <w:p w14:paraId="427B84B5" w14:textId="77777777" w:rsidR="00704CAA" w:rsidRPr="00AB1781" w:rsidRDefault="00704CAA" w:rsidP="00704CAA">
      <w:pPr>
        <w:pStyle w:val="EnglishHangEndNoCoptic"/>
      </w:pPr>
      <w:r w:rsidRPr="00AB1781">
        <w:tab/>
      </w:r>
      <w:r>
        <w:t xml:space="preserve">they will bless Him </w:t>
      </w:r>
      <w:r w:rsidRPr="00AB1781">
        <w:t>all day long.</w:t>
      </w:r>
    </w:p>
    <w:p w14:paraId="179EF9BC" w14:textId="77777777" w:rsidR="00704CAA" w:rsidRPr="00AB1781" w:rsidRDefault="00704CAA" w:rsidP="00704CAA">
      <w:pPr>
        <w:pStyle w:val="EnglishHangNoCoptic"/>
      </w:pPr>
      <w:r w:rsidRPr="00AB1781">
        <w:t>16 There will be support in the land on the mountain tops;</w:t>
      </w:r>
    </w:p>
    <w:p w14:paraId="48DF5CF1" w14:textId="77777777" w:rsidR="00704CAA" w:rsidRPr="00AB1781" w:rsidRDefault="00704CAA" w:rsidP="00704CAA">
      <w:pPr>
        <w:pStyle w:val="EnglishHangNoCoptic"/>
      </w:pPr>
      <w:r w:rsidRPr="00AB1781">
        <w:tab/>
        <w:t>His fruit will rise above Lebanon,</w:t>
      </w:r>
    </w:p>
    <w:p w14:paraId="3BFD5381" w14:textId="77777777" w:rsidR="00704CAA" w:rsidRPr="00AB1781" w:rsidRDefault="00704CAA" w:rsidP="00704CAA">
      <w:pPr>
        <w:pStyle w:val="EnglishHangEndNoCoptic"/>
      </w:pPr>
      <w:r w:rsidRPr="00AB1781">
        <w:tab/>
        <w:t>and they will spring from the city like grass from the earth.</w:t>
      </w:r>
    </w:p>
    <w:p w14:paraId="0079606C" w14:textId="77777777" w:rsidR="00704CAA" w:rsidRPr="00AB1781" w:rsidRDefault="00704CAA" w:rsidP="00704CAA">
      <w:pPr>
        <w:pStyle w:val="EnglishHangNoCoptic"/>
      </w:pPr>
      <w:r w:rsidRPr="00AB1781">
        <w:t xml:space="preserve">17 </w:t>
      </w:r>
      <w:r>
        <w:t>Let His N</w:t>
      </w:r>
      <w:r w:rsidRPr="00AB1781">
        <w:t>ame be blessed throughout the ages!</w:t>
      </w:r>
    </w:p>
    <w:p w14:paraId="4B74B992" w14:textId="77777777" w:rsidR="00704CAA" w:rsidRPr="00AB1781" w:rsidRDefault="00704CAA" w:rsidP="00704CAA">
      <w:pPr>
        <w:pStyle w:val="EnglishHangNoCoptic"/>
      </w:pPr>
      <w:r w:rsidRPr="00AB1781">
        <w:tab/>
        <w:t xml:space="preserve">His name will </w:t>
      </w:r>
      <w:r>
        <w:t>endure</w:t>
      </w:r>
      <w:r w:rsidRPr="00AB1781">
        <w:t xml:space="preserve"> </w:t>
      </w:r>
      <w:r>
        <w:t>longer than</w:t>
      </w:r>
      <w:r w:rsidRPr="00AB1781">
        <w:t xml:space="preserve"> the sun;</w:t>
      </w:r>
    </w:p>
    <w:p w14:paraId="57FFE191" w14:textId="77777777" w:rsidR="00704CAA" w:rsidRPr="00AB1781" w:rsidRDefault="00704CAA" w:rsidP="00704CAA">
      <w:pPr>
        <w:pStyle w:val="EnglishHangNoCoptic"/>
      </w:pPr>
      <w:r w:rsidRPr="00AB1781">
        <w:tab/>
        <w:t>And all the tribes of the earth will be blessed</w:t>
      </w:r>
      <w:r>
        <w:t xml:space="preserve"> in Him;</w:t>
      </w:r>
    </w:p>
    <w:p w14:paraId="0E7D6094" w14:textId="77777777" w:rsidR="00704CAA" w:rsidRPr="00AB1781" w:rsidRDefault="00704CAA" w:rsidP="00704CAA">
      <w:pPr>
        <w:pStyle w:val="EnglishHangEndNoCoptic"/>
      </w:pPr>
      <w:r w:rsidRPr="00AB1781">
        <w:tab/>
        <w:t>All the nations will call Him blessed</w:t>
      </w:r>
      <w:r>
        <w:rPr>
          <w:rStyle w:val="FootnoteReference"/>
        </w:rPr>
        <w:footnoteReference w:id="392"/>
      </w:r>
      <w:r w:rsidRPr="00AB1781">
        <w:t>.</w:t>
      </w:r>
    </w:p>
    <w:p w14:paraId="7AEECCA1" w14:textId="77777777" w:rsidR="00704CAA" w:rsidRPr="00AB1781" w:rsidRDefault="00704CAA" w:rsidP="00704CAA">
      <w:pPr>
        <w:pStyle w:val="EnglishHangNoCoptic"/>
      </w:pPr>
      <w:r w:rsidRPr="00AB1781">
        <w:t>18 Blessed be the Lord God</w:t>
      </w:r>
      <w:r>
        <w:t>, the God</w:t>
      </w:r>
      <w:r w:rsidRPr="00AB1781">
        <w:t xml:space="preserve"> of Israel</w:t>
      </w:r>
    </w:p>
    <w:p w14:paraId="362D258A" w14:textId="77777777" w:rsidR="00704CAA" w:rsidRPr="00AB1781" w:rsidRDefault="00704CAA" w:rsidP="00704CAA">
      <w:pPr>
        <w:pStyle w:val="EnglishHangEndNoCoptic"/>
      </w:pPr>
      <w:r w:rsidRPr="00AB1781">
        <w:tab/>
        <w:t>Who alone does wonders.</w:t>
      </w:r>
    </w:p>
    <w:p w14:paraId="7D05EC15" w14:textId="77777777" w:rsidR="00704CAA" w:rsidRPr="00AB1781" w:rsidRDefault="00704CAA" w:rsidP="00704CAA">
      <w:pPr>
        <w:pStyle w:val="EnglishHangNoCoptic"/>
      </w:pPr>
      <w:r>
        <w:t>19 And blessed be the [holy]</w:t>
      </w:r>
      <w:r>
        <w:rPr>
          <w:rStyle w:val="FootnoteReference"/>
        </w:rPr>
        <w:footnoteReference w:id="393"/>
      </w:r>
      <w:r>
        <w:t xml:space="preserve"> Name of His glory forever, and to the ages of ages</w:t>
      </w:r>
      <w:r w:rsidRPr="00AB1781">
        <w:t>,</w:t>
      </w:r>
    </w:p>
    <w:p w14:paraId="673ED05F" w14:textId="77777777" w:rsidR="00704CAA" w:rsidRPr="00AB1781" w:rsidRDefault="00704CAA" w:rsidP="00704CAA">
      <w:pPr>
        <w:pStyle w:val="EnglishHangNoCoptic"/>
      </w:pPr>
      <w:r>
        <w:tab/>
        <w:t>and</w:t>
      </w:r>
      <w:r w:rsidRPr="00AB1781">
        <w:t xml:space="preserve"> the whole earth </w:t>
      </w:r>
      <w:r>
        <w:t xml:space="preserve">will </w:t>
      </w:r>
      <w:r w:rsidRPr="00AB1781">
        <w:t>be filled with His glory.</w:t>
      </w:r>
    </w:p>
    <w:p w14:paraId="6FCCB855" w14:textId="77777777" w:rsidR="00704CAA" w:rsidRPr="005B5466" w:rsidRDefault="00704CAA" w:rsidP="00704CAA">
      <w:pPr>
        <w:pStyle w:val="EnglishHangEndNoCoptic"/>
      </w:pPr>
      <w:r w:rsidRPr="00AB1781">
        <w:tab/>
      </w:r>
      <w:r w:rsidRPr="005B5466">
        <w:t>Amen! Amen!</w:t>
      </w:r>
      <w:r>
        <w:rPr>
          <w:rStyle w:val="FootnoteReference"/>
        </w:rPr>
        <w:footnoteReference w:id="394"/>
      </w:r>
    </w:p>
    <w:p w14:paraId="1BC87D55" w14:textId="77777777" w:rsidR="00704CAA" w:rsidRPr="00CA0029" w:rsidRDefault="00704CAA" w:rsidP="00704CAA">
      <w:pPr>
        <w:pStyle w:val="Rubric"/>
        <w:rPr>
          <w:rFonts w:ascii="Book Antiqua" w:hAnsi="Book Antiqua" w:cs="Lucida Grande"/>
        </w:rPr>
      </w:pPr>
      <w:r w:rsidRPr="00AB1781">
        <w:t>(The songs of David the son of Jesse are ended).</w:t>
      </w:r>
    </w:p>
    <w:p w14:paraId="757CE172" w14:textId="77777777" w:rsidR="00704CAA" w:rsidRDefault="00704CAA" w:rsidP="00704CAA">
      <w:pPr>
        <w:pStyle w:val="Rubric"/>
      </w:pPr>
      <w:r>
        <w:t>Glory…</w:t>
      </w:r>
    </w:p>
    <w:p w14:paraId="52E1BBC3" w14:textId="77777777" w:rsidR="00704CAA" w:rsidRDefault="00704CAA" w:rsidP="00704CAA">
      <w:pPr>
        <w:pStyle w:val="Rubric"/>
      </w:pPr>
      <w:r>
        <w:t>Book III of the Psalms (Psalms 72 – 88) begins here.</w:t>
      </w:r>
    </w:p>
    <w:p w14:paraId="38ED10AA" w14:textId="77777777" w:rsidR="00704CAA" w:rsidRDefault="00704CAA" w:rsidP="00704CAA">
      <w:pPr>
        <w:pStyle w:val="Rubric"/>
      </w:pPr>
      <w:r>
        <w:lastRenderedPageBreak/>
        <w:t>The group of Psalms of Asaph (Psalms 72 – 82) begins here.</w:t>
      </w:r>
    </w:p>
    <w:p w14:paraId="79A52804" w14:textId="77777777" w:rsidR="00704CAA" w:rsidRPr="00CA0029" w:rsidRDefault="00704CAA" w:rsidP="00704CAA">
      <w:pPr>
        <w:pStyle w:val="Heading4"/>
      </w:pPr>
      <w:r>
        <w:t>Psalm</w:t>
      </w:r>
      <w:r w:rsidRPr="00AB1781">
        <w:t xml:space="preserve"> 72</w:t>
      </w:r>
      <w:r>
        <w:t>: “How good God is to Israel”</w:t>
      </w:r>
    </w:p>
    <w:p w14:paraId="4FFD0E9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3A26DCA1"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7FEAD16B" w14:textId="77777777" w:rsidR="00704CAA" w:rsidRPr="00AB1781" w:rsidRDefault="00704CAA" w:rsidP="00704CAA">
      <w:pPr>
        <w:pStyle w:val="Rubric"/>
      </w:pPr>
      <w:r w:rsidRPr="00AB1781">
        <w:t>1 (A Psalm by Asaph)</w:t>
      </w:r>
    </w:p>
    <w:p w14:paraId="6E70FA44" w14:textId="77777777" w:rsidR="00704CAA" w:rsidRPr="00AB1781" w:rsidRDefault="00704CAA" w:rsidP="00704CAA">
      <w:pPr>
        <w:pStyle w:val="EnglishHangNoCoptic"/>
      </w:pPr>
      <w:r w:rsidRPr="00AB1781">
        <w:t>How good God is to Israel,</w:t>
      </w:r>
    </w:p>
    <w:p w14:paraId="7F3E0167" w14:textId="77777777" w:rsidR="00704CAA" w:rsidRPr="00AB1781" w:rsidRDefault="00704CAA" w:rsidP="00704CAA">
      <w:pPr>
        <w:pStyle w:val="EnglishHangEndNoCoptic"/>
      </w:pPr>
      <w:r w:rsidRPr="00AB1781">
        <w:tab/>
        <w:t xml:space="preserve">to those </w:t>
      </w:r>
      <w:r>
        <w:t>the upright</w:t>
      </w:r>
      <w:r w:rsidRPr="00AB1781">
        <w:t xml:space="preserve"> in heart!</w:t>
      </w:r>
    </w:p>
    <w:p w14:paraId="08C8D29E" w14:textId="77777777" w:rsidR="00704CAA" w:rsidRPr="00AB1781" w:rsidRDefault="00704CAA" w:rsidP="00704CAA">
      <w:pPr>
        <w:pStyle w:val="EnglishHangNoCoptic"/>
      </w:pPr>
      <w:r w:rsidRPr="00AB1781">
        <w:t xml:space="preserve">2 </w:t>
      </w:r>
      <w:r>
        <w:t>But as for me,</w:t>
      </w:r>
      <w:r w:rsidRPr="00AB1781">
        <w:t xml:space="preserve"> my feet </w:t>
      </w:r>
      <w:r>
        <w:t>were</w:t>
      </w:r>
      <w:r w:rsidRPr="00AB1781">
        <w:t xml:space="preserve"> almost </w:t>
      </w:r>
      <w:r>
        <w:t>shaken</w:t>
      </w:r>
      <w:r w:rsidRPr="00AB1781">
        <w:t>;</w:t>
      </w:r>
    </w:p>
    <w:p w14:paraId="1B44B72A" w14:textId="77777777" w:rsidR="00704CAA" w:rsidRPr="00AB1781" w:rsidRDefault="00704CAA" w:rsidP="00704CAA">
      <w:pPr>
        <w:pStyle w:val="EnglishHangEndNoCoptic"/>
      </w:pPr>
      <w:r w:rsidRPr="00AB1781">
        <w:tab/>
      </w:r>
      <w:r>
        <w:t>My steps had nearly slipped,</w:t>
      </w:r>
    </w:p>
    <w:p w14:paraId="36338FD7" w14:textId="77777777" w:rsidR="00704CAA" w:rsidRPr="00AB1781" w:rsidRDefault="00704CAA" w:rsidP="00704CAA">
      <w:pPr>
        <w:pStyle w:val="EnglishHangNoCoptic"/>
      </w:pPr>
      <w:r>
        <w:t>3 f</w:t>
      </w:r>
      <w:r w:rsidRPr="00AB1781">
        <w:t xml:space="preserve">or I was envious of the </w:t>
      </w:r>
      <w:r>
        <w:t>lawless</w:t>
      </w:r>
      <w:r w:rsidRPr="00AB1781">
        <w:t>,</w:t>
      </w:r>
    </w:p>
    <w:p w14:paraId="7321ECD1" w14:textId="77777777" w:rsidR="00704CAA" w:rsidRPr="00AB1781" w:rsidRDefault="00704CAA" w:rsidP="00704CAA">
      <w:pPr>
        <w:pStyle w:val="EnglishHangEndNoCoptic"/>
      </w:pPr>
      <w:r w:rsidRPr="00AB1781">
        <w:tab/>
        <w:t>when I saw the peace</w:t>
      </w:r>
      <w:r w:rsidRPr="00AB1781">
        <w:rPr>
          <w:rStyle w:val="FootnoteReference"/>
        </w:rPr>
        <w:footnoteReference w:id="395"/>
      </w:r>
      <w:r>
        <w:t xml:space="preserve"> of sinners,</w:t>
      </w:r>
    </w:p>
    <w:p w14:paraId="7786F33A" w14:textId="77777777" w:rsidR="00704CAA" w:rsidRPr="00AB1781" w:rsidRDefault="00704CAA" w:rsidP="00704CAA">
      <w:pPr>
        <w:pStyle w:val="EnglishHangNoCoptic"/>
      </w:pPr>
      <w:r>
        <w:t>4 f</w:t>
      </w:r>
      <w:r w:rsidRPr="00AB1781">
        <w:t>or there is no objection</w:t>
      </w:r>
      <w:r w:rsidRPr="00AB1781">
        <w:rPr>
          <w:rStyle w:val="FootnoteReference"/>
        </w:rPr>
        <w:footnoteReference w:id="396"/>
      </w:r>
      <w:r w:rsidRPr="00AB1781">
        <w:t xml:space="preserve"> in their death,</w:t>
      </w:r>
    </w:p>
    <w:p w14:paraId="0F2DE817" w14:textId="77777777" w:rsidR="00704CAA" w:rsidRPr="00AB1781" w:rsidRDefault="00704CAA" w:rsidP="00704CAA">
      <w:pPr>
        <w:pStyle w:val="EnglishHangEndNoCoptic"/>
      </w:pPr>
      <w:r w:rsidRPr="00AB1781">
        <w:tab/>
      </w:r>
      <w:r>
        <w:t>a</w:t>
      </w:r>
      <w:r w:rsidRPr="00AB1781">
        <w:t>nd</w:t>
      </w:r>
      <w:r>
        <w:t xml:space="preserve"> no severity in their scourging</w:t>
      </w:r>
      <w:r w:rsidRPr="00AB1781">
        <w:t>.</w:t>
      </w:r>
    </w:p>
    <w:p w14:paraId="6F2D831C" w14:textId="77777777" w:rsidR="00704CAA" w:rsidRPr="00AB1781" w:rsidRDefault="00704CAA" w:rsidP="00704CAA">
      <w:pPr>
        <w:pStyle w:val="EnglishHangNoCoptic"/>
      </w:pPr>
      <w:r w:rsidRPr="00AB1781">
        <w:t xml:space="preserve">5 They are not in </w:t>
      </w:r>
      <w:r>
        <w:t>difficulties</w:t>
      </w:r>
      <w:r w:rsidRPr="00AB1781">
        <w:t xml:space="preserve"> like other men,</w:t>
      </w:r>
    </w:p>
    <w:p w14:paraId="400BB153" w14:textId="77777777" w:rsidR="00704CAA" w:rsidRPr="00CA0029" w:rsidRDefault="00704CAA" w:rsidP="00704CAA">
      <w:pPr>
        <w:pStyle w:val="EnglishHangEndNoCoptic"/>
      </w:pPr>
      <w:r w:rsidRPr="00AB1781">
        <w:tab/>
      </w:r>
      <w:r>
        <w:t>and they will not be chastened with</w:t>
      </w:r>
      <w:r w:rsidRPr="00AB1781">
        <w:t xml:space="preserve"> other men.</w:t>
      </w:r>
    </w:p>
    <w:p w14:paraId="1B9E8336" w14:textId="77777777" w:rsidR="00704CAA" w:rsidRPr="00AB1781" w:rsidRDefault="00704CAA" w:rsidP="00704CAA">
      <w:pPr>
        <w:pStyle w:val="EnglishHangNoCoptic"/>
      </w:pPr>
      <w:r w:rsidRPr="00AB1781">
        <w:t xml:space="preserve">6 Therefore pride </w:t>
      </w:r>
      <w:r>
        <w:t>seized</w:t>
      </w:r>
      <w:r w:rsidRPr="00AB1781">
        <w:t xml:space="preserve"> them;</w:t>
      </w:r>
    </w:p>
    <w:p w14:paraId="2B1C8217" w14:textId="77777777" w:rsidR="00704CAA" w:rsidRPr="00AB1781" w:rsidRDefault="00704CAA" w:rsidP="00704CAA">
      <w:pPr>
        <w:pStyle w:val="EnglishHangEndNoCoptic"/>
      </w:pPr>
      <w:r w:rsidRPr="00AB1781">
        <w:tab/>
      </w:r>
      <w:r>
        <w:t>t</w:t>
      </w:r>
      <w:r w:rsidRPr="00AB1781">
        <w:t>hey</w:t>
      </w:r>
      <w:r>
        <w:t xml:space="preserve"> clothed themselves with </w:t>
      </w:r>
      <w:r w:rsidRPr="00AB1781">
        <w:t xml:space="preserve">wrongdoing and </w:t>
      </w:r>
      <w:r>
        <w:t>impiety</w:t>
      </w:r>
      <w:r w:rsidRPr="00AB1781">
        <w:t>.</w:t>
      </w:r>
    </w:p>
    <w:p w14:paraId="7FB76D2A" w14:textId="77777777" w:rsidR="00704CAA" w:rsidRPr="00AB1781" w:rsidRDefault="00704CAA" w:rsidP="00704CAA">
      <w:pPr>
        <w:pStyle w:val="EnglishHangNoCoptic"/>
      </w:pPr>
      <w:r w:rsidRPr="00AB1781">
        <w:t xml:space="preserve">7 Their wrongdoing oozes from them like </w:t>
      </w:r>
      <w:r>
        <w:t>[</w:t>
      </w:r>
      <w:r w:rsidRPr="00AB1781">
        <w:t>grease</w:t>
      </w:r>
      <w:r>
        <w:t>] from fat</w:t>
      </w:r>
      <w:r w:rsidRPr="00AB1781">
        <w:t>;</w:t>
      </w:r>
    </w:p>
    <w:p w14:paraId="3AE3E908" w14:textId="77777777" w:rsidR="00704CAA" w:rsidRPr="00AB1781" w:rsidRDefault="00704CAA" w:rsidP="00704CAA">
      <w:pPr>
        <w:pStyle w:val="EnglishHangEndNoCoptic"/>
      </w:pPr>
      <w:r w:rsidRPr="00AB1781">
        <w:tab/>
        <w:t xml:space="preserve">it passes into </w:t>
      </w:r>
      <w:r>
        <w:t>their heart’s disposition</w:t>
      </w:r>
      <w:r w:rsidRPr="00AB1781">
        <w:t>.</w:t>
      </w:r>
    </w:p>
    <w:p w14:paraId="546FACA6" w14:textId="77777777" w:rsidR="00704CAA" w:rsidRPr="00AB1781" w:rsidRDefault="00704CAA" w:rsidP="00704CAA">
      <w:pPr>
        <w:pStyle w:val="EnglishHangNoCoptic"/>
      </w:pPr>
      <w:r w:rsidRPr="00AB1781">
        <w:t xml:space="preserve">8 They </w:t>
      </w:r>
      <w:r>
        <w:t>schemed and spoke</w:t>
      </w:r>
      <w:r w:rsidRPr="00AB1781">
        <w:t xml:space="preserve"> with malice,</w:t>
      </w:r>
    </w:p>
    <w:p w14:paraId="5B3F46DA" w14:textId="77777777" w:rsidR="00704CAA" w:rsidRPr="00AB1781" w:rsidRDefault="00704CAA" w:rsidP="00704CAA">
      <w:pPr>
        <w:pStyle w:val="EnglishHangEndNoCoptic"/>
      </w:pPr>
      <w:r w:rsidRPr="00AB1781">
        <w:tab/>
        <w:t xml:space="preserve">they </w:t>
      </w:r>
      <w:r>
        <w:t>spoke injustice against the high place</w:t>
      </w:r>
      <w:r w:rsidRPr="00AB1781">
        <w:t>.</w:t>
      </w:r>
    </w:p>
    <w:p w14:paraId="258DFE47" w14:textId="77777777" w:rsidR="00704CAA" w:rsidRPr="00AB1781" w:rsidRDefault="00704CAA" w:rsidP="00704CAA">
      <w:pPr>
        <w:pStyle w:val="EnglishHangNoCoptic"/>
      </w:pPr>
      <w:r w:rsidRPr="00AB1781">
        <w:t xml:space="preserve">9 They </w:t>
      </w:r>
      <w:r>
        <w:t>set</w:t>
      </w:r>
      <w:r w:rsidRPr="00AB1781">
        <w:t xml:space="preserve"> their mouths </w:t>
      </w:r>
      <w:r>
        <w:t>against</w:t>
      </w:r>
      <w:r w:rsidRPr="00AB1781">
        <w:t xml:space="preserve"> heaven,</w:t>
      </w:r>
    </w:p>
    <w:p w14:paraId="53609E8B" w14:textId="77777777" w:rsidR="00704CAA" w:rsidRPr="00AB1781" w:rsidRDefault="00704CAA" w:rsidP="00704CAA">
      <w:pPr>
        <w:pStyle w:val="EnglishHangEndNoCoptic"/>
      </w:pPr>
      <w:r w:rsidRPr="00AB1781">
        <w:tab/>
        <w:t xml:space="preserve">but their tongues drag </w:t>
      </w:r>
      <w:r>
        <w:t>through</w:t>
      </w:r>
      <w:r w:rsidRPr="00AB1781">
        <w:t xml:space="preserve"> the </w:t>
      </w:r>
      <w:r>
        <w:t>earth</w:t>
      </w:r>
      <w:r w:rsidRPr="00AB1781">
        <w:t>.</w:t>
      </w:r>
    </w:p>
    <w:p w14:paraId="3CAF0F8A" w14:textId="77777777" w:rsidR="00704CAA" w:rsidRPr="00AB1781" w:rsidRDefault="00704CAA" w:rsidP="00704CAA">
      <w:pPr>
        <w:pStyle w:val="EnglishHangNoCoptic"/>
      </w:pPr>
      <w:r w:rsidRPr="00AB1781">
        <w:t>10 So My people will return here,</w:t>
      </w:r>
    </w:p>
    <w:p w14:paraId="22F40131" w14:textId="77777777" w:rsidR="00704CAA" w:rsidRPr="00AB1781" w:rsidRDefault="00704CAA" w:rsidP="00704CAA">
      <w:pPr>
        <w:pStyle w:val="EnglishHangEndNoCoptic"/>
      </w:pPr>
      <w:r w:rsidRPr="00AB1781">
        <w:tab/>
        <w:t>and full days will be found among them.</w:t>
      </w:r>
    </w:p>
    <w:p w14:paraId="05DE8966" w14:textId="77777777" w:rsidR="00704CAA" w:rsidRPr="00AB1781" w:rsidRDefault="00704CAA" w:rsidP="00704CAA">
      <w:pPr>
        <w:pStyle w:val="EnglishHangNoCoptic"/>
      </w:pPr>
      <w:r w:rsidRPr="00AB1781">
        <w:lastRenderedPageBreak/>
        <w:t xml:space="preserve">11 And they </w:t>
      </w:r>
      <w:r>
        <w:t>said, “How does God know?”</w:t>
      </w:r>
    </w:p>
    <w:p w14:paraId="4549C44E" w14:textId="77777777" w:rsidR="00704CAA" w:rsidRPr="00AB1781" w:rsidRDefault="00704CAA" w:rsidP="00704CAA">
      <w:pPr>
        <w:pStyle w:val="EnglishHangEndNoCoptic"/>
      </w:pPr>
      <w:r>
        <w:tab/>
        <w:t>and, “</w:t>
      </w:r>
      <w:r w:rsidRPr="00AB1781">
        <w:t>Is th</w:t>
      </w:r>
      <w:r>
        <w:t>ere knowledge in the Most High?”</w:t>
      </w:r>
    </w:p>
    <w:p w14:paraId="39FCAB4B" w14:textId="77777777" w:rsidR="00704CAA" w:rsidRPr="00AB1781" w:rsidRDefault="00704CAA" w:rsidP="00704CAA">
      <w:pPr>
        <w:pStyle w:val="EnglishHangNoCoptic"/>
      </w:pPr>
      <w:r>
        <w:t>12 See, t</w:t>
      </w:r>
      <w:r w:rsidRPr="00AB1781">
        <w:t xml:space="preserve">hese are the sinners, yet they </w:t>
      </w:r>
      <w:r>
        <w:t>prosper</w:t>
      </w:r>
      <w:r w:rsidRPr="00AB1781">
        <w:t>;</w:t>
      </w:r>
    </w:p>
    <w:p w14:paraId="2D44369C" w14:textId="77777777" w:rsidR="00704CAA" w:rsidRPr="00AB1781" w:rsidRDefault="00704CAA" w:rsidP="00704CAA">
      <w:pPr>
        <w:pStyle w:val="EnglishHangEndNoCoptic"/>
      </w:pPr>
      <w:r w:rsidRPr="00AB1781">
        <w:tab/>
        <w:t xml:space="preserve">they </w:t>
      </w:r>
      <w:r>
        <w:t>possess</w:t>
      </w:r>
      <w:r w:rsidRPr="00AB1781">
        <w:t xml:space="preserve"> wealth</w:t>
      </w:r>
      <w:r>
        <w:t xml:space="preserve"> in this age</w:t>
      </w:r>
      <w:r w:rsidRPr="00AB1781">
        <w:t>.</w:t>
      </w:r>
    </w:p>
    <w:p w14:paraId="2CEFDAC3" w14:textId="77777777" w:rsidR="00704CAA" w:rsidRPr="00AB1781" w:rsidRDefault="00704CAA" w:rsidP="00704CAA">
      <w:pPr>
        <w:pStyle w:val="EnglishHangNoCoptic"/>
      </w:pPr>
      <w:r>
        <w:t>13 And I said, “So, I kept my heart righteous,</w:t>
      </w:r>
    </w:p>
    <w:p w14:paraId="08A82763" w14:textId="77777777" w:rsidR="00704CAA" w:rsidRPr="00AB1781" w:rsidRDefault="00704CAA" w:rsidP="00704CAA">
      <w:pPr>
        <w:pStyle w:val="EnglishHangEndNoCoptic"/>
      </w:pPr>
      <w:r w:rsidRPr="00AB1781">
        <w:tab/>
        <w:t>and w</w:t>
      </w:r>
      <w:r>
        <w:t>ash my hands in innocence in vain,</w:t>
      </w:r>
    </w:p>
    <w:p w14:paraId="35FBAB73" w14:textId="77777777" w:rsidR="00704CAA" w:rsidRPr="00AB1781" w:rsidRDefault="00704CAA" w:rsidP="00704CAA">
      <w:pPr>
        <w:pStyle w:val="EnglishHangNoCoptic"/>
      </w:pPr>
      <w:r w:rsidRPr="00AB1781">
        <w:t>14 only to be scourged all day long</w:t>
      </w:r>
    </w:p>
    <w:p w14:paraId="12ED343F" w14:textId="77777777" w:rsidR="00704CAA" w:rsidRPr="00AB1781" w:rsidRDefault="00704CAA" w:rsidP="00704CAA">
      <w:pPr>
        <w:pStyle w:val="EnglishHangEndNoCoptic"/>
      </w:pPr>
      <w:r>
        <w:tab/>
        <w:t>and rebuked until the morning!”</w:t>
      </w:r>
    </w:p>
    <w:p w14:paraId="30FA03B8" w14:textId="77777777" w:rsidR="00704CAA" w:rsidRPr="00AB1781" w:rsidRDefault="00704CAA" w:rsidP="00704CAA">
      <w:pPr>
        <w:pStyle w:val="EnglishHangNoCoptic"/>
      </w:pPr>
      <w:r>
        <w:t>15 Had I said, “I will speak in this way,”</w:t>
      </w:r>
    </w:p>
    <w:p w14:paraId="026D717B" w14:textId="77777777" w:rsidR="00704CAA" w:rsidRPr="00AB1781" w:rsidRDefault="00704CAA" w:rsidP="00704CAA">
      <w:pPr>
        <w:pStyle w:val="EnglishHangEndNoCoptic"/>
      </w:pPr>
      <w:r w:rsidRPr="00AB1781">
        <w:tab/>
      </w:r>
      <w:r>
        <w:t>Look, I would</w:t>
      </w:r>
      <w:r w:rsidRPr="00AB1781">
        <w:t xml:space="preserve"> have betrayed the family of </w:t>
      </w:r>
      <w:r>
        <w:t>Your</w:t>
      </w:r>
      <w:r w:rsidRPr="00AB1781">
        <w:t xml:space="preserve"> </w:t>
      </w:r>
      <w:r>
        <w:t>sons</w:t>
      </w:r>
      <w:r w:rsidRPr="00AB1781">
        <w:t>.</w:t>
      </w:r>
    </w:p>
    <w:p w14:paraId="3BA721AC" w14:textId="77777777" w:rsidR="00704CAA" w:rsidRPr="00AB1781" w:rsidRDefault="00704CAA" w:rsidP="00704CAA">
      <w:pPr>
        <w:pStyle w:val="EnglishHangNoCoptic"/>
      </w:pPr>
      <w:r w:rsidRPr="00AB1781">
        <w:t xml:space="preserve">16 So I tried to understand </w:t>
      </w:r>
      <w:r>
        <w:t>this</w:t>
      </w:r>
      <w:r w:rsidRPr="00AB1781">
        <w:t>,</w:t>
      </w:r>
    </w:p>
    <w:p w14:paraId="15C3A0DA" w14:textId="77777777" w:rsidR="00704CAA" w:rsidRPr="00AB1781" w:rsidRDefault="00704CAA" w:rsidP="00704CAA">
      <w:pPr>
        <w:pStyle w:val="EnglishHangEndNoCoptic"/>
      </w:pPr>
      <w:r w:rsidRPr="00AB1781">
        <w:tab/>
        <w:t xml:space="preserve">but it </w:t>
      </w:r>
      <w:r>
        <w:t>was</w:t>
      </w:r>
      <w:r w:rsidRPr="00AB1781">
        <w:t xml:space="preserve"> </w:t>
      </w:r>
      <w:r>
        <w:t>difficult in my sight</w:t>
      </w:r>
      <w:r w:rsidRPr="00AB1781">
        <w:t>,</w:t>
      </w:r>
    </w:p>
    <w:p w14:paraId="0CFE7BC1" w14:textId="77777777" w:rsidR="00704CAA" w:rsidRPr="00AB1781" w:rsidRDefault="00704CAA" w:rsidP="00704CAA">
      <w:pPr>
        <w:pStyle w:val="EnglishHangNoCoptic"/>
      </w:pPr>
      <w:r w:rsidRPr="00AB1781">
        <w:t xml:space="preserve">17 </w:t>
      </w:r>
      <w:r>
        <w:t>until I entered God’s sanctuary,</w:t>
      </w:r>
    </w:p>
    <w:p w14:paraId="19DE4334" w14:textId="77777777" w:rsidR="00704CAA" w:rsidRPr="00AB1781" w:rsidRDefault="00704CAA" w:rsidP="00704CAA">
      <w:pPr>
        <w:pStyle w:val="EnglishHangEndNoCoptic"/>
      </w:pPr>
      <w:r w:rsidRPr="00AB1781">
        <w:tab/>
      </w:r>
      <w:r>
        <w:t>and understood their end</w:t>
      </w:r>
      <w:r w:rsidRPr="00AB1781">
        <w:t>.</w:t>
      </w:r>
    </w:p>
    <w:p w14:paraId="7EC4DC2E" w14:textId="77777777" w:rsidR="00704CAA" w:rsidRPr="00AB1781" w:rsidRDefault="00704CAA" w:rsidP="00704CAA">
      <w:pPr>
        <w:pStyle w:val="EnglishHangNoCoptic"/>
      </w:pPr>
      <w:r w:rsidRPr="00AB1781">
        <w:t xml:space="preserve">18 </w:t>
      </w:r>
      <w:r>
        <w:t>On account of their deciets,</w:t>
      </w:r>
    </w:p>
    <w:p w14:paraId="613FDD0D" w14:textId="77777777" w:rsidR="00704CAA" w:rsidRPr="00AB1781" w:rsidRDefault="00704CAA" w:rsidP="00704CAA">
      <w:pPr>
        <w:pStyle w:val="EnglishHangNoCoptic"/>
      </w:pPr>
      <w:r w:rsidRPr="00AB1781">
        <w:tab/>
      </w:r>
      <w:r>
        <w:t>You</w:t>
      </w:r>
      <w:r w:rsidRPr="00AB1781">
        <w:t xml:space="preserve"> </w:t>
      </w:r>
      <w:r>
        <w:t>set an obstacle for them;</w:t>
      </w:r>
    </w:p>
    <w:p w14:paraId="6A101DCD" w14:textId="77777777" w:rsidR="00704CAA" w:rsidRPr="00AB1781" w:rsidRDefault="00704CAA" w:rsidP="00704CAA">
      <w:pPr>
        <w:pStyle w:val="EnglishHangEndNoCoptic"/>
      </w:pPr>
      <w:r w:rsidRPr="00AB1781">
        <w:tab/>
      </w:r>
      <w:r>
        <w:t>You</w:t>
      </w:r>
      <w:r w:rsidRPr="00AB1781">
        <w:t xml:space="preserve"> </w:t>
      </w:r>
      <w:r>
        <w:t>cast</w:t>
      </w:r>
      <w:r w:rsidRPr="00AB1781">
        <w:t xml:space="preserve"> them down </w:t>
      </w:r>
      <w:r>
        <w:t>in</w:t>
      </w:r>
      <w:r w:rsidRPr="00AB1781">
        <w:t xml:space="preserve"> their exaltation.</w:t>
      </w:r>
    </w:p>
    <w:p w14:paraId="075438C3" w14:textId="77777777" w:rsidR="00704CAA" w:rsidRPr="00AB1781" w:rsidRDefault="00704CAA" w:rsidP="00704CAA">
      <w:pPr>
        <w:pStyle w:val="EnglishHangNoCoptic"/>
      </w:pPr>
      <w:r w:rsidRPr="00AB1781">
        <w:t xml:space="preserve">19 How suddenly they </w:t>
      </w:r>
      <w:r>
        <w:t>came into desolation</w:t>
      </w:r>
      <w:r w:rsidRPr="00AB1781">
        <w:t>!</w:t>
      </w:r>
      <w:r w:rsidRPr="00AB1781">
        <w:rPr>
          <w:rStyle w:val="FootnoteReference"/>
        </w:rPr>
        <w:footnoteReference w:id="397"/>
      </w:r>
    </w:p>
    <w:p w14:paraId="45124AE9" w14:textId="77777777" w:rsidR="00704CAA" w:rsidRPr="00AB1781" w:rsidRDefault="00704CAA" w:rsidP="00704CAA">
      <w:pPr>
        <w:pStyle w:val="EnglishHangEndNoCoptic"/>
      </w:pPr>
      <w:r w:rsidRPr="00AB1781">
        <w:tab/>
        <w:t xml:space="preserve">They </w:t>
      </w:r>
      <w:r>
        <w:t>ceased to be</w:t>
      </w:r>
      <w:r w:rsidRPr="00AB1781">
        <w:t xml:space="preserve">, </w:t>
      </w:r>
      <w:r>
        <w:t xml:space="preserve">they </w:t>
      </w:r>
      <w:r w:rsidRPr="00AB1781">
        <w:t xml:space="preserve">perish in their </w:t>
      </w:r>
      <w:r>
        <w:t>lawlessness</w:t>
      </w:r>
      <w:r w:rsidRPr="00AB1781">
        <w:t>.</w:t>
      </w:r>
    </w:p>
    <w:p w14:paraId="69D09DB7" w14:textId="77777777" w:rsidR="00704CAA" w:rsidRPr="00AB1781" w:rsidRDefault="00704CAA" w:rsidP="00704CAA">
      <w:pPr>
        <w:pStyle w:val="EnglishHangNoCoptic"/>
      </w:pPr>
      <w:r w:rsidRPr="00AB1781">
        <w:t>20</w:t>
      </w:r>
      <w:r>
        <w:t xml:space="preserve"> You will despise their phantoms in Your city,</w:t>
      </w:r>
      <w:r w:rsidRPr="00AB1781">
        <w:t xml:space="preserve"> O Lord,</w:t>
      </w:r>
    </w:p>
    <w:p w14:paraId="033F63DB" w14:textId="77777777" w:rsidR="00704CAA" w:rsidRPr="00AB1781" w:rsidRDefault="00704CAA" w:rsidP="00704CAA">
      <w:pPr>
        <w:pStyle w:val="EnglishHangEndNoCoptic"/>
      </w:pPr>
      <w:r w:rsidRPr="00AB1781">
        <w:tab/>
        <w:t>Like a dream when one awakes.</w:t>
      </w:r>
    </w:p>
    <w:p w14:paraId="31E66B07" w14:textId="77777777" w:rsidR="00704CAA" w:rsidRPr="00AB1781" w:rsidRDefault="00704CAA" w:rsidP="00704CAA">
      <w:pPr>
        <w:pStyle w:val="EnglishHangNoCoptic"/>
      </w:pPr>
      <w:r w:rsidRPr="00AB1781">
        <w:t xml:space="preserve">21 </w:t>
      </w:r>
      <w:r>
        <w:t>For</w:t>
      </w:r>
      <w:r w:rsidRPr="00AB1781">
        <w:t xml:space="preserve"> when my heart was </w:t>
      </w:r>
      <w:r>
        <w:t>kindled,</w:t>
      </w:r>
    </w:p>
    <w:p w14:paraId="6FA4B44C" w14:textId="77777777" w:rsidR="00704CAA" w:rsidRPr="00AB1781" w:rsidRDefault="00704CAA" w:rsidP="00704CAA">
      <w:pPr>
        <w:pStyle w:val="EnglishHangEndNoCoptic"/>
      </w:pPr>
      <w:r w:rsidRPr="00AB1781">
        <w:tab/>
        <w:t xml:space="preserve">and my thoughts </w:t>
      </w:r>
      <w:r>
        <w:t>were changed,</w:t>
      </w:r>
    </w:p>
    <w:p w14:paraId="1CA5C6C4" w14:textId="77777777" w:rsidR="00704CAA" w:rsidRPr="00AB1781" w:rsidRDefault="00704CAA" w:rsidP="00704CAA">
      <w:pPr>
        <w:pStyle w:val="EnglishHangNoCoptic"/>
      </w:pPr>
      <w:r w:rsidRPr="00AB1781">
        <w:t xml:space="preserve">22 </w:t>
      </w:r>
      <w:r>
        <w:t xml:space="preserve">and </w:t>
      </w:r>
      <w:r w:rsidRPr="00AB1781">
        <w:t xml:space="preserve">I was </w:t>
      </w:r>
      <w:r>
        <w:t>contemptible without knowing it,</w:t>
      </w:r>
    </w:p>
    <w:p w14:paraId="1EC70A1F" w14:textId="77777777" w:rsidR="00704CAA" w:rsidRPr="00AB1781" w:rsidRDefault="00704CAA" w:rsidP="00704CAA">
      <w:pPr>
        <w:pStyle w:val="EnglishHangEndNoCoptic"/>
      </w:pPr>
      <w:r w:rsidRPr="00AB1781">
        <w:tab/>
        <w:t xml:space="preserve">I was like a beast before </w:t>
      </w:r>
      <w:r>
        <w:t>You</w:t>
      </w:r>
      <w:r w:rsidRPr="00AB1781">
        <w:t>.</w:t>
      </w:r>
    </w:p>
    <w:p w14:paraId="54DC1496" w14:textId="77777777" w:rsidR="00704CAA" w:rsidRPr="00AB1781" w:rsidRDefault="00704CAA" w:rsidP="00704CAA">
      <w:pPr>
        <w:pStyle w:val="EnglishHangNoCoptic"/>
      </w:pPr>
      <w:r w:rsidRPr="00AB1781">
        <w:t xml:space="preserve">23 Yet I am continually with </w:t>
      </w:r>
      <w:r>
        <w:t>You</w:t>
      </w:r>
      <w:r w:rsidRPr="00AB1781">
        <w:t>;</w:t>
      </w:r>
    </w:p>
    <w:p w14:paraId="1A0EA9B8" w14:textId="77777777" w:rsidR="00704CAA" w:rsidRPr="00CA0029" w:rsidRDefault="00704CAA" w:rsidP="00704CAA">
      <w:pPr>
        <w:pStyle w:val="EnglishHangEndNoCoptic"/>
      </w:pPr>
      <w:r w:rsidRPr="00AB1781">
        <w:tab/>
      </w:r>
      <w:r>
        <w:t>You</w:t>
      </w:r>
      <w:r w:rsidRPr="00AB1781">
        <w:t xml:space="preserve"> </w:t>
      </w:r>
      <w:r>
        <w:t>seized</w:t>
      </w:r>
      <w:r w:rsidRPr="00AB1781">
        <w:t xml:space="preserve"> my right hand.</w:t>
      </w:r>
    </w:p>
    <w:p w14:paraId="3F91A88C" w14:textId="77777777" w:rsidR="00704CAA" w:rsidRPr="00AB1781" w:rsidRDefault="00704CAA" w:rsidP="00704CAA">
      <w:pPr>
        <w:pStyle w:val="EnglishHangNoCoptic"/>
      </w:pPr>
      <w:r w:rsidRPr="00AB1781">
        <w:t xml:space="preserve">24 </w:t>
      </w:r>
      <w:r>
        <w:t>You</w:t>
      </w:r>
      <w:r w:rsidRPr="00AB1781">
        <w:t xml:space="preserve"> </w:t>
      </w:r>
      <w:r>
        <w:t>guided</w:t>
      </w:r>
      <w:r w:rsidRPr="00AB1781">
        <w:t xml:space="preserve"> me </w:t>
      </w:r>
      <w:r>
        <w:t>with Your counsel</w:t>
      </w:r>
      <w:r w:rsidRPr="00AB1781">
        <w:t>,</w:t>
      </w:r>
    </w:p>
    <w:p w14:paraId="51FBDF3F" w14:textId="77777777" w:rsidR="00704CAA" w:rsidRPr="00AB1781" w:rsidRDefault="00704CAA" w:rsidP="00704CAA">
      <w:pPr>
        <w:pStyle w:val="EnglishHangEndNoCoptic"/>
      </w:pPr>
      <w:r w:rsidRPr="00AB1781">
        <w:tab/>
        <w:t xml:space="preserve">and </w:t>
      </w:r>
      <w:r>
        <w:t>received</w:t>
      </w:r>
      <w:r w:rsidRPr="00AB1781">
        <w:t xml:space="preserve"> me with glory.</w:t>
      </w:r>
    </w:p>
    <w:p w14:paraId="46B04C4D" w14:textId="77777777" w:rsidR="00704CAA" w:rsidRPr="00AB1781" w:rsidRDefault="00704CAA" w:rsidP="00704CAA">
      <w:pPr>
        <w:pStyle w:val="EnglishHangNoCoptic"/>
      </w:pPr>
      <w:r w:rsidRPr="00AB1781">
        <w:t>25 For what is there in heaven for me,</w:t>
      </w:r>
    </w:p>
    <w:p w14:paraId="746C0CB2" w14:textId="77777777" w:rsidR="00704CAA" w:rsidRPr="00AB1781" w:rsidRDefault="00704CAA" w:rsidP="00704CAA">
      <w:pPr>
        <w:pStyle w:val="EnglishHangEndNoCoptic"/>
      </w:pPr>
      <w:r w:rsidRPr="00AB1781">
        <w:tab/>
        <w:t xml:space="preserve">and what do I want on earth but </w:t>
      </w:r>
      <w:r>
        <w:t>You</w:t>
      </w:r>
      <w:r w:rsidRPr="00AB1781">
        <w:t>?</w:t>
      </w:r>
    </w:p>
    <w:p w14:paraId="703009FD" w14:textId="77777777" w:rsidR="00704CAA" w:rsidRPr="00AB1781" w:rsidRDefault="00704CAA" w:rsidP="00704CAA">
      <w:pPr>
        <w:pStyle w:val="EnglishHangNoCoptic"/>
      </w:pPr>
      <w:r w:rsidRPr="00AB1781">
        <w:lastRenderedPageBreak/>
        <w:t>26 My heart and my flesh fail</w:t>
      </w:r>
      <w:r>
        <w:t>ed</w:t>
      </w:r>
      <w:r w:rsidRPr="00AB1781">
        <w:t>;</w:t>
      </w:r>
    </w:p>
    <w:p w14:paraId="7DFC1C87" w14:textId="77777777" w:rsidR="00704CAA" w:rsidRPr="00AB1781" w:rsidRDefault="00704CAA" w:rsidP="00704CAA">
      <w:pPr>
        <w:pStyle w:val="EnglishHangNoCoptic"/>
      </w:pPr>
      <w:r w:rsidRPr="00AB1781">
        <w:tab/>
      </w:r>
      <w:r>
        <w:t>God is</w:t>
      </w:r>
      <w:r w:rsidRPr="00AB1781">
        <w:t xml:space="preserve"> the God of my heart</w:t>
      </w:r>
    </w:p>
    <w:p w14:paraId="4BDF5D5B" w14:textId="77777777" w:rsidR="00704CAA" w:rsidRPr="00AB1781" w:rsidRDefault="00704CAA" w:rsidP="00704CAA">
      <w:pPr>
        <w:pStyle w:val="EnglishHangEndNoCoptic"/>
      </w:pPr>
      <w:r>
        <w:tab/>
        <w:t>and my portion forever,</w:t>
      </w:r>
      <w:r w:rsidRPr="00AB1781">
        <w:rPr>
          <w:rStyle w:val="FootnoteReference"/>
        </w:rPr>
        <w:footnoteReference w:id="398"/>
      </w:r>
    </w:p>
    <w:p w14:paraId="530D3EB4" w14:textId="77777777" w:rsidR="00704CAA" w:rsidRPr="00AB1781" w:rsidRDefault="00704CAA" w:rsidP="00704CAA">
      <w:pPr>
        <w:pStyle w:val="EnglishHangNoCoptic"/>
      </w:pPr>
      <w:r w:rsidRPr="00AB1781">
        <w:t xml:space="preserve">27 </w:t>
      </w:r>
      <w:r>
        <w:t>for see, t</w:t>
      </w:r>
      <w:r w:rsidRPr="00AB1781">
        <w:t xml:space="preserve">hose who </w:t>
      </w:r>
      <w:r>
        <w:t xml:space="preserve">distance </w:t>
      </w:r>
      <w:r w:rsidRPr="00AB1781">
        <w:t xml:space="preserve">themselves from </w:t>
      </w:r>
      <w:r>
        <w:t>You</w:t>
      </w:r>
      <w:r w:rsidRPr="00AB1781">
        <w:t xml:space="preserve"> will perish;</w:t>
      </w:r>
    </w:p>
    <w:p w14:paraId="3E2B66A4" w14:textId="77777777" w:rsidR="00704CAA" w:rsidRPr="00AB1781" w:rsidRDefault="00704CAA" w:rsidP="00704CAA">
      <w:pPr>
        <w:pStyle w:val="EnglishHangEndNoCoptic"/>
      </w:pPr>
      <w:r w:rsidRPr="00AB1781">
        <w:tab/>
      </w:r>
      <w:r>
        <w:t>You</w:t>
      </w:r>
      <w:r w:rsidRPr="00AB1781">
        <w:t xml:space="preserve"> </w:t>
      </w:r>
      <w:r>
        <w:t>destroy</w:t>
      </w:r>
      <w:r w:rsidRPr="00AB1781">
        <w:t xml:space="preserve"> all who are unfaithful to </w:t>
      </w:r>
      <w:r>
        <w:t>You</w:t>
      </w:r>
      <w:r w:rsidRPr="00AB1781">
        <w:t>.</w:t>
      </w:r>
      <w:r w:rsidRPr="00AB1781">
        <w:rPr>
          <w:rStyle w:val="FootnoteReference"/>
        </w:rPr>
        <w:footnoteReference w:id="399"/>
      </w:r>
    </w:p>
    <w:p w14:paraId="220D86F5" w14:textId="77777777" w:rsidR="00704CAA" w:rsidRPr="00AB1781" w:rsidRDefault="00704CAA" w:rsidP="00704CAA">
      <w:pPr>
        <w:pStyle w:val="EnglishHangNoCoptic"/>
      </w:pPr>
      <w:r w:rsidRPr="00AB1781">
        <w:t>28 But</w:t>
      </w:r>
      <w:r>
        <w:t xml:space="preserve"> for me,</w:t>
      </w:r>
      <w:r w:rsidRPr="00AB1781">
        <w:t xml:space="preserve"> </w:t>
      </w:r>
      <w:r>
        <w:t>it is good to</w:t>
      </w:r>
      <w:r w:rsidRPr="00AB1781">
        <w:t xml:space="preserve"> cling to God,</w:t>
      </w:r>
      <w:r w:rsidRPr="00AB1781">
        <w:rPr>
          <w:rStyle w:val="FootnoteReference"/>
        </w:rPr>
        <w:footnoteReference w:id="400"/>
      </w:r>
    </w:p>
    <w:p w14:paraId="7BFF35A0" w14:textId="77777777" w:rsidR="00704CAA" w:rsidRPr="00AB1781" w:rsidRDefault="00704CAA" w:rsidP="00704CAA">
      <w:pPr>
        <w:pStyle w:val="EnglishHangNoCoptic"/>
      </w:pPr>
      <w:r>
        <w:tab/>
        <w:t>to put my hope</w:t>
      </w:r>
      <w:r w:rsidRPr="00AB1781">
        <w:t xml:space="preserve"> in the Lord,</w:t>
      </w:r>
    </w:p>
    <w:p w14:paraId="08B9260D" w14:textId="77777777" w:rsidR="00704CAA" w:rsidRPr="00AB1781" w:rsidRDefault="00704CAA" w:rsidP="00704CAA">
      <w:pPr>
        <w:pStyle w:val="EnglishHangNoCoptic"/>
      </w:pPr>
      <w:r w:rsidRPr="00AB1781">
        <w:tab/>
        <w:t xml:space="preserve">that I may declare all </w:t>
      </w:r>
      <w:r>
        <w:t>Your</w:t>
      </w:r>
      <w:r w:rsidRPr="00AB1781">
        <w:t xml:space="preserve"> praises</w:t>
      </w:r>
    </w:p>
    <w:p w14:paraId="41F57BFE" w14:textId="77777777" w:rsidR="00704CAA" w:rsidRPr="00CA0029" w:rsidRDefault="00704CAA" w:rsidP="00704CAA">
      <w:pPr>
        <w:pStyle w:val="EnglishHangEndNoCoptic"/>
      </w:pPr>
      <w:r w:rsidRPr="00AB1781">
        <w:tab/>
        <w:t>in the gates of the daughter of Zion.</w:t>
      </w:r>
      <w:r w:rsidRPr="00AB1781">
        <w:rPr>
          <w:rStyle w:val="FootnoteReference"/>
        </w:rPr>
        <w:footnoteReference w:id="401"/>
      </w:r>
    </w:p>
    <w:p w14:paraId="01A28CC1" w14:textId="77777777" w:rsidR="00704CAA" w:rsidRPr="00CA0029" w:rsidRDefault="00704CAA" w:rsidP="00704CAA">
      <w:pPr>
        <w:pStyle w:val="Heading4"/>
      </w:pPr>
      <w:r>
        <w:t>Psalm</w:t>
      </w:r>
      <w:r w:rsidRPr="00AB1781">
        <w:t xml:space="preserve"> 73</w:t>
      </w:r>
      <w:r>
        <w:t>: “Why, O God, have You utterly rejected us”</w:t>
      </w:r>
    </w:p>
    <w:p w14:paraId="53FE748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Destruction of the Temple: </w:t>
      </w:r>
      <w:r>
        <w:rPr>
          <w:rFonts w:ascii="Book Antiqua" w:hAnsi="Book Antiqua" w:cs="Lucida Grande"/>
          <w:b/>
          <w:bCs/>
        </w:rPr>
        <w:t>You</w:t>
      </w:r>
      <w:r w:rsidRPr="00AB1781">
        <w:rPr>
          <w:rFonts w:ascii="Book Antiqua" w:hAnsi="Book Antiqua" w:cs="Lucida Grande"/>
          <w:b/>
          <w:bCs/>
        </w:rPr>
        <w:t xml:space="preserve"> </w:t>
      </w:r>
      <w:r>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402"/>
      </w:r>
    </w:p>
    <w:p w14:paraId="63C9EDAF" w14:textId="77777777" w:rsidR="00704CAA" w:rsidRPr="00AB1781" w:rsidRDefault="00704CAA" w:rsidP="00704CAA">
      <w:pPr>
        <w:pStyle w:val="Rubric"/>
      </w:pPr>
      <w:r w:rsidRPr="00AB1781">
        <w:t>1 (Of Contemplation, By Asaph)</w:t>
      </w:r>
    </w:p>
    <w:p w14:paraId="54B03B2C" w14:textId="77777777" w:rsidR="00704CAA" w:rsidRPr="00AB1781" w:rsidRDefault="00704CAA" w:rsidP="00704CAA">
      <w:pPr>
        <w:pStyle w:val="EnglishHangNoCoptic"/>
      </w:pPr>
      <w:r w:rsidRPr="00AB1781">
        <w:t xml:space="preserve">Why, O God, </w:t>
      </w:r>
      <w:r>
        <w:t>have</w:t>
      </w:r>
      <w:r w:rsidRPr="00AB1781">
        <w:t xml:space="preserve"> </w:t>
      </w:r>
      <w:r>
        <w:t>You</w:t>
      </w:r>
      <w:r w:rsidRPr="00AB1781">
        <w:t xml:space="preserve"> utterly reject</w:t>
      </w:r>
      <w:r>
        <w:t>ed</w:t>
      </w:r>
      <w:r w:rsidRPr="00AB1781">
        <w:t xml:space="preserve"> us?</w:t>
      </w:r>
    </w:p>
    <w:p w14:paraId="07DAF6B5" w14:textId="77777777" w:rsidR="00704CAA" w:rsidRPr="00AB1781" w:rsidRDefault="00704CAA" w:rsidP="00704CAA">
      <w:pPr>
        <w:pStyle w:val="EnglishHangEndNoCoptic"/>
      </w:pPr>
      <w:r w:rsidRPr="00AB1781">
        <w:tab/>
        <w:t xml:space="preserve">Why </w:t>
      </w:r>
      <w:r>
        <w:t>has Your</w:t>
      </w:r>
      <w:r w:rsidRPr="00AB1781">
        <w:t xml:space="preserve"> anger </w:t>
      </w:r>
      <w:r>
        <w:t>raged agasint</w:t>
      </w:r>
      <w:r w:rsidRPr="00AB1781">
        <w:t xml:space="preserve"> the sheep of </w:t>
      </w:r>
      <w:r>
        <w:t>Your</w:t>
      </w:r>
      <w:r w:rsidRPr="00AB1781">
        <w:t xml:space="preserve"> pasture?</w:t>
      </w:r>
    </w:p>
    <w:p w14:paraId="76372A8F" w14:textId="77777777" w:rsidR="00704CAA" w:rsidRPr="00AB1781" w:rsidRDefault="00704CAA" w:rsidP="00704CAA">
      <w:pPr>
        <w:pStyle w:val="EnglishHangNoCoptic"/>
      </w:pPr>
      <w:r w:rsidRPr="00AB1781">
        <w:t xml:space="preserve">2 Remember </w:t>
      </w:r>
      <w:r>
        <w:t>Your</w:t>
      </w:r>
      <w:r w:rsidRPr="00AB1781">
        <w:t xml:space="preserve"> </w:t>
      </w:r>
      <w:r>
        <w:t>congregation</w:t>
      </w:r>
      <w:r w:rsidRPr="00AB1781">
        <w:rPr>
          <w:rStyle w:val="FootnoteReference"/>
        </w:rPr>
        <w:footnoteReference w:id="403"/>
      </w:r>
    </w:p>
    <w:p w14:paraId="3D68A19E"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acquired of old,</w:t>
      </w:r>
    </w:p>
    <w:p w14:paraId="720CF300" w14:textId="77777777" w:rsidR="00704CAA" w:rsidRPr="00AB1781" w:rsidRDefault="00704CAA" w:rsidP="00704CAA">
      <w:pPr>
        <w:pStyle w:val="EnglishHangNoCoptic"/>
      </w:pPr>
      <w:r w:rsidRPr="00AB1781">
        <w:tab/>
        <w:t xml:space="preserve">the sceptre of </w:t>
      </w:r>
      <w:r>
        <w:t>Your</w:t>
      </w:r>
      <w:r w:rsidRPr="00AB1781">
        <w:t xml:space="preserve"> inheritance</w:t>
      </w:r>
      <w:r>
        <w:t>,</w:t>
      </w:r>
    </w:p>
    <w:p w14:paraId="75D34793" w14:textId="77777777" w:rsidR="00704CAA" w:rsidRPr="00AB1781" w:rsidRDefault="00704CAA" w:rsidP="00704CAA">
      <w:pPr>
        <w:pStyle w:val="EnglishHangNoCoptic"/>
      </w:pPr>
      <w:r w:rsidRPr="00AB1781">
        <w:tab/>
        <w:t xml:space="preserve">which </w:t>
      </w:r>
      <w:r>
        <w:t>You</w:t>
      </w:r>
      <w:r w:rsidRPr="00AB1781">
        <w:t xml:space="preserve"> </w:t>
      </w:r>
      <w:r>
        <w:t>have</w:t>
      </w:r>
      <w:r w:rsidRPr="00AB1781">
        <w:t xml:space="preserve"> redeemed,</w:t>
      </w:r>
    </w:p>
    <w:p w14:paraId="456DC6EA" w14:textId="77777777" w:rsidR="00704CAA" w:rsidRPr="00AB1781" w:rsidRDefault="00704CAA" w:rsidP="00704CAA">
      <w:pPr>
        <w:pStyle w:val="EnglishHangEndNoCoptic"/>
      </w:pPr>
      <w:r w:rsidRPr="00AB1781">
        <w:tab/>
        <w:t xml:space="preserve">this Mount Zion </w:t>
      </w:r>
      <w:r>
        <w:t>where You dwell</w:t>
      </w:r>
      <w:r w:rsidRPr="00AB1781">
        <w:t>.</w:t>
      </w:r>
    </w:p>
    <w:p w14:paraId="1F74EA3C" w14:textId="77777777" w:rsidR="00704CAA" w:rsidRPr="00AB1781" w:rsidRDefault="00704CAA" w:rsidP="00704CAA">
      <w:pPr>
        <w:pStyle w:val="EnglishHangNoCoptic"/>
      </w:pPr>
      <w:r w:rsidRPr="00AB1781">
        <w:t xml:space="preserve">3 Lift up </w:t>
      </w:r>
      <w:r>
        <w:t>Your</w:t>
      </w:r>
      <w:r w:rsidRPr="00AB1781">
        <w:t xml:space="preserve"> hands against their pride</w:t>
      </w:r>
      <w:r>
        <w:t xml:space="preserve"> till the end</w:t>
      </w:r>
      <w:r w:rsidRPr="00AB1781">
        <w:t>,</w:t>
      </w:r>
    </w:p>
    <w:p w14:paraId="634AB080" w14:textId="77777777" w:rsidR="00704CAA" w:rsidRPr="00AB1781" w:rsidRDefault="00704CAA" w:rsidP="00704CAA">
      <w:pPr>
        <w:pStyle w:val="EnglishHangEndNoCoptic"/>
      </w:pPr>
      <w:r w:rsidRPr="00AB1781">
        <w:tab/>
        <w:t xml:space="preserve">against all the evil the enemy has </w:t>
      </w:r>
      <w:r>
        <w:t>committed</w:t>
      </w:r>
      <w:r w:rsidRPr="00AB1781">
        <w:t xml:space="preserve"> in </w:t>
      </w:r>
      <w:r>
        <w:t>Your</w:t>
      </w:r>
      <w:r w:rsidRPr="00AB1781">
        <w:t xml:space="preserve"> sanctuary</w:t>
      </w:r>
      <w:r>
        <w:rPr>
          <w:rStyle w:val="FootnoteReference"/>
        </w:rPr>
        <w:footnoteReference w:id="404"/>
      </w:r>
      <w:r w:rsidRPr="00AB1781">
        <w:t>.</w:t>
      </w:r>
    </w:p>
    <w:p w14:paraId="4361FAE3" w14:textId="77777777" w:rsidR="00704CAA" w:rsidRPr="00AB1781" w:rsidRDefault="00704CAA" w:rsidP="00704CAA">
      <w:pPr>
        <w:pStyle w:val="EnglishHangNoCoptic"/>
      </w:pPr>
      <w:r w:rsidRPr="00AB1781">
        <w:t xml:space="preserve">4 Those who hate </w:t>
      </w:r>
      <w:r>
        <w:t>You</w:t>
      </w:r>
      <w:r w:rsidRPr="00AB1781">
        <w:t xml:space="preserve"> boast</w:t>
      </w:r>
    </w:p>
    <w:p w14:paraId="20E2AEE2" w14:textId="77777777" w:rsidR="00704CAA" w:rsidRPr="00AB1781" w:rsidRDefault="00704CAA" w:rsidP="00704CAA">
      <w:pPr>
        <w:pStyle w:val="EnglishHangNoCoptic"/>
      </w:pPr>
      <w:r w:rsidRPr="00AB1781">
        <w:tab/>
        <w:t xml:space="preserve">in the midst of </w:t>
      </w:r>
      <w:r>
        <w:t>Your</w:t>
      </w:r>
      <w:r w:rsidRPr="00AB1781">
        <w:t xml:space="preserve"> </w:t>
      </w:r>
      <w:r>
        <w:t>feast</w:t>
      </w:r>
      <w:r w:rsidRPr="00AB1781">
        <w:t>;</w:t>
      </w:r>
    </w:p>
    <w:p w14:paraId="335BD477" w14:textId="77777777" w:rsidR="00704CAA" w:rsidRPr="00CA0029" w:rsidRDefault="00704CAA" w:rsidP="00704CAA">
      <w:pPr>
        <w:pStyle w:val="EnglishHangEndNoCoptic"/>
      </w:pPr>
      <w:r w:rsidRPr="00AB1781">
        <w:tab/>
        <w:t>they set up their own standards</w:t>
      </w:r>
      <w:r>
        <w:rPr>
          <w:rStyle w:val="FootnoteReference"/>
        </w:rPr>
        <w:footnoteReference w:id="405"/>
      </w:r>
      <w:r>
        <w:t xml:space="preserve"> for signs,</w:t>
      </w:r>
    </w:p>
    <w:p w14:paraId="64F2B431" w14:textId="77777777" w:rsidR="00704CAA" w:rsidRPr="00AB1781" w:rsidRDefault="00704CAA" w:rsidP="00704CAA">
      <w:pPr>
        <w:pStyle w:val="EnglishHangNoCoptic"/>
      </w:pPr>
      <w:r w:rsidRPr="00AB1781">
        <w:lastRenderedPageBreak/>
        <w:t xml:space="preserve">5 </w:t>
      </w:r>
      <w:r>
        <w:t>t</w:t>
      </w:r>
      <w:r w:rsidRPr="00AB1781">
        <w:t xml:space="preserve">he signs pointing to the </w:t>
      </w:r>
      <w:r>
        <w:t>upper entrance</w:t>
      </w:r>
    </w:p>
    <w:p w14:paraId="4DF7A945" w14:textId="77777777" w:rsidR="00704CAA" w:rsidRPr="00AB1781" w:rsidRDefault="00704CAA" w:rsidP="00704CAA">
      <w:pPr>
        <w:pStyle w:val="EnglishHangEndNoCoptic"/>
      </w:pPr>
      <w:r w:rsidRPr="00AB1781">
        <w:tab/>
        <w:t>they do not know.</w:t>
      </w:r>
    </w:p>
    <w:p w14:paraId="3125A45E" w14:textId="77777777" w:rsidR="00704CAA" w:rsidRPr="00AB1781" w:rsidRDefault="00704CAA" w:rsidP="00704CAA">
      <w:pPr>
        <w:pStyle w:val="EnglishHangNoCoptic"/>
      </w:pPr>
      <w:r w:rsidRPr="00AB1781">
        <w:t xml:space="preserve">6 As if </w:t>
      </w:r>
      <w:r>
        <w:t>in</w:t>
      </w:r>
      <w:r w:rsidRPr="00AB1781">
        <w:t xml:space="preserve"> a forest of trees with axes,</w:t>
      </w:r>
    </w:p>
    <w:p w14:paraId="0C1F7DFF" w14:textId="77777777" w:rsidR="00704CAA" w:rsidRPr="00AB1781" w:rsidRDefault="00704CAA" w:rsidP="00704CAA">
      <w:pPr>
        <w:pStyle w:val="EnglishHangNoCoptic"/>
      </w:pPr>
      <w:r w:rsidRPr="00AB1781">
        <w:tab/>
        <w:t xml:space="preserve">they cut </w:t>
      </w:r>
      <w:r>
        <w:t>down the doors of the T</w:t>
      </w:r>
      <w:r w:rsidRPr="00AB1781">
        <w:t>emple;</w:t>
      </w:r>
    </w:p>
    <w:p w14:paraId="2F315CEE" w14:textId="77777777" w:rsidR="00704CAA" w:rsidRPr="00AB1781" w:rsidRDefault="00704CAA" w:rsidP="00704CAA">
      <w:pPr>
        <w:pStyle w:val="EnglishHangNoCoptic"/>
      </w:pPr>
      <w:r w:rsidRPr="00AB1781">
        <w:tab/>
      </w:r>
      <w:r>
        <w:t>they hacked it down</w:t>
      </w:r>
    </w:p>
    <w:p w14:paraId="13C6E045" w14:textId="77777777" w:rsidR="00704CAA" w:rsidRPr="00AB1781" w:rsidRDefault="00704CAA" w:rsidP="00704CAA">
      <w:pPr>
        <w:pStyle w:val="EnglishHangEndNoCoptic"/>
      </w:pPr>
      <w:r w:rsidRPr="00AB1781">
        <w:tab/>
      </w:r>
      <w:r>
        <w:t>with axes and hammers</w:t>
      </w:r>
      <w:r w:rsidRPr="00AB1781">
        <w:t>.</w:t>
      </w:r>
    </w:p>
    <w:p w14:paraId="4F966752" w14:textId="77777777" w:rsidR="00704CAA" w:rsidRPr="00AB1781" w:rsidRDefault="00704CAA" w:rsidP="00704CAA">
      <w:pPr>
        <w:pStyle w:val="EnglishHangNoCoptic"/>
      </w:pPr>
      <w:r w:rsidRPr="00AB1781">
        <w:t xml:space="preserve">7 They set fire to </w:t>
      </w:r>
      <w:r>
        <w:t>Your</w:t>
      </w:r>
      <w:r w:rsidRPr="00AB1781">
        <w:t xml:space="preserve"> sanctuary;</w:t>
      </w:r>
    </w:p>
    <w:p w14:paraId="58068DBA" w14:textId="77777777" w:rsidR="00704CAA" w:rsidRPr="00AB1781" w:rsidRDefault="00704CAA" w:rsidP="00704CAA">
      <w:pPr>
        <w:pStyle w:val="EnglishHangEndNoCoptic"/>
      </w:pPr>
      <w:r w:rsidRPr="00AB1781">
        <w:tab/>
        <w:t xml:space="preserve">they </w:t>
      </w:r>
      <w:r>
        <w:t>defiled</w:t>
      </w:r>
      <w:r w:rsidRPr="00AB1781">
        <w:t xml:space="preserve"> the </w:t>
      </w:r>
      <w:r>
        <w:t>tent</w:t>
      </w:r>
      <w:r w:rsidRPr="00AB1781">
        <w:t xml:space="preserve"> of </w:t>
      </w:r>
      <w:r>
        <w:t>Your N</w:t>
      </w:r>
      <w:r w:rsidRPr="00AB1781">
        <w:t>ame</w:t>
      </w:r>
      <w:r w:rsidRPr="00452817">
        <w:t xml:space="preserve"> </w:t>
      </w:r>
      <w:r w:rsidRPr="00AB1781">
        <w:t>to the ground.</w:t>
      </w:r>
    </w:p>
    <w:p w14:paraId="0E7809B7" w14:textId="77777777" w:rsidR="00704CAA" w:rsidRPr="00AB1781" w:rsidRDefault="00704CAA" w:rsidP="00704CAA">
      <w:pPr>
        <w:pStyle w:val="EnglishHangNoCoptic"/>
      </w:pPr>
      <w:r w:rsidRPr="00AB1781">
        <w:t xml:space="preserve">8 The whole </w:t>
      </w:r>
      <w:r>
        <w:t>clan</w:t>
      </w:r>
      <w:r w:rsidRPr="00AB1781">
        <w:t xml:space="preserve"> said</w:t>
      </w:r>
      <w:r>
        <w:t xml:space="preserve"> together</w:t>
      </w:r>
      <w:r w:rsidRPr="00AB1781">
        <w:t xml:space="preserve"> in their hearts</w:t>
      </w:r>
      <w:r>
        <w:t>,</w:t>
      </w:r>
    </w:p>
    <w:p w14:paraId="2E196F99" w14:textId="77777777" w:rsidR="00704CAA" w:rsidRPr="00AB1781" w:rsidRDefault="00704CAA" w:rsidP="00704CAA">
      <w:pPr>
        <w:pStyle w:val="EnglishHangEndNoCoptic"/>
      </w:pPr>
      <w:r>
        <w:tab/>
        <w:t>“</w:t>
      </w:r>
      <w:r w:rsidRPr="00AB1781">
        <w:t xml:space="preserve">Come, let us abolish all the </w:t>
      </w:r>
      <w:r>
        <w:t>festivals of God from the land.”</w:t>
      </w:r>
    </w:p>
    <w:p w14:paraId="20DB0A50" w14:textId="77777777" w:rsidR="00704CAA" w:rsidRPr="00AB1781" w:rsidRDefault="00704CAA" w:rsidP="00704CAA">
      <w:pPr>
        <w:pStyle w:val="EnglishHangNoCoptic"/>
      </w:pPr>
      <w:r w:rsidRPr="00AB1781">
        <w:t>9 We do not see our signs,</w:t>
      </w:r>
      <w:r w:rsidRPr="00AB1781">
        <w:rPr>
          <w:rStyle w:val="FootnoteReference"/>
        </w:rPr>
        <w:footnoteReference w:id="406"/>
      </w:r>
      <w:r w:rsidRPr="00AB1781">
        <w:t xml:space="preserve"> there is no longer a prophet,</w:t>
      </w:r>
    </w:p>
    <w:p w14:paraId="0E276EB7" w14:textId="77777777" w:rsidR="00704CAA" w:rsidRPr="00AB1781" w:rsidRDefault="00704CAA" w:rsidP="00704CAA">
      <w:pPr>
        <w:pStyle w:val="EnglishHangEndNoCoptic"/>
      </w:pPr>
      <w:r w:rsidRPr="00AB1781">
        <w:tab/>
      </w:r>
      <w:r>
        <w:t>and He</w:t>
      </w:r>
      <w:r w:rsidRPr="00AB1781">
        <w:t xml:space="preserve"> will </w:t>
      </w:r>
      <w:r>
        <w:t>no longer he know us</w:t>
      </w:r>
      <w:r w:rsidRPr="00AB1781">
        <w:t>.</w:t>
      </w:r>
    </w:p>
    <w:p w14:paraId="19CF192E" w14:textId="77777777" w:rsidR="00704CAA" w:rsidRPr="00AB1781" w:rsidRDefault="00704CAA" w:rsidP="00704CAA">
      <w:pPr>
        <w:pStyle w:val="EnglishHangNoCoptic"/>
      </w:pPr>
      <w:r w:rsidRPr="00AB1781">
        <w:t xml:space="preserve">10 How long, O God, will the enemy </w:t>
      </w:r>
      <w:r>
        <w:t>reproach</w:t>
      </w:r>
      <w:r w:rsidRPr="00AB1781">
        <w:t xml:space="preserve"> us?</w:t>
      </w:r>
    </w:p>
    <w:p w14:paraId="3905C41E" w14:textId="77777777" w:rsidR="00704CAA" w:rsidRPr="00AB1781" w:rsidRDefault="00704CAA" w:rsidP="00704CAA">
      <w:pPr>
        <w:pStyle w:val="EnglishHangEndNoCoptic"/>
      </w:pPr>
      <w:r w:rsidRPr="00AB1781">
        <w:tab/>
      </w:r>
      <w:r>
        <w:t>Will</w:t>
      </w:r>
      <w:r w:rsidRPr="00AB1781">
        <w:t xml:space="preserve"> the adversary </w:t>
      </w:r>
      <w:r>
        <w:t>provoke</w:t>
      </w:r>
      <w:r w:rsidRPr="00AB1781">
        <w:t xml:space="preserve"> </w:t>
      </w:r>
      <w:r>
        <w:t>Your N</w:t>
      </w:r>
      <w:r w:rsidRPr="00AB1781">
        <w:t xml:space="preserve">ame </w:t>
      </w:r>
      <w:r>
        <w:t>forever</w:t>
      </w:r>
      <w:r w:rsidRPr="00AB1781">
        <w:t>?</w:t>
      </w:r>
    </w:p>
    <w:p w14:paraId="2D417489" w14:textId="77777777" w:rsidR="00704CAA" w:rsidRPr="00AB1781" w:rsidRDefault="00704CAA" w:rsidP="00704CAA">
      <w:pPr>
        <w:pStyle w:val="EnglishHangNoCoptic"/>
      </w:pPr>
      <w:r w:rsidRPr="00AB1781">
        <w:t xml:space="preserve">11 Why </w:t>
      </w:r>
      <w:r>
        <w:t>do</w:t>
      </w:r>
      <w:r w:rsidRPr="00AB1781">
        <w:t xml:space="preserve"> </w:t>
      </w:r>
      <w:r>
        <w:t>You</w:t>
      </w:r>
      <w:r w:rsidRPr="00AB1781">
        <w:t xml:space="preserve"> </w:t>
      </w:r>
      <w:r>
        <w:t>turn away</w:t>
      </w:r>
      <w:r w:rsidRPr="00AB1781">
        <w:t xml:space="preserve"> </w:t>
      </w:r>
      <w:r>
        <w:t>Your</w:t>
      </w:r>
      <w:r w:rsidRPr="00AB1781">
        <w:t xml:space="preserve"> hand,</w:t>
      </w:r>
    </w:p>
    <w:p w14:paraId="43208A1B" w14:textId="77777777" w:rsidR="00704CAA" w:rsidRPr="00AB1781" w:rsidRDefault="00704CAA" w:rsidP="00704CAA">
      <w:pPr>
        <w:pStyle w:val="EnglishHangEndNoCoptic"/>
      </w:pPr>
      <w:r w:rsidRPr="00AB1781">
        <w:tab/>
      </w:r>
      <w:r>
        <w:t>Your right hand from this midst of your bosom, forever?</w:t>
      </w:r>
    </w:p>
    <w:p w14:paraId="525EFB95" w14:textId="77777777" w:rsidR="00704CAA" w:rsidRPr="00AB1781" w:rsidRDefault="00704CAA" w:rsidP="00704CAA">
      <w:pPr>
        <w:pStyle w:val="EnglishHangNoCoptic"/>
      </w:pPr>
      <w:r w:rsidRPr="00AB1781">
        <w:t>12 Yet God is our eternal King;</w:t>
      </w:r>
    </w:p>
    <w:p w14:paraId="20E671CD" w14:textId="77777777" w:rsidR="00704CAA" w:rsidRPr="00AB1781" w:rsidRDefault="00704CAA" w:rsidP="00704CAA">
      <w:pPr>
        <w:pStyle w:val="EnglishHangEndNoCoptic"/>
      </w:pPr>
      <w:r w:rsidRPr="00AB1781">
        <w:tab/>
        <w:t xml:space="preserve">He has </w:t>
      </w:r>
      <w:r>
        <w:t>worked</w:t>
      </w:r>
      <w:r w:rsidRPr="00AB1781">
        <w:t xml:space="preserve"> salvation in the midst of the earth.</w:t>
      </w:r>
    </w:p>
    <w:p w14:paraId="43A883D0" w14:textId="77777777" w:rsidR="00704CAA" w:rsidRPr="00AB1781" w:rsidRDefault="00704CAA" w:rsidP="00704CAA">
      <w:pPr>
        <w:pStyle w:val="EnglishHangNoCoptic"/>
      </w:pPr>
      <w:r w:rsidRPr="00AB1781">
        <w:t xml:space="preserve">13 </w:t>
      </w:r>
      <w:r>
        <w:t>You</w:t>
      </w:r>
      <w:r w:rsidRPr="00AB1781">
        <w:t xml:space="preserve"> </w:t>
      </w:r>
      <w:r>
        <w:t>strengthened</w:t>
      </w:r>
      <w:r w:rsidRPr="00AB1781">
        <w:t xml:space="preserve"> the sea by </w:t>
      </w:r>
      <w:r>
        <w:t>Your</w:t>
      </w:r>
      <w:r w:rsidRPr="00AB1781">
        <w:t xml:space="preserve"> power;</w:t>
      </w:r>
    </w:p>
    <w:p w14:paraId="32D5A133" w14:textId="77777777" w:rsidR="00704CAA" w:rsidRPr="00AB1781" w:rsidRDefault="00704CAA" w:rsidP="00704CAA">
      <w:pPr>
        <w:pStyle w:val="EnglishHangEndNoCoptic"/>
      </w:pPr>
      <w:r w:rsidRPr="00AB1781">
        <w:tab/>
      </w:r>
      <w:r>
        <w:t>You</w:t>
      </w:r>
      <w:r w:rsidRPr="00AB1781">
        <w:t xml:space="preserve"> crush</w:t>
      </w:r>
      <w:r>
        <w:t>ed the heads of the dragons upon</w:t>
      </w:r>
      <w:r w:rsidRPr="00AB1781">
        <w:t xml:space="preserve"> the water.</w:t>
      </w:r>
    </w:p>
    <w:p w14:paraId="4895E4D0" w14:textId="77777777" w:rsidR="00704CAA" w:rsidRPr="00AB1781" w:rsidRDefault="00704CAA" w:rsidP="00704CAA">
      <w:pPr>
        <w:pStyle w:val="EnglishHangNoCoptic"/>
      </w:pPr>
      <w:r w:rsidRPr="00AB1781">
        <w:t xml:space="preserve">14 </w:t>
      </w:r>
      <w:r>
        <w:t>You</w:t>
      </w:r>
      <w:r w:rsidRPr="00AB1781">
        <w:t xml:space="preserve"> shattered the </w:t>
      </w:r>
      <w:r>
        <w:t>heads of  the dragon</w:t>
      </w:r>
      <w:r w:rsidRPr="00AB1781">
        <w:t>;</w:t>
      </w:r>
    </w:p>
    <w:p w14:paraId="3977DDC0" w14:textId="77777777" w:rsidR="00704CAA" w:rsidRPr="00AB1781" w:rsidRDefault="00704CAA" w:rsidP="00704CAA">
      <w:pPr>
        <w:pStyle w:val="EnglishHangEndNoCoptic"/>
      </w:pPr>
      <w:r w:rsidRPr="00AB1781">
        <w:tab/>
      </w:r>
      <w:r>
        <w:t>You</w:t>
      </w:r>
      <w:r w:rsidRPr="00AB1781">
        <w:t xml:space="preserve"> </w:t>
      </w:r>
      <w:r>
        <w:t>gave</w:t>
      </w:r>
      <w:r w:rsidRPr="00AB1781">
        <w:t xml:space="preserve"> him as food to the peoples of Ethiopia.</w:t>
      </w:r>
    </w:p>
    <w:p w14:paraId="4682CE97" w14:textId="77777777" w:rsidR="00704CAA" w:rsidRPr="00AB1781" w:rsidRDefault="00704CAA" w:rsidP="00704CAA">
      <w:pPr>
        <w:pStyle w:val="EnglishHangNoCoptic"/>
      </w:pPr>
      <w:r w:rsidRPr="00AB1781">
        <w:t xml:space="preserve">15 </w:t>
      </w:r>
      <w:r>
        <w:t>You</w:t>
      </w:r>
      <w:r w:rsidRPr="00AB1781">
        <w:t xml:space="preserve"> </w:t>
      </w:r>
      <w:r>
        <w:t>broke</w:t>
      </w:r>
      <w:r w:rsidRPr="00AB1781">
        <w:t xml:space="preserve"> open springs and torrents;</w:t>
      </w:r>
    </w:p>
    <w:p w14:paraId="233C4768" w14:textId="77777777" w:rsidR="00704CAA" w:rsidRPr="00AB1781" w:rsidRDefault="00704CAA" w:rsidP="00704CAA">
      <w:pPr>
        <w:pStyle w:val="EnglishHangEndNoCoptic"/>
      </w:pPr>
      <w:r w:rsidRPr="00AB1781">
        <w:tab/>
      </w:r>
      <w:r>
        <w:t>You</w:t>
      </w:r>
      <w:r w:rsidRPr="00AB1781">
        <w:t xml:space="preserve"> </w:t>
      </w:r>
      <w:r>
        <w:t>dried</w:t>
      </w:r>
      <w:r w:rsidRPr="00AB1781">
        <w:t xml:space="preserve"> up swollen rivers.</w:t>
      </w:r>
      <w:r w:rsidRPr="00AB1781">
        <w:rPr>
          <w:rStyle w:val="FootnoteReference"/>
        </w:rPr>
        <w:footnoteReference w:id="407"/>
      </w:r>
    </w:p>
    <w:p w14:paraId="5A8C1E5F" w14:textId="77777777" w:rsidR="00704CAA" w:rsidRPr="00AB1781" w:rsidRDefault="00704CAA" w:rsidP="00704CAA">
      <w:pPr>
        <w:pStyle w:val="EnglishHangNoCoptic"/>
      </w:pPr>
      <w:r w:rsidRPr="00AB1781">
        <w:t xml:space="preserve">16 The day is </w:t>
      </w:r>
      <w:r>
        <w:t>Your</w:t>
      </w:r>
      <w:r w:rsidRPr="00AB1781">
        <w:t xml:space="preserve"> and the night is </w:t>
      </w:r>
      <w:r>
        <w:t>Your;</w:t>
      </w:r>
    </w:p>
    <w:p w14:paraId="4C760830" w14:textId="77777777" w:rsidR="00704CAA" w:rsidRPr="00AB1781" w:rsidRDefault="00704CAA" w:rsidP="00704CAA">
      <w:pPr>
        <w:pStyle w:val="EnglishHangEndNoCoptic"/>
      </w:pPr>
      <w:r w:rsidRPr="00AB1781">
        <w:tab/>
      </w:r>
      <w:r>
        <w:t>You</w:t>
      </w:r>
      <w:r w:rsidRPr="00AB1781">
        <w:t xml:space="preserve"> </w:t>
      </w:r>
      <w:r>
        <w:t>created the light and the sun</w:t>
      </w:r>
      <w:r w:rsidRPr="00AB1781">
        <w:t>.</w:t>
      </w:r>
    </w:p>
    <w:p w14:paraId="672505EE" w14:textId="77777777" w:rsidR="00704CAA" w:rsidRPr="00AB1781" w:rsidRDefault="00704CAA" w:rsidP="00704CAA">
      <w:pPr>
        <w:pStyle w:val="EnglishHangNoCoptic"/>
      </w:pPr>
      <w:r w:rsidRPr="00AB1781">
        <w:t xml:space="preserve">17 </w:t>
      </w:r>
      <w:r>
        <w:t>You made all the boundaries</w:t>
      </w:r>
      <w:r w:rsidRPr="00AB1781">
        <w:t xml:space="preserve"> of the earth;</w:t>
      </w:r>
      <w:r w:rsidRPr="00AB1781">
        <w:rPr>
          <w:rStyle w:val="FootnoteReference"/>
        </w:rPr>
        <w:footnoteReference w:id="408"/>
      </w:r>
    </w:p>
    <w:p w14:paraId="12617C44" w14:textId="77777777" w:rsidR="00704CAA" w:rsidRPr="00AB1781" w:rsidRDefault="00704CAA" w:rsidP="00704CAA">
      <w:pPr>
        <w:pStyle w:val="EnglishHangEndNoCoptic"/>
      </w:pPr>
      <w:r w:rsidRPr="00AB1781">
        <w:tab/>
      </w:r>
      <w:r>
        <w:t xml:space="preserve">You fashioned </w:t>
      </w:r>
      <w:r w:rsidRPr="00AB1781">
        <w:t>summer and spring.</w:t>
      </w:r>
    </w:p>
    <w:p w14:paraId="40E8F965" w14:textId="77777777" w:rsidR="00704CAA" w:rsidRPr="00AB1781" w:rsidRDefault="00704CAA" w:rsidP="00704CAA">
      <w:pPr>
        <w:pStyle w:val="EnglishHangNoCoptic"/>
      </w:pPr>
      <w:r w:rsidRPr="00AB1781">
        <w:t>18 Remember this</w:t>
      </w:r>
      <w:r>
        <w:rPr>
          <w:rStyle w:val="FootnoteReference"/>
        </w:rPr>
        <w:footnoteReference w:id="409"/>
      </w:r>
      <w:r w:rsidRPr="00AB1781">
        <w:t xml:space="preserve">: the enemy </w:t>
      </w:r>
      <w:r>
        <w:t>insulted</w:t>
      </w:r>
      <w:r w:rsidRPr="00AB1781">
        <w:t xml:space="preserve"> the Lord,</w:t>
      </w:r>
    </w:p>
    <w:p w14:paraId="44B4767A" w14:textId="77777777" w:rsidR="00704CAA" w:rsidRPr="00AB1781" w:rsidRDefault="00704CAA" w:rsidP="00704CAA">
      <w:pPr>
        <w:pStyle w:val="EnglishHangEndNoCoptic"/>
      </w:pPr>
      <w:r w:rsidRPr="00AB1781">
        <w:tab/>
        <w:t xml:space="preserve">and </w:t>
      </w:r>
      <w:r>
        <w:t xml:space="preserve">a </w:t>
      </w:r>
      <w:r w:rsidRPr="00AB1781">
        <w:t xml:space="preserve">foolish people </w:t>
      </w:r>
      <w:r>
        <w:t>provoked</w:t>
      </w:r>
      <w:r w:rsidRPr="00AB1781">
        <w:t xml:space="preserve"> </w:t>
      </w:r>
      <w:r>
        <w:t>Your N</w:t>
      </w:r>
      <w:r w:rsidRPr="00AB1781">
        <w:t>ame.</w:t>
      </w:r>
    </w:p>
    <w:p w14:paraId="5A31F78B" w14:textId="77777777" w:rsidR="00704CAA" w:rsidRPr="00AB1781" w:rsidRDefault="00704CAA" w:rsidP="00704CAA">
      <w:pPr>
        <w:pStyle w:val="EnglishHangNoCoptic"/>
      </w:pPr>
      <w:r w:rsidRPr="00AB1781">
        <w:lastRenderedPageBreak/>
        <w:t xml:space="preserve">19 Do not </w:t>
      </w:r>
      <w:r>
        <w:t>dilver a soul that confesses You to wild beasts</w:t>
      </w:r>
      <w:r w:rsidRPr="00AB1781">
        <w:t>;</w:t>
      </w:r>
    </w:p>
    <w:p w14:paraId="49F26570" w14:textId="77777777" w:rsidR="00704CAA" w:rsidRPr="00AB1781" w:rsidRDefault="00704CAA" w:rsidP="00704CAA">
      <w:pPr>
        <w:pStyle w:val="EnglishHangEndNoCoptic"/>
      </w:pPr>
      <w:r w:rsidRPr="00AB1781">
        <w:tab/>
      </w:r>
      <w:r>
        <w:t xml:space="preserve">do not </w:t>
      </w:r>
      <w:r w:rsidRPr="00AB1781">
        <w:t xml:space="preserve">forget </w:t>
      </w:r>
      <w:r>
        <w:t>the souls of Your poor forever</w:t>
      </w:r>
      <w:r w:rsidRPr="00AB1781">
        <w:t>.</w:t>
      </w:r>
    </w:p>
    <w:p w14:paraId="732A60A3" w14:textId="77777777" w:rsidR="00704CAA" w:rsidRPr="00AB1781" w:rsidRDefault="00704CAA" w:rsidP="00704CAA">
      <w:pPr>
        <w:pStyle w:val="EnglishHangNoCoptic"/>
      </w:pPr>
      <w:r w:rsidRPr="00AB1781">
        <w:t xml:space="preserve">20 </w:t>
      </w:r>
      <w:r>
        <w:t>Look upon</w:t>
      </w:r>
      <w:r w:rsidRPr="00AB1781">
        <w:t xml:space="preserve"> </w:t>
      </w:r>
      <w:r>
        <w:t>Your</w:t>
      </w:r>
      <w:r w:rsidRPr="00AB1781">
        <w:t xml:space="preserve"> covenant,</w:t>
      </w:r>
    </w:p>
    <w:p w14:paraId="3BCA3D15" w14:textId="77777777" w:rsidR="00704CAA" w:rsidRPr="00CA0029" w:rsidRDefault="00704CAA" w:rsidP="00704CAA">
      <w:pPr>
        <w:pStyle w:val="EnglishHangEndNoCoptic"/>
      </w:pPr>
      <w:r w:rsidRPr="00AB1781">
        <w:tab/>
        <w:t xml:space="preserve">for earth’s dark places are filled with houses of </w:t>
      </w:r>
      <w:r>
        <w:t>iniquity</w:t>
      </w:r>
      <w:r w:rsidRPr="00AB1781">
        <w:t>.</w:t>
      </w:r>
    </w:p>
    <w:p w14:paraId="58962FCF" w14:textId="77777777" w:rsidR="00704CAA" w:rsidRPr="00AB1781" w:rsidRDefault="00704CAA" w:rsidP="00704CAA">
      <w:pPr>
        <w:pStyle w:val="EnglishHangNoCoptic"/>
      </w:pPr>
      <w:r w:rsidRPr="00AB1781">
        <w:t xml:space="preserve">21 </w:t>
      </w:r>
      <w:r>
        <w:t xml:space="preserve">Do not </w:t>
      </w:r>
      <w:r w:rsidRPr="00AB1781">
        <w:t xml:space="preserve">Let the </w:t>
      </w:r>
      <w:r>
        <w:t>humbled</w:t>
      </w:r>
      <w:r w:rsidRPr="00AB1781">
        <w:t xml:space="preserve"> and </w:t>
      </w:r>
      <w:r>
        <w:t>the disgraced</w:t>
      </w:r>
      <w:r w:rsidRPr="00AB1781">
        <w:t xml:space="preserve"> be turned away;</w:t>
      </w:r>
    </w:p>
    <w:p w14:paraId="14B50898" w14:textId="77777777" w:rsidR="00704CAA" w:rsidRPr="00AB1781" w:rsidRDefault="00704CAA" w:rsidP="00704CAA">
      <w:pPr>
        <w:pStyle w:val="EnglishHangEndNoCoptic"/>
      </w:pPr>
      <w:r w:rsidRPr="00AB1781">
        <w:tab/>
        <w:t xml:space="preserve">the poor and needy will praise </w:t>
      </w:r>
      <w:r>
        <w:t>Your N</w:t>
      </w:r>
      <w:r w:rsidRPr="00AB1781">
        <w:t>ame.</w:t>
      </w:r>
    </w:p>
    <w:p w14:paraId="00177462" w14:textId="77777777" w:rsidR="00704CAA" w:rsidRPr="00AB1781" w:rsidRDefault="00704CAA" w:rsidP="00704CAA">
      <w:pPr>
        <w:pStyle w:val="EnglishHangNoCoptic"/>
      </w:pPr>
      <w:r w:rsidRPr="00AB1781">
        <w:t xml:space="preserve">22 Arise, O God, </w:t>
      </w:r>
      <w:r>
        <w:t>plead</w:t>
      </w:r>
      <w:r w:rsidRPr="00AB1781">
        <w:t xml:space="preserve"> </w:t>
      </w:r>
      <w:r>
        <w:t>Your</w:t>
      </w:r>
      <w:r w:rsidRPr="00AB1781">
        <w:t xml:space="preserve"> cause;</w:t>
      </w:r>
    </w:p>
    <w:p w14:paraId="1ED879D1" w14:textId="77777777" w:rsidR="00704CAA" w:rsidRPr="00AB1781" w:rsidRDefault="00704CAA" w:rsidP="00704CAA">
      <w:pPr>
        <w:pStyle w:val="EnglishHangEndNoCoptic"/>
      </w:pPr>
      <w:r w:rsidRPr="00AB1781">
        <w:tab/>
        <w:t xml:space="preserve">remember how </w:t>
      </w:r>
      <w:r>
        <w:t>You are reproached by the fool</w:t>
      </w:r>
      <w:r w:rsidRPr="00AB1781">
        <w:t xml:space="preserve"> all day long.</w:t>
      </w:r>
    </w:p>
    <w:p w14:paraId="71C612D4" w14:textId="77777777" w:rsidR="00704CAA" w:rsidRPr="00AB1781" w:rsidRDefault="00704CAA" w:rsidP="00704CAA">
      <w:pPr>
        <w:pStyle w:val="EnglishHangNoCoptic"/>
      </w:pPr>
      <w:r w:rsidRPr="00AB1781">
        <w:t xml:space="preserve">23 </w:t>
      </w:r>
      <w:r>
        <w:t>Do not forget</w:t>
      </w:r>
      <w:r w:rsidRPr="00AB1781">
        <w:t xml:space="preserve"> the cry of </w:t>
      </w:r>
      <w:r>
        <w:t>Your</w:t>
      </w:r>
      <w:r w:rsidRPr="00AB1781">
        <w:t xml:space="preserve"> suppliants;</w:t>
      </w:r>
    </w:p>
    <w:p w14:paraId="56CD3691" w14:textId="77777777" w:rsidR="00704CAA" w:rsidRPr="00CA0029" w:rsidRDefault="00704CAA" w:rsidP="00704CAA">
      <w:pPr>
        <w:pStyle w:val="EnglishHangEndNoCoptic"/>
      </w:pPr>
      <w:r w:rsidRPr="00AB1781">
        <w:tab/>
        <w:t xml:space="preserve">the </w:t>
      </w:r>
      <w:r>
        <w:t>arrogance</w:t>
      </w:r>
      <w:r w:rsidRPr="00AB1781">
        <w:t xml:space="preserve"> of those who hate </w:t>
      </w:r>
      <w:r>
        <w:t>You</w:t>
      </w:r>
      <w:r w:rsidRPr="00AB1781">
        <w:t xml:space="preserve"> </w:t>
      </w:r>
      <w:r>
        <w:t xml:space="preserve">rises to You </w:t>
      </w:r>
      <w:r w:rsidRPr="00AB1781">
        <w:t>continually.</w:t>
      </w:r>
    </w:p>
    <w:p w14:paraId="19B333B7" w14:textId="77777777" w:rsidR="00704CAA" w:rsidRDefault="00704CAA" w:rsidP="00704CAA">
      <w:pPr>
        <w:pStyle w:val="Rubric"/>
      </w:pPr>
      <w:r>
        <w:t>Glory…</w:t>
      </w:r>
    </w:p>
    <w:p w14:paraId="0AD3C18F" w14:textId="77777777" w:rsidR="00704CAA" w:rsidRPr="00AB1781" w:rsidRDefault="00704CAA" w:rsidP="00704CAA">
      <w:pPr>
        <w:pStyle w:val="Heading4"/>
      </w:pPr>
      <w:r>
        <w:t>Psalm</w:t>
      </w:r>
      <w:r w:rsidRPr="00AB1781">
        <w:t xml:space="preserve"> 74</w:t>
      </w:r>
      <w:r>
        <w:t>: “We will confess You, O God”</w:t>
      </w:r>
    </w:p>
    <w:p w14:paraId="78B548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DB55B6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11811E5F" w14:textId="77777777" w:rsidR="00704CAA" w:rsidRPr="00AB1781" w:rsidRDefault="00704CAA" w:rsidP="00704CAA">
      <w:pPr>
        <w:pStyle w:val="Rubric"/>
      </w:pPr>
      <w:r w:rsidRPr="00AB1781">
        <w:t>1 (</w:t>
      </w:r>
      <w:r>
        <w:t>For the end; d</w:t>
      </w:r>
      <w:r w:rsidRPr="00AB1781">
        <w:t>o not destroy. A Psalm for a song by Asaph)</w:t>
      </w:r>
    </w:p>
    <w:p w14:paraId="2176D7B7" w14:textId="77777777" w:rsidR="00704CAA" w:rsidRPr="00AB1781" w:rsidRDefault="00704CAA" w:rsidP="00704CAA">
      <w:pPr>
        <w:pStyle w:val="EnglishHangNoCoptic"/>
      </w:pPr>
      <w:r w:rsidRPr="00AB1781">
        <w:t xml:space="preserve">2 We </w:t>
      </w:r>
      <w:r>
        <w:t>will confess</w:t>
      </w:r>
      <w:r>
        <w:rPr>
          <w:rStyle w:val="FootnoteReference"/>
        </w:rPr>
        <w:footnoteReference w:id="410"/>
      </w:r>
      <w:r w:rsidRPr="00AB1781">
        <w:t xml:space="preserve"> </w:t>
      </w:r>
      <w:r>
        <w:t>You, O God;</w:t>
      </w:r>
    </w:p>
    <w:p w14:paraId="673E399B" w14:textId="77777777" w:rsidR="00704CAA" w:rsidRPr="00AB1781" w:rsidRDefault="00704CAA" w:rsidP="00704CAA">
      <w:pPr>
        <w:pStyle w:val="EnglishHangEndNoCoptic"/>
      </w:pPr>
      <w:r w:rsidRPr="00AB1781">
        <w:tab/>
        <w:t xml:space="preserve">we </w:t>
      </w:r>
      <w:r>
        <w:t>will confess</w:t>
      </w:r>
      <w:r w:rsidRPr="00AB1781">
        <w:t xml:space="preserve"> </w:t>
      </w:r>
      <w:r>
        <w:t>and call upon Your N</w:t>
      </w:r>
      <w:r w:rsidRPr="00AB1781">
        <w:t>ame.</w:t>
      </w:r>
    </w:p>
    <w:p w14:paraId="5934DD01" w14:textId="77777777" w:rsidR="00704CAA" w:rsidRPr="00AB1781" w:rsidRDefault="00704CAA" w:rsidP="00704CAA">
      <w:pPr>
        <w:pStyle w:val="EnglishHangNoCoptic"/>
      </w:pPr>
      <w:r w:rsidRPr="00AB1781">
        <w:t xml:space="preserve">3 I will tell of all </w:t>
      </w:r>
      <w:r>
        <w:t>Your</w:t>
      </w:r>
      <w:r w:rsidRPr="00AB1781">
        <w:t xml:space="preserve"> wonders.</w:t>
      </w:r>
    </w:p>
    <w:p w14:paraId="5C0F4634" w14:textId="77777777" w:rsidR="00704CAA" w:rsidRPr="00AB1781" w:rsidRDefault="00704CAA" w:rsidP="00704CAA">
      <w:pPr>
        <w:pStyle w:val="EnglishHangEndNoCoptic"/>
      </w:pPr>
      <w:r w:rsidRPr="00AB1781">
        <w:tab/>
      </w:r>
      <w:r>
        <w:t>“</w:t>
      </w:r>
      <w:r w:rsidRPr="00AB1781">
        <w:t xml:space="preserve">When I </w:t>
      </w:r>
      <w:r>
        <w:t>seize the opportune moment</w:t>
      </w:r>
      <w:r w:rsidRPr="00AB1781">
        <w:t xml:space="preserve">, I will judge </w:t>
      </w:r>
      <w:r>
        <w:t>rightly</w:t>
      </w:r>
      <w:r w:rsidRPr="00AB1781">
        <w:t>.</w:t>
      </w:r>
    </w:p>
    <w:p w14:paraId="510526BC" w14:textId="77777777" w:rsidR="00704CAA" w:rsidRPr="00AB1781" w:rsidRDefault="00704CAA" w:rsidP="00704CAA">
      <w:pPr>
        <w:pStyle w:val="EnglishHangNoCoptic"/>
      </w:pPr>
      <w:r w:rsidRPr="00AB1781">
        <w:t>4 Th</w:t>
      </w:r>
      <w:r>
        <w:t xml:space="preserve">e earth and all its inhabitants </w:t>
      </w:r>
      <w:r w:rsidRPr="00AB1781">
        <w:t>melt</w:t>
      </w:r>
      <w:r>
        <w:t>ed</w:t>
      </w:r>
      <w:r w:rsidRPr="00AB1781">
        <w:t>;</w:t>
      </w:r>
    </w:p>
    <w:p w14:paraId="4DABDF13" w14:textId="77777777" w:rsidR="00704CAA" w:rsidRPr="00AB1781" w:rsidRDefault="00704CAA" w:rsidP="00704CAA">
      <w:pPr>
        <w:pStyle w:val="EnglishHangEndNoCoptic"/>
      </w:pPr>
      <w:r w:rsidRPr="00AB1781">
        <w:tab/>
        <w:t xml:space="preserve">it is I who </w:t>
      </w:r>
      <w:r>
        <w:t>made</w:t>
      </w:r>
      <w:r w:rsidRPr="00AB1781">
        <w:t xml:space="preserve"> its pillars</w:t>
      </w:r>
      <w:r>
        <w:t xml:space="preserve"> firm</w:t>
      </w:r>
      <w:r w:rsidRPr="00AB1781">
        <w:t>.</w:t>
      </w:r>
      <w:r>
        <w:t>”</w:t>
      </w:r>
      <w:r w:rsidRPr="00AB1781">
        <w:t xml:space="preserve"> </w:t>
      </w:r>
      <w:r w:rsidRPr="00AB1781">
        <w:rPr>
          <w:i/>
        </w:rPr>
        <w:t>(Pause)</w:t>
      </w:r>
    </w:p>
    <w:p w14:paraId="5599C181" w14:textId="77777777" w:rsidR="00704CAA" w:rsidRPr="00AB1781" w:rsidRDefault="00704CAA" w:rsidP="00704CAA">
      <w:pPr>
        <w:pStyle w:val="EnglishHangNoCoptic"/>
      </w:pPr>
      <w:r>
        <w:t>5 I said to those who break the Law, “Do not break the Law,”</w:t>
      </w:r>
    </w:p>
    <w:p w14:paraId="06A15765" w14:textId="77777777" w:rsidR="00704CAA" w:rsidRPr="00AB1781" w:rsidRDefault="00704CAA" w:rsidP="00704CAA">
      <w:pPr>
        <w:pStyle w:val="EnglishHangEndNoCoptic"/>
      </w:pPr>
      <w:r w:rsidRPr="00AB1781">
        <w:tab/>
        <w:t xml:space="preserve">and to </w:t>
      </w:r>
      <w:r>
        <w:t>those who sin, “Do not exalt yourselves;</w:t>
      </w:r>
    </w:p>
    <w:p w14:paraId="76A275E2" w14:textId="77777777" w:rsidR="00704CAA" w:rsidRPr="00AB1781" w:rsidRDefault="00704CAA" w:rsidP="00704CAA">
      <w:pPr>
        <w:pStyle w:val="EnglishHangNoCoptic"/>
      </w:pPr>
      <w:r w:rsidRPr="00AB1781">
        <w:t xml:space="preserve">6 Do not </w:t>
      </w:r>
      <w:r>
        <w:t>exalt yourselves on high;</w:t>
      </w:r>
    </w:p>
    <w:p w14:paraId="51916825" w14:textId="77777777" w:rsidR="00704CAA" w:rsidRPr="00AB1781" w:rsidRDefault="00704CAA" w:rsidP="00704CAA">
      <w:pPr>
        <w:pStyle w:val="EnglishHangEndNoCoptic"/>
      </w:pPr>
      <w:r w:rsidRPr="00AB1781">
        <w:tab/>
        <w:t xml:space="preserve">and speak </w:t>
      </w:r>
      <w:r>
        <w:t xml:space="preserve">injustice </w:t>
      </w:r>
      <w:r w:rsidRPr="00AB1781">
        <w:t>agai</w:t>
      </w:r>
      <w:r>
        <w:t>nst God.”</w:t>
      </w:r>
    </w:p>
    <w:p w14:paraId="525535D2" w14:textId="77777777" w:rsidR="00704CAA" w:rsidRPr="00AB1781" w:rsidRDefault="00704CAA" w:rsidP="00704CAA">
      <w:pPr>
        <w:pStyle w:val="EnglishHangNoCoptic"/>
      </w:pPr>
      <w:r w:rsidRPr="00AB1781">
        <w:t xml:space="preserve">7 </w:t>
      </w:r>
      <w:r>
        <w:t xml:space="preserve">For judgment does not come </w:t>
      </w:r>
      <w:r w:rsidRPr="00AB1781">
        <w:t xml:space="preserve">from </w:t>
      </w:r>
      <w:r>
        <w:t>the East nor the</w:t>
      </w:r>
      <w:r w:rsidRPr="00AB1781">
        <w:t xml:space="preserve"> West</w:t>
      </w:r>
      <w:r>
        <w:rPr>
          <w:rStyle w:val="FootnoteReference"/>
        </w:rPr>
        <w:footnoteReference w:id="411"/>
      </w:r>
      <w:r w:rsidRPr="00AB1781">
        <w:t>,</w:t>
      </w:r>
    </w:p>
    <w:p w14:paraId="29FEA616" w14:textId="77777777" w:rsidR="00704CAA" w:rsidRPr="00AB1781" w:rsidRDefault="00704CAA" w:rsidP="00704CAA">
      <w:pPr>
        <w:pStyle w:val="EnglishHangEndNoCoptic"/>
      </w:pPr>
      <w:r>
        <w:tab/>
        <w:t>nor from the desert mountains—</w:t>
      </w:r>
    </w:p>
    <w:p w14:paraId="293669F1" w14:textId="77777777" w:rsidR="00704CAA" w:rsidRPr="00AB1781" w:rsidRDefault="00704CAA" w:rsidP="00704CAA">
      <w:pPr>
        <w:pStyle w:val="EnglishHangNoCoptic"/>
      </w:pPr>
      <w:r>
        <w:lastRenderedPageBreak/>
        <w:t>8 f</w:t>
      </w:r>
      <w:r w:rsidRPr="00AB1781">
        <w:t>or God is judge;</w:t>
      </w:r>
    </w:p>
    <w:p w14:paraId="278B1520" w14:textId="77777777" w:rsidR="00704CAA" w:rsidRPr="00AB1781" w:rsidRDefault="00704CAA" w:rsidP="00704CAA">
      <w:pPr>
        <w:pStyle w:val="EnglishHangEndNoCoptic"/>
      </w:pPr>
      <w:r w:rsidRPr="00AB1781">
        <w:tab/>
        <w:t>He humbles one and exalts another.</w:t>
      </w:r>
    </w:p>
    <w:p w14:paraId="1DB6268C" w14:textId="77777777" w:rsidR="00704CAA" w:rsidRPr="00AB1781" w:rsidRDefault="00704CAA" w:rsidP="00704CAA">
      <w:pPr>
        <w:pStyle w:val="EnglishHangNoCoptic"/>
      </w:pPr>
      <w:r w:rsidRPr="00AB1781">
        <w:t xml:space="preserve">9 For </w:t>
      </w:r>
      <w:r>
        <w:t xml:space="preserve">there is a cup </w:t>
      </w:r>
      <w:r w:rsidRPr="00AB1781">
        <w:t>in the hand of the Lord</w:t>
      </w:r>
      <w:r>
        <w:t>,</w:t>
      </w:r>
    </w:p>
    <w:p w14:paraId="6FF18BFE" w14:textId="77777777" w:rsidR="00704CAA" w:rsidRPr="00AB1781" w:rsidRDefault="00704CAA" w:rsidP="00704CAA">
      <w:pPr>
        <w:pStyle w:val="EnglishHangNoCoptic"/>
      </w:pPr>
      <w:r w:rsidRPr="00AB1781">
        <w:tab/>
        <w:t>of strong wine</w:t>
      </w:r>
      <w:r>
        <w:t>,</w:t>
      </w:r>
      <w:r w:rsidRPr="00AB1781">
        <w:t xml:space="preserve"> fully mixed,</w:t>
      </w:r>
    </w:p>
    <w:p w14:paraId="209485E3" w14:textId="77777777" w:rsidR="00704CAA" w:rsidRPr="00AB1781" w:rsidRDefault="00704CAA" w:rsidP="00704CAA">
      <w:pPr>
        <w:pStyle w:val="EnglishHangNoCoptic"/>
      </w:pPr>
      <w:r w:rsidRPr="00AB1781">
        <w:tab/>
        <w:t xml:space="preserve">and He </w:t>
      </w:r>
      <w:r>
        <w:t>tipped</w:t>
      </w:r>
      <w:r w:rsidRPr="00AB1781">
        <w:t xml:space="preserve"> it </w:t>
      </w:r>
      <w:r>
        <w:t>from side to side</w:t>
      </w:r>
      <w:r w:rsidRPr="00AB1781">
        <w:t>,</w:t>
      </w:r>
    </w:p>
    <w:p w14:paraId="7CE11D9E" w14:textId="77777777" w:rsidR="00704CAA" w:rsidRPr="00AB1781" w:rsidRDefault="00704CAA" w:rsidP="00704CAA">
      <w:pPr>
        <w:pStyle w:val="EnglishHangNoCoptic"/>
      </w:pPr>
      <w:r w:rsidRPr="00AB1781">
        <w:tab/>
      </w:r>
      <w:r>
        <w:t>but</w:t>
      </w:r>
      <w:r w:rsidRPr="00AB1781">
        <w:t xml:space="preserve"> </w:t>
      </w:r>
      <w:r>
        <w:t>its dregs</w:t>
      </w:r>
      <w:r w:rsidRPr="00AB1781">
        <w:t xml:space="preserve"> </w:t>
      </w:r>
      <w:r>
        <w:t>were</w:t>
      </w:r>
      <w:r w:rsidRPr="00AB1781">
        <w:t xml:space="preserve"> </w:t>
      </w:r>
      <w:r>
        <w:t>not</w:t>
      </w:r>
      <w:r w:rsidRPr="00AB1781">
        <w:t xml:space="preserve"> emptied</w:t>
      </w:r>
      <w:r>
        <w:t xml:space="preserve"> out</w:t>
      </w:r>
      <w:r w:rsidRPr="00AB1781">
        <w:t>;</w:t>
      </w:r>
    </w:p>
    <w:p w14:paraId="633A3387" w14:textId="77777777" w:rsidR="00704CAA" w:rsidRPr="00AB1781" w:rsidRDefault="00704CAA" w:rsidP="00704CAA">
      <w:pPr>
        <w:pStyle w:val="EnglishHangEndNoCoptic"/>
      </w:pPr>
      <w:r w:rsidRPr="00AB1781">
        <w:tab/>
        <w:t xml:space="preserve">all the sinners of the earth </w:t>
      </w:r>
      <w:r>
        <w:t xml:space="preserve">will </w:t>
      </w:r>
      <w:r w:rsidRPr="00AB1781">
        <w:t>drink of them.</w:t>
      </w:r>
    </w:p>
    <w:p w14:paraId="4AD7A912" w14:textId="77777777" w:rsidR="00704CAA" w:rsidRPr="00AB1781" w:rsidRDefault="00704CAA" w:rsidP="00704CAA">
      <w:pPr>
        <w:pStyle w:val="EnglishHangNoCoptic"/>
      </w:pPr>
      <w:r w:rsidRPr="00AB1781">
        <w:t xml:space="preserve">10 But I will rejoice </w:t>
      </w:r>
      <w:r>
        <w:t>forever</w:t>
      </w:r>
      <w:r w:rsidRPr="00AB1781">
        <w:t>,</w:t>
      </w:r>
    </w:p>
    <w:p w14:paraId="4E7DE803" w14:textId="77777777" w:rsidR="00704CAA" w:rsidRPr="00AB1781" w:rsidRDefault="00704CAA" w:rsidP="00704CAA">
      <w:pPr>
        <w:pStyle w:val="EnglishHangEndNoCoptic"/>
      </w:pPr>
      <w:r w:rsidRPr="00AB1781">
        <w:tab/>
        <w:t>I will s</w:t>
      </w:r>
      <w:r>
        <w:t>ing praises to the God of Jacob.</w:t>
      </w:r>
    </w:p>
    <w:p w14:paraId="4F3A9813" w14:textId="77777777" w:rsidR="00704CAA" w:rsidRPr="00AB1781" w:rsidRDefault="00704CAA" w:rsidP="00704CAA">
      <w:pPr>
        <w:pStyle w:val="EnglishHangNoCoptic"/>
      </w:pPr>
      <w:r>
        <w:t>11 I will crush</w:t>
      </w:r>
      <w:r w:rsidRPr="00AB1781">
        <w:t xml:space="preserve"> all the power</w:t>
      </w:r>
      <w:r>
        <w:rPr>
          <w:rStyle w:val="FootnoteReference"/>
        </w:rPr>
        <w:footnoteReference w:id="412"/>
      </w:r>
      <w:r w:rsidRPr="00AB1781">
        <w:t xml:space="preserve"> of sinner</w:t>
      </w:r>
      <w:r>
        <w:t>s</w:t>
      </w:r>
      <w:r w:rsidRPr="00AB1781">
        <w:t>,</w:t>
      </w:r>
    </w:p>
    <w:p w14:paraId="15E8FAB4" w14:textId="77777777" w:rsidR="00704CAA" w:rsidRPr="00CA0029" w:rsidRDefault="00704CAA" w:rsidP="00704CAA">
      <w:pPr>
        <w:pStyle w:val="EnglishHangEndNoCoptic"/>
      </w:pPr>
      <w:r w:rsidRPr="00AB1781">
        <w:tab/>
        <w:t xml:space="preserve">but the power of the righteous </w:t>
      </w:r>
      <w:r>
        <w:t xml:space="preserve">man </w:t>
      </w:r>
      <w:r w:rsidRPr="00AB1781">
        <w:t>will be exalted.</w:t>
      </w:r>
    </w:p>
    <w:p w14:paraId="25E69127" w14:textId="77777777" w:rsidR="00704CAA" w:rsidRPr="00CA0029" w:rsidRDefault="00704CAA" w:rsidP="00704CAA">
      <w:pPr>
        <w:pStyle w:val="Heading4"/>
      </w:pPr>
      <w:r>
        <w:t>Psalm</w:t>
      </w:r>
      <w:r w:rsidRPr="00AB1781">
        <w:t xml:space="preserve"> 75</w:t>
      </w:r>
      <w:r>
        <w:t>: “God is known in Judah; His Name is great is Israel”</w:t>
      </w:r>
    </w:p>
    <w:p w14:paraId="195B3CC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Victory</w:t>
      </w:r>
    </w:p>
    <w:p w14:paraId="5C36FC8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44819769" w14:textId="77777777" w:rsidR="00704CAA" w:rsidRPr="00AB1781" w:rsidRDefault="00704CAA" w:rsidP="00704CAA">
      <w:pPr>
        <w:pStyle w:val="Rubric"/>
      </w:pPr>
      <w:r w:rsidRPr="00AB1781">
        <w:t>1 (</w:t>
      </w:r>
      <w:r>
        <w:t>For the end; among</w:t>
      </w:r>
      <w:r w:rsidRPr="00AB1781">
        <w:t xml:space="preserve"> hymns. A Psalm by Asaph. An ode to the Assyrian)</w:t>
      </w:r>
    </w:p>
    <w:p w14:paraId="3A9A79FA" w14:textId="77777777" w:rsidR="00704CAA" w:rsidRPr="00AB1781" w:rsidRDefault="00704CAA" w:rsidP="00704CAA">
      <w:pPr>
        <w:pStyle w:val="EnglishHangNoCoptic"/>
      </w:pPr>
      <w:r w:rsidRPr="00AB1781">
        <w:t>2 God is known in Judah;</w:t>
      </w:r>
    </w:p>
    <w:p w14:paraId="534635B3" w14:textId="77777777" w:rsidR="00704CAA" w:rsidRPr="00AB1781" w:rsidRDefault="00704CAA" w:rsidP="00704CAA">
      <w:pPr>
        <w:pStyle w:val="EnglishHangEndNoCoptic"/>
      </w:pPr>
      <w:r>
        <w:tab/>
        <w:t>His N</w:t>
      </w:r>
      <w:r w:rsidRPr="00AB1781">
        <w:t>ame is great in Israel.</w:t>
      </w:r>
    </w:p>
    <w:p w14:paraId="4786F19D" w14:textId="77777777" w:rsidR="00704CAA" w:rsidRPr="00AB1781" w:rsidRDefault="00704CAA" w:rsidP="00704CAA">
      <w:pPr>
        <w:pStyle w:val="EnglishHangNoCoptic"/>
      </w:pPr>
      <w:r w:rsidRPr="00AB1781">
        <w:t xml:space="preserve">3 His </w:t>
      </w:r>
      <w:r>
        <w:t>sanctuary was</w:t>
      </w:r>
      <w:r w:rsidRPr="00AB1781">
        <w:t xml:space="preserve"> in peace,</w:t>
      </w:r>
      <w:r w:rsidRPr="00AB1781">
        <w:rPr>
          <w:rStyle w:val="FootnoteReference"/>
        </w:rPr>
        <w:footnoteReference w:id="413"/>
      </w:r>
    </w:p>
    <w:p w14:paraId="1EEFE8DB" w14:textId="77777777" w:rsidR="00704CAA" w:rsidRPr="00AB1781" w:rsidRDefault="00704CAA" w:rsidP="00704CAA">
      <w:pPr>
        <w:pStyle w:val="EnglishHangEndNoCoptic"/>
      </w:pPr>
      <w:r w:rsidRPr="00AB1781">
        <w:tab/>
        <w:t xml:space="preserve">and His </w:t>
      </w:r>
      <w:r>
        <w:t xml:space="preserve">place of </w:t>
      </w:r>
      <w:r w:rsidRPr="00AB1781">
        <w:t>dwelling</w:t>
      </w:r>
      <w:r>
        <w:t xml:space="preserve"> was</w:t>
      </w:r>
      <w:r w:rsidRPr="00AB1781">
        <w:t xml:space="preserve"> in Zion.</w:t>
      </w:r>
    </w:p>
    <w:p w14:paraId="74C4E4B5" w14:textId="77777777" w:rsidR="00704CAA" w:rsidRPr="00AB1781" w:rsidRDefault="00704CAA" w:rsidP="00704CAA">
      <w:pPr>
        <w:pStyle w:val="EnglishHangNoCoptic"/>
      </w:pPr>
      <w:r w:rsidRPr="00AB1781">
        <w:t>4 He broke the power of the bow</w:t>
      </w:r>
      <w:r>
        <w:t>s</w:t>
      </w:r>
      <w:r w:rsidRPr="00AB1781">
        <w:t>,</w:t>
      </w:r>
    </w:p>
    <w:p w14:paraId="4086FB13" w14:textId="77777777" w:rsidR="00704CAA" w:rsidRPr="00AB1781" w:rsidRDefault="00704CAA" w:rsidP="00704CAA">
      <w:pPr>
        <w:pStyle w:val="EnglishHangEndNoCoptic"/>
      </w:pPr>
      <w:r w:rsidRPr="00AB1781">
        <w:tab/>
        <w:t>the shield, and the sword, and war</w:t>
      </w:r>
      <w:r>
        <w:t xml:space="preserve"> there</w:t>
      </w:r>
      <w:r w:rsidRPr="00AB1781">
        <w:t>.</w:t>
      </w:r>
      <w:r w:rsidRPr="00AB1781">
        <w:rPr>
          <w:rStyle w:val="FootnoteReference"/>
        </w:rPr>
        <w:footnoteReference w:id="414"/>
      </w:r>
      <w:r w:rsidRPr="00AB1781">
        <w:t xml:space="preserve"> </w:t>
      </w:r>
      <w:r w:rsidRPr="00AB1781">
        <w:rPr>
          <w:i/>
        </w:rPr>
        <w:t>(Pause)</w:t>
      </w:r>
    </w:p>
    <w:p w14:paraId="155AE38B" w14:textId="77777777" w:rsidR="00704CAA" w:rsidRPr="00AB1781" w:rsidRDefault="00704CAA" w:rsidP="00704CAA">
      <w:pPr>
        <w:pStyle w:val="EnglishHangNoCoptic"/>
      </w:pPr>
      <w:r w:rsidRPr="00AB1781">
        <w:t xml:space="preserve">5 </w:t>
      </w:r>
      <w:r>
        <w:t>You</w:t>
      </w:r>
      <w:r w:rsidRPr="00AB1781">
        <w:t xml:space="preserve"> </w:t>
      </w:r>
      <w:r>
        <w:t>enlighten</w:t>
      </w:r>
      <w:r w:rsidRPr="00AB1781">
        <w:t xml:space="preserve"> </w:t>
      </w:r>
      <w:r>
        <w:t>wondrously</w:t>
      </w:r>
    </w:p>
    <w:p w14:paraId="5AD80497" w14:textId="77777777" w:rsidR="00704CAA" w:rsidRPr="00AB1781" w:rsidRDefault="00704CAA" w:rsidP="00704CAA">
      <w:pPr>
        <w:pStyle w:val="EnglishHangEndNoCoptic"/>
      </w:pPr>
      <w:r w:rsidRPr="00AB1781">
        <w:tab/>
        <w:t>from the eternal mountains.</w:t>
      </w:r>
      <w:r w:rsidRPr="00AB1781">
        <w:rPr>
          <w:rStyle w:val="FootnoteReference"/>
        </w:rPr>
        <w:footnoteReference w:id="415"/>
      </w:r>
    </w:p>
    <w:p w14:paraId="2C34FE6E" w14:textId="77777777" w:rsidR="00704CAA" w:rsidRPr="00AB1781" w:rsidRDefault="00704CAA" w:rsidP="00704CAA">
      <w:pPr>
        <w:pStyle w:val="EnglishHangNoCoptic"/>
      </w:pPr>
      <w:r w:rsidRPr="00AB1781">
        <w:t xml:space="preserve">6 All the foolish </w:t>
      </w:r>
      <w:r>
        <w:t>in</w:t>
      </w:r>
      <w:r w:rsidRPr="00AB1781">
        <w:t xml:space="preserve"> heart </w:t>
      </w:r>
      <w:r>
        <w:t>were</w:t>
      </w:r>
      <w:r w:rsidRPr="00AB1781">
        <w:t xml:space="preserve"> troubled;</w:t>
      </w:r>
    </w:p>
    <w:p w14:paraId="0811992E" w14:textId="77777777" w:rsidR="00704CAA" w:rsidRPr="00AB1781" w:rsidRDefault="00704CAA" w:rsidP="00704CAA">
      <w:pPr>
        <w:pStyle w:val="EnglishHangNoCoptic"/>
      </w:pPr>
      <w:r w:rsidRPr="00AB1781">
        <w:tab/>
        <w:t>they sleep their sleep,</w:t>
      </w:r>
    </w:p>
    <w:p w14:paraId="262E3DAC" w14:textId="77777777" w:rsidR="00704CAA" w:rsidRPr="00AB1781" w:rsidRDefault="00704CAA" w:rsidP="00704CAA">
      <w:pPr>
        <w:pStyle w:val="EnglishHangNoCoptic"/>
      </w:pPr>
      <w:r w:rsidRPr="00AB1781">
        <w:tab/>
        <w:t>and none of the men of wealth</w:t>
      </w:r>
    </w:p>
    <w:p w14:paraId="5700BFA8" w14:textId="77777777" w:rsidR="00704CAA" w:rsidRPr="00AB1781" w:rsidRDefault="00704CAA" w:rsidP="00704CAA">
      <w:pPr>
        <w:pStyle w:val="EnglishHangEndNoCoptic"/>
      </w:pPr>
      <w:r w:rsidRPr="00AB1781">
        <w:tab/>
        <w:t>find anything in their hands.</w:t>
      </w:r>
    </w:p>
    <w:p w14:paraId="52C57782" w14:textId="77777777" w:rsidR="00704CAA" w:rsidRPr="00AB1781" w:rsidRDefault="00704CAA" w:rsidP="00704CAA">
      <w:pPr>
        <w:pStyle w:val="EnglishHangNoCoptic"/>
      </w:pPr>
      <w:r w:rsidRPr="00AB1781">
        <w:t xml:space="preserve">7 At </w:t>
      </w:r>
      <w:r>
        <w:t>Your</w:t>
      </w:r>
      <w:r w:rsidRPr="00AB1781">
        <w:t xml:space="preserve"> rebuke, O God of Jacob,</w:t>
      </w:r>
    </w:p>
    <w:p w14:paraId="7C868A25" w14:textId="77777777" w:rsidR="00704CAA" w:rsidRPr="00AB1781" w:rsidRDefault="00704CAA" w:rsidP="00704CAA">
      <w:pPr>
        <w:pStyle w:val="EnglishHangEndNoCoptic"/>
      </w:pPr>
      <w:r w:rsidRPr="00AB1781">
        <w:tab/>
      </w:r>
      <w:r>
        <w:t>Those mounted on</w:t>
      </w:r>
      <w:r w:rsidRPr="00AB1781">
        <w:t xml:space="preserve"> </w:t>
      </w:r>
      <w:r>
        <w:t>fell asleep</w:t>
      </w:r>
      <w:r w:rsidRPr="00AB1781">
        <w:t>.</w:t>
      </w:r>
    </w:p>
    <w:p w14:paraId="506E9810" w14:textId="77777777" w:rsidR="00704CAA" w:rsidRPr="00AB1781" w:rsidRDefault="00704CAA" w:rsidP="00704CAA">
      <w:pPr>
        <w:pStyle w:val="EnglishHangNoCoptic"/>
      </w:pPr>
      <w:r w:rsidRPr="00AB1781">
        <w:lastRenderedPageBreak/>
        <w:t xml:space="preserve">8 </w:t>
      </w:r>
      <w:r>
        <w:t>You are awesome! w</w:t>
      </w:r>
      <w:r w:rsidRPr="00AB1781">
        <w:t xml:space="preserve">ho can </w:t>
      </w:r>
      <w:r>
        <w:t>stand against</w:t>
      </w:r>
      <w:r w:rsidRPr="00AB1781">
        <w:t xml:space="preserve"> </w:t>
      </w:r>
      <w:r>
        <w:t>You</w:t>
      </w:r>
    </w:p>
    <w:p w14:paraId="3DCC89EF" w14:textId="77777777" w:rsidR="00704CAA" w:rsidRPr="00AB1781" w:rsidRDefault="00704CAA" w:rsidP="00704CAA">
      <w:pPr>
        <w:pStyle w:val="EnglishHangEndNoCoptic"/>
      </w:pPr>
      <w:r w:rsidRPr="00AB1781">
        <w:tab/>
        <w:t xml:space="preserve">when </w:t>
      </w:r>
      <w:r>
        <w:t>Your</w:t>
      </w:r>
      <w:r w:rsidRPr="00AB1781">
        <w:t xml:space="preserve"> anger is roused?</w:t>
      </w:r>
    </w:p>
    <w:p w14:paraId="6AD473C8" w14:textId="77777777" w:rsidR="00704CAA" w:rsidRPr="00AB1781" w:rsidRDefault="00704CAA" w:rsidP="00704CAA">
      <w:pPr>
        <w:pStyle w:val="EnglishHangNoCoptic"/>
      </w:pPr>
      <w:r w:rsidRPr="00AB1781">
        <w:t xml:space="preserve">9 </w:t>
      </w:r>
      <w:r>
        <w:t>You</w:t>
      </w:r>
      <w:r w:rsidRPr="00AB1781">
        <w:t xml:space="preserve"> </w:t>
      </w:r>
      <w:r>
        <w:t>made</w:t>
      </w:r>
      <w:r w:rsidRPr="00AB1781">
        <w:t xml:space="preserve"> judgment</w:t>
      </w:r>
      <w:r>
        <w:t xml:space="preserve"> to be</w:t>
      </w:r>
      <w:r w:rsidRPr="00AB1781">
        <w:t xml:space="preserve"> heard from heaven;</w:t>
      </w:r>
    </w:p>
    <w:p w14:paraId="736AB750" w14:textId="77777777" w:rsidR="00704CAA" w:rsidRPr="00AB1781" w:rsidRDefault="00704CAA" w:rsidP="00704CAA">
      <w:pPr>
        <w:pStyle w:val="EnglishHangEndNoCoptic"/>
      </w:pPr>
      <w:r w:rsidRPr="00AB1781">
        <w:tab/>
      </w:r>
      <w:r>
        <w:t xml:space="preserve">the </w:t>
      </w:r>
      <w:r w:rsidRPr="00AB1781">
        <w:t xml:space="preserve">earth </w:t>
      </w:r>
      <w:r>
        <w:t>was afraid</w:t>
      </w:r>
      <w:r w:rsidRPr="00AB1781">
        <w:t xml:space="preserve"> and </w:t>
      </w:r>
      <w:r>
        <w:t xml:space="preserve">kept </w:t>
      </w:r>
      <w:r w:rsidRPr="00AB1781">
        <w:t>silent,</w:t>
      </w:r>
    </w:p>
    <w:p w14:paraId="60077B69" w14:textId="77777777" w:rsidR="00704CAA" w:rsidRPr="00AB1781" w:rsidRDefault="00704CAA" w:rsidP="00704CAA">
      <w:pPr>
        <w:pStyle w:val="EnglishHangNoCoptic"/>
      </w:pPr>
      <w:r w:rsidRPr="00AB1781">
        <w:t xml:space="preserve">10 when God </w:t>
      </w:r>
      <w:r>
        <w:t>arose</w:t>
      </w:r>
      <w:r w:rsidRPr="00AB1781">
        <w:t xml:space="preserve"> for judgment</w:t>
      </w:r>
      <w:r>
        <w:t>,</w:t>
      </w:r>
    </w:p>
    <w:p w14:paraId="1A165505" w14:textId="77777777" w:rsidR="00704CAA" w:rsidRPr="00AB1781" w:rsidRDefault="00704CAA" w:rsidP="00704CAA">
      <w:pPr>
        <w:pStyle w:val="EnglishHangEndNoCoptic"/>
      </w:pPr>
      <w:r w:rsidRPr="00AB1781">
        <w:tab/>
        <w:t xml:space="preserve">to save all the meek of the earth. </w:t>
      </w:r>
      <w:r w:rsidRPr="00AB1781">
        <w:rPr>
          <w:i/>
        </w:rPr>
        <w:t>(Pause)</w:t>
      </w:r>
    </w:p>
    <w:p w14:paraId="65C86D8A" w14:textId="77777777" w:rsidR="00704CAA" w:rsidRPr="00AB1781" w:rsidRDefault="00704CAA" w:rsidP="00704CAA">
      <w:pPr>
        <w:pStyle w:val="EnglishHangNoCoptic"/>
      </w:pPr>
      <w:r w:rsidRPr="00AB1781">
        <w:t xml:space="preserve">11 For the thought of man will confess to </w:t>
      </w:r>
      <w:r>
        <w:t>You,</w:t>
      </w:r>
    </w:p>
    <w:p w14:paraId="551F4756" w14:textId="77777777" w:rsidR="00704CAA" w:rsidRPr="00AB1781" w:rsidRDefault="00704CAA" w:rsidP="00704CAA">
      <w:pPr>
        <w:pStyle w:val="EnglishHangEndNoCoptic"/>
      </w:pPr>
      <w:r w:rsidRPr="00AB1781">
        <w:tab/>
        <w:t xml:space="preserve">and the </w:t>
      </w:r>
      <w:r>
        <w:t>remnant</w:t>
      </w:r>
      <w:r w:rsidRPr="00AB1781">
        <w:t xml:space="preserve"> of his thought will keep </w:t>
      </w:r>
      <w:r>
        <w:t>feast</w:t>
      </w:r>
      <w:r w:rsidRPr="00AB1781">
        <w:t xml:space="preserve"> to </w:t>
      </w:r>
      <w:r>
        <w:t>You</w:t>
      </w:r>
      <w:r w:rsidRPr="00AB1781">
        <w:t>.</w:t>
      </w:r>
      <w:r w:rsidRPr="00AB1781">
        <w:rPr>
          <w:rStyle w:val="FootnoteReference"/>
        </w:rPr>
        <w:footnoteReference w:id="416"/>
      </w:r>
    </w:p>
    <w:p w14:paraId="2C007FEA" w14:textId="77777777" w:rsidR="00704CAA" w:rsidRPr="00AB1781" w:rsidRDefault="00704CAA" w:rsidP="00704CAA">
      <w:pPr>
        <w:pStyle w:val="EnglishHangNoCoptic"/>
      </w:pPr>
      <w:r w:rsidRPr="00AB1781">
        <w:t xml:space="preserve">12 </w:t>
      </w:r>
      <w:r>
        <w:t>Make vows, and pay t</w:t>
      </w:r>
      <w:r w:rsidRPr="00AB1781">
        <w:t>o the Lord our God;</w:t>
      </w:r>
    </w:p>
    <w:p w14:paraId="2A380D66" w14:textId="77777777" w:rsidR="00704CAA" w:rsidRPr="00AB1781" w:rsidRDefault="00704CAA" w:rsidP="00704CAA">
      <w:pPr>
        <w:pStyle w:val="EnglishHangEndNoCoptic"/>
      </w:pPr>
      <w:r w:rsidRPr="00AB1781">
        <w:tab/>
        <w:t>all around Him</w:t>
      </w:r>
      <w:r>
        <w:t xml:space="preserve"> will</w:t>
      </w:r>
      <w:r w:rsidRPr="00AB1781">
        <w:t xml:space="preserve"> bring gifts</w:t>
      </w:r>
    </w:p>
    <w:p w14:paraId="4366D048" w14:textId="77777777" w:rsidR="00704CAA" w:rsidRPr="00AB1781" w:rsidRDefault="00704CAA" w:rsidP="00704CAA">
      <w:pPr>
        <w:pStyle w:val="EnglishHangNoCoptic"/>
      </w:pPr>
      <w:r w:rsidRPr="00AB1781">
        <w:t xml:space="preserve">13 to </w:t>
      </w:r>
      <w:r>
        <w:t>the awesome One, He who</w:t>
      </w:r>
      <w:r w:rsidRPr="00AB1781">
        <w:t xml:space="preserve"> </w:t>
      </w:r>
      <w:r>
        <w:t>takes away</w:t>
      </w:r>
      <w:r w:rsidRPr="00AB1781">
        <w:t xml:space="preserve"> the spirits of rulers,</w:t>
      </w:r>
    </w:p>
    <w:p w14:paraId="5A5125E8" w14:textId="77777777" w:rsidR="00704CAA" w:rsidRPr="00CA0029" w:rsidRDefault="00704CAA" w:rsidP="00704CAA">
      <w:pPr>
        <w:pStyle w:val="EnglishHangEndNoCoptic"/>
      </w:pPr>
      <w:r w:rsidRPr="00AB1781">
        <w:tab/>
      </w:r>
      <w:r>
        <w:t xml:space="preserve">To the awesome One among </w:t>
      </w:r>
      <w:r w:rsidRPr="00AB1781">
        <w:t xml:space="preserve">the </w:t>
      </w:r>
      <w:r>
        <w:t>kings</w:t>
      </w:r>
      <w:r w:rsidRPr="00AB1781">
        <w:rPr>
          <w:rStyle w:val="FootnoteReference"/>
        </w:rPr>
        <w:footnoteReference w:id="417"/>
      </w:r>
      <w:r w:rsidRPr="00AB1781">
        <w:t xml:space="preserve"> of the earth.</w:t>
      </w:r>
    </w:p>
    <w:p w14:paraId="7628279E" w14:textId="77777777" w:rsidR="00704CAA" w:rsidRPr="00AB1781" w:rsidRDefault="00704CAA" w:rsidP="00704CAA">
      <w:pPr>
        <w:pStyle w:val="Heading4"/>
      </w:pPr>
      <w:r>
        <w:t>Psalm</w:t>
      </w:r>
      <w:r w:rsidRPr="00AB1781">
        <w:t xml:space="preserve"> 76</w:t>
      </w:r>
      <w:r>
        <w:t>: “I cry to the Lord with my voice”</w:t>
      </w:r>
    </w:p>
    <w:p w14:paraId="7D84DFA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6D84918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11D01175" w14:textId="77777777" w:rsidR="00704CAA" w:rsidRPr="00AB1781" w:rsidRDefault="00704CAA" w:rsidP="00704CAA">
      <w:pPr>
        <w:pStyle w:val="Rubric"/>
      </w:pPr>
      <w:r w:rsidRPr="00AB1781">
        <w:t>1 (</w:t>
      </w:r>
      <w:r>
        <w:t>For the end; concerning</w:t>
      </w:r>
      <w:r w:rsidRPr="00AB1781">
        <w:t xml:space="preserve"> Jeduthun. A Psalm by Asaph)</w:t>
      </w:r>
    </w:p>
    <w:p w14:paraId="763A8380" w14:textId="77777777" w:rsidR="00704CAA" w:rsidRPr="00AB1781" w:rsidRDefault="00704CAA" w:rsidP="00704CAA">
      <w:pPr>
        <w:pStyle w:val="EnglishHangNoCoptic"/>
      </w:pPr>
      <w:r w:rsidRPr="00AB1781">
        <w:t>2 I cry to the Lord with my voice,</w:t>
      </w:r>
    </w:p>
    <w:p w14:paraId="3DD3C913" w14:textId="77777777" w:rsidR="00704CAA" w:rsidRPr="00AB1781" w:rsidRDefault="00704CAA" w:rsidP="00704CAA">
      <w:pPr>
        <w:pStyle w:val="EnglishHangEndNoCoptic"/>
      </w:pPr>
      <w:r w:rsidRPr="00AB1781">
        <w:tab/>
        <w:t xml:space="preserve">I cry to </w:t>
      </w:r>
      <w:r>
        <w:t>God with my voice and He attended</w:t>
      </w:r>
      <w:r w:rsidRPr="00AB1781">
        <w:t xml:space="preserve"> to me.</w:t>
      </w:r>
    </w:p>
    <w:p w14:paraId="00D5B63F" w14:textId="77777777" w:rsidR="00704CAA" w:rsidRPr="00AB1781" w:rsidRDefault="00704CAA" w:rsidP="00704CAA">
      <w:pPr>
        <w:pStyle w:val="EnglishHangNoCoptic"/>
      </w:pPr>
      <w:r w:rsidRPr="00AB1781">
        <w:t xml:space="preserve">3 In the day of my </w:t>
      </w:r>
      <w:r>
        <w:t>affliction</w:t>
      </w:r>
      <w:r w:rsidRPr="00AB1781">
        <w:t xml:space="preserve"> I sought God</w:t>
      </w:r>
      <w:r>
        <w:t>,</w:t>
      </w:r>
    </w:p>
    <w:p w14:paraId="21BD4849" w14:textId="77777777" w:rsidR="00704CAA" w:rsidRPr="00AB1781" w:rsidRDefault="00704CAA" w:rsidP="00704CAA">
      <w:pPr>
        <w:pStyle w:val="EnglishHangNoCoptic"/>
      </w:pPr>
      <w:r w:rsidRPr="00AB1781">
        <w:tab/>
        <w:t>with my hands uplifted to Him in the night,</w:t>
      </w:r>
    </w:p>
    <w:p w14:paraId="758AD13D" w14:textId="77777777" w:rsidR="00704CAA" w:rsidRPr="00AB1781" w:rsidRDefault="00704CAA" w:rsidP="00704CAA">
      <w:pPr>
        <w:pStyle w:val="EnglishHangNoCoptic"/>
      </w:pPr>
      <w:r w:rsidRPr="00AB1781">
        <w:tab/>
        <w:t>and I was not deceived;</w:t>
      </w:r>
    </w:p>
    <w:p w14:paraId="698A09C1" w14:textId="77777777" w:rsidR="00704CAA" w:rsidRPr="00AB1781" w:rsidRDefault="00704CAA" w:rsidP="00704CAA">
      <w:pPr>
        <w:pStyle w:val="EnglishHangEndNoCoptic"/>
      </w:pPr>
      <w:r w:rsidRPr="00AB1781">
        <w:tab/>
        <w:t>my soul refused to be comforted.</w:t>
      </w:r>
    </w:p>
    <w:p w14:paraId="6FA52B9E" w14:textId="77777777" w:rsidR="00704CAA" w:rsidRPr="00AB1781" w:rsidRDefault="00704CAA" w:rsidP="00704CAA">
      <w:pPr>
        <w:pStyle w:val="EnglishHangNoCoptic"/>
      </w:pPr>
      <w:r w:rsidRPr="00AB1781">
        <w:t>4 I remembered God and was glad;</w:t>
      </w:r>
    </w:p>
    <w:p w14:paraId="2E874BEE" w14:textId="77777777" w:rsidR="00704CAA" w:rsidRPr="00AB1781" w:rsidRDefault="00704CAA" w:rsidP="00704CAA">
      <w:pPr>
        <w:pStyle w:val="EnglishHangEndNoCoptic"/>
      </w:pPr>
      <w:r w:rsidRPr="00AB1781">
        <w:tab/>
        <w:t xml:space="preserve">I </w:t>
      </w:r>
      <w:r>
        <w:t>pondered,</w:t>
      </w:r>
      <w:r w:rsidRPr="00AB1781">
        <w:t xml:space="preserve"> and my spirit </w:t>
      </w:r>
      <w:r>
        <w:t>discouraged</w:t>
      </w:r>
      <w:r w:rsidRPr="00AB1781">
        <w:t xml:space="preserve">. </w:t>
      </w:r>
      <w:r w:rsidRPr="00AB1781">
        <w:rPr>
          <w:i/>
        </w:rPr>
        <w:t>(Pause)</w:t>
      </w:r>
    </w:p>
    <w:p w14:paraId="1778A2EF" w14:textId="77777777" w:rsidR="00704CAA" w:rsidRPr="00AB1781" w:rsidRDefault="00704CAA" w:rsidP="00704CAA">
      <w:pPr>
        <w:pStyle w:val="EnglishHangNoCoptic"/>
      </w:pPr>
      <w:r w:rsidRPr="00AB1781">
        <w:t xml:space="preserve">5 My eyes </w:t>
      </w:r>
      <w:r>
        <w:t>were preoccupied with all</w:t>
      </w:r>
      <w:r w:rsidRPr="00AB1781">
        <w:t xml:space="preserve"> the watches</w:t>
      </w:r>
      <w:r>
        <w:t xml:space="preserve"> [of the night]</w:t>
      </w:r>
      <w:r>
        <w:rPr>
          <w:rStyle w:val="FootnoteReference"/>
        </w:rPr>
        <w:footnoteReference w:id="418"/>
      </w:r>
      <w:r w:rsidRPr="00AB1781">
        <w:t>;</w:t>
      </w:r>
    </w:p>
    <w:p w14:paraId="0A0F6A84" w14:textId="77777777" w:rsidR="00704CAA" w:rsidRPr="00AB1781" w:rsidRDefault="00704CAA" w:rsidP="00704CAA">
      <w:pPr>
        <w:pStyle w:val="EnglishHangEndNoCoptic"/>
      </w:pPr>
      <w:r w:rsidRPr="00AB1781">
        <w:tab/>
        <w:t>I was troubled and did not speak.</w:t>
      </w:r>
    </w:p>
    <w:p w14:paraId="0C760C91" w14:textId="77777777" w:rsidR="00704CAA" w:rsidRPr="00AB1781" w:rsidRDefault="00704CAA" w:rsidP="00704CAA">
      <w:pPr>
        <w:pStyle w:val="EnglishHangNoCoptic"/>
      </w:pPr>
      <w:r w:rsidRPr="00AB1781">
        <w:lastRenderedPageBreak/>
        <w:t>6 I considered the days of old</w:t>
      </w:r>
      <w:r>
        <w:t>,</w:t>
      </w:r>
    </w:p>
    <w:p w14:paraId="27CCDC83" w14:textId="77777777" w:rsidR="00704CAA" w:rsidRPr="00AB1781" w:rsidRDefault="00704CAA" w:rsidP="00704CAA">
      <w:pPr>
        <w:pStyle w:val="EnglishHangEndNoCoptic"/>
      </w:pPr>
      <w:r w:rsidRPr="00AB1781">
        <w:tab/>
        <w:t>and remembered the years of past ages.</w:t>
      </w:r>
    </w:p>
    <w:p w14:paraId="79344C27" w14:textId="77777777" w:rsidR="00704CAA" w:rsidRPr="00AB1781" w:rsidRDefault="00704CAA" w:rsidP="00704CAA">
      <w:pPr>
        <w:pStyle w:val="EnglishHangNoCoptic"/>
      </w:pPr>
      <w:r w:rsidRPr="00AB1781">
        <w:t>7 I meditated at night and communed with my heart,</w:t>
      </w:r>
    </w:p>
    <w:p w14:paraId="665A67B5" w14:textId="77777777" w:rsidR="00704CAA" w:rsidRPr="00AB1781" w:rsidRDefault="00704CAA" w:rsidP="00704CAA">
      <w:pPr>
        <w:pStyle w:val="EnglishHangEndNoCoptic"/>
      </w:pPr>
      <w:r>
        <w:tab/>
        <w:t>and</w:t>
      </w:r>
      <w:r w:rsidRPr="00AB1781">
        <w:t xml:space="preserve"> my spirit</w:t>
      </w:r>
      <w:r>
        <w:t xml:space="preserve"> searched:</w:t>
      </w:r>
    </w:p>
    <w:p w14:paraId="35496831" w14:textId="77777777" w:rsidR="00704CAA" w:rsidRPr="00AB1781" w:rsidRDefault="00704CAA" w:rsidP="00704CAA">
      <w:pPr>
        <w:pStyle w:val="EnglishHangNoCoptic"/>
      </w:pPr>
      <w:r w:rsidRPr="00AB1781">
        <w:t xml:space="preserve">8 Will the Lord reject us </w:t>
      </w:r>
      <w:r>
        <w:t>forever</w:t>
      </w:r>
    </w:p>
    <w:p w14:paraId="5C2EE6AE" w14:textId="77777777" w:rsidR="00704CAA" w:rsidRPr="00AB1781" w:rsidRDefault="00704CAA" w:rsidP="00704CAA">
      <w:pPr>
        <w:pStyle w:val="EnglishHangEndNoCoptic"/>
      </w:pPr>
      <w:r w:rsidRPr="00AB1781">
        <w:tab/>
        <w:t>and never again be favorable?</w:t>
      </w:r>
    </w:p>
    <w:p w14:paraId="0E549AF9" w14:textId="77777777" w:rsidR="00704CAA" w:rsidRPr="00AB1781" w:rsidRDefault="00704CAA" w:rsidP="00704CAA">
      <w:pPr>
        <w:pStyle w:val="EnglishHangNoCoptic"/>
      </w:pPr>
      <w:r w:rsidRPr="00AB1781">
        <w:t>9 Or wil</w:t>
      </w:r>
      <w:r>
        <w:t>l He completely cut off His mercy</w:t>
      </w:r>
    </w:p>
    <w:p w14:paraId="5EC9FC4D" w14:textId="77777777" w:rsidR="00704CAA" w:rsidRPr="00AB1781" w:rsidRDefault="00704CAA" w:rsidP="00704CAA">
      <w:pPr>
        <w:pStyle w:val="EnglishHangEndNoCoptic"/>
      </w:pPr>
      <w:r w:rsidRPr="00AB1781">
        <w:tab/>
      </w:r>
      <w:r>
        <w:t>from generation to generation</w:t>
      </w:r>
      <w:r w:rsidRPr="00AB1781">
        <w:t>?</w:t>
      </w:r>
    </w:p>
    <w:p w14:paraId="05E0F882" w14:textId="77777777" w:rsidR="00704CAA" w:rsidRPr="00AB1781" w:rsidRDefault="00704CAA" w:rsidP="00704CAA">
      <w:pPr>
        <w:pStyle w:val="EnglishHangNoCoptic"/>
      </w:pPr>
      <w:r w:rsidRPr="00AB1781">
        <w:t xml:space="preserve">10 </w:t>
      </w:r>
      <w:r>
        <w:t>Or w</w:t>
      </w:r>
      <w:r w:rsidRPr="00AB1781">
        <w:t xml:space="preserve">ill God forget to </w:t>
      </w:r>
      <w:r>
        <w:t>be</w:t>
      </w:r>
      <w:r w:rsidRPr="00AB1781">
        <w:t xml:space="preserve"> compassion</w:t>
      </w:r>
      <w:r>
        <w:t>ate</w:t>
      </w:r>
      <w:r w:rsidRPr="00AB1781">
        <w:t>?</w:t>
      </w:r>
    </w:p>
    <w:p w14:paraId="22AA413C" w14:textId="77777777" w:rsidR="00704CAA" w:rsidRPr="00AB1781" w:rsidRDefault="00704CAA" w:rsidP="00704CAA">
      <w:pPr>
        <w:pStyle w:val="EnglishHangEndNoCoptic"/>
      </w:pPr>
      <w:r w:rsidRPr="00AB1781">
        <w:tab/>
      </w:r>
      <w:r>
        <w:t>Or w</w:t>
      </w:r>
      <w:r w:rsidRPr="00AB1781">
        <w:t xml:space="preserve">ill He withhold His </w:t>
      </w:r>
      <w:r>
        <w:t>compassion</w:t>
      </w:r>
      <w:r w:rsidRPr="00AB1781">
        <w:t xml:space="preserve"> in His wrath? </w:t>
      </w:r>
      <w:r w:rsidRPr="00AB1781">
        <w:rPr>
          <w:i/>
        </w:rPr>
        <w:t>(Pause)</w:t>
      </w:r>
    </w:p>
    <w:p w14:paraId="78956280" w14:textId="77777777" w:rsidR="00704CAA" w:rsidRPr="00AB1781" w:rsidRDefault="00704CAA" w:rsidP="00704CAA">
      <w:pPr>
        <w:pStyle w:val="EnglishHangNoCoptic"/>
      </w:pPr>
      <w:r>
        <w:t>11 And I said, “</w:t>
      </w:r>
      <w:r w:rsidRPr="00AB1781">
        <w:t>Now I begin to understand;</w:t>
      </w:r>
    </w:p>
    <w:p w14:paraId="15F0C230" w14:textId="77777777" w:rsidR="00704CAA" w:rsidRPr="00AB1781" w:rsidRDefault="00704CAA" w:rsidP="00704CAA">
      <w:pPr>
        <w:pStyle w:val="EnglishHangEndNoCoptic"/>
      </w:pPr>
      <w:r w:rsidRPr="00AB1781">
        <w:tab/>
        <w:t>this change is</w:t>
      </w:r>
      <w:r>
        <w:t xml:space="preserve"> by</w:t>
      </w:r>
      <w:r w:rsidRPr="00AB1781">
        <w:t xml:space="preserve"> t</w:t>
      </w:r>
      <w:r>
        <w:t>he right hand of the Most High!”</w:t>
      </w:r>
    </w:p>
    <w:p w14:paraId="50565E50" w14:textId="77777777" w:rsidR="00704CAA" w:rsidRPr="00AB1781" w:rsidRDefault="00704CAA" w:rsidP="00704CAA">
      <w:pPr>
        <w:pStyle w:val="EnglishHangNoCoptic"/>
      </w:pPr>
      <w:r w:rsidRPr="00AB1781">
        <w:t>12 I will remember the works of the Lord,</w:t>
      </w:r>
    </w:p>
    <w:p w14:paraId="1C6D09B7" w14:textId="77777777" w:rsidR="00704CAA" w:rsidRPr="00AB1781" w:rsidRDefault="00704CAA" w:rsidP="00704CAA">
      <w:pPr>
        <w:pStyle w:val="EnglishHangEndNoCoptic"/>
      </w:pPr>
      <w:r w:rsidRPr="00AB1781">
        <w:tab/>
      </w:r>
      <w:r>
        <w:t xml:space="preserve">for </w:t>
      </w:r>
      <w:r w:rsidRPr="00AB1781">
        <w:t xml:space="preserve">I will </w:t>
      </w:r>
      <w:r>
        <w:t>remember</w:t>
      </w:r>
      <w:r w:rsidRPr="00AB1781">
        <w:t xml:space="preserve"> </w:t>
      </w:r>
      <w:r>
        <w:t>Your</w:t>
      </w:r>
      <w:r w:rsidRPr="00AB1781">
        <w:t xml:space="preserve"> wonders </w:t>
      </w:r>
      <w:r>
        <w:t>of old</w:t>
      </w:r>
      <w:r w:rsidRPr="00AB1781">
        <w:t>.</w:t>
      </w:r>
    </w:p>
    <w:p w14:paraId="1E1A857A" w14:textId="77777777" w:rsidR="00704CAA" w:rsidRPr="00AB1781" w:rsidRDefault="00704CAA" w:rsidP="00704CAA">
      <w:pPr>
        <w:pStyle w:val="EnglishHangNoCoptic"/>
      </w:pPr>
      <w:r w:rsidRPr="00AB1781">
        <w:t xml:space="preserve">13 And I will meditate on all </w:t>
      </w:r>
      <w:r>
        <w:t>Your</w:t>
      </w:r>
      <w:r w:rsidRPr="00AB1781">
        <w:t xml:space="preserve"> works</w:t>
      </w:r>
      <w:r>
        <w:t>,</w:t>
      </w:r>
    </w:p>
    <w:p w14:paraId="7A7F648C" w14:textId="77777777" w:rsidR="00704CAA" w:rsidRPr="00AB1781" w:rsidRDefault="00704CAA" w:rsidP="00704CAA">
      <w:pPr>
        <w:pStyle w:val="EnglishHangEndNoCoptic"/>
      </w:pPr>
      <w:r w:rsidRPr="00AB1781">
        <w:tab/>
        <w:t xml:space="preserve">and reflect on </w:t>
      </w:r>
      <w:r>
        <w:t>Your</w:t>
      </w:r>
      <w:r w:rsidRPr="00AB1781">
        <w:t xml:space="preserve"> </w:t>
      </w:r>
      <w:r>
        <w:t>ways</w:t>
      </w:r>
      <w:r w:rsidRPr="00AB1781">
        <w:t>.</w:t>
      </w:r>
    </w:p>
    <w:p w14:paraId="044136CA" w14:textId="77777777" w:rsidR="00704CAA" w:rsidRPr="00AB1781" w:rsidRDefault="00704CAA" w:rsidP="00704CAA">
      <w:pPr>
        <w:pStyle w:val="EnglishHangNoCoptic"/>
      </w:pPr>
      <w:r w:rsidRPr="00AB1781">
        <w:t xml:space="preserve">14 O God, </w:t>
      </w:r>
      <w:r>
        <w:t>Your way is what is holy</w:t>
      </w:r>
      <w:r w:rsidRPr="00AB1781">
        <w:t>.</w:t>
      </w:r>
    </w:p>
    <w:p w14:paraId="54DF9476" w14:textId="77777777" w:rsidR="00704CAA" w:rsidRPr="00AB1781" w:rsidRDefault="00704CAA" w:rsidP="00704CAA">
      <w:pPr>
        <w:pStyle w:val="EnglishHangEndNoCoptic"/>
      </w:pPr>
      <w:r w:rsidRPr="00AB1781">
        <w:tab/>
      </w:r>
      <w:r>
        <w:t>Who is so</w:t>
      </w:r>
      <w:r w:rsidRPr="00AB1781">
        <w:t xml:space="preserve"> great </w:t>
      </w:r>
      <w:r>
        <w:t>a god</w:t>
      </w:r>
      <w:r w:rsidRPr="00AB1781">
        <w:t xml:space="preserve"> </w:t>
      </w:r>
      <w:r>
        <w:t>as</w:t>
      </w:r>
      <w:r w:rsidRPr="00AB1781">
        <w:t xml:space="preserve"> our God?</w:t>
      </w:r>
    </w:p>
    <w:p w14:paraId="204F4BBC" w14:textId="77777777" w:rsidR="00704CAA" w:rsidRPr="00AB1781" w:rsidRDefault="00704CAA" w:rsidP="00704CAA">
      <w:pPr>
        <w:pStyle w:val="EnglishHangNoCoptic"/>
      </w:pPr>
      <w:r w:rsidRPr="00AB1781">
        <w:t xml:space="preserve">15 </w:t>
      </w:r>
      <w:r>
        <w:t>You</w:t>
      </w:r>
      <w:r w:rsidRPr="00AB1781">
        <w:t xml:space="preserve"> are the God Who does wonders;</w:t>
      </w:r>
    </w:p>
    <w:p w14:paraId="1D192F1C" w14:textId="77777777" w:rsidR="00704CAA" w:rsidRPr="00AB1781" w:rsidRDefault="00704CAA" w:rsidP="00704CAA">
      <w:pPr>
        <w:pStyle w:val="EnglishHangEndNoCoptic"/>
      </w:pPr>
      <w:r w:rsidRPr="00AB1781">
        <w:tab/>
      </w:r>
      <w:r>
        <w:t>You</w:t>
      </w:r>
      <w:r w:rsidRPr="00AB1781">
        <w:t xml:space="preserve"> </w:t>
      </w:r>
      <w:r>
        <w:t>have</w:t>
      </w:r>
      <w:r w:rsidRPr="00AB1781">
        <w:t xml:space="preserve"> made </w:t>
      </w:r>
      <w:r>
        <w:t>Your</w:t>
      </w:r>
      <w:r w:rsidRPr="00AB1781">
        <w:t xml:space="preserve"> power </w:t>
      </w:r>
      <w:r>
        <w:t xml:space="preserve">known </w:t>
      </w:r>
      <w:r w:rsidRPr="00AB1781">
        <w:t>among the peoples.</w:t>
      </w:r>
    </w:p>
    <w:p w14:paraId="6A310768" w14:textId="77777777" w:rsidR="00704CAA" w:rsidRPr="00AB1781" w:rsidRDefault="00704CAA" w:rsidP="00704CAA">
      <w:pPr>
        <w:pStyle w:val="EnglishHangNoCoptic"/>
      </w:pPr>
      <w:r w:rsidRPr="00AB1781">
        <w:t xml:space="preserve">16 </w:t>
      </w:r>
      <w:r>
        <w:t>You</w:t>
      </w:r>
      <w:r w:rsidRPr="00AB1781">
        <w:t xml:space="preserve"> </w:t>
      </w:r>
      <w:r>
        <w:t>redeemed Your</w:t>
      </w:r>
      <w:r w:rsidRPr="00AB1781">
        <w:t xml:space="preserve"> people</w:t>
      </w:r>
      <w:r>
        <w:t>,</w:t>
      </w:r>
    </w:p>
    <w:p w14:paraId="75F6107F" w14:textId="77777777" w:rsidR="00704CAA" w:rsidRPr="00AB1781" w:rsidRDefault="00704CAA" w:rsidP="00704CAA">
      <w:pPr>
        <w:pStyle w:val="EnglishHangEndNoCoptic"/>
      </w:pPr>
      <w:r w:rsidRPr="00AB1781">
        <w:tab/>
        <w:t>the sons of Jacob and Joseph</w:t>
      </w:r>
      <w:r>
        <w:t>, with Your arm</w:t>
      </w:r>
      <w:r w:rsidRPr="00AB1781">
        <w:t xml:space="preserve">. </w:t>
      </w:r>
      <w:r w:rsidRPr="00AB1781">
        <w:rPr>
          <w:i/>
        </w:rPr>
        <w:t>(Pause)</w:t>
      </w:r>
    </w:p>
    <w:p w14:paraId="7BE3D1AB" w14:textId="77777777" w:rsidR="00704CAA" w:rsidRPr="00AB1781" w:rsidRDefault="00704CAA" w:rsidP="00704CAA">
      <w:pPr>
        <w:pStyle w:val="EnglishHangNoCoptic"/>
      </w:pPr>
      <w:r w:rsidRPr="00AB1781">
        <w:t xml:space="preserve">17 The waters saw </w:t>
      </w:r>
      <w:r>
        <w:t>You</w:t>
      </w:r>
      <w:r w:rsidRPr="00AB1781">
        <w:t>, O God;</w:t>
      </w:r>
    </w:p>
    <w:p w14:paraId="6DEF7EEF" w14:textId="77777777" w:rsidR="00704CAA" w:rsidRPr="00AB1781" w:rsidRDefault="00704CAA" w:rsidP="00704CAA">
      <w:pPr>
        <w:pStyle w:val="EnglishHangNoCoptic"/>
      </w:pPr>
      <w:r w:rsidRPr="00AB1781">
        <w:tab/>
        <w:t xml:space="preserve">the waters saw </w:t>
      </w:r>
      <w:r>
        <w:t>You</w:t>
      </w:r>
      <w:r w:rsidRPr="00AB1781">
        <w:t xml:space="preserve"> and were afraid,</w:t>
      </w:r>
    </w:p>
    <w:p w14:paraId="17E593BC" w14:textId="77777777" w:rsidR="00704CAA" w:rsidRPr="00AB1781" w:rsidRDefault="00704CAA" w:rsidP="00704CAA">
      <w:pPr>
        <w:pStyle w:val="EnglishHangEndNoCoptic"/>
      </w:pPr>
      <w:r w:rsidRPr="00AB1781">
        <w:tab/>
        <w:t>the depths were troubled.</w:t>
      </w:r>
    </w:p>
    <w:p w14:paraId="5D613EFB" w14:textId="77777777" w:rsidR="00704CAA" w:rsidRPr="00AB1781" w:rsidRDefault="00704CAA" w:rsidP="00704CAA">
      <w:pPr>
        <w:pStyle w:val="EnglishHangNoCoptic"/>
      </w:pPr>
      <w:r w:rsidRPr="00AB1781">
        <w:t xml:space="preserve">18 </w:t>
      </w:r>
      <w:r>
        <w:t>T</w:t>
      </w:r>
      <w:r w:rsidRPr="00AB1781">
        <w:t>he roar of the waters</w:t>
      </w:r>
      <w:r>
        <w:t xml:space="preserve"> was great</w:t>
      </w:r>
      <w:r w:rsidRPr="00AB1781">
        <w:t>;</w:t>
      </w:r>
    </w:p>
    <w:p w14:paraId="76B9F90C" w14:textId="77777777" w:rsidR="00704CAA" w:rsidRPr="00AB1781" w:rsidRDefault="00704CAA" w:rsidP="00704CAA">
      <w:pPr>
        <w:pStyle w:val="EnglishHangNoCoptic"/>
      </w:pPr>
      <w:r w:rsidRPr="00AB1781">
        <w:tab/>
        <w:t>the clouds gave a clap</w:t>
      </w:r>
      <w:r>
        <w:rPr>
          <w:rStyle w:val="FootnoteReference"/>
        </w:rPr>
        <w:footnoteReference w:id="419"/>
      </w:r>
      <w:r w:rsidRPr="00AB1781">
        <w:t>,</w:t>
      </w:r>
    </w:p>
    <w:p w14:paraId="579447B4" w14:textId="77777777" w:rsidR="00704CAA" w:rsidRPr="00AB1781" w:rsidRDefault="00704CAA" w:rsidP="00704CAA">
      <w:pPr>
        <w:pStyle w:val="EnglishHangEndNoCoptic"/>
      </w:pPr>
      <w:r w:rsidRPr="00AB1781">
        <w:tab/>
        <w:t xml:space="preserve">for </w:t>
      </w:r>
      <w:r>
        <w:t>Your</w:t>
      </w:r>
      <w:r w:rsidRPr="00AB1781">
        <w:t xml:space="preserve"> bolts</w:t>
      </w:r>
      <w:r>
        <w:rPr>
          <w:rStyle w:val="FootnoteReference"/>
        </w:rPr>
        <w:footnoteReference w:id="420"/>
      </w:r>
      <w:r w:rsidRPr="00AB1781">
        <w:t xml:space="preserve"> pass</w:t>
      </w:r>
      <w:r>
        <w:t>ed</w:t>
      </w:r>
      <w:r w:rsidRPr="00AB1781">
        <w:t xml:space="preserve"> through them.</w:t>
      </w:r>
    </w:p>
    <w:p w14:paraId="6E8FB874" w14:textId="77777777" w:rsidR="00704CAA" w:rsidRPr="00AB1781" w:rsidRDefault="00704CAA" w:rsidP="00704CAA">
      <w:pPr>
        <w:pStyle w:val="EnglishHangNoCoptic"/>
      </w:pPr>
      <w:r w:rsidRPr="00AB1781">
        <w:t>19 The clap</w:t>
      </w:r>
      <w:r>
        <w:rPr>
          <w:rStyle w:val="FootnoteReference"/>
        </w:rPr>
        <w:footnoteReference w:id="421"/>
      </w:r>
      <w:r w:rsidRPr="00AB1781">
        <w:t xml:space="preserve"> of </w:t>
      </w:r>
      <w:r>
        <w:t>Your</w:t>
      </w:r>
      <w:r w:rsidRPr="00AB1781">
        <w:t xml:space="preserve"> thunder was in the </w:t>
      </w:r>
      <w:r>
        <w:t>circuit [of the earth]</w:t>
      </w:r>
      <w:r w:rsidRPr="00AB1781">
        <w:t>;</w:t>
      </w:r>
    </w:p>
    <w:p w14:paraId="1AA421D8" w14:textId="77777777" w:rsidR="00704CAA" w:rsidRPr="00AB1781" w:rsidRDefault="00704CAA" w:rsidP="00704CAA">
      <w:pPr>
        <w:pStyle w:val="EnglishHangNoCoptic"/>
      </w:pPr>
      <w:r w:rsidRPr="00AB1781">
        <w:tab/>
      </w:r>
      <w:r>
        <w:t>Your lightnings gave light to the world;</w:t>
      </w:r>
    </w:p>
    <w:p w14:paraId="25B31DEF" w14:textId="77777777" w:rsidR="00704CAA" w:rsidRPr="00AB1781" w:rsidRDefault="00704CAA" w:rsidP="00704CAA">
      <w:pPr>
        <w:pStyle w:val="EnglishHangEndNoCoptic"/>
      </w:pPr>
      <w:r w:rsidRPr="00AB1781">
        <w:tab/>
        <w:t>the earth shook and trembled.</w:t>
      </w:r>
    </w:p>
    <w:p w14:paraId="639011B8" w14:textId="77777777" w:rsidR="00704CAA" w:rsidRPr="00AB1781" w:rsidRDefault="00704CAA" w:rsidP="00704CAA">
      <w:pPr>
        <w:pStyle w:val="EnglishHangNoCoptic"/>
      </w:pPr>
      <w:r w:rsidRPr="00AB1781">
        <w:lastRenderedPageBreak/>
        <w:t xml:space="preserve">20 </w:t>
      </w:r>
      <w:r>
        <w:t>[O God,]</w:t>
      </w:r>
      <w:r>
        <w:rPr>
          <w:rStyle w:val="FootnoteReference"/>
        </w:rPr>
        <w:footnoteReference w:id="422"/>
      </w:r>
      <w:r>
        <w:t xml:space="preserve"> Your</w:t>
      </w:r>
      <w:r w:rsidRPr="00AB1781">
        <w:t xml:space="preserve"> ways are in the sea,</w:t>
      </w:r>
    </w:p>
    <w:p w14:paraId="2904AD04" w14:textId="77777777" w:rsidR="00704CAA" w:rsidRPr="00AB1781" w:rsidRDefault="00704CAA" w:rsidP="00704CAA">
      <w:pPr>
        <w:pStyle w:val="EnglishHangNoCoptic"/>
      </w:pPr>
      <w:r w:rsidRPr="00AB1781">
        <w:tab/>
        <w:t xml:space="preserve">and </w:t>
      </w:r>
      <w:r>
        <w:t>Your</w:t>
      </w:r>
      <w:r w:rsidRPr="00AB1781">
        <w:t xml:space="preserve"> paths in many waters;</w:t>
      </w:r>
    </w:p>
    <w:p w14:paraId="336E3EE2" w14:textId="77777777" w:rsidR="00704CAA" w:rsidRPr="00AB1781" w:rsidRDefault="00704CAA" w:rsidP="00704CAA">
      <w:pPr>
        <w:pStyle w:val="EnglishHangEndNoCoptic"/>
      </w:pPr>
      <w:r w:rsidRPr="00AB1781">
        <w:tab/>
        <w:t xml:space="preserve">and </w:t>
      </w:r>
      <w:r>
        <w:t>Your</w:t>
      </w:r>
      <w:r w:rsidRPr="00AB1781">
        <w:t xml:space="preserve"> footsteps </w:t>
      </w:r>
      <w:r>
        <w:t>will not be</w:t>
      </w:r>
      <w:r w:rsidRPr="00AB1781">
        <w:t xml:space="preserve"> known.</w:t>
      </w:r>
    </w:p>
    <w:p w14:paraId="276F2212" w14:textId="77777777" w:rsidR="00704CAA" w:rsidRPr="00AB1781" w:rsidRDefault="00704CAA" w:rsidP="00704CAA">
      <w:pPr>
        <w:pStyle w:val="EnglishHangNoCoptic"/>
      </w:pPr>
      <w:r w:rsidRPr="00AB1781">
        <w:t xml:space="preserve">21 </w:t>
      </w:r>
      <w:r>
        <w:t>You</w:t>
      </w:r>
      <w:r w:rsidRPr="00AB1781">
        <w:t xml:space="preserve"> </w:t>
      </w:r>
      <w:r>
        <w:t>led</w:t>
      </w:r>
      <w:r w:rsidRPr="00AB1781">
        <w:t xml:space="preserve"> </w:t>
      </w:r>
      <w:r>
        <w:t>Your</w:t>
      </w:r>
      <w:r w:rsidRPr="00AB1781">
        <w:t xml:space="preserve"> people like sheep</w:t>
      </w:r>
    </w:p>
    <w:p w14:paraId="6D7AC854" w14:textId="77777777" w:rsidR="00704CAA" w:rsidRDefault="00704CAA" w:rsidP="00704CAA">
      <w:pPr>
        <w:pStyle w:val="EnglishHangEndNoCoptic"/>
      </w:pPr>
      <w:r w:rsidRPr="00AB1781">
        <w:tab/>
        <w:t>by the hand of Moses and Aaron.</w:t>
      </w:r>
    </w:p>
    <w:p w14:paraId="1A643CC6" w14:textId="77777777" w:rsidR="00704CAA" w:rsidRDefault="00704CAA" w:rsidP="00704CAA">
      <w:pPr>
        <w:pStyle w:val="Rubric"/>
      </w:pPr>
      <w:r>
        <w:t>Glory…</w:t>
      </w:r>
    </w:p>
    <w:p w14:paraId="127C2DF5" w14:textId="77777777" w:rsidR="00704CAA" w:rsidRPr="00AB1781" w:rsidRDefault="00704CAA" w:rsidP="00704CAA">
      <w:pPr>
        <w:pStyle w:val="Heading3"/>
      </w:pPr>
      <w:bookmarkStart w:id="281" w:name="_Ref435438587"/>
      <w:bookmarkStart w:id="282" w:name="_Toc473283609"/>
      <w:r w:rsidRPr="00AB1781">
        <w:t>K</w:t>
      </w:r>
      <w:r>
        <w:t>athisma</w:t>
      </w:r>
      <w:r w:rsidRPr="00AB1781">
        <w:t xml:space="preserve"> 1</w:t>
      </w:r>
      <w:r>
        <w:t>1</w:t>
      </w:r>
      <w:bookmarkEnd w:id="281"/>
      <w:bookmarkEnd w:id="282"/>
    </w:p>
    <w:p w14:paraId="40FBC20E" w14:textId="77777777" w:rsidR="00704CAA" w:rsidRPr="00AB1781" w:rsidRDefault="00704CAA" w:rsidP="00704CAA">
      <w:pPr>
        <w:pStyle w:val="Heading4"/>
      </w:pPr>
      <w:r>
        <w:t>Psalm</w:t>
      </w:r>
      <w:r w:rsidRPr="00AB1781">
        <w:t xml:space="preserve"> 77</w:t>
      </w:r>
      <w:r>
        <w:t>: “Attend, O my people, to my law”</w:t>
      </w:r>
    </w:p>
    <w:p w14:paraId="155079D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4B5DFB8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6F873126" w14:textId="77777777" w:rsidR="00704CAA" w:rsidRPr="00AB1781" w:rsidRDefault="00704CAA" w:rsidP="00704CAA">
      <w:pPr>
        <w:pStyle w:val="Rubric"/>
      </w:pPr>
      <w:r w:rsidRPr="00AB1781">
        <w:t>1 (Of Contemplation. By Asaph)</w:t>
      </w:r>
    </w:p>
    <w:p w14:paraId="3075671B" w14:textId="77777777" w:rsidR="00704CAA" w:rsidRPr="00AB1781" w:rsidRDefault="00704CAA" w:rsidP="00704CAA">
      <w:pPr>
        <w:pStyle w:val="EnglishHangNoCoptic"/>
      </w:pPr>
      <w:r w:rsidRPr="00AB1781">
        <w:t>Attend,</w:t>
      </w:r>
      <w:r>
        <w:t xml:space="preserve"> O</w:t>
      </w:r>
      <w:r w:rsidRPr="00AB1781">
        <w:t xml:space="preserve"> my people, to my law;</w:t>
      </w:r>
    </w:p>
    <w:p w14:paraId="23014AA8" w14:textId="77777777" w:rsidR="00704CAA" w:rsidRPr="00AB1781" w:rsidRDefault="00704CAA" w:rsidP="00704CAA">
      <w:pPr>
        <w:pStyle w:val="EnglishHangEndNoCoptic"/>
      </w:pPr>
      <w:r w:rsidRPr="00AB1781">
        <w:tab/>
        <w:t>incline your ears to the words of my mouth.</w:t>
      </w:r>
    </w:p>
    <w:p w14:paraId="0399CC54" w14:textId="77777777" w:rsidR="00704CAA" w:rsidRPr="00AB1781" w:rsidRDefault="00704CAA" w:rsidP="00704CAA">
      <w:pPr>
        <w:pStyle w:val="EnglishHangNoCoptic"/>
      </w:pPr>
      <w:r w:rsidRPr="00AB1781">
        <w:t>2 I</w:t>
      </w:r>
      <w:r>
        <w:t xml:space="preserve"> will speak my mind in parables;</w:t>
      </w:r>
      <w:r w:rsidRPr="00AB1781">
        <w:rPr>
          <w:rStyle w:val="FootnoteReference"/>
        </w:rPr>
        <w:footnoteReference w:id="423"/>
      </w:r>
    </w:p>
    <w:p w14:paraId="3E4055F5" w14:textId="77777777" w:rsidR="00704CAA" w:rsidRPr="00AB1781" w:rsidRDefault="00704CAA" w:rsidP="00704CAA">
      <w:pPr>
        <w:pStyle w:val="EnglishHangEndNoCoptic"/>
      </w:pPr>
      <w:r w:rsidRPr="00AB1781">
        <w:tab/>
      </w:r>
      <w:r>
        <w:t>I will utter things hidden</w:t>
      </w:r>
      <w:r w:rsidRPr="00AB1781">
        <w:t xml:space="preserve"> since creation.</w:t>
      </w:r>
    </w:p>
    <w:p w14:paraId="452E6E9F" w14:textId="77777777" w:rsidR="00704CAA" w:rsidRPr="00AB1781" w:rsidRDefault="00704CAA" w:rsidP="00704CAA">
      <w:pPr>
        <w:pStyle w:val="EnglishHangNoCoptic"/>
      </w:pPr>
      <w:r w:rsidRPr="00AB1781">
        <w:t>3 All that we have heard</w:t>
      </w:r>
      <w:r>
        <w:t>,</w:t>
      </w:r>
      <w:r w:rsidRPr="00AB1781">
        <w:t xml:space="preserve"> and known</w:t>
      </w:r>
      <w:r>
        <w:t>,</w:t>
      </w:r>
    </w:p>
    <w:p w14:paraId="2156A2B4" w14:textId="77777777" w:rsidR="00704CAA" w:rsidRPr="00AB1781" w:rsidRDefault="00704CAA" w:rsidP="00704CAA">
      <w:pPr>
        <w:pStyle w:val="EnglishHangNoCoptic"/>
      </w:pPr>
      <w:r w:rsidRPr="00AB1781">
        <w:tab/>
      </w:r>
      <w:r>
        <w:t>which</w:t>
      </w:r>
      <w:r w:rsidRPr="00AB1781">
        <w:t xml:space="preserve"> our fathers have told us,</w:t>
      </w:r>
    </w:p>
    <w:p w14:paraId="13AC9E2C" w14:textId="77777777" w:rsidR="00704CAA" w:rsidRPr="00AB1781" w:rsidRDefault="00704CAA" w:rsidP="00704CAA">
      <w:pPr>
        <w:pStyle w:val="EnglishHangEndNoCoptic"/>
      </w:pPr>
      <w:r w:rsidRPr="00AB1781">
        <w:tab/>
        <w:t>has not been hidden from their children</w:t>
      </w:r>
    </w:p>
    <w:p w14:paraId="603CBC19" w14:textId="77777777" w:rsidR="00704CAA" w:rsidRPr="00AB1781" w:rsidRDefault="00704CAA" w:rsidP="00704CAA">
      <w:pPr>
        <w:pStyle w:val="EnglishHangNoCoptic"/>
      </w:pPr>
      <w:r w:rsidRPr="00AB1781">
        <w:t>4 from one generation to another;</w:t>
      </w:r>
    </w:p>
    <w:p w14:paraId="1508FB2D" w14:textId="77777777" w:rsidR="00704CAA" w:rsidRPr="00AB1781" w:rsidRDefault="00704CAA" w:rsidP="00704CAA">
      <w:pPr>
        <w:pStyle w:val="EnglishHangNoCoptic"/>
      </w:pPr>
      <w:r w:rsidRPr="00AB1781">
        <w:tab/>
      </w:r>
      <w:r>
        <w:t>as they keep telling of</w:t>
      </w:r>
    </w:p>
    <w:p w14:paraId="1498BD00" w14:textId="77777777" w:rsidR="00704CAA" w:rsidRPr="00AB1781" w:rsidRDefault="00704CAA" w:rsidP="00704CAA">
      <w:pPr>
        <w:pStyle w:val="EnglishHangNoCoptic"/>
      </w:pPr>
      <w:r w:rsidRPr="00AB1781">
        <w:tab/>
        <w:t>the praises of the Lord</w:t>
      </w:r>
      <w:r>
        <w:t>,</w:t>
      </w:r>
    </w:p>
    <w:p w14:paraId="42975FB3" w14:textId="77777777" w:rsidR="00704CAA" w:rsidRPr="00AB1781" w:rsidRDefault="00704CAA" w:rsidP="00704CAA">
      <w:pPr>
        <w:pStyle w:val="EnglishHangNoCoptic"/>
      </w:pPr>
      <w:r w:rsidRPr="00AB1781">
        <w:tab/>
        <w:t>and His mighty acts</w:t>
      </w:r>
      <w:r>
        <w:t>,</w:t>
      </w:r>
    </w:p>
    <w:p w14:paraId="443F206E" w14:textId="77777777" w:rsidR="00704CAA" w:rsidRPr="00AB1781" w:rsidRDefault="00704CAA" w:rsidP="00704CAA">
      <w:pPr>
        <w:pStyle w:val="EnglishHangEndNoCoptic"/>
      </w:pPr>
      <w:r w:rsidRPr="00AB1781">
        <w:tab/>
        <w:t>and the wonders He has done.</w:t>
      </w:r>
    </w:p>
    <w:p w14:paraId="44CC03F6" w14:textId="77777777" w:rsidR="00704CAA" w:rsidRPr="00AB1781" w:rsidRDefault="00704CAA" w:rsidP="00704CAA">
      <w:pPr>
        <w:pStyle w:val="EnglishHangNoCoptic"/>
      </w:pPr>
      <w:r w:rsidRPr="00AB1781">
        <w:t>5 He raised up a testimony</w:t>
      </w:r>
      <w:r w:rsidRPr="00AB1781">
        <w:rPr>
          <w:rStyle w:val="FootnoteReference"/>
        </w:rPr>
        <w:footnoteReference w:id="424"/>
      </w:r>
      <w:r w:rsidRPr="00AB1781">
        <w:t xml:space="preserve"> in Jacob</w:t>
      </w:r>
    </w:p>
    <w:p w14:paraId="61C0D2B3" w14:textId="77777777" w:rsidR="00704CAA" w:rsidRPr="00AB1781" w:rsidRDefault="00704CAA" w:rsidP="00704CAA">
      <w:pPr>
        <w:pStyle w:val="EnglishHangNoCoptic"/>
      </w:pPr>
      <w:r w:rsidRPr="00AB1781">
        <w:tab/>
        <w:t>and appointed a law in Israel,</w:t>
      </w:r>
    </w:p>
    <w:p w14:paraId="3D60112B" w14:textId="77777777" w:rsidR="00704CAA" w:rsidRPr="00AB1781" w:rsidRDefault="00704CAA" w:rsidP="00704CAA">
      <w:pPr>
        <w:pStyle w:val="EnglishHangNoCoptic"/>
      </w:pPr>
      <w:r w:rsidRPr="00AB1781">
        <w:tab/>
        <w:t>which He commanded our fathers</w:t>
      </w:r>
    </w:p>
    <w:p w14:paraId="297F66EE" w14:textId="77777777" w:rsidR="00704CAA" w:rsidRPr="004A51E7" w:rsidRDefault="00704CAA" w:rsidP="00704CAA">
      <w:pPr>
        <w:pStyle w:val="EnglishHangEndNoCoptic"/>
      </w:pPr>
      <w:r w:rsidRPr="00AB1781">
        <w:tab/>
        <w:t>to make known to their children,</w:t>
      </w:r>
    </w:p>
    <w:p w14:paraId="179C76CE" w14:textId="77777777" w:rsidR="00704CAA" w:rsidRPr="00AB1781" w:rsidRDefault="00704CAA" w:rsidP="00704CAA">
      <w:pPr>
        <w:pStyle w:val="EnglishHangNoCoptic"/>
      </w:pPr>
      <w:r w:rsidRPr="00AB1781">
        <w:lastRenderedPageBreak/>
        <w:t>6 that the next generation might know it,</w:t>
      </w:r>
    </w:p>
    <w:p w14:paraId="6886751B" w14:textId="77777777" w:rsidR="00704CAA" w:rsidRPr="00AB1781" w:rsidRDefault="00704CAA" w:rsidP="00704CAA">
      <w:pPr>
        <w:pStyle w:val="EnglishHangNoCoptic"/>
      </w:pPr>
      <w:r w:rsidRPr="00AB1781">
        <w:tab/>
        <w:t xml:space="preserve">that the children </w:t>
      </w:r>
      <w:r>
        <w:t>yet to be</w:t>
      </w:r>
      <w:r w:rsidRPr="00AB1781">
        <w:t xml:space="preserve"> born</w:t>
      </w:r>
    </w:p>
    <w:p w14:paraId="09477676" w14:textId="77777777" w:rsidR="00704CAA" w:rsidRPr="00AB1781" w:rsidRDefault="00704CAA" w:rsidP="00704CAA">
      <w:pPr>
        <w:pStyle w:val="EnglishHangEndNoCoptic"/>
      </w:pPr>
      <w:r w:rsidRPr="00AB1781">
        <w:tab/>
        <w:t xml:space="preserve">might </w:t>
      </w:r>
      <w:r>
        <w:t>arise</w:t>
      </w:r>
      <w:r w:rsidRPr="00AB1781">
        <w:t xml:space="preserve"> and </w:t>
      </w:r>
      <w:r>
        <w:t>declare it to their children,</w:t>
      </w:r>
    </w:p>
    <w:p w14:paraId="159844B1" w14:textId="77777777" w:rsidR="00704CAA" w:rsidRPr="00AB1781" w:rsidRDefault="00704CAA" w:rsidP="00704CAA">
      <w:pPr>
        <w:pStyle w:val="EnglishHangNoCoptic"/>
      </w:pPr>
      <w:r>
        <w:t>7 t</w:t>
      </w:r>
      <w:r w:rsidRPr="00AB1781">
        <w:t xml:space="preserve">hat they should put their </w:t>
      </w:r>
      <w:r>
        <w:t>hope</w:t>
      </w:r>
      <w:r w:rsidRPr="00AB1781">
        <w:t xml:space="preserve"> in God</w:t>
      </w:r>
      <w:r>
        <w:t>,</w:t>
      </w:r>
    </w:p>
    <w:p w14:paraId="0D8FFA25" w14:textId="77777777" w:rsidR="00704CAA" w:rsidRPr="00AB1781" w:rsidRDefault="00704CAA" w:rsidP="00704CAA">
      <w:pPr>
        <w:pStyle w:val="EnglishHangNoCoptic"/>
      </w:pPr>
      <w:r w:rsidRPr="00AB1781">
        <w:tab/>
        <w:t>and not forget the works of God</w:t>
      </w:r>
      <w:r>
        <w:t>,</w:t>
      </w:r>
    </w:p>
    <w:p w14:paraId="677C07A0" w14:textId="77777777" w:rsidR="00704CAA" w:rsidRPr="00AB1781" w:rsidRDefault="00704CAA" w:rsidP="00704CAA">
      <w:pPr>
        <w:pStyle w:val="EnglishHangEndNoCoptic"/>
      </w:pPr>
      <w:r>
        <w:tab/>
        <w:t>but seek His commandments,</w:t>
      </w:r>
    </w:p>
    <w:p w14:paraId="1C3D6915" w14:textId="77777777" w:rsidR="00704CAA" w:rsidRPr="00AB1781" w:rsidRDefault="00704CAA" w:rsidP="00704CAA">
      <w:pPr>
        <w:pStyle w:val="EnglishHangNoCoptic"/>
      </w:pPr>
      <w:r w:rsidRPr="00AB1781">
        <w:t>8 that they should not be like their fathers,</w:t>
      </w:r>
    </w:p>
    <w:p w14:paraId="7AF509F1" w14:textId="77777777" w:rsidR="00704CAA" w:rsidRPr="00AB1781" w:rsidRDefault="00704CAA" w:rsidP="00704CAA">
      <w:pPr>
        <w:pStyle w:val="EnglishHangNoCoptic"/>
      </w:pPr>
      <w:r w:rsidRPr="00AB1781">
        <w:tab/>
        <w:t xml:space="preserve">a crooked and </w:t>
      </w:r>
      <w:r>
        <w:t>embittered</w:t>
      </w:r>
      <w:r w:rsidRPr="00AB1781">
        <w:t xml:space="preserve"> </w:t>
      </w:r>
      <w:r>
        <w:t>generation</w:t>
      </w:r>
      <w:r w:rsidRPr="00AB1781">
        <w:t>,</w:t>
      </w:r>
    </w:p>
    <w:p w14:paraId="258B4F0D" w14:textId="77777777" w:rsidR="00704CAA" w:rsidRPr="00AB1781" w:rsidRDefault="00704CAA" w:rsidP="00704CAA">
      <w:pPr>
        <w:pStyle w:val="EnglishHangNoCoptic"/>
      </w:pPr>
      <w:r w:rsidRPr="00AB1781">
        <w:tab/>
        <w:t xml:space="preserve">a </w:t>
      </w:r>
      <w:r>
        <w:t>generation</w:t>
      </w:r>
      <w:r w:rsidRPr="00AB1781">
        <w:t xml:space="preserve"> that did not set its heart aright</w:t>
      </w:r>
      <w:r>
        <w:t>,</w:t>
      </w:r>
    </w:p>
    <w:p w14:paraId="6C6459CC" w14:textId="77777777" w:rsidR="00704CAA" w:rsidRPr="00AB1781" w:rsidRDefault="00704CAA" w:rsidP="00704CAA">
      <w:pPr>
        <w:pStyle w:val="EnglishHangEndNoCoptic"/>
      </w:pPr>
      <w:r w:rsidRPr="00AB1781">
        <w:tab/>
        <w:t xml:space="preserve">and whose spirit was not </w:t>
      </w:r>
      <w:r>
        <w:t>faithful</w:t>
      </w:r>
      <w:r w:rsidRPr="00AB1781">
        <w:t xml:space="preserve"> to God.</w:t>
      </w:r>
    </w:p>
    <w:p w14:paraId="60D5CA2A" w14:textId="77777777" w:rsidR="00704CAA" w:rsidRPr="00AB1781" w:rsidRDefault="00704CAA" w:rsidP="00704CAA">
      <w:pPr>
        <w:pStyle w:val="EnglishHangNoCoptic"/>
      </w:pPr>
      <w:r w:rsidRPr="00AB1781">
        <w:t xml:space="preserve">9 The </w:t>
      </w:r>
      <w:r>
        <w:t>sons</w:t>
      </w:r>
      <w:r w:rsidRPr="00AB1781">
        <w:t xml:space="preserve"> of Ephraim, though skilled bowmen,</w:t>
      </w:r>
    </w:p>
    <w:p w14:paraId="04B98C32" w14:textId="77777777" w:rsidR="00704CAA" w:rsidRPr="00AB1781" w:rsidRDefault="00704CAA" w:rsidP="00704CAA">
      <w:pPr>
        <w:pStyle w:val="EnglishHangEndNoCoptic"/>
      </w:pPr>
      <w:r w:rsidRPr="00AB1781">
        <w:tab/>
        <w:t xml:space="preserve">were </w:t>
      </w:r>
      <w:r>
        <w:t>turned back</w:t>
      </w:r>
      <w:r w:rsidRPr="00AB1781">
        <w:t xml:space="preserve"> </w:t>
      </w:r>
      <w:r>
        <w:t>in</w:t>
      </w:r>
      <w:r w:rsidRPr="00AB1781">
        <w:t xml:space="preserve"> the day of battle.</w:t>
      </w:r>
      <w:r w:rsidRPr="00AB1781">
        <w:rPr>
          <w:rStyle w:val="FootnoteReference"/>
        </w:rPr>
        <w:footnoteReference w:id="425"/>
      </w:r>
    </w:p>
    <w:p w14:paraId="5D4412F5" w14:textId="77777777" w:rsidR="00704CAA" w:rsidRPr="00AB1781" w:rsidRDefault="00704CAA" w:rsidP="00704CAA">
      <w:pPr>
        <w:pStyle w:val="EnglishHangNoCoptic"/>
      </w:pPr>
      <w:r w:rsidRPr="00AB1781">
        <w:t>10 They did not keep God’s covenant,</w:t>
      </w:r>
    </w:p>
    <w:p w14:paraId="17983512" w14:textId="77777777" w:rsidR="00704CAA" w:rsidRPr="00AB1781" w:rsidRDefault="00704CAA" w:rsidP="00704CAA">
      <w:pPr>
        <w:pStyle w:val="EnglishHangEndNoCoptic"/>
      </w:pPr>
      <w:r w:rsidRPr="00AB1781">
        <w:tab/>
        <w:t xml:space="preserve">and </w:t>
      </w:r>
      <w:r>
        <w:t>did not</w:t>
      </w:r>
      <w:r w:rsidRPr="00AB1781">
        <w:t xml:space="preserve"> walk in His law.</w:t>
      </w:r>
    </w:p>
    <w:p w14:paraId="4538B4E0" w14:textId="77777777" w:rsidR="00704CAA" w:rsidRPr="00AB1781" w:rsidRDefault="00704CAA" w:rsidP="00704CAA">
      <w:pPr>
        <w:pStyle w:val="EnglishHangNoCoptic"/>
      </w:pPr>
      <w:r w:rsidRPr="00AB1781">
        <w:t>11 They forgot His blessings</w:t>
      </w:r>
    </w:p>
    <w:p w14:paraId="2B7FDE34" w14:textId="77777777" w:rsidR="00704CAA" w:rsidRPr="00AB1781" w:rsidRDefault="00704CAA" w:rsidP="00704CAA">
      <w:pPr>
        <w:pStyle w:val="EnglishHangEndNoCoptic"/>
      </w:pPr>
      <w:r w:rsidRPr="00AB1781">
        <w:tab/>
        <w:t>and the wonders He had shown them,</w:t>
      </w:r>
    </w:p>
    <w:p w14:paraId="637C28C9" w14:textId="77777777" w:rsidR="00704CAA" w:rsidRPr="00AB1781" w:rsidRDefault="00704CAA" w:rsidP="00704CAA">
      <w:pPr>
        <w:pStyle w:val="EnglishHangNoCoptic"/>
      </w:pPr>
      <w:r w:rsidRPr="00AB1781">
        <w:t xml:space="preserve">12 the </w:t>
      </w:r>
      <w:r>
        <w:t xml:space="preserve">marvels He worked </w:t>
      </w:r>
      <w:r w:rsidRPr="00AB1781">
        <w:t>in the sight of their fathers</w:t>
      </w:r>
    </w:p>
    <w:p w14:paraId="2D359431" w14:textId="77777777" w:rsidR="00704CAA" w:rsidRPr="00AB1781" w:rsidRDefault="00704CAA" w:rsidP="00704CAA">
      <w:pPr>
        <w:pStyle w:val="EnglishHangEndNoCoptic"/>
      </w:pPr>
      <w:r w:rsidRPr="00AB1781">
        <w:tab/>
        <w:t>in the land of Egypt, in the field of Tanis.</w:t>
      </w:r>
    </w:p>
    <w:p w14:paraId="7B82E839" w14:textId="77777777" w:rsidR="00704CAA" w:rsidRPr="00AB1781" w:rsidRDefault="00704CAA" w:rsidP="00704CAA">
      <w:pPr>
        <w:pStyle w:val="EnglishHangNoCoptic"/>
      </w:pPr>
      <w:r w:rsidRPr="00AB1781">
        <w:t>13 He divided the sea and led them through;</w:t>
      </w:r>
    </w:p>
    <w:p w14:paraId="6813DD66" w14:textId="77777777" w:rsidR="00704CAA" w:rsidRPr="00AB1781" w:rsidRDefault="00704CAA" w:rsidP="00704CAA">
      <w:pPr>
        <w:pStyle w:val="EnglishHangEndNoCoptic"/>
      </w:pPr>
      <w:r w:rsidRPr="00AB1781">
        <w:tab/>
        <w:t>He held the waters together as though in a wineskin.</w:t>
      </w:r>
    </w:p>
    <w:p w14:paraId="5D217449" w14:textId="77777777" w:rsidR="00704CAA" w:rsidRPr="00AB1781" w:rsidRDefault="00704CAA" w:rsidP="00704CAA">
      <w:pPr>
        <w:pStyle w:val="EnglishHangNoCoptic"/>
      </w:pPr>
      <w:r w:rsidRPr="00AB1781">
        <w:t>14 He led them with a cloud by day,</w:t>
      </w:r>
    </w:p>
    <w:p w14:paraId="6776F360" w14:textId="77777777" w:rsidR="00704CAA" w:rsidRPr="00AB1781" w:rsidRDefault="00704CAA" w:rsidP="00704CAA">
      <w:pPr>
        <w:pStyle w:val="EnglishHangEndNoCoptic"/>
      </w:pPr>
      <w:r w:rsidRPr="00AB1781">
        <w:tab/>
        <w:t>and all night long by the light of a fire.</w:t>
      </w:r>
    </w:p>
    <w:p w14:paraId="5963A86D" w14:textId="77777777" w:rsidR="00704CAA" w:rsidRPr="00AB1781" w:rsidRDefault="00704CAA" w:rsidP="00704CAA">
      <w:pPr>
        <w:pStyle w:val="EnglishHangNoCoptic"/>
      </w:pPr>
      <w:r w:rsidRPr="00AB1781">
        <w:t>15 He split a rock in the wilderness</w:t>
      </w:r>
    </w:p>
    <w:p w14:paraId="5F4155C8" w14:textId="77777777" w:rsidR="00704CAA" w:rsidRPr="00AB1781" w:rsidRDefault="00704CAA" w:rsidP="00704CAA">
      <w:pPr>
        <w:pStyle w:val="EnglishHangEndNoCoptic"/>
      </w:pPr>
      <w:r w:rsidRPr="00AB1781">
        <w:tab/>
        <w:t xml:space="preserve">and gave them drink as from </w:t>
      </w:r>
      <w:r>
        <w:t xml:space="preserve">a </w:t>
      </w:r>
      <w:r w:rsidRPr="00AB1781">
        <w:t xml:space="preserve">great </w:t>
      </w:r>
      <w:r>
        <w:t>deep</w:t>
      </w:r>
      <w:r w:rsidRPr="00AB1781">
        <w:t>.</w:t>
      </w:r>
    </w:p>
    <w:p w14:paraId="6884C0FB" w14:textId="77777777" w:rsidR="00704CAA" w:rsidRPr="00AB1781" w:rsidRDefault="00704CAA" w:rsidP="00704CAA">
      <w:pPr>
        <w:pStyle w:val="EnglishHangNoCoptic"/>
      </w:pPr>
      <w:r w:rsidRPr="00AB1781">
        <w:t xml:space="preserve">16 He brought water </w:t>
      </w:r>
      <w:r>
        <w:t>rom the</w:t>
      </w:r>
      <w:r w:rsidRPr="00AB1781">
        <w:t xml:space="preserve"> rock</w:t>
      </w:r>
      <w:r>
        <w:t>,</w:t>
      </w:r>
    </w:p>
    <w:p w14:paraId="47EC4988" w14:textId="77777777" w:rsidR="00704CAA" w:rsidRPr="00AB1781" w:rsidRDefault="00704CAA" w:rsidP="00704CAA">
      <w:pPr>
        <w:pStyle w:val="EnglishHangEndNoCoptic"/>
      </w:pPr>
      <w:r w:rsidRPr="00AB1781">
        <w:tab/>
        <w:t xml:space="preserve">and </w:t>
      </w:r>
      <w:r>
        <w:t>brought down</w:t>
      </w:r>
      <w:r w:rsidRPr="00AB1781">
        <w:t xml:space="preserve"> waters like rivers.</w:t>
      </w:r>
    </w:p>
    <w:p w14:paraId="4ECDB2E8" w14:textId="77777777" w:rsidR="00704CAA" w:rsidRPr="00AB1781" w:rsidRDefault="00704CAA" w:rsidP="00704CAA">
      <w:pPr>
        <w:pStyle w:val="EnglishHangNoCoptic"/>
      </w:pPr>
      <w:r w:rsidRPr="00AB1781">
        <w:t xml:space="preserve">17 Yet they </w:t>
      </w:r>
      <w:r>
        <w:t>still continued</w:t>
      </w:r>
      <w:r w:rsidRPr="00AB1781">
        <w:t xml:space="preserve"> sinning against Him;</w:t>
      </w:r>
    </w:p>
    <w:p w14:paraId="44555994" w14:textId="77777777" w:rsidR="00704CAA" w:rsidRPr="00AB1781" w:rsidRDefault="00704CAA" w:rsidP="00704CAA">
      <w:pPr>
        <w:pStyle w:val="EnglishHangEndNoCoptic"/>
      </w:pPr>
      <w:r w:rsidRPr="00AB1781">
        <w:tab/>
        <w:t>they provoked the Most High in the desert</w:t>
      </w:r>
      <w:r>
        <w:rPr>
          <w:rStyle w:val="FootnoteReference"/>
        </w:rPr>
        <w:footnoteReference w:id="426"/>
      </w:r>
      <w:r w:rsidRPr="00AB1781">
        <w:t>.</w:t>
      </w:r>
    </w:p>
    <w:p w14:paraId="195A60CE" w14:textId="77777777" w:rsidR="00704CAA" w:rsidRPr="00AB1781" w:rsidRDefault="00704CAA" w:rsidP="00704CAA">
      <w:pPr>
        <w:pStyle w:val="EnglishHangNoCoptic"/>
      </w:pPr>
      <w:r w:rsidRPr="00AB1781">
        <w:t xml:space="preserve">18 And they </w:t>
      </w:r>
      <w:r>
        <w:t>tested</w:t>
      </w:r>
      <w:r w:rsidRPr="00AB1781">
        <w:t xml:space="preserve"> God in their hearts</w:t>
      </w:r>
    </w:p>
    <w:p w14:paraId="3B4070BD" w14:textId="77777777" w:rsidR="00704CAA" w:rsidRPr="00AB1781" w:rsidRDefault="00704CAA" w:rsidP="00704CAA">
      <w:pPr>
        <w:pStyle w:val="EnglishHangEndNoCoptic"/>
      </w:pPr>
      <w:r w:rsidRPr="00AB1781">
        <w:tab/>
        <w:t xml:space="preserve">by demanding food for their </w:t>
      </w:r>
      <w:r>
        <w:t>souls</w:t>
      </w:r>
      <w:r w:rsidRPr="00AB1781">
        <w:t>.</w:t>
      </w:r>
    </w:p>
    <w:p w14:paraId="3231DB74" w14:textId="77777777" w:rsidR="00704CAA" w:rsidRPr="00AB1781" w:rsidRDefault="00704CAA" w:rsidP="00704CAA">
      <w:pPr>
        <w:pStyle w:val="EnglishHangNoCoptic"/>
      </w:pPr>
      <w:r w:rsidRPr="00AB1781">
        <w:t xml:space="preserve">19 And </w:t>
      </w:r>
      <w:r>
        <w:t>they spoke against God and said,</w:t>
      </w:r>
    </w:p>
    <w:p w14:paraId="3DBCADFC" w14:textId="77777777" w:rsidR="00704CAA" w:rsidRPr="00AB1781" w:rsidRDefault="00704CAA" w:rsidP="00704CAA">
      <w:pPr>
        <w:pStyle w:val="EnglishHangEndNoCoptic"/>
      </w:pPr>
      <w:r>
        <w:tab/>
        <w:t>“Surely,</w:t>
      </w:r>
      <w:r w:rsidRPr="00AB1781">
        <w:t xml:space="preserve"> God </w:t>
      </w:r>
      <w:r>
        <w:t>will note be able to prepare</w:t>
      </w:r>
      <w:r w:rsidRPr="00AB1781">
        <w:t xml:space="preserve"> a table in the wilderness?</w:t>
      </w:r>
    </w:p>
    <w:p w14:paraId="0A6B62E8" w14:textId="77777777" w:rsidR="00704CAA" w:rsidRPr="00AB1781" w:rsidRDefault="00704CAA" w:rsidP="00704CAA">
      <w:pPr>
        <w:pStyle w:val="EnglishHangNoCoptic"/>
      </w:pPr>
      <w:r w:rsidRPr="00AB1781">
        <w:lastRenderedPageBreak/>
        <w:t xml:space="preserve">20 </w:t>
      </w:r>
      <w:r>
        <w:t>Even though</w:t>
      </w:r>
      <w:r w:rsidRPr="00AB1781">
        <w:t xml:space="preserve"> He struck a rock </w:t>
      </w:r>
      <w:r>
        <w:t>and</w:t>
      </w:r>
      <w:r w:rsidRPr="00AB1781">
        <w:t xml:space="preserve"> water gushed out</w:t>
      </w:r>
    </w:p>
    <w:p w14:paraId="54BE2743" w14:textId="77777777" w:rsidR="00704CAA" w:rsidRPr="00AB1781" w:rsidRDefault="00704CAA" w:rsidP="00704CAA">
      <w:pPr>
        <w:pStyle w:val="EnglishHangNoCoptic"/>
      </w:pPr>
      <w:r w:rsidRPr="00AB1781">
        <w:tab/>
        <w:t xml:space="preserve">and </w:t>
      </w:r>
      <w:r>
        <w:t>brooks</w:t>
      </w:r>
      <w:r>
        <w:rPr>
          <w:rStyle w:val="FootnoteReference"/>
        </w:rPr>
        <w:footnoteReference w:id="427"/>
      </w:r>
      <w:r w:rsidRPr="00AB1781">
        <w:t xml:space="preserve"> </w:t>
      </w:r>
      <w:r>
        <w:t>flooded,</w:t>
      </w:r>
    </w:p>
    <w:p w14:paraId="1DF50C09" w14:textId="77777777" w:rsidR="00704CAA" w:rsidRPr="00AB1781" w:rsidRDefault="00704CAA" w:rsidP="00704CAA">
      <w:pPr>
        <w:pStyle w:val="EnglishHangNoCoptic"/>
      </w:pPr>
      <w:r w:rsidRPr="00AB1781">
        <w:tab/>
      </w:r>
      <w:r>
        <w:t>surely</w:t>
      </w:r>
      <w:r w:rsidRPr="00AB1781">
        <w:t xml:space="preserve"> He </w:t>
      </w:r>
      <w:r>
        <w:t xml:space="preserve">cannot </w:t>
      </w:r>
      <w:r w:rsidRPr="00AB1781">
        <w:t>also give us bread,</w:t>
      </w:r>
    </w:p>
    <w:p w14:paraId="5CDB6ED0" w14:textId="77777777" w:rsidR="00704CAA" w:rsidRPr="00AB1781" w:rsidRDefault="00704CAA" w:rsidP="00704CAA">
      <w:pPr>
        <w:pStyle w:val="EnglishHangEndNoCoptic"/>
      </w:pPr>
      <w:r w:rsidRPr="00AB1781">
        <w:tab/>
      </w:r>
      <w:r>
        <w:t>or</w:t>
      </w:r>
      <w:r w:rsidRPr="00AB1781">
        <w:t xml:space="preserve"> </w:t>
      </w:r>
      <w:r>
        <w:t>prepare a table for His people?”</w:t>
      </w:r>
    </w:p>
    <w:p w14:paraId="69370E95" w14:textId="77777777" w:rsidR="00704CAA" w:rsidRPr="00AB1781" w:rsidRDefault="00704CAA" w:rsidP="00704CAA">
      <w:pPr>
        <w:pStyle w:val="EnglishHangNoCoptic"/>
      </w:pPr>
      <w:r w:rsidRPr="00AB1781">
        <w:t>21 So the Lord heard and deferred,</w:t>
      </w:r>
      <w:r w:rsidRPr="00AB1781">
        <w:rPr>
          <w:rStyle w:val="FootnoteReference"/>
        </w:rPr>
        <w:footnoteReference w:id="428"/>
      </w:r>
    </w:p>
    <w:p w14:paraId="00374EFD" w14:textId="77777777" w:rsidR="00704CAA" w:rsidRPr="00AB1781" w:rsidRDefault="00704CAA" w:rsidP="00704CAA">
      <w:pPr>
        <w:pStyle w:val="EnglishHangNoCoptic"/>
      </w:pPr>
      <w:r w:rsidRPr="00AB1781">
        <w:tab/>
        <w:t>and a fire was kindled in Jacob,</w:t>
      </w:r>
    </w:p>
    <w:p w14:paraId="64DDDFC1" w14:textId="77777777" w:rsidR="00704CAA" w:rsidRPr="004A51E7" w:rsidRDefault="00704CAA" w:rsidP="00704CAA">
      <w:pPr>
        <w:pStyle w:val="EnglishHangEndNoCoptic"/>
      </w:pPr>
      <w:r w:rsidRPr="00AB1781">
        <w:tab/>
        <w:t>and wrath mounted against Israel,</w:t>
      </w:r>
    </w:p>
    <w:p w14:paraId="2EDDD086" w14:textId="77777777" w:rsidR="00704CAA" w:rsidRPr="00AB1781" w:rsidRDefault="00704CAA" w:rsidP="00704CAA">
      <w:pPr>
        <w:pStyle w:val="EnglishHangNoCoptic"/>
      </w:pPr>
      <w:r w:rsidRPr="00AB1781">
        <w:t>22 because they did not believe in God</w:t>
      </w:r>
      <w:r>
        <w:t>,</w:t>
      </w:r>
    </w:p>
    <w:p w14:paraId="0E956BA4" w14:textId="77777777" w:rsidR="00704CAA" w:rsidRPr="00AB1781" w:rsidRDefault="00704CAA" w:rsidP="00704CAA">
      <w:pPr>
        <w:pStyle w:val="EnglishHangEndNoCoptic"/>
      </w:pPr>
      <w:r w:rsidRPr="00AB1781">
        <w:tab/>
        <w:t xml:space="preserve">or </w:t>
      </w:r>
      <w:r>
        <w:t>put their hope</w:t>
      </w:r>
      <w:r w:rsidRPr="00AB1781">
        <w:t xml:space="preserve"> in His salvation.</w:t>
      </w:r>
    </w:p>
    <w:p w14:paraId="154F2695" w14:textId="77777777" w:rsidR="00704CAA" w:rsidRPr="00AB1781" w:rsidRDefault="00704CAA" w:rsidP="00704CAA">
      <w:pPr>
        <w:pStyle w:val="EnglishHangNoCoptic"/>
      </w:pPr>
      <w:r w:rsidRPr="00AB1781">
        <w:t>23 Then He commanded the clouds above,</w:t>
      </w:r>
    </w:p>
    <w:p w14:paraId="1887D7DB" w14:textId="77777777" w:rsidR="00704CAA" w:rsidRPr="00AB1781" w:rsidRDefault="00704CAA" w:rsidP="00704CAA">
      <w:pPr>
        <w:pStyle w:val="EnglishHangEndNoCoptic"/>
      </w:pPr>
      <w:r w:rsidRPr="00AB1781">
        <w:tab/>
        <w:t>and opened the doors of heaven,</w:t>
      </w:r>
    </w:p>
    <w:p w14:paraId="2E70A91A" w14:textId="77777777" w:rsidR="00704CAA" w:rsidRPr="00AB1781" w:rsidRDefault="00704CAA" w:rsidP="00704CAA">
      <w:pPr>
        <w:pStyle w:val="EnglishHangNoCoptic"/>
      </w:pPr>
      <w:r w:rsidRPr="00AB1781">
        <w:t xml:space="preserve">24 and rained </w:t>
      </w:r>
      <w:r>
        <w:t>down</w:t>
      </w:r>
      <w:r w:rsidRPr="00AB1781">
        <w:t xml:space="preserve"> manna </w:t>
      </w:r>
      <w:r>
        <w:t xml:space="preserve">for them </w:t>
      </w:r>
      <w:r w:rsidRPr="00AB1781">
        <w:t>to eat,</w:t>
      </w:r>
    </w:p>
    <w:p w14:paraId="33141B4B" w14:textId="77777777" w:rsidR="00704CAA" w:rsidRPr="00AB1781" w:rsidRDefault="00704CAA" w:rsidP="00704CAA">
      <w:pPr>
        <w:pStyle w:val="EnglishHangEndNoCoptic"/>
      </w:pPr>
      <w:r w:rsidRPr="00AB1781">
        <w:tab/>
        <w:t>and gave them the bread of heaven.</w:t>
      </w:r>
    </w:p>
    <w:p w14:paraId="2567E5B6" w14:textId="77777777" w:rsidR="00704CAA" w:rsidRPr="00AB1781" w:rsidRDefault="00704CAA" w:rsidP="00704CAA">
      <w:pPr>
        <w:pStyle w:val="EnglishHangNoCoptic"/>
      </w:pPr>
      <w:r>
        <w:t>25 Man ate the bread of a</w:t>
      </w:r>
      <w:r w:rsidRPr="00AB1781">
        <w:t>ngels;</w:t>
      </w:r>
    </w:p>
    <w:p w14:paraId="1DE44C50" w14:textId="77777777" w:rsidR="00704CAA" w:rsidRPr="00AB1781" w:rsidRDefault="00704CAA" w:rsidP="00704CAA">
      <w:pPr>
        <w:pStyle w:val="EnglishHangEndNoCoptic"/>
      </w:pPr>
      <w:r w:rsidRPr="00AB1781">
        <w:tab/>
        <w:t>He sent them food in abundance.</w:t>
      </w:r>
    </w:p>
    <w:p w14:paraId="5A5060B1" w14:textId="77777777" w:rsidR="00704CAA" w:rsidRPr="00AB1781" w:rsidRDefault="00704CAA" w:rsidP="00704CAA">
      <w:pPr>
        <w:pStyle w:val="EnglishHangNoCoptic"/>
      </w:pPr>
      <w:r w:rsidRPr="00AB1781">
        <w:t xml:space="preserve">26 He </w:t>
      </w:r>
      <w:r>
        <w:t>took away</w:t>
      </w:r>
      <w:r w:rsidRPr="00AB1781">
        <w:t xml:space="preserve"> the south wind from heaven,</w:t>
      </w:r>
    </w:p>
    <w:p w14:paraId="589A5904" w14:textId="77777777" w:rsidR="00704CAA" w:rsidRPr="00AB1781" w:rsidRDefault="00704CAA" w:rsidP="00704CAA">
      <w:pPr>
        <w:pStyle w:val="EnglishHangEndNoCoptic"/>
      </w:pPr>
      <w:r w:rsidRPr="00AB1781">
        <w:tab/>
        <w:t>and by His power</w:t>
      </w:r>
      <w:r>
        <w:t xml:space="preserve"> He brought in a southwest wind;</w:t>
      </w:r>
    </w:p>
    <w:p w14:paraId="3455CBD1" w14:textId="77777777" w:rsidR="00704CAA" w:rsidRPr="00AB1781" w:rsidRDefault="00704CAA" w:rsidP="00704CAA">
      <w:pPr>
        <w:pStyle w:val="EnglishHangNoCoptic"/>
      </w:pPr>
      <w:r w:rsidRPr="00AB1781">
        <w:t xml:space="preserve">27 And He rained flesh on them </w:t>
      </w:r>
      <w:r>
        <w:t>like</w:t>
      </w:r>
      <w:r w:rsidRPr="00AB1781">
        <w:t xml:space="preserve"> dust</w:t>
      </w:r>
      <w:r>
        <w:t>,</w:t>
      </w:r>
    </w:p>
    <w:p w14:paraId="5A78D0D7" w14:textId="77777777" w:rsidR="00704CAA" w:rsidRPr="00AB1781" w:rsidRDefault="00704CAA" w:rsidP="00704CAA">
      <w:pPr>
        <w:pStyle w:val="EnglishHangEndNoCoptic"/>
      </w:pPr>
      <w:r w:rsidRPr="00AB1781">
        <w:tab/>
        <w:t xml:space="preserve">and winged </w:t>
      </w:r>
      <w:r>
        <w:t>birds like the sand of the seas,</w:t>
      </w:r>
    </w:p>
    <w:p w14:paraId="67F09F9F" w14:textId="77777777" w:rsidR="00704CAA" w:rsidRPr="00AB1781" w:rsidRDefault="00704CAA" w:rsidP="00704CAA">
      <w:pPr>
        <w:pStyle w:val="EnglishHangNoCoptic"/>
      </w:pPr>
      <w:r w:rsidRPr="00AB1781">
        <w:t xml:space="preserve">28 And </w:t>
      </w:r>
      <w:r>
        <w:t xml:space="preserve">they </w:t>
      </w:r>
      <w:r w:rsidRPr="00AB1781">
        <w:t>fell in the midst of their camp,</w:t>
      </w:r>
    </w:p>
    <w:p w14:paraId="15287699" w14:textId="77777777" w:rsidR="00704CAA" w:rsidRPr="00AB1781" w:rsidRDefault="00704CAA" w:rsidP="00704CAA">
      <w:pPr>
        <w:pStyle w:val="EnglishHangEndNoCoptic"/>
      </w:pPr>
      <w:r w:rsidRPr="00AB1781">
        <w:tab/>
        <w:t>all round their tents.</w:t>
      </w:r>
    </w:p>
    <w:p w14:paraId="4C5A8B45" w14:textId="77777777" w:rsidR="00704CAA" w:rsidRPr="00AB1781" w:rsidRDefault="00704CAA" w:rsidP="00704CAA">
      <w:pPr>
        <w:pStyle w:val="EnglishHangNoCoptic"/>
      </w:pPr>
      <w:r>
        <w:t>29 So they ate and were well filled</w:t>
      </w:r>
      <w:r w:rsidRPr="00AB1781">
        <w:t>,</w:t>
      </w:r>
    </w:p>
    <w:p w14:paraId="489DBF0A" w14:textId="77777777" w:rsidR="00704CAA" w:rsidRPr="00AB1781" w:rsidRDefault="00704CAA" w:rsidP="00704CAA">
      <w:pPr>
        <w:pStyle w:val="EnglishHangEndNoCoptic"/>
      </w:pPr>
      <w:r w:rsidRPr="00AB1781">
        <w:tab/>
        <w:t>and He brought them their desire.</w:t>
      </w:r>
    </w:p>
    <w:p w14:paraId="66B6CED4" w14:textId="77777777" w:rsidR="00704CAA" w:rsidRPr="00AB1781" w:rsidRDefault="00704CAA" w:rsidP="00704CAA">
      <w:pPr>
        <w:pStyle w:val="EnglishHangNoCoptic"/>
      </w:pPr>
      <w:r w:rsidRPr="00AB1781">
        <w:t>30 They</w:t>
      </w:r>
      <w:r>
        <w:t xml:space="preserve"> were not deprived of</w:t>
      </w:r>
      <w:r w:rsidRPr="00AB1781">
        <w:t xml:space="preserve"> their desire</w:t>
      </w:r>
      <w:r>
        <w:t>.</w:t>
      </w:r>
    </w:p>
    <w:p w14:paraId="0E297FF3" w14:textId="77777777" w:rsidR="00704CAA" w:rsidRPr="00AB1781" w:rsidRDefault="00704CAA" w:rsidP="00704CAA">
      <w:pPr>
        <w:pStyle w:val="EnglishHangEndNoCoptic"/>
      </w:pPr>
      <w:r w:rsidRPr="00AB1781">
        <w:tab/>
      </w:r>
      <w:r>
        <w:t>While</w:t>
      </w:r>
      <w:r w:rsidRPr="00AB1781">
        <w:t xml:space="preserve"> the food was still in their mouths</w:t>
      </w:r>
    </w:p>
    <w:p w14:paraId="691E3417" w14:textId="77777777" w:rsidR="00704CAA" w:rsidRPr="00AB1781" w:rsidRDefault="00704CAA" w:rsidP="00704CAA">
      <w:pPr>
        <w:pStyle w:val="EnglishHangNoCoptic"/>
      </w:pPr>
      <w:r w:rsidRPr="00AB1781">
        <w:t>31 the wrath of God rose against them</w:t>
      </w:r>
      <w:r>
        <w:t>,</w:t>
      </w:r>
    </w:p>
    <w:p w14:paraId="46C133A4" w14:textId="77777777" w:rsidR="00704CAA" w:rsidRPr="00AB1781" w:rsidRDefault="00704CAA" w:rsidP="00704CAA">
      <w:pPr>
        <w:pStyle w:val="EnglishHangNoCoptic"/>
      </w:pPr>
      <w:r w:rsidRPr="00AB1781">
        <w:tab/>
        <w:t xml:space="preserve">and </w:t>
      </w:r>
      <w:r>
        <w:t>killed the strongest among them,</w:t>
      </w:r>
    </w:p>
    <w:p w14:paraId="7CE6F9E2" w14:textId="77777777" w:rsidR="00704CAA" w:rsidRPr="00AB1781" w:rsidRDefault="00704CAA" w:rsidP="00704CAA">
      <w:pPr>
        <w:pStyle w:val="EnglishHangEndNoCoptic"/>
      </w:pPr>
      <w:r w:rsidRPr="00AB1781">
        <w:tab/>
        <w:t xml:space="preserve">and </w:t>
      </w:r>
      <w:r>
        <w:t>shackled</w:t>
      </w:r>
      <w:r w:rsidRPr="00AB1781">
        <w:t xml:space="preserve"> the </w:t>
      </w:r>
      <w:r>
        <w:t>chosen</w:t>
      </w:r>
      <w:r w:rsidRPr="00AB1781">
        <w:t xml:space="preserve"> men of Israel.</w:t>
      </w:r>
    </w:p>
    <w:p w14:paraId="440D551A" w14:textId="77777777" w:rsidR="00704CAA" w:rsidRPr="00AB1781" w:rsidRDefault="00704CAA" w:rsidP="00704CAA">
      <w:pPr>
        <w:pStyle w:val="EnglishHangNoCoptic"/>
      </w:pPr>
      <w:r w:rsidRPr="00AB1781">
        <w:t xml:space="preserve">32 </w:t>
      </w:r>
      <w:r>
        <w:t>[</w:t>
      </w:r>
      <w:r w:rsidRPr="00AB1781">
        <w:t>Yet</w:t>
      </w:r>
      <w:r>
        <w:t>]</w:t>
      </w:r>
      <w:r w:rsidRPr="00AB1781">
        <w:t xml:space="preserve"> </w:t>
      </w:r>
      <w:r>
        <w:t>amidst</w:t>
      </w:r>
      <w:r w:rsidRPr="00AB1781">
        <w:t xml:space="preserve"> all </w:t>
      </w:r>
      <w:r>
        <w:t>these things</w:t>
      </w:r>
      <w:r w:rsidRPr="00AB1781">
        <w:t xml:space="preserve"> they still sinned,</w:t>
      </w:r>
    </w:p>
    <w:p w14:paraId="4E86A5FA" w14:textId="77777777" w:rsidR="00704CAA" w:rsidRPr="00AB1781" w:rsidRDefault="00704CAA" w:rsidP="00704CAA">
      <w:pPr>
        <w:pStyle w:val="EnglishHangEndNoCoptic"/>
      </w:pPr>
      <w:r w:rsidRPr="00AB1781">
        <w:tab/>
        <w:t>and did not believe in His wonders.</w:t>
      </w:r>
    </w:p>
    <w:p w14:paraId="1E9A585D" w14:textId="77777777" w:rsidR="00704CAA" w:rsidRPr="00AB1781" w:rsidRDefault="00704CAA" w:rsidP="00704CAA">
      <w:pPr>
        <w:pStyle w:val="EnglishHangNoCoptic"/>
      </w:pPr>
      <w:r w:rsidRPr="00AB1781">
        <w:lastRenderedPageBreak/>
        <w:t xml:space="preserve">33 </w:t>
      </w:r>
      <w:r>
        <w:t>And t</w:t>
      </w:r>
      <w:r w:rsidRPr="00AB1781">
        <w:t xml:space="preserve">heir days </w:t>
      </w:r>
      <w:r>
        <w:t>ended in folly</w:t>
      </w:r>
      <w:r w:rsidRPr="00AB1781">
        <w:t>,</w:t>
      </w:r>
    </w:p>
    <w:p w14:paraId="223CBAE2" w14:textId="77777777" w:rsidR="00704CAA" w:rsidRPr="00AB1781" w:rsidRDefault="00704CAA" w:rsidP="00704CAA">
      <w:pPr>
        <w:pStyle w:val="EnglishHangEndNoCoptic"/>
      </w:pPr>
      <w:r w:rsidRPr="00AB1781">
        <w:tab/>
        <w:t xml:space="preserve">and their years </w:t>
      </w:r>
      <w:r>
        <w:t>with haste</w:t>
      </w:r>
      <w:r w:rsidRPr="00AB1781">
        <w:t>.</w:t>
      </w:r>
    </w:p>
    <w:p w14:paraId="0EDA3471" w14:textId="77777777" w:rsidR="00704CAA" w:rsidRPr="00AB1781" w:rsidRDefault="00704CAA" w:rsidP="00704CAA">
      <w:pPr>
        <w:pStyle w:val="EnglishHangNoCoptic"/>
      </w:pPr>
      <w:r w:rsidRPr="00AB1781">
        <w:t xml:space="preserve">34 When He </w:t>
      </w:r>
      <w:r>
        <w:t>was killing them</w:t>
      </w:r>
      <w:r w:rsidRPr="00AB1781">
        <w:t>, then they sought Him</w:t>
      </w:r>
      <w:r>
        <w:t xml:space="preserve"> out</w:t>
      </w:r>
      <w:r w:rsidRPr="00AB1781">
        <w:t>,</w:t>
      </w:r>
    </w:p>
    <w:p w14:paraId="641A7956" w14:textId="77777777" w:rsidR="00704CAA" w:rsidRPr="00AB1781" w:rsidRDefault="00704CAA" w:rsidP="00704CAA">
      <w:pPr>
        <w:pStyle w:val="EnglishHangEndNoCoptic"/>
      </w:pPr>
      <w:r w:rsidRPr="00AB1781">
        <w:tab/>
        <w:t>and retu</w:t>
      </w:r>
      <w:r>
        <w:t>rned and rose to seek God early;</w:t>
      </w:r>
    </w:p>
    <w:p w14:paraId="66ADD179" w14:textId="77777777" w:rsidR="00704CAA" w:rsidRPr="00AB1781" w:rsidRDefault="00704CAA" w:rsidP="00704CAA">
      <w:pPr>
        <w:pStyle w:val="EnglishHangNoCoptic"/>
      </w:pPr>
      <w:r w:rsidRPr="00AB1781">
        <w:t>35 and they remembered that God was their helper</w:t>
      </w:r>
      <w:r>
        <w:t>,</w:t>
      </w:r>
    </w:p>
    <w:p w14:paraId="354A0B1D" w14:textId="77777777" w:rsidR="00704CAA" w:rsidRPr="00AB1781" w:rsidRDefault="00704CAA" w:rsidP="00704CAA">
      <w:pPr>
        <w:pStyle w:val="EnglishHangEndNoCoptic"/>
      </w:pPr>
      <w:r w:rsidRPr="00AB1781">
        <w:tab/>
        <w:t>and that the Most High was their redeemer.</w:t>
      </w:r>
    </w:p>
    <w:p w14:paraId="7499308C" w14:textId="77777777" w:rsidR="00704CAA" w:rsidRPr="00AB1781" w:rsidRDefault="00704CAA" w:rsidP="00704CAA">
      <w:pPr>
        <w:pStyle w:val="EnglishHangNoCoptic"/>
      </w:pPr>
      <w:r w:rsidRPr="00AB1781">
        <w:t xml:space="preserve">36 Then they </w:t>
      </w:r>
      <w:r>
        <w:t>deceived</w:t>
      </w:r>
      <w:r w:rsidRPr="00AB1781">
        <w:t xml:space="preserve"> Him with their mouth,</w:t>
      </w:r>
    </w:p>
    <w:p w14:paraId="33E862F8" w14:textId="77777777" w:rsidR="00704CAA" w:rsidRPr="00AB1781" w:rsidRDefault="00704CAA" w:rsidP="00704CAA">
      <w:pPr>
        <w:pStyle w:val="EnglishHangEndNoCoptic"/>
      </w:pPr>
      <w:r w:rsidRPr="00AB1781">
        <w:tab/>
        <w:t>and with their tongue they lied to Him.</w:t>
      </w:r>
    </w:p>
    <w:p w14:paraId="7529A486" w14:textId="77777777" w:rsidR="00704CAA" w:rsidRPr="00AB1781" w:rsidRDefault="00704CAA" w:rsidP="00704CAA">
      <w:pPr>
        <w:pStyle w:val="EnglishHangNoCoptic"/>
      </w:pPr>
      <w:r w:rsidRPr="00AB1781">
        <w:t>37 Their heart was not right with Him,</w:t>
      </w:r>
    </w:p>
    <w:p w14:paraId="5999A01D" w14:textId="77777777" w:rsidR="00704CAA" w:rsidRPr="00AB1781" w:rsidRDefault="00704CAA" w:rsidP="00704CAA">
      <w:pPr>
        <w:pStyle w:val="EnglishHangEndNoCoptic"/>
      </w:pPr>
      <w:r w:rsidRPr="00AB1781">
        <w:tab/>
        <w:t>and they were not faithful to His covenant.</w:t>
      </w:r>
    </w:p>
    <w:p w14:paraId="75A0670D" w14:textId="77777777" w:rsidR="00704CAA" w:rsidRPr="00AB1781" w:rsidRDefault="00704CAA" w:rsidP="00704CAA">
      <w:pPr>
        <w:pStyle w:val="EnglishHangNoCoptic"/>
      </w:pPr>
      <w:r w:rsidRPr="00AB1781">
        <w:t>38 Yet He is compassionate</w:t>
      </w:r>
    </w:p>
    <w:p w14:paraId="259E5ADB" w14:textId="77777777" w:rsidR="00704CAA" w:rsidRPr="00AB1781" w:rsidRDefault="00704CAA" w:rsidP="00704CAA">
      <w:pPr>
        <w:pStyle w:val="EnglishHangNoCoptic"/>
      </w:pPr>
      <w:r w:rsidRPr="00AB1781">
        <w:tab/>
      </w:r>
      <w:r>
        <w:t xml:space="preserve">And will atone for </w:t>
      </w:r>
      <w:r w:rsidRPr="00AB1781">
        <w:t xml:space="preserve">their sins and </w:t>
      </w:r>
      <w:r>
        <w:t>will</w:t>
      </w:r>
      <w:r w:rsidRPr="00AB1781">
        <w:t xml:space="preserve"> not destroy them;</w:t>
      </w:r>
    </w:p>
    <w:p w14:paraId="47104439" w14:textId="77777777" w:rsidR="00704CAA" w:rsidRPr="00AB1781" w:rsidRDefault="00704CAA" w:rsidP="00704CAA">
      <w:pPr>
        <w:pStyle w:val="EnglishHangNoCoptic"/>
      </w:pPr>
      <w:r w:rsidRPr="00AB1781">
        <w:tab/>
        <w:t>again and again He averted His anger</w:t>
      </w:r>
    </w:p>
    <w:p w14:paraId="56160F2E" w14:textId="77777777" w:rsidR="00704CAA" w:rsidRPr="00AB1781" w:rsidRDefault="00704CAA" w:rsidP="00704CAA">
      <w:pPr>
        <w:pStyle w:val="EnglishHangEndNoCoptic"/>
      </w:pPr>
      <w:r w:rsidRPr="00AB1781">
        <w:tab/>
        <w:t>and did not let His wrath consume them.</w:t>
      </w:r>
    </w:p>
    <w:p w14:paraId="275134B3" w14:textId="77777777" w:rsidR="00704CAA" w:rsidRPr="00AB1781" w:rsidRDefault="00704CAA" w:rsidP="00704CAA">
      <w:pPr>
        <w:pStyle w:val="EnglishHangNoCoptic"/>
      </w:pPr>
      <w:r w:rsidRPr="00AB1781">
        <w:t xml:space="preserve">39 </w:t>
      </w:r>
      <w:r>
        <w:t xml:space="preserve">For </w:t>
      </w:r>
      <w:r w:rsidRPr="00AB1781">
        <w:t>He remembered that they were flesh,</w:t>
      </w:r>
    </w:p>
    <w:p w14:paraId="715F7A76" w14:textId="77777777" w:rsidR="00704CAA" w:rsidRPr="00AB1781" w:rsidRDefault="00704CAA" w:rsidP="00704CAA">
      <w:pPr>
        <w:pStyle w:val="EnglishHangEndNoCoptic"/>
      </w:pPr>
      <w:r w:rsidRPr="00AB1781">
        <w:tab/>
        <w:t xml:space="preserve">a </w:t>
      </w:r>
      <w:r>
        <w:t>breath</w:t>
      </w:r>
      <w:r>
        <w:rPr>
          <w:rStyle w:val="FootnoteReference"/>
        </w:rPr>
        <w:footnoteReference w:id="429"/>
      </w:r>
      <w:r w:rsidRPr="00AB1781">
        <w:t xml:space="preserve"> that passes and </w:t>
      </w:r>
      <w:r>
        <w:t>does not come again</w:t>
      </w:r>
      <w:r w:rsidRPr="00AB1781">
        <w:t>.</w:t>
      </w:r>
    </w:p>
    <w:p w14:paraId="76E9ECFC" w14:textId="77777777" w:rsidR="00704CAA" w:rsidRPr="00AB1781" w:rsidRDefault="00704CAA" w:rsidP="00704CAA">
      <w:pPr>
        <w:pStyle w:val="EnglishHangNoCoptic"/>
      </w:pPr>
      <w:r w:rsidRPr="00AB1781">
        <w:t xml:space="preserve">40 How often they </w:t>
      </w:r>
      <w:r>
        <w:t>rebel against</w:t>
      </w:r>
      <w:r w:rsidRPr="00AB1781">
        <w:t xml:space="preserve"> Him in the wilderness</w:t>
      </w:r>
    </w:p>
    <w:p w14:paraId="073583F3" w14:textId="77777777" w:rsidR="00704CAA" w:rsidRPr="00AB1781" w:rsidRDefault="00704CAA" w:rsidP="00704CAA">
      <w:pPr>
        <w:pStyle w:val="EnglishHangEndNoCoptic"/>
      </w:pPr>
      <w:r w:rsidRPr="00AB1781">
        <w:tab/>
        <w:t xml:space="preserve">and </w:t>
      </w:r>
      <w:r>
        <w:t>provoke</w:t>
      </w:r>
      <w:r w:rsidRPr="00AB1781">
        <w:t xml:space="preserve"> Him </w:t>
      </w:r>
      <w:r>
        <w:t xml:space="preserve">to wrath </w:t>
      </w:r>
      <w:r w:rsidRPr="00AB1781">
        <w:t>in the desert!</w:t>
      </w:r>
    </w:p>
    <w:p w14:paraId="2B13B342" w14:textId="77777777" w:rsidR="00704CAA" w:rsidRPr="00AB1781" w:rsidRDefault="00704CAA" w:rsidP="00704CAA">
      <w:pPr>
        <w:pStyle w:val="EnglishHangNoCoptic"/>
      </w:pPr>
      <w:r w:rsidRPr="00AB1781">
        <w:t xml:space="preserve">41 </w:t>
      </w:r>
      <w:r>
        <w:t>And t</w:t>
      </w:r>
      <w:r w:rsidRPr="00AB1781">
        <w:t xml:space="preserve">hey turned </w:t>
      </w:r>
      <w:r>
        <w:t>away</w:t>
      </w:r>
      <w:r w:rsidRPr="00AB1781">
        <w:t xml:space="preserve"> and tempted God,</w:t>
      </w:r>
    </w:p>
    <w:p w14:paraId="2DD0A460" w14:textId="77777777" w:rsidR="00704CAA" w:rsidRPr="00AB1781" w:rsidRDefault="00704CAA" w:rsidP="00704CAA">
      <w:pPr>
        <w:pStyle w:val="EnglishHangEndNoCoptic"/>
      </w:pPr>
      <w:r w:rsidRPr="00AB1781">
        <w:tab/>
        <w:t>and provoked the Holy One of Israel.</w:t>
      </w:r>
    </w:p>
    <w:p w14:paraId="383EAF99" w14:textId="77777777" w:rsidR="00704CAA" w:rsidRPr="00AB1781" w:rsidRDefault="00704CAA" w:rsidP="00704CAA">
      <w:pPr>
        <w:pStyle w:val="EnglishHangNoCoptic"/>
      </w:pPr>
      <w:r w:rsidRPr="00AB1781">
        <w:t>42 They did not remember His hand,</w:t>
      </w:r>
    </w:p>
    <w:p w14:paraId="57E34750" w14:textId="77777777" w:rsidR="00704CAA" w:rsidRPr="00AB1781" w:rsidRDefault="00704CAA" w:rsidP="00704CAA">
      <w:pPr>
        <w:pStyle w:val="EnglishHangNoCoptic"/>
      </w:pPr>
      <w:r w:rsidRPr="00AB1781">
        <w:tab/>
      </w:r>
      <w:r>
        <w:t>and</w:t>
      </w:r>
      <w:r w:rsidRPr="00AB1781">
        <w:t xml:space="preserve"> the day when He redeemed them</w:t>
      </w:r>
    </w:p>
    <w:p w14:paraId="4533B3E2" w14:textId="77777777" w:rsidR="00704CAA" w:rsidRPr="00AB1781" w:rsidRDefault="00704CAA" w:rsidP="00704CAA">
      <w:pPr>
        <w:pStyle w:val="EnglishHangEndNoCoptic"/>
      </w:pPr>
      <w:r w:rsidRPr="00AB1781">
        <w:tab/>
        <w:t>from the hand of the oppressor,</w:t>
      </w:r>
    </w:p>
    <w:p w14:paraId="6B88CD8D" w14:textId="77777777" w:rsidR="00704CAA" w:rsidRPr="00AB1781" w:rsidRDefault="00704CAA" w:rsidP="00704CAA">
      <w:pPr>
        <w:pStyle w:val="EnglishHangNoCoptic"/>
      </w:pPr>
      <w:r w:rsidRPr="00AB1781">
        <w:t xml:space="preserve">43 how He </w:t>
      </w:r>
      <w:r>
        <w:t>wroked</w:t>
      </w:r>
      <w:r w:rsidRPr="00AB1781">
        <w:t xml:space="preserve"> His signs in Egypt,</w:t>
      </w:r>
    </w:p>
    <w:p w14:paraId="7A427C00" w14:textId="77777777" w:rsidR="00704CAA" w:rsidRPr="00AB1781" w:rsidRDefault="00704CAA" w:rsidP="00704CAA">
      <w:pPr>
        <w:pStyle w:val="EnglishHangEndNoCoptic"/>
      </w:pPr>
      <w:r w:rsidRPr="00AB1781">
        <w:tab/>
        <w:t>and His wonders in the field of Tanis,</w:t>
      </w:r>
    </w:p>
    <w:p w14:paraId="639C0DD9" w14:textId="77777777" w:rsidR="00704CAA" w:rsidRPr="00AB1781" w:rsidRDefault="00704CAA" w:rsidP="00704CAA">
      <w:pPr>
        <w:pStyle w:val="EnglishHangNoCoptic"/>
      </w:pPr>
      <w:r w:rsidRPr="00AB1781">
        <w:t xml:space="preserve">44 and turned </w:t>
      </w:r>
      <w:r>
        <w:t>their rivers and their rain-water</w:t>
      </w:r>
    </w:p>
    <w:p w14:paraId="74CC35CA" w14:textId="77777777" w:rsidR="00704CAA" w:rsidRPr="00AB1781" w:rsidRDefault="00704CAA" w:rsidP="00704CAA">
      <w:pPr>
        <w:pStyle w:val="EnglishHangEndNoCoptic"/>
      </w:pPr>
      <w:r w:rsidRPr="00AB1781">
        <w:tab/>
      </w:r>
      <w:r>
        <w:t xml:space="preserve">into blood </w:t>
      </w:r>
      <w:r w:rsidRPr="00AB1781">
        <w:t>so that they could not drink.</w:t>
      </w:r>
    </w:p>
    <w:p w14:paraId="59387F2A" w14:textId="77777777" w:rsidR="00704CAA" w:rsidRPr="00AB1781" w:rsidRDefault="00704CAA" w:rsidP="00704CAA">
      <w:pPr>
        <w:pStyle w:val="EnglishHangNoCoptic"/>
      </w:pPr>
      <w:r w:rsidRPr="00AB1781">
        <w:t>45 He sent them the dog-fly</w:t>
      </w:r>
      <w:r>
        <w:t>,</w:t>
      </w:r>
      <w:r w:rsidRPr="00AB1781">
        <w:t xml:space="preserve"> and it devoured them,</w:t>
      </w:r>
    </w:p>
    <w:p w14:paraId="677366F7" w14:textId="77777777" w:rsidR="00704CAA" w:rsidRPr="00AB1781" w:rsidRDefault="00704CAA" w:rsidP="00704CAA">
      <w:pPr>
        <w:pStyle w:val="EnglishHangEndNoCoptic"/>
      </w:pPr>
      <w:r w:rsidRPr="00AB1781">
        <w:tab/>
        <w:t>and the frog</w:t>
      </w:r>
      <w:r>
        <w:t>,</w:t>
      </w:r>
      <w:r w:rsidRPr="00AB1781">
        <w:t xml:space="preserve"> and it destroyed them.</w:t>
      </w:r>
    </w:p>
    <w:p w14:paraId="51420379" w14:textId="77777777" w:rsidR="00704CAA" w:rsidRPr="00AB1781" w:rsidRDefault="00704CAA" w:rsidP="00704CAA">
      <w:pPr>
        <w:pStyle w:val="EnglishHangNoCoptic"/>
      </w:pPr>
      <w:r w:rsidRPr="00AB1781">
        <w:t>46 And He gave their crops to the mildew,</w:t>
      </w:r>
    </w:p>
    <w:p w14:paraId="6C8C0874" w14:textId="77777777" w:rsidR="00704CAA" w:rsidRPr="00AB1781" w:rsidRDefault="00704CAA" w:rsidP="00704CAA">
      <w:pPr>
        <w:pStyle w:val="EnglishHangEndNoCoptic"/>
      </w:pPr>
      <w:r w:rsidRPr="00AB1781">
        <w:tab/>
        <w:t xml:space="preserve">and </w:t>
      </w:r>
      <w:r>
        <w:t>[</w:t>
      </w:r>
      <w:r w:rsidRPr="00AB1781">
        <w:t>the fruit of</w:t>
      </w:r>
      <w:r>
        <w:t>]</w:t>
      </w:r>
      <w:r w:rsidRPr="00AB1781">
        <w:t xml:space="preserve"> their labors to the locust.</w:t>
      </w:r>
    </w:p>
    <w:p w14:paraId="532D3FA1" w14:textId="77777777" w:rsidR="00704CAA" w:rsidRPr="00AB1781" w:rsidRDefault="00704CAA" w:rsidP="00704CAA">
      <w:pPr>
        <w:pStyle w:val="EnglishHangNoCoptic"/>
      </w:pPr>
      <w:r w:rsidRPr="00AB1781">
        <w:lastRenderedPageBreak/>
        <w:t>47 He killed their vines with hail,</w:t>
      </w:r>
    </w:p>
    <w:p w14:paraId="09EED623" w14:textId="77777777" w:rsidR="00704CAA" w:rsidRPr="00AB1781" w:rsidRDefault="00704CAA" w:rsidP="00704CAA">
      <w:pPr>
        <w:pStyle w:val="EnglishHangEndNoCoptic"/>
      </w:pPr>
      <w:r w:rsidRPr="00AB1781">
        <w:tab/>
        <w:t>and their mulberry trees with frost.</w:t>
      </w:r>
    </w:p>
    <w:p w14:paraId="2A99BD9B" w14:textId="77777777" w:rsidR="00704CAA" w:rsidRPr="00AB1781" w:rsidRDefault="00704CAA" w:rsidP="00704CAA">
      <w:pPr>
        <w:pStyle w:val="EnglishHangNoCoptic"/>
      </w:pPr>
      <w:r w:rsidRPr="00AB1781">
        <w:t>48 And He gave up their cattle to the hail,</w:t>
      </w:r>
    </w:p>
    <w:p w14:paraId="670BA252" w14:textId="77777777" w:rsidR="00704CAA" w:rsidRPr="00AB1781" w:rsidRDefault="00704CAA" w:rsidP="00704CAA">
      <w:pPr>
        <w:pStyle w:val="EnglishHangEndNoCoptic"/>
      </w:pPr>
      <w:r w:rsidRPr="00AB1781">
        <w:tab/>
        <w:t xml:space="preserve">and their </w:t>
      </w:r>
      <w:r>
        <w:t>property</w:t>
      </w:r>
      <w:r w:rsidRPr="00AB1781">
        <w:t xml:space="preserve"> to the fire.</w:t>
      </w:r>
    </w:p>
    <w:p w14:paraId="445F1AC6" w14:textId="77777777" w:rsidR="00704CAA" w:rsidRPr="00AB1781" w:rsidRDefault="00704CAA" w:rsidP="00704CAA">
      <w:pPr>
        <w:pStyle w:val="EnglishHangNoCoptic"/>
      </w:pPr>
      <w:r w:rsidRPr="00AB1781">
        <w:t xml:space="preserve">49 He sent </w:t>
      </w:r>
      <w:r>
        <w:t>His anger’s wrath among them,</w:t>
      </w:r>
    </w:p>
    <w:p w14:paraId="0F9308DB" w14:textId="77777777" w:rsidR="00704CAA" w:rsidRPr="00AB1781" w:rsidRDefault="00704CAA" w:rsidP="00704CAA">
      <w:pPr>
        <w:pStyle w:val="EnglishHangNoCoptic"/>
      </w:pPr>
      <w:r w:rsidRPr="00AB1781">
        <w:tab/>
      </w:r>
      <w:r>
        <w:t>anger</w:t>
      </w:r>
      <w:r w:rsidRPr="00AB1781">
        <w:t xml:space="preserve"> and wrath and </w:t>
      </w:r>
      <w:r>
        <w:t>affliction</w:t>
      </w:r>
      <w:r w:rsidRPr="00AB1781">
        <w:t>,</w:t>
      </w:r>
    </w:p>
    <w:p w14:paraId="16C774C1" w14:textId="77777777" w:rsidR="00704CAA" w:rsidRPr="00AB1781" w:rsidRDefault="00704CAA" w:rsidP="00704CAA">
      <w:pPr>
        <w:pStyle w:val="EnglishHangEndNoCoptic"/>
      </w:pPr>
      <w:r w:rsidRPr="00AB1781">
        <w:tab/>
      </w:r>
      <w:r>
        <w:t>sent through</w:t>
      </w:r>
      <w:r w:rsidRPr="00AB1781">
        <w:t xml:space="preserve"> evil angels.</w:t>
      </w:r>
    </w:p>
    <w:p w14:paraId="7CD6D69E" w14:textId="77777777" w:rsidR="00704CAA" w:rsidRPr="00AB1781" w:rsidRDefault="00704CAA" w:rsidP="00704CAA">
      <w:pPr>
        <w:pStyle w:val="EnglishHangNoCoptic"/>
      </w:pPr>
      <w:r w:rsidRPr="00AB1781">
        <w:t xml:space="preserve">50 He gave </w:t>
      </w:r>
      <w:r>
        <w:t>made a path for His wrath;</w:t>
      </w:r>
    </w:p>
    <w:p w14:paraId="58F468AD" w14:textId="77777777" w:rsidR="00704CAA" w:rsidRPr="00AB1781" w:rsidRDefault="00704CAA" w:rsidP="00704CAA">
      <w:pPr>
        <w:pStyle w:val="EnglishHangNoCoptic"/>
      </w:pPr>
      <w:r w:rsidRPr="00AB1781">
        <w:tab/>
        <w:t xml:space="preserve">He </w:t>
      </w:r>
      <w:r>
        <w:t xml:space="preserve">did not </w:t>
      </w:r>
      <w:r w:rsidRPr="00AB1781">
        <w:t xml:space="preserve">spared their </w:t>
      </w:r>
      <w:r>
        <w:t>souls</w:t>
      </w:r>
      <w:r w:rsidRPr="00AB1781">
        <w:t xml:space="preserve"> from death</w:t>
      </w:r>
      <w:r>
        <w:t>,</w:t>
      </w:r>
    </w:p>
    <w:p w14:paraId="3360A9A9" w14:textId="77777777" w:rsidR="00704CAA" w:rsidRPr="00AB1781" w:rsidRDefault="00704CAA" w:rsidP="00704CAA">
      <w:pPr>
        <w:pStyle w:val="EnglishHangEndNoCoptic"/>
      </w:pPr>
      <w:r w:rsidRPr="00AB1781">
        <w:tab/>
        <w:t>And</w:t>
      </w:r>
      <w:r>
        <w:t xml:space="preserve"> he consigned their cattle</w:t>
      </w:r>
      <w:r w:rsidRPr="00AB1781">
        <w:t xml:space="preserve"> to death.</w:t>
      </w:r>
    </w:p>
    <w:p w14:paraId="1E59990E" w14:textId="77777777" w:rsidR="00704CAA" w:rsidRPr="00AB1781" w:rsidRDefault="00704CAA" w:rsidP="00704CAA">
      <w:pPr>
        <w:pStyle w:val="EnglishHangNoCoptic"/>
      </w:pPr>
      <w:r w:rsidRPr="00AB1781">
        <w:t>51 And He struck e</w:t>
      </w:r>
      <w:r>
        <w:t>very</w:t>
      </w:r>
      <w:r w:rsidRPr="00AB1781">
        <w:t xml:space="preserve"> first-born in Egypt,</w:t>
      </w:r>
    </w:p>
    <w:p w14:paraId="6E516DB3" w14:textId="77777777" w:rsidR="00704CAA" w:rsidRPr="00AB1781" w:rsidRDefault="00704CAA" w:rsidP="00704CAA">
      <w:pPr>
        <w:pStyle w:val="EnglishHangEndNoCoptic"/>
      </w:pPr>
      <w:r w:rsidRPr="00AB1781">
        <w:tab/>
      </w:r>
      <w:r>
        <w:t xml:space="preserve">the </w:t>
      </w:r>
      <w:r w:rsidRPr="00AB1781">
        <w:t xml:space="preserve">first-fruits </w:t>
      </w:r>
      <w:r>
        <w:t xml:space="preserve">of their labour </w:t>
      </w:r>
      <w:r w:rsidRPr="00AB1781">
        <w:t xml:space="preserve">in the </w:t>
      </w:r>
      <w:r>
        <w:t>tents of Ham.</w:t>
      </w:r>
    </w:p>
    <w:p w14:paraId="44EA4E09" w14:textId="77777777" w:rsidR="00704CAA" w:rsidRPr="00AB1781" w:rsidRDefault="00704CAA" w:rsidP="00704CAA">
      <w:pPr>
        <w:pStyle w:val="EnglishHangNoCoptic"/>
      </w:pPr>
      <w:r w:rsidRPr="00AB1781">
        <w:t xml:space="preserve">52 Then He </w:t>
      </w:r>
      <w:r>
        <w:t>brought</w:t>
      </w:r>
      <w:r w:rsidRPr="00AB1781">
        <w:t xml:space="preserve"> His people </w:t>
      </w:r>
      <w:r>
        <w:t xml:space="preserve">out </w:t>
      </w:r>
      <w:r w:rsidRPr="00AB1781">
        <w:t>like a herd of sheep,</w:t>
      </w:r>
    </w:p>
    <w:p w14:paraId="6BC07939" w14:textId="77777777" w:rsidR="00704CAA" w:rsidRPr="00AB1781" w:rsidRDefault="00704CAA" w:rsidP="00704CAA">
      <w:pPr>
        <w:pStyle w:val="EnglishHangEndNoCoptic"/>
      </w:pPr>
      <w:r w:rsidRPr="00AB1781">
        <w:tab/>
        <w:t>and led them like a flock in the wilderness.</w:t>
      </w:r>
    </w:p>
    <w:p w14:paraId="51F76443" w14:textId="77777777" w:rsidR="00704CAA" w:rsidRPr="00AB1781" w:rsidRDefault="00704CAA" w:rsidP="00704CAA">
      <w:pPr>
        <w:pStyle w:val="EnglishHangNoCoptic"/>
      </w:pPr>
      <w:r w:rsidRPr="00AB1781">
        <w:t xml:space="preserve">53 And He guided them </w:t>
      </w:r>
      <w:r>
        <w:t>in</w:t>
      </w:r>
      <w:r w:rsidRPr="00AB1781">
        <w:t xml:space="preserve"> hope</w:t>
      </w:r>
      <w:r>
        <w:t>,</w:t>
      </w:r>
      <w:r w:rsidRPr="00AB1781">
        <w:t xml:space="preserve"> </w:t>
      </w:r>
      <w:r>
        <w:t>and</w:t>
      </w:r>
      <w:r w:rsidRPr="00AB1781">
        <w:t xml:space="preserve"> they were not afraid,</w:t>
      </w:r>
    </w:p>
    <w:p w14:paraId="1ACE2F31" w14:textId="77777777" w:rsidR="00704CAA" w:rsidRPr="00AB1781" w:rsidRDefault="00704CAA" w:rsidP="00704CAA">
      <w:pPr>
        <w:pStyle w:val="EnglishHangEndNoCoptic"/>
      </w:pPr>
      <w:r w:rsidRPr="00AB1781">
        <w:tab/>
      </w:r>
      <w:r>
        <w:t>but</w:t>
      </w:r>
      <w:r w:rsidRPr="00AB1781">
        <w:t xml:space="preserve"> the sea </w:t>
      </w:r>
      <w:r>
        <w:t>covered</w:t>
      </w:r>
      <w:r w:rsidRPr="00AB1781">
        <w:t xml:space="preserve"> over their enemies.</w:t>
      </w:r>
    </w:p>
    <w:p w14:paraId="72F51DE6" w14:textId="77777777" w:rsidR="00704CAA" w:rsidRPr="00AB1781" w:rsidRDefault="00704CAA" w:rsidP="00704CAA">
      <w:pPr>
        <w:pStyle w:val="EnglishHangNoCoptic"/>
      </w:pPr>
      <w:r w:rsidRPr="00AB1781">
        <w:t xml:space="preserve">54 And He </w:t>
      </w:r>
      <w:r>
        <w:t>brought</w:t>
      </w:r>
      <w:r w:rsidRPr="00AB1781">
        <w:t xml:space="preserve"> them </w:t>
      </w:r>
      <w:r>
        <w:t>the</w:t>
      </w:r>
      <w:r w:rsidRPr="00AB1781">
        <w:t xml:space="preserve"> mountain </w:t>
      </w:r>
      <w:r>
        <w:t>of His holiness</w:t>
      </w:r>
      <w:r w:rsidRPr="00AB1781">
        <w:t>,</w:t>
      </w:r>
    </w:p>
    <w:p w14:paraId="4088FC1D" w14:textId="77777777" w:rsidR="00704CAA" w:rsidRPr="00AB1781" w:rsidRDefault="00704CAA" w:rsidP="00704CAA">
      <w:pPr>
        <w:pStyle w:val="EnglishHangEndNoCoptic"/>
      </w:pPr>
      <w:r w:rsidRPr="00AB1781">
        <w:tab/>
        <w:t>to this mountain which His right hand acquired.</w:t>
      </w:r>
    </w:p>
    <w:p w14:paraId="623CAC3D" w14:textId="77777777" w:rsidR="00704CAA" w:rsidRPr="00AB1781" w:rsidRDefault="00704CAA" w:rsidP="00704CAA">
      <w:pPr>
        <w:pStyle w:val="EnglishHangNoCoptic"/>
      </w:pPr>
      <w:r w:rsidRPr="00AB1781">
        <w:t>55 And He drove out nations from before them,</w:t>
      </w:r>
    </w:p>
    <w:p w14:paraId="4CA899D8" w14:textId="77777777" w:rsidR="00704CAA" w:rsidRPr="00AB1781" w:rsidRDefault="00704CAA" w:rsidP="00704CAA">
      <w:pPr>
        <w:pStyle w:val="EnglishHangNoCoptic"/>
      </w:pPr>
      <w:r w:rsidRPr="00AB1781">
        <w:tab/>
        <w:t xml:space="preserve">and gave each his share of land </w:t>
      </w:r>
      <w:r>
        <w:t>as an inheritance,</w:t>
      </w:r>
    </w:p>
    <w:p w14:paraId="7B22CCB4" w14:textId="77777777" w:rsidR="00704CAA" w:rsidRPr="00AB1781" w:rsidRDefault="00704CAA" w:rsidP="00704CAA">
      <w:pPr>
        <w:pStyle w:val="EnglishHangEndNoCoptic"/>
      </w:pPr>
      <w:r w:rsidRPr="00AB1781">
        <w:tab/>
        <w:t xml:space="preserve">and settled the tribes of Israel in their </w:t>
      </w:r>
      <w:r>
        <w:t>tents</w:t>
      </w:r>
      <w:r w:rsidRPr="00AB1781">
        <w:t>.</w:t>
      </w:r>
    </w:p>
    <w:p w14:paraId="01142269" w14:textId="77777777" w:rsidR="00704CAA" w:rsidRPr="00AB1781" w:rsidRDefault="00704CAA" w:rsidP="00704CAA">
      <w:pPr>
        <w:pStyle w:val="EnglishHangNoCoptic"/>
      </w:pPr>
      <w:r w:rsidRPr="00AB1781">
        <w:t xml:space="preserve">56 Yet they </w:t>
      </w:r>
      <w:r>
        <w:t>tested</w:t>
      </w:r>
      <w:r w:rsidRPr="00AB1781">
        <w:t xml:space="preserve"> and provoked the Most High God,</w:t>
      </w:r>
    </w:p>
    <w:p w14:paraId="7C78C3EC" w14:textId="77777777" w:rsidR="00704CAA" w:rsidRPr="00AB1781" w:rsidRDefault="00704CAA" w:rsidP="00704CAA">
      <w:pPr>
        <w:pStyle w:val="EnglishHangEndNoCoptic"/>
      </w:pPr>
      <w:r w:rsidRPr="00AB1781">
        <w:tab/>
        <w:t>a</w:t>
      </w:r>
      <w:r>
        <w:t>nd did not keep His testimonies;</w:t>
      </w:r>
    </w:p>
    <w:p w14:paraId="40013444" w14:textId="77777777" w:rsidR="00704CAA" w:rsidRPr="00AB1781" w:rsidRDefault="00704CAA" w:rsidP="00704CAA">
      <w:pPr>
        <w:pStyle w:val="EnglishHangNoCoptic"/>
      </w:pPr>
      <w:r w:rsidRPr="00AB1781">
        <w:t xml:space="preserve">57 They turned away and </w:t>
      </w:r>
      <w:r>
        <w:t>were faithless like their fathers;</w:t>
      </w:r>
    </w:p>
    <w:p w14:paraId="093ED991" w14:textId="77777777" w:rsidR="00704CAA" w:rsidRPr="00AB1781" w:rsidRDefault="00704CAA" w:rsidP="00704CAA">
      <w:pPr>
        <w:pStyle w:val="EnglishHangEndNoCoptic"/>
      </w:pPr>
      <w:r w:rsidRPr="00AB1781">
        <w:tab/>
        <w:t>they twisted like a crooked bow.</w:t>
      </w:r>
    </w:p>
    <w:p w14:paraId="4B2D4061" w14:textId="77777777" w:rsidR="00704CAA" w:rsidRPr="00AB1781" w:rsidRDefault="00704CAA" w:rsidP="00704CAA">
      <w:pPr>
        <w:pStyle w:val="EnglishHangNoCoptic"/>
      </w:pPr>
      <w:r w:rsidRPr="00AB1781">
        <w:t xml:space="preserve">58 They provoked Him </w:t>
      </w:r>
      <w:r>
        <w:t xml:space="preserve">to anger </w:t>
      </w:r>
      <w:r w:rsidRPr="00AB1781">
        <w:t>with their high places</w:t>
      </w:r>
      <w:r>
        <w:t>,</w:t>
      </w:r>
    </w:p>
    <w:p w14:paraId="220BA5A1" w14:textId="77777777" w:rsidR="00704CAA" w:rsidRPr="00AB1781" w:rsidRDefault="00704CAA" w:rsidP="00704CAA">
      <w:pPr>
        <w:pStyle w:val="EnglishHangEndNoCoptic"/>
      </w:pPr>
      <w:r w:rsidRPr="00AB1781">
        <w:tab/>
        <w:t xml:space="preserve">and </w:t>
      </w:r>
      <w:r>
        <w:t>moved</w:t>
      </w:r>
      <w:r w:rsidRPr="00AB1781">
        <w:t xml:space="preserve"> Him </w:t>
      </w:r>
      <w:r>
        <w:t xml:space="preserve">to jealousy </w:t>
      </w:r>
      <w:r w:rsidRPr="00AB1781">
        <w:t>with their carved images.</w:t>
      </w:r>
    </w:p>
    <w:p w14:paraId="33DDC38B" w14:textId="77777777" w:rsidR="00704CAA" w:rsidRPr="00AB1781" w:rsidRDefault="00704CAA" w:rsidP="00704CAA">
      <w:pPr>
        <w:pStyle w:val="EnglishHangNoCoptic"/>
      </w:pPr>
      <w:r w:rsidRPr="00AB1781">
        <w:t xml:space="preserve">59 God heard of it and </w:t>
      </w:r>
      <w:r>
        <w:t>despised</w:t>
      </w:r>
      <w:r w:rsidRPr="00AB1781">
        <w:t xml:space="preserve"> them,</w:t>
      </w:r>
    </w:p>
    <w:p w14:paraId="5DA36BDC" w14:textId="77777777" w:rsidR="00704CAA" w:rsidRPr="00AB1781" w:rsidRDefault="00704CAA" w:rsidP="00704CAA">
      <w:pPr>
        <w:pStyle w:val="EnglishHangEndNoCoptic"/>
      </w:pPr>
      <w:r w:rsidRPr="00AB1781">
        <w:tab/>
        <w:t xml:space="preserve">and utterly </w:t>
      </w:r>
      <w:r>
        <w:t>disdained</w:t>
      </w:r>
      <w:r w:rsidRPr="00AB1781">
        <w:t xml:space="preserve"> Israel.</w:t>
      </w:r>
    </w:p>
    <w:p w14:paraId="616DB1E2" w14:textId="77777777" w:rsidR="00704CAA" w:rsidRPr="00AB1781" w:rsidRDefault="00704CAA" w:rsidP="00704CAA">
      <w:pPr>
        <w:pStyle w:val="EnglishHangNoCoptic"/>
      </w:pPr>
      <w:r w:rsidRPr="00AB1781">
        <w:t xml:space="preserve">60 And He </w:t>
      </w:r>
      <w:r>
        <w:t>rejected</w:t>
      </w:r>
      <w:r w:rsidRPr="00AB1781">
        <w:t xml:space="preserve"> the </w:t>
      </w:r>
      <w:r>
        <w:t>tent</w:t>
      </w:r>
      <w:r w:rsidRPr="00AB1781">
        <w:t xml:space="preserve"> of Shiloh,</w:t>
      </w:r>
    </w:p>
    <w:p w14:paraId="484E1892" w14:textId="77777777" w:rsidR="00704CAA" w:rsidRPr="00AB1781" w:rsidRDefault="00704CAA" w:rsidP="00704CAA">
      <w:pPr>
        <w:pStyle w:val="EnglishHangEndNoCoptic"/>
      </w:pPr>
      <w:r w:rsidRPr="00AB1781">
        <w:tab/>
        <w:t>His tent where He dwelt among men.</w:t>
      </w:r>
    </w:p>
    <w:p w14:paraId="77118156" w14:textId="77777777" w:rsidR="00704CAA" w:rsidRPr="00AB1781" w:rsidRDefault="00704CAA" w:rsidP="00704CAA">
      <w:pPr>
        <w:pStyle w:val="EnglishHangNoCoptic"/>
      </w:pPr>
      <w:r w:rsidRPr="00AB1781">
        <w:lastRenderedPageBreak/>
        <w:t>61 And He delivered their strength into captivity,</w:t>
      </w:r>
    </w:p>
    <w:p w14:paraId="759BBA73" w14:textId="77777777" w:rsidR="00704CAA" w:rsidRPr="00AB1781" w:rsidRDefault="00704CAA" w:rsidP="00704CAA">
      <w:pPr>
        <w:pStyle w:val="EnglishHangEndNoCoptic"/>
      </w:pPr>
      <w:r w:rsidRPr="00AB1781">
        <w:tab/>
        <w:t xml:space="preserve">and their beauty into </w:t>
      </w:r>
      <w:r>
        <w:t>the hands of their enemy</w:t>
      </w:r>
      <w:r w:rsidRPr="00AB1781">
        <w:t>.</w:t>
      </w:r>
    </w:p>
    <w:p w14:paraId="724CB181" w14:textId="77777777" w:rsidR="00704CAA" w:rsidRPr="00AB1781" w:rsidRDefault="00704CAA" w:rsidP="00704CAA">
      <w:pPr>
        <w:pStyle w:val="EnglishHangNoCoptic"/>
      </w:pPr>
      <w:r w:rsidRPr="00AB1781">
        <w:t xml:space="preserve">62 And He </w:t>
      </w:r>
      <w:r>
        <w:t>gave</w:t>
      </w:r>
      <w:r w:rsidRPr="00AB1781">
        <w:t xml:space="preserve"> His people </w:t>
      </w:r>
      <w:r>
        <w:t xml:space="preserve">over </w:t>
      </w:r>
      <w:r w:rsidRPr="00AB1781">
        <w:t>to the sword,</w:t>
      </w:r>
    </w:p>
    <w:p w14:paraId="03429914" w14:textId="77777777" w:rsidR="00704CAA" w:rsidRPr="00AB1781" w:rsidRDefault="00704CAA" w:rsidP="00704CAA">
      <w:pPr>
        <w:pStyle w:val="EnglishHangEndNoCoptic"/>
      </w:pPr>
      <w:r w:rsidRPr="00AB1781">
        <w:tab/>
        <w:t>and despised His inheritance.</w:t>
      </w:r>
    </w:p>
    <w:p w14:paraId="2CF74771" w14:textId="77777777" w:rsidR="00704CAA" w:rsidRPr="00AB1781" w:rsidRDefault="00704CAA" w:rsidP="00704CAA">
      <w:pPr>
        <w:pStyle w:val="EnglishHangNoCoptic"/>
      </w:pPr>
      <w:r w:rsidRPr="00AB1781">
        <w:t>63 Fire consumed their young men,</w:t>
      </w:r>
    </w:p>
    <w:p w14:paraId="257C9638" w14:textId="77777777" w:rsidR="00704CAA" w:rsidRPr="00AB1781" w:rsidRDefault="00704CAA" w:rsidP="00704CAA">
      <w:pPr>
        <w:pStyle w:val="EnglishHangEndNoCoptic"/>
      </w:pPr>
      <w:r w:rsidRPr="00AB1781">
        <w:tab/>
        <w:t>and their virgins raised no lament.</w:t>
      </w:r>
    </w:p>
    <w:p w14:paraId="379B967F" w14:textId="77777777" w:rsidR="00704CAA" w:rsidRPr="00AB1781" w:rsidRDefault="00704CAA" w:rsidP="00704CAA">
      <w:pPr>
        <w:pStyle w:val="EnglishHangNoCoptic"/>
      </w:pPr>
      <w:r w:rsidRPr="00AB1781">
        <w:t>64 Their priests fell by the sword,</w:t>
      </w:r>
    </w:p>
    <w:p w14:paraId="66E949CB" w14:textId="77777777" w:rsidR="00704CAA" w:rsidRPr="00AB1781" w:rsidRDefault="00704CAA" w:rsidP="00704CAA">
      <w:pPr>
        <w:pStyle w:val="EnglishHangEndNoCoptic"/>
      </w:pPr>
      <w:r w:rsidRPr="00AB1781">
        <w:tab/>
        <w:t xml:space="preserve">and their widows </w:t>
      </w:r>
      <w:r>
        <w:t>raised</w:t>
      </w:r>
      <w:r w:rsidRPr="00AB1781">
        <w:t xml:space="preserve"> no </w:t>
      </w:r>
      <w:r>
        <w:t>lament</w:t>
      </w:r>
      <w:r w:rsidRPr="00AB1781">
        <w:t>.</w:t>
      </w:r>
    </w:p>
    <w:p w14:paraId="1EC0F1C6" w14:textId="77777777" w:rsidR="00704CAA" w:rsidRPr="00AB1781" w:rsidRDefault="00704CAA" w:rsidP="00704CAA">
      <w:pPr>
        <w:pStyle w:val="EnglishHangNoCoptic"/>
      </w:pPr>
      <w:r w:rsidRPr="00AB1781">
        <w:t>65 Then the Lord awoke as from sleep,</w:t>
      </w:r>
    </w:p>
    <w:p w14:paraId="6B080A86" w14:textId="77777777" w:rsidR="00704CAA" w:rsidRPr="00AB1781" w:rsidRDefault="00704CAA" w:rsidP="00704CAA">
      <w:pPr>
        <w:pStyle w:val="EnglishHangEndNoCoptic"/>
      </w:pPr>
      <w:r w:rsidRPr="00AB1781">
        <w:tab/>
        <w:t xml:space="preserve">like a </w:t>
      </w:r>
      <w:r>
        <w:t>strong man</w:t>
      </w:r>
      <w:r w:rsidRPr="00AB1781">
        <w:t xml:space="preserve"> </w:t>
      </w:r>
      <w:r>
        <w:t>drunk</w:t>
      </w:r>
      <w:r>
        <w:rPr>
          <w:rStyle w:val="FootnoteReference"/>
        </w:rPr>
        <w:footnoteReference w:id="430"/>
      </w:r>
      <w:r w:rsidRPr="00AB1781">
        <w:t xml:space="preserve"> from wine.</w:t>
      </w:r>
    </w:p>
    <w:p w14:paraId="2E88AF77" w14:textId="77777777" w:rsidR="00704CAA" w:rsidRPr="00AB1781" w:rsidRDefault="00704CAA" w:rsidP="00704CAA">
      <w:pPr>
        <w:pStyle w:val="EnglishHangNoCoptic"/>
      </w:pPr>
      <w:r w:rsidRPr="00AB1781">
        <w:t>66 And He struck His enemies in the rear</w:t>
      </w:r>
      <w:r>
        <w:t>;</w:t>
      </w:r>
    </w:p>
    <w:p w14:paraId="4CC03A94" w14:textId="77777777" w:rsidR="00704CAA" w:rsidRPr="00AB1781" w:rsidRDefault="00704CAA" w:rsidP="00704CAA">
      <w:pPr>
        <w:pStyle w:val="EnglishHangEndNoCoptic"/>
      </w:pPr>
      <w:r w:rsidRPr="00AB1781">
        <w:tab/>
        <w:t>He branded them with eternal disgrace.</w:t>
      </w:r>
    </w:p>
    <w:p w14:paraId="05940B26" w14:textId="77777777" w:rsidR="00704CAA" w:rsidRPr="00AB1781" w:rsidRDefault="00704CAA" w:rsidP="00704CAA">
      <w:pPr>
        <w:pStyle w:val="EnglishHangNoCoptic"/>
      </w:pPr>
      <w:r w:rsidRPr="00AB1781">
        <w:t>67 And He rejected the dwelling of Joseph,</w:t>
      </w:r>
    </w:p>
    <w:p w14:paraId="1B7C59F1" w14:textId="77777777" w:rsidR="00704CAA" w:rsidRPr="00AB1781" w:rsidRDefault="00704CAA" w:rsidP="00704CAA">
      <w:pPr>
        <w:pStyle w:val="EnglishHangEndNoCoptic"/>
      </w:pPr>
      <w:r w:rsidRPr="00AB1781">
        <w:tab/>
        <w:t xml:space="preserve">and did </w:t>
      </w:r>
      <w:r>
        <w:t>not choose the tribe of Ephraim,</w:t>
      </w:r>
    </w:p>
    <w:p w14:paraId="0C9341AE" w14:textId="77777777" w:rsidR="00704CAA" w:rsidRPr="00AB1781" w:rsidRDefault="00704CAA" w:rsidP="00704CAA">
      <w:pPr>
        <w:pStyle w:val="EnglishHangNoCoptic"/>
      </w:pPr>
      <w:r w:rsidRPr="00AB1781">
        <w:t>68 He chose the tribe of Judah,</w:t>
      </w:r>
    </w:p>
    <w:p w14:paraId="084B5C7F" w14:textId="77777777" w:rsidR="00704CAA" w:rsidRPr="00AB1781" w:rsidRDefault="00704CAA" w:rsidP="00704CAA">
      <w:pPr>
        <w:pStyle w:val="EnglishHangEndNoCoptic"/>
      </w:pPr>
      <w:r w:rsidRPr="00AB1781">
        <w:tab/>
        <w:t>Mount Zion</w:t>
      </w:r>
      <w:r>
        <w:t>,</w:t>
      </w:r>
      <w:r w:rsidRPr="00AB1781">
        <w:t xml:space="preserve"> which He loved.</w:t>
      </w:r>
    </w:p>
    <w:p w14:paraId="4E283506" w14:textId="77777777" w:rsidR="00704CAA" w:rsidRPr="00AB1781" w:rsidRDefault="00704CAA" w:rsidP="00704CAA">
      <w:pPr>
        <w:pStyle w:val="EnglishHangNoCoptic"/>
      </w:pPr>
      <w:r w:rsidRPr="00AB1781">
        <w:t xml:space="preserve">69 And He built His sanctuary like the horn of a </w:t>
      </w:r>
      <w:r>
        <w:t>unicorn</w:t>
      </w:r>
      <w:r w:rsidRPr="00AB1781">
        <w:t>;</w:t>
      </w:r>
      <w:r w:rsidRPr="00AB1781">
        <w:rPr>
          <w:rStyle w:val="FootnoteReference"/>
        </w:rPr>
        <w:footnoteReference w:id="431"/>
      </w:r>
    </w:p>
    <w:p w14:paraId="77870C8E" w14:textId="77777777" w:rsidR="00704CAA" w:rsidRPr="00AB1781" w:rsidRDefault="00704CAA" w:rsidP="00704CAA">
      <w:pPr>
        <w:pStyle w:val="EnglishHangEndNoCoptic"/>
      </w:pPr>
      <w:r w:rsidRPr="00AB1781">
        <w:tab/>
        <w:t xml:space="preserve">He established it in the </w:t>
      </w:r>
      <w:r>
        <w:t>earth</w:t>
      </w:r>
      <w:r w:rsidRPr="00AB1781">
        <w:t xml:space="preserve"> </w:t>
      </w:r>
      <w:r>
        <w:t>forever</w:t>
      </w:r>
      <w:r w:rsidRPr="00AB1781">
        <w:t>.</w:t>
      </w:r>
    </w:p>
    <w:p w14:paraId="12F99A93" w14:textId="77777777" w:rsidR="00704CAA" w:rsidRPr="00AB1781" w:rsidRDefault="00704CAA" w:rsidP="00704CAA">
      <w:pPr>
        <w:pStyle w:val="EnglishHangNoCoptic"/>
      </w:pPr>
      <w:r w:rsidRPr="00AB1781">
        <w:t>70 And He chose His servant David,</w:t>
      </w:r>
    </w:p>
    <w:p w14:paraId="0CABBDF7" w14:textId="77777777" w:rsidR="00704CAA" w:rsidRPr="00AB1781" w:rsidRDefault="00704CAA" w:rsidP="00704CAA">
      <w:pPr>
        <w:pStyle w:val="EnglishHangEndNoCoptic"/>
      </w:pPr>
      <w:r w:rsidRPr="00AB1781">
        <w:tab/>
        <w:t>and took him from his flocks of sheep—</w:t>
      </w:r>
    </w:p>
    <w:p w14:paraId="33A367ED" w14:textId="77777777" w:rsidR="00704CAA" w:rsidRPr="00AB1781" w:rsidRDefault="00704CAA" w:rsidP="00704CAA">
      <w:pPr>
        <w:pStyle w:val="EnglishHangNoCoptic"/>
      </w:pPr>
      <w:r w:rsidRPr="00AB1781">
        <w:t xml:space="preserve">71 </w:t>
      </w:r>
      <w:r>
        <w:t xml:space="preserve">He took him </w:t>
      </w:r>
      <w:r w:rsidRPr="00AB1781">
        <w:t xml:space="preserve">from behind </w:t>
      </w:r>
      <w:r>
        <w:t>sheep giving birth</w:t>
      </w:r>
    </w:p>
    <w:p w14:paraId="1ED6B59C" w14:textId="77777777" w:rsidR="00704CAA" w:rsidRPr="00AB1781" w:rsidRDefault="00704CAA" w:rsidP="00704CAA">
      <w:pPr>
        <w:pStyle w:val="EnglishHangNoCoptic"/>
      </w:pPr>
      <w:r w:rsidRPr="00AB1781">
        <w:tab/>
        <w:t>to shepherd</w:t>
      </w:r>
      <w:r>
        <w:t xml:space="preserve"> Jacob</w:t>
      </w:r>
      <w:r w:rsidRPr="00AB1781">
        <w:t xml:space="preserve"> His </w:t>
      </w:r>
      <w:r>
        <w:t>people,</w:t>
      </w:r>
    </w:p>
    <w:p w14:paraId="2E01D23A" w14:textId="77777777" w:rsidR="00704CAA" w:rsidRPr="00AB1781" w:rsidRDefault="00704CAA" w:rsidP="00704CAA">
      <w:pPr>
        <w:pStyle w:val="EnglishHangEndNoCoptic"/>
      </w:pPr>
      <w:r w:rsidRPr="00AB1781">
        <w:tab/>
        <w:t>and Israel His inheritance.</w:t>
      </w:r>
    </w:p>
    <w:p w14:paraId="16EAC986" w14:textId="77777777" w:rsidR="00704CAA" w:rsidRPr="00AB1781" w:rsidRDefault="00704CAA" w:rsidP="00704CAA">
      <w:pPr>
        <w:pStyle w:val="EnglishHangNoCoptic"/>
      </w:pPr>
      <w:r w:rsidRPr="00AB1781">
        <w:t xml:space="preserve">72 And he shepherded them in </w:t>
      </w:r>
      <w:r>
        <w:t>the innocence of his heart,</w:t>
      </w:r>
    </w:p>
    <w:p w14:paraId="4841D3F9" w14:textId="77777777" w:rsidR="00704CAA" w:rsidRPr="004A51E7" w:rsidRDefault="00704CAA" w:rsidP="00704CAA">
      <w:pPr>
        <w:pStyle w:val="EnglishHangEndNoCoptic"/>
      </w:pPr>
      <w:r w:rsidRPr="00AB1781">
        <w:tab/>
        <w:t>and guided them with the wisdom of his hands.</w:t>
      </w:r>
    </w:p>
    <w:p w14:paraId="206DDD70" w14:textId="77777777" w:rsidR="00704CAA" w:rsidRDefault="00704CAA" w:rsidP="00704CAA">
      <w:pPr>
        <w:pStyle w:val="Rubric"/>
      </w:pPr>
      <w:r>
        <w:t>Glory…</w:t>
      </w:r>
    </w:p>
    <w:p w14:paraId="31D4CD55" w14:textId="77777777" w:rsidR="00704CAA" w:rsidRPr="00AB1781" w:rsidRDefault="00704CAA" w:rsidP="00704CAA">
      <w:pPr>
        <w:pStyle w:val="Heading4"/>
      </w:pPr>
      <w:r>
        <w:t>Psalm</w:t>
      </w:r>
      <w:r w:rsidRPr="00AB1781">
        <w:t xml:space="preserve"> 78</w:t>
      </w:r>
      <w:r>
        <w:t>: “O God, the nations have come into Your inheritance”</w:t>
      </w:r>
    </w:p>
    <w:p w14:paraId="4BD5FF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BC472E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6A7A0B85" w14:textId="77777777" w:rsidR="00704CAA" w:rsidRPr="00AB1781" w:rsidRDefault="00704CAA" w:rsidP="00704CAA">
      <w:pPr>
        <w:pStyle w:val="Rubric"/>
      </w:pPr>
      <w:r w:rsidRPr="00AB1781">
        <w:lastRenderedPageBreak/>
        <w:t>1 (A Psalm by Asaph)</w:t>
      </w:r>
    </w:p>
    <w:p w14:paraId="6718DF48" w14:textId="77777777" w:rsidR="00704CAA" w:rsidRPr="00AB1781" w:rsidRDefault="00704CAA" w:rsidP="00704CAA">
      <w:pPr>
        <w:pStyle w:val="EnglishHangNoCoptic"/>
      </w:pPr>
      <w:r w:rsidRPr="00AB1781">
        <w:t xml:space="preserve">O God, the nations have come into </w:t>
      </w:r>
      <w:r>
        <w:t>Your</w:t>
      </w:r>
      <w:r w:rsidRPr="00AB1781">
        <w:t xml:space="preserve"> inheritance;</w:t>
      </w:r>
    </w:p>
    <w:p w14:paraId="403AB18F" w14:textId="77777777" w:rsidR="00704CAA" w:rsidRPr="00AB1781" w:rsidRDefault="00704CAA" w:rsidP="00704CAA">
      <w:pPr>
        <w:pStyle w:val="EnglishHangNoCoptic"/>
      </w:pPr>
      <w:r w:rsidRPr="00AB1781">
        <w:tab/>
        <w:t xml:space="preserve">they have defiled </w:t>
      </w:r>
      <w:r>
        <w:t>Your</w:t>
      </w:r>
      <w:r w:rsidRPr="00AB1781">
        <w:t xml:space="preserve"> holy temple;</w:t>
      </w:r>
    </w:p>
    <w:p w14:paraId="26BAA413" w14:textId="77777777" w:rsidR="00704CAA" w:rsidRPr="00AB1781" w:rsidRDefault="00704CAA" w:rsidP="00704CAA">
      <w:pPr>
        <w:pStyle w:val="EnglishHangEndNoCoptic"/>
      </w:pPr>
      <w:r w:rsidRPr="00AB1781">
        <w:tab/>
        <w:t>they have made Jerusalem like a vegetable dump.</w:t>
      </w:r>
    </w:p>
    <w:p w14:paraId="613540AC" w14:textId="77777777" w:rsidR="00704CAA" w:rsidRPr="00AB1781" w:rsidRDefault="00704CAA" w:rsidP="00704CAA">
      <w:pPr>
        <w:pStyle w:val="EnglishHangNoCoptic"/>
      </w:pPr>
      <w:r w:rsidRPr="00AB1781">
        <w:t xml:space="preserve">2 They </w:t>
      </w:r>
      <w:r>
        <w:t>left</w:t>
      </w:r>
      <w:r w:rsidRPr="00AB1781">
        <w:t xml:space="preserve"> </w:t>
      </w:r>
      <w:r>
        <w:t>Your</w:t>
      </w:r>
      <w:r w:rsidRPr="00AB1781">
        <w:t xml:space="preserve"> servants’ corpses</w:t>
      </w:r>
    </w:p>
    <w:p w14:paraId="52FEE32B" w14:textId="77777777" w:rsidR="00704CAA" w:rsidRPr="00AB1781" w:rsidRDefault="00704CAA" w:rsidP="00704CAA">
      <w:pPr>
        <w:pStyle w:val="EnglishHangNoCoptic"/>
      </w:pPr>
      <w:r w:rsidRPr="00AB1781">
        <w:tab/>
        <w:t>as food for the birds of heaven,</w:t>
      </w:r>
    </w:p>
    <w:p w14:paraId="175DDCEA" w14:textId="77777777" w:rsidR="00704CAA" w:rsidRPr="00AB1781" w:rsidRDefault="00704CAA" w:rsidP="00704CAA">
      <w:pPr>
        <w:pStyle w:val="EnglishHangEndNoCoptic"/>
      </w:pPr>
      <w:r w:rsidRPr="00AB1781">
        <w:tab/>
        <w:t xml:space="preserve">the flesh of </w:t>
      </w:r>
      <w:r>
        <w:t>Your</w:t>
      </w:r>
      <w:r w:rsidRPr="00AB1781">
        <w:t xml:space="preserve"> saints </w:t>
      </w:r>
      <w:r>
        <w:t>for</w:t>
      </w:r>
      <w:r w:rsidRPr="00AB1781">
        <w:t xml:space="preserve"> the beasts of the earth.</w:t>
      </w:r>
    </w:p>
    <w:p w14:paraId="06F0ACE4" w14:textId="77777777" w:rsidR="00704CAA" w:rsidRPr="00AB1781" w:rsidRDefault="00704CAA" w:rsidP="00704CAA">
      <w:pPr>
        <w:pStyle w:val="EnglishHangNoCoptic"/>
      </w:pPr>
      <w:r w:rsidRPr="00AB1781">
        <w:t>3 They have poured out their blood like water</w:t>
      </w:r>
    </w:p>
    <w:p w14:paraId="5A255CED" w14:textId="77777777" w:rsidR="00704CAA" w:rsidRPr="00AB1781" w:rsidRDefault="00704CAA" w:rsidP="00704CAA">
      <w:pPr>
        <w:pStyle w:val="EnglishHangEndNoCoptic"/>
      </w:pPr>
      <w:r w:rsidRPr="00AB1781">
        <w:tab/>
        <w:t>all round Jerusalem, and there was no one to bury them.</w:t>
      </w:r>
    </w:p>
    <w:p w14:paraId="666ACF7B" w14:textId="77777777" w:rsidR="00704CAA" w:rsidRPr="00AB1781" w:rsidRDefault="00704CAA" w:rsidP="00704CAA">
      <w:pPr>
        <w:pStyle w:val="EnglishHangNoCoptic"/>
      </w:pPr>
      <w:r w:rsidRPr="00AB1781">
        <w:t>4 We have become</w:t>
      </w:r>
      <w:r>
        <w:t xml:space="preserve"> a disgrace to</w:t>
      </w:r>
      <w:r w:rsidRPr="00AB1781">
        <w:t xml:space="preserve"> our neighbours,</w:t>
      </w:r>
    </w:p>
    <w:p w14:paraId="2AA6844A" w14:textId="77777777" w:rsidR="00704CAA" w:rsidRPr="00AB1781" w:rsidRDefault="00704CAA" w:rsidP="00704CAA">
      <w:pPr>
        <w:pStyle w:val="EnglishHangEndNoCoptic"/>
      </w:pPr>
      <w:r w:rsidRPr="00AB1781">
        <w:tab/>
      </w:r>
      <w:r>
        <w:t>a</w:t>
      </w:r>
      <w:r w:rsidRPr="00AB1781">
        <w:t xml:space="preserve"> scorn and</w:t>
      </w:r>
      <w:r>
        <w:t xml:space="preserve"> a</w:t>
      </w:r>
      <w:r w:rsidRPr="00AB1781">
        <w:t xml:space="preserve"> </w:t>
      </w:r>
      <w:r>
        <w:t>mockery</w:t>
      </w:r>
      <w:r w:rsidRPr="00AB1781">
        <w:t xml:space="preserve"> </w:t>
      </w:r>
      <w:r>
        <w:t>to</w:t>
      </w:r>
      <w:r w:rsidRPr="00AB1781">
        <w:t xml:space="preserve"> those around us.</w:t>
      </w:r>
    </w:p>
    <w:p w14:paraId="512DE638" w14:textId="77777777" w:rsidR="00704CAA" w:rsidRPr="00AB1781" w:rsidRDefault="00704CAA" w:rsidP="00704CAA">
      <w:pPr>
        <w:pStyle w:val="EnglishHangNoCoptic"/>
      </w:pPr>
      <w:r w:rsidRPr="00AB1781">
        <w:t xml:space="preserve">5 How long, O Lord, </w:t>
      </w:r>
      <w:r>
        <w:t>will</w:t>
      </w:r>
      <w:r w:rsidRPr="00AB1781">
        <w:t xml:space="preserve"> </w:t>
      </w:r>
      <w:r>
        <w:t>You</w:t>
      </w:r>
      <w:r w:rsidRPr="00AB1781">
        <w:t xml:space="preserve"> be angry?</w:t>
      </w:r>
    </w:p>
    <w:p w14:paraId="68E5DC4A" w14:textId="77777777" w:rsidR="00704CAA" w:rsidRPr="00AB1781" w:rsidRDefault="00704CAA" w:rsidP="00704CAA">
      <w:pPr>
        <w:pStyle w:val="EnglishHangEndNoCoptic"/>
      </w:pPr>
      <w:r w:rsidRPr="00AB1781">
        <w:tab/>
        <w:t xml:space="preserve">Will </w:t>
      </w:r>
      <w:r>
        <w:t>Your</w:t>
      </w:r>
      <w:r w:rsidRPr="00AB1781">
        <w:t xml:space="preserve"> jealousy burn like fire </w:t>
      </w:r>
      <w:r>
        <w:t>forever</w:t>
      </w:r>
      <w:r w:rsidRPr="00AB1781">
        <w:t>?</w:t>
      </w:r>
    </w:p>
    <w:p w14:paraId="5540FCF1" w14:textId="77777777" w:rsidR="00704CAA" w:rsidRPr="00AB1781" w:rsidRDefault="00704CAA" w:rsidP="00704CAA">
      <w:pPr>
        <w:pStyle w:val="EnglishHangNoCoptic"/>
      </w:pPr>
      <w:r w:rsidRPr="00AB1781">
        <w:t xml:space="preserve">6 </w:t>
      </w:r>
      <w:r>
        <w:t>Pour out</w:t>
      </w:r>
      <w:r w:rsidRPr="00AB1781">
        <w:t xml:space="preserve"> </w:t>
      </w:r>
      <w:r>
        <w:t>Your</w:t>
      </w:r>
      <w:r w:rsidRPr="00AB1781">
        <w:t xml:space="preserve"> wrath on nations that do not know </w:t>
      </w:r>
      <w:r>
        <w:t>You</w:t>
      </w:r>
      <w:r w:rsidRPr="00AB1781">
        <w:t>,</w:t>
      </w:r>
    </w:p>
    <w:p w14:paraId="39347F45" w14:textId="77777777" w:rsidR="00704CAA" w:rsidRPr="00AB1781" w:rsidRDefault="00704CAA" w:rsidP="00704CAA">
      <w:pPr>
        <w:pStyle w:val="EnglishHangEndNoCoptic"/>
      </w:pPr>
      <w:r w:rsidRPr="00AB1781">
        <w:tab/>
        <w:t xml:space="preserve">and on </w:t>
      </w:r>
      <w:r>
        <w:t xml:space="preserve">the </w:t>
      </w:r>
      <w:r w:rsidRPr="00AB1781">
        <w:t xml:space="preserve">kingdoms that do not </w:t>
      </w:r>
      <w:r>
        <w:t>call upon</w:t>
      </w:r>
      <w:r w:rsidRPr="00AB1781">
        <w:t xml:space="preserve"> </w:t>
      </w:r>
      <w:r>
        <w:t>Your N</w:t>
      </w:r>
      <w:r w:rsidRPr="00AB1781">
        <w:t>ame.</w:t>
      </w:r>
    </w:p>
    <w:p w14:paraId="2E034C1D" w14:textId="77777777" w:rsidR="00704CAA" w:rsidRPr="00AB1781" w:rsidRDefault="00704CAA" w:rsidP="00704CAA">
      <w:pPr>
        <w:pStyle w:val="EnglishHangNoCoptic"/>
      </w:pPr>
      <w:r w:rsidRPr="00AB1781">
        <w:t>7 For they have devoured Jacob</w:t>
      </w:r>
    </w:p>
    <w:p w14:paraId="4F8BCA67" w14:textId="77777777" w:rsidR="00704CAA" w:rsidRPr="00AB1781" w:rsidRDefault="00704CAA" w:rsidP="00704CAA">
      <w:pPr>
        <w:pStyle w:val="EnglishHangEndNoCoptic"/>
      </w:pPr>
      <w:r w:rsidRPr="00AB1781">
        <w:tab/>
        <w:t>and laid waste his sanctuary.</w:t>
      </w:r>
      <w:r w:rsidRPr="00AB1781">
        <w:rPr>
          <w:rStyle w:val="FootnoteReference"/>
        </w:rPr>
        <w:footnoteReference w:id="432"/>
      </w:r>
    </w:p>
    <w:p w14:paraId="40E0B167" w14:textId="77777777" w:rsidR="00704CAA" w:rsidRPr="00AB1781" w:rsidRDefault="00704CAA" w:rsidP="00704CAA">
      <w:pPr>
        <w:pStyle w:val="EnglishHangNoCoptic"/>
      </w:pPr>
      <w:r w:rsidRPr="00AB1781">
        <w:t xml:space="preserve">8 </w:t>
      </w:r>
      <w:r>
        <w:t>Do not remember our transgressions of old</w:t>
      </w:r>
      <w:r w:rsidRPr="00AB1781">
        <w:t>;</w:t>
      </w:r>
    </w:p>
    <w:p w14:paraId="07028A0C" w14:textId="77777777" w:rsidR="00704CAA" w:rsidRPr="00AB1781" w:rsidRDefault="00704CAA" w:rsidP="00704CAA">
      <w:pPr>
        <w:pStyle w:val="EnglishHangNoCoptic"/>
      </w:pPr>
      <w:r w:rsidRPr="00AB1781">
        <w:tab/>
        <w:t xml:space="preserve">let </w:t>
      </w:r>
      <w:r>
        <w:t>Your compassion</w:t>
      </w:r>
      <w:r w:rsidRPr="00AB1781">
        <w:t xml:space="preserve"> </w:t>
      </w:r>
      <w:r>
        <w:t>overtake us quickly</w:t>
      </w:r>
      <w:r w:rsidRPr="00AB1781">
        <w:t>,</w:t>
      </w:r>
    </w:p>
    <w:p w14:paraId="0776A8BB" w14:textId="77777777" w:rsidR="00704CAA" w:rsidRPr="00AB1781" w:rsidRDefault="00704CAA" w:rsidP="00704CAA">
      <w:pPr>
        <w:pStyle w:val="EnglishHangEndNoCoptic"/>
      </w:pPr>
      <w:r w:rsidRPr="00AB1781">
        <w:tab/>
        <w:t xml:space="preserve">for </w:t>
      </w:r>
      <w:r>
        <w:t>we have become very poor</w:t>
      </w:r>
      <w:r w:rsidRPr="00AB1781">
        <w:t>.</w:t>
      </w:r>
    </w:p>
    <w:p w14:paraId="6E33D483" w14:textId="77777777" w:rsidR="00704CAA" w:rsidRPr="00AB1781" w:rsidRDefault="00704CAA" w:rsidP="00704CAA">
      <w:pPr>
        <w:pStyle w:val="EnglishHangNoCoptic"/>
      </w:pPr>
      <w:r w:rsidRPr="00AB1781">
        <w:t>9 Help us, O God, our Saviour;</w:t>
      </w:r>
    </w:p>
    <w:p w14:paraId="556CA9D6" w14:textId="77777777" w:rsidR="00704CAA" w:rsidRPr="00AB1781" w:rsidRDefault="00704CAA" w:rsidP="00704CAA">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44BC6782" w14:textId="77777777" w:rsidR="00704CAA" w:rsidRPr="00AB1781" w:rsidRDefault="00704CAA" w:rsidP="00704CAA">
      <w:pPr>
        <w:pStyle w:val="EnglishHangEndNoCoptic"/>
      </w:pPr>
      <w:r w:rsidRPr="00AB1781">
        <w:tab/>
        <w:t xml:space="preserve">and forgive our sins for </w:t>
      </w:r>
      <w:r>
        <w:t>the sake of Your Name</w:t>
      </w:r>
      <w:r w:rsidRPr="00AB1781">
        <w:t>,</w:t>
      </w:r>
    </w:p>
    <w:p w14:paraId="0ADBCE3B" w14:textId="77777777" w:rsidR="00704CAA" w:rsidRPr="00AB1781" w:rsidRDefault="00704CAA" w:rsidP="00704CAA">
      <w:pPr>
        <w:pStyle w:val="EnglishHangNoCoptic"/>
      </w:pPr>
      <w:r w:rsidRPr="00AB1781">
        <w:t xml:space="preserve">10 </w:t>
      </w:r>
      <w:r>
        <w:t>so that</w:t>
      </w:r>
      <w:r w:rsidRPr="00AB1781">
        <w:t xml:space="preserve"> the nations </w:t>
      </w:r>
      <w:r>
        <w:t>cannot say, “Where is their God?”—</w:t>
      </w:r>
    </w:p>
    <w:p w14:paraId="2D836568" w14:textId="77777777" w:rsidR="00704CAA" w:rsidRDefault="00704CAA" w:rsidP="00704CAA">
      <w:pPr>
        <w:pStyle w:val="EnglishHangNoCoptic"/>
      </w:pPr>
      <w:r>
        <w:tab/>
        <w:t>And let vengeance for the outpouring of Your servants’ blood</w:t>
      </w:r>
    </w:p>
    <w:p w14:paraId="24D6148F" w14:textId="77777777" w:rsidR="00704CAA" w:rsidRDefault="00704CAA" w:rsidP="00704CAA">
      <w:pPr>
        <w:pStyle w:val="EnglishHangEndNoCoptic"/>
        <w:ind w:firstLine="0"/>
      </w:pPr>
      <w:r>
        <w:t>be known among the nations before our eyes.</w:t>
      </w:r>
      <w:r w:rsidRPr="00AB1781">
        <w:tab/>
      </w:r>
    </w:p>
    <w:p w14:paraId="43DF7A41" w14:textId="77777777" w:rsidR="00704CAA" w:rsidRPr="00AB1781" w:rsidRDefault="00704CAA" w:rsidP="00704CAA">
      <w:pPr>
        <w:pStyle w:val="EnglishHangNoCoptic"/>
      </w:pPr>
      <w:r w:rsidRPr="00AB1781">
        <w:t xml:space="preserve">11 Let the </w:t>
      </w:r>
      <w:r>
        <w:t>groaning</w:t>
      </w:r>
      <w:r w:rsidRPr="00AB1781">
        <w:t xml:space="preserve"> of the prisoners </w:t>
      </w:r>
      <w:r>
        <w:t>come</w:t>
      </w:r>
      <w:r w:rsidRPr="00AB1781">
        <w:t xml:space="preserve"> </w:t>
      </w:r>
      <w:r>
        <w:t>before You</w:t>
      </w:r>
      <w:r w:rsidRPr="00AB1781">
        <w:t>;</w:t>
      </w:r>
    </w:p>
    <w:p w14:paraId="6F61F450" w14:textId="77777777" w:rsidR="00704CAA" w:rsidRPr="00AB1781" w:rsidRDefault="00704CAA" w:rsidP="00704CAA">
      <w:pPr>
        <w:pStyle w:val="EnglishHangNoCoptic"/>
      </w:pPr>
      <w:r w:rsidRPr="00AB1781">
        <w:tab/>
      </w:r>
      <w:r>
        <w:t>preserve the children of those who have been killed</w:t>
      </w:r>
    </w:p>
    <w:p w14:paraId="1BE6A610" w14:textId="77777777" w:rsidR="00704CAA" w:rsidRPr="00AB1781" w:rsidRDefault="00704CAA" w:rsidP="00704CAA">
      <w:pPr>
        <w:pStyle w:val="EnglishHangEndNoCoptic"/>
      </w:pPr>
      <w:r w:rsidRPr="00AB1781">
        <w:tab/>
        <w:t xml:space="preserve">by the greatness of </w:t>
      </w:r>
      <w:r>
        <w:t>Your</w:t>
      </w:r>
      <w:r w:rsidRPr="00AB1781">
        <w:t xml:space="preserve"> </w:t>
      </w:r>
      <w:r>
        <w:t>arm</w:t>
      </w:r>
      <w:r w:rsidRPr="00AB1781">
        <w:t>.</w:t>
      </w:r>
    </w:p>
    <w:p w14:paraId="7A7D772B" w14:textId="77777777" w:rsidR="00704CAA" w:rsidRPr="00AB1781" w:rsidRDefault="00704CAA" w:rsidP="00704CAA">
      <w:pPr>
        <w:pStyle w:val="EnglishHangNoCoptic"/>
      </w:pPr>
      <w:r w:rsidRPr="00AB1781">
        <w:t>12 Return the insults with</w:t>
      </w:r>
      <w:r>
        <w:t xml:space="preserve"> by</w:t>
      </w:r>
      <w:r w:rsidRPr="00AB1781">
        <w:t xml:space="preserve"> which </w:t>
      </w:r>
      <w:r>
        <w:t>our neighbours</w:t>
      </w:r>
      <w:r w:rsidRPr="00AB1781">
        <w:t xml:space="preserve"> insult </w:t>
      </w:r>
      <w:r>
        <w:t>You</w:t>
      </w:r>
      <w:r w:rsidRPr="00AB1781">
        <w:t xml:space="preserve"> </w:t>
      </w:r>
    </w:p>
    <w:p w14:paraId="3A51B823" w14:textId="77777777" w:rsidR="00704CAA" w:rsidRPr="00AB1781" w:rsidRDefault="00704CAA" w:rsidP="00704CAA">
      <w:pPr>
        <w:pStyle w:val="EnglishHangEndNoCoptic"/>
      </w:pPr>
      <w:r w:rsidRPr="00AB1781">
        <w:tab/>
      </w:r>
      <w:r>
        <w:t>sevenfold into their bosom</w:t>
      </w:r>
      <w:r w:rsidRPr="00AB1781">
        <w:t>, O Lord.</w:t>
      </w:r>
    </w:p>
    <w:p w14:paraId="6C11F8F2" w14:textId="77777777" w:rsidR="00704CAA" w:rsidRPr="00AB1781" w:rsidRDefault="00704CAA" w:rsidP="00704CAA">
      <w:pPr>
        <w:pStyle w:val="EnglishHangNoCoptic"/>
      </w:pPr>
      <w:r w:rsidRPr="00AB1781">
        <w:lastRenderedPageBreak/>
        <w:t xml:space="preserve">13 </w:t>
      </w:r>
      <w:r>
        <w:t>But</w:t>
      </w:r>
      <w:r w:rsidRPr="00AB1781">
        <w:t xml:space="preserve"> we</w:t>
      </w:r>
      <w:r>
        <w:t>,</w:t>
      </w:r>
      <w:r w:rsidRPr="00AB1781">
        <w:t xml:space="preserve"> </w:t>
      </w:r>
      <w:r>
        <w:t>Your</w:t>
      </w:r>
      <w:r w:rsidRPr="00AB1781">
        <w:t xml:space="preserve"> people and the sheep of </w:t>
      </w:r>
      <w:r>
        <w:t>Your</w:t>
      </w:r>
      <w:r w:rsidRPr="00AB1781">
        <w:t xml:space="preserve"> pasture</w:t>
      </w:r>
      <w:r>
        <w:t>,</w:t>
      </w:r>
    </w:p>
    <w:p w14:paraId="08883AC7" w14:textId="77777777" w:rsidR="00704CAA" w:rsidRPr="00AB1781" w:rsidRDefault="00704CAA" w:rsidP="00704CAA">
      <w:pPr>
        <w:pStyle w:val="EnglishHangNoCoptic"/>
      </w:pPr>
      <w:r w:rsidRPr="00AB1781">
        <w:tab/>
        <w:t xml:space="preserve">will </w:t>
      </w:r>
      <w:r>
        <w:t>confess</w:t>
      </w:r>
      <w:r w:rsidRPr="00AB1781">
        <w:t xml:space="preserve"> </w:t>
      </w:r>
      <w:r>
        <w:t>You</w:t>
      </w:r>
      <w:r w:rsidRPr="00AB1781">
        <w:t xml:space="preserve"> </w:t>
      </w:r>
      <w:r>
        <w:t>openly forever</w:t>
      </w:r>
      <w:r w:rsidRPr="00AB1781">
        <w:t>;</w:t>
      </w:r>
    </w:p>
    <w:p w14:paraId="6D439645" w14:textId="77777777" w:rsidR="00704CAA" w:rsidRPr="004A51E7" w:rsidRDefault="00704CAA" w:rsidP="00704CAA">
      <w:pPr>
        <w:pStyle w:val="EnglishHangEndNoCoptic"/>
      </w:pPr>
      <w:r w:rsidRPr="00AB1781">
        <w:tab/>
        <w:t xml:space="preserve">we will declare </w:t>
      </w:r>
      <w:r>
        <w:t>Your</w:t>
      </w:r>
      <w:r w:rsidRPr="00AB1781">
        <w:t xml:space="preserve"> praise from generation to generation.</w:t>
      </w:r>
    </w:p>
    <w:p w14:paraId="54E8B4D3" w14:textId="77777777" w:rsidR="00704CAA" w:rsidRPr="00AB1781" w:rsidRDefault="00704CAA" w:rsidP="00704CAA">
      <w:pPr>
        <w:pStyle w:val="Heading4"/>
      </w:pPr>
      <w:r>
        <w:t>Psalm</w:t>
      </w:r>
      <w:r w:rsidRPr="00AB1781">
        <w:t xml:space="preserve"> 79</w:t>
      </w:r>
      <w:r>
        <w:t>: “Attend, O Shepherd of Israel, Who guides Joseph”</w:t>
      </w:r>
    </w:p>
    <w:p w14:paraId="7E6DE1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33"/>
      </w:r>
    </w:p>
    <w:p w14:paraId="587F96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31AF7A15" w14:textId="77777777" w:rsidR="00704CAA" w:rsidRPr="00AB1781" w:rsidRDefault="00704CAA" w:rsidP="00704CAA">
      <w:pPr>
        <w:pStyle w:val="Rubric"/>
      </w:pPr>
      <w:r w:rsidRPr="00AB1781">
        <w:t>1 (</w:t>
      </w:r>
      <w:r>
        <w:t>Over</w:t>
      </w:r>
      <w:r w:rsidRPr="00AB1781">
        <w:t xml:space="preserve"> those </w:t>
      </w:r>
      <w:r>
        <w:t>that</w:t>
      </w:r>
      <w:r w:rsidRPr="00AB1781">
        <w:t xml:space="preserve"> are to be changed. A testimony by Asaph. A Psalm for the Assyrian)</w:t>
      </w:r>
    </w:p>
    <w:p w14:paraId="33EB4867" w14:textId="77777777" w:rsidR="00704CAA" w:rsidRPr="00AB1781" w:rsidRDefault="00704CAA" w:rsidP="00704CAA">
      <w:pPr>
        <w:pStyle w:val="EnglishHangNoCoptic"/>
      </w:pPr>
      <w:r w:rsidRPr="00AB1781">
        <w:t>2 Attend, O Shepherd of Israel,</w:t>
      </w:r>
    </w:p>
    <w:p w14:paraId="644569EA" w14:textId="77777777" w:rsidR="00704CAA" w:rsidRPr="00AB1781" w:rsidRDefault="00704CAA" w:rsidP="00704CAA">
      <w:pPr>
        <w:pStyle w:val="EnglishHangNoCoptic"/>
      </w:pPr>
      <w:r w:rsidRPr="00AB1781">
        <w:tab/>
        <w:t>Who guides Joseph</w:t>
      </w:r>
      <w:r w:rsidRPr="00AB1781">
        <w:rPr>
          <w:rStyle w:val="FootnoteReference"/>
        </w:rPr>
        <w:footnoteReference w:id="434"/>
      </w:r>
      <w:r w:rsidRPr="00AB1781">
        <w:t xml:space="preserve"> like a sheep;</w:t>
      </w:r>
    </w:p>
    <w:p w14:paraId="55FD0F52" w14:textId="77777777" w:rsidR="00704CAA" w:rsidRPr="00AB1781" w:rsidRDefault="00704CAA" w:rsidP="00704CAA">
      <w:pPr>
        <w:pStyle w:val="EnglishHangEndNoCoptic"/>
      </w:pPr>
      <w:r>
        <w:tab/>
      </w:r>
      <w:r w:rsidRPr="00AB1781">
        <w:t xml:space="preserve">Who </w:t>
      </w:r>
      <w:r>
        <w:t>is</w:t>
      </w:r>
      <w:r w:rsidRPr="00AB1781">
        <w:t xml:space="preserve"> enthroned </w:t>
      </w:r>
      <w:r>
        <w:t>up</w:t>
      </w:r>
      <w:r w:rsidRPr="00AB1781">
        <w:t>on the Cherubim</w:t>
      </w:r>
      <w:r w:rsidRPr="00AB1781">
        <w:rPr>
          <w:rStyle w:val="FootnoteReference"/>
        </w:rPr>
        <w:footnoteReference w:id="435"/>
      </w:r>
      <w:r>
        <w:t>, manifest Yourself</w:t>
      </w:r>
      <w:r>
        <w:rPr>
          <w:rStyle w:val="FootnoteReference"/>
        </w:rPr>
        <w:footnoteReference w:id="436"/>
      </w:r>
      <w:r>
        <w:t>!</w:t>
      </w:r>
    </w:p>
    <w:p w14:paraId="6841AA68" w14:textId="77777777" w:rsidR="00704CAA" w:rsidRPr="00AB1781" w:rsidRDefault="00704CAA" w:rsidP="00704CAA">
      <w:pPr>
        <w:pStyle w:val="EnglishHangNoCoptic"/>
      </w:pPr>
      <w:r w:rsidRPr="00AB1781">
        <w:t xml:space="preserve">3 </w:t>
      </w:r>
      <w:r>
        <w:t>Raise up Your power b</w:t>
      </w:r>
      <w:r w:rsidRPr="00AB1781">
        <w:t>efore Ephraim and Benjamin and Manasseh,</w:t>
      </w:r>
    </w:p>
    <w:p w14:paraId="3A334E05" w14:textId="77777777" w:rsidR="00704CAA" w:rsidRPr="00AB1781" w:rsidRDefault="00704CAA" w:rsidP="00704CAA">
      <w:pPr>
        <w:pStyle w:val="EnglishHangEndNoCoptic"/>
      </w:pPr>
      <w:r w:rsidRPr="00AB1781">
        <w:tab/>
      </w:r>
      <w:r>
        <w:t>and come to save us!</w:t>
      </w:r>
    </w:p>
    <w:p w14:paraId="5D44E16B" w14:textId="77777777" w:rsidR="00704CAA" w:rsidRPr="00AB1781" w:rsidRDefault="00704CAA" w:rsidP="00704CAA">
      <w:pPr>
        <w:pStyle w:val="EnglishHangNoCoptic"/>
      </w:pPr>
      <w:r w:rsidRPr="00AB1781">
        <w:t xml:space="preserve">4 O God, </w:t>
      </w:r>
      <w:r>
        <w:t>bring us back,</w:t>
      </w:r>
    </w:p>
    <w:p w14:paraId="3688AA47" w14:textId="77777777" w:rsidR="00704CAA" w:rsidRPr="00AB1781" w:rsidRDefault="00704CAA" w:rsidP="00704CAA">
      <w:pPr>
        <w:pStyle w:val="EnglishHangEndNoCoptic"/>
      </w:pPr>
      <w:r w:rsidRPr="00AB1781">
        <w:tab/>
        <w:t xml:space="preserve">and let </w:t>
      </w:r>
      <w:r>
        <w:t>Your</w:t>
      </w:r>
      <w:r w:rsidRPr="00AB1781">
        <w:t xml:space="preserve"> face shine</w:t>
      </w:r>
      <w:r>
        <w:rPr>
          <w:rStyle w:val="FootnoteReference"/>
        </w:rPr>
        <w:footnoteReference w:id="437"/>
      </w:r>
      <w:r>
        <w:t>,</w:t>
      </w:r>
      <w:r w:rsidRPr="00AB1781">
        <w:t xml:space="preserve"> and we </w:t>
      </w:r>
      <w:r>
        <w:t>will</w:t>
      </w:r>
      <w:r w:rsidRPr="00AB1781">
        <w:t xml:space="preserve"> be saved.</w:t>
      </w:r>
    </w:p>
    <w:p w14:paraId="33F9288E" w14:textId="77777777" w:rsidR="00704CAA" w:rsidRPr="00AB1781" w:rsidRDefault="00704CAA" w:rsidP="00704CAA">
      <w:pPr>
        <w:pStyle w:val="EnglishHangNoCoptic"/>
      </w:pPr>
      <w:r w:rsidRPr="00AB1781">
        <w:t>5 O Lord God of hosts,</w:t>
      </w:r>
    </w:p>
    <w:p w14:paraId="7895A35A" w14:textId="77777777" w:rsidR="00704CAA" w:rsidRPr="00AB1781" w:rsidRDefault="00704CAA" w:rsidP="00704CAA">
      <w:pPr>
        <w:pStyle w:val="EnglishHangEndNoCoptic"/>
      </w:pPr>
      <w:r w:rsidRPr="00AB1781">
        <w:tab/>
        <w:t xml:space="preserve">how long </w:t>
      </w:r>
      <w:r>
        <w:t>will</w:t>
      </w:r>
      <w:r w:rsidRPr="00AB1781">
        <w:t xml:space="preserve"> </w:t>
      </w:r>
      <w:r>
        <w:t>You</w:t>
      </w:r>
      <w:r w:rsidRPr="00AB1781">
        <w:t xml:space="preserve"> </w:t>
      </w:r>
      <w:r>
        <w:t>be angry with</w:t>
      </w:r>
      <w:r w:rsidRPr="00AB1781">
        <w:t xml:space="preserve"> the prayer of </w:t>
      </w:r>
      <w:r>
        <w:t>Your servant</w:t>
      </w:r>
      <w:r w:rsidRPr="00AB1781">
        <w:t>?</w:t>
      </w:r>
    </w:p>
    <w:p w14:paraId="1FA8B6BF" w14:textId="77777777" w:rsidR="00704CAA" w:rsidRPr="00AB1781" w:rsidRDefault="00704CAA" w:rsidP="00704CAA">
      <w:pPr>
        <w:pStyle w:val="EnglishHangNoCoptic"/>
      </w:pPr>
      <w:r w:rsidRPr="00AB1781">
        <w:t xml:space="preserve">6 </w:t>
      </w:r>
      <w:r>
        <w:t>[</w:t>
      </w:r>
      <w:r w:rsidRPr="00AB1781">
        <w:t>How long</w:t>
      </w:r>
      <w:r>
        <w:t>]</w:t>
      </w:r>
      <w:r w:rsidRPr="00AB1781">
        <w:t xml:space="preserve"> </w:t>
      </w:r>
      <w:r>
        <w:t>will</w:t>
      </w:r>
      <w:r w:rsidRPr="00AB1781">
        <w:t xml:space="preserve"> </w:t>
      </w:r>
      <w:r>
        <w:t>You</w:t>
      </w:r>
      <w:r w:rsidRPr="00AB1781">
        <w:t xml:space="preserve"> feed us the bread of tears</w:t>
      </w:r>
      <w:r>
        <w:t>,</w:t>
      </w:r>
    </w:p>
    <w:p w14:paraId="26778B64" w14:textId="77777777" w:rsidR="00704CAA" w:rsidRPr="00AB1781" w:rsidRDefault="00704CAA" w:rsidP="00704CAA">
      <w:pPr>
        <w:pStyle w:val="EnglishHangEndNoCoptic"/>
      </w:pPr>
      <w:r w:rsidRPr="00AB1781">
        <w:tab/>
        <w:t xml:space="preserve">and fill our cup </w:t>
      </w:r>
      <w:r>
        <w:t xml:space="preserve">to the brim </w:t>
      </w:r>
      <w:r w:rsidRPr="00AB1781">
        <w:t>with tears?</w:t>
      </w:r>
    </w:p>
    <w:p w14:paraId="532B322D" w14:textId="77777777" w:rsidR="00704CAA" w:rsidRPr="00AB1781" w:rsidRDefault="00704CAA" w:rsidP="00704CAA">
      <w:pPr>
        <w:pStyle w:val="EnglishHangNoCoptic"/>
      </w:pPr>
      <w:r w:rsidRPr="00AB1781">
        <w:t xml:space="preserve">7 </w:t>
      </w:r>
      <w:r>
        <w:t>You</w:t>
      </w:r>
      <w:r w:rsidRPr="00AB1781">
        <w:t xml:space="preserve"> </w:t>
      </w:r>
      <w:r>
        <w:t>made us an offense</w:t>
      </w:r>
      <w:r w:rsidRPr="00AB1781">
        <w:t xml:space="preserve"> </w:t>
      </w:r>
      <w:r>
        <w:t>to</w:t>
      </w:r>
      <w:r w:rsidRPr="00AB1781">
        <w:t xml:space="preserve"> our neighbours,</w:t>
      </w:r>
    </w:p>
    <w:p w14:paraId="3B30C0B0" w14:textId="77777777" w:rsidR="00704CAA" w:rsidRPr="00AB1781" w:rsidRDefault="00704CAA" w:rsidP="00704CAA">
      <w:pPr>
        <w:pStyle w:val="EnglishHangEndNoCoptic"/>
      </w:pPr>
      <w:r w:rsidRPr="00AB1781">
        <w:tab/>
        <w:t>and our enemies snee</w:t>
      </w:r>
      <w:r>
        <w:t>red</w:t>
      </w:r>
      <w:r w:rsidRPr="00AB1781">
        <w:t xml:space="preserve"> at us.</w:t>
      </w:r>
    </w:p>
    <w:p w14:paraId="585CFFB2" w14:textId="77777777" w:rsidR="00704CAA" w:rsidRPr="00AB1781" w:rsidRDefault="00704CAA" w:rsidP="00704CAA">
      <w:pPr>
        <w:pStyle w:val="EnglishHangNoCoptic"/>
      </w:pPr>
      <w:r w:rsidRPr="00AB1781">
        <w:t xml:space="preserve">8 O Lord God of hosts, </w:t>
      </w:r>
      <w:r>
        <w:t>bring</w:t>
      </w:r>
      <w:r w:rsidRPr="00AB1781">
        <w:t xml:space="preserve"> us</w:t>
      </w:r>
      <w:r>
        <w:t xml:space="preserve"> back,</w:t>
      </w:r>
    </w:p>
    <w:p w14:paraId="02CA2EC1" w14:textId="77777777" w:rsidR="00704CAA" w:rsidRPr="00AB1781" w:rsidRDefault="00704CAA" w:rsidP="00704CAA">
      <w:pPr>
        <w:pStyle w:val="EnglishHangEndNoCoptic"/>
      </w:pPr>
      <w:r w:rsidRPr="00AB1781">
        <w:tab/>
        <w:t xml:space="preserve">and let </w:t>
      </w:r>
      <w:r>
        <w:t>Your</w:t>
      </w:r>
      <w:r w:rsidRPr="00AB1781">
        <w:t xml:space="preserve"> face shine</w:t>
      </w:r>
      <w:r>
        <w:t xml:space="preserve"> [upon us]</w:t>
      </w:r>
      <w:r>
        <w:rPr>
          <w:rStyle w:val="FootnoteReference"/>
        </w:rPr>
        <w:footnoteReference w:id="438"/>
      </w:r>
      <w:r w:rsidRPr="00AB1781">
        <w:t xml:space="preserve">, and we </w:t>
      </w:r>
      <w:r>
        <w:t>will</w:t>
      </w:r>
      <w:r w:rsidRPr="00AB1781">
        <w:t xml:space="preserve"> be saved. </w:t>
      </w:r>
      <w:r w:rsidRPr="00AB1781">
        <w:rPr>
          <w:i/>
        </w:rPr>
        <w:t>(Pause)</w:t>
      </w:r>
    </w:p>
    <w:p w14:paraId="2170427C" w14:textId="77777777" w:rsidR="00704CAA" w:rsidRPr="00AB1781" w:rsidRDefault="00704CAA" w:rsidP="00704CAA">
      <w:pPr>
        <w:pStyle w:val="EnglishHangNoCoptic"/>
      </w:pPr>
      <w:r w:rsidRPr="00AB1781">
        <w:t xml:space="preserve">9 </w:t>
      </w:r>
      <w:r>
        <w:t>You</w:t>
      </w:r>
      <w:r w:rsidRPr="00AB1781">
        <w:t xml:space="preserve"> </w:t>
      </w:r>
      <w:r>
        <w:t>transferred</w:t>
      </w:r>
      <w:r w:rsidRPr="00AB1781">
        <w:t xml:space="preserve"> a vine </w:t>
      </w:r>
      <w:r>
        <w:t xml:space="preserve">from </w:t>
      </w:r>
      <w:r w:rsidRPr="00AB1781">
        <w:t>Egypt;</w:t>
      </w:r>
    </w:p>
    <w:p w14:paraId="6AB35481" w14:textId="77777777" w:rsidR="00704CAA" w:rsidRPr="00AB1781" w:rsidRDefault="00704CAA" w:rsidP="00704CAA">
      <w:pPr>
        <w:pStyle w:val="EnglishHangEndNoCoptic"/>
      </w:pPr>
      <w:r w:rsidRPr="00AB1781">
        <w:tab/>
      </w:r>
      <w:r>
        <w:t>You</w:t>
      </w:r>
      <w:r w:rsidRPr="00AB1781">
        <w:t xml:space="preserve"> drive out the nations and plant it.</w:t>
      </w:r>
    </w:p>
    <w:p w14:paraId="7CBDD850" w14:textId="77777777" w:rsidR="00704CAA" w:rsidRPr="00AB1781" w:rsidRDefault="00704CAA" w:rsidP="00704CAA">
      <w:pPr>
        <w:pStyle w:val="EnglishHangNoCoptic"/>
      </w:pPr>
      <w:r w:rsidRPr="00AB1781">
        <w:t xml:space="preserve">10 </w:t>
      </w:r>
      <w:r>
        <w:t>You</w:t>
      </w:r>
      <w:r w:rsidRPr="00AB1781">
        <w:t xml:space="preserve"> clear</w:t>
      </w:r>
      <w:r>
        <w:t>ed</w:t>
      </w:r>
      <w:r w:rsidRPr="00AB1781">
        <w:t xml:space="preserve"> the way </w:t>
      </w:r>
      <w:r>
        <w:t>for</w:t>
      </w:r>
      <w:r w:rsidRPr="00AB1781">
        <w:t xml:space="preserve"> it</w:t>
      </w:r>
      <w:r>
        <w:t>,</w:t>
      </w:r>
    </w:p>
    <w:p w14:paraId="1A207425" w14:textId="77777777" w:rsidR="00704CAA" w:rsidRPr="00AB1781" w:rsidRDefault="00704CAA" w:rsidP="00704CAA">
      <w:pPr>
        <w:pStyle w:val="EnglishHangEndNoCoptic"/>
      </w:pPr>
      <w:r w:rsidRPr="00AB1781">
        <w:tab/>
        <w:t>and plant</w:t>
      </w:r>
      <w:r>
        <w:t>ed</w:t>
      </w:r>
      <w:r w:rsidRPr="00AB1781">
        <w:t xml:space="preserve"> its roots, and it filled the land.</w:t>
      </w:r>
    </w:p>
    <w:p w14:paraId="6A146550" w14:textId="77777777" w:rsidR="00704CAA" w:rsidRPr="00AB1781" w:rsidRDefault="00704CAA" w:rsidP="00704CAA">
      <w:pPr>
        <w:pStyle w:val="EnglishHangNoCoptic"/>
      </w:pPr>
      <w:r w:rsidRPr="00AB1781">
        <w:t xml:space="preserve">11 Its </w:t>
      </w:r>
      <w:r>
        <w:t>shade</w:t>
      </w:r>
      <w:r w:rsidRPr="00AB1781">
        <w:t xml:space="preserve"> covered the mountains</w:t>
      </w:r>
      <w:r>
        <w:t>,</w:t>
      </w:r>
    </w:p>
    <w:p w14:paraId="2B7F9EE8" w14:textId="77777777" w:rsidR="00704CAA" w:rsidRPr="00AB1781" w:rsidRDefault="00704CAA" w:rsidP="00704CAA">
      <w:pPr>
        <w:pStyle w:val="EnglishHangEndNoCoptic"/>
      </w:pPr>
      <w:r>
        <w:tab/>
        <w:t>and its tendrils [covered] the</w:t>
      </w:r>
      <w:r w:rsidRPr="00AB1781">
        <w:t xml:space="preserve"> cedars</w:t>
      </w:r>
      <w:r>
        <w:t xml:space="preserve"> of God</w:t>
      </w:r>
      <w:r w:rsidRPr="00AB1781">
        <w:t>.</w:t>
      </w:r>
    </w:p>
    <w:p w14:paraId="59FFF2E3" w14:textId="77777777" w:rsidR="00704CAA" w:rsidRPr="00AB1781" w:rsidRDefault="00704CAA" w:rsidP="00704CAA">
      <w:pPr>
        <w:pStyle w:val="EnglishHangNoCoptic"/>
      </w:pPr>
      <w:r w:rsidRPr="00AB1781">
        <w:lastRenderedPageBreak/>
        <w:t>12 It stretched out its branches to the sea,</w:t>
      </w:r>
    </w:p>
    <w:p w14:paraId="4B15C8AE" w14:textId="77777777" w:rsidR="00704CAA" w:rsidRPr="00AB1781" w:rsidRDefault="00704CAA" w:rsidP="00704CAA">
      <w:pPr>
        <w:pStyle w:val="EnglishHangEndNoCoptic"/>
      </w:pPr>
      <w:r>
        <w:tab/>
        <w:t xml:space="preserve">and its </w:t>
      </w:r>
      <w:r w:rsidRPr="00AB1781">
        <w:t>shoots to the rivers.</w:t>
      </w:r>
    </w:p>
    <w:p w14:paraId="1DC0895D" w14:textId="77777777" w:rsidR="00704CAA" w:rsidRPr="00AB1781" w:rsidRDefault="00704CAA" w:rsidP="00704CAA">
      <w:pPr>
        <w:pStyle w:val="EnglishHangNoCoptic"/>
      </w:pPr>
      <w:r w:rsidRPr="00AB1781">
        <w:t xml:space="preserve">13 Why </w:t>
      </w:r>
      <w:r>
        <w:t>did</w:t>
      </w:r>
      <w:r w:rsidRPr="00AB1781">
        <w:t xml:space="preserve"> </w:t>
      </w:r>
      <w:r>
        <w:t>You tare</w:t>
      </w:r>
      <w:r w:rsidRPr="00AB1781">
        <w:t xml:space="preserve"> down its hedge,</w:t>
      </w:r>
    </w:p>
    <w:p w14:paraId="7E627991" w14:textId="77777777" w:rsidR="00704CAA" w:rsidRPr="00AB1781" w:rsidRDefault="00704CAA" w:rsidP="00704CAA">
      <w:pPr>
        <w:pStyle w:val="EnglishHangEndNoCoptic"/>
      </w:pPr>
      <w:r w:rsidRPr="00AB1781">
        <w:tab/>
        <w:t>so tha</w:t>
      </w:r>
      <w:r>
        <w:t>t all who pass that way pluck its fruit</w:t>
      </w:r>
      <w:r w:rsidRPr="00AB1781">
        <w:t>?</w:t>
      </w:r>
    </w:p>
    <w:p w14:paraId="22DEA624" w14:textId="77777777" w:rsidR="00704CAA" w:rsidRPr="00AB1781" w:rsidRDefault="00704CAA" w:rsidP="00704CAA">
      <w:pPr>
        <w:pStyle w:val="EnglishHangNoCoptic"/>
      </w:pPr>
      <w:r w:rsidRPr="00AB1781">
        <w:t>14 The boar from the forest ravage</w:t>
      </w:r>
      <w:r>
        <w:t>d</w:t>
      </w:r>
      <w:r w:rsidRPr="00AB1781">
        <w:t xml:space="preserve"> it,</w:t>
      </w:r>
    </w:p>
    <w:p w14:paraId="52986D4C" w14:textId="77777777" w:rsidR="00704CAA" w:rsidRPr="00AB1781" w:rsidRDefault="00704CAA" w:rsidP="00704CAA">
      <w:pPr>
        <w:pStyle w:val="EnglishHangEndNoCoptic"/>
      </w:pPr>
      <w:r>
        <w:tab/>
        <w:t>and the lone beast devoured</w:t>
      </w:r>
      <w:r w:rsidRPr="00AB1781">
        <w:t xml:space="preserve"> it.</w:t>
      </w:r>
    </w:p>
    <w:p w14:paraId="3CA5DB9E" w14:textId="77777777" w:rsidR="00704CAA" w:rsidRPr="00AB1781" w:rsidRDefault="00704CAA" w:rsidP="00704CAA">
      <w:pPr>
        <w:pStyle w:val="EnglishHangNoCoptic"/>
      </w:pPr>
      <w:r w:rsidRPr="00AB1781">
        <w:t xml:space="preserve">15 O God of hosts, return </w:t>
      </w:r>
      <w:r>
        <w:t>us;</w:t>
      </w:r>
    </w:p>
    <w:p w14:paraId="41E72287" w14:textId="77777777" w:rsidR="00704CAA" w:rsidRPr="00AB1781" w:rsidRDefault="00704CAA" w:rsidP="00704CAA">
      <w:pPr>
        <w:pStyle w:val="EnglishHangNoCoptic"/>
      </w:pPr>
      <w:r w:rsidRPr="00AB1781">
        <w:tab/>
        <w:t xml:space="preserve">look from heaven, and </w:t>
      </w:r>
      <w:r>
        <w:t>see,</w:t>
      </w:r>
    </w:p>
    <w:p w14:paraId="5B245E9F" w14:textId="77777777" w:rsidR="00704CAA" w:rsidRPr="00AB1781" w:rsidRDefault="00704CAA" w:rsidP="00704CAA">
      <w:pPr>
        <w:pStyle w:val="EnglishHangEndNoCoptic"/>
      </w:pPr>
      <w:r w:rsidRPr="00AB1781">
        <w:tab/>
        <w:t>and visit this vine,</w:t>
      </w:r>
    </w:p>
    <w:p w14:paraId="1D4EE1D7" w14:textId="77777777" w:rsidR="00704CAA" w:rsidRPr="00AB1781" w:rsidRDefault="00704CAA" w:rsidP="00704CAA">
      <w:pPr>
        <w:pStyle w:val="EnglishHangNoCoptic"/>
      </w:pPr>
      <w:r w:rsidRPr="00AB1781">
        <w:t xml:space="preserve">16 </w:t>
      </w:r>
      <w:r>
        <w:t>which</w:t>
      </w:r>
      <w:r w:rsidRPr="00AB1781">
        <w:t xml:space="preserve"> </w:t>
      </w:r>
      <w:r>
        <w:t>Your</w:t>
      </w:r>
      <w:r w:rsidRPr="00AB1781">
        <w:t xml:space="preserve"> right hand has planted,</w:t>
      </w:r>
      <w:r>
        <w:t xml:space="preserve"> and restore it;</w:t>
      </w:r>
    </w:p>
    <w:p w14:paraId="763AB40B" w14:textId="77777777" w:rsidR="00704CAA" w:rsidRPr="004A51E7" w:rsidRDefault="00704CAA" w:rsidP="00704CAA">
      <w:pPr>
        <w:pStyle w:val="EnglishHangEndNoCoptic"/>
      </w:pPr>
      <w:r w:rsidRPr="00AB1781">
        <w:tab/>
      </w:r>
      <w:r>
        <w:t>and look upon a son of m</w:t>
      </w:r>
      <w:r w:rsidRPr="00AB1781">
        <w:t>an</w:t>
      </w:r>
      <w:r>
        <w:t>,</w:t>
      </w:r>
      <w:r w:rsidRPr="00AB1781">
        <w:t xml:space="preserve"> Whom </w:t>
      </w:r>
      <w:r>
        <w:t>You</w:t>
      </w:r>
      <w:r w:rsidRPr="00AB1781">
        <w:t xml:space="preserve"> </w:t>
      </w:r>
      <w:r>
        <w:t>have</w:t>
      </w:r>
      <w:r w:rsidRPr="00AB1781">
        <w:t xml:space="preserve"> made strong for </w:t>
      </w:r>
      <w:r>
        <w:t>Yourself</w:t>
      </w:r>
      <w:r w:rsidRPr="00AB1781">
        <w:t>.</w:t>
      </w:r>
      <w:r w:rsidRPr="00AB1781">
        <w:rPr>
          <w:rStyle w:val="FootnoteReference"/>
        </w:rPr>
        <w:footnoteReference w:id="439"/>
      </w:r>
    </w:p>
    <w:p w14:paraId="4519FA04" w14:textId="77777777" w:rsidR="00704CAA" w:rsidRPr="00AB1781" w:rsidRDefault="00704CAA" w:rsidP="00704CAA">
      <w:pPr>
        <w:pStyle w:val="EnglishHangNoCoptic"/>
      </w:pPr>
      <w:r w:rsidRPr="00AB1781">
        <w:t xml:space="preserve">17 </w:t>
      </w:r>
      <w:r>
        <w:t>[The vine] was burnt with fire, and uprooted;</w:t>
      </w:r>
    </w:p>
    <w:p w14:paraId="10993436" w14:textId="77777777" w:rsidR="00704CAA" w:rsidRPr="00AB1781" w:rsidRDefault="00704CAA" w:rsidP="00704CAA">
      <w:pPr>
        <w:pStyle w:val="EnglishHangEndNoCoptic"/>
      </w:pPr>
      <w:r w:rsidRPr="00AB1781">
        <w:tab/>
        <w:t xml:space="preserve">they will perish at the rebuke of </w:t>
      </w:r>
      <w:r>
        <w:t>Your</w:t>
      </w:r>
      <w:r w:rsidRPr="00AB1781">
        <w:t xml:space="preserve"> </w:t>
      </w:r>
      <w:r>
        <w:t>face</w:t>
      </w:r>
      <w:r w:rsidRPr="00AB1781">
        <w:t>.</w:t>
      </w:r>
    </w:p>
    <w:p w14:paraId="6074BD67" w14:textId="77777777" w:rsidR="00704CAA" w:rsidRPr="00AB1781" w:rsidRDefault="00704CAA" w:rsidP="00704CAA">
      <w:pPr>
        <w:pStyle w:val="EnglishHangNoCoptic"/>
      </w:pPr>
      <w:r w:rsidRPr="00AB1781">
        <w:t xml:space="preserve">18 Let </w:t>
      </w:r>
      <w:r>
        <w:t>Your</w:t>
      </w:r>
      <w:r w:rsidRPr="00AB1781">
        <w:t xml:space="preserve"> hand be </w:t>
      </w:r>
      <w:r>
        <w:t>up</w:t>
      </w:r>
      <w:r w:rsidRPr="00AB1781">
        <w:t xml:space="preserve">on </w:t>
      </w:r>
      <w:r>
        <w:t>the man at Your</w:t>
      </w:r>
      <w:r w:rsidRPr="00AB1781">
        <w:t xml:space="preserve"> right</w:t>
      </w:r>
      <w:r>
        <w:t xml:space="preserve"> hand,</w:t>
      </w:r>
    </w:p>
    <w:p w14:paraId="799304B0" w14:textId="77777777" w:rsidR="00704CAA" w:rsidRPr="00AB1781" w:rsidRDefault="00704CAA" w:rsidP="00704CAA">
      <w:pPr>
        <w:pStyle w:val="EnglishHangEndNoCoptic"/>
      </w:pPr>
      <w:r w:rsidRPr="00AB1781">
        <w:tab/>
        <w:t xml:space="preserve">and </w:t>
      </w:r>
      <w:r>
        <w:t>up</w:t>
      </w:r>
      <w:r w:rsidRPr="00AB1781">
        <w:t>on the son of man</w:t>
      </w:r>
      <w:r>
        <w:t>,</w:t>
      </w:r>
      <w:r w:rsidRPr="00AB1781">
        <w:t xml:space="preserve"> whom </w:t>
      </w:r>
      <w:r>
        <w:t>You</w:t>
      </w:r>
      <w:r w:rsidRPr="00AB1781">
        <w:t xml:space="preserve"> </w:t>
      </w:r>
      <w:r>
        <w:t>have</w:t>
      </w:r>
      <w:r w:rsidRPr="00AB1781">
        <w:t xml:space="preserve"> made strong for </w:t>
      </w:r>
      <w:r>
        <w:t>Yourself</w:t>
      </w:r>
      <w:r w:rsidRPr="00AB1781">
        <w:t>.</w:t>
      </w:r>
    </w:p>
    <w:p w14:paraId="1827BFD6" w14:textId="77777777" w:rsidR="00704CAA" w:rsidRPr="00AB1781" w:rsidRDefault="00704CAA" w:rsidP="00704CAA">
      <w:pPr>
        <w:pStyle w:val="EnglishHangNoCoptic"/>
      </w:pPr>
      <w:r w:rsidRPr="00AB1781">
        <w:t xml:space="preserve">19 Then we will never </w:t>
      </w:r>
      <w:r>
        <w:t>turn away from</w:t>
      </w:r>
      <w:r w:rsidRPr="00AB1781">
        <w:t xml:space="preserve"> </w:t>
      </w:r>
      <w:r>
        <w:t>You</w:t>
      </w:r>
      <w:r w:rsidRPr="00AB1781">
        <w:t xml:space="preserve"> </w:t>
      </w:r>
      <w:r>
        <w:t>[</w:t>
      </w:r>
      <w:r w:rsidRPr="00AB1781">
        <w:t>again</w:t>
      </w:r>
      <w:r>
        <w:t>]</w:t>
      </w:r>
      <w:r w:rsidRPr="00AB1781">
        <w:t>;</w:t>
      </w:r>
    </w:p>
    <w:p w14:paraId="47F73DCC" w14:textId="77777777" w:rsidR="00704CAA" w:rsidRPr="00AB1781" w:rsidRDefault="00704CAA" w:rsidP="00704CAA">
      <w:pPr>
        <w:pStyle w:val="EnglishHangEndNoCoptic"/>
      </w:pPr>
      <w:r w:rsidRPr="00AB1781">
        <w:tab/>
      </w:r>
      <w:r>
        <w:t xml:space="preserve">You will </w:t>
      </w:r>
      <w:r w:rsidRPr="00AB1781">
        <w:t xml:space="preserve">revive us and we will call on </w:t>
      </w:r>
      <w:r>
        <w:t>Your N</w:t>
      </w:r>
      <w:r w:rsidRPr="00AB1781">
        <w:t>ame.</w:t>
      </w:r>
    </w:p>
    <w:p w14:paraId="730A98C4" w14:textId="77777777" w:rsidR="00704CAA" w:rsidRPr="00AB1781" w:rsidRDefault="00704CAA" w:rsidP="00704CAA">
      <w:pPr>
        <w:pStyle w:val="EnglishHangNoCoptic"/>
      </w:pPr>
      <w:r w:rsidRPr="00AB1781">
        <w:t xml:space="preserve">20 O Lord God of hosts, </w:t>
      </w:r>
      <w:r>
        <w:t>return</w:t>
      </w:r>
      <w:r w:rsidRPr="00AB1781">
        <w:t xml:space="preserve"> us</w:t>
      </w:r>
      <w:r>
        <w:t>,</w:t>
      </w:r>
    </w:p>
    <w:p w14:paraId="7893995A" w14:textId="77777777" w:rsidR="00704CAA" w:rsidRPr="004A51E7" w:rsidRDefault="00704CAA" w:rsidP="00704CAA">
      <w:pPr>
        <w:pStyle w:val="EnglishHangEndNoCoptic"/>
      </w:pPr>
      <w:r w:rsidRPr="00AB1781">
        <w:tab/>
        <w:t xml:space="preserve">and let </w:t>
      </w:r>
      <w:r>
        <w:t>Your</w:t>
      </w:r>
      <w:r w:rsidRPr="00AB1781">
        <w:t xml:space="preserve"> face shine, and we </w:t>
      </w:r>
      <w:r>
        <w:t>will</w:t>
      </w:r>
      <w:r w:rsidRPr="00AB1781">
        <w:t xml:space="preserve"> be saved.</w:t>
      </w:r>
    </w:p>
    <w:p w14:paraId="516EFF2A" w14:textId="77777777" w:rsidR="00704CAA" w:rsidRPr="00AB1781" w:rsidRDefault="00704CAA" w:rsidP="00704CAA">
      <w:pPr>
        <w:pStyle w:val="Heading4"/>
      </w:pPr>
      <w:r>
        <w:t>Psalm</w:t>
      </w:r>
      <w:r w:rsidRPr="00AB1781">
        <w:t xml:space="preserve"> 80</w:t>
      </w:r>
      <w:r>
        <w:t>: “Rejoice in God our helper”</w:t>
      </w:r>
    </w:p>
    <w:p w14:paraId="2A3FD6A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Redemption</w:t>
      </w:r>
    </w:p>
    <w:p w14:paraId="6E19DF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71A65C4A" w14:textId="77777777" w:rsidR="00704CAA" w:rsidRPr="004A51E7" w:rsidRDefault="00704CAA" w:rsidP="00704CAA">
      <w:pPr>
        <w:pStyle w:val="Rubric"/>
      </w:pPr>
      <w:r w:rsidRPr="00AB1781">
        <w:t>1 (</w:t>
      </w:r>
      <w:r>
        <w:t>For the end; f</w:t>
      </w:r>
      <w:r w:rsidRPr="00AB1781">
        <w:t>or the Wine Presses. A Psalm by Asaph)</w:t>
      </w:r>
    </w:p>
    <w:p w14:paraId="162F7381" w14:textId="77777777" w:rsidR="00704CAA" w:rsidRPr="00AB1781" w:rsidRDefault="00704CAA" w:rsidP="00704CAA">
      <w:pPr>
        <w:pStyle w:val="EnglishHangNoCoptic"/>
      </w:pPr>
      <w:r w:rsidRPr="00AB1781">
        <w:t xml:space="preserve">2 </w:t>
      </w:r>
      <w:r>
        <w:t>R</w:t>
      </w:r>
      <w:r w:rsidRPr="00AB1781">
        <w:t>ejoice in God our helper;</w:t>
      </w:r>
    </w:p>
    <w:p w14:paraId="356ECFA4" w14:textId="77777777" w:rsidR="00704CAA" w:rsidRPr="00AB1781" w:rsidRDefault="00704CAA" w:rsidP="00704CAA">
      <w:pPr>
        <w:pStyle w:val="EnglishHangEndNoCoptic"/>
      </w:pPr>
      <w:r w:rsidRPr="00AB1781">
        <w:tab/>
        <w:t>shout for joy to the God of Jacob.</w:t>
      </w:r>
    </w:p>
    <w:p w14:paraId="77208DC2" w14:textId="77777777" w:rsidR="00704CAA" w:rsidRPr="00AB1781" w:rsidRDefault="00704CAA" w:rsidP="00704CAA">
      <w:pPr>
        <w:pStyle w:val="EnglishHangNoCoptic"/>
      </w:pPr>
      <w:r w:rsidRPr="00AB1781">
        <w:t xml:space="preserve">3 Take </w:t>
      </w:r>
      <w:r>
        <w:t xml:space="preserve">up </w:t>
      </w:r>
      <w:r w:rsidRPr="00AB1781">
        <w:t>a psalm</w:t>
      </w:r>
      <w:r>
        <w:t>,</w:t>
      </w:r>
      <w:r w:rsidRPr="00AB1781">
        <w:t xml:space="preserve"> and sound </w:t>
      </w:r>
      <w:r>
        <w:t>a</w:t>
      </w:r>
      <w:r w:rsidRPr="00AB1781">
        <w:t xml:space="preserve"> drum,</w:t>
      </w:r>
    </w:p>
    <w:p w14:paraId="36EB3ABF" w14:textId="77777777" w:rsidR="00704CAA" w:rsidRPr="00AB1781" w:rsidRDefault="00704CAA" w:rsidP="00704CAA">
      <w:pPr>
        <w:pStyle w:val="EnglishHangEndNoCoptic"/>
      </w:pPr>
      <w:r w:rsidRPr="00AB1781">
        <w:tab/>
      </w:r>
      <w:r>
        <w:t>a delightful</w:t>
      </w:r>
      <w:r w:rsidRPr="00AB1781">
        <w:t xml:space="preserve"> harp with the </w:t>
      </w:r>
      <w:r>
        <w:t>lyre</w:t>
      </w:r>
      <w:r w:rsidRPr="00AB1781">
        <w:t>.</w:t>
      </w:r>
    </w:p>
    <w:p w14:paraId="7939812F" w14:textId="77777777" w:rsidR="00704CAA" w:rsidRPr="00AB1781" w:rsidRDefault="00704CAA" w:rsidP="00704CAA">
      <w:pPr>
        <w:pStyle w:val="EnglishHangNoCoptic"/>
      </w:pPr>
      <w:r w:rsidRPr="00AB1781">
        <w:lastRenderedPageBreak/>
        <w:t xml:space="preserve">4 </w:t>
      </w:r>
      <w:r>
        <w:t>Sound</w:t>
      </w:r>
      <w:r w:rsidRPr="00AB1781">
        <w:t xml:space="preserve"> </w:t>
      </w:r>
      <w:r>
        <w:t>a</w:t>
      </w:r>
      <w:r w:rsidRPr="00AB1781">
        <w:t xml:space="preserve"> trumpet at the new moon,</w:t>
      </w:r>
    </w:p>
    <w:p w14:paraId="2E1DD313" w14:textId="77777777" w:rsidR="00704CAA" w:rsidRPr="00AB1781" w:rsidRDefault="00704CAA" w:rsidP="00704CAA">
      <w:pPr>
        <w:pStyle w:val="EnglishHangEndNoCoptic"/>
      </w:pPr>
      <w:r w:rsidRPr="00AB1781">
        <w:tab/>
        <w:t xml:space="preserve">on the </w:t>
      </w:r>
      <w:r>
        <w:t>high</w:t>
      </w:r>
      <w:r w:rsidRPr="00AB1781">
        <w:t xml:space="preserve"> day of </w:t>
      </w:r>
      <w:r>
        <w:t>our festival,</w:t>
      </w:r>
    </w:p>
    <w:p w14:paraId="49374210" w14:textId="77777777" w:rsidR="00704CAA" w:rsidRPr="00AB1781" w:rsidRDefault="00704CAA" w:rsidP="00704CAA">
      <w:pPr>
        <w:pStyle w:val="EnglishHangNoCoptic"/>
      </w:pPr>
      <w:r w:rsidRPr="00AB1781">
        <w:t xml:space="preserve">5 </w:t>
      </w:r>
      <w:r>
        <w:t>for</w:t>
      </w:r>
      <w:r w:rsidRPr="00AB1781">
        <w:t xml:space="preserve"> it is a</w:t>
      </w:r>
      <w:r>
        <w:t>n</w:t>
      </w:r>
      <w:r w:rsidRPr="00AB1781">
        <w:t xml:space="preserve"> </w:t>
      </w:r>
      <w:r>
        <w:t>ordinance</w:t>
      </w:r>
      <w:r w:rsidRPr="00AB1781">
        <w:t xml:space="preserve"> </w:t>
      </w:r>
      <w:r>
        <w:t>for</w:t>
      </w:r>
      <w:r w:rsidRPr="00AB1781">
        <w:t xml:space="preserve"> Israel,</w:t>
      </w:r>
    </w:p>
    <w:p w14:paraId="67EE488F" w14:textId="77777777" w:rsidR="00704CAA" w:rsidRPr="00AB1781" w:rsidRDefault="00704CAA" w:rsidP="00704CAA">
      <w:pPr>
        <w:pStyle w:val="EnglishHangEndNoCoptic"/>
      </w:pPr>
      <w:r w:rsidRPr="00AB1781">
        <w:tab/>
      </w:r>
      <w:r>
        <w:t xml:space="preserve">And </w:t>
      </w:r>
      <w:r w:rsidRPr="00AB1781">
        <w:t xml:space="preserve">a </w:t>
      </w:r>
      <w:r>
        <w:t>judgment</w:t>
      </w:r>
      <w:r w:rsidRPr="00AB1781">
        <w:t xml:space="preserve"> of the God of Jacob.</w:t>
      </w:r>
    </w:p>
    <w:p w14:paraId="3B62939B" w14:textId="77777777" w:rsidR="00704CAA" w:rsidRPr="00AB1781" w:rsidRDefault="00704CAA" w:rsidP="00704CAA">
      <w:pPr>
        <w:pStyle w:val="EnglishHangNoCoptic"/>
      </w:pPr>
      <w:r w:rsidRPr="00AB1781">
        <w:t>6 He made it a testimony in Joseph</w:t>
      </w:r>
    </w:p>
    <w:p w14:paraId="4FC56C3C" w14:textId="77777777" w:rsidR="00704CAA" w:rsidRPr="00AB1781" w:rsidRDefault="00704CAA" w:rsidP="00704CAA">
      <w:pPr>
        <w:pStyle w:val="EnglishHangNoCoptic"/>
      </w:pPr>
      <w:r w:rsidRPr="00AB1781">
        <w:tab/>
        <w:t xml:space="preserve">when he </w:t>
      </w:r>
      <w:r>
        <w:t>went out from</w:t>
      </w:r>
      <w:r w:rsidRPr="00AB1781">
        <w:t xml:space="preserve"> the land of Egypt;</w:t>
      </w:r>
    </w:p>
    <w:p w14:paraId="63D62C36" w14:textId="77777777" w:rsidR="00704CAA" w:rsidRPr="00AB1781" w:rsidRDefault="00704CAA" w:rsidP="00704CAA">
      <w:pPr>
        <w:pStyle w:val="EnglishHangEndNoCoptic"/>
      </w:pPr>
      <w:r w:rsidRPr="00AB1781">
        <w:tab/>
        <w:t>he heard</w:t>
      </w:r>
      <w:r>
        <w:t xml:space="preserve"> a tongue which he did not know;</w:t>
      </w:r>
      <w:r w:rsidRPr="00AB1781">
        <w:rPr>
          <w:rStyle w:val="FootnoteReference"/>
        </w:rPr>
        <w:footnoteReference w:id="440"/>
      </w:r>
    </w:p>
    <w:p w14:paraId="2A6AFB78" w14:textId="77777777" w:rsidR="00704CAA" w:rsidRPr="00AB1781" w:rsidRDefault="00704CAA" w:rsidP="00704CAA">
      <w:pPr>
        <w:pStyle w:val="EnglishHangNoCoptic"/>
      </w:pPr>
      <w:r w:rsidRPr="00AB1781">
        <w:t xml:space="preserve">7 He </w:t>
      </w:r>
      <w:r>
        <w:t>removed</w:t>
      </w:r>
      <w:r w:rsidRPr="00AB1781">
        <w:t xml:space="preserve"> his back </w:t>
      </w:r>
      <w:r>
        <w:t>from</w:t>
      </w:r>
      <w:r w:rsidRPr="00AB1781">
        <w:t xml:space="preserve"> </w:t>
      </w:r>
      <w:r>
        <w:t>burdens,</w:t>
      </w:r>
    </w:p>
    <w:p w14:paraId="653DFAFD" w14:textId="77777777" w:rsidR="00704CAA" w:rsidRPr="00AB1781" w:rsidRDefault="00704CAA" w:rsidP="00704CAA">
      <w:pPr>
        <w:pStyle w:val="EnglishHangEndNoCoptic"/>
      </w:pPr>
      <w:r w:rsidRPr="00AB1781">
        <w:tab/>
        <w:t>where his hands had slaved at the basket.</w:t>
      </w:r>
    </w:p>
    <w:p w14:paraId="15D2B84B" w14:textId="77777777" w:rsidR="00704CAA" w:rsidRPr="00AB1781" w:rsidRDefault="00704CAA" w:rsidP="00704CAA">
      <w:pPr>
        <w:pStyle w:val="EnglishHangNoCoptic"/>
      </w:pPr>
      <w:r>
        <w:t>8 “</w:t>
      </w:r>
      <w:r w:rsidRPr="00AB1781">
        <w:t xml:space="preserve">In </w:t>
      </w:r>
      <w:r>
        <w:t>affliction</w:t>
      </w:r>
      <w:r w:rsidRPr="00AB1781">
        <w:t xml:space="preserve"> you called upon Me,</w:t>
      </w:r>
    </w:p>
    <w:p w14:paraId="4FF4DCCD" w14:textId="77777777" w:rsidR="00704CAA" w:rsidRPr="00AB1781" w:rsidRDefault="00704CAA" w:rsidP="00704CAA">
      <w:pPr>
        <w:pStyle w:val="EnglishHangNoCoptic"/>
      </w:pPr>
      <w:r w:rsidRPr="00AB1781">
        <w:tab/>
        <w:t>and I delivered you;</w:t>
      </w:r>
    </w:p>
    <w:p w14:paraId="7FC79037" w14:textId="77777777" w:rsidR="00704CAA" w:rsidRPr="00AB1781" w:rsidRDefault="00704CAA" w:rsidP="00704CAA">
      <w:pPr>
        <w:pStyle w:val="EnglishHangNoCoptic"/>
      </w:pPr>
      <w:r w:rsidRPr="00AB1781">
        <w:tab/>
        <w:t xml:space="preserve">I </w:t>
      </w:r>
      <w:r>
        <w:t>heard</w:t>
      </w:r>
      <w:r w:rsidRPr="00AB1781">
        <w:t xml:space="preserve"> you in a mysterious </w:t>
      </w:r>
      <w:r>
        <w:t xml:space="preserve">place of the </w:t>
      </w:r>
      <w:r w:rsidRPr="00AB1781">
        <w:t>storm;</w:t>
      </w:r>
      <w:r w:rsidRPr="00AB1781">
        <w:rPr>
          <w:rStyle w:val="FootnoteReference"/>
        </w:rPr>
        <w:footnoteReference w:id="441"/>
      </w:r>
    </w:p>
    <w:p w14:paraId="25F495D4" w14:textId="77777777" w:rsidR="00704CAA" w:rsidRPr="00AB1781" w:rsidRDefault="00704CAA" w:rsidP="00704CAA">
      <w:pPr>
        <w:pStyle w:val="EnglishHangEndNoCoptic"/>
      </w:pPr>
      <w:r w:rsidRPr="00AB1781">
        <w:tab/>
        <w:t xml:space="preserve">I </w:t>
      </w:r>
      <w:r>
        <w:t>tested</w:t>
      </w:r>
      <w:r w:rsidRPr="00AB1781">
        <w:t xml:space="preserve"> you at the water of </w:t>
      </w:r>
      <w:r>
        <w:t>rebellion</w:t>
      </w:r>
      <w:r w:rsidRPr="00AB1781">
        <w:t xml:space="preserve">. </w:t>
      </w:r>
      <w:r w:rsidRPr="00AB1781">
        <w:rPr>
          <w:i/>
        </w:rPr>
        <w:t>(Pause)</w:t>
      </w:r>
    </w:p>
    <w:p w14:paraId="3324A5A1" w14:textId="77777777" w:rsidR="00704CAA" w:rsidRPr="00AB1781" w:rsidRDefault="00704CAA" w:rsidP="00704CAA">
      <w:pPr>
        <w:pStyle w:val="EnglishHangNoCoptic"/>
      </w:pPr>
      <w:r w:rsidRPr="00AB1781">
        <w:t xml:space="preserve">9 </w:t>
      </w:r>
      <w:r>
        <w:t>Hear</w:t>
      </w:r>
      <w:r w:rsidRPr="00AB1781">
        <w:t xml:space="preserve">, </w:t>
      </w:r>
      <w:r>
        <w:t xml:space="preserve">O </w:t>
      </w:r>
      <w:r w:rsidRPr="00AB1781">
        <w:t xml:space="preserve">My people, and I </w:t>
      </w:r>
      <w:r>
        <w:t>testify against</w:t>
      </w:r>
      <w:r w:rsidRPr="00AB1781">
        <w:t xml:space="preserve"> you.</w:t>
      </w:r>
    </w:p>
    <w:p w14:paraId="1FF2F37F" w14:textId="77777777" w:rsidR="00704CAA" w:rsidRPr="00AB1781" w:rsidRDefault="00704CAA" w:rsidP="00704CAA">
      <w:pPr>
        <w:pStyle w:val="EnglishHangEndNoCoptic"/>
      </w:pPr>
      <w:r w:rsidRPr="00AB1781">
        <w:tab/>
        <w:t xml:space="preserve">O Israel, if only you would </w:t>
      </w:r>
      <w:r>
        <w:t>hear</w:t>
      </w:r>
      <w:r w:rsidRPr="00AB1781">
        <w:t xml:space="preserve"> Me!</w:t>
      </w:r>
    </w:p>
    <w:p w14:paraId="46741917" w14:textId="77777777" w:rsidR="00704CAA" w:rsidRPr="00AB1781" w:rsidRDefault="00704CAA" w:rsidP="00704CAA">
      <w:pPr>
        <w:pStyle w:val="EnglishHangNoCoptic"/>
      </w:pPr>
      <w:r>
        <w:t xml:space="preserve">10 </w:t>
      </w:r>
      <w:r w:rsidRPr="00AB1781">
        <w:t xml:space="preserve">there </w:t>
      </w:r>
      <w:r>
        <w:t>will</w:t>
      </w:r>
      <w:r w:rsidRPr="00AB1781">
        <w:t xml:space="preserve"> be no new god</w:t>
      </w:r>
      <w:r>
        <w:t xml:space="preserve"> among you,</w:t>
      </w:r>
    </w:p>
    <w:p w14:paraId="6EF36BE8" w14:textId="77777777" w:rsidR="00704CAA" w:rsidRPr="00AB1781" w:rsidRDefault="00704CAA" w:rsidP="00704CAA">
      <w:pPr>
        <w:pStyle w:val="EnglishHangEndNoCoptic"/>
      </w:pPr>
      <w:r w:rsidRPr="00AB1781">
        <w:tab/>
        <w:t xml:space="preserve">you </w:t>
      </w:r>
      <w:r>
        <w:t xml:space="preserve">will not </w:t>
      </w:r>
      <w:r w:rsidRPr="00AB1781">
        <w:t>worship</w:t>
      </w:r>
      <w:r>
        <w:t xml:space="preserve"> an alien god</w:t>
      </w:r>
      <w:r w:rsidRPr="00AB1781">
        <w:t>.</w:t>
      </w:r>
    </w:p>
    <w:p w14:paraId="0B7F9A59" w14:textId="77777777" w:rsidR="00704CAA" w:rsidRPr="00AB1781" w:rsidRDefault="00704CAA" w:rsidP="00704CAA">
      <w:pPr>
        <w:pStyle w:val="EnglishHangNoCoptic"/>
      </w:pPr>
      <w:r w:rsidRPr="00AB1781">
        <w:t>11 For I am the Lord your God</w:t>
      </w:r>
      <w:r>
        <w:t>,</w:t>
      </w:r>
    </w:p>
    <w:p w14:paraId="3950ED92" w14:textId="77777777" w:rsidR="00704CAA" w:rsidRPr="00AB1781" w:rsidRDefault="00704CAA" w:rsidP="00704CAA">
      <w:pPr>
        <w:pStyle w:val="EnglishHangNoCoptic"/>
      </w:pPr>
      <w:r w:rsidRPr="00AB1781">
        <w:tab/>
        <w:t>Who brought you up from the land of Egypt.</w:t>
      </w:r>
    </w:p>
    <w:p w14:paraId="70B6DE71" w14:textId="77777777" w:rsidR="00704CAA" w:rsidRPr="00A93CE8" w:rsidRDefault="00704CAA" w:rsidP="00704CAA">
      <w:pPr>
        <w:pStyle w:val="EnglishHangEndNoCoptic"/>
      </w:pPr>
      <w:r w:rsidRPr="00AB1781">
        <w:tab/>
        <w:t xml:space="preserve">Open your </w:t>
      </w:r>
      <w:r>
        <w:t>mouth wide, and I will fill it.”</w:t>
      </w:r>
    </w:p>
    <w:p w14:paraId="32807E2D" w14:textId="77777777" w:rsidR="00704CAA" w:rsidRPr="00AB1781" w:rsidRDefault="00704CAA" w:rsidP="00704CAA">
      <w:pPr>
        <w:pStyle w:val="EnglishHangNoCoptic"/>
      </w:pPr>
      <w:r w:rsidRPr="00AB1781">
        <w:t>12 But My people did not hear My voice,</w:t>
      </w:r>
      <w:r w:rsidRPr="00AB1781">
        <w:rPr>
          <w:rStyle w:val="FootnoteReference"/>
        </w:rPr>
        <w:footnoteReference w:id="442"/>
      </w:r>
    </w:p>
    <w:p w14:paraId="06755832" w14:textId="77777777" w:rsidR="00704CAA" w:rsidRPr="00AB1781" w:rsidRDefault="00704CAA" w:rsidP="00704CAA">
      <w:pPr>
        <w:pStyle w:val="EnglishHangEndNoCoptic"/>
      </w:pPr>
      <w:r>
        <w:tab/>
        <w:t>and Israel paid no attention</w:t>
      </w:r>
      <w:r w:rsidRPr="00AB1781">
        <w:t xml:space="preserve"> to Me.</w:t>
      </w:r>
    </w:p>
    <w:p w14:paraId="5EC53374" w14:textId="77777777" w:rsidR="00704CAA" w:rsidRPr="00AB1781" w:rsidRDefault="00704CAA" w:rsidP="00704CAA">
      <w:pPr>
        <w:pStyle w:val="EnglishHangNoCoptic"/>
      </w:pPr>
      <w:r w:rsidRPr="00AB1781">
        <w:t xml:space="preserve">13 So I </w:t>
      </w:r>
      <w:r>
        <w:t>sent</w:t>
      </w:r>
      <w:r w:rsidRPr="00AB1781">
        <w:t xml:space="preserve"> them </w:t>
      </w:r>
      <w:r>
        <w:t>away because of their hearts’ desires;</w:t>
      </w:r>
    </w:p>
    <w:p w14:paraId="4E53D94F" w14:textId="77777777" w:rsidR="00704CAA" w:rsidRPr="00AB1781" w:rsidRDefault="00704CAA" w:rsidP="00704CAA">
      <w:pPr>
        <w:pStyle w:val="EnglishHangEndNoCoptic"/>
      </w:pPr>
      <w:r w:rsidRPr="00AB1781">
        <w:tab/>
      </w:r>
      <w:r>
        <w:t>They will walk in their practices.</w:t>
      </w:r>
    </w:p>
    <w:p w14:paraId="01C48252" w14:textId="77777777" w:rsidR="00704CAA" w:rsidRPr="00AB1781" w:rsidRDefault="00704CAA" w:rsidP="00704CAA">
      <w:pPr>
        <w:pStyle w:val="EnglishHangNoCoptic"/>
      </w:pPr>
      <w:r w:rsidRPr="00AB1781">
        <w:t xml:space="preserve">14 If only My people had </w:t>
      </w:r>
      <w:r>
        <w:t>heard</w:t>
      </w:r>
      <w:r w:rsidRPr="00AB1781">
        <w:t xml:space="preserve"> Me,</w:t>
      </w:r>
    </w:p>
    <w:p w14:paraId="6AC8365D" w14:textId="77777777" w:rsidR="00704CAA" w:rsidRPr="00AB1781" w:rsidRDefault="00704CAA" w:rsidP="00704CAA">
      <w:pPr>
        <w:pStyle w:val="EnglishHangEndNoCoptic"/>
      </w:pPr>
      <w:r w:rsidRPr="00AB1781">
        <w:tab/>
        <w:t>if Israel had walked in My ways,</w:t>
      </w:r>
    </w:p>
    <w:p w14:paraId="1DDA7EEE" w14:textId="77777777" w:rsidR="00704CAA" w:rsidRPr="00AB1781" w:rsidRDefault="00704CAA" w:rsidP="00704CAA">
      <w:pPr>
        <w:pStyle w:val="EnglishHangNoCoptic"/>
      </w:pPr>
      <w:r w:rsidRPr="00AB1781">
        <w:t xml:space="preserve">15 I would have humbled their enemies </w:t>
      </w:r>
      <w:r>
        <w:t>quickly</w:t>
      </w:r>
      <w:r w:rsidRPr="00AB1781">
        <w:t>,</w:t>
      </w:r>
    </w:p>
    <w:p w14:paraId="624445A7" w14:textId="77777777" w:rsidR="00704CAA" w:rsidRPr="00AB1781" w:rsidRDefault="00704CAA" w:rsidP="00704CAA">
      <w:pPr>
        <w:pStyle w:val="EnglishHangEndNoCoptic"/>
      </w:pPr>
      <w:r w:rsidRPr="00AB1781">
        <w:tab/>
        <w:t>and would have laid My hand on their oppressors.</w:t>
      </w:r>
    </w:p>
    <w:p w14:paraId="703105A9" w14:textId="77777777" w:rsidR="00704CAA" w:rsidRPr="00AB1781" w:rsidRDefault="00704CAA" w:rsidP="00704CAA">
      <w:pPr>
        <w:pStyle w:val="EnglishHangNoCoptic"/>
      </w:pPr>
      <w:r w:rsidRPr="00AB1781">
        <w:t>16 The enemies of the Lord lie</w:t>
      </w:r>
      <w:r>
        <w:t>d</w:t>
      </w:r>
      <w:r w:rsidRPr="00AB1781">
        <w:t xml:space="preserve"> to Him,</w:t>
      </w:r>
    </w:p>
    <w:p w14:paraId="23B3171D" w14:textId="77777777" w:rsidR="00704CAA" w:rsidRPr="00AB1781" w:rsidRDefault="00704CAA" w:rsidP="00704CAA">
      <w:pPr>
        <w:pStyle w:val="EnglishHangEndNoCoptic"/>
      </w:pPr>
      <w:r w:rsidRPr="00AB1781">
        <w:tab/>
        <w:t xml:space="preserve">and their </w:t>
      </w:r>
      <w:r>
        <w:t>season</w:t>
      </w:r>
      <w:r w:rsidRPr="00AB1781">
        <w:t xml:space="preserve"> will be </w:t>
      </w:r>
      <w:r>
        <w:t>forever</w:t>
      </w:r>
      <w:r w:rsidRPr="00AB1781">
        <w:t>.</w:t>
      </w:r>
    </w:p>
    <w:p w14:paraId="288A6A9C" w14:textId="77777777" w:rsidR="00704CAA" w:rsidRPr="00AB1781" w:rsidRDefault="00704CAA" w:rsidP="00704CAA">
      <w:pPr>
        <w:pStyle w:val="EnglishHangNoCoptic"/>
      </w:pPr>
      <w:r w:rsidRPr="00AB1781">
        <w:t>17 And He fed them with the finest wheat,</w:t>
      </w:r>
    </w:p>
    <w:p w14:paraId="6128A98D" w14:textId="77777777" w:rsidR="00704CAA" w:rsidRPr="00A93CE8" w:rsidRDefault="00704CAA" w:rsidP="00704CAA">
      <w:pPr>
        <w:pStyle w:val="EnglishHangEndNoCoptic"/>
      </w:pPr>
      <w:r w:rsidRPr="00AB1781">
        <w:tab/>
        <w:t>and filled them with honey from the rock.</w:t>
      </w:r>
    </w:p>
    <w:p w14:paraId="6FFD7FFB" w14:textId="77777777" w:rsidR="00704CAA" w:rsidRDefault="00704CAA" w:rsidP="00704CAA">
      <w:pPr>
        <w:pStyle w:val="Rubric"/>
      </w:pPr>
      <w:r>
        <w:lastRenderedPageBreak/>
        <w:t>Glory…</w:t>
      </w:r>
    </w:p>
    <w:p w14:paraId="6B23A064" w14:textId="77777777" w:rsidR="00704CAA" w:rsidRPr="00A93CE8" w:rsidRDefault="00704CAA" w:rsidP="00704CAA">
      <w:pPr>
        <w:pStyle w:val="Heading4"/>
      </w:pPr>
      <w:r>
        <w:t>Psalm</w:t>
      </w:r>
      <w:r w:rsidRPr="00AB1781">
        <w:t xml:space="preserve"> 81</w:t>
      </w:r>
      <w:r>
        <w:t>: “God stood in the assembly of judges”</w:t>
      </w:r>
    </w:p>
    <w:p w14:paraId="50CCFE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635A12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Court of Lords</w:t>
      </w:r>
    </w:p>
    <w:p w14:paraId="117F6ED4" w14:textId="77777777" w:rsidR="00704CAA" w:rsidRPr="00AB1781" w:rsidRDefault="00704CAA" w:rsidP="00704CAA">
      <w:pPr>
        <w:pStyle w:val="Rubric"/>
      </w:pPr>
      <w:r w:rsidRPr="00AB1781">
        <w:t>1 (A Psalm by Asaph)</w:t>
      </w:r>
    </w:p>
    <w:p w14:paraId="60CB63DA" w14:textId="77777777" w:rsidR="00704CAA" w:rsidRPr="00AB1781" w:rsidRDefault="00704CAA" w:rsidP="00704CAA">
      <w:pPr>
        <w:pStyle w:val="EnglishHangNoCoptic"/>
      </w:pPr>
      <w:r w:rsidRPr="00AB1781">
        <w:t xml:space="preserve">God </w:t>
      </w:r>
      <w:r>
        <w:t>stood</w:t>
      </w:r>
      <w:r w:rsidRPr="00AB1781">
        <w:t xml:space="preserve"> in the assembly of judges,</w:t>
      </w:r>
      <w:r w:rsidRPr="00AB1781">
        <w:rPr>
          <w:rStyle w:val="FootnoteReference"/>
        </w:rPr>
        <w:footnoteReference w:id="443"/>
      </w:r>
    </w:p>
    <w:p w14:paraId="75C27BCE" w14:textId="7D539F5A" w:rsidR="00704CAA" w:rsidRPr="00AB1781" w:rsidRDefault="00704CAA" w:rsidP="00704CAA">
      <w:pPr>
        <w:pStyle w:val="EnglishHangEndNoCoptic"/>
      </w:pPr>
      <w:r w:rsidRPr="00AB1781">
        <w:tab/>
        <w:t xml:space="preserve">and in </w:t>
      </w:r>
      <w:r>
        <w:t>their</w:t>
      </w:r>
      <w:r w:rsidR="00FC4468">
        <w:t xml:space="preserve"> midst He judges rulers</w:t>
      </w:r>
      <w:r>
        <w:t>, [saying,]</w:t>
      </w:r>
      <w:r w:rsidRPr="00AB1781">
        <w:rPr>
          <w:rStyle w:val="FootnoteReference"/>
        </w:rPr>
        <w:footnoteReference w:id="444"/>
      </w:r>
    </w:p>
    <w:p w14:paraId="41149754" w14:textId="77777777" w:rsidR="00704CAA" w:rsidRPr="00AB1781" w:rsidRDefault="00704CAA" w:rsidP="00704CAA">
      <w:pPr>
        <w:pStyle w:val="EnglishHangNoCoptic"/>
      </w:pPr>
      <w:r>
        <w:t>2 “</w:t>
      </w:r>
      <w:r w:rsidRPr="00AB1781">
        <w:t>How long will you judge unjustly,</w:t>
      </w:r>
    </w:p>
    <w:p w14:paraId="4DFE5758" w14:textId="77777777" w:rsidR="00704CAA" w:rsidRPr="00AB1781" w:rsidRDefault="00704CAA" w:rsidP="00704CAA">
      <w:pPr>
        <w:pStyle w:val="EnglishHangEndNoCoptic"/>
      </w:pPr>
      <w:r w:rsidRPr="00AB1781">
        <w:tab/>
        <w:t xml:space="preserve">and </w:t>
      </w:r>
      <w:r>
        <w:t xml:space="preserve">favour the </w:t>
      </w:r>
      <w:r w:rsidRPr="00AB1781">
        <w:t xml:space="preserve">sinners? </w:t>
      </w:r>
      <w:r w:rsidRPr="00AB1781">
        <w:rPr>
          <w:i/>
        </w:rPr>
        <w:t>(Pause)</w:t>
      </w:r>
    </w:p>
    <w:p w14:paraId="31699F0A" w14:textId="77777777" w:rsidR="00704CAA" w:rsidRPr="00AB1781" w:rsidRDefault="00704CAA" w:rsidP="00704CAA">
      <w:pPr>
        <w:pStyle w:val="EnglishHangNoCoptic"/>
      </w:pPr>
      <w:r w:rsidRPr="00AB1781">
        <w:t xml:space="preserve">3 </w:t>
      </w:r>
      <w:r>
        <w:t>Give</w:t>
      </w:r>
      <w:r w:rsidRPr="00AB1781">
        <w:t xml:space="preserve"> justice to the orphan and poor man;</w:t>
      </w:r>
    </w:p>
    <w:p w14:paraId="3C0714D4" w14:textId="77777777" w:rsidR="00704CAA" w:rsidRPr="00AB1781" w:rsidRDefault="00704CAA" w:rsidP="00704CAA">
      <w:pPr>
        <w:pStyle w:val="EnglishHangEndNoCoptic"/>
      </w:pPr>
      <w:r w:rsidRPr="00AB1781">
        <w:tab/>
        <w:t xml:space="preserve">deal fairly with the </w:t>
      </w:r>
      <w:r>
        <w:t>lowly</w:t>
      </w:r>
      <w:r w:rsidRPr="00AB1781">
        <w:t xml:space="preserve"> and </w:t>
      </w:r>
      <w:r>
        <w:t>needy</w:t>
      </w:r>
      <w:r w:rsidRPr="00AB1781">
        <w:t>.</w:t>
      </w:r>
    </w:p>
    <w:p w14:paraId="76B6ECD1" w14:textId="77777777" w:rsidR="00704CAA" w:rsidRPr="00AB1781" w:rsidRDefault="00704CAA" w:rsidP="00704CAA">
      <w:pPr>
        <w:pStyle w:val="EnglishHangNoCoptic"/>
      </w:pPr>
      <w:r w:rsidRPr="00AB1781">
        <w:t>4 Rescue the poor and needy;</w:t>
      </w:r>
    </w:p>
    <w:p w14:paraId="62A80C07" w14:textId="77777777" w:rsidR="00704CAA" w:rsidRPr="00AB1781" w:rsidRDefault="00704CAA" w:rsidP="00704CAA">
      <w:pPr>
        <w:pStyle w:val="EnglishHangEndNoCoptic"/>
      </w:pPr>
      <w:r w:rsidRPr="00AB1781">
        <w:tab/>
        <w:t>deliver him from the sinner</w:t>
      </w:r>
      <w:r>
        <w:t>’s hand</w:t>
      </w:r>
      <w:r w:rsidRPr="00AB1781">
        <w:t>.</w:t>
      </w:r>
    </w:p>
    <w:p w14:paraId="63E25D5B" w14:textId="77777777" w:rsidR="00704CAA" w:rsidRPr="00AB1781" w:rsidRDefault="00704CAA" w:rsidP="00704CAA">
      <w:pPr>
        <w:pStyle w:val="EnglishHangNoCoptic"/>
      </w:pPr>
      <w:r w:rsidRPr="00AB1781">
        <w:t>5 They do not know or understand,</w:t>
      </w:r>
    </w:p>
    <w:p w14:paraId="7E244CB6" w14:textId="77777777" w:rsidR="00704CAA" w:rsidRPr="00AB1781" w:rsidRDefault="00704CAA" w:rsidP="00704CAA">
      <w:pPr>
        <w:pStyle w:val="EnglishHangNoCoptic"/>
      </w:pPr>
      <w:r w:rsidRPr="00AB1781">
        <w:tab/>
        <w:t>they grope about in darkness;</w:t>
      </w:r>
    </w:p>
    <w:p w14:paraId="519FEE75" w14:textId="77777777" w:rsidR="00704CAA" w:rsidRPr="00AB1781" w:rsidRDefault="00704CAA" w:rsidP="00704CAA">
      <w:pPr>
        <w:pStyle w:val="EnglishHangEndNoCoptic"/>
      </w:pPr>
      <w:r w:rsidRPr="00AB1781">
        <w:tab/>
        <w:t xml:space="preserve">all the </w:t>
      </w:r>
      <w:r>
        <w:t>foundations</w:t>
      </w:r>
      <w:r w:rsidRPr="00AB1781">
        <w:t xml:space="preserve"> of earth </w:t>
      </w:r>
      <w:r>
        <w:t>will be shaken</w:t>
      </w:r>
      <w:r w:rsidRPr="00AB1781">
        <w:t>.</w:t>
      </w:r>
      <w:r w:rsidRPr="00AB1781">
        <w:rPr>
          <w:rStyle w:val="FootnoteReference"/>
        </w:rPr>
        <w:footnoteReference w:id="445"/>
      </w:r>
    </w:p>
    <w:p w14:paraId="7F8BE095" w14:textId="77777777" w:rsidR="00704CAA" w:rsidRPr="00AB1781" w:rsidRDefault="00704CAA" w:rsidP="00704CAA">
      <w:pPr>
        <w:pStyle w:val="EnglishHangNoCoptic"/>
      </w:pPr>
      <w:r>
        <w:t>6 I said, “y</w:t>
      </w:r>
      <w:r w:rsidRPr="00AB1781">
        <w:t>ou are gods</w:t>
      </w:r>
    </w:p>
    <w:p w14:paraId="3433AB6A" w14:textId="77777777" w:rsidR="00704CAA" w:rsidRPr="00A93CE8" w:rsidRDefault="00704CAA" w:rsidP="00704CAA">
      <w:pPr>
        <w:pStyle w:val="EnglishHangEndNoCoptic"/>
      </w:pPr>
      <w:r>
        <w:tab/>
        <w:t>and all of you are sons of the Most High.</w:t>
      </w:r>
      <w:r w:rsidRPr="00AB1781">
        <w:rPr>
          <w:rStyle w:val="FootnoteReference"/>
        </w:rPr>
        <w:footnoteReference w:id="446"/>
      </w:r>
    </w:p>
    <w:p w14:paraId="3D43E1F1" w14:textId="77777777" w:rsidR="00704CAA" w:rsidRPr="00AB1781" w:rsidRDefault="00704CAA" w:rsidP="00704CAA">
      <w:pPr>
        <w:pStyle w:val="EnglishHangNoCoptic"/>
      </w:pPr>
      <w:r w:rsidRPr="00AB1781">
        <w:t>7 But you will die like men</w:t>
      </w:r>
      <w:r>
        <w:t>,</w:t>
      </w:r>
    </w:p>
    <w:p w14:paraId="703FAB9F" w14:textId="77777777" w:rsidR="00704CAA" w:rsidRPr="00AB1781" w:rsidRDefault="00704CAA" w:rsidP="00704CAA">
      <w:pPr>
        <w:pStyle w:val="EnglishHangEndNoCoptic"/>
      </w:pPr>
      <w:r w:rsidRPr="00AB1781">
        <w:tab/>
        <w:t xml:space="preserve">and </w:t>
      </w:r>
      <w:r>
        <w:t xml:space="preserve">you </w:t>
      </w:r>
      <w:r w:rsidRPr="00AB1781">
        <w:t xml:space="preserve">will fall like one of the </w:t>
      </w:r>
      <w:r>
        <w:t>rulers.”</w:t>
      </w:r>
    </w:p>
    <w:p w14:paraId="55A7E121" w14:textId="77777777" w:rsidR="00704CAA" w:rsidRPr="00AB1781" w:rsidRDefault="00704CAA" w:rsidP="00704CAA">
      <w:pPr>
        <w:pStyle w:val="EnglishHangNoCoptic"/>
      </w:pPr>
      <w:r>
        <w:t>8 Arise, O God, judge the earth,</w:t>
      </w:r>
      <w:r w:rsidRPr="00AB1781">
        <w:rPr>
          <w:rStyle w:val="FootnoteReference"/>
        </w:rPr>
        <w:footnoteReference w:id="447"/>
      </w:r>
    </w:p>
    <w:p w14:paraId="24749E42" w14:textId="77777777" w:rsidR="00704CAA" w:rsidRPr="00A93CE8" w:rsidRDefault="00704CAA" w:rsidP="00704CAA">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p>
    <w:p w14:paraId="28E819B4" w14:textId="77777777" w:rsidR="00704CAA" w:rsidRPr="00A93CE8" w:rsidRDefault="00704CAA" w:rsidP="00704CAA">
      <w:pPr>
        <w:pStyle w:val="Heading4"/>
      </w:pPr>
      <w:r>
        <w:t>Psalm</w:t>
      </w:r>
      <w:r w:rsidRPr="00AB1781">
        <w:t xml:space="preserve"> 82</w:t>
      </w:r>
      <w:r>
        <w:t>: “O God, who can be likened to You”</w:t>
      </w:r>
    </w:p>
    <w:p w14:paraId="6B2ECC0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D5721B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Shame inflames to Seek God’s Name</w:t>
      </w:r>
    </w:p>
    <w:p w14:paraId="12B5EB76" w14:textId="77777777" w:rsidR="00704CAA" w:rsidRPr="00AB1781" w:rsidRDefault="00704CAA" w:rsidP="00704CAA">
      <w:pPr>
        <w:pStyle w:val="Rubric"/>
      </w:pPr>
      <w:r w:rsidRPr="00AB1781">
        <w:t>1 (Song of a Psalm by Asaph)</w:t>
      </w:r>
    </w:p>
    <w:p w14:paraId="6816D054" w14:textId="77777777" w:rsidR="00704CAA" w:rsidRPr="00AB1781" w:rsidRDefault="00704CAA" w:rsidP="00704CAA">
      <w:pPr>
        <w:pStyle w:val="EnglishHangNoCoptic"/>
      </w:pPr>
      <w:r w:rsidRPr="00AB1781">
        <w:t xml:space="preserve">2 O God, who can be </w:t>
      </w:r>
      <w:r>
        <w:t>likened</w:t>
      </w:r>
      <w:r w:rsidRPr="00AB1781">
        <w:t xml:space="preserve"> to </w:t>
      </w:r>
      <w:r>
        <w:t>You</w:t>
      </w:r>
      <w:r w:rsidRPr="00AB1781">
        <w:t>?</w:t>
      </w:r>
    </w:p>
    <w:p w14:paraId="4E4304C6" w14:textId="77777777" w:rsidR="00704CAA" w:rsidRPr="00AB1781" w:rsidRDefault="00704CAA" w:rsidP="00704CAA">
      <w:pPr>
        <w:pStyle w:val="EnglishHangEndNoCoptic"/>
      </w:pPr>
      <w:r w:rsidRPr="00AB1781">
        <w:tab/>
      </w:r>
      <w:r>
        <w:t>Do not Be</w:t>
      </w:r>
      <w:r w:rsidRPr="00AB1781">
        <w:t xml:space="preserve"> silent </w:t>
      </w:r>
      <w:r>
        <w:t>or</w:t>
      </w:r>
      <w:r w:rsidRPr="00AB1781">
        <w:t xml:space="preserve"> </w:t>
      </w:r>
      <w:r>
        <w:t>appeased</w:t>
      </w:r>
      <w:r w:rsidRPr="00AB1781">
        <w:t>, O God.</w:t>
      </w:r>
    </w:p>
    <w:p w14:paraId="7C1B0D19" w14:textId="77777777" w:rsidR="00704CAA" w:rsidRPr="00AB1781" w:rsidRDefault="00704CAA" w:rsidP="00704CAA">
      <w:pPr>
        <w:pStyle w:val="EnglishHangNoCoptic"/>
      </w:pPr>
      <w:r>
        <w:t>3 For look, Your</w:t>
      </w:r>
      <w:r w:rsidRPr="00AB1781">
        <w:t xml:space="preserve"> enemies make a tumult,</w:t>
      </w:r>
    </w:p>
    <w:p w14:paraId="34D26AE0" w14:textId="77777777" w:rsidR="00704CAA" w:rsidRPr="00AB1781" w:rsidRDefault="00704CAA" w:rsidP="00704CAA">
      <w:pPr>
        <w:pStyle w:val="EnglishHangEndNoCoptic"/>
      </w:pPr>
      <w:r w:rsidRPr="00AB1781">
        <w:tab/>
        <w:t xml:space="preserve">and those who hate </w:t>
      </w:r>
      <w:r>
        <w:t>You</w:t>
      </w:r>
      <w:r w:rsidRPr="00AB1781">
        <w:t xml:space="preserve"> </w:t>
      </w:r>
      <w:r>
        <w:t>raised</w:t>
      </w:r>
      <w:r w:rsidRPr="00AB1781">
        <w:t xml:space="preserve"> their heads.</w:t>
      </w:r>
    </w:p>
    <w:p w14:paraId="075AD158" w14:textId="77777777" w:rsidR="00704CAA" w:rsidRPr="00AB1781" w:rsidRDefault="00704CAA" w:rsidP="00704CAA">
      <w:pPr>
        <w:pStyle w:val="EnglishHangNoCoptic"/>
      </w:pPr>
      <w:r w:rsidRPr="00AB1781">
        <w:t xml:space="preserve">4 They </w:t>
      </w:r>
      <w:r>
        <w:t>devised</w:t>
      </w:r>
      <w:r w:rsidRPr="00AB1781">
        <w:t xml:space="preserve"> wicked plots against </w:t>
      </w:r>
      <w:r>
        <w:t>Your</w:t>
      </w:r>
      <w:r w:rsidRPr="00AB1781">
        <w:t xml:space="preserve"> people</w:t>
      </w:r>
      <w:r>
        <w:t>,</w:t>
      </w:r>
    </w:p>
    <w:p w14:paraId="421DD8C3" w14:textId="77777777" w:rsidR="00704CAA" w:rsidRPr="00AB1781" w:rsidRDefault="00704CAA" w:rsidP="00704CAA">
      <w:pPr>
        <w:pStyle w:val="EnglishHangEndNoCoptic"/>
      </w:pPr>
      <w:r w:rsidRPr="00AB1781">
        <w:tab/>
        <w:t>and conspire</w:t>
      </w:r>
      <w:r>
        <w:t>d</w:t>
      </w:r>
      <w:r w:rsidRPr="00AB1781">
        <w:t xml:space="preserve"> against </w:t>
      </w:r>
      <w:r>
        <w:t>Your</w:t>
      </w:r>
      <w:r w:rsidRPr="00AB1781">
        <w:t xml:space="preserve"> saints.</w:t>
      </w:r>
    </w:p>
    <w:p w14:paraId="0E1188BC" w14:textId="77777777" w:rsidR="00704CAA" w:rsidRPr="00AB1781" w:rsidRDefault="00704CAA" w:rsidP="00704CAA">
      <w:pPr>
        <w:pStyle w:val="EnglishHangNoCoptic"/>
      </w:pPr>
      <w:r w:rsidRPr="00AB1781">
        <w:t xml:space="preserve">5 They </w:t>
      </w:r>
      <w:r>
        <w:t>said, “</w:t>
      </w:r>
      <w:r w:rsidRPr="00AB1781">
        <w:t xml:space="preserve">Come, let us </w:t>
      </w:r>
      <w:r>
        <w:t>destroy</w:t>
      </w:r>
      <w:r w:rsidRPr="00AB1781">
        <w:t xml:space="preserve"> them from being a nation,</w:t>
      </w:r>
    </w:p>
    <w:p w14:paraId="51B74A3F" w14:textId="77777777" w:rsidR="00704CAA" w:rsidRPr="00AB1781" w:rsidRDefault="00704CAA" w:rsidP="00704CAA">
      <w:pPr>
        <w:pStyle w:val="EnglishHangEndNoCoptic"/>
      </w:pPr>
      <w:r w:rsidRPr="00AB1781">
        <w:tab/>
        <w:t>and let the name o</w:t>
      </w:r>
      <w:r>
        <w:t>f Israel be remembered no more.”</w:t>
      </w:r>
    </w:p>
    <w:p w14:paraId="7FA82455" w14:textId="77777777" w:rsidR="00704CAA" w:rsidRPr="00AB1781" w:rsidRDefault="00704CAA" w:rsidP="00704CAA">
      <w:pPr>
        <w:pStyle w:val="EnglishHangNoCoptic"/>
      </w:pPr>
      <w:r w:rsidRPr="00AB1781">
        <w:t>6 For they conspire</w:t>
      </w:r>
      <w:r>
        <w:t>d</w:t>
      </w:r>
      <w:r w:rsidRPr="00AB1781">
        <w:t xml:space="preserve"> together</w:t>
      </w:r>
      <w:r>
        <w:t xml:space="preserve"> with one accord</w:t>
      </w:r>
      <w:r w:rsidRPr="00AB1781">
        <w:t>;</w:t>
      </w:r>
    </w:p>
    <w:p w14:paraId="7086BBB9" w14:textId="77777777" w:rsidR="00704CAA" w:rsidRPr="00AB1781" w:rsidRDefault="00704CAA" w:rsidP="00704CAA">
      <w:pPr>
        <w:pStyle w:val="EnglishHangEndNoCoptic"/>
      </w:pPr>
      <w:r w:rsidRPr="00AB1781">
        <w:tab/>
        <w:t xml:space="preserve">they have made a </w:t>
      </w:r>
      <w:r>
        <w:t>covenant</w:t>
      </w:r>
      <w:r w:rsidRPr="00AB1781">
        <w:t xml:space="preserve"> against </w:t>
      </w:r>
      <w:r>
        <w:t>You—</w:t>
      </w:r>
    </w:p>
    <w:p w14:paraId="7BDCA94E" w14:textId="77777777" w:rsidR="00704CAA" w:rsidRPr="00AB1781" w:rsidRDefault="00704CAA" w:rsidP="00704CAA">
      <w:pPr>
        <w:pStyle w:val="EnglishHangNoCoptic"/>
      </w:pPr>
      <w:r w:rsidRPr="00AB1781">
        <w:t xml:space="preserve">7 The tents of </w:t>
      </w:r>
      <w:r>
        <w:t xml:space="preserve">the </w:t>
      </w:r>
      <w:r w:rsidRPr="00AB1781">
        <w:t>Edom</w:t>
      </w:r>
      <w:r>
        <w:t>ites</w:t>
      </w:r>
      <w:r w:rsidRPr="00AB1781">
        <w:t xml:space="preserve"> and the Ishmaelites,</w:t>
      </w:r>
    </w:p>
    <w:p w14:paraId="5B581457" w14:textId="77777777" w:rsidR="00704CAA" w:rsidRPr="00AB1781" w:rsidRDefault="00704CAA" w:rsidP="00704CAA">
      <w:pPr>
        <w:pStyle w:val="EnglishHangEndNoCoptic"/>
      </w:pPr>
      <w:r w:rsidRPr="00AB1781">
        <w:tab/>
        <w:t>Moab and the Hagarites,</w:t>
      </w:r>
    </w:p>
    <w:p w14:paraId="5D1122F3" w14:textId="77777777" w:rsidR="00704CAA" w:rsidRPr="00AB1781" w:rsidRDefault="00704CAA" w:rsidP="00704CAA">
      <w:pPr>
        <w:pStyle w:val="EnglishHangNoCoptic"/>
      </w:pPr>
      <w:r w:rsidRPr="00AB1781">
        <w:t>8 Gebal and Ammon and Amalek,</w:t>
      </w:r>
    </w:p>
    <w:p w14:paraId="757699D8" w14:textId="77777777" w:rsidR="00704CAA" w:rsidRPr="00AB1781" w:rsidRDefault="00704CAA" w:rsidP="00704CAA">
      <w:pPr>
        <w:pStyle w:val="EnglishHangEndNoCoptic"/>
      </w:pPr>
      <w:r w:rsidRPr="00AB1781">
        <w:tab/>
        <w:t>and the Phil</w:t>
      </w:r>
      <w:r>
        <w:t>istines with the people of Tyre;</w:t>
      </w:r>
    </w:p>
    <w:p w14:paraId="61F8DDF1" w14:textId="77777777" w:rsidR="00704CAA" w:rsidRPr="00AB1781" w:rsidRDefault="00704CAA" w:rsidP="00704CAA">
      <w:pPr>
        <w:pStyle w:val="EnglishHangNoCoptic"/>
      </w:pPr>
      <w:r w:rsidRPr="00AB1781">
        <w:t xml:space="preserve">9 </w:t>
      </w:r>
      <w:r>
        <w:t>even Assyria has</w:t>
      </w:r>
      <w:r w:rsidRPr="00AB1781">
        <w:t xml:space="preserve"> jointed them;</w:t>
      </w:r>
    </w:p>
    <w:p w14:paraId="236744BD" w14:textId="77777777" w:rsidR="00704CAA" w:rsidRPr="00AB1781" w:rsidRDefault="00704CAA" w:rsidP="00704CAA">
      <w:pPr>
        <w:pStyle w:val="EnglishHangEndNoCoptic"/>
      </w:pPr>
      <w:r w:rsidRPr="00AB1781">
        <w:tab/>
        <w:t xml:space="preserve">they </w:t>
      </w:r>
      <w:r>
        <w:t>came</w:t>
      </w:r>
      <w:r w:rsidRPr="00AB1781">
        <w:t xml:space="preserve"> to </w:t>
      </w:r>
      <w:r>
        <w:t>support</w:t>
      </w:r>
      <w:r w:rsidRPr="00AB1781">
        <w:t xml:space="preserve"> the sons of Lot. </w:t>
      </w:r>
      <w:r w:rsidRPr="00AB1781">
        <w:rPr>
          <w:i/>
        </w:rPr>
        <w:t>(Pause)</w:t>
      </w:r>
    </w:p>
    <w:p w14:paraId="4BC4C680" w14:textId="77777777" w:rsidR="00704CAA" w:rsidRPr="00AB1781" w:rsidRDefault="00704CAA" w:rsidP="00704CAA">
      <w:pPr>
        <w:pStyle w:val="EnglishHangNoCoptic"/>
      </w:pPr>
      <w:r w:rsidRPr="00AB1781">
        <w:t xml:space="preserve">10 </w:t>
      </w:r>
      <w:r>
        <w:t>Deal with</w:t>
      </w:r>
      <w:r w:rsidRPr="00AB1781">
        <w:t xml:space="preserve"> them </w:t>
      </w:r>
      <w:r>
        <w:t>as with</w:t>
      </w:r>
      <w:r w:rsidRPr="00AB1781">
        <w:t xml:space="preserve"> Midian and Sisera,</w:t>
      </w:r>
    </w:p>
    <w:p w14:paraId="56FFED0C" w14:textId="77777777" w:rsidR="00704CAA" w:rsidRPr="00AB1781" w:rsidRDefault="00704CAA" w:rsidP="00704CAA">
      <w:pPr>
        <w:pStyle w:val="EnglishHangEndNoCoptic"/>
      </w:pPr>
      <w:r w:rsidRPr="00AB1781">
        <w:tab/>
      </w:r>
      <w:r>
        <w:t>As with</w:t>
      </w:r>
      <w:r w:rsidRPr="00AB1781">
        <w:t xml:space="preserve"> Jabin at the </w:t>
      </w:r>
      <w:r>
        <w:t>Brook of Kishon;</w:t>
      </w:r>
    </w:p>
    <w:p w14:paraId="3335C951" w14:textId="77777777" w:rsidR="00704CAA" w:rsidRPr="00AB1781" w:rsidRDefault="00704CAA" w:rsidP="00704CAA">
      <w:pPr>
        <w:pStyle w:val="EnglishHangNoCoptic"/>
      </w:pPr>
      <w:r w:rsidRPr="00AB1781">
        <w:t xml:space="preserve">11 They </w:t>
      </w:r>
      <w:r>
        <w:t>were destroyed</w:t>
      </w:r>
      <w:r w:rsidRPr="00AB1781">
        <w:t xml:space="preserve"> at Endor;</w:t>
      </w:r>
    </w:p>
    <w:p w14:paraId="3178E7BE" w14:textId="77777777" w:rsidR="00704CAA" w:rsidRPr="00AB1781" w:rsidRDefault="00704CAA" w:rsidP="00704CAA">
      <w:pPr>
        <w:pStyle w:val="EnglishHangEndNoCoptic"/>
      </w:pPr>
      <w:r w:rsidRPr="00AB1781">
        <w:tab/>
        <w:t>they became like dung for the earth.</w:t>
      </w:r>
    </w:p>
    <w:p w14:paraId="065F2A29" w14:textId="77777777" w:rsidR="00704CAA" w:rsidRPr="00AB1781" w:rsidRDefault="00704CAA" w:rsidP="00704CAA">
      <w:pPr>
        <w:pStyle w:val="EnglishHangNoCoptic"/>
      </w:pPr>
      <w:r w:rsidRPr="00AB1781">
        <w:t>12 Make their rulers like Oreb and Zeb,</w:t>
      </w:r>
    </w:p>
    <w:p w14:paraId="0BE11AF9" w14:textId="77777777" w:rsidR="00704CAA" w:rsidRPr="00AB1781" w:rsidRDefault="00704CAA" w:rsidP="00704CAA">
      <w:pPr>
        <w:pStyle w:val="EnglishHangEndNoCoptic"/>
      </w:pPr>
      <w:r w:rsidRPr="00AB1781">
        <w:tab/>
        <w:t xml:space="preserve">and all their </w:t>
      </w:r>
      <w:r>
        <w:t>rulers</w:t>
      </w:r>
      <w:r w:rsidRPr="00AB1781">
        <w:t xml:space="preserve"> like Zeba</w:t>
      </w:r>
      <w:r>
        <w:t>h</w:t>
      </w:r>
      <w:r w:rsidRPr="00AB1781">
        <w:t xml:space="preserve"> and Zalmunna,</w:t>
      </w:r>
    </w:p>
    <w:p w14:paraId="55D47F26" w14:textId="77777777" w:rsidR="00704CAA" w:rsidRPr="00AB1781" w:rsidRDefault="00704CAA" w:rsidP="00704CAA">
      <w:pPr>
        <w:pStyle w:val="EnglishHangNoCoptic"/>
      </w:pPr>
      <w:r>
        <w:t>13 who said, “</w:t>
      </w:r>
      <w:r w:rsidRPr="00AB1781">
        <w:t>Let us take for ourselves</w:t>
      </w:r>
    </w:p>
    <w:p w14:paraId="541EB397" w14:textId="77777777" w:rsidR="00704CAA" w:rsidRPr="00AB1781" w:rsidRDefault="00704CAA" w:rsidP="00704CAA">
      <w:pPr>
        <w:pStyle w:val="EnglishHangEndNoCoptic"/>
      </w:pPr>
      <w:r w:rsidRPr="00AB1781">
        <w:tab/>
        <w:t>the sanctuary of</w:t>
      </w:r>
      <w:r>
        <w:t xml:space="preserve"> God.”</w:t>
      </w:r>
    </w:p>
    <w:p w14:paraId="38DC7914" w14:textId="77777777" w:rsidR="00704CAA" w:rsidRPr="00AB1781" w:rsidRDefault="00704CAA" w:rsidP="00704CAA">
      <w:pPr>
        <w:pStyle w:val="EnglishHangNoCoptic"/>
      </w:pPr>
      <w:r w:rsidRPr="00AB1781">
        <w:t xml:space="preserve">14 </w:t>
      </w:r>
      <w:r>
        <w:t>O m</w:t>
      </w:r>
      <w:r w:rsidRPr="00AB1781">
        <w:t>y God, make them like a whirl of dust,</w:t>
      </w:r>
    </w:p>
    <w:p w14:paraId="7D1DCA34" w14:textId="77777777" w:rsidR="00704CAA" w:rsidRPr="00AB1781" w:rsidRDefault="00704CAA" w:rsidP="00704CAA">
      <w:pPr>
        <w:pStyle w:val="EnglishHangEndNoCoptic"/>
      </w:pPr>
      <w:r w:rsidRPr="00AB1781">
        <w:tab/>
        <w:t xml:space="preserve">like </w:t>
      </w:r>
      <w:r>
        <w:t>straw</w:t>
      </w:r>
      <w:r w:rsidRPr="00AB1781">
        <w:t xml:space="preserve"> </w:t>
      </w:r>
      <w:r>
        <w:t>in</w:t>
      </w:r>
      <w:r w:rsidRPr="00AB1781">
        <w:t xml:space="preserve"> the wind,</w:t>
      </w:r>
    </w:p>
    <w:p w14:paraId="7AE33A34" w14:textId="77777777" w:rsidR="00704CAA" w:rsidRPr="00AB1781" w:rsidRDefault="00704CAA" w:rsidP="00704CAA">
      <w:pPr>
        <w:pStyle w:val="EnglishHangNoCoptic"/>
      </w:pPr>
      <w:r w:rsidRPr="00AB1781">
        <w:t xml:space="preserve">15 like fire that burns </w:t>
      </w:r>
      <w:r>
        <w:t>through a</w:t>
      </w:r>
      <w:r w:rsidRPr="00AB1781">
        <w:t xml:space="preserve"> forest,</w:t>
      </w:r>
    </w:p>
    <w:p w14:paraId="7A3CCCE8" w14:textId="77777777" w:rsidR="00704CAA" w:rsidRPr="00AB1781" w:rsidRDefault="00704CAA" w:rsidP="00704CAA">
      <w:pPr>
        <w:pStyle w:val="EnglishHangEndNoCoptic"/>
      </w:pPr>
      <w:r w:rsidRPr="00AB1781">
        <w:tab/>
        <w:t>like a f</w:t>
      </w:r>
      <w:r>
        <w:t>lame that sets mountains ablaze;</w:t>
      </w:r>
    </w:p>
    <w:p w14:paraId="098DCF67" w14:textId="77777777" w:rsidR="00704CAA" w:rsidRPr="00AB1781" w:rsidRDefault="00704CAA" w:rsidP="00704CAA">
      <w:pPr>
        <w:pStyle w:val="EnglishHangNoCoptic"/>
      </w:pPr>
      <w:r>
        <w:t>16 thus You will</w:t>
      </w:r>
      <w:r w:rsidRPr="00AB1781">
        <w:t xml:space="preserve"> pursue them with </w:t>
      </w:r>
      <w:r>
        <w:t>Your</w:t>
      </w:r>
      <w:r w:rsidRPr="00AB1781">
        <w:t xml:space="preserve"> tempest,</w:t>
      </w:r>
    </w:p>
    <w:p w14:paraId="205A6448" w14:textId="77777777" w:rsidR="00704CAA" w:rsidRPr="00A93CE8" w:rsidRDefault="00704CAA" w:rsidP="00704CAA">
      <w:pPr>
        <w:pStyle w:val="EnglishHangEndNoCoptic"/>
      </w:pPr>
      <w:r w:rsidRPr="00AB1781">
        <w:tab/>
        <w:t xml:space="preserve">and </w:t>
      </w:r>
      <w:r>
        <w:t>[You will] dismay</w:t>
      </w:r>
      <w:r w:rsidRPr="00AB1781">
        <w:t xml:space="preserve"> them with </w:t>
      </w:r>
      <w:r>
        <w:t>Your</w:t>
      </w:r>
      <w:r w:rsidRPr="00AB1781">
        <w:t xml:space="preserve"> wrath.</w:t>
      </w:r>
    </w:p>
    <w:p w14:paraId="46C5EB08" w14:textId="77777777" w:rsidR="00704CAA" w:rsidRPr="00AB1781" w:rsidRDefault="00704CAA" w:rsidP="00704CAA">
      <w:pPr>
        <w:pStyle w:val="EnglishHangNoCoptic"/>
      </w:pPr>
      <w:r w:rsidRPr="00AB1781">
        <w:lastRenderedPageBreak/>
        <w:t xml:space="preserve">17 Fill their faces with </w:t>
      </w:r>
      <w:r>
        <w:t>disgrace</w:t>
      </w:r>
      <w:r w:rsidRPr="00AB1781">
        <w:t>,</w:t>
      </w:r>
    </w:p>
    <w:p w14:paraId="31D679AF" w14:textId="77777777" w:rsidR="00704CAA" w:rsidRPr="00AB1781" w:rsidRDefault="00704CAA" w:rsidP="00704CAA">
      <w:pPr>
        <w:pStyle w:val="EnglishHangEndNoCoptic"/>
      </w:pPr>
      <w:r w:rsidRPr="00AB1781">
        <w:tab/>
        <w:t xml:space="preserve">and they will seek </w:t>
      </w:r>
      <w:r>
        <w:t>Your N</w:t>
      </w:r>
      <w:r w:rsidRPr="00AB1781">
        <w:t>ame, O Lord.</w:t>
      </w:r>
    </w:p>
    <w:p w14:paraId="0C06F802" w14:textId="77777777" w:rsidR="00704CAA" w:rsidRPr="00AB1781" w:rsidRDefault="00704CAA" w:rsidP="00704CAA">
      <w:pPr>
        <w:pStyle w:val="EnglishHangNoCoptic"/>
      </w:pPr>
      <w:r w:rsidRPr="00AB1781">
        <w:t xml:space="preserve">18 Let them be </w:t>
      </w:r>
      <w:r>
        <w:t>disgraced</w:t>
      </w:r>
      <w:r w:rsidRPr="00AB1781">
        <w:t xml:space="preserve"> and </w:t>
      </w:r>
      <w:r>
        <w:t>dismayed</w:t>
      </w:r>
      <w:r w:rsidRPr="00AB1781">
        <w:t xml:space="preserve"> </w:t>
      </w:r>
      <w:r>
        <w:t>to the age of ages,</w:t>
      </w:r>
    </w:p>
    <w:p w14:paraId="02651882" w14:textId="77777777" w:rsidR="00704CAA" w:rsidRPr="00AB1781" w:rsidRDefault="00704CAA" w:rsidP="00704CAA">
      <w:pPr>
        <w:pStyle w:val="EnglishHangEndNoCoptic"/>
      </w:pPr>
      <w:r w:rsidRPr="00AB1781">
        <w:tab/>
        <w:t xml:space="preserve">let them be </w:t>
      </w:r>
      <w:r>
        <w:t>shamed</w:t>
      </w:r>
      <w:r w:rsidRPr="00AB1781">
        <w:t xml:space="preserve"> and perish.</w:t>
      </w:r>
    </w:p>
    <w:p w14:paraId="7B69D40B" w14:textId="77777777" w:rsidR="00704CAA" w:rsidRPr="00AB1781" w:rsidRDefault="00704CAA" w:rsidP="00704CAA">
      <w:pPr>
        <w:pStyle w:val="EnglishHangNoCoptic"/>
      </w:pPr>
      <w:r w:rsidRPr="00AB1781">
        <w:t xml:space="preserve">19 And let them know that </w:t>
      </w:r>
      <w:r>
        <w:t>Your N</w:t>
      </w:r>
      <w:r w:rsidRPr="00AB1781">
        <w:t xml:space="preserve">ame is </w:t>
      </w:r>
      <w:r>
        <w:t xml:space="preserve">the </w:t>
      </w:r>
      <w:r w:rsidRPr="00AB1781">
        <w:t>Lord,</w:t>
      </w:r>
    </w:p>
    <w:p w14:paraId="25F89945" w14:textId="77777777" w:rsidR="00704CAA" w:rsidRDefault="00704CAA" w:rsidP="00704CAA">
      <w:pPr>
        <w:pStyle w:val="EnglishHangEndNoCoptic"/>
      </w:pPr>
      <w:r w:rsidRPr="00AB1781">
        <w:tab/>
        <w:t xml:space="preserve">that </w:t>
      </w:r>
      <w:r>
        <w:t>You</w:t>
      </w:r>
      <w:r w:rsidRPr="00AB1781">
        <w:t xml:space="preserve"> alone are the Most High over all the earth.</w:t>
      </w:r>
    </w:p>
    <w:p w14:paraId="4D1CAC6E" w14:textId="77777777" w:rsidR="00704CAA" w:rsidRPr="00A93CE8" w:rsidRDefault="00704CAA" w:rsidP="00704CAA">
      <w:pPr>
        <w:pStyle w:val="Rubric"/>
      </w:pPr>
      <w:r>
        <w:t>The second group of the Psalms of the Sons of Korah (Psalms 83 – 87, excluding 85) begins here.</w:t>
      </w:r>
    </w:p>
    <w:p w14:paraId="600FD2EC" w14:textId="77777777" w:rsidR="00704CAA" w:rsidRPr="00AB1781" w:rsidRDefault="00704CAA" w:rsidP="00704CAA">
      <w:pPr>
        <w:pStyle w:val="Heading4"/>
      </w:pPr>
      <w:bookmarkStart w:id="283" w:name="_Ref412111290"/>
      <w:r>
        <w:t>Psalm</w:t>
      </w:r>
      <w:r w:rsidRPr="00AB1781">
        <w:t xml:space="preserve"> 83</w:t>
      </w:r>
      <w:r>
        <w:t>: “How I love Your dwellings, O Lord of Hosts”</w:t>
      </w:r>
      <w:bookmarkEnd w:id="283"/>
    </w:p>
    <w:p w14:paraId="5A1B953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6F37D43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47103805" w14:textId="50916158"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4BD42FA5" w14:textId="77777777" w:rsidR="00704CAA" w:rsidRPr="00AB1781" w:rsidRDefault="00704CAA" w:rsidP="00704CAA">
      <w:pPr>
        <w:pStyle w:val="Rubric"/>
      </w:pPr>
      <w:r w:rsidRPr="00AB1781">
        <w:t>1 (For the wine presses. A Psalm for the sons of Korah)</w:t>
      </w:r>
    </w:p>
    <w:p w14:paraId="2634B0AC" w14:textId="77777777" w:rsidR="00704CAA" w:rsidRPr="00AB1781" w:rsidRDefault="00704CAA" w:rsidP="00704CAA">
      <w:pPr>
        <w:pStyle w:val="EnglishHangEndNoCoptic"/>
      </w:pPr>
      <w:r w:rsidRPr="00AB1781">
        <w:t>2 How I love</w:t>
      </w:r>
      <w:r w:rsidRPr="00AB1781">
        <w:rPr>
          <w:rStyle w:val="FootnoteReference"/>
        </w:rPr>
        <w:footnoteReference w:id="448"/>
      </w:r>
      <w:r w:rsidRPr="00AB1781">
        <w:t xml:space="preserve"> </w:t>
      </w:r>
      <w:r>
        <w:t>Your</w:t>
      </w:r>
      <w:r w:rsidRPr="00AB1781">
        <w:t xml:space="preserve"> dwellings, O Lord of Hosts!</w:t>
      </w:r>
    </w:p>
    <w:p w14:paraId="4E6A8742" w14:textId="77777777" w:rsidR="00704CAA" w:rsidRPr="00AB1781" w:rsidRDefault="00704CAA" w:rsidP="00704CAA">
      <w:pPr>
        <w:pStyle w:val="EnglishHangNoCoptic"/>
      </w:pPr>
      <w:r w:rsidRPr="00AB1781">
        <w:t>3 My soul longs and faints for the courts of the Lord,</w:t>
      </w:r>
    </w:p>
    <w:p w14:paraId="67D3C178" w14:textId="77777777" w:rsidR="00704CAA" w:rsidRPr="00AB1781" w:rsidRDefault="00704CAA" w:rsidP="00704CAA">
      <w:pPr>
        <w:pStyle w:val="EnglishHangEndNoCoptic"/>
      </w:pPr>
      <w:r w:rsidRPr="00AB1781">
        <w:tab/>
        <w:t xml:space="preserve">my heart and my flesh </w:t>
      </w:r>
      <w:r>
        <w:t>rejoice</w:t>
      </w:r>
      <w:r w:rsidRPr="00AB1781">
        <w:t xml:space="preserve"> in the living God.</w:t>
      </w:r>
    </w:p>
    <w:p w14:paraId="41B21846" w14:textId="77777777" w:rsidR="00704CAA" w:rsidRPr="00AB1781" w:rsidRDefault="00704CAA" w:rsidP="00704CAA">
      <w:pPr>
        <w:pStyle w:val="EnglishHangNoCoptic"/>
      </w:pPr>
      <w:r w:rsidRPr="00AB1781">
        <w:t>4 For even the sparrow finds a home,</w:t>
      </w:r>
    </w:p>
    <w:p w14:paraId="6859FCAF" w14:textId="77777777" w:rsidR="00704CAA" w:rsidRPr="00AB1781" w:rsidRDefault="00704CAA" w:rsidP="00704CAA">
      <w:pPr>
        <w:pStyle w:val="EnglishHangNoCoptic"/>
      </w:pPr>
      <w:r w:rsidRPr="00AB1781">
        <w:tab/>
        <w:t xml:space="preserve">and the </w:t>
      </w:r>
      <w:r>
        <w:t>turtle</w:t>
      </w:r>
      <w:r w:rsidRPr="00AB1781">
        <w:t>dove a nest for herself;</w:t>
      </w:r>
    </w:p>
    <w:p w14:paraId="5F3FBBCF" w14:textId="77777777" w:rsidR="00704CAA" w:rsidRPr="00AB1781" w:rsidRDefault="00704CAA" w:rsidP="00704CAA">
      <w:pPr>
        <w:pStyle w:val="EnglishHangNoCoptic"/>
      </w:pPr>
      <w:r>
        <w:tab/>
        <w:t>where she may lay her young:</w:t>
      </w:r>
    </w:p>
    <w:p w14:paraId="2B14E62B" w14:textId="77777777" w:rsidR="00704CAA" w:rsidRPr="00AB1781" w:rsidRDefault="00704CAA" w:rsidP="00704CAA">
      <w:pPr>
        <w:pStyle w:val="EnglishHangNoCoptic"/>
      </w:pPr>
      <w:r w:rsidRPr="00AB1781">
        <w:tab/>
      </w:r>
      <w:r>
        <w:t>Your</w:t>
      </w:r>
      <w:r w:rsidRPr="00AB1781">
        <w:t xml:space="preserve"> altars, O Lord of Hosts,</w:t>
      </w:r>
    </w:p>
    <w:p w14:paraId="5BCEBDA9" w14:textId="77777777" w:rsidR="00704CAA" w:rsidRPr="00AB1781" w:rsidRDefault="00704CAA" w:rsidP="00704CAA">
      <w:pPr>
        <w:pStyle w:val="EnglishHangEndNoCoptic"/>
      </w:pPr>
      <w:r w:rsidRPr="00AB1781">
        <w:tab/>
        <w:t>my King and my God.</w:t>
      </w:r>
    </w:p>
    <w:p w14:paraId="254EE585" w14:textId="77777777" w:rsidR="00704CAA" w:rsidRPr="00AB1781" w:rsidRDefault="00704CAA" w:rsidP="00704CAA">
      <w:pPr>
        <w:pStyle w:val="EnglishHangNoCoptic"/>
      </w:pPr>
      <w:r w:rsidRPr="00AB1781">
        <w:t xml:space="preserve">5 Blessed are </w:t>
      </w:r>
      <w:r>
        <w:t>those</w:t>
      </w:r>
      <w:r w:rsidRPr="00AB1781">
        <w:t xml:space="preserve"> who dwell in </w:t>
      </w:r>
      <w:r>
        <w:t>Your</w:t>
      </w:r>
      <w:r w:rsidRPr="00AB1781">
        <w:t xml:space="preserve"> house;</w:t>
      </w:r>
    </w:p>
    <w:p w14:paraId="5EC7F316" w14:textId="77777777" w:rsidR="00704CAA" w:rsidRPr="00AB1781" w:rsidRDefault="00704CAA" w:rsidP="00704CAA">
      <w:pPr>
        <w:pStyle w:val="EnglishHangEndNoCoptic"/>
      </w:pPr>
      <w:r w:rsidRPr="00AB1781">
        <w:tab/>
        <w:t xml:space="preserve">they will praise </w:t>
      </w:r>
      <w:r>
        <w:t>You</w:t>
      </w:r>
      <w:r w:rsidRPr="00AB1781">
        <w:t xml:space="preserve"> </w:t>
      </w:r>
      <w:r>
        <w:t>forever and ever</w:t>
      </w:r>
      <w:r w:rsidRPr="00AB1781">
        <w:t xml:space="preserve">. </w:t>
      </w:r>
      <w:r w:rsidRPr="00AB1781">
        <w:rPr>
          <w:i/>
        </w:rPr>
        <w:t>(Pause)</w:t>
      </w:r>
    </w:p>
    <w:p w14:paraId="37C56FAE" w14:textId="77777777" w:rsidR="00704CAA" w:rsidRPr="00AB1781" w:rsidRDefault="00704CAA" w:rsidP="00704CAA">
      <w:pPr>
        <w:pStyle w:val="EnglishHangNoCoptic"/>
      </w:pPr>
      <w:r w:rsidRPr="00AB1781">
        <w:t xml:space="preserve">6 Blessed is the man whose help is from </w:t>
      </w:r>
      <w:r>
        <w:t>You</w:t>
      </w:r>
      <w:r w:rsidRPr="00AB1781">
        <w:t>,</w:t>
      </w:r>
      <w:r>
        <w:t xml:space="preserve"> O Lord;</w:t>
      </w:r>
    </w:p>
    <w:p w14:paraId="2C5A3423" w14:textId="77777777" w:rsidR="00704CAA" w:rsidRPr="00AB1781" w:rsidRDefault="00704CAA" w:rsidP="00704CAA">
      <w:pPr>
        <w:pStyle w:val="EnglishHangEndNoCoptic"/>
      </w:pPr>
      <w:r w:rsidRPr="00AB1781">
        <w:tab/>
      </w:r>
      <w:r>
        <w:t>he arranged in his heart to ascend</w:t>
      </w:r>
    </w:p>
    <w:p w14:paraId="1B8EF8F6" w14:textId="77777777" w:rsidR="00704CAA" w:rsidRPr="00AB1781" w:rsidRDefault="00704CAA" w:rsidP="00704CAA">
      <w:pPr>
        <w:pStyle w:val="EnglishHangNoCoptic"/>
      </w:pPr>
      <w:r w:rsidRPr="00AB1781">
        <w:t>7 in the valley of tears, in</w:t>
      </w:r>
      <w:r>
        <w:t>to</w:t>
      </w:r>
      <w:r w:rsidRPr="00AB1781">
        <w:t xml:space="preserve"> the place he </w:t>
      </w:r>
      <w:r>
        <w:t>appointed;</w:t>
      </w:r>
      <w:r w:rsidRPr="00AB1781">
        <w:rPr>
          <w:rStyle w:val="FootnoteReference"/>
        </w:rPr>
        <w:footnoteReference w:id="449"/>
      </w:r>
    </w:p>
    <w:p w14:paraId="56F1AB77" w14:textId="77777777" w:rsidR="00704CAA" w:rsidRPr="00AB1781" w:rsidRDefault="00704CAA" w:rsidP="00704CAA">
      <w:pPr>
        <w:pStyle w:val="EnglishHangEndNoCoptic"/>
      </w:pPr>
      <w:r w:rsidRPr="00AB1781">
        <w:tab/>
        <w:t xml:space="preserve">for </w:t>
      </w:r>
      <w:r>
        <w:t xml:space="preserve">there the Lawgiver will </w:t>
      </w:r>
      <w:r w:rsidRPr="00AB1781">
        <w:t>give blessings.</w:t>
      </w:r>
    </w:p>
    <w:p w14:paraId="104BD39E" w14:textId="77777777" w:rsidR="00704CAA" w:rsidRPr="00AB1781" w:rsidRDefault="00704CAA" w:rsidP="00704CAA">
      <w:pPr>
        <w:pStyle w:val="EnglishHangNoCoptic"/>
      </w:pPr>
      <w:r w:rsidRPr="00AB1781">
        <w:lastRenderedPageBreak/>
        <w:t xml:space="preserve">8 They will go from </w:t>
      </w:r>
      <w:r>
        <w:t>strength</w:t>
      </w:r>
      <w:r w:rsidRPr="00AB1781">
        <w:t xml:space="preserve"> to </w:t>
      </w:r>
      <w:r>
        <w:t>strength;</w:t>
      </w:r>
    </w:p>
    <w:p w14:paraId="480210A4" w14:textId="77777777" w:rsidR="00704CAA" w:rsidRPr="00AB1781" w:rsidRDefault="00704CAA" w:rsidP="00704CAA">
      <w:pPr>
        <w:pStyle w:val="EnglishHangEndNoCoptic"/>
      </w:pPr>
      <w:r w:rsidRPr="00AB1781">
        <w:tab/>
        <w:t>The God of gods will be seen in Zion.</w:t>
      </w:r>
    </w:p>
    <w:p w14:paraId="12453EEB" w14:textId="77777777" w:rsidR="00704CAA" w:rsidRPr="00AB1781" w:rsidRDefault="00704CAA" w:rsidP="00704CAA">
      <w:pPr>
        <w:pStyle w:val="EnglishHangNoCoptic"/>
      </w:pPr>
      <w:r w:rsidRPr="00AB1781">
        <w:t>9 O Lord God of Hosts, hear my prayer;</w:t>
      </w:r>
    </w:p>
    <w:p w14:paraId="058B80F6" w14:textId="77777777" w:rsidR="00704CAA" w:rsidRPr="00AB1781" w:rsidRDefault="00704CAA" w:rsidP="00704CAA">
      <w:pPr>
        <w:pStyle w:val="EnglishHangEndNoCoptic"/>
      </w:pPr>
      <w:r w:rsidRPr="00AB1781">
        <w:tab/>
        <w:t xml:space="preserve">give ear, O God of Jacob. </w:t>
      </w:r>
      <w:r w:rsidRPr="00AB1781">
        <w:rPr>
          <w:i/>
        </w:rPr>
        <w:t>(Pause)</w:t>
      </w:r>
    </w:p>
    <w:p w14:paraId="53DF0AB3" w14:textId="77777777" w:rsidR="00704CAA" w:rsidRPr="00AB1781" w:rsidRDefault="00704CAA" w:rsidP="00704CAA">
      <w:pPr>
        <w:pStyle w:val="EnglishHangNoCoptic"/>
      </w:pPr>
      <w:r w:rsidRPr="00AB1781">
        <w:t xml:space="preserve">10 </w:t>
      </w:r>
      <w:r>
        <w:t>See</w:t>
      </w:r>
      <w:r w:rsidRPr="00AB1781">
        <w:t xml:space="preserve">, O God, our </w:t>
      </w:r>
      <w:r>
        <w:t>protector,</w:t>
      </w:r>
    </w:p>
    <w:p w14:paraId="2EAA4ABF" w14:textId="77777777" w:rsidR="00704CAA" w:rsidRPr="00AB1781" w:rsidRDefault="00704CAA" w:rsidP="00704CAA">
      <w:pPr>
        <w:pStyle w:val="EnglishHangEndNoCoptic"/>
      </w:pPr>
      <w:r w:rsidRPr="00AB1781">
        <w:tab/>
        <w:t xml:space="preserve">and look on the face of </w:t>
      </w:r>
      <w:r>
        <w:t>Your</w:t>
      </w:r>
      <w:r w:rsidRPr="00AB1781">
        <w:t xml:space="preserve"> Christ</w:t>
      </w:r>
      <w:r>
        <w:rPr>
          <w:rStyle w:val="FootnoteReference"/>
        </w:rPr>
        <w:footnoteReference w:id="450"/>
      </w:r>
      <w:r w:rsidRPr="00AB1781">
        <w:t>.</w:t>
      </w:r>
    </w:p>
    <w:p w14:paraId="5602536F" w14:textId="77777777" w:rsidR="00704CAA" w:rsidRPr="00AB1781" w:rsidRDefault="00704CAA" w:rsidP="00704CAA">
      <w:pPr>
        <w:pStyle w:val="EnglishHangNoCoptic"/>
      </w:pPr>
      <w:r w:rsidRPr="00AB1781">
        <w:t xml:space="preserve">11 For one day in </w:t>
      </w:r>
      <w:r>
        <w:t>Your</w:t>
      </w:r>
      <w:r w:rsidRPr="00AB1781">
        <w:t xml:space="preserve"> courts is better than thousands without.</w:t>
      </w:r>
      <w:r w:rsidRPr="00AB1781">
        <w:rPr>
          <w:rStyle w:val="FootnoteReference"/>
        </w:rPr>
        <w:footnoteReference w:id="451"/>
      </w:r>
    </w:p>
    <w:p w14:paraId="32479F31" w14:textId="77777777" w:rsidR="00704CAA" w:rsidRPr="00AB1781" w:rsidRDefault="00704CAA" w:rsidP="00704CAA">
      <w:pPr>
        <w:pStyle w:val="EnglishHangNoCoptic"/>
      </w:pPr>
      <w:r w:rsidRPr="00AB1781">
        <w:tab/>
        <w:t xml:space="preserve">I </w:t>
      </w:r>
      <w:r>
        <w:t>[</w:t>
      </w:r>
      <w:r w:rsidRPr="00AB1781">
        <w:t>would</w:t>
      </w:r>
      <w:r>
        <w:t>]</w:t>
      </w:r>
      <w:r w:rsidRPr="00AB1781">
        <w:t xml:space="preserve"> choose </w:t>
      </w:r>
      <w:r>
        <w:t xml:space="preserve">to be </w:t>
      </w:r>
      <w:r w:rsidRPr="00AB1781">
        <w:t>cast</w:t>
      </w:r>
      <w:r>
        <w:t xml:space="preserve"> aside</w:t>
      </w:r>
    </w:p>
    <w:p w14:paraId="00B2FACA" w14:textId="77777777" w:rsidR="00704CAA" w:rsidRPr="00AB1781" w:rsidRDefault="00704CAA" w:rsidP="00704CAA">
      <w:pPr>
        <w:pStyle w:val="EnglishHangNoCoptic"/>
      </w:pPr>
      <w:r w:rsidRPr="00AB1781">
        <w:tab/>
        <w:t>in the house of my God</w:t>
      </w:r>
    </w:p>
    <w:p w14:paraId="6D4BBEA5" w14:textId="77777777" w:rsidR="00704CAA" w:rsidRPr="00A93CE8" w:rsidRDefault="00704CAA" w:rsidP="00704CAA">
      <w:pPr>
        <w:pStyle w:val="EnglishHangEndNoCoptic"/>
      </w:pPr>
      <w:r w:rsidRPr="00AB1781">
        <w:tab/>
      </w:r>
      <w:r>
        <w:t xml:space="preserve">rather </w:t>
      </w:r>
      <w:r w:rsidRPr="00AB1781">
        <w:t>than dwell in the tents of sinners.</w:t>
      </w:r>
    </w:p>
    <w:p w14:paraId="0DDDA0AE" w14:textId="77777777" w:rsidR="00704CAA" w:rsidRPr="00AB1781" w:rsidRDefault="00704CAA" w:rsidP="00704CAA">
      <w:pPr>
        <w:pStyle w:val="EnglishHangNoCoptic"/>
      </w:pPr>
      <w:r w:rsidRPr="00AB1781">
        <w:t>12 For</w:t>
      </w:r>
      <w:r>
        <w:t xml:space="preserve"> the Lord loves mercy and truth;</w:t>
      </w:r>
    </w:p>
    <w:p w14:paraId="0A69DF0C" w14:textId="77777777" w:rsidR="00704CAA" w:rsidRPr="00AB1781" w:rsidRDefault="00704CAA" w:rsidP="00704CAA">
      <w:pPr>
        <w:pStyle w:val="EnglishHangNoCoptic"/>
      </w:pPr>
      <w:r w:rsidRPr="00AB1781">
        <w:tab/>
      </w:r>
      <w:r>
        <w:t>He</w:t>
      </w:r>
      <w:r w:rsidRPr="00AB1781">
        <w:t xml:space="preserve"> will give grace and glory.</w:t>
      </w:r>
    </w:p>
    <w:p w14:paraId="1A9E8CCE" w14:textId="77777777" w:rsidR="00704CAA" w:rsidRPr="00AB1781" w:rsidRDefault="00704CAA" w:rsidP="00704CAA">
      <w:pPr>
        <w:pStyle w:val="EnglishHangNoCoptic"/>
      </w:pPr>
      <w:r w:rsidRPr="00AB1781">
        <w:tab/>
      </w:r>
      <w:r>
        <w:t>The Lord will not withhold good things</w:t>
      </w:r>
      <w:r w:rsidRPr="00AB1781">
        <w:t xml:space="preserve"> </w:t>
      </w:r>
    </w:p>
    <w:p w14:paraId="4F8C6C37" w14:textId="77777777" w:rsidR="00704CAA" w:rsidRPr="00AB1781" w:rsidRDefault="00704CAA" w:rsidP="00704CAA">
      <w:pPr>
        <w:pStyle w:val="EnglishHangEndNoCoptic"/>
      </w:pPr>
      <w:r w:rsidRPr="00AB1781">
        <w:tab/>
        <w:t xml:space="preserve">from those who </w:t>
      </w:r>
      <w:r>
        <w:t>walk</w:t>
      </w:r>
      <w:r w:rsidRPr="00AB1781">
        <w:t xml:space="preserve"> in innocence.</w:t>
      </w:r>
    </w:p>
    <w:p w14:paraId="5920485B" w14:textId="77777777" w:rsidR="00704CAA" w:rsidRPr="00AB1781" w:rsidRDefault="00704CAA" w:rsidP="00704CAA">
      <w:pPr>
        <w:pStyle w:val="EnglishHangNoCoptic"/>
      </w:pPr>
      <w:r w:rsidRPr="00AB1781">
        <w:t>13 O Lord God of Hosts,</w:t>
      </w:r>
    </w:p>
    <w:p w14:paraId="4684A4BF" w14:textId="77777777" w:rsidR="00704CAA" w:rsidRDefault="00704CAA" w:rsidP="00704CAA">
      <w:pPr>
        <w:pStyle w:val="EnglishHangEndNoCoptic"/>
      </w:pPr>
      <w:r w:rsidRPr="00AB1781">
        <w:tab/>
        <w:t xml:space="preserve">blessed is the man who </w:t>
      </w:r>
      <w:r>
        <w:t>hopes</w:t>
      </w:r>
      <w:r w:rsidRPr="00AB1781">
        <w:t xml:space="preserve"> in </w:t>
      </w:r>
      <w:r>
        <w:t>You</w:t>
      </w:r>
      <w:r w:rsidRPr="00AB1781">
        <w:t>.</w:t>
      </w:r>
    </w:p>
    <w:p w14:paraId="75EDFF0B" w14:textId="77777777" w:rsidR="00C853E6" w:rsidRDefault="00704CAA" w:rsidP="00704CAA">
      <w:pPr>
        <w:pStyle w:val="Rubric"/>
      </w:pPr>
      <w:r>
        <w:t>Alleluia.</w:t>
      </w:r>
    </w:p>
    <w:p w14:paraId="69B11D7C" w14:textId="7CDFC1EC" w:rsidR="00704CAA" w:rsidRPr="00A93CE8"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E2EAC">
        <w:t>Psalm</w:t>
      </w:r>
      <w:r w:rsidR="000E2EAC" w:rsidRPr="00AB1781">
        <w:t xml:space="preserve"> 84</w:t>
      </w:r>
      <w:r w:rsidR="000E2EAC">
        <w:t>:” O Lord, You were pleased with Your land”</w:t>
      </w:r>
      <w:r>
        <w:fldChar w:fldCharType="end"/>
      </w:r>
      <w:r>
        <w:t>.</w:t>
      </w:r>
      <w:r w:rsidR="00704CAA">
        <w:t xml:space="preserve"> </w:t>
      </w:r>
    </w:p>
    <w:p w14:paraId="4AC4FFAE" w14:textId="77777777" w:rsidR="00704CAA" w:rsidRPr="00AB1781" w:rsidRDefault="00704CAA" w:rsidP="00704CAA">
      <w:pPr>
        <w:pStyle w:val="Heading4"/>
      </w:pPr>
      <w:bookmarkStart w:id="284" w:name="_Ref412111302"/>
      <w:r>
        <w:t>Psalm</w:t>
      </w:r>
      <w:r w:rsidRPr="00AB1781">
        <w:t xml:space="preserve"> 84</w:t>
      </w:r>
      <w:r>
        <w:t>:” O Lord, You were pleased with Your land”</w:t>
      </w:r>
      <w:bookmarkEnd w:id="284"/>
    </w:p>
    <w:p w14:paraId="029183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2375C9B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6520AB58" w14:textId="5BE82175" w:rsidR="00005A18" w:rsidRDefault="00005A18"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Reserved for the presbyter, if present.</w:t>
      </w:r>
    </w:p>
    <w:p w14:paraId="78C9001F" w14:textId="4D12CBC9" w:rsidR="00704CAA" w:rsidRPr="00AB1781" w:rsidRDefault="00704CAA" w:rsidP="00704CAA">
      <w:pPr>
        <w:pStyle w:val="Rubric"/>
      </w:pPr>
      <w:r w:rsidRPr="00AB1781">
        <w:t>1 (</w:t>
      </w:r>
      <w:r>
        <w:t>For the end; a</w:t>
      </w:r>
      <w:r w:rsidRPr="00AB1781">
        <w:t xml:space="preserve"> Psalm for the Sons of Korah)</w:t>
      </w:r>
    </w:p>
    <w:p w14:paraId="52169966" w14:textId="77777777" w:rsidR="00704CAA" w:rsidRPr="00AB1781" w:rsidRDefault="00704CAA" w:rsidP="00704CAA">
      <w:pPr>
        <w:pStyle w:val="EnglishHangNoCoptic"/>
      </w:pPr>
      <w:r w:rsidRPr="00AB1781">
        <w:t xml:space="preserve">2 O Lord, </w:t>
      </w:r>
      <w:r>
        <w:t>You</w:t>
      </w:r>
      <w:r w:rsidRPr="00AB1781">
        <w:t xml:space="preserve"> </w:t>
      </w:r>
      <w:r>
        <w:t>were pleased with</w:t>
      </w:r>
      <w:r w:rsidRPr="00AB1781">
        <w:t xml:space="preserve"> </w:t>
      </w:r>
      <w:r>
        <w:t>Your</w:t>
      </w:r>
      <w:r w:rsidRPr="00AB1781">
        <w:t xml:space="preserve"> land;</w:t>
      </w:r>
    </w:p>
    <w:p w14:paraId="4807CCE0" w14:textId="77777777" w:rsidR="00704CAA" w:rsidRPr="00AB1781" w:rsidRDefault="00704CAA" w:rsidP="00704CAA">
      <w:pPr>
        <w:pStyle w:val="EnglishHangEndNoCoptic"/>
      </w:pPr>
      <w:r w:rsidRPr="00AB1781">
        <w:tab/>
      </w:r>
      <w:r>
        <w:t>You</w:t>
      </w:r>
      <w:r w:rsidRPr="00AB1781">
        <w:t xml:space="preserve"> turned </w:t>
      </w:r>
      <w:r>
        <w:t>back</w:t>
      </w:r>
      <w:r w:rsidRPr="00AB1781">
        <w:t xml:space="preserve"> the captivity of Jacob.</w:t>
      </w:r>
    </w:p>
    <w:p w14:paraId="6E4B79A6" w14:textId="77777777" w:rsidR="00704CAA" w:rsidRPr="00AB1781" w:rsidRDefault="00704CAA" w:rsidP="00704CAA">
      <w:pPr>
        <w:pStyle w:val="EnglishHangNoCoptic"/>
      </w:pPr>
      <w:r w:rsidRPr="00AB1781">
        <w:t xml:space="preserve">3 </w:t>
      </w:r>
      <w:r>
        <w:t>You</w:t>
      </w:r>
      <w:r w:rsidRPr="00AB1781">
        <w:t xml:space="preserve"> </w:t>
      </w:r>
      <w:r>
        <w:t>have forgaven</w:t>
      </w:r>
      <w:r w:rsidRPr="00AB1781">
        <w:t xml:space="preserve"> the </w:t>
      </w:r>
      <w:r>
        <w:t>iniquity</w:t>
      </w:r>
      <w:r>
        <w:rPr>
          <w:rStyle w:val="FootnoteReference"/>
        </w:rPr>
        <w:footnoteReference w:id="452"/>
      </w:r>
      <w:r w:rsidRPr="00AB1781">
        <w:t xml:space="preserve"> of </w:t>
      </w:r>
      <w:r>
        <w:t>Your</w:t>
      </w:r>
      <w:r w:rsidRPr="00AB1781">
        <w:t xml:space="preserve"> people;</w:t>
      </w:r>
    </w:p>
    <w:p w14:paraId="6086D20F" w14:textId="77777777" w:rsidR="00704CAA" w:rsidRPr="00AB1781" w:rsidRDefault="00704CAA" w:rsidP="00704CAA">
      <w:pPr>
        <w:pStyle w:val="EnglishHangEndNoCoptic"/>
      </w:pPr>
      <w:r w:rsidRPr="00AB1781">
        <w:tab/>
      </w:r>
      <w:r>
        <w:t>You</w:t>
      </w:r>
      <w:r w:rsidRPr="00AB1781">
        <w:t xml:space="preserve"> </w:t>
      </w:r>
      <w:r>
        <w:t xml:space="preserve">have </w:t>
      </w:r>
      <w:r w:rsidRPr="00AB1781">
        <w:t>covered all their sins.</w:t>
      </w:r>
      <w:r w:rsidRPr="00AB1781">
        <w:rPr>
          <w:rStyle w:val="FootnoteReference"/>
        </w:rPr>
        <w:footnoteReference w:id="453"/>
      </w:r>
      <w:r w:rsidRPr="00AB1781">
        <w:t xml:space="preserve"> </w:t>
      </w:r>
      <w:r w:rsidRPr="00AB1781">
        <w:rPr>
          <w:i/>
        </w:rPr>
        <w:t>(Pause)</w:t>
      </w:r>
    </w:p>
    <w:p w14:paraId="2F3573EC" w14:textId="77777777" w:rsidR="00704CAA" w:rsidRPr="00AB1781" w:rsidRDefault="00704CAA" w:rsidP="00704CAA">
      <w:pPr>
        <w:pStyle w:val="EnglishHangNoCoptic"/>
      </w:pPr>
      <w:r w:rsidRPr="00AB1781">
        <w:t xml:space="preserve">4 </w:t>
      </w:r>
      <w:r>
        <w:t>You</w:t>
      </w:r>
      <w:r w:rsidRPr="00AB1781">
        <w:t xml:space="preserve"> </w:t>
      </w:r>
      <w:r>
        <w:t xml:space="preserve">put a stop to </w:t>
      </w:r>
      <w:r w:rsidRPr="00AB1781">
        <w:t xml:space="preserve">all </w:t>
      </w:r>
      <w:r>
        <w:t>Your</w:t>
      </w:r>
      <w:r w:rsidRPr="00AB1781">
        <w:t xml:space="preserve"> wrath;</w:t>
      </w:r>
    </w:p>
    <w:p w14:paraId="30AD02D8" w14:textId="77777777" w:rsidR="00704CAA" w:rsidRPr="00AB1781" w:rsidRDefault="00704CAA" w:rsidP="00704CAA">
      <w:pPr>
        <w:pStyle w:val="EnglishHangEndNoCoptic"/>
      </w:pPr>
      <w:r w:rsidRPr="00AB1781">
        <w:tab/>
      </w:r>
      <w:r>
        <w:t>You</w:t>
      </w:r>
      <w:r w:rsidRPr="00AB1781">
        <w:t xml:space="preserve"> turned away the heat of </w:t>
      </w:r>
      <w:r>
        <w:t>Your</w:t>
      </w:r>
      <w:r w:rsidRPr="00AB1781">
        <w:t xml:space="preserve"> anger.</w:t>
      </w:r>
    </w:p>
    <w:p w14:paraId="7852F7B3" w14:textId="77777777" w:rsidR="00704CAA" w:rsidRPr="00AB1781" w:rsidRDefault="00704CAA" w:rsidP="00704CAA">
      <w:pPr>
        <w:pStyle w:val="EnglishHangNoCoptic"/>
      </w:pPr>
      <w:r w:rsidRPr="00AB1781">
        <w:lastRenderedPageBreak/>
        <w:t xml:space="preserve">5 </w:t>
      </w:r>
      <w:r>
        <w:t>Turn</w:t>
      </w:r>
      <w:r>
        <w:rPr>
          <w:rStyle w:val="FootnoteReference"/>
        </w:rPr>
        <w:footnoteReference w:id="454"/>
      </w:r>
      <w:r w:rsidRPr="00AB1781">
        <w:t xml:space="preserve"> us, O God </w:t>
      </w:r>
      <w:r>
        <w:t>of our</w:t>
      </w:r>
      <w:r w:rsidRPr="00AB1781">
        <w:t xml:space="preserve"> </w:t>
      </w:r>
      <w:r>
        <w:t>salvation</w:t>
      </w:r>
      <w:r w:rsidRPr="00AB1781">
        <w:t>,</w:t>
      </w:r>
    </w:p>
    <w:p w14:paraId="21F58910" w14:textId="77777777" w:rsidR="00704CAA" w:rsidRPr="00AB1781" w:rsidRDefault="00704CAA" w:rsidP="00704CAA">
      <w:pPr>
        <w:pStyle w:val="EnglishHangEndNoCoptic"/>
      </w:pPr>
      <w:r w:rsidRPr="00AB1781">
        <w:tab/>
        <w:t xml:space="preserve">and turn away </w:t>
      </w:r>
      <w:r>
        <w:t>Your</w:t>
      </w:r>
      <w:r w:rsidRPr="00AB1781">
        <w:t xml:space="preserve"> anger from us.</w:t>
      </w:r>
    </w:p>
    <w:p w14:paraId="6397E82D" w14:textId="77777777" w:rsidR="00704CAA" w:rsidRPr="00AB1781" w:rsidRDefault="00704CAA" w:rsidP="00704CAA">
      <w:pPr>
        <w:pStyle w:val="EnglishHangNoCoptic"/>
      </w:pPr>
      <w:r w:rsidRPr="00AB1781">
        <w:t xml:space="preserve">6 </w:t>
      </w:r>
      <w:r>
        <w:t>Will</w:t>
      </w:r>
      <w:r w:rsidRPr="00AB1781">
        <w:t xml:space="preserve"> </w:t>
      </w:r>
      <w:r>
        <w:t>You</w:t>
      </w:r>
      <w:r w:rsidRPr="00AB1781">
        <w:t xml:space="preserve"> be angry with us </w:t>
      </w:r>
      <w:r>
        <w:t>forever</w:t>
      </w:r>
      <w:r w:rsidRPr="00AB1781">
        <w:t>,</w:t>
      </w:r>
    </w:p>
    <w:p w14:paraId="55B2FD7C" w14:textId="77777777" w:rsidR="00704CAA" w:rsidRPr="00AB1781" w:rsidRDefault="00704CAA" w:rsidP="00704CAA">
      <w:pPr>
        <w:pStyle w:val="EnglishHangEndNoCoptic"/>
      </w:pPr>
      <w:r w:rsidRPr="00AB1781">
        <w:tab/>
        <w:t xml:space="preserve">or prolong </w:t>
      </w:r>
      <w:r>
        <w:t>Your</w:t>
      </w:r>
      <w:r w:rsidRPr="00AB1781">
        <w:t xml:space="preserve"> </w:t>
      </w:r>
      <w:r>
        <w:t>anger</w:t>
      </w:r>
      <w:r w:rsidRPr="00AB1781">
        <w:t xml:space="preserve"> from generation to generation?</w:t>
      </w:r>
    </w:p>
    <w:p w14:paraId="4EB3508B" w14:textId="77777777" w:rsidR="00704CAA" w:rsidRPr="00AB1781" w:rsidRDefault="00704CAA" w:rsidP="00704CAA">
      <w:pPr>
        <w:pStyle w:val="EnglishHangNoCoptic"/>
      </w:pPr>
      <w:r w:rsidRPr="00AB1781">
        <w:t xml:space="preserve">7 O God, </w:t>
      </w:r>
      <w:r>
        <w:t>You</w:t>
      </w:r>
      <w:r w:rsidRPr="00AB1781">
        <w:t xml:space="preserve"> will </w:t>
      </w:r>
      <w:r>
        <w:t>turn us</w:t>
      </w:r>
      <w:r w:rsidRPr="00AB1781">
        <w:t xml:space="preserve"> and </w:t>
      </w:r>
      <w:r>
        <w:t>revive</w:t>
      </w:r>
      <w:r w:rsidRPr="00AB1781">
        <w:t xml:space="preserve"> us,</w:t>
      </w:r>
    </w:p>
    <w:p w14:paraId="5025BDCF" w14:textId="77777777" w:rsidR="00704CAA" w:rsidRPr="00AB1781" w:rsidRDefault="00704CAA" w:rsidP="00704CAA">
      <w:pPr>
        <w:pStyle w:val="EnglishHangEndNoCoptic"/>
      </w:pPr>
      <w:r w:rsidRPr="00AB1781">
        <w:tab/>
        <w:t xml:space="preserve">and </w:t>
      </w:r>
      <w:r>
        <w:t>Your</w:t>
      </w:r>
      <w:r w:rsidRPr="00AB1781">
        <w:t xml:space="preserve"> people will </w:t>
      </w:r>
      <w:r>
        <w:t>be glad</w:t>
      </w:r>
      <w:r w:rsidRPr="00AB1781">
        <w:t xml:space="preserve"> in </w:t>
      </w:r>
      <w:r>
        <w:t>You</w:t>
      </w:r>
      <w:r w:rsidRPr="00AB1781">
        <w:t>.</w:t>
      </w:r>
    </w:p>
    <w:p w14:paraId="52EF9BD2" w14:textId="77777777" w:rsidR="00704CAA" w:rsidRPr="00AB1781" w:rsidRDefault="00704CAA" w:rsidP="00704CAA">
      <w:pPr>
        <w:pStyle w:val="EnglishHangNoCoptic"/>
      </w:pPr>
      <w:r w:rsidRPr="00AB1781">
        <w:t xml:space="preserve">8 Show us </w:t>
      </w:r>
      <w:r>
        <w:t>Your</w:t>
      </w:r>
      <w:r w:rsidRPr="00AB1781">
        <w:t xml:space="preserve"> mercy, O Lord,</w:t>
      </w:r>
    </w:p>
    <w:p w14:paraId="4D39972A" w14:textId="77777777" w:rsidR="00704CAA" w:rsidRPr="00AB1781" w:rsidRDefault="00704CAA" w:rsidP="00704CAA">
      <w:pPr>
        <w:pStyle w:val="EnglishHangEndNoCoptic"/>
      </w:pPr>
      <w:r w:rsidRPr="00AB1781">
        <w:tab/>
        <w:t xml:space="preserve">and grant us </w:t>
      </w:r>
      <w:r>
        <w:t>Your</w:t>
      </w:r>
      <w:r w:rsidRPr="00AB1781">
        <w:t xml:space="preserve"> salvation.</w:t>
      </w:r>
    </w:p>
    <w:p w14:paraId="3568F1DD" w14:textId="77777777" w:rsidR="00704CAA" w:rsidRPr="00AB1781" w:rsidRDefault="00704CAA" w:rsidP="00704CAA">
      <w:pPr>
        <w:pStyle w:val="EnglishHangNoCoptic"/>
      </w:pPr>
      <w:r w:rsidRPr="00AB1781">
        <w:t>9 I will hear what the Lord God will speak within me;</w:t>
      </w:r>
    </w:p>
    <w:p w14:paraId="16136954" w14:textId="77777777" w:rsidR="00704CAA" w:rsidRPr="00AB1781" w:rsidRDefault="00704CAA" w:rsidP="00704CAA">
      <w:pPr>
        <w:pStyle w:val="EnglishHangNoCoptic"/>
      </w:pPr>
      <w:r w:rsidRPr="00AB1781">
        <w:tab/>
        <w:t>for He will speak peace to His people, to His saints,</w:t>
      </w:r>
    </w:p>
    <w:p w14:paraId="01BC7E48" w14:textId="77777777" w:rsidR="00704CAA" w:rsidRPr="00AB1781" w:rsidRDefault="00704CAA" w:rsidP="00704CAA">
      <w:pPr>
        <w:pStyle w:val="EnglishHangEndNoCoptic"/>
      </w:pPr>
      <w:r w:rsidRPr="00AB1781">
        <w:tab/>
        <w:t>and to those who turn their hearts to Him.</w:t>
      </w:r>
    </w:p>
    <w:p w14:paraId="37453D90" w14:textId="77777777" w:rsidR="00704CAA" w:rsidRPr="00AB1781" w:rsidRDefault="00704CAA" w:rsidP="00704CAA">
      <w:pPr>
        <w:pStyle w:val="EnglishHangNoCoptic"/>
      </w:pPr>
      <w:r w:rsidRPr="00AB1781">
        <w:t>10 For His salvation is near those who fear Him,</w:t>
      </w:r>
    </w:p>
    <w:p w14:paraId="76579A00" w14:textId="77777777" w:rsidR="00704CAA" w:rsidRPr="00AB1781" w:rsidRDefault="00704CAA" w:rsidP="00704CAA">
      <w:pPr>
        <w:pStyle w:val="EnglishHangEndNoCoptic"/>
      </w:pPr>
      <w:r w:rsidRPr="00AB1781">
        <w:tab/>
        <w:t>that His glory may dwell in our land.</w:t>
      </w:r>
    </w:p>
    <w:p w14:paraId="19BBD6EE" w14:textId="77777777" w:rsidR="00704CAA" w:rsidRPr="00AB1781" w:rsidRDefault="00704CAA" w:rsidP="00704CAA">
      <w:pPr>
        <w:pStyle w:val="EnglishHangNoCoptic"/>
      </w:pPr>
      <w:r w:rsidRPr="00AB1781">
        <w:t>11 Mercy and truth have met together;</w:t>
      </w:r>
    </w:p>
    <w:p w14:paraId="563135B6" w14:textId="77777777" w:rsidR="00704CAA" w:rsidRPr="00AB1781" w:rsidRDefault="00704CAA" w:rsidP="00704CAA">
      <w:pPr>
        <w:pStyle w:val="EnglishHangNoCoptic"/>
      </w:pPr>
      <w:r w:rsidRPr="00AB1781">
        <w:tab/>
      </w:r>
      <w:r>
        <w:t>righteousness</w:t>
      </w:r>
      <w:r w:rsidRPr="00AB1781">
        <w:t xml:space="preserve"> and peace have kissed </w:t>
      </w:r>
      <w:r>
        <w:t>[</w:t>
      </w:r>
      <w:r w:rsidRPr="00AB1781">
        <w:t>each other</w:t>
      </w:r>
      <w:r>
        <w:t>]</w:t>
      </w:r>
      <w:r w:rsidRPr="00AB1781">
        <w:t>.</w:t>
      </w:r>
    </w:p>
    <w:p w14:paraId="38E66B5F" w14:textId="77777777" w:rsidR="00704CAA" w:rsidRPr="00AB1781" w:rsidRDefault="00704CAA" w:rsidP="00704CAA">
      <w:pPr>
        <w:pStyle w:val="EnglishHangNoCoptic"/>
      </w:pPr>
    </w:p>
    <w:p w14:paraId="7AB1F6B2" w14:textId="77777777" w:rsidR="00704CAA" w:rsidRPr="00AB1781" w:rsidRDefault="00704CAA" w:rsidP="00704CAA">
      <w:pPr>
        <w:pStyle w:val="EnglishHangNoCoptic"/>
      </w:pPr>
      <w:r w:rsidRPr="00AB1781">
        <w:t xml:space="preserve">12 Truth </w:t>
      </w:r>
      <w:r>
        <w:t xml:space="preserve">has </w:t>
      </w:r>
      <w:r w:rsidRPr="00AB1781">
        <w:t>sprung</w:t>
      </w:r>
      <w:r>
        <w:rPr>
          <w:rStyle w:val="FootnoteReference"/>
        </w:rPr>
        <w:footnoteReference w:id="455"/>
      </w:r>
      <w:r w:rsidRPr="00AB1781">
        <w:t xml:space="preserve"> from the earth,</w:t>
      </w:r>
    </w:p>
    <w:p w14:paraId="18520D0B" w14:textId="77777777" w:rsidR="00704CAA" w:rsidRPr="00AB1781" w:rsidRDefault="00704CAA" w:rsidP="00704CAA">
      <w:pPr>
        <w:pStyle w:val="EnglishHangEndNoCoptic"/>
      </w:pPr>
      <w:r w:rsidRPr="00AB1781">
        <w:tab/>
        <w:t xml:space="preserve">and </w:t>
      </w:r>
      <w:r>
        <w:t>righteousness</w:t>
      </w:r>
      <w:r w:rsidRPr="00AB1781">
        <w:t xml:space="preserve"> </w:t>
      </w:r>
      <w:r>
        <w:t xml:space="preserve">has </w:t>
      </w:r>
      <w:r w:rsidRPr="00AB1781">
        <w:t>looked down from heaven.</w:t>
      </w:r>
    </w:p>
    <w:p w14:paraId="1ECB1492" w14:textId="77777777" w:rsidR="00704CAA" w:rsidRPr="00AB1781" w:rsidRDefault="00704CAA" w:rsidP="00704CAA">
      <w:pPr>
        <w:pStyle w:val="EnglishHangNoCoptic"/>
      </w:pPr>
      <w:r w:rsidRPr="00AB1781">
        <w:t>13 For the Lord will give goodness,</w:t>
      </w:r>
    </w:p>
    <w:p w14:paraId="6FE0FA01" w14:textId="77777777" w:rsidR="00704CAA" w:rsidRPr="00AB1781" w:rsidRDefault="00704CAA" w:rsidP="00704CAA">
      <w:pPr>
        <w:pStyle w:val="EnglishHangEndNoCoptic"/>
      </w:pPr>
      <w:r w:rsidRPr="00AB1781">
        <w:tab/>
        <w:t xml:space="preserve">and our land will yield </w:t>
      </w:r>
      <w:r>
        <w:t>its</w:t>
      </w:r>
      <w:r w:rsidRPr="00AB1781">
        <w:t xml:space="preserve"> fruit.</w:t>
      </w:r>
    </w:p>
    <w:p w14:paraId="24E3F7D1" w14:textId="77777777" w:rsidR="00704CAA" w:rsidRPr="00AB1781" w:rsidRDefault="00704CAA" w:rsidP="00704CAA">
      <w:pPr>
        <w:pStyle w:val="EnglishHangNoCoptic"/>
      </w:pPr>
      <w:r w:rsidRPr="00AB1781">
        <w:t>14 Righteousness will go before Him,</w:t>
      </w:r>
    </w:p>
    <w:p w14:paraId="58A6E5B7" w14:textId="77777777" w:rsidR="00704CAA" w:rsidRDefault="00704CAA" w:rsidP="00704CAA">
      <w:pPr>
        <w:pStyle w:val="EnglishHangEndNoCoptic"/>
      </w:pPr>
      <w:r w:rsidRPr="00AB1781">
        <w:tab/>
        <w:t>and will set His footsteps on the way.</w:t>
      </w:r>
    </w:p>
    <w:p w14:paraId="15C780B0" w14:textId="77777777" w:rsidR="00704CAA" w:rsidRDefault="00704CAA" w:rsidP="00704CAA">
      <w:pPr>
        <w:pStyle w:val="Rubric"/>
      </w:pPr>
      <w:r>
        <w:t xml:space="preserve">Alleluia. </w:t>
      </w:r>
    </w:p>
    <w:p w14:paraId="21A0A64C" w14:textId="38C16FE8" w:rsidR="00704CAA" w:rsidRDefault="00704CAA" w:rsidP="00704CAA">
      <w:pPr>
        <w:pStyle w:val="Rubric"/>
      </w:pPr>
      <w:r>
        <w:t>Glory…</w:t>
      </w:r>
    </w:p>
    <w:p w14:paraId="6FEEE907" w14:textId="771074C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E2EAC">
        <w:t>Psalm</w:t>
      </w:r>
      <w:r w:rsidR="000E2EAC" w:rsidRPr="00AB1781">
        <w:t xml:space="preserve"> 85</w:t>
      </w:r>
      <w:r w:rsidR="000E2EAC">
        <w:t>: “Incline Your ear, O Lord, and hear me”</w:t>
      </w:r>
      <w:r>
        <w:fldChar w:fldCharType="end"/>
      </w:r>
      <w:r>
        <w:t>.</w:t>
      </w:r>
    </w:p>
    <w:p w14:paraId="2B187A97" w14:textId="77777777" w:rsidR="00704CAA" w:rsidRDefault="00704CAA" w:rsidP="00704CAA">
      <w:pPr>
        <w:pStyle w:val="Heading3"/>
      </w:pPr>
      <w:bookmarkStart w:id="285" w:name="_Ref435990025"/>
      <w:bookmarkStart w:id="286" w:name="_Toc473283610"/>
      <w:r>
        <w:t>Kathisma 12</w:t>
      </w:r>
      <w:bookmarkEnd w:id="285"/>
      <w:bookmarkEnd w:id="286"/>
    </w:p>
    <w:p w14:paraId="6523C98C" w14:textId="77777777" w:rsidR="00704CAA" w:rsidRPr="00AB1781" w:rsidRDefault="00704CAA" w:rsidP="00704CAA">
      <w:pPr>
        <w:pStyle w:val="Heading4"/>
      </w:pPr>
      <w:bookmarkStart w:id="287" w:name="_Ref412026212"/>
      <w:r>
        <w:t>Psalm</w:t>
      </w:r>
      <w:r w:rsidRPr="00AB1781">
        <w:t xml:space="preserve"> 85</w:t>
      </w:r>
      <w:r>
        <w:t>: “Incline Your ear, O Lord, and hear me”</w:t>
      </w:r>
      <w:bookmarkEnd w:id="287"/>
    </w:p>
    <w:p w14:paraId="28F7DFC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48504F3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Prophecy that All Nations will Worship and Glorify Him</w:t>
      </w:r>
    </w:p>
    <w:p w14:paraId="47382F6B" w14:textId="40A1E1CF"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59FB87C6" w14:textId="510DFDD7"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7A349D22" w14:textId="2A2D9A12" w:rsidR="0008188E" w:rsidRDefault="0008188E" w:rsidP="00C853E6">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BFC228F" w14:textId="38DF07CB" w:rsidR="00704CAA" w:rsidRPr="00AB1781" w:rsidRDefault="00704CAA" w:rsidP="00704CAA">
      <w:pPr>
        <w:pStyle w:val="Rubric"/>
      </w:pPr>
      <w:r w:rsidRPr="00AB1781">
        <w:t>1 (A Psalm by David)</w:t>
      </w:r>
    </w:p>
    <w:p w14:paraId="22C6B486" w14:textId="77777777" w:rsidR="00704CAA" w:rsidRPr="00AB1781" w:rsidRDefault="00704CAA" w:rsidP="00704CAA">
      <w:pPr>
        <w:pStyle w:val="EnglishHangNoCoptic"/>
      </w:pPr>
      <w:r w:rsidRPr="00AB1781">
        <w:t xml:space="preserve">Incline </w:t>
      </w:r>
      <w:r>
        <w:t>Your</w:t>
      </w:r>
      <w:r w:rsidRPr="00AB1781">
        <w:t xml:space="preserve"> ear, O Lord, and </w:t>
      </w:r>
      <w:r>
        <w:t>hear me,</w:t>
      </w:r>
    </w:p>
    <w:p w14:paraId="3C0833B9" w14:textId="77777777" w:rsidR="00704CAA" w:rsidRPr="00AB1781" w:rsidRDefault="00704CAA" w:rsidP="00704CAA">
      <w:pPr>
        <w:pStyle w:val="EnglishHangEndNoCoptic"/>
      </w:pPr>
      <w:r w:rsidRPr="00AB1781">
        <w:tab/>
        <w:t>for I am poor and needy.</w:t>
      </w:r>
    </w:p>
    <w:p w14:paraId="21B51F25" w14:textId="77777777" w:rsidR="00704CAA" w:rsidRPr="00AB1781" w:rsidRDefault="00704CAA" w:rsidP="00704CAA">
      <w:pPr>
        <w:pStyle w:val="EnglishHangNoCoptic"/>
      </w:pPr>
      <w:r w:rsidRPr="00AB1781">
        <w:t>2 Preserve my soul, for I am holy;</w:t>
      </w:r>
      <w:r w:rsidRPr="00AB1781">
        <w:rPr>
          <w:rStyle w:val="FootnoteReference"/>
        </w:rPr>
        <w:footnoteReference w:id="456"/>
      </w:r>
    </w:p>
    <w:p w14:paraId="3C78873D" w14:textId="77777777" w:rsidR="00704CAA" w:rsidRPr="00AB1781" w:rsidRDefault="00704CAA" w:rsidP="00704CAA">
      <w:pPr>
        <w:pStyle w:val="EnglishHangEndNoCoptic"/>
      </w:pPr>
      <w:r>
        <w:tab/>
      </w:r>
      <w:r w:rsidRPr="00AB1781">
        <w:t xml:space="preserve">save </w:t>
      </w:r>
      <w:r>
        <w:t>Your</w:t>
      </w:r>
      <w:r w:rsidRPr="00AB1781">
        <w:t xml:space="preserve"> servant, </w:t>
      </w:r>
      <w:r>
        <w:t xml:space="preserve">O my God, </w:t>
      </w:r>
      <w:r w:rsidRPr="00AB1781">
        <w:t xml:space="preserve">who </w:t>
      </w:r>
      <w:r>
        <w:t>hopes</w:t>
      </w:r>
      <w:r w:rsidRPr="00AB1781">
        <w:t xml:space="preserve"> in </w:t>
      </w:r>
      <w:r>
        <w:t>You</w:t>
      </w:r>
      <w:r w:rsidRPr="00AB1781">
        <w:t>.</w:t>
      </w:r>
    </w:p>
    <w:p w14:paraId="76E8FCDC" w14:textId="77777777" w:rsidR="00704CAA" w:rsidRPr="00AB1781" w:rsidRDefault="00704CAA" w:rsidP="00704CAA">
      <w:pPr>
        <w:pStyle w:val="EnglishHangNoCoptic"/>
      </w:pPr>
      <w:r>
        <w:t>3 Have mercy on me, O Lord,</w:t>
      </w:r>
    </w:p>
    <w:p w14:paraId="63396B9F" w14:textId="77777777" w:rsidR="00704CAA" w:rsidRPr="00AB1781" w:rsidRDefault="00704CAA" w:rsidP="00704CAA">
      <w:pPr>
        <w:pStyle w:val="EnglishHangEndNoCoptic"/>
      </w:pPr>
      <w:r w:rsidRPr="00AB1781">
        <w:tab/>
        <w:t xml:space="preserve">for </w:t>
      </w:r>
      <w:r>
        <w:t xml:space="preserve">I will cry to You </w:t>
      </w:r>
      <w:r w:rsidRPr="00AB1781">
        <w:t>all day long.</w:t>
      </w:r>
    </w:p>
    <w:p w14:paraId="2CE29B96" w14:textId="77777777" w:rsidR="00704CAA" w:rsidRPr="00AB1781" w:rsidRDefault="00704CAA" w:rsidP="00704CAA">
      <w:pPr>
        <w:pStyle w:val="EnglishHangNoCoptic"/>
      </w:pPr>
      <w:r w:rsidRPr="00AB1781">
        <w:t xml:space="preserve">4 </w:t>
      </w:r>
      <w:r>
        <w:t>Gladden</w:t>
      </w:r>
      <w:r w:rsidRPr="00AB1781">
        <w:t xml:space="preserve"> the soul of </w:t>
      </w:r>
      <w:r>
        <w:t>Your servant,</w:t>
      </w:r>
    </w:p>
    <w:p w14:paraId="0C77A7C1" w14:textId="77777777" w:rsidR="00704CAA" w:rsidRPr="00AB1781" w:rsidRDefault="00704CAA" w:rsidP="00704CAA">
      <w:pPr>
        <w:pStyle w:val="EnglishHangEndNoCoptic"/>
      </w:pPr>
      <w:r w:rsidRPr="00AB1781">
        <w:tab/>
      </w:r>
      <w:r>
        <w:t>f</w:t>
      </w:r>
      <w:r w:rsidRPr="00AB1781">
        <w:t>or</w:t>
      </w:r>
      <w:r>
        <w:t xml:space="preserve"> I lift my soul</w:t>
      </w:r>
      <w:r w:rsidRPr="00AB1781">
        <w:t xml:space="preserve"> to </w:t>
      </w:r>
      <w:r>
        <w:t>You</w:t>
      </w:r>
      <w:r w:rsidRPr="00AB1781">
        <w:t>, O Lord.</w:t>
      </w:r>
      <w:r w:rsidRPr="00AB1781">
        <w:rPr>
          <w:rStyle w:val="FootnoteReference"/>
        </w:rPr>
        <w:footnoteReference w:id="457"/>
      </w:r>
    </w:p>
    <w:p w14:paraId="656B5DEB" w14:textId="77777777" w:rsidR="00704CAA" w:rsidRPr="00AB1781" w:rsidRDefault="00704CAA" w:rsidP="00704CAA">
      <w:pPr>
        <w:pStyle w:val="EnglishHangNoCoptic"/>
      </w:pPr>
      <w:r w:rsidRPr="00AB1781">
        <w:t xml:space="preserve">5 For </w:t>
      </w:r>
      <w:r>
        <w:t>You</w:t>
      </w:r>
      <w:r w:rsidRPr="00AB1781">
        <w:t xml:space="preserve">, O Lord, </w:t>
      </w:r>
      <w:r>
        <w:t>are</w:t>
      </w:r>
      <w:r w:rsidRPr="00AB1781">
        <w:t xml:space="preserve"> </w:t>
      </w:r>
      <w:r>
        <w:t>kind and gentle,</w:t>
      </w:r>
    </w:p>
    <w:p w14:paraId="62FEF329" w14:textId="77777777" w:rsidR="00704CAA" w:rsidRPr="00AB1781" w:rsidRDefault="00704CAA" w:rsidP="00704CAA">
      <w:pPr>
        <w:pStyle w:val="EnglishHangEndNoCoptic"/>
      </w:pPr>
      <w:r w:rsidRPr="00AB1781">
        <w:tab/>
        <w:t xml:space="preserve">and </w:t>
      </w:r>
      <w:r>
        <w:t>abounding</w:t>
      </w:r>
      <w:r w:rsidRPr="00AB1781">
        <w:t xml:space="preserve"> in mercy to all who call on </w:t>
      </w:r>
      <w:r>
        <w:t>You</w:t>
      </w:r>
      <w:r w:rsidRPr="00AB1781">
        <w:t>.</w:t>
      </w:r>
    </w:p>
    <w:p w14:paraId="69C35039" w14:textId="77777777" w:rsidR="00704CAA" w:rsidRPr="00AB1781" w:rsidRDefault="00704CAA" w:rsidP="00704CAA">
      <w:pPr>
        <w:pStyle w:val="EnglishHangNoCoptic"/>
      </w:pPr>
      <w:r w:rsidRPr="00AB1781">
        <w:t>6</w:t>
      </w:r>
      <w:r>
        <w:t xml:space="preserve"> Give ear, O Lord, to my prayer,</w:t>
      </w:r>
    </w:p>
    <w:p w14:paraId="04E97CDE" w14:textId="77777777" w:rsidR="00704CAA" w:rsidRPr="00AB1781" w:rsidRDefault="00704CAA" w:rsidP="00704CAA">
      <w:pPr>
        <w:pStyle w:val="EnglishHangEndNoCoptic"/>
      </w:pPr>
      <w:r w:rsidRPr="00AB1781">
        <w:tab/>
        <w:t>and attend to the cry</w:t>
      </w:r>
      <w:r>
        <w:rPr>
          <w:rStyle w:val="FootnoteReference"/>
        </w:rPr>
        <w:footnoteReference w:id="458"/>
      </w:r>
      <w:r w:rsidRPr="00AB1781">
        <w:t xml:space="preserve"> of my supplication.</w:t>
      </w:r>
    </w:p>
    <w:p w14:paraId="0C68022E" w14:textId="77777777" w:rsidR="00704CAA" w:rsidRPr="00AB1781" w:rsidRDefault="00704CAA" w:rsidP="00704CAA">
      <w:pPr>
        <w:pStyle w:val="EnglishHangNoCoptic"/>
      </w:pPr>
      <w:r w:rsidRPr="00AB1781">
        <w:t xml:space="preserve">7 </w:t>
      </w:r>
      <w:r>
        <w:t>I will cried to You i</w:t>
      </w:r>
      <w:r w:rsidRPr="00AB1781">
        <w:t xml:space="preserve">n the day of my </w:t>
      </w:r>
      <w:r>
        <w:t>affliction</w:t>
      </w:r>
      <w:r w:rsidRPr="00AB1781">
        <w:t>,</w:t>
      </w:r>
    </w:p>
    <w:p w14:paraId="0D2854AA" w14:textId="77777777" w:rsidR="00704CAA" w:rsidRPr="00AB1781" w:rsidRDefault="00704CAA" w:rsidP="00704CAA">
      <w:pPr>
        <w:pStyle w:val="EnglishHangEndNoCoptic"/>
      </w:pPr>
      <w:r w:rsidRPr="00AB1781">
        <w:tab/>
        <w:t xml:space="preserve">for </w:t>
      </w:r>
      <w:r>
        <w:t>You</w:t>
      </w:r>
      <w:r w:rsidRPr="00AB1781">
        <w:t xml:space="preserve"> </w:t>
      </w:r>
      <w:r>
        <w:t>heard</w:t>
      </w:r>
      <w:r w:rsidRPr="00AB1781">
        <w:t xml:space="preserve"> me.</w:t>
      </w:r>
    </w:p>
    <w:p w14:paraId="5F44A8D7" w14:textId="77777777" w:rsidR="00704CAA" w:rsidRPr="00AB1781" w:rsidRDefault="00704CAA" w:rsidP="00704CAA">
      <w:pPr>
        <w:pStyle w:val="EnglishHangNoCoptic"/>
      </w:pPr>
      <w:r w:rsidRPr="00AB1781">
        <w:t xml:space="preserve">8 There is none like </w:t>
      </w:r>
      <w:r>
        <w:t>You</w:t>
      </w:r>
      <w:r w:rsidRPr="00AB1781">
        <w:t xml:space="preserve"> among the gods, O Lord,</w:t>
      </w:r>
    </w:p>
    <w:p w14:paraId="680E2AF3" w14:textId="77777777" w:rsidR="00704CAA" w:rsidRPr="00AB1781" w:rsidRDefault="00704CAA" w:rsidP="00704CAA">
      <w:pPr>
        <w:pStyle w:val="EnglishHangEndNoCoptic"/>
      </w:pPr>
      <w:r w:rsidRPr="00AB1781">
        <w:tab/>
        <w:t xml:space="preserve">and </w:t>
      </w:r>
      <w:r>
        <w:t xml:space="preserve">[there are] </w:t>
      </w:r>
      <w:r w:rsidRPr="00AB1781">
        <w:t xml:space="preserve">no works like </w:t>
      </w:r>
      <w:r>
        <w:t>Yours</w:t>
      </w:r>
      <w:r w:rsidRPr="00AB1781">
        <w:t>.</w:t>
      </w:r>
    </w:p>
    <w:p w14:paraId="0292AD3C" w14:textId="77777777" w:rsidR="00704CAA" w:rsidRPr="00AB1781" w:rsidRDefault="00704CAA" w:rsidP="00704CAA">
      <w:pPr>
        <w:pStyle w:val="EnglishHangNoCoptic"/>
      </w:pPr>
      <w:r w:rsidRPr="00AB1781">
        <w:t>9 All the nations</w:t>
      </w:r>
      <w:r>
        <w:t>[,</w:t>
      </w:r>
      <w:r w:rsidRPr="00AB1781">
        <w:t xml:space="preserve"> </w:t>
      </w:r>
      <w:r>
        <w:t>which] You</w:t>
      </w:r>
      <w:r w:rsidRPr="00AB1781">
        <w:t xml:space="preserve"> </w:t>
      </w:r>
      <w:r>
        <w:t>have</w:t>
      </w:r>
      <w:r w:rsidRPr="00AB1781">
        <w:t xml:space="preserve"> made</w:t>
      </w:r>
      <w:r>
        <w:t>,</w:t>
      </w:r>
    </w:p>
    <w:p w14:paraId="500C7B10" w14:textId="77777777" w:rsidR="00704CAA" w:rsidRPr="00AB1781" w:rsidRDefault="00704CAA" w:rsidP="00704CAA">
      <w:pPr>
        <w:pStyle w:val="EnglishHangNoCoptic"/>
      </w:pPr>
      <w:r w:rsidRPr="00AB1781">
        <w:tab/>
        <w:t>will come and worship</w:t>
      </w:r>
      <w:r>
        <w:rPr>
          <w:rStyle w:val="FootnoteReference"/>
        </w:rPr>
        <w:footnoteReference w:id="459"/>
      </w:r>
      <w:r w:rsidRPr="00AB1781">
        <w:t xml:space="preserve"> </w:t>
      </w:r>
      <w:r>
        <w:t>You</w:t>
      </w:r>
      <w:r w:rsidRPr="00AB1781">
        <w:t>, O Lord,</w:t>
      </w:r>
    </w:p>
    <w:p w14:paraId="09D9EB5C" w14:textId="77777777" w:rsidR="00704CAA" w:rsidRPr="00AB1781" w:rsidRDefault="00704CAA" w:rsidP="00704CAA">
      <w:pPr>
        <w:pStyle w:val="EnglishHangEndNoCoptic"/>
      </w:pPr>
      <w:r w:rsidRPr="00AB1781">
        <w:tab/>
        <w:t xml:space="preserve">and </w:t>
      </w:r>
      <w:r>
        <w:t xml:space="preserve">they </w:t>
      </w:r>
      <w:r w:rsidRPr="00AB1781">
        <w:t xml:space="preserve">will glorify </w:t>
      </w:r>
      <w:r>
        <w:t>Your</w:t>
      </w:r>
      <w:r w:rsidRPr="00AB1781">
        <w:t xml:space="preserve"> Name.</w:t>
      </w:r>
      <w:r w:rsidRPr="00AB1781">
        <w:rPr>
          <w:rStyle w:val="FootnoteReference"/>
        </w:rPr>
        <w:footnoteReference w:id="460"/>
      </w:r>
    </w:p>
    <w:p w14:paraId="0826EB09" w14:textId="77777777" w:rsidR="00704CAA" w:rsidRPr="00AB1781" w:rsidRDefault="00704CAA" w:rsidP="00704CAA">
      <w:pPr>
        <w:pStyle w:val="EnglishHangNoCoptic"/>
      </w:pPr>
      <w:r w:rsidRPr="00AB1781">
        <w:t xml:space="preserve">10 For </w:t>
      </w:r>
      <w:r>
        <w:t>You</w:t>
      </w:r>
      <w:r w:rsidRPr="00AB1781">
        <w:t xml:space="preserve"> </w:t>
      </w:r>
      <w:r>
        <w:t>are</w:t>
      </w:r>
      <w:r w:rsidRPr="00AB1781">
        <w:t xml:space="preserve"> great</w:t>
      </w:r>
      <w:r>
        <w:t>,</w:t>
      </w:r>
      <w:r w:rsidRPr="00AB1781">
        <w:t xml:space="preserve"> and </w:t>
      </w:r>
      <w:r>
        <w:t>work</w:t>
      </w:r>
      <w:r w:rsidRPr="00AB1781">
        <w:t xml:space="preserve"> wonders;</w:t>
      </w:r>
    </w:p>
    <w:p w14:paraId="58137E1A" w14:textId="77777777" w:rsidR="00704CAA" w:rsidRPr="00AB1781" w:rsidRDefault="00704CAA" w:rsidP="00704CAA">
      <w:pPr>
        <w:pStyle w:val="EnglishHangEndNoCoptic"/>
      </w:pPr>
      <w:r w:rsidRPr="00AB1781">
        <w:tab/>
      </w:r>
      <w:r>
        <w:t>You</w:t>
      </w:r>
      <w:r w:rsidRPr="00AB1781">
        <w:t xml:space="preserve"> </w:t>
      </w:r>
      <w:r>
        <w:t xml:space="preserve">alone </w:t>
      </w:r>
      <w:r w:rsidRPr="00AB1781">
        <w:t>are the</w:t>
      </w:r>
      <w:r>
        <w:t xml:space="preserve"> great</w:t>
      </w:r>
      <w:r w:rsidRPr="00AB1781">
        <w:t xml:space="preserve"> God.</w:t>
      </w:r>
    </w:p>
    <w:p w14:paraId="7ED9905F" w14:textId="77777777" w:rsidR="00704CAA" w:rsidRPr="00AB1781" w:rsidRDefault="00704CAA" w:rsidP="00704CAA">
      <w:pPr>
        <w:pStyle w:val="EnglishHangNoCoptic"/>
      </w:pPr>
      <w:r w:rsidRPr="00AB1781">
        <w:lastRenderedPageBreak/>
        <w:t xml:space="preserve">11 </w:t>
      </w:r>
      <w:r>
        <w:t>Guide</w:t>
      </w:r>
      <w:r w:rsidRPr="00AB1781">
        <w:t xml:space="preserve"> me</w:t>
      </w:r>
      <w:r>
        <w:t>,</w:t>
      </w:r>
      <w:r w:rsidRPr="00AB1781">
        <w:t xml:space="preserve"> </w:t>
      </w:r>
      <w:r>
        <w:t>in Your way</w:t>
      </w:r>
      <w:r w:rsidRPr="00AB1781">
        <w:t>,</w:t>
      </w:r>
      <w:r>
        <w:t xml:space="preserve"> O Lord,</w:t>
      </w:r>
    </w:p>
    <w:p w14:paraId="7B84800C" w14:textId="77777777" w:rsidR="00704CAA" w:rsidRPr="00AB1781" w:rsidRDefault="00704CAA" w:rsidP="00704CAA">
      <w:pPr>
        <w:pStyle w:val="EnglishHangNoCoptic"/>
      </w:pPr>
      <w:r w:rsidRPr="00AB1781">
        <w:tab/>
        <w:t xml:space="preserve">and I will walk in </w:t>
      </w:r>
      <w:r>
        <w:t>Your</w:t>
      </w:r>
      <w:r w:rsidRPr="00AB1781">
        <w:t xml:space="preserve"> truth;</w:t>
      </w:r>
    </w:p>
    <w:p w14:paraId="25315029" w14:textId="77777777" w:rsidR="00704CAA" w:rsidRPr="00AB1781" w:rsidRDefault="00704CAA" w:rsidP="00704CAA">
      <w:pPr>
        <w:pStyle w:val="EnglishHangEndNoCoptic"/>
      </w:pPr>
      <w:r w:rsidRPr="00AB1781">
        <w:tab/>
        <w:t xml:space="preserve">let my heart </w:t>
      </w:r>
      <w:r>
        <w:t>be glad</w:t>
      </w:r>
      <w:r w:rsidRPr="00AB1781">
        <w:t xml:space="preserve"> to fear </w:t>
      </w:r>
      <w:r>
        <w:t>Your</w:t>
      </w:r>
      <w:r w:rsidRPr="00AB1781">
        <w:t xml:space="preserve"> Name.</w:t>
      </w:r>
    </w:p>
    <w:p w14:paraId="6FDCFBD9" w14:textId="77777777" w:rsidR="00704CAA" w:rsidRPr="00AB1781" w:rsidRDefault="00704CAA" w:rsidP="00704CAA">
      <w:pPr>
        <w:pStyle w:val="EnglishHangNoCoptic"/>
      </w:pPr>
      <w:r w:rsidRPr="00AB1781">
        <w:t xml:space="preserve">12 I will </w:t>
      </w:r>
      <w:r>
        <w:t>confess</w:t>
      </w:r>
      <w:r>
        <w:rPr>
          <w:rStyle w:val="FootnoteReference"/>
        </w:rPr>
        <w:footnoteReference w:id="461"/>
      </w:r>
      <w:r w:rsidRPr="00AB1781">
        <w:t xml:space="preserve"> </w:t>
      </w:r>
      <w:r>
        <w:t>You</w:t>
      </w:r>
      <w:r w:rsidRPr="00AB1781">
        <w:t>, O L</w:t>
      </w:r>
      <w:r>
        <w:t>ord my God, with my whole heart,</w:t>
      </w:r>
    </w:p>
    <w:p w14:paraId="0BB6B490" w14:textId="77777777" w:rsidR="00704CAA" w:rsidRPr="00AB1781" w:rsidRDefault="00704CAA" w:rsidP="00704CAA">
      <w:pPr>
        <w:pStyle w:val="EnglishHangEndNoCoptic"/>
      </w:pPr>
      <w:r w:rsidRPr="00AB1781">
        <w:tab/>
      </w:r>
      <w:r>
        <w:t xml:space="preserve">And </w:t>
      </w:r>
      <w:r w:rsidRPr="00AB1781">
        <w:t xml:space="preserve">I will glorify </w:t>
      </w:r>
      <w:r>
        <w:t>Your Name forever,</w:t>
      </w:r>
    </w:p>
    <w:p w14:paraId="7B39AE2F" w14:textId="77777777" w:rsidR="00704CAA" w:rsidRPr="00AB1781" w:rsidRDefault="00704CAA" w:rsidP="00704CAA">
      <w:pPr>
        <w:pStyle w:val="EnglishHangNoCoptic"/>
      </w:pPr>
      <w:r>
        <w:t>13 for</w:t>
      </w:r>
      <w:r w:rsidRPr="00AB1781">
        <w:t xml:space="preserve"> </w:t>
      </w:r>
      <w:r>
        <w:t>Your</w:t>
      </w:r>
      <w:r w:rsidRPr="00AB1781">
        <w:t xml:space="preserve"> mercy towards me</w:t>
      </w:r>
      <w:r>
        <w:t xml:space="preserve"> is great</w:t>
      </w:r>
      <w:r w:rsidRPr="00AB1781">
        <w:t>,</w:t>
      </w:r>
    </w:p>
    <w:p w14:paraId="6EDC31EA" w14:textId="77777777" w:rsidR="00704CAA" w:rsidRPr="00935D4B" w:rsidRDefault="00704CAA" w:rsidP="00704CAA">
      <w:pPr>
        <w:pStyle w:val="EnglishHangEndNoCoptic"/>
      </w:pPr>
      <w:r w:rsidRPr="00AB1781">
        <w:tab/>
        <w:t xml:space="preserve">and </w:t>
      </w:r>
      <w:r>
        <w:t>You</w:t>
      </w:r>
      <w:r w:rsidRPr="00AB1781">
        <w:t xml:space="preserve"> </w:t>
      </w:r>
      <w:r>
        <w:t>have</w:t>
      </w:r>
      <w:r w:rsidRPr="00AB1781">
        <w:t xml:space="preserve"> </w:t>
      </w:r>
      <w:r>
        <w:t>rescued my soul from the deepest Hades</w:t>
      </w:r>
      <w:r w:rsidRPr="00AB1781">
        <w:t>.</w:t>
      </w:r>
    </w:p>
    <w:p w14:paraId="1073CD21" w14:textId="77777777" w:rsidR="00704CAA" w:rsidRPr="00AB1781" w:rsidRDefault="00704CAA" w:rsidP="00704CAA">
      <w:pPr>
        <w:pStyle w:val="EnglishHangNoCoptic"/>
      </w:pPr>
      <w:r w:rsidRPr="00AB1781">
        <w:t xml:space="preserve">14 O God, the </w:t>
      </w:r>
      <w:r>
        <w:t>transgressors</w:t>
      </w:r>
      <w:r>
        <w:rPr>
          <w:rStyle w:val="FootnoteReference"/>
        </w:rPr>
        <w:footnoteReference w:id="462"/>
      </w:r>
      <w:r w:rsidRPr="00AB1781">
        <w:t xml:space="preserve"> have risen against me,</w:t>
      </w:r>
    </w:p>
    <w:p w14:paraId="45912CDA" w14:textId="77777777" w:rsidR="00704CAA" w:rsidRPr="00AB1781" w:rsidRDefault="00704CAA" w:rsidP="00704CAA">
      <w:pPr>
        <w:pStyle w:val="EnglishHangNoCoptic"/>
      </w:pPr>
      <w:r w:rsidRPr="00AB1781">
        <w:tab/>
        <w:t>and a</w:t>
      </w:r>
      <w:r>
        <w:t>n assembly</w:t>
      </w:r>
      <w:r>
        <w:rPr>
          <w:rStyle w:val="FootnoteReference"/>
        </w:rPr>
        <w:footnoteReference w:id="463"/>
      </w:r>
      <w:r>
        <w:t xml:space="preserve"> </w:t>
      </w:r>
      <w:r w:rsidRPr="00AB1781">
        <w:t xml:space="preserve">of violent men have sought my </w:t>
      </w:r>
      <w:r>
        <w:t>soul</w:t>
      </w:r>
      <w:r w:rsidRPr="00AB1781">
        <w:t>,</w:t>
      </w:r>
    </w:p>
    <w:p w14:paraId="6D727412" w14:textId="77777777" w:rsidR="00704CAA" w:rsidRPr="00AB1781" w:rsidRDefault="00704CAA" w:rsidP="00704CAA">
      <w:pPr>
        <w:pStyle w:val="EnglishHangEndNoCoptic"/>
      </w:pPr>
      <w:r w:rsidRPr="00AB1781">
        <w:tab/>
        <w:t xml:space="preserve">and </w:t>
      </w:r>
      <w:r>
        <w:t>did</w:t>
      </w:r>
      <w:r w:rsidRPr="00AB1781">
        <w:t xml:space="preserve"> not set </w:t>
      </w:r>
      <w:r>
        <w:t>You</w:t>
      </w:r>
      <w:r w:rsidRPr="00AB1781">
        <w:t xml:space="preserve"> before them.</w:t>
      </w:r>
    </w:p>
    <w:p w14:paraId="5ADBBE50" w14:textId="77777777" w:rsidR="00704CAA" w:rsidRPr="00AB1781" w:rsidRDefault="00704CAA" w:rsidP="00704CAA">
      <w:pPr>
        <w:pStyle w:val="EnglishHangNoCoptic"/>
      </w:pPr>
      <w:r w:rsidRPr="00AB1781">
        <w:t xml:space="preserve">15 But </w:t>
      </w:r>
      <w:r>
        <w:t>You</w:t>
      </w:r>
      <w:r w:rsidRPr="00AB1781">
        <w:t xml:space="preserve">, O Lord God, </w:t>
      </w:r>
      <w:r>
        <w:t>are</w:t>
      </w:r>
      <w:r w:rsidRPr="00AB1781">
        <w:t xml:space="preserve"> compassion</w:t>
      </w:r>
      <w:r>
        <w:t>ate and merciful</w:t>
      </w:r>
      <w:r>
        <w:rPr>
          <w:rStyle w:val="FootnoteReference"/>
        </w:rPr>
        <w:footnoteReference w:id="464"/>
      </w:r>
      <w:r w:rsidRPr="00AB1781">
        <w:t>,</w:t>
      </w:r>
    </w:p>
    <w:p w14:paraId="3B20F2EE" w14:textId="77777777" w:rsidR="00704CAA" w:rsidRPr="00AB1781" w:rsidRDefault="00704CAA" w:rsidP="00704CAA">
      <w:pPr>
        <w:pStyle w:val="EnglishHangEndNoCoptic"/>
      </w:pPr>
      <w:r>
        <w:tab/>
        <w:t>long</w:t>
      </w:r>
      <w:r w:rsidRPr="00AB1781">
        <w:t xml:space="preserve">suffering, </w:t>
      </w:r>
      <w:r>
        <w:t>plenteous in</w:t>
      </w:r>
      <w:r w:rsidRPr="00AB1781">
        <w:t xml:space="preserve"> </w:t>
      </w:r>
      <w:r>
        <w:t>mercy,</w:t>
      </w:r>
      <w:r w:rsidRPr="00AB1781">
        <w:t xml:space="preserve"> and true.</w:t>
      </w:r>
    </w:p>
    <w:p w14:paraId="7A147591" w14:textId="77777777" w:rsidR="00704CAA" w:rsidRPr="00AB1781" w:rsidRDefault="00704CAA" w:rsidP="00704CAA">
      <w:pPr>
        <w:pStyle w:val="EnglishHangNoCoptic"/>
      </w:pPr>
      <w:r w:rsidRPr="00AB1781">
        <w:t>16 Look upon me and</w:t>
      </w:r>
      <w:r>
        <w:t xml:space="preserve"> have mercy on me;</w:t>
      </w:r>
    </w:p>
    <w:p w14:paraId="7DEF2519" w14:textId="77777777" w:rsidR="00704CAA" w:rsidRPr="00AB1781" w:rsidRDefault="00704CAA" w:rsidP="00704CAA">
      <w:pPr>
        <w:pStyle w:val="EnglishHangNoCoptic"/>
      </w:pPr>
      <w:r w:rsidRPr="00AB1781">
        <w:tab/>
        <w:t xml:space="preserve">give </w:t>
      </w:r>
      <w:r>
        <w:t>Your</w:t>
      </w:r>
      <w:r w:rsidRPr="00AB1781">
        <w:t xml:space="preserve"> strength to </w:t>
      </w:r>
      <w:r>
        <w:t>Your</w:t>
      </w:r>
      <w:r w:rsidRPr="00AB1781">
        <w:t xml:space="preserve"> servant,</w:t>
      </w:r>
    </w:p>
    <w:p w14:paraId="5A6F1FCD" w14:textId="77777777" w:rsidR="00704CAA" w:rsidRPr="00AB1781" w:rsidRDefault="00704CAA" w:rsidP="00704CAA">
      <w:pPr>
        <w:pStyle w:val="EnglishHangEndNoCoptic"/>
      </w:pPr>
      <w:r w:rsidRPr="00AB1781">
        <w:tab/>
        <w:t xml:space="preserve">and save the son of </w:t>
      </w:r>
      <w:r>
        <w:t>Your</w:t>
      </w:r>
      <w:r w:rsidRPr="00AB1781">
        <w:t xml:space="preserve"> handmaid.</w:t>
      </w:r>
    </w:p>
    <w:p w14:paraId="7423CEB7" w14:textId="77777777" w:rsidR="00704CAA" w:rsidRPr="00AB1781" w:rsidRDefault="00704CAA" w:rsidP="00704CAA">
      <w:pPr>
        <w:pStyle w:val="EnglishHangNoCoptic"/>
      </w:pPr>
      <w:r w:rsidRPr="00AB1781">
        <w:t xml:space="preserve">17 Work </w:t>
      </w:r>
      <w:r>
        <w:t>a sign for good in my midst</w:t>
      </w:r>
      <w:r w:rsidRPr="00AB1781">
        <w:t>,</w:t>
      </w:r>
    </w:p>
    <w:p w14:paraId="1CBE3B1E" w14:textId="77777777" w:rsidR="00704CAA" w:rsidRPr="00AB1781" w:rsidRDefault="00704CAA" w:rsidP="00704CAA">
      <w:pPr>
        <w:pStyle w:val="EnglishHangNoCoptic"/>
      </w:pPr>
      <w:r w:rsidRPr="00AB1781">
        <w:tab/>
        <w:t>and let those who hate me see it and be ashamed,</w:t>
      </w:r>
    </w:p>
    <w:p w14:paraId="48EEB275" w14:textId="72C77387" w:rsidR="00704CAA" w:rsidRDefault="00704CAA" w:rsidP="00704CAA">
      <w:pPr>
        <w:pStyle w:val="EnglishHangEndNoCoptic"/>
      </w:pPr>
      <w:r w:rsidRPr="00AB1781">
        <w:tab/>
        <w:t xml:space="preserve">because </w:t>
      </w:r>
      <w:r>
        <w:t>You</w:t>
      </w:r>
      <w:r w:rsidRPr="00AB1781">
        <w:t xml:space="preserve">, O Lord, </w:t>
      </w:r>
      <w:r>
        <w:t>have</w:t>
      </w:r>
      <w:r w:rsidRPr="00AB1781">
        <w:t xml:space="preserve"> helped me and comforted me.</w:t>
      </w:r>
    </w:p>
    <w:p w14:paraId="13CFC07B" w14:textId="5F343EFC" w:rsidR="00C853E6" w:rsidRDefault="00C853E6" w:rsidP="00C853E6">
      <w:pPr>
        <w:pStyle w:val="Rubric"/>
      </w:pPr>
      <w:r>
        <w:t>Alleluia.</w:t>
      </w:r>
    </w:p>
    <w:p w14:paraId="68A7F98D" w14:textId="21833E80" w:rsidR="00C853E6" w:rsidRDefault="00C853E6" w:rsidP="00C853E6">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449AE8BA" w14:textId="7391458A" w:rsidR="004942E9" w:rsidRDefault="004942E9" w:rsidP="00C853E6">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_Ref412026283 \h </w:instrText>
      </w:r>
      <w:r>
        <w:fldChar w:fldCharType="separate"/>
      </w:r>
      <w:r w:rsidR="000E2EAC">
        <w:t>Psalm</w:t>
      </w:r>
      <w:r w:rsidR="000E2EAC" w:rsidRPr="00AB1781">
        <w:t xml:space="preserve"> 90</w:t>
      </w:r>
      <w:r w:rsidR="000E2EAC">
        <w:t>: “He who dwells in the help of the Most High”</w:t>
      </w:r>
      <w:r>
        <w:fldChar w:fldCharType="end"/>
      </w:r>
      <w:r>
        <w:t xml:space="preserve">, page </w:t>
      </w:r>
      <w:r>
        <w:fldChar w:fldCharType="begin"/>
      </w:r>
      <w:r>
        <w:instrText xml:space="preserve"> PAGEREF _Ref412026283 \h </w:instrText>
      </w:r>
      <w:r>
        <w:fldChar w:fldCharType="separate"/>
      </w:r>
      <w:r w:rsidR="000E2EAC">
        <w:rPr>
          <w:noProof/>
        </w:rPr>
        <w:t>230</w:t>
      </w:r>
      <w:r>
        <w:fldChar w:fldCharType="end"/>
      </w:r>
      <w:r>
        <w:t>.</w:t>
      </w:r>
    </w:p>
    <w:p w14:paraId="08411410" w14:textId="77777777" w:rsidR="00704CAA" w:rsidRPr="00AB1781" w:rsidRDefault="00704CAA" w:rsidP="00704CAA">
      <w:pPr>
        <w:pStyle w:val="Heading4"/>
      </w:pPr>
      <w:bookmarkStart w:id="288" w:name="_Ref412111328"/>
      <w:r>
        <w:t>Psalm</w:t>
      </w:r>
      <w:r w:rsidRPr="00AB1781">
        <w:t xml:space="preserve"> 86</w:t>
      </w:r>
      <w:r>
        <w:t>: “His foundations are on the holy mountains”</w:t>
      </w:r>
      <w:bookmarkEnd w:id="288"/>
    </w:p>
    <w:p w14:paraId="43AB705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300D0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71537E33" w14:textId="77777777" w:rsidR="00704CAA" w:rsidRPr="00AB1781" w:rsidRDefault="00704CAA" w:rsidP="00704CAA">
      <w:pPr>
        <w:pStyle w:val="Rubric"/>
      </w:pPr>
      <w:r w:rsidRPr="00AB1781">
        <w:t>1 (For the sons of Korah. The Psalm of a song)</w:t>
      </w:r>
    </w:p>
    <w:p w14:paraId="2B1D718D" w14:textId="77777777" w:rsidR="00704CAA" w:rsidRPr="00AB1781" w:rsidRDefault="00704CAA" w:rsidP="00704CAA">
      <w:pPr>
        <w:pStyle w:val="EnglishHangEndNoCoptic"/>
      </w:pPr>
      <w:r w:rsidRPr="00AB1781">
        <w:lastRenderedPageBreak/>
        <w:t>His founda</w:t>
      </w:r>
      <w:r>
        <w:t>tions are on the holy mountains;</w:t>
      </w:r>
    </w:p>
    <w:p w14:paraId="2399EDFD" w14:textId="77777777" w:rsidR="00704CAA" w:rsidRPr="00AB1781" w:rsidRDefault="00704CAA" w:rsidP="00704CAA">
      <w:pPr>
        <w:pStyle w:val="EnglishHangNoCoptic"/>
      </w:pPr>
      <w:r w:rsidRPr="00AB1781">
        <w:t>2 The Lord loves the gates of Zion</w:t>
      </w:r>
      <w:r w:rsidRPr="00AB1781">
        <w:rPr>
          <w:rStyle w:val="FootnoteReference"/>
        </w:rPr>
        <w:footnoteReference w:id="465"/>
      </w:r>
    </w:p>
    <w:p w14:paraId="634BCC7D" w14:textId="77777777" w:rsidR="00704CAA" w:rsidRPr="00AB1781" w:rsidRDefault="00704CAA" w:rsidP="00704CAA">
      <w:pPr>
        <w:pStyle w:val="EnglishHangEndNoCoptic"/>
      </w:pPr>
      <w:r w:rsidRPr="00AB1781">
        <w:tab/>
        <w:t>more than all the dwellings of Jacob.</w:t>
      </w:r>
    </w:p>
    <w:p w14:paraId="6DF0BF7C" w14:textId="77777777" w:rsidR="00704CAA" w:rsidRPr="00AB1781" w:rsidRDefault="00704CAA" w:rsidP="00704CAA">
      <w:pPr>
        <w:pStyle w:val="EnglishHangEndNoCoptic"/>
      </w:pPr>
      <w:r w:rsidRPr="00AB1781">
        <w:t xml:space="preserve">3 Glorious things are </w:t>
      </w:r>
      <w:r>
        <w:t>spoken</w:t>
      </w:r>
      <w:r w:rsidRPr="00AB1781">
        <w:t xml:space="preserve"> of you, O city of God. </w:t>
      </w:r>
      <w:r w:rsidRPr="00AB1781">
        <w:rPr>
          <w:i/>
        </w:rPr>
        <w:t>(Pause)</w:t>
      </w:r>
    </w:p>
    <w:p w14:paraId="47EEDD5A" w14:textId="77777777" w:rsidR="00704CAA" w:rsidRPr="00AB1781" w:rsidRDefault="00704CAA" w:rsidP="00704CAA">
      <w:pPr>
        <w:pStyle w:val="EnglishHangNoCoptic"/>
      </w:pPr>
      <w:r w:rsidRPr="00AB1781">
        <w:t>4 I will mention Rahab</w:t>
      </w:r>
      <w:r w:rsidRPr="00AB1781">
        <w:rPr>
          <w:rStyle w:val="FootnoteReference"/>
        </w:rPr>
        <w:footnoteReference w:id="466"/>
      </w:r>
      <w:r w:rsidRPr="00AB1781">
        <w:t xml:space="preserve"> a</w:t>
      </w:r>
      <w:r>
        <w:t>nd Babylon to those who know me;</w:t>
      </w:r>
    </w:p>
    <w:p w14:paraId="31AE8F5A" w14:textId="77777777" w:rsidR="00704CAA" w:rsidRPr="00AB1781" w:rsidRDefault="00704CAA" w:rsidP="00704CAA">
      <w:pPr>
        <w:pStyle w:val="EnglishHangNoCoptic"/>
      </w:pPr>
      <w:r w:rsidRPr="00AB1781">
        <w:tab/>
        <w:t xml:space="preserve">and </w:t>
      </w:r>
      <w:r>
        <w:t>see</w:t>
      </w:r>
      <w:r w:rsidRPr="00AB1781">
        <w:t>, foreigners</w:t>
      </w:r>
      <w:r>
        <w:t>,</w:t>
      </w:r>
      <w:r w:rsidRPr="00AB1781">
        <w:t xml:space="preserve"> and </w:t>
      </w:r>
      <w:r>
        <w:t>the people of Tyre and Ethiopia—</w:t>
      </w:r>
    </w:p>
    <w:p w14:paraId="10BE3861" w14:textId="77777777" w:rsidR="00704CAA" w:rsidRPr="00AB1781" w:rsidRDefault="00704CAA" w:rsidP="00704CAA">
      <w:pPr>
        <w:pStyle w:val="EnglishHangEndNoCoptic"/>
      </w:pPr>
      <w:r w:rsidRPr="00AB1781">
        <w:tab/>
        <w:t>these were born there.</w:t>
      </w:r>
    </w:p>
    <w:p w14:paraId="6C859C0E" w14:textId="77777777" w:rsidR="00704CAA" w:rsidRPr="00AB1781" w:rsidRDefault="00704CAA" w:rsidP="00704CAA">
      <w:pPr>
        <w:pStyle w:val="EnglishHangNoCoptic"/>
      </w:pPr>
      <w:r>
        <w:t>5 A man will say, “Mother Zion,”</w:t>
      </w:r>
      <w:r>
        <w:rPr>
          <w:rStyle w:val="FootnoteReference"/>
        </w:rPr>
        <w:footnoteReference w:id="467"/>
      </w:r>
    </w:p>
    <w:p w14:paraId="5CC0B57A" w14:textId="77777777" w:rsidR="00704CAA" w:rsidRPr="00AB1781" w:rsidRDefault="00704CAA" w:rsidP="00704CAA">
      <w:pPr>
        <w:pStyle w:val="EnglishHangNoCoptic"/>
      </w:pPr>
      <w:r>
        <w:tab/>
        <w:t>and, “a man was born in her,”</w:t>
      </w:r>
      <w:r>
        <w:rPr>
          <w:rStyle w:val="FootnoteReference"/>
        </w:rPr>
        <w:footnoteReference w:id="468"/>
      </w:r>
    </w:p>
    <w:p w14:paraId="67FEF4D7" w14:textId="77777777" w:rsidR="00704CAA" w:rsidRPr="00AB1781" w:rsidRDefault="00704CAA" w:rsidP="00704CAA">
      <w:pPr>
        <w:pStyle w:val="EnglishHangEndNoCoptic"/>
      </w:pPr>
      <w:r>
        <w:tab/>
        <w:t>for t</w:t>
      </w:r>
      <w:r w:rsidRPr="00AB1781">
        <w:t xml:space="preserve">he Most High </w:t>
      </w:r>
      <w:r>
        <w:t>Himself has founded her.</w:t>
      </w:r>
      <w:r>
        <w:rPr>
          <w:rStyle w:val="FootnoteReference"/>
        </w:rPr>
        <w:footnoteReference w:id="469"/>
      </w:r>
    </w:p>
    <w:p w14:paraId="3B03CF0C" w14:textId="77777777" w:rsidR="00704CAA" w:rsidRPr="00AB1781" w:rsidRDefault="00704CAA" w:rsidP="00704CAA">
      <w:pPr>
        <w:pStyle w:val="EnglishHangNoCoptic"/>
      </w:pPr>
      <w:r w:rsidRPr="00AB1781">
        <w:t xml:space="preserve">6 The Lord will </w:t>
      </w:r>
      <w:r>
        <w:t>recount</w:t>
      </w:r>
      <w:r w:rsidRPr="00AB1781">
        <w:t xml:space="preserve"> </w:t>
      </w:r>
      <w:r>
        <w:t>it</w:t>
      </w:r>
      <w:r w:rsidRPr="00AB1781">
        <w:t xml:space="preserve"> in </w:t>
      </w:r>
      <w:r>
        <w:t>a</w:t>
      </w:r>
      <w:r w:rsidRPr="00AB1781">
        <w:t xml:space="preserve"> record of the peoples</w:t>
      </w:r>
    </w:p>
    <w:p w14:paraId="1C2ACB44" w14:textId="77777777" w:rsidR="00704CAA" w:rsidRPr="00AB1781" w:rsidRDefault="00704CAA" w:rsidP="00704CAA">
      <w:pPr>
        <w:pStyle w:val="EnglishHangEndNoCoptic"/>
      </w:pPr>
      <w:r w:rsidRPr="00AB1781">
        <w:tab/>
        <w:t xml:space="preserve">and rulers who were born in her. </w:t>
      </w:r>
      <w:r w:rsidRPr="00AB1781">
        <w:rPr>
          <w:i/>
        </w:rPr>
        <w:t>(Pause)</w:t>
      </w:r>
    </w:p>
    <w:p w14:paraId="30C4A341" w14:textId="77777777" w:rsidR="00704CAA" w:rsidRDefault="00704CAA" w:rsidP="00704CAA">
      <w:pPr>
        <w:pStyle w:val="EnglishHangEndNoCoptic"/>
      </w:pPr>
      <w:r w:rsidRPr="00AB1781">
        <w:t xml:space="preserve">7 How </w:t>
      </w:r>
      <w:r>
        <w:t>glad</w:t>
      </w:r>
      <w:r w:rsidRPr="00AB1781">
        <w:t xml:space="preserve"> are all </w:t>
      </w:r>
      <w:r>
        <w:t>have their dwelling</w:t>
      </w:r>
      <w:r w:rsidRPr="00AB1781">
        <w:t xml:space="preserve"> in you!</w:t>
      </w:r>
      <w:r w:rsidRPr="00AB1781">
        <w:rPr>
          <w:rStyle w:val="FootnoteReference"/>
        </w:rPr>
        <w:footnoteReference w:id="470"/>
      </w:r>
    </w:p>
    <w:p w14:paraId="02B7CD42" w14:textId="77777777" w:rsidR="00704CAA" w:rsidRPr="00935D4B" w:rsidRDefault="00704CAA" w:rsidP="00704CAA">
      <w:pPr>
        <w:pStyle w:val="Rubric"/>
      </w:pPr>
      <w:r>
        <w:t xml:space="preserve">Alleluia. </w:t>
      </w:r>
    </w:p>
    <w:p w14:paraId="604A0BE1" w14:textId="77777777" w:rsidR="00704CAA" w:rsidRPr="00935D4B" w:rsidRDefault="00704CAA" w:rsidP="00704CAA">
      <w:pPr>
        <w:pStyle w:val="Heading4"/>
      </w:pPr>
      <w:r>
        <w:t>Psalm</w:t>
      </w:r>
      <w:r w:rsidRPr="00AB1781">
        <w:t xml:space="preserve"> 87</w:t>
      </w:r>
      <w:r>
        <w:t>: “O Lord, God of my salvation”</w:t>
      </w:r>
    </w:p>
    <w:p w14:paraId="13B6ABB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61E5F79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4E5989CB" w14:textId="77777777" w:rsidR="00704CAA" w:rsidRPr="00AB1781" w:rsidRDefault="00704CAA" w:rsidP="00704CAA">
      <w:pPr>
        <w:pStyle w:val="Rubric"/>
      </w:pPr>
      <w:r w:rsidRPr="00AB1781">
        <w:t>1 (Psalm of a song for the sons of K</w:t>
      </w:r>
      <w:r>
        <w:t>orah; for the end; f</w:t>
      </w:r>
      <w:r w:rsidRPr="00AB1781">
        <w:t>o</w:t>
      </w:r>
      <w:r>
        <w:t>r Mahalath to sing responsively; of Contemplation; b</w:t>
      </w:r>
      <w:r w:rsidRPr="00AB1781">
        <w:t>y Heman the Israelite)</w:t>
      </w:r>
    </w:p>
    <w:p w14:paraId="5C081453" w14:textId="77777777" w:rsidR="00704CAA" w:rsidRPr="00AB1781" w:rsidRDefault="00704CAA" w:rsidP="00704CAA">
      <w:pPr>
        <w:pStyle w:val="EnglishHangNoCoptic"/>
      </w:pPr>
      <w:r w:rsidRPr="00AB1781">
        <w:t>2 O Lord, God of my salvation,</w:t>
      </w:r>
    </w:p>
    <w:p w14:paraId="3D009D5A" w14:textId="77777777" w:rsidR="00704CAA" w:rsidRPr="00AB1781" w:rsidRDefault="00704CAA" w:rsidP="00704CAA">
      <w:pPr>
        <w:pStyle w:val="EnglishHangEndNoCoptic"/>
      </w:pPr>
      <w:r w:rsidRPr="00AB1781">
        <w:tab/>
        <w:t>I cry</w:t>
      </w:r>
      <w:r>
        <w:t xml:space="preserve"> before You</w:t>
      </w:r>
      <w:r w:rsidRPr="00AB1781">
        <w:t xml:space="preserve"> day and nigh.</w:t>
      </w:r>
    </w:p>
    <w:p w14:paraId="5BA1606F" w14:textId="77777777" w:rsidR="00704CAA" w:rsidRPr="00AB1781" w:rsidRDefault="00704CAA" w:rsidP="00704CAA">
      <w:pPr>
        <w:pStyle w:val="EnglishHangNoCoptic"/>
      </w:pPr>
      <w:r>
        <w:t>3 L</w:t>
      </w:r>
      <w:r w:rsidRPr="00AB1781">
        <w:t xml:space="preserve">et my prayer </w:t>
      </w:r>
      <w:r>
        <w:t>come before You;</w:t>
      </w:r>
    </w:p>
    <w:p w14:paraId="58FD5AE3" w14:textId="77777777" w:rsidR="00704CAA" w:rsidRPr="00AB1781" w:rsidRDefault="00704CAA" w:rsidP="00704CAA">
      <w:pPr>
        <w:pStyle w:val="EnglishHangEndNoCoptic"/>
      </w:pPr>
      <w:r w:rsidRPr="00AB1781">
        <w:tab/>
        <w:t xml:space="preserve">incline </w:t>
      </w:r>
      <w:r>
        <w:t>Your</w:t>
      </w:r>
      <w:r w:rsidRPr="00AB1781">
        <w:t xml:space="preserve"> ear to my </w:t>
      </w:r>
      <w:r>
        <w:t>supplication[, O Lord]</w:t>
      </w:r>
      <w:r w:rsidRPr="00AB1781">
        <w:t>.</w:t>
      </w:r>
    </w:p>
    <w:p w14:paraId="0A94AB22" w14:textId="77777777" w:rsidR="00704CAA" w:rsidRPr="00AB1781" w:rsidRDefault="00704CAA" w:rsidP="00704CAA">
      <w:pPr>
        <w:pStyle w:val="EnglishHangNoCoptic"/>
      </w:pPr>
      <w:r w:rsidRPr="00AB1781">
        <w:t>4 For my soul is full of trouble</w:t>
      </w:r>
      <w:r>
        <w:t>s</w:t>
      </w:r>
      <w:r w:rsidRPr="00AB1781">
        <w:t>,</w:t>
      </w:r>
    </w:p>
    <w:p w14:paraId="0475E3B7" w14:textId="77777777" w:rsidR="00704CAA" w:rsidRPr="00AB1781" w:rsidRDefault="00704CAA" w:rsidP="00704CAA">
      <w:pPr>
        <w:pStyle w:val="EnglishHangEndNoCoptic"/>
      </w:pPr>
      <w:r w:rsidRPr="00AB1781">
        <w:tab/>
        <w:t xml:space="preserve">and my </w:t>
      </w:r>
      <w:r>
        <w:t>soul</w:t>
      </w:r>
      <w:r w:rsidRPr="00AB1781">
        <w:t xml:space="preserve"> </w:t>
      </w:r>
      <w:r>
        <w:t>draws</w:t>
      </w:r>
      <w:r w:rsidRPr="00AB1781">
        <w:t xml:space="preserve"> near to </w:t>
      </w:r>
      <w:r>
        <w:t>Hades;</w:t>
      </w:r>
    </w:p>
    <w:p w14:paraId="39AD84F9" w14:textId="77777777" w:rsidR="00704CAA" w:rsidRPr="00AB1781" w:rsidRDefault="00704CAA" w:rsidP="00704CAA">
      <w:pPr>
        <w:pStyle w:val="EnglishHangNoCoptic"/>
      </w:pPr>
      <w:r w:rsidRPr="00AB1781">
        <w:lastRenderedPageBreak/>
        <w:t xml:space="preserve">5 I am counted </w:t>
      </w:r>
      <w:r>
        <w:t>among</w:t>
      </w:r>
      <w:r w:rsidRPr="00AB1781">
        <w:t xml:space="preserve"> those who go down </w:t>
      </w:r>
      <w:r>
        <w:t>in</w:t>
      </w:r>
      <w:r w:rsidRPr="00AB1781">
        <w:t>to the pit;</w:t>
      </w:r>
    </w:p>
    <w:p w14:paraId="50D325B7" w14:textId="77777777" w:rsidR="00704CAA" w:rsidRPr="00AB1781" w:rsidRDefault="00704CAA" w:rsidP="00704CAA">
      <w:pPr>
        <w:pStyle w:val="EnglishHangEndNoCoptic"/>
      </w:pPr>
      <w:r w:rsidRPr="00AB1781">
        <w:tab/>
        <w:t xml:space="preserve">I have become </w:t>
      </w:r>
      <w:r>
        <w:t>like a helpless man</w:t>
      </w:r>
      <w:r w:rsidRPr="00AB1781">
        <w:t>, free among the dead</w:t>
      </w:r>
      <w:r>
        <w:rPr>
          <w:rStyle w:val="FootnoteReference"/>
        </w:rPr>
        <w:footnoteReference w:id="471"/>
      </w:r>
      <w:r w:rsidRPr="00AB1781">
        <w:t>,</w:t>
      </w:r>
    </w:p>
    <w:p w14:paraId="4F5AAE7A" w14:textId="77777777" w:rsidR="00704CAA" w:rsidRPr="00AB1781" w:rsidRDefault="00704CAA" w:rsidP="00704CAA">
      <w:pPr>
        <w:pStyle w:val="EnglishHangNoCoptic"/>
      </w:pPr>
      <w:r w:rsidRPr="00AB1781">
        <w:t xml:space="preserve">6 like </w:t>
      </w:r>
      <w:r>
        <w:t>slain men</w:t>
      </w:r>
      <w:r w:rsidRPr="00AB1781">
        <w:t xml:space="preserve"> </w:t>
      </w:r>
      <w:r>
        <w:t>lying asleep in a</w:t>
      </w:r>
      <w:r w:rsidRPr="00AB1781">
        <w:t xml:space="preserve"> grave,</w:t>
      </w:r>
    </w:p>
    <w:p w14:paraId="64E465B8" w14:textId="77777777" w:rsidR="00704CAA" w:rsidRPr="00AB1781" w:rsidRDefault="00704CAA" w:rsidP="00704CAA">
      <w:pPr>
        <w:pStyle w:val="EnglishHangNoCoptic"/>
      </w:pPr>
      <w:r w:rsidRPr="00AB1781">
        <w:tab/>
        <w:t xml:space="preserve">whom </w:t>
      </w:r>
      <w:r>
        <w:t>You</w:t>
      </w:r>
      <w:r w:rsidRPr="00AB1781">
        <w:t xml:space="preserve"> </w:t>
      </w:r>
      <w:r>
        <w:t>remembered</w:t>
      </w:r>
      <w:r w:rsidRPr="00AB1781">
        <w:t xml:space="preserve"> no more,</w:t>
      </w:r>
    </w:p>
    <w:p w14:paraId="291F3729" w14:textId="77777777" w:rsidR="00704CAA" w:rsidRPr="00AB1781" w:rsidRDefault="00704CAA" w:rsidP="00704CAA">
      <w:pPr>
        <w:pStyle w:val="EnglishHangEndNoCoptic"/>
      </w:pPr>
      <w:r w:rsidRPr="00AB1781">
        <w:tab/>
        <w:t xml:space="preserve">and they </w:t>
      </w:r>
      <w:r>
        <w:t xml:space="preserve">were removed </w:t>
      </w:r>
      <w:r w:rsidRPr="00AB1781">
        <w:t xml:space="preserve">from </w:t>
      </w:r>
      <w:r>
        <w:t>Your</w:t>
      </w:r>
      <w:r w:rsidRPr="00AB1781">
        <w:t xml:space="preserve"> hand.</w:t>
      </w:r>
    </w:p>
    <w:p w14:paraId="2D93E847" w14:textId="77777777" w:rsidR="00704CAA" w:rsidRPr="00AB1781" w:rsidRDefault="00704CAA" w:rsidP="00704CAA">
      <w:pPr>
        <w:pStyle w:val="EnglishHangNoCoptic"/>
      </w:pPr>
      <w:r w:rsidRPr="00AB1781">
        <w:t xml:space="preserve">7 They laid me in the </w:t>
      </w:r>
      <w:r>
        <w:t>deepest</w:t>
      </w:r>
      <w:r w:rsidRPr="00AB1781">
        <w:t xml:space="preserve"> pit,</w:t>
      </w:r>
    </w:p>
    <w:p w14:paraId="1E42B11B" w14:textId="77777777" w:rsidR="00704CAA" w:rsidRPr="00AB1781" w:rsidRDefault="00704CAA" w:rsidP="00704CAA">
      <w:pPr>
        <w:pStyle w:val="EnglishHangEndNoCoptic"/>
      </w:pPr>
      <w:r w:rsidRPr="00AB1781">
        <w:tab/>
        <w:t>in dark places and in the shadow of death.</w:t>
      </w:r>
    </w:p>
    <w:p w14:paraId="7F910CF5" w14:textId="77777777" w:rsidR="00704CAA" w:rsidRPr="00AB1781" w:rsidRDefault="00704CAA" w:rsidP="00704CAA">
      <w:pPr>
        <w:pStyle w:val="EnglishHangNoCoptic"/>
      </w:pPr>
      <w:r w:rsidRPr="00AB1781">
        <w:t xml:space="preserve">8 </w:t>
      </w:r>
      <w:r>
        <w:t>Your</w:t>
      </w:r>
      <w:r w:rsidRPr="00AB1781">
        <w:t xml:space="preserve"> wrath </w:t>
      </w:r>
      <w:r>
        <w:t>was fixed</w:t>
      </w:r>
      <w:r w:rsidRPr="00AB1781">
        <w:t xml:space="preserve"> upon me,</w:t>
      </w:r>
      <w:r w:rsidRPr="00AB1781">
        <w:rPr>
          <w:rStyle w:val="FootnoteReference"/>
        </w:rPr>
        <w:footnoteReference w:id="472"/>
      </w:r>
    </w:p>
    <w:p w14:paraId="7AAAFD06" w14:textId="77777777" w:rsidR="00704CAA" w:rsidRPr="00AB1781" w:rsidRDefault="00704CAA" w:rsidP="00704CAA">
      <w:pPr>
        <w:pStyle w:val="EnglishHangEndNoCoptic"/>
      </w:pPr>
      <w:r w:rsidRPr="00AB1781">
        <w:tab/>
        <w:t xml:space="preserve">and </w:t>
      </w:r>
      <w:r>
        <w:t xml:space="preserve">You brought </w:t>
      </w:r>
      <w:r w:rsidRPr="00AB1781">
        <w:t xml:space="preserve">all </w:t>
      </w:r>
      <w:r>
        <w:t>Your</w:t>
      </w:r>
      <w:r w:rsidRPr="00AB1781">
        <w:t xml:space="preserve"> waves</w:t>
      </w:r>
      <w:r>
        <w:rPr>
          <w:rStyle w:val="FootnoteReference"/>
        </w:rPr>
        <w:footnoteReference w:id="473"/>
      </w:r>
      <w:r w:rsidRPr="00AB1781">
        <w:t xml:space="preserve"> upon me. </w:t>
      </w:r>
      <w:r w:rsidRPr="00AB1781">
        <w:rPr>
          <w:i/>
        </w:rPr>
        <w:t>(Pause)</w:t>
      </w:r>
    </w:p>
    <w:p w14:paraId="0CB9D049" w14:textId="77777777" w:rsidR="00704CAA" w:rsidRPr="00AB1781" w:rsidRDefault="00704CAA" w:rsidP="00704CAA">
      <w:pPr>
        <w:pStyle w:val="EnglishHangNoCoptic"/>
      </w:pPr>
      <w:r w:rsidRPr="00AB1781">
        <w:t xml:space="preserve">9 </w:t>
      </w:r>
      <w:r>
        <w:t>You</w:t>
      </w:r>
      <w:r w:rsidRPr="00AB1781">
        <w:t xml:space="preserve"> put aw</w:t>
      </w:r>
      <w:r>
        <w:t>ay my acquaintances far from me;</w:t>
      </w:r>
    </w:p>
    <w:p w14:paraId="4F7832CC" w14:textId="77777777" w:rsidR="00704CAA" w:rsidRPr="00AB1781" w:rsidRDefault="00704CAA" w:rsidP="00704CAA">
      <w:pPr>
        <w:pStyle w:val="EnglishHangNoCoptic"/>
      </w:pPr>
      <w:r w:rsidRPr="00AB1781">
        <w:tab/>
      </w:r>
      <w:r>
        <w:t>they</w:t>
      </w:r>
      <w:r w:rsidRPr="00AB1781">
        <w:t xml:space="preserve"> made me an abomination to them</w:t>
      </w:r>
      <w:r>
        <w:t>selves;</w:t>
      </w:r>
    </w:p>
    <w:p w14:paraId="51419161" w14:textId="77777777" w:rsidR="00704CAA" w:rsidRPr="00AB1781" w:rsidRDefault="00704CAA" w:rsidP="00704CAA">
      <w:pPr>
        <w:pStyle w:val="EnglishHangEndNoCoptic"/>
      </w:pPr>
      <w:r w:rsidRPr="00AB1781">
        <w:tab/>
        <w:t xml:space="preserve">I </w:t>
      </w:r>
      <w:r>
        <w:t>was handed over</w:t>
      </w:r>
      <w:r w:rsidRPr="00AB1781">
        <w:t xml:space="preserve"> and </w:t>
      </w:r>
      <w:r>
        <w:t>could not</w:t>
      </w:r>
      <w:r w:rsidRPr="00AB1781">
        <w:t xml:space="preserve"> </w:t>
      </w:r>
      <w:r>
        <w:t>walk away</w:t>
      </w:r>
      <w:r w:rsidRPr="00AB1781">
        <w:t>.</w:t>
      </w:r>
    </w:p>
    <w:p w14:paraId="5B7304D6" w14:textId="77777777" w:rsidR="00704CAA" w:rsidRPr="00AB1781" w:rsidRDefault="00704CAA" w:rsidP="00704CAA">
      <w:pPr>
        <w:pStyle w:val="EnglishHangNoCoptic"/>
      </w:pPr>
      <w:r w:rsidRPr="00AB1781">
        <w:t xml:space="preserve">10 My eyes </w:t>
      </w:r>
      <w:r>
        <w:t>weakened</w:t>
      </w:r>
      <w:r w:rsidRPr="00AB1781">
        <w:t xml:space="preserve"> from poverty,</w:t>
      </w:r>
    </w:p>
    <w:p w14:paraId="668D7456" w14:textId="77777777" w:rsidR="00704CAA" w:rsidRPr="00AB1781" w:rsidRDefault="00704CAA" w:rsidP="00704CAA">
      <w:pPr>
        <w:pStyle w:val="EnglishHangNoCoptic"/>
      </w:pPr>
      <w:r w:rsidRPr="00AB1781">
        <w:tab/>
      </w:r>
      <w:r>
        <w:t xml:space="preserve">O </w:t>
      </w:r>
      <w:r w:rsidRPr="00AB1781">
        <w:t>Lord, I cry</w:t>
      </w:r>
      <w:r>
        <w:t xml:space="preserve"> to You</w:t>
      </w:r>
      <w:r w:rsidRPr="00AB1781">
        <w:t xml:space="preserve"> all day,</w:t>
      </w:r>
    </w:p>
    <w:p w14:paraId="5BB4E4FA" w14:textId="77777777" w:rsidR="00704CAA" w:rsidRPr="00AB1781" w:rsidRDefault="00704CAA" w:rsidP="00704CAA">
      <w:pPr>
        <w:pStyle w:val="EnglishHangEndNoCoptic"/>
      </w:pPr>
      <w:r w:rsidRPr="00AB1781">
        <w:tab/>
        <w:t xml:space="preserve">I stretch out my hands to </w:t>
      </w:r>
      <w:r>
        <w:t>You</w:t>
      </w:r>
      <w:r w:rsidRPr="00AB1781">
        <w:t>.</w:t>
      </w:r>
    </w:p>
    <w:p w14:paraId="45C12D93" w14:textId="77777777" w:rsidR="00704CAA" w:rsidRPr="00AB1781" w:rsidRDefault="00704CAA" w:rsidP="00704CAA">
      <w:pPr>
        <w:pStyle w:val="EnglishHangNoCoptic"/>
      </w:pPr>
      <w:r w:rsidRPr="00AB1781">
        <w:t xml:space="preserve">11 </w:t>
      </w:r>
      <w:r>
        <w:t>Will</w:t>
      </w:r>
      <w:r w:rsidRPr="00AB1781">
        <w:t xml:space="preserve"> </w:t>
      </w:r>
      <w:r>
        <w:t>You work wonders among the dead?</w:t>
      </w:r>
    </w:p>
    <w:p w14:paraId="1EFE49AE" w14:textId="77777777" w:rsidR="00704CAA" w:rsidRPr="00AB1781" w:rsidRDefault="00704CAA" w:rsidP="00704CAA">
      <w:pPr>
        <w:pStyle w:val="EnglishHangEndNoCoptic"/>
      </w:pPr>
      <w:r>
        <w:tab/>
        <w:t>O</w:t>
      </w:r>
      <w:r w:rsidRPr="00AB1781">
        <w:t>r will physicians r</w:t>
      </w:r>
      <w:r>
        <w:t>a</w:t>
      </w:r>
      <w:r w:rsidRPr="00AB1781">
        <w:t xml:space="preserve">ise </w:t>
      </w:r>
      <w:r>
        <w:t xml:space="preserve">them </w:t>
      </w:r>
      <w:r w:rsidRPr="00AB1781">
        <w:t xml:space="preserve">up and </w:t>
      </w:r>
      <w:r>
        <w:t>will they</w:t>
      </w:r>
      <w:r>
        <w:rPr>
          <w:rStyle w:val="FootnoteReference"/>
        </w:rPr>
        <w:footnoteReference w:id="474"/>
      </w:r>
      <w:r>
        <w:t xml:space="preserve"> confess</w:t>
      </w:r>
      <w:r>
        <w:rPr>
          <w:rStyle w:val="FootnoteReference"/>
        </w:rPr>
        <w:footnoteReference w:id="475"/>
      </w:r>
      <w:r w:rsidRPr="00AB1781">
        <w:t xml:space="preserve"> </w:t>
      </w:r>
      <w:r>
        <w:t>You</w:t>
      </w:r>
      <w:r w:rsidRPr="00AB1781">
        <w:t>?</w:t>
      </w:r>
    </w:p>
    <w:p w14:paraId="1C5D538F" w14:textId="77777777" w:rsidR="00704CAA" w:rsidRPr="00AB1781" w:rsidRDefault="00704CAA" w:rsidP="00704CAA">
      <w:pPr>
        <w:pStyle w:val="EnglishHangNoCoptic"/>
      </w:pPr>
      <w:r w:rsidRPr="00AB1781">
        <w:t xml:space="preserve">12 Will anyone in the grave </w:t>
      </w:r>
      <w:r>
        <w:t>declare</w:t>
      </w:r>
      <w:r w:rsidRPr="00AB1781">
        <w:t xml:space="preserve"> </w:t>
      </w:r>
      <w:r>
        <w:t>Your</w:t>
      </w:r>
      <w:r w:rsidRPr="00AB1781">
        <w:t xml:space="preserve"> mercy</w:t>
      </w:r>
    </w:p>
    <w:p w14:paraId="435B4308" w14:textId="77777777" w:rsidR="00704CAA" w:rsidRPr="00AB1781" w:rsidRDefault="00704CAA" w:rsidP="00704CAA">
      <w:pPr>
        <w:pStyle w:val="EnglishHangEndNoCoptic"/>
      </w:pPr>
      <w:r w:rsidRPr="00AB1781">
        <w:tab/>
      </w:r>
      <w:r>
        <w:t>and</w:t>
      </w:r>
      <w:r w:rsidRPr="00AB1781">
        <w:t xml:space="preserve"> </w:t>
      </w:r>
      <w:r>
        <w:t>Your</w:t>
      </w:r>
      <w:r w:rsidRPr="00AB1781">
        <w:t xml:space="preserve"> truth in destruction?</w:t>
      </w:r>
    </w:p>
    <w:p w14:paraId="1F275895" w14:textId="77777777" w:rsidR="00704CAA" w:rsidRPr="00AB1781" w:rsidRDefault="00704CAA" w:rsidP="00704CAA">
      <w:pPr>
        <w:pStyle w:val="EnglishHangNoCoptic"/>
      </w:pPr>
      <w:r w:rsidRPr="00AB1781">
        <w:t xml:space="preserve">13 </w:t>
      </w:r>
      <w:r>
        <w:t>Will</w:t>
      </w:r>
      <w:r w:rsidRPr="00AB1781">
        <w:t xml:space="preserve"> </w:t>
      </w:r>
      <w:r>
        <w:t>Your</w:t>
      </w:r>
      <w:r w:rsidRPr="00AB1781">
        <w:t xml:space="preserve"> wonders be known in the dark</w:t>
      </w:r>
      <w:r>
        <w:t>ness</w:t>
      </w:r>
      <w:r w:rsidRPr="00AB1781">
        <w:t>,</w:t>
      </w:r>
    </w:p>
    <w:p w14:paraId="437E1B54" w14:textId="77777777" w:rsidR="00704CAA" w:rsidRPr="00AB1781" w:rsidRDefault="00704CAA" w:rsidP="00704CAA">
      <w:pPr>
        <w:pStyle w:val="EnglishHangEndNoCoptic"/>
      </w:pPr>
      <w:r w:rsidRPr="00AB1781">
        <w:tab/>
        <w:t xml:space="preserve">and </w:t>
      </w:r>
      <w:r>
        <w:t>Your</w:t>
      </w:r>
      <w:r w:rsidRPr="00AB1781">
        <w:t xml:space="preserve"> </w:t>
      </w:r>
      <w:r>
        <w:t>righteousness</w:t>
      </w:r>
      <w:r w:rsidRPr="00AB1781">
        <w:t xml:space="preserve"> in the </w:t>
      </w:r>
      <w:r>
        <w:t>forgotten</w:t>
      </w:r>
      <w:r>
        <w:rPr>
          <w:rStyle w:val="FootnoteReference"/>
        </w:rPr>
        <w:footnoteReference w:id="476"/>
      </w:r>
      <w:r>
        <w:t xml:space="preserve"> </w:t>
      </w:r>
      <w:r w:rsidRPr="00AB1781">
        <w:t>land?</w:t>
      </w:r>
    </w:p>
    <w:p w14:paraId="57EB3F21" w14:textId="77777777" w:rsidR="00704CAA" w:rsidRPr="00AB1781" w:rsidRDefault="00704CAA" w:rsidP="00704CAA">
      <w:pPr>
        <w:pStyle w:val="EnglishHangNoCoptic"/>
      </w:pPr>
      <w:r w:rsidRPr="00AB1781">
        <w:t xml:space="preserve">14 But </w:t>
      </w:r>
      <w:r>
        <w:t xml:space="preserve">I cry </w:t>
      </w:r>
      <w:r w:rsidRPr="00AB1781">
        <w:t xml:space="preserve">to </w:t>
      </w:r>
      <w:r>
        <w:t>You</w:t>
      </w:r>
      <w:r w:rsidRPr="00AB1781">
        <w:t>, O Lord,</w:t>
      </w:r>
    </w:p>
    <w:p w14:paraId="76E1B81E" w14:textId="77777777" w:rsidR="00704CAA" w:rsidRPr="00AB1781" w:rsidRDefault="00704CAA" w:rsidP="00704CAA">
      <w:pPr>
        <w:pStyle w:val="EnglishHangEndNoCoptic"/>
      </w:pPr>
      <w:r>
        <w:tab/>
        <w:t xml:space="preserve">and </w:t>
      </w:r>
      <w:r w:rsidRPr="00AB1781">
        <w:t xml:space="preserve">my prayer </w:t>
      </w:r>
      <w:r>
        <w:t xml:space="preserve">will </w:t>
      </w:r>
      <w:r w:rsidRPr="00AB1781">
        <w:t xml:space="preserve">come before </w:t>
      </w:r>
      <w:r>
        <w:t>You in the morning</w:t>
      </w:r>
      <w:r w:rsidRPr="00AB1781">
        <w:t>.</w:t>
      </w:r>
    </w:p>
    <w:p w14:paraId="4C613CA7" w14:textId="77777777" w:rsidR="00704CAA" w:rsidRPr="00AB1781" w:rsidRDefault="00704CAA" w:rsidP="00704CAA">
      <w:pPr>
        <w:pStyle w:val="EnglishHangNoCoptic"/>
      </w:pPr>
      <w:r>
        <w:t>15 W</w:t>
      </w:r>
      <w:r w:rsidRPr="00AB1781">
        <w:t>hy</w:t>
      </w:r>
      <w:r>
        <w:t>, O Lord,</w:t>
      </w:r>
      <w:r w:rsidRPr="00AB1781">
        <w:t xml:space="preserve"> </w:t>
      </w:r>
      <w:r>
        <w:t>do</w:t>
      </w:r>
      <w:r w:rsidRPr="00AB1781">
        <w:t xml:space="preserve"> </w:t>
      </w:r>
      <w:r>
        <w:t>You</w:t>
      </w:r>
      <w:r w:rsidRPr="00AB1781">
        <w:t xml:space="preserve"> reject my soul,</w:t>
      </w:r>
    </w:p>
    <w:p w14:paraId="49609FEB" w14:textId="77777777" w:rsidR="00704CAA" w:rsidRPr="00935D4B" w:rsidRDefault="00704CAA" w:rsidP="00704CAA">
      <w:pPr>
        <w:pStyle w:val="EnglishHangEndNoCoptic"/>
      </w:pPr>
      <w:r w:rsidRPr="00AB1781">
        <w:tab/>
        <w:t xml:space="preserve">and turn </w:t>
      </w:r>
      <w:r>
        <w:t>Your</w:t>
      </w:r>
      <w:r w:rsidRPr="00AB1781">
        <w:t xml:space="preserve"> face </w:t>
      </w:r>
      <w:r>
        <w:t xml:space="preserve">[away] </w:t>
      </w:r>
      <w:r w:rsidRPr="00AB1781">
        <w:t>from me?</w:t>
      </w:r>
    </w:p>
    <w:p w14:paraId="1AE3DEA1" w14:textId="77777777" w:rsidR="00704CAA" w:rsidRPr="00AB1781" w:rsidRDefault="00704CAA" w:rsidP="00704CAA">
      <w:pPr>
        <w:pStyle w:val="EnglishHangNoCoptic"/>
      </w:pPr>
      <w:r w:rsidRPr="00AB1781">
        <w:t>16 I am poor and in trouble</w:t>
      </w:r>
      <w:r>
        <w:t>s from my youth,</w:t>
      </w:r>
    </w:p>
    <w:p w14:paraId="32E07B50" w14:textId="77777777" w:rsidR="00704CAA" w:rsidRPr="00AB1781" w:rsidRDefault="00704CAA" w:rsidP="00704CAA">
      <w:pPr>
        <w:pStyle w:val="EnglishHangEndNoCoptic"/>
      </w:pPr>
      <w:r w:rsidRPr="00AB1781">
        <w:tab/>
      </w:r>
      <w:r>
        <w:t>and</w:t>
      </w:r>
      <w:r w:rsidRPr="00AB1781">
        <w:t xml:space="preserve"> after being exalted, I am humbled and perplexed.</w:t>
      </w:r>
    </w:p>
    <w:p w14:paraId="68E78813" w14:textId="77777777" w:rsidR="00704CAA" w:rsidRPr="00AB1781" w:rsidRDefault="00704CAA" w:rsidP="00704CAA">
      <w:pPr>
        <w:pStyle w:val="EnglishHangNoCoptic"/>
      </w:pPr>
      <w:r w:rsidRPr="00AB1781">
        <w:lastRenderedPageBreak/>
        <w:t xml:space="preserve">17 </w:t>
      </w:r>
      <w:r>
        <w:t>Your</w:t>
      </w:r>
      <w:r w:rsidRPr="00AB1781">
        <w:t xml:space="preserve"> wrath has swept over me,</w:t>
      </w:r>
    </w:p>
    <w:p w14:paraId="155C1CD8" w14:textId="77777777" w:rsidR="00704CAA" w:rsidRPr="00AB1781" w:rsidRDefault="00704CAA" w:rsidP="00704CAA">
      <w:pPr>
        <w:pStyle w:val="EnglishHangEndNoCoptic"/>
      </w:pPr>
      <w:r w:rsidRPr="00AB1781">
        <w:tab/>
        <w:t xml:space="preserve">and </w:t>
      </w:r>
      <w:r>
        <w:t>Your</w:t>
      </w:r>
      <w:r w:rsidRPr="00AB1781">
        <w:t xml:space="preserve"> </w:t>
      </w:r>
      <w:r>
        <w:t>terrors</w:t>
      </w:r>
      <w:r w:rsidRPr="00AB1781">
        <w:t xml:space="preserve"> </w:t>
      </w:r>
      <w:r>
        <w:t>troubled</w:t>
      </w:r>
      <w:r w:rsidRPr="00AB1781">
        <w:t xml:space="preserve"> me</w:t>
      </w:r>
      <w:r>
        <w:t xml:space="preserve"> greatly</w:t>
      </w:r>
      <w:r w:rsidRPr="00AB1781">
        <w:t>.</w:t>
      </w:r>
    </w:p>
    <w:p w14:paraId="09CB3914" w14:textId="77777777" w:rsidR="00704CAA" w:rsidRPr="00AB1781" w:rsidRDefault="00704CAA" w:rsidP="00704CAA">
      <w:pPr>
        <w:pStyle w:val="EnglishHangNoCoptic"/>
      </w:pPr>
      <w:r w:rsidRPr="00AB1781">
        <w:t>18 They surround me like water all day long,</w:t>
      </w:r>
    </w:p>
    <w:p w14:paraId="545966FE" w14:textId="77777777" w:rsidR="00704CAA" w:rsidRPr="00AB1781" w:rsidRDefault="00704CAA" w:rsidP="00704CAA">
      <w:pPr>
        <w:pStyle w:val="EnglishHangEndNoCoptic"/>
      </w:pPr>
      <w:r w:rsidRPr="00AB1781">
        <w:tab/>
        <w:t xml:space="preserve">they </w:t>
      </w:r>
      <w:r>
        <w:t>closed in on me at once</w:t>
      </w:r>
      <w:r w:rsidRPr="00AB1781">
        <w:t>.</w:t>
      </w:r>
    </w:p>
    <w:p w14:paraId="04D0F6FE" w14:textId="77777777" w:rsidR="00704CAA" w:rsidRPr="00AB1781" w:rsidRDefault="00704CAA" w:rsidP="00704CAA">
      <w:pPr>
        <w:pStyle w:val="EnglishHangNoCoptic"/>
      </w:pPr>
      <w:r w:rsidRPr="00AB1781">
        <w:t xml:space="preserve">19 </w:t>
      </w:r>
      <w:r>
        <w:t>You</w:t>
      </w:r>
      <w:r w:rsidRPr="00AB1781">
        <w:t xml:space="preserve"> </w:t>
      </w:r>
      <w:r>
        <w:t>have put</w:t>
      </w:r>
      <w:r w:rsidRPr="00AB1781">
        <w:t xml:space="preserve"> </w:t>
      </w:r>
      <w:r>
        <w:t xml:space="preserve">my </w:t>
      </w:r>
      <w:r w:rsidRPr="00AB1781">
        <w:t xml:space="preserve">friend and </w:t>
      </w:r>
      <w:r>
        <w:t>neighbour,</w:t>
      </w:r>
    </w:p>
    <w:p w14:paraId="5FA02425" w14:textId="77777777" w:rsidR="00704CAA" w:rsidRPr="00935D4B" w:rsidRDefault="00704CAA" w:rsidP="00704CAA">
      <w:pPr>
        <w:pStyle w:val="EnglishHangEndNoCoptic"/>
      </w:pPr>
      <w:r w:rsidRPr="00AB1781">
        <w:tab/>
        <w:t xml:space="preserve">and my acquaintances </w:t>
      </w:r>
      <w:r>
        <w:t xml:space="preserve">far from me </w:t>
      </w:r>
      <w:r w:rsidRPr="00AB1781">
        <w:t>because of my misery.</w:t>
      </w:r>
    </w:p>
    <w:p w14:paraId="1D979049" w14:textId="77777777" w:rsidR="00704CAA" w:rsidRDefault="00704CAA" w:rsidP="00704CAA">
      <w:pPr>
        <w:pStyle w:val="Rubric"/>
      </w:pPr>
      <w:r>
        <w:t>Glory…</w:t>
      </w:r>
    </w:p>
    <w:p w14:paraId="5A870920" w14:textId="77777777" w:rsidR="00704CAA" w:rsidRPr="00935D4B" w:rsidRDefault="00704CAA" w:rsidP="00704CAA">
      <w:pPr>
        <w:pStyle w:val="Heading4"/>
      </w:pPr>
      <w:r>
        <w:t>Psalm</w:t>
      </w:r>
      <w:r w:rsidRPr="00AB1781">
        <w:t xml:space="preserve"> 88</w:t>
      </w:r>
      <w:r>
        <w:t>: “I will sing of Your mercies, O Lord, forever”</w:t>
      </w:r>
    </w:p>
    <w:p w14:paraId="0975EAD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0BBF084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7"/>
      </w:r>
    </w:p>
    <w:p w14:paraId="3AAC90C3" w14:textId="77777777" w:rsidR="00704CAA" w:rsidRPr="00AB1781" w:rsidRDefault="00704CAA" w:rsidP="00704CAA">
      <w:pPr>
        <w:pStyle w:val="Rubric"/>
      </w:pPr>
      <w:r w:rsidRPr="00AB1781">
        <w:t>1 (Of contemplation. By Ethan the Israelite)</w:t>
      </w:r>
    </w:p>
    <w:p w14:paraId="093A58F1" w14:textId="77777777" w:rsidR="00704CAA" w:rsidRPr="00AB1781" w:rsidRDefault="00704CAA" w:rsidP="00704CAA">
      <w:pPr>
        <w:pStyle w:val="EnglishHangNoCoptic"/>
      </w:pPr>
      <w:r w:rsidRPr="00AB1781">
        <w:t xml:space="preserve">2 I will sing of </w:t>
      </w:r>
      <w:r>
        <w:t>Your</w:t>
      </w:r>
      <w:r w:rsidRPr="00AB1781">
        <w:t xml:space="preserve"> mercies, O Lord, </w:t>
      </w:r>
      <w:r>
        <w:t>forever</w:t>
      </w:r>
      <w:r w:rsidRPr="00AB1781">
        <w:t>;</w:t>
      </w:r>
    </w:p>
    <w:p w14:paraId="1E72CFB3" w14:textId="77777777" w:rsidR="00704CAA" w:rsidRPr="00AB1781" w:rsidRDefault="00704CAA" w:rsidP="00704CAA">
      <w:pPr>
        <w:pStyle w:val="EnglishHangEndNoCoptic"/>
      </w:pPr>
      <w:r w:rsidRPr="00AB1781">
        <w:tab/>
        <w:t xml:space="preserve">I will proclaim </w:t>
      </w:r>
      <w:r>
        <w:t>Your</w:t>
      </w:r>
      <w:r w:rsidRPr="00AB1781">
        <w:t xml:space="preserve"> truth with my mouth </w:t>
      </w:r>
      <w:r>
        <w:t>from generation to generation</w:t>
      </w:r>
      <w:r w:rsidRPr="00AB1781">
        <w:t>.</w:t>
      </w:r>
    </w:p>
    <w:p w14:paraId="3596B7B5" w14:textId="77777777" w:rsidR="00704CAA" w:rsidRPr="00AB1781" w:rsidRDefault="00704CAA" w:rsidP="00704CAA">
      <w:pPr>
        <w:pStyle w:val="EnglishHangNoCoptic"/>
      </w:pPr>
      <w:r w:rsidRPr="00AB1781">
        <w:t xml:space="preserve">3 For </w:t>
      </w:r>
      <w:r>
        <w:t>You</w:t>
      </w:r>
      <w:r w:rsidRPr="00AB1781">
        <w:t xml:space="preserve"> </w:t>
      </w:r>
      <w:r>
        <w:t>said, “</w:t>
      </w:r>
      <w:r w:rsidRPr="00AB1781">
        <w:t xml:space="preserve">Mercy shall be built up </w:t>
      </w:r>
      <w:r>
        <w:t>forever</w:t>
      </w:r>
      <w:r w:rsidRPr="00AB1781">
        <w:t>.</w:t>
      </w:r>
      <w:r w:rsidRPr="00AB1781">
        <w:rPr>
          <w:rStyle w:val="FootnoteReference"/>
        </w:rPr>
        <w:footnoteReference w:id="478"/>
      </w:r>
    </w:p>
    <w:p w14:paraId="72125EA3" w14:textId="77777777" w:rsidR="00704CAA" w:rsidRPr="00AB1781" w:rsidRDefault="00704CAA" w:rsidP="00704CAA">
      <w:pPr>
        <w:pStyle w:val="EnglishHangEndNoCoptic"/>
      </w:pPr>
      <w:r w:rsidRPr="00AB1781">
        <w:tab/>
      </w:r>
      <w:r>
        <w:t>Your</w:t>
      </w:r>
      <w:r w:rsidRPr="00AB1781">
        <w:t xml:space="preserve"> truth </w:t>
      </w:r>
      <w:r>
        <w:t>will be prepared</w:t>
      </w:r>
      <w:r w:rsidRPr="00AB1781">
        <w:t xml:space="preserve"> in the heavens.</w:t>
      </w:r>
    </w:p>
    <w:p w14:paraId="45C582C8" w14:textId="77777777" w:rsidR="00704CAA" w:rsidRPr="00AB1781" w:rsidRDefault="00704CAA" w:rsidP="00704CAA">
      <w:pPr>
        <w:pStyle w:val="EnglishHangNoCoptic"/>
      </w:pPr>
      <w:r w:rsidRPr="00AB1781">
        <w:t xml:space="preserve">4 I made a covenant with My chosen </w:t>
      </w:r>
      <w:r>
        <w:t>ones</w:t>
      </w:r>
      <w:r w:rsidRPr="00AB1781">
        <w:t>,</w:t>
      </w:r>
    </w:p>
    <w:p w14:paraId="45371E54" w14:textId="77777777" w:rsidR="00704CAA" w:rsidRPr="00AB1781" w:rsidRDefault="00704CAA" w:rsidP="00704CAA">
      <w:pPr>
        <w:pStyle w:val="EnglishHangEndNoCoptic"/>
      </w:pPr>
      <w:r w:rsidRPr="00AB1781">
        <w:tab/>
        <w:t xml:space="preserve">I </w:t>
      </w:r>
      <w:r>
        <w:t>swore to My servant David,</w:t>
      </w:r>
    </w:p>
    <w:p w14:paraId="6E935707" w14:textId="77777777" w:rsidR="00704CAA" w:rsidRPr="00AB1781" w:rsidRDefault="00704CAA" w:rsidP="00704CAA">
      <w:pPr>
        <w:pStyle w:val="EnglishHangNoCoptic"/>
      </w:pPr>
      <w:r w:rsidRPr="00AB1781">
        <w:t>5 ‘I will prepare your Son</w:t>
      </w:r>
      <w:r w:rsidRPr="00AB1781">
        <w:rPr>
          <w:rStyle w:val="FootnoteReference"/>
        </w:rPr>
        <w:footnoteReference w:id="479"/>
      </w:r>
      <w:r w:rsidRPr="00AB1781">
        <w:t xml:space="preserve"> </w:t>
      </w:r>
      <w:r>
        <w:t>forever</w:t>
      </w:r>
      <w:r>
        <w:rPr>
          <w:rStyle w:val="FootnoteReference"/>
        </w:rPr>
        <w:footnoteReference w:id="480"/>
      </w:r>
      <w:r w:rsidRPr="00AB1781">
        <w:t>,</w:t>
      </w:r>
    </w:p>
    <w:p w14:paraId="257E9192" w14:textId="77777777" w:rsidR="00704CAA" w:rsidRPr="00AB1781" w:rsidRDefault="00704CAA" w:rsidP="00704CAA">
      <w:pPr>
        <w:pStyle w:val="EnglishHangEndNoCoptic"/>
      </w:pPr>
      <w:r w:rsidRPr="00AB1781">
        <w:tab/>
        <w:t>and build up y</w:t>
      </w:r>
      <w:r>
        <w:t>our throne from generation to generations’</w:t>
      </w:r>
      <w:r>
        <w:rPr>
          <w:rStyle w:val="FootnoteReference"/>
        </w:rPr>
        <w:footnoteReference w:id="481"/>
      </w:r>
      <w:r>
        <w:t>.”</w:t>
      </w:r>
      <w:r w:rsidRPr="00AB1781">
        <w:t xml:space="preserve"> </w:t>
      </w:r>
      <w:r w:rsidRPr="00AB1781">
        <w:rPr>
          <w:i/>
        </w:rPr>
        <w:t>(Pause)</w:t>
      </w:r>
    </w:p>
    <w:p w14:paraId="03A3426B" w14:textId="77777777" w:rsidR="00704CAA" w:rsidRPr="00AB1781" w:rsidRDefault="00704CAA" w:rsidP="00704CAA">
      <w:pPr>
        <w:pStyle w:val="EnglishHangNoCoptic"/>
      </w:pPr>
      <w:r w:rsidRPr="00AB1781">
        <w:t xml:space="preserve">6 The heavens </w:t>
      </w:r>
      <w:r>
        <w:t>will confess</w:t>
      </w:r>
      <w:r>
        <w:rPr>
          <w:rStyle w:val="FootnoteReference"/>
        </w:rPr>
        <w:footnoteReference w:id="482"/>
      </w:r>
      <w:r w:rsidRPr="00AB1781">
        <w:t xml:space="preserve"> </w:t>
      </w:r>
      <w:r>
        <w:t>Your</w:t>
      </w:r>
      <w:r w:rsidRPr="00AB1781">
        <w:t xml:space="preserve"> wonders, O Lord,</w:t>
      </w:r>
    </w:p>
    <w:p w14:paraId="2937B513" w14:textId="77777777" w:rsidR="00704CAA" w:rsidRPr="00AB1781" w:rsidRDefault="00704CAA" w:rsidP="00704CAA">
      <w:pPr>
        <w:pStyle w:val="EnglishHangEndNoCoptic"/>
      </w:pPr>
      <w:r w:rsidRPr="00AB1781">
        <w:tab/>
      </w:r>
      <w:r>
        <w:t>indeed,</w:t>
      </w:r>
      <w:r w:rsidRPr="00AB1781">
        <w:t xml:space="preserve"> </w:t>
      </w:r>
      <w:r>
        <w:t>Your</w:t>
      </w:r>
      <w:r w:rsidRPr="00AB1781">
        <w:t xml:space="preserve"> truth in the Church of the Saints</w:t>
      </w:r>
      <w:r>
        <w:rPr>
          <w:rStyle w:val="FootnoteReference"/>
        </w:rPr>
        <w:footnoteReference w:id="483"/>
      </w:r>
      <w:r w:rsidRPr="00AB1781">
        <w:t>.</w:t>
      </w:r>
    </w:p>
    <w:p w14:paraId="592A6834" w14:textId="77777777" w:rsidR="00704CAA" w:rsidRPr="00AB1781" w:rsidRDefault="00704CAA" w:rsidP="00704CAA">
      <w:pPr>
        <w:pStyle w:val="EnglishHangNoCoptic"/>
      </w:pPr>
      <w:r w:rsidRPr="00AB1781">
        <w:t>7 For who in the clouds can equal the Lord?</w:t>
      </w:r>
    </w:p>
    <w:p w14:paraId="4AEC659C" w14:textId="77777777" w:rsidR="00704CAA" w:rsidRPr="00AB1781" w:rsidRDefault="00704CAA" w:rsidP="00704CAA">
      <w:pPr>
        <w:pStyle w:val="EnglishHangEndNoCoptic"/>
      </w:pPr>
      <w:r w:rsidRPr="00AB1781">
        <w:tab/>
        <w:t xml:space="preserve">And who </w:t>
      </w:r>
      <w:r>
        <w:t>among the sons of God can be compared with the Lord</w:t>
      </w:r>
      <w:r w:rsidRPr="00AB1781">
        <w:t>?</w:t>
      </w:r>
    </w:p>
    <w:p w14:paraId="6A02FFE4" w14:textId="77777777" w:rsidR="00704CAA" w:rsidRPr="00AB1781" w:rsidRDefault="00704CAA" w:rsidP="00704CAA">
      <w:pPr>
        <w:pStyle w:val="EnglishHangNoCoptic"/>
      </w:pPr>
      <w:r w:rsidRPr="00AB1781">
        <w:t xml:space="preserve">8 God is </w:t>
      </w:r>
      <w:r>
        <w:t>glorified</w:t>
      </w:r>
      <w:r w:rsidRPr="00AB1781">
        <w:t xml:space="preserve"> in the council of saints,</w:t>
      </w:r>
    </w:p>
    <w:p w14:paraId="101FAF17" w14:textId="77777777" w:rsidR="00704CAA" w:rsidRPr="00AB1781" w:rsidRDefault="00704CAA" w:rsidP="00704CAA">
      <w:pPr>
        <w:pStyle w:val="EnglishHangEndNoCoptic"/>
      </w:pPr>
      <w:r w:rsidRPr="00AB1781">
        <w:tab/>
        <w:t xml:space="preserve">great and </w:t>
      </w:r>
      <w:r>
        <w:t>awesome</w:t>
      </w:r>
      <w:r w:rsidRPr="00AB1781">
        <w:t xml:space="preserve"> </w:t>
      </w:r>
      <w:r>
        <w:t>to</w:t>
      </w:r>
      <w:r>
        <w:rPr>
          <w:rStyle w:val="FootnoteReference"/>
        </w:rPr>
        <w:footnoteReference w:id="484"/>
      </w:r>
      <w:r w:rsidRPr="00AB1781">
        <w:t xml:space="preserve"> all those around Him.</w:t>
      </w:r>
    </w:p>
    <w:p w14:paraId="2A8CAFFE" w14:textId="77777777" w:rsidR="00704CAA" w:rsidRPr="00AB1781" w:rsidRDefault="00704CAA" w:rsidP="00704CAA">
      <w:pPr>
        <w:pStyle w:val="EnglishHangNoCoptic"/>
      </w:pPr>
      <w:r w:rsidRPr="00AB1781">
        <w:lastRenderedPageBreak/>
        <w:t xml:space="preserve">9 O Lord, God of Hosts, who is like </w:t>
      </w:r>
      <w:r>
        <w:t>You</w:t>
      </w:r>
      <w:r w:rsidRPr="00AB1781">
        <w:t>?</w:t>
      </w:r>
    </w:p>
    <w:p w14:paraId="7248644F" w14:textId="77777777" w:rsidR="00704CAA" w:rsidRPr="00AB1781" w:rsidRDefault="00704CAA" w:rsidP="00704CAA">
      <w:pPr>
        <w:pStyle w:val="EnglishHangEndNoCoptic"/>
      </w:pPr>
      <w:r w:rsidRPr="00AB1781">
        <w:tab/>
      </w:r>
      <w:r>
        <w:t>You</w:t>
      </w:r>
      <w:r w:rsidRPr="00AB1781">
        <w:t xml:space="preserve"> </w:t>
      </w:r>
      <w:r>
        <w:t>are</w:t>
      </w:r>
      <w:r w:rsidRPr="00AB1781">
        <w:t xml:space="preserve"> powerful, O Lord, and </w:t>
      </w:r>
      <w:r>
        <w:t>Your</w:t>
      </w:r>
      <w:r w:rsidRPr="00AB1781">
        <w:t xml:space="preserve"> truth is around </w:t>
      </w:r>
      <w:r>
        <w:t>You</w:t>
      </w:r>
      <w:r w:rsidRPr="00AB1781">
        <w:t>.</w:t>
      </w:r>
    </w:p>
    <w:p w14:paraId="5E3D1E03" w14:textId="77777777" w:rsidR="00704CAA" w:rsidRPr="00AB1781" w:rsidRDefault="00704CAA" w:rsidP="00704CAA">
      <w:pPr>
        <w:pStyle w:val="EnglishHangNoCoptic"/>
      </w:pPr>
      <w:r w:rsidRPr="00AB1781">
        <w:t xml:space="preserve">10 </w:t>
      </w:r>
      <w:r>
        <w:t>You</w:t>
      </w:r>
      <w:r w:rsidRPr="00AB1781">
        <w:t xml:space="preserve"> </w:t>
      </w:r>
      <w:r>
        <w:t>rule</w:t>
      </w:r>
      <w:r w:rsidRPr="00AB1781">
        <w:t xml:space="preserve"> the </w:t>
      </w:r>
      <w:r>
        <w:t>might</w:t>
      </w:r>
      <w:r w:rsidRPr="00AB1781">
        <w:t xml:space="preserve"> of the sea,</w:t>
      </w:r>
    </w:p>
    <w:p w14:paraId="69B547E8" w14:textId="77777777" w:rsidR="00704CAA" w:rsidRPr="00AB1781" w:rsidRDefault="00704CAA" w:rsidP="00704CAA">
      <w:pPr>
        <w:pStyle w:val="EnglishHangEndNoCoptic"/>
      </w:pPr>
      <w:r w:rsidRPr="00AB1781">
        <w:tab/>
      </w:r>
      <w:r>
        <w:t>You calm the surging</w:t>
      </w:r>
      <w:r w:rsidRPr="00AB1781">
        <w:t xml:space="preserve"> of its waves.</w:t>
      </w:r>
    </w:p>
    <w:p w14:paraId="6A9481EB" w14:textId="77777777" w:rsidR="00704CAA" w:rsidRPr="00AB1781" w:rsidRDefault="00704CAA" w:rsidP="00704CAA">
      <w:pPr>
        <w:pStyle w:val="EnglishHangNoCoptic"/>
      </w:pPr>
      <w:r w:rsidRPr="00AB1781">
        <w:t xml:space="preserve">11 </w:t>
      </w:r>
      <w:r>
        <w:t>You humble</w:t>
      </w:r>
      <w:r w:rsidRPr="00AB1781">
        <w:t xml:space="preserve"> the proud like wounded men;</w:t>
      </w:r>
    </w:p>
    <w:p w14:paraId="5E491120" w14:textId="77777777" w:rsidR="00704CAA" w:rsidRPr="00AB1781" w:rsidRDefault="00704CAA" w:rsidP="00704CAA">
      <w:pPr>
        <w:pStyle w:val="EnglishHangEndNoCoptic"/>
      </w:pPr>
      <w:r w:rsidRPr="00AB1781">
        <w:tab/>
      </w:r>
      <w:r>
        <w:t xml:space="preserve">You scatter Your enemies </w:t>
      </w:r>
      <w:r w:rsidRPr="00AB1781">
        <w:t xml:space="preserve">with </w:t>
      </w:r>
      <w:r>
        <w:t>the arm of Your power</w:t>
      </w:r>
      <w:r w:rsidRPr="00AB1781">
        <w:t>.</w:t>
      </w:r>
    </w:p>
    <w:p w14:paraId="3422E306" w14:textId="77777777" w:rsidR="00704CAA" w:rsidRPr="00AB1781" w:rsidRDefault="00704CAA" w:rsidP="00704CAA">
      <w:pPr>
        <w:pStyle w:val="EnglishHangNoCoptic"/>
      </w:pPr>
      <w:r w:rsidRPr="00AB1781">
        <w:t xml:space="preserve">12 </w:t>
      </w:r>
      <w:r>
        <w:t>T</w:t>
      </w:r>
      <w:r w:rsidRPr="00AB1781">
        <w:t xml:space="preserve">he heavens </w:t>
      </w:r>
      <w:r>
        <w:t>belong to You, and</w:t>
      </w:r>
      <w:r w:rsidRPr="00AB1781">
        <w:t xml:space="preserve"> the earth</w:t>
      </w:r>
      <w:r>
        <w:t xml:space="preserve"> is Yours</w:t>
      </w:r>
      <w:r w:rsidRPr="00AB1781">
        <w:t>;</w:t>
      </w:r>
    </w:p>
    <w:p w14:paraId="396C3452" w14:textId="77777777" w:rsidR="00704CAA" w:rsidRPr="00935D4B" w:rsidRDefault="00704CAA" w:rsidP="00704CAA">
      <w:pPr>
        <w:pStyle w:val="EnglishHangEndNoCoptic"/>
      </w:pPr>
      <w:r w:rsidRPr="00AB1781">
        <w:tab/>
      </w:r>
      <w:r>
        <w:t>You founded the world and all that is in it</w:t>
      </w:r>
      <w:r w:rsidRPr="00AB1781">
        <w:t>.</w:t>
      </w:r>
    </w:p>
    <w:p w14:paraId="07201126" w14:textId="77777777" w:rsidR="00704CAA" w:rsidRPr="00AB1781" w:rsidRDefault="00704CAA" w:rsidP="00704CAA">
      <w:pPr>
        <w:pStyle w:val="EnglishHangNoCoptic"/>
      </w:pPr>
      <w:r w:rsidRPr="00AB1781">
        <w:t xml:space="preserve">13 </w:t>
      </w:r>
      <w:r>
        <w:t>You created the north</w:t>
      </w:r>
      <w:r>
        <w:rPr>
          <w:rStyle w:val="FootnoteReference"/>
        </w:rPr>
        <w:footnoteReference w:id="485"/>
      </w:r>
      <w:r>
        <w:t xml:space="preserve"> </w:t>
      </w:r>
      <w:r w:rsidRPr="00AB1781">
        <w:t>and the sea</w:t>
      </w:r>
      <w:r>
        <w:t>s;</w:t>
      </w:r>
      <w:r w:rsidRPr="00AB1781">
        <w:rPr>
          <w:rStyle w:val="FootnoteReference"/>
        </w:rPr>
        <w:footnoteReference w:id="486"/>
      </w:r>
    </w:p>
    <w:p w14:paraId="743E8CBC" w14:textId="77777777" w:rsidR="00704CAA" w:rsidRPr="00AB1781" w:rsidRDefault="00704CAA" w:rsidP="00704CAA">
      <w:pPr>
        <w:pStyle w:val="EnglishHangEndNoCoptic"/>
      </w:pPr>
      <w:r w:rsidRPr="00AB1781">
        <w:tab/>
        <w:t xml:space="preserve">Tabor and Hermon </w:t>
      </w:r>
      <w:r>
        <w:t xml:space="preserve">will </w:t>
      </w:r>
      <w:r w:rsidRPr="00AB1781">
        <w:t xml:space="preserve">rejoice in </w:t>
      </w:r>
      <w:r>
        <w:t>Your N</w:t>
      </w:r>
      <w:r w:rsidRPr="00AB1781">
        <w:t>ame.</w:t>
      </w:r>
    </w:p>
    <w:p w14:paraId="1EA9EF67" w14:textId="77777777" w:rsidR="00704CAA" w:rsidRPr="00AB1781" w:rsidRDefault="00704CAA" w:rsidP="00704CAA">
      <w:pPr>
        <w:pStyle w:val="EnglishHangNoCoptic"/>
      </w:pPr>
      <w:r w:rsidRPr="00AB1781">
        <w:t xml:space="preserve">14 </w:t>
      </w:r>
      <w:r>
        <w:t>Your arm rules with power</w:t>
      </w:r>
      <w:r w:rsidRPr="00AB1781">
        <w:t>;</w:t>
      </w:r>
    </w:p>
    <w:p w14:paraId="7851F37E" w14:textId="77777777" w:rsidR="00704CAA" w:rsidRPr="00AB1781" w:rsidRDefault="00704CAA" w:rsidP="00704CAA">
      <w:pPr>
        <w:pStyle w:val="EnglishHangEndNoCoptic"/>
      </w:pPr>
      <w:r w:rsidRPr="00AB1781">
        <w:tab/>
        <w:t xml:space="preserve">let </w:t>
      </w:r>
      <w:r>
        <w:t>Your</w:t>
      </w:r>
      <w:r w:rsidRPr="00AB1781">
        <w:t xml:space="preserve"> hand be strong, </w:t>
      </w:r>
      <w:r>
        <w:t>let Your</w:t>
      </w:r>
      <w:r w:rsidRPr="00AB1781">
        <w:t xml:space="preserve"> right hand </w:t>
      </w:r>
      <w:r>
        <w:t>be exalted</w:t>
      </w:r>
      <w:r w:rsidRPr="00AB1781">
        <w:t>.</w:t>
      </w:r>
    </w:p>
    <w:p w14:paraId="7AF72800" w14:textId="77777777" w:rsidR="00704CAA" w:rsidRPr="00AB1781" w:rsidRDefault="00704CAA" w:rsidP="00704CAA">
      <w:pPr>
        <w:pStyle w:val="EnglishHangNoCoptic"/>
      </w:pPr>
      <w:r w:rsidRPr="00AB1781">
        <w:t xml:space="preserve">15 </w:t>
      </w:r>
      <w:r>
        <w:t>Righteousness</w:t>
      </w:r>
      <w:r w:rsidRPr="00AB1781">
        <w:t xml:space="preserve"> and judgment </w:t>
      </w:r>
      <w:r>
        <w:t>are the foundation of</w:t>
      </w:r>
      <w:r w:rsidRPr="00AB1781">
        <w:t xml:space="preserve"> </w:t>
      </w:r>
      <w:r>
        <w:t>Your</w:t>
      </w:r>
      <w:r w:rsidRPr="00AB1781">
        <w:t xml:space="preserve"> throne;</w:t>
      </w:r>
    </w:p>
    <w:p w14:paraId="76C67252" w14:textId="77777777" w:rsidR="00704CAA" w:rsidRPr="00AB1781" w:rsidRDefault="00704CAA" w:rsidP="00704CAA">
      <w:pPr>
        <w:pStyle w:val="EnglishHangEndNoCoptic"/>
      </w:pPr>
      <w:r w:rsidRPr="00AB1781">
        <w:tab/>
        <w:t xml:space="preserve">mercy and truth </w:t>
      </w:r>
      <w:r>
        <w:t>will go before Your presence</w:t>
      </w:r>
      <w:r>
        <w:rPr>
          <w:rStyle w:val="FootnoteReference"/>
        </w:rPr>
        <w:footnoteReference w:id="487"/>
      </w:r>
      <w:r>
        <w:t>.</w:t>
      </w:r>
    </w:p>
    <w:p w14:paraId="361CAA67" w14:textId="77777777" w:rsidR="00704CAA" w:rsidRPr="00AB1781" w:rsidRDefault="00704CAA" w:rsidP="00704CAA">
      <w:pPr>
        <w:pStyle w:val="EnglishHangNoCoptic"/>
      </w:pPr>
      <w:r w:rsidRPr="00AB1781">
        <w:t>16 Blessed are the p</w:t>
      </w:r>
      <w:r>
        <w:t>eople who know the festal shout;</w:t>
      </w:r>
    </w:p>
    <w:p w14:paraId="04C1F994" w14:textId="77777777" w:rsidR="00704CAA" w:rsidRPr="00AB1781" w:rsidRDefault="00704CAA" w:rsidP="00704CAA">
      <w:pPr>
        <w:pStyle w:val="EnglishHangEndNoCoptic"/>
      </w:pPr>
      <w:r w:rsidRPr="00AB1781">
        <w:tab/>
        <w:t xml:space="preserve">They walk, O Lord, in the light of </w:t>
      </w:r>
      <w:r>
        <w:t>Your</w:t>
      </w:r>
      <w:r w:rsidRPr="00AB1781">
        <w:t xml:space="preserve"> </w:t>
      </w:r>
      <w:r>
        <w:t>face</w:t>
      </w:r>
      <w:r>
        <w:rPr>
          <w:rStyle w:val="FootnoteReference"/>
        </w:rPr>
        <w:footnoteReference w:id="488"/>
      </w:r>
      <w:r>
        <w:t>,</w:t>
      </w:r>
    </w:p>
    <w:p w14:paraId="2090532C" w14:textId="77777777" w:rsidR="00704CAA" w:rsidRPr="00AB1781" w:rsidRDefault="00704CAA" w:rsidP="00704CAA">
      <w:pPr>
        <w:pStyle w:val="EnglishHangNoCoptic"/>
      </w:pPr>
      <w:r w:rsidRPr="00AB1781">
        <w:t xml:space="preserve">17 </w:t>
      </w:r>
      <w:r>
        <w:t>and t</w:t>
      </w:r>
      <w:r w:rsidRPr="00AB1781">
        <w:t xml:space="preserve">hey </w:t>
      </w:r>
      <w:r>
        <w:t>will rejoice</w:t>
      </w:r>
      <w:r w:rsidRPr="00AB1781">
        <w:t xml:space="preserve"> in </w:t>
      </w:r>
      <w:r>
        <w:t>Your N</w:t>
      </w:r>
      <w:r w:rsidRPr="00AB1781">
        <w:t>ame all day long,</w:t>
      </w:r>
    </w:p>
    <w:p w14:paraId="5BD37F7F" w14:textId="77777777" w:rsidR="00704CAA" w:rsidRPr="00AB1781" w:rsidRDefault="00704CAA" w:rsidP="00704CAA">
      <w:pPr>
        <w:pStyle w:val="EnglishHangEndNoCoptic"/>
      </w:pPr>
      <w:r w:rsidRPr="00AB1781">
        <w:tab/>
        <w:t xml:space="preserve">and </w:t>
      </w:r>
      <w:r>
        <w:t xml:space="preserve">they will be exalted </w:t>
      </w:r>
      <w:r w:rsidRPr="00AB1781">
        <w:t xml:space="preserve">in </w:t>
      </w:r>
      <w:r>
        <w:t>Your</w:t>
      </w:r>
      <w:r w:rsidRPr="00AB1781">
        <w:t xml:space="preserve"> righteousness.</w:t>
      </w:r>
    </w:p>
    <w:p w14:paraId="5BCF1409" w14:textId="77777777" w:rsidR="00704CAA" w:rsidRPr="00AB1781" w:rsidRDefault="00704CAA" w:rsidP="00704CAA">
      <w:pPr>
        <w:pStyle w:val="EnglishHangNoCoptic"/>
      </w:pPr>
      <w:r w:rsidRPr="00AB1781">
        <w:t xml:space="preserve">18 For </w:t>
      </w:r>
      <w:r>
        <w:t>You</w:t>
      </w:r>
      <w:r w:rsidRPr="00AB1781">
        <w:t xml:space="preserve"> are the </w:t>
      </w:r>
      <w:r>
        <w:t>boast</w:t>
      </w:r>
      <w:r w:rsidRPr="00AB1781">
        <w:t xml:space="preserve"> of their </w:t>
      </w:r>
      <w:r>
        <w:t>power,</w:t>
      </w:r>
    </w:p>
    <w:p w14:paraId="32408280" w14:textId="77777777" w:rsidR="00704CAA" w:rsidRPr="00AB1781" w:rsidRDefault="00704CAA" w:rsidP="00704CAA">
      <w:pPr>
        <w:pStyle w:val="EnglishHangEndNoCoptic"/>
      </w:pPr>
      <w:r w:rsidRPr="00AB1781">
        <w:tab/>
        <w:t xml:space="preserve">and </w:t>
      </w:r>
      <w:r>
        <w:t>our horn will be exalted</w:t>
      </w:r>
      <w:r>
        <w:rPr>
          <w:rStyle w:val="FootnoteReference"/>
        </w:rPr>
        <w:footnoteReference w:id="489"/>
      </w:r>
      <w:r>
        <w:t xml:space="preserve"> in Your good pleasure.</w:t>
      </w:r>
    </w:p>
    <w:p w14:paraId="6FDB2B2F" w14:textId="77777777" w:rsidR="00704CAA" w:rsidRPr="00AB1781" w:rsidRDefault="00704CAA" w:rsidP="00704CAA">
      <w:pPr>
        <w:pStyle w:val="EnglishHangNoCoptic"/>
      </w:pPr>
      <w:r w:rsidRPr="00AB1781">
        <w:t xml:space="preserve">19 For our protection </w:t>
      </w:r>
      <w:r>
        <w:t>is from</w:t>
      </w:r>
      <w:r w:rsidRPr="00AB1781">
        <w:t xml:space="preserve"> the Lord,</w:t>
      </w:r>
    </w:p>
    <w:p w14:paraId="46149D3D" w14:textId="77777777" w:rsidR="00704CAA" w:rsidRPr="00AB1781" w:rsidRDefault="00704CAA" w:rsidP="00704CAA">
      <w:pPr>
        <w:pStyle w:val="EnglishHangEndNoCoptic"/>
      </w:pPr>
      <w:r w:rsidRPr="00AB1781">
        <w:tab/>
        <w:t xml:space="preserve">and </w:t>
      </w:r>
      <w:r>
        <w:t>from</w:t>
      </w:r>
      <w:r w:rsidRPr="00AB1781">
        <w:t xml:space="preserve"> the Holy One of Israel</w:t>
      </w:r>
      <w:r>
        <w:t>, our King</w:t>
      </w:r>
      <w:r w:rsidRPr="00AB1781">
        <w:t>.</w:t>
      </w:r>
    </w:p>
    <w:p w14:paraId="1FE10E0B" w14:textId="77777777" w:rsidR="00704CAA" w:rsidRPr="00AB1781" w:rsidRDefault="00704CAA" w:rsidP="00704CAA">
      <w:pPr>
        <w:pStyle w:val="EnglishHangNoCoptic"/>
      </w:pPr>
      <w:r w:rsidRPr="00AB1781">
        <w:t xml:space="preserve">20 </w:t>
      </w:r>
      <w:r>
        <w:t>Then</w:t>
      </w:r>
      <w:r w:rsidRPr="00AB1781">
        <w:t xml:space="preserve"> </w:t>
      </w:r>
      <w:r>
        <w:t>You spoke to Your saints</w:t>
      </w:r>
      <w:r w:rsidRPr="00AB1781">
        <w:t xml:space="preserve"> in a vision</w:t>
      </w:r>
      <w:r w:rsidRPr="00AB1781">
        <w:rPr>
          <w:rStyle w:val="FootnoteReference"/>
        </w:rPr>
        <w:footnoteReference w:id="490"/>
      </w:r>
    </w:p>
    <w:p w14:paraId="17E49085" w14:textId="77777777" w:rsidR="00704CAA" w:rsidRPr="00AB1781" w:rsidRDefault="00704CAA" w:rsidP="00704CAA">
      <w:pPr>
        <w:pStyle w:val="EnglishHangNoCoptic"/>
      </w:pPr>
      <w:r>
        <w:tab/>
        <w:t>and say, “</w:t>
      </w:r>
      <w:r w:rsidRPr="00AB1781">
        <w:t xml:space="preserve">I have laid help upon a </w:t>
      </w:r>
      <w:r>
        <w:t>mighty one</w:t>
      </w:r>
      <w:r w:rsidRPr="00AB1781">
        <w:t>;</w:t>
      </w:r>
    </w:p>
    <w:p w14:paraId="3688ED99" w14:textId="77777777" w:rsidR="00704CAA" w:rsidRPr="00AB1781" w:rsidRDefault="00704CAA" w:rsidP="00704CAA">
      <w:pPr>
        <w:pStyle w:val="EnglishHangEndNoCoptic"/>
      </w:pPr>
      <w:r w:rsidRPr="00AB1781">
        <w:tab/>
        <w:t>I have exalted one chosen from My people.</w:t>
      </w:r>
    </w:p>
    <w:p w14:paraId="3E0FD1A9" w14:textId="77777777" w:rsidR="00704CAA" w:rsidRPr="00AB1781" w:rsidRDefault="00704CAA" w:rsidP="00704CAA">
      <w:pPr>
        <w:pStyle w:val="EnglishHangNoCoptic"/>
      </w:pPr>
      <w:r w:rsidRPr="00AB1781">
        <w:t>21 I have found David, My servant;</w:t>
      </w:r>
    </w:p>
    <w:p w14:paraId="7FEB1A61" w14:textId="77777777" w:rsidR="00704CAA" w:rsidRPr="00AB1781" w:rsidRDefault="00704CAA" w:rsidP="00704CAA">
      <w:pPr>
        <w:pStyle w:val="EnglishHangEndNoCoptic"/>
      </w:pPr>
      <w:r w:rsidRPr="00AB1781">
        <w:tab/>
        <w:t>I have anointed him</w:t>
      </w:r>
      <w:r>
        <w:t xml:space="preserve"> </w:t>
      </w:r>
      <w:r w:rsidRPr="00AB1781">
        <w:t>with My holy oil.</w:t>
      </w:r>
    </w:p>
    <w:p w14:paraId="79600135" w14:textId="77777777" w:rsidR="00704CAA" w:rsidRPr="00AB1781" w:rsidRDefault="00704CAA" w:rsidP="00704CAA">
      <w:pPr>
        <w:pStyle w:val="EnglishHangNoCoptic"/>
      </w:pPr>
      <w:r w:rsidRPr="00AB1781">
        <w:lastRenderedPageBreak/>
        <w:t>22 For My hand will support him,</w:t>
      </w:r>
    </w:p>
    <w:p w14:paraId="731B45C3" w14:textId="77777777" w:rsidR="00704CAA" w:rsidRPr="00AB1781" w:rsidRDefault="00704CAA" w:rsidP="00704CAA">
      <w:pPr>
        <w:pStyle w:val="EnglishHangEndNoCoptic"/>
      </w:pPr>
      <w:r w:rsidRPr="00AB1781">
        <w:tab/>
        <w:t>and My arm will strengthen him.</w:t>
      </w:r>
    </w:p>
    <w:p w14:paraId="78503F40" w14:textId="77777777" w:rsidR="00704CAA" w:rsidRPr="00AB1781" w:rsidRDefault="00704CAA" w:rsidP="00704CAA">
      <w:pPr>
        <w:pStyle w:val="EnglishHangNoCoptic"/>
      </w:pPr>
      <w:r w:rsidRPr="00AB1781">
        <w:t>23 The enemy will not get the better of him,</w:t>
      </w:r>
    </w:p>
    <w:p w14:paraId="39976C5E" w14:textId="77777777" w:rsidR="00704CAA" w:rsidRPr="00AB1781" w:rsidRDefault="00704CAA" w:rsidP="00704CAA">
      <w:pPr>
        <w:pStyle w:val="EnglishHangEndNoCoptic"/>
      </w:pPr>
      <w:r w:rsidRPr="00AB1781">
        <w:tab/>
        <w:t xml:space="preserve">and the son of </w:t>
      </w:r>
      <w:r>
        <w:t>iniquity</w:t>
      </w:r>
      <w:r>
        <w:rPr>
          <w:rStyle w:val="FootnoteReference"/>
        </w:rPr>
        <w:footnoteReference w:id="491"/>
      </w:r>
      <w:r w:rsidRPr="00AB1781">
        <w:t xml:space="preserve"> will do him no harm.</w:t>
      </w:r>
    </w:p>
    <w:p w14:paraId="01251E34" w14:textId="77777777" w:rsidR="00704CAA" w:rsidRPr="00AB1781" w:rsidRDefault="00704CAA" w:rsidP="00704CAA">
      <w:pPr>
        <w:pStyle w:val="EnglishHangNoCoptic"/>
      </w:pPr>
      <w:r w:rsidRPr="00AB1781">
        <w:t>24 And I will cut down his enemies before his face,</w:t>
      </w:r>
    </w:p>
    <w:p w14:paraId="08047262" w14:textId="77777777" w:rsidR="00704CAA" w:rsidRPr="00AB1781" w:rsidRDefault="00704CAA" w:rsidP="00704CAA">
      <w:pPr>
        <w:pStyle w:val="EnglishHangEndNoCoptic"/>
      </w:pPr>
      <w:r w:rsidRPr="00AB1781">
        <w:tab/>
        <w:t>and rout those who hate him.</w:t>
      </w:r>
    </w:p>
    <w:p w14:paraId="2DA4C3A4" w14:textId="77777777" w:rsidR="00704CAA" w:rsidRPr="00AB1781" w:rsidRDefault="00704CAA" w:rsidP="00704CAA">
      <w:pPr>
        <w:pStyle w:val="EnglishHangNoCoptic"/>
      </w:pPr>
      <w:r w:rsidRPr="00AB1781">
        <w:t>25 My truth</w:t>
      </w:r>
      <w:r>
        <w:rPr>
          <w:rStyle w:val="FootnoteReference"/>
        </w:rPr>
        <w:footnoteReference w:id="492"/>
      </w:r>
      <w:r w:rsidRPr="00AB1781">
        <w:t xml:space="preserve"> and My mercy shall be with him,</w:t>
      </w:r>
    </w:p>
    <w:p w14:paraId="24F225BC" w14:textId="77777777" w:rsidR="00704CAA" w:rsidRPr="00AB1781" w:rsidRDefault="00704CAA" w:rsidP="00704CAA">
      <w:pPr>
        <w:pStyle w:val="EnglishHangEndNoCoptic"/>
      </w:pPr>
      <w:r>
        <w:tab/>
        <w:t>and in My N</w:t>
      </w:r>
      <w:r w:rsidRPr="00AB1781">
        <w:t xml:space="preserve">ame </w:t>
      </w:r>
      <w:r>
        <w:t>he will be raised to power</w:t>
      </w:r>
      <w:r>
        <w:rPr>
          <w:rStyle w:val="FootnoteReference"/>
        </w:rPr>
        <w:footnoteReference w:id="493"/>
      </w:r>
      <w:r w:rsidRPr="00AB1781">
        <w:t>.</w:t>
      </w:r>
    </w:p>
    <w:p w14:paraId="789E7380" w14:textId="77777777" w:rsidR="00704CAA" w:rsidRPr="00AB1781" w:rsidRDefault="00704CAA" w:rsidP="00704CAA">
      <w:pPr>
        <w:pStyle w:val="EnglishHangNoCoptic"/>
      </w:pPr>
      <w:r w:rsidRPr="00AB1781">
        <w:t xml:space="preserve">26 I will </w:t>
      </w:r>
      <w:r>
        <w:t>set his hand in the sea</w:t>
      </w:r>
      <w:r>
        <w:rPr>
          <w:rStyle w:val="FootnoteReference"/>
        </w:rPr>
        <w:footnoteReference w:id="494"/>
      </w:r>
      <w:r w:rsidRPr="00AB1781">
        <w:t>,</w:t>
      </w:r>
    </w:p>
    <w:p w14:paraId="71C1E1A8" w14:textId="77777777" w:rsidR="00704CAA" w:rsidRPr="00AB1781" w:rsidRDefault="00704CAA" w:rsidP="00704CAA">
      <w:pPr>
        <w:pStyle w:val="EnglishHangEndNoCoptic"/>
      </w:pPr>
      <w:r>
        <w:tab/>
        <w:t>and his right hand in</w:t>
      </w:r>
      <w:r w:rsidRPr="00AB1781">
        <w:t xml:space="preserve"> the rivers.</w:t>
      </w:r>
    </w:p>
    <w:p w14:paraId="35FADEB2" w14:textId="77777777" w:rsidR="00704CAA" w:rsidRPr="00AB1781" w:rsidRDefault="00704CAA" w:rsidP="00704CAA">
      <w:pPr>
        <w:pStyle w:val="EnglishHangNoCoptic"/>
      </w:pPr>
      <w:r>
        <w:t>27 He will call on Me, “You</w:t>
      </w:r>
      <w:r w:rsidRPr="00AB1781">
        <w:t xml:space="preserve"> are my Father,</w:t>
      </w:r>
    </w:p>
    <w:p w14:paraId="743E2575" w14:textId="77777777" w:rsidR="00704CAA" w:rsidRPr="00AB1781" w:rsidRDefault="00704CAA" w:rsidP="00704CAA">
      <w:pPr>
        <w:pStyle w:val="EnglishHangEndNoCoptic"/>
      </w:pPr>
      <w:r w:rsidRPr="00AB1781">
        <w:tab/>
        <w:t xml:space="preserve">my God, </w:t>
      </w:r>
      <w:r>
        <w:t>and the support of my salvation!”</w:t>
      </w:r>
    </w:p>
    <w:p w14:paraId="0F2FEEB2" w14:textId="77777777" w:rsidR="00704CAA" w:rsidRPr="00AB1781" w:rsidRDefault="00704CAA" w:rsidP="00704CAA">
      <w:pPr>
        <w:pStyle w:val="EnglishHangNoCoptic"/>
      </w:pPr>
      <w:r w:rsidRPr="00AB1781">
        <w:t>28 And I will make him My firstborn,</w:t>
      </w:r>
      <w:r w:rsidRPr="00AB1781">
        <w:rPr>
          <w:rStyle w:val="FootnoteReference"/>
        </w:rPr>
        <w:footnoteReference w:id="495"/>
      </w:r>
    </w:p>
    <w:p w14:paraId="3CE4D970" w14:textId="77777777" w:rsidR="00704CAA" w:rsidRPr="00AB1781" w:rsidRDefault="00704CAA" w:rsidP="00704CAA">
      <w:pPr>
        <w:pStyle w:val="EnglishHangEndNoCoptic"/>
      </w:pPr>
      <w:r w:rsidRPr="00AB1781">
        <w:tab/>
        <w:t>high above the kings of the earth.</w:t>
      </w:r>
    </w:p>
    <w:p w14:paraId="32766F10" w14:textId="77777777" w:rsidR="00704CAA" w:rsidRPr="00AB1781" w:rsidRDefault="00704CAA" w:rsidP="00704CAA">
      <w:pPr>
        <w:pStyle w:val="EnglishHangNoCoptic"/>
      </w:pPr>
      <w:r w:rsidRPr="00AB1781">
        <w:t xml:space="preserve">29 I will </w:t>
      </w:r>
      <w:r>
        <w:t>keep</w:t>
      </w:r>
      <w:r w:rsidRPr="00AB1781">
        <w:t xml:space="preserve"> My </w:t>
      </w:r>
      <w:r>
        <w:t>mercy</w:t>
      </w:r>
      <w:r w:rsidRPr="00AB1781">
        <w:t xml:space="preserve"> for him </w:t>
      </w:r>
      <w:r>
        <w:t>forever</w:t>
      </w:r>
      <w:r w:rsidRPr="00AB1781">
        <w:t>,</w:t>
      </w:r>
    </w:p>
    <w:p w14:paraId="048F7655" w14:textId="77777777" w:rsidR="00704CAA" w:rsidRPr="00935D4B" w:rsidRDefault="00704CAA" w:rsidP="00704CAA">
      <w:pPr>
        <w:pStyle w:val="EnglishHangEndNoCoptic"/>
      </w:pPr>
      <w:r w:rsidRPr="00AB1781">
        <w:tab/>
        <w:t>and My covenant will stand firm with him.</w:t>
      </w:r>
    </w:p>
    <w:p w14:paraId="0EBB533A" w14:textId="77777777" w:rsidR="00704CAA" w:rsidRPr="00AB1781" w:rsidRDefault="00704CAA" w:rsidP="00704CAA">
      <w:pPr>
        <w:pStyle w:val="EnglishHangNoCoptic"/>
      </w:pPr>
      <w:r w:rsidRPr="00AB1781">
        <w:t xml:space="preserve">30 And I will </w:t>
      </w:r>
      <w:r>
        <w:t>establish</w:t>
      </w:r>
      <w:r w:rsidRPr="00AB1781">
        <w:t xml:space="preserve"> his </w:t>
      </w:r>
      <w:r>
        <w:t>seed</w:t>
      </w:r>
      <w:r>
        <w:rPr>
          <w:rStyle w:val="FootnoteReference"/>
        </w:rPr>
        <w:footnoteReference w:id="496"/>
      </w:r>
      <w:r w:rsidRPr="00AB1781">
        <w:t xml:space="preserve"> </w:t>
      </w:r>
      <w:r>
        <w:t>unto the ages of ages</w:t>
      </w:r>
    </w:p>
    <w:p w14:paraId="4374A253" w14:textId="77777777" w:rsidR="00704CAA" w:rsidRPr="00AB1781" w:rsidRDefault="00704CAA" w:rsidP="00704CAA">
      <w:pPr>
        <w:pStyle w:val="EnglishHangEndNoCoptic"/>
      </w:pPr>
      <w:r w:rsidRPr="00AB1781">
        <w:tab/>
        <w:t>and his throne as the days of heaven.</w:t>
      </w:r>
    </w:p>
    <w:p w14:paraId="6C842437" w14:textId="77777777" w:rsidR="00704CAA" w:rsidRPr="00AB1781" w:rsidRDefault="00704CAA" w:rsidP="00704CAA">
      <w:pPr>
        <w:pStyle w:val="EnglishHangNoCoptic"/>
      </w:pPr>
      <w:r w:rsidRPr="00AB1781">
        <w:t>31 If his sons forsake My law</w:t>
      </w:r>
    </w:p>
    <w:p w14:paraId="246E388F" w14:textId="77777777" w:rsidR="00704CAA" w:rsidRPr="00AB1781" w:rsidRDefault="00704CAA" w:rsidP="00704CAA">
      <w:pPr>
        <w:pStyle w:val="EnglishHangEndNoCoptic"/>
      </w:pPr>
      <w:r w:rsidRPr="00AB1781">
        <w:tab/>
        <w:t>and do not walk by My judgments,</w:t>
      </w:r>
    </w:p>
    <w:p w14:paraId="337C930D" w14:textId="77777777" w:rsidR="00704CAA" w:rsidRPr="00AB1781" w:rsidRDefault="00704CAA" w:rsidP="00704CAA">
      <w:pPr>
        <w:pStyle w:val="EnglishHangNoCoptic"/>
      </w:pPr>
      <w:r w:rsidRPr="00AB1781">
        <w:t xml:space="preserve">32 if they profane My </w:t>
      </w:r>
      <w:r>
        <w:t>statutes</w:t>
      </w:r>
    </w:p>
    <w:p w14:paraId="4D22300A" w14:textId="77777777" w:rsidR="00704CAA" w:rsidRPr="00AB1781" w:rsidRDefault="00704CAA" w:rsidP="00704CAA">
      <w:pPr>
        <w:pStyle w:val="EnglishHangEndNoCoptic"/>
      </w:pPr>
      <w:r w:rsidRPr="00AB1781">
        <w:tab/>
        <w:t>and do not keep My commandments,</w:t>
      </w:r>
    </w:p>
    <w:p w14:paraId="3399D310" w14:textId="77777777" w:rsidR="00704CAA" w:rsidRPr="00AB1781" w:rsidRDefault="00704CAA" w:rsidP="00704CAA">
      <w:pPr>
        <w:pStyle w:val="EnglishHangNoCoptic"/>
      </w:pPr>
      <w:r w:rsidRPr="00AB1781">
        <w:t xml:space="preserve">33 I will visit their </w:t>
      </w:r>
      <w:r>
        <w:t>transgressions</w:t>
      </w:r>
      <w:r w:rsidRPr="00AB1781">
        <w:t xml:space="preserve"> with </w:t>
      </w:r>
      <w:r>
        <w:t>a</w:t>
      </w:r>
      <w:r w:rsidRPr="00AB1781">
        <w:t xml:space="preserve"> rod,</w:t>
      </w:r>
    </w:p>
    <w:p w14:paraId="2F42E814" w14:textId="77777777" w:rsidR="00704CAA" w:rsidRPr="00AB1781" w:rsidRDefault="00704CAA" w:rsidP="00704CAA">
      <w:pPr>
        <w:pStyle w:val="EnglishHangEndNoCoptic"/>
      </w:pPr>
      <w:r w:rsidRPr="00AB1781">
        <w:tab/>
        <w:t xml:space="preserve">and their </w:t>
      </w:r>
      <w:r>
        <w:t>sins</w:t>
      </w:r>
      <w:r w:rsidRPr="00AB1781">
        <w:t xml:space="preserve"> with scourge</w:t>
      </w:r>
      <w:r>
        <w:t>s;</w:t>
      </w:r>
    </w:p>
    <w:p w14:paraId="34CE03E2" w14:textId="77777777" w:rsidR="00704CAA" w:rsidRPr="00AB1781" w:rsidRDefault="00704CAA" w:rsidP="00704CAA">
      <w:pPr>
        <w:pStyle w:val="EnglishHangNoCoptic"/>
      </w:pPr>
      <w:r w:rsidRPr="00AB1781">
        <w:t xml:space="preserve">34 Yet I will not </w:t>
      </w:r>
      <w:r>
        <w:t>turn away</w:t>
      </w:r>
      <w:r w:rsidRPr="00AB1781">
        <w:t xml:space="preserve"> My mercy from </w:t>
      </w:r>
      <w:r>
        <w:t>him</w:t>
      </w:r>
      <w:r w:rsidRPr="00AB1781">
        <w:t>,</w:t>
      </w:r>
    </w:p>
    <w:p w14:paraId="5E77CCEA" w14:textId="77777777" w:rsidR="00704CAA" w:rsidRPr="00AB1781" w:rsidRDefault="00704CAA" w:rsidP="00704CAA">
      <w:pPr>
        <w:pStyle w:val="EnglishHangEndNoCoptic"/>
      </w:pPr>
      <w:r>
        <w:tab/>
        <w:t>nor act unjustly with My tru</w:t>
      </w:r>
      <w:r w:rsidRPr="00AB1781">
        <w:t>th</w:t>
      </w:r>
      <w:r>
        <w:t>,</w:t>
      </w:r>
      <w:r w:rsidRPr="00AB1781">
        <w:rPr>
          <w:rStyle w:val="FootnoteReference"/>
        </w:rPr>
        <w:footnoteReference w:id="497"/>
      </w:r>
    </w:p>
    <w:p w14:paraId="34FD28B7" w14:textId="77777777" w:rsidR="00704CAA" w:rsidRPr="00AB1781" w:rsidRDefault="00704CAA" w:rsidP="00704CAA">
      <w:pPr>
        <w:pStyle w:val="EnglishHangNoCoptic"/>
      </w:pPr>
      <w:r w:rsidRPr="00AB1781">
        <w:t xml:space="preserve">35 </w:t>
      </w:r>
      <w:r>
        <w:t>nor will I</w:t>
      </w:r>
      <w:r w:rsidRPr="00AB1781">
        <w:t xml:space="preserve"> </w:t>
      </w:r>
      <w:r>
        <w:t>violate</w:t>
      </w:r>
      <w:r w:rsidRPr="00AB1781">
        <w:t xml:space="preserve"> My covenant,</w:t>
      </w:r>
    </w:p>
    <w:p w14:paraId="6F0FCA0C" w14:textId="77777777" w:rsidR="00704CAA" w:rsidRPr="00AB1781" w:rsidRDefault="00704CAA" w:rsidP="00704CAA">
      <w:pPr>
        <w:pStyle w:val="EnglishHangEndNoCoptic"/>
      </w:pPr>
      <w:r w:rsidRPr="00AB1781">
        <w:tab/>
      </w:r>
      <w:r>
        <w:t>or</w:t>
      </w:r>
      <w:r w:rsidRPr="00AB1781">
        <w:t xml:space="preserve"> </w:t>
      </w:r>
      <w:r>
        <w:t>set aside</w:t>
      </w:r>
      <w:r w:rsidRPr="00AB1781">
        <w:t xml:space="preserve"> </w:t>
      </w:r>
      <w:r>
        <w:t>the things that have proceeded</w:t>
      </w:r>
      <w:r w:rsidRPr="00AB1781">
        <w:t xml:space="preserve"> from My lips.</w:t>
      </w:r>
    </w:p>
    <w:p w14:paraId="4BC718D5" w14:textId="77777777" w:rsidR="00704CAA" w:rsidRPr="00AB1781" w:rsidRDefault="00704CAA" w:rsidP="00704CAA">
      <w:pPr>
        <w:pStyle w:val="EnglishHangNoCoptic"/>
      </w:pPr>
      <w:r w:rsidRPr="00AB1781">
        <w:lastRenderedPageBreak/>
        <w:t xml:space="preserve">36 Once for all I </w:t>
      </w:r>
      <w:r>
        <w:t>have sworn</w:t>
      </w:r>
      <w:r w:rsidRPr="00AB1781">
        <w:t xml:space="preserve"> by My holiness</w:t>
      </w:r>
      <w:r>
        <w:rPr>
          <w:rStyle w:val="FootnoteReference"/>
        </w:rPr>
        <w:footnoteReference w:id="498"/>
      </w:r>
      <w:r>
        <w:t>,</w:t>
      </w:r>
    </w:p>
    <w:p w14:paraId="30108191" w14:textId="77777777" w:rsidR="00704CAA" w:rsidRPr="00AB1781" w:rsidRDefault="00704CAA" w:rsidP="00704CAA">
      <w:pPr>
        <w:pStyle w:val="EnglishHangEndNoCoptic"/>
      </w:pPr>
      <w:r w:rsidRPr="00AB1781">
        <w:tab/>
      </w:r>
      <w:r>
        <w:t>that I will not lie to David:</w:t>
      </w:r>
    </w:p>
    <w:p w14:paraId="04475785" w14:textId="77777777" w:rsidR="00704CAA" w:rsidRPr="00AB1781" w:rsidRDefault="00704CAA" w:rsidP="00704CAA">
      <w:pPr>
        <w:pStyle w:val="EnglishHangNoCoptic"/>
      </w:pPr>
      <w:r w:rsidRPr="00AB1781">
        <w:t xml:space="preserve">37 His </w:t>
      </w:r>
      <w:r>
        <w:t>seed</w:t>
      </w:r>
      <w:r w:rsidRPr="00AB1781">
        <w:t xml:space="preserve"> will </w:t>
      </w:r>
      <w:r>
        <w:t>remain</w:t>
      </w:r>
      <w:r w:rsidRPr="00AB1781">
        <w:t xml:space="preserve"> </w:t>
      </w:r>
      <w:r>
        <w:t>forever</w:t>
      </w:r>
      <w:r w:rsidRPr="00AB1781">
        <w:t>,</w:t>
      </w:r>
    </w:p>
    <w:p w14:paraId="3FF53380" w14:textId="77777777" w:rsidR="00704CAA" w:rsidRPr="00AB1781" w:rsidRDefault="00704CAA" w:rsidP="00704CAA">
      <w:pPr>
        <w:pStyle w:val="EnglishHangEndNoCoptic"/>
      </w:pPr>
      <w:r w:rsidRPr="00AB1781">
        <w:tab/>
        <w:t xml:space="preserve">and his throne as </w:t>
      </w:r>
      <w:r>
        <w:t>[</w:t>
      </w:r>
      <w:r w:rsidRPr="00AB1781">
        <w:t>long as</w:t>
      </w:r>
      <w:r>
        <w:t>]</w:t>
      </w:r>
      <w:r w:rsidRPr="00AB1781">
        <w:t xml:space="preserve"> the sun before Me,</w:t>
      </w:r>
    </w:p>
    <w:p w14:paraId="3CC59974" w14:textId="77777777" w:rsidR="00704CAA" w:rsidRPr="00AB1781" w:rsidRDefault="00704CAA" w:rsidP="00704CAA">
      <w:pPr>
        <w:pStyle w:val="EnglishHangNoCoptic"/>
      </w:pPr>
      <w:r w:rsidRPr="00AB1781">
        <w:t xml:space="preserve">38 </w:t>
      </w:r>
      <w:r>
        <w:t xml:space="preserve">and </w:t>
      </w:r>
      <w:r w:rsidRPr="00AB1781">
        <w:t>like the moon</w:t>
      </w:r>
      <w:r>
        <w:t>,</w:t>
      </w:r>
      <w:r w:rsidRPr="00AB1781">
        <w:t xml:space="preserve"> </w:t>
      </w:r>
      <w:r>
        <w:t>established</w:t>
      </w:r>
      <w:r w:rsidRPr="00AB1781">
        <w:t xml:space="preserve"> </w:t>
      </w:r>
      <w:r>
        <w:t>forever</w:t>
      </w:r>
      <w:r w:rsidRPr="00AB1781">
        <w:t>,</w:t>
      </w:r>
    </w:p>
    <w:p w14:paraId="039CDCD3" w14:textId="77777777" w:rsidR="00704CAA" w:rsidRPr="00AB1781" w:rsidRDefault="00704CAA" w:rsidP="00704CAA">
      <w:pPr>
        <w:pStyle w:val="EnglishHangEndNoCoptic"/>
      </w:pPr>
      <w:r w:rsidRPr="00AB1781">
        <w:tab/>
        <w:t>like the faithful witness in heaven.</w:t>
      </w:r>
      <w:r>
        <w:t>”</w:t>
      </w:r>
      <w:r w:rsidRPr="00AB1781">
        <w:rPr>
          <w:rStyle w:val="FootnoteReference"/>
        </w:rPr>
        <w:footnoteReference w:id="499"/>
      </w:r>
      <w:r w:rsidRPr="00AB1781">
        <w:t xml:space="preserve"> </w:t>
      </w:r>
      <w:r w:rsidRPr="00AB1781">
        <w:rPr>
          <w:i/>
        </w:rPr>
        <w:t>(Pause)</w:t>
      </w:r>
    </w:p>
    <w:p w14:paraId="33D02A6C" w14:textId="77777777" w:rsidR="00704CAA" w:rsidRPr="00AB1781" w:rsidRDefault="00704CAA" w:rsidP="00704CAA">
      <w:pPr>
        <w:pStyle w:val="EnglishHangNoCoptic"/>
      </w:pPr>
      <w:r w:rsidRPr="00AB1781">
        <w:t xml:space="preserve">39 But </w:t>
      </w:r>
      <w:r>
        <w:t>You</w:t>
      </w:r>
      <w:r w:rsidRPr="00AB1781">
        <w:t xml:space="preserve"> </w:t>
      </w:r>
      <w:r>
        <w:t xml:space="preserve">have </w:t>
      </w:r>
      <w:r w:rsidRPr="00AB1781">
        <w:t xml:space="preserve">spurned </w:t>
      </w:r>
      <w:r>
        <w:t>and rejected</w:t>
      </w:r>
      <w:r w:rsidRPr="00AB1781">
        <w:t>;</w:t>
      </w:r>
    </w:p>
    <w:p w14:paraId="53F84BAC" w14:textId="77777777" w:rsidR="00704CAA" w:rsidRPr="00AB1781" w:rsidRDefault="00704CAA" w:rsidP="00704CAA">
      <w:pPr>
        <w:pStyle w:val="EnglishHangEndNoCoptic"/>
      </w:pPr>
      <w:r w:rsidRPr="00AB1781">
        <w:tab/>
      </w:r>
      <w:r>
        <w:t>You</w:t>
      </w:r>
      <w:r w:rsidRPr="00AB1781">
        <w:t xml:space="preserve"> </w:t>
      </w:r>
      <w:r>
        <w:t>have rejected</w:t>
      </w:r>
      <w:r w:rsidRPr="00AB1781">
        <w:t xml:space="preserve"> </w:t>
      </w:r>
      <w:r>
        <w:t>Your</w:t>
      </w:r>
      <w:r w:rsidRPr="00AB1781">
        <w:t xml:space="preserve"> Christ</w:t>
      </w:r>
      <w:r>
        <w:rPr>
          <w:rStyle w:val="FootnoteReference"/>
        </w:rPr>
        <w:footnoteReference w:id="500"/>
      </w:r>
      <w:r w:rsidRPr="00AB1781">
        <w:t>.</w:t>
      </w:r>
    </w:p>
    <w:p w14:paraId="777BE889" w14:textId="77777777" w:rsidR="00704CAA" w:rsidRPr="00AB1781" w:rsidRDefault="00704CAA" w:rsidP="00704CAA">
      <w:pPr>
        <w:pStyle w:val="EnglishHangNoCoptic"/>
      </w:pPr>
      <w:r w:rsidRPr="00AB1781">
        <w:t xml:space="preserve">40 </w:t>
      </w:r>
      <w:r>
        <w:t>You</w:t>
      </w:r>
      <w:r w:rsidRPr="00AB1781">
        <w:t xml:space="preserve"> </w:t>
      </w:r>
      <w:r>
        <w:t xml:space="preserve">overturned </w:t>
      </w:r>
      <w:r w:rsidRPr="00AB1781">
        <w:t xml:space="preserve">the covenant with </w:t>
      </w:r>
      <w:r>
        <w:t>Your</w:t>
      </w:r>
      <w:r w:rsidRPr="00AB1781">
        <w:t xml:space="preserve"> servant,</w:t>
      </w:r>
    </w:p>
    <w:p w14:paraId="6794D4EA" w14:textId="77777777" w:rsidR="00704CAA" w:rsidRPr="00AB1781" w:rsidRDefault="00704CAA" w:rsidP="00704CAA">
      <w:pPr>
        <w:pStyle w:val="EnglishHangEndNoCoptic"/>
      </w:pPr>
      <w:r w:rsidRPr="00AB1781">
        <w:tab/>
        <w:t xml:space="preserve">and </w:t>
      </w:r>
      <w:r>
        <w:t>defiled</w:t>
      </w:r>
      <w:r w:rsidRPr="00AB1781">
        <w:t xml:space="preserve"> his sanctuary to the ground.</w:t>
      </w:r>
    </w:p>
    <w:p w14:paraId="53B90CAB" w14:textId="77777777" w:rsidR="00704CAA" w:rsidRPr="00AB1781" w:rsidRDefault="00704CAA" w:rsidP="00704CAA">
      <w:pPr>
        <w:pStyle w:val="EnglishHangNoCoptic"/>
      </w:pPr>
      <w:r w:rsidRPr="00AB1781">
        <w:t xml:space="preserve">41 </w:t>
      </w:r>
      <w:r>
        <w:t>You</w:t>
      </w:r>
      <w:r w:rsidRPr="00AB1781">
        <w:t xml:space="preserve"> </w:t>
      </w:r>
      <w:r>
        <w:t>broke</w:t>
      </w:r>
      <w:r w:rsidRPr="00AB1781">
        <w:t xml:space="preserve"> down all his defences,</w:t>
      </w:r>
    </w:p>
    <w:p w14:paraId="7D27D907" w14:textId="77777777" w:rsidR="00704CAA" w:rsidRPr="00AB1781" w:rsidRDefault="00704CAA" w:rsidP="00704CAA">
      <w:pPr>
        <w:pStyle w:val="EnglishHangEndNoCoptic"/>
      </w:pPr>
      <w:r w:rsidRPr="00AB1781">
        <w:tab/>
        <w:t>and put cowardice in his strongholds.</w:t>
      </w:r>
    </w:p>
    <w:p w14:paraId="7CBDEABC" w14:textId="77777777" w:rsidR="00704CAA" w:rsidRPr="00AB1781" w:rsidRDefault="00704CAA" w:rsidP="00704CAA">
      <w:pPr>
        <w:pStyle w:val="EnglishHangNoCoptic"/>
      </w:pPr>
      <w:r w:rsidRPr="00AB1781">
        <w:t>42 All who pass by plunder</w:t>
      </w:r>
      <w:r>
        <w:t>ed</w:t>
      </w:r>
      <w:r w:rsidRPr="00AB1781">
        <w:t xml:space="preserve"> him;</w:t>
      </w:r>
    </w:p>
    <w:p w14:paraId="1CE31E9E" w14:textId="77777777" w:rsidR="00704CAA" w:rsidRPr="00AB1781" w:rsidRDefault="00704CAA" w:rsidP="00704CAA">
      <w:pPr>
        <w:pStyle w:val="EnglishHangEndNoCoptic"/>
      </w:pPr>
      <w:r>
        <w:tab/>
        <w:t>he was a disgrace to</w:t>
      </w:r>
      <w:r w:rsidRPr="00AB1781">
        <w:t xml:space="preserve"> his neighbo</w:t>
      </w:r>
      <w:r>
        <w:t>u</w:t>
      </w:r>
      <w:r w:rsidRPr="00AB1781">
        <w:t>rs.</w:t>
      </w:r>
    </w:p>
    <w:p w14:paraId="501A51AA" w14:textId="77777777" w:rsidR="00704CAA" w:rsidRPr="00AB1781" w:rsidRDefault="00704CAA" w:rsidP="00704CAA">
      <w:pPr>
        <w:pStyle w:val="EnglishHangNoCoptic"/>
      </w:pPr>
      <w:r w:rsidRPr="00AB1781">
        <w:t xml:space="preserve">43 </w:t>
      </w:r>
      <w:r>
        <w:t>You</w:t>
      </w:r>
      <w:r w:rsidRPr="00AB1781">
        <w:t xml:space="preserve"> </w:t>
      </w:r>
      <w:r>
        <w:t>exalted</w:t>
      </w:r>
      <w:r w:rsidRPr="00AB1781">
        <w:t xml:space="preserve"> the right hand of his </w:t>
      </w:r>
      <w:r>
        <w:t>enemies</w:t>
      </w:r>
      <w:r w:rsidRPr="00AB1781">
        <w:t>;</w:t>
      </w:r>
    </w:p>
    <w:p w14:paraId="1CBBBE6D" w14:textId="77777777" w:rsidR="00704CAA" w:rsidRPr="00AB1781" w:rsidRDefault="00704CAA" w:rsidP="00704CAA">
      <w:pPr>
        <w:pStyle w:val="EnglishHangEndNoCoptic"/>
      </w:pPr>
      <w:r w:rsidRPr="00AB1781">
        <w:tab/>
      </w:r>
      <w:r>
        <w:t>You</w:t>
      </w:r>
      <w:r w:rsidRPr="00AB1781">
        <w:t xml:space="preserve"> gladdened all his </w:t>
      </w:r>
      <w:r>
        <w:t>adversaries</w:t>
      </w:r>
      <w:r w:rsidRPr="00AB1781">
        <w:t>.</w:t>
      </w:r>
    </w:p>
    <w:p w14:paraId="69852301" w14:textId="77777777" w:rsidR="00704CAA" w:rsidRPr="00AB1781" w:rsidRDefault="00704CAA" w:rsidP="00704CAA">
      <w:pPr>
        <w:pStyle w:val="EnglishHangNoCoptic"/>
      </w:pPr>
      <w:r w:rsidRPr="00AB1781">
        <w:t xml:space="preserve">44 </w:t>
      </w:r>
      <w:r>
        <w:t>You</w:t>
      </w:r>
      <w:r w:rsidRPr="00AB1781">
        <w:t xml:space="preserve"> </w:t>
      </w:r>
      <w:r>
        <w:t>turned away</w:t>
      </w:r>
      <w:r w:rsidRPr="00AB1781">
        <w:t xml:space="preserve"> the help of his sword,</w:t>
      </w:r>
    </w:p>
    <w:p w14:paraId="339CBB2D" w14:textId="77777777" w:rsidR="00704CAA" w:rsidRPr="00AB1781" w:rsidRDefault="00704CAA" w:rsidP="00704CAA">
      <w:pPr>
        <w:pStyle w:val="EnglishHangEndNoCoptic"/>
      </w:pPr>
      <w:r w:rsidRPr="00AB1781">
        <w:tab/>
        <w:t xml:space="preserve">and </w:t>
      </w:r>
      <w:r>
        <w:t>did</w:t>
      </w:r>
      <w:r w:rsidRPr="00AB1781">
        <w:t xml:space="preserve"> not supported him in battle.</w:t>
      </w:r>
    </w:p>
    <w:p w14:paraId="1EC570B6" w14:textId="77777777" w:rsidR="00704CAA" w:rsidRPr="00AB1781" w:rsidRDefault="00704CAA" w:rsidP="00704CAA">
      <w:pPr>
        <w:pStyle w:val="EnglishHangNoCoptic"/>
      </w:pPr>
      <w:r w:rsidRPr="00AB1781">
        <w:t xml:space="preserve">45 </w:t>
      </w:r>
      <w:r>
        <w:t>You</w:t>
      </w:r>
      <w:r w:rsidRPr="00AB1781">
        <w:t xml:space="preserve"> </w:t>
      </w:r>
      <w:r>
        <w:t>deprived him of</w:t>
      </w:r>
      <w:r w:rsidRPr="00AB1781">
        <w:t xml:space="preserve"> purification;</w:t>
      </w:r>
    </w:p>
    <w:p w14:paraId="1781B4E9" w14:textId="77777777" w:rsidR="00704CAA" w:rsidRPr="00AB1781" w:rsidRDefault="00704CAA" w:rsidP="00704CAA">
      <w:pPr>
        <w:pStyle w:val="EnglishHangEndNoCoptic"/>
      </w:pPr>
      <w:r w:rsidRPr="00AB1781">
        <w:tab/>
      </w:r>
      <w:r>
        <w:t>You</w:t>
      </w:r>
      <w:r w:rsidRPr="00AB1781">
        <w:t xml:space="preserve"> </w:t>
      </w:r>
      <w:r>
        <w:t>smashed</w:t>
      </w:r>
      <w:r w:rsidRPr="00AB1781">
        <w:t xml:space="preserve"> his throne to the ground.</w:t>
      </w:r>
    </w:p>
    <w:p w14:paraId="66060A5C" w14:textId="77777777" w:rsidR="00704CAA" w:rsidRPr="00AB1781" w:rsidRDefault="00704CAA" w:rsidP="00704CAA">
      <w:pPr>
        <w:pStyle w:val="EnglishHangNoCoptic"/>
      </w:pPr>
      <w:r w:rsidRPr="00AB1781">
        <w:t xml:space="preserve">46 </w:t>
      </w:r>
      <w:r>
        <w:t>You</w:t>
      </w:r>
      <w:r w:rsidRPr="00AB1781">
        <w:t xml:space="preserve"> </w:t>
      </w:r>
      <w:r>
        <w:t>shortened the days of his time</w:t>
      </w:r>
      <w:r w:rsidRPr="00AB1781">
        <w:t>;</w:t>
      </w:r>
    </w:p>
    <w:p w14:paraId="10C862B6" w14:textId="77777777" w:rsidR="00704CAA" w:rsidRPr="00AB1781" w:rsidRDefault="00704CAA" w:rsidP="00704CAA">
      <w:pPr>
        <w:pStyle w:val="EnglishHangEndNoCoptic"/>
      </w:pPr>
      <w:r w:rsidRPr="00AB1781">
        <w:tab/>
      </w:r>
      <w:r>
        <w:t>You</w:t>
      </w:r>
      <w:r w:rsidRPr="00AB1781">
        <w:t xml:space="preserve"> covered him with shame. </w:t>
      </w:r>
      <w:r w:rsidRPr="00AB1781">
        <w:rPr>
          <w:i/>
        </w:rPr>
        <w:t>(Pause)</w:t>
      </w:r>
    </w:p>
    <w:p w14:paraId="727F9A2F" w14:textId="77777777" w:rsidR="00704CAA" w:rsidRPr="00AB1781" w:rsidRDefault="00704CAA" w:rsidP="00704CAA">
      <w:pPr>
        <w:pStyle w:val="EnglishHangNoCoptic"/>
      </w:pPr>
      <w:r w:rsidRPr="00AB1781">
        <w:t xml:space="preserve">47 How long, O Lord, </w:t>
      </w:r>
      <w:r>
        <w:t>will</w:t>
      </w:r>
      <w:r w:rsidRPr="00AB1781">
        <w:t xml:space="preserve"> </w:t>
      </w:r>
      <w:r>
        <w:t>You</w:t>
      </w:r>
      <w:r w:rsidRPr="00AB1781">
        <w:t xml:space="preserve"> </w:t>
      </w:r>
      <w:r>
        <w:t xml:space="preserve">completely </w:t>
      </w:r>
      <w:r w:rsidRPr="00AB1781">
        <w:t>turn away?</w:t>
      </w:r>
    </w:p>
    <w:p w14:paraId="244AF483" w14:textId="77777777" w:rsidR="00704CAA" w:rsidRPr="00935D4B" w:rsidRDefault="00704CAA" w:rsidP="00704CAA">
      <w:pPr>
        <w:pStyle w:val="EnglishHangEndNoCoptic"/>
      </w:pPr>
      <w:r w:rsidRPr="00AB1781">
        <w:tab/>
        <w:t xml:space="preserve">Will </w:t>
      </w:r>
      <w:r>
        <w:t>Your</w:t>
      </w:r>
      <w:r w:rsidRPr="00AB1781">
        <w:t xml:space="preserve"> wrath burn like fire </w:t>
      </w:r>
      <w:r>
        <w:t>forever</w:t>
      </w:r>
      <w:r w:rsidRPr="00AB1781">
        <w:t>?</w:t>
      </w:r>
    </w:p>
    <w:p w14:paraId="6A930DBE" w14:textId="77777777" w:rsidR="00704CAA" w:rsidRPr="00AB1781" w:rsidRDefault="00704CAA" w:rsidP="00704CAA">
      <w:pPr>
        <w:pStyle w:val="EnglishHangNoCoptic"/>
      </w:pPr>
      <w:r w:rsidRPr="00AB1781">
        <w:t>48 Remember what my substance is.</w:t>
      </w:r>
    </w:p>
    <w:p w14:paraId="26832F28" w14:textId="77777777" w:rsidR="00704CAA" w:rsidRPr="00AB1781" w:rsidRDefault="00704CAA" w:rsidP="00704CAA">
      <w:pPr>
        <w:pStyle w:val="EnglishHangEndNoCoptic"/>
      </w:pPr>
      <w:r w:rsidRPr="00AB1781">
        <w:tab/>
      </w:r>
      <w:r>
        <w:t>Have</w:t>
      </w:r>
      <w:r w:rsidRPr="00AB1781">
        <w:t xml:space="preserve"> </w:t>
      </w:r>
      <w:r>
        <w:t>You</w:t>
      </w:r>
      <w:r w:rsidRPr="00AB1781">
        <w:t xml:space="preserve"> created all the children of men</w:t>
      </w:r>
      <w:r w:rsidRPr="00B5373A">
        <w:t xml:space="preserve"> </w:t>
      </w:r>
      <w:r w:rsidRPr="00AB1781">
        <w:t>in vain?</w:t>
      </w:r>
    </w:p>
    <w:p w14:paraId="11B4D20C" w14:textId="77777777" w:rsidR="00704CAA" w:rsidRPr="00AB1781" w:rsidRDefault="00704CAA" w:rsidP="00704CAA">
      <w:pPr>
        <w:pStyle w:val="EnglishHangNoCoptic"/>
      </w:pPr>
      <w:r w:rsidRPr="00AB1781">
        <w:t xml:space="preserve">49 </w:t>
      </w:r>
      <w:r>
        <w:t>Who is the</w:t>
      </w:r>
      <w:r w:rsidRPr="00AB1781">
        <w:t xml:space="preserve"> man </w:t>
      </w:r>
      <w:r>
        <w:t>who will live and not see death,</w:t>
      </w:r>
    </w:p>
    <w:p w14:paraId="60EAD8E5" w14:textId="77777777" w:rsidR="00704CAA" w:rsidRPr="00AB1781" w:rsidRDefault="00704CAA" w:rsidP="00704CAA">
      <w:pPr>
        <w:pStyle w:val="EnglishHangEndNoCoptic"/>
      </w:pPr>
      <w:r>
        <w:tab/>
        <w:t>w</w:t>
      </w:r>
      <w:r w:rsidRPr="00AB1781">
        <w:t xml:space="preserve">ho can deliver his soul from the </w:t>
      </w:r>
      <w:r>
        <w:t>hand</w:t>
      </w:r>
      <w:r w:rsidRPr="00AB1781">
        <w:t xml:space="preserve"> of </w:t>
      </w:r>
      <w:r>
        <w:t>Hades</w:t>
      </w:r>
      <w:r w:rsidRPr="00AB1781">
        <w:t xml:space="preserve">? </w:t>
      </w:r>
      <w:r w:rsidRPr="00AB1781">
        <w:rPr>
          <w:i/>
        </w:rPr>
        <w:t>(Pause)</w:t>
      </w:r>
    </w:p>
    <w:p w14:paraId="2C8FAE6C" w14:textId="77777777" w:rsidR="00704CAA" w:rsidRPr="00AB1781" w:rsidRDefault="00704CAA" w:rsidP="00704CAA">
      <w:pPr>
        <w:pStyle w:val="EnglishHangNoCoptic"/>
      </w:pPr>
      <w:r w:rsidRPr="00AB1781">
        <w:lastRenderedPageBreak/>
        <w:t xml:space="preserve">50 Where are </w:t>
      </w:r>
      <w:r>
        <w:t>Your</w:t>
      </w:r>
      <w:r w:rsidRPr="00AB1781">
        <w:t xml:space="preserve"> mercies of old, O Lord,</w:t>
      </w:r>
    </w:p>
    <w:p w14:paraId="1F2327EC" w14:textId="77777777" w:rsidR="00704CAA" w:rsidRPr="00AB1781" w:rsidRDefault="00704CAA" w:rsidP="00704CAA">
      <w:pPr>
        <w:pStyle w:val="EnglishHangEndNoCoptic"/>
      </w:pPr>
      <w:r w:rsidRPr="00AB1781">
        <w:tab/>
        <w:t xml:space="preserve">which </w:t>
      </w:r>
      <w:r>
        <w:t>You</w:t>
      </w:r>
      <w:r w:rsidRPr="00AB1781">
        <w:t xml:space="preserve"> </w:t>
      </w:r>
      <w:r>
        <w:t>swore</w:t>
      </w:r>
      <w:r w:rsidRPr="00AB1781">
        <w:t xml:space="preserve"> to David by </w:t>
      </w:r>
      <w:r>
        <w:t>Your</w:t>
      </w:r>
      <w:r w:rsidRPr="00AB1781">
        <w:t xml:space="preserve"> truth?</w:t>
      </w:r>
    </w:p>
    <w:p w14:paraId="22BF558A" w14:textId="77777777" w:rsidR="00704CAA" w:rsidRPr="00AB1781" w:rsidRDefault="00704CAA" w:rsidP="00704CAA">
      <w:pPr>
        <w:pStyle w:val="EnglishHangNoCoptic"/>
      </w:pPr>
      <w:r w:rsidRPr="00AB1781">
        <w:t xml:space="preserve">51 Remember, O Lord, the reproach </w:t>
      </w:r>
      <w:r>
        <w:t>against</w:t>
      </w:r>
      <w:r w:rsidRPr="00AB1781">
        <w:t xml:space="preserve"> </w:t>
      </w:r>
      <w:r>
        <w:t>Your</w:t>
      </w:r>
      <w:r w:rsidRPr="00AB1781">
        <w:t xml:space="preserve"> servants,</w:t>
      </w:r>
    </w:p>
    <w:p w14:paraId="21414994" w14:textId="77777777" w:rsidR="00704CAA" w:rsidRPr="00AB1781" w:rsidRDefault="00704CAA" w:rsidP="00704CAA">
      <w:pPr>
        <w:pStyle w:val="EnglishHangEndNoCoptic"/>
      </w:pPr>
      <w:r w:rsidRPr="00AB1781">
        <w:tab/>
      </w:r>
      <w:r>
        <w:t>which</w:t>
      </w:r>
      <w:r w:rsidRPr="00AB1781">
        <w:t xml:space="preserve"> I </w:t>
      </w:r>
      <w:r>
        <w:t>bore</w:t>
      </w:r>
      <w:r w:rsidRPr="00AB1781">
        <w:t xml:space="preserve"> in my bosom</w:t>
      </w:r>
      <w:r>
        <w:t>,</w:t>
      </w:r>
      <w:r w:rsidRPr="00AB1781">
        <w:t xml:space="preserve"> the reproach of many nations,</w:t>
      </w:r>
    </w:p>
    <w:p w14:paraId="60B08051" w14:textId="77777777" w:rsidR="00704CAA" w:rsidRPr="00AB1781" w:rsidRDefault="00704CAA" w:rsidP="00704CAA">
      <w:pPr>
        <w:pStyle w:val="EnglishHangNoCoptic"/>
      </w:pPr>
      <w:r w:rsidRPr="00AB1781">
        <w:t xml:space="preserve">52 with which </w:t>
      </w:r>
      <w:r>
        <w:t>Your</w:t>
      </w:r>
      <w:r w:rsidRPr="00AB1781">
        <w:t xml:space="preserve"> enemies reproach</w:t>
      </w:r>
      <w:r>
        <w:t>ed</w:t>
      </w:r>
      <w:r w:rsidRPr="00AB1781">
        <w:t xml:space="preserve"> us, O Lord,</w:t>
      </w:r>
    </w:p>
    <w:p w14:paraId="6E377D30" w14:textId="77777777" w:rsidR="00704CAA" w:rsidRPr="00AB1781" w:rsidRDefault="00704CAA" w:rsidP="00704CAA">
      <w:pPr>
        <w:pStyle w:val="EnglishHangEndNoCoptic"/>
      </w:pPr>
      <w:r w:rsidRPr="00AB1781">
        <w:tab/>
        <w:t xml:space="preserve">with which they reproach the redemption of </w:t>
      </w:r>
      <w:r>
        <w:t>Your</w:t>
      </w:r>
      <w:r w:rsidRPr="00AB1781">
        <w:t xml:space="preserve"> Christ</w:t>
      </w:r>
      <w:r>
        <w:rPr>
          <w:rStyle w:val="FootnoteReference"/>
        </w:rPr>
        <w:footnoteReference w:id="501"/>
      </w:r>
      <w:r w:rsidRPr="00AB1781">
        <w:t>.</w:t>
      </w:r>
    </w:p>
    <w:p w14:paraId="61CA8B81" w14:textId="77777777" w:rsidR="00704CAA" w:rsidRPr="00935D4B" w:rsidRDefault="00704CAA" w:rsidP="00704CAA">
      <w:pPr>
        <w:pStyle w:val="EnglishHangEndNoCoptic"/>
      </w:pPr>
      <w:r w:rsidRPr="00AB1781">
        <w:t xml:space="preserve">53 Blessed be the Lord </w:t>
      </w:r>
      <w:r>
        <w:t>forever</w:t>
      </w:r>
      <w:r w:rsidRPr="00AB1781">
        <w:t xml:space="preserve">. </w:t>
      </w:r>
      <w:r>
        <w:t>Amen! Amen!</w:t>
      </w:r>
      <w:r>
        <w:rPr>
          <w:rStyle w:val="FootnoteReference"/>
        </w:rPr>
        <w:footnoteReference w:id="502"/>
      </w:r>
    </w:p>
    <w:p w14:paraId="3256B173" w14:textId="77777777" w:rsidR="00704CAA" w:rsidRDefault="00704CAA" w:rsidP="00704CAA">
      <w:pPr>
        <w:pStyle w:val="Rubric"/>
      </w:pPr>
      <w:r>
        <w:t>Glory…</w:t>
      </w:r>
    </w:p>
    <w:p w14:paraId="42E25D99" w14:textId="77777777" w:rsidR="00704CAA" w:rsidRDefault="00704CAA" w:rsidP="00704CAA">
      <w:pPr>
        <w:pStyle w:val="Rubric"/>
      </w:pPr>
      <w:r>
        <w:t>Book IV of the Psalms (Psalms 82 – 105) begins here.</w:t>
      </w:r>
    </w:p>
    <w:p w14:paraId="012D81BD" w14:textId="77777777" w:rsidR="00704CAA" w:rsidRPr="00AB1781" w:rsidRDefault="00704CAA" w:rsidP="00704CAA">
      <w:pPr>
        <w:pStyle w:val="Heading4"/>
      </w:pPr>
      <w:r>
        <w:t>Psalm</w:t>
      </w:r>
      <w:r w:rsidRPr="00AB1781">
        <w:t xml:space="preserve"> 89</w:t>
      </w:r>
      <w:r>
        <w:t>: “Lord, You have been our refuge from generation to generation”</w:t>
      </w:r>
    </w:p>
    <w:p w14:paraId="49D6EA4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54E59B1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Dying Creatures, Dying Comforts</w:t>
      </w:r>
    </w:p>
    <w:p w14:paraId="077C116F" w14:textId="77777777" w:rsidR="00704CAA" w:rsidRPr="00AB1781" w:rsidRDefault="00704CAA" w:rsidP="00704CAA">
      <w:pPr>
        <w:pStyle w:val="Rubric"/>
      </w:pPr>
      <w:r w:rsidRPr="00AB1781">
        <w:t>1 (A Prayer of Moses, the Man of God)</w:t>
      </w:r>
    </w:p>
    <w:p w14:paraId="3DB592C3" w14:textId="77777777" w:rsidR="00704CAA" w:rsidRPr="00AB1781" w:rsidRDefault="00704CAA" w:rsidP="00704CAA">
      <w:pPr>
        <w:pStyle w:val="EnglishHangNoCoptic"/>
      </w:pPr>
      <w:r w:rsidRPr="00AB1781">
        <w:t xml:space="preserve">Lord, </w:t>
      </w:r>
      <w:r>
        <w:t>You</w:t>
      </w:r>
      <w:r w:rsidRPr="00AB1781">
        <w:t xml:space="preserve"> </w:t>
      </w:r>
      <w:r>
        <w:t>have</w:t>
      </w:r>
      <w:r w:rsidRPr="00AB1781">
        <w:t xml:space="preserve"> been our refuge</w:t>
      </w:r>
    </w:p>
    <w:p w14:paraId="79CC0898" w14:textId="77777777" w:rsidR="00704CAA" w:rsidRPr="00AB1781" w:rsidRDefault="00704CAA" w:rsidP="00704CAA">
      <w:pPr>
        <w:pStyle w:val="EnglishHangEndNoCoptic"/>
      </w:pPr>
      <w:r w:rsidRPr="00AB1781">
        <w:tab/>
        <w:t>from generation to generation.</w:t>
      </w:r>
    </w:p>
    <w:p w14:paraId="2372B38B" w14:textId="77777777" w:rsidR="00704CAA" w:rsidRPr="00AB1781" w:rsidRDefault="00704CAA" w:rsidP="00704CAA">
      <w:pPr>
        <w:pStyle w:val="EnglishHangNoCoptic"/>
      </w:pPr>
      <w:r w:rsidRPr="00AB1781">
        <w:t>2 Before the mountains came to</w:t>
      </w:r>
      <w:r>
        <w:t xml:space="preserve"> be</w:t>
      </w:r>
      <w:r w:rsidRPr="00AB1781">
        <w:t xml:space="preserve"> </w:t>
      </w:r>
      <w:r>
        <w:t>made</w:t>
      </w:r>
    </w:p>
    <w:p w14:paraId="025EACF2" w14:textId="77777777" w:rsidR="00704CAA" w:rsidRPr="00AB1781" w:rsidRDefault="00704CAA" w:rsidP="00704CAA">
      <w:pPr>
        <w:pStyle w:val="EnglishHangNoCoptic"/>
      </w:pPr>
      <w:r w:rsidRPr="00AB1781">
        <w:tab/>
        <w:t xml:space="preserve">or the earth and the world </w:t>
      </w:r>
      <w:r>
        <w:t>were</w:t>
      </w:r>
      <w:r w:rsidRPr="00AB1781">
        <w:t xml:space="preserve"> formed,</w:t>
      </w:r>
    </w:p>
    <w:p w14:paraId="051D8467" w14:textId="77777777" w:rsidR="00704CAA" w:rsidRPr="00AB1781" w:rsidRDefault="00704CAA" w:rsidP="00704CAA">
      <w:pPr>
        <w:pStyle w:val="EnglishHangEndNoCoptic"/>
      </w:pPr>
      <w:r w:rsidRPr="00AB1781">
        <w:tab/>
        <w:t xml:space="preserve">from </w:t>
      </w:r>
      <w:r>
        <w:t>everlasting</w:t>
      </w:r>
      <w:r w:rsidRPr="00AB1781">
        <w:t xml:space="preserve"> to </w:t>
      </w:r>
      <w:r>
        <w:t>everlasting,</w:t>
      </w:r>
      <w:r w:rsidRPr="00AB1781">
        <w:t xml:space="preserve"> </w:t>
      </w:r>
      <w:r>
        <w:t>You</w:t>
      </w:r>
      <w:r w:rsidRPr="00AB1781">
        <w:t xml:space="preserve"> </w:t>
      </w:r>
      <w:r>
        <w:t>are</w:t>
      </w:r>
      <w:r w:rsidRPr="00AB1781">
        <w:t>.</w:t>
      </w:r>
    </w:p>
    <w:p w14:paraId="586D17A5" w14:textId="77777777" w:rsidR="00704CAA" w:rsidRPr="00AB1781" w:rsidRDefault="00704CAA" w:rsidP="00704CAA">
      <w:pPr>
        <w:pStyle w:val="EnglishHangNoCoptic"/>
      </w:pPr>
      <w:r w:rsidRPr="00AB1781">
        <w:t xml:space="preserve">3 Do not turn </w:t>
      </w:r>
      <w:r>
        <w:t>back man</w:t>
      </w:r>
      <w:r w:rsidRPr="00AB1781">
        <w:t xml:space="preserve"> to humiliation.</w:t>
      </w:r>
    </w:p>
    <w:p w14:paraId="6C30F690" w14:textId="77777777" w:rsidR="00704CAA" w:rsidRPr="00AB1781" w:rsidRDefault="00704CAA" w:rsidP="00704CAA">
      <w:pPr>
        <w:pStyle w:val="EnglishHangEndNoCoptic"/>
      </w:pPr>
      <w:r w:rsidRPr="00AB1781">
        <w:tab/>
      </w:r>
      <w:r>
        <w:t>You said, “Return, sons of men,”</w:t>
      </w:r>
    </w:p>
    <w:p w14:paraId="2D6FD6DE" w14:textId="77777777" w:rsidR="00704CAA" w:rsidRPr="00AB1781" w:rsidRDefault="00704CAA" w:rsidP="00704CAA">
      <w:pPr>
        <w:pStyle w:val="EnglishHangNoCoptic"/>
      </w:pPr>
      <w:r>
        <w:t>4 f</w:t>
      </w:r>
      <w:r w:rsidRPr="00AB1781">
        <w:t xml:space="preserve">or a thousand years in </w:t>
      </w:r>
      <w:r>
        <w:t>Your</w:t>
      </w:r>
      <w:r w:rsidRPr="00AB1781">
        <w:t xml:space="preserve"> sight are </w:t>
      </w:r>
      <w:r>
        <w:t>[</w:t>
      </w:r>
      <w:r w:rsidRPr="00AB1781">
        <w:t>like a single day</w:t>
      </w:r>
      <w:r>
        <w:t>]</w:t>
      </w:r>
      <w:r w:rsidRPr="00AB1781">
        <w:t>,</w:t>
      </w:r>
    </w:p>
    <w:p w14:paraId="3692D37F" w14:textId="77777777" w:rsidR="00704CAA" w:rsidRPr="00AB1781" w:rsidRDefault="00704CAA" w:rsidP="00704CAA">
      <w:pPr>
        <w:pStyle w:val="EnglishHangNoCoptic"/>
      </w:pPr>
      <w:r w:rsidRPr="00AB1781">
        <w:tab/>
        <w:t>like yesterday which has come and gone,</w:t>
      </w:r>
    </w:p>
    <w:p w14:paraId="39C8889A" w14:textId="77777777" w:rsidR="00704CAA" w:rsidRPr="00AB1781" w:rsidRDefault="00704CAA" w:rsidP="00704CAA">
      <w:pPr>
        <w:pStyle w:val="EnglishHangEndNoCoptic"/>
      </w:pPr>
      <w:r w:rsidRPr="00AB1781">
        <w:tab/>
        <w:t>like a watch in the night.</w:t>
      </w:r>
    </w:p>
    <w:p w14:paraId="5D2D5123" w14:textId="77777777" w:rsidR="00704CAA" w:rsidRPr="00AB1781" w:rsidRDefault="00704CAA" w:rsidP="00704CAA">
      <w:pPr>
        <w:pStyle w:val="EnglishHangNoCoptic"/>
      </w:pPr>
      <w:r w:rsidRPr="00AB1781">
        <w:t xml:space="preserve">5 </w:t>
      </w:r>
      <w:r>
        <w:t>Years</w:t>
      </w:r>
      <w:r w:rsidRPr="00AB1781">
        <w:t xml:space="preserve"> will </w:t>
      </w:r>
      <w:r>
        <w:t>be scorned by them;</w:t>
      </w:r>
    </w:p>
    <w:p w14:paraId="2E8E99B6" w14:textId="77777777" w:rsidR="00704CAA" w:rsidRPr="00AB1781" w:rsidRDefault="00704CAA" w:rsidP="00704CAA">
      <w:pPr>
        <w:pStyle w:val="EnglishHangEndNoCoptic"/>
      </w:pPr>
      <w:r w:rsidRPr="00AB1781">
        <w:tab/>
        <w:t xml:space="preserve">In the morning </w:t>
      </w:r>
      <w:r>
        <w:t>it may pass away like grass;</w:t>
      </w:r>
    </w:p>
    <w:p w14:paraId="2FABA778" w14:textId="77777777" w:rsidR="00704CAA" w:rsidRPr="00AB1781" w:rsidRDefault="00704CAA" w:rsidP="00704CAA">
      <w:pPr>
        <w:pStyle w:val="EnglishHangNoCoptic"/>
      </w:pPr>
      <w:r w:rsidRPr="00AB1781">
        <w:t xml:space="preserve">6 In the morning it </w:t>
      </w:r>
      <w:r>
        <w:t>may blossom</w:t>
      </w:r>
      <w:r w:rsidRPr="00AB1781">
        <w:t xml:space="preserve">, then </w:t>
      </w:r>
      <w:r>
        <w:t>pass</w:t>
      </w:r>
      <w:r w:rsidRPr="00AB1781">
        <w:t xml:space="preserve"> away;</w:t>
      </w:r>
    </w:p>
    <w:p w14:paraId="674483F4" w14:textId="77777777" w:rsidR="00704CAA" w:rsidRPr="00AB1781" w:rsidRDefault="00704CAA" w:rsidP="00704CAA">
      <w:pPr>
        <w:pStyle w:val="EnglishHangEndNoCoptic"/>
      </w:pPr>
      <w:r w:rsidRPr="00AB1781">
        <w:tab/>
        <w:t xml:space="preserve">by evening it </w:t>
      </w:r>
      <w:r>
        <w:t>may fail, grows hard and wither</w:t>
      </w:r>
      <w:r w:rsidRPr="00AB1781">
        <w:t>.</w:t>
      </w:r>
    </w:p>
    <w:p w14:paraId="4A870DEB" w14:textId="77777777" w:rsidR="00704CAA" w:rsidRPr="00AB1781" w:rsidRDefault="00704CAA" w:rsidP="00704CAA">
      <w:pPr>
        <w:pStyle w:val="EnglishHangNoCoptic"/>
      </w:pPr>
      <w:r w:rsidRPr="00AB1781">
        <w:lastRenderedPageBreak/>
        <w:t xml:space="preserve">7 For we </w:t>
      </w:r>
      <w:r>
        <w:t>perished</w:t>
      </w:r>
      <w:r>
        <w:rPr>
          <w:rStyle w:val="FootnoteReference"/>
        </w:rPr>
        <w:footnoteReference w:id="503"/>
      </w:r>
      <w:r w:rsidRPr="00AB1781">
        <w:t xml:space="preserve"> in </w:t>
      </w:r>
      <w:r>
        <w:t>Your</w:t>
      </w:r>
      <w:r w:rsidRPr="00AB1781">
        <w:t xml:space="preserve"> wrath,</w:t>
      </w:r>
      <w:r w:rsidRPr="00AB1781">
        <w:rPr>
          <w:rStyle w:val="FootnoteReference"/>
        </w:rPr>
        <w:footnoteReference w:id="504"/>
      </w:r>
    </w:p>
    <w:p w14:paraId="3A2DC7E3" w14:textId="77777777" w:rsidR="00704CAA" w:rsidRPr="00AB1781" w:rsidRDefault="00704CAA" w:rsidP="00704CAA">
      <w:pPr>
        <w:pStyle w:val="EnglishHangEndNoCoptic"/>
      </w:pPr>
      <w:r w:rsidRPr="00AB1781">
        <w:tab/>
        <w:t xml:space="preserve">and we </w:t>
      </w:r>
      <w:r>
        <w:t>were</w:t>
      </w:r>
      <w:r w:rsidRPr="00AB1781">
        <w:t xml:space="preserve"> </w:t>
      </w:r>
      <w:r>
        <w:t>troubled</w:t>
      </w:r>
      <w:r w:rsidRPr="00AB1781">
        <w:t xml:space="preserve"> by </w:t>
      </w:r>
      <w:r>
        <w:t>Your</w:t>
      </w:r>
      <w:r w:rsidRPr="00AB1781">
        <w:t xml:space="preserve"> anger.</w:t>
      </w:r>
    </w:p>
    <w:p w14:paraId="095A2F4D" w14:textId="77777777" w:rsidR="00704CAA" w:rsidRPr="00AB1781" w:rsidRDefault="00704CAA" w:rsidP="00704CAA">
      <w:pPr>
        <w:pStyle w:val="EnglishHangNoCoptic"/>
      </w:pPr>
      <w:r w:rsidRPr="00AB1781">
        <w:t xml:space="preserve">8 </w:t>
      </w:r>
      <w:r>
        <w:t>You</w:t>
      </w:r>
      <w:r w:rsidRPr="00AB1781">
        <w:t xml:space="preserve"> set our </w:t>
      </w:r>
      <w:r>
        <w:t>transgressions</w:t>
      </w:r>
      <w:r w:rsidRPr="00AB1781">
        <w:t xml:space="preserve"> before </w:t>
      </w:r>
      <w:r>
        <w:t>You</w:t>
      </w:r>
      <w:r w:rsidRPr="00AB1781">
        <w:t>,</w:t>
      </w:r>
    </w:p>
    <w:p w14:paraId="63D55CA9" w14:textId="77777777" w:rsidR="00704CAA" w:rsidRPr="00935D4B" w:rsidRDefault="00704CAA" w:rsidP="00704CAA">
      <w:pPr>
        <w:pStyle w:val="EnglishHangEndNoCoptic"/>
      </w:pPr>
      <w:r w:rsidRPr="00AB1781">
        <w:tab/>
        <w:t xml:space="preserve">our lives </w:t>
      </w:r>
      <w:r>
        <w:t>became an illumination</w:t>
      </w:r>
      <w:r w:rsidRPr="00AB1781">
        <w:t xml:space="preserve"> of </w:t>
      </w:r>
      <w:r>
        <w:t>Your</w:t>
      </w:r>
      <w:r w:rsidRPr="00AB1781">
        <w:t xml:space="preserve"> </w:t>
      </w:r>
      <w:r>
        <w:t>face</w:t>
      </w:r>
      <w:r w:rsidRPr="00AB1781">
        <w:t>.</w:t>
      </w:r>
    </w:p>
    <w:p w14:paraId="0B50A85F" w14:textId="77777777" w:rsidR="00704CAA" w:rsidRPr="00AB1781" w:rsidRDefault="00704CAA" w:rsidP="00704CAA">
      <w:pPr>
        <w:pStyle w:val="EnglishHangNoCoptic"/>
      </w:pPr>
      <w:r>
        <w:t>9 For all our days failed,</w:t>
      </w:r>
    </w:p>
    <w:p w14:paraId="30580A59" w14:textId="77777777" w:rsidR="00704CAA" w:rsidRPr="00AB1781" w:rsidRDefault="00704CAA" w:rsidP="00704CAA">
      <w:pPr>
        <w:pStyle w:val="EnglishHangNoCoptic"/>
      </w:pPr>
      <w:r>
        <w:tab/>
        <w:t xml:space="preserve">and we perished </w:t>
      </w:r>
      <w:r w:rsidRPr="00AB1781">
        <w:t xml:space="preserve">in </w:t>
      </w:r>
      <w:r>
        <w:t>Your wrath;</w:t>
      </w:r>
    </w:p>
    <w:p w14:paraId="3C91B6E6" w14:textId="77777777" w:rsidR="00704CAA" w:rsidRPr="00AB1781" w:rsidRDefault="00704CAA" w:rsidP="00704CAA">
      <w:pPr>
        <w:pStyle w:val="EnglishHangEndNoCoptic"/>
      </w:pPr>
      <w:r w:rsidRPr="00AB1781">
        <w:tab/>
        <w:t>Our years may be considered a cobweb.</w:t>
      </w:r>
    </w:p>
    <w:p w14:paraId="3D2262BB" w14:textId="77777777" w:rsidR="00704CAA" w:rsidRPr="00AB1781" w:rsidRDefault="00704CAA" w:rsidP="00704CAA">
      <w:pPr>
        <w:pStyle w:val="EnglishHangNoCoptic"/>
      </w:pPr>
      <w:r>
        <w:t>10 The days of our lives are</w:t>
      </w:r>
      <w:r w:rsidRPr="00AB1781">
        <w:t xml:space="preserve"> seventy years,</w:t>
      </w:r>
    </w:p>
    <w:p w14:paraId="6B327D38" w14:textId="77777777" w:rsidR="00704CAA" w:rsidRPr="00AB1781" w:rsidRDefault="00704CAA" w:rsidP="00704CAA">
      <w:pPr>
        <w:pStyle w:val="EnglishHangNoCoptic"/>
      </w:pPr>
      <w:r w:rsidRPr="00AB1781">
        <w:tab/>
        <w:t xml:space="preserve">if </w:t>
      </w:r>
      <w:r>
        <w:t>we are strong,</w:t>
      </w:r>
      <w:r w:rsidRPr="00AB1781">
        <w:t xml:space="preserve"> eighty years,</w:t>
      </w:r>
    </w:p>
    <w:p w14:paraId="0AFAACA8" w14:textId="77777777" w:rsidR="00704CAA" w:rsidRPr="00AB1781" w:rsidRDefault="00704CAA" w:rsidP="00704CAA">
      <w:pPr>
        <w:pStyle w:val="EnglishHangNoCoptic"/>
      </w:pPr>
      <w:r w:rsidRPr="00AB1781">
        <w:tab/>
      </w:r>
      <w:r>
        <w:t>and</w:t>
      </w:r>
      <w:r w:rsidRPr="00AB1781">
        <w:t xml:space="preserve"> most of </w:t>
      </w:r>
      <w:r>
        <w:t>them are</w:t>
      </w:r>
      <w:r w:rsidRPr="00AB1781">
        <w:t xml:space="preserve"> </w:t>
      </w:r>
      <w:r>
        <w:t>toil</w:t>
      </w:r>
      <w:r w:rsidRPr="00AB1781">
        <w:t xml:space="preserve"> and </w:t>
      </w:r>
      <w:r>
        <w:t>pain</w:t>
      </w:r>
      <w:r w:rsidRPr="00AB1781">
        <w:t>,</w:t>
      </w:r>
    </w:p>
    <w:p w14:paraId="4DBE5E4E" w14:textId="77777777" w:rsidR="00704CAA" w:rsidRPr="00AB1781" w:rsidRDefault="00704CAA" w:rsidP="00704CAA">
      <w:pPr>
        <w:pStyle w:val="EnglishHangNoCoptic"/>
      </w:pPr>
      <w:r w:rsidRPr="00AB1781">
        <w:tab/>
        <w:t xml:space="preserve">for </w:t>
      </w:r>
      <w:r>
        <w:t>meekness</w:t>
      </w:r>
      <w:r w:rsidRPr="00AB1781">
        <w:t xml:space="preserve"> </w:t>
      </w:r>
      <w:r>
        <w:t>came</w:t>
      </w:r>
      <w:r w:rsidRPr="00AB1781">
        <w:t xml:space="preserve"> </w:t>
      </w:r>
      <w:r>
        <w:t>upon</w:t>
      </w:r>
      <w:r w:rsidRPr="00AB1781">
        <w:t xml:space="preserve"> us</w:t>
      </w:r>
      <w:r>
        <w:t>,</w:t>
      </w:r>
    </w:p>
    <w:p w14:paraId="1B34B5CC" w14:textId="77777777" w:rsidR="00704CAA" w:rsidRPr="00AB1781" w:rsidRDefault="00704CAA" w:rsidP="00704CAA">
      <w:pPr>
        <w:pStyle w:val="EnglishHangEndNoCoptic"/>
      </w:pPr>
      <w:r w:rsidRPr="00AB1781">
        <w:tab/>
        <w:t xml:space="preserve">and we </w:t>
      </w:r>
      <w:r>
        <w:t>will be disciplined</w:t>
      </w:r>
      <w:r>
        <w:rPr>
          <w:rStyle w:val="FootnoteReference"/>
        </w:rPr>
        <w:t xml:space="preserve"> </w:t>
      </w:r>
      <w:r>
        <w:rPr>
          <w:rStyle w:val="FootnoteReference"/>
        </w:rPr>
        <w:footnoteReference w:id="505"/>
      </w:r>
      <w:r w:rsidRPr="00AB1781">
        <w:t>.</w:t>
      </w:r>
    </w:p>
    <w:p w14:paraId="502F1652" w14:textId="77777777" w:rsidR="00704CAA" w:rsidRPr="00AB1781" w:rsidRDefault="00704CAA" w:rsidP="00704CAA">
      <w:pPr>
        <w:pStyle w:val="EnglishHangNoCoptic"/>
      </w:pPr>
      <w:r w:rsidRPr="00AB1781">
        <w:t xml:space="preserve">11 Who knows the power of </w:t>
      </w:r>
      <w:r>
        <w:t>Your</w:t>
      </w:r>
      <w:r w:rsidRPr="00AB1781">
        <w:t xml:space="preserve"> </w:t>
      </w:r>
      <w:r>
        <w:t>wrath,</w:t>
      </w:r>
    </w:p>
    <w:p w14:paraId="39781F02" w14:textId="77777777" w:rsidR="00704CAA" w:rsidRPr="00AB1781" w:rsidRDefault="00704CAA" w:rsidP="00704CAA">
      <w:pPr>
        <w:pStyle w:val="EnglishHangEndNoCoptic"/>
      </w:pPr>
      <w:r w:rsidRPr="00AB1781">
        <w:tab/>
        <w:t xml:space="preserve">and who </w:t>
      </w:r>
      <w:r>
        <w:t>knows</w:t>
      </w:r>
      <w:r w:rsidRPr="00AB1781">
        <w:t xml:space="preserve"> </w:t>
      </w:r>
      <w:r>
        <w:t>Your</w:t>
      </w:r>
      <w:r w:rsidRPr="00AB1781">
        <w:t xml:space="preserve"> </w:t>
      </w:r>
      <w:r>
        <w:t>anger</w:t>
      </w:r>
      <w:r w:rsidRPr="00AB1781">
        <w:t xml:space="preserve"> by </w:t>
      </w:r>
      <w:r>
        <w:t>Your</w:t>
      </w:r>
      <w:r w:rsidRPr="00AB1781">
        <w:t xml:space="preserve"> fear?</w:t>
      </w:r>
    </w:p>
    <w:p w14:paraId="504A53B0" w14:textId="77777777" w:rsidR="00704CAA" w:rsidRPr="00AB1781" w:rsidRDefault="00704CAA" w:rsidP="00704CAA">
      <w:pPr>
        <w:pStyle w:val="EnglishHangNoCoptic"/>
      </w:pPr>
      <w:r w:rsidRPr="00AB1781">
        <w:t xml:space="preserve">12 So make </w:t>
      </w:r>
      <w:r>
        <w:t>Your</w:t>
      </w:r>
      <w:r w:rsidRPr="00AB1781">
        <w:t xml:space="preserve"> right hand known to </w:t>
      </w:r>
      <w:r>
        <w:t>us</w:t>
      </w:r>
      <w:r w:rsidRPr="00AB1781">
        <w:t>,</w:t>
      </w:r>
    </w:p>
    <w:p w14:paraId="4E79571C" w14:textId="77777777" w:rsidR="00704CAA" w:rsidRPr="00AB1781" w:rsidRDefault="00704CAA" w:rsidP="00704CAA">
      <w:pPr>
        <w:pStyle w:val="EnglishHangEndNoCoptic"/>
      </w:pPr>
      <w:r w:rsidRPr="00AB1781">
        <w:tab/>
        <w:t xml:space="preserve">and </w:t>
      </w:r>
      <w:r>
        <w:t>our hearts may be</w:t>
      </w:r>
      <w:r w:rsidRPr="00AB1781">
        <w:t xml:space="preserve"> disciplined </w:t>
      </w:r>
      <w:r>
        <w:t>with</w:t>
      </w:r>
      <w:r w:rsidRPr="00AB1781">
        <w:t xml:space="preserve"> wisdom.</w:t>
      </w:r>
      <w:r w:rsidRPr="00AB1781">
        <w:rPr>
          <w:rStyle w:val="FootnoteReference"/>
        </w:rPr>
        <w:footnoteReference w:id="506"/>
      </w:r>
    </w:p>
    <w:p w14:paraId="200FB4A6" w14:textId="77777777" w:rsidR="00704CAA" w:rsidRPr="00AB1781" w:rsidRDefault="00704CAA" w:rsidP="00704CAA">
      <w:pPr>
        <w:pStyle w:val="EnglishHangNoCoptic"/>
      </w:pPr>
      <w:r>
        <w:t>13 Return, O Lord! H</w:t>
      </w:r>
      <w:r w:rsidRPr="00AB1781">
        <w:t>ow long?</w:t>
      </w:r>
    </w:p>
    <w:p w14:paraId="1592183A" w14:textId="77777777" w:rsidR="00704CAA" w:rsidRPr="00AB1781" w:rsidRDefault="00704CAA" w:rsidP="00704CAA">
      <w:pPr>
        <w:pStyle w:val="EnglishHangEndNoCoptic"/>
      </w:pPr>
      <w:r>
        <w:tab/>
        <w:t>A</w:t>
      </w:r>
      <w:r w:rsidRPr="00AB1781">
        <w:t xml:space="preserve">nd be </w:t>
      </w:r>
      <w:r>
        <w:t>entreated concerning</w:t>
      </w:r>
      <w:r w:rsidRPr="00AB1781">
        <w:t xml:space="preserve"> </w:t>
      </w:r>
      <w:r>
        <w:t>Your</w:t>
      </w:r>
      <w:r w:rsidRPr="00AB1781">
        <w:t xml:space="preserve"> servants.</w:t>
      </w:r>
    </w:p>
    <w:p w14:paraId="20B82D55" w14:textId="77777777" w:rsidR="00704CAA" w:rsidRPr="00AB1781" w:rsidRDefault="00704CAA" w:rsidP="00704CAA">
      <w:pPr>
        <w:pStyle w:val="EnglishHangNoCoptic"/>
      </w:pPr>
      <w:r w:rsidRPr="00AB1781">
        <w:t xml:space="preserve">14 </w:t>
      </w:r>
      <w:r>
        <w:t>We were filled</w:t>
      </w:r>
      <w:r w:rsidRPr="00AB1781">
        <w:t xml:space="preserve"> with </w:t>
      </w:r>
      <w:r>
        <w:t>Your</w:t>
      </w:r>
      <w:r w:rsidRPr="00AB1781">
        <w:t xml:space="preserve"> mercy in the morning,</w:t>
      </w:r>
    </w:p>
    <w:p w14:paraId="54AFDB90" w14:textId="77777777" w:rsidR="00704CAA" w:rsidRPr="00AB1781" w:rsidRDefault="00704CAA" w:rsidP="00704CAA">
      <w:pPr>
        <w:pStyle w:val="EnglishHangEndNoCoptic"/>
      </w:pPr>
      <w:r w:rsidRPr="00AB1781">
        <w:tab/>
        <w:t xml:space="preserve">and we </w:t>
      </w:r>
      <w:r>
        <w:t>will</w:t>
      </w:r>
      <w:r w:rsidRPr="00AB1781">
        <w:t xml:space="preserve"> rejoice and be glad all our days.</w:t>
      </w:r>
    </w:p>
    <w:p w14:paraId="7986FA4D" w14:textId="77777777" w:rsidR="00704CAA" w:rsidRPr="00AB1781" w:rsidRDefault="00704CAA" w:rsidP="00704CAA">
      <w:pPr>
        <w:pStyle w:val="EnglishHangNoCoptic"/>
      </w:pPr>
      <w:r w:rsidRPr="00AB1781">
        <w:t xml:space="preserve">15 Gladden us for the days in which </w:t>
      </w:r>
      <w:r>
        <w:t>You</w:t>
      </w:r>
      <w:r w:rsidRPr="00AB1781">
        <w:t xml:space="preserve"> humbled us,</w:t>
      </w:r>
    </w:p>
    <w:p w14:paraId="4A3D57C1" w14:textId="77777777" w:rsidR="00704CAA" w:rsidRPr="00AB1781" w:rsidRDefault="00704CAA" w:rsidP="00704CAA">
      <w:pPr>
        <w:pStyle w:val="EnglishHangEndNoCoptic"/>
      </w:pPr>
      <w:r w:rsidRPr="00AB1781">
        <w:tab/>
        <w:t xml:space="preserve">for the years in which we </w:t>
      </w:r>
      <w:r>
        <w:t xml:space="preserve">saw </w:t>
      </w:r>
      <w:r w:rsidRPr="00AB1781">
        <w:t>evils.</w:t>
      </w:r>
    </w:p>
    <w:p w14:paraId="2E5C63A7" w14:textId="77777777" w:rsidR="00704CAA" w:rsidRPr="00AB1781" w:rsidRDefault="00704CAA" w:rsidP="00704CAA">
      <w:pPr>
        <w:pStyle w:val="EnglishHangNoCoptic"/>
      </w:pPr>
      <w:r w:rsidRPr="00AB1781">
        <w:t xml:space="preserve">16 And look upon </w:t>
      </w:r>
      <w:r>
        <w:t>Your</w:t>
      </w:r>
      <w:r w:rsidRPr="00AB1781">
        <w:t xml:space="preserve"> servants and </w:t>
      </w:r>
      <w:r>
        <w:t>Your</w:t>
      </w:r>
      <w:r w:rsidRPr="00AB1781">
        <w:t xml:space="preserve"> works,</w:t>
      </w:r>
    </w:p>
    <w:p w14:paraId="2967BDA9" w14:textId="77777777" w:rsidR="00704CAA" w:rsidRPr="00AB1781" w:rsidRDefault="00704CAA" w:rsidP="00704CAA">
      <w:pPr>
        <w:pStyle w:val="EnglishHangEndNoCoptic"/>
      </w:pPr>
      <w:r w:rsidRPr="00AB1781">
        <w:tab/>
        <w:t xml:space="preserve">and guide their </w:t>
      </w:r>
      <w:r>
        <w:t>sons</w:t>
      </w:r>
      <w:r w:rsidRPr="00AB1781">
        <w:t>.</w:t>
      </w:r>
    </w:p>
    <w:p w14:paraId="0BE3B485" w14:textId="77777777" w:rsidR="00704CAA" w:rsidRPr="00AB1781" w:rsidRDefault="00704CAA" w:rsidP="00704CAA">
      <w:pPr>
        <w:pStyle w:val="EnglishHangNoCoptic"/>
      </w:pPr>
      <w:r w:rsidRPr="00AB1781">
        <w:t>17 And may the radiance of the Lord our God be upon us,</w:t>
      </w:r>
    </w:p>
    <w:p w14:paraId="399107AB" w14:textId="77777777" w:rsidR="00704CAA" w:rsidRPr="00935D4B" w:rsidRDefault="00704CAA" w:rsidP="00704CAA">
      <w:pPr>
        <w:pStyle w:val="EnglishHangEndNoCoptic"/>
      </w:pPr>
      <w:r w:rsidRPr="00AB1781">
        <w:tab/>
        <w:t xml:space="preserve">and </w:t>
      </w:r>
      <w:r>
        <w:t>prosper</w:t>
      </w:r>
      <w:r w:rsidRPr="00AB1781">
        <w:t xml:space="preserve"> the work of our hands.</w:t>
      </w:r>
    </w:p>
    <w:p w14:paraId="0BDFEB30" w14:textId="77777777" w:rsidR="00704CAA" w:rsidRPr="00AB1781" w:rsidRDefault="00704CAA" w:rsidP="00704CAA">
      <w:pPr>
        <w:pStyle w:val="Heading4"/>
      </w:pPr>
      <w:bookmarkStart w:id="289" w:name="_Ref412026283"/>
      <w:r>
        <w:lastRenderedPageBreak/>
        <w:t>Psalm</w:t>
      </w:r>
      <w:r w:rsidRPr="00AB1781">
        <w:t xml:space="preserve"> 90</w:t>
      </w:r>
      <w:r>
        <w:t>: “He who dwells in the help of the Most High”</w:t>
      </w:r>
      <w:bookmarkEnd w:id="289"/>
    </w:p>
    <w:p w14:paraId="284E4F8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a Mother Bird</w:t>
      </w:r>
    </w:p>
    <w:p w14:paraId="5F4DC5A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0BE5F445" w14:textId="7E273B10"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p>
    <w:p w14:paraId="3B21146F" w14:textId="75B49A4A"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1C6922D" w14:textId="15181695"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45A3BEA7" w14:textId="31E72793" w:rsidR="00704CAA" w:rsidRPr="00AB1781" w:rsidRDefault="00704CAA" w:rsidP="00704CAA">
      <w:pPr>
        <w:pStyle w:val="Rubric"/>
      </w:pPr>
      <w:r w:rsidRPr="00AB1781">
        <w:t>1 (The Praise of a Song. By David)</w:t>
      </w:r>
    </w:p>
    <w:p w14:paraId="35D5EE9A" w14:textId="77777777" w:rsidR="00704CAA" w:rsidRPr="00AB1781" w:rsidRDefault="00704CAA" w:rsidP="00704CAA">
      <w:pPr>
        <w:pStyle w:val="EnglishHangNoCoptic"/>
      </w:pPr>
      <w:r w:rsidRPr="00AB1781">
        <w:t>He who dwells in the help</w:t>
      </w:r>
      <w:r w:rsidRPr="00AB1781">
        <w:rPr>
          <w:rStyle w:val="FootnoteReference"/>
        </w:rPr>
        <w:footnoteReference w:id="507"/>
      </w:r>
      <w:r w:rsidRPr="00AB1781">
        <w:t xml:space="preserve"> of the Most High,</w:t>
      </w:r>
    </w:p>
    <w:p w14:paraId="6B2F4CEE" w14:textId="77777777" w:rsidR="00704CAA" w:rsidRPr="00AB1781" w:rsidRDefault="00704CAA" w:rsidP="00704CAA">
      <w:pPr>
        <w:pStyle w:val="EnglishHangEndNoCoptic"/>
      </w:pPr>
      <w:r w:rsidRPr="00AB1781">
        <w:tab/>
        <w:t xml:space="preserve">will live in the </w:t>
      </w:r>
      <w:r>
        <w:t>shelter</w:t>
      </w:r>
      <w:r w:rsidRPr="00AB1781">
        <w:t xml:space="preserve"> of the God of Heaven.</w:t>
      </w:r>
    </w:p>
    <w:p w14:paraId="10A72F24" w14:textId="77777777" w:rsidR="00704CAA" w:rsidRPr="00AB1781" w:rsidRDefault="00704CAA" w:rsidP="00704CAA">
      <w:pPr>
        <w:pStyle w:val="EnglishHangNoCoptic"/>
      </w:pPr>
      <w:r w:rsidRPr="00AB1781">
        <w:t>2 He will say to the Lord,</w:t>
      </w:r>
    </w:p>
    <w:p w14:paraId="78C8221C" w14:textId="77777777" w:rsidR="00704CAA" w:rsidRPr="00AB1781" w:rsidRDefault="00704CAA" w:rsidP="00704CAA">
      <w:pPr>
        <w:pStyle w:val="EnglishHangNoCoptic"/>
      </w:pPr>
      <w:r>
        <w:tab/>
        <w:t>“You</w:t>
      </w:r>
      <w:r w:rsidRPr="00AB1781">
        <w:t xml:space="preserve"> are my Protector and my Refuge—</w:t>
      </w:r>
    </w:p>
    <w:p w14:paraId="30D1888E" w14:textId="77777777" w:rsidR="00704CAA" w:rsidRPr="00AB1781" w:rsidRDefault="00704CAA" w:rsidP="00704CAA">
      <w:pPr>
        <w:pStyle w:val="EnglishHangEndNoCoptic"/>
      </w:pPr>
      <w:r>
        <w:tab/>
        <w:t>my God,</w:t>
      </w:r>
      <w:r w:rsidRPr="00AB1781">
        <w:t xml:space="preserve"> and </w:t>
      </w:r>
      <w:r>
        <w:t>I will hope in Him,</w:t>
      </w:r>
    </w:p>
    <w:p w14:paraId="71707724" w14:textId="77777777" w:rsidR="00704CAA" w:rsidRPr="00AB1781" w:rsidRDefault="00704CAA" w:rsidP="00704CAA">
      <w:pPr>
        <w:pStyle w:val="EnglishHangNoCoptic"/>
      </w:pPr>
      <w:r>
        <w:t>3 f</w:t>
      </w:r>
      <w:r w:rsidRPr="00AB1781">
        <w:t xml:space="preserve">or He will deliver </w:t>
      </w:r>
      <w:r>
        <w:t>me</w:t>
      </w:r>
      <w:r w:rsidRPr="00AB1781">
        <w:t xml:space="preserve"> from the snare of the hunters,</w:t>
      </w:r>
    </w:p>
    <w:p w14:paraId="02978BD4" w14:textId="77777777" w:rsidR="00704CAA" w:rsidRPr="00AB1781" w:rsidRDefault="00704CAA" w:rsidP="00704CAA">
      <w:pPr>
        <w:pStyle w:val="EnglishHangEndNoCoptic"/>
      </w:pPr>
      <w:r>
        <w:tab/>
        <w:t xml:space="preserve">and from a troublesome </w:t>
      </w:r>
      <w:r w:rsidRPr="00AB1781">
        <w:t>word.</w:t>
      </w:r>
      <w:r>
        <w:t>”</w:t>
      </w:r>
    </w:p>
    <w:p w14:paraId="0ADBFF4A" w14:textId="77777777" w:rsidR="00704CAA" w:rsidRPr="00AB1781" w:rsidRDefault="00704CAA" w:rsidP="00704CAA">
      <w:pPr>
        <w:pStyle w:val="EnglishHangNoCoptic"/>
      </w:pPr>
      <w:r w:rsidRPr="00AB1781">
        <w:t>4 He will overshadow you with His shoulders,</w:t>
      </w:r>
    </w:p>
    <w:p w14:paraId="34DD6100" w14:textId="77777777" w:rsidR="00704CAA" w:rsidRPr="00AB1781" w:rsidRDefault="00704CAA" w:rsidP="00704CAA">
      <w:pPr>
        <w:pStyle w:val="EnglishHangNoCoptic"/>
      </w:pPr>
      <w:r w:rsidRPr="00AB1781">
        <w:tab/>
        <w:t xml:space="preserve">and </w:t>
      </w:r>
      <w:r>
        <w:t>you will hope under His wings</w:t>
      </w:r>
      <w:r w:rsidRPr="00AB1781">
        <w:t>;</w:t>
      </w:r>
    </w:p>
    <w:p w14:paraId="2BDF006D" w14:textId="77777777" w:rsidR="00704CAA" w:rsidRPr="00935D4B" w:rsidRDefault="00704CAA" w:rsidP="00704CAA">
      <w:pPr>
        <w:pStyle w:val="EnglishHangEndNoCoptic"/>
      </w:pPr>
      <w:r w:rsidRPr="00AB1781">
        <w:tab/>
        <w:t xml:space="preserve">His truth will surround you with </w:t>
      </w:r>
      <w:r>
        <w:t>a shield</w:t>
      </w:r>
      <w:r w:rsidRPr="00AB1781">
        <w:t>.</w:t>
      </w:r>
    </w:p>
    <w:p w14:paraId="25203279" w14:textId="77777777" w:rsidR="00704CAA" w:rsidRPr="00AB1781" w:rsidRDefault="00704CAA" w:rsidP="00704CAA">
      <w:pPr>
        <w:pStyle w:val="EnglishHangNoCoptic"/>
      </w:pPr>
      <w:r w:rsidRPr="00AB1781">
        <w:t>5 You will not be afraid of any terror by night,</w:t>
      </w:r>
    </w:p>
    <w:p w14:paraId="5F3D181F" w14:textId="77777777" w:rsidR="00704CAA" w:rsidRPr="00AB1781" w:rsidRDefault="00704CAA" w:rsidP="00704CAA">
      <w:pPr>
        <w:pStyle w:val="EnglishHangEndNoCoptic"/>
      </w:pPr>
      <w:r w:rsidRPr="00AB1781">
        <w:tab/>
        <w:t>nor</w:t>
      </w:r>
      <w:r>
        <w:t xml:space="preserve"> of the arrow that flies by day,</w:t>
      </w:r>
    </w:p>
    <w:p w14:paraId="45D33C62" w14:textId="77777777" w:rsidR="00704CAA" w:rsidRPr="00AB1781" w:rsidRDefault="00704CAA" w:rsidP="00704CAA">
      <w:pPr>
        <w:pStyle w:val="EnglishHangNoCoptic"/>
      </w:pPr>
      <w:r w:rsidRPr="00AB1781">
        <w:t xml:space="preserve">6 </w:t>
      </w:r>
      <w:r>
        <w:t xml:space="preserve">[nor] of </w:t>
      </w:r>
      <w:r w:rsidRPr="00AB1781">
        <w:t>thing</w:t>
      </w:r>
      <w:r>
        <w:t>s</w:t>
      </w:r>
      <w:r w:rsidRPr="00AB1781">
        <w:t xml:space="preserve"> that </w:t>
      </w:r>
      <w:r>
        <w:t>move in</w:t>
      </w:r>
      <w:r w:rsidRPr="00AB1781">
        <w:t xml:space="preserve"> dark</w:t>
      </w:r>
      <w:r>
        <w:t>ness</w:t>
      </w:r>
      <w:r w:rsidRPr="00AB1781">
        <w:t>,</w:t>
      </w:r>
    </w:p>
    <w:p w14:paraId="53C058F6" w14:textId="77777777" w:rsidR="00704CAA" w:rsidRPr="00AB1781" w:rsidRDefault="00704CAA" w:rsidP="00704CAA">
      <w:pPr>
        <w:pStyle w:val="EnglishHangEndNoCoptic"/>
      </w:pPr>
      <w:r w:rsidRPr="00AB1781">
        <w:tab/>
      </w:r>
      <w:r>
        <w:t xml:space="preserve">[nor] </w:t>
      </w:r>
      <w:r w:rsidRPr="00AB1781">
        <w:t xml:space="preserve">of accident, or the noonday </w:t>
      </w:r>
      <w:r>
        <w:t>demon</w:t>
      </w:r>
      <w:r w:rsidRPr="00AB1781">
        <w:t>.</w:t>
      </w:r>
    </w:p>
    <w:p w14:paraId="1521BBA6" w14:textId="77777777" w:rsidR="00704CAA" w:rsidRPr="00AB1781" w:rsidRDefault="00704CAA" w:rsidP="00704CAA">
      <w:pPr>
        <w:pStyle w:val="EnglishHangNoCoptic"/>
      </w:pPr>
      <w:r w:rsidRPr="00AB1781">
        <w:t xml:space="preserve">7 A thousand </w:t>
      </w:r>
      <w:r>
        <w:t>will</w:t>
      </w:r>
      <w:r w:rsidRPr="00AB1781">
        <w:t xml:space="preserve"> fall at your side</w:t>
      </w:r>
      <w:r>
        <w:t>,</w:t>
      </w:r>
    </w:p>
    <w:p w14:paraId="4A288075" w14:textId="77777777" w:rsidR="00704CAA" w:rsidRPr="00AB1781" w:rsidRDefault="00704CAA" w:rsidP="00704CAA">
      <w:pPr>
        <w:pStyle w:val="EnglishHangNoCoptic"/>
      </w:pPr>
      <w:r w:rsidRPr="00AB1781">
        <w:tab/>
        <w:t xml:space="preserve">and </w:t>
      </w:r>
      <w:r>
        <w:t>ten thousand at your right hand,</w:t>
      </w:r>
    </w:p>
    <w:p w14:paraId="0ED4E857" w14:textId="77777777" w:rsidR="00704CAA" w:rsidRPr="00AB1781" w:rsidRDefault="00704CAA" w:rsidP="00704CAA">
      <w:pPr>
        <w:pStyle w:val="EnglishHangEndNoCoptic"/>
      </w:pPr>
      <w:r>
        <w:tab/>
        <w:t>but it will not come near you;</w:t>
      </w:r>
    </w:p>
    <w:p w14:paraId="18E2114C" w14:textId="77777777" w:rsidR="00704CAA" w:rsidRPr="00AB1781" w:rsidRDefault="00704CAA" w:rsidP="00704CAA">
      <w:pPr>
        <w:pStyle w:val="EnglishHangNoCoptic"/>
      </w:pPr>
      <w:r w:rsidRPr="00AB1781">
        <w:t xml:space="preserve">8 </w:t>
      </w:r>
      <w:r>
        <w:t>you will o</w:t>
      </w:r>
      <w:r w:rsidRPr="00AB1781">
        <w:t xml:space="preserve">nly </w:t>
      </w:r>
      <w:r>
        <w:t xml:space="preserve">look </w:t>
      </w:r>
      <w:r w:rsidRPr="00AB1781">
        <w:t>with your eyes</w:t>
      </w:r>
      <w:r>
        <w:t>,</w:t>
      </w:r>
    </w:p>
    <w:p w14:paraId="33BE5339" w14:textId="77777777" w:rsidR="00704CAA" w:rsidRPr="00AB1781" w:rsidRDefault="00704CAA" w:rsidP="00704CAA">
      <w:pPr>
        <w:pStyle w:val="EnglishHangEndNoCoptic"/>
      </w:pPr>
      <w:r w:rsidRPr="00AB1781">
        <w:tab/>
        <w:t xml:space="preserve">and </w:t>
      </w:r>
      <w:r>
        <w:t xml:space="preserve">you will </w:t>
      </w:r>
      <w:r w:rsidRPr="00AB1781">
        <w:t>see the reward of sinners.</w:t>
      </w:r>
    </w:p>
    <w:p w14:paraId="278B778B" w14:textId="77777777" w:rsidR="00704CAA" w:rsidRPr="00AB1781" w:rsidRDefault="00704CAA" w:rsidP="00704CAA">
      <w:pPr>
        <w:pStyle w:val="EnglishHangNoCoptic"/>
      </w:pPr>
      <w:r w:rsidRPr="00AB1781">
        <w:t xml:space="preserve">9 For </w:t>
      </w:r>
      <w:r>
        <w:t>You</w:t>
      </w:r>
      <w:r w:rsidRPr="00AB1781">
        <w:t xml:space="preserve">, O Lord, </w:t>
      </w:r>
      <w:r>
        <w:t>are</w:t>
      </w:r>
      <w:r w:rsidRPr="00AB1781">
        <w:t xml:space="preserve"> my hope;</w:t>
      </w:r>
    </w:p>
    <w:p w14:paraId="2C75CE10" w14:textId="77777777" w:rsidR="00704CAA" w:rsidRPr="00AB1781" w:rsidRDefault="00704CAA" w:rsidP="00704CAA">
      <w:pPr>
        <w:pStyle w:val="EnglishHangEndNoCoptic"/>
      </w:pPr>
      <w:r w:rsidRPr="00AB1781">
        <w:tab/>
      </w:r>
      <w:r>
        <w:t>You</w:t>
      </w:r>
      <w:r w:rsidRPr="00AB1781">
        <w:t xml:space="preserve"> made the Most High </w:t>
      </w:r>
      <w:r>
        <w:t>Your</w:t>
      </w:r>
      <w:r w:rsidRPr="00AB1781">
        <w:t xml:space="preserve"> Refuge.</w:t>
      </w:r>
    </w:p>
    <w:p w14:paraId="3E6F08FD" w14:textId="77777777" w:rsidR="00704CAA" w:rsidRPr="00AB1781" w:rsidRDefault="00704CAA" w:rsidP="00704CAA">
      <w:pPr>
        <w:pStyle w:val="EnglishHangNoCoptic"/>
      </w:pPr>
      <w:r w:rsidRPr="00AB1781">
        <w:t>10 No evil will come to you,</w:t>
      </w:r>
    </w:p>
    <w:p w14:paraId="44B8AF32" w14:textId="77777777" w:rsidR="00704CAA" w:rsidRPr="00AB1781" w:rsidRDefault="00704CAA" w:rsidP="00704CAA">
      <w:pPr>
        <w:pStyle w:val="EnglishHangEndNoCoptic"/>
      </w:pPr>
      <w:r w:rsidRPr="00AB1781">
        <w:tab/>
        <w:t>and no scour</w:t>
      </w:r>
      <w:r>
        <w:t>ge will come near your dwelling,</w:t>
      </w:r>
    </w:p>
    <w:p w14:paraId="7C25F078" w14:textId="77777777" w:rsidR="00704CAA" w:rsidRPr="00AB1781" w:rsidRDefault="00704CAA" w:rsidP="00704CAA">
      <w:pPr>
        <w:pStyle w:val="EnglishHangNoCoptic"/>
      </w:pPr>
      <w:r>
        <w:lastRenderedPageBreak/>
        <w:t>11 f</w:t>
      </w:r>
      <w:r w:rsidRPr="00AB1781">
        <w:t xml:space="preserve">or He will </w:t>
      </w:r>
      <w:r>
        <w:t>command His Angels</w:t>
      </w:r>
    </w:p>
    <w:p w14:paraId="56872D98" w14:textId="77777777" w:rsidR="00704CAA" w:rsidRPr="00AB1781" w:rsidRDefault="00704CAA" w:rsidP="00704CAA">
      <w:pPr>
        <w:pStyle w:val="EnglishHangEndNoCoptic"/>
      </w:pPr>
      <w:r>
        <w:tab/>
        <w:t>to guard you in all your ways;</w:t>
      </w:r>
    </w:p>
    <w:p w14:paraId="1AECFFC1" w14:textId="77777777" w:rsidR="00704CAA" w:rsidRPr="00AB1781" w:rsidRDefault="00704CAA" w:rsidP="00704CAA">
      <w:pPr>
        <w:pStyle w:val="EnglishHangNoCoptic"/>
      </w:pPr>
      <w:r w:rsidRPr="00AB1781">
        <w:t xml:space="preserve">12 They will bear </w:t>
      </w:r>
      <w:r>
        <w:t xml:space="preserve">up </w:t>
      </w:r>
      <w:r w:rsidRPr="00AB1781">
        <w:t>you in their hands,</w:t>
      </w:r>
    </w:p>
    <w:p w14:paraId="111C594C" w14:textId="77777777" w:rsidR="00704CAA" w:rsidRPr="00AB1781" w:rsidRDefault="00704CAA" w:rsidP="00704CAA">
      <w:pPr>
        <w:pStyle w:val="EnglishHangEndNoCoptic"/>
      </w:pPr>
      <w:r w:rsidRPr="00AB1781">
        <w:tab/>
        <w:t xml:space="preserve">lest you </w:t>
      </w:r>
      <w:r>
        <w:t>strike</w:t>
      </w:r>
      <w:r w:rsidRPr="00AB1781">
        <w:t xml:space="preserve"> your foot against a stone</w:t>
      </w:r>
      <w:r>
        <w:t>;</w:t>
      </w:r>
      <w:r w:rsidRPr="00AB1781">
        <w:rPr>
          <w:rStyle w:val="FootnoteReference"/>
        </w:rPr>
        <w:footnoteReference w:id="508"/>
      </w:r>
    </w:p>
    <w:p w14:paraId="079A6558" w14:textId="77777777" w:rsidR="00704CAA" w:rsidRPr="00AB1781" w:rsidRDefault="00704CAA" w:rsidP="00704CAA">
      <w:pPr>
        <w:pStyle w:val="EnglishHangNoCoptic"/>
      </w:pPr>
      <w:r w:rsidRPr="00AB1781">
        <w:t>13 You will tread u</w:t>
      </w:r>
      <w:r>
        <w:t>pon the asp and the basilisk,</w:t>
      </w:r>
    </w:p>
    <w:p w14:paraId="492EA54E" w14:textId="77777777" w:rsidR="00704CAA" w:rsidRPr="00AB1781" w:rsidRDefault="00704CAA" w:rsidP="00704CAA">
      <w:pPr>
        <w:pStyle w:val="EnglishHangEndNoCoptic"/>
      </w:pPr>
      <w:r w:rsidRPr="00AB1781">
        <w:tab/>
      </w:r>
      <w:r>
        <w:t>you will trample</w:t>
      </w:r>
      <w:r>
        <w:rPr>
          <w:rStyle w:val="FootnoteReference"/>
        </w:rPr>
        <w:footnoteReference w:id="509"/>
      </w:r>
      <w:r>
        <w:t xml:space="preserve"> </w:t>
      </w:r>
      <w:r w:rsidRPr="00AB1781">
        <w:t>the lion and the dragon</w:t>
      </w:r>
      <w:r w:rsidRPr="00AB1781">
        <w:rPr>
          <w:rStyle w:val="FootnoteReference"/>
        </w:rPr>
        <w:footnoteReference w:id="510"/>
      </w:r>
      <w:r w:rsidRPr="00AB1781">
        <w:t xml:space="preserve"> underfoot.</w:t>
      </w:r>
    </w:p>
    <w:p w14:paraId="1D886DFD" w14:textId="77777777" w:rsidR="00704CAA" w:rsidRPr="00AB1781" w:rsidRDefault="00704CAA" w:rsidP="00704CAA">
      <w:pPr>
        <w:pStyle w:val="EnglishHangNoCoptic"/>
      </w:pPr>
      <w:r w:rsidRPr="00AB1781">
        <w:t xml:space="preserve">14 </w:t>
      </w:r>
      <w:r>
        <w:t>“</w:t>
      </w:r>
      <w:r w:rsidRPr="00AB1781">
        <w:t xml:space="preserve">Because he has </w:t>
      </w:r>
      <w:r>
        <w:t>hoped</w:t>
      </w:r>
      <w:r w:rsidRPr="00AB1781">
        <w:t xml:space="preserve"> in Me, I will deliver him;</w:t>
      </w:r>
    </w:p>
    <w:p w14:paraId="15F055C9" w14:textId="77777777" w:rsidR="00704CAA" w:rsidRPr="00AB1781" w:rsidRDefault="00704CAA" w:rsidP="00704CAA">
      <w:pPr>
        <w:pStyle w:val="EnglishHangEndNoCoptic"/>
      </w:pPr>
      <w:r w:rsidRPr="00AB1781">
        <w:tab/>
        <w:t>I will protec</w:t>
      </w:r>
      <w:r>
        <w:t>t him, because he has known My N</w:t>
      </w:r>
      <w:r w:rsidRPr="00AB1781">
        <w:t>ame.</w:t>
      </w:r>
    </w:p>
    <w:p w14:paraId="4017AF73" w14:textId="77777777" w:rsidR="00704CAA" w:rsidRPr="00AB1781" w:rsidRDefault="00704CAA" w:rsidP="00704CAA">
      <w:pPr>
        <w:pStyle w:val="EnglishHangNoCoptic"/>
      </w:pPr>
      <w:r>
        <w:t>15 He will call upon Me,</w:t>
      </w:r>
      <w:r w:rsidRPr="00AB1781">
        <w:t xml:space="preserve"> and I will </w:t>
      </w:r>
      <w:r>
        <w:t>hear him;</w:t>
      </w:r>
    </w:p>
    <w:p w14:paraId="67B2A7CA" w14:textId="77777777" w:rsidR="00704CAA" w:rsidRPr="00AB1781" w:rsidRDefault="00704CAA" w:rsidP="00704CAA">
      <w:pPr>
        <w:pStyle w:val="EnglishHangNoCoptic"/>
      </w:pPr>
      <w:r w:rsidRPr="00AB1781">
        <w:tab/>
        <w:t xml:space="preserve">I am with him in </w:t>
      </w:r>
      <w:r>
        <w:t>affliction,</w:t>
      </w:r>
    </w:p>
    <w:p w14:paraId="4BDBE87E" w14:textId="77777777" w:rsidR="00704CAA" w:rsidRPr="00AB1781" w:rsidRDefault="00704CAA" w:rsidP="00704CAA">
      <w:pPr>
        <w:pStyle w:val="EnglishHangEndNoCoptic"/>
      </w:pPr>
      <w:r w:rsidRPr="00AB1781">
        <w:tab/>
      </w:r>
      <w:r>
        <w:t xml:space="preserve">and </w:t>
      </w:r>
      <w:r w:rsidRPr="00AB1781">
        <w:t>I will deliver him and glorify him.</w:t>
      </w:r>
    </w:p>
    <w:p w14:paraId="4E730A21" w14:textId="77777777" w:rsidR="00704CAA" w:rsidRPr="00AB1781" w:rsidRDefault="00704CAA" w:rsidP="00704CAA">
      <w:pPr>
        <w:pStyle w:val="EnglishHangNoCoptic"/>
      </w:pPr>
      <w:r w:rsidRPr="00AB1781">
        <w:t xml:space="preserve">16 </w:t>
      </w:r>
      <w:r>
        <w:t xml:space="preserve">I will satisfy Him with length of days, </w:t>
      </w:r>
    </w:p>
    <w:p w14:paraId="2E588475" w14:textId="77777777" w:rsidR="00704CAA" w:rsidRDefault="00704CAA" w:rsidP="00704CAA">
      <w:pPr>
        <w:pStyle w:val="EnglishHangEndNoCoptic"/>
      </w:pPr>
      <w:r w:rsidRPr="00AB1781">
        <w:tab/>
        <w:t>and show him My salvation.</w:t>
      </w:r>
    </w:p>
    <w:p w14:paraId="14DE48A2" w14:textId="77777777" w:rsidR="00704CAA" w:rsidRDefault="00704CAA" w:rsidP="00704CAA">
      <w:pPr>
        <w:pStyle w:val="Rubric"/>
      </w:pPr>
      <w:r>
        <w:t xml:space="preserve">Alleluia. </w:t>
      </w:r>
    </w:p>
    <w:p w14:paraId="2E95374F" w14:textId="61B51ED3" w:rsidR="00704CAA" w:rsidRDefault="00704CAA" w:rsidP="00704CAA">
      <w:pPr>
        <w:pStyle w:val="Rubric"/>
      </w:pPr>
      <w:r>
        <w:t>Glory…</w:t>
      </w:r>
    </w:p>
    <w:p w14:paraId="7C6C5CD7" w14:textId="54900257"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E2EAC">
        <w:t>Psalm</w:t>
      </w:r>
      <w:r w:rsidR="000E2EAC" w:rsidRPr="00AB1781">
        <w:t xml:space="preserve"> 92</w:t>
      </w:r>
      <w:r w:rsidR="000E2EAC">
        <w:t>: “The Lord is reigns, He is robed in majesty”</w:t>
      </w:r>
      <w:r>
        <w:fldChar w:fldCharType="end"/>
      </w:r>
      <w:r>
        <w:t xml:space="preserve">, page </w:t>
      </w:r>
      <w:r>
        <w:fldChar w:fldCharType="begin"/>
      </w:r>
      <w:r>
        <w:instrText xml:space="preserve"> PAGEREF _Ref412111374 \h </w:instrText>
      </w:r>
      <w:r>
        <w:fldChar w:fldCharType="separate"/>
      </w:r>
      <w:r w:rsidR="000E2EAC">
        <w:rPr>
          <w:noProof/>
        </w:rPr>
        <w:t>233</w:t>
      </w:r>
      <w:r>
        <w:fldChar w:fldCharType="end"/>
      </w:r>
      <w:r>
        <w:t>.</w:t>
      </w:r>
    </w:p>
    <w:p w14:paraId="7A156308" w14:textId="0B3EAC31"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 xml:space="preserve">, page </w:t>
      </w:r>
      <w:r>
        <w:fldChar w:fldCharType="begin"/>
      </w:r>
      <w:r>
        <w:instrText xml:space="preserve"> PAGEREF _Ref412026313 \h </w:instrText>
      </w:r>
      <w:r>
        <w:fldChar w:fldCharType="separate"/>
      </w:r>
      <w:r w:rsidR="000E2EAC">
        <w:rPr>
          <w:noProof/>
        </w:rPr>
        <w:t>238</w:t>
      </w:r>
      <w:r>
        <w:fldChar w:fldCharType="end"/>
      </w:r>
      <w:r>
        <w:t>.</w:t>
      </w:r>
    </w:p>
    <w:p w14:paraId="34D23BA5" w14:textId="397594FD"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_Ref411967180 \h </w:instrText>
      </w:r>
      <w:r>
        <w:fldChar w:fldCharType="separate"/>
      </w:r>
      <w:r w:rsidR="000E2EAC">
        <w:t>Psalm</w:t>
      </w:r>
      <w:r w:rsidR="000E2EAC" w:rsidRPr="00AB1781">
        <w:t xml:space="preserve"> 116</w:t>
      </w:r>
      <w:r w:rsidR="000E2EAC">
        <w:t>: “Praise the Lord, all you nations”</w:t>
      </w:r>
      <w:r>
        <w:fldChar w:fldCharType="end"/>
      </w:r>
      <w:r>
        <w:t xml:space="preserve">, page </w:t>
      </w:r>
      <w:r>
        <w:fldChar w:fldCharType="begin"/>
      </w:r>
      <w:r>
        <w:instrText xml:space="preserve"> PAGEREF _Ref411967180 \h </w:instrText>
      </w:r>
      <w:r>
        <w:fldChar w:fldCharType="separate"/>
      </w:r>
      <w:r w:rsidR="000E2EAC">
        <w:rPr>
          <w:noProof/>
        </w:rPr>
        <w:t>275</w:t>
      </w:r>
      <w:r>
        <w:fldChar w:fldCharType="end"/>
      </w:r>
      <w:r>
        <w:t>.</w:t>
      </w:r>
    </w:p>
    <w:p w14:paraId="2D779DFA" w14:textId="77777777" w:rsidR="00704CAA" w:rsidRPr="00AB1781" w:rsidRDefault="00704CAA" w:rsidP="00704CAA">
      <w:pPr>
        <w:pStyle w:val="Heading3"/>
      </w:pPr>
      <w:bookmarkStart w:id="290" w:name="_Ref435438606"/>
      <w:bookmarkStart w:id="291" w:name="_Toc473283611"/>
      <w:r w:rsidRPr="00AB1781">
        <w:t>K</w:t>
      </w:r>
      <w:r>
        <w:t>athisma</w:t>
      </w:r>
      <w:r w:rsidRPr="00AB1781">
        <w:t xml:space="preserve"> 1</w:t>
      </w:r>
      <w:r>
        <w:t>3</w:t>
      </w:r>
      <w:bookmarkEnd w:id="290"/>
      <w:bookmarkEnd w:id="291"/>
    </w:p>
    <w:p w14:paraId="60F45636" w14:textId="77777777" w:rsidR="00704CAA" w:rsidRPr="008016CF" w:rsidRDefault="00704CAA" w:rsidP="00704CAA">
      <w:pPr>
        <w:pStyle w:val="Heading4"/>
      </w:pPr>
      <w:r>
        <w:t>Psalm</w:t>
      </w:r>
      <w:r w:rsidRPr="00AB1781">
        <w:t xml:space="preserve"> 91</w:t>
      </w:r>
      <w:r>
        <w:t>: “It is good to confess the Lord”</w:t>
      </w:r>
    </w:p>
    <w:p w14:paraId="189C400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3D50B09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5B939A93" w14:textId="77777777" w:rsidR="00704CAA" w:rsidRPr="00AB1781" w:rsidRDefault="00704CAA" w:rsidP="00704CAA">
      <w:pPr>
        <w:pStyle w:val="Rubric"/>
      </w:pPr>
      <w:r w:rsidRPr="00AB1781">
        <w:t>1 (Psalm of a song for the day of the Sabbath)</w:t>
      </w:r>
    </w:p>
    <w:p w14:paraId="489DCDB2" w14:textId="77777777" w:rsidR="00704CAA" w:rsidRPr="00AB1781" w:rsidRDefault="00704CAA" w:rsidP="00704CAA">
      <w:pPr>
        <w:pStyle w:val="EnglishHangNoCoptic"/>
      </w:pPr>
      <w:r w:rsidRPr="00AB1781">
        <w:lastRenderedPageBreak/>
        <w:t xml:space="preserve">2 It is good to </w:t>
      </w:r>
      <w:r>
        <w:t>confess</w:t>
      </w:r>
      <w:r>
        <w:rPr>
          <w:rStyle w:val="FootnoteReference"/>
        </w:rPr>
        <w:footnoteReference w:id="511"/>
      </w:r>
      <w:r w:rsidRPr="00AB1781">
        <w:t xml:space="preserve"> the Lord,</w:t>
      </w:r>
    </w:p>
    <w:p w14:paraId="68E90CC3" w14:textId="77777777" w:rsidR="00704CAA" w:rsidRPr="00AB1781" w:rsidRDefault="00704CAA" w:rsidP="00704CAA">
      <w:pPr>
        <w:pStyle w:val="EnglishHangEndNoCoptic"/>
      </w:pPr>
      <w:r w:rsidRPr="00AB1781">
        <w:tab/>
        <w:t xml:space="preserve">and to sing </w:t>
      </w:r>
      <w:r>
        <w:t>[</w:t>
      </w:r>
      <w:r w:rsidRPr="00AB1781">
        <w:t>praises</w:t>
      </w:r>
      <w:r>
        <w:t>]</w:t>
      </w:r>
      <w:r w:rsidRPr="00AB1781">
        <w:t xml:space="preserve"> to </w:t>
      </w:r>
      <w:r>
        <w:t>Your N</w:t>
      </w:r>
      <w:r w:rsidRPr="00AB1781">
        <w:t>ame, O Most High,</w:t>
      </w:r>
    </w:p>
    <w:p w14:paraId="4F9B92A5" w14:textId="77777777" w:rsidR="00704CAA" w:rsidRPr="00AB1781" w:rsidRDefault="00704CAA" w:rsidP="00704CAA">
      <w:pPr>
        <w:pStyle w:val="EnglishHangNoCoptic"/>
      </w:pPr>
      <w:r w:rsidRPr="00AB1781">
        <w:t xml:space="preserve">3 to </w:t>
      </w:r>
      <w:r>
        <w:t>proclaim</w:t>
      </w:r>
      <w:r w:rsidRPr="00AB1781">
        <w:t xml:space="preserve"> </w:t>
      </w:r>
      <w:r>
        <w:t>Your</w:t>
      </w:r>
      <w:r w:rsidRPr="00AB1781">
        <w:t xml:space="preserve"> mercy in the morning,</w:t>
      </w:r>
    </w:p>
    <w:p w14:paraId="1E559CCF" w14:textId="77777777" w:rsidR="00704CAA" w:rsidRPr="008016CF" w:rsidRDefault="00704CAA" w:rsidP="00704CAA">
      <w:pPr>
        <w:pStyle w:val="EnglishHangEndNoCoptic"/>
      </w:pPr>
      <w:r w:rsidRPr="00AB1781">
        <w:tab/>
        <w:t xml:space="preserve">and </w:t>
      </w:r>
      <w:r>
        <w:t>Your</w:t>
      </w:r>
      <w:r w:rsidRPr="00AB1781">
        <w:t xml:space="preserve"> truth </w:t>
      </w:r>
      <w:r>
        <w:t>every night,</w:t>
      </w:r>
    </w:p>
    <w:p w14:paraId="556D7502" w14:textId="77777777" w:rsidR="00704CAA" w:rsidRPr="00AB1781" w:rsidRDefault="00704CAA" w:rsidP="00704CAA">
      <w:pPr>
        <w:pStyle w:val="EnglishHangNoCoptic"/>
      </w:pPr>
      <w:r>
        <w:t>4 on a ten stringed harp</w:t>
      </w:r>
      <w:r w:rsidRPr="00AB1781">
        <w:t>,</w:t>
      </w:r>
    </w:p>
    <w:p w14:paraId="632EB653" w14:textId="77777777" w:rsidR="00704CAA" w:rsidRPr="00AB1781" w:rsidRDefault="00704CAA" w:rsidP="00704CAA">
      <w:pPr>
        <w:pStyle w:val="EnglishHangEndNoCoptic"/>
      </w:pPr>
      <w:r w:rsidRPr="00AB1781">
        <w:tab/>
        <w:t>with a song</w:t>
      </w:r>
      <w:r>
        <w:rPr>
          <w:rStyle w:val="FootnoteReference"/>
        </w:rPr>
        <w:footnoteReference w:id="512"/>
      </w:r>
      <w:r w:rsidRPr="00AB1781">
        <w:t xml:space="preserve"> on the </w:t>
      </w:r>
      <w:r>
        <w:t>lyre</w:t>
      </w:r>
      <w:r w:rsidRPr="00AB1781">
        <w:t>.</w:t>
      </w:r>
    </w:p>
    <w:p w14:paraId="12157DE0" w14:textId="77777777" w:rsidR="00704CAA" w:rsidRPr="00AB1781" w:rsidRDefault="00704CAA" w:rsidP="00704CAA">
      <w:pPr>
        <w:pStyle w:val="EnglishHangNoCoptic"/>
      </w:pPr>
      <w:r w:rsidRPr="00AB1781">
        <w:t xml:space="preserve">5 For </w:t>
      </w:r>
      <w:r>
        <w:t>You</w:t>
      </w:r>
      <w:r w:rsidRPr="00AB1781">
        <w:t xml:space="preserve">, O Lord, </w:t>
      </w:r>
      <w:r>
        <w:t>have</w:t>
      </w:r>
      <w:r w:rsidRPr="00AB1781">
        <w:t xml:space="preserve"> made me glad by </w:t>
      </w:r>
      <w:r>
        <w:t>Your</w:t>
      </w:r>
      <w:r w:rsidRPr="00AB1781">
        <w:t xml:space="preserve"> </w:t>
      </w:r>
      <w:r>
        <w:t>works</w:t>
      </w:r>
      <w:r w:rsidRPr="00AB1781">
        <w:t>,</w:t>
      </w:r>
    </w:p>
    <w:p w14:paraId="5D8AA72E" w14:textId="77777777" w:rsidR="00704CAA" w:rsidRPr="00AB1781" w:rsidRDefault="00704CAA" w:rsidP="00704CAA">
      <w:pPr>
        <w:pStyle w:val="EnglishHangEndNoCoptic"/>
      </w:pPr>
      <w:r w:rsidRPr="00AB1781">
        <w:tab/>
        <w:t xml:space="preserve">and </w:t>
      </w:r>
      <w:r>
        <w:t xml:space="preserve">I will rejoice </w:t>
      </w:r>
      <w:r w:rsidRPr="00AB1781">
        <w:t>at the work</w:t>
      </w:r>
      <w:r>
        <w:t>s</w:t>
      </w:r>
      <w:r w:rsidRPr="00AB1781">
        <w:t xml:space="preserve"> of </w:t>
      </w:r>
      <w:r>
        <w:t>Your hands</w:t>
      </w:r>
      <w:r w:rsidRPr="00AB1781">
        <w:t>.</w:t>
      </w:r>
    </w:p>
    <w:p w14:paraId="2B3C8161" w14:textId="77777777" w:rsidR="00704CAA" w:rsidRPr="00AB1781" w:rsidRDefault="00704CAA" w:rsidP="00704CAA">
      <w:pPr>
        <w:pStyle w:val="EnglishHangNoCoptic"/>
      </w:pPr>
      <w:r w:rsidRPr="00AB1781">
        <w:t xml:space="preserve">6 How </w:t>
      </w:r>
      <w:r>
        <w:t>magnificent</w:t>
      </w:r>
      <w:r w:rsidRPr="00AB1781">
        <w:t xml:space="preserve"> are </w:t>
      </w:r>
      <w:r>
        <w:t>Your</w:t>
      </w:r>
      <w:r w:rsidRPr="00AB1781">
        <w:t xml:space="preserve"> works, O Lord!</w:t>
      </w:r>
    </w:p>
    <w:p w14:paraId="4B3C2EC5" w14:textId="77777777" w:rsidR="00704CAA" w:rsidRPr="00AB1781" w:rsidRDefault="00704CAA" w:rsidP="00704CAA">
      <w:pPr>
        <w:pStyle w:val="EnglishHangEndNoCoptic"/>
      </w:pPr>
      <w:r w:rsidRPr="00AB1781">
        <w:tab/>
      </w:r>
      <w:r>
        <w:t>Your thoughts are</w:t>
      </w:r>
      <w:r w:rsidRPr="00AB1781">
        <w:t xml:space="preserve"> very deep!</w:t>
      </w:r>
    </w:p>
    <w:p w14:paraId="5EDB0ECF" w14:textId="77777777" w:rsidR="00704CAA" w:rsidRPr="00AB1781" w:rsidRDefault="00704CAA" w:rsidP="00704CAA">
      <w:pPr>
        <w:pStyle w:val="EnglishHangNoCoptic"/>
      </w:pPr>
      <w:r w:rsidRPr="00AB1781">
        <w:t xml:space="preserve">7 A </w:t>
      </w:r>
      <w:r>
        <w:t>foolish</w:t>
      </w:r>
      <w:r w:rsidRPr="00AB1781">
        <w:t xml:space="preserve"> man </w:t>
      </w:r>
      <w:r>
        <w:t>will not</w:t>
      </w:r>
      <w:r w:rsidRPr="00AB1781">
        <w:t xml:space="preserve"> know</w:t>
      </w:r>
      <w:r>
        <w:t xml:space="preserve"> these things</w:t>
      </w:r>
      <w:r w:rsidRPr="00AB1781">
        <w:t>,</w:t>
      </w:r>
    </w:p>
    <w:p w14:paraId="14D413D6" w14:textId="77777777" w:rsidR="00704CAA" w:rsidRPr="00AB1781" w:rsidRDefault="00704CAA" w:rsidP="00704CAA">
      <w:pPr>
        <w:pStyle w:val="EnglishHangEndNoCoptic"/>
      </w:pPr>
      <w:r w:rsidRPr="00AB1781">
        <w:tab/>
        <w:t xml:space="preserve">and a </w:t>
      </w:r>
      <w:r>
        <w:t>stupid man</w:t>
      </w:r>
      <w:r w:rsidRPr="00AB1781">
        <w:t xml:space="preserve"> </w:t>
      </w:r>
      <w:r>
        <w:t>will not</w:t>
      </w:r>
      <w:r w:rsidRPr="00AB1781">
        <w:t xml:space="preserve"> understand </w:t>
      </w:r>
      <w:r>
        <w:t>them.</w:t>
      </w:r>
    </w:p>
    <w:p w14:paraId="2709BD27" w14:textId="77777777" w:rsidR="00704CAA" w:rsidRPr="00AB1781" w:rsidRDefault="00704CAA" w:rsidP="00704CAA">
      <w:pPr>
        <w:pStyle w:val="EnglishHangNoCoptic"/>
      </w:pPr>
      <w:r w:rsidRPr="00AB1781">
        <w:t>8 when sinners spring up like grass</w:t>
      </w:r>
      <w:r>
        <w:t>,</w:t>
      </w:r>
    </w:p>
    <w:p w14:paraId="3BAA54CA" w14:textId="77777777" w:rsidR="00704CAA" w:rsidRPr="00AB1781" w:rsidRDefault="00704CAA" w:rsidP="00704CAA">
      <w:pPr>
        <w:pStyle w:val="EnglishHangNoCoptic"/>
      </w:pPr>
      <w:r w:rsidRPr="00AB1781">
        <w:tab/>
        <w:t xml:space="preserve">all the </w:t>
      </w:r>
      <w:r>
        <w:t>lawless</w:t>
      </w:r>
      <w:r w:rsidRPr="00AB1781">
        <w:t xml:space="preserve"> show their faces,</w:t>
      </w:r>
    </w:p>
    <w:p w14:paraId="10839823" w14:textId="77777777" w:rsidR="00704CAA" w:rsidRPr="00AB1781" w:rsidRDefault="00704CAA" w:rsidP="00704CAA">
      <w:pPr>
        <w:pStyle w:val="EnglishHangEndNoCoptic"/>
      </w:pPr>
      <w:r w:rsidRPr="00AB1781">
        <w:tab/>
        <w:t xml:space="preserve">that they may be destroyed </w:t>
      </w:r>
      <w:r>
        <w:t>unto ages of ages</w:t>
      </w:r>
      <w:r>
        <w:rPr>
          <w:rStyle w:val="FootnoteReference"/>
        </w:rPr>
        <w:footnoteReference w:id="513"/>
      </w:r>
      <w:r w:rsidRPr="00AB1781">
        <w:t>.</w:t>
      </w:r>
    </w:p>
    <w:p w14:paraId="23702685" w14:textId="77777777" w:rsidR="00704CAA" w:rsidRPr="00AB1781" w:rsidRDefault="00704CAA" w:rsidP="00704CAA">
      <w:pPr>
        <w:pStyle w:val="EnglishHangEndNoCoptic"/>
      </w:pPr>
      <w:r w:rsidRPr="00AB1781">
        <w:t xml:space="preserve">9 But </w:t>
      </w:r>
      <w:r>
        <w:t>You</w:t>
      </w:r>
      <w:r w:rsidRPr="00AB1781">
        <w:t xml:space="preserve"> </w:t>
      </w:r>
      <w:r>
        <w:t>are Most High forever, O Lord,</w:t>
      </w:r>
    </w:p>
    <w:p w14:paraId="208291D0" w14:textId="77777777" w:rsidR="00704CAA" w:rsidRPr="00AB1781" w:rsidRDefault="00704CAA" w:rsidP="00704CAA">
      <w:pPr>
        <w:pStyle w:val="EnglishHangNoCoptic"/>
      </w:pPr>
      <w:r>
        <w:t>10 for, look</w:t>
      </w:r>
      <w:r w:rsidRPr="00AB1781">
        <w:t xml:space="preserve">, </w:t>
      </w:r>
      <w:r>
        <w:t>Your</w:t>
      </w:r>
      <w:r w:rsidRPr="00AB1781">
        <w:t xml:space="preserve"> enemies, O Lord,</w:t>
      </w:r>
    </w:p>
    <w:p w14:paraId="4C2095B4" w14:textId="77777777" w:rsidR="00704CAA" w:rsidRPr="00AB1781" w:rsidRDefault="00704CAA" w:rsidP="00704CAA">
      <w:pPr>
        <w:pStyle w:val="EnglishHangNoCoptic"/>
      </w:pPr>
      <w:r>
        <w:tab/>
        <w:t>look</w:t>
      </w:r>
      <w:r w:rsidRPr="00AB1781">
        <w:t xml:space="preserve">, </w:t>
      </w:r>
      <w:r>
        <w:t>Your</w:t>
      </w:r>
      <w:r w:rsidRPr="00AB1781">
        <w:t xml:space="preserve"> enemies </w:t>
      </w:r>
      <w:r>
        <w:t>will perish,</w:t>
      </w:r>
    </w:p>
    <w:p w14:paraId="191BFCA0" w14:textId="77777777" w:rsidR="00704CAA" w:rsidRPr="00AB1781" w:rsidRDefault="00704CAA" w:rsidP="00704CAA">
      <w:pPr>
        <w:pStyle w:val="EnglishHangEndNoCoptic"/>
      </w:pPr>
      <w:r w:rsidRPr="00AB1781">
        <w:tab/>
        <w:t xml:space="preserve">and all </w:t>
      </w:r>
      <w:r>
        <w:t>the lawless</w:t>
      </w:r>
      <w:r w:rsidRPr="00AB1781">
        <w:t xml:space="preserve"> will be scattered.</w:t>
      </w:r>
    </w:p>
    <w:p w14:paraId="61B73E9F" w14:textId="77777777" w:rsidR="00704CAA" w:rsidRPr="00AB1781" w:rsidRDefault="00704CAA" w:rsidP="00704CAA">
      <w:pPr>
        <w:pStyle w:val="EnglishHangNoCoptic"/>
      </w:pPr>
      <w:r w:rsidRPr="00AB1781">
        <w:t xml:space="preserve">11 But </w:t>
      </w:r>
      <w:r>
        <w:t>You</w:t>
      </w:r>
      <w:r w:rsidRPr="00AB1781">
        <w:t xml:space="preserve"> give me the strength of a rhinoceros</w:t>
      </w:r>
      <w:r>
        <w:rPr>
          <w:rStyle w:val="FootnoteReference"/>
        </w:rPr>
        <w:footnoteReference w:id="514"/>
      </w:r>
      <w:r w:rsidRPr="00AB1781">
        <w:t>,</w:t>
      </w:r>
    </w:p>
    <w:p w14:paraId="4DEA31F4" w14:textId="77777777" w:rsidR="00704CAA" w:rsidRPr="00AB1781" w:rsidRDefault="00704CAA" w:rsidP="00704CAA">
      <w:pPr>
        <w:pStyle w:val="EnglishHangEndNoCoptic"/>
      </w:pPr>
      <w:r w:rsidRPr="00AB1781">
        <w:tab/>
        <w:t>and finest oil</w:t>
      </w:r>
      <w:r>
        <w:rPr>
          <w:rStyle w:val="FootnoteReference"/>
        </w:rPr>
        <w:footnoteReference w:id="515"/>
      </w:r>
      <w:r w:rsidRPr="00AB1781">
        <w:t xml:space="preserve"> to refresh my old age.</w:t>
      </w:r>
    </w:p>
    <w:p w14:paraId="2C8B2F77" w14:textId="77777777" w:rsidR="00704CAA" w:rsidRPr="00AB1781" w:rsidRDefault="00704CAA" w:rsidP="00704CAA">
      <w:pPr>
        <w:pStyle w:val="EnglishHangNoCoptic"/>
      </w:pPr>
      <w:r w:rsidRPr="00AB1781">
        <w:t xml:space="preserve">12 And my eye looks </w:t>
      </w:r>
      <w:r>
        <w:t>at</w:t>
      </w:r>
      <w:r w:rsidRPr="00AB1781">
        <w:t xml:space="preserve"> my enemies,</w:t>
      </w:r>
    </w:p>
    <w:p w14:paraId="72A8A931" w14:textId="77777777" w:rsidR="00704CAA" w:rsidRPr="00AB1781" w:rsidRDefault="00704CAA" w:rsidP="00704CAA">
      <w:pPr>
        <w:pStyle w:val="EnglishHangEndNoCoptic"/>
      </w:pPr>
      <w:r w:rsidRPr="00AB1781">
        <w:tab/>
        <w:t xml:space="preserve">and my ear </w:t>
      </w:r>
      <w:r>
        <w:t xml:space="preserve">will </w:t>
      </w:r>
      <w:r w:rsidRPr="00AB1781">
        <w:t xml:space="preserve">hears </w:t>
      </w:r>
      <w:r>
        <w:t>evildoers who rise up against me</w:t>
      </w:r>
      <w:r w:rsidRPr="00AB1781">
        <w:t>.</w:t>
      </w:r>
    </w:p>
    <w:p w14:paraId="4B6FA926" w14:textId="77777777" w:rsidR="00704CAA" w:rsidRPr="00AB1781" w:rsidRDefault="00704CAA" w:rsidP="00704CAA">
      <w:pPr>
        <w:pStyle w:val="EnglishHangNoCoptic"/>
      </w:pPr>
      <w:r w:rsidRPr="00AB1781">
        <w:t xml:space="preserve">13 The righteous will </w:t>
      </w:r>
      <w:r>
        <w:t>flourish</w:t>
      </w:r>
      <w:r w:rsidRPr="00AB1781">
        <w:t xml:space="preserve"> like a palm tree,</w:t>
      </w:r>
    </w:p>
    <w:p w14:paraId="15B8E376" w14:textId="77777777" w:rsidR="00704CAA" w:rsidRPr="00AB1781" w:rsidRDefault="00704CAA" w:rsidP="00704CAA">
      <w:pPr>
        <w:pStyle w:val="EnglishHangEndNoCoptic"/>
      </w:pPr>
      <w:r w:rsidRPr="00AB1781">
        <w:tab/>
        <w:t xml:space="preserve">and will </w:t>
      </w:r>
      <w:r>
        <w:t>increase</w:t>
      </w:r>
      <w:r w:rsidRPr="00AB1781">
        <w:t xml:space="preserve"> like a cedar in Lebanon.</w:t>
      </w:r>
    </w:p>
    <w:p w14:paraId="70FAD25F" w14:textId="77777777" w:rsidR="00704CAA" w:rsidRPr="00AB1781" w:rsidRDefault="00704CAA" w:rsidP="00704CAA">
      <w:pPr>
        <w:pStyle w:val="EnglishHangNoCoptic"/>
      </w:pPr>
      <w:r w:rsidRPr="00AB1781">
        <w:t>14 Those who are planted in the house of the Lord</w:t>
      </w:r>
      <w:r w:rsidRPr="00AB1781">
        <w:rPr>
          <w:rStyle w:val="FootnoteReference"/>
        </w:rPr>
        <w:footnoteReference w:id="516"/>
      </w:r>
    </w:p>
    <w:p w14:paraId="616582AB" w14:textId="77777777" w:rsidR="00704CAA" w:rsidRPr="00AB1781" w:rsidRDefault="00704CAA" w:rsidP="00704CAA">
      <w:pPr>
        <w:pStyle w:val="EnglishHangEndNoCoptic"/>
      </w:pPr>
      <w:r w:rsidRPr="00AB1781">
        <w:tab/>
        <w:t xml:space="preserve">will </w:t>
      </w:r>
      <w:r>
        <w:t>flourish</w:t>
      </w:r>
      <w:r w:rsidRPr="00AB1781">
        <w:t xml:space="preserve"> in the courts of our God.</w:t>
      </w:r>
    </w:p>
    <w:p w14:paraId="0E52B337" w14:textId="77777777" w:rsidR="00704CAA" w:rsidRPr="00AB1781" w:rsidRDefault="00704CAA" w:rsidP="00704CAA">
      <w:pPr>
        <w:pStyle w:val="EnglishHangNoCoptic"/>
      </w:pPr>
      <w:r w:rsidRPr="00AB1781">
        <w:lastRenderedPageBreak/>
        <w:t>15 They will still bear fruit</w:t>
      </w:r>
      <w:r>
        <w:rPr>
          <w:rStyle w:val="FootnoteReference"/>
        </w:rPr>
        <w:footnoteReference w:id="517"/>
      </w:r>
      <w:r w:rsidRPr="00AB1781">
        <w:t xml:space="preserve"> in a ripe</w:t>
      </w:r>
      <w:r>
        <w:rPr>
          <w:rStyle w:val="FootnoteReference"/>
        </w:rPr>
        <w:footnoteReference w:id="518"/>
      </w:r>
      <w:r w:rsidRPr="00AB1781">
        <w:t xml:space="preserve"> old age,</w:t>
      </w:r>
    </w:p>
    <w:p w14:paraId="15B1F756" w14:textId="77777777" w:rsidR="00704CAA" w:rsidRPr="00AB1781" w:rsidRDefault="00704CAA" w:rsidP="00704CAA">
      <w:pPr>
        <w:pStyle w:val="EnglishHangEndNoCoptic"/>
      </w:pPr>
      <w:r>
        <w:tab/>
        <w:t>and will be prospering</w:t>
      </w:r>
    </w:p>
    <w:p w14:paraId="676A541D" w14:textId="77777777" w:rsidR="00704CAA" w:rsidRPr="00AB1781" w:rsidRDefault="00704CAA" w:rsidP="00704CAA">
      <w:pPr>
        <w:pStyle w:val="EnglishHangNoCoptic"/>
      </w:pPr>
      <w:r w:rsidRPr="00AB1781">
        <w:t xml:space="preserve">16 </w:t>
      </w:r>
      <w:r>
        <w:t>so as to proclaim, “</w:t>
      </w:r>
      <w:r w:rsidRPr="00AB1781">
        <w:t xml:space="preserve">the Lord </w:t>
      </w:r>
      <w:r>
        <w:t>my</w:t>
      </w:r>
      <w:r w:rsidRPr="00AB1781">
        <w:t xml:space="preserve"> God is </w:t>
      </w:r>
      <w:r>
        <w:t>upright</w:t>
      </w:r>
      <w:r w:rsidRPr="00AB1781">
        <w:t>,</w:t>
      </w:r>
    </w:p>
    <w:p w14:paraId="7529CD60" w14:textId="77777777" w:rsidR="00704CAA" w:rsidRPr="008016CF" w:rsidRDefault="00704CAA" w:rsidP="00704CAA">
      <w:pPr>
        <w:pStyle w:val="EnglishHangEndNoCoptic"/>
      </w:pPr>
      <w:r w:rsidRPr="00AB1781">
        <w:tab/>
        <w:t>and that there is no injustice in Him.</w:t>
      </w:r>
      <w:r>
        <w:t>”</w:t>
      </w:r>
    </w:p>
    <w:p w14:paraId="5FB8CAD8" w14:textId="77777777" w:rsidR="00704CAA" w:rsidRPr="00AB1781" w:rsidRDefault="00704CAA" w:rsidP="00704CAA">
      <w:pPr>
        <w:pStyle w:val="Heading4"/>
      </w:pPr>
      <w:bookmarkStart w:id="292" w:name="_Ref412111374"/>
      <w:r>
        <w:t>Psalm</w:t>
      </w:r>
      <w:r w:rsidRPr="00AB1781">
        <w:t xml:space="preserve"> 92</w:t>
      </w:r>
      <w:r>
        <w:t>: “The Lord is reigns, He is robed in majesty”</w:t>
      </w:r>
      <w:bookmarkEnd w:id="292"/>
    </w:p>
    <w:p w14:paraId="4F4A9AC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9"/>
      </w:r>
    </w:p>
    <w:p w14:paraId="7C1FD99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23DC3276" w14:textId="46C11D3A" w:rsidR="00C853E6"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rsidR="00005A18">
        <w:t>. Reserved for the presbyter, if present.</w:t>
      </w:r>
    </w:p>
    <w:p w14:paraId="6CEB833E" w14:textId="26764FB2" w:rsidR="00704CAA" w:rsidRPr="00AB1781" w:rsidRDefault="00704CAA" w:rsidP="00704CAA">
      <w:pPr>
        <w:pStyle w:val="Rubric"/>
      </w:pPr>
      <w:r w:rsidRPr="00AB1781">
        <w:t xml:space="preserve">1 (For the day before the Sabbath, when the earth was </w:t>
      </w:r>
      <w:r>
        <w:t>settled</w:t>
      </w:r>
      <w:r w:rsidRPr="00AB1781">
        <w:t>. The Praise of a Song by David)</w:t>
      </w:r>
    </w:p>
    <w:p w14:paraId="2216D870" w14:textId="77777777" w:rsidR="00704CAA" w:rsidRPr="00AB1781" w:rsidRDefault="00704CAA" w:rsidP="00704CAA">
      <w:pPr>
        <w:pStyle w:val="EnglishHangNoCoptic"/>
      </w:pPr>
      <w:r>
        <w:t>The Lord reigns</w:t>
      </w:r>
      <w:r w:rsidRPr="00AB1781">
        <w:t xml:space="preserve">, He is robed in </w:t>
      </w:r>
      <w:r>
        <w:t>majesty;</w:t>
      </w:r>
    </w:p>
    <w:p w14:paraId="6179FE5A" w14:textId="77777777" w:rsidR="00704CAA" w:rsidRPr="00AB1781" w:rsidRDefault="00704CAA" w:rsidP="00704CAA">
      <w:pPr>
        <w:pStyle w:val="EnglishHangNoCoptic"/>
      </w:pPr>
      <w:r>
        <w:tab/>
        <w:t xml:space="preserve">The Lord </w:t>
      </w:r>
      <w:r w:rsidRPr="00AB1781">
        <w:t xml:space="preserve">robed and </w:t>
      </w:r>
      <w:r>
        <w:t>girded Himself with power</w:t>
      </w:r>
      <w:r>
        <w:rPr>
          <w:rStyle w:val="FootnoteReference"/>
        </w:rPr>
        <w:footnoteReference w:id="520"/>
      </w:r>
      <w:r>
        <w:t>;</w:t>
      </w:r>
    </w:p>
    <w:p w14:paraId="201FAF58" w14:textId="77777777" w:rsidR="00704CAA" w:rsidRPr="00AB1781" w:rsidRDefault="00704CAA" w:rsidP="00704CAA">
      <w:pPr>
        <w:pStyle w:val="EnglishHangEndNoCoptic"/>
      </w:pPr>
      <w:r>
        <w:tab/>
        <w:t>Indeed, He</w:t>
      </w:r>
      <w:r w:rsidRPr="00AB1781">
        <w:t xml:space="preserve"> made the world firm</w:t>
      </w:r>
      <w:r>
        <w:t>,</w:t>
      </w:r>
      <w:r w:rsidRPr="00AB1781">
        <w:t xml:space="preserve"> </w:t>
      </w:r>
      <w:r>
        <w:t>that</w:t>
      </w:r>
      <w:r w:rsidRPr="00AB1781">
        <w:t xml:space="preserve"> it </w:t>
      </w:r>
      <w:r>
        <w:t>will not</w:t>
      </w:r>
      <w:r w:rsidRPr="00AB1781">
        <w:t xml:space="preserve"> be shaken.</w:t>
      </w:r>
    </w:p>
    <w:p w14:paraId="7A9684FA" w14:textId="77777777" w:rsidR="00704CAA" w:rsidRPr="00AB1781" w:rsidRDefault="00704CAA" w:rsidP="00704CAA">
      <w:pPr>
        <w:pStyle w:val="EnglishHangNoCoptic"/>
      </w:pPr>
      <w:r w:rsidRPr="00AB1781">
        <w:t xml:space="preserve">2 </w:t>
      </w:r>
      <w:r>
        <w:t>Your</w:t>
      </w:r>
      <w:r w:rsidRPr="00AB1781">
        <w:t xml:space="preserve"> throne is prepared from of old,</w:t>
      </w:r>
    </w:p>
    <w:p w14:paraId="7B786BFE" w14:textId="77777777" w:rsidR="00704CAA" w:rsidRPr="008016CF" w:rsidRDefault="00704CAA" w:rsidP="00704CAA">
      <w:pPr>
        <w:pStyle w:val="EnglishHangEndNoCoptic"/>
      </w:pPr>
      <w:r w:rsidRPr="00AB1781">
        <w:tab/>
      </w:r>
      <w:r>
        <w:t>You</w:t>
      </w:r>
      <w:r w:rsidRPr="00AB1781">
        <w:t xml:space="preserve"> </w:t>
      </w:r>
      <w:r>
        <w:t>are</w:t>
      </w:r>
      <w:r w:rsidRPr="00AB1781">
        <w:t xml:space="preserve"> from </w:t>
      </w:r>
      <w:r>
        <w:t>everlasting</w:t>
      </w:r>
      <w:r w:rsidRPr="00AB1781">
        <w:t>.</w:t>
      </w:r>
    </w:p>
    <w:p w14:paraId="55D3F52B" w14:textId="77777777" w:rsidR="00704CAA" w:rsidRPr="00AB1781" w:rsidRDefault="00704CAA" w:rsidP="00704CAA">
      <w:pPr>
        <w:pStyle w:val="EnglishHangNoCoptic"/>
      </w:pPr>
      <w:r w:rsidRPr="00AB1781">
        <w:t xml:space="preserve">3 The rivers </w:t>
      </w:r>
      <w:r>
        <w:t>have lift [themselves]</w:t>
      </w:r>
      <w:r>
        <w:rPr>
          <w:rStyle w:val="FootnoteReference"/>
        </w:rPr>
        <w:footnoteReference w:id="521"/>
      </w:r>
      <w:r>
        <w:t xml:space="preserve"> up</w:t>
      </w:r>
      <w:r w:rsidRPr="00AB1781">
        <w:t>, O Lord,</w:t>
      </w:r>
    </w:p>
    <w:p w14:paraId="3F71633D" w14:textId="77777777" w:rsidR="00704CAA" w:rsidRPr="00AB1781" w:rsidRDefault="00704CAA" w:rsidP="00704CAA">
      <w:pPr>
        <w:pStyle w:val="EnglishHangEndNoCoptic"/>
      </w:pPr>
      <w:r w:rsidRPr="00AB1781">
        <w:tab/>
        <w:t xml:space="preserve">the rivers </w:t>
      </w:r>
      <w:r>
        <w:t>lift up</w:t>
      </w:r>
      <w:r w:rsidRPr="00AB1781">
        <w:t xml:space="preserve"> their voice</w:t>
      </w:r>
      <w:r>
        <w:t>s;</w:t>
      </w:r>
    </w:p>
    <w:p w14:paraId="7BF8F538" w14:textId="77777777" w:rsidR="00704CAA" w:rsidRPr="00AB1781" w:rsidRDefault="00704CAA" w:rsidP="00704CAA">
      <w:pPr>
        <w:pStyle w:val="EnglishHangNoCoptic"/>
      </w:pPr>
      <w:r w:rsidRPr="00AB1781">
        <w:t xml:space="preserve">4 </w:t>
      </w:r>
      <w:r>
        <w:t>Because of the voices</w:t>
      </w:r>
      <w:r w:rsidRPr="00AB1781">
        <w:t xml:space="preserve"> of </w:t>
      </w:r>
      <w:r>
        <w:t xml:space="preserve">their </w:t>
      </w:r>
      <w:r w:rsidRPr="00AB1781">
        <w:t>many waters</w:t>
      </w:r>
      <w:r>
        <w:t>,</w:t>
      </w:r>
    </w:p>
    <w:p w14:paraId="18E47249" w14:textId="77777777" w:rsidR="00704CAA" w:rsidRPr="00AB1781" w:rsidRDefault="00704CAA" w:rsidP="00704CAA">
      <w:pPr>
        <w:pStyle w:val="EnglishHangNoCoptic"/>
      </w:pPr>
      <w:r w:rsidRPr="00AB1781">
        <w:tab/>
      </w:r>
      <w:r>
        <w:t>the billows of the sea are marvelous;</w:t>
      </w:r>
    </w:p>
    <w:p w14:paraId="0F0127A0" w14:textId="77777777" w:rsidR="00704CAA" w:rsidRPr="00AB1781" w:rsidRDefault="00704CAA" w:rsidP="00704CAA">
      <w:pPr>
        <w:pStyle w:val="EnglishHangEndNoCoptic"/>
      </w:pPr>
      <w:r w:rsidRPr="00AB1781">
        <w:tab/>
      </w:r>
      <w:r>
        <w:t>the Lord on high is wondrous!</w:t>
      </w:r>
    </w:p>
    <w:p w14:paraId="3A59D514" w14:textId="77777777" w:rsidR="00704CAA" w:rsidRPr="00AB1781" w:rsidRDefault="00704CAA" w:rsidP="00704CAA">
      <w:pPr>
        <w:pStyle w:val="EnglishHangNoCoptic"/>
      </w:pPr>
      <w:r w:rsidRPr="00AB1781">
        <w:t xml:space="preserve">5 </w:t>
      </w:r>
      <w:r>
        <w:t>Your</w:t>
      </w:r>
      <w:r w:rsidRPr="00AB1781">
        <w:t xml:space="preserve"> testimonies </w:t>
      </w:r>
      <w:r>
        <w:t>are very sure;</w:t>
      </w:r>
    </w:p>
    <w:p w14:paraId="235043B3" w14:textId="77777777" w:rsidR="00704CAA" w:rsidRDefault="00704CAA" w:rsidP="00704CAA">
      <w:pPr>
        <w:pStyle w:val="EnglishHangEndNoCoptic"/>
      </w:pPr>
      <w:r w:rsidRPr="00AB1781">
        <w:tab/>
        <w:t xml:space="preserve">Holiness </w:t>
      </w:r>
      <w:r>
        <w:t>befits</w:t>
      </w:r>
      <w:r w:rsidRPr="00AB1781">
        <w:t xml:space="preserve"> </w:t>
      </w:r>
      <w:r>
        <w:t>Your</w:t>
      </w:r>
      <w:r w:rsidRPr="00AB1781">
        <w:t xml:space="preserve"> house, O Lord, </w:t>
      </w:r>
      <w:r>
        <w:t>unto length of days</w:t>
      </w:r>
      <w:r>
        <w:rPr>
          <w:rStyle w:val="FootnoteReference"/>
        </w:rPr>
        <w:footnoteReference w:id="522"/>
      </w:r>
      <w:r w:rsidRPr="00AB1781">
        <w:t>.</w:t>
      </w:r>
    </w:p>
    <w:p w14:paraId="469BE02C" w14:textId="77777777" w:rsidR="00C853E6" w:rsidRDefault="00704CAA" w:rsidP="00704CAA">
      <w:pPr>
        <w:pStyle w:val="Rubric"/>
      </w:pPr>
      <w:r>
        <w:t>Alleluia.</w:t>
      </w:r>
    </w:p>
    <w:p w14:paraId="5941DEED" w14:textId="32A8DFD1" w:rsidR="00704CAA" w:rsidRPr="008016CF" w:rsidRDefault="00C853E6" w:rsidP="00704CAA">
      <w:pPr>
        <w:pStyle w:val="Rubric"/>
      </w:pPr>
      <w:r>
        <w:fldChar w:fldCharType="begin"/>
      </w:r>
      <w:r>
        <w:instrText xml:space="preserve"> REF _Ref434576249 \h </w:instrText>
      </w:r>
      <w:r>
        <w:fldChar w:fldCharType="separate"/>
      </w:r>
      <w:r w:rsidR="000E2EAC">
        <w:rPr>
          <w:lang w:val="en-GB"/>
        </w:rPr>
        <w:t>The Psalms of Noon (The Sixth Hour)</w:t>
      </w:r>
      <w:r>
        <w:fldChar w:fldCharType="end"/>
      </w:r>
      <w:r>
        <w:t xml:space="preserve"> conclude here.</w:t>
      </w:r>
      <w:r w:rsidR="00704CAA">
        <w:t xml:space="preserve"> </w:t>
      </w:r>
    </w:p>
    <w:p w14:paraId="4F120D14" w14:textId="77777777" w:rsidR="00704CAA" w:rsidRPr="00AB1781" w:rsidRDefault="00704CAA" w:rsidP="00704CAA">
      <w:pPr>
        <w:pStyle w:val="Heading4"/>
      </w:pPr>
      <w:r>
        <w:lastRenderedPageBreak/>
        <w:t>Psalm</w:t>
      </w:r>
      <w:r w:rsidRPr="00AB1781">
        <w:t xml:space="preserve"> 93</w:t>
      </w:r>
      <w:r>
        <w:t>: “The Lord is a God of vengeance”</w:t>
      </w:r>
    </w:p>
    <w:p w14:paraId="028C901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804AF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05C90808" w14:textId="77777777" w:rsidR="00704CAA" w:rsidRPr="00AB1781" w:rsidRDefault="00704CAA" w:rsidP="00704CAA">
      <w:pPr>
        <w:pStyle w:val="Rubric"/>
      </w:pPr>
      <w:r w:rsidRPr="00AB1781">
        <w:t>1 (A Psalm by David for the fourth day of the week)</w:t>
      </w:r>
    </w:p>
    <w:p w14:paraId="0C45CFA9" w14:textId="77777777" w:rsidR="00704CAA" w:rsidRPr="00AB1781" w:rsidRDefault="00704CAA" w:rsidP="00704CAA">
      <w:pPr>
        <w:pStyle w:val="EnglishHangNoCoptic"/>
      </w:pPr>
      <w:r w:rsidRPr="00AB1781">
        <w:t xml:space="preserve">The Lord is a God of </w:t>
      </w:r>
      <w:r>
        <w:t>vengeance</w:t>
      </w:r>
      <w:r w:rsidRPr="00AB1781">
        <w:t>;</w:t>
      </w:r>
      <w:r w:rsidRPr="00AB1781">
        <w:rPr>
          <w:rStyle w:val="FootnoteReference"/>
        </w:rPr>
        <w:footnoteReference w:id="523"/>
      </w:r>
    </w:p>
    <w:p w14:paraId="6D3C3513" w14:textId="77777777" w:rsidR="00704CAA" w:rsidRPr="00AB1781" w:rsidRDefault="00704CAA" w:rsidP="00704CAA">
      <w:pPr>
        <w:pStyle w:val="EnglishHangEndNoCoptic"/>
      </w:pPr>
      <w:r w:rsidRPr="00AB1781">
        <w:tab/>
        <w:t xml:space="preserve">the God of </w:t>
      </w:r>
      <w:r>
        <w:t>vengeance declared Himself openly</w:t>
      </w:r>
      <w:r w:rsidRPr="00AB1781">
        <w:t>.</w:t>
      </w:r>
    </w:p>
    <w:p w14:paraId="39CCF9F6" w14:textId="77777777" w:rsidR="00704CAA" w:rsidRPr="00AB1781" w:rsidRDefault="00704CAA" w:rsidP="00704CAA">
      <w:pPr>
        <w:pStyle w:val="EnglishHangNoCoptic"/>
      </w:pPr>
      <w:r w:rsidRPr="00AB1781">
        <w:t>2 Arise, O Judge of the earth!</w:t>
      </w:r>
    </w:p>
    <w:p w14:paraId="079E271D" w14:textId="77777777" w:rsidR="00704CAA" w:rsidRPr="00AB1781" w:rsidRDefault="00704CAA" w:rsidP="00704CAA">
      <w:pPr>
        <w:pStyle w:val="EnglishHangEndNoCoptic"/>
      </w:pPr>
      <w:r w:rsidRPr="00AB1781">
        <w:tab/>
        <w:t xml:space="preserve">Give the proud their </w:t>
      </w:r>
      <w:r>
        <w:t>reward</w:t>
      </w:r>
      <w:r w:rsidRPr="00AB1781">
        <w:t>.</w:t>
      </w:r>
    </w:p>
    <w:p w14:paraId="594F47B8" w14:textId="77777777" w:rsidR="00704CAA" w:rsidRPr="00AB1781" w:rsidRDefault="00704CAA" w:rsidP="00704CAA">
      <w:pPr>
        <w:pStyle w:val="EnglishHangNoCoptic"/>
      </w:pPr>
      <w:r>
        <w:t>3 How long</w:t>
      </w:r>
      <w:r w:rsidRPr="00AB1781">
        <w:t xml:space="preserve"> will sinners,</w:t>
      </w:r>
      <w:r>
        <w:t xml:space="preserve"> O Lord,</w:t>
      </w:r>
    </w:p>
    <w:p w14:paraId="517F42EC" w14:textId="77777777" w:rsidR="00704CAA" w:rsidRPr="00AB1781" w:rsidRDefault="00704CAA" w:rsidP="00704CAA">
      <w:pPr>
        <w:pStyle w:val="EnglishHangEndNoCoptic"/>
      </w:pPr>
      <w:r w:rsidRPr="00AB1781">
        <w:tab/>
        <w:t>how long will sinners boast?</w:t>
      </w:r>
    </w:p>
    <w:p w14:paraId="1A3732DA" w14:textId="77777777" w:rsidR="00704CAA" w:rsidRPr="00AB1781" w:rsidRDefault="00704CAA" w:rsidP="00704CAA">
      <w:pPr>
        <w:pStyle w:val="EnglishHangNoCoptic"/>
      </w:pPr>
      <w:r w:rsidRPr="00AB1781">
        <w:t xml:space="preserve">4 How long will they </w:t>
      </w:r>
      <w:r>
        <w:t>utter</w:t>
      </w:r>
      <w:r w:rsidRPr="00AB1781">
        <w:t xml:space="preserve"> and </w:t>
      </w:r>
      <w:r>
        <w:t>speak</w:t>
      </w:r>
      <w:r w:rsidRPr="00AB1781">
        <w:t xml:space="preserve"> injustice?</w:t>
      </w:r>
    </w:p>
    <w:p w14:paraId="52A683E0" w14:textId="77777777" w:rsidR="00704CAA" w:rsidRPr="00AB1781" w:rsidRDefault="00704CAA" w:rsidP="00704CAA">
      <w:pPr>
        <w:pStyle w:val="EnglishHangEndNoCoptic"/>
      </w:pPr>
      <w:r w:rsidRPr="00AB1781">
        <w:tab/>
        <w:t>How long wi</w:t>
      </w:r>
      <w:r>
        <w:t>ll all the lawless speak</w:t>
      </w:r>
      <w:r w:rsidRPr="00AB1781">
        <w:t>?</w:t>
      </w:r>
    </w:p>
    <w:p w14:paraId="591E086F" w14:textId="77777777" w:rsidR="00704CAA" w:rsidRPr="00AB1781" w:rsidRDefault="00704CAA" w:rsidP="00704CAA">
      <w:pPr>
        <w:pStyle w:val="EnglishHangNoCoptic"/>
      </w:pPr>
      <w:r w:rsidRPr="00AB1781">
        <w:t xml:space="preserve">5 They </w:t>
      </w:r>
      <w:r>
        <w:t>humbled</w:t>
      </w:r>
      <w:r w:rsidRPr="00AB1781">
        <w:t xml:space="preserve"> </w:t>
      </w:r>
      <w:r>
        <w:t>Your</w:t>
      </w:r>
      <w:r w:rsidRPr="00AB1781">
        <w:t xml:space="preserve"> people, O Lord,</w:t>
      </w:r>
    </w:p>
    <w:p w14:paraId="70365EEA" w14:textId="77777777" w:rsidR="00704CAA" w:rsidRPr="00AB1781" w:rsidRDefault="00704CAA" w:rsidP="00704CAA">
      <w:pPr>
        <w:pStyle w:val="EnglishHangEndNoCoptic"/>
      </w:pPr>
      <w:r w:rsidRPr="00AB1781">
        <w:tab/>
        <w:t xml:space="preserve">and </w:t>
      </w:r>
      <w:r>
        <w:t>wronged</w:t>
      </w:r>
      <w:r w:rsidRPr="00AB1781">
        <w:t xml:space="preserve"> </w:t>
      </w:r>
      <w:r>
        <w:t>Your</w:t>
      </w:r>
      <w:r w:rsidRPr="00AB1781">
        <w:t xml:space="preserve"> inheritance.</w:t>
      </w:r>
    </w:p>
    <w:p w14:paraId="70E439FB" w14:textId="77777777" w:rsidR="00704CAA" w:rsidRPr="00AB1781" w:rsidRDefault="00704CAA" w:rsidP="00704CAA">
      <w:pPr>
        <w:pStyle w:val="EnglishHangNoCoptic"/>
      </w:pPr>
      <w:r w:rsidRPr="00AB1781">
        <w:t>6 They kill</w:t>
      </w:r>
      <w:r>
        <w:t>ed</w:t>
      </w:r>
      <w:r w:rsidRPr="00AB1781">
        <w:t xml:space="preserve"> the widow and the </w:t>
      </w:r>
      <w:r>
        <w:t>stranger</w:t>
      </w:r>
      <w:r>
        <w:rPr>
          <w:rStyle w:val="FootnoteReference"/>
        </w:rPr>
        <w:footnoteReference w:id="524"/>
      </w:r>
      <w:r w:rsidRPr="00AB1781">
        <w:t>,</w:t>
      </w:r>
    </w:p>
    <w:p w14:paraId="7E913F80" w14:textId="77777777" w:rsidR="00704CAA" w:rsidRPr="00AB1781" w:rsidRDefault="00704CAA" w:rsidP="00704CAA">
      <w:pPr>
        <w:pStyle w:val="EnglishHangEndNoCoptic"/>
      </w:pPr>
      <w:r w:rsidRPr="00AB1781">
        <w:tab/>
        <w:t>and murder</w:t>
      </w:r>
      <w:r>
        <w:t>ed</w:t>
      </w:r>
      <w:r w:rsidRPr="00AB1781">
        <w:t xml:space="preserve"> the </w:t>
      </w:r>
      <w:r>
        <w:t>orphans</w:t>
      </w:r>
      <w:r w:rsidRPr="00AB1781">
        <w:t>.</w:t>
      </w:r>
    </w:p>
    <w:p w14:paraId="253E124E" w14:textId="77777777" w:rsidR="00704CAA" w:rsidRPr="00AB1781" w:rsidRDefault="00704CAA" w:rsidP="00704CAA">
      <w:pPr>
        <w:pStyle w:val="EnglishHangNoCoptic"/>
      </w:pPr>
      <w:r w:rsidRPr="00AB1781">
        <w:t xml:space="preserve">7 And </w:t>
      </w:r>
      <w:r>
        <w:t>said, “</w:t>
      </w:r>
      <w:r w:rsidRPr="00AB1781">
        <w:t xml:space="preserve">The Lord </w:t>
      </w:r>
      <w:r>
        <w:t>will</w:t>
      </w:r>
      <w:r w:rsidRPr="00AB1781">
        <w:t xml:space="preserve"> not see;</w:t>
      </w:r>
    </w:p>
    <w:p w14:paraId="5950F71A" w14:textId="77777777" w:rsidR="00704CAA" w:rsidRPr="00AB1781" w:rsidRDefault="00704CAA" w:rsidP="00704CAA">
      <w:pPr>
        <w:pStyle w:val="EnglishHangEndNoCoptic"/>
      </w:pPr>
      <w:r w:rsidRPr="00AB1781">
        <w:tab/>
        <w:t xml:space="preserve">the God of Jacob </w:t>
      </w:r>
      <w:r>
        <w:t>will not understand.”</w:t>
      </w:r>
    </w:p>
    <w:p w14:paraId="12248633" w14:textId="77777777" w:rsidR="00704CAA" w:rsidRPr="00AB1781" w:rsidRDefault="00704CAA" w:rsidP="00704CAA">
      <w:pPr>
        <w:pStyle w:val="EnglishHangNoCoptic"/>
      </w:pPr>
      <w:r w:rsidRPr="00AB1781">
        <w:t xml:space="preserve">8 Understand, you </w:t>
      </w:r>
      <w:r>
        <w:t>fools</w:t>
      </w:r>
      <w:r w:rsidRPr="00AB1781">
        <w:t xml:space="preserve"> </w:t>
      </w:r>
      <w:r>
        <w:t>among the people,</w:t>
      </w:r>
    </w:p>
    <w:p w14:paraId="1E3D1FA2" w14:textId="77777777" w:rsidR="00704CAA" w:rsidRPr="00AB1781" w:rsidRDefault="00704CAA" w:rsidP="00704CAA">
      <w:pPr>
        <w:pStyle w:val="EnglishHangEndNoCoptic"/>
      </w:pPr>
      <w:r w:rsidRPr="00AB1781">
        <w:tab/>
        <w:t xml:space="preserve">and think, you </w:t>
      </w:r>
      <w:r>
        <w:t>stupid ones, for once!</w:t>
      </w:r>
    </w:p>
    <w:p w14:paraId="29F339CF" w14:textId="77777777" w:rsidR="00704CAA" w:rsidRPr="00AB1781" w:rsidRDefault="00704CAA" w:rsidP="00704CAA">
      <w:pPr>
        <w:pStyle w:val="EnglishHangNoCoptic"/>
      </w:pPr>
      <w:r w:rsidRPr="00AB1781">
        <w:t>9 He Who planted the ear, does He not hear?</w:t>
      </w:r>
    </w:p>
    <w:p w14:paraId="72FD7743" w14:textId="77777777" w:rsidR="00704CAA" w:rsidRPr="00AB1781" w:rsidRDefault="00704CAA" w:rsidP="00704CAA">
      <w:pPr>
        <w:pStyle w:val="EnglishHangEndNoCoptic"/>
      </w:pPr>
      <w:r w:rsidRPr="00AB1781">
        <w:tab/>
        <w:t>Or He Who formed the eye, does He not see?</w:t>
      </w:r>
    </w:p>
    <w:p w14:paraId="00D546F8" w14:textId="77777777" w:rsidR="00704CAA" w:rsidRPr="00AB1781" w:rsidRDefault="00704CAA" w:rsidP="00704CAA">
      <w:pPr>
        <w:pStyle w:val="EnglishHangNoCoptic"/>
      </w:pPr>
      <w:r w:rsidRPr="00AB1781">
        <w:t xml:space="preserve">10 He Who </w:t>
      </w:r>
      <w:r>
        <w:t>disciplines</w:t>
      </w:r>
      <w:r w:rsidRPr="00AB1781">
        <w:t xml:space="preserve"> the nations, </w:t>
      </w:r>
      <w:r>
        <w:t>will</w:t>
      </w:r>
      <w:r w:rsidRPr="00AB1781">
        <w:t xml:space="preserve"> He not </w:t>
      </w:r>
      <w:r>
        <w:t>chastise</w:t>
      </w:r>
      <w:r w:rsidRPr="00AB1781">
        <w:t>?</w:t>
      </w:r>
    </w:p>
    <w:p w14:paraId="111054DD" w14:textId="77777777" w:rsidR="00704CAA" w:rsidRPr="00AB1781" w:rsidRDefault="00704CAA" w:rsidP="00704CAA">
      <w:pPr>
        <w:pStyle w:val="EnglishHangEndNoCoptic"/>
      </w:pPr>
      <w:r w:rsidRPr="00AB1781">
        <w:tab/>
        <w:t>He Who teaches man</w:t>
      </w:r>
      <w:r>
        <w:t xml:space="preserve"> knowledge</w:t>
      </w:r>
      <w:r w:rsidRPr="00AB1781">
        <w:t>?</w:t>
      </w:r>
    </w:p>
    <w:p w14:paraId="3A9461AD" w14:textId="77777777" w:rsidR="00704CAA" w:rsidRPr="00AB1781" w:rsidRDefault="00704CAA" w:rsidP="00704CAA">
      <w:pPr>
        <w:pStyle w:val="EnglishHangNoCoptic"/>
      </w:pPr>
      <w:r w:rsidRPr="00AB1781">
        <w:t>11 The Lord knows the thoughts of men,</w:t>
      </w:r>
    </w:p>
    <w:p w14:paraId="69740273" w14:textId="77777777" w:rsidR="00704CAA" w:rsidRPr="00AB1781" w:rsidRDefault="00704CAA" w:rsidP="00704CAA">
      <w:pPr>
        <w:pStyle w:val="EnglishHangEndNoCoptic"/>
      </w:pPr>
      <w:r w:rsidRPr="00AB1781">
        <w:tab/>
      </w:r>
      <w:r>
        <w:t>[</w:t>
      </w:r>
      <w:r w:rsidRPr="00AB1781">
        <w:t>He knows</w:t>
      </w:r>
      <w:r>
        <w:t>]</w:t>
      </w:r>
      <w:r w:rsidRPr="00AB1781">
        <w:t xml:space="preserve"> that they are </w:t>
      </w:r>
      <w:r>
        <w:t>vain</w:t>
      </w:r>
      <w:r w:rsidRPr="00AB1781">
        <w:t>.</w:t>
      </w:r>
      <w:r w:rsidRPr="00AB1781">
        <w:rPr>
          <w:rStyle w:val="FootnoteReference"/>
        </w:rPr>
        <w:footnoteReference w:id="525"/>
      </w:r>
    </w:p>
    <w:p w14:paraId="228EDAC8" w14:textId="77777777" w:rsidR="00704CAA" w:rsidRPr="00AB1781" w:rsidRDefault="00704CAA" w:rsidP="00704CAA">
      <w:pPr>
        <w:pStyle w:val="EnglishHangNoCoptic"/>
      </w:pPr>
      <w:r w:rsidRPr="00AB1781">
        <w:t xml:space="preserve">12 Blessed is the man whom </w:t>
      </w:r>
      <w:r>
        <w:t>You</w:t>
      </w:r>
      <w:r w:rsidRPr="00AB1781">
        <w:t xml:space="preserve"> </w:t>
      </w:r>
      <w:r>
        <w:t>discipline</w:t>
      </w:r>
      <w:r w:rsidRPr="00AB1781">
        <w:t>, O Lord,</w:t>
      </w:r>
    </w:p>
    <w:p w14:paraId="5D6BFECD" w14:textId="77777777" w:rsidR="00704CAA" w:rsidRPr="008016CF" w:rsidRDefault="00704CAA" w:rsidP="00704CAA">
      <w:pPr>
        <w:pStyle w:val="EnglishHangEndNoCoptic"/>
      </w:pPr>
      <w:r w:rsidRPr="00AB1781">
        <w:tab/>
        <w:t xml:space="preserve">and </w:t>
      </w:r>
      <w:r>
        <w:t>[whom You] teach</w:t>
      </w:r>
      <w:r w:rsidRPr="00AB1781">
        <w:t xml:space="preserve"> </w:t>
      </w:r>
      <w:r>
        <w:t>from</w:t>
      </w:r>
      <w:r w:rsidRPr="00AB1781">
        <w:t xml:space="preserve"> </w:t>
      </w:r>
      <w:r>
        <w:t>Your law,</w:t>
      </w:r>
    </w:p>
    <w:p w14:paraId="131AD7A4" w14:textId="77777777" w:rsidR="00704CAA" w:rsidRPr="00AB1781" w:rsidRDefault="00704CAA" w:rsidP="00704CAA">
      <w:pPr>
        <w:pStyle w:val="EnglishHangNoCoptic"/>
      </w:pPr>
      <w:r w:rsidRPr="00AB1781">
        <w:lastRenderedPageBreak/>
        <w:t xml:space="preserve">13 to </w:t>
      </w:r>
      <w:r>
        <w:t>calm</w:t>
      </w:r>
      <w:r w:rsidRPr="00AB1781">
        <w:t xml:space="preserve"> him in evil days,</w:t>
      </w:r>
    </w:p>
    <w:p w14:paraId="07CF67E7" w14:textId="77777777" w:rsidR="00704CAA" w:rsidRPr="00AB1781" w:rsidRDefault="00704CAA" w:rsidP="00704CAA">
      <w:pPr>
        <w:pStyle w:val="EnglishHangEndNoCoptic"/>
      </w:pPr>
      <w:r w:rsidRPr="00AB1781">
        <w:tab/>
        <w:t>unti</w:t>
      </w:r>
      <w:r>
        <w:t>l the pit is dug for the sinner,</w:t>
      </w:r>
    </w:p>
    <w:p w14:paraId="3AD1BAAC" w14:textId="77777777" w:rsidR="00704CAA" w:rsidRPr="00AB1781" w:rsidRDefault="00704CAA" w:rsidP="00704CAA">
      <w:pPr>
        <w:pStyle w:val="EnglishHangNoCoptic"/>
      </w:pPr>
      <w:r w:rsidRPr="00AB1781">
        <w:t>14 For the Lord will not reject His people</w:t>
      </w:r>
      <w:r>
        <w:t>,</w:t>
      </w:r>
    </w:p>
    <w:p w14:paraId="1AF32357" w14:textId="77777777" w:rsidR="00704CAA" w:rsidRPr="00AB1781" w:rsidRDefault="00704CAA" w:rsidP="00704CAA">
      <w:pPr>
        <w:pStyle w:val="EnglishHangEndNoCoptic"/>
      </w:pPr>
      <w:r w:rsidRPr="00AB1781">
        <w:tab/>
        <w:t>or abandon His inheritance</w:t>
      </w:r>
    </w:p>
    <w:p w14:paraId="7C9F85B0" w14:textId="77777777" w:rsidR="00704CAA" w:rsidRPr="00AB1781" w:rsidRDefault="00704CAA" w:rsidP="00704CAA">
      <w:pPr>
        <w:pStyle w:val="EnglishHangNoCoptic"/>
      </w:pPr>
      <w:r w:rsidRPr="00AB1781">
        <w:t xml:space="preserve">15 until His </w:t>
      </w:r>
      <w:r>
        <w:t>righteousness turns into</w:t>
      </w:r>
      <w:r w:rsidRPr="00AB1781">
        <w:t xml:space="preserve"> judgment</w:t>
      </w:r>
      <w:r>
        <w:t>,</w:t>
      </w:r>
    </w:p>
    <w:p w14:paraId="0ED89CEA" w14:textId="77777777" w:rsidR="00704CAA" w:rsidRPr="00AB1781" w:rsidRDefault="00704CAA" w:rsidP="00704CAA">
      <w:pPr>
        <w:pStyle w:val="EnglishHangEndNoCoptic"/>
      </w:pPr>
      <w:r w:rsidRPr="00AB1781">
        <w:tab/>
        <w:t xml:space="preserve">and all the upright in heart </w:t>
      </w:r>
      <w:r>
        <w:t>possess</w:t>
      </w:r>
      <w:r w:rsidRPr="00AB1781">
        <w:t xml:space="preserve"> it. </w:t>
      </w:r>
      <w:r w:rsidRPr="00AB1781">
        <w:rPr>
          <w:i/>
        </w:rPr>
        <w:t>(Pause)</w:t>
      </w:r>
    </w:p>
    <w:p w14:paraId="270866BF" w14:textId="77777777" w:rsidR="00704CAA" w:rsidRPr="00AB1781" w:rsidRDefault="00704CAA" w:rsidP="00704CAA">
      <w:pPr>
        <w:pStyle w:val="EnglishHangNoCoptic"/>
      </w:pPr>
      <w:r w:rsidRPr="00AB1781">
        <w:t xml:space="preserve">16 Who will </w:t>
      </w:r>
      <w:r>
        <w:t>rise</w:t>
      </w:r>
      <w:r w:rsidRPr="00AB1781">
        <w:t xml:space="preserve"> up for me against the wicked?</w:t>
      </w:r>
    </w:p>
    <w:p w14:paraId="085A6789" w14:textId="77777777" w:rsidR="00704CAA" w:rsidRPr="00AB1781" w:rsidRDefault="00704CAA" w:rsidP="00704CAA">
      <w:pPr>
        <w:pStyle w:val="EnglishHangEndNoCoptic"/>
      </w:pPr>
      <w:r w:rsidRPr="00AB1781">
        <w:tab/>
      </w:r>
      <w:r>
        <w:t xml:space="preserve">Or </w:t>
      </w:r>
      <w:r w:rsidRPr="00AB1781">
        <w:t xml:space="preserve">Who will stand by me against the </w:t>
      </w:r>
      <w:r>
        <w:t>workers of iniquity</w:t>
      </w:r>
      <w:r w:rsidRPr="00AB1781">
        <w:t>?</w:t>
      </w:r>
    </w:p>
    <w:p w14:paraId="0F42A473" w14:textId="77777777" w:rsidR="00704CAA" w:rsidRPr="00AB1781" w:rsidRDefault="00704CAA" w:rsidP="00704CAA">
      <w:pPr>
        <w:pStyle w:val="EnglishHangNoCoptic"/>
      </w:pPr>
      <w:r w:rsidRPr="00AB1781">
        <w:t xml:space="preserve">17 </w:t>
      </w:r>
      <w:r>
        <w:t>If</w:t>
      </w:r>
      <w:r w:rsidRPr="00AB1781">
        <w:t xml:space="preserve"> the Lord had </w:t>
      </w:r>
      <w:r>
        <w:t xml:space="preserve">not </w:t>
      </w:r>
      <w:r w:rsidRPr="00AB1781">
        <w:t>helped me,</w:t>
      </w:r>
    </w:p>
    <w:p w14:paraId="0AAB93AA" w14:textId="77777777" w:rsidR="00704CAA" w:rsidRPr="00AB1781" w:rsidRDefault="00704CAA" w:rsidP="00704CAA">
      <w:pPr>
        <w:pStyle w:val="EnglishHangEndNoCoptic"/>
      </w:pPr>
      <w:r w:rsidRPr="00AB1781">
        <w:tab/>
        <w:t xml:space="preserve">my soul would </w:t>
      </w:r>
      <w:r>
        <w:t>almost</w:t>
      </w:r>
      <w:r w:rsidRPr="00AB1781">
        <w:t xml:space="preserve"> </w:t>
      </w:r>
      <w:r>
        <w:t>sojourned</w:t>
      </w:r>
      <w:r w:rsidRPr="00AB1781">
        <w:t xml:space="preserve"> in </w:t>
      </w:r>
      <w:r>
        <w:t>Hades</w:t>
      </w:r>
      <w:r w:rsidRPr="00AB1781">
        <w:t>.</w:t>
      </w:r>
    </w:p>
    <w:p w14:paraId="734CA9F6" w14:textId="77777777" w:rsidR="00704CAA" w:rsidRPr="00AB1781" w:rsidRDefault="00704CAA" w:rsidP="00704CAA">
      <w:pPr>
        <w:pStyle w:val="EnglishHangNoCoptic"/>
      </w:pPr>
      <w:r>
        <w:t>18 If I said, “My foot slipped,”</w:t>
      </w:r>
    </w:p>
    <w:p w14:paraId="5F212DF6" w14:textId="77777777" w:rsidR="00704CAA" w:rsidRPr="00AB1781" w:rsidRDefault="00704CAA" w:rsidP="00704CAA">
      <w:pPr>
        <w:pStyle w:val="EnglishHangEndNoCoptic"/>
      </w:pPr>
      <w:r w:rsidRPr="00AB1781">
        <w:tab/>
      </w:r>
      <w:r>
        <w:t>Your</w:t>
      </w:r>
      <w:r w:rsidRPr="00AB1781">
        <w:t xml:space="preserve"> mercy, O Lord, </w:t>
      </w:r>
      <w:r>
        <w:t>helped</w:t>
      </w:r>
      <w:r w:rsidRPr="00AB1781">
        <w:t xml:space="preserve"> me.</w:t>
      </w:r>
    </w:p>
    <w:p w14:paraId="16ED3047" w14:textId="77777777" w:rsidR="00704CAA" w:rsidRPr="00AB1781" w:rsidRDefault="00704CAA" w:rsidP="00704CAA">
      <w:pPr>
        <w:pStyle w:val="EnglishHangNoCoptic"/>
      </w:pPr>
      <w:r w:rsidRPr="00AB1781">
        <w:t xml:space="preserve">19 </w:t>
      </w:r>
      <w:r>
        <w:t>According to the abundant grief in</w:t>
      </w:r>
      <w:r w:rsidRPr="00AB1781">
        <w:t xml:space="preserve"> my heart</w:t>
      </w:r>
      <w:r>
        <w:t>,</w:t>
      </w:r>
    </w:p>
    <w:p w14:paraId="2461DB94" w14:textId="77777777" w:rsidR="00704CAA" w:rsidRPr="00AB1781" w:rsidRDefault="00704CAA" w:rsidP="00704CAA">
      <w:pPr>
        <w:pStyle w:val="EnglishHangEndNoCoptic"/>
      </w:pPr>
      <w:r w:rsidRPr="00AB1781">
        <w:tab/>
      </w:r>
      <w:r>
        <w:t>Your</w:t>
      </w:r>
      <w:r w:rsidRPr="00AB1781">
        <w:t xml:space="preserve"> consolations </w:t>
      </w:r>
      <w:r>
        <w:t>loved</w:t>
      </w:r>
      <w:r w:rsidRPr="00AB1781">
        <w:t xml:space="preserve"> my soul.</w:t>
      </w:r>
    </w:p>
    <w:p w14:paraId="593170B1" w14:textId="77777777" w:rsidR="00704CAA" w:rsidRPr="00AB1781" w:rsidRDefault="00704CAA" w:rsidP="00704CAA">
      <w:pPr>
        <w:pStyle w:val="EnglishHangNoCoptic"/>
      </w:pPr>
      <w:r w:rsidRPr="00AB1781">
        <w:t xml:space="preserve">20 Can </w:t>
      </w:r>
      <w:r>
        <w:t>wicked</w:t>
      </w:r>
      <w:r>
        <w:rPr>
          <w:rStyle w:val="FootnoteReference"/>
        </w:rPr>
        <w:footnoteReference w:id="526"/>
      </w:r>
      <w:r w:rsidRPr="00AB1781">
        <w:t xml:space="preserve"> rulers</w:t>
      </w:r>
      <w:r>
        <w:t xml:space="preserve"> be in Your presence</w:t>
      </w:r>
      <w:r w:rsidRPr="00AB1781">
        <w:t>,</w:t>
      </w:r>
    </w:p>
    <w:p w14:paraId="58BD0B6B" w14:textId="77777777" w:rsidR="00704CAA" w:rsidRPr="00AB1781" w:rsidRDefault="00704CAA" w:rsidP="00704CAA">
      <w:pPr>
        <w:pStyle w:val="EnglishHangEndNoCoptic"/>
      </w:pPr>
      <w:r w:rsidRPr="00AB1781">
        <w:tab/>
        <w:t>who make</w:t>
      </w:r>
      <w:r>
        <w:t>s</w:t>
      </w:r>
      <w:r w:rsidRPr="00AB1781">
        <w:t xml:space="preserve"> trouble </w:t>
      </w:r>
      <w:r>
        <w:t>by statutes?</w:t>
      </w:r>
    </w:p>
    <w:p w14:paraId="676BEEE5" w14:textId="77777777" w:rsidR="00704CAA" w:rsidRPr="00AB1781" w:rsidRDefault="00704CAA" w:rsidP="00704CAA">
      <w:pPr>
        <w:pStyle w:val="EnglishHangNoCoptic"/>
      </w:pPr>
      <w:r w:rsidRPr="00AB1781">
        <w:t xml:space="preserve">21 </w:t>
      </w:r>
      <w:r>
        <w:t>They will</w:t>
      </w:r>
      <w:r w:rsidRPr="00AB1781">
        <w:t xml:space="preserve"> </w:t>
      </w:r>
      <w:r>
        <w:t>hunt down the soul</w:t>
      </w:r>
      <w:r w:rsidRPr="00AB1781">
        <w:t xml:space="preserve"> of </w:t>
      </w:r>
      <w:r>
        <w:t>a righteous ma</w:t>
      </w:r>
      <w:r w:rsidRPr="00AB1781">
        <w:t>n</w:t>
      </w:r>
      <w:r>
        <w:t>,</w:t>
      </w:r>
    </w:p>
    <w:p w14:paraId="32B8BE07" w14:textId="77777777" w:rsidR="00704CAA" w:rsidRPr="00AB1781" w:rsidRDefault="00704CAA" w:rsidP="00704CAA">
      <w:pPr>
        <w:pStyle w:val="EnglishHangEndNoCoptic"/>
      </w:pPr>
      <w:r w:rsidRPr="00AB1781">
        <w:tab/>
        <w:t xml:space="preserve">and condemn innocent </w:t>
      </w:r>
      <w:r>
        <w:t>blood.</w:t>
      </w:r>
    </w:p>
    <w:p w14:paraId="745EEF87" w14:textId="77777777" w:rsidR="00704CAA" w:rsidRPr="00AB1781" w:rsidRDefault="00704CAA" w:rsidP="00704CAA">
      <w:pPr>
        <w:pStyle w:val="EnglishHangNoCoptic"/>
      </w:pPr>
      <w:r w:rsidRPr="00AB1781">
        <w:t xml:space="preserve">22 </w:t>
      </w:r>
      <w:r>
        <w:t>And</w:t>
      </w:r>
      <w:r w:rsidRPr="00AB1781">
        <w:t xml:space="preserve"> the Lord </w:t>
      </w:r>
      <w:r>
        <w:t>became</w:t>
      </w:r>
      <w:r w:rsidRPr="00AB1781">
        <w:t xml:space="preserve"> my refuge,</w:t>
      </w:r>
    </w:p>
    <w:p w14:paraId="7917F7D7" w14:textId="77777777" w:rsidR="00704CAA" w:rsidRPr="00AB1781" w:rsidRDefault="00704CAA" w:rsidP="00704CAA">
      <w:pPr>
        <w:pStyle w:val="EnglishHangEndNoCoptic"/>
      </w:pPr>
      <w:r w:rsidRPr="00AB1781">
        <w:tab/>
        <w:t>and my God</w:t>
      </w:r>
      <w:r>
        <w:t>,</w:t>
      </w:r>
      <w:r w:rsidRPr="00AB1781">
        <w:t xml:space="preserve"> the helper </w:t>
      </w:r>
      <w:r>
        <w:t>in whom I hope</w:t>
      </w:r>
      <w:r w:rsidRPr="00AB1781">
        <w:t>.</w:t>
      </w:r>
    </w:p>
    <w:p w14:paraId="278BDF3B" w14:textId="77777777" w:rsidR="00704CAA" w:rsidRPr="00AB1781" w:rsidRDefault="00704CAA" w:rsidP="00704CAA">
      <w:pPr>
        <w:pStyle w:val="EnglishHangNoCoptic"/>
      </w:pPr>
      <w:r w:rsidRPr="00AB1781">
        <w:t xml:space="preserve">23 And the Lord will repay them for their </w:t>
      </w:r>
      <w:r>
        <w:t>iniquity,</w:t>
      </w:r>
    </w:p>
    <w:p w14:paraId="3BFF921B" w14:textId="77777777" w:rsidR="00704CAA" w:rsidRPr="00AB1781" w:rsidRDefault="00704CAA" w:rsidP="00704CAA">
      <w:pPr>
        <w:pStyle w:val="EnglishHangNoCoptic"/>
      </w:pPr>
      <w:r w:rsidRPr="00AB1781">
        <w:tab/>
        <w:t xml:space="preserve">and </w:t>
      </w:r>
      <w:r>
        <w:t>according to</w:t>
      </w:r>
      <w:r w:rsidRPr="00AB1781">
        <w:t xml:space="preserve"> their wickedness</w:t>
      </w:r>
      <w:r>
        <w:t>,</w:t>
      </w:r>
    </w:p>
    <w:p w14:paraId="5694EE13" w14:textId="77777777" w:rsidR="00704CAA" w:rsidRPr="008016CF" w:rsidRDefault="00704CAA" w:rsidP="00704CAA">
      <w:pPr>
        <w:pStyle w:val="EnglishHangEndNoCoptic"/>
      </w:pPr>
      <w:r w:rsidRPr="00AB1781">
        <w:tab/>
        <w:t xml:space="preserve">the Lord </w:t>
      </w:r>
      <w:r>
        <w:t xml:space="preserve">our </w:t>
      </w:r>
      <w:r w:rsidRPr="00AB1781">
        <w:t>God will destroy them.</w:t>
      </w:r>
    </w:p>
    <w:p w14:paraId="2A7E27B2" w14:textId="77777777" w:rsidR="00704CAA" w:rsidRDefault="00704CAA" w:rsidP="00704CAA">
      <w:pPr>
        <w:pStyle w:val="Rubric"/>
      </w:pPr>
      <w:r>
        <w:t>Glory…</w:t>
      </w:r>
    </w:p>
    <w:p w14:paraId="44C59482" w14:textId="77777777" w:rsidR="00704CAA" w:rsidRDefault="00704CAA" w:rsidP="00704CAA">
      <w:pPr>
        <w:pStyle w:val="Rubric"/>
      </w:pPr>
      <w:r>
        <w:t>The first group of Songs of Congregational Praise (Psalms 94 – 99) begins here.</w:t>
      </w:r>
    </w:p>
    <w:p w14:paraId="6ADF0595" w14:textId="77777777" w:rsidR="00704CAA" w:rsidRPr="008016CF" w:rsidRDefault="00704CAA" w:rsidP="00704CAA">
      <w:pPr>
        <w:pStyle w:val="Heading4"/>
      </w:pPr>
      <w:r>
        <w:t>Psalm</w:t>
      </w:r>
      <w:r w:rsidRPr="00AB1781">
        <w:t xml:space="preserve"> 94</w:t>
      </w:r>
      <w:r>
        <w:t>: “O come, let us rejoice in the Lord”</w:t>
      </w:r>
    </w:p>
    <w:p w14:paraId="08E6147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7DAC3CC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53A54BF4" w14:textId="77777777" w:rsidR="00704CAA" w:rsidRPr="008016CF" w:rsidRDefault="00704CAA" w:rsidP="00704CAA">
      <w:pPr>
        <w:pStyle w:val="Rubric"/>
      </w:pPr>
      <w:r w:rsidRPr="00AB1781">
        <w:lastRenderedPageBreak/>
        <w:t>(The Praise of a Song. By David.)</w:t>
      </w:r>
    </w:p>
    <w:p w14:paraId="075FB493" w14:textId="77777777" w:rsidR="00704CAA" w:rsidRPr="00AB1781" w:rsidRDefault="00704CAA" w:rsidP="00704CAA">
      <w:pPr>
        <w:pStyle w:val="EnglishHangNoCoptic"/>
      </w:pPr>
      <w:r w:rsidRPr="00AB1781">
        <w:t xml:space="preserve">1 O come, let us </w:t>
      </w:r>
      <w:r>
        <w:t>rejoice in</w:t>
      </w:r>
      <w:r w:rsidRPr="00AB1781">
        <w:t xml:space="preserve"> the Lord;</w:t>
      </w:r>
    </w:p>
    <w:p w14:paraId="7D9F1236" w14:textId="77777777" w:rsidR="00704CAA" w:rsidRPr="00AB1781" w:rsidRDefault="00704CAA" w:rsidP="00704CAA">
      <w:pPr>
        <w:pStyle w:val="EnglishHangEndNoCoptic"/>
      </w:pPr>
      <w:r w:rsidRPr="00AB1781">
        <w:tab/>
        <w:t>let us s</w:t>
      </w:r>
      <w:r>
        <w:t>hout for joy to God our Saviour!</w:t>
      </w:r>
    </w:p>
    <w:p w14:paraId="5A8AA544" w14:textId="77777777" w:rsidR="00704CAA" w:rsidRPr="00AB1781" w:rsidRDefault="00704CAA" w:rsidP="00704CAA">
      <w:pPr>
        <w:pStyle w:val="EnglishHangNoCoptic"/>
      </w:pPr>
      <w:r w:rsidRPr="00AB1781">
        <w:t xml:space="preserve">2 Let us come before His </w:t>
      </w:r>
      <w:r>
        <w:t>face</w:t>
      </w:r>
      <w:r>
        <w:rPr>
          <w:rStyle w:val="FootnoteReference"/>
        </w:rPr>
        <w:footnoteReference w:id="527"/>
      </w:r>
      <w:r w:rsidRPr="00AB1781">
        <w:t xml:space="preserve"> with </w:t>
      </w:r>
      <w:r>
        <w:t>confession</w:t>
      </w:r>
      <w:r>
        <w:rPr>
          <w:rStyle w:val="FootnoteReference"/>
        </w:rPr>
        <w:footnoteReference w:id="528"/>
      </w:r>
      <w:r w:rsidRPr="00AB1781">
        <w:t>,</w:t>
      </w:r>
    </w:p>
    <w:p w14:paraId="13F30117" w14:textId="77777777" w:rsidR="00704CAA" w:rsidRPr="00AB1781" w:rsidRDefault="00704CAA" w:rsidP="00704CAA">
      <w:pPr>
        <w:pStyle w:val="EnglishHangEndNoCoptic"/>
      </w:pPr>
      <w:r w:rsidRPr="00AB1781">
        <w:tab/>
        <w:t>and shout for joy to Him with psalms</w:t>
      </w:r>
      <w:r>
        <w:rPr>
          <w:rStyle w:val="FootnoteReference"/>
        </w:rPr>
        <w:footnoteReference w:id="529"/>
      </w:r>
      <w:r w:rsidRPr="00AB1781">
        <w:t>.</w:t>
      </w:r>
    </w:p>
    <w:p w14:paraId="6C7D8B98" w14:textId="77777777" w:rsidR="00704CAA" w:rsidRPr="00AB1781" w:rsidRDefault="00704CAA" w:rsidP="00704CAA">
      <w:pPr>
        <w:pStyle w:val="EnglishHangNoCoptic"/>
      </w:pPr>
      <w:r w:rsidRPr="00AB1781">
        <w:t>3 For the Lord is a great God,</w:t>
      </w:r>
    </w:p>
    <w:p w14:paraId="276147EC" w14:textId="77777777" w:rsidR="00704CAA" w:rsidRPr="00AB1781" w:rsidRDefault="00704CAA" w:rsidP="00704CAA">
      <w:pPr>
        <w:pStyle w:val="EnglishHangEndNoCoptic"/>
      </w:pPr>
      <w:r w:rsidRPr="00AB1781">
        <w:tab/>
        <w:t xml:space="preserve">and a great King over all the </w:t>
      </w:r>
      <w:r>
        <w:t>gods,</w:t>
      </w:r>
    </w:p>
    <w:p w14:paraId="5A10EC65" w14:textId="77777777" w:rsidR="00704CAA" w:rsidRPr="00AB1781" w:rsidRDefault="00704CAA" w:rsidP="00704CAA">
      <w:pPr>
        <w:pStyle w:val="EnglishHangNoCoptic"/>
      </w:pPr>
      <w:r w:rsidRPr="00AB1781">
        <w:t xml:space="preserve">4 </w:t>
      </w:r>
      <w:r>
        <w:t>for the ends of the earth are i</w:t>
      </w:r>
      <w:r w:rsidRPr="00AB1781">
        <w:t>n His hand,</w:t>
      </w:r>
    </w:p>
    <w:p w14:paraId="5649B95B" w14:textId="77777777" w:rsidR="00704CAA" w:rsidRPr="00AB1781" w:rsidRDefault="00704CAA" w:rsidP="00704CAA">
      <w:pPr>
        <w:pStyle w:val="EnglishHangEndNoCoptic"/>
      </w:pPr>
      <w:r w:rsidRPr="00AB1781">
        <w:tab/>
        <w:t xml:space="preserve">and the </w:t>
      </w:r>
      <w:r>
        <w:t xml:space="preserve">peaks of the </w:t>
      </w:r>
      <w:r w:rsidRPr="00AB1781">
        <w:t>mountain</w:t>
      </w:r>
      <w:r>
        <w:t>s</w:t>
      </w:r>
      <w:r w:rsidRPr="00AB1781">
        <w:t xml:space="preserve"> </w:t>
      </w:r>
      <w:r>
        <w:t>are His,</w:t>
      </w:r>
    </w:p>
    <w:p w14:paraId="6558A9A7" w14:textId="77777777" w:rsidR="00704CAA" w:rsidRPr="00AB1781" w:rsidRDefault="00704CAA" w:rsidP="00704CAA">
      <w:pPr>
        <w:pStyle w:val="EnglishHangNoCoptic"/>
      </w:pPr>
      <w:r>
        <w:t>5 the sea is His, and He made it,</w:t>
      </w:r>
    </w:p>
    <w:p w14:paraId="15716475" w14:textId="77777777" w:rsidR="00704CAA" w:rsidRPr="00AB1781" w:rsidRDefault="00704CAA" w:rsidP="00704CAA">
      <w:pPr>
        <w:pStyle w:val="EnglishHangEndNoCoptic"/>
      </w:pPr>
      <w:r w:rsidRPr="00AB1781">
        <w:tab/>
        <w:t>and His hands formed the dry land.</w:t>
      </w:r>
    </w:p>
    <w:p w14:paraId="3A27887D" w14:textId="77777777" w:rsidR="00704CAA" w:rsidRPr="00AB1781" w:rsidRDefault="00704CAA" w:rsidP="00704CAA">
      <w:pPr>
        <w:pStyle w:val="EnglishHangNoCoptic"/>
      </w:pPr>
      <w:r w:rsidRPr="00AB1781">
        <w:t>6 O come, let us worship</w:t>
      </w:r>
      <w:r>
        <w:rPr>
          <w:rStyle w:val="FootnoteReference"/>
        </w:rPr>
        <w:footnoteReference w:id="530"/>
      </w:r>
      <w:r w:rsidRPr="00AB1781">
        <w:t xml:space="preserve"> and fall down</w:t>
      </w:r>
      <w:r>
        <w:rPr>
          <w:rStyle w:val="FootnoteReference"/>
        </w:rPr>
        <w:footnoteReference w:id="531"/>
      </w:r>
      <w:r w:rsidRPr="00AB1781">
        <w:t xml:space="preserve"> before Him;</w:t>
      </w:r>
    </w:p>
    <w:p w14:paraId="19ABEECA" w14:textId="77777777" w:rsidR="00704CAA" w:rsidRPr="00AB1781" w:rsidRDefault="00704CAA" w:rsidP="00704CAA">
      <w:pPr>
        <w:pStyle w:val="EnglishHangEndNoCoptic"/>
      </w:pPr>
      <w:r w:rsidRPr="00AB1781">
        <w:tab/>
        <w:t>and let us weep before the Lord</w:t>
      </w:r>
      <w:r>
        <w:t>, who made us,</w:t>
      </w:r>
    </w:p>
    <w:p w14:paraId="73F48AE1" w14:textId="77777777" w:rsidR="00704CAA" w:rsidRPr="00AB1781" w:rsidRDefault="00704CAA" w:rsidP="00704CAA">
      <w:pPr>
        <w:pStyle w:val="EnglishHangNoCoptic"/>
      </w:pPr>
      <w:r>
        <w:t>7 f</w:t>
      </w:r>
      <w:r w:rsidRPr="00AB1781">
        <w:t>or He is our God,</w:t>
      </w:r>
    </w:p>
    <w:p w14:paraId="0780CF3B" w14:textId="77777777" w:rsidR="00704CAA" w:rsidRPr="00AB1781" w:rsidRDefault="00704CAA" w:rsidP="00704CAA">
      <w:pPr>
        <w:pStyle w:val="EnglishHangNoCoptic"/>
      </w:pPr>
      <w:r w:rsidRPr="00AB1781">
        <w:tab/>
        <w:t>and we are the people of His pasture</w:t>
      </w:r>
    </w:p>
    <w:p w14:paraId="739AB6B7" w14:textId="77777777" w:rsidR="00704CAA" w:rsidRPr="00AB1781" w:rsidRDefault="00704CAA" w:rsidP="00704CAA">
      <w:pPr>
        <w:pStyle w:val="EnglishHangEndNoCoptic"/>
      </w:pPr>
      <w:r>
        <w:tab/>
        <w:t>and the sheep of His hand!</w:t>
      </w:r>
    </w:p>
    <w:p w14:paraId="116071BC" w14:textId="77777777" w:rsidR="00704CAA" w:rsidRPr="00AB1781" w:rsidRDefault="00704CAA" w:rsidP="00704CAA">
      <w:pPr>
        <w:pStyle w:val="EnglishHangNoCoptic"/>
      </w:pPr>
      <w:r w:rsidRPr="00AB1781">
        <w:t>8 Today if you hear His voice,</w:t>
      </w:r>
    </w:p>
    <w:p w14:paraId="3BF7F876" w14:textId="77777777" w:rsidR="00704CAA" w:rsidRPr="00AB1781" w:rsidRDefault="00704CAA" w:rsidP="00704CAA">
      <w:pPr>
        <w:pStyle w:val="EnglishHangNoCoptic"/>
      </w:pPr>
      <w:r w:rsidRPr="00AB1781">
        <w:tab/>
      </w:r>
      <w:r>
        <w:t>“</w:t>
      </w:r>
      <w:r w:rsidRPr="00AB1781">
        <w:t>do not harden your hearts, as in the provocation</w:t>
      </w:r>
      <w:r>
        <w:rPr>
          <w:rStyle w:val="FootnoteReference"/>
        </w:rPr>
        <w:footnoteReference w:id="532"/>
      </w:r>
    </w:p>
    <w:p w14:paraId="3303A56E" w14:textId="77777777" w:rsidR="00704CAA" w:rsidRPr="00AB1781" w:rsidRDefault="00704CAA" w:rsidP="00704CAA">
      <w:pPr>
        <w:pStyle w:val="EnglishHangEndNoCoptic"/>
      </w:pPr>
      <w:r w:rsidRPr="00AB1781">
        <w:tab/>
      </w:r>
      <w:r>
        <w:t>as in</w:t>
      </w:r>
      <w:r w:rsidRPr="00AB1781">
        <w:t xml:space="preserve"> the day of trial in the wilderness,</w:t>
      </w:r>
      <w:r w:rsidRPr="00AB1781">
        <w:rPr>
          <w:rStyle w:val="FootnoteReference"/>
        </w:rPr>
        <w:footnoteReference w:id="533"/>
      </w:r>
    </w:p>
    <w:p w14:paraId="2DEE2948" w14:textId="77777777" w:rsidR="00704CAA" w:rsidRPr="00AB1781" w:rsidRDefault="00704CAA" w:rsidP="00704CAA">
      <w:pPr>
        <w:pStyle w:val="EnglishHangNoCoptic"/>
      </w:pPr>
      <w:r w:rsidRPr="00AB1781">
        <w:t xml:space="preserve">9 </w:t>
      </w:r>
      <w:r>
        <w:t>when</w:t>
      </w:r>
      <w:r w:rsidRPr="00AB1781">
        <w:t xml:space="preserve"> your fathers tried</w:t>
      </w:r>
      <w:r>
        <w:rPr>
          <w:rStyle w:val="FootnoteReference"/>
        </w:rPr>
        <w:footnoteReference w:id="534"/>
      </w:r>
      <w:r>
        <w:t xml:space="preserve"> Me;</w:t>
      </w:r>
    </w:p>
    <w:p w14:paraId="24B26B1A" w14:textId="77777777" w:rsidR="00704CAA" w:rsidRPr="00AB1781" w:rsidRDefault="00704CAA" w:rsidP="00704CAA">
      <w:pPr>
        <w:pStyle w:val="EnglishHangEndNoCoptic"/>
      </w:pPr>
      <w:r w:rsidRPr="00AB1781">
        <w:tab/>
      </w:r>
      <w:r>
        <w:t>they tested</w:t>
      </w:r>
      <w:r w:rsidRPr="00AB1781">
        <w:t xml:space="preserve"> Me, and saw My works.</w:t>
      </w:r>
    </w:p>
    <w:p w14:paraId="6BC383E8" w14:textId="77777777" w:rsidR="00704CAA" w:rsidRPr="00AB1781" w:rsidRDefault="00704CAA" w:rsidP="00704CAA">
      <w:pPr>
        <w:pStyle w:val="EnglishHangNoCoptic"/>
      </w:pPr>
      <w:r w:rsidRPr="00AB1781">
        <w:t>10 For forty years I was grieved with that generation,</w:t>
      </w:r>
    </w:p>
    <w:p w14:paraId="46A855B7" w14:textId="77777777" w:rsidR="00704CAA" w:rsidRPr="00AB1781" w:rsidRDefault="00704CAA" w:rsidP="00704CAA">
      <w:pPr>
        <w:pStyle w:val="EnglishHangNoCoptic"/>
      </w:pPr>
      <w:r>
        <w:tab/>
        <w:t>and said, ‘They always go astray in their hearts</w:t>
      </w:r>
      <w:r w:rsidRPr="00AB1781">
        <w:t>,</w:t>
      </w:r>
    </w:p>
    <w:p w14:paraId="42ED1FD4" w14:textId="77777777" w:rsidR="00704CAA" w:rsidRPr="00AB1781" w:rsidRDefault="00704CAA" w:rsidP="00704CAA">
      <w:pPr>
        <w:pStyle w:val="EnglishHangEndNoCoptic"/>
      </w:pPr>
      <w:r w:rsidRPr="00AB1781">
        <w:tab/>
        <w:t xml:space="preserve">and they </w:t>
      </w:r>
      <w:r>
        <w:t>do not know</w:t>
      </w:r>
      <w:r w:rsidRPr="00AB1781">
        <w:t xml:space="preserve"> My ways.’</w:t>
      </w:r>
      <w:r w:rsidRPr="00AB1781">
        <w:rPr>
          <w:rStyle w:val="FootnoteReference"/>
        </w:rPr>
        <w:footnoteReference w:id="535"/>
      </w:r>
    </w:p>
    <w:p w14:paraId="1DEAD365" w14:textId="77777777" w:rsidR="00704CAA" w:rsidRPr="00AB1781" w:rsidRDefault="00704CAA" w:rsidP="00704CAA">
      <w:pPr>
        <w:pStyle w:val="EnglishHangNoCoptic"/>
      </w:pPr>
      <w:r>
        <w:t>11 So I swore in My wrath,</w:t>
      </w:r>
    </w:p>
    <w:p w14:paraId="54BC9930" w14:textId="77777777" w:rsidR="00704CAA" w:rsidRPr="008016CF" w:rsidRDefault="00704CAA" w:rsidP="00704CAA">
      <w:pPr>
        <w:pStyle w:val="EnglishHangEndNoCoptic"/>
      </w:pPr>
      <w:r w:rsidRPr="00AB1781">
        <w:tab/>
        <w:t xml:space="preserve">‘They </w:t>
      </w:r>
      <w:r>
        <w:t>will</w:t>
      </w:r>
      <w:r w:rsidRPr="00AB1781">
        <w:t xml:space="preserve"> </w:t>
      </w:r>
      <w:r>
        <w:t>not</w:t>
      </w:r>
      <w:r w:rsidRPr="00AB1781">
        <w:t xml:space="preserve"> enter My rest.’</w:t>
      </w:r>
      <w:r>
        <w:t>”</w:t>
      </w:r>
      <w:r w:rsidRPr="00AB1781">
        <w:rPr>
          <w:rStyle w:val="FootnoteReference"/>
        </w:rPr>
        <w:footnoteReference w:id="536"/>
      </w:r>
    </w:p>
    <w:p w14:paraId="624DBBEC" w14:textId="77777777" w:rsidR="00704CAA" w:rsidRPr="00AB1781" w:rsidRDefault="00704CAA" w:rsidP="00704CAA">
      <w:pPr>
        <w:pStyle w:val="Heading4"/>
      </w:pPr>
      <w:bookmarkStart w:id="293" w:name="_Ref412111699"/>
      <w:r>
        <w:lastRenderedPageBreak/>
        <w:t>Psalm</w:t>
      </w:r>
      <w:r w:rsidRPr="00AB1781">
        <w:t xml:space="preserve"> 95</w:t>
      </w:r>
      <w:r>
        <w:t>: “Sing a new song to the Lord, sing to the Lord, all the earth”</w:t>
      </w:r>
      <w:bookmarkEnd w:id="293"/>
    </w:p>
    <w:p w14:paraId="5B2F45B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3F93714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Sing to the Lord a New Song</w:t>
      </w:r>
    </w:p>
    <w:p w14:paraId="74E016F6" w14:textId="211CAB7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166D6FCF" w14:textId="37FCB608" w:rsidR="00704CAA" w:rsidRPr="00AB1781" w:rsidRDefault="00704CAA" w:rsidP="00704CAA">
      <w:pPr>
        <w:pStyle w:val="Rubric"/>
      </w:pPr>
      <w:r w:rsidRPr="00AB1781">
        <w:t>1 (When the House was built after the Captivity. A Song by David)</w:t>
      </w:r>
    </w:p>
    <w:p w14:paraId="7F6728D2" w14:textId="77777777" w:rsidR="00704CAA" w:rsidRPr="00AB1781" w:rsidRDefault="00704CAA" w:rsidP="00704CAA">
      <w:pPr>
        <w:pStyle w:val="EnglishHangNoCoptic"/>
      </w:pPr>
      <w:r w:rsidRPr="00AB1781">
        <w:t>Sing a new song</w:t>
      </w:r>
      <w:r>
        <w:t xml:space="preserve"> </w:t>
      </w:r>
      <w:r w:rsidRPr="00AB1781">
        <w:t>to the Lord</w:t>
      </w:r>
      <w:r>
        <w:t>,</w:t>
      </w:r>
    </w:p>
    <w:p w14:paraId="3395EB36" w14:textId="77777777" w:rsidR="00704CAA" w:rsidRPr="00AB1781" w:rsidRDefault="00704CAA" w:rsidP="00704CAA">
      <w:pPr>
        <w:pStyle w:val="EnglishHangEndNoCoptic"/>
      </w:pPr>
      <w:r w:rsidRPr="00AB1781">
        <w:tab/>
        <w:t>sing to the Lord</w:t>
      </w:r>
      <w:r>
        <w:t>, all the earth;</w:t>
      </w:r>
    </w:p>
    <w:p w14:paraId="196D5840" w14:textId="77777777" w:rsidR="00704CAA" w:rsidRPr="00AB1781" w:rsidRDefault="00704CAA" w:rsidP="00704CAA">
      <w:pPr>
        <w:pStyle w:val="EnglishHangNoCoptic"/>
      </w:pPr>
      <w:r>
        <w:t>2 sing to the Lord, praise His N</w:t>
      </w:r>
      <w:r w:rsidRPr="00AB1781">
        <w:t>ame;</w:t>
      </w:r>
    </w:p>
    <w:p w14:paraId="12DF5CBB" w14:textId="77777777" w:rsidR="00704CAA" w:rsidRPr="00AB1781" w:rsidRDefault="00704CAA" w:rsidP="00704CAA">
      <w:pPr>
        <w:pStyle w:val="EnglishHangEndNoCoptic"/>
      </w:pPr>
      <w:r w:rsidRPr="00AB1781">
        <w:tab/>
      </w:r>
      <w:r>
        <w:t>proclaim His salvation from day to day;</w:t>
      </w:r>
    </w:p>
    <w:p w14:paraId="1DF51E5E" w14:textId="77777777" w:rsidR="00704CAA" w:rsidRPr="00AB1781" w:rsidRDefault="00704CAA" w:rsidP="00704CAA">
      <w:pPr>
        <w:pStyle w:val="EnglishHangNoCoptic"/>
      </w:pPr>
      <w:r>
        <w:t>3 d</w:t>
      </w:r>
      <w:r w:rsidRPr="00AB1781">
        <w:t>eclare His glory among the nations,</w:t>
      </w:r>
    </w:p>
    <w:p w14:paraId="5F9ACAF9" w14:textId="77777777" w:rsidR="00704CAA" w:rsidRPr="00AB1781" w:rsidRDefault="00704CAA" w:rsidP="00704CAA">
      <w:pPr>
        <w:pStyle w:val="EnglishHangEndNoCoptic"/>
      </w:pPr>
      <w:r w:rsidRPr="00AB1781">
        <w:tab/>
        <w:t>His wonders among all peoples.</w:t>
      </w:r>
    </w:p>
    <w:p w14:paraId="50698F98" w14:textId="77777777" w:rsidR="00704CAA" w:rsidRPr="00AB1781" w:rsidRDefault="00704CAA" w:rsidP="00704CAA">
      <w:pPr>
        <w:pStyle w:val="EnglishHangNoCoptic"/>
      </w:pPr>
      <w:r w:rsidRPr="00AB1781">
        <w:t xml:space="preserve">4 For </w:t>
      </w:r>
      <w:r>
        <w:t xml:space="preserve">the Lord is </w:t>
      </w:r>
      <w:r w:rsidRPr="00AB1781">
        <w:t>great</w:t>
      </w:r>
      <w:r>
        <w:t>,</w:t>
      </w:r>
      <w:r w:rsidRPr="00AB1781">
        <w:t xml:space="preserve"> </w:t>
      </w:r>
      <w:r>
        <w:t>and very much</w:t>
      </w:r>
      <w:r w:rsidRPr="00AB1781">
        <w:t xml:space="preserve"> </w:t>
      </w:r>
      <w:r>
        <w:t>praiseworthy</w:t>
      </w:r>
      <w:r w:rsidRPr="00AB1781">
        <w:t>;</w:t>
      </w:r>
    </w:p>
    <w:p w14:paraId="7CB68B96" w14:textId="77777777" w:rsidR="00704CAA" w:rsidRPr="00AB1781" w:rsidRDefault="00704CAA" w:rsidP="00704CAA">
      <w:pPr>
        <w:pStyle w:val="EnglishHangEndNoCoptic"/>
      </w:pPr>
      <w:r w:rsidRPr="00AB1781">
        <w:tab/>
        <w:t>He</w:t>
      </w:r>
      <w:r>
        <w:t xml:space="preserve"> is to be feared above all gods,</w:t>
      </w:r>
    </w:p>
    <w:p w14:paraId="021603BD" w14:textId="77777777" w:rsidR="00704CAA" w:rsidRPr="00AB1781" w:rsidRDefault="00704CAA" w:rsidP="00704CAA">
      <w:pPr>
        <w:pStyle w:val="EnglishHangNoCoptic"/>
      </w:pPr>
      <w:r>
        <w:t>5 f</w:t>
      </w:r>
      <w:r w:rsidRPr="00AB1781">
        <w:t>or all the</w:t>
      </w:r>
      <w:r>
        <w:t xml:space="preserve"> gods of the nations are demons,</w:t>
      </w:r>
      <w:r w:rsidRPr="00AB1781">
        <w:rPr>
          <w:rStyle w:val="FootnoteReference"/>
        </w:rPr>
        <w:footnoteReference w:id="537"/>
      </w:r>
    </w:p>
    <w:p w14:paraId="219A2215" w14:textId="77777777" w:rsidR="00704CAA" w:rsidRPr="00AB1781" w:rsidRDefault="00704CAA" w:rsidP="00704CAA">
      <w:pPr>
        <w:pStyle w:val="EnglishHangEndNoCoptic"/>
      </w:pPr>
      <w:r w:rsidRPr="00AB1781">
        <w:tab/>
        <w:t>but the Lord made the heavens.</w:t>
      </w:r>
    </w:p>
    <w:p w14:paraId="311A50DB" w14:textId="77777777" w:rsidR="00704CAA" w:rsidRPr="00AB1781" w:rsidRDefault="00704CAA" w:rsidP="00704CAA">
      <w:pPr>
        <w:pStyle w:val="EnglishHangNoCoptic"/>
      </w:pPr>
      <w:r w:rsidRPr="00AB1781">
        <w:t xml:space="preserve">6 </w:t>
      </w:r>
      <w:r>
        <w:t>Confession</w:t>
      </w:r>
      <w:r>
        <w:rPr>
          <w:rStyle w:val="FootnoteReference"/>
        </w:rPr>
        <w:footnoteReference w:id="538"/>
      </w:r>
      <w:r w:rsidRPr="00AB1781">
        <w:t xml:space="preserve"> and beauty </w:t>
      </w:r>
      <w:r>
        <w:t>are before</w:t>
      </w:r>
      <w:r w:rsidRPr="00AB1781">
        <w:t xml:space="preserve"> Him;</w:t>
      </w:r>
    </w:p>
    <w:p w14:paraId="599CA824" w14:textId="77777777" w:rsidR="00704CAA" w:rsidRPr="00AB1781" w:rsidRDefault="00704CAA" w:rsidP="00704CAA">
      <w:pPr>
        <w:pStyle w:val="EnglishHangEndNoCoptic"/>
      </w:pPr>
      <w:r w:rsidRPr="00AB1781">
        <w:tab/>
        <w:t xml:space="preserve">holiness and majesty are in His </w:t>
      </w:r>
      <w:r>
        <w:t>sanctuary</w:t>
      </w:r>
      <w:r>
        <w:rPr>
          <w:rStyle w:val="FootnoteReference"/>
        </w:rPr>
        <w:t xml:space="preserve"> </w:t>
      </w:r>
      <w:r>
        <w:rPr>
          <w:rStyle w:val="FootnoteReference"/>
        </w:rPr>
        <w:footnoteReference w:id="539"/>
      </w:r>
      <w:r w:rsidRPr="00AB1781">
        <w:t>.</w:t>
      </w:r>
    </w:p>
    <w:p w14:paraId="69EB4AF6" w14:textId="77777777" w:rsidR="00704CAA" w:rsidRPr="00AB1781" w:rsidRDefault="00704CAA" w:rsidP="00704CAA">
      <w:pPr>
        <w:pStyle w:val="EnglishHangNoCoptic"/>
      </w:pPr>
      <w:r w:rsidRPr="00AB1781">
        <w:t>7 Bring to the Lord, O families of nations,</w:t>
      </w:r>
    </w:p>
    <w:p w14:paraId="02A7B010" w14:textId="77777777" w:rsidR="00704CAA" w:rsidRPr="00AB1781" w:rsidRDefault="00704CAA" w:rsidP="00704CAA">
      <w:pPr>
        <w:pStyle w:val="EnglishHangEndNoCoptic"/>
      </w:pPr>
      <w:r w:rsidRPr="00AB1781">
        <w:tab/>
        <w:t>bri</w:t>
      </w:r>
      <w:r>
        <w:t>ng to the Lord glory and honour;</w:t>
      </w:r>
    </w:p>
    <w:p w14:paraId="761A107A" w14:textId="77777777" w:rsidR="00704CAA" w:rsidRPr="00AB1781" w:rsidRDefault="00704CAA" w:rsidP="00704CAA">
      <w:pPr>
        <w:pStyle w:val="EnglishHangNoCoptic"/>
      </w:pPr>
      <w:r>
        <w:t>8 b</w:t>
      </w:r>
      <w:r w:rsidRPr="00AB1781">
        <w:t xml:space="preserve">ring to the Lord </w:t>
      </w:r>
      <w:r>
        <w:t xml:space="preserve">the </w:t>
      </w:r>
      <w:r w:rsidRPr="00AB1781">
        <w:t xml:space="preserve">glory </w:t>
      </w:r>
      <w:r>
        <w:t>due to His N</w:t>
      </w:r>
      <w:r w:rsidRPr="00AB1781">
        <w:t>ame;</w:t>
      </w:r>
    </w:p>
    <w:p w14:paraId="60F72124" w14:textId="77777777" w:rsidR="00704CAA" w:rsidRPr="00AB1781" w:rsidRDefault="00704CAA" w:rsidP="00704CAA">
      <w:pPr>
        <w:pStyle w:val="EnglishHangEndNoCoptic"/>
      </w:pPr>
      <w:r w:rsidRPr="00AB1781">
        <w:tab/>
      </w:r>
      <w:r>
        <w:t>raise</w:t>
      </w:r>
      <w:r w:rsidRPr="00AB1781">
        <w:t xml:space="preserve"> </w:t>
      </w:r>
      <w:r>
        <w:t>offerings</w:t>
      </w:r>
      <w:r>
        <w:rPr>
          <w:rStyle w:val="FootnoteReference"/>
        </w:rPr>
        <w:footnoteReference w:id="540"/>
      </w:r>
      <w:r w:rsidRPr="00AB1781">
        <w:t xml:space="preserve"> and </w:t>
      </w:r>
      <w:r>
        <w:t>enter into His courts;</w:t>
      </w:r>
    </w:p>
    <w:p w14:paraId="03BF4690" w14:textId="77777777" w:rsidR="00704CAA" w:rsidRPr="00AB1781" w:rsidRDefault="00704CAA" w:rsidP="00704CAA">
      <w:pPr>
        <w:pStyle w:val="EnglishHangNoCoptic"/>
      </w:pPr>
      <w:r w:rsidRPr="00AB1781">
        <w:t xml:space="preserve">9 </w:t>
      </w:r>
      <w:r>
        <w:t>w</w:t>
      </w:r>
      <w:r w:rsidRPr="00AB1781">
        <w:t>orship</w:t>
      </w:r>
      <w:r>
        <w:rPr>
          <w:rStyle w:val="FootnoteReference"/>
        </w:rPr>
        <w:footnoteReference w:id="541"/>
      </w:r>
      <w:r w:rsidRPr="00AB1781">
        <w:t xml:space="preserve"> the Lord in His holy court;</w:t>
      </w:r>
    </w:p>
    <w:p w14:paraId="5C02A5AD" w14:textId="77777777" w:rsidR="00704CAA" w:rsidRPr="008016CF" w:rsidRDefault="00704CAA" w:rsidP="00704CAA">
      <w:pPr>
        <w:pStyle w:val="EnglishHangEndNoCoptic"/>
      </w:pPr>
      <w:r w:rsidRPr="00AB1781">
        <w:tab/>
        <w:t xml:space="preserve">let all the earth tremble </w:t>
      </w:r>
      <w:r>
        <w:t>before Him</w:t>
      </w:r>
      <w:r w:rsidRPr="00AB1781">
        <w:t>.</w:t>
      </w:r>
    </w:p>
    <w:p w14:paraId="6C9AD3DB" w14:textId="77777777" w:rsidR="00704CAA" w:rsidRPr="00AB1781" w:rsidRDefault="00704CAA" w:rsidP="00704CAA">
      <w:pPr>
        <w:pStyle w:val="EnglishHangNoCoptic"/>
      </w:pPr>
      <w:r>
        <w:lastRenderedPageBreak/>
        <w:t>10 Say among the nations, “The Lord reigns from the Tree!</w:t>
      </w:r>
      <w:r>
        <w:rPr>
          <w:rStyle w:val="FootnoteReference"/>
        </w:rPr>
        <w:footnoteReference w:id="542"/>
      </w:r>
    </w:p>
    <w:p w14:paraId="0ABE7BFD" w14:textId="77777777" w:rsidR="00704CAA" w:rsidRPr="00AB1781" w:rsidRDefault="00704CAA" w:rsidP="00704CAA">
      <w:pPr>
        <w:pStyle w:val="EnglishHangNoCoptic"/>
      </w:pPr>
      <w:r w:rsidRPr="00AB1781">
        <w:tab/>
      </w:r>
      <w:r>
        <w:t xml:space="preserve">Indeed, </w:t>
      </w:r>
      <w:r w:rsidRPr="00AB1781">
        <w:t xml:space="preserve">He </w:t>
      </w:r>
      <w:r>
        <w:t>established</w:t>
      </w:r>
      <w:r>
        <w:rPr>
          <w:rStyle w:val="FootnoteReference"/>
        </w:rPr>
        <w:footnoteReference w:id="543"/>
      </w:r>
      <w:r>
        <w:t xml:space="preserve"> </w:t>
      </w:r>
      <w:r w:rsidRPr="00AB1781">
        <w:t>the world</w:t>
      </w:r>
      <w:r>
        <w:t>,</w:t>
      </w:r>
      <w:r w:rsidRPr="00AB1781">
        <w:t xml:space="preserve"> and it </w:t>
      </w:r>
      <w:r>
        <w:t>will not</w:t>
      </w:r>
      <w:r w:rsidRPr="00AB1781">
        <w:t xml:space="preserve"> be shaken.</w:t>
      </w:r>
    </w:p>
    <w:p w14:paraId="48A73D1A" w14:textId="77777777" w:rsidR="00704CAA" w:rsidRPr="00AB1781" w:rsidRDefault="00704CAA" w:rsidP="00704CAA">
      <w:pPr>
        <w:pStyle w:val="EnglishHangEndNoCoptic"/>
      </w:pPr>
      <w:r w:rsidRPr="00AB1781">
        <w:tab/>
        <w:t xml:space="preserve">He will judge the peoples with </w:t>
      </w:r>
      <w:r>
        <w:t>uprightness</w:t>
      </w:r>
      <w:r w:rsidRPr="00AB1781">
        <w:t>.</w:t>
      </w:r>
      <w:r>
        <w:t>”</w:t>
      </w:r>
    </w:p>
    <w:p w14:paraId="52DFDE05" w14:textId="77777777" w:rsidR="00704CAA" w:rsidRPr="00AB1781" w:rsidRDefault="00704CAA" w:rsidP="00704CAA">
      <w:pPr>
        <w:pStyle w:val="EnglishHangNoCoptic"/>
      </w:pPr>
      <w:r w:rsidRPr="00AB1781">
        <w:t>11 Let the heavens be glad</w:t>
      </w:r>
      <w:r>
        <w:t>,</w:t>
      </w:r>
      <w:r w:rsidRPr="00AB1781">
        <w:t xml:space="preserve"> and let the earth </w:t>
      </w:r>
      <w:r>
        <w:t>rejoice;</w:t>
      </w:r>
    </w:p>
    <w:p w14:paraId="71553BE8" w14:textId="77777777" w:rsidR="00704CAA" w:rsidRPr="00AB1781" w:rsidRDefault="00704CAA" w:rsidP="00704CAA">
      <w:pPr>
        <w:pStyle w:val="EnglishHangEndNoCoptic"/>
      </w:pPr>
      <w:r w:rsidRPr="00AB1781">
        <w:tab/>
        <w:t>let the sea</w:t>
      </w:r>
      <w:r>
        <w:t>, and all that is in it,</w:t>
      </w:r>
      <w:r w:rsidRPr="00AB1781">
        <w:t xml:space="preserve"> </w:t>
      </w:r>
      <w:r>
        <w:t>be shaken</w:t>
      </w:r>
      <w:r w:rsidRPr="00AB1781">
        <w:t>.</w:t>
      </w:r>
      <w:r w:rsidRPr="00AB1781">
        <w:rPr>
          <w:rStyle w:val="FootnoteReference"/>
        </w:rPr>
        <w:footnoteReference w:id="544"/>
      </w:r>
    </w:p>
    <w:p w14:paraId="6DE8282B" w14:textId="77777777" w:rsidR="00704CAA" w:rsidRPr="00AB1781" w:rsidRDefault="00704CAA" w:rsidP="00704CAA">
      <w:pPr>
        <w:pStyle w:val="EnglishHangNoCoptic"/>
      </w:pPr>
      <w:r w:rsidRPr="00AB1781">
        <w:t>12 The fields and all that is in them will rejoice</w:t>
      </w:r>
      <w:r>
        <w:rPr>
          <w:rStyle w:val="FootnoteReference"/>
        </w:rPr>
        <w:footnoteReference w:id="545"/>
      </w:r>
      <w:r w:rsidRPr="00AB1781">
        <w:t>;</w:t>
      </w:r>
    </w:p>
    <w:p w14:paraId="7E59E13E" w14:textId="77777777" w:rsidR="00704CAA" w:rsidRPr="00AB1781" w:rsidRDefault="00704CAA" w:rsidP="00704CAA">
      <w:pPr>
        <w:pStyle w:val="EnglishHangEndNoCoptic"/>
      </w:pPr>
      <w:r w:rsidRPr="00AB1781">
        <w:tab/>
        <w:t xml:space="preserve">then all the trees of the forest will </w:t>
      </w:r>
      <w:r>
        <w:t>rejoice</w:t>
      </w:r>
    </w:p>
    <w:p w14:paraId="59230FD1" w14:textId="77777777" w:rsidR="00704CAA" w:rsidRPr="00AB1781" w:rsidRDefault="00704CAA" w:rsidP="00704CAA">
      <w:pPr>
        <w:pStyle w:val="EnglishHangNoCoptic"/>
      </w:pPr>
      <w:r w:rsidRPr="00AB1781">
        <w:t xml:space="preserve">13 </w:t>
      </w:r>
      <w:r>
        <w:t>before the face</w:t>
      </w:r>
      <w:r w:rsidRPr="00AB1781">
        <w:t xml:space="preserve"> of the Lord</w:t>
      </w:r>
      <w:r>
        <w:t>;</w:t>
      </w:r>
      <w:r>
        <w:rPr>
          <w:rStyle w:val="FootnoteReference"/>
        </w:rPr>
        <w:footnoteReference w:id="546"/>
      </w:r>
      <w:r w:rsidRPr="00AB1781">
        <w:t xml:space="preserve"> For He is coming,</w:t>
      </w:r>
    </w:p>
    <w:p w14:paraId="3122AE5A" w14:textId="77777777" w:rsidR="00704CAA" w:rsidRPr="00AB1781" w:rsidRDefault="00704CAA" w:rsidP="00704CAA">
      <w:pPr>
        <w:pStyle w:val="EnglishHangNoCoptic"/>
      </w:pPr>
      <w:r w:rsidRPr="00AB1781">
        <w:tab/>
      </w:r>
      <w:r>
        <w:t>He is coming to judge the earth;</w:t>
      </w:r>
    </w:p>
    <w:p w14:paraId="1A877BFA" w14:textId="77777777" w:rsidR="00704CAA" w:rsidRPr="00AB1781" w:rsidRDefault="00704CAA" w:rsidP="00704CAA">
      <w:pPr>
        <w:pStyle w:val="EnglishHangNoCoptic"/>
      </w:pPr>
      <w:r>
        <w:tab/>
        <w:t>He will judge the world in righteousness</w:t>
      </w:r>
      <w:r w:rsidRPr="00AB1781">
        <w:t>,</w:t>
      </w:r>
    </w:p>
    <w:p w14:paraId="5AABF205" w14:textId="77777777" w:rsidR="00704CAA" w:rsidRDefault="00704CAA" w:rsidP="00704CAA">
      <w:pPr>
        <w:pStyle w:val="EnglishHangEndNoCoptic"/>
      </w:pPr>
      <w:r w:rsidRPr="00AB1781">
        <w:tab/>
        <w:t>and the peoples by His truth.</w:t>
      </w:r>
    </w:p>
    <w:p w14:paraId="0958C0D4" w14:textId="77777777" w:rsidR="00396E1C" w:rsidRDefault="00704CAA" w:rsidP="00704CAA">
      <w:pPr>
        <w:pStyle w:val="Rubric"/>
      </w:pPr>
      <w:r>
        <w:t>Alleluia.</w:t>
      </w:r>
    </w:p>
    <w:p w14:paraId="11709F9B" w14:textId="7E0EF2D4" w:rsidR="00704CAA" w:rsidRPr="008016C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E2EAC">
        <w:t>Psalm</w:t>
      </w:r>
      <w:r w:rsidR="000E2EAC" w:rsidRPr="00AB1781">
        <w:t xml:space="preserve"> 96</w:t>
      </w:r>
      <w:r w:rsidR="000E2EAC">
        <w:t>: “The Lord reigns, let the earth rejoice”</w:t>
      </w:r>
      <w:r>
        <w:fldChar w:fldCharType="end"/>
      </w:r>
      <w:r>
        <w:t>.</w:t>
      </w:r>
      <w:r w:rsidR="00704CAA">
        <w:t xml:space="preserve"> </w:t>
      </w:r>
    </w:p>
    <w:p w14:paraId="28A7C577" w14:textId="77777777" w:rsidR="00704CAA" w:rsidRPr="00AB1781" w:rsidRDefault="00704CAA" w:rsidP="00704CAA">
      <w:pPr>
        <w:pStyle w:val="Heading4"/>
      </w:pPr>
      <w:bookmarkStart w:id="294" w:name="_Ref412026313"/>
      <w:r>
        <w:t>Psalm</w:t>
      </w:r>
      <w:r w:rsidRPr="00AB1781">
        <w:t xml:space="preserve"> 96</w:t>
      </w:r>
      <w:r>
        <w:t>: “The Lord reigns, let the earth rejoice”</w:t>
      </w:r>
      <w:bookmarkEnd w:id="294"/>
    </w:p>
    <w:p w14:paraId="474F3CF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45E3E98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the Peoples </w:t>
      </w:r>
      <w:r>
        <w:rPr>
          <w:rFonts w:ascii="Book Antiqua" w:hAnsi="Book Antiqua" w:cs="Lucida Grande"/>
          <w:b/>
          <w:bCs/>
        </w:rPr>
        <w:t>See</w:t>
      </w:r>
      <w:r w:rsidRPr="00AB1781">
        <w:rPr>
          <w:rFonts w:ascii="Book Antiqua" w:hAnsi="Book Antiqua" w:cs="Lucida Grande"/>
          <w:b/>
          <w:bCs/>
        </w:rPr>
        <w:t xml:space="preserve"> His Glory</w:t>
      </w:r>
    </w:p>
    <w:p w14:paraId="32D58E47" w14:textId="54D50865"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111BCB28" w14:textId="3BA079C3"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3822F7D" w14:textId="0698E6A9" w:rsidR="00704CAA" w:rsidRPr="00AB1781" w:rsidRDefault="00704CAA" w:rsidP="00704CAA">
      <w:pPr>
        <w:pStyle w:val="Rubric"/>
      </w:pPr>
      <w:r>
        <w:t>1 (By David, when His earth was is restored</w:t>
      </w:r>
      <w:r w:rsidRPr="00AB1781">
        <w:t xml:space="preserve">) </w:t>
      </w:r>
    </w:p>
    <w:p w14:paraId="4464B3A3" w14:textId="77777777" w:rsidR="00704CAA" w:rsidRPr="00AB1781" w:rsidRDefault="00704CAA" w:rsidP="00704CAA">
      <w:pPr>
        <w:pStyle w:val="EnglishHangNoCoptic"/>
      </w:pPr>
      <w:r>
        <w:t>The Lord reigns</w:t>
      </w:r>
      <w:r w:rsidRPr="00AB1781">
        <w:t>, let the earth rejoice;</w:t>
      </w:r>
    </w:p>
    <w:p w14:paraId="664C5D43" w14:textId="77777777" w:rsidR="00704CAA" w:rsidRPr="00AB1781" w:rsidRDefault="00704CAA" w:rsidP="00704CAA">
      <w:pPr>
        <w:pStyle w:val="EnglishHangEndNoCoptic"/>
      </w:pPr>
      <w:r w:rsidRPr="00AB1781">
        <w:tab/>
      </w:r>
      <w:r>
        <w:t>let the many islands be glad!</w:t>
      </w:r>
    </w:p>
    <w:p w14:paraId="1AA2C682" w14:textId="77777777" w:rsidR="00704CAA" w:rsidRPr="00AB1781" w:rsidRDefault="00704CAA" w:rsidP="00704CAA">
      <w:pPr>
        <w:pStyle w:val="EnglishHangNoCoptic"/>
      </w:pPr>
      <w:r w:rsidRPr="00AB1781">
        <w:t xml:space="preserve">2 Clouds and darkness are </w:t>
      </w:r>
      <w:r>
        <w:t>a</w:t>
      </w:r>
      <w:r w:rsidRPr="00AB1781">
        <w:t>round Him;</w:t>
      </w:r>
    </w:p>
    <w:p w14:paraId="71A623AB" w14:textId="77777777" w:rsidR="00704CAA" w:rsidRPr="00AB1781" w:rsidRDefault="00704CAA" w:rsidP="00704CAA">
      <w:pPr>
        <w:pStyle w:val="EnglishHangEndNoCoptic"/>
      </w:pPr>
      <w:r w:rsidRPr="00AB1781">
        <w:tab/>
      </w:r>
      <w:r>
        <w:t>righteousness</w:t>
      </w:r>
      <w:r w:rsidRPr="00AB1781">
        <w:t xml:space="preserve"> and judgment</w:t>
      </w:r>
      <w:r>
        <w:t xml:space="preserve"> are the foundation of</w:t>
      </w:r>
      <w:r w:rsidRPr="00AB1781">
        <w:t xml:space="preserve"> His throne</w:t>
      </w:r>
      <w:r>
        <w:rPr>
          <w:rStyle w:val="FootnoteReference"/>
        </w:rPr>
        <w:footnoteReference w:id="547"/>
      </w:r>
      <w:r w:rsidRPr="00AB1781">
        <w:t>.</w:t>
      </w:r>
    </w:p>
    <w:p w14:paraId="0DB34B0A" w14:textId="77777777" w:rsidR="00704CAA" w:rsidRPr="00AB1781" w:rsidRDefault="00704CAA" w:rsidP="00704CAA">
      <w:pPr>
        <w:pStyle w:val="EnglishHangNoCoptic"/>
      </w:pPr>
      <w:r w:rsidRPr="00AB1781">
        <w:t xml:space="preserve">3 Fire </w:t>
      </w:r>
      <w:r>
        <w:t>will go</w:t>
      </w:r>
      <w:r w:rsidRPr="00AB1781">
        <w:t xml:space="preserve"> before Him</w:t>
      </w:r>
    </w:p>
    <w:p w14:paraId="3252721C" w14:textId="77777777" w:rsidR="00704CAA" w:rsidRPr="00AB1781" w:rsidRDefault="00704CAA" w:rsidP="00704CAA">
      <w:pPr>
        <w:pStyle w:val="EnglishHangEndNoCoptic"/>
      </w:pPr>
      <w:r>
        <w:tab/>
        <w:t>and burn</w:t>
      </w:r>
      <w:r w:rsidRPr="00AB1781">
        <w:t xml:space="preserve"> His enemies on every side.</w:t>
      </w:r>
    </w:p>
    <w:p w14:paraId="1FF06DD9" w14:textId="77777777" w:rsidR="00704CAA" w:rsidRPr="00AB1781" w:rsidRDefault="00704CAA" w:rsidP="00704CAA">
      <w:pPr>
        <w:pStyle w:val="EnglishHangNoCoptic"/>
      </w:pPr>
      <w:r>
        <w:lastRenderedPageBreak/>
        <w:t>4 His lightning</w:t>
      </w:r>
      <w:r w:rsidRPr="00AB1781">
        <w:t xml:space="preserve"> </w:t>
      </w:r>
      <w:r>
        <w:t>gave light to</w:t>
      </w:r>
      <w:r w:rsidRPr="00AB1781">
        <w:t xml:space="preserve"> the world;</w:t>
      </w:r>
    </w:p>
    <w:p w14:paraId="65B2D0DB" w14:textId="77777777" w:rsidR="00704CAA" w:rsidRPr="00AB1781" w:rsidRDefault="00704CAA" w:rsidP="00704CAA">
      <w:pPr>
        <w:pStyle w:val="EnglishHangEndNoCoptic"/>
      </w:pPr>
      <w:r>
        <w:tab/>
        <w:t>the earth saw</w:t>
      </w:r>
      <w:r w:rsidRPr="00AB1781">
        <w:t xml:space="preserve"> and </w:t>
      </w:r>
      <w:r>
        <w:t>shook</w:t>
      </w:r>
      <w:r w:rsidRPr="00AB1781">
        <w:t>.</w:t>
      </w:r>
    </w:p>
    <w:p w14:paraId="18035626" w14:textId="77777777" w:rsidR="00704CAA" w:rsidRPr="00AB1781" w:rsidRDefault="00704CAA" w:rsidP="00704CAA">
      <w:pPr>
        <w:pStyle w:val="EnglishHangNoCoptic"/>
      </w:pPr>
      <w:r w:rsidRPr="00AB1781">
        <w:t>5 The mountains melt</w:t>
      </w:r>
      <w:r>
        <w:t>ed</w:t>
      </w:r>
      <w:r w:rsidRPr="00AB1781">
        <w:t xml:space="preserve"> like wax </w:t>
      </w:r>
      <w:r>
        <w:t>before</w:t>
      </w:r>
      <w:r w:rsidRPr="00AB1781">
        <w:t xml:space="preserve"> the Lord’s presence,</w:t>
      </w:r>
    </w:p>
    <w:p w14:paraId="530CBB8E" w14:textId="77777777" w:rsidR="00704CAA" w:rsidRPr="00AB1781" w:rsidRDefault="00704CAA" w:rsidP="00704CAA">
      <w:pPr>
        <w:pStyle w:val="EnglishHangEndNoCoptic"/>
      </w:pPr>
      <w:r w:rsidRPr="00AB1781">
        <w:tab/>
      </w:r>
      <w:r>
        <w:t>before</w:t>
      </w:r>
      <w:r w:rsidRPr="00AB1781">
        <w:t xml:space="preserve"> the presence of the Lord of all the earth.</w:t>
      </w:r>
    </w:p>
    <w:p w14:paraId="2A8428EE" w14:textId="77777777" w:rsidR="00704CAA" w:rsidRPr="00AB1781" w:rsidRDefault="00704CAA" w:rsidP="00704CAA">
      <w:pPr>
        <w:pStyle w:val="EnglishHangNoCoptic"/>
      </w:pPr>
      <w:r w:rsidRPr="00AB1781">
        <w:t xml:space="preserve">6 The heavens </w:t>
      </w:r>
      <w:r>
        <w:t>proclaimed</w:t>
      </w:r>
      <w:r w:rsidRPr="00AB1781">
        <w:t xml:space="preserve"> His </w:t>
      </w:r>
      <w:r>
        <w:t>righteousness</w:t>
      </w:r>
      <w:r w:rsidRPr="00AB1781">
        <w:t>,</w:t>
      </w:r>
    </w:p>
    <w:p w14:paraId="2B22ECFB" w14:textId="77777777" w:rsidR="00704CAA" w:rsidRPr="00AB1781" w:rsidRDefault="00704CAA" w:rsidP="00704CAA">
      <w:pPr>
        <w:pStyle w:val="EnglishHangEndNoCoptic"/>
      </w:pPr>
      <w:r>
        <w:tab/>
        <w:t>and all the peoples beheld</w:t>
      </w:r>
      <w:r w:rsidRPr="00AB1781">
        <w:t xml:space="preserve"> His glory.</w:t>
      </w:r>
      <w:r w:rsidRPr="00AB1781">
        <w:rPr>
          <w:rStyle w:val="FootnoteReference"/>
        </w:rPr>
        <w:footnoteReference w:id="548"/>
      </w:r>
    </w:p>
    <w:p w14:paraId="75EA2DB3" w14:textId="77777777" w:rsidR="00704CAA" w:rsidRPr="00AB1781" w:rsidRDefault="00704CAA" w:rsidP="00704CAA">
      <w:pPr>
        <w:pStyle w:val="EnglishHangNoCoptic"/>
      </w:pPr>
      <w:r w:rsidRPr="00AB1781">
        <w:t>7 Let all who worship</w:t>
      </w:r>
      <w:r>
        <w:rPr>
          <w:rStyle w:val="FootnoteReference"/>
        </w:rPr>
        <w:footnoteReference w:id="549"/>
      </w:r>
      <w:r w:rsidRPr="00AB1781">
        <w:t xml:space="preserve"> carved images</w:t>
      </w:r>
    </w:p>
    <w:p w14:paraId="33E82809" w14:textId="77777777" w:rsidR="00704CAA" w:rsidRPr="00AB1781" w:rsidRDefault="00704CAA" w:rsidP="00704CAA">
      <w:pPr>
        <w:pStyle w:val="EnglishHangNoCoptic"/>
      </w:pPr>
      <w:r w:rsidRPr="00AB1781">
        <w:tab/>
        <w:t xml:space="preserve">and boast of their idols be </w:t>
      </w:r>
      <w:r>
        <w:t>put to shame</w:t>
      </w:r>
      <w:r w:rsidRPr="00AB1781">
        <w:t>.</w:t>
      </w:r>
    </w:p>
    <w:p w14:paraId="6C54AC6C" w14:textId="77777777" w:rsidR="00704CAA" w:rsidRPr="00AB1781" w:rsidRDefault="00704CAA" w:rsidP="00704CAA">
      <w:pPr>
        <w:pStyle w:val="EnglishHangEndNoCoptic"/>
      </w:pPr>
      <w:r w:rsidRPr="00AB1781">
        <w:tab/>
        <w:t>Worship</w:t>
      </w:r>
      <w:r>
        <w:rPr>
          <w:rStyle w:val="FootnoteReference"/>
        </w:rPr>
        <w:footnoteReference w:id="550"/>
      </w:r>
      <w:r w:rsidRPr="00AB1781">
        <w:t xml:space="preserve"> H</w:t>
      </w:r>
      <w:r>
        <w:t>im, all His a</w:t>
      </w:r>
      <w:r w:rsidRPr="00AB1781">
        <w:t>ngels</w:t>
      </w:r>
      <w:r>
        <w:t>!</w:t>
      </w:r>
    </w:p>
    <w:p w14:paraId="07678C32" w14:textId="77777777" w:rsidR="00704CAA" w:rsidRPr="00AB1781" w:rsidRDefault="00704CAA" w:rsidP="00704CAA">
      <w:pPr>
        <w:pStyle w:val="EnglishHangNoCoptic"/>
      </w:pPr>
      <w:r w:rsidRPr="00AB1781">
        <w:t>8 Zion heard and was glad,</w:t>
      </w:r>
    </w:p>
    <w:p w14:paraId="2A7A0F71" w14:textId="77777777" w:rsidR="00704CAA" w:rsidRPr="00AB1781" w:rsidRDefault="00704CAA" w:rsidP="00704CAA">
      <w:pPr>
        <w:pStyle w:val="EnglishHangNoCoptic"/>
      </w:pPr>
      <w:r w:rsidRPr="00AB1781">
        <w:tab/>
        <w:t xml:space="preserve">and </w:t>
      </w:r>
      <w:r>
        <w:t>the daughters of Judah rejoiced</w:t>
      </w:r>
    </w:p>
    <w:p w14:paraId="27AF1B26" w14:textId="77777777" w:rsidR="00704CAA" w:rsidRPr="00AB1781" w:rsidRDefault="00704CAA" w:rsidP="00704CAA">
      <w:pPr>
        <w:pStyle w:val="EnglishHangEndNoCoptic"/>
      </w:pPr>
      <w:r w:rsidRPr="00AB1781">
        <w:tab/>
        <w:t xml:space="preserve">because of </w:t>
      </w:r>
      <w:r>
        <w:t>Your judgments, O Lord;</w:t>
      </w:r>
    </w:p>
    <w:p w14:paraId="03B14405" w14:textId="77777777" w:rsidR="00704CAA" w:rsidRPr="00AB1781" w:rsidRDefault="00704CAA" w:rsidP="00704CAA">
      <w:pPr>
        <w:pStyle w:val="EnglishHangNoCoptic"/>
      </w:pPr>
      <w:r>
        <w:t>9 f</w:t>
      </w:r>
      <w:r w:rsidRPr="00AB1781">
        <w:t xml:space="preserve">or </w:t>
      </w:r>
      <w:r>
        <w:t>You</w:t>
      </w:r>
      <w:r w:rsidRPr="00AB1781">
        <w:t xml:space="preserve"> are the Lo</w:t>
      </w:r>
      <w:r>
        <w:t>rd Most High over all the earth,</w:t>
      </w:r>
    </w:p>
    <w:p w14:paraId="428B24AB" w14:textId="77777777" w:rsidR="00704CAA" w:rsidRPr="00A0015F" w:rsidRDefault="00704CAA" w:rsidP="00704CAA">
      <w:pPr>
        <w:pStyle w:val="EnglishHangEndNoCoptic"/>
      </w:pPr>
      <w:r w:rsidRPr="00AB1781">
        <w:tab/>
      </w:r>
      <w:r>
        <w:t>You</w:t>
      </w:r>
      <w:r w:rsidRPr="00AB1781">
        <w:t xml:space="preserve"> </w:t>
      </w:r>
      <w:r>
        <w:t>are</w:t>
      </w:r>
      <w:r w:rsidRPr="00AB1781">
        <w:t xml:space="preserve"> exalted far above all </w:t>
      </w:r>
      <w:r>
        <w:t xml:space="preserve">the </w:t>
      </w:r>
      <w:r w:rsidRPr="00AB1781">
        <w:t>gods.</w:t>
      </w:r>
    </w:p>
    <w:p w14:paraId="6F0A9E71" w14:textId="77777777" w:rsidR="00704CAA" w:rsidRPr="00AB1781" w:rsidRDefault="00704CAA" w:rsidP="00704CAA">
      <w:pPr>
        <w:pStyle w:val="EnglishHangNoCoptic"/>
      </w:pPr>
      <w:r w:rsidRPr="00AB1781">
        <w:t>10 You who love the Lord, hate evil;</w:t>
      </w:r>
    </w:p>
    <w:p w14:paraId="056D4B97" w14:textId="77777777" w:rsidR="00704CAA" w:rsidRPr="00AB1781" w:rsidRDefault="00704CAA" w:rsidP="00704CAA">
      <w:pPr>
        <w:pStyle w:val="EnglishHangNoCoptic"/>
      </w:pPr>
      <w:r w:rsidRPr="00AB1781">
        <w:tab/>
        <w:t xml:space="preserve">the Lord guards the </w:t>
      </w:r>
      <w:r>
        <w:t>souls</w:t>
      </w:r>
      <w:r>
        <w:rPr>
          <w:rStyle w:val="FootnoteReference"/>
        </w:rPr>
        <w:footnoteReference w:id="551"/>
      </w:r>
      <w:r w:rsidRPr="00AB1781">
        <w:t xml:space="preserve"> of His saints;</w:t>
      </w:r>
    </w:p>
    <w:p w14:paraId="4CF9A11E" w14:textId="77777777" w:rsidR="00704CAA" w:rsidRPr="00AB1781" w:rsidRDefault="00704CAA" w:rsidP="00704CAA">
      <w:pPr>
        <w:pStyle w:val="EnglishHangEndNoCoptic"/>
      </w:pPr>
      <w:r w:rsidRPr="00AB1781">
        <w:tab/>
        <w:t xml:space="preserve">He </w:t>
      </w:r>
      <w:r>
        <w:t>will deliver them from the hand</w:t>
      </w:r>
      <w:r w:rsidRPr="00AB1781">
        <w:t xml:space="preserve"> of sinners.</w:t>
      </w:r>
    </w:p>
    <w:p w14:paraId="1FA6DDC2" w14:textId="77777777" w:rsidR="00704CAA" w:rsidRPr="00AB1781" w:rsidRDefault="00704CAA" w:rsidP="00704CAA">
      <w:pPr>
        <w:pStyle w:val="EnglishHangNoCoptic"/>
      </w:pPr>
      <w:r w:rsidRPr="00AB1781">
        <w:t xml:space="preserve">11 Light </w:t>
      </w:r>
      <w:r>
        <w:t xml:space="preserve">has </w:t>
      </w:r>
      <w:r w:rsidRPr="00AB1781">
        <w:t>dawned for the righteous,</w:t>
      </w:r>
    </w:p>
    <w:p w14:paraId="5F96177E" w14:textId="77777777" w:rsidR="00704CAA" w:rsidRPr="00AB1781" w:rsidRDefault="00704CAA" w:rsidP="00704CAA">
      <w:pPr>
        <w:pStyle w:val="EnglishHangEndNoCoptic"/>
      </w:pPr>
      <w:r w:rsidRPr="00AB1781">
        <w:tab/>
        <w:t>and joy for the upright in heart.</w:t>
      </w:r>
    </w:p>
    <w:p w14:paraId="1C102992" w14:textId="77777777" w:rsidR="00704CAA" w:rsidRPr="00AB1781" w:rsidRDefault="00704CAA" w:rsidP="00704CAA">
      <w:pPr>
        <w:pStyle w:val="EnglishHangNoCoptic"/>
      </w:pPr>
      <w:r w:rsidRPr="00AB1781">
        <w:t xml:space="preserve">12 </w:t>
      </w:r>
      <w:r>
        <w:t>Be glad</w:t>
      </w:r>
      <w:r w:rsidRPr="00AB1781">
        <w:t xml:space="preserve"> in the Lord, </w:t>
      </w:r>
      <w:r>
        <w:t xml:space="preserve">O </w:t>
      </w:r>
      <w:r w:rsidRPr="00AB1781">
        <w:t>you righteous,</w:t>
      </w:r>
    </w:p>
    <w:p w14:paraId="331795FD" w14:textId="77777777" w:rsidR="00704CAA" w:rsidRDefault="00704CAA" w:rsidP="00704CAA">
      <w:pPr>
        <w:pStyle w:val="EnglishHangEndNoCoptic"/>
      </w:pPr>
      <w:r w:rsidRPr="00AB1781">
        <w:tab/>
        <w:t xml:space="preserve">and </w:t>
      </w:r>
      <w:r>
        <w:t>confess [Him]</w:t>
      </w:r>
      <w:r>
        <w:rPr>
          <w:rStyle w:val="FootnoteReference"/>
        </w:rPr>
        <w:footnoteReference w:id="552"/>
      </w:r>
      <w:r w:rsidRPr="00AB1781">
        <w:t xml:space="preserve"> at the remembrance of His holiness.</w:t>
      </w:r>
    </w:p>
    <w:p w14:paraId="2AE1DD7C" w14:textId="77777777" w:rsidR="00704CAA" w:rsidRDefault="00704CAA" w:rsidP="00704CAA">
      <w:pPr>
        <w:pStyle w:val="Rubric"/>
      </w:pPr>
      <w:r>
        <w:t xml:space="preserve">Alleluia. </w:t>
      </w:r>
    </w:p>
    <w:p w14:paraId="35FA97F8" w14:textId="390EA5F2" w:rsidR="00704CAA" w:rsidRDefault="00704CAA" w:rsidP="00704CAA">
      <w:pPr>
        <w:pStyle w:val="Rubric"/>
      </w:pPr>
      <w:r>
        <w:t>Glory…</w:t>
      </w:r>
    </w:p>
    <w:p w14:paraId="02010CCF" w14:textId="0F263638"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_Ref412111720 \h </w:instrText>
      </w:r>
      <w:r>
        <w:fldChar w:fldCharType="separate"/>
      </w:r>
      <w:r w:rsidR="000E2EAC">
        <w:t>Psalm</w:t>
      </w:r>
      <w:r w:rsidR="000E2EAC" w:rsidRPr="00AB1781">
        <w:t xml:space="preserve"> 97</w:t>
      </w:r>
      <w:r w:rsidR="000E2EAC">
        <w:t>: “Sing a new song to the Lord, for the Lord has done wondrous things”</w:t>
      </w:r>
      <w:r>
        <w:fldChar w:fldCharType="end"/>
      </w:r>
      <w:r>
        <w:t>.</w:t>
      </w:r>
    </w:p>
    <w:p w14:paraId="5AEE54F8" w14:textId="3E392028" w:rsidR="004942E9" w:rsidRPr="00A0015F"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69A4C83A" w14:textId="77777777" w:rsidR="00704CAA" w:rsidRPr="00A0015F" w:rsidRDefault="00704CAA" w:rsidP="00704CAA">
      <w:pPr>
        <w:pStyle w:val="Heading4"/>
      </w:pPr>
      <w:bookmarkStart w:id="295" w:name="_Ref412111720"/>
      <w:r>
        <w:lastRenderedPageBreak/>
        <w:t>Psalm</w:t>
      </w:r>
      <w:r w:rsidRPr="00AB1781">
        <w:t xml:space="preserve"> 97</w:t>
      </w:r>
      <w:r>
        <w:t>: “Sing a new song to the Lord, for the Lord has done wondrous things”</w:t>
      </w:r>
      <w:bookmarkEnd w:id="295"/>
    </w:p>
    <w:p w14:paraId="71A24FA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7AD7B4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37570B74" w14:textId="4FE458BC"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403A60FB" w14:textId="05E4D89F" w:rsidR="00704CAA" w:rsidRPr="00AB1781" w:rsidRDefault="00704CAA" w:rsidP="00704CAA">
      <w:pPr>
        <w:pStyle w:val="Rubric"/>
      </w:pPr>
      <w:r w:rsidRPr="00AB1781">
        <w:t>1 (A Psalm by David)</w:t>
      </w:r>
    </w:p>
    <w:p w14:paraId="1AA74FD5" w14:textId="77777777" w:rsidR="00704CAA" w:rsidRPr="00AB1781" w:rsidRDefault="00704CAA" w:rsidP="00704CAA">
      <w:pPr>
        <w:pStyle w:val="EnglishHangNoCoptic"/>
      </w:pPr>
      <w:r>
        <w:t>S</w:t>
      </w:r>
      <w:r w:rsidRPr="00AB1781">
        <w:t xml:space="preserve">ing </w:t>
      </w:r>
      <w:r>
        <w:t xml:space="preserve">a new song </w:t>
      </w:r>
      <w:r w:rsidRPr="00AB1781">
        <w:t>to the Lord,</w:t>
      </w:r>
    </w:p>
    <w:p w14:paraId="1FAE5F45" w14:textId="77777777" w:rsidR="00704CAA" w:rsidRPr="00AB1781" w:rsidRDefault="00704CAA" w:rsidP="00704CAA">
      <w:pPr>
        <w:pStyle w:val="EnglishHangNoCoptic"/>
      </w:pPr>
      <w:r>
        <w:tab/>
        <w:t>for the Lord has done wondrous things</w:t>
      </w:r>
      <w:r w:rsidRPr="00AB1781">
        <w:t>;</w:t>
      </w:r>
    </w:p>
    <w:p w14:paraId="7F899914" w14:textId="77777777" w:rsidR="00704CAA" w:rsidRPr="00AB1781" w:rsidRDefault="00704CAA" w:rsidP="00704CAA">
      <w:pPr>
        <w:pStyle w:val="EnglishHangNoCoptic"/>
      </w:pPr>
      <w:r>
        <w:tab/>
        <w:t>His</w:t>
      </w:r>
      <w:r w:rsidRPr="00AB1781">
        <w:t xml:space="preserve"> right hand and His holy arm</w:t>
      </w:r>
    </w:p>
    <w:p w14:paraId="5CC28B40" w14:textId="77777777" w:rsidR="00704CAA" w:rsidRPr="00AB1781" w:rsidRDefault="00704CAA" w:rsidP="00704CAA">
      <w:pPr>
        <w:pStyle w:val="EnglishHangEndNoCoptic"/>
      </w:pPr>
      <w:r>
        <w:tab/>
        <w:t>revived</w:t>
      </w:r>
      <w:r w:rsidRPr="00AB1781">
        <w:t xml:space="preserve"> Him.</w:t>
      </w:r>
      <w:r w:rsidRPr="00AB1781">
        <w:rPr>
          <w:rStyle w:val="FootnoteReference"/>
        </w:rPr>
        <w:footnoteReference w:id="553"/>
      </w:r>
    </w:p>
    <w:p w14:paraId="2E65012D" w14:textId="77777777" w:rsidR="00704CAA" w:rsidRPr="00AB1781" w:rsidRDefault="00704CAA" w:rsidP="00704CAA">
      <w:pPr>
        <w:pStyle w:val="EnglishHangNoCoptic"/>
      </w:pPr>
      <w:r w:rsidRPr="00AB1781">
        <w:t>2 The Lord made known His salvation;</w:t>
      </w:r>
    </w:p>
    <w:p w14:paraId="73EAD68A" w14:textId="77777777" w:rsidR="00704CAA" w:rsidRPr="00AB1781" w:rsidRDefault="00704CAA" w:rsidP="00704CAA">
      <w:pPr>
        <w:pStyle w:val="EnglishHangNoCoptic"/>
      </w:pPr>
      <w:r w:rsidRPr="00AB1781">
        <w:tab/>
        <w:t>He revealed His righteousness</w:t>
      </w:r>
    </w:p>
    <w:p w14:paraId="13355902" w14:textId="77777777" w:rsidR="00704CAA" w:rsidRPr="00AB1781" w:rsidRDefault="00704CAA" w:rsidP="00704CAA">
      <w:pPr>
        <w:pStyle w:val="EnglishHangEndNoCoptic"/>
      </w:pPr>
      <w:r w:rsidRPr="00AB1781">
        <w:tab/>
        <w:t>in the sight of the nations.</w:t>
      </w:r>
    </w:p>
    <w:p w14:paraId="00A4525C" w14:textId="77777777" w:rsidR="00704CAA" w:rsidRPr="00AB1781" w:rsidRDefault="00704CAA" w:rsidP="00704CAA">
      <w:pPr>
        <w:pStyle w:val="EnglishHangNoCoptic"/>
      </w:pPr>
      <w:r w:rsidRPr="00AB1781">
        <w:t>3 He has remembered His mercy to Ja</w:t>
      </w:r>
      <w:r>
        <w:t>cob</w:t>
      </w:r>
    </w:p>
    <w:p w14:paraId="3AF8427A" w14:textId="77777777" w:rsidR="00704CAA" w:rsidRPr="00AB1781" w:rsidRDefault="00704CAA" w:rsidP="00704CAA">
      <w:pPr>
        <w:pStyle w:val="EnglishHangNoCoptic"/>
      </w:pPr>
      <w:r w:rsidRPr="00AB1781">
        <w:tab/>
        <w:t>and His truth to the house of Israel;</w:t>
      </w:r>
    </w:p>
    <w:p w14:paraId="611B1EDB" w14:textId="77777777" w:rsidR="00704CAA" w:rsidRPr="00AB1781" w:rsidRDefault="00704CAA" w:rsidP="00704CAA">
      <w:pPr>
        <w:pStyle w:val="EnglishHangNoCoptic"/>
      </w:pPr>
      <w:r w:rsidRPr="00AB1781">
        <w:tab/>
        <w:t xml:space="preserve">all the ends of the earth </w:t>
      </w:r>
      <w:r>
        <w:t>have seen</w:t>
      </w:r>
    </w:p>
    <w:p w14:paraId="687BA95F" w14:textId="77777777" w:rsidR="00704CAA" w:rsidRPr="00AB1781" w:rsidRDefault="00704CAA" w:rsidP="00704CAA">
      <w:pPr>
        <w:pStyle w:val="EnglishHangEndNoCoptic"/>
      </w:pPr>
      <w:r w:rsidRPr="00AB1781">
        <w:tab/>
        <w:t>the salvation of our God.</w:t>
      </w:r>
    </w:p>
    <w:p w14:paraId="6B1D9E57" w14:textId="77777777" w:rsidR="00704CAA" w:rsidRPr="00AB1781" w:rsidRDefault="00704CAA" w:rsidP="00704CAA">
      <w:pPr>
        <w:pStyle w:val="EnglishHangNoCoptic"/>
      </w:pPr>
      <w:r w:rsidRPr="00AB1781">
        <w:t>4 Shout for joy to God, all the earth;</w:t>
      </w:r>
    </w:p>
    <w:p w14:paraId="6A5060F8" w14:textId="77777777" w:rsidR="00704CAA" w:rsidRPr="00AB1781" w:rsidRDefault="00704CAA" w:rsidP="00704CAA">
      <w:pPr>
        <w:pStyle w:val="EnglishHangEndNoCoptic"/>
      </w:pPr>
      <w:r w:rsidRPr="00AB1781">
        <w:tab/>
        <w:t xml:space="preserve">sing and </w:t>
      </w:r>
      <w:r>
        <w:t>rejoice,</w:t>
      </w:r>
      <w:r w:rsidRPr="00AB1781">
        <w:t xml:space="preserve"> and </w:t>
      </w:r>
      <w:r>
        <w:t>sing</w:t>
      </w:r>
      <w:r w:rsidRPr="00AB1781">
        <w:t xml:space="preserve"> psalms.</w:t>
      </w:r>
    </w:p>
    <w:p w14:paraId="28A5038E" w14:textId="77777777" w:rsidR="00704CAA" w:rsidRPr="00AB1781" w:rsidRDefault="00704CAA" w:rsidP="00704CAA">
      <w:pPr>
        <w:pStyle w:val="EnglishHangNoCoptic"/>
      </w:pPr>
      <w:r w:rsidRPr="00AB1781">
        <w:t>5</w:t>
      </w:r>
      <w:r>
        <w:t xml:space="preserve"> Make music to the Lord with a lyre</w:t>
      </w:r>
      <w:r w:rsidRPr="00AB1781">
        <w:t>,</w:t>
      </w:r>
    </w:p>
    <w:p w14:paraId="5D8622EB" w14:textId="77777777" w:rsidR="00704CAA" w:rsidRPr="00AB1781" w:rsidRDefault="00704CAA" w:rsidP="00704CAA">
      <w:pPr>
        <w:pStyle w:val="EnglishHangEndNoCoptic"/>
      </w:pPr>
      <w:r w:rsidRPr="00AB1781">
        <w:tab/>
        <w:t xml:space="preserve">with </w:t>
      </w:r>
      <w:r>
        <w:t>a</w:t>
      </w:r>
      <w:r w:rsidRPr="00AB1781">
        <w:t xml:space="preserve"> </w:t>
      </w:r>
      <w:r>
        <w:t>lyre</w:t>
      </w:r>
      <w:r w:rsidRPr="00AB1781">
        <w:t xml:space="preserve"> and the </w:t>
      </w:r>
      <w:r>
        <w:t>tune</w:t>
      </w:r>
      <w:r w:rsidRPr="00AB1781">
        <w:t xml:space="preserve"> of a psalm.</w:t>
      </w:r>
    </w:p>
    <w:p w14:paraId="7DF68462" w14:textId="77777777" w:rsidR="00704CAA" w:rsidRPr="00AB1781" w:rsidRDefault="00704CAA" w:rsidP="00704CAA">
      <w:pPr>
        <w:pStyle w:val="EnglishHangNoCoptic"/>
      </w:pPr>
      <w:r w:rsidRPr="00AB1781">
        <w:t xml:space="preserve">6 With metal trumpets and the </w:t>
      </w:r>
      <w:r>
        <w:t>trumpet</w:t>
      </w:r>
      <w:r w:rsidRPr="00AB1781">
        <w:t xml:space="preserve"> of the horn</w:t>
      </w:r>
    </w:p>
    <w:p w14:paraId="75419CD5" w14:textId="77777777" w:rsidR="00704CAA" w:rsidRPr="00AB1781" w:rsidRDefault="00704CAA" w:rsidP="00704CAA">
      <w:pPr>
        <w:pStyle w:val="EnglishHangEndNoCoptic"/>
      </w:pPr>
      <w:r w:rsidRPr="00AB1781">
        <w:tab/>
      </w:r>
      <w:r>
        <w:t>make a joyful noise</w:t>
      </w:r>
      <w:r w:rsidRPr="00AB1781">
        <w:t xml:space="preserve"> before the Lord our King.</w:t>
      </w:r>
    </w:p>
    <w:p w14:paraId="712A93AF" w14:textId="77777777" w:rsidR="00704CAA" w:rsidRPr="00AB1781" w:rsidRDefault="00704CAA" w:rsidP="00704CAA">
      <w:pPr>
        <w:pStyle w:val="EnglishHangNoCoptic"/>
      </w:pPr>
      <w:r w:rsidRPr="00AB1781">
        <w:t xml:space="preserve">7 Let the sea </w:t>
      </w:r>
      <w:r>
        <w:t xml:space="preserve">be shaken </w:t>
      </w:r>
      <w:r w:rsidRPr="00AB1781">
        <w:t>and all that is in it,</w:t>
      </w:r>
    </w:p>
    <w:p w14:paraId="0970879B" w14:textId="77777777" w:rsidR="00704CAA" w:rsidRPr="00AB1781" w:rsidRDefault="00704CAA" w:rsidP="00704CAA">
      <w:pPr>
        <w:pStyle w:val="EnglishHangEndNoCoptic"/>
      </w:pPr>
      <w:r w:rsidRPr="00AB1781">
        <w:tab/>
        <w:t>the world and all who dwell in it.</w:t>
      </w:r>
    </w:p>
    <w:p w14:paraId="3D0EEF7E" w14:textId="77777777" w:rsidR="00704CAA" w:rsidRPr="00AB1781" w:rsidRDefault="00704CAA" w:rsidP="00704CAA">
      <w:pPr>
        <w:pStyle w:val="EnglishHangNoCoptic"/>
      </w:pPr>
      <w:r w:rsidRPr="00AB1781">
        <w:t xml:space="preserve">8 </w:t>
      </w:r>
      <w:r>
        <w:t>T</w:t>
      </w:r>
      <w:r w:rsidRPr="00AB1781">
        <w:t xml:space="preserve">he rivers </w:t>
      </w:r>
      <w:r>
        <w:t>will clap their hands together;</w:t>
      </w:r>
    </w:p>
    <w:p w14:paraId="010698BB" w14:textId="77777777" w:rsidR="00704CAA" w:rsidRPr="00AB1781" w:rsidRDefault="00704CAA" w:rsidP="00704CAA">
      <w:pPr>
        <w:pStyle w:val="EnglishHangEndNoCoptic"/>
      </w:pPr>
      <w:r w:rsidRPr="00AB1781">
        <w:tab/>
        <w:t>the mountains</w:t>
      </w:r>
      <w:r>
        <w:t xml:space="preserve"> will</w:t>
      </w:r>
      <w:r w:rsidRPr="00AB1781">
        <w:t xml:space="preserve"> </w:t>
      </w:r>
      <w:r>
        <w:t>rejoice</w:t>
      </w:r>
      <w:r w:rsidRPr="00AB1781">
        <w:t>.</w:t>
      </w:r>
    </w:p>
    <w:p w14:paraId="751DFD3F" w14:textId="77777777" w:rsidR="00704CAA" w:rsidRPr="00AB1781" w:rsidRDefault="00704CAA" w:rsidP="00704CAA">
      <w:pPr>
        <w:pStyle w:val="EnglishHangNoCoptic"/>
      </w:pPr>
      <w:r w:rsidRPr="00AB1781">
        <w:t>9 For</w:t>
      </w:r>
      <w:r>
        <w:t xml:space="preserve"> He comes</w:t>
      </w:r>
      <w:r w:rsidRPr="00AB1781">
        <w:t xml:space="preserve"> to judge the earth;</w:t>
      </w:r>
    </w:p>
    <w:p w14:paraId="1A894663" w14:textId="77777777" w:rsidR="00704CAA" w:rsidRPr="00AB1781" w:rsidRDefault="00704CAA" w:rsidP="00704CAA">
      <w:pPr>
        <w:pStyle w:val="EnglishHangNoCoptic"/>
      </w:pPr>
      <w:r w:rsidRPr="00AB1781">
        <w:tab/>
        <w:t xml:space="preserve">He will judge the world with </w:t>
      </w:r>
      <w:r>
        <w:t>righteousness,</w:t>
      </w:r>
    </w:p>
    <w:p w14:paraId="1F5E0395" w14:textId="77777777" w:rsidR="00704CAA" w:rsidRDefault="00704CAA" w:rsidP="00704CAA">
      <w:pPr>
        <w:pStyle w:val="EnglishHangEndNoCoptic"/>
      </w:pPr>
      <w:r w:rsidRPr="00AB1781">
        <w:tab/>
        <w:t xml:space="preserve">and the peoples with </w:t>
      </w:r>
      <w:r>
        <w:t>uprightness</w:t>
      </w:r>
      <w:r w:rsidRPr="00AB1781">
        <w:t>.</w:t>
      </w:r>
    </w:p>
    <w:p w14:paraId="59AC7BDE" w14:textId="77777777" w:rsidR="00396E1C" w:rsidRDefault="00704CAA" w:rsidP="00704CAA">
      <w:pPr>
        <w:pStyle w:val="Rubric"/>
      </w:pPr>
      <w:r>
        <w:t>Alleluia.</w:t>
      </w:r>
    </w:p>
    <w:p w14:paraId="74BC26C5" w14:textId="7DACDBE9" w:rsidR="00704CAA" w:rsidRPr="00A0015F" w:rsidRDefault="00396E1C" w:rsidP="00704CAA">
      <w:pPr>
        <w:pStyle w:val="Rubric"/>
      </w:pPr>
      <w:r>
        <w:lastRenderedPageBreak/>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_Ref412111731 \h </w:instrText>
      </w:r>
      <w:r>
        <w:fldChar w:fldCharType="separate"/>
      </w:r>
      <w:r w:rsidR="000E2EAC">
        <w:t>Psalm</w:t>
      </w:r>
      <w:r w:rsidR="000E2EAC" w:rsidRPr="00AB1781">
        <w:t xml:space="preserve"> 98</w:t>
      </w:r>
      <w:r w:rsidR="000E2EAC">
        <w:t>: “The Lord reigns, let the peoples rage”</w:t>
      </w:r>
      <w:r>
        <w:fldChar w:fldCharType="end"/>
      </w:r>
      <w:r>
        <w:t>.</w:t>
      </w:r>
      <w:r w:rsidR="00704CAA">
        <w:t xml:space="preserve"> </w:t>
      </w:r>
    </w:p>
    <w:p w14:paraId="712843E2" w14:textId="77777777" w:rsidR="00704CAA" w:rsidRPr="00A0015F" w:rsidRDefault="00704CAA" w:rsidP="00704CAA">
      <w:pPr>
        <w:pStyle w:val="Heading4"/>
      </w:pPr>
      <w:bookmarkStart w:id="296" w:name="_Ref412111731"/>
      <w:r>
        <w:t>Psalm</w:t>
      </w:r>
      <w:r w:rsidRPr="00AB1781">
        <w:t xml:space="preserve"> 98</w:t>
      </w:r>
      <w:r>
        <w:t>: “The Lord reigns, let the peoples rage”</w:t>
      </w:r>
      <w:bookmarkEnd w:id="296"/>
    </w:p>
    <w:p w14:paraId="30C119B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7B04F2A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07DEA53A" w14:textId="510260A1" w:rsidR="00704CAA" w:rsidRDefault="00704CAA"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E2EAC">
        <w:rPr>
          <w:noProof/>
        </w:rPr>
        <w:t>78</w:t>
      </w:r>
      <w:r>
        <w:fldChar w:fldCharType="end"/>
      </w:r>
      <w:r>
        <w:t>.</w:t>
      </w:r>
    </w:p>
    <w:p w14:paraId="0375558D" w14:textId="77777777" w:rsidR="00704CAA" w:rsidRPr="00AB1781" w:rsidRDefault="00704CAA" w:rsidP="00704CAA">
      <w:pPr>
        <w:pStyle w:val="Rubric"/>
      </w:pPr>
      <w:r w:rsidRPr="00AB1781">
        <w:t>1 (A Psalm By David)</w:t>
      </w:r>
    </w:p>
    <w:p w14:paraId="475FAD88" w14:textId="77777777" w:rsidR="00704CAA" w:rsidRPr="00AB1781" w:rsidRDefault="00704CAA" w:rsidP="00704CAA">
      <w:pPr>
        <w:pStyle w:val="EnglishHangNoCoptic"/>
      </w:pPr>
      <w:r>
        <w:t>The Lord reigns</w:t>
      </w:r>
      <w:r w:rsidRPr="00AB1781">
        <w:t xml:space="preserve">, let the peoples </w:t>
      </w:r>
      <w:r>
        <w:t>rage!</w:t>
      </w:r>
    </w:p>
    <w:p w14:paraId="3C9113CC" w14:textId="77777777" w:rsidR="00704CAA" w:rsidRPr="00AB1781" w:rsidRDefault="00704CAA" w:rsidP="00704CAA">
      <w:pPr>
        <w:pStyle w:val="EnglishHangEndNoCoptic"/>
      </w:pPr>
      <w:r w:rsidRPr="00AB1781">
        <w:tab/>
        <w:t xml:space="preserve">He </w:t>
      </w:r>
      <w:r>
        <w:t>sits</w:t>
      </w:r>
      <w:r w:rsidRPr="00AB1781">
        <w:t xml:space="preserve"> </w:t>
      </w:r>
      <w:r>
        <w:t>up</w:t>
      </w:r>
      <w:r w:rsidRPr="00AB1781">
        <w:t>on the cherubim</w:t>
      </w:r>
      <w:r w:rsidRPr="00AB1781">
        <w:rPr>
          <w:rStyle w:val="FootnoteReference"/>
        </w:rPr>
        <w:footnoteReference w:id="554"/>
      </w:r>
      <w:r>
        <w:t>; let the earth quake!</w:t>
      </w:r>
    </w:p>
    <w:p w14:paraId="24B14756" w14:textId="77777777" w:rsidR="00704CAA" w:rsidRPr="00AB1781" w:rsidRDefault="00704CAA" w:rsidP="00704CAA">
      <w:pPr>
        <w:pStyle w:val="EnglishHangNoCoptic"/>
      </w:pPr>
      <w:r>
        <w:t>2 T</w:t>
      </w:r>
      <w:r w:rsidRPr="00AB1781">
        <w:t xml:space="preserve">he Lord </w:t>
      </w:r>
      <w:r>
        <w:t xml:space="preserve">is great </w:t>
      </w:r>
      <w:r w:rsidRPr="00AB1781">
        <w:t>in Zion,</w:t>
      </w:r>
    </w:p>
    <w:p w14:paraId="400A79FF" w14:textId="77777777" w:rsidR="00704CAA" w:rsidRPr="00AB1781" w:rsidRDefault="00704CAA" w:rsidP="00704CAA">
      <w:pPr>
        <w:pStyle w:val="EnglishHangEndNoCoptic"/>
      </w:pPr>
      <w:r w:rsidRPr="00AB1781">
        <w:tab/>
        <w:t xml:space="preserve">and </w:t>
      </w:r>
      <w:r>
        <w:t>He is high</w:t>
      </w:r>
      <w:r w:rsidRPr="00AB1781">
        <w:t xml:space="preserve"> over all the peoples.</w:t>
      </w:r>
    </w:p>
    <w:p w14:paraId="6CF6F79D" w14:textId="77777777" w:rsidR="00704CAA" w:rsidRPr="00AB1781" w:rsidRDefault="00704CAA" w:rsidP="00704CAA">
      <w:pPr>
        <w:pStyle w:val="EnglishHangNoCoptic"/>
      </w:pPr>
      <w:r w:rsidRPr="00AB1781">
        <w:t xml:space="preserve">3 Let them </w:t>
      </w:r>
      <w:r>
        <w:t>confess</w:t>
      </w:r>
      <w:r>
        <w:rPr>
          <w:rStyle w:val="FootnoteReference"/>
        </w:rPr>
        <w:footnoteReference w:id="555"/>
      </w:r>
      <w:r w:rsidRPr="00AB1781">
        <w:t xml:space="preserve"> </w:t>
      </w:r>
      <w:r>
        <w:t>Your great N</w:t>
      </w:r>
      <w:r w:rsidRPr="00AB1781">
        <w:t>ame,</w:t>
      </w:r>
    </w:p>
    <w:p w14:paraId="598622EB" w14:textId="77777777" w:rsidR="00704CAA" w:rsidRPr="00AB1781" w:rsidRDefault="00704CAA" w:rsidP="00704CAA">
      <w:pPr>
        <w:pStyle w:val="EnglishHangEndNoCoptic"/>
      </w:pPr>
      <w:r w:rsidRPr="00AB1781">
        <w:tab/>
        <w:t xml:space="preserve">for it is </w:t>
      </w:r>
      <w:r>
        <w:t>awesome</w:t>
      </w:r>
      <w:r w:rsidRPr="00AB1781">
        <w:t xml:space="preserve"> and holy.</w:t>
      </w:r>
    </w:p>
    <w:p w14:paraId="09F665F8" w14:textId="77777777" w:rsidR="00704CAA" w:rsidRPr="00AB1781" w:rsidRDefault="00704CAA" w:rsidP="00704CAA">
      <w:pPr>
        <w:pStyle w:val="EnglishHangNoCoptic"/>
      </w:pPr>
      <w:r w:rsidRPr="00AB1781">
        <w:t>4 The King’s honour loves justice;</w:t>
      </w:r>
    </w:p>
    <w:p w14:paraId="4CB29157" w14:textId="77777777" w:rsidR="00704CAA" w:rsidRPr="00AB1781" w:rsidRDefault="00704CAA" w:rsidP="00704CAA">
      <w:pPr>
        <w:pStyle w:val="EnglishHangNoCoptic"/>
      </w:pPr>
      <w:r w:rsidRPr="00AB1781">
        <w:tab/>
      </w:r>
      <w:r>
        <w:t>You</w:t>
      </w:r>
      <w:r w:rsidRPr="00AB1781">
        <w:t xml:space="preserve"> </w:t>
      </w:r>
      <w:r>
        <w:t>provided uprightness</w:t>
      </w:r>
      <w:r>
        <w:rPr>
          <w:rStyle w:val="FootnoteReference"/>
        </w:rPr>
        <w:footnoteReference w:id="556"/>
      </w:r>
      <w:r w:rsidRPr="00AB1781">
        <w:t>;</w:t>
      </w:r>
    </w:p>
    <w:p w14:paraId="797EA3EC" w14:textId="77777777" w:rsidR="00704CAA" w:rsidRPr="00AB1781" w:rsidRDefault="00704CAA" w:rsidP="00704CAA">
      <w:pPr>
        <w:pStyle w:val="EnglishHangEndNoCoptic"/>
      </w:pPr>
      <w:r w:rsidRPr="00AB1781">
        <w:tab/>
      </w:r>
      <w:r>
        <w:t xml:space="preserve">You execute </w:t>
      </w:r>
      <w:r w:rsidRPr="00AB1781">
        <w:t>judgment and justice in Jacob.</w:t>
      </w:r>
    </w:p>
    <w:p w14:paraId="0A639577" w14:textId="77777777" w:rsidR="00704CAA" w:rsidRPr="00AB1781" w:rsidRDefault="00704CAA" w:rsidP="00704CAA">
      <w:pPr>
        <w:pStyle w:val="EnglishHangNoCoptic"/>
      </w:pPr>
      <w:r w:rsidRPr="00AB1781">
        <w:t>5 Exalt the Lord our God</w:t>
      </w:r>
      <w:r>
        <w:t>,</w:t>
      </w:r>
    </w:p>
    <w:p w14:paraId="2969AC1B" w14:textId="77777777" w:rsidR="00704CAA" w:rsidRPr="00AB1781" w:rsidRDefault="00704CAA" w:rsidP="00704CAA">
      <w:pPr>
        <w:pStyle w:val="EnglishHangNoCoptic"/>
      </w:pPr>
      <w:r w:rsidRPr="00AB1781">
        <w:tab/>
        <w:t>and fall down</w:t>
      </w:r>
      <w:r>
        <w:rPr>
          <w:rStyle w:val="FootnoteReference"/>
        </w:rPr>
        <w:footnoteReference w:id="557"/>
      </w:r>
      <w:r w:rsidRPr="00AB1781">
        <w:t xml:space="preserve"> </w:t>
      </w:r>
      <w:r>
        <w:t>before</w:t>
      </w:r>
      <w:r w:rsidRPr="00AB1781">
        <w:t xml:space="preserve"> His footstool,</w:t>
      </w:r>
    </w:p>
    <w:p w14:paraId="55FC5249" w14:textId="77777777" w:rsidR="00704CAA" w:rsidRPr="00AB1781" w:rsidRDefault="00704CAA" w:rsidP="00704CAA">
      <w:pPr>
        <w:pStyle w:val="EnglishHangEndNoCoptic"/>
      </w:pPr>
      <w:r>
        <w:tab/>
        <w:t>for He is holy!</w:t>
      </w:r>
    </w:p>
    <w:p w14:paraId="4BEDA97D" w14:textId="77777777" w:rsidR="00704CAA" w:rsidRPr="00AB1781" w:rsidRDefault="00704CAA" w:rsidP="00704CAA">
      <w:pPr>
        <w:pStyle w:val="EnglishHangNoCoptic"/>
      </w:pPr>
      <w:r w:rsidRPr="00AB1781">
        <w:t xml:space="preserve">6 Moses and Aaron </w:t>
      </w:r>
      <w:r>
        <w:t xml:space="preserve">are </w:t>
      </w:r>
      <w:r w:rsidRPr="00AB1781">
        <w:t>among His priests</w:t>
      </w:r>
      <w:r>
        <w:t>,</w:t>
      </w:r>
    </w:p>
    <w:p w14:paraId="778BFA9F" w14:textId="77777777" w:rsidR="00704CAA" w:rsidRPr="00AB1781" w:rsidRDefault="00704CAA" w:rsidP="00704CAA">
      <w:pPr>
        <w:pStyle w:val="EnglishHangNoCoptic"/>
      </w:pPr>
      <w:r w:rsidRPr="00AB1781">
        <w:tab/>
        <w:t xml:space="preserve">and Samuel </w:t>
      </w:r>
      <w:r>
        <w:t>is among those who call on His Name;</w:t>
      </w:r>
    </w:p>
    <w:p w14:paraId="501A9A46" w14:textId="77777777" w:rsidR="00704CAA" w:rsidRPr="00AB1781" w:rsidRDefault="00704CAA" w:rsidP="00704CAA">
      <w:pPr>
        <w:pStyle w:val="EnglishHangEndNoCoptic"/>
      </w:pPr>
      <w:r w:rsidRPr="00AB1781">
        <w:tab/>
        <w:t xml:space="preserve">they called </w:t>
      </w:r>
      <w:r>
        <w:t>up</w:t>
      </w:r>
      <w:r w:rsidRPr="00AB1781">
        <w:t>on the Lord, and He heard them.</w:t>
      </w:r>
    </w:p>
    <w:p w14:paraId="279D5AA7" w14:textId="77777777" w:rsidR="00704CAA" w:rsidRPr="00AB1781" w:rsidRDefault="00704CAA" w:rsidP="00704CAA">
      <w:pPr>
        <w:pStyle w:val="EnglishHangNoCoptic"/>
      </w:pPr>
      <w:r w:rsidRPr="00AB1781">
        <w:t>7 He spo</w:t>
      </w:r>
      <w:r>
        <w:t>ke to them in a pillar of cloud;</w:t>
      </w:r>
    </w:p>
    <w:p w14:paraId="5AAB8FBC" w14:textId="77777777" w:rsidR="00704CAA" w:rsidRPr="00AB1781" w:rsidRDefault="00704CAA" w:rsidP="00704CAA">
      <w:pPr>
        <w:pStyle w:val="EnglishHangNoCoptic"/>
      </w:pPr>
      <w:r w:rsidRPr="00AB1781">
        <w:tab/>
        <w:t>they kept His testimonies</w:t>
      </w:r>
    </w:p>
    <w:p w14:paraId="02B5FBB0" w14:textId="77777777" w:rsidR="00704CAA" w:rsidRPr="00AB1781" w:rsidRDefault="00704CAA" w:rsidP="00704CAA">
      <w:pPr>
        <w:pStyle w:val="EnglishHangEndNoCoptic"/>
      </w:pPr>
      <w:r w:rsidRPr="00AB1781">
        <w:tab/>
        <w:t xml:space="preserve">and the </w:t>
      </w:r>
      <w:r>
        <w:t>ordinances</w:t>
      </w:r>
      <w:r w:rsidRPr="00AB1781">
        <w:t xml:space="preserve"> He gave them.</w:t>
      </w:r>
    </w:p>
    <w:p w14:paraId="1A8540FE" w14:textId="77777777" w:rsidR="00704CAA" w:rsidRPr="00AB1781" w:rsidRDefault="00704CAA" w:rsidP="00704CAA">
      <w:pPr>
        <w:pStyle w:val="EnglishHangNoCoptic"/>
      </w:pPr>
      <w:r w:rsidRPr="00AB1781">
        <w:t xml:space="preserve">8 O Lord our God, </w:t>
      </w:r>
      <w:r>
        <w:t>You</w:t>
      </w:r>
      <w:r w:rsidRPr="00AB1781">
        <w:t xml:space="preserve"> </w:t>
      </w:r>
      <w:r>
        <w:t>listened to</w:t>
      </w:r>
      <w:r w:rsidRPr="00AB1781">
        <w:t xml:space="preserve"> them;</w:t>
      </w:r>
    </w:p>
    <w:p w14:paraId="051B10A5" w14:textId="77777777" w:rsidR="00704CAA" w:rsidRPr="00AB1781" w:rsidRDefault="00704CAA" w:rsidP="00704CAA">
      <w:pPr>
        <w:pStyle w:val="EnglishHangNoCoptic"/>
      </w:pPr>
      <w:r w:rsidRPr="00AB1781">
        <w:tab/>
      </w:r>
      <w:r>
        <w:t>O God, You</w:t>
      </w:r>
      <w:r w:rsidRPr="00AB1781">
        <w:t xml:space="preserve"> </w:t>
      </w:r>
      <w:r>
        <w:t>were</w:t>
      </w:r>
      <w:r w:rsidRPr="00AB1781">
        <w:t xml:space="preserve"> </w:t>
      </w:r>
      <w:r>
        <w:t xml:space="preserve">very merciful </w:t>
      </w:r>
      <w:r w:rsidRPr="00AB1781">
        <w:t>to them,</w:t>
      </w:r>
    </w:p>
    <w:p w14:paraId="7A5A2F2D" w14:textId="77777777" w:rsidR="00704CAA" w:rsidRPr="00AB1781" w:rsidRDefault="00704CAA" w:rsidP="00704CAA">
      <w:pPr>
        <w:pStyle w:val="EnglishHangEndNoCoptic"/>
      </w:pPr>
      <w:r w:rsidRPr="00AB1781">
        <w:tab/>
      </w:r>
      <w:r>
        <w:t>while</w:t>
      </w:r>
      <w:r w:rsidRPr="00AB1781">
        <w:t xml:space="preserve"> </w:t>
      </w:r>
      <w:r>
        <w:t>avenging</w:t>
      </w:r>
      <w:r>
        <w:rPr>
          <w:rStyle w:val="FootnoteReference"/>
        </w:rPr>
        <w:footnoteReference w:id="558"/>
      </w:r>
      <w:r w:rsidRPr="00AB1781">
        <w:t xml:space="preserve"> all their practices.</w:t>
      </w:r>
    </w:p>
    <w:p w14:paraId="70D0DC1D" w14:textId="77777777" w:rsidR="00704CAA" w:rsidRPr="00AB1781" w:rsidRDefault="00704CAA" w:rsidP="00704CAA">
      <w:pPr>
        <w:pStyle w:val="EnglishHangNoCoptic"/>
      </w:pPr>
      <w:r w:rsidRPr="00AB1781">
        <w:lastRenderedPageBreak/>
        <w:t>9 Exalt the Lord our God</w:t>
      </w:r>
    </w:p>
    <w:p w14:paraId="17992DAA" w14:textId="77777777" w:rsidR="00704CAA" w:rsidRPr="00AB1781" w:rsidRDefault="00704CAA" w:rsidP="00704CAA">
      <w:pPr>
        <w:pStyle w:val="EnglishHangNoCoptic"/>
      </w:pPr>
      <w:r w:rsidRPr="00AB1781">
        <w:tab/>
        <w:t>and worship</w:t>
      </w:r>
      <w:r>
        <w:rPr>
          <w:rStyle w:val="FootnoteReference"/>
        </w:rPr>
        <w:footnoteReference w:id="559"/>
      </w:r>
      <w:r w:rsidRPr="00AB1781">
        <w:t xml:space="preserve"> at His holy mountain,</w:t>
      </w:r>
    </w:p>
    <w:p w14:paraId="6A79803D" w14:textId="77777777" w:rsidR="00704CAA" w:rsidRDefault="00704CAA" w:rsidP="00704CAA">
      <w:pPr>
        <w:pStyle w:val="EnglishHangEndNoCoptic"/>
      </w:pPr>
      <w:r w:rsidRPr="00AB1781">
        <w:tab/>
        <w:t>for the Lord our God is holy.</w:t>
      </w:r>
    </w:p>
    <w:p w14:paraId="428044C8" w14:textId="77777777" w:rsidR="00396E1C" w:rsidRDefault="00704CAA" w:rsidP="00704CAA">
      <w:pPr>
        <w:pStyle w:val="Rubric"/>
      </w:pPr>
      <w:r>
        <w:t>Alleluia.</w:t>
      </w:r>
    </w:p>
    <w:p w14:paraId="523987D0" w14:textId="7589CEDC"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_Ref412111741 \h </w:instrText>
      </w:r>
      <w:r>
        <w:fldChar w:fldCharType="separate"/>
      </w:r>
      <w:r w:rsidR="000E2EAC">
        <w:t>Psalm</w:t>
      </w:r>
      <w:r w:rsidR="000E2EAC" w:rsidRPr="00AB1781">
        <w:t xml:space="preserve"> 99</w:t>
      </w:r>
      <w:r w:rsidR="000E2EAC">
        <w:t>: “Shout for joy to the Lord, all the earth”</w:t>
      </w:r>
      <w:r>
        <w:fldChar w:fldCharType="end"/>
      </w:r>
      <w:r>
        <w:t>.</w:t>
      </w:r>
      <w:r w:rsidR="00704CAA">
        <w:t xml:space="preserve"> </w:t>
      </w:r>
    </w:p>
    <w:p w14:paraId="041C26BC" w14:textId="77777777" w:rsidR="00704CAA" w:rsidRPr="00A0015F" w:rsidRDefault="00704CAA" w:rsidP="00704CAA">
      <w:pPr>
        <w:pStyle w:val="Heading4"/>
      </w:pPr>
      <w:bookmarkStart w:id="297" w:name="_Ref412111741"/>
      <w:r>
        <w:t>Psalm</w:t>
      </w:r>
      <w:r w:rsidRPr="00AB1781">
        <w:t xml:space="preserve"> 99</w:t>
      </w:r>
      <w:r>
        <w:t>: “Shout for joy to the Lord, all the earth”</w:t>
      </w:r>
      <w:bookmarkEnd w:id="297"/>
    </w:p>
    <w:p w14:paraId="4706AA8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65C9BC2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3AEB8FD8" w14:textId="162AC29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744620A" w14:textId="7EF29282" w:rsidR="00704CAA" w:rsidRPr="00AB1781" w:rsidRDefault="00704CAA" w:rsidP="00704CAA">
      <w:pPr>
        <w:pStyle w:val="Rubric"/>
      </w:pPr>
      <w:r>
        <w:t>1 (A Psalm for confessing</w:t>
      </w:r>
      <w:r>
        <w:rPr>
          <w:rStyle w:val="FootnoteReference"/>
        </w:rPr>
        <w:footnoteReference w:id="560"/>
      </w:r>
      <w:r w:rsidRPr="00AB1781">
        <w:t>)</w:t>
      </w:r>
    </w:p>
    <w:p w14:paraId="6571D7BF" w14:textId="77777777" w:rsidR="00704CAA" w:rsidRPr="00AB1781" w:rsidRDefault="00704CAA" w:rsidP="00704CAA">
      <w:pPr>
        <w:pStyle w:val="EnglishHangEndNoCoptic"/>
      </w:pPr>
      <w:r w:rsidRPr="00AB1781">
        <w:t>Shout for joy to the Lord, all the earth.</w:t>
      </w:r>
    </w:p>
    <w:p w14:paraId="5B6EAA7A" w14:textId="77777777" w:rsidR="00704CAA" w:rsidRPr="00AB1781" w:rsidRDefault="00704CAA" w:rsidP="00704CAA">
      <w:pPr>
        <w:pStyle w:val="EnglishHangNoCoptic"/>
      </w:pPr>
      <w:r w:rsidRPr="00AB1781">
        <w:t>2 Serve the Lord with gladness;</w:t>
      </w:r>
    </w:p>
    <w:p w14:paraId="3F8F0055" w14:textId="77777777" w:rsidR="00704CAA" w:rsidRPr="00AB1781" w:rsidRDefault="00704CAA" w:rsidP="00704CAA">
      <w:pPr>
        <w:pStyle w:val="EnglishHangEndNoCoptic"/>
      </w:pPr>
      <w:r w:rsidRPr="00AB1781">
        <w:tab/>
        <w:t xml:space="preserve">enter </w:t>
      </w:r>
      <w:r>
        <w:t>before Him</w:t>
      </w:r>
      <w:r w:rsidRPr="00AB1781">
        <w:t xml:space="preserve"> with </w:t>
      </w:r>
      <w:r>
        <w:t>rejoicing</w:t>
      </w:r>
      <w:r w:rsidRPr="00AB1781">
        <w:t>.</w:t>
      </w:r>
    </w:p>
    <w:p w14:paraId="6C0C99F0" w14:textId="77777777" w:rsidR="00704CAA" w:rsidRPr="00AB1781" w:rsidRDefault="00704CAA" w:rsidP="00704CAA">
      <w:pPr>
        <w:pStyle w:val="EnglishHangNoCoptic"/>
      </w:pPr>
      <w:r>
        <w:t xml:space="preserve">3 Know that the Lord, He </w:t>
      </w:r>
      <w:r w:rsidRPr="00AB1781">
        <w:t>is God;</w:t>
      </w:r>
    </w:p>
    <w:p w14:paraId="3A7A7CF5" w14:textId="77777777" w:rsidR="00704CAA" w:rsidRPr="00AB1781" w:rsidRDefault="00704CAA" w:rsidP="00704CAA">
      <w:pPr>
        <w:pStyle w:val="EnglishHangNoCoptic"/>
      </w:pPr>
      <w:r>
        <w:tab/>
      </w:r>
      <w:r w:rsidRPr="00AB1781">
        <w:t>He made us, and not we ourselves</w:t>
      </w:r>
      <w:r>
        <w:rPr>
          <w:rStyle w:val="FootnoteReference"/>
        </w:rPr>
        <w:footnoteReference w:id="561"/>
      </w:r>
      <w:r w:rsidRPr="00AB1781">
        <w:t>;</w:t>
      </w:r>
    </w:p>
    <w:p w14:paraId="081884B8" w14:textId="77777777" w:rsidR="00704CAA" w:rsidRPr="00A0015F" w:rsidRDefault="00704CAA" w:rsidP="00704CAA">
      <w:pPr>
        <w:pStyle w:val="EnglishHangEndNoCoptic"/>
      </w:pPr>
      <w:r w:rsidRPr="00AB1781">
        <w:tab/>
        <w:t xml:space="preserve">we are His people and </w:t>
      </w:r>
      <w:r>
        <w:t xml:space="preserve">the </w:t>
      </w:r>
      <w:r w:rsidRPr="00AB1781">
        <w:t>sheep of His pasture.</w:t>
      </w:r>
    </w:p>
    <w:p w14:paraId="2FA845C9" w14:textId="77777777" w:rsidR="00704CAA" w:rsidRPr="00AB1781" w:rsidRDefault="00704CAA" w:rsidP="00704CAA">
      <w:pPr>
        <w:pStyle w:val="EnglishHangNoCoptic"/>
      </w:pPr>
      <w:r w:rsidRPr="00AB1781">
        <w:t xml:space="preserve">4 Enter His gates with </w:t>
      </w:r>
      <w:r>
        <w:t>confession</w:t>
      </w:r>
      <w:r>
        <w:rPr>
          <w:rStyle w:val="FootnoteReference"/>
        </w:rPr>
        <w:footnoteReference w:id="562"/>
      </w:r>
      <w:r>
        <w:t>,</w:t>
      </w:r>
    </w:p>
    <w:p w14:paraId="6589F9AC" w14:textId="77777777" w:rsidR="00704CAA" w:rsidRPr="00AB1781" w:rsidRDefault="00704CAA" w:rsidP="00704CAA">
      <w:pPr>
        <w:pStyle w:val="EnglishHangNoCoptic"/>
      </w:pPr>
      <w:r w:rsidRPr="00AB1781">
        <w:tab/>
        <w:t xml:space="preserve">and His courts with </w:t>
      </w:r>
      <w:r>
        <w:t>hymns</w:t>
      </w:r>
      <w:r w:rsidRPr="00AB1781">
        <w:t>;</w:t>
      </w:r>
    </w:p>
    <w:p w14:paraId="793C2A86" w14:textId="77777777" w:rsidR="00704CAA" w:rsidRPr="00AB1781" w:rsidRDefault="00704CAA" w:rsidP="00704CAA">
      <w:pPr>
        <w:pStyle w:val="EnglishHangEndNoCoptic"/>
      </w:pPr>
      <w:r w:rsidRPr="00AB1781">
        <w:tab/>
      </w:r>
      <w:r>
        <w:t>confess</w:t>
      </w:r>
      <w:r w:rsidRPr="00AB1781">
        <w:t xml:space="preserve"> Him</w:t>
      </w:r>
      <w:r>
        <w:t>;</w:t>
      </w:r>
      <w:r w:rsidRPr="00AB1781">
        <w:t xml:space="preserve"> </w:t>
      </w:r>
      <w:r>
        <w:t>praise His N</w:t>
      </w:r>
      <w:r w:rsidRPr="00AB1781">
        <w:t>ame.</w:t>
      </w:r>
    </w:p>
    <w:p w14:paraId="14385E3A" w14:textId="77777777" w:rsidR="00704CAA" w:rsidRPr="00AB1781" w:rsidRDefault="00704CAA" w:rsidP="00704CAA">
      <w:pPr>
        <w:pStyle w:val="EnglishHangNoCoptic"/>
      </w:pPr>
      <w:r>
        <w:t>5 For the Lord is good;</w:t>
      </w:r>
      <w:r w:rsidRPr="00AB1781">
        <w:t xml:space="preserve"> His mercy </w:t>
      </w:r>
      <w:r>
        <w:t>endures forever,</w:t>
      </w:r>
    </w:p>
    <w:p w14:paraId="5183A12C" w14:textId="77777777" w:rsidR="00704CAA" w:rsidRDefault="00704CAA" w:rsidP="00704CAA">
      <w:pPr>
        <w:pStyle w:val="EnglishHangEndNoCoptic"/>
      </w:pPr>
      <w:r w:rsidRPr="00AB1781">
        <w:tab/>
        <w:t xml:space="preserve">and His truth </w:t>
      </w:r>
      <w:r>
        <w:t>is</w:t>
      </w:r>
      <w:r w:rsidRPr="00AB1781">
        <w:t xml:space="preserve"> from generation to generation.</w:t>
      </w:r>
    </w:p>
    <w:p w14:paraId="234B5D0E" w14:textId="77777777" w:rsidR="00396E1C" w:rsidRDefault="00704CAA" w:rsidP="00704CAA">
      <w:pPr>
        <w:pStyle w:val="Rubric"/>
      </w:pPr>
      <w:r>
        <w:t>Alleluia.</w:t>
      </w:r>
    </w:p>
    <w:p w14:paraId="41CB077A" w14:textId="4948C10D" w:rsidR="00704CAA" w:rsidRPr="00A0015F"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_Ref412111752 \h </w:instrText>
      </w:r>
      <w:r>
        <w:fldChar w:fldCharType="separate"/>
      </w:r>
      <w:r w:rsidR="000E2EAC">
        <w:t>Psalm</w:t>
      </w:r>
      <w:r w:rsidR="000E2EAC" w:rsidRPr="00AB1781">
        <w:t xml:space="preserve"> 100</w:t>
      </w:r>
      <w:r w:rsidR="000E2EAC">
        <w:t>: “I will sing to You of mercy and judgment, O Lord”</w:t>
      </w:r>
      <w:r>
        <w:fldChar w:fldCharType="end"/>
      </w:r>
      <w:r>
        <w:t>.</w:t>
      </w:r>
      <w:r w:rsidR="00704CAA">
        <w:t xml:space="preserve"> </w:t>
      </w:r>
    </w:p>
    <w:p w14:paraId="24EA9BC7" w14:textId="77777777" w:rsidR="00704CAA" w:rsidRPr="00A0015F" w:rsidRDefault="00704CAA" w:rsidP="00704CAA">
      <w:pPr>
        <w:pStyle w:val="Heading4"/>
      </w:pPr>
      <w:bookmarkStart w:id="298" w:name="_Ref412111752"/>
      <w:r>
        <w:t>Psalm</w:t>
      </w:r>
      <w:r w:rsidRPr="00AB1781">
        <w:t xml:space="preserve"> 100</w:t>
      </w:r>
      <w:r>
        <w:t>: “I will sing to You of mercy and judgment, O Lord”</w:t>
      </w:r>
      <w:bookmarkEnd w:id="298"/>
    </w:p>
    <w:p w14:paraId="5766ED9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Mirror for Kings</w:t>
      </w:r>
    </w:p>
    <w:p w14:paraId="22B4D06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 xml:space="preserve">I will Sing of </w:t>
      </w:r>
      <w:r>
        <w:rPr>
          <w:rFonts w:ascii="Book Antiqua" w:hAnsi="Book Antiqua" w:cs="Lucida Grande"/>
          <w:b/>
          <w:bCs/>
        </w:rPr>
        <w:t>Your</w:t>
      </w:r>
      <w:r w:rsidRPr="00AB1781">
        <w:rPr>
          <w:rFonts w:ascii="Book Antiqua" w:hAnsi="Book Antiqua" w:cs="Lucida Grande"/>
          <w:b/>
          <w:bCs/>
        </w:rPr>
        <w:t xml:space="preserve"> Love</w:t>
      </w:r>
    </w:p>
    <w:p w14:paraId="5E6D0D74" w14:textId="6E3A6A32"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0DACF65D" w14:textId="03A7FBA1" w:rsidR="00704CAA" w:rsidRPr="00AB1781" w:rsidRDefault="00704CAA" w:rsidP="00704CAA">
      <w:pPr>
        <w:pStyle w:val="Rubric"/>
      </w:pPr>
      <w:r w:rsidRPr="00AB1781">
        <w:t>1 (A Psalm by David)</w:t>
      </w:r>
    </w:p>
    <w:p w14:paraId="3F73FE90" w14:textId="77777777" w:rsidR="00704CAA" w:rsidRPr="00AB1781" w:rsidRDefault="00704CAA" w:rsidP="00704CAA">
      <w:pPr>
        <w:pStyle w:val="EnglishHangEndNoCoptic"/>
      </w:pPr>
      <w:r w:rsidRPr="00AB1781">
        <w:t xml:space="preserve">I will sing to </w:t>
      </w:r>
      <w:r>
        <w:t>You of mercy and judgment, O Lord;</w:t>
      </w:r>
    </w:p>
    <w:p w14:paraId="5FF9BDAA" w14:textId="77777777" w:rsidR="00704CAA" w:rsidRPr="00AB1781" w:rsidRDefault="00704CAA" w:rsidP="00704CAA">
      <w:pPr>
        <w:pStyle w:val="EnglishHangNoCoptic"/>
      </w:pPr>
      <w:r w:rsidRPr="00AB1781">
        <w:t xml:space="preserve">2 I will sing and </w:t>
      </w:r>
      <w:r>
        <w:t>understand</w:t>
      </w:r>
      <w:r w:rsidRPr="00AB1781">
        <w:t xml:space="preserve"> </w:t>
      </w:r>
      <w:r>
        <w:t>a blameless way</w:t>
      </w:r>
      <w:r w:rsidRPr="00AB1781">
        <w:t>.</w:t>
      </w:r>
    </w:p>
    <w:p w14:paraId="0AEE1D6B" w14:textId="77777777" w:rsidR="00704CAA" w:rsidRPr="00AB1781" w:rsidRDefault="00704CAA" w:rsidP="00704CAA">
      <w:pPr>
        <w:pStyle w:val="EnglishHangNoCoptic"/>
      </w:pPr>
      <w:r>
        <w:tab/>
        <w:t>W</w:t>
      </w:r>
      <w:r w:rsidRPr="00AB1781">
        <w:t xml:space="preserve">hen </w:t>
      </w:r>
      <w:r>
        <w:t>will</w:t>
      </w:r>
      <w:r w:rsidRPr="00AB1781">
        <w:t xml:space="preserve"> </w:t>
      </w:r>
      <w:r>
        <w:t>You</w:t>
      </w:r>
      <w:r w:rsidRPr="00AB1781">
        <w:t xml:space="preserve"> come to me?</w:t>
      </w:r>
    </w:p>
    <w:p w14:paraId="6BEB529B" w14:textId="77777777" w:rsidR="00704CAA" w:rsidRPr="00AB1781" w:rsidRDefault="00704CAA" w:rsidP="00704CAA">
      <w:pPr>
        <w:pStyle w:val="EnglishHangNoCoptic"/>
      </w:pPr>
      <w:r w:rsidRPr="00AB1781">
        <w:tab/>
        <w:t>I have walked in my house</w:t>
      </w:r>
    </w:p>
    <w:p w14:paraId="3DCD021D" w14:textId="77777777" w:rsidR="00704CAA" w:rsidRPr="00AB1781" w:rsidRDefault="00704CAA" w:rsidP="00704CAA">
      <w:pPr>
        <w:pStyle w:val="EnglishHangEndNoCoptic"/>
      </w:pPr>
      <w:r w:rsidRPr="00AB1781">
        <w:tab/>
        <w:t>in the innocence of my heart.</w:t>
      </w:r>
    </w:p>
    <w:p w14:paraId="7CD6EB79" w14:textId="77777777" w:rsidR="00704CAA" w:rsidRPr="00AB1781" w:rsidRDefault="00704CAA" w:rsidP="00704CAA">
      <w:pPr>
        <w:pStyle w:val="EnglishHangNoCoptic"/>
      </w:pPr>
      <w:r w:rsidRPr="00AB1781">
        <w:t xml:space="preserve">3 I </w:t>
      </w:r>
      <w:r>
        <w:t xml:space="preserve">have not </w:t>
      </w:r>
      <w:r w:rsidRPr="00AB1781">
        <w:t xml:space="preserve">set </w:t>
      </w:r>
      <w:r>
        <w:t>any</w:t>
      </w:r>
      <w:r w:rsidRPr="00AB1781">
        <w:t xml:space="preserve"> </w:t>
      </w:r>
      <w:r>
        <w:t>act</w:t>
      </w:r>
      <w:r w:rsidRPr="00AB1781">
        <w:t xml:space="preserve"> </w:t>
      </w:r>
      <w:r>
        <w:t xml:space="preserve">against the law </w:t>
      </w:r>
      <w:r w:rsidRPr="00AB1781">
        <w:t>before my eyes;</w:t>
      </w:r>
    </w:p>
    <w:p w14:paraId="5C147219" w14:textId="77777777" w:rsidR="00704CAA" w:rsidRPr="00AB1781" w:rsidRDefault="00704CAA" w:rsidP="00704CAA">
      <w:pPr>
        <w:pStyle w:val="EnglishHangEndNoCoptic"/>
      </w:pPr>
      <w:r w:rsidRPr="00AB1781">
        <w:tab/>
        <w:t>I hate</w:t>
      </w:r>
      <w:r>
        <w:t>d</w:t>
      </w:r>
      <w:r w:rsidRPr="00AB1781">
        <w:t xml:space="preserve"> those who </w:t>
      </w:r>
      <w:r>
        <w:t>commit transgressions</w:t>
      </w:r>
      <w:r>
        <w:rPr>
          <w:rStyle w:val="FootnoteReference"/>
        </w:rPr>
        <w:footnoteReference w:id="563"/>
      </w:r>
      <w:r w:rsidRPr="00AB1781">
        <w:t>.</w:t>
      </w:r>
    </w:p>
    <w:p w14:paraId="176A0DB7" w14:textId="77777777" w:rsidR="00704CAA" w:rsidRPr="00AB1781" w:rsidRDefault="00704CAA" w:rsidP="00704CAA">
      <w:pPr>
        <w:pStyle w:val="EnglishHangNoCoptic"/>
      </w:pPr>
      <w:r w:rsidRPr="00AB1781">
        <w:t xml:space="preserve">4 </w:t>
      </w:r>
      <w:r>
        <w:t>A</w:t>
      </w:r>
      <w:r w:rsidRPr="00AB1781">
        <w:t xml:space="preserve"> crooked heart </w:t>
      </w:r>
      <w:r>
        <w:t>will not</w:t>
      </w:r>
      <w:r w:rsidRPr="00AB1781">
        <w:t xml:space="preserve"> </w:t>
      </w:r>
      <w:r>
        <w:t>cling to me</w:t>
      </w:r>
      <w:r w:rsidRPr="00AB1781">
        <w:t>.</w:t>
      </w:r>
    </w:p>
    <w:p w14:paraId="5A9CD6C8" w14:textId="77777777" w:rsidR="00704CAA" w:rsidRPr="00AB1781" w:rsidRDefault="00704CAA" w:rsidP="00704CAA">
      <w:pPr>
        <w:pStyle w:val="EnglishHangEndNoCoptic"/>
      </w:pPr>
      <w:r>
        <w:tab/>
        <w:t xml:space="preserve">I did not know an evil man </w:t>
      </w:r>
      <w:r w:rsidRPr="00AB1781">
        <w:t xml:space="preserve">who </w:t>
      </w:r>
      <w:r>
        <w:t>turned away from</w:t>
      </w:r>
      <w:r w:rsidRPr="00AB1781">
        <w:t xml:space="preserve"> me.</w:t>
      </w:r>
    </w:p>
    <w:p w14:paraId="4DE8A46D" w14:textId="77777777" w:rsidR="00704CAA" w:rsidRPr="00AB1781" w:rsidRDefault="00704CAA" w:rsidP="00704CAA">
      <w:pPr>
        <w:pStyle w:val="EnglishHangNoCoptic"/>
      </w:pPr>
      <w:r w:rsidRPr="00AB1781">
        <w:t xml:space="preserve">5 </w:t>
      </w:r>
      <w:r>
        <w:t>I chased away He who</w:t>
      </w:r>
    </w:p>
    <w:p w14:paraId="70F8C768" w14:textId="77777777" w:rsidR="00704CAA" w:rsidRPr="00AB1781" w:rsidRDefault="00704CAA" w:rsidP="00704CAA">
      <w:pPr>
        <w:pStyle w:val="EnglishHangNoCoptic"/>
      </w:pPr>
      <w:r w:rsidRPr="00AB1781">
        <w:tab/>
      </w:r>
      <w:r>
        <w:t>slanders his neighbour in secret</w:t>
      </w:r>
      <w:r w:rsidRPr="00AB1781">
        <w:t>.</w:t>
      </w:r>
    </w:p>
    <w:p w14:paraId="1306CA82" w14:textId="77777777" w:rsidR="00704CAA" w:rsidRDefault="00704CAA" w:rsidP="00704CAA">
      <w:pPr>
        <w:pStyle w:val="EnglishHangNoCoptic"/>
      </w:pPr>
      <w:r w:rsidRPr="00AB1781">
        <w:tab/>
      </w:r>
      <w:r>
        <w:t>I would not eat with</w:t>
      </w:r>
    </w:p>
    <w:p w14:paraId="06939C18" w14:textId="77777777" w:rsidR="00704CAA" w:rsidRPr="00AB1781" w:rsidRDefault="00704CAA" w:rsidP="00704CAA">
      <w:pPr>
        <w:pStyle w:val="EnglishHangEndNoCoptic"/>
        <w:ind w:firstLine="0"/>
      </w:pPr>
      <w:r>
        <w:t>those who have</w:t>
      </w:r>
      <w:r w:rsidRPr="00AB1781">
        <w:t xml:space="preserve"> proud looks</w:t>
      </w:r>
      <w:r>
        <w:rPr>
          <w:rStyle w:val="FootnoteReference"/>
        </w:rPr>
        <w:footnoteReference w:id="564"/>
      </w:r>
      <w:r w:rsidRPr="00AB1781">
        <w:t xml:space="preserve"> and </w:t>
      </w:r>
      <w:r>
        <w:t>insatiable</w:t>
      </w:r>
      <w:r w:rsidRPr="00AB1781">
        <w:t xml:space="preserve"> hearts</w:t>
      </w:r>
      <w:r>
        <w:t>.</w:t>
      </w:r>
    </w:p>
    <w:p w14:paraId="67D80767" w14:textId="77777777" w:rsidR="00704CAA" w:rsidRPr="00AB1781" w:rsidRDefault="00704CAA" w:rsidP="00704CAA">
      <w:pPr>
        <w:pStyle w:val="EnglishHangNoCoptic"/>
      </w:pPr>
      <w:r w:rsidRPr="00AB1781">
        <w:t xml:space="preserve">6 My eyes </w:t>
      </w:r>
      <w:r>
        <w:t>were on</w:t>
      </w:r>
      <w:r w:rsidRPr="00AB1781">
        <w:t xml:space="preserve"> the faithful of the land,</w:t>
      </w:r>
    </w:p>
    <w:p w14:paraId="65A0ED95" w14:textId="77777777" w:rsidR="00704CAA" w:rsidRPr="00AB1781" w:rsidRDefault="00704CAA" w:rsidP="00704CAA">
      <w:pPr>
        <w:pStyle w:val="EnglishHangNoCoptic"/>
      </w:pPr>
      <w:r w:rsidRPr="00AB1781">
        <w:tab/>
      </w:r>
      <w:r>
        <w:t xml:space="preserve">So </w:t>
      </w:r>
      <w:r w:rsidRPr="00AB1781">
        <w:t xml:space="preserve">that they </w:t>
      </w:r>
      <w:r>
        <w:t>might</w:t>
      </w:r>
      <w:r w:rsidRPr="00AB1781">
        <w:t xml:space="preserve"> </w:t>
      </w:r>
      <w:r>
        <w:t>sit</w:t>
      </w:r>
      <w:r w:rsidRPr="00AB1781">
        <w:t xml:space="preserve"> with me.</w:t>
      </w:r>
    </w:p>
    <w:p w14:paraId="69C74DEF" w14:textId="77777777" w:rsidR="00704CAA" w:rsidRPr="00AB1781" w:rsidRDefault="00704CAA" w:rsidP="00704CAA">
      <w:pPr>
        <w:pStyle w:val="EnglishHangEndNoCoptic"/>
      </w:pPr>
      <w:r w:rsidRPr="00AB1781">
        <w:tab/>
        <w:t xml:space="preserve">He who </w:t>
      </w:r>
      <w:r>
        <w:t>walks in</w:t>
      </w:r>
      <w:r w:rsidRPr="00AB1781">
        <w:t xml:space="preserve"> a blameless </w:t>
      </w:r>
      <w:r>
        <w:t>way</w:t>
      </w:r>
      <w:r w:rsidRPr="00AB1781">
        <w:t xml:space="preserve"> </w:t>
      </w:r>
      <w:r>
        <w:t>would</w:t>
      </w:r>
      <w:r w:rsidRPr="00AB1781">
        <w:t xml:space="preserve"> minister to me.</w:t>
      </w:r>
    </w:p>
    <w:p w14:paraId="1E05BDBE" w14:textId="77777777" w:rsidR="00704CAA" w:rsidRPr="00AB1781" w:rsidRDefault="00704CAA" w:rsidP="00704CAA">
      <w:pPr>
        <w:pStyle w:val="EnglishHangNoCoptic"/>
      </w:pPr>
      <w:r w:rsidRPr="00AB1781">
        <w:t xml:space="preserve">7 He who acts </w:t>
      </w:r>
      <w:r>
        <w:t>arrogantly</w:t>
      </w:r>
      <w:r w:rsidRPr="00AB1781">
        <w:t xml:space="preserve"> </w:t>
      </w:r>
      <w:r>
        <w:t>did</w:t>
      </w:r>
      <w:r w:rsidRPr="00AB1781">
        <w:t xml:space="preserve"> not live in my house;</w:t>
      </w:r>
    </w:p>
    <w:p w14:paraId="5D4CD56C" w14:textId="77777777" w:rsidR="00704CAA" w:rsidRPr="00AB1781" w:rsidRDefault="00704CAA" w:rsidP="00704CAA">
      <w:pPr>
        <w:pStyle w:val="EnglishHangNoCoptic"/>
      </w:pPr>
      <w:r w:rsidRPr="00AB1781">
        <w:tab/>
        <w:t xml:space="preserve">he who speaks </w:t>
      </w:r>
      <w:r>
        <w:t>unjustly</w:t>
      </w:r>
    </w:p>
    <w:p w14:paraId="67A4814D" w14:textId="77777777" w:rsidR="00704CAA" w:rsidRPr="00AB1781" w:rsidRDefault="00704CAA" w:rsidP="00704CAA">
      <w:pPr>
        <w:pStyle w:val="EnglishHangEndNoCoptic"/>
      </w:pPr>
      <w:r w:rsidRPr="00AB1781">
        <w:tab/>
      </w:r>
      <w:r>
        <w:t>did not</w:t>
      </w:r>
      <w:r w:rsidRPr="00AB1781">
        <w:t xml:space="preserve"> prosper in my sight.</w:t>
      </w:r>
    </w:p>
    <w:p w14:paraId="2D01447C" w14:textId="77777777" w:rsidR="00704CAA" w:rsidRPr="00AB1781" w:rsidRDefault="00704CAA" w:rsidP="00704CAA">
      <w:pPr>
        <w:pStyle w:val="EnglishHangNoCoptic"/>
      </w:pPr>
      <w:r w:rsidRPr="00AB1781">
        <w:t>8 Each morning I slay all the sinners of the land,</w:t>
      </w:r>
      <w:r w:rsidRPr="00AB1781">
        <w:rPr>
          <w:rStyle w:val="FootnoteReference"/>
        </w:rPr>
        <w:footnoteReference w:id="565"/>
      </w:r>
    </w:p>
    <w:p w14:paraId="24AD16E6" w14:textId="77777777" w:rsidR="00704CAA" w:rsidRPr="00AB1781" w:rsidRDefault="00704CAA" w:rsidP="00704CAA">
      <w:pPr>
        <w:pStyle w:val="EnglishHangNoCoptic"/>
      </w:pPr>
      <w:r w:rsidRPr="00AB1781">
        <w:tab/>
        <w:t xml:space="preserve">that I may purge all </w:t>
      </w:r>
      <w:r>
        <w:t>workers of iniquity</w:t>
      </w:r>
    </w:p>
    <w:p w14:paraId="1F5444D5" w14:textId="77777777" w:rsidR="00704CAA" w:rsidRDefault="00704CAA" w:rsidP="00704CAA">
      <w:pPr>
        <w:pStyle w:val="EnglishHangEndNoCoptic"/>
      </w:pPr>
      <w:r w:rsidRPr="00AB1781">
        <w:tab/>
        <w:t>from the city of the Lord.</w:t>
      </w:r>
    </w:p>
    <w:p w14:paraId="7EE15998" w14:textId="77777777" w:rsidR="00704CAA" w:rsidRDefault="00704CAA" w:rsidP="00704CAA">
      <w:pPr>
        <w:pStyle w:val="Rubric"/>
      </w:pPr>
      <w:r>
        <w:t xml:space="preserve">Alleluia. </w:t>
      </w:r>
    </w:p>
    <w:p w14:paraId="26372198" w14:textId="549929E5" w:rsidR="00704CAA" w:rsidRDefault="00704CAA" w:rsidP="00704CAA">
      <w:pPr>
        <w:pStyle w:val="Rubric"/>
      </w:pPr>
      <w:r>
        <w:t>Glory…</w:t>
      </w:r>
    </w:p>
    <w:p w14:paraId="12E90804" w14:textId="27BD3CF7"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_Ref412026343 \h </w:instrText>
      </w:r>
      <w:r>
        <w:fldChar w:fldCharType="separate"/>
      </w:r>
      <w:r w:rsidR="000E2EAC">
        <w:t>Psalm</w:t>
      </w:r>
      <w:r w:rsidR="000E2EAC" w:rsidRPr="00AB1781">
        <w:t xml:space="preserve"> 109</w:t>
      </w:r>
      <w:r w:rsidR="000E2EAC">
        <w:t>: “The Lord said to my Lord, “Sit at My right hand’”</w:t>
      </w:r>
      <w:r>
        <w:fldChar w:fldCharType="end"/>
      </w:r>
      <w:r>
        <w:t xml:space="preserve">, page </w:t>
      </w:r>
      <w:r>
        <w:fldChar w:fldCharType="begin"/>
      </w:r>
      <w:r>
        <w:instrText xml:space="preserve"> PAGEREF _Ref412026343 \h </w:instrText>
      </w:r>
      <w:r>
        <w:fldChar w:fldCharType="separate"/>
      </w:r>
      <w:r w:rsidR="000E2EAC">
        <w:rPr>
          <w:noProof/>
        </w:rPr>
        <w:t>265</w:t>
      </w:r>
      <w:r>
        <w:fldChar w:fldCharType="end"/>
      </w:r>
      <w:r>
        <w:t>.</w:t>
      </w:r>
    </w:p>
    <w:p w14:paraId="2C1083FC" w14:textId="77777777" w:rsidR="00704CAA" w:rsidRPr="00AB1781" w:rsidRDefault="00704CAA" w:rsidP="00704CAA">
      <w:pPr>
        <w:pStyle w:val="Heading3"/>
      </w:pPr>
      <w:bookmarkStart w:id="299" w:name="_Ref435438613"/>
      <w:bookmarkStart w:id="300" w:name="_Toc473283612"/>
      <w:r w:rsidRPr="00AB1781">
        <w:lastRenderedPageBreak/>
        <w:t>K</w:t>
      </w:r>
      <w:r>
        <w:t>athisma</w:t>
      </w:r>
      <w:r w:rsidRPr="00AB1781">
        <w:t xml:space="preserve"> 1</w:t>
      </w:r>
      <w:r>
        <w:t>4</w:t>
      </w:r>
      <w:bookmarkEnd w:id="299"/>
      <w:bookmarkEnd w:id="300"/>
    </w:p>
    <w:p w14:paraId="10A42421" w14:textId="77777777" w:rsidR="00704CAA" w:rsidRPr="00AB1781" w:rsidRDefault="00704CAA" w:rsidP="00704CAA">
      <w:pPr>
        <w:pStyle w:val="Heading4"/>
      </w:pPr>
      <w:r>
        <w:t>Psalm</w:t>
      </w:r>
      <w:r w:rsidRPr="00AB1781">
        <w:t xml:space="preserve"> 101</w:t>
      </w:r>
      <w:r>
        <w:t>: “O Lord, hear my prayer, and let my cry come to You”</w:t>
      </w:r>
    </w:p>
    <w:p w14:paraId="040AC7B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2C9C035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78389D88" w14:textId="77777777" w:rsidR="00704CAA" w:rsidRPr="00AB1781" w:rsidRDefault="00704CAA" w:rsidP="00704CAA">
      <w:pPr>
        <w:pStyle w:val="Rubric"/>
      </w:pPr>
      <w:r w:rsidRPr="00AB1781">
        <w:t xml:space="preserve">1 (A Prayer </w:t>
      </w:r>
      <w:r>
        <w:t>by</w:t>
      </w:r>
      <w:r w:rsidRPr="00AB1781">
        <w:t xml:space="preserve"> a poor man when he is despondent and pours out his petitions before the Lord)</w:t>
      </w:r>
    </w:p>
    <w:p w14:paraId="2F005974" w14:textId="77777777" w:rsidR="00704CAA" w:rsidRPr="00AB1781" w:rsidRDefault="00704CAA" w:rsidP="00704CAA">
      <w:pPr>
        <w:pStyle w:val="EnglishHangNoCoptic"/>
      </w:pPr>
      <w:r w:rsidRPr="00AB1781">
        <w:t>2 O Lord, hear my prayer,</w:t>
      </w:r>
    </w:p>
    <w:p w14:paraId="3B74721C" w14:textId="77777777" w:rsidR="00704CAA" w:rsidRPr="00AB1781" w:rsidRDefault="00704CAA" w:rsidP="00704CAA">
      <w:pPr>
        <w:pStyle w:val="EnglishHangEndNoCoptic"/>
      </w:pPr>
      <w:r w:rsidRPr="00AB1781">
        <w:tab/>
        <w:t xml:space="preserve">and let my cry come to </w:t>
      </w:r>
      <w:r>
        <w:t>You</w:t>
      </w:r>
      <w:r w:rsidRPr="00AB1781">
        <w:t>.</w:t>
      </w:r>
    </w:p>
    <w:p w14:paraId="7D4A7422" w14:textId="77777777" w:rsidR="00704CAA" w:rsidRPr="00AB1781" w:rsidRDefault="00704CAA" w:rsidP="00704CAA">
      <w:pPr>
        <w:pStyle w:val="EnglishHangNoCoptic"/>
      </w:pPr>
      <w:r w:rsidRPr="00AB1781">
        <w:t xml:space="preserve">3 </w:t>
      </w:r>
      <w:r>
        <w:t>Do not turn</w:t>
      </w:r>
      <w:r w:rsidRPr="00AB1781">
        <w:t xml:space="preserve"> </w:t>
      </w:r>
      <w:r>
        <w:t>Your</w:t>
      </w:r>
      <w:r w:rsidRPr="00AB1781">
        <w:t xml:space="preserve"> face from me</w:t>
      </w:r>
      <w:r>
        <w:t>;</w:t>
      </w:r>
    </w:p>
    <w:p w14:paraId="2C5645FF" w14:textId="77777777" w:rsidR="00704CAA" w:rsidRPr="00AB1781" w:rsidRDefault="00704CAA" w:rsidP="00704CAA">
      <w:pPr>
        <w:pStyle w:val="EnglishHangNoCoptic"/>
      </w:pPr>
      <w:r w:rsidRPr="00AB1781">
        <w:tab/>
      </w:r>
      <w:r>
        <w:t>incline Your ear to me</w:t>
      </w:r>
    </w:p>
    <w:p w14:paraId="04C8150B" w14:textId="77777777" w:rsidR="00704CAA" w:rsidRPr="00AB1781" w:rsidRDefault="00704CAA" w:rsidP="00704CAA">
      <w:pPr>
        <w:pStyle w:val="EnglishHangNoCoptic"/>
      </w:pPr>
      <w:r w:rsidRPr="00AB1781">
        <w:tab/>
        <w:t>i</w:t>
      </w:r>
      <w:r>
        <w:t>n the day when I am afflicted;</w:t>
      </w:r>
    </w:p>
    <w:p w14:paraId="0ADBEC77" w14:textId="77777777" w:rsidR="00704CAA" w:rsidRPr="00AB1781" w:rsidRDefault="00704CAA" w:rsidP="00704CAA">
      <w:pPr>
        <w:pStyle w:val="EnglishHangEndNoCoptic"/>
      </w:pPr>
      <w:r w:rsidRPr="00AB1781">
        <w:tab/>
      </w:r>
      <w:r>
        <w:t>hear</w:t>
      </w:r>
      <w:r w:rsidRPr="00AB1781">
        <w:t xml:space="preserve"> me </w:t>
      </w:r>
      <w:r>
        <w:t>quickly</w:t>
      </w:r>
      <w:r w:rsidRPr="00AB1781">
        <w:t xml:space="preserve"> in the day when I call</w:t>
      </w:r>
      <w:r>
        <w:t xml:space="preserve"> upon You</w:t>
      </w:r>
      <w:r w:rsidRPr="00AB1781">
        <w:t>.</w:t>
      </w:r>
    </w:p>
    <w:p w14:paraId="320B3DD0" w14:textId="77777777" w:rsidR="00704CAA" w:rsidRPr="00AB1781" w:rsidRDefault="00704CAA" w:rsidP="00704CAA">
      <w:pPr>
        <w:pStyle w:val="EnglishHangNoCoptic"/>
      </w:pPr>
      <w:r w:rsidRPr="00AB1781">
        <w:t>4 For my days vanish</w:t>
      </w:r>
      <w:r>
        <w:t>ed</w:t>
      </w:r>
      <w:r w:rsidRPr="00AB1781">
        <w:t xml:space="preserve"> like smoke,</w:t>
      </w:r>
    </w:p>
    <w:p w14:paraId="744F3152" w14:textId="77777777" w:rsidR="00704CAA" w:rsidRPr="00AB1781" w:rsidRDefault="00704CAA" w:rsidP="00704CAA">
      <w:pPr>
        <w:pStyle w:val="EnglishHangEndNoCoptic"/>
      </w:pPr>
      <w:r w:rsidRPr="00AB1781">
        <w:tab/>
        <w:t>and my bones burn</w:t>
      </w:r>
      <w:r>
        <w:t>ed</w:t>
      </w:r>
      <w:r w:rsidRPr="00AB1781">
        <w:t xml:space="preserve"> like </w:t>
      </w:r>
      <w:r>
        <w:t>firewood</w:t>
      </w:r>
      <w:r w:rsidRPr="00AB1781">
        <w:t>.</w:t>
      </w:r>
    </w:p>
    <w:p w14:paraId="1D24120C" w14:textId="77777777" w:rsidR="00704CAA" w:rsidRPr="00AB1781" w:rsidRDefault="00704CAA" w:rsidP="00704CAA">
      <w:pPr>
        <w:pStyle w:val="EnglishHangNoCoptic"/>
      </w:pPr>
      <w:r w:rsidRPr="00AB1781">
        <w:t xml:space="preserve">5 My heart </w:t>
      </w:r>
      <w:r>
        <w:t>was stricken, it withered like</w:t>
      </w:r>
      <w:r w:rsidRPr="00AB1781">
        <w:t xml:space="preserve"> dry as grass,</w:t>
      </w:r>
    </w:p>
    <w:p w14:paraId="0BD5288F" w14:textId="77777777" w:rsidR="00704CAA" w:rsidRPr="00AB1781" w:rsidRDefault="00704CAA" w:rsidP="00704CAA">
      <w:pPr>
        <w:pStyle w:val="EnglishHangEndNoCoptic"/>
      </w:pPr>
      <w:r w:rsidRPr="00AB1781">
        <w:tab/>
        <w:t>so that I forget to eat my bread.</w:t>
      </w:r>
    </w:p>
    <w:p w14:paraId="0B81B365" w14:textId="77777777" w:rsidR="00704CAA" w:rsidRPr="00AB1781" w:rsidRDefault="00704CAA" w:rsidP="00704CAA">
      <w:pPr>
        <w:pStyle w:val="EnglishHangNoCoptic"/>
      </w:pPr>
      <w:r w:rsidRPr="00AB1781">
        <w:t xml:space="preserve">6 </w:t>
      </w:r>
      <w:r>
        <w:t>My bones clung to my flesh</w:t>
      </w:r>
    </w:p>
    <w:p w14:paraId="09CBDB13" w14:textId="77777777" w:rsidR="00704CAA" w:rsidRPr="00AB1781" w:rsidRDefault="00704CAA" w:rsidP="00704CAA">
      <w:pPr>
        <w:pStyle w:val="EnglishHangEndNoCoptic"/>
      </w:pPr>
      <w:r w:rsidRPr="00AB1781">
        <w:tab/>
      </w:r>
      <w:r>
        <w:t>because of the sound of my groaning</w:t>
      </w:r>
      <w:r w:rsidRPr="00AB1781">
        <w:t>.</w:t>
      </w:r>
    </w:p>
    <w:p w14:paraId="6CA00FE9" w14:textId="77777777" w:rsidR="00704CAA" w:rsidRPr="00AB1781" w:rsidRDefault="00704CAA" w:rsidP="00704CAA">
      <w:pPr>
        <w:pStyle w:val="EnglishHangNoCoptic"/>
      </w:pPr>
      <w:r w:rsidRPr="00AB1781">
        <w:t xml:space="preserve">7 I have </w:t>
      </w:r>
      <w:r>
        <w:t xml:space="preserve">have </w:t>
      </w:r>
      <w:r w:rsidRPr="00AB1781">
        <w:t>become like a pelican of the desert;</w:t>
      </w:r>
    </w:p>
    <w:p w14:paraId="538F5DB2" w14:textId="77777777" w:rsidR="00704CAA" w:rsidRPr="00AB1781" w:rsidRDefault="00704CAA" w:rsidP="00704CAA">
      <w:pPr>
        <w:pStyle w:val="EnglishHangEndNoCoptic"/>
      </w:pPr>
      <w:r w:rsidRPr="00AB1781">
        <w:tab/>
        <w:t>I am like a</w:t>
      </w:r>
      <w:r>
        <w:t>n</w:t>
      </w:r>
      <w:r w:rsidRPr="00AB1781">
        <w:t xml:space="preserve"> owl in a ruined </w:t>
      </w:r>
      <w:r>
        <w:t>house;</w:t>
      </w:r>
    </w:p>
    <w:p w14:paraId="3E0A5FD7" w14:textId="77777777" w:rsidR="00704CAA" w:rsidRPr="00AB1781" w:rsidRDefault="00704CAA" w:rsidP="00704CAA">
      <w:pPr>
        <w:pStyle w:val="EnglishHangNoCoptic"/>
      </w:pPr>
      <w:r w:rsidRPr="00AB1781">
        <w:t xml:space="preserve">8 I </w:t>
      </w:r>
      <w:r>
        <w:t>kept vigil</w:t>
      </w:r>
      <w:r w:rsidRPr="00AB1781">
        <w:t>, a</w:t>
      </w:r>
      <w:r>
        <w:t>nd became</w:t>
      </w:r>
    </w:p>
    <w:p w14:paraId="2F0B7D58" w14:textId="77777777" w:rsidR="00704CAA" w:rsidRPr="00AB1781" w:rsidRDefault="00704CAA" w:rsidP="00704CAA">
      <w:pPr>
        <w:pStyle w:val="EnglishHangEndNoCoptic"/>
      </w:pPr>
      <w:r w:rsidRPr="00AB1781">
        <w:tab/>
        <w:t xml:space="preserve">like a solitary </w:t>
      </w:r>
      <w:r>
        <w:t>sparrow</w:t>
      </w:r>
      <w:r w:rsidRPr="00AB1781">
        <w:t xml:space="preserve"> on </w:t>
      </w:r>
      <w:r>
        <w:t>a</w:t>
      </w:r>
      <w:r w:rsidRPr="00AB1781">
        <w:t xml:space="preserve"> housetop.</w:t>
      </w:r>
    </w:p>
    <w:p w14:paraId="66D46252" w14:textId="77777777" w:rsidR="00704CAA" w:rsidRPr="00AB1781" w:rsidRDefault="00704CAA" w:rsidP="00704CAA">
      <w:pPr>
        <w:pStyle w:val="EnglishHangNoCoptic"/>
      </w:pPr>
      <w:r w:rsidRPr="00AB1781">
        <w:t xml:space="preserve">9 </w:t>
      </w:r>
      <w:r>
        <w:t>My enemies reproached me a</w:t>
      </w:r>
      <w:r w:rsidRPr="00AB1781">
        <w:t>ll day long,</w:t>
      </w:r>
    </w:p>
    <w:p w14:paraId="7CCCDD52" w14:textId="77777777" w:rsidR="00704CAA" w:rsidRPr="00AB1781" w:rsidRDefault="00704CAA" w:rsidP="00704CAA">
      <w:pPr>
        <w:pStyle w:val="EnglishHangEndNoCoptic"/>
      </w:pPr>
      <w:r w:rsidRPr="00AB1781">
        <w:tab/>
        <w:t>and those who praise</w:t>
      </w:r>
      <w:r>
        <w:t>d</w:t>
      </w:r>
      <w:r w:rsidRPr="00AB1781">
        <w:t xml:space="preserve"> me </w:t>
      </w:r>
      <w:r>
        <w:t>swore</w:t>
      </w:r>
      <w:r w:rsidRPr="00AB1781">
        <w:t xml:space="preserve"> against me.</w:t>
      </w:r>
      <w:r w:rsidRPr="00AB1781">
        <w:rPr>
          <w:rStyle w:val="FootnoteReference"/>
        </w:rPr>
        <w:footnoteReference w:id="566"/>
      </w:r>
    </w:p>
    <w:p w14:paraId="5A538474" w14:textId="77777777" w:rsidR="00704CAA" w:rsidRPr="00AB1781" w:rsidRDefault="00704CAA" w:rsidP="00704CAA">
      <w:pPr>
        <w:pStyle w:val="EnglishHangNoCoptic"/>
      </w:pPr>
      <w:r w:rsidRPr="00AB1781">
        <w:t xml:space="preserve">10 For I </w:t>
      </w:r>
      <w:r>
        <w:t>ate</w:t>
      </w:r>
      <w:r w:rsidRPr="00AB1781">
        <w:t xml:space="preserve"> ashes like bread</w:t>
      </w:r>
      <w:r>
        <w:t>,</w:t>
      </w:r>
    </w:p>
    <w:p w14:paraId="510D451C" w14:textId="77777777" w:rsidR="00704CAA" w:rsidRPr="00AB1781" w:rsidRDefault="00704CAA" w:rsidP="00704CAA">
      <w:pPr>
        <w:pStyle w:val="EnglishHangEndNoCoptic"/>
      </w:pPr>
      <w:r w:rsidRPr="00AB1781">
        <w:tab/>
        <w:t xml:space="preserve">and </w:t>
      </w:r>
      <w:r>
        <w:t>mixed</w:t>
      </w:r>
      <w:r w:rsidRPr="00AB1781">
        <w:t xml:space="preserve"> my drink with weeping,</w:t>
      </w:r>
    </w:p>
    <w:p w14:paraId="05211D64" w14:textId="77777777" w:rsidR="00704CAA" w:rsidRPr="00AB1781" w:rsidRDefault="00704CAA" w:rsidP="00704CAA">
      <w:pPr>
        <w:pStyle w:val="EnglishHangNoCoptic"/>
      </w:pPr>
      <w:r w:rsidRPr="00AB1781">
        <w:t xml:space="preserve">11 because of </w:t>
      </w:r>
      <w:r>
        <w:t>Your</w:t>
      </w:r>
      <w:r w:rsidRPr="00AB1781">
        <w:t xml:space="preserve"> wrath and </w:t>
      </w:r>
      <w:r>
        <w:t>Your</w:t>
      </w:r>
      <w:r w:rsidRPr="00AB1781">
        <w:t xml:space="preserve"> </w:t>
      </w:r>
      <w:r>
        <w:t>anger</w:t>
      </w:r>
      <w:r w:rsidRPr="00AB1781">
        <w:t>;</w:t>
      </w:r>
    </w:p>
    <w:p w14:paraId="62712D1D" w14:textId="77777777" w:rsidR="00704CAA" w:rsidRPr="00AB1781" w:rsidRDefault="00704CAA" w:rsidP="00704CAA">
      <w:pPr>
        <w:pStyle w:val="EnglishHangEndNoCoptic"/>
      </w:pPr>
      <w:r w:rsidRPr="00AB1781">
        <w:tab/>
        <w:t xml:space="preserve">for </w:t>
      </w:r>
      <w:r>
        <w:t>You</w:t>
      </w:r>
      <w:r w:rsidRPr="00AB1781">
        <w:t xml:space="preserve"> lifted me up and cast me down.</w:t>
      </w:r>
    </w:p>
    <w:p w14:paraId="2ADC9CAF" w14:textId="77777777" w:rsidR="00704CAA" w:rsidRPr="00AB1781" w:rsidRDefault="00704CAA" w:rsidP="00704CAA">
      <w:pPr>
        <w:pStyle w:val="EnglishHangNoCoptic"/>
      </w:pPr>
      <w:r w:rsidRPr="00AB1781">
        <w:t xml:space="preserve">12 My days </w:t>
      </w:r>
      <w:r>
        <w:t>faded</w:t>
      </w:r>
      <w:r w:rsidRPr="00AB1781">
        <w:t xml:space="preserve"> like a shadow,</w:t>
      </w:r>
      <w:r w:rsidRPr="00AB1781">
        <w:rPr>
          <w:rStyle w:val="FootnoteReference"/>
        </w:rPr>
        <w:footnoteReference w:id="567"/>
      </w:r>
    </w:p>
    <w:p w14:paraId="6C73B5AC" w14:textId="77777777" w:rsidR="00704CAA" w:rsidRPr="00AB1781" w:rsidRDefault="00704CAA" w:rsidP="00704CAA">
      <w:pPr>
        <w:pStyle w:val="EnglishHangEndNoCoptic"/>
      </w:pPr>
      <w:r w:rsidRPr="00AB1781">
        <w:tab/>
        <w:t>and I am withered like grass.</w:t>
      </w:r>
    </w:p>
    <w:p w14:paraId="2E0D67FE" w14:textId="77777777" w:rsidR="00704CAA" w:rsidRPr="00AB1781" w:rsidRDefault="00704CAA" w:rsidP="00704CAA">
      <w:pPr>
        <w:pStyle w:val="EnglishHangNoCoptic"/>
      </w:pPr>
      <w:r w:rsidRPr="00AB1781">
        <w:lastRenderedPageBreak/>
        <w:t xml:space="preserve">13 But </w:t>
      </w:r>
      <w:r>
        <w:t>You</w:t>
      </w:r>
      <w:r w:rsidRPr="00AB1781">
        <w:t xml:space="preserve">, O Lord, </w:t>
      </w:r>
      <w:r>
        <w:t>remain</w:t>
      </w:r>
      <w:r w:rsidRPr="00AB1781">
        <w:t xml:space="preserve"> </w:t>
      </w:r>
      <w:r>
        <w:t>forever</w:t>
      </w:r>
      <w:r w:rsidRPr="00AB1781">
        <w:t>,</w:t>
      </w:r>
    </w:p>
    <w:p w14:paraId="535B5350" w14:textId="77777777" w:rsidR="00704CAA" w:rsidRPr="00AB1781" w:rsidRDefault="00704CAA" w:rsidP="00704CAA">
      <w:pPr>
        <w:pStyle w:val="EnglishHangEndNoCoptic"/>
      </w:pPr>
      <w:r w:rsidRPr="00AB1781">
        <w:tab/>
        <w:t xml:space="preserve">and </w:t>
      </w:r>
      <w:r>
        <w:t>Your</w:t>
      </w:r>
      <w:r w:rsidRPr="00AB1781">
        <w:t xml:space="preserve"> remembrance </w:t>
      </w:r>
      <w:r>
        <w:t xml:space="preserve">is from generation to </w:t>
      </w:r>
      <w:r w:rsidRPr="00AB1781">
        <w:t>generations.</w:t>
      </w:r>
    </w:p>
    <w:p w14:paraId="71980E4F" w14:textId="77777777" w:rsidR="00704CAA" w:rsidRPr="00AB1781" w:rsidRDefault="00704CAA" w:rsidP="00704CAA">
      <w:pPr>
        <w:pStyle w:val="EnglishHangNoCoptic"/>
      </w:pPr>
      <w:r w:rsidRPr="00AB1781">
        <w:t xml:space="preserve">14 </w:t>
      </w:r>
      <w:r>
        <w:t>When You</w:t>
      </w:r>
      <w:r w:rsidRPr="00AB1781">
        <w:t xml:space="preserve"> </w:t>
      </w:r>
      <w:r>
        <w:t>arise You will</w:t>
      </w:r>
      <w:r w:rsidRPr="00AB1781">
        <w:t xml:space="preserve"> and have </w:t>
      </w:r>
      <w:r>
        <w:t>compassion on Zion,</w:t>
      </w:r>
    </w:p>
    <w:p w14:paraId="7169DC44" w14:textId="77777777" w:rsidR="00704CAA" w:rsidRPr="00AB1781" w:rsidRDefault="00704CAA" w:rsidP="00704CAA">
      <w:pPr>
        <w:pStyle w:val="EnglishHangNoCoptic"/>
      </w:pPr>
      <w:r w:rsidRPr="00AB1781">
        <w:tab/>
        <w:t>for it is</w:t>
      </w:r>
      <w:r>
        <w:t xml:space="preserve"> the appointed</w:t>
      </w:r>
      <w:r w:rsidRPr="00AB1781">
        <w:t xml:space="preserve"> time to have </w:t>
      </w:r>
      <w:r>
        <w:t>compassion</w:t>
      </w:r>
      <w:r w:rsidRPr="00AB1781">
        <w:t xml:space="preserve"> on her,</w:t>
      </w:r>
    </w:p>
    <w:p w14:paraId="05340861" w14:textId="77777777" w:rsidR="00704CAA" w:rsidRPr="00EC728E" w:rsidRDefault="00704CAA" w:rsidP="00704CAA">
      <w:pPr>
        <w:pStyle w:val="EnglishHangEndNoCoptic"/>
      </w:pPr>
      <w:r>
        <w:tab/>
        <w:t>because the time has come;</w:t>
      </w:r>
    </w:p>
    <w:p w14:paraId="38322577" w14:textId="77777777" w:rsidR="00704CAA" w:rsidRPr="00AB1781" w:rsidRDefault="00704CAA" w:rsidP="00704CAA">
      <w:pPr>
        <w:pStyle w:val="EnglishHangNoCoptic"/>
      </w:pPr>
      <w:r>
        <w:t>15 f</w:t>
      </w:r>
      <w:r w:rsidRPr="00AB1781">
        <w:t xml:space="preserve">or </w:t>
      </w:r>
      <w:r>
        <w:t>Your</w:t>
      </w:r>
      <w:r w:rsidRPr="00AB1781">
        <w:t xml:space="preserve"> servants </w:t>
      </w:r>
      <w:r>
        <w:t>held</w:t>
      </w:r>
      <w:r w:rsidRPr="00AB1781">
        <w:t xml:space="preserve"> her stones</w:t>
      </w:r>
      <w:r>
        <w:t xml:space="preserve"> dear,</w:t>
      </w:r>
    </w:p>
    <w:p w14:paraId="76D410DB" w14:textId="77777777" w:rsidR="00704CAA" w:rsidRPr="00AB1781" w:rsidRDefault="00704CAA" w:rsidP="00704CAA">
      <w:pPr>
        <w:pStyle w:val="EnglishHangEndNoCoptic"/>
      </w:pPr>
      <w:r w:rsidRPr="00AB1781">
        <w:tab/>
        <w:t xml:space="preserve">and </w:t>
      </w:r>
      <w:r>
        <w:t xml:space="preserve">they will </w:t>
      </w:r>
      <w:r w:rsidRPr="00AB1781">
        <w:t xml:space="preserve">have </w:t>
      </w:r>
      <w:r>
        <w:t>compassion</w:t>
      </w:r>
      <w:r w:rsidRPr="00AB1781">
        <w:t xml:space="preserve"> on her dust.</w:t>
      </w:r>
      <w:r w:rsidRPr="00AB1781">
        <w:rPr>
          <w:rStyle w:val="FootnoteReference"/>
        </w:rPr>
        <w:footnoteReference w:id="568"/>
      </w:r>
    </w:p>
    <w:p w14:paraId="40979E77" w14:textId="77777777" w:rsidR="00704CAA" w:rsidRPr="00AB1781" w:rsidRDefault="00704CAA" w:rsidP="00704CAA">
      <w:pPr>
        <w:pStyle w:val="EnglishHangNoCoptic"/>
      </w:pPr>
      <w:r w:rsidRPr="00AB1781">
        <w:t xml:space="preserve">16 </w:t>
      </w:r>
      <w:r>
        <w:t>And t</w:t>
      </w:r>
      <w:r w:rsidRPr="00AB1781">
        <w:t>he nations will fear</w:t>
      </w:r>
      <w:r>
        <w:t xml:space="preserve"> the Name of the</w:t>
      </w:r>
      <w:r w:rsidRPr="00AB1781">
        <w:t xml:space="preserve"> Lord,</w:t>
      </w:r>
    </w:p>
    <w:p w14:paraId="13A70D48" w14:textId="77777777" w:rsidR="00704CAA" w:rsidRPr="00AB1781" w:rsidRDefault="00704CAA" w:rsidP="00704CAA">
      <w:pPr>
        <w:pStyle w:val="EnglishHangEndNoCoptic"/>
      </w:pPr>
      <w:r w:rsidRPr="00AB1781">
        <w:tab/>
        <w:t xml:space="preserve">and all the kings of the earth </w:t>
      </w:r>
      <w:r>
        <w:t>[will fear] Your glory;</w:t>
      </w:r>
    </w:p>
    <w:p w14:paraId="0AB532AA" w14:textId="77777777" w:rsidR="00704CAA" w:rsidRPr="00AB1781" w:rsidRDefault="00704CAA" w:rsidP="00704CAA">
      <w:pPr>
        <w:pStyle w:val="EnglishHangNoCoptic"/>
      </w:pPr>
      <w:r w:rsidRPr="00AB1781">
        <w:t>17 For the Lord will build up Zion</w:t>
      </w:r>
      <w:r>
        <w:t>,</w:t>
      </w:r>
    </w:p>
    <w:p w14:paraId="64655D60" w14:textId="77777777" w:rsidR="00704CAA" w:rsidRPr="00AB1781" w:rsidRDefault="00704CAA" w:rsidP="00704CAA">
      <w:pPr>
        <w:pStyle w:val="EnglishHangEndNoCoptic"/>
      </w:pPr>
      <w:r w:rsidRPr="00AB1781">
        <w:tab/>
        <w:t xml:space="preserve">and </w:t>
      </w:r>
      <w:r>
        <w:t xml:space="preserve">He </w:t>
      </w:r>
      <w:r w:rsidRPr="00AB1781">
        <w:t>will appear in His glory.</w:t>
      </w:r>
    </w:p>
    <w:p w14:paraId="1FBC1FDE" w14:textId="77777777" w:rsidR="00704CAA" w:rsidRPr="00AB1781" w:rsidRDefault="00704CAA" w:rsidP="00704CAA">
      <w:pPr>
        <w:pStyle w:val="EnglishHangNoCoptic"/>
      </w:pPr>
      <w:r w:rsidRPr="00AB1781">
        <w:t>18 He regard</w:t>
      </w:r>
      <w:r>
        <w:t>ed</w:t>
      </w:r>
      <w:r w:rsidRPr="00AB1781">
        <w:t xml:space="preserve"> the prayer of the humble,</w:t>
      </w:r>
    </w:p>
    <w:p w14:paraId="0F1F4205" w14:textId="77777777" w:rsidR="00704CAA" w:rsidRPr="00AB1781" w:rsidRDefault="00704CAA" w:rsidP="00704CAA">
      <w:pPr>
        <w:pStyle w:val="EnglishHangEndNoCoptic"/>
      </w:pPr>
      <w:r w:rsidRPr="00AB1781">
        <w:tab/>
        <w:t xml:space="preserve">and will not </w:t>
      </w:r>
      <w:r>
        <w:t>despise</w:t>
      </w:r>
      <w:r w:rsidRPr="00AB1781">
        <w:t xml:space="preserve"> their </w:t>
      </w:r>
      <w:r>
        <w:t>supplication</w:t>
      </w:r>
      <w:r w:rsidRPr="00AB1781">
        <w:t>.</w:t>
      </w:r>
    </w:p>
    <w:p w14:paraId="3D348066" w14:textId="77777777" w:rsidR="00704CAA" w:rsidRPr="00AB1781" w:rsidRDefault="00704CAA" w:rsidP="00704CAA">
      <w:pPr>
        <w:pStyle w:val="EnglishHangNoCoptic"/>
      </w:pPr>
      <w:r w:rsidRPr="00AB1781">
        <w:t>19 Let this be written for another generation,</w:t>
      </w:r>
    </w:p>
    <w:p w14:paraId="222EA6F1" w14:textId="77777777" w:rsidR="00704CAA" w:rsidRPr="00AB1781" w:rsidRDefault="00704CAA" w:rsidP="00704CAA">
      <w:pPr>
        <w:pStyle w:val="EnglishHangEndNoCoptic"/>
      </w:pPr>
      <w:r w:rsidRPr="00AB1781">
        <w:tab/>
        <w:t>so a people to be created may praise the Lord.</w:t>
      </w:r>
    </w:p>
    <w:p w14:paraId="72C735E0" w14:textId="77777777" w:rsidR="00704CAA" w:rsidRPr="00AB1781" w:rsidRDefault="00704CAA" w:rsidP="00704CAA">
      <w:pPr>
        <w:pStyle w:val="EnglishHangNoCoptic"/>
      </w:pPr>
      <w:r w:rsidRPr="00AB1781">
        <w:t xml:space="preserve">20 He </w:t>
      </w:r>
      <w:r>
        <w:t>looked down</w:t>
      </w:r>
      <w:r w:rsidRPr="00AB1781">
        <w:t xml:space="preserve"> from </w:t>
      </w:r>
      <w:r>
        <w:t xml:space="preserve">the height of </w:t>
      </w:r>
      <w:r w:rsidRPr="00AB1781">
        <w:t xml:space="preserve">His holy </w:t>
      </w:r>
      <w:r>
        <w:t>place</w:t>
      </w:r>
      <w:r w:rsidRPr="00AB1781">
        <w:t>;</w:t>
      </w:r>
    </w:p>
    <w:p w14:paraId="5F6AD9C5" w14:textId="77777777" w:rsidR="00704CAA" w:rsidRPr="00AB1781" w:rsidRDefault="00704CAA" w:rsidP="00704CAA">
      <w:pPr>
        <w:pStyle w:val="EnglishHangEndNoCoptic"/>
      </w:pPr>
      <w:r>
        <w:tab/>
        <w:t>the Lord looked from heaven upon</w:t>
      </w:r>
      <w:r w:rsidRPr="00AB1781">
        <w:t xml:space="preserve"> the earth</w:t>
      </w:r>
      <w:r>
        <w:t>,</w:t>
      </w:r>
    </w:p>
    <w:p w14:paraId="21313D19" w14:textId="77777777" w:rsidR="00704CAA" w:rsidRPr="00AB1781" w:rsidRDefault="00704CAA" w:rsidP="00704CAA">
      <w:pPr>
        <w:pStyle w:val="EnglishHangNoCoptic"/>
      </w:pPr>
      <w:r w:rsidRPr="00AB1781">
        <w:t>21 to hear the groaning of the prisoners</w:t>
      </w:r>
      <w:r>
        <w:t>,</w:t>
      </w:r>
    </w:p>
    <w:p w14:paraId="7901BC73" w14:textId="77777777" w:rsidR="00704CAA" w:rsidRPr="00AB1781" w:rsidRDefault="00704CAA" w:rsidP="00704CAA">
      <w:pPr>
        <w:pStyle w:val="EnglishHangEndNoCoptic"/>
      </w:pPr>
      <w:r w:rsidRPr="00AB1781">
        <w:tab/>
      </w:r>
      <w:r>
        <w:t>to</w:t>
      </w:r>
      <w:r w:rsidRPr="00AB1781">
        <w:t xml:space="preserve"> </w:t>
      </w:r>
      <w:r>
        <w:t>set free</w:t>
      </w:r>
      <w:r w:rsidRPr="00AB1781">
        <w:t xml:space="preserve"> the </w:t>
      </w:r>
      <w:r>
        <w:t>sons</w:t>
      </w:r>
      <w:r w:rsidRPr="00AB1781">
        <w:t xml:space="preserve"> of those put to death,</w:t>
      </w:r>
    </w:p>
    <w:p w14:paraId="52A775D9" w14:textId="77777777" w:rsidR="00704CAA" w:rsidRPr="00AB1781" w:rsidRDefault="00704CAA" w:rsidP="00704CAA">
      <w:pPr>
        <w:pStyle w:val="EnglishHangNoCoptic"/>
      </w:pPr>
      <w:r w:rsidRPr="00AB1781">
        <w:t>22 to declare the Name of the Lord in Zion</w:t>
      </w:r>
    </w:p>
    <w:p w14:paraId="7D60D939" w14:textId="77777777" w:rsidR="00704CAA" w:rsidRPr="00AB1781" w:rsidRDefault="00704CAA" w:rsidP="00704CAA">
      <w:pPr>
        <w:pStyle w:val="EnglishHangEndNoCoptic"/>
      </w:pPr>
      <w:r w:rsidRPr="00AB1781">
        <w:tab/>
        <w:t>and His praise in Jerusalem,</w:t>
      </w:r>
    </w:p>
    <w:p w14:paraId="077A6648" w14:textId="77777777" w:rsidR="00704CAA" w:rsidRPr="00AB1781" w:rsidRDefault="00704CAA" w:rsidP="00704CAA">
      <w:pPr>
        <w:pStyle w:val="EnglishHangNoCoptic"/>
      </w:pPr>
      <w:r w:rsidRPr="00AB1781">
        <w:t xml:space="preserve">23 </w:t>
      </w:r>
      <w:r>
        <w:t>when the peoples and the kingdoms</w:t>
      </w:r>
    </w:p>
    <w:p w14:paraId="7DB29452" w14:textId="77777777" w:rsidR="00704CAA" w:rsidRPr="00AB1781" w:rsidRDefault="00704CAA" w:rsidP="00704CAA">
      <w:pPr>
        <w:pStyle w:val="EnglishHangEndNoCoptic"/>
      </w:pPr>
      <w:r>
        <w:tab/>
        <w:t>Are gathered together</w:t>
      </w:r>
      <w:r w:rsidRPr="00AB1781">
        <w:t xml:space="preserve"> to serve the Lord.</w:t>
      </w:r>
    </w:p>
    <w:p w14:paraId="46F10886" w14:textId="77777777" w:rsidR="00704CAA" w:rsidRPr="00AB1781" w:rsidRDefault="00704CAA" w:rsidP="00704CAA">
      <w:pPr>
        <w:pStyle w:val="EnglishHangNoCoptic"/>
      </w:pPr>
      <w:r w:rsidRPr="00AB1781">
        <w:t xml:space="preserve">24 He </w:t>
      </w:r>
      <w:r>
        <w:t>answered</w:t>
      </w:r>
      <w:r w:rsidRPr="00AB1781">
        <w:t xml:space="preserve"> Him </w:t>
      </w:r>
      <w:r>
        <w:t>in the way of strength,</w:t>
      </w:r>
    </w:p>
    <w:p w14:paraId="27E0C48A" w14:textId="77777777" w:rsidR="00704CAA" w:rsidRPr="00AB1781" w:rsidRDefault="00704CAA" w:rsidP="00704CAA">
      <w:pPr>
        <w:pStyle w:val="EnglishHangEndNoCoptic"/>
      </w:pPr>
      <w:r w:rsidRPr="00AB1781">
        <w:tab/>
      </w:r>
      <w:r>
        <w:t>“Tell me how few my days are;</w:t>
      </w:r>
    </w:p>
    <w:p w14:paraId="74E09D06" w14:textId="77777777" w:rsidR="00704CAA" w:rsidRPr="00AB1781" w:rsidRDefault="00704CAA" w:rsidP="00704CAA">
      <w:pPr>
        <w:pStyle w:val="EnglishHangNoCoptic"/>
      </w:pPr>
      <w:r w:rsidRPr="00AB1781">
        <w:t xml:space="preserve">25 Do not take </w:t>
      </w:r>
      <w:r>
        <w:t>me away in the midst of my days;</w:t>
      </w:r>
    </w:p>
    <w:p w14:paraId="67F4E68A" w14:textId="77777777" w:rsidR="00704CAA" w:rsidRPr="00AB1781" w:rsidRDefault="00704CAA" w:rsidP="00704CAA">
      <w:pPr>
        <w:pStyle w:val="EnglishHangEndNoCoptic"/>
      </w:pPr>
      <w:r w:rsidRPr="00AB1781">
        <w:tab/>
      </w:r>
      <w:r>
        <w:t>[while] Your</w:t>
      </w:r>
      <w:r w:rsidRPr="00AB1781">
        <w:t xml:space="preserve"> years are throughout all generations.</w:t>
      </w:r>
    </w:p>
    <w:p w14:paraId="393D239C" w14:textId="77777777" w:rsidR="00704CAA" w:rsidRPr="00AB1781" w:rsidRDefault="00704CAA" w:rsidP="00704CAA">
      <w:pPr>
        <w:pStyle w:val="EnglishHangNoCoptic"/>
      </w:pPr>
      <w:r w:rsidRPr="00AB1781">
        <w:t xml:space="preserve">26 In the beginning, O Lord, </w:t>
      </w:r>
      <w:r>
        <w:t>You</w:t>
      </w:r>
      <w:r w:rsidRPr="00AB1781">
        <w:t xml:space="preserve"> </w:t>
      </w:r>
      <w:r>
        <w:t>founded</w:t>
      </w:r>
      <w:r w:rsidRPr="00AB1781">
        <w:t xml:space="preserve"> the earth,</w:t>
      </w:r>
    </w:p>
    <w:p w14:paraId="798BEB97" w14:textId="77777777" w:rsidR="00704CAA" w:rsidRPr="00AB1781" w:rsidRDefault="00704CAA" w:rsidP="00704CAA">
      <w:pPr>
        <w:pStyle w:val="EnglishHangEndNoCoptic"/>
      </w:pPr>
      <w:r w:rsidRPr="00AB1781">
        <w:tab/>
        <w:t xml:space="preserve">and the heavens are the work of </w:t>
      </w:r>
      <w:r>
        <w:t>Your</w:t>
      </w:r>
      <w:r w:rsidRPr="00AB1781">
        <w:t xml:space="preserve"> hands.</w:t>
      </w:r>
    </w:p>
    <w:p w14:paraId="07D9EA7B" w14:textId="77777777" w:rsidR="00704CAA" w:rsidRPr="00AB1781" w:rsidRDefault="00704CAA" w:rsidP="00704CAA">
      <w:pPr>
        <w:pStyle w:val="EnglishHangNoCoptic"/>
      </w:pPr>
      <w:r w:rsidRPr="00AB1781">
        <w:lastRenderedPageBreak/>
        <w:t xml:space="preserve">27 They will perish, but </w:t>
      </w:r>
      <w:r>
        <w:t>You</w:t>
      </w:r>
      <w:r w:rsidRPr="00AB1781">
        <w:t xml:space="preserve"> </w:t>
      </w:r>
      <w:r>
        <w:t>will remain,</w:t>
      </w:r>
    </w:p>
    <w:p w14:paraId="4E053671" w14:textId="77777777" w:rsidR="00704CAA" w:rsidRPr="00AB1781" w:rsidRDefault="00704CAA" w:rsidP="00704CAA">
      <w:pPr>
        <w:pStyle w:val="EnglishHangNoCoptic"/>
      </w:pPr>
      <w:r w:rsidRPr="00AB1781">
        <w:tab/>
        <w:t xml:space="preserve">they will </w:t>
      </w:r>
      <w:r>
        <w:t>become old</w:t>
      </w:r>
      <w:r w:rsidRPr="00AB1781">
        <w:t xml:space="preserve"> like a garment,</w:t>
      </w:r>
    </w:p>
    <w:p w14:paraId="39066B03" w14:textId="77777777" w:rsidR="00704CAA" w:rsidRPr="00AB1781" w:rsidRDefault="00704CAA" w:rsidP="00704CAA">
      <w:pPr>
        <w:pStyle w:val="EnglishHangNoCoptic"/>
      </w:pPr>
      <w:r w:rsidRPr="00AB1781">
        <w:tab/>
        <w:t xml:space="preserve">and </w:t>
      </w:r>
      <w:r>
        <w:t>You</w:t>
      </w:r>
      <w:r w:rsidRPr="00AB1781">
        <w:t xml:space="preserve"> will change them like clothing</w:t>
      </w:r>
      <w:r>
        <w:t>,</w:t>
      </w:r>
    </w:p>
    <w:p w14:paraId="46442363" w14:textId="77777777" w:rsidR="00704CAA" w:rsidRPr="00AB1781" w:rsidRDefault="00704CAA" w:rsidP="00704CAA">
      <w:pPr>
        <w:pStyle w:val="EnglishHangEndNoCoptic"/>
      </w:pPr>
      <w:r w:rsidRPr="00AB1781">
        <w:tab/>
        <w:t>and they will be changed.</w:t>
      </w:r>
    </w:p>
    <w:p w14:paraId="3F0E69E0" w14:textId="77777777" w:rsidR="00704CAA" w:rsidRPr="00AB1781" w:rsidRDefault="00704CAA" w:rsidP="00704CAA">
      <w:pPr>
        <w:pStyle w:val="EnglishHangNoCoptic"/>
      </w:pPr>
      <w:r w:rsidRPr="00AB1781">
        <w:t xml:space="preserve">28 But </w:t>
      </w:r>
      <w:r>
        <w:t>You</w:t>
      </w:r>
      <w:r w:rsidRPr="00AB1781">
        <w:t xml:space="preserve"> </w:t>
      </w:r>
      <w:r>
        <w:t>are</w:t>
      </w:r>
      <w:r w:rsidRPr="00AB1781">
        <w:t xml:space="preserve"> the same,</w:t>
      </w:r>
    </w:p>
    <w:p w14:paraId="27009935" w14:textId="77777777" w:rsidR="00704CAA" w:rsidRPr="00AB1781" w:rsidRDefault="00704CAA" w:rsidP="00704CAA">
      <w:pPr>
        <w:pStyle w:val="EnglishHangEndNoCoptic"/>
      </w:pPr>
      <w:r w:rsidRPr="00AB1781">
        <w:tab/>
        <w:t xml:space="preserve">and </w:t>
      </w:r>
      <w:r>
        <w:t>Your</w:t>
      </w:r>
      <w:r w:rsidRPr="00AB1781">
        <w:t xml:space="preserve"> years </w:t>
      </w:r>
      <w:r>
        <w:t>will not fail</w:t>
      </w:r>
      <w:r w:rsidRPr="00AB1781">
        <w:t>.</w:t>
      </w:r>
    </w:p>
    <w:p w14:paraId="5D025022" w14:textId="77777777" w:rsidR="00704CAA" w:rsidRPr="00AB1781" w:rsidRDefault="00704CAA" w:rsidP="00704CAA">
      <w:pPr>
        <w:pStyle w:val="EnglishHangNoCoptic"/>
      </w:pPr>
      <w:r w:rsidRPr="00AB1781">
        <w:t xml:space="preserve">29 The children of </w:t>
      </w:r>
      <w:r>
        <w:t>Your</w:t>
      </w:r>
      <w:r w:rsidRPr="00AB1781">
        <w:t xml:space="preserve"> servants will dwell </w:t>
      </w:r>
      <w:r>
        <w:t>there</w:t>
      </w:r>
      <w:r w:rsidRPr="00AB1781">
        <w:t>,</w:t>
      </w:r>
    </w:p>
    <w:p w14:paraId="3CC905F0" w14:textId="77777777" w:rsidR="00704CAA" w:rsidRPr="00EC728E" w:rsidRDefault="00704CAA" w:rsidP="00704CAA">
      <w:pPr>
        <w:pStyle w:val="EnglishHangEndNoCoptic"/>
      </w:pPr>
      <w:r w:rsidRPr="00AB1781">
        <w:tab/>
        <w:t>and their descendants</w:t>
      </w:r>
      <w:r w:rsidRPr="00AB1781">
        <w:rPr>
          <w:rStyle w:val="FootnoteReference"/>
        </w:rPr>
        <w:footnoteReference w:id="569"/>
      </w:r>
      <w:r w:rsidRPr="00AB1781">
        <w:t xml:space="preserve"> will be </w:t>
      </w:r>
      <w:r>
        <w:t>led to prosperity</w:t>
      </w:r>
      <w:r w:rsidRPr="00AB1781">
        <w:t xml:space="preserve"> </w:t>
      </w:r>
      <w:r>
        <w:t>forever</w:t>
      </w:r>
      <w:r w:rsidRPr="00AB1781">
        <w:t>.</w:t>
      </w:r>
      <w:r>
        <w:t>”</w:t>
      </w:r>
    </w:p>
    <w:p w14:paraId="06F59D03" w14:textId="77777777" w:rsidR="00704CAA" w:rsidRPr="00AB1781" w:rsidRDefault="00704CAA" w:rsidP="00704CAA">
      <w:pPr>
        <w:pStyle w:val="Heading4"/>
      </w:pPr>
      <w:r>
        <w:t>Psalm</w:t>
      </w:r>
      <w:r w:rsidRPr="00AB1781">
        <w:t xml:space="preserve"> 102</w:t>
      </w:r>
      <w:r>
        <w:t>: “Bless the Lord, O my soul, and all that is within me”</w:t>
      </w:r>
    </w:p>
    <w:p w14:paraId="179520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70"/>
      </w:r>
    </w:p>
    <w:p w14:paraId="4F1B38B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625AE026" w14:textId="77777777" w:rsidR="00704CAA" w:rsidRPr="00AB1781" w:rsidRDefault="00704CAA" w:rsidP="00704CAA">
      <w:pPr>
        <w:pStyle w:val="Rubric"/>
      </w:pPr>
      <w:r w:rsidRPr="00AB1781">
        <w:t>1 (By David)</w:t>
      </w:r>
    </w:p>
    <w:p w14:paraId="535609B0" w14:textId="77777777" w:rsidR="00704CAA" w:rsidRPr="00AB1781" w:rsidRDefault="00704CAA" w:rsidP="00704CAA">
      <w:pPr>
        <w:pStyle w:val="EnglishHangNoCoptic"/>
      </w:pPr>
      <w:r w:rsidRPr="00AB1781">
        <w:t>Bless the Lord, O my soul,</w:t>
      </w:r>
    </w:p>
    <w:p w14:paraId="26BE96C1" w14:textId="77777777" w:rsidR="00704CAA" w:rsidRPr="00AB1781" w:rsidRDefault="00704CAA" w:rsidP="00704CAA">
      <w:pPr>
        <w:pStyle w:val="EnglishHangEndNoCoptic"/>
      </w:pPr>
      <w:r w:rsidRPr="00AB1781">
        <w:tab/>
        <w:t>and all that is within me</w:t>
      </w:r>
      <w:r>
        <w:t>, bless His holy N</w:t>
      </w:r>
      <w:r w:rsidRPr="00AB1781">
        <w:t>ame.</w:t>
      </w:r>
    </w:p>
    <w:p w14:paraId="78AA4094" w14:textId="77777777" w:rsidR="00704CAA" w:rsidRPr="00AB1781" w:rsidRDefault="00704CAA" w:rsidP="00704CAA">
      <w:pPr>
        <w:pStyle w:val="EnglishHangNoCoptic"/>
      </w:pPr>
      <w:r w:rsidRPr="00AB1781">
        <w:t>2 Bless the Lord, O my soul,</w:t>
      </w:r>
    </w:p>
    <w:p w14:paraId="367C5F22" w14:textId="77777777" w:rsidR="00704CAA" w:rsidRPr="00AB1781" w:rsidRDefault="00704CAA" w:rsidP="00704CAA">
      <w:pPr>
        <w:pStyle w:val="EnglishHangEndNoCoptic"/>
      </w:pPr>
      <w:r w:rsidRPr="00AB1781">
        <w:tab/>
        <w:t xml:space="preserve">and </w:t>
      </w:r>
      <w:r>
        <w:t>do not forget no</w:t>
      </w:r>
      <w:r w:rsidRPr="00AB1781">
        <w:t xml:space="preserve"> His </w:t>
      </w:r>
      <w:r>
        <w:t>rewards—</w:t>
      </w:r>
    </w:p>
    <w:p w14:paraId="5C5A6E72" w14:textId="77777777" w:rsidR="00704CAA" w:rsidRPr="00AB1781" w:rsidRDefault="00704CAA" w:rsidP="00704CAA">
      <w:pPr>
        <w:pStyle w:val="EnglishHangNoCoptic"/>
      </w:pPr>
      <w:r w:rsidRPr="00AB1781">
        <w:t>3 Who forgives</w:t>
      </w:r>
      <w:r>
        <w:t xml:space="preserve"> </w:t>
      </w:r>
      <w:r w:rsidRPr="00AB1781">
        <w:t xml:space="preserve">all your </w:t>
      </w:r>
      <w:r>
        <w:t>transgressions</w:t>
      </w:r>
      <w:r>
        <w:rPr>
          <w:rStyle w:val="FootnoteReference"/>
        </w:rPr>
        <w:footnoteReference w:id="571"/>
      </w:r>
      <w:r w:rsidRPr="00AB1781">
        <w:t>,</w:t>
      </w:r>
    </w:p>
    <w:p w14:paraId="144BF61D" w14:textId="77777777" w:rsidR="00704CAA" w:rsidRPr="00AB1781" w:rsidRDefault="00704CAA" w:rsidP="00704CAA">
      <w:pPr>
        <w:pStyle w:val="EnglishHangEndNoCoptic"/>
      </w:pPr>
      <w:r w:rsidRPr="00AB1781">
        <w:tab/>
        <w:t>Who heals all your diseases,</w:t>
      </w:r>
    </w:p>
    <w:p w14:paraId="412D8330" w14:textId="77777777" w:rsidR="00704CAA" w:rsidRPr="00AB1781" w:rsidRDefault="00704CAA" w:rsidP="00704CAA">
      <w:pPr>
        <w:pStyle w:val="EnglishHangNoCoptic"/>
      </w:pPr>
      <w:r w:rsidRPr="00AB1781">
        <w:t xml:space="preserve">4 Who redeems your life from </w:t>
      </w:r>
      <w:r>
        <w:t>corruption</w:t>
      </w:r>
      <w:r w:rsidRPr="00AB1781">
        <w:t>,</w:t>
      </w:r>
    </w:p>
    <w:p w14:paraId="0A0E9B50" w14:textId="77777777" w:rsidR="00704CAA" w:rsidRPr="00AB1781" w:rsidRDefault="00704CAA" w:rsidP="00704CAA">
      <w:pPr>
        <w:pStyle w:val="EnglishHangEndNoCoptic"/>
      </w:pPr>
      <w:r w:rsidRPr="00AB1781">
        <w:tab/>
        <w:t>Who crowns you with mercy and compassion,</w:t>
      </w:r>
    </w:p>
    <w:p w14:paraId="6D68FB7D" w14:textId="77777777" w:rsidR="00704CAA" w:rsidRPr="00AB1781" w:rsidRDefault="00704CAA" w:rsidP="00704CAA">
      <w:pPr>
        <w:pStyle w:val="EnglishHangNoCoptic"/>
      </w:pPr>
      <w:r w:rsidRPr="00AB1781">
        <w:t>5 Who satisfies your desire with good things;</w:t>
      </w:r>
    </w:p>
    <w:p w14:paraId="6F84E9C9" w14:textId="77777777" w:rsidR="00704CAA" w:rsidRPr="00AB1781" w:rsidRDefault="00704CAA" w:rsidP="00704CAA">
      <w:pPr>
        <w:pStyle w:val="EnglishHangEndNoCoptic"/>
      </w:pPr>
      <w:r w:rsidRPr="00AB1781">
        <w:tab/>
        <w:t>your youth will be renewed like an eagle’s.</w:t>
      </w:r>
    </w:p>
    <w:p w14:paraId="5909BC21" w14:textId="77777777" w:rsidR="00704CAA" w:rsidRPr="00AB1781" w:rsidRDefault="00704CAA" w:rsidP="00704CAA">
      <w:pPr>
        <w:pStyle w:val="EnglishHangNoCoptic"/>
      </w:pPr>
      <w:r w:rsidRPr="00AB1781">
        <w:t xml:space="preserve">6 The Lord </w:t>
      </w:r>
      <w:r>
        <w:t>shows</w:t>
      </w:r>
      <w:r w:rsidRPr="00AB1781">
        <w:t xml:space="preserve"> mercy and judgment</w:t>
      </w:r>
    </w:p>
    <w:p w14:paraId="65831E6B" w14:textId="77777777" w:rsidR="00704CAA" w:rsidRPr="00AB1781" w:rsidRDefault="00704CAA" w:rsidP="00704CAA">
      <w:pPr>
        <w:pStyle w:val="EnglishHangEndNoCoptic"/>
      </w:pPr>
      <w:r w:rsidRPr="00AB1781">
        <w:tab/>
        <w:t>to all who are wronged.</w:t>
      </w:r>
    </w:p>
    <w:p w14:paraId="7232E64E" w14:textId="77777777" w:rsidR="00704CAA" w:rsidRPr="00AB1781" w:rsidRDefault="00704CAA" w:rsidP="00704CAA">
      <w:pPr>
        <w:pStyle w:val="EnglishHangNoCoptic"/>
      </w:pPr>
      <w:r w:rsidRPr="00AB1781">
        <w:t xml:space="preserve">7 He made </w:t>
      </w:r>
      <w:r>
        <w:t>known His ways</w:t>
      </w:r>
      <w:r w:rsidRPr="00AB1781">
        <w:t xml:space="preserve"> to Moses,</w:t>
      </w:r>
    </w:p>
    <w:p w14:paraId="25BA2CB5" w14:textId="77777777" w:rsidR="00704CAA" w:rsidRPr="00AB1781" w:rsidRDefault="00704CAA" w:rsidP="00704CAA">
      <w:pPr>
        <w:pStyle w:val="EnglishHangEndNoCoptic"/>
      </w:pPr>
      <w:r w:rsidRPr="00AB1781">
        <w:tab/>
      </w:r>
      <w:r>
        <w:t xml:space="preserve">[and] </w:t>
      </w:r>
      <w:r w:rsidRPr="00AB1781">
        <w:t>His will to the children of Israel.</w:t>
      </w:r>
      <w:r w:rsidRPr="00AB1781">
        <w:rPr>
          <w:rStyle w:val="FootnoteReference"/>
        </w:rPr>
        <w:footnoteReference w:id="572"/>
      </w:r>
    </w:p>
    <w:p w14:paraId="7251E4A8" w14:textId="77777777" w:rsidR="00704CAA" w:rsidRPr="00AB1781" w:rsidRDefault="00704CAA" w:rsidP="00704CAA">
      <w:pPr>
        <w:pStyle w:val="EnglishHangNoCoptic"/>
      </w:pPr>
      <w:r w:rsidRPr="00AB1781">
        <w:t>8 The Lord is compassionate and merciful,</w:t>
      </w:r>
    </w:p>
    <w:p w14:paraId="4ABDF71E" w14:textId="77777777" w:rsidR="00704CAA" w:rsidRPr="00AB1781" w:rsidRDefault="00704CAA" w:rsidP="00704CAA">
      <w:pPr>
        <w:pStyle w:val="EnglishHangEndNoCoptic"/>
      </w:pPr>
      <w:r w:rsidRPr="00AB1781">
        <w:tab/>
      </w:r>
      <w:r>
        <w:t>Slow to anger</w:t>
      </w:r>
      <w:r>
        <w:rPr>
          <w:rStyle w:val="FootnoteReference"/>
        </w:rPr>
        <w:footnoteReference w:id="573"/>
      </w:r>
      <w:r>
        <w:t>,</w:t>
      </w:r>
      <w:r w:rsidRPr="00AB1781">
        <w:t xml:space="preserve"> and </w:t>
      </w:r>
      <w:r>
        <w:t>abounding it</w:t>
      </w:r>
      <w:r w:rsidRPr="00AB1781">
        <w:t xml:space="preserve"> mercy.</w:t>
      </w:r>
    </w:p>
    <w:p w14:paraId="74BE1DED" w14:textId="77777777" w:rsidR="00704CAA" w:rsidRPr="00AB1781" w:rsidRDefault="00704CAA" w:rsidP="00704CAA">
      <w:pPr>
        <w:pStyle w:val="EnglishHangNoCoptic"/>
      </w:pPr>
      <w:r w:rsidRPr="00AB1781">
        <w:lastRenderedPageBreak/>
        <w:t>9 He will not be angry</w:t>
      </w:r>
      <w:r>
        <w:t xml:space="preserve"> to the end</w:t>
      </w:r>
      <w:r w:rsidRPr="00AB1781">
        <w:t>,</w:t>
      </w:r>
    </w:p>
    <w:p w14:paraId="3C8EF9BF" w14:textId="77777777" w:rsidR="00704CAA" w:rsidRPr="00AB1781" w:rsidRDefault="00704CAA" w:rsidP="00704CAA">
      <w:pPr>
        <w:pStyle w:val="EnglishHangEndNoCoptic"/>
      </w:pPr>
      <w:r w:rsidRPr="00AB1781">
        <w:tab/>
        <w:t xml:space="preserve">nor will He </w:t>
      </w:r>
      <w:r>
        <w:t>be wrathful</w:t>
      </w:r>
      <w:r w:rsidRPr="00AB1781">
        <w:t xml:space="preserve"> </w:t>
      </w:r>
      <w:r>
        <w:t>forever</w:t>
      </w:r>
      <w:r w:rsidRPr="00AB1781">
        <w:t>.</w:t>
      </w:r>
    </w:p>
    <w:p w14:paraId="540FD68C" w14:textId="77777777" w:rsidR="00704CAA" w:rsidRPr="00AB1781" w:rsidRDefault="00704CAA" w:rsidP="00704CAA">
      <w:pPr>
        <w:pStyle w:val="EnglishHangNoCoptic"/>
      </w:pPr>
      <w:r>
        <w:t>10 He has not dealt</w:t>
      </w:r>
      <w:r w:rsidRPr="00AB1781">
        <w:t xml:space="preserve"> with us according to our sins,</w:t>
      </w:r>
    </w:p>
    <w:p w14:paraId="7EA6A19B" w14:textId="77777777" w:rsidR="00704CAA" w:rsidRPr="00AB1781" w:rsidRDefault="00704CAA" w:rsidP="00704CAA">
      <w:pPr>
        <w:pStyle w:val="EnglishHangEndNoCoptic"/>
      </w:pPr>
      <w:r w:rsidRPr="00AB1781">
        <w:tab/>
        <w:t xml:space="preserve">nor rewarded us according to our </w:t>
      </w:r>
      <w:r>
        <w:t>transgressions,</w:t>
      </w:r>
    </w:p>
    <w:p w14:paraId="5992B4F6" w14:textId="77777777" w:rsidR="00704CAA" w:rsidRPr="00AB1781" w:rsidRDefault="00704CAA" w:rsidP="00704CAA">
      <w:pPr>
        <w:pStyle w:val="EnglishHangNoCoptic"/>
      </w:pPr>
      <w:r>
        <w:t>11 f</w:t>
      </w:r>
      <w:r w:rsidRPr="00AB1781">
        <w:t>or as heaven is high above the earth,</w:t>
      </w:r>
    </w:p>
    <w:p w14:paraId="6C3532BB" w14:textId="77777777" w:rsidR="00704CAA" w:rsidRPr="00AB1781" w:rsidRDefault="00704CAA" w:rsidP="00704CAA">
      <w:pPr>
        <w:pStyle w:val="EnglishHangEndNoCoptic"/>
      </w:pPr>
      <w:r w:rsidRPr="00AB1781">
        <w:tab/>
        <w:t>so</w:t>
      </w:r>
      <w:r>
        <w:t xml:space="preserve"> the Lord strengthened His</w:t>
      </w:r>
      <w:r w:rsidRPr="00AB1781">
        <w:t xml:space="preserve"> mercy to</w:t>
      </w:r>
      <w:r>
        <w:t>wards those who fear Him;</w:t>
      </w:r>
    </w:p>
    <w:p w14:paraId="4FE82951" w14:textId="77777777" w:rsidR="00704CAA" w:rsidRPr="00AB1781" w:rsidRDefault="00704CAA" w:rsidP="00704CAA">
      <w:pPr>
        <w:pStyle w:val="EnglishHangNoCoptic"/>
      </w:pPr>
      <w:r>
        <w:t>12 a</w:t>
      </w:r>
      <w:r w:rsidRPr="00AB1781">
        <w:t>s far as the East is from the West,</w:t>
      </w:r>
    </w:p>
    <w:p w14:paraId="1885EC28" w14:textId="77777777" w:rsidR="00704CAA" w:rsidRPr="00AB1781" w:rsidRDefault="00704CAA" w:rsidP="00704CAA">
      <w:pPr>
        <w:pStyle w:val="EnglishHangEndNoCoptic"/>
      </w:pPr>
      <w:r w:rsidRPr="00AB1781">
        <w:tab/>
        <w:t xml:space="preserve">He </w:t>
      </w:r>
      <w:r>
        <w:t>has removed</w:t>
      </w:r>
      <w:r w:rsidRPr="00AB1781">
        <w:t xml:space="preserve"> our </w:t>
      </w:r>
      <w:r>
        <w:t>iniquity</w:t>
      </w:r>
      <w:r>
        <w:rPr>
          <w:rStyle w:val="FootnoteReference"/>
        </w:rPr>
        <w:footnoteReference w:id="574"/>
      </w:r>
      <w:r w:rsidRPr="00AB1781">
        <w:t xml:space="preserve"> from us.</w:t>
      </w:r>
      <w:r w:rsidRPr="00AB1781">
        <w:rPr>
          <w:rStyle w:val="FootnoteReference"/>
        </w:rPr>
        <w:footnoteReference w:id="575"/>
      </w:r>
    </w:p>
    <w:p w14:paraId="64C18B4D" w14:textId="77777777" w:rsidR="00704CAA" w:rsidRPr="00AB1781" w:rsidRDefault="00704CAA" w:rsidP="00704CAA">
      <w:pPr>
        <w:pStyle w:val="EnglishHangNoCoptic"/>
      </w:pPr>
      <w:r w:rsidRPr="00AB1781">
        <w:t>13 As a father has compassion on his children,</w:t>
      </w:r>
    </w:p>
    <w:p w14:paraId="700A01D4" w14:textId="77777777" w:rsidR="00704CAA" w:rsidRPr="00AB1781" w:rsidRDefault="00704CAA" w:rsidP="00704CAA">
      <w:pPr>
        <w:pStyle w:val="EnglishHangEndNoCoptic"/>
      </w:pPr>
      <w:r w:rsidRPr="00AB1781">
        <w:tab/>
        <w:t>so the Lord has c</w:t>
      </w:r>
      <w:r>
        <w:t>ompassion on those who fear Him,</w:t>
      </w:r>
    </w:p>
    <w:p w14:paraId="4AF521B1" w14:textId="77777777" w:rsidR="00704CAA" w:rsidRPr="00AB1781" w:rsidRDefault="00704CAA" w:rsidP="00704CAA">
      <w:pPr>
        <w:pStyle w:val="EnglishHangNoCoptic"/>
      </w:pPr>
      <w:r>
        <w:t>14 f</w:t>
      </w:r>
      <w:r w:rsidRPr="00AB1781">
        <w:t xml:space="preserve">or He knows </w:t>
      </w:r>
      <w:r>
        <w:t>how He formed us;</w:t>
      </w:r>
    </w:p>
    <w:p w14:paraId="391A70EC" w14:textId="77777777" w:rsidR="00704CAA" w:rsidRPr="00AB1781" w:rsidRDefault="00704CAA" w:rsidP="00704CAA">
      <w:pPr>
        <w:pStyle w:val="EnglishHangEndNoCoptic"/>
      </w:pPr>
      <w:r>
        <w:tab/>
        <w:t>remember that we are dust!</w:t>
      </w:r>
    </w:p>
    <w:p w14:paraId="466ADD9C" w14:textId="77777777" w:rsidR="00704CAA" w:rsidRPr="00AB1781" w:rsidRDefault="00704CAA" w:rsidP="00704CAA">
      <w:pPr>
        <w:pStyle w:val="EnglishHangNoCoptic"/>
      </w:pPr>
      <w:r w:rsidRPr="00AB1781">
        <w:t xml:space="preserve">15 </w:t>
      </w:r>
      <w:r>
        <w:t xml:space="preserve">As for man, his days </w:t>
      </w:r>
      <w:r w:rsidRPr="00AB1781">
        <w:t xml:space="preserve">are </w:t>
      </w:r>
      <w:r>
        <w:t>like grass,</w:t>
      </w:r>
    </w:p>
    <w:p w14:paraId="0CC47547" w14:textId="77777777" w:rsidR="00704CAA" w:rsidRPr="00AB1781" w:rsidRDefault="00704CAA" w:rsidP="00704CAA">
      <w:pPr>
        <w:pStyle w:val="EnglishHangEndNoCoptic"/>
      </w:pPr>
      <w:r w:rsidRPr="00AB1781">
        <w:tab/>
      </w:r>
      <w:r>
        <w:t xml:space="preserve">Like a flower of the field, </w:t>
      </w:r>
      <w:r w:rsidRPr="00AB1781">
        <w:t>he flourishes</w:t>
      </w:r>
      <w:r>
        <w:t>,</w:t>
      </w:r>
    </w:p>
    <w:p w14:paraId="67D3E2D5" w14:textId="77777777" w:rsidR="00704CAA" w:rsidRPr="00AB1781" w:rsidRDefault="00704CAA" w:rsidP="00704CAA">
      <w:pPr>
        <w:pStyle w:val="EnglishHangNoCoptic"/>
      </w:pPr>
      <w:r w:rsidRPr="00AB1781">
        <w:t xml:space="preserve">16 </w:t>
      </w:r>
      <w:r>
        <w:t>for the wind</w:t>
      </w:r>
      <w:r w:rsidRPr="00AB1781">
        <w:t xml:space="preserve"> </w:t>
      </w:r>
      <w:r>
        <w:t>passes through it</w:t>
      </w:r>
      <w:r w:rsidRPr="00AB1781">
        <w:t xml:space="preserve">, </w:t>
      </w:r>
      <w:r>
        <w:t>and it</w:t>
      </w:r>
      <w:r w:rsidRPr="00AB1781">
        <w:t xml:space="preserve"> will not </w:t>
      </w:r>
      <w:r>
        <w:t>remain</w:t>
      </w:r>
      <w:r>
        <w:rPr>
          <w:rStyle w:val="FootnoteReference"/>
        </w:rPr>
        <w:footnoteReference w:id="576"/>
      </w:r>
      <w:r w:rsidRPr="00AB1781">
        <w:t>;</w:t>
      </w:r>
    </w:p>
    <w:p w14:paraId="46B1EE81" w14:textId="77777777" w:rsidR="00704CAA" w:rsidRPr="00AB1781" w:rsidRDefault="00704CAA" w:rsidP="00704CAA">
      <w:pPr>
        <w:pStyle w:val="EnglishHangEndNoCoptic"/>
      </w:pPr>
      <w:r w:rsidRPr="00AB1781">
        <w:tab/>
        <w:t xml:space="preserve">and </w:t>
      </w:r>
      <w:r>
        <w:t>it</w:t>
      </w:r>
      <w:r w:rsidRPr="00AB1781">
        <w:t xml:space="preserve"> will </w:t>
      </w:r>
      <w:r>
        <w:t>no longer know its place.</w:t>
      </w:r>
    </w:p>
    <w:p w14:paraId="33179EA2" w14:textId="77777777" w:rsidR="00704CAA" w:rsidRPr="00AB1781" w:rsidRDefault="00704CAA" w:rsidP="00704CAA">
      <w:pPr>
        <w:pStyle w:val="EnglishHangNoCoptic"/>
      </w:pPr>
      <w:r w:rsidRPr="00AB1781">
        <w:t xml:space="preserve">17 But the </w:t>
      </w:r>
      <w:r>
        <w:t>mercy of the Lord</w:t>
      </w:r>
      <w:r w:rsidRPr="00AB1781">
        <w:t xml:space="preserve"> is </w:t>
      </w:r>
      <w:r>
        <w:t>from age to age</w:t>
      </w:r>
    </w:p>
    <w:p w14:paraId="2C2D898A" w14:textId="77777777" w:rsidR="00704CAA" w:rsidRDefault="00704CAA" w:rsidP="00704CAA">
      <w:pPr>
        <w:pStyle w:val="EnglishHangNoCoptic"/>
      </w:pPr>
      <w:r w:rsidRPr="00AB1781">
        <w:tab/>
      </w:r>
      <w:r>
        <w:t>upon</w:t>
      </w:r>
      <w:r w:rsidRPr="00AB1781">
        <w:t xml:space="preserve"> those who fear him</w:t>
      </w:r>
      <w:r>
        <w:t>,</w:t>
      </w:r>
    </w:p>
    <w:p w14:paraId="6A02410E" w14:textId="77777777" w:rsidR="00704CAA" w:rsidRPr="00EC728E" w:rsidRDefault="00704CAA" w:rsidP="00704CAA">
      <w:pPr>
        <w:pStyle w:val="EnglishHangEndNoCoptic"/>
        <w:ind w:firstLine="0"/>
      </w:pPr>
      <w:r>
        <w:t>a</w:t>
      </w:r>
      <w:r w:rsidRPr="00AB1781">
        <w:t xml:space="preserve">nd His </w:t>
      </w:r>
      <w:r>
        <w:t>righteousness</w:t>
      </w:r>
      <w:r w:rsidRPr="00AB1781">
        <w:t xml:space="preserve"> is upon their children’s children,</w:t>
      </w:r>
    </w:p>
    <w:p w14:paraId="7386B2B0" w14:textId="77777777" w:rsidR="00704CAA" w:rsidRPr="00AB1781" w:rsidRDefault="00704CAA" w:rsidP="00704CAA">
      <w:pPr>
        <w:pStyle w:val="EnglishHangNoCoptic"/>
      </w:pPr>
      <w:r w:rsidRPr="00AB1781">
        <w:t>18 for those who keep His covenant</w:t>
      </w:r>
    </w:p>
    <w:p w14:paraId="11820CC4" w14:textId="77777777" w:rsidR="00704CAA" w:rsidRPr="00EC728E" w:rsidRDefault="00704CAA" w:rsidP="00704CAA">
      <w:pPr>
        <w:pStyle w:val="EnglishHangEndNoCoptic"/>
      </w:pPr>
      <w:r w:rsidRPr="00AB1781">
        <w:tab/>
        <w:t>and remember His commandments</w:t>
      </w:r>
      <w:r>
        <w:t>,</w:t>
      </w:r>
      <w:r w:rsidRPr="00AB1781">
        <w:t xml:space="preserve"> </w:t>
      </w:r>
      <w:r>
        <w:t>to</w:t>
      </w:r>
      <w:r w:rsidRPr="00AB1781">
        <w:t xml:space="preserve"> do them.</w:t>
      </w:r>
    </w:p>
    <w:p w14:paraId="45307460" w14:textId="77777777" w:rsidR="00704CAA" w:rsidRPr="00AB1781" w:rsidRDefault="00704CAA" w:rsidP="00704CAA">
      <w:pPr>
        <w:pStyle w:val="EnglishHangNoCoptic"/>
      </w:pPr>
      <w:r w:rsidRPr="00AB1781">
        <w:t>19 The Lord prepared His throne in heaven,</w:t>
      </w:r>
    </w:p>
    <w:p w14:paraId="6EED510D" w14:textId="77777777" w:rsidR="00704CAA" w:rsidRPr="00AB1781" w:rsidRDefault="00704CAA" w:rsidP="00704CAA">
      <w:pPr>
        <w:pStyle w:val="EnglishHangEndNoCoptic"/>
      </w:pPr>
      <w:r w:rsidRPr="00AB1781">
        <w:tab/>
        <w:t xml:space="preserve">and His kingdom </w:t>
      </w:r>
      <w:r>
        <w:t>rules over</w:t>
      </w:r>
      <w:r w:rsidRPr="00AB1781">
        <w:t xml:space="preserve"> all.</w:t>
      </w:r>
      <w:r w:rsidRPr="00AB1781">
        <w:rPr>
          <w:rStyle w:val="FootnoteReference"/>
        </w:rPr>
        <w:footnoteReference w:id="577"/>
      </w:r>
    </w:p>
    <w:p w14:paraId="214B592F" w14:textId="77777777" w:rsidR="00704CAA" w:rsidRPr="00AB1781" w:rsidRDefault="00704CAA" w:rsidP="00704CAA">
      <w:pPr>
        <w:pStyle w:val="EnglishHangNoCoptic"/>
      </w:pPr>
      <w:r w:rsidRPr="00AB1781">
        <w:t xml:space="preserve">20 Bless the Lord, all </w:t>
      </w:r>
      <w:r>
        <w:t>you His angels</w:t>
      </w:r>
      <w:r w:rsidRPr="00AB1781">
        <w:t>,</w:t>
      </w:r>
    </w:p>
    <w:p w14:paraId="62A9247B" w14:textId="77777777" w:rsidR="00704CAA" w:rsidRPr="00AB1781" w:rsidRDefault="00704CAA" w:rsidP="00704CAA">
      <w:pPr>
        <w:pStyle w:val="EnglishHangNoCoptic"/>
      </w:pPr>
      <w:r w:rsidRPr="00AB1781">
        <w:tab/>
        <w:t>who are mighty in strength, who do His word</w:t>
      </w:r>
      <w:r>
        <w:t>,</w:t>
      </w:r>
    </w:p>
    <w:p w14:paraId="0DE97CAC" w14:textId="77777777" w:rsidR="00704CAA" w:rsidRPr="00AB1781" w:rsidRDefault="00704CAA" w:rsidP="00704CAA">
      <w:pPr>
        <w:pStyle w:val="EnglishHangEndNoCoptic"/>
      </w:pPr>
      <w:r w:rsidRPr="00AB1781">
        <w:tab/>
        <w:t xml:space="preserve">and </w:t>
      </w:r>
      <w:r>
        <w:t>obey</w:t>
      </w:r>
      <w:r w:rsidRPr="00AB1781">
        <w:t xml:space="preserve"> to the voice of His </w:t>
      </w:r>
      <w:r>
        <w:t>words</w:t>
      </w:r>
      <w:r w:rsidRPr="00AB1781">
        <w:t>.</w:t>
      </w:r>
    </w:p>
    <w:p w14:paraId="51607ADF" w14:textId="77777777" w:rsidR="00704CAA" w:rsidRPr="00AB1781" w:rsidRDefault="00704CAA" w:rsidP="00704CAA">
      <w:pPr>
        <w:pStyle w:val="EnglishHangNoCoptic"/>
      </w:pPr>
      <w:r w:rsidRPr="00AB1781">
        <w:t>21 Bless the Lord, all His Hosts,</w:t>
      </w:r>
    </w:p>
    <w:p w14:paraId="7D56932D" w14:textId="77777777" w:rsidR="00704CAA" w:rsidRPr="00AB1781" w:rsidRDefault="00704CAA" w:rsidP="00704CAA">
      <w:pPr>
        <w:pStyle w:val="EnglishHangEndNoCoptic"/>
      </w:pPr>
      <w:r w:rsidRPr="00AB1781">
        <w:tab/>
        <w:t>His ministers who do His will.</w:t>
      </w:r>
    </w:p>
    <w:p w14:paraId="7D592133" w14:textId="77777777" w:rsidR="00704CAA" w:rsidRPr="00AB1781" w:rsidRDefault="00704CAA" w:rsidP="00704CAA">
      <w:pPr>
        <w:pStyle w:val="EnglishHangNoCoptic"/>
      </w:pPr>
      <w:r w:rsidRPr="00AB1781">
        <w:lastRenderedPageBreak/>
        <w:t>22 Bless the Lord, all His works,</w:t>
      </w:r>
    </w:p>
    <w:p w14:paraId="5F5BAB78" w14:textId="77777777" w:rsidR="00704CAA" w:rsidRPr="00AB1781" w:rsidRDefault="00704CAA" w:rsidP="00704CAA">
      <w:pPr>
        <w:pStyle w:val="EnglishHangNoCoptic"/>
      </w:pPr>
      <w:r w:rsidRPr="00AB1781">
        <w:tab/>
        <w:t>in every place of His dominion.</w:t>
      </w:r>
    </w:p>
    <w:p w14:paraId="5ACE03DE" w14:textId="77777777" w:rsidR="00704CAA" w:rsidRPr="00EC728E" w:rsidRDefault="00704CAA" w:rsidP="00704CAA">
      <w:pPr>
        <w:pStyle w:val="EnglishHangEndNoCoptic"/>
      </w:pPr>
      <w:r w:rsidRPr="00AB1781">
        <w:tab/>
        <w:t>Bless the Lord, O my soul.</w:t>
      </w:r>
    </w:p>
    <w:p w14:paraId="2C773D5B" w14:textId="77777777" w:rsidR="00704CAA" w:rsidRDefault="00704CAA" w:rsidP="00704CAA">
      <w:pPr>
        <w:pStyle w:val="Rubric"/>
      </w:pPr>
      <w:r>
        <w:t>Glory…</w:t>
      </w:r>
    </w:p>
    <w:p w14:paraId="7579A080" w14:textId="77777777" w:rsidR="00704CAA" w:rsidRPr="00AB1781" w:rsidRDefault="00704CAA" w:rsidP="00704CAA">
      <w:pPr>
        <w:pStyle w:val="Heading4"/>
      </w:pPr>
      <w:r>
        <w:t>Psalm</w:t>
      </w:r>
      <w:r w:rsidRPr="00AB1781">
        <w:t xml:space="preserve"> 103</w:t>
      </w:r>
      <w:r>
        <w:t>: “Bless the Lord, O my soul. O Lord my God”</w:t>
      </w:r>
    </w:p>
    <w:p w14:paraId="560F438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229ED47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All Look to </w:t>
      </w:r>
      <w:r>
        <w:rPr>
          <w:rFonts w:ascii="Book Antiqua" w:hAnsi="Book Antiqua" w:cs="Lucida Grande"/>
          <w:b/>
          <w:bCs/>
        </w:rPr>
        <w:t>You</w:t>
      </w:r>
    </w:p>
    <w:p w14:paraId="424A5A3C" w14:textId="77777777" w:rsidR="00704CAA" w:rsidRPr="00AB1781" w:rsidRDefault="00704CAA" w:rsidP="00704CAA">
      <w:pPr>
        <w:pStyle w:val="Rubric"/>
      </w:pPr>
      <w:r w:rsidRPr="00AB1781">
        <w:t>1 (By David)</w:t>
      </w:r>
    </w:p>
    <w:p w14:paraId="39748AB0" w14:textId="77777777" w:rsidR="00704CAA" w:rsidRPr="00AB1781" w:rsidRDefault="00704CAA" w:rsidP="00704CAA">
      <w:pPr>
        <w:pStyle w:val="EnglishHangNoCoptic"/>
      </w:pPr>
      <w:r w:rsidRPr="00AB1781">
        <w:t>Bless the Lord, O my soul.</w:t>
      </w:r>
    </w:p>
    <w:p w14:paraId="46F94213" w14:textId="77777777" w:rsidR="00704CAA" w:rsidRPr="00AB1781" w:rsidRDefault="00704CAA" w:rsidP="00704CAA">
      <w:pPr>
        <w:pStyle w:val="EnglishHangNoCoptic"/>
      </w:pPr>
      <w:r w:rsidRPr="00AB1781">
        <w:tab/>
        <w:t xml:space="preserve">O Lord my God, </w:t>
      </w:r>
      <w:r>
        <w:t>You</w:t>
      </w:r>
      <w:r w:rsidRPr="00AB1781">
        <w:t xml:space="preserve"> are </w:t>
      </w:r>
      <w:r>
        <w:t>exceedingly</w:t>
      </w:r>
      <w:r w:rsidRPr="00AB1781">
        <w:t xml:space="preserve"> </w:t>
      </w:r>
      <w:r>
        <w:t>magnified</w:t>
      </w:r>
      <w:r>
        <w:rPr>
          <w:rStyle w:val="FootnoteReference"/>
        </w:rPr>
        <w:footnoteReference w:id="578"/>
      </w:r>
      <w:r w:rsidRPr="00AB1781">
        <w:t>.</w:t>
      </w:r>
    </w:p>
    <w:p w14:paraId="6368BF52" w14:textId="77777777" w:rsidR="00704CAA" w:rsidRPr="00AB1781" w:rsidRDefault="00704CAA" w:rsidP="00704CAA">
      <w:pPr>
        <w:pStyle w:val="EnglishHangEndNoCoptic"/>
      </w:pPr>
      <w:r w:rsidRPr="00AB1781">
        <w:tab/>
      </w:r>
      <w:r>
        <w:t>You</w:t>
      </w:r>
      <w:r w:rsidRPr="00AB1781">
        <w:t xml:space="preserve"> </w:t>
      </w:r>
      <w:r>
        <w:t>are</w:t>
      </w:r>
      <w:r w:rsidRPr="00AB1781">
        <w:t xml:space="preserve"> clothed with </w:t>
      </w:r>
      <w:r>
        <w:t>confession</w:t>
      </w:r>
      <w:r>
        <w:rPr>
          <w:rStyle w:val="FootnoteReference"/>
        </w:rPr>
        <w:footnoteReference w:id="579"/>
      </w:r>
      <w:r w:rsidRPr="00AB1781">
        <w:t xml:space="preserve"> and splendor,</w:t>
      </w:r>
    </w:p>
    <w:p w14:paraId="4480A69F" w14:textId="77777777" w:rsidR="00704CAA" w:rsidRPr="00AB1781" w:rsidRDefault="00704CAA" w:rsidP="00704CAA">
      <w:pPr>
        <w:pStyle w:val="EnglishHangNoCoptic"/>
      </w:pPr>
      <w:r w:rsidRPr="00AB1781">
        <w:t xml:space="preserve">2 wrapping </w:t>
      </w:r>
      <w:r>
        <w:t>Yourself</w:t>
      </w:r>
      <w:r w:rsidRPr="00AB1781">
        <w:t xml:space="preserve"> in light for a garment,</w:t>
      </w:r>
    </w:p>
    <w:p w14:paraId="168508F1" w14:textId="77777777" w:rsidR="00704CAA" w:rsidRPr="00AB1781" w:rsidRDefault="00704CAA" w:rsidP="00704CAA">
      <w:pPr>
        <w:pStyle w:val="EnglishHangEndNoCoptic"/>
      </w:pPr>
      <w:r w:rsidRPr="00AB1781">
        <w:tab/>
        <w:t>str</w:t>
      </w:r>
      <w:r>
        <w:t>etching out the sky like a skin;</w:t>
      </w:r>
      <w:r w:rsidRPr="00AB1781">
        <w:rPr>
          <w:rStyle w:val="FootnoteReference"/>
        </w:rPr>
        <w:footnoteReference w:id="580"/>
      </w:r>
    </w:p>
    <w:p w14:paraId="08B4BD9A" w14:textId="77777777" w:rsidR="00704CAA" w:rsidRPr="00AB1781" w:rsidRDefault="00704CAA" w:rsidP="00704CAA">
      <w:pPr>
        <w:pStyle w:val="EnglishHangNoCoptic"/>
      </w:pPr>
      <w:r w:rsidRPr="00AB1781">
        <w:t xml:space="preserve">3 </w:t>
      </w:r>
      <w:r>
        <w:t xml:space="preserve">He </w:t>
      </w:r>
      <w:r w:rsidRPr="00AB1781">
        <w:t xml:space="preserve">Who covers His upper </w:t>
      </w:r>
      <w:r>
        <w:t>chambers</w:t>
      </w:r>
      <w:r w:rsidRPr="00AB1781">
        <w:t xml:space="preserve"> with waters,</w:t>
      </w:r>
    </w:p>
    <w:p w14:paraId="18DA6B54" w14:textId="77777777" w:rsidR="00704CAA" w:rsidRPr="00AB1781" w:rsidRDefault="00704CAA" w:rsidP="00704CAA">
      <w:pPr>
        <w:pStyle w:val="EnglishHangNoCoptic"/>
      </w:pPr>
      <w:r w:rsidRPr="00AB1781">
        <w:tab/>
        <w:t xml:space="preserve">Who </w:t>
      </w:r>
      <w:r>
        <w:t>appoints</w:t>
      </w:r>
      <w:r w:rsidRPr="00AB1781">
        <w:t xml:space="preserve"> the clouds </w:t>
      </w:r>
      <w:r>
        <w:t xml:space="preserve">for </w:t>
      </w:r>
      <w:r w:rsidRPr="00AB1781">
        <w:t xml:space="preserve">His </w:t>
      </w:r>
      <w:r>
        <w:t>going forth</w:t>
      </w:r>
      <w:r>
        <w:rPr>
          <w:rStyle w:val="FootnoteReference"/>
        </w:rPr>
        <w:footnoteReference w:id="581"/>
      </w:r>
      <w:r w:rsidRPr="00AB1781">
        <w:t>,</w:t>
      </w:r>
    </w:p>
    <w:p w14:paraId="0E5439B4" w14:textId="77777777" w:rsidR="00704CAA" w:rsidRPr="00AB1781" w:rsidRDefault="00704CAA" w:rsidP="00704CAA">
      <w:pPr>
        <w:pStyle w:val="EnglishHangEndNoCoptic"/>
      </w:pPr>
      <w:r w:rsidRPr="00AB1781">
        <w:tab/>
        <w:t>Who walks on the wings of the winds,</w:t>
      </w:r>
    </w:p>
    <w:p w14:paraId="50366D1B" w14:textId="77777777" w:rsidR="00704CAA" w:rsidRPr="00AB1781" w:rsidRDefault="00704CAA" w:rsidP="00704CAA">
      <w:pPr>
        <w:pStyle w:val="EnglishHangNoCoptic"/>
      </w:pPr>
      <w:r w:rsidRPr="00AB1781">
        <w:t>4 Who makes spirits His Angels</w:t>
      </w:r>
      <w:r>
        <w:rPr>
          <w:rStyle w:val="FootnoteReference"/>
        </w:rPr>
        <w:footnoteReference w:id="582"/>
      </w:r>
      <w:r w:rsidRPr="00AB1781">
        <w:t>,</w:t>
      </w:r>
    </w:p>
    <w:p w14:paraId="53047FEC" w14:textId="77777777" w:rsidR="00704CAA" w:rsidRPr="00AB1781" w:rsidRDefault="00704CAA" w:rsidP="00704CAA">
      <w:pPr>
        <w:pStyle w:val="EnglishHangEndNoCoptic"/>
      </w:pPr>
      <w:r w:rsidRPr="00AB1781">
        <w:tab/>
        <w:t xml:space="preserve">and His </w:t>
      </w:r>
      <w:r>
        <w:t>ministers</w:t>
      </w:r>
      <w:r>
        <w:rPr>
          <w:rStyle w:val="FootnoteReference"/>
        </w:rPr>
        <w:footnoteReference w:id="583"/>
      </w:r>
      <w:r>
        <w:t xml:space="preserve"> flames of fire.</w:t>
      </w:r>
      <w:r w:rsidRPr="00AB1781">
        <w:rPr>
          <w:rStyle w:val="FootnoteReference"/>
        </w:rPr>
        <w:footnoteReference w:id="584"/>
      </w:r>
    </w:p>
    <w:p w14:paraId="6EAC55C7" w14:textId="77777777" w:rsidR="00704CAA" w:rsidRPr="00AB1781" w:rsidRDefault="00704CAA" w:rsidP="00704CAA">
      <w:pPr>
        <w:pStyle w:val="EnglishHangNoCoptic"/>
      </w:pPr>
      <w:r>
        <w:t>5 He established</w:t>
      </w:r>
      <w:r w:rsidRPr="00AB1781">
        <w:t xml:space="preserve"> the earth on its </w:t>
      </w:r>
      <w:r>
        <w:t>foundation</w:t>
      </w:r>
      <w:r>
        <w:rPr>
          <w:rStyle w:val="FootnoteReference"/>
        </w:rPr>
        <w:footnoteReference w:id="585"/>
      </w:r>
      <w:r w:rsidRPr="00AB1781">
        <w:t>;</w:t>
      </w:r>
    </w:p>
    <w:p w14:paraId="64639359" w14:textId="77777777" w:rsidR="00704CAA" w:rsidRPr="00AB1781" w:rsidRDefault="00704CAA" w:rsidP="00704CAA">
      <w:pPr>
        <w:pStyle w:val="EnglishHangEndNoCoptic"/>
      </w:pPr>
      <w:r w:rsidRPr="00AB1781">
        <w:tab/>
        <w:t xml:space="preserve">it will </w:t>
      </w:r>
      <w:r>
        <w:t>not</w:t>
      </w:r>
      <w:r w:rsidRPr="00AB1781">
        <w:t xml:space="preserve"> </w:t>
      </w:r>
      <w:r>
        <w:t>be moved</w:t>
      </w:r>
      <w:r>
        <w:rPr>
          <w:rStyle w:val="FootnoteReference"/>
        </w:rPr>
        <w:footnoteReference w:id="586"/>
      </w:r>
      <w:r w:rsidRPr="00AB1781">
        <w:t xml:space="preserve"> </w:t>
      </w:r>
      <w:r>
        <w:t>unto ages of ages</w:t>
      </w:r>
      <w:r w:rsidRPr="00AB1781">
        <w:t>.</w:t>
      </w:r>
    </w:p>
    <w:p w14:paraId="5B18B870" w14:textId="77777777" w:rsidR="00704CAA" w:rsidRPr="00AB1781" w:rsidRDefault="00704CAA" w:rsidP="00704CAA">
      <w:pPr>
        <w:pStyle w:val="EnglishHangNoCoptic"/>
      </w:pPr>
      <w:r w:rsidRPr="00AB1781">
        <w:t xml:space="preserve">6 The deep </w:t>
      </w:r>
      <w:r>
        <w:t xml:space="preserve">is His covering </w:t>
      </w:r>
      <w:r w:rsidRPr="00AB1781">
        <w:t>like a garment;</w:t>
      </w:r>
    </w:p>
    <w:p w14:paraId="5E688B3C" w14:textId="77777777" w:rsidR="00704CAA" w:rsidRPr="00AB1781" w:rsidRDefault="00704CAA" w:rsidP="00704CAA">
      <w:pPr>
        <w:pStyle w:val="EnglishHangEndNoCoptic"/>
      </w:pPr>
      <w:r w:rsidRPr="00AB1781">
        <w:tab/>
      </w:r>
      <w:r>
        <w:t>The waters will stand above</w:t>
      </w:r>
      <w:r w:rsidRPr="00AB1781">
        <w:t xml:space="preserve"> the mountains.</w:t>
      </w:r>
    </w:p>
    <w:p w14:paraId="6BB261DF" w14:textId="77777777" w:rsidR="00704CAA" w:rsidRPr="00AB1781" w:rsidRDefault="00704CAA" w:rsidP="00704CAA">
      <w:pPr>
        <w:pStyle w:val="EnglishHangNoCoptic"/>
      </w:pPr>
      <w:r w:rsidRPr="00AB1781">
        <w:t xml:space="preserve">7 At </w:t>
      </w:r>
      <w:r>
        <w:t>Your</w:t>
      </w:r>
      <w:r w:rsidRPr="00AB1781">
        <w:t xml:space="preserve"> rebuke they </w:t>
      </w:r>
      <w:r>
        <w:t xml:space="preserve">will </w:t>
      </w:r>
      <w:r w:rsidRPr="00AB1781">
        <w:t>flee,</w:t>
      </w:r>
    </w:p>
    <w:p w14:paraId="3561A97D" w14:textId="77777777" w:rsidR="00704CAA" w:rsidRPr="00AB1781" w:rsidRDefault="00704CAA" w:rsidP="00704CAA">
      <w:pPr>
        <w:pStyle w:val="EnglishHangEndNoCoptic"/>
      </w:pPr>
      <w:r w:rsidRPr="00AB1781">
        <w:tab/>
        <w:t xml:space="preserve">at the </w:t>
      </w:r>
      <w:r>
        <w:t>sound</w:t>
      </w:r>
      <w:r w:rsidRPr="00AB1781">
        <w:t xml:space="preserve"> of </w:t>
      </w:r>
      <w:r>
        <w:t>Your</w:t>
      </w:r>
      <w:r w:rsidRPr="00AB1781">
        <w:t xml:space="preserve"> thunder they </w:t>
      </w:r>
      <w:r>
        <w:t>will cower with fright</w:t>
      </w:r>
      <w:r w:rsidRPr="00AB1781">
        <w:t>.</w:t>
      </w:r>
    </w:p>
    <w:p w14:paraId="7EAFF573" w14:textId="77777777" w:rsidR="00704CAA" w:rsidRPr="00AB1781" w:rsidRDefault="00704CAA" w:rsidP="00704CAA">
      <w:pPr>
        <w:pStyle w:val="EnglishHangNoCoptic"/>
      </w:pPr>
      <w:r w:rsidRPr="00AB1781">
        <w:lastRenderedPageBreak/>
        <w:t xml:space="preserve">8 </w:t>
      </w:r>
      <w:r>
        <w:t>The Mountains rise up, and the plains sink down</w:t>
      </w:r>
    </w:p>
    <w:p w14:paraId="3F684333" w14:textId="77777777" w:rsidR="00704CAA" w:rsidRPr="00DA6717" w:rsidRDefault="00704CAA" w:rsidP="00704CAA">
      <w:pPr>
        <w:pStyle w:val="EnglishHangEndNoCoptic"/>
      </w:pPr>
      <w:r w:rsidRPr="00AB1781">
        <w:tab/>
        <w:t xml:space="preserve">to the place </w:t>
      </w:r>
      <w:r>
        <w:t>You</w:t>
      </w:r>
      <w:r w:rsidRPr="00AB1781">
        <w:t xml:space="preserve"> appointed</w:t>
      </w:r>
      <w:r>
        <w:rPr>
          <w:rStyle w:val="FootnoteReference"/>
        </w:rPr>
        <w:footnoteReference w:id="587"/>
      </w:r>
      <w:r w:rsidRPr="00AB1781">
        <w:t xml:space="preserve"> for them.</w:t>
      </w:r>
    </w:p>
    <w:p w14:paraId="1DE6D046" w14:textId="77777777" w:rsidR="00704CAA" w:rsidRPr="00AB1781" w:rsidRDefault="00704CAA" w:rsidP="00704CAA">
      <w:pPr>
        <w:pStyle w:val="EnglishHangNoCoptic"/>
      </w:pPr>
      <w:r w:rsidRPr="00AB1781">
        <w:t xml:space="preserve">9 </w:t>
      </w:r>
      <w:r>
        <w:t>You</w:t>
      </w:r>
      <w:r w:rsidRPr="00AB1781">
        <w:t xml:space="preserve"> set a bound they </w:t>
      </w:r>
      <w:r>
        <w:t>will not</w:t>
      </w:r>
      <w:r w:rsidRPr="00AB1781">
        <w:t xml:space="preserve"> pass,</w:t>
      </w:r>
    </w:p>
    <w:p w14:paraId="3AD0D19D" w14:textId="77777777" w:rsidR="00704CAA" w:rsidRPr="00AB1781" w:rsidRDefault="00704CAA" w:rsidP="00704CAA">
      <w:pPr>
        <w:pStyle w:val="EnglishHangEndNoCoptic"/>
      </w:pPr>
      <w:r w:rsidRPr="00AB1781">
        <w:tab/>
        <w:t xml:space="preserve">they </w:t>
      </w:r>
      <w:r>
        <w:t>will not</w:t>
      </w:r>
      <w:r w:rsidRPr="00AB1781">
        <w:t xml:space="preserve"> return to cover the earth.</w:t>
      </w:r>
    </w:p>
    <w:p w14:paraId="7806591C" w14:textId="77777777" w:rsidR="00704CAA" w:rsidRPr="00AB1781" w:rsidRDefault="00704CAA" w:rsidP="00704CAA">
      <w:pPr>
        <w:pStyle w:val="EnglishHangNoCoptic"/>
      </w:pPr>
      <w:r w:rsidRPr="00AB1781">
        <w:t xml:space="preserve">10 </w:t>
      </w:r>
      <w:r>
        <w:t xml:space="preserve">[You are] </w:t>
      </w:r>
      <w:r w:rsidRPr="00AB1781">
        <w:t xml:space="preserve">He </w:t>
      </w:r>
      <w:r>
        <w:t>Who makes springs gush</w:t>
      </w:r>
      <w:r w:rsidRPr="00AB1781">
        <w:t xml:space="preserve"> down </w:t>
      </w:r>
      <w:r>
        <w:t xml:space="preserve">into </w:t>
      </w:r>
      <w:r w:rsidRPr="00AB1781">
        <w:t>ravines;</w:t>
      </w:r>
    </w:p>
    <w:p w14:paraId="269588A6" w14:textId="77777777" w:rsidR="00704CAA" w:rsidRPr="00AB1781" w:rsidRDefault="00704CAA" w:rsidP="00704CAA">
      <w:pPr>
        <w:pStyle w:val="EnglishHangEndNoCoptic"/>
      </w:pPr>
      <w:r w:rsidRPr="00AB1781">
        <w:tab/>
        <w:t xml:space="preserve">the waters </w:t>
      </w:r>
      <w:r>
        <w:t>will flow</w:t>
      </w:r>
      <w:r w:rsidRPr="00AB1781">
        <w:t xml:space="preserve"> between the mountains.</w:t>
      </w:r>
    </w:p>
    <w:p w14:paraId="51A81D59" w14:textId="77777777" w:rsidR="00704CAA" w:rsidRPr="00AB1781" w:rsidRDefault="00704CAA" w:rsidP="00704CAA">
      <w:pPr>
        <w:pStyle w:val="EnglishHangNoCoptic"/>
      </w:pPr>
      <w:r w:rsidRPr="00AB1781">
        <w:t xml:space="preserve">11 They </w:t>
      </w:r>
      <w:r>
        <w:t xml:space="preserve">will </w:t>
      </w:r>
      <w:r w:rsidRPr="00AB1781">
        <w:t>give drink to all the beasts of the field;</w:t>
      </w:r>
    </w:p>
    <w:p w14:paraId="397ABF64" w14:textId="77777777" w:rsidR="00704CAA" w:rsidRPr="00AB1781" w:rsidRDefault="00704CAA" w:rsidP="00704CAA">
      <w:pPr>
        <w:pStyle w:val="EnglishHangEndNoCoptic"/>
      </w:pPr>
      <w:r w:rsidRPr="00AB1781">
        <w:tab/>
        <w:t xml:space="preserve">wild asses </w:t>
      </w:r>
      <w:r>
        <w:t>will quench</w:t>
      </w:r>
      <w:r w:rsidRPr="00AB1781">
        <w:t xml:space="preserve"> their thirst.</w:t>
      </w:r>
    </w:p>
    <w:p w14:paraId="350D33EC" w14:textId="77777777" w:rsidR="00704CAA" w:rsidRPr="00AB1781" w:rsidRDefault="00704CAA" w:rsidP="00704CAA">
      <w:pPr>
        <w:pStyle w:val="EnglishHangNoCoptic"/>
      </w:pPr>
      <w:r w:rsidRPr="00AB1781">
        <w:t xml:space="preserve">12 The birds of heaven </w:t>
      </w:r>
      <w:r>
        <w:t>will dwell</w:t>
      </w:r>
      <w:r w:rsidRPr="00AB1781">
        <w:t xml:space="preserve"> on them;</w:t>
      </w:r>
    </w:p>
    <w:p w14:paraId="568DC158" w14:textId="77777777" w:rsidR="00704CAA" w:rsidRPr="00AB1781" w:rsidRDefault="00704CAA" w:rsidP="00704CAA">
      <w:pPr>
        <w:pStyle w:val="EnglishHangEndNoCoptic"/>
      </w:pPr>
      <w:r w:rsidRPr="00AB1781">
        <w:tab/>
      </w:r>
      <w:r>
        <w:t xml:space="preserve">they will sing from </w:t>
      </w:r>
      <w:r w:rsidRPr="00AB1781">
        <w:t>among the rocks.</w:t>
      </w:r>
    </w:p>
    <w:p w14:paraId="173F3A4B" w14:textId="77777777" w:rsidR="00704CAA" w:rsidRPr="00AB1781" w:rsidRDefault="00704CAA" w:rsidP="00704CAA">
      <w:pPr>
        <w:pStyle w:val="EnglishHangNoCoptic"/>
      </w:pPr>
      <w:r w:rsidRPr="00AB1781">
        <w:t xml:space="preserve">13 </w:t>
      </w:r>
      <w:r>
        <w:t>You</w:t>
      </w:r>
      <w:r w:rsidRPr="00AB1781">
        <w:t xml:space="preserve"> </w:t>
      </w:r>
      <w:r>
        <w:t>are He Who waters</w:t>
      </w:r>
      <w:r w:rsidRPr="00AB1781">
        <w:t xml:space="preserve"> mountains from </w:t>
      </w:r>
      <w:r>
        <w:t>His higher places</w:t>
      </w:r>
      <w:r w:rsidRPr="00AB1781">
        <w:t>;</w:t>
      </w:r>
    </w:p>
    <w:p w14:paraId="6FAC033E" w14:textId="77777777" w:rsidR="00704CAA" w:rsidRPr="00AB1781" w:rsidRDefault="00704CAA" w:rsidP="00704CAA">
      <w:pPr>
        <w:pStyle w:val="EnglishHangEndNoCoptic"/>
      </w:pPr>
      <w:r w:rsidRPr="00AB1781">
        <w:tab/>
        <w:t xml:space="preserve">the earth is </w:t>
      </w:r>
      <w:r>
        <w:t>satisfied</w:t>
      </w:r>
      <w:r w:rsidRPr="00AB1781">
        <w:t xml:space="preserve"> with the fruit of </w:t>
      </w:r>
      <w:r>
        <w:t>Your</w:t>
      </w:r>
      <w:r w:rsidRPr="00AB1781">
        <w:t xml:space="preserve"> works.</w:t>
      </w:r>
    </w:p>
    <w:p w14:paraId="350563F9" w14:textId="77777777" w:rsidR="00704CAA" w:rsidRPr="00AB1781" w:rsidRDefault="00704CAA" w:rsidP="00704CAA">
      <w:pPr>
        <w:pStyle w:val="EnglishHangNoCoptic"/>
      </w:pPr>
      <w:r w:rsidRPr="00AB1781">
        <w:t xml:space="preserve">14 </w:t>
      </w:r>
      <w:r>
        <w:t xml:space="preserve">You are </w:t>
      </w:r>
      <w:r w:rsidRPr="00AB1781">
        <w:t xml:space="preserve">He </w:t>
      </w:r>
      <w:r>
        <w:t xml:space="preserve">Who </w:t>
      </w:r>
      <w:r w:rsidRPr="00AB1781">
        <w:t xml:space="preserve">makes grass </w:t>
      </w:r>
      <w:r>
        <w:t>grow</w:t>
      </w:r>
      <w:r w:rsidRPr="00AB1781">
        <w:t xml:space="preserve"> for the cattle</w:t>
      </w:r>
      <w:r>
        <w:t>,</w:t>
      </w:r>
    </w:p>
    <w:p w14:paraId="2AD92A70" w14:textId="77777777" w:rsidR="00704CAA" w:rsidRPr="00AB1781" w:rsidRDefault="00704CAA" w:rsidP="00704CAA">
      <w:pPr>
        <w:pStyle w:val="EnglishHangNoCoptic"/>
      </w:pPr>
      <w:r w:rsidRPr="00AB1781">
        <w:tab/>
        <w:t xml:space="preserve">and plants </w:t>
      </w:r>
      <w:r>
        <w:t>for the service of man,</w:t>
      </w:r>
    </w:p>
    <w:p w14:paraId="683DE280" w14:textId="77777777" w:rsidR="00704CAA" w:rsidRPr="00AB1781" w:rsidRDefault="00704CAA" w:rsidP="00704CAA">
      <w:pPr>
        <w:pStyle w:val="EnglishHangEndNoCoptic"/>
      </w:pPr>
      <w:r w:rsidRPr="00AB1781">
        <w:tab/>
        <w:t xml:space="preserve">to </w:t>
      </w:r>
      <w:r>
        <w:t>bring forth bread from the earth;</w:t>
      </w:r>
    </w:p>
    <w:p w14:paraId="29274435" w14:textId="77777777" w:rsidR="00704CAA" w:rsidRPr="00AB1781" w:rsidRDefault="00704CAA" w:rsidP="00704CAA">
      <w:pPr>
        <w:pStyle w:val="EnglishHangNoCoptic"/>
      </w:pPr>
      <w:r w:rsidRPr="00AB1781">
        <w:t xml:space="preserve">15 </w:t>
      </w:r>
      <w:r>
        <w:t>and</w:t>
      </w:r>
      <w:r w:rsidRPr="00AB1781">
        <w:t xml:space="preserve"> wine </w:t>
      </w:r>
      <w:r>
        <w:t>gladdens</w:t>
      </w:r>
      <w:r w:rsidRPr="00AB1781">
        <w:t xml:space="preserve"> the heart of man,</w:t>
      </w:r>
    </w:p>
    <w:p w14:paraId="62707AD2" w14:textId="77777777" w:rsidR="00704CAA" w:rsidRPr="00AB1781" w:rsidRDefault="00704CAA" w:rsidP="00704CAA">
      <w:pPr>
        <w:pStyle w:val="EnglishHangNoCoptic"/>
      </w:pPr>
      <w:r w:rsidRPr="00AB1781">
        <w:tab/>
        <w:t>that his face may shine with oil,</w:t>
      </w:r>
    </w:p>
    <w:p w14:paraId="1024B4C4" w14:textId="77777777" w:rsidR="00704CAA" w:rsidRPr="00AB1781" w:rsidRDefault="00704CAA" w:rsidP="00704CAA">
      <w:pPr>
        <w:pStyle w:val="EnglishHangEndNoCoptic"/>
      </w:pPr>
      <w:r w:rsidRPr="00AB1781">
        <w:tab/>
        <w:t>and bread sustain man’s heart.</w:t>
      </w:r>
    </w:p>
    <w:p w14:paraId="6B377AF3" w14:textId="77777777" w:rsidR="00704CAA" w:rsidRPr="00AB1781" w:rsidRDefault="00704CAA" w:rsidP="00704CAA">
      <w:pPr>
        <w:pStyle w:val="EnglishHangNoCoptic"/>
      </w:pPr>
      <w:r w:rsidRPr="00AB1781">
        <w:t xml:space="preserve">16 The trees of the plain </w:t>
      </w:r>
      <w:r>
        <w:t>will be fed</w:t>
      </w:r>
      <w:r w:rsidRPr="00AB1781">
        <w:t>,</w:t>
      </w:r>
    </w:p>
    <w:p w14:paraId="4A749B83" w14:textId="77777777" w:rsidR="00704CAA" w:rsidRPr="00AB1781" w:rsidRDefault="00704CAA" w:rsidP="00704CAA">
      <w:pPr>
        <w:pStyle w:val="EnglishHangEndNoCoptic"/>
      </w:pPr>
      <w:r w:rsidRPr="00AB1781">
        <w:tab/>
        <w:t>the cedars of Lebanon</w:t>
      </w:r>
      <w:r>
        <w:t>,</w:t>
      </w:r>
      <w:r w:rsidRPr="00AB1781">
        <w:t xml:space="preserve"> which He planted.</w:t>
      </w:r>
    </w:p>
    <w:p w14:paraId="767EC555" w14:textId="77777777" w:rsidR="00704CAA" w:rsidRPr="00AB1781" w:rsidRDefault="00704CAA" w:rsidP="00704CAA">
      <w:pPr>
        <w:pStyle w:val="EnglishHangNoCoptic"/>
      </w:pPr>
      <w:r w:rsidRPr="00AB1781">
        <w:t xml:space="preserve">17 There the </w:t>
      </w:r>
      <w:r>
        <w:t>sparrows will make their nests;</w:t>
      </w:r>
    </w:p>
    <w:p w14:paraId="7865386D" w14:textId="77777777" w:rsidR="00704CAA" w:rsidRPr="00AB1781" w:rsidRDefault="00704CAA" w:rsidP="00704CAA">
      <w:pPr>
        <w:pStyle w:val="EnglishHangEndNoCoptic"/>
      </w:pPr>
      <w:r w:rsidRPr="00AB1781">
        <w:tab/>
        <w:t xml:space="preserve">the </w:t>
      </w:r>
      <w:r>
        <w:t>home of the heron is already there</w:t>
      </w:r>
      <w:r>
        <w:rPr>
          <w:rStyle w:val="FootnoteReference"/>
        </w:rPr>
        <w:footnoteReference w:id="588"/>
      </w:r>
      <w:r w:rsidRPr="00AB1781">
        <w:t>.</w:t>
      </w:r>
    </w:p>
    <w:p w14:paraId="5E3292D3" w14:textId="77777777" w:rsidR="00704CAA" w:rsidRPr="00AB1781" w:rsidRDefault="00704CAA" w:rsidP="00704CAA">
      <w:pPr>
        <w:pStyle w:val="EnglishHangNoCoptic"/>
      </w:pPr>
      <w:r w:rsidRPr="00AB1781">
        <w:t xml:space="preserve">18 The </w:t>
      </w:r>
      <w:r>
        <w:t>high mountains are for the deer;</w:t>
      </w:r>
    </w:p>
    <w:p w14:paraId="553791C7" w14:textId="77777777" w:rsidR="00704CAA" w:rsidRPr="00AB1781" w:rsidRDefault="00704CAA" w:rsidP="00704CAA">
      <w:pPr>
        <w:pStyle w:val="EnglishHangEndNoCoptic"/>
      </w:pPr>
      <w:r w:rsidRPr="00AB1781">
        <w:tab/>
        <w:t xml:space="preserve">a rock is a refuge for </w:t>
      </w:r>
      <w:r>
        <w:t>rabbits</w:t>
      </w:r>
      <w:r w:rsidRPr="00AB1781">
        <w:t>.</w:t>
      </w:r>
    </w:p>
    <w:p w14:paraId="4FE05310" w14:textId="77777777" w:rsidR="00704CAA" w:rsidRPr="00AB1781" w:rsidRDefault="00704CAA" w:rsidP="00704CAA">
      <w:pPr>
        <w:pStyle w:val="EnglishHangNoCoptic"/>
      </w:pPr>
      <w:r w:rsidRPr="00AB1781">
        <w:t>19 He made the moon for seasons;</w:t>
      </w:r>
    </w:p>
    <w:p w14:paraId="6BDF697F" w14:textId="77777777" w:rsidR="00704CAA" w:rsidRPr="00AB1781" w:rsidRDefault="00704CAA" w:rsidP="00704CAA">
      <w:pPr>
        <w:pStyle w:val="EnglishHangEndNoCoptic"/>
      </w:pPr>
      <w:r w:rsidRPr="00AB1781">
        <w:tab/>
        <w:t xml:space="preserve">the sun knows </w:t>
      </w:r>
      <w:r>
        <w:t>its</w:t>
      </w:r>
      <w:r w:rsidRPr="00AB1781">
        <w:t xml:space="preserve"> setting </w:t>
      </w:r>
      <w:r>
        <w:t>[</w:t>
      </w:r>
      <w:r w:rsidRPr="00AB1781">
        <w:t>time</w:t>
      </w:r>
      <w:r>
        <w:t>]</w:t>
      </w:r>
      <w:r w:rsidRPr="00AB1781">
        <w:t>.</w:t>
      </w:r>
    </w:p>
    <w:p w14:paraId="74DF216C" w14:textId="77777777" w:rsidR="00704CAA" w:rsidRPr="00AB1781" w:rsidRDefault="00704CAA" w:rsidP="00704CAA">
      <w:pPr>
        <w:pStyle w:val="EnglishHangNoCoptic"/>
      </w:pPr>
      <w:r w:rsidRPr="00AB1781">
        <w:t xml:space="preserve">20 </w:t>
      </w:r>
      <w:r>
        <w:t>You</w:t>
      </w:r>
      <w:r w:rsidRPr="00AB1781">
        <w:t xml:space="preserve"> </w:t>
      </w:r>
      <w:r>
        <w:t>established</w:t>
      </w:r>
      <w:r w:rsidRPr="00AB1781">
        <w:t xml:space="preserve"> darkness</w:t>
      </w:r>
      <w:r>
        <w:t>,</w:t>
      </w:r>
      <w:r w:rsidRPr="00AB1781">
        <w:t xml:space="preserve"> and </w:t>
      </w:r>
      <w:r>
        <w:t>it became night</w:t>
      </w:r>
      <w:r w:rsidRPr="00AB1781">
        <w:t>,</w:t>
      </w:r>
    </w:p>
    <w:p w14:paraId="2F1228D7" w14:textId="77777777" w:rsidR="00704CAA" w:rsidRPr="00AB1781" w:rsidRDefault="00704CAA" w:rsidP="00704CAA">
      <w:pPr>
        <w:pStyle w:val="EnglishHangEndNoCoptic"/>
      </w:pPr>
      <w:r w:rsidRPr="00AB1781">
        <w:tab/>
        <w:t>in which all the beasts of the forest</w:t>
      </w:r>
      <w:r>
        <w:t xml:space="preserve"> will prowl,</w:t>
      </w:r>
    </w:p>
    <w:p w14:paraId="66B59CA4" w14:textId="77777777" w:rsidR="00704CAA" w:rsidRPr="00AB1781" w:rsidRDefault="00704CAA" w:rsidP="00704CAA">
      <w:pPr>
        <w:pStyle w:val="EnglishHangNoCoptic"/>
      </w:pPr>
      <w:r>
        <w:t>21 young lions roar</w:t>
      </w:r>
      <w:r w:rsidRPr="00AB1781">
        <w:t xml:space="preserve"> </w:t>
      </w:r>
      <w:r>
        <w:t>and snatch</w:t>
      </w:r>
      <w:r w:rsidRPr="00AB1781">
        <w:t xml:space="preserve"> their prey</w:t>
      </w:r>
      <w:r>
        <w:t>,</w:t>
      </w:r>
    </w:p>
    <w:p w14:paraId="604725EE" w14:textId="77777777" w:rsidR="00704CAA" w:rsidRPr="00AB1781" w:rsidRDefault="00704CAA" w:rsidP="00704CAA">
      <w:pPr>
        <w:pStyle w:val="EnglishHangEndNoCoptic"/>
      </w:pPr>
      <w:r>
        <w:tab/>
        <w:t>and seek</w:t>
      </w:r>
      <w:r w:rsidRPr="00AB1781">
        <w:t xml:space="preserve"> their food from God.</w:t>
      </w:r>
    </w:p>
    <w:p w14:paraId="2486F9F3" w14:textId="77777777" w:rsidR="00704CAA" w:rsidRPr="00AB1781" w:rsidRDefault="00704CAA" w:rsidP="00704CAA">
      <w:pPr>
        <w:pStyle w:val="EnglishHangNoCoptic"/>
      </w:pPr>
      <w:r w:rsidRPr="00AB1781">
        <w:lastRenderedPageBreak/>
        <w:t>22 The sun rises and they gather,</w:t>
      </w:r>
    </w:p>
    <w:p w14:paraId="692F94A0" w14:textId="77777777" w:rsidR="00704CAA" w:rsidRPr="00AB1781" w:rsidRDefault="00704CAA" w:rsidP="00704CAA">
      <w:pPr>
        <w:pStyle w:val="EnglishHangEndNoCoptic"/>
      </w:pPr>
      <w:r w:rsidRPr="00AB1781">
        <w:tab/>
        <w:t xml:space="preserve">and </w:t>
      </w:r>
      <w:r>
        <w:t xml:space="preserve">they will </w:t>
      </w:r>
      <w:r w:rsidRPr="00AB1781">
        <w:t>lie down in their dens.</w:t>
      </w:r>
    </w:p>
    <w:p w14:paraId="6165A48D" w14:textId="77777777" w:rsidR="00704CAA" w:rsidRPr="00AB1781" w:rsidRDefault="00704CAA" w:rsidP="00704CAA">
      <w:pPr>
        <w:pStyle w:val="EnglishHangNoCoptic"/>
      </w:pPr>
      <w:r w:rsidRPr="00AB1781">
        <w:t xml:space="preserve">23 Man </w:t>
      </w:r>
      <w:r>
        <w:t>will go</w:t>
      </w:r>
      <w:r w:rsidRPr="00AB1781">
        <w:t xml:space="preserve"> out to his work</w:t>
      </w:r>
      <w:r>
        <w:t>,</w:t>
      </w:r>
    </w:p>
    <w:p w14:paraId="13669AAE" w14:textId="77777777" w:rsidR="00704CAA" w:rsidRPr="00AB1781" w:rsidRDefault="00704CAA" w:rsidP="00704CAA">
      <w:pPr>
        <w:pStyle w:val="EnglishHangEndNoCoptic"/>
      </w:pPr>
      <w:r w:rsidRPr="00AB1781">
        <w:tab/>
        <w:t>and to his labo</w:t>
      </w:r>
      <w:r>
        <w:t>u</w:t>
      </w:r>
      <w:r w:rsidRPr="00AB1781">
        <w:t>r until evening.</w:t>
      </w:r>
    </w:p>
    <w:p w14:paraId="6248B670" w14:textId="77777777" w:rsidR="00704CAA" w:rsidRPr="00AB1781" w:rsidRDefault="00704CAA" w:rsidP="00704CAA">
      <w:pPr>
        <w:pStyle w:val="EnglishHangNoCoptic"/>
      </w:pPr>
      <w:r w:rsidRPr="00AB1781">
        <w:t xml:space="preserve">24 How magnificent are </w:t>
      </w:r>
      <w:r>
        <w:t>Your</w:t>
      </w:r>
      <w:r w:rsidRPr="00AB1781">
        <w:t xml:space="preserve"> works, O Lord!</w:t>
      </w:r>
    </w:p>
    <w:p w14:paraId="1A8BCD7E" w14:textId="77777777" w:rsidR="00704CAA" w:rsidRPr="00AB1781" w:rsidRDefault="00704CAA" w:rsidP="00704CAA">
      <w:pPr>
        <w:pStyle w:val="EnglishHangNoCoptic"/>
      </w:pPr>
      <w:r w:rsidRPr="00AB1781">
        <w:tab/>
      </w:r>
      <w:r>
        <w:t>You</w:t>
      </w:r>
      <w:r w:rsidRPr="00AB1781">
        <w:t xml:space="preserve"> </w:t>
      </w:r>
      <w:r>
        <w:t>have made all things in wisdom;</w:t>
      </w:r>
    </w:p>
    <w:p w14:paraId="00571658" w14:textId="77777777" w:rsidR="00704CAA" w:rsidRPr="00AB1781" w:rsidRDefault="00704CAA" w:rsidP="00704CAA">
      <w:pPr>
        <w:pStyle w:val="EnglishHangEndNoCoptic"/>
      </w:pPr>
      <w:r w:rsidRPr="00AB1781">
        <w:tab/>
        <w:t xml:space="preserve">The earth </w:t>
      </w:r>
      <w:r>
        <w:t>was filled with</w:t>
      </w:r>
      <w:r w:rsidRPr="00AB1781">
        <w:t xml:space="preserve"> </w:t>
      </w:r>
      <w:r>
        <w:t>Your</w:t>
      </w:r>
      <w:r w:rsidRPr="00AB1781">
        <w:t xml:space="preserve"> </w:t>
      </w:r>
      <w:r>
        <w:t>creation</w:t>
      </w:r>
      <w:r w:rsidRPr="00AB1781">
        <w:t>.</w:t>
      </w:r>
    </w:p>
    <w:p w14:paraId="2800F0F5" w14:textId="77777777" w:rsidR="00704CAA" w:rsidRPr="00AB1781" w:rsidRDefault="00704CAA" w:rsidP="00704CAA">
      <w:pPr>
        <w:pStyle w:val="EnglishHangNoCoptic"/>
      </w:pPr>
      <w:r w:rsidRPr="00AB1781">
        <w:t xml:space="preserve">25 There is the </w:t>
      </w:r>
      <w:r>
        <w:t xml:space="preserve">great and wide </w:t>
      </w:r>
      <w:r w:rsidRPr="00AB1781">
        <w:t>sea,;</w:t>
      </w:r>
    </w:p>
    <w:p w14:paraId="4728A951" w14:textId="77777777" w:rsidR="00704CAA" w:rsidRPr="00AB1781" w:rsidRDefault="00704CAA" w:rsidP="00704CAA">
      <w:pPr>
        <w:pStyle w:val="EnglishHangNoCoptic"/>
      </w:pPr>
      <w:r w:rsidRPr="00AB1781">
        <w:tab/>
      </w:r>
      <w:r>
        <w:t>Creeping things are there</w:t>
      </w:r>
      <w:r w:rsidRPr="00AB1781">
        <w:t xml:space="preserve"> without number,</w:t>
      </w:r>
    </w:p>
    <w:p w14:paraId="7DF46722" w14:textId="77777777" w:rsidR="00704CAA" w:rsidRPr="00AB1781" w:rsidRDefault="00704CAA" w:rsidP="00704CAA">
      <w:pPr>
        <w:pStyle w:val="EnglishHangEndNoCoptic"/>
      </w:pPr>
      <w:r w:rsidRPr="00AB1781">
        <w:tab/>
      </w:r>
      <w:r>
        <w:t>Living things</w:t>
      </w:r>
      <w:r w:rsidRPr="00AB1781">
        <w:t xml:space="preserve"> small and great.</w:t>
      </w:r>
    </w:p>
    <w:p w14:paraId="242573F9" w14:textId="77777777" w:rsidR="00704CAA" w:rsidRPr="00AB1781" w:rsidRDefault="00704CAA" w:rsidP="00704CAA">
      <w:pPr>
        <w:pStyle w:val="EnglishHangNoCoptic"/>
      </w:pPr>
      <w:r>
        <w:t>26 Ships travel there</w:t>
      </w:r>
      <w:r w:rsidRPr="00AB1781">
        <w:t>;</w:t>
      </w:r>
    </w:p>
    <w:p w14:paraId="4BDECB3B" w14:textId="77777777" w:rsidR="00704CAA" w:rsidRPr="00AB1781" w:rsidRDefault="00704CAA" w:rsidP="00704CAA">
      <w:pPr>
        <w:pStyle w:val="EnglishHangEndNoCoptic"/>
      </w:pPr>
      <w:r w:rsidRPr="00AB1781">
        <w:tab/>
      </w:r>
      <w:r>
        <w:t>[there is] this dragon</w:t>
      </w:r>
      <w:r>
        <w:rPr>
          <w:rStyle w:val="FootnoteReference"/>
        </w:rPr>
        <w:footnoteReference w:id="589"/>
      </w:r>
      <w:r>
        <w:t xml:space="preserve"> that you formed to play in it</w:t>
      </w:r>
      <w:r w:rsidRPr="00AB1781">
        <w:t>.</w:t>
      </w:r>
    </w:p>
    <w:p w14:paraId="3D2783FB" w14:textId="77777777" w:rsidR="00704CAA" w:rsidRPr="00AB1781" w:rsidRDefault="00704CAA" w:rsidP="00704CAA">
      <w:pPr>
        <w:pStyle w:val="EnglishHangNoCoptic"/>
      </w:pPr>
      <w:r w:rsidRPr="00AB1781">
        <w:t xml:space="preserve">27 All look to </w:t>
      </w:r>
      <w:r>
        <w:t>You</w:t>
      </w:r>
    </w:p>
    <w:p w14:paraId="2FFEFD17" w14:textId="77777777" w:rsidR="00704CAA" w:rsidRPr="00AB1781" w:rsidRDefault="00704CAA" w:rsidP="00704CAA">
      <w:pPr>
        <w:pStyle w:val="EnglishHangEndNoCoptic"/>
      </w:pPr>
      <w:r w:rsidRPr="00AB1781">
        <w:tab/>
        <w:t>to give them their food in due season.</w:t>
      </w:r>
    </w:p>
    <w:p w14:paraId="64402B14" w14:textId="77777777" w:rsidR="00704CAA" w:rsidRPr="00AB1781" w:rsidRDefault="00704CAA" w:rsidP="00704CAA">
      <w:pPr>
        <w:pStyle w:val="EnglishHangNoCoptic"/>
      </w:pPr>
      <w:r w:rsidRPr="00AB1781">
        <w:t xml:space="preserve">28 When </w:t>
      </w:r>
      <w:r>
        <w:t>You</w:t>
      </w:r>
      <w:r w:rsidRPr="00AB1781">
        <w:t xml:space="preserve"> give it them, they </w:t>
      </w:r>
      <w:r>
        <w:t xml:space="preserve">will </w:t>
      </w:r>
      <w:r w:rsidRPr="00AB1781">
        <w:t>gather it;</w:t>
      </w:r>
    </w:p>
    <w:p w14:paraId="0CC1824C" w14:textId="77777777" w:rsidR="00704CAA" w:rsidRPr="00AB1781" w:rsidRDefault="00704CAA" w:rsidP="00704CAA">
      <w:pPr>
        <w:pStyle w:val="EnglishHangNoCoptic"/>
      </w:pPr>
      <w:r w:rsidRPr="00AB1781">
        <w:tab/>
        <w:t xml:space="preserve">when </w:t>
      </w:r>
      <w:r>
        <w:t>You</w:t>
      </w:r>
      <w:r w:rsidRPr="00AB1781">
        <w:t xml:space="preserve"> </w:t>
      </w:r>
      <w:r>
        <w:t>open</w:t>
      </w:r>
      <w:r w:rsidRPr="00AB1781">
        <w:t xml:space="preserve"> </w:t>
      </w:r>
      <w:r>
        <w:t>Your</w:t>
      </w:r>
      <w:r w:rsidRPr="00AB1781">
        <w:t xml:space="preserve"> hand,</w:t>
      </w:r>
    </w:p>
    <w:p w14:paraId="76B063E4" w14:textId="77777777" w:rsidR="00704CAA" w:rsidRPr="00AB1781" w:rsidRDefault="00704CAA" w:rsidP="00704CAA">
      <w:pPr>
        <w:pStyle w:val="EnglishHangEndNoCoptic"/>
      </w:pPr>
      <w:r w:rsidRPr="00AB1781">
        <w:tab/>
        <w:t>all</w:t>
      </w:r>
      <w:r>
        <w:t xml:space="preserve"> things</w:t>
      </w:r>
      <w:r>
        <w:rPr>
          <w:rStyle w:val="FootnoteReference"/>
        </w:rPr>
        <w:footnoteReference w:id="590"/>
      </w:r>
      <w:r w:rsidRPr="00AB1781">
        <w:t xml:space="preserve"> </w:t>
      </w:r>
      <w:r>
        <w:t>will b</w:t>
      </w:r>
      <w:r w:rsidRPr="00AB1781">
        <w:t xml:space="preserve">e filled with </w:t>
      </w:r>
      <w:r>
        <w:t xml:space="preserve">Your </w:t>
      </w:r>
      <w:r w:rsidRPr="00AB1781">
        <w:t>goodness.</w:t>
      </w:r>
    </w:p>
    <w:p w14:paraId="67F50A33" w14:textId="77777777" w:rsidR="00704CAA" w:rsidRPr="00AB1781" w:rsidRDefault="00704CAA" w:rsidP="00704CAA">
      <w:pPr>
        <w:pStyle w:val="EnglishHangNoCoptic"/>
      </w:pPr>
      <w:r w:rsidRPr="00AB1781">
        <w:t xml:space="preserve">29 </w:t>
      </w:r>
      <w:r>
        <w:t>But w</w:t>
      </w:r>
      <w:r w:rsidRPr="00AB1781">
        <w:t xml:space="preserve">hen </w:t>
      </w:r>
      <w:r>
        <w:t>You</w:t>
      </w:r>
      <w:r w:rsidRPr="00AB1781">
        <w:t xml:space="preserve"> </w:t>
      </w:r>
      <w:r>
        <w:t>turn</w:t>
      </w:r>
      <w:r w:rsidRPr="00AB1781">
        <w:t xml:space="preserve"> </w:t>
      </w:r>
      <w:r>
        <w:t>Your</w:t>
      </w:r>
      <w:r w:rsidRPr="00AB1781">
        <w:t xml:space="preserve"> face </w:t>
      </w:r>
      <w:r>
        <w:t xml:space="preserve">away, </w:t>
      </w:r>
      <w:r w:rsidRPr="00AB1781">
        <w:t xml:space="preserve">they </w:t>
      </w:r>
      <w:r>
        <w:t>will be</w:t>
      </w:r>
      <w:r w:rsidRPr="00AB1781">
        <w:t xml:space="preserve"> troubled.</w:t>
      </w:r>
    </w:p>
    <w:p w14:paraId="3E9547C7" w14:textId="77777777" w:rsidR="00704CAA" w:rsidRPr="00AB1781" w:rsidRDefault="00704CAA" w:rsidP="00704CAA">
      <w:pPr>
        <w:pStyle w:val="EnglishHangNoCoptic"/>
      </w:pPr>
      <w:r w:rsidRPr="00AB1781">
        <w:tab/>
      </w:r>
      <w:r>
        <w:t>When You</w:t>
      </w:r>
      <w:r w:rsidRPr="00AB1781">
        <w:t xml:space="preserve"> </w:t>
      </w:r>
      <w:r>
        <w:t>take</w:t>
      </w:r>
      <w:r w:rsidRPr="00AB1781">
        <w:t xml:space="preserve"> away their spirit</w:t>
      </w:r>
      <w:r>
        <w:rPr>
          <w:rStyle w:val="FootnoteReference"/>
        </w:rPr>
        <w:footnoteReference w:id="591"/>
      </w:r>
      <w:r w:rsidRPr="00AB1781">
        <w:t xml:space="preserve"> and they </w:t>
      </w:r>
      <w:r>
        <w:t>will fail</w:t>
      </w:r>
      <w:r w:rsidRPr="00AB1781">
        <w:t>,</w:t>
      </w:r>
    </w:p>
    <w:p w14:paraId="7FEF83CB" w14:textId="77777777" w:rsidR="00704CAA" w:rsidRPr="00AB1781" w:rsidRDefault="00704CAA" w:rsidP="00704CAA">
      <w:pPr>
        <w:pStyle w:val="EnglishHangEndNoCoptic"/>
      </w:pPr>
      <w:r w:rsidRPr="00AB1781">
        <w:tab/>
        <w:t>and return to their dust.</w:t>
      </w:r>
    </w:p>
    <w:p w14:paraId="229FEF2B" w14:textId="77777777" w:rsidR="00704CAA" w:rsidRPr="00AB1781" w:rsidRDefault="00704CAA" w:rsidP="00704CAA">
      <w:pPr>
        <w:pStyle w:val="EnglishHangNoCoptic"/>
      </w:pPr>
      <w:r w:rsidRPr="00AB1781">
        <w:t xml:space="preserve">30 </w:t>
      </w:r>
      <w:r>
        <w:t>You</w:t>
      </w:r>
      <w:r w:rsidRPr="00AB1781">
        <w:t xml:space="preserve"> </w:t>
      </w:r>
      <w:r>
        <w:t>will send</w:t>
      </w:r>
      <w:r w:rsidRPr="00AB1781">
        <w:t xml:space="preserve"> </w:t>
      </w:r>
      <w:r>
        <w:t>forth</w:t>
      </w:r>
      <w:r w:rsidRPr="00AB1781">
        <w:t xml:space="preserve"> </w:t>
      </w:r>
      <w:r>
        <w:t>Your S</w:t>
      </w:r>
      <w:r w:rsidRPr="00AB1781">
        <w:t xml:space="preserve">pirit, and they </w:t>
      </w:r>
      <w:r>
        <w:t>will be</w:t>
      </w:r>
      <w:r w:rsidRPr="00AB1781">
        <w:t xml:space="preserve"> created;</w:t>
      </w:r>
    </w:p>
    <w:p w14:paraId="6CA7182A" w14:textId="77777777" w:rsidR="00704CAA" w:rsidRPr="00AB1781" w:rsidRDefault="00704CAA" w:rsidP="00704CAA">
      <w:pPr>
        <w:pStyle w:val="EnglishHangEndNoCoptic"/>
      </w:pPr>
      <w:r w:rsidRPr="00AB1781">
        <w:tab/>
        <w:t xml:space="preserve">and </w:t>
      </w:r>
      <w:r>
        <w:t>You</w:t>
      </w:r>
      <w:r w:rsidRPr="00AB1781">
        <w:t xml:space="preserve"> </w:t>
      </w:r>
      <w:r>
        <w:t>will renew</w:t>
      </w:r>
      <w:r w:rsidRPr="00AB1781">
        <w:t xml:space="preserve"> the face of the earth.</w:t>
      </w:r>
    </w:p>
    <w:p w14:paraId="6156F167" w14:textId="77777777" w:rsidR="00704CAA" w:rsidRPr="00AB1781" w:rsidRDefault="00704CAA" w:rsidP="00704CAA">
      <w:pPr>
        <w:pStyle w:val="EnglishHangNoCoptic"/>
      </w:pPr>
      <w:r w:rsidRPr="00AB1781">
        <w:t xml:space="preserve">31 </w:t>
      </w:r>
      <w:r>
        <w:t>Let</w:t>
      </w:r>
      <w:r w:rsidRPr="00AB1781">
        <w:t xml:space="preserve"> the glory of the Lord </w:t>
      </w:r>
      <w:r>
        <w:t>be</w:t>
      </w:r>
      <w:r w:rsidRPr="00AB1781">
        <w:t xml:space="preserve"> </w:t>
      </w:r>
      <w:r>
        <w:t>forever</w:t>
      </w:r>
      <w:r w:rsidRPr="00AB1781">
        <w:t>;</w:t>
      </w:r>
    </w:p>
    <w:p w14:paraId="5F77D6DB" w14:textId="77777777" w:rsidR="00704CAA" w:rsidRPr="00AB1781" w:rsidRDefault="00704CAA" w:rsidP="00704CAA">
      <w:pPr>
        <w:pStyle w:val="EnglishHangEndNoCoptic"/>
      </w:pPr>
      <w:r w:rsidRPr="00AB1781">
        <w:tab/>
        <w:t xml:space="preserve">the Lord </w:t>
      </w:r>
      <w:r>
        <w:t>will be glad in His works—</w:t>
      </w:r>
    </w:p>
    <w:p w14:paraId="137A729E" w14:textId="77777777" w:rsidR="00704CAA" w:rsidRPr="00AB1781" w:rsidRDefault="00704CAA" w:rsidP="00704CAA">
      <w:pPr>
        <w:pStyle w:val="EnglishHangNoCoptic"/>
      </w:pPr>
      <w:r w:rsidRPr="00AB1781">
        <w:t>32 He looks upon the earth and makes it tremble;</w:t>
      </w:r>
    </w:p>
    <w:p w14:paraId="5B8BCFD1" w14:textId="77777777" w:rsidR="00704CAA" w:rsidRPr="00AB1781" w:rsidRDefault="00704CAA" w:rsidP="00704CAA">
      <w:pPr>
        <w:pStyle w:val="EnglishHangEndNoCoptic"/>
      </w:pPr>
      <w:r w:rsidRPr="00AB1781">
        <w:tab/>
        <w:t>He touches the mountains</w:t>
      </w:r>
      <w:r>
        <w:t>,</w:t>
      </w:r>
      <w:r w:rsidRPr="00AB1781">
        <w:t xml:space="preserve"> and they smoke.</w:t>
      </w:r>
    </w:p>
    <w:p w14:paraId="1DB07C84" w14:textId="77777777" w:rsidR="00704CAA" w:rsidRPr="00AB1781" w:rsidRDefault="00704CAA" w:rsidP="00704CAA">
      <w:pPr>
        <w:pStyle w:val="EnglishHangNoCoptic"/>
      </w:pPr>
      <w:r w:rsidRPr="00AB1781">
        <w:t>33 I will sing to the Lord all my life;</w:t>
      </w:r>
    </w:p>
    <w:p w14:paraId="16A58389" w14:textId="77777777" w:rsidR="00704CAA" w:rsidRPr="00AB1781" w:rsidRDefault="00704CAA" w:rsidP="00704CAA">
      <w:pPr>
        <w:pStyle w:val="EnglishHangEndNoCoptic"/>
      </w:pPr>
      <w:r w:rsidRPr="00AB1781">
        <w:tab/>
        <w:t xml:space="preserve">I will sing </w:t>
      </w:r>
      <w:r>
        <w:t>[</w:t>
      </w:r>
      <w:r w:rsidRPr="00AB1781">
        <w:t>praise</w:t>
      </w:r>
      <w:r>
        <w:t>]</w:t>
      </w:r>
      <w:r w:rsidRPr="00AB1781">
        <w:t xml:space="preserve"> to my God as long as I </w:t>
      </w:r>
      <w:r>
        <w:t>have being</w:t>
      </w:r>
      <w:r w:rsidRPr="00AB1781">
        <w:t>.</w:t>
      </w:r>
    </w:p>
    <w:p w14:paraId="66B3DF5B" w14:textId="77777777" w:rsidR="00704CAA" w:rsidRPr="00AB1781" w:rsidRDefault="00704CAA" w:rsidP="00704CAA">
      <w:pPr>
        <w:pStyle w:val="EnglishHangNoCoptic"/>
      </w:pPr>
      <w:r w:rsidRPr="00AB1781">
        <w:t xml:space="preserve">34 May my </w:t>
      </w:r>
      <w:r>
        <w:t>words</w:t>
      </w:r>
      <w:r>
        <w:rPr>
          <w:rStyle w:val="FootnoteReference"/>
        </w:rPr>
        <w:footnoteReference w:id="592"/>
      </w:r>
      <w:r w:rsidRPr="00AB1781">
        <w:t xml:space="preserve"> </w:t>
      </w:r>
      <w:r>
        <w:t>be pleasing to</w:t>
      </w:r>
      <w:r w:rsidRPr="00AB1781">
        <w:t xml:space="preserve"> Him,</w:t>
      </w:r>
    </w:p>
    <w:p w14:paraId="1D8C95EE" w14:textId="77777777" w:rsidR="00704CAA" w:rsidRPr="00AB1781" w:rsidRDefault="00704CAA" w:rsidP="00704CAA">
      <w:pPr>
        <w:pStyle w:val="EnglishHangEndNoCoptic"/>
      </w:pPr>
      <w:r w:rsidRPr="00AB1781">
        <w:tab/>
        <w:t xml:space="preserve">and I will </w:t>
      </w:r>
      <w:r>
        <w:t>be glad</w:t>
      </w:r>
      <w:r w:rsidRPr="00AB1781">
        <w:t xml:space="preserve"> in the Lord.</w:t>
      </w:r>
    </w:p>
    <w:p w14:paraId="35608635" w14:textId="77777777" w:rsidR="00704CAA" w:rsidRPr="00AB1781" w:rsidRDefault="00704CAA" w:rsidP="00704CAA">
      <w:pPr>
        <w:pStyle w:val="EnglishHangNoCoptic"/>
      </w:pPr>
      <w:r w:rsidRPr="00AB1781">
        <w:lastRenderedPageBreak/>
        <w:t xml:space="preserve">35 May sinners </w:t>
      </w:r>
      <w:r>
        <w:t>fail</w:t>
      </w:r>
      <w:r w:rsidRPr="00AB1781">
        <w:t xml:space="preserve"> from the earth,</w:t>
      </w:r>
    </w:p>
    <w:p w14:paraId="53096250" w14:textId="77777777" w:rsidR="00704CAA" w:rsidRPr="00AB1781" w:rsidRDefault="00704CAA" w:rsidP="00704CAA">
      <w:pPr>
        <w:pStyle w:val="EnglishHangNoCoptic"/>
      </w:pPr>
      <w:r w:rsidRPr="00AB1781">
        <w:tab/>
        <w:t>and the lawless</w:t>
      </w:r>
      <w:r>
        <w:t>,</w:t>
      </w:r>
      <w:r w:rsidRPr="00AB1781">
        <w:t xml:space="preserve"> so as to be no more.</w:t>
      </w:r>
    </w:p>
    <w:p w14:paraId="2A0D86B5" w14:textId="77777777" w:rsidR="00704CAA" w:rsidRPr="00DA6717" w:rsidRDefault="00704CAA" w:rsidP="00704CAA">
      <w:pPr>
        <w:pStyle w:val="EnglishHangEndNoCoptic"/>
      </w:pPr>
      <w:r w:rsidRPr="00AB1781">
        <w:tab/>
        <w:t>Bless the Lord, O my soul.</w:t>
      </w:r>
    </w:p>
    <w:p w14:paraId="63F599F4" w14:textId="77777777" w:rsidR="00704CAA" w:rsidRDefault="00704CAA" w:rsidP="00704CAA">
      <w:pPr>
        <w:pStyle w:val="Rubric"/>
      </w:pPr>
      <w:r>
        <w:t>Glory…</w:t>
      </w:r>
    </w:p>
    <w:p w14:paraId="60201B6D" w14:textId="77777777" w:rsidR="00704CAA" w:rsidRPr="00DA6717" w:rsidRDefault="00704CAA" w:rsidP="00704CAA">
      <w:pPr>
        <w:pStyle w:val="Heading4"/>
      </w:pPr>
      <w:r>
        <w:t>Psalm</w:t>
      </w:r>
      <w:r w:rsidRPr="00AB1781">
        <w:t xml:space="preserve"> 104</w:t>
      </w:r>
      <w:r w:rsidRPr="00AB1781">
        <w:rPr>
          <w:rStyle w:val="FootnoteReference"/>
          <w:rFonts w:cs="Lucida Grande"/>
        </w:rPr>
        <w:footnoteReference w:id="593"/>
      </w:r>
      <w:r>
        <w:t>: “Confess the Lord and call on His Name”</w:t>
      </w:r>
    </w:p>
    <w:p w14:paraId="4AC913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1EEF3CA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5AF72CA2" w14:textId="77777777" w:rsidR="00704CAA" w:rsidRPr="00AB1781" w:rsidRDefault="00704CAA" w:rsidP="00704CAA">
      <w:pPr>
        <w:pStyle w:val="Rubric"/>
      </w:pPr>
      <w:r w:rsidRPr="00AB1781">
        <w:t>1 (Alleluia)</w:t>
      </w:r>
    </w:p>
    <w:p w14:paraId="57782BC0" w14:textId="77777777" w:rsidR="00704CAA" w:rsidRPr="00AB1781" w:rsidRDefault="00704CAA" w:rsidP="00704CAA">
      <w:pPr>
        <w:pStyle w:val="EnglishHangNoCoptic"/>
      </w:pPr>
      <w:r>
        <w:t>Confess</w:t>
      </w:r>
      <w:r>
        <w:rPr>
          <w:rStyle w:val="FootnoteReference"/>
        </w:rPr>
        <w:footnoteReference w:id="594"/>
      </w:r>
      <w:r>
        <w:t xml:space="preserve"> the Lord and call on His N</w:t>
      </w:r>
      <w:r w:rsidRPr="00AB1781">
        <w:t>ame;</w:t>
      </w:r>
    </w:p>
    <w:p w14:paraId="383349FB" w14:textId="77777777" w:rsidR="00704CAA" w:rsidRPr="00AB1781" w:rsidRDefault="00704CAA" w:rsidP="00704CAA">
      <w:pPr>
        <w:pStyle w:val="EnglishHangEndNoCoptic"/>
      </w:pPr>
      <w:r w:rsidRPr="00AB1781">
        <w:tab/>
        <w:t xml:space="preserve">tell of His </w:t>
      </w:r>
      <w:r>
        <w:t>works</w:t>
      </w:r>
      <w:r w:rsidRPr="00AB1781">
        <w:t xml:space="preserve"> among the nations.</w:t>
      </w:r>
    </w:p>
    <w:p w14:paraId="22A9E4DF" w14:textId="77777777" w:rsidR="00704CAA" w:rsidRPr="00AB1781" w:rsidRDefault="00704CAA" w:rsidP="00704CAA">
      <w:pPr>
        <w:pStyle w:val="EnglishHangNoCoptic"/>
      </w:pPr>
      <w:r w:rsidRPr="00AB1781">
        <w:t>2 Sing to Him and praise</w:t>
      </w:r>
      <w:r>
        <w:rPr>
          <w:rStyle w:val="FootnoteReference"/>
        </w:rPr>
        <w:footnoteReference w:id="595"/>
      </w:r>
      <w:r w:rsidRPr="00AB1781">
        <w:t xml:space="preserve"> Him;</w:t>
      </w:r>
    </w:p>
    <w:p w14:paraId="6ABE0BD0" w14:textId="77777777" w:rsidR="00704CAA" w:rsidRPr="00AB1781" w:rsidRDefault="00704CAA" w:rsidP="00704CAA">
      <w:pPr>
        <w:pStyle w:val="EnglishHangEndNoCoptic"/>
      </w:pPr>
      <w:r w:rsidRPr="00AB1781">
        <w:tab/>
        <w:t xml:space="preserve">recount all His </w:t>
      </w:r>
      <w:r>
        <w:t>wonderful works</w:t>
      </w:r>
      <w:r w:rsidRPr="00AB1781">
        <w:t>.</w:t>
      </w:r>
    </w:p>
    <w:p w14:paraId="17D80B5F" w14:textId="77777777" w:rsidR="00704CAA" w:rsidRPr="00AB1781" w:rsidRDefault="00704CAA" w:rsidP="00704CAA">
      <w:pPr>
        <w:pStyle w:val="EnglishHangNoCoptic"/>
      </w:pPr>
      <w:r>
        <w:t>3 Glory in His holy N</w:t>
      </w:r>
      <w:r w:rsidRPr="00AB1781">
        <w:t>ame;</w:t>
      </w:r>
    </w:p>
    <w:p w14:paraId="56390910" w14:textId="77777777" w:rsidR="00704CAA" w:rsidRPr="00AB1781" w:rsidRDefault="00704CAA" w:rsidP="00704CAA">
      <w:pPr>
        <w:pStyle w:val="EnglishHangEndNoCoptic"/>
      </w:pPr>
      <w:r w:rsidRPr="00AB1781">
        <w:tab/>
        <w:t xml:space="preserve">let the hearts of those who seek the Lord </w:t>
      </w:r>
      <w:r>
        <w:t>be glad</w:t>
      </w:r>
      <w:r w:rsidRPr="00AB1781">
        <w:t>.</w:t>
      </w:r>
    </w:p>
    <w:p w14:paraId="651D8493" w14:textId="77777777" w:rsidR="00704CAA" w:rsidRPr="00AB1781" w:rsidRDefault="00704CAA" w:rsidP="00704CAA">
      <w:pPr>
        <w:pStyle w:val="EnglishHangNoCoptic"/>
      </w:pPr>
      <w:r w:rsidRPr="00AB1781">
        <w:t>4 Seek the Lord and be strengthened;</w:t>
      </w:r>
    </w:p>
    <w:p w14:paraId="3873EC78" w14:textId="77777777" w:rsidR="00704CAA" w:rsidRDefault="00704CAA" w:rsidP="00704CAA">
      <w:pPr>
        <w:pStyle w:val="EnglishHangNoCoptic"/>
      </w:pPr>
      <w:r w:rsidRPr="00AB1781">
        <w:tab/>
        <w:t xml:space="preserve">continually </w:t>
      </w:r>
      <w:r>
        <w:t xml:space="preserve">seek </w:t>
      </w:r>
      <w:r w:rsidRPr="00AB1781">
        <w:t xml:space="preserve">His </w:t>
      </w:r>
      <w:r>
        <w:t>face</w:t>
      </w:r>
      <w:r>
        <w:rPr>
          <w:rStyle w:val="FootnoteReference"/>
        </w:rPr>
        <w:footnoteReference w:id="596"/>
      </w:r>
    </w:p>
    <w:p w14:paraId="5243951A" w14:textId="77777777" w:rsidR="00704CAA" w:rsidRPr="00DA6717" w:rsidRDefault="00704CAA" w:rsidP="00704CAA">
      <w:pPr>
        <w:pStyle w:val="EnglishHangEndNoCoptic"/>
        <w:ind w:firstLine="0"/>
      </w:pPr>
      <w:r>
        <w:t>[and walk after Him.]</w:t>
      </w:r>
      <w:r>
        <w:rPr>
          <w:rStyle w:val="FootnoteReference"/>
        </w:rPr>
        <w:footnoteReference w:id="597"/>
      </w:r>
    </w:p>
    <w:p w14:paraId="05BBFAAA" w14:textId="77777777" w:rsidR="00704CAA" w:rsidRPr="00AB1781" w:rsidRDefault="00704CAA" w:rsidP="00704CAA">
      <w:pPr>
        <w:pStyle w:val="EnglishHangNoCoptic"/>
      </w:pPr>
      <w:r w:rsidRPr="00AB1781">
        <w:t>5 Remember the wonders He has done,</w:t>
      </w:r>
    </w:p>
    <w:p w14:paraId="178BF4AC" w14:textId="77777777" w:rsidR="00704CAA" w:rsidRPr="00AB1781" w:rsidRDefault="00704CAA" w:rsidP="00704CAA">
      <w:pPr>
        <w:pStyle w:val="EnglishHangEndNoCoptic"/>
      </w:pPr>
      <w:r w:rsidRPr="00AB1781">
        <w:tab/>
        <w:t xml:space="preserve">His </w:t>
      </w:r>
      <w:r>
        <w:t>miracles</w:t>
      </w:r>
      <w:r w:rsidRPr="00AB1781">
        <w:t xml:space="preserve"> and the judgments of His mouth,</w:t>
      </w:r>
    </w:p>
    <w:p w14:paraId="6F3624B3" w14:textId="77777777" w:rsidR="00704CAA" w:rsidRPr="00AB1781" w:rsidRDefault="00704CAA" w:rsidP="00704CAA">
      <w:pPr>
        <w:pStyle w:val="EnglishHangNoCoptic"/>
      </w:pPr>
      <w:r w:rsidRPr="00AB1781">
        <w:t xml:space="preserve">6 </w:t>
      </w:r>
      <w:r>
        <w:t>O</w:t>
      </w:r>
      <w:r w:rsidRPr="00AB1781">
        <w:t xml:space="preserve"> children</w:t>
      </w:r>
      <w:r>
        <w:rPr>
          <w:rStyle w:val="FootnoteReference"/>
        </w:rPr>
        <w:footnoteReference w:id="598"/>
      </w:r>
      <w:r w:rsidRPr="00AB1781">
        <w:t xml:space="preserve"> of Abraham, His servants,</w:t>
      </w:r>
    </w:p>
    <w:p w14:paraId="0B2AEC67" w14:textId="77777777" w:rsidR="00704CAA" w:rsidRPr="00AB1781" w:rsidRDefault="00704CAA" w:rsidP="00704CAA">
      <w:pPr>
        <w:pStyle w:val="EnglishHangEndNoCoptic"/>
      </w:pPr>
      <w:r w:rsidRPr="00AB1781">
        <w:tab/>
      </w:r>
      <w:r>
        <w:t>O</w:t>
      </w:r>
      <w:r w:rsidRPr="00AB1781">
        <w:t xml:space="preserve"> sons of Jacob, His chosen </w:t>
      </w:r>
      <w:r>
        <w:t>ones,</w:t>
      </w:r>
    </w:p>
    <w:p w14:paraId="08BBEB30" w14:textId="77777777" w:rsidR="00704CAA" w:rsidRPr="00AB1781" w:rsidRDefault="00704CAA" w:rsidP="00704CAA">
      <w:pPr>
        <w:pStyle w:val="EnglishHangNoCoptic"/>
      </w:pPr>
      <w:r w:rsidRPr="00AB1781">
        <w:t>7 He is the Lord our God;</w:t>
      </w:r>
    </w:p>
    <w:p w14:paraId="2C3A33A8" w14:textId="77777777" w:rsidR="00704CAA" w:rsidRPr="00AB1781" w:rsidRDefault="00704CAA" w:rsidP="00704CAA">
      <w:pPr>
        <w:pStyle w:val="EnglishHangEndNoCoptic"/>
      </w:pPr>
      <w:r w:rsidRPr="00AB1781">
        <w:tab/>
        <w:t>His judgments are in all the earth.</w:t>
      </w:r>
    </w:p>
    <w:p w14:paraId="4FDC75BE" w14:textId="77777777" w:rsidR="00704CAA" w:rsidRPr="00AB1781" w:rsidRDefault="00704CAA" w:rsidP="00704CAA">
      <w:pPr>
        <w:pStyle w:val="EnglishHangNoCoptic"/>
      </w:pPr>
      <w:r w:rsidRPr="00AB1781">
        <w:t>8 He never forgets His covenant</w:t>
      </w:r>
      <w:r>
        <w:rPr>
          <w:rStyle w:val="FootnoteReference"/>
        </w:rPr>
        <w:footnoteReference w:id="599"/>
      </w:r>
      <w:r w:rsidRPr="00AB1781">
        <w:t>,</w:t>
      </w:r>
    </w:p>
    <w:p w14:paraId="579DDF53" w14:textId="77777777" w:rsidR="00704CAA" w:rsidRPr="00AB1781" w:rsidRDefault="00704CAA" w:rsidP="00704CAA">
      <w:pPr>
        <w:pStyle w:val="EnglishHangEndNoCoptic"/>
      </w:pPr>
      <w:r w:rsidRPr="00AB1781">
        <w:tab/>
        <w:t xml:space="preserve">the </w:t>
      </w:r>
      <w:r>
        <w:t>word He commanded</w:t>
      </w:r>
      <w:r w:rsidRPr="00AB1781">
        <w:t xml:space="preserve"> for a thousand generations,</w:t>
      </w:r>
    </w:p>
    <w:p w14:paraId="5E8D632B" w14:textId="77777777" w:rsidR="00704CAA" w:rsidRPr="00AB1781" w:rsidRDefault="00704CAA" w:rsidP="00704CAA">
      <w:pPr>
        <w:pStyle w:val="EnglishHangNoCoptic"/>
      </w:pPr>
      <w:r w:rsidRPr="00AB1781">
        <w:lastRenderedPageBreak/>
        <w:t xml:space="preserve">9  </w:t>
      </w:r>
      <w:r>
        <w:t xml:space="preserve">[the covenant] </w:t>
      </w:r>
      <w:r w:rsidRPr="00AB1781">
        <w:t xml:space="preserve">which He </w:t>
      </w:r>
      <w:r>
        <w:t>established</w:t>
      </w:r>
      <w:r w:rsidRPr="00AB1781">
        <w:t xml:space="preserve"> with Abraham,</w:t>
      </w:r>
    </w:p>
    <w:p w14:paraId="712257AA" w14:textId="77777777" w:rsidR="00704CAA" w:rsidRPr="00AB1781" w:rsidRDefault="00704CAA" w:rsidP="00704CAA">
      <w:pPr>
        <w:pStyle w:val="EnglishHangEndNoCoptic"/>
      </w:pPr>
      <w:r>
        <w:tab/>
        <w:t>and His</w:t>
      </w:r>
      <w:r w:rsidRPr="00AB1781">
        <w:t xml:space="preserve"> </w:t>
      </w:r>
      <w:r>
        <w:t>oath to Isaac;</w:t>
      </w:r>
    </w:p>
    <w:p w14:paraId="4D89F5F0" w14:textId="77777777" w:rsidR="00704CAA" w:rsidRPr="00AB1781" w:rsidRDefault="00704CAA" w:rsidP="00704CAA">
      <w:pPr>
        <w:pStyle w:val="EnglishHangNoCoptic"/>
      </w:pPr>
      <w:r w:rsidRPr="00AB1781">
        <w:t xml:space="preserve">10 </w:t>
      </w:r>
      <w:r>
        <w:t>and</w:t>
      </w:r>
      <w:r w:rsidRPr="00AB1781">
        <w:t xml:space="preserve"> He </w:t>
      </w:r>
      <w:r>
        <w:t>established it</w:t>
      </w:r>
      <w:r>
        <w:rPr>
          <w:rStyle w:val="FootnoteReference"/>
        </w:rPr>
        <w:footnoteReference w:id="600"/>
      </w:r>
      <w:r>
        <w:t xml:space="preserve"> with</w:t>
      </w:r>
      <w:r w:rsidRPr="00AB1781">
        <w:t xml:space="preserve"> Jacob as a</w:t>
      </w:r>
      <w:r>
        <w:t>n</w:t>
      </w:r>
      <w:r w:rsidRPr="00AB1781">
        <w:t xml:space="preserve"> </w:t>
      </w:r>
      <w:r>
        <w:t>ordinance</w:t>
      </w:r>
      <w:r w:rsidRPr="00AB1781">
        <w:t>,</w:t>
      </w:r>
    </w:p>
    <w:p w14:paraId="40ACE8A8" w14:textId="77777777" w:rsidR="00704CAA" w:rsidRPr="00AB1781" w:rsidRDefault="00704CAA" w:rsidP="00704CAA">
      <w:pPr>
        <w:pStyle w:val="EnglishHangEndNoCoptic"/>
      </w:pPr>
      <w:r w:rsidRPr="00AB1781">
        <w:tab/>
        <w:t xml:space="preserve">and </w:t>
      </w:r>
      <w:r>
        <w:t>with</w:t>
      </w:r>
      <w:r w:rsidRPr="00AB1781">
        <w:t xml:space="preserve"> Israel as an </w:t>
      </w:r>
      <w:r>
        <w:t>everlasting</w:t>
      </w:r>
      <w:r w:rsidRPr="00AB1781">
        <w:t xml:space="preserve"> covenant,</w:t>
      </w:r>
    </w:p>
    <w:p w14:paraId="44664129" w14:textId="77777777" w:rsidR="00704CAA" w:rsidRPr="00AB1781" w:rsidRDefault="00704CAA" w:rsidP="00704CAA">
      <w:pPr>
        <w:pStyle w:val="EnglishHangNoCoptic"/>
      </w:pPr>
      <w:r>
        <w:t>11 saying, “</w:t>
      </w:r>
      <w:r w:rsidRPr="00AB1781">
        <w:t>I will give the land of Canaan</w:t>
      </w:r>
      <w:r>
        <w:t xml:space="preserve"> to you</w:t>
      </w:r>
    </w:p>
    <w:p w14:paraId="21DE8A5A" w14:textId="77777777" w:rsidR="00704CAA" w:rsidRPr="00AB1781" w:rsidRDefault="00704CAA" w:rsidP="00704CAA">
      <w:pPr>
        <w:pStyle w:val="EnglishHangEndNoCoptic"/>
      </w:pPr>
      <w:r w:rsidRPr="00AB1781">
        <w:tab/>
        <w:t xml:space="preserve">as </w:t>
      </w:r>
      <w:r>
        <w:t>parcels for your inheritance.”</w:t>
      </w:r>
    </w:p>
    <w:p w14:paraId="716E6AF8" w14:textId="77777777" w:rsidR="00704CAA" w:rsidRPr="00AB1781" w:rsidRDefault="00704CAA" w:rsidP="00704CAA">
      <w:pPr>
        <w:pStyle w:val="EnglishHangNoCoptic"/>
      </w:pPr>
      <w:r>
        <w:t>12 W</w:t>
      </w:r>
      <w:r w:rsidRPr="00AB1781">
        <w:t>hen they were few in number,</w:t>
      </w:r>
    </w:p>
    <w:p w14:paraId="340AA8DA" w14:textId="77777777" w:rsidR="00704CAA" w:rsidRPr="00AB1781" w:rsidRDefault="00704CAA" w:rsidP="00704CAA">
      <w:pPr>
        <w:pStyle w:val="EnglishHangEndNoCoptic"/>
      </w:pPr>
      <w:r w:rsidRPr="00AB1781">
        <w:tab/>
        <w:t>very few</w:t>
      </w:r>
      <w:r>
        <w:t>,</w:t>
      </w:r>
      <w:r w:rsidRPr="00AB1781">
        <w:t xml:space="preserve"> and </w:t>
      </w:r>
      <w:r>
        <w:t>sojourners</w:t>
      </w:r>
      <w:r>
        <w:rPr>
          <w:rStyle w:val="FootnoteReference"/>
        </w:rPr>
        <w:footnoteReference w:id="601"/>
      </w:r>
      <w:r>
        <w:t xml:space="preserve"> in the land,</w:t>
      </w:r>
    </w:p>
    <w:p w14:paraId="17FC774F" w14:textId="77777777" w:rsidR="00704CAA" w:rsidRPr="00AB1781" w:rsidRDefault="00704CAA" w:rsidP="00704CAA">
      <w:pPr>
        <w:pStyle w:val="EnglishHangNoCoptic"/>
      </w:pPr>
      <w:r w:rsidRPr="00AB1781">
        <w:t xml:space="preserve">13 </w:t>
      </w:r>
      <w:r>
        <w:t>they also</w:t>
      </w:r>
      <w:r w:rsidRPr="00AB1781">
        <w:t xml:space="preserve"> passed from nation to nation,</w:t>
      </w:r>
    </w:p>
    <w:p w14:paraId="4B79C972" w14:textId="77777777" w:rsidR="00704CAA" w:rsidRPr="00AB1781" w:rsidRDefault="00704CAA" w:rsidP="00704CAA">
      <w:pPr>
        <w:pStyle w:val="EnglishHangEndNoCoptic"/>
      </w:pPr>
      <w:r w:rsidRPr="00AB1781">
        <w:tab/>
        <w:t xml:space="preserve">and from </w:t>
      </w:r>
      <w:r>
        <w:t>a</w:t>
      </w:r>
      <w:r w:rsidRPr="00AB1781">
        <w:t xml:space="preserve"> kingdom to another people.</w:t>
      </w:r>
    </w:p>
    <w:p w14:paraId="1A31F9A7" w14:textId="77777777" w:rsidR="00704CAA" w:rsidRPr="00AB1781" w:rsidRDefault="00704CAA" w:rsidP="00704CAA">
      <w:pPr>
        <w:pStyle w:val="EnglishHangNoCoptic"/>
      </w:pPr>
      <w:r w:rsidRPr="00AB1781">
        <w:t xml:space="preserve">14 He allowed no one to </w:t>
      </w:r>
      <w:r>
        <w:t>wrong</w:t>
      </w:r>
      <w:r w:rsidRPr="00AB1781">
        <w:t xml:space="preserve"> them,</w:t>
      </w:r>
    </w:p>
    <w:p w14:paraId="0A4329FA" w14:textId="77777777" w:rsidR="00704CAA" w:rsidRPr="00AB1781" w:rsidRDefault="00704CAA" w:rsidP="00704CAA">
      <w:pPr>
        <w:pStyle w:val="EnglishHangEndNoCoptic"/>
      </w:pPr>
      <w:r w:rsidRPr="00AB1781">
        <w:tab/>
        <w:t xml:space="preserve">and </w:t>
      </w:r>
      <w:r>
        <w:t>He rebuked</w:t>
      </w:r>
      <w:r w:rsidRPr="00AB1781">
        <w:t xml:space="preserve"> kings on their account:</w:t>
      </w:r>
    </w:p>
    <w:p w14:paraId="4DAE1909" w14:textId="77777777" w:rsidR="00704CAA" w:rsidRPr="00AB1781" w:rsidRDefault="00704CAA" w:rsidP="00704CAA">
      <w:pPr>
        <w:pStyle w:val="EnglishHangNoCoptic"/>
      </w:pPr>
      <w:r>
        <w:t>15 “Do not touch</w:t>
      </w:r>
      <w:r w:rsidRPr="00AB1781">
        <w:t xml:space="preserve"> My anointed </w:t>
      </w:r>
      <w:r>
        <w:t>ones</w:t>
      </w:r>
      <w:r w:rsidRPr="00AB1781">
        <w:t>,</w:t>
      </w:r>
      <w:r w:rsidRPr="00AB1781">
        <w:rPr>
          <w:rStyle w:val="FootnoteReference"/>
        </w:rPr>
        <w:footnoteReference w:id="602"/>
      </w:r>
    </w:p>
    <w:p w14:paraId="2B035778" w14:textId="77777777" w:rsidR="00704CAA" w:rsidRPr="00AB1781" w:rsidRDefault="00704CAA" w:rsidP="00704CAA">
      <w:pPr>
        <w:pStyle w:val="EnglishHangEndNoCoptic"/>
      </w:pPr>
      <w:r w:rsidRPr="00AB1781">
        <w:tab/>
        <w:t>and do My</w:t>
      </w:r>
      <w:r>
        <w:t xml:space="preserve"> prophets no harm.”</w:t>
      </w:r>
    </w:p>
    <w:p w14:paraId="3A3F7155" w14:textId="77777777" w:rsidR="00704CAA" w:rsidRPr="00AB1781" w:rsidRDefault="00704CAA" w:rsidP="00704CAA">
      <w:pPr>
        <w:pStyle w:val="EnglishHangNoCoptic"/>
      </w:pPr>
      <w:r w:rsidRPr="00AB1781">
        <w:t xml:space="preserve">16 And He called a famine </w:t>
      </w:r>
      <w:r>
        <w:t>up</w:t>
      </w:r>
      <w:r w:rsidRPr="00AB1781">
        <w:t>on the land—</w:t>
      </w:r>
    </w:p>
    <w:p w14:paraId="2EEBA272" w14:textId="77777777" w:rsidR="00704CAA" w:rsidRPr="00AB1781" w:rsidRDefault="00704CAA" w:rsidP="00704CAA">
      <w:pPr>
        <w:pStyle w:val="EnglishHangEndNoCoptic"/>
      </w:pPr>
      <w:r w:rsidRPr="00AB1781">
        <w:tab/>
      </w:r>
      <w:r>
        <w:t>He crushed</w:t>
      </w:r>
      <w:r w:rsidRPr="00AB1781">
        <w:t xml:space="preserve"> </w:t>
      </w:r>
      <w:r>
        <w:t>their provision</w:t>
      </w:r>
      <w:r w:rsidRPr="00AB1781">
        <w:t xml:space="preserve"> </w:t>
      </w:r>
      <w:r>
        <w:t>of bread;</w:t>
      </w:r>
    </w:p>
    <w:p w14:paraId="20C3BDB7" w14:textId="77777777" w:rsidR="00704CAA" w:rsidRPr="00AB1781" w:rsidRDefault="00704CAA" w:rsidP="00704CAA">
      <w:pPr>
        <w:pStyle w:val="EnglishHangNoCoptic"/>
      </w:pPr>
      <w:r w:rsidRPr="00AB1781">
        <w:t>17 He sent a man ahead of them;</w:t>
      </w:r>
    </w:p>
    <w:p w14:paraId="1051E834" w14:textId="77777777" w:rsidR="00704CAA" w:rsidRPr="00AB1781" w:rsidRDefault="00704CAA" w:rsidP="00704CAA">
      <w:pPr>
        <w:pStyle w:val="EnglishHangEndNoCoptic"/>
      </w:pPr>
      <w:r w:rsidRPr="00AB1781">
        <w:tab/>
        <w:t>Joseph was sold as a slave.</w:t>
      </w:r>
    </w:p>
    <w:p w14:paraId="3145DAC0" w14:textId="77777777" w:rsidR="00704CAA" w:rsidRPr="00AB1781" w:rsidRDefault="00704CAA" w:rsidP="00704CAA">
      <w:pPr>
        <w:pStyle w:val="EnglishHangNoCoptic"/>
      </w:pPr>
      <w:r w:rsidRPr="00AB1781">
        <w:t>18 They humbled his feet with fetters;</w:t>
      </w:r>
    </w:p>
    <w:p w14:paraId="5FE5B2A4" w14:textId="77777777" w:rsidR="00704CAA" w:rsidRPr="00AB1781" w:rsidRDefault="00704CAA" w:rsidP="00704CAA">
      <w:pPr>
        <w:pStyle w:val="EnglishHangEndNoCoptic"/>
      </w:pPr>
      <w:r w:rsidRPr="00AB1781">
        <w:tab/>
        <w:t xml:space="preserve">his </w:t>
      </w:r>
      <w:r>
        <w:t>soul</w:t>
      </w:r>
      <w:r w:rsidRPr="00AB1781">
        <w:t xml:space="preserve"> </w:t>
      </w:r>
      <w:r>
        <w:t>past into</w:t>
      </w:r>
      <w:r w:rsidRPr="00AB1781">
        <w:t xml:space="preserve"> </w:t>
      </w:r>
      <w:r>
        <w:t>iron</w:t>
      </w:r>
      <w:r w:rsidRPr="00AB1781">
        <w:t>.</w:t>
      </w:r>
    </w:p>
    <w:p w14:paraId="0A0334F1" w14:textId="77777777" w:rsidR="00704CAA" w:rsidRPr="00AB1781" w:rsidRDefault="00704CAA" w:rsidP="00704CAA">
      <w:pPr>
        <w:pStyle w:val="EnglishHangNoCoptic"/>
      </w:pPr>
      <w:r>
        <w:t>19 Until what h</w:t>
      </w:r>
      <w:r w:rsidRPr="00AB1781">
        <w:t>e had said came to pass,</w:t>
      </w:r>
    </w:p>
    <w:p w14:paraId="3812C297" w14:textId="77777777" w:rsidR="00704CAA" w:rsidRPr="00AB1781" w:rsidRDefault="00704CAA" w:rsidP="00704CAA">
      <w:pPr>
        <w:pStyle w:val="EnglishHangEndNoCoptic"/>
      </w:pPr>
      <w:r w:rsidRPr="00AB1781">
        <w:tab/>
        <w:t xml:space="preserve">the </w:t>
      </w:r>
      <w:r>
        <w:t>revelation</w:t>
      </w:r>
      <w:r w:rsidRPr="00AB1781">
        <w:t xml:space="preserve"> of the Lord </w:t>
      </w:r>
      <w:r>
        <w:t>purified</w:t>
      </w:r>
      <w:r w:rsidRPr="00AB1781">
        <w:t xml:space="preserve"> him.</w:t>
      </w:r>
    </w:p>
    <w:p w14:paraId="42BFE7CF" w14:textId="77777777" w:rsidR="00704CAA" w:rsidRPr="00AB1781" w:rsidRDefault="00704CAA" w:rsidP="00704CAA">
      <w:pPr>
        <w:pStyle w:val="EnglishHangNoCoptic"/>
      </w:pPr>
      <w:r w:rsidRPr="00AB1781">
        <w:t>20</w:t>
      </w:r>
      <w:r>
        <w:t xml:space="preserve"> The king sent and released him,</w:t>
      </w:r>
    </w:p>
    <w:p w14:paraId="572CB894" w14:textId="77777777" w:rsidR="00704CAA" w:rsidRPr="00AB1781" w:rsidRDefault="00704CAA" w:rsidP="00704CAA">
      <w:pPr>
        <w:pStyle w:val="EnglishHangEndNoCoptic"/>
      </w:pPr>
      <w:r w:rsidRPr="00AB1781">
        <w:tab/>
        <w:t>the ruler of the people set him free.</w:t>
      </w:r>
    </w:p>
    <w:p w14:paraId="69B1F16F" w14:textId="77777777" w:rsidR="00704CAA" w:rsidRPr="00AB1781" w:rsidRDefault="00704CAA" w:rsidP="00704CAA">
      <w:pPr>
        <w:pStyle w:val="EnglishHangNoCoptic"/>
      </w:pPr>
      <w:r w:rsidRPr="00AB1781">
        <w:t>21 He made him lord of all his house</w:t>
      </w:r>
    </w:p>
    <w:p w14:paraId="6A883033" w14:textId="77777777" w:rsidR="00704CAA" w:rsidRPr="00AB1781" w:rsidRDefault="00704CAA" w:rsidP="00704CAA">
      <w:pPr>
        <w:pStyle w:val="EnglishHangEndNoCoptic"/>
      </w:pPr>
      <w:r w:rsidRPr="00AB1781">
        <w:tab/>
        <w:t>and ruler of all his possessions,</w:t>
      </w:r>
    </w:p>
    <w:p w14:paraId="05ADFE8E" w14:textId="77777777" w:rsidR="00704CAA" w:rsidRPr="00AB1781" w:rsidRDefault="00704CAA" w:rsidP="00704CAA">
      <w:pPr>
        <w:pStyle w:val="EnglishHangNoCoptic"/>
      </w:pPr>
      <w:r w:rsidRPr="00AB1781">
        <w:t xml:space="preserve">22 to </w:t>
      </w:r>
      <w:r>
        <w:t>educate</w:t>
      </w:r>
      <w:r w:rsidRPr="00AB1781">
        <w:t xml:space="preserve"> his princes to be like himself</w:t>
      </w:r>
    </w:p>
    <w:p w14:paraId="7F0B41E2" w14:textId="77777777" w:rsidR="00704CAA" w:rsidRPr="00AB1781" w:rsidRDefault="00704CAA" w:rsidP="00704CAA">
      <w:pPr>
        <w:pStyle w:val="EnglishHangEndNoCoptic"/>
      </w:pPr>
      <w:r w:rsidRPr="00AB1781">
        <w:tab/>
        <w:t xml:space="preserve">and to teach his </w:t>
      </w:r>
      <w:r>
        <w:t>elders</w:t>
      </w:r>
      <w:r w:rsidRPr="00AB1781">
        <w:t xml:space="preserve"> wisdom.</w:t>
      </w:r>
    </w:p>
    <w:p w14:paraId="6DEB730F" w14:textId="77777777" w:rsidR="00704CAA" w:rsidRPr="00AB1781" w:rsidRDefault="00704CAA" w:rsidP="00704CAA">
      <w:pPr>
        <w:pStyle w:val="EnglishHangNoCoptic"/>
      </w:pPr>
      <w:r w:rsidRPr="00AB1781">
        <w:t>23 Then Israel came into Egypt,</w:t>
      </w:r>
    </w:p>
    <w:p w14:paraId="7CA9FF4E" w14:textId="77777777" w:rsidR="00704CAA" w:rsidRPr="00DA6717" w:rsidRDefault="00704CAA" w:rsidP="00704CAA">
      <w:pPr>
        <w:pStyle w:val="EnglishHangEndNoCoptic"/>
      </w:pPr>
      <w:r w:rsidRPr="00AB1781">
        <w:tab/>
        <w:t xml:space="preserve">and Jacob </w:t>
      </w:r>
      <w:r>
        <w:t>sojourned</w:t>
      </w:r>
      <w:r w:rsidRPr="00AB1781">
        <w:t xml:space="preserve"> in the land of Ham.</w:t>
      </w:r>
    </w:p>
    <w:p w14:paraId="20B45317" w14:textId="77777777" w:rsidR="00704CAA" w:rsidRPr="00AB1781" w:rsidRDefault="00704CAA" w:rsidP="00704CAA">
      <w:pPr>
        <w:pStyle w:val="EnglishHangNoCoptic"/>
      </w:pPr>
      <w:r w:rsidRPr="00AB1781">
        <w:lastRenderedPageBreak/>
        <w:t xml:space="preserve">24 And He increased His people </w:t>
      </w:r>
      <w:r>
        <w:t>greatly</w:t>
      </w:r>
      <w:r w:rsidRPr="00AB1781">
        <w:t>,</w:t>
      </w:r>
    </w:p>
    <w:p w14:paraId="40E467A8" w14:textId="77777777" w:rsidR="00704CAA" w:rsidRPr="00AB1781" w:rsidRDefault="00704CAA" w:rsidP="00704CAA">
      <w:pPr>
        <w:pStyle w:val="EnglishHangEndNoCoptic"/>
      </w:pPr>
      <w:r w:rsidRPr="00AB1781">
        <w:tab/>
        <w:t>and made them stronger than their enemies.</w:t>
      </w:r>
    </w:p>
    <w:p w14:paraId="15696AC1" w14:textId="77777777" w:rsidR="00704CAA" w:rsidRPr="00AB1781" w:rsidRDefault="00704CAA" w:rsidP="00704CAA">
      <w:pPr>
        <w:pStyle w:val="EnglishHangNoCoptic"/>
      </w:pPr>
      <w:r w:rsidRPr="00AB1781">
        <w:t xml:space="preserve">25 He </w:t>
      </w:r>
      <w:r>
        <w:t>changed</w:t>
      </w:r>
      <w:r w:rsidRPr="00AB1781">
        <w:t xml:space="preserve"> their hearts to hate His people,</w:t>
      </w:r>
    </w:p>
    <w:p w14:paraId="083135F9" w14:textId="77777777" w:rsidR="00704CAA" w:rsidRPr="00AB1781" w:rsidRDefault="00704CAA" w:rsidP="00704CAA">
      <w:pPr>
        <w:pStyle w:val="EnglishHangEndNoCoptic"/>
      </w:pPr>
      <w:r w:rsidRPr="00AB1781">
        <w:tab/>
        <w:t>to deal craftily with His servants.</w:t>
      </w:r>
    </w:p>
    <w:p w14:paraId="62F04C59" w14:textId="77777777" w:rsidR="00704CAA" w:rsidRPr="00AB1781" w:rsidRDefault="00704CAA" w:rsidP="00704CAA">
      <w:pPr>
        <w:pStyle w:val="EnglishHangNoCoptic"/>
      </w:pPr>
      <w:r w:rsidRPr="00AB1781">
        <w:t>26 He sent His servant Moses,</w:t>
      </w:r>
    </w:p>
    <w:p w14:paraId="37ADE9B2" w14:textId="77777777" w:rsidR="00704CAA" w:rsidRPr="00AB1781" w:rsidRDefault="00704CAA" w:rsidP="00704CAA">
      <w:pPr>
        <w:pStyle w:val="EnglishHangEndNoCoptic"/>
      </w:pPr>
      <w:r w:rsidRPr="00AB1781">
        <w:tab/>
        <w:t>and Aaron whom He had chosen.</w:t>
      </w:r>
    </w:p>
    <w:p w14:paraId="25EB12B4" w14:textId="77777777" w:rsidR="00704CAA" w:rsidRPr="00AB1781" w:rsidRDefault="00704CAA" w:rsidP="00704CAA">
      <w:pPr>
        <w:pStyle w:val="EnglishHangNoCoptic"/>
      </w:pPr>
      <w:r w:rsidRPr="00AB1781">
        <w:t xml:space="preserve">27 He </w:t>
      </w:r>
      <w:r>
        <w:t>placed</w:t>
      </w:r>
      <w:r w:rsidRPr="00AB1781">
        <w:t xml:space="preserve"> the words of His signs</w:t>
      </w:r>
      <w:r>
        <w:t xml:space="preserve"> in them,</w:t>
      </w:r>
    </w:p>
    <w:p w14:paraId="46395058" w14:textId="77777777" w:rsidR="00704CAA" w:rsidRPr="00AB1781" w:rsidRDefault="00704CAA" w:rsidP="00704CAA">
      <w:pPr>
        <w:pStyle w:val="EnglishHangEndNoCoptic"/>
      </w:pPr>
      <w:r w:rsidRPr="00AB1781">
        <w:tab/>
        <w:t xml:space="preserve">and </w:t>
      </w:r>
      <w:r>
        <w:t>His wonders</w:t>
      </w:r>
      <w:r w:rsidRPr="00AB1781">
        <w:t xml:space="preserve"> in the land of Ham.</w:t>
      </w:r>
    </w:p>
    <w:p w14:paraId="1FCC085A" w14:textId="77777777" w:rsidR="00704CAA" w:rsidRPr="00AB1781" w:rsidRDefault="00704CAA" w:rsidP="00704CAA">
      <w:pPr>
        <w:pStyle w:val="EnglishHangNoCoptic"/>
      </w:pPr>
      <w:r w:rsidRPr="00AB1781">
        <w:t>28 He sent darkness</w:t>
      </w:r>
      <w:r>
        <w:t>,</w:t>
      </w:r>
      <w:r w:rsidRPr="00AB1781">
        <w:t xml:space="preserve"> and it </w:t>
      </w:r>
      <w:r>
        <w:t xml:space="preserve">grew </w:t>
      </w:r>
      <w:r w:rsidRPr="00AB1781">
        <w:t>dark,</w:t>
      </w:r>
    </w:p>
    <w:p w14:paraId="71692A00" w14:textId="77777777" w:rsidR="00704CAA" w:rsidRPr="00AB1781" w:rsidRDefault="00704CAA" w:rsidP="00704CAA">
      <w:pPr>
        <w:pStyle w:val="EnglishHangEndNoCoptic"/>
      </w:pPr>
      <w:r w:rsidRPr="00AB1781">
        <w:tab/>
      </w:r>
      <w:r>
        <w:t>for they</w:t>
      </w:r>
      <w:r w:rsidRPr="00AB1781">
        <w:t xml:space="preserve"> </w:t>
      </w:r>
      <w:r>
        <w:t>rebelled against</w:t>
      </w:r>
      <w:r w:rsidRPr="00AB1781">
        <w:t xml:space="preserve"> His words.</w:t>
      </w:r>
    </w:p>
    <w:p w14:paraId="6A7D42E0" w14:textId="77777777" w:rsidR="00704CAA" w:rsidRPr="00AB1781" w:rsidRDefault="00704CAA" w:rsidP="00704CAA">
      <w:pPr>
        <w:pStyle w:val="EnglishHangNoCoptic"/>
      </w:pPr>
      <w:r w:rsidRPr="00AB1781">
        <w:t>29 He turned their waters into blood</w:t>
      </w:r>
      <w:r>
        <w:t>,</w:t>
      </w:r>
    </w:p>
    <w:p w14:paraId="627B7566" w14:textId="77777777" w:rsidR="00704CAA" w:rsidRPr="00AB1781" w:rsidRDefault="00704CAA" w:rsidP="00704CAA">
      <w:pPr>
        <w:pStyle w:val="EnglishHangEndNoCoptic"/>
      </w:pPr>
      <w:r w:rsidRPr="00AB1781">
        <w:tab/>
        <w:t>and killed their fish.</w:t>
      </w:r>
    </w:p>
    <w:p w14:paraId="3553A4B8" w14:textId="77777777" w:rsidR="00704CAA" w:rsidRPr="00AB1781" w:rsidRDefault="00704CAA" w:rsidP="00704CAA">
      <w:pPr>
        <w:pStyle w:val="EnglishHangNoCoptic"/>
      </w:pPr>
      <w:r w:rsidRPr="00AB1781">
        <w:t xml:space="preserve">30 Their land </w:t>
      </w:r>
      <w:r>
        <w:t>crawled</w:t>
      </w:r>
      <w:r w:rsidRPr="00AB1781">
        <w:t xml:space="preserve"> with frogs,</w:t>
      </w:r>
    </w:p>
    <w:p w14:paraId="64E2F870" w14:textId="77777777" w:rsidR="00704CAA" w:rsidRPr="00AB1781" w:rsidRDefault="00704CAA" w:rsidP="00704CAA">
      <w:pPr>
        <w:pStyle w:val="EnglishHangEndNoCoptic"/>
      </w:pPr>
      <w:r>
        <w:tab/>
        <w:t>even in the chambers of their king</w:t>
      </w:r>
      <w:r w:rsidRPr="00AB1781">
        <w:t>.</w:t>
      </w:r>
    </w:p>
    <w:p w14:paraId="7261D978" w14:textId="77777777" w:rsidR="00704CAA" w:rsidRPr="00AB1781" w:rsidRDefault="00704CAA" w:rsidP="00704CAA">
      <w:pPr>
        <w:pStyle w:val="EnglishHangNoCoptic"/>
      </w:pPr>
      <w:r w:rsidRPr="00AB1781">
        <w:t xml:space="preserve">31 He spoke and the </w:t>
      </w:r>
      <w:r>
        <w:t>dog-flies</w:t>
      </w:r>
      <w:r w:rsidRPr="00AB1781">
        <w:t xml:space="preserve"> came,</w:t>
      </w:r>
    </w:p>
    <w:p w14:paraId="2EE0C94E" w14:textId="77777777" w:rsidR="00704CAA" w:rsidRPr="00AB1781" w:rsidRDefault="00704CAA" w:rsidP="00704CAA">
      <w:pPr>
        <w:pStyle w:val="EnglishHangEndNoCoptic"/>
      </w:pPr>
      <w:r w:rsidRPr="00AB1781">
        <w:tab/>
        <w:t xml:space="preserve">and gnats in all their </w:t>
      </w:r>
      <w:r>
        <w:t>territories</w:t>
      </w:r>
      <w:r w:rsidRPr="00AB1781">
        <w:t>.</w:t>
      </w:r>
    </w:p>
    <w:p w14:paraId="009780CB" w14:textId="77777777" w:rsidR="00704CAA" w:rsidRPr="00AB1781" w:rsidRDefault="00704CAA" w:rsidP="00704CAA">
      <w:pPr>
        <w:pStyle w:val="EnglishHangNoCoptic"/>
      </w:pPr>
      <w:r>
        <w:t>32 He gave them hail for rain;</w:t>
      </w:r>
    </w:p>
    <w:p w14:paraId="4F349BD9" w14:textId="77777777" w:rsidR="00704CAA" w:rsidRPr="00AB1781" w:rsidRDefault="00704CAA" w:rsidP="00704CAA">
      <w:pPr>
        <w:pStyle w:val="EnglishHangEndNoCoptic"/>
      </w:pPr>
      <w:r w:rsidRPr="00AB1781">
        <w:tab/>
        <w:t xml:space="preserve">fire </w:t>
      </w:r>
      <w:r>
        <w:t>burned up</w:t>
      </w:r>
      <w:r w:rsidRPr="00AB1781">
        <w:t xml:space="preserve"> their land.</w:t>
      </w:r>
    </w:p>
    <w:p w14:paraId="304BC533" w14:textId="77777777" w:rsidR="00704CAA" w:rsidRPr="00AB1781" w:rsidRDefault="00704CAA" w:rsidP="00704CAA">
      <w:pPr>
        <w:pStyle w:val="EnglishHangNoCoptic"/>
      </w:pPr>
      <w:r w:rsidRPr="00AB1781">
        <w:t xml:space="preserve">33 And He struck their </w:t>
      </w:r>
      <w:r>
        <w:t xml:space="preserve">vines and their fig </w:t>
      </w:r>
      <w:r w:rsidRPr="00AB1781">
        <w:t>trees,</w:t>
      </w:r>
    </w:p>
    <w:p w14:paraId="65D91403" w14:textId="77777777" w:rsidR="00704CAA" w:rsidRPr="00AB1781" w:rsidRDefault="00704CAA" w:rsidP="00704CAA">
      <w:pPr>
        <w:pStyle w:val="EnglishHangEndNoCoptic"/>
      </w:pPr>
      <w:r w:rsidRPr="00AB1781">
        <w:tab/>
        <w:t>and broke every tree of their land.</w:t>
      </w:r>
    </w:p>
    <w:p w14:paraId="53E192CD" w14:textId="77777777" w:rsidR="00704CAA" w:rsidRPr="00AB1781" w:rsidRDefault="00704CAA" w:rsidP="00704CAA">
      <w:pPr>
        <w:pStyle w:val="EnglishHangNoCoptic"/>
      </w:pPr>
      <w:r w:rsidRPr="00AB1781">
        <w:t>34 He spoke</w:t>
      </w:r>
      <w:r>
        <w:t>,</w:t>
      </w:r>
      <w:r w:rsidRPr="00AB1781">
        <w:t xml:space="preserve"> and the locust came,</w:t>
      </w:r>
    </w:p>
    <w:p w14:paraId="0FC9A8E7" w14:textId="77777777" w:rsidR="00704CAA" w:rsidRPr="00AB1781" w:rsidRDefault="00704CAA" w:rsidP="00704CAA">
      <w:pPr>
        <w:pStyle w:val="EnglishHangEndNoCoptic"/>
      </w:pPr>
      <w:r w:rsidRPr="00AB1781">
        <w:tab/>
        <w:t>and caterpillars</w:t>
      </w:r>
      <w:r w:rsidRPr="00AB1781">
        <w:rPr>
          <w:rStyle w:val="FootnoteReference"/>
        </w:rPr>
        <w:footnoteReference w:id="603"/>
      </w:r>
      <w:r w:rsidRPr="00AB1781">
        <w:t xml:space="preserve"> </w:t>
      </w:r>
      <w:r>
        <w:t>without number,</w:t>
      </w:r>
    </w:p>
    <w:p w14:paraId="46616502" w14:textId="77777777" w:rsidR="00704CAA" w:rsidRPr="00AB1781" w:rsidRDefault="00704CAA" w:rsidP="00704CAA">
      <w:pPr>
        <w:pStyle w:val="EnglishHangNoCoptic"/>
      </w:pPr>
      <w:r w:rsidRPr="00AB1781">
        <w:t xml:space="preserve">35 </w:t>
      </w:r>
      <w:r>
        <w:t>and</w:t>
      </w:r>
      <w:r w:rsidRPr="00AB1781">
        <w:t xml:space="preserve"> they devoured </w:t>
      </w:r>
      <w:r>
        <w:t>all the vegetation</w:t>
      </w:r>
      <w:r w:rsidRPr="00AB1781">
        <w:t xml:space="preserve"> in their land,</w:t>
      </w:r>
    </w:p>
    <w:p w14:paraId="216CD552" w14:textId="77777777" w:rsidR="00704CAA" w:rsidRPr="00AB1781" w:rsidRDefault="00704CAA" w:rsidP="00704CAA">
      <w:pPr>
        <w:pStyle w:val="EnglishHangEndNoCoptic"/>
      </w:pPr>
      <w:r w:rsidRPr="00AB1781">
        <w:tab/>
        <w:t xml:space="preserve">and </w:t>
      </w:r>
      <w:r>
        <w:t>devoured</w:t>
      </w:r>
      <w:r w:rsidRPr="00AB1781">
        <w:t xml:space="preserve"> the fruit of their </w:t>
      </w:r>
      <w:r>
        <w:t>land</w:t>
      </w:r>
      <w:r w:rsidRPr="00AB1781">
        <w:t>.</w:t>
      </w:r>
    </w:p>
    <w:p w14:paraId="67406B3A" w14:textId="77777777" w:rsidR="00704CAA" w:rsidRPr="00AB1781" w:rsidRDefault="00704CAA" w:rsidP="00704CAA">
      <w:pPr>
        <w:pStyle w:val="EnglishHangNoCoptic"/>
      </w:pPr>
      <w:r w:rsidRPr="00AB1781">
        <w:t xml:space="preserve">36 Then He struck </w:t>
      </w:r>
      <w:r>
        <w:t>down every</w:t>
      </w:r>
      <w:r w:rsidRPr="00AB1781">
        <w:t xml:space="preserve"> f</w:t>
      </w:r>
      <w:r>
        <w:t>irstborn in</w:t>
      </w:r>
      <w:r w:rsidRPr="00AB1781">
        <w:t xml:space="preserve"> their land,</w:t>
      </w:r>
    </w:p>
    <w:p w14:paraId="2D5E7201" w14:textId="77777777" w:rsidR="00704CAA" w:rsidRPr="00AB1781" w:rsidRDefault="00704CAA" w:rsidP="00704CAA">
      <w:pPr>
        <w:pStyle w:val="EnglishHangEndNoCoptic"/>
      </w:pPr>
      <w:r w:rsidRPr="00AB1781">
        <w:tab/>
        <w:t>the first-fruits of all their labour.</w:t>
      </w:r>
    </w:p>
    <w:p w14:paraId="1B48535A" w14:textId="77777777" w:rsidR="00704CAA" w:rsidRPr="00AB1781" w:rsidRDefault="00704CAA" w:rsidP="00704CAA">
      <w:pPr>
        <w:pStyle w:val="EnglishHangNoCoptic"/>
      </w:pPr>
      <w:r w:rsidRPr="00AB1781">
        <w:t>37 And He brought them out with silver and gold,</w:t>
      </w:r>
    </w:p>
    <w:p w14:paraId="40B26602" w14:textId="77777777" w:rsidR="00704CAA" w:rsidRPr="00AB1781" w:rsidRDefault="00704CAA" w:rsidP="00704CAA">
      <w:pPr>
        <w:pStyle w:val="EnglishHangEndNoCoptic"/>
      </w:pPr>
      <w:r w:rsidRPr="00AB1781">
        <w:tab/>
        <w:t xml:space="preserve">and there was not </w:t>
      </w:r>
      <w:r>
        <w:t>one who was weak among their tribes</w:t>
      </w:r>
      <w:r w:rsidRPr="00AB1781">
        <w:t>.</w:t>
      </w:r>
    </w:p>
    <w:p w14:paraId="17002B0D" w14:textId="77777777" w:rsidR="00704CAA" w:rsidRPr="00AB1781" w:rsidRDefault="00704CAA" w:rsidP="00704CAA">
      <w:pPr>
        <w:pStyle w:val="EnglishHangNoCoptic"/>
      </w:pPr>
      <w:r w:rsidRPr="00AB1781">
        <w:t xml:space="preserve">38 Egypt was glad at their </w:t>
      </w:r>
      <w:r>
        <w:t>exodus</w:t>
      </w:r>
      <w:r w:rsidRPr="00AB1781">
        <w:t>,</w:t>
      </w:r>
    </w:p>
    <w:p w14:paraId="7C8060C5" w14:textId="77777777" w:rsidR="00704CAA" w:rsidRPr="00AB1781" w:rsidRDefault="00704CAA" w:rsidP="00704CAA">
      <w:pPr>
        <w:pStyle w:val="EnglishHangEndNoCoptic"/>
      </w:pPr>
      <w:r>
        <w:tab/>
        <w:t>for</w:t>
      </w:r>
      <w:r w:rsidRPr="00AB1781">
        <w:t xml:space="preserve"> fear of them </w:t>
      </w:r>
      <w:r>
        <w:t>fell</w:t>
      </w:r>
      <w:r w:rsidRPr="00AB1781">
        <w:t xml:space="preserve"> upon them.</w:t>
      </w:r>
    </w:p>
    <w:p w14:paraId="640D579B" w14:textId="77777777" w:rsidR="00704CAA" w:rsidRPr="00AB1781" w:rsidRDefault="00704CAA" w:rsidP="00704CAA">
      <w:pPr>
        <w:pStyle w:val="EnglishHangNoCoptic"/>
      </w:pPr>
      <w:r w:rsidRPr="00AB1781">
        <w:lastRenderedPageBreak/>
        <w:t xml:space="preserve">39 He spread a cloud </w:t>
      </w:r>
      <w:r>
        <w:t>as a cover for them</w:t>
      </w:r>
      <w:r w:rsidRPr="00AB1781">
        <w:t>,</w:t>
      </w:r>
    </w:p>
    <w:p w14:paraId="6EE6C0D4" w14:textId="77777777" w:rsidR="00704CAA" w:rsidRPr="00AB1781" w:rsidRDefault="00704CAA" w:rsidP="00704CAA">
      <w:pPr>
        <w:pStyle w:val="EnglishHangEndNoCoptic"/>
      </w:pPr>
      <w:r w:rsidRPr="00AB1781">
        <w:tab/>
        <w:t xml:space="preserve">and fire to </w:t>
      </w:r>
      <w:r>
        <w:t>give them light at</w:t>
      </w:r>
      <w:r w:rsidRPr="00AB1781">
        <w:t xml:space="preserve"> night.</w:t>
      </w:r>
    </w:p>
    <w:p w14:paraId="258077F5" w14:textId="77777777" w:rsidR="00704CAA" w:rsidRPr="00AB1781" w:rsidRDefault="00704CAA" w:rsidP="00704CAA">
      <w:pPr>
        <w:pStyle w:val="EnglishHangNoCoptic"/>
      </w:pPr>
      <w:r>
        <w:t xml:space="preserve">40 They asked, and </w:t>
      </w:r>
      <w:r w:rsidRPr="00AB1781">
        <w:t>quail came,</w:t>
      </w:r>
    </w:p>
    <w:p w14:paraId="4C86BE0E" w14:textId="77777777" w:rsidR="00704CAA" w:rsidRPr="00AB1781" w:rsidRDefault="00704CAA" w:rsidP="00704CAA">
      <w:pPr>
        <w:pStyle w:val="EnglishHangEndNoCoptic"/>
      </w:pPr>
      <w:r w:rsidRPr="00AB1781">
        <w:tab/>
        <w:t>and He filled them with the bread of heaven.</w:t>
      </w:r>
      <w:r w:rsidRPr="00AB1781">
        <w:rPr>
          <w:rStyle w:val="FootnoteReference"/>
        </w:rPr>
        <w:footnoteReference w:id="604"/>
      </w:r>
    </w:p>
    <w:p w14:paraId="683606EF" w14:textId="77777777" w:rsidR="00704CAA" w:rsidRPr="00AB1781" w:rsidRDefault="00704CAA" w:rsidP="00704CAA">
      <w:pPr>
        <w:pStyle w:val="EnglishHangNoCoptic"/>
      </w:pPr>
      <w:r w:rsidRPr="00AB1781">
        <w:t>41 He split a rock and waters gushed out;</w:t>
      </w:r>
    </w:p>
    <w:p w14:paraId="7BB4F595" w14:textId="77777777" w:rsidR="00704CAA" w:rsidRPr="00AB1781" w:rsidRDefault="00704CAA" w:rsidP="00704CAA">
      <w:pPr>
        <w:pStyle w:val="EnglishHangEndNoCoptic"/>
      </w:pPr>
      <w:r>
        <w:tab/>
        <w:t>rivers ran in the desert,</w:t>
      </w:r>
    </w:p>
    <w:p w14:paraId="683E5182" w14:textId="77777777" w:rsidR="00704CAA" w:rsidRPr="00AB1781" w:rsidRDefault="00704CAA" w:rsidP="00704CAA">
      <w:pPr>
        <w:pStyle w:val="EnglishHangNoCoptic"/>
      </w:pPr>
      <w:r w:rsidRPr="00AB1781">
        <w:t xml:space="preserve">42 </w:t>
      </w:r>
      <w:r>
        <w:t>f</w:t>
      </w:r>
      <w:r w:rsidRPr="00AB1781">
        <w:t xml:space="preserve">or He remembered His holy </w:t>
      </w:r>
      <w:r>
        <w:t>word</w:t>
      </w:r>
      <w:r>
        <w:rPr>
          <w:rStyle w:val="FootnoteReference"/>
        </w:rPr>
        <w:footnoteReference w:id="605"/>
      </w:r>
    </w:p>
    <w:p w14:paraId="39C9D626" w14:textId="77777777" w:rsidR="00704CAA" w:rsidRPr="00DA6717" w:rsidRDefault="00704CAA" w:rsidP="00704CAA">
      <w:pPr>
        <w:pStyle w:val="EnglishHangEndNoCoptic"/>
      </w:pPr>
      <w:r w:rsidRPr="00AB1781">
        <w:tab/>
        <w:t>to Abraham His servant.</w:t>
      </w:r>
      <w:r w:rsidRPr="00AB1781">
        <w:rPr>
          <w:rStyle w:val="FootnoteReference"/>
        </w:rPr>
        <w:footnoteReference w:id="606"/>
      </w:r>
    </w:p>
    <w:p w14:paraId="0F293531" w14:textId="77777777" w:rsidR="00704CAA" w:rsidRPr="00AB1781" w:rsidRDefault="00704CAA" w:rsidP="00704CAA">
      <w:pPr>
        <w:pStyle w:val="EnglishHangNoCoptic"/>
      </w:pPr>
      <w:r w:rsidRPr="00AB1781">
        <w:t>43 And He brought out His people with joy</w:t>
      </w:r>
      <w:r>
        <w:t>,</w:t>
      </w:r>
    </w:p>
    <w:p w14:paraId="3AEA53EB" w14:textId="77777777" w:rsidR="00704CAA" w:rsidRPr="00AB1781" w:rsidRDefault="00704CAA" w:rsidP="00704CAA">
      <w:pPr>
        <w:pStyle w:val="EnglishHangEndNoCoptic"/>
      </w:pPr>
      <w:r w:rsidRPr="00AB1781">
        <w:tab/>
        <w:t>and His chosen ones with gladness.</w:t>
      </w:r>
    </w:p>
    <w:p w14:paraId="4AA24446" w14:textId="77777777" w:rsidR="00704CAA" w:rsidRPr="00AB1781" w:rsidRDefault="00704CAA" w:rsidP="00704CAA">
      <w:pPr>
        <w:pStyle w:val="EnglishHangNoCoptic"/>
      </w:pPr>
      <w:r w:rsidRPr="00AB1781">
        <w:t>44 And He gave them the lands of the nations,</w:t>
      </w:r>
    </w:p>
    <w:p w14:paraId="4E220C78" w14:textId="77777777" w:rsidR="00704CAA" w:rsidRPr="00AB1781" w:rsidRDefault="00704CAA" w:rsidP="00704CAA">
      <w:pPr>
        <w:pStyle w:val="EnglishHangEndNoCoptic"/>
      </w:pPr>
      <w:r w:rsidRPr="00AB1781">
        <w:tab/>
        <w:t>and they inherited the</w:t>
      </w:r>
      <w:r>
        <w:t xml:space="preserve"> labours of peoples</w:t>
      </w:r>
      <w:r w:rsidRPr="00AB1781">
        <w:t>,</w:t>
      </w:r>
    </w:p>
    <w:p w14:paraId="0B4525AC" w14:textId="77777777" w:rsidR="00704CAA" w:rsidRPr="00AB1781" w:rsidRDefault="00704CAA" w:rsidP="00704CAA">
      <w:pPr>
        <w:pStyle w:val="EnglishHangNoCoptic"/>
      </w:pPr>
      <w:r w:rsidRPr="00AB1781">
        <w:t xml:space="preserve">45 that they might </w:t>
      </w:r>
      <w:r>
        <w:t>keep</w:t>
      </w:r>
      <w:r w:rsidRPr="00AB1781">
        <w:t xml:space="preserve"> His </w:t>
      </w:r>
      <w:r>
        <w:t>statutes</w:t>
      </w:r>
      <w:r w:rsidRPr="00AB1781">
        <w:t>,</w:t>
      </w:r>
    </w:p>
    <w:p w14:paraId="76C2F54C" w14:textId="77777777" w:rsidR="00704CAA" w:rsidRDefault="00704CAA" w:rsidP="00704CAA">
      <w:pPr>
        <w:pStyle w:val="EnglishHangEndNoCoptic"/>
      </w:pPr>
      <w:r w:rsidRPr="00AB1781">
        <w:tab/>
        <w:t xml:space="preserve">and </w:t>
      </w:r>
      <w:r>
        <w:t>seek</w:t>
      </w:r>
      <w:r w:rsidRPr="00AB1781">
        <w:t xml:space="preserve"> out His law.</w:t>
      </w:r>
      <w:r w:rsidRPr="00AB1781">
        <w:rPr>
          <w:rStyle w:val="FootnoteReference"/>
        </w:rPr>
        <w:footnoteReference w:id="607"/>
      </w:r>
    </w:p>
    <w:p w14:paraId="30495F31" w14:textId="77777777" w:rsidR="00704CAA" w:rsidRDefault="00704CAA" w:rsidP="00704CAA">
      <w:pPr>
        <w:pStyle w:val="Rubric"/>
      </w:pPr>
      <w:r>
        <w:t>Glory…</w:t>
      </w:r>
    </w:p>
    <w:p w14:paraId="09D5BAF0" w14:textId="77777777" w:rsidR="00704CAA" w:rsidRPr="00AB1781" w:rsidRDefault="00704CAA" w:rsidP="00704CAA">
      <w:pPr>
        <w:pStyle w:val="Heading3"/>
      </w:pPr>
      <w:bookmarkStart w:id="301" w:name="_Ref435438622"/>
      <w:bookmarkStart w:id="302" w:name="_Toc473283613"/>
      <w:r w:rsidRPr="00AB1781">
        <w:t>K</w:t>
      </w:r>
      <w:r>
        <w:t>athisma</w:t>
      </w:r>
      <w:r w:rsidRPr="00AB1781">
        <w:t xml:space="preserve"> 1</w:t>
      </w:r>
      <w:r>
        <w:t>5</w:t>
      </w:r>
      <w:bookmarkEnd w:id="301"/>
      <w:bookmarkEnd w:id="302"/>
    </w:p>
    <w:p w14:paraId="67713E62" w14:textId="77777777" w:rsidR="00704CAA" w:rsidRPr="00510795" w:rsidRDefault="00704CAA" w:rsidP="00704CAA">
      <w:pPr>
        <w:pStyle w:val="Heading4"/>
      </w:pPr>
      <w:r>
        <w:t>Psalm</w:t>
      </w:r>
      <w:r w:rsidRPr="00AB1781">
        <w:t xml:space="preserve"> 105</w:t>
      </w:r>
      <w:r>
        <w:t>: “Confess the Lord, for He is good; His mercy endures forever”</w:t>
      </w:r>
    </w:p>
    <w:p w14:paraId="7E73347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24B033D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16C16F96" w14:textId="77777777" w:rsidR="00704CAA" w:rsidRPr="00AB1781" w:rsidRDefault="00704CAA" w:rsidP="00704CAA">
      <w:pPr>
        <w:pStyle w:val="Rubric"/>
      </w:pPr>
      <w:r w:rsidRPr="00AB1781">
        <w:t>1 (Alleluia)</w:t>
      </w:r>
    </w:p>
    <w:p w14:paraId="15E294FA" w14:textId="77777777" w:rsidR="00704CAA" w:rsidRPr="00AB1781" w:rsidRDefault="00704CAA" w:rsidP="00704CAA">
      <w:pPr>
        <w:pStyle w:val="EnglishHangNoCoptic"/>
      </w:pPr>
      <w:r>
        <w:t>Confess</w:t>
      </w:r>
      <w:r>
        <w:rPr>
          <w:rStyle w:val="FootnoteReference"/>
        </w:rPr>
        <w:footnoteReference w:id="608"/>
      </w:r>
      <w:r w:rsidRPr="00AB1781">
        <w:t xml:space="preserve"> the Lord, </w:t>
      </w:r>
      <w:r>
        <w:t xml:space="preserve">for </w:t>
      </w:r>
      <w:r w:rsidRPr="00AB1781">
        <w:t>He is good;</w:t>
      </w:r>
    </w:p>
    <w:p w14:paraId="3079F93D" w14:textId="77777777" w:rsidR="00704CAA" w:rsidRPr="00AB1781" w:rsidRDefault="00704CAA" w:rsidP="00704CAA">
      <w:pPr>
        <w:pStyle w:val="EnglishHangEndNoCoptic"/>
      </w:pPr>
      <w:r w:rsidRPr="00AB1781">
        <w:tab/>
        <w:t>His mercy</w:t>
      </w:r>
      <w:r w:rsidRPr="00AB1781">
        <w:rPr>
          <w:rStyle w:val="FootnoteReference"/>
        </w:rPr>
        <w:footnoteReference w:id="609"/>
      </w:r>
      <w:r w:rsidRPr="00AB1781">
        <w:t xml:space="preserve"> </w:t>
      </w:r>
      <w:r>
        <w:t>endures forever</w:t>
      </w:r>
      <w:r w:rsidRPr="00AB1781">
        <w:t>.</w:t>
      </w:r>
    </w:p>
    <w:p w14:paraId="525B5866" w14:textId="77777777" w:rsidR="00704CAA" w:rsidRPr="00AB1781" w:rsidRDefault="00704CAA" w:rsidP="00704CAA">
      <w:pPr>
        <w:pStyle w:val="EnglishHangNoCoptic"/>
      </w:pPr>
      <w:r w:rsidRPr="00AB1781">
        <w:t xml:space="preserve">2 Who </w:t>
      </w:r>
      <w:r>
        <w:t>will</w:t>
      </w:r>
      <w:r w:rsidRPr="00AB1781">
        <w:t xml:space="preserve"> tell of the mighty </w:t>
      </w:r>
      <w:r>
        <w:t>acts</w:t>
      </w:r>
      <w:r w:rsidRPr="00AB1781">
        <w:t xml:space="preserve"> of the Lord,</w:t>
      </w:r>
    </w:p>
    <w:p w14:paraId="155B2696" w14:textId="77777777" w:rsidR="00704CAA" w:rsidRPr="00AB1781" w:rsidRDefault="00704CAA" w:rsidP="00704CAA">
      <w:pPr>
        <w:pStyle w:val="EnglishHangEndNoCoptic"/>
      </w:pPr>
      <w:r w:rsidRPr="00AB1781">
        <w:tab/>
      </w:r>
      <w:r>
        <w:t>[who will]</w:t>
      </w:r>
      <w:r w:rsidRPr="00AB1781">
        <w:t xml:space="preserve"> make all His praises heard?</w:t>
      </w:r>
    </w:p>
    <w:p w14:paraId="64E400B0" w14:textId="77777777" w:rsidR="00704CAA" w:rsidRPr="00AB1781" w:rsidRDefault="00704CAA" w:rsidP="00704CAA">
      <w:pPr>
        <w:pStyle w:val="EnglishHangNoCoptic"/>
      </w:pPr>
      <w:r w:rsidRPr="00AB1781">
        <w:lastRenderedPageBreak/>
        <w:t xml:space="preserve">3 Blessed are </w:t>
      </w:r>
      <w:r>
        <w:t>those</w:t>
      </w:r>
      <w:r w:rsidRPr="00AB1781">
        <w:t xml:space="preserve"> who </w:t>
      </w:r>
      <w:r>
        <w:t>keep</w:t>
      </w:r>
      <w:r w:rsidRPr="00AB1781">
        <w:t xml:space="preserve"> </w:t>
      </w:r>
      <w:r>
        <w:t>His judgment</w:t>
      </w:r>
      <w:r>
        <w:rPr>
          <w:rStyle w:val="FootnoteReference"/>
        </w:rPr>
        <w:footnoteReference w:id="610"/>
      </w:r>
    </w:p>
    <w:p w14:paraId="19FB429F" w14:textId="77777777" w:rsidR="00704CAA" w:rsidRPr="00AB1781" w:rsidRDefault="00704CAA" w:rsidP="00704CAA">
      <w:pPr>
        <w:pStyle w:val="EnglishHangEndNoCoptic"/>
      </w:pPr>
      <w:r w:rsidRPr="00AB1781">
        <w:tab/>
        <w:t xml:space="preserve">and </w:t>
      </w:r>
      <w:r>
        <w:t>work</w:t>
      </w:r>
      <w:r>
        <w:rPr>
          <w:rStyle w:val="FootnoteReference"/>
        </w:rPr>
        <w:footnoteReference w:id="611"/>
      </w:r>
      <w:r w:rsidRPr="00AB1781">
        <w:t xml:space="preserve"> </w:t>
      </w:r>
      <w:r>
        <w:t>righteousness</w:t>
      </w:r>
      <w:r w:rsidRPr="00AB1781">
        <w:t xml:space="preserve"> at all times.</w:t>
      </w:r>
    </w:p>
    <w:p w14:paraId="573789B4" w14:textId="77777777" w:rsidR="00704CAA" w:rsidRPr="00AB1781" w:rsidRDefault="00704CAA" w:rsidP="00704CAA">
      <w:pPr>
        <w:pStyle w:val="EnglishHangNoCoptic"/>
      </w:pPr>
      <w:r w:rsidRPr="00AB1781">
        <w:t xml:space="preserve">4 Remember us, O Lord, in </w:t>
      </w:r>
      <w:r>
        <w:t>Your</w:t>
      </w:r>
      <w:r w:rsidRPr="00AB1781">
        <w:t xml:space="preserve"> love for </w:t>
      </w:r>
      <w:r>
        <w:t>Your</w:t>
      </w:r>
      <w:r w:rsidRPr="00AB1781">
        <w:t xml:space="preserve"> people</w:t>
      </w:r>
      <w:r>
        <w:rPr>
          <w:rStyle w:val="FootnoteReference"/>
        </w:rPr>
        <w:footnoteReference w:id="612"/>
      </w:r>
      <w:r w:rsidRPr="00AB1781">
        <w:t>;</w:t>
      </w:r>
    </w:p>
    <w:p w14:paraId="08AAA439" w14:textId="77777777" w:rsidR="00704CAA" w:rsidRPr="00AB1781" w:rsidRDefault="00704CAA" w:rsidP="00704CAA">
      <w:pPr>
        <w:pStyle w:val="EnglishHangEndNoCoptic"/>
      </w:pPr>
      <w:r w:rsidRPr="00AB1781">
        <w:tab/>
        <w:t xml:space="preserve">visit us with </w:t>
      </w:r>
      <w:r>
        <w:t>Your</w:t>
      </w:r>
      <w:r w:rsidRPr="00AB1781">
        <w:t xml:space="preserve"> salvation,</w:t>
      </w:r>
    </w:p>
    <w:p w14:paraId="156ACC6B" w14:textId="77777777" w:rsidR="00704CAA" w:rsidRPr="00AB1781" w:rsidRDefault="00704CAA" w:rsidP="00704CAA">
      <w:pPr>
        <w:pStyle w:val="EnglishHangNoCoptic"/>
      </w:pPr>
      <w:r w:rsidRPr="00AB1781">
        <w:t xml:space="preserve">5 that we may see it in the goodness of </w:t>
      </w:r>
      <w:r>
        <w:t>Your</w:t>
      </w:r>
      <w:r w:rsidRPr="00AB1781">
        <w:t xml:space="preserve"> chosen ones,</w:t>
      </w:r>
    </w:p>
    <w:p w14:paraId="3D30D0B4" w14:textId="77777777" w:rsidR="00704CAA" w:rsidRPr="00AB1781" w:rsidRDefault="00704CAA" w:rsidP="00704CAA">
      <w:pPr>
        <w:pStyle w:val="EnglishHangNoCoptic"/>
      </w:pPr>
      <w:r w:rsidRPr="00AB1781">
        <w:tab/>
        <w:t xml:space="preserve">that we may </w:t>
      </w:r>
      <w:r>
        <w:t>be glad</w:t>
      </w:r>
      <w:r w:rsidRPr="00AB1781">
        <w:t xml:space="preserve"> in the gladness of </w:t>
      </w:r>
      <w:r>
        <w:t>Your</w:t>
      </w:r>
      <w:r w:rsidRPr="00AB1781">
        <w:t xml:space="preserve"> nation,</w:t>
      </w:r>
    </w:p>
    <w:p w14:paraId="14C36D33" w14:textId="77777777" w:rsidR="00704CAA" w:rsidRPr="00AB1781" w:rsidRDefault="00704CAA" w:rsidP="00704CAA">
      <w:pPr>
        <w:pStyle w:val="EnglishHangEndNoCoptic"/>
      </w:pPr>
      <w:r w:rsidRPr="00AB1781">
        <w:tab/>
        <w:t xml:space="preserve">that we may sing praises </w:t>
      </w:r>
      <w:r>
        <w:t>in the midst of</w:t>
      </w:r>
      <w:r w:rsidRPr="00AB1781">
        <w:t xml:space="preserve"> </w:t>
      </w:r>
      <w:r>
        <w:t>Your</w:t>
      </w:r>
      <w:r w:rsidRPr="00AB1781">
        <w:t xml:space="preserve"> inheritance.</w:t>
      </w:r>
    </w:p>
    <w:p w14:paraId="2840EEE8" w14:textId="77777777" w:rsidR="00704CAA" w:rsidRPr="00AB1781" w:rsidRDefault="00704CAA" w:rsidP="00704CAA">
      <w:pPr>
        <w:pStyle w:val="EnglishHangNoCoptic"/>
      </w:pPr>
      <w:r w:rsidRPr="00AB1781">
        <w:t xml:space="preserve">6 We </w:t>
      </w:r>
      <w:r>
        <w:t>sinned with our fathers;</w:t>
      </w:r>
    </w:p>
    <w:p w14:paraId="5E1A08A8" w14:textId="77777777" w:rsidR="00704CAA" w:rsidRPr="00AB1781" w:rsidRDefault="00704CAA" w:rsidP="00704CAA">
      <w:pPr>
        <w:pStyle w:val="EnglishHangEndNoCoptic"/>
      </w:pPr>
      <w:r w:rsidRPr="00AB1781">
        <w:tab/>
        <w:t xml:space="preserve">we </w:t>
      </w:r>
      <w:r>
        <w:t>transgressed</w:t>
      </w:r>
      <w:r w:rsidRPr="00AB1781">
        <w:t xml:space="preserve">, we </w:t>
      </w:r>
      <w:r>
        <w:t>worked injustice</w:t>
      </w:r>
      <w:r w:rsidRPr="00AB1781">
        <w:t>.</w:t>
      </w:r>
    </w:p>
    <w:p w14:paraId="27CAEEB9" w14:textId="77777777" w:rsidR="00704CAA" w:rsidRPr="00AB1781" w:rsidRDefault="00704CAA" w:rsidP="00704CAA">
      <w:pPr>
        <w:pStyle w:val="EnglishHangNoCoptic"/>
      </w:pPr>
      <w:r w:rsidRPr="00AB1781">
        <w:t xml:space="preserve">7 Our fathers </w:t>
      </w:r>
      <w:r>
        <w:t>did not understand Your wonders</w:t>
      </w:r>
      <w:r w:rsidRPr="00AB1781">
        <w:t xml:space="preserve"> in Egypt,</w:t>
      </w:r>
      <w:r w:rsidRPr="00AB1781">
        <w:rPr>
          <w:rStyle w:val="FootnoteReference"/>
        </w:rPr>
        <w:footnoteReference w:id="613"/>
      </w:r>
    </w:p>
    <w:p w14:paraId="2F34F2F2" w14:textId="77777777" w:rsidR="00704CAA" w:rsidRPr="00AB1781" w:rsidRDefault="00704CAA" w:rsidP="00704CAA">
      <w:pPr>
        <w:pStyle w:val="EnglishHangNoCoptic"/>
      </w:pPr>
      <w:r>
        <w:tab/>
      </w:r>
      <w:r w:rsidRPr="00AB1781">
        <w:t xml:space="preserve">they did not remember </w:t>
      </w:r>
      <w:r>
        <w:t>the abundance of Your</w:t>
      </w:r>
      <w:r w:rsidRPr="00AB1781">
        <w:t xml:space="preserve"> mercy,</w:t>
      </w:r>
    </w:p>
    <w:p w14:paraId="1D58E92F" w14:textId="77777777" w:rsidR="00704CAA" w:rsidRPr="00AB1781" w:rsidRDefault="00704CAA" w:rsidP="00704CAA">
      <w:pPr>
        <w:pStyle w:val="EnglishHangEndNoCoptic"/>
      </w:pPr>
      <w:r w:rsidRPr="00AB1781">
        <w:tab/>
        <w:t xml:space="preserve">and they provoked </w:t>
      </w:r>
      <w:r>
        <w:t>You</w:t>
      </w:r>
      <w:r w:rsidRPr="00AB1781">
        <w:t xml:space="preserve"> when </w:t>
      </w:r>
      <w:r>
        <w:t>they went up</w:t>
      </w:r>
      <w:r w:rsidRPr="00AB1781">
        <w:t xml:space="preserve"> </w:t>
      </w:r>
      <w:r>
        <w:t>to</w:t>
      </w:r>
      <w:r w:rsidRPr="00AB1781">
        <w:t xml:space="preserve"> the Red Sea.</w:t>
      </w:r>
    </w:p>
    <w:p w14:paraId="76F67D8C" w14:textId="77777777" w:rsidR="00704CAA" w:rsidRPr="00AB1781" w:rsidRDefault="00704CAA" w:rsidP="00704CAA">
      <w:pPr>
        <w:pStyle w:val="EnglishHangNoCoptic"/>
      </w:pPr>
      <w:r>
        <w:t>8 Yet He saved them for His N</w:t>
      </w:r>
      <w:r w:rsidRPr="00AB1781">
        <w:t>ame’s sake</w:t>
      </w:r>
      <w:r>
        <w:t>,</w:t>
      </w:r>
    </w:p>
    <w:p w14:paraId="693B5D04" w14:textId="77777777" w:rsidR="00704CAA" w:rsidRPr="00AB1781" w:rsidRDefault="00704CAA" w:rsidP="00704CAA">
      <w:pPr>
        <w:pStyle w:val="EnglishHangEndNoCoptic"/>
      </w:pPr>
      <w:r w:rsidRPr="00AB1781">
        <w:tab/>
        <w:t>to make known His mighty power.</w:t>
      </w:r>
    </w:p>
    <w:p w14:paraId="256C57B8" w14:textId="77777777" w:rsidR="00704CAA" w:rsidRPr="00AB1781" w:rsidRDefault="00704CAA" w:rsidP="00704CAA">
      <w:pPr>
        <w:pStyle w:val="EnglishHangNoCoptic"/>
      </w:pPr>
      <w:r w:rsidRPr="00AB1781">
        <w:t xml:space="preserve">9 </w:t>
      </w:r>
      <w:r>
        <w:t xml:space="preserve">And </w:t>
      </w:r>
      <w:r w:rsidRPr="00AB1781">
        <w:t>He rebuked the Red Sea</w:t>
      </w:r>
      <w:r>
        <w:t>,</w:t>
      </w:r>
      <w:r w:rsidRPr="00AB1781">
        <w:t xml:space="preserve"> and it dried up,</w:t>
      </w:r>
    </w:p>
    <w:p w14:paraId="486DEB96" w14:textId="77777777" w:rsidR="00704CAA" w:rsidRPr="00AB1781" w:rsidRDefault="00704CAA" w:rsidP="00704CAA">
      <w:pPr>
        <w:pStyle w:val="EnglishHangEndNoCoptic"/>
      </w:pPr>
      <w:r w:rsidRPr="00AB1781">
        <w:tab/>
        <w:t xml:space="preserve">and He led them in its depths as in </w:t>
      </w:r>
      <w:r>
        <w:t>a</w:t>
      </w:r>
      <w:r w:rsidRPr="00AB1781">
        <w:t xml:space="preserve"> desert.</w:t>
      </w:r>
    </w:p>
    <w:p w14:paraId="3BF3A6BE" w14:textId="77777777" w:rsidR="00704CAA" w:rsidRPr="00AB1781" w:rsidRDefault="00704CAA" w:rsidP="00704CAA">
      <w:pPr>
        <w:pStyle w:val="EnglishHangNoCoptic"/>
      </w:pPr>
      <w:r w:rsidRPr="00AB1781">
        <w:t xml:space="preserve">10 And He saved them from the </w:t>
      </w:r>
      <w:r>
        <w:t>hands</w:t>
      </w:r>
      <w:r w:rsidRPr="00AB1781">
        <w:t xml:space="preserve"> of </w:t>
      </w:r>
      <w:r>
        <w:t>those who hate,</w:t>
      </w:r>
    </w:p>
    <w:p w14:paraId="0D50AB48" w14:textId="77777777" w:rsidR="00704CAA" w:rsidRPr="00510795" w:rsidRDefault="00704CAA" w:rsidP="00704CAA">
      <w:pPr>
        <w:pStyle w:val="EnglishHangEndNoCoptic"/>
      </w:pPr>
      <w:r w:rsidRPr="00AB1781">
        <w:tab/>
        <w:t xml:space="preserve">and redeemed them from the hands of </w:t>
      </w:r>
      <w:r>
        <w:t>the enemy</w:t>
      </w:r>
      <w:r w:rsidRPr="00AB1781">
        <w:t>.</w:t>
      </w:r>
    </w:p>
    <w:p w14:paraId="6AC79DFA" w14:textId="77777777" w:rsidR="00704CAA" w:rsidRPr="00AB1781" w:rsidRDefault="00704CAA" w:rsidP="00704CAA">
      <w:pPr>
        <w:pStyle w:val="EnglishHangNoCoptic"/>
      </w:pPr>
      <w:r>
        <w:t>11 Water covered those who afflicted them</w:t>
      </w:r>
      <w:r w:rsidRPr="00AB1781">
        <w:t>;</w:t>
      </w:r>
    </w:p>
    <w:p w14:paraId="07048233" w14:textId="77777777" w:rsidR="00704CAA" w:rsidRPr="00AB1781" w:rsidRDefault="00704CAA" w:rsidP="00704CAA">
      <w:pPr>
        <w:pStyle w:val="EnglishHangEndNoCoptic"/>
      </w:pPr>
      <w:r w:rsidRPr="00AB1781">
        <w:tab/>
        <w:t>not one of them was left.</w:t>
      </w:r>
    </w:p>
    <w:p w14:paraId="5303941A" w14:textId="77777777" w:rsidR="00704CAA" w:rsidRPr="00AB1781" w:rsidRDefault="00704CAA" w:rsidP="00704CAA">
      <w:pPr>
        <w:pStyle w:val="EnglishHangNoCoptic"/>
      </w:pPr>
      <w:r w:rsidRPr="00AB1781">
        <w:t>12 Then they believed His words</w:t>
      </w:r>
      <w:r>
        <w:t>,</w:t>
      </w:r>
    </w:p>
    <w:p w14:paraId="4B557E6A" w14:textId="77777777" w:rsidR="00704CAA" w:rsidRPr="00AB1781" w:rsidRDefault="00704CAA" w:rsidP="00704CAA">
      <w:pPr>
        <w:pStyle w:val="EnglishHangEndNoCoptic"/>
      </w:pPr>
      <w:r w:rsidRPr="00AB1781">
        <w:tab/>
        <w:t xml:space="preserve">and </w:t>
      </w:r>
      <w:r>
        <w:t xml:space="preserve">they </w:t>
      </w:r>
      <w:r w:rsidRPr="00AB1781">
        <w:t>sang His praise.</w:t>
      </w:r>
    </w:p>
    <w:p w14:paraId="29DF8199" w14:textId="77777777" w:rsidR="00704CAA" w:rsidRPr="00AB1781" w:rsidRDefault="00704CAA" w:rsidP="00704CAA">
      <w:pPr>
        <w:pStyle w:val="EnglishHangNoCoptic"/>
      </w:pPr>
      <w:r w:rsidRPr="00AB1781">
        <w:t>13 They soon forgot His works;</w:t>
      </w:r>
    </w:p>
    <w:p w14:paraId="7E7BA34B" w14:textId="77777777" w:rsidR="00704CAA" w:rsidRPr="00AB1781" w:rsidRDefault="00704CAA" w:rsidP="00704CAA">
      <w:pPr>
        <w:pStyle w:val="EnglishHangEndNoCoptic"/>
      </w:pPr>
      <w:r w:rsidRPr="00AB1781">
        <w:tab/>
        <w:t xml:space="preserve">they </w:t>
      </w:r>
      <w:r>
        <w:t>did</w:t>
      </w:r>
      <w:r w:rsidRPr="00AB1781">
        <w:t xml:space="preserve"> not wait for His </w:t>
      </w:r>
      <w:r>
        <w:t>counsel</w:t>
      </w:r>
      <w:r>
        <w:rPr>
          <w:rStyle w:val="FootnoteReference"/>
        </w:rPr>
        <w:footnoteReference w:id="614"/>
      </w:r>
      <w:r w:rsidRPr="00AB1781">
        <w:t>.</w:t>
      </w:r>
    </w:p>
    <w:p w14:paraId="683476D8" w14:textId="77777777" w:rsidR="00704CAA" w:rsidRPr="00AB1781" w:rsidRDefault="00704CAA" w:rsidP="00704CAA">
      <w:pPr>
        <w:pStyle w:val="EnglishHangNoCoptic"/>
      </w:pPr>
      <w:r w:rsidRPr="00AB1781">
        <w:t xml:space="preserve">14 They </w:t>
      </w:r>
      <w:r>
        <w:t>craved greatly in the</w:t>
      </w:r>
      <w:r w:rsidRPr="00AB1781">
        <w:t xml:space="preserve"> wilderness,</w:t>
      </w:r>
    </w:p>
    <w:p w14:paraId="3FC02D63" w14:textId="77777777" w:rsidR="00704CAA" w:rsidRPr="00AB1781" w:rsidRDefault="00704CAA" w:rsidP="00704CAA">
      <w:pPr>
        <w:pStyle w:val="EnglishHangEndNoCoptic"/>
      </w:pPr>
      <w:r w:rsidRPr="00AB1781">
        <w:tab/>
        <w:t>and tempted God in the desert.</w:t>
      </w:r>
    </w:p>
    <w:p w14:paraId="4A99FE8A" w14:textId="77777777" w:rsidR="00704CAA" w:rsidRPr="00AB1781" w:rsidRDefault="00704CAA" w:rsidP="00704CAA">
      <w:pPr>
        <w:pStyle w:val="EnglishHangNoCoptic"/>
      </w:pPr>
      <w:r w:rsidRPr="00AB1781">
        <w:t>15 And He gave them their request,</w:t>
      </w:r>
    </w:p>
    <w:p w14:paraId="10C6CA3B" w14:textId="77777777" w:rsidR="00704CAA" w:rsidRPr="00AB1781" w:rsidRDefault="00704CAA" w:rsidP="00704CAA">
      <w:pPr>
        <w:pStyle w:val="EnglishHangEndNoCoptic"/>
      </w:pPr>
      <w:r w:rsidRPr="00AB1781">
        <w:tab/>
        <w:t xml:space="preserve">and </w:t>
      </w:r>
      <w:r>
        <w:t>fully satisfied</w:t>
      </w:r>
      <w:r w:rsidRPr="00AB1781">
        <w:t xml:space="preserve"> their souls.</w:t>
      </w:r>
      <w:r w:rsidRPr="00AB1781">
        <w:rPr>
          <w:rStyle w:val="FootnoteReference"/>
        </w:rPr>
        <w:footnoteReference w:id="615"/>
      </w:r>
    </w:p>
    <w:p w14:paraId="3548E199" w14:textId="77777777" w:rsidR="00704CAA" w:rsidRPr="00AB1781" w:rsidRDefault="00704CAA" w:rsidP="00704CAA">
      <w:pPr>
        <w:pStyle w:val="EnglishHangNoCoptic"/>
      </w:pPr>
      <w:r w:rsidRPr="00AB1781">
        <w:lastRenderedPageBreak/>
        <w:t xml:space="preserve">16 </w:t>
      </w:r>
      <w:r>
        <w:t>And t</w:t>
      </w:r>
      <w:r w:rsidRPr="00AB1781">
        <w:t>hey angered Moses in the camp,</w:t>
      </w:r>
    </w:p>
    <w:p w14:paraId="48036BD8" w14:textId="77777777" w:rsidR="00704CAA" w:rsidRPr="00AB1781" w:rsidRDefault="00704CAA" w:rsidP="00704CAA">
      <w:pPr>
        <w:pStyle w:val="EnglishHangEndNoCoptic"/>
      </w:pPr>
      <w:r w:rsidRPr="00AB1781">
        <w:tab/>
        <w:t xml:space="preserve">and Aaron the </w:t>
      </w:r>
      <w:r>
        <w:t>holy one</w:t>
      </w:r>
      <w:r w:rsidRPr="00AB1781">
        <w:t xml:space="preserve"> of the Lord.</w:t>
      </w:r>
    </w:p>
    <w:p w14:paraId="464D1F53" w14:textId="77777777" w:rsidR="00704CAA" w:rsidRPr="00AB1781" w:rsidRDefault="00704CAA" w:rsidP="00704CAA">
      <w:pPr>
        <w:pStyle w:val="EnglishHangNoCoptic"/>
      </w:pPr>
      <w:r w:rsidRPr="00AB1781">
        <w:t>17 The earth opened and swallowed up Dathan</w:t>
      </w:r>
      <w:r w:rsidRPr="00AB1781">
        <w:rPr>
          <w:rStyle w:val="FootnoteReference"/>
        </w:rPr>
        <w:footnoteReference w:id="616"/>
      </w:r>
    </w:p>
    <w:p w14:paraId="17B79589" w14:textId="77777777" w:rsidR="00704CAA" w:rsidRPr="00AB1781" w:rsidRDefault="00704CAA" w:rsidP="00704CAA">
      <w:pPr>
        <w:pStyle w:val="EnglishHangEndNoCoptic"/>
      </w:pPr>
      <w:r w:rsidRPr="00AB1781">
        <w:tab/>
        <w:t xml:space="preserve">and buried </w:t>
      </w:r>
      <w:r>
        <w:t>the company of Abiram</w:t>
      </w:r>
      <w:r w:rsidRPr="00AB1781">
        <w:t>.</w:t>
      </w:r>
    </w:p>
    <w:p w14:paraId="78F06F33" w14:textId="77777777" w:rsidR="00704CAA" w:rsidRPr="00AB1781" w:rsidRDefault="00704CAA" w:rsidP="00704CAA">
      <w:pPr>
        <w:pStyle w:val="EnglishHangNoCoptic"/>
      </w:pPr>
      <w:r w:rsidRPr="00AB1781">
        <w:t>18 And fire broke out in their company;</w:t>
      </w:r>
    </w:p>
    <w:p w14:paraId="3AE6EDD7" w14:textId="77777777" w:rsidR="00704CAA" w:rsidRPr="00AB1781" w:rsidRDefault="00704CAA" w:rsidP="00704CAA">
      <w:pPr>
        <w:pStyle w:val="EnglishHangEndNoCoptic"/>
      </w:pPr>
      <w:r w:rsidRPr="00AB1781">
        <w:tab/>
        <w:t>the flames burned up the sinners.</w:t>
      </w:r>
    </w:p>
    <w:p w14:paraId="483F23C0" w14:textId="77777777" w:rsidR="00704CAA" w:rsidRPr="00AB1781" w:rsidRDefault="00704CAA" w:rsidP="00704CAA">
      <w:pPr>
        <w:pStyle w:val="EnglishHangNoCoptic"/>
      </w:pPr>
      <w:r w:rsidRPr="00AB1781">
        <w:t>19 They made a calf at Horeb</w:t>
      </w:r>
    </w:p>
    <w:p w14:paraId="394B6400" w14:textId="77777777" w:rsidR="00704CAA" w:rsidRPr="00AB1781" w:rsidRDefault="00704CAA" w:rsidP="00704CAA">
      <w:pPr>
        <w:pStyle w:val="EnglishHangEndNoCoptic"/>
      </w:pPr>
      <w:r w:rsidRPr="00AB1781">
        <w:tab/>
        <w:t>and worshipped</w:t>
      </w:r>
      <w:r>
        <w:rPr>
          <w:rStyle w:val="FootnoteReference"/>
        </w:rPr>
        <w:footnoteReference w:id="617"/>
      </w:r>
      <w:r w:rsidRPr="00AB1781">
        <w:t xml:space="preserve"> the carved </w:t>
      </w:r>
      <w:r>
        <w:t>image</w:t>
      </w:r>
      <w:r w:rsidRPr="00AB1781">
        <w:t>.</w:t>
      </w:r>
    </w:p>
    <w:p w14:paraId="1C483961" w14:textId="77777777" w:rsidR="00704CAA" w:rsidRPr="00AB1781" w:rsidRDefault="00704CAA" w:rsidP="00704CAA">
      <w:pPr>
        <w:pStyle w:val="EnglishHangNoCoptic"/>
      </w:pPr>
      <w:r w:rsidRPr="00AB1781">
        <w:t xml:space="preserve">20 </w:t>
      </w:r>
      <w:r>
        <w:t>So t</w:t>
      </w:r>
      <w:r w:rsidRPr="00AB1781">
        <w:t xml:space="preserve">hey exchanged </w:t>
      </w:r>
      <w:r>
        <w:t>their glory</w:t>
      </w:r>
    </w:p>
    <w:p w14:paraId="19CE0EDD" w14:textId="77777777" w:rsidR="00704CAA" w:rsidRPr="00AB1781" w:rsidRDefault="00704CAA" w:rsidP="00704CAA">
      <w:pPr>
        <w:pStyle w:val="EnglishHangEndNoCoptic"/>
      </w:pPr>
      <w:r w:rsidRPr="00AB1781">
        <w:tab/>
        <w:t xml:space="preserve">for the </w:t>
      </w:r>
      <w:r>
        <w:t>likness</w:t>
      </w:r>
      <w:r w:rsidRPr="00AB1781">
        <w:t xml:space="preserve"> of a bull </w:t>
      </w:r>
      <w:r>
        <w:t xml:space="preserve">calf </w:t>
      </w:r>
      <w:r w:rsidRPr="00AB1781">
        <w:t>that eats grass.</w:t>
      </w:r>
    </w:p>
    <w:p w14:paraId="111CF8D9" w14:textId="77777777" w:rsidR="00704CAA" w:rsidRPr="00AB1781" w:rsidRDefault="00704CAA" w:rsidP="00704CAA">
      <w:pPr>
        <w:pStyle w:val="EnglishHangNoCoptic"/>
      </w:pPr>
      <w:r w:rsidRPr="00AB1781">
        <w:t>21 They forgot God</w:t>
      </w:r>
      <w:r>
        <w:t>,</w:t>
      </w:r>
      <w:r w:rsidRPr="00AB1781">
        <w:t xml:space="preserve"> </w:t>
      </w:r>
      <w:r>
        <w:t>Who saved them</w:t>
      </w:r>
      <w:r w:rsidRPr="00AB1781">
        <w:t>,</w:t>
      </w:r>
    </w:p>
    <w:p w14:paraId="1F835807" w14:textId="77777777" w:rsidR="00704CAA" w:rsidRPr="00AB1781" w:rsidRDefault="00704CAA" w:rsidP="00704CAA">
      <w:pPr>
        <w:pStyle w:val="EnglishHangEndNoCoptic"/>
      </w:pPr>
      <w:r w:rsidRPr="00AB1781">
        <w:tab/>
        <w:t xml:space="preserve">Who </w:t>
      </w:r>
      <w:r>
        <w:t>did great things in Egypt,</w:t>
      </w:r>
    </w:p>
    <w:p w14:paraId="0CD4CB0E" w14:textId="77777777" w:rsidR="00704CAA" w:rsidRPr="00AB1781" w:rsidRDefault="00704CAA" w:rsidP="00704CAA">
      <w:pPr>
        <w:pStyle w:val="EnglishHangNoCoptic"/>
      </w:pPr>
      <w:r w:rsidRPr="00AB1781">
        <w:t>22 wonderful things in the land of Ham,</w:t>
      </w:r>
    </w:p>
    <w:p w14:paraId="5A7E88A3" w14:textId="77777777" w:rsidR="00704CAA" w:rsidRPr="00AB1781" w:rsidRDefault="00704CAA" w:rsidP="00704CAA">
      <w:pPr>
        <w:pStyle w:val="EnglishHangEndNoCoptic"/>
      </w:pPr>
      <w:r w:rsidRPr="00AB1781">
        <w:tab/>
      </w:r>
      <w:r>
        <w:t>awesome</w:t>
      </w:r>
      <w:r>
        <w:rPr>
          <w:rStyle w:val="FootnoteReference"/>
        </w:rPr>
        <w:footnoteReference w:id="618"/>
      </w:r>
      <w:r w:rsidRPr="00AB1781">
        <w:t xml:space="preserve"> things at the Red Sea.</w:t>
      </w:r>
    </w:p>
    <w:p w14:paraId="434CCA07" w14:textId="77777777" w:rsidR="00704CAA" w:rsidRPr="00AB1781" w:rsidRDefault="00704CAA" w:rsidP="00704CAA">
      <w:pPr>
        <w:pStyle w:val="EnglishHangNoCoptic"/>
      </w:pPr>
      <w:r w:rsidRPr="00AB1781">
        <w:t>23 And He</w:t>
      </w:r>
      <w:r>
        <w:t xml:space="preserve"> said He would destroy them</w:t>
      </w:r>
    </w:p>
    <w:p w14:paraId="73EF4F33" w14:textId="77777777" w:rsidR="00704CAA" w:rsidRPr="00AB1781" w:rsidRDefault="00704CAA" w:rsidP="00704CAA">
      <w:pPr>
        <w:pStyle w:val="EnglishHangNoCoptic"/>
      </w:pPr>
      <w:r w:rsidRPr="00AB1781">
        <w:tab/>
        <w:t>had Moses</w:t>
      </w:r>
      <w:r>
        <w:t>,</w:t>
      </w:r>
      <w:r w:rsidRPr="00AB1781">
        <w:t xml:space="preserve"> His chosen </w:t>
      </w:r>
      <w:r>
        <w:t>one, not</w:t>
      </w:r>
    </w:p>
    <w:p w14:paraId="3EBE3D81" w14:textId="77777777" w:rsidR="00704CAA" w:rsidRPr="00AB1781" w:rsidRDefault="00704CAA" w:rsidP="00704CAA">
      <w:pPr>
        <w:pStyle w:val="EnglishHangNoCoptic"/>
      </w:pPr>
      <w:r w:rsidRPr="00AB1781">
        <w:tab/>
        <w:t>stood in the breach before Him</w:t>
      </w:r>
      <w:r>
        <w:t>,</w:t>
      </w:r>
    </w:p>
    <w:p w14:paraId="234A5FF2" w14:textId="77777777" w:rsidR="00704CAA" w:rsidRPr="00AB1781" w:rsidRDefault="00704CAA" w:rsidP="00704CAA">
      <w:pPr>
        <w:pStyle w:val="EnglishHangEndNoCoptic"/>
      </w:pPr>
      <w:r w:rsidRPr="00AB1781">
        <w:tab/>
        <w:t xml:space="preserve">to </w:t>
      </w:r>
      <w:r>
        <w:t>turn away</w:t>
      </w:r>
      <w:r w:rsidRPr="00AB1781">
        <w:t xml:space="preserve"> His wrath from destroying them.</w:t>
      </w:r>
    </w:p>
    <w:p w14:paraId="774F97D5" w14:textId="77777777" w:rsidR="00704CAA" w:rsidRPr="00AB1781" w:rsidRDefault="00704CAA" w:rsidP="00704CAA">
      <w:pPr>
        <w:pStyle w:val="EnglishHangNoCoptic"/>
      </w:pPr>
      <w:r w:rsidRPr="00AB1781">
        <w:t xml:space="preserve">24 Then they despised the </w:t>
      </w:r>
      <w:r>
        <w:t>desirable</w:t>
      </w:r>
      <w:r w:rsidRPr="00AB1781">
        <w:t xml:space="preserve"> land;</w:t>
      </w:r>
    </w:p>
    <w:p w14:paraId="4380CD2D" w14:textId="77777777" w:rsidR="00704CAA" w:rsidRPr="00AB1781" w:rsidRDefault="00704CAA" w:rsidP="00704CAA">
      <w:pPr>
        <w:pStyle w:val="EnglishHangEndNoCoptic"/>
      </w:pPr>
      <w:r w:rsidRPr="00AB1781">
        <w:tab/>
        <w:t>they did not believe His word.</w:t>
      </w:r>
    </w:p>
    <w:p w14:paraId="3F4C087F" w14:textId="77777777" w:rsidR="00704CAA" w:rsidRPr="00AB1781" w:rsidRDefault="00704CAA" w:rsidP="00704CAA">
      <w:pPr>
        <w:pStyle w:val="EnglishHangNoCoptic"/>
      </w:pPr>
      <w:r w:rsidRPr="00AB1781">
        <w:t>25 And they murmured in their tents;</w:t>
      </w:r>
    </w:p>
    <w:p w14:paraId="62EEBF1C" w14:textId="77777777" w:rsidR="00704CAA" w:rsidRPr="00AB1781" w:rsidRDefault="00704CAA" w:rsidP="00704CAA">
      <w:pPr>
        <w:pStyle w:val="EnglishHangEndNoCoptic"/>
      </w:pPr>
      <w:r w:rsidRPr="00AB1781">
        <w:tab/>
        <w:t xml:space="preserve">they did not </w:t>
      </w:r>
      <w:r>
        <w:t>listen to</w:t>
      </w:r>
      <w:r w:rsidRPr="00AB1781">
        <w:t xml:space="preserve"> the Lord’s voice.</w:t>
      </w:r>
    </w:p>
    <w:p w14:paraId="7C26803E" w14:textId="77777777" w:rsidR="00704CAA" w:rsidRPr="00AB1781" w:rsidRDefault="00704CAA" w:rsidP="00704CAA">
      <w:pPr>
        <w:pStyle w:val="EnglishHangNoCoptic"/>
      </w:pPr>
      <w:r w:rsidRPr="00AB1781">
        <w:t>26 So He raised His hand against them</w:t>
      </w:r>
      <w:r>
        <w:t>,</w:t>
      </w:r>
    </w:p>
    <w:p w14:paraId="6C12BA04" w14:textId="77777777" w:rsidR="00704CAA" w:rsidRPr="00AB1781" w:rsidRDefault="00704CAA" w:rsidP="00704CAA">
      <w:pPr>
        <w:pStyle w:val="EnglishHangEndNoCoptic"/>
      </w:pPr>
      <w:r w:rsidRPr="00AB1781">
        <w:tab/>
        <w:t xml:space="preserve">to </w:t>
      </w:r>
      <w:r>
        <w:t>cast them down</w:t>
      </w:r>
      <w:r w:rsidRPr="00AB1781">
        <w:t xml:space="preserve"> in the wilderness,</w:t>
      </w:r>
    </w:p>
    <w:p w14:paraId="25771015" w14:textId="77777777" w:rsidR="00704CAA" w:rsidRPr="00AB1781" w:rsidRDefault="00704CAA" w:rsidP="00704CAA">
      <w:pPr>
        <w:pStyle w:val="EnglishHangNoCoptic"/>
      </w:pPr>
      <w:r w:rsidRPr="00AB1781">
        <w:t xml:space="preserve">27 to </w:t>
      </w:r>
      <w:r>
        <w:t>cast down</w:t>
      </w:r>
      <w:r w:rsidRPr="00AB1781">
        <w:t xml:space="preserve"> their children among the nations</w:t>
      </w:r>
      <w:r w:rsidRPr="00AB1781">
        <w:rPr>
          <w:rStyle w:val="FootnoteReference"/>
        </w:rPr>
        <w:footnoteReference w:id="619"/>
      </w:r>
    </w:p>
    <w:p w14:paraId="63B0CD5E" w14:textId="77777777" w:rsidR="00704CAA" w:rsidRPr="00AB1781" w:rsidRDefault="00704CAA" w:rsidP="00704CAA">
      <w:pPr>
        <w:pStyle w:val="EnglishHangEndNoCoptic"/>
      </w:pPr>
      <w:r w:rsidRPr="00AB1781">
        <w:tab/>
        <w:t xml:space="preserve">and </w:t>
      </w:r>
      <w:r>
        <w:t>scatter</w:t>
      </w:r>
      <w:r w:rsidRPr="00AB1781">
        <w:t xml:space="preserve"> them in foreign lands.</w:t>
      </w:r>
    </w:p>
    <w:p w14:paraId="10C383E4" w14:textId="77777777" w:rsidR="00704CAA" w:rsidRPr="00AB1781" w:rsidRDefault="00704CAA" w:rsidP="00704CAA">
      <w:pPr>
        <w:pStyle w:val="EnglishHangNoCoptic"/>
      </w:pPr>
      <w:r w:rsidRPr="00AB1781">
        <w:t>28 They were initiated to Baal-</w:t>
      </w:r>
      <w:r>
        <w:t>Peor</w:t>
      </w:r>
      <w:r w:rsidRPr="00AB1781">
        <w:t>,</w:t>
      </w:r>
    </w:p>
    <w:p w14:paraId="37A77528" w14:textId="77777777" w:rsidR="00704CAA" w:rsidRPr="00510795" w:rsidRDefault="00704CAA" w:rsidP="00704CAA">
      <w:pPr>
        <w:pStyle w:val="EnglishHangEndNoCoptic"/>
      </w:pPr>
      <w:r w:rsidRPr="00AB1781">
        <w:tab/>
        <w:t xml:space="preserve">and ate </w:t>
      </w:r>
      <w:r>
        <w:t>sacrifices of the dead;</w:t>
      </w:r>
    </w:p>
    <w:p w14:paraId="2E464345" w14:textId="77777777" w:rsidR="00704CAA" w:rsidRPr="00AB1781" w:rsidRDefault="00704CAA" w:rsidP="00704CAA">
      <w:pPr>
        <w:pStyle w:val="EnglishHangNoCoptic"/>
      </w:pPr>
      <w:r>
        <w:t>29 a</w:t>
      </w:r>
      <w:r w:rsidRPr="00AB1781">
        <w:t>nd they provoked Him with their ways,</w:t>
      </w:r>
    </w:p>
    <w:p w14:paraId="588F6955" w14:textId="77777777" w:rsidR="00704CAA" w:rsidRPr="00AB1781" w:rsidRDefault="00704CAA" w:rsidP="00704CAA">
      <w:pPr>
        <w:pStyle w:val="EnglishHangEndNoCoptic"/>
      </w:pPr>
      <w:r w:rsidRPr="00AB1781">
        <w:tab/>
        <w:t>and the plague</w:t>
      </w:r>
      <w:r>
        <w:rPr>
          <w:rStyle w:val="FootnoteReference"/>
        </w:rPr>
        <w:footnoteReference w:id="620"/>
      </w:r>
      <w:r w:rsidRPr="00AB1781">
        <w:t xml:space="preserve"> </w:t>
      </w:r>
      <w:r>
        <w:t>broke out</w:t>
      </w:r>
      <w:r w:rsidRPr="00AB1781">
        <w:t xml:space="preserve"> among them.</w:t>
      </w:r>
    </w:p>
    <w:p w14:paraId="10C8D5B9" w14:textId="77777777" w:rsidR="00704CAA" w:rsidRPr="00AB1781" w:rsidRDefault="00704CAA" w:rsidP="00704CAA">
      <w:pPr>
        <w:pStyle w:val="EnglishHangNoCoptic"/>
      </w:pPr>
      <w:r>
        <w:lastRenderedPageBreak/>
        <w:t>30 Then Phinee</w:t>
      </w:r>
      <w:r w:rsidRPr="00AB1781">
        <w:t xml:space="preserve">s </w:t>
      </w:r>
      <w:r>
        <w:t>stood</w:t>
      </w:r>
      <w:r w:rsidRPr="00AB1781">
        <w:t xml:space="preserve"> and made atonement,</w:t>
      </w:r>
    </w:p>
    <w:p w14:paraId="03BBC6A5" w14:textId="77777777" w:rsidR="00704CAA" w:rsidRPr="00AB1781" w:rsidRDefault="00704CAA" w:rsidP="00704CAA">
      <w:pPr>
        <w:pStyle w:val="EnglishHangEndNoCoptic"/>
      </w:pPr>
      <w:r w:rsidRPr="00AB1781">
        <w:tab/>
        <w:t>and the outbreak was stopped</w:t>
      </w:r>
      <w:r>
        <w:rPr>
          <w:rStyle w:val="FootnoteReference"/>
        </w:rPr>
        <w:footnoteReference w:id="621"/>
      </w:r>
      <w:r w:rsidRPr="00AB1781">
        <w:t>.</w:t>
      </w:r>
    </w:p>
    <w:p w14:paraId="55C05067" w14:textId="77777777" w:rsidR="00704CAA" w:rsidRPr="00AB1781" w:rsidRDefault="00704CAA" w:rsidP="00704CAA">
      <w:pPr>
        <w:pStyle w:val="EnglishHangNoCoptic"/>
      </w:pPr>
      <w:r w:rsidRPr="00AB1781">
        <w:t xml:space="preserve">31 And this </w:t>
      </w:r>
      <w:r>
        <w:t>was</w:t>
      </w:r>
      <w:r w:rsidRPr="00AB1781">
        <w:t xml:space="preserve"> counted</w:t>
      </w:r>
      <w:r>
        <w:rPr>
          <w:rStyle w:val="FootnoteReference"/>
        </w:rPr>
        <w:footnoteReference w:id="622"/>
      </w:r>
      <w:r w:rsidRPr="00AB1781">
        <w:t xml:space="preserve"> to him </w:t>
      </w:r>
      <w:r>
        <w:t>as</w:t>
      </w:r>
      <w:r w:rsidRPr="00AB1781">
        <w:t xml:space="preserve"> righteousness</w:t>
      </w:r>
    </w:p>
    <w:p w14:paraId="4DD95C8E" w14:textId="77777777" w:rsidR="00704CAA" w:rsidRPr="00AB1781" w:rsidRDefault="00704CAA" w:rsidP="00704CAA">
      <w:pPr>
        <w:pStyle w:val="EnglishHangEndNoCoptic"/>
      </w:pPr>
      <w:r w:rsidRPr="00AB1781">
        <w:tab/>
        <w:t xml:space="preserve">from </w:t>
      </w:r>
      <w:r>
        <w:t>generation to generation forever</w:t>
      </w:r>
      <w:r w:rsidRPr="00AB1781">
        <w:t>.</w:t>
      </w:r>
    </w:p>
    <w:p w14:paraId="26C084F6" w14:textId="77777777" w:rsidR="00704CAA" w:rsidRPr="00AB1781" w:rsidRDefault="00704CAA" w:rsidP="00704CAA">
      <w:pPr>
        <w:pStyle w:val="EnglishHangNoCoptic"/>
      </w:pPr>
      <w:r>
        <w:t>32 And t</w:t>
      </w:r>
      <w:r w:rsidRPr="00AB1781">
        <w:t xml:space="preserve">hey angered Him at the water of </w:t>
      </w:r>
      <w:r>
        <w:t>Contention</w:t>
      </w:r>
      <w:r w:rsidRPr="00AB1781">
        <w:t>,</w:t>
      </w:r>
    </w:p>
    <w:p w14:paraId="42B98EE2" w14:textId="77777777" w:rsidR="00704CAA" w:rsidRPr="00AB1781" w:rsidRDefault="00704CAA" w:rsidP="00704CAA">
      <w:pPr>
        <w:pStyle w:val="EnglishHangEndNoCoptic"/>
      </w:pPr>
      <w:r w:rsidRPr="00AB1781">
        <w:tab/>
        <w:t xml:space="preserve">and Moses </w:t>
      </w:r>
      <w:r>
        <w:t>was afflicted</w:t>
      </w:r>
      <w:r w:rsidRPr="00AB1781">
        <w:t xml:space="preserve"> </w:t>
      </w:r>
      <w:r>
        <w:t>because of them;</w:t>
      </w:r>
    </w:p>
    <w:p w14:paraId="63AB52CF" w14:textId="77777777" w:rsidR="00704CAA" w:rsidRPr="00AB1781" w:rsidRDefault="00704CAA" w:rsidP="00704CAA">
      <w:pPr>
        <w:pStyle w:val="EnglishHangNoCoptic"/>
      </w:pPr>
      <w:r>
        <w:t>33 f</w:t>
      </w:r>
      <w:r w:rsidRPr="00AB1781">
        <w:t xml:space="preserve">or they </w:t>
      </w:r>
      <w:r>
        <w:t>made</w:t>
      </w:r>
      <w:r w:rsidRPr="00AB1781">
        <w:t xml:space="preserve"> his spirit</w:t>
      </w:r>
      <w:r>
        <w:t xml:space="preserve"> bitter</w:t>
      </w:r>
      <w:r w:rsidRPr="00AB1781">
        <w:t>,</w:t>
      </w:r>
    </w:p>
    <w:p w14:paraId="3E94BFD1" w14:textId="77777777" w:rsidR="00704CAA" w:rsidRPr="00AB1781" w:rsidRDefault="00704CAA" w:rsidP="00704CAA">
      <w:pPr>
        <w:pStyle w:val="EnglishHangEndNoCoptic"/>
      </w:pPr>
      <w:r w:rsidRPr="00AB1781">
        <w:tab/>
        <w:t>and he spoke rashly with his lips.</w:t>
      </w:r>
    </w:p>
    <w:p w14:paraId="6B8F8EFD" w14:textId="77777777" w:rsidR="00704CAA" w:rsidRPr="00AB1781" w:rsidRDefault="00704CAA" w:rsidP="00704CAA">
      <w:pPr>
        <w:pStyle w:val="EnglishHangNoCoptic"/>
      </w:pPr>
      <w:r w:rsidRPr="00AB1781">
        <w:t>34 They did not destroy the nations,</w:t>
      </w:r>
    </w:p>
    <w:p w14:paraId="7D6D667C" w14:textId="77777777" w:rsidR="00704CAA" w:rsidRPr="00AB1781" w:rsidRDefault="00704CAA" w:rsidP="00704CAA">
      <w:pPr>
        <w:pStyle w:val="EnglishHangEndNoCoptic"/>
      </w:pPr>
      <w:r w:rsidRPr="00AB1781">
        <w:tab/>
        <w:t xml:space="preserve">as the Lord had </w:t>
      </w:r>
      <w:r>
        <w:t>said to,</w:t>
      </w:r>
    </w:p>
    <w:p w14:paraId="69019682" w14:textId="77777777" w:rsidR="00704CAA" w:rsidRPr="00AB1781" w:rsidRDefault="00704CAA" w:rsidP="00704CAA">
      <w:pPr>
        <w:pStyle w:val="EnglishHangNoCoptic"/>
      </w:pPr>
      <w:r w:rsidRPr="00AB1781">
        <w:t>35 but they mixed with t</w:t>
      </w:r>
      <w:r>
        <w:t>he nations</w:t>
      </w:r>
    </w:p>
    <w:p w14:paraId="7CF7F5FB" w14:textId="77777777" w:rsidR="00704CAA" w:rsidRPr="00AB1781" w:rsidRDefault="00704CAA" w:rsidP="00704CAA">
      <w:pPr>
        <w:pStyle w:val="EnglishHangEndNoCoptic"/>
      </w:pPr>
      <w:r w:rsidRPr="00AB1781">
        <w:tab/>
        <w:t>and learned their practices</w:t>
      </w:r>
      <w:r>
        <w:rPr>
          <w:rStyle w:val="FootnoteReference"/>
        </w:rPr>
        <w:footnoteReference w:id="623"/>
      </w:r>
      <w:r w:rsidRPr="00AB1781">
        <w:t>.</w:t>
      </w:r>
    </w:p>
    <w:p w14:paraId="4FA48895" w14:textId="77777777" w:rsidR="00704CAA" w:rsidRPr="00AB1781" w:rsidRDefault="00704CAA" w:rsidP="00704CAA">
      <w:pPr>
        <w:pStyle w:val="EnglishHangNoCoptic"/>
      </w:pPr>
      <w:r w:rsidRPr="00AB1781">
        <w:t xml:space="preserve">36 And they served their </w:t>
      </w:r>
      <w:r>
        <w:t>carved images</w:t>
      </w:r>
      <w:r w:rsidRPr="00AB1781">
        <w:t>,</w:t>
      </w:r>
    </w:p>
    <w:p w14:paraId="76189344" w14:textId="77777777" w:rsidR="00704CAA" w:rsidRPr="00AB1781" w:rsidRDefault="00704CAA" w:rsidP="00704CAA">
      <w:pPr>
        <w:pStyle w:val="EnglishHangEndNoCoptic"/>
      </w:pPr>
      <w:r w:rsidRPr="00AB1781">
        <w:tab/>
        <w:t>which became a snare to them.</w:t>
      </w:r>
    </w:p>
    <w:p w14:paraId="27D6A16C" w14:textId="77777777" w:rsidR="00704CAA" w:rsidRPr="00AB1781" w:rsidRDefault="00704CAA" w:rsidP="00704CAA">
      <w:pPr>
        <w:pStyle w:val="EnglishHangNoCoptic"/>
      </w:pPr>
      <w:r w:rsidRPr="00AB1781">
        <w:t>37 They even sacrificed their sons</w:t>
      </w:r>
    </w:p>
    <w:p w14:paraId="6FFB80AD" w14:textId="77777777" w:rsidR="00704CAA" w:rsidRPr="00AB1781" w:rsidRDefault="00704CAA" w:rsidP="00704CAA">
      <w:pPr>
        <w:pStyle w:val="EnglishHangEndNoCoptic"/>
      </w:pPr>
      <w:r w:rsidRPr="00AB1781">
        <w:tab/>
        <w:t>and their daughters to demons,</w:t>
      </w:r>
    </w:p>
    <w:p w14:paraId="1E8461E3" w14:textId="77777777" w:rsidR="00704CAA" w:rsidRPr="00AB1781" w:rsidRDefault="00704CAA" w:rsidP="00704CAA">
      <w:pPr>
        <w:pStyle w:val="EnglishHangNoCoptic"/>
      </w:pPr>
      <w:r w:rsidRPr="00AB1781">
        <w:t>38 and shed innocent blood,</w:t>
      </w:r>
    </w:p>
    <w:p w14:paraId="57AC10D0" w14:textId="77777777" w:rsidR="00704CAA" w:rsidRPr="00AB1781" w:rsidRDefault="00704CAA" w:rsidP="00704CAA">
      <w:pPr>
        <w:pStyle w:val="EnglishHangNoCoptic"/>
      </w:pPr>
      <w:r w:rsidRPr="00AB1781">
        <w:tab/>
        <w:t>the blood of their sons and daughters,</w:t>
      </w:r>
    </w:p>
    <w:p w14:paraId="7F0DE31C" w14:textId="77777777" w:rsidR="00704CAA" w:rsidRPr="00AB1781" w:rsidRDefault="00704CAA" w:rsidP="00704CAA">
      <w:pPr>
        <w:pStyle w:val="EnglishHangNoCoptic"/>
      </w:pPr>
      <w:r w:rsidRPr="00AB1781">
        <w:tab/>
        <w:t>whom they sacri</w:t>
      </w:r>
      <w:r>
        <w:t>ficed to the idols of Canaan;</w:t>
      </w:r>
    </w:p>
    <w:p w14:paraId="52CEAA6C" w14:textId="77777777" w:rsidR="00704CAA" w:rsidRPr="00AB1781" w:rsidRDefault="00704CAA" w:rsidP="00704CAA">
      <w:pPr>
        <w:pStyle w:val="EnglishHangEndNoCoptic"/>
      </w:pPr>
      <w:r>
        <w:tab/>
        <w:t>a</w:t>
      </w:r>
      <w:r w:rsidRPr="00AB1781">
        <w:t>nd the land was polluted with blood</w:t>
      </w:r>
      <w:r>
        <w:t>,</w:t>
      </w:r>
    </w:p>
    <w:p w14:paraId="5D6CD7CF" w14:textId="77777777" w:rsidR="00704CAA" w:rsidRPr="00AB1781" w:rsidRDefault="00704CAA" w:rsidP="00704CAA">
      <w:pPr>
        <w:pStyle w:val="EnglishHangNoCoptic"/>
      </w:pPr>
      <w:r w:rsidRPr="00AB1781">
        <w:t xml:space="preserve">39 and </w:t>
      </w:r>
      <w:r>
        <w:t xml:space="preserve">it was </w:t>
      </w:r>
      <w:r w:rsidRPr="00AB1781">
        <w:t>defiled by their practices,</w:t>
      </w:r>
    </w:p>
    <w:p w14:paraId="33A01397" w14:textId="77777777" w:rsidR="00704CAA" w:rsidRPr="00AB1781" w:rsidRDefault="00704CAA" w:rsidP="00704CAA">
      <w:pPr>
        <w:pStyle w:val="EnglishHangEndNoCoptic"/>
      </w:pPr>
      <w:r w:rsidRPr="00AB1781">
        <w:tab/>
        <w:t xml:space="preserve">and they played the </w:t>
      </w:r>
      <w:r>
        <w:t>prostitute</w:t>
      </w:r>
      <w:r w:rsidRPr="00AB1781">
        <w:t xml:space="preserve"> by their ways.</w:t>
      </w:r>
    </w:p>
    <w:p w14:paraId="1F1C5735" w14:textId="77777777" w:rsidR="00704CAA" w:rsidRPr="00AB1781" w:rsidRDefault="00704CAA" w:rsidP="00704CAA">
      <w:pPr>
        <w:pStyle w:val="EnglishHangNoCoptic"/>
      </w:pPr>
      <w:r w:rsidRPr="00AB1781">
        <w:t xml:space="preserve">40 </w:t>
      </w:r>
      <w:r>
        <w:t>And</w:t>
      </w:r>
      <w:r w:rsidRPr="00AB1781">
        <w:t xml:space="preserve"> the Lord </w:t>
      </w:r>
      <w:r>
        <w:t>was furiously angry</w:t>
      </w:r>
      <w:r w:rsidRPr="00AB1781">
        <w:t xml:space="preserve"> </w:t>
      </w:r>
      <w:r>
        <w:t>with</w:t>
      </w:r>
      <w:r w:rsidRPr="00AB1781">
        <w:t xml:space="preserve"> His people</w:t>
      </w:r>
      <w:r>
        <w:t>,</w:t>
      </w:r>
    </w:p>
    <w:p w14:paraId="1D4A4D72" w14:textId="77777777" w:rsidR="00704CAA" w:rsidRPr="00AB1781" w:rsidRDefault="00704CAA" w:rsidP="00704CAA">
      <w:pPr>
        <w:pStyle w:val="EnglishHangEndNoCoptic"/>
      </w:pPr>
      <w:r w:rsidRPr="00AB1781">
        <w:tab/>
        <w:t xml:space="preserve">and </w:t>
      </w:r>
      <w:r>
        <w:t xml:space="preserve">He </w:t>
      </w:r>
      <w:r w:rsidRPr="00AB1781">
        <w:t>abhorred His inher</w:t>
      </w:r>
      <w:r>
        <w:t>itance;</w:t>
      </w:r>
    </w:p>
    <w:p w14:paraId="4689C2F0" w14:textId="77777777" w:rsidR="00704CAA" w:rsidRPr="00AB1781" w:rsidRDefault="00704CAA" w:rsidP="00704CAA">
      <w:pPr>
        <w:pStyle w:val="EnglishHangNoCoptic"/>
      </w:pPr>
      <w:r w:rsidRPr="00AB1781">
        <w:t xml:space="preserve">41 </w:t>
      </w:r>
      <w:r>
        <w:t>then</w:t>
      </w:r>
      <w:r w:rsidRPr="00AB1781">
        <w:t xml:space="preserve"> He delivered them into the hands of </w:t>
      </w:r>
      <w:r>
        <w:t>the nation</w:t>
      </w:r>
      <w:r w:rsidRPr="00AB1781">
        <w:t>s,</w:t>
      </w:r>
    </w:p>
    <w:p w14:paraId="2E0857B1" w14:textId="77777777" w:rsidR="00704CAA" w:rsidRPr="00AB1781" w:rsidRDefault="00704CAA" w:rsidP="00704CAA">
      <w:pPr>
        <w:pStyle w:val="EnglishHangEndNoCoptic"/>
      </w:pPr>
      <w:r w:rsidRPr="00AB1781">
        <w:tab/>
        <w:t>and those who hated them ruled over them.</w:t>
      </w:r>
    </w:p>
    <w:p w14:paraId="1118E75D" w14:textId="77777777" w:rsidR="00704CAA" w:rsidRPr="00AB1781" w:rsidRDefault="00704CAA" w:rsidP="00704CAA">
      <w:pPr>
        <w:pStyle w:val="EnglishHangNoCoptic"/>
      </w:pPr>
      <w:r w:rsidRPr="00AB1781">
        <w:t>42 Their enemies oppressed them,</w:t>
      </w:r>
    </w:p>
    <w:p w14:paraId="037087E5" w14:textId="77777777" w:rsidR="00704CAA" w:rsidRPr="00AB1781" w:rsidRDefault="00704CAA" w:rsidP="00704CAA">
      <w:pPr>
        <w:pStyle w:val="EnglishHangEndNoCoptic"/>
      </w:pPr>
      <w:r w:rsidRPr="00AB1781">
        <w:tab/>
        <w:t>and they were humbled under their hands.</w:t>
      </w:r>
    </w:p>
    <w:p w14:paraId="0F1A1D02" w14:textId="77777777" w:rsidR="00704CAA" w:rsidRPr="00AB1781" w:rsidRDefault="00704CAA" w:rsidP="00704CAA">
      <w:pPr>
        <w:pStyle w:val="EnglishHangNoCoptic"/>
      </w:pPr>
      <w:r w:rsidRPr="00AB1781">
        <w:lastRenderedPageBreak/>
        <w:t>43 Many times He delivered them,</w:t>
      </w:r>
    </w:p>
    <w:p w14:paraId="77D78DC5" w14:textId="77777777" w:rsidR="00704CAA" w:rsidRPr="00AB1781" w:rsidRDefault="00704CAA" w:rsidP="00704CAA">
      <w:pPr>
        <w:pStyle w:val="EnglishHangNoCoptic"/>
      </w:pPr>
      <w:r w:rsidRPr="00AB1781">
        <w:tab/>
        <w:t xml:space="preserve">but they provoked Him by their </w:t>
      </w:r>
      <w:r>
        <w:t>willfulness,</w:t>
      </w:r>
    </w:p>
    <w:p w14:paraId="2366B9AD" w14:textId="77777777" w:rsidR="00704CAA" w:rsidRPr="00AB1781" w:rsidRDefault="00704CAA" w:rsidP="00704CAA">
      <w:pPr>
        <w:pStyle w:val="EnglishHangEndNoCoptic"/>
      </w:pPr>
      <w:r w:rsidRPr="00AB1781">
        <w:tab/>
        <w:t xml:space="preserve">and were humbled for their </w:t>
      </w:r>
      <w:r>
        <w:t>transgressions</w:t>
      </w:r>
      <w:r w:rsidRPr="00AB1781">
        <w:t>.</w:t>
      </w:r>
    </w:p>
    <w:p w14:paraId="36EDE61C" w14:textId="77777777" w:rsidR="00704CAA" w:rsidRPr="00AB1781" w:rsidRDefault="00704CAA" w:rsidP="00704CAA">
      <w:pPr>
        <w:pStyle w:val="EnglishHangNoCoptic"/>
      </w:pPr>
      <w:r w:rsidRPr="00AB1781">
        <w:t xml:space="preserve">44 </w:t>
      </w:r>
      <w:r>
        <w:t>And</w:t>
      </w:r>
      <w:r w:rsidRPr="00AB1781">
        <w:t xml:space="preserve"> </w:t>
      </w:r>
      <w:r>
        <w:t>He regarded them</w:t>
      </w:r>
      <w:r w:rsidRPr="00AB1781">
        <w:t xml:space="preserve"> when they were </w:t>
      </w:r>
      <w:r>
        <w:t>afflicted</w:t>
      </w:r>
      <w:r w:rsidRPr="00AB1781">
        <w:t>,</w:t>
      </w:r>
    </w:p>
    <w:p w14:paraId="5FA185DB" w14:textId="77777777" w:rsidR="00704CAA" w:rsidRPr="00AB1781" w:rsidRDefault="00704CAA" w:rsidP="00704CAA">
      <w:pPr>
        <w:pStyle w:val="EnglishHangEndNoCoptic"/>
      </w:pPr>
      <w:r w:rsidRPr="00AB1781">
        <w:tab/>
        <w:t xml:space="preserve">He heard their </w:t>
      </w:r>
      <w:r>
        <w:t>supplications,</w:t>
      </w:r>
    </w:p>
    <w:p w14:paraId="5298F98D" w14:textId="77777777" w:rsidR="00704CAA" w:rsidRPr="00AB1781" w:rsidRDefault="00704CAA" w:rsidP="00704CAA">
      <w:pPr>
        <w:pStyle w:val="EnglishHangNoCoptic"/>
      </w:pPr>
      <w:r w:rsidRPr="00AB1781">
        <w:t>45 and He remembered His covenant,</w:t>
      </w:r>
    </w:p>
    <w:p w14:paraId="51AA6BA4" w14:textId="77777777" w:rsidR="00704CAA" w:rsidRPr="00AB1781" w:rsidRDefault="00704CAA" w:rsidP="00704CAA">
      <w:pPr>
        <w:pStyle w:val="EnglishHangEndNoCoptic"/>
      </w:pPr>
      <w:r w:rsidRPr="00AB1781">
        <w:tab/>
        <w:t xml:space="preserve">and </w:t>
      </w:r>
      <w:r>
        <w:t>He showed regret according to the abundance of His mercy.</w:t>
      </w:r>
    </w:p>
    <w:p w14:paraId="11F04F1E" w14:textId="77777777" w:rsidR="00704CAA" w:rsidRPr="00AB1781" w:rsidRDefault="00704CAA" w:rsidP="00704CAA">
      <w:pPr>
        <w:pStyle w:val="EnglishHangNoCoptic"/>
      </w:pPr>
      <w:r w:rsidRPr="00AB1781">
        <w:t xml:space="preserve">46 </w:t>
      </w:r>
      <w:r>
        <w:t xml:space="preserve">So </w:t>
      </w:r>
      <w:r w:rsidRPr="00AB1781">
        <w:t>He roused compassion for them</w:t>
      </w:r>
    </w:p>
    <w:p w14:paraId="4B17F1E3" w14:textId="77777777" w:rsidR="00704CAA" w:rsidRPr="00AB1781" w:rsidRDefault="00704CAA" w:rsidP="00704CAA">
      <w:pPr>
        <w:pStyle w:val="EnglishHangEndNoCoptic"/>
      </w:pPr>
      <w:r w:rsidRPr="00AB1781">
        <w:tab/>
        <w:t>among all who took them captive.</w:t>
      </w:r>
    </w:p>
    <w:p w14:paraId="70A76FF2" w14:textId="77777777" w:rsidR="00704CAA" w:rsidRPr="00AB1781" w:rsidRDefault="00704CAA" w:rsidP="00704CAA">
      <w:pPr>
        <w:pStyle w:val="EnglishHangNoCoptic"/>
      </w:pPr>
      <w:r w:rsidRPr="00AB1781">
        <w:t>47 Save us, O Lord our God,</w:t>
      </w:r>
    </w:p>
    <w:p w14:paraId="627E98FD" w14:textId="77777777" w:rsidR="00704CAA" w:rsidRPr="00AB1781" w:rsidRDefault="00704CAA" w:rsidP="00704CAA">
      <w:pPr>
        <w:pStyle w:val="EnglishHangNoCoptic"/>
      </w:pPr>
      <w:r w:rsidRPr="00AB1781">
        <w:tab/>
        <w:t>and gather us from among the nations,</w:t>
      </w:r>
    </w:p>
    <w:p w14:paraId="2DC00857" w14:textId="77777777" w:rsidR="00704CAA" w:rsidRPr="00AB1781" w:rsidRDefault="00704CAA" w:rsidP="00704CAA">
      <w:pPr>
        <w:pStyle w:val="EnglishHangNoCoptic"/>
      </w:pPr>
      <w:r w:rsidRPr="00AB1781">
        <w:tab/>
        <w:t>that we may</w:t>
      </w:r>
      <w:r>
        <w:t xml:space="preserve"> confess</w:t>
      </w:r>
      <w:r>
        <w:rPr>
          <w:rStyle w:val="FootnoteReference"/>
        </w:rPr>
        <w:footnoteReference w:id="624"/>
      </w:r>
      <w:r w:rsidRPr="00AB1781">
        <w:t xml:space="preserve"> </w:t>
      </w:r>
      <w:r>
        <w:t>Your holy N</w:t>
      </w:r>
      <w:r w:rsidRPr="00AB1781">
        <w:t>ame</w:t>
      </w:r>
    </w:p>
    <w:p w14:paraId="3B0CB0B2" w14:textId="77777777" w:rsidR="00704CAA" w:rsidRPr="00AB1781" w:rsidRDefault="00704CAA" w:rsidP="00704CAA">
      <w:pPr>
        <w:pStyle w:val="EnglishHangEndNoCoptic"/>
      </w:pPr>
      <w:r w:rsidRPr="00AB1781">
        <w:tab/>
        <w:t xml:space="preserve">and </w:t>
      </w:r>
      <w:r>
        <w:t>boast</w:t>
      </w:r>
      <w:r w:rsidRPr="00AB1781">
        <w:t xml:space="preserve"> in </w:t>
      </w:r>
      <w:r>
        <w:t>Your</w:t>
      </w:r>
      <w:r w:rsidRPr="00AB1781">
        <w:t xml:space="preserve"> praise.</w:t>
      </w:r>
    </w:p>
    <w:p w14:paraId="70E37441" w14:textId="77777777" w:rsidR="00704CAA" w:rsidRPr="00AB1781" w:rsidRDefault="00704CAA" w:rsidP="00704CAA">
      <w:pPr>
        <w:pStyle w:val="EnglishHangNoCoptic"/>
      </w:pPr>
      <w:r w:rsidRPr="00AB1781">
        <w:t>48 Blessed be the Lord God of Israel</w:t>
      </w:r>
      <w:r>
        <w:t>,</w:t>
      </w:r>
    </w:p>
    <w:p w14:paraId="60EFC86A" w14:textId="77777777" w:rsidR="00704CAA" w:rsidRPr="00AB1781" w:rsidRDefault="00704CAA" w:rsidP="00704CAA">
      <w:pPr>
        <w:pStyle w:val="EnglishHangNoCoptic"/>
      </w:pPr>
      <w:r>
        <w:tab/>
        <w:t>from everlasting to everlasting</w:t>
      </w:r>
      <w:r>
        <w:rPr>
          <w:rStyle w:val="FootnoteReference"/>
        </w:rPr>
        <w:footnoteReference w:id="625"/>
      </w:r>
      <w:r w:rsidRPr="00AB1781">
        <w:t>.</w:t>
      </w:r>
    </w:p>
    <w:p w14:paraId="69E86C70" w14:textId="77777777" w:rsidR="00704CAA" w:rsidRPr="00510795" w:rsidRDefault="00704CAA" w:rsidP="00704CAA">
      <w:pPr>
        <w:pStyle w:val="EnglishHangEndNoCoptic"/>
      </w:pPr>
      <w:r>
        <w:tab/>
        <w:t>And let all the people say,</w:t>
      </w:r>
      <w:r w:rsidRPr="00AB1781">
        <w:t xml:space="preserve"> </w:t>
      </w:r>
      <w:r>
        <w:t>“Amen! Amen!”</w:t>
      </w:r>
      <w:r>
        <w:rPr>
          <w:rStyle w:val="FootnoteReference"/>
        </w:rPr>
        <w:footnoteReference w:id="626"/>
      </w:r>
    </w:p>
    <w:p w14:paraId="1494EE0A" w14:textId="77777777" w:rsidR="00704CAA" w:rsidRDefault="00704CAA" w:rsidP="00704CAA">
      <w:pPr>
        <w:pStyle w:val="Rubric"/>
      </w:pPr>
      <w:r>
        <w:t>Glory…</w:t>
      </w:r>
    </w:p>
    <w:p w14:paraId="307CB7F2" w14:textId="77777777" w:rsidR="00704CAA" w:rsidRDefault="00704CAA" w:rsidP="00704CAA">
      <w:pPr>
        <w:pStyle w:val="Rubric"/>
      </w:pPr>
      <w:r>
        <w:t>Book V of the Psalms (Psalms 106 – 151) begins here.</w:t>
      </w:r>
    </w:p>
    <w:p w14:paraId="3BA98F3D" w14:textId="77777777" w:rsidR="00704CAA" w:rsidRPr="00510795" w:rsidRDefault="00704CAA" w:rsidP="00704CAA">
      <w:pPr>
        <w:pStyle w:val="Heading4"/>
      </w:pPr>
      <w:r>
        <w:t>Psalm</w:t>
      </w:r>
      <w:r w:rsidRPr="00AB1781">
        <w:t xml:space="preserve"> 106</w:t>
      </w:r>
      <w:r>
        <w:t>: “Confess the Lord, He is good; His mercy endures forever”</w:t>
      </w:r>
    </w:p>
    <w:p w14:paraId="72E8E63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6BD4714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His Word and Healed Them</w:t>
      </w:r>
    </w:p>
    <w:p w14:paraId="500B35C4" w14:textId="77777777" w:rsidR="00704CAA" w:rsidRPr="00AB1781" w:rsidRDefault="00704CAA" w:rsidP="00704CAA">
      <w:pPr>
        <w:pStyle w:val="Rubric"/>
      </w:pPr>
      <w:r w:rsidRPr="00AB1781">
        <w:t>1 (Alleluia)</w:t>
      </w:r>
    </w:p>
    <w:p w14:paraId="591A9338" w14:textId="77777777" w:rsidR="00704CAA" w:rsidRPr="00AB1781" w:rsidRDefault="00704CAA" w:rsidP="00704CAA">
      <w:pPr>
        <w:pStyle w:val="EnglishHangNoCoptic"/>
      </w:pPr>
      <w:r>
        <w:t>Confess</w:t>
      </w:r>
      <w:r>
        <w:rPr>
          <w:rStyle w:val="FootnoteReference"/>
        </w:rPr>
        <w:footnoteReference w:id="627"/>
      </w:r>
      <w:r w:rsidRPr="00AB1781">
        <w:t xml:space="preserve"> the Lord, He is good;</w:t>
      </w:r>
    </w:p>
    <w:p w14:paraId="6B8E9E36" w14:textId="77777777" w:rsidR="00704CAA" w:rsidRPr="00AB1781" w:rsidRDefault="00704CAA" w:rsidP="00704CAA">
      <w:pPr>
        <w:pStyle w:val="EnglishHangEndNoCoptic"/>
      </w:pPr>
      <w:r w:rsidRPr="00AB1781">
        <w:tab/>
        <w:t xml:space="preserve">His mercy </w:t>
      </w:r>
      <w:r>
        <w:t>endures forever</w:t>
      </w:r>
      <w:r w:rsidRPr="00AB1781">
        <w:t>.</w:t>
      </w:r>
    </w:p>
    <w:p w14:paraId="595879C6" w14:textId="77777777" w:rsidR="00704CAA" w:rsidRPr="00AB1781" w:rsidRDefault="00704CAA" w:rsidP="00704CAA">
      <w:pPr>
        <w:pStyle w:val="EnglishHangNoCoptic"/>
      </w:pPr>
      <w:r w:rsidRPr="00AB1781">
        <w:t>2 Let those redeemed by the Lord</w:t>
      </w:r>
      <w:r>
        <w:t xml:space="preserve"> say so</w:t>
      </w:r>
      <w:r w:rsidRPr="00AB1781">
        <w:t>,</w:t>
      </w:r>
    </w:p>
    <w:p w14:paraId="32447A05" w14:textId="77777777" w:rsidR="00704CAA" w:rsidRPr="00AB1781" w:rsidRDefault="00704CAA" w:rsidP="00704CAA">
      <w:pPr>
        <w:pStyle w:val="EnglishHangEndNoCoptic"/>
      </w:pPr>
      <w:r w:rsidRPr="00AB1781">
        <w:tab/>
        <w:t>whom He has redeemed from the hand of the enemy,</w:t>
      </w:r>
    </w:p>
    <w:p w14:paraId="0809EA89" w14:textId="77777777" w:rsidR="00704CAA" w:rsidRPr="00AB1781" w:rsidRDefault="00704CAA" w:rsidP="00704CAA">
      <w:pPr>
        <w:pStyle w:val="EnglishHangNoCoptic"/>
      </w:pPr>
      <w:r w:rsidRPr="00AB1781">
        <w:t xml:space="preserve">3 </w:t>
      </w:r>
      <w:r>
        <w:t>[</w:t>
      </w:r>
      <w:r w:rsidRPr="00AB1781">
        <w:t>whom</w:t>
      </w:r>
      <w:r>
        <w:t>]</w:t>
      </w:r>
      <w:r w:rsidRPr="00AB1781">
        <w:t xml:space="preserve"> He gathered out of the </w:t>
      </w:r>
      <w:r>
        <w:t>countries</w:t>
      </w:r>
      <w:r w:rsidRPr="00AB1781">
        <w:t>,</w:t>
      </w:r>
    </w:p>
    <w:p w14:paraId="7F773FA4" w14:textId="77777777" w:rsidR="00704CAA" w:rsidRPr="00AB1781" w:rsidRDefault="00704CAA" w:rsidP="00704CAA">
      <w:pPr>
        <w:pStyle w:val="EnglishHangEndNoCoptic"/>
      </w:pPr>
      <w:r w:rsidRPr="00AB1781">
        <w:tab/>
        <w:t xml:space="preserve">from the east and the west and the north and the </w:t>
      </w:r>
      <w:r>
        <w:t>sea</w:t>
      </w:r>
      <w:r>
        <w:rPr>
          <w:rStyle w:val="FootnoteReference"/>
        </w:rPr>
        <w:footnoteReference w:id="628"/>
      </w:r>
      <w:r w:rsidRPr="00AB1781">
        <w:t>.</w:t>
      </w:r>
    </w:p>
    <w:p w14:paraId="1CD1676C" w14:textId="77777777" w:rsidR="00704CAA" w:rsidRPr="00AB1781" w:rsidRDefault="00704CAA" w:rsidP="00704CAA">
      <w:pPr>
        <w:pStyle w:val="EnglishHangNoCoptic"/>
      </w:pPr>
      <w:r w:rsidRPr="00AB1781">
        <w:lastRenderedPageBreak/>
        <w:t xml:space="preserve">4 They wandered in the wilderness, in a </w:t>
      </w:r>
      <w:r>
        <w:t>desert</w:t>
      </w:r>
      <w:r w:rsidRPr="00AB1781">
        <w:t>;</w:t>
      </w:r>
    </w:p>
    <w:p w14:paraId="287962FE" w14:textId="77777777" w:rsidR="00704CAA" w:rsidRPr="00AB1781" w:rsidRDefault="00704CAA" w:rsidP="00704CAA">
      <w:pPr>
        <w:pStyle w:val="EnglishHangEndNoCoptic"/>
      </w:pPr>
      <w:r w:rsidRPr="00AB1781">
        <w:tab/>
        <w:t xml:space="preserve">they could </w:t>
      </w:r>
      <w:r>
        <w:t xml:space="preserve">not </w:t>
      </w:r>
      <w:r w:rsidRPr="00AB1781">
        <w:t xml:space="preserve">find </w:t>
      </w:r>
      <w:r>
        <w:t>a</w:t>
      </w:r>
      <w:r w:rsidRPr="00AB1781">
        <w:t xml:space="preserve"> way to a</w:t>
      </w:r>
      <w:r>
        <w:t>n inhabited</w:t>
      </w:r>
      <w:r w:rsidRPr="00AB1781">
        <w:t xml:space="preserve"> city.</w:t>
      </w:r>
    </w:p>
    <w:p w14:paraId="53D76C0F" w14:textId="77777777" w:rsidR="00704CAA" w:rsidRPr="00AB1781" w:rsidRDefault="00704CAA" w:rsidP="00704CAA">
      <w:pPr>
        <w:pStyle w:val="EnglishHangNoCoptic"/>
      </w:pPr>
      <w:r w:rsidRPr="00AB1781">
        <w:t xml:space="preserve">5 </w:t>
      </w:r>
      <w:r>
        <w:t>Being h</w:t>
      </w:r>
      <w:r w:rsidRPr="00AB1781">
        <w:t>ungry and thirsty,</w:t>
      </w:r>
    </w:p>
    <w:p w14:paraId="0A5967B9" w14:textId="77777777" w:rsidR="00704CAA" w:rsidRPr="00AB1781" w:rsidRDefault="00704CAA" w:rsidP="00704CAA">
      <w:pPr>
        <w:pStyle w:val="EnglishHangEndNoCoptic"/>
      </w:pPr>
      <w:r w:rsidRPr="00AB1781">
        <w:tab/>
        <w:t>their soul</w:t>
      </w:r>
      <w:r>
        <w:t>s</w:t>
      </w:r>
      <w:r w:rsidRPr="00AB1781">
        <w:t xml:space="preserve"> fainted within them.</w:t>
      </w:r>
    </w:p>
    <w:p w14:paraId="22ECE9BE" w14:textId="77777777" w:rsidR="00704CAA" w:rsidRPr="00AB1781" w:rsidRDefault="00704CAA" w:rsidP="00704CAA">
      <w:pPr>
        <w:pStyle w:val="EnglishHangNoCoptic"/>
      </w:pPr>
      <w:r w:rsidRPr="00AB1781">
        <w:t xml:space="preserve">6 Then they cried to the Lord in their </w:t>
      </w:r>
      <w:r>
        <w:t>affliction</w:t>
      </w:r>
      <w:r w:rsidRPr="00AB1781">
        <w:t>,</w:t>
      </w:r>
    </w:p>
    <w:p w14:paraId="75CFE713" w14:textId="77777777" w:rsidR="00704CAA" w:rsidRPr="00AB1781" w:rsidRDefault="00704CAA" w:rsidP="00704CAA">
      <w:pPr>
        <w:pStyle w:val="EnglishHangEndNoCoptic"/>
      </w:pPr>
      <w:r w:rsidRPr="00AB1781">
        <w:tab/>
        <w:t>and He del</w:t>
      </w:r>
      <w:r>
        <w:t>ivered them from their distress,</w:t>
      </w:r>
    </w:p>
    <w:p w14:paraId="43E0C7ED" w14:textId="77777777" w:rsidR="00704CAA" w:rsidRPr="00AB1781" w:rsidRDefault="00704CAA" w:rsidP="00704CAA">
      <w:pPr>
        <w:pStyle w:val="EnglishHangNoCoptic"/>
      </w:pPr>
      <w:r>
        <w:t>7 a</w:t>
      </w:r>
      <w:r w:rsidRPr="00AB1781">
        <w:t xml:space="preserve">nd He guided them </w:t>
      </w:r>
      <w:r>
        <w:t>in</w:t>
      </w:r>
      <w:r w:rsidRPr="00AB1781">
        <w:t xml:space="preserve"> </w:t>
      </w:r>
      <w:r>
        <w:t>a</w:t>
      </w:r>
      <w:r w:rsidRPr="00AB1781">
        <w:t xml:space="preserve"> </w:t>
      </w:r>
      <w:r>
        <w:t>straight</w:t>
      </w:r>
      <w:r w:rsidRPr="00AB1781">
        <w:t xml:space="preserve"> way,</w:t>
      </w:r>
    </w:p>
    <w:p w14:paraId="2162AB09" w14:textId="77777777" w:rsidR="00704CAA" w:rsidRPr="00AB1781" w:rsidRDefault="00704CAA" w:rsidP="00704CAA">
      <w:pPr>
        <w:pStyle w:val="EnglishHangEndNoCoptic"/>
      </w:pPr>
      <w:r w:rsidRPr="00AB1781">
        <w:tab/>
      </w:r>
      <w:r>
        <w:t>to an inhabited city</w:t>
      </w:r>
      <w:r w:rsidRPr="00AB1781">
        <w:t>.</w:t>
      </w:r>
    </w:p>
    <w:p w14:paraId="61484D3D" w14:textId="77777777" w:rsidR="00704CAA" w:rsidRPr="00AB1781" w:rsidRDefault="00704CAA" w:rsidP="00704CAA">
      <w:pPr>
        <w:pStyle w:val="EnglishHangNoCoptic"/>
      </w:pPr>
      <w:r w:rsidRPr="00AB1781">
        <w:t xml:space="preserve">8 Let them </w:t>
      </w:r>
      <w:r>
        <w:t>confess</w:t>
      </w:r>
      <w:r>
        <w:rPr>
          <w:rStyle w:val="FootnoteReference"/>
        </w:rPr>
        <w:footnoteReference w:id="629"/>
      </w:r>
      <w:r w:rsidRPr="00AB1781">
        <w:t xml:space="preserve"> the Lord for His mercies</w:t>
      </w:r>
    </w:p>
    <w:p w14:paraId="2DC7F640" w14:textId="77777777" w:rsidR="00704CAA" w:rsidRPr="00AB1781" w:rsidRDefault="00704CAA" w:rsidP="00704CAA">
      <w:pPr>
        <w:pStyle w:val="EnglishHangEndNoCoptic"/>
      </w:pPr>
      <w:r w:rsidRPr="00AB1781">
        <w:tab/>
        <w:t xml:space="preserve">and His wonders </w:t>
      </w:r>
      <w:r>
        <w:t>to the children of men;</w:t>
      </w:r>
    </w:p>
    <w:p w14:paraId="6B3ECDF6" w14:textId="77777777" w:rsidR="00704CAA" w:rsidRPr="00AB1781" w:rsidRDefault="00704CAA" w:rsidP="00704CAA">
      <w:pPr>
        <w:pStyle w:val="EnglishHangNoCoptic"/>
      </w:pPr>
      <w:r>
        <w:t>9 f</w:t>
      </w:r>
      <w:r w:rsidRPr="00AB1781">
        <w:t xml:space="preserve">or He </w:t>
      </w:r>
      <w:r>
        <w:t>fed the empty soul</w:t>
      </w:r>
    </w:p>
    <w:p w14:paraId="637058F7" w14:textId="77777777" w:rsidR="00704CAA" w:rsidRPr="00AB1781" w:rsidRDefault="00704CAA" w:rsidP="00704CAA">
      <w:pPr>
        <w:pStyle w:val="EnglishHangEndNoCoptic"/>
      </w:pPr>
      <w:r>
        <w:tab/>
        <w:t>and filled</w:t>
      </w:r>
      <w:r w:rsidRPr="00AB1781">
        <w:t xml:space="preserve"> the hungry </w:t>
      </w:r>
      <w:r>
        <w:t>soul with good things,</w:t>
      </w:r>
    </w:p>
    <w:p w14:paraId="6811ECA5" w14:textId="77777777" w:rsidR="00704CAA" w:rsidRPr="00AB1781" w:rsidRDefault="00704CAA" w:rsidP="00704CAA">
      <w:pPr>
        <w:pStyle w:val="EnglishHangNoCoptic"/>
      </w:pPr>
      <w:r>
        <w:t>10 t</w:t>
      </w:r>
      <w:r w:rsidRPr="00AB1781">
        <w:t xml:space="preserve">hose </w:t>
      </w:r>
      <w:r>
        <w:t xml:space="preserve">sitting </w:t>
      </w:r>
      <w:r w:rsidRPr="00AB1781">
        <w:t>in darkness and the shadow of death,</w:t>
      </w:r>
    </w:p>
    <w:p w14:paraId="12B06BE2" w14:textId="77777777" w:rsidR="00704CAA" w:rsidRPr="00AB1781" w:rsidRDefault="00704CAA" w:rsidP="00704CAA">
      <w:pPr>
        <w:pStyle w:val="EnglishHangEndNoCoptic"/>
      </w:pPr>
      <w:r w:rsidRPr="00AB1781">
        <w:tab/>
        <w:t xml:space="preserve">bound </w:t>
      </w:r>
      <w:r>
        <w:t>in</w:t>
      </w:r>
      <w:r w:rsidRPr="00AB1781">
        <w:t xml:space="preserve"> poverty and iron,</w:t>
      </w:r>
    </w:p>
    <w:p w14:paraId="15276CD5" w14:textId="77777777" w:rsidR="00704CAA" w:rsidRPr="00AB1781" w:rsidRDefault="00704CAA" w:rsidP="00704CAA">
      <w:pPr>
        <w:pStyle w:val="EnglishHangNoCoptic"/>
      </w:pPr>
      <w:r w:rsidRPr="00AB1781">
        <w:t xml:space="preserve">11 because they rebelled against </w:t>
      </w:r>
      <w:r>
        <w:t xml:space="preserve">the sayings of </w:t>
      </w:r>
      <w:r w:rsidRPr="00AB1781">
        <w:t>God,</w:t>
      </w:r>
    </w:p>
    <w:p w14:paraId="2486F5E8" w14:textId="77777777" w:rsidR="00704CAA" w:rsidRPr="00AB1781" w:rsidRDefault="00704CAA" w:rsidP="00704CAA">
      <w:pPr>
        <w:pStyle w:val="EnglishHangEndNoCoptic"/>
      </w:pPr>
      <w:r w:rsidRPr="00AB1781">
        <w:tab/>
        <w:t xml:space="preserve">and </w:t>
      </w:r>
      <w:r>
        <w:t>provoked</w:t>
      </w:r>
      <w:r w:rsidRPr="00AB1781">
        <w:t xml:space="preserve"> the </w:t>
      </w:r>
      <w:r>
        <w:t>counsel</w:t>
      </w:r>
      <w:r w:rsidRPr="00AB1781">
        <w:t xml:space="preserve"> of the Most High,</w:t>
      </w:r>
    </w:p>
    <w:p w14:paraId="6894868B" w14:textId="77777777" w:rsidR="00704CAA" w:rsidRPr="00AB1781" w:rsidRDefault="00704CAA" w:rsidP="00704CAA">
      <w:pPr>
        <w:pStyle w:val="EnglishHangNoCoptic"/>
      </w:pPr>
      <w:r w:rsidRPr="00AB1781">
        <w:t xml:space="preserve">12 </w:t>
      </w:r>
      <w:r>
        <w:t>thus</w:t>
      </w:r>
      <w:r w:rsidRPr="00AB1781">
        <w:t xml:space="preserve"> thei</w:t>
      </w:r>
      <w:r>
        <w:t>r heart was humbled by troubles;</w:t>
      </w:r>
    </w:p>
    <w:p w14:paraId="24FA645B" w14:textId="77777777" w:rsidR="00704CAA" w:rsidRPr="00AB1781" w:rsidRDefault="00704CAA" w:rsidP="00704CAA">
      <w:pPr>
        <w:pStyle w:val="EnglishHangEndNoCoptic"/>
      </w:pPr>
      <w:r w:rsidRPr="00AB1781">
        <w:tab/>
        <w:t>when they were weak and there was no one to help them,</w:t>
      </w:r>
    </w:p>
    <w:p w14:paraId="34E8B314" w14:textId="77777777" w:rsidR="00704CAA" w:rsidRPr="00AB1781" w:rsidRDefault="00704CAA" w:rsidP="00704CAA">
      <w:pPr>
        <w:pStyle w:val="EnglishHangNoCoptic"/>
      </w:pPr>
      <w:r w:rsidRPr="00AB1781">
        <w:t xml:space="preserve">13 then they cried to the Lord in their </w:t>
      </w:r>
      <w:r>
        <w:t>afflictions</w:t>
      </w:r>
      <w:r w:rsidRPr="00AB1781">
        <w:t>,</w:t>
      </w:r>
    </w:p>
    <w:p w14:paraId="5E2ACCB2" w14:textId="77777777" w:rsidR="00704CAA" w:rsidRPr="00AB1781" w:rsidRDefault="00704CAA" w:rsidP="00704CAA">
      <w:pPr>
        <w:pStyle w:val="EnglishHangEndNoCoptic"/>
      </w:pPr>
      <w:r w:rsidRPr="00AB1781">
        <w:tab/>
        <w:t>and He</w:t>
      </w:r>
      <w:r>
        <w:t xml:space="preserve"> saved them from their distress;</w:t>
      </w:r>
    </w:p>
    <w:p w14:paraId="2AFBBEFA" w14:textId="77777777" w:rsidR="00704CAA" w:rsidRPr="00AB1781" w:rsidRDefault="00704CAA" w:rsidP="00704CAA">
      <w:pPr>
        <w:pStyle w:val="EnglishHangNoCoptic"/>
      </w:pPr>
      <w:r>
        <w:t>14 a</w:t>
      </w:r>
      <w:r w:rsidRPr="00AB1781">
        <w:t>nd He brought them out of darkness and the shadow of death</w:t>
      </w:r>
      <w:r>
        <w:t>,</w:t>
      </w:r>
    </w:p>
    <w:p w14:paraId="16DA4F65" w14:textId="77777777" w:rsidR="00704CAA" w:rsidRPr="00AB1781" w:rsidRDefault="00704CAA" w:rsidP="00704CAA">
      <w:pPr>
        <w:pStyle w:val="EnglishHangEndNoCoptic"/>
      </w:pPr>
      <w:r w:rsidRPr="00AB1781">
        <w:tab/>
        <w:t xml:space="preserve">and </w:t>
      </w:r>
      <w:r>
        <w:t>broke</w:t>
      </w:r>
      <w:r w:rsidRPr="00AB1781">
        <w:t xml:space="preserve"> their chains</w:t>
      </w:r>
      <w:r>
        <w:t xml:space="preserve"> in pieces</w:t>
      </w:r>
      <w:r w:rsidRPr="00AB1781">
        <w:t>.</w:t>
      </w:r>
    </w:p>
    <w:p w14:paraId="50248F9C" w14:textId="77777777" w:rsidR="00704CAA" w:rsidRPr="00AB1781" w:rsidRDefault="00704CAA" w:rsidP="00704CAA">
      <w:pPr>
        <w:pStyle w:val="EnglishHangNoCoptic"/>
      </w:pPr>
      <w:r w:rsidRPr="00AB1781">
        <w:t xml:space="preserve">15 Let them </w:t>
      </w:r>
      <w:r>
        <w:t>confess</w:t>
      </w:r>
      <w:r>
        <w:rPr>
          <w:rStyle w:val="FootnoteReference"/>
        </w:rPr>
        <w:footnoteReference w:id="630"/>
      </w:r>
      <w:r w:rsidRPr="00AB1781">
        <w:t xml:space="preserve"> the Lord for His mercies</w:t>
      </w:r>
    </w:p>
    <w:p w14:paraId="25A63D2C" w14:textId="77777777" w:rsidR="00704CAA" w:rsidRPr="00AB1781" w:rsidRDefault="00704CAA" w:rsidP="00704CAA">
      <w:pPr>
        <w:pStyle w:val="EnglishHangEndNoCoptic"/>
      </w:pPr>
      <w:r w:rsidRPr="00AB1781">
        <w:tab/>
        <w:t xml:space="preserve">and His wonders </w:t>
      </w:r>
      <w:r>
        <w:t>to</w:t>
      </w:r>
      <w:r w:rsidRPr="00AB1781">
        <w:t xml:space="preserve"> the children of</w:t>
      </w:r>
      <w:r>
        <w:t xml:space="preserve"> men,</w:t>
      </w:r>
    </w:p>
    <w:p w14:paraId="7585913B" w14:textId="77777777" w:rsidR="00704CAA" w:rsidRPr="00AB1781" w:rsidRDefault="00704CAA" w:rsidP="00704CAA">
      <w:pPr>
        <w:pStyle w:val="EnglishHangNoCoptic"/>
      </w:pPr>
      <w:r w:rsidRPr="00AB1781">
        <w:t xml:space="preserve">16 </w:t>
      </w:r>
      <w:r>
        <w:t>for</w:t>
      </w:r>
      <w:r w:rsidRPr="00AB1781">
        <w:t xml:space="preserve"> He </w:t>
      </w:r>
      <w:r>
        <w:t>shattered the</w:t>
      </w:r>
      <w:r w:rsidRPr="00AB1781">
        <w:t xml:space="preserve"> gates of bronze</w:t>
      </w:r>
      <w:r>
        <w:t>,</w:t>
      </w:r>
    </w:p>
    <w:p w14:paraId="202172E1" w14:textId="77777777" w:rsidR="00704CAA" w:rsidRPr="00AB1781" w:rsidRDefault="00704CAA" w:rsidP="00704CAA">
      <w:pPr>
        <w:pStyle w:val="EnglishHangEndNoCoptic"/>
      </w:pPr>
      <w:r>
        <w:tab/>
        <w:t>and crumpled the</w:t>
      </w:r>
      <w:r w:rsidRPr="00AB1781">
        <w:t xml:space="preserve"> iron bars.</w:t>
      </w:r>
    </w:p>
    <w:p w14:paraId="3E40F1B0" w14:textId="77777777" w:rsidR="00704CAA" w:rsidRPr="00AB1781" w:rsidRDefault="00704CAA" w:rsidP="00704CAA">
      <w:pPr>
        <w:pStyle w:val="EnglishHangNoCoptic"/>
      </w:pPr>
      <w:r w:rsidRPr="00AB1781">
        <w:t xml:space="preserve">17 He helped them out of </w:t>
      </w:r>
      <w:r>
        <w:t>their</w:t>
      </w:r>
      <w:r w:rsidRPr="00AB1781">
        <w:t xml:space="preserve"> </w:t>
      </w:r>
      <w:r>
        <w:t xml:space="preserve">lawless </w:t>
      </w:r>
      <w:r w:rsidRPr="00AB1781">
        <w:t>way</w:t>
      </w:r>
      <w:r>
        <w:rPr>
          <w:rStyle w:val="FootnoteReference"/>
        </w:rPr>
        <w:footnoteReference w:id="631"/>
      </w:r>
      <w:r w:rsidRPr="00AB1781">
        <w:t>,</w:t>
      </w:r>
    </w:p>
    <w:p w14:paraId="5C84BF82" w14:textId="77777777" w:rsidR="00704CAA" w:rsidRPr="00AB1781" w:rsidRDefault="00704CAA" w:rsidP="00704CAA">
      <w:pPr>
        <w:pStyle w:val="EnglishHangEndNoCoptic"/>
      </w:pPr>
      <w:r w:rsidRPr="00AB1781">
        <w:tab/>
        <w:t xml:space="preserve">for they were brought low </w:t>
      </w:r>
      <w:r>
        <w:t>because of</w:t>
      </w:r>
      <w:r w:rsidRPr="00AB1781">
        <w:t xml:space="preserve"> their </w:t>
      </w:r>
      <w:r>
        <w:t>transgressions</w:t>
      </w:r>
      <w:r w:rsidRPr="00AB1781">
        <w:t>.</w:t>
      </w:r>
    </w:p>
    <w:p w14:paraId="6BB3BE82" w14:textId="77777777" w:rsidR="00704CAA" w:rsidRPr="00AB1781" w:rsidRDefault="00704CAA" w:rsidP="00704CAA">
      <w:pPr>
        <w:pStyle w:val="EnglishHangNoCoptic"/>
      </w:pPr>
      <w:r w:rsidRPr="00AB1781">
        <w:lastRenderedPageBreak/>
        <w:t xml:space="preserve">18 Their soul loathed all </w:t>
      </w:r>
      <w:r>
        <w:t xml:space="preserve">kinds of </w:t>
      </w:r>
      <w:r w:rsidRPr="00AB1781">
        <w:t>food,</w:t>
      </w:r>
    </w:p>
    <w:p w14:paraId="69A06AB9" w14:textId="77777777" w:rsidR="00704CAA" w:rsidRPr="00AB1781" w:rsidRDefault="00704CAA" w:rsidP="00704CAA">
      <w:pPr>
        <w:pStyle w:val="EnglishHangEndNoCoptic"/>
      </w:pPr>
      <w:r w:rsidRPr="00AB1781">
        <w:tab/>
        <w:t xml:space="preserve">and they </w:t>
      </w:r>
      <w:r>
        <w:t>drew</w:t>
      </w:r>
      <w:r w:rsidRPr="00AB1781">
        <w:t xml:space="preserve"> near to </w:t>
      </w:r>
      <w:r>
        <w:t>the gates of death</w:t>
      </w:r>
      <w:r w:rsidRPr="00AB1781">
        <w:t>.</w:t>
      </w:r>
    </w:p>
    <w:p w14:paraId="4A2B31D1" w14:textId="77777777" w:rsidR="00704CAA" w:rsidRPr="00AB1781" w:rsidRDefault="00704CAA" w:rsidP="00704CAA">
      <w:pPr>
        <w:pStyle w:val="EnglishHangNoCoptic"/>
      </w:pPr>
      <w:r w:rsidRPr="00AB1781">
        <w:t xml:space="preserve">19 Then they cried to the Lord in their </w:t>
      </w:r>
      <w:r>
        <w:t>afflictions</w:t>
      </w:r>
      <w:r w:rsidRPr="00AB1781">
        <w:t>,</w:t>
      </w:r>
    </w:p>
    <w:p w14:paraId="76230D5E" w14:textId="77777777" w:rsidR="00704CAA" w:rsidRPr="00AB1781" w:rsidRDefault="00704CAA" w:rsidP="00704CAA">
      <w:pPr>
        <w:pStyle w:val="EnglishHangEndNoCoptic"/>
      </w:pPr>
      <w:r w:rsidRPr="00AB1781">
        <w:tab/>
        <w:t>and He</w:t>
      </w:r>
      <w:r>
        <w:t xml:space="preserve"> saved them from their distress;</w:t>
      </w:r>
    </w:p>
    <w:p w14:paraId="39C4C550" w14:textId="77777777" w:rsidR="00704CAA" w:rsidRPr="00AB1781" w:rsidRDefault="00704CAA" w:rsidP="00704CAA">
      <w:pPr>
        <w:pStyle w:val="EnglishHangNoCoptic"/>
      </w:pPr>
      <w:r>
        <w:t>20 He sent His Word and healed them,</w:t>
      </w:r>
    </w:p>
    <w:p w14:paraId="4CD252C5" w14:textId="77777777" w:rsidR="00704CAA" w:rsidRPr="00AB1781" w:rsidRDefault="00704CAA" w:rsidP="00704CAA">
      <w:pPr>
        <w:pStyle w:val="EnglishHangEndNoCoptic"/>
      </w:pPr>
      <w:r w:rsidRPr="00AB1781">
        <w:tab/>
        <w:t xml:space="preserve">and delivered them from their </w:t>
      </w:r>
      <w:r>
        <w:t>corruption</w:t>
      </w:r>
      <w:r w:rsidRPr="00AB1781">
        <w:t>.</w:t>
      </w:r>
      <w:r w:rsidRPr="00AB1781">
        <w:rPr>
          <w:rStyle w:val="FootnoteReference"/>
        </w:rPr>
        <w:footnoteReference w:id="632"/>
      </w:r>
    </w:p>
    <w:p w14:paraId="3BBE3F0F" w14:textId="77777777" w:rsidR="00704CAA" w:rsidRPr="00AB1781" w:rsidRDefault="00704CAA" w:rsidP="00704CAA">
      <w:pPr>
        <w:pStyle w:val="EnglishHangNoCoptic"/>
      </w:pPr>
      <w:r w:rsidRPr="00AB1781">
        <w:t xml:space="preserve">21 Let them </w:t>
      </w:r>
      <w:r>
        <w:t>confess</w:t>
      </w:r>
      <w:r>
        <w:rPr>
          <w:rStyle w:val="FootnoteReference"/>
        </w:rPr>
        <w:footnoteReference w:id="633"/>
      </w:r>
      <w:r w:rsidRPr="00AB1781">
        <w:t xml:space="preserve"> the Lord for His mercies</w:t>
      </w:r>
    </w:p>
    <w:p w14:paraId="0C860715" w14:textId="77777777" w:rsidR="00704CAA" w:rsidRPr="00AB1781" w:rsidRDefault="00704CAA" w:rsidP="00704CAA">
      <w:pPr>
        <w:pStyle w:val="EnglishHangEndNoCoptic"/>
      </w:pPr>
      <w:r w:rsidRPr="00AB1781">
        <w:tab/>
        <w:t xml:space="preserve">and His wonders </w:t>
      </w:r>
      <w:r>
        <w:t>to the children of men,</w:t>
      </w:r>
    </w:p>
    <w:p w14:paraId="0CCA61EF" w14:textId="77777777" w:rsidR="00704CAA" w:rsidRPr="00AB1781" w:rsidRDefault="00704CAA" w:rsidP="00704CAA">
      <w:pPr>
        <w:pStyle w:val="EnglishHangNoCoptic"/>
      </w:pPr>
      <w:r>
        <w:t>22 a</w:t>
      </w:r>
      <w:r w:rsidRPr="00AB1781">
        <w:t xml:space="preserve">nd let them offer </w:t>
      </w:r>
      <w:r>
        <w:t>a</w:t>
      </w:r>
      <w:r w:rsidRPr="00AB1781">
        <w:t xml:space="preserve"> sacrifice of praise,</w:t>
      </w:r>
    </w:p>
    <w:p w14:paraId="4B1BD53B" w14:textId="77777777" w:rsidR="00704CAA" w:rsidRPr="00AB1781" w:rsidRDefault="00704CAA" w:rsidP="00704CAA">
      <w:pPr>
        <w:pStyle w:val="EnglishHangEndNoCoptic"/>
      </w:pPr>
      <w:r w:rsidRPr="00AB1781">
        <w:tab/>
        <w:t xml:space="preserve">and </w:t>
      </w:r>
      <w:r>
        <w:t>proclaim</w:t>
      </w:r>
      <w:r w:rsidRPr="00AB1781">
        <w:t xml:space="preserve"> His works with </w:t>
      </w:r>
      <w:r>
        <w:t>great joy</w:t>
      </w:r>
      <w:r w:rsidRPr="00AB1781">
        <w:t>.</w:t>
      </w:r>
    </w:p>
    <w:p w14:paraId="05D0163F" w14:textId="77777777" w:rsidR="00704CAA" w:rsidRPr="00AB1781" w:rsidRDefault="00704CAA" w:rsidP="00704CAA">
      <w:pPr>
        <w:pStyle w:val="EnglishHangNoCoptic"/>
      </w:pPr>
      <w:r w:rsidRPr="00AB1781">
        <w:t>23 Those who go down to the sea in ships,</w:t>
      </w:r>
    </w:p>
    <w:p w14:paraId="1AF23240" w14:textId="77777777" w:rsidR="00704CAA" w:rsidRPr="00AB1781" w:rsidRDefault="00704CAA" w:rsidP="00704CAA">
      <w:pPr>
        <w:pStyle w:val="EnglishHangEndNoCoptic"/>
      </w:pPr>
      <w:r w:rsidRPr="00AB1781">
        <w:tab/>
        <w:t xml:space="preserve">who trade in </w:t>
      </w:r>
      <w:r>
        <w:t>many</w:t>
      </w:r>
      <w:r w:rsidRPr="00AB1781">
        <w:t xml:space="preserve"> waters—</w:t>
      </w:r>
    </w:p>
    <w:p w14:paraId="587E800A" w14:textId="77777777" w:rsidR="00704CAA" w:rsidRPr="00AB1781" w:rsidRDefault="00704CAA" w:rsidP="00704CAA">
      <w:pPr>
        <w:pStyle w:val="EnglishHangNoCoptic"/>
      </w:pPr>
      <w:r w:rsidRPr="00AB1781">
        <w:t>24 they see the works of the Lord,</w:t>
      </w:r>
    </w:p>
    <w:p w14:paraId="0802E1B8" w14:textId="77777777" w:rsidR="00704CAA" w:rsidRPr="00AB1781" w:rsidRDefault="00704CAA" w:rsidP="00704CAA">
      <w:pPr>
        <w:pStyle w:val="EnglishHangEndNoCoptic"/>
      </w:pPr>
      <w:r w:rsidRPr="00AB1781">
        <w:tab/>
        <w:t>and His wonders in the deep.</w:t>
      </w:r>
    </w:p>
    <w:p w14:paraId="7199FA66" w14:textId="77777777" w:rsidR="00704CAA" w:rsidRPr="00AB1781" w:rsidRDefault="00704CAA" w:rsidP="00704CAA">
      <w:pPr>
        <w:pStyle w:val="EnglishHangNoCoptic"/>
      </w:pPr>
      <w:r w:rsidRPr="00AB1781">
        <w:t xml:space="preserve">25 He </w:t>
      </w:r>
      <w:r>
        <w:t>spoke</w:t>
      </w:r>
      <w:r w:rsidRPr="00AB1781">
        <w:t xml:space="preserve"> and a storm</w:t>
      </w:r>
      <w:r>
        <w:t>y</w:t>
      </w:r>
      <w:r w:rsidRPr="00AB1781">
        <w:t xml:space="preserve"> wind </w:t>
      </w:r>
      <w:r>
        <w:t>arose</w:t>
      </w:r>
      <w:r w:rsidRPr="00AB1781">
        <w:t>,</w:t>
      </w:r>
    </w:p>
    <w:p w14:paraId="3B2821DA" w14:textId="77777777" w:rsidR="00704CAA" w:rsidRPr="00AB1781" w:rsidRDefault="00704CAA" w:rsidP="00704CAA">
      <w:pPr>
        <w:pStyle w:val="EnglishHangEndNoCoptic"/>
      </w:pPr>
      <w:r>
        <w:tab/>
        <w:t>which lifted the waves of the sea;</w:t>
      </w:r>
    </w:p>
    <w:p w14:paraId="0DA77959" w14:textId="77777777" w:rsidR="00704CAA" w:rsidRPr="00AB1781" w:rsidRDefault="00704CAA" w:rsidP="00704CAA">
      <w:pPr>
        <w:pStyle w:val="EnglishHangNoCoptic"/>
      </w:pPr>
      <w:r>
        <w:t>26 they mounted up to the heavens and descended</w:t>
      </w:r>
      <w:r w:rsidRPr="00AB1781">
        <w:t xml:space="preserve"> </w:t>
      </w:r>
      <w:r>
        <w:t>in</w:t>
      </w:r>
      <w:r w:rsidRPr="00AB1781">
        <w:t>to the depths;</w:t>
      </w:r>
    </w:p>
    <w:p w14:paraId="6CE6F3F1" w14:textId="77777777" w:rsidR="00704CAA" w:rsidRPr="00AB1781" w:rsidRDefault="00704CAA" w:rsidP="00704CAA">
      <w:pPr>
        <w:pStyle w:val="EnglishHangEndNoCoptic"/>
      </w:pPr>
      <w:r w:rsidRPr="00AB1781">
        <w:tab/>
        <w:t>their soul</w:t>
      </w:r>
      <w:r>
        <w:t xml:space="preserve"> would melt</w:t>
      </w:r>
      <w:r w:rsidRPr="00AB1781">
        <w:t xml:space="preserve"> at their </w:t>
      </w:r>
      <w:r>
        <w:t>calamity;</w:t>
      </w:r>
    </w:p>
    <w:p w14:paraId="73294F9F" w14:textId="77777777" w:rsidR="00704CAA" w:rsidRPr="00AB1781" w:rsidRDefault="00704CAA" w:rsidP="00704CAA">
      <w:pPr>
        <w:pStyle w:val="EnglishHangNoCoptic"/>
      </w:pPr>
      <w:r w:rsidRPr="00AB1781">
        <w:t xml:space="preserve">27 They </w:t>
      </w:r>
      <w:r>
        <w:t xml:space="preserve">were troubled; they </w:t>
      </w:r>
      <w:r w:rsidRPr="00AB1781">
        <w:t>stagger</w:t>
      </w:r>
      <w:r>
        <w:t>ed</w:t>
      </w:r>
      <w:r w:rsidRPr="00AB1781">
        <w:t xml:space="preserve"> like drunken men,</w:t>
      </w:r>
    </w:p>
    <w:p w14:paraId="12E07655" w14:textId="77777777" w:rsidR="00704CAA" w:rsidRPr="00AB1781" w:rsidRDefault="00704CAA" w:rsidP="00704CAA">
      <w:pPr>
        <w:pStyle w:val="EnglishHangEndNoCoptic"/>
      </w:pPr>
      <w:r w:rsidRPr="00AB1781">
        <w:tab/>
        <w:t xml:space="preserve">and all their </w:t>
      </w:r>
      <w:r>
        <w:t>wisdom was consumed</w:t>
      </w:r>
      <w:r>
        <w:rPr>
          <w:rStyle w:val="FootnoteReference"/>
        </w:rPr>
        <w:footnoteReference w:id="634"/>
      </w:r>
      <w:r w:rsidRPr="00AB1781">
        <w:t>.</w:t>
      </w:r>
    </w:p>
    <w:p w14:paraId="48286030" w14:textId="77777777" w:rsidR="00704CAA" w:rsidRPr="00AB1781" w:rsidRDefault="00704CAA" w:rsidP="00704CAA">
      <w:pPr>
        <w:pStyle w:val="EnglishHangNoCoptic"/>
      </w:pPr>
      <w:r w:rsidRPr="00AB1781">
        <w:t xml:space="preserve">28 Then they </w:t>
      </w:r>
      <w:r>
        <w:t>cried</w:t>
      </w:r>
      <w:r w:rsidRPr="00AB1781">
        <w:t xml:space="preserve"> to the Lord in their </w:t>
      </w:r>
      <w:r>
        <w:t>affliction</w:t>
      </w:r>
      <w:r w:rsidRPr="00AB1781">
        <w:t>,</w:t>
      </w:r>
    </w:p>
    <w:p w14:paraId="4FFEEBF3" w14:textId="77777777" w:rsidR="00704CAA" w:rsidRPr="00AB1781" w:rsidRDefault="00704CAA" w:rsidP="00704CAA">
      <w:pPr>
        <w:pStyle w:val="EnglishHangEndNoCoptic"/>
      </w:pPr>
      <w:r w:rsidRPr="00AB1781">
        <w:tab/>
        <w:t xml:space="preserve">and He </w:t>
      </w:r>
      <w:r>
        <w:t>brought</w:t>
      </w:r>
      <w:r w:rsidRPr="00AB1781">
        <w:t xml:space="preserve"> them out of their distress.</w:t>
      </w:r>
    </w:p>
    <w:p w14:paraId="01AEB34E" w14:textId="77777777" w:rsidR="00704CAA" w:rsidRPr="00AB1781" w:rsidRDefault="00704CAA" w:rsidP="00704CAA">
      <w:pPr>
        <w:pStyle w:val="EnglishHangNoCoptic"/>
      </w:pPr>
      <w:r>
        <w:t>29 He commanded</w:t>
      </w:r>
      <w:r w:rsidRPr="00AB1781">
        <w:t xml:space="preserve"> the storm</w:t>
      </w:r>
      <w:r>
        <w:t>,</w:t>
      </w:r>
      <w:r w:rsidRPr="00AB1781">
        <w:t xml:space="preserve"> </w:t>
      </w:r>
      <w:r>
        <w:t>and it became a</w:t>
      </w:r>
      <w:r w:rsidRPr="00AB1781">
        <w:t xml:space="preserve"> breeze,</w:t>
      </w:r>
    </w:p>
    <w:p w14:paraId="26216BA3" w14:textId="77777777" w:rsidR="00704CAA" w:rsidRPr="00AB1781" w:rsidRDefault="00704CAA" w:rsidP="00704CAA">
      <w:pPr>
        <w:pStyle w:val="EnglishHangEndNoCoptic"/>
      </w:pPr>
      <w:r w:rsidRPr="00AB1781">
        <w:tab/>
        <w:t>and its waves are stilled.</w:t>
      </w:r>
    </w:p>
    <w:p w14:paraId="6B2B1DD0" w14:textId="77777777" w:rsidR="00704CAA" w:rsidRPr="00AB1781" w:rsidRDefault="00704CAA" w:rsidP="00704CAA">
      <w:pPr>
        <w:pStyle w:val="EnglishHangNoCoptic"/>
      </w:pPr>
      <w:r w:rsidRPr="00AB1781">
        <w:t xml:space="preserve">30 Then they </w:t>
      </w:r>
      <w:r>
        <w:t>were</w:t>
      </w:r>
      <w:r w:rsidRPr="00AB1781">
        <w:t xml:space="preserve"> glad because they </w:t>
      </w:r>
      <w:r>
        <w:t>were</w:t>
      </w:r>
      <w:r w:rsidRPr="00AB1781">
        <w:t xml:space="preserve"> </w:t>
      </w:r>
      <w:r>
        <w:t>silent</w:t>
      </w:r>
      <w:r w:rsidRPr="00AB1781">
        <w:t>,</w:t>
      </w:r>
    </w:p>
    <w:p w14:paraId="70239DFC" w14:textId="77777777" w:rsidR="00704CAA" w:rsidRPr="00AB1781" w:rsidRDefault="00704CAA" w:rsidP="00704CAA">
      <w:pPr>
        <w:pStyle w:val="EnglishHangEndNoCoptic"/>
      </w:pPr>
      <w:r>
        <w:tab/>
        <w:t>and He guided</w:t>
      </w:r>
      <w:r w:rsidRPr="00AB1781">
        <w:t xml:space="preserve"> them to the haven </w:t>
      </w:r>
      <w:r>
        <w:t>they desired</w:t>
      </w:r>
      <w:r w:rsidRPr="00AB1781">
        <w:t>.</w:t>
      </w:r>
    </w:p>
    <w:p w14:paraId="2170BC44" w14:textId="77777777" w:rsidR="00704CAA" w:rsidRPr="00AB1781" w:rsidRDefault="00704CAA" w:rsidP="00704CAA">
      <w:pPr>
        <w:pStyle w:val="EnglishHangNoCoptic"/>
      </w:pPr>
      <w:r w:rsidRPr="00AB1781">
        <w:t xml:space="preserve">31 Let them </w:t>
      </w:r>
      <w:r>
        <w:t>confess</w:t>
      </w:r>
      <w:r>
        <w:rPr>
          <w:rStyle w:val="FootnoteReference"/>
        </w:rPr>
        <w:footnoteReference w:id="635"/>
      </w:r>
      <w:r w:rsidRPr="00AB1781">
        <w:t xml:space="preserve"> the Lord for His mercies</w:t>
      </w:r>
    </w:p>
    <w:p w14:paraId="7CF34FF2" w14:textId="77777777" w:rsidR="00704CAA" w:rsidRPr="00510795" w:rsidRDefault="00704CAA" w:rsidP="00704CAA">
      <w:pPr>
        <w:pStyle w:val="EnglishHangEndNoCoptic"/>
      </w:pPr>
      <w:r w:rsidRPr="00AB1781">
        <w:tab/>
        <w:t xml:space="preserve">and His wonders </w:t>
      </w:r>
      <w:r>
        <w:t>to the children of men;</w:t>
      </w:r>
    </w:p>
    <w:p w14:paraId="1D4EEF8D" w14:textId="77777777" w:rsidR="00704CAA" w:rsidRPr="00AB1781" w:rsidRDefault="00704CAA" w:rsidP="00704CAA">
      <w:pPr>
        <w:pStyle w:val="EnglishHangNoCoptic"/>
      </w:pPr>
      <w:r w:rsidRPr="00AB1781">
        <w:lastRenderedPageBreak/>
        <w:t>32 Let them exalt Him in the assembly of the people,</w:t>
      </w:r>
    </w:p>
    <w:p w14:paraId="7848B8C7" w14:textId="77777777" w:rsidR="00704CAA" w:rsidRPr="00AB1781" w:rsidRDefault="00704CAA" w:rsidP="00704CAA">
      <w:pPr>
        <w:pStyle w:val="EnglishHangEndNoCoptic"/>
      </w:pPr>
      <w:r w:rsidRPr="00AB1781">
        <w:tab/>
        <w:t xml:space="preserve">and praise Him </w:t>
      </w:r>
      <w:r>
        <w:t>in</w:t>
      </w:r>
      <w:r w:rsidRPr="00AB1781">
        <w:t xml:space="preserve"> the session of elders.</w:t>
      </w:r>
    </w:p>
    <w:p w14:paraId="18E5B237" w14:textId="77777777" w:rsidR="00704CAA" w:rsidRPr="00AB1781" w:rsidRDefault="00704CAA" w:rsidP="00704CAA">
      <w:pPr>
        <w:pStyle w:val="EnglishHangNoCoptic"/>
      </w:pPr>
      <w:r>
        <w:t>33 He turned</w:t>
      </w:r>
      <w:r w:rsidRPr="00AB1781">
        <w:t xml:space="preserve"> rivers into a </w:t>
      </w:r>
      <w:r>
        <w:t>desert</w:t>
      </w:r>
      <w:r w:rsidRPr="00AB1781">
        <w:t>,</w:t>
      </w:r>
    </w:p>
    <w:p w14:paraId="3EF2AEA3" w14:textId="77777777" w:rsidR="00704CAA" w:rsidRPr="00AB1781" w:rsidRDefault="00704CAA" w:rsidP="00704CAA">
      <w:pPr>
        <w:pStyle w:val="EnglishHangEndNoCoptic"/>
      </w:pPr>
      <w:r w:rsidRPr="00AB1781">
        <w:tab/>
      </w:r>
      <w:r>
        <w:t>and streams into thirsty ground,</w:t>
      </w:r>
    </w:p>
    <w:p w14:paraId="7F228811" w14:textId="77777777" w:rsidR="00704CAA" w:rsidRPr="00AB1781" w:rsidRDefault="00704CAA" w:rsidP="00704CAA">
      <w:pPr>
        <w:pStyle w:val="EnglishHangNoCoptic"/>
      </w:pPr>
      <w:r w:rsidRPr="00AB1781">
        <w:t>34 He turn</w:t>
      </w:r>
      <w:r>
        <w:t>ed a</w:t>
      </w:r>
      <w:r w:rsidRPr="00AB1781">
        <w:t xml:space="preserve"> fruitful land into a salt marsh,</w:t>
      </w:r>
    </w:p>
    <w:p w14:paraId="6ACAE0BF" w14:textId="77777777" w:rsidR="00704CAA" w:rsidRPr="00AB1781" w:rsidRDefault="00704CAA" w:rsidP="00704CAA">
      <w:pPr>
        <w:pStyle w:val="EnglishHangEndNoCoptic"/>
      </w:pPr>
      <w:r w:rsidRPr="00AB1781">
        <w:tab/>
      </w:r>
      <w:r>
        <w:t>because of</w:t>
      </w:r>
      <w:r w:rsidRPr="00AB1781">
        <w:t xml:space="preserve"> the </w:t>
      </w:r>
      <w:r>
        <w:t>evil</w:t>
      </w:r>
      <w:r w:rsidRPr="00AB1781">
        <w:t xml:space="preserve"> of those </w:t>
      </w:r>
      <w:r>
        <w:t>its inhabitants</w:t>
      </w:r>
      <w:r w:rsidRPr="00AB1781">
        <w:t>.</w:t>
      </w:r>
    </w:p>
    <w:p w14:paraId="041CE0DF" w14:textId="77777777" w:rsidR="00704CAA" w:rsidRPr="00AB1781" w:rsidRDefault="00704CAA" w:rsidP="00704CAA">
      <w:pPr>
        <w:pStyle w:val="EnglishHangNoCoptic"/>
      </w:pPr>
      <w:r>
        <w:t>35 He turned</w:t>
      </w:r>
      <w:r w:rsidRPr="00AB1781">
        <w:t xml:space="preserve"> </w:t>
      </w:r>
      <w:r>
        <w:t>the desert</w:t>
      </w:r>
      <w:r w:rsidRPr="00AB1781">
        <w:t xml:space="preserve"> into pools of water,</w:t>
      </w:r>
    </w:p>
    <w:p w14:paraId="62EB8AA0" w14:textId="77777777" w:rsidR="00704CAA" w:rsidRPr="00AB1781" w:rsidRDefault="00704CAA" w:rsidP="00704CAA">
      <w:pPr>
        <w:pStyle w:val="EnglishHangEndNoCoptic"/>
      </w:pPr>
      <w:r w:rsidRPr="00AB1781">
        <w:tab/>
        <w:t xml:space="preserve">and </w:t>
      </w:r>
      <w:r>
        <w:t>parched land</w:t>
      </w:r>
      <w:r w:rsidRPr="00AB1781">
        <w:t xml:space="preserve"> into streams.</w:t>
      </w:r>
    </w:p>
    <w:p w14:paraId="0131FE23" w14:textId="77777777" w:rsidR="00704CAA" w:rsidRPr="00AB1781" w:rsidRDefault="00704CAA" w:rsidP="00704CAA">
      <w:pPr>
        <w:pStyle w:val="EnglishHangNoCoptic"/>
      </w:pPr>
      <w:r w:rsidRPr="00AB1781">
        <w:t xml:space="preserve">36 And </w:t>
      </w:r>
      <w:r>
        <w:t>He settled</w:t>
      </w:r>
      <w:r w:rsidRPr="00AB1781">
        <w:t xml:space="preserve"> the hungry</w:t>
      </w:r>
      <w:r>
        <w:t xml:space="preserve"> there,</w:t>
      </w:r>
    </w:p>
    <w:p w14:paraId="75EF284E" w14:textId="77777777" w:rsidR="00704CAA" w:rsidRPr="00AB1781" w:rsidRDefault="00704CAA" w:rsidP="00704CAA">
      <w:pPr>
        <w:pStyle w:val="EnglishHangEndNoCoptic"/>
      </w:pPr>
      <w:r>
        <w:tab/>
        <w:t>and they built</w:t>
      </w:r>
      <w:r w:rsidRPr="00AB1781">
        <w:t xml:space="preserve"> </w:t>
      </w:r>
      <w:r>
        <w:t>a city to dwell in,</w:t>
      </w:r>
    </w:p>
    <w:p w14:paraId="72EA1CE3" w14:textId="77777777" w:rsidR="00704CAA" w:rsidRPr="00AB1781" w:rsidRDefault="00704CAA" w:rsidP="00704CAA">
      <w:pPr>
        <w:pStyle w:val="EnglishHangNoCoptic"/>
      </w:pPr>
      <w:r>
        <w:t>37 a</w:t>
      </w:r>
      <w:r w:rsidRPr="00AB1781">
        <w:t>nd they sow</w:t>
      </w:r>
      <w:r>
        <w:t>ed</w:t>
      </w:r>
      <w:r w:rsidRPr="00AB1781">
        <w:t xml:space="preserve"> fields and plant</w:t>
      </w:r>
      <w:r>
        <w:t>ed</w:t>
      </w:r>
      <w:r w:rsidRPr="00AB1781">
        <w:t xml:space="preserve"> vineyards,</w:t>
      </w:r>
    </w:p>
    <w:p w14:paraId="1A633311" w14:textId="77777777" w:rsidR="00704CAA" w:rsidRPr="00AB1781" w:rsidRDefault="00704CAA" w:rsidP="00704CAA">
      <w:pPr>
        <w:pStyle w:val="EnglishHangEndNoCoptic"/>
      </w:pPr>
      <w:r w:rsidRPr="00AB1781">
        <w:tab/>
        <w:t xml:space="preserve">which </w:t>
      </w:r>
      <w:r>
        <w:t>produced much fruit</w:t>
      </w:r>
      <w:r w:rsidRPr="00AB1781">
        <w:t>.</w:t>
      </w:r>
    </w:p>
    <w:p w14:paraId="6AAADDBA" w14:textId="77777777" w:rsidR="00704CAA" w:rsidRPr="00AB1781" w:rsidRDefault="00704CAA" w:rsidP="00704CAA">
      <w:pPr>
        <w:pStyle w:val="EnglishHangNoCoptic"/>
      </w:pPr>
      <w:r>
        <w:t>38 And He blessed them and they multiplied</w:t>
      </w:r>
      <w:r w:rsidRPr="00AB1781">
        <w:t xml:space="preserve"> greatly,</w:t>
      </w:r>
    </w:p>
    <w:p w14:paraId="38091E82" w14:textId="77777777" w:rsidR="00704CAA" w:rsidRPr="00AB1781" w:rsidRDefault="00704CAA" w:rsidP="00704CAA">
      <w:pPr>
        <w:pStyle w:val="EnglishHangEndNoCoptic"/>
      </w:pPr>
      <w:r>
        <w:tab/>
        <w:t>and their cattle did</w:t>
      </w:r>
      <w:r w:rsidRPr="00AB1781">
        <w:t xml:space="preserve"> not diminish.</w:t>
      </w:r>
    </w:p>
    <w:p w14:paraId="50E43752" w14:textId="77777777" w:rsidR="00704CAA" w:rsidRPr="00AB1781" w:rsidRDefault="00704CAA" w:rsidP="00704CAA">
      <w:pPr>
        <w:pStyle w:val="EnglishHangNoCoptic"/>
      </w:pPr>
      <w:r w:rsidRPr="00AB1781">
        <w:t xml:space="preserve">39 </w:t>
      </w:r>
      <w:r>
        <w:t>But</w:t>
      </w:r>
      <w:r w:rsidRPr="00AB1781">
        <w:t xml:space="preserve"> they </w:t>
      </w:r>
      <w:r>
        <w:t>were diminished</w:t>
      </w:r>
      <w:r w:rsidRPr="00AB1781">
        <w:t xml:space="preserve"> and </w:t>
      </w:r>
      <w:r>
        <w:t>maltreated</w:t>
      </w:r>
    </w:p>
    <w:p w14:paraId="5E2B1350" w14:textId="77777777" w:rsidR="00704CAA" w:rsidRPr="00AB1781" w:rsidRDefault="00704CAA" w:rsidP="00704CAA">
      <w:pPr>
        <w:pStyle w:val="EnglishHangEndNoCoptic"/>
      </w:pPr>
      <w:r w:rsidRPr="00AB1781">
        <w:tab/>
      </w:r>
      <w:r>
        <w:t>by</w:t>
      </w:r>
      <w:r w:rsidRPr="00AB1781">
        <w:t xml:space="preserve"> </w:t>
      </w:r>
      <w:r>
        <w:t>affliction, evils, and sorrow</w:t>
      </w:r>
      <w:r w:rsidRPr="00AB1781">
        <w:t>.</w:t>
      </w:r>
    </w:p>
    <w:p w14:paraId="3590CBB0" w14:textId="77777777" w:rsidR="00704CAA" w:rsidRPr="00AB1781" w:rsidRDefault="00704CAA" w:rsidP="00704CAA">
      <w:pPr>
        <w:pStyle w:val="EnglishHangNoCoptic"/>
      </w:pPr>
      <w:r w:rsidRPr="00AB1781">
        <w:t xml:space="preserve">40 </w:t>
      </w:r>
      <w:r>
        <w:t>Contempt</w:t>
      </w:r>
      <w:r w:rsidRPr="00AB1781">
        <w:t xml:space="preserve"> pour</w:t>
      </w:r>
      <w:r>
        <w:t>ed</w:t>
      </w:r>
      <w:r w:rsidRPr="00AB1781">
        <w:t xml:space="preserve"> </w:t>
      </w:r>
      <w:r>
        <w:t>out</w:t>
      </w:r>
      <w:r w:rsidRPr="00AB1781">
        <w:t xml:space="preserve"> on their rulers,</w:t>
      </w:r>
    </w:p>
    <w:p w14:paraId="0EE300CC" w14:textId="77777777" w:rsidR="00704CAA" w:rsidRPr="00AB1781" w:rsidRDefault="00704CAA" w:rsidP="00704CAA">
      <w:pPr>
        <w:pStyle w:val="EnglishHangEndNoCoptic"/>
      </w:pPr>
      <w:r>
        <w:tab/>
        <w:t>and He made</w:t>
      </w:r>
      <w:r w:rsidRPr="00AB1781">
        <w:t xml:space="preserve"> them wander in a</w:t>
      </w:r>
      <w:r>
        <w:t>n impassable and</w:t>
      </w:r>
      <w:r w:rsidRPr="00AB1781">
        <w:t xml:space="preserve"> trackless </w:t>
      </w:r>
      <w:r>
        <w:t>place</w:t>
      </w:r>
      <w:r w:rsidRPr="00AB1781">
        <w:t>.</w:t>
      </w:r>
    </w:p>
    <w:p w14:paraId="35A24E21" w14:textId="77777777" w:rsidR="00704CAA" w:rsidRPr="00AB1781" w:rsidRDefault="00704CAA" w:rsidP="00704CAA">
      <w:pPr>
        <w:pStyle w:val="EnglishHangNoCoptic"/>
      </w:pPr>
      <w:r w:rsidRPr="00AB1781">
        <w:t xml:space="preserve">41 </w:t>
      </w:r>
      <w:r>
        <w:t>Yet He helped</w:t>
      </w:r>
      <w:r w:rsidRPr="00AB1781">
        <w:t xml:space="preserve"> the poor out of poverty,</w:t>
      </w:r>
    </w:p>
    <w:p w14:paraId="2E9C0E6C" w14:textId="77777777" w:rsidR="00704CAA" w:rsidRPr="00AB1781" w:rsidRDefault="00704CAA" w:rsidP="00704CAA">
      <w:pPr>
        <w:pStyle w:val="EnglishHangEndNoCoptic"/>
      </w:pPr>
      <w:r>
        <w:tab/>
        <w:t>and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33E2152F" w14:textId="77777777" w:rsidR="00704CAA" w:rsidRPr="00AB1781" w:rsidRDefault="00704CAA" w:rsidP="00704CAA">
      <w:pPr>
        <w:pStyle w:val="EnglishHangNoCoptic"/>
      </w:pPr>
      <w:r w:rsidRPr="00AB1781">
        <w:t xml:space="preserve">42 </w:t>
      </w:r>
      <w:r>
        <w:t>The righteous will see it and be</w:t>
      </w:r>
      <w:r w:rsidRPr="00AB1781">
        <w:t xml:space="preserve"> glad,</w:t>
      </w:r>
    </w:p>
    <w:p w14:paraId="03537EA6" w14:textId="77777777" w:rsidR="00704CAA" w:rsidRPr="00AB1781" w:rsidRDefault="00704CAA" w:rsidP="00704CAA">
      <w:pPr>
        <w:pStyle w:val="EnglishHangEndNoCoptic"/>
      </w:pPr>
      <w:r w:rsidRPr="00AB1781">
        <w:tab/>
        <w:t>a</w:t>
      </w:r>
      <w:r>
        <w:t>nd the mouths of all sinners will be</w:t>
      </w:r>
      <w:r w:rsidRPr="00AB1781">
        <w:t xml:space="preserve"> silenced.</w:t>
      </w:r>
    </w:p>
    <w:p w14:paraId="352E603A" w14:textId="77777777" w:rsidR="00704CAA" w:rsidRPr="00AB1781" w:rsidRDefault="00704CAA" w:rsidP="00704CAA">
      <w:pPr>
        <w:pStyle w:val="EnglishHangNoCoptic"/>
      </w:pPr>
      <w:r>
        <w:t>43 Who</w:t>
      </w:r>
      <w:r w:rsidRPr="00AB1781">
        <w:t xml:space="preserve"> is wise </w:t>
      </w:r>
      <w:r>
        <w:t xml:space="preserve">and </w:t>
      </w:r>
      <w:r w:rsidRPr="00AB1781">
        <w:t xml:space="preserve">will </w:t>
      </w:r>
      <w:r>
        <w:t>keep</w:t>
      </w:r>
      <w:r w:rsidRPr="00AB1781">
        <w:t xml:space="preserve"> these things,</w:t>
      </w:r>
    </w:p>
    <w:p w14:paraId="4F2E5435" w14:textId="77777777" w:rsidR="00704CAA" w:rsidRPr="00510795" w:rsidRDefault="00704CAA" w:rsidP="00704CAA">
      <w:pPr>
        <w:pStyle w:val="EnglishHangEndNoCoptic"/>
      </w:pPr>
      <w:r w:rsidRPr="00AB1781">
        <w:tab/>
        <w:t>and will und</w:t>
      </w:r>
      <w:r>
        <w:t>erstand the mercies of the Lord?</w:t>
      </w:r>
      <w:r w:rsidRPr="00AB1781">
        <w:rPr>
          <w:rStyle w:val="FootnoteReference"/>
        </w:rPr>
        <w:footnoteReference w:id="636"/>
      </w:r>
    </w:p>
    <w:p w14:paraId="3F615C81" w14:textId="77777777" w:rsidR="00704CAA" w:rsidRDefault="00704CAA" w:rsidP="00704CAA">
      <w:pPr>
        <w:pStyle w:val="Rubric"/>
      </w:pPr>
      <w:r>
        <w:t>Glory…</w:t>
      </w:r>
    </w:p>
    <w:p w14:paraId="1526A63F" w14:textId="77777777" w:rsidR="00704CAA" w:rsidRPr="00510795" w:rsidRDefault="00704CAA" w:rsidP="00704CAA">
      <w:pPr>
        <w:pStyle w:val="Heading4"/>
      </w:pPr>
      <w:r>
        <w:t>Psalm</w:t>
      </w:r>
      <w:r w:rsidRPr="00AB1781">
        <w:t xml:space="preserve"> 107</w:t>
      </w:r>
      <w:r>
        <w:t>: “My heart is ready, O God, my heart is ready”</w:t>
      </w:r>
    </w:p>
    <w:p w14:paraId="06C469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38029B5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570F2057" w14:textId="77777777" w:rsidR="00704CAA" w:rsidRPr="00AB1781" w:rsidRDefault="00704CAA" w:rsidP="00704CAA">
      <w:pPr>
        <w:pStyle w:val="Rubric"/>
      </w:pPr>
      <w:r>
        <w:lastRenderedPageBreak/>
        <w:t>1 (A song</w:t>
      </w:r>
      <w:r w:rsidRPr="00AB1781">
        <w:t xml:space="preserve"> of a Psalm by David)</w:t>
      </w:r>
    </w:p>
    <w:p w14:paraId="7A589679" w14:textId="77777777" w:rsidR="00704CAA" w:rsidRPr="00AB1781" w:rsidRDefault="00704CAA" w:rsidP="00704CAA">
      <w:pPr>
        <w:pStyle w:val="EnglishHangNoCoptic"/>
      </w:pPr>
      <w:r w:rsidRPr="00AB1781">
        <w:t>2 My heart is ready, O God, my heart is ready;</w:t>
      </w:r>
    </w:p>
    <w:p w14:paraId="33919D3D" w14:textId="77777777" w:rsidR="00704CAA" w:rsidRPr="00AB1781" w:rsidRDefault="00704CAA" w:rsidP="00704CAA">
      <w:pPr>
        <w:pStyle w:val="EnglishHangEndNoCoptic"/>
      </w:pPr>
      <w:r w:rsidRPr="00AB1781">
        <w:tab/>
        <w:t>I will sing and chant psalms</w:t>
      </w:r>
      <w:r>
        <w:rPr>
          <w:rStyle w:val="FootnoteReference"/>
        </w:rPr>
        <w:footnoteReference w:id="637"/>
      </w:r>
      <w:r w:rsidRPr="00AB1781">
        <w:t xml:space="preserve"> </w:t>
      </w:r>
      <w:r>
        <w:t>in</w:t>
      </w:r>
      <w:r w:rsidRPr="00AB1781">
        <w:t xml:space="preserve"> my glory.</w:t>
      </w:r>
    </w:p>
    <w:p w14:paraId="7449FB9B" w14:textId="77777777" w:rsidR="00704CAA" w:rsidRPr="00AB1781" w:rsidRDefault="00704CAA" w:rsidP="00704CAA">
      <w:pPr>
        <w:pStyle w:val="EnglishHangNoCoptic"/>
      </w:pPr>
      <w:r w:rsidRPr="00AB1781">
        <w:t xml:space="preserve">3 Awake, </w:t>
      </w:r>
      <w:r>
        <w:t>harp</w:t>
      </w:r>
      <w:r w:rsidRPr="00AB1781">
        <w:t xml:space="preserve"> and </w:t>
      </w:r>
      <w:r>
        <w:t>lyre!</w:t>
      </w:r>
    </w:p>
    <w:p w14:paraId="55467054" w14:textId="77777777" w:rsidR="00704CAA" w:rsidRPr="00AB1781" w:rsidRDefault="00704CAA" w:rsidP="00704CAA">
      <w:pPr>
        <w:pStyle w:val="EnglishHangEndNoCoptic"/>
      </w:pPr>
      <w:r w:rsidRPr="00AB1781">
        <w:tab/>
        <w:t>I will rise early.</w:t>
      </w:r>
    </w:p>
    <w:p w14:paraId="0A502CA6" w14:textId="77777777" w:rsidR="00704CAA" w:rsidRPr="00AB1781" w:rsidRDefault="00704CAA" w:rsidP="00704CAA">
      <w:pPr>
        <w:pStyle w:val="EnglishHangNoCoptic"/>
      </w:pPr>
      <w:r w:rsidRPr="00AB1781">
        <w:t xml:space="preserve">4 I will </w:t>
      </w:r>
      <w:r>
        <w:t>confess</w:t>
      </w:r>
      <w:r>
        <w:rPr>
          <w:rStyle w:val="FootnoteReference"/>
        </w:rPr>
        <w:footnoteReference w:id="638"/>
      </w:r>
      <w:r w:rsidRPr="00AB1781">
        <w:t xml:space="preserve"> </w:t>
      </w:r>
      <w:r>
        <w:t>You, O Lord, among the peoples,</w:t>
      </w:r>
    </w:p>
    <w:p w14:paraId="40CD7F85" w14:textId="77777777" w:rsidR="00704CAA" w:rsidRPr="00AB1781" w:rsidRDefault="00704CAA" w:rsidP="00704CAA">
      <w:pPr>
        <w:pStyle w:val="EnglishHangEndNoCoptic"/>
      </w:pPr>
      <w:r w:rsidRPr="00AB1781">
        <w:tab/>
        <w:t xml:space="preserve">I will sing praises to </w:t>
      </w:r>
      <w:r>
        <w:t>You among the nations;</w:t>
      </w:r>
    </w:p>
    <w:p w14:paraId="26A1F965" w14:textId="77777777" w:rsidR="00704CAA" w:rsidRPr="00AB1781" w:rsidRDefault="00704CAA" w:rsidP="00704CAA">
      <w:pPr>
        <w:pStyle w:val="EnglishHangNoCoptic"/>
      </w:pPr>
      <w:r>
        <w:t>5 for</w:t>
      </w:r>
      <w:r w:rsidRPr="00AB1781">
        <w:t xml:space="preserve"> </w:t>
      </w:r>
      <w:r>
        <w:t>Your</w:t>
      </w:r>
      <w:r w:rsidRPr="00AB1781">
        <w:t xml:space="preserve"> mercy </w:t>
      </w:r>
      <w:r>
        <w:t xml:space="preserve">is great, </w:t>
      </w:r>
      <w:r w:rsidRPr="00AB1781">
        <w:t>beyond the heavens,</w:t>
      </w:r>
    </w:p>
    <w:p w14:paraId="2EE956A2" w14:textId="77777777" w:rsidR="00704CAA" w:rsidRPr="00510795" w:rsidRDefault="00704CAA" w:rsidP="00704CAA">
      <w:pPr>
        <w:pStyle w:val="EnglishHangEndNoCoptic"/>
      </w:pPr>
      <w:r w:rsidRPr="00AB1781">
        <w:tab/>
        <w:t xml:space="preserve">and </w:t>
      </w:r>
      <w:r>
        <w:t>Your</w:t>
      </w:r>
      <w:r w:rsidRPr="00AB1781">
        <w:t xml:space="preserve"> truth reaches the clouds.</w:t>
      </w:r>
    </w:p>
    <w:p w14:paraId="48AD4E82" w14:textId="77777777" w:rsidR="00704CAA" w:rsidRPr="00AB1781" w:rsidRDefault="00704CAA" w:rsidP="00704CAA">
      <w:pPr>
        <w:pStyle w:val="EnglishHangNoCoptic"/>
      </w:pPr>
      <w:r>
        <w:t>6 Be exalted</w:t>
      </w:r>
      <w:r w:rsidRPr="00AB1781">
        <w:t xml:space="preserve"> above the heavens,</w:t>
      </w:r>
      <w:r>
        <w:t xml:space="preserve"> O God,</w:t>
      </w:r>
    </w:p>
    <w:p w14:paraId="3BA999E8" w14:textId="77777777" w:rsidR="00704CAA" w:rsidRPr="00AB1781" w:rsidRDefault="00704CAA" w:rsidP="00704CAA">
      <w:pPr>
        <w:pStyle w:val="EnglishHangEndNoCoptic"/>
      </w:pPr>
      <w:r w:rsidRPr="00AB1781">
        <w:tab/>
        <w:t xml:space="preserve">and </w:t>
      </w:r>
      <w:r>
        <w:t>Your</w:t>
      </w:r>
      <w:r w:rsidRPr="00AB1781">
        <w:t xml:space="preserve"> glory over all the earth.</w:t>
      </w:r>
      <w:r w:rsidRPr="00AB1781">
        <w:rPr>
          <w:rStyle w:val="FootnoteReference"/>
        </w:rPr>
        <w:footnoteReference w:id="639"/>
      </w:r>
    </w:p>
    <w:p w14:paraId="74823A76" w14:textId="77777777" w:rsidR="00704CAA" w:rsidRPr="00AB1781" w:rsidRDefault="00704CAA" w:rsidP="00704CAA">
      <w:pPr>
        <w:pStyle w:val="EnglishHangNoCoptic"/>
      </w:pPr>
      <w:r w:rsidRPr="00AB1781">
        <w:t xml:space="preserve">7 </w:t>
      </w:r>
      <w:r>
        <w:t>Save with Your right hand and hear me,</w:t>
      </w:r>
    </w:p>
    <w:p w14:paraId="4309B142" w14:textId="77777777" w:rsidR="00704CAA" w:rsidRPr="00AB1781" w:rsidRDefault="00704CAA" w:rsidP="00704CAA">
      <w:pPr>
        <w:pStyle w:val="EnglishHangEndNoCoptic"/>
      </w:pPr>
      <w:r w:rsidRPr="00AB1781">
        <w:tab/>
      </w:r>
      <w:r>
        <w:t>that Your beloved may be delivered.</w:t>
      </w:r>
    </w:p>
    <w:p w14:paraId="65E21C7F" w14:textId="77777777" w:rsidR="00704CAA" w:rsidRPr="00AB1781" w:rsidRDefault="00704CAA" w:rsidP="00704CAA">
      <w:pPr>
        <w:pStyle w:val="EnglishHangNoCoptic"/>
      </w:pPr>
      <w:r w:rsidRPr="00AB1781">
        <w:t xml:space="preserve">8 God </w:t>
      </w:r>
      <w:r>
        <w:t>spoke</w:t>
      </w:r>
      <w:r w:rsidRPr="00AB1781">
        <w:t xml:space="preserve"> in His sanctuary</w:t>
      </w:r>
      <w:r>
        <w:rPr>
          <w:rStyle w:val="FootnoteReference"/>
        </w:rPr>
        <w:footnoteReference w:id="640"/>
      </w:r>
      <w:r>
        <w:t>,</w:t>
      </w:r>
    </w:p>
    <w:p w14:paraId="2E6C2714" w14:textId="77777777" w:rsidR="00704CAA" w:rsidRPr="00AB1781" w:rsidRDefault="00704CAA" w:rsidP="00704CAA">
      <w:pPr>
        <w:pStyle w:val="EnglishHangNoCoptic"/>
      </w:pPr>
      <w:r>
        <w:tab/>
        <w:t>“</w:t>
      </w:r>
      <w:r w:rsidRPr="00AB1781">
        <w:t>I will be exalted</w:t>
      </w:r>
      <w:r>
        <w:t>,</w:t>
      </w:r>
      <w:r w:rsidRPr="00AB1781">
        <w:t xml:space="preserve"> and </w:t>
      </w:r>
      <w:r>
        <w:t>I will divide Shech</w:t>
      </w:r>
      <w:r w:rsidRPr="00AB1781">
        <w:t>em,</w:t>
      </w:r>
    </w:p>
    <w:p w14:paraId="0623F62C" w14:textId="77777777" w:rsidR="00704CAA" w:rsidRPr="00AB1781" w:rsidRDefault="00704CAA" w:rsidP="00704CAA">
      <w:pPr>
        <w:pStyle w:val="EnglishHangEndNoCoptic"/>
      </w:pPr>
      <w:r w:rsidRPr="00AB1781">
        <w:tab/>
        <w:t>and parcel out the valley of tents.</w:t>
      </w:r>
    </w:p>
    <w:p w14:paraId="2CA7A989" w14:textId="77777777" w:rsidR="00704CAA" w:rsidRPr="00AB1781" w:rsidRDefault="00704CAA" w:rsidP="00704CAA">
      <w:pPr>
        <w:pStyle w:val="EnglishHangNoCoptic"/>
      </w:pPr>
      <w:r w:rsidRPr="00AB1781">
        <w:t>9 Gilead is Mine, and Manasseh is Mine,</w:t>
      </w:r>
    </w:p>
    <w:p w14:paraId="371FC569" w14:textId="77777777" w:rsidR="00704CAA" w:rsidRPr="00AB1781" w:rsidRDefault="00704CAA" w:rsidP="00704CAA">
      <w:pPr>
        <w:pStyle w:val="EnglishHangNoCoptic"/>
      </w:pPr>
      <w:r w:rsidRPr="00AB1781">
        <w:tab/>
        <w:t>and Ephraim is the support of My head;</w:t>
      </w:r>
    </w:p>
    <w:p w14:paraId="58E52269" w14:textId="77777777" w:rsidR="00704CAA" w:rsidRPr="00AB1781" w:rsidRDefault="00704CAA" w:rsidP="00704CAA">
      <w:pPr>
        <w:pStyle w:val="EnglishHangEndNoCoptic"/>
      </w:pPr>
      <w:r w:rsidRPr="00AB1781">
        <w:tab/>
        <w:t>Judah is My King.</w:t>
      </w:r>
    </w:p>
    <w:p w14:paraId="69660B1B" w14:textId="77777777" w:rsidR="00704CAA" w:rsidRPr="00AB1781" w:rsidRDefault="00704CAA" w:rsidP="00704CAA">
      <w:pPr>
        <w:pStyle w:val="EnglishHangNoCoptic"/>
      </w:pPr>
      <w:r w:rsidRPr="00AB1781">
        <w:t xml:space="preserve">10 Moab </w:t>
      </w:r>
      <w:r>
        <w:t>is the cauldron of My hope</w:t>
      </w:r>
      <w:r w:rsidRPr="00AB1781">
        <w:t>;</w:t>
      </w:r>
    </w:p>
    <w:p w14:paraId="0AC4F968" w14:textId="77777777" w:rsidR="00704CAA" w:rsidRPr="00AB1781" w:rsidRDefault="00704CAA" w:rsidP="00704CAA">
      <w:pPr>
        <w:pStyle w:val="EnglishHangNoCoptic"/>
      </w:pPr>
      <w:r w:rsidRPr="00AB1781">
        <w:tab/>
      </w:r>
      <w:r>
        <w:t xml:space="preserve">I will stretch out My shoe </w:t>
      </w:r>
      <w:r w:rsidRPr="00AB1781">
        <w:t>over</w:t>
      </w:r>
      <w:r>
        <w:t xml:space="preserve"> Edom,</w:t>
      </w:r>
      <w:r w:rsidRPr="00AB1781">
        <w:rPr>
          <w:rStyle w:val="FootnoteReference"/>
        </w:rPr>
        <w:footnoteReference w:id="641"/>
      </w:r>
    </w:p>
    <w:p w14:paraId="41A0C227" w14:textId="77777777" w:rsidR="00704CAA" w:rsidRPr="00AB1781" w:rsidRDefault="00704CAA" w:rsidP="00704CAA">
      <w:pPr>
        <w:pStyle w:val="EnglishHangEndNoCoptic"/>
      </w:pPr>
      <w:r w:rsidRPr="00AB1781">
        <w:tab/>
      </w:r>
      <w:r>
        <w:t>Foreign tribes</w:t>
      </w:r>
      <w:r w:rsidRPr="00AB1781">
        <w:t xml:space="preserve"> </w:t>
      </w:r>
      <w:r>
        <w:t>were</w:t>
      </w:r>
      <w:r w:rsidRPr="00AB1781">
        <w:t xml:space="preserve"> </w:t>
      </w:r>
      <w:r>
        <w:t>subjugated to Me.”</w:t>
      </w:r>
    </w:p>
    <w:p w14:paraId="4F4534EC" w14:textId="77777777" w:rsidR="00704CAA" w:rsidRPr="00AB1781" w:rsidRDefault="00704CAA" w:rsidP="00704CAA">
      <w:pPr>
        <w:pStyle w:val="EnglishHangNoCoptic"/>
      </w:pPr>
      <w:r w:rsidRPr="00AB1781">
        <w:t xml:space="preserve">11 Who will lead me to </w:t>
      </w:r>
      <w:r>
        <w:t>a</w:t>
      </w:r>
      <w:r w:rsidRPr="00AB1781">
        <w:t xml:space="preserve"> fortified city?</w:t>
      </w:r>
    </w:p>
    <w:p w14:paraId="2D0C2B03" w14:textId="77777777" w:rsidR="00704CAA" w:rsidRPr="00AB1781" w:rsidRDefault="00704CAA" w:rsidP="00704CAA">
      <w:pPr>
        <w:pStyle w:val="EnglishHangEndNoCoptic"/>
      </w:pPr>
      <w:r w:rsidRPr="00AB1781">
        <w:tab/>
      </w:r>
      <w:r>
        <w:t>W</w:t>
      </w:r>
      <w:r w:rsidRPr="00AB1781">
        <w:t>ho will guide me to Edom?</w:t>
      </w:r>
    </w:p>
    <w:p w14:paraId="46DACD6F" w14:textId="77777777" w:rsidR="00704CAA" w:rsidRPr="00AB1781" w:rsidRDefault="00704CAA" w:rsidP="00704CAA">
      <w:pPr>
        <w:pStyle w:val="EnglishHangNoCoptic"/>
      </w:pPr>
      <w:r w:rsidRPr="00AB1781">
        <w:t xml:space="preserve">12 </w:t>
      </w:r>
      <w:r>
        <w:t>Will</w:t>
      </w:r>
      <w:r w:rsidRPr="00AB1781">
        <w:t xml:space="preserve"> </w:t>
      </w:r>
      <w:r>
        <w:t>You not</w:t>
      </w:r>
      <w:r w:rsidRPr="00AB1781">
        <w:t xml:space="preserve">, O God, Who </w:t>
      </w:r>
      <w:r>
        <w:t>have</w:t>
      </w:r>
      <w:r w:rsidRPr="00AB1781">
        <w:t xml:space="preserve"> rejected us?</w:t>
      </w:r>
    </w:p>
    <w:p w14:paraId="5307EFC4" w14:textId="77777777" w:rsidR="00704CAA" w:rsidRPr="00AB1781" w:rsidRDefault="00704CAA" w:rsidP="00704CAA">
      <w:pPr>
        <w:pStyle w:val="EnglishHangEndNoCoptic"/>
      </w:pPr>
      <w:r>
        <w:tab/>
        <w:t>Will</w:t>
      </w:r>
      <w:r w:rsidRPr="00AB1781">
        <w:t xml:space="preserve"> </w:t>
      </w:r>
      <w:r>
        <w:t>You not</w:t>
      </w:r>
      <w:r w:rsidRPr="00AB1781">
        <w:t>, O God, go out with our armies?</w:t>
      </w:r>
    </w:p>
    <w:p w14:paraId="7286273D" w14:textId="77777777" w:rsidR="00704CAA" w:rsidRPr="00AB1781" w:rsidRDefault="00704CAA" w:rsidP="00704CAA">
      <w:pPr>
        <w:pStyle w:val="EnglishHangNoCoptic"/>
      </w:pPr>
      <w:r w:rsidRPr="00AB1781">
        <w:t xml:space="preserve">13 Grant us help from our </w:t>
      </w:r>
      <w:r>
        <w:t>affliction</w:t>
      </w:r>
      <w:r w:rsidRPr="00AB1781">
        <w:t>,</w:t>
      </w:r>
    </w:p>
    <w:p w14:paraId="1F9C44BA" w14:textId="77777777" w:rsidR="00704CAA" w:rsidRPr="00AB1781" w:rsidRDefault="00704CAA" w:rsidP="00704CAA">
      <w:pPr>
        <w:pStyle w:val="EnglishHangEndNoCoptic"/>
      </w:pPr>
      <w:r w:rsidRPr="00AB1781">
        <w:tab/>
        <w:t>for the salvation of man is</w:t>
      </w:r>
      <w:r>
        <w:t xml:space="preserve"> worthless</w:t>
      </w:r>
      <w:r w:rsidRPr="00AB1781">
        <w:t>.</w:t>
      </w:r>
    </w:p>
    <w:p w14:paraId="490546E5" w14:textId="77777777" w:rsidR="00704CAA" w:rsidRPr="00AB1781" w:rsidRDefault="00704CAA" w:rsidP="00704CAA">
      <w:pPr>
        <w:pStyle w:val="EnglishHangNoCoptic"/>
      </w:pPr>
      <w:r w:rsidRPr="00AB1781">
        <w:t>14 In God we shall win a mighty victory,</w:t>
      </w:r>
    </w:p>
    <w:p w14:paraId="6A7DA94A" w14:textId="77777777" w:rsidR="00704CAA" w:rsidRPr="00510795" w:rsidRDefault="00704CAA" w:rsidP="00704CAA">
      <w:pPr>
        <w:pStyle w:val="EnglishHangEndNoCoptic"/>
      </w:pPr>
      <w:r w:rsidRPr="00AB1781">
        <w:tab/>
        <w:t xml:space="preserve">and He will </w:t>
      </w:r>
      <w:r>
        <w:t>despise</w:t>
      </w:r>
      <w:r w:rsidRPr="00AB1781">
        <w:t xml:space="preserve"> our enemies.</w:t>
      </w:r>
    </w:p>
    <w:p w14:paraId="71D45D83" w14:textId="77777777" w:rsidR="00704CAA" w:rsidRPr="00510795" w:rsidRDefault="00704CAA" w:rsidP="00704CAA">
      <w:pPr>
        <w:pStyle w:val="Heading4"/>
      </w:pPr>
      <w:r>
        <w:lastRenderedPageBreak/>
        <w:t>Psalm</w:t>
      </w:r>
      <w:r w:rsidRPr="00AB1781">
        <w:t xml:space="preserve"> 108</w:t>
      </w:r>
      <w:r>
        <w:t>: “O God, do not pass over my praise in silence”</w:t>
      </w:r>
    </w:p>
    <w:p w14:paraId="7B145E6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77774E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1CCCC51F" w14:textId="77777777" w:rsidR="00704CAA" w:rsidRPr="00AB1781" w:rsidRDefault="00704CAA" w:rsidP="00704CAA">
      <w:pPr>
        <w:pStyle w:val="Rubric"/>
      </w:pPr>
      <w:r w:rsidRPr="00AB1781">
        <w:t>1 (</w:t>
      </w:r>
      <w:r>
        <w:t>For the end; a</w:t>
      </w:r>
      <w:r w:rsidRPr="00AB1781">
        <w:t xml:space="preserve"> Psalm by David)</w:t>
      </w:r>
    </w:p>
    <w:p w14:paraId="76B2EBC2" w14:textId="77777777" w:rsidR="00704CAA" w:rsidRPr="00AB1781" w:rsidRDefault="00704CAA" w:rsidP="00704CAA">
      <w:pPr>
        <w:pStyle w:val="EnglishHangEndNoCoptic"/>
      </w:pPr>
      <w:r w:rsidRPr="00AB1781">
        <w:t xml:space="preserve">O God, do not </w:t>
      </w:r>
      <w:r>
        <w:t>pass over</w:t>
      </w:r>
      <w:r w:rsidRPr="00AB1781">
        <w:t xml:space="preserve"> my praise</w:t>
      </w:r>
      <w:r>
        <w:t xml:space="preserve"> in silence</w:t>
      </w:r>
      <w:r w:rsidRPr="00AB1781">
        <w:t>,</w:t>
      </w:r>
    </w:p>
    <w:p w14:paraId="490B65D7" w14:textId="77777777" w:rsidR="00704CAA" w:rsidRPr="00AB1781" w:rsidRDefault="00704CAA" w:rsidP="00704CAA">
      <w:pPr>
        <w:pStyle w:val="EnglishHangNoCoptic"/>
      </w:pPr>
      <w:r>
        <w:t>2 for the mouth</w:t>
      </w:r>
      <w:r w:rsidRPr="00AB1781">
        <w:t xml:space="preserve"> of </w:t>
      </w:r>
      <w:r>
        <w:t xml:space="preserve">a </w:t>
      </w:r>
      <w:r w:rsidRPr="00AB1781">
        <w:t>sinners</w:t>
      </w:r>
    </w:p>
    <w:p w14:paraId="554EC664" w14:textId="77777777" w:rsidR="00704CAA" w:rsidRPr="00AB1781" w:rsidRDefault="00704CAA" w:rsidP="00704CAA">
      <w:pPr>
        <w:pStyle w:val="EnglishHangNoCoptic"/>
      </w:pPr>
      <w:r>
        <w:tab/>
        <w:t>and the mouth</w:t>
      </w:r>
      <w:r w:rsidRPr="00AB1781">
        <w:t xml:space="preserve"> of </w:t>
      </w:r>
      <w:r>
        <w:t>a deceiver</w:t>
      </w:r>
    </w:p>
    <w:p w14:paraId="4A1DC9A3" w14:textId="77777777" w:rsidR="00704CAA" w:rsidRPr="00AB1781" w:rsidRDefault="00704CAA" w:rsidP="00704CAA">
      <w:pPr>
        <w:pStyle w:val="EnglishHangNoCoptic"/>
      </w:pPr>
      <w:r>
        <w:tab/>
        <w:t>was</w:t>
      </w:r>
      <w:r w:rsidRPr="00AB1781">
        <w:t xml:space="preserve"> opened against me;</w:t>
      </w:r>
    </w:p>
    <w:p w14:paraId="73CD4DD9" w14:textId="77777777" w:rsidR="00704CAA" w:rsidRPr="00AB1781" w:rsidRDefault="00704CAA" w:rsidP="00704CAA">
      <w:pPr>
        <w:pStyle w:val="EnglishHangEndNoCoptic"/>
      </w:pPr>
      <w:r>
        <w:tab/>
        <w:t>they spoke</w:t>
      </w:r>
      <w:r w:rsidRPr="00AB1781">
        <w:t xml:space="preserve"> against me with a </w:t>
      </w:r>
      <w:r>
        <w:t>deceitful</w:t>
      </w:r>
      <w:r w:rsidRPr="00AB1781">
        <w:t xml:space="preserve"> tongue.</w:t>
      </w:r>
    </w:p>
    <w:p w14:paraId="263083A8" w14:textId="77777777" w:rsidR="00704CAA" w:rsidRPr="00AB1781" w:rsidRDefault="00704CAA" w:rsidP="00704CAA">
      <w:pPr>
        <w:pStyle w:val="EnglishHangNoCoptic"/>
      </w:pPr>
      <w:r w:rsidRPr="00AB1781">
        <w:t>3 They surround</w:t>
      </w:r>
      <w:r>
        <w:t>ed</w:t>
      </w:r>
      <w:r w:rsidRPr="00AB1781">
        <w:t xml:space="preserve"> me with words of hatred</w:t>
      </w:r>
      <w:r>
        <w:t>,</w:t>
      </w:r>
    </w:p>
    <w:p w14:paraId="2E378765" w14:textId="77777777" w:rsidR="00704CAA" w:rsidRPr="00AB1781" w:rsidRDefault="00704CAA" w:rsidP="00704CAA">
      <w:pPr>
        <w:pStyle w:val="EnglishHangEndNoCoptic"/>
      </w:pPr>
      <w:r w:rsidRPr="00AB1781">
        <w:tab/>
        <w:t>and war</w:t>
      </w:r>
      <w:r>
        <w:t>red</w:t>
      </w:r>
      <w:r w:rsidRPr="00AB1781">
        <w:t xml:space="preserve"> against me without cause.</w:t>
      </w:r>
    </w:p>
    <w:p w14:paraId="2351EC7C" w14:textId="77777777" w:rsidR="00704CAA" w:rsidRPr="00AB1781" w:rsidRDefault="00704CAA" w:rsidP="00704CAA">
      <w:pPr>
        <w:pStyle w:val="EnglishHangNoCoptic"/>
      </w:pPr>
      <w:r w:rsidRPr="00AB1781">
        <w:t xml:space="preserve">4 In return for my love they </w:t>
      </w:r>
      <w:r>
        <w:t>slandered me,</w:t>
      </w:r>
    </w:p>
    <w:p w14:paraId="18EA0CC4" w14:textId="77777777" w:rsidR="00704CAA" w:rsidRPr="00AB1781" w:rsidRDefault="00704CAA" w:rsidP="00704CAA">
      <w:pPr>
        <w:pStyle w:val="EnglishHangEndNoCoptic"/>
      </w:pPr>
      <w:r w:rsidRPr="00AB1781">
        <w:tab/>
        <w:t xml:space="preserve">but I </w:t>
      </w:r>
      <w:r>
        <w:t xml:space="preserve">continued to </w:t>
      </w:r>
      <w:r w:rsidRPr="00AB1781">
        <w:t>pray.</w:t>
      </w:r>
    </w:p>
    <w:p w14:paraId="65F88C20" w14:textId="77777777" w:rsidR="00704CAA" w:rsidRPr="00AB1781" w:rsidRDefault="00704CAA" w:rsidP="00704CAA">
      <w:pPr>
        <w:pStyle w:val="EnglishHangNoCoptic"/>
      </w:pPr>
      <w:r w:rsidRPr="00AB1781">
        <w:t xml:space="preserve">5 </w:t>
      </w:r>
      <w:r>
        <w:t>And t</w:t>
      </w:r>
      <w:r w:rsidRPr="00AB1781">
        <w:t>hey repay me evil for good,</w:t>
      </w:r>
    </w:p>
    <w:p w14:paraId="0B248810" w14:textId="77777777" w:rsidR="00704CAA" w:rsidRPr="00510795" w:rsidRDefault="00704CAA" w:rsidP="00704CAA">
      <w:pPr>
        <w:pStyle w:val="EnglishHangEndNoCoptic"/>
      </w:pPr>
      <w:r w:rsidRPr="00AB1781">
        <w:tab/>
        <w:t>and hatred for my love.</w:t>
      </w:r>
    </w:p>
    <w:p w14:paraId="13847886" w14:textId="77777777" w:rsidR="00704CAA" w:rsidRPr="00AB1781" w:rsidRDefault="00704CAA" w:rsidP="00704CAA">
      <w:pPr>
        <w:pStyle w:val="EnglishHangNoCoptic"/>
      </w:pPr>
      <w:r w:rsidRPr="00AB1781">
        <w:t>6 Set a sinner over him,</w:t>
      </w:r>
    </w:p>
    <w:p w14:paraId="5C1074AF" w14:textId="77777777" w:rsidR="00704CAA" w:rsidRPr="00AB1781" w:rsidRDefault="00704CAA" w:rsidP="00704CAA">
      <w:pPr>
        <w:pStyle w:val="EnglishHangEndNoCoptic"/>
      </w:pPr>
      <w:r w:rsidRPr="00AB1781">
        <w:tab/>
        <w:t>and let the devil stand at his right hand.</w:t>
      </w:r>
    </w:p>
    <w:p w14:paraId="7E594CC4" w14:textId="77777777" w:rsidR="00704CAA" w:rsidRPr="00AB1781" w:rsidRDefault="00704CAA" w:rsidP="00704CAA">
      <w:pPr>
        <w:pStyle w:val="EnglishHangNoCoptic"/>
      </w:pPr>
      <w:r w:rsidRPr="00AB1781">
        <w:t xml:space="preserve">7 When he is judged, let him </w:t>
      </w:r>
      <w:r>
        <w:t>come</w:t>
      </w:r>
      <w:r w:rsidRPr="00AB1781">
        <w:t xml:space="preserve"> out condem</w:t>
      </w:r>
      <w:r>
        <w:t>ned,</w:t>
      </w:r>
    </w:p>
    <w:p w14:paraId="42E2EA52" w14:textId="77777777" w:rsidR="00704CAA" w:rsidRPr="00AB1781" w:rsidRDefault="00704CAA" w:rsidP="00704CAA">
      <w:pPr>
        <w:pStyle w:val="EnglishHangEndNoCoptic"/>
      </w:pPr>
      <w:r>
        <w:tab/>
        <w:t>and let his prayer be counted as</w:t>
      </w:r>
      <w:r w:rsidRPr="00AB1781">
        <w:t xml:space="preserve"> sin.</w:t>
      </w:r>
    </w:p>
    <w:p w14:paraId="16443404" w14:textId="77777777" w:rsidR="00704CAA" w:rsidRPr="00AB1781" w:rsidRDefault="00704CAA" w:rsidP="00704CAA">
      <w:pPr>
        <w:pStyle w:val="EnglishHangNoCoptic"/>
      </w:pPr>
      <w:r w:rsidRPr="00AB1781">
        <w:t>8 Let his days be few,</w:t>
      </w:r>
    </w:p>
    <w:p w14:paraId="518C4A54" w14:textId="77777777" w:rsidR="00704CAA" w:rsidRPr="00AB1781" w:rsidRDefault="00704CAA" w:rsidP="00704CAA">
      <w:pPr>
        <w:pStyle w:val="EnglishHangEndNoCoptic"/>
      </w:pPr>
      <w:r w:rsidRPr="00AB1781">
        <w:tab/>
        <w:t>and let someone else take his commission.</w:t>
      </w:r>
      <w:r w:rsidRPr="00AB1781">
        <w:rPr>
          <w:rStyle w:val="FootnoteReference"/>
        </w:rPr>
        <w:footnoteReference w:id="642"/>
      </w:r>
    </w:p>
    <w:p w14:paraId="0E0C604B" w14:textId="77777777" w:rsidR="00704CAA" w:rsidRPr="00AB1781" w:rsidRDefault="00704CAA" w:rsidP="00704CAA">
      <w:pPr>
        <w:pStyle w:val="EnglishHangNoCoptic"/>
      </w:pPr>
      <w:r w:rsidRPr="00AB1781">
        <w:t>9 Let his children be</w:t>
      </w:r>
      <w:r>
        <w:t>come</w:t>
      </w:r>
      <w:r w:rsidRPr="00AB1781">
        <w:t xml:space="preserve"> orphans,</w:t>
      </w:r>
    </w:p>
    <w:p w14:paraId="0BD6E6AE" w14:textId="77777777" w:rsidR="00704CAA" w:rsidRPr="00AB1781" w:rsidRDefault="00704CAA" w:rsidP="00704CAA">
      <w:pPr>
        <w:pStyle w:val="EnglishHangEndNoCoptic"/>
      </w:pPr>
      <w:r w:rsidRPr="00AB1781">
        <w:tab/>
        <w:t>and his wife a widow.</w:t>
      </w:r>
    </w:p>
    <w:p w14:paraId="4E5C54FC" w14:textId="77777777" w:rsidR="00704CAA" w:rsidRPr="00AB1781" w:rsidRDefault="00704CAA" w:rsidP="00704CAA">
      <w:pPr>
        <w:pStyle w:val="EnglishHangNoCoptic"/>
      </w:pPr>
      <w:r w:rsidRPr="00AB1781">
        <w:t xml:space="preserve">10 Let his sons </w:t>
      </w:r>
      <w:r>
        <w:t>wander about and beg;</w:t>
      </w:r>
    </w:p>
    <w:p w14:paraId="47353518" w14:textId="77777777" w:rsidR="00704CAA" w:rsidRPr="00AB1781" w:rsidRDefault="00704CAA" w:rsidP="00704CAA">
      <w:pPr>
        <w:pStyle w:val="EnglishHangEndNoCoptic"/>
      </w:pPr>
      <w:r w:rsidRPr="00AB1781">
        <w:tab/>
        <w:t xml:space="preserve">let them be driven from </w:t>
      </w:r>
      <w:r>
        <w:t>their</w:t>
      </w:r>
      <w:r w:rsidRPr="00AB1781">
        <w:t xml:space="preserve"> home</w:t>
      </w:r>
      <w:r>
        <w:t>s</w:t>
      </w:r>
      <w:r w:rsidRPr="00AB1781">
        <w:t>.</w:t>
      </w:r>
    </w:p>
    <w:p w14:paraId="5F42A29F" w14:textId="77777777" w:rsidR="00704CAA" w:rsidRPr="00AB1781" w:rsidRDefault="00704CAA" w:rsidP="00704CAA">
      <w:pPr>
        <w:pStyle w:val="EnglishHangNoCoptic"/>
      </w:pPr>
      <w:r w:rsidRPr="00AB1781">
        <w:t xml:space="preserve">11 Let the creditor </w:t>
      </w:r>
      <w:r>
        <w:t>search out all that he has;</w:t>
      </w:r>
    </w:p>
    <w:p w14:paraId="1A65A3DA" w14:textId="77777777" w:rsidR="00704CAA" w:rsidRPr="00AB1781" w:rsidRDefault="00704CAA" w:rsidP="00704CAA">
      <w:pPr>
        <w:pStyle w:val="EnglishHangEndNoCoptic"/>
      </w:pPr>
      <w:r w:rsidRPr="00AB1781">
        <w:tab/>
        <w:t>and let strangers plunder his labours.</w:t>
      </w:r>
    </w:p>
    <w:p w14:paraId="484B9FDC" w14:textId="77777777" w:rsidR="00704CAA" w:rsidRPr="00AB1781" w:rsidRDefault="00704CAA" w:rsidP="00704CAA">
      <w:pPr>
        <w:pStyle w:val="EnglishHangNoCoptic"/>
      </w:pPr>
      <w:r w:rsidRPr="00AB1781">
        <w:lastRenderedPageBreak/>
        <w:t>12 Let there be no one to help him,</w:t>
      </w:r>
    </w:p>
    <w:p w14:paraId="1840A792" w14:textId="77777777" w:rsidR="00704CAA" w:rsidRPr="00AB1781" w:rsidRDefault="00704CAA" w:rsidP="00704CAA">
      <w:pPr>
        <w:pStyle w:val="EnglishHangEndNoCoptic"/>
      </w:pPr>
      <w:r w:rsidRPr="00AB1781">
        <w:tab/>
        <w:t>nor anyone to pity his orphans.</w:t>
      </w:r>
    </w:p>
    <w:p w14:paraId="03694E0E" w14:textId="77777777" w:rsidR="00704CAA" w:rsidRPr="00AB1781" w:rsidRDefault="00704CAA" w:rsidP="00704CAA">
      <w:pPr>
        <w:pStyle w:val="EnglishHangNoCoptic"/>
      </w:pPr>
      <w:r w:rsidRPr="00AB1781">
        <w:t xml:space="preserve">13 Let his children be </w:t>
      </w:r>
      <w:r>
        <w:t>utterly destroyed</w:t>
      </w:r>
      <w:r w:rsidRPr="00AB1781">
        <w:t>;</w:t>
      </w:r>
    </w:p>
    <w:p w14:paraId="79E42388" w14:textId="77777777" w:rsidR="00704CAA" w:rsidRPr="00AB1781" w:rsidRDefault="00704CAA" w:rsidP="00704CAA">
      <w:pPr>
        <w:pStyle w:val="EnglishHangEndNoCoptic"/>
      </w:pPr>
      <w:r w:rsidRPr="00AB1781">
        <w:tab/>
        <w:t>in a single generation</w:t>
      </w:r>
      <w:r>
        <w:t>,</w:t>
      </w:r>
      <w:r w:rsidRPr="00AB1781">
        <w:t xml:space="preserve"> let his name be </w:t>
      </w:r>
      <w:r>
        <w:t>blotted</w:t>
      </w:r>
      <w:r w:rsidRPr="00AB1781">
        <w:t xml:space="preserve"> out.</w:t>
      </w:r>
    </w:p>
    <w:p w14:paraId="40341E4E" w14:textId="77777777" w:rsidR="00704CAA" w:rsidRPr="00AB1781" w:rsidRDefault="00704CAA" w:rsidP="00704CAA">
      <w:pPr>
        <w:pStyle w:val="EnglishHangNoCoptic"/>
      </w:pPr>
      <w:r w:rsidRPr="00AB1781">
        <w:t xml:space="preserve">14 </w:t>
      </w:r>
      <w:r>
        <w:t>May</w:t>
      </w:r>
      <w:r w:rsidRPr="00AB1781">
        <w:t xml:space="preserve"> the </w:t>
      </w:r>
      <w:r>
        <w:t>iniquity</w:t>
      </w:r>
      <w:r>
        <w:rPr>
          <w:rStyle w:val="FootnoteReference"/>
        </w:rPr>
        <w:footnoteReference w:id="643"/>
      </w:r>
      <w:r w:rsidRPr="00AB1781">
        <w:t xml:space="preserve"> of his fathers be remembered </w:t>
      </w:r>
      <w:r>
        <w:t>before</w:t>
      </w:r>
      <w:r w:rsidRPr="00AB1781">
        <w:t xml:space="preserve"> the Lord,</w:t>
      </w:r>
    </w:p>
    <w:p w14:paraId="2A7B6097" w14:textId="77777777" w:rsidR="00704CAA" w:rsidRPr="00AB1781" w:rsidRDefault="00704CAA" w:rsidP="00704CAA">
      <w:pPr>
        <w:pStyle w:val="EnglishHangEndNoCoptic"/>
      </w:pPr>
      <w:r w:rsidRPr="00AB1781">
        <w:tab/>
        <w:t xml:space="preserve">and </w:t>
      </w:r>
      <w:r>
        <w:t>may</w:t>
      </w:r>
      <w:r w:rsidRPr="00AB1781">
        <w:t xml:space="preserve"> his mother’s </w:t>
      </w:r>
      <w:r>
        <w:t>sin</w:t>
      </w:r>
      <w:r w:rsidRPr="00AB1781">
        <w:t xml:space="preserve"> not be blotted out.</w:t>
      </w:r>
    </w:p>
    <w:p w14:paraId="5A355AEB" w14:textId="77777777" w:rsidR="00704CAA" w:rsidRPr="00AB1781" w:rsidRDefault="00704CAA" w:rsidP="00704CAA">
      <w:pPr>
        <w:pStyle w:val="EnglishHangNoCoptic"/>
      </w:pPr>
      <w:r w:rsidRPr="00AB1781">
        <w:t xml:space="preserve">15 Let their sins be </w:t>
      </w:r>
      <w:r>
        <w:t>continually</w:t>
      </w:r>
      <w:r w:rsidRPr="00AB1781">
        <w:t xml:space="preserve"> before the Lord,</w:t>
      </w:r>
    </w:p>
    <w:p w14:paraId="4BEDCFF3" w14:textId="77777777" w:rsidR="00704CAA" w:rsidRPr="00AB1781" w:rsidRDefault="00704CAA" w:rsidP="00704CAA">
      <w:pPr>
        <w:pStyle w:val="EnglishHangEndNoCoptic"/>
      </w:pPr>
      <w:r w:rsidRPr="00AB1781">
        <w:tab/>
        <w:t xml:space="preserve">and </w:t>
      </w:r>
      <w:r>
        <w:t>may</w:t>
      </w:r>
      <w:r w:rsidRPr="00AB1781">
        <w:t xml:space="preserve"> their memory </w:t>
      </w:r>
      <w:r>
        <w:t>be destroyed</w:t>
      </w:r>
      <w:r w:rsidRPr="00AB1781">
        <w:t xml:space="preserve"> from the earth.</w:t>
      </w:r>
    </w:p>
    <w:p w14:paraId="7D4F6A4D" w14:textId="77777777" w:rsidR="00704CAA" w:rsidRPr="00AB1781" w:rsidRDefault="00704CAA" w:rsidP="00704CAA">
      <w:pPr>
        <w:pStyle w:val="EnglishHangNoCoptic"/>
      </w:pPr>
      <w:r w:rsidRPr="00AB1781">
        <w:t xml:space="preserve">16 For he </w:t>
      </w:r>
      <w:r>
        <w:t>did not</w:t>
      </w:r>
      <w:r w:rsidRPr="00AB1781">
        <w:t xml:space="preserve"> </w:t>
      </w:r>
      <w:r>
        <w:t>remember to show</w:t>
      </w:r>
      <w:r w:rsidRPr="00AB1781">
        <w:t xml:space="preserve"> mercy,</w:t>
      </w:r>
    </w:p>
    <w:p w14:paraId="6AAE01AF" w14:textId="77777777" w:rsidR="00704CAA" w:rsidRPr="00AB1781" w:rsidRDefault="00704CAA" w:rsidP="00704CAA">
      <w:pPr>
        <w:pStyle w:val="EnglishHangNoCoptic"/>
      </w:pPr>
      <w:r w:rsidRPr="00AB1781">
        <w:tab/>
        <w:t>but persecuted the poor and needy man,</w:t>
      </w:r>
    </w:p>
    <w:p w14:paraId="30837E34" w14:textId="77777777" w:rsidR="00704CAA" w:rsidRPr="00AB1781" w:rsidRDefault="00704CAA" w:rsidP="00704CAA">
      <w:pPr>
        <w:pStyle w:val="EnglishHangEndNoCoptic"/>
      </w:pPr>
      <w:r w:rsidRPr="00AB1781">
        <w:tab/>
        <w:t xml:space="preserve">and </w:t>
      </w:r>
      <w:r>
        <w:t>one pierced to the heart, that he might</w:t>
      </w:r>
      <w:r w:rsidRPr="00AB1781">
        <w:t xml:space="preserve"> </w:t>
      </w:r>
      <w:r>
        <w:t>kill him</w:t>
      </w:r>
      <w:r w:rsidRPr="00AB1781">
        <w:t>.</w:t>
      </w:r>
    </w:p>
    <w:p w14:paraId="3F8D4C62" w14:textId="77777777" w:rsidR="00704CAA" w:rsidRPr="00AB1781" w:rsidRDefault="00704CAA" w:rsidP="00704CAA">
      <w:pPr>
        <w:pStyle w:val="EnglishHangNoCoptic"/>
      </w:pPr>
      <w:r w:rsidRPr="00AB1781">
        <w:t xml:space="preserve">17 He </w:t>
      </w:r>
      <w:r>
        <w:t xml:space="preserve">also </w:t>
      </w:r>
      <w:r w:rsidRPr="00AB1781">
        <w:t xml:space="preserve">loved cursing, </w:t>
      </w:r>
      <w:r>
        <w:t>and it came to him</w:t>
      </w:r>
      <w:r w:rsidRPr="00AB1781">
        <w:t>;</w:t>
      </w:r>
    </w:p>
    <w:p w14:paraId="2AB82DFC" w14:textId="77777777" w:rsidR="00704CAA" w:rsidRPr="00AB1781" w:rsidRDefault="00704CAA" w:rsidP="00704CAA">
      <w:pPr>
        <w:pStyle w:val="EnglishHangEndNoCoptic"/>
      </w:pPr>
      <w:r w:rsidRPr="00AB1781">
        <w:tab/>
        <w:t xml:space="preserve">he </w:t>
      </w:r>
      <w:r>
        <w:t xml:space="preserve">did not </w:t>
      </w:r>
      <w:r w:rsidRPr="00AB1781">
        <w:t xml:space="preserve">care for blessing, so blessing </w:t>
      </w:r>
      <w:r>
        <w:t>will be far from</w:t>
      </w:r>
      <w:r w:rsidRPr="00AB1781">
        <w:t xml:space="preserve"> him.</w:t>
      </w:r>
    </w:p>
    <w:p w14:paraId="76C8E2FA" w14:textId="77777777" w:rsidR="00704CAA" w:rsidRPr="00AB1781" w:rsidRDefault="00704CAA" w:rsidP="00704CAA">
      <w:pPr>
        <w:pStyle w:val="EnglishHangNoCoptic"/>
      </w:pPr>
      <w:r w:rsidRPr="00AB1781">
        <w:t xml:space="preserve">18 He </w:t>
      </w:r>
      <w:r>
        <w:t>clothed himself with</w:t>
      </w:r>
      <w:r w:rsidRPr="00AB1781">
        <w:t xml:space="preserve"> cursing like a </w:t>
      </w:r>
      <w:r>
        <w:t>garment</w:t>
      </w:r>
      <w:r w:rsidRPr="00AB1781">
        <w:t>,</w:t>
      </w:r>
    </w:p>
    <w:p w14:paraId="13B88723" w14:textId="77777777" w:rsidR="00704CAA" w:rsidRPr="00AB1781" w:rsidRDefault="00704CAA" w:rsidP="00704CAA">
      <w:pPr>
        <w:pStyle w:val="EnglishHangNoCoptic"/>
      </w:pPr>
      <w:r w:rsidRPr="00AB1781">
        <w:tab/>
        <w:t xml:space="preserve">and it entered his </w:t>
      </w:r>
      <w:r>
        <w:t>bowels</w:t>
      </w:r>
      <w:r w:rsidRPr="00AB1781">
        <w:t xml:space="preserve"> like water,</w:t>
      </w:r>
      <w:r w:rsidRPr="00AB1781">
        <w:rPr>
          <w:rStyle w:val="FootnoteReference"/>
        </w:rPr>
        <w:footnoteReference w:id="644"/>
      </w:r>
    </w:p>
    <w:p w14:paraId="2924F600" w14:textId="77777777" w:rsidR="00704CAA" w:rsidRPr="00AB1781" w:rsidRDefault="00704CAA" w:rsidP="00704CAA">
      <w:pPr>
        <w:pStyle w:val="EnglishHangEndNoCoptic"/>
      </w:pPr>
      <w:r w:rsidRPr="00AB1781">
        <w:tab/>
        <w:t>and like oil it seeped into his bones.</w:t>
      </w:r>
    </w:p>
    <w:p w14:paraId="09FE1EE4" w14:textId="77777777" w:rsidR="00704CAA" w:rsidRPr="00AB1781" w:rsidRDefault="00704CAA" w:rsidP="00704CAA">
      <w:pPr>
        <w:pStyle w:val="EnglishHangNoCoptic"/>
      </w:pPr>
      <w:r w:rsidRPr="00AB1781">
        <w:t>19 Let it be like a cloak he wraps round him,</w:t>
      </w:r>
    </w:p>
    <w:p w14:paraId="74F3CFD7" w14:textId="77777777" w:rsidR="00704CAA" w:rsidRPr="00AB1781" w:rsidRDefault="00704CAA" w:rsidP="00704CAA">
      <w:pPr>
        <w:pStyle w:val="EnglishHangEndNoCoptic"/>
      </w:pPr>
      <w:r w:rsidRPr="00AB1781">
        <w:tab/>
        <w:t xml:space="preserve">and like a belt which </w:t>
      </w:r>
      <w:r>
        <w:t>he always wears</w:t>
      </w:r>
      <w:r w:rsidRPr="00AB1781">
        <w:t>.</w:t>
      </w:r>
    </w:p>
    <w:p w14:paraId="48796217" w14:textId="77777777" w:rsidR="00704CAA" w:rsidRPr="00AB1781" w:rsidRDefault="00704CAA" w:rsidP="00704CAA">
      <w:pPr>
        <w:pStyle w:val="EnglishHangNoCoptic"/>
      </w:pPr>
      <w:r w:rsidRPr="00AB1781">
        <w:t>20 This is what the Lord does to my accusers,</w:t>
      </w:r>
    </w:p>
    <w:p w14:paraId="73B4F746" w14:textId="77777777" w:rsidR="00704CAA" w:rsidRPr="00AB1781" w:rsidRDefault="00704CAA" w:rsidP="00704CAA">
      <w:pPr>
        <w:pStyle w:val="EnglishHangEndNoCoptic"/>
      </w:pPr>
      <w:r w:rsidRPr="00AB1781">
        <w:tab/>
        <w:t>and to those who speak evil against my soul.</w:t>
      </w:r>
    </w:p>
    <w:p w14:paraId="007F405B" w14:textId="77777777" w:rsidR="00704CAA" w:rsidRPr="00AB1781" w:rsidRDefault="00704CAA" w:rsidP="00704CAA">
      <w:pPr>
        <w:pStyle w:val="EnglishHangNoCoptic"/>
      </w:pPr>
      <w:r w:rsidRPr="00AB1781">
        <w:t xml:space="preserve">21 But </w:t>
      </w:r>
      <w:r>
        <w:t>You</w:t>
      </w:r>
      <w:r w:rsidRPr="00AB1781">
        <w:t>, O Lord</w:t>
      </w:r>
      <w:r>
        <w:t>, Lord</w:t>
      </w:r>
      <w:r w:rsidRPr="00AB1781">
        <w:t xml:space="preserve">, deal with me for </w:t>
      </w:r>
      <w:r>
        <w:t>Your N</w:t>
      </w:r>
      <w:r w:rsidRPr="00AB1781">
        <w:t>ame’s sake,</w:t>
      </w:r>
    </w:p>
    <w:p w14:paraId="2CD4835B" w14:textId="77777777" w:rsidR="00704CAA" w:rsidRPr="00AB1781" w:rsidRDefault="00704CAA" w:rsidP="00704CAA">
      <w:pPr>
        <w:pStyle w:val="EnglishHangEndNoCoptic"/>
      </w:pPr>
      <w:r w:rsidRPr="00AB1781">
        <w:tab/>
        <w:t xml:space="preserve">for </w:t>
      </w:r>
      <w:r>
        <w:t>Your</w:t>
      </w:r>
      <w:r w:rsidRPr="00AB1781">
        <w:t xml:space="preserve"> mercy is </w:t>
      </w:r>
      <w:r>
        <w:t>good</w:t>
      </w:r>
      <w:r w:rsidRPr="00AB1781">
        <w:t>.</w:t>
      </w:r>
    </w:p>
    <w:p w14:paraId="6FBFF88C" w14:textId="77777777" w:rsidR="00704CAA" w:rsidRPr="00AB1781" w:rsidRDefault="00704CAA" w:rsidP="00704CAA">
      <w:pPr>
        <w:pStyle w:val="EnglishHangNoCoptic"/>
      </w:pPr>
      <w:r w:rsidRPr="00AB1781">
        <w:t>22 Deliver me, for I am poor and needy,</w:t>
      </w:r>
    </w:p>
    <w:p w14:paraId="32AF0AEF" w14:textId="77777777" w:rsidR="00704CAA" w:rsidRPr="00510795" w:rsidRDefault="00704CAA" w:rsidP="00704CAA">
      <w:pPr>
        <w:pStyle w:val="EnglishHangEndNoCoptic"/>
      </w:pPr>
      <w:r w:rsidRPr="00AB1781">
        <w:tab/>
        <w:t>and my heart is troubled within me.</w:t>
      </w:r>
    </w:p>
    <w:p w14:paraId="00433CA2" w14:textId="77777777" w:rsidR="00704CAA" w:rsidRPr="00AB1781" w:rsidRDefault="00704CAA" w:rsidP="00704CAA">
      <w:pPr>
        <w:pStyle w:val="EnglishHangNoCoptic"/>
      </w:pPr>
      <w:r w:rsidRPr="00AB1781">
        <w:t xml:space="preserve">23 Like a shadow at sunset I </w:t>
      </w:r>
      <w:r>
        <w:t>was erased</w:t>
      </w:r>
      <w:r w:rsidRPr="00AB1781">
        <w:t>;</w:t>
      </w:r>
    </w:p>
    <w:p w14:paraId="2E79C31B" w14:textId="77777777" w:rsidR="00704CAA" w:rsidRPr="00AB1781" w:rsidRDefault="00704CAA" w:rsidP="00704CAA">
      <w:pPr>
        <w:pStyle w:val="EnglishHangEndNoCoptic"/>
      </w:pPr>
      <w:r>
        <w:tab/>
        <w:t>I was</w:t>
      </w:r>
      <w:r w:rsidRPr="00AB1781">
        <w:t xml:space="preserve"> shaken </w:t>
      </w:r>
      <w:r>
        <w:t>off</w:t>
      </w:r>
      <w:r w:rsidRPr="00AB1781">
        <w:t xml:space="preserve"> like locusts.</w:t>
      </w:r>
    </w:p>
    <w:p w14:paraId="103EBBC1" w14:textId="77777777" w:rsidR="00704CAA" w:rsidRPr="00AB1781" w:rsidRDefault="00704CAA" w:rsidP="00704CAA">
      <w:pPr>
        <w:pStyle w:val="EnglishHangNoCoptic"/>
      </w:pPr>
      <w:r w:rsidRPr="00AB1781">
        <w:t>24 My knees are weak from fasting,</w:t>
      </w:r>
    </w:p>
    <w:p w14:paraId="51B58DEA" w14:textId="77777777" w:rsidR="00704CAA" w:rsidRPr="00AB1781" w:rsidRDefault="00704CAA" w:rsidP="00704CAA">
      <w:pPr>
        <w:pStyle w:val="EnglishHangEndNoCoptic"/>
      </w:pPr>
      <w:r w:rsidRPr="00AB1781">
        <w:tab/>
        <w:t>and my flesh is shrunken for want of oil.</w:t>
      </w:r>
    </w:p>
    <w:p w14:paraId="3D1229B1" w14:textId="77777777" w:rsidR="00704CAA" w:rsidRPr="00AB1781" w:rsidRDefault="00704CAA" w:rsidP="00704CAA">
      <w:pPr>
        <w:pStyle w:val="EnglishHangNoCoptic"/>
      </w:pPr>
      <w:r w:rsidRPr="00AB1781">
        <w:t xml:space="preserve">25 </w:t>
      </w:r>
      <w:r>
        <w:t xml:space="preserve">And </w:t>
      </w:r>
      <w:r w:rsidRPr="00AB1781">
        <w:t xml:space="preserve">I </w:t>
      </w:r>
      <w:r>
        <w:t xml:space="preserve">became </w:t>
      </w:r>
      <w:r w:rsidRPr="00AB1781">
        <w:t>an object of scorn</w:t>
      </w:r>
      <w:r>
        <w:t xml:space="preserve"> to them</w:t>
      </w:r>
      <w:r w:rsidRPr="00AB1781">
        <w:t>;</w:t>
      </w:r>
    </w:p>
    <w:p w14:paraId="7CD6436A" w14:textId="77777777" w:rsidR="00704CAA" w:rsidRPr="00AB1781" w:rsidRDefault="00704CAA" w:rsidP="00704CAA">
      <w:pPr>
        <w:pStyle w:val="EnglishHangEndNoCoptic"/>
      </w:pPr>
      <w:r w:rsidRPr="00AB1781">
        <w:tab/>
      </w:r>
      <w:r>
        <w:t>they saw</w:t>
      </w:r>
      <w:r w:rsidRPr="00AB1781">
        <w:t xml:space="preserve"> me</w:t>
      </w:r>
      <w:r>
        <w:t>; they</w:t>
      </w:r>
      <w:r w:rsidRPr="00AB1781">
        <w:t xml:space="preserve"> </w:t>
      </w:r>
      <w:r>
        <w:t>shook</w:t>
      </w:r>
      <w:r w:rsidRPr="00AB1781">
        <w:t xml:space="preserve"> their heads.</w:t>
      </w:r>
      <w:r w:rsidRPr="00AB1781">
        <w:rPr>
          <w:rStyle w:val="FootnoteReference"/>
        </w:rPr>
        <w:footnoteReference w:id="645"/>
      </w:r>
    </w:p>
    <w:p w14:paraId="42E52ABA" w14:textId="77777777" w:rsidR="00704CAA" w:rsidRPr="00AB1781" w:rsidRDefault="00704CAA" w:rsidP="00704CAA">
      <w:pPr>
        <w:pStyle w:val="EnglishHangNoCoptic"/>
      </w:pPr>
      <w:r>
        <w:lastRenderedPageBreak/>
        <w:t>26 Help me, O Lord my God!</w:t>
      </w:r>
    </w:p>
    <w:p w14:paraId="6CA4E6BA" w14:textId="77777777" w:rsidR="00704CAA" w:rsidRPr="00AB1781" w:rsidRDefault="00704CAA" w:rsidP="00704CAA">
      <w:pPr>
        <w:pStyle w:val="EnglishHangEndNoCoptic"/>
      </w:pPr>
      <w:r w:rsidRPr="00AB1781">
        <w:tab/>
      </w:r>
      <w:r>
        <w:t>Save me according to Your mercy</w:t>
      </w:r>
      <w:r w:rsidRPr="00AB1781">
        <w:t>.</w:t>
      </w:r>
    </w:p>
    <w:p w14:paraId="0D346084" w14:textId="77777777" w:rsidR="00704CAA" w:rsidRPr="00AB1781" w:rsidRDefault="00704CAA" w:rsidP="00704CAA">
      <w:pPr>
        <w:pStyle w:val="EnglishHangNoCoptic"/>
      </w:pPr>
      <w:r w:rsidRPr="00AB1781">
        <w:t xml:space="preserve">27 Let them know that this is </w:t>
      </w:r>
      <w:r>
        <w:t>Your</w:t>
      </w:r>
      <w:r w:rsidRPr="00AB1781">
        <w:t xml:space="preserve"> hand,</w:t>
      </w:r>
    </w:p>
    <w:p w14:paraId="2D674DA5" w14:textId="77777777" w:rsidR="00704CAA" w:rsidRPr="00AB1781" w:rsidRDefault="00704CAA" w:rsidP="00704CAA">
      <w:pPr>
        <w:pStyle w:val="EnglishHangEndNoCoptic"/>
      </w:pPr>
      <w:r w:rsidRPr="00AB1781">
        <w:tab/>
        <w:t xml:space="preserve">and that </w:t>
      </w:r>
      <w:r>
        <w:t>You</w:t>
      </w:r>
      <w:r w:rsidRPr="00AB1781">
        <w:t xml:space="preserve">, Lord, </w:t>
      </w:r>
      <w:r>
        <w:t>did</w:t>
      </w:r>
      <w:r w:rsidRPr="00AB1781">
        <w:t xml:space="preserve"> </w:t>
      </w:r>
      <w:r>
        <w:t>this</w:t>
      </w:r>
      <w:r w:rsidRPr="00AB1781">
        <w:t>.</w:t>
      </w:r>
    </w:p>
    <w:p w14:paraId="6F1A746D" w14:textId="77777777" w:rsidR="00704CAA" w:rsidRPr="00AB1781" w:rsidRDefault="00704CAA" w:rsidP="00704CAA">
      <w:pPr>
        <w:pStyle w:val="EnglishHangNoCoptic"/>
      </w:pPr>
      <w:r w:rsidRPr="00AB1781">
        <w:t xml:space="preserve">28 They </w:t>
      </w:r>
      <w:r>
        <w:t>will</w:t>
      </w:r>
      <w:r w:rsidRPr="00AB1781">
        <w:t xml:space="preserve"> curse, but </w:t>
      </w:r>
      <w:r>
        <w:t>You</w:t>
      </w:r>
      <w:r w:rsidRPr="00AB1781">
        <w:t xml:space="preserve"> will bless.</w:t>
      </w:r>
    </w:p>
    <w:p w14:paraId="64F1705B" w14:textId="77777777" w:rsidR="00704CAA" w:rsidRPr="00AB1781" w:rsidRDefault="00704CAA" w:rsidP="00704CAA">
      <w:pPr>
        <w:pStyle w:val="EnglishHangNoCoptic"/>
      </w:pPr>
      <w:r w:rsidRPr="00AB1781">
        <w:tab/>
        <w:t>Let those who rise against me be put to shame,</w:t>
      </w:r>
    </w:p>
    <w:p w14:paraId="1D704F84" w14:textId="77777777" w:rsidR="00704CAA" w:rsidRPr="00AB1781" w:rsidRDefault="00704CAA" w:rsidP="00704CAA">
      <w:pPr>
        <w:pStyle w:val="EnglishHangEndNoCoptic"/>
      </w:pPr>
      <w:r w:rsidRPr="00AB1781">
        <w:tab/>
        <w:t xml:space="preserve">but let </w:t>
      </w:r>
      <w:r>
        <w:t>Your</w:t>
      </w:r>
      <w:r w:rsidRPr="00AB1781">
        <w:t xml:space="preserve"> servant </w:t>
      </w:r>
      <w:r>
        <w:t>be glad</w:t>
      </w:r>
      <w:r w:rsidRPr="00AB1781">
        <w:t>.</w:t>
      </w:r>
    </w:p>
    <w:p w14:paraId="78A7497A" w14:textId="77777777" w:rsidR="00704CAA" w:rsidRPr="00AB1781" w:rsidRDefault="00704CAA" w:rsidP="00704CAA">
      <w:pPr>
        <w:pStyle w:val="EnglishHangNoCoptic"/>
      </w:pPr>
      <w:r w:rsidRPr="00AB1781">
        <w:t xml:space="preserve">29 Let </w:t>
      </w:r>
      <w:r>
        <w:t>those who falsely accuse me</w:t>
      </w:r>
      <w:r w:rsidRPr="00AB1781">
        <w:t xml:space="preserve"> be clothed with </w:t>
      </w:r>
      <w:r>
        <w:t>shame</w:t>
      </w:r>
      <w:r w:rsidRPr="00AB1781">
        <w:t>,</w:t>
      </w:r>
    </w:p>
    <w:p w14:paraId="44BAB4F2" w14:textId="77777777" w:rsidR="00704CAA" w:rsidRPr="00AB1781" w:rsidRDefault="00704CAA" w:rsidP="00704CAA">
      <w:pPr>
        <w:pStyle w:val="EnglishHangEndNoCoptic"/>
      </w:pPr>
      <w:r w:rsidRPr="00AB1781">
        <w:tab/>
        <w:t xml:space="preserve">and let them be covered with </w:t>
      </w:r>
      <w:r>
        <w:t>own shame</w:t>
      </w:r>
      <w:r w:rsidRPr="00AB1781">
        <w:t xml:space="preserve"> </w:t>
      </w:r>
      <w:r>
        <w:t>as</w:t>
      </w:r>
      <w:r w:rsidRPr="00AB1781">
        <w:t xml:space="preserve"> a </w:t>
      </w:r>
      <w:r>
        <w:t xml:space="preserve">double </w:t>
      </w:r>
      <w:r w:rsidRPr="00AB1781">
        <w:t>cloak.</w:t>
      </w:r>
    </w:p>
    <w:p w14:paraId="49BC89D8" w14:textId="77777777" w:rsidR="00704CAA" w:rsidRPr="00AB1781" w:rsidRDefault="00704CAA" w:rsidP="00704CAA">
      <w:pPr>
        <w:pStyle w:val="EnglishHangNoCoptic"/>
      </w:pPr>
      <w:r w:rsidRPr="00AB1781">
        <w:t xml:space="preserve">30 I will </w:t>
      </w:r>
      <w:r>
        <w:t>confess</w:t>
      </w:r>
      <w:r>
        <w:rPr>
          <w:rStyle w:val="FootnoteReference"/>
        </w:rPr>
        <w:footnoteReference w:id="646"/>
      </w:r>
      <w:r w:rsidRPr="00AB1781">
        <w:t xml:space="preserve"> the Lord </w:t>
      </w:r>
      <w:r>
        <w:t xml:space="preserve">abundantly </w:t>
      </w:r>
      <w:r w:rsidRPr="00AB1781">
        <w:t>with my mouth,</w:t>
      </w:r>
    </w:p>
    <w:p w14:paraId="61010CD1" w14:textId="77777777" w:rsidR="00704CAA" w:rsidRPr="00AB1781" w:rsidRDefault="00704CAA" w:rsidP="00704CAA">
      <w:pPr>
        <w:pStyle w:val="EnglishHangEndNoCoptic"/>
      </w:pPr>
      <w:r w:rsidRPr="00AB1781">
        <w:tab/>
        <w:t xml:space="preserve">and </w:t>
      </w:r>
      <w:r>
        <w:t xml:space="preserve">I will praise Him </w:t>
      </w:r>
      <w:r w:rsidRPr="00AB1781">
        <w:t xml:space="preserve">in the midst of </w:t>
      </w:r>
      <w:r>
        <w:t>many,</w:t>
      </w:r>
    </w:p>
    <w:p w14:paraId="0055969B" w14:textId="77777777" w:rsidR="00704CAA" w:rsidRPr="00AB1781" w:rsidRDefault="00704CAA" w:rsidP="00704CAA">
      <w:pPr>
        <w:pStyle w:val="EnglishHangNoCoptic"/>
      </w:pPr>
      <w:r w:rsidRPr="00AB1781">
        <w:t xml:space="preserve">31 </w:t>
      </w:r>
      <w:r>
        <w:t>because</w:t>
      </w:r>
      <w:r w:rsidRPr="00AB1781">
        <w:t xml:space="preserve"> He </w:t>
      </w:r>
      <w:r>
        <w:t>stood</w:t>
      </w:r>
      <w:r w:rsidRPr="00AB1781">
        <w:t xml:space="preserve"> at the </w:t>
      </w:r>
      <w:r>
        <w:t>right hand</w:t>
      </w:r>
      <w:r w:rsidRPr="00AB1781">
        <w:t xml:space="preserve"> of the poor and needy</w:t>
      </w:r>
      <w:r>
        <w:t xml:space="preserve"> man,</w:t>
      </w:r>
    </w:p>
    <w:p w14:paraId="6E7F6244" w14:textId="77777777" w:rsidR="00704CAA" w:rsidRDefault="00704CAA" w:rsidP="00704CAA">
      <w:pPr>
        <w:pStyle w:val="EnglishHangEndNoCoptic"/>
      </w:pPr>
      <w:r w:rsidRPr="00AB1781">
        <w:tab/>
        <w:t xml:space="preserve">to save </w:t>
      </w:r>
      <w:r>
        <w:t>me from those who persecute my soul</w:t>
      </w:r>
      <w:r w:rsidRPr="00AB1781">
        <w:t>.</w:t>
      </w:r>
    </w:p>
    <w:p w14:paraId="27E9C01E" w14:textId="77777777" w:rsidR="00704CAA" w:rsidRDefault="00704CAA" w:rsidP="00704CAA">
      <w:pPr>
        <w:pStyle w:val="Rubric"/>
      </w:pPr>
      <w:r>
        <w:t>Glory…</w:t>
      </w:r>
    </w:p>
    <w:p w14:paraId="4D7C1909" w14:textId="77777777" w:rsidR="00704CAA" w:rsidRDefault="00704CAA" w:rsidP="00704CAA">
      <w:pPr>
        <w:pStyle w:val="Heading3"/>
      </w:pPr>
      <w:bookmarkStart w:id="303" w:name="_Ref435990041"/>
      <w:bookmarkStart w:id="304" w:name="_Toc473283614"/>
      <w:r>
        <w:t>Kathisma 16</w:t>
      </w:r>
      <w:bookmarkEnd w:id="303"/>
      <w:bookmarkEnd w:id="304"/>
    </w:p>
    <w:p w14:paraId="2CD95BD1" w14:textId="77777777" w:rsidR="00704CAA" w:rsidRPr="00267F42" w:rsidRDefault="00704CAA" w:rsidP="00704CAA">
      <w:pPr>
        <w:pStyle w:val="Heading4"/>
      </w:pPr>
      <w:bookmarkStart w:id="305" w:name="_Ref412026343"/>
      <w:r>
        <w:t>Psalm</w:t>
      </w:r>
      <w:r w:rsidRPr="00AB1781">
        <w:t xml:space="preserve"> 109</w:t>
      </w:r>
      <w:r>
        <w:t>: “The Lord said to my Lord, “Sit at My right hand’”</w:t>
      </w:r>
      <w:bookmarkEnd w:id="305"/>
    </w:p>
    <w:p w14:paraId="29A429D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9E5A01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259D4839" w14:textId="5A36DC30"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479C61D1" w14:textId="2CEF6460"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193BE97A" w14:textId="1462993C" w:rsidR="00704CAA" w:rsidRPr="00AB1781" w:rsidRDefault="00704CAA" w:rsidP="00704CAA">
      <w:pPr>
        <w:pStyle w:val="Rubric"/>
      </w:pPr>
      <w:r w:rsidRPr="00AB1781">
        <w:t>1 (A Psalm by David)</w:t>
      </w:r>
    </w:p>
    <w:p w14:paraId="2A78B39B" w14:textId="77777777" w:rsidR="00704CAA" w:rsidRPr="00AB1781" w:rsidRDefault="00704CAA" w:rsidP="00704CAA">
      <w:pPr>
        <w:pStyle w:val="EnglishHangNoCoptic"/>
      </w:pPr>
      <w:r>
        <w:t>The Lord said to my Lord, “</w:t>
      </w:r>
      <w:r w:rsidRPr="00AB1781">
        <w:t>Sit at My right hand,</w:t>
      </w:r>
      <w:r w:rsidRPr="00AB1781">
        <w:rPr>
          <w:rStyle w:val="FootnoteReference"/>
        </w:rPr>
        <w:footnoteReference w:id="647"/>
      </w:r>
    </w:p>
    <w:p w14:paraId="738F0351" w14:textId="77777777" w:rsidR="00704CAA" w:rsidRPr="00AB1781" w:rsidRDefault="00704CAA" w:rsidP="00704CAA">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507F3B9A" w14:textId="77777777" w:rsidR="00704CAA" w:rsidRPr="00AB1781" w:rsidRDefault="00704CAA" w:rsidP="00704CAA">
      <w:pPr>
        <w:pStyle w:val="EnglishHangNoCoptic"/>
      </w:pPr>
      <w:r w:rsidRPr="00AB1781">
        <w:t xml:space="preserve">2 The Lord will send </w:t>
      </w:r>
      <w:r>
        <w:t xml:space="preserve">forth the rod of Your power </w:t>
      </w:r>
      <w:r w:rsidRPr="00AB1781">
        <w:t>from Zion</w:t>
      </w:r>
      <w:r>
        <w:t>,</w:t>
      </w:r>
      <w:r w:rsidRPr="00AB1781">
        <w:rPr>
          <w:rStyle w:val="FootnoteReference"/>
        </w:rPr>
        <w:footnoteReference w:id="648"/>
      </w:r>
    </w:p>
    <w:p w14:paraId="3C1E627B" w14:textId="77777777" w:rsidR="00704CAA" w:rsidRPr="00267F42" w:rsidRDefault="00704CAA" w:rsidP="00704CAA">
      <w:pPr>
        <w:pStyle w:val="EnglishHangEndNoCoptic"/>
      </w:pPr>
      <w:r>
        <w:tab/>
        <w:t>[and You will] r</w:t>
      </w:r>
      <w:r w:rsidRPr="00AB1781">
        <w:t xml:space="preserve">ule in the midst of </w:t>
      </w:r>
      <w:r>
        <w:t>Your enemies!</w:t>
      </w:r>
    </w:p>
    <w:p w14:paraId="74B4D2DC" w14:textId="77777777" w:rsidR="00704CAA" w:rsidRPr="00AB1781" w:rsidRDefault="00704CAA" w:rsidP="00704CAA">
      <w:pPr>
        <w:pStyle w:val="EnglishHangNoCoptic"/>
      </w:pPr>
      <w:r w:rsidRPr="00AB1781">
        <w:lastRenderedPageBreak/>
        <w:t xml:space="preserve">3 The dominion is </w:t>
      </w:r>
      <w:r>
        <w:t>Your</w:t>
      </w:r>
      <w:r w:rsidRPr="00AB1781">
        <w:t xml:space="preserve"> in the day of </w:t>
      </w:r>
      <w:r>
        <w:t>Your</w:t>
      </w:r>
      <w:r w:rsidRPr="00AB1781">
        <w:t xml:space="preserve"> power</w:t>
      </w:r>
      <w:r>
        <w:rPr>
          <w:rStyle w:val="FootnoteReference"/>
        </w:rPr>
        <w:footnoteReference w:id="649"/>
      </w:r>
      <w:r w:rsidRPr="00AB1781">
        <w:t>,</w:t>
      </w:r>
    </w:p>
    <w:p w14:paraId="580A3B61" w14:textId="77777777" w:rsidR="00704CAA" w:rsidRPr="00AB1781" w:rsidRDefault="00704CAA" w:rsidP="00704CAA">
      <w:pPr>
        <w:pStyle w:val="EnglishHangNoCoptic"/>
      </w:pPr>
      <w:r w:rsidRPr="00AB1781">
        <w:tab/>
        <w:t xml:space="preserve">in the </w:t>
      </w:r>
      <w:r>
        <w:t>brightness</w:t>
      </w:r>
      <w:r w:rsidRPr="00AB1781">
        <w:t xml:space="preserve"> of </w:t>
      </w:r>
      <w:r>
        <w:t>Your</w:t>
      </w:r>
      <w:r w:rsidRPr="00AB1781">
        <w:t xml:space="preserve"> saints.</w:t>
      </w:r>
      <w:r w:rsidRPr="00AB1781">
        <w:rPr>
          <w:rStyle w:val="FootnoteReference"/>
        </w:rPr>
        <w:footnoteReference w:id="650"/>
      </w:r>
    </w:p>
    <w:p w14:paraId="1B94E303" w14:textId="77777777" w:rsidR="00704CAA" w:rsidRPr="00AB1781" w:rsidRDefault="00704CAA" w:rsidP="00704CAA">
      <w:pPr>
        <w:pStyle w:val="EnglishHangEndNoCoptic"/>
      </w:pPr>
      <w:r w:rsidRPr="00AB1781">
        <w:tab/>
        <w:t>I</w:t>
      </w:r>
      <w:r>
        <w:t xml:space="preserve"> have</w:t>
      </w:r>
      <w:r w:rsidRPr="00AB1781">
        <w:t xml:space="preserve"> begot</w:t>
      </w:r>
      <w:r>
        <w:t>ten</w:t>
      </w:r>
      <w:r w:rsidRPr="00AB1781">
        <w:t xml:space="preserve"> </w:t>
      </w:r>
      <w:r>
        <w:t>You</w:t>
      </w:r>
      <w:r w:rsidRPr="00AB1781">
        <w:t xml:space="preserve"> </w:t>
      </w:r>
      <w:r>
        <w:t>f</w:t>
      </w:r>
      <w:r w:rsidRPr="00AB1781">
        <w:t>rom the womb before the dawn</w:t>
      </w:r>
      <w:r>
        <w:rPr>
          <w:rStyle w:val="FootnoteReference"/>
        </w:rPr>
        <w:footnoteReference w:id="651"/>
      </w:r>
      <w:r w:rsidRPr="00AB1781">
        <w:t>.</w:t>
      </w:r>
      <w:r w:rsidRPr="00AB1781">
        <w:rPr>
          <w:rStyle w:val="FootnoteReference"/>
        </w:rPr>
        <w:footnoteReference w:id="652"/>
      </w:r>
    </w:p>
    <w:p w14:paraId="39D5BDB6" w14:textId="77777777" w:rsidR="00704CAA" w:rsidRPr="00AB1781" w:rsidRDefault="00704CAA" w:rsidP="00704CAA">
      <w:pPr>
        <w:pStyle w:val="EnglishHangNoCoptic"/>
      </w:pPr>
      <w:r w:rsidRPr="00AB1781">
        <w:t xml:space="preserve">4 The Lord has sworn and will not </w:t>
      </w:r>
      <w:r>
        <w:t>repent</w:t>
      </w:r>
      <w:r>
        <w:rPr>
          <w:rStyle w:val="FootnoteReference"/>
        </w:rPr>
        <w:footnoteReference w:id="653"/>
      </w:r>
      <w:r>
        <w:t>,</w:t>
      </w:r>
    </w:p>
    <w:p w14:paraId="57DBBDDE" w14:textId="77777777" w:rsidR="00704CAA" w:rsidRPr="00AB1781" w:rsidRDefault="00704CAA" w:rsidP="00704CAA">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654"/>
      </w:r>
    </w:p>
    <w:p w14:paraId="240FC3D1" w14:textId="77777777" w:rsidR="00704CAA" w:rsidRPr="00AB1781" w:rsidRDefault="00704CAA" w:rsidP="00704CAA">
      <w:pPr>
        <w:pStyle w:val="EnglishHangNoCoptic"/>
      </w:pPr>
      <w:r w:rsidRPr="00AB1781">
        <w:t xml:space="preserve">5 The Lord at </w:t>
      </w:r>
      <w:r>
        <w:t>Your</w:t>
      </w:r>
      <w:r w:rsidRPr="00AB1781">
        <w:t xml:space="preserve"> right hand</w:t>
      </w:r>
    </w:p>
    <w:p w14:paraId="0BD7FE6C" w14:textId="77777777" w:rsidR="00704CAA" w:rsidRPr="00AB1781" w:rsidRDefault="00704CAA" w:rsidP="00704CAA">
      <w:pPr>
        <w:pStyle w:val="EnglishHangEndNoCoptic"/>
      </w:pPr>
      <w:r w:rsidRPr="00AB1781">
        <w:tab/>
      </w:r>
      <w:r>
        <w:t>crushed</w:t>
      </w:r>
      <w:r w:rsidRPr="00AB1781">
        <w:t xml:space="preserve"> kings in the day of His wrath.</w:t>
      </w:r>
    </w:p>
    <w:p w14:paraId="7848325F" w14:textId="77777777" w:rsidR="00704CAA" w:rsidRPr="00AB1781" w:rsidRDefault="00704CAA" w:rsidP="00704CAA">
      <w:pPr>
        <w:pStyle w:val="EnglishHangNoCoptic"/>
      </w:pPr>
      <w:r w:rsidRPr="00AB1781">
        <w:t>6 He will judge among the nations,</w:t>
      </w:r>
    </w:p>
    <w:p w14:paraId="04C16F1C" w14:textId="77777777" w:rsidR="00704CAA" w:rsidRPr="00AB1781" w:rsidRDefault="00704CAA" w:rsidP="00704CAA">
      <w:pPr>
        <w:pStyle w:val="EnglishHangNoCoptic"/>
      </w:pPr>
      <w:r w:rsidRPr="00AB1781">
        <w:tab/>
        <w:t>He will fill the earth with corpses;</w:t>
      </w:r>
    </w:p>
    <w:p w14:paraId="0BD03DBF" w14:textId="77777777" w:rsidR="00704CAA" w:rsidRPr="00AB1781" w:rsidRDefault="00704CAA" w:rsidP="00704CAA">
      <w:pPr>
        <w:pStyle w:val="EnglishHangEndNoCoptic"/>
      </w:pPr>
      <w:r w:rsidRPr="00AB1781">
        <w:tab/>
        <w:t>He will crush the heads of many on earth.</w:t>
      </w:r>
    </w:p>
    <w:p w14:paraId="4EDD812F" w14:textId="77777777" w:rsidR="00704CAA" w:rsidRPr="00AB1781" w:rsidRDefault="00704CAA" w:rsidP="00704CAA">
      <w:pPr>
        <w:pStyle w:val="EnglishHangNoCoptic"/>
      </w:pPr>
      <w:r w:rsidRPr="00AB1781">
        <w:t xml:space="preserve">7 He will drink from the </w:t>
      </w:r>
      <w:r>
        <w:t>brook</w:t>
      </w:r>
      <w:r w:rsidRPr="00AB1781">
        <w:t xml:space="preserve"> </w:t>
      </w:r>
      <w:r>
        <w:t>on the way</w:t>
      </w:r>
      <w:r w:rsidRPr="00AB1781">
        <w:t>;</w:t>
      </w:r>
    </w:p>
    <w:p w14:paraId="22B1B5C7" w14:textId="77777777" w:rsidR="00704CAA" w:rsidRDefault="00704CAA" w:rsidP="00704CAA">
      <w:pPr>
        <w:pStyle w:val="EnglishHangEndNoCoptic"/>
      </w:pPr>
      <w:r w:rsidRPr="00AB1781">
        <w:tab/>
      </w:r>
      <w:r>
        <w:t>t</w:t>
      </w:r>
      <w:r w:rsidRPr="00AB1781">
        <w:t>herefore</w:t>
      </w:r>
      <w:r>
        <w:t>,</w:t>
      </w:r>
      <w:r w:rsidRPr="00AB1781">
        <w:t xml:space="preserve"> He will </w:t>
      </w:r>
      <w:r>
        <w:t xml:space="preserve">raise </w:t>
      </w:r>
      <w:r w:rsidRPr="00AB1781">
        <w:t>His head</w:t>
      </w:r>
      <w:r>
        <w:t xml:space="preserve"> high</w:t>
      </w:r>
      <w:r w:rsidRPr="00AB1781">
        <w:t>.</w:t>
      </w:r>
      <w:r w:rsidRPr="00AB1781">
        <w:rPr>
          <w:rStyle w:val="FootnoteReference"/>
        </w:rPr>
        <w:footnoteReference w:id="655"/>
      </w:r>
    </w:p>
    <w:p w14:paraId="666490ED" w14:textId="77777777" w:rsidR="00396E1C" w:rsidRDefault="00704CAA" w:rsidP="00704CAA">
      <w:pPr>
        <w:pStyle w:val="Rubric"/>
      </w:pPr>
      <w:r>
        <w:t>Alleluia.</w:t>
      </w:r>
    </w:p>
    <w:p w14:paraId="169754A2" w14:textId="624763D7" w:rsidR="00704CAA" w:rsidRDefault="00396E1C" w:rsidP="00704CAA">
      <w:pPr>
        <w:pStyle w:val="Rubric"/>
      </w:pPr>
      <w:r w:rsidRPr="00396E1C">
        <w:t xml:space="preserve"> </w:t>
      </w:r>
      <w:r>
        <w:fldChar w:fldCharType="begin"/>
      </w:r>
      <w:r>
        <w:instrText xml:space="preserve"> REF _Ref434576482 \h </w:instrText>
      </w:r>
      <w:r>
        <w:fldChar w:fldCharType="separate"/>
      </w:r>
      <w:r w:rsidR="000E2EAC">
        <w:rPr>
          <w:lang w:val="en-GB"/>
        </w:rPr>
        <w:t>The Psalms of the Afternoon (Ninth hour)</w:t>
      </w:r>
      <w:r>
        <w:fldChar w:fldCharType="end"/>
      </w:r>
      <w:r w:rsidR="00704CAA">
        <w:t xml:space="preserve"> </w:t>
      </w:r>
      <w:r>
        <w:t xml:space="preserve">continue with </w:t>
      </w:r>
      <w:r>
        <w:fldChar w:fldCharType="begin"/>
      </w:r>
      <w:r>
        <w:instrText xml:space="preserve"> REF _Ref412111792 \h </w:instrText>
      </w:r>
      <w:r>
        <w:fldChar w:fldCharType="separate"/>
      </w:r>
      <w:r w:rsidR="000E2EAC">
        <w:t>Psalm</w:t>
      </w:r>
      <w:r w:rsidR="000E2EAC" w:rsidRPr="00AB1781">
        <w:t xml:space="preserve"> 110</w:t>
      </w:r>
      <w:r w:rsidR="000E2EAC">
        <w:t>: “I will confess You, O Lord, with my whole heart”</w:t>
      </w:r>
      <w:r>
        <w:fldChar w:fldCharType="end"/>
      </w:r>
      <w:r>
        <w:t>.</w:t>
      </w:r>
    </w:p>
    <w:p w14:paraId="39ACD4D5" w14:textId="5D3716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_Ref412026361 \h </w:instrText>
      </w:r>
      <w:r>
        <w:fldChar w:fldCharType="separate"/>
      </w:r>
      <w:r w:rsidR="000E2EAC">
        <w:t>Psalm</w:t>
      </w:r>
      <w:r w:rsidR="000E2EAC" w:rsidRPr="00AB1781">
        <w:t xml:space="preserve"> 114</w:t>
      </w:r>
      <w:r w:rsidR="000E2EAC">
        <w:t>: “I love Him, because the Lord will hear”</w:t>
      </w:r>
      <w:r>
        <w:fldChar w:fldCharType="end"/>
      </w:r>
      <w:r>
        <w:t xml:space="preserve">, page </w:t>
      </w:r>
      <w:r>
        <w:fldChar w:fldCharType="begin"/>
      </w:r>
      <w:r>
        <w:instrText xml:space="preserve"> PAGEREF _Ref412026361 \h </w:instrText>
      </w:r>
      <w:r>
        <w:fldChar w:fldCharType="separate"/>
      </w:r>
      <w:r w:rsidR="000E2EAC">
        <w:rPr>
          <w:noProof/>
        </w:rPr>
        <w:t>272</w:t>
      </w:r>
      <w:r>
        <w:fldChar w:fldCharType="end"/>
      </w:r>
      <w:r>
        <w:t>.</w:t>
      </w:r>
    </w:p>
    <w:p w14:paraId="46968D50" w14:textId="77777777" w:rsidR="00704CAA" w:rsidRPr="00267F42" w:rsidRDefault="00704CAA" w:rsidP="00704CAA">
      <w:pPr>
        <w:pStyle w:val="Rubric"/>
      </w:pPr>
      <w:r>
        <w:t>The Alleluia Psalms (Psalms 110 – 116) begin here.</w:t>
      </w:r>
    </w:p>
    <w:p w14:paraId="18B81453" w14:textId="77777777" w:rsidR="00704CAA" w:rsidRPr="00267F42" w:rsidRDefault="00704CAA" w:rsidP="00704CAA">
      <w:pPr>
        <w:pStyle w:val="Heading4"/>
      </w:pPr>
      <w:bookmarkStart w:id="306" w:name="_Ref412111792"/>
      <w:r>
        <w:t>Psalm</w:t>
      </w:r>
      <w:r w:rsidRPr="00AB1781">
        <w:t xml:space="preserve"> 110</w:t>
      </w:r>
      <w:r>
        <w:t>: “I will confess You, O Lord, with my whole heart”</w:t>
      </w:r>
      <w:bookmarkEnd w:id="306"/>
    </w:p>
    <w:p w14:paraId="68F07AF5"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CA9FBC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sent Redemption to His People</w:t>
      </w:r>
    </w:p>
    <w:p w14:paraId="08B1994D" w14:textId="0245E77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502D7F13" w14:textId="64EA39A0" w:rsidR="00704CAA" w:rsidRPr="00AB1781" w:rsidRDefault="00704CAA" w:rsidP="00704CAA">
      <w:pPr>
        <w:pStyle w:val="Rubric"/>
      </w:pPr>
      <w:r w:rsidRPr="00AB1781">
        <w:t>1 (Alleluia)</w:t>
      </w:r>
    </w:p>
    <w:p w14:paraId="7C70DE21"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 xml:space="preserve">I will </w:t>
      </w:r>
      <w:r>
        <w:t>confess</w:t>
      </w:r>
      <w:r>
        <w:rPr>
          <w:rStyle w:val="FootnoteReference"/>
        </w:rPr>
        <w:footnoteReference w:id="656"/>
      </w:r>
      <w:r w:rsidRPr="00AB1781">
        <w:t xml:space="preserve"> </w:t>
      </w:r>
      <w:r>
        <w:t>You</w:t>
      </w:r>
      <w:r w:rsidRPr="00AB1781">
        <w:t>, O Lord, with my whole heart</w:t>
      </w:r>
      <w:r>
        <w:t>,</w:t>
      </w:r>
    </w:p>
    <w:p w14:paraId="11069D37"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xml:space="preserve">) </w:t>
      </w:r>
      <w:r w:rsidRPr="00AB1781">
        <w:t xml:space="preserve">in the </w:t>
      </w:r>
      <w:r>
        <w:t>council</w:t>
      </w:r>
      <w:r w:rsidRPr="00AB1781">
        <w:t xml:space="preserve"> of the upright</w:t>
      </w:r>
      <w:r>
        <w:t xml:space="preserve"> </w:t>
      </w:r>
      <w:r w:rsidRPr="00AB1781">
        <w:t>and in the congregation</w:t>
      </w:r>
      <w:r>
        <w:rPr>
          <w:rStyle w:val="FootnoteReference"/>
        </w:rPr>
        <w:footnoteReference w:id="657"/>
      </w:r>
      <w:r w:rsidRPr="00AB1781">
        <w:t>.</w:t>
      </w:r>
    </w:p>
    <w:p w14:paraId="45C9F8F5" w14:textId="77777777" w:rsidR="00704CAA" w:rsidRPr="00AB1781" w:rsidRDefault="00704CAA" w:rsidP="00704CAA">
      <w:pPr>
        <w:pStyle w:val="EnglishHangNoCoptic"/>
      </w:pPr>
      <w:r w:rsidRPr="00AB1781">
        <w:lastRenderedPageBreak/>
        <w:t xml:space="preserve">2 </w:t>
      </w:r>
      <w:r>
        <w:t>(</w:t>
      </w:r>
      <w:r w:rsidRPr="0055185C">
        <w:rPr>
          <w:rFonts w:ascii="Tahoma" w:eastAsia="Tahoma" w:hAnsi="Tahoma" w:cs="Tahoma"/>
          <w:rtl/>
          <w:lang w:bidi="he-IL"/>
        </w:rPr>
        <w:t>ג</w:t>
      </w:r>
      <w:r>
        <w:t xml:space="preserve">) The </w:t>
      </w:r>
      <w:r w:rsidRPr="00AB1781">
        <w:t>works of the Lord</w:t>
      </w:r>
      <w:r>
        <w:t xml:space="preserve"> are great</w:t>
      </w:r>
      <w:r w:rsidRPr="00AB1781">
        <w:t>,</w:t>
      </w:r>
    </w:p>
    <w:p w14:paraId="7060AEC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all His wishes are sought out</w:t>
      </w:r>
      <w:r>
        <w:rPr>
          <w:rStyle w:val="FootnoteReference"/>
        </w:rPr>
        <w:footnoteReference w:id="658"/>
      </w:r>
      <w:r w:rsidRPr="00AB1781">
        <w:t>.</w:t>
      </w:r>
    </w:p>
    <w:p w14:paraId="481D4DEC"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Confession</w:t>
      </w:r>
      <w:r>
        <w:rPr>
          <w:rStyle w:val="FootnoteReference"/>
        </w:rPr>
        <w:footnoteReference w:id="659"/>
      </w:r>
      <w:r>
        <w:t xml:space="preserve"> and majesty are His work</w:t>
      </w:r>
      <w:r w:rsidRPr="00AB1781">
        <w:t>,</w:t>
      </w:r>
    </w:p>
    <w:p w14:paraId="274343E8"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sidRPr="00AB1781">
        <w:t>.</w:t>
      </w:r>
    </w:p>
    <w:p w14:paraId="5A90E7B5"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xml:space="preserve">) </w:t>
      </w:r>
      <w:r w:rsidRPr="00AB1781">
        <w:t>He made a memorial of His wonders;</w:t>
      </w:r>
      <w:r w:rsidRPr="00AB1781">
        <w:rPr>
          <w:rStyle w:val="FootnoteReference"/>
        </w:rPr>
        <w:footnoteReference w:id="660"/>
      </w:r>
    </w:p>
    <w:p w14:paraId="0415EF16"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the Lord is </w:t>
      </w:r>
      <w:r w:rsidRPr="00AB1781">
        <w:t>mercif</w:t>
      </w:r>
      <w:r>
        <w:t>ul and compassionate</w:t>
      </w:r>
      <w:r w:rsidRPr="00AB1781">
        <w:t>.</w:t>
      </w:r>
    </w:p>
    <w:p w14:paraId="5881DAC9"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He gave</w:t>
      </w:r>
      <w:r w:rsidRPr="00AB1781">
        <w:t xml:space="preserve"> food to those who fear Him;</w:t>
      </w:r>
    </w:p>
    <w:p w14:paraId="08B328EA"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will </w:t>
      </w:r>
      <w:r>
        <w:t xml:space="preserve">be </w:t>
      </w:r>
      <w:r w:rsidRPr="00AB1781">
        <w:t>ever</w:t>
      </w:r>
      <w:r>
        <w:t xml:space="preserve"> </w:t>
      </w:r>
      <w:r w:rsidRPr="00AB1781">
        <w:t xml:space="preserve"> mindful of His covenant.</w:t>
      </w:r>
      <w:r w:rsidRPr="00AB1781">
        <w:rPr>
          <w:rStyle w:val="FootnoteReference"/>
        </w:rPr>
        <w:footnoteReference w:id="661"/>
      </w:r>
    </w:p>
    <w:p w14:paraId="5C354EF4"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xml:space="preserve">) </w:t>
      </w:r>
      <w:r w:rsidRPr="00AB1781">
        <w:t xml:space="preserve">He </w:t>
      </w:r>
      <w:r>
        <w:t>declared</w:t>
      </w:r>
      <w:r w:rsidRPr="00AB1781">
        <w:t xml:space="preserve"> </w:t>
      </w:r>
      <w:r>
        <w:t>t</w:t>
      </w:r>
      <w:r w:rsidRPr="00AB1781">
        <w:t>he power of His works</w:t>
      </w:r>
      <w:r>
        <w:t xml:space="preserve"> to His people,</w:t>
      </w:r>
    </w:p>
    <w:p w14:paraId="0422DE74"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that He may give</w:t>
      </w:r>
      <w:r w:rsidRPr="00AB1781">
        <w:t xml:space="preserve"> them </w:t>
      </w:r>
      <w:r>
        <w:t>the inheritance</w:t>
      </w:r>
      <w:r w:rsidRPr="00AB1781">
        <w:t xml:space="preserve"> of the nations.</w:t>
      </w:r>
    </w:p>
    <w:p w14:paraId="48BCCCA0" w14:textId="77777777" w:rsidR="00704CAA" w:rsidRPr="00AB1781" w:rsidRDefault="00704CAA" w:rsidP="00704CAA">
      <w:pPr>
        <w:pStyle w:val="EnglishHangNoCoptic"/>
      </w:pPr>
      <w:r w:rsidRPr="00AB1781">
        <w:t xml:space="preserve">7 </w:t>
      </w:r>
      <w:r>
        <w:t>(</w:t>
      </w:r>
      <w:r w:rsidRPr="003B7D97">
        <w:rPr>
          <w:rFonts w:ascii="Tahoma" w:eastAsia="Tahoma" w:hAnsi="Tahoma" w:cs="Tahoma"/>
          <w:rtl/>
          <w:lang w:bidi="he-IL"/>
        </w:rPr>
        <w:t>מ</w:t>
      </w:r>
      <w:r>
        <w:t xml:space="preserve">) </w:t>
      </w:r>
      <w:r w:rsidRPr="00AB1781">
        <w:t xml:space="preserve">The works of His hands are truth and </w:t>
      </w:r>
      <w:r>
        <w:t>judgment</w:t>
      </w:r>
      <w:r w:rsidRPr="00AB1781">
        <w:t>;</w:t>
      </w:r>
    </w:p>
    <w:p w14:paraId="0E02F0B7" w14:textId="77777777" w:rsidR="00704CAA" w:rsidRPr="00267F42" w:rsidRDefault="00704CAA" w:rsidP="00704CAA">
      <w:pPr>
        <w:pStyle w:val="EnglishHangEndNoCoptic"/>
      </w:pPr>
      <w:r w:rsidRPr="00AB1781">
        <w:tab/>
      </w:r>
      <w:r>
        <w:t>(</w:t>
      </w:r>
      <w:r w:rsidRPr="003B7D97">
        <w:rPr>
          <w:rFonts w:ascii="Tahoma" w:eastAsia="Tahoma" w:hAnsi="Tahoma" w:cs="Tahoma"/>
          <w:rtl/>
          <w:lang w:bidi="he-IL"/>
        </w:rPr>
        <w:t>נ</w:t>
      </w:r>
      <w:r>
        <w:t xml:space="preserve">) </w:t>
      </w:r>
      <w:r w:rsidRPr="00AB1781">
        <w:t xml:space="preserve">all His commandments are </w:t>
      </w:r>
      <w:r>
        <w:t>faithful,</w:t>
      </w:r>
    </w:p>
    <w:p w14:paraId="21D9671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t</w:t>
      </w:r>
      <w:r w:rsidRPr="00AB1781">
        <w:t xml:space="preserve">hey are </w:t>
      </w:r>
      <w:r>
        <w:t>established</w:t>
      </w:r>
      <w:r w:rsidRPr="00AB1781">
        <w:t xml:space="preserve"> </w:t>
      </w:r>
      <w:r>
        <w:t>to the age of ages,</w:t>
      </w:r>
    </w:p>
    <w:p w14:paraId="2C5573B7"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w:t>
      </w:r>
      <w:r w:rsidRPr="00AB1781">
        <w:t>they are</w:t>
      </w:r>
      <w:r>
        <w:t>]</w:t>
      </w:r>
      <w:r w:rsidRPr="00AB1781">
        <w:t xml:space="preserve"> made in truth and </w:t>
      </w:r>
      <w:r>
        <w:t>uprightness</w:t>
      </w:r>
      <w:r w:rsidRPr="00AB1781">
        <w:t>.</w:t>
      </w:r>
    </w:p>
    <w:p w14:paraId="65450573"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xml:space="preserve">) </w:t>
      </w:r>
      <w:r w:rsidRPr="00AB1781">
        <w:t>He</w:t>
      </w:r>
      <w:r>
        <w:t xml:space="preserve"> has</w:t>
      </w:r>
      <w:r w:rsidRPr="00AB1781">
        <w:t xml:space="preserve"> sent redemption to His people;</w:t>
      </w:r>
    </w:p>
    <w:p w14:paraId="23EF020B"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He </w:t>
      </w:r>
      <w:r>
        <w:t xml:space="preserve">has </w:t>
      </w:r>
      <w:r w:rsidRPr="00AB1781">
        <w:t>comman</w:t>
      </w:r>
      <w:r>
        <w:t>ded His covenant forever.</w:t>
      </w:r>
    </w:p>
    <w:p w14:paraId="232E1DBD"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 Name is h</w:t>
      </w:r>
      <w:r w:rsidRPr="00AB1781">
        <w:t xml:space="preserve">oly and </w:t>
      </w:r>
      <w:r>
        <w:t>fearful</w:t>
      </w:r>
      <w:r>
        <w:rPr>
          <w:rStyle w:val="FootnoteReference"/>
        </w:rPr>
        <w:footnoteReference w:id="662"/>
      </w:r>
      <w:r w:rsidRPr="00AB1781">
        <w:t>.</w:t>
      </w:r>
    </w:p>
    <w:p w14:paraId="3B37A8E9" w14:textId="77777777" w:rsidR="00704CAA" w:rsidRPr="00AB1781" w:rsidRDefault="00704CAA" w:rsidP="00704CAA">
      <w:pPr>
        <w:pStyle w:val="EnglishHangNoCoptic"/>
      </w:pPr>
      <w:r w:rsidRPr="00AB1781">
        <w:t xml:space="preserve">10 </w:t>
      </w:r>
      <w:r>
        <w:t>(</w:t>
      </w:r>
      <w:r w:rsidRPr="0082523C">
        <w:rPr>
          <w:rFonts w:ascii="Tahoma" w:eastAsia="Tahoma" w:hAnsi="Tahoma" w:cs="Tahoma"/>
          <w:rtl/>
          <w:lang w:bidi="he-IL"/>
        </w:rPr>
        <w:t>ר</w:t>
      </w:r>
      <w:r>
        <w:t xml:space="preserve">) </w:t>
      </w:r>
      <w:r w:rsidRPr="00AB1781">
        <w:t>The fear of the Lord is the beginning</w:t>
      </w:r>
      <w:r w:rsidRPr="00AB1781">
        <w:rPr>
          <w:rStyle w:val="FootnoteReference"/>
        </w:rPr>
        <w:footnoteReference w:id="663"/>
      </w:r>
      <w:r>
        <w:t xml:space="preserve"> of wisdom;</w:t>
      </w:r>
    </w:p>
    <w:p w14:paraId="6157D6E6"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xml:space="preserve">) </w:t>
      </w:r>
      <w:r w:rsidRPr="00AB1781">
        <w:t xml:space="preserve">all who </w:t>
      </w:r>
      <w:r>
        <w:t>practice it</w:t>
      </w:r>
      <w:r w:rsidRPr="00AB1781">
        <w:t xml:space="preserve"> have a good understanding.</w:t>
      </w:r>
      <w:r w:rsidRPr="00AB1781">
        <w:rPr>
          <w:rStyle w:val="FootnoteReference"/>
        </w:rPr>
        <w:footnoteReference w:id="664"/>
      </w:r>
    </w:p>
    <w:p w14:paraId="01DC10BF"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 xml:space="preserve">His praise </w:t>
      </w:r>
      <w:r>
        <w:t>endures</w:t>
      </w:r>
      <w:r w:rsidRPr="00AB1781">
        <w:t xml:space="preserve"> </w:t>
      </w:r>
      <w:r>
        <w:t>unto ages of ages</w:t>
      </w:r>
      <w:r w:rsidRPr="00AB1781">
        <w:t>.</w:t>
      </w:r>
    </w:p>
    <w:p w14:paraId="7144D9B2" w14:textId="77777777" w:rsidR="00396E1C" w:rsidRDefault="00704CAA" w:rsidP="00704CAA">
      <w:pPr>
        <w:pStyle w:val="Rubric"/>
      </w:pPr>
      <w:r>
        <w:t>Alleluia.</w:t>
      </w:r>
    </w:p>
    <w:p w14:paraId="727B2508" w14:textId="4457A7FD" w:rsidR="00704CAA"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_Ref412111806 \h </w:instrText>
      </w:r>
      <w:r>
        <w:fldChar w:fldCharType="separate"/>
      </w:r>
      <w:r w:rsidR="000E2EAC">
        <w:t>Psalm</w:t>
      </w:r>
      <w:r w:rsidR="000E2EAC" w:rsidRPr="00AB1781">
        <w:t xml:space="preserve"> 111</w:t>
      </w:r>
      <w:r w:rsidR="000E2EAC">
        <w:t>: “Blessed is the man who fears the Lord”</w:t>
      </w:r>
      <w:r>
        <w:fldChar w:fldCharType="end"/>
      </w:r>
      <w:r>
        <w:t>.</w:t>
      </w:r>
      <w:r w:rsidR="00704CAA">
        <w:t xml:space="preserve"> </w:t>
      </w:r>
    </w:p>
    <w:p w14:paraId="7948A635" w14:textId="77777777" w:rsidR="00704CAA" w:rsidRPr="00267F42" w:rsidRDefault="00704CAA" w:rsidP="00704CAA">
      <w:pPr>
        <w:pStyle w:val="Heading4"/>
      </w:pPr>
      <w:bookmarkStart w:id="307" w:name="_Ref412111806"/>
      <w:r>
        <w:lastRenderedPageBreak/>
        <w:t>Psalm</w:t>
      </w:r>
      <w:r w:rsidRPr="00AB1781">
        <w:t xml:space="preserve"> 111</w:t>
      </w:r>
      <w:r>
        <w:t>: “Blessed is the man who fears the Lord”</w:t>
      </w:r>
      <w:bookmarkEnd w:id="307"/>
    </w:p>
    <w:p w14:paraId="731D2B3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4110202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is not Afraid of Bad Tidings</w:t>
      </w:r>
    </w:p>
    <w:p w14:paraId="4E01A566" w14:textId="64951EAD"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22AEF235" w14:textId="15D2AB48" w:rsidR="00704CAA" w:rsidRPr="00AB1781" w:rsidRDefault="00704CAA" w:rsidP="00704CAA">
      <w:pPr>
        <w:pStyle w:val="Rubric"/>
      </w:pPr>
      <w:r w:rsidRPr="00AB1781">
        <w:t>1 (Alleluia)</w:t>
      </w:r>
    </w:p>
    <w:p w14:paraId="2C8E93E7" w14:textId="77777777" w:rsidR="00704CAA" w:rsidRPr="00AB1781" w:rsidRDefault="00704CAA" w:rsidP="00704CAA">
      <w:pPr>
        <w:pStyle w:val="EnglishHangNoCoptic"/>
      </w:pPr>
      <w:r>
        <w:t>(</w:t>
      </w:r>
      <w:r w:rsidRPr="0055185C">
        <w:rPr>
          <w:rFonts w:ascii="Tahoma" w:eastAsia="Tahoma" w:hAnsi="Tahoma" w:cs="Tahoma"/>
          <w:rtl/>
          <w:lang w:bidi="he-IL"/>
        </w:rPr>
        <w:t>א</w:t>
      </w:r>
      <w:r>
        <w:rPr>
          <w:rFonts w:ascii="Tahoma" w:eastAsia="Tahoma" w:hAnsi="Tahoma" w:cs="Tahoma"/>
        </w:rPr>
        <w:t xml:space="preserve">) </w:t>
      </w:r>
      <w:r w:rsidRPr="00AB1781">
        <w:t>Blesse</w:t>
      </w:r>
      <w:r>
        <w:t>d is the man who fears the Lord;</w:t>
      </w:r>
    </w:p>
    <w:p w14:paraId="74CCC4AE" w14:textId="77777777" w:rsidR="00704CAA" w:rsidRPr="00AB1781" w:rsidRDefault="00704CAA" w:rsidP="00704CAA">
      <w:pPr>
        <w:pStyle w:val="EnglishHangEndNoCoptic"/>
      </w:pPr>
      <w:r w:rsidRPr="00AB1781">
        <w:tab/>
      </w:r>
      <w:r>
        <w:t>(</w:t>
      </w:r>
      <w:r w:rsidRPr="0055185C">
        <w:rPr>
          <w:rFonts w:ascii="Tahoma" w:eastAsia="Tahoma" w:hAnsi="Tahoma" w:cs="Tahoma"/>
          <w:rtl/>
          <w:lang w:bidi="he-IL"/>
        </w:rPr>
        <w:t>ב</w:t>
      </w:r>
      <w:r>
        <w:t>) he will</w:t>
      </w:r>
      <w:r w:rsidRPr="00AB1781">
        <w:t xml:space="preserve"> great</w:t>
      </w:r>
      <w:r>
        <w:t>ly</w:t>
      </w:r>
      <w:r w:rsidRPr="00AB1781">
        <w:t xml:space="preserve"> delight in His commandments.</w:t>
      </w:r>
    </w:p>
    <w:p w14:paraId="6EA23727" w14:textId="77777777" w:rsidR="00704CAA" w:rsidRPr="00AB1781" w:rsidRDefault="00704CAA" w:rsidP="00704CAA">
      <w:pPr>
        <w:pStyle w:val="EnglishHangNoCoptic"/>
      </w:pPr>
      <w:r w:rsidRPr="00AB1781">
        <w:t xml:space="preserve">2 </w:t>
      </w:r>
      <w:r>
        <w:t>(</w:t>
      </w:r>
      <w:r w:rsidRPr="0055185C">
        <w:rPr>
          <w:rFonts w:ascii="Tahoma" w:eastAsia="Tahoma" w:hAnsi="Tahoma" w:cs="Tahoma"/>
          <w:rtl/>
          <w:lang w:bidi="he-IL"/>
        </w:rPr>
        <w:t>ג</w:t>
      </w:r>
      <w:r>
        <w:t xml:space="preserve">) </w:t>
      </w:r>
      <w:r w:rsidRPr="00AB1781">
        <w:t xml:space="preserve">His </w:t>
      </w:r>
      <w:r>
        <w:t>seed</w:t>
      </w:r>
      <w:r w:rsidRPr="00AB1781">
        <w:t xml:space="preserve"> will be </w:t>
      </w:r>
      <w:r>
        <w:t>mighty</w:t>
      </w:r>
      <w:r w:rsidRPr="00AB1781">
        <w:t xml:space="preserve"> on earth;</w:t>
      </w:r>
    </w:p>
    <w:p w14:paraId="602ABB64"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ד</w:t>
      </w:r>
      <w:r>
        <w:t xml:space="preserve">) </w:t>
      </w:r>
      <w:r w:rsidRPr="00AB1781">
        <w:t xml:space="preserve">the </w:t>
      </w:r>
      <w:r>
        <w:t>generation</w:t>
      </w:r>
      <w:r w:rsidRPr="00AB1781">
        <w:t xml:space="preserve"> of the </w:t>
      </w:r>
      <w:r>
        <w:t xml:space="preserve">upright will be </w:t>
      </w:r>
      <w:r w:rsidRPr="00AB1781">
        <w:t>blessed.</w:t>
      </w:r>
    </w:p>
    <w:p w14:paraId="6263DEA4" w14:textId="77777777" w:rsidR="00704CAA" w:rsidRPr="00AB1781" w:rsidRDefault="00704CAA" w:rsidP="00704CAA">
      <w:pPr>
        <w:pStyle w:val="EnglishHangNoCoptic"/>
      </w:pPr>
      <w:r w:rsidRPr="00AB1781">
        <w:t xml:space="preserve">3 </w:t>
      </w:r>
      <w:r>
        <w:t>(</w:t>
      </w:r>
      <w:r w:rsidRPr="005A5E13">
        <w:rPr>
          <w:rFonts w:ascii="Tahoma" w:eastAsia="Tahoma" w:hAnsi="Tahoma" w:cs="Tahoma"/>
          <w:rtl/>
          <w:lang w:bidi="he-IL"/>
        </w:rPr>
        <w:t>ה</w:t>
      </w:r>
      <w:r>
        <w:t xml:space="preserve">) </w:t>
      </w:r>
      <w:r w:rsidRPr="00AB1781">
        <w:t xml:space="preserve">Glory and riches </w:t>
      </w:r>
      <w:r>
        <w:t>will be</w:t>
      </w:r>
      <w:r w:rsidRPr="00AB1781">
        <w:t xml:space="preserve"> in his house,</w:t>
      </w:r>
    </w:p>
    <w:p w14:paraId="2C612853"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ו</w:t>
      </w:r>
      <w:r>
        <w:t xml:space="preserve">) </w:t>
      </w:r>
      <w:r w:rsidRPr="00AB1781">
        <w:t xml:space="preserve">and his righteousness endures </w:t>
      </w:r>
      <w:r>
        <w:t>unto ages of ages</w:t>
      </w:r>
      <w:r>
        <w:rPr>
          <w:rStyle w:val="FootnoteReference"/>
        </w:rPr>
        <w:footnoteReference w:id="665"/>
      </w:r>
      <w:r w:rsidRPr="00AB1781">
        <w:t>.</w:t>
      </w:r>
    </w:p>
    <w:p w14:paraId="2654BD77" w14:textId="77777777" w:rsidR="00704CAA" w:rsidRPr="00AB1781" w:rsidRDefault="00704CAA" w:rsidP="00704CAA">
      <w:pPr>
        <w:pStyle w:val="EnglishHangNoCoptic"/>
      </w:pPr>
      <w:r w:rsidRPr="00AB1781">
        <w:t xml:space="preserve">4 </w:t>
      </w:r>
      <w:r>
        <w:t>(</w:t>
      </w:r>
      <w:r w:rsidRPr="005A5E13">
        <w:rPr>
          <w:rFonts w:ascii="Tahoma" w:eastAsia="Tahoma" w:hAnsi="Tahoma" w:cs="Tahoma"/>
          <w:rtl/>
          <w:lang w:bidi="he-IL"/>
        </w:rPr>
        <w:t>ז</w:t>
      </w:r>
      <w:r>
        <w:t>) A light has risen</w:t>
      </w:r>
      <w:r>
        <w:rPr>
          <w:rStyle w:val="FootnoteReference"/>
        </w:rPr>
        <w:footnoteReference w:id="666"/>
      </w:r>
      <w:r>
        <w:t xml:space="preserve"> in the dark for the upright,</w:t>
      </w:r>
    </w:p>
    <w:p w14:paraId="1BF53262" w14:textId="77777777" w:rsidR="00704CAA" w:rsidRPr="00AB1781" w:rsidRDefault="00704CAA" w:rsidP="00704CAA">
      <w:pPr>
        <w:pStyle w:val="EnglishHangEndNoCoptic"/>
      </w:pPr>
      <w:r w:rsidRPr="00AB1781">
        <w:tab/>
      </w:r>
      <w:r>
        <w:t>(</w:t>
      </w:r>
      <w:r w:rsidRPr="005A5E13">
        <w:rPr>
          <w:rFonts w:ascii="Tahoma" w:eastAsia="Tahoma" w:hAnsi="Tahoma" w:cs="Tahoma"/>
          <w:rtl/>
          <w:lang w:bidi="he-IL"/>
        </w:rPr>
        <w:t>ח</w:t>
      </w:r>
      <w:r>
        <w:t xml:space="preserve">) for He is </w:t>
      </w:r>
      <w:r w:rsidRPr="00AB1781">
        <w:t>merciful, compassionate and just.</w:t>
      </w:r>
    </w:p>
    <w:p w14:paraId="289A9D43" w14:textId="77777777" w:rsidR="00704CAA" w:rsidRPr="00AB1781" w:rsidRDefault="00704CAA" w:rsidP="00704CAA">
      <w:pPr>
        <w:pStyle w:val="EnglishHangNoCoptic"/>
      </w:pPr>
      <w:r w:rsidRPr="00AB1781">
        <w:t xml:space="preserve">5 </w:t>
      </w:r>
      <w:r>
        <w:t>(</w:t>
      </w:r>
      <w:r w:rsidRPr="00055722">
        <w:rPr>
          <w:rFonts w:ascii="Tahoma" w:eastAsia="Tahoma" w:hAnsi="Tahoma" w:cs="Tahoma"/>
          <w:rtl/>
          <w:lang w:bidi="he-IL"/>
        </w:rPr>
        <w:t>ט</w:t>
      </w:r>
      <w:r>
        <w:t xml:space="preserve">) </w:t>
      </w:r>
      <w:r w:rsidRPr="00AB1781">
        <w:t>A good man shows compassion and lends;</w:t>
      </w:r>
    </w:p>
    <w:p w14:paraId="4E8FEE01" w14:textId="77777777" w:rsidR="00704CAA" w:rsidRPr="00AB1781" w:rsidRDefault="00704CAA" w:rsidP="00704CAA">
      <w:pPr>
        <w:pStyle w:val="EnglishHangEndNoCoptic"/>
      </w:pPr>
      <w:r w:rsidRPr="00AB1781">
        <w:tab/>
      </w:r>
      <w:r>
        <w:t>(</w:t>
      </w:r>
      <w:r w:rsidRPr="00055722">
        <w:rPr>
          <w:rFonts w:ascii="Tahoma" w:eastAsia="Tahoma" w:hAnsi="Tahoma" w:cs="Tahoma"/>
          <w:rtl/>
          <w:lang w:bidi="he-IL"/>
        </w:rPr>
        <w:t>י</w:t>
      </w:r>
      <w:r>
        <w:t xml:space="preserve">) </w:t>
      </w:r>
      <w:r w:rsidRPr="00AB1781">
        <w:t xml:space="preserve">he </w:t>
      </w:r>
      <w:r>
        <w:t>will order his words</w:t>
      </w:r>
      <w:r w:rsidRPr="00AB1781">
        <w:t xml:space="preserve"> with </w:t>
      </w:r>
      <w:r>
        <w:t>discretion</w:t>
      </w:r>
      <w:r w:rsidRPr="00AB1781">
        <w:t>.</w:t>
      </w:r>
    </w:p>
    <w:p w14:paraId="02AA6DF7" w14:textId="77777777" w:rsidR="00704CAA" w:rsidRPr="00AB1781" w:rsidRDefault="00704CAA" w:rsidP="00704CAA">
      <w:pPr>
        <w:pStyle w:val="EnglishHangNoCoptic"/>
      </w:pPr>
      <w:r w:rsidRPr="00AB1781">
        <w:t xml:space="preserve">6 </w:t>
      </w:r>
      <w:r>
        <w:t>(</w:t>
      </w:r>
      <w:r w:rsidRPr="00055722">
        <w:rPr>
          <w:rFonts w:ascii="Tahoma" w:eastAsia="Tahoma" w:hAnsi="Tahoma" w:cs="Tahoma"/>
          <w:rtl/>
          <w:lang w:bidi="he-IL"/>
        </w:rPr>
        <w:t>כ</w:t>
      </w:r>
      <w:r>
        <w:t>) Because he will never be shaken,</w:t>
      </w:r>
    </w:p>
    <w:p w14:paraId="5F4948C9"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ל</w:t>
      </w:r>
      <w:r>
        <w:t>) a</w:t>
      </w:r>
      <w:r w:rsidRPr="00AB1781">
        <w:t xml:space="preserve"> righteous </w:t>
      </w:r>
      <w:r>
        <w:t xml:space="preserve">person </w:t>
      </w:r>
      <w:r w:rsidRPr="00AB1781">
        <w:t xml:space="preserve">will </w:t>
      </w:r>
      <w:r>
        <w:t>be</w:t>
      </w:r>
      <w:r w:rsidRPr="00AB1781">
        <w:t xml:space="preserve"> in </w:t>
      </w:r>
      <w:r>
        <w:t>everlasting</w:t>
      </w:r>
      <w:r w:rsidRPr="00AB1781">
        <w:t xml:space="preserve"> remembrance.</w:t>
      </w:r>
    </w:p>
    <w:p w14:paraId="197A3FBC" w14:textId="77777777" w:rsidR="00704CAA" w:rsidRPr="00AB1781" w:rsidRDefault="00704CAA" w:rsidP="00704CAA">
      <w:pPr>
        <w:pStyle w:val="EnglishHangNoCoptic"/>
      </w:pPr>
      <w:r w:rsidRPr="00AB1781">
        <w:t>7</w:t>
      </w:r>
      <w:r>
        <w:t xml:space="preserve"> (</w:t>
      </w:r>
      <w:r w:rsidRPr="003B7D97">
        <w:rPr>
          <w:rFonts w:ascii="Tahoma" w:eastAsia="Tahoma" w:hAnsi="Tahoma" w:cs="Tahoma"/>
          <w:rtl/>
          <w:lang w:bidi="he-IL"/>
        </w:rPr>
        <w:t>מ</w:t>
      </w:r>
      <w:r>
        <w:t>)</w:t>
      </w:r>
      <w:r w:rsidRPr="00AB1781">
        <w:t xml:space="preserve"> He </w:t>
      </w:r>
      <w:r>
        <w:t>will</w:t>
      </w:r>
      <w:r w:rsidRPr="00AB1781">
        <w:t xml:space="preserve"> not </w:t>
      </w:r>
      <w:r>
        <w:t>be afraid of evil</w:t>
      </w:r>
      <w:r w:rsidRPr="00AB1781">
        <w:t xml:space="preserve"> tidings;</w:t>
      </w:r>
    </w:p>
    <w:p w14:paraId="01EBCB52" w14:textId="77777777" w:rsidR="00704CAA" w:rsidRPr="00AB1781" w:rsidRDefault="00704CAA" w:rsidP="00704CAA">
      <w:pPr>
        <w:pStyle w:val="EnglishHangEndNoCoptic"/>
      </w:pPr>
      <w:r w:rsidRPr="00AB1781">
        <w:tab/>
      </w:r>
      <w:r>
        <w:t>(</w:t>
      </w:r>
      <w:r w:rsidRPr="003B7D97">
        <w:rPr>
          <w:rFonts w:ascii="Tahoma" w:eastAsia="Tahoma" w:hAnsi="Tahoma" w:cs="Tahoma"/>
          <w:rtl/>
          <w:lang w:bidi="he-IL"/>
        </w:rPr>
        <w:t>נ</w:t>
      </w:r>
      <w:r>
        <w:t>) his heart is prepared to hope</w:t>
      </w:r>
      <w:r w:rsidRPr="00AB1781">
        <w:t xml:space="preserve"> in the Lord.</w:t>
      </w:r>
    </w:p>
    <w:p w14:paraId="4DE3A8DC" w14:textId="77777777" w:rsidR="00704CAA" w:rsidRPr="00AB1781" w:rsidRDefault="00704CAA" w:rsidP="00704CAA">
      <w:pPr>
        <w:pStyle w:val="EnglishHangNoCoptic"/>
      </w:pPr>
      <w:r w:rsidRPr="00AB1781">
        <w:t xml:space="preserve">8 </w:t>
      </w:r>
      <w:r>
        <w:t>(</w:t>
      </w:r>
      <w:r w:rsidRPr="003B7D97">
        <w:rPr>
          <w:rFonts w:ascii="Tahoma" w:eastAsia="Tahoma" w:hAnsi="Tahoma" w:cs="Tahoma"/>
          <w:rtl/>
          <w:lang w:bidi="he-IL"/>
        </w:rPr>
        <w:t>ס</w:t>
      </w:r>
      <w:r>
        <w:t xml:space="preserve">) </w:t>
      </w:r>
      <w:r w:rsidRPr="00AB1781">
        <w:t xml:space="preserve">His heart is firm, he will </w:t>
      </w:r>
      <w:r>
        <w:t>never be afraid</w:t>
      </w:r>
    </w:p>
    <w:p w14:paraId="31D1CFE0"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ע</w:t>
      </w:r>
      <w:r>
        <w:t>) until he looks upon</w:t>
      </w:r>
      <w:r w:rsidRPr="00AB1781">
        <w:t xml:space="preserve"> </w:t>
      </w:r>
      <w:r>
        <w:t>[</w:t>
      </w:r>
      <w:r w:rsidRPr="00AB1781">
        <w:t>the fall of</w:t>
      </w:r>
      <w:r>
        <w:t>]</w:t>
      </w:r>
      <w:r w:rsidRPr="00AB1781">
        <w:t xml:space="preserve"> his enemies.</w:t>
      </w:r>
    </w:p>
    <w:p w14:paraId="59208796" w14:textId="77777777" w:rsidR="00704CAA" w:rsidRPr="00AB1781" w:rsidRDefault="00704CAA" w:rsidP="00704CAA">
      <w:pPr>
        <w:pStyle w:val="EnglishHangNoCoptic"/>
      </w:pPr>
      <w:r w:rsidRPr="00AB1781">
        <w:t xml:space="preserve">9 </w:t>
      </w:r>
      <w:r>
        <w:t>(</w:t>
      </w:r>
      <w:r w:rsidRPr="0082523C">
        <w:rPr>
          <w:rFonts w:ascii="Tahoma" w:eastAsia="Tahoma" w:hAnsi="Tahoma" w:cs="Tahoma"/>
          <w:rtl/>
          <w:lang w:bidi="he-IL"/>
        </w:rPr>
        <w:t>פ</w:t>
      </w:r>
      <w:r>
        <w:t>) He distributed</w:t>
      </w:r>
      <w:r>
        <w:rPr>
          <w:rStyle w:val="FootnoteReference"/>
        </w:rPr>
        <w:footnoteReference w:id="667"/>
      </w:r>
      <w:r>
        <w:t>, he ga</w:t>
      </w:r>
      <w:r w:rsidRPr="00AB1781">
        <w:t>ve to the poor;</w:t>
      </w:r>
    </w:p>
    <w:p w14:paraId="4FFE5CB5"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צ</w:t>
      </w:r>
      <w:r>
        <w:t xml:space="preserve">) </w:t>
      </w:r>
      <w:r w:rsidRPr="00AB1781">
        <w:t xml:space="preserve">his </w:t>
      </w:r>
      <w:r>
        <w:t>righteousness</w:t>
      </w:r>
      <w:r w:rsidRPr="00AB1781">
        <w:t xml:space="preserve"> continues </w:t>
      </w:r>
      <w:r>
        <w:t>unto ages of ages</w:t>
      </w:r>
      <w:r>
        <w:rPr>
          <w:rStyle w:val="FootnoteReference"/>
        </w:rPr>
        <w:footnoteReference w:id="668"/>
      </w:r>
      <w:r>
        <w:t>;</w:t>
      </w:r>
    </w:p>
    <w:p w14:paraId="6C377613" w14:textId="77777777" w:rsidR="00704CAA" w:rsidRPr="00AB1781" w:rsidRDefault="00704CAA" w:rsidP="00704CAA">
      <w:pPr>
        <w:pStyle w:val="EnglishHangEndNoCoptic"/>
      </w:pPr>
      <w:r w:rsidRPr="00AB1781">
        <w:tab/>
      </w:r>
      <w:r>
        <w:t>(</w:t>
      </w:r>
      <w:r w:rsidRPr="0082523C">
        <w:rPr>
          <w:rFonts w:ascii="Tahoma" w:eastAsia="Tahoma" w:hAnsi="Tahoma" w:cs="Tahoma"/>
          <w:rtl/>
          <w:lang w:bidi="he-IL"/>
        </w:rPr>
        <w:t>ק</w:t>
      </w:r>
      <w:r>
        <w:t>) his</w:t>
      </w:r>
      <w:r w:rsidRPr="00AB1781">
        <w:t xml:space="preserve"> </w:t>
      </w:r>
      <w:r>
        <w:t>horn will be</w:t>
      </w:r>
      <w:r w:rsidRPr="00AB1781">
        <w:t xml:space="preserve"> </w:t>
      </w:r>
      <w:r>
        <w:t>exalted</w:t>
      </w:r>
      <w:r w:rsidRPr="00AB1781">
        <w:t xml:space="preserve"> </w:t>
      </w:r>
      <w:r>
        <w:t>with</w:t>
      </w:r>
      <w:r w:rsidRPr="00AB1781">
        <w:t xml:space="preserve"> glory</w:t>
      </w:r>
      <w:r>
        <w:rPr>
          <w:rStyle w:val="FootnoteReference"/>
        </w:rPr>
        <w:footnoteReference w:id="669"/>
      </w:r>
      <w:r w:rsidRPr="00AB1781">
        <w:t>.</w:t>
      </w:r>
    </w:p>
    <w:p w14:paraId="26B9AD71" w14:textId="77777777" w:rsidR="00704CAA" w:rsidRPr="00AB1781" w:rsidRDefault="00704CAA" w:rsidP="00704CAA">
      <w:pPr>
        <w:pStyle w:val="EnglishHangNoCoptic"/>
      </w:pPr>
      <w:r w:rsidRPr="00AB1781">
        <w:lastRenderedPageBreak/>
        <w:t>10</w:t>
      </w:r>
      <w:r>
        <w:t xml:space="preserve"> (</w:t>
      </w:r>
      <w:r w:rsidRPr="0082523C">
        <w:rPr>
          <w:rFonts w:ascii="Tahoma" w:eastAsia="Tahoma" w:hAnsi="Tahoma" w:cs="Tahoma"/>
          <w:rtl/>
          <w:lang w:bidi="he-IL"/>
        </w:rPr>
        <w:t>ר</w:t>
      </w:r>
      <w:r>
        <w:t>)</w:t>
      </w:r>
      <w:r w:rsidRPr="00AB1781">
        <w:t xml:space="preserve"> The sinner </w:t>
      </w:r>
      <w:r>
        <w:t>will see</w:t>
      </w:r>
      <w:r w:rsidRPr="00AB1781">
        <w:t xml:space="preserve"> and </w:t>
      </w:r>
      <w:r>
        <w:t>be angered</w:t>
      </w:r>
      <w:r w:rsidRPr="00AB1781">
        <w:t>;</w:t>
      </w:r>
    </w:p>
    <w:p w14:paraId="3C3F8950" w14:textId="77777777" w:rsidR="00704CAA" w:rsidRPr="00AB1781" w:rsidRDefault="00704CAA" w:rsidP="00704CAA">
      <w:pPr>
        <w:pStyle w:val="EnglishHangNoCoptic"/>
      </w:pPr>
      <w:r w:rsidRPr="00AB1781">
        <w:tab/>
      </w:r>
      <w:r>
        <w:t>(</w:t>
      </w:r>
      <w:r w:rsidRPr="0082523C">
        <w:rPr>
          <w:rFonts w:ascii="Tahoma" w:eastAsia="Tahoma" w:hAnsi="Tahoma" w:cs="Tahoma"/>
          <w:rtl/>
          <w:lang w:bidi="he-IL"/>
        </w:rPr>
        <w:t>ש</w:t>
      </w:r>
      <w:r>
        <w:t>) he will gnash</w:t>
      </w:r>
      <w:r w:rsidRPr="00AB1781">
        <w:t xml:space="preserve"> his teeth</w:t>
      </w:r>
      <w:r>
        <w:t>,</w:t>
      </w:r>
      <w:r w:rsidRPr="00AB1781">
        <w:t xml:space="preserve"> and </w:t>
      </w:r>
      <w:r>
        <w:t>melt</w:t>
      </w:r>
      <w:r w:rsidRPr="00AB1781">
        <w:t xml:space="preserve"> away;</w:t>
      </w:r>
    </w:p>
    <w:p w14:paraId="6C83A3EB" w14:textId="77777777" w:rsidR="00704CAA" w:rsidRDefault="00704CAA" w:rsidP="00704CAA">
      <w:pPr>
        <w:pStyle w:val="EnglishHangEndNoCoptic"/>
      </w:pPr>
      <w:r w:rsidRPr="00AB1781">
        <w:tab/>
      </w:r>
      <w:r>
        <w:t>(</w:t>
      </w:r>
      <w:r w:rsidRPr="0082523C">
        <w:rPr>
          <w:rFonts w:ascii="Tahoma" w:eastAsia="Tahoma" w:hAnsi="Tahoma" w:cs="Tahoma"/>
          <w:rtl/>
          <w:lang w:bidi="he-IL"/>
        </w:rPr>
        <w:t>ת</w:t>
      </w:r>
      <w:r>
        <w:t xml:space="preserve">) </w:t>
      </w:r>
      <w:r w:rsidRPr="00AB1781">
        <w:t>the desire of the sinner</w:t>
      </w:r>
      <w:r>
        <w:t>s</w:t>
      </w:r>
      <w:r w:rsidRPr="00AB1781">
        <w:t xml:space="preserve"> will perish.</w:t>
      </w:r>
      <w:r w:rsidRPr="00AB1781">
        <w:rPr>
          <w:rStyle w:val="FootnoteReference"/>
        </w:rPr>
        <w:footnoteReference w:id="670"/>
      </w:r>
    </w:p>
    <w:p w14:paraId="113450C1" w14:textId="77777777" w:rsidR="00704CAA" w:rsidRDefault="00704CAA" w:rsidP="00704CAA">
      <w:pPr>
        <w:pStyle w:val="Rubric"/>
      </w:pPr>
      <w:r>
        <w:t>Alleluia.</w:t>
      </w:r>
    </w:p>
    <w:p w14:paraId="1F0AC2A0" w14:textId="05D8E10C" w:rsidR="00704CAA" w:rsidRDefault="00704CAA" w:rsidP="00704CAA">
      <w:pPr>
        <w:pStyle w:val="Rubric"/>
      </w:pPr>
      <w:r>
        <w:t>Glory…</w:t>
      </w:r>
    </w:p>
    <w:p w14:paraId="6C3E5004" w14:textId="5130A68D" w:rsidR="00396E1C" w:rsidRPr="00267F42"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continue with </w:t>
      </w:r>
      <w:r>
        <w:fldChar w:fldCharType="begin"/>
      </w:r>
      <w:r>
        <w:instrText xml:space="preserve"> REF _Ref412098484 \h </w:instrText>
      </w:r>
      <w:r>
        <w:fldChar w:fldCharType="separate"/>
      </w:r>
      <w:r w:rsidR="000E2EAC">
        <w:t>Psalm</w:t>
      </w:r>
      <w:r w:rsidR="000E2EAC" w:rsidRPr="00AB1781">
        <w:t xml:space="preserve"> 112</w:t>
      </w:r>
      <w:r w:rsidR="000E2EAC">
        <w:t>: “Praise the Lord, you children”</w:t>
      </w:r>
      <w:r>
        <w:fldChar w:fldCharType="end"/>
      </w:r>
      <w:r>
        <w:t>.</w:t>
      </w:r>
    </w:p>
    <w:p w14:paraId="7AD924AD" w14:textId="77777777" w:rsidR="00704CAA" w:rsidRPr="00267F42" w:rsidRDefault="00704CAA" w:rsidP="00704CAA">
      <w:pPr>
        <w:pStyle w:val="Heading4"/>
      </w:pPr>
      <w:bookmarkStart w:id="308" w:name="_Ref412098484"/>
      <w:r>
        <w:t>Psalm</w:t>
      </w:r>
      <w:r w:rsidRPr="00AB1781">
        <w:t xml:space="preserve"> 112</w:t>
      </w:r>
      <w:r w:rsidRPr="00AB1781">
        <w:rPr>
          <w:rStyle w:val="FootnoteReference"/>
          <w:rFonts w:cs="Lucida Grande"/>
        </w:rPr>
        <w:footnoteReference w:id="671"/>
      </w:r>
      <w:r>
        <w:t>: “Praise the Lord, you children”</w:t>
      </w:r>
      <w:bookmarkEnd w:id="308"/>
    </w:p>
    <w:p w14:paraId="7760F5A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5DBD352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Watches over the Humble</w:t>
      </w:r>
    </w:p>
    <w:p w14:paraId="73565363" w14:textId="1286CE3A" w:rsidR="00AD40FB" w:rsidRDefault="00AD40FB" w:rsidP="00AD40FB">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p>
    <w:p w14:paraId="217B0118" w14:textId="6D206591" w:rsidR="00396E1C" w:rsidRDefault="00396E1C"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3EABF9A5" w14:textId="47805649" w:rsidR="00704CAA" w:rsidRPr="00AB1781" w:rsidRDefault="00704CAA" w:rsidP="00704CAA">
      <w:pPr>
        <w:pStyle w:val="Rubric"/>
      </w:pPr>
      <w:r w:rsidRPr="00AB1781">
        <w:t>1 (Alleluia)</w:t>
      </w:r>
    </w:p>
    <w:p w14:paraId="669513CB" w14:textId="77777777" w:rsidR="00704CAA" w:rsidRPr="00AB1781" w:rsidRDefault="00704CAA" w:rsidP="00704CAA">
      <w:pPr>
        <w:pStyle w:val="EnglishHangNoCoptic"/>
      </w:pPr>
      <w:r w:rsidRPr="00AB1781">
        <w:t xml:space="preserve">Praise the Lord, </w:t>
      </w:r>
      <w:r>
        <w:t xml:space="preserve">O </w:t>
      </w:r>
      <w:r w:rsidRPr="00AB1781">
        <w:t>you children</w:t>
      </w:r>
      <w:r>
        <w:rPr>
          <w:rStyle w:val="FootnoteReference"/>
        </w:rPr>
        <w:footnoteReference w:id="672"/>
      </w:r>
      <w:r w:rsidRPr="00AB1781">
        <w:t>!</w:t>
      </w:r>
    </w:p>
    <w:p w14:paraId="00253F52" w14:textId="77777777" w:rsidR="00704CAA" w:rsidRPr="00AB1781" w:rsidRDefault="00704CAA" w:rsidP="00704CAA">
      <w:pPr>
        <w:pStyle w:val="EnglishHangEndNoCoptic"/>
      </w:pPr>
      <w:r>
        <w:tab/>
        <w:t>Praise the N</w:t>
      </w:r>
      <w:r w:rsidRPr="00AB1781">
        <w:t>ame of the Lord.</w:t>
      </w:r>
    </w:p>
    <w:p w14:paraId="2FFAE7D5" w14:textId="77777777" w:rsidR="00704CAA" w:rsidRPr="00AB1781" w:rsidRDefault="00704CAA" w:rsidP="00704CAA">
      <w:pPr>
        <w:pStyle w:val="EnglishHangNoCoptic"/>
      </w:pPr>
      <w:r>
        <w:t>2 Let the Name of the Lord be blessed</w:t>
      </w:r>
    </w:p>
    <w:p w14:paraId="479CB550" w14:textId="77777777" w:rsidR="00704CAA" w:rsidRPr="00AB1781" w:rsidRDefault="00704CAA" w:rsidP="00704CAA">
      <w:pPr>
        <w:pStyle w:val="EnglishHangEndNoCoptic"/>
      </w:pPr>
      <w:r w:rsidRPr="00AB1781">
        <w:tab/>
        <w:t xml:space="preserve">from </w:t>
      </w:r>
      <w:r>
        <w:t>now and for</w:t>
      </w:r>
      <w:r w:rsidRPr="00AB1781">
        <w:t>evermore.</w:t>
      </w:r>
    </w:p>
    <w:p w14:paraId="61E4AB9B" w14:textId="77777777" w:rsidR="00704CAA" w:rsidRPr="00AB1781" w:rsidRDefault="00704CAA" w:rsidP="00704CAA">
      <w:pPr>
        <w:pStyle w:val="EnglishHangNoCoptic"/>
      </w:pPr>
      <w:r w:rsidRPr="00AB1781">
        <w:t xml:space="preserve">3 From </w:t>
      </w:r>
      <w:r>
        <w:t>the sun’s rising to its setting,</w:t>
      </w:r>
    </w:p>
    <w:p w14:paraId="1C984894" w14:textId="77777777" w:rsidR="00704CAA" w:rsidRPr="00AB1781" w:rsidRDefault="00704CAA" w:rsidP="00704CAA">
      <w:pPr>
        <w:pStyle w:val="EnglishHangEndNoCoptic"/>
      </w:pPr>
      <w:r w:rsidRPr="00AB1781">
        <w:tab/>
      </w:r>
      <w:r>
        <w:t>praise the Name of the Lord!</w:t>
      </w:r>
    </w:p>
    <w:p w14:paraId="1925257E" w14:textId="77777777" w:rsidR="00704CAA" w:rsidRPr="00AB1781" w:rsidRDefault="00704CAA" w:rsidP="00704CAA">
      <w:pPr>
        <w:pStyle w:val="EnglishHangNoCoptic"/>
      </w:pPr>
      <w:r w:rsidRPr="00AB1781">
        <w:t xml:space="preserve">4 The Lord is </w:t>
      </w:r>
      <w:r>
        <w:t>high above</w:t>
      </w:r>
      <w:r w:rsidRPr="00AB1781">
        <w:t xml:space="preserve"> all the nations;</w:t>
      </w:r>
    </w:p>
    <w:p w14:paraId="411C1071" w14:textId="77777777" w:rsidR="00704CAA" w:rsidRPr="00AB1781" w:rsidRDefault="00704CAA" w:rsidP="00704CAA">
      <w:pPr>
        <w:pStyle w:val="EnglishHangEndNoCoptic"/>
      </w:pPr>
      <w:r w:rsidRPr="00AB1781">
        <w:tab/>
        <w:t xml:space="preserve">His glory is </w:t>
      </w:r>
      <w:r>
        <w:t>above</w:t>
      </w:r>
      <w:r w:rsidRPr="00AB1781">
        <w:t xml:space="preserve"> the heavens.</w:t>
      </w:r>
    </w:p>
    <w:p w14:paraId="6CAF8555" w14:textId="77777777" w:rsidR="00704CAA" w:rsidRPr="00AB1781" w:rsidRDefault="00704CAA" w:rsidP="00704CAA">
      <w:pPr>
        <w:pStyle w:val="EnglishHangNoCoptic"/>
      </w:pPr>
      <w:r w:rsidRPr="00AB1781">
        <w:t>5 Who is like the Lord our God,</w:t>
      </w:r>
    </w:p>
    <w:p w14:paraId="249AF642" w14:textId="77777777" w:rsidR="00704CAA" w:rsidRPr="00AB1781" w:rsidRDefault="00704CAA" w:rsidP="00704CAA">
      <w:pPr>
        <w:pStyle w:val="EnglishHangEndNoCoptic"/>
      </w:pPr>
      <w:r w:rsidRPr="00AB1781">
        <w:tab/>
        <w:t xml:space="preserve">Who </w:t>
      </w:r>
      <w:r>
        <w:t>dwells in the</w:t>
      </w:r>
      <w:r w:rsidRPr="00AB1781">
        <w:t xml:space="preserve"> high</w:t>
      </w:r>
      <w:r>
        <w:t>est</w:t>
      </w:r>
      <w:r w:rsidRPr="00AB1781">
        <w:t>,</w:t>
      </w:r>
    </w:p>
    <w:p w14:paraId="67E5F680" w14:textId="77777777" w:rsidR="00704CAA" w:rsidRPr="00AB1781" w:rsidRDefault="00704CAA" w:rsidP="00704CAA">
      <w:pPr>
        <w:pStyle w:val="EnglishHangNoCoptic"/>
      </w:pPr>
      <w:r>
        <w:t>6 and</w:t>
      </w:r>
      <w:r w:rsidRPr="00AB1781">
        <w:t xml:space="preserve"> </w:t>
      </w:r>
      <w:r>
        <w:t>looks</w:t>
      </w:r>
      <w:r w:rsidRPr="00AB1781">
        <w:t xml:space="preserve"> </w:t>
      </w:r>
      <w:r>
        <w:t>upon</w:t>
      </w:r>
      <w:r w:rsidRPr="00AB1781">
        <w:t xml:space="preserve"> </w:t>
      </w:r>
      <w:r>
        <w:t>the lowly</w:t>
      </w:r>
    </w:p>
    <w:p w14:paraId="7C2E7300" w14:textId="77777777" w:rsidR="00704CAA" w:rsidRPr="00AB1781" w:rsidRDefault="00704CAA" w:rsidP="00704CAA">
      <w:pPr>
        <w:pStyle w:val="EnglishHangEndNoCoptic"/>
      </w:pPr>
      <w:r w:rsidRPr="00AB1781">
        <w:tab/>
        <w:t>in heaven and on earth?</w:t>
      </w:r>
    </w:p>
    <w:p w14:paraId="1CFEB36C" w14:textId="77777777" w:rsidR="00704CAA" w:rsidRPr="00AB1781" w:rsidRDefault="00704CAA" w:rsidP="00704CAA">
      <w:pPr>
        <w:pStyle w:val="EnglishHangNoCoptic"/>
      </w:pPr>
      <w:r w:rsidRPr="00AB1781">
        <w:lastRenderedPageBreak/>
        <w:t xml:space="preserve">7 He raises the poor from the </w:t>
      </w:r>
      <w:r>
        <w:t>ground,</w:t>
      </w:r>
    </w:p>
    <w:p w14:paraId="723609C7" w14:textId="77777777" w:rsidR="00704CAA" w:rsidRPr="00AB1781" w:rsidRDefault="00704CAA" w:rsidP="00704CAA">
      <w:pPr>
        <w:pStyle w:val="EnglishHangEndNoCoptic"/>
      </w:pPr>
      <w:r w:rsidRPr="00AB1781">
        <w:tab/>
        <w:t>and lifts the needy from the dunghill,</w:t>
      </w:r>
    </w:p>
    <w:p w14:paraId="1E220571" w14:textId="77777777" w:rsidR="00704CAA" w:rsidRPr="00AB1781" w:rsidRDefault="00704CAA" w:rsidP="00704CAA">
      <w:pPr>
        <w:pStyle w:val="EnglishHangNoCoptic"/>
      </w:pPr>
      <w:r w:rsidRPr="00AB1781">
        <w:t xml:space="preserve">8 to seat him with </w:t>
      </w:r>
      <w:r>
        <w:t>rulers</w:t>
      </w:r>
      <w:r w:rsidRPr="00AB1781">
        <w:t>,</w:t>
      </w:r>
    </w:p>
    <w:p w14:paraId="1A377421" w14:textId="77777777" w:rsidR="00704CAA" w:rsidRPr="00AB1781" w:rsidRDefault="00704CAA" w:rsidP="00704CAA">
      <w:pPr>
        <w:pStyle w:val="EnglishHangEndNoCoptic"/>
      </w:pPr>
      <w:r w:rsidRPr="00AB1781">
        <w:tab/>
        <w:t>with the rulers of His people.</w:t>
      </w:r>
    </w:p>
    <w:p w14:paraId="5C6ED2AE" w14:textId="77777777" w:rsidR="00704CAA" w:rsidRPr="00AB1781" w:rsidRDefault="00704CAA" w:rsidP="00704CAA">
      <w:pPr>
        <w:pStyle w:val="EnglishHangNoCoptic"/>
      </w:pPr>
      <w:r w:rsidRPr="00AB1781">
        <w:t>9 He settles the barren woman in a home</w:t>
      </w:r>
      <w:r>
        <w:t>,</w:t>
      </w:r>
    </w:p>
    <w:p w14:paraId="22953BFF" w14:textId="77777777" w:rsidR="00704CAA" w:rsidRDefault="00704CAA" w:rsidP="00704CAA">
      <w:pPr>
        <w:pStyle w:val="EnglishHangEndNoCoptic"/>
      </w:pPr>
      <w:r w:rsidRPr="00AB1781">
        <w:tab/>
      </w:r>
      <w:r>
        <w:t>to be</w:t>
      </w:r>
      <w:r w:rsidRPr="00AB1781">
        <w:t xml:space="preserve"> a </w:t>
      </w:r>
      <w:r>
        <w:t>joyful</w:t>
      </w:r>
      <w:r w:rsidRPr="00AB1781">
        <w:t xml:space="preserve"> mother </w:t>
      </w:r>
      <w:r>
        <w:t>of</w:t>
      </w:r>
      <w:r w:rsidRPr="00AB1781">
        <w:t xml:space="preserve"> children.</w:t>
      </w:r>
    </w:p>
    <w:p w14:paraId="42AC3387" w14:textId="77777777" w:rsidR="00AD40FB" w:rsidRDefault="00704CAA" w:rsidP="00704CAA">
      <w:pPr>
        <w:pStyle w:val="Rubric"/>
      </w:pPr>
      <w:r>
        <w:t>Alleluia.</w:t>
      </w:r>
    </w:p>
    <w:p w14:paraId="522B76DC" w14:textId="571F958B" w:rsidR="00704CAA" w:rsidRPr="00267F42"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continue with </w:t>
      </w:r>
      <w:r>
        <w:fldChar w:fldCharType="begin"/>
      </w:r>
      <w:r>
        <w:instrText xml:space="preserve"> REF _Ref412098508 \h </w:instrText>
      </w:r>
      <w:r>
        <w:fldChar w:fldCharType="separate"/>
      </w:r>
      <w:r w:rsidR="000E2EAC">
        <w:t>Psalm</w:t>
      </w:r>
      <w:r w:rsidR="000E2EAC" w:rsidRPr="00AB1781">
        <w:t xml:space="preserve"> 142</w:t>
      </w:r>
      <w:r w:rsidR="000E2EAC">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E2EAC">
        <w:rPr>
          <w:noProof/>
        </w:rPr>
        <w:t>321</w:t>
      </w:r>
      <w:r>
        <w:fldChar w:fldCharType="end"/>
      </w:r>
      <w:r>
        <w:t>.</w:t>
      </w:r>
      <w:r w:rsidR="00396E1C">
        <w:t xml:space="preserve"> </w:t>
      </w:r>
      <w:r w:rsidR="00396E1C">
        <w:fldChar w:fldCharType="begin"/>
      </w:r>
      <w:r w:rsidR="00396E1C">
        <w:instrText xml:space="preserve"> REF _Ref434576482 \h </w:instrText>
      </w:r>
      <w:r w:rsidR="00396E1C">
        <w:fldChar w:fldCharType="separate"/>
      </w:r>
      <w:r w:rsidR="000E2EAC">
        <w:rPr>
          <w:lang w:val="en-GB"/>
        </w:rPr>
        <w:t>The Psalms of the Afternoon (Ninth hour)</w:t>
      </w:r>
      <w:r w:rsidR="00396E1C">
        <w:fldChar w:fldCharType="end"/>
      </w:r>
      <w:r w:rsidR="00396E1C">
        <w:t xml:space="preserve"> continue with </w:t>
      </w:r>
      <w:r w:rsidR="00396E1C">
        <w:fldChar w:fldCharType="begin"/>
      </w:r>
      <w:r w:rsidR="00396E1C">
        <w:instrText xml:space="preserve"> REF _Ref412026361 \h </w:instrText>
      </w:r>
      <w:r w:rsidR="00396E1C">
        <w:fldChar w:fldCharType="separate"/>
      </w:r>
      <w:r w:rsidR="000E2EAC">
        <w:t>Psalm</w:t>
      </w:r>
      <w:r w:rsidR="000E2EAC" w:rsidRPr="00AB1781">
        <w:t xml:space="preserve"> 114</w:t>
      </w:r>
      <w:r w:rsidR="000E2EAC">
        <w:t>: “I love Him, because the Lord will hear”</w:t>
      </w:r>
      <w:r w:rsidR="00396E1C">
        <w:fldChar w:fldCharType="end"/>
      </w:r>
      <w:r w:rsidR="00396E1C">
        <w:t xml:space="preserve">, page </w:t>
      </w:r>
      <w:r w:rsidR="00396E1C">
        <w:fldChar w:fldCharType="begin"/>
      </w:r>
      <w:r w:rsidR="00396E1C">
        <w:instrText xml:space="preserve"> PAGEREF _Ref412026361 \h </w:instrText>
      </w:r>
      <w:r w:rsidR="00396E1C">
        <w:fldChar w:fldCharType="separate"/>
      </w:r>
      <w:r w:rsidR="000E2EAC">
        <w:rPr>
          <w:noProof/>
        </w:rPr>
        <w:t>272</w:t>
      </w:r>
      <w:r w:rsidR="00396E1C">
        <w:fldChar w:fldCharType="end"/>
      </w:r>
      <w:r w:rsidR="00396E1C">
        <w:t>.</w:t>
      </w:r>
      <w:r w:rsidR="00704CAA">
        <w:t xml:space="preserve"> </w:t>
      </w:r>
    </w:p>
    <w:p w14:paraId="687BABDD" w14:textId="77777777" w:rsidR="00704CAA" w:rsidRPr="00267F42" w:rsidRDefault="00704CAA" w:rsidP="00704CAA">
      <w:pPr>
        <w:pStyle w:val="Heading4"/>
      </w:pPr>
      <w:r>
        <w:t>Psalm</w:t>
      </w:r>
      <w:r w:rsidRPr="00AB1781">
        <w:t xml:space="preserve"> 113</w:t>
      </w:r>
      <w:r>
        <w:t>: “At the exodus of Israel from Egypt”</w:t>
      </w:r>
    </w:p>
    <w:p w14:paraId="6B7D243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AE401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5820B7F0" w14:textId="77777777" w:rsidR="00704CAA" w:rsidRPr="00AB1781" w:rsidRDefault="00704CAA" w:rsidP="00704CAA">
      <w:pPr>
        <w:pStyle w:val="Rubric"/>
      </w:pPr>
      <w:r w:rsidRPr="00AB1781">
        <w:t>1 (Alleluia)</w:t>
      </w:r>
    </w:p>
    <w:p w14:paraId="7A3D6294" w14:textId="77777777" w:rsidR="00704CAA" w:rsidRPr="00AB1781" w:rsidRDefault="00704CAA" w:rsidP="00704CAA">
      <w:pPr>
        <w:pStyle w:val="EnglishHangNoCoptic"/>
      </w:pPr>
      <w:r>
        <w:t>At the exodus of Israel from Egypt</w:t>
      </w:r>
      <w:r w:rsidRPr="00AB1781">
        <w:t>,</w:t>
      </w:r>
    </w:p>
    <w:p w14:paraId="1FFBB34A" w14:textId="77777777" w:rsidR="00704CAA" w:rsidRPr="00AB1781" w:rsidRDefault="00704CAA" w:rsidP="00704CAA">
      <w:pPr>
        <w:pStyle w:val="EnglishHangEndNoCoptic"/>
      </w:pPr>
      <w:r w:rsidRPr="00AB1781">
        <w:tab/>
      </w:r>
      <w:r>
        <w:t xml:space="preserve">[of] </w:t>
      </w:r>
      <w:r w:rsidRPr="00AB1781">
        <w:t xml:space="preserve">the house of Jacob from a </w:t>
      </w:r>
      <w:r>
        <w:t>foreign</w:t>
      </w:r>
      <w:r w:rsidRPr="00AB1781">
        <w:t xml:space="preserve"> people,</w:t>
      </w:r>
    </w:p>
    <w:p w14:paraId="1619EA8A" w14:textId="77777777" w:rsidR="00704CAA" w:rsidRPr="00AB1781" w:rsidRDefault="00704CAA" w:rsidP="00704CAA">
      <w:pPr>
        <w:pStyle w:val="EnglishHangNoCoptic"/>
      </w:pPr>
      <w:r w:rsidRPr="00AB1781">
        <w:t>2 Judea became His sanctuary,</w:t>
      </w:r>
      <w:r w:rsidRPr="00AB1781">
        <w:rPr>
          <w:rStyle w:val="FootnoteReference"/>
        </w:rPr>
        <w:footnoteReference w:id="673"/>
      </w:r>
    </w:p>
    <w:p w14:paraId="7B475CA3" w14:textId="77777777" w:rsidR="00704CAA" w:rsidRPr="00AB1781" w:rsidRDefault="00704CAA" w:rsidP="00704CAA">
      <w:pPr>
        <w:pStyle w:val="EnglishHangEndNoCoptic"/>
      </w:pPr>
      <w:r w:rsidRPr="00AB1781">
        <w:tab/>
      </w:r>
      <w:r>
        <w:t xml:space="preserve">[and] </w:t>
      </w:r>
      <w:r w:rsidRPr="00AB1781">
        <w:t xml:space="preserve">Israel His </w:t>
      </w:r>
      <w:r>
        <w:t>seat of authority</w:t>
      </w:r>
      <w:r w:rsidRPr="00AB1781">
        <w:t>.</w:t>
      </w:r>
    </w:p>
    <w:p w14:paraId="7BB9D55E" w14:textId="77777777" w:rsidR="00704CAA" w:rsidRPr="00AB1781" w:rsidRDefault="00704CAA" w:rsidP="00704CAA">
      <w:pPr>
        <w:pStyle w:val="EnglishHangNoCoptic"/>
      </w:pPr>
      <w:r w:rsidRPr="00AB1781">
        <w:t xml:space="preserve">3 The sea saw </w:t>
      </w:r>
      <w:r>
        <w:t xml:space="preserve">[it] </w:t>
      </w:r>
      <w:r w:rsidRPr="00AB1781">
        <w:t xml:space="preserve">and </w:t>
      </w:r>
      <w:r>
        <w:t>fled</w:t>
      </w:r>
      <w:r w:rsidRPr="00AB1781">
        <w:t>;</w:t>
      </w:r>
      <w:r w:rsidRPr="00AB1781">
        <w:rPr>
          <w:rStyle w:val="FootnoteReference"/>
        </w:rPr>
        <w:footnoteReference w:id="674"/>
      </w:r>
    </w:p>
    <w:p w14:paraId="233B769B" w14:textId="77777777" w:rsidR="00704CAA" w:rsidRPr="00267F42" w:rsidRDefault="00704CAA" w:rsidP="00704CAA">
      <w:pPr>
        <w:pStyle w:val="EnglishHangEndNoCoptic"/>
      </w:pPr>
      <w:r w:rsidRPr="00AB1781">
        <w:tab/>
      </w:r>
      <w:r>
        <w:t xml:space="preserve">the </w:t>
      </w:r>
      <w:r w:rsidRPr="00AB1781">
        <w:t>Jordan turned</w:t>
      </w:r>
      <w:r>
        <w:t xml:space="preserve"> back</w:t>
      </w:r>
      <w:r w:rsidRPr="00AB1781">
        <w:t>.</w:t>
      </w:r>
    </w:p>
    <w:p w14:paraId="3B41CABC" w14:textId="77777777" w:rsidR="00704CAA" w:rsidRPr="00AB1781" w:rsidRDefault="00704CAA" w:rsidP="00704CAA">
      <w:pPr>
        <w:pStyle w:val="EnglishHangNoCoptic"/>
      </w:pPr>
      <w:r w:rsidRPr="00AB1781">
        <w:t>4 The mountains skipped like rams</w:t>
      </w:r>
      <w:r>
        <w:t>,</w:t>
      </w:r>
    </w:p>
    <w:p w14:paraId="660B7180" w14:textId="77777777" w:rsidR="00704CAA" w:rsidRPr="00AB1781" w:rsidRDefault="00704CAA" w:rsidP="00704CAA">
      <w:pPr>
        <w:pStyle w:val="EnglishHangEndNoCoptic"/>
      </w:pPr>
      <w:r w:rsidRPr="00AB1781">
        <w:tab/>
        <w:t>and the hills like lambs.</w:t>
      </w:r>
    </w:p>
    <w:p w14:paraId="600E2838" w14:textId="77777777" w:rsidR="00704CAA" w:rsidRPr="00AB1781" w:rsidRDefault="00704CAA" w:rsidP="00704CAA">
      <w:pPr>
        <w:pStyle w:val="EnglishHangNoCoptic"/>
      </w:pPr>
      <w:r w:rsidRPr="00AB1781">
        <w:t>5 Why was it, O sea, that you fled,</w:t>
      </w:r>
    </w:p>
    <w:p w14:paraId="1A29DBB1" w14:textId="77777777" w:rsidR="00704CAA" w:rsidRPr="00AB1781" w:rsidRDefault="00704CAA" w:rsidP="00704CAA">
      <w:pPr>
        <w:pStyle w:val="EnglishHangEndNoCoptic"/>
      </w:pPr>
      <w:r w:rsidRPr="00AB1781">
        <w:tab/>
        <w:t>and you, O Jordan, that you turned back?</w:t>
      </w:r>
    </w:p>
    <w:p w14:paraId="52DDC5A1" w14:textId="77777777" w:rsidR="00704CAA" w:rsidRPr="00AB1781" w:rsidRDefault="00704CAA" w:rsidP="00704CAA">
      <w:pPr>
        <w:pStyle w:val="EnglishHangNoCoptic"/>
      </w:pPr>
      <w:r w:rsidRPr="00AB1781">
        <w:t xml:space="preserve">6 </w:t>
      </w:r>
      <w:r>
        <w:t>O mountains, that you skipped like rames?</w:t>
      </w:r>
    </w:p>
    <w:p w14:paraId="20F39166" w14:textId="77777777" w:rsidR="00704CAA" w:rsidRPr="00AB1781" w:rsidRDefault="00704CAA" w:rsidP="00704CAA">
      <w:pPr>
        <w:pStyle w:val="EnglishHangEndNoCoptic"/>
      </w:pPr>
      <w:r>
        <w:tab/>
        <w:t>O hills like la</w:t>
      </w:r>
      <w:r w:rsidRPr="00AB1781">
        <w:t>mbs?</w:t>
      </w:r>
    </w:p>
    <w:p w14:paraId="3B1DBCB6" w14:textId="77777777" w:rsidR="00704CAA" w:rsidRPr="00AB1781" w:rsidRDefault="00704CAA" w:rsidP="00704CAA">
      <w:pPr>
        <w:pStyle w:val="EnglishHangNoCoptic"/>
      </w:pPr>
      <w:r w:rsidRPr="00AB1781">
        <w:lastRenderedPageBreak/>
        <w:t xml:space="preserve">7 The earth </w:t>
      </w:r>
      <w:r>
        <w:t>shook</w:t>
      </w:r>
      <w:r w:rsidRPr="00AB1781">
        <w:rPr>
          <w:rStyle w:val="FootnoteReference"/>
        </w:rPr>
        <w:footnoteReference w:id="675"/>
      </w:r>
      <w:r w:rsidRPr="00AB1781">
        <w:t xml:space="preserve"> at the presence of the Lord,</w:t>
      </w:r>
    </w:p>
    <w:p w14:paraId="7EDD76F8" w14:textId="77777777" w:rsidR="00704CAA" w:rsidRPr="00AB1781" w:rsidRDefault="00704CAA" w:rsidP="00704CAA">
      <w:pPr>
        <w:pStyle w:val="EnglishHangEndNoCoptic"/>
      </w:pPr>
      <w:r w:rsidRPr="00AB1781">
        <w:tab/>
        <w:t xml:space="preserve">at the </w:t>
      </w:r>
      <w:r>
        <w:t>face</w:t>
      </w:r>
      <w:r>
        <w:rPr>
          <w:rStyle w:val="FootnoteReference"/>
        </w:rPr>
        <w:footnoteReference w:id="676"/>
      </w:r>
      <w:r w:rsidRPr="00AB1781">
        <w:t xml:space="preserve"> of the God of Jacob,</w:t>
      </w:r>
    </w:p>
    <w:p w14:paraId="1129F4AB" w14:textId="77777777" w:rsidR="00704CAA" w:rsidRPr="00AB1781" w:rsidRDefault="00704CAA" w:rsidP="00704CAA">
      <w:pPr>
        <w:pStyle w:val="EnglishHangNoCoptic"/>
      </w:pPr>
      <w:r w:rsidRPr="00AB1781">
        <w:t xml:space="preserve">8 Who </w:t>
      </w:r>
      <w:r>
        <w:t>turned</w:t>
      </w:r>
      <w:r w:rsidRPr="00AB1781">
        <w:t xml:space="preserve"> </w:t>
      </w:r>
      <w:r>
        <w:t xml:space="preserve">the </w:t>
      </w:r>
      <w:r w:rsidRPr="00AB1781">
        <w:t>rock into pools of water</w:t>
      </w:r>
    </w:p>
    <w:p w14:paraId="119BFF3E" w14:textId="77777777" w:rsidR="00704CAA" w:rsidRPr="00267F42" w:rsidRDefault="00704CAA" w:rsidP="00704CAA">
      <w:pPr>
        <w:pStyle w:val="EnglishHangEndNoCoptic"/>
      </w:pPr>
      <w:r w:rsidRPr="00AB1781">
        <w:tab/>
        <w:t xml:space="preserve">and flint into </w:t>
      </w:r>
      <w:r>
        <w:t>springs of water</w:t>
      </w:r>
      <w:r w:rsidRPr="00AB1781">
        <w:t>.</w:t>
      </w:r>
    </w:p>
    <w:p w14:paraId="289BAD10" w14:textId="77777777" w:rsidR="00704CAA" w:rsidRPr="00267F42" w:rsidRDefault="00704CAA" w:rsidP="00704CAA">
      <w:pPr>
        <w:pStyle w:val="Rubric"/>
      </w:pPr>
      <w:r w:rsidRPr="00AB1781">
        <w:t>(Psalm 115 in the Hebrew version)</w:t>
      </w:r>
    </w:p>
    <w:p w14:paraId="774B19D9" w14:textId="77777777" w:rsidR="00704CAA" w:rsidRPr="00AB1781" w:rsidRDefault="00704CAA" w:rsidP="00704CAA">
      <w:pPr>
        <w:pStyle w:val="EnglishHangNoCoptic"/>
      </w:pPr>
      <w:r w:rsidRPr="00AB1781">
        <w:t xml:space="preserve">9 </w:t>
      </w:r>
      <w:r>
        <w:t>Give Your glory n</w:t>
      </w:r>
      <w:r w:rsidRPr="00AB1781">
        <w:t>ot to us, O Lord, not to us,</w:t>
      </w:r>
    </w:p>
    <w:p w14:paraId="172B8E46" w14:textId="77777777" w:rsidR="00704CAA" w:rsidRDefault="00704CAA" w:rsidP="00704CAA">
      <w:pPr>
        <w:pStyle w:val="EnglishHangNoCoptic"/>
      </w:pPr>
      <w:r w:rsidRPr="00AB1781">
        <w:tab/>
        <w:t xml:space="preserve">but to </w:t>
      </w:r>
      <w:r>
        <w:t>Your N</w:t>
      </w:r>
      <w:r w:rsidRPr="00AB1781">
        <w:t>ame,</w:t>
      </w:r>
    </w:p>
    <w:p w14:paraId="7CFDD164" w14:textId="77777777" w:rsidR="00704CAA" w:rsidRPr="00AB1781" w:rsidRDefault="00704CAA" w:rsidP="00704CAA">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056F1D9" w14:textId="77777777" w:rsidR="00704CAA" w:rsidRDefault="00704CAA" w:rsidP="00704CAA">
      <w:pPr>
        <w:pStyle w:val="EnglishHangNoCoptic"/>
      </w:pPr>
      <w:r w:rsidRPr="00AB1781">
        <w:t>10</w:t>
      </w:r>
      <w:r>
        <w:t xml:space="preserve"> </w:t>
      </w:r>
      <w:r w:rsidRPr="00AB1781">
        <w:t xml:space="preserve">lest the nations say, </w:t>
      </w:r>
    </w:p>
    <w:p w14:paraId="1288E9E0" w14:textId="77777777" w:rsidR="00704CAA" w:rsidRPr="00AB1781" w:rsidRDefault="00704CAA" w:rsidP="00704CAA">
      <w:pPr>
        <w:pStyle w:val="EnglishHangEndNoCoptic"/>
        <w:ind w:firstLine="0"/>
      </w:pPr>
      <w:r>
        <w:t>“W</w:t>
      </w:r>
      <w:r w:rsidRPr="00AB1781">
        <w:t>here is their Go</w:t>
      </w:r>
      <w:r>
        <w:t>d?”</w:t>
      </w:r>
    </w:p>
    <w:p w14:paraId="2980FA43" w14:textId="77777777" w:rsidR="00704CAA" w:rsidRDefault="00704CAA" w:rsidP="00704CAA">
      <w:pPr>
        <w:pStyle w:val="EnglishHangNoCoptic"/>
      </w:pPr>
      <w:r w:rsidRPr="00AB1781">
        <w:t xml:space="preserve">11 But our God is in heaven </w:t>
      </w:r>
      <w:r>
        <w:t>above,</w:t>
      </w:r>
    </w:p>
    <w:p w14:paraId="540DA58B" w14:textId="77777777" w:rsidR="00704CAA" w:rsidRPr="00AB1781" w:rsidRDefault="00704CAA" w:rsidP="00704CAA">
      <w:pPr>
        <w:pStyle w:val="EnglishHangNoCoptic"/>
        <w:ind w:firstLine="0"/>
      </w:pPr>
      <w:r>
        <w:t xml:space="preserve">in the heavens </w:t>
      </w:r>
      <w:r w:rsidRPr="00AB1781">
        <w:t xml:space="preserve">and on </w:t>
      </w:r>
      <w:r>
        <w:t xml:space="preserve">the </w:t>
      </w:r>
      <w:r w:rsidRPr="00AB1781">
        <w:t>earth;</w:t>
      </w:r>
    </w:p>
    <w:p w14:paraId="2A94B118" w14:textId="77777777" w:rsidR="00704CAA" w:rsidRPr="00AB1781" w:rsidRDefault="00704CAA" w:rsidP="00704CAA">
      <w:pPr>
        <w:pStyle w:val="EnglishHangEndNoCoptic"/>
      </w:pPr>
      <w:r w:rsidRPr="00AB1781">
        <w:tab/>
        <w:t xml:space="preserve">He does whatever He </w:t>
      </w:r>
      <w:r>
        <w:t>wills</w:t>
      </w:r>
      <w:r w:rsidRPr="00AB1781">
        <w:t>.</w:t>
      </w:r>
      <w:r w:rsidRPr="00AB1781">
        <w:rPr>
          <w:rStyle w:val="FootnoteReference"/>
        </w:rPr>
        <w:footnoteReference w:id="677"/>
      </w:r>
    </w:p>
    <w:p w14:paraId="255AB944" w14:textId="77777777" w:rsidR="00704CAA" w:rsidRPr="00AB1781" w:rsidRDefault="00704CAA" w:rsidP="00704CAA">
      <w:pPr>
        <w:pStyle w:val="EnglishHangNoCoptic"/>
      </w:pPr>
      <w:r w:rsidRPr="00AB1781">
        <w:t>12 The idols of the nations are silver and gold,</w:t>
      </w:r>
    </w:p>
    <w:p w14:paraId="24822D7D" w14:textId="77777777" w:rsidR="00704CAA" w:rsidRPr="00AB1781" w:rsidRDefault="00704CAA" w:rsidP="00704CAA">
      <w:pPr>
        <w:pStyle w:val="EnglishHangEndNoCoptic"/>
      </w:pPr>
      <w:r w:rsidRPr="00AB1781">
        <w:tab/>
        <w:t>the work of men’s hands.</w:t>
      </w:r>
    </w:p>
    <w:p w14:paraId="3117C856" w14:textId="77777777" w:rsidR="00704CAA" w:rsidRPr="00AB1781" w:rsidRDefault="00704CAA" w:rsidP="00704CAA">
      <w:pPr>
        <w:pStyle w:val="EnglishHangNoCoptic"/>
      </w:pPr>
      <w:r w:rsidRPr="00AB1781">
        <w:t xml:space="preserve">13 They have </w:t>
      </w:r>
      <w:r>
        <w:t>a mouth, but they</w:t>
      </w:r>
      <w:r w:rsidRPr="00AB1781">
        <w:t xml:space="preserve"> </w:t>
      </w:r>
      <w:r>
        <w:t>will not speak;</w:t>
      </w:r>
    </w:p>
    <w:p w14:paraId="786D605C" w14:textId="77777777" w:rsidR="00704CAA" w:rsidRPr="00AB1781" w:rsidRDefault="00704CAA" w:rsidP="00704CAA">
      <w:pPr>
        <w:pStyle w:val="EnglishHangEndNoCoptic"/>
      </w:pPr>
      <w:r w:rsidRPr="00AB1781">
        <w:tab/>
        <w:t>they have eyes</w:t>
      </w:r>
      <w:r>
        <w:t>,</w:t>
      </w:r>
      <w:r w:rsidRPr="00AB1781">
        <w:t xml:space="preserve"> </w:t>
      </w:r>
      <w:r>
        <w:t>but they</w:t>
      </w:r>
      <w:r w:rsidRPr="00AB1781">
        <w:t xml:space="preserve"> </w:t>
      </w:r>
      <w:r>
        <w:t>will not see see;</w:t>
      </w:r>
    </w:p>
    <w:p w14:paraId="17169073" w14:textId="77777777" w:rsidR="00704CAA" w:rsidRPr="00AB1781" w:rsidRDefault="00704CAA" w:rsidP="00704CAA">
      <w:pPr>
        <w:pStyle w:val="EnglishHangNoCoptic"/>
      </w:pPr>
      <w:r w:rsidRPr="00AB1781">
        <w:t>14 they have ears</w:t>
      </w:r>
      <w:r>
        <w:t>,</w:t>
      </w:r>
      <w:r w:rsidRPr="00AB1781">
        <w:t xml:space="preserve"> </w:t>
      </w:r>
      <w:r>
        <w:t>but</w:t>
      </w:r>
      <w:r w:rsidRPr="00AB1781">
        <w:t xml:space="preserve"> </w:t>
      </w:r>
      <w:r>
        <w:t>will not hear;</w:t>
      </w:r>
    </w:p>
    <w:p w14:paraId="57B05C53" w14:textId="77777777" w:rsidR="00704CAA" w:rsidRPr="00AB1781" w:rsidRDefault="00704CAA" w:rsidP="00704CAA">
      <w:pPr>
        <w:pStyle w:val="EnglishHangEndNoCoptic"/>
      </w:pPr>
      <w:r w:rsidRPr="00AB1781">
        <w:tab/>
        <w:t>they have noses</w:t>
      </w:r>
      <w:r>
        <w:t>,</w:t>
      </w:r>
      <w:r w:rsidRPr="00AB1781">
        <w:t xml:space="preserve"> </w:t>
      </w:r>
      <w:r>
        <w:t>but will not smell;</w:t>
      </w:r>
    </w:p>
    <w:p w14:paraId="23D2C01C" w14:textId="77777777" w:rsidR="00704CAA" w:rsidRPr="00AB1781" w:rsidRDefault="00704CAA" w:rsidP="00704CAA">
      <w:pPr>
        <w:pStyle w:val="EnglishHangNoCoptic"/>
      </w:pPr>
      <w:r w:rsidRPr="00AB1781">
        <w:t>15 they have hands</w:t>
      </w:r>
      <w:r>
        <w:t>,</w:t>
      </w:r>
      <w:r w:rsidRPr="00AB1781">
        <w:t xml:space="preserve"> </w:t>
      </w:r>
      <w:r>
        <w:t>but they will not feel;</w:t>
      </w:r>
    </w:p>
    <w:p w14:paraId="6720B17C" w14:textId="77777777" w:rsidR="00704CAA" w:rsidRPr="00AB1781" w:rsidRDefault="00704CAA" w:rsidP="00704CAA">
      <w:pPr>
        <w:pStyle w:val="EnglishHangNoCoptic"/>
      </w:pPr>
      <w:r w:rsidRPr="00AB1781">
        <w:tab/>
        <w:t>they have feet</w:t>
      </w:r>
      <w:r>
        <w:t>,</w:t>
      </w:r>
      <w:r w:rsidRPr="00AB1781">
        <w:t xml:space="preserve"> </w:t>
      </w:r>
      <w:r>
        <w:t>but they will not walk;</w:t>
      </w:r>
    </w:p>
    <w:p w14:paraId="6C45CE8A" w14:textId="77777777" w:rsidR="00704CAA" w:rsidRPr="00AB1781" w:rsidRDefault="00704CAA" w:rsidP="00704CAA">
      <w:pPr>
        <w:pStyle w:val="EnglishHangEndNoCoptic"/>
      </w:pPr>
      <w:r w:rsidRPr="00AB1781">
        <w:tab/>
        <w:t xml:space="preserve">they </w:t>
      </w:r>
      <w:r>
        <w:t xml:space="preserve">will not </w:t>
      </w:r>
      <w:r w:rsidRPr="00AB1781">
        <w:t>make a</w:t>
      </w:r>
      <w:r>
        <w:t>ny</w:t>
      </w:r>
      <w:r w:rsidRPr="00AB1781">
        <w:t xml:space="preserve"> sound with their throat</w:t>
      </w:r>
      <w:r>
        <w:t>s</w:t>
      </w:r>
      <w:r w:rsidRPr="00AB1781">
        <w:t>.</w:t>
      </w:r>
    </w:p>
    <w:p w14:paraId="4D1184EF" w14:textId="77777777" w:rsidR="00704CAA" w:rsidRPr="00AB1781" w:rsidRDefault="00704CAA" w:rsidP="00704CAA">
      <w:pPr>
        <w:pStyle w:val="EnglishHangNoCoptic"/>
      </w:pPr>
      <w:r w:rsidRPr="00AB1781">
        <w:t xml:space="preserve">16 </w:t>
      </w:r>
      <w:r>
        <w:t>May</w:t>
      </w:r>
      <w:r w:rsidRPr="00AB1781">
        <w:t xml:space="preserve"> those who make </w:t>
      </w:r>
      <w:r>
        <w:t xml:space="preserve">them, </w:t>
      </w:r>
      <w:r w:rsidRPr="00AB1781">
        <w:t>and all who trust in them,</w:t>
      </w:r>
    </w:p>
    <w:p w14:paraId="3425A7F5" w14:textId="77777777" w:rsidR="00704CAA" w:rsidRPr="00AB1781" w:rsidRDefault="00704CAA" w:rsidP="00704CAA">
      <w:pPr>
        <w:pStyle w:val="EnglishHangEndNoCoptic"/>
      </w:pPr>
      <w:r w:rsidRPr="00AB1781">
        <w:tab/>
      </w:r>
      <w:r>
        <w:t>become like them</w:t>
      </w:r>
      <w:r w:rsidRPr="00AB1781">
        <w:t>.</w:t>
      </w:r>
    </w:p>
    <w:p w14:paraId="23A92165" w14:textId="77777777" w:rsidR="00704CAA" w:rsidRPr="00AB1781" w:rsidRDefault="00704CAA" w:rsidP="00704CAA">
      <w:pPr>
        <w:pStyle w:val="EnglishHangNoCoptic"/>
      </w:pPr>
      <w:r w:rsidRPr="00AB1781">
        <w:t xml:space="preserve">17 The house of Israel </w:t>
      </w:r>
      <w:r>
        <w:t>hoped</w:t>
      </w:r>
      <w:r w:rsidRPr="00AB1781">
        <w:t xml:space="preserve"> in the Lord;</w:t>
      </w:r>
    </w:p>
    <w:p w14:paraId="2A72ECCB"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15F2FE11" w14:textId="77777777" w:rsidR="00704CAA" w:rsidRPr="00AB1781" w:rsidRDefault="00704CAA" w:rsidP="00704CAA">
      <w:pPr>
        <w:pStyle w:val="EnglishHangNoCoptic"/>
      </w:pPr>
      <w:r w:rsidRPr="00AB1781">
        <w:t xml:space="preserve">18 The house of Aaron </w:t>
      </w:r>
      <w:r>
        <w:t>hoped</w:t>
      </w:r>
      <w:r w:rsidRPr="00AB1781">
        <w:t xml:space="preserve"> in the Lord;</w:t>
      </w:r>
    </w:p>
    <w:p w14:paraId="26098F3F"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57C918C9" w14:textId="77777777" w:rsidR="00704CAA" w:rsidRPr="00AB1781" w:rsidRDefault="00704CAA" w:rsidP="00704CAA">
      <w:pPr>
        <w:pStyle w:val="EnglishHangNoCoptic"/>
      </w:pPr>
      <w:r w:rsidRPr="00AB1781">
        <w:lastRenderedPageBreak/>
        <w:t xml:space="preserve">19 Those who fear the Lord </w:t>
      </w:r>
      <w:r>
        <w:t>hoped</w:t>
      </w:r>
      <w:r w:rsidRPr="00AB1781">
        <w:t xml:space="preserve"> in the Lord;</w:t>
      </w:r>
    </w:p>
    <w:p w14:paraId="58C8BA00" w14:textId="77777777" w:rsidR="00704CAA" w:rsidRPr="00AB1781" w:rsidRDefault="00704CAA" w:rsidP="00704CAA">
      <w:pPr>
        <w:pStyle w:val="EnglishHangEndNoCoptic"/>
      </w:pPr>
      <w:r w:rsidRPr="00AB1781">
        <w:tab/>
        <w:t xml:space="preserve">He is their helper and </w:t>
      </w:r>
      <w:r>
        <w:t xml:space="preserve">their </w:t>
      </w:r>
      <w:r w:rsidRPr="00AB1781">
        <w:t>protector.</w:t>
      </w:r>
    </w:p>
    <w:p w14:paraId="279469D1" w14:textId="77777777" w:rsidR="00704CAA" w:rsidRPr="00AB1781" w:rsidRDefault="00704CAA" w:rsidP="00704CAA">
      <w:pPr>
        <w:pStyle w:val="EnglishHangNoCoptic"/>
      </w:pPr>
      <w:r w:rsidRPr="00AB1781">
        <w:t>20 The Lord has remembered us and blessed us;</w:t>
      </w:r>
    </w:p>
    <w:p w14:paraId="03AC4C46" w14:textId="77777777" w:rsidR="00704CAA" w:rsidRPr="00AB1781" w:rsidRDefault="00704CAA" w:rsidP="00704CAA">
      <w:pPr>
        <w:pStyle w:val="EnglishHangNoCoptic"/>
      </w:pPr>
      <w:r w:rsidRPr="00AB1781">
        <w:tab/>
        <w:t>He has blessed the house of Israel,</w:t>
      </w:r>
    </w:p>
    <w:p w14:paraId="03F6C8A3" w14:textId="77777777" w:rsidR="00704CAA" w:rsidRPr="00AB1781" w:rsidRDefault="00704CAA" w:rsidP="00704CAA">
      <w:pPr>
        <w:pStyle w:val="EnglishHangEndNoCoptic"/>
      </w:pPr>
      <w:r w:rsidRPr="00AB1781">
        <w:tab/>
        <w:t>He</w:t>
      </w:r>
      <w:r>
        <w:t xml:space="preserve"> has blessed the house of Aaron;</w:t>
      </w:r>
    </w:p>
    <w:p w14:paraId="2D7BD953" w14:textId="77777777" w:rsidR="00704CAA" w:rsidRPr="00AB1781" w:rsidRDefault="00704CAA" w:rsidP="00704CAA">
      <w:pPr>
        <w:pStyle w:val="EnglishHangNoCoptic"/>
      </w:pPr>
      <w:r w:rsidRPr="00AB1781">
        <w:t>21 He has blessed those who fear the Lord,</w:t>
      </w:r>
    </w:p>
    <w:p w14:paraId="034D2344" w14:textId="77777777" w:rsidR="00704CAA" w:rsidRPr="00267F42" w:rsidRDefault="00704CAA" w:rsidP="00704CAA">
      <w:pPr>
        <w:pStyle w:val="EnglishHangEndNoCoptic"/>
      </w:pPr>
      <w:r w:rsidRPr="00AB1781">
        <w:tab/>
      </w:r>
      <w:r>
        <w:t>[</w:t>
      </w:r>
      <w:r w:rsidRPr="00AB1781">
        <w:t>both</w:t>
      </w:r>
      <w:r>
        <w:t>]</w:t>
      </w:r>
      <w:r w:rsidRPr="00AB1781">
        <w:t xml:space="preserve"> </w:t>
      </w:r>
      <w:r>
        <w:t xml:space="preserve">the </w:t>
      </w:r>
      <w:r w:rsidRPr="00AB1781">
        <w:t xml:space="preserve">small and </w:t>
      </w:r>
      <w:r>
        <w:t xml:space="preserve">the </w:t>
      </w:r>
      <w:r w:rsidRPr="00AB1781">
        <w:t>great.</w:t>
      </w:r>
    </w:p>
    <w:p w14:paraId="414EA093" w14:textId="77777777" w:rsidR="00704CAA" w:rsidRPr="00AB1781" w:rsidRDefault="00704CAA" w:rsidP="00704CAA">
      <w:pPr>
        <w:pStyle w:val="EnglishHangNoCoptic"/>
      </w:pPr>
      <w:r w:rsidRPr="00AB1781">
        <w:t xml:space="preserve">22 May the Lord </w:t>
      </w:r>
      <w:r>
        <w:t>increase you</w:t>
      </w:r>
      <w:r w:rsidRPr="00AB1781">
        <w:t>,</w:t>
      </w:r>
    </w:p>
    <w:p w14:paraId="0072FC14" w14:textId="77777777" w:rsidR="00704CAA" w:rsidRPr="00AB1781" w:rsidRDefault="00704CAA" w:rsidP="00704CAA">
      <w:pPr>
        <w:pStyle w:val="EnglishHangEndNoCoptic"/>
      </w:pPr>
      <w:r w:rsidRPr="00AB1781">
        <w:tab/>
      </w:r>
      <w:r>
        <w:t xml:space="preserve">[both] </w:t>
      </w:r>
      <w:r w:rsidRPr="00AB1781">
        <w:t>you and your children.</w:t>
      </w:r>
    </w:p>
    <w:p w14:paraId="563D391F" w14:textId="77777777" w:rsidR="00704CAA" w:rsidRPr="00AB1781" w:rsidRDefault="00704CAA" w:rsidP="00704CAA">
      <w:pPr>
        <w:pStyle w:val="EnglishHangNoCoptic"/>
      </w:pPr>
      <w:r w:rsidRPr="00AB1781">
        <w:t xml:space="preserve">23 </w:t>
      </w:r>
      <w:r>
        <w:t>You are</w:t>
      </w:r>
      <w:r w:rsidRPr="00AB1781">
        <w:t xml:space="preserve"> blessed </w:t>
      </w:r>
      <w:r>
        <w:t>to</w:t>
      </w:r>
      <w:r w:rsidRPr="00AB1781">
        <w:t xml:space="preserve"> the Lord,</w:t>
      </w:r>
    </w:p>
    <w:p w14:paraId="05C53A66" w14:textId="77777777" w:rsidR="00704CAA" w:rsidRPr="00AB1781" w:rsidRDefault="00704CAA" w:rsidP="00704CAA">
      <w:pPr>
        <w:pStyle w:val="EnglishHangEndNoCoptic"/>
      </w:pPr>
      <w:r w:rsidRPr="00AB1781">
        <w:tab/>
        <w:t>Who made heaven and earth.</w:t>
      </w:r>
    </w:p>
    <w:p w14:paraId="7A5E1BB7" w14:textId="77777777" w:rsidR="00704CAA" w:rsidRPr="00AB1781" w:rsidRDefault="00704CAA" w:rsidP="00704CAA">
      <w:pPr>
        <w:pStyle w:val="EnglishHangNoCoptic"/>
      </w:pPr>
      <w:r w:rsidRPr="00AB1781">
        <w:t>24 The heaven of heaven belongs to the Lord,</w:t>
      </w:r>
    </w:p>
    <w:p w14:paraId="075A3252" w14:textId="77777777" w:rsidR="00704CAA" w:rsidRPr="00AB1781" w:rsidRDefault="00704CAA" w:rsidP="00704CAA">
      <w:pPr>
        <w:pStyle w:val="EnglishHangEndNoCoptic"/>
      </w:pPr>
      <w:r w:rsidRPr="00AB1781">
        <w:tab/>
        <w:t>but the earth He has given to the sons of men.</w:t>
      </w:r>
    </w:p>
    <w:p w14:paraId="2A492A90" w14:textId="77777777" w:rsidR="00704CAA" w:rsidRPr="00AB1781" w:rsidRDefault="00704CAA" w:rsidP="00704CAA">
      <w:pPr>
        <w:pStyle w:val="EnglishHangNoCoptic"/>
      </w:pPr>
      <w:r w:rsidRPr="00AB1781">
        <w:t xml:space="preserve">25 The dead </w:t>
      </w:r>
      <w:r>
        <w:t>will</w:t>
      </w:r>
      <w:r w:rsidRPr="00AB1781">
        <w:t xml:space="preserve"> not praise </w:t>
      </w:r>
      <w:r>
        <w:t>You</w:t>
      </w:r>
      <w:r w:rsidRPr="00AB1781">
        <w:t>, O Lord,</w:t>
      </w:r>
    </w:p>
    <w:p w14:paraId="53F2A7AF" w14:textId="77777777" w:rsidR="00704CAA" w:rsidRPr="00AB1781" w:rsidRDefault="00704CAA" w:rsidP="00704CAA">
      <w:pPr>
        <w:pStyle w:val="EnglishHangEndNoCoptic"/>
      </w:pPr>
      <w:r w:rsidRPr="00AB1781">
        <w:tab/>
        <w:t xml:space="preserve">nor </w:t>
      </w:r>
      <w:r>
        <w:t xml:space="preserve">[will] </w:t>
      </w:r>
      <w:r w:rsidRPr="00AB1781">
        <w:t xml:space="preserve">all who go down to </w:t>
      </w:r>
      <w:r>
        <w:t>Hades</w:t>
      </w:r>
      <w:r w:rsidRPr="00AB1781">
        <w:t>.</w:t>
      </w:r>
      <w:r w:rsidRPr="00AB1781">
        <w:rPr>
          <w:rStyle w:val="FootnoteReference"/>
        </w:rPr>
        <w:footnoteReference w:id="678"/>
      </w:r>
    </w:p>
    <w:p w14:paraId="1F17C875" w14:textId="77777777" w:rsidR="00704CAA" w:rsidRPr="00AB1781" w:rsidRDefault="00704CAA" w:rsidP="00704CAA">
      <w:pPr>
        <w:pStyle w:val="EnglishHangNoCoptic"/>
      </w:pPr>
      <w:r w:rsidRPr="00AB1781">
        <w:t>26 But we who live will bless the Lord,</w:t>
      </w:r>
    </w:p>
    <w:p w14:paraId="6E71E8D9" w14:textId="77777777" w:rsidR="00704CAA" w:rsidRPr="00267F42" w:rsidRDefault="00704CAA" w:rsidP="00704CAA">
      <w:pPr>
        <w:pStyle w:val="EnglishHangEndNoCoptic"/>
      </w:pPr>
      <w:r>
        <w:tab/>
        <w:t>from now and to the ages</w:t>
      </w:r>
      <w:r>
        <w:rPr>
          <w:rStyle w:val="FootnoteReference"/>
        </w:rPr>
        <w:footnoteReference w:id="679"/>
      </w:r>
      <w:r w:rsidRPr="00AB1781">
        <w:t>.</w:t>
      </w:r>
    </w:p>
    <w:p w14:paraId="22FEBD74" w14:textId="77777777" w:rsidR="00704CAA" w:rsidRPr="00267F42" w:rsidRDefault="00704CAA" w:rsidP="00704CAA">
      <w:pPr>
        <w:pStyle w:val="Heading4"/>
      </w:pPr>
      <w:bookmarkStart w:id="309" w:name="_Ref412026361"/>
      <w:r>
        <w:t>Psalm</w:t>
      </w:r>
      <w:r w:rsidRPr="00AB1781">
        <w:t xml:space="preserve"> 114</w:t>
      </w:r>
      <w:r>
        <w:t>: “I love Him, because the Lord will hear”</w:t>
      </w:r>
      <w:bookmarkEnd w:id="309"/>
    </w:p>
    <w:p w14:paraId="21B6BEE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7AC7048D"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live to Please the Lord</w:t>
      </w:r>
    </w:p>
    <w:p w14:paraId="381BC088" w14:textId="47A1E6FD"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p>
    <w:p w14:paraId="7CD8AED5" w14:textId="16BC81B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006847E" w14:textId="1FE53B2C" w:rsidR="00704CAA" w:rsidRPr="00AB1781" w:rsidRDefault="00704CAA" w:rsidP="00704CAA">
      <w:pPr>
        <w:pStyle w:val="Rubric"/>
      </w:pPr>
      <w:r w:rsidRPr="00AB1781">
        <w:t>1 (Alleluia)</w:t>
      </w:r>
    </w:p>
    <w:p w14:paraId="5515A592" w14:textId="77777777" w:rsidR="00704CAA" w:rsidRPr="00AB1781" w:rsidRDefault="00704CAA" w:rsidP="00704CAA">
      <w:pPr>
        <w:pStyle w:val="EnglishHangNoCoptic"/>
      </w:pPr>
      <w:r w:rsidRPr="00AB1781">
        <w:t xml:space="preserve">I love </w:t>
      </w:r>
      <w:r>
        <w:t>[</w:t>
      </w:r>
      <w:r w:rsidRPr="00AB1781">
        <w:t>Him</w:t>
      </w:r>
      <w:r w:rsidRPr="00AB1781">
        <w:rPr>
          <w:rStyle w:val="FootnoteReference"/>
        </w:rPr>
        <w:footnoteReference w:id="680"/>
      </w:r>
      <w:r>
        <w:t>],</w:t>
      </w:r>
      <w:r w:rsidRPr="00AB1781">
        <w:t xml:space="preserve"> because the Lord </w:t>
      </w:r>
      <w:r>
        <w:t>will hear</w:t>
      </w:r>
    </w:p>
    <w:p w14:paraId="3A7DBD0A" w14:textId="77777777" w:rsidR="00704CAA" w:rsidRPr="00AB1781" w:rsidRDefault="00704CAA" w:rsidP="00704CAA">
      <w:pPr>
        <w:pStyle w:val="EnglishHangEndNoCoptic"/>
      </w:pPr>
      <w:r w:rsidRPr="00AB1781">
        <w:tab/>
        <w:t xml:space="preserve">the </w:t>
      </w:r>
      <w:r>
        <w:t>voice</w:t>
      </w:r>
      <w:r>
        <w:rPr>
          <w:rStyle w:val="FootnoteReference"/>
        </w:rPr>
        <w:footnoteReference w:id="681"/>
      </w:r>
      <w:r w:rsidRPr="00AB1781">
        <w:t xml:space="preserve"> of my </w:t>
      </w:r>
      <w:r>
        <w:t>supplication</w:t>
      </w:r>
      <w:r w:rsidRPr="00AB1781">
        <w:t>,</w:t>
      </w:r>
    </w:p>
    <w:p w14:paraId="04C9EACC" w14:textId="77777777" w:rsidR="00704CAA" w:rsidRPr="00AB1781" w:rsidRDefault="00704CAA" w:rsidP="00704CAA">
      <w:pPr>
        <w:pStyle w:val="EnglishHangNoCoptic"/>
      </w:pPr>
      <w:r>
        <w:t>2 because He has inclined His ear to me;</w:t>
      </w:r>
    </w:p>
    <w:p w14:paraId="5141567F" w14:textId="77777777" w:rsidR="00704CAA" w:rsidRPr="00AB1781" w:rsidRDefault="00704CAA" w:rsidP="00704CAA">
      <w:pPr>
        <w:pStyle w:val="EnglishHangEndNoCoptic"/>
      </w:pPr>
      <w:r w:rsidRPr="00AB1781">
        <w:tab/>
      </w:r>
      <w:r>
        <w:t>therefore I will call upon Him</w:t>
      </w:r>
      <w:r w:rsidRPr="00AB1781">
        <w:t xml:space="preserve"> </w:t>
      </w:r>
      <w:r>
        <w:t>in all my days</w:t>
      </w:r>
      <w:r w:rsidRPr="00AB1781">
        <w:t>.</w:t>
      </w:r>
    </w:p>
    <w:p w14:paraId="52A01D6D" w14:textId="77777777" w:rsidR="00704CAA" w:rsidRPr="00AB1781" w:rsidRDefault="00704CAA" w:rsidP="00704CAA">
      <w:pPr>
        <w:pStyle w:val="EnglishHangNoCoptic"/>
      </w:pPr>
      <w:r w:rsidRPr="00AB1781">
        <w:lastRenderedPageBreak/>
        <w:t xml:space="preserve">3 The pangs of death </w:t>
      </w:r>
      <w:r>
        <w:t>surrounded me;</w:t>
      </w:r>
    </w:p>
    <w:p w14:paraId="6395CFE3" w14:textId="77777777" w:rsidR="00704CAA" w:rsidRPr="00AB1781" w:rsidRDefault="00704CAA" w:rsidP="00704CAA">
      <w:pPr>
        <w:pStyle w:val="EnglishHangNoCoptic"/>
      </w:pPr>
      <w:r w:rsidRPr="00AB1781">
        <w:tab/>
        <w:t xml:space="preserve">the </w:t>
      </w:r>
      <w:r>
        <w:t>dangers</w:t>
      </w:r>
      <w:r w:rsidRPr="00AB1781">
        <w:t xml:space="preserve"> of </w:t>
      </w:r>
      <w:r>
        <w:t>Hades</w:t>
      </w:r>
      <w:r w:rsidRPr="00AB1781">
        <w:t xml:space="preserve"> </w:t>
      </w:r>
      <w:r>
        <w:t>found</w:t>
      </w:r>
      <w:r w:rsidRPr="00AB1781">
        <w:t xml:space="preserve"> me;</w:t>
      </w:r>
    </w:p>
    <w:p w14:paraId="055529E2" w14:textId="77777777" w:rsidR="00704CAA" w:rsidRPr="00AB1781" w:rsidRDefault="00704CAA" w:rsidP="00704CAA">
      <w:pPr>
        <w:pStyle w:val="EnglishHangEndNoCoptic"/>
      </w:pPr>
      <w:r w:rsidRPr="00AB1781">
        <w:tab/>
        <w:t xml:space="preserve">I </w:t>
      </w:r>
      <w:r>
        <w:t>found</w:t>
      </w:r>
      <w:r w:rsidRPr="00AB1781">
        <w:t xml:space="preserve"> </w:t>
      </w:r>
      <w:r>
        <w:t>affliction</w:t>
      </w:r>
      <w:r w:rsidRPr="00AB1781">
        <w:t xml:space="preserve"> and grief.</w:t>
      </w:r>
    </w:p>
    <w:p w14:paraId="2F348497" w14:textId="77777777" w:rsidR="00704CAA" w:rsidRPr="00AB1781" w:rsidRDefault="00704CAA" w:rsidP="00704CAA">
      <w:pPr>
        <w:pStyle w:val="EnglishHangNoCoptic"/>
      </w:pPr>
      <w:r w:rsidRPr="00AB1781">
        <w:t>4 Then I</w:t>
      </w:r>
      <w:r>
        <w:t xml:space="preserve"> called on the Name of the Lord,</w:t>
      </w:r>
    </w:p>
    <w:p w14:paraId="0CCF6542" w14:textId="77777777" w:rsidR="00704CAA" w:rsidRPr="00AB1781" w:rsidRDefault="00704CAA" w:rsidP="00704CAA">
      <w:pPr>
        <w:pStyle w:val="EnglishHangEndNoCoptic"/>
      </w:pPr>
      <w:r>
        <w:tab/>
        <w:t>“O Lord, save</w:t>
      </w:r>
      <w:r>
        <w:rPr>
          <w:rStyle w:val="FootnoteReference"/>
        </w:rPr>
        <w:footnoteReference w:id="682"/>
      </w:r>
      <w:r>
        <w:t xml:space="preserve"> my soul</w:t>
      </w:r>
      <w:r>
        <w:rPr>
          <w:rStyle w:val="FootnoteReference"/>
        </w:rPr>
        <w:footnoteReference w:id="683"/>
      </w:r>
      <w:r>
        <w:t>!”</w:t>
      </w:r>
    </w:p>
    <w:p w14:paraId="0B6C44A2" w14:textId="77777777" w:rsidR="00704CAA" w:rsidRPr="00AB1781" w:rsidRDefault="00704CAA" w:rsidP="00704CAA">
      <w:pPr>
        <w:pStyle w:val="EnglishHangNoCoptic"/>
      </w:pPr>
      <w:r w:rsidRPr="00AB1781">
        <w:t xml:space="preserve">5 The Lord is merciful and </w:t>
      </w:r>
      <w:r>
        <w:t>righteous;</w:t>
      </w:r>
    </w:p>
    <w:p w14:paraId="5391C268" w14:textId="77777777" w:rsidR="00704CAA" w:rsidRPr="00AB1781" w:rsidRDefault="00704CAA" w:rsidP="00704CAA">
      <w:pPr>
        <w:pStyle w:val="EnglishHangEndNoCoptic"/>
      </w:pPr>
      <w:r w:rsidRPr="00AB1781">
        <w:tab/>
      </w:r>
      <w:r>
        <w:t>o</w:t>
      </w:r>
      <w:r w:rsidRPr="00AB1781">
        <w:t xml:space="preserve">ur God </w:t>
      </w:r>
      <w:r>
        <w:t>shows mercy</w:t>
      </w:r>
      <w:r w:rsidRPr="00AB1781">
        <w:t>.</w:t>
      </w:r>
    </w:p>
    <w:p w14:paraId="19DBFB88" w14:textId="77777777" w:rsidR="00704CAA" w:rsidRPr="00AB1781" w:rsidRDefault="00704CAA" w:rsidP="00704CAA">
      <w:pPr>
        <w:pStyle w:val="EnglishHangNoCoptic"/>
      </w:pPr>
      <w:r w:rsidRPr="00AB1781">
        <w:t xml:space="preserve">6 The Lord is the </w:t>
      </w:r>
      <w:r>
        <w:t>protector</w:t>
      </w:r>
      <w:r w:rsidRPr="00AB1781">
        <w:t xml:space="preserve"> of infants;</w:t>
      </w:r>
    </w:p>
    <w:p w14:paraId="274D4B87" w14:textId="77777777" w:rsidR="00704CAA" w:rsidRPr="00AB1781" w:rsidRDefault="00704CAA" w:rsidP="00704CAA">
      <w:pPr>
        <w:pStyle w:val="EnglishHangEndNoCoptic"/>
      </w:pPr>
      <w:r w:rsidRPr="00AB1781">
        <w:tab/>
        <w:t>I was humbled</w:t>
      </w:r>
      <w:r>
        <w:t>,</w:t>
      </w:r>
      <w:r w:rsidRPr="00AB1781">
        <w:t xml:space="preserve"> and He saved me.</w:t>
      </w:r>
    </w:p>
    <w:p w14:paraId="5B573995" w14:textId="77777777" w:rsidR="00704CAA" w:rsidRPr="00AB1781" w:rsidRDefault="00704CAA" w:rsidP="00704CAA">
      <w:pPr>
        <w:pStyle w:val="EnglishHangNoCoptic"/>
      </w:pPr>
      <w:r w:rsidRPr="00AB1781">
        <w:t>7 Return, O my soul, to your rest,</w:t>
      </w:r>
      <w:r w:rsidRPr="00AB1781">
        <w:rPr>
          <w:rStyle w:val="FootnoteReference"/>
        </w:rPr>
        <w:footnoteReference w:id="684"/>
      </w:r>
    </w:p>
    <w:p w14:paraId="3C48E42B" w14:textId="77777777" w:rsidR="00704CAA" w:rsidRPr="00AB1781" w:rsidRDefault="00704CAA" w:rsidP="00704CAA">
      <w:pPr>
        <w:pStyle w:val="EnglishHangEndNoCoptic"/>
      </w:pPr>
      <w:r w:rsidRPr="00AB1781">
        <w:tab/>
        <w:t xml:space="preserve">for the Lord </w:t>
      </w:r>
      <w:r>
        <w:t>has shown you kindness,</w:t>
      </w:r>
    </w:p>
    <w:p w14:paraId="536613B2" w14:textId="77777777" w:rsidR="00704CAA" w:rsidRPr="00AB1781" w:rsidRDefault="00704CAA" w:rsidP="00704CAA">
      <w:pPr>
        <w:pStyle w:val="EnglishHangNoCoptic"/>
      </w:pPr>
      <w:r>
        <w:t>8 f</w:t>
      </w:r>
      <w:r w:rsidRPr="00AB1781">
        <w:t xml:space="preserve">or He </w:t>
      </w:r>
      <w:r>
        <w:t xml:space="preserve">has </w:t>
      </w:r>
      <w:r w:rsidRPr="00AB1781">
        <w:t>delivered my soul from death,</w:t>
      </w:r>
    </w:p>
    <w:p w14:paraId="0E0E77D9" w14:textId="77777777" w:rsidR="00704CAA" w:rsidRPr="00AB1781" w:rsidRDefault="00704CAA" w:rsidP="00704CAA">
      <w:pPr>
        <w:pStyle w:val="EnglishHangEndNoCoptic"/>
      </w:pPr>
      <w:r w:rsidRPr="00AB1781">
        <w:tab/>
        <w:t>my eyes from tears</w:t>
      </w:r>
      <w:r>
        <w:t>,</w:t>
      </w:r>
      <w:r w:rsidRPr="00AB1781">
        <w:t xml:space="preserve"> and my feet from slipping.</w:t>
      </w:r>
    </w:p>
    <w:p w14:paraId="5C186DB0" w14:textId="77777777" w:rsidR="00704CAA" w:rsidRPr="00AB1781" w:rsidRDefault="00704CAA" w:rsidP="00704CAA">
      <w:pPr>
        <w:pStyle w:val="EnglishHangNoCoptic"/>
      </w:pPr>
      <w:r w:rsidRPr="00AB1781">
        <w:t xml:space="preserve">9 I will </w:t>
      </w:r>
      <w:r>
        <w:t>be well pleasing before</w:t>
      </w:r>
      <w:r w:rsidRPr="00AB1781">
        <w:t xml:space="preserve"> the Lord</w:t>
      </w:r>
      <w:r>
        <w:rPr>
          <w:rStyle w:val="FootnoteReference"/>
        </w:rPr>
        <w:footnoteReference w:id="685"/>
      </w:r>
    </w:p>
    <w:p w14:paraId="3034D912" w14:textId="77777777" w:rsidR="00704CAA" w:rsidRDefault="00704CAA" w:rsidP="00704CAA">
      <w:pPr>
        <w:pStyle w:val="EnglishHangEndNoCoptic"/>
      </w:pPr>
      <w:r w:rsidRPr="00AB1781">
        <w:tab/>
        <w:t>in the land of the living.</w:t>
      </w:r>
    </w:p>
    <w:p w14:paraId="76786319" w14:textId="77777777" w:rsidR="00704CAA" w:rsidRDefault="00704CAA" w:rsidP="00704CAA">
      <w:pPr>
        <w:pStyle w:val="Rubric"/>
      </w:pPr>
      <w:r>
        <w:t xml:space="preserve">Alleluia. </w:t>
      </w:r>
    </w:p>
    <w:p w14:paraId="037EB4F1" w14:textId="77777777" w:rsidR="00704CAA" w:rsidRDefault="00704CAA" w:rsidP="00704CAA">
      <w:pPr>
        <w:pStyle w:val="Rubric"/>
      </w:pPr>
      <w:r>
        <w:t>Glory…</w:t>
      </w:r>
    </w:p>
    <w:p w14:paraId="1718C185" w14:textId="07E778D2" w:rsidR="004942E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w:t>
      </w:r>
      <w:r w:rsidR="004942E9">
        <w:t xml:space="preserve">and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t xml:space="preserve">continue with </w:t>
      </w:r>
      <w:r>
        <w:fldChar w:fldCharType="begin"/>
      </w:r>
      <w:r>
        <w:instrText xml:space="preserve"> REF _Ref412026376 \h </w:instrText>
      </w:r>
      <w:r>
        <w:fldChar w:fldCharType="separate"/>
      </w:r>
      <w:r w:rsidR="000E2EAC">
        <w:t>Psalm</w:t>
      </w:r>
      <w:r w:rsidR="000E2EAC" w:rsidRPr="00AB1781">
        <w:t xml:space="preserve"> 115</w:t>
      </w:r>
      <w:r w:rsidR="000E2EAC">
        <w:t>: “I believed; therefore I spoke; but I was greatly humbled”</w:t>
      </w:r>
      <w:r>
        <w:fldChar w:fldCharType="end"/>
      </w:r>
      <w:r>
        <w:t>.</w:t>
      </w:r>
    </w:p>
    <w:p w14:paraId="2EF02298" w14:textId="63D9991A" w:rsidR="00704CAA" w:rsidRPr="00267F42" w:rsidRDefault="00704CAA" w:rsidP="00704CAA">
      <w:pPr>
        <w:pStyle w:val="Rubric"/>
      </w:pPr>
      <w:r>
        <w:t>The following continues as part of the same Psalm (116) in the Hebrew:</w:t>
      </w:r>
    </w:p>
    <w:p w14:paraId="4D6BFF07" w14:textId="77777777" w:rsidR="00704CAA" w:rsidRPr="00267F42" w:rsidRDefault="00704CAA" w:rsidP="00704CAA">
      <w:pPr>
        <w:pStyle w:val="Heading4"/>
      </w:pPr>
      <w:bookmarkStart w:id="310" w:name="_Ref412026376"/>
      <w:r>
        <w:t>Psalm</w:t>
      </w:r>
      <w:r w:rsidRPr="00AB1781">
        <w:t xml:space="preserve"> 115</w:t>
      </w:r>
      <w:r>
        <w:t>: “I believed; therefore I spoke; but I was greatly humbled”</w:t>
      </w:r>
      <w:bookmarkEnd w:id="310"/>
    </w:p>
    <w:p w14:paraId="4323994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47BBAADB"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 will drink the Cup of Salvation</w:t>
      </w:r>
    </w:p>
    <w:p w14:paraId="7A39CBF7" w14:textId="6CCD31AC"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rsidR="005E7E27">
        <w:t>. Reserved for the presbyter, if present.</w:t>
      </w:r>
    </w:p>
    <w:p w14:paraId="391E94DE" w14:textId="1924F126"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59675A5" w14:textId="13B0A1BF" w:rsidR="00704CAA" w:rsidRPr="00AB1781" w:rsidRDefault="00704CAA" w:rsidP="00704CAA">
      <w:pPr>
        <w:pStyle w:val="Rubric"/>
      </w:pPr>
      <w:r w:rsidRPr="00AB1781">
        <w:lastRenderedPageBreak/>
        <w:t>1 (Alleluia)</w:t>
      </w:r>
    </w:p>
    <w:p w14:paraId="782BE57F" w14:textId="77777777" w:rsidR="00704CAA" w:rsidRPr="00AB1781" w:rsidRDefault="00704CAA" w:rsidP="00704CAA">
      <w:pPr>
        <w:pStyle w:val="EnglishHangNoCoptic"/>
      </w:pPr>
      <w:r w:rsidRPr="00AB1781">
        <w:t>I believed</w:t>
      </w:r>
      <w:r>
        <w:t>;</w:t>
      </w:r>
      <w:r w:rsidRPr="00AB1781">
        <w:t xml:space="preserve"> </w:t>
      </w:r>
      <w:r>
        <w:t>therefore</w:t>
      </w:r>
      <w:r w:rsidRPr="00AB1781">
        <w:t xml:space="preserve"> I spoke;</w:t>
      </w:r>
      <w:r w:rsidRPr="00AB1781">
        <w:rPr>
          <w:rStyle w:val="FootnoteReference"/>
        </w:rPr>
        <w:footnoteReference w:id="686"/>
      </w:r>
    </w:p>
    <w:p w14:paraId="47103FEF" w14:textId="77777777" w:rsidR="00704CAA" w:rsidRPr="00AB1781" w:rsidRDefault="00704CAA" w:rsidP="00704CAA">
      <w:pPr>
        <w:pStyle w:val="EnglishHangEndNoCoptic"/>
      </w:pPr>
      <w:r>
        <w:tab/>
        <w:t>but I</w:t>
      </w:r>
      <w:r w:rsidRPr="00AB1781">
        <w:t xml:space="preserve"> was </w:t>
      </w:r>
      <w:r>
        <w:t>greatly humbled</w:t>
      </w:r>
      <w:r>
        <w:rPr>
          <w:rStyle w:val="FootnoteReference"/>
        </w:rPr>
        <w:footnoteReference w:id="687"/>
      </w:r>
      <w:r>
        <w:t>.</w:t>
      </w:r>
    </w:p>
    <w:p w14:paraId="557184F8" w14:textId="77777777" w:rsidR="00704CAA" w:rsidRPr="00AB1781" w:rsidRDefault="00704CAA" w:rsidP="00704CAA">
      <w:pPr>
        <w:pStyle w:val="EnglishHangNoCoptic"/>
      </w:pPr>
      <w:r w:rsidRPr="00AB1781">
        <w:t xml:space="preserve">2 I said in my </w:t>
      </w:r>
      <w:r>
        <w:t>alarm</w:t>
      </w:r>
      <w:r>
        <w:rPr>
          <w:rStyle w:val="FootnoteReference"/>
        </w:rPr>
        <w:footnoteReference w:id="688"/>
      </w:r>
      <w:r>
        <w:t>,</w:t>
      </w:r>
    </w:p>
    <w:p w14:paraId="7F07136E" w14:textId="77777777" w:rsidR="00704CAA" w:rsidRPr="00AB1781" w:rsidRDefault="00704CAA" w:rsidP="00704CAA">
      <w:pPr>
        <w:pStyle w:val="EnglishHangEndNoCoptic"/>
      </w:pPr>
      <w:r w:rsidRPr="00AB1781">
        <w:tab/>
      </w:r>
      <w:r>
        <w:t>“</w:t>
      </w:r>
      <w:r w:rsidRPr="00AB1781">
        <w:t>Every</w:t>
      </w:r>
      <w:r>
        <w:t xml:space="preserve"> </w:t>
      </w:r>
      <w:r w:rsidRPr="00AB1781">
        <w:t>man is a liar.</w:t>
      </w:r>
      <w:r>
        <w:t>”</w:t>
      </w:r>
    </w:p>
    <w:p w14:paraId="4D814E08" w14:textId="77777777" w:rsidR="00704CAA" w:rsidRPr="00AB1781" w:rsidRDefault="00704CAA" w:rsidP="00704CAA">
      <w:pPr>
        <w:pStyle w:val="EnglishHangNoCoptic"/>
      </w:pPr>
      <w:r w:rsidRPr="00AB1781">
        <w:t xml:space="preserve">3 What </w:t>
      </w:r>
      <w:r>
        <w:t>will</w:t>
      </w:r>
      <w:r w:rsidRPr="00AB1781">
        <w:t xml:space="preserve"> I </w:t>
      </w:r>
      <w:r>
        <w:t>give back</w:t>
      </w:r>
      <w:r w:rsidRPr="00AB1781">
        <w:t xml:space="preserve"> to the Lord</w:t>
      </w:r>
    </w:p>
    <w:p w14:paraId="749B7879" w14:textId="77777777" w:rsidR="00704CAA" w:rsidRPr="00AB1781" w:rsidRDefault="00704CAA" w:rsidP="00704CAA">
      <w:pPr>
        <w:pStyle w:val="EnglishHangEndNoCoptic"/>
      </w:pPr>
      <w:r w:rsidRPr="00AB1781">
        <w:tab/>
        <w:t>for all He has given me?</w:t>
      </w:r>
    </w:p>
    <w:p w14:paraId="0B69A58F" w14:textId="77777777" w:rsidR="00704CAA" w:rsidRPr="00AB1781" w:rsidRDefault="00704CAA" w:rsidP="00704CAA">
      <w:pPr>
        <w:pStyle w:val="EnglishHangNoCoptic"/>
      </w:pPr>
      <w:r w:rsidRPr="00AB1781">
        <w:t xml:space="preserve">4 I will </w:t>
      </w:r>
      <w:r>
        <w:t>take</w:t>
      </w:r>
      <w:r w:rsidRPr="00AB1781">
        <w:t xml:space="preserve"> the cup of salvation</w:t>
      </w:r>
      <w:r>
        <w:t>,</w:t>
      </w:r>
    </w:p>
    <w:p w14:paraId="6F010C21" w14:textId="77777777" w:rsidR="00704CAA" w:rsidRPr="00AB1781" w:rsidRDefault="00704CAA" w:rsidP="00704CAA">
      <w:pPr>
        <w:pStyle w:val="EnglishHangEndNoCoptic"/>
      </w:pPr>
      <w:r w:rsidRPr="00AB1781">
        <w:tab/>
        <w:t xml:space="preserve">and call </w:t>
      </w:r>
      <w:r>
        <w:t>upon the N</w:t>
      </w:r>
      <w:r w:rsidRPr="00AB1781">
        <w:t>ame of the Lord.</w:t>
      </w:r>
    </w:p>
    <w:p w14:paraId="163B3C23" w14:textId="77777777" w:rsidR="00704CAA" w:rsidRPr="00AB1781" w:rsidRDefault="00704CAA" w:rsidP="00704CAA">
      <w:pPr>
        <w:pStyle w:val="EnglishHangNoCoptic"/>
      </w:pPr>
      <w:r w:rsidRPr="00AB1781">
        <w:t>5 I will pay my vows to the Lord</w:t>
      </w:r>
    </w:p>
    <w:p w14:paraId="797EBEC9" w14:textId="77777777" w:rsidR="00704CAA" w:rsidRPr="00AB1781" w:rsidRDefault="00704CAA" w:rsidP="00704CAA">
      <w:pPr>
        <w:pStyle w:val="EnglishHangEndNoCoptic"/>
      </w:pPr>
      <w:r w:rsidRPr="00AB1781">
        <w:tab/>
        <w:t>in the presence of all His people.</w:t>
      </w:r>
      <w:r>
        <w:rPr>
          <w:rStyle w:val="FootnoteReference"/>
        </w:rPr>
        <w:footnoteReference w:id="689"/>
      </w:r>
    </w:p>
    <w:p w14:paraId="0E6A2E71" w14:textId="77777777" w:rsidR="00704CAA" w:rsidRPr="00AB1781" w:rsidRDefault="00704CAA" w:rsidP="00704CAA">
      <w:pPr>
        <w:pStyle w:val="EnglishHangNoCoptic"/>
      </w:pPr>
      <w:r w:rsidRPr="00AB1781">
        <w:t xml:space="preserve">6 </w:t>
      </w:r>
      <w:r>
        <w:t>The death of His s</w:t>
      </w:r>
      <w:r w:rsidRPr="00AB1781">
        <w:t>aints</w:t>
      </w:r>
      <w:r>
        <w:rPr>
          <w:rStyle w:val="FootnoteReference"/>
        </w:rPr>
        <w:footnoteReference w:id="690"/>
      </w:r>
      <w:r>
        <w:t xml:space="preserve"> is</w:t>
      </w:r>
    </w:p>
    <w:p w14:paraId="1A845DA0" w14:textId="77777777" w:rsidR="00704CAA" w:rsidRPr="00AB1781" w:rsidRDefault="00704CAA" w:rsidP="00704CAA">
      <w:pPr>
        <w:pStyle w:val="EnglishHangEndNoCoptic"/>
      </w:pPr>
      <w:r>
        <w:tab/>
        <w:t>pr</w:t>
      </w:r>
      <w:r w:rsidRPr="00AB1781">
        <w:t>ecious</w:t>
      </w:r>
      <w:r w:rsidRPr="00AB1781">
        <w:rPr>
          <w:rStyle w:val="FootnoteReference"/>
        </w:rPr>
        <w:footnoteReference w:id="691"/>
      </w:r>
      <w:r w:rsidRPr="00AB1781">
        <w:t xml:space="preserve"> in the sight of the Lord</w:t>
      </w:r>
      <w:r>
        <w:t xml:space="preserve">. </w:t>
      </w:r>
    </w:p>
    <w:p w14:paraId="63087BEB" w14:textId="77777777" w:rsidR="00704CAA" w:rsidRPr="00AB1781" w:rsidRDefault="00704CAA" w:rsidP="00704CAA">
      <w:pPr>
        <w:pStyle w:val="EnglishHangNoCoptic"/>
      </w:pPr>
      <w:r w:rsidRPr="00AB1781">
        <w:t xml:space="preserve">7 O Lord, I am </w:t>
      </w:r>
      <w:r>
        <w:t>Your</w:t>
      </w:r>
      <w:r w:rsidRPr="00AB1781">
        <w:t xml:space="preserve"> </w:t>
      </w:r>
      <w:r>
        <w:t>servant</w:t>
      </w:r>
      <w:r>
        <w:rPr>
          <w:rStyle w:val="FootnoteReference"/>
        </w:rPr>
        <w:footnoteReference w:id="692"/>
      </w:r>
      <w:r w:rsidRPr="00AB1781">
        <w:t>;</w:t>
      </w:r>
    </w:p>
    <w:p w14:paraId="5786DA6F" w14:textId="77777777" w:rsidR="00704CAA" w:rsidRPr="00AB1781" w:rsidRDefault="00704CAA" w:rsidP="00704CAA">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6B76BC06" w14:textId="77777777" w:rsidR="00704CAA" w:rsidRPr="00AB1781" w:rsidRDefault="00704CAA" w:rsidP="00704CAA">
      <w:pPr>
        <w:pStyle w:val="EnglishHangEndNoCoptic"/>
      </w:pPr>
      <w:r w:rsidRPr="00AB1781">
        <w:tab/>
      </w:r>
      <w:r>
        <w:t>You</w:t>
      </w:r>
      <w:r w:rsidRPr="00AB1781">
        <w:t xml:space="preserve"> </w:t>
      </w:r>
      <w:r>
        <w:t>have</w:t>
      </w:r>
      <w:r w:rsidRPr="00AB1781">
        <w:t xml:space="preserve"> broken </w:t>
      </w:r>
      <w:r>
        <w:t xml:space="preserve">apart </w:t>
      </w:r>
      <w:r w:rsidRPr="00AB1781">
        <w:t>my bonds.</w:t>
      </w:r>
    </w:p>
    <w:p w14:paraId="45181B01" w14:textId="77777777" w:rsidR="00704CAA" w:rsidRPr="00AB1781" w:rsidRDefault="00704CAA" w:rsidP="00704CAA">
      <w:pPr>
        <w:pStyle w:val="EnglishHangNoCoptic"/>
      </w:pPr>
      <w:r w:rsidRPr="00AB1781">
        <w:t xml:space="preserve">8 I will offer </w:t>
      </w:r>
      <w:r>
        <w:t>a</w:t>
      </w:r>
      <w:r w:rsidRPr="00AB1781">
        <w:t xml:space="preserve"> sacrifice of praise</w:t>
      </w:r>
      <w:r>
        <w:t xml:space="preserve"> </w:t>
      </w:r>
      <w:r w:rsidRPr="00AB1781">
        <w:t xml:space="preserve">to </w:t>
      </w:r>
      <w:r>
        <w:t>You</w:t>
      </w:r>
      <w:r w:rsidRPr="00AB1781">
        <w:t>,</w:t>
      </w:r>
    </w:p>
    <w:p w14:paraId="48D0D3B3" w14:textId="77777777" w:rsidR="00704CAA" w:rsidRPr="00AB1781" w:rsidRDefault="00704CAA" w:rsidP="00704CAA">
      <w:pPr>
        <w:pStyle w:val="EnglishHangEndNoCoptic"/>
      </w:pPr>
      <w:r w:rsidRPr="00AB1781">
        <w:tab/>
      </w:r>
      <w:r>
        <w:t>[</w:t>
      </w:r>
      <w:r w:rsidRPr="00AB1781">
        <w:t xml:space="preserve">and I will </w:t>
      </w:r>
      <w:r>
        <w:t>call upon the N</w:t>
      </w:r>
      <w:r w:rsidRPr="00AB1781">
        <w:t>ame of the Lord.</w:t>
      </w:r>
      <w:r>
        <w:t>]</w:t>
      </w:r>
      <w:r>
        <w:rPr>
          <w:rStyle w:val="FootnoteReference"/>
        </w:rPr>
        <w:footnoteReference w:id="693"/>
      </w:r>
    </w:p>
    <w:p w14:paraId="0E5647CE" w14:textId="77777777" w:rsidR="00704CAA" w:rsidRPr="00AB1781" w:rsidRDefault="00704CAA" w:rsidP="00704CAA">
      <w:pPr>
        <w:pStyle w:val="EnglishHangNoCoptic"/>
      </w:pPr>
      <w:r w:rsidRPr="00AB1781">
        <w:t>9 I will pay my vows to the Lord</w:t>
      </w:r>
    </w:p>
    <w:p w14:paraId="1F0D7225" w14:textId="77777777" w:rsidR="00704CAA" w:rsidRPr="00AB1781" w:rsidRDefault="00704CAA" w:rsidP="00704CAA">
      <w:pPr>
        <w:pStyle w:val="EnglishHangEndNoCoptic"/>
      </w:pPr>
      <w:r w:rsidRPr="00AB1781">
        <w:tab/>
        <w:t>in the presence of all His people,</w:t>
      </w:r>
    </w:p>
    <w:p w14:paraId="61E0B3C8" w14:textId="77777777" w:rsidR="00704CAA" w:rsidRPr="00AB1781" w:rsidRDefault="00704CAA" w:rsidP="00704CAA">
      <w:pPr>
        <w:pStyle w:val="EnglishHangNoCoptic"/>
      </w:pPr>
      <w:r w:rsidRPr="00AB1781">
        <w:t>10 in the courts of the Lord’s house,</w:t>
      </w:r>
    </w:p>
    <w:p w14:paraId="045DDE4B" w14:textId="77777777" w:rsidR="00704CAA" w:rsidRDefault="00704CAA" w:rsidP="00704CAA">
      <w:pPr>
        <w:pStyle w:val="EnglishHangEndNoCoptic"/>
      </w:pPr>
      <w:r w:rsidRPr="00AB1781">
        <w:tab/>
        <w:t>in your midst, O Jerusalem.</w:t>
      </w:r>
    </w:p>
    <w:p w14:paraId="2025A689" w14:textId="58121372" w:rsidR="00704CAA" w:rsidRDefault="00704CAA" w:rsidP="00704CAA">
      <w:pPr>
        <w:pStyle w:val="Rubric"/>
      </w:pPr>
      <w:r>
        <w:t xml:space="preserve">Alleluia. </w:t>
      </w:r>
    </w:p>
    <w:p w14:paraId="4880DB20" w14:textId="27B24010" w:rsidR="004A3479" w:rsidRDefault="004A3479" w:rsidP="00704CAA">
      <w:pPr>
        <w:pStyle w:val="Rubric"/>
      </w:pPr>
      <w:r>
        <w:fldChar w:fldCharType="begin"/>
      </w:r>
      <w:r>
        <w:instrText xml:space="preserve"> REF _Ref434576482 \h </w:instrText>
      </w:r>
      <w:r>
        <w:fldChar w:fldCharType="separate"/>
      </w:r>
      <w:r w:rsidR="000E2EAC">
        <w:rPr>
          <w:lang w:val="en-GB"/>
        </w:rPr>
        <w:t>The Psalms of the Afternoon (Ninth hour)</w:t>
      </w:r>
      <w:r>
        <w:fldChar w:fldCharType="end"/>
      </w:r>
      <w:r>
        <w:t xml:space="preserve"> conclude here.</w:t>
      </w:r>
    </w:p>
    <w:p w14:paraId="5BB23FF3" w14:textId="2C9DB8EB" w:rsidR="004942E9" w:rsidRPr="00267F42"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_Ref411968046 \h </w:instrText>
      </w:r>
      <w:r>
        <w:fldChar w:fldCharType="separate"/>
      </w:r>
      <w:r w:rsidR="000E2EAC">
        <w:t>Psalm</w:t>
      </w:r>
      <w:r w:rsidR="000E2EAC" w:rsidRPr="00AB1781">
        <w:t xml:space="preserve"> 129</w:t>
      </w:r>
      <w:r w:rsidR="000E2EAC">
        <w:t>: “I cried to You, O Lord, out of the depths”</w:t>
      </w:r>
      <w:r>
        <w:fldChar w:fldCharType="end"/>
      </w:r>
      <w:r>
        <w:t xml:space="preserve">, page </w:t>
      </w:r>
      <w:r>
        <w:fldChar w:fldCharType="begin"/>
      </w:r>
      <w:r>
        <w:instrText xml:space="preserve"> PAGEREF _Ref411968046 \h </w:instrText>
      </w:r>
      <w:r>
        <w:fldChar w:fldCharType="separate"/>
      </w:r>
      <w:r w:rsidR="000E2EAC">
        <w:rPr>
          <w:noProof/>
        </w:rPr>
        <w:t>303</w:t>
      </w:r>
      <w:r>
        <w:fldChar w:fldCharType="end"/>
      </w:r>
      <w:r>
        <w:t>.</w:t>
      </w:r>
    </w:p>
    <w:p w14:paraId="5F728D97" w14:textId="77777777" w:rsidR="00704CAA" w:rsidRPr="00267F42" w:rsidRDefault="00704CAA" w:rsidP="00704CAA">
      <w:pPr>
        <w:pStyle w:val="Heading4"/>
      </w:pPr>
      <w:bookmarkStart w:id="311" w:name="_Ref411967180"/>
      <w:r>
        <w:lastRenderedPageBreak/>
        <w:t>Psalm</w:t>
      </w:r>
      <w:r w:rsidRPr="00AB1781">
        <w:t xml:space="preserve"> 116</w:t>
      </w:r>
      <w:r>
        <w:t>: “Praise the Lord, all you nations”</w:t>
      </w:r>
      <w:bookmarkEnd w:id="311"/>
    </w:p>
    <w:p w14:paraId="48AEC00F"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730ACFF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3008BF24" w14:textId="64D880DC"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1CF18176" w14:textId="02A67972"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00DA4D98" w14:textId="5A0FED20" w:rsidR="00704CAA" w:rsidRPr="00AB1781" w:rsidRDefault="00704CAA" w:rsidP="00704CAA">
      <w:pPr>
        <w:pStyle w:val="Rubric"/>
      </w:pPr>
      <w:r w:rsidRPr="00AB1781">
        <w:t>1 (Alleluia)</w:t>
      </w:r>
    </w:p>
    <w:p w14:paraId="51DF7FAF" w14:textId="77777777" w:rsidR="00704CAA" w:rsidRPr="00AB1781" w:rsidRDefault="00704CAA" w:rsidP="00704CAA">
      <w:pPr>
        <w:pStyle w:val="EnglishHangNoCoptic"/>
      </w:pPr>
      <w:r>
        <w:t>Praise the Lord, a</w:t>
      </w:r>
      <w:r w:rsidRPr="00AB1781">
        <w:t>ll you nations!</w:t>
      </w:r>
    </w:p>
    <w:p w14:paraId="063230A6" w14:textId="77777777" w:rsidR="00704CAA" w:rsidRPr="00AB1781" w:rsidRDefault="00704CAA" w:rsidP="00704CAA">
      <w:pPr>
        <w:pStyle w:val="EnglishHangEndNoCoptic"/>
      </w:pPr>
      <w:r w:rsidRPr="00AB1781">
        <w:tab/>
        <w:t>Praise Him, all you peoples</w:t>
      </w:r>
      <w:r>
        <w:t>,</w:t>
      </w:r>
      <w:r w:rsidRPr="00AB1781">
        <w:rPr>
          <w:rStyle w:val="FootnoteReference"/>
        </w:rPr>
        <w:footnoteReference w:id="694"/>
      </w:r>
    </w:p>
    <w:p w14:paraId="4E81079A" w14:textId="77777777" w:rsidR="00704CAA" w:rsidRPr="00AB1781" w:rsidRDefault="00704CAA" w:rsidP="00704CAA">
      <w:pPr>
        <w:pStyle w:val="EnglishHangNoCoptic"/>
      </w:pPr>
      <w:r>
        <w:t>2 for His mercy</w:t>
      </w:r>
      <w:r w:rsidRPr="00AB1781">
        <w:t xml:space="preserve"> </w:t>
      </w:r>
      <w:r>
        <w:t>is confirmed</w:t>
      </w:r>
      <w:r>
        <w:rPr>
          <w:rStyle w:val="FootnoteReference"/>
        </w:rPr>
        <w:footnoteReference w:id="695"/>
      </w:r>
      <w:r>
        <w:t xml:space="preserve"> upon us</w:t>
      </w:r>
      <w:r w:rsidRPr="00AB1781">
        <w:t>,</w:t>
      </w:r>
    </w:p>
    <w:p w14:paraId="470D7ABB" w14:textId="77777777" w:rsidR="00704CAA" w:rsidRDefault="00704CAA" w:rsidP="00704CAA">
      <w:pPr>
        <w:pStyle w:val="EnglishHangEndNoCoptic"/>
      </w:pPr>
      <w:r w:rsidRPr="00AB1781">
        <w:tab/>
        <w:t xml:space="preserve">and the </w:t>
      </w:r>
      <w:r>
        <w:t>truth of the Lord endures</w:t>
      </w:r>
      <w:r w:rsidRPr="00AB1781">
        <w:t xml:space="preserve"> forever.</w:t>
      </w:r>
    </w:p>
    <w:p w14:paraId="262F2970" w14:textId="77777777" w:rsidR="00AD6F95" w:rsidRDefault="00704CAA" w:rsidP="00704CAA">
      <w:pPr>
        <w:pStyle w:val="Rubric"/>
      </w:pPr>
      <w:r>
        <w:t>Alleluia.</w:t>
      </w:r>
    </w:p>
    <w:p w14:paraId="6B2A4554" w14:textId="3E2CB893" w:rsidR="00704CAA" w:rsidRPr="00267F42"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_Ref448127130 \h </w:instrText>
      </w:r>
      <w:r w:rsidR="0008188E">
        <w:fldChar w:fldCharType="separate"/>
      </w:r>
      <w:r w:rsidR="000E2EAC">
        <w:t>The Psalms of Midnight (The Beginning of Watches)</w:t>
      </w:r>
      <w:r w:rsidR="0008188E">
        <w:fldChar w:fldCharType="end"/>
      </w:r>
      <w:r w:rsidR="0008188E">
        <w:t xml:space="preserve"> </w:t>
      </w:r>
      <w:r>
        <w:t xml:space="preserve">continue with </w:t>
      </w:r>
      <w:r>
        <w:fldChar w:fldCharType="begin"/>
      </w:r>
      <w:r>
        <w:instrText xml:space="preserve"> REF _Ref411967211 \h </w:instrText>
      </w:r>
      <w:r>
        <w:fldChar w:fldCharType="separate"/>
      </w:r>
      <w:r w:rsidR="000E2EAC">
        <w:t>Psalm</w:t>
      </w:r>
      <w:r w:rsidR="000E2EAC" w:rsidRPr="00AB1781">
        <w:t xml:space="preserve"> 117</w:t>
      </w:r>
      <w:r w:rsidR="000E2EAC">
        <w:t>: “Confess the Lord, He is good”</w:t>
      </w:r>
      <w:r>
        <w:fldChar w:fldCharType="end"/>
      </w:r>
      <w:r>
        <w:t>.</w:t>
      </w:r>
      <w:r w:rsidR="00704CAA">
        <w:t xml:space="preserve"> </w:t>
      </w:r>
    </w:p>
    <w:p w14:paraId="4FB288D9" w14:textId="77777777" w:rsidR="00704CAA" w:rsidRPr="00267F42" w:rsidRDefault="00704CAA" w:rsidP="00704CAA">
      <w:pPr>
        <w:pStyle w:val="Heading4"/>
      </w:pPr>
      <w:bookmarkStart w:id="312" w:name="_Ref411967211"/>
      <w:r>
        <w:t>Psalm</w:t>
      </w:r>
      <w:r w:rsidRPr="00AB1781">
        <w:t xml:space="preserve"> 117</w:t>
      </w:r>
      <w:r>
        <w:t>: “Confess the Lord, He is good”</w:t>
      </w:r>
      <w:bookmarkEnd w:id="312"/>
    </w:p>
    <w:p w14:paraId="0F38C4E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0FE5894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46F3BB37" w14:textId="5100910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0014A812" w14:textId="18895F0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rsidR="00721035">
        <w:t>. Reserved for the presbyter, if present.</w:t>
      </w:r>
    </w:p>
    <w:p w14:paraId="73CF988B" w14:textId="3C6D44C3" w:rsidR="00704CAA" w:rsidRPr="00AB1781" w:rsidRDefault="00704CAA" w:rsidP="00704CAA">
      <w:pPr>
        <w:pStyle w:val="Rubric"/>
      </w:pPr>
      <w:r w:rsidRPr="00AB1781">
        <w:t>1 (Alleluia)</w:t>
      </w:r>
    </w:p>
    <w:p w14:paraId="7E1BF817" w14:textId="77777777" w:rsidR="00704CAA" w:rsidRPr="00AB1781" w:rsidRDefault="00704CAA" w:rsidP="00704CAA">
      <w:pPr>
        <w:pStyle w:val="EnglishHangNoCoptic"/>
      </w:pPr>
      <w:r>
        <w:t>Confess</w:t>
      </w:r>
      <w:r>
        <w:rPr>
          <w:rStyle w:val="FootnoteReference"/>
        </w:rPr>
        <w:footnoteReference w:id="696"/>
      </w:r>
      <w:r w:rsidRPr="00AB1781">
        <w:t xml:space="preserve"> the Lord, </w:t>
      </w:r>
      <w:r>
        <w:t xml:space="preserve">for </w:t>
      </w:r>
      <w:r w:rsidRPr="00AB1781">
        <w:t>He is good;</w:t>
      </w:r>
    </w:p>
    <w:p w14:paraId="12098444" w14:textId="77777777" w:rsidR="00704CAA" w:rsidRPr="00AB1781" w:rsidRDefault="00704CAA" w:rsidP="00704CAA">
      <w:pPr>
        <w:pStyle w:val="EnglishHangEndNoCoptic"/>
      </w:pPr>
      <w:r w:rsidRPr="00AB1781">
        <w:tab/>
        <w:t>His mercy</w:t>
      </w:r>
      <w:r w:rsidRPr="00AB1781">
        <w:rPr>
          <w:rStyle w:val="FootnoteReference"/>
        </w:rPr>
        <w:footnoteReference w:id="697"/>
      </w:r>
      <w:r w:rsidRPr="00AB1781">
        <w:t xml:space="preserve"> </w:t>
      </w:r>
      <w:r>
        <w:t>endures forever</w:t>
      </w:r>
      <w:r w:rsidRPr="00AB1781">
        <w:t>.</w:t>
      </w:r>
    </w:p>
    <w:p w14:paraId="1223EC90" w14:textId="77777777" w:rsidR="00704CAA" w:rsidRPr="00AB1781" w:rsidRDefault="00704CAA" w:rsidP="00704CAA">
      <w:pPr>
        <w:pStyle w:val="EnglishHangNoCoptic"/>
      </w:pPr>
      <w:r>
        <w:t>2 Let the house of Israel say</w:t>
      </w:r>
      <w:r w:rsidRPr="00AB1781">
        <w:t xml:space="preserve"> </w:t>
      </w:r>
      <w:r>
        <w:t xml:space="preserve">that </w:t>
      </w:r>
      <w:r w:rsidRPr="00AB1781">
        <w:t>He is good;</w:t>
      </w:r>
    </w:p>
    <w:p w14:paraId="07370B36" w14:textId="77777777" w:rsidR="00704CAA" w:rsidRPr="00AB1781" w:rsidRDefault="00704CAA" w:rsidP="00704CAA">
      <w:pPr>
        <w:pStyle w:val="EnglishHangEndNoCoptic"/>
      </w:pPr>
      <w:r>
        <w:tab/>
        <w:t>His mercy endures forever</w:t>
      </w:r>
      <w:r w:rsidRPr="00AB1781">
        <w:t>.</w:t>
      </w:r>
    </w:p>
    <w:p w14:paraId="65B5C140" w14:textId="77777777" w:rsidR="00704CAA" w:rsidRPr="00AB1781" w:rsidRDefault="00704CAA" w:rsidP="00704CAA">
      <w:pPr>
        <w:pStyle w:val="EnglishHangNoCoptic"/>
      </w:pPr>
      <w:r>
        <w:lastRenderedPageBreak/>
        <w:t>3 Let the house of Aaron say that</w:t>
      </w:r>
      <w:r w:rsidRPr="00AB1781">
        <w:t xml:space="preserve"> He is good;</w:t>
      </w:r>
    </w:p>
    <w:p w14:paraId="08C39BA8" w14:textId="77777777" w:rsidR="00704CAA" w:rsidRPr="00AB1781" w:rsidRDefault="00704CAA" w:rsidP="00704CAA">
      <w:pPr>
        <w:pStyle w:val="EnglishHangEndNoCoptic"/>
      </w:pPr>
      <w:r w:rsidRPr="00AB1781">
        <w:tab/>
        <w:t xml:space="preserve">His mercy </w:t>
      </w:r>
      <w:r>
        <w:t>endures forever</w:t>
      </w:r>
      <w:r w:rsidRPr="00AB1781">
        <w:t>.</w:t>
      </w:r>
    </w:p>
    <w:p w14:paraId="5337229E" w14:textId="77777777" w:rsidR="00704CAA" w:rsidRPr="00AB1781" w:rsidRDefault="00704CAA" w:rsidP="00704CAA">
      <w:pPr>
        <w:pStyle w:val="EnglishHangNoCoptic"/>
      </w:pPr>
      <w:r>
        <w:t>4 Let all who fear the Lord say that</w:t>
      </w:r>
      <w:r w:rsidRPr="00AB1781">
        <w:t xml:space="preserve"> He is good;</w:t>
      </w:r>
    </w:p>
    <w:p w14:paraId="0537F625" w14:textId="77777777" w:rsidR="00704CAA" w:rsidRPr="00AB1781" w:rsidRDefault="00704CAA" w:rsidP="00704CAA">
      <w:pPr>
        <w:pStyle w:val="EnglishHangEndNoCoptic"/>
      </w:pPr>
      <w:r>
        <w:tab/>
        <w:t>His mercy endures forever</w:t>
      </w:r>
      <w:r w:rsidRPr="00AB1781">
        <w:t>.</w:t>
      </w:r>
    </w:p>
    <w:p w14:paraId="4EEAAEC0" w14:textId="77777777" w:rsidR="00704CAA" w:rsidRPr="00AB1781" w:rsidRDefault="00704CAA" w:rsidP="00704CAA">
      <w:pPr>
        <w:pStyle w:val="EnglishHangNoCoptic"/>
      </w:pPr>
      <w:r w:rsidRPr="00AB1781">
        <w:t>5 I called on the Lord</w:t>
      </w:r>
      <w:r>
        <w:t xml:space="preserve"> in affliction</w:t>
      </w:r>
      <w:r w:rsidRPr="00AB1781">
        <w:t>,</w:t>
      </w:r>
    </w:p>
    <w:p w14:paraId="1C3ED644" w14:textId="77777777" w:rsidR="00704CAA" w:rsidRPr="00AB1781" w:rsidRDefault="00704CAA" w:rsidP="00704CAA">
      <w:pPr>
        <w:pStyle w:val="EnglishHangEndNoCoptic"/>
      </w:pPr>
      <w:r w:rsidRPr="00AB1781">
        <w:tab/>
        <w:t xml:space="preserve">and He </w:t>
      </w:r>
      <w:r>
        <w:t>heard</w:t>
      </w:r>
      <w:r w:rsidRPr="00AB1781">
        <w:t xml:space="preserve"> me </w:t>
      </w:r>
      <w:r>
        <w:t>and brought me into a broad place.</w:t>
      </w:r>
    </w:p>
    <w:p w14:paraId="31AEB25D" w14:textId="77777777" w:rsidR="00704CAA" w:rsidRPr="00AB1781" w:rsidRDefault="00704CAA" w:rsidP="00704CAA">
      <w:pPr>
        <w:pStyle w:val="EnglishHangNoCoptic"/>
      </w:pPr>
      <w:r w:rsidRPr="00AB1781">
        <w:t>6 The Lord is my helper;</w:t>
      </w:r>
    </w:p>
    <w:p w14:paraId="15FD7474" w14:textId="77777777" w:rsidR="00704CAA" w:rsidRPr="00AB1781" w:rsidRDefault="00704CAA" w:rsidP="00704CAA">
      <w:pPr>
        <w:pStyle w:val="EnglishHangEndNoCoptic"/>
      </w:pPr>
      <w:r w:rsidRPr="00AB1781">
        <w:tab/>
        <w:t>I will not fear what man can do to me.</w:t>
      </w:r>
      <w:r w:rsidRPr="00AB1781">
        <w:rPr>
          <w:rStyle w:val="FootnoteReference"/>
        </w:rPr>
        <w:footnoteReference w:id="698"/>
      </w:r>
    </w:p>
    <w:p w14:paraId="37693160" w14:textId="77777777" w:rsidR="00704CAA" w:rsidRPr="00AB1781" w:rsidRDefault="00704CAA" w:rsidP="00704CAA">
      <w:pPr>
        <w:pStyle w:val="EnglishHangNoCoptic"/>
      </w:pPr>
      <w:r w:rsidRPr="00AB1781">
        <w:t>7 The Lord is my helper,</w:t>
      </w:r>
    </w:p>
    <w:p w14:paraId="5998024B" w14:textId="77777777" w:rsidR="00704CAA" w:rsidRPr="00AB1781" w:rsidRDefault="00704CAA" w:rsidP="00704CAA">
      <w:pPr>
        <w:pStyle w:val="EnglishHangEndNoCoptic"/>
      </w:pPr>
      <w:r w:rsidRPr="00AB1781">
        <w:tab/>
        <w:t xml:space="preserve">and I </w:t>
      </w:r>
      <w:r>
        <w:t>will</w:t>
      </w:r>
      <w:r w:rsidRPr="00AB1781">
        <w:t xml:space="preserve"> </w:t>
      </w:r>
      <w:r>
        <w:t>look upon</w:t>
      </w:r>
      <w:r>
        <w:rPr>
          <w:rStyle w:val="FootnoteReference"/>
        </w:rPr>
        <w:footnoteReference w:id="699"/>
      </w:r>
      <w:r w:rsidRPr="00AB1781">
        <w:t xml:space="preserve"> my enemies.</w:t>
      </w:r>
    </w:p>
    <w:p w14:paraId="379CEFF5" w14:textId="77777777" w:rsidR="00704CAA" w:rsidRPr="00AB1781" w:rsidRDefault="00704CAA" w:rsidP="00704CAA">
      <w:pPr>
        <w:pStyle w:val="EnglishHangNoCoptic"/>
      </w:pPr>
      <w:r w:rsidRPr="00AB1781">
        <w:t>8 It is better to trust in the Lord</w:t>
      </w:r>
    </w:p>
    <w:p w14:paraId="1AAE5562" w14:textId="77777777" w:rsidR="00704CAA" w:rsidRPr="00AB1781" w:rsidRDefault="00704CAA" w:rsidP="00704CAA">
      <w:pPr>
        <w:pStyle w:val="EnglishHangEndNoCoptic"/>
      </w:pPr>
      <w:r w:rsidRPr="00AB1781">
        <w:tab/>
        <w:t>than to trust in man.</w:t>
      </w:r>
    </w:p>
    <w:p w14:paraId="2D0E601A" w14:textId="77777777" w:rsidR="00704CAA" w:rsidRPr="00AB1781" w:rsidRDefault="00704CAA" w:rsidP="00704CAA">
      <w:pPr>
        <w:pStyle w:val="EnglishHangNoCoptic"/>
      </w:pPr>
      <w:r w:rsidRPr="00AB1781">
        <w:t>9 It is better to hope in the Lord</w:t>
      </w:r>
    </w:p>
    <w:p w14:paraId="1B899492" w14:textId="77777777" w:rsidR="00704CAA" w:rsidRPr="00AB1781" w:rsidRDefault="00704CAA" w:rsidP="00704CAA">
      <w:pPr>
        <w:pStyle w:val="EnglishHangEndNoCoptic"/>
      </w:pPr>
      <w:r w:rsidRPr="00AB1781">
        <w:tab/>
        <w:t xml:space="preserve">than to hope in </w:t>
      </w:r>
      <w:r>
        <w:t>rulers</w:t>
      </w:r>
      <w:r w:rsidRPr="00AB1781">
        <w:t>.</w:t>
      </w:r>
    </w:p>
    <w:p w14:paraId="081577B0" w14:textId="77777777" w:rsidR="00704CAA" w:rsidRPr="00AB1781" w:rsidRDefault="00704CAA" w:rsidP="00704CAA">
      <w:pPr>
        <w:pStyle w:val="EnglishHangNoCoptic"/>
      </w:pPr>
      <w:r w:rsidRPr="00AB1781">
        <w:t>10 All the nations surrounded me,</w:t>
      </w:r>
    </w:p>
    <w:p w14:paraId="3A9D5BD3" w14:textId="77777777" w:rsidR="00704CAA" w:rsidRPr="00AB1781" w:rsidRDefault="00704CAA" w:rsidP="00704CAA">
      <w:pPr>
        <w:pStyle w:val="EnglishHangEndNoCoptic"/>
      </w:pPr>
      <w:r w:rsidRPr="00AB1781">
        <w:tab/>
        <w:t xml:space="preserve">but </w:t>
      </w:r>
      <w:r>
        <w:t>I drove them back in the N</w:t>
      </w:r>
      <w:r w:rsidRPr="00AB1781">
        <w:t>ame of the Lord</w:t>
      </w:r>
      <w:r>
        <w:t>!</w:t>
      </w:r>
    </w:p>
    <w:p w14:paraId="41D89308" w14:textId="77777777" w:rsidR="00704CAA" w:rsidRPr="00AB1781" w:rsidRDefault="00704CAA" w:rsidP="00704CAA">
      <w:pPr>
        <w:pStyle w:val="EnglishHangNoCoptic"/>
      </w:pPr>
      <w:r w:rsidRPr="00AB1781">
        <w:t>11 They</w:t>
      </w:r>
      <w:r>
        <w:t xml:space="preserve"> circled and</w:t>
      </w:r>
      <w:r w:rsidRPr="00AB1781">
        <w:t xml:space="preserve"> surrounded m,</w:t>
      </w:r>
    </w:p>
    <w:p w14:paraId="2C8D6A88"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483CA7F7" w14:textId="77777777" w:rsidR="00704CAA" w:rsidRPr="00AB1781" w:rsidRDefault="00704CAA" w:rsidP="00704CAA">
      <w:pPr>
        <w:pStyle w:val="EnglishHangNoCoptic"/>
      </w:pPr>
      <w:r w:rsidRPr="00AB1781">
        <w:t xml:space="preserve">12 They surrounded me like bees </w:t>
      </w:r>
      <w:r>
        <w:t>a</w:t>
      </w:r>
      <w:r w:rsidRPr="00AB1781">
        <w:t>round a honeycomb,</w:t>
      </w:r>
    </w:p>
    <w:p w14:paraId="5A049049" w14:textId="77777777" w:rsidR="00704CAA" w:rsidRPr="00AB1781" w:rsidRDefault="00704CAA" w:rsidP="00704CAA">
      <w:pPr>
        <w:pStyle w:val="EnglishHangNoCoptic"/>
      </w:pPr>
      <w:r w:rsidRPr="00AB1781">
        <w:tab/>
        <w:t>And</w:t>
      </w:r>
      <w:r>
        <w:t xml:space="preserve"> they blazed like fire among</w:t>
      </w:r>
      <w:r w:rsidRPr="00AB1781">
        <w:t xml:space="preserve"> thorns;</w:t>
      </w:r>
    </w:p>
    <w:p w14:paraId="7C202D63" w14:textId="77777777" w:rsidR="00704CAA" w:rsidRPr="00AB1781" w:rsidRDefault="00704CAA" w:rsidP="00704CAA">
      <w:pPr>
        <w:pStyle w:val="EnglishHangEndNoCoptic"/>
      </w:pPr>
      <w:r w:rsidRPr="00AB1781">
        <w:tab/>
        <w:t xml:space="preserve">but </w:t>
      </w:r>
      <w:r>
        <w:t>I drove them back by the N</w:t>
      </w:r>
      <w:r w:rsidRPr="00AB1781">
        <w:t>ame of the Lord</w:t>
      </w:r>
      <w:r>
        <w:t>!</w:t>
      </w:r>
    </w:p>
    <w:p w14:paraId="797A2C3E" w14:textId="77777777" w:rsidR="00704CAA" w:rsidRPr="00AB1781" w:rsidRDefault="00704CAA" w:rsidP="00704CAA">
      <w:pPr>
        <w:pStyle w:val="EnglishHangNoCoptic"/>
      </w:pPr>
      <w:r w:rsidRPr="00AB1781">
        <w:t>13 I was hard pressed and about to fall,</w:t>
      </w:r>
    </w:p>
    <w:p w14:paraId="5F003B56" w14:textId="77777777" w:rsidR="00704CAA" w:rsidRPr="00AB1781" w:rsidRDefault="00704CAA" w:rsidP="00704CAA">
      <w:pPr>
        <w:pStyle w:val="EnglishHangEndNoCoptic"/>
      </w:pPr>
      <w:r w:rsidRPr="00AB1781">
        <w:tab/>
        <w:t>but the Lord supported me.</w:t>
      </w:r>
    </w:p>
    <w:p w14:paraId="26F132FA" w14:textId="77777777" w:rsidR="00704CAA" w:rsidRPr="00AB1781" w:rsidRDefault="00704CAA" w:rsidP="00704CAA">
      <w:pPr>
        <w:pStyle w:val="EnglishHangNoCoptic"/>
      </w:pPr>
      <w:r w:rsidRPr="00AB1781">
        <w:t>14 The Lord is my strength and my song,</w:t>
      </w:r>
    </w:p>
    <w:p w14:paraId="0E3D6768" w14:textId="77777777" w:rsidR="00704CAA" w:rsidRPr="00AB1781" w:rsidRDefault="00704CAA" w:rsidP="00704CAA">
      <w:pPr>
        <w:pStyle w:val="EnglishHangEndNoCoptic"/>
      </w:pPr>
      <w:r w:rsidRPr="00AB1781">
        <w:tab/>
        <w:t xml:space="preserve">and </w:t>
      </w:r>
      <w:r>
        <w:t xml:space="preserve">He </w:t>
      </w:r>
      <w:r w:rsidRPr="00AB1781">
        <w:t>has become my salvation.</w:t>
      </w:r>
    </w:p>
    <w:p w14:paraId="64B4B84D" w14:textId="77777777" w:rsidR="00704CAA" w:rsidRPr="00AB1781" w:rsidRDefault="00704CAA" w:rsidP="00704CAA">
      <w:pPr>
        <w:pStyle w:val="EnglishHangNoCoptic"/>
      </w:pPr>
      <w:r w:rsidRPr="00AB1781">
        <w:t xml:space="preserve">15 The </w:t>
      </w:r>
      <w:r>
        <w:t>sound of rejoicing</w:t>
      </w:r>
      <w:r w:rsidRPr="00AB1781">
        <w:t xml:space="preserve"> and </w:t>
      </w:r>
      <w:r>
        <w:t>salvation</w:t>
      </w:r>
    </w:p>
    <w:p w14:paraId="040F52AB" w14:textId="77777777" w:rsidR="00704CAA" w:rsidRPr="00AB1781" w:rsidRDefault="00704CAA" w:rsidP="00704CAA">
      <w:pPr>
        <w:pStyle w:val="EnglishHangNoCoptic"/>
      </w:pPr>
      <w:r>
        <w:tab/>
        <w:t>is in the</w:t>
      </w:r>
      <w:r w:rsidRPr="00AB1781">
        <w:t xml:space="preserve"> </w:t>
      </w:r>
      <w:r>
        <w:t>tents righteous:</w:t>
      </w:r>
    </w:p>
    <w:p w14:paraId="5AE324CA" w14:textId="77777777" w:rsidR="00704CAA" w:rsidRPr="00267F42" w:rsidRDefault="00704CAA" w:rsidP="00704CAA">
      <w:pPr>
        <w:pStyle w:val="EnglishHangEndNoCoptic"/>
      </w:pPr>
      <w:r w:rsidRPr="00AB1781">
        <w:tab/>
      </w:r>
      <w:r>
        <w:t>“</w:t>
      </w:r>
      <w:r w:rsidRPr="00AB1781">
        <w:t xml:space="preserve">The </w:t>
      </w:r>
      <w:r>
        <w:t xml:space="preserve">right hand of the </w:t>
      </w:r>
      <w:r w:rsidRPr="00AB1781">
        <w:t xml:space="preserve">Lord </w:t>
      </w:r>
      <w:r>
        <w:t>worked power;</w:t>
      </w:r>
    </w:p>
    <w:p w14:paraId="57073BD6" w14:textId="77777777" w:rsidR="00704CAA" w:rsidRPr="00AB1781" w:rsidRDefault="00704CAA" w:rsidP="00704CAA">
      <w:pPr>
        <w:pStyle w:val="EnglishHangNoCoptic"/>
      </w:pPr>
      <w:r>
        <w:t>16 t</w:t>
      </w:r>
      <w:r w:rsidRPr="00AB1781">
        <w:t xml:space="preserve">he </w:t>
      </w:r>
      <w:r>
        <w:t xml:space="preserve">right hand of the </w:t>
      </w:r>
      <w:r w:rsidRPr="00AB1781">
        <w:t>Lord</w:t>
      </w:r>
      <w:r>
        <w:t xml:space="preserve"> exalted me</w:t>
      </w:r>
      <w:r w:rsidRPr="00AB1781">
        <w:t>;</w:t>
      </w:r>
    </w:p>
    <w:p w14:paraId="4B8F7482" w14:textId="77777777" w:rsidR="00704CAA" w:rsidRPr="00AB1781" w:rsidRDefault="00704CAA" w:rsidP="00704CAA">
      <w:pPr>
        <w:pStyle w:val="EnglishHangEndNoCoptic"/>
      </w:pPr>
      <w:r w:rsidRPr="00AB1781">
        <w:tab/>
      </w:r>
      <w:r>
        <w:t>t</w:t>
      </w:r>
      <w:r w:rsidRPr="00AB1781">
        <w:t xml:space="preserve">he </w:t>
      </w:r>
      <w:r>
        <w:t xml:space="preserve">right hand of the </w:t>
      </w:r>
      <w:r w:rsidRPr="00AB1781">
        <w:t xml:space="preserve">Lord </w:t>
      </w:r>
      <w:r>
        <w:t>worked power</w:t>
      </w:r>
      <w:r w:rsidRPr="00AB1781">
        <w:t>.</w:t>
      </w:r>
      <w:r w:rsidRPr="00AB1781">
        <w:rPr>
          <w:rStyle w:val="FootnoteReference"/>
        </w:rPr>
        <w:footnoteReference w:id="700"/>
      </w:r>
      <w:r>
        <w:t>”</w:t>
      </w:r>
    </w:p>
    <w:p w14:paraId="59756B0E" w14:textId="77777777" w:rsidR="00704CAA" w:rsidRPr="00AB1781" w:rsidRDefault="00704CAA" w:rsidP="00704CAA">
      <w:pPr>
        <w:pStyle w:val="EnglishHangNoCoptic"/>
      </w:pPr>
      <w:r w:rsidRPr="00AB1781">
        <w:lastRenderedPageBreak/>
        <w:t>17 I will not die, but live</w:t>
      </w:r>
      <w:r>
        <w:t>,</w:t>
      </w:r>
    </w:p>
    <w:p w14:paraId="0898CB09" w14:textId="77777777" w:rsidR="00704CAA" w:rsidRPr="00AB1781" w:rsidRDefault="00704CAA" w:rsidP="00704CAA">
      <w:pPr>
        <w:pStyle w:val="EnglishHangEndNoCoptic"/>
      </w:pPr>
      <w:r w:rsidRPr="00AB1781">
        <w:tab/>
        <w:t>and proclaim the works of the Lord.</w:t>
      </w:r>
    </w:p>
    <w:p w14:paraId="68B1CEAA" w14:textId="77777777" w:rsidR="00704CAA" w:rsidRPr="00AB1781" w:rsidRDefault="00704CAA" w:rsidP="00704CAA">
      <w:pPr>
        <w:pStyle w:val="EnglishHangNoCoptic"/>
      </w:pPr>
      <w:r w:rsidRPr="00AB1781">
        <w:t xml:space="preserve">18 The Lord </w:t>
      </w:r>
      <w:r>
        <w:t>chastened me with chastening</w:t>
      </w:r>
      <w:r w:rsidRPr="00AB1781">
        <w:t>,</w:t>
      </w:r>
    </w:p>
    <w:p w14:paraId="08524B05" w14:textId="77777777" w:rsidR="00704CAA" w:rsidRPr="00AB1781" w:rsidRDefault="00704CAA" w:rsidP="00704CAA">
      <w:pPr>
        <w:pStyle w:val="EnglishHangEndNoCoptic"/>
      </w:pPr>
      <w:r w:rsidRPr="00AB1781">
        <w:tab/>
        <w:t xml:space="preserve">but He </w:t>
      </w:r>
      <w:r>
        <w:t>did</w:t>
      </w:r>
      <w:r w:rsidRPr="00AB1781">
        <w:t xml:space="preserve"> not </w:t>
      </w:r>
      <w:r>
        <w:t>give</w:t>
      </w:r>
      <w:r w:rsidRPr="00AB1781">
        <w:t xml:space="preserve"> me </w:t>
      </w:r>
      <w:r>
        <w:t xml:space="preserve">up </w:t>
      </w:r>
      <w:r w:rsidRPr="00AB1781">
        <w:t>to death.</w:t>
      </w:r>
    </w:p>
    <w:p w14:paraId="5814AA93" w14:textId="77777777" w:rsidR="00704CAA" w:rsidRPr="00AB1781" w:rsidRDefault="00704CAA" w:rsidP="00704CAA">
      <w:pPr>
        <w:pStyle w:val="EnglishHangNoCoptic"/>
      </w:pPr>
      <w:r>
        <w:t>19 Open</w:t>
      </w:r>
      <w:r w:rsidRPr="00AB1781">
        <w:t xml:space="preserve"> the gates of righteousness</w:t>
      </w:r>
      <w:r>
        <w:t xml:space="preserve"> to me</w:t>
      </w:r>
      <w:r w:rsidRPr="00AB1781">
        <w:t>;</w:t>
      </w:r>
    </w:p>
    <w:p w14:paraId="2BE0A63D" w14:textId="77777777" w:rsidR="00704CAA" w:rsidRPr="00AB1781" w:rsidRDefault="00704CAA" w:rsidP="00704CAA">
      <w:pPr>
        <w:pStyle w:val="EnglishHangEndNoCoptic"/>
      </w:pPr>
      <w:r w:rsidRPr="00AB1781">
        <w:tab/>
        <w:t xml:space="preserve">I will enter by them and </w:t>
      </w:r>
      <w:r>
        <w:t>confess</w:t>
      </w:r>
      <w:r>
        <w:rPr>
          <w:rStyle w:val="FootnoteReference"/>
        </w:rPr>
        <w:footnoteReference w:id="701"/>
      </w:r>
      <w:r w:rsidRPr="00AB1781">
        <w:t xml:space="preserve"> the Lord.</w:t>
      </w:r>
    </w:p>
    <w:p w14:paraId="64564E05" w14:textId="77777777" w:rsidR="00704CAA" w:rsidRPr="00AB1781" w:rsidRDefault="00704CAA" w:rsidP="00704CAA">
      <w:pPr>
        <w:pStyle w:val="EnglishHangNoCoptic"/>
      </w:pPr>
      <w:r w:rsidRPr="00AB1781">
        <w:t>20 This is the gate of the Lord;</w:t>
      </w:r>
    </w:p>
    <w:p w14:paraId="5DFC0A2E" w14:textId="77777777" w:rsidR="00704CAA" w:rsidRPr="00AB1781" w:rsidRDefault="00704CAA" w:rsidP="00704CAA">
      <w:pPr>
        <w:pStyle w:val="EnglishHangEndNoCoptic"/>
      </w:pPr>
      <w:r w:rsidRPr="00AB1781">
        <w:tab/>
        <w:t xml:space="preserve">the righteous </w:t>
      </w:r>
      <w:r>
        <w:t xml:space="preserve">will </w:t>
      </w:r>
      <w:r w:rsidRPr="00AB1781">
        <w:t xml:space="preserve">enter </w:t>
      </w:r>
      <w:r>
        <w:t>through</w:t>
      </w:r>
      <w:r w:rsidRPr="00AB1781">
        <w:t xml:space="preserve"> it.</w:t>
      </w:r>
    </w:p>
    <w:p w14:paraId="291F63EC" w14:textId="77777777" w:rsidR="00704CAA" w:rsidRPr="00AB1781" w:rsidRDefault="00704CAA" w:rsidP="00704CAA">
      <w:pPr>
        <w:pStyle w:val="EnglishHangNoCoptic"/>
      </w:pPr>
      <w:r w:rsidRPr="00AB1781">
        <w:t xml:space="preserve">21 I </w:t>
      </w:r>
      <w:r>
        <w:t>will confess</w:t>
      </w:r>
      <w:r>
        <w:rPr>
          <w:rStyle w:val="FootnoteReference"/>
        </w:rPr>
        <w:footnoteReference w:id="702"/>
      </w:r>
      <w:r w:rsidRPr="00AB1781">
        <w:t xml:space="preserve"> </w:t>
      </w:r>
      <w:r>
        <w:t>You,</w:t>
      </w:r>
    </w:p>
    <w:p w14:paraId="34492D13" w14:textId="77777777" w:rsidR="00704CAA" w:rsidRPr="00AB1781" w:rsidRDefault="00704CAA" w:rsidP="00704CAA">
      <w:pPr>
        <w:pStyle w:val="EnglishHangNoCoptic"/>
      </w:pPr>
      <w:r w:rsidRPr="00AB1781">
        <w:tab/>
      </w:r>
      <w:r>
        <w:t>for</w:t>
      </w:r>
      <w:r w:rsidRPr="00AB1781">
        <w:t xml:space="preserve"> </w:t>
      </w:r>
      <w:r>
        <w:t>You</w:t>
      </w:r>
      <w:r w:rsidRPr="00AB1781">
        <w:t xml:space="preserve"> </w:t>
      </w:r>
      <w:r>
        <w:t>heard</w:t>
      </w:r>
      <w:r w:rsidRPr="00AB1781">
        <w:t xml:space="preserve"> me</w:t>
      </w:r>
      <w:r>
        <w:t>,</w:t>
      </w:r>
    </w:p>
    <w:p w14:paraId="765311A8" w14:textId="77777777" w:rsidR="00704CAA" w:rsidRPr="00AB1781" w:rsidRDefault="00704CAA" w:rsidP="00704CAA">
      <w:pPr>
        <w:pStyle w:val="EnglishHangEndNoCoptic"/>
      </w:pPr>
      <w:r w:rsidRPr="00AB1781">
        <w:tab/>
        <w:t xml:space="preserve">and </w:t>
      </w:r>
      <w:r>
        <w:t>became</w:t>
      </w:r>
      <w:r w:rsidRPr="00AB1781">
        <w:t xml:space="preserve"> my salvation.</w:t>
      </w:r>
    </w:p>
    <w:p w14:paraId="6BD95F7A" w14:textId="165811BA" w:rsidR="00704CAA" w:rsidRPr="00AB1781" w:rsidRDefault="00704CAA" w:rsidP="00AD52C7">
      <w:pPr>
        <w:pStyle w:val="EnglishHangNoCoptic"/>
      </w:pPr>
      <w:r w:rsidRPr="00AB1781">
        <w:t xml:space="preserve">22 The stone </w:t>
      </w:r>
      <w:r w:rsidR="00AD52C7">
        <w:t>that</w:t>
      </w:r>
      <w:r w:rsidRPr="00AB1781">
        <w:t xml:space="preserve"> the builders rejected</w:t>
      </w:r>
    </w:p>
    <w:p w14:paraId="0D30B87F" w14:textId="77777777" w:rsidR="00704CAA" w:rsidRPr="00AB1781" w:rsidRDefault="00704CAA" w:rsidP="00704CAA">
      <w:pPr>
        <w:pStyle w:val="EnglishHangEndNoCoptic"/>
      </w:pPr>
      <w:r>
        <w:tab/>
        <w:t>has become the corner</w:t>
      </w:r>
      <w:r w:rsidRPr="00AB1781">
        <w:t>stone.</w:t>
      </w:r>
      <w:r w:rsidRPr="00AB1781">
        <w:rPr>
          <w:rStyle w:val="FootnoteReference"/>
        </w:rPr>
        <w:footnoteReference w:id="703"/>
      </w:r>
    </w:p>
    <w:p w14:paraId="21228647" w14:textId="77777777" w:rsidR="00704CAA" w:rsidRPr="00AB1781" w:rsidRDefault="00704CAA" w:rsidP="00704CAA">
      <w:pPr>
        <w:pStyle w:val="EnglishHangNoCoptic"/>
      </w:pPr>
      <w:r w:rsidRPr="00AB1781">
        <w:t>23 This is the Lord’s doing,</w:t>
      </w:r>
    </w:p>
    <w:p w14:paraId="448616BA" w14:textId="77777777" w:rsidR="00704CAA" w:rsidRPr="00AB1781" w:rsidRDefault="00704CAA" w:rsidP="00704CAA">
      <w:pPr>
        <w:pStyle w:val="EnglishHangEndNoCoptic"/>
      </w:pPr>
      <w:r w:rsidRPr="00AB1781">
        <w:tab/>
        <w:t>and it is marvelous in our eyes.</w:t>
      </w:r>
    </w:p>
    <w:p w14:paraId="6722BB9A" w14:textId="77777777" w:rsidR="00704CAA" w:rsidRPr="00AB1781" w:rsidRDefault="00704CAA" w:rsidP="00704CAA">
      <w:pPr>
        <w:pStyle w:val="EnglishHangNoCoptic"/>
      </w:pPr>
      <w:r w:rsidRPr="00AB1781">
        <w:t>24 This is the day which the Lord has made;</w:t>
      </w:r>
    </w:p>
    <w:p w14:paraId="3A840193" w14:textId="77777777" w:rsidR="00704CAA" w:rsidRPr="00AB1781" w:rsidRDefault="00704CAA" w:rsidP="00704CAA">
      <w:pPr>
        <w:pStyle w:val="EnglishHangEndNoCoptic"/>
      </w:pPr>
      <w:r w:rsidRPr="00AB1781">
        <w:tab/>
        <w:t>let us rejoice and be glad in it.</w:t>
      </w:r>
    </w:p>
    <w:p w14:paraId="753D3D30" w14:textId="77777777" w:rsidR="00704CAA" w:rsidRPr="00AB1781" w:rsidRDefault="00704CAA" w:rsidP="00704CAA">
      <w:pPr>
        <w:pStyle w:val="EnglishHangNoCoptic"/>
      </w:pPr>
      <w:r>
        <w:t>25 O Lord, save us!</w:t>
      </w:r>
    </w:p>
    <w:p w14:paraId="49616401" w14:textId="77777777" w:rsidR="00704CAA" w:rsidRPr="00AB1781" w:rsidRDefault="00704CAA" w:rsidP="00704CAA">
      <w:pPr>
        <w:pStyle w:val="EnglishHangEndNoCoptic"/>
      </w:pPr>
      <w:r>
        <w:tab/>
      </w:r>
      <w:r w:rsidRPr="00AB1781">
        <w:t>O Lord</w:t>
      </w:r>
      <w:r>
        <w:t>, straighten our way</w:t>
      </w:r>
      <w:r>
        <w:rPr>
          <w:rStyle w:val="FootnoteReference"/>
        </w:rPr>
        <w:footnoteReference w:id="704"/>
      </w:r>
      <w:r>
        <w:t>!</w:t>
      </w:r>
    </w:p>
    <w:p w14:paraId="38466716" w14:textId="77777777" w:rsidR="00704CAA" w:rsidRPr="00AB1781" w:rsidRDefault="00704CAA" w:rsidP="00704CAA">
      <w:pPr>
        <w:pStyle w:val="EnglishHangNoCoptic"/>
      </w:pPr>
      <w:r w:rsidRPr="00AB1781">
        <w:t xml:space="preserve">26 </w:t>
      </w:r>
      <w:r>
        <w:t>Blessed be he who comes in the N</w:t>
      </w:r>
      <w:r w:rsidRPr="00AB1781">
        <w:t>ame of the Lord;</w:t>
      </w:r>
    </w:p>
    <w:p w14:paraId="7FED7FF8" w14:textId="77777777" w:rsidR="00704CAA" w:rsidRPr="00AB1781" w:rsidRDefault="00704CAA" w:rsidP="00704CAA">
      <w:pPr>
        <w:pStyle w:val="EnglishHangEndNoCoptic"/>
      </w:pPr>
      <w:r w:rsidRPr="00AB1781">
        <w:tab/>
        <w:t xml:space="preserve">we </w:t>
      </w:r>
      <w:r>
        <w:t xml:space="preserve">have </w:t>
      </w:r>
      <w:r w:rsidRPr="00AB1781">
        <w:t>bless</w:t>
      </w:r>
      <w:r>
        <w:t>ed</w:t>
      </w:r>
      <w:r w:rsidRPr="00AB1781">
        <w:t xml:space="preserve"> you from the house of the Lord.</w:t>
      </w:r>
    </w:p>
    <w:p w14:paraId="55534A26" w14:textId="77777777" w:rsidR="00704CAA" w:rsidRPr="00AB1781" w:rsidRDefault="00704CAA" w:rsidP="00704CAA">
      <w:pPr>
        <w:pStyle w:val="EnglishHangNoCoptic"/>
      </w:pPr>
      <w:r w:rsidRPr="00AB1781">
        <w:t xml:space="preserve">27 </w:t>
      </w:r>
      <w:r>
        <w:t>God is the Lord,</w:t>
      </w:r>
      <w:r w:rsidRPr="00AB1781">
        <w:t xml:space="preserve"> and has </w:t>
      </w:r>
      <w:r>
        <w:t>enlightened us</w:t>
      </w:r>
      <w:r>
        <w:rPr>
          <w:rStyle w:val="FootnoteReference"/>
        </w:rPr>
        <w:footnoteReference w:id="705"/>
      </w:r>
      <w:r>
        <w:t>;</w:t>
      </w:r>
    </w:p>
    <w:p w14:paraId="775073C9" w14:textId="77777777" w:rsidR="00704CAA" w:rsidRPr="00AB1781" w:rsidRDefault="00704CAA" w:rsidP="00704CAA">
      <w:pPr>
        <w:pStyle w:val="EnglishHangNoCoptic"/>
      </w:pPr>
      <w:r w:rsidRPr="00AB1781">
        <w:tab/>
        <w:t>Bind the sacrifice</w:t>
      </w:r>
      <w:r w:rsidRPr="00AB1781">
        <w:rPr>
          <w:rStyle w:val="FootnoteReference"/>
        </w:rPr>
        <w:footnoteReference w:id="706"/>
      </w:r>
      <w:r w:rsidRPr="00AB1781">
        <w:t xml:space="preserve"> with ropes</w:t>
      </w:r>
    </w:p>
    <w:p w14:paraId="6476DA02" w14:textId="77777777" w:rsidR="00704CAA" w:rsidRPr="00AB1781" w:rsidRDefault="00704CAA" w:rsidP="00704CAA">
      <w:pPr>
        <w:pStyle w:val="EnglishHangEndNoCoptic"/>
      </w:pPr>
      <w:r w:rsidRPr="00AB1781">
        <w:tab/>
        <w:t>to the horns of the altar</w:t>
      </w:r>
      <w:r>
        <w:rPr>
          <w:rStyle w:val="FootnoteReference"/>
        </w:rPr>
        <w:footnoteReference w:id="707"/>
      </w:r>
      <w:r w:rsidRPr="00AB1781">
        <w:t>.</w:t>
      </w:r>
    </w:p>
    <w:p w14:paraId="3E965F76" w14:textId="77777777" w:rsidR="00704CAA" w:rsidRPr="00AB1781" w:rsidRDefault="00704CAA" w:rsidP="00704CAA">
      <w:pPr>
        <w:pStyle w:val="EnglishHangNoCoptic"/>
      </w:pPr>
      <w:r w:rsidRPr="00AB1781">
        <w:lastRenderedPageBreak/>
        <w:t xml:space="preserve">28 </w:t>
      </w:r>
      <w:r>
        <w:t>You</w:t>
      </w:r>
      <w:r w:rsidRPr="00AB1781">
        <w:t xml:space="preserve"> are my God, and I will </w:t>
      </w:r>
      <w:r>
        <w:t>confess</w:t>
      </w:r>
      <w:r>
        <w:rPr>
          <w:rStyle w:val="FootnoteReference"/>
        </w:rPr>
        <w:footnoteReference w:id="708"/>
      </w:r>
      <w:r w:rsidRPr="00AB1781">
        <w:t xml:space="preserve"> </w:t>
      </w:r>
      <w:r>
        <w:t>You</w:t>
      </w:r>
      <w:r w:rsidRPr="00AB1781">
        <w:t>;</w:t>
      </w:r>
    </w:p>
    <w:p w14:paraId="29D8F874" w14:textId="77777777" w:rsidR="00704CAA" w:rsidRPr="00AB1781" w:rsidRDefault="00704CAA" w:rsidP="00704CAA">
      <w:pPr>
        <w:pStyle w:val="EnglishHangNoCoptic"/>
      </w:pPr>
      <w:r w:rsidRPr="00AB1781">
        <w:tab/>
      </w:r>
      <w:r>
        <w:t>You</w:t>
      </w:r>
      <w:r w:rsidRPr="00AB1781">
        <w:t xml:space="preserve"> are my God, and I will exalt </w:t>
      </w:r>
      <w:r>
        <w:t>You</w:t>
      </w:r>
      <w:r w:rsidRPr="00AB1781">
        <w:t>;</w:t>
      </w:r>
    </w:p>
    <w:p w14:paraId="03C031AB" w14:textId="77777777" w:rsidR="00704CAA" w:rsidRPr="00AB1781" w:rsidRDefault="00704CAA" w:rsidP="00704CAA">
      <w:pPr>
        <w:pStyle w:val="EnglishHangNoCoptic"/>
      </w:pPr>
      <w:r w:rsidRPr="00AB1781">
        <w:tab/>
        <w:t xml:space="preserve">I </w:t>
      </w:r>
      <w:r>
        <w:t>will confess</w:t>
      </w:r>
      <w:r>
        <w:rPr>
          <w:rStyle w:val="FootnoteReference"/>
        </w:rPr>
        <w:footnoteReference w:id="709"/>
      </w:r>
      <w:r w:rsidRPr="00AB1781">
        <w:t xml:space="preserve"> </w:t>
      </w:r>
      <w:r>
        <w:t>You, for</w:t>
      </w:r>
      <w:r w:rsidRPr="00AB1781">
        <w:t xml:space="preserve"> </w:t>
      </w:r>
      <w:r>
        <w:t>You</w:t>
      </w:r>
      <w:r w:rsidRPr="00AB1781">
        <w:t xml:space="preserve"> </w:t>
      </w:r>
      <w:r>
        <w:t>heard</w:t>
      </w:r>
      <w:r w:rsidRPr="00AB1781">
        <w:t xml:space="preserve"> me</w:t>
      </w:r>
      <w:r>
        <w:t>,</w:t>
      </w:r>
    </w:p>
    <w:p w14:paraId="7F3E1115" w14:textId="77777777" w:rsidR="00704CAA" w:rsidRPr="00AB1781" w:rsidRDefault="00704CAA" w:rsidP="00704CAA">
      <w:pPr>
        <w:pStyle w:val="EnglishHangEndNoCoptic"/>
      </w:pPr>
      <w:r w:rsidRPr="00AB1781">
        <w:tab/>
        <w:t xml:space="preserve">and </w:t>
      </w:r>
      <w:r>
        <w:t xml:space="preserve">became </w:t>
      </w:r>
      <w:r w:rsidRPr="00AB1781">
        <w:t>my salvation.</w:t>
      </w:r>
    </w:p>
    <w:p w14:paraId="0B225A07" w14:textId="77777777" w:rsidR="00704CAA" w:rsidRPr="00AB1781" w:rsidRDefault="00704CAA" w:rsidP="00704CAA">
      <w:pPr>
        <w:pStyle w:val="EnglishHangNoCoptic"/>
      </w:pPr>
      <w:r w:rsidRPr="00AB1781">
        <w:t xml:space="preserve">29 </w:t>
      </w:r>
      <w:r>
        <w:t>Confess Lord, He is good;</w:t>
      </w:r>
    </w:p>
    <w:p w14:paraId="3FE47AB6" w14:textId="77777777" w:rsidR="00704CAA" w:rsidRDefault="00704CAA" w:rsidP="00704CAA">
      <w:pPr>
        <w:pStyle w:val="EnglishHangEndNoCoptic"/>
      </w:pPr>
      <w:r w:rsidRPr="00AB1781">
        <w:tab/>
        <w:t xml:space="preserve">His mercy </w:t>
      </w:r>
      <w:r>
        <w:t>endures forever</w:t>
      </w:r>
      <w:r w:rsidRPr="00AB1781">
        <w:t>.</w:t>
      </w:r>
    </w:p>
    <w:p w14:paraId="3B446C7D" w14:textId="77777777" w:rsidR="00704CAA" w:rsidRDefault="00704CAA" w:rsidP="00704CAA">
      <w:pPr>
        <w:pStyle w:val="Rubric"/>
      </w:pPr>
      <w:r>
        <w:t xml:space="preserve">Alleluia. </w:t>
      </w:r>
    </w:p>
    <w:p w14:paraId="4B02BF1E" w14:textId="4C0E4E88" w:rsidR="00704CAA" w:rsidRDefault="00704CAA" w:rsidP="00704CAA">
      <w:pPr>
        <w:pStyle w:val="Rubric"/>
      </w:pPr>
      <w:r>
        <w:t>Glory…</w:t>
      </w:r>
    </w:p>
    <w:p w14:paraId="5BE78E06" w14:textId="17A42016"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continue with </w:t>
      </w:r>
      <w:r>
        <w:fldChar w:fldCharType="begin"/>
      </w:r>
      <w:r>
        <w:instrText xml:space="preserve"> REF _Ref411967235 \h </w:instrText>
      </w:r>
      <w:r>
        <w:fldChar w:fldCharType="separate"/>
      </w:r>
      <w:r w:rsidR="000E2EAC">
        <w:t>Psalm</w:t>
      </w:r>
      <w:r w:rsidR="000E2EAC" w:rsidRPr="00AB1781">
        <w:t xml:space="preserve"> 119</w:t>
      </w:r>
      <w:r w:rsidR="000E2EAC">
        <w:t>: “When I was afflicted, I cried out to the Lord”</w:t>
      </w:r>
      <w:r>
        <w:fldChar w:fldCharType="end"/>
      </w:r>
      <w:r>
        <w:t xml:space="preserve">, page </w:t>
      </w:r>
      <w:r>
        <w:fldChar w:fldCharType="begin"/>
      </w:r>
      <w:r>
        <w:instrText xml:space="preserve"> PAGEREF _Ref411967235 \h </w:instrText>
      </w:r>
      <w:r>
        <w:fldChar w:fldCharType="separate"/>
      </w:r>
      <w:r w:rsidR="000E2EAC">
        <w:rPr>
          <w:noProof/>
        </w:rPr>
        <w:t>293</w:t>
      </w:r>
      <w:r>
        <w:fldChar w:fldCharType="end"/>
      </w:r>
      <w:r>
        <w:t>.</w:t>
      </w:r>
    </w:p>
    <w:p w14:paraId="58607EDB" w14:textId="2EABD417" w:rsidR="0008188E" w:rsidRDefault="0008188E"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r>
        <w:t xml:space="preserve"> continue with </w:t>
      </w:r>
      <w:r>
        <w:fldChar w:fldCharType="begin"/>
      </w:r>
      <w:r>
        <w:instrText xml:space="preserve"> REF _Ref412027139 \h </w:instrText>
      </w:r>
      <w:r>
        <w:fldChar w:fldCharType="separate"/>
      </w:r>
      <w:r w:rsidR="000E2EAC">
        <w:t>Psalm</w:t>
      </w:r>
      <w:r w:rsidR="000E2EAC" w:rsidRPr="00AB1781">
        <w:t xml:space="preserve"> 118</w:t>
      </w:r>
      <w:r w:rsidR="000E2EAC">
        <w:t>: “Blessed are the blameless in the way”</w:t>
      </w:r>
      <w:r>
        <w:fldChar w:fldCharType="end"/>
      </w:r>
      <w:r>
        <w:t>.</w:t>
      </w:r>
    </w:p>
    <w:p w14:paraId="436AB538" w14:textId="77777777" w:rsidR="00704CAA" w:rsidRPr="003A7286" w:rsidRDefault="00704CAA" w:rsidP="00704CAA">
      <w:pPr>
        <w:pStyle w:val="Heading3"/>
      </w:pPr>
      <w:bookmarkStart w:id="313" w:name="_Ref435990049"/>
      <w:bookmarkStart w:id="314" w:name="_Toc473283615"/>
      <w:r>
        <w:t>Kathisma 17</w:t>
      </w:r>
      <w:bookmarkEnd w:id="313"/>
      <w:bookmarkEnd w:id="314"/>
    </w:p>
    <w:p w14:paraId="6FB6FE95" w14:textId="77777777" w:rsidR="00704CAA" w:rsidRPr="00385CB8" w:rsidRDefault="00704CAA" w:rsidP="00704CAA">
      <w:pPr>
        <w:pStyle w:val="Heading4"/>
      </w:pPr>
      <w:bookmarkStart w:id="315" w:name="_Ref412027139"/>
      <w:r>
        <w:t>Psalm</w:t>
      </w:r>
      <w:r w:rsidRPr="00AB1781">
        <w:t xml:space="preserve"> 118</w:t>
      </w:r>
      <w:r>
        <w:t>: “Blessed are the blameless in the way”</w:t>
      </w:r>
      <w:bookmarkEnd w:id="315"/>
    </w:p>
    <w:p w14:paraId="5A5180C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Love for the Law of Love</w:t>
      </w:r>
    </w:p>
    <w:p w14:paraId="03C64CC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4F0F63F8" w14:textId="2F1FE094" w:rsidR="00445B52" w:rsidRDefault="00445B52" w:rsidP="00704CAA">
      <w:pPr>
        <w:pStyle w:val="Rubric"/>
      </w:pPr>
      <w:r>
        <w:fldChar w:fldCharType="begin"/>
      </w:r>
      <w:r>
        <w:instrText xml:space="preserve"> REF _Ref448127130 \h </w:instrText>
      </w:r>
      <w:r>
        <w:fldChar w:fldCharType="separate"/>
      </w:r>
      <w:r w:rsidR="000E2EAC">
        <w:t>The Psalms of Midnight (The Beginning of Watches)</w:t>
      </w:r>
      <w:r>
        <w:fldChar w:fldCharType="end"/>
      </w:r>
    </w:p>
    <w:p w14:paraId="697D2DA3" w14:textId="15BEAD69" w:rsidR="00704CAA" w:rsidRPr="00385CB8" w:rsidRDefault="00704CAA" w:rsidP="00704CAA">
      <w:pPr>
        <w:pStyle w:val="Rubric"/>
      </w:pPr>
      <w:r w:rsidRPr="00AB1781">
        <w:t xml:space="preserve"> (Alleluia)</w:t>
      </w:r>
    </w:p>
    <w:p w14:paraId="024CA5E7" w14:textId="77777777" w:rsidR="00704CAA" w:rsidRDefault="00704CAA" w:rsidP="00704CAA">
      <w:pPr>
        <w:pStyle w:val="Heading5"/>
      </w:pPr>
      <w:r>
        <w:t>Psalm 118 Part 1 (</w:t>
      </w:r>
      <w:r w:rsidRPr="0055185C">
        <w:rPr>
          <w:rFonts w:ascii="Tahoma" w:eastAsia="Tahoma" w:hAnsi="Tahoma" w:cs="Tahoma"/>
          <w:szCs w:val="28"/>
          <w:rtl/>
          <w:lang w:bidi="he-IL"/>
        </w:rPr>
        <w:t>א</w:t>
      </w:r>
      <w:r>
        <w:rPr>
          <w:rFonts w:ascii="Tahoma" w:eastAsia="Tahoma" w:hAnsi="Tahoma" w:cs="Tahoma"/>
        </w:rPr>
        <w:t>)</w:t>
      </w:r>
      <w:r>
        <w:t>: “Blessed are the blameless in the way”</w:t>
      </w:r>
    </w:p>
    <w:p w14:paraId="518540AB" w14:textId="77777777" w:rsidR="00704CAA" w:rsidRPr="00AB1781" w:rsidRDefault="00704CAA" w:rsidP="00704CAA">
      <w:pPr>
        <w:pStyle w:val="EnglishHangNoCoptic"/>
      </w:pPr>
      <w:r w:rsidRPr="00AB1781">
        <w:t xml:space="preserve">1 Blessed are </w:t>
      </w:r>
      <w:r>
        <w:t>the blameless</w:t>
      </w:r>
      <w:r w:rsidRPr="00AB1781">
        <w:t xml:space="preserve"> in the way,</w:t>
      </w:r>
      <w:r w:rsidRPr="00AB1781">
        <w:rPr>
          <w:rStyle w:val="FootnoteReference"/>
        </w:rPr>
        <w:footnoteReference w:id="710"/>
      </w:r>
    </w:p>
    <w:p w14:paraId="000ED158" w14:textId="77777777" w:rsidR="00704CAA" w:rsidRPr="00AB1781" w:rsidRDefault="00704CAA" w:rsidP="00704CAA">
      <w:pPr>
        <w:pStyle w:val="EnglishHangEndNoCoptic"/>
      </w:pPr>
      <w:r w:rsidRPr="00AB1781">
        <w:tab/>
        <w:t xml:space="preserve">who </w:t>
      </w:r>
      <w:r>
        <w:t>walk</w:t>
      </w:r>
      <w:r w:rsidRPr="00AB1781">
        <w:t xml:space="preserve"> </w:t>
      </w:r>
      <w:r>
        <w:t>in</w:t>
      </w:r>
      <w:r w:rsidRPr="00AB1781">
        <w:t xml:space="preserve"> the law of the Lord.</w:t>
      </w:r>
      <w:r w:rsidRPr="00AB1781">
        <w:rPr>
          <w:rStyle w:val="FootnoteReference"/>
        </w:rPr>
        <w:footnoteReference w:id="711"/>
      </w:r>
    </w:p>
    <w:p w14:paraId="5381D2B1" w14:textId="77777777" w:rsidR="00704CAA" w:rsidRPr="00AB1781" w:rsidRDefault="00704CAA" w:rsidP="00704CAA">
      <w:pPr>
        <w:pStyle w:val="EnglishHangNoCoptic"/>
      </w:pPr>
      <w:r w:rsidRPr="00AB1781">
        <w:t>2 Blessed are they</w:t>
      </w:r>
      <w:r>
        <w:t xml:space="preserve"> who search out His testimonies;</w:t>
      </w:r>
      <w:r w:rsidRPr="00AB1781">
        <w:rPr>
          <w:rStyle w:val="FootnoteReference"/>
        </w:rPr>
        <w:footnoteReference w:id="712"/>
      </w:r>
    </w:p>
    <w:p w14:paraId="367CB335" w14:textId="77777777" w:rsidR="00704CAA" w:rsidRPr="00AB1781" w:rsidRDefault="00704CAA" w:rsidP="00704CAA">
      <w:pPr>
        <w:pStyle w:val="EnglishHangEndNoCoptic"/>
      </w:pPr>
      <w:r w:rsidRPr="00AB1781">
        <w:tab/>
      </w:r>
      <w:r>
        <w:t>They will</w:t>
      </w:r>
      <w:r w:rsidRPr="00AB1781">
        <w:t xml:space="preserve"> seek Him with their whole heart.</w:t>
      </w:r>
      <w:r w:rsidRPr="00AB1781">
        <w:rPr>
          <w:rStyle w:val="FootnoteReference"/>
        </w:rPr>
        <w:footnoteReference w:id="713"/>
      </w:r>
    </w:p>
    <w:p w14:paraId="68F3D6BC" w14:textId="77777777" w:rsidR="00704CAA" w:rsidRPr="00AB1781" w:rsidRDefault="00704CAA" w:rsidP="00704CAA">
      <w:pPr>
        <w:pStyle w:val="EnglishHangNoCoptic"/>
      </w:pPr>
      <w:r w:rsidRPr="00AB1781">
        <w:lastRenderedPageBreak/>
        <w:t xml:space="preserve">3 For those </w:t>
      </w:r>
      <w:r>
        <w:t>who</w:t>
      </w:r>
      <w:r w:rsidRPr="00AB1781">
        <w:t xml:space="preserve"> work </w:t>
      </w:r>
      <w:r>
        <w:t>lawlessness</w:t>
      </w:r>
    </w:p>
    <w:p w14:paraId="6D81EC5F" w14:textId="77777777" w:rsidR="00704CAA" w:rsidRPr="00AB1781" w:rsidRDefault="00704CAA" w:rsidP="00704CAA">
      <w:pPr>
        <w:pStyle w:val="EnglishHangEndNoCoptic"/>
      </w:pPr>
      <w:r w:rsidRPr="00AB1781">
        <w:tab/>
        <w:t>do not walk in His ways.</w:t>
      </w:r>
    </w:p>
    <w:p w14:paraId="2C55DEF1" w14:textId="77777777" w:rsidR="00704CAA" w:rsidRPr="00AB1781" w:rsidRDefault="00704CAA" w:rsidP="00704CAA">
      <w:pPr>
        <w:pStyle w:val="EnglishHangNoCoptic"/>
      </w:pPr>
      <w:r w:rsidRPr="00AB1781">
        <w:t xml:space="preserve">4 </w:t>
      </w:r>
      <w:r>
        <w:t>You</w:t>
      </w:r>
      <w:r w:rsidRPr="00AB1781">
        <w:t xml:space="preserve"> </w:t>
      </w:r>
      <w:r>
        <w:t>commande</w:t>
      </w:r>
      <w:r w:rsidRPr="00AB1781">
        <w:t xml:space="preserve">d </w:t>
      </w:r>
      <w:r>
        <w:t>Your</w:t>
      </w:r>
      <w:r w:rsidRPr="00AB1781">
        <w:t xml:space="preserve"> commandments</w:t>
      </w:r>
    </w:p>
    <w:p w14:paraId="755682B6" w14:textId="77777777" w:rsidR="00704CAA" w:rsidRPr="00AB1781" w:rsidRDefault="00704CAA" w:rsidP="00704CAA">
      <w:pPr>
        <w:pStyle w:val="EnglishHangEndNoCoptic"/>
      </w:pPr>
      <w:r w:rsidRPr="00AB1781">
        <w:tab/>
        <w:t xml:space="preserve">to be </w:t>
      </w:r>
      <w:r>
        <w:t>kept diligently</w:t>
      </w:r>
      <w:r w:rsidRPr="00AB1781">
        <w:t>.</w:t>
      </w:r>
    </w:p>
    <w:p w14:paraId="12E1850B" w14:textId="77777777" w:rsidR="00704CAA" w:rsidRPr="00AB1781" w:rsidRDefault="00704CAA" w:rsidP="00704CAA">
      <w:pPr>
        <w:pStyle w:val="EnglishHangNoCoptic"/>
      </w:pPr>
      <w:r w:rsidRPr="00AB1781">
        <w:t xml:space="preserve">5 O that my ways </w:t>
      </w:r>
      <w:r>
        <w:t>may be</w:t>
      </w:r>
      <w:r w:rsidRPr="00AB1781">
        <w:t xml:space="preserve"> directed</w:t>
      </w:r>
    </w:p>
    <w:p w14:paraId="70B9B376" w14:textId="77777777" w:rsidR="00704CAA" w:rsidRPr="00AB1781" w:rsidRDefault="00704CAA" w:rsidP="00704CAA">
      <w:pPr>
        <w:pStyle w:val="EnglishHangEndNoCoptic"/>
      </w:pPr>
      <w:r>
        <w:tab/>
        <w:t>to keep Your</w:t>
      </w:r>
      <w:r w:rsidRPr="00AB1781">
        <w:t xml:space="preserve"> </w:t>
      </w:r>
      <w:r>
        <w:t>statutes</w:t>
      </w:r>
      <w:r>
        <w:rPr>
          <w:rStyle w:val="FootnoteReference"/>
        </w:rPr>
        <w:footnoteReference w:id="714"/>
      </w:r>
      <w:r w:rsidRPr="00AB1781">
        <w:t>!</w:t>
      </w:r>
    </w:p>
    <w:p w14:paraId="1F26A61D" w14:textId="77777777" w:rsidR="00704CAA" w:rsidRPr="00AB1781" w:rsidRDefault="00704CAA" w:rsidP="00704CAA">
      <w:pPr>
        <w:pStyle w:val="EnglishHangNoCoptic"/>
      </w:pPr>
      <w:r w:rsidRPr="00AB1781">
        <w:t xml:space="preserve">6 Then I </w:t>
      </w:r>
      <w:r>
        <w:t>will</w:t>
      </w:r>
      <w:r w:rsidRPr="00AB1781">
        <w:t xml:space="preserve"> not be ashamed,</w:t>
      </w:r>
    </w:p>
    <w:p w14:paraId="28BF5DE9" w14:textId="77777777" w:rsidR="00704CAA" w:rsidRPr="00AB1781" w:rsidRDefault="00704CAA" w:rsidP="00704CAA">
      <w:pPr>
        <w:pStyle w:val="EnglishHangEndNoCoptic"/>
      </w:pPr>
      <w:r w:rsidRPr="00AB1781">
        <w:tab/>
        <w:t xml:space="preserve">when I regard all </w:t>
      </w:r>
      <w:r>
        <w:t>Your</w:t>
      </w:r>
      <w:r w:rsidRPr="00AB1781">
        <w:t xml:space="preserve"> commandments.</w:t>
      </w:r>
    </w:p>
    <w:p w14:paraId="50827009" w14:textId="77777777" w:rsidR="00704CAA" w:rsidRPr="00AB1781" w:rsidRDefault="00704CAA" w:rsidP="00704CAA">
      <w:pPr>
        <w:pStyle w:val="EnglishHangNoCoptic"/>
      </w:pPr>
      <w:r w:rsidRPr="00AB1781">
        <w:t xml:space="preserve">7 I will </w:t>
      </w:r>
      <w:r>
        <w:t>confess</w:t>
      </w:r>
      <w:r>
        <w:rPr>
          <w:rStyle w:val="FootnoteReference"/>
        </w:rPr>
        <w:footnoteReference w:id="715"/>
      </w:r>
      <w:r w:rsidRPr="00AB1781">
        <w:t xml:space="preserve"> </w:t>
      </w:r>
      <w:r>
        <w:t>You</w:t>
      </w:r>
      <w:r w:rsidRPr="00AB1781">
        <w:t>,</w:t>
      </w:r>
      <w:r>
        <w:t xml:space="preserve"> O Lord, with an upright heart,</w:t>
      </w:r>
    </w:p>
    <w:p w14:paraId="3710F28B" w14:textId="77777777" w:rsidR="00704CAA" w:rsidRPr="00AB1781" w:rsidRDefault="00704CAA" w:rsidP="00704CAA">
      <w:pPr>
        <w:pStyle w:val="EnglishHangEndNoCoptic"/>
      </w:pPr>
      <w:r w:rsidRPr="00AB1781">
        <w:tab/>
      </w:r>
      <w:r>
        <w:t>when</w:t>
      </w:r>
      <w:r w:rsidRPr="00AB1781">
        <w:t xml:space="preserve"> I learn </w:t>
      </w:r>
      <w:r>
        <w:t xml:space="preserve">of </w:t>
      </w:r>
      <w:r w:rsidRPr="00AB1781">
        <w:t xml:space="preserve">the </w:t>
      </w:r>
      <w:r>
        <w:t>judgments</w:t>
      </w:r>
      <w:r w:rsidRPr="00AB1781">
        <w:t xml:space="preserve"> of </w:t>
      </w:r>
      <w:r>
        <w:t>Your</w:t>
      </w:r>
      <w:r w:rsidRPr="00AB1781">
        <w:t xml:space="preserve"> </w:t>
      </w:r>
      <w:r>
        <w:t>righteousness</w:t>
      </w:r>
      <w:r w:rsidRPr="00AB1781">
        <w:t>.</w:t>
      </w:r>
    </w:p>
    <w:p w14:paraId="2035A034" w14:textId="77777777" w:rsidR="00704CAA" w:rsidRPr="00AB1781" w:rsidRDefault="00704CAA" w:rsidP="00704CAA">
      <w:pPr>
        <w:pStyle w:val="EnglishHangNoCoptic"/>
      </w:pPr>
      <w:r w:rsidRPr="00AB1781">
        <w:t xml:space="preserve">8 I will </w:t>
      </w:r>
      <w:r>
        <w:t>keep</w:t>
      </w:r>
      <w:r w:rsidRPr="00AB1781">
        <w:t xml:space="preserve"> </w:t>
      </w:r>
      <w:r>
        <w:t>Your statutes</w:t>
      </w:r>
      <w:r w:rsidRPr="00AB1781">
        <w:t>;</w:t>
      </w:r>
    </w:p>
    <w:p w14:paraId="444FBF56" w14:textId="77777777" w:rsidR="00704CAA" w:rsidRDefault="00704CAA" w:rsidP="00704CAA">
      <w:pPr>
        <w:pStyle w:val="EnglishHangEndNoCoptic"/>
      </w:pPr>
      <w:r w:rsidRPr="00AB1781">
        <w:tab/>
      </w:r>
      <w:r>
        <w:t>do not utterly forsake me</w:t>
      </w:r>
      <w:r w:rsidRPr="00AB1781">
        <w:t>.</w:t>
      </w:r>
    </w:p>
    <w:p w14:paraId="426C14EB" w14:textId="77777777" w:rsidR="00704CAA" w:rsidRDefault="00704CAA" w:rsidP="00704CAA">
      <w:pPr>
        <w:pStyle w:val="Rubric"/>
      </w:pPr>
      <w:r>
        <w:t>Glory to You, O Love of mankind.</w:t>
      </w:r>
    </w:p>
    <w:p w14:paraId="476B4A92" w14:textId="77777777" w:rsidR="00704CAA" w:rsidRPr="00AB1781" w:rsidRDefault="00704CAA" w:rsidP="00704CAA">
      <w:pPr>
        <w:pStyle w:val="Heading5"/>
      </w:pPr>
      <w:r>
        <w:t>Psalm 118 Part 2 (</w:t>
      </w:r>
      <w:r w:rsidRPr="0055185C">
        <w:rPr>
          <w:rFonts w:ascii="Tahoma" w:eastAsia="Tahoma" w:hAnsi="Tahoma" w:cs="Tahoma"/>
          <w:szCs w:val="28"/>
          <w:rtl/>
          <w:lang w:bidi="he-IL"/>
        </w:rPr>
        <w:t>ב</w:t>
      </w:r>
      <w:r>
        <w:t>): “How will a young man straighten his way”</w:t>
      </w:r>
    </w:p>
    <w:p w14:paraId="7A189CA6" w14:textId="77777777" w:rsidR="00704CAA" w:rsidRPr="00AB1781" w:rsidRDefault="00704CAA" w:rsidP="00704CAA">
      <w:pPr>
        <w:pStyle w:val="EnglishHangNoCoptic"/>
      </w:pPr>
      <w:r w:rsidRPr="00AB1781">
        <w:t xml:space="preserve">9 How </w:t>
      </w:r>
      <w:r>
        <w:t>will</w:t>
      </w:r>
      <w:r w:rsidRPr="00AB1781">
        <w:t xml:space="preserve"> a young man </w:t>
      </w:r>
      <w:r>
        <w:t>straighten his way</w:t>
      </w:r>
      <w:r w:rsidRPr="00AB1781">
        <w:t>?</w:t>
      </w:r>
    </w:p>
    <w:p w14:paraId="1D3E95CD" w14:textId="77777777" w:rsidR="00704CAA" w:rsidRPr="00AB1781" w:rsidRDefault="00704CAA" w:rsidP="00704CAA">
      <w:pPr>
        <w:pStyle w:val="EnglishHangEndNoCoptic"/>
      </w:pPr>
      <w:r w:rsidRPr="00AB1781">
        <w:tab/>
        <w:t xml:space="preserve">By </w:t>
      </w:r>
      <w:r>
        <w:t>keeping</w:t>
      </w:r>
      <w:r w:rsidRPr="00AB1781">
        <w:t xml:space="preserve"> </w:t>
      </w:r>
      <w:r>
        <w:t>Your</w:t>
      </w:r>
      <w:r w:rsidRPr="00AB1781">
        <w:t xml:space="preserve"> words.</w:t>
      </w:r>
    </w:p>
    <w:p w14:paraId="050598F1" w14:textId="77777777" w:rsidR="00704CAA" w:rsidRPr="00AB1781" w:rsidRDefault="00704CAA" w:rsidP="00704CAA">
      <w:pPr>
        <w:pStyle w:val="EnglishHangNoCoptic"/>
      </w:pPr>
      <w:r w:rsidRPr="00AB1781">
        <w:t xml:space="preserve">10 </w:t>
      </w:r>
      <w:r>
        <w:t>I searched for You w</w:t>
      </w:r>
      <w:r w:rsidRPr="00AB1781">
        <w:t>ith my whole heart;</w:t>
      </w:r>
    </w:p>
    <w:p w14:paraId="42C90342" w14:textId="77777777" w:rsidR="00704CAA" w:rsidRPr="00AB1781" w:rsidRDefault="00704CAA" w:rsidP="00704CAA">
      <w:pPr>
        <w:pStyle w:val="EnglishHangEndNoCoptic"/>
      </w:pPr>
      <w:r w:rsidRPr="00AB1781">
        <w:tab/>
      </w:r>
      <w:r>
        <w:t>do not drive</w:t>
      </w:r>
      <w:r w:rsidRPr="00AB1781">
        <w:t xml:space="preserve"> me </w:t>
      </w:r>
      <w:r>
        <w:t>away</w:t>
      </w:r>
      <w:r w:rsidRPr="00AB1781">
        <w:t xml:space="preserve"> from </w:t>
      </w:r>
      <w:r>
        <w:t>Your</w:t>
      </w:r>
      <w:r w:rsidRPr="00AB1781">
        <w:t xml:space="preserve"> commandments.</w:t>
      </w:r>
    </w:p>
    <w:p w14:paraId="348ECD2D" w14:textId="77777777" w:rsidR="00704CAA" w:rsidRPr="00AB1781" w:rsidRDefault="00704CAA" w:rsidP="00704CAA">
      <w:pPr>
        <w:pStyle w:val="EnglishHangNoCoptic"/>
      </w:pPr>
      <w:r w:rsidRPr="00AB1781">
        <w:t xml:space="preserve">11 </w:t>
      </w:r>
      <w:r>
        <w:t>I hid your words</w:t>
      </w:r>
      <w:r>
        <w:rPr>
          <w:rStyle w:val="FootnoteReference"/>
        </w:rPr>
        <w:footnoteReference w:id="716"/>
      </w:r>
      <w:r>
        <w:t xml:space="preserve"> i</w:t>
      </w:r>
      <w:r w:rsidRPr="00AB1781">
        <w:t>n my heart,</w:t>
      </w:r>
    </w:p>
    <w:p w14:paraId="6561F4C9" w14:textId="77777777" w:rsidR="00704CAA" w:rsidRPr="00385CB8" w:rsidRDefault="00704CAA" w:rsidP="00704CAA">
      <w:pPr>
        <w:pStyle w:val="EnglishHangEndNoCoptic"/>
      </w:pPr>
      <w:r w:rsidRPr="00AB1781">
        <w:tab/>
        <w:t xml:space="preserve">that I </w:t>
      </w:r>
      <w:r>
        <w:t>might</w:t>
      </w:r>
      <w:r w:rsidRPr="00AB1781">
        <w:t xml:space="preserve"> not sin against </w:t>
      </w:r>
      <w:r>
        <w:t>You</w:t>
      </w:r>
      <w:r w:rsidRPr="00AB1781">
        <w:t>.</w:t>
      </w:r>
    </w:p>
    <w:p w14:paraId="79F8C11F" w14:textId="77777777" w:rsidR="00704CAA" w:rsidRPr="00AB1781" w:rsidRDefault="00704CAA" w:rsidP="00704CAA">
      <w:pPr>
        <w:pStyle w:val="EnglishHangNoCoptic"/>
      </w:pPr>
      <w:r w:rsidRPr="00AB1781">
        <w:t xml:space="preserve">12 Blessed </w:t>
      </w:r>
      <w:r>
        <w:t>are</w:t>
      </w:r>
      <w:r w:rsidRPr="00AB1781">
        <w:t xml:space="preserve"> </w:t>
      </w:r>
      <w:r>
        <w:t>You</w:t>
      </w:r>
      <w:r w:rsidRPr="00AB1781">
        <w:t>, O Lord;</w:t>
      </w:r>
    </w:p>
    <w:p w14:paraId="5715B700"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771A54D6" w14:textId="77777777" w:rsidR="00704CAA" w:rsidRPr="00AB1781" w:rsidRDefault="00704CAA" w:rsidP="00704CAA">
      <w:pPr>
        <w:pStyle w:val="EnglishHangNoCoptic"/>
      </w:pPr>
      <w:r w:rsidRPr="00AB1781">
        <w:t xml:space="preserve">13 </w:t>
      </w:r>
      <w:r>
        <w:t>I declared all the judgments of your mouth</w:t>
      </w:r>
    </w:p>
    <w:p w14:paraId="48358DC7" w14:textId="77777777" w:rsidR="00704CAA" w:rsidRPr="00AB1781" w:rsidRDefault="00704CAA" w:rsidP="00704CAA">
      <w:pPr>
        <w:pStyle w:val="EnglishHangEndNoCoptic"/>
      </w:pPr>
      <w:r w:rsidRPr="00AB1781">
        <w:tab/>
      </w:r>
      <w:r>
        <w:t>with my lips</w:t>
      </w:r>
      <w:r w:rsidRPr="00AB1781">
        <w:t>.</w:t>
      </w:r>
    </w:p>
    <w:p w14:paraId="498CE4D5" w14:textId="77777777" w:rsidR="00704CAA" w:rsidRPr="00AB1781" w:rsidRDefault="00704CAA" w:rsidP="00704CAA">
      <w:pPr>
        <w:pStyle w:val="EnglishHangNoCoptic"/>
      </w:pPr>
      <w:r w:rsidRPr="00AB1781">
        <w:t xml:space="preserve">14 I delight in the way of </w:t>
      </w:r>
      <w:r>
        <w:t>Your</w:t>
      </w:r>
      <w:r w:rsidRPr="00AB1781">
        <w:t xml:space="preserve"> testimonies,</w:t>
      </w:r>
    </w:p>
    <w:p w14:paraId="3D339B8B" w14:textId="77777777" w:rsidR="00704CAA" w:rsidRPr="00AB1781" w:rsidRDefault="00704CAA" w:rsidP="00704CAA">
      <w:pPr>
        <w:pStyle w:val="EnglishHangEndNoCoptic"/>
      </w:pPr>
      <w:r w:rsidRPr="00AB1781">
        <w:tab/>
        <w:t>as in all riches.</w:t>
      </w:r>
    </w:p>
    <w:p w14:paraId="7FE2E701" w14:textId="77777777" w:rsidR="00704CAA" w:rsidRPr="00AB1781" w:rsidRDefault="00704CAA" w:rsidP="00704CAA">
      <w:pPr>
        <w:pStyle w:val="EnglishHangNoCoptic"/>
      </w:pPr>
      <w:r w:rsidRPr="00AB1781">
        <w:t xml:space="preserve">15 I will reflect on </w:t>
      </w:r>
      <w:r>
        <w:t>Your</w:t>
      </w:r>
      <w:r w:rsidRPr="00AB1781">
        <w:t xml:space="preserve"> commandments,</w:t>
      </w:r>
    </w:p>
    <w:p w14:paraId="3EC50474" w14:textId="77777777" w:rsidR="00704CAA" w:rsidRPr="00AB1781" w:rsidRDefault="00704CAA" w:rsidP="00704CAA">
      <w:pPr>
        <w:pStyle w:val="EnglishHangEndNoCoptic"/>
      </w:pPr>
      <w:r w:rsidRPr="00AB1781">
        <w:tab/>
        <w:t xml:space="preserve">and </w:t>
      </w:r>
      <w:r>
        <w:t>understand</w:t>
      </w:r>
      <w:r w:rsidRPr="00AB1781">
        <w:t xml:space="preserve"> </w:t>
      </w:r>
      <w:r>
        <w:t>Your</w:t>
      </w:r>
      <w:r w:rsidRPr="00AB1781">
        <w:t xml:space="preserve"> ways.</w:t>
      </w:r>
    </w:p>
    <w:p w14:paraId="2748AFFB" w14:textId="77777777" w:rsidR="00704CAA" w:rsidRPr="00AB1781" w:rsidRDefault="00704CAA" w:rsidP="00704CAA">
      <w:pPr>
        <w:pStyle w:val="EnglishHangNoCoptic"/>
      </w:pPr>
      <w:r w:rsidRPr="00AB1781">
        <w:lastRenderedPageBreak/>
        <w:t xml:space="preserve">16 I will meditate on </w:t>
      </w:r>
      <w:r>
        <w:t>Your</w:t>
      </w:r>
      <w:r w:rsidRPr="00AB1781">
        <w:t xml:space="preserve"> </w:t>
      </w:r>
      <w:r>
        <w:t>statutes</w:t>
      </w:r>
      <w:r w:rsidRPr="00AB1781">
        <w:t>,</w:t>
      </w:r>
    </w:p>
    <w:p w14:paraId="2A9401DB" w14:textId="77777777" w:rsidR="00704CAA" w:rsidRDefault="00704CAA" w:rsidP="00704CAA">
      <w:pPr>
        <w:pStyle w:val="EnglishHangEndNoCoptic"/>
      </w:pPr>
      <w:r w:rsidRPr="00AB1781">
        <w:tab/>
        <w:t xml:space="preserve">and </w:t>
      </w:r>
      <w:r>
        <w:t xml:space="preserve">will </w:t>
      </w:r>
      <w:r w:rsidRPr="00AB1781">
        <w:t xml:space="preserve">not forget </w:t>
      </w:r>
      <w:r>
        <w:t>Your</w:t>
      </w:r>
      <w:r w:rsidRPr="00AB1781">
        <w:t xml:space="preserve"> words.</w:t>
      </w:r>
    </w:p>
    <w:p w14:paraId="0B1807F4" w14:textId="77777777" w:rsidR="00704CAA" w:rsidRDefault="00704CAA" w:rsidP="00704CAA">
      <w:pPr>
        <w:pStyle w:val="Rubric"/>
      </w:pPr>
      <w:r>
        <w:t>Glory to You, O Love of mankind.</w:t>
      </w:r>
    </w:p>
    <w:p w14:paraId="33F5C381" w14:textId="77777777" w:rsidR="00704CAA" w:rsidRPr="00AB1781" w:rsidRDefault="00704CAA" w:rsidP="00704CAA">
      <w:pPr>
        <w:pStyle w:val="Heading5"/>
      </w:pPr>
      <w:r>
        <w:t>Psalm 118 Part 3 (</w:t>
      </w:r>
      <w:r w:rsidRPr="0055185C">
        <w:rPr>
          <w:rFonts w:ascii="Tahoma" w:eastAsia="Tahoma" w:hAnsi="Tahoma" w:cs="Tahoma"/>
          <w:szCs w:val="28"/>
          <w:rtl/>
          <w:lang w:bidi="he-IL"/>
        </w:rPr>
        <w:t>ג</w:t>
      </w:r>
      <w:r>
        <w:t>): “Reward Your servant”</w:t>
      </w:r>
    </w:p>
    <w:p w14:paraId="7659F79D" w14:textId="77777777" w:rsidR="00704CAA" w:rsidRPr="00AB1781" w:rsidRDefault="00704CAA" w:rsidP="00704CAA">
      <w:pPr>
        <w:pStyle w:val="EnglishHangNoCoptic"/>
      </w:pPr>
      <w:r w:rsidRPr="00AB1781">
        <w:t xml:space="preserve">17 </w:t>
      </w:r>
      <w:r>
        <w:t>Reward</w:t>
      </w:r>
      <w:r>
        <w:rPr>
          <w:rStyle w:val="FootnoteReference"/>
        </w:rPr>
        <w:footnoteReference w:id="717"/>
      </w:r>
      <w:r w:rsidRPr="00AB1781">
        <w:t xml:space="preserve"> </w:t>
      </w:r>
      <w:r>
        <w:t>Your</w:t>
      </w:r>
      <w:r w:rsidRPr="00AB1781">
        <w:t xml:space="preserve"> </w:t>
      </w:r>
      <w:r>
        <w:t>servant;</w:t>
      </w:r>
    </w:p>
    <w:p w14:paraId="747D345F" w14:textId="77777777" w:rsidR="00704CAA" w:rsidRPr="00AB1781" w:rsidRDefault="00704CAA" w:rsidP="00704CAA">
      <w:pPr>
        <w:pStyle w:val="EnglishHangEndNoCoptic"/>
      </w:pPr>
      <w:r w:rsidRPr="00AB1781">
        <w:tab/>
        <w:t xml:space="preserve">I </w:t>
      </w:r>
      <w:r>
        <w:t>will</w:t>
      </w:r>
      <w:r w:rsidRPr="00AB1781">
        <w:t xml:space="preserve"> live</w:t>
      </w:r>
      <w:r>
        <w:t>,</w:t>
      </w:r>
      <w:r w:rsidRPr="00AB1781">
        <w:t xml:space="preserve"> and keep </w:t>
      </w:r>
      <w:r>
        <w:t>Your</w:t>
      </w:r>
      <w:r w:rsidRPr="00AB1781">
        <w:t xml:space="preserve"> words.</w:t>
      </w:r>
    </w:p>
    <w:p w14:paraId="024F27E9" w14:textId="77777777" w:rsidR="00704CAA" w:rsidRPr="00AB1781" w:rsidRDefault="00704CAA" w:rsidP="00704CAA">
      <w:pPr>
        <w:pStyle w:val="EnglishHangNoCoptic"/>
      </w:pPr>
      <w:r w:rsidRPr="00AB1781">
        <w:t xml:space="preserve">18 </w:t>
      </w:r>
      <w:r>
        <w:t>Uncover</w:t>
      </w:r>
      <w:r w:rsidRPr="00AB1781">
        <w:t xml:space="preserve"> my eyes,</w:t>
      </w:r>
    </w:p>
    <w:p w14:paraId="31BAD1D0" w14:textId="77777777" w:rsidR="00704CAA" w:rsidRPr="00AB1781" w:rsidRDefault="00704CAA" w:rsidP="00704CAA">
      <w:pPr>
        <w:pStyle w:val="EnglishHangEndNoCoptic"/>
      </w:pPr>
      <w:r w:rsidRPr="00AB1781">
        <w:tab/>
        <w:t xml:space="preserve">and I </w:t>
      </w:r>
      <w:r>
        <w:t>will</w:t>
      </w:r>
      <w:r w:rsidRPr="00AB1781">
        <w:t xml:space="preserve"> </w:t>
      </w:r>
      <w:r>
        <w:t>understand</w:t>
      </w:r>
      <w:r w:rsidRPr="00AB1781">
        <w:t xml:space="preserve"> the wonders of </w:t>
      </w:r>
      <w:r>
        <w:t>Your</w:t>
      </w:r>
      <w:r w:rsidRPr="00AB1781">
        <w:t xml:space="preserve"> law.</w:t>
      </w:r>
    </w:p>
    <w:p w14:paraId="670FECEF" w14:textId="77777777" w:rsidR="00704CAA" w:rsidRPr="00AB1781" w:rsidRDefault="00704CAA" w:rsidP="00704CAA">
      <w:pPr>
        <w:pStyle w:val="EnglishHangNoCoptic"/>
      </w:pPr>
      <w:r w:rsidRPr="00AB1781">
        <w:t xml:space="preserve">19 I am a </w:t>
      </w:r>
      <w:r>
        <w:t>sojourner</w:t>
      </w:r>
      <w:r w:rsidRPr="00AB1781">
        <w:t xml:space="preserve"> on earth;</w:t>
      </w:r>
    </w:p>
    <w:p w14:paraId="69016B88" w14:textId="77777777" w:rsidR="00704CAA" w:rsidRPr="00AB1781" w:rsidRDefault="00704CAA" w:rsidP="00704CAA">
      <w:pPr>
        <w:pStyle w:val="EnglishHangEndNoCoptic"/>
      </w:pPr>
      <w:r w:rsidRPr="00AB1781">
        <w:tab/>
      </w:r>
      <w:r>
        <w:t xml:space="preserve">do not </w:t>
      </w:r>
      <w:r w:rsidRPr="00AB1781">
        <w:t xml:space="preserve">hide </w:t>
      </w:r>
      <w:r>
        <w:t>Your</w:t>
      </w:r>
      <w:r w:rsidRPr="00AB1781">
        <w:t xml:space="preserve"> commandments from me.</w:t>
      </w:r>
    </w:p>
    <w:p w14:paraId="76873105" w14:textId="77777777" w:rsidR="00704CAA" w:rsidRPr="00AB1781" w:rsidRDefault="00704CAA" w:rsidP="00704CAA">
      <w:pPr>
        <w:pStyle w:val="EnglishHangNoCoptic"/>
      </w:pPr>
      <w:r w:rsidRPr="00AB1781">
        <w:t xml:space="preserve">20 My soul </w:t>
      </w:r>
      <w:r>
        <w:t>longed</w:t>
      </w:r>
      <w:r w:rsidRPr="00AB1781">
        <w:t xml:space="preserve"> to </w:t>
      </w:r>
      <w:r>
        <w:t>desire</w:t>
      </w:r>
      <w:r w:rsidRPr="00AB1781">
        <w:rPr>
          <w:rStyle w:val="FootnoteReference"/>
        </w:rPr>
        <w:footnoteReference w:id="718"/>
      </w:r>
    </w:p>
    <w:p w14:paraId="3B708D3E" w14:textId="77777777" w:rsidR="00704CAA" w:rsidRPr="00AB1781" w:rsidRDefault="00704CAA" w:rsidP="00704CAA">
      <w:pPr>
        <w:pStyle w:val="EnglishHangEndNoCoptic"/>
      </w:pPr>
      <w:r w:rsidRPr="00AB1781">
        <w:tab/>
      </w:r>
      <w:r>
        <w:t>Your</w:t>
      </w:r>
      <w:r w:rsidRPr="00AB1781">
        <w:t xml:space="preserve"> judgments </w:t>
      </w:r>
      <w:r>
        <w:t>in every situation</w:t>
      </w:r>
      <w:r w:rsidRPr="00AB1781">
        <w:t>.</w:t>
      </w:r>
    </w:p>
    <w:p w14:paraId="67E76A3F" w14:textId="77777777" w:rsidR="00704CAA" w:rsidRPr="00AB1781" w:rsidRDefault="00704CAA" w:rsidP="00704CAA">
      <w:pPr>
        <w:pStyle w:val="EnglishHangNoCoptic"/>
      </w:pPr>
      <w:r w:rsidRPr="00AB1781">
        <w:t xml:space="preserve">21 </w:t>
      </w:r>
      <w:r>
        <w:t>You</w:t>
      </w:r>
      <w:r w:rsidRPr="00AB1781">
        <w:t xml:space="preserve"> </w:t>
      </w:r>
      <w:r>
        <w:t>have</w:t>
      </w:r>
      <w:r w:rsidRPr="00AB1781">
        <w:t xml:space="preserve"> rebuked the </w:t>
      </w:r>
      <w:r>
        <w:t>arrogant</w:t>
      </w:r>
      <w:r w:rsidRPr="00AB1781">
        <w:t>;</w:t>
      </w:r>
      <w:r w:rsidRPr="00AB1781">
        <w:rPr>
          <w:rStyle w:val="FootnoteReference"/>
        </w:rPr>
        <w:footnoteReference w:id="719"/>
      </w:r>
    </w:p>
    <w:p w14:paraId="33E3F437" w14:textId="77777777" w:rsidR="00704CAA" w:rsidRPr="00AB1781" w:rsidRDefault="00704CAA" w:rsidP="00704CAA">
      <w:pPr>
        <w:pStyle w:val="EnglishHangEndNoCoptic"/>
      </w:pPr>
      <w:r w:rsidRPr="00AB1781">
        <w:tab/>
      </w:r>
      <w:r>
        <w:t>those who turn aside from your commandments are ac</w:t>
      </w:r>
      <w:r w:rsidRPr="00AB1781">
        <w:t>cursed.</w:t>
      </w:r>
    </w:p>
    <w:p w14:paraId="4B1CA916" w14:textId="77777777" w:rsidR="00704CAA" w:rsidRPr="00AB1781" w:rsidRDefault="00704CAA" w:rsidP="00704CAA">
      <w:pPr>
        <w:pStyle w:val="EnglishHangNoCoptic"/>
      </w:pPr>
      <w:r w:rsidRPr="00AB1781">
        <w:t xml:space="preserve">22 Take </w:t>
      </w:r>
      <w:r>
        <w:t xml:space="preserve">away </w:t>
      </w:r>
      <w:r w:rsidRPr="00AB1781">
        <w:t>reproach and contempt</w:t>
      </w:r>
      <w:r>
        <w:t xml:space="preserve"> </w:t>
      </w:r>
      <w:r w:rsidRPr="00AB1781">
        <w:t>from me,</w:t>
      </w:r>
    </w:p>
    <w:p w14:paraId="258F994B" w14:textId="77777777" w:rsidR="00704CAA" w:rsidRPr="00AB1781" w:rsidRDefault="00704CAA" w:rsidP="00704CAA">
      <w:pPr>
        <w:pStyle w:val="EnglishHangEndNoCoptic"/>
      </w:pPr>
      <w:r w:rsidRPr="00AB1781">
        <w:tab/>
        <w:t xml:space="preserve">for I </w:t>
      </w:r>
      <w:r>
        <w:t>sought</w:t>
      </w:r>
      <w:r w:rsidRPr="00AB1781">
        <w:t xml:space="preserve"> </w:t>
      </w:r>
      <w:r>
        <w:t>Your</w:t>
      </w:r>
      <w:r w:rsidRPr="00AB1781">
        <w:t xml:space="preserve"> testimonies.</w:t>
      </w:r>
    </w:p>
    <w:p w14:paraId="10F8A618" w14:textId="77777777" w:rsidR="00704CAA" w:rsidRPr="00AB1781" w:rsidRDefault="00704CAA" w:rsidP="00704CAA">
      <w:pPr>
        <w:pStyle w:val="EnglishHangNoCoptic"/>
      </w:pPr>
      <w:r w:rsidRPr="00AB1781">
        <w:t>23 For ruler</w:t>
      </w:r>
      <w:r>
        <w:t>s also sat and spoke against me,</w:t>
      </w:r>
    </w:p>
    <w:p w14:paraId="2E08A403" w14:textId="77777777" w:rsidR="00704CAA" w:rsidRPr="00AB1781" w:rsidRDefault="00704CAA" w:rsidP="00704CAA">
      <w:pPr>
        <w:pStyle w:val="EnglishHangEndNoCoptic"/>
      </w:pPr>
      <w:r w:rsidRPr="00AB1781">
        <w:tab/>
        <w:t xml:space="preserve">but </w:t>
      </w:r>
      <w:r>
        <w:t>Your</w:t>
      </w:r>
      <w:r w:rsidRPr="00AB1781">
        <w:t xml:space="preserve"> </w:t>
      </w:r>
      <w:r>
        <w:t>servant meditated</w:t>
      </w:r>
      <w:r w:rsidRPr="00AB1781">
        <w:t xml:space="preserve"> on </w:t>
      </w:r>
      <w:r>
        <w:t>Your</w:t>
      </w:r>
      <w:r w:rsidRPr="00AB1781">
        <w:t xml:space="preserve"> </w:t>
      </w:r>
      <w:r>
        <w:t>statutes</w:t>
      </w:r>
      <w:r w:rsidRPr="00AB1781">
        <w:t>.</w:t>
      </w:r>
    </w:p>
    <w:p w14:paraId="1C88D0E6" w14:textId="77777777" w:rsidR="00704CAA" w:rsidRPr="00AB1781" w:rsidRDefault="00704CAA" w:rsidP="00704CAA">
      <w:pPr>
        <w:pStyle w:val="EnglishHangNoCoptic"/>
      </w:pPr>
      <w:r w:rsidRPr="00AB1781">
        <w:t xml:space="preserve">24 For </w:t>
      </w:r>
      <w:r>
        <w:t>Your</w:t>
      </w:r>
      <w:r w:rsidRPr="00AB1781">
        <w:t xml:space="preserve"> testimonies are my meditation,</w:t>
      </w:r>
    </w:p>
    <w:p w14:paraId="47C2B7CF" w14:textId="77777777" w:rsidR="00704CAA" w:rsidRDefault="00704CAA" w:rsidP="00704CAA">
      <w:pPr>
        <w:pStyle w:val="EnglishHangEndNoCoptic"/>
      </w:pPr>
      <w:r w:rsidRPr="00AB1781">
        <w:tab/>
        <w:t xml:space="preserve">and </w:t>
      </w:r>
      <w:r>
        <w:t>Your</w:t>
      </w:r>
      <w:r w:rsidRPr="00AB1781">
        <w:t xml:space="preserve"> </w:t>
      </w:r>
      <w:r>
        <w:t>statutes</w:t>
      </w:r>
      <w:r w:rsidRPr="00AB1781">
        <w:t xml:space="preserve"> are my counsels.</w:t>
      </w:r>
      <w:r w:rsidRPr="00AB1781">
        <w:rPr>
          <w:rStyle w:val="FootnoteReference"/>
        </w:rPr>
        <w:footnoteReference w:id="720"/>
      </w:r>
    </w:p>
    <w:p w14:paraId="14125924" w14:textId="77777777" w:rsidR="00704CAA" w:rsidRDefault="00704CAA" w:rsidP="00704CAA">
      <w:pPr>
        <w:pStyle w:val="Rubric"/>
      </w:pPr>
      <w:r>
        <w:t>Glory to You, O Love of mankind.</w:t>
      </w:r>
    </w:p>
    <w:p w14:paraId="1EF284DC" w14:textId="77777777" w:rsidR="00704CAA" w:rsidRPr="00AB1781" w:rsidRDefault="00704CAA" w:rsidP="00704CAA">
      <w:pPr>
        <w:pStyle w:val="Heading5"/>
      </w:pPr>
      <w:r>
        <w:t>Psalm 118 Part 4 (</w:t>
      </w:r>
      <w:r w:rsidRPr="005A5E13">
        <w:rPr>
          <w:rFonts w:ascii="Tahoma" w:eastAsia="Tahoma" w:hAnsi="Tahoma" w:cs="Tahoma"/>
          <w:szCs w:val="28"/>
          <w:rtl/>
          <w:lang w:bidi="he-IL"/>
        </w:rPr>
        <w:t>ד</w:t>
      </w:r>
      <w:r>
        <w:t>): “My soul clings to the ground”</w:t>
      </w:r>
    </w:p>
    <w:p w14:paraId="58DFAA09" w14:textId="77777777" w:rsidR="00704CAA" w:rsidRPr="00AB1781" w:rsidRDefault="00704CAA" w:rsidP="00704CAA">
      <w:pPr>
        <w:pStyle w:val="EnglishHangNoCoptic"/>
      </w:pPr>
      <w:r w:rsidRPr="00AB1781">
        <w:t xml:space="preserve">25 My soul clings to the </w:t>
      </w:r>
      <w:r>
        <w:t>ground</w:t>
      </w:r>
      <w:r w:rsidRPr="00AB1781">
        <w:t>;</w:t>
      </w:r>
    </w:p>
    <w:p w14:paraId="178B0B5D" w14:textId="77777777" w:rsidR="00704CAA" w:rsidRPr="00AB1781" w:rsidRDefault="00704CAA" w:rsidP="00704CAA">
      <w:pPr>
        <w:pStyle w:val="EnglishHangEndNoCoptic"/>
      </w:pPr>
      <w:r w:rsidRPr="00AB1781">
        <w:tab/>
        <w:t xml:space="preserve">revive me according to </w:t>
      </w:r>
      <w:r>
        <w:t>Your</w:t>
      </w:r>
      <w:r w:rsidRPr="00AB1781">
        <w:t xml:space="preserve"> word.</w:t>
      </w:r>
    </w:p>
    <w:p w14:paraId="4C3FBE6F" w14:textId="77777777" w:rsidR="00704CAA" w:rsidRPr="00AB1781" w:rsidRDefault="00704CAA" w:rsidP="00704CAA">
      <w:pPr>
        <w:pStyle w:val="EnglishHangNoCoptic"/>
      </w:pPr>
      <w:r w:rsidRPr="00AB1781">
        <w:t xml:space="preserve">26 I </w:t>
      </w:r>
      <w:r>
        <w:t>declared</w:t>
      </w:r>
      <w:r w:rsidRPr="00AB1781">
        <w:t xml:space="preserve"> my ways and </w:t>
      </w:r>
      <w:r>
        <w:t>You</w:t>
      </w:r>
      <w:r w:rsidRPr="00AB1781">
        <w:t xml:space="preserve"> </w:t>
      </w:r>
      <w:r>
        <w:t>heard</w:t>
      </w:r>
      <w:r w:rsidRPr="00AB1781">
        <w:t xml:space="preserve"> me;</w:t>
      </w:r>
    </w:p>
    <w:p w14:paraId="44798563"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04FEF15F" w14:textId="77777777" w:rsidR="00704CAA" w:rsidRPr="00AB1781" w:rsidRDefault="00704CAA" w:rsidP="00704CAA">
      <w:pPr>
        <w:pStyle w:val="EnglishHangNoCoptic"/>
      </w:pPr>
      <w:r w:rsidRPr="00AB1781">
        <w:t xml:space="preserve">27 Make me understand the way of </w:t>
      </w:r>
      <w:r>
        <w:t>Your</w:t>
      </w:r>
      <w:r w:rsidRPr="00AB1781">
        <w:t xml:space="preserve"> </w:t>
      </w:r>
      <w:r>
        <w:t>statutes</w:t>
      </w:r>
      <w:r w:rsidRPr="00AB1781">
        <w:t>,</w:t>
      </w:r>
    </w:p>
    <w:p w14:paraId="437E8B26" w14:textId="77777777" w:rsidR="00704CAA" w:rsidRPr="00385CB8" w:rsidRDefault="00704CAA" w:rsidP="00704CAA">
      <w:pPr>
        <w:pStyle w:val="EnglishHangEndNoCoptic"/>
      </w:pPr>
      <w:r w:rsidRPr="00AB1781">
        <w:tab/>
        <w:t xml:space="preserve">and I will reflect on </w:t>
      </w:r>
      <w:r>
        <w:t>Your</w:t>
      </w:r>
      <w:r w:rsidRPr="00AB1781">
        <w:t xml:space="preserve"> wonders.</w:t>
      </w:r>
    </w:p>
    <w:p w14:paraId="68AD0F23" w14:textId="77777777" w:rsidR="00704CAA" w:rsidRPr="00AB1781" w:rsidRDefault="00704CAA" w:rsidP="00704CAA">
      <w:pPr>
        <w:pStyle w:val="EnglishHangNoCoptic"/>
      </w:pPr>
      <w:r w:rsidRPr="00AB1781">
        <w:lastRenderedPageBreak/>
        <w:t xml:space="preserve">28 My soul </w:t>
      </w:r>
      <w:r>
        <w:t>was</w:t>
      </w:r>
      <w:r w:rsidRPr="00AB1781">
        <w:t xml:space="preserve"> drowsy with sloth;</w:t>
      </w:r>
      <w:r w:rsidRPr="00AB1781">
        <w:rPr>
          <w:rStyle w:val="FootnoteReference"/>
        </w:rPr>
        <w:footnoteReference w:id="721"/>
      </w:r>
    </w:p>
    <w:p w14:paraId="522AA5DA" w14:textId="77777777" w:rsidR="00704CAA" w:rsidRPr="00AB1781" w:rsidRDefault="00704CAA" w:rsidP="00704CAA">
      <w:pPr>
        <w:pStyle w:val="EnglishHangEndNoCoptic"/>
      </w:pPr>
      <w:r w:rsidRPr="00AB1781">
        <w:tab/>
        <w:t>strengthen</w:t>
      </w:r>
      <w:r>
        <w:rPr>
          <w:rStyle w:val="FootnoteReference"/>
        </w:rPr>
        <w:footnoteReference w:id="722"/>
      </w:r>
      <w:r w:rsidRPr="00AB1781">
        <w:t xml:space="preserve"> me with </w:t>
      </w:r>
      <w:r>
        <w:t>Your</w:t>
      </w:r>
      <w:r w:rsidRPr="00AB1781">
        <w:t xml:space="preserve"> words.</w:t>
      </w:r>
    </w:p>
    <w:p w14:paraId="49298ADD" w14:textId="77777777" w:rsidR="00704CAA" w:rsidRPr="00AB1781" w:rsidRDefault="00704CAA" w:rsidP="00704CAA">
      <w:pPr>
        <w:pStyle w:val="EnglishHangNoCoptic"/>
      </w:pPr>
      <w:r w:rsidRPr="00AB1781">
        <w:t xml:space="preserve">29 Remove the way of </w:t>
      </w:r>
      <w:r>
        <w:t xml:space="preserve">unrighteousness </w:t>
      </w:r>
      <w:r w:rsidRPr="00AB1781">
        <w:t>from me,</w:t>
      </w:r>
    </w:p>
    <w:p w14:paraId="59C124FD" w14:textId="77777777" w:rsidR="00704CAA" w:rsidRPr="00AB1781" w:rsidRDefault="00704CAA" w:rsidP="00704CAA">
      <w:pPr>
        <w:pStyle w:val="EnglishHangEndNoCoptic"/>
      </w:pPr>
      <w:r w:rsidRPr="00AB1781">
        <w:tab/>
        <w:t>and have mercy on me</w:t>
      </w:r>
      <w:r>
        <w:t xml:space="preserve"> </w:t>
      </w:r>
      <w:r w:rsidRPr="00AB1781">
        <w:t xml:space="preserve">by </w:t>
      </w:r>
      <w:r>
        <w:t>Your</w:t>
      </w:r>
      <w:r w:rsidRPr="00AB1781">
        <w:t xml:space="preserve"> law.</w:t>
      </w:r>
    </w:p>
    <w:p w14:paraId="61B4DC8B" w14:textId="77777777" w:rsidR="00704CAA" w:rsidRPr="00AB1781" w:rsidRDefault="00704CAA" w:rsidP="00704CAA">
      <w:pPr>
        <w:pStyle w:val="EnglishHangNoCoptic"/>
      </w:pPr>
      <w:r w:rsidRPr="00AB1781">
        <w:t xml:space="preserve">30 I </w:t>
      </w:r>
      <w:r>
        <w:t>have chosen</w:t>
      </w:r>
      <w:r w:rsidRPr="00AB1781">
        <w:t xml:space="preserve"> the way </w:t>
      </w:r>
      <w:r>
        <w:t>of truth;</w:t>
      </w:r>
    </w:p>
    <w:p w14:paraId="727DAA24" w14:textId="77777777" w:rsidR="00704CAA" w:rsidRPr="00AB1781" w:rsidRDefault="00704CAA" w:rsidP="00704CAA">
      <w:pPr>
        <w:pStyle w:val="EnglishHangEndNoCoptic"/>
      </w:pPr>
      <w:r w:rsidRPr="00AB1781">
        <w:tab/>
      </w:r>
      <w:r>
        <w:t>I</w:t>
      </w:r>
      <w:r w:rsidRPr="00AB1781">
        <w:t xml:space="preserve"> have not forgotten </w:t>
      </w:r>
      <w:r>
        <w:t>Your</w:t>
      </w:r>
      <w:r w:rsidRPr="00AB1781">
        <w:t xml:space="preserve"> judgments.</w:t>
      </w:r>
    </w:p>
    <w:p w14:paraId="59F52BA0" w14:textId="77777777" w:rsidR="00704CAA" w:rsidRPr="00AB1781" w:rsidRDefault="00704CAA" w:rsidP="00704CAA">
      <w:pPr>
        <w:pStyle w:val="EnglishHangNoCoptic"/>
      </w:pPr>
      <w:r w:rsidRPr="00AB1781">
        <w:t xml:space="preserve">31 I have </w:t>
      </w:r>
      <w:r>
        <w:t>clung</w:t>
      </w:r>
      <w:r w:rsidRPr="00AB1781">
        <w:t xml:space="preserve"> to </w:t>
      </w:r>
      <w:r>
        <w:t>Your testimonies</w:t>
      </w:r>
      <w:r w:rsidRPr="00AB1781">
        <w:t>;</w:t>
      </w:r>
    </w:p>
    <w:p w14:paraId="2D977F67" w14:textId="77777777" w:rsidR="00704CAA" w:rsidRDefault="00704CAA" w:rsidP="00704CAA">
      <w:pPr>
        <w:pStyle w:val="EnglishHangEndNoCoptic"/>
      </w:pPr>
      <w:r w:rsidRPr="00AB1781">
        <w:tab/>
      </w:r>
      <w:r>
        <w:t>O Lord, do not put me to shame</w:t>
      </w:r>
      <w:r w:rsidRPr="00AB1781">
        <w:t>.</w:t>
      </w:r>
    </w:p>
    <w:p w14:paraId="27FF69F0" w14:textId="77777777" w:rsidR="00704CAA" w:rsidRPr="00AB1781" w:rsidRDefault="00704CAA" w:rsidP="00704CAA">
      <w:pPr>
        <w:pStyle w:val="EnglishHangNoCoptic"/>
      </w:pPr>
      <w:r w:rsidRPr="00AB1781">
        <w:t xml:space="preserve">32 I ran the way of </w:t>
      </w:r>
      <w:r>
        <w:t>Your</w:t>
      </w:r>
      <w:r w:rsidRPr="00AB1781">
        <w:t xml:space="preserve"> commandments,</w:t>
      </w:r>
    </w:p>
    <w:p w14:paraId="0C8FD5A9" w14:textId="77777777" w:rsidR="00704CAA" w:rsidRDefault="00704CAA" w:rsidP="00704CAA">
      <w:pPr>
        <w:pStyle w:val="EnglishHangEndNoCoptic"/>
      </w:pPr>
      <w:r w:rsidRPr="00AB1781">
        <w:tab/>
        <w:t xml:space="preserve">when </w:t>
      </w:r>
      <w:r>
        <w:t>You</w:t>
      </w:r>
      <w:r w:rsidRPr="00AB1781">
        <w:t xml:space="preserve"> </w:t>
      </w:r>
      <w:r>
        <w:t>enlarged my heart.</w:t>
      </w:r>
    </w:p>
    <w:p w14:paraId="05047416" w14:textId="77777777" w:rsidR="00704CAA" w:rsidRDefault="00704CAA" w:rsidP="00704CAA">
      <w:pPr>
        <w:pStyle w:val="Rubric"/>
      </w:pPr>
      <w:r>
        <w:t>Glory to You, O Love of mankind.</w:t>
      </w:r>
    </w:p>
    <w:p w14:paraId="16E6329B" w14:textId="77777777" w:rsidR="00704CAA" w:rsidRPr="00AB1781" w:rsidRDefault="00704CAA" w:rsidP="00704CAA">
      <w:pPr>
        <w:pStyle w:val="Heading5"/>
      </w:pPr>
      <w:r>
        <w:t>Psalm 118 Part 5 (</w:t>
      </w:r>
      <w:r w:rsidRPr="005A5E13">
        <w:rPr>
          <w:rFonts w:ascii="Tahoma" w:eastAsia="Tahoma" w:hAnsi="Tahoma" w:cs="Tahoma"/>
          <w:szCs w:val="28"/>
          <w:rtl/>
          <w:lang w:bidi="he-IL"/>
        </w:rPr>
        <w:t>ה</w:t>
      </w:r>
      <w:r>
        <w:t>): “Make the way of Your satutes my law”</w:t>
      </w:r>
    </w:p>
    <w:p w14:paraId="18302A25" w14:textId="77777777" w:rsidR="00704CAA" w:rsidRPr="00AB1781" w:rsidRDefault="00704CAA" w:rsidP="00704CAA">
      <w:pPr>
        <w:pStyle w:val="EnglishHangNoCoptic"/>
      </w:pPr>
      <w:r w:rsidRPr="00AB1781">
        <w:t xml:space="preserve">33 </w:t>
      </w:r>
      <w:r>
        <w:t>Make the way of Your statutes my law</w:t>
      </w:r>
      <w:r w:rsidRPr="00AB1781">
        <w:t>,</w:t>
      </w:r>
      <w:r>
        <w:t xml:space="preserve"> O Lord,</w:t>
      </w:r>
    </w:p>
    <w:p w14:paraId="0ACD8C03" w14:textId="77777777" w:rsidR="00704CAA" w:rsidRPr="00AB1781" w:rsidRDefault="00704CAA" w:rsidP="00704CAA">
      <w:pPr>
        <w:pStyle w:val="EnglishHangEndNoCoptic"/>
      </w:pPr>
      <w:r w:rsidRPr="00AB1781">
        <w:tab/>
        <w:t xml:space="preserve">and I will seek it </w:t>
      </w:r>
      <w:r>
        <w:t>at all times</w:t>
      </w:r>
      <w:r w:rsidRPr="00AB1781">
        <w:t>.</w:t>
      </w:r>
    </w:p>
    <w:p w14:paraId="0A80F5E8" w14:textId="77777777" w:rsidR="00704CAA" w:rsidRPr="00AB1781" w:rsidRDefault="00704CAA" w:rsidP="00704CAA">
      <w:pPr>
        <w:pStyle w:val="EnglishHangNoCoptic"/>
      </w:pPr>
      <w:r w:rsidRPr="00AB1781">
        <w:t xml:space="preserve">34 </w:t>
      </w:r>
      <w:r>
        <w:t>Make me understand,</w:t>
      </w:r>
      <w:r w:rsidRPr="00AB1781">
        <w:t xml:space="preserve"> and I will search out </w:t>
      </w:r>
      <w:r>
        <w:t>Your</w:t>
      </w:r>
      <w:r w:rsidRPr="00AB1781">
        <w:t xml:space="preserve"> law</w:t>
      </w:r>
      <w:r>
        <w:t>,</w:t>
      </w:r>
    </w:p>
    <w:p w14:paraId="10667C35" w14:textId="77777777" w:rsidR="00704CAA" w:rsidRPr="00AB1781" w:rsidRDefault="00704CAA" w:rsidP="00704CAA">
      <w:pPr>
        <w:pStyle w:val="EnglishHangEndNoCoptic"/>
      </w:pPr>
      <w:r w:rsidRPr="00AB1781">
        <w:tab/>
        <w:t>and keep it with my whole heart.</w:t>
      </w:r>
    </w:p>
    <w:p w14:paraId="46B7B633" w14:textId="77777777" w:rsidR="00704CAA" w:rsidRPr="00AB1781" w:rsidRDefault="00704CAA" w:rsidP="00704CAA">
      <w:pPr>
        <w:pStyle w:val="EnglishHangNoCoptic"/>
      </w:pPr>
      <w:r w:rsidRPr="00AB1781">
        <w:t xml:space="preserve">35 Guide me in the path of </w:t>
      </w:r>
      <w:r>
        <w:t>Your</w:t>
      </w:r>
      <w:r w:rsidRPr="00AB1781">
        <w:t xml:space="preserve"> commandments,</w:t>
      </w:r>
    </w:p>
    <w:p w14:paraId="10D59E2B" w14:textId="77777777" w:rsidR="00704CAA" w:rsidRPr="00AB1781" w:rsidRDefault="00704CAA" w:rsidP="00704CAA">
      <w:pPr>
        <w:pStyle w:val="EnglishHangEndNoCoptic"/>
      </w:pPr>
      <w:r w:rsidRPr="00AB1781">
        <w:tab/>
        <w:t xml:space="preserve">for </w:t>
      </w:r>
      <w:r>
        <w:t>I desire it</w:t>
      </w:r>
      <w:r w:rsidRPr="00AB1781">
        <w:t>.</w:t>
      </w:r>
    </w:p>
    <w:p w14:paraId="6E2190B7" w14:textId="77777777" w:rsidR="00704CAA" w:rsidRPr="00AB1781" w:rsidRDefault="00704CAA" w:rsidP="00704CAA">
      <w:pPr>
        <w:pStyle w:val="EnglishHangNoCoptic"/>
      </w:pPr>
      <w:r w:rsidRPr="00AB1781">
        <w:t xml:space="preserve">36 Incline my </w:t>
      </w:r>
      <w:r>
        <w:t>heart</w:t>
      </w:r>
      <w:r w:rsidRPr="00AB1781">
        <w:t xml:space="preserve"> to </w:t>
      </w:r>
      <w:r>
        <w:t>Your</w:t>
      </w:r>
      <w:r w:rsidRPr="00AB1781">
        <w:t xml:space="preserve"> testimonies</w:t>
      </w:r>
    </w:p>
    <w:p w14:paraId="18B9A60F" w14:textId="77777777" w:rsidR="00704CAA" w:rsidRPr="00AB1781" w:rsidRDefault="00704CAA" w:rsidP="00704CAA">
      <w:pPr>
        <w:pStyle w:val="EnglishHangEndNoCoptic"/>
      </w:pPr>
      <w:r w:rsidRPr="00AB1781">
        <w:tab/>
        <w:t xml:space="preserve">and not to </w:t>
      </w:r>
      <w:r>
        <w:t>greediness</w:t>
      </w:r>
      <w:r>
        <w:rPr>
          <w:rStyle w:val="FootnoteReference"/>
        </w:rPr>
        <w:footnoteReference w:id="723"/>
      </w:r>
      <w:r w:rsidRPr="00AB1781">
        <w:t>.</w:t>
      </w:r>
    </w:p>
    <w:p w14:paraId="25243E61" w14:textId="77777777" w:rsidR="00704CAA" w:rsidRPr="00AB1781" w:rsidRDefault="00704CAA" w:rsidP="00704CAA">
      <w:pPr>
        <w:pStyle w:val="EnglishHangNoCoptic"/>
      </w:pPr>
      <w:r w:rsidRPr="00AB1781">
        <w:t xml:space="preserve">37 Turn my eyes </w:t>
      </w:r>
      <w:r>
        <w:t>away from looking at vanity</w:t>
      </w:r>
      <w:r w:rsidRPr="00AB1781">
        <w:t>;</w:t>
      </w:r>
      <w:r w:rsidRPr="00AB1781">
        <w:rPr>
          <w:rStyle w:val="FootnoteReference"/>
        </w:rPr>
        <w:footnoteReference w:id="724"/>
      </w:r>
    </w:p>
    <w:p w14:paraId="7A79DA2A" w14:textId="77777777" w:rsidR="00704CAA" w:rsidRPr="00AB1781" w:rsidRDefault="00704CAA" w:rsidP="00704CAA">
      <w:pPr>
        <w:pStyle w:val="EnglishHangEndNoCoptic"/>
      </w:pPr>
      <w:r w:rsidRPr="00AB1781">
        <w:tab/>
        <w:t xml:space="preserve">revive me in </w:t>
      </w:r>
      <w:r>
        <w:t>Your</w:t>
      </w:r>
      <w:r w:rsidRPr="00AB1781">
        <w:t xml:space="preserve"> way.</w:t>
      </w:r>
      <w:r w:rsidRPr="00AB1781">
        <w:rPr>
          <w:rStyle w:val="FootnoteReference"/>
        </w:rPr>
        <w:footnoteReference w:id="725"/>
      </w:r>
    </w:p>
    <w:p w14:paraId="2FB36FAD" w14:textId="77777777" w:rsidR="00704CAA" w:rsidRPr="00AB1781" w:rsidRDefault="00704CAA" w:rsidP="00704CAA">
      <w:pPr>
        <w:pStyle w:val="EnglishHangNoCoptic"/>
      </w:pPr>
      <w:r w:rsidRPr="00AB1781">
        <w:t xml:space="preserve">38 </w:t>
      </w:r>
      <w:r>
        <w:t>Establish Your teaching in Your servant,</w:t>
      </w:r>
    </w:p>
    <w:p w14:paraId="11D0016A" w14:textId="77777777" w:rsidR="00704CAA" w:rsidRPr="00AB1781" w:rsidRDefault="00704CAA" w:rsidP="00704CAA">
      <w:pPr>
        <w:pStyle w:val="EnglishHangEndNoCoptic"/>
      </w:pPr>
      <w:r w:rsidRPr="00AB1781">
        <w:tab/>
      </w:r>
      <w:r>
        <w:t xml:space="preserve">unto </w:t>
      </w:r>
      <w:r w:rsidRPr="00AB1781">
        <w:t xml:space="preserve">fear of </w:t>
      </w:r>
      <w:r>
        <w:t>You</w:t>
      </w:r>
      <w:r w:rsidRPr="00AB1781">
        <w:t>.</w:t>
      </w:r>
      <w:r w:rsidRPr="00AB1781">
        <w:rPr>
          <w:rStyle w:val="FootnoteReference"/>
        </w:rPr>
        <w:footnoteReference w:id="726"/>
      </w:r>
    </w:p>
    <w:p w14:paraId="73D2F082" w14:textId="77777777" w:rsidR="00704CAA" w:rsidRPr="00AB1781" w:rsidRDefault="00704CAA" w:rsidP="00704CAA">
      <w:pPr>
        <w:pStyle w:val="EnglishHangNoCoptic"/>
      </w:pPr>
      <w:r w:rsidRPr="00AB1781">
        <w:t>39 Take away my reproach</w:t>
      </w:r>
      <w:r>
        <w:t>,</w:t>
      </w:r>
      <w:r w:rsidRPr="00AB1781">
        <w:t xml:space="preserve"> which I </w:t>
      </w:r>
      <w:r>
        <w:t>suspected,</w:t>
      </w:r>
    </w:p>
    <w:p w14:paraId="7E61A37C" w14:textId="77777777" w:rsidR="00704CAA" w:rsidRPr="00AB1781" w:rsidRDefault="00704CAA" w:rsidP="00704CAA">
      <w:pPr>
        <w:pStyle w:val="EnglishHangEndNoCoptic"/>
      </w:pPr>
      <w:r w:rsidRPr="00AB1781">
        <w:tab/>
        <w:t xml:space="preserve">for </w:t>
      </w:r>
      <w:r>
        <w:t>Your</w:t>
      </w:r>
      <w:r w:rsidRPr="00AB1781">
        <w:t xml:space="preserve"> judgments are good.</w:t>
      </w:r>
    </w:p>
    <w:p w14:paraId="02C9BA6C" w14:textId="77777777" w:rsidR="00704CAA" w:rsidRPr="00AB1781" w:rsidRDefault="00704CAA" w:rsidP="00704CAA">
      <w:pPr>
        <w:pStyle w:val="EnglishHangNoCoptic"/>
      </w:pPr>
      <w:r w:rsidRPr="00AB1781">
        <w:lastRenderedPageBreak/>
        <w:t xml:space="preserve">40 </w:t>
      </w:r>
      <w:r>
        <w:t>See</w:t>
      </w:r>
      <w:r w:rsidRPr="00AB1781">
        <w:t xml:space="preserve">, I long for </w:t>
      </w:r>
      <w:r>
        <w:t>Your</w:t>
      </w:r>
      <w:r w:rsidRPr="00AB1781">
        <w:t xml:space="preserve"> commandments;</w:t>
      </w:r>
    </w:p>
    <w:p w14:paraId="100163C8" w14:textId="77777777" w:rsidR="00704CAA" w:rsidRDefault="00704CAA" w:rsidP="00704CAA">
      <w:pPr>
        <w:pStyle w:val="EnglishHangEndNoCoptic"/>
      </w:pPr>
      <w:r w:rsidRPr="00AB1781">
        <w:tab/>
        <w:t xml:space="preserve">revive me in </w:t>
      </w:r>
      <w:r>
        <w:t>Your</w:t>
      </w:r>
      <w:r w:rsidRPr="00AB1781">
        <w:t xml:space="preserve"> righteousness.</w:t>
      </w:r>
      <w:r w:rsidRPr="00AB1781">
        <w:rPr>
          <w:rStyle w:val="FootnoteReference"/>
        </w:rPr>
        <w:footnoteReference w:id="727"/>
      </w:r>
    </w:p>
    <w:p w14:paraId="205D9905" w14:textId="77777777" w:rsidR="00704CAA" w:rsidRDefault="00704CAA" w:rsidP="00704CAA">
      <w:pPr>
        <w:pStyle w:val="Rubric"/>
      </w:pPr>
      <w:r>
        <w:t>Glory to You, O Love of mankind.</w:t>
      </w:r>
    </w:p>
    <w:p w14:paraId="41C4297C" w14:textId="77777777" w:rsidR="00704CAA" w:rsidRPr="00AB1781" w:rsidRDefault="00704CAA" w:rsidP="00704CAA">
      <w:pPr>
        <w:pStyle w:val="Heading5"/>
      </w:pPr>
      <w:r>
        <w:t>Psalm 118 Part 6 (</w:t>
      </w:r>
      <w:r w:rsidRPr="005A5E13">
        <w:rPr>
          <w:rFonts w:ascii="Tahoma" w:eastAsia="Tahoma" w:hAnsi="Tahoma" w:cs="Tahoma"/>
          <w:szCs w:val="28"/>
          <w:rtl/>
          <w:lang w:bidi="he-IL"/>
        </w:rPr>
        <w:t>ו</w:t>
      </w:r>
      <w:r>
        <w:t>): “And let Your mercy come upon me, O Lord”</w:t>
      </w:r>
    </w:p>
    <w:p w14:paraId="1D785DA1" w14:textId="77777777" w:rsidR="00704CAA" w:rsidRPr="00AB1781" w:rsidRDefault="00704CAA" w:rsidP="00704CAA">
      <w:pPr>
        <w:pStyle w:val="EnglishHangNoCoptic"/>
      </w:pPr>
      <w:r w:rsidRPr="00AB1781">
        <w:t xml:space="preserve">41 And let </w:t>
      </w:r>
      <w:r>
        <w:t>Your</w:t>
      </w:r>
      <w:r w:rsidRPr="00AB1781">
        <w:t xml:space="preserve"> mercy come upon me, O Lord,</w:t>
      </w:r>
    </w:p>
    <w:p w14:paraId="2DACAC53" w14:textId="77777777" w:rsidR="00704CAA" w:rsidRPr="00AB1781" w:rsidRDefault="00704CAA" w:rsidP="00704CAA">
      <w:pPr>
        <w:pStyle w:val="EnglishHangEndNoCoptic"/>
      </w:pPr>
      <w:r w:rsidRPr="00AB1781">
        <w:tab/>
      </w:r>
      <w:r>
        <w:t>Your</w:t>
      </w:r>
      <w:r w:rsidRPr="00AB1781">
        <w:t xml:space="preserve"> salvation according to </w:t>
      </w:r>
      <w:r>
        <w:t>Your</w:t>
      </w:r>
      <w:r w:rsidRPr="00AB1781">
        <w:t xml:space="preserve"> word.</w:t>
      </w:r>
    </w:p>
    <w:p w14:paraId="545BC6E4" w14:textId="77777777" w:rsidR="00704CAA" w:rsidRPr="00AB1781" w:rsidRDefault="00704CAA" w:rsidP="00704CAA">
      <w:pPr>
        <w:pStyle w:val="EnglishHangNoCoptic"/>
      </w:pPr>
      <w:r w:rsidRPr="00AB1781">
        <w:t xml:space="preserve">42 And I will </w:t>
      </w:r>
      <w:r>
        <w:t xml:space="preserve">have a word to </w:t>
      </w:r>
      <w:r w:rsidRPr="00AB1781">
        <w:t xml:space="preserve">answer those who </w:t>
      </w:r>
      <w:r>
        <w:t>reproach me,</w:t>
      </w:r>
    </w:p>
    <w:p w14:paraId="5FE9F164" w14:textId="77777777" w:rsidR="00704CAA" w:rsidRPr="00AB1781" w:rsidRDefault="00704CAA" w:rsidP="00704CAA">
      <w:pPr>
        <w:pStyle w:val="EnglishHangEndNoCoptic"/>
      </w:pPr>
      <w:r w:rsidRPr="00AB1781">
        <w:tab/>
      </w:r>
      <w:r>
        <w:t>because</w:t>
      </w:r>
      <w:r w:rsidRPr="00AB1781">
        <w:t xml:space="preserve"> I </w:t>
      </w:r>
      <w:r>
        <w:t>hope</w:t>
      </w:r>
      <w:r w:rsidRPr="00AB1781">
        <w:t xml:space="preserve"> in </w:t>
      </w:r>
      <w:r>
        <w:t>Your</w:t>
      </w:r>
      <w:r w:rsidRPr="00AB1781">
        <w:t xml:space="preserve"> words.</w:t>
      </w:r>
    </w:p>
    <w:p w14:paraId="2CDE7DFE" w14:textId="77777777" w:rsidR="00704CAA" w:rsidRPr="00AB1781" w:rsidRDefault="00704CAA" w:rsidP="00704CAA">
      <w:pPr>
        <w:pStyle w:val="EnglishHangNoCoptic"/>
      </w:pPr>
      <w:r w:rsidRPr="00AB1781">
        <w:t xml:space="preserve">43 And </w:t>
      </w:r>
      <w:r>
        <w:t xml:space="preserve">do not </w:t>
      </w:r>
      <w:r w:rsidRPr="00AB1781">
        <w:t xml:space="preserve">take the word of truth </w:t>
      </w:r>
      <w:r>
        <w:t xml:space="preserve">completely from </w:t>
      </w:r>
      <w:r w:rsidRPr="00AB1781">
        <w:t>my mouth,</w:t>
      </w:r>
    </w:p>
    <w:p w14:paraId="6E944BFE" w14:textId="77777777" w:rsidR="00704CAA" w:rsidRPr="00AB1781" w:rsidRDefault="00704CAA" w:rsidP="00704CAA">
      <w:pPr>
        <w:pStyle w:val="EnglishHangEndNoCoptic"/>
      </w:pPr>
      <w:r w:rsidRPr="00AB1781">
        <w:tab/>
        <w:t xml:space="preserve">for I </w:t>
      </w:r>
      <w:r>
        <w:t>hope in</w:t>
      </w:r>
      <w:r w:rsidRPr="00AB1781">
        <w:t xml:space="preserve"> </w:t>
      </w:r>
      <w:r>
        <w:t>Your</w:t>
      </w:r>
      <w:r w:rsidRPr="00AB1781">
        <w:t xml:space="preserve"> judgments.</w:t>
      </w:r>
    </w:p>
    <w:p w14:paraId="4A343D7E" w14:textId="77777777" w:rsidR="00704CAA" w:rsidRPr="00AB1781" w:rsidRDefault="00704CAA" w:rsidP="00704CAA">
      <w:pPr>
        <w:pStyle w:val="EnglishHangNoCoptic"/>
      </w:pPr>
      <w:r w:rsidRPr="00AB1781">
        <w:t xml:space="preserve">44 And I will keep </w:t>
      </w:r>
      <w:r>
        <w:t>Your</w:t>
      </w:r>
      <w:r w:rsidRPr="00AB1781">
        <w:t xml:space="preserve"> law continually,</w:t>
      </w:r>
    </w:p>
    <w:p w14:paraId="5127EC1B" w14:textId="77777777" w:rsidR="00704CAA" w:rsidRPr="00385CB8" w:rsidRDefault="00704CAA" w:rsidP="00704CAA">
      <w:pPr>
        <w:pStyle w:val="EnglishHangEndNoCoptic"/>
      </w:pPr>
      <w:r w:rsidRPr="00AB1781">
        <w:tab/>
      </w:r>
      <w:r>
        <w:t>forever</w:t>
      </w:r>
      <w:r w:rsidRPr="00AB1781">
        <w:t xml:space="preserve"> and </w:t>
      </w:r>
      <w:r>
        <w:t>unto ages of ages</w:t>
      </w:r>
      <w:r w:rsidRPr="00AB1781">
        <w:t>.</w:t>
      </w:r>
    </w:p>
    <w:p w14:paraId="03999FC7" w14:textId="77777777" w:rsidR="00704CAA" w:rsidRPr="00AB1781" w:rsidRDefault="00704CAA" w:rsidP="00704CAA">
      <w:pPr>
        <w:pStyle w:val="EnglishHangNoCoptic"/>
      </w:pPr>
      <w:r w:rsidRPr="00AB1781">
        <w:t>45 And I walk in freedom</w:t>
      </w:r>
    </w:p>
    <w:p w14:paraId="37935236" w14:textId="77777777" w:rsidR="00704CAA" w:rsidRPr="00AB1781" w:rsidRDefault="00704CAA" w:rsidP="00704CAA">
      <w:pPr>
        <w:pStyle w:val="EnglishHangEndNoCoptic"/>
      </w:pPr>
      <w:r w:rsidRPr="00AB1781">
        <w:tab/>
      </w:r>
      <w:r>
        <w:t>for</w:t>
      </w:r>
      <w:r w:rsidRPr="00AB1781">
        <w:t xml:space="preserve"> I </w:t>
      </w:r>
      <w:r>
        <w:t>sought</w:t>
      </w:r>
      <w:r w:rsidRPr="00AB1781">
        <w:t xml:space="preserve"> </w:t>
      </w:r>
      <w:r>
        <w:t>Your</w:t>
      </w:r>
      <w:r w:rsidRPr="00AB1781">
        <w:t xml:space="preserve"> c</w:t>
      </w:r>
      <w:r>
        <w:t>ommandments.</w:t>
      </w:r>
    </w:p>
    <w:p w14:paraId="29C5AEF2" w14:textId="77777777" w:rsidR="00704CAA" w:rsidRPr="00AB1781" w:rsidRDefault="00704CAA" w:rsidP="00704CAA">
      <w:pPr>
        <w:pStyle w:val="EnglishHangNoCoptic"/>
      </w:pPr>
      <w:r w:rsidRPr="00AB1781">
        <w:t xml:space="preserve">46 And I </w:t>
      </w:r>
      <w:r>
        <w:t>spoke</w:t>
      </w:r>
      <w:r w:rsidRPr="00AB1781">
        <w:t xml:space="preserve"> of </w:t>
      </w:r>
      <w:r>
        <w:t>Your</w:t>
      </w:r>
      <w:r w:rsidRPr="00AB1781">
        <w:t xml:space="preserve"> testimonies before kings</w:t>
      </w:r>
      <w:r>
        <w:t>,</w:t>
      </w:r>
    </w:p>
    <w:p w14:paraId="1FD53EC7" w14:textId="77777777" w:rsidR="00704CAA" w:rsidRPr="00AB1781" w:rsidRDefault="00704CAA" w:rsidP="00704CAA">
      <w:pPr>
        <w:pStyle w:val="EnglishHangEndNoCoptic"/>
      </w:pPr>
      <w:r w:rsidRPr="00AB1781">
        <w:tab/>
        <w:t xml:space="preserve">and </w:t>
      </w:r>
      <w:r>
        <w:t>I was not</w:t>
      </w:r>
      <w:r w:rsidRPr="00AB1781">
        <w:t xml:space="preserve"> ashamed.</w:t>
      </w:r>
    </w:p>
    <w:p w14:paraId="52D608FF" w14:textId="77777777" w:rsidR="00704CAA" w:rsidRPr="00AB1781" w:rsidRDefault="00704CAA" w:rsidP="00704CAA">
      <w:pPr>
        <w:pStyle w:val="EnglishHangNoCoptic"/>
      </w:pPr>
      <w:r w:rsidRPr="00AB1781">
        <w:t xml:space="preserve">47 And I meditate on </w:t>
      </w:r>
      <w:r>
        <w:t>Your</w:t>
      </w:r>
      <w:r w:rsidRPr="00AB1781">
        <w:t xml:space="preserve"> commandments,</w:t>
      </w:r>
    </w:p>
    <w:p w14:paraId="7823FB05" w14:textId="77777777" w:rsidR="00704CAA" w:rsidRPr="00AB1781" w:rsidRDefault="00704CAA" w:rsidP="00704CAA">
      <w:pPr>
        <w:pStyle w:val="EnglishHangEndNoCoptic"/>
      </w:pPr>
      <w:r w:rsidRPr="00AB1781">
        <w:tab/>
        <w:t xml:space="preserve">which I </w:t>
      </w:r>
      <w:r>
        <w:t xml:space="preserve">have </w:t>
      </w:r>
      <w:r w:rsidRPr="00AB1781">
        <w:t>love</w:t>
      </w:r>
      <w:r>
        <w:t>d</w:t>
      </w:r>
      <w:r w:rsidRPr="00AB1781">
        <w:t xml:space="preserve"> </w:t>
      </w:r>
      <w:r>
        <w:t>very much</w:t>
      </w:r>
      <w:r w:rsidRPr="00AB1781">
        <w:t>.</w:t>
      </w:r>
    </w:p>
    <w:p w14:paraId="1761ED99" w14:textId="77777777" w:rsidR="00704CAA" w:rsidRPr="00AB1781" w:rsidRDefault="00704CAA" w:rsidP="00704CAA">
      <w:pPr>
        <w:pStyle w:val="EnglishHangNoCoptic"/>
      </w:pPr>
      <w:r w:rsidRPr="00AB1781">
        <w:t xml:space="preserve">48 And I </w:t>
      </w:r>
      <w:r>
        <w:t>raised</w:t>
      </w:r>
      <w:r w:rsidRPr="00AB1781">
        <w:t xml:space="preserve"> my hands to </w:t>
      </w:r>
      <w:r>
        <w:t>Your</w:t>
      </w:r>
      <w:r w:rsidRPr="00AB1781">
        <w:t xml:space="preserve"> commandments</w:t>
      </w:r>
      <w:r>
        <w:t>,</w:t>
      </w:r>
      <w:r w:rsidRPr="00AB1781">
        <w:t xml:space="preserve"> which I love,</w:t>
      </w:r>
    </w:p>
    <w:p w14:paraId="22E4C6F3" w14:textId="77777777" w:rsidR="00704CAA" w:rsidRDefault="00704CAA" w:rsidP="00704CAA">
      <w:pPr>
        <w:pStyle w:val="EnglishHangEndNoCoptic"/>
      </w:pPr>
      <w:r w:rsidRPr="00AB1781">
        <w:tab/>
        <w:t xml:space="preserve">and I meditate on </w:t>
      </w:r>
      <w:r>
        <w:t>Your</w:t>
      </w:r>
      <w:r w:rsidRPr="00AB1781">
        <w:t xml:space="preserve"> </w:t>
      </w:r>
      <w:r>
        <w:t>statutes</w:t>
      </w:r>
      <w:r w:rsidRPr="00AB1781">
        <w:t>.</w:t>
      </w:r>
    </w:p>
    <w:p w14:paraId="3DB10CE1" w14:textId="77777777" w:rsidR="00704CAA" w:rsidRDefault="00704CAA" w:rsidP="00704CAA">
      <w:pPr>
        <w:pStyle w:val="Rubric"/>
      </w:pPr>
      <w:r>
        <w:t>Glory to You, O Love of mankind.</w:t>
      </w:r>
    </w:p>
    <w:p w14:paraId="4C47DAD8" w14:textId="77777777" w:rsidR="00704CAA" w:rsidRDefault="00704CAA" w:rsidP="00704CAA">
      <w:pPr>
        <w:pStyle w:val="Heading5"/>
      </w:pPr>
      <w:r>
        <w:t>Psalm 118 Part 7 (</w:t>
      </w:r>
      <w:r w:rsidRPr="005A5E13">
        <w:rPr>
          <w:rFonts w:ascii="Tahoma" w:eastAsia="Tahoma" w:hAnsi="Tahoma" w:cs="Tahoma"/>
          <w:szCs w:val="28"/>
          <w:rtl/>
          <w:lang w:bidi="he-IL"/>
        </w:rPr>
        <w:t>ז</w:t>
      </w:r>
      <w:r>
        <w:t>): “Remember Your word to Your servant”</w:t>
      </w:r>
    </w:p>
    <w:p w14:paraId="7BA378C4" w14:textId="77777777" w:rsidR="00704CAA" w:rsidRPr="00AB1781" w:rsidRDefault="00704CAA" w:rsidP="00704CAA">
      <w:pPr>
        <w:pStyle w:val="EnglishHangNoCoptic"/>
      </w:pPr>
      <w:r w:rsidRPr="00AB1781">
        <w:t xml:space="preserve">49 Remember </w:t>
      </w:r>
      <w:r>
        <w:t>Your word</w:t>
      </w:r>
      <w:r w:rsidRPr="00AB1781">
        <w:t xml:space="preserve"> to </w:t>
      </w:r>
      <w:r>
        <w:t>Your</w:t>
      </w:r>
      <w:r w:rsidRPr="00AB1781">
        <w:t xml:space="preserve"> </w:t>
      </w:r>
      <w:r>
        <w:t>servant</w:t>
      </w:r>
      <w:r w:rsidRPr="00AB1781">
        <w:t>,</w:t>
      </w:r>
    </w:p>
    <w:p w14:paraId="495CF169" w14:textId="77777777" w:rsidR="00704CAA" w:rsidRPr="00AB1781" w:rsidRDefault="00704CAA" w:rsidP="00704CAA">
      <w:pPr>
        <w:pStyle w:val="EnglishHangEndNoCoptic"/>
      </w:pPr>
      <w:r w:rsidRPr="00AB1781">
        <w:tab/>
        <w:t xml:space="preserve">by which </w:t>
      </w:r>
      <w:r>
        <w:t>You</w:t>
      </w:r>
      <w:r w:rsidRPr="00AB1781">
        <w:t xml:space="preserve"> </w:t>
      </w:r>
      <w:r>
        <w:t>have</w:t>
      </w:r>
      <w:r w:rsidRPr="00AB1781">
        <w:t xml:space="preserve"> given me hope.</w:t>
      </w:r>
    </w:p>
    <w:p w14:paraId="0DA62CE1" w14:textId="77777777" w:rsidR="00704CAA" w:rsidRPr="00AB1781" w:rsidRDefault="00704CAA" w:rsidP="00704CAA">
      <w:pPr>
        <w:pStyle w:val="EnglishHangNoCoptic"/>
      </w:pPr>
      <w:r>
        <w:t>50 This comforted</w:t>
      </w:r>
      <w:r w:rsidRPr="00AB1781">
        <w:t xml:space="preserve"> me in my </w:t>
      </w:r>
      <w:r>
        <w:t>humiliation</w:t>
      </w:r>
      <w:r w:rsidRPr="00AB1781">
        <w:t>,</w:t>
      </w:r>
    </w:p>
    <w:p w14:paraId="3B145E26" w14:textId="77777777" w:rsidR="00704CAA" w:rsidRPr="00AB1781" w:rsidRDefault="00704CAA" w:rsidP="00704CAA">
      <w:pPr>
        <w:pStyle w:val="EnglishHangEndNoCoptic"/>
      </w:pPr>
      <w:r w:rsidRPr="00AB1781">
        <w:tab/>
        <w:t xml:space="preserve">for </w:t>
      </w:r>
      <w:r>
        <w:t>Your</w:t>
      </w:r>
      <w:r w:rsidRPr="00AB1781">
        <w:t xml:space="preserve"> </w:t>
      </w:r>
      <w:r>
        <w:t>sayings</w:t>
      </w:r>
      <w:r w:rsidRPr="00AB1781">
        <w:t xml:space="preserve"> </w:t>
      </w:r>
      <w:r>
        <w:t>revived me</w:t>
      </w:r>
      <w:r w:rsidRPr="00AB1781">
        <w:t>.</w:t>
      </w:r>
    </w:p>
    <w:p w14:paraId="176CAA4E" w14:textId="77777777" w:rsidR="00704CAA" w:rsidRPr="00AB1781" w:rsidRDefault="00704CAA" w:rsidP="00704CAA">
      <w:pPr>
        <w:pStyle w:val="EnglishHangNoCoptic"/>
      </w:pPr>
      <w:r w:rsidRPr="00AB1781">
        <w:t xml:space="preserve">51 The </w:t>
      </w:r>
      <w:r>
        <w:t>arrogant blatantly transgressed the law</w:t>
      </w:r>
      <w:r w:rsidRPr="00AB1781">
        <w:t>,</w:t>
      </w:r>
    </w:p>
    <w:p w14:paraId="3ECE254A" w14:textId="77777777" w:rsidR="00704CAA" w:rsidRPr="00AB1781" w:rsidRDefault="00704CAA" w:rsidP="00704CAA">
      <w:pPr>
        <w:pStyle w:val="EnglishHangEndNoCoptic"/>
      </w:pPr>
      <w:r w:rsidRPr="00AB1781">
        <w:tab/>
        <w:t xml:space="preserve">but I </w:t>
      </w:r>
      <w:r>
        <w:t>did</w:t>
      </w:r>
      <w:r w:rsidRPr="00AB1781">
        <w:t xml:space="preserve"> not </w:t>
      </w:r>
      <w:r>
        <w:t>deviate</w:t>
      </w:r>
      <w:r w:rsidRPr="00AB1781">
        <w:t xml:space="preserve"> from </w:t>
      </w:r>
      <w:r>
        <w:t>Your</w:t>
      </w:r>
      <w:r w:rsidRPr="00AB1781">
        <w:t xml:space="preserve"> law.</w:t>
      </w:r>
    </w:p>
    <w:p w14:paraId="05794F25" w14:textId="77777777" w:rsidR="00704CAA" w:rsidRPr="00AB1781" w:rsidRDefault="00704CAA" w:rsidP="00704CAA">
      <w:pPr>
        <w:pStyle w:val="EnglishHangNoCoptic"/>
      </w:pPr>
      <w:r>
        <w:t>52 I remembered</w:t>
      </w:r>
      <w:r w:rsidRPr="00AB1781">
        <w:t xml:space="preserve"> </w:t>
      </w:r>
      <w:r>
        <w:t>Your</w:t>
      </w:r>
      <w:r w:rsidRPr="00AB1781">
        <w:t xml:space="preserve"> judgments of old, O Lord,</w:t>
      </w:r>
    </w:p>
    <w:p w14:paraId="19DDE7F4" w14:textId="77777777" w:rsidR="00704CAA" w:rsidRPr="00AB1781" w:rsidRDefault="00704CAA" w:rsidP="00704CAA">
      <w:pPr>
        <w:pStyle w:val="EnglishHangEndNoCoptic"/>
      </w:pPr>
      <w:r w:rsidRPr="00AB1781">
        <w:tab/>
        <w:t xml:space="preserve">and </w:t>
      </w:r>
      <w:r>
        <w:t>I was</w:t>
      </w:r>
      <w:r w:rsidRPr="00AB1781">
        <w:t xml:space="preserve"> comfort</w:t>
      </w:r>
      <w:r>
        <w:t>ed</w:t>
      </w:r>
      <w:r w:rsidRPr="00AB1781">
        <w:t>.</w:t>
      </w:r>
    </w:p>
    <w:p w14:paraId="7118473E" w14:textId="77777777" w:rsidR="00704CAA" w:rsidRPr="00AB1781" w:rsidRDefault="00704CAA" w:rsidP="00704CAA">
      <w:pPr>
        <w:pStyle w:val="EnglishHangNoCoptic"/>
      </w:pPr>
      <w:r w:rsidRPr="00AB1781">
        <w:lastRenderedPageBreak/>
        <w:t xml:space="preserve">53 </w:t>
      </w:r>
      <w:r>
        <w:t>Despondency seized</w:t>
      </w:r>
      <w:r w:rsidRPr="00AB1781">
        <w:t xml:space="preserve"> me, because of sinners</w:t>
      </w:r>
    </w:p>
    <w:p w14:paraId="4B71F9ED" w14:textId="77777777" w:rsidR="00704CAA" w:rsidRPr="00AB1781" w:rsidRDefault="00704CAA" w:rsidP="00704CAA">
      <w:pPr>
        <w:pStyle w:val="EnglishHangEndNoCoptic"/>
      </w:pPr>
      <w:r w:rsidRPr="00AB1781">
        <w:tab/>
        <w:t xml:space="preserve">who forsake </w:t>
      </w:r>
      <w:r>
        <w:t>Your</w:t>
      </w:r>
      <w:r w:rsidRPr="00AB1781">
        <w:t xml:space="preserve"> law.</w:t>
      </w:r>
    </w:p>
    <w:p w14:paraId="6E8DE238" w14:textId="77777777" w:rsidR="00704CAA" w:rsidRPr="00AB1781" w:rsidRDefault="00704CAA" w:rsidP="00704CAA">
      <w:pPr>
        <w:pStyle w:val="EnglishHangNoCoptic"/>
      </w:pPr>
      <w:r w:rsidRPr="00AB1781">
        <w:t xml:space="preserve">54 </w:t>
      </w:r>
      <w:r>
        <w:t>Your</w:t>
      </w:r>
      <w:r w:rsidRPr="00AB1781">
        <w:t xml:space="preserve"> </w:t>
      </w:r>
      <w:r>
        <w:t>statutes</w:t>
      </w:r>
      <w:r w:rsidRPr="00AB1781">
        <w:t xml:space="preserve"> are my songs</w:t>
      </w:r>
    </w:p>
    <w:p w14:paraId="542C787A" w14:textId="77777777" w:rsidR="00704CAA" w:rsidRPr="00AB1781" w:rsidRDefault="00704CAA" w:rsidP="00704CAA">
      <w:pPr>
        <w:pStyle w:val="EnglishHangEndNoCoptic"/>
      </w:pPr>
      <w:r w:rsidRPr="00AB1781">
        <w:tab/>
        <w:t xml:space="preserve">in the place of my </w:t>
      </w:r>
      <w:r>
        <w:t>sojourning</w:t>
      </w:r>
      <w:r w:rsidRPr="00AB1781">
        <w:t>.</w:t>
      </w:r>
    </w:p>
    <w:p w14:paraId="4916BD28" w14:textId="77777777" w:rsidR="00704CAA" w:rsidRPr="00AB1781" w:rsidRDefault="00704CAA" w:rsidP="00704CAA">
      <w:pPr>
        <w:pStyle w:val="EnglishHangNoCoptic"/>
      </w:pPr>
      <w:r w:rsidRPr="00AB1781">
        <w:t>55 I remember</w:t>
      </w:r>
      <w:r>
        <w:t>ed</w:t>
      </w:r>
      <w:r w:rsidRPr="00AB1781">
        <w:t xml:space="preserve"> </w:t>
      </w:r>
      <w:r>
        <w:t>Your N</w:t>
      </w:r>
      <w:r w:rsidRPr="00AB1781">
        <w:t>ame, O Lord, in the night,</w:t>
      </w:r>
    </w:p>
    <w:p w14:paraId="08638366" w14:textId="77777777" w:rsidR="00704CAA" w:rsidRPr="00AB1781" w:rsidRDefault="00704CAA" w:rsidP="00704CAA">
      <w:pPr>
        <w:pStyle w:val="EnglishHangEndNoCoptic"/>
      </w:pPr>
      <w:r w:rsidRPr="00AB1781">
        <w:tab/>
        <w:t xml:space="preserve">and </w:t>
      </w:r>
      <w:r>
        <w:t>I ke</w:t>
      </w:r>
      <w:r w:rsidRPr="00AB1781">
        <w:t>p</w:t>
      </w:r>
      <w:r>
        <w:t>t</w:t>
      </w:r>
      <w:r w:rsidRPr="00AB1781">
        <w:t xml:space="preserve"> </w:t>
      </w:r>
      <w:r>
        <w:t>Your</w:t>
      </w:r>
      <w:r w:rsidRPr="00AB1781">
        <w:t xml:space="preserve"> law.</w:t>
      </w:r>
    </w:p>
    <w:p w14:paraId="6CB487B0" w14:textId="77777777" w:rsidR="00704CAA" w:rsidRPr="00AB1781" w:rsidRDefault="00704CAA" w:rsidP="00704CAA">
      <w:pPr>
        <w:pStyle w:val="EnglishHangNoCoptic"/>
      </w:pPr>
      <w:r w:rsidRPr="00AB1781">
        <w:t xml:space="preserve">56 This </w:t>
      </w:r>
      <w:r>
        <w:t>happened to me,</w:t>
      </w:r>
    </w:p>
    <w:p w14:paraId="64C66E82" w14:textId="77777777" w:rsidR="00704CAA" w:rsidRDefault="00704CAA" w:rsidP="00704CAA">
      <w:pPr>
        <w:pStyle w:val="EnglishHangEndNoCoptic"/>
      </w:pPr>
      <w:r>
        <w:tab/>
        <w:t>because I sought</w:t>
      </w:r>
      <w:r w:rsidRPr="00AB1781">
        <w:t xml:space="preserve"> </w:t>
      </w:r>
      <w:r>
        <w:t>Your</w:t>
      </w:r>
      <w:r w:rsidRPr="00AB1781">
        <w:t xml:space="preserve"> </w:t>
      </w:r>
      <w:r>
        <w:t>statutes</w:t>
      </w:r>
      <w:r w:rsidRPr="00AB1781">
        <w:t>.</w:t>
      </w:r>
    </w:p>
    <w:p w14:paraId="2B8A6FEF" w14:textId="77777777" w:rsidR="00704CAA" w:rsidRDefault="00704CAA" w:rsidP="00704CAA">
      <w:pPr>
        <w:pStyle w:val="Rubric"/>
      </w:pPr>
      <w:r>
        <w:t>Glory to You, O Love of mankind.</w:t>
      </w:r>
    </w:p>
    <w:p w14:paraId="78F4DD37" w14:textId="77777777" w:rsidR="00704CAA" w:rsidRDefault="00704CAA" w:rsidP="00704CAA">
      <w:pPr>
        <w:pStyle w:val="Heading5"/>
      </w:pPr>
      <w:r>
        <w:t>Psalm 118 Part 8 (</w:t>
      </w:r>
      <w:r w:rsidRPr="005A5E13">
        <w:rPr>
          <w:rFonts w:ascii="Tahoma" w:eastAsia="Tahoma" w:hAnsi="Tahoma" w:cs="Tahoma"/>
          <w:szCs w:val="28"/>
          <w:rtl/>
          <w:lang w:bidi="he-IL"/>
        </w:rPr>
        <w:t>ח</w:t>
      </w:r>
      <w:r>
        <w:t>): “You are my portion, O Lord”</w:t>
      </w:r>
    </w:p>
    <w:p w14:paraId="64D78C6D" w14:textId="77777777" w:rsidR="00704CAA" w:rsidRPr="00AB1781" w:rsidRDefault="00704CAA" w:rsidP="00704CAA">
      <w:pPr>
        <w:pStyle w:val="EnglishHangNoCoptic"/>
      </w:pPr>
      <w:r w:rsidRPr="00AB1781">
        <w:t xml:space="preserve">57 </w:t>
      </w:r>
      <w:r>
        <w:t>You</w:t>
      </w:r>
      <w:r w:rsidRPr="00AB1781">
        <w:t xml:space="preserve"> are my portion, O Lord;</w:t>
      </w:r>
    </w:p>
    <w:p w14:paraId="3C331EC5" w14:textId="77777777" w:rsidR="00704CAA" w:rsidRPr="00AB1781" w:rsidRDefault="00704CAA" w:rsidP="00704CAA">
      <w:pPr>
        <w:pStyle w:val="EnglishHangEndNoCoptic"/>
      </w:pPr>
      <w:r w:rsidRPr="00AB1781">
        <w:tab/>
        <w:t xml:space="preserve">I </w:t>
      </w:r>
      <w:r>
        <w:t>said that I would</w:t>
      </w:r>
      <w:r w:rsidRPr="00AB1781">
        <w:t xml:space="preserve"> keep </w:t>
      </w:r>
      <w:r>
        <w:t>Your</w:t>
      </w:r>
      <w:r w:rsidRPr="00AB1781">
        <w:t xml:space="preserve"> law.</w:t>
      </w:r>
    </w:p>
    <w:p w14:paraId="103037FF" w14:textId="77777777" w:rsidR="00704CAA" w:rsidRPr="00AB1781" w:rsidRDefault="00704CAA" w:rsidP="00704CAA">
      <w:pPr>
        <w:pStyle w:val="EnglishHangNoCoptic"/>
      </w:pPr>
      <w:r w:rsidRPr="00AB1781">
        <w:t>58 I implore</w:t>
      </w:r>
      <w:r>
        <w:t>d</w:t>
      </w:r>
      <w:r w:rsidRPr="00AB1781">
        <w:t xml:space="preserve"> </w:t>
      </w:r>
      <w:r>
        <w:t>Your</w:t>
      </w:r>
      <w:r w:rsidRPr="00AB1781">
        <w:t xml:space="preserve"> grace</w:t>
      </w:r>
      <w:r w:rsidRPr="00AB1781">
        <w:rPr>
          <w:rStyle w:val="FootnoteReference"/>
        </w:rPr>
        <w:footnoteReference w:id="728"/>
      </w:r>
      <w:r w:rsidRPr="00AB1781">
        <w:t xml:space="preserve"> with all my heart;</w:t>
      </w:r>
    </w:p>
    <w:p w14:paraId="24E0EF9B" w14:textId="77777777" w:rsidR="00704CAA" w:rsidRPr="00AB1781" w:rsidRDefault="00704CAA" w:rsidP="00704CAA">
      <w:pPr>
        <w:pStyle w:val="EnglishHangEndNoCoptic"/>
      </w:pPr>
      <w:r w:rsidRPr="00AB1781">
        <w:tab/>
        <w:t xml:space="preserve">have mercy on me according to </w:t>
      </w:r>
      <w:r>
        <w:t>Your</w:t>
      </w:r>
      <w:r w:rsidRPr="00AB1781">
        <w:t xml:space="preserve"> </w:t>
      </w:r>
      <w:r>
        <w:t>saying</w:t>
      </w:r>
      <w:r w:rsidRPr="00AB1781">
        <w:t>,</w:t>
      </w:r>
    </w:p>
    <w:p w14:paraId="6454C919" w14:textId="77777777" w:rsidR="00704CAA" w:rsidRPr="00AB1781" w:rsidRDefault="00704CAA" w:rsidP="00704CAA">
      <w:pPr>
        <w:pStyle w:val="EnglishHangNoCoptic"/>
      </w:pPr>
      <w:r w:rsidRPr="00AB1781">
        <w:t xml:space="preserve">59 I considered </w:t>
      </w:r>
      <w:r>
        <w:t>Your</w:t>
      </w:r>
      <w:r w:rsidRPr="00AB1781">
        <w:t xml:space="preserve"> ways,</w:t>
      </w:r>
    </w:p>
    <w:p w14:paraId="23B3C257" w14:textId="77777777" w:rsidR="00704CAA" w:rsidRPr="00AB1781" w:rsidRDefault="00704CAA" w:rsidP="00704CAA">
      <w:pPr>
        <w:pStyle w:val="EnglishHangEndNoCoptic"/>
      </w:pPr>
      <w:r w:rsidRPr="00AB1781">
        <w:tab/>
        <w:t xml:space="preserve">and </w:t>
      </w:r>
      <w:r>
        <w:t xml:space="preserve">I </w:t>
      </w:r>
      <w:r w:rsidRPr="00AB1781">
        <w:t xml:space="preserve">turned my feet to </w:t>
      </w:r>
      <w:r>
        <w:t>Your</w:t>
      </w:r>
      <w:r w:rsidRPr="00AB1781">
        <w:t xml:space="preserve"> testimonies.</w:t>
      </w:r>
    </w:p>
    <w:p w14:paraId="4233398E" w14:textId="77777777" w:rsidR="00704CAA" w:rsidRPr="00AB1781" w:rsidRDefault="00704CAA" w:rsidP="00704CAA">
      <w:pPr>
        <w:pStyle w:val="EnglishHangNoCoptic"/>
      </w:pPr>
      <w:r w:rsidRPr="00AB1781">
        <w:t xml:space="preserve">60 I was </w:t>
      </w:r>
      <w:r>
        <w:t>prepared,</w:t>
      </w:r>
      <w:r w:rsidRPr="00AB1781">
        <w:t xml:space="preserve"> and </w:t>
      </w:r>
      <w:r>
        <w:t xml:space="preserve">I was </w:t>
      </w:r>
      <w:r w:rsidRPr="00AB1781">
        <w:t xml:space="preserve">not </w:t>
      </w:r>
      <w:r>
        <w:t>troubled,</w:t>
      </w:r>
    </w:p>
    <w:p w14:paraId="4233CE08" w14:textId="77777777" w:rsidR="00704CAA" w:rsidRPr="00AB1781" w:rsidRDefault="00704CAA" w:rsidP="00704CAA">
      <w:pPr>
        <w:pStyle w:val="EnglishHangEndNoCoptic"/>
      </w:pPr>
      <w:r w:rsidRPr="00AB1781">
        <w:tab/>
      </w:r>
      <w:r>
        <w:t>that I might</w:t>
      </w:r>
      <w:r w:rsidRPr="00AB1781">
        <w:t xml:space="preserve"> </w:t>
      </w:r>
      <w:r>
        <w:t>keep</w:t>
      </w:r>
      <w:r w:rsidRPr="00AB1781">
        <w:t xml:space="preserve"> </w:t>
      </w:r>
      <w:r>
        <w:t>Your</w:t>
      </w:r>
      <w:r w:rsidRPr="00AB1781">
        <w:t xml:space="preserve"> commandments.</w:t>
      </w:r>
    </w:p>
    <w:p w14:paraId="5873F3C1" w14:textId="77777777" w:rsidR="00704CAA" w:rsidRPr="00AB1781" w:rsidRDefault="00704CAA" w:rsidP="00704CAA">
      <w:pPr>
        <w:pStyle w:val="EnglishHangNoCoptic"/>
      </w:pPr>
      <w:r w:rsidRPr="00AB1781">
        <w:t xml:space="preserve">61 The </w:t>
      </w:r>
      <w:r>
        <w:t>ropes</w:t>
      </w:r>
      <w:r w:rsidRPr="00AB1781">
        <w:t xml:space="preserve"> of sinners entangle me,</w:t>
      </w:r>
    </w:p>
    <w:p w14:paraId="735B0DB3" w14:textId="77777777" w:rsidR="00704CAA" w:rsidRPr="00AB1781" w:rsidRDefault="00704CAA" w:rsidP="00704CAA">
      <w:pPr>
        <w:pStyle w:val="EnglishHangEndNoCoptic"/>
      </w:pPr>
      <w:r>
        <w:tab/>
        <w:t>but I did</w:t>
      </w:r>
      <w:r w:rsidRPr="00AB1781">
        <w:t xml:space="preserve"> not forget </w:t>
      </w:r>
      <w:r>
        <w:t>Your</w:t>
      </w:r>
      <w:r w:rsidRPr="00AB1781">
        <w:t xml:space="preserve"> law.</w:t>
      </w:r>
    </w:p>
    <w:p w14:paraId="07297D06" w14:textId="77777777" w:rsidR="00704CAA" w:rsidRPr="00AB1781" w:rsidRDefault="00704CAA" w:rsidP="00704CAA">
      <w:pPr>
        <w:pStyle w:val="EnglishHangNoCoptic"/>
      </w:pPr>
      <w:r w:rsidRPr="00AB1781">
        <w:t xml:space="preserve">62 At midnight I </w:t>
      </w:r>
      <w:r>
        <w:t>would rise</w:t>
      </w:r>
      <w:r w:rsidRPr="00AB1781">
        <w:t xml:space="preserve"> to </w:t>
      </w:r>
      <w:r>
        <w:t>confess</w:t>
      </w:r>
      <w:r>
        <w:rPr>
          <w:rStyle w:val="FootnoteReference"/>
        </w:rPr>
        <w:footnoteReference w:id="729"/>
      </w:r>
      <w:r w:rsidRPr="00AB1781">
        <w:t xml:space="preserve"> </w:t>
      </w:r>
      <w:r>
        <w:t>You</w:t>
      </w:r>
    </w:p>
    <w:p w14:paraId="5DADFF5B" w14:textId="77777777" w:rsidR="00704CAA" w:rsidRPr="00AB1781" w:rsidRDefault="00704CAA" w:rsidP="00704CAA">
      <w:pPr>
        <w:pStyle w:val="EnglishHangEndNoCoptic"/>
      </w:pPr>
      <w:r w:rsidRPr="00AB1781">
        <w:tab/>
      </w:r>
      <w:r>
        <w:t>because of</w:t>
      </w:r>
      <w:r w:rsidRPr="00AB1781">
        <w:t xml:space="preserve"> the </w:t>
      </w:r>
      <w:r>
        <w:t>Your righteous judgments</w:t>
      </w:r>
      <w:r w:rsidRPr="00AB1781">
        <w:t>.</w:t>
      </w:r>
    </w:p>
    <w:p w14:paraId="772A3E64" w14:textId="77777777" w:rsidR="00704CAA" w:rsidRPr="00AB1781" w:rsidRDefault="00704CAA" w:rsidP="00704CAA">
      <w:pPr>
        <w:pStyle w:val="EnglishHangNoCoptic"/>
      </w:pPr>
      <w:r w:rsidRPr="00AB1781">
        <w:t xml:space="preserve">63 I am a </w:t>
      </w:r>
      <w:r>
        <w:t>companion</w:t>
      </w:r>
      <w:r w:rsidRPr="00AB1781">
        <w:t xml:space="preserve"> of all who fear </w:t>
      </w:r>
      <w:r>
        <w:t>You</w:t>
      </w:r>
    </w:p>
    <w:p w14:paraId="2AA87798" w14:textId="77777777" w:rsidR="00704CAA" w:rsidRPr="00385CB8" w:rsidRDefault="00704CAA" w:rsidP="00704CAA">
      <w:pPr>
        <w:pStyle w:val="EnglishHangEndNoCoptic"/>
      </w:pPr>
      <w:r w:rsidRPr="00AB1781">
        <w:tab/>
        <w:t xml:space="preserve">and keep </w:t>
      </w:r>
      <w:r>
        <w:t>Your</w:t>
      </w:r>
      <w:r w:rsidRPr="00AB1781">
        <w:t xml:space="preserve"> commandments.</w:t>
      </w:r>
    </w:p>
    <w:p w14:paraId="1C00C00A" w14:textId="77777777" w:rsidR="00704CAA" w:rsidRPr="00AB1781" w:rsidRDefault="00704CAA" w:rsidP="00704CAA">
      <w:pPr>
        <w:pStyle w:val="EnglishHangNoCoptic"/>
      </w:pPr>
      <w:r w:rsidRPr="00AB1781">
        <w:t xml:space="preserve">64 The earth, O Lord, is full of </w:t>
      </w:r>
      <w:r>
        <w:t>Your</w:t>
      </w:r>
      <w:r w:rsidRPr="00AB1781">
        <w:t xml:space="preserve"> mercy;</w:t>
      </w:r>
      <w:r w:rsidRPr="00AB1781">
        <w:rPr>
          <w:rStyle w:val="FootnoteReference"/>
        </w:rPr>
        <w:footnoteReference w:id="730"/>
      </w:r>
    </w:p>
    <w:p w14:paraId="63D3ED7D" w14:textId="77777777" w:rsidR="00704CAA" w:rsidRDefault="00704CAA" w:rsidP="00704CAA">
      <w:pPr>
        <w:pStyle w:val="EnglishHangEndNoCoptic"/>
      </w:pPr>
      <w:r w:rsidRPr="00AB1781">
        <w:tab/>
        <w:t xml:space="preserve">teach me </w:t>
      </w:r>
      <w:r>
        <w:t>Your</w:t>
      </w:r>
      <w:r w:rsidRPr="00AB1781">
        <w:t xml:space="preserve"> </w:t>
      </w:r>
      <w:r>
        <w:t>statutes</w:t>
      </w:r>
      <w:r w:rsidRPr="00AB1781">
        <w:t>.</w:t>
      </w:r>
    </w:p>
    <w:p w14:paraId="544AB48B" w14:textId="77777777" w:rsidR="00704CAA" w:rsidRDefault="00704CAA" w:rsidP="00704CAA">
      <w:pPr>
        <w:pStyle w:val="Rubric"/>
      </w:pPr>
      <w:r>
        <w:t>Glory to You, O Love of mankind.</w:t>
      </w:r>
    </w:p>
    <w:p w14:paraId="50FD140F" w14:textId="77777777" w:rsidR="00704CAA" w:rsidRDefault="00704CAA" w:rsidP="00704CAA">
      <w:pPr>
        <w:pStyle w:val="Heading5"/>
      </w:pPr>
      <w:r>
        <w:lastRenderedPageBreak/>
        <w:t>Psalm 118 Part 9 (</w:t>
      </w:r>
      <w:r w:rsidRPr="00055722">
        <w:rPr>
          <w:rFonts w:ascii="Tahoma" w:eastAsia="Tahoma" w:hAnsi="Tahoma" w:cs="Tahoma"/>
          <w:szCs w:val="28"/>
          <w:rtl/>
          <w:lang w:bidi="he-IL"/>
        </w:rPr>
        <w:t>ט</w:t>
      </w:r>
      <w:r>
        <w:t>): “You have shown kindness to Your servant”</w:t>
      </w:r>
    </w:p>
    <w:p w14:paraId="17F75BF1" w14:textId="77777777" w:rsidR="00704CAA" w:rsidRPr="00AB1781" w:rsidRDefault="00704CAA" w:rsidP="00704CAA">
      <w:pPr>
        <w:pStyle w:val="EnglishHangNoCoptic"/>
      </w:pPr>
      <w:r w:rsidRPr="00AB1781">
        <w:t xml:space="preserve">65 </w:t>
      </w:r>
      <w:r>
        <w:t>You</w:t>
      </w:r>
      <w:r w:rsidRPr="00AB1781">
        <w:t xml:space="preserve"> </w:t>
      </w:r>
      <w:r>
        <w:t>have</w:t>
      </w:r>
      <w:r w:rsidRPr="00AB1781">
        <w:t xml:space="preserve"> shown kindness to </w:t>
      </w:r>
      <w:r>
        <w:t>Your</w:t>
      </w:r>
      <w:r w:rsidRPr="00AB1781">
        <w:t xml:space="preserve"> </w:t>
      </w:r>
      <w:r>
        <w:t>servant</w:t>
      </w:r>
      <w:r w:rsidRPr="00AB1781">
        <w:t>, O Lord,</w:t>
      </w:r>
    </w:p>
    <w:p w14:paraId="078EF3E3" w14:textId="77777777" w:rsidR="00704CAA" w:rsidRPr="00AB1781" w:rsidRDefault="00704CAA" w:rsidP="00704CAA">
      <w:pPr>
        <w:pStyle w:val="EnglishHangEndNoCoptic"/>
      </w:pPr>
      <w:r w:rsidRPr="00AB1781">
        <w:tab/>
        <w:t xml:space="preserve">according to </w:t>
      </w:r>
      <w:r>
        <w:t>Your</w:t>
      </w:r>
      <w:r w:rsidRPr="00AB1781">
        <w:t xml:space="preserve"> word.</w:t>
      </w:r>
    </w:p>
    <w:p w14:paraId="122EFBF2" w14:textId="77777777" w:rsidR="00704CAA" w:rsidRPr="00AB1781" w:rsidRDefault="00704CAA" w:rsidP="00704CAA">
      <w:pPr>
        <w:pStyle w:val="EnglishHangNoCoptic"/>
      </w:pPr>
      <w:r w:rsidRPr="00AB1781">
        <w:t>66 Teach me kindness, discipline</w:t>
      </w:r>
      <w:r>
        <w:t>,</w:t>
      </w:r>
      <w:r w:rsidRPr="00AB1781">
        <w:t xml:space="preserve"> and knowledge,</w:t>
      </w:r>
    </w:p>
    <w:p w14:paraId="2F843A66" w14:textId="77777777" w:rsidR="00704CAA" w:rsidRPr="00AB1781" w:rsidRDefault="00704CAA" w:rsidP="00704CAA">
      <w:pPr>
        <w:pStyle w:val="EnglishHangEndNoCoptic"/>
      </w:pPr>
      <w:r w:rsidRPr="00AB1781">
        <w:tab/>
        <w:t xml:space="preserve">for I believe </w:t>
      </w:r>
      <w:r>
        <w:t>Your</w:t>
      </w:r>
      <w:r w:rsidRPr="00AB1781">
        <w:t xml:space="preserve"> commandments.</w:t>
      </w:r>
    </w:p>
    <w:p w14:paraId="7EC11977" w14:textId="77777777" w:rsidR="00704CAA" w:rsidRPr="00AB1781" w:rsidRDefault="00704CAA" w:rsidP="00704CAA">
      <w:pPr>
        <w:pStyle w:val="EnglishHangNoCoptic"/>
      </w:pPr>
      <w:r w:rsidRPr="00AB1781">
        <w:t>67 Before I was humbled</w:t>
      </w:r>
      <w:r>
        <w:t>,</w:t>
      </w:r>
      <w:r w:rsidRPr="00AB1781">
        <w:t xml:space="preserve"> I </w:t>
      </w:r>
      <w:r>
        <w:t>erred,</w:t>
      </w:r>
    </w:p>
    <w:p w14:paraId="50FAF632" w14:textId="77777777" w:rsidR="00704CAA" w:rsidRPr="00AB1781" w:rsidRDefault="00704CAA" w:rsidP="00704CAA">
      <w:pPr>
        <w:pStyle w:val="EnglishHangEndNoCoptic"/>
      </w:pPr>
      <w:r w:rsidRPr="00AB1781">
        <w:tab/>
      </w:r>
      <w:r>
        <w:t>therefore I have kept your sayings</w:t>
      </w:r>
      <w:r w:rsidRPr="00AB1781">
        <w:t>.</w:t>
      </w:r>
    </w:p>
    <w:p w14:paraId="46C3C1B1" w14:textId="77777777" w:rsidR="00704CAA" w:rsidRPr="00AB1781" w:rsidRDefault="00704CAA" w:rsidP="00704CAA">
      <w:pPr>
        <w:pStyle w:val="EnglishHangNoCoptic"/>
      </w:pPr>
      <w:r w:rsidRPr="00AB1781">
        <w:t xml:space="preserve">68 </w:t>
      </w:r>
      <w:r>
        <w:t>You</w:t>
      </w:r>
      <w:r w:rsidRPr="00AB1781">
        <w:t xml:space="preserve"> are good, O Lord, and in </w:t>
      </w:r>
      <w:r>
        <w:t>Your</w:t>
      </w:r>
      <w:r w:rsidRPr="00AB1781">
        <w:t xml:space="preserve"> goodness</w:t>
      </w:r>
    </w:p>
    <w:p w14:paraId="5EEA81DC" w14:textId="77777777" w:rsidR="00704CAA" w:rsidRPr="00AB1781" w:rsidRDefault="00704CAA" w:rsidP="00704CAA">
      <w:pPr>
        <w:pStyle w:val="EnglishHangEndNoCoptic"/>
      </w:pPr>
      <w:r w:rsidRPr="00AB1781">
        <w:tab/>
        <w:t xml:space="preserve">teach me </w:t>
      </w:r>
      <w:r>
        <w:t>Your</w:t>
      </w:r>
      <w:r w:rsidRPr="00AB1781">
        <w:t xml:space="preserve"> </w:t>
      </w:r>
      <w:r>
        <w:t>statutes</w:t>
      </w:r>
      <w:r w:rsidRPr="00AB1781">
        <w:t>.</w:t>
      </w:r>
    </w:p>
    <w:p w14:paraId="6584B79A" w14:textId="77777777" w:rsidR="00704CAA" w:rsidRPr="00AB1781" w:rsidRDefault="00704CAA" w:rsidP="00704CAA">
      <w:pPr>
        <w:pStyle w:val="EnglishHangNoCoptic"/>
      </w:pPr>
      <w:r w:rsidRPr="00AB1781">
        <w:t xml:space="preserve">69 The injustice of the </w:t>
      </w:r>
      <w:r>
        <w:t>arrogant</w:t>
      </w:r>
      <w:r w:rsidRPr="00AB1781">
        <w:t xml:space="preserve"> </w:t>
      </w:r>
      <w:r>
        <w:t>multiplied against</w:t>
      </w:r>
      <w:r w:rsidRPr="00AB1781">
        <w:t xml:space="preserve"> me,</w:t>
      </w:r>
    </w:p>
    <w:p w14:paraId="2F847141" w14:textId="77777777" w:rsidR="00704CAA" w:rsidRPr="00AB1781" w:rsidRDefault="00704CAA" w:rsidP="00704CAA">
      <w:pPr>
        <w:pStyle w:val="EnglishHangEndNoCoptic"/>
      </w:pPr>
      <w:r w:rsidRPr="00AB1781">
        <w:tab/>
        <w:t xml:space="preserve">but I will seek </w:t>
      </w:r>
      <w:r>
        <w:t>Your</w:t>
      </w:r>
      <w:r w:rsidRPr="00AB1781">
        <w:t xml:space="preserve"> commandments with my whole heart.</w:t>
      </w:r>
    </w:p>
    <w:p w14:paraId="06F98A15" w14:textId="77777777" w:rsidR="00704CAA" w:rsidRPr="00AB1781" w:rsidRDefault="00704CAA" w:rsidP="00704CAA">
      <w:pPr>
        <w:pStyle w:val="EnglishHangNoCoptic"/>
      </w:pPr>
      <w:r w:rsidRPr="00AB1781">
        <w:t>70 Their heart is curdled</w:t>
      </w:r>
      <w:r w:rsidRPr="00AB1781">
        <w:rPr>
          <w:rStyle w:val="FootnoteReference"/>
        </w:rPr>
        <w:footnoteReference w:id="731"/>
      </w:r>
      <w:r>
        <w:t xml:space="preserve"> like milk,</w:t>
      </w:r>
    </w:p>
    <w:p w14:paraId="2E32F556" w14:textId="77777777" w:rsidR="00704CAA" w:rsidRPr="00AB1781" w:rsidRDefault="00704CAA" w:rsidP="00704CAA">
      <w:pPr>
        <w:pStyle w:val="EnglishHangEndNoCoptic"/>
      </w:pPr>
      <w:r w:rsidRPr="00AB1781">
        <w:tab/>
        <w:t>but I meditate</w:t>
      </w:r>
      <w:r>
        <w:t>d</w:t>
      </w:r>
      <w:r w:rsidRPr="00AB1781">
        <w:t xml:space="preserve"> on </w:t>
      </w:r>
      <w:r>
        <w:t>Your</w:t>
      </w:r>
      <w:r w:rsidRPr="00AB1781">
        <w:t xml:space="preserve"> </w:t>
      </w:r>
      <w:r>
        <w:t>statutes</w:t>
      </w:r>
      <w:r w:rsidRPr="00AB1781">
        <w:t>.</w:t>
      </w:r>
    </w:p>
    <w:p w14:paraId="73FAB670" w14:textId="77777777" w:rsidR="00704CAA" w:rsidRPr="00AB1781" w:rsidRDefault="00704CAA" w:rsidP="00704CAA">
      <w:pPr>
        <w:pStyle w:val="EnglishHangNoCoptic"/>
      </w:pPr>
      <w:r w:rsidRPr="00AB1781">
        <w:t xml:space="preserve">71 It is good for me that </w:t>
      </w:r>
      <w:r>
        <w:t>You</w:t>
      </w:r>
      <w:r w:rsidRPr="00AB1781">
        <w:t xml:space="preserve"> </w:t>
      </w:r>
      <w:r>
        <w:t>have</w:t>
      </w:r>
      <w:r w:rsidRPr="00AB1781">
        <w:t xml:space="preserve"> humbled me,</w:t>
      </w:r>
    </w:p>
    <w:p w14:paraId="7435CA7D" w14:textId="77777777" w:rsidR="00704CAA" w:rsidRPr="00AB1781" w:rsidRDefault="00704CAA" w:rsidP="00704CAA">
      <w:pPr>
        <w:pStyle w:val="EnglishHangEndNoCoptic"/>
      </w:pPr>
      <w:r w:rsidRPr="00AB1781">
        <w:tab/>
        <w:t xml:space="preserve">that I may learn </w:t>
      </w:r>
      <w:r>
        <w:t>Your</w:t>
      </w:r>
      <w:r w:rsidRPr="00AB1781">
        <w:t xml:space="preserve"> </w:t>
      </w:r>
      <w:r>
        <w:t>statutes</w:t>
      </w:r>
      <w:r w:rsidRPr="00AB1781">
        <w:t>.</w:t>
      </w:r>
    </w:p>
    <w:p w14:paraId="4EA61B84" w14:textId="77777777" w:rsidR="00704CAA" w:rsidRPr="00AB1781" w:rsidRDefault="00704CAA" w:rsidP="00704CAA">
      <w:pPr>
        <w:pStyle w:val="EnglishHangNoCoptic"/>
      </w:pPr>
      <w:r w:rsidRPr="00AB1781">
        <w:t xml:space="preserve">72 The law of </w:t>
      </w:r>
      <w:r>
        <w:t>Your</w:t>
      </w:r>
      <w:r w:rsidRPr="00AB1781">
        <w:t xml:space="preserve"> mouth is a treasure to me</w:t>
      </w:r>
      <w:r>
        <w:t>,</w:t>
      </w:r>
    </w:p>
    <w:p w14:paraId="557A6567" w14:textId="77777777" w:rsidR="00704CAA" w:rsidRDefault="00704CAA" w:rsidP="00704CAA">
      <w:pPr>
        <w:pStyle w:val="EnglishHangEndNoCoptic"/>
      </w:pPr>
      <w:r w:rsidRPr="00AB1781">
        <w:tab/>
        <w:t>beyond thousands of gold and silver</w:t>
      </w:r>
      <w:r>
        <w:t xml:space="preserve"> [pieces]</w:t>
      </w:r>
      <w:r w:rsidRPr="00AB1781">
        <w:t>.</w:t>
      </w:r>
      <w:r w:rsidRPr="00AB1781">
        <w:rPr>
          <w:rStyle w:val="FootnoteReference"/>
        </w:rPr>
        <w:footnoteReference w:id="732"/>
      </w:r>
    </w:p>
    <w:p w14:paraId="53910113" w14:textId="77777777" w:rsidR="00704CAA" w:rsidRDefault="00704CAA" w:rsidP="00704CAA">
      <w:pPr>
        <w:pStyle w:val="Rubric"/>
      </w:pPr>
      <w:r>
        <w:t>Glory to You, O Love of mankind.</w:t>
      </w:r>
    </w:p>
    <w:p w14:paraId="7CE31BE0" w14:textId="77777777" w:rsidR="00704CAA" w:rsidRDefault="00704CAA" w:rsidP="00704CAA">
      <w:pPr>
        <w:pStyle w:val="Rubric"/>
      </w:pPr>
      <w:r>
        <w:t>Glory…</w:t>
      </w:r>
    </w:p>
    <w:p w14:paraId="2FB168BF" w14:textId="77777777" w:rsidR="00704CAA" w:rsidRPr="00AB1781" w:rsidRDefault="00704CAA" w:rsidP="00704CAA">
      <w:pPr>
        <w:pStyle w:val="Heading5"/>
      </w:pPr>
      <w:r>
        <w:t>Psalm 118 Part 10 (</w:t>
      </w:r>
      <w:r w:rsidRPr="00055722">
        <w:rPr>
          <w:rFonts w:ascii="Tahoma" w:eastAsia="Tahoma" w:hAnsi="Tahoma" w:cs="Tahoma"/>
          <w:szCs w:val="28"/>
          <w:rtl/>
          <w:lang w:bidi="he-IL"/>
        </w:rPr>
        <w:t>י</w:t>
      </w:r>
      <w:r>
        <w:t>): “Your hands made me and fashioned me”</w:t>
      </w:r>
    </w:p>
    <w:p w14:paraId="440C3157" w14:textId="77777777" w:rsidR="00704CAA" w:rsidRPr="00AB1781" w:rsidRDefault="00704CAA" w:rsidP="00704CAA">
      <w:pPr>
        <w:pStyle w:val="EnglishHangNoCoptic"/>
      </w:pPr>
      <w:r w:rsidRPr="00AB1781">
        <w:t xml:space="preserve">73 </w:t>
      </w:r>
      <w:r>
        <w:t>Your</w:t>
      </w:r>
      <w:r w:rsidRPr="00AB1781">
        <w:t xml:space="preserve"> hands made me and </w:t>
      </w:r>
      <w:r>
        <w:t>fashioned</w:t>
      </w:r>
      <w:r w:rsidRPr="00AB1781">
        <w:t xml:space="preserve"> me;</w:t>
      </w:r>
    </w:p>
    <w:p w14:paraId="22CDBB29" w14:textId="77777777" w:rsidR="00704CAA" w:rsidRPr="00AB1781" w:rsidRDefault="00704CAA" w:rsidP="00704CAA">
      <w:pPr>
        <w:pStyle w:val="EnglishHangEndNoCoptic"/>
      </w:pPr>
      <w:r w:rsidRPr="00AB1781">
        <w:tab/>
        <w:t>give me understanding</w:t>
      </w:r>
      <w:r>
        <w:t>,</w:t>
      </w:r>
      <w:r w:rsidRPr="00AB1781">
        <w:t xml:space="preserve"> and I will learn </w:t>
      </w:r>
      <w:r>
        <w:t>Your</w:t>
      </w:r>
      <w:r w:rsidRPr="00AB1781">
        <w:t xml:space="preserve"> commandments,</w:t>
      </w:r>
    </w:p>
    <w:p w14:paraId="4991E498" w14:textId="77777777" w:rsidR="00704CAA" w:rsidRPr="00AB1781" w:rsidRDefault="00704CAA" w:rsidP="00704CAA">
      <w:pPr>
        <w:pStyle w:val="EnglishHangNoCoptic"/>
      </w:pPr>
      <w:r w:rsidRPr="00AB1781">
        <w:t xml:space="preserve">74 Those who fear </w:t>
      </w:r>
      <w:r>
        <w:t>You</w:t>
      </w:r>
      <w:r w:rsidRPr="00AB1781">
        <w:t xml:space="preserve"> will be glad when they see me,</w:t>
      </w:r>
    </w:p>
    <w:p w14:paraId="7CFB66BE" w14:textId="77777777" w:rsidR="00704CAA" w:rsidRPr="00AB1781" w:rsidRDefault="00704CAA" w:rsidP="00704CAA">
      <w:pPr>
        <w:pStyle w:val="EnglishHangEndNoCoptic"/>
      </w:pPr>
      <w:r w:rsidRPr="00AB1781">
        <w:tab/>
        <w:t xml:space="preserve">because I </w:t>
      </w:r>
      <w:r>
        <w:t>hope</w:t>
      </w:r>
      <w:r w:rsidRPr="00AB1781">
        <w:t xml:space="preserve"> in </w:t>
      </w:r>
      <w:r>
        <w:t>Your</w:t>
      </w:r>
      <w:r w:rsidRPr="00AB1781">
        <w:t xml:space="preserve"> words.</w:t>
      </w:r>
    </w:p>
    <w:p w14:paraId="53A18AD2" w14:textId="77777777" w:rsidR="00704CAA" w:rsidRPr="00AB1781" w:rsidRDefault="00704CAA" w:rsidP="00704CAA">
      <w:pPr>
        <w:pStyle w:val="EnglishHangNoCoptic"/>
      </w:pPr>
      <w:r w:rsidRPr="00AB1781">
        <w:t xml:space="preserve">75 I know, O Lord, that </w:t>
      </w:r>
      <w:r>
        <w:t>Your</w:t>
      </w:r>
      <w:r w:rsidRPr="00AB1781">
        <w:t xml:space="preserve"> judgments are </w:t>
      </w:r>
      <w:r>
        <w:t>righteous</w:t>
      </w:r>
      <w:r w:rsidRPr="00AB1781">
        <w:t>,</w:t>
      </w:r>
    </w:p>
    <w:p w14:paraId="7757879B" w14:textId="77777777" w:rsidR="00704CAA" w:rsidRPr="00AB1781" w:rsidRDefault="00704CAA" w:rsidP="00704CAA">
      <w:pPr>
        <w:pStyle w:val="EnglishHangEndNoCoptic"/>
      </w:pPr>
      <w:r w:rsidRPr="00AB1781">
        <w:tab/>
        <w:t xml:space="preserve">and that </w:t>
      </w:r>
      <w:r>
        <w:t>You</w:t>
      </w:r>
      <w:r w:rsidRPr="00AB1781">
        <w:t xml:space="preserve"> humbled me</w:t>
      </w:r>
      <w:r>
        <w:t xml:space="preserve"> with truth</w:t>
      </w:r>
      <w:r w:rsidRPr="00AB1781">
        <w:t>.</w:t>
      </w:r>
    </w:p>
    <w:p w14:paraId="73FA4608" w14:textId="77777777" w:rsidR="00704CAA" w:rsidRPr="00AB1781" w:rsidRDefault="00704CAA" w:rsidP="00704CAA">
      <w:pPr>
        <w:pStyle w:val="EnglishHangNoCoptic"/>
      </w:pPr>
      <w:r w:rsidRPr="00AB1781">
        <w:t xml:space="preserve">76 </w:t>
      </w:r>
      <w:r>
        <w:t>L</w:t>
      </w:r>
      <w:r w:rsidRPr="00AB1781">
        <w:t xml:space="preserve">et </w:t>
      </w:r>
      <w:r>
        <w:t>Your</w:t>
      </w:r>
      <w:r w:rsidRPr="00AB1781">
        <w:t xml:space="preserve"> mercy</w:t>
      </w:r>
      <w:r>
        <w:t xml:space="preserve"> come upon me to</w:t>
      </w:r>
      <w:r w:rsidRPr="00AB1781">
        <w:t xml:space="preserve"> comfort me</w:t>
      </w:r>
      <w:r>
        <w:t>,</w:t>
      </w:r>
    </w:p>
    <w:p w14:paraId="635DA381" w14:textId="77777777" w:rsidR="00704CAA" w:rsidRPr="00AB1781" w:rsidRDefault="00704CAA" w:rsidP="00704CAA">
      <w:pPr>
        <w:pStyle w:val="EnglishHangEndNoCoptic"/>
      </w:pPr>
      <w:r w:rsidRPr="00AB1781">
        <w:tab/>
        <w:t xml:space="preserve">according to </w:t>
      </w:r>
      <w:r>
        <w:t>Your</w:t>
      </w:r>
      <w:r w:rsidRPr="00AB1781">
        <w:t xml:space="preserve"> word to </w:t>
      </w:r>
      <w:r>
        <w:t>Your</w:t>
      </w:r>
      <w:r w:rsidRPr="00AB1781">
        <w:t xml:space="preserve"> </w:t>
      </w:r>
      <w:r>
        <w:t>servant</w:t>
      </w:r>
      <w:r w:rsidRPr="00AB1781">
        <w:t>.</w:t>
      </w:r>
    </w:p>
    <w:p w14:paraId="1A567CC8" w14:textId="77777777" w:rsidR="00704CAA" w:rsidRPr="00AB1781" w:rsidRDefault="00704CAA" w:rsidP="00704CAA">
      <w:pPr>
        <w:pStyle w:val="EnglishHangNoCoptic"/>
      </w:pPr>
      <w:r w:rsidRPr="00AB1781">
        <w:t xml:space="preserve">77 Let </w:t>
      </w:r>
      <w:r>
        <w:t>Your</w:t>
      </w:r>
      <w:r w:rsidRPr="00AB1781">
        <w:t xml:space="preserve"> compassion come to me, and I </w:t>
      </w:r>
      <w:r>
        <w:t>will</w:t>
      </w:r>
      <w:r w:rsidRPr="00AB1781">
        <w:t xml:space="preserve"> live;</w:t>
      </w:r>
    </w:p>
    <w:p w14:paraId="02FDD43C" w14:textId="77777777" w:rsidR="00704CAA" w:rsidRPr="00AB1781" w:rsidRDefault="00704CAA" w:rsidP="00704CAA">
      <w:pPr>
        <w:pStyle w:val="EnglishHangEndNoCoptic"/>
      </w:pPr>
      <w:r w:rsidRPr="00AB1781">
        <w:tab/>
        <w:t xml:space="preserve">for </w:t>
      </w:r>
      <w:r>
        <w:t>Your</w:t>
      </w:r>
      <w:r w:rsidRPr="00AB1781">
        <w:t xml:space="preserve"> law is my meditation.</w:t>
      </w:r>
    </w:p>
    <w:p w14:paraId="5EC3B186" w14:textId="77777777" w:rsidR="00704CAA" w:rsidRPr="00AB1781" w:rsidRDefault="00704CAA" w:rsidP="00704CAA">
      <w:pPr>
        <w:pStyle w:val="EnglishHangNoCoptic"/>
      </w:pPr>
      <w:r w:rsidRPr="00AB1781">
        <w:lastRenderedPageBreak/>
        <w:t xml:space="preserve">78 Let the </w:t>
      </w:r>
      <w:r>
        <w:t xml:space="preserve">arrogant be </w:t>
      </w:r>
      <w:r w:rsidRPr="00AB1781">
        <w:t xml:space="preserve">shamed, for they unjustly </w:t>
      </w:r>
      <w:r>
        <w:t>transgressed against</w:t>
      </w:r>
      <w:r w:rsidRPr="00AB1781">
        <w:t xml:space="preserve"> me;</w:t>
      </w:r>
    </w:p>
    <w:p w14:paraId="147E5693" w14:textId="77777777" w:rsidR="00704CAA" w:rsidRPr="00AB1781" w:rsidRDefault="00704CAA" w:rsidP="00704CAA">
      <w:pPr>
        <w:pStyle w:val="EnglishHangEndNoCoptic"/>
      </w:pPr>
      <w:r w:rsidRPr="00AB1781">
        <w:tab/>
        <w:t xml:space="preserve">but I will meditate on </w:t>
      </w:r>
      <w:r>
        <w:t>Your</w:t>
      </w:r>
      <w:r w:rsidRPr="00AB1781">
        <w:t xml:space="preserve"> commandments.</w:t>
      </w:r>
    </w:p>
    <w:p w14:paraId="4DCBF74E" w14:textId="77777777" w:rsidR="00704CAA" w:rsidRPr="00AB1781" w:rsidRDefault="00704CAA" w:rsidP="00704CAA">
      <w:pPr>
        <w:pStyle w:val="EnglishHangNoCoptic"/>
      </w:pPr>
      <w:r w:rsidRPr="00AB1781">
        <w:t xml:space="preserve">79 Let those who fear </w:t>
      </w:r>
      <w:r>
        <w:t>You,</w:t>
      </w:r>
    </w:p>
    <w:p w14:paraId="24DB4421" w14:textId="77777777" w:rsidR="00704CAA" w:rsidRPr="00AB1781" w:rsidRDefault="00704CAA" w:rsidP="00704CAA">
      <w:pPr>
        <w:pStyle w:val="EnglishHangEndNoCoptic"/>
      </w:pPr>
      <w:r w:rsidRPr="00AB1781">
        <w:tab/>
        <w:t xml:space="preserve">and those who know </w:t>
      </w:r>
      <w:r>
        <w:t>Your</w:t>
      </w:r>
      <w:r w:rsidRPr="00AB1781">
        <w:t xml:space="preserve"> testimonies</w:t>
      </w:r>
      <w:r>
        <w:t xml:space="preserve"> turn to me</w:t>
      </w:r>
      <w:r w:rsidRPr="00AB1781">
        <w:t>.</w:t>
      </w:r>
    </w:p>
    <w:p w14:paraId="0AD162D5" w14:textId="77777777" w:rsidR="00704CAA" w:rsidRPr="00AB1781" w:rsidRDefault="00704CAA" w:rsidP="00704CAA">
      <w:pPr>
        <w:pStyle w:val="EnglishHangNoCoptic"/>
      </w:pPr>
      <w:r w:rsidRPr="00AB1781">
        <w:t xml:space="preserve">80 Let my heart be </w:t>
      </w:r>
      <w:r>
        <w:t>blameless</w:t>
      </w:r>
      <w:r w:rsidRPr="00AB1781">
        <w:t xml:space="preserve"> in </w:t>
      </w:r>
      <w:r>
        <w:t>Your</w:t>
      </w:r>
      <w:r w:rsidRPr="00AB1781">
        <w:t xml:space="preserve"> </w:t>
      </w:r>
      <w:r>
        <w:t>statutes</w:t>
      </w:r>
      <w:r w:rsidRPr="00AB1781">
        <w:t>,</w:t>
      </w:r>
    </w:p>
    <w:p w14:paraId="1DC94BBD" w14:textId="77777777" w:rsidR="00704CAA" w:rsidRDefault="00704CAA" w:rsidP="00704CAA">
      <w:pPr>
        <w:pStyle w:val="EnglishHangEndNoCoptic"/>
      </w:pPr>
      <w:r w:rsidRPr="00AB1781">
        <w:tab/>
        <w:t xml:space="preserve">that I may not be </w:t>
      </w:r>
      <w:r>
        <w:t>put to shame</w:t>
      </w:r>
      <w:r w:rsidRPr="00AB1781">
        <w:t>.</w:t>
      </w:r>
    </w:p>
    <w:p w14:paraId="4E6B5AA4" w14:textId="77777777" w:rsidR="00704CAA" w:rsidRDefault="00704CAA" w:rsidP="00704CAA">
      <w:pPr>
        <w:pStyle w:val="Rubric"/>
      </w:pPr>
      <w:r>
        <w:t>Glory to You, O Love of mankind.</w:t>
      </w:r>
    </w:p>
    <w:p w14:paraId="07811C46" w14:textId="77777777" w:rsidR="00704CAA" w:rsidRPr="00385CB8" w:rsidRDefault="00704CAA" w:rsidP="00704CAA">
      <w:pPr>
        <w:pStyle w:val="Heading5"/>
      </w:pPr>
      <w:r>
        <w:t>Psalm 118 Part 11 (</w:t>
      </w:r>
      <w:r w:rsidRPr="00055722">
        <w:rPr>
          <w:rFonts w:ascii="Tahoma" w:eastAsia="Tahoma" w:hAnsi="Tahoma" w:cs="Tahoma"/>
          <w:szCs w:val="28"/>
          <w:rtl/>
          <w:lang w:bidi="he-IL"/>
        </w:rPr>
        <w:t>כ</w:t>
      </w:r>
      <w:r>
        <w:t>): “My soul earnestly longs for Your salvation”</w:t>
      </w:r>
    </w:p>
    <w:p w14:paraId="7F2662F9" w14:textId="77777777" w:rsidR="00704CAA" w:rsidRPr="00AB1781" w:rsidRDefault="00704CAA" w:rsidP="00704CAA">
      <w:pPr>
        <w:pStyle w:val="EnglishHangNoCoptic"/>
      </w:pPr>
      <w:r w:rsidRPr="00AB1781">
        <w:t>81 My</w:t>
      </w:r>
      <w:r>
        <w:t xml:space="preserve"> soul</w:t>
      </w:r>
      <w:r w:rsidRPr="00AB1781">
        <w:t xml:space="preserve"> </w:t>
      </w:r>
      <w:r>
        <w:t>earnestly longs</w:t>
      </w:r>
      <w:r w:rsidRPr="00AB1781">
        <w:t xml:space="preserve"> for</w:t>
      </w:r>
      <w:r>
        <w:rPr>
          <w:rStyle w:val="FootnoteReference"/>
        </w:rPr>
        <w:footnoteReference w:id="733"/>
      </w:r>
      <w:r w:rsidRPr="00AB1781">
        <w:t xml:space="preserve"> </w:t>
      </w:r>
      <w:r>
        <w:t>Your salvation,</w:t>
      </w:r>
    </w:p>
    <w:p w14:paraId="7EAFD779" w14:textId="77777777" w:rsidR="00704CAA" w:rsidRPr="00AB1781" w:rsidRDefault="00704CAA" w:rsidP="00704CAA">
      <w:pPr>
        <w:pStyle w:val="EnglishHangEndNoCoptic"/>
      </w:pPr>
      <w:r w:rsidRPr="00AB1781">
        <w:tab/>
      </w:r>
      <w:r>
        <w:t xml:space="preserve">And </w:t>
      </w:r>
      <w:r w:rsidRPr="00AB1781">
        <w:t xml:space="preserve">I hope in </w:t>
      </w:r>
      <w:r>
        <w:t>Your word</w:t>
      </w:r>
      <w:r w:rsidRPr="00AB1781">
        <w:t>.</w:t>
      </w:r>
    </w:p>
    <w:p w14:paraId="3AEA4840" w14:textId="77777777" w:rsidR="00704CAA" w:rsidRPr="00AB1781" w:rsidRDefault="00704CAA" w:rsidP="00704CAA">
      <w:pPr>
        <w:pStyle w:val="EnglishHangNoCoptic"/>
      </w:pPr>
      <w:r>
        <w:t>82 My eyes failed</w:t>
      </w:r>
      <w:r w:rsidRPr="00AB1781">
        <w:t xml:space="preserve"> </w:t>
      </w:r>
      <w:r>
        <w:t>for your saying</w:t>
      </w:r>
      <w:r>
        <w:rPr>
          <w:rStyle w:val="FootnoteReference"/>
        </w:rPr>
        <w:footnoteReference w:id="734"/>
      </w:r>
      <w:r w:rsidRPr="00AB1781">
        <w:t>,</w:t>
      </w:r>
    </w:p>
    <w:p w14:paraId="48E28C80" w14:textId="77777777" w:rsidR="00704CAA" w:rsidRPr="00AB1781" w:rsidRDefault="00704CAA" w:rsidP="00704CAA">
      <w:pPr>
        <w:pStyle w:val="EnglishHangEndNoCoptic"/>
      </w:pPr>
      <w:r>
        <w:tab/>
        <w:t>saying, “</w:t>
      </w:r>
      <w:r w:rsidRPr="00AB1781">
        <w:t xml:space="preserve">When </w:t>
      </w:r>
      <w:r>
        <w:t>will</w:t>
      </w:r>
      <w:r w:rsidRPr="00AB1781">
        <w:t xml:space="preserve"> </w:t>
      </w:r>
      <w:r>
        <w:t>You comfort me?”</w:t>
      </w:r>
      <w:r w:rsidRPr="00AB1781">
        <w:rPr>
          <w:rStyle w:val="FootnoteReference"/>
        </w:rPr>
        <w:footnoteReference w:id="735"/>
      </w:r>
    </w:p>
    <w:p w14:paraId="3634EEC1" w14:textId="77777777" w:rsidR="00704CAA" w:rsidRPr="00AB1781" w:rsidRDefault="00704CAA" w:rsidP="00704CAA">
      <w:pPr>
        <w:pStyle w:val="EnglishHangNoCoptic"/>
      </w:pPr>
      <w:r w:rsidRPr="00AB1781">
        <w:t xml:space="preserve">83 For I </w:t>
      </w:r>
      <w:r>
        <w:t>beca</w:t>
      </w:r>
      <w:r w:rsidRPr="00AB1781">
        <w:t>me like a wineskin in the frost;</w:t>
      </w:r>
      <w:r w:rsidRPr="00AB1781">
        <w:rPr>
          <w:rStyle w:val="FootnoteReference"/>
        </w:rPr>
        <w:footnoteReference w:id="736"/>
      </w:r>
    </w:p>
    <w:p w14:paraId="27B83D4E" w14:textId="77777777" w:rsidR="00704CAA" w:rsidRPr="00AB1781" w:rsidRDefault="00704CAA" w:rsidP="00704CAA">
      <w:pPr>
        <w:pStyle w:val="EnglishHangEndNoCoptic"/>
      </w:pPr>
      <w:r w:rsidRPr="00AB1781">
        <w:tab/>
      </w:r>
      <w:r>
        <w:t>[but] I did not forget your statutes</w:t>
      </w:r>
      <w:r w:rsidRPr="00AB1781">
        <w:t>.</w:t>
      </w:r>
    </w:p>
    <w:p w14:paraId="62148EFC" w14:textId="77777777" w:rsidR="00704CAA" w:rsidRPr="00AB1781" w:rsidRDefault="00704CAA" w:rsidP="00704CAA">
      <w:pPr>
        <w:pStyle w:val="EnglishHangNoCoptic"/>
      </w:pPr>
      <w:r w:rsidRPr="00AB1781">
        <w:t xml:space="preserve">84 How many are the days of </w:t>
      </w:r>
      <w:r>
        <w:t>Your</w:t>
      </w:r>
      <w:r w:rsidRPr="00AB1781">
        <w:t xml:space="preserve"> </w:t>
      </w:r>
      <w:r>
        <w:t>servant</w:t>
      </w:r>
      <w:r w:rsidRPr="00AB1781">
        <w:t>?</w:t>
      </w:r>
    </w:p>
    <w:p w14:paraId="49BE357C" w14:textId="77777777" w:rsidR="00704CAA" w:rsidRPr="00AB1781" w:rsidRDefault="00704CAA" w:rsidP="00704CAA">
      <w:pPr>
        <w:pStyle w:val="EnglishHangEndNoCoptic"/>
      </w:pPr>
      <w:r w:rsidRPr="00AB1781">
        <w:tab/>
        <w:t xml:space="preserve">When will </w:t>
      </w:r>
      <w:r>
        <w:t>you judge my persecutors</w:t>
      </w:r>
      <w:r w:rsidRPr="00AB1781">
        <w:t>?</w:t>
      </w:r>
    </w:p>
    <w:p w14:paraId="2116AB05" w14:textId="77777777" w:rsidR="00704CAA" w:rsidRPr="00AB1781" w:rsidRDefault="00704CAA" w:rsidP="00704CAA">
      <w:pPr>
        <w:pStyle w:val="EnglishHangNoCoptic"/>
      </w:pPr>
      <w:r w:rsidRPr="00AB1781">
        <w:t xml:space="preserve">85 </w:t>
      </w:r>
      <w:r>
        <w:t>Transgressors</w:t>
      </w:r>
      <w:r w:rsidRPr="00AB1781">
        <w:t xml:space="preserve"> </w:t>
      </w:r>
      <w:r>
        <w:t>t</w:t>
      </w:r>
      <w:r w:rsidRPr="00AB1781">
        <w:t xml:space="preserve">old me </w:t>
      </w:r>
      <w:r>
        <w:t>tales</w:t>
      </w:r>
      <w:r w:rsidRPr="00AB1781">
        <w:t>,</w:t>
      </w:r>
    </w:p>
    <w:p w14:paraId="7DAB918A" w14:textId="77777777" w:rsidR="00704CAA" w:rsidRPr="00AB1781" w:rsidRDefault="00704CAA" w:rsidP="00704CAA">
      <w:pPr>
        <w:pStyle w:val="EnglishHangEndNoCoptic"/>
      </w:pPr>
      <w:r w:rsidRPr="00AB1781">
        <w:tab/>
        <w:t xml:space="preserve">but </w:t>
      </w:r>
      <w:r>
        <w:t>these are not like</w:t>
      </w:r>
      <w:r w:rsidRPr="00AB1781">
        <w:t xml:space="preserve"> </w:t>
      </w:r>
      <w:r>
        <w:t>Your L</w:t>
      </w:r>
      <w:r w:rsidRPr="00AB1781">
        <w:t>aw, O Lord.</w:t>
      </w:r>
    </w:p>
    <w:p w14:paraId="39FB5A36" w14:textId="77777777" w:rsidR="00704CAA" w:rsidRPr="00AB1781" w:rsidRDefault="00704CAA" w:rsidP="00704CAA">
      <w:pPr>
        <w:pStyle w:val="EnglishHangNoCoptic"/>
      </w:pPr>
      <w:r w:rsidRPr="00AB1781">
        <w:t xml:space="preserve">86 All </w:t>
      </w:r>
      <w:r>
        <w:t>Your commandments are truth;</w:t>
      </w:r>
    </w:p>
    <w:p w14:paraId="7AC0A5DA" w14:textId="77777777" w:rsidR="00704CAA" w:rsidRPr="00AB1781" w:rsidRDefault="00704CAA" w:rsidP="00704CAA">
      <w:pPr>
        <w:pStyle w:val="EnglishHangEndNoCoptic"/>
      </w:pPr>
      <w:r>
        <w:tab/>
        <w:t>t</w:t>
      </w:r>
      <w:r w:rsidRPr="00AB1781">
        <w:t>hey persecute me unjustly; help me!</w:t>
      </w:r>
    </w:p>
    <w:p w14:paraId="4BA78D09" w14:textId="77777777" w:rsidR="00704CAA" w:rsidRPr="00AB1781" w:rsidRDefault="00704CAA" w:rsidP="00704CAA">
      <w:pPr>
        <w:pStyle w:val="EnglishHangNoCoptic"/>
      </w:pPr>
      <w:r w:rsidRPr="00AB1781">
        <w:t xml:space="preserve">87 They nearly </w:t>
      </w:r>
      <w:r>
        <w:t>destroyed</w:t>
      </w:r>
      <w:r w:rsidRPr="00AB1781">
        <w:t xml:space="preserve"> me on earth;</w:t>
      </w:r>
    </w:p>
    <w:p w14:paraId="75DA8163" w14:textId="77777777" w:rsidR="00704CAA" w:rsidRPr="00AB1781" w:rsidRDefault="00704CAA" w:rsidP="00704CAA">
      <w:pPr>
        <w:pStyle w:val="EnglishHangEndNoCoptic"/>
      </w:pPr>
      <w:r w:rsidRPr="00AB1781">
        <w:tab/>
        <w:t xml:space="preserve">but I </w:t>
      </w:r>
      <w:r>
        <w:t>did not forsake</w:t>
      </w:r>
      <w:r w:rsidRPr="00AB1781">
        <w:t xml:space="preserve"> </w:t>
      </w:r>
      <w:r>
        <w:t>Your</w:t>
      </w:r>
      <w:r w:rsidRPr="00AB1781">
        <w:t xml:space="preserve"> commandments.</w:t>
      </w:r>
    </w:p>
    <w:p w14:paraId="5AA29B1D" w14:textId="77777777" w:rsidR="00704CAA" w:rsidRPr="00AB1781" w:rsidRDefault="00704CAA" w:rsidP="00704CAA">
      <w:pPr>
        <w:pStyle w:val="EnglishHangNoCoptic"/>
      </w:pPr>
      <w:r>
        <w:t>88 Revive</w:t>
      </w:r>
      <w:r>
        <w:rPr>
          <w:rStyle w:val="FootnoteReference"/>
        </w:rPr>
        <w:footnoteReference w:id="737"/>
      </w:r>
      <w:r>
        <w:t xml:space="preserve"> me in Your mercy</w:t>
      </w:r>
      <w:r w:rsidRPr="00AB1781">
        <w:t>,</w:t>
      </w:r>
    </w:p>
    <w:p w14:paraId="2B2593F5" w14:textId="77777777" w:rsidR="00704CAA" w:rsidRDefault="00704CAA" w:rsidP="00704CAA">
      <w:pPr>
        <w:pStyle w:val="EnglishHangEndNoCoptic"/>
      </w:pPr>
      <w:r w:rsidRPr="00AB1781">
        <w:tab/>
        <w:t xml:space="preserve">and I </w:t>
      </w:r>
      <w:r>
        <w:t>will</w:t>
      </w:r>
      <w:r w:rsidRPr="00AB1781">
        <w:t xml:space="preserve"> </w:t>
      </w:r>
      <w:r>
        <w:t>keep</w:t>
      </w:r>
      <w:r w:rsidRPr="00AB1781">
        <w:t xml:space="preserve"> the testimonies of </w:t>
      </w:r>
      <w:r>
        <w:t>Your</w:t>
      </w:r>
      <w:r w:rsidRPr="00AB1781">
        <w:t xml:space="preserve"> mouth.</w:t>
      </w:r>
    </w:p>
    <w:p w14:paraId="5BA9F179" w14:textId="77777777" w:rsidR="00704CAA" w:rsidRDefault="00704CAA" w:rsidP="00704CAA">
      <w:pPr>
        <w:pStyle w:val="Rubric"/>
      </w:pPr>
      <w:r>
        <w:t>Glory to You, O Love of mankind.</w:t>
      </w:r>
    </w:p>
    <w:p w14:paraId="21A19623" w14:textId="77777777" w:rsidR="00704CAA" w:rsidRPr="00AB1781" w:rsidRDefault="00704CAA" w:rsidP="00704CAA">
      <w:pPr>
        <w:pStyle w:val="Heading5"/>
      </w:pPr>
      <w:r>
        <w:lastRenderedPageBreak/>
        <w:t>Psalm 118 Part 12 (</w:t>
      </w:r>
      <w:r w:rsidRPr="003B7D97">
        <w:rPr>
          <w:rFonts w:ascii="Tahoma" w:eastAsia="Tahoma" w:hAnsi="Tahoma" w:cs="Tahoma"/>
          <w:szCs w:val="28"/>
          <w:rtl/>
          <w:lang w:bidi="he-IL"/>
        </w:rPr>
        <w:t>ל</w:t>
      </w:r>
      <w:r>
        <w:t>): “Your word, O Lord, continues forever in Heaven”</w:t>
      </w:r>
    </w:p>
    <w:p w14:paraId="4F0974C3" w14:textId="77777777" w:rsidR="00704CAA" w:rsidRPr="00AB1781" w:rsidRDefault="00704CAA" w:rsidP="00704CAA">
      <w:pPr>
        <w:pStyle w:val="EnglishHangNoCoptic"/>
      </w:pPr>
      <w:r w:rsidRPr="00AB1781">
        <w:t xml:space="preserve">89 </w:t>
      </w:r>
      <w:r>
        <w:t>Your</w:t>
      </w:r>
      <w:r w:rsidRPr="00AB1781">
        <w:t xml:space="preserve"> word, O Lord,</w:t>
      </w:r>
    </w:p>
    <w:p w14:paraId="38D13196" w14:textId="77777777" w:rsidR="00704CAA" w:rsidRPr="00AB1781" w:rsidRDefault="00704CAA" w:rsidP="00704CAA">
      <w:pPr>
        <w:pStyle w:val="EnglishHangEndNoCoptic"/>
      </w:pPr>
      <w:r w:rsidRPr="00AB1781">
        <w:tab/>
        <w:t xml:space="preserve">continues </w:t>
      </w:r>
      <w:r>
        <w:t>forever</w:t>
      </w:r>
      <w:r w:rsidRPr="00AB1781">
        <w:t xml:space="preserve"> in Heaven.</w:t>
      </w:r>
    </w:p>
    <w:p w14:paraId="4C680BAD" w14:textId="77777777" w:rsidR="00704CAA" w:rsidRPr="00AB1781" w:rsidRDefault="00704CAA" w:rsidP="00704CAA">
      <w:pPr>
        <w:pStyle w:val="EnglishHangNoCoptic"/>
      </w:pPr>
      <w:r w:rsidRPr="00AB1781">
        <w:t xml:space="preserve">90 </w:t>
      </w:r>
      <w:r>
        <w:t>Your</w:t>
      </w:r>
      <w:r w:rsidRPr="00AB1781">
        <w:t xml:space="preserve"> truth </w:t>
      </w:r>
      <w:r>
        <w:t>[endures]</w:t>
      </w:r>
      <w:r w:rsidRPr="00AB1781">
        <w:t xml:space="preserve"> </w:t>
      </w:r>
      <w:r>
        <w:t>from generation to generation</w:t>
      </w:r>
      <w:r w:rsidRPr="00AB1781">
        <w:t>;</w:t>
      </w:r>
    </w:p>
    <w:p w14:paraId="4E94D0ED" w14:textId="77777777" w:rsidR="00704CAA" w:rsidRPr="00AB1781" w:rsidRDefault="00704CAA" w:rsidP="00704CAA">
      <w:pPr>
        <w:pStyle w:val="EnglishHangEndNoCoptic"/>
      </w:pPr>
      <w:r w:rsidRPr="00AB1781">
        <w:tab/>
      </w:r>
      <w:r>
        <w:t>You</w:t>
      </w:r>
      <w:r w:rsidRPr="00AB1781">
        <w:t xml:space="preserve"> founded the earth, and it continues.</w:t>
      </w:r>
    </w:p>
    <w:p w14:paraId="3E1FEF36" w14:textId="77777777" w:rsidR="00704CAA" w:rsidRPr="00AB1781" w:rsidRDefault="00704CAA" w:rsidP="00704CAA">
      <w:pPr>
        <w:pStyle w:val="EnglishHangNoCoptic"/>
      </w:pPr>
      <w:r w:rsidRPr="00AB1781">
        <w:t xml:space="preserve">91 The day continues by </w:t>
      </w:r>
      <w:r>
        <w:t>Your</w:t>
      </w:r>
      <w:r w:rsidRPr="00AB1781">
        <w:t xml:space="preserve"> arrangement,</w:t>
      </w:r>
    </w:p>
    <w:p w14:paraId="6A28BFA9" w14:textId="77777777" w:rsidR="00704CAA" w:rsidRPr="00AB1781" w:rsidRDefault="00704CAA" w:rsidP="00704CAA">
      <w:pPr>
        <w:pStyle w:val="EnglishHangEndNoCoptic"/>
      </w:pPr>
      <w:r w:rsidRPr="00AB1781">
        <w:tab/>
        <w:t xml:space="preserve">for all things </w:t>
      </w:r>
      <w:r>
        <w:t>together</w:t>
      </w:r>
      <w:r>
        <w:rPr>
          <w:rStyle w:val="FootnoteReference"/>
        </w:rPr>
        <w:footnoteReference w:id="738"/>
      </w:r>
      <w:r>
        <w:t xml:space="preserve"> </w:t>
      </w:r>
      <w:r w:rsidRPr="00AB1781">
        <w:t xml:space="preserve">are </w:t>
      </w:r>
      <w:r>
        <w:t>Your</w:t>
      </w:r>
      <w:r w:rsidRPr="00AB1781">
        <w:t xml:space="preserve"> servants.</w:t>
      </w:r>
    </w:p>
    <w:p w14:paraId="384D9674" w14:textId="77777777" w:rsidR="00704CAA" w:rsidRPr="00AB1781" w:rsidRDefault="00704CAA" w:rsidP="00704CAA">
      <w:pPr>
        <w:pStyle w:val="EnglishHangNoCoptic"/>
      </w:pPr>
      <w:r w:rsidRPr="00AB1781">
        <w:t xml:space="preserve">92 </w:t>
      </w:r>
      <w:r>
        <w:t>If</w:t>
      </w:r>
      <w:r w:rsidRPr="00AB1781">
        <w:t xml:space="preserve"> </w:t>
      </w:r>
      <w:r>
        <w:t>Your</w:t>
      </w:r>
      <w:r w:rsidRPr="00AB1781">
        <w:t xml:space="preserve"> law </w:t>
      </w:r>
      <w:r>
        <w:t>were not</w:t>
      </w:r>
      <w:r w:rsidRPr="00AB1781">
        <w:t xml:space="preserve"> my meditation,</w:t>
      </w:r>
    </w:p>
    <w:p w14:paraId="1391B4BD" w14:textId="77777777" w:rsidR="00704CAA" w:rsidRPr="00AB1781" w:rsidRDefault="00704CAA" w:rsidP="00704CAA">
      <w:pPr>
        <w:pStyle w:val="EnglishHangEndNoCoptic"/>
      </w:pPr>
      <w:r w:rsidRPr="00AB1781">
        <w:tab/>
        <w:t xml:space="preserve">I </w:t>
      </w:r>
      <w:r>
        <w:t>would</w:t>
      </w:r>
      <w:r w:rsidRPr="00AB1781">
        <w:t xml:space="preserve"> have </w:t>
      </w:r>
      <w:r>
        <w:t>perished</w:t>
      </w:r>
      <w:r w:rsidRPr="00AB1781">
        <w:t xml:space="preserve"> in my humiliation.</w:t>
      </w:r>
    </w:p>
    <w:p w14:paraId="57CF6CE8" w14:textId="77777777" w:rsidR="00704CAA" w:rsidRPr="00AB1781" w:rsidRDefault="00704CAA" w:rsidP="00704CAA">
      <w:pPr>
        <w:pStyle w:val="EnglishHangNoCoptic"/>
      </w:pPr>
      <w:r w:rsidRPr="00AB1781">
        <w:t xml:space="preserve">93 I will never forget </w:t>
      </w:r>
      <w:r>
        <w:t>Your</w:t>
      </w:r>
      <w:r w:rsidRPr="00AB1781">
        <w:t xml:space="preserve"> </w:t>
      </w:r>
      <w:r>
        <w:t>statutes</w:t>
      </w:r>
      <w:r w:rsidRPr="00AB1781">
        <w:t>,</w:t>
      </w:r>
    </w:p>
    <w:p w14:paraId="4B91ED9A" w14:textId="77777777" w:rsidR="00704CAA" w:rsidRPr="00AB1781" w:rsidRDefault="00704CAA" w:rsidP="00704CAA">
      <w:pPr>
        <w:pStyle w:val="EnglishHangEndNoCoptic"/>
      </w:pPr>
      <w:r w:rsidRPr="00AB1781">
        <w:tab/>
        <w:t xml:space="preserve">for by them </w:t>
      </w:r>
      <w:r>
        <w:t>You</w:t>
      </w:r>
      <w:r w:rsidRPr="00AB1781">
        <w:t xml:space="preserve"> </w:t>
      </w:r>
      <w:r>
        <w:t>have</w:t>
      </w:r>
      <w:r w:rsidRPr="00AB1781">
        <w:t xml:space="preserve"> </w:t>
      </w:r>
      <w:r>
        <w:t>revived me</w:t>
      </w:r>
      <w:r w:rsidRPr="00AB1781">
        <w:t>.</w:t>
      </w:r>
    </w:p>
    <w:p w14:paraId="3855074F" w14:textId="77777777" w:rsidR="00704CAA" w:rsidRPr="00AB1781" w:rsidRDefault="00704CAA" w:rsidP="00704CAA">
      <w:pPr>
        <w:pStyle w:val="EnglishHangNoCoptic"/>
      </w:pPr>
      <w:r w:rsidRPr="00AB1781">
        <w:t xml:space="preserve">94 I am </w:t>
      </w:r>
      <w:r>
        <w:t>Yours;</w:t>
      </w:r>
      <w:r w:rsidRPr="00AB1781">
        <w:t xml:space="preserve"> save me,</w:t>
      </w:r>
    </w:p>
    <w:p w14:paraId="31063DCA" w14:textId="77777777" w:rsidR="00704CAA" w:rsidRPr="00AB1781" w:rsidRDefault="00704CAA" w:rsidP="00704CAA">
      <w:pPr>
        <w:pStyle w:val="EnglishHangEndNoCoptic"/>
      </w:pPr>
      <w:r w:rsidRPr="00AB1781">
        <w:tab/>
        <w:t xml:space="preserve">for I </w:t>
      </w:r>
      <w:r>
        <w:t>have sought</w:t>
      </w:r>
      <w:r w:rsidRPr="00AB1781">
        <w:t xml:space="preserve"> </w:t>
      </w:r>
      <w:r>
        <w:t>Your</w:t>
      </w:r>
      <w:r w:rsidRPr="00AB1781">
        <w:t xml:space="preserve"> </w:t>
      </w:r>
      <w:r>
        <w:t>statutes</w:t>
      </w:r>
      <w:r w:rsidRPr="00AB1781">
        <w:t>.</w:t>
      </w:r>
    </w:p>
    <w:p w14:paraId="577D2AEC" w14:textId="77777777" w:rsidR="00704CAA" w:rsidRPr="00AB1781" w:rsidRDefault="00704CAA" w:rsidP="00704CAA">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77E496F1" w14:textId="77777777" w:rsidR="00704CAA" w:rsidRPr="00AB1781" w:rsidRDefault="00704CAA" w:rsidP="00704CAA">
      <w:pPr>
        <w:pStyle w:val="EnglishHangEndNoCoptic"/>
      </w:pPr>
      <w:r w:rsidRPr="00AB1781">
        <w:tab/>
        <w:t xml:space="preserve">I </w:t>
      </w:r>
      <w:r>
        <w:t>understood</w:t>
      </w:r>
      <w:r w:rsidRPr="00AB1781">
        <w:t xml:space="preserve"> </w:t>
      </w:r>
      <w:r>
        <w:t>Your</w:t>
      </w:r>
      <w:r w:rsidRPr="00AB1781">
        <w:t xml:space="preserve"> testimonies.</w:t>
      </w:r>
    </w:p>
    <w:p w14:paraId="177F9B62" w14:textId="77777777" w:rsidR="00704CAA" w:rsidRPr="00AB1781" w:rsidRDefault="00704CAA" w:rsidP="00704CAA">
      <w:pPr>
        <w:pStyle w:val="EnglishHangNoCoptic"/>
      </w:pPr>
      <w:r w:rsidRPr="00AB1781">
        <w:t xml:space="preserve">96 I </w:t>
      </w:r>
      <w:r>
        <w:t>have seen</w:t>
      </w:r>
      <w:r w:rsidRPr="00AB1781">
        <w:t xml:space="preserve"> the end of all perfection;</w:t>
      </w:r>
    </w:p>
    <w:p w14:paraId="1578AD96" w14:textId="77777777" w:rsidR="00704CAA" w:rsidRDefault="00704CAA" w:rsidP="00704CAA">
      <w:pPr>
        <w:pStyle w:val="EnglishHangEndNoCoptic"/>
      </w:pPr>
      <w:r w:rsidRPr="00AB1781">
        <w:tab/>
      </w:r>
      <w:r>
        <w:t>Your</w:t>
      </w:r>
      <w:r w:rsidRPr="00AB1781">
        <w:t xml:space="preserve"> commandment is exceedingly broad.</w:t>
      </w:r>
      <w:r w:rsidRPr="00AB1781">
        <w:rPr>
          <w:rStyle w:val="FootnoteReference"/>
        </w:rPr>
        <w:footnoteReference w:id="739"/>
      </w:r>
    </w:p>
    <w:p w14:paraId="51A802B2" w14:textId="77777777" w:rsidR="00704CAA" w:rsidRDefault="00704CAA" w:rsidP="00704CAA">
      <w:pPr>
        <w:pStyle w:val="Rubric"/>
      </w:pPr>
      <w:r>
        <w:t>Glory to You, O Love of mankind.</w:t>
      </w:r>
    </w:p>
    <w:p w14:paraId="357C5123" w14:textId="77777777" w:rsidR="00704CAA" w:rsidRPr="00385CB8" w:rsidRDefault="00704CAA" w:rsidP="00704CAA">
      <w:pPr>
        <w:pStyle w:val="Heading5"/>
      </w:pPr>
      <w:r>
        <w:t>Psalm 118 Part 13 (</w:t>
      </w:r>
      <w:r w:rsidRPr="003B7D97">
        <w:rPr>
          <w:rFonts w:ascii="Tahoma" w:eastAsia="Tahoma" w:hAnsi="Tahoma" w:cs="Tahoma"/>
          <w:szCs w:val="28"/>
          <w:rtl/>
          <w:lang w:bidi="he-IL"/>
        </w:rPr>
        <w:t>מ</w:t>
      </w:r>
      <w:r>
        <w:t>): “O how I love Your law, O Lord”</w:t>
      </w:r>
    </w:p>
    <w:p w14:paraId="7D4189D2" w14:textId="77777777" w:rsidR="00704CAA" w:rsidRPr="00AB1781" w:rsidRDefault="00704CAA" w:rsidP="00704CAA">
      <w:pPr>
        <w:pStyle w:val="EnglishHangNoCoptic"/>
      </w:pPr>
      <w:r w:rsidRPr="00AB1781">
        <w:t xml:space="preserve">97 O how I love </w:t>
      </w:r>
      <w:r>
        <w:t>Your</w:t>
      </w:r>
      <w:r w:rsidRPr="00AB1781">
        <w:t xml:space="preserve"> law, O Lord!</w:t>
      </w:r>
    </w:p>
    <w:p w14:paraId="565142E3" w14:textId="77777777" w:rsidR="00704CAA" w:rsidRPr="00AB1781" w:rsidRDefault="00704CAA" w:rsidP="00704CAA">
      <w:pPr>
        <w:pStyle w:val="EnglishHangEndNoCoptic"/>
      </w:pPr>
      <w:r w:rsidRPr="00AB1781">
        <w:tab/>
        <w:t>It is my meditation all day long.</w:t>
      </w:r>
    </w:p>
    <w:p w14:paraId="067FD336" w14:textId="77777777" w:rsidR="00704CAA" w:rsidRPr="00AB1781" w:rsidRDefault="00704CAA" w:rsidP="00704CAA">
      <w:pPr>
        <w:pStyle w:val="EnglishHangNoCoptic"/>
      </w:pPr>
      <w:r w:rsidRPr="00AB1781">
        <w:t xml:space="preserve">98 </w:t>
      </w:r>
      <w:r>
        <w:t>You</w:t>
      </w:r>
      <w:r w:rsidRPr="00AB1781">
        <w:t xml:space="preserve"> made me wiser than my enemies by </w:t>
      </w:r>
      <w:r>
        <w:t>Your</w:t>
      </w:r>
      <w:r w:rsidRPr="00AB1781">
        <w:t xml:space="preserve"> commandment,</w:t>
      </w:r>
    </w:p>
    <w:p w14:paraId="70D682CD" w14:textId="77777777" w:rsidR="00704CAA" w:rsidRPr="00AB1781" w:rsidRDefault="00704CAA" w:rsidP="00704CAA">
      <w:pPr>
        <w:pStyle w:val="EnglishHangEndNoCoptic"/>
      </w:pPr>
      <w:r w:rsidRPr="00AB1781">
        <w:tab/>
        <w:t xml:space="preserve">for it is mine </w:t>
      </w:r>
      <w:r>
        <w:t>forever</w:t>
      </w:r>
      <w:r w:rsidRPr="00AB1781">
        <w:t>.</w:t>
      </w:r>
    </w:p>
    <w:p w14:paraId="7064D78C" w14:textId="77777777" w:rsidR="00704CAA" w:rsidRPr="00AB1781" w:rsidRDefault="00704CAA" w:rsidP="00704CAA">
      <w:pPr>
        <w:pStyle w:val="EnglishHangNoCoptic"/>
      </w:pPr>
      <w:r w:rsidRPr="00AB1781">
        <w:t>99 I have understood more than all my teachers,</w:t>
      </w:r>
    </w:p>
    <w:p w14:paraId="67AE1769" w14:textId="77777777" w:rsidR="00704CAA" w:rsidRPr="00AB1781" w:rsidRDefault="00704CAA" w:rsidP="00704CAA">
      <w:pPr>
        <w:pStyle w:val="EnglishHangEndNoCoptic"/>
      </w:pPr>
      <w:r w:rsidRPr="00AB1781">
        <w:tab/>
        <w:t xml:space="preserve">because </w:t>
      </w:r>
      <w:r>
        <w:t>Your</w:t>
      </w:r>
      <w:r w:rsidRPr="00AB1781">
        <w:t xml:space="preserve"> testimonies are my meditation.</w:t>
      </w:r>
    </w:p>
    <w:p w14:paraId="1CC4F33C" w14:textId="77777777" w:rsidR="00704CAA" w:rsidRPr="00AB1781" w:rsidRDefault="00704CAA" w:rsidP="00704CAA">
      <w:pPr>
        <w:pStyle w:val="EnglishHangNoCoptic"/>
      </w:pPr>
      <w:r w:rsidRPr="00AB1781">
        <w:t>100 I have understood more than my elders,</w:t>
      </w:r>
    </w:p>
    <w:p w14:paraId="4AB40157" w14:textId="77777777" w:rsidR="00704CAA" w:rsidRPr="00AB1781" w:rsidRDefault="00704CAA" w:rsidP="00704CAA">
      <w:pPr>
        <w:pStyle w:val="EnglishHangEndNoCoptic"/>
      </w:pPr>
      <w:r w:rsidRPr="00AB1781">
        <w:tab/>
      </w:r>
      <w:r>
        <w:t>for</w:t>
      </w:r>
      <w:r w:rsidRPr="00AB1781">
        <w:t xml:space="preserve"> I </w:t>
      </w:r>
      <w:r>
        <w:t>sought after</w:t>
      </w:r>
      <w:r w:rsidRPr="00AB1781">
        <w:t xml:space="preserve"> </w:t>
      </w:r>
      <w:r>
        <w:t>Your</w:t>
      </w:r>
      <w:r w:rsidRPr="00AB1781">
        <w:t xml:space="preserve"> commandments.</w:t>
      </w:r>
    </w:p>
    <w:p w14:paraId="76A43773" w14:textId="77777777" w:rsidR="00704CAA" w:rsidRPr="00AB1781" w:rsidRDefault="00704CAA" w:rsidP="00704CAA">
      <w:pPr>
        <w:pStyle w:val="EnglishHangNoCoptic"/>
      </w:pPr>
      <w:r w:rsidRPr="00AB1781">
        <w:t>101 I restrain</w:t>
      </w:r>
      <w:r>
        <w:t>ed</w:t>
      </w:r>
      <w:r w:rsidRPr="00AB1781">
        <w:t xml:space="preserve"> my feet from every evil way,</w:t>
      </w:r>
    </w:p>
    <w:p w14:paraId="14F0369C" w14:textId="77777777" w:rsidR="00704CAA" w:rsidRPr="00AB1781" w:rsidRDefault="00704CAA" w:rsidP="00704CAA">
      <w:pPr>
        <w:pStyle w:val="EnglishHangEndNoCoptic"/>
      </w:pPr>
      <w:r w:rsidRPr="00AB1781">
        <w:tab/>
        <w:t xml:space="preserve">that I may keep </w:t>
      </w:r>
      <w:r>
        <w:t>Your</w:t>
      </w:r>
      <w:r w:rsidRPr="00AB1781">
        <w:t xml:space="preserve"> words.</w:t>
      </w:r>
    </w:p>
    <w:p w14:paraId="5E6BADA6" w14:textId="77777777" w:rsidR="00704CAA" w:rsidRPr="00AB1781" w:rsidRDefault="00704CAA" w:rsidP="00704CAA">
      <w:pPr>
        <w:pStyle w:val="EnglishHangNoCoptic"/>
      </w:pPr>
      <w:r w:rsidRPr="00AB1781">
        <w:lastRenderedPageBreak/>
        <w:t xml:space="preserve">102 I </w:t>
      </w:r>
      <w:r>
        <w:t>did not turn away</w:t>
      </w:r>
      <w:r w:rsidRPr="00AB1781">
        <w:t xml:space="preserve"> from </w:t>
      </w:r>
      <w:r>
        <w:t>Your</w:t>
      </w:r>
      <w:r w:rsidRPr="00AB1781">
        <w:t xml:space="preserve"> judgments,</w:t>
      </w:r>
    </w:p>
    <w:p w14:paraId="63F1B53C" w14:textId="77777777" w:rsidR="00704CAA" w:rsidRPr="00AB1781" w:rsidRDefault="00704CAA" w:rsidP="00704CAA">
      <w:pPr>
        <w:pStyle w:val="EnglishHangEndNoCoptic"/>
      </w:pPr>
      <w:r w:rsidRPr="00AB1781">
        <w:tab/>
        <w:t xml:space="preserve">for </w:t>
      </w:r>
      <w:r>
        <w:t>You</w:t>
      </w:r>
      <w:r w:rsidRPr="00AB1781">
        <w:t xml:space="preserve"> </w:t>
      </w:r>
      <w:r>
        <w:t>set for</w:t>
      </w:r>
      <w:r w:rsidRPr="00AB1781">
        <w:t xml:space="preserve"> me </w:t>
      </w:r>
      <w:r>
        <w:t>a</w:t>
      </w:r>
      <w:r w:rsidRPr="00AB1781">
        <w:t xml:space="preserve"> law.</w:t>
      </w:r>
    </w:p>
    <w:p w14:paraId="4AC2A945" w14:textId="77777777" w:rsidR="00704CAA" w:rsidRPr="00AB1781" w:rsidRDefault="00704CAA" w:rsidP="00704CAA">
      <w:pPr>
        <w:pStyle w:val="EnglishHangNoCoptic"/>
      </w:pPr>
      <w:r w:rsidRPr="00AB1781">
        <w:t xml:space="preserve">103 How sweet are </w:t>
      </w:r>
      <w:r>
        <w:t>Your</w:t>
      </w:r>
      <w:r w:rsidRPr="00AB1781">
        <w:t xml:space="preserve"> words to my heart!</w:t>
      </w:r>
      <w:r w:rsidRPr="00AB1781">
        <w:rPr>
          <w:rStyle w:val="FootnoteReference"/>
        </w:rPr>
        <w:footnoteReference w:id="740"/>
      </w:r>
    </w:p>
    <w:p w14:paraId="28E49A2E" w14:textId="77777777" w:rsidR="00704CAA" w:rsidRPr="00AB1781" w:rsidRDefault="00704CAA" w:rsidP="00704CAA">
      <w:pPr>
        <w:pStyle w:val="EnglishHangEndNoCoptic"/>
      </w:pPr>
      <w:r w:rsidRPr="00AB1781">
        <w:tab/>
        <w:t>They are sweeter than honey to my mouth.</w:t>
      </w:r>
    </w:p>
    <w:p w14:paraId="64FB8F94" w14:textId="77777777" w:rsidR="00704CAA" w:rsidRPr="00AB1781" w:rsidRDefault="00704CAA" w:rsidP="00704CAA">
      <w:pPr>
        <w:pStyle w:val="EnglishHangNoCoptic"/>
      </w:pPr>
      <w:r w:rsidRPr="00AB1781">
        <w:t xml:space="preserve">104 </w:t>
      </w:r>
      <w:r>
        <w:t>I gained understanding because of your commandments</w:t>
      </w:r>
      <w:r w:rsidRPr="00AB1781">
        <w:t>;</w:t>
      </w:r>
    </w:p>
    <w:p w14:paraId="21C01BCD" w14:textId="77777777" w:rsidR="00704CAA" w:rsidRDefault="00704CAA" w:rsidP="00704CAA">
      <w:pPr>
        <w:pStyle w:val="EnglishHangEndNoCoptic"/>
      </w:pPr>
      <w:r w:rsidRPr="00AB1781">
        <w:tab/>
        <w:t>Therefore</w:t>
      </w:r>
      <w:r>
        <w:t>,</w:t>
      </w:r>
      <w:r w:rsidRPr="00AB1781">
        <w:t xml:space="preserve"> I hate </w:t>
      </w:r>
      <w:r>
        <w:t>every way of</w:t>
      </w:r>
      <w:r w:rsidRPr="00AB1781">
        <w:t xml:space="preserve"> </w:t>
      </w:r>
      <w:r>
        <w:t>injustice</w:t>
      </w:r>
      <w:r w:rsidRPr="00AB1781">
        <w:t>.</w:t>
      </w:r>
    </w:p>
    <w:p w14:paraId="61F744B0" w14:textId="77777777" w:rsidR="00704CAA" w:rsidRDefault="00704CAA" w:rsidP="00704CAA">
      <w:pPr>
        <w:pStyle w:val="Rubric"/>
      </w:pPr>
      <w:r>
        <w:t>Glory to You, O Love of mankind.</w:t>
      </w:r>
    </w:p>
    <w:p w14:paraId="6612FD23" w14:textId="77777777" w:rsidR="00704CAA" w:rsidRPr="00AB1781" w:rsidRDefault="00704CAA" w:rsidP="00704CAA">
      <w:pPr>
        <w:pStyle w:val="Heading5"/>
      </w:pPr>
      <w:r>
        <w:t>Psalm 118 Part 14 (</w:t>
      </w:r>
      <w:r w:rsidRPr="003B7D97">
        <w:rPr>
          <w:rFonts w:ascii="Tahoma" w:eastAsia="Tahoma" w:hAnsi="Tahoma" w:cs="Tahoma"/>
          <w:szCs w:val="28"/>
          <w:rtl/>
          <w:lang w:bidi="he-IL"/>
        </w:rPr>
        <w:t>נ</w:t>
      </w:r>
      <w:r>
        <w:t>): “Your law is a lamp to my feet”</w:t>
      </w:r>
    </w:p>
    <w:p w14:paraId="01860275" w14:textId="77777777" w:rsidR="00704CAA" w:rsidRPr="00AB1781" w:rsidRDefault="00704CAA" w:rsidP="00704CAA">
      <w:pPr>
        <w:pStyle w:val="EnglishHangNoCoptic"/>
      </w:pPr>
      <w:r w:rsidRPr="00AB1781">
        <w:t xml:space="preserve">105 </w:t>
      </w:r>
      <w:r>
        <w:t>Your</w:t>
      </w:r>
      <w:r w:rsidRPr="00AB1781">
        <w:t xml:space="preserve"> </w:t>
      </w:r>
      <w:r>
        <w:t>word</w:t>
      </w:r>
      <w:r w:rsidRPr="00AB1781">
        <w:t xml:space="preserve"> is a lamp to my feet,</w:t>
      </w:r>
    </w:p>
    <w:p w14:paraId="0D18F4B6" w14:textId="77777777" w:rsidR="00704CAA" w:rsidRPr="00AB1781" w:rsidRDefault="00704CAA" w:rsidP="00704CAA">
      <w:pPr>
        <w:pStyle w:val="EnglishHangEndNoCoptic"/>
      </w:pPr>
      <w:r w:rsidRPr="00AB1781">
        <w:tab/>
        <w:t>and a light to my paths.</w:t>
      </w:r>
      <w:r w:rsidRPr="00AB1781">
        <w:rPr>
          <w:rStyle w:val="FootnoteReference"/>
        </w:rPr>
        <w:footnoteReference w:id="741"/>
      </w:r>
    </w:p>
    <w:p w14:paraId="1170920F" w14:textId="77777777" w:rsidR="00704CAA" w:rsidRPr="00AB1781" w:rsidRDefault="00704CAA" w:rsidP="00704CAA">
      <w:pPr>
        <w:pStyle w:val="EnglishHangNoCoptic"/>
      </w:pPr>
      <w:r w:rsidRPr="00AB1781">
        <w:t xml:space="preserve">106 I </w:t>
      </w:r>
      <w:r>
        <w:t>swore and</w:t>
      </w:r>
      <w:r w:rsidRPr="00AB1781">
        <w:t xml:space="preserve"> </w:t>
      </w:r>
      <w:r>
        <w:t>confirmed</w:t>
      </w:r>
    </w:p>
    <w:p w14:paraId="26A0014F" w14:textId="77777777" w:rsidR="00704CAA" w:rsidRPr="00AB1781" w:rsidRDefault="00704CAA" w:rsidP="00704CAA">
      <w:pPr>
        <w:pStyle w:val="EnglishHangEndNoCoptic"/>
      </w:pPr>
      <w:r w:rsidRPr="00AB1781">
        <w:tab/>
      </w:r>
      <w:r>
        <w:t>that I will</w:t>
      </w:r>
      <w:r w:rsidRPr="00AB1781">
        <w:t xml:space="preserve"> keep </w:t>
      </w:r>
      <w:r>
        <w:t>Your righteous</w:t>
      </w:r>
      <w:r w:rsidRPr="00AB1781">
        <w:t xml:space="preserve"> judgments.</w:t>
      </w:r>
    </w:p>
    <w:p w14:paraId="635F0A34" w14:textId="77777777" w:rsidR="00704CAA" w:rsidRPr="00AB1781" w:rsidRDefault="00704CAA" w:rsidP="00704CAA">
      <w:pPr>
        <w:pStyle w:val="EnglishHangNoCoptic"/>
      </w:pPr>
      <w:r w:rsidRPr="00AB1781">
        <w:t>107 I have been</w:t>
      </w:r>
      <w:r>
        <w:t xml:space="preserve"> deeply humbled</w:t>
      </w:r>
      <w:r w:rsidRPr="00AB1781">
        <w:t>;</w:t>
      </w:r>
    </w:p>
    <w:p w14:paraId="50174E8F" w14:textId="77777777" w:rsidR="00704CAA" w:rsidRPr="00AB1781" w:rsidRDefault="00704CAA" w:rsidP="00704CAA">
      <w:pPr>
        <w:pStyle w:val="EnglishHangEndNoCoptic"/>
      </w:pPr>
      <w:r w:rsidRPr="00AB1781">
        <w:tab/>
      </w:r>
      <w:r>
        <w:t xml:space="preserve">O Lord, </w:t>
      </w:r>
      <w:r w:rsidRPr="00AB1781">
        <w:t xml:space="preserve">revive me </w:t>
      </w:r>
      <w:r>
        <w:t>according to</w:t>
      </w:r>
      <w:r w:rsidRPr="00AB1781">
        <w:t xml:space="preserve"> </w:t>
      </w:r>
      <w:r>
        <w:t>Your</w:t>
      </w:r>
      <w:r w:rsidRPr="00AB1781">
        <w:t xml:space="preserve"> word.</w:t>
      </w:r>
    </w:p>
    <w:p w14:paraId="292DA80E" w14:textId="77777777" w:rsidR="00704CAA" w:rsidRPr="00AB1781" w:rsidRDefault="00704CAA" w:rsidP="00704CAA">
      <w:pPr>
        <w:pStyle w:val="EnglishHangNoCoptic"/>
      </w:pPr>
      <w:r>
        <w:t>108 Be pleased with the free</w:t>
      </w:r>
      <w:r w:rsidRPr="00AB1781">
        <w:t>wil</w:t>
      </w:r>
      <w:r>
        <w:t>l offerings of my mouth, O Lord,</w:t>
      </w:r>
    </w:p>
    <w:p w14:paraId="5794EE56" w14:textId="77777777" w:rsidR="00704CAA" w:rsidRPr="00AB1781" w:rsidRDefault="00704CAA" w:rsidP="00704CAA">
      <w:pPr>
        <w:pStyle w:val="EnglishHangEndNoCoptic"/>
      </w:pPr>
      <w:r w:rsidRPr="00AB1781">
        <w:tab/>
        <w:t xml:space="preserve">and teach me </w:t>
      </w:r>
      <w:r>
        <w:t>Your</w:t>
      </w:r>
      <w:r w:rsidRPr="00AB1781">
        <w:t xml:space="preserve"> judgments.</w:t>
      </w:r>
    </w:p>
    <w:p w14:paraId="07883D80" w14:textId="77777777" w:rsidR="00704CAA" w:rsidRPr="00AB1781" w:rsidRDefault="00704CAA" w:rsidP="00704CAA">
      <w:pPr>
        <w:pStyle w:val="EnglishHangNoCoptic"/>
      </w:pPr>
      <w:r w:rsidRPr="00AB1781">
        <w:t xml:space="preserve">109 My </w:t>
      </w:r>
      <w:r>
        <w:t>soul</w:t>
      </w:r>
      <w:r w:rsidRPr="00AB1781">
        <w:t xml:space="preserve"> is </w:t>
      </w:r>
      <w:r>
        <w:t>always</w:t>
      </w:r>
      <w:r w:rsidRPr="00AB1781">
        <w:t xml:space="preserve"> in </w:t>
      </w:r>
      <w:r>
        <w:t>Your</w:t>
      </w:r>
      <w:r w:rsidRPr="00AB1781">
        <w:t xml:space="preserve"> hands,</w:t>
      </w:r>
    </w:p>
    <w:p w14:paraId="10AC0C54" w14:textId="77777777" w:rsidR="00704CAA" w:rsidRPr="00AB1781" w:rsidRDefault="00704CAA" w:rsidP="00704CAA">
      <w:pPr>
        <w:pStyle w:val="EnglishHangEndNoCoptic"/>
      </w:pPr>
      <w:r w:rsidRPr="00AB1781">
        <w:tab/>
        <w:t xml:space="preserve">and I </w:t>
      </w:r>
      <w:r>
        <w:t>have</w:t>
      </w:r>
      <w:r w:rsidRPr="00AB1781">
        <w:t xml:space="preserve"> not forget</w:t>
      </w:r>
      <w:r>
        <w:t>ten</w:t>
      </w:r>
      <w:r w:rsidRPr="00AB1781">
        <w:t xml:space="preserve"> </w:t>
      </w:r>
      <w:r>
        <w:t>Your</w:t>
      </w:r>
      <w:r w:rsidRPr="00AB1781">
        <w:t xml:space="preserve"> law.</w:t>
      </w:r>
    </w:p>
    <w:p w14:paraId="3361A82A" w14:textId="77777777" w:rsidR="00704CAA" w:rsidRPr="00AB1781" w:rsidRDefault="00704CAA" w:rsidP="00704CAA">
      <w:pPr>
        <w:pStyle w:val="EnglishHangNoCoptic"/>
      </w:pPr>
      <w:r w:rsidRPr="00AB1781">
        <w:t>110 Sinners laid a snare for me,</w:t>
      </w:r>
    </w:p>
    <w:p w14:paraId="447D2F32" w14:textId="77777777" w:rsidR="00704CAA" w:rsidRPr="00AB1781" w:rsidRDefault="00704CAA" w:rsidP="00704CAA">
      <w:pPr>
        <w:pStyle w:val="EnglishHangEndNoCoptic"/>
      </w:pPr>
      <w:r>
        <w:tab/>
        <w:t>but I did</w:t>
      </w:r>
      <w:r w:rsidRPr="00AB1781">
        <w:t xml:space="preserve"> not stray from </w:t>
      </w:r>
      <w:r>
        <w:t>Your</w:t>
      </w:r>
      <w:r w:rsidRPr="00AB1781">
        <w:t xml:space="preserve"> commandments.</w:t>
      </w:r>
    </w:p>
    <w:p w14:paraId="11886623" w14:textId="77777777" w:rsidR="00704CAA" w:rsidRPr="00AB1781" w:rsidRDefault="00704CAA" w:rsidP="00704CAA">
      <w:pPr>
        <w:pStyle w:val="EnglishHangNoCoptic"/>
      </w:pPr>
      <w:r w:rsidRPr="00AB1781">
        <w:t xml:space="preserve">111 </w:t>
      </w:r>
      <w:r>
        <w:t>Your</w:t>
      </w:r>
      <w:r w:rsidRPr="00AB1781">
        <w:t xml:space="preserve"> testimonies are my heritage </w:t>
      </w:r>
      <w:r>
        <w:t>forever</w:t>
      </w:r>
      <w:r w:rsidRPr="00AB1781">
        <w:t>,</w:t>
      </w:r>
    </w:p>
    <w:p w14:paraId="38C2FF71" w14:textId="77777777" w:rsidR="00704CAA" w:rsidRPr="00AB1781" w:rsidRDefault="00704CAA" w:rsidP="00704CAA">
      <w:pPr>
        <w:pStyle w:val="EnglishHangEndNoCoptic"/>
      </w:pPr>
      <w:r w:rsidRPr="00AB1781">
        <w:tab/>
        <w:t>for they are the joy of my heart.</w:t>
      </w:r>
    </w:p>
    <w:p w14:paraId="2BCE6AC4" w14:textId="77777777" w:rsidR="00704CAA" w:rsidRPr="00AB1781" w:rsidRDefault="00704CAA" w:rsidP="00704CAA">
      <w:pPr>
        <w:pStyle w:val="EnglishHangNoCoptic"/>
      </w:pPr>
      <w:r w:rsidRPr="00AB1781">
        <w:t xml:space="preserve">112 I have inclined my heart to </w:t>
      </w:r>
      <w:r>
        <w:t>perform</w:t>
      </w:r>
      <w:r w:rsidRPr="00AB1781">
        <w:t xml:space="preserve"> </w:t>
      </w:r>
      <w:r>
        <w:t>Your</w:t>
      </w:r>
      <w:r w:rsidRPr="00AB1781">
        <w:t xml:space="preserve"> </w:t>
      </w:r>
      <w:r>
        <w:t>statutes</w:t>
      </w:r>
      <w:r w:rsidRPr="00AB1781">
        <w:t>,</w:t>
      </w:r>
    </w:p>
    <w:p w14:paraId="28E2BD71" w14:textId="77777777" w:rsidR="00704CAA" w:rsidRDefault="00704CAA" w:rsidP="00704CAA">
      <w:pPr>
        <w:pStyle w:val="EnglishHangEndNoCoptic"/>
      </w:pPr>
      <w:r w:rsidRPr="00AB1781">
        <w:tab/>
        <w:t>for the sake of an eternal reward</w:t>
      </w:r>
      <w:r>
        <w:rPr>
          <w:rStyle w:val="FootnoteReference"/>
        </w:rPr>
        <w:footnoteReference w:id="742"/>
      </w:r>
      <w:r w:rsidRPr="00AB1781">
        <w:t>.</w:t>
      </w:r>
    </w:p>
    <w:p w14:paraId="1D8A6288" w14:textId="77777777" w:rsidR="00704CAA" w:rsidRDefault="00704CAA" w:rsidP="00704CAA">
      <w:pPr>
        <w:pStyle w:val="Rubric"/>
      </w:pPr>
      <w:r>
        <w:t>Glory to You, O Love of mankind.</w:t>
      </w:r>
    </w:p>
    <w:p w14:paraId="60F2C403" w14:textId="77777777" w:rsidR="00704CAA" w:rsidRPr="00AB1781" w:rsidRDefault="00704CAA" w:rsidP="00704CAA">
      <w:pPr>
        <w:pStyle w:val="Heading5"/>
      </w:pPr>
      <w:r>
        <w:lastRenderedPageBreak/>
        <w:t>Psalm 118 Part 15 (</w:t>
      </w:r>
      <w:r w:rsidRPr="003B7D97">
        <w:rPr>
          <w:rFonts w:ascii="Tahoma" w:eastAsia="Tahoma" w:hAnsi="Tahoma" w:cs="Tahoma"/>
          <w:szCs w:val="28"/>
          <w:rtl/>
          <w:lang w:bidi="he-IL"/>
        </w:rPr>
        <w:t>ס</w:t>
      </w:r>
      <w:r>
        <w:t>): “I hate transgressors, but I love Your law”</w:t>
      </w:r>
    </w:p>
    <w:p w14:paraId="5C56814D" w14:textId="77777777" w:rsidR="00704CAA" w:rsidRPr="00AB1781" w:rsidRDefault="00704CAA" w:rsidP="00704CAA">
      <w:pPr>
        <w:pStyle w:val="EnglishHangNoCoptic"/>
      </w:pPr>
      <w:r w:rsidRPr="00AB1781">
        <w:t xml:space="preserve">113 I hate </w:t>
      </w:r>
      <w:r>
        <w:t>transgressors</w:t>
      </w:r>
      <w:r w:rsidRPr="00AB1781">
        <w:t>,</w:t>
      </w:r>
      <w:r w:rsidRPr="00AB1781">
        <w:rPr>
          <w:rStyle w:val="FootnoteReference"/>
        </w:rPr>
        <w:footnoteReference w:id="743"/>
      </w:r>
    </w:p>
    <w:p w14:paraId="7DAB5B7C" w14:textId="77777777" w:rsidR="00704CAA" w:rsidRPr="00385CB8" w:rsidRDefault="00704CAA" w:rsidP="00704CAA">
      <w:pPr>
        <w:pStyle w:val="EnglishHangEndNoCoptic"/>
      </w:pPr>
      <w:r w:rsidRPr="00AB1781">
        <w:tab/>
        <w:t xml:space="preserve">but I love </w:t>
      </w:r>
      <w:r>
        <w:t>Your</w:t>
      </w:r>
      <w:r w:rsidRPr="00AB1781">
        <w:t xml:space="preserve"> law.</w:t>
      </w:r>
    </w:p>
    <w:p w14:paraId="31E18F32" w14:textId="77777777" w:rsidR="00704CAA" w:rsidRPr="00AB1781" w:rsidRDefault="00704CAA" w:rsidP="00704CAA">
      <w:pPr>
        <w:pStyle w:val="EnglishHangNoCoptic"/>
      </w:pPr>
      <w:r w:rsidRPr="00AB1781">
        <w:t xml:space="preserve">114 </w:t>
      </w:r>
      <w:r>
        <w:t>You</w:t>
      </w:r>
      <w:r w:rsidRPr="00AB1781">
        <w:t xml:space="preserve"> are my helper and my protector;</w:t>
      </w:r>
    </w:p>
    <w:p w14:paraId="353F416A" w14:textId="77777777" w:rsidR="00704CAA" w:rsidRPr="00AB1781" w:rsidRDefault="00704CAA" w:rsidP="00704CAA">
      <w:pPr>
        <w:pStyle w:val="EnglishHangEndNoCoptic"/>
      </w:pPr>
      <w:r w:rsidRPr="00AB1781">
        <w:tab/>
        <w:t xml:space="preserve">I </w:t>
      </w:r>
      <w:r>
        <w:t>hope</w:t>
      </w:r>
      <w:r w:rsidRPr="00AB1781">
        <w:t xml:space="preserve"> in </w:t>
      </w:r>
      <w:r>
        <w:t>Your word</w:t>
      </w:r>
      <w:r w:rsidRPr="00AB1781">
        <w:t>.</w:t>
      </w:r>
    </w:p>
    <w:p w14:paraId="56BD4796" w14:textId="77777777" w:rsidR="00704CAA" w:rsidRPr="00AB1781" w:rsidRDefault="00704CAA" w:rsidP="00704CAA">
      <w:pPr>
        <w:pStyle w:val="EnglishHangNoCoptic"/>
      </w:pPr>
      <w:r w:rsidRPr="00AB1781">
        <w:t xml:space="preserve">115 </w:t>
      </w:r>
      <w:r>
        <w:t>Turn away</w:t>
      </w:r>
      <w:r w:rsidRPr="00AB1781">
        <w:t xml:space="preserve"> from me, you evil</w:t>
      </w:r>
      <w:r>
        <w:t>doers</w:t>
      </w:r>
      <w:r w:rsidRPr="00AB1781">
        <w:t>,</w:t>
      </w:r>
    </w:p>
    <w:p w14:paraId="36703BA8" w14:textId="77777777" w:rsidR="00704CAA" w:rsidRPr="00AB1781" w:rsidRDefault="00704CAA" w:rsidP="00704CAA">
      <w:pPr>
        <w:pStyle w:val="EnglishHangEndNoCoptic"/>
      </w:pPr>
      <w:r w:rsidRPr="00AB1781">
        <w:tab/>
        <w:t>and I will search out the commandments of my God.</w:t>
      </w:r>
    </w:p>
    <w:p w14:paraId="0AAD60AB" w14:textId="77777777" w:rsidR="00704CAA" w:rsidRPr="00AB1781" w:rsidRDefault="00704CAA" w:rsidP="00704CAA">
      <w:pPr>
        <w:pStyle w:val="EnglishHangNoCoptic"/>
      </w:pPr>
      <w:r w:rsidRPr="00AB1781">
        <w:t xml:space="preserve">116 Defend me according to </w:t>
      </w:r>
      <w:r>
        <w:t>Your word, and revive me,</w:t>
      </w:r>
    </w:p>
    <w:p w14:paraId="38624249" w14:textId="77777777" w:rsidR="00704CAA" w:rsidRPr="00AB1781" w:rsidRDefault="00704CAA" w:rsidP="00704CAA">
      <w:pPr>
        <w:pStyle w:val="EnglishHangEndNoCoptic"/>
      </w:pPr>
      <w:r w:rsidRPr="00AB1781">
        <w:tab/>
        <w:t xml:space="preserve">and </w:t>
      </w:r>
      <w:r>
        <w:t xml:space="preserve">do not </w:t>
      </w:r>
      <w:r w:rsidRPr="00AB1781">
        <w:t>let me be disappointed in my expectation.</w:t>
      </w:r>
    </w:p>
    <w:p w14:paraId="2C95ACE8" w14:textId="77777777" w:rsidR="00704CAA" w:rsidRPr="00AB1781" w:rsidRDefault="00704CAA" w:rsidP="00704CAA">
      <w:pPr>
        <w:pStyle w:val="EnglishHangNoCoptic"/>
      </w:pPr>
      <w:r w:rsidRPr="00AB1781">
        <w:t xml:space="preserve">117 Help me and I </w:t>
      </w:r>
      <w:r>
        <w:t>will be saved,</w:t>
      </w:r>
    </w:p>
    <w:p w14:paraId="05171794" w14:textId="77777777" w:rsidR="00704CAA" w:rsidRPr="00AB1781" w:rsidRDefault="00704CAA" w:rsidP="00704CAA">
      <w:pPr>
        <w:pStyle w:val="EnglishHangEndNoCoptic"/>
      </w:pPr>
      <w:r w:rsidRPr="00AB1781">
        <w:tab/>
        <w:t xml:space="preserve">and I will </w:t>
      </w:r>
      <w:r>
        <w:t xml:space="preserve">continually </w:t>
      </w:r>
      <w:r w:rsidRPr="00AB1781">
        <w:t xml:space="preserve">meditate on </w:t>
      </w:r>
      <w:r>
        <w:t>Your</w:t>
      </w:r>
      <w:r w:rsidRPr="00AB1781">
        <w:t xml:space="preserve"> </w:t>
      </w:r>
      <w:r>
        <w:t>statutes</w:t>
      </w:r>
      <w:r w:rsidRPr="00AB1781">
        <w:t>.</w:t>
      </w:r>
    </w:p>
    <w:p w14:paraId="61F02D54" w14:textId="77777777" w:rsidR="00704CAA" w:rsidRPr="00AB1781" w:rsidRDefault="00704CAA" w:rsidP="00704CAA">
      <w:pPr>
        <w:pStyle w:val="EnglishHangNoCoptic"/>
      </w:pPr>
      <w:r w:rsidRPr="00AB1781">
        <w:t xml:space="preserve">118 </w:t>
      </w:r>
      <w:r>
        <w:t>You</w:t>
      </w:r>
      <w:r w:rsidRPr="00AB1781">
        <w:t xml:space="preserve"> </w:t>
      </w:r>
      <w:r>
        <w:t xml:space="preserve">have despised </w:t>
      </w:r>
      <w:r w:rsidRPr="00AB1781">
        <w:t xml:space="preserve">all who </w:t>
      </w:r>
      <w:r>
        <w:t>turned away from</w:t>
      </w:r>
      <w:r w:rsidRPr="00AB1781">
        <w:t xml:space="preserve"> </w:t>
      </w:r>
      <w:r>
        <w:t>Your</w:t>
      </w:r>
      <w:r w:rsidRPr="00AB1781">
        <w:t xml:space="preserve"> </w:t>
      </w:r>
      <w:r>
        <w:t>statutes</w:t>
      </w:r>
      <w:r w:rsidRPr="00AB1781">
        <w:t>,</w:t>
      </w:r>
    </w:p>
    <w:p w14:paraId="5607E1EE" w14:textId="77777777" w:rsidR="00704CAA" w:rsidRPr="00AB1781" w:rsidRDefault="00704CAA" w:rsidP="00704CAA">
      <w:pPr>
        <w:pStyle w:val="EnglishHangEndNoCoptic"/>
      </w:pPr>
      <w:r w:rsidRPr="00AB1781">
        <w:tab/>
        <w:t xml:space="preserve">for their </w:t>
      </w:r>
      <w:r>
        <w:t>thought</w:t>
      </w:r>
      <w:r w:rsidRPr="00AB1781">
        <w:t xml:space="preserve"> is </w:t>
      </w:r>
      <w:r>
        <w:t>iniquity</w:t>
      </w:r>
      <w:r w:rsidRPr="00AB1781">
        <w:t>.</w:t>
      </w:r>
    </w:p>
    <w:p w14:paraId="07734F51" w14:textId="77777777" w:rsidR="00704CAA" w:rsidRPr="00AB1781" w:rsidRDefault="00704CAA" w:rsidP="00704CAA">
      <w:pPr>
        <w:pStyle w:val="EnglishHangNoCoptic"/>
      </w:pPr>
      <w:r w:rsidRPr="00AB1781">
        <w:t xml:space="preserve">119 </w:t>
      </w:r>
      <w:r>
        <w:t>I have counted a</w:t>
      </w:r>
      <w:r w:rsidRPr="00AB1781">
        <w:t>ll t</w:t>
      </w:r>
      <w:r>
        <w:t>he sinners of the earth</w:t>
      </w:r>
      <w:r w:rsidRPr="00AB1781">
        <w:t xml:space="preserve"> as </w:t>
      </w:r>
      <w:r>
        <w:t>transgressors</w:t>
      </w:r>
      <w:r w:rsidRPr="00AB1781">
        <w:t>;</w:t>
      </w:r>
      <w:r w:rsidRPr="00AB1781">
        <w:rPr>
          <w:rStyle w:val="FootnoteReference"/>
        </w:rPr>
        <w:footnoteReference w:id="744"/>
      </w:r>
    </w:p>
    <w:p w14:paraId="6DB68075" w14:textId="77777777" w:rsidR="00704CAA" w:rsidRPr="00AB1781" w:rsidRDefault="00704CAA" w:rsidP="00704CAA">
      <w:pPr>
        <w:pStyle w:val="EnglishHangEndNoCoptic"/>
      </w:pPr>
      <w:r w:rsidRPr="00AB1781">
        <w:tab/>
        <w:t xml:space="preserve">that is why I </w:t>
      </w:r>
      <w:r>
        <w:t xml:space="preserve">always </w:t>
      </w:r>
      <w:r w:rsidRPr="00AB1781">
        <w:t xml:space="preserve">love </w:t>
      </w:r>
      <w:r>
        <w:t>Your</w:t>
      </w:r>
      <w:r w:rsidRPr="00AB1781">
        <w:t xml:space="preserve"> testimonies.</w:t>
      </w:r>
    </w:p>
    <w:p w14:paraId="0D6B04E3" w14:textId="77777777" w:rsidR="00704CAA" w:rsidRPr="00AB1781" w:rsidRDefault="00704CAA" w:rsidP="00704CAA">
      <w:pPr>
        <w:pStyle w:val="EnglishHangNoCoptic"/>
      </w:pPr>
      <w:r w:rsidRPr="00AB1781">
        <w:t xml:space="preserve">120 Nail down my flesh with the fear of </w:t>
      </w:r>
      <w:r>
        <w:t>You</w:t>
      </w:r>
      <w:r w:rsidRPr="00AB1781">
        <w:t>,</w:t>
      </w:r>
    </w:p>
    <w:p w14:paraId="5DA74005" w14:textId="77777777" w:rsidR="00704CAA" w:rsidRDefault="00704CAA" w:rsidP="00704CAA">
      <w:pPr>
        <w:pStyle w:val="EnglishHangEndNoCoptic"/>
      </w:pPr>
      <w:r w:rsidRPr="00AB1781">
        <w:tab/>
        <w:t xml:space="preserve">for I am afraid of </w:t>
      </w:r>
      <w:r>
        <w:t>Your</w:t>
      </w:r>
      <w:r w:rsidRPr="00AB1781">
        <w:t xml:space="preserve"> judgments.</w:t>
      </w:r>
    </w:p>
    <w:p w14:paraId="744FEB8F" w14:textId="77777777" w:rsidR="00704CAA" w:rsidRDefault="00704CAA" w:rsidP="00704CAA">
      <w:pPr>
        <w:pStyle w:val="Rubric"/>
      </w:pPr>
      <w:r>
        <w:t>Glory to You, O Love of mankind.</w:t>
      </w:r>
    </w:p>
    <w:p w14:paraId="390CD4CC" w14:textId="77777777" w:rsidR="00704CAA" w:rsidRPr="00AB1781" w:rsidRDefault="00704CAA" w:rsidP="00704CAA">
      <w:pPr>
        <w:pStyle w:val="Heading5"/>
      </w:pPr>
      <w:r>
        <w:t>Psalm 118 Part 16 (</w:t>
      </w:r>
      <w:r w:rsidRPr="0082523C">
        <w:rPr>
          <w:rFonts w:ascii="Tahoma" w:eastAsia="Tahoma" w:hAnsi="Tahoma" w:cs="Tahoma"/>
          <w:szCs w:val="28"/>
          <w:rtl/>
          <w:lang w:bidi="he-IL"/>
        </w:rPr>
        <w:t>ע</w:t>
      </w:r>
      <w:r>
        <w:t>): “I have done what is right and just”</w:t>
      </w:r>
    </w:p>
    <w:p w14:paraId="3C4C55B9" w14:textId="77777777" w:rsidR="00704CAA" w:rsidRPr="00AB1781" w:rsidRDefault="00704CAA" w:rsidP="00704CAA">
      <w:pPr>
        <w:pStyle w:val="EnglishHangNoCoptic"/>
      </w:pPr>
      <w:r w:rsidRPr="00AB1781">
        <w:t>121 I have done what is right and just;</w:t>
      </w:r>
    </w:p>
    <w:p w14:paraId="57817C36" w14:textId="77777777" w:rsidR="00704CAA" w:rsidRPr="00AB1781" w:rsidRDefault="00704CAA" w:rsidP="00704CAA">
      <w:pPr>
        <w:pStyle w:val="EnglishHangEndNoCoptic"/>
      </w:pPr>
      <w:r w:rsidRPr="00AB1781">
        <w:tab/>
      </w:r>
      <w:r>
        <w:t xml:space="preserve">Do not </w:t>
      </w:r>
      <w:r w:rsidRPr="00AB1781">
        <w:t xml:space="preserve">leave me to those who </w:t>
      </w:r>
      <w:r>
        <w:t>oppress</w:t>
      </w:r>
      <w:r w:rsidRPr="00AB1781">
        <w:t xml:space="preserve"> me.</w:t>
      </w:r>
    </w:p>
    <w:p w14:paraId="1D8713F0" w14:textId="77777777" w:rsidR="00704CAA" w:rsidRPr="00AB1781" w:rsidRDefault="00704CAA" w:rsidP="00704CAA">
      <w:pPr>
        <w:pStyle w:val="EnglishHangNoCoptic"/>
      </w:pPr>
      <w:r w:rsidRPr="00AB1781">
        <w:t xml:space="preserve">122 Be responsible for </w:t>
      </w:r>
      <w:r>
        <w:t>Your</w:t>
      </w:r>
      <w:r w:rsidRPr="00AB1781">
        <w:t xml:space="preserve"> </w:t>
      </w:r>
      <w:r>
        <w:t>servant’s</w:t>
      </w:r>
      <w:r w:rsidRPr="00AB1781">
        <w:t xml:space="preserve"> welfare;</w:t>
      </w:r>
      <w:r w:rsidRPr="00AB1781">
        <w:rPr>
          <w:rStyle w:val="FootnoteReference"/>
        </w:rPr>
        <w:footnoteReference w:id="745"/>
      </w:r>
    </w:p>
    <w:p w14:paraId="62149C60" w14:textId="77777777" w:rsidR="00704CAA" w:rsidRPr="00AB1781" w:rsidRDefault="00704CAA" w:rsidP="00704CAA">
      <w:pPr>
        <w:pStyle w:val="EnglishHangEndNoCoptic"/>
      </w:pPr>
      <w:r w:rsidRPr="00AB1781">
        <w:tab/>
        <w:t xml:space="preserve">do not let the </w:t>
      </w:r>
      <w:r>
        <w:t>arrogant</w:t>
      </w:r>
      <w:r w:rsidRPr="00AB1781">
        <w:t xml:space="preserve"> </w:t>
      </w:r>
      <w:r>
        <w:t>falsely accuse me</w:t>
      </w:r>
      <w:r w:rsidRPr="00AB1781">
        <w:t>.</w:t>
      </w:r>
    </w:p>
    <w:p w14:paraId="4BC005F0" w14:textId="77777777" w:rsidR="00704CAA" w:rsidRPr="00AB1781" w:rsidRDefault="00704CAA" w:rsidP="00704CAA">
      <w:pPr>
        <w:pStyle w:val="EnglishHangNoCoptic"/>
      </w:pPr>
      <w:r w:rsidRPr="00AB1781">
        <w:t xml:space="preserve">123 My eyes </w:t>
      </w:r>
      <w:r>
        <w:t>failed [in looking]</w:t>
      </w:r>
      <w:r w:rsidRPr="00AB1781">
        <w:t xml:space="preserve"> </w:t>
      </w:r>
      <w:r>
        <w:t>for Your</w:t>
      </w:r>
      <w:r w:rsidRPr="00AB1781">
        <w:t xml:space="preserve"> salvation,</w:t>
      </w:r>
    </w:p>
    <w:p w14:paraId="20B093B8" w14:textId="77777777" w:rsidR="00704CAA" w:rsidRPr="00AB1781" w:rsidRDefault="00704CAA" w:rsidP="00704CAA">
      <w:pPr>
        <w:pStyle w:val="EnglishHangEndNoCoptic"/>
      </w:pPr>
      <w:r w:rsidRPr="00AB1781">
        <w:tab/>
        <w:t xml:space="preserve">and for the word of </w:t>
      </w:r>
      <w:r>
        <w:t>Your</w:t>
      </w:r>
      <w:r w:rsidRPr="00AB1781">
        <w:t xml:space="preserve"> righteousness.</w:t>
      </w:r>
    </w:p>
    <w:p w14:paraId="311FB0EB" w14:textId="77777777" w:rsidR="00704CAA" w:rsidRPr="00AB1781" w:rsidRDefault="00704CAA" w:rsidP="00704CAA">
      <w:pPr>
        <w:pStyle w:val="EnglishHangNoCoptic"/>
      </w:pPr>
      <w:r w:rsidRPr="00AB1781">
        <w:t xml:space="preserve">124 Deal with </w:t>
      </w:r>
      <w:r>
        <w:t>Your</w:t>
      </w:r>
      <w:r w:rsidRPr="00AB1781">
        <w:t xml:space="preserve"> </w:t>
      </w:r>
      <w:r>
        <w:t>servant</w:t>
      </w:r>
      <w:r w:rsidRPr="00AB1781">
        <w:t xml:space="preserve"> according to </w:t>
      </w:r>
      <w:r>
        <w:t>Your</w:t>
      </w:r>
      <w:r w:rsidRPr="00AB1781">
        <w:t xml:space="preserve"> mercy,</w:t>
      </w:r>
    </w:p>
    <w:p w14:paraId="27D2EE41"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620B0702" w14:textId="77777777" w:rsidR="00704CAA" w:rsidRPr="00AB1781" w:rsidRDefault="00704CAA" w:rsidP="00704CAA">
      <w:pPr>
        <w:pStyle w:val="EnglishHangNoCoptic"/>
      </w:pPr>
      <w:r w:rsidRPr="00AB1781">
        <w:lastRenderedPageBreak/>
        <w:t xml:space="preserve">125 I am </w:t>
      </w:r>
      <w:r>
        <w:t>Your</w:t>
      </w:r>
      <w:r w:rsidRPr="00AB1781">
        <w:t xml:space="preserve"> </w:t>
      </w:r>
      <w:r>
        <w:t>servant;</w:t>
      </w:r>
      <w:r w:rsidRPr="00AB1781">
        <w:t xml:space="preserve"> give me understanding,</w:t>
      </w:r>
    </w:p>
    <w:p w14:paraId="5C18B7EF" w14:textId="77777777" w:rsidR="00704CAA" w:rsidRPr="00AB1781" w:rsidRDefault="00704CAA" w:rsidP="00704CAA">
      <w:pPr>
        <w:pStyle w:val="EnglishHangEndNoCoptic"/>
      </w:pPr>
      <w:r w:rsidRPr="00AB1781">
        <w:tab/>
        <w:t xml:space="preserve">and I </w:t>
      </w:r>
      <w:r>
        <w:t>will</w:t>
      </w:r>
      <w:r w:rsidRPr="00AB1781">
        <w:t xml:space="preserve"> know </w:t>
      </w:r>
      <w:r>
        <w:t>Your</w:t>
      </w:r>
      <w:r w:rsidRPr="00AB1781">
        <w:t xml:space="preserve"> testimonies.</w:t>
      </w:r>
    </w:p>
    <w:p w14:paraId="3B552E5B" w14:textId="77777777" w:rsidR="00704CAA" w:rsidRPr="00AB1781" w:rsidRDefault="00704CAA" w:rsidP="00704CAA">
      <w:pPr>
        <w:pStyle w:val="EnglishHangNoCoptic"/>
      </w:pPr>
      <w:r w:rsidRPr="00AB1781">
        <w:t>126 It is time for the Lord to act;</w:t>
      </w:r>
      <w:r w:rsidRPr="00AB1781">
        <w:rPr>
          <w:rStyle w:val="FootnoteReference"/>
        </w:rPr>
        <w:footnoteReference w:id="746"/>
      </w:r>
    </w:p>
    <w:p w14:paraId="4DE02D6D" w14:textId="77777777" w:rsidR="00704CAA" w:rsidRPr="00AB1781" w:rsidRDefault="00704CAA" w:rsidP="00704CAA">
      <w:pPr>
        <w:pStyle w:val="EnglishHangEndNoCoptic"/>
      </w:pPr>
      <w:r w:rsidRPr="00AB1781">
        <w:tab/>
        <w:t xml:space="preserve">they have defied </w:t>
      </w:r>
      <w:r>
        <w:t>Your</w:t>
      </w:r>
      <w:r w:rsidRPr="00AB1781">
        <w:t xml:space="preserve"> law.</w:t>
      </w:r>
    </w:p>
    <w:p w14:paraId="2C3B9CAB" w14:textId="77777777" w:rsidR="00704CAA" w:rsidRPr="00AB1781" w:rsidRDefault="00704CAA" w:rsidP="00704CAA">
      <w:pPr>
        <w:pStyle w:val="EnglishHangNoCoptic"/>
      </w:pPr>
      <w:r w:rsidRPr="00AB1781">
        <w:t xml:space="preserve">127 </w:t>
      </w:r>
      <w:r>
        <w:t>Therefore</w:t>
      </w:r>
      <w:r w:rsidRPr="00AB1781">
        <w:t xml:space="preserve"> I love </w:t>
      </w:r>
      <w:r>
        <w:t>Your</w:t>
      </w:r>
      <w:r w:rsidRPr="00AB1781">
        <w:t xml:space="preserve"> commandments</w:t>
      </w:r>
    </w:p>
    <w:p w14:paraId="05F61F72" w14:textId="77777777" w:rsidR="00704CAA" w:rsidRPr="00AB1781" w:rsidRDefault="00704CAA" w:rsidP="00704CAA">
      <w:pPr>
        <w:pStyle w:val="EnglishHangEndNoCoptic"/>
      </w:pPr>
      <w:r w:rsidRPr="00AB1781">
        <w:tab/>
        <w:t xml:space="preserve">more than gold </w:t>
      </w:r>
      <w:r>
        <w:t>and</w:t>
      </w:r>
      <w:r w:rsidRPr="00AB1781">
        <w:t xml:space="preserve"> topaz.</w:t>
      </w:r>
      <w:r w:rsidRPr="00AB1781">
        <w:rPr>
          <w:rStyle w:val="FootnoteReference"/>
        </w:rPr>
        <w:footnoteReference w:id="747"/>
      </w:r>
    </w:p>
    <w:p w14:paraId="4E210B4A" w14:textId="77777777" w:rsidR="00704CAA" w:rsidRPr="00AB1781" w:rsidRDefault="00704CAA" w:rsidP="00704CAA">
      <w:pPr>
        <w:pStyle w:val="EnglishHangNoCoptic"/>
      </w:pPr>
      <w:r w:rsidRPr="00AB1781">
        <w:t xml:space="preserve">128 </w:t>
      </w:r>
      <w:r>
        <w:t>Therefore</w:t>
      </w:r>
      <w:r w:rsidRPr="00AB1781">
        <w:t xml:space="preserve"> I </w:t>
      </w:r>
      <w:r>
        <w:t>set myself straight by</w:t>
      </w:r>
      <w:r>
        <w:rPr>
          <w:rStyle w:val="FootnoteReference"/>
        </w:rPr>
        <w:footnoteReference w:id="748"/>
      </w:r>
      <w:r w:rsidRPr="00AB1781">
        <w:t xml:space="preserve"> all </w:t>
      </w:r>
      <w:r>
        <w:t>Your</w:t>
      </w:r>
      <w:r w:rsidRPr="00AB1781">
        <w:t xml:space="preserve"> commandments;</w:t>
      </w:r>
    </w:p>
    <w:p w14:paraId="64BAFC88" w14:textId="77777777" w:rsidR="00704CAA" w:rsidRDefault="00704CAA" w:rsidP="00704CAA">
      <w:pPr>
        <w:pStyle w:val="EnglishHangEndNoCoptic"/>
      </w:pPr>
      <w:r w:rsidRPr="00AB1781">
        <w:tab/>
      </w:r>
      <w:r>
        <w:t xml:space="preserve">I hate </w:t>
      </w:r>
      <w:r w:rsidRPr="00AB1781">
        <w:t>every wrong way.</w:t>
      </w:r>
    </w:p>
    <w:p w14:paraId="7476E7C3" w14:textId="77777777" w:rsidR="00704CAA" w:rsidRDefault="00704CAA" w:rsidP="00704CAA">
      <w:pPr>
        <w:pStyle w:val="Rubric"/>
      </w:pPr>
      <w:r>
        <w:t>Glory to You, O Love of mankind.</w:t>
      </w:r>
    </w:p>
    <w:p w14:paraId="10A6156F" w14:textId="77777777" w:rsidR="00704CAA" w:rsidRPr="00385CB8" w:rsidRDefault="00704CAA" w:rsidP="00704CAA">
      <w:pPr>
        <w:pStyle w:val="Heading5"/>
      </w:pPr>
      <w:r>
        <w:t>Psalm 118 Part 17 (</w:t>
      </w:r>
      <w:r w:rsidRPr="0082523C">
        <w:rPr>
          <w:rFonts w:ascii="Tahoma" w:eastAsia="Tahoma" w:hAnsi="Tahoma" w:cs="Tahoma"/>
          <w:szCs w:val="28"/>
          <w:rtl/>
          <w:lang w:bidi="he-IL"/>
        </w:rPr>
        <w:t>פ</w:t>
      </w:r>
      <w:r>
        <w:t>): “Your testimonies are wonderful”</w:t>
      </w:r>
    </w:p>
    <w:p w14:paraId="4E9104E3" w14:textId="77777777" w:rsidR="00704CAA" w:rsidRPr="00AB1781" w:rsidRDefault="00704CAA" w:rsidP="00704CAA">
      <w:pPr>
        <w:pStyle w:val="EnglishHangNoCoptic"/>
      </w:pPr>
      <w:r w:rsidRPr="00AB1781">
        <w:t xml:space="preserve">129 </w:t>
      </w:r>
      <w:r>
        <w:t>Your</w:t>
      </w:r>
      <w:r w:rsidRPr="00AB1781">
        <w:t xml:space="preserve"> testimonies are wonderful;</w:t>
      </w:r>
    </w:p>
    <w:p w14:paraId="2C754FD5" w14:textId="77777777" w:rsidR="00704CAA" w:rsidRPr="00AB1781" w:rsidRDefault="00704CAA" w:rsidP="00704CAA">
      <w:pPr>
        <w:pStyle w:val="EnglishHangEndNoCoptic"/>
      </w:pPr>
      <w:r w:rsidRPr="00AB1781">
        <w:tab/>
      </w:r>
      <w:r>
        <w:t>therefore</w:t>
      </w:r>
      <w:r w:rsidRPr="00AB1781">
        <w:t xml:space="preserve"> my soul s</w:t>
      </w:r>
      <w:r>
        <w:t xml:space="preserve">earches </w:t>
      </w:r>
      <w:r w:rsidRPr="00AB1781">
        <w:t>them</w:t>
      </w:r>
      <w:r>
        <w:t xml:space="preserve"> out</w:t>
      </w:r>
      <w:r w:rsidRPr="00AB1781">
        <w:t>.</w:t>
      </w:r>
    </w:p>
    <w:p w14:paraId="2B847047" w14:textId="77777777" w:rsidR="00704CAA" w:rsidRPr="00AB1781" w:rsidRDefault="00704CAA" w:rsidP="00704CAA">
      <w:pPr>
        <w:pStyle w:val="EnglishHangNoCoptic"/>
      </w:pPr>
      <w:r w:rsidRPr="00AB1781">
        <w:t xml:space="preserve">130 The </w:t>
      </w:r>
      <w:r>
        <w:t>revelation</w:t>
      </w:r>
      <w:r w:rsidRPr="00AB1781">
        <w:t xml:space="preserve"> of </w:t>
      </w:r>
      <w:r>
        <w:t>Your</w:t>
      </w:r>
      <w:r w:rsidRPr="00AB1781">
        <w:t xml:space="preserve"> words enlightens</w:t>
      </w:r>
      <w:r>
        <w:t>,</w:t>
      </w:r>
    </w:p>
    <w:p w14:paraId="12D41BBA" w14:textId="77777777" w:rsidR="00704CAA" w:rsidRPr="00AB1781" w:rsidRDefault="00704CAA" w:rsidP="00704CAA">
      <w:pPr>
        <w:pStyle w:val="EnglishHangEndNoCoptic"/>
      </w:pPr>
      <w:r w:rsidRPr="00AB1781">
        <w:tab/>
        <w:t xml:space="preserve">and </w:t>
      </w:r>
      <w:r>
        <w:t>causes</w:t>
      </w:r>
      <w:r w:rsidRPr="00AB1781">
        <w:t xml:space="preserve"> </w:t>
      </w:r>
      <w:r>
        <w:t xml:space="preserve">little </w:t>
      </w:r>
      <w:r w:rsidRPr="00AB1781">
        <w:t>children</w:t>
      </w:r>
      <w:r>
        <w:t xml:space="preserve"> to understand</w:t>
      </w:r>
      <w:r w:rsidRPr="00AB1781">
        <w:t>.</w:t>
      </w:r>
      <w:r w:rsidRPr="00AB1781">
        <w:rPr>
          <w:rStyle w:val="FootnoteReference"/>
        </w:rPr>
        <w:footnoteReference w:id="749"/>
      </w:r>
    </w:p>
    <w:p w14:paraId="6E38706E" w14:textId="77777777" w:rsidR="00704CAA" w:rsidRPr="00AB1781" w:rsidRDefault="00704CAA" w:rsidP="00704CAA">
      <w:pPr>
        <w:pStyle w:val="EnglishHangNoCoptic"/>
      </w:pPr>
      <w:r w:rsidRPr="00AB1781">
        <w:t>131 I open</w:t>
      </w:r>
      <w:r>
        <w:t>ed</w:t>
      </w:r>
      <w:r w:rsidRPr="00AB1781">
        <w:t xml:space="preserve"> my mouth</w:t>
      </w:r>
      <w:r>
        <w:t>,</w:t>
      </w:r>
      <w:r w:rsidRPr="00AB1781">
        <w:t xml:space="preserve"> and </w:t>
      </w:r>
      <w:r>
        <w:t>drew</w:t>
      </w:r>
      <w:r w:rsidRPr="00AB1781">
        <w:t xml:space="preserve"> in </w:t>
      </w:r>
      <w:r>
        <w:t>breath</w:t>
      </w:r>
      <w:r>
        <w:rPr>
          <w:rStyle w:val="FootnoteReference"/>
        </w:rPr>
        <w:footnoteReference w:id="750"/>
      </w:r>
      <w:r w:rsidRPr="00AB1781">
        <w:t>,</w:t>
      </w:r>
    </w:p>
    <w:p w14:paraId="063E1F34" w14:textId="77777777" w:rsidR="00704CAA" w:rsidRDefault="00704CAA" w:rsidP="00704CAA">
      <w:pPr>
        <w:pStyle w:val="EnglishHangEndNoCoptic"/>
      </w:pPr>
      <w:r w:rsidRPr="00AB1781">
        <w:tab/>
        <w:t>for I long</w:t>
      </w:r>
      <w:r>
        <w:t>ed</w:t>
      </w:r>
      <w:r w:rsidRPr="00AB1781">
        <w:t xml:space="preserve"> for </w:t>
      </w:r>
      <w:r>
        <w:t>Your</w:t>
      </w:r>
      <w:r w:rsidRPr="00AB1781">
        <w:t xml:space="preserve"> commandments.</w:t>
      </w:r>
    </w:p>
    <w:p w14:paraId="183FCF75" w14:textId="77777777" w:rsidR="00704CAA" w:rsidRPr="00AB1781" w:rsidRDefault="00704CAA" w:rsidP="00704CAA">
      <w:pPr>
        <w:pStyle w:val="Rubric"/>
      </w:pPr>
      <w:r>
        <w:t>Glory…</w:t>
      </w:r>
    </w:p>
    <w:p w14:paraId="63066C81" w14:textId="77777777" w:rsidR="00704CAA" w:rsidRPr="00AB1781" w:rsidRDefault="00704CAA" w:rsidP="00704CAA">
      <w:pPr>
        <w:pStyle w:val="EnglishHangNoCoptic"/>
      </w:pPr>
      <w:r w:rsidRPr="00AB1781">
        <w:t>132 Look upon me and have mercy on me</w:t>
      </w:r>
      <w:r>
        <w:t>,</w:t>
      </w:r>
    </w:p>
    <w:p w14:paraId="087D8920" w14:textId="77777777" w:rsidR="00704CAA" w:rsidRPr="00AB1781" w:rsidRDefault="00704CAA" w:rsidP="00704CAA">
      <w:pPr>
        <w:pStyle w:val="EnglishHangEndNoCoptic"/>
      </w:pPr>
      <w:r w:rsidRPr="00AB1781">
        <w:tab/>
      </w:r>
      <w:r>
        <w:t>as Your judgement is</w:t>
      </w:r>
      <w:r w:rsidRPr="00AB1781">
        <w:t xml:space="preserve"> </w:t>
      </w:r>
      <w:r>
        <w:t>towards</w:t>
      </w:r>
      <w:r w:rsidRPr="00AB1781">
        <w:t xml:space="preserve"> those who love </w:t>
      </w:r>
      <w:r>
        <w:t>Your N</w:t>
      </w:r>
      <w:r w:rsidRPr="00AB1781">
        <w:t>ame.</w:t>
      </w:r>
      <w:r w:rsidRPr="00AB1781">
        <w:rPr>
          <w:rStyle w:val="FootnoteReference"/>
        </w:rPr>
        <w:footnoteReference w:id="751"/>
      </w:r>
    </w:p>
    <w:p w14:paraId="5302588E" w14:textId="77777777" w:rsidR="00704CAA" w:rsidRPr="00AB1781" w:rsidRDefault="00704CAA" w:rsidP="00704CAA">
      <w:pPr>
        <w:pStyle w:val="EnglishHangNoCoptic"/>
      </w:pPr>
      <w:r w:rsidRPr="00AB1781">
        <w:t xml:space="preserve">133 Direct my steps </w:t>
      </w:r>
      <w:r>
        <w:t>according to</w:t>
      </w:r>
      <w:r w:rsidRPr="00AB1781">
        <w:t xml:space="preserve"> </w:t>
      </w:r>
      <w:r>
        <w:t>Your</w:t>
      </w:r>
      <w:r w:rsidRPr="00AB1781">
        <w:t xml:space="preserve"> </w:t>
      </w:r>
      <w:r>
        <w:t>sayings</w:t>
      </w:r>
      <w:r w:rsidRPr="00AB1781">
        <w:t>,</w:t>
      </w:r>
    </w:p>
    <w:p w14:paraId="1C0C27D0" w14:textId="77777777" w:rsidR="00704CAA" w:rsidRDefault="00704CAA" w:rsidP="00704CAA">
      <w:pPr>
        <w:pStyle w:val="EnglishHangEndNoCoptic"/>
      </w:pPr>
      <w:r w:rsidRPr="00AB1781">
        <w:tab/>
        <w:t xml:space="preserve">and </w:t>
      </w:r>
      <w:r>
        <w:t xml:space="preserve">do not </w:t>
      </w:r>
      <w:r w:rsidRPr="00AB1781">
        <w:t xml:space="preserve">let </w:t>
      </w:r>
      <w:r>
        <w:t>iniquity</w:t>
      </w:r>
      <w:r w:rsidRPr="00AB1781">
        <w:t xml:space="preserve"> ha</w:t>
      </w:r>
    </w:p>
    <w:p w14:paraId="19602371" w14:textId="77777777" w:rsidR="00704CAA" w:rsidRPr="00AB1781" w:rsidRDefault="00704CAA" w:rsidP="00704CAA">
      <w:pPr>
        <w:pStyle w:val="EnglishHangEndNoCoptic"/>
      </w:pPr>
      <w:r w:rsidRPr="00AB1781">
        <w:t>ve dominion over me.</w:t>
      </w:r>
    </w:p>
    <w:p w14:paraId="183C6777" w14:textId="77777777" w:rsidR="00704CAA" w:rsidRPr="00AB1781" w:rsidRDefault="00704CAA" w:rsidP="00704CAA">
      <w:pPr>
        <w:pStyle w:val="EnglishHangNoCoptic"/>
      </w:pPr>
      <w:r w:rsidRPr="00AB1781">
        <w:t xml:space="preserve">134 Redeem me from the </w:t>
      </w:r>
      <w:r>
        <w:t>extortion</w:t>
      </w:r>
      <w:r w:rsidRPr="00AB1781">
        <w:t xml:space="preserve"> of men,</w:t>
      </w:r>
    </w:p>
    <w:p w14:paraId="605A09A9" w14:textId="77777777" w:rsidR="00704CAA" w:rsidRPr="00AB1781" w:rsidRDefault="00704CAA" w:rsidP="00704CAA">
      <w:pPr>
        <w:pStyle w:val="EnglishHangEndNoCoptic"/>
      </w:pPr>
      <w:r w:rsidRPr="00AB1781">
        <w:tab/>
        <w:t xml:space="preserve">and I will keep </w:t>
      </w:r>
      <w:r>
        <w:t>Your</w:t>
      </w:r>
      <w:r w:rsidRPr="00AB1781">
        <w:t xml:space="preserve"> commandments.</w:t>
      </w:r>
    </w:p>
    <w:p w14:paraId="79317288" w14:textId="77777777" w:rsidR="00704CAA" w:rsidRPr="00AB1781" w:rsidRDefault="00704CAA" w:rsidP="00704CAA">
      <w:pPr>
        <w:pStyle w:val="EnglishHangNoCoptic"/>
      </w:pPr>
      <w:r w:rsidRPr="00AB1781">
        <w:lastRenderedPageBreak/>
        <w:t xml:space="preserve">135 </w:t>
      </w:r>
      <w:r>
        <w:t>Make</w:t>
      </w:r>
      <w:r w:rsidRPr="00AB1781">
        <w:t xml:space="preserve"> </w:t>
      </w:r>
      <w:r>
        <w:t>Your</w:t>
      </w:r>
      <w:r w:rsidRPr="00AB1781">
        <w:t xml:space="preserve"> face </w:t>
      </w:r>
      <w:r>
        <w:t>shine</w:t>
      </w:r>
      <w:r w:rsidRPr="00AB1781">
        <w:t xml:space="preserve"> </w:t>
      </w:r>
      <w:r>
        <w:t>up</w:t>
      </w:r>
      <w:r w:rsidRPr="00AB1781">
        <w:t xml:space="preserve">on </w:t>
      </w:r>
      <w:r>
        <w:t>Your</w:t>
      </w:r>
      <w:r w:rsidRPr="00AB1781">
        <w:t xml:space="preserve"> </w:t>
      </w:r>
      <w:r>
        <w:t>servant</w:t>
      </w:r>
      <w:r w:rsidRPr="00AB1781">
        <w:t>,</w:t>
      </w:r>
    </w:p>
    <w:p w14:paraId="7903B8F3" w14:textId="77777777" w:rsidR="00704CAA" w:rsidRPr="00AB1781" w:rsidRDefault="00704CAA" w:rsidP="00704CAA">
      <w:pPr>
        <w:pStyle w:val="EnglishHangEndNoCoptic"/>
      </w:pPr>
      <w:r w:rsidRPr="00AB1781">
        <w:tab/>
        <w:t xml:space="preserve">and teach me </w:t>
      </w:r>
      <w:r>
        <w:t>Your</w:t>
      </w:r>
      <w:r w:rsidRPr="00AB1781">
        <w:t xml:space="preserve"> </w:t>
      </w:r>
      <w:r>
        <w:t>statutes</w:t>
      </w:r>
      <w:r w:rsidRPr="00AB1781">
        <w:t>.</w:t>
      </w:r>
    </w:p>
    <w:p w14:paraId="1EDB31B3" w14:textId="77777777" w:rsidR="00704CAA" w:rsidRPr="00AB1781" w:rsidRDefault="00704CAA" w:rsidP="00704CAA">
      <w:pPr>
        <w:pStyle w:val="EnglishHangNoCoptic"/>
      </w:pPr>
      <w:r w:rsidRPr="00AB1781">
        <w:t>136 My eyes shed streams of water,</w:t>
      </w:r>
    </w:p>
    <w:p w14:paraId="5A0E5766" w14:textId="77777777" w:rsidR="00704CAA" w:rsidRDefault="00704CAA" w:rsidP="00704CAA">
      <w:pPr>
        <w:pStyle w:val="EnglishHangEndNoCoptic"/>
      </w:pPr>
      <w:r w:rsidRPr="00AB1781">
        <w:tab/>
      </w:r>
      <w:r>
        <w:t>because</w:t>
      </w:r>
      <w:r w:rsidRPr="00AB1781">
        <w:t xml:space="preserve"> </w:t>
      </w:r>
      <w:r>
        <w:t>they did</w:t>
      </w:r>
      <w:r w:rsidRPr="00AB1781">
        <w:t xml:space="preserve"> not keep </w:t>
      </w:r>
      <w:r>
        <w:t>Your</w:t>
      </w:r>
      <w:r w:rsidRPr="00AB1781">
        <w:t xml:space="preserve"> law.</w:t>
      </w:r>
    </w:p>
    <w:p w14:paraId="733BC6CF" w14:textId="77777777" w:rsidR="00704CAA" w:rsidRDefault="00704CAA" w:rsidP="00704CAA">
      <w:pPr>
        <w:pStyle w:val="Rubric"/>
      </w:pPr>
      <w:r>
        <w:t>Glory to You, O Love of mankind.</w:t>
      </w:r>
    </w:p>
    <w:p w14:paraId="5746DC79" w14:textId="77777777" w:rsidR="00704CAA" w:rsidRPr="00AB1781" w:rsidRDefault="00704CAA" w:rsidP="00704CAA">
      <w:pPr>
        <w:pStyle w:val="Heading5"/>
      </w:pPr>
      <w:r>
        <w:t>Psalm 118 Part 18 (</w:t>
      </w:r>
      <w:r w:rsidRPr="0082523C">
        <w:rPr>
          <w:rFonts w:ascii="Tahoma" w:eastAsia="Tahoma" w:hAnsi="Tahoma" w:cs="Tahoma"/>
          <w:szCs w:val="28"/>
          <w:rtl/>
          <w:lang w:bidi="he-IL"/>
        </w:rPr>
        <w:t>צ</w:t>
      </w:r>
      <w:r>
        <w:t>): “You are Righteou, O Lord”</w:t>
      </w:r>
    </w:p>
    <w:p w14:paraId="5484EFBD" w14:textId="77777777" w:rsidR="00704CAA" w:rsidRPr="00AB1781" w:rsidRDefault="00704CAA" w:rsidP="00704CAA">
      <w:pPr>
        <w:pStyle w:val="EnglishHangNoCoptic"/>
      </w:pPr>
      <w:r w:rsidRPr="00AB1781">
        <w:t xml:space="preserve">137 </w:t>
      </w:r>
      <w:r>
        <w:t xml:space="preserve">You are </w:t>
      </w:r>
      <w:r w:rsidRPr="00AB1781">
        <w:t>Righteous, O Lord,</w:t>
      </w:r>
    </w:p>
    <w:p w14:paraId="0AEE0114" w14:textId="77777777" w:rsidR="00704CAA" w:rsidRPr="00AB1781" w:rsidRDefault="00704CAA" w:rsidP="00704CAA">
      <w:pPr>
        <w:pStyle w:val="EnglishHangEndNoCoptic"/>
      </w:pPr>
      <w:r w:rsidRPr="00AB1781">
        <w:tab/>
        <w:t xml:space="preserve">and </w:t>
      </w:r>
      <w:r>
        <w:t>Your judgment is</w:t>
      </w:r>
      <w:r w:rsidRPr="00AB1781">
        <w:t xml:space="preserve"> </w:t>
      </w:r>
      <w:r>
        <w:t>up</w:t>
      </w:r>
      <w:r w:rsidRPr="00AB1781">
        <w:t>right.</w:t>
      </w:r>
    </w:p>
    <w:p w14:paraId="67AC0074" w14:textId="77777777" w:rsidR="00704CAA" w:rsidRPr="00AB1781" w:rsidRDefault="00704CAA" w:rsidP="00704CAA">
      <w:pPr>
        <w:pStyle w:val="EnglishHangNoCoptic"/>
      </w:pPr>
      <w:r w:rsidRPr="00AB1781">
        <w:t xml:space="preserve">138 </w:t>
      </w:r>
      <w:r>
        <w:t>You</w:t>
      </w:r>
      <w:r w:rsidRPr="00AB1781">
        <w:t xml:space="preserve"> strictly </w:t>
      </w:r>
      <w:r>
        <w:t>commanded</w:t>
      </w:r>
      <w:r w:rsidRPr="00AB1781">
        <w:t xml:space="preserve"> as </w:t>
      </w:r>
      <w:r>
        <w:t>Your</w:t>
      </w:r>
      <w:r w:rsidRPr="00AB1781">
        <w:t xml:space="preserve"> testimonies</w:t>
      </w:r>
    </w:p>
    <w:p w14:paraId="4C9A5814" w14:textId="77777777" w:rsidR="00704CAA" w:rsidRPr="00AB1781" w:rsidRDefault="00704CAA" w:rsidP="00704CAA">
      <w:pPr>
        <w:pStyle w:val="EnglishHangEndNoCoptic"/>
      </w:pPr>
      <w:r w:rsidRPr="00AB1781">
        <w:tab/>
      </w:r>
      <w:r>
        <w:t xml:space="preserve">in </w:t>
      </w:r>
      <w:r w:rsidRPr="00AB1781">
        <w:t>righteousness and truth.</w:t>
      </w:r>
    </w:p>
    <w:p w14:paraId="5831CD5B" w14:textId="77777777" w:rsidR="00704CAA" w:rsidRPr="00AB1781" w:rsidRDefault="00704CAA" w:rsidP="00704CAA">
      <w:pPr>
        <w:pStyle w:val="EnglishHangNoCoptic"/>
      </w:pPr>
      <w:r w:rsidRPr="00AB1781">
        <w:t xml:space="preserve">139 </w:t>
      </w:r>
      <w:r>
        <w:t>The</w:t>
      </w:r>
      <w:r w:rsidRPr="00AB1781">
        <w:t xml:space="preserve"> zeal</w:t>
      </w:r>
      <w:r>
        <w:t xml:space="preserve"> of your house consumed</w:t>
      </w:r>
      <w:r w:rsidRPr="00AB1781">
        <w:t xml:space="preserve"> me,</w:t>
      </w:r>
    </w:p>
    <w:p w14:paraId="09A010F3" w14:textId="77777777" w:rsidR="00704CAA" w:rsidRPr="00AB1781" w:rsidRDefault="00704CAA" w:rsidP="00704CAA">
      <w:pPr>
        <w:pStyle w:val="EnglishHangEndNoCoptic"/>
      </w:pPr>
      <w:r>
        <w:tab/>
        <w:t>because my enemies forgot</w:t>
      </w:r>
      <w:r w:rsidRPr="00AB1781">
        <w:t xml:space="preserve"> </w:t>
      </w:r>
      <w:r>
        <w:t>Your</w:t>
      </w:r>
      <w:r w:rsidRPr="00AB1781">
        <w:t xml:space="preserve"> words.</w:t>
      </w:r>
    </w:p>
    <w:p w14:paraId="5CB6FB8A" w14:textId="77777777" w:rsidR="00704CAA" w:rsidRPr="00AB1781" w:rsidRDefault="00704CAA" w:rsidP="00704CAA">
      <w:pPr>
        <w:pStyle w:val="EnglishHangNoCoptic"/>
      </w:pPr>
      <w:r w:rsidRPr="00AB1781">
        <w:t xml:space="preserve">140 </w:t>
      </w:r>
      <w:r>
        <w:t>Your</w:t>
      </w:r>
      <w:r w:rsidRPr="00AB1781">
        <w:t xml:space="preserve"> </w:t>
      </w:r>
      <w:r>
        <w:t>teaching</w:t>
      </w:r>
      <w:r w:rsidRPr="00AB1781">
        <w:t xml:space="preserve"> is very pure,</w:t>
      </w:r>
      <w:r w:rsidRPr="00AB1781">
        <w:rPr>
          <w:rStyle w:val="FootnoteReference"/>
        </w:rPr>
        <w:footnoteReference w:id="752"/>
      </w:r>
    </w:p>
    <w:p w14:paraId="72DCBEFD" w14:textId="77777777" w:rsidR="00704CAA" w:rsidRPr="00AB1781" w:rsidRDefault="00704CAA" w:rsidP="00704CAA">
      <w:pPr>
        <w:pStyle w:val="EnglishHangEndNoCoptic"/>
      </w:pPr>
      <w:r w:rsidRPr="00AB1781">
        <w:tab/>
        <w:t xml:space="preserve">and </w:t>
      </w:r>
      <w:r>
        <w:t>Your</w:t>
      </w:r>
      <w:r w:rsidRPr="00AB1781">
        <w:t xml:space="preserve"> servant loves it.</w:t>
      </w:r>
    </w:p>
    <w:p w14:paraId="1997D24B" w14:textId="77777777" w:rsidR="00704CAA" w:rsidRPr="00AB1781" w:rsidRDefault="00704CAA" w:rsidP="00704CAA">
      <w:pPr>
        <w:pStyle w:val="EnglishHangNoCoptic"/>
      </w:pPr>
      <w:r w:rsidRPr="00AB1781">
        <w:t xml:space="preserve">141 </w:t>
      </w:r>
      <w:r>
        <w:t>I am y</w:t>
      </w:r>
      <w:r w:rsidRPr="00AB1781">
        <w:t>oung and despised,</w:t>
      </w:r>
    </w:p>
    <w:p w14:paraId="706B4DC0" w14:textId="77777777" w:rsidR="00704CAA" w:rsidRPr="00AB1781" w:rsidRDefault="00704CAA" w:rsidP="00704CAA">
      <w:pPr>
        <w:pStyle w:val="EnglishHangEndNoCoptic"/>
      </w:pPr>
      <w:r w:rsidRPr="00AB1781">
        <w:tab/>
      </w:r>
      <w:r>
        <w:t xml:space="preserve">but </w:t>
      </w:r>
      <w:r w:rsidRPr="00AB1781">
        <w:t xml:space="preserve">I </w:t>
      </w:r>
      <w:r>
        <w:t>have not</w:t>
      </w:r>
      <w:r w:rsidRPr="00AB1781">
        <w:t xml:space="preserve"> forgot</w:t>
      </w:r>
      <w:r>
        <w:t>ten</w:t>
      </w:r>
      <w:r w:rsidRPr="00AB1781">
        <w:t xml:space="preserve"> </w:t>
      </w:r>
      <w:r>
        <w:t>Your</w:t>
      </w:r>
      <w:r w:rsidRPr="00AB1781">
        <w:t xml:space="preserve"> </w:t>
      </w:r>
      <w:r>
        <w:t>statutes</w:t>
      </w:r>
      <w:r w:rsidRPr="00AB1781">
        <w:t>.</w:t>
      </w:r>
    </w:p>
    <w:p w14:paraId="5F92BC07" w14:textId="77777777" w:rsidR="00704CAA" w:rsidRPr="00AB1781" w:rsidRDefault="00704CAA" w:rsidP="00704CAA">
      <w:pPr>
        <w:pStyle w:val="EnglishHangNoCoptic"/>
      </w:pPr>
      <w:r w:rsidRPr="00AB1781">
        <w:t xml:space="preserve">142 </w:t>
      </w:r>
      <w:r>
        <w:t>Your</w:t>
      </w:r>
      <w:r w:rsidRPr="00AB1781">
        <w:t xml:space="preserve"> </w:t>
      </w:r>
      <w:r>
        <w:t>righteousness</w:t>
      </w:r>
      <w:r w:rsidRPr="00AB1781">
        <w:t xml:space="preserve"> is </w:t>
      </w:r>
      <w:r>
        <w:t>everlasting righteousness</w:t>
      </w:r>
      <w:r w:rsidRPr="00AB1781">
        <w:t>,</w:t>
      </w:r>
    </w:p>
    <w:p w14:paraId="1B444D5C" w14:textId="77777777" w:rsidR="00704CAA" w:rsidRPr="00AB1781" w:rsidRDefault="00704CAA" w:rsidP="00704CAA">
      <w:pPr>
        <w:pStyle w:val="EnglishHangEndNoCoptic"/>
      </w:pPr>
      <w:r w:rsidRPr="00AB1781">
        <w:tab/>
        <w:t xml:space="preserve">and </w:t>
      </w:r>
      <w:r>
        <w:t>Your</w:t>
      </w:r>
      <w:r w:rsidRPr="00AB1781">
        <w:t xml:space="preserve"> law is truth.</w:t>
      </w:r>
    </w:p>
    <w:p w14:paraId="26587CB8" w14:textId="77777777" w:rsidR="00704CAA" w:rsidRPr="00AB1781" w:rsidRDefault="00704CAA" w:rsidP="00704CAA">
      <w:pPr>
        <w:pStyle w:val="EnglishHangNoCoptic"/>
      </w:pPr>
      <w:r w:rsidRPr="00AB1781">
        <w:t xml:space="preserve">143 </w:t>
      </w:r>
      <w:r>
        <w:t>Affliction</w:t>
      </w:r>
      <w:r w:rsidRPr="00AB1781">
        <w:t xml:space="preserve"> and </w:t>
      </w:r>
      <w:r>
        <w:t>distress</w:t>
      </w:r>
      <w:r w:rsidRPr="00AB1781">
        <w:t xml:space="preserve"> </w:t>
      </w:r>
      <w:r>
        <w:t>found me,</w:t>
      </w:r>
    </w:p>
    <w:p w14:paraId="2BB55E76" w14:textId="77777777" w:rsidR="00704CAA" w:rsidRPr="00AB1781" w:rsidRDefault="00704CAA" w:rsidP="00704CAA">
      <w:pPr>
        <w:pStyle w:val="EnglishHangEndNoCoptic"/>
      </w:pPr>
      <w:r w:rsidRPr="00AB1781">
        <w:tab/>
      </w:r>
      <w:r>
        <w:t>but Your</w:t>
      </w:r>
      <w:r w:rsidRPr="00AB1781">
        <w:t xml:space="preserve"> commandments are my meditation.</w:t>
      </w:r>
      <w:r w:rsidRPr="00AB1781">
        <w:rPr>
          <w:rStyle w:val="FootnoteReference"/>
        </w:rPr>
        <w:footnoteReference w:id="753"/>
      </w:r>
    </w:p>
    <w:p w14:paraId="67F59082" w14:textId="77777777" w:rsidR="00704CAA" w:rsidRPr="00AB1781" w:rsidRDefault="00704CAA" w:rsidP="00704CAA">
      <w:pPr>
        <w:pStyle w:val="EnglishHangNoCoptic"/>
      </w:pPr>
      <w:r w:rsidRPr="00AB1781">
        <w:t xml:space="preserve">144 </w:t>
      </w:r>
      <w:r>
        <w:t>Your</w:t>
      </w:r>
      <w:r w:rsidRPr="00AB1781">
        <w:t xml:space="preserve"> testimonies are </w:t>
      </w:r>
      <w:r>
        <w:t>righteousness forever</w:t>
      </w:r>
      <w:r w:rsidRPr="00AB1781">
        <w:t>;</w:t>
      </w:r>
    </w:p>
    <w:p w14:paraId="52B5BB8B" w14:textId="77777777" w:rsidR="00704CAA" w:rsidRDefault="00704CAA" w:rsidP="00704CAA">
      <w:pPr>
        <w:pStyle w:val="EnglishHangEndNoCoptic"/>
      </w:pPr>
      <w:r w:rsidRPr="00AB1781">
        <w:tab/>
        <w:t xml:space="preserve">give me understanding and I </w:t>
      </w:r>
      <w:r>
        <w:t>will</w:t>
      </w:r>
      <w:r w:rsidRPr="00AB1781">
        <w:t xml:space="preserve"> live.</w:t>
      </w:r>
    </w:p>
    <w:p w14:paraId="20E8A80D" w14:textId="77777777" w:rsidR="00704CAA" w:rsidRDefault="00704CAA" w:rsidP="00704CAA">
      <w:pPr>
        <w:pStyle w:val="Rubric"/>
      </w:pPr>
      <w:r>
        <w:t>Glory to You, O Love of mankind.</w:t>
      </w:r>
    </w:p>
    <w:p w14:paraId="1883CB6C" w14:textId="77777777" w:rsidR="00704CAA" w:rsidRPr="00385CB8" w:rsidRDefault="00704CAA" w:rsidP="00704CAA">
      <w:pPr>
        <w:pStyle w:val="Heading5"/>
      </w:pPr>
      <w:r>
        <w:t>Psalm 118 Part 19 (</w:t>
      </w:r>
      <w:r w:rsidRPr="0082523C">
        <w:rPr>
          <w:rFonts w:ascii="Tahoma" w:eastAsia="Tahoma" w:hAnsi="Tahoma" w:cs="Tahoma"/>
          <w:szCs w:val="28"/>
          <w:rtl/>
          <w:lang w:bidi="he-IL"/>
        </w:rPr>
        <w:t>ק</w:t>
      </w:r>
      <w:r>
        <w:t>): “I cry with my whole heart; hear me, O Lord”</w:t>
      </w:r>
    </w:p>
    <w:p w14:paraId="131FB9C4" w14:textId="77777777" w:rsidR="00704CAA" w:rsidRPr="00AB1781" w:rsidRDefault="00704CAA" w:rsidP="00704CAA">
      <w:pPr>
        <w:pStyle w:val="EnglishHangNoCoptic"/>
      </w:pPr>
      <w:r w:rsidRPr="00AB1781">
        <w:t xml:space="preserve">145 I cry with </w:t>
      </w:r>
      <w:r>
        <w:t>my whole heart; hear me, O Lord;</w:t>
      </w:r>
    </w:p>
    <w:p w14:paraId="43264B47" w14:textId="77777777" w:rsidR="00704CAA" w:rsidRPr="00AB1781" w:rsidRDefault="00704CAA" w:rsidP="00704CAA">
      <w:pPr>
        <w:pStyle w:val="EnglishHangEndNoCoptic"/>
      </w:pPr>
      <w:r w:rsidRPr="00AB1781">
        <w:tab/>
        <w:t xml:space="preserve">I will seek </w:t>
      </w:r>
      <w:r>
        <w:t>[after] Your</w:t>
      </w:r>
      <w:r w:rsidRPr="00AB1781">
        <w:t xml:space="preserve"> </w:t>
      </w:r>
      <w:r>
        <w:t>statutes</w:t>
      </w:r>
      <w:r w:rsidRPr="00AB1781">
        <w:t>.</w:t>
      </w:r>
    </w:p>
    <w:p w14:paraId="2F22A9AD" w14:textId="77777777" w:rsidR="00704CAA" w:rsidRPr="00AB1781" w:rsidRDefault="00704CAA" w:rsidP="00704CAA">
      <w:pPr>
        <w:pStyle w:val="EnglishHangNoCoptic"/>
      </w:pPr>
      <w:r w:rsidRPr="00AB1781">
        <w:t xml:space="preserve">146 I cry to </w:t>
      </w:r>
      <w:r>
        <w:t>You</w:t>
      </w:r>
      <w:r w:rsidRPr="00AB1781">
        <w:t>; save me,</w:t>
      </w:r>
    </w:p>
    <w:p w14:paraId="5FD4253E" w14:textId="77777777" w:rsidR="00704CAA" w:rsidRPr="00AB1781" w:rsidRDefault="00704CAA" w:rsidP="00704CAA">
      <w:pPr>
        <w:pStyle w:val="EnglishHangEndNoCoptic"/>
      </w:pPr>
      <w:r w:rsidRPr="00AB1781">
        <w:tab/>
        <w:t xml:space="preserve">and I will keep </w:t>
      </w:r>
      <w:r>
        <w:t>Your</w:t>
      </w:r>
      <w:r w:rsidRPr="00AB1781">
        <w:t xml:space="preserve"> testimonies.</w:t>
      </w:r>
    </w:p>
    <w:p w14:paraId="68A59BBB" w14:textId="77777777" w:rsidR="00704CAA" w:rsidRPr="00AB1781" w:rsidRDefault="00704CAA" w:rsidP="00704CAA">
      <w:pPr>
        <w:pStyle w:val="EnglishHangNoCoptic"/>
      </w:pPr>
      <w:r w:rsidRPr="00AB1781">
        <w:t xml:space="preserve">147 I </w:t>
      </w:r>
      <w:r>
        <w:t>arose</w:t>
      </w:r>
      <w:r w:rsidRPr="00AB1781">
        <w:t xml:space="preserve"> at </w:t>
      </w:r>
      <w:r>
        <w:t>midnight and cried out</w:t>
      </w:r>
      <w:r w:rsidRPr="00AB1781">
        <w:t>;</w:t>
      </w:r>
    </w:p>
    <w:p w14:paraId="34543777" w14:textId="77777777" w:rsidR="00704CAA" w:rsidRPr="00AB1781" w:rsidRDefault="00704CAA" w:rsidP="00704CAA">
      <w:pPr>
        <w:pStyle w:val="EnglishHangEndNoCoptic"/>
      </w:pPr>
      <w:r>
        <w:tab/>
        <w:t>I hope</w:t>
      </w:r>
      <w:r w:rsidRPr="00AB1781">
        <w:t xml:space="preserve"> in </w:t>
      </w:r>
      <w:r>
        <w:t>Your</w:t>
      </w:r>
      <w:r w:rsidRPr="00AB1781">
        <w:t xml:space="preserve"> words.</w:t>
      </w:r>
    </w:p>
    <w:p w14:paraId="1DE0A49A" w14:textId="77777777" w:rsidR="00704CAA" w:rsidRPr="00AB1781" w:rsidRDefault="00704CAA" w:rsidP="00704CAA">
      <w:pPr>
        <w:pStyle w:val="EnglishHangNoCoptic"/>
      </w:pPr>
      <w:r w:rsidRPr="00AB1781">
        <w:lastRenderedPageBreak/>
        <w:t xml:space="preserve">148 My eyes </w:t>
      </w:r>
      <w:r>
        <w:t>awoke before</w:t>
      </w:r>
      <w:r w:rsidRPr="00AB1781">
        <w:t xml:space="preserve"> dawn,</w:t>
      </w:r>
      <w:r w:rsidRPr="00AB1781">
        <w:rPr>
          <w:rStyle w:val="FootnoteReference"/>
        </w:rPr>
        <w:footnoteReference w:id="754"/>
      </w:r>
    </w:p>
    <w:p w14:paraId="4E176FA7" w14:textId="77777777" w:rsidR="00704CAA" w:rsidRPr="00AB1781" w:rsidRDefault="00704CAA" w:rsidP="00704CAA">
      <w:pPr>
        <w:pStyle w:val="EnglishHangEndNoCoptic"/>
      </w:pPr>
      <w:r>
        <w:tab/>
        <w:t>that I might</w:t>
      </w:r>
      <w:r w:rsidRPr="00AB1781">
        <w:t xml:space="preserve"> meditate on </w:t>
      </w:r>
      <w:r>
        <w:t>Your</w:t>
      </w:r>
      <w:r w:rsidRPr="00AB1781">
        <w:t xml:space="preserve"> </w:t>
      </w:r>
      <w:r>
        <w:t>sayings</w:t>
      </w:r>
      <w:r w:rsidRPr="00AB1781">
        <w:t>.</w:t>
      </w:r>
      <w:r w:rsidRPr="00AB1781">
        <w:rPr>
          <w:rStyle w:val="FootnoteReference"/>
        </w:rPr>
        <w:footnoteReference w:id="755"/>
      </w:r>
    </w:p>
    <w:p w14:paraId="74232CFC" w14:textId="77777777" w:rsidR="00704CAA" w:rsidRPr="00AB1781" w:rsidRDefault="00704CAA" w:rsidP="00704CAA">
      <w:pPr>
        <w:pStyle w:val="EnglishHangNoCoptic"/>
      </w:pPr>
      <w:r w:rsidRPr="00AB1781">
        <w:t xml:space="preserve">149 Hear my cry, Lord, in </w:t>
      </w:r>
      <w:r>
        <w:t>Your</w:t>
      </w:r>
      <w:r w:rsidRPr="00AB1781">
        <w:t xml:space="preserve"> mercy;</w:t>
      </w:r>
    </w:p>
    <w:p w14:paraId="0481BF27" w14:textId="77777777" w:rsidR="00704CAA" w:rsidRPr="00AB1781" w:rsidRDefault="00704CAA" w:rsidP="00704CAA">
      <w:pPr>
        <w:pStyle w:val="EnglishHangEndNoCoptic"/>
      </w:pPr>
      <w:r w:rsidRPr="00AB1781">
        <w:tab/>
      </w:r>
      <w:r>
        <w:t>revive me according to</w:t>
      </w:r>
      <w:r w:rsidRPr="00AB1781">
        <w:t xml:space="preserve"> </w:t>
      </w:r>
      <w:r>
        <w:t>Your</w:t>
      </w:r>
      <w:r w:rsidRPr="00AB1781">
        <w:t xml:space="preserve"> judgment.</w:t>
      </w:r>
    </w:p>
    <w:p w14:paraId="008EFB89" w14:textId="77777777" w:rsidR="00704CAA" w:rsidRPr="00AB1781" w:rsidRDefault="00704CAA" w:rsidP="00704CAA">
      <w:pPr>
        <w:pStyle w:val="EnglishHangNoCoptic"/>
      </w:pPr>
      <w:r w:rsidRPr="00AB1781">
        <w:t xml:space="preserve">150 Those </w:t>
      </w:r>
      <w:r>
        <w:t>who persecute me with iniquity</w:t>
      </w:r>
      <w:r>
        <w:rPr>
          <w:rStyle w:val="FootnoteReference"/>
        </w:rPr>
        <w:footnoteReference w:id="756"/>
      </w:r>
      <w:r>
        <w:t xml:space="preserve"> dre</w:t>
      </w:r>
      <w:r w:rsidRPr="00AB1781">
        <w:t>w near me,</w:t>
      </w:r>
    </w:p>
    <w:p w14:paraId="08546B5F" w14:textId="77777777" w:rsidR="00704CAA" w:rsidRPr="00AB1781" w:rsidRDefault="00704CAA" w:rsidP="00704CAA">
      <w:pPr>
        <w:pStyle w:val="EnglishHangEndNoCoptic"/>
      </w:pPr>
      <w:r w:rsidRPr="00AB1781">
        <w:tab/>
        <w:t xml:space="preserve">they </w:t>
      </w:r>
      <w:r>
        <w:t>were</w:t>
      </w:r>
      <w:r w:rsidRPr="00AB1781">
        <w:t xml:space="preserve"> far from </w:t>
      </w:r>
      <w:r>
        <w:t>Your</w:t>
      </w:r>
      <w:r w:rsidRPr="00AB1781">
        <w:t xml:space="preserve"> law.</w:t>
      </w:r>
    </w:p>
    <w:p w14:paraId="29A7E29F" w14:textId="77777777" w:rsidR="00704CAA" w:rsidRPr="00AB1781" w:rsidRDefault="00704CAA" w:rsidP="00704CAA">
      <w:pPr>
        <w:pStyle w:val="EnglishHangNoCoptic"/>
      </w:pPr>
      <w:r w:rsidRPr="00AB1781">
        <w:t xml:space="preserve">151 </w:t>
      </w:r>
      <w:r>
        <w:t>You</w:t>
      </w:r>
      <w:r w:rsidRPr="00AB1781">
        <w:t xml:space="preserve"> </w:t>
      </w:r>
      <w:r>
        <w:t>are near, O Lord,</w:t>
      </w:r>
    </w:p>
    <w:p w14:paraId="28ADBB34" w14:textId="77777777" w:rsidR="00704CAA" w:rsidRPr="00AB1781" w:rsidRDefault="00704CAA" w:rsidP="00704CAA">
      <w:pPr>
        <w:pStyle w:val="EnglishHangEndNoCoptic"/>
      </w:pPr>
      <w:r w:rsidRPr="00AB1781">
        <w:tab/>
        <w:t xml:space="preserve">and all </w:t>
      </w:r>
      <w:r>
        <w:t>Your</w:t>
      </w:r>
      <w:r w:rsidRPr="00AB1781">
        <w:t xml:space="preserve"> </w:t>
      </w:r>
      <w:r>
        <w:t>commandments</w:t>
      </w:r>
      <w:r w:rsidRPr="00AB1781">
        <w:t xml:space="preserve"> are truth.</w:t>
      </w:r>
    </w:p>
    <w:p w14:paraId="2BF37606" w14:textId="77777777" w:rsidR="00704CAA" w:rsidRPr="00AB1781" w:rsidRDefault="00704CAA" w:rsidP="00704CAA">
      <w:pPr>
        <w:pStyle w:val="EnglishHangNoCoptic"/>
      </w:pPr>
      <w:r w:rsidRPr="00AB1781">
        <w:t xml:space="preserve">152 </w:t>
      </w:r>
      <w:r>
        <w:t>Long ago I learned from your testimonies</w:t>
      </w:r>
    </w:p>
    <w:p w14:paraId="360381E2" w14:textId="77777777" w:rsidR="00704CAA" w:rsidRDefault="00704CAA" w:rsidP="00704CAA">
      <w:pPr>
        <w:pStyle w:val="EnglishHangEndNoCoptic"/>
      </w:pPr>
      <w:r w:rsidRPr="00AB1781">
        <w:tab/>
        <w:t xml:space="preserve">that </w:t>
      </w:r>
      <w:r>
        <w:t>You</w:t>
      </w:r>
      <w:r w:rsidRPr="00AB1781">
        <w:t xml:space="preserve"> </w:t>
      </w:r>
      <w:r>
        <w:t>established</w:t>
      </w:r>
      <w:r w:rsidRPr="00AB1781">
        <w:t xml:space="preserve"> them </w:t>
      </w:r>
      <w:r>
        <w:t>forever</w:t>
      </w:r>
      <w:r w:rsidRPr="00AB1781">
        <w:t>.</w:t>
      </w:r>
    </w:p>
    <w:p w14:paraId="3F9A980D" w14:textId="77777777" w:rsidR="00704CAA" w:rsidRDefault="00704CAA" w:rsidP="00704CAA">
      <w:pPr>
        <w:pStyle w:val="Rubric"/>
      </w:pPr>
      <w:r>
        <w:t>Glory to You, O Love of mankind.</w:t>
      </w:r>
    </w:p>
    <w:p w14:paraId="28C7FDE5" w14:textId="1218EA8E" w:rsidR="00704CAA" w:rsidRDefault="00704CAA" w:rsidP="00704CAA">
      <w:pPr>
        <w:pStyle w:val="Heading5"/>
      </w:pPr>
      <w:bookmarkStart w:id="316" w:name="_Ref434579036"/>
      <w:r>
        <w:t>Psalm 118 Part 20 (</w:t>
      </w:r>
      <w:r w:rsidRPr="0082523C">
        <w:rPr>
          <w:rFonts w:ascii="Tahoma" w:eastAsia="Tahoma" w:hAnsi="Tahoma" w:cs="Tahoma"/>
          <w:szCs w:val="28"/>
          <w:rtl/>
          <w:lang w:bidi="he-IL"/>
        </w:rPr>
        <w:t>ר</w:t>
      </w:r>
      <w:r>
        <w:t>): “See my humiliation and deliver me”</w:t>
      </w:r>
      <w:bookmarkEnd w:id="316"/>
    </w:p>
    <w:p w14:paraId="60EAFC16" w14:textId="1D737B11"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1B64057F" w14:textId="77777777" w:rsidR="00704CAA" w:rsidRPr="00AB1781" w:rsidRDefault="00704CAA" w:rsidP="00704CAA">
      <w:pPr>
        <w:pStyle w:val="EnglishHangNoCoptic"/>
      </w:pPr>
      <w:r w:rsidRPr="00AB1781">
        <w:t xml:space="preserve">153 </w:t>
      </w:r>
      <w:r>
        <w:t>See my humiliation</w:t>
      </w:r>
      <w:r w:rsidRPr="00AB1781">
        <w:t xml:space="preserve"> and </w:t>
      </w:r>
      <w:r>
        <w:t>deliver</w:t>
      </w:r>
      <w:r w:rsidRPr="00AB1781">
        <w:t xml:space="preserve"> me,</w:t>
      </w:r>
    </w:p>
    <w:p w14:paraId="6733A1AA" w14:textId="77777777" w:rsidR="00704CAA" w:rsidRPr="00AB1781" w:rsidRDefault="00704CAA" w:rsidP="00704CAA">
      <w:pPr>
        <w:pStyle w:val="EnglishHangEndNoCoptic"/>
      </w:pPr>
      <w:r w:rsidRPr="00AB1781">
        <w:tab/>
        <w:t xml:space="preserve">for I </w:t>
      </w:r>
      <w:r>
        <w:t>have not forgotten</w:t>
      </w:r>
      <w:r w:rsidRPr="00AB1781">
        <w:t xml:space="preserve"> </w:t>
      </w:r>
      <w:r>
        <w:t>Your</w:t>
      </w:r>
      <w:r w:rsidRPr="00AB1781">
        <w:t xml:space="preserve"> law.</w:t>
      </w:r>
    </w:p>
    <w:p w14:paraId="42CDF05E" w14:textId="77777777" w:rsidR="00704CAA" w:rsidRPr="00AB1781" w:rsidRDefault="00704CAA" w:rsidP="00704CAA">
      <w:pPr>
        <w:pStyle w:val="EnglishHangNoCoptic"/>
      </w:pPr>
      <w:r w:rsidRPr="00AB1781">
        <w:t xml:space="preserve">154 </w:t>
      </w:r>
      <w:r>
        <w:t>Plead</w:t>
      </w:r>
      <w:r w:rsidRPr="00AB1781">
        <w:t xml:space="preserve"> my cause and redeem me;</w:t>
      </w:r>
    </w:p>
    <w:p w14:paraId="718B186B" w14:textId="77777777" w:rsidR="00704CAA" w:rsidRPr="00AB1781" w:rsidRDefault="00704CAA" w:rsidP="00704CAA">
      <w:pPr>
        <w:pStyle w:val="EnglishHangEndNoCoptic"/>
      </w:pPr>
      <w:r w:rsidRPr="00AB1781">
        <w:tab/>
      </w:r>
      <w:r>
        <w:t>Revive me for the sake of</w:t>
      </w:r>
      <w:r w:rsidRPr="00AB1781">
        <w:t xml:space="preserve"> </w:t>
      </w:r>
      <w:r>
        <w:t>Your word</w:t>
      </w:r>
      <w:r w:rsidRPr="00AB1781">
        <w:t>.</w:t>
      </w:r>
    </w:p>
    <w:p w14:paraId="0034ABA6" w14:textId="77777777" w:rsidR="00704CAA" w:rsidRPr="00AB1781" w:rsidRDefault="00704CAA" w:rsidP="00704CAA">
      <w:pPr>
        <w:pStyle w:val="EnglishHangNoCoptic"/>
      </w:pPr>
      <w:r w:rsidRPr="00AB1781">
        <w:t>155 Salvation is far from sinners,</w:t>
      </w:r>
    </w:p>
    <w:p w14:paraId="7FA9ACA2" w14:textId="77777777" w:rsidR="00704CAA" w:rsidRPr="00AB1781" w:rsidRDefault="00704CAA" w:rsidP="00704CAA">
      <w:pPr>
        <w:pStyle w:val="EnglishHangEndNoCoptic"/>
      </w:pPr>
      <w:r w:rsidRPr="00AB1781">
        <w:tab/>
        <w:t xml:space="preserve">for they </w:t>
      </w:r>
      <w:r>
        <w:t>have not sought</w:t>
      </w:r>
      <w:r w:rsidRPr="00AB1781">
        <w:t xml:space="preserve"> </w:t>
      </w:r>
      <w:r>
        <w:t>Your</w:t>
      </w:r>
      <w:r w:rsidRPr="00AB1781">
        <w:t xml:space="preserve"> </w:t>
      </w:r>
      <w:r>
        <w:t>statutes</w:t>
      </w:r>
      <w:r w:rsidRPr="00AB1781">
        <w:t>.</w:t>
      </w:r>
    </w:p>
    <w:p w14:paraId="2B50BEF0" w14:textId="77777777" w:rsidR="00704CAA" w:rsidRPr="00AB1781" w:rsidRDefault="00704CAA" w:rsidP="00704CAA">
      <w:pPr>
        <w:pStyle w:val="EnglishHangNoCoptic"/>
      </w:pPr>
      <w:r w:rsidRPr="00AB1781">
        <w:t xml:space="preserve">156 </w:t>
      </w:r>
      <w:r>
        <w:t>Your compassions are m</w:t>
      </w:r>
      <w:r w:rsidRPr="00AB1781">
        <w:t>any, O Lord;</w:t>
      </w:r>
    </w:p>
    <w:p w14:paraId="53B9B742" w14:textId="77777777" w:rsidR="00704CAA" w:rsidRPr="00AB1781" w:rsidRDefault="00704CAA" w:rsidP="00704CAA">
      <w:pPr>
        <w:pStyle w:val="EnglishHangEndNoCoptic"/>
      </w:pPr>
      <w:r w:rsidRPr="00AB1781">
        <w:tab/>
      </w:r>
      <w:r>
        <w:t>revive me according to Your</w:t>
      </w:r>
      <w:r w:rsidRPr="00AB1781">
        <w:t xml:space="preserve"> judgment.</w:t>
      </w:r>
    </w:p>
    <w:p w14:paraId="16B8300D" w14:textId="77777777" w:rsidR="00704CAA" w:rsidRPr="00AB1781" w:rsidRDefault="00704CAA" w:rsidP="00704CAA">
      <w:pPr>
        <w:pStyle w:val="EnglishHangNoCoptic"/>
      </w:pPr>
      <w:r w:rsidRPr="00AB1781">
        <w:t xml:space="preserve">157 </w:t>
      </w:r>
      <w:r>
        <w:t>Those</w:t>
      </w:r>
      <w:r w:rsidRPr="00AB1781">
        <w:t xml:space="preserve"> who </w:t>
      </w:r>
      <w:r>
        <w:t>persecute</w:t>
      </w:r>
      <w:r w:rsidRPr="00AB1781">
        <w:t xml:space="preserve"> me and </w:t>
      </w:r>
      <w:r>
        <w:t>afflict</w:t>
      </w:r>
      <w:r w:rsidRPr="00AB1781">
        <w:t xml:space="preserve"> me</w:t>
      </w:r>
      <w:r>
        <w:t xml:space="preserve"> are many</w:t>
      </w:r>
      <w:r w:rsidRPr="00AB1781">
        <w:t>;</w:t>
      </w:r>
    </w:p>
    <w:p w14:paraId="33182ABB" w14:textId="77777777" w:rsidR="00704CAA" w:rsidRPr="00AB1781" w:rsidRDefault="00704CAA" w:rsidP="00704CAA">
      <w:pPr>
        <w:pStyle w:val="EnglishHangEndNoCoptic"/>
      </w:pPr>
      <w:r w:rsidRPr="00AB1781">
        <w:tab/>
        <w:t xml:space="preserve">yet I </w:t>
      </w:r>
      <w:r>
        <w:t>have not deviated</w:t>
      </w:r>
      <w:r w:rsidRPr="00AB1781">
        <w:t xml:space="preserve"> from </w:t>
      </w:r>
      <w:r>
        <w:t>Your</w:t>
      </w:r>
      <w:r w:rsidRPr="00AB1781">
        <w:t xml:space="preserve"> testimonies.</w:t>
      </w:r>
    </w:p>
    <w:p w14:paraId="412C10C4" w14:textId="77777777" w:rsidR="00704CAA" w:rsidRPr="00AB1781" w:rsidRDefault="00704CAA" w:rsidP="00704CAA">
      <w:pPr>
        <w:pStyle w:val="EnglishHangNoCoptic"/>
      </w:pPr>
      <w:r w:rsidRPr="00AB1781">
        <w:t xml:space="preserve">158 I </w:t>
      </w:r>
      <w:r>
        <w:t>saw</w:t>
      </w:r>
      <w:r w:rsidRPr="00AB1781">
        <w:t xml:space="preserve"> </w:t>
      </w:r>
      <w:r>
        <w:t>the ignorant,</w:t>
      </w:r>
      <w:r w:rsidRPr="00AB1781">
        <w:t xml:space="preserve"> and </w:t>
      </w:r>
      <w:r>
        <w:t>I was</w:t>
      </w:r>
      <w:r w:rsidRPr="00AB1781">
        <w:t xml:space="preserve"> grieved,</w:t>
      </w:r>
    </w:p>
    <w:p w14:paraId="528BF7F5" w14:textId="77777777" w:rsidR="00704CAA" w:rsidRPr="00AB1781" w:rsidRDefault="00704CAA" w:rsidP="00704CAA">
      <w:pPr>
        <w:pStyle w:val="EnglishHangEndNoCoptic"/>
      </w:pPr>
      <w:r w:rsidRPr="00AB1781">
        <w:tab/>
        <w:t xml:space="preserve">because they do not keep </w:t>
      </w:r>
      <w:r>
        <w:t>Your</w:t>
      </w:r>
      <w:r w:rsidRPr="00AB1781">
        <w:t xml:space="preserve"> </w:t>
      </w:r>
      <w:r>
        <w:t>sayings</w:t>
      </w:r>
      <w:r w:rsidRPr="00AB1781">
        <w:t>.</w:t>
      </w:r>
    </w:p>
    <w:p w14:paraId="5EB45A27" w14:textId="77777777" w:rsidR="00704CAA" w:rsidRPr="00AB1781" w:rsidRDefault="00704CAA" w:rsidP="00704CAA">
      <w:pPr>
        <w:pStyle w:val="EnglishHangNoCoptic"/>
      </w:pPr>
      <w:r w:rsidRPr="00AB1781">
        <w:t xml:space="preserve">159 See how I love </w:t>
      </w:r>
      <w:r>
        <w:t>Your commandments!</w:t>
      </w:r>
    </w:p>
    <w:p w14:paraId="47F37670" w14:textId="77777777" w:rsidR="00704CAA" w:rsidRPr="00AB1781" w:rsidRDefault="00704CAA" w:rsidP="00704CAA">
      <w:pPr>
        <w:pStyle w:val="EnglishHangEndNoCoptic"/>
      </w:pPr>
      <w:r w:rsidRPr="00AB1781">
        <w:tab/>
      </w:r>
      <w:r>
        <w:t>O Lord, revive me i</w:t>
      </w:r>
      <w:r w:rsidRPr="00AB1781">
        <w:t xml:space="preserve">n </w:t>
      </w:r>
      <w:r>
        <w:t>Your</w:t>
      </w:r>
      <w:r w:rsidRPr="00AB1781">
        <w:t xml:space="preserve"> mercy.</w:t>
      </w:r>
    </w:p>
    <w:p w14:paraId="62139295" w14:textId="77777777" w:rsidR="00704CAA" w:rsidRPr="00AB1781" w:rsidRDefault="00704CAA" w:rsidP="00704CAA">
      <w:pPr>
        <w:pStyle w:val="EnglishHangNoCoptic"/>
      </w:pPr>
      <w:r w:rsidRPr="00AB1781">
        <w:lastRenderedPageBreak/>
        <w:t>160 The sum</w:t>
      </w:r>
      <w:r w:rsidRPr="00AB1781">
        <w:rPr>
          <w:rStyle w:val="FootnoteReference"/>
        </w:rPr>
        <w:footnoteReference w:id="757"/>
      </w:r>
      <w:r w:rsidRPr="00AB1781">
        <w:t xml:space="preserve"> of </w:t>
      </w:r>
      <w:r>
        <w:t>Your</w:t>
      </w:r>
      <w:r w:rsidRPr="00AB1781">
        <w:t xml:space="preserve"> words is truth;</w:t>
      </w:r>
    </w:p>
    <w:p w14:paraId="23EB4D8D" w14:textId="77777777" w:rsidR="00704CAA" w:rsidRDefault="00704CAA" w:rsidP="00704CAA">
      <w:pPr>
        <w:pStyle w:val="EnglishHangEndNoCoptic"/>
      </w:pPr>
      <w:r w:rsidRPr="00AB1781">
        <w:tab/>
        <w:t xml:space="preserve">and all the judgments of </w:t>
      </w:r>
      <w:r>
        <w:t>Your</w:t>
      </w:r>
      <w:r w:rsidRPr="00AB1781">
        <w:t xml:space="preserve"> </w:t>
      </w:r>
      <w:r>
        <w:t>righteousness</w:t>
      </w:r>
      <w:r w:rsidRPr="00AB1781">
        <w:t xml:space="preserve"> are eternal.</w:t>
      </w:r>
    </w:p>
    <w:p w14:paraId="156107A7" w14:textId="77777777" w:rsidR="004942E9" w:rsidRDefault="00704CAA" w:rsidP="00704CAA">
      <w:pPr>
        <w:pStyle w:val="Rubric"/>
      </w:pPr>
      <w:r>
        <w:t>Glory to You, O Love of mankind.</w:t>
      </w:r>
    </w:p>
    <w:p w14:paraId="150AD186" w14:textId="0D2B1EE7"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_Ref434579051 \h </w:instrText>
      </w:r>
      <w:r>
        <w:fldChar w:fldCharType="separate"/>
      </w:r>
      <w:r w:rsidR="000E2EAC">
        <w:t>Psalm 118 Part 21 (</w:t>
      </w:r>
      <w:r w:rsidR="000E2EAC" w:rsidRPr="0082523C">
        <w:rPr>
          <w:rFonts w:ascii="Tahoma" w:eastAsia="Tahoma" w:hAnsi="Tahoma" w:cs="Tahoma"/>
          <w:szCs w:val="28"/>
          <w:rtl/>
          <w:lang w:bidi="he-IL"/>
        </w:rPr>
        <w:t>ש</w:t>
      </w:r>
      <w:r w:rsidR="000E2EAC">
        <w:t>): “Rulers persecute me without cause”</w:t>
      </w:r>
      <w:r>
        <w:fldChar w:fldCharType="end"/>
      </w:r>
      <w:r>
        <w:t>.</w:t>
      </w:r>
      <w:r w:rsidR="00704CAA">
        <w:t xml:space="preserve"> </w:t>
      </w:r>
    </w:p>
    <w:p w14:paraId="5B14B71A" w14:textId="77777777" w:rsidR="00704CAA" w:rsidRPr="00494693" w:rsidRDefault="00704CAA" w:rsidP="00704CAA">
      <w:pPr>
        <w:pStyle w:val="Heading5"/>
      </w:pPr>
      <w:bookmarkStart w:id="317" w:name="_Ref434579051"/>
      <w:r>
        <w:t>Psalm 118 Part 21 (</w:t>
      </w:r>
      <w:r w:rsidRPr="0082523C">
        <w:rPr>
          <w:rFonts w:ascii="Tahoma" w:eastAsia="Tahoma" w:hAnsi="Tahoma" w:cs="Tahoma"/>
          <w:szCs w:val="28"/>
          <w:rtl/>
          <w:lang w:bidi="he-IL"/>
        </w:rPr>
        <w:t>ש</w:t>
      </w:r>
      <w:r>
        <w:t>): “Rulers persecute me without cause”</w:t>
      </w:r>
      <w:bookmarkEnd w:id="317"/>
    </w:p>
    <w:p w14:paraId="4EC3B07E" w14:textId="0521C0B0" w:rsid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4C14DD7" w14:textId="312AB738" w:rsidR="00704CAA" w:rsidRPr="00AB1781" w:rsidRDefault="00704CAA" w:rsidP="00704CAA">
      <w:pPr>
        <w:pStyle w:val="EnglishHangNoCoptic"/>
      </w:pPr>
      <w:r w:rsidRPr="00AB1781">
        <w:t>161 Rulers persecute me without cause,</w:t>
      </w:r>
    </w:p>
    <w:p w14:paraId="46D41270" w14:textId="77777777" w:rsidR="00704CAA" w:rsidRPr="00AB1781" w:rsidRDefault="00704CAA" w:rsidP="00704CAA">
      <w:pPr>
        <w:pStyle w:val="EnglishHangEndNoCoptic"/>
      </w:pPr>
      <w:r w:rsidRPr="00AB1781">
        <w:tab/>
        <w:t xml:space="preserve">but I </w:t>
      </w:r>
      <w:r>
        <w:t>my heart feared because of</w:t>
      </w:r>
      <w:r w:rsidRPr="00AB1781">
        <w:t xml:space="preserve"> </w:t>
      </w:r>
      <w:r>
        <w:t>Your</w:t>
      </w:r>
      <w:r w:rsidRPr="00AB1781">
        <w:t xml:space="preserve"> words.</w:t>
      </w:r>
      <w:r w:rsidRPr="00AB1781">
        <w:rPr>
          <w:rStyle w:val="FootnoteReference"/>
        </w:rPr>
        <w:footnoteReference w:id="758"/>
      </w:r>
    </w:p>
    <w:p w14:paraId="50D42AA7" w14:textId="77777777" w:rsidR="00704CAA" w:rsidRPr="00AB1781" w:rsidRDefault="00704CAA" w:rsidP="00704CAA">
      <w:pPr>
        <w:pStyle w:val="EnglishHangNoCoptic"/>
      </w:pPr>
      <w:r w:rsidRPr="00AB1781">
        <w:t xml:space="preserve">162 I </w:t>
      </w:r>
      <w:r>
        <w:t xml:space="preserve">will </w:t>
      </w:r>
      <w:r w:rsidRPr="00AB1781">
        <w:t xml:space="preserve">rejoice </w:t>
      </w:r>
      <w:r>
        <w:t>at</w:t>
      </w:r>
      <w:r w:rsidRPr="00AB1781">
        <w:t xml:space="preserve"> </w:t>
      </w:r>
      <w:r>
        <w:t>Your</w:t>
      </w:r>
      <w:r w:rsidRPr="00AB1781">
        <w:t xml:space="preserve"> </w:t>
      </w:r>
      <w:r>
        <w:t>sayings</w:t>
      </w:r>
    </w:p>
    <w:p w14:paraId="76752BF2" w14:textId="77777777" w:rsidR="00704CAA" w:rsidRPr="00AB1781" w:rsidRDefault="00704CAA" w:rsidP="00704CAA">
      <w:pPr>
        <w:pStyle w:val="EnglishHangEndNoCoptic"/>
      </w:pPr>
      <w:r w:rsidRPr="00AB1781">
        <w:tab/>
        <w:t xml:space="preserve">like one finding </w:t>
      </w:r>
      <w:r>
        <w:t>great spoil</w:t>
      </w:r>
      <w:r w:rsidRPr="00AB1781">
        <w:t>.</w:t>
      </w:r>
    </w:p>
    <w:p w14:paraId="0823D69B" w14:textId="77777777" w:rsidR="00704CAA" w:rsidRPr="00AB1781" w:rsidRDefault="00704CAA" w:rsidP="00704CAA">
      <w:pPr>
        <w:pStyle w:val="EnglishHangNoCoptic"/>
      </w:pPr>
      <w:r w:rsidRPr="00AB1781">
        <w:t>163 I hate and abhor</w:t>
      </w:r>
      <w:r>
        <w:t xml:space="preserve"> injustice</w:t>
      </w:r>
      <w:r w:rsidRPr="00AB1781">
        <w:t>,</w:t>
      </w:r>
    </w:p>
    <w:p w14:paraId="61ECBD2A" w14:textId="77777777" w:rsidR="00704CAA" w:rsidRPr="00AB1781" w:rsidRDefault="00704CAA" w:rsidP="00704CAA">
      <w:pPr>
        <w:pStyle w:val="EnglishHangEndNoCoptic"/>
      </w:pPr>
      <w:r w:rsidRPr="00AB1781">
        <w:tab/>
        <w:t xml:space="preserve">but I love </w:t>
      </w:r>
      <w:r>
        <w:t>Your</w:t>
      </w:r>
      <w:r w:rsidRPr="00AB1781">
        <w:t xml:space="preserve"> law.</w:t>
      </w:r>
    </w:p>
    <w:p w14:paraId="5221F1B0" w14:textId="77777777" w:rsidR="00704CAA" w:rsidRPr="00AB1781" w:rsidRDefault="00704CAA" w:rsidP="00704CAA">
      <w:pPr>
        <w:pStyle w:val="EnglishHangNoCoptic"/>
      </w:pPr>
      <w:r>
        <w:t>164 Seven times a</w:t>
      </w:r>
      <w:r w:rsidRPr="00AB1781">
        <w:t xml:space="preserve"> day I </w:t>
      </w:r>
      <w:r>
        <w:t xml:space="preserve">have </w:t>
      </w:r>
      <w:r w:rsidRPr="00AB1781">
        <w:t>praise</w:t>
      </w:r>
      <w:r>
        <w:t>d</w:t>
      </w:r>
      <w:r w:rsidRPr="00AB1781">
        <w:t xml:space="preserve"> </w:t>
      </w:r>
      <w:r>
        <w:t>You</w:t>
      </w:r>
    </w:p>
    <w:p w14:paraId="7B41C952" w14:textId="77777777" w:rsidR="00704CAA" w:rsidRPr="00AB1781" w:rsidRDefault="00704CAA" w:rsidP="00704CAA">
      <w:pPr>
        <w:pStyle w:val="EnglishHangEndNoCoptic"/>
      </w:pPr>
      <w:r w:rsidRPr="00AB1781">
        <w:tab/>
        <w:t xml:space="preserve">for the </w:t>
      </w:r>
      <w:r>
        <w:t>judgments of Your righteousness</w:t>
      </w:r>
      <w:r w:rsidRPr="00AB1781">
        <w:t>.</w:t>
      </w:r>
    </w:p>
    <w:p w14:paraId="25D54D92" w14:textId="77777777" w:rsidR="00704CAA" w:rsidRPr="00AB1781" w:rsidRDefault="00704CAA" w:rsidP="00704CAA">
      <w:pPr>
        <w:pStyle w:val="EnglishHangNoCoptic"/>
      </w:pPr>
      <w:r w:rsidRPr="00AB1781">
        <w:t xml:space="preserve">165 </w:t>
      </w:r>
      <w:r>
        <w:t>Those who love Your law</w:t>
      </w:r>
      <w:r>
        <w:rPr>
          <w:rStyle w:val="FootnoteReference"/>
        </w:rPr>
        <w:footnoteReference w:id="759"/>
      </w:r>
      <w:r>
        <w:t xml:space="preserve"> have g</w:t>
      </w:r>
      <w:r w:rsidRPr="00AB1781">
        <w:t>reat peace,</w:t>
      </w:r>
    </w:p>
    <w:p w14:paraId="030D9A68" w14:textId="77777777" w:rsidR="00704CAA" w:rsidRPr="00AB1781" w:rsidRDefault="00704CAA" w:rsidP="00704CAA">
      <w:pPr>
        <w:pStyle w:val="EnglishHangEndNoCoptic"/>
      </w:pPr>
      <w:r w:rsidRPr="00AB1781">
        <w:tab/>
        <w:t xml:space="preserve">and </w:t>
      </w:r>
      <w:r>
        <w:t>nothing can make them stumble</w:t>
      </w:r>
      <w:r w:rsidRPr="00AB1781">
        <w:t>.</w:t>
      </w:r>
    </w:p>
    <w:p w14:paraId="3BE93C62" w14:textId="77777777" w:rsidR="00704CAA" w:rsidRPr="00AB1781" w:rsidRDefault="00704CAA" w:rsidP="00704CAA">
      <w:pPr>
        <w:pStyle w:val="EnglishHangNoCoptic"/>
      </w:pPr>
      <w:r w:rsidRPr="00AB1781">
        <w:t xml:space="preserve">166 I </w:t>
      </w:r>
      <w:r>
        <w:t>kept looking</w:t>
      </w:r>
      <w:r w:rsidRPr="00AB1781">
        <w:t xml:space="preserve"> for </w:t>
      </w:r>
      <w:r>
        <w:t>Your</w:t>
      </w:r>
      <w:r w:rsidRPr="00AB1781">
        <w:t xml:space="preserve"> salvation, O Lord,</w:t>
      </w:r>
    </w:p>
    <w:p w14:paraId="7DBE42B5" w14:textId="77777777" w:rsidR="00704CAA" w:rsidRPr="00AB1781" w:rsidRDefault="00704CAA" w:rsidP="00704CAA">
      <w:pPr>
        <w:pStyle w:val="EnglishHangEndNoCoptic"/>
      </w:pPr>
      <w:r w:rsidRPr="00AB1781">
        <w:tab/>
      </w:r>
      <w:r>
        <w:t>a</w:t>
      </w:r>
      <w:r w:rsidRPr="00AB1781">
        <w:t>nd</w:t>
      </w:r>
      <w:r>
        <w:t xml:space="preserve"> I</w:t>
      </w:r>
      <w:r w:rsidRPr="00AB1781">
        <w:t xml:space="preserve"> </w:t>
      </w:r>
      <w:r>
        <w:t xml:space="preserve">have </w:t>
      </w:r>
      <w:r w:rsidRPr="00AB1781">
        <w:t>love</w:t>
      </w:r>
      <w:r>
        <w:t>d</w:t>
      </w:r>
      <w:r w:rsidRPr="00AB1781">
        <w:t xml:space="preserve"> </w:t>
      </w:r>
      <w:r>
        <w:t>Your</w:t>
      </w:r>
      <w:r w:rsidRPr="00AB1781">
        <w:t xml:space="preserve"> commandments.</w:t>
      </w:r>
    </w:p>
    <w:p w14:paraId="07121910" w14:textId="77777777" w:rsidR="00704CAA" w:rsidRPr="00AB1781" w:rsidRDefault="00704CAA" w:rsidP="00704CAA">
      <w:pPr>
        <w:pStyle w:val="EnglishHangNoCoptic"/>
      </w:pPr>
      <w:r w:rsidRPr="00AB1781">
        <w:t xml:space="preserve">167 My soul keeps </w:t>
      </w:r>
      <w:r>
        <w:t>Your</w:t>
      </w:r>
      <w:r w:rsidRPr="00AB1781">
        <w:t xml:space="preserve"> testimonies</w:t>
      </w:r>
    </w:p>
    <w:p w14:paraId="5C581F4D" w14:textId="77777777" w:rsidR="00704CAA" w:rsidRPr="00AB1781" w:rsidRDefault="00704CAA" w:rsidP="00704CAA">
      <w:pPr>
        <w:pStyle w:val="EnglishHangEndNoCoptic"/>
      </w:pPr>
      <w:r w:rsidRPr="00AB1781">
        <w:tab/>
        <w:t>and loves them exceedingly.</w:t>
      </w:r>
    </w:p>
    <w:p w14:paraId="3BB5B86C" w14:textId="77777777" w:rsidR="00704CAA" w:rsidRPr="00AB1781" w:rsidRDefault="00704CAA" w:rsidP="00704CAA">
      <w:pPr>
        <w:pStyle w:val="EnglishHangNoCoptic"/>
      </w:pPr>
      <w:r w:rsidRPr="00AB1781">
        <w:t xml:space="preserve">168 I keep </w:t>
      </w:r>
      <w:r>
        <w:t>Your</w:t>
      </w:r>
      <w:r w:rsidRPr="00AB1781">
        <w:t xml:space="preserve"> commandments and </w:t>
      </w:r>
      <w:r>
        <w:t>Your</w:t>
      </w:r>
      <w:r w:rsidRPr="00AB1781">
        <w:t xml:space="preserve"> testimonies,</w:t>
      </w:r>
    </w:p>
    <w:p w14:paraId="4570CCD8" w14:textId="77777777" w:rsidR="00704CAA" w:rsidRDefault="00704CAA" w:rsidP="00704CAA">
      <w:pPr>
        <w:pStyle w:val="EnglishHangEndNoCoptic"/>
      </w:pPr>
      <w:r w:rsidRPr="00AB1781">
        <w:tab/>
        <w:t xml:space="preserve">for all my ways are before </w:t>
      </w:r>
      <w:r>
        <w:t>You</w:t>
      </w:r>
      <w:r w:rsidRPr="00AB1781">
        <w:t>, O Lord.</w:t>
      </w:r>
    </w:p>
    <w:p w14:paraId="0BE7FB91" w14:textId="77777777" w:rsidR="004942E9" w:rsidRDefault="00704CAA" w:rsidP="00704CAA">
      <w:pPr>
        <w:pStyle w:val="Rubric"/>
      </w:pPr>
      <w:r>
        <w:t>Glory to You, O Love of mankind.</w:t>
      </w:r>
    </w:p>
    <w:p w14:paraId="136F4A7F" w14:textId="0092F5B2" w:rsidR="00704CAA"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_Ref434579065 \h </w:instrText>
      </w:r>
      <w:r>
        <w:fldChar w:fldCharType="separate"/>
      </w:r>
      <w:r w:rsidR="000E2EAC">
        <w:t>Psalm 118 Part 22 (</w:t>
      </w:r>
      <w:r w:rsidR="000E2EAC" w:rsidRPr="0082523C">
        <w:rPr>
          <w:rFonts w:ascii="Tahoma" w:eastAsia="Tahoma" w:hAnsi="Tahoma" w:cs="Tahoma"/>
          <w:szCs w:val="28"/>
          <w:rtl/>
          <w:lang w:bidi="he-IL"/>
        </w:rPr>
        <w:t>ת</w:t>
      </w:r>
      <w:r w:rsidR="000E2EAC">
        <w:t>): “Let my supplication come before You, O Lord”</w:t>
      </w:r>
      <w:r>
        <w:fldChar w:fldCharType="end"/>
      </w:r>
      <w:r>
        <w:t>.</w:t>
      </w:r>
      <w:r w:rsidR="00704CAA">
        <w:t xml:space="preserve"> </w:t>
      </w:r>
    </w:p>
    <w:p w14:paraId="2F899D50" w14:textId="125B13C8" w:rsidR="00704CAA" w:rsidRDefault="00704CAA" w:rsidP="00704CAA">
      <w:pPr>
        <w:pStyle w:val="Heading5"/>
      </w:pPr>
      <w:bookmarkStart w:id="318" w:name="_Ref434579065"/>
      <w:r>
        <w:t>Psalm 118 Part 22 (</w:t>
      </w:r>
      <w:r w:rsidRPr="0082523C">
        <w:rPr>
          <w:rFonts w:ascii="Tahoma" w:eastAsia="Tahoma" w:hAnsi="Tahoma" w:cs="Tahoma"/>
          <w:szCs w:val="28"/>
          <w:rtl/>
          <w:lang w:bidi="he-IL"/>
        </w:rPr>
        <w:t>ת</w:t>
      </w:r>
      <w:r>
        <w:t>): “Let my supplication come before You, O Lord”</w:t>
      </w:r>
      <w:bookmarkEnd w:id="318"/>
    </w:p>
    <w:p w14:paraId="4B129874" w14:textId="25594322" w:rsidR="004942E9" w:rsidRPr="004942E9" w:rsidRDefault="004942E9" w:rsidP="004942E9">
      <w:pPr>
        <w:pStyle w:val="Rubric"/>
      </w:pPr>
      <w:r>
        <w:fldChar w:fldCharType="begin"/>
      </w:r>
      <w:r>
        <w:instrText xml:space="preserve"> REF _Ref434578449 \h </w:instrText>
      </w:r>
      <w:r>
        <w:fldChar w:fldCharType="separate"/>
      </w:r>
      <w:r w:rsidR="000E2EAC">
        <w:rPr>
          <w:lang w:val="en-GB"/>
        </w:rPr>
        <w:t>The Psalms of the Veil</w:t>
      </w:r>
      <w:r>
        <w:fldChar w:fldCharType="end"/>
      </w:r>
      <w:r w:rsidR="00721035">
        <w:t>. Reserved for the presbyter, if present (Midnight as well).</w:t>
      </w:r>
    </w:p>
    <w:p w14:paraId="4D64E239" w14:textId="77777777" w:rsidR="00704CAA" w:rsidRPr="00AB1781" w:rsidRDefault="00704CAA" w:rsidP="00704CAA">
      <w:pPr>
        <w:pStyle w:val="EnglishHangNoCoptic"/>
      </w:pPr>
      <w:r w:rsidRPr="00AB1781">
        <w:lastRenderedPageBreak/>
        <w:t xml:space="preserve">169 Let my </w:t>
      </w:r>
      <w:r>
        <w:t>supplication</w:t>
      </w:r>
      <w:r w:rsidRPr="00AB1781">
        <w:t xml:space="preserve"> come before </w:t>
      </w:r>
      <w:r>
        <w:t>You</w:t>
      </w:r>
      <w:r w:rsidRPr="00AB1781">
        <w:t>, O Lord;</w:t>
      </w:r>
    </w:p>
    <w:p w14:paraId="32478E95" w14:textId="77777777" w:rsidR="00704CAA" w:rsidRPr="00AB1781" w:rsidRDefault="00704CAA" w:rsidP="00704CAA">
      <w:pPr>
        <w:pStyle w:val="EnglishHangEndNoCoptic"/>
      </w:pPr>
      <w:r w:rsidRPr="00AB1781">
        <w:tab/>
        <w:t xml:space="preserve">give me understanding </w:t>
      </w:r>
      <w:r>
        <w:t>according to Your sayings</w:t>
      </w:r>
      <w:r>
        <w:rPr>
          <w:rStyle w:val="FootnoteReference"/>
        </w:rPr>
        <w:footnoteReference w:id="760"/>
      </w:r>
      <w:r>
        <w:t>.</w:t>
      </w:r>
    </w:p>
    <w:p w14:paraId="7E35B6DA" w14:textId="77777777" w:rsidR="00704CAA" w:rsidRPr="00AB1781" w:rsidRDefault="00704CAA" w:rsidP="00704CAA">
      <w:pPr>
        <w:pStyle w:val="EnglishHangNoCoptic"/>
      </w:pPr>
      <w:r w:rsidRPr="00AB1781">
        <w:t xml:space="preserve">170 Let my </w:t>
      </w:r>
      <w:r>
        <w:t>petition</w:t>
      </w:r>
      <w:r w:rsidRPr="00AB1781">
        <w:t xml:space="preserve"> </w:t>
      </w:r>
      <w:r>
        <w:t>come in before You</w:t>
      </w:r>
      <w:r w:rsidRPr="00AB1781">
        <w:t>;</w:t>
      </w:r>
    </w:p>
    <w:p w14:paraId="6DB4C965" w14:textId="77777777" w:rsidR="00704CAA" w:rsidRPr="00AB1781" w:rsidRDefault="00704CAA" w:rsidP="00704CAA">
      <w:pPr>
        <w:pStyle w:val="EnglishHangEndNoCoptic"/>
      </w:pPr>
      <w:r w:rsidRPr="00AB1781">
        <w:tab/>
        <w:t>de</w:t>
      </w:r>
      <w:r>
        <w:t>liver me according to Your sayings.</w:t>
      </w:r>
    </w:p>
    <w:p w14:paraId="4B9F1FCD" w14:textId="77777777" w:rsidR="00704CAA" w:rsidRPr="00AB1781" w:rsidRDefault="00704CAA" w:rsidP="00704CAA">
      <w:pPr>
        <w:pStyle w:val="EnglishHangNoCoptic"/>
      </w:pPr>
      <w:r w:rsidRPr="00AB1781">
        <w:t xml:space="preserve">171 Let my lips </w:t>
      </w:r>
      <w:r>
        <w:t>pour forth a</w:t>
      </w:r>
      <w:r w:rsidRPr="00AB1781">
        <w:t xml:space="preserve"> </w:t>
      </w:r>
      <w:r>
        <w:t>hymn</w:t>
      </w:r>
      <w:r w:rsidRPr="00AB1781">
        <w:t>,</w:t>
      </w:r>
    </w:p>
    <w:p w14:paraId="3293DBE8" w14:textId="77777777" w:rsidR="00704CAA" w:rsidRPr="00AB1781" w:rsidRDefault="00704CAA" w:rsidP="00704CAA">
      <w:pPr>
        <w:pStyle w:val="EnglishHangEndNoCoptic"/>
      </w:pPr>
      <w:r w:rsidRPr="00AB1781">
        <w:tab/>
        <w:t xml:space="preserve">when </w:t>
      </w:r>
      <w:r>
        <w:t>You have taught me Your statutes.</w:t>
      </w:r>
    </w:p>
    <w:p w14:paraId="6D68245A" w14:textId="77777777" w:rsidR="00704CAA" w:rsidRPr="00AB1781" w:rsidRDefault="00704CAA" w:rsidP="00704CAA">
      <w:pPr>
        <w:pStyle w:val="EnglishHangNoCoptic"/>
      </w:pPr>
      <w:r w:rsidRPr="00AB1781">
        <w:t xml:space="preserve">172 Let my tongue tell of </w:t>
      </w:r>
      <w:r>
        <w:t>Your</w:t>
      </w:r>
      <w:r w:rsidRPr="00AB1781">
        <w:t xml:space="preserve"> </w:t>
      </w:r>
      <w:r>
        <w:t>sayings</w:t>
      </w:r>
      <w:r w:rsidRPr="00AB1781">
        <w:t>,</w:t>
      </w:r>
    </w:p>
    <w:p w14:paraId="4F477F10" w14:textId="77777777" w:rsidR="00704CAA" w:rsidRPr="00AB1781" w:rsidRDefault="00704CAA" w:rsidP="00704CAA">
      <w:pPr>
        <w:pStyle w:val="EnglishHangEndNoCoptic"/>
      </w:pPr>
      <w:r w:rsidRPr="00AB1781">
        <w:tab/>
        <w:t>for</w:t>
      </w:r>
      <w:r>
        <w:t xml:space="preserve"> all Your commandments are righteousness.</w:t>
      </w:r>
    </w:p>
    <w:p w14:paraId="04E27816" w14:textId="77777777" w:rsidR="00704CAA" w:rsidRPr="00AB1781" w:rsidRDefault="00704CAA" w:rsidP="00704CAA">
      <w:pPr>
        <w:pStyle w:val="EnglishHangNoCoptic"/>
      </w:pPr>
      <w:r w:rsidRPr="00AB1781">
        <w:t xml:space="preserve">173 Let </w:t>
      </w:r>
      <w:r>
        <w:t>Your</w:t>
      </w:r>
      <w:r w:rsidRPr="00AB1781">
        <w:t xml:space="preserve"> hand be </w:t>
      </w:r>
      <w:r>
        <w:t>ready</w:t>
      </w:r>
      <w:r w:rsidRPr="00AB1781">
        <w:t xml:space="preserve"> to save me,</w:t>
      </w:r>
    </w:p>
    <w:p w14:paraId="7F258D59" w14:textId="77777777" w:rsidR="00704CAA" w:rsidRPr="00AB1781" w:rsidRDefault="00704CAA" w:rsidP="00704CAA">
      <w:pPr>
        <w:pStyle w:val="EnglishHangEndNoCoptic"/>
      </w:pPr>
      <w:r w:rsidRPr="00AB1781">
        <w:tab/>
        <w:t xml:space="preserve">for </w:t>
      </w:r>
      <w:r>
        <w:t>I have chosen Your commandments.</w:t>
      </w:r>
    </w:p>
    <w:p w14:paraId="5EAC99B9" w14:textId="77777777" w:rsidR="00704CAA" w:rsidRPr="00AB1781" w:rsidRDefault="00704CAA" w:rsidP="00704CAA">
      <w:pPr>
        <w:pStyle w:val="EnglishHangNoCoptic"/>
      </w:pPr>
      <w:r w:rsidRPr="00AB1781">
        <w:t xml:space="preserve">174 I long for </w:t>
      </w:r>
      <w:r>
        <w:t>Your</w:t>
      </w:r>
      <w:r w:rsidRPr="00AB1781">
        <w:t xml:space="preserve"> salvation, O Lord,</w:t>
      </w:r>
    </w:p>
    <w:p w14:paraId="1E923AEE" w14:textId="77777777" w:rsidR="00704CAA" w:rsidRPr="00AB1781" w:rsidRDefault="00704CAA" w:rsidP="00704CAA">
      <w:pPr>
        <w:pStyle w:val="EnglishHangEndNoCoptic"/>
      </w:pPr>
      <w:r>
        <w:tab/>
        <w:t>and Your law is my meditation.</w:t>
      </w:r>
    </w:p>
    <w:p w14:paraId="6AEB8570" w14:textId="77777777" w:rsidR="00704CAA" w:rsidRPr="00AB1781" w:rsidRDefault="00704CAA" w:rsidP="00704CAA">
      <w:pPr>
        <w:pStyle w:val="EnglishHangNoCoptic"/>
      </w:pPr>
      <w:r w:rsidRPr="00AB1781">
        <w:t xml:space="preserve">175 </w:t>
      </w:r>
      <w:r>
        <w:t>M</w:t>
      </w:r>
      <w:r w:rsidRPr="00AB1781">
        <w:t xml:space="preserve">y soul </w:t>
      </w:r>
      <w:r>
        <w:t xml:space="preserve">will </w:t>
      </w:r>
      <w:r w:rsidRPr="00AB1781">
        <w:t xml:space="preserve">live </w:t>
      </w:r>
      <w:r>
        <w:t>and</w:t>
      </w:r>
      <w:r w:rsidRPr="00AB1781">
        <w:t xml:space="preserve"> praise </w:t>
      </w:r>
      <w:r>
        <w:t>You</w:t>
      </w:r>
      <w:r w:rsidRPr="00AB1781">
        <w:t>,</w:t>
      </w:r>
    </w:p>
    <w:p w14:paraId="686B16BE" w14:textId="77777777" w:rsidR="00704CAA" w:rsidRPr="00AB1781" w:rsidRDefault="00704CAA" w:rsidP="00704CAA">
      <w:pPr>
        <w:pStyle w:val="EnglishHangEndNoCoptic"/>
      </w:pPr>
      <w:r>
        <w:tab/>
        <w:t>and Your judgments will help me.</w:t>
      </w:r>
    </w:p>
    <w:p w14:paraId="6F545701" w14:textId="77777777" w:rsidR="00704CAA" w:rsidRPr="00AB1781" w:rsidRDefault="00704CAA" w:rsidP="00704CAA">
      <w:pPr>
        <w:pStyle w:val="EnglishHangNoCoptic"/>
      </w:pPr>
      <w:r w:rsidRPr="00AB1781">
        <w:t xml:space="preserve">176 I have gone astray like a lost sheep; seek </w:t>
      </w:r>
      <w:r>
        <w:t>Your</w:t>
      </w:r>
      <w:r w:rsidRPr="00AB1781">
        <w:t xml:space="preserve"> </w:t>
      </w:r>
      <w:r>
        <w:t>servant</w:t>
      </w:r>
      <w:r w:rsidRPr="00AB1781">
        <w:t>,</w:t>
      </w:r>
    </w:p>
    <w:p w14:paraId="119AB55B" w14:textId="77777777" w:rsidR="00704CAA" w:rsidRDefault="00704CAA" w:rsidP="00704CAA">
      <w:pPr>
        <w:pStyle w:val="EnglishHangEndNoCoptic"/>
      </w:pPr>
      <w:r w:rsidRPr="00AB1781">
        <w:tab/>
        <w:t xml:space="preserve">for I have not forgotten </w:t>
      </w:r>
      <w:r>
        <w:t>Your</w:t>
      </w:r>
      <w:r w:rsidRPr="00AB1781">
        <w:t xml:space="preserve"> commandments.</w:t>
      </w:r>
    </w:p>
    <w:p w14:paraId="772C1E6D" w14:textId="77777777" w:rsidR="00704CAA" w:rsidRDefault="00704CAA" w:rsidP="00704CAA">
      <w:pPr>
        <w:pStyle w:val="Rubric"/>
      </w:pPr>
      <w:r>
        <w:t xml:space="preserve">Alleluia. </w:t>
      </w:r>
    </w:p>
    <w:p w14:paraId="7298288A" w14:textId="1623E12B" w:rsidR="00704CAA" w:rsidRDefault="00704CAA" w:rsidP="00704CAA">
      <w:pPr>
        <w:pStyle w:val="Rubric"/>
      </w:pPr>
      <w:r>
        <w:t>Glory…</w:t>
      </w:r>
    </w:p>
    <w:p w14:paraId="7981F6B3" w14:textId="202A2A2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w:t>
      </w:r>
      <w:r w:rsidR="00445B52">
        <w:t xml:space="preserve">and </w:t>
      </w:r>
      <w:r w:rsidR="00445B52">
        <w:fldChar w:fldCharType="begin"/>
      </w:r>
      <w:r w:rsidR="00445B52">
        <w:instrText xml:space="preserve"> REF _Ref448127130 \h </w:instrText>
      </w:r>
      <w:r w:rsidR="00445B52">
        <w:fldChar w:fldCharType="separate"/>
      </w:r>
      <w:r w:rsidR="000E2EAC">
        <w:t>The Psalms of Midnight (The Beginning of Watches)</w:t>
      </w:r>
      <w:r w:rsidR="00445B52">
        <w:fldChar w:fldCharType="end"/>
      </w:r>
      <w:r w:rsidR="00445B52">
        <w:t xml:space="preserve"> </w:t>
      </w:r>
      <w:r>
        <w:t>conclude here.</w:t>
      </w:r>
    </w:p>
    <w:p w14:paraId="52583A88" w14:textId="77777777" w:rsidR="00704CAA" w:rsidRDefault="00704CAA" w:rsidP="00704CAA">
      <w:pPr>
        <w:pStyle w:val="Heading3"/>
      </w:pPr>
      <w:bookmarkStart w:id="319" w:name="_Ref435990063"/>
      <w:bookmarkStart w:id="320" w:name="_Toc473283616"/>
      <w:r>
        <w:t>Kathisma 18</w:t>
      </w:r>
      <w:bookmarkEnd w:id="319"/>
      <w:bookmarkEnd w:id="320"/>
    </w:p>
    <w:p w14:paraId="1DCA4BC0" w14:textId="77777777" w:rsidR="00704CAA" w:rsidRPr="003D4656" w:rsidRDefault="00704CAA" w:rsidP="00704CAA">
      <w:pPr>
        <w:pStyle w:val="Rubric"/>
      </w:pPr>
      <w:r>
        <w:t>The Songs of Ascent to Jerusalem (Psalms 119 – 133) begin here.</w:t>
      </w:r>
    </w:p>
    <w:p w14:paraId="74C8BE24" w14:textId="77777777" w:rsidR="00704CAA" w:rsidRPr="00FD25B7" w:rsidRDefault="00704CAA" w:rsidP="00704CAA">
      <w:pPr>
        <w:pStyle w:val="Heading4"/>
      </w:pPr>
      <w:bookmarkStart w:id="321" w:name="_Ref411967235"/>
      <w:r>
        <w:t>Psalm</w:t>
      </w:r>
      <w:r w:rsidRPr="00AB1781">
        <w:t xml:space="preserve"> 119</w:t>
      </w:r>
      <w:r>
        <w:t>: “When I was afflicted, I cried out to the Lord”</w:t>
      </w:r>
      <w:bookmarkEnd w:id="321"/>
    </w:p>
    <w:p w14:paraId="5433708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5470B1D9"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Arrows of Love</w:t>
      </w:r>
    </w:p>
    <w:p w14:paraId="38A87B67" w14:textId="08BD040D"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360884DE" w14:textId="0BA488DF" w:rsidR="0008188E" w:rsidRDefault="0008188E" w:rsidP="00704CAA">
      <w:pPr>
        <w:pStyle w:val="Rubric"/>
      </w:pPr>
      <w:r>
        <w:fldChar w:fldCharType="begin"/>
      </w:r>
      <w:r>
        <w:instrText xml:space="preserve"> REF _Ref434580361 \h </w:instrText>
      </w:r>
      <w:r>
        <w:fldChar w:fldCharType="separate"/>
      </w:r>
      <w:r w:rsidR="000E2EAC">
        <w:t>The Psalms of the Middle Watch</w:t>
      </w:r>
      <w:r>
        <w:fldChar w:fldCharType="end"/>
      </w:r>
      <w:r w:rsidR="00721035">
        <w:t>. Reserved for the presbyter, if present.</w:t>
      </w:r>
    </w:p>
    <w:p w14:paraId="0263C4A0" w14:textId="723D6715" w:rsidR="00704CAA" w:rsidRPr="00AB1781" w:rsidRDefault="00704CAA" w:rsidP="00704CAA">
      <w:pPr>
        <w:pStyle w:val="Rubric"/>
      </w:pPr>
      <w:r w:rsidRPr="00AB1781">
        <w:lastRenderedPageBreak/>
        <w:t>1 (A Song of Ascents)</w:t>
      </w:r>
    </w:p>
    <w:p w14:paraId="487AEC17" w14:textId="77777777" w:rsidR="00704CAA" w:rsidRPr="00AB1781" w:rsidRDefault="00704CAA" w:rsidP="00704CAA">
      <w:pPr>
        <w:pStyle w:val="EnglishHangNoCoptic"/>
      </w:pPr>
      <w:r>
        <w:t>When I was afflicted, I cried out to the Lord,</w:t>
      </w:r>
    </w:p>
    <w:p w14:paraId="2EC01084" w14:textId="77777777" w:rsidR="00704CAA" w:rsidRPr="00AB1781" w:rsidRDefault="00704CAA" w:rsidP="00704CAA">
      <w:pPr>
        <w:pStyle w:val="EnglishHangEndNoCoptic"/>
      </w:pPr>
      <w:r>
        <w:tab/>
      </w:r>
      <w:r w:rsidRPr="00AB1781">
        <w:t xml:space="preserve">and He </w:t>
      </w:r>
      <w:r>
        <w:t>heard</w:t>
      </w:r>
      <w:r w:rsidRPr="00AB1781">
        <w:t xml:space="preserve"> me.</w:t>
      </w:r>
    </w:p>
    <w:p w14:paraId="1946607D" w14:textId="77777777" w:rsidR="00704CAA" w:rsidRPr="00AB1781" w:rsidRDefault="00704CAA" w:rsidP="00704CAA">
      <w:pPr>
        <w:pStyle w:val="EnglishHangNoCoptic"/>
      </w:pPr>
      <w:r w:rsidRPr="00AB1781">
        <w:t xml:space="preserve">2 O Lord, </w:t>
      </w:r>
      <w:r>
        <w:t>[You will]</w:t>
      </w:r>
      <w:r>
        <w:rPr>
          <w:rStyle w:val="FootnoteReference"/>
        </w:rPr>
        <w:footnoteReference w:id="761"/>
      </w:r>
      <w:r>
        <w:t xml:space="preserve"> </w:t>
      </w:r>
      <w:r w:rsidRPr="00AB1781">
        <w:t xml:space="preserve">deliver my soul from </w:t>
      </w:r>
      <w:r>
        <w:t>unjust</w:t>
      </w:r>
      <w:r w:rsidRPr="00AB1781">
        <w:t xml:space="preserve"> lips,</w:t>
      </w:r>
    </w:p>
    <w:p w14:paraId="3BF0484B" w14:textId="77777777" w:rsidR="00704CAA" w:rsidRPr="00AB1781" w:rsidRDefault="00704CAA" w:rsidP="00704CAA">
      <w:pPr>
        <w:pStyle w:val="EnglishHangEndNoCoptic"/>
      </w:pPr>
      <w:r w:rsidRPr="00AB1781">
        <w:tab/>
        <w:t xml:space="preserve">and from a </w:t>
      </w:r>
      <w:r>
        <w:t>deceitful</w:t>
      </w:r>
      <w:r w:rsidRPr="00AB1781">
        <w:t xml:space="preserve"> tongue.</w:t>
      </w:r>
    </w:p>
    <w:p w14:paraId="0C123785" w14:textId="77777777" w:rsidR="00704CAA" w:rsidRPr="00AB1781" w:rsidRDefault="00704CAA" w:rsidP="00704CAA">
      <w:pPr>
        <w:pStyle w:val="EnglishHangNoCoptic"/>
      </w:pPr>
      <w:r w:rsidRPr="00AB1781">
        <w:t xml:space="preserve">3 What </w:t>
      </w:r>
      <w:r>
        <w:t>might be given y</w:t>
      </w:r>
      <w:r w:rsidRPr="00AB1781">
        <w:t>ou,</w:t>
      </w:r>
    </w:p>
    <w:p w14:paraId="31E8ADBA" w14:textId="77777777" w:rsidR="00704CAA" w:rsidRPr="00AB1781" w:rsidRDefault="00704CAA" w:rsidP="00704CAA">
      <w:pPr>
        <w:pStyle w:val="EnglishHangNoCoptic"/>
      </w:pPr>
      <w:r w:rsidRPr="00AB1781">
        <w:tab/>
      </w:r>
      <w:r>
        <w:t>And what [protection] might be added to you,</w:t>
      </w:r>
    </w:p>
    <w:p w14:paraId="465D8C31" w14:textId="77777777" w:rsidR="00704CAA" w:rsidRPr="00AB1781" w:rsidRDefault="00704CAA" w:rsidP="00704CAA">
      <w:pPr>
        <w:pStyle w:val="EnglishHangEndNoCoptic"/>
      </w:pPr>
      <w:r w:rsidRPr="00AB1781">
        <w:tab/>
        <w:t xml:space="preserve">against a </w:t>
      </w:r>
      <w:r>
        <w:t>deceitful</w:t>
      </w:r>
      <w:r w:rsidRPr="00AB1781">
        <w:t xml:space="preserve"> tongue</w:t>
      </w:r>
      <w:r>
        <w:t>?</w:t>
      </w:r>
      <w:r>
        <w:rPr>
          <w:rStyle w:val="FootnoteReference"/>
        </w:rPr>
        <w:footnoteReference w:id="762"/>
      </w:r>
    </w:p>
    <w:p w14:paraId="0DD8028E" w14:textId="77777777" w:rsidR="00704CAA" w:rsidRPr="00AB1781" w:rsidRDefault="00704CAA" w:rsidP="00704CAA">
      <w:pPr>
        <w:pStyle w:val="EnglishHangNoCoptic"/>
      </w:pPr>
      <w:r>
        <w:t xml:space="preserve">4 The </w:t>
      </w:r>
      <w:r w:rsidRPr="00AB1781">
        <w:t xml:space="preserve">arrows of the mighty </w:t>
      </w:r>
      <w:r>
        <w:t>are sharpened</w:t>
      </w:r>
    </w:p>
    <w:p w14:paraId="32E6B164" w14:textId="77777777" w:rsidR="00704CAA" w:rsidRPr="00AB1781" w:rsidRDefault="00704CAA" w:rsidP="00704CAA">
      <w:pPr>
        <w:pStyle w:val="EnglishHangEndNoCoptic"/>
      </w:pPr>
      <w:r w:rsidRPr="00AB1781">
        <w:tab/>
        <w:t xml:space="preserve">with </w:t>
      </w:r>
      <w:r>
        <w:t xml:space="preserve">hot desert </w:t>
      </w:r>
      <w:r w:rsidRPr="00AB1781">
        <w:t>coals.</w:t>
      </w:r>
      <w:r w:rsidRPr="00AB1781">
        <w:rPr>
          <w:rStyle w:val="FootnoteReference"/>
        </w:rPr>
        <w:footnoteReference w:id="763"/>
      </w:r>
    </w:p>
    <w:p w14:paraId="57301ED2" w14:textId="77777777" w:rsidR="00704CAA" w:rsidRPr="00AB1781" w:rsidRDefault="00704CAA" w:rsidP="00704CAA">
      <w:pPr>
        <w:pStyle w:val="EnglishHangNoCoptic"/>
      </w:pPr>
      <w:r w:rsidRPr="00AB1781">
        <w:t xml:space="preserve">5 Woe is me, that my </w:t>
      </w:r>
      <w:r>
        <w:t>sojourning was prolonged;</w:t>
      </w:r>
    </w:p>
    <w:p w14:paraId="6C1B41CB" w14:textId="77777777" w:rsidR="00704CAA" w:rsidRPr="00AB1781" w:rsidRDefault="00704CAA" w:rsidP="00704CAA">
      <w:pPr>
        <w:pStyle w:val="EnglishHangEndNoCoptic"/>
      </w:pPr>
      <w:r w:rsidRPr="00AB1781">
        <w:tab/>
        <w:t>I live</w:t>
      </w:r>
      <w:r>
        <w:t>d</w:t>
      </w:r>
      <w:r w:rsidRPr="00AB1781">
        <w:t xml:space="preserve"> among the tents of Kedar.</w:t>
      </w:r>
    </w:p>
    <w:p w14:paraId="6CB7EAFA" w14:textId="77777777" w:rsidR="00704CAA" w:rsidRPr="00AB1781" w:rsidRDefault="00704CAA" w:rsidP="00704CAA">
      <w:pPr>
        <w:pStyle w:val="EnglishHangEndNoCoptic"/>
      </w:pPr>
      <w:r w:rsidRPr="00AB1781">
        <w:t xml:space="preserve">6 My soul </w:t>
      </w:r>
      <w:r>
        <w:t>sojourned very much.</w:t>
      </w:r>
    </w:p>
    <w:p w14:paraId="66BE57C1" w14:textId="77777777" w:rsidR="00704CAA" w:rsidRPr="00AB1781" w:rsidRDefault="00704CAA" w:rsidP="00704CAA">
      <w:pPr>
        <w:pStyle w:val="EnglishHangNoCoptic"/>
      </w:pPr>
      <w:r w:rsidRPr="00AB1781">
        <w:t>7</w:t>
      </w:r>
      <w:r>
        <w:t xml:space="preserve"> I was</w:t>
      </w:r>
      <w:r w:rsidRPr="00AB1781">
        <w:t xml:space="preserve"> peaceful</w:t>
      </w:r>
      <w:r>
        <w:t xml:space="preserve"> with those who hate peace;</w:t>
      </w:r>
    </w:p>
    <w:p w14:paraId="2F396659" w14:textId="77777777" w:rsidR="00704CAA" w:rsidRPr="00AB1781" w:rsidRDefault="00704CAA" w:rsidP="00704CAA">
      <w:pPr>
        <w:pStyle w:val="EnglishHangNoCoptic"/>
      </w:pPr>
      <w:r w:rsidRPr="00AB1781">
        <w:tab/>
        <w:t>when I speak to them,</w:t>
      </w:r>
    </w:p>
    <w:p w14:paraId="48183900" w14:textId="3E384EB7" w:rsidR="00704CAA" w:rsidRDefault="00704CAA" w:rsidP="00704CAA">
      <w:pPr>
        <w:pStyle w:val="EnglishHangEndNoCoptic"/>
      </w:pPr>
      <w:r w:rsidRPr="00AB1781">
        <w:tab/>
        <w:t xml:space="preserve">they </w:t>
      </w:r>
      <w:r>
        <w:t>fought</w:t>
      </w:r>
      <w:r w:rsidRPr="00AB1781">
        <w:t xml:space="preserve"> </w:t>
      </w:r>
      <w:r>
        <w:t xml:space="preserve">against </w:t>
      </w:r>
      <w:r w:rsidRPr="00AB1781">
        <w:t xml:space="preserve">me without </w:t>
      </w:r>
      <w:r>
        <w:t>cause</w:t>
      </w:r>
      <w:r w:rsidRPr="00AB1781">
        <w:t>.</w:t>
      </w:r>
    </w:p>
    <w:p w14:paraId="59D7CFE1" w14:textId="77777777" w:rsidR="00AD6F95" w:rsidRDefault="00704CAA" w:rsidP="00704CAA">
      <w:pPr>
        <w:pStyle w:val="Rubric"/>
      </w:pPr>
      <w:r>
        <w:t>Alleluia.</w:t>
      </w:r>
    </w:p>
    <w:p w14:paraId="644F9894" w14:textId="1E45828C"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08188E">
        <w:t xml:space="preserve">and </w:t>
      </w:r>
      <w:r w:rsidR="0008188E">
        <w:fldChar w:fldCharType="begin"/>
      </w:r>
      <w:r w:rsidR="0008188E">
        <w:instrText xml:space="preserve"> REF _Ref434580361 \h </w:instrText>
      </w:r>
      <w:r w:rsidR="0008188E">
        <w:fldChar w:fldCharType="separate"/>
      </w:r>
      <w:r w:rsidR="000E2EAC">
        <w:t>The Psalms of the Middle Watch</w:t>
      </w:r>
      <w:r w:rsidR="0008188E">
        <w:fldChar w:fldCharType="end"/>
      </w:r>
      <w:r w:rsidR="0008188E">
        <w:t xml:space="preserve"> </w:t>
      </w:r>
      <w:r>
        <w:t xml:space="preserve">continue with </w:t>
      </w:r>
      <w:r>
        <w:fldChar w:fldCharType="begin"/>
      </w:r>
      <w:r>
        <w:instrText xml:space="preserve"> REF _Ref411967252 \h </w:instrText>
      </w:r>
      <w:r>
        <w:fldChar w:fldCharType="separate"/>
      </w:r>
      <w:r w:rsidR="000E2EAC">
        <w:t>Psalm</w:t>
      </w:r>
      <w:r w:rsidR="000E2EAC" w:rsidRPr="00AB1781">
        <w:t xml:space="preserve"> 120</w:t>
      </w:r>
      <w:r w:rsidR="000E2EAC">
        <w:t>: “I lifted up my eyes to the mountains”</w:t>
      </w:r>
      <w:r>
        <w:fldChar w:fldCharType="end"/>
      </w:r>
      <w:r>
        <w:t>.</w:t>
      </w:r>
    </w:p>
    <w:p w14:paraId="5C9D4EF7" w14:textId="77777777" w:rsidR="00704CAA" w:rsidRPr="00FD25B7" w:rsidRDefault="00704CAA" w:rsidP="00704CAA">
      <w:pPr>
        <w:pStyle w:val="Heading4"/>
      </w:pPr>
      <w:bookmarkStart w:id="322" w:name="_Ref411967252"/>
      <w:r>
        <w:t>Psalm</w:t>
      </w:r>
      <w:r w:rsidRPr="00AB1781">
        <w:t xml:space="preserve"> 120</w:t>
      </w:r>
      <w:r>
        <w:t>: “I lifted up my eyes to the mountains”</w:t>
      </w:r>
      <w:bookmarkEnd w:id="322"/>
    </w:p>
    <w:p w14:paraId="19EB3479"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6F48B828" w14:textId="77777777" w:rsidR="00704CAA" w:rsidRPr="00F14AA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Tunneling Mountains</w:t>
      </w:r>
    </w:p>
    <w:p w14:paraId="047A8EE8" w14:textId="734CBEC0"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591CEAC9" w14:textId="6382C2E0"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53CDCB32" w14:textId="643C9DB2" w:rsidR="00704CAA" w:rsidRPr="00AB1781" w:rsidRDefault="00704CAA" w:rsidP="00704CAA">
      <w:pPr>
        <w:pStyle w:val="Rubric"/>
      </w:pPr>
      <w:r w:rsidRPr="00AB1781">
        <w:t>1 (A Song of Ascents)</w:t>
      </w:r>
    </w:p>
    <w:p w14:paraId="18F90FF6" w14:textId="77777777" w:rsidR="00704CAA" w:rsidRPr="00AB1781" w:rsidRDefault="00704CAA" w:rsidP="00704CAA">
      <w:pPr>
        <w:pStyle w:val="EnglishHangNoCoptic"/>
      </w:pPr>
      <w:r w:rsidRPr="00AB1781">
        <w:t>I lift</w:t>
      </w:r>
      <w:r>
        <w:t>ed up my eyes to the mountains;</w:t>
      </w:r>
      <w:r w:rsidRPr="00AB1781">
        <w:rPr>
          <w:rStyle w:val="FootnoteReference"/>
        </w:rPr>
        <w:footnoteReference w:id="764"/>
      </w:r>
    </w:p>
    <w:p w14:paraId="25E61F32" w14:textId="77777777" w:rsidR="00704CAA" w:rsidRPr="00AB1781" w:rsidRDefault="00704CAA" w:rsidP="00704CAA">
      <w:pPr>
        <w:pStyle w:val="EnglishHangEndNoCoptic"/>
      </w:pPr>
      <w:r>
        <w:tab/>
        <w:t>w</w:t>
      </w:r>
      <w:r w:rsidRPr="00AB1781">
        <w:t>here will my help come from?</w:t>
      </w:r>
    </w:p>
    <w:p w14:paraId="084777F1" w14:textId="77777777" w:rsidR="00704CAA" w:rsidRPr="00AB1781" w:rsidRDefault="00704CAA" w:rsidP="00704CAA">
      <w:pPr>
        <w:pStyle w:val="EnglishHangNoCoptic"/>
      </w:pPr>
      <w:r w:rsidRPr="00AB1781">
        <w:lastRenderedPageBreak/>
        <w:t>2 My help comes from the Lord,</w:t>
      </w:r>
    </w:p>
    <w:p w14:paraId="38D1038F" w14:textId="77777777" w:rsidR="00704CAA" w:rsidRPr="00AB1781" w:rsidRDefault="00704CAA" w:rsidP="00704CAA">
      <w:pPr>
        <w:pStyle w:val="EnglishHangEndNoCoptic"/>
      </w:pPr>
      <w:r w:rsidRPr="00AB1781">
        <w:tab/>
        <w:t>Who made heaven and earth.</w:t>
      </w:r>
    </w:p>
    <w:p w14:paraId="458268D4" w14:textId="77777777" w:rsidR="00704CAA" w:rsidRPr="00AB1781" w:rsidRDefault="00704CAA" w:rsidP="00704CAA">
      <w:pPr>
        <w:pStyle w:val="EnglishHangNoCoptic"/>
      </w:pPr>
      <w:r w:rsidRPr="00AB1781">
        <w:t xml:space="preserve">3 </w:t>
      </w:r>
      <w:r>
        <w:t>Do not l</w:t>
      </w:r>
      <w:r w:rsidRPr="00AB1781">
        <w:t>et your foot be moved,</w:t>
      </w:r>
    </w:p>
    <w:p w14:paraId="36FC6BBA" w14:textId="77777777" w:rsidR="00704CAA" w:rsidRPr="00FD25B7" w:rsidRDefault="00704CAA" w:rsidP="00704CAA">
      <w:pPr>
        <w:pStyle w:val="EnglishHangEndNoCoptic"/>
      </w:pPr>
      <w:r w:rsidRPr="00AB1781">
        <w:tab/>
        <w:t xml:space="preserve">nor </w:t>
      </w:r>
      <w:r>
        <w:t>let He</w:t>
      </w:r>
      <w:r w:rsidRPr="00AB1781">
        <w:t xml:space="preserve"> Who keeps you slumber.</w:t>
      </w:r>
      <w:r w:rsidRPr="00AB1781">
        <w:rPr>
          <w:rStyle w:val="FootnoteReference"/>
        </w:rPr>
        <w:footnoteReference w:id="765"/>
      </w:r>
    </w:p>
    <w:p w14:paraId="0CBD88D4" w14:textId="77777777" w:rsidR="00704CAA" w:rsidRPr="00AB1781" w:rsidRDefault="00704CAA" w:rsidP="00704CAA">
      <w:pPr>
        <w:pStyle w:val="EnglishHangNoCoptic"/>
      </w:pPr>
      <w:r w:rsidRPr="00AB1781">
        <w:t xml:space="preserve">4 </w:t>
      </w:r>
      <w:r>
        <w:t>See</w:t>
      </w:r>
      <w:r w:rsidRPr="00AB1781">
        <w:t>, He Who keeps Israel</w:t>
      </w:r>
    </w:p>
    <w:p w14:paraId="5E36E0B7" w14:textId="77777777" w:rsidR="00704CAA" w:rsidRPr="00AB1781" w:rsidRDefault="00704CAA" w:rsidP="00704CAA">
      <w:pPr>
        <w:pStyle w:val="EnglishHangEndNoCoptic"/>
      </w:pPr>
      <w:r w:rsidRPr="00AB1781">
        <w:tab/>
        <w:t>will neither slumber nor sleep.</w:t>
      </w:r>
    </w:p>
    <w:p w14:paraId="7A57B30E" w14:textId="77777777" w:rsidR="00704CAA" w:rsidRPr="00AB1781" w:rsidRDefault="00704CAA" w:rsidP="00704CAA">
      <w:pPr>
        <w:pStyle w:val="EnglishHangNoCoptic"/>
      </w:pPr>
      <w:r w:rsidRPr="00AB1781">
        <w:t>5 The Lord will keep you;</w:t>
      </w:r>
    </w:p>
    <w:p w14:paraId="117D137B" w14:textId="77777777" w:rsidR="00704CAA" w:rsidRPr="00AB1781" w:rsidRDefault="00704CAA" w:rsidP="00704CAA">
      <w:pPr>
        <w:pStyle w:val="EnglishHangEndNoCoptic"/>
      </w:pPr>
      <w:r w:rsidRPr="00AB1781">
        <w:tab/>
        <w:t xml:space="preserve">the Lord is your </w:t>
      </w:r>
      <w:r>
        <w:t>shelter</w:t>
      </w:r>
      <w:r w:rsidRPr="00AB1781">
        <w:t xml:space="preserve"> at your right hand.</w:t>
      </w:r>
    </w:p>
    <w:p w14:paraId="0660FEAC" w14:textId="77777777" w:rsidR="00704CAA" w:rsidRPr="00AB1781" w:rsidRDefault="00704CAA" w:rsidP="00704CAA">
      <w:pPr>
        <w:pStyle w:val="EnglishHangNoCoptic"/>
      </w:pPr>
      <w:r w:rsidRPr="00AB1781">
        <w:t>6 The sun will not burn you by day,</w:t>
      </w:r>
    </w:p>
    <w:p w14:paraId="5216CDAC" w14:textId="77777777" w:rsidR="00704CAA" w:rsidRPr="00AB1781" w:rsidRDefault="00704CAA" w:rsidP="00704CAA">
      <w:pPr>
        <w:pStyle w:val="EnglishHangEndNoCoptic"/>
      </w:pPr>
      <w:r w:rsidRPr="00AB1781">
        <w:tab/>
        <w:t>nor the moon by night.</w:t>
      </w:r>
    </w:p>
    <w:p w14:paraId="4FDD1A5F" w14:textId="77777777" w:rsidR="00704CAA" w:rsidRPr="00AB1781" w:rsidRDefault="00704CAA" w:rsidP="00704CAA">
      <w:pPr>
        <w:pStyle w:val="EnglishHangNoCoptic"/>
      </w:pPr>
      <w:r w:rsidRPr="00AB1781">
        <w:t xml:space="preserve">7 </w:t>
      </w:r>
      <w:r>
        <w:t>T</w:t>
      </w:r>
      <w:r w:rsidRPr="00AB1781">
        <w:t xml:space="preserve">he Lord </w:t>
      </w:r>
      <w:r>
        <w:t>will guard</w:t>
      </w:r>
      <w:r w:rsidRPr="00AB1781">
        <w:t xml:space="preserve"> you from all evil;</w:t>
      </w:r>
    </w:p>
    <w:p w14:paraId="70499503" w14:textId="77777777" w:rsidR="00704CAA" w:rsidRPr="00AB1781" w:rsidRDefault="00704CAA" w:rsidP="00704CAA">
      <w:pPr>
        <w:pStyle w:val="EnglishHangEndNoCoptic"/>
      </w:pPr>
      <w:r w:rsidRPr="00AB1781">
        <w:tab/>
        <w:t xml:space="preserve">the Lord will </w:t>
      </w:r>
      <w:r>
        <w:t>guard</w:t>
      </w:r>
      <w:r w:rsidRPr="00AB1781">
        <w:t xml:space="preserve"> your soul.</w:t>
      </w:r>
    </w:p>
    <w:p w14:paraId="51E68083" w14:textId="77777777" w:rsidR="00704CAA" w:rsidRPr="00AB1781" w:rsidRDefault="00704CAA" w:rsidP="00704CAA">
      <w:pPr>
        <w:pStyle w:val="EnglishHangNoCoptic"/>
      </w:pPr>
      <w:r w:rsidRPr="00AB1781">
        <w:t xml:space="preserve">8 The Lord will </w:t>
      </w:r>
      <w:r>
        <w:t>guard</w:t>
      </w:r>
      <w:r w:rsidRPr="00AB1781">
        <w:t xml:space="preserve"> your coming </w:t>
      </w:r>
      <w:r>
        <w:t xml:space="preserve">in </w:t>
      </w:r>
      <w:r w:rsidRPr="00AB1781">
        <w:t>and going</w:t>
      </w:r>
      <w:r>
        <w:t xml:space="preserve"> out</w:t>
      </w:r>
      <w:r w:rsidRPr="00AB1781">
        <w:t>,</w:t>
      </w:r>
    </w:p>
    <w:p w14:paraId="12DCF523" w14:textId="77777777" w:rsidR="00704CAA" w:rsidRDefault="00704CAA" w:rsidP="00704CAA">
      <w:pPr>
        <w:pStyle w:val="EnglishHangEndNoCoptic"/>
      </w:pPr>
      <w:r w:rsidRPr="00AB1781">
        <w:tab/>
        <w:t xml:space="preserve">from now and </w:t>
      </w:r>
      <w:r>
        <w:t>unto the ages</w:t>
      </w:r>
      <w:r w:rsidRPr="00AB1781">
        <w:t>.</w:t>
      </w:r>
    </w:p>
    <w:p w14:paraId="56B7827D" w14:textId="77777777" w:rsidR="00AD6F95" w:rsidRDefault="00704CAA" w:rsidP="00704CAA">
      <w:pPr>
        <w:pStyle w:val="Rubric"/>
      </w:pPr>
      <w:r>
        <w:t>Alleluia.</w:t>
      </w:r>
    </w:p>
    <w:p w14:paraId="41B5077F" w14:textId="0CA36DB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_Ref411967283 \h </w:instrText>
      </w:r>
      <w:r>
        <w:fldChar w:fldCharType="separate"/>
      </w:r>
      <w:r w:rsidR="000E2EAC">
        <w:t>Psalm</w:t>
      </w:r>
      <w:r w:rsidR="000E2EAC" w:rsidRPr="00AB1781">
        <w:t xml:space="preserve"> 121</w:t>
      </w:r>
      <w:r w:rsidR="000E2EAC">
        <w:t>: “I was glad when they said to me, ‘we will go to the house of the Lord’”</w:t>
      </w:r>
      <w:r>
        <w:fldChar w:fldCharType="end"/>
      </w:r>
      <w:r>
        <w:t>.</w:t>
      </w:r>
      <w:r w:rsidR="00704CAA">
        <w:t xml:space="preserve"> </w:t>
      </w:r>
    </w:p>
    <w:p w14:paraId="58ED6D6D" w14:textId="77777777" w:rsidR="00704CAA" w:rsidRPr="00FD25B7" w:rsidRDefault="00704CAA" w:rsidP="00704CAA">
      <w:pPr>
        <w:pStyle w:val="Heading4"/>
      </w:pPr>
      <w:bookmarkStart w:id="323" w:name="_Ref411967283"/>
      <w:r>
        <w:t>Psalm</w:t>
      </w:r>
      <w:r w:rsidRPr="00AB1781">
        <w:t xml:space="preserve"> 121</w:t>
      </w:r>
      <w:r>
        <w:t>: “I was glad when they said to me, ‘we will go to the house of the Lord’”</w:t>
      </w:r>
      <w:bookmarkEnd w:id="323"/>
    </w:p>
    <w:p w14:paraId="278BC3B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37E02A8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 for the Peace of Jerusalem</w:t>
      </w:r>
    </w:p>
    <w:p w14:paraId="740FDE42" w14:textId="60F9075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49277EA1" w14:textId="0678BD1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DCB8DB3" w14:textId="1E02FF7B" w:rsidR="00704CAA" w:rsidRPr="00AB1781" w:rsidRDefault="00704CAA" w:rsidP="00704CAA">
      <w:pPr>
        <w:pStyle w:val="Rubric"/>
      </w:pPr>
      <w:r w:rsidRPr="00AB1781">
        <w:t>1 (A Song of Ascents)</w:t>
      </w:r>
    </w:p>
    <w:p w14:paraId="7507E903" w14:textId="77777777" w:rsidR="00704CAA" w:rsidRPr="00AB1781" w:rsidRDefault="00704CAA" w:rsidP="00704CAA">
      <w:pPr>
        <w:pStyle w:val="EnglishHangNoCoptic"/>
      </w:pPr>
      <w:r>
        <w:t>I was glad when they said to me,</w:t>
      </w:r>
    </w:p>
    <w:p w14:paraId="4B8301E3" w14:textId="77777777" w:rsidR="00704CAA" w:rsidRPr="00AB1781" w:rsidRDefault="00704CAA" w:rsidP="00704CAA">
      <w:pPr>
        <w:pStyle w:val="EnglishHangEndNoCoptic"/>
      </w:pPr>
      <w:r>
        <w:tab/>
        <w:t>“we will go to the house of the Lord.”</w:t>
      </w:r>
    </w:p>
    <w:p w14:paraId="7BEC4D95" w14:textId="77777777" w:rsidR="00704CAA" w:rsidRPr="00AB1781" w:rsidRDefault="00704CAA" w:rsidP="00704CAA">
      <w:pPr>
        <w:pStyle w:val="EnglishHangNoCoptic"/>
      </w:pPr>
      <w:r w:rsidRPr="00AB1781">
        <w:lastRenderedPageBreak/>
        <w:t xml:space="preserve">2 Our feet </w:t>
      </w:r>
      <w:r>
        <w:t>stood</w:t>
      </w:r>
    </w:p>
    <w:p w14:paraId="33695174" w14:textId="77777777" w:rsidR="00704CAA" w:rsidRPr="00AB1781" w:rsidRDefault="00704CAA" w:rsidP="00704CAA">
      <w:pPr>
        <w:pStyle w:val="EnglishHangEndNoCoptic"/>
      </w:pPr>
      <w:r w:rsidRPr="00AB1781">
        <w:tab/>
        <w:t>in your courts, O Jerusalem.</w:t>
      </w:r>
    </w:p>
    <w:p w14:paraId="6A66A096" w14:textId="77777777" w:rsidR="00704CAA" w:rsidRPr="00AB1781" w:rsidRDefault="00704CAA" w:rsidP="00704CAA">
      <w:pPr>
        <w:pStyle w:val="EnglishHangNoCoptic"/>
      </w:pPr>
      <w:r w:rsidRPr="00AB1781">
        <w:t>3 Jerusalem is built as a city</w:t>
      </w:r>
    </w:p>
    <w:p w14:paraId="7E2B8556" w14:textId="77777777" w:rsidR="00704CAA" w:rsidRPr="00AB1781" w:rsidRDefault="00704CAA" w:rsidP="00704CAA">
      <w:pPr>
        <w:pStyle w:val="EnglishHangEndNoCoptic"/>
      </w:pPr>
      <w:r w:rsidRPr="00AB1781">
        <w:tab/>
        <w:t xml:space="preserve">that is shared </w:t>
      </w:r>
      <w:r>
        <w:t>in common</w:t>
      </w:r>
      <w:r>
        <w:rPr>
          <w:rStyle w:val="FootnoteReference"/>
        </w:rPr>
        <w:footnoteReference w:id="766"/>
      </w:r>
      <w:r w:rsidRPr="00AB1781">
        <w:t>.</w:t>
      </w:r>
    </w:p>
    <w:p w14:paraId="66A73531" w14:textId="77777777" w:rsidR="00704CAA" w:rsidRPr="00AB1781" w:rsidRDefault="00704CAA" w:rsidP="00704CAA">
      <w:pPr>
        <w:pStyle w:val="EnglishHangNoCoptic"/>
      </w:pPr>
      <w:r w:rsidRPr="00AB1781">
        <w:t>4 For the tribes go up</w:t>
      </w:r>
      <w:r>
        <w:t xml:space="preserve"> there</w:t>
      </w:r>
      <w:r w:rsidRPr="00AB1781">
        <w:t>,</w:t>
      </w:r>
    </w:p>
    <w:p w14:paraId="37B089DE" w14:textId="77777777" w:rsidR="00704CAA" w:rsidRPr="00AB1781" w:rsidRDefault="00704CAA" w:rsidP="00704CAA">
      <w:pPr>
        <w:pStyle w:val="EnglishHangNoCoptic"/>
      </w:pPr>
      <w:r w:rsidRPr="00AB1781">
        <w:tab/>
        <w:t>the tribes of the Lord,</w:t>
      </w:r>
    </w:p>
    <w:p w14:paraId="0AA5E72A" w14:textId="77777777" w:rsidR="00704CAA" w:rsidRPr="00AB1781" w:rsidRDefault="00704CAA" w:rsidP="00704CAA">
      <w:pPr>
        <w:pStyle w:val="EnglishHangNoCoptic"/>
      </w:pPr>
      <w:r w:rsidRPr="00AB1781">
        <w:tab/>
        <w:t>as a testimony to Israel,</w:t>
      </w:r>
      <w:r w:rsidRPr="00AB1781">
        <w:rPr>
          <w:rStyle w:val="FootnoteReference"/>
        </w:rPr>
        <w:footnoteReference w:id="767"/>
      </w:r>
    </w:p>
    <w:p w14:paraId="19A1DDBF" w14:textId="77777777" w:rsidR="00704CAA" w:rsidRPr="00AB1781" w:rsidRDefault="00704CAA" w:rsidP="00704CAA">
      <w:pPr>
        <w:pStyle w:val="EnglishHangEndNoCoptic"/>
      </w:pPr>
      <w:r w:rsidRPr="00AB1781">
        <w:tab/>
        <w:t xml:space="preserve">to </w:t>
      </w:r>
      <w:r>
        <w:t>confess</w:t>
      </w:r>
      <w:r>
        <w:rPr>
          <w:rStyle w:val="FootnoteReference"/>
        </w:rPr>
        <w:footnoteReference w:id="768"/>
      </w:r>
      <w:r>
        <w:t xml:space="preserve"> the N</w:t>
      </w:r>
      <w:r w:rsidRPr="00AB1781">
        <w:t>ame of the Lord.</w:t>
      </w:r>
    </w:p>
    <w:p w14:paraId="71C4B7A8" w14:textId="77777777" w:rsidR="00704CAA" w:rsidRPr="00AB1781" w:rsidRDefault="00704CAA" w:rsidP="00704CAA">
      <w:pPr>
        <w:pStyle w:val="EnglishHangNoCoptic"/>
      </w:pPr>
      <w:r w:rsidRPr="00AB1781">
        <w:t>5 For the thrones for judgment</w:t>
      </w:r>
      <w:r>
        <w:t xml:space="preserve"> sat there</w:t>
      </w:r>
      <w:r w:rsidRPr="00AB1781">
        <w:t>,</w:t>
      </w:r>
    </w:p>
    <w:p w14:paraId="22C6AEFB" w14:textId="77777777" w:rsidR="00704CAA" w:rsidRPr="00AB1781" w:rsidRDefault="00704CAA" w:rsidP="00704CAA">
      <w:pPr>
        <w:pStyle w:val="EnglishHangEndNoCoptic"/>
      </w:pPr>
      <w:r w:rsidRPr="00AB1781">
        <w:tab/>
        <w:t xml:space="preserve">thrones </w:t>
      </w:r>
      <w:r>
        <w:t>over</w:t>
      </w:r>
      <w:r w:rsidRPr="00AB1781">
        <w:t xml:space="preserve"> the house of David.</w:t>
      </w:r>
    </w:p>
    <w:p w14:paraId="3B338BE8" w14:textId="77777777" w:rsidR="00704CAA" w:rsidRPr="00AB1781" w:rsidRDefault="00704CAA" w:rsidP="00704CAA">
      <w:pPr>
        <w:pStyle w:val="EnglishHangNoCoptic"/>
      </w:pPr>
      <w:r w:rsidRPr="00AB1781">
        <w:t xml:space="preserve">6 </w:t>
      </w:r>
      <w:r>
        <w:t>Seek after things pertaining to your peace, O Jerusalem</w:t>
      </w:r>
      <w:r>
        <w:rPr>
          <w:rStyle w:val="FootnoteReference"/>
        </w:rPr>
        <w:footnoteReference w:id="769"/>
      </w:r>
      <w:r w:rsidRPr="00AB1781">
        <w:t>,</w:t>
      </w:r>
    </w:p>
    <w:p w14:paraId="438B0A03" w14:textId="77777777" w:rsidR="00704CAA" w:rsidRPr="00AB1781" w:rsidRDefault="00704CAA" w:rsidP="00704CAA">
      <w:pPr>
        <w:pStyle w:val="EnglishHangEndNoCoptic"/>
      </w:pPr>
      <w:r w:rsidRPr="00AB1781">
        <w:tab/>
        <w:t>and abundance for those who love you.</w:t>
      </w:r>
      <w:r w:rsidRPr="00AB1781">
        <w:rPr>
          <w:rStyle w:val="FootnoteReference"/>
        </w:rPr>
        <w:footnoteReference w:id="770"/>
      </w:r>
    </w:p>
    <w:p w14:paraId="480C00E9" w14:textId="77777777" w:rsidR="00704CAA" w:rsidRPr="00AB1781" w:rsidRDefault="00704CAA" w:rsidP="00704CAA">
      <w:pPr>
        <w:pStyle w:val="EnglishHangNoCoptic"/>
      </w:pPr>
      <w:r w:rsidRPr="00AB1781">
        <w:t xml:space="preserve">7 </w:t>
      </w:r>
      <w:r>
        <w:t>Let there be peace in your power</w:t>
      </w:r>
      <w:r w:rsidRPr="00AB1781">
        <w:t>,</w:t>
      </w:r>
    </w:p>
    <w:p w14:paraId="0F8BD319" w14:textId="77777777" w:rsidR="00704CAA" w:rsidRPr="00AB1781" w:rsidRDefault="00704CAA" w:rsidP="00704CAA">
      <w:pPr>
        <w:pStyle w:val="EnglishHangEndNoCoptic"/>
      </w:pPr>
      <w:r w:rsidRPr="00AB1781">
        <w:tab/>
        <w:t xml:space="preserve">and abundance within your </w:t>
      </w:r>
      <w:r>
        <w:t xml:space="preserve">towered </w:t>
      </w:r>
      <w:r w:rsidRPr="00AB1781">
        <w:t>strongholds.</w:t>
      </w:r>
    </w:p>
    <w:p w14:paraId="022E2181" w14:textId="77777777" w:rsidR="00704CAA" w:rsidRPr="00AB1781" w:rsidRDefault="00704CAA" w:rsidP="00704CAA">
      <w:pPr>
        <w:pStyle w:val="EnglishHangNoCoptic"/>
      </w:pPr>
      <w:r w:rsidRPr="00AB1781">
        <w:t>8 For the sake of my brethren and my neighbo</w:t>
      </w:r>
      <w:r>
        <w:t>u</w:t>
      </w:r>
      <w:r w:rsidRPr="00AB1781">
        <w:t>rs,</w:t>
      </w:r>
    </w:p>
    <w:p w14:paraId="3EC806EA" w14:textId="77777777" w:rsidR="00704CAA" w:rsidRPr="00AB1781" w:rsidRDefault="00704CAA" w:rsidP="00704CAA">
      <w:pPr>
        <w:pStyle w:val="EnglishHangEndNoCoptic"/>
      </w:pPr>
      <w:r w:rsidRPr="00AB1781">
        <w:tab/>
        <w:t xml:space="preserve">I </w:t>
      </w:r>
      <w:r>
        <w:t>spoke</w:t>
      </w:r>
      <w:r w:rsidRPr="00AB1781">
        <w:t xml:space="preserve"> peace </w:t>
      </w:r>
      <w:r>
        <w:t>concerning</w:t>
      </w:r>
      <w:r w:rsidRPr="00AB1781">
        <w:t xml:space="preserve"> you.</w:t>
      </w:r>
    </w:p>
    <w:p w14:paraId="1ABE0991" w14:textId="77777777" w:rsidR="00704CAA" w:rsidRPr="00AB1781" w:rsidRDefault="00704CAA" w:rsidP="00704CAA">
      <w:pPr>
        <w:pStyle w:val="EnglishHangNoCoptic"/>
      </w:pPr>
      <w:r w:rsidRPr="00AB1781">
        <w:t>9 For the sake of the house of the Lord our God,</w:t>
      </w:r>
    </w:p>
    <w:p w14:paraId="0781BFE5" w14:textId="77777777" w:rsidR="00704CAA" w:rsidRDefault="00704CAA" w:rsidP="00704CAA">
      <w:pPr>
        <w:pStyle w:val="EnglishHangEndNoCoptic"/>
      </w:pPr>
      <w:r w:rsidRPr="00AB1781">
        <w:tab/>
        <w:t xml:space="preserve">I </w:t>
      </w:r>
      <w:r>
        <w:t>sought after</w:t>
      </w:r>
      <w:r w:rsidRPr="00AB1781">
        <w:t xml:space="preserve"> good</w:t>
      </w:r>
      <w:r>
        <w:t xml:space="preserve"> things for you</w:t>
      </w:r>
      <w:r w:rsidRPr="00AB1781">
        <w:t>.</w:t>
      </w:r>
    </w:p>
    <w:p w14:paraId="2F5B957E" w14:textId="77777777" w:rsidR="00AD6F95" w:rsidRDefault="00704CAA" w:rsidP="00704CAA">
      <w:pPr>
        <w:pStyle w:val="Rubric"/>
      </w:pPr>
      <w:r>
        <w:t>Alleluia.</w:t>
      </w:r>
    </w:p>
    <w:p w14:paraId="17AB5ADB" w14:textId="22AFF93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_Ref411967299 \h </w:instrText>
      </w:r>
      <w:r>
        <w:fldChar w:fldCharType="separate"/>
      </w:r>
      <w:r w:rsidR="000E2EAC">
        <w:t>Psalm</w:t>
      </w:r>
      <w:r w:rsidR="000E2EAC" w:rsidRPr="00AB1781">
        <w:t xml:space="preserve"> 122</w:t>
      </w:r>
      <w:r w:rsidR="000E2EAC">
        <w:t>: “I lift up my eyes to You, Who dwells in heaven”</w:t>
      </w:r>
      <w:r>
        <w:fldChar w:fldCharType="end"/>
      </w:r>
      <w:r>
        <w:t>.</w:t>
      </w:r>
      <w:r w:rsidR="00704CAA">
        <w:t xml:space="preserve"> </w:t>
      </w:r>
    </w:p>
    <w:p w14:paraId="23C952E9" w14:textId="77777777" w:rsidR="00704CAA" w:rsidRPr="00FD25B7" w:rsidRDefault="00704CAA" w:rsidP="00704CAA">
      <w:pPr>
        <w:pStyle w:val="Heading4"/>
      </w:pPr>
      <w:bookmarkStart w:id="324" w:name="_Ref411967299"/>
      <w:r>
        <w:t>Psalm</w:t>
      </w:r>
      <w:r w:rsidRPr="00AB1781">
        <w:t xml:space="preserve"> 122</w:t>
      </w:r>
      <w:r>
        <w:t>: “I lift up my eyes to You, Who dwells in heaven”</w:t>
      </w:r>
      <w:bookmarkEnd w:id="324"/>
    </w:p>
    <w:p w14:paraId="7D7E75D4"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71"/>
      </w:r>
    </w:p>
    <w:p w14:paraId="777B474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Eyes are on the Lord</w:t>
      </w:r>
    </w:p>
    <w:p w14:paraId="7F7BE292" w14:textId="3BB31F54"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FBC7DA9" w14:textId="18E5B0D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4F69E248" w14:textId="2C4C2032" w:rsidR="00704CAA" w:rsidRPr="00AB1781" w:rsidRDefault="00704CAA" w:rsidP="00704CAA">
      <w:pPr>
        <w:pStyle w:val="Rubric"/>
      </w:pPr>
      <w:r w:rsidRPr="00AB1781">
        <w:lastRenderedPageBreak/>
        <w:t>1 (A Song of Ascents)</w:t>
      </w:r>
    </w:p>
    <w:p w14:paraId="2C1AB142" w14:textId="77777777" w:rsidR="00704CAA" w:rsidRPr="00AB1781" w:rsidRDefault="00704CAA" w:rsidP="00704CAA">
      <w:pPr>
        <w:pStyle w:val="EnglishHangNoCoptic"/>
      </w:pPr>
      <w:r w:rsidRPr="00AB1781">
        <w:t>I lift up my eyes</w:t>
      </w:r>
      <w:r>
        <w:t xml:space="preserve"> to You</w:t>
      </w:r>
      <w:r w:rsidRPr="00AB1781">
        <w:t>,</w:t>
      </w:r>
    </w:p>
    <w:p w14:paraId="170F074C" w14:textId="77777777" w:rsidR="00704CAA" w:rsidRPr="00AB1781" w:rsidRDefault="00704CAA" w:rsidP="00704CAA">
      <w:pPr>
        <w:pStyle w:val="EnglishHangEndNoCoptic"/>
      </w:pPr>
      <w:r w:rsidRPr="00AB1781">
        <w:tab/>
        <w:t xml:space="preserve">Who </w:t>
      </w:r>
      <w:r>
        <w:t>dwells</w:t>
      </w:r>
      <w:r w:rsidRPr="00AB1781">
        <w:t xml:space="preserve"> in heaven.</w:t>
      </w:r>
      <w:r w:rsidRPr="00AB1781">
        <w:rPr>
          <w:rStyle w:val="FootnoteReference"/>
        </w:rPr>
        <w:footnoteReference w:id="772"/>
      </w:r>
    </w:p>
    <w:p w14:paraId="3697ABAD" w14:textId="77777777" w:rsidR="00704CAA" w:rsidRPr="00AB1781" w:rsidRDefault="00704CAA" w:rsidP="00704CAA">
      <w:pPr>
        <w:pStyle w:val="EnglishHangNoCoptic"/>
      </w:pPr>
      <w:r w:rsidRPr="00AB1781">
        <w:t xml:space="preserve">2 </w:t>
      </w:r>
      <w:r>
        <w:t>See, a</w:t>
      </w:r>
      <w:r w:rsidRPr="00AB1781">
        <w:t xml:space="preserve">s the eyes of </w:t>
      </w:r>
      <w:r>
        <w:t>servants</w:t>
      </w:r>
    </w:p>
    <w:p w14:paraId="73A1E71C" w14:textId="77777777" w:rsidR="00704CAA" w:rsidRPr="00AB1781" w:rsidRDefault="00704CAA" w:rsidP="00704CAA">
      <w:pPr>
        <w:pStyle w:val="EnglishHangNoCoptic"/>
      </w:pPr>
      <w:r w:rsidRPr="00AB1781">
        <w:tab/>
      </w:r>
      <w:r>
        <w:t>[look to]</w:t>
      </w:r>
      <w:r w:rsidRPr="00AB1781">
        <w:t xml:space="preserve"> the hands of their </w:t>
      </w:r>
      <w:r>
        <w:t>masters</w:t>
      </w:r>
      <w:r w:rsidRPr="00AB1781">
        <w:t>,</w:t>
      </w:r>
    </w:p>
    <w:p w14:paraId="252C0027" w14:textId="77777777" w:rsidR="00704CAA" w:rsidRPr="00AB1781" w:rsidRDefault="00704CAA" w:rsidP="00704CAA">
      <w:pPr>
        <w:pStyle w:val="EnglishHangNoCoptic"/>
      </w:pPr>
      <w:r w:rsidRPr="00AB1781">
        <w:tab/>
      </w:r>
      <w:r>
        <w:t xml:space="preserve">[and] </w:t>
      </w:r>
      <w:r w:rsidRPr="00AB1781">
        <w:t xml:space="preserve">as the eyes of a </w:t>
      </w:r>
      <w:r>
        <w:t>maidservant</w:t>
      </w:r>
    </w:p>
    <w:p w14:paraId="240EB010" w14:textId="77777777" w:rsidR="00704CAA" w:rsidRPr="00AB1781" w:rsidRDefault="00704CAA" w:rsidP="00704CAA">
      <w:pPr>
        <w:pStyle w:val="EnglishHangNoCoptic"/>
      </w:pPr>
      <w:r w:rsidRPr="00AB1781">
        <w:tab/>
      </w:r>
      <w:r>
        <w:t>[look to]</w:t>
      </w:r>
      <w:r w:rsidRPr="00AB1781">
        <w:t xml:space="preserve"> the hands of her mistress,</w:t>
      </w:r>
    </w:p>
    <w:p w14:paraId="62850BC2" w14:textId="77777777" w:rsidR="00704CAA" w:rsidRPr="00AB1781" w:rsidRDefault="00704CAA" w:rsidP="00704CAA">
      <w:pPr>
        <w:pStyle w:val="EnglishHangNoCoptic"/>
      </w:pPr>
      <w:r w:rsidRPr="00AB1781">
        <w:tab/>
        <w:t xml:space="preserve">so our eyes </w:t>
      </w:r>
      <w:r>
        <w:t>look to</w:t>
      </w:r>
      <w:r w:rsidRPr="00AB1781">
        <w:t xml:space="preserve"> the Lord our God</w:t>
      </w:r>
    </w:p>
    <w:p w14:paraId="2521094A" w14:textId="77777777" w:rsidR="00704CAA" w:rsidRPr="00AB1781" w:rsidRDefault="00704CAA" w:rsidP="00704CAA">
      <w:pPr>
        <w:pStyle w:val="EnglishHangEndNoCoptic"/>
      </w:pPr>
      <w:r w:rsidRPr="00AB1781">
        <w:tab/>
      </w:r>
      <w:r>
        <w:t>un</w:t>
      </w:r>
      <w:r w:rsidRPr="00AB1781">
        <w:t>til He has compassion on us.</w:t>
      </w:r>
    </w:p>
    <w:p w14:paraId="7F6E205D" w14:textId="77777777" w:rsidR="00704CAA" w:rsidRPr="00AB1781" w:rsidRDefault="00704CAA" w:rsidP="00704CAA">
      <w:pPr>
        <w:pStyle w:val="EnglishHangNoCoptic"/>
      </w:pPr>
      <w:r w:rsidRPr="00AB1781">
        <w:t>3 Have mercy on us, O Lord, have mercy o</w:t>
      </w:r>
      <w:r>
        <w:t>n us,</w:t>
      </w:r>
    </w:p>
    <w:p w14:paraId="3EDC90BD" w14:textId="77777777" w:rsidR="00704CAA" w:rsidRPr="00AB1781" w:rsidRDefault="00704CAA" w:rsidP="00704CAA">
      <w:pPr>
        <w:pStyle w:val="EnglishHangEndNoCoptic"/>
      </w:pPr>
      <w:r w:rsidRPr="00AB1781">
        <w:tab/>
        <w:t xml:space="preserve">for </w:t>
      </w:r>
      <w:r>
        <w:t>have had more than our fill of contempt;</w:t>
      </w:r>
    </w:p>
    <w:p w14:paraId="2EA96D5D" w14:textId="77777777" w:rsidR="00704CAA" w:rsidRPr="00AB1781" w:rsidRDefault="00704CAA" w:rsidP="00704CAA">
      <w:pPr>
        <w:pStyle w:val="EnglishHangNoCoptic"/>
      </w:pPr>
      <w:r w:rsidRPr="00AB1781">
        <w:t xml:space="preserve">4 </w:t>
      </w:r>
      <w:r>
        <w:t>our</w:t>
      </w:r>
      <w:r w:rsidRPr="00AB1781">
        <w:t xml:space="preserve"> soul </w:t>
      </w:r>
      <w:r>
        <w:t>has more than had its fill.</w:t>
      </w:r>
    </w:p>
    <w:p w14:paraId="34D5664C" w14:textId="77777777" w:rsidR="00704CAA" w:rsidRPr="00AB1781" w:rsidRDefault="00704CAA" w:rsidP="00704CAA">
      <w:pPr>
        <w:pStyle w:val="EnglishHangNoCoptic"/>
      </w:pPr>
      <w:r w:rsidRPr="00AB1781">
        <w:tab/>
      </w:r>
      <w:r>
        <w:t>Give reproach to those who are prosperous</w:t>
      </w:r>
    </w:p>
    <w:p w14:paraId="79C23F75" w14:textId="77777777" w:rsidR="00704CAA" w:rsidRDefault="00704CAA" w:rsidP="00704CAA">
      <w:pPr>
        <w:pStyle w:val="EnglishHangEndNoCoptic"/>
      </w:pPr>
      <w:r w:rsidRPr="00AB1781">
        <w:tab/>
        <w:t xml:space="preserve">and contempt </w:t>
      </w:r>
      <w:r>
        <w:t>to the arrogant!</w:t>
      </w:r>
    </w:p>
    <w:p w14:paraId="714AE345" w14:textId="77777777" w:rsidR="00AD6F95" w:rsidRDefault="00704CAA" w:rsidP="00704CAA">
      <w:pPr>
        <w:pStyle w:val="Rubric"/>
      </w:pPr>
      <w:r>
        <w:t>Alleluia.</w:t>
      </w:r>
    </w:p>
    <w:p w14:paraId="2C096125" w14:textId="09A6B99F"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_Ref411967321 \h </w:instrText>
      </w:r>
      <w:r>
        <w:fldChar w:fldCharType="separate"/>
      </w:r>
      <w:r w:rsidR="000E2EAC">
        <w:t>Psalm</w:t>
      </w:r>
      <w:r w:rsidR="000E2EAC" w:rsidRPr="00AB1781">
        <w:t xml:space="preserve"> 123</w:t>
      </w:r>
      <w:r w:rsidR="000E2EAC">
        <w:t>: “‘if the Lord had not been among us,”—let Israel now say”</w:t>
      </w:r>
      <w:r>
        <w:fldChar w:fldCharType="end"/>
      </w:r>
      <w:r w:rsidR="00704CAA">
        <w:t xml:space="preserve"> </w:t>
      </w:r>
    </w:p>
    <w:p w14:paraId="7EE082CF" w14:textId="77777777" w:rsidR="00704CAA" w:rsidRPr="00FD25B7" w:rsidRDefault="00704CAA" w:rsidP="00704CAA">
      <w:pPr>
        <w:pStyle w:val="Heading4"/>
      </w:pPr>
      <w:bookmarkStart w:id="325" w:name="_Ref411967321"/>
      <w:r>
        <w:t>Psalm</w:t>
      </w:r>
      <w:r w:rsidRPr="00AB1781">
        <w:t xml:space="preserve"> 123</w:t>
      </w:r>
      <w:r>
        <w:t>: “‘if the Lord had not been among us,”—let Israel now say”</w:t>
      </w:r>
      <w:bookmarkEnd w:id="325"/>
    </w:p>
    <w:p w14:paraId="06072C2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5C35657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6B21BC" w14:textId="7FF69C1B"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6AF29E60" w14:textId="5224F525"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0782D197" w14:textId="15C18DD7" w:rsidR="00704CAA" w:rsidRPr="00AB1781" w:rsidRDefault="00704CAA" w:rsidP="00704CAA">
      <w:pPr>
        <w:pStyle w:val="Rubric"/>
      </w:pPr>
      <w:r w:rsidRPr="00AB1781">
        <w:t>1 (A Song of Ascents)</w:t>
      </w:r>
    </w:p>
    <w:p w14:paraId="40AF4048" w14:textId="77777777" w:rsidR="00704CAA" w:rsidRPr="00AB1781" w:rsidRDefault="00704CAA" w:rsidP="00704CAA">
      <w:pPr>
        <w:pStyle w:val="EnglishHangNoCoptic"/>
      </w:pPr>
      <w:r>
        <w:t>“If the Lord had not been among us”—</w:t>
      </w:r>
    </w:p>
    <w:p w14:paraId="1E41ED5D" w14:textId="77777777" w:rsidR="00704CAA" w:rsidRPr="00AB1781" w:rsidRDefault="00704CAA" w:rsidP="00704CAA">
      <w:pPr>
        <w:pStyle w:val="EnglishHangEndNoCoptic"/>
      </w:pPr>
      <w:r>
        <w:tab/>
        <w:t>let Israel now say—</w:t>
      </w:r>
    </w:p>
    <w:p w14:paraId="623BCF24" w14:textId="77777777" w:rsidR="00704CAA" w:rsidRPr="00AB1781" w:rsidRDefault="00704CAA" w:rsidP="00704CAA">
      <w:pPr>
        <w:pStyle w:val="EnglishHangNoCoptic"/>
      </w:pPr>
      <w:r>
        <w:t>2 “if</w:t>
      </w:r>
      <w:r w:rsidRPr="00AB1781">
        <w:t xml:space="preserve"> the Lord had </w:t>
      </w:r>
      <w:r>
        <w:t xml:space="preserve">not </w:t>
      </w:r>
      <w:r w:rsidRPr="00AB1781">
        <w:t>been among us</w:t>
      </w:r>
    </w:p>
    <w:p w14:paraId="2B86876C" w14:textId="77777777" w:rsidR="00704CAA" w:rsidRPr="00AB1781" w:rsidRDefault="00704CAA" w:rsidP="00704CAA">
      <w:pPr>
        <w:pStyle w:val="EnglishHangEndNoCoptic"/>
      </w:pPr>
      <w:r w:rsidRPr="00AB1781">
        <w:tab/>
        <w:t>when men rose up against us,</w:t>
      </w:r>
    </w:p>
    <w:p w14:paraId="630610ED" w14:textId="77777777" w:rsidR="00704CAA" w:rsidRPr="00AB1781" w:rsidRDefault="00704CAA" w:rsidP="00704CAA">
      <w:pPr>
        <w:pStyle w:val="EnglishHangNoCoptic"/>
      </w:pPr>
      <w:r w:rsidRPr="00AB1781">
        <w:lastRenderedPageBreak/>
        <w:t>3 they would have swallowed us alive,</w:t>
      </w:r>
    </w:p>
    <w:p w14:paraId="7AC43401" w14:textId="77777777" w:rsidR="00704CAA" w:rsidRPr="00AB1781" w:rsidRDefault="00704CAA" w:rsidP="00704CAA">
      <w:pPr>
        <w:pStyle w:val="EnglishHangEndNoCoptic"/>
      </w:pPr>
      <w:r w:rsidRPr="00AB1781">
        <w:tab/>
        <w:t xml:space="preserve">when their </w:t>
      </w:r>
      <w:r>
        <w:t>anger</w:t>
      </w:r>
      <w:r w:rsidRPr="00AB1781">
        <w:t xml:space="preserve"> </w:t>
      </w:r>
      <w:r>
        <w:t>raged against us;</w:t>
      </w:r>
    </w:p>
    <w:p w14:paraId="540BF762" w14:textId="77777777" w:rsidR="00704CAA" w:rsidRPr="00AB1781" w:rsidRDefault="00704CAA" w:rsidP="00704CAA">
      <w:pPr>
        <w:pStyle w:val="EnglishHangNoCoptic"/>
      </w:pPr>
      <w:r>
        <w:t>4 t</w:t>
      </w:r>
      <w:r w:rsidRPr="00AB1781">
        <w:t>he water would have dr</w:t>
      </w:r>
      <w:r>
        <w:t>owned us;</w:t>
      </w:r>
    </w:p>
    <w:p w14:paraId="6A1E4F87" w14:textId="77777777" w:rsidR="00704CAA" w:rsidRPr="00AB1781" w:rsidRDefault="00704CAA" w:rsidP="00704CAA">
      <w:pPr>
        <w:pStyle w:val="EnglishHangEndNoCoptic"/>
      </w:pPr>
      <w:r w:rsidRPr="00AB1781">
        <w:tab/>
        <w:t>our soul woul</w:t>
      </w:r>
      <w:r>
        <w:t>d have passed through a torrent,</w:t>
      </w:r>
    </w:p>
    <w:p w14:paraId="27DDE196" w14:textId="77777777" w:rsidR="00704CAA" w:rsidRPr="00AB1781" w:rsidRDefault="00704CAA" w:rsidP="00704CAA">
      <w:pPr>
        <w:pStyle w:val="EnglishHangNoCoptic"/>
      </w:pPr>
      <w:r>
        <w:t>5 o</w:t>
      </w:r>
      <w:r w:rsidRPr="00AB1781">
        <w:t>ur soul would have passed through</w:t>
      </w:r>
    </w:p>
    <w:p w14:paraId="0623EE6B" w14:textId="77777777" w:rsidR="00704CAA" w:rsidRPr="00AB1781" w:rsidRDefault="00704CAA" w:rsidP="00704CAA">
      <w:pPr>
        <w:pStyle w:val="EnglishHangEndNoCoptic"/>
      </w:pPr>
      <w:r w:rsidRPr="00AB1781">
        <w:tab/>
      </w:r>
      <w:r>
        <w:t>bottomless</w:t>
      </w:r>
      <w:r>
        <w:rPr>
          <w:rStyle w:val="FootnoteReference"/>
        </w:rPr>
        <w:footnoteReference w:id="773"/>
      </w:r>
      <w:r>
        <w:t xml:space="preserve"> water.”</w:t>
      </w:r>
    </w:p>
    <w:p w14:paraId="2B7E37D1" w14:textId="77777777" w:rsidR="00704CAA" w:rsidRPr="00AB1781" w:rsidRDefault="00704CAA" w:rsidP="00704CAA">
      <w:pPr>
        <w:pStyle w:val="EnglishHangNoCoptic"/>
      </w:pPr>
      <w:r w:rsidRPr="00AB1781">
        <w:t>6 Blessed be the Lord,</w:t>
      </w:r>
    </w:p>
    <w:p w14:paraId="24302891" w14:textId="77777777" w:rsidR="00704CAA" w:rsidRPr="00FD25B7" w:rsidRDefault="00704CAA" w:rsidP="00704CAA">
      <w:pPr>
        <w:pStyle w:val="EnglishHangEndNoCoptic"/>
      </w:pPr>
      <w:r w:rsidRPr="00AB1781">
        <w:tab/>
        <w:t>Who did not give us as a prey to their teeth!</w:t>
      </w:r>
    </w:p>
    <w:p w14:paraId="6690FBC5" w14:textId="77777777" w:rsidR="00704CAA" w:rsidRPr="00AB1781" w:rsidRDefault="00704CAA" w:rsidP="00704CAA">
      <w:pPr>
        <w:pStyle w:val="EnglishHangNoCoptic"/>
      </w:pPr>
      <w:r w:rsidRPr="00AB1781">
        <w:t xml:space="preserve">7 Our </w:t>
      </w:r>
      <w:r>
        <w:t>soul was rescued like a sparrow</w:t>
      </w:r>
    </w:p>
    <w:p w14:paraId="63179E23" w14:textId="77777777" w:rsidR="00704CAA" w:rsidRPr="00AB1781" w:rsidRDefault="00704CAA" w:rsidP="00704CAA">
      <w:pPr>
        <w:pStyle w:val="EnglishHangNoCoptic"/>
      </w:pPr>
      <w:r w:rsidRPr="00AB1781">
        <w:tab/>
        <w:t>from the snare of the hunters;</w:t>
      </w:r>
    </w:p>
    <w:p w14:paraId="1C1AA24C" w14:textId="77777777" w:rsidR="00704CAA" w:rsidRPr="00AB1781" w:rsidRDefault="00704CAA" w:rsidP="00704CAA">
      <w:pPr>
        <w:pStyle w:val="EnglishHangEndNoCoptic"/>
      </w:pPr>
      <w:r w:rsidRPr="00AB1781">
        <w:tab/>
        <w:t xml:space="preserve">the snare </w:t>
      </w:r>
      <w:r>
        <w:t>was</w:t>
      </w:r>
      <w:r w:rsidRPr="00AB1781">
        <w:t xml:space="preserve"> broken</w:t>
      </w:r>
      <w:r>
        <w:t>,</w:t>
      </w:r>
      <w:r w:rsidRPr="00AB1781">
        <w:t xml:space="preserve"> and we </w:t>
      </w:r>
      <w:r>
        <w:t>were</w:t>
      </w:r>
      <w:r w:rsidRPr="00AB1781">
        <w:t xml:space="preserve"> </w:t>
      </w:r>
      <w:r>
        <w:t>rescued</w:t>
      </w:r>
      <w:r w:rsidRPr="00AB1781">
        <w:t>.</w:t>
      </w:r>
    </w:p>
    <w:p w14:paraId="44D10192" w14:textId="77777777" w:rsidR="00704CAA" w:rsidRPr="00AB1781" w:rsidRDefault="00704CAA" w:rsidP="00704CAA">
      <w:pPr>
        <w:pStyle w:val="EnglishHangNoCoptic"/>
      </w:pPr>
      <w:r>
        <w:t>8 Our help is in the Name of the Lord,</w:t>
      </w:r>
    </w:p>
    <w:p w14:paraId="21360E37" w14:textId="77777777" w:rsidR="00704CAA" w:rsidRDefault="00704CAA" w:rsidP="00704CAA">
      <w:pPr>
        <w:pStyle w:val="EnglishHangEndNoCoptic"/>
      </w:pPr>
      <w:r w:rsidRPr="00AB1781">
        <w:tab/>
        <w:t>Who made heaven and earth.</w:t>
      </w:r>
    </w:p>
    <w:p w14:paraId="20082654" w14:textId="77777777" w:rsidR="00AD6F95" w:rsidRDefault="00AD6F95" w:rsidP="00AD6F95">
      <w:pPr>
        <w:pStyle w:val="Rubric"/>
      </w:pPr>
      <w:r>
        <w:t>Alleluia.</w:t>
      </w:r>
    </w:p>
    <w:p w14:paraId="31CC1518" w14:textId="6D25116E" w:rsidR="00704CAA" w:rsidRDefault="00704CAA" w:rsidP="00704CAA">
      <w:pPr>
        <w:pStyle w:val="Rubric"/>
      </w:pPr>
      <w:r>
        <w:t>Glory…</w:t>
      </w:r>
    </w:p>
    <w:p w14:paraId="7D520DA3" w14:textId="68971AB5"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_Ref411967338 \h </w:instrText>
      </w:r>
      <w:r>
        <w:fldChar w:fldCharType="separate"/>
      </w:r>
      <w:r w:rsidR="000E2EAC">
        <w:t>Psalm</w:t>
      </w:r>
      <w:r w:rsidR="000E2EAC" w:rsidRPr="00AB1781">
        <w:t xml:space="preserve"> 124</w:t>
      </w:r>
      <w:r w:rsidR="000E2EAC">
        <w:t>: “Those who trust in the Lord are like Mount Zion”</w:t>
      </w:r>
      <w:r>
        <w:fldChar w:fldCharType="end"/>
      </w:r>
      <w:r w:rsidR="00704CAA">
        <w:t xml:space="preserve"> </w:t>
      </w:r>
    </w:p>
    <w:p w14:paraId="4FE210D6" w14:textId="77777777" w:rsidR="00704CAA" w:rsidRPr="00FD25B7" w:rsidRDefault="00704CAA" w:rsidP="00704CAA">
      <w:pPr>
        <w:pStyle w:val="Heading4"/>
      </w:pPr>
      <w:bookmarkStart w:id="326" w:name="_Ref411967338"/>
      <w:r>
        <w:t>Psalm</w:t>
      </w:r>
      <w:r w:rsidRPr="00AB1781">
        <w:t xml:space="preserve"> 124</w:t>
      </w:r>
      <w:r>
        <w:t>: “Those who trust in the Lord are like Mount Zion”</w:t>
      </w:r>
      <w:bookmarkEnd w:id="326"/>
    </w:p>
    <w:p w14:paraId="2EACCDD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3662753F"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Conditions of Safety and Security</w:t>
      </w:r>
    </w:p>
    <w:p w14:paraId="10ED7147" w14:textId="2A27306E"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F151E9A" w14:textId="5BB60A48"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A38C32E" w14:textId="268329F5" w:rsidR="00704CAA" w:rsidRPr="00AB1781" w:rsidRDefault="00704CAA" w:rsidP="00704CAA">
      <w:pPr>
        <w:pStyle w:val="Rubric"/>
      </w:pPr>
      <w:r w:rsidRPr="00AB1781">
        <w:t>1 (A Song of Ascents)</w:t>
      </w:r>
    </w:p>
    <w:p w14:paraId="6EA4BEFC" w14:textId="77777777" w:rsidR="00704CAA" w:rsidRPr="00AB1781" w:rsidRDefault="00704CAA" w:rsidP="00704CAA">
      <w:pPr>
        <w:pStyle w:val="EnglishHangNoCoptic"/>
      </w:pPr>
      <w:r w:rsidRPr="00AB1781">
        <w:t>Those who trust in the Lord are like Mount Zion;</w:t>
      </w:r>
    </w:p>
    <w:p w14:paraId="413FAC61" w14:textId="77777777" w:rsidR="00704CAA" w:rsidRPr="00AB1781" w:rsidRDefault="00704CAA" w:rsidP="00704CAA">
      <w:pPr>
        <w:pStyle w:val="EnglishHangEndNoCoptic"/>
      </w:pPr>
      <w:r w:rsidRPr="00AB1781">
        <w:tab/>
        <w:t>he who dwells in Jerusalem will never be shaken.</w:t>
      </w:r>
    </w:p>
    <w:p w14:paraId="42C4CF31" w14:textId="77777777" w:rsidR="00704CAA" w:rsidRPr="00AB1781" w:rsidRDefault="00704CAA" w:rsidP="00704CAA">
      <w:pPr>
        <w:pStyle w:val="EnglishHangNoCoptic"/>
      </w:pPr>
      <w:r w:rsidRPr="00AB1781">
        <w:t xml:space="preserve">2 </w:t>
      </w:r>
      <w:r>
        <w:t>Mountains surround her</w:t>
      </w:r>
      <w:r w:rsidRPr="00AB1781">
        <w:t>,</w:t>
      </w:r>
    </w:p>
    <w:p w14:paraId="134D6F5C" w14:textId="77777777" w:rsidR="00704CAA" w:rsidRPr="00AB1781" w:rsidRDefault="00704CAA" w:rsidP="00704CAA">
      <w:pPr>
        <w:pStyle w:val="EnglishHangNoCoptic"/>
      </w:pPr>
      <w:r w:rsidRPr="00AB1781">
        <w:tab/>
        <w:t xml:space="preserve">and the Lord is </w:t>
      </w:r>
      <w:r>
        <w:t>a</w:t>
      </w:r>
      <w:r w:rsidRPr="00AB1781">
        <w:t>round His people,</w:t>
      </w:r>
    </w:p>
    <w:p w14:paraId="1CB5C6C2" w14:textId="77777777" w:rsidR="00704CAA" w:rsidRPr="00AB1781" w:rsidRDefault="00704CAA" w:rsidP="00704CAA">
      <w:pPr>
        <w:pStyle w:val="EnglishHangEndNoCoptic"/>
      </w:pPr>
      <w:r w:rsidRPr="00AB1781">
        <w:tab/>
        <w:t xml:space="preserve">from now and </w:t>
      </w:r>
      <w:r>
        <w:t>forever</w:t>
      </w:r>
      <w:r w:rsidRPr="00AB1781">
        <w:t>.</w:t>
      </w:r>
    </w:p>
    <w:p w14:paraId="0496CC02" w14:textId="77777777" w:rsidR="00704CAA" w:rsidRPr="00AB1781" w:rsidRDefault="00704CAA" w:rsidP="00704CAA">
      <w:pPr>
        <w:pStyle w:val="EnglishHangNoCoptic"/>
      </w:pPr>
      <w:r w:rsidRPr="00AB1781">
        <w:lastRenderedPageBreak/>
        <w:t xml:space="preserve">3 The Lord will not </w:t>
      </w:r>
      <w:r>
        <w:t>allow</w:t>
      </w:r>
      <w:r w:rsidRPr="00AB1781">
        <w:t xml:space="preserve"> the rod of sinners</w:t>
      </w:r>
    </w:p>
    <w:p w14:paraId="281D1FCD" w14:textId="77777777" w:rsidR="00704CAA" w:rsidRPr="00AB1781" w:rsidRDefault="00704CAA" w:rsidP="00704CAA">
      <w:pPr>
        <w:pStyle w:val="EnglishHangNoCoptic"/>
      </w:pPr>
      <w:r w:rsidRPr="00AB1781">
        <w:tab/>
      </w:r>
      <w:r>
        <w:t>To be upon</w:t>
      </w:r>
      <w:r w:rsidRPr="00AB1781">
        <w:t xml:space="preserve"> the </w:t>
      </w:r>
      <w:r>
        <w:t>allotment</w:t>
      </w:r>
      <w:r w:rsidRPr="00AB1781">
        <w:t xml:space="preserve"> of the righteous,</w:t>
      </w:r>
    </w:p>
    <w:p w14:paraId="0059C25C" w14:textId="77777777" w:rsidR="00704CAA" w:rsidRPr="00AB1781" w:rsidRDefault="00704CAA" w:rsidP="00704CAA">
      <w:pPr>
        <w:pStyle w:val="EnglishHangNoCoptic"/>
      </w:pPr>
      <w:r w:rsidRPr="00AB1781">
        <w:tab/>
        <w:t>lest the righteous stretch out their hands</w:t>
      </w:r>
    </w:p>
    <w:p w14:paraId="0E81F075" w14:textId="77777777" w:rsidR="00704CAA" w:rsidRPr="00AB1781" w:rsidRDefault="00704CAA" w:rsidP="00704CAA">
      <w:pPr>
        <w:pStyle w:val="EnglishHangEndNoCoptic"/>
      </w:pPr>
      <w:r w:rsidRPr="00AB1781">
        <w:tab/>
        <w:t xml:space="preserve">to </w:t>
      </w:r>
      <w:r>
        <w:t>iniquity</w:t>
      </w:r>
      <w:r>
        <w:rPr>
          <w:rStyle w:val="FootnoteReference"/>
        </w:rPr>
        <w:footnoteReference w:id="774"/>
      </w:r>
      <w:r w:rsidRPr="00AB1781">
        <w:t>.</w:t>
      </w:r>
    </w:p>
    <w:p w14:paraId="29F2725A" w14:textId="77777777" w:rsidR="00704CAA" w:rsidRPr="00AB1781" w:rsidRDefault="00704CAA" w:rsidP="00704CAA">
      <w:pPr>
        <w:pStyle w:val="EnglishHangNoCoptic"/>
      </w:pPr>
      <w:r w:rsidRPr="00AB1781">
        <w:t>4 Do good, O Lord, to the good,</w:t>
      </w:r>
    </w:p>
    <w:p w14:paraId="5519B13B" w14:textId="77777777" w:rsidR="00704CAA" w:rsidRPr="00AB1781" w:rsidRDefault="00704CAA" w:rsidP="00704CAA">
      <w:pPr>
        <w:pStyle w:val="EnglishHangEndNoCoptic"/>
      </w:pPr>
      <w:r w:rsidRPr="00AB1781">
        <w:tab/>
        <w:t>and to those who are right in heart.</w:t>
      </w:r>
    </w:p>
    <w:p w14:paraId="55B0FBE0" w14:textId="77777777" w:rsidR="00704CAA" w:rsidRPr="00AB1781" w:rsidRDefault="00704CAA" w:rsidP="00704CAA">
      <w:pPr>
        <w:pStyle w:val="EnglishHangNoCoptic"/>
      </w:pPr>
      <w:r w:rsidRPr="00AB1781">
        <w:t xml:space="preserve">5 But </w:t>
      </w:r>
      <w:r>
        <w:t>the Lord will lead away with evildoers</w:t>
      </w:r>
    </w:p>
    <w:p w14:paraId="01BB993E" w14:textId="77777777" w:rsidR="00704CAA" w:rsidRPr="00AB1781" w:rsidRDefault="00704CAA" w:rsidP="00704CAA">
      <w:pPr>
        <w:pStyle w:val="EnglishHangNoCoptic"/>
      </w:pPr>
      <w:r w:rsidRPr="00AB1781">
        <w:tab/>
        <w:t xml:space="preserve">those who turn aside </w:t>
      </w:r>
      <w:r>
        <w:t>to</w:t>
      </w:r>
      <w:r w:rsidRPr="00AB1781">
        <w:t xml:space="preserve"> crooked ways.</w:t>
      </w:r>
    </w:p>
    <w:p w14:paraId="14F2A356" w14:textId="77777777" w:rsidR="00704CAA" w:rsidRDefault="00704CAA" w:rsidP="00704CAA">
      <w:pPr>
        <w:pStyle w:val="EnglishHangEndNoCoptic"/>
      </w:pPr>
      <w:r w:rsidRPr="00AB1781">
        <w:tab/>
      </w:r>
      <w:r>
        <w:t>Pease be upon Israel!</w:t>
      </w:r>
    </w:p>
    <w:p w14:paraId="3D957651" w14:textId="77777777" w:rsidR="00AD6F95" w:rsidRDefault="00704CAA" w:rsidP="00704CAA">
      <w:pPr>
        <w:pStyle w:val="Rubric"/>
      </w:pPr>
      <w:r>
        <w:t>Alleluia.</w:t>
      </w:r>
    </w:p>
    <w:p w14:paraId="3B70DC7B" w14:textId="33DF9ED4"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_Ref411967353 \h </w:instrText>
      </w:r>
      <w:r>
        <w:fldChar w:fldCharType="separate"/>
      </w:r>
      <w:r w:rsidR="000E2EAC">
        <w:t>Psalm</w:t>
      </w:r>
      <w:r w:rsidR="000E2EAC" w:rsidRPr="00AB1781">
        <w:t xml:space="preserve"> 125</w:t>
      </w:r>
      <w:r w:rsidR="000E2EAC">
        <w:t>: “When the Lord brought back the captivy of Zion”</w:t>
      </w:r>
      <w:r>
        <w:fldChar w:fldCharType="end"/>
      </w:r>
      <w:r w:rsidR="00704CAA">
        <w:t xml:space="preserve"> </w:t>
      </w:r>
    </w:p>
    <w:p w14:paraId="73C73B0A" w14:textId="77777777" w:rsidR="00704CAA" w:rsidRPr="00FD25B7" w:rsidRDefault="00704CAA" w:rsidP="00704CAA">
      <w:pPr>
        <w:pStyle w:val="Heading4"/>
      </w:pPr>
      <w:bookmarkStart w:id="327" w:name="_Ref411967353"/>
      <w:r>
        <w:t>Psalm</w:t>
      </w:r>
      <w:r w:rsidRPr="00AB1781">
        <w:t xml:space="preserve"> 125</w:t>
      </w:r>
      <w:r>
        <w:t>: “When the Lord brought back the captivy of Zion”</w:t>
      </w:r>
      <w:bookmarkEnd w:id="327"/>
    </w:p>
    <w:p w14:paraId="3D30DF1A"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16EBB4A6" w14:textId="77777777" w:rsidR="00704CAA" w:rsidRPr="00837BF6"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5C443CB" w14:textId="2548F729"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7285F4C3" w14:textId="592B481B"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6B7E13BA" w14:textId="06577F88" w:rsidR="00704CAA" w:rsidRPr="00AB1781" w:rsidRDefault="00704CAA" w:rsidP="00704CAA">
      <w:pPr>
        <w:pStyle w:val="Rubric"/>
      </w:pPr>
      <w:r w:rsidRPr="00AB1781">
        <w:t>1 (A Song of Ascents)</w:t>
      </w:r>
    </w:p>
    <w:p w14:paraId="5EC7B517" w14:textId="77777777" w:rsidR="00704CAA" w:rsidRPr="00AB1781" w:rsidRDefault="00704CAA" w:rsidP="00704CAA">
      <w:pPr>
        <w:pStyle w:val="EnglishHangNoCoptic"/>
      </w:pPr>
      <w:r w:rsidRPr="00AB1781">
        <w:t xml:space="preserve">When the Lord brought back the </w:t>
      </w:r>
      <w:r>
        <w:t>captivity of</w:t>
      </w:r>
      <w:r w:rsidRPr="00AB1781">
        <w:t xml:space="preserve"> Zion,</w:t>
      </w:r>
    </w:p>
    <w:p w14:paraId="2E7B0A33" w14:textId="77777777" w:rsidR="00704CAA" w:rsidRPr="00AB1781" w:rsidRDefault="00704CAA" w:rsidP="00704CAA">
      <w:pPr>
        <w:pStyle w:val="EnglishHangEndNoCoptic"/>
      </w:pPr>
      <w:r w:rsidRPr="00AB1781">
        <w:tab/>
        <w:t xml:space="preserve">we </w:t>
      </w:r>
      <w:r>
        <w:t>became</w:t>
      </w:r>
      <w:r w:rsidRPr="00AB1781">
        <w:t xml:space="preserve"> like those who are comforted.</w:t>
      </w:r>
    </w:p>
    <w:p w14:paraId="41430E02" w14:textId="77777777" w:rsidR="00704CAA" w:rsidRPr="00AB1781" w:rsidRDefault="00704CAA" w:rsidP="00704CAA">
      <w:pPr>
        <w:pStyle w:val="EnglishHangNoCoptic"/>
      </w:pPr>
      <w:r w:rsidRPr="00AB1781">
        <w:t>2 Then was our mouth filled with joy,</w:t>
      </w:r>
    </w:p>
    <w:p w14:paraId="447D4781" w14:textId="77777777" w:rsidR="00704CAA" w:rsidRPr="00AB1781" w:rsidRDefault="00704CAA" w:rsidP="00704CAA">
      <w:pPr>
        <w:pStyle w:val="EnglishHangNoCoptic"/>
      </w:pPr>
      <w:r w:rsidRPr="00AB1781">
        <w:tab/>
        <w:t xml:space="preserve">and our tongue with </w:t>
      </w:r>
      <w:r>
        <w:t>rejoicing</w:t>
      </w:r>
      <w:r w:rsidRPr="00AB1781">
        <w:t>.</w:t>
      </w:r>
    </w:p>
    <w:p w14:paraId="152D0578" w14:textId="77777777" w:rsidR="00704CAA" w:rsidRPr="00AB1781" w:rsidRDefault="00704CAA" w:rsidP="00704CAA">
      <w:pPr>
        <w:pStyle w:val="EnglishHangNoCoptic"/>
      </w:pPr>
      <w:r w:rsidRPr="00AB1781">
        <w:tab/>
        <w:t xml:space="preserve">Then they </w:t>
      </w:r>
      <w:r>
        <w:t>will say among the nations,</w:t>
      </w:r>
    </w:p>
    <w:p w14:paraId="7B378BC1" w14:textId="77777777" w:rsidR="00704CAA" w:rsidRPr="00FD25B7" w:rsidRDefault="00704CAA" w:rsidP="00704CAA">
      <w:pPr>
        <w:pStyle w:val="EnglishHangEndNoCoptic"/>
      </w:pPr>
      <w:r>
        <w:rPr>
          <w:rFonts w:eastAsiaTheme="minorEastAsia"/>
        </w:rPr>
        <w:tab/>
        <w:t>“</w:t>
      </w:r>
      <w:r w:rsidRPr="00AB1781">
        <w:t>The Lord has done</w:t>
      </w:r>
      <w:r>
        <w:rPr>
          <w:rStyle w:val="FootnoteReference"/>
        </w:rPr>
        <w:footnoteReference w:id="775"/>
      </w:r>
      <w:r w:rsidRPr="00AB1781">
        <w:t xml:space="preserve"> great</w:t>
      </w:r>
      <w:r>
        <w:t xml:space="preserve"> things for them.”</w:t>
      </w:r>
    </w:p>
    <w:p w14:paraId="1CF9700A" w14:textId="77777777" w:rsidR="00704CAA" w:rsidRPr="00AB1781" w:rsidRDefault="00704CAA" w:rsidP="00704CAA">
      <w:pPr>
        <w:pStyle w:val="EnglishHangNoCoptic"/>
      </w:pPr>
      <w:r w:rsidRPr="00AB1781">
        <w:t xml:space="preserve">3 The Lord has done great things </w:t>
      </w:r>
      <w:r>
        <w:t>with</w:t>
      </w:r>
      <w:r w:rsidRPr="00AB1781">
        <w:t xml:space="preserve"> us,</w:t>
      </w:r>
    </w:p>
    <w:p w14:paraId="284BEC1A" w14:textId="77777777" w:rsidR="00704CAA" w:rsidRPr="00AB1781" w:rsidRDefault="00704CAA" w:rsidP="00704CAA">
      <w:pPr>
        <w:pStyle w:val="EnglishHangEndNoCoptic"/>
      </w:pPr>
      <w:r w:rsidRPr="00AB1781">
        <w:tab/>
        <w:t xml:space="preserve">and we </w:t>
      </w:r>
      <w:r>
        <w:t>became glad</w:t>
      </w:r>
      <w:r w:rsidRPr="00AB1781">
        <w:t>.</w:t>
      </w:r>
    </w:p>
    <w:p w14:paraId="03AD6B54" w14:textId="77777777" w:rsidR="00704CAA" w:rsidRPr="00AB1781" w:rsidRDefault="00704CAA" w:rsidP="00704CAA">
      <w:pPr>
        <w:pStyle w:val="EnglishHangNoCoptic"/>
      </w:pPr>
      <w:r w:rsidRPr="00AB1781">
        <w:lastRenderedPageBreak/>
        <w:t xml:space="preserve">4 </w:t>
      </w:r>
      <w:r>
        <w:t>Return</w:t>
      </w:r>
      <w:r w:rsidRPr="00AB1781">
        <w:t xml:space="preserve">, O Lord, our </w:t>
      </w:r>
      <w:r>
        <w:t>captivity</w:t>
      </w:r>
    </w:p>
    <w:p w14:paraId="2EFB2CBD" w14:textId="77777777" w:rsidR="00704CAA" w:rsidRPr="00AB1781" w:rsidRDefault="00704CAA" w:rsidP="00704CAA">
      <w:pPr>
        <w:pStyle w:val="EnglishHangEndNoCoptic"/>
      </w:pPr>
      <w:r w:rsidRPr="00AB1781">
        <w:tab/>
        <w:t>like torrents in the South.</w:t>
      </w:r>
      <w:r w:rsidRPr="00AB1781">
        <w:rPr>
          <w:rStyle w:val="FootnoteReference"/>
        </w:rPr>
        <w:footnoteReference w:id="776"/>
      </w:r>
    </w:p>
    <w:p w14:paraId="74F0237A" w14:textId="77777777" w:rsidR="00704CAA" w:rsidRPr="00AB1781" w:rsidRDefault="00704CAA" w:rsidP="00704CAA">
      <w:pPr>
        <w:pStyle w:val="EnglishHangNoCoptic"/>
      </w:pPr>
      <w:r w:rsidRPr="00AB1781">
        <w:t>5 Those who sow in tears</w:t>
      </w:r>
    </w:p>
    <w:p w14:paraId="3B8DF0D6" w14:textId="77777777" w:rsidR="00704CAA" w:rsidRPr="00AB1781" w:rsidRDefault="00704CAA" w:rsidP="00704CAA">
      <w:pPr>
        <w:pStyle w:val="EnglishHangEndNoCoptic"/>
      </w:pPr>
      <w:r w:rsidRPr="00AB1781">
        <w:tab/>
        <w:t>will reap in joy.</w:t>
      </w:r>
    </w:p>
    <w:p w14:paraId="4F5D22C6" w14:textId="77777777" w:rsidR="00704CAA" w:rsidRPr="00AB1781" w:rsidRDefault="00704CAA" w:rsidP="00704CAA">
      <w:pPr>
        <w:pStyle w:val="EnglishHangNoCoptic"/>
      </w:pPr>
      <w:r w:rsidRPr="00AB1781">
        <w:t xml:space="preserve">6 </w:t>
      </w:r>
      <w:r>
        <w:t>Going, they went weeping</w:t>
      </w:r>
      <w:r w:rsidRPr="00AB1781">
        <w:t>,</w:t>
      </w:r>
    </w:p>
    <w:p w14:paraId="430BE863" w14:textId="77777777" w:rsidR="00704CAA" w:rsidRPr="00AB1781" w:rsidRDefault="00704CAA" w:rsidP="00704CAA">
      <w:pPr>
        <w:pStyle w:val="EnglishHangNoCoptic"/>
      </w:pPr>
      <w:r w:rsidRPr="00AB1781">
        <w:tab/>
      </w:r>
      <w:r>
        <w:t>carrying</w:t>
      </w:r>
      <w:r w:rsidRPr="00AB1781">
        <w:t xml:space="preserve"> their </w:t>
      </w:r>
      <w:r>
        <w:t>seed,</w:t>
      </w:r>
    </w:p>
    <w:p w14:paraId="3ADEEB5E" w14:textId="77777777" w:rsidR="00704CAA" w:rsidRPr="00AB1781" w:rsidRDefault="00704CAA" w:rsidP="00704CAA">
      <w:pPr>
        <w:pStyle w:val="EnglishHangNoCoptic"/>
      </w:pPr>
      <w:r w:rsidRPr="00AB1781">
        <w:tab/>
      </w:r>
      <w:r>
        <w:t>but coming, they will return with rejoicing,</w:t>
      </w:r>
    </w:p>
    <w:p w14:paraId="14F840FB" w14:textId="77777777" w:rsidR="00704CAA" w:rsidRDefault="00704CAA" w:rsidP="00704CAA">
      <w:pPr>
        <w:pStyle w:val="EnglishHangEndNoCoptic"/>
      </w:pPr>
      <w:r w:rsidRPr="00AB1781">
        <w:tab/>
      </w:r>
      <w:r>
        <w:t>carrying</w:t>
      </w:r>
      <w:r w:rsidRPr="00AB1781">
        <w:t xml:space="preserve"> their sheaves.</w:t>
      </w:r>
    </w:p>
    <w:p w14:paraId="3047956A" w14:textId="77777777" w:rsidR="00AD6F95" w:rsidRDefault="00704CAA" w:rsidP="00704CAA">
      <w:pPr>
        <w:pStyle w:val="Rubric"/>
      </w:pPr>
      <w:r>
        <w:t>Alleluia.</w:t>
      </w:r>
    </w:p>
    <w:p w14:paraId="12E189C5" w14:textId="20666870"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_Ref411967372 \h </w:instrText>
      </w:r>
      <w:r>
        <w:fldChar w:fldCharType="separate"/>
      </w:r>
      <w:r w:rsidR="000E2EAC">
        <w:t>Psalm</w:t>
      </w:r>
      <w:r w:rsidR="000E2EAC" w:rsidRPr="00AB1781">
        <w:t xml:space="preserve"> 126</w:t>
      </w:r>
      <w:r w:rsidR="000E2EAC">
        <w:t>: “Unless the Lord builds the house, the builders labour in vain”</w:t>
      </w:r>
      <w:r>
        <w:fldChar w:fldCharType="end"/>
      </w:r>
      <w:r>
        <w:t>.</w:t>
      </w:r>
      <w:r w:rsidR="00704CAA">
        <w:t xml:space="preserve"> </w:t>
      </w:r>
    </w:p>
    <w:p w14:paraId="716F00F6" w14:textId="77777777" w:rsidR="00704CAA" w:rsidRPr="00FD25B7" w:rsidRDefault="00704CAA" w:rsidP="00704CAA">
      <w:pPr>
        <w:pStyle w:val="Heading4"/>
      </w:pPr>
      <w:bookmarkStart w:id="328" w:name="_Ref411967372"/>
      <w:r>
        <w:t>Psalm</w:t>
      </w:r>
      <w:r w:rsidRPr="00AB1781">
        <w:t xml:space="preserve"> 126</w:t>
      </w:r>
      <w:r>
        <w:t>: “Unless the Lord builds the house, the builders labour in vain”</w:t>
      </w:r>
      <w:bookmarkEnd w:id="328"/>
    </w:p>
    <w:p w14:paraId="4A84D8A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657744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563D5CC2" w14:textId="3653D537"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24429C55" w14:textId="2E60323A"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2B84E198" w14:textId="7BC88258" w:rsidR="00704CAA" w:rsidRPr="00AB1781" w:rsidRDefault="00704CAA" w:rsidP="00704CAA">
      <w:pPr>
        <w:pStyle w:val="Rubric"/>
      </w:pPr>
      <w:r w:rsidRPr="00AB1781">
        <w:t>1 (A Song of Ascents. By Solomon)</w:t>
      </w:r>
    </w:p>
    <w:p w14:paraId="23CF5BF6" w14:textId="77777777" w:rsidR="00704CAA" w:rsidRPr="00AB1781" w:rsidRDefault="00704CAA" w:rsidP="00704CAA">
      <w:pPr>
        <w:pStyle w:val="EnglishHangNoCoptic"/>
      </w:pPr>
      <w:r w:rsidRPr="00AB1781">
        <w:t>Unless the Lord builds the house,</w:t>
      </w:r>
      <w:r w:rsidRPr="00AB1781">
        <w:rPr>
          <w:rStyle w:val="FootnoteReference"/>
        </w:rPr>
        <w:footnoteReference w:id="777"/>
      </w:r>
    </w:p>
    <w:p w14:paraId="6507BABE" w14:textId="77777777" w:rsidR="00704CAA" w:rsidRPr="00AB1781" w:rsidRDefault="00704CAA" w:rsidP="00704CAA">
      <w:pPr>
        <w:pStyle w:val="EnglishHangNoCoptic"/>
      </w:pPr>
      <w:r w:rsidRPr="00AB1781">
        <w:tab/>
        <w:t>the builders labo</w:t>
      </w:r>
      <w:r>
        <w:t>u</w:t>
      </w:r>
      <w:r w:rsidRPr="00AB1781">
        <w:t>r in vain;</w:t>
      </w:r>
    </w:p>
    <w:p w14:paraId="7493E4B6" w14:textId="77777777" w:rsidR="00704CAA" w:rsidRPr="00AB1781" w:rsidRDefault="00704CAA" w:rsidP="00704CAA">
      <w:pPr>
        <w:pStyle w:val="EnglishHangNoCoptic"/>
      </w:pPr>
      <w:r w:rsidRPr="00AB1781">
        <w:tab/>
        <w:t>unless the Lord guards the city,</w:t>
      </w:r>
    </w:p>
    <w:p w14:paraId="68BA0437" w14:textId="77777777" w:rsidR="00704CAA" w:rsidRPr="00AB1781" w:rsidRDefault="00704CAA" w:rsidP="00704CAA">
      <w:pPr>
        <w:pStyle w:val="EnglishHangEndNoCoptic"/>
      </w:pPr>
      <w:r w:rsidRPr="00AB1781">
        <w:tab/>
        <w:t xml:space="preserve">the </w:t>
      </w:r>
      <w:r>
        <w:t>guards keep</w:t>
      </w:r>
      <w:r w:rsidRPr="00AB1781">
        <w:t xml:space="preserve"> awake in vain.</w:t>
      </w:r>
    </w:p>
    <w:p w14:paraId="4340939D" w14:textId="77777777" w:rsidR="00704CAA" w:rsidRPr="00AB1781" w:rsidRDefault="00704CAA" w:rsidP="00704CAA">
      <w:pPr>
        <w:pStyle w:val="EnglishHangNoCoptic"/>
      </w:pPr>
      <w:r w:rsidRPr="00AB1781">
        <w:t xml:space="preserve">2 It is in vain </w:t>
      </w:r>
      <w:r>
        <w:t>for you to</w:t>
      </w:r>
      <w:r w:rsidRPr="00AB1781">
        <w:t xml:space="preserve"> rise early;</w:t>
      </w:r>
    </w:p>
    <w:p w14:paraId="1F6BBB83" w14:textId="77777777" w:rsidR="00704CAA" w:rsidRPr="00AB1781" w:rsidRDefault="00704CAA" w:rsidP="00704CAA">
      <w:pPr>
        <w:pStyle w:val="EnglishHangNoCoptic"/>
      </w:pPr>
      <w:r w:rsidRPr="00AB1781">
        <w:tab/>
      </w:r>
      <w:r>
        <w:t>to rise up from your rest</w:t>
      </w:r>
      <w:r>
        <w:rPr>
          <w:rStyle w:val="FootnoteReference"/>
        </w:rPr>
        <w:footnoteReference w:id="778"/>
      </w:r>
      <w:r w:rsidRPr="00AB1781">
        <w:t>,</w:t>
      </w:r>
    </w:p>
    <w:p w14:paraId="03056364" w14:textId="77777777" w:rsidR="00704CAA" w:rsidRPr="00AB1781" w:rsidRDefault="00704CAA" w:rsidP="00704CAA">
      <w:pPr>
        <w:pStyle w:val="EnglishHangNoCoptic"/>
      </w:pPr>
      <w:r w:rsidRPr="00AB1781">
        <w:tab/>
        <w:t xml:space="preserve">you eat </w:t>
      </w:r>
      <w:r>
        <w:t>the bread of</w:t>
      </w:r>
      <w:r w:rsidRPr="00AB1781">
        <w:t xml:space="preserve"> grief,</w:t>
      </w:r>
    </w:p>
    <w:p w14:paraId="00C29BCB" w14:textId="77777777" w:rsidR="00704CAA" w:rsidRPr="00AB1781" w:rsidRDefault="00704CAA" w:rsidP="00704CAA">
      <w:pPr>
        <w:pStyle w:val="EnglishHangEndNoCoptic"/>
      </w:pPr>
      <w:r w:rsidRPr="00AB1781">
        <w:tab/>
        <w:t xml:space="preserve">when He </w:t>
      </w:r>
      <w:r>
        <w:t>gives</w:t>
      </w:r>
      <w:r w:rsidRPr="00AB1781">
        <w:t xml:space="preserve"> His beloved </w:t>
      </w:r>
      <w:r>
        <w:t xml:space="preserve">ones </w:t>
      </w:r>
      <w:r w:rsidRPr="00AB1781">
        <w:t>sleep.</w:t>
      </w:r>
    </w:p>
    <w:p w14:paraId="44DF7185" w14:textId="77777777" w:rsidR="00704CAA" w:rsidRPr="00AB1781" w:rsidRDefault="00704CAA" w:rsidP="00704CAA">
      <w:pPr>
        <w:pStyle w:val="EnglishHangNoCoptic"/>
      </w:pPr>
      <w:r w:rsidRPr="00AB1781">
        <w:t xml:space="preserve">3 </w:t>
      </w:r>
      <w:r>
        <w:t>See,</w:t>
      </w:r>
      <w:r w:rsidRPr="00AB1781">
        <w:t xml:space="preserve"> sons are </w:t>
      </w:r>
      <w:r>
        <w:t>the inheritance from the Lord;</w:t>
      </w:r>
    </w:p>
    <w:p w14:paraId="4B12E3AF" w14:textId="77777777" w:rsidR="00704CAA" w:rsidRPr="00AB1781" w:rsidRDefault="00704CAA" w:rsidP="00704CAA">
      <w:pPr>
        <w:pStyle w:val="EnglishHangEndNoCoptic"/>
      </w:pPr>
      <w:r w:rsidRPr="00AB1781">
        <w:tab/>
        <w:t xml:space="preserve">the </w:t>
      </w:r>
      <w:r>
        <w:t>fruit of the loom His reward</w:t>
      </w:r>
      <w:r w:rsidRPr="00AB1781">
        <w:t>.</w:t>
      </w:r>
    </w:p>
    <w:p w14:paraId="2EB59EA5" w14:textId="77777777" w:rsidR="00704CAA" w:rsidRPr="00AB1781" w:rsidRDefault="00704CAA" w:rsidP="00704CAA">
      <w:pPr>
        <w:pStyle w:val="EnglishHangNoCoptic"/>
      </w:pPr>
      <w:r w:rsidRPr="00AB1781">
        <w:lastRenderedPageBreak/>
        <w:t xml:space="preserve">4 </w:t>
      </w:r>
      <w:r>
        <w:t>The children of those expelled</w:t>
      </w:r>
      <w:r>
        <w:rPr>
          <w:rStyle w:val="FootnoteReference"/>
        </w:rPr>
        <w:footnoteReference w:id="779"/>
      </w:r>
    </w:p>
    <w:p w14:paraId="0893F344" w14:textId="77777777" w:rsidR="00704CAA" w:rsidRPr="00AB1781" w:rsidRDefault="00704CAA" w:rsidP="00704CAA">
      <w:pPr>
        <w:pStyle w:val="EnglishHangEndNoCoptic"/>
      </w:pPr>
      <w:r w:rsidRPr="00AB1781">
        <w:tab/>
      </w:r>
      <w:r>
        <w:t>are like arrows in the hand of a mighty one.</w:t>
      </w:r>
    </w:p>
    <w:p w14:paraId="2EE82A95" w14:textId="77777777" w:rsidR="00704CAA" w:rsidRPr="00AB1781" w:rsidRDefault="00704CAA" w:rsidP="00704CAA">
      <w:pPr>
        <w:pStyle w:val="EnglishHangNoCoptic"/>
      </w:pPr>
      <w:r w:rsidRPr="00AB1781">
        <w:t xml:space="preserve">5 </w:t>
      </w:r>
      <w:r>
        <w:t>Blessed</w:t>
      </w:r>
      <w:r w:rsidRPr="00AB1781">
        <w:t xml:space="preserve"> is </w:t>
      </w:r>
      <w:r>
        <w:t>the man</w:t>
      </w:r>
      <w:r w:rsidRPr="00AB1781">
        <w:t xml:space="preserve"> who </w:t>
      </w:r>
      <w:r>
        <w:t>will fulfil</w:t>
      </w:r>
      <w:r w:rsidRPr="00AB1781">
        <w:t xml:space="preserve"> his desire with them;</w:t>
      </w:r>
    </w:p>
    <w:p w14:paraId="1BB6566C" w14:textId="77777777" w:rsidR="00704CAA" w:rsidRPr="00AB1781" w:rsidRDefault="00704CAA" w:rsidP="00704CAA">
      <w:pPr>
        <w:pStyle w:val="EnglishHangNoCoptic"/>
      </w:pPr>
      <w:r w:rsidRPr="00AB1781">
        <w:tab/>
      </w:r>
      <w:r>
        <w:t>they</w:t>
      </w:r>
      <w:r>
        <w:rPr>
          <w:rStyle w:val="FootnoteReference"/>
        </w:rPr>
        <w:footnoteReference w:id="780"/>
      </w:r>
      <w:r>
        <w:t xml:space="preserve"> not be ashamed</w:t>
      </w:r>
    </w:p>
    <w:p w14:paraId="3D1E1ADE" w14:textId="77777777" w:rsidR="00704CAA" w:rsidRDefault="00704CAA" w:rsidP="00704CAA">
      <w:pPr>
        <w:pStyle w:val="EnglishHangEndNoCoptic"/>
      </w:pPr>
      <w:r w:rsidRPr="00AB1781">
        <w:tab/>
        <w:t>when they spe</w:t>
      </w:r>
      <w:r>
        <w:t>ak to their enemies at the gate</w:t>
      </w:r>
      <w:r w:rsidRPr="00AB1781">
        <w:t>.</w:t>
      </w:r>
    </w:p>
    <w:p w14:paraId="354B4A99" w14:textId="77777777" w:rsidR="00AD6F95" w:rsidRDefault="00704CAA" w:rsidP="00704CAA">
      <w:pPr>
        <w:pStyle w:val="Rubric"/>
      </w:pPr>
      <w:r>
        <w:t>Alleluia.</w:t>
      </w:r>
    </w:p>
    <w:p w14:paraId="46F981E0" w14:textId="3FACEEFB"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_Ref411967385 \h </w:instrText>
      </w:r>
      <w:r>
        <w:fldChar w:fldCharType="separate"/>
      </w:r>
      <w:r w:rsidR="000E2EAC">
        <w:t>Psalm</w:t>
      </w:r>
      <w:r w:rsidR="000E2EAC" w:rsidRPr="00AB1781">
        <w:t xml:space="preserve"> 127</w:t>
      </w:r>
      <w:r w:rsidR="000E2EAC">
        <w:t>: “Blessed are all who fear the Lord, who walk in His ways”</w:t>
      </w:r>
      <w:r>
        <w:fldChar w:fldCharType="end"/>
      </w:r>
      <w:r>
        <w:t>.</w:t>
      </w:r>
      <w:r w:rsidR="00704CAA">
        <w:t xml:space="preserve"> </w:t>
      </w:r>
    </w:p>
    <w:p w14:paraId="6CF8564C" w14:textId="77777777" w:rsidR="00704CAA" w:rsidRPr="00FD25B7" w:rsidRDefault="00704CAA" w:rsidP="00704CAA">
      <w:pPr>
        <w:pStyle w:val="Heading4"/>
      </w:pPr>
      <w:bookmarkStart w:id="329" w:name="_Ref411967385"/>
      <w:r>
        <w:t>Psalm</w:t>
      </w:r>
      <w:r w:rsidRPr="00AB1781">
        <w:t xml:space="preserve"> 127</w:t>
      </w:r>
      <w:r>
        <w:t>: “Blessed are all who fear the Lord, who walk in His ways”</w:t>
      </w:r>
      <w:bookmarkEnd w:id="329"/>
    </w:p>
    <w:p w14:paraId="0E139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21D49EA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4FD39E1F" w14:textId="1C980645"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p>
    <w:p w14:paraId="1CD678B0" w14:textId="45179536" w:rsidR="00445B52" w:rsidRDefault="00445B52" w:rsidP="00704CAA">
      <w:pPr>
        <w:pStyle w:val="Rubric"/>
      </w:pPr>
      <w:r>
        <w:fldChar w:fldCharType="begin"/>
      </w:r>
      <w:r>
        <w:instrText xml:space="preserve"> REF _Ref434580361 \h </w:instrText>
      </w:r>
      <w:r>
        <w:fldChar w:fldCharType="separate"/>
      </w:r>
      <w:r w:rsidR="000E2EAC">
        <w:t>The Psalms of the Middle Watch</w:t>
      </w:r>
      <w:r>
        <w:fldChar w:fldCharType="end"/>
      </w:r>
    </w:p>
    <w:p w14:paraId="74D74288" w14:textId="5D16D419" w:rsidR="00704CAA" w:rsidRPr="00AB1781" w:rsidRDefault="00704CAA" w:rsidP="00704CAA">
      <w:pPr>
        <w:pStyle w:val="Rubric"/>
      </w:pPr>
      <w:r w:rsidRPr="00AB1781">
        <w:t>1 (A Song of Ascents)</w:t>
      </w:r>
    </w:p>
    <w:p w14:paraId="012061C2" w14:textId="77777777" w:rsidR="00704CAA" w:rsidRPr="00AB1781" w:rsidRDefault="00704CAA" w:rsidP="00704CAA">
      <w:pPr>
        <w:pStyle w:val="EnglishHangNoCoptic"/>
      </w:pPr>
      <w:r w:rsidRPr="00AB1781">
        <w:t>Blessed are all who fear the Lord,</w:t>
      </w:r>
    </w:p>
    <w:p w14:paraId="5252F6D0" w14:textId="77777777" w:rsidR="00704CAA" w:rsidRPr="00AB1781" w:rsidRDefault="00704CAA" w:rsidP="00704CAA">
      <w:pPr>
        <w:pStyle w:val="EnglishHangEndNoCoptic"/>
      </w:pPr>
      <w:r w:rsidRPr="00AB1781">
        <w:tab/>
        <w:t>who walk in His ways.</w:t>
      </w:r>
    </w:p>
    <w:p w14:paraId="53D37143" w14:textId="77777777" w:rsidR="00704CAA" w:rsidRPr="00AB1781" w:rsidRDefault="00704CAA" w:rsidP="00704CAA">
      <w:pPr>
        <w:pStyle w:val="EnglishHangNoCoptic"/>
      </w:pPr>
      <w:r w:rsidRPr="00AB1781">
        <w:t>2 You will eat the fruits of your labors;</w:t>
      </w:r>
    </w:p>
    <w:p w14:paraId="71AD0BA0" w14:textId="77777777" w:rsidR="00704CAA" w:rsidRPr="00AB1781" w:rsidRDefault="00704CAA" w:rsidP="00704CAA">
      <w:pPr>
        <w:pStyle w:val="EnglishHangEndNoCoptic"/>
      </w:pPr>
      <w:r w:rsidRPr="00AB1781">
        <w:tab/>
      </w:r>
      <w:r>
        <w:t xml:space="preserve">You are </w:t>
      </w:r>
      <w:r w:rsidRPr="00AB1781">
        <w:t>blessed</w:t>
      </w:r>
      <w:r>
        <w:rPr>
          <w:rStyle w:val="FootnoteReference"/>
        </w:rPr>
        <w:footnoteReference w:id="781"/>
      </w:r>
      <w:r w:rsidRPr="00AB1781">
        <w:t>, and it will be well with you.</w:t>
      </w:r>
    </w:p>
    <w:p w14:paraId="16A3F5BC" w14:textId="77777777" w:rsidR="00704CAA" w:rsidRPr="00AB1781" w:rsidRDefault="00704CAA" w:rsidP="00704CAA">
      <w:pPr>
        <w:pStyle w:val="EnglishHangNoCoptic"/>
      </w:pPr>
      <w:r w:rsidRPr="00AB1781">
        <w:t>3 Your wife will be like a fruitful vine</w:t>
      </w:r>
    </w:p>
    <w:p w14:paraId="2B16E379" w14:textId="77777777" w:rsidR="00704CAA" w:rsidRPr="00AB1781" w:rsidRDefault="00704CAA" w:rsidP="00704CAA">
      <w:pPr>
        <w:pStyle w:val="EnglishHangNoCoptic"/>
      </w:pPr>
      <w:r w:rsidRPr="00AB1781">
        <w:tab/>
      </w:r>
      <w:r>
        <w:t xml:space="preserve">[blossoming] </w:t>
      </w:r>
      <w:r w:rsidRPr="00AB1781">
        <w:t xml:space="preserve">on </w:t>
      </w:r>
      <w:r>
        <w:t>the sides of your house,</w:t>
      </w:r>
    </w:p>
    <w:p w14:paraId="282158F3" w14:textId="77777777" w:rsidR="00704CAA" w:rsidRPr="00AB1781" w:rsidRDefault="00704CAA" w:rsidP="00704CAA">
      <w:pPr>
        <w:pStyle w:val="EnglishHangNoCoptic"/>
      </w:pPr>
      <w:r w:rsidRPr="00AB1781">
        <w:tab/>
        <w:t>your children like olive shoots</w:t>
      </w:r>
    </w:p>
    <w:p w14:paraId="225E1A67" w14:textId="77777777" w:rsidR="00704CAA" w:rsidRPr="00AB1781" w:rsidRDefault="00704CAA" w:rsidP="00704CAA">
      <w:pPr>
        <w:pStyle w:val="EnglishHangEndNoCoptic"/>
      </w:pPr>
      <w:r w:rsidRPr="00AB1781">
        <w:tab/>
      </w:r>
      <w:r>
        <w:t>a</w:t>
      </w:r>
      <w:r w:rsidRPr="00AB1781">
        <w:t>round your table.</w:t>
      </w:r>
    </w:p>
    <w:p w14:paraId="0F2796C5" w14:textId="77777777" w:rsidR="00704CAA" w:rsidRPr="00AB1781" w:rsidRDefault="00704CAA" w:rsidP="00704CAA">
      <w:pPr>
        <w:pStyle w:val="EnglishHangNoCoptic"/>
      </w:pPr>
      <w:r w:rsidRPr="00AB1781">
        <w:t xml:space="preserve">4 </w:t>
      </w:r>
      <w:r>
        <w:t>Look,</w:t>
      </w:r>
      <w:r w:rsidRPr="00AB1781">
        <w:t xml:space="preserve"> </w:t>
      </w:r>
      <w:r>
        <w:t>so will the man who fears the Lord</w:t>
      </w:r>
    </w:p>
    <w:p w14:paraId="7CCFC3A0" w14:textId="77777777" w:rsidR="00704CAA" w:rsidRPr="00AB1781" w:rsidRDefault="00704CAA" w:rsidP="00704CAA">
      <w:pPr>
        <w:pStyle w:val="EnglishHangEndNoCoptic"/>
      </w:pPr>
      <w:r w:rsidRPr="00AB1781">
        <w:tab/>
      </w:r>
      <w:r>
        <w:t>be blessed</w:t>
      </w:r>
      <w:r w:rsidRPr="00AB1781">
        <w:t>.</w:t>
      </w:r>
    </w:p>
    <w:p w14:paraId="4990DCF1" w14:textId="77777777" w:rsidR="00704CAA" w:rsidRPr="00AB1781" w:rsidRDefault="00704CAA" w:rsidP="00704CAA">
      <w:pPr>
        <w:pStyle w:val="EnglishHangNoCoptic"/>
      </w:pPr>
      <w:r w:rsidRPr="00AB1781">
        <w:lastRenderedPageBreak/>
        <w:t xml:space="preserve">5 </w:t>
      </w:r>
      <w:r>
        <w:t>May t</w:t>
      </w:r>
      <w:r w:rsidRPr="00AB1781">
        <w:t>he Lord bless you from Zion</w:t>
      </w:r>
      <w:r>
        <w:t>,</w:t>
      </w:r>
    </w:p>
    <w:p w14:paraId="5578E14A" w14:textId="77777777" w:rsidR="00704CAA" w:rsidRPr="00AB1781" w:rsidRDefault="00704CAA" w:rsidP="00704CAA">
      <w:pPr>
        <w:pStyle w:val="EnglishHangNoCoptic"/>
      </w:pPr>
      <w:r w:rsidRPr="00AB1781">
        <w:tab/>
      </w:r>
      <w:r>
        <w:t>And may you</w:t>
      </w:r>
      <w:r w:rsidRPr="00AB1781">
        <w:t xml:space="preserve"> see the joys of Jerusalem</w:t>
      </w:r>
      <w:r>
        <w:rPr>
          <w:rStyle w:val="FootnoteReference"/>
        </w:rPr>
        <w:footnoteReference w:id="782"/>
      </w:r>
    </w:p>
    <w:p w14:paraId="1967C8A0" w14:textId="77777777" w:rsidR="00704CAA" w:rsidRPr="00AB1781" w:rsidRDefault="00704CAA" w:rsidP="00704CAA">
      <w:pPr>
        <w:pStyle w:val="EnglishHangNoCoptic"/>
      </w:pPr>
      <w:r>
        <w:tab/>
        <w:t>all the days of your life;</w:t>
      </w:r>
    </w:p>
    <w:p w14:paraId="3D885574" w14:textId="77777777" w:rsidR="00704CAA" w:rsidRPr="00AB1781" w:rsidRDefault="00704CAA" w:rsidP="00704CAA">
      <w:pPr>
        <w:pStyle w:val="EnglishHangNoCoptic"/>
      </w:pPr>
    </w:p>
    <w:p w14:paraId="324306E1" w14:textId="77777777" w:rsidR="00704CAA" w:rsidRPr="00AB1781" w:rsidRDefault="00704CAA" w:rsidP="00704CAA">
      <w:pPr>
        <w:pStyle w:val="EnglishHangNoCoptic"/>
      </w:pPr>
      <w:r w:rsidRPr="00AB1781">
        <w:t xml:space="preserve">6 and </w:t>
      </w:r>
      <w:r>
        <w:t xml:space="preserve">may you </w:t>
      </w:r>
      <w:r w:rsidRPr="00AB1781">
        <w:t>see your children’s children.</w:t>
      </w:r>
      <w:r>
        <w:rPr>
          <w:rStyle w:val="FootnoteReference"/>
        </w:rPr>
        <w:footnoteReference w:id="783"/>
      </w:r>
    </w:p>
    <w:p w14:paraId="506BA102" w14:textId="77777777" w:rsidR="00704CAA" w:rsidRDefault="00704CAA" w:rsidP="00704CAA">
      <w:pPr>
        <w:pStyle w:val="EnglishHangEndNoCoptic"/>
      </w:pPr>
      <w:r w:rsidRPr="00AB1781">
        <w:tab/>
      </w:r>
      <w:r>
        <w:t>Peace be upon Israel!</w:t>
      </w:r>
    </w:p>
    <w:p w14:paraId="696497C0" w14:textId="77777777" w:rsidR="00AD6F95" w:rsidRDefault="00704CAA" w:rsidP="00704CAA">
      <w:pPr>
        <w:pStyle w:val="Rubric"/>
      </w:pPr>
      <w:r>
        <w:t>Alleluia.</w:t>
      </w:r>
    </w:p>
    <w:p w14:paraId="4C0C9734" w14:textId="2F02F3F2" w:rsidR="00704CAA"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 xml:space="preserve">continue with </w:t>
      </w:r>
      <w:r>
        <w:fldChar w:fldCharType="begin"/>
      </w:r>
      <w:r>
        <w:instrText xml:space="preserve"> REF _Ref411967400 \h </w:instrText>
      </w:r>
      <w:r>
        <w:fldChar w:fldCharType="separate"/>
      </w:r>
      <w:r w:rsidR="000E2EAC">
        <w:t>Psalm</w:t>
      </w:r>
      <w:r w:rsidR="000E2EAC" w:rsidRPr="00AB1781">
        <w:t xml:space="preserve"> 128</w:t>
      </w:r>
      <w:r w:rsidR="000E2EAC">
        <w:t>: “Many times have they warred against me from my youth”</w:t>
      </w:r>
      <w:r>
        <w:fldChar w:fldCharType="end"/>
      </w:r>
      <w:r>
        <w:t>.</w:t>
      </w:r>
      <w:r w:rsidR="00704CAA">
        <w:t xml:space="preserve"> </w:t>
      </w:r>
    </w:p>
    <w:p w14:paraId="1A1178B0" w14:textId="77777777" w:rsidR="00704CAA" w:rsidRPr="00AB1781" w:rsidRDefault="00704CAA" w:rsidP="00704CAA">
      <w:pPr>
        <w:pStyle w:val="Heading4"/>
      </w:pPr>
      <w:bookmarkStart w:id="330" w:name="_Ref411967400"/>
      <w:r>
        <w:t>Psalm</w:t>
      </w:r>
      <w:r w:rsidRPr="00AB1781">
        <w:t xml:space="preserve"> 128</w:t>
      </w:r>
      <w:r>
        <w:t>: “Many times have they warred against me from my youth”</w:t>
      </w:r>
      <w:bookmarkEnd w:id="330"/>
    </w:p>
    <w:p w14:paraId="2B4FC6C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2E8903F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25CA984A" w14:textId="1FD21202" w:rsidR="00AD6F95"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rsidR="005E7E27">
        <w:t>. Reserved for the presbyter, if present.</w:t>
      </w:r>
    </w:p>
    <w:p w14:paraId="6E4990B7" w14:textId="3F0B33ED" w:rsidR="00721035" w:rsidRDefault="00721035" w:rsidP="00704CAA">
      <w:pPr>
        <w:pStyle w:val="Rubric"/>
      </w:pPr>
      <w:r>
        <w:fldChar w:fldCharType="begin"/>
      </w:r>
      <w:r>
        <w:instrText xml:space="preserve"> REF _Ref434580361 \h </w:instrText>
      </w:r>
      <w:r>
        <w:fldChar w:fldCharType="separate"/>
      </w:r>
      <w:r w:rsidR="000E2EAC">
        <w:t>The Psalms of the Middle Watch</w:t>
      </w:r>
      <w:r>
        <w:fldChar w:fldCharType="end"/>
      </w:r>
      <w:r>
        <w:t>. Reserved for the presbyter, if present.</w:t>
      </w:r>
    </w:p>
    <w:p w14:paraId="596A5F31" w14:textId="4170F743" w:rsidR="00704CAA" w:rsidRPr="00AB1781" w:rsidRDefault="00704CAA" w:rsidP="00704CAA">
      <w:pPr>
        <w:pStyle w:val="Rubric"/>
      </w:pPr>
      <w:r w:rsidRPr="00AB1781">
        <w:t>1 (A Song of Ascents)</w:t>
      </w:r>
    </w:p>
    <w:p w14:paraId="60D2BEAE" w14:textId="77777777" w:rsidR="00704CAA" w:rsidRPr="00AB1781" w:rsidRDefault="00704CAA" w:rsidP="00704CAA">
      <w:pPr>
        <w:pStyle w:val="EnglishHangNoCoptic"/>
      </w:pPr>
      <w:r>
        <w:t>“Many</w:t>
      </w:r>
      <w:r w:rsidRPr="00AB1781">
        <w:t xml:space="preserve"> </w:t>
      </w:r>
      <w:r>
        <w:t xml:space="preserve">times </w:t>
      </w:r>
      <w:r w:rsidRPr="00AB1781">
        <w:t>have they w</w:t>
      </w:r>
      <w:r>
        <w:t>arred against me from my youth”</w:t>
      </w:r>
    </w:p>
    <w:p w14:paraId="0FE9F7EC" w14:textId="77777777" w:rsidR="00704CAA" w:rsidRPr="00AB1781" w:rsidRDefault="00704CAA" w:rsidP="00704CAA">
      <w:pPr>
        <w:pStyle w:val="EnglishHangEndNoCoptic"/>
      </w:pPr>
      <w:r>
        <w:tab/>
        <w:t>—let Israel now say—</w:t>
      </w:r>
    </w:p>
    <w:p w14:paraId="1DD8E2FE" w14:textId="77777777" w:rsidR="00704CAA" w:rsidRPr="00AB1781" w:rsidRDefault="00704CAA" w:rsidP="00704CAA">
      <w:pPr>
        <w:pStyle w:val="EnglishHangNoCoptic"/>
      </w:pPr>
      <w:r>
        <w:t>2 “many times</w:t>
      </w:r>
      <w:r w:rsidRPr="00AB1781">
        <w:t xml:space="preserve"> have they warre</w:t>
      </w:r>
      <w:r>
        <w:t>d against me from my youth,</w:t>
      </w:r>
    </w:p>
    <w:p w14:paraId="2488DDFA" w14:textId="77777777" w:rsidR="00704CAA" w:rsidRPr="00AB1781" w:rsidRDefault="00704CAA" w:rsidP="00704CAA">
      <w:pPr>
        <w:pStyle w:val="EnglishHangEndNoCoptic"/>
      </w:pPr>
      <w:r w:rsidRPr="00AB1781">
        <w:tab/>
        <w:t xml:space="preserve">yet they could not prevail </w:t>
      </w:r>
      <w:r>
        <w:t>against</w:t>
      </w:r>
      <w:r w:rsidRPr="00AB1781">
        <w:t xml:space="preserve"> me.</w:t>
      </w:r>
    </w:p>
    <w:p w14:paraId="31B88009" w14:textId="77777777" w:rsidR="00704CAA" w:rsidRPr="00AB1781" w:rsidRDefault="00704CAA" w:rsidP="00704CAA">
      <w:pPr>
        <w:pStyle w:val="EnglishHangNoCoptic"/>
      </w:pPr>
      <w:r w:rsidRPr="00AB1781">
        <w:t>3 The sinners plowed on my back</w:t>
      </w:r>
      <w:r>
        <w:rPr>
          <w:rStyle w:val="FootnoteReference"/>
        </w:rPr>
        <w:footnoteReference w:id="784"/>
      </w:r>
      <w:r w:rsidRPr="00AB1781">
        <w:t>;</w:t>
      </w:r>
    </w:p>
    <w:p w14:paraId="0E14A64D" w14:textId="77777777" w:rsidR="00704CAA" w:rsidRPr="00AB1781" w:rsidRDefault="00704CAA" w:rsidP="00704CAA">
      <w:pPr>
        <w:pStyle w:val="EnglishHangEndNoCoptic"/>
      </w:pPr>
      <w:r w:rsidRPr="00AB1781">
        <w:tab/>
        <w:t>they prolonged their iniquity</w:t>
      </w:r>
      <w:r>
        <w:rPr>
          <w:rStyle w:val="FootnoteReference"/>
        </w:rPr>
        <w:footnoteReference w:id="785"/>
      </w:r>
      <w:r w:rsidRPr="00AB1781">
        <w:t>.</w:t>
      </w:r>
    </w:p>
    <w:p w14:paraId="493C80F5" w14:textId="77777777" w:rsidR="00704CAA" w:rsidRPr="00AB1781" w:rsidRDefault="00704CAA" w:rsidP="00704CAA">
      <w:pPr>
        <w:pStyle w:val="EnglishHangNoCoptic"/>
      </w:pPr>
      <w:r w:rsidRPr="00AB1781">
        <w:t xml:space="preserve">4 But the </w:t>
      </w:r>
      <w:r>
        <w:t>righteous</w:t>
      </w:r>
      <w:r w:rsidRPr="00AB1781">
        <w:t xml:space="preserve"> Lord</w:t>
      </w:r>
    </w:p>
    <w:p w14:paraId="312C1E8E" w14:textId="77777777" w:rsidR="00704CAA" w:rsidRPr="00AB1781" w:rsidRDefault="00704CAA" w:rsidP="00704CAA">
      <w:pPr>
        <w:pStyle w:val="EnglishHangEndNoCoptic"/>
      </w:pPr>
      <w:r w:rsidRPr="00AB1781">
        <w:tab/>
      </w:r>
      <w:r>
        <w:t>cut up the neck of sinners.”</w:t>
      </w:r>
    </w:p>
    <w:p w14:paraId="049D087A" w14:textId="77777777" w:rsidR="00704CAA" w:rsidRPr="00AB1781" w:rsidRDefault="00704CAA" w:rsidP="00704CAA">
      <w:pPr>
        <w:pStyle w:val="EnglishHangNoCoptic"/>
      </w:pPr>
      <w:r w:rsidRPr="00AB1781">
        <w:t>5 Let all who hate Zion</w:t>
      </w:r>
    </w:p>
    <w:p w14:paraId="175AF076" w14:textId="77777777" w:rsidR="00704CAA" w:rsidRPr="00AB1781" w:rsidRDefault="00704CAA" w:rsidP="00704CAA">
      <w:pPr>
        <w:pStyle w:val="EnglishHangEndNoCoptic"/>
      </w:pPr>
      <w:r w:rsidRPr="00AB1781">
        <w:tab/>
        <w:t xml:space="preserve">be </w:t>
      </w:r>
      <w:r>
        <w:t>shamed</w:t>
      </w:r>
      <w:r w:rsidRPr="00AB1781">
        <w:t xml:space="preserve"> and </w:t>
      </w:r>
      <w:r>
        <w:t>turned back</w:t>
      </w:r>
      <w:r w:rsidRPr="00AB1781">
        <w:t>.</w:t>
      </w:r>
    </w:p>
    <w:p w14:paraId="16C7A4EE" w14:textId="77777777" w:rsidR="00704CAA" w:rsidRPr="00AB1781" w:rsidRDefault="00704CAA" w:rsidP="00704CAA">
      <w:pPr>
        <w:pStyle w:val="EnglishHangNoCoptic"/>
      </w:pPr>
      <w:r w:rsidRPr="00AB1781">
        <w:t>6 Let them be</w:t>
      </w:r>
      <w:r>
        <w:t>come</w:t>
      </w:r>
      <w:r w:rsidRPr="00AB1781">
        <w:t xml:space="preserve"> like grass on the housetops</w:t>
      </w:r>
      <w:r>
        <w:t>,</w:t>
      </w:r>
    </w:p>
    <w:p w14:paraId="040EEB92" w14:textId="77777777" w:rsidR="00704CAA" w:rsidRPr="00AB1781" w:rsidRDefault="00704CAA" w:rsidP="00704CAA">
      <w:pPr>
        <w:pStyle w:val="EnglishHangEndNoCoptic"/>
      </w:pPr>
      <w:r w:rsidRPr="00AB1781">
        <w:tab/>
      </w:r>
      <w:r>
        <w:t>which</w:t>
      </w:r>
      <w:r w:rsidRPr="00AB1781">
        <w:t xml:space="preserve"> withers before it is pulled up,</w:t>
      </w:r>
    </w:p>
    <w:p w14:paraId="4B7000DA" w14:textId="77777777" w:rsidR="00704CAA" w:rsidRPr="00AB1781" w:rsidRDefault="00704CAA" w:rsidP="00704CAA">
      <w:pPr>
        <w:pStyle w:val="EnglishHangNoCoptic"/>
      </w:pPr>
      <w:r w:rsidRPr="00AB1781">
        <w:lastRenderedPageBreak/>
        <w:t xml:space="preserve">7 with which no reaper can fill his </w:t>
      </w:r>
      <w:r>
        <w:t>hands</w:t>
      </w:r>
      <w:r w:rsidRPr="00AB1781">
        <w:t>,</w:t>
      </w:r>
    </w:p>
    <w:p w14:paraId="22DD899B" w14:textId="77777777" w:rsidR="00704CAA" w:rsidRPr="00AB1781" w:rsidRDefault="00704CAA" w:rsidP="00704CAA">
      <w:pPr>
        <w:pStyle w:val="EnglishHangEndNoCoptic"/>
      </w:pPr>
      <w:r w:rsidRPr="00AB1781">
        <w:tab/>
      </w:r>
      <w:r>
        <w:t>nor the gatherer</w:t>
      </w:r>
      <w:r w:rsidRPr="00AB1781">
        <w:t xml:space="preserve"> sheaves fill his bosom.</w:t>
      </w:r>
    </w:p>
    <w:p w14:paraId="27F4D40E" w14:textId="77777777" w:rsidR="00704CAA" w:rsidRPr="00AB1781" w:rsidRDefault="00704CAA" w:rsidP="00704CAA">
      <w:pPr>
        <w:pStyle w:val="EnglishHangNoCoptic"/>
      </w:pPr>
      <w:r w:rsidRPr="00AB1781">
        <w:t xml:space="preserve">8 </w:t>
      </w:r>
      <w:r>
        <w:t>Neither do those who pass by say to them,</w:t>
      </w:r>
    </w:p>
    <w:p w14:paraId="7677E145" w14:textId="77777777" w:rsidR="00704CAA" w:rsidRPr="00AB1781" w:rsidRDefault="00704CAA" w:rsidP="00704CAA">
      <w:pPr>
        <w:pStyle w:val="EnglishHangNoCoptic"/>
      </w:pPr>
      <w:r>
        <w:tab/>
        <w:t>“t</w:t>
      </w:r>
      <w:r w:rsidRPr="00AB1781">
        <w:t>he blessing of the Lord be upon you;</w:t>
      </w:r>
    </w:p>
    <w:p w14:paraId="7009F924" w14:textId="77777777" w:rsidR="00704CAA" w:rsidRDefault="00704CAA" w:rsidP="00704CAA">
      <w:pPr>
        <w:pStyle w:val="EnglishHangEndNoCoptic"/>
      </w:pPr>
      <w:r w:rsidRPr="00AB1781">
        <w:tab/>
        <w:t>we ble</w:t>
      </w:r>
      <w:r>
        <w:t>ss you in the Name of the Lord.”</w:t>
      </w:r>
    </w:p>
    <w:p w14:paraId="49A7DBA1" w14:textId="77777777" w:rsidR="00704CAA" w:rsidRDefault="00704CAA" w:rsidP="00704CAA">
      <w:pPr>
        <w:pStyle w:val="Rubric"/>
      </w:pPr>
      <w:r>
        <w:t xml:space="preserve">Alleluia. </w:t>
      </w:r>
    </w:p>
    <w:p w14:paraId="47A18B93" w14:textId="715A625D" w:rsidR="00704CAA" w:rsidRDefault="00704CAA" w:rsidP="00704CAA">
      <w:pPr>
        <w:pStyle w:val="Rubric"/>
      </w:pPr>
      <w:r>
        <w:t>Glory…</w:t>
      </w:r>
    </w:p>
    <w:p w14:paraId="337C84AC" w14:textId="1083B29E" w:rsidR="00AD6F95" w:rsidRPr="00FD25B7" w:rsidRDefault="00AD6F95" w:rsidP="00704CAA">
      <w:pPr>
        <w:pStyle w:val="Rubric"/>
      </w:pPr>
      <w:r>
        <w:fldChar w:fldCharType="begin"/>
      </w:r>
      <w:r>
        <w:instrText xml:space="preserve"> REF _Ref445106453 \h </w:instrText>
      </w:r>
      <w:r>
        <w:fldChar w:fldCharType="separate"/>
      </w:r>
      <w:r w:rsidR="000E2EAC">
        <w:t>The Psalms of the Eleventh Hour (Little Vespers)</w:t>
      </w:r>
      <w:r>
        <w:fldChar w:fldCharType="end"/>
      </w:r>
      <w:r>
        <w:t xml:space="preserve"> </w:t>
      </w:r>
      <w:r w:rsidR="00445B52">
        <w:t xml:space="preserve">and </w:t>
      </w:r>
      <w:r w:rsidR="00445B52">
        <w:fldChar w:fldCharType="begin"/>
      </w:r>
      <w:r w:rsidR="00445B52">
        <w:instrText xml:space="preserve"> REF _Ref434580361 \h </w:instrText>
      </w:r>
      <w:r w:rsidR="00445B52">
        <w:fldChar w:fldCharType="separate"/>
      </w:r>
      <w:r w:rsidR="000E2EAC">
        <w:t>The Psalms of the Middle Watch</w:t>
      </w:r>
      <w:r w:rsidR="00445B52">
        <w:fldChar w:fldCharType="end"/>
      </w:r>
      <w:r w:rsidR="00445B52">
        <w:t xml:space="preserve"> </w:t>
      </w:r>
      <w:r>
        <w:t>conclude here.</w:t>
      </w:r>
    </w:p>
    <w:p w14:paraId="1B74694F" w14:textId="77777777" w:rsidR="00704CAA" w:rsidRPr="00FD25B7" w:rsidRDefault="00704CAA" w:rsidP="00704CAA">
      <w:pPr>
        <w:pStyle w:val="Heading4"/>
      </w:pPr>
      <w:bookmarkStart w:id="331" w:name="_Ref411968046"/>
      <w:r>
        <w:t>Psalm</w:t>
      </w:r>
      <w:r w:rsidRPr="00AB1781">
        <w:t xml:space="preserve"> 129</w:t>
      </w:r>
      <w:r>
        <w:t>: “I cried to You, O Lord, out of the depths”</w:t>
      </w:r>
      <w:bookmarkEnd w:id="331"/>
    </w:p>
    <w:p w14:paraId="5BF8CC8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72CBF05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39BC37BA" w14:textId="55C7B1F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20BC7717" w14:textId="56FDD4DB"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56E9FEBB" w14:textId="11052DA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14CF7559" w14:textId="1EC2FEF8" w:rsidR="00704CAA" w:rsidRPr="00AB1781" w:rsidRDefault="00704CAA" w:rsidP="00704CAA">
      <w:pPr>
        <w:pStyle w:val="Rubric"/>
      </w:pPr>
      <w:r w:rsidRPr="00AB1781">
        <w:t>1 (A Song of Ascents)</w:t>
      </w:r>
    </w:p>
    <w:p w14:paraId="75D59F09" w14:textId="77777777" w:rsidR="00704CAA" w:rsidRPr="00AB1781" w:rsidRDefault="00704CAA" w:rsidP="00704CAA">
      <w:pPr>
        <w:pStyle w:val="EnglishHangEndNoCoptic"/>
      </w:pPr>
      <w:r>
        <w:t>I cry to You, O Lord, out of the depths;</w:t>
      </w:r>
      <w:r w:rsidRPr="00AB1781">
        <w:rPr>
          <w:rStyle w:val="FootnoteReference"/>
        </w:rPr>
        <w:footnoteReference w:id="786"/>
      </w:r>
    </w:p>
    <w:p w14:paraId="1F4315F5" w14:textId="77777777" w:rsidR="00704CAA" w:rsidRPr="00AB1781" w:rsidRDefault="00704CAA" w:rsidP="00704CAA">
      <w:pPr>
        <w:pStyle w:val="EnglishHangNoCoptic"/>
      </w:pPr>
      <w:r w:rsidRPr="00AB1781">
        <w:t xml:space="preserve">2 O Lord, hear my </w:t>
      </w:r>
      <w:r>
        <w:t>voice!</w:t>
      </w:r>
    </w:p>
    <w:p w14:paraId="6BAE0AE1" w14:textId="77777777" w:rsidR="00704CAA" w:rsidRPr="00AB1781" w:rsidRDefault="00704CAA" w:rsidP="00704CAA">
      <w:pPr>
        <w:pStyle w:val="EnglishHangNoCoptic"/>
      </w:pPr>
      <w:r>
        <w:tab/>
        <w:t>L</w:t>
      </w:r>
      <w:r w:rsidRPr="00AB1781">
        <w:t xml:space="preserve">et </w:t>
      </w:r>
      <w:r>
        <w:t>Your</w:t>
      </w:r>
      <w:r w:rsidRPr="00AB1781">
        <w:t xml:space="preserve"> ears be attentive</w:t>
      </w:r>
    </w:p>
    <w:p w14:paraId="0EE44065" w14:textId="77777777" w:rsidR="00704CAA" w:rsidRPr="00AB1781" w:rsidRDefault="00704CAA" w:rsidP="00704CAA">
      <w:pPr>
        <w:pStyle w:val="EnglishHangEndNoCoptic"/>
      </w:pPr>
      <w:r>
        <w:tab/>
        <w:t>to the voice</w:t>
      </w:r>
      <w:r w:rsidRPr="00AB1781">
        <w:t xml:space="preserve"> of my </w:t>
      </w:r>
      <w:r>
        <w:t>supplication!</w:t>
      </w:r>
    </w:p>
    <w:p w14:paraId="65871078" w14:textId="77777777" w:rsidR="00704CAA" w:rsidRPr="00AB1781" w:rsidRDefault="00704CAA" w:rsidP="00704CAA">
      <w:pPr>
        <w:pStyle w:val="EnglishHangNoCoptic"/>
      </w:pPr>
      <w:r w:rsidRPr="00AB1781">
        <w:t xml:space="preserve">3 If </w:t>
      </w:r>
      <w:r>
        <w:t>You</w:t>
      </w:r>
      <w:r w:rsidRPr="00AB1781">
        <w:t xml:space="preserve">, O Lord, should mark </w:t>
      </w:r>
      <w:r>
        <w:t>iniquities</w:t>
      </w:r>
      <w:r>
        <w:rPr>
          <w:rStyle w:val="FootnoteReference"/>
        </w:rPr>
        <w:footnoteReference w:id="787"/>
      </w:r>
      <w:r w:rsidRPr="00AB1781">
        <w:t>,</w:t>
      </w:r>
    </w:p>
    <w:p w14:paraId="098FCB20" w14:textId="77777777" w:rsidR="00704CAA" w:rsidRPr="00AB1781" w:rsidRDefault="00704CAA" w:rsidP="00704CAA">
      <w:pPr>
        <w:pStyle w:val="EnglishHangEndNoCoptic"/>
      </w:pPr>
      <w:r w:rsidRPr="00AB1781">
        <w:tab/>
        <w:t xml:space="preserve">O Lord, who would </w:t>
      </w:r>
      <w:r>
        <w:t>stand</w:t>
      </w:r>
      <w:r w:rsidRPr="00AB1781">
        <w:t>?</w:t>
      </w:r>
      <w:r>
        <w:t>—</w:t>
      </w:r>
    </w:p>
    <w:p w14:paraId="6C7043F1" w14:textId="77777777" w:rsidR="00704CAA" w:rsidRPr="00AB1781" w:rsidRDefault="00704CAA" w:rsidP="00704CAA">
      <w:pPr>
        <w:pStyle w:val="EnglishHangEndNoCoptic"/>
      </w:pPr>
      <w:r w:rsidRPr="00AB1781">
        <w:t xml:space="preserve">4 </w:t>
      </w:r>
      <w:r>
        <w:t>For</w:t>
      </w:r>
      <w:r w:rsidRPr="00AB1781">
        <w:t xml:space="preserve"> </w:t>
      </w:r>
      <w:r>
        <w:t>there is atonement</w:t>
      </w:r>
      <w:r>
        <w:rPr>
          <w:rStyle w:val="FootnoteReference"/>
        </w:rPr>
        <w:footnoteReference w:id="788"/>
      </w:r>
      <w:r>
        <w:t xml:space="preserve"> </w:t>
      </w:r>
      <w:r w:rsidRPr="00AB1781">
        <w:t xml:space="preserve">with </w:t>
      </w:r>
      <w:r>
        <w:t>You</w:t>
      </w:r>
      <w:r w:rsidRPr="00AB1781">
        <w:t>.</w:t>
      </w:r>
    </w:p>
    <w:p w14:paraId="29EB7308" w14:textId="77777777" w:rsidR="00704CAA" w:rsidRPr="00AB1781" w:rsidRDefault="00704CAA" w:rsidP="00704CAA">
      <w:pPr>
        <w:pStyle w:val="EnglishHangNoCoptic"/>
      </w:pPr>
      <w:r w:rsidRPr="00AB1781">
        <w:t xml:space="preserve">5 For </w:t>
      </w:r>
      <w:r>
        <w:t xml:space="preserve">Your Name’s sake I have waited </w:t>
      </w:r>
      <w:r w:rsidRPr="00AB1781">
        <w:t xml:space="preserve">for </w:t>
      </w:r>
      <w:r>
        <w:t>You</w:t>
      </w:r>
      <w:r w:rsidRPr="00AB1781">
        <w:t>, O Lord;</w:t>
      </w:r>
      <w:r w:rsidRPr="00AB1781">
        <w:rPr>
          <w:rStyle w:val="FootnoteReference"/>
        </w:rPr>
        <w:footnoteReference w:id="789"/>
      </w:r>
    </w:p>
    <w:p w14:paraId="48A8C4C2" w14:textId="77777777" w:rsidR="00704CAA" w:rsidRPr="00AB1781" w:rsidRDefault="00704CAA" w:rsidP="00704CAA">
      <w:pPr>
        <w:pStyle w:val="EnglishHangEndNoCoptic"/>
      </w:pPr>
      <w:r>
        <w:tab/>
        <w:t>my soul waited</w:t>
      </w:r>
      <w:r w:rsidRPr="00AB1781">
        <w:t xml:space="preserve"> for </w:t>
      </w:r>
      <w:r>
        <w:t>Your</w:t>
      </w:r>
      <w:r w:rsidRPr="00AB1781">
        <w:t xml:space="preserve"> word.</w:t>
      </w:r>
    </w:p>
    <w:p w14:paraId="0D9131ED" w14:textId="77777777" w:rsidR="00704CAA" w:rsidRPr="00AB1781" w:rsidRDefault="00704CAA" w:rsidP="00704CAA">
      <w:pPr>
        <w:pStyle w:val="EnglishHangNoCoptic"/>
      </w:pPr>
      <w:r w:rsidRPr="00AB1781">
        <w:lastRenderedPageBreak/>
        <w:t xml:space="preserve">6 My soul hopes </w:t>
      </w:r>
      <w:r>
        <w:t>in</w:t>
      </w:r>
      <w:r w:rsidRPr="00AB1781">
        <w:t xml:space="preserve"> the Lord</w:t>
      </w:r>
    </w:p>
    <w:p w14:paraId="163516B5" w14:textId="77777777" w:rsidR="00704CAA" w:rsidRPr="00AB1781" w:rsidRDefault="00704CAA" w:rsidP="00704CAA">
      <w:pPr>
        <w:pStyle w:val="EnglishHangNoCoptic"/>
      </w:pPr>
      <w:r>
        <w:tab/>
        <w:t>from the morning watch until</w:t>
      </w:r>
      <w:r w:rsidRPr="00AB1781">
        <w:t xml:space="preserve"> night;</w:t>
      </w:r>
    </w:p>
    <w:p w14:paraId="0DB4EDC8" w14:textId="77777777" w:rsidR="00704CAA" w:rsidRPr="00AB1781" w:rsidRDefault="00704CAA" w:rsidP="00704CAA">
      <w:pPr>
        <w:pStyle w:val="EnglishHangNoCoptic"/>
      </w:pPr>
      <w:r w:rsidRPr="00AB1781">
        <w:tab/>
        <w:t>from the morning watch</w:t>
      </w:r>
      <w:r>
        <w:t>,</w:t>
      </w:r>
    </w:p>
    <w:p w14:paraId="7112C4D4" w14:textId="77777777" w:rsidR="00704CAA" w:rsidRPr="00AB1781" w:rsidRDefault="00704CAA" w:rsidP="00704CAA">
      <w:pPr>
        <w:pStyle w:val="EnglishHangEndNoCoptic"/>
      </w:pPr>
      <w:r w:rsidRPr="00AB1781">
        <w:tab/>
        <w:t xml:space="preserve">let Israel hope </w:t>
      </w:r>
      <w:r>
        <w:t>in the Lord,</w:t>
      </w:r>
    </w:p>
    <w:p w14:paraId="7815FB8A" w14:textId="77777777" w:rsidR="00704CAA" w:rsidRPr="00AB1781" w:rsidRDefault="00704CAA" w:rsidP="00704CAA">
      <w:pPr>
        <w:pStyle w:val="EnglishHangNoCoptic"/>
      </w:pPr>
      <w:r>
        <w:t>7 f</w:t>
      </w:r>
      <w:r w:rsidRPr="00AB1781">
        <w:t>or with the Lord there is mercy,</w:t>
      </w:r>
    </w:p>
    <w:p w14:paraId="7E5FC727" w14:textId="77777777" w:rsidR="00704CAA" w:rsidRPr="00AB1781" w:rsidRDefault="00704CAA" w:rsidP="00704CAA">
      <w:pPr>
        <w:pStyle w:val="EnglishHangEndNoCoptic"/>
      </w:pPr>
      <w:r w:rsidRPr="00AB1781">
        <w:tab/>
        <w:t xml:space="preserve">and with Him there is </w:t>
      </w:r>
      <w:r>
        <w:t>abundant redemption;</w:t>
      </w:r>
    </w:p>
    <w:p w14:paraId="3B682445" w14:textId="77777777" w:rsidR="00704CAA" w:rsidRPr="00AB1781" w:rsidRDefault="00704CAA" w:rsidP="00704CAA">
      <w:pPr>
        <w:pStyle w:val="EnglishHangNoCoptic"/>
      </w:pPr>
      <w:r w:rsidRPr="00AB1781">
        <w:t>8 And He will redeem Israel</w:t>
      </w:r>
    </w:p>
    <w:p w14:paraId="254443B5" w14:textId="77777777" w:rsidR="00704CAA" w:rsidRDefault="00704CAA" w:rsidP="00704CAA">
      <w:pPr>
        <w:pStyle w:val="EnglishHangEndNoCoptic"/>
      </w:pPr>
      <w:r w:rsidRPr="00AB1781">
        <w:tab/>
        <w:t>from all his iniquities.</w:t>
      </w:r>
      <w:r w:rsidRPr="00AB1781">
        <w:rPr>
          <w:rStyle w:val="FootnoteReference"/>
        </w:rPr>
        <w:footnoteReference w:id="790"/>
      </w:r>
    </w:p>
    <w:p w14:paraId="0CD49354" w14:textId="77777777" w:rsidR="00101A6E" w:rsidRDefault="00704CAA" w:rsidP="00704CAA">
      <w:pPr>
        <w:pStyle w:val="Rubric"/>
      </w:pPr>
      <w:r>
        <w:t>Alleluia.</w:t>
      </w:r>
    </w:p>
    <w:p w14:paraId="46E64C06" w14:textId="67A4AE5B" w:rsidR="00704CAA" w:rsidRPr="00FD25B7"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_Ref411968066 \h </w:instrText>
      </w:r>
      <w:r>
        <w:fldChar w:fldCharType="separate"/>
      </w:r>
      <w:r w:rsidR="000E2EAC">
        <w:t>Psalm</w:t>
      </w:r>
      <w:r w:rsidR="000E2EAC" w:rsidRPr="00AB1781">
        <w:t xml:space="preserve"> 130</w:t>
      </w:r>
      <w:r w:rsidR="000E2EAC">
        <w:t>: “O Lord, my heart is not exalted, nor my eyes raised up”</w:t>
      </w:r>
      <w:r>
        <w:fldChar w:fldCharType="end"/>
      </w:r>
      <w:r>
        <w:t>.</w:t>
      </w:r>
    </w:p>
    <w:p w14:paraId="0BFF50C8" w14:textId="77777777" w:rsidR="00704CAA" w:rsidRPr="00FD25B7" w:rsidRDefault="00704CAA" w:rsidP="00704CAA">
      <w:pPr>
        <w:pStyle w:val="Heading4"/>
      </w:pPr>
      <w:bookmarkStart w:id="332" w:name="_Ref411968066"/>
      <w:r>
        <w:t>Psalm</w:t>
      </w:r>
      <w:r w:rsidRPr="00AB1781">
        <w:t xml:space="preserve"> 130</w:t>
      </w:r>
      <w:r>
        <w:t>: “O Lord, my heart is not exalted, nor my eyes raised up”</w:t>
      </w:r>
      <w:bookmarkEnd w:id="332"/>
    </w:p>
    <w:p w14:paraId="5CCAD0E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6BBC7233"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3FFCBFBB" w14:textId="50DEC758"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BFA5CE6" w14:textId="5E5D2FF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85A74C2" w14:textId="3BB0A2E8"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775F149" w14:textId="6B15D798" w:rsidR="00704CAA" w:rsidRPr="00AB1781" w:rsidRDefault="00704CAA" w:rsidP="00704CAA">
      <w:pPr>
        <w:pStyle w:val="Rubric"/>
      </w:pPr>
      <w:r w:rsidRPr="00AB1781">
        <w:t>1 (A Song of Ascents. By David)</w:t>
      </w:r>
    </w:p>
    <w:p w14:paraId="42B64095" w14:textId="77777777" w:rsidR="00704CAA" w:rsidRPr="00AB1781" w:rsidRDefault="00704CAA" w:rsidP="00704CAA">
      <w:pPr>
        <w:pStyle w:val="EnglishHangNoCoptic"/>
      </w:pPr>
      <w:r w:rsidRPr="00AB1781">
        <w:t xml:space="preserve">O Lord, my heart is not </w:t>
      </w:r>
      <w:r>
        <w:t>exalted</w:t>
      </w:r>
      <w:r w:rsidRPr="00AB1781">
        <w:t>,</w:t>
      </w:r>
    </w:p>
    <w:p w14:paraId="64D85D68" w14:textId="77777777" w:rsidR="00704CAA" w:rsidRPr="00AB1781" w:rsidRDefault="00704CAA" w:rsidP="00704CAA">
      <w:pPr>
        <w:pStyle w:val="EnglishHangNoCoptic"/>
      </w:pPr>
      <w:r>
        <w:tab/>
        <w:t>neither are my eyes raised up</w:t>
      </w:r>
      <w:r w:rsidRPr="00AB1781">
        <w:t>;</w:t>
      </w:r>
    </w:p>
    <w:p w14:paraId="5B845158" w14:textId="77777777" w:rsidR="00704CAA" w:rsidRPr="00AB1781" w:rsidRDefault="00704CAA" w:rsidP="00704CAA">
      <w:pPr>
        <w:pStyle w:val="EnglishHangNoCoptic"/>
      </w:pPr>
      <w:r w:rsidRPr="00AB1781">
        <w:tab/>
      </w:r>
      <w:r>
        <w:t xml:space="preserve">nor do </w:t>
      </w:r>
      <w:r w:rsidRPr="00AB1781">
        <w:t>I do not</w:t>
      </w:r>
      <w:r>
        <w:t xml:space="preserve"> occupy myself</w:t>
      </w:r>
      <w:r w:rsidRPr="00AB1781">
        <w:t xml:space="preserve"> with great things,</w:t>
      </w:r>
    </w:p>
    <w:p w14:paraId="7E3192C1" w14:textId="77777777" w:rsidR="00704CAA" w:rsidRPr="00FD25B7" w:rsidRDefault="00704CAA" w:rsidP="00704CAA">
      <w:pPr>
        <w:pStyle w:val="EnglishHangEndNoCoptic"/>
      </w:pPr>
      <w:r w:rsidRPr="00AB1781">
        <w:tab/>
        <w:t xml:space="preserve">nor with </w:t>
      </w:r>
      <w:r>
        <w:t>marvelous things</w:t>
      </w:r>
      <w:r w:rsidRPr="00AB1781">
        <w:t xml:space="preserve"> beyond me.</w:t>
      </w:r>
    </w:p>
    <w:p w14:paraId="4ED7E4A2" w14:textId="77777777" w:rsidR="00704CAA" w:rsidRPr="00AB1781" w:rsidRDefault="00704CAA" w:rsidP="00704CAA">
      <w:pPr>
        <w:pStyle w:val="EnglishHangNoCoptic"/>
      </w:pPr>
      <w:r w:rsidRPr="00AB1781">
        <w:t xml:space="preserve">2 If I </w:t>
      </w:r>
      <w:r>
        <w:t>were</w:t>
      </w:r>
      <w:r w:rsidRPr="00AB1781">
        <w:t xml:space="preserve"> not humble-minded,</w:t>
      </w:r>
    </w:p>
    <w:p w14:paraId="4B6AF1B1" w14:textId="77777777" w:rsidR="00704CAA" w:rsidRPr="00AB1781" w:rsidRDefault="00704CAA" w:rsidP="00704CAA">
      <w:pPr>
        <w:pStyle w:val="EnglishHangNoCoptic"/>
      </w:pPr>
      <w:r w:rsidRPr="00AB1781">
        <w:tab/>
        <w:t xml:space="preserve">but lift up my </w:t>
      </w:r>
      <w:r>
        <w:t>soul</w:t>
      </w:r>
      <w:r w:rsidRPr="00AB1781">
        <w:t>,</w:t>
      </w:r>
      <w:r w:rsidRPr="00AB1781">
        <w:rPr>
          <w:rStyle w:val="FootnoteReference"/>
        </w:rPr>
        <w:footnoteReference w:id="791"/>
      </w:r>
    </w:p>
    <w:p w14:paraId="60C70125" w14:textId="77777777" w:rsidR="00704CAA" w:rsidRPr="00AB1781" w:rsidRDefault="00704CAA" w:rsidP="00704CAA">
      <w:pPr>
        <w:pStyle w:val="EnglishHangNoCoptic"/>
      </w:pPr>
      <w:r w:rsidRPr="00AB1781">
        <w:tab/>
        <w:t xml:space="preserve">like a </w:t>
      </w:r>
      <w:r>
        <w:t xml:space="preserve">child </w:t>
      </w:r>
      <w:r w:rsidRPr="00AB1781">
        <w:t xml:space="preserve">weaned </w:t>
      </w:r>
      <w:r>
        <w:t>from</w:t>
      </w:r>
      <w:r w:rsidRPr="00AB1781">
        <w:t xml:space="preserve"> its mother,</w:t>
      </w:r>
    </w:p>
    <w:p w14:paraId="4D83CD38" w14:textId="77777777" w:rsidR="00704CAA" w:rsidRPr="00AB1781" w:rsidRDefault="00704CAA" w:rsidP="00704CAA">
      <w:pPr>
        <w:pStyle w:val="EnglishHangEndNoCoptic"/>
      </w:pPr>
      <w:r w:rsidRPr="00AB1781">
        <w:tab/>
      </w:r>
      <w:r>
        <w:t>You</w:t>
      </w:r>
      <w:r w:rsidRPr="00AB1781">
        <w:t xml:space="preserve"> </w:t>
      </w:r>
      <w:r>
        <w:t>would</w:t>
      </w:r>
      <w:r w:rsidRPr="00AB1781">
        <w:t xml:space="preserve"> </w:t>
      </w:r>
      <w:r>
        <w:t>reward my soul</w:t>
      </w:r>
      <w:r w:rsidRPr="00AB1781">
        <w:t>.</w:t>
      </w:r>
    </w:p>
    <w:p w14:paraId="5464C2F2" w14:textId="77777777" w:rsidR="00704CAA" w:rsidRPr="00AB1781" w:rsidRDefault="00704CAA" w:rsidP="00704CAA">
      <w:pPr>
        <w:pStyle w:val="EnglishHangNoCoptic"/>
      </w:pPr>
      <w:r w:rsidRPr="00AB1781">
        <w:t xml:space="preserve">3 Let Israel </w:t>
      </w:r>
      <w:r>
        <w:t>hope</w:t>
      </w:r>
      <w:r w:rsidRPr="00AB1781">
        <w:t xml:space="preserve"> in the Lord,</w:t>
      </w:r>
    </w:p>
    <w:p w14:paraId="3897A371" w14:textId="77777777" w:rsidR="00704CAA" w:rsidRDefault="00704CAA" w:rsidP="00704CAA">
      <w:pPr>
        <w:pStyle w:val="EnglishHangEndNoCoptic"/>
      </w:pPr>
      <w:r w:rsidRPr="00AB1781">
        <w:tab/>
        <w:t xml:space="preserve">from now and </w:t>
      </w:r>
      <w:r>
        <w:t>to the ages</w:t>
      </w:r>
      <w:r w:rsidRPr="00AB1781">
        <w:t>.</w:t>
      </w:r>
    </w:p>
    <w:p w14:paraId="2B32C062" w14:textId="77777777" w:rsidR="00101A6E" w:rsidRDefault="00704CAA" w:rsidP="00704CAA">
      <w:pPr>
        <w:pStyle w:val="Rubric"/>
      </w:pPr>
      <w:r>
        <w:t>Alleluia.</w:t>
      </w:r>
    </w:p>
    <w:p w14:paraId="2C66049D" w14:textId="62A1EF17" w:rsidR="00704CAA" w:rsidRPr="00FD25B7"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_Ref411968081 \h </w:instrText>
      </w:r>
      <w:r>
        <w:fldChar w:fldCharType="separate"/>
      </w:r>
      <w:r w:rsidR="000E2EAC">
        <w:t>Psalm</w:t>
      </w:r>
      <w:r w:rsidR="000E2EAC" w:rsidRPr="00AB1781">
        <w:t xml:space="preserve"> 131</w:t>
      </w:r>
      <w:r w:rsidR="000E2EAC">
        <w:t>: “O Lord, remember David and all his meekness”</w:t>
      </w:r>
      <w:r>
        <w:fldChar w:fldCharType="end"/>
      </w:r>
      <w:r>
        <w:t>.</w:t>
      </w:r>
      <w:r w:rsidR="00704CAA">
        <w:t xml:space="preserve"> </w:t>
      </w:r>
    </w:p>
    <w:p w14:paraId="60CBB75A" w14:textId="77777777" w:rsidR="00704CAA" w:rsidRPr="00F431B1" w:rsidRDefault="00704CAA" w:rsidP="00704CAA">
      <w:pPr>
        <w:pStyle w:val="Heading4"/>
      </w:pPr>
      <w:bookmarkStart w:id="333" w:name="_Ref411968081"/>
      <w:r>
        <w:t>Psalm</w:t>
      </w:r>
      <w:r w:rsidRPr="00AB1781">
        <w:t xml:space="preserve"> 131</w:t>
      </w:r>
      <w:r>
        <w:t>: “O Lord, remember David and all his meekness”</w:t>
      </w:r>
      <w:bookmarkEnd w:id="333"/>
    </w:p>
    <w:p w14:paraId="0245DA0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4CC917D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CA1DDF5" w14:textId="3AC7C51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F456198" w14:textId="0A2322F7"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60A415F9" w14:textId="548F2C11"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9A3F416" w14:textId="26C63311" w:rsidR="00704CAA" w:rsidRPr="00AB1781" w:rsidRDefault="00704CAA" w:rsidP="00704CAA">
      <w:pPr>
        <w:pStyle w:val="Rubric"/>
      </w:pPr>
      <w:r w:rsidRPr="00AB1781">
        <w:t>1 (A Song of Ascents)</w:t>
      </w:r>
    </w:p>
    <w:p w14:paraId="01D7D932" w14:textId="77777777" w:rsidR="00704CAA" w:rsidRPr="00AB1781" w:rsidRDefault="00704CAA" w:rsidP="00704CAA">
      <w:pPr>
        <w:pStyle w:val="EnglishHangNoCoptic"/>
      </w:pPr>
      <w:r w:rsidRPr="00AB1781">
        <w:t>O Lord, remember David</w:t>
      </w:r>
    </w:p>
    <w:p w14:paraId="50B4078A" w14:textId="77777777" w:rsidR="00704CAA" w:rsidRPr="00AB1781" w:rsidRDefault="00704CAA" w:rsidP="00704CAA">
      <w:pPr>
        <w:pStyle w:val="EnglishHangEndNoCoptic"/>
      </w:pPr>
      <w:r w:rsidRPr="00AB1781">
        <w:tab/>
        <w:t>and all his meekness,</w:t>
      </w:r>
    </w:p>
    <w:p w14:paraId="259211B4" w14:textId="77777777" w:rsidR="00704CAA" w:rsidRPr="00AB1781" w:rsidRDefault="00704CAA" w:rsidP="00704CAA">
      <w:pPr>
        <w:pStyle w:val="EnglishHangNoCoptic"/>
      </w:pPr>
      <w:r w:rsidRPr="00AB1781">
        <w:t>2 how he swore to the Lord,</w:t>
      </w:r>
    </w:p>
    <w:p w14:paraId="6FBDE554" w14:textId="77777777" w:rsidR="00704CAA" w:rsidRPr="00AB1781" w:rsidRDefault="00704CAA" w:rsidP="00704CAA">
      <w:pPr>
        <w:pStyle w:val="EnglishHangEndNoCoptic"/>
      </w:pPr>
      <w:r>
        <w:tab/>
        <w:t>and vowed to the God of Jacob,</w:t>
      </w:r>
    </w:p>
    <w:p w14:paraId="6313B788" w14:textId="77777777" w:rsidR="00704CAA" w:rsidRPr="00AB1781" w:rsidRDefault="00704CAA" w:rsidP="00704CAA">
      <w:pPr>
        <w:pStyle w:val="EnglishHangNoCoptic"/>
      </w:pPr>
      <w:r>
        <w:t>3 “</w:t>
      </w:r>
      <w:r w:rsidRPr="00AB1781">
        <w:t xml:space="preserve">I will not enter </w:t>
      </w:r>
      <w:r>
        <w:t>under the roof</w:t>
      </w:r>
      <w:r>
        <w:rPr>
          <w:rStyle w:val="FootnoteReference"/>
        </w:rPr>
        <w:footnoteReference w:id="792"/>
      </w:r>
      <w:r>
        <w:t xml:space="preserve"> of </w:t>
      </w:r>
      <w:r w:rsidRPr="00AB1781">
        <w:t>my house,</w:t>
      </w:r>
    </w:p>
    <w:p w14:paraId="0674CB87" w14:textId="77777777" w:rsidR="00704CAA" w:rsidRPr="00AB1781" w:rsidRDefault="00704CAA" w:rsidP="00704CAA">
      <w:pPr>
        <w:pStyle w:val="EnglishHangEndNoCoptic"/>
      </w:pPr>
      <w:r w:rsidRPr="00AB1781">
        <w:tab/>
      </w:r>
      <w:r>
        <w:t>I will not</w:t>
      </w:r>
      <w:r w:rsidRPr="00AB1781">
        <w:t xml:space="preserve"> </w:t>
      </w:r>
      <w:r>
        <w:t>climb upon my bed,</w:t>
      </w:r>
    </w:p>
    <w:p w14:paraId="49B0BBD4" w14:textId="77777777" w:rsidR="00704CAA" w:rsidRPr="00AB1781" w:rsidRDefault="00704CAA" w:rsidP="00704CAA">
      <w:pPr>
        <w:pStyle w:val="EnglishHangNoCoptic"/>
      </w:pPr>
      <w:r w:rsidRPr="00AB1781">
        <w:t xml:space="preserve">4 I will </w:t>
      </w:r>
      <w:r>
        <w:t>not give</w:t>
      </w:r>
      <w:r w:rsidRPr="00AB1781">
        <w:t xml:space="preserve"> sleep to my eyes,</w:t>
      </w:r>
    </w:p>
    <w:p w14:paraId="1C22A04A" w14:textId="77777777" w:rsidR="00704CAA" w:rsidRPr="00AB1781" w:rsidRDefault="00704CAA" w:rsidP="00704CAA">
      <w:pPr>
        <w:pStyle w:val="EnglishHangNoCoptic"/>
      </w:pPr>
      <w:r w:rsidRPr="00AB1781">
        <w:tab/>
        <w:t>no</w:t>
      </w:r>
      <w:r>
        <w:t>r</w:t>
      </w:r>
      <w:r w:rsidRPr="00AB1781">
        <w:t xml:space="preserve"> </w:t>
      </w:r>
      <w:r>
        <w:t>slumber</w:t>
      </w:r>
      <w:r w:rsidRPr="00AB1781">
        <w:t xml:space="preserve"> to my eyelids,</w:t>
      </w:r>
    </w:p>
    <w:p w14:paraId="776BFC6A" w14:textId="77777777" w:rsidR="00704CAA" w:rsidRPr="00AB1781" w:rsidRDefault="00704CAA" w:rsidP="00704CAA">
      <w:pPr>
        <w:pStyle w:val="EnglishHangEndNoCoptic"/>
      </w:pPr>
      <w:r w:rsidRPr="00AB1781">
        <w:tab/>
        <w:t>no</w:t>
      </w:r>
      <w:r>
        <w:t>r</w:t>
      </w:r>
      <w:r w:rsidRPr="00AB1781">
        <w:t xml:space="preserve"> rest to my temples,</w:t>
      </w:r>
    </w:p>
    <w:p w14:paraId="04BF5DEE" w14:textId="77777777" w:rsidR="00704CAA" w:rsidRPr="00AB1781" w:rsidRDefault="00704CAA" w:rsidP="00704CAA">
      <w:pPr>
        <w:pStyle w:val="EnglishHangNoCoptic"/>
      </w:pPr>
      <w:r w:rsidRPr="00AB1781">
        <w:t xml:space="preserve">5 </w:t>
      </w:r>
      <w:r>
        <w:t>until</w:t>
      </w:r>
      <w:r w:rsidRPr="00AB1781">
        <w:t xml:space="preserve"> I find </w:t>
      </w:r>
      <w:r>
        <w:t xml:space="preserve">a place for </w:t>
      </w:r>
      <w:r w:rsidRPr="00AB1781">
        <w:t>the Lord,</w:t>
      </w:r>
      <w:r w:rsidRPr="00AB1781">
        <w:rPr>
          <w:rStyle w:val="FootnoteReference"/>
        </w:rPr>
        <w:footnoteReference w:id="793"/>
      </w:r>
    </w:p>
    <w:p w14:paraId="3C832AD5" w14:textId="77777777" w:rsidR="00704CAA" w:rsidRPr="00AB1781" w:rsidRDefault="00704CAA" w:rsidP="00704CAA">
      <w:pPr>
        <w:pStyle w:val="EnglishHangEndNoCoptic"/>
      </w:pPr>
      <w:r w:rsidRPr="00AB1781">
        <w:tab/>
        <w:t xml:space="preserve">the </w:t>
      </w:r>
      <w:r>
        <w:t>tent of the God of Jacob!”</w:t>
      </w:r>
    </w:p>
    <w:p w14:paraId="0F0F1023" w14:textId="77777777" w:rsidR="00704CAA" w:rsidRPr="00AB1781" w:rsidRDefault="00704CAA" w:rsidP="00704CAA">
      <w:pPr>
        <w:pStyle w:val="EnglishHangNoCoptic"/>
      </w:pPr>
      <w:r w:rsidRPr="00AB1781">
        <w:t xml:space="preserve">6 </w:t>
      </w:r>
      <w:r>
        <w:t>Look, w</w:t>
      </w:r>
      <w:r w:rsidRPr="00AB1781">
        <w:t xml:space="preserve">e heard it was </w:t>
      </w:r>
      <w:r>
        <w:t>in</w:t>
      </w:r>
      <w:r w:rsidRPr="00AB1781">
        <w:t xml:space="preserve"> Ephrat</w:t>
      </w:r>
      <w:r>
        <w:t>h</w:t>
      </w:r>
      <w:r w:rsidRPr="00AB1781">
        <w:t>a,</w:t>
      </w:r>
    </w:p>
    <w:p w14:paraId="4FEAD1A0" w14:textId="77777777" w:rsidR="00704CAA" w:rsidRPr="00AB1781" w:rsidRDefault="00704CAA" w:rsidP="00704CAA">
      <w:pPr>
        <w:pStyle w:val="EnglishHangEndNoCoptic"/>
      </w:pPr>
      <w:r w:rsidRPr="00AB1781">
        <w:tab/>
        <w:t xml:space="preserve">we found it in the </w:t>
      </w:r>
      <w:r>
        <w:t>plains of the forest</w:t>
      </w:r>
      <w:r w:rsidRPr="00AB1781">
        <w:t>.</w:t>
      </w:r>
      <w:r w:rsidRPr="00AB1781">
        <w:rPr>
          <w:rStyle w:val="FootnoteReference"/>
        </w:rPr>
        <w:footnoteReference w:id="794"/>
      </w:r>
    </w:p>
    <w:p w14:paraId="7E78C8D4" w14:textId="77777777" w:rsidR="00704CAA" w:rsidRPr="00AB1781" w:rsidRDefault="00704CAA" w:rsidP="00704CAA">
      <w:pPr>
        <w:pStyle w:val="EnglishHangNoCoptic"/>
      </w:pPr>
      <w:r w:rsidRPr="00AB1781">
        <w:t xml:space="preserve">7 Let us enter </w:t>
      </w:r>
      <w:r>
        <w:t xml:space="preserve">into </w:t>
      </w:r>
      <w:r w:rsidRPr="00AB1781">
        <w:t xml:space="preserve">His </w:t>
      </w:r>
      <w:r>
        <w:t>tabernacles</w:t>
      </w:r>
      <w:r w:rsidRPr="00AB1781">
        <w:t>;</w:t>
      </w:r>
    </w:p>
    <w:p w14:paraId="7ABD67D2" w14:textId="77777777" w:rsidR="00704CAA" w:rsidRPr="00AB1781" w:rsidRDefault="00704CAA" w:rsidP="00704CAA">
      <w:pPr>
        <w:pStyle w:val="EnglishHangEndNoCoptic"/>
      </w:pPr>
      <w:r w:rsidRPr="00AB1781">
        <w:tab/>
        <w:t xml:space="preserve">let us </w:t>
      </w:r>
      <w:r>
        <w:t>worship</w:t>
      </w:r>
      <w:r>
        <w:rPr>
          <w:rStyle w:val="FootnoteReference"/>
        </w:rPr>
        <w:footnoteReference w:id="795"/>
      </w:r>
      <w:r w:rsidRPr="00AB1781">
        <w:t xml:space="preserve"> </w:t>
      </w:r>
      <w:r>
        <w:t>at</w:t>
      </w:r>
      <w:r w:rsidRPr="00AB1781">
        <w:t xml:space="preserve"> the place where His feet stood.</w:t>
      </w:r>
    </w:p>
    <w:p w14:paraId="4F44D867" w14:textId="77777777" w:rsidR="00704CAA" w:rsidRPr="00AB1781" w:rsidRDefault="00704CAA" w:rsidP="00704CAA">
      <w:pPr>
        <w:pStyle w:val="EnglishHangNoCoptic"/>
      </w:pPr>
      <w:r w:rsidRPr="00AB1781">
        <w:lastRenderedPageBreak/>
        <w:t xml:space="preserve">8 Arise, O Lord, into </w:t>
      </w:r>
      <w:r>
        <w:t>Your rest</w:t>
      </w:r>
      <w:r>
        <w:rPr>
          <w:rStyle w:val="FootnoteReference"/>
        </w:rPr>
        <w:footnoteReference w:id="796"/>
      </w:r>
      <w:r w:rsidRPr="00AB1781">
        <w:t>;</w:t>
      </w:r>
    </w:p>
    <w:p w14:paraId="1F2EBDAA" w14:textId="77777777" w:rsidR="00704CAA" w:rsidRPr="00AB1781" w:rsidRDefault="00704CAA" w:rsidP="00704CAA">
      <w:pPr>
        <w:pStyle w:val="EnglishHangEndNoCoptic"/>
      </w:pPr>
      <w:r w:rsidRPr="00AB1781">
        <w:tab/>
      </w:r>
      <w:r>
        <w:t>You</w:t>
      </w:r>
      <w:r w:rsidRPr="00AB1781">
        <w:t xml:space="preserve"> and the ark of </w:t>
      </w:r>
      <w:r>
        <w:t>Your</w:t>
      </w:r>
      <w:r w:rsidRPr="00AB1781">
        <w:t xml:space="preserve"> </w:t>
      </w:r>
      <w:r>
        <w:t>holy place</w:t>
      </w:r>
      <w:r>
        <w:rPr>
          <w:rStyle w:val="FootnoteReference"/>
        </w:rPr>
        <w:footnoteReference w:id="797"/>
      </w:r>
      <w:r w:rsidRPr="00AB1781">
        <w:t>.</w:t>
      </w:r>
    </w:p>
    <w:p w14:paraId="5F2ED8DB" w14:textId="77777777" w:rsidR="00704CAA" w:rsidRPr="00AB1781" w:rsidRDefault="00704CAA" w:rsidP="00704CAA">
      <w:pPr>
        <w:pStyle w:val="EnglishHangNoCoptic"/>
      </w:pPr>
      <w:r w:rsidRPr="00AB1781">
        <w:t xml:space="preserve">9 </w:t>
      </w:r>
      <w:r>
        <w:t>Your</w:t>
      </w:r>
      <w:r w:rsidRPr="00AB1781">
        <w:t xml:space="preserve"> priests </w:t>
      </w:r>
      <w:r>
        <w:t>will be clothed with righteousness;</w:t>
      </w:r>
    </w:p>
    <w:p w14:paraId="234228F2" w14:textId="77777777" w:rsidR="00704CAA" w:rsidRPr="00AB1781" w:rsidRDefault="00704CAA" w:rsidP="00704CAA">
      <w:pPr>
        <w:pStyle w:val="EnglishHangEndNoCoptic"/>
      </w:pPr>
      <w:r w:rsidRPr="00AB1781">
        <w:tab/>
      </w:r>
      <w:r>
        <w:t>Your</w:t>
      </w:r>
      <w:r w:rsidRPr="00AB1781">
        <w:t xml:space="preserve"> saints </w:t>
      </w:r>
      <w:r>
        <w:t xml:space="preserve">will </w:t>
      </w:r>
      <w:r w:rsidRPr="00AB1781">
        <w:t>rejoice.</w:t>
      </w:r>
    </w:p>
    <w:p w14:paraId="3C298828" w14:textId="77777777" w:rsidR="00704CAA" w:rsidRPr="00AB1781" w:rsidRDefault="00704CAA" w:rsidP="00704CAA">
      <w:pPr>
        <w:pStyle w:val="EnglishHangNoCoptic"/>
      </w:pPr>
      <w:r w:rsidRPr="00AB1781">
        <w:t xml:space="preserve">10 For </w:t>
      </w:r>
      <w:r>
        <w:t>Your</w:t>
      </w:r>
      <w:r w:rsidRPr="00AB1781">
        <w:t xml:space="preserve"> servant David’s sake,</w:t>
      </w:r>
    </w:p>
    <w:p w14:paraId="205941DF" w14:textId="77777777" w:rsidR="00704CAA" w:rsidRPr="00AB1781" w:rsidRDefault="00704CAA" w:rsidP="00704CAA">
      <w:pPr>
        <w:pStyle w:val="EnglishHangEndNoCoptic"/>
      </w:pPr>
      <w:r w:rsidRPr="00AB1781">
        <w:tab/>
      </w:r>
      <w:r>
        <w:t>do not turn Your face</w:t>
      </w:r>
      <w:r w:rsidRPr="00AB1781">
        <w:t xml:space="preserve"> away from </w:t>
      </w:r>
      <w:r>
        <w:t>Your</w:t>
      </w:r>
      <w:r w:rsidRPr="00AB1781">
        <w:t xml:space="preserve"> anointed.</w:t>
      </w:r>
      <w:r w:rsidRPr="00AB1781">
        <w:rPr>
          <w:rStyle w:val="FootnoteReference"/>
        </w:rPr>
        <w:footnoteReference w:id="798"/>
      </w:r>
    </w:p>
    <w:p w14:paraId="1B40CB99" w14:textId="77777777" w:rsidR="00704CAA" w:rsidRPr="00AB1781" w:rsidRDefault="00704CAA" w:rsidP="00704CAA">
      <w:pPr>
        <w:pStyle w:val="EnglishHangNoCoptic"/>
      </w:pPr>
      <w:r w:rsidRPr="00AB1781">
        <w:t xml:space="preserve">11 The Lord </w:t>
      </w:r>
      <w:r>
        <w:t>swore</w:t>
      </w:r>
      <w:r w:rsidRPr="00AB1781">
        <w:t xml:space="preserve"> </w:t>
      </w:r>
      <w:r>
        <w:t>to David this truth</w:t>
      </w:r>
      <w:r w:rsidRPr="00AB1781">
        <w:t>,</w:t>
      </w:r>
    </w:p>
    <w:p w14:paraId="1FCF8047" w14:textId="77777777" w:rsidR="00704CAA" w:rsidRPr="00AB1781" w:rsidRDefault="00704CAA" w:rsidP="00704CAA">
      <w:pPr>
        <w:pStyle w:val="EnglishHangNoCoptic"/>
      </w:pPr>
      <w:r w:rsidRPr="00AB1781">
        <w:tab/>
        <w:t xml:space="preserve">and </w:t>
      </w:r>
      <w:r>
        <w:t>He will not annul it,</w:t>
      </w:r>
    </w:p>
    <w:p w14:paraId="7678F982" w14:textId="77777777" w:rsidR="00704CAA" w:rsidRPr="00F431B1" w:rsidRDefault="00704CAA" w:rsidP="00704CAA">
      <w:pPr>
        <w:pStyle w:val="EnglishHangEndNoCoptic"/>
      </w:pPr>
      <w:r>
        <w:tab/>
        <w:t>“I will set o</w:t>
      </w:r>
      <w:r w:rsidRPr="00AB1781">
        <w:t xml:space="preserve">ne </w:t>
      </w:r>
      <w:r>
        <w:t>from the fruit of your loins</w:t>
      </w:r>
      <w:r w:rsidRPr="00AB1781">
        <w:t xml:space="preserve"> on your throne.</w:t>
      </w:r>
      <w:r w:rsidRPr="00AB1781">
        <w:rPr>
          <w:rStyle w:val="FootnoteReference"/>
        </w:rPr>
        <w:footnoteReference w:id="799"/>
      </w:r>
    </w:p>
    <w:p w14:paraId="1A08E8A4" w14:textId="77777777" w:rsidR="00704CAA" w:rsidRPr="00AB1781" w:rsidRDefault="00704CAA" w:rsidP="00704CAA">
      <w:pPr>
        <w:pStyle w:val="EnglishHangNoCoptic"/>
      </w:pPr>
      <w:r w:rsidRPr="00AB1781">
        <w:t xml:space="preserve">12 If your </w:t>
      </w:r>
      <w:r>
        <w:t>sons</w:t>
      </w:r>
      <w:r w:rsidRPr="00AB1781">
        <w:t xml:space="preserve"> keep my covenant</w:t>
      </w:r>
    </w:p>
    <w:p w14:paraId="62D18B28" w14:textId="77777777" w:rsidR="00704CAA" w:rsidRPr="00AB1781" w:rsidRDefault="00704CAA" w:rsidP="00704CAA">
      <w:pPr>
        <w:pStyle w:val="EnglishHangNoCoptic"/>
      </w:pPr>
      <w:r w:rsidRPr="00AB1781">
        <w:tab/>
        <w:t xml:space="preserve">and these testimonies </w:t>
      </w:r>
      <w:r>
        <w:t xml:space="preserve">that </w:t>
      </w:r>
      <w:r w:rsidRPr="00AB1781">
        <w:t>I will teach them,</w:t>
      </w:r>
    </w:p>
    <w:p w14:paraId="1BD4647C" w14:textId="77777777" w:rsidR="00704CAA" w:rsidRPr="00AB1781" w:rsidRDefault="00704CAA" w:rsidP="00704CAA">
      <w:pPr>
        <w:pStyle w:val="EnglishHangEndNoCoptic"/>
      </w:pPr>
      <w:r w:rsidRPr="00AB1781">
        <w:tab/>
        <w:t xml:space="preserve">their sons </w:t>
      </w:r>
      <w:r>
        <w:t>will sit upon your thrown</w:t>
      </w:r>
      <w:r w:rsidRPr="00AB1781">
        <w:t xml:space="preserve"> </w:t>
      </w:r>
      <w:r>
        <w:t>forever.”</w:t>
      </w:r>
    </w:p>
    <w:p w14:paraId="3E1FB28D" w14:textId="77777777" w:rsidR="00704CAA" w:rsidRPr="00AB1781" w:rsidRDefault="00704CAA" w:rsidP="00704CAA">
      <w:pPr>
        <w:pStyle w:val="EnglishHangNoCoptic"/>
      </w:pPr>
      <w:r w:rsidRPr="00AB1781">
        <w:t>13 For the Lord has chosen Zion;</w:t>
      </w:r>
    </w:p>
    <w:p w14:paraId="6111AC54" w14:textId="77777777" w:rsidR="00704CAA" w:rsidRPr="00AB1781" w:rsidRDefault="00704CAA" w:rsidP="00704CAA">
      <w:pPr>
        <w:pStyle w:val="EnglishHangEndNoCoptic"/>
      </w:pPr>
      <w:r w:rsidRPr="00AB1781">
        <w:tab/>
        <w:t xml:space="preserve">He </w:t>
      </w:r>
      <w:r>
        <w:t>chose</w:t>
      </w:r>
      <w:r w:rsidRPr="00AB1781">
        <w:t xml:space="preserve"> </w:t>
      </w:r>
      <w:r>
        <w:t>her</w:t>
      </w:r>
      <w:r w:rsidRPr="00AB1781">
        <w:t xml:space="preserve"> for His dwelling:</w:t>
      </w:r>
    </w:p>
    <w:p w14:paraId="7E0CFBF0" w14:textId="77777777" w:rsidR="00704CAA" w:rsidRPr="00AB1781" w:rsidRDefault="00704CAA" w:rsidP="00704CAA">
      <w:pPr>
        <w:pStyle w:val="EnglishHangNoCoptic"/>
      </w:pPr>
      <w:r>
        <w:t>14 “</w:t>
      </w:r>
      <w:r w:rsidRPr="00AB1781">
        <w:t xml:space="preserve">This is My resting-place </w:t>
      </w:r>
      <w:r>
        <w:t>to the age of ages</w:t>
      </w:r>
      <w:r w:rsidRPr="00AB1781">
        <w:t>;</w:t>
      </w:r>
    </w:p>
    <w:p w14:paraId="532A15D4" w14:textId="77777777" w:rsidR="00704CAA" w:rsidRPr="00AB1781" w:rsidRDefault="00704CAA" w:rsidP="00704CAA">
      <w:pPr>
        <w:pStyle w:val="EnglishHangEndNoCoptic"/>
      </w:pPr>
      <w:r w:rsidRPr="00AB1781">
        <w:tab/>
        <w:t>I will dwell</w:t>
      </w:r>
      <w:r>
        <w:t xml:space="preserve"> here</w:t>
      </w:r>
      <w:r w:rsidRPr="00AB1781">
        <w:t xml:space="preserve">, for I have </w:t>
      </w:r>
      <w:r>
        <w:t>chosen</w:t>
      </w:r>
      <w:r w:rsidRPr="00AB1781">
        <w:t xml:space="preserve"> </w:t>
      </w:r>
      <w:r>
        <w:t>her</w:t>
      </w:r>
      <w:r w:rsidRPr="00AB1781">
        <w:t>.</w:t>
      </w:r>
    </w:p>
    <w:p w14:paraId="109458BC" w14:textId="77777777" w:rsidR="00704CAA" w:rsidRPr="00AB1781" w:rsidRDefault="00704CAA" w:rsidP="00704CAA">
      <w:pPr>
        <w:pStyle w:val="EnglishHangNoCoptic"/>
      </w:pPr>
      <w:r w:rsidRPr="00AB1781">
        <w:t xml:space="preserve">15 </w:t>
      </w:r>
      <w:r>
        <w:t xml:space="preserve">Blessing, </w:t>
      </w:r>
      <w:r w:rsidRPr="00AB1781">
        <w:t>I will bless her provisions</w:t>
      </w:r>
      <w:r>
        <w:rPr>
          <w:rStyle w:val="FootnoteReference"/>
        </w:rPr>
        <w:footnoteReference w:id="800"/>
      </w:r>
      <w:r w:rsidRPr="00AB1781">
        <w:t>;</w:t>
      </w:r>
    </w:p>
    <w:p w14:paraId="261CDB4C" w14:textId="77777777" w:rsidR="00704CAA" w:rsidRPr="00AB1781" w:rsidRDefault="00704CAA" w:rsidP="00704CAA">
      <w:pPr>
        <w:pStyle w:val="EnglishHangEndNoCoptic"/>
      </w:pPr>
      <w:r w:rsidRPr="00AB1781">
        <w:tab/>
        <w:t>I will satisfy her poor with bread.</w:t>
      </w:r>
    </w:p>
    <w:p w14:paraId="3C15B286" w14:textId="77777777" w:rsidR="00704CAA" w:rsidRPr="00AB1781" w:rsidRDefault="00704CAA" w:rsidP="00704CAA">
      <w:pPr>
        <w:pStyle w:val="EnglishHangNoCoptic"/>
      </w:pPr>
      <w:r w:rsidRPr="00AB1781">
        <w:t>16 I will clothe</w:t>
      </w:r>
      <w:r>
        <w:t xml:space="preserve"> her priests</w:t>
      </w:r>
      <w:r w:rsidRPr="00AB1781">
        <w:t xml:space="preserve"> with salvation,</w:t>
      </w:r>
    </w:p>
    <w:p w14:paraId="276E9633" w14:textId="77777777" w:rsidR="00704CAA" w:rsidRPr="00AB1781" w:rsidRDefault="00704CAA" w:rsidP="00704CAA">
      <w:pPr>
        <w:pStyle w:val="EnglishHangEndNoCoptic"/>
      </w:pPr>
      <w:r w:rsidRPr="00AB1781">
        <w:tab/>
        <w:t>and her saints will shout for joy</w:t>
      </w:r>
      <w:r>
        <w:rPr>
          <w:rStyle w:val="FootnoteReference"/>
        </w:rPr>
        <w:footnoteReference w:id="801"/>
      </w:r>
      <w:r w:rsidRPr="00AB1781">
        <w:t>.</w:t>
      </w:r>
    </w:p>
    <w:p w14:paraId="5884DBFF" w14:textId="77777777" w:rsidR="00704CAA" w:rsidRPr="00AB1781" w:rsidRDefault="00704CAA" w:rsidP="00704CAA">
      <w:pPr>
        <w:pStyle w:val="EnglishHangNoCoptic"/>
      </w:pPr>
      <w:r w:rsidRPr="00AB1781">
        <w:t xml:space="preserve">17 I will </w:t>
      </w:r>
      <w:r>
        <w:t>cause</w:t>
      </w:r>
      <w:r w:rsidRPr="00AB1781">
        <w:t xml:space="preserve"> the stock</w:t>
      </w:r>
      <w:r w:rsidRPr="00AB1781">
        <w:rPr>
          <w:rStyle w:val="FootnoteReference"/>
        </w:rPr>
        <w:footnoteReference w:id="802"/>
      </w:r>
      <w:r w:rsidRPr="00AB1781">
        <w:t xml:space="preserve"> of David </w:t>
      </w:r>
      <w:r>
        <w:t>to spring up</w:t>
      </w:r>
      <w:r w:rsidRPr="00AB1781">
        <w:t xml:space="preserve"> there;</w:t>
      </w:r>
    </w:p>
    <w:p w14:paraId="7BF8ABB0" w14:textId="77777777" w:rsidR="00704CAA" w:rsidRPr="00AB1781" w:rsidRDefault="00704CAA" w:rsidP="00704CAA">
      <w:pPr>
        <w:pStyle w:val="EnglishHangEndNoCoptic"/>
      </w:pPr>
      <w:r w:rsidRPr="00AB1781">
        <w:tab/>
        <w:t>I have prepared a lamp</w:t>
      </w:r>
      <w:r w:rsidRPr="00AB1781">
        <w:rPr>
          <w:rStyle w:val="FootnoteReference"/>
        </w:rPr>
        <w:footnoteReference w:id="803"/>
      </w:r>
      <w:r w:rsidRPr="00AB1781">
        <w:t xml:space="preserve"> for my Christ.</w:t>
      </w:r>
    </w:p>
    <w:p w14:paraId="0DDF67EA" w14:textId="77777777" w:rsidR="00704CAA" w:rsidRPr="00AB1781" w:rsidRDefault="00704CAA" w:rsidP="00704CAA">
      <w:pPr>
        <w:pStyle w:val="EnglishHangNoCoptic"/>
      </w:pPr>
      <w:r w:rsidRPr="00AB1781">
        <w:t xml:space="preserve">18 I will clothe </w:t>
      </w:r>
      <w:r>
        <w:t>H</w:t>
      </w:r>
      <w:r w:rsidRPr="00AB1781">
        <w:t>is enemies with shame;</w:t>
      </w:r>
    </w:p>
    <w:p w14:paraId="4EA241EA" w14:textId="77777777" w:rsidR="00704CAA" w:rsidRDefault="00704CAA" w:rsidP="00704CAA">
      <w:pPr>
        <w:pStyle w:val="EnglishHangEndNoCoptic"/>
      </w:pPr>
      <w:r w:rsidRPr="00AB1781">
        <w:tab/>
        <w:t xml:space="preserve">but </w:t>
      </w:r>
      <w:r>
        <w:t>upon</w:t>
      </w:r>
      <w:r w:rsidRPr="00AB1781">
        <w:t xml:space="preserve"> Him my holiness will blossom.</w:t>
      </w:r>
    </w:p>
    <w:p w14:paraId="47A16C62" w14:textId="77777777" w:rsidR="00101A6E" w:rsidRDefault="00704CAA" w:rsidP="00704CAA">
      <w:pPr>
        <w:pStyle w:val="Rubric"/>
      </w:pPr>
      <w:r>
        <w:t>Alleluia.</w:t>
      </w:r>
    </w:p>
    <w:p w14:paraId="41C799E8" w14:textId="75A514B8"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_Ref411968095 \h </w:instrText>
      </w:r>
      <w:r>
        <w:fldChar w:fldCharType="separate"/>
      </w:r>
      <w:r w:rsidR="000E2EAC">
        <w:t>Psalm</w:t>
      </w:r>
      <w:r w:rsidR="000E2EAC" w:rsidRPr="00AB1781">
        <w:t xml:space="preserve"> 132</w:t>
      </w:r>
      <w:r w:rsidR="000E2EAC">
        <w:t>: “See, what is so good or so pleasant as for brethren to dwell together in unity”</w:t>
      </w:r>
      <w:r>
        <w:fldChar w:fldCharType="end"/>
      </w:r>
      <w:r>
        <w:t>.</w:t>
      </w:r>
      <w:r w:rsidR="00704CAA">
        <w:t xml:space="preserve"> </w:t>
      </w:r>
    </w:p>
    <w:p w14:paraId="21682257" w14:textId="77777777" w:rsidR="00704CAA" w:rsidRPr="00F431B1" w:rsidRDefault="00704CAA" w:rsidP="00704CAA">
      <w:pPr>
        <w:pStyle w:val="Heading4"/>
      </w:pPr>
      <w:bookmarkStart w:id="334" w:name="_Ref411968095"/>
      <w:r>
        <w:lastRenderedPageBreak/>
        <w:t>Psalm</w:t>
      </w:r>
      <w:r w:rsidRPr="00AB1781">
        <w:t xml:space="preserve"> 132</w:t>
      </w:r>
      <w:r>
        <w:t>: “See, what is so good or so pleasant as for brethren to dwell together in unity”</w:t>
      </w:r>
      <w:bookmarkEnd w:id="334"/>
    </w:p>
    <w:p w14:paraId="32FA1AE7"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FE6EBB5"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Spirit of God is Oil and Dew</w:t>
      </w:r>
    </w:p>
    <w:p w14:paraId="3AEBE428" w14:textId="1FDE5F9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632F248E" w14:textId="64D38314"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04AD8FE6" w14:textId="0CE54B06"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8ED45CA" w14:textId="1030CB17" w:rsidR="00704CAA" w:rsidRPr="00AB1781" w:rsidRDefault="00704CAA" w:rsidP="00704CAA">
      <w:pPr>
        <w:pStyle w:val="Rubric"/>
      </w:pPr>
      <w:r w:rsidRPr="00AB1781">
        <w:t>1 (A Song of Ascents. By David)</w:t>
      </w:r>
    </w:p>
    <w:p w14:paraId="619B115A" w14:textId="77777777" w:rsidR="00704CAA" w:rsidRPr="00AB1781" w:rsidRDefault="00704CAA" w:rsidP="00704CAA">
      <w:pPr>
        <w:pStyle w:val="EnglishHangNoCoptic"/>
      </w:pPr>
      <w:r>
        <w:t>See</w:t>
      </w:r>
      <w:r w:rsidRPr="00AB1781">
        <w:t xml:space="preserve">, </w:t>
      </w:r>
      <w:r>
        <w:t>what is so good or so pleasant as</w:t>
      </w:r>
    </w:p>
    <w:p w14:paraId="14F581AA" w14:textId="77777777" w:rsidR="00704CAA" w:rsidRPr="00AB1781" w:rsidRDefault="00704CAA" w:rsidP="00704CAA">
      <w:pPr>
        <w:pStyle w:val="EnglishHangEndNoCoptic"/>
      </w:pPr>
      <w:r w:rsidRPr="00AB1781">
        <w:tab/>
      </w:r>
      <w:r>
        <w:t>for</w:t>
      </w:r>
      <w:r w:rsidRPr="00AB1781">
        <w:t xml:space="preserve"> </w:t>
      </w:r>
      <w:r>
        <w:t>brethren to dwell together in unity?</w:t>
      </w:r>
    </w:p>
    <w:p w14:paraId="297C13AD" w14:textId="77777777" w:rsidR="00704CAA" w:rsidRPr="00AB1781" w:rsidRDefault="00704CAA" w:rsidP="00704CAA">
      <w:pPr>
        <w:pStyle w:val="EnglishHangNoCoptic"/>
      </w:pPr>
      <w:r w:rsidRPr="00AB1781">
        <w:t>2 It is like precious oil on the head</w:t>
      </w:r>
      <w:r>
        <w:t>,</w:t>
      </w:r>
    </w:p>
    <w:p w14:paraId="180BA12D" w14:textId="77777777" w:rsidR="00704CAA" w:rsidRPr="00AB1781" w:rsidRDefault="00704CAA" w:rsidP="00704CAA">
      <w:pPr>
        <w:pStyle w:val="EnglishHangNoCoptic"/>
      </w:pPr>
      <w:r w:rsidRPr="00AB1781">
        <w:tab/>
        <w:t xml:space="preserve">running down </w:t>
      </w:r>
      <w:r>
        <w:t>upon</w:t>
      </w:r>
      <w:r w:rsidRPr="00AB1781">
        <w:t xml:space="preserve"> the beard,</w:t>
      </w:r>
    </w:p>
    <w:p w14:paraId="11330036" w14:textId="77777777" w:rsidR="00704CAA" w:rsidRPr="00AB1781" w:rsidRDefault="00704CAA" w:rsidP="00704CAA">
      <w:pPr>
        <w:pStyle w:val="EnglishHangNoCoptic"/>
      </w:pPr>
      <w:r>
        <w:tab/>
        <w:t>the beard of Aaron</w:t>
      </w:r>
      <w:r w:rsidRPr="00AB1781">
        <w:t>,</w:t>
      </w:r>
    </w:p>
    <w:p w14:paraId="6C9BC851" w14:textId="77777777" w:rsidR="00704CAA" w:rsidRPr="00AB1781" w:rsidRDefault="00704CAA" w:rsidP="00704CAA">
      <w:pPr>
        <w:pStyle w:val="EnglishHangEndNoCoptic"/>
      </w:pPr>
      <w:r w:rsidRPr="00AB1781">
        <w:tab/>
        <w:t xml:space="preserve">running </w:t>
      </w:r>
      <w:r>
        <w:t>down to the edge of his garment;</w:t>
      </w:r>
    </w:p>
    <w:p w14:paraId="2F60CE2D" w14:textId="77777777" w:rsidR="00704CAA" w:rsidRPr="00AB1781" w:rsidRDefault="00704CAA" w:rsidP="00704CAA">
      <w:pPr>
        <w:pStyle w:val="EnglishHangNoCoptic"/>
      </w:pPr>
      <w:r w:rsidRPr="00AB1781">
        <w:t>3 like the dew of H</w:t>
      </w:r>
      <w:r>
        <w:t>aë</w:t>
      </w:r>
      <w:r w:rsidRPr="00AB1781">
        <w:t>rmon</w:t>
      </w:r>
      <w:r>
        <w:t>,</w:t>
      </w:r>
    </w:p>
    <w:p w14:paraId="2FD26CD7" w14:textId="77777777" w:rsidR="00704CAA" w:rsidRPr="00AB1781" w:rsidRDefault="00704CAA" w:rsidP="00704CAA">
      <w:pPr>
        <w:pStyle w:val="EnglishHangNoCoptic"/>
      </w:pPr>
      <w:r w:rsidRPr="00AB1781">
        <w:tab/>
      </w:r>
      <w:r>
        <w:t>which</w:t>
      </w:r>
      <w:r w:rsidRPr="00AB1781">
        <w:t xml:space="preserve"> descends on the mountains of Zion</w:t>
      </w:r>
      <w:r>
        <w:t>;</w:t>
      </w:r>
      <w:r w:rsidRPr="00AB1781">
        <w:rPr>
          <w:rStyle w:val="FootnoteReference"/>
        </w:rPr>
        <w:footnoteReference w:id="804"/>
      </w:r>
    </w:p>
    <w:p w14:paraId="36A63B70" w14:textId="77777777" w:rsidR="00704CAA" w:rsidRPr="00AB1781" w:rsidRDefault="00704CAA" w:rsidP="00704CAA">
      <w:pPr>
        <w:pStyle w:val="EnglishHangNoCoptic"/>
      </w:pPr>
      <w:r w:rsidRPr="00AB1781">
        <w:tab/>
        <w:t>for there</w:t>
      </w:r>
      <w:r w:rsidRPr="00AB1781">
        <w:rPr>
          <w:rStyle w:val="FootnoteReference"/>
        </w:rPr>
        <w:footnoteReference w:id="805"/>
      </w:r>
      <w:r w:rsidRPr="00AB1781">
        <w:t xml:space="preserve"> the Lord </w:t>
      </w:r>
      <w:r>
        <w:t>commanded</w:t>
      </w:r>
      <w:r w:rsidRPr="00AB1781">
        <w:t xml:space="preserve"> the blessing</w:t>
      </w:r>
      <w:r>
        <w:t>,</w:t>
      </w:r>
    </w:p>
    <w:p w14:paraId="22430E88" w14:textId="77777777" w:rsidR="00704CAA" w:rsidRDefault="00704CAA" w:rsidP="00704CAA">
      <w:pPr>
        <w:pStyle w:val="EnglishHangEndNoCoptic"/>
      </w:pPr>
      <w:r w:rsidRPr="00AB1781">
        <w:tab/>
      </w:r>
      <w:r>
        <w:t>and life forevermore</w:t>
      </w:r>
      <w:r w:rsidRPr="00AB1781">
        <w:t>.</w:t>
      </w:r>
    </w:p>
    <w:p w14:paraId="553E0FF3" w14:textId="77777777" w:rsidR="00101A6E" w:rsidRDefault="00704CAA" w:rsidP="00704CAA">
      <w:pPr>
        <w:pStyle w:val="Rubric"/>
      </w:pPr>
      <w:r>
        <w:t>Alleluia.</w:t>
      </w:r>
    </w:p>
    <w:p w14:paraId="01913EE4" w14:textId="3654D91C" w:rsidR="00704CAA" w:rsidRPr="00F431B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 xml:space="preserve">, </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_Ref411968119 \h </w:instrText>
      </w:r>
      <w:r>
        <w:fldChar w:fldCharType="separate"/>
      </w:r>
      <w:r w:rsidR="000E2EAC">
        <w:t>Psalm</w:t>
      </w:r>
      <w:r w:rsidR="000E2EAC" w:rsidRPr="00AB1781">
        <w:t xml:space="preserve"> 133</w:t>
      </w:r>
      <w:r w:rsidR="000E2EAC">
        <w:t>: “See now, bless the Lord, all you servants of the Lord”</w:t>
      </w:r>
      <w:r>
        <w:fldChar w:fldCharType="end"/>
      </w:r>
      <w:r>
        <w:t>.</w:t>
      </w:r>
      <w:r w:rsidR="00704CAA">
        <w:t xml:space="preserve"> </w:t>
      </w:r>
    </w:p>
    <w:p w14:paraId="3C266F3E" w14:textId="77777777" w:rsidR="00704CAA" w:rsidRPr="00AB1781" w:rsidRDefault="00704CAA" w:rsidP="00704CAA">
      <w:pPr>
        <w:pStyle w:val="Heading4"/>
      </w:pPr>
      <w:bookmarkStart w:id="335" w:name="_Ref411968119"/>
      <w:r>
        <w:t>Psalm</w:t>
      </w:r>
      <w:r w:rsidRPr="00AB1781">
        <w:t xml:space="preserve"> 133</w:t>
      </w:r>
      <w:r>
        <w:t>: “See now, bless the Lord, all you servants of the Lord”</w:t>
      </w:r>
      <w:bookmarkEnd w:id="335"/>
    </w:p>
    <w:p w14:paraId="2986832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2861539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5B1A201" w14:textId="4109DFC6"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7029DB1A" w14:textId="5E170D03" w:rsidR="004942E9" w:rsidRDefault="004942E9" w:rsidP="00704CAA">
      <w:pPr>
        <w:pStyle w:val="Rubric"/>
      </w:pPr>
      <w:r>
        <w:lastRenderedPageBreak/>
        <w:fldChar w:fldCharType="begin"/>
      </w:r>
      <w:r>
        <w:instrText xml:space="preserve"> REF _Ref434578449 \h </w:instrText>
      </w:r>
      <w:r>
        <w:fldChar w:fldCharType="separate"/>
      </w:r>
      <w:r w:rsidR="000E2EAC">
        <w:rPr>
          <w:lang w:val="en-GB"/>
        </w:rPr>
        <w:t>The Psalms of the Veil</w:t>
      </w:r>
      <w:r>
        <w:fldChar w:fldCharType="end"/>
      </w:r>
    </w:p>
    <w:p w14:paraId="4C84EC31" w14:textId="60D6157D"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8D1AAF1" w14:textId="1926199F" w:rsidR="00704CAA" w:rsidRPr="00AB1781" w:rsidRDefault="00704CAA" w:rsidP="00704CAA">
      <w:pPr>
        <w:pStyle w:val="Rubric"/>
      </w:pPr>
      <w:r w:rsidRPr="00AB1781">
        <w:t>1 (A Song of Ascents)</w:t>
      </w:r>
    </w:p>
    <w:p w14:paraId="5E97B185" w14:textId="77777777" w:rsidR="00704CAA" w:rsidRPr="00AB1781" w:rsidRDefault="00704CAA" w:rsidP="00704CAA">
      <w:pPr>
        <w:pStyle w:val="EnglishHangNoCoptic"/>
      </w:pPr>
      <w:r>
        <w:t>See</w:t>
      </w:r>
      <w:r w:rsidRPr="00AB1781">
        <w:t xml:space="preserve"> now</w:t>
      </w:r>
      <w:r>
        <w:t>,</w:t>
      </w:r>
      <w:r w:rsidRPr="00AB1781">
        <w:t xml:space="preserve"> bless the Lord,</w:t>
      </w:r>
    </w:p>
    <w:p w14:paraId="7C823093" w14:textId="77777777" w:rsidR="00704CAA" w:rsidRPr="00AB1781" w:rsidRDefault="00704CAA" w:rsidP="00704CAA">
      <w:pPr>
        <w:pStyle w:val="EnglishHangNoCoptic"/>
      </w:pPr>
      <w:r w:rsidRPr="00AB1781">
        <w:tab/>
        <w:t xml:space="preserve">all you </w:t>
      </w:r>
      <w:r>
        <w:t>servants</w:t>
      </w:r>
      <w:r w:rsidRPr="00AB1781">
        <w:t xml:space="preserve"> of the Lord,</w:t>
      </w:r>
    </w:p>
    <w:p w14:paraId="298E81DF" w14:textId="77777777" w:rsidR="00704CAA" w:rsidRPr="00AB1781" w:rsidRDefault="00704CAA" w:rsidP="00704CAA">
      <w:pPr>
        <w:pStyle w:val="EnglishHangNoCoptic"/>
      </w:pPr>
      <w:r w:rsidRPr="00AB1781">
        <w:tab/>
        <w:t>who stand in the house of the Lord,</w:t>
      </w:r>
    </w:p>
    <w:p w14:paraId="5B191543" w14:textId="77777777" w:rsidR="00704CAA" w:rsidRPr="00AB1781" w:rsidRDefault="00704CAA" w:rsidP="00704CAA">
      <w:pPr>
        <w:pStyle w:val="EnglishHangEndNoCoptic"/>
      </w:pPr>
      <w:r w:rsidRPr="00AB1781">
        <w:tab/>
        <w:t>in the courts of the house of our God.</w:t>
      </w:r>
    </w:p>
    <w:p w14:paraId="6C518F97" w14:textId="77777777" w:rsidR="00704CAA" w:rsidRPr="00AB1781" w:rsidRDefault="00704CAA" w:rsidP="00704CAA">
      <w:pPr>
        <w:pStyle w:val="EnglishHangNoCoptic"/>
      </w:pPr>
      <w:r w:rsidRPr="00AB1781">
        <w:t xml:space="preserve">2 </w:t>
      </w:r>
      <w:r>
        <w:t>In the</w:t>
      </w:r>
      <w:r w:rsidRPr="00AB1781">
        <w:t xml:space="preserve"> night</w:t>
      </w:r>
      <w:r>
        <w:t>s,</w:t>
      </w:r>
      <w:r w:rsidRPr="00AB1781">
        <w:t xml:space="preserve"> lift up your hands to the Holy of Holies,</w:t>
      </w:r>
      <w:r w:rsidRPr="00AB1781">
        <w:rPr>
          <w:rStyle w:val="FootnoteReference"/>
        </w:rPr>
        <w:footnoteReference w:id="806"/>
      </w:r>
    </w:p>
    <w:p w14:paraId="0FFE9569" w14:textId="77777777" w:rsidR="00704CAA" w:rsidRPr="00AB1781" w:rsidRDefault="00704CAA" w:rsidP="00704CAA">
      <w:pPr>
        <w:pStyle w:val="EnglishHangEndNoCoptic"/>
      </w:pPr>
      <w:r w:rsidRPr="00AB1781">
        <w:tab/>
        <w:t>and bless the Lord.</w:t>
      </w:r>
    </w:p>
    <w:p w14:paraId="34B692DE" w14:textId="77777777" w:rsidR="00704CAA" w:rsidRPr="00AB1781" w:rsidRDefault="00704CAA" w:rsidP="00704CAA">
      <w:pPr>
        <w:pStyle w:val="EnglishHangNoCoptic"/>
      </w:pPr>
      <w:r w:rsidRPr="00AB1781">
        <w:t xml:space="preserve">3 </w:t>
      </w:r>
      <w:r>
        <w:t>T</w:t>
      </w:r>
      <w:r w:rsidRPr="00AB1781">
        <w:t>he Lord Who made heaven and earth</w:t>
      </w:r>
    </w:p>
    <w:p w14:paraId="5B2D318D" w14:textId="77777777" w:rsidR="00704CAA" w:rsidRDefault="00704CAA" w:rsidP="00704CAA">
      <w:pPr>
        <w:pStyle w:val="EnglishHangEndNoCoptic"/>
      </w:pPr>
      <w:r w:rsidRPr="00AB1781">
        <w:tab/>
      </w:r>
      <w:r>
        <w:t xml:space="preserve">will </w:t>
      </w:r>
      <w:r w:rsidRPr="00AB1781">
        <w:t>bless you out of Zion.</w:t>
      </w:r>
    </w:p>
    <w:p w14:paraId="6FD2E56E" w14:textId="77777777" w:rsidR="00704CAA" w:rsidRDefault="00704CAA" w:rsidP="00704CAA">
      <w:pPr>
        <w:pStyle w:val="Rubric"/>
      </w:pPr>
      <w:r>
        <w:t xml:space="preserve">Alleluia. </w:t>
      </w:r>
    </w:p>
    <w:p w14:paraId="08B8ACCB" w14:textId="6E960129" w:rsidR="00704CAA" w:rsidRDefault="00704CAA" w:rsidP="00704CAA">
      <w:pPr>
        <w:pStyle w:val="Rubric"/>
      </w:pPr>
      <w:r>
        <w:t>Glory…</w:t>
      </w:r>
    </w:p>
    <w:p w14:paraId="0BB785B2" w14:textId="7B11CFAA"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C7294F">
        <w:t>,</w:t>
      </w:r>
      <w:r>
        <w:t xml:space="preserve"> </w:t>
      </w:r>
      <w:r w:rsidR="004942E9">
        <w:fldChar w:fldCharType="begin"/>
      </w:r>
      <w:r w:rsidR="004942E9">
        <w:instrText xml:space="preserve"> REF _Ref434578449 \h </w:instrText>
      </w:r>
      <w:r w:rsidR="004942E9">
        <w:fldChar w:fldCharType="separate"/>
      </w:r>
      <w:r w:rsidR="000E2EAC">
        <w:rPr>
          <w:lang w:val="en-GB"/>
        </w:rPr>
        <w:t>The Psalms of the Veil</w:t>
      </w:r>
      <w:r w:rsidR="004942E9">
        <w:fldChar w:fldCharType="end"/>
      </w:r>
      <w:r w:rsidR="004942E9">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_Ref411968136 \h </w:instrText>
      </w:r>
      <w:r>
        <w:fldChar w:fldCharType="separate"/>
      </w:r>
      <w:r w:rsidR="000E2EAC">
        <w:t>Psalm</w:t>
      </w:r>
      <w:r w:rsidR="000E2EAC" w:rsidRPr="00AB1781">
        <w:t xml:space="preserve"> 136</w:t>
      </w:r>
      <w:r w:rsidR="000E2EAC">
        <w:t>: “By the rivers of Babylon—we sat down, and wept”</w:t>
      </w:r>
      <w:r>
        <w:fldChar w:fldCharType="end"/>
      </w:r>
      <w:r>
        <w:t xml:space="preserve">, page </w:t>
      </w:r>
      <w:r>
        <w:fldChar w:fldCharType="begin"/>
      </w:r>
      <w:r>
        <w:instrText xml:space="preserve"> PAGEREF _Ref411968136 \h </w:instrText>
      </w:r>
      <w:r>
        <w:fldChar w:fldCharType="separate"/>
      </w:r>
      <w:r w:rsidR="000E2EAC">
        <w:rPr>
          <w:noProof/>
        </w:rPr>
        <w:t>312</w:t>
      </w:r>
      <w:r>
        <w:fldChar w:fldCharType="end"/>
      </w:r>
      <w:r>
        <w:t>.</w:t>
      </w:r>
    </w:p>
    <w:p w14:paraId="2FC996BA" w14:textId="77777777" w:rsidR="00704CAA" w:rsidRPr="00AB1781" w:rsidRDefault="00704CAA" w:rsidP="00704CAA">
      <w:pPr>
        <w:pStyle w:val="Heading3"/>
      </w:pPr>
      <w:bookmarkStart w:id="336" w:name="_Ref435438658"/>
      <w:bookmarkStart w:id="337" w:name="_Toc473283617"/>
      <w:r w:rsidRPr="00AB1781">
        <w:t>K</w:t>
      </w:r>
      <w:r>
        <w:t>athisma</w:t>
      </w:r>
      <w:r w:rsidRPr="00AB1781">
        <w:t xml:space="preserve"> 1</w:t>
      </w:r>
      <w:r>
        <w:t>9</w:t>
      </w:r>
      <w:bookmarkEnd w:id="336"/>
      <w:bookmarkEnd w:id="337"/>
    </w:p>
    <w:p w14:paraId="63A83323" w14:textId="77777777" w:rsidR="00704CAA" w:rsidRPr="00E276C1" w:rsidRDefault="00704CAA" w:rsidP="00704CAA">
      <w:pPr>
        <w:pStyle w:val="Heading4"/>
      </w:pPr>
      <w:r>
        <w:t>Psalm</w:t>
      </w:r>
      <w:r w:rsidRPr="00AB1781">
        <w:t xml:space="preserve"> 134</w:t>
      </w:r>
      <w:r>
        <w:t>: “Praise the Name of the Lord, O servants”</w:t>
      </w:r>
    </w:p>
    <w:p w14:paraId="46BEB03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1C79FF8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0F4D7D19" w14:textId="77777777" w:rsidR="00704CAA" w:rsidRPr="00AB1781" w:rsidRDefault="00704CAA" w:rsidP="00704CAA">
      <w:pPr>
        <w:pStyle w:val="Rubric"/>
      </w:pPr>
      <w:r w:rsidRPr="00AB1781">
        <w:t>1 (Alleluia)</w:t>
      </w:r>
    </w:p>
    <w:p w14:paraId="2AC4D664" w14:textId="77777777" w:rsidR="00704CAA" w:rsidRPr="00AB1781" w:rsidRDefault="00704CAA" w:rsidP="00704CAA">
      <w:pPr>
        <w:pStyle w:val="EnglishHangNoCoptic"/>
      </w:pPr>
      <w:r>
        <w:t>Praise the Name of the Lord,</w:t>
      </w:r>
    </w:p>
    <w:p w14:paraId="5C61778B" w14:textId="77777777" w:rsidR="00704CAA" w:rsidRPr="00AB1781" w:rsidRDefault="00704CAA" w:rsidP="00704CAA">
      <w:pPr>
        <w:pStyle w:val="EnglishHangEndNoCoptic"/>
      </w:pPr>
      <w:r w:rsidRPr="00AB1781">
        <w:tab/>
      </w:r>
      <w:r>
        <w:t>O servants</w:t>
      </w:r>
      <w:r>
        <w:rPr>
          <w:rStyle w:val="FootnoteReference"/>
        </w:rPr>
        <w:footnoteReference w:id="807"/>
      </w:r>
      <w:r>
        <w:t xml:space="preserve">; </w:t>
      </w:r>
      <w:r w:rsidRPr="00AB1781">
        <w:t>praise the Lord,</w:t>
      </w:r>
    </w:p>
    <w:p w14:paraId="2233F8B3" w14:textId="77777777" w:rsidR="00704CAA" w:rsidRPr="00AB1781" w:rsidRDefault="00704CAA" w:rsidP="00704CAA">
      <w:pPr>
        <w:pStyle w:val="EnglishHangNoCoptic"/>
      </w:pPr>
      <w:r w:rsidRPr="00AB1781">
        <w:t>2 you who stand in the house of the Lord,</w:t>
      </w:r>
    </w:p>
    <w:p w14:paraId="3ED89F67" w14:textId="77777777" w:rsidR="00704CAA" w:rsidRPr="00AB1781" w:rsidRDefault="00704CAA" w:rsidP="00704CAA">
      <w:pPr>
        <w:pStyle w:val="EnglishHangEndNoCoptic"/>
      </w:pPr>
      <w:r w:rsidRPr="00AB1781">
        <w:tab/>
        <w:t>in the courts of the house of our God.</w:t>
      </w:r>
    </w:p>
    <w:p w14:paraId="17680AFC" w14:textId="77777777" w:rsidR="00704CAA" w:rsidRPr="00AB1781" w:rsidRDefault="00704CAA" w:rsidP="00704CAA">
      <w:pPr>
        <w:pStyle w:val="EnglishHangNoCoptic"/>
      </w:pPr>
      <w:r w:rsidRPr="00AB1781">
        <w:t>3 Praise the Lord, for the Lord is good;</w:t>
      </w:r>
    </w:p>
    <w:p w14:paraId="0D7A33DA" w14:textId="77777777" w:rsidR="00704CAA" w:rsidRPr="00AB1781" w:rsidRDefault="00704CAA" w:rsidP="00704CAA">
      <w:pPr>
        <w:pStyle w:val="EnglishHangEndNoCoptic"/>
      </w:pPr>
      <w:r w:rsidRPr="00AB1781">
        <w:tab/>
        <w:t xml:space="preserve">sing </w:t>
      </w:r>
      <w:r>
        <w:t>to His N</w:t>
      </w:r>
      <w:r w:rsidRPr="00AB1781">
        <w:t xml:space="preserve">ame, for it is </w:t>
      </w:r>
      <w:r>
        <w:t>good,</w:t>
      </w:r>
    </w:p>
    <w:p w14:paraId="2423DE8E" w14:textId="77777777" w:rsidR="00704CAA" w:rsidRPr="00AB1781" w:rsidRDefault="00704CAA" w:rsidP="00704CAA">
      <w:pPr>
        <w:pStyle w:val="EnglishHangNoCoptic"/>
      </w:pPr>
      <w:r>
        <w:lastRenderedPageBreak/>
        <w:t>4 f</w:t>
      </w:r>
      <w:r w:rsidRPr="00AB1781">
        <w:t xml:space="preserve">or the Lord </w:t>
      </w:r>
      <w:r>
        <w:t>chose</w:t>
      </w:r>
      <w:r w:rsidRPr="00AB1781">
        <w:t xml:space="preserve"> Jacob for Himself,</w:t>
      </w:r>
    </w:p>
    <w:p w14:paraId="0F1DB572" w14:textId="77777777" w:rsidR="00704CAA" w:rsidRPr="00AB1781" w:rsidRDefault="00704CAA" w:rsidP="00704CAA">
      <w:pPr>
        <w:pStyle w:val="EnglishHangEndNoCoptic"/>
      </w:pPr>
      <w:r w:rsidRPr="00AB1781">
        <w:tab/>
        <w:t>an</w:t>
      </w:r>
      <w:r>
        <w:t>d Israel for His own possession,</w:t>
      </w:r>
    </w:p>
    <w:p w14:paraId="01C69150" w14:textId="77777777" w:rsidR="00704CAA" w:rsidRPr="00AB1781" w:rsidRDefault="00704CAA" w:rsidP="00704CAA">
      <w:pPr>
        <w:pStyle w:val="EnglishHangNoCoptic"/>
      </w:pPr>
      <w:r>
        <w:t>5 f</w:t>
      </w:r>
      <w:r w:rsidRPr="00AB1781">
        <w:t>or I know that the Lord is great,</w:t>
      </w:r>
    </w:p>
    <w:p w14:paraId="39C154B3" w14:textId="77777777" w:rsidR="00704CAA" w:rsidRPr="00AB1781" w:rsidRDefault="00704CAA" w:rsidP="00704CAA">
      <w:pPr>
        <w:pStyle w:val="EnglishHangEndNoCoptic"/>
      </w:pPr>
      <w:r w:rsidRPr="00AB1781">
        <w:tab/>
        <w:t xml:space="preserve">and our Lord is above all </w:t>
      </w:r>
      <w:r>
        <w:t xml:space="preserve">the </w:t>
      </w:r>
      <w:r w:rsidRPr="00AB1781">
        <w:t>gods.</w:t>
      </w:r>
    </w:p>
    <w:p w14:paraId="48DB1811" w14:textId="77777777" w:rsidR="00704CAA" w:rsidRPr="00AB1781" w:rsidRDefault="00704CAA" w:rsidP="00704CAA">
      <w:pPr>
        <w:pStyle w:val="EnglishHangNoCoptic"/>
      </w:pPr>
      <w:r w:rsidRPr="00AB1781">
        <w:t xml:space="preserve">6 </w:t>
      </w:r>
      <w:r>
        <w:t>Whatever the Lord willed, He did</w:t>
      </w:r>
      <w:r w:rsidRPr="00AB1781">
        <w:t>,</w:t>
      </w:r>
    </w:p>
    <w:p w14:paraId="18372822" w14:textId="77777777" w:rsidR="00704CAA" w:rsidRPr="00AB1781" w:rsidRDefault="00704CAA" w:rsidP="00704CAA">
      <w:pPr>
        <w:pStyle w:val="EnglishHangNoCoptic"/>
      </w:pPr>
      <w:r w:rsidRPr="00AB1781">
        <w:tab/>
        <w:t xml:space="preserve">in heaven and on </w:t>
      </w:r>
      <w:r>
        <w:t xml:space="preserve">the </w:t>
      </w:r>
      <w:r w:rsidRPr="00AB1781">
        <w:t>earth,</w:t>
      </w:r>
    </w:p>
    <w:p w14:paraId="170B5FAB" w14:textId="77777777" w:rsidR="00704CAA" w:rsidRPr="00E276C1" w:rsidRDefault="00704CAA" w:rsidP="00704CAA">
      <w:pPr>
        <w:pStyle w:val="EnglishHangEndNoCoptic"/>
      </w:pPr>
      <w:r w:rsidRPr="00AB1781">
        <w:tab/>
        <w:t>in the seas and i</w:t>
      </w:r>
      <w:r>
        <w:t>n all the deeps,</w:t>
      </w:r>
    </w:p>
    <w:p w14:paraId="2A61E941" w14:textId="77777777" w:rsidR="00704CAA" w:rsidRPr="00AB1781" w:rsidRDefault="00704CAA" w:rsidP="00704CAA">
      <w:pPr>
        <w:pStyle w:val="EnglishHangNoCoptic"/>
      </w:pPr>
      <w:r>
        <w:t>7 bringing</w:t>
      </w:r>
      <w:r w:rsidRPr="00AB1781">
        <w:t xml:space="preserve"> up clouds from the ends of the earth;</w:t>
      </w:r>
    </w:p>
    <w:p w14:paraId="093E3D0E" w14:textId="77777777" w:rsidR="00704CAA" w:rsidRPr="00AB1781" w:rsidRDefault="00704CAA" w:rsidP="00704CAA">
      <w:pPr>
        <w:pStyle w:val="EnglishHangNoCoptic"/>
      </w:pPr>
      <w:r w:rsidRPr="00AB1781">
        <w:tab/>
        <w:t xml:space="preserve">He makes lightnings </w:t>
      </w:r>
      <w:r>
        <w:t>for</w:t>
      </w:r>
      <w:r w:rsidRPr="00AB1781">
        <w:t xml:space="preserve"> the rain;</w:t>
      </w:r>
    </w:p>
    <w:p w14:paraId="33B8FEC7" w14:textId="77777777" w:rsidR="00704CAA" w:rsidRPr="00AB1781" w:rsidRDefault="00704CAA" w:rsidP="00704CAA">
      <w:pPr>
        <w:pStyle w:val="EnglishHangEndNoCoptic"/>
      </w:pPr>
      <w:r w:rsidRPr="00AB1781">
        <w:tab/>
        <w:t>He brings winds out of His storehouses.</w:t>
      </w:r>
    </w:p>
    <w:p w14:paraId="5B12F713" w14:textId="77777777" w:rsidR="00704CAA" w:rsidRPr="00AB1781" w:rsidRDefault="00704CAA" w:rsidP="00704CAA">
      <w:pPr>
        <w:pStyle w:val="EnglishHangNoCoptic"/>
      </w:pPr>
      <w:r w:rsidRPr="00AB1781">
        <w:t>8 He struck the firstborn of Egypt,</w:t>
      </w:r>
    </w:p>
    <w:p w14:paraId="019D8B7E" w14:textId="77777777" w:rsidR="00704CAA" w:rsidRPr="00AB1781" w:rsidRDefault="00704CAA" w:rsidP="00704CAA">
      <w:pPr>
        <w:pStyle w:val="EnglishHangEndNoCoptic"/>
      </w:pPr>
      <w:r w:rsidRPr="00AB1781">
        <w:tab/>
      </w:r>
      <w:r>
        <w:t>from man to animal;</w:t>
      </w:r>
    </w:p>
    <w:p w14:paraId="13FD105B" w14:textId="77777777" w:rsidR="00704CAA" w:rsidRPr="00AB1781" w:rsidRDefault="00704CAA" w:rsidP="00704CAA">
      <w:pPr>
        <w:pStyle w:val="EnglishHangNoCoptic"/>
      </w:pPr>
      <w:r w:rsidRPr="00AB1781">
        <w:t xml:space="preserve">9 He sent </w:t>
      </w:r>
      <w:r>
        <w:t xml:space="preserve">forth </w:t>
      </w:r>
      <w:r w:rsidRPr="00AB1781">
        <w:t>signs and wonders</w:t>
      </w:r>
    </w:p>
    <w:p w14:paraId="6E6933A5" w14:textId="77777777" w:rsidR="00704CAA" w:rsidRPr="00AB1781" w:rsidRDefault="00704CAA" w:rsidP="00704CAA">
      <w:pPr>
        <w:pStyle w:val="EnglishHangNoCoptic"/>
      </w:pPr>
      <w:r w:rsidRPr="00AB1781">
        <w:tab/>
        <w:t>in your midst, O Egypt,</w:t>
      </w:r>
    </w:p>
    <w:p w14:paraId="54EF3C4F" w14:textId="77777777" w:rsidR="00704CAA" w:rsidRPr="00AB1781" w:rsidRDefault="00704CAA" w:rsidP="00704CAA">
      <w:pPr>
        <w:pStyle w:val="EnglishHangEndNoCoptic"/>
      </w:pPr>
      <w:r w:rsidRPr="00AB1781">
        <w:tab/>
        <w:t>against Pharaoh and all his servants.</w:t>
      </w:r>
    </w:p>
    <w:p w14:paraId="78E99290" w14:textId="77777777" w:rsidR="00704CAA" w:rsidRPr="00AB1781" w:rsidRDefault="00704CAA" w:rsidP="00704CAA">
      <w:pPr>
        <w:pStyle w:val="EnglishHangNoCoptic"/>
      </w:pPr>
      <w:r w:rsidRPr="00AB1781">
        <w:t>10 He struck many nations</w:t>
      </w:r>
    </w:p>
    <w:p w14:paraId="33A8A5C9" w14:textId="77777777" w:rsidR="00704CAA" w:rsidRPr="00AB1781" w:rsidRDefault="00704CAA" w:rsidP="00704CAA">
      <w:pPr>
        <w:pStyle w:val="EnglishHangEndNoCoptic"/>
      </w:pPr>
      <w:r w:rsidRPr="00AB1781">
        <w:tab/>
        <w:t xml:space="preserve">and </w:t>
      </w:r>
      <w:r>
        <w:t>killed mighty kings—</w:t>
      </w:r>
    </w:p>
    <w:p w14:paraId="67ECD314" w14:textId="77777777" w:rsidR="00704CAA" w:rsidRPr="00AB1781" w:rsidRDefault="00704CAA" w:rsidP="00704CAA">
      <w:pPr>
        <w:pStyle w:val="EnglishHangNoCoptic"/>
      </w:pPr>
      <w:r>
        <w:t>11 Si</w:t>
      </w:r>
      <w:r w:rsidRPr="00AB1781">
        <w:t>hon, king of the Amorites,</w:t>
      </w:r>
    </w:p>
    <w:p w14:paraId="036A95EA" w14:textId="77777777" w:rsidR="00704CAA" w:rsidRPr="00AB1781" w:rsidRDefault="00704CAA" w:rsidP="00704CAA">
      <w:pPr>
        <w:pStyle w:val="EnglishHangNoCoptic"/>
      </w:pPr>
      <w:r w:rsidRPr="00AB1781">
        <w:tab/>
        <w:t>and Og, king of Bashan,</w:t>
      </w:r>
    </w:p>
    <w:p w14:paraId="2B05D7D9" w14:textId="77777777" w:rsidR="00704CAA" w:rsidRPr="00AB1781" w:rsidRDefault="00704CAA" w:rsidP="00704CAA">
      <w:pPr>
        <w:pStyle w:val="EnglishHangEndNoCoptic"/>
      </w:pPr>
      <w:r>
        <w:tab/>
        <w:t>and all the kingdoms of Canaan—</w:t>
      </w:r>
    </w:p>
    <w:p w14:paraId="1A366F42" w14:textId="77777777" w:rsidR="00704CAA" w:rsidRPr="00AB1781" w:rsidRDefault="00704CAA" w:rsidP="00704CAA">
      <w:pPr>
        <w:pStyle w:val="EnglishHangNoCoptic"/>
      </w:pPr>
      <w:r>
        <w:t>12 a</w:t>
      </w:r>
      <w:r w:rsidRPr="00AB1781">
        <w:t>nd He gave their land as a heritage,</w:t>
      </w:r>
    </w:p>
    <w:p w14:paraId="3556FF22" w14:textId="77777777" w:rsidR="00704CAA" w:rsidRPr="00AB1781" w:rsidRDefault="00704CAA" w:rsidP="00704CAA">
      <w:pPr>
        <w:pStyle w:val="EnglishHangEndNoCoptic"/>
      </w:pPr>
      <w:r w:rsidRPr="00AB1781">
        <w:tab/>
        <w:t xml:space="preserve">a </w:t>
      </w:r>
      <w:r>
        <w:t>heritage</w:t>
      </w:r>
      <w:r w:rsidRPr="00AB1781">
        <w:t xml:space="preserve"> to His people Israel.</w:t>
      </w:r>
      <w:r w:rsidRPr="00AB1781">
        <w:rPr>
          <w:rStyle w:val="FootnoteReference"/>
        </w:rPr>
        <w:footnoteReference w:id="808"/>
      </w:r>
    </w:p>
    <w:p w14:paraId="6586921E" w14:textId="77777777" w:rsidR="00704CAA" w:rsidRPr="00AB1781" w:rsidRDefault="00704CAA" w:rsidP="00704CAA">
      <w:pPr>
        <w:pStyle w:val="EnglishHangNoCoptic"/>
      </w:pPr>
      <w:r w:rsidRPr="00AB1781">
        <w:t xml:space="preserve">13 O Lord, </w:t>
      </w:r>
      <w:r>
        <w:t>Your N</w:t>
      </w:r>
      <w:r w:rsidRPr="00AB1781">
        <w:t xml:space="preserve">ame </w:t>
      </w:r>
      <w:r>
        <w:t>is</w:t>
      </w:r>
      <w:r w:rsidRPr="00AB1781">
        <w:t xml:space="preserve"> </w:t>
      </w:r>
      <w:r>
        <w:t>forever</w:t>
      </w:r>
      <w:r w:rsidRPr="00AB1781">
        <w:t>,</w:t>
      </w:r>
    </w:p>
    <w:p w14:paraId="76A06FC6" w14:textId="77777777" w:rsidR="00704CAA" w:rsidRPr="00AB1781" w:rsidRDefault="00704CAA" w:rsidP="00704CAA">
      <w:pPr>
        <w:pStyle w:val="EnglishHangEndNoCoptic"/>
      </w:pPr>
      <w:r w:rsidRPr="00AB1781">
        <w:tab/>
      </w:r>
      <w:r>
        <w:t>O Lord, Your</w:t>
      </w:r>
      <w:r w:rsidRPr="00AB1781">
        <w:t xml:space="preserve"> </w:t>
      </w:r>
      <w:r>
        <w:t>renown</w:t>
      </w:r>
      <w:r w:rsidRPr="00AB1781">
        <w:t xml:space="preserve"> </w:t>
      </w:r>
      <w:r>
        <w:t>to</w:t>
      </w:r>
      <w:r w:rsidRPr="00AB1781">
        <w:t xml:space="preserve"> generation </w:t>
      </w:r>
      <w:r>
        <w:t>and</w:t>
      </w:r>
      <w:r w:rsidRPr="00AB1781">
        <w:t xml:space="preserve"> generation.</w:t>
      </w:r>
    </w:p>
    <w:p w14:paraId="03ECE7D5" w14:textId="77777777" w:rsidR="00704CAA" w:rsidRPr="00AB1781" w:rsidRDefault="00704CAA" w:rsidP="00704CAA">
      <w:pPr>
        <w:pStyle w:val="EnglishHangNoCoptic"/>
      </w:pPr>
      <w:r w:rsidRPr="00AB1781">
        <w:t>14 For the Lord will judge His people</w:t>
      </w:r>
      <w:r>
        <w:t>,</w:t>
      </w:r>
    </w:p>
    <w:p w14:paraId="3286953F" w14:textId="77777777" w:rsidR="00704CAA" w:rsidRPr="00AB1781" w:rsidRDefault="00704CAA" w:rsidP="00704CAA">
      <w:pPr>
        <w:pStyle w:val="EnglishHangEndNoCoptic"/>
      </w:pPr>
      <w:r w:rsidRPr="00AB1781">
        <w:tab/>
        <w:t>and have compassion on His servants.</w:t>
      </w:r>
      <w:r w:rsidRPr="00AB1781">
        <w:rPr>
          <w:rStyle w:val="FootnoteReference"/>
        </w:rPr>
        <w:footnoteReference w:id="809"/>
      </w:r>
    </w:p>
    <w:p w14:paraId="70185492" w14:textId="77777777" w:rsidR="00704CAA" w:rsidRPr="00AB1781" w:rsidRDefault="00704CAA" w:rsidP="00704CAA">
      <w:pPr>
        <w:pStyle w:val="EnglishHangNoCoptic"/>
      </w:pPr>
      <w:r w:rsidRPr="00AB1781">
        <w:t>15 The idols of the nations are silver and gold,</w:t>
      </w:r>
    </w:p>
    <w:p w14:paraId="70715834" w14:textId="77777777" w:rsidR="00704CAA" w:rsidRPr="00AB1781" w:rsidRDefault="00704CAA" w:rsidP="00704CAA">
      <w:pPr>
        <w:pStyle w:val="EnglishHangEndNoCoptic"/>
      </w:pPr>
      <w:r w:rsidRPr="00AB1781">
        <w:tab/>
        <w:t>the works of men’s hands.</w:t>
      </w:r>
    </w:p>
    <w:p w14:paraId="4751A3C6" w14:textId="77777777" w:rsidR="00704CAA" w:rsidRPr="00AB1781" w:rsidRDefault="00704CAA" w:rsidP="00704CAA">
      <w:pPr>
        <w:pStyle w:val="EnglishHangNoCoptic"/>
      </w:pPr>
      <w:r w:rsidRPr="00AB1781">
        <w:t xml:space="preserve">16 They have </w:t>
      </w:r>
      <w:r>
        <w:t>a mouth</w:t>
      </w:r>
      <w:r w:rsidRPr="00AB1781">
        <w:t xml:space="preserve">, </w:t>
      </w:r>
      <w:r>
        <w:t>but</w:t>
      </w:r>
      <w:r w:rsidRPr="00AB1781">
        <w:t xml:space="preserve"> </w:t>
      </w:r>
      <w:r>
        <w:t>will not</w:t>
      </w:r>
      <w:r w:rsidRPr="00AB1781">
        <w:t xml:space="preserve"> speak;</w:t>
      </w:r>
    </w:p>
    <w:p w14:paraId="2204B787" w14:textId="77777777" w:rsidR="00704CAA" w:rsidRPr="00AB1781" w:rsidRDefault="00704CAA" w:rsidP="00704CAA">
      <w:pPr>
        <w:pStyle w:val="EnglishHangEndNoCoptic"/>
      </w:pPr>
      <w:r w:rsidRPr="00AB1781">
        <w:tab/>
        <w:t xml:space="preserve">they have eyes, </w:t>
      </w:r>
      <w:r>
        <w:t>but will not see;</w:t>
      </w:r>
    </w:p>
    <w:p w14:paraId="2A016C4B" w14:textId="77777777" w:rsidR="00704CAA" w:rsidRDefault="00704CAA" w:rsidP="00704CAA">
      <w:pPr>
        <w:pStyle w:val="EnglishHangNoCoptic"/>
      </w:pPr>
      <w:r>
        <w:lastRenderedPageBreak/>
        <w:t>17 th</w:t>
      </w:r>
      <w:r w:rsidRPr="00AB1781">
        <w:t xml:space="preserve">ey have ears, </w:t>
      </w:r>
      <w:r>
        <w:t>but will not</w:t>
      </w:r>
      <w:r w:rsidRPr="00AB1781">
        <w:t xml:space="preserve"> hear;</w:t>
      </w:r>
    </w:p>
    <w:p w14:paraId="13A44035" w14:textId="77777777" w:rsidR="00704CAA" w:rsidRDefault="00704CAA" w:rsidP="00704CAA">
      <w:pPr>
        <w:pStyle w:val="EnglishHangNoCoptic"/>
      </w:pPr>
      <w:r>
        <w:tab/>
        <w:t>[they have noses, but will not smell;</w:t>
      </w:r>
    </w:p>
    <w:p w14:paraId="1F3FE542" w14:textId="77777777" w:rsidR="00704CAA" w:rsidRDefault="00704CAA" w:rsidP="00704CAA">
      <w:pPr>
        <w:pStyle w:val="EnglishHangNoCoptic"/>
      </w:pPr>
      <w:r>
        <w:tab/>
        <w:t>they have hands, but will not feel;</w:t>
      </w:r>
    </w:p>
    <w:p w14:paraId="714ACAB3" w14:textId="77777777" w:rsidR="00704CAA" w:rsidRDefault="00704CAA" w:rsidP="00704CAA">
      <w:pPr>
        <w:pStyle w:val="EnglishHangNoCoptic"/>
      </w:pPr>
      <w:r>
        <w:tab/>
        <w:t>they have feet, but will not walk;</w:t>
      </w:r>
    </w:p>
    <w:p w14:paraId="5D4F17EE" w14:textId="77777777" w:rsidR="00704CAA" w:rsidRPr="00AB1781" w:rsidRDefault="00704CAA" w:rsidP="00704CAA">
      <w:pPr>
        <w:pStyle w:val="EnglishHangNoCoptic"/>
      </w:pPr>
      <w:r>
        <w:tab/>
        <w:t>they have no voice in their throat;]</w:t>
      </w:r>
      <w:r>
        <w:rPr>
          <w:rStyle w:val="FootnoteReference"/>
        </w:rPr>
        <w:footnoteReference w:id="810"/>
      </w:r>
    </w:p>
    <w:p w14:paraId="3E55FCAC" w14:textId="77777777" w:rsidR="00704CAA" w:rsidRPr="00AB1781" w:rsidRDefault="00704CAA" w:rsidP="00704CAA">
      <w:pPr>
        <w:pStyle w:val="EnglishHangEndNoCoptic"/>
      </w:pPr>
      <w:r w:rsidRPr="00AB1781">
        <w:tab/>
      </w:r>
      <w:r>
        <w:t>for there is not even</w:t>
      </w:r>
      <w:r w:rsidRPr="00AB1781">
        <w:t xml:space="preserve"> breath is in their mouths.</w:t>
      </w:r>
    </w:p>
    <w:p w14:paraId="03CB2BF4" w14:textId="77777777" w:rsidR="00704CAA" w:rsidRPr="00AB1781" w:rsidRDefault="00704CAA" w:rsidP="00704CAA">
      <w:pPr>
        <w:pStyle w:val="EnglishHangNoCoptic"/>
      </w:pPr>
      <w:r w:rsidRPr="00AB1781">
        <w:t xml:space="preserve">18 </w:t>
      </w:r>
      <w:r>
        <w:t>May</w:t>
      </w:r>
      <w:r w:rsidRPr="00AB1781">
        <w:t xml:space="preserve"> those who make them</w:t>
      </w:r>
    </w:p>
    <w:p w14:paraId="2461DE79" w14:textId="77777777" w:rsidR="00704CAA" w:rsidRPr="00AB1781" w:rsidRDefault="00704CAA" w:rsidP="00704CAA">
      <w:pPr>
        <w:pStyle w:val="EnglishHangEndNoCoptic"/>
      </w:pPr>
      <w:r w:rsidRPr="00AB1781">
        <w:tab/>
        <w:t>and all who trust in them</w:t>
      </w:r>
      <w:r>
        <w:t xml:space="preserve"> become like them</w:t>
      </w:r>
      <w:r w:rsidRPr="00AB1781">
        <w:t>.</w:t>
      </w:r>
    </w:p>
    <w:p w14:paraId="59A08F96" w14:textId="77777777" w:rsidR="00704CAA" w:rsidRPr="00AB1781" w:rsidRDefault="00704CAA" w:rsidP="00704CAA">
      <w:pPr>
        <w:pStyle w:val="EnglishHangNoCoptic"/>
      </w:pPr>
      <w:r w:rsidRPr="00AB1781">
        <w:t>19 Bless the Lord, O hou</w:t>
      </w:r>
      <w:r>
        <w:t>se of Israel!</w:t>
      </w:r>
    </w:p>
    <w:p w14:paraId="7FB16034" w14:textId="77777777" w:rsidR="00704CAA" w:rsidRPr="00AB1781" w:rsidRDefault="00704CAA" w:rsidP="00704CAA">
      <w:pPr>
        <w:pStyle w:val="EnglishHangEndNoCoptic"/>
      </w:pPr>
      <w:r>
        <w:tab/>
        <w:t>B</w:t>
      </w:r>
      <w:r w:rsidRPr="00AB1781">
        <w:t>less the Lord, O house of</w:t>
      </w:r>
      <w:r>
        <w:t xml:space="preserve"> </w:t>
      </w:r>
      <w:r w:rsidRPr="00AB1781">
        <w:t>Aaron!</w:t>
      </w:r>
    </w:p>
    <w:p w14:paraId="52C4AE9D" w14:textId="77777777" w:rsidR="00704CAA" w:rsidRPr="00AB1781" w:rsidRDefault="00704CAA" w:rsidP="00704CAA">
      <w:pPr>
        <w:pStyle w:val="EnglishHangNoCoptic"/>
      </w:pPr>
      <w:r w:rsidRPr="00AB1781">
        <w:t xml:space="preserve">20 </w:t>
      </w:r>
      <w:r>
        <w:t>Bless the Lord, O house of Levi!</w:t>
      </w:r>
    </w:p>
    <w:p w14:paraId="5E6BA376" w14:textId="77777777" w:rsidR="00704CAA" w:rsidRPr="00AB1781" w:rsidRDefault="00704CAA" w:rsidP="00704CAA">
      <w:pPr>
        <w:pStyle w:val="EnglishHangEndNoCoptic"/>
      </w:pPr>
      <w:r w:rsidRPr="00AB1781">
        <w:tab/>
      </w:r>
      <w:r>
        <w:t xml:space="preserve">Bless the Lord, O </w:t>
      </w:r>
      <w:r w:rsidRPr="00AB1781">
        <w:t>you who fear the Lord!</w:t>
      </w:r>
    </w:p>
    <w:p w14:paraId="626ACB51" w14:textId="77777777" w:rsidR="00704CAA" w:rsidRPr="00AB1781" w:rsidRDefault="00704CAA" w:rsidP="00704CAA">
      <w:pPr>
        <w:pStyle w:val="EnglishHangNoCoptic"/>
      </w:pPr>
      <w:r w:rsidRPr="00AB1781">
        <w:t>21 Blessed be the Lord from Zion,</w:t>
      </w:r>
    </w:p>
    <w:p w14:paraId="3606E062" w14:textId="77777777" w:rsidR="00704CAA" w:rsidRPr="00E276C1" w:rsidRDefault="00704CAA" w:rsidP="00704CAA">
      <w:pPr>
        <w:pStyle w:val="EnglishHangEndNoCoptic"/>
      </w:pPr>
      <w:r w:rsidRPr="00AB1781">
        <w:tab/>
      </w:r>
      <w:r>
        <w:t xml:space="preserve">He </w:t>
      </w:r>
      <w:r w:rsidRPr="00AB1781">
        <w:t>Who dwells in Jerusalem.</w:t>
      </w:r>
    </w:p>
    <w:p w14:paraId="40DAD00A" w14:textId="77777777" w:rsidR="00704CAA" w:rsidRPr="00E276C1" w:rsidRDefault="00704CAA" w:rsidP="00704CAA">
      <w:pPr>
        <w:pStyle w:val="Heading4"/>
      </w:pPr>
      <w:r>
        <w:t>Psalm</w:t>
      </w:r>
      <w:r w:rsidRPr="00AB1781">
        <w:t xml:space="preserve"> 135</w:t>
      </w:r>
      <w:r>
        <w:t>: “Confess the Lord, He is good; His mercy endures forever”</w:t>
      </w:r>
    </w:p>
    <w:p w14:paraId="256BF19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11"/>
      </w:r>
    </w:p>
    <w:p w14:paraId="391F0AA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7F2C9AB4" w14:textId="3DABAE3B" w:rsidR="00A26F67" w:rsidRDefault="00A26F67" w:rsidP="00704CAA">
      <w:pPr>
        <w:pStyle w:val="Rubric"/>
      </w:pPr>
      <w:r>
        <w:fldChar w:fldCharType="begin"/>
      </w:r>
      <w:r>
        <w:instrText xml:space="preserve"> REF _Ref485365475 \h </w:instrText>
      </w:r>
      <w:r>
        <w:fldChar w:fldCharType="separate"/>
      </w:r>
      <w:r w:rsidR="000E2EAC">
        <w:t>The Second Canticle: Psalm 135</w:t>
      </w:r>
      <w:r>
        <w:fldChar w:fldCharType="end"/>
      </w:r>
    </w:p>
    <w:p w14:paraId="76E8DE11" w14:textId="785F682E" w:rsidR="00704CAA" w:rsidRPr="00AB1781" w:rsidRDefault="00704CAA" w:rsidP="00704CAA">
      <w:pPr>
        <w:pStyle w:val="Rubric"/>
      </w:pPr>
      <w:r w:rsidRPr="00AB1781">
        <w:t>1 (Alleluia)</w:t>
      </w:r>
    </w:p>
    <w:p w14:paraId="5E9C28DC" w14:textId="77777777" w:rsidR="00704CAA" w:rsidRPr="00AB1781" w:rsidRDefault="00704CAA" w:rsidP="00704CAA">
      <w:pPr>
        <w:pStyle w:val="EnglishHangNoCoptic"/>
      </w:pPr>
      <w:r>
        <w:t>Confess</w:t>
      </w:r>
      <w:r>
        <w:rPr>
          <w:rStyle w:val="FootnoteReference"/>
        </w:rPr>
        <w:footnoteReference w:id="812"/>
      </w:r>
      <w:r w:rsidRPr="00AB1781">
        <w:t xml:space="preserve"> the Lord, </w:t>
      </w:r>
      <w:r>
        <w:t>for He is good,</w:t>
      </w:r>
    </w:p>
    <w:p w14:paraId="27D87556" w14:textId="77777777" w:rsidR="00704CAA" w:rsidRPr="00AB1781" w:rsidRDefault="00704CAA" w:rsidP="00704CAA">
      <w:pPr>
        <w:pStyle w:val="EnglishHangEndNoCoptic"/>
      </w:pPr>
      <w:r w:rsidRPr="00AB1781">
        <w:tab/>
      </w:r>
      <w:r>
        <w:t xml:space="preserve">for </w:t>
      </w:r>
      <w:r w:rsidRPr="00AB1781">
        <w:t>His mercy</w:t>
      </w:r>
      <w:r w:rsidRPr="00AB1781">
        <w:rPr>
          <w:rStyle w:val="FootnoteReference"/>
        </w:rPr>
        <w:footnoteReference w:id="813"/>
      </w:r>
      <w:r w:rsidRPr="00AB1781">
        <w:t xml:space="preserve"> </w:t>
      </w:r>
      <w:r>
        <w:t>endures forever;</w:t>
      </w:r>
    </w:p>
    <w:p w14:paraId="361A2FEC" w14:textId="77777777" w:rsidR="00704CAA" w:rsidRPr="00AB1781" w:rsidRDefault="00704CAA" w:rsidP="00704CAA">
      <w:pPr>
        <w:pStyle w:val="EnglishHangNoCoptic"/>
      </w:pPr>
      <w:r w:rsidRPr="00AB1781">
        <w:t xml:space="preserve">2 </w:t>
      </w:r>
      <w:r>
        <w:t>confess the God of gods,</w:t>
      </w:r>
    </w:p>
    <w:p w14:paraId="25AD35BF" w14:textId="77777777" w:rsidR="00704CAA" w:rsidRPr="00AB1781" w:rsidRDefault="00704CAA" w:rsidP="00704CAA">
      <w:pPr>
        <w:pStyle w:val="EngIndEnd"/>
        <w:ind w:firstLine="432"/>
      </w:pPr>
      <w:r>
        <w:t xml:space="preserve">for </w:t>
      </w:r>
      <w:r w:rsidRPr="00AB1781">
        <w:t xml:space="preserve">His mercy </w:t>
      </w:r>
      <w:r>
        <w:t>endures forever;</w:t>
      </w:r>
    </w:p>
    <w:p w14:paraId="00F39F08" w14:textId="77777777" w:rsidR="00704CAA" w:rsidRPr="00AB1781" w:rsidRDefault="00704CAA" w:rsidP="00704CAA">
      <w:pPr>
        <w:pStyle w:val="EnglishHangNoCoptic"/>
      </w:pPr>
      <w:r w:rsidRPr="00AB1781">
        <w:t xml:space="preserve">3 </w:t>
      </w:r>
      <w:r>
        <w:t>confess the Lord of Lords,</w:t>
      </w:r>
    </w:p>
    <w:p w14:paraId="1D28A3B1" w14:textId="77777777" w:rsidR="00704CAA" w:rsidRPr="00AB1781" w:rsidRDefault="00704CAA" w:rsidP="00704CAA">
      <w:pPr>
        <w:pStyle w:val="EngIndEnd"/>
        <w:ind w:firstLine="432"/>
      </w:pPr>
      <w:r>
        <w:t xml:space="preserve">for </w:t>
      </w:r>
      <w:r w:rsidRPr="00AB1781">
        <w:t xml:space="preserve">His mercy </w:t>
      </w:r>
      <w:r>
        <w:t>endures forever;</w:t>
      </w:r>
    </w:p>
    <w:p w14:paraId="3B1C701B" w14:textId="77777777" w:rsidR="00704CAA" w:rsidRPr="00AB1781" w:rsidRDefault="00704CAA" w:rsidP="00704CAA">
      <w:pPr>
        <w:pStyle w:val="EnglishHangNoCoptic"/>
      </w:pPr>
      <w:r w:rsidRPr="00AB1781">
        <w:t xml:space="preserve">4 </w:t>
      </w:r>
      <w:r>
        <w:t>[to Him]</w:t>
      </w:r>
      <w:r>
        <w:rPr>
          <w:rStyle w:val="FootnoteReference"/>
        </w:rPr>
        <w:footnoteReference w:id="814"/>
      </w:r>
      <w:r>
        <w:t xml:space="preserve"> Who alone does great wonders,</w:t>
      </w:r>
    </w:p>
    <w:p w14:paraId="4D0580A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724874A" w14:textId="77777777" w:rsidR="00704CAA" w:rsidRPr="00AB1781" w:rsidRDefault="00704CAA" w:rsidP="00704CAA">
      <w:pPr>
        <w:pStyle w:val="EnglishHangNoCoptic"/>
      </w:pPr>
      <w:r w:rsidRPr="00AB1781">
        <w:lastRenderedPageBreak/>
        <w:t xml:space="preserve">5 </w:t>
      </w:r>
      <w:r>
        <w:t>[t</w:t>
      </w:r>
      <w:r w:rsidRPr="00AB1781">
        <w:t>o Him</w:t>
      </w:r>
      <w:r>
        <w:t>]</w:t>
      </w:r>
      <w:r w:rsidRPr="00AB1781">
        <w:t xml:space="preserve"> Who </w:t>
      </w:r>
      <w:r>
        <w:t>by wisdom made the heavens,</w:t>
      </w:r>
    </w:p>
    <w:p w14:paraId="7F6703CF"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2E0A2BEA" w14:textId="77777777" w:rsidR="00704CAA" w:rsidRPr="00AB1781" w:rsidRDefault="00704CAA" w:rsidP="00704CAA">
      <w:pPr>
        <w:pStyle w:val="EnglishHangNoCoptic"/>
      </w:pPr>
      <w:r w:rsidRPr="00AB1781">
        <w:t xml:space="preserve">6 </w:t>
      </w:r>
      <w:r>
        <w:t>[t</w:t>
      </w:r>
      <w:r w:rsidRPr="00AB1781">
        <w:t>o Him</w:t>
      </w:r>
      <w:r>
        <w:t>]</w:t>
      </w:r>
      <w:r w:rsidRPr="00AB1781">
        <w:t xml:space="preserve"> Who </w:t>
      </w:r>
      <w:r>
        <w:t>made</w:t>
      </w:r>
      <w:r w:rsidRPr="00AB1781">
        <w:t xml:space="preserve"> the earth </w:t>
      </w:r>
      <w:r>
        <w:t>firm on the waters,</w:t>
      </w:r>
    </w:p>
    <w:p w14:paraId="57437278"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518B43DA" w14:textId="77777777" w:rsidR="00704CAA" w:rsidRPr="00AB1781" w:rsidRDefault="00704CAA" w:rsidP="00704CAA">
      <w:pPr>
        <w:pStyle w:val="EnglishHangNoCoptic"/>
      </w:pPr>
      <w:r w:rsidRPr="00AB1781">
        <w:t xml:space="preserve">7 </w:t>
      </w:r>
      <w:r>
        <w:t>[t</w:t>
      </w:r>
      <w:r w:rsidRPr="00AB1781">
        <w:t>o Him</w:t>
      </w:r>
      <w:r>
        <w:t>]</w:t>
      </w:r>
      <w:r w:rsidRPr="00AB1781">
        <w:t xml:space="preserve"> Who </w:t>
      </w:r>
      <w:r>
        <w:t>[</w:t>
      </w:r>
      <w:r w:rsidRPr="00AB1781">
        <w:t>alone</w:t>
      </w:r>
      <w:r>
        <w:t>] made the great lights,</w:t>
      </w:r>
    </w:p>
    <w:p w14:paraId="66B6EF5D" w14:textId="77777777" w:rsidR="00704CAA" w:rsidRPr="00AB1781" w:rsidRDefault="00704CAA" w:rsidP="00704CAA">
      <w:pPr>
        <w:pStyle w:val="EnglishHangEndNoCoptic"/>
      </w:pPr>
      <w:r w:rsidRPr="00AB1781">
        <w:tab/>
      </w:r>
      <w:r>
        <w:t>for His mercy is eternal,</w:t>
      </w:r>
    </w:p>
    <w:p w14:paraId="1309B594" w14:textId="77777777" w:rsidR="00704CAA" w:rsidRPr="00AB1781" w:rsidRDefault="00704CAA" w:rsidP="00704CAA">
      <w:pPr>
        <w:pStyle w:val="EnglishHangNoCoptic"/>
      </w:pPr>
      <w:r>
        <w:t>8 the sun to rule the day,</w:t>
      </w:r>
    </w:p>
    <w:p w14:paraId="7687ACB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DFA6417" w14:textId="77777777" w:rsidR="00704CAA" w:rsidRPr="00AB1781" w:rsidRDefault="00704CAA" w:rsidP="00704CAA">
      <w:pPr>
        <w:pStyle w:val="EnglishHangNoCoptic"/>
      </w:pPr>
      <w:r w:rsidRPr="00AB1781">
        <w:t xml:space="preserve">9 </w:t>
      </w:r>
      <w:r>
        <w:t>t</w:t>
      </w:r>
      <w:r w:rsidRPr="00AB1781">
        <w:t xml:space="preserve">he moon </w:t>
      </w:r>
      <w:r>
        <w:t>and the stars to rule the night,</w:t>
      </w:r>
    </w:p>
    <w:p w14:paraId="19DE9E6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C6F72F1" w14:textId="77777777" w:rsidR="00704CAA" w:rsidRPr="00AB1781" w:rsidRDefault="00704CAA" w:rsidP="00704CAA">
      <w:pPr>
        <w:pStyle w:val="EnglishHangNoCoptic"/>
      </w:pPr>
      <w:r w:rsidRPr="00AB1781">
        <w:t xml:space="preserve">10 Who struck Egypt </w:t>
      </w:r>
      <w:r>
        <w:t>in their firstborn,</w:t>
      </w:r>
    </w:p>
    <w:p w14:paraId="2A9950C2" w14:textId="77777777" w:rsidR="00704CAA" w:rsidRPr="00AB1781" w:rsidRDefault="00704CAA" w:rsidP="00704CAA">
      <w:pPr>
        <w:pStyle w:val="EnglishHangEndNoCoptic"/>
      </w:pPr>
      <w:r w:rsidRPr="00AB1781">
        <w:tab/>
      </w:r>
      <w:r>
        <w:t xml:space="preserve">for </w:t>
      </w:r>
      <w:r w:rsidRPr="00AB1781">
        <w:t>His mercy</w:t>
      </w:r>
      <w:r>
        <w:t xml:space="preserve"> endures forever;</w:t>
      </w:r>
    </w:p>
    <w:p w14:paraId="56BBE7B6" w14:textId="77777777" w:rsidR="00704CAA" w:rsidRPr="00AB1781" w:rsidRDefault="00704CAA" w:rsidP="00704CAA">
      <w:pPr>
        <w:pStyle w:val="EnglishHangNoCoptic"/>
      </w:pPr>
      <w:r>
        <w:t>11 a</w:t>
      </w:r>
      <w:r w:rsidRPr="00AB1781">
        <w:t>nd bro</w:t>
      </w:r>
      <w:r>
        <w:t>ught out Israel from among them,</w:t>
      </w:r>
    </w:p>
    <w:p w14:paraId="01B504AB" w14:textId="77777777" w:rsidR="00704CAA" w:rsidRPr="00AB1781" w:rsidRDefault="00704CAA" w:rsidP="00704CAA">
      <w:pPr>
        <w:pStyle w:val="EnglishHangEndNoCoptic"/>
      </w:pPr>
      <w:r w:rsidRPr="00AB1781">
        <w:tab/>
      </w:r>
      <w:r>
        <w:t>for H</w:t>
      </w:r>
      <w:r w:rsidRPr="00AB1781">
        <w:t xml:space="preserve">is mercy </w:t>
      </w:r>
      <w:r>
        <w:t>endures forever,</w:t>
      </w:r>
    </w:p>
    <w:p w14:paraId="1880B58B" w14:textId="77777777" w:rsidR="00704CAA" w:rsidRPr="00AB1781" w:rsidRDefault="00704CAA" w:rsidP="00704CAA">
      <w:pPr>
        <w:pStyle w:val="EnglishHangNoCoptic"/>
      </w:pPr>
      <w:r>
        <w:t>12 wi</w:t>
      </w:r>
      <w:r w:rsidRPr="00AB1781">
        <w:t>th a strong hand and a</w:t>
      </w:r>
      <w:r>
        <w:t>n</w:t>
      </w:r>
      <w:r w:rsidRPr="00AB1781">
        <w:t xml:space="preserve"> </w:t>
      </w:r>
      <w:r>
        <w:t>upraised arm,</w:t>
      </w:r>
    </w:p>
    <w:p w14:paraId="1CC1496D"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E2AA05B" w14:textId="77777777" w:rsidR="00704CAA" w:rsidRPr="00AB1781" w:rsidRDefault="00704CAA" w:rsidP="00704CAA">
      <w:pPr>
        <w:pStyle w:val="EnglishHangNoCoptic"/>
      </w:pPr>
      <w:r w:rsidRPr="00AB1781">
        <w:t xml:space="preserve">13 </w:t>
      </w:r>
      <w:r>
        <w:t>[t</w:t>
      </w:r>
      <w:r w:rsidRPr="00AB1781">
        <w:t>o Him</w:t>
      </w:r>
      <w:r>
        <w:t>]</w:t>
      </w:r>
      <w:r w:rsidRPr="00AB1781">
        <w:t xml:space="preserve"> Who divided the Red Sea in</w:t>
      </w:r>
      <w:r>
        <w:t>to parts,</w:t>
      </w:r>
    </w:p>
    <w:p w14:paraId="0456A10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0A6C0E1E" w14:textId="77777777" w:rsidR="00704CAA" w:rsidRPr="00AB1781" w:rsidRDefault="00704CAA" w:rsidP="00704CAA">
      <w:pPr>
        <w:pStyle w:val="EnglishHangNoCoptic"/>
      </w:pPr>
      <w:r>
        <w:t>14 a</w:t>
      </w:r>
      <w:r w:rsidRPr="00AB1781">
        <w:t xml:space="preserve">nd </w:t>
      </w:r>
      <w:r>
        <w:t>brought [out] Israel through the midst of it,</w:t>
      </w:r>
    </w:p>
    <w:p w14:paraId="6E664B7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569373E" w14:textId="77777777" w:rsidR="00704CAA" w:rsidRPr="00AB1781" w:rsidRDefault="00704CAA" w:rsidP="00704CAA">
      <w:pPr>
        <w:pStyle w:val="EnglishHangNoCoptic"/>
      </w:pPr>
      <w:r>
        <w:t>15 b</w:t>
      </w:r>
      <w:r w:rsidRPr="00AB1781">
        <w:t xml:space="preserve">ut </w:t>
      </w:r>
      <w:r>
        <w:t>overthrew</w:t>
      </w:r>
      <w:r w:rsidRPr="00AB1781">
        <w:t xml:space="preserve"> Pharaoh and his army </w:t>
      </w:r>
      <w:r>
        <w:t>in</w:t>
      </w:r>
      <w:r w:rsidRPr="00AB1781">
        <w:t xml:space="preserve"> the Red Sea</w:t>
      </w:r>
      <w:r>
        <w:rPr>
          <w:rStyle w:val="FootnoteReference"/>
        </w:rPr>
        <w:footnoteReference w:id="815"/>
      </w:r>
      <w:r>
        <w:t>,</w:t>
      </w:r>
    </w:p>
    <w:p w14:paraId="107935D8" w14:textId="77777777" w:rsidR="00704CAA" w:rsidRPr="00AB1781" w:rsidRDefault="00704CAA" w:rsidP="00704CAA">
      <w:pPr>
        <w:pStyle w:val="EnglishHangEndNoCoptic"/>
      </w:pPr>
      <w:r w:rsidRPr="00AB1781">
        <w:tab/>
      </w:r>
      <w:r w:rsidRPr="008D5F3D">
        <w:t>f</w:t>
      </w:r>
      <w:r>
        <w:t xml:space="preserve">or </w:t>
      </w:r>
      <w:r w:rsidRPr="00AB1781">
        <w:t xml:space="preserve">His mercy </w:t>
      </w:r>
      <w:r>
        <w:t>endures forever;</w:t>
      </w:r>
    </w:p>
    <w:p w14:paraId="15135DAA" w14:textId="77777777" w:rsidR="00704CAA" w:rsidRPr="00AB1781" w:rsidRDefault="00704CAA" w:rsidP="00704CAA">
      <w:pPr>
        <w:pStyle w:val="EnglishHangNoCoptic"/>
      </w:pPr>
      <w:r w:rsidRPr="00AB1781">
        <w:t xml:space="preserve">16 </w:t>
      </w:r>
      <w:r>
        <w:t>[t</w:t>
      </w:r>
      <w:r w:rsidRPr="00AB1781">
        <w:t>o Him</w:t>
      </w:r>
      <w:r>
        <w:t>]</w:t>
      </w:r>
      <w:r w:rsidRPr="00AB1781">
        <w:t xml:space="preserve"> Who led His people </w:t>
      </w:r>
      <w:r>
        <w:t>through the wilderness,</w:t>
      </w:r>
    </w:p>
    <w:p w14:paraId="22FCED18" w14:textId="77777777" w:rsidR="00704CAA" w:rsidRDefault="00704CAA" w:rsidP="00704CAA">
      <w:pPr>
        <w:pStyle w:val="EnglishHangEndNoCoptic"/>
      </w:pPr>
      <w:r w:rsidRPr="00AB1781">
        <w:tab/>
      </w:r>
      <w:r>
        <w:t xml:space="preserve">for </w:t>
      </w:r>
      <w:r w:rsidRPr="00AB1781">
        <w:t xml:space="preserve">His mercy </w:t>
      </w:r>
      <w:r>
        <w:t>endures forever;</w:t>
      </w:r>
    </w:p>
    <w:p w14:paraId="5C207D3F" w14:textId="77777777" w:rsidR="00704CAA" w:rsidRDefault="00704CAA" w:rsidP="00704CAA">
      <w:pPr>
        <w:pStyle w:val="EnglishHangNoCoptic"/>
      </w:pPr>
      <w:r>
        <w:t>16b [t</w:t>
      </w:r>
      <w:r w:rsidRPr="00AE1E0F">
        <w:t>o Him</w:t>
      </w:r>
      <w:r>
        <w:t>]</w:t>
      </w:r>
      <w:r w:rsidRPr="00AE1E0F">
        <w:t xml:space="preserve"> who brought water </w:t>
      </w:r>
      <w:r>
        <w:t xml:space="preserve">out </w:t>
      </w:r>
      <w:r w:rsidRPr="00AE1E0F">
        <w:t>from the hard rock</w:t>
      </w:r>
      <w:r>
        <w:t>,</w:t>
      </w:r>
    </w:p>
    <w:p w14:paraId="6571B752" w14:textId="77777777" w:rsidR="00704CAA" w:rsidRPr="00AE1E0F" w:rsidRDefault="00704CAA" w:rsidP="00704CAA">
      <w:pPr>
        <w:pStyle w:val="EnglishHangEndNoCoptic"/>
        <w:ind w:firstLine="0"/>
      </w:pPr>
      <w:r>
        <w:t xml:space="preserve">for </w:t>
      </w:r>
      <w:r w:rsidRPr="00AB1781">
        <w:t xml:space="preserve">His mercy </w:t>
      </w:r>
      <w:r>
        <w:t>endures forever;</w:t>
      </w:r>
    </w:p>
    <w:p w14:paraId="5692B209" w14:textId="77777777" w:rsidR="00704CAA" w:rsidRPr="00AB1781" w:rsidRDefault="00704CAA" w:rsidP="00704CAA">
      <w:pPr>
        <w:pStyle w:val="EnglishHangNoCoptic"/>
      </w:pPr>
      <w:r w:rsidRPr="00AB1781">
        <w:t xml:space="preserve">17 </w:t>
      </w:r>
      <w:r>
        <w:t>[t</w:t>
      </w:r>
      <w:r w:rsidRPr="00AB1781">
        <w:t>o Him</w:t>
      </w:r>
      <w:r>
        <w:t>]</w:t>
      </w:r>
      <w:r w:rsidRPr="00AB1781">
        <w:t xml:space="preserve"> Who struck </w:t>
      </w:r>
      <w:r>
        <w:t>down great kings,</w:t>
      </w:r>
    </w:p>
    <w:p w14:paraId="54C4D6A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1E6C17F8" w14:textId="77777777" w:rsidR="00704CAA" w:rsidRPr="00AB1781" w:rsidRDefault="00704CAA" w:rsidP="00704CAA">
      <w:pPr>
        <w:pStyle w:val="EnglishHangNoCoptic"/>
      </w:pPr>
      <w:r>
        <w:lastRenderedPageBreak/>
        <w:t>18 a</w:t>
      </w:r>
      <w:r w:rsidRPr="00AB1781">
        <w:t xml:space="preserve">nd </w:t>
      </w:r>
      <w:r>
        <w:t>killed</w:t>
      </w:r>
      <w:r>
        <w:rPr>
          <w:rStyle w:val="FootnoteReference"/>
        </w:rPr>
        <w:footnoteReference w:id="816"/>
      </w:r>
      <w:r>
        <w:t xml:space="preserve"> mighty kings,</w:t>
      </w:r>
    </w:p>
    <w:p w14:paraId="33E0414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D347BB6" w14:textId="77777777" w:rsidR="00704CAA" w:rsidRPr="00AB1781" w:rsidRDefault="00704CAA" w:rsidP="00704CAA">
      <w:pPr>
        <w:pStyle w:val="EnglishHangNoCoptic"/>
      </w:pPr>
      <w:r>
        <w:t>19 Sihon, King of the Amorites,</w:t>
      </w:r>
    </w:p>
    <w:p w14:paraId="217ABCD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7CAABDF8" w14:textId="77777777" w:rsidR="00704CAA" w:rsidRPr="00AB1781" w:rsidRDefault="00704CAA" w:rsidP="00704CAA">
      <w:pPr>
        <w:pStyle w:val="EnglishHangNoCoptic"/>
      </w:pPr>
      <w:r>
        <w:t>20 a</w:t>
      </w:r>
      <w:r w:rsidRPr="00AB1781">
        <w:t xml:space="preserve">nd Og, </w:t>
      </w:r>
      <w:r>
        <w:t>[the] king of Bashan,</w:t>
      </w:r>
    </w:p>
    <w:p w14:paraId="3D46D2B2"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10DDD64" w14:textId="77777777" w:rsidR="00704CAA" w:rsidRPr="00AB1781" w:rsidRDefault="00704CAA" w:rsidP="00704CAA">
      <w:pPr>
        <w:pStyle w:val="EnglishHangNoCoptic"/>
      </w:pPr>
      <w:r>
        <w:t>21 a</w:t>
      </w:r>
      <w:r w:rsidRPr="00AB1781">
        <w:t>n</w:t>
      </w:r>
      <w:r>
        <w:t>d gave their land as a heritage,</w:t>
      </w:r>
    </w:p>
    <w:p w14:paraId="6BF3204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92AA45A" w14:textId="77777777" w:rsidR="00704CAA" w:rsidRPr="00AB1781" w:rsidRDefault="00704CAA" w:rsidP="00704CAA">
      <w:pPr>
        <w:pStyle w:val="EnglishHangNoCoptic"/>
      </w:pPr>
      <w:r w:rsidRPr="00AB1781">
        <w:t xml:space="preserve">22 </w:t>
      </w:r>
      <w:r>
        <w:t>a heritage to His servant Israel,</w:t>
      </w:r>
    </w:p>
    <w:p w14:paraId="23EFF913"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4833025A" w14:textId="77777777" w:rsidR="00704CAA" w:rsidRPr="00AB1781" w:rsidRDefault="00704CAA" w:rsidP="00704CAA">
      <w:pPr>
        <w:pStyle w:val="EnglishHangNoCoptic"/>
      </w:pPr>
      <w:r w:rsidRPr="00AB1781">
        <w:t xml:space="preserve">23 For the Lord remembers us in our </w:t>
      </w:r>
      <w:r>
        <w:t>humiliation,</w:t>
      </w:r>
    </w:p>
    <w:p w14:paraId="67EE163A"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33D79F9D" w14:textId="77777777" w:rsidR="00704CAA" w:rsidRPr="00AB1781" w:rsidRDefault="00704CAA" w:rsidP="00704CAA">
      <w:pPr>
        <w:pStyle w:val="EnglishHangNoCoptic"/>
      </w:pPr>
      <w:r>
        <w:t>24 and redeemed us from our enemies,</w:t>
      </w:r>
    </w:p>
    <w:p w14:paraId="72131D21"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25165AF" w14:textId="77777777" w:rsidR="00704CAA" w:rsidRPr="00AB1781" w:rsidRDefault="00704CAA" w:rsidP="00704CAA">
      <w:pPr>
        <w:pStyle w:val="EnglishHangNoCoptic"/>
      </w:pPr>
      <w:r>
        <w:t>25 Who gives food to all flesh,</w:t>
      </w:r>
    </w:p>
    <w:p w14:paraId="67B6DD96" w14:textId="77777777" w:rsidR="00704CAA" w:rsidRPr="00AB1781" w:rsidRDefault="00704CAA" w:rsidP="00704CAA">
      <w:pPr>
        <w:pStyle w:val="EnglishHangEndNoCoptic"/>
      </w:pPr>
      <w:r w:rsidRPr="00AB1781">
        <w:tab/>
      </w:r>
      <w:r>
        <w:t xml:space="preserve">for </w:t>
      </w:r>
      <w:r w:rsidRPr="00AB1781">
        <w:t xml:space="preserve">His mercy </w:t>
      </w:r>
      <w:r>
        <w:t>endures forever.</w:t>
      </w:r>
    </w:p>
    <w:p w14:paraId="6D5FBCB9" w14:textId="77777777" w:rsidR="00704CAA" w:rsidRPr="00AB1781" w:rsidRDefault="00704CAA" w:rsidP="00704CAA">
      <w:pPr>
        <w:pStyle w:val="EnglishHangNoCoptic"/>
      </w:pPr>
      <w:r w:rsidRPr="00AB1781">
        <w:t xml:space="preserve">26 O </w:t>
      </w:r>
      <w:r>
        <w:t>confess</w:t>
      </w:r>
      <w:r w:rsidRPr="00AB1781">
        <w:t xml:space="preserve"> the God o</w:t>
      </w:r>
      <w:r>
        <w:t>f Heaven,</w:t>
      </w:r>
    </w:p>
    <w:p w14:paraId="0CD8015E" w14:textId="77777777" w:rsidR="00704CAA" w:rsidRDefault="00704CAA" w:rsidP="00704CAA">
      <w:pPr>
        <w:pStyle w:val="EnglishHangEndNoCoptic"/>
      </w:pPr>
      <w:r w:rsidRPr="00AB1781">
        <w:tab/>
      </w:r>
      <w:r>
        <w:t xml:space="preserve">for </w:t>
      </w:r>
      <w:r w:rsidRPr="00AB1781">
        <w:t xml:space="preserve">His mercy </w:t>
      </w:r>
      <w:r>
        <w:t>endures forever;</w:t>
      </w:r>
    </w:p>
    <w:p w14:paraId="55B925E0" w14:textId="77777777" w:rsidR="00704CAA" w:rsidRPr="00AB1781" w:rsidRDefault="00704CAA" w:rsidP="00704CAA">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7"/>
      </w:r>
      <w:r w:rsidRPr="00AB1781">
        <w:t>;</w:t>
      </w:r>
    </w:p>
    <w:p w14:paraId="3AEEDB17" w14:textId="77777777" w:rsidR="00704CAA" w:rsidRPr="00E276C1" w:rsidRDefault="00704CAA" w:rsidP="00704CAA">
      <w:pPr>
        <w:pStyle w:val="EnglishHangEndNoCoptic"/>
      </w:pPr>
      <w:r w:rsidRPr="00AB1781">
        <w:tab/>
      </w:r>
      <w:r>
        <w:t xml:space="preserve">for </w:t>
      </w:r>
      <w:r w:rsidRPr="00AB1781">
        <w:t xml:space="preserve">His mercy </w:t>
      </w:r>
      <w:r>
        <w:t>endures forever.</w:t>
      </w:r>
    </w:p>
    <w:p w14:paraId="7857DD97" w14:textId="77777777" w:rsidR="00704CAA" w:rsidRPr="00E276C1" w:rsidRDefault="00704CAA" w:rsidP="00704CAA">
      <w:pPr>
        <w:pStyle w:val="Heading4"/>
      </w:pPr>
      <w:bookmarkStart w:id="338" w:name="_Ref411968136"/>
      <w:r>
        <w:t>Psalm</w:t>
      </w:r>
      <w:r w:rsidRPr="00AB1781">
        <w:t xml:space="preserve"> 136</w:t>
      </w:r>
      <w:r>
        <w:t>: “By the rivers of Babylon—we sat down, and wept”</w:t>
      </w:r>
      <w:bookmarkEnd w:id="338"/>
    </w:p>
    <w:p w14:paraId="5DDCDAB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7CBECDC8"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Unsung Song of the Heart</w:t>
      </w:r>
    </w:p>
    <w:p w14:paraId="00820CDD" w14:textId="5398F67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009ABCF" w14:textId="74D71789"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261785DE" w14:textId="24FC3683"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3EE959CF" w14:textId="7B9AE64D" w:rsidR="00704CAA" w:rsidRPr="00AB1781" w:rsidRDefault="00704CAA" w:rsidP="00704CAA">
      <w:pPr>
        <w:pStyle w:val="Rubric"/>
      </w:pPr>
      <w:r w:rsidRPr="00AB1781">
        <w:t>1 (By David)</w:t>
      </w:r>
    </w:p>
    <w:p w14:paraId="19272043" w14:textId="77777777" w:rsidR="00704CAA" w:rsidRPr="00AB1781" w:rsidRDefault="00704CAA" w:rsidP="00704CAA">
      <w:pPr>
        <w:pStyle w:val="EnglishHangNoCoptic"/>
      </w:pPr>
      <w:r w:rsidRPr="00AB1781">
        <w:lastRenderedPageBreak/>
        <w:t>By the rivers of Babylon</w:t>
      </w:r>
      <w:r>
        <w:t>—</w:t>
      </w:r>
    </w:p>
    <w:p w14:paraId="0D0D5773" w14:textId="77777777" w:rsidR="00704CAA" w:rsidRPr="00AB1781" w:rsidRDefault="00704CAA" w:rsidP="00704CAA">
      <w:pPr>
        <w:pStyle w:val="EnglishHangNoCoptic"/>
      </w:pPr>
      <w:r w:rsidRPr="00AB1781">
        <w:tab/>
      </w:r>
      <w:r>
        <w:t xml:space="preserve">there </w:t>
      </w:r>
      <w:r w:rsidRPr="00AB1781">
        <w:t>we sat down</w:t>
      </w:r>
      <w:r>
        <w:t>,</w:t>
      </w:r>
      <w:r w:rsidRPr="00AB1781">
        <w:t xml:space="preserve"> and wept</w:t>
      </w:r>
    </w:p>
    <w:p w14:paraId="53E09797" w14:textId="77777777" w:rsidR="00704CAA" w:rsidRPr="00AB1781" w:rsidRDefault="00704CAA" w:rsidP="00704CAA">
      <w:pPr>
        <w:pStyle w:val="EnglishHangEndNoCoptic"/>
      </w:pPr>
      <w:r w:rsidRPr="00AB1781">
        <w:tab/>
        <w:t>when we remembered Zion.</w:t>
      </w:r>
      <w:r w:rsidRPr="00AB1781">
        <w:rPr>
          <w:rStyle w:val="FootnoteReference"/>
        </w:rPr>
        <w:footnoteReference w:id="818"/>
      </w:r>
    </w:p>
    <w:p w14:paraId="6A245A43" w14:textId="77777777" w:rsidR="00704CAA" w:rsidRPr="00AB1781" w:rsidRDefault="00704CAA" w:rsidP="00704CAA">
      <w:pPr>
        <w:pStyle w:val="EnglishHangNoCoptic"/>
      </w:pPr>
      <w:r w:rsidRPr="00AB1781">
        <w:t xml:space="preserve">2 </w:t>
      </w:r>
      <w:r>
        <w:t>We hung up our instruments</w:t>
      </w:r>
    </w:p>
    <w:p w14:paraId="0FA7B773" w14:textId="77777777" w:rsidR="00704CAA" w:rsidRPr="00AB1781" w:rsidRDefault="00704CAA" w:rsidP="00704CAA">
      <w:pPr>
        <w:pStyle w:val="EnglishHangEndNoCoptic"/>
      </w:pPr>
      <w:r w:rsidRPr="00AB1781">
        <w:tab/>
      </w:r>
      <w:r>
        <w:t>on the willows in its midst</w:t>
      </w:r>
      <w:r w:rsidRPr="00AB1781">
        <w:t>.</w:t>
      </w:r>
    </w:p>
    <w:p w14:paraId="30357AF7" w14:textId="77777777" w:rsidR="00704CAA" w:rsidRPr="00AB1781" w:rsidRDefault="00704CAA" w:rsidP="00704CAA">
      <w:pPr>
        <w:pStyle w:val="EnglishHangNoCoptic"/>
      </w:pPr>
      <w:r w:rsidRPr="00AB1781">
        <w:t xml:space="preserve">3 For there our captors asked us for </w:t>
      </w:r>
      <w:r>
        <w:t xml:space="preserve">the words of our </w:t>
      </w:r>
      <w:r w:rsidRPr="00AB1781">
        <w:t>songs</w:t>
      </w:r>
      <w:r>
        <w:t>,</w:t>
      </w:r>
    </w:p>
    <w:p w14:paraId="0EBB1473" w14:textId="77777777" w:rsidR="00704CAA" w:rsidRPr="00AB1781" w:rsidRDefault="00704CAA" w:rsidP="00704CAA">
      <w:pPr>
        <w:pStyle w:val="EnglishHangNoCoptic"/>
      </w:pPr>
      <w:r w:rsidRPr="00AB1781">
        <w:tab/>
        <w:t xml:space="preserve">and </w:t>
      </w:r>
      <w:r>
        <w:t>those who had carried us away for a hymn,</w:t>
      </w:r>
    </w:p>
    <w:p w14:paraId="3A0C3487" w14:textId="77777777" w:rsidR="00704CAA" w:rsidRPr="00AB1781" w:rsidRDefault="00704CAA" w:rsidP="00704CAA">
      <w:pPr>
        <w:pStyle w:val="EnglishHangEndNoCoptic"/>
      </w:pPr>
      <w:r>
        <w:tab/>
        <w:t>“</w:t>
      </w:r>
      <w:r w:rsidRPr="00AB1781">
        <w:t>Sin</w:t>
      </w:r>
      <w:r>
        <w:t>g us some of the songs of Zion.”</w:t>
      </w:r>
    </w:p>
    <w:p w14:paraId="0147F417" w14:textId="77777777" w:rsidR="00704CAA" w:rsidRPr="00AB1781" w:rsidRDefault="00704CAA" w:rsidP="00704CAA">
      <w:pPr>
        <w:pStyle w:val="EnglishHangNoCoptic"/>
      </w:pPr>
      <w:r w:rsidRPr="00AB1781">
        <w:t>4 How can we sing the Lord’s song</w:t>
      </w:r>
    </w:p>
    <w:p w14:paraId="406BD00D" w14:textId="77777777" w:rsidR="00704CAA" w:rsidRPr="00AB1781" w:rsidRDefault="00704CAA" w:rsidP="00704CAA">
      <w:pPr>
        <w:pStyle w:val="EnglishHangEndNoCoptic"/>
      </w:pPr>
      <w:r w:rsidRPr="00AB1781">
        <w:tab/>
        <w:t>in a foreign land?</w:t>
      </w:r>
    </w:p>
    <w:p w14:paraId="03195752" w14:textId="77777777" w:rsidR="00704CAA" w:rsidRPr="00AB1781" w:rsidRDefault="00704CAA" w:rsidP="00704CAA">
      <w:pPr>
        <w:pStyle w:val="EnglishHangNoCoptic"/>
      </w:pPr>
      <w:r w:rsidRPr="00AB1781">
        <w:t>5 If I forget you, O Jerusalem,</w:t>
      </w:r>
    </w:p>
    <w:p w14:paraId="7E37A67F" w14:textId="77777777" w:rsidR="00704CAA" w:rsidRPr="00E276C1" w:rsidRDefault="00704CAA" w:rsidP="00704CAA">
      <w:pPr>
        <w:pStyle w:val="EnglishHangEndNoCoptic"/>
      </w:pPr>
      <w:r>
        <w:tab/>
        <w:t>may my right hand be forgotten!</w:t>
      </w:r>
    </w:p>
    <w:p w14:paraId="37FB61CE" w14:textId="77777777" w:rsidR="00704CAA" w:rsidRPr="00AB1781" w:rsidRDefault="00704CAA" w:rsidP="00704CAA">
      <w:pPr>
        <w:pStyle w:val="EnglishHangNoCoptic"/>
      </w:pPr>
      <w:r w:rsidRPr="00AB1781">
        <w:t>6 May my tongue stick in my throat</w:t>
      </w:r>
    </w:p>
    <w:p w14:paraId="41E3FC92" w14:textId="77777777" w:rsidR="00704CAA" w:rsidRPr="00AB1781" w:rsidRDefault="00704CAA" w:rsidP="00704CAA">
      <w:pPr>
        <w:pStyle w:val="EnglishHangNoCoptic"/>
      </w:pPr>
      <w:r w:rsidRPr="00AB1781">
        <w:tab/>
        <w:t>if I do not remember you,</w:t>
      </w:r>
    </w:p>
    <w:p w14:paraId="625D339F" w14:textId="77777777" w:rsidR="00704CAA" w:rsidRPr="00AB1781" w:rsidRDefault="00704CAA" w:rsidP="00704CAA">
      <w:pPr>
        <w:pStyle w:val="EnglishHangNoCoptic"/>
      </w:pPr>
      <w:r w:rsidRPr="00AB1781">
        <w:tab/>
        <w:t xml:space="preserve">if I do not </w:t>
      </w:r>
      <w:r>
        <w:t>place</w:t>
      </w:r>
      <w:r w:rsidRPr="00AB1781">
        <w:t xml:space="preserve"> Jerusalem</w:t>
      </w:r>
      <w:r>
        <w:t xml:space="preserve"> first,</w:t>
      </w:r>
      <w:r w:rsidRPr="00AB1781">
        <w:rPr>
          <w:rStyle w:val="FootnoteReference"/>
        </w:rPr>
        <w:footnoteReference w:id="819"/>
      </w:r>
    </w:p>
    <w:p w14:paraId="2C9238A6" w14:textId="77777777" w:rsidR="00704CAA" w:rsidRPr="00AB1781" w:rsidRDefault="00704CAA" w:rsidP="00704CAA">
      <w:pPr>
        <w:pStyle w:val="EnglishHangEndNoCoptic"/>
      </w:pPr>
      <w:r w:rsidRPr="00AB1781">
        <w:tab/>
      </w:r>
      <w:r>
        <w:t>at</w:t>
      </w:r>
      <w:r w:rsidRPr="00AB1781">
        <w:t xml:space="preserve"> </w:t>
      </w:r>
      <w:r>
        <w:t>the beginning of</w:t>
      </w:r>
      <w:r w:rsidRPr="00AB1781">
        <w:t xml:space="preserve"> my joy.</w:t>
      </w:r>
    </w:p>
    <w:p w14:paraId="009402A3" w14:textId="77777777" w:rsidR="00704CAA" w:rsidRPr="00AB1781" w:rsidRDefault="00704CAA" w:rsidP="00704CAA">
      <w:pPr>
        <w:pStyle w:val="EnglishHangNoCoptic"/>
      </w:pPr>
      <w:r w:rsidRPr="00AB1781">
        <w:t>7 Remember, O Lord, the sons of Edom</w:t>
      </w:r>
    </w:p>
    <w:p w14:paraId="4935E1E2" w14:textId="77777777" w:rsidR="00704CAA" w:rsidRPr="00AB1781" w:rsidRDefault="00704CAA" w:rsidP="00704CAA">
      <w:pPr>
        <w:pStyle w:val="EnglishHangNoCoptic"/>
      </w:pPr>
      <w:r w:rsidRPr="00AB1781">
        <w:tab/>
      </w:r>
      <w:r>
        <w:t xml:space="preserve">On </w:t>
      </w:r>
      <w:r w:rsidRPr="00AB1781">
        <w:t xml:space="preserve">the day of </w:t>
      </w:r>
      <w:r>
        <w:t>[</w:t>
      </w:r>
      <w:r w:rsidRPr="00AB1781">
        <w:t>the fa</w:t>
      </w:r>
      <w:r>
        <w:t>ll of] Jerusalem, when they said,</w:t>
      </w:r>
    </w:p>
    <w:p w14:paraId="33277D8F" w14:textId="77777777" w:rsidR="00704CAA" w:rsidRPr="00AB1781" w:rsidRDefault="00704CAA" w:rsidP="00704CAA">
      <w:pPr>
        <w:pStyle w:val="EnglishHangEndNoCoptic"/>
      </w:pPr>
      <w:r>
        <w:tab/>
        <w:t>“Empty it out! Empty it out!, even to its foundations!”</w:t>
      </w:r>
    </w:p>
    <w:p w14:paraId="0D08AFD1" w14:textId="77777777" w:rsidR="00704CAA" w:rsidRPr="00AB1781" w:rsidRDefault="00704CAA" w:rsidP="00704CAA">
      <w:pPr>
        <w:pStyle w:val="EnglishHangNoCoptic"/>
      </w:pPr>
      <w:r w:rsidRPr="00AB1781">
        <w:t>8 O daughter of Babylon</w:t>
      </w:r>
      <w:r>
        <w:t>, you wretch</w:t>
      </w:r>
      <w:r w:rsidRPr="00AB1781">
        <w:t>!</w:t>
      </w:r>
    </w:p>
    <w:p w14:paraId="214DA8BD" w14:textId="77777777" w:rsidR="00704CAA" w:rsidRPr="00AB1781" w:rsidRDefault="00704CAA" w:rsidP="00704CAA">
      <w:pPr>
        <w:pStyle w:val="EnglishHangEndNoCoptic"/>
      </w:pPr>
      <w:r w:rsidRPr="00AB1781">
        <w:tab/>
        <w:t xml:space="preserve">Blessed is he who </w:t>
      </w:r>
      <w:r>
        <w:t>will deal with you as you dealt with us!</w:t>
      </w:r>
    </w:p>
    <w:p w14:paraId="3B4F1CE6" w14:textId="77777777" w:rsidR="00704CAA" w:rsidRPr="00AB1781" w:rsidRDefault="00704CAA" w:rsidP="00704CAA">
      <w:pPr>
        <w:pStyle w:val="EnglishHangNoCoptic"/>
      </w:pPr>
      <w:r>
        <w:t xml:space="preserve">9 </w:t>
      </w:r>
      <w:r w:rsidRPr="00AB1781">
        <w:t xml:space="preserve">Blessed is he who </w:t>
      </w:r>
      <w:r>
        <w:t>will seize</w:t>
      </w:r>
      <w:r w:rsidRPr="00AB1781">
        <w:t xml:space="preserve"> your </w:t>
      </w:r>
      <w:r>
        <w:t>infants</w:t>
      </w:r>
    </w:p>
    <w:p w14:paraId="65146CE8" w14:textId="77777777" w:rsidR="00704CAA" w:rsidRDefault="00704CAA" w:rsidP="00704CAA">
      <w:pPr>
        <w:pStyle w:val="EnglishHangEndNoCoptic"/>
      </w:pPr>
      <w:r w:rsidRPr="00AB1781">
        <w:tab/>
        <w:t>and dashes t</w:t>
      </w:r>
      <w:r>
        <w:t>hem against the rock!</w:t>
      </w:r>
      <w:r w:rsidRPr="00AB1781">
        <w:rPr>
          <w:rStyle w:val="FootnoteReference"/>
        </w:rPr>
        <w:footnoteReference w:id="820"/>
      </w:r>
    </w:p>
    <w:p w14:paraId="5BA2F9D0" w14:textId="77777777" w:rsidR="00704CAA" w:rsidRDefault="00704CAA" w:rsidP="00704CAA">
      <w:pPr>
        <w:pStyle w:val="Rubric"/>
      </w:pPr>
      <w:r>
        <w:t xml:space="preserve">Alleluia. </w:t>
      </w:r>
    </w:p>
    <w:p w14:paraId="1656923B" w14:textId="7126E428" w:rsidR="00704CAA" w:rsidRDefault="00704CAA" w:rsidP="00704CAA">
      <w:pPr>
        <w:pStyle w:val="Rubric"/>
      </w:pPr>
      <w:r>
        <w:t>Glory…</w:t>
      </w:r>
    </w:p>
    <w:p w14:paraId="7C0BC76B" w14:textId="586CF5BF"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_Ref411968152 \h </w:instrText>
      </w:r>
      <w:r>
        <w:fldChar w:fldCharType="separate"/>
      </w:r>
      <w:r w:rsidR="000E2EAC">
        <w:t>Psalm</w:t>
      </w:r>
      <w:r w:rsidR="000E2EAC" w:rsidRPr="00AB1781">
        <w:t xml:space="preserve"> 137</w:t>
      </w:r>
      <w:r w:rsidR="000E2EAC">
        <w:t>: “I will confess You, O Lord, with all my heart”</w:t>
      </w:r>
      <w:r>
        <w:fldChar w:fldCharType="end"/>
      </w:r>
      <w:r>
        <w:t>.</w:t>
      </w:r>
    </w:p>
    <w:p w14:paraId="29753332" w14:textId="0A2C8E5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p>
    <w:p w14:paraId="1234A9F8" w14:textId="77777777" w:rsidR="00704CAA" w:rsidRPr="00E276C1" w:rsidRDefault="00704CAA" w:rsidP="00704CAA">
      <w:pPr>
        <w:pStyle w:val="Rubric"/>
      </w:pPr>
      <w:r>
        <w:lastRenderedPageBreak/>
        <w:t>The third group of Psalms of David (Psalms 137 – 144) begins here.</w:t>
      </w:r>
    </w:p>
    <w:p w14:paraId="09693BFB" w14:textId="77777777" w:rsidR="00704CAA" w:rsidRPr="00AB1781" w:rsidRDefault="00704CAA" w:rsidP="00704CAA">
      <w:pPr>
        <w:pStyle w:val="Heading4"/>
      </w:pPr>
      <w:bookmarkStart w:id="339" w:name="_Ref411968152"/>
      <w:r>
        <w:t>Psalm</w:t>
      </w:r>
      <w:r w:rsidRPr="00AB1781">
        <w:t xml:space="preserve"> 137</w:t>
      </w:r>
      <w:r>
        <w:t>: “I will confess You, O Lord, with all my heart”</w:t>
      </w:r>
      <w:bookmarkEnd w:id="339"/>
    </w:p>
    <w:p w14:paraId="252EB81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0C593522"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0B294A4" w14:textId="256A0874"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446C8AA0" w14:textId="6575402A" w:rsidR="00C7294F" w:rsidRDefault="00C7294F"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558069B" w14:textId="79872565" w:rsidR="00704CAA" w:rsidRPr="00AB1781" w:rsidRDefault="00704CAA" w:rsidP="00704CAA">
      <w:pPr>
        <w:pStyle w:val="Rubric"/>
      </w:pPr>
      <w:r w:rsidRPr="00AB1781">
        <w:t>1 (By David)</w:t>
      </w:r>
    </w:p>
    <w:p w14:paraId="2D025D6C" w14:textId="77777777" w:rsidR="00704CAA" w:rsidRPr="00AB1781" w:rsidRDefault="00704CAA" w:rsidP="00704CAA">
      <w:pPr>
        <w:pStyle w:val="EnglishHangNoCoptic"/>
      </w:pPr>
      <w:r w:rsidRPr="00AB1781">
        <w:t xml:space="preserve">I will </w:t>
      </w:r>
      <w:r>
        <w:t>confess</w:t>
      </w:r>
      <w:r>
        <w:rPr>
          <w:rStyle w:val="FootnoteReference"/>
        </w:rPr>
        <w:footnoteReference w:id="821"/>
      </w:r>
      <w:r w:rsidRPr="00AB1781">
        <w:t xml:space="preserve"> </w:t>
      </w:r>
      <w:r>
        <w:t>You</w:t>
      </w:r>
      <w:r w:rsidRPr="00AB1781">
        <w:t>, O Lord, with</w:t>
      </w:r>
      <w:r>
        <w:t xml:space="preserve"> all</w:t>
      </w:r>
      <w:r w:rsidRPr="00AB1781">
        <w:t xml:space="preserve"> my heart,</w:t>
      </w:r>
      <w:r w:rsidRPr="00AB1781">
        <w:rPr>
          <w:rStyle w:val="FootnoteReference"/>
        </w:rPr>
        <w:footnoteReference w:id="822"/>
      </w:r>
    </w:p>
    <w:p w14:paraId="4EC6CE67" w14:textId="77777777" w:rsidR="00704CAA" w:rsidRPr="00AB1781" w:rsidRDefault="00704CAA" w:rsidP="00704CAA">
      <w:pPr>
        <w:pStyle w:val="EnglishHangNoCoptic"/>
      </w:pPr>
      <w:r w:rsidRPr="00AB1781">
        <w:tab/>
        <w:t xml:space="preserve">and </w:t>
      </w:r>
      <w:r>
        <w:t xml:space="preserve">I will sing to You </w:t>
      </w:r>
      <w:r w:rsidRPr="00AB1781">
        <w:t>in the pres</w:t>
      </w:r>
      <w:r>
        <w:t>ence of the a</w:t>
      </w:r>
      <w:r w:rsidRPr="00AB1781">
        <w:t>ngels</w:t>
      </w:r>
      <w:r>
        <w:t>,</w:t>
      </w:r>
    </w:p>
    <w:p w14:paraId="3BE91AE9" w14:textId="77777777" w:rsidR="00704CAA" w:rsidRPr="00AB1781" w:rsidRDefault="00704CAA" w:rsidP="00704CAA">
      <w:pPr>
        <w:pStyle w:val="EnglishHangEndNoCoptic"/>
      </w:pPr>
      <w:r w:rsidRPr="00AB1781">
        <w:tab/>
        <w:t xml:space="preserve">for </w:t>
      </w:r>
      <w:r>
        <w:t>You</w:t>
      </w:r>
      <w:r w:rsidRPr="00AB1781">
        <w:t xml:space="preserve"> </w:t>
      </w:r>
      <w:r>
        <w:t xml:space="preserve">have </w:t>
      </w:r>
      <w:r w:rsidRPr="00AB1781">
        <w:t>hear</w:t>
      </w:r>
      <w:r>
        <w:t>d</w:t>
      </w:r>
      <w:r w:rsidRPr="00AB1781">
        <w:t xml:space="preserve"> the words of my mouth.</w:t>
      </w:r>
    </w:p>
    <w:p w14:paraId="78BA4025" w14:textId="77777777" w:rsidR="00704CAA" w:rsidRPr="00AB1781" w:rsidRDefault="00704CAA" w:rsidP="00704CAA">
      <w:pPr>
        <w:pStyle w:val="EnglishHangNoCoptic"/>
      </w:pPr>
      <w:r w:rsidRPr="00AB1781">
        <w:t>2 I will bow down</w:t>
      </w:r>
      <w:r>
        <w:rPr>
          <w:rStyle w:val="FootnoteReference"/>
        </w:rPr>
        <w:footnoteReference w:id="823"/>
      </w:r>
      <w:r>
        <w:t xml:space="preserve"> toward</w:t>
      </w:r>
      <w:r w:rsidRPr="00AB1781">
        <w:t xml:space="preserve"> </w:t>
      </w:r>
      <w:r>
        <w:t>Your</w:t>
      </w:r>
      <w:r w:rsidRPr="00AB1781">
        <w:t xml:space="preserve"> holy temple</w:t>
      </w:r>
      <w:r>
        <w:t>,</w:t>
      </w:r>
    </w:p>
    <w:p w14:paraId="1C3BD40A" w14:textId="77777777" w:rsidR="00704CAA" w:rsidRPr="00AB1781" w:rsidRDefault="00704CAA" w:rsidP="00704CAA">
      <w:pPr>
        <w:pStyle w:val="EnglishHangNoCoptic"/>
      </w:pPr>
      <w:r w:rsidRPr="00AB1781">
        <w:tab/>
        <w:t xml:space="preserve">and </w:t>
      </w:r>
      <w:r>
        <w:t>confess</w:t>
      </w:r>
      <w:r>
        <w:rPr>
          <w:rStyle w:val="FootnoteReference"/>
        </w:rPr>
        <w:footnoteReference w:id="824"/>
      </w:r>
      <w:r w:rsidRPr="00AB1781">
        <w:t xml:space="preserve"> </w:t>
      </w:r>
      <w:r>
        <w:t>Your N</w:t>
      </w:r>
      <w:r w:rsidRPr="00AB1781">
        <w:t xml:space="preserve">ame </w:t>
      </w:r>
      <w:r>
        <w:t>on account of</w:t>
      </w:r>
      <w:r w:rsidRPr="00AB1781">
        <w:t xml:space="preserve"> </w:t>
      </w:r>
      <w:r>
        <w:t>Your</w:t>
      </w:r>
      <w:r w:rsidRPr="00AB1781">
        <w:t xml:space="preserve"> mercy and </w:t>
      </w:r>
      <w:r>
        <w:t xml:space="preserve">Your </w:t>
      </w:r>
      <w:r w:rsidRPr="00AB1781">
        <w:t>truth,</w:t>
      </w:r>
    </w:p>
    <w:p w14:paraId="3E423C34" w14:textId="77777777" w:rsidR="00704CAA" w:rsidRPr="00AB1781" w:rsidRDefault="00704CAA" w:rsidP="00704CAA">
      <w:pPr>
        <w:pStyle w:val="EnglishHangEndNoCoptic"/>
      </w:pPr>
      <w:r w:rsidRPr="00AB1781">
        <w:tab/>
        <w:t xml:space="preserve">for </w:t>
      </w:r>
      <w:r>
        <w:t>You</w:t>
      </w:r>
      <w:r w:rsidRPr="00AB1781">
        <w:t xml:space="preserve"> </w:t>
      </w:r>
      <w:r>
        <w:t>have</w:t>
      </w:r>
      <w:r w:rsidRPr="00AB1781">
        <w:t xml:space="preserve"> magnified </w:t>
      </w:r>
      <w:r>
        <w:t>Your holy N</w:t>
      </w:r>
      <w:r w:rsidRPr="00AB1781">
        <w:t>ame above every name.</w:t>
      </w:r>
      <w:r w:rsidRPr="00AB1781">
        <w:rPr>
          <w:rStyle w:val="FootnoteReference"/>
        </w:rPr>
        <w:footnoteReference w:id="825"/>
      </w:r>
    </w:p>
    <w:p w14:paraId="0E0C760E" w14:textId="77777777" w:rsidR="00704CAA" w:rsidRPr="00AB1781" w:rsidRDefault="00704CAA" w:rsidP="00704CAA">
      <w:pPr>
        <w:pStyle w:val="EnglishHangNoCoptic"/>
      </w:pPr>
      <w:r w:rsidRPr="00AB1781">
        <w:t xml:space="preserve">3 On the day when I call upon </w:t>
      </w:r>
      <w:r>
        <w:t>You</w:t>
      </w:r>
      <w:r w:rsidRPr="00AB1781">
        <w:t xml:space="preserve">, </w:t>
      </w:r>
      <w:r>
        <w:t>hear</w:t>
      </w:r>
      <w:r w:rsidRPr="00AB1781">
        <w:t xml:space="preserve"> me </w:t>
      </w:r>
      <w:r>
        <w:t>quickly</w:t>
      </w:r>
      <w:r w:rsidRPr="00AB1781">
        <w:t>;</w:t>
      </w:r>
    </w:p>
    <w:p w14:paraId="0F199E6D" w14:textId="77777777" w:rsidR="00704CAA" w:rsidRPr="00AB1781" w:rsidRDefault="00704CAA" w:rsidP="00704CAA">
      <w:pPr>
        <w:pStyle w:val="EnglishHangEndNoCoptic"/>
      </w:pPr>
      <w:r w:rsidRPr="00AB1781">
        <w:tab/>
      </w:r>
      <w:r>
        <w:t>You</w:t>
      </w:r>
      <w:r w:rsidRPr="00AB1781">
        <w:t xml:space="preserve"> will </w:t>
      </w:r>
      <w:r>
        <w:t>treat my soul with</w:t>
      </w:r>
      <w:r w:rsidRPr="00AB1781">
        <w:t xml:space="preserve"> </w:t>
      </w:r>
      <w:r>
        <w:t>great care in Your power</w:t>
      </w:r>
      <w:r w:rsidRPr="00AB1781">
        <w:t>.</w:t>
      </w:r>
    </w:p>
    <w:p w14:paraId="64DF7CEF" w14:textId="77777777" w:rsidR="00704CAA" w:rsidRPr="00AB1781" w:rsidRDefault="00704CAA" w:rsidP="00704CAA">
      <w:pPr>
        <w:pStyle w:val="EnglishHangNoCoptic"/>
      </w:pPr>
      <w:r w:rsidRPr="00AB1781">
        <w:t xml:space="preserve">4 </w:t>
      </w:r>
      <w:r>
        <w:t>Let</w:t>
      </w:r>
      <w:r w:rsidRPr="00AB1781">
        <w:t xml:space="preserve"> all the kings of the earth </w:t>
      </w:r>
      <w:r>
        <w:t>confess</w:t>
      </w:r>
      <w:r>
        <w:rPr>
          <w:rStyle w:val="FootnoteReference"/>
        </w:rPr>
        <w:footnoteReference w:id="826"/>
      </w:r>
      <w:r w:rsidRPr="00AB1781">
        <w:t xml:space="preserve"> </w:t>
      </w:r>
      <w:r>
        <w:t>You, O Lord,</w:t>
      </w:r>
    </w:p>
    <w:p w14:paraId="6CC8C5A6" w14:textId="77777777" w:rsidR="00704CAA" w:rsidRPr="00AB1781" w:rsidRDefault="00704CAA" w:rsidP="00704CAA">
      <w:pPr>
        <w:pStyle w:val="EnglishHangEndNoCoptic"/>
      </w:pPr>
      <w:r w:rsidRPr="00AB1781">
        <w:tab/>
        <w:t xml:space="preserve">for they have heard all the words of </w:t>
      </w:r>
      <w:r>
        <w:t>Your</w:t>
      </w:r>
      <w:r w:rsidRPr="00AB1781">
        <w:t xml:space="preserve"> mouth.</w:t>
      </w:r>
    </w:p>
    <w:p w14:paraId="6D534F90" w14:textId="77777777" w:rsidR="00704CAA" w:rsidRPr="00AB1781" w:rsidRDefault="00704CAA" w:rsidP="00704CAA">
      <w:pPr>
        <w:pStyle w:val="EnglishHangNoCoptic"/>
      </w:pPr>
      <w:r>
        <w:t>5 a</w:t>
      </w:r>
      <w:r w:rsidRPr="00AB1781">
        <w:t xml:space="preserve">nd let them sing </w:t>
      </w:r>
      <w:r>
        <w:t>in</w:t>
      </w:r>
      <w:r w:rsidRPr="00AB1781">
        <w:t xml:space="preserve"> the </w:t>
      </w:r>
      <w:r>
        <w:t>ways</w:t>
      </w:r>
      <w:r w:rsidRPr="00AB1781">
        <w:rPr>
          <w:rStyle w:val="FootnoteReference"/>
        </w:rPr>
        <w:footnoteReference w:id="827"/>
      </w:r>
      <w:r>
        <w:t xml:space="preserve"> of the Lord,</w:t>
      </w:r>
    </w:p>
    <w:p w14:paraId="302034A2" w14:textId="77777777" w:rsidR="00704CAA" w:rsidRPr="00E276C1" w:rsidRDefault="00704CAA" w:rsidP="00704CAA">
      <w:pPr>
        <w:pStyle w:val="EnglishHangEndNoCoptic"/>
      </w:pPr>
      <w:r>
        <w:tab/>
        <w:t>for the glory of the Lord is g</w:t>
      </w:r>
      <w:r w:rsidRPr="00AB1781">
        <w:t>reat</w:t>
      </w:r>
      <w:r>
        <w:t>,</w:t>
      </w:r>
    </w:p>
    <w:p w14:paraId="5E90054A" w14:textId="77777777" w:rsidR="00704CAA" w:rsidRPr="00AB1781" w:rsidRDefault="00704CAA" w:rsidP="00704CAA">
      <w:pPr>
        <w:pStyle w:val="EnglishHangNoCoptic"/>
      </w:pPr>
      <w:r w:rsidRPr="00AB1781">
        <w:t xml:space="preserve">6 For the Lord is </w:t>
      </w:r>
      <w:r>
        <w:t>exalted</w:t>
      </w:r>
      <w:r w:rsidRPr="00AB1781">
        <w:t xml:space="preserve">, yet He regards the </w:t>
      </w:r>
      <w:r>
        <w:t>lowly</w:t>
      </w:r>
      <w:r w:rsidRPr="00AB1781">
        <w:t>;</w:t>
      </w:r>
    </w:p>
    <w:p w14:paraId="5627CAF0" w14:textId="77777777" w:rsidR="00704CAA" w:rsidRPr="00AB1781" w:rsidRDefault="00704CAA" w:rsidP="00704CAA">
      <w:pPr>
        <w:pStyle w:val="EnglishHangEndNoCoptic"/>
      </w:pPr>
      <w:r w:rsidRPr="00AB1781">
        <w:tab/>
        <w:t>but the proud and haughty</w:t>
      </w:r>
      <w:r>
        <w:rPr>
          <w:rStyle w:val="FootnoteReference"/>
        </w:rPr>
        <w:footnoteReference w:id="828"/>
      </w:r>
      <w:r w:rsidRPr="00AB1781">
        <w:t xml:space="preserve"> He knows from afar.</w:t>
      </w:r>
    </w:p>
    <w:p w14:paraId="4FA137F9" w14:textId="77777777" w:rsidR="00704CAA" w:rsidRPr="00AB1781" w:rsidRDefault="00704CAA" w:rsidP="00704CAA">
      <w:pPr>
        <w:pStyle w:val="EnglishHangNoCoptic"/>
      </w:pPr>
      <w:r w:rsidRPr="00AB1781">
        <w:lastRenderedPageBreak/>
        <w:t xml:space="preserve">7 Though I walk in the midst of </w:t>
      </w:r>
      <w:r>
        <w:t>affliction</w:t>
      </w:r>
      <w:r w:rsidRPr="00AB1781">
        <w:t>,</w:t>
      </w:r>
    </w:p>
    <w:p w14:paraId="76ED1CAD" w14:textId="77777777" w:rsidR="00704CAA" w:rsidRPr="00AB1781" w:rsidRDefault="00704CAA" w:rsidP="00704CAA">
      <w:pPr>
        <w:pStyle w:val="EnglishHangNoCoptic"/>
      </w:pPr>
      <w:r w:rsidRPr="00AB1781">
        <w:tab/>
      </w:r>
      <w:r>
        <w:t>You</w:t>
      </w:r>
      <w:r w:rsidRPr="00AB1781">
        <w:t xml:space="preserve"> </w:t>
      </w:r>
      <w:r>
        <w:t>will revive me;</w:t>
      </w:r>
    </w:p>
    <w:p w14:paraId="01721528" w14:textId="77777777" w:rsidR="00704CAA" w:rsidRDefault="00704CAA" w:rsidP="00704CAA">
      <w:pPr>
        <w:pStyle w:val="EnglishHangNoCoptic"/>
      </w:pPr>
      <w:r>
        <w:tab/>
        <w:t>You stretched out Your hand</w:t>
      </w:r>
      <w:r w:rsidRPr="00AB1781">
        <w:tab/>
      </w:r>
    </w:p>
    <w:p w14:paraId="10A26033" w14:textId="77777777" w:rsidR="00704CAA" w:rsidRPr="00AB1781" w:rsidRDefault="00704CAA" w:rsidP="00704CAA">
      <w:pPr>
        <w:pStyle w:val="EnglishHangNoCoptic"/>
        <w:ind w:firstLine="0"/>
      </w:pPr>
      <w:r>
        <w:t>a</w:t>
      </w:r>
      <w:r w:rsidRPr="00AB1781">
        <w:t>gainst the wrath of my enemies</w:t>
      </w:r>
      <w:r>
        <w:t>,</w:t>
      </w:r>
    </w:p>
    <w:p w14:paraId="40512EA3" w14:textId="77777777" w:rsidR="00704CAA" w:rsidRPr="00AB1781" w:rsidRDefault="00704CAA" w:rsidP="00704CAA">
      <w:pPr>
        <w:pStyle w:val="EnglishHangEndNoCoptic"/>
      </w:pPr>
      <w:r w:rsidRPr="00AB1781">
        <w:tab/>
        <w:t xml:space="preserve">and </w:t>
      </w:r>
      <w:r>
        <w:t>Your right hand saved</w:t>
      </w:r>
      <w:r w:rsidRPr="00AB1781">
        <w:t xml:space="preserve"> me.</w:t>
      </w:r>
    </w:p>
    <w:p w14:paraId="05770BB5" w14:textId="77777777" w:rsidR="00704CAA" w:rsidRPr="00AB1781" w:rsidRDefault="00704CAA" w:rsidP="00704CAA">
      <w:pPr>
        <w:pStyle w:val="EnglishHangNoCoptic"/>
      </w:pPr>
      <w:r w:rsidRPr="00AB1781">
        <w:t>8 The Lord will repay</w:t>
      </w:r>
      <w:r>
        <w:t xml:space="preserve"> them</w:t>
      </w:r>
      <w:r w:rsidRPr="00AB1781">
        <w:t xml:space="preserve"> </w:t>
      </w:r>
      <w:r>
        <w:t>on my behalf</w:t>
      </w:r>
      <w:r w:rsidRPr="00AB1781">
        <w:t>.</w:t>
      </w:r>
    </w:p>
    <w:p w14:paraId="4308CA83" w14:textId="77777777" w:rsidR="00704CAA" w:rsidRPr="00AB1781" w:rsidRDefault="00704CAA" w:rsidP="00704CAA">
      <w:pPr>
        <w:pStyle w:val="EnglishHangNoCoptic"/>
      </w:pPr>
      <w:r w:rsidRPr="00AB1781">
        <w:tab/>
        <w:t xml:space="preserve">O Lord, </w:t>
      </w:r>
      <w:r>
        <w:t>Your</w:t>
      </w:r>
      <w:r w:rsidRPr="00AB1781">
        <w:t xml:space="preserve"> mercy </w:t>
      </w:r>
      <w:r>
        <w:t>endures forever</w:t>
      </w:r>
      <w:r w:rsidRPr="00AB1781">
        <w:t>;</w:t>
      </w:r>
    </w:p>
    <w:p w14:paraId="434DE06D" w14:textId="77777777" w:rsidR="00704CAA" w:rsidRDefault="00704CAA" w:rsidP="00704CAA">
      <w:pPr>
        <w:pStyle w:val="EnglishHangEndNoCoptic"/>
      </w:pPr>
      <w:r w:rsidRPr="00AB1781">
        <w:tab/>
      </w:r>
      <w:r>
        <w:t>do not forsake</w:t>
      </w:r>
      <w:r w:rsidRPr="00AB1781">
        <w:t xml:space="preserve"> the works of </w:t>
      </w:r>
      <w:r>
        <w:t>Your</w:t>
      </w:r>
      <w:r w:rsidRPr="00AB1781">
        <w:t xml:space="preserve"> hands.</w:t>
      </w:r>
    </w:p>
    <w:p w14:paraId="0C2D0A5F" w14:textId="77777777" w:rsidR="00101A6E" w:rsidRDefault="00704CAA" w:rsidP="00704CAA">
      <w:pPr>
        <w:pStyle w:val="Rubric"/>
      </w:pPr>
      <w:r>
        <w:t>Alleluia.</w:t>
      </w:r>
    </w:p>
    <w:p w14:paraId="1DA79176" w14:textId="660E550F"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C7294F">
        <w:t xml:space="preserve">and </w:t>
      </w:r>
      <w:r w:rsidR="00C7294F">
        <w:fldChar w:fldCharType="begin"/>
      </w:r>
      <w:r w:rsidR="00C7294F">
        <w:instrText xml:space="preserve"> REF _Ref434580482 \h </w:instrText>
      </w:r>
      <w:r w:rsidR="00C7294F">
        <w:fldChar w:fldCharType="separate"/>
      </w:r>
      <w:r w:rsidR="000E2EAC">
        <w:t>The Psalms of the Morning Watch</w:t>
      </w:r>
      <w:r w:rsidR="00C7294F">
        <w:fldChar w:fldCharType="end"/>
      </w:r>
      <w:r w:rsidR="00C7294F">
        <w:t xml:space="preserve"> </w:t>
      </w:r>
      <w:r>
        <w:t xml:space="preserve">continue with </w:t>
      </w:r>
      <w:r>
        <w:fldChar w:fldCharType="begin"/>
      </w:r>
      <w:r>
        <w:instrText xml:space="preserve"> REF _Ref411968172 \h </w:instrText>
      </w:r>
      <w:r>
        <w:fldChar w:fldCharType="separate"/>
      </w:r>
      <w:r w:rsidR="000E2EAC">
        <w:t>Psalm</w:t>
      </w:r>
      <w:r w:rsidR="000E2EAC" w:rsidRPr="00AB1781">
        <w:t xml:space="preserve"> 140</w:t>
      </w:r>
      <w:r w:rsidR="000E2EAC">
        <w:t>: “O Lord, I have cried to You, hear me”</w:t>
      </w:r>
      <w:r>
        <w:fldChar w:fldCharType="end"/>
      </w:r>
      <w:r>
        <w:t xml:space="preserve">, page </w:t>
      </w:r>
      <w:r>
        <w:fldChar w:fldCharType="begin"/>
      </w:r>
      <w:r>
        <w:instrText xml:space="preserve"> PAGEREF _Ref411968172 \h </w:instrText>
      </w:r>
      <w:r>
        <w:fldChar w:fldCharType="separate"/>
      </w:r>
      <w:r w:rsidR="000E2EAC">
        <w:rPr>
          <w:noProof/>
        </w:rPr>
        <w:t>318</w:t>
      </w:r>
      <w:r>
        <w:fldChar w:fldCharType="end"/>
      </w:r>
      <w:r>
        <w:t>.</w:t>
      </w:r>
      <w:r w:rsidR="00704CAA">
        <w:t xml:space="preserve"> </w:t>
      </w:r>
    </w:p>
    <w:p w14:paraId="408429DE" w14:textId="77777777" w:rsidR="00704CAA" w:rsidRPr="00E276C1" w:rsidRDefault="00704CAA" w:rsidP="00704CAA">
      <w:pPr>
        <w:pStyle w:val="Heading4"/>
      </w:pPr>
      <w:r>
        <w:t>Psalm</w:t>
      </w:r>
      <w:r w:rsidRPr="00AB1781">
        <w:t xml:space="preserve"> 138</w:t>
      </w:r>
      <w:r>
        <w:t>: “O, Lord, You have tested and known me”</w:t>
      </w:r>
    </w:p>
    <w:p w14:paraId="294706DC"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24DEFE44" w14:textId="77777777" w:rsidR="00704CAA" w:rsidRPr="00AB1781" w:rsidRDefault="00704CAA" w:rsidP="00704CAA">
      <w:pPr>
        <w:autoSpaceDE w:val="0"/>
        <w:adjustRightInd w:val="0"/>
        <w:jc w:val="center"/>
        <w:rPr>
          <w:rFonts w:ascii="Book Antiqua" w:hAnsi="Book Antiqua" w:cs="Lucida Grande"/>
        </w:rPr>
      </w:pPr>
      <w:r>
        <w:rPr>
          <w:rFonts w:ascii="Book Antiqua" w:hAnsi="Book Antiqua" w:cs="Lucida Grande"/>
          <w:b/>
          <w:bCs/>
        </w:rPr>
        <w:t>Your</w:t>
      </w:r>
      <w:r w:rsidRPr="00AB1781">
        <w:rPr>
          <w:rFonts w:ascii="Book Antiqua" w:hAnsi="Book Antiqua" w:cs="Lucida Grande"/>
          <w:b/>
          <w:bCs/>
        </w:rPr>
        <w:t xml:space="preserve"> Right Hand will Hold Me</w:t>
      </w:r>
    </w:p>
    <w:p w14:paraId="19CD301A" w14:textId="77777777" w:rsidR="00704CAA" w:rsidRPr="00AB1781" w:rsidRDefault="00704CAA" w:rsidP="00704CAA">
      <w:pPr>
        <w:pStyle w:val="Rubric"/>
      </w:pPr>
      <w:r w:rsidRPr="00AB1781">
        <w:t>1 (</w:t>
      </w:r>
      <w:r>
        <w:t>For the end; a</w:t>
      </w:r>
      <w:r w:rsidRPr="00AB1781">
        <w:t xml:space="preserve"> Psalm by David)</w:t>
      </w:r>
    </w:p>
    <w:p w14:paraId="6FBB0E2A" w14:textId="77777777" w:rsidR="00704CAA" w:rsidRPr="00AB1781" w:rsidRDefault="00704CAA" w:rsidP="00704CAA">
      <w:pPr>
        <w:pStyle w:val="EnglishHangEndNoCoptic"/>
      </w:pPr>
      <w:r>
        <w:t>O</w:t>
      </w:r>
      <w:r w:rsidRPr="00AB1781">
        <w:t xml:space="preserve"> Lord, </w:t>
      </w:r>
      <w:r>
        <w:t>You</w:t>
      </w:r>
      <w:r w:rsidRPr="00AB1781">
        <w:t xml:space="preserve"> </w:t>
      </w:r>
      <w:r>
        <w:t>have</w:t>
      </w:r>
      <w:r w:rsidRPr="00AB1781">
        <w:t xml:space="preserve"> </w:t>
      </w:r>
      <w:r>
        <w:t>tested me and known me;</w:t>
      </w:r>
    </w:p>
    <w:p w14:paraId="761B4E5A" w14:textId="77777777" w:rsidR="00704CAA" w:rsidRPr="00AB1781" w:rsidRDefault="00704CAA" w:rsidP="00704CAA">
      <w:pPr>
        <w:pStyle w:val="EnglishHangNoCoptic"/>
      </w:pPr>
      <w:r w:rsidRPr="00AB1781">
        <w:t xml:space="preserve">2 </w:t>
      </w:r>
      <w:r>
        <w:t>You</w:t>
      </w:r>
      <w:r w:rsidRPr="00AB1781">
        <w:t xml:space="preserve"> know my </w:t>
      </w:r>
      <w:r>
        <w:t>sitting down</w:t>
      </w:r>
      <w:r w:rsidRPr="00AB1781">
        <w:t xml:space="preserve"> and my rising</w:t>
      </w:r>
      <w:r>
        <w:t xml:space="preserve"> up</w:t>
      </w:r>
      <w:r w:rsidRPr="00AB1781">
        <w:t>;</w:t>
      </w:r>
    </w:p>
    <w:p w14:paraId="1099BE85" w14:textId="77777777" w:rsidR="00704CAA" w:rsidRPr="00AB1781" w:rsidRDefault="00704CAA" w:rsidP="00704CAA">
      <w:pPr>
        <w:pStyle w:val="EnglishHangEndNoCoptic"/>
      </w:pPr>
      <w:r w:rsidRPr="00AB1781">
        <w:tab/>
      </w:r>
      <w:r>
        <w:t>You discern my thoughts from afar;</w:t>
      </w:r>
    </w:p>
    <w:p w14:paraId="752EB67A" w14:textId="77777777" w:rsidR="00704CAA" w:rsidRPr="00AB1781" w:rsidRDefault="00704CAA" w:rsidP="00704CAA">
      <w:pPr>
        <w:pStyle w:val="EnglishHangNoCoptic"/>
      </w:pPr>
      <w:r w:rsidRPr="00AB1781">
        <w:t xml:space="preserve">3 </w:t>
      </w:r>
      <w:r>
        <w:t>You</w:t>
      </w:r>
      <w:r w:rsidRPr="00AB1781">
        <w:t xml:space="preserve"> </w:t>
      </w:r>
      <w:r>
        <w:t>have</w:t>
      </w:r>
      <w:r w:rsidRPr="00AB1781">
        <w:t xml:space="preserve"> tracked my path and my </w:t>
      </w:r>
      <w:r>
        <w:t>travels,</w:t>
      </w:r>
    </w:p>
    <w:p w14:paraId="1C1B4F13" w14:textId="77777777" w:rsidR="00704CAA" w:rsidRPr="00AB1781" w:rsidRDefault="00704CAA" w:rsidP="00704CAA">
      <w:pPr>
        <w:pStyle w:val="EnglishHangEndNoCoptic"/>
      </w:pPr>
      <w:r w:rsidRPr="00AB1781">
        <w:tab/>
        <w:t xml:space="preserve">and </w:t>
      </w:r>
      <w:r>
        <w:t>foresee all my ways.</w:t>
      </w:r>
    </w:p>
    <w:p w14:paraId="5EB53CFB" w14:textId="77777777" w:rsidR="00704CAA" w:rsidRPr="00AB1781" w:rsidRDefault="00704CAA" w:rsidP="00704CAA">
      <w:pPr>
        <w:pStyle w:val="EnglishHangEndNoCoptic"/>
      </w:pPr>
      <w:r w:rsidRPr="00AB1781">
        <w:t xml:space="preserve">4 </w:t>
      </w:r>
      <w:r>
        <w:t>For t</w:t>
      </w:r>
      <w:r w:rsidRPr="00AB1781">
        <w:t xml:space="preserve">here is no </w:t>
      </w:r>
      <w:r>
        <w:t>[deceitful] word on</w:t>
      </w:r>
      <w:r w:rsidRPr="00AB1781">
        <w:t xml:space="preserve"> my tongue,</w:t>
      </w:r>
    </w:p>
    <w:p w14:paraId="69F1420C" w14:textId="77777777" w:rsidR="00704CAA" w:rsidRPr="00AB1781" w:rsidRDefault="00704CAA" w:rsidP="00704CAA">
      <w:pPr>
        <w:pStyle w:val="EnglishHangNoCoptic"/>
      </w:pPr>
      <w:r w:rsidRPr="00AB1781">
        <w:t xml:space="preserve">5 </w:t>
      </w:r>
      <w:r>
        <w:t>but look,</w:t>
      </w:r>
      <w:r w:rsidRPr="00AB1781">
        <w:t xml:space="preserve"> O Lord, </w:t>
      </w:r>
      <w:r>
        <w:t xml:space="preserve">You </w:t>
      </w:r>
      <w:r w:rsidRPr="00AB1781">
        <w:t xml:space="preserve">know </w:t>
      </w:r>
      <w:r>
        <w:t>all things</w:t>
      </w:r>
    </w:p>
    <w:p w14:paraId="677FB088" w14:textId="77777777" w:rsidR="00704CAA" w:rsidRPr="00AB1781" w:rsidRDefault="00704CAA" w:rsidP="00704CAA">
      <w:pPr>
        <w:pStyle w:val="EnglishHangNoCoptic"/>
      </w:pPr>
      <w:r w:rsidRPr="00AB1781">
        <w:tab/>
      </w:r>
      <w:r>
        <w:t>The last and the first</w:t>
      </w:r>
      <w:r w:rsidRPr="00AB1781">
        <w:t>.</w:t>
      </w:r>
    </w:p>
    <w:p w14:paraId="28A43A02" w14:textId="77777777" w:rsidR="00704CAA" w:rsidRPr="00AB1781" w:rsidRDefault="00704CAA" w:rsidP="00704CAA">
      <w:pPr>
        <w:pStyle w:val="EnglishHangEndNoCoptic"/>
      </w:pPr>
      <w:r w:rsidRPr="00AB1781">
        <w:tab/>
      </w:r>
      <w:r>
        <w:t>You</w:t>
      </w:r>
      <w:r w:rsidRPr="00AB1781">
        <w:t xml:space="preserve"> </w:t>
      </w:r>
      <w:r>
        <w:t>formed</w:t>
      </w:r>
      <w:r w:rsidRPr="00AB1781">
        <w:t xml:space="preserve"> me and laid </w:t>
      </w:r>
      <w:r>
        <w:t>Your</w:t>
      </w:r>
      <w:r w:rsidRPr="00AB1781">
        <w:t xml:space="preserve"> hand </w:t>
      </w:r>
      <w:r>
        <w:t>up</w:t>
      </w:r>
      <w:r w:rsidRPr="00AB1781">
        <w:t>on me.</w:t>
      </w:r>
    </w:p>
    <w:p w14:paraId="3F522815" w14:textId="77777777" w:rsidR="00704CAA" w:rsidRPr="00AB1781" w:rsidRDefault="00704CAA" w:rsidP="00704CAA">
      <w:pPr>
        <w:pStyle w:val="EnglishHangNoCoptic"/>
      </w:pPr>
      <w:r w:rsidRPr="00AB1781">
        <w:t xml:space="preserve">6 </w:t>
      </w:r>
      <w:r>
        <w:t>Your</w:t>
      </w:r>
      <w:r w:rsidRPr="00AB1781">
        <w:t xml:space="preserve"> knowledge </w:t>
      </w:r>
      <w:r>
        <w:t>has become</w:t>
      </w:r>
      <w:r w:rsidRPr="00AB1781">
        <w:t xml:space="preserve"> too </w:t>
      </w:r>
      <w:r>
        <w:t>wondrous</w:t>
      </w:r>
      <w:r w:rsidRPr="00AB1781">
        <w:t xml:space="preserve"> for me;</w:t>
      </w:r>
    </w:p>
    <w:p w14:paraId="4DD880CC" w14:textId="77777777" w:rsidR="00704CAA" w:rsidRPr="00AB1781" w:rsidRDefault="00704CAA" w:rsidP="00704CAA">
      <w:pPr>
        <w:pStyle w:val="EnglishHangEndNoCoptic"/>
      </w:pPr>
      <w:r w:rsidRPr="00AB1781">
        <w:tab/>
        <w:t xml:space="preserve">too great—I cannot </w:t>
      </w:r>
      <w:r>
        <w:t>grasp</w:t>
      </w:r>
      <w:r w:rsidRPr="00AB1781">
        <w:t xml:space="preserve"> to it.</w:t>
      </w:r>
    </w:p>
    <w:p w14:paraId="05D203C8" w14:textId="77777777" w:rsidR="00704CAA" w:rsidRPr="00AB1781" w:rsidRDefault="00704CAA" w:rsidP="00704CAA">
      <w:pPr>
        <w:pStyle w:val="EnglishHangNoCoptic"/>
      </w:pPr>
      <w:r w:rsidRPr="00AB1781">
        <w:t xml:space="preserve">7 Where can I go from </w:t>
      </w:r>
      <w:r>
        <w:t>Your</w:t>
      </w:r>
      <w:r w:rsidRPr="00AB1781">
        <w:t xml:space="preserve"> Spirit,</w:t>
      </w:r>
    </w:p>
    <w:p w14:paraId="64E7B1D2" w14:textId="77777777" w:rsidR="00704CAA" w:rsidRPr="00AB1781" w:rsidRDefault="00704CAA" w:rsidP="00704CAA">
      <w:pPr>
        <w:pStyle w:val="EnglishHangEndNoCoptic"/>
      </w:pPr>
      <w:r w:rsidRPr="00AB1781">
        <w:tab/>
        <w:t xml:space="preserve">and where can I </w:t>
      </w:r>
      <w:r>
        <w:t>flee</w:t>
      </w:r>
      <w:r w:rsidRPr="00AB1781">
        <w:t xml:space="preserve"> from </w:t>
      </w:r>
      <w:r>
        <w:t>Your</w:t>
      </w:r>
      <w:r w:rsidRPr="00AB1781">
        <w:t xml:space="preserve"> presence?</w:t>
      </w:r>
      <w:r w:rsidRPr="00AB1781">
        <w:rPr>
          <w:rStyle w:val="FootnoteReference"/>
        </w:rPr>
        <w:footnoteReference w:id="829"/>
      </w:r>
    </w:p>
    <w:p w14:paraId="279DBEE6" w14:textId="77777777" w:rsidR="00704CAA" w:rsidRPr="00AB1781" w:rsidRDefault="00704CAA" w:rsidP="00704CAA">
      <w:pPr>
        <w:pStyle w:val="EnglishHangNoCoptic"/>
      </w:pPr>
      <w:r w:rsidRPr="00AB1781">
        <w:lastRenderedPageBreak/>
        <w:t xml:space="preserve">8 If I ascend to heaven, </w:t>
      </w:r>
      <w:r>
        <w:t>You</w:t>
      </w:r>
      <w:r w:rsidRPr="00AB1781">
        <w:t xml:space="preserve"> are there;</w:t>
      </w:r>
    </w:p>
    <w:p w14:paraId="69B14FD3" w14:textId="77777777" w:rsidR="00704CAA" w:rsidRPr="00AB1781" w:rsidRDefault="00704CAA" w:rsidP="00704CAA">
      <w:pPr>
        <w:pStyle w:val="EnglishHangEndNoCoptic"/>
      </w:pPr>
      <w:r w:rsidRPr="00AB1781">
        <w:tab/>
        <w:t xml:space="preserve">if I descend to </w:t>
      </w:r>
      <w:r>
        <w:t>Hades</w:t>
      </w:r>
      <w:r w:rsidRPr="00AB1781">
        <w:t xml:space="preserve">, </w:t>
      </w:r>
      <w:r>
        <w:t>You</w:t>
      </w:r>
      <w:r w:rsidRPr="00AB1781">
        <w:t xml:space="preserve"> are present.</w:t>
      </w:r>
    </w:p>
    <w:p w14:paraId="52503C6D" w14:textId="77777777" w:rsidR="00704CAA" w:rsidRPr="00AB1781" w:rsidRDefault="00704CAA" w:rsidP="00704CAA">
      <w:pPr>
        <w:pStyle w:val="EnglishHangNoCoptic"/>
      </w:pPr>
      <w:r w:rsidRPr="00AB1781">
        <w:t xml:space="preserve">9 If I </w:t>
      </w:r>
      <w:r>
        <w:t xml:space="preserve">were to take up my </w:t>
      </w:r>
      <w:r w:rsidRPr="00AB1781">
        <w:t>wing</w:t>
      </w:r>
      <w:r>
        <w:t>s</w:t>
      </w:r>
      <w:r w:rsidRPr="00AB1781">
        <w:t xml:space="preserve"> </w:t>
      </w:r>
      <w:r>
        <w:t>at</w:t>
      </w:r>
      <w:r w:rsidRPr="00AB1781">
        <w:t xml:space="preserve"> </w:t>
      </w:r>
      <w:r>
        <w:t>dawn</w:t>
      </w:r>
    </w:p>
    <w:p w14:paraId="6B2AF537" w14:textId="77777777" w:rsidR="00704CAA" w:rsidRPr="00AB1781" w:rsidRDefault="00704CAA" w:rsidP="00704CAA">
      <w:pPr>
        <w:pStyle w:val="EnglishHangEndNoCoptic"/>
      </w:pPr>
      <w:r w:rsidRPr="00AB1781">
        <w:tab/>
        <w:t xml:space="preserve">and </w:t>
      </w:r>
      <w:r>
        <w:t>make camp</w:t>
      </w:r>
      <w:r w:rsidRPr="00AB1781">
        <w:t xml:space="preserve"> </w:t>
      </w:r>
      <w:r>
        <w:t>at</w:t>
      </w:r>
      <w:r w:rsidRPr="00AB1781">
        <w:t xml:space="preserve"> the </w:t>
      </w:r>
      <w:r>
        <w:t>furthest part</w:t>
      </w:r>
      <w:r w:rsidRPr="00AB1781">
        <w:t xml:space="preserve"> of the sea,</w:t>
      </w:r>
    </w:p>
    <w:p w14:paraId="6A0E3417" w14:textId="77777777" w:rsidR="00704CAA" w:rsidRPr="00AB1781" w:rsidRDefault="00704CAA" w:rsidP="00704CAA">
      <w:pPr>
        <w:pStyle w:val="EnglishHangNoCoptic"/>
      </w:pPr>
      <w:r w:rsidRPr="00AB1781">
        <w:t xml:space="preserve">10 even there </w:t>
      </w:r>
      <w:r>
        <w:t>Your</w:t>
      </w:r>
      <w:r w:rsidRPr="00AB1781">
        <w:t xml:space="preserve"> hand </w:t>
      </w:r>
      <w:r>
        <w:t>would</w:t>
      </w:r>
      <w:r w:rsidRPr="00AB1781">
        <w:t xml:space="preserve"> </w:t>
      </w:r>
      <w:r>
        <w:t>lead</w:t>
      </w:r>
      <w:r w:rsidRPr="00AB1781">
        <w:t xml:space="preserve"> me</w:t>
      </w:r>
    </w:p>
    <w:p w14:paraId="3DF152F6" w14:textId="77777777" w:rsidR="00704CAA" w:rsidRPr="00AB1781" w:rsidRDefault="00704CAA" w:rsidP="00704CAA">
      <w:pPr>
        <w:pStyle w:val="EnglishHangEndNoCoptic"/>
      </w:pPr>
      <w:r w:rsidRPr="00AB1781">
        <w:tab/>
        <w:t xml:space="preserve">and </w:t>
      </w:r>
      <w:r>
        <w:t>Your</w:t>
      </w:r>
      <w:r w:rsidRPr="00AB1781">
        <w:t xml:space="preserve"> right hand </w:t>
      </w:r>
      <w:r>
        <w:t>would</w:t>
      </w:r>
      <w:r w:rsidRPr="00AB1781">
        <w:t xml:space="preserve"> hold me</w:t>
      </w:r>
      <w:r>
        <w:t xml:space="preserve"> fast</w:t>
      </w:r>
      <w:r w:rsidRPr="00AB1781">
        <w:t>.</w:t>
      </w:r>
    </w:p>
    <w:p w14:paraId="6E0883D4" w14:textId="77777777" w:rsidR="00704CAA" w:rsidRPr="00AB1781" w:rsidRDefault="00704CAA" w:rsidP="00704CAA">
      <w:pPr>
        <w:pStyle w:val="EnglishHangNoCoptic"/>
      </w:pPr>
      <w:r>
        <w:t>11 And I said, “so,</w:t>
      </w:r>
      <w:r w:rsidRPr="00AB1781">
        <w:t xml:space="preserve"> darkness will </w:t>
      </w:r>
      <w:r>
        <w:t>cover</w:t>
      </w:r>
      <w:r w:rsidRPr="00AB1781">
        <w:t xml:space="preserve"> me</w:t>
      </w:r>
      <w:r>
        <w:t>,</w:t>
      </w:r>
    </w:p>
    <w:p w14:paraId="57B63B66" w14:textId="77777777" w:rsidR="00704CAA" w:rsidRPr="00AB1781" w:rsidRDefault="00704CAA" w:rsidP="00704CAA">
      <w:pPr>
        <w:pStyle w:val="EnglishHangEndNoCoptic"/>
      </w:pPr>
      <w:r w:rsidRPr="00AB1781">
        <w:tab/>
      </w:r>
      <w:r>
        <w:t>but the night will be light to my delight;”</w:t>
      </w:r>
    </w:p>
    <w:p w14:paraId="05119ABD" w14:textId="77777777" w:rsidR="00704CAA" w:rsidRPr="00AB1781" w:rsidRDefault="00704CAA" w:rsidP="00704CAA">
      <w:pPr>
        <w:pStyle w:val="EnglishHangNoCoptic"/>
      </w:pPr>
      <w:r w:rsidRPr="00AB1781">
        <w:t xml:space="preserve">12 </w:t>
      </w:r>
      <w:r>
        <w:t>for</w:t>
      </w:r>
      <w:r w:rsidRPr="00AB1781">
        <w:t xml:space="preserve"> darkness </w:t>
      </w:r>
      <w:r>
        <w:t>will</w:t>
      </w:r>
      <w:r w:rsidRPr="00AB1781">
        <w:t xml:space="preserve"> not </w:t>
      </w:r>
      <w:r>
        <w:t xml:space="preserve">be </w:t>
      </w:r>
      <w:r w:rsidRPr="00AB1781">
        <w:t xml:space="preserve">dark </w:t>
      </w:r>
      <w:r>
        <w:t>because of</w:t>
      </w:r>
      <w:r w:rsidRPr="00AB1781">
        <w:t xml:space="preserve"> </w:t>
      </w:r>
      <w:r>
        <w:t>You</w:t>
      </w:r>
      <w:r w:rsidRPr="00AB1781">
        <w:t>,</w:t>
      </w:r>
    </w:p>
    <w:p w14:paraId="0F6A009B" w14:textId="77777777" w:rsidR="00704CAA" w:rsidRPr="00AB1781" w:rsidRDefault="00704CAA" w:rsidP="00704CAA">
      <w:pPr>
        <w:pStyle w:val="EnglishHangNoCoptic"/>
      </w:pPr>
      <w:r w:rsidRPr="00AB1781">
        <w:tab/>
        <w:t xml:space="preserve">and night </w:t>
      </w:r>
      <w:r>
        <w:t>will be</w:t>
      </w:r>
      <w:r w:rsidRPr="00AB1781">
        <w:t xml:space="preserve"> as </w:t>
      </w:r>
      <w:r>
        <w:t>bright</w:t>
      </w:r>
      <w:r w:rsidRPr="00AB1781">
        <w:t xml:space="preserve"> as day;</w:t>
      </w:r>
    </w:p>
    <w:p w14:paraId="70A5F9C5" w14:textId="77777777" w:rsidR="00704CAA" w:rsidRPr="00E276C1" w:rsidRDefault="00704CAA" w:rsidP="00704CAA">
      <w:pPr>
        <w:pStyle w:val="EnglishHangEndNoCoptic"/>
      </w:pPr>
      <w:r w:rsidRPr="00AB1781">
        <w:tab/>
        <w:t xml:space="preserve">to </w:t>
      </w:r>
      <w:r>
        <w:t>You</w:t>
      </w:r>
      <w:r w:rsidRPr="00AB1781">
        <w:t xml:space="preserve"> darkness and light are alike.</w:t>
      </w:r>
    </w:p>
    <w:p w14:paraId="2A6BF500" w14:textId="77777777" w:rsidR="00704CAA" w:rsidRPr="00AB1781" w:rsidRDefault="00704CAA" w:rsidP="00704CAA">
      <w:pPr>
        <w:pStyle w:val="EnglishHangNoCoptic"/>
      </w:pPr>
      <w:r w:rsidRPr="00AB1781">
        <w:t xml:space="preserve">13 </w:t>
      </w:r>
      <w:r>
        <w:t>For You</w:t>
      </w:r>
      <w:r w:rsidRPr="00AB1781">
        <w:t xml:space="preserve"> created</w:t>
      </w:r>
      <w:r>
        <w:rPr>
          <w:rStyle w:val="FootnoteReference"/>
        </w:rPr>
        <w:footnoteReference w:id="830"/>
      </w:r>
      <w:r w:rsidRPr="00AB1781">
        <w:t xml:space="preserve"> my heart,</w:t>
      </w:r>
      <w:r w:rsidRPr="00AB1781">
        <w:rPr>
          <w:rStyle w:val="FootnoteReference"/>
        </w:rPr>
        <w:footnoteReference w:id="831"/>
      </w:r>
      <w:r w:rsidRPr="00AB1781">
        <w:t xml:space="preserve"> O Lord;</w:t>
      </w:r>
    </w:p>
    <w:p w14:paraId="0AA2D35A" w14:textId="77777777" w:rsidR="00704CAA" w:rsidRPr="00AB1781" w:rsidRDefault="00704CAA" w:rsidP="00704CAA">
      <w:pPr>
        <w:pStyle w:val="EnglishHangEndNoCoptic"/>
      </w:pPr>
      <w:r w:rsidRPr="00AB1781">
        <w:tab/>
      </w:r>
      <w:r>
        <w:t>You</w:t>
      </w:r>
      <w:r w:rsidRPr="00AB1781">
        <w:t xml:space="preserve"> sustained me from my mother’s womb.</w:t>
      </w:r>
    </w:p>
    <w:p w14:paraId="2392C8B6" w14:textId="77777777" w:rsidR="00704CAA" w:rsidRPr="00AB1781" w:rsidRDefault="00704CAA" w:rsidP="00704CAA">
      <w:pPr>
        <w:pStyle w:val="EnglishHangNoCoptic"/>
      </w:pPr>
      <w:r w:rsidRPr="00AB1781">
        <w:t xml:space="preserve">14 I </w:t>
      </w:r>
      <w:r>
        <w:t>will confess</w:t>
      </w:r>
      <w:r>
        <w:rPr>
          <w:rStyle w:val="FootnoteReference"/>
        </w:rPr>
        <w:footnoteReference w:id="832"/>
      </w:r>
      <w:r w:rsidRPr="00AB1781">
        <w:t xml:space="preserve"> </w:t>
      </w:r>
      <w:r>
        <w:t>You</w:t>
      </w:r>
    </w:p>
    <w:p w14:paraId="512ABD9E" w14:textId="77777777" w:rsidR="00704CAA" w:rsidRPr="00AB1781" w:rsidRDefault="00704CAA" w:rsidP="00704CAA">
      <w:pPr>
        <w:pStyle w:val="EnglishHangNoCoptic"/>
      </w:pPr>
      <w:r w:rsidRPr="00AB1781">
        <w:tab/>
        <w:t xml:space="preserve">for </w:t>
      </w:r>
      <w:r>
        <w:t>I am fearfully and wondrously made</w:t>
      </w:r>
      <w:r w:rsidRPr="00AB1781">
        <w:t>;</w:t>
      </w:r>
    </w:p>
    <w:p w14:paraId="6FB92585" w14:textId="77777777" w:rsidR="00704CAA" w:rsidRPr="00AB1781" w:rsidRDefault="00704CAA" w:rsidP="00704CAA">
      <w:pPr>
        <w:pStyle w:val="EnglishHangEndNoCoptic"/>
      </w:pPr>
      <w:r w:rsidRPr="00AB1781">
        <w:tab/>
      </w:r>
      <w:r>
        <w:t xml:space="preserve">Your works are </w:t>
      </w:r>
      <w:r w:rsidRPr="00AB1781">
        <w:t>wonderful</w:t>
      </w:r>
      <w:r>
        <w:t>, as my soul</w:t>
      </w:r>
      <w:r w:rsidRPr="00AB1781">
        <w:t xml:space="preserve"> knows</w:t>
      </w:r>
      <w:r>
        <w:t xml:space="preserve"> this well</w:t>
      </w:r>
      <w:r w:rsidRPr="00AB1781">
        <w:t>.</w:t>
      </w:r>
    </w:p>
    <w:p w14:paraId="2CE15854" w14:textId="77777777" w:rsidR="00704CAA" w:rsidRPr="00AB1781" w:rsidRDefault="00704CAA" w:rsidP="00704CAA">
      <w:pPr>
        <w:pStyle w:val="EnglishHangNoCoptic"/>
      </w:pPr>
      <w:r w:rsidRPr="00AB1781">
        <w:t xml:space="preserve">15 </w:t>
      </w:r>
      <w:r>
        <w:t>My frame is not hidden from You,</w:t>
      </w:r>
    </w:p>
    <w:p w14:paraId="5C064F7A" w14:textId="77777777" w:rsidR="00704CAA" w:rsidRPr="00AB1781" w:rsidRDefault="00704CAA" w:rsidP="00704CAA">
      <w:pPr>
        <w:pStyle w:val="EnglishHangNoCoptic"/>
      </w:pPr>
      <w:r w:rsidRPr="00AB1781">
        <w:tab/>
        <w:t xml:space="preserve">though </w:t>
      </w:r>
      <w:r>
        <w:t xml:space="preserve">You </w:t>
      </w:r>
      <w:r w:rsidRPr="00AB1781">
        <w:t>made in secret</w:t>
      </w:r>
      <w:r>
        <w:t>,</w:t>
      </w:r>
      <w:r w:rsidRPr="00AB1781">
        <w:t xml:space="preserve"> with my substance</w:t>
      </w:r>
    </w:p>
    <w:p w14:paraId="7923E7AA" w14:textId="77777777" w:rsidR="00704CAA" w:rsidRPr="00AB1781" w:rsidRDefault="00704CAA" w:rsidP="00704CAA">
      <w:pPr>
        <w:pStyle w:val="EnglishHangEndNoCoptic"/>
      </w:pPr>
      <w:r w:rsidRPr="00AB1781">
        <w:tab/>
        <w:t xml:space="preserve">in </w:t>
      </w:r>
      <w:r>
        <w:t>the lowest parts of the earth</w:t>
      </w:r>
      <w:r w:rsidRPr="00AB1781">
        <w:t>.</w:t>
      </w:r>
    </w:p>
    <w:p w14:paraId="717B579F" w14:textId="77777777" w:rsidR="00704CAA" w:rsidRPr="00AB1781" w:rsidRDefault="00704CAA" w:rsidP="00704CAA">
      <w:pPr>
        <w:pStyle w:val="EnglishHangNoCoptic"/>
      </w:pPr>
      <w:r w:rsidRPr="00AB1781">
        <w:t xml:space="preserve">16 </w:t>
      </w:r>
      <w:r>
        <w:t>Your</w:t>
      </w:r>
      <w:r w:rsidRPr="00AB1781">
        <w:t xml:space="preserve"> eyes beheld my unformed state,</w:t>
      </w:r>
    </w:p>
    <w:p w14:paraId="23DD5A23" w14:textId="77777777" w:rsidR="00704CAA" w:rsidRPr="00AB1781" w:rsidRDefault="00704CAA" w:rsidP="00704CAA">
      <w:pPr>
        <w:pStyle w:val="EnglishHangNoCoptic"/>
      </w:pPr>
      <w:r w:rsidRPr="00AB1781">
        <w:tab/>
        <w:t xml:space="preserve">and </w:t>
      </w:r>
      <w:r>
        <w:t xml:space="preserve">all men will be written </w:t>
      </w:r>
      <w:r w:rsidRPr="00AB1781">
        <w:t xml:space="preserve">in </w:t>
      </w:r>
      <w:r>
        <w:t>Your</w:t>
      </w:r>
      <w:r w:rsidRPr="00AB1781">
        <w:t xml:space="preserve"> book;</w:t>
      </w:r>
    </w:p>
    <w:p w14:paraId="7DD7AF6D" w14:textId="77777777" w:rsidR="00704CAA" w:rsidRPr="00AB1781" w:rsidRDefault="00704CAA" w:rsidP="00704CAA">
      <w:pPr>
        <w:pStyle w:val="EnglishHangNoCoptic"/>
      </w:pPr>
      <w:r w:rsidRPr="00AB1781">
        <w:tab/>
      </w:r>
      <w:r>
        <w:t xml:space="preserve">they will be formed </w:t>
      </w:r>
      <w:r w:rsidRPr="00AB1781">
        <w:t>day by day,</w:t>
      </w:r>
    </w:p>
    <w:p w14:paraId="5671EA13" w14:textId="77777777" w:rsidR="00704CAA" w:rsidRPr="00AB1781" w:rsidRDefault="00704CAA" w:rsidP="00704CAA">
      <w:pPr>
        <w:pStyle w:val="EnglishHangEndNoCoptic"/>
      </w:pPr>
      <w:r w:rsidRPr="00AB1781">
        <w:tab/>
        <w:t xml:space="preserve">when </w:t>
      </w:r>
      <w:r>
        <w:t xml:space="preserve">none of them </w:t>
      </w:r>
      <w:r w:rsidRPr="00AB1781">
        <w:t xml:space="preserve">as </w:t>
      </w:r>
      <w:r>
        <w:t>yet existed</w:t>
      </w:r>
      <w:r w:rsidRPr="00AB1781">
        <w:t>.</w:t>
      </w:r>
    </w:p>
    <w:p w14:paraId="6B2DAFF2" w14:textId="77777777" w:rsidR="00704CAA" w:rsidRPr="00AB1781" w:rsidRDefault="00704CAA" w:rsidP="00704CAA">
      <w:pPr>
        <w:pStyle w:val="EnglishHangNoCoptic"/>
      </w:pPr>
      <w:r w:rsidRPr="00AB1781">
        <w:t xml:space="preserve">17 But </w:t>
      </w:r>
      <w:r>
        <w:t>Your</w:t>
      </w:r>
      <w:r w:rsidRPr="00AB1781">
        <w:t xml:space="preserve"> friends </w:t>
      </w:r>
      <w:r>
        <w:t>were</w:t>
      </w:r>
      <w:r w:rsidRPr="00AB1781">
        <w:t xml:space="preserve"> very precious</w:t>
      </w:r>
      <w:r>
        <w:t xml:space="preserve"> to me</w:t>
      </w:r>
      <w:r w:rsidRPr="00AB1781">
        <w:t>, O God;</w:t>
      </w:r>
    </w:p>
    <w:p w14:paraId="52C3B6F9" w14:textId="77777777" w:rsidR="00704CAA" w:rsidRPr="00AB1781" w:rsidRDefault="00704CAA" w:rsidP="00704CAA">
      <w:pPr>
        <w:pStyle w:val="EnglishHangEndNoCoptic"/>
      </w:pPr>
      <w:r w:rsidRPr="00AB1781">
        <w:tab/>
        <w:t xml:space="preserve">their </w:t>
      </w:r>
      <w:r>
        <w:t>principalites</w:t>
      </w:r>
      <w:r>
        <w:rPr>
          <w:rStyle w:val="FootnoteReference"/>
        </w:rPr>
        <w:footnoteReference w:id="833"/>
      </w:r>
      <w:r>
        <w:t xml:space="preserve"> became very strong</w:t>
      </w:r>
      <w:r w:rsidRPr="00AB1781">
        <w:t>.</w:t>
      </w:r>
    </w:p>
    <w:p w14:paraId="394F4334" w14:textId="77777777" w:rsidR="00704CAA" w:rsidRPr="00AB1781" w:rsidRDefault="00704CAA" w:rsidP="00704CAA">
      <w:pPr>
        <w:pStyle w:val="EnglishHangNoCoptic"/>
      </w:pPr>
      <w:r w:rsidRPr="00AB1781">
        <w:t xml:space="preserve">18 I </w:t>
      </w:r>
      <w:r>
        <w:t xml:space="preserve">will </w:t>
      </w:r>
      <w:r w:rsidRPr="00AB1781">
        <w:t xml:space="preserve">count them, </w:t>
      </w:r>
      <w:r>
        <w:t xml:space="preserve">and </w:t>
      </w:r>
      <w:r w:rsidRPr="00AB1781">
        <w:t xml:space="preserve">they </w:t>
      </w:r>
      <w:r>
        <w:t>will be multiplied more than the sand;</w:t>
      </w:r>
    </w:p>
    <w:p w14:paraId="30D1E614" w14:textId="77777777" w:rsidR="00704CAA" w:rsidRPr="00AB1781" w:rsidRDefault="00704CAA" w:rsidP="00704CAA">
      <w:pPr>
        <w:pStyle w:val="EnglishHangEndNoCoptic"/>
      </w:pPr>
      <w:r w:rsidRPr="00AB1781">
        <w:tab/>
        <w:t xml:space="preserve">I </w:t>
      </w:r>
      <w:r>
        <w:t>awoke,</w:t>
      </w:r>
      <w:r w:rsidRPr="00AB1781">
        <w:t xml:space="preserve"> and I am still with </w:t>
      </w:r>
      <w:r>
        <w:t>You</w:t>
      </w:r>
      <w:r w:rsidRPr="00AB1781">
        <w:t>.</w:t>
      </w:r>
    </w:p>
    <w:p w14:paraId="7F744BFA" w14:textId="77777777" w:rsidR="00704CAA" w:rsidRPr="00AB1781" w:rsidRDefault="00704CAA" w:rsidP="00704CAA">
      <w:pPr>
        <w:pStyle w:val="EnglishHangNoCoptic"/>
      </w:pPr>
      <w:r w:rsidRPr="00AB1781">
        <w:t xml:space="preserve">19 If </w:t>
      </w:r>
      <w:r>
        <w:t>[</w:t>
      </w:r>
      <w:r w:rsidRPr="00AB1781">
        <w:t>only</w:t>
      </w:r>
      <w:r>
        <w:t>]</w:t>
      </w:r>
      <w:r w:rsidRPr="00AB1781">
        <w:t xml:space="preserve"> </w:t>
      </w:r>
      <w:r>
        <w:t>You would</w:t>
      </w:r>
      <w:r w:rsidRPr="00AB1781">
        <w:t xml:space="preserve"> slay sinners, O God!</w:t>
      </w:r>
    </w:p>
    <w:p w14:paraId="2B93B74C" w14:textId="77777777" w:rsidR="00704CAA" w:rsidRPr="00AB1781" w:rsidRDefault="00704CAA" w:rsidP="00704CAA">
      <w:pPr>
        <w:pStyle w:val="EnglishHangEndNoCoptic"/>
      </w:pPr>
      <w:r w:rsidRPr="00AB1781">
        <w:tab/>
      </w:r>
      <w:r>
        <w:t xml:space="preserve">Turn aside </w:t>
      </w:r>
      <w:r w:rsidRPr="00AB1781">
        <w:t>from m</w:t>
      </w:r>
      <w:r>
        <w:t>e, you men of blood.</w:t>
      </w:r>
    </w:p>
    <w:p w14:paraId="5CEBB3A7" w14:textId="77777777" w:rsidR="00704CAA" w:rsidRPr="00AB1781" w:rsidRDefault="00704CAA" w:rsidP="00704CAA">
      <w:pPr>
        <w:pStyle w:val="EnglishHangNoCoptic"/>
      </w:pPr>
      <w:r w:rsidRPr="00AB1781">
        <w:t xml:space="preserve">20 for </w:t>
      </w:r>
      <w:r>
        <w:t>You will speak against their reasoning,</w:t>
      </w:r>
    </w:p>
    <w:p w14:paraId="5957EDBA" w14:textId="77777777" w:rsidR="00704CAA" w:rsidRPr="00AB1781" w:rsidRDefault="00704CAA" w:rsidP="00704CAA">
      <w:pPr>
        <w:pStyle w:val="EnglishHangEndNoCoptic"/>
      </w:pPr>
      <w:r w:rsidRPr="00AB1781">
        <w:tab/>
      </w:r>
      <w:r>
        <w:t>“</w:t>
      </w:r>
      <w:r w:rsidRPr="00AB1781">
        <w:t xml:space="preserve">They </w:t>
      </w:r>
      <w:r>
        <w:t>will receive</w:t>
      </w:r>
      <w:r w:rsidRPr="00AB1781">
        <w:t xml:space="preserve"> </w:t>
      </w:r>
      <w:r>
        <w:t>your</w:t>
      </w:r>
      <w:r w:rsidRPr="00AB1781">
        <w:t xml:space="preserve"> cities </w:t>
      </w:r>
      <w:r>
        <w:t>in vain</w:t>
      </w:r>
      <w:r w:rsidRPr="00AB1781">
        <w:t>.</w:t>
      </w:r>
      <w:r>
        <w:t>”</w:t>
      </w:r>
    </w:p>
    <w:p w14:paraId="1D47CD2B" w14:textId="77777777" w:rsidR="00704CAA" w:rsidRPr="00AB1781" w:rsidRDefault="00704CAA" w:rsidP="00704CAA">
      <w:pPr>
        <w:pStyle w:val="EnglishHangNoCoptic"/>
      </w:pPr>
      <w:r w:rsidRPr="00AB1781">
        <w:lastRenderedPageBreak/>
        <w:t xml:space="preserve">21 </w:t>
      </w:r>
      <w:r>
        <w:t>Have</w:t>
      </w:r>
      <w:r w:rsidRPr="00AB1781">
        <w:t xml:space="preserve"> I not hate</w:t>
      </w:r>
      <w:r>
        <w:t>d</w:t>
      </w:r>
      <w:r w:rsidRPr="00AB1781">
        <w:t xml:space="preserve"> those who hate </w:t>
      </w:r>
      <w:r>
        <w:t>You, O Lord?</w:t>
      </w:r>
    </w:p>
    <w:p w14:paraId="6696A0DE" w14:textId="77777777" w:rsidR="00704CAA" w:rsidRPr="00AB1781" w:rsidRDefault="00704CAA" w:rsidP="00704CAA">
      <w:pPr>
        <w:pStyle w:val="EnglishHangEndNoCoptic"/>
      </w:pPr>
      <w:r>
        <w:tab/>
        <w:t>A</w:t>
      </w:r>
      <w:r w:rsidRPr="00AB1781">
        <w:t xml:space="preserve">nd do I not burn with rage at </w:t>
      </w:r>
      <w:r>
        <w:t>Your</w:t>
      </w:r>
      <w:r w:rsidRPr="00AB1781">
        <w:t xml:space="preserve"> enemies?</w:t>
      </w:r>
      <w:r>
        <w:rPr>
          <w:rStyle w:val="FootnoteReference"/>
        </w:rPr>
        <w:footnoteReference w:id="834"/>
      </w:r>
    </w:p>
    <w:p w14:paraId="3BA651F8" w14:textId="77777777" w:rsidR="00704CAA" w:rsidRPr="00AB1781" w:rsidRDefault="00704CAA" w:rsidP="00704CAA">
      <w:pPr>
        <w:pStyle w:val="EnglishHangNoCoptic"/>
      </w:pPr>
      <w:r w:rsidRPr="00AB1781">
        <w:t xml:space="preserve">22 </w:t>
      </w:r>
      <w:r>
        <w:t>I hated them w</w:t>
      </w:r>
      <w:r w:rsidRPr="00AB1781">
        <w:t>ith perfect hatred;</w:t>
      </w:r>
    </w:p>
    <w:p w14:paraId="76A37174" w14:textId="77777777" w:rsidR="00704CAA" w:rsidRPr="00AB1781" w:rsidRDefault="00704CAA" w:rsidP="00704CAA">
      <w:pPr>
        <w:pStyle w:val="EnglishHangEndNoCoptic"/>
      </w:pPr>
      <w:r w:rsidRPr="00AB1781">
        <w:tab/>
        <w:t>I count them my enemies.</w:t>
      </w:r>
    </w:p>
    <w:p w14:paraId="77447196" w14:textId="77777777" w:rsidR="00704CAA" w:rsidRPr="00AB1781" w:rsidRDefault="00704CAA" w:rsidP="00704CAA">
      <w:pPr>
        <w:pStyle w:val="EnglishHangNoCoptic"/>
      </w:pPr>
      <w:r w:rsidRPr="00AB1781">
        <w:t xml:space="preserve">23 </w:t>
      </w:r>
      <w:r>
        <w:t>Test</w:t>
      </w:r>
      <w:r w:rsidRPr="00AB1781">
        <w:t xml:space="preserve"> me, O God, and know my heart;</w:t>
      </w:r>
    </w:p>
    <w:p w14:paraId="17C690D7" w14:textId="77777777" w:rsidR="00704CAA" w:rsidRPr="00AB1781" w:rsidRDefault="00704CAA" w:rsidP="00704CAA">
      <w:pPr>
        <w:pStyle w:val="EnglishHangEndNoCoptic"/>
      </w:pPr>
      <w:r w:rsidRPr="00AB1781">
        <w:tab/>
        <w:t>examine me</w:t>
      </w:r>
      <w:r>
        <w:t>,</w:t>
      </w:r>
      <w:r w:rsidRPr="00AB1781">
        <w:t xml:space="preserve"> and know my ways.</w:t>
      </w:r>
    </w:p>
    <w:p w14:paraId="37AF39A2" w14:textId="77777777" w:rsidR="00704CAA" w:rsidRPr="00AB1781" w:rsidRDefault="00704CAA" w:rsidP="00704CAA">
      <w:pPr>
        <w:pStyle w:val="EnglishHangNoCoptic"/>
      </w:pPr>
      <w:r w:rsidRPr="00AB1781">
        <w:t xml:space="preserve">24 And see if there is any </w:t>
      </w:r>
      <w:r>
        <w:t>lawless</w:t>
      </w:r>
      <w:r w:rsidRPr="00AB1781">
        <w:t xml:space="preserve"> way</w:t>
      </w:r>
      <w:r>
        <w:rPr>
          <w:rStyle w:val="FootnoteReference"/>
        </w:rPr>
        <w:footnoteReference w:id="835"/>
      </w:r>
      <w:r w:rsidRPr="00AB1781">
        <w:t xml:space="preserve"> in me,</w:t>
      </w:r>
    </w:p>
    <w:p w14:paraId="5842D829" w14:textId="06D246A8" w:rsidR="00704CAA" w:rsidRDefault="00704CAA" w:rsidP="00704CAA">
      <w:pPr>
        <w:pStyle w:val="EnglishHangEndNoCoptic"/>
      </w:pPr>
      <w:r w:rsidRPr="00AB1781">
        <w:tab/>
        <w:t xml:space="preserve">and guide me in the </w:t>
      </w:r>
      <w:r>
        <w:t xml:space="preserve">everlasting </w:t>
      </w:r>
      <w:r w:rsidRPr="00AB1781">
        <w:t>way.</w:t>
      </w:r>
    </w:p>
    <w:p w14:paraId="176B94B5" w14:textId="77777777" w:rsidR="00704CAA" w:rsidRPr="00E276C1" w:rsidRDefault="00704CAA" w:rsidP="00704CAA">
      <w:pPr>
        <w:pStyle w:val="Heading4"/>
      </w:pPr>
      <w:r>
        <w:t>Psalm</w:t>
      </w:r>
      <w:r w:rsidRPr="00AB1781">
        <w:t xml:space="preserve"> 139</w:t>
      </w:r>
      <w:r>
        <w:t>: “Deliver me, O Lord, from the evil man”</w:t>
      </w:r>
    </w:p>
    <w:p w14:paraId="1534A83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202706C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6"/>
      </w:r>
    </w:p>
    <w:p w14:paraId="143ABE62" w14:textId="77777777" w:rsidR="00704CAA" w:rsidRPr="00AB1781" w:rsidRDefault="00704CAA" w:rsidP="00704CAA">
      <w:pPr>
        <w:pStyle w:val="Rubric"/>
      </w:pPr>
      <w:r w:rsidRPr="00AB1781">
        <w:t>1 (</w:t>
      </w:r>
      <w:r>
        <w:t>For the end; a</w:t>
      </w:r>
      <w:r w:rsidRPr="00AB1781">
        <w:t xml:space="preserve"> Psalm by David)</w:t>
      </w:r>
    </w:p>
    <w:p w14:paraId="2CA665C8" w14:textId="77777777" w:rsidR="00704CAA" w:rsidRPr="00AB1781" w:rsidRDefault="00704CAA" w:rsidP="00704CAA">
      <w:pPr>
        <w:pStyle w:val="EnglishHangNoCoptic"/>
      </w:pPr>
      <w:r w:rsidRPr="00AB1781">
        <w:t xml:space="preserve">2 </w:t>
      </w:r>
      <w:r>
        <w:t>Deliver</w:t>
      </w:r>
      <w:r w:rsidRPr="00AB1781">
        <w:t xml:space="preserve"> me, O Lord, from </w:t>
      </w:r>
      <w:r>
        <w:t xml:space="preserve">the </w:t>
      </w:r>
      <w:r w:rsidRPr="00AB1781">
        <w:t xml:space="preserve">evil </w:t>
      </w:r>
      <w:r>
        <w:t>ma</w:t>
      </w:r>
      <w:r w:rsidRPr="00AB1781">
        <w:t>n;</w:t>
      </w:r>
    </w:p>
    <w:p w14:paraId="069B7BA2" w14:textId="77777777" w:rsidR="00704CAA" w:rsidRPr="00AB1781" w:rsidRDefault="00704CAA" w:rsidP="00704CAA">
      <w:pPr>
        <w:pStyle w:val="EnglishHangEndNoCoptic"/>
      </w:pPr>
      <w:r w:rsidRPr="00AB1781">
        <w:tab/>
        <w:t xml:space="preserve">deliver me from </w:t>
      </w:r>
      <w:r>
        <w:t>the unjust ma</w:t>
      </w:r>
      <w:r w:rsidRPr="00AB1781">
        <w:t>n,</w:t>
      </w:r>
    </w:p>
    <w:p w14:paraId="15E29E64" w14:textId="77777777" w:rsidR="00704CAA" w:rsidRPr="00AB1781" w:rsidRDefault="00704CAA" w:rsidP="00704CAA">
      <w:pPr>
        <w:pStyle w:val="EnglishHangNoCoptic"/>
      </w:pPr>
      <w:r w:rsidRPr="00AB1781">
        <w:t xml:space="preserve">3 who </w:t>
      </w:r>
      <w:r>
        <w:t>schemed wrongdoing in their heart</w:t>
      </w:r>
      <w:r w:rsidRPr="00AB1781">
        <w:t>;</w:t>
      </w:r>
    </w:p>
    <w:p w14:paraId="31E32012" w14:textId="77777777" w:rsidR="00704CAA" w:rsidRPr="00E276C1" w:rsidRDefault="00704CAA" w:rsidP="00704CAA">
      <w:pPr>
        <w:pStyle w:val="EnglishHangEndNoCoptic"/>
      </w:pPr>
      <w:r w:rsidRPr="00AB1781">
        <w:tab/>
        <w:t xml:space="preserve">all day long they </w:t>
      </w:r>
      <w:r>
        <w:t>kept</w:t>
      </w:r>
      <w:r w:rsidRPr="00AB1781">
        <w:t xml:space="preserve"> stirring up wars.</w:t>
      </w:r>
    </w:p>
    <w:p w14:paraId="71521FCA" w14:textId="77777777" w:rsidR="00704CAA" w:rsidRPr="00AB1781" w:rsidRDefault="00704CAA" w:rsidP="00704CAA">
      <w:pPr>
        <w:pStyle w:val="EnglishHangNoCoptic"/>
      </w:pPr>
      <w:r w:rsidRPr="00AB1781">
        <w:t xml:space="preserve">4 They make their tongue </w:t>
      </w:r>
      <w:r>
        <w:t>as sharp as a serpent’s</w:t>
      </w:r>
      <w:r w:rsidRPr="00AB1781">
        <w:t>;</w:t>
      </w:r>
    </w:p>
    <w:p w14:paraId="769A6CA2" w14:textId="77777777" w:rsidR="00704CAA" w:rsidRPr="00AB1781" w:rsidRDefault="00704CAA" w:rsidP="00704CAA">
      <w:pPr>
        <w:pStyle w:val="EnglishHangEndNoCoptic"/>
      </w:pPr>
      <w:r w:rsidRPr="00AB1781">
        <w:tab/>
        <w:t xml:space="preserve">the venom of vipers is under their lips. </w:t>
      </w:r>
      <w:r w:rsidRPr="00AB1781">
        <w:rPr>
          <w:i/>
        </w:rPr>
        <w:t>(Pause)</w:t>
      </w:r>
    </w:p>
    <w:p w14:paraId="1D46848E" w14:textId="77777777" w:rsidR="00704CAA" w:rsidRPr="00AB1781" w:rsidRDefault="00704CAA" w:rsidP="00704CAA">
      <w:pPr>
        <w:pStyle w:val="EnglishHangNoCoptic"/>
      </w:pPr>
      <w:r w:rsidRPr="00AB1781">
        <w:t>5 Gua</w:t>
      </w:r>
      <w:r>
        <w:t>rd me, O Lord, from the hand of the sinner</w:t>
      </w:r>
      <w:r w:rsidRPr="00AB1781">
        <w:t>;</w:t>
      </w:r>
    </w:p>
    <w:p w14:paraId="3557FF3F" w14:textId="77777777" w:rsidR="00704CAA" w:rsidRPr="00AB1781" w:rsidRDefault="00704CAA" w:rsidP="00704CAA">
      <w:pPr>
        <w:pStyle w:val="EnglishHangNoCoptic"/>
      </w:pPr>
      <w:r w:rsidRPr="00AB1781">
        <w:tab/>
      </w:r>
      <w:r>
        <w:t>deliver</w:t>
      </w:r>
      <w:r w:rsidRPr="00AB1781">
        <w:t xml:space="preserve"> me from </w:t>
      </w:r>
      <w:r>
        <w:t>unjust</w:t>
      </w:r>
      <w:r w:rsidRPr="00AB1781">
        <w:t xml:space="preserve"> men</w:t>
      </w:r>
    </w:p>
    <w:p w14:paraId="0BE7EE8E" w14:textId="77777777" w:rsidR="00704CAA" w:rsidRPr="00AB1781" w:rsidRDefault="00704CAA" w:rsidP="00704CAA">
      <w:pPr>
        <w:pStyle w:val="EnglishHangEndNoCoptic"/>
      </w:pPr>
      <w:r w:rsidRPr="00AB1781">
        <w:tab/>
        <w:t>who scheme</w:t>
      </w:r>
      <w:r>
        <w:t>d</w:t>
      </w:r>
      <w:r w:rsidRPr="00AB1781">
        <w:t xml:space="preserve"> to trip my steps.</w:t>
      </w:r>
    </w:p>
    <w:p w14:paraId="5BB768D1" w14:textId="77777777" w:rsidR="00704CAA" w:rsidRPr="00AB1781" w:rsidRDefault="00704CAA" w:rsidP="00704CAA">
      <w:pPr>
        <w:pStyle w:val="EnglishHangNoCoptic"/>
      </w:pPr>
      <w:r w:rsidRPr="00AB1781">
        <w:t xml:space="preserve">6 The </w:t>
      </w:r>
      <w:r>
        <w:t>arrogant hid</w:t>
      </w:r>
      <w:r w:rsidRPr="00AB1781">
        <w:t xml:space="preserve"> a trap for me</w:t>
      </w:r>
      <w:r>
        <w:t>,</w:t>
      </w:r>
    </w:p>
    <w:p w14:paraId="263D12B6" w14:textId="77777777" w:rsidR="00704CAA" w:rsidRPr="00AB1781" w:rsidRDefault="00704CAA" w:rsidP="00704CAA">
      <w:pPr>
        <w:pStyle w:val="EnglishHangNoCoptic"/>
      </w:pPr>
      <w:r w:rsidRPr="00AB1781">
        <w:tab/>
        <w:t>and stretch cords as snares for my feet;</w:t>
      </w:r>
    </w:p>
    <w:p w14:paraId="1003A277" w14:textId="77777777" w:rsidR="00704CAA" w:rsidRPr="00AB1781" w:rsidRDefault="00704CAA" w:rsidP="00704CAA">
      <w:pPr>
        <w:pStyle w:val="EnglishHangEndNoCoptic"/>
      </w:pPr>
      <w:r w:rsidRPr="00AB1781">
        <w:tab/>
        <w:t xml:space="preserve">they set stumbling-blocks across my path. </w:t>
      </w:r>
      <w:r w:rsidRPr="00AB1781">
        <w:rPr>
          <w:i/>
        </w:rPr>
        <w:t>(Pause)</w:t>
      </w:r>
    </w:p>
    <w:p w14:paraId="767C7A9B" w14:textId="77777777" w:rsidR="00704CAA" w:rsidRPr="00AB1781" w:rsidRDefault="00704CAA" w:rsidP="00704CAA">
      <w:pPr>
        <w:pStyle w:val="EnglishHangNoCoptic"/>
      </w:pPr>
      <w:r>
        <w:t>7 I said to the Lord, “You</w:t>
      </w:r>
      <w:r w:rsidRPr="00AB1781">
        <w:t xml:space="preserve"> are my</w:t>
      </w:r>
      <w:r>
        <w:t xml:space="preserve"> God.</w:t>
      </w:r>
    </w:p>
    <w:p w14:paraId="2078822C" w14:textId="77777777" w:rsidR="00704CAA" w:rsidRPr="00AB1781" w:rsidRDefault="00704CAA" w:rsidP="00704CAA">
      <w:pPr>
        <w:pStyle w:val="EnglishHangEndNoCoptic"/>
      </w:pPr>
      <w:r w:rsidRPr="00AB1781">
        <w:tab/>
        <w:t>Give ear, O Lord, to the cry</w:t>
      </w:r>
      <w:r>
        <w:rPr>
          <w:rStyle w:val="FootnoteReference"/>
        </w:rPr>
        <w:footnoteReference w:id="837"/>
      </w:r>
      <w:r w:rsidRPr="00AB1781">
        <w:t xml:space="preserve"> of my </w:t>
      </w:r>
      <w:r>
        <w:t>supplication</w:t>
      </w:r>
      <w:r w:rsidRPr="00AB1781">
        <w:t>.</w:t>
      </w:r>
      <w:r>
        <w:t>”</w:t>
      </w:r>
    </w:p>
    <w:p w14:paraId="4A26A12F" w14:textId="77777777" w:rsidR="00704CAA" w:rsidRPr="00AB1781" w:rsidRDefault="00704CAA" w:rsidP="00704CAA">
      <w:pPr>
        <w:pStyle w:val="EnglishHangNoCoptic"/>
      </w:pPr>
      <w:r w:rsidRPr="00AB1781">
        <w:lastRenderedPageBreak/>
        <w:t>8 O Lord, Lord,</w:t>
      </w:r>
      <w:r>
        <w:t xml:space="preserve"> the</w:t>
      </w:r>
      <w:r w:rsidRPr="00AB1781">
        <w:t xml:space="preserve"> power of my salvation,</w:t>
      </w:r>
    </w:p>
    <w:p w14:paraId="470261B0" w14:textId="77777777" w:rsidR="00704CAA" w:rsidRPr="00AB1781" w:rsidRDefault="00704CAA" w:rsidP="00704CAA">
      <w:pPr>
        <w:pStyle w:val="EnglishHangEndNoCoptic"/>
      </w:pPr>
      <w:r w:rsidRPr="00AB1781">
        <w:tab/>
      </w:r>
      <w:r>
        <w:t>You</w:t>
      </w:r>
      <w:r w:rsidRPr="00AB1781">
        <w:t xml:space="preserve"> </w:t>
      </w:r>
      <w:r>
        <w:t>shaded</w:t>
      </w:r>
      <w:r w:rsidRPr="00AB1781">
        <w:t xml:space="preserve"> my head in the day of battle.</w:t>
      </w:r>
    </w:p>
    <w:p w14:paraId="416A8011" w14:textId="77777777" w:rsidR="00704CAA" w:rsidRPr="00AB1781" w:rsidRDefault="00704CAA" w:rsidP="00704CAA">
      <w:pPr>
        <w:pStyle w:val="EnglishHangNoCoptic"/>
      </w:pPr>
      <w:r w:rsidRPr="00AB1781">
        <w:t xml:space="preserve">9 </w:t>
      </w:r>
      <w:r>
        <w:t>Because of my desire, O Lord,</w:t>
      </w:r>
    </w:p>
    <w:p w14:paraId="2DBFF1EE" w14:textId="77777777" w:rsidR="00704CAA" w:rsidRPr="00AB1781" w:rsidRDefault="00704CAA" w:rsidP="00704CAA">
      <w:pPr>
        <w:pStyle w:val="EnglishHangNoCoptic"/>
      </w:pPr>
      <w:r w:rsidRPr="00AB1781">
        <w:tab/>
      </w:r>
      <w:r>
        <w:t>d</w:t>
      </w:r>
      <w:r w:rsidRPr="00AB1781">
        <w:t>o not aband</w:t>
      </w:r>
      <w:r>
        <w:t>on me to sinners;</w:t>
      </w:r>
    </w:p>
    <w:p w14:paraId="37B10490" w14:textId="77777777" w:rsidR="00704CAA" w:rsidRPr="00AB1781" w:rsidRDefault="00704CAA" w:rsidP="00704CAA">
      <w:pPr>
        <w:pStyle w:val="EnglishHangNoCoptic"/>
      </w:pPr>
      <w:r>
        <w:tab/>
        <w:t>t</w:t>
      </w:r>
      <w:r w:rsidRPr="00AB1781">
        <w:t>hey scheme</w:t>
      </w:r>
      <w:r>
        <w:t>d</w:t>
      </w:r>
      <w:r w:rsidRPr="00AB1781">
        <w:t xml:space="preserve"> against me;</w:t>
      </w:r>
    </w:p>
    <w:p w14:paraId="1D08DEA2" w14:textId="77777777" w:rsidR="00704CAA" w:rsidRPr="00AB1781" w:rsidRDefault="00704CAA" w:rsidP="00704CAA">
      <w:pPr>
        <w:pStyle w:val="EnglishHangEndNoCoptic"/>
      </w:pPr>
      <w:r w:rsidRPr="00AB1781">
        <w:tab/>
      </w:r>
      <w:r>
        <w:t>do not leave me</w:t>
      </w:r>
      <w:r w:rsidRPr="00AB1781">
        <w:t xml:space="preserve">, lest they be </w:t>
      </w:r>
      <w:r>
        <w:t>exalted!</w:t>
      </w:r>
      <w:r w:rsidRPr="00AB1781">
        <w:t xml:space="preserve"> </w:t>
      </w:r>
      <w:r w:rsidRPr="00AB1781">
        <w:rPr>
          <w:i/>
        </w:rPr>
        <w:t>(Pause)</w:t>
      </w:r>
    </w:p>
    <w:p w14:paraId="7851A9EA" w14:textId="77777777" w:rsidR="00704CAA" w:rsidRPr="00AB1781" w:rsidRDefault="00704CAA" w:rsidP="00704CAA">
      <w:pPr>
        <w:pStyle w:val="EnglishHangNoCoptic"/>
      </w:pPr>
      <w:r w:rsidRPr="00AB1781">
        <w:t>10 As for the heads of those who surround me,</w:t>
      </w:r>
    </w:p>
    <w:p w14:paraId="6FF077A2" w14:textId="77777777" w:rsidR="00704CAA" w:rsidRPr="00AB1781" w:rsidRDefault="00704CAA" w:rsidP="00704CAA">
      <w:pPr>
        <w:pStyle w:val="EnglishHangEndNoCoptic"/>
      </w:pPr>
      <w:r w:rsidRPr="00AB1781">
        <w:tab/>
        <w:t>the work o</w:t>
      </w:r>
      <w:r>
        <w:t>f their own lips will bury them!</w:t>
      </w:r>
    </w:p>
    <w:p w14:paraId="772A64FB" w14:textId="77777777" w:rsidR="00704CAA" w:rsidRPr="00AB1781" w:rsidRDefault="00704CAA" w:rsidP="00704CAA">
      <w:pPr>
        <w:pStyle w:val="EnglishHangNoCoptic"/>
      </w:pPr>
      <w:r w:rsidRPr="00AB1781">
        <w:t>11 Coals will fall on them;</w:t>
      </w:r>
    </w:p>
    <w:p w14:paraId="3070D703" w14:textId="77777777" w:rsidR="00704CAA" w:rsidRPr="00AB1781" w:rsidRDefault="00704CAA" w:rsidP="00704CAA">
      <w:pPr>
        <w:pStyle w:val="EnglishHangNoCoptic"/>
      </w:pPr>
      <w:r w:rsidRPr="00AB1781">
        <w:tab/>
      </w:r>
      <w:r>
        <w:t>You</w:t>
      </w:r>
      <w:r w:rsidRPr="00AB1781">
        <w:t xml:space="preserve"> </w:t>
      </w:r>
      <w:r>
        <w:t>will overthrow them with fire;</w:t>
      </w:r>
    </w:p>
    <w:p w14:paraId="73F5623B" w14:textId="77777777" w:rsidR="00704CAA" w:rsidRPr="00AB1781" w:rsidRDefault="00704CAA" w:rsidP="00704CAA">
      <w:pPr>
        <w:pStyle w:val="EnglishHangEndNoCoptic"/>
      </w:pPr>
      <w:r w:rsidRPr="00AB1781">
        <w:tab/>
      </w:r>
      <w:r>
        <w:t>they will not bear misery</w:t>
      </w:r>
      <w:r w:rsidRPr="00AB1781">
        <w:t>.</w:t>
      </w:r>
    </w:p>
    <w:p w14:paraId="27C670F7" w14:textId="77777777" w:rsidR="00704CAA" w:rsidRPr="00AB1781" w:rsidRDefault="00704CAA" w:rsidP="00704CAA">
      <w:pPr>
        <w:pStyle w:val="EnglishHangNoCoptic"/>
      </w:pPr>
      <w:r w:rsidRPr="00AB1781">
        <w:t xml:space="preserve">12 A </w:t>
      </w:r>
      <w:r>
        <w:t>talkative</w:t>
      </w:r>
      <w:r w:rsidRPr="00AB1781">
        <w:t xml:space="preserve"> man will not prosper in the land;</w:t>
      </w:r>
    </w:p>
    <w:p w14:paraId="02E86D34" w14:textId="77777777" w:rsidR="00704CAA" w:rsidRPr="00AB1781" w:rsidRDefault="00704CAA" w:rsidP="00704CAA">
      <w:pPr>
        <w:pStyle w:val="EnglishHangEndNoCoptic"/>
      </w:pPr>
      <w:r w:rsidRPr="00AB1781">
        <w:tab/>
        <w:t xml:space="preserve">evils will hunt </w:t>
      </w:r>
      <w:r>
        <w:t>unjust</w:t>
      </w:r>
      <w:r w:rsidRPr="00AB1781">
        <w:t xml:space="preserve"> men to </w:t>
      </w:r>
      <w:r>
        <w:t>corruption</w:t>
      </w:r>
      <w:r w:rsidRPr="00AB1781">
        <w:t>.</w:t>
      </w:r>
    </w:p>
    <w:p w14:paraId="29B22395" w14:textId="77777777" w:rsidR="00704CAA" w:rsidRPr="00AB1781" w:rsidRDefault="00704CAA" w:rsidP="00704CAA">
      <w:pPr>
        <w:pStyle w:val="EnglishHangNoCoptic"/>
      </w:pPr>
      <w:r w:rsidRPr="00AB1781">
        <w:t xml:space="preserve">13 I know that the Lord </w:t>
      </w:r>
      <w:r>
        <w:t>will maintain</w:t>
      </w:r>
      <w:r w:rsidRPr="00AB1781">
        <w:t xml:space="preserve"> the cause of the poor</w:t>
      </w:r>
      <w:r>
        <w:t>,</w:t>
      </w:r>
    </w:p>
    <w:p w14:paraId="320BCDBE" w14:textId="77777777" w:rsidR="00704CAA" w:rsidRPr="00AB1781" w:rsidRDefault="00704CAA" w:rsidP="00704CAA">
      <w:pPr>
        <w:pStyle w:val="EnglishHangEndNoCoptic"/>
      </w:pPr>
      <w:r w:rsidRPr="00AB1781">
        <w:tab/>
        <w:t xml:space="preserve">and the </w:t>
      </w:r>
      <w:r>
        <w:t>case</w:t>
      </w:r>
      <w:r w:rsidRPr="00AB1781">
        <w:t xml:space="preserve"> of the needy.</w:t>
      </w:r>
    </w:p>
    <w:p w14:paraId="09E0CEDD" w14:textId="77777777" w:rsidR="00704CAA" w:rsidRPr="00AB1781" w:rsidRDefault="00704CAA" w:rsidP="00704CAA">
      <w:pPr>
        <w:pStyle w:val="EnglishHangNoCoptic"/>
      </w:pPr>
      <w:r w:rsidRPr="00AB1781">
        <w:t xml:space="preserve">14 Truly the righteous will </w:t>
      </w:r>
      <w:r>
        <w:t>confess</w:t>
      </w:r>
      <w:r>
        <w:rPr>
          <w:rStyle w:val="FootnoteReference"/>
        </w:rPr>
        <w:footnoteReference w:id="838"/>
      </w:r>
      <w:r w:rsidRPr="00AB1781">
        <w:t xml:space="preserve"> </w:t>
      </w:r>
      <w:r>
        <w:t>Your N</w:t>
      </w:r>
      <w:r w:rsidRPr="00AB1781">
        <w:t>ame;</w:t>
      </w:r>
    </w:p>
    <w:p w14:paraId="106CA9CA" w14:textId="77777777" w:rsidR="00704CAA" w:rsidRDefault="00704CAA" w:rsidP="00704CAA">
      <w:pPr>
        <w:pStyle w:val="EnglishHangEndNoCoptic"/>
      </w:pPr>
      <w:r w:rsidRPr="00AB1781">
        <w:tab/>
      </w:r>
      <w:r>
        <w:t>The upright</w:t>
      </w:r>
      <w:r w:rsidRPr="00AB1781">
        <w:t xml:space="preserve"> will live</w:t>
      </w:r>
      <w:r>
        <w:t xml:space="preserve"> together</w:t>
      </w:r>
      <w:r w:rsidRPr="00AB1781">
        <w:t xml:space="preserve"> in </w:t>
      </w:r>
      <w:r>
        <w:t>Your</w:t>
      </w:r>
      <w:r w:rsidRPr="00AB1781">
        <w:t xml:space="preserve"> presence.</w:t>
      </w:r>
    </w:p>
    <w:p w14:paraId="33BA5205" w14:textId="77777777" w:rsidR="00704CAA" w:rsidRPr="00E276C1" w:rsidRDefault="00704CAA" w:rsidP="00704CAA">
      <w:pPr>
        <w:pStyle w:val="Rubric"/>
      </w:pPr>
      <w:r>
        <w:t>Glory…</w:t>
      </w:r>
    </w:p>
    <w:p w14:paraId="0DE96708" w14:textId="77777777" w:rsidR="00704CAA" w:rsidRPr="00E276C1" w:rsidRDefault="00704CAA" w:rsidP="00704CAA">
      <w:pPr>
        <w:pStyle w:val="Heading4"/>
      </w:pPr>
      <w:bookmarkStart w:id="340" w:name="_Ref411968172"/>
      <w:r>
        <w:t>Psalm</w:t>
      </w:r>
      <w:r w:rsidRPr="00AB1781">
        <w:t xml:space="preserve"> 140</w:t>
      </w:r>
      <w:r>
        <w:t>: “O Lord, I have cried to You, hear me”</w:t>
      </w:r>
      <w:bookmarkEnd w:id="340"/>
    </w:p>
    <w:p w14:paraId="4E224FE2"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Pr>
          <w:rFonts w:ascii="Book Antiqua" w:hAnsi="Book Antiqua" w:cs="Lucida Grande"/>
          <w:b/>
          <w:bCs/>
        </w:rPr>
        <w:t>You</w:t>
      </w:r>
    </w:p>
    <w:p w14:paraId="155F70D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2A97EE5D" w14:textId="6910EA37"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69E3C315" w14:textId="165C0B9C"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5968424" w14:textId="48AFAE2E"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09798702" w14:textId="70EF6238" w:rsidR="00704CAA" w:rsidRPr="00AB1781" w:rsidRDefault="00704CAA" w:rsidP="00704CAA">
      <w:pPr>
        <w:pStyle w:val="Rubric"/>
      </w:pPr>
      <w:r w:rsidRPr="00AB1781">
        <w:t>1 (A Psalm by David)</w:t>
      </w:r>
    </w:p>
    <w:p w14:paraId="163D1E76" w14:textId="77777777" w:rsidR="00704CAA" w:rsidRPr="00AB1781" w:rsidRDefault="00704CAA" w:rsidP="00704CAA">
      <w:pPr>
        <w:pStyle w:val="EnglishHangNoCoptic"/>
      </w:pPr>
      <w:r>
        <w:t xml:space="preserve">O </w:t>
      </w:r>
      <w:r w:rsidRPr="00AB1781">
        <w:t xml:space="preserve">Lord, I </w:t>
      </w:r>
      <w:r>
        <w:t xml:space="preserve">have </w:t>
      </w:r>
      <w:r w:rsidRPr="00AB1781">
        <w:t>cri</w:t>
      </w:r>
      <w:r>
        <w:t>ed</w:t>
      </w:r>
      <w:r w:rsidRPr="00AB1781">
        <w:t xml:space="preserve"> to </w:t>
      </w:r>
      <w:r>
        <w:t>You</w:t>
      </w:r>
      <w:r w:rsidRPr="00AB1781">
        <w:t>, hear me;</w:t>
      </w:r>
    </w:p>
    <w:p w14:paraId="41C65A53" w14:textId="77777777" w:rsidR="00704CAA" w:rsidRPr="00AB1781" w:rsidRDefault="00704CAA" w:rsidP="00704CAA">
      <w:pPr>
        <w:pStyle w:val="EnglishHangEndNoCoptic"/>
      </w:pPr>
      <w:r w:rsidRPr="00AB1781">
        <w:tab/>
        <w:t xml:space="preserve">attend to the voice of my </w:t>
      </w:r>
      <w:r>
        <w:t>supplication</w:t>
      </w:r>
      <w:r w:rsidRPr="00AB1781">
        <w:t xml:space="preserve"> when I cry to </w:t>
      </w:r>
      <w:r>
        <w:t>You</w:t>
      </w:r>
      <w:r w:rsidRPr="00AB1781">
        <w:t>.</w:t>
      </w:r>
    </w:p>
    <w:p w14:paraId="71840A9A" w14:textId="77777777" w:rsidR="00704CAA" w:rsidRPr="00AB1781" w:rsidRDefault="00704CAA" w:rsidP="00704CAA">
      <w:pPr>
        <w:pStyle w:val="EnglishHangNoCoptic"/>
      </w:pPr>
      <w:r w:rsidRPr="00AB1781">
        <w:t xml:space="preserve">2 Let my prayer </w:t>
      </w:r>
      <w:r>
        <w:t>be set forth before You as incense</w:t>
      </w:r>
      <w:r w:rsidRPr="00AB1781">
        <w:t>,</w:t>
      </w:r>
    </w:p>
    <w:p w14:paraId="719797B9" w14:textId="77777777" w:rsidR="00704CAA" w:rsidRPr="00AB1781" w:rsidRDefault="00704CAA" w:rsidP="00704CAA">
      <w:pPr>
        <w:pStyle w:val="EnglishHangEndNoCoptic"/>
      </w:pPr>
      <w:r w:rsidRPr="00AB1781">
        <w:tab/>
        <w:t xml:space="preserve">and the lifting up of my hands </w:t>
      </w:r>
      <w:r>
        <w:t>as</w:t>
      </w:r>
      <w:r w:rsidRPr="00AB1781">
        <w:t xml:space="preserve"> an evening sacrifice.</w:t>
      </w:r>
    </w:p>
    <w:p w14:paraId="5FA4960E" w14:textId="77777777" w:rsidR="00704CAA" w:rsidRPr="00AB1781" w:rsidRDefault="00704CAA" w:rsidP="00704CAA">
      <w:pPr>
        <w:pStyle w:val="EnglishHangNoCoptic"/>
      </w:pPr>
      <w:r w:rsidRPr="00AB1781">
        <w:lastRenderedPageBreak/>
        <w:t>3 Set a watch, O Lord, over my mouth,</w:t>
      </w:r>
    </w:p>
    <w:p w14:paraId="481D8F0C" w14:textId="77777777" w:rsidR="00704CAA" w:rsidRPr="00AB1781" w:rsidRDefault="00704CAA" w:rsidP="00704CAA">
      <w:pPr>
        <w:pStyle w:val="EnglishHangEndNoCoptic"/>
      </w:pPr>
      <w:r w:rsidRPr="00AB1781">
        <w:tab/>
        <w:t>and a</w:t>
      </w:r>
      <w:r>
        <w:t xml:space="preserve"> constraining </w:t>
      </w:r>
      <w:r w:rsidRPr="00AB1781">
        <w:t xml:space="preserve">door </w:t>
      </w:r>
      <w:r>
        <w:t>about</w:t>
      </w:r>
      <w:r w:rsidRPr="00AB1781">
        <w:t xml:space="preserve"> my lips.</w:t>
      </w:r>
    </w:p>
    <w:p w14:paraId="310591C8" w14:textId="77777777" w:rsidR="00704CAA" w:rsidRPr="00AB1781" w:rsidRDefault="00704CAA" w:rsidP="00704CAA">
      <w:pPr>
        <w:pStyle w:val="EnglishHangNoCoptic"/>
      </w:pPr>
      <w:r w:rsidRPr="00AB1781">
        <w:t xml:space="preserve">4 </w:t>
      </w:r>
      <w:r>
        <w:t>Do not i</w:t>
      </w:r>
      <w:r w:rsidRPr="00AB1781">
        <w:t>ncline my heart to evil words</w:t>
      </w:r>
      <w:r>
        <w:t>,</w:t>
      </w:r>
    </w:p>
    <w:p w14:paraId="3DB67801" w14:textId="77777777" w:rsidR="00704CAA" w:rsidRPr="00AB1781" w:rsidRDefault="00704CAA" w:rsidP="00704CAA">
      <w:pPr>
        <w:pStyle w:val="EnglishHangNoCoptic"/>
      </w:pPr>
      <w:r w:rsidRPr="00AB1781">
        <w:tab/>
        <w:t>to make excuses for sins</w:t>
      </w:r>
    </w:p>
    <w:p w14:paraId="1C2689BE" w14:textId="77777777" w:rsidR="00704CAA" w:rsidRPr="00AB1781" w:rsidRDefault="00704CAA" w:rsidP="00704CAA">
      <w:pPr>
        <w:pStyle w:val="EnglishHangNoCoptic"/>
      </w:pPr>
      <w:r w:rsidRPr="00AB1781">
        <w:tab/>
        <w:t xml:space="preserve">with </w:t>
      </w:r>
      <w:r>
        <w:t>men who work</w:t>
      </w:r>
      <w:r w:rsidRPr="00AB1781">
        <w:t xml:space="preserve"> </w:t>
      </w:r>
      <w:r>
        <w:t>iniquity</w:t>
      </w:r>
      <w:r w:rsidRPr="00AB1781">
        <w:t>,</w:t>
      </w:r>
    </w:p>
    <w:p w14:paraId="0D7F0D87" w14:textId="77777777" w:rsidR="00704CAA" w:rsidRPr="00AB1781" w:rsidRDefault="00704CAA" w:rsidP="00704CAA">
      <w:pPr>
        <w:pStyle w:val="EnglishHangEndNoCoptic"/>
      </w:pPr>
      <w:r w:rsidRPr="00AB1781">
        <w:tab/>
      </w:r>
      <w:r>
        <w:t>and I will not join their elect</w:t>
      </w:r>
      <w:r w:rsidRPr="00AB1781">
        <w:t>.</w:t>
      </w:r>
    </w:p>
    <w:p w14:paraId="5E369CCD" w14:textId="77777777" w:rsidR="00704CAA" w:rsidRPr="00AB1781" w:rsidRDefault="00704CAA" w:rsidP="00704CAA">
      <w:pPr>
        <w:pStyle w:val="EnglishHangNoCoptic"/>
      </w:pPr>
      <w:r w:rsidRPr="00AB1781">
        <w:t xml:space="preserve">5 A </w:t>
      </w:r>
      <w:r>
        <w:t>righteous</w:t>
      </w:r>
      <w:r w:rsidRPr="00AB1781">
        <w:t xml:space="preserve"> man will </w:t>
      </w:r>
      <w:r>
        <w:t>discipline</w:t>
      </w:r>
      <w:r w:rsidRPr="00AB1781">
        <w:t xml:space="preserve"> me with mercy,</w:t>
      </w:r>
      <w:r>
        <w:t xml:space="preserve"> and correct me;</w:t>
      </w:r>
    </w:p>
    <w:p w14:paraId="702A5D7B" w14:textId="77777777" w:rsidR="00704CAA" w:rsidRPr="00AB1781" w:rsidRDefault="00704CAA" w:rsidP="00704CAA">
      <w:pPr>
        <w:pStyle w:val="EnglishHangNoCoptic"/>
      </w:pPr>
      <w:r w:rsidRPr="00AB1781">
        <w:tab/>
        <w:t xml:space="preserve">but </w:t>
      </w:r>
      <w:r>
        <w:t>do not let</w:t>
      </w:r>
      <w:r w:rsidRPr="00AB1781">
        <w:t xml:space="preserve"> the oil of </w:t>
      </w:r>
      <w:r>
        <w:t>the sinner</w:t>
      </w:r>
      <w:r w:rsidRPr="00AB1781">
        <w:t xml:space="preserve"> anoint my head,</w:t>
      </w:r>
    </w:p>
    <w:p w14:paraId="24511EF0" w14:textId="77777777" w:rsidR="00704CAA" w:rsidRPr="00AB1781" w:rsidRDefault="00704CAA" w:rsidP="00704CAA">
      <w:pPr>
        <w:pStyle w:val="EnglishHangEndNoCoptic"/>
      </w:pPr>
      <w:r w:rsidRPr="00AB1781">
        <w:tab/>
        <w:t>for my prayer is ever against their pleasures.</w:t>
      </w:r>
    </w:p>
    <w:p w14:paraId="571C9C5A" w14:textId="77777777" w:rsidR="00704CAA" w:rsidRPr="00AB1781" w:rsidRDefault="00704CAA" w:rsidP="00704CAA">
      <w:pPr>
        <w:pStyle w:val="EnglishHangNoCoptic"/>
      </w:pPr>
      <w:r w:rsidRPr="00AB1781">
        <w:t xml:space="preserve">6 Their </w:t>
      </w:r>
      <w:r>
        <w:t>judges</w:t>
      </w:r>
      <w:r w:rsidRPr="00AB1781">
        <w:t xml:space="preserve"> </w:t>
      </w:r>
      <w:r>
        <w:t>were swallowed up</w:t>
      </w:r>
      <w:r w:rsidRPr="00AB1781">
        <w:t xml:space="preserve"> </w:t>
      </w:r>
      <w:r>
        <w:t>near the rock;</w:t>
      </w:r>
    </w:p>
    <w:p w14:paraId="7FA70740" w14:textId="77777777" w:rsidR="00704CAA" w:rsidRPr="00AB1781" w:rsidRDefault="00704CAA" w:rsidP="00704CAA">
      <w:pPr>
        <w:pStyle w:val="EnglishHangEndNoCoptic"/>
      </w:pPr>
      <w:r w:rsidRPr="00AB1781">
        <w:tab/>
      </w:r>
      <w:r>
        <w:t>they</w:t>
      </w:r>
      <w:r w:rsidRPr="00AB1781">
        <w:t xml:space="preserve"> will hear my words, for they are sweet.</w:t>
      </w:r>
    </w:p>
    <w:p w14:paraId="45CE2B4B" w14:textId="77777777" w:rsidR="00704CAA" w:rsidRPr="00AB1781" w:rsidRDefault="00704CAA" w:rsidP="00704CAA">
      <w:pPr>
        <w:pStyle w:val="EnglishHangNoCoptic"/>
      </w:pPr>
      <w:r w:rsidRPr="00AB1781">
        <w:t xml:space="preserve">7 </w:t>
      </w:r>
      <w:r>
        <w:t>O</w:t>
      </w:r>
      <w:r w:rsidRPr="00AB1781">
        <w:t xml:space="preserve">ur bones </w:t>
      </w:r>
      <w:r>
        <w:t>were</w:t>
      </w:r>
      <w:r w:rsidRPr="00AB1781">
        <w:t xml:space="preserve"> scattered beside the grave</w:t>
      </w:r>
      <w:r>
        <w:rPr>
          <w:rStyle w:val="FootnoteReference"/>
        </w:rPr>
        <w:footnoteReference w:id="839"/>
      </w:r>
    </w:p>
    <w:p w14:paraId="115FBEA1" w14:textId="77777777" w:rsidR="00704CAA" w:rsidRPr="00AB1781" w:rsidRDefault="00704CAA" w:rsidP="00704CAA">
      <w:pPr>
        <w:pStyle w:val="EnglishHangEndNoCoptic"/>
      </w:pPr>
      <w:r w:rsidRPr="00AB1781">
        <w:tab/>
      </w:r>
      <w:r>
        <w:t>like</w:t>
      </w:r>
      <w:r w:rsidRPr="00AB1781">
        <w:t xml:space="preserve"> clods of earth are crushed on</w:t>
      </w:r>
      <w:r>
        <w:t xml:space="preserve"> the ground</w:t>
      </w:r>
      <w:r w:rsidRPr="00AB1781">
        <w:t>.</w:t>
      </w:r>
    </w:p>
    <w:p w14:paraId="2120ECEC" w14:textId="77777777" w:rsidR="00704CAA" w:rsidRPr="00AB1781" w:rsidRDefault="00704CAA" w:rsidP="00704CAA">
      <w:pPr>
        <w:pStyle w:val="EnglishHangNoCoptic"/>
      </w:pPr>
      <w:r w:rsidRPr="00AB1781">
        <w:t xml:space="preserve">8 </w:t>
      </w:r>
      <w:r>
        <w:t>For my eyes look to You, O Lord, Lord</w:t>
      </w:r>
      <w:r w:rsidRPr="00AB1781">
        <w:t>;</w:t>
      </w:r>
    </w:p>
    <w:p w14:paraId="072DE9B0" w14:textId="77777777" w:rsidR="00704CAA" w:rsidRPr="00AB1781" w:rsidRDefault="00704CAA" w:rsidP="00704CAA">
      <w:pPr>
        <w:pStyle w:val="EnglishHangEndNoCoptic"/>
      </w:pPr>
      <w:r w:rsidRPr="00AB1781">
        <w:tab/>
        <w:t xml:space="preserve">I </w:t>
      </w:r>
      <w:r>
        <w:t>hope in You</w:t>
      </w:r>
      <w:r w:rsidRPr="00AB1781">
        <w:t xml:space="preserve">; </w:t>
      </w:r>
      <w:r>
        <w:t>do not take my soul away.</w:t>
      </w:r>
    </w:p>
    <w:p w14:paraId="076AB126" w14:textId="77777777" w:rsidR="00704CAA" w:rsidRPr="00AB1781" w:rsidRDefault="00704CAA" w:rsidP="00704CAA">
      <w:pPr>
        <w:pStyle w:val="EnglishHangNoCoptic"/>
      </w:pPr>
      <w:r w:rsidRPr="00AB1781">
        <w:t xml:space="preserve">9 Keep me from the snare they </w:t>
      </w:r>
      <w:r>
        <w:t>set</w:t>
      </w:r>
      <w:r w:rsidRPr="00AB1781">
        <w:t xml:space="preserve"> for me,</w:t>
      </w:r>
    </w:p>
    <w:p w14:paraId="231AB8BA" w14:textId="77777777" w:rsidR="00704CAA" w:rsidRPr="00AB1781" w:rsidRDefault="00704CAA" w:rsidP="00704CAA">
      <w:pPr>
        <w:pStyle w:val="EnglishHangEndNoCoptic"/>
      </w:pPr>
      <w:r>
        <w:tab/>
        <w:t xml:space="preserve">and from the stumbling </w:t>
      </w:r>
      <w:r w:rsidRPr="00AB1781">
        <w:t xml:space="preserve">blocks of </w:t>
      </w:r>
      <w:r>
        <w:t>those who work iniquity</w:t>
      </w:r>
      <w:r w:rsidRPr="00AB1781">
        <w:t>.</w:t>
      </w:r>
    </w:p>
    <w:p w14:paraId="532D7AB5" w14:textId="77777777" w:rsidR="00704CAA" w:rsidRPr="00AB1781" w:rsidRDefault="00704CAA" w:rsidP="00704CAA">
      <w:pPr>
        <w:pStyle w:val="EnglishHangNoCoptic"/>
      </w:pPr>
      <w:r w:rsidRPr="00AB1781">
        <w:t>10 Sinners will fall into their own net;</w:t>
      </w:r>
    </w:p>
    <w:p w14:paraId="12C94201" w14:textId="77777777" w:rsidR="00704CAA" w:rsidRDefault="00704CAA" w:rsidP="00704CAA">
      <w:pPr>
        <w:pStyle w:val="EnglishHangEndNoCoptic"/>
      </w:pPr>
      <w:r w:rsidRPr="00AB1781">
        <w:tab/>
        <w:t xml:space="preserve">I am </w:t>
      </w:r>
      <w:r>
        <w:t>alone</w:t>
      </w:r>
      <w:r w:rsidRPr="00AB1781">
        <w:t xml:space="preserve"> until I pass on.</w:t>
      </w:r>
      <w:r w:rsidRPr="00AB1781">
        <w:rPr>
          <w:rStyle w:val="FootnoteReference"/>
        </w:rPr>
        <w:footnoteReference w:id="840"/>
      </w:r>
    </w:p>
    <w:p w14:paraId="146F1413" w14:textId="77777777" w:rsidR="00101A6E" w:rsidRDefault="00704CAA" w:rsidP="00704CAA">
      <w:pPr>
        <w:pStyle w:val="Rubric"/>
      </w:pPr>
      <w:r>
        <w:t>Alleluia.</w:t>
      </w:r>
    </w:p>
    <w:p w14:paraId="4DF5E872" w14:textId="15B635D7" w:rsidR="00704CAA"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_Ref411968182 \h </w:instrText>
      </w:r>
      <w:r>
        <w:fldChar w:fldCharType="separate"/>
      </w:r>
      <w:r w:rsidR="000E2EAC">
        <w:t>Psalm</w:t>
      </w:r>
      <w:r w:rsidR="000E2EAC" w:rsidRPr="00AB1781">
        <w:t xml:space="preserve"> 141</w:t>
      </w:r>
      <w:r w:rsidR="000E2EAC">
        <w:t>: “I cried to the Lord with my voice, I prayed with my voice”</w:t>
      </w:r>
      <w:r>
        <w:fldChar w:fldCharType="end"/>
      </w:r>
      <w:r>
        <w:t>.</w:t>
      </w:r>
      <w:r w:rsidR="00704CAA">
        <w:t xml:space="preserve"> </w:t>
      </w:r>
    </w:p>
    <w:p w14:paraId="752EC399" w14:textId="7F9BFCC7" w:rsidR="004942E9" w:rsidRPr="00E276C1"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p>
    <w:p w14:paraId="6DE32D36" w14:textId="77777777" w:rsidR="00704CAA" w:rsidRPr="00E276C1" w:rsidRDefault="00704CAA" w:rsidP="00704CAA">
      <w:pPr>
        <w:pStyle w:val="Heading4"/>
      </w:pPr>
      <w:bookmarkStart w:id="341" w:name="_Ref411968182"/>
      <w:r>
        <w:t>Psalm</w:t>
      </w:r>
      <w:r w:rsidRPr="00AB1781">
        <w:t xml:space="preserve"> 141</w:t>
      </w:r>
      <w:r>
        <w:t>: “I cried to the Lord with my voice, I prayed with my voice”</w:t>
      </w:r>
      <w:bookmarkEnd w:id="341"/>
    </w:p>
    <w:p w14:paraId="3F4A5B9D"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22A97E90"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Pr>
          <w:rFonts w:ascii="Book Antiqua" w:hAnsi="Book Antiqua" w:cs="Lucida Grande"/>
          <w:b/>
          <w:bCs/>
        </w:rPr>
        <w:t>Your</w:t>
      </w:r>
      <w:r w:rsidRPr="00AB1781">
        <w:rPr>
          <w:rFonts w:ascii="Book Antiqua" w:hAnsi="Book Antiqua" w:cs="Lucida Grande"/>
          <w:b/>
          <w:bCs/>
        </w:rPr>
        <w:t xml:space="preserve"> Name.</w:t>
      </w:r>
    </w:p>
    <w:p w14:paraId="3576779F" w14:textId="22B6A2C6" w:rsidR="00101A6E" w:rsidRDefault="00101A6E" w:rsidP="00704CAA">
      <w:pPr>
        <w:pStyle w:val="Rubric"/>
      </w:pPr>
      <w:r>
        <w:lastRenderedPageBreak/>
        <w:fldChar w:fldCharType="begin"/>
      </w:r>
      <w:r>
        <w:instrText xml:space="preserve"> REF _Ref434576945 \h </w:instrText>
      </w:r>
      <w:r>
        <w:fldChar w:fldCharType="separate"/>
      </w:r>
      <w:r w:rsidR="000E2EAC">
        <w:rPr>
          <w:lang w:val="en-GB"/>
        </w:rPr>
        <w:t>The Psalms of Retiring (the Twelfth Hour)</w:t>
      </w:r>
      <w:r>
        <w:fldChar w:fldCharType="end"/>
      </w:r>
    </w:p>
    <w:p w14:paraId="6A2DFBFE" w14:textId="08A7694A"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5B691CB3" w14:textId="5FC220F0" w:rsidR="00704CAA" w:rsidRPr="00E276C1" w:rsidRDefault="00704CAA" w:rsidP="00704CAA">
      <w:pPr>
        <w:pStyle w:val="Rubric"/>
      </w:pPr>
      <w:r w:rsidRPr="00AB1781">
        <w:t>1 (Of contemplation. By David, when he was in the cave. A Prayer.)</w:t>
      </w:r>
    </w:p>
    <w:p w14:paraId="6A7ED651" w14:textId="77777777" w:rsidR="00704CAA" w:rsidRPr="00AB1781" w:rsidRDefault="00704CAA" w:rsidP="00704CAA">
      <w:pPr>
        <w:pStyle w:val="EnglishHangNoCoptic"/>
      </w:pPr>
      <w:r>
        <w:t>2 I cried</w:t>
      </w:r>
      <w:r w:rsidRPr="00AB1781">
        <w:t xml:space="preserve"> to the Lord with my voice,</w:t>
      </w:r>
    </w:p>
    <w:p w14:paraId="1EF0D2B8" w14:textId="77777777" w:rsidR="00704CAA" w:rsidRPr="00AB1781" w:rsidRDefault="00704CAA" w:rsidP="00704CAA">
      <w:pPr>
        <w:pStyle w:val="EnglishHangEndNoCoptic"/>
      </w:pPr>
      <w:r w:rsidRPr="00AB1781">
        <w:tab/>
        <w:t>I pray</w:t>
      </w:r>
      <w:r>
        <w:t>ed</w:t>
      </w:r>
      <w:r w:rsidRPr="00AB1781">
        <w:t xml:space="preserve"> with my voice to the Lord.</w:t>
      </w:r>
    </w:p>
    <w:p w14:paraId="17D0A8E6" w14:textId="77777777" w:rsidR="00704CAA" w:rsidRPr="00AB1781" w:rsidRDefault="00704CAA" w:rsidP="00704CAA">
      <w:pPr>
        <w:pStyle w:val="EnglishHangNoCoptic"/>
      </w:pPr>
      <w:r w:rsidRPr="00AB1781">
        <w:t xml:space="preserve">3 I </w:t>
      </w:r>
      <w:r>
        <w:t xml:space="preserve">will </w:t>
      </w:r>
      <w:r w:rsidRPr="00AB1781">
        <w:t>pour out my prayer before Him;</w:t>
      </w:r>
    </w:p>
    <w:p w14:paraId="3AEC410B" w14:textId="77777777" w:rsidR="00704CAA" w:rsidRPr="00AB1781" w:rsidRDefault="00704CAA" w:rsidP="00704CAA">
      <w:pPr>
        <w:pStyle w:val="EnglishHangEndNoCoptic"/>
      </w:pPr>
      <w:r w:rsidRPr="00AB1781">
        <w:tab/>
        <w:t xml:space="preserve">I </w:t>
      </w:r>
      <w:r>
        <w:t>will declare</w:t>
      </w:r>
      <w:r w:rsidRPr="00AB1781">
        <w:t xml:space="preserve"> my </w:t>
      </w:r>
      <w:r>
        <w:t>affliction</w:t>
      </w:r>
      <w:r w:rsidRPr="00AB1781">
        <w:t xml:space="preserve"> in His presence.</w:t>
      </w:r>
    </w:p>
    <w:p w14:paraId="14881366" w14:textId="77777777" w:rsidR="00704CAA" w:rsidRPr="00AB1781" w:rsidRDefault="00704CAA" w:rsidP="00704CAA">
      <w:pPr>
        <w:pStyle w:val="EnglishHangNoCoptic"/>
      </w:pPr>
      <w:r>
        <w:t>4 When my spirit failed</w:t>
      </w:r>
      <w:r w:rsidRPr="00AB1781">
        <w:t xml:space="preserve"> </w:t>
      </w:r>
      <w:r>
        <w:t>within</w:t>
      </w:r>
      <w:r w:rsidRPr="00AB1781">
        <w:t xml:space="preserve"> me,</w:t>
      </w:r>
    </w:p>
    <w:p w14:paraId="435CDFB6" w14:textId="77777777" w:rsidR="00704CAA" w:rsidRPr="00AB1781" w:rsidRDefault="00704CAA" w:rsidP="00704CAA">
      <w:pPr>
        <w:pStyle w:val="EnglishHangNoCoptic"/>
      </w:pPr>
      <w:r w:rsidRPr="00AB1781">
        <w:tab/>
      </w:r>
      <w:r>
        <w:t>You</w:t>
      </w:r>
      <w:r w:rsidRPr="00AB1781">
        <w:t xml:space="preserve"> </w:t>
      </w:r>
      <w:r>
        <w:t>knew</w:t>
      </w:r>
      <w:r w:rsidRPr="00AB1781">
        <w:t xml:space="preserve"> my paths.</w:t>
      </w:r>
    </w:p>
    <w:p w14:paraId="5CFF10AC" w14:textId="77777777" w:rsidR="00704CAA" w:rsidRPr="00AB1781" w:rsidRDefault="00704CAA" w:rsidP="00704CAA">
      <w:pPr>
        <w:pStyle w:val="EnglishHangNoCoptic"/>
      </w:pPr>
      <w:r w:rsidRPr="00AB1781">
        <w:tab/>
        <w:t xml:space="preserve">In this way that I </w:t>
      </w:r>
      <w:r>
        <w:t>was</w:t>
      </w:r>
      <w:r w:rsidRPr="00AB1781">
        <w:t xml:space="preserve"> going</w:t>
      </w:r>
      <w:r w:rsidRPr="00AB1781">
        <w:rPr>
          <w:rStyle w:val="FootnoteReference"/>
        </w:rPr>
        <w:footnoteReference w:id="841"/>
      </w:r>
    </w:p>
    <w:p w14:paraId="402F823B" w14:textId="77777777" w:rsidR="00704CAA" w:rsidRPr="00AB1781" w:rsidRDefault="00704CAA" w:rsidP="00704CAA">
      <w:pPr>
        <w:pStyle w:val="EnglishHangEndNoCoptic"/>
      </w:pPr>
      <w:r w:rsidRPr="00AB1781">
        <w:tab/>
        <w:t>they hide a snare for me.</w:t>
      </w:r>
    </w:p>
    <w:p w14:paraId="79A3F2E9" w14:textId="77777777" w:rsidR="00704CAA" w:rsidRPr="00AB1781" w:rsidRDefault="00704CAA" w:rsidP="00704CAA">
      <w:pPr>
        <w:pStyle w:val="EnglishHangNoCoptic"/>
      </w:pPr>
      <w:r w:rsidRPr="00AB1781">
        <w:t>5 I look</w:t>
      </w:r>
      <w:r>
        <w:t>ed</w:t>
      </w:r>
      <w:r w:rsidRPr="00AB1781">
        <w:t xml:space="preserve"> to the right and </w:t>
      </w:r>
      <w:r>
        <w:t>saw,</w:t>
      </w:r>
    </w:p>
    <w:p w14:paraId="21AAE0EA" w14:textId="77777777" w:rsidR="00704CAA" w:rsidRPr="00AB1781" w:rsidRDefault="00704CAA" w:rsidP="00704CAA">
      <w:pPr>
        <w:pStyle w:val="EnglishHangNoCoptic"/>
      </w:pPr>
      <w:r>
        <w:tab/>
        <w:t>n</w:t>
      </w:r>
      <w:r w:rsidRPr="00AB1781">
        <w:t xml:space="preserve">o one </w:t>
      </w:r>
      <w:r>
        <w:t>knew</w:t>
      </w:r>
      <w:r w:rsidRPr="00AB1781">
        <w:t xml:space="preserve"> me;</w:t>
      </w:r>
    </w:p>
    <w:p w14:paraId="338325AF" w14:textId="77777777" w:rsidR="00704CAA" w:rsidRPr="00AB1781" w:rsidRDefault="00704CAA" w:rsidP="00704CAA">
      <w:pPr>
        <w:pStyle w:val="EnglishHangNoCoptic"/>
      </w:pPr>
      <w:r w:rsidRPr="00AB1781">
        <w:tab/>
      </w:r>
      <w:r>
        <w:t>refuge failed me</w:t>
      </w:r>
      <w:r w:rsidRPr="00AB1781">
        <w:t>,</w:t>
      </w:r>
    </w:p>
    <w:p w14:paraId="494978A6" w14:textId="77777777" w:rsidR="00704CAA" w:rsidRPr="00E276C1" w:rsidRDefault="00704CAA" w:rsidP="00704CAA">
      <w:pPr>
        <w:pStyle w:val="EnglishHangEndNoCoptic"/>
      </w:pPr>
      <w:r w:rsidRPr="00AB1781">
        <w:tab/>
      </w:r>
      <w:r>
        <w:t>and</w:t>
      </w:r>
      <w:r w:rsidRPr="00AB1781">
        <w:t xml:space="preserve"> there </w:t>
      </w:r>
      <w:r>
        <w:t>was</w:t>
      </w:r>
      <w:r w:rsidRPr="00AB1781">
        <w:t xml:space="preserve"> no one seeking my life.</w:t>
      </w:r>
    </w:p>
    <w:p w14:paraId="22A65C7C" w14:textId="77777777" w:rsidR="00704CAA" w:rsidRPr="00AB1781" w:rsidRDefault="00704CAA" w:rsidP="00704CAA">
      <w:pPr>
        <w:pStyle w:val="EnglishHangNoCoptic"/>
      </w:pPr>
      <w:r w:rsidRPr="00AB1781">
        <w:t xml:space="preserve">6 I </w:t>
      </w:r>
      <w:r>
        <w:t>cried</w:t>
      </w:r>
      <w:r w:rsidRPr="00AB1781">
        <w:t xml:space="preserve"> to </w:t>
      </w:r>
      <w:r>
        <w:t>You</w:t>
      </w:r>
      <w:r w:rsidRPr="00AB1781">
        <w:t>, O Lord,</w:t>
      </w:r>
    </w:p>
    <w:p w14:paraId="6336D544" w14:textId="77777777" w:rsidR="00704CAA" w:rsidRPr="00AB1781" w:rsidRDefault="00704CAA" w:rsidP="00704CAA">
      <w:pPr>
        <w:pStyle w:val="EnglishHangNoCoptic"/>
      </w:pPr>
      <w:r w:rsidRPr="00AB1781">
        <w:tab/>
      </w:r>
      <w:r>
        <w:t>I</w:t>
      </w:r>
      <w:r w:rsidRPr="00AB1781">
        <w:t xml:space="preserve"> </w:t>
      </w:r>
      <w:r>
        <w:t>said,</w:t>
      </w:r>
      <w:r w:rsidRPr="00AB1781">
        <w:t xml:space="preserve"> </w:t>
      </w:r>
      <w:r>
        <w:t>“You</w:t>
      </w:r>
      <w:r w:rsidRPr="00AB1781">
        <w:t xml:space="preserve"> are my hope,</w:t>
      </w:r>
    </w:p>
    <w:p w14:paraId="49A071D6" w14:textId="77777777" w:rsidR="00704CAA" w:rsidRPr="00AB1781" w:rsidRDefault="00704CAA" w:rsidP="00704CAA">
      <w:pPr>
        <w:pStyle w:val="EnglishHangEndNoCoptic"/>
      </w:pPr>
      <w:r w:rsidRPr="00AB1781">
        <w:tab/>
        <w:t>my portion in the land of the living.</w:t>
      </w:r>
      <w:r>
        <w:t>”</w:t>
      </w:r>
    </w:p>
    <w:p w14:paraId="2B3BFA4E" w14:textId="77777777" w:rsidR="00704CAA" w:rsidRPr="00AB1781" w:rsidRDefault="00704CAA" w:rsidP="00704CAA">
      <w:pPr>
        <w:pStyle w:val="EnglishHangNoCoptic"/>
      </w:pPr>
      <w:r w:rsidRPr="00AB1781">
        <w:t xml:space="preserve">7 Attend to my </w:t>
      </w:r>
      <w:r>
        <w:t>supplication</w:t>
      </w:r>
      <w:r w:rsidRPr="00AB1781">
        <w:t>,</w:t>
      </w:r>
    </w:p>
    <w:p w14:paraId="36FE5AD4" w14:textId="77777777" w:rsidR="00704CAA" w:rsidRPr="00AB1781" w:rsidRDefault="00704CAA" w:rsidP="00704CAA">
      <w:pPr>
        <w:pStyle w:val="EnglishHangNoCoptic"/>
      </w:pPr>
      <w:r w:rsidRPr="00AB1781">
        <w:tab/>
        <w:t xml:space="preserve">for I </w:t>
      </w:r>
      <w:r>
        <w:t>was</w:t>
      </w:r>
      <w:r w:rsidRPr="00AB1781">
        <w:t xml:space="preserve"> brought very low;</w:t>
      </w:r>
    </w:p>
    <w:p w14:paraId="56EF3E59" w14:textId="77777777" w:rsidR="00704CAA" w:rsidRPr="00AB1781" w:rsidRDefault="00704CAA" w:rsidP="00704CAA">
      <w:pPr>
        <w:pStyle w:val="EnglishHangNoCoptic"/>
      </w:pPr>
      <w:r w:rsidRPr="00AB1781">
        <w:tab/>
        <w:t>deliver me from my persecutors,</w:t>
      </w:r>
    </w:p>
    <w:p w14:paraId="3337B32D" w14:textId="77777777" w:rsidR="00704CAA" w:rsidRPr="00AB1781" w:rsidRDefault="00704CAA" w:rsidP="00704CAA">
      <w:pPr>
        <w:pStyle w:val="EnglishHangEndNoCoptic"/>
      </w:pPr>
      <w:r w:rsidRPr="00AB1781">
        <w:tab/>
        <w:t>for they are too strong for me.</w:t>
      </w:r>
    </w:p>
    <w:p w14:paraId="7AE18CD3" w14:textId="77777777" w:rsidR="00704CAA" w:rsidRPr="00AB1781" w:rsidRDefault="00704CAA" w:rsidP="00704CAA">
      <w:pPr>
        <w:pStyle w:val="EnglishHangNoCoptic"/>
      </w:pPr>
      <w:r w:rsidRPr="00AB1781">
        <w:t>8 Bring my soul out of prison,</w:t>
      </w:r>
    </w:p>
    <w:p w14:paraId="39E485CB" w14:textId="77777777" w:rsidR="00704CAA" w:rsidRPr="00AB1781" w:rsidRDefault="00704CAA" w:rsidP="00704CAA">
      <w:pPr>
        <w:pStyle w:val="EnglishHangNoCoptic"/>
      </w:pPr>
      <w:r w:rsidRPr="00AB1781">
        <w:tab/>
        <w:t xml:space="preserve">that I may </w:t>
      </w:r>
      <w:r>
        <w:t>confess</w:t>
      </w:r>
      <w:r>
        <w:rPr>
          <w:rStyle w:val="FootnoteReference"/>
        </w:rPr>
        <w:footnoteReference w:id="842"/>
      </w:r>
      <w:r w:rsidRPr="00AB1781">
        <w:t xml:space="preserve"> </w:t>
      </w:r>
      <w:r>
        <w:t>Your N</w:t>
      </w:r>
      <w:r w:rsidRPr="00AB1781">
        <w:t>ame;</w:t>
      </w:r>
    </w:p>
    <w:p w14:paraId="0EEDA26D" w14:textId="77777777" w:rsidR="00704CAA" w:rsidRPr="00AB1781" w:rsidRDefault="00704CAA" w:rsidP="00704CAA">
      <w:pPr>
        <w:pStyle w:val="EnglishHangNoCoptic"/>
      </w:pPr>
      <w:r w:rsidRPr="00AB1781">
        <w:tab/>
        <w:t xml:space="preserve">the righteous </w:t>
      </w:r>
      <w:r>
        <w:t>will wait</w:t>
      </w:r>
      <w:r w:rsidRPr="00AB1781">
        <w:t xml:space="preserve"> for me,</w:t>
      </w:r>
    </w:p>
    <w:p w14:paraId="4D7CF5BB" w14:textId="77777777" w:rsidR="00704CAA" w:rsidRDefault="00704CAA" w:rsidP="00704CAA">
      <w:pPr>
        <w:pStyle w:val="EnglishHangEndNoCoptic"/>
      </w:pPr>
      <w:r w:rsidRPr="00AB1781">
        <w:tab/>
        <w:t xml:space="preserve">until </w:t>
      </w:r>
      <w:r>
        <w:t>You</w:t>
      </w:r>
      <w:r w:rsidRPr="00AB1781">
        <w:t xml:space="preserve"> reward me.</w:t>
      </w:r>
    </w:p>
    <w:p w14:paraId="4AB02A48" w14:textId="77777777" w:rsidR="00101A6E" w:rsidRDefault="00704CAA" w:rsidP="00704CAA">
      <w:pPr>
        <w:pStyle w:val="Rubric"/>
      </w:pPr>
      <w:r>
        <w:t>Alleluia.</w:t>
      </w:r>
    </w:p>
    <w:p w14:paraId="4DEBE15F" w14:textId="4106FEBC" w:rsidR="00704CAA" w:rsidRPr="00E276C1"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_Ref411968206 \h </w:instrText>
      </w:r>
      <w:r>
        <w:fldChar w:fldCharType="separate"/>
      </w:r>
      <w:r w:rsidR="000E2EAC">
        <w:t>Psalm</w:t>
      </w:r>
      <w:r w:rsidR="000E2EAC" w:rsidRPr="00AB1781">
        <w:t xml:space="preserve"> 145</w:t>
      </w:r>
      <w:r w:rsidR="000E2EAC">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E2EAC">
        <w:rPr>
          <w:noProof/>
        </w:rPr>
        <w:t>325</w:t>
      </w:r>
      <w:r>
        <w:fldChar w:fldCharType="end"/>
      </w:r>
      <w:r>
        <w:t>.</w:t>
      </w:r>
      <w:r w:rsidR="00704CAA">
        <w:t xml:space="preserve"> </w:t>
      </w:r>
    </w:p>
    <w:p w14:paraId="6D31DC91" w14:textId="77777777" w:rsidR="00704CAA" w:rsidRPr="00E276C1" w:rsidRDefault="00704CAA" w:rsidP="00704CAA">
      <w:pPr>
        <w:pStyle w:val="Heading4"/>
      </w:pPr>
      <w:bookmarkStart w:id="342" w:name="_Ref412098508"/>
      <w:r>
        <w:lastRenderedPageBreak/>
        <w:t>Psalm</w:t>
      </w:r>
      <w:r w:rsidRPr="00AB1781">
        <w:t xml:space="preserve"> 142</w:t>
      </w:r>
      <w:r>
        <w:t>: “O Lord, hear my prayer; give ear to my supplicaiton in Your truth”</w:t>
      </w:r>
      <w:bookmarkEnd w:id="342"/>
    </w:p>
    <w:p w14:paraId="2CE7857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48F7D12A"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 xml:space="preserve">No one is Righteous in </w:t>
      </w:r>
      <w:r>
        <w:rPr>
          <w:rFonts w:ascii="Book Antiqua" w:hAnsi="Book Antiqua" w:cs="Lucida Grande"/>
          <w:b/>
          <w:bCs/>
        </w:rPr>
        <w:t>Your</w:t>
      </w:r>
      <w:r w:rsidRPr="00AB1781">
        <w:rPr>
          <w:rFonts w:ascii="Book Antiqua" w:hAnsi="Book Antiqua" w:cs="Lucida Grande"/>
          <w:b/>
          <w:bCs/>
        </w:rPr>
        <w:t xml:space="preserve"> Sight</w:t>
      </w:r>
    </w:p>
    <w:p w14:paraId="375EC00D" w14:textId="2A4EC754" w:rsidR="00AD40FB" w:rsidRDefault="00AD40FB" w:rsidP="00F71DC7">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rsidR="00F71DC7">
        <w:t>. Reserved for the presbyter, if present.</w:t>
      </w:r>
    </w:p>
    <w:p w14:paraId="6620152B" w14:textId="77777777" w:rsidR="00704CAA" w:rsidRPr="00AB1781" w:rsidRDefault="00704CAA" w:rsidP="00704CAA">
      <w:pPr>
        <w:pStyle w:val="Rubric"/>
      </w:pPr>
      <w:r w:rsidRPr="00AB1781">
        <w:t>1 (A Psalm by David, when his son Absalom was pursuing him)</w:t>
      </w:r>
    </w:p>
    <w:p w14:paraId="77D8F573" w14:textId="77777777" w:rsidR="00704CAA" w:rsidRPr="00AB1781" w:rsidRDefault="00704CAA" w:rsidP="00704CAA">
      <w:pPr>
        <w:pStyle w:val="EnglishHangNoCoptic"/>
      </w:pPr>
      <w:r>
        <w:t xml:space="preserve">O </w:t>
      </w:r>
      <w:r w:rsidRPr="00AB1781">
        <w:t>Lord, hear my prayer;</w:t>
      </w:r>
    </w:p>
    <w:p w14:paraId="594D2D05" w14:textId="77777777" w:rsidR="00704CAA" w:rsidRPr="00AB1781" w:rsidRDefault="00704CAA" w:rsidP="00704CAA">
      <w:pPr>
        <w:pStyle w:val="EnglishHangNoCoptic"/>
      </w:pPr>
      <w:r w:rsidRPr="00AB1781">
        <w:tab/>
        <w:t xml:space="preserve">give ear to my </w:t>
      </w:r>
      <w:r>
        <w:t>supplication</w:t>
      </w:r>
      <w:r w:rsidRPr="00AB1781">
        <w:t xml:space="preserve"> in </w:t>
      </w:r>
      <w:r>
        <w:t>Your truth;</w:t>
      </w:r>
    </w:p>
    <w:p w14:paraId="00C4F68E" w14:textId="77777777" w:rsidR="00704CAA" w:rsidRPr="00AB1781" w:rsidRDefault="00704CAA" w:rsidP="00704CAA">
      <w:pPr>
        <w:pStyle w:val="EnglishHangEndNoCoptic"/>
      </w:pPr>
      <w:r w:rsidRPr="00AB1781">
        <w:tab/>
        <w:t xml:space="preserve">Hear me in </w:t>
      </w:r>
      <w:r>
        <w:t>Your</w:t>
      </w:r>
      <w:r w:rsidRPr="00AB1781">
        <w:t xml:space="preserve"> </w:t>
      </w:r>
      <w:r>
        <w:t>righteousness,</w:t>
      </w:r>
    </w:p>
    <w:p w14:paraId="1F3361FB" w14:textId="77777777" w:rsidR="00704CAA" w:rsidRPr="00AB1781" w:rsidRDefault="00704CAA" w:rsidP="00704CAA">
      <w:pPr>
        <w:pStyle w:val="EnglishHangNoCoptic"/>
      </w:pPr>
      <w:r>
        <w:t>2 a</w:t>
      </w:r>
      <w:r w:rsidRPr="00AB1781">
        <w:t xml:space="preserve">nd </w:t>
      </w:r>
      <w:r>
        <w:t xml:space="preserve">do not </w:t>
      </w:r>
      <w:r w:rsidRPr="00AB1781">
        <w:t xml:space="preserve">enter into judgment with </w:t>
      </w:r>
      <w:r>
        <w:t>Your</w:t>
      </w:r>
      <w:r w:rsidRPr="00AB1781">
        <w:t xml:space="preserve"> </w:t>
      </w:r>
      <w:r>
        <w:t>servant</w:t>
      </w:r>
      <w:r w:rsidRPr="00AB1781">
        <w:t>,</w:t>
      </w:r>
    </w:p>
    <w:p w14:paraId="11429D19" w14:textId="77777777" w:rsidR="00704CAA" w:rsidRPr="00AB1781" w:rsidRDefault="00704CAA" w:rsidP="00704CAA">
      <w:pPr>
        <w:pStyle w:val="EnglishHangEndNoCoptic"/>
      </w:pPr>
      <w:r>
        <w:tab/>
        <w:t>for</w:t>
      </w:r>
      <w:r w:rsidRPr="00AB1781">
        <w:t xml:space="preserve"> no </w:t>
      </w:r>
      <w:r>
        <w:t xml:space="preserve">one </w:t>
      </w:r>
      <w:r w:rsidRPr="00AB1781">
        <w:t xml:space="preserve">living </w:t>
      </w:r>
      <w:r>
        <w:t>will be counted righteous in Your</w:t>
      </w:r>
      <w:r w:rsidRPr="00AB1781">
        <w:t xml:space="preserve"> sight.</w:t>
      </w:r>
    </w:p>
    <w:p w14:paraId="43918EED" w14:textId="77777777" w:rsidR="00704CAA" w:rsidRPr="00AB1781" w:rsidRDefault="00704CAA" w:rsidP="00704CAA">
      <w:pPr>
        <w:pStyle w:val="EnglishHangNoCoptic"/>
      </w:pPr>
      <w:r w:rsidRPr="00AB1781">
        <w:t>3 For the enemy persecuted my soul,</w:t>
      </w:r>
    </w:p>
    <w:p w14:paraId="4224FD31" w14:textId="77777777" w:rsidR="00704CAA" w:rsidRPr="00AB1781" w:rsidRDefault="00704CAA" w:rsidP="00704CAA">
      <w:pPr>
        <w:pStyle w:val="EnglishHangNoCoptic"/>
      </w:pPr>
      <w:r>
        <w:tab/>
        <w:t>he</w:t>
      </w:r>
      <w:r w:rsidRPr="00AB1781">
        <w:t xml:space="preserve"> humbled my life to the </w:t>
      </w:r>
      <w:r>
        <w:t>ground</w:t>
      </w:r>
      <w:r w:rsidRPr="00AB1781">
        <w:t>;</w:t>
      </w:r>
    </w:p>
    <w:p w14:paraId="20120FED" w14:textId="77777777" w:rsidR="00704CAA" w:rsidRPr="00AB1781" w:rsidRDefault="00704CAA" w:rsidP="00704CAA">
      <w:pPr>
        <w:pStyle w:val="EnglishHangNoCoptic"/>
      </w:pPr>
      <w:r>
        <w:tab/>
        <w:t>he</w:t>
      </w:r>
      <w:r w:rsidRPr="00AB1781">
        <w:t xml:space="preserve"> made me </w:t>
      </w:r>
      <w:r>
        <w:t>sit in dark places</w:t>
      </w:r>
      <w:r w:rsidRPr="00AB1781">
        <w:t>,</w:t>
      </w:r>
    </w:p>
    <w:p w14:paraId="6FF9C9BE" w14:textId="77777777" w:rsidR="00704CAA" w:rsidRPr="00AB1781" w:rsidRDefault="00704CAA" w:rsidP="00704CAA">
      <w:pPr>
        <w:pStyle w:val="EnglishHangEndNoCoptic"/>
      </w:pPr>
      <w:r w:rsidRPr="00AB1781">
        <w:tab/>
        <w:t xml:space="preserve">like </w:t>
      </w:r>
      <w:r>
        <w:t>those long dead</w:t>
      </w:r>
      <w:r w:rsidRPr="00AB1781">
        <w:t>.</w:t>
      </w:r>
      <w:r w:rsidRPr="00AB1781">
        <w:rPr>
          <w:rStyle w:val="FootnoteReference"/>
        </w:rPr>
        <w:footnoteReference w:id="843"/>
      </w:r>
    </w:p>
    <w:p w14:paraId="5CBD6546" w14:textId="77777777" w:rsidR="00704CAA" w:rsidRPr="00AB1781" w:rsidRDefault="00704CAA" w:rsidP="00704CAA">
      <w:pPr>
        <w:pStyle w:val="EnglishHangNoCoptic"/>
      </w:pPr>
      <w:r w:rsidRPr="00AB1781">
        <w:t xml:space="preserve">4 And my spirit </w:t>
      </w:r>
      <w:r>
        <w:t>was anguished within me;</w:t>
      </w:r>
    </w:p>
    <w:p w14:paraId="68E313F5" w14:textId="77777777" w:rsidR="00704CAA" w:rsidRPr="00AB1781" w:rsidRDefault="00704CAA" w:rsidP="00704CAA">
      <w:pPr>
        <w:pStyle w:val="EnglishHangEndNoCoptic"/>
      </w:pPr>
      <w:r w:rsidRPr="00AB1781">
        <w:tab/>
        <w:t xml:space="preserve">my heart </w:t>
      </w:r>
      <w:r>
        <w:t xml:space="preserve">was troubled </w:t>
      </w:r>
      <w:r w:rsidRPr="00AB1781">
        <w:t>within me.</w:t>
      </w:r>
    </w:p>
    <w:p w14:paraId="6A817C90" w14:textId="77777777" w:rsidR="00704CAA" w:rsidRPr="00AB1781" w:rsidRDefault="00704CAA" w:rsidP="00704CAA">
      <w:pPr>
        <w:pStyle w:val="EnglishHangNoCoptic"/>
      </w:pPr>
      <w:r w:rsidRPr="00AB1781">
        <w:t>5 I remember</w:t>
      </w:r>
      <w:r>
        <w:t>ed</w:t>
      </w:r>
      <w:r w:rsidRPr="00AB1781">
        <w:t xml:space="preserve"> the days of old,</w:t>
      </w:r>
    </w:p>
    <w:p w14:paraId="049482FF" w14:textId="77777777" w:rsidR="00704CAA" w:rsidRPr="00AB1781" w:rsidRDefault="00704CAA" w:rsidP="00704CAA">
      <w:pPr>
        <w:pStyle w:val="EnglishHangNoCoptic"/>
      </w:pPr>
      <w:r w:rsidRPr="00AB1781">
        <w:tab/>
        <w:t>I meditate</w:t>
      </w:r>
      <w:r>
        <w:t>d</w:t>
      </w:r>
      <w:r w:rsidRPr="00AB1781">
        <w:t xml:space="preserve"> on all </w:t>
      </w:r>
      <w:r>
        <w:t>Your works;</w:t>
      </w:r>
    </w:p>
    <w:p w14:paraId="50722C94" w14:textId="77777777" w:rsidR="00704CAA" w:rsidRPr="00AB1781" w:rsidRDefault="00704CAA" w:rsidP="00704CAA">
      <w:pPr>
        <w:pStyle w:val="EnglishHangEndNoCoptic"/>
      </w:pPr>
      <w:r w:rsidRPr="00AB1781">
        <w:tab/>
        <w:t>I meditate</w:t>
      </w:r>
      <w:r>
        <w:t>d</w:t>
      </w:r>
      <w:r w:rsidRPr="00AB1781">
        <w:t xml:space="preserve"> on the works of </w:t>
      </w:r>
      <w:r>
        <w:t>Your</w:t>
      </w:r>
      <w:r w:rsidRPr="00AB1781">
        <w:t xml:space="preserve"> hands.</w:t>
      </w:r>
    </w:p>
    <w:p w14:paraId="47250F98" w14:textId="77777777" w:rsidR="00704CAA" w:rsidRPr="00AB1781" w:rsidRDefault="00704CAA" w:rsidP="00704CAA">
      <w:pPr>
        <w:pStyle w:val="EnglishHangNoCoptic"/>
      </w:pPr>
      <w:r w:rsidRPr="00AB1781">
        <w:t xml:space="preserve">6 I </w:t>
      </w:r>
      <w:r>
        <w:t>spread forth</w:t>
      </w:r>
      <w:r w:rsidRPr="00AB1781">
        <w:t xml:space="preserve"> my hands to </w:t>
      </w:r>
      <w:r>
        <w:t>You</w:t>
      </w:r>
      <w:r w:rsidRPr="00AB1781">
        <w:t>;</w:t>
      </w:r>
    </w:p>
    <w:p w14:paraId="73D40E49" w14:textId="77777777" w:rsidR="00704CAA" w:rsidRPr="00AB1781" w:rsidRDefault="00704CAA" w:rsidP="00704CAA">
      <w:pPr>
        <w:pStyle w:val="EnglishHangEndNoCoptic"/>
      </w:pPr>
      <w:r w:rsidRPr="00AB1781">
        <w:tab/>
        <w:t>my soul</w:t>
      </w:r>
      <w:r>
        <w:t xml:space="preserve"> thirsts for You</w:t>
      </w:r>
      <w:r w:rsidRPr="00AB1781">
        <w:t xml:space="preserve"> like </w:t>
      </w:r>
      <w:r>
        <w:t xml:space="preserve">a </w:t>
      </w:r>
      <w:r w:rsidRPr="00AB1781">
        <w:t xml:space="preserve">parched </w:t>
      </w:r>
      <w:r>
        <w:t>land.</w:t>
      </w:r>
      <w:r w:rsidRPr="00AB1781">
        <w:t xml:space="preserve"> </w:t>
      </w:r>
      <w:r w:rsidRPr="00AB1781">
        <w:rPr>
          <w:i/>
        </w:rPr>
        <w:t>(Pause)</w:t>
      </w:r>
    </w:p>
    <w:p w14:paraId="2934FF15" w14:textId="77777777" w:rsidR="00704CAA" w:rsidRPr="00AB1781" w:rsidRDefault="00704CAA" w:rsidP="00704CAA">
      <w:pPr>
        <w:pStyle w:val="EnglishHangNoCoptic"/>
      </w:pPr>
      <w:r w:rsidRPr="00AB1781">
        <w:t xml:space="preserve">7 Hear me </w:t>
      </w:r>
      <w:r>
        <w:t>quickly</w:t>
      </w:r>
      <w:r w:rsidRPr="00AB1781">
        <w:t>, O Lord:</w:t>
      </w:r>
    </w:p>
    <w:p w14:paraId="712A8624" w14:textId="77777777" w:rsidR="00704CAA" w:rsidRPr="00AB1781" w:rsidRDefault="00704CAA" w:rsidP="00704CAA">
      <w:pPr>
        <w:pStyle w:val="EnglishHangNoCoptic"/>
      </w:pPr>
      <w:r w:rsidRPr="00AB1781">
        <w:tab/>
        <w:t xml:space="preserve">my spirit </w:t>
      </w:r>
      <w:r>
        <w:t>has failed</w:t>
      </w:r>
      <w:r w:rsidRPr="00AB1781">
        <w:t>.</w:t>
      </w:r>
    </w:p>
    <w:p w14:paraId="07691828" w14:textId="77777777" w:rsidR="00704CAA" w:rsidRPr="00AB1781" w:rsidRDefault="00704CAA" w:rsidP="00704CAA">
      <w:pPr>
        <w:pStyle w:val="EnglishHangNoCoptic"/>
      </w:pPr>
      <w:r w:rsidRPr="00AB1781">
        <w:tab/>
      </w:r>
      <w:r>
        <w:t>Do not turn</w:t>
      </w:r>
      <w:r w:rsidRPr="00AB1781">
        <w:t xml:space="preserve"> </w:t>
      </w:r>
      <w:r>
        <w:t>Your</w:t>
      </w:r>
      <w:r w:rsidRPr="00AB1781">
        <w:t xml:space="preserve"> face from me</w:t>
      </w:r>
      <w:r>
        <w:t>,</w:t>
      </w:r>
    </w:p>
    <w:p w14:paraId="65D05A6C" w14:textId="77777777" w:rsidR="00704CAA" w:rsidRPr="00E276C1" w:rsidRDefault="00704CAA" w:rsidP="00704CAA">
      <w:pPr>
        <w:pStyle w:val="EnglishHangEndNoCoptic"/>
      </w:pPr>
      <w:r w:rsidRPr="00AB1781">
        <w:tab/>
        <w:t>lest I be</w:t>
      </w:r>
      <w:r>
        <w:t>come</w:t>
      </w:r>
      <w:r w:rsidRPr="00AB1781">
        <w:t xml:space="preserve"> like those who go down to the pit.</w:t>
      </w:r>
    </w:p>
    <w:p w14:paraId="0529BB4D" w14:textId="77777777" w:rsidR="00704CAA" w:rsidRPr="00AB1781" w:rsidRDefault="00704CAA" w:rsidP="00704CAA">
      <w:pPr>
        <w:pStyle w:val="EnglishHangNoCoptic"/>
      </w:pPr>
      <w:r w:rsidRPr="00AB1781">
        <w:t xml:space="preserve">8 </w:t>
      </w:r>
      <w:r>
        <w:t>Let</w:t>
      </w:r>
      <w:r w:rsidRPr="00AB1781">
        <w:t xml:space="preserve"> me hear </w:t>
      </w:r>
      <w:r>
        <w:t>Your</w:t>
      </w:r>
      <w:r w:rsidRPr="00AB1781">
        <w:t xml:space="preserve"> mercy in the morning,</w:t>
      </w:r>
    </w:p>
    <w:p w14:paraId="2D033930" w14:textId="77777777" w:rsidR="00704CAA" w:rsidRPr="00AB1781" w:rsidRDefault="00704CAA" w:rsidP="00704CAA">
      <w:pPr>
        <w:pStyle w:val="EnglishHangNoCoptic"/>
      </w:pPr>
      <w:r w:rsidRPr="00AB1781">
        <w:tab/>
      </w:r>
      <w:r>
        <w:t>f</w:t>
      </w:r>
      <w:r w:rsidRPr="00AB1781">
        <w:t>or</w:t>
      </w:r>
      <w:r>
        <w:t xml:space="preserve"> I have hoped</w:t>
      </w:r>
      <w:r w:rsidRPr="00AB1781">
        <w:t xml:space="preserve"> in </w:t>
      </w:r>
      <w:r>
        <w:t>You</w:t>
      </w:r>
      <w:r w:rsidRPr="00AB1781">
        <w:t>.</w:t>
      </w:r>
    </w:p>
    <w:p w14:paraId="6FB5B376" w14:textId="77777777" w:rsidR="00704CAA" w:rsidRPr="00AB1781" w:rsidRDefault="00704CAA" w:rsidP="00704CAA">
      <w:pPr>
        <w:pStyle w:val="EnglishHangNoCoptic"/>
      </w:pPr>
      <w:r w:rsidRPr="00AB1781">
        <w:tab/>
        <w:t xml:space="preserve">Make </w:t>
      </w:r>
      <w:r>
        <w:t>me know</w:t>
      </w:r>
      <w:r w:rsidRPr="00AB1781">
        <w:t>, O Lord,</w:t>
      </w:r>
      <w:r>
        <w:t xml:space="preserve"> the way in which I should walk,</w:t>
      </w:r>
    </w:p>
    <w:p w14:paraId="28B2AB95" w14:textId="77777777" w:rsidR="00704CAA" w:rsidRPr="00AB1781" w:rsidRDefault="00704CAA" w:rsidP="00704CAA">
      <w:pPr>
        <w:pStyle w:val="EnglishHangEndNoCoptic"/>
      </w:pPr>
      <w:r w:rsidRPr="00AB1781">
        <w:tab/>
        <w:t xml:space="preserve">for I lift up my soul to </w:t>
      </w:r>
      <w:r>
        <w:t>You</w:t>
      </w:r>
      <w:r w:rsidRPr="00AB1781">
        <w:t>.</w:t>
      </w:r>
    </w:p>
    <w:p w14:paraId="696D3464" w14:textId="77777777" w:rsidR="00704CAA" w:rsidRPr="00AB1781" w:rsidRDefault="00704CAA" w:rsidP="00704CAA">
      <w:pPr>
        <w:pStyle w:val="EnglishHangNoCoptic"/>
      </w:pPr>
      <w:r>
        <w:lastRenderedPageBreak/>
        <w:t>9 Deliver me</w:t>
      </w:r>
      <w:r w:rsidRPr="00AB1781">
        <w:t xml:space="preserve"> from my enemies</w:t>
      </w:r>
      <w:r>
        <w:t>, O Lord,</w:t>
      </w:r>
    </w:p>
    <w:p w14:paraId="1D7FC230" w14:textId="77777777" w:rsidR="00704CAA" w:rsidRPr="00AB1781" w:rsidRDefault="00704CAA" w:rsidP="00704CAA">
      <w:pPr>
        <w:pStyle w:val="EnglishHangEndNoCoptic"/>
      </w:pPr>
      <w:r w:rsidRPr="00AB1781">
        <w:tab/>
      </w:r>
      <w:r>
        <w:t xml:space="preserve">for </w:t>
      </w:r>
      <w:r w:rsidRPr="00AB1781">
        <w:t xml:space="preserve">I </w:t>
      </w:r>
      <w:r>
        <w:t>have fled</w:t>
      </w:r>
      <w:r w:rsidRPr="00AB1781">
        <w:t xml:space="preserve"> </w:t>
      </w:r>
      <w:r>
        <w:t xml:space="preserve">to You </w:t>
      </w:r>
      <w:r w:rsidRPr="00AB1781">
        <w:t>for refuge.</w:t>
      </w:r>
    </w:p>
    <w:p w14:paraId="49496774" w14:textId="77777777" w:rsidR="00704CAA" w:rsidRPr="00AB1781" w:rsidRDefault="00704CAA" w:rsidP="00704CAA">
      <w:pPr>
        <w:pStyle w:val="EnglishHangNoCoptic"/>
      </w:pPr>
      <w:r w:rsidRPr="00AB1781">
        <w:t xml:space="preserve">10 Teach me to do </w:t>
      </w:r>
      <w:r>
        <w:t>Your</w:t>
      </w:r>
      <w:r w:rsidRPr="00AB1781">
        <w:t xml:space="preserve"> will, for </w:t>
      </w:r>
      <w:r>
        <w:t>You</w:t>
      </w:r>
      <w:r w:rsidRPr="00AB1781">
        <w:t xml:space="preserve"> are my God;</w:t>
      </w:r>
    </w:p>
    <w:p w14:paraId="2012B9F0" w14:textId="77777777" w:rsidR="00704CAA" w:rsidRPr="00AB1781" w:rsidRDefault="00704CAA" w:rsidP="00704CAA">
      <w:pPr>
        <w:pStyle w:val="EnglishHangEndNoCoptic"/>
      </w:pPr>
      <w:r w:rsidRPr="00AB1781">
        <w:tab/>
      </w:r>
      <w:r>
        <w:t>Your</w:t>
      </w:r>
      <w:r w:rsidRPr="00AB1781">
        <w:t xml:space="preserve"> good Spirit will guide me to the land</w:t>
      </w:r>
      <w:r>
        <w:t xml:space="preserve"> of uprightness</w:t>
      </w:r>
      <w:r w:rsidRPr="00AB1781">
        <w:t>.</w:t>
      </w:r>
    </w:p>
    <w:p w14:paraId="0973FC24" w14:textId="77777777" w:rsidR="00704CAA" w:rsidRPr="00AB1781" w:rsidRDefault="00704CAA" w:rsidP="00704CAA">
      <w:pPr>
        <w:pStyle w:val="EnglishHangNoCoptic"/>
      </w:pPr>
      <w:r w:rsidRPr="00AB1781">
        <w:t xml:space="preserve">11 </w:t>
      </w:r>
      <w:r>
        <w:t>You</w:t>
      </w:r>
      <w:r w:rsidRPr="00AB1781">
        <w:t xml:space="preserve"> </w:t>
      </w:r>
      <w:r>
        <w:t>will</w:t>
      </w:r>
      <w:r w:rsidRPr="00AB1781">
        <w:t xml:space="preserve"> </w:t>
      </w:r>
      <w:r>
        <w:t>revive me, O Lord, for</w:t>
      </w:r>
      <w:r w:rsidRPr="00AB1781">
        <w:t xml:space="preserve"> </w:t>
      </w:r>
      <w:r>
        <w:t>Your</w:t>
      </w:r>
      <w:r w:rsidRPr="00AB1781">
        <w:t xml:space="preserve"> Name</w:t>
      </w:r>
      <w:r>
        <w:t>’s sake</w:t>
      </w:r>
      <w:r w:rsidRPr="00AB1781">
        <w:t>.</w:t>
      </w:r>
    </w:p>
    <w:p w14:paraId="419C9D49" w14:textId="77777777" w:rsidR="00704CAA" w:rsidRPr="00AB1781" w:rsidRDefault="00704CAA" w:rsidP="00704CAA">
      <w:pPr>
        <w:pStyle w:val="EnglishHangEndNoCoptic"/>
      </w:pPr>
      <w:r w:rsidRPr="00AB1781">
        <w:tab/>
      </w:r>
      <w:r>
        <w:t>You</w:t>
      </w:r>
      <w:r w:rsidRPr="00AB1781">
        <w:t xml:space="preserve"> will bring my soul out of </w:t>
      </w:r>
      <w:r>
        <w:t>affliction i</w:t>
      </w:r>
      <w:r w:rsidRPr="00AB1781">
        <w:t xml:space="preserve">n </w:t>
      </w:r>
      <w:r>
        <w:t>Your</w:t>
      </w:r>
      <w:r w:rsidRPr="00AB1781">
        <w:t xml:space="preserve"> </w:t>
      </w:r>
      <w:r>
        <w:t>righteousness</w:t>
      </w:r>
      <w:r w:rsidRPr="00AB1781">
        <w:t>.</w:t>
      </w:r>
    </w:p>
    <w:p w14:paraId="304AD9CE" w14:textId="77777777" w:rsidR="00704CAA" w:rsidRPr="00AB1781" w:rsidRDefault="00704CAA" w:rsidP="00704CAA">
      <w:pPr>
        <w:pStyle w:val="EnglishHangNoCoptic"/>
      </w:pPr>
      <w:r w:rsidRPr="00AB1781">
        <w:t xml:space="preserve">12 And in </w:t>
      </w:r>
      <w:r>
        <w:t>Your</w:t>
      </w:r>
      <w:r w:rsidRPr="00AB1781">
        <w:t xml:space="preserve"> mercy </w:t>
      </w:r>
      <w:r>
        <w:t>You</w:t>
      </w:r>
      <w:r w:rsidRPr="00AB1781">
        <w:t xml:space="preserve"> </w:t>
      </w:r>
      <w:r>
        <w:t>will</w:t>
      </w:r>
      <w:r w:rsidRPr="00AB1781">
        <w:t xml:space="preserve"> </w:t>
      </w:r>
      <w:r>
        <w:t>destroy</w:t>
      </w:r>
      <w:r w:rsidRPr="00AB1781">
        <w:t xml:space="preserve"> my enemies,</w:t>
      </w:r>
    </w:p>
    <w:p w14:paraId="429276F9" w14:textId="77777777" w:rsidR="00704CAA" w:rsidRPr="00AB1781" w:rsidRDefault="00704CAA" w:rsidP="00704CAA">
      <w:pPr>
        <w:pStyle w:val="EnglishHangNoCoptic"/>
      </w:pPr>
      <w:r w:rsidRPr="00AB1781">
        <w:tab/>
        <w:t xml:space="preserve">and </w:t>
      </w:r>
      <w:r>
        <w:t>ruin</w:t>
      </w:r>
      <w:r w:rsidRPr="00AB1781">
        <w:t xml:space="preserve"> all who afflict my soul,</w:t>
      </w:r>
    </w:p>
    <w:p w14:paraId="07EAFEB5" w14:textId="77777777" w:rsidR="00704CAA" w:rsidRDefault="00704CAA" w:rsidP="00704CAA">
      <w:pPr>
        <w:pStyle w:val="EnglishHangEndNoCoptic"/>
      </w:pPr>
      <w:r w:rsidRPr="00AB1781">
        <w:tab/>
        <w:t xml:space="preserve">for I am </w:t>
      </w:r>
      <w:r>
        <w:t>Your</w:t>
      </w:r>
      <w:r w:rsidRPr="00AB1781">
        <w:t xml:space="preserve"> s</w:t>
      </w:r>
      <w:r>
        <w:t>ervant</w:t>
      </w:r>
      <w:r w:rsidRPr="00AB1781">
        <w:t>.</w:t>
      </w:r>
    </w:p>
    <w:p w14:paraId="5D3A2DD5" w14:textId="77777777" w:rsidR="00704CAA" w:rsidRDefault="00704CAA" w:rsidP="00704CAA">
      <w:pPr>
        <w:pStyle w:val="Rubric"/>
      </w:pPr>
      <w:r>
        <w:t xml:space="preserve">Alleluia. </w:t>
      </w:r>
    </w:p>
    <w:p w14:paraId="1BFD3A8B" w14:textId="426ECC73" w:rsidR="00704CAA" w:rsidRDefault="00704CAA" w:rsidP="00704CAA">
      <w:pPr>
        <w:pStyle w:val="Rubric"/>
      </w:pPr>
      <w:r>
        <w:t>Glory…</w:t>
      </w:r>
    </w:p>
    <w:p w14:paraId="2FA6398F" w14:textId="4909C6CF" w:rsidR="00AD40FB" w:rsidRDefault="00AD40FB" w:rsidP="00704CAA">
      <w:pPr>
        <w:pStyle w:val="Rubric"/>
      </w:pPr>
      <w:r>
        <w:fldChar w:fldCharType="begin"/>
      </w:r>
      <w:r>
        <w:instrText xml:space="preserve"> REF _Ref434575533 \h </w:instrText>
      </w:r>
      <w:r>
        <w:fldChar w:fldCharType="separate"/>
      </w:r>
      <w:r w:rsidR="000E2EAC">
        <w:rPr>
          <w:lang w:val="en-GB"/>
        </w:rPr>
        <w:t>The Psalms of Early Morning (Prime)</w:t>
      </w:r>
      <w:r>
        <w:fldChar w:fldCharType="end"/>
      </w:r>
      <w:r>
        <w:t xml:space="preserve"> conclude here.</w:t>
      </w:r>
    </w:p>
    <w:p w14:paraId="5CBBAB21" w14:textId="77777777" w:rsidR="00704CAA" w:rsidRPr="00AB1781" w:rsidRDefault="00704CAA" w:rsidP="00704CAA">
      <w:pPr>
        <w:pStyle w:val="Heading3"/>
      </w:pPr>
      <w:bookmarkStart w:id="343" w:name="_Ref435438665"/>
      <w:bookmarkStart w:id="344" w:name="_Toc473283618"/>
      <w:r w:rsidRPr="00AB1781">
        <w:t>K</w:t>
      </w:r>
      <w:r>
        <w:t>athisma 20</w:t>
      </w:r>
      <w:bookmarkEnd w:id="343"/>
      <w:bookmarkEnd w:id="344"/>
    </w:p>
    <w:p w14:paraId="26A0F984" w14:textId="77777777" w:rsidR="00704CAA" w:rsidRPr="002A0A20" w:rsidRDefault="00704CAA" w:rsidP="00704CAA">
      <w:pPr>
        <w:pStyle w:val="Heading4"/>
      </w:pPr>
      <w:r>
        <w:t>Psalm</w:t>
      </w:r>
      <w:r w:rsidRPr="00AB1781">
        <w:t xml:space="preserve"> 143</w:t>
      </w:r>
      <w:r>
        <w:t>: “Blessed be the Lord my God, who trains my hands for battle</w:t>
      </w:r>
    </w:p>
    <w:p w14:paraId="0890FF58"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DA083E6"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51F0D97B" w14:textId="77777777" w:rsidR="00704CAA" w:rsidRPr="00AB1781" w:rsidRDefault="00704CAA" w:rsidP="00704CAA">
      <w:pPr>
        <w:pStyle w:val="Rubric"/>
      </w:pPr>
      <w:r>
        <w:t xml:space="preserve">1 (By David; concerning </w:t>
      </w:r>
      <w:r w:rsidRPr="00AB1781">
        <w:t>Goliath)</w:t>
      </w:r>
    </w:p>
    <w:p w14:paraId="1FD4361A" w14:textId="77777777" w:rsidR="00704CAA" w:rsidRPr="00AB1781" w:rsidRDefault="00704CAA" w:rsidP="00704CAA">
      <w:pPr>
        <w:pStyle w:val="EnglishHangNoCoptic"/>
      </w:pPr>
      <w:r w:rsidRPr="00AB1781">
        <w:t>Blessed be the Lord my God,</w:t>
      </w:r>
    </w:p>
    <w:p w14:paraId="2B2C44EF" w14:textId="77777777" w:rsidR="00704CAA" w:rsidRPr="00AB1781" w:rsidRDefault="00704CAA" w:rsidP="00704CAA">
      <w:pPr>
        <w:pStyle w:val="EnglishHangNoCoptic"/>
      </w:pPr>
      <w:r w:rsidRPr="00AB1781">
        <w:tab/>
        <w:t xml:space="preserve">Who trains my hands for </w:t>
      </w:r>
      <w:r>
        <w:t>battle,</w:t>
      </w:r>
    </w:p>
    <w:p w14:paraId="5C5D5539" w14:textId="77777777" w:rsidR="00704CAA" w:rsidRPr="00AB1781" w:rsidRDefault="00704CAA" w:rsidP="00704CAA">
      <w:pPr>
        <w:pStyle w:val="EnglishHangEndNoCoptic"/>
      </w:pPr>
      <w:r w:rsidRPr="00AB1781">
        <w:tab/>
        <w:t xml:space="preserve">and my fingers for </w:t>
      </w:r>
      <w:r>
        <w:t>war;</w:t>
      </w:r>
    </w:p>
    <w:p w14:paraId="039B41BB" w14:textId="77777777" w:rsidR="00704CAA" w:rsidRPr="00AB1781" w:rsidRDefault="00704CAA" w:rsidP="00704CAA">
      <w:pPr>
        <w:pStyle w:val="EnglishHangNoCoptic"/>
      </w:pPr>
      <w:r w:rsidRPr="00AB1781">
        <w:t>2 my mercy and my refuge,</w:t>
      </w:r>
    </w:p>
    <w:p w14:paraId="76354420" w14:textId="77777777" w:rsidR="00704CAA" w:rsidRPr="00AB1781" w:rsidRDefault="00704CAA" w:rsidP="00704CAA">
      <w:pPr>
        <w:pStyle w:val="EnglishHangNoCoptic"/>
      </w:pPr>
      <w:r w:rsidRPr="00AB1781">
        <w:tab/>
        <w:t>my support</w:t>
      </w:r>
      <w:r>
        <w:t>er</w:t>
      </w:r>
      <w:r w:rsidRPr="00AB1781">
        <w:t xml:space="preserve"> and my deliverer,</w:t>
      </w:r>
    </w:p>
    <w:p w14:paraId="74836B5E" w14:textId="77777777" w:rsidR="00704CAA" w:rsidRPr="00AB1781" w:rsidRDefault="00704CAA" w:rsidP="00704CAA">
      <w:pPr>
        <w:pStyle w:val="EnglishHangNoCoptic"/>
      </w:pPr>
      <w:r>
        <w:tab/>
        <w:t>my protector, in W</w:t>
      </w:r>
      <w:r w:rsidRPr="00AB1781">
        <w:t xml:space="preserve">hom I </w:t>
      </w:r>
      <w:r>
        <w:t>hope</w:t>
      </w:r>
      <w:r w:rsidRPr="00AB1781">
        <w:t>,</w:t>
      </w:r>
    </w:p>
    <w:p w14:paraId="70BAFD24" w14:textId="77777777" w:rsidR="00704CAA" w:rsidRPr="00AB1781" w:rsidRDefault="00704CAA" w:rsidP="00704CAA">
      <w:pPr>
        <w:pStyle w:val="EnglishHangEndNoCoptic"/>
      </w:pPr>
      <w:r w:rsidRPr="00AB1781">
        <w:tab/>
        <w:t>Who subdues my people under me.</w:t>
      </w:r>
    </w:p>
    <w:p w14:paraId="508E41FE" w14:textId="77777777" w:rsidR="00704CAA" w:rsidRPr="00AB1781" w:rsidRDefault="00704CAA" w:rsidP="00704CAA">
      <w:pPr>
        <w:pStyle w:val="EnglishHangNoCoptic"/>
      </w:pPr>
      <w:r w:rsidRPr="00AB1781">
        <w:t xml:space="preserve">3 </w:t>
      </w:r>
      <w:r>
        <w:t xml:space="preserve">O </w:t>
      </w:r>
      <w:r w:rsidRPr="00AB1781">
        <w:t>Lord, what is man</w:t>
      </w:r>
    </w:p>
    <w:p w14:paraId="7C86871C" w14:textId="77777777" w:rsidR="00704CAA" w:rsidRPr="00AB1781" w:rsidRDefault="00704CAA" w:rsidP="00704CAA">
      <w:pPr>
        <w:pStyle w:val="EnglishHangNoCoptic"/>
      </w:pPr>
      <w:r w:rsidRPr="00AB1781">
        <w:tab/>
        <w:t xml:space="preserve">that </w:t>
      </w:r>
      <w:r>
        <w:t>You</w:t>
      </w:r>
      <w:r w:rsidRPr="00AB1781">
        <w:t xml:space="preserve"> </w:t>
      </w:r>
      <w:r>
        <w:t>are made</w:t>
      </w:r>
      <w:r w:rsidRPr="00AB1781">
        <w:t xml:space="preserve"> known to him,</w:t>
      </w:r>
    </w:p>
    <w:p w14:paraId="4FFA3535" w14:textId="77777777" w:rsidR="00704CAA" w:rsidRPr="00AB1781" w:rsidRDefault="00704CAA" w:rsidP="00704CAA">
      <w:pPr>
        <w:pStyle w:val="EnglishHangNoCoptic"/>
      </w:pPr>
      <w:r w:rsidRPr="00AB1781">
        <w:tab/>
        <w:t>or the son of man</w:t>
      </w:r>
    </w:p>
    <w:p w14:paraId="4CD80BCB" w14:textId="77777777" w:rsidR="00704CAA" w:rsidRPr="00AB1781" w:rsidRDefault="00704CAA" w:rsidP="00704CAA">
      <w:pPr>
        <w:pStyle w:val="EnglishHangEndNoCoptic"/>
      </w:pPr>
      <w:r w:rsidRPr="00AB1781">
        <w:tab/>
        <w:t xml:space="preserve">that </w:t>
      </w:r>
      <w:r>
        <w:t>You</w:t>
      </w:r>
      <w:r w:rsidRPr="00AB1781">
        <w:t xml:space="preserve"> </w:t>
      </w:r>
      <w:r>
        <w:t>think</w:t>
      </w:r>
      <w:r w:rsidRPr="00AB1781">
        <w:t xml:space="preserve"> of him?</w:t>
      </w:r>
    </w:p>
    <w:p w14:paraId="174946E9" w14:textId="77777777" w:rsidR="00704CAA" w:rsidRPr="00AB1781" w:rsidRDefault="00704CAA" w:rsidP="00704CAA">
      <w:pPr>
        <w:pStyle w:val="EnglishHangNoCoptic"/>
      </w:pPr>
      <w:r w:rsidRPr="00AB1781">
        <w:t>4 Man has become like vanity;</w:t>
      </w:r>
    </w:p>
    <w:p w14:paraId="71321C27" w14:textId="77777777" w:rsidR="00704CAA" w:rsidRPr="00AB1781" w:rsidRDefault="00704CAA" w:rsidP="00704CAA">
      <w:pPr>
        <w:pStyle w:val="EnglishHangEndNoCoptic"/>
      </w:pPr>
      <w:r w:rsidRPr="00AB1781">
        <w:tab/>
        <w:t>his days are like a passing shadow.</w:t>
      </w:r>
    </w:p>
    <w:p w14:paraId="2A6EF742" w14:textId="77777777" w:rsidR="00704CAA" w:rsidRPr="00AB1781" w:rsidRDefault="00704CAA" w:rsidP="00704CAA">
      <w:pPr>
        <w:pStyle w:val="EnglishHangNoCoptic"/>
      </w:pPr>
      <w:r w:rsidRPr="00AB1781">
        <w:t>5 O Lord, bow the heavens</w:t>
      </w:r>
      <w:r>
        <w:t>,</w:t>
      </w:r>
      <w:r w:rsidRPr="00AB1781">
        <w:t xml:space="preserve"> and come down;</w:t>
      </w:r>
    </w:p>
    <w:p w14:paraId="7E1078D0" w14:textId="77777777" w:rsidR="00704CAA" w:rsidRPr="00AB1781" w:rsidRDefault="00704CAA" w:rsidP="00704CAA">
      <w:pPr>
        <w:pStyle w:val="EnglishHangEndNoCoptic"/>
      </w:pPr>
      <w:r w:rsidRPr="00AB1781">
        <w:tab/>
        <w:t>touch the mountains</w:t>
      </w:r>
      <w:r>
        <w:t>,</w:t>
      </w:r>
      <w:r w:rsidRPr="00AB1781">
        <w:t xml:space="preserve"> and they will smoke.</w:t>
      </w:r>
    </w:p>
    <w:p w14:paraId="58F7BB99" w14:textId="77777777" w:rsidR="00704CAA" w:rsidRPr="00AB1781" w:rsidRDefault="00704CAA" w:rsidP="00704CAA">
      <w:pPr>
        <w:pStyle w:val="EnglishHangNoCoptic"/>
      </w:pPr>
      <w:r w:rsidRPr="00AB1781">
        <w:lastRenderedPageBreak/>
        <w:t>6 Flash lightning</w:t>
      </w:r>
      <w:r>
        <w:t>,</w:t>
      </w:r>
      <w:r w:rsidRPr="00AB1781">
        <w:t xml:space="preserve"> and </w:t>
      </w:r>
      <w:r>
        <w:t>You</w:t>
      </w:r>
      <w:r w:rsidRPr="00AB1781">
        <w:t xml:space="preserve"> </w:t>
      </w:r>
      <w:r>
        <w:t>will</w:t>
      </w:r>
      <w:r w:rsidRPr="00AB1781">
        <w:t xml:space="preserve"> scatter them;</w:t>
      </w:r>
    </w:p>
    <w:p w14:paraId="32E4B61F" w14:textId="77777777" w:rsidR="00704CAA" w:rsidRPr="00AB1781" w:rsidRDefault="00704CAA" w:rsidP="00704CAA">
      <w:pPr>
        <w:pStyle w:val="EnglishHangEndNoCoptic"/>
      </w:pPr>
      <w:r w:rsidRPr="00AB1781">
        <w:tab/>
        <w:t xml:space="preserve">shoot </w:t>
      </w:r>
      <w:r>
        <w:t>Your</w:t>
      </w:r>
      <w:r w:rsidRPr="00AB1781">
        <w:t xml:space="preserve"> arrows</w:t>
      </w:r>
      <w:r>
        <w:t>,</w:t>
      </w:r>
      <w:r w:rsidRPr="00AB1781">
        <w:t xml:space="preserve"> and </w:t>
      </w:r>
      <w:r>
        <w:t>You</w:t>
      </w:r>
      <w:r w:rsidRPr="00AB1781">
        <w:t xml:space="preserve"> </w:t>
      </w:r>
      <w:r>
        <w:t>will</w:t>
      </w:r>
      <w:r w:rsidRPr="00AB1781">
        <w:t xml:space="preserve"> confound them.</w:t>
      </w:r>
    </w:p>
    <w:p w14:paraId="0B2B9F6D" w14:textId="77777777" w:rsidR="00704CAA" w:rsidRPr="00AB1781" w:rsidRDefault="00704CAA" w:rsidP="00704CAA">
      <w:pPr>
        <w:pStyle w:val="EnglishHangNoCoptic"/>
      </w:pPr>
      <w:r w:rsidRPr="00AB1781">
        <w:t xml:space="preserve">7 Send out </w:t>
      </w:r>
      <w:r>
        <w:t>Your</w:t>
      </w:r>
      <w:r w:rsidRPr="00AB1781">
        <w:t xml:space="preserve"> hand from on high;</w:t>
      </w:r>
    </w:p>
    <w:p w14:paraId="238FDC1C" w14:textId="77777777" w:rsidR="00704CAA" w:rsidRPr="00AB1781" w:rsidRDefault="00704CAA" w:rsidP="00704CAA">
      <w:pPr>
        <w:pStyle w:val="EnglishHangNoCoptic"/>
      </w:pPr>
      <w:r w:rsidRPr="00AB1781">
        <w:tab/>
      </w:r>
      <w:r>
        <w:t>deliver</w:t>
      </w:r>
      <w:r w:rsidRPr="00AB1781">
        <w:t xml:space="preserve"> me and </w:t>
      </w:r>
      <w:r>
        <w:t>save</w:t>
      </w:r>
      <w:r w:rsidRPr="00AB1781">
        <w:t xml:space="preserve"> me from many waters,</w:t>
      </w:r>
    </w:p>
    <w:p w14:paraId="60FBEAE6" w14:textId="77777777" w:rsidR="00704CAA" w:rsidRPr="00AB1781" w:rsidRDefault="00704CAA" w:rsidP="00704CAA">
      <w:pPr>
        <w:pStyle w:val="EnglishHangEndNoCoptic"/>
      </w:pPr>
      <w:r w:rsidRPr="00AB1781">
        <w:tab/>
        <w:t xml:space="preserve">from the hand of </w:t>
      </w:r>
      <w:r>
        <w:t>sons of foreigners</w:t>
      </w:r>
      <w:r w:rsidRPr="00AB1781">
        <w:t>,</w:t>
      </w:r>
    </w:p>
    <w:p w14:paraId="3B6F5365" w14:textId="77777777" w:rsidR="00704CAA" w:rsidRPr="00AB1781" w:rsidRDefault="00704CAA" w:rsidP="00704CAA">
      <w:pPr>
        <w:pStyle w:val="EnglishHangNoCoptic"/>
      </w:pPr>
      <w:r w:rsidRPr="00AB1781">
        <w:t xml:space="preserve">8 whose mouths </w:t>
      </w:r>
      <w:r>
        <w:t>speak</w:t>
      </w:r>
      <w:r w:rsidRPr="00AB1781">
        <w:t xml:space="preserve"> vanity,</w:t>
      </w:r>
    </w:p>
    <w:p w14:paraId="38DF1B5D" w14:textId="77777777" w:rsidR="00704CAA" w:rsidRPr="00AB1781" w:rsidRDefault="00704CAA" w:rsidP="00704CAA">
      <w:pPr>
        <w:pStyle w:val="EnglishHangEndNoCoptic"/>
      </w:pPr>
      <w:r w:rsidRPr="00AB1781">
        <w:tab/>
        <w:t xml:space="preserve">and whose right hand is </w:t>
      </w:r>
      <w:r>
        <w:t>the right hand of wrongdoing</w:t>
      </w:r>
      <w:r w:rsidRPr="00AB1781">
        <w:t>.</w:t>
      </w:r>
      <w:r w:rsidRPr="00AB1781">
        <w:rPr>
          <w:rStyle w:val="FootnoteReference"/>
        </w:rPr>
        <w:footnoteReference w:id="844"/>
      </w:r>
    </w:p>
    <w:p w14:paraId="6229982C" w14:textId="77777777" w:rsidR="00704CAA" w:rsidRPr="00AB1781" w:rsidRDefault="00704CAA" w:rsidP="00704CAA">
      <w:pPr>
        <w:pStyle w:val="EnglishHangNoCoptic"/>
      </w:pPr>
      <w:r w:rsidRPr="00AB1781">
        <w:t>9 O God, I will sing a new song</w:t>
      </w:r>
      <w:r>
        <w:t xml:space="preserve"> to You</w:t>
      </w:r>
      <w:r w:rsidRPr="00AB1781">
        <w:t>;</w:t>
      </w:r>
    </w:p>
    <w:p w14:paraId="70BFC492" w14:textId="77777777" w:rsidR="00704CAA" w:rsidRPr="00AB1781" w:rsidRDefault="00704CAA" w:rsidP="00704CAA">
      <w:pPr>
        <w:pStyle w:val="EnglishHangEndNoCoptic"/>
      </w:pPr>
      <w:r w:rsidRPr="00AB1781">
        <w:tab/>
        <w:t xml:space="preserve">I will </w:t>
      </w:r>
      <w:r>
        <w:t>make music</w:t>
      </w:r>
      <w:r w:rsidRPr="00AB1781">
        <w:t xml:space="preserve"> to </w:t>
      </w:r>
      <w:r>
        <w:t>You</w:t>
      </w:r>
      <w:r w:rsidRPr="00AB1781">
        <w:t xml:space="preserve"> on a ten-stringed harp</w:t>
      </w:r>
      <w:r>
        <w:t>,</w:t>
      </w:r>
    </w:p>
    <w:p w14:paraId="07E50729" w14:textId="77777777" w:rsidR="00704CAA" w:rsidRPr="00AB1781" w:rsidRDefault="00704CAA" w:rsidP="00704CAA">
      <w:pPr>
        <w:pStyle w:val="EnglishHangNoCoptic"/>
      </w:pPr>
      <w:r w:rsidRPr="00AB1781">
        <w:t xml:space="preserve">10 </w:t>
      </w:r>
      <w:r>
        <w:t>to you, Who</w:t>
      </w:r>
      <w:r w:rsidRPr="00AB1781">
        <w:t xml:space="preserve"> gives salvation to kings,</w:t>
      </w:r>
    </w:p>
    <w:p w14:paraId="78505595" w14:textId="77777777" w:rsidR="00704CAA" w:rsidRPr="00AB1781" w:rsidRDefault="00704CAA" w:rsidP="00704CAA">
      <w:pPr>
        <w:pStyle w:val="EnglishHangEndNoCoptic"/>
      </w:pPr>
      <w:r>
        <w:tab/>
        <w:t>Who</w:t>
      </w:r>
      <w:r w:rsidRPr="00AB1781">
        <w:t xml:space="preserve"> redeem</w:t>
      </w:r>
      <w:r>
        <w:t>s His servant</w:t>
      </w:r>
      <w:r w:rsidRPr="00AB1781">
        <w:t xml:space="preserve"> David from the evil sword.</w:t>
      </w:r>
      <w:r w:rsidRPr="00AB1781">
        <w:rPr>
          <w:rStyle w:val="FootnoteReference"/>
        </w:rPr>
        <w:footnoteReference w:id="845"/>
      </w:r>
    </w:p>
    <w:p w14:paraId="3CF01CFB" w14:textId="77777777" w:rsidR="00704CAA" w:rsidRPr="00AB1781" w:rsidRDefault="00704CAA" w:rsidP="00704CAA">
      <w:pPr>
        <w:pStyle w:val="EnglishHangNoCoptic"/>
      </w:pPr>
      <w:r w:rsidRPr="00AB1781">
        <w:t xml:space="preserve">11 </w:t>
      </w:r>
      <w:r>
        <w:t>Deliver</w:t>
      </w:r>
      <w:r w:rsidRPr="00AB1781">
        <w:t xml:space="preserve"> me and </w:t>
      </w:r>
      <w:r>
        <w:t>save</w:t>
      </w:r>
      <w:r w:rsidRPr="00AB1781">
        <w:t xml:space="preserve"> me</w:t>
      </w:r>
    </w:p>
    <w:p w14:paraId="629499BB" w14:textId="77777777" w:rsidR="00704CAA" w:rsidRPr="00AB1781" w:rsidRDefault="00704CAA" w:rsidP="00704CAA">
      <w:pPr>
        <w:pStyle w:val="EnglishHangNoCoptic"/>
      </w:pPr>
      <w:r w:rsidRPr="00AB1781">
        <w:tab/>
        <w:t xml:space="preserve">from the hand of </w:t>
      </w:r>
      <w:r>
        <w:t>the sons of foreigners</w:t>
      </w:r>
      <w:r w:rsidRPr="00AB1781">
        <w:t>,</w:t>
      </w:r>
      <w:r w:rsidRPr="00AB1781">
        <w:rPr>
          <w:rStyle w:val="FootnoteReference"/>
        </w:rPr>
        <w:footnoteReference w:id="846"/>
      </w:r>
    </w:p>
    <w:p w14:paraId="79DA7EE2" w14:textId="77777777" w:rsidR="00704CAA" w:rsidRPr="00AB1781" w:rsidRDefault="00704CAA" w:rsidP="00704CAA">
      <w:pPr>
        <w:pStyle w:val="EnglishHangNoCoptic"/>
      </w:pPr>
      <w:r w:rsidRPr="00AB1781">
        <w:tab/>
        <w:t xml:space="preserve">whose mouths </w:t>
      </w:r>
      <w:r>
        <w:t>speak</w:t>
      </w:r>
      <w:r w:rsidRPr="00AB1781">
        <w:t xml:space="preserve"> vanity</w:t>
      </w:r>
      <w:r>
        <w:t>,</w:t>
      </w:r>
    </w:p>
    <w:p w14:paraId="4E42B024" w14:textId="77777777" w:rsidR="00704CAA" w:rsidRPr="00AB1781" w:rsidRDefault="00704CAA" w:rsidP="00704CAA">
      <w:pPr>
        <w:pStyle w:val="EnglishHangEndNoCoptic"/>
      </w:pPr>
      <w:r w:rsidRPr="00AB1781">
        <w:tab/>
        <w:t xml:space="preserve">and whose right hand is </w:t>
      </w:r>
      <w:r>
        <w:t>the right hand of wrongdoing,</w:t>
      </w:r>
    </w:p>
    <w:p w14:paraId="6F6C41A6" w14:textId="77777777" w:rsidR="00704CAA" w:rsidRPr="00AB1781" w:rsidRDefault="00704CAA" w:rsidP="00704CAA">
      <w:pPr>
        <w:pStyle w:val="EnglishHangNoCoptic"/>
      </w:pPr>
      <w:r w:rsidRPr="00AB1781">
        <w:t xml:space="preserve">12 whose sons are like </w:t>
      </w:r>
      <w:r>
        <w:t xml:space="preserve">new </w:t>
      </w:r>
      <w:r w:rsidRPr="00AB1781">
        <w:t>plants</w:t>
      </w:r>
    </w:p>
    <w:p w14:paraId="271F5EB7" w14:textId="77777777" w:rsidR="00704CAA" w:rsidRPr="00AB1781" w:rsidRDefault="00704CAA" w:rsidP="00704CAA">
      <w:pPr>
        <w:pStyle w:val="EnglishHangNoCoptic"/>
      </w:pPr>
      <w:r w:rsidRPr="00AB1781">
        <w:tab/>
      </w:r>
      <w:r>
        <w:t>Matured in their youth;</w:t>
      </w:r>
    </w:p>
    <w:p w14:paraId="79814B0C" w14:textId="77777777" w:rsidR="00704CAA" w:rsidRPr="00AB1781" w:rsidRDefault="00704CAA" w:rsidP="00704CAA">
      <w:pPr>
        <w:pStyle w:val="EnglishHangNoCoptic"/>
      </w:pPr>
      <w:r w:rsidRPr="00AB1781">
        <w:tab/>
        <w:t xml:space="preserve">their daughters </w:t>
      </w:r>
      <w:r>
        <w:t>have been beautified,</w:t>
      </w:r>
    </w:p>
    <w:p w14:paraId="702910E1" w14:textId="77777777" w:rsidR="00704CAA" w:rsidRPr="00AB1781" w:rsidRDefault="00704CAA" w:rsidP="00704CAA">
      <w:pPr>
        <w:pStyle w:val="EnglishHangEndNoCoptic"/>
      </w:pPr>
      <w:r w:rsidRPr="00AB1781">
        <w:tab/>
      </w:r>
      <w:r>
        <w:t xml:space="preserve">adorned </w:t>
      </w:r>
      <w:r w:rsidRPr="00AB1781">
        <w:t>like a temple;</w:t>
      </w:r>
    </w:p>
    <w:p w14:paraId="72797BF3" w14:textId="77777777" w:rsidR="00704CAA" w:rsidRPr="00AB1781" w:rsidRDefault="00704CAA" w:rsidP="00704CAA">
      <w:pPr>
        <w:pStyle w:val="EnglishHangNoCoptic"/>
      </w:pPr>
      <w:r w:rsidRPr="00AB1781">
        <w:t xml:space="preserve">13 their </w:t>
      </w:r>
      <w:r>
        <w:t>storehouses</w:t>
      </w:r>
      <w:r w:rsidRPr="00AB1781">
        <w:t xml:space="preserve"> full</w:t>
      </w:r>
      <w:r>
        <w:t>,</w:t>
      </w:r>
    </w:p>
    <w:p w14:paraId="39950EFE" w14:textId="77777777" w:rsidR="00704CAA" w:rsidRPr="00AB1781" w:rsidRDefault="00704CAA" w:rsidP="00704CAA">
      <w:pPr>
        <w:pStyle w:val="EnglishHangNoCoptic"/>
      </w:pPr>
      <w:r w:rsidRPr="00AB1781">
        <w:tab/>
      </w:r>
      <w:r>
        <w:t>Bursting on all sides</w:t>
      </w:r>
      <w:r w:rsidRPr="00AB1781">
        <w:t>;</w:t>
      </w:r>
    </w:p>
    <w:p w14:paraId="266CE78A" w14:textId="77777777" w:rsidR="00704CAA" w:rsidRPr="00AB1781" w:rsidRDefault="00704CAA" w:rsidP="00704CAA">
      <w:pPr>
        <w:pStyle w:val="EnglishHangNoCoptic"/>
      </w:pPr>
      <w:r w:rsidRPr="00AB1781">
        <w:tab/>
        <w:t xml:space="preserve">their </w:t>
      </w:r>
      <w:r>
        <w:t>sheep</w:t>
      </w:r>
      <w:r w:rsidRPr="00AB1781">
        <w:t xml:space="preserve"> prolific,</w:t>
      </w:r>
    </w:p>
    <w:p w14:paraId="3AFB54A0" w14:textId="77777777" w:rsidR="00704CAA" w:rsidRPr="00AB1781" w:rsidRDefault="00704CAA" w:rsidP="00704CAA">
      <w:pPr>
        <w:pStyle w:val="EnglishHangEndNoCoptic"/>
      </w:pPr>
      <w:r w:rsidRPr="00AB1781">
        <w:tab/>
      </w:r>
      <w:r>
        <w:t>multiplying in their streets;</w:t>
      </w:r>
    </w:p>
    <w:p w14:paraId="56EA6081" w14:textId="77777777" w:rsidR="00704CAA" w:rsidRPr="00AB1781" w:rsidRDefault="00704CAA" w:rsidP="00704CAA">
      <w:pPr>
        <w:pStyle w:val="EnglishHangNoCoptic"/>
      </w:pPr>
      <w:r w:rsidRPr="00AB1781">
        <w:t>14 Their cattle are fat.</w:t>
      </w:r>
    </w:p>
    <w:p w14:paraId="788521A8" w14:textId="77777777" w:rsidR="00704CAA" w:rsidRPr="00AB1781" w:rsidRDefault="00704CAA" w:rsidP="00704CAA">
      <w:pPr>
        <w:pStyle w:val="EnglishHangNoCoptic"/>
      </w:pPr>
      <w:r w:rsidRPr="00AB1781">
        <w:tab/>
        <w:t xml:space="preserve">There is no fallen-down fence, no </w:t>
      </w:r>
      <w:r>
        <w:t>gap</w:t>
      </w:r>
      <w:r w:rsidRPr="00AB1781">
        <w:t>,</w:t>
      </w:r>
    </w:p>
    <w:p w14:paraId="26692058" w14:textId="77777777" w:rsidR="00704CAA" w:rsidRPr="00AB1781" w:rsidRDefault="00704CAA" w:rsidP="00704CAA">
      <w:pPr>
        <w:pStyle w:val="EnglishHangEndNoCoptic"/>
      </w:pPr>
      <w:r w:rsidRPr="00AB1781">
        <w:tab/>
        <w:t>no wailing in their streets.</w:t>
      </w:r>
    </w:p>
    <w:p w14:paraId="2A0AA29E" w14:textId="77777777" w:rsidR="00704CAA" w:rsidRPr="00AB1781" w:rsidRDefault="00704CAA" w:rsidP="00704CAA">
      <w:pPr>
        <w:pStyle w:val="EnglishHangNoCoptic"/>
      </w:pPr>
      <w:r>
        <w:t xml:space="preserve">15 </w:t>
      </w:r>
      <w:r w:rsidRPr="00AB1781">
        <w:t xml:space="preserve">They call </w:t>
      </w:r>
      <w:r>
        <w:t xml:space="preserve">blessed the </w:t>
      </w:r>
      <w:r w:rsidRPr="00AB1781">
        <w:t>people who have these things!</w:t>
      </w:r>
    </w:p>
    <w:p w14:paraId="750D4849" w14:textId="77777777" w:rsidR="00704CAA" w:rsidRPr="002A0A20" w:rsidRDefault="00704CAA" w:rsidP="00704CAA">
      <w:pPr>
        <w:pStyle w:val="EnglishHangEndNoCoptic"/>
      </w:pPr>
      <w:r w:rsidRPr="00AB1781">
        <w:tab/>
      </w:r>
      <w:r>
        <w:t>[But rather] b</w:t>
      </w:r>
      <w:r w:rsidRPr="00AB1781">
        <w:t>lessed is the people whose God is the Lord.</w:t>
      </w:r>
    </w:p>
    <w:p w14:paraId="199AFDE6" w14:textId="77777777" w:rsidR="00704CAA" w:rsidRPr="002A0A20" w:rsidRDefault="00704CAA" w:rsidP="00704CAA">
      <w:pPr>
        <w:pStyle w:val="Heading4"/>
      </w:pPr>
      <w:r>
        <w:lastRenderedPageBreak/>
        <w:t>Psalm</w:t>
      </w:r>
      <w:r w:rsidRPr="00AB1781">
        <w:t xml:space="preserve"> 144</w:t>
      </w:r>
      <w:r>
        <w:t>: “I will exalt You on high, my God and my King”</w:t>
      </w:r>
    </w:p>
    <w:p w14:paraId="6A0B3140"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4A6D5624"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The Lord keeps all who Love Him</w:t>
      </w:r>
    </w:p>
    <w:p w14:paraId="5F8E8083" w14:textId="77777777" w:rsidR="00704CAA" w:rsidRPr="00AB1781" w:rsidRDefault="00704CAA" w:rsidP="00704CAA">
      <w:pPr>
        <w:pStyle w:val="Rubric"/>
      </w:pPr>
      <w:r>
        <w:t>1 (A praise b</w:t>
      </w:r>
      <w:r w:rsidRPr="00AB1781">
        <w:t>y David)</w:t>
      </w:r>
    </w:p>
    <w:p w14:paraId="78E50ED5" w14:textId="77777777" w:rsidR="00704CAA" w:rsidRPr="00AB1781" w:rsidRDefault="00704CAA" w:rsidP="00704CAA">
      <w:pPr>
        <w:pStyle w:val="EnglishHangNoCoptic"/>
      </w:pPr>
      <w:r>
        <w:t>(</w:t>
      </w:r>
      <w:r w:rsidRPr="004A623E">
        <w:rPr>
          <w:rFonts w:ascii="Tahoma" w:eastAsia="Tahoma" w:hAnsi="Tahoma" w:cs="Tahoma"/>
          <w:rtl/>
          <w:lang w:bidi="he-IL"/>
        </w:rPr>
        <w:t>א</w:t>
      </w:r>
      <w:r>
        <w:t xml:space="preserve">) </w:t>
      </w:r>
      <w:r w:rsidRPr="00AB1781">
        <w:t xml:space="preserve">I will </w:t>
      </w:r>
      <w:r>
        <w:t>exalt</w:t>
      </w:r>
      <w:r w:rsidRPr="00AB1781">
        <w:t xml:space="preserve"> </w:t>
      </w:r>
      <w:r>
        <w:t>You</w:t>
      </w:r>
      <w:r w:rsidRPr="00AB1781">
        <w:t xml:space="preserve"> on high, my God and my King,</w:t>
      </w:r>
      <w:r w:rsidRPr="00AB1781">
        <w:rPr>
          <w:rStyle w:val="FootnoteReference"/>
        </w:rPr>
        <w:footnoteReference w:id="847"/>
      </w:r>
    </w:p>
    <w:p w14:paraId="0676FB24" w14:textId="77777777" w:rsidR="00704CAA" w:rsidRPr="00AB1781" w:rsidRDefault="00704CAA" w:rsidP="00704CAA">
      <w:pPr>
        <w:pStyle w:val="EnglishHangEndNoCoptic"/>
      </w:pPr>
      <w:r w:rsidRPr="00AB1781">
        <w:tab/>
        <w:t xml:space="preserve">and I will bless </w:t>
      </w:r>
      <w:r>
        <w:t>Your N</w:t>
      </w:r>
      <w:r w:rsidRPr="00AB1781">
        <w:t xml:space="preserve">ame </w:t>
      </w:r>
      <w:r>
        <w:t>unto ages of ages</w:t>
      </w:r>
      <w:r w:rsidRPr="00AB1781">
        <w:t>.</w:t>
      </w:r>
    </w:p>
    <w:p w14:paraId="1D8D4E00" w14:textId="77777777" w:rsidR="00704CAA" w:rsidRPr="00AB1781" w:rsidRDefault="00704CAA" w:rsidP="00704CAA">
      <w:pPr>
        <w:pStyle w:val="EnglishHangNoCoptic"/>
      </w:pPr>
      <w:r w:rsidRPr="00AB1781">
        <w:t xml:space="preserve">2 </w:t>
      </w:r>
      <w:r>
        <w:t>(</w:t>
      </w:r>
      <w:r w:rsidRPr="004A623E">
        <w:rPr>
          <w:rFonts w:ascii="Tahoma" w:eastAsia="Tahoma" w:hAnsi="Tahoma" w:cs="Tahoma"/>
          <w:rtl/>
          <w:lang w:bidi="he-IL"/>
        </w:rPr>
        <w:t>ב</w:t>
      </w:r>
      <w:r>
        <w:t>) I will bless you every day,</w:t>
      </w:r>
    </w:p>
    <w:p w14:paraId="50F61923" w14:textId="77777777" w:rsidR="00704CAA" w:rsidRPr="002A0A20" w:rsidRDefault="00704CAA" w:rsidP="00704CAA">
      <w:pPr>
        <w:pStyle w:val="EnglishHangEndNoCoptic"/>
      </w:pPr>
      <w:r w:rsidRPr="00AB1781">
        <w:tab/>
        <w:t xml:space="preserve">and praise </w:t>
      </w:r>
      <w:r>
        <w:t>Your N</w:t>
      </w:r>
      <w:r w:rsidRPr="00AB1781">
        <w:t xml:space="preserve">ame </w:t>
      </w:r>
      <w:r>
        <w:t>unto ages of ages</w:t>
      </w:r>
      <w:r w:rsidRPr="00AB1781">
        <w:t>.</w:t>
      </w:r>
    </w:p>
    <w:p w14:paraId="0C2F23F7" w14:textId="77777777" w:rsidR="00704CAA" w:rsidRPr="00AB1781" w:rsidRDefault="00704CAA" w:rsidP="00704CAA">
      <w:pPr>
        <w:pStyle w:val="EnglishHangNoCoptic"/>
      </w:pPr>
      <w:r w:rsidRPr="00AB1781">
        <w:t xml:space="preserve">3 </w:t>
      </w:r>
      <w:r>
        <w:t>(</w:t>
      </w:r>
      <w:r w:rsidRPr="004A623E">
        <w:rPr>
          <w:rFonts w:ascii="Tahoma" w:eastAsia="Tahoma" w:hAnsi="Tahoma" w:cs="Tahoma"/>
          <w:rtl/>
          <w:lang w:bidi="he-IL"/>
        </w:rPr>
        <w:t>ג</w:t>
      </w:r>
      <w:r>
        <w:t xml:space="preserve">) The Lord is </w:t>
      </w:r>
      <w:r w:rsidRPr="00AB1781">
        <w:t xml:space="preserve">Great </w:t>
      </w:r>
      <w:r>
        <w:t>very praiseworthy,</w:t>
      </w:r>
    </w:p>
    <w:p w14:paraId="078382D1" w14:textId="77777777" w:rsidR="00704CAA" w:rsidRPr="00AB1781" w:rsidRDefault="00704CAA" w:rsidP="00704CAA">
      <w:pPr>
        <w:pStyle w:val="EnglishHangEndNoCoptic"/>
      </w:pPr>
      <w:r w:rsidRPr="00AB1781">
        <w:tab/>
        <w:t xml:space="preserve">and </w:t>
      </w:r>
      <w:r>
        <w:t>there is no limit to</w:t>
      </w:r>
      <w:r w:rsidRPr="00AB1781">
        <w:t xml:space="preserve"> His greatness.</w:t>
      </w:r>
    </w:p>
    <w:p w14:paraId="5B3E355C" w14:textId="77777777" w:rsidR="00704CAA" w:rsidRPr="00AB1781" w:rsidRDefault="00704CAA" w:rsidP="00704CAA">
      <w:pPr>
        <w:pStyle w:val="EnglishHangNoCoptic"/>
      </w:pPr>
      <w:r w:rsidRPr="00AB1781">
        <w:t xml:space="preserve">4 </w:t>
      </w:r>
      <w:r>
        <w:t>(</w:t>
      </w:r>
      <w:r w:rsidRPr="004A623E">
        <w:rPr>
          <w:rFonts w:ascii="Tahoma" w:eastAsia="Tahoma" w:hAnsi="Tahoma" w:cs="Tahoma"/>
          <w:rtl/>
          <w:lang w:bidi="he-IL"/>
        </w:rPr>
        <w:t>ד</w:t>
      </w:r>
      <w:r>
        <w:t xml:space="preserve">) </w:t>
      </w:r>
      <w:r w:rsidRPr="00AB1781">
        <w:t xml:space="preserve">Generation after generation will praise </w:t>
      </w:r>
      <w:r>
        <w:t>Your</w:t>
      </w:r>
      <w:r w:rsidRPr="00AB1781">
        <w:t xml:space="preserve"> works</w:t>
      </w:r>
      <w:r>
        <w:t>,</w:t>
      </w:r>
    </w:p>
    <w:p w14:paraId="7C91F56B" w14:textId="77777777" w:rsidR="00704CAA" w:rsidRPr="00AB1781" w:rsidRDefault="00704CAA" w:rsidP="00704CAA">
      <w:pPr>
        <w:pStyle w:val="EnglishHangEndNoCoptic"/>
      </w:pPr>
      <w:r w:rsidRPr="00AB1781">
        <w:tab/>
        <w:t xml:space="preserve">and </w:t>
      </w:r>
      <w:r>
        <w:t xml:space="preserve">they </w:t>
      </w:r>
      <w:r w:rsidRPr="00AB1781">
        <w:t xml:space="preserve">will declare </w:t>
      </w:r>
      <w:r>
        <w:t>Your</w:t>
      </w:r>
      <w:r w:rsidRPr="00AB1781">
        <w:t xml:space="preserve"> power.</w:t>
      </w:r>
    </w:p>
    <w:p w14:paraId="0680F266" w14:textId="77777777" w:rsidR="00704CAA" w:rsidRPr="00AB1781" w:rsidRDefault="00704CAA" w:rsidP="00704CAA">
      <w:pPr>
        <w:pStyle w:val="EnglishHangNoCoptic"/>
      </w:pPr>
      <w:r w:rsidRPr="00AB1781">
        <w:t xml:space="preserve">5 </w:t>
      </w:r>
      <w:r>
        <w:t>(</w:t>
      </w:r>
      <w:r w:rsidRPr="00366380">
        <w:rPr>
          <w:rFonts w:ascii="Tahoma" w:eastAsia="Tahoma" w:hAnsi="Tahoma" w:cs="Tahoma"/>
          <w:rtl/>
          <w:lang w:bidi="he-IL"/>
        </w:rPr>
        <w:t>ה</w:t>
      </w:r>
      <w:r>
        <w:t xml:space="preserve">) </w:t>
      </w:r>
      <w:r w:rsidRPr="00AB1781">
        <w:t xml:space="preserve">They will speak of the </w:t>
      </w:r>
      <w:r>
        <w:t>magnificence of the glory</w:t>
      </w:r>
      <w:r w:rsidRPr="00AB1781">
        <w:t xml:space="preserve"> of </w:t>
      </w:r>
      <w:r>
        <w:t>Your</w:t>
      </w:r>
      <w:r w:rsidRPr="00AB1781">
        <w:t xml:space="preserve"> holiness,</w:t>
      </w:r>
    </w:p>
    <w:p w14:paraId="1BDFF585" w14:textId="77777777" w:rsidR="00704CAA" w:rsidRPr="00AB1781" w:rsidRDefault="00704CAA" w:rsidP="00704CAA">
      <w:pPr>
        <w:pStyle w:val="EnglishHangEndNoCoptic"/>
      </w:pPr>
      <w:r w:rsidRPr="00AB1781">
        <w:tab/>
        <w:t xml:space="preserve">and </w:t>
      </w:r>
      <w:r>
        <w:t>they will recount</w:t>
      </w:r>
      <w:r w:rsidRPr="00AB1781">
        <w:t xml:space="preserve"> </w:t>
      </w:r>
      <w:r>
        <w:t>Your wonders</w:t>
      </w:r>
      <w:r w:rsidRPr="00AB1781">
        <w:t>.</w:t>
      </w:r>
    </w:p>
    <w:p w14:paraId="79DAA736" w14:textId="77777777" w:rsidR="00704CAA" w:rsidRPr="00AB1781" w:rsidRDefault="00704CAA" w:rsidP="00704CAA">
      <w:pPr>
        <w:pStyle w:val="EnglishHangNoCoptic"/>
      </w:pPr>
      <w:r w:rsidRPr="00AB1781">
        <w:t xml:space="preserve">6 </w:t>
      </w:r>
      <w:r>
        <w:t>(</w:t>
      </w:r>
      <w:r w:rsidRPr="00366380">
        <w:rPr>
          <w:rFonts w:ascii="Tahoma" w:eastAsia="Tahoma" w:hAnsi="Tahoma" w:cs="Tahoma"/>
          <w:rtl/>
          <w:lang w:bidi="he-IL"/>
        </w:rPr>
        <w:t>ו</w:t>
      </w:r>
      <w:r>
        <w:t xml:space="preserve">) </w:t>
      </w:r>
      <w:r w:rsidRPr="00AB1781">
        <w:t xml:space="preserve">They will proclaim the power of </w:t>
      </w:r>
      <w:r>
        <w:t>Your</w:t>
      </w:r>
      <w:r w:rsidRPr="00AB1781">
        <w:t xml:space="preserve"> </w:t>
      </w:r>
      <w:r>
        <w:t>awesome</w:t>
      </w:r>
      <w:r w:rsidRPr="00AB1781">
        <w:t xml:space="preserve"> </w:t>
      </w:r>
      <w:r>
        <w:t>deeds</w:t>
      </w:r>
      <w:r w:rsidRPr="00AB1781">
        <w:t>,</w:t>
      </w:r>
    </w:p>
    <w:p w14:paraId="544DAFC9" w14:textId="77777777" w:rsidR="00704CAA" w:rsidRPr="00AB1781" w:rsidRDefault="00704CAA" w:rsidP="00704CAA">
      <w:pPr>
        <w:pStyle w:val="EnglishHangEndNoCoptic"/>
      </w:pPr>
      <w:r w:rsidRPr="00AB1781">
        <w:tab/>
        <w:t xml:space="preserve">and </w:t>
      </w:r>
      <w:r>
        <w:t>they will recount</w:t>
      </w:r>
      <w:r w:rsidRPr="00AB1781">
        <w:t xml:space="preserve"> </w:t>
      </w:r>
      <w:r>
        <w:t>Your</w:t>
      </w:r>
      <w:r w:rsidRPr="00AB1781">
        <w:t xml:space="preserve"> greatness.</w:t>
      </w:r>
    </w:p>
    <w:p w14:paraId="435DA4E2" w14:textId="77777777" w:rsidR="00704CAA" w:rsidRPr="00AB1781" w:rsidRDefault="00704CAA" w:rsidP="00704CAA">
      <w:pPr>
        <w:pStyle w:val="EnglishHangNoCoptic"/>
      </w:pPr>
      <w:r w:rsidRPr="00AB1781">
        <w:t xml:space="preserve">7 </w:t>
      </w:r>
      <w:r>
        <w:t>(</w:t>
      </w:r>
      <w:r w:rsidRPr="00366380">
        <w:rPr>
          <w:rFonts w:ascii="Tahoma" w:eastAsia="Tahoma" w:hAnsi="Tahoma" w:cs="Tahoma"/>
          <w:rtl/>
          <w:lang w:bidi="he-IL"/>
        </w:rPr>
        <w:t>ז</w:t>
      </w:r>
      <w:r>
        <w:t xml:space="preserve">) </w:t>
      </w:r>
      <w:r w:rsidRPr="00AB1781">
        <w:t>They will spread</w:t>
      </w:r>
      <w:r>
        <w:rPr>
          <w:rStyle w:val="FootnoteReference"/>
        </w:rPr>
        <w:footnoteReference w:id="848"/>
      </w:r>
      <w:r w:rsidRPr="00AB1781">
        <w:t xml:space="preserve"> the fame of </w:t>
      </w:r>
      <w:r>
        <w:t>Your</w:t>
      </w:r>
      <w:r w:rsidRPr="00AB1781">
        <w:t xml:space="preserve"> abundant goodness,</w:t>
      </w:r>
    </w:p>
    <w:p w14:paraId="7A8B5D65" w14:textId="77777777" w:rsidR="00704CAA" w:rsidRPr="00AB1781" w:rsidRDefault="00704CAA" w:rsidP="00704CAA">
      <w:pPr>
        <w:pStyle w:val="EnglishHangEndNoCoptic"/>
      </w:pPr>
      <w:r w:rsidRPr="00AB1781">
        <w:tab/>
        <w:t xml:space="preserve">and will rejoice in </w:t>
      </w:r>
      <w:r>
        <w:t>Your</w:t>
      </w:r>
      <w:r w:rsidRPr="00AB1781">
        <w:t xml:space="preserve"> righteousness.</w:t>
      </w:r>
    </w:p>
    <w:p w14:paraId="4F8AF017" w14:textId="77777777" w:rsidR="00704CAA" w:rsidRPr="00AB1781" w:rsidRDefault="00704CAA" w:rsidP="00704CAA">
      <w:pPr>
        <w:pStyle w:val="EnglishHangNoCoptic"/>
      </w:pPr>
      <w:r w:rsidRPr="00AB1781">
        <w:t xml:space="preserve">8 </w:t>
      </w:r>
      <w:r>
        <w:t>(</w:t>
      </w:r>
      <w:r w:rsidRPr="00366380">
        <w:rPr>
          <w:rFonts w:ascii="Tahoma" w:eastAsia="Tahoma" w:hAnsi="Tahoma" w:cs="Tahoma"/>
          <w:rtl/>
          <w:lang w:bidi="he-IL"/>
        </w:rPr>
        <w:t>ח</w:t>
      </w:r>
      <w:r>
        <w:t xml:space="preserve">) </w:t>
      </w:r>
      <w:r w:rsidRPr="00AB1781">
        <w:t>The Lord is compassionate and merciful,</w:t>
      </w:r>
    </w:p>
    <w:p w14:paraId="20297AB3" w14:textId="77777777" w:rsidR="00704CAA" w:rsidRPr="00AB1781" w:rsidRDefault="00704CAA" w:rsidP="00704CAA">
      <w:pPr>
        <w:pStyle w:val="EnglishHangEndNoCoptic"/>
      </w:pPr>
      <w:r w:rsidRPr="00AB1781">
        <w:tab/>
      </w:r>
      <w:r>
        <w:t>Longsuffering and abundant in mercy</w:t>
      </w:r>
      <w:r w:rsidRPr="00AB1781">
        <w:t>.</w:t>
      </w:r>
    </w:p>
    <w:p w14:paraId="7254DE6B" w14:textId="77777777" w:rsidR="00704CAA" w:rsidRPr="00AB1781" w:rsidRDefault="00704CAA" w:rsidP="00704CAA">
      <w:pPr>
        <w:pStyle w:val="EnglishHangNoCoptic"/>
      </w:pPr>
      <w:r w:rsidRPr="00AB1781">
        <w:t xml:space="preserve">9 </w:t>
      </w:r>
      <w:r>
        <w:t>(</w:t>
      </w:r>
      <w:r w:rsidRPr="00366380">
        <w:rPr>
          <w:rFonts w:ascii="Tahoma" w:eastAsia="Tahoma" w:hAnsi="Tahoma" w:cs="Tahoma"/>
          <w:rtl/>
          <w:lang w:bidi="he-IL"/>
        </w:rPr>
        <w:t>ט</w:t>
      </w:r>
      <w:r>
        <w:t xml:space="preserve">) </w:t>
      </w:r>
      <w:r w:rsidRPr="00AB1781">
        <w:t>The Lord is good and kind to all,</w:t>
      </w:r>
    </w:p>
    <w:p w14:paraId="3CE5B452" w14:textId="77777777" w:rsidR="00704CAA" w:rsidRPr="00AB1781" w:rsidRDefault="00704CAA" w:rsidP="00704CAA">
      <w:pPr>
        <w:pStyle w:val="EnglishHangEndNoCoptic"/>
      </w:pPr>
      <w:r w:rsidRPr="00AB1781">
        <w:tab/>
        <w:t>and His mercies are over all His works.</w:t>
      </w:r>
    </w:p>
    <w:p w14:paraId="53437498" w14:textId="77777777" w:rsidR="00704CAA" w:rsidRPr="00AB1781" w:rsidRDefault="00704CAA" w:rsidP="00704CAA">
      <w:pPr>
        <w:pStyle w:val="EnglishHangNoCoptic"/>
      </w:pPr>
      <w:r w:rsidRPr="00AB1781">
        <w:t xml:space="preserve">10 </w:t>
      </w:r>
      <w:r>
        <w:t>(</w:t>
      </w:r>
      <w:r w:rsidRPr="00366380">
        <w:rPr>
          <w:rFonts w:ascii="Tahoma" w:eastAsia="Tahoma" w:hAnsi="Tahoma" w:cs="Tahoma"/>
          <w:rtl/>
          <w:lang w:bidi="he-IL"/>
        </w:rPr>
        <w:t>י</w:t>
      </w:r>
      <w:r>
        <w:t xml:space="preserve">) </w:t>
      </w:r>
      <w:r w:rsidRPr="00AB1781">
        <w:t xml:space="preserve">Let all </w:t>
      </w:r>
      <w:r>
        <w:t>Your</w:t>
      </w:r>
      <w:r w:rsidRPr="00AB1781">
        <w:t xml:space="preserve"> works </w:t>
      </w:r>
      <w:r>
        <w:t>confess</w:t>
      </w:r>
      <w:r>
        <w:rPr>
          <w:rStyle w:val="FootnoteReference"/>
        </w:rPr>
        <w:footnoteReference w:id="849"/>
      </w:r>
      <w:r w:rsidRPr="00AB1781">
        <w:t xml:space="preserve"> </w:t>
      </w:r>
      <w:r>
        <w:t>You</w:t>
      </w:r>
      <w:r w:rsidRPr="00AB1781">
        <w:t>, O Lord,</w:t>
      </w:r>
    </w:p>
    <w:p w14:paraId="5DDCDE02" w14:textId="77777777" w:rsidR="00704CAA" w:rsidRPr="00AB1781" w:rsidRDefault="00704CAA" w:rsidP="00704CAA">
      <w:pPr>
        <w:pStyle w:val="EnglishHangEndNoCoptic"/>
      </w:pPr>
      <w:r w:rsidRPr="00AB1781">
        <w:tab/>
        <w:t xml:space="preserve">and let </w:t>
      </w:r>
      <w:r>
        <w:t>Your</w:t>
      </w:r>
      <w:r w:rsidRPr="00AB1781">
        <w:t xml:space="preserve"> saints</w:t>
      </w:r>
      <w:r>
        <w:rPr>
          <w:rStyle w:val="FootnoteReference"/>
        </w:rPr>
        <w:footnoteReference w:id="850"/>
      </w:r>
      <w:r w:rsidRPr="00AB1781">
        <w:t xml:space="preserve"> bless </w:t>
      </w:r>
      <w:r>
        <w:t>You</w:t>
      </w:r>
      <w:r w:rsidRPr="00AB1781">
        <w:t>.</w:t>
      </w:r>
    </w:p>
    <w:p w14:paraId="7D3DD70D" w14:textId="77777777" w:rsidR="00704CAA" w:rsidRPr="00AB1781" w:rsidRDefault="00704CAA" w:rsidP="00704CAA">
      <w:pPr>
        <w:pStyle w:val="EnglishHangNoCoptic"/>
      </w:pPr>
      <w:r w:rsidRPr="00AB1781">
        <w:t xml:space="preserve">11 </w:t>
      </w:r>
      <w:r>
        <w:t>(</w:t>
      </w:r>
      <w:r w:rsidRPr="00366380">
        <w:rPr>
          <w:rFonts w:ascii="Tahoma" w:eastAsia="Tahoma" w:hAnsi="Tahoma" w:cs="Tahoma"/>
          <w:rtl/>
          <w:lang w:bidi="he-IL"/>
        </w:rPr>
        <w:t>כ</w:t>
      </w:r>
      <w:r>
        <w:t xml:space="preserve">) </w:t>
      </w:r>
      <w:r w:rsidRPr="00AB1781">
        <w:t xml:space="preserve">They </w:t>
      </w:r>
      <w:r>
        <w:t>will tell</w:t>
      </w:r>
      <w:r w:rsidRPr="00AB1781">
        <w:t xml:space="preserve"> of the glory of </w:t>
      </w:r>
      <w:r>
        <w:t>Your</w:t>
      </w:r>
      <w:r w:rsidRPr="00AB1781">
        <w:t xml:space="preserve"> Kingdom,</w:t>
      </w:r>
    </w:p>
    <w:p w14:paraId="4870163E" w14:textId="77777777" w:rsidR="00704CAA" w:rsidRPr="00AB1781" w:rsidRDefault="00704CAA" w:rsidP="00704CAA">
      <w:pPr>
        <w:pStyle w:val="EnglishHangEndNoCoptic"/>
      </w:pPr>
      <w:r w:rsidRPr="00AB1781">
        <w:tab/>
        <w:t xml:space="preserve">and </w:t>
      </w:r>
      <w:r>
        <w:t>they will speak</w:t>
      </w:r>
      <w:r w:rsidRPr="00AB1781">
        <w:t xml:space="preserve"> of </w:t>
      </w:r>
      <w:r>
        <w:t>Your power,</w:t>
      </w:r>
    </w:p>
    <w:p w14:paraId="0F122091" w14:textId="77777777" w:rsidR="00704CAA" w:rsidRPr="00AB1781" w:rsidRDefault="00704CAA" w:rsidP="00704CAA">
      <w:pPr>
        <w:pStyle w:val="EnglishHangNoCoptic"/>
      </w:pPr>
      <w:r w:rsidRPr="00AB1781">
        <w:lastRenderedPageBreak/>
        <w:t xml:space="preserve">12 </w:t>
      </w:r>
      <w:r>
        <w:t>(</w:t>
      </w:r>
      <w:r w:rsidRPr="00366380">
        <w:rPr>
          <w:rFonts w:ascii="Tahoma" w:eastAsia="Tahoma" w:hAnsi="Tahoma" w:cs="Tahoma"/>
          <w:rtl/>
          <w:lang w:bidi="he-IL"/>
        </w:rPr>
        <w:t>ל</w:t>
      </w:r>
      <w:r>
        <w:t>) that all the</w:t>
      </w:r>
      <w:r w:rsidRPr="00AB1781">
        <w:t xml:space="preserve"> sons of men </w:t>
      </w:r>
      <w:r>
        <w:t>may know Your</w:t>
      </w:r>
      <w:r w:rsidRPr="00AB1781">
        <w:t xml:space="preserve"> power,</w:t>
      </w:r>
    </w:p>
    <w:p w14:paraId="45781E90" w14:textId="77777777" w:rsidR="00704CAA" w:rsidRPr="00AB1781" w:rsidRDefault="00704CAA" w:rsidP="00704CAA">
      <w:pPr>
        <w:pStyle w:val="EnglishHangEndNoCoptic"/>
      </w:pPr>
      <w:r w:rsidRPr="00AB1781">
        <w:tab/>
        <w:t xml:space="preserve">and the glorious </w:t>
      </w:r>
      <w:r>
        <w:t>magnificence</w:t>
      </w:r>
      <w:r w:rsidRPr="00AB1781">
        <w:t xml:space="preserve"> </w:t>
      </w:r>
      <w:r>
        <w:t>of</w:t>
      </w:r>
      <w:r w:rsidRPr="00AB1781">
        <w:t xml:space="preserve"> </w:t>
      </w:r>
      <w:r>
        <w:t>Your</w:t>
      </w:r>
      <w:r w:rsidRPr="00AB1781">
        <w:t xml:space="preserve"> Kingdom.</w:t>
      </w:r>
    </w:p>
    <w:p w14:paraId="2C394385" w14:textId="77777777" w:rsidR="00704CAA" w:rsidRPr="00AB1781" w:rsidRDefault="00704CAA" w:rsidP="00704CAA">
      <w:pPr>
        <w:pStyle w:val="EnglishHangNoCoptic"/>
      </w:pPr>
      <w:r w:rsidRPr="00AB1781">
        <w:t xml:space="preserve">13 </w:t>
      </w:r>
      <w:r>
        <w:t>(</w:t>
      </w:r>
      <w:r w:rsidRPr="00373AE1">
        <w:rPr>
          <w:rFonts w:ascii="Tahoma" w:eastAsia="Tahoma" w:hAnsi="Tahoma" w:cs="Tahoma"/>
          <w:rtl/>
          <w:lang w:bidi="he-IL"/>
        </w:rPr>
        <w:t>מ</w:t>
      </w:r>
      <w:r>
        <w:t>) Your</w:t>
      </w:r>
      <w:r w:rsidRPr="00AB1781">
        <w:t xml:space="preserve"> Kingdom is a Kingdom of all </w:t>
      </w:r>
      <w:r>
        <w:t xml:space="preserve">the </w:t>
      </w:r>
      <w:r w:rsidRPr="00AB1781">
        <w:t>ages,</w:t>
      </w:r>
    </w:p>
    <w:p w14:paraId="2BE00A8D" w14:textId="77777777" w:rsidR="00704CAA" w:rsidRDefault="00704CAA" w:rsidP="00704CAA">
      <w:pPr>
        <w:pStyle w:val="EnglishHangEndNoCoptic"/>
      </w:pPr>
      <w:r w:rsidRPr="00AB1781">
        <w:tab/>
        <w:t xml:space="preserve">and </w:t>
      </w:r>
      <w:r>
        <w:t>Your</w:t>
      </w:r>
      <w:r w:rsidRPr="00AB1781">
        <w:t xml:space="preserve"> dominion </w:t>
      </w:r>
      <w:r>
        <w:t>is from generation to generation.</w:t>
      </w:r>
    </w:p>
    <w:p w14:paraId="4D0196C4" w14:textId="77777777" w:rsidR="00704CAA" w:rsidRPr="00AB1781" w:rsidRDefault="00704CAA" w:rsidP="00704CAA">
      <w:pPr>
        <w:pStyle w:val="EnglishHangNoCoptic"/>
      </w:pPr>
      <w:r w:rsidRPr="00AB1781">
        <w:t xml:space="preserve">14 </w:t>
      </w:r>
      <w:r>
        <w:t>(</w:t>
      </w:r>
      <w:r w:rsidRPr="00373AE1">
        <w:rPr>
          <w:rFonts w:ascii="Tahoma" w:eastAsia="Tahoma" w:hAnsi="Tahoma" w:cs="Tahoma"/>
          <w:rtl/>
          <w:lang w:bidi="he-IL"/>
        </w:rPr>
        <w:t>נ</w:t>
      </w:r>
      <w:r>
        <w:t xml:space="preserve">) </w:t>
      </w:r>
      <w:r w:rsidRPr="00AB1781">
        <w:t>The Lord is faithful in His words,</w:t>
      </w:r>
    </w:p>
    <w:p w14:paraId="5101CB59" w14:textId="77777777" w:rsidR="00704CAA" w:rsidRPr="00AB1781" w:rsidRDefault="00704CAA" w:rsidP="00704CAA">
      <w:pPr>
        <w:pStyle w:val="EnglishHangEndNoCoptic"/>
      </w:pPr>
      <w:r w:rsidRPr="00AB1781">
        <w:tab/>
        <w:t>and holy in all His works.</w:t>
      </w:r>
    </w:p>
    <w:p w14:paraId="4CE2EF9F" w14:textId="77777777" w:rsidR="00704CAA" w:rsidRPr="00AB1781" w:rsidRDefault="00704CAA" w:rsidP="00704CAA">
      <w:pPr>
        <w:pStyle w:val="EnglishHangNoCoptic"/>
      </w:pPr>
      <w:r w:rsidRPr="00AB1781">
        <w:t xml:space="preserve">15 </w:t>
      </w:r>
      <w:r>
        <w:t>(</w:t>
      </w:r>
      <w:r w:rsidRPr="00E42174">
        <w:rPr>
          <w:rFonts w:ascii="Tahoma" w:eastAsia="Tahoma" w:hAnsi="Tahoma" w:cs="Tahoma"/>
          <w:rtl/>
          <w:lang w:bidi="he-IL"/>
        </w:rPr>
        <w:t>ס</w:t>
      </w:r>
      <w:r>
        <w:t xml:space="preserve">) </w:t>
      </w:r>
      <w:r w:rsidRPr="00AB1781">
        <w:t>The Lord upholds all who are falling,</w:t>
      </w:r>
    </w:p>
    <w:p w14:paraId="390F7BE2" w14:textId="77777777" w:rsidR="00704CAA" w:rsidRPr="00AB1781" w:rsidRDefault="00704CAA" w:rsidP="00704CAA">
      <w:pPr>
        <w:pStyle w:val="EnglishHangEndNoCoptic"/>
      </w:pPr>
      <w:r w:rsidRPr="00AB1781">
        <w:tab/>
        <w:t xml:space="preserve">and </w:t>
      </w:r>
      <w:r>
        <w:t>sets upright</w:t>
      </w:r>
      <w:r w:rsidRPr="00AB1781">
        <w:t xml:space="preserve"> all who are bent down.</w:t>
      </w:r>
    </w:p>
    <w:p w14:paraId="22104DC4" w14:textId="77777777" w:rsidR="00704CAA" w:rsidRPr="00AB1781" w:rsidRDefault="00704CAA" w:rsidP="00704CAA">
      <w:pPr>
        <w:pStyle w:val="EnglishHangNoCoptic"/>
      </w:pPr>
      <w:r w:rsidRPr="00AB1781">
        <w:t xml:space="preserve">16 </w:t>
      </w:r>
      <w:r>
        <w:t>(</w:t>
      </w:r>
      <w:r w:rsidRPr="00E42174">
        <w:rPr>
          <w:rFonts w:ascii="Tahoma" w:eastAsia="Tahoma" w:hAnsi="Tahoma" w:cs="Tahoma"/>
          <w:rtl/>
          <w:lang w:bidi="he-IL"/>
        </w:rPr>
        <w:t>ע</w:t>
      </w:r>
      <w:r>
        <w:t xml:space="preserve">) </w:t>
      </w:r>
      <w:r w:rsidRPr="00AB1781">
        <w:t xml:space="preserve">The eyes of all </w:t>
      </w:r>
      <w:r>
        <w:t>hope in</w:t>
      </w:r>
      <w:r w:rsidRPr="00AB1781">
        <w:t xml:space="preserve"> </w:t>
      </w:r>
      <w:r>
        <w:t>You</w:t>
      </w:r>
      <w:r w:rsidRPr="00AB1781">
        <w:t>,</w:t>
      </w:r>
    </w:p>
    <w:p w14:paraId="668428AD" w14:textId="77777777" w:rsidR="00704CAA" w:rsidRPr="00AB1781" w:rsidRDefault="00704CAA" w:rsidP="00704CAA">
      <w:pPr>
        <w:pStyle w:val="EnglishHangEndNoCoptic"/>
      </w:pPr>
      <w:r w:rsidRPr="00AB1781">
        <w:tab/>
        <w:t xml:space="preserve">and </w:t>
      </w:r>
      <w:r>
        <w:t>You</w:t>
      </w:r>
      <w:r w:rsidRPr="00AB1781">
        <w:t xml:space="preserve"> </w:t>
      </w:r>
      <w:r>
        <w:t>give</w:t>
      </w:r>
      <w:r w:rsidRPr="00AB1781">
        <w:t xml:space="preserve"> them their food in due season.</w:t>
      </w:r>
    </w:p>
    <w:p w14:paraId="771951D5" w14:textId="77777777" w:rsidR="00704CAA" w:rsidRPr="00AB1781" w:rsidRDefault="00704CAA" w:rsidP="00704CAA">
      <w:pPr>
        <w:pStyle w:val="EnglishHangNoCoptic"/>
      </w:pPr>
      <w:r w:rsidRPr="00AB1781">
        <w:t xml:space="preserve">17 </w:t>
      </w:r>
      <w:r>
        <w:t>(</w:t>
      </w:r>
      <w:r w:rsidRPr="00E42174">
        <w:rPr>
          <w:rFonts w:ascii="Tahoma" w:eastAsia="Tahoma" w:hAnsi="Tahoma" w:cs="Tahoma"/>
          <w:rtl/>
          <w:lang w:bidi="he-IL"/>
        </w:rPr>
        <w:t>פ</w:t>
      </w:r>
      <w:r>
        <w:t>) You</w:t>
      </w:r>
      <w:r w:rsidRPr="00AB1781">
        <w:t xml:space="preserve"> open </w:t>
      </w:r>
      <w:r>
        <w:t>Your</w:t>
      </w:r>
      <w:r w:rsidRPr="00AB1781">
        <w:t xml:space="preserve"> hand,</w:t>
      </w:r>
    </w:p>
    <w:p w14:paraId="2165422E" w14:textId="77777777" w:rsidR="00704CAA" w:rsidRPr="00AB1781" w:rsidRDefault="00704CAA" w:rsidP="00704CAA">
      <w:pPr>
        <w:pStyle w:val="EnglishHangEndNoCoptic"/>
      </w:pPr>
      <w:r w:rsidRPr="00AB1781">
        <w:tab/>
        <w:t xml:space="preserve">and </w:t>
      </w:r>
      <w:r>
        <w:t>satisfy</w:t>
      </w:r>
      <w:r w:rsidRPr="00AB1781">
        <w:t xml:space="preserve"> every living being</w:t>
      </w:r>
      <w:r>
        <w:t xml:space="preserve"> </w:t>
      </w:r>
      <w:r w:rsidRPr="00AB1781">
        <w:t xml:space="preserve">with </w:t>
      </w:r>
      <w:r>
        <w:t>a good pleasure</w:t>
      </w:r>
      <w:r w:rsidRPr="00AB1781">
        <w:t>.</w:t>
      </w:r>
    </w:p>
    <w:p w14:paraId="44A8A478" w14:textId="77777777" w:rsidR="00704CAA" w:rsidRPr="00AB1781" w:rsidRDefault="00704CAA" w:rsidP="00704CAA">
      <w:pPr>
        <w:pStyle w:val="EnglishHangNoCoptic"/>
      </w:pPr>
      <w:r w:rsidRPr="00AB1781">
        <w:t xml:space="preserve">18 </w:t>
      </w:r>
      <w:r>
        <w:t>(</w:t>
      </w:r>
      <w:r w:rsidRPr="00E42174">
        <w:rPr>
          <w:rFonts w:ascii="Tahoma" w:eastAsia="Tahoma" w:hAnsi="Tahoma" w:cs="Tahoma"/>
          <w:rtl/>
          <w:lang w:bidi="he-IL"/>
        </w:rPr>
        <w:t>צ</w:t>
      </w:r>
      <w:r>
        <w:t xml:space="preserve">) </w:t>
      </w:r>
      <w:r w:rsidRPr="00AB1781">
        <w:t xml:space="preserve">The Lord is </w:t>
      </w:r>
      <w:r>
        <w:t>righteous</w:t>
      </w:r>
      <w:r w:rsidRPr="00AB1781">
        <w:t xml:space="preserve"> in all His ways,</w:t>
      </w:r>
    </w:p>
    <w:p w14:paraId="14BA6D8F" w14:textId="77777777" w:rsidR="00704CAA" w:rsidRPr="00AB1781" w:rsidRDefault="00704CAA" w:rsidP="00704CAA">
      <w:pPr>
        <w:pStyle w:val="EnglishHangEndNoCoptic"/>
      </w:pPr>
      <w:r w:rsidRPr="00AB1781">
        <w:tab/>
        <w:t>and holy in all His works.</w:t>
      </w:r>
    </w:p>
    <w:p w14:paraId="4F09B1E2" w14:textId="77777777" w:rsidR="00704CAA" w:rsidRPr="00AB1781" w:rsidRDefault="00704CAA" w:rsidP="00704CAA">
      <w:pPr>
        <w:pStyle w:val="EnglishHangNoCoptic"/>
      </w:pPr>
      <w:r w:rsidRPr="00AB1781">
        <w:t xml:space="preserve">19 </w:t>
      </w:r>
      <w:r>
        <w:t>(</w:t>
      </w:r>
      <w:r w:rsidRPr="00E42174">
        <w:rPr>
          <w:rFonts w:ascii="Tahoma" w:eastAsia="Tahoma" w:hAnsi="Tahoma" w:cs="Tahoma"/>
          <w:rtl/>
          <w:lang w:bidi="he-IL"/>
        </w:rPr>
        <w:t>ק</w:t>
      </w:r>
      <w:r>
        <w:t xml:space="preserve">) </w:t>
      </w:r>
      <w:r w:rsidRPr="00AB1781">
        <w:t xml:space="preserve">The Lord is near to all who call </w:t>
      </w:r>
      <w:r>
        <w:t>on</w:t>
      </w:r>
      <w:r w:rsidRPr="00AB1781">
        <w:t xml:space="preserve"> Him,</w:t>
      </w:r>
    </w:p>
    <w:p w14:paraId="41FA0803" w14:textId="77777777" w:rsidR="00704CAA" w:rsidRPr="00AB1781" w:rsidRDefault="00704CAA" w:rsidP="00704CAA">
      <w:pPr>
        <w:pStyle w:val="EnglishHangEndNoCoptic"/>
      </w:pPr>
      <w:r w:rsidRPr="00AB1781">
        <w:tab/>
        <w:t xml:space="preserve">to all who call </w:t>
      </w:r>
      <w:r>
        <w:t>on</w:t>
      </w:r>
      <w:r w:rsidRPr="00AB1781">
        <w:t xml:space="preserve"> Him in truth.</w:t>
      </w:r>
    </w:p>
    <w:p w14:paraId="30123DEC" w14:textId="77777777" w:rsidR="00704CAA" w:rsidRPr="00AB1781" w:rsidRDefault="00704CAA" w:rsidP="00704CAA">
      <w:pPr>
        <w:pStyle w:val="EnglishHangNoCoptic"/>
      </w:pPr>
      <w:r w:rsidRPr="00AB1781">
        <w:t xml:space="preserve">20 </w:t>
      </w:r>
      <w:r>
        <w:t>(</w:t>
      </w:r>
      <w:r w:rsidRPr="00E42174">
        <w:rPr>
          <w:rFonts w:ascii="Tahoma" w:eastAsia="Tahoma" w:hAnsi="Tahoma" w:cs="Tahoma"/>
          <w:rtl/>
          <w:lang w:bidi="he-IL"/>
        </w:rPr>
        <w:t>ר</w:t>
      </w:r>
      <w:r>
        <w:t xml:space="preserve">) </w:t>
      </w:r>
      <w:r w:rsidRPr="00AB1781">
        <w:t>He will do the will of those who fear Him</w:t>
      </w:r>
      <w:r>
        <w:t>,</w:t>
      </w:r>
    </w:p>
    <w:p w14:paraId="46DE509D" w14:textId="77777777" w:rsidR="00704CAA" w:rsidRPr="00AB1781" w:rsidRDefault="00704CAA" w:rsidP="00704CAA">
      <w:pPr>
        <w:pStyle w:val="EnglishHangEndNoCoptic"/>
      </w:pPr>
      <w:r w:rsidRPr="00AB1781">
        <w:tab/>
        <w:t xml:space="preserve">and will hear their </w:t>
      </w:r>
      <w:r>
        <w:t>supplications</w:t>
      </w:r>
      <w:r w:rsidRPr="00AB1781">
        <w:t xml:space="preserve"> and save them.</w:t>
      </w:r>
    </w:p>
    <w:p w14:paraId="59C7749F" w14:textId="77777777" w:rsidR="00704CAA" w:rsidRPr="00AB1781" w:rsidRDefault="00704CAA" w:rsidP="00704CAA">
      <w:pPr>
        <w:pStyle w:val="EnglishHangNoCoptic"/>
      </w:pPr>
      <w:r w:rsidRPr="00AB1781">
        <w:t xml:space="preserve">21 </w:t>
      </w:r>
      <w:r>
        <w:t>(</w:t>
      </w:r>
      <w:r w:rsidRPr="00F803AB">
        <w:rPr>
          <w:rFonts w:ascii="Tahoma" w:eastAsia="Tahoma" w:hAnsi="Tahoma" w:cs="Tahoma"/>
          <w:rtl/>
          <w:lang w:bidi="he-IL"/>
        </w:rPr>
        <w:t>ש</w:t>
      </w:r>
      <w:r>
        <w:t xml:space="preserve">) </w:t>
      </w:r>
      <w:r w:rsidRPr="00AB1781">
        <w:t>The Lord keeps all who love Him,</w:t>
      </w:r>
    </w:p>
    <w:p w14:paraId="53D1CC94" w14:textId="77777777" w:rsidR="00704CAA" w:rsidRPr="00AB1781" w:rsidRDefault="00704CAA" w:rsidP="00704CAA">
      <w:pPr>
        <w:pStyle w:val="EnglishHangEndNoCoptic"/>
      </w:pPr>
      <w:r w:rsidRPr="00AB1781">
        <w:tab/>
        <w:t>and He will destroy</w:t>
      </w:r>
      <w:r w:rsidRPr="008D3680">
        <w:t xml:space="preserve"> </w:t>
      </w:r>
      <w:r w:rsidRPr="00AB1781">
        <w:t>all the sinners.</w:t>
      </w:r>
    </w:p>
    <w:p w14:paraId="32A23B48" w14:textId="77777777" w:rsidR="00704CAA" w:rsidRPr="00AB1781" w:rsidRDefault="00704CAA" w:rsidP="00704CAA">
      <w:pPr>
        <w:pStyle w:val="EnglishHangNoCoptic"/>
      </w:pPr>
      <w:r w:rsidRPr="00AB1781">
        <w:t xml:space="preserve">22 </w:t>
      </w:r>
      <w:r>
        <w:t>(</w:t>
      </w:r>
      <w:r w:rsidRPr="00F803AB">
        <w:rPr>
          <w:rFonts w:ascii="Tahoma" w:eastAsia="Tahoma" w:hAnsi="Tahoma" w:cs="Tahoma"/>
          <w:rtl/>
          <w:lang w:bidi="he-IL"/>
        </w:rPr>
        <w:t>ת</w:t>
      </w:r>
      <w:r>
        <w:t xml:space="preserve">) </w:t>
      </w:r>
      <w:r w:rsidRPr="00AB1781">
        <w:t>My mouth will declare the praise of the Lord;</w:t>
      </w:r>
    </w:p>
    <w:p w14:paraId="14C91A1E" w14:textId="77777777" w:rsidR="00704CAA" w:rsidRDefault="00704CAA" w:rsidP="00704CAA">
      <w:pPr>
        <w:pStyle w:val="EnglishHangEndNoCoptic"/>
      </w:pPr>
      <w:r w:rsidRPr="00AB1781">
        <w:tab/>
        <w:t>and let all flesh</w:t>
      </w:r>
      <w:r w:rsidRPr="00AB1781">
        <w:rPr>
          <w:rStyle w:val="FootnoteReference"/>
        </w:rPr>
        <w:footnoteReference w:id="851"/>
      </w:r>
      <w:r>
        <w:t xml:space="preserve"> bless His holy N</w:t>
      </w:r>
      <w:r w:rsidRPr="00AB1781">
        <w:t xml:space="preserve">ame </w:t>
      </w:r>
      <w:r>
        <w:t>forever</w:t>
      </w:r>
      <w:r w:rsidRPr="00AB1781">
        <w:t xml:space="preserve"> </w:t>
      </w:r>
      <w:r>
        <w:t>unto ages of ages</w:t>
      </w:r>
      <w:r w:rsidRPr="00AB1781">
        <w:t>.</w:t>
      </w:r>
    </w:p>
    <w:p w14:paraId="01FBA607" w14:textId="77777777" w:rsidR="00704CAA" w:rsidRDefault="00704CAA" w:rsidP="00704CAA">
      <w:pPr>
        <w:pStyle w:val="Rubric"/>
      </w:pPr>
      <w:r>
        <w:t>Glory…</w:t>
      </w:r>
    </w:p>
    <w:p w14:paraId="2E1D05B4" w14:textId="77777777" w:rsidR="00704CAA" w:rsidRPr="002A0A20" w:rsidRDefault="00704CAA" w:rsidP="00704CAA">
      <w:pPr>
        <w:pStyle w:val="Rubric"/>
      </w:pPr>
      <w:r>
        <w:t>The second group of Psalms of Congregational Praise (Psalms 145 – 150) begins here.</w:t>
      </w:r>
    </w:p>
    <w:p w14:paraId="2A7095D9" w14:textId="77777777" w:rsidR="00704CAA" w:rsidRPr="002A0A20" w:rsidRDefault="00704CAA" w:rsidP="00704CAA">
      <w:pPr>
        <w:pStyle w:val="Heading4"/>
      </w:pPr>
      <w:bookmarkStart w:id="345" w:name="_Ref411968206"/>
      <w:r>
        <w:t>Psalm</w:t>
      </w:r>
      <w:r w:rsidRPr="00AB1781">
        <w:t xml:space="preserve"> 145</w:t>
      </w:r>
      <w:r>
        <w:t>: “Praise the Lord, O my soul! I will praise the Lord all my life”</w:t>
      </w:r>
      <w:bookmarkEnd w:id="345"/>
    </w:p>
    <w:p w14:paraId="3C316CF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Life is Praise</w:t>
      </w:r>
    </w:p>
    <w:p w14:paraId="4F2D1B7D"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lastRenderedPageBreak/>
        <w:t>The Lord Straightens the Bent and Crooked</w:t>
      </w:r>
    </w:p>
    <w:p w14:paraId="4BD74BB3" w14:textId="33CE9352"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123E6312" w14:textId="77356C9D" w:rsidR="004942E9"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p>
    <w:p w14:paraId="4790634E" w14:textId="14B7D7F8"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0845E42" w14:textId="7E34D4DE" w:rsidR="00704CAA" w:rsidRPr="00AB1781" w:rsidRDefault="00704CAA" w:rsidP="00704CAA">
      <w:pPr>
        <w:pStyle w:val="Rubric"/>
      </w:pPr>
      <w:r>
        <w:t>1 (Alleluia, By A</w:t>
      </w:r>
      <w:r w:rsidRPr="00AB1781">
        <w:t>gg</w:t>
      </w:r>
      <w:r>
        <w:t>eus and Zacharias</w:t>
      </w:r>
      <w:r w:rsidRPr="00AB1781">
        <w:t>)</w:t>
      </w:r>
    </w:p>
    <w:p w14:paraId="4120C745" w14:textId="77777777" w:rsidR="00704CAA" w:rsidRPr="00AB1781" w:rsidRDefault="00704CAA" w:rsidP="00704CAA">
      <w:pPr>
        <w:pStyle w:val="EnglishHangEndNoCoptic"/>
      </w:pPr>
      <w:r w:rsidRPr="00AB1781">
        <w:t>Praise the Lord, O my soul!</w:t>
      </w:r>
    </w:p>
    <w:p w14:paraId="21896BDF" w14:textId="77777777" w:rsidR="00704CAA" w:rsidRPr="00AB1781" w:rsidRDefault="00704CAA" w:rsidP="00704CAA">
      <w:pPr>
        <w:pStyle w:val="EnglishHangNoCoptic"/>
      </w:pPr>
      <w:r w:rsidRPr="00AB1781">
        <w:t>2 I will praise the Lord all my life;</w:t>
      </w:r>
    </w:p>
    <w:p w14:paraId="2FFC20A1" w14:textId="77777777" w:rsidR="00704CAA" w:rsidRPr="00AB1781" w:rsidRDefault="00704CAA" w:rsidP="00704CAA">
      <w:pPr>
        <w:pStyle w:val="EnglishHangEndNoCoptic"/>
      </w:pPr>
      <w:r w:rsidRPr="00AB1781">
        <w:tab/>
        <w:t xml:space="preserve">I will sing praise to my God as long as I </w:t>
      </w:r>
      <w:r>
        <w:t>exist</w:t>
      </w:r>
      <w:r w:rsidRPr="00AB1781">
        <w:t>.</w:t>
      </w:r>
      <w:r w:rsidRPr="00AB1781">
        <w:rPr>
          <w:rStyle w:val="FootnoteReference"/>
        </w:rPr>
        <w:footnoteReference w:id="852"/>
      </w:r>
    </w:p>
    <w:p w14:paraId="767C996D" w14:textId="77777777" w:rsidR="00704CAA" w:rsidRPr="00AB1781" w:rsidRDefault="00704CAA" w:rsidP="00704CAA">
      <w:pPr>
        <w:pStyle w:val="EnglishHangNoCoptic"/>
      </w:pPr>
      <w:r w:rsidRPr="00AB1781">
        <w:t xml:space="preserve">3 </w:t>
      </w:r>
      <w:r>
        <w:t>Do not p</w:t>
      </w:r>
      <w:r w:rsidRPr="00AB1781">
        <w:t>ut your trust in rulers,</w:t>
      </w:r>
    </w:p>
    <w:p w14:paraId="2516DBBE" w14:textId="77777777" w:rsidR="00704CAA" w:rsidRPr="00AB1781" w:rsidRDefault="00704CAA" w:rsidP="00704CAA">
      <w:pPr>
        <w:pStyle w:val="EnglishHangEndNoCoptic"/>
      </w:pPr>
      <w:r w:rsidRPr="00AB1781">
        <w:tab/>
      </w:r>
      <w:r>
        <w:t xml:space="preserve">And </w:t>
      </w:r>
      <w:r w:rsidRPr="00AB1781">
        <w:t>in the sons of men, in whom there is no salvation.</w:t>
      </w:r>
    </w:p>
    <w:p w14:paraId="78F8C649" w14:textId="77777777" w:rsidR="00704CAA" w:rsidRPr="00AB1781" w:rsidRDefault="00704CAA" w:rsidP="00704CAA">
      <w:pPr>
        <w:pStyle w:val="EnglishHangNoCoptic"/>
      </w:pPr>
      <w:r w:rsidRPr="00AB1781">
        <w:t xml:space="preserve">4 </w:t>
      </w:r>
      <w:r>
        <w:t>His breath</w:t>
      </w:r>
      <w:r>
        <w:rPr>
          <w:rStyle w:val="FootnoteReference"/>
        </w:rPr>
        <w:footnoteReference w:id="853"/>
      </w:r>
      <w:r>
        <w:t xml:space="preserve"> will go out of him,</w:t>
      </w:r>
      <w:r w:rsidRPr="00AB1781">
        <w:t xml:space="preserve"> and </w:t>
      </w:r>
      <w:r>
        <w:t>he will return</w:t>
      </w:r>
      <w:r w:rsidRPr="00AB1781">
        <w:t xml:space="preserve"> to </w:t>
      </w:r>
      <w:r>
        <w:t>his</w:t>
      </w:r>
      <w:r w:rsidRPr="00AB1781">
        <w:t xml:space="preserve"> earth;</w:t>
      </w:r>
    </w:p>
    <w:p w14:paraId="7ADBDC8C" w14:textId="77777777" w:rsidR="00704CAA" w:rsidRPr="00AB1781" w:rsidRDefault="00704CAA" w:rsidP="00704CAA">
      <w:pPr>
        <w:pStyle w:val="EnglishHangEndNoCoptic"/>
      </w:pPr>
      <w:r w:rsidRPr="00AB1781">
        <w:tab/>
        <w:t xml:space="preserve">on that day all his </w:t>
      </w:r>
      <w:r>
        <w:t>thoughts</w:t>
      </w:r>
      <w:r>
        <w:rPr>
          <w:rStyle w:val="FootnoteReference"/>
        </w:rPr>
        <w:footnoteReference w:id="854"/>
      </w:r>
      <w:r>
        <w:t xml:space="preserve"> will</w:t>
      </w:r>
      <w:r w:rsidRPr="00AB1781">
        <w:t xml:space="preserve"> perish.</w:t>
      </w:r>
    </w:p>
    <w:p w14:paraId="5FA8D4C7" w14:textId="77777777" w:rsidR="00704CAA" w:rsidRPr="00AB1781" w:rsidRDefault="00704CAA" w:rsidP="00704CAA">
      <w:pPr>
        <w:pStyle w:val="EnglishHangNoCoptic"/>
      </w:pPr>
      <w:r w:rsidRPr="00AB1781">
        <w:t>5 Blessed is he</w:t>
      </w:r>
      <w:r>
        <w:t xml:space="preserve"> whose help is the God of Jacob;</w:t>
      </w:r>
    </w:p>
    <w:p w14:paraId="6AF7C21D" w14:textId="77777777" w:rsidR="00704CAA" w:rsidRPr="00AB1781" w:rsidRDefault="00704CAA" w:rsidP="00704CAA">
      <w:pPr>
        <w:pStyle w:val="EnglishHangEndNoCoptic"/>
      </w:pPr>
      <w:r w:rsidRPr="00AB1781">
        <w:tab/>
        <w:t>whose hope is in the Lord his God,</w:t>
      </w:r>
    </w:p>
    <w:p w14:paraId="3DDEBAFC" w14:textId="77777777" w:rsidR="00704CAA" w:rsidRPr="00AB1781" w:rsidRDefault="00704CAA" w:rsidP="00704CAA">
      <w:pPr>
        <w:pStyle w:val="EnglishHangNoCoptic"/>
      </w:pPr>
      <w:r w:rsidRPr="00AB1781">
        <w:t>6 Who made heaven and earth,</w:t>
      </w:r>
    </w:p>
    <w:p w14:paraId="24B8377B" w14:textId="77777777" w:rsidR="00704CAA" w:rsidRPr="00AB1781" w:rsidRDefault="00704CAA" w:rsidP="00704CAA">
      <w:pPr>
        <w:pStyle w:val="EnglishHangNoCoptic"/>
      </w:pPr>
      <w:r w:rsidRPr="00AB1781">
        <w:tab/>
        <w:t>the sea and all that is in them,</w:t>
      </w:r>
    </w:p>
    <w:p w14:paraId="4A352CAB" w14:textId="77777777" w:rsidR="00704CAA" w:rsidRPr="00AB1781" w:rsidRDefault="00704CAA" w:rsidP="00704CAA">
      <w:pPr>
        <w:pStyle w:val="EnglishHangEndNoCoptic"/>
      </w:pPr>
      <w:r w:rsidRPr="00AB1781">
        <w:tab/>
        <w:t xml:space="preserve">Who </w:t>
      </w:r>
      <w:r>
        <w:t>keeps</w:t>
      </w:r>
      <w:r>
        <w:rPr>
          <w:rStyle w:val="FootnoteReference"/>
        </w:rPr>
        <w:footnoteReference w:id="855"/>
      </w:r>
      <w:r w:rsidRPr="00AB1781">
        <w:t xml:space="preserve"> </w:t>
      </w:r>
      <w:r>
        <w:t>truth forever,</w:t>
      </w:r>
    </w:p>
    <w:p w14:paraId="74FF84CB" w14:textId="77777777" w:rsidR="00704CAA" w:rsidRPr="00AB1781" w:rsidRDefault="00704CAA" w:rsidP="00704CAA">
      <w:pPr>
        <w:pStyle w:val="EnglishHangNoCoptic"/>
      </w:pPr>
      <w:r w:rsidRPr="00AB1781">
        <w:t xml:space="preserve">7 Who </w:t>
      </w:r>
      <w:r>
        <w:t>executes</w:t>
      </w:r>
      <w:r w:rsidRPr="00AB1781">
        <w:t xml:space="preserve"> judgment for </w:t>
      </w:r>
      <w:r>
        <w:t>the</w:t>
      </w:r>
      <w:r w:rsidRPr="00AB1781">
        <w:t xml:space="preserve"> wronged,</w:t>
      </w:r>
    </w:p>
    <w:p w14:paraId="09965670" w14:textId="77777777" w:rsidR="00704CAA" w:rsidRPr="00AB1781" w:rsidRDefault="00704CAA" w:rsidP="00704CAA">
      <w:pPr>
        <w:pStyle w:val="EnglishHangNoCoptic"/>
      </w:pPr>
      <w:r w:rsidRPr="00AB1781">
        <w:tab/>
        <w:t>Who gives food to the hungry,</w:t>
      </w:r>
    </w:p>
    <w:p w14:paraId="677EAF5F" w14:textId="77777777" w:rsidR="00704CAA" w:rsidRPr="00AB1781" w:rsidRDefault="00704CAA" w:rsidP="00704CAA">
      <w:pPr>
        <w:pStyle w:val="EnglishHangEndNoCoptic"/>
      </w:pPr>
      <w:r w:rsidRPr="00AB1781">
        <w:tab/>
        <w:t>The Lord releases those who are bound</w:t>
      </w:r>
      <w:r>
        <w:rPr>
          <w:rStyle w:val="FootnoteReference"/>
        </w:rPr>
        <w:footnoteReference w:id="856"/>
      </w:r>
      <w:r w:rsidRPr="00AB1781">
        <w:t>.</w:t>
      </w:r>
    </w:p>
    <w:p w14:paraId="021AC18F" w14:textId="77777777" w:rsidR="00704CAA" w:rsidRPr="00AB1781" w:rsidRDefault="00704CAA" w:rsidP="00704CAA">
      <w:pPr>
        <w:pStyle w:val="EnglishHangNoCoptic"/>
      </w:pPr>
      <w:r w:rsidRPr="00AB1781">
        <w:t xml:space="preserve">8 The Lord </w:t>
      </w:r>
      <w:r>
        <w:t>raises up those cast</w:t>
      </w:r>
      <w:r>
        <w:rPr>
          <w:rStyle w:val="FootnoteReference"/>
        </w:rPr>
        <w:footnoteReference w:id="857"/>
      </w:r>
      <w:r>
        <w:t xml:space="preserve"> down</w:t>
      </w:r>
      <w:r w:rsidRPr="00AB1781">
        <w:t>;</w:t>
      </w:r>
    </w:p>
    <w:p w14:paraId="57802998" w14:textId="77777777" w:rsidR="00704CAA" w:rsidRPr="00AB1781" w:rsidRDefault="00704CAA" w:rsidP="00704CAA">
      <w:pPr>
        <w:pStyle w:val="EnglishHangNoCoptic"/>
      </w:pPr>
      <w:r w:rsidRPr="00AB1781">
        <w:tab/>
        <w:t xml:space="preserve">the Lord </w:t>
      </w:r>
      <w:r>
        <w:t>gives wisdom</w:t>
      </w:r>
      <w:r>
        <w:rPr>
          <w:rStyle w:val="FootnoteReference"/>
        </w:rPr>
        <w:footnoteReference w:id="858"/>
      </w:r>
      <w:r>
        <w:t xml:space="preserve"> to the blind</w:t>
      </w:r>
      <w:r w:rsidRPr="00AB1781">
        <w:t>;</w:t>
      </w:r>
    </w:p>
    <w:p w14:paraId="6AC89139" w14:textId="77777777" w:rsidR="00704CAA" w:rsidRPr="00AB1781" w:rsidRDefault="00704CAA" w:rsidP="00704CAA">
      <w:pPr>
        <w:pStyle w:val="EnglishHangEndNoCoptic"/>
      </w:pPr>
      <w:r w:rsidRPr="00AB1781">
        <w:tab/>
        <w:t>the Lord loves the righteous.</w:t>
      </w:r>
    </w:p>
    <w:p w14:paraId="2B7822DB" w14:textId="77777777" w:rsidR="00704CAA" w:rsidRPr="00AB1781" w:rsidRDefault="00704CAA" w:rsidP="00704CAA">
      <w:pPr>
        <w:pStyle w:val="EnglishHangNoCoptic"/>
      </w:pPr>
      <w:r w:rsidRPr="00AB1781">
        <w:t xml:space="preserve">9 The Lord </w:t>
      </w:r>
      <w:r>
        <w:t>keeps watch over</w:t>
      </w:r>
      <w:r w:rsidRPr="00AB1781">
        <w:t xml:space="preserve"> strangers</w:t>
      </w:r>
      <w:r>
        <w:rPr>
          <w:rStyle w:val="FootnoteReference"/>
        </w:rPr>
        <w:footnoteReference w:id="859"/>
      </w:r>
      <w:r w:rsidRPr="00AB1781">
        <w:t>;</w:t>
      </w:r>
    </w:p>
    <w:p w14:paraId="3ADDFBCF" w14:textId="77777777" w:rsidR="00704CAA" w:rsidRPr="00AB1781" w:rsidRDefault="00704CAA" w:rsidP="00704CAA">
      <w:pPr>
        <w:pStyle w:val="EnglishHangNoCoptic"/>
      </w:pPr>
      <w:r w:rsidRPr="00AB1781">
        <w:tab/>
        <w:t xml:space="preserve">He </w:t>
      </w:r>
      <w:r>
        <w:t>will accept</w:t>
      </w:r>
      <w:r w:rsidRPr="00AB1781">
        <w:t xml:space="preserve"> the orphan and the widow,</w:t>
      </w:r>
    </w:p>
    <w:p w14:paraId="7111FC47" w14:textId="77777777" w:rsidR="00704CAA" w:rsidRPr="00AB1781" w:rsidRDefault="00704CAA" w:rsidP="00704CAA">
      <w:pPr>
        <w:pStyle w:val="EnglishHangEndNoCoptic"/>
      </w:pPr>
      <w:r w:rsidRPr="00AB1781">
        <w:tab/>
        <w:t xml:space="preserve">and </w:t>
      </w:r>
      <w:r>
        <w:t>He will destroy</w:t>
      </w:r>
      <w:r w:rsidRPr="00AB1781">
        <w:t xml:space="preserve"> the way of sinners.</w:t>
      </w:r>
    </w:p>
    <w:p w14:paraId="5A0825F4" w14:textId="77777777" w:rsidR="00704CAA" w:rsidRPr="00AB1781" w:rsidRDefault="00704CAA" w:rsidP="00704CAA">
      <w:pPr>
        <w:pStyle w:val="EnglishHangNoCoptic"/>
      </w:pPr>
      <w:r w:rsidRPr="00AB1781">
        <w:lastRenderedPageBreak/>
        <w:t xml:space="preserve">10 The Lord will reign </w:t>
      </w:r>
      <w:r>
        <w:t>forever</w:t>
      </w:r>
      <w:r w:rsidRPr="00AB1781">
        <w:t>,</w:t>
      </w:r>
    </w:p>
    <w:p w14:paraId="05A4ECB8" w14:textId="77777777" w:rsidR="00704CAA" w:rsidRDefault="00704CAA" w:rsidP="00704CAA">
      <w:pPr>
        <w:pStyle w:val="EnglishHangEndNoCoptic"/>
      </w:pPr>
      <w:r w:rsidRPr="00AB1781">
        <w:tab/>
        <w:t>your God, O Zion,</w:t>
      </w:r>
      <w:r>
        <w:t xml:space="preserve"> from generation to generation</w:t>
      </w:r>
      <w:r w:rsidRPr="00AB1781">
        <w:t>.</w:t>
      </w:r>
    </w:p>
    <w:p w14:paraId="0768E51B" w14:textId="77777777" w:rsidR="00101A6E" w:rsidRDefault="00704CAA" w:rsidP="00704CAA">
      <w:pPr>
        <w:pStyle w:val="Rubric"/>
      </w:pPr>
      <w:r>
        <w:t>Alleluia.</w:t>
      </w:r>
    </w:p>
    <w:p w14:paraId="2D80F74E" w14:textId="7BC8E020" w:rsidR="004942E9"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_Ref411968226 \h </w:instrText>
      </w:r>
      <w:r>
        <w:fldChar w:fldCharType="separate"/>
      </w:r>
      <w:r w:rsidR="000E2EAC">
        <w:t>Psalm</w:t>
      </w:r>
      <w:r w:rsidR="000E2EAC" w:rsidRPr="00AB1781">
        <w:t xml:space="preserve"> 146</w:t>
      </w:r>
      <w:r w:rsidR="000E2EAC">
        <w:t>: “Praise the Lord, for psalmody a is good thing”</w:t>
      </w:r>
      <w:r>
        <w:fldChar w:fldCharType="end"/>
      </w:r>
      <w:r>
        <w:t>.</w:t>
      </w:r>
    </w:p>
    <w:p w14:paraId="2319F19D" w14:textId="1A509C16" w:rsidR="00704CAA" w:rsidRPr="002A0A20" w:rsidRDefault="004942E9" w:rsidP="00704CAA">
      <w:pPr>
        <w:pStyle w:val="Rubric"/>
      </w:pPr>
      <w:r>
        <w:fldChar w:fldCharType="begin"/>
      </w:r>
      <w:r>
        <w:instrText xml:space="preserve"> REF _Ref434578449 \h </w:instrText>
      </w:r>
      <w:r>
        <w:fldChar w:fldCharType="separate"/>
      </w:r>
      <w:r w:rsidR="000E2EAC">
        <w:rPr>
          <w:lang w:val="en-GB"/>
        </w:rPr>
        <w:t>The Psalms of the Veil</w:t>
      </w:r>
      <w:r>
        <w:fldChar w:fldCharType="end"/>
      </w:r>
      <w:r>
        <w:t xml:space="preserve"> continue with </w:t>
      </w:r>
      <w:r>
        <w:fldChar w:fldCharType="begin"/>
      </w:r>
      <w:r>
        <w:instrText xml:space="preserve"> REF _Ref434579036 \h </w:instrText>
      </w:r>
      <w:r>
        <w:fldChar w:fldCharType="separate"/>
      </w:r>
      <w:r w:rsidR="000E2EAC">
        <w:t>Psalm 118 Part 20 (</w:t>
      </w:r>
      <w:r w:rsidR="000E2EAC" w:rsidRPr="0082523C">
        <w:rPr>
          <w:rFonts w:ascii="Tahoma" w:eastAsia="Tahoma" w:hAnsi="Tahoma" w:cs="Tahoma"/>
          <w:szCs w:val="28"/>
          <w:rtl/>
          <w:lang w:bidi="he-IL"/>
        </w:rPr>
        <w:t>ר</w:t>
      </w:r>
      <w:r w:rsidR="000E2EAC">
        <w:t>): “See my humiliation and deliver me”</w:t>
      </w:r>
      <w:r>
        <w:fldChar w:fldCharType="end"/>
      </w:r>
      <w:r>
        <w:t xml:space="preserve">, page </w:t>
      </w:r>
      <w:r>
        <w:fldChar w:fldCharType="begin"/>
      </w:r>
      <w:r>
        <w:instrText xml:space="preserve"> PAGEREF _Ref434579036 \h </w:instrText>
      </w:r>
      <w:r>
        <w:fldChar w:fldCharType="separate"/>
      </w:r>
      <w:r w:rsidR="000E2EAC">
        <w:rPr>
          <w:noProof/>
        </w:rPr>
        <w:t>291</w:t>
      </w:r>
      <w:r>
        <w:fldChar w:fldCharType="end"/>
      </w:r>
      <w:r>
        <w:t>.</w:t>
      </w:r>
      <w:r w:rsidR="00704CAA">
        <w:t xml:space="preserve"> </w:t>
      </w:r>
    </w:p>
    <w:p w14:paraId="3556D24D" w14:textId="77777777" w:rsidR="00704CAA" w:rsidRPr="002A0A20" w:rsidRDefault="00704CAA" w:rsidP="00704CAA">
      <w:pPr>
        <w:pStyle w:val="Heading4"/>
      </w:pPr>
      <w:bookmarkStart w:id="346" w:name="_Ref411968226"/>
      <w:r>
        <w:t>Psalm</w:t>
      </w:r>
      <w:r w:rsidRPr="00AB1781">
        <w:t xml:space="preserve"> 146</w:t>
      </w:r>
      <w:r>
        <w:t>: “Praise the Lord, for psalmody a is good thing”</w:t>
      </w:r>
      <w:bookmarkEnd w:id="346"/>
    </w:p>
    <w:p w14:paraId="5ECEABA3"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399B79F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2220E1BC" w14:textId="0FB9BD85"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p>
    <w:p w14:paraId="2583A8C4" w14:textId="107DBBCC"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p>
    <w:p w14:paraId="1CA3965C" w14:textId="6C30AB19" w:rsidR="00704CAA" w:rsidRPr="00AB1781" w:rsidRDefault="00704CAA" w:rsidP="00704CAA">
      <w:pPr>
        <w:pStyle w:val="Rubric"/>
      </w:pPr>
      <w:r w:rsidRPr="00AB1781">
        <w:t xml:space="preserve">1 (Alleluia. By </w:t>
      </w:r>
      <w:r>
        <w:t>Aggeus and Zacharias</w:t>
      </w:r>
      <w:r w:rsidRPr="00AB1781">
        <w:t>)</w:t>
      </w:r>
    </w:p>
    <w:p w14:paraId="4ACC0AC8" w14:textId="77777777" w:rsidR="00704CAA" w:rsidRPr="00AB1781" w:rsidRDefault="00704CAA" w:rsidP="00704CAA">
      <w:pPr>
        <w:pStyle w:val="EnglishHangNoCoptic"/>
      </w:pPr>
      <w:r w:rsidRPr="00AB1781">
        <w:t xml:space="preserve">Praise the Lord, for </w:t>
      </w:r>
      <w:r>
        <w:t>psalmody</w:t>
      </w:r>
      <w:r>
        <w:rPr>
          <w:rStyle w:val="FootnoteReference"/>
        </w:rPr>
        <w:footnoteReference w:id="860"/>
      </w:r>
      <w:r w:rsidRPr="00AB1781">
        <w:t xml:space="preserve"> is </w:t>
      </w:r>
      <w:r>
        <w:t xml:space="preserve">a </w:t>
      </w:r>
      <w:r w:rsidRPr="00AB1781">
        <w:t>good</w:t>
      </w:r>
      <w:r>
        <w:t xml:space="preserve"> thing</w:t>
      </w:r>
      <w:r w:rsidRPr="00AB1781">
        <w:t>;</w:t>
      </w:r>
    </w:p>
    <w:p w14:paraId="10C67FD0" w14:textId="77777777" w:rsidR="00704CAA" w:rsidRPr="00AB1781" w:rsidRDefault="00704CAA" w:rsidP="00704CAA">
      <w:pPr>
        <w:pStyle w:val="EnglishHangEndNoCoptic"/>
      </w:pPr>
      <w:r w:rsidRPr="00AB1781">
        <w:tab/>
        <w:t>may our praise delight our God.</w:t>
      </w:r>
    </w:p>
    <w:p w14:paraId="2A220A48" w14:textId="77777777" w:rsidR="00704CAA" w:rsidRPr="00AB1781" w:rsidRDefault="00704CAA" w:rsidP="00704CAA">
      <w:pPr>
        <w:pStyle w:val="EnglishHangNoCoptic"/>
      </w:pPr>
      <w:r w:rsidRPr="00AB1781">
        <w:t>2 The Lord is building Jerusalem,</w:t>
      </w:r>
    </w:p>
    <w:p w14:paraId="76F13D13" w14:textId="77777777" w:rsidR="00704CAA" w:rsidRPr="00AB1781" w:rsidRDefault="00704CAA" w:rsidP="00704CAA">
      <w:pPr>
        <w:pStyle w:val="EnglishHangEndNoCoptic"/>
      </w:pPr>
      <w:r w:rsidRPr="00AB1781">
        <w:tab/>
      </w:r>
      <w:r>
        <w:t>He will gather together</w:t>
      </w:r>
      <w:r w:rsidRPr="00AB1781">
        <w:t xml:space="preserve"> the dispersed of Israel.</w:t>
      </w:r>
      <w:r w:rsidRPr="00AB1781">
        <w:rPr>
          <w:rStyle w:val="FootnoteReference"/>
        </w:rPr>
        <w:footnoteReference w:id="861"/>
      </w:r>
    </w:p>
    <w:p w14:paraId="1FC108B3" w14:textId="77777777" w:rsidR="00704CAA" w:rsidRPr="00AB1781" w:rsidRDefault="00704CAA" w:rsidP="00704CAA">
      <w:pPr>
        <w:pStyle w:val="EnglishHangNoCoptic"/>
      </w:pPr>
      <w:r w:rsidRPr="00AB1781">
        <w:t xml:space="preserve">3 He heals the </w:t>
      </w:r>
      <w:r>
        <w:t>brokenhearted</w:t>
      </w:r>
      <w:r w:rsidRPr="00AB1781">
        <w:t>,</w:t>
      </w:r>
    </w:p>
    <w:p w14:paraId="4B778C2D" w14:textId="77777777" w:rsidR="00704CAA" w:rsidRPr="00AB1781" w:rsidRDefault="00704CAA" w:rsidP="00704CAA">
      <w:pPr>
        <w:pStyle w:val="EnglishHangEndNoCoptic"/>
      </w:pPr>
      <w:r w:rsidRPr="00AB1781">
        <w:tab/>
        <w:t>and binds up their wounds.</w:t>
      </w:r>
    </w:p>
    <w:p w14:paraId="44496952" w14:textId="77777777" w:rsidR="00704CAA" w:rsidRPr="00AB1781" w:rsidRDefault="00704CAA" w:rsidP="00704CAA">
      <w:pPr>
        <w:pStyle w:val="EnglishHangNoCoptic"/>
      </w:pPr>
      <w:r w:rsidRPr="00AB1781">
        <w:t xml:space="preserve">4 He </w:t>
      </w:r>
      <w:r>
        <w:t>numbers the</w:t>
      </w:r>
      <w:r w:rsidRPr="00AB1781">
        <w:t xml:space="preserve"> </w:t>
      </w:r>
      <w:r>
        <w:t>multitude of stars,</w:t>
      </w:r>
    </w:p>
    <w:p w14:paraId="4F5A59DC" w14:textId="77777777" w:rsidR="00704CAA" w:rsidRPr="00AB1781" w:rsidRDefault="00704CAA" w:rsidP="00704CAA">
      <w:pPr>
        <w:pStyle w:val="EnglishHangEndNoCoptic"/>
      </w:pPr>
      <w:r w:rsidRPr="00AB1781">
        <w:tab/>
        <w:t>and calls them all by names.</w:t>
      </w:r>
    </w:p>
    <w:p w14:paraId="58363C6A" w14:textId="77777777" w:rsidR="00704CAA" w:rsidRPr="00AB1781" w:rsidRDefault="00704CAA" w:rsidP="00704CAA">
      <w:pPr>
        <w:pStyle w:val="EnglishHangNoCoptic"/>
      </w:pPr>
      <w:r w:rsidRPr="00AB1781">
        <w:t xml:space="preserve">5 </w:t>
      </w:r>
      <w:r>
        <w:t xml:space="preserve">Our Lord is </w:t>
      </w:r>
      <w:r w:rsidRPr="00AB1781">
        <w:t xml:space="preserve">Great and </w:t>
      </w:r>
      <w:r>
        <w:t xml:space="preserve">His strength is </w:t>
      </w:r>
      <w:r w:rsidRPr="00AB1781">
        <w:t>great,</w:t>
      </w:r>
    </w:p>
    <w:p w14:paraId="33B89323" w14:textId="77777777" w:rsidR="00704CAA" w:rsidRPr="00AB1781" w:rsidRDefault="00704CAA" w:rsidP="00704CAA">
      <w:pPr>
        <w:pStyle w:val="EnglishHangEndNoCoptic"/>
      </w:pPr>
      <w:r w:rsidRPr="00AB1781">
        <w:tab/>
        <w:t>and</w:t>
      </w:r>
      <w:r>
        <w:t xml:space="preserve"> His understanding is</w:t>
      </w:r>
      <w:r w:rsidRPr="00AB1781">
        <w:t xml:space="preserve"> infinite.</w:t>
      </w:r>
    </w:p>
    <w:p w14:paraId="4AF17D61" w14:textId="77777777" w:rsidR="00704CAA" w:rsidRPr="00AB1781" w:rsidRDefault="00704CAA" w:rsidP="00704CAA">
      <w:pPr>
        <w:pStyle w:val="EnglishHangNoCoptic"/>
      </w:pPr>
      <w:r w:rsidRPr="00AB1781">
        <w:t xml:space="preserve">6 The Lord </w:t>
      </w:r>
      <w:r>
        <w:t>raises</w:t>
      </w:r>
      <w:r w:rsidRPr="00AB1781">
        <w:t xml:space="preserve"> up the meek,</w:t>
      </w:r>
    </w:p>
    <w:p w14:paraId="2D63E002" w14:textId="77777777" w:rsidR="00704CAA" w:rsidRPr="00AB1781" w:rsidRDefault="00704CAA" w:rsidP="00704CAA">
      <w:pPr>
        <w:pStyle w:val="EnglishHangEndNoCoptic"/>
      </w:pPr>
      <w:r w:rsidRPr="00AB1781">
        <w:tab/>
      </w:r>
      <w:r>
        <w:t>but</w:t>
      </w:r>
      <w:r w:rsidRPr="00AB1781">
        <w:t xml:space="preserve"> humbles sinners to the ground.</w:t>
      </w:r>
    </w:p>
    <w:p w14:paraId="6B958A89" w14:textId="77777777" w:rsidR="00704CAA" w:rsidRPr="00AB1781" w:rsidRDefault="00704CAA" w:rsidP="00704CAA">
      <w:pPr>
        <w:pStyle w:val="EnglishHangNoCoptic"/>
      </w:pPr>
      <w:r w:rsidRPr="00AB1781">
        <w:lastRenderedPageBreak/>
        <w:t xml:space="preserve">7 Begin </w:t>
      </w:r>
      <w:r>
        <w:t>with confessing</w:t>
      </w:r>
      <w:r>
        <w:rPr>
          <w:rStyle w:val="FootnoteReference"/>
        </w:rPr>
        <w:footnoteReference w:id="862"/>
      </w:r>
      <w:r w:rsidRPr="00AB1781">
        <w:t xml:space="preserve"> the Lord;</w:t>
      </w:r>
    </w:p>
    <w:p w14:paraId="62F0937E" w14:textId="77777777" w:rsidR="00704CAA" w:rsidRPr="00AB1781" w:rsidRDefault="00704CAA" w:rsidP="00704CAA">
      <w:pPr>
        <w:pStyle w:val="EnglishHangEndNoCoptic"/>
      </w:pPr>
      <w:r w:rsidRPr="00AB1781">
        <w:tab/>
        <w:t>sing</w:t>
      </w:r>
      <w:r>
        <w:t xml:space="preserve"> praises to our God on the harp,</w:t>
      </w:r>
    </w:p>
    <w:p w14:paraId="42572E00" w14:textId="77777777" w:rsidR="00704CAA" w:rsidRPr="00AB1781" w:rsidRDefault="00704CAA" w:rsidP="00704CAA">
      <w:pPr>
        <w:pStyle w:val="EnglishHangNoCoptic"/>
      </w:pPr>
      <w:r w:rsidRPr="00AB1781">
        <w:t>8 Who covers heaven with clouds,</w:t>
      </w:r>
    </w:p>
    <w:p w14:paraId="258C9F0D" w14:textId="77777777" w:rsidR="00704CAA" w:rsidRPr="00AB1781" w:rsidRDefault="00704CAA" w:rsidP="00704CAA">
      <w:pPr>
        <w:pStyle w:val="EnglishHangNoCoptic"/>
      </w:pPr>
      <w:r w:rsidRPr="00AB1781">
        <w:tab/>
        <w:t>Who prepares rain for the earth,</w:t>
      </w:r>
    </w:p>
    <w:p w14:paraId="1EBE8287" w14:textId="77777777" w:rsidR="00704CAA" w:rsidRPr="00AB1781" w:rsidRDefault="00704CAA" w:rsidP="00704CAA">
      <w:pPr>
        <w:pStyle w:val="EnglishHangNoCoptic"/>
      </w:pPr>
      <w:r w:rsidRPr="00AB1781">
        <w:tab/>
        <w:t>Who makes grass grow on the mountains,</w:t>
      </w:r>
    </w:p>
    <w:p w14:paraId="0DA22F7E" w14:textId="77777777" w:rsidR="00704CAA" w:rsidRPr="00AB1781" w:rsidRDefault="00704CAA" w:rsidP="00704CAA">
      <w:pPr>
        <w:pStyle w:val="EnglishHangEndNoCoptic"/>
      </w:pPr>
      <w:r w:rsidRPr="00AB1781">
        <w:tab/>
        <w:t>an</w:t>
      </w:r>
      <w:r>
        <w:t>d plants for the service of men,</w:t>
      </w:r>
    </w:p>
    <w:p w14:paraId="22049BF7" w14:textId="77777777" w:rsidR="00704CAA" w:rsidRPr="00AB1781" w:rsidRDefault="00704CAA" w:rsidP="00704CAA">
      <w:pPr>
        <w:pStyle w:val="EnglishHangNoCoptic"/>
      </w:pPr>
      <w:r w:rsidRPr="00AB1781">
        <w:t xml:space="preserve">9 Who gives the </w:t>
      </w:r>
      <w:r>
        <w:t>animals</w:t>
      </w:r>
      <w:r w:rsidRPr="00AB1781">
        <w:t xml:space="preserve"> their food,</w:t>
      </w:r>
    </w:p>
    <w:p w14:paraId="25E00622" w14:textId="77777777" w:rsidR="00704CAA" w:rsidRPr="00AB1781" w:rsidRDefault="00704CAA" w:rsidP="00704CAA">
      <w:pPr>
        <w:pStyle w:val="EnglishHangEndNoCoptic"/>
      </w:pPr>
      <w:r w:rsidRPr="00AB1781">
        <w:tab/>
        <w:t>and feeds the young ravens that call upon Him.</w:t>
      </w:r>
    </w:p>
    <w:p w14:paraId="1E58110F" w14:textId="77777777" w:rsidR="00704CAA" w:rsidRPr="00AB1781" w:rsidRDefault="00704CAA" w:rsidP="00704CAA">
      <w:pPr>
        <w:pStyle w:val="EnglishHangNoCoptic"/>
      </w:pPr>
      <w:r w:rsidRPr="00AB1781">
        <w:t xml:space="preserve">10 He </w:t>
      </w:r>
      <w:r>
        <w:t>will take</w:t>
      </w:r>
      <w:r w:rsidRPr="00AB1781">
        <w:t xml:space="preserve"> no pleasure in the strength of a horse,</w:t>
      </w:r>
    </w:p>
    <w:p w14:paraId="33932399" w14:textId="77777777" w:rsidR="00704CAA" w:rsidRPr="00AB1781" w:rsidRDefault="00704CAA" w:rsidP="00704CAA">
      <w:pPr>
        <w:pStyle w:val="EnglishHangEndNoCoptic"/>
      </w:pPr>
      <w:r w:rsidRPr="00AB1781">
        <w:tab/>
        <w:t xml:space="preserve">nor </w:t>
      </w:r>
      <w:r>
        <w:t>be pleased</w:t>
      </w:r>
      <w:r w:rsidRPr="00AB1781">
        <w:t xml:space="preserve"> in a </w:t>
      </w:r>
      <w:r>
        <w:t>man</w:t>
      </w:r>
      <w:r w:rsidRPr="00AB1781">
        <w:t>’s legs.</w:t>
      </w:r>
    </w:p>
    <w:p w14:paraId="2EC9726F" w14:textId="77777777" w:rsidR="00704CAA" w:rsidRPr="00AB1781" w:rsidRDefault="00704CAA" w:rsidP="00704CAA">
      <w:pPr>
        <w:pStyle w:val="EnglishHangNoCoptic"/>
      </w:pPr>
      <w:r w:rsidRPr="00AB1781">
        <w:t xml:space="preserve">11 The Lord </w:t>
      </w:r>
      <w:r>
        <w:t>is pleased</w:t>
      </w:r>
      <w:r w:rsidRPr="00AB1781">
        <w:t xml:space="preserve"> </w:t>
      </w:r>
      <w:r>
        <w:t>with</w:t>
      </w:r>
      <w:r w:rsidRPr="00AB1781">
        <w:t xml:space="preserve"> those who fear Him,</w:t>
      </w:r>
    </w:p>
    <w:p w14:paraId="0137DB9A" w14:textId="77777777" w:rsidR="00704CAA" w:rsidRDefault="00704CAA" w:rsidP="00704CAA">
      <w:pPr>
        <w:pStyle w:val="EnglishHangEndNoCoptic"/>
      </w:pPr>
      <w:r w:rsidRPr="00AB1781">
        <w:tab/>
        <w:t xml:space="preserve">and </w:t>
      </w:r>
      <w:r>
        <w:t xml:space="preserve">those </w:t>
      </w:r>
      <w:r w:rsidRPr="00AB1781">
        <w:t xml:space="preserve">who </w:t>
      </w:r>
      <w:r>
        <w:t>hope</w:t>
      </w:r>
      <w:r w:rsidRPr="00AB1781">
        <w:t xml:space="preserve"> in His mercy.</w:t>
      </w:r>
    </w:p>
    <w:p w14:paraId="4C7FE2C3" w14:textId="77777777" w:rsidR="00101A6E" w:rsidRDefault="00704CAA" w:rsidP="00704CAA">
      <w:pPr>
        <w:pStyle w:val="Rubric"/>
      </w:pPr>
      <w:r>
        <w:t>Alleluia.</w:t>
      </w:r>
    </w:p>
    <w:p w14:paraId="56F05D2A" w14:textId="7AC6433C" w:rsidR="00704CAA" w:rsidRPr="002A0A20"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 xml:space="preserve">continue with </w:t>
      </w:r>
      <w:r>
        <w:fldChar w:fldCharType="begin"/>
      </w:r>
      <w:r>
        <w:instrText xml:space="preserve"> REF _Ref411968245 \h </w:instrText>
      </w:r>
      <w:r>
        <w:fldChar w:fldCharType="separate"/>
      </w:r>
      <w:r w:rsidR="000E2EAC">
        <w:t>Psalm</w:t>
      </w:r>
      <w:r w:rsidR="000E2EAC" w:rsidRPr="00AB1781">
        <w:t xml:space="preserve"> 147</w:t>
      </w:r>
      <w:r w:rsidR="000E2EAC">
        <w:t>: “Praise the Lord, O Jerusalem! Praise your God, O Zion”</w:t>
      </w:r>
      <w:r>
        <w:fldChar w:fldCharType="end"/>
      </w:r>
      <w:r>
        <w:t>.</w:t>
      </w:r>
      <w:r w:rsidR="00704CAA">
        <w:t xml:space="preserve"> </w:t>
      </w:r>
    </w:p>
    <w:p w14:paraId="5E32F344" w14:textId="77777777" w:rsidR="00704CAA" w:rsidRPr="002A0A20" w:rsidRDefault="00704CAA" w:rsidP="00704CAA">
      <w:pPr>
        <w:pStyle w:val="Heading4"/>
      </w:pPr>
      <w:bookmarkStart w:id="347" w:name="_Ref411968245"/>
      <w:r>
        <w:t>Psalm</w:t>
      </w:r>
      <w:r w:rsidRPr="00AB1781">
        <w:t xml:space="preserve"> 147</w:t>
      </w:r>
      <w:r>
        <w:t>: “Praise the Lord, O Jerusalem! Praise your God, O Zion”</w:t>
      </w:r>
      <w:bookmarkEnd w:id="347"/>
    </w:p>
    <w:p w14:paraId="63AB694B"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41F34A2C"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44DC5131" w14:textId="4F8A3AFC"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rsidR="005E7E27">
        <w:t>. Reserved for the presbyter, if present.</w:t>
      </w:r>
    </w:p>
    <w:p w14:paraId="12A2EB94" w14:textId="5855CD74" w:rsidR="00066E8C" w:rsidRDefault="00066E8C" w:rsidP="00704CAA">
      <w:pPr>
        <w:pStyle w:val="Rubric"/>
      </w:pPr>
      <w:r>
        <w:fldChar w:fldCharType="begin"/>
      </w:r>
      <w:r>
        <w:instrText xml:space="preserve"> REF _Ref434580482 \h </w:instrText>
      </w:r>
      <w:r>
        <w:fldChar w:fldCharType="separate"/>
      </w:r>
      <w:r w:rsidR="000E2EAC">
        <w:t>The Psalms of the Morning Watch</w:t>
      </w:r>
      <w:r>
        <w:fldChar w:fldCharType="end"/>
      </w:r>
      <w:r w:rsidR="00196120">
        <w:t>. Reserved for the presbyter, if present.</w:t>
      </w:r>
    </w:p>
    <w:p w14:paraId="2D71515A" w14:textId="0E3FE90D" w:rsidR="00704CAA" w:rsidRPr="00AB1781" w:rsidRDefault="00704CAA" w:rsidP="00704CAA">
      <w:pPr>
        <w:pStyle w:val="Rubric"/>
      </w:pPr>
      <w:r w:rsidRPr="00AB1781">
        <w:t xml:space="preserve">1 (Alleluia. By </w:t>
      </w:r>
      <w:r>
        <w:t>Aggeus and Zacharias</w:t>
      </w:r>
      <w:r w:rsidRPr="00AB1781">
        <w:t>)</w:t>
      </w:r>
    </w:p>
    <w:p w14:paraId="6F4ABB97" w14:textId="77777777" w:rsidR="00704CAA" w:rsidRPr="00AB1781" w:rsidRDefault="00704CAA" w:rsidP="00704CAA">
      <w:pPr>
        <w:pStyle w:val="EnglishHangNoCoptic"/>
      </w:pPr>
      <w:r w:rsidRPr="00AB1781">
        <w:t>Praise the Lord, O Jerusalem!</w:t>
      </w:r>
    </w:p>
    <w:p w14:paraId="210B7E27" w14:textId="77777777" w:rsidR="00704CAA" w:rsidRPr="00AB1781" w:rsidRDefault="00704CAA" w:rsidP="00704CAA">
      <w:pPr>
        <w:pStyle w:val="EnglishHangEndNoCoptic"/>
      </w:pPr>
      <w:r w:rsidRPr="00AB1781">
        <w:tab/>
        <w:t>Praise your God, O Zion!</w:t>
      </w:r>
    </w:p>
    <w:p w14:paraId="50F36007" w14:textId="77777777" w:rsidR="00704CAA" w:rsidRPr="00AB1781" w:rsidRDefault="00704CAA" w:rsidP="00704CAA">
      <w:pPr>
        <w:pStyle w:val="EnglishHangNoCoptic"/>
      </w:pPr>
      <w:r w:rsidRPr="00AB1781">
        <w:t>2 For He has strengthened the bars of your gates;</w:t>
      </w:r>
    </w:p>
    <w:p w14:paraId="23B7DFC9" w14:textId="77777777" w:rsidR="00704CAA" w:rsidRPr="002A0A20" w:rsidRDefault="00704CAA" w:rsidP="00704CAA">
      <w:pPr>
        <w:pStyle w:val="EnglishHangEndNoCoptic"/>
      </w:pPr>
      <w:r w:rsidRPr="00AB1781">
        <w:tab/>
        <w:t xml:space="preserve">He </w:t>
      </w:r>
      <w:r>
        <w:t xml:space="preserve">has </w:t>
      </w:r>
      <w:r w:rsidRPr="00AB1781">
        <w:t>b</w:t>
      </w:r>
      <w:r>
        <w:t>lessed your children within you,</w:t>
      </w:r>
    </w:p>
    <w:p w14:paraId="6010E36E" w14:textId="77777777" w:rsidR="00704CAA" w:rsidRPr="00AB1781" w:rsidRDefault="00704CAA" w:rsidP="00704CAA">
      <w:pPr>
        <w:pStyle w:val="EnglishHangNoCoptic"/>
      </w:pPr>
      <w:r w:rsidRPr="00AB1781">
        <w:t>3 He makes your borders</w:t>
      </w:r>
      <w:r>
        <w:t xml:space="preserve"> peaceful</w:t>
      </w:r>
      <w:r w:rsidRPr="00AB1781">
        <w:t>,</w:t>
      </w:r>
    </w:p>
    <w:p w14:paraId="02F1E2C2" w14:textId="77777777" w:rsidR="00704CAA" w:rsidRPr="00AB1781" w:rsidRDefault="00704CAA" w:rsidP="00704CAA">
      <w:pPr>
        <w:pStyle w:val="EnglishHangEndNoCoptic"/>
      </w:pPr>
      <w:r w:rsidRPr="00AB1781">
        <w:tab/>
        <w:t xml:space="preserve">and </w:t>
      </w:r>
      <w:r>
        <w:t>fills you with the finest wheat,</w:t>
      </w:r>
    </w:p>
    <w:p w14:paraId="1494E041" w14:textId="77777777" w:rsidR="00704CAA" w:rsidRPr="00AB1781" w:rsidRDefault="00704CAA" w:rsidP="00704CAA">
      <w:pPr>
        <w:pStyle w:val="EnglishHangNoCoptic"/>
      </w:pPr>
      <w:r w:rsidRPr="00AB1781">
        <w:lastRenderedPageBreak/>
        <w:t xml:space="preserve">4 </w:t>
      </w:r>
      <w:r>
        <w:t>Who</w:t>
      </w:r>
      <w:r w:rsidRPr="00AB1781">
        <w:t xml:space="preserve"> sends His </w:t>
      </w:r>
      <w:r>
        <w:t>sayings</w:t>
      </w:r>
      <w:r>
        <w:rPr>
          <w:rStyle w:val="FootnoteReference"/>
        </w:rPr>
        <w:footnoteReference w:id="863"/>
      </w:r>
      <w:r w:rsidRPr="00AB1781">
        <w:t xml:space="preserve"> to the earth;</w:t>
      </w:r>
    </w:p>
    <w:p w14:paraId="2E6BE4CD" w14:textId="77777777" w:rsidR="00704CAA" w:rsidRPr="00AB1781" w:rsidRDefault="00704CAA" w:rsidP="00704CAA">
      <w:pPr>
        <w:pStyle w:val="EnglishHangEndNoCoptic"/>
      </w:pPr>
      <w:r w:rsidRPr="00AB1781">
        <w:tab/>
        <w:t xml:space="preserve">His word </w:t>
      </w:r>
      <w:r>
        <w:t>will run swiftly,</w:t>
      </w:r>
    </w:p>
    <w:p w14:paraId="7C354604" w14:textId="77777777" w:rsidR="00704CAA" w:rsidRPr="00AB1781" w:rsidRDefault="00704CAA" w:rsidP="00704CAA">
      <w:pPr>
        <w:pStyle w:val="EnglishHangNoCoptic"/>
      </w:pPr>
      <w:r w:rsidRPr="00AB1781">
        <w:t xml:space="preserve">5 </w:t>
      </w:r>
      <w:r>
        <w:t>Who</w:t>
      </w:r>
      <w:r w:rsidRPr="00AB1781">
        <w:t xml:space="preserve"> </w:t>
      </w:r>
      <w:r>
        <w:t>gives snow like wool,</w:t>
      </w:r>
    </w:p>
    <w:p w14:paraId="22CBF47A" w14:textId="77777777" w:rsidR="00704CAA" w:rsidRPr="00AB1781" w:rsidRDefault="00704CAA" w:rsidP="00704CAA">
      <w:pPr>
        <w:pStyle w:val="EnglishHangEndNoCoptic"/>
      </w:pPr>
      <w:r w:rsidRPr="00AB1781">
        <w:tab/>
      </w:r>
      <w:r>
        <w:t>Who pours down mist like ashes,</w:t>
      </w:r>
    </w:p>
    <w:p w14:paraId="056EAAE4" w14:textId="77777777" w:rsidR="00704CAA" w:rsidRPr="00AB1781" w:rsidRDefault="00704CAA" w:rsidP="00704CAA">
      <w:pPr>
        <w:pStyle w:val="EnglishHangNoCoptic"/>
      </w:pPr>
      <w:r w:rsidRPr="00AB1781">
        <w:t xml:space="preserve">6 </w:t>
      </w:r>
      <w:r>
        <w:t>Who</w:t>
      </w:r>
      <w:r w:rsidRPr="00AB1781">
        <w:t xml:space="preserve"> </w:t>
      </w:r>
      <w:r>
        <w:t>hurls down ice</w:t>
      </w:r>
      <w:r w:rsidRPr="00AB1781">
        <w:t xml:space="preserve"> like crumbs;</w:t>
      </w:r>
    </w:p>
    <w:p w14:paraId="019E93A5" w14:textId="77777777" w:rsidR="00704CAA" w:rsidRPr="00AB1781" w:rsidRDefault="00704CAA" w:rsidP="00704CAA">
      <w:pPr>
        <w:pStyle w:val="EnglishHangEndNoCoptic"/>
      </w:pPr>
      <w:r w:rsidRPr="00AB1781">
        <w:tab/>
        <w:t xml:space="preserve">Who </w:t>
      </w:r>
      <w:r>
        <w:t>will</w:t>
      </w:r>
      <w:r w:rsidRPr="00AB1781">
        <w:t xml:space="preserve"> stand before His cold?</w:t>
      </w:r>
    </w:p>
    <w:p w14:paraId="3B92D7DD" w14:textId="77777777" w:rsidR="00704CAA" w:rsidRPr="00AB1781" w:rsidRDefault="00704CAA" w:rsidP="00704CAA">
      <w:pPr>
        <w:pStyle w:val="EnglishHangNoCoptic"/>
      </w:pPr>
      <w:r w:rsidRPr="00AB1781">
        <w:t xml:space="preserve">7 He </w:t>
      </w:r>
      <w:r>
        <w:t>will send His word and melt</w:t>
      </w:r>
      <w:r w:rsidRPr="00AB1781">
        <w:t xml:space="preserve"> </w:t>
      </w:r>
      <w:r>
        <w:t>them</w:t>
      </w:r>
      <w:r w:rsidRPr="00AB1781">
        <w:t>;</w:t>
      </w:r>
    </w:p>
    <w:p w14:paraId="0B701899" w14:textId="77777777" w:rsidR="00704CAA" w:rsidRPr="00AB1781" w:rsidRDefault="00704CAA" w:rsidP="00704CAA">
      <w:pPr>
        <w:pStyle w:val="EnglishHangEndNoCoptic"/>
      </w:pPr>
      <w:r w:rsidRPr="00AB1781">
        <w:tab/>
        <w:t xml:space="preserve">He </w:t>
      </w:r>
      <w:r>
        <w:t>will blow</w:t>
      </w:r>
      <w:r w:rsidRPr="00AB1781">
        <w:t xml:space="preserve"> His breath</w:t>
      </w:r>
      <w:r>
        <w:t>,</w:t>
      </w:r>
      <w:r w:rsidRPr="00AB1781">
        <w:t xml:space="preserve"> and the waters </w:t>
      </w:r>
      <w:r>
        <w:t>will flow,</w:t>
      </w:r>
    </w:p>
    <w:p w14:paraId="666C6651" w14:textId="77777777" w:rsidR="00704CAA" w:rsidRPr="00AB1781" w:rsidRDefault="00704CAA" w:rsidP="00704CAA">
      <w:pPr>
        <w:pStyle w:val="EnglishHangNoCoptic"/>
      </w:pPr>
      <w:r w:rsidRPr="00AB1781">
        <w:t xml:space="preserve">8 He </w:t>
      </w:r>
      <w:r>
        <w:t>Who</w:t>
      </w:r>
      <w:r w:rsidRPr="00AB1781">
        <w:t xml:space="preserve"> </w:t>
      </w:r>
      <w:r>
        <w:t>declares</w:t>
      </w:r>
      <w:r w:rsidRPr="00AB1781">
        <w:t xml:space="preserve"> His word to Jacob,</w:t>
      </w:r>
    </w:p>
    <w:p w14:paraId="679E2F3A" w14:textId="77777777" w:rsidR="00704CAA" w:rsidRPr="00AB1781" w:rsidRDefault="00704CAA" w:rsidP="00704CAA">
      <w:pPr>
        <w:pStyle w:val="EnglishHangEndNoCoptic"/>
      </w:pPr>
      <w:r w:rsidRPr="00AB1781">
        <w:tab/>
        <w:t xml:space="preserve">His </w:t>
      </w:r>
      <w:r>
        <w:t>statutes</w:t>
      </w:r>
      <w:r w:rsidRPr="00AB1781">
        <w:t xml:space="preserve"> and judgments to Israel.</w:t>
      </w:r>
    </w:p>
    <w:p w14:paraId="3A86C34D" w14:textId="77777777" w:rsidR="00704CAA" w:rsidRPr="00AB1781" w:rsidRDefault="00704CAA" w:rsidP="00704CAA">
      <w:pPr>
        <w:pStyle w:val="EnglishHangNoCoptic"/>
      </w:pPr>
      <w:r w:rsidRPr="00AB1781">
        <w:t xml:space="preserve">9 He has not dealt like this with </w:t>
      </w:r>
      <w:r>
        <w:t>o</w:t>
      </w:r>
      <w:r w:rsidRPr="00AB1781">
        <w:t>ther nation</w:t>
      </w:r>
      <w:r>
        <w:t>s</w:t>
      </w:r>
      <w:r w:rsidRPr="00AB1781">
        <w:t>,</w:t>
      </w:r>
    </w:p>
    <w:p w14:paraId="5EFF24C8" w14:textId="77777777" w:rsidR="00704CAA" w:rsidRDefault="00704CAA" w:rsidP="00704CAA">
      <w:pPr>
        <w:pStyle w:val="EnglishHangEndNoCoptic"/>
      </w:pPr>
      <w:r w:rsidRPr="00AB1781">
        <w:tab/>
        <w:t xml:space="preserve">nor </w:t>
      </w:r>
      <w:r>
        <w:t>did Hi make</w:t>
      </w:r>
      <w:r w:rsidRPr="00AB1781">
        <w:t xml:space="preserve"> </w:t>
      </w:r>
      <w:r>
        <w:t xml:space="preserve">His </w:t>
      </w:r>
      <w:r w:rsidRPr="00AB1781">
        <w:t>judgments known to them.</w:t>
      </w:r>
    </w:p>
    <w:p w14:paraId="7D32F541" w14:textId="77777777" w:rsidR="00704CAA" w:rsidRPr="002A0A20" w:rsidRDefault="00704CAA" w:rsidP="00704CAA">
      <w:pPr>
        <w:pStyle w:val="Rubric"/>
      </w:pPr>
      <w:r>
        <w:t xml:space="preserve">Alleluia. </w:t>
      </w:r>
    </w:p>
    <w:p w14:paraId="26F7AE55" w14:textId="2CBA504C" w:rsidR="00704CAA" w:rsidRDefault="00704CAA" w:rsidP="00704CAA">
      <w:pPr>
        <w:pStyle w:val="Rubric"/>
      </w:pPr>
      <w:r>
        <w:t>Glory…</w:t>
      </w:r>
    </w:p>
    <w:p w14:paraId="02A75159" w14:textId="35DC64AE" w:rsidR="00101A6E" w:rsidRDefault="00101A6E" w:rsidP="00704CAA">
      <w:pPr>
        <w:pStyle w:val="Rubric"/>
      </w:pPr>
      <w:r>
        <w:fldChar w:fldCharType="begin"/>
      </w:r>
      <w:r>
        <w:instrText xml:space="preserve"> REF _Ref434576945 \h </w:instrText>
      </w:r>
      <w:r>
        <w:fldChar w:fldCharType="separate"/>
      </w:r>
      <w:r w:rsidR="000E2EAC">
        <w:rPr>
          <w:lang w:val="en-GB"/>
        </w:rPr>
        <w:t>The Psalms of Retiring (the Twelfth Hour)</w:t>
      </w:r>
      <w:r>
        <w:fldChar w:fldCharType="end"/>
      </w:r>
      <w:r>
        <w:t xml:space="preserve"> </w:t>
      </w:r>
      <w:r w:rsidR="00066E8C">
        <w:t xml:space="preserve">and </w:t>
      </w:r>
      <w:r w:rsidR="00066E8C">
        <w:fldChar w:fldCharType="begin"/>
      </w:r>
      <w:r w:rsidR="00066E8C">
        <w:instrText xml:space="preserve"> REF _Ref434580482 \h </w:instrText>
      </w:r>
      <w:r w:rsidR="00066E8C">
        <w:fldChar w:fldCharType="separate"/>
      </w:r>
      <w:r w:rsidR="000E2EAC">
        <w:t>The Psalms of the Morning Watch</w:t>
      </w:r>
      <w:r w:rsidR="00066E8C">
        <w:fldChar w:fldCharType="end"/>
      </w:r>
      <w:r w:rsidR="00066E8C">
        <w:t xml:space="preserve"> </w:t>
      </w:r>
      <w:r>
        <w:t>conclude here.</w:t>
      </w:r>
    </w:p>
    <w:p w14:paraId="06E7C621" w14:textId="77777777" w:rsidR="00704CAA" w:rsidRPr="002A0A20" w:rsidRDefault="00704CAA" w:rsidP="00704CAA">
      <w:pPr>
        <w:pStyle w:val="Heading4"/>
      </w:pPr>
      <w:r>
        <w:t>Psalm</w:t>
      </w:r>
      <w:r w:rsidRPr="00AB1781">
        <w:t xml:space="preserve"> 148</w:t>
      </w:r>
      <w:r>
        <w:t>: “Praise the in the Heavens, praise Him in the highest”</w:t>
      </w:r>
    </w:p>
    <w:p w14:paraId="04A88BE6"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Cosmic Chorus of Praise</w:t>
      </w:r>
    </w:p>
    <w:p w14:paraId="510BBAF7"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Natural Law is God’s Iron Rod</w:t>
      </w:r>
    </w:p>
    <w:p w14:paraId="2422517E" w14:textId="0B29038C" w:rsidR="00A26F67" w:rsidRDefault="00A26F67" w:rsidP="00704CAA">
      <w:pPr>
        <w:pStyle w:val="Rubric"/>
      </w:pPr>
      <w:r>
        <w:fldChar w:fldCharType="begin"/>
      </w:r>
      <w:r>
        <w:instrText xml:space="preserve"> REF _Ref485365372 \h </w:instrText>
      </w:r>
      <w:r>
        <w:fldChar w:fldCharType="separate"/>
      </w:r>
      <w:r w:rsidR="000E2EAC">
        <w:t>The Fourth Canticle</w:t>
      </w:r>
      <w:r>
        <w:fldChar w:fldCharType="end"/>
      </w:r>
    </w:p>
    <w:p w14:paraId="4A10695A" w14:textId="0FAABD06" w:rsidR="00704CAA" w:rsidRPr="00AB1781" w:rsidRDefault="00704CAA" w:rsidP="00704CAA">
      <w:pPr>
        <w:pStyle w:val="Rubric"/>
      </w:pPr>
      <w:r w:rsidRPr="00AB1781">
        <w:t xml:space="preserve">1 (Alleluia. By </w:t>
      </w:r>
      <w:r>
        <w:t>Aggeus</w:t>
      </w:r>
      <w:r w:rsidRPr="00AB1781">
        <w:t xml:space="preserve"> and Za</w:t>
      </w:r>
      <w:r>
        <w:t>charias</w:t>
      </w:r>
      <w:r w:rsidRPr="00AB1781">
        <w:t>)</w:t>
      </w:r>
    </w:p>
    <w:p w14:paraId="72A67071" w14:textId="77777777" w:rsidR="00704CAA" w:rsidRPr="00AB1781" w:rsidRDefault="00704CAA" w:rsidP="00704CAA">
      <w:pPr>
        <w:pStyle w:val="EnglishHangNoCoptic"/>
      </w:pPr>
      <w:r w:rsidRPr="00AB1781">
        <w:t xml:space="preserve">Praise the Lord </w:t>
      </w:r>
      <w:r>
        <w:t>from the</w:t>
      </w:r>
      <w:r w:rsidRPr="00AB1781">
        <w:t xml:space="preserve"> Heaven</w:t>
      </w:r>
      <w:r>
        <w:t>s;</w:t>
      </w:r>
    </w:p>
    <w:p w14:paraId="76349B94" w14:textId="77777777" w:rsidR="00704CAA" w:rsidRPr="00AB1781" w:rsidRDefault="00704CAA" w:rsidP="00704CAA">
      <w:pPr>
        <w:pStyle w:val="EnglishHangEndNoCoptic"/>
      </w:pPr>
      <w:r>
        <w:tab/>
        <w:t>praise Him in the highest!</w:t>
      </w:r>
    </w:p>
    <w:p w14:paraId="5B4178C5" w14:textId="77777777" w:rsidR="00704CAA" w:rsidRPr="00AB1781" w:rsidRDefault="00704CAA" w:rsidP="00704CAA">
      <w:pPr>
        <w:pStyle w:val="EnglishHangNoCoptic"/>
      </w:pPr>
      <w:r>
        <w:t>2 Praise Him, all</w:t>
      </w:r>
      <w:r w:rsidRPr="00AB1781">
        <w:t xml:space="preserve"> </w:t>
      </w:r>
      <w:r>
        <w:t>His angels</w:t>
      </w:r>
      <w:r w:rsidRPr="00AB1781">
        <w:t>;</w:t>
      </w:r>
    </w:p>
    <w:p w14:paraId="79C30F14" w14:textId="77777777" w:rsidR="00704CAA" w:rsidRPr="00AB1781" w:rsidRDefault="00704CAA" w:rsidP="00704CAA">
      <w:pPr>
        <w:pStyle w:val="EnglishHangEndNoCoptic"/>
      </w:pPr>
      <w:r w:rsidRPr="00AB1781">
        <w:tab/>
        <w:t>p</w:t>
      </w:r>
      <w:r>
        <w:t>raise Him, all His hosts!</w:t>
      </w:r>
    </w:p>
    <w:p w14:paraId="4B267996" w14:textId="77777777" w:rsidR="00704CAA" w:rsidRPr="00AB1781" w:rsidRDefault="00704CAA" w:rsidP="00704CAA">
      <w:pPr>
        <w:pStyle w:val="EnglishHangNoCoptic"/>
      </w:pPr>
      <w:r w:rsidRPr="00AB1781">
        <w:t>3 Praise Him, sun and moon;</w:t>
      </w:r>
    </w:p>
    <w:p w14:paraId="1E134B22" w14:textId="77777777" w:rsidR="00704CAA" w:rsidRPr="00AB1781" w:rsidRDefault="00704CAA" w:rsidP="00704CAA">
      <w:pPr>
        <w:pStyle w:val="EnglishHangEndNoCoptic"/>
      </w:pPr>
      <w:r w:rsidRPr="00AB1781">
        <w:tab/>
        <w:t>prai</w:t>
      </w:r>
      <w:r>
        <w:t>se Him, all [you] stars and light!</w:t>
      </w:r>
    </w:p>
    <w:p w14:paraId="65361072" w14:textId="77777777" w:rsidR="00704CAA" w:rsidRPr="00AB1781" w:rsidRDefault="00704CAA" w:rsidP="00704CAA">
      <w:pPr>
        <w:pStyle w:val="EnglishHangNoCoptic"/>
      </w:pPr>
      <w:r w:rsidRPr="00AB1781">
        <w:lastRenderedPageBreak/>
        <w:t>4 Praise Him, you heaven</w:t>
      </w:r>
      <w:r>
        <w:t>s</w:t>
      </w:r>
      <w:r w:rsidRPr="00AB1781">
        <w:t xml:space="preserve"> of heavens,</w:t>
      </w:r>
    </w:p>
    <w:p w14:paraId="6621CEFC" w14:textId="77777777" w:rsidR="00704CAA" w:rsidRPr="00AB1781" w:rsidRDefault="00704CAA" w:rsidP="00704CAA">
      <w:pPr>
        <w:pStyle w:val="EnglishHangEndNoCoptic"/>
      </w:pPr>
      <w:r w:rsidRPr="00AB1781">
        <w:tab/>
        <w:t>and you waters above th</w:t>
      </w:r>
      <w:r>
        <w:t>e heavens!</w:t>
      </w:r>
    </w:p>
    <w:p w14:paraId="3A0E9721" w14:textId="77777777" w:rsidR="00704CAA" w:rsidRPr="00AB1781" w:rsidRDefault="00704CAA" w:rsidP="00704CAA">
      <w:pPr>
        <w:pStyle w:val="EnglishHangNoCoptic"/>
      </w:pPr>
      <w:r>
        <w:t>5 Let them praise the Name of the Lord,</w:t>
      </w:r>
    </w:p>
    <w:p w14:paraId="5CC890F2" w14:textId="77777777" w:rsidR="00704CAA" w:rsidRPr="00AB1781" w:rsidRDefault="00704CAA" w:rsidP="00704CAA">
      <w:pPr>
        <w:pStyle w:val="EnglishHangNoCoptic"/>
      </w:pPr>
      <w:r w:rsidRPr="00AB1781">
        <w:tab/>
        <w:t xml:space="preserve">for He spoke and they </w:t>
      </w:r>
      <w:r>
        <w:t>came to be!</w:t>
      </w:r>
    </w:p>
    <w:p w14:paraId="156D8A74" w14:textId="77777777" w:rsidR="00704CAA" w:rsidRPr="00AB1781" w:rsidRDefault="00704CAA" w:rsidP="00704CAA">
      <w:pPr>
        <w:pStyle w:val="EnglishHangEndNoCoptic"/>
      </w:pPr>
      <w:r w:rsidRPr="00AB1781">
        <w:tab/>
        <w:t>He commanded and they were created.</w:t>
      </w:r>
    </w:p>
    <w:p w14:paraId="26654541" w14:textId="77777777" w:rsidR="00704CAA" w:rsidRDefault="00704CAA" w:rsidP="00704CAA">
      <w:pPr>
        <w:pStyle w:val="EnglishHangNoCoptic"/>
      </w:pPr>
      <w:r w:rsidRPr="00AB1781">
        <w:t xml:space="preserve">6 </w:t>
      </w:r>
      <w:r>
        <w:t>He established them forever and ever!</w:t>
      </w:r>
    </w:p>
    <w:p w14:paraId="161EA289" w14:textId="77777777" w:rsidR="00704CAA" w:rsidRDefault="00704CAA" w:rsidP="00704CAA">
      <w:pPr>
        <w:pStyle w:val="EnglishHangEndNoCoptic"/>
      </w:pPr>
      <w:r>
        <w:tab/>
        <w:t>He set forth His ordinance</w:t>
      </w:r>
      <w:r w:rsidRPr="00AB1781">
        <w:rPr>
          <w:rStyle w:val="FootnoteReference"/>
        </w:rPr>
        <w:footnoteReference w:id="864"/>
      </w:r>
      <w:r>
        <w:t>, and it will not pass away.</w:t>
      </w:r>
    </w:p>
    <w:p w14:paraId="304E2608" w14:textId="77777777" w:rsidR="00704CAA" w:rsidRPr="00AB1781" w:rsidRDefault="00704CAA" w:rsidP="00704CAA">
      <w:pPr>
        <w:pStyle w:val="EnglishHangNoCoptic"/>
      </w:pPr>
      <w:r w:rsidRPr="00AB1781">
        <w:t xml:space="preserve">7 Praise the Lord </w:t>
      </w:r>
      <w:r>
        <w:t>from the</w:t>
      </w:r>
      <w:r w:rsidRPr="00AB1781">
        <w:t xml:space="preserve"> earth,</w:t>
      </w:r>
    </w:p>
    <w:p w14:paraId="4115C697" w14:textId="77777777" w:rsidR="00704CAA" w:rsidRPr="00AB1781" w:rsidRDefault="00704CAA" w:rsidP="00704CAA">
      <w:pPr>
        <w:pStyle w:val="EnglishHangEndNoCoptic"/>
      </w:pPr>
      <w:r w:rsidRPr="00AB1781">
        <w:tab/>
        <w:t xml:space="preserve">you </w:t>
      </w:r>
      <w:r>
        <w:t>dragons and all deeps,</w:t>
      </w:r>
    </w:p>
    <w:p w14:paraId="7B7065D8" w14:textId="77777777" w:rsidR="00704CAA" w:rsidRPr="00AB1781" w:rsidRDefault="00704CAA" w:rsidP="00704CAA">
      <w:pPr>
        <w:pStyle w:val="EnglishHangNoCoptic"/>
      </w:pPr>
      <w:r>
        <w:t>8 fire and</w:t>
      </w:r>
      <w:r w:rsidRPr="00AB1781">
        <w:t xml:space="preserve"> hail, snow and ice,</w:t>
      </w:r>
    </w:p>
    <w:p w14:paraId="22000B41" w14:textId="77777777" w:rsidR="00704CAA" w:rsidRPr="00AB1781" w:rsidRDefault="00704CAA" w:rsidP="00704CAA">
      <w:pPr>
        <w:pStyle w:val="EnglishHangEndNoCoptic"/>
      </w:pPr>
      <w:r w:rsidRPr="00AB1781">
        <w:tab/>
      </w:r>
      <w:r>
        <w:t>tempest blast</w:t>
      </w:r>
      <w:r>
        <w:rPr>
          <w:rStyle w:val="FootnoteReference"/>
        </w:rPr>
        <w:footnoteReference w:id="865"/>
      </w:r>
      <w:r>
        <w:t>, which perform His word!</w:t>
      </w:r>
    </w:p>
    <w:p w14:paraId="76BC72C9" w14:textId="77777777" w:rsidR="00704CAA" w:rsidRPr="00AB1781" w:rsidRDefault="00704CAA" w:rsidP="00704CAA">
      <w:pPr>
        <w:pStyle w:val="EnglishHangNoCoptic"/>
      </w:pPr>
      <w:r w:rsidRPr="00AB1781">
        <w:t xml:space="preserve">9 </w:t>
      </w:r>
      <w:r>
        <w:t>M</w:t>
      </w:r>
      <w:r w:rsidRPr="00AB1781">
        <w:t xml:space="preserve">ountains and </w:t>
      </w:r>
      <w:r>
        <w:t xml:space="preserve">all the </w:t>
      </w:r>
      <w:r w:rsidRPr="00AB1781">
        <w:t>hills,</w:t>
      </w:r>
    </w:p>
    <w:p w14:paraId="368C6F5F" w14:textId="77777777" w:rsidR="00704CAA" w:rsidRPr="002A0A20" w:rsidRDefault="00704CAA" w:rsidP="00704CAA">
      <w:pPr>
        <w:pStyle w:val="EnglishHangEndNoCoptic"/>
      </w:pPr>
      <w:r w:rsidRPr="00AB1781">
        <w:tab/>
      </w:r>
      <w:r>
        <w:t xml:space="preserve">fruit </w:t>
      </w:r>
      <w:r w:rsidRPr="00AB1781">
        <w:t xml:space="preserve">trees and </w:t>
      </w:r>
      <w:r>
        <w:t>all cedars!</w:t>
      </w:r>
    </w:p>
    <w:p w14:paraId="44996E25" w14:textId="77777777" w:rsidR="00704CAA" w:rsidRPr="00AB1781" w:rsidRDefault="00704CAA" w:rsidP="00704CAA">
      <w:pPr>
        <w:pStyle w:val="EnglishHangNoCoptic"/>
      </w:pPr>
      <w:r w:rsidRPr="00AB1781">
        <w:t xml:space="preserve">10 </w:t>
      </w:r>
      <w:r>
        <w:t>W</w:t>
      </w:r>
      <w:r w:rsidRPr="00AB1781">
        <w:t xml:space="preserve">ild </w:t>
      </w:r>
      <w:r>
        <w:t>animals</w:t>
      </w:r>
      <w:r w:rsidRPr="00AB1781">
        <w:t xml:space="preserve"> and </w:t>
      </w:r>
      <w:r>
        <w:t xml:space="preserve">all </w:t>
      </w:r>
      <w:r w:rsidRPr="00AB1781">
        <w:t>cattle,</w:t>
      </w:r>
    </w:p>
    <w:p w14:paraId="4D236B17" w14:textId="77777777" w:rsidR="00704CAA" w:rsidRPr="00AB1781" w:rsidRDefault="00704CAA" w:rsidP="00704CAA">
      <w:pPr>
        <w:pStyle w:val="EnglishHangEndNoCoptic"/>
      </w:pPr>
      <w:r w:rsidRPr="00AB1781">
        <w:tab/>
      </w:r>
      <w:r>
        <w:t>creeping things</w:t>
      </w:r>
      <w:r w:rsidRPr="00AB1781">
        <w:t xml:space="preserve"> and </w:t>
      </w:r>
      <w:r>
        <w:t>flying birds!</w:t>
      </w:r>
    </w:p>
    <w:p w14:paraId="62D02F8A" w14:textId="77777777" w:rsidR="00704CAA" w:rsidRPr="00AB1781" w:rsidRDefault="00704CAA" w:rsidP="00704CAA">
      <w:pPr>
        <w:pStyle w:val="EnglishHangNoCoptic"/>
      </w:pPr>
      <w:r w:rsidRPr="00AB1781">
        <w:t xml:space="preserve">11 </w:t>
      </w:r>
      <w:r>
        <w:t>K</w:t>
      </w:r>
      <w:r w:rsidRPr="00AB1781">
        <w:t xml:space="preserve">ings </w:t>
      </w:r>
      <w:r>
        <w:t xml:space="preserve">of the earth </w:t>
      </w:r>
      <w:r w:rsidRPr="00AB1781">
        <w:t xml:space="preserve">and </w:t>
      </w:r>
      <w:r>
        <w:t xml:space="preserve">all </w:t>
      </w:r>
      <w:r w:rsidRPr="00AB1781">
        <w:t>peoples,</w:t>
      </w:r>
    </w:p>
    <w:p w14:paraId="67BCA755" w14:textId="77777777" w:rsidR="00704CAA" w:rsidRPr="00AB1781" w:rsidRDefault="00704CAA" w:rsidP="00704CAA">
      <w:pPr>
        <w:pStyle w:val="EnglishHangEndNoCoptic"/>
      </w:pPr>
      <w:r w:rsidRPr="00AB1781">
        <w:tab/>
        <w:t xml:space="preserve">rulers and </w:t>
      </w:r>
      <w:r>
        <w:t>all judges of the earth!</w:t>
      </w:r>
    </w:p>
    <w:p w14:paraId="4B6C5ECA" w14:textId="77777777" w:rsidR="00704CAA" w:rsidRPr="00AB1781" w:rsidRDefault="00704CAA" w:rsidP="00704CAA">
      <w:pPr>
        <w:pStyle w:val="EnglishHangNoCoptic"/>
      </w:pPr>
      <w:r w:rsidRPr="00AB1781">
        <w:t>12 Young men and virgins</w:t>
      </w:r>
      <w:r>
        <w:rPr>
          <w:rStyle w:val="FootnoteReference"/>
        </w:rPr>
        <w:footnoteReference w:id="866"/>
      </w:r>
      <w:r w:rsidRPr="00AB1781">
        <w:t>,</w:t>
      </w:r>
    </w:p>
    <w:p w14:paraId="177D4F57" w14:textId="77777777" w:rsidR="00704CAA" w:rsidRPr="00AB1781" w:rsidRDefault="00704CAA" w:rsidP="00704CAA">
      <w:pPr>
        <w:pStyle w:val="EnglishHangEndNoCoptic"/>
      </w:pPr>
      <w:r w:rsidRPr="00AB1781">
        <w:tab/>
      </w:r>
      <w:r>
        <w:t>elders</w:t>
      </w:r>
      <w:r w:rsidRPr="00AB1781">
        <w:t xml:space="preserve"> </w:t>
      </w:r>
      <w:r>
        <w:t>with the</w:t>
      </w:r>
      <w:r w:rsidRPr="00AB1781">
        <w:t xml:space="preserve"> </w:t>
      </w:r>
      <w:r>
        <w:t>young!</w:t>
      </w:r>
    </w:p>
    <w:p w14:paraId="3D597BEC" w14:textId="77777777" w:rsidR="00704CAA" w:rsidRPr="00AB1781" w:rsidRDefault="00704CAA" w:rsidP="00704CAA">
      <w:pPr>
        <w:pStyle w:val="EnglishHangNoCoptic"/>
      </w:pPr>
      <w:r>
        <w:t>13 Let them praise the N</w:t>
      </w:r>
      <w:r w:rsidRPr="00AB1781">
        <w:t>ame of the Lord,</w:t>
      </w:r>
    </w:p>
    <w:p w14:paraId="2CF3D2DE" w14:textId="77777777" w:rsidR="00704CAA" w:rsidRPr="00AB1781" w:rsidRDefault="00704CAA" w:rsidP="00704CAA">
      <w:pPr>
        <w:pStyle w:val="EnglishHangNoCoptic"/>
      </w:pPr>
      <w:r>
        <w:tab/>
        <w:t>for His Name alone</w:t>
      </w:r>
      <w:r w:rsidRPr="00AB1781">
        <w:t xml:space="preserve"> is </w:t>
      </w:r>
      <w:r>
        <w:t>exalted;</w:t>
      </w:r>
    </w:p>
    <w:p w14:paraId="20ED6917" w14:textId="77777777" w:rsidR="00704CAA" w:rsidRPr="00AB1781" w:rsidRDefault="00704CAA" w:rsidP="00704CAA">
      <w:pPr>
        <w:pStyle w:val="EnglishHangEndNoCoptic"/>
      </w:pPr>
      <w:r w:rsidRPr="00AB1781">
        <w:tab/>
      </w:r>
      <w:r>
        <w:t>He is confessed</w:t>
      </w:r>
      <w:r>
        <w:rPr>
          <w:rStyle w:val="FootnoteReference"/>
        </w:rPr>
        <w:footnoteReference w:id="867"/>
      </w:r>
      <w:r>
        <w:t xml:space="preserve"> in the</w:t>
      </w:r>
      <w:r w:rsidRPr="00AB1781">
        <w:t xml:space="preserve"> </w:t>
      </w:r>
      <w:r>
        <w:t xml:space="preserve">earth and </w:t>
      </w:r>
      <w:r w:rsidRPr="00AB1781">
        <w:t>heaven.</w:t>
      </w:r>
    </w:p>
    <w:p w14:paraId="4EE5540C" w14:textId="77777777" w:rsidR="00704CAA" w:rsidRPr="00AB1781" w:rsidRDefault="00704CAA" w:rsidP="00704CAA">
      <w:pPr>
        <w:pStyle w:val="EnglishHangNoCoptic"/>
      </w:pPr>
      <w:r w:rsidRPr="00AB1781">
        <w:t xml:space="preserve">14 </w:t>
      </w:r>
      <w:r>
        <w:t xml:space="preserve">And </w:t>
      </w:r>
      <w:r w:rsidRPr="00AB1781">
        <w:t>He will raise His people</w:t>
      </w:r>
      <w:r>
        <w:t xml:space="preserve"> to power</w:t>
      </w:r>
      <w:r>
        <w:rPr>
          <w:rStyle w:val="FootnoteReference"/>
        </w:rPr>
        <w:footnoteReference w:id="868"/>
      </w:r>
      <w:r>
        <w:t>,</w:t>
      </w:r>
    </w:p>
    <w:p w14:paraId="4ED62F25" w14:textId="77777777" w:rsidR="00704CAA" w:rsidRPr="00AB1781" w:rsidRDefault="00704CAA" w:rsidP="00704CAA">
      <w:pPr>
        <w:pStyle w:val="EnglishHangNoCoptic"/>
      </w:pPr>
      <w:r w:rsidRPr="00AB1781">
        <w:tab/>
        <w:t xml:space="preserve">A </w:t>
      </w:r>
      <w:r>
        <w:t>hymn</w:t>
      </w:r>
      <w:r w:rsidRPr="00AB1781">
        <w:t xml:space="preserve"> </w:t>
      </w:r>
      <w:r>
        <w:t>belongs to</w:t>
      </w:r>
      <w:r w:rsidRPr="00AB1781">
        <w:t xml:space="preserve"> all His saints,</w:t>
      </w:r>
    </w:p>
    <w:p w14:paraId="09DB6FAB" w14:textId="77777777" w:rsidR="00704CAA" w:rsidRPr="00AB1781" w:rsidRDefault="00704CAA" w:rsidP="00704CAA">
      <w:pPr>
        <w:pStyle w:val="EnglishHangNoCoptic"/>
      </w:pPr>
      <w:r w:rsidRPr="00AB1781">
        <w:tab/>
        <w:t>the children of Israel,</w:t>
      </w:r>
    </w:p>
    <w:p w14:paraId="4257A2B3" w14:textId="77777777" w:rsidR="00704CAA" w:rsidRPr="002A0A20" w:rsidRDefault="00704CAA" w:rsidP="00704CAA">
      <w:pPr>
        <w:pStyle w:val="EnglishHangEndNoCoptic"/>
      </w:pPr>
      <w:r w:rsidRPr="00AB1781">
        <w:tab/>
        <w:t>a people drawing near to Him.</w:t>
      </w:r>
    </w:p>
    <w:p w14:paraId="370993FB" w14:textId="77777777" w:rsidR="00704CAA" w:rsidRPr="002A0A20" w:rsidRDefault="00704CAA" w:rsidP="00704CAA">
      <w:pPr>
        <w:pStyle w:val="Heading4"/>
      </w:pPr>
      <w:r>
        <w:t>Psalm</w:t>
      </w:r>
      <w:r w:rsidRPr="00AB1781">
        <w:t xml:space="preserve"> 149</w:t>
      </w:r>
      <w:r>
        <w:t>: “Sing a new song to the Lord, sing His praises in the Church”</w:t>
      </w:r>
    </w:p>
    <w:p w14:paraId="057ECDB1"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6CA5BA0B" w14:textId="77777777" w:rsidR="00704CAA"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lastRenderedPageBreak/>
        <w:t>Weapons of World Conquest: Prayer and Praise</w:t>
      </w:r>
    </w:p>
    <w:p w14:paraId="400A2392" w14:textId="577F3C9F"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2CDF216C" w14:textId="3E4745BC" w:rsidR="00704CAA" w:rsidRPr="00AB1781" w:rsidRDefault="00704CAA" w:rsidP="00704CAA">
      <w:pPr>
        <w:pStyle w:val="Rubric"/>
      </w:pPr>
      <w:r w:rsidRPr="00AB1781">
        <w:t>1 (Alleluia)</w:t>
      </w:r>
    </w:p>
    <w:p w14:paraId="0711F598" w14:textId="77777777" w:rsidR="00704CAA" w:rsidRPr="00AB1781" w:rsidRDefault="00704CAA" w:rsidP="00704CAA">
      <w:pPr>
        <w:pStyle w:val="EnglishHangNoCoptic"/>
      </w:pPr>
      <w:r>
        <w:t>S</w:t>
      </w:r>
      <w:r w:rsidRPr="00AB1781">
        <w:t xml:space="preserve">ing </w:t>
      </w:r>
      <w:r>
        <w:t xml:space="preserve">a new song </w:t>
      </w:r>
      <w:r w:rsidRPr="00AB1781">
        <w:t>to the Lord</w:t>
      </w:r>
      <w:r>
        <w:t>,</w:t>
      </w:r>
    </w:p>
    <w:p w14:paraId="57077506" w14:textId="77777777" w:rsidR="00704CAA" w:rsidRPr="00AB1781" w:rsidRDefault="00704CAA" w:rsidP="00704CAA">
      <w:pPr>
        <w:pStyle w:val="EnglishHangEndNoCoptic"/>
      </w:pPr>
      <w:r w:rsidRPr="00AB1781">
        <w:tab/>
        <w:t>His praise in the Church</w:t>
      </w:r>
      <w:r>
        <w:rPr>
          <w:rStyle w:val="FootnoteReference"/>
        </w:rPr>
        <w:footnoteReference w:id="869"/>
      </w:r>
      <w:r w:rsidRPr="00AB1781">
        <w:t xml:space="preserve"> of the saints.</w:t>
      </w:r>
    </w:p>
    <w:p w14:paraId="542158D8" w14:textId="77777777" w:rsidR="00704CAA" w:rsidRPr="00AB1781" w:rsidRDefault="00704CAA" w:rsidP="00704CAA">
      <w:pPr>
        <w:pStyle w:val="EnglishHangNoCoptic"/>
      </w:pPr>
      <w:r w:rsidRPr="00AB1781">
        <w:t xml:space="preserve">2 Let Israel </w:t>
      </w:r>
      <w:r>
        <w:t>be glad</w:t>
      </w:r>
      <w:r w:rsidRPr="00AB1781">
        <w:t xml:space="preserve"> in Him Who made him,</w:t>
      </w:r>
    </w:p>
    <w:p w14:paraId="1E5A455D" w14:textId="77777777" w:rsidR="00704CAA" w:rsidRPr="00AB1781" w:rsidRDefault="00704CAA" w:rsidP="00704CAA">
      <w:pPr>
        <w:pStyle w:val="EnglishHangEndNoCoptic"/>
      </w:pPr>
      <w:r w:rsidRPr="00AB1781">
        <w:tab/>
        <w:t>and let the children of Zion rejoice in their King.</w:t>
      </w:r>
    </w:p>
    <w:p w14:paraId="0823D409" w14:textId="77777777" w:rsidR="00704CAA" w:rsidRPr="00AB1781" w:rsidRDefault="00704CAA" w:rsidP="00704CAA">
      <w:pPr>
        <w:pStyle w:val="EnglishHangNoCoptic"/>
      </w:pPr>
      <w:r w:rsidRPr="00AB1781">
        <w:t>3 Let them praise His Name with a dance</w:t>
      </w:r>
      <w:r>
        <w:rPr>
          <w:rStyle w:val="FootnoteReference"/>
        </w:rPr>
        <w:footnoteReference w:id="870"/>
      </w:r>
      <w:r w:rsidRPr="00AB1781">
        <w:t>,</w:t>
      </w:r>
    </w:p>
    <w:p w14:paraId="618A092D" w14:textId="77777777" w:rsidR="00704CAA" w:rsidRPr="00AB1781" w:rsidRDefault="00704CAA" w:rsidP="00704CAA">
      <w:pPr>
        <w:pStyle w:val="EnglishHangEndNoCoptic"/>
      </w:pPr>
      <w:r w:rsidRPr="00AB1781">
        <w:tab/>
        <w:t>and</w:t>
      </w:r>
      <w:r>
        <w:t xml:space="preserve"> let them</w:t>
      </w:r>
      <w:r w:rsidRPr="00AB1781">
        <w:t xml:space="preserve"> sing praises to Him with</w:t>
      </w:r>
      <w:r>
        <w:t xml:space="preserve"> [the]</w:t>
      </w:r>
      <w:r w:rsidRPr="00AB1781">
        <w:t xml:space="preserve"> </w:t>
      </w:r>
      <w:r>
        <w:t>timbrel</w:t>
      </w:r>
      <w:r w:rsidRPr="00AB1781">
        <w:t xml:space="preserve"> and harp,</w:t>
      </w:r>
    </w:p>
    <w:p w14:paraId="078EEE20" w14:textId="77777777" w:rsidR="00704CAA" w:rsidRPr="00AB1781" w:rsidRDefault="00704CAA" w:rsidP="00704CAA">
      <w:pPr>
        <w:pStyle w:val="EnglishHangNoCoptic"/>
      </w:pPr>
      <w:r>
        <w:t>4 f</w:t>
      </w:r>
      <w:r w:rsidRPr="00AB1781">
        <w:t>or the Lord takes pleasure in His people,</w:t>
      </w:r>
    </w:p>
    <w:p w14:paraId="1151EEE3" w14:textId="77777777" w:rsidR="00704CAA" w:rsidRPr="00AB1781" w:rsidRDefault="00704CAA" w:rsidP="00704CAA">
      <w:pPr>
        <w:pStyle w:val="EnglishHangEndNoCoptic"/>
      </w:pPr>
      <w:r w:rsidRPr="00AB1781">
        <w:tab/>
        <w:t xml:space="preserve">and </w:t>
      </w:r>
      <w:r>
        <w:t xml:space="preserve">He </w:t>
      </w:r>
      <w:r w:rsidRPr="00AB1781">
        <w:t xml:space="preserve">will exalt the </w:t>
      </w:r>
      <w:r>
        <w:t>meek</w:t>
      </w:r>
      <w:r w:rsidRPr="00AB1781">
        <w:t xml:space="preserve"> with salvation.</w:t>
      </w:r>
    </w:p>
    <w:p w14:paraId="0F4622DB" w14:textId="77777777" w:rsidR="00704CAA" w:rsidRPr="00AB1781" w:rsidRDefault="00704CAA" w:rsidP="00704CAA">
      <w:pPr>
        <w:pStyle w:val="EnglishHangNoCoptic"/>
      </w:pPr>
      <w:r w:rsidRPr="00AB1781">
        <w:t xml:space="preserve">5 The saints will </w:t>
      </w:r>
      <w:r>
        <w:t>boast</w:t>
      </w:r>
      <w:r>
        <w:rPr>
          <w:rStyle w:val="FootnoteReference"/>
        </w:rPr>
        <w:footnoteReference w:id="871"/>
      </w:r>
      <w:r w:rsidRPr="00AB1781">
        <w:t xml:space="preserve"> in glory,</w:t>
      </w:r>
    </w:p>
    <w:p w14:paraId="10B3DB5E" w14:textId="77777777" w:rsidR="00704CAA" w:rsidRPr="00AB1781" w:rsidRDefault="00704CAA" w:rsidP="00704CAA">
      <w:pPr>
        <w:pStyle w:val="EnglishHangEndNoCoptic"/>
      </w:pPr>
      <w:r w:rsidRPr="00AB1781">
        <w:tab/>
        <w:t>And</w:t>
      </w:r>
      <w:r>
        <w:t xml:space="preserve"> they</w:t>
      </w:r>
      <w:r w:rsidRPr="00AB1781">
        <w:t xml:space="preserve"> will rejoice on their beds.</w:t>
      </w:r>
    </w:p>
    <w:p w14:paraId="5EF35447" w14:textId="77777777" w:rsidR="00704CAA" w:rsidRPr="00AB1781" w:rsidRDefault="00704CAA" w:rsidP="00704CAA">
      <w:pPr>
        <w:pStyle w:val="EnglishHangNoCoptic"/>
      </w:pPr>
      <w:r w:rsidRPr="00AB1781">
        <w:t xml:space="preserve">6 </w:t>
      </w:r>
      <w:r>
        <w:t>The high praises</w:t>
      </w:r>
      <w:r w:rsidRPr="00AB1781">
        <w:t xml:space="preserve"> of God </w:t>
      </w:r>
      <w:r>
        <w:t xml:space="preserve">will </w:t>
      </w:r>
      <w:r w:rsidRPr="00AB1781">
        <w:t>be in their mouths,</w:t>
      </w:r>
    </w:p>
    <w:p w14:paraId="37F50B4C" w14:textId="77777777" w:rsidR="00704CAA" w:rsidRPr="00AB1781" w:rsidRDefault="00704CAA" w:rsidP="00704CAA">
      <w:pPr>
        <w:pStyle w:val="EnglishHangEndNoCoptic"/>
      </w:pPr>
      <w:r w:rsidRPr="00AB1781">
        <w:tab/>
        <w:t>and a</w:t>
      </w:r>
      <w:r>
        <w:t xml:space="preserve"> two-edged sword in their hands,</w:t>
      </w:r>
      <w:r w:rsidRPr="00AB1781">
        <w:rPr>
          <w:rStyle w:val="FootnoteReference"/>
        </w:rPr>
        <w:footnoteReference w:id="872"/>
      </w:r>
    </w:p>
    <w:p w14:paraId="4EBF44D7" w14:textId="77777777" w:rsidR="00704CAA" w:rsidRPr="00AB1781" w:rsidRDefault="00704CAA" w:rsidP="00704CAA">
      <w:pPr>
        <w:pStyle w:val="EnglishHangNoCoptic"/>
      </w:pPr>
      <w:r w:rsidRPr="00AB1781">
        <w:t xml:space="preserve">7 to </w:t>
      </w:r>
      <w:r>
        <w:t>execute</w:t>
      </w:r>
      <w:r w:rsidRPr="00AB1781">
        <w:t xml:space="preserve"> </w:t>
      </w:r>
      <w:r>
        <w:t>vengeance</w:t>
      </w:r>
      <w:r w:rsidRPr="00AB1781">
        <w:t xml:space="preserve"> </w:t>
      </w:r>
      <w:r>
        <w:t>among</w:t>
      </w:r>
      <w:r w:rsidRPr="00AB1781">
        <w:t xml:space="preserve"> the nations,</w:t>
      </w:r>
    </w:p>
    <w:p w14:paraId="1AC0CAF8" w14:textId="77777777" w:rsidR="00704CAA" w:rsidRPr="00AB1781" w:rsidRDefault="00704CAA" w:rsidP="00704CAA">
      <w:pPr>
        <w:pStyle w:val="EnglishHangEndNoCoptic"/>
      </w:pPr>
      <w:r w:rsidRPr="00AB1781">
        <w:tab/>
        <w:t xml:space="preserve">and rebukes </w:t>
      </w:r>
      <w:r>
        <w:t>among the peoples,</w:t>
      </w:r>
    </w:p>
    <w:p w14:paraId="71373DEB" w14:textId="77777777" w:rsidR="00704CAA" w:rsidRPr="00AB1781" w:rsidRDefault="00704CAA" w:rsidP="00704CAA">
      <w:pPr>
        <w:pStyle w:val="EnglishHangNoCoptic"/>
      </w:pPr>
      <w:r w:rsidRPr="00AB1781">
        <w:t xml:space="preserve">8 to </w:t>
      </w:r>
      <w:r>
        <w:t>shackle</w:t>
      </w:r>
      <w:r w:rsidRPr="00AB1781">
        <w:t xml:space="preserve"> their kings with chains,</w:t>
      </w:r>
    </w:p>
    <w:p w14:paraId="6F4F588E" w14:textId="77777777" w:rsidR="00704CAA" w:rsidRPr="00AB1781" w:rsidRDefault="00704CAA" w:rsidP="00704CAA">
      <w:pPr>
        <w:pStyle w:val="EnglishHangEndNoCoptic"/>
      </w:pPr>
      <w:r w:rsidRPr="00AB1781">
        <w:tab/>
        <w:t>and their nobles with iron</w:t>
      </w:r>
      <w:r>
        <w:t xml:space="preserve"> handcuffs,</w:t>
      </w:r>
    </w:p>
    <w:p w14:paraId="520526E9" w14:textId="77777777" w:rsidR="00704CAA" w:rsidRPr="00AB1781" w:rsidRDefault="00704CAA" w:rsidP="00704CAA">
      <w:pPr>
        <w:pStyle w:val="EnglishHangNoCoptic"/>
      </w:pPr>
      <w:r w:rsidRPr="00AB1781">
        <w:t xml:space="preserve">9 to </w:t>
      </w:r>
      <w:r>
        <w:t>execute the written judgment among them:</w:t>
      </w:r>
    </w:p>
    <w:p w14:paraId="2AB2A511" w14:textId="77777777" w:rsidR="00704CAA" w:rsidRPr="002A0A20" w:rsidRDefault="00704CAA" w:rsidP="00704CAA">
      <w:pPr>
        <w:pStyle w:val="EnglishHangEndNoCoptic"/>
      </w:pPr>
      <w:r w:rsidRPr="00AB1781">
        <w:tab/>
        <w:t>This glory is for all His saints.</w:t>
      </w:r>
      <w:r w:rsidRPr="00AB1781">
        <w:rPr>
          <w:rStyle w:val="FootnoteReference"/>
        </w:rPr>
        <w:footnoteReference w:id="873"/>
      </w:r>
    </w:p>
    <w:p w14:paraId="227350A6" w14:textId="77777777" w:rsidR="00704CAA" w:rsidRPr="002A0A20" w:rsidRDefault="00704CAA" w:rsidP="00704CAA">
      <w:pPr>
        <w:pStyle w:val="Heading4"/>
      </w:pPr>
      <w:r>
        <w:t>Psalm</w:t>
      </w:r>
      <w:r w:rsidRPr="00AB1781">
        <w:t xml:space="preserve"> 150</w:t>
      </w:r>
      <w:r>
        <w:t>: “Praise God among His saints”</w:t>
      </w:r>
    </w:p>
    <w:p w14:paraId="3CE9B11E" w14:textId="77777777" w:rsidR="00704CAA" w:rsidRPr="00AB1781" w:rsidRDefault="00704CAA" w:rsidP="00704CAA">
      <w:pPr>
        <w:autoSpaceDE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6C3CAA4E" w14:textId="77777777" w:rsidR="00704CAA" w:rsidRPr="00AB1781" w:rsidRDefault="00704CAA" w:rsidP="00704CAA">
      <w:pPr>
        <w:autoSpaceDE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397FFE02" w14:textId="283BEEDB" w:rsidR="00A26F67" w:rsidRDefault="00A26F67" w:rsidP="00A26F67">
      <w:pPr>
        <w:pStyle w:val="Rubric"/>
      </w:pPr>
      <w:r>
        <w:fldChar w:fldCharType="begin"/>
      </w:r>
      <w:r>
        <w:instrText xml:space="preserve"> REF _Ref485365372 \h </w:instrText>
      </w:r>
      <w:r>
        <w:fldChar w:fldCharType="separate"/>
      </w:r>
      <w:r w:rsidR="000E2EAC">
        <w:t>The Fourth Canticle</w:t>
      </w:r>
      <w:r>
        <w:fldChar w:fldCharType="end"/>
      </w:r>
    </w:p>
    <w:p w14:paraId="6E5E6D71" w14:textId="71996753" w:rsidR="00704CAA" w:rsidRPr="00AB1781" w:rsidRDefault="00704CAA" w:rsidP="00704CAA">
      <w:pPr>
        <w:pStyle w:val="Rubric"/>
      </w:pPr>
      <w:r w:rsidRPr="00AB1781">
        <w:lastRenderedPageBreak/>
        <w:t>1 (Alleluia)</w:t>
      </w:r>
    </w:p>
    <w:p w14:paraId="379972AD" w14:textId="77777777" w:rsidR="00704CAA" w:rsidRPr="00AB1781" w:rsidRDefault="00704CAA" w:rsidP="00704CAA">
      <w:pPr>
        <w:pStyle w:val="EnglishHangNoCoptic"/>
      </w:pPr>
      <w:r>
        <w:t>Praise God among His saints;</w:t>
      </w:r>
    </w:p>
    <w:p w14:paraId="14D11C9C" w14:textId="77777777" w:rsidR="00704CAA" w:rsidRPr="00AB1781" w:rsidRDefault="00704CAA" w:rsidP="00704CAA">
      <w:pPr>
        <w:pStyle w:val="EnglishHangEndNoCoptic"/>
      </w:pPr>
      <w:r w:rsidRPr="00AB1781">
        <w:tab/>
        <w:t xml:space="preserve">praise Him in the </w:t>
      </w:r>
      <w:r>
        <w:t>firmament of His power!</w:t>
      </w:r>
    </w:p>
    <w:p w14:paraId="35434445" w14:textId="77777777" w:rsidR="00704CAA" w:rsidRPr="00AB1781" w:rsidRDefault="00704CAA" w:rsidP="00704CAA">
      <w:pPr>
        <w:pStyle w:val="EnglishHangNoCoptic"/>
      </w:pPr>
      <w:r w:rsidRPr="00AB1781">
        <w:t>2</w:t>
      </w:r>
      <w:r>
        <w:t xml:space="preserve"> Praise Him for His mighty acts;</w:t>
      </w:r>
    </w:p>
    <w:p w14:paraId="709EDC5C" w14:textId="77777777" w:rsidR="00704CAA" w:rsidRPr="00AB1781" w:rsidRDefault="00704CAA" w:rsidP="00704CAA">
      <w:pPr>
        <w:pStyle w:val="EnglishHangEndNoCoptic"/>
      </w:pPr>
      <w:r w:rsidRPr="00AB1781">
        <w:tab/>
        <w:t xml:space="preserve">praise Him </w:t>
      </w:r>
      <w:r>
        <w:t>according to the abundance of his greatness!</w:t>
      </w:r>
      <w:r w:rsidRPr="00AB1781">
        <w:t>.</w:t>
      </w:r>
    </w:p>
    <w:p w14:paraId="1978B8B3" w14:textId="77777777" w:rsidR="00704CAA" w:rsidRPr="00AB1781" w:rsidRDefault="00704CAA" w:rsidP="00704CAA">
      <w:pPr>
        <w:pStyle w:val="EnglishHangNoCoptic"/>
      </w:pPr>
      <w:r w:rsidRPr="00AB1781">
        <w:t xml:space="preserve">3 Praise Him with the sound of </w:t>
      </w:r>
      <w:r>
        <w:t>a</w:t>
      </w:r>
      <w:r w:rsidRPr="00AB1781">
        <w:t xml:space="preserve"> trumpet,</w:t>
      </w:r>
    </w:p>
    <w:p w14:paraId="4752677F" w14:textId="77777777" w:rsidR="00704CAA" w:rsidRPr="00AB1781" w:rsidRDefault="00704CAA" w:rsidP="00704CAA">
      <w:pPr>
        <w:pStyle w:val="EnglishHangEndNoCoptic"/>
      </w:pPr>
      <w:r w:rsidRPr="00AB1781">
        <w:tab/>
        <w:t>praise Him with psa</w:t>
      </w:r>
      <w:r>
        <w:t>ltery and harp</w:t>
      </w:r>
      <w:r>
        <w:rPr>
          <w:rStyle w:val="FootnoteReference"/>
        </w:rPr>
        <w:footnoteReference w:id="874"/>
      </w:r>
      <w:r>
        <w:t>!</w:t>
      </w:r>
    </w:p>
    <w:p w14:paraId="3F593D04" w14:textId="77777777" w:rsidR="00704CAA" w:rsidRPr="00AB1781" w:rsidRDefault="00704CAA" w:rsidP="00704CAA">
      <w:pPr>
        <w:pStyle w:val="EnglishHangNoCoptic"/>
      </w:pPr>
      <w:r w:rsidRPr="00AB1781">
        <w:t xml:space="preserve">4 Praise Him with </w:t>
      </w:r>
      <w:r>
        <w:t>timbrel</w:t>
      </w:r>
      <w:r w:rsidRPr="00AB1781">
        <w:t xml:space="preserve"> and dance</w:t>
      </w:r>
      <w:r>
        <w:rPr>
          <w:rStyle w:val="FootnoteReference"/>
        </w:rPr>
        <w:footnoteReference w:id="875"/>
      </w:r>
      <w:r w:rsidRPr="00AB1781">
        <w:t>,</w:t>
      </w:r>
    </w:p>
    <w:p w14:paraId="5D86A009" w14:textId="77777777" w:rsidR="00704CAA" w:rsidRPr="00AB1781" w:rsidRDefault="00704CAA" w:rsidP="00704CAA">
      <w:pPr>
        <w:pStyle w:val="EnglishHangEndNoCoptic"/>
      </w:pPr>
      <w:r w:rsidRPr="00AB1781">
        <w:tab/>
        <w:t xml:space="preserve">praise Him with strings and </w:t>
      </w:r>
      <w:r>
        <w:t>instruments!</w:t>
      </w:r>
    </w:p>
    <w:p w14:paraId="10B67474" w14:textId="77777777" w:rsidR="00704CAA" w:rsidRPr="00AB1781" w:rsidRDefault="00704CAA" w:rsidP="00704CAA">
      <w:pPr>
        <w:pStyle w:val="EnglishHangNoCoptic"/>
      </w:pPr>
      <w:r w:rsidRPr="00AB1781">
        <w:t xml:space="preserve">5 Praise Him with </w:t>
      </w:r>
      <w:r>
        <w:t>pleasant-sounding</w:t>
      </w:r>
      <w:r w:rsidRPr="00AB1781">
        <w:t xml:space="preserve"> cymbals,</w:t>
      </w:r>
    </w:p>
    <w:p w14:paraId="429E514B" w14:textId="77777777" w:rsidR="00704CAA" w:rsidRPr="00AB1781" w:rsidRDefault="00704CAA" w:rsidP="00704CAA">
      <w:pPr>
        <w:pStyle w:val="EnglishHangEndNoCoptic"/>
      </w:pPr>
      <w:r w:rsidRPr="00AB1781">
        <w:tab/>
        <w:t>pr</w:t>
      </w:r>
      <w:r>
        <w:t>aise Him with triumphant cymbals!</w:t>
      </w:r>
    </w:p>
    <w:p w14:paraId="4EA18B34" w14:textId="77777777" w:rsidR="00704CAA" w:rsidRDefault="00704CAA" w:rsidP="00704CAA">
      <w:pPr>
        <w:pStyle w:val="EnglishHangNoCoptic"/>
      </w:pPr>
      <w:r w:rsidRPr="00AB1781">
        <w:t>6 Let every</w:t>
      </w:r>
      <w:r>
        <w:t>thing that breathes praise the Lord!</w:t>
      </w:r>
    </w:p>
    <w:p w14:paraId="26662561" w14:textId="77777777" w:rsidR="00704CAA" w:rsidRDefault="00704CAA" w:rsidP="00704CAA">
      <w:pPr>
        <w:pStyle w:val="EnglishHangEndNoCoptic"/>
        <w:ind w:firstLine="0"/>
      </w:pPr>
      <w:r>
        <w:t>Alleluia.</w:t>
      </w:r>
    </w:p>
    <w:p w14:paraId="37B4CBC3" w14:textId="77777777" w:rsidR="00704CAA" w:rsidRPr="002A0A20" w:rsidRDefault="00704CAA" w:rsidP="00704CAA">
      <w:pPr>
        <w:pStyle w:val="Rubric"/>
        <w:rPr>
          <w:rFonts w:ascii="Book Antiqua" w:hAnsi="Book Antiqua" w:cs="Lucida Grande"/>
        </w:rPr>
      </w:pPr>
      <w:r>
        <w:t>Glory…</w:t>
      </w:r>
    </w:p>
    <w:p w14:paraId="2DF9C34B" w14:textId="77777777" w:rsidR="00704CAA" w:rsidRPr="002A0A20" w:rsidRDefault="00704CAA" w:rsidP="00704CAA">
      <w:pPr>
        <w:pStyle w:val="Heading3"/>
      </w:pPr>
      <w:bookmarkStart w:id="348" w:name="_Toc473283619"/>
      <w:r>
        <w:t>Psalm</w:t>
      </w:r>
      <w:r w:rsidRPr="00AB1781">
        <w:t xml:space="preserve"> 151</w:t>
      </w:r>
      <w:r>
        <w:t>: “I was the smallest among my brothers”</w:t>
      </w:r>
      <w:bookmarkEnd w:id="348"/>
    </w:p>
    <w:p w14:paraId="0EB626A3" w14:textId="4B247BCF" w:rsidR="00A26F67" w:rsidRDefault="00A26F67" w:rsidP="00704CAA">
      <w:pPr>
        <w:pStyle w:val="Rubric"/>
      </w:pPr>
      <w:r>
        <w:fldChar w:fldCharType="begin"/>
      </w:r>
      <w:r>
        <w:instrText xml:space="preserve"> REF _Ref485365426 \h </w:instrText>
      </w:r>
      <w:r>
        <w:fldChar w:fldCharType="separate"/>
      </w:r>
      <w:r w:rsidR="000E2EAC">
        <w:t>Bright Saturday</w:t>
      </w:r>
      <w:r>
        <w:fldChar w:fldCharType="end"/>
      </w:r>
      <w:r>
        <w:t xml:space="preserve"> Vigil</w:t>
      </w:r>
    </w:p>
    <w:p w14:paraId="61C5EAB6" w14:textId="317FCBB2" w:rsidR="00704CAA" w:rsidRPr="00AB1781" w:rsidRDefault="00704CAA" w:rsidP="00704CAA">
      <w:pPr>
        <w:pStyle w:val="Rubric"/>
      </w:pPr>
      <w:r w:rsidRPr="00AB1781">
        <w:t xml:space="preserve">1 (This Psalm </w:t>
      </w:r>
      <w:r>
        <w:t>was written with</w:t>
      </w:r>
      <w:r w:rsidRPr="00AB1781">
        <w:t xml:space="preserve"> David</w:t>
      </w:r>
      <w:r>
        <w:t>’s own hand, although outside the number</w:t>
      </w:r>
      <w:r w:rsidRPr="00AB1781">
        <w:t>, when he fought in single combat with Goliath.)</w:t>
      </w:r>
    </w:p>
    <w:p w14:paraId="00CA397D" w14:textId="77777777" w:rsidR="00704CAA" w:rsidRPr="00AB1781" w:rsidRDefault="00704CAA" w:rsidP="00704CAA">
      <w:pPr>
        <w:pStyle w:val="EnglishHangNoCoptic"/>
      </w:pPr>
      <w:r w:rsidRPr="00AB1781">
        <w:t xml:space="preserve">I was the smallest </w:t>
      </w:r>
      <w:r>
        <w:t>among</w:t>
      </w:r>
      <w:r w:rsidRPr="00AB1781">
        <w:t xml:space="preserve"> my brothers,</w:t>
      </w:r>
    </w:p>
    <w:p w14:paraId="690C1D11" w14:textId="77777777" w:rsidR="00704CAA" w:rsidRPr="00AB1781" w:rsidRDefault="00704CAA" w:rsidP="00704CAA">
      <w:pPr>
        <w:pStyle w:val="EnglishHangNoCoptic"/>
      </w:pPr>
      <w:r w:rsidRPr="00AB1781">
        <w:tab/>
        <w:t>and the youngest in my father’s house;</w:t>
      </w:r>
    </w:p>
    <w:p w14:paraId="10C3F8E9" w14:textId="77777777" w:rsidR="00704CAA" w:rsidRPr="00AB1781" w:rsidRDefault="00704CAA" w:rsidP="00704CAA">
      <w:pPr>
        <w:pStyle w:val="EnglishHangEndNoCoptic"/>
      </w:pPr>
      <w:r w:rsidRPr="00AB1781">
        <w:tab/>
        <w:t>I tended my father’s sheep.</w:t>
      </w:r>
    </w:p>
    <w:p w14:paraId="4930B885" w14:textId="77777777" w:rsidR="00704CAA" w:rsidRPr="00AB1781" w:rsidRDefault="00704CAA" w:rsidP="00704CAA">
      <w:pPr>
        <w:pStyle w:val="EnglishHangNoCoptic"/>
      </w:pPr>
      <w:r w:rsidRPr="00AB1781">
        <w:t>2 My hands made a musical instrument,</w:t>
      </w:r>
    </w:p>
    <w:p w14:paraId="6D2390CB" w14:textId="77777777" w:rsidR="00704CAA" w:rsidRPr="00AB1781" w:rsidRDefault="00704CAA" w:rsidP="00704CAA">
      <w:pPr>
        <w:pStyle w:val="EnglishHangEndNoCoptic"/>
      </w:pPr>
      <w:r w:rsidRPr="00AB1781">
        <w:tab/>
        <w:t xml:space="preserve">and my fingers tuned a </w:t>
      </w:r>
      <w:r>
        <w:t>harp</w:t>
      </w:r>
      <w:r w:rsidRPr="00AB1781">
        <w:t>.</w:t>
      </w:r>
    </w:p>
    <w:p w14:paraId="0876AAB8" w14:textId="77777777" w:rsidR="00704CAA" w:rsidRPr="00AB1781" w:rsidRDefault="00704CAA" w:rsidP="00704CAA">
      <w:pPr>
        <w:pStyle w:val="EnglishHangNoCoptic"/>
      </w:pPr>
      <w:r w:rsidRPr="00AB1781">
        <w:t xml:space="preserve">3 </w:t>
      </w:r>
      <w:r>
        <w:t>And</w:t>
      </w:r>
      <w:r w:rsidRPr="00AB1781">
        <w:t xml:space="preserve"> who will tell my Lord?</w:t>
      </w:r>
    </w:p>
    <w:p w14:paraId="4B8008C5" w14:textId="77777777" w:rsidR="00704CAA" w:rsidRPr="00AB1781" w:rsidRDefault="00704CAA" w:rsidP="00704CAA">
      <w:pPr>
        <w:pStyle w:val="EnglishHangEndNoCoptic"/>
      </w:pPr>
      <w:r w:rsidRPr="00AB1781">
        <w:tab/>
      </w:r>
      <w:r>
        <w:t>The Lord himself, He Himself hears</w:t>
      </w:r>
      <w:r w:rsidRPr="00AB1781">
        <w:t>.</w:t>
      </w:r>
    </w:p>
    <w:p w14:paraId="09DD42B0" w14:textId="77777777" w:rsidR="00704CAA" w:rsidRPr="00AB1781" w:rsidRDefault="00704CAA" w:rsidP="00704CAA">
      <w:pPr>
        <w:pStyle w:val="EnglishHangNoCoptic"/>
      </w:pPr>
      <w:r w:rsidRPr="00AB1781">
        <w:t>4 He sent His angel</w:t>
      </w:r>
    </w:p>
    <w:p w14:paraId="08541A9B" w14:textId="77777777" w:rsidR="00704CAA" w:rsidRPr="00AB1781" w:rsidRDefault="00704CAA" w:rsidP="00704CAA">
      <w:pPr>
        <w:pStyle w:val="EnglishHangNoCoptic"/>
      </w:pPr>
      <w:r w:rsidRPr="00AB1781">
        <w:tab/>
        <w:t>and took me from my father’s sheep</w:t>
      </w:r>
      <w:r>
        <w:t>,</w:t>
      </w:r>
    </w:p>
    <w:p w14:paraId="1D8D566C" w14:textId="77777777" w:rsidR="00704CAA" w:rsidRPr="00AB1781" w:rsidRDefault="00704CAA" w:rsidP="00704CAA">
      <w:pPr>
        <w:pStyle w:val="EnglishHangEndNoCoptic"/>
      </w:pPr>
      <w:r w:rsidRPr="00AB1781">
        <w:tab/>
        <w:t xml:space="preserve">and anointed me with the oil of His </w:t>
      </w:r>
      <w:r>
        <w:t>anointing</w:t>
      </w:r>
      <w:r w:rsidRPr="00AB1781">
        <w:t>.</w:t>
      </w:r>
    </w:p>
    <w:p w14:paraId="523923DB" w14:textId="77777777" w:rsidR="00704CAA" w:rsidRPr="00AB1781" w:rsidRDefault="00704CAA" w:rsidP="00704CAA">
      <w:pPr>
        <w:pStyle w:val="EnglishHangNoCoptic"/>
      </w:pPr>
      <w:r w:rsidRPr="00AB1781">
        <w:t>5 My brothers were handsome</w:t>
      </w:r>
      <w:r>
        <w:t xml:space="preserve"> and tall</w:t>
      </w:r>
      <w:r w:rsidRPr="00AB1781">
        <w:t>,</w:t>
      </w:r>
    </w:p>
    <w:p w14:paraId="7521725B" w14:textId="77777777" w:rsidR="00704CAA" w:rsidRPr="00AB1781" w:rsidRDefault="00704CAA" w:rsidP="00704CAA">
      <w:pPr>
        <w:pStyle w:val="EnglishHangEndNoCoptic"/>
      </w:pPr>
      <w:r w:rsidRPr="00AB1781">
        <w:tab/>
        <w:t>bu</w:t>
      </w:r>
      <w:r>
        <w:t xml:space="preserve">t the Lord took no pleasure </w:t>
      </w:r>
      <w:r w:rsidRPr="00AB1781">
        <w:t>in them.</w:t>
      </w:r>
    </w:p>
    <w:p w14:paraId="1F2CF92F" w14:textId="77777777" w:rsidR="00704CAA" w:rsidRPr="00AB1781" w:rsidRDefault="00704CAA" w:rsidP="00704CAA">
      <w:pPr>
        <w:pStyle w:val="EnglishHangNoCoptic"/>
      </w:pPr>
      <w:r w:rsidRPr="00AB1781">
        <w:lastRenderedPageBreak/>
        <w:t>6 I went out to meet the Philistine</w:t>
      </w:r>
      <w:r>
        <w:rPr>
          <w:rStyle w:val="FootnoteReference"/>
        </w:rPr>
        <w:footnoteReference w:id="876"/>
      </w:r>
      <w:r w:rsidRPr="00AB1781">
        <w:t>,</w:t>
      </w:r>
    </w:p>
    <w:p w14:paraId="1B6037C0" w14:textId="77777777" w:rsidR="00704CAA" w:rsidRPr="00AB1781" w:rsidRDefault="00704CAA" w:rsidP="00704CAA">
      <w:pPr>
        <w:pStyle w:val="EnglishHangEndNoCoptic"/>
      </w:pPr>
      <w:r w:rsidRPr="00AB1781">
        <w:tab/>
        <w:t>and he cursed me by his idols.</w:t>
      </w:r>
    </w:p>
    <w:p w14:paraId="554772A7" w14:textId="77777777" w:rsidR="00704CAA" w:rsidRPr="00AB1781" w:rsidRDefault="00704CAA" w:rsidP="00704CAA">
      <w:pPr>
        <w:pStyle w:val="EnglishHangNoCoptic"/>
      </w:pPr>
      <w:r w:rsidRPr="00AB1781">
        <w:t>7 But I drew his own sword and beheaded him,</w:t>
      </w:r>
    </w:p>
    <w:p w14:paraId="31064976" w14:textId="77777777" w:rsidR="00704CAA" w:rsidRPr="00E276C1" w:rsidRDefault="00704CAA" w:rsidP="00704CAA">
      <w:pPr>
        <w:pStyle w:val="EnglishHangEndNoCoptic"/>
      </w:pPr>
      <w:r w:rsidRPr="00AB1781">
        <w:tab/>
        <w:t>and removed reproach from the sons of Israel.</w:t>
      </w:r>
    </w:p>
    <w:p w14:paraId="5AB6630A" w14:textId="7A71FD45" w:rsidR="00D31F38" w:rsidRDefault="00D31F38" w:rsidP="00D31F38">
      <w:pPr>
        <w:pStyle w:val="Heading2"/>
      </w:pPr>
      <w:bookmarkStart w:id="349" w:name="_Toc485884428"/>
      <w:r>
        <w:lastRenderedPageBreak/>
        <w:t>The Canticles</w:t>
      </w:r>
      <w:bookmarkEnd w:id="349"/>
    </w:p>
    <w:p w14:paraId="020E29B8" w14:textId="562B7E1E" w:rsidR="00D31F38" w:rsidRDefault="00D31F38" w:rsidP="00D31F38">
      <w:pPr>
        <w:pStyle w:val="Heading3"/>
      </w:pPr>
      <w:bookmarkStart w:id="350" w:name="_Ref448228164"/>
      <w:r>
        <w:t>The First Canticle</w:t>
      </w:r>
      <w:bookmarkEnd w:id="350"/>
    </w:p>
    <w:p w14:paraId="396134CA" w14:textId="3A8C8F71" w:rsidR="00D16E1F" w:rsidRPr="00D16E1F" w:rsidRDefault="00D31F38" w:rsidP="00D16E1F">
      <w:pPr>
        <w:pStyle w:val="Heading4"/>
        <w:rPr>
          <w:lang w:val="en-US"/>
        </w:rPr>
      </w:pPr>
      <w:bookmarkStart w:id="351" w:name="_Ref452619306"/>
      <w:r>
        <w:rPr>
          <w:lang w:val="en-US"/>
        </w:rPr>
        <w:t>The Beginning of the Midnight Praise</w:t>
      </w:r>
      <w:bookmarkEnd w:id="35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52"/>
            <w:r>
              <w:t>Arise</w:t>
            </w:r>
            <w:commentRangeEnd w:id="352"/>
            <w:r>
              <w:rPr>
                <w:rStyle w:val="CommentReference"/>
              </w:rPr>
              <w:commentReference w:id="352"/>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53"/>
            <w:r>
              <w:t>flesh</w:t>
            </w:r>
            <w:commentRangeEnd w:id="353"/>
            <w:r>
              <w:rPr>
                <w:rStyle w:val="CommentReference"/>
              </w:rPr>
              <w:commentReference w:id="353"/>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54"/>
            <w:r w:rsidRPr="004E04E2">
              <w:t xml:space="preserve">send up </w:t>
            </w:r>
            <w:commentRangeEnd w:id="354"/>
            <w:r>
              <w:rPr>
                <w:rStyle w:val="CommentReference"/>
              </w:rPr>
              <w:commentReference w:id="354"/>
            </w:r>
            <w:r>
              <w:t>to</w:t>
            </w:r>
            <w:r w:rsidRPr="004E04E2">
              <w:t xml:space="preserve"> </w:t>
            </w:r>
            <w:r>
              <w:t>You</w:t>
            </w:r>
            <w:r w:rsidRPr="004E04E2">
              <w:t xml:space="preserve"> a befitting </w:t>
            </w:r>
            <w:commentRangeStart w:id="355"/>
            <w:r w:rsidRPr="004E04E2">
              <w:t>doxology</w:t>
            </w:r>
            <w:commentRangeEnd w:id="355"/>
            <w:r>
              <w:rPr>
                <w:rStyle w:val="CommentReference"/>
              </w:rPr>
              <w:commentReference w:id="355"/>
            </w:r>
            <w:r w:rsidRPr="004E04E2">
              <w:t xml:space="preserve">, and win the forgiveness of our many sins: </w:t>
            </w:r>
            <w:commentRangeStart w:id="356"/>
            <w:r w:rsidRPr="004E04E2">
              <w:t xml:space="preserve">Glory to </w:t>
            </w:r>
            <w:r>
              <w:t>You</w:t>
            </w:r>
            <w:r w:rsidRPr="004E04E2">
              <w:t xml:space="preserve"> </w:t>
            </w:r>
            <w:commentRangeEnd w:id="356"/>
            <w:r>
              <w:rPr>
                <w:rStyle w:val="CommentReference"/>
              </w:rPr>
              <w:commentReference w:id="356"/>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57"/>
            <w:r w:rsidRPr="004E04E2">
              <w:t xml:space="preserve">Who </w:t>
            </w:r>
            <w:commentRangeEnd w:id="357"/>
            <w:r>
              <w:rPr>
                <w:rStyle w:val="CommentReference"/>
              </w:rPr>
              <w:commentReference w:id="357"/>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58"/>
            <w:r w:rsidRPr="004E04E2">
              <w:t>to</w:t>
            </w:r>
            <w:r w:rsidR="00985EC5">
              <w:t>wards</w:t>
            </w:r>
            <w:r w:rsidRPr="004E04E2">
              <w:t xml:space="preserve"> the sanctuary</w:t>
            </w:r>
            <w:commentRangeEnd w:id="358"/>
            <w:r>
              <w:rPr>
                <w:rStyle w:val="CommentReference"/>
              </w:rPr>
              <w:commentReference w:id="358"/>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59"/>
            <w:r w:rsidRPr="004E04E2">
              <w:t xml:space="preserve">you out </w:t>
            </w:r>
            <w:commentRangeEnd w:id="359"/>
            <w:r>
              <w:rPr>
                <w:rStyle w:val="CommentReference"/>
              </w:rPr>
              <w:commentReference w:id="359"/>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60"/>
            <w:r w:rsidRPr="004E04E2">
              <w:t xml:space="preserve">supplication </w:t>
            </w:r>
            <w:commentRangeEnd w:id="360"/>
            <w:r>
              <w:rPr>
                <w:rStyle w:val="CommentReference"/>
              </w:rPr>
              <w:commentReference w:id="360"/>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61"/>
            <w:r w:rsidRPr="004E04E2">
              <w:t xml:space="preserve">petition </w:t>
            </w:r>
            <w:commentRangeEnd w:id="361"/>
            <w:r>
              <w:rPr>
                <w:rStyle w:val="CommentReference"/>
              </w:rPr>
              <w:commentReference w:id="361"/>
            </w:r>
            <w:r w:rsidR="00985EC5">
              <w:t>will</w:t>
            </w:r>
            <w:r w:rsidRPr="004E04E2">
              <w:t xml:space="preserve"> come in before </w:t>
            </w:r>
            <w:r>
              <w:t>You</w:t>
            </w:r>
            <w:r w:rsidR="00985EC5">
              <w:t xml:space="preserve">; </w:t>
            </w:r>
            <w:commentRangeStart w:id="362"/>
            <w:r w:rsidRPr="004E04E2">
              <w:t xml:space="preserve">revive </w:t>
            </w:r>
            <w:commentRangeEnd w:id="362"/>
            <w:r>
              <w:rPr>
                <w:rStyle w:val="CommentReference"/>
              </w:rPr>
              <w:commentReference w:id="362"/>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63"/>
            <w:r w:rsidRPr="004E04E2">
              <w:t>pour forth</w:t>
            </w:r>
            <w:commentRangeEnd w:id="363"/>
            <w:r>
              <w:rPr>
                <w:rStyle w:val="CommentReference"/>
              </w:rPr>
              <w:commentReference w:id="363"/>
            </w:r>
            <w:r w:rsidRPr="004E04E2">
              <w:t xml:space="preserve"> </w:t>
            </w:r>
            <w:commentRangeStart w:id="364"/>
            <w:r w:rsidRPr="004E04E2">
              <w:t>blessing</w:t>
            </w:r>
            <w:commentRangeEnd w:id="364"/>
            <w:r>
              <w:rPr>
                <w:rStyle w:val="CommentReference"/>
              </w:rPr>
              <w:commentReference w:id="364"/>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65"/>
            <w:r w:rsidRPr="004E04E2">
              <w:t xml:space="preserve">respond </w:t>
            </w:r>
            <w:commentRangeEnd w:id="365"/>
            <w:r>
              <w:rPr>
                <w:rStyle w:val="CommentReference"/>
              </w:rPr>
              <w:commentReference w:id="365"/>
            </w:r>
            <w:r w:rsidRPr="004E04E2">
              <w:t xml:space="preserve">with </w:t>
            </w:r>
            <w:r>
              <w:t>Your</w:t>
            </w:r>
            <w:r w:rsidR="00985EC5">
              <w:t xml:space="preserve"> words,</w:t>
            </w:r>
            <w:r w:rsidRPr="004E04E2">
              <w:t xml:space="preserve"> for all </w:t>
            </w:r>
            <w:r>
              <w:t>Your</w:t>
            </w:r>
            <w:r w:rsidRPr="004E04E2">
              <w:t xml:space="preserve"> commandments are </w:t>
            </w:r>
            <w:commentRangeStart w:id="366"/>
            <w:r w:rsidRPr="004E04E2">
              <w:t>righteous</w:t>
            </w:r>
            <w:commentRangeEnd w:id="366"/>
            <w:r>
              <w:rPr>
                <w:rStyle w:val="CommentReference"/>
              </w:rPr>
              <w:commentReference w:id="366"/>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67"/>
            <w:r w:rsidRPr="004E04E2">
              <w:t>meditation</w:t>
            </w:r>
            <w:commentRangeEnd w:id="367"/>
            <w:r>
              <w:rPr>
                <w:rStyle w:val="CommentReference"/>
              </w:rPr>
              <w:commentReference w:id="367"/>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68"/>
            <w:r w:rsidRPr="004E04E2">
              <w:t>always</w:t>
            </w:r>
            <w:commentRangeEnd w:id="368"/>
            <w:r>
              <w:rPr>
                <w:rStyle w:val="CommentReference"/>
              </w:rPr>
              <w:commentReference w:id="368"/>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69"/>
            <w:r w:rsidRPr="004E04E2">
              <w:rPr>
                <w:rFonts w:eastAsia="@MingLiU"/>
              </w:rPr>
              <w:t xml:space="preserve">and </w:t>
            </w:r>
            <w:commentRangeEnd w:id="369"/>
            <w:r>
              <w:rPr>
                <w:rStyle w:val="CommentReference"/>
              </w:rPr>
              <w:commentReference w:id="369"/>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70"/>
            <w:r w:rsidRPr="004E04E2">
              <w:rPr>
                <w:rFonts w:eastAsia="@MingLiU"/>
              </w:rPr>
              <w:t xml:space="preserve">to </w:t>
            </w:r>
            <w:commentRangeEnd w:id="370"/>
            <w:r>
              <w:rPr>
                <w:rStyle w:val="CommentReference"/>
              </w:rPr>
              <w:commentReference w:id="370"/>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71"/>
            <w:r w:rsidRPr="004E04E2">
              <w:t xml:space="preserve">to </w:t>
            </w:r>
            <w:commentRangeEnd w:id="371"/>
            <w:r>
              <w:rPr>
                <w:rStyle w:val="CommentReference"/>
              </w:rPr>
              <w:commentReference w:id="371"/>
            </w:r>
            <w:r>
              <w:t>You</w:t>
            </w:r>
            <w:r w:rsidRPr="004E04E2">
              <w:t>, O Only</w:t>
            </w:r>
            <w:r w:rsidRPr="004E04E2">
              <w:noBreakHyphen/>
            </w:r>
            <w:commentRangeStart w:id="372"/>
            <w:r w:rsidRPr="004E04E2">
              <w:t>Begotten</w:t>
            </w:r>
            <w:commentRangeEnd w:id="372"/>
            <w:r>
              <w:rPr>
                <w:rStyle w:val="CommentReference"/>
              </w:rPr>
              <w:commentReference w:id="372"/>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73"/>
            <w:r w:rsidRPr="004E04E2">
              <w:t xml:space="preserve">utter </w:t>
            </w:r>
            <w:commentRangeEnd w:id="373"/>
            <w:r>
              <w:rPr>
                <w:rStyle w:val="CommentReference"/>
              </w:rPr>
              <w:commentReference w:id="373"/>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53DF49AF" w:rsidR="00D31F38" w:rsidRDefault="00D31F38" w:rsidP="00D31F38">
      <w:pPr>
        <w:pStyle w:val="Rubric"/>
      </w:pPr>
      <w:r w:rsidRPr="00964F23">
        <w:t>During the Month of Koiak, the Koiak Canticle (O sing unto the Lord a new song), and the hymn after the Koiak C</w:t>
      </w:r>
      <w:r>
        <w:t xml:space="preserve">anticle (Agios O Theos) page </w:t>
      </w:r>
      <w:r w:rsidR="005460A4">
        <w:fldChar w:fldCharType="begin"/>
      </w:r>
      <w:r w:rsidR="005460A4">
        <w:instrText xml:space="preserve"> PAGEREF _Ref452619392 \h </w:instrText>
      </w:r>
      <w:r w:rsidR="005460A4">
        <w:fldChar w:fldCharType="separate"/>
      </w:r>
      <w:r w:rsidR="000E2EAC">
        <w:rPr>
          <w:noProof/>
        </w:rPr>
        <w:t>547</w:t>
      </w:r>
      <w:r w:rsidR="005460A4">
        <w:fldChar w:fldCharType="end"/>
      </w:r>
      <w:r>
        <w:t>,</w:t>
      </w:r>
      <w:r w:rsidRPr="00964F23">
        <w:t xml:space="preserve"> is now said</w:t>
      </w:r>
      <w:r>
        <w:t>. The Preceding Hymn, "Arise", may be omitted rather than said before the Koiak Canticle, especially if it has already been said with the First Watch of Midnight Psalms.</w:t>
      </w:r>
      <w:r w:rsidR="00D350C2">
        <w:t xml:space="preserve"> Likewise, during Paschaltide, the Canticle of the Resurrection, page, </w:t>
      </w:r>
      <w:r w:rsidR="00D350C2">
        <w:fldChar w:fldCharType="begin"/>
      </w:r>
      <w:r w:rsidR="00D350C2">
        <w:instrText xml:space="preserve"> PAGEREF _Ref479160157 \h </w:instrText>
      </w:r>
      <w:r w:rsidR="00D350C2">
        <w:fldChar w:fldCharType="separate"/>
      </w:r>
      <w:r w:rsidR="000E2EAC">
        <w:rPr>
          <w:noProof/>
        </w:rPr>
        <w:t>645</w:t>
      </w:r>
      <w:r w:rsidR="00D350C2">
        <w:fldChar w:fldCharType="end"/>
      </w:r>
      <w:r w:rsidR="00D350C2">
        <w:t>, is said.</w:t>
      </w:r>
    </w:p>
    <w:p w14:paraId="5207DB38" w14:textId="77777777" w:rsidR="00D31F38" w:rsidRDefault="00D31F38" w:rsidP="00D31F38">
      <w:pPr>
        <w:pStyle w:val="Heading4"/>
      </w:pPr>
      <w:bookmarkStart w:id="374" w:name="_Ref452619365"/>
      <w:bookmarkStart w:id="375" w:name="_Toc297322053"/>
      <w:bookmarkStart w:id="376" w:name="_Toc297407698"/>
      <w:bookmarkStart w:id="377" w:name="_Toc298445750"/>
      <w:bookmarkStart w:id="378" w:name="_Toc298681233"/>
      <w:bookmarkStart w:id="379" w:name="_Toc298447475"/>
      <w:bookmarkStart w:id="380" w:name="_Toc308441894"/>
      <w:r>
        <w:t>The Hymn for the Resurrection</w:t>
      </w:r>
      <w:bookmarkEnd w:id="374"/>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3869"/>
        <w:gridCol w:w="280"/>
        <w:gridCol w:w="280"/>
        <w:gridCol w:w="3866"/>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81"/>
            <w:r>
              <w:t xml:space="preserve">consider </w:t>
            </w:r>
            <w:commentRangeEnd w:id="381"/>
            <w:r>
              <w:rPr>
                <w:rStyle w:val="CommentReference"/>
                <w:lang w:val="en-CA"/>
              </w:rPr>
              <w:commentReference w:id="381"/>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82"/>
            <w:r>
              <w:t xml:space="preserve">none </w:t>
            </w:r>
            <w:commentRangeEnd w:id="382"/>
            <w:r>
              <w:rPr>
                <w:rStyle w:val="CommentReference"/>
                <w:lang w:val="en-CA"/>
              </w:rPr>
              <w:commentReference w:id="382"/>
            </w:r>
            <w:r>
              <w:t>but You.</w:t>
            </w:r>
          </w:p>
          <w:p w14:paraId="45BFA942" w14:textId="77777777" w:rsidR="00D31F38" w:rsidRDefault="00D31F38" w:rsidP="00E35F1F">
            <w:pPr>
              <w:pStyle w:val="EngHangEnd"/>
            </w:pPr>
            <w:commentRangeStart w:id="383"/>
            <w:r>
              <w:t xml:space="preserve">After </w:t>
            </w:r>
            <w:commentRangeEnd w:id="383"/>
            <w:r>
              <w:rPr>
                <w:rStyle w:val="CommentReference"/>
                <w:lang w:val="en-CA"/>
              </w:rPr>
              <w:commentReference w:id="383"/>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84"/>
            <w:r>
              <w:t xml:space="preserve">to </w:t>
            </w:r>
            <w:commentRangeEnd w:id="384"/>
            <w:r>
              <w:rPr>
                <w:rStyle w:val="CommentReference"/>
                <w:lang w:val="en-CA"/>
              </w:rPr>
              <w:commentReference w:id="384"/>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85"/>
            <w:r>
              <w:t>joyful</w:t>
            </w:r>
            <w:commentRangeEnd w:id="385"/>
            <w:r>
              <w:rPr>
                <w:rStyle w:val="CommentReference"/>
                <w:lang w:val="en-CA"/>
              </w:rPr>
              <w:commentReference w:id="385"/>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86"/>
            <w:r>
              <w:t xml:space="preserve">perfect </w:t>
            </w:r>
            <w:commentRangeEnd w:id="386"/>
            <w:r>
              <w:rPr>
                <w:rStyle w:val="CommentReference"/>
                <w:lang w:val="en-CA"/>
              </w:rPr>
              <w:commentReference w:id="386"/>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87"/>
            <w:r>
              <w:t xml:space="preserve">sealed </w:t>
            </w:r>
            <w:commentRangeEnd w:id="387"/>
            <w:r>
              <w:rPr>
                <w:rStyle w:val="CommentReference"/>
                <w:lang w:val="en-CA"/>
              </w:rPr>
              <w:commentReference w:id="387"/>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88"/>
            <w:r>
              <w:t xml:space="preserve">fragrant </w:t>
            </w:r>
            <w:commentRangeEnd w:id="388"/>
            <w:r>
              <w:rPr>
                <w:rStyle w:val="CommentReference"/>
                <w:lang w:val="en-CA"/>
              </w:rPr>
              <w:commentReference w:id="388"/>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89"/>
            <w:r>
              <w:t>spices</w:t>
            </w:r>
            <w:commentRangeEnd w:id="389"/>
            <w:r>
              <w:rPr>
                <w:rStyle w:val="CommentReference"/>
                <w:lang w:val="en-CA"/>
              </w:rPr>
              <w:commentReference w:id="389"/>
            </w:r>
            <w:r>
              <w:t>,</w:t>
            </w:r>
          </w:p>
          <w:p w14:paraId="2BF4322B" w14:textId="77777777" w:rsidR="00D31F38" w:rsidRDefault="00D31F38" w:rsidP="00E35F1F">
            <w:pPr>
              <w:pStyle w:val="EngHangEnd"/>
            </w:pPr>
            <w:r>
              <w:t xml:space="preserve">"Behold and see that the Saviour </w:t>
            </w:r>
            <w:commentRangeStart w:id="390"/>
            <w:r>
              <w:t xml:space="preserve">is risen </w:t>
            </w:r>
            <w:commentRangeEnd w:id="390"/>
            <w:r>
              <w:rPr>
                <w:rStyle w:val="CommentReference"/>
                <w:lang w:val="en-CA"/>
              </w:rPr>
              <w:commentReference w:id="390"/>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91"/>
            <w:r>
              <w:t>A</w:t>
            </w:r>
            <w:commentRangeEnd w:id="391"/>
            <w:r>
              <w:rPr>
                <w:rStyle w:val="CommentReference"/>
                <w:lang w:val="en-CA"/>
              </w:rPr>
              <w:commentReference w:id="391"/>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92"/>
            <w:r>
              <w:t xml:space="preserve">We </w:t>
            </w:r>
            <w:commentRangeEnd w:id="392"/>
            <w:r>
              <w:rPr>
                <w:rStyle w:val="CommentReference"/>
                <w:lang w:val="en-CA"/>
              </w:rPr>
              <w:commentReference w:id="392"/>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93"/>
            <w:r>
              <w:t>alteration</w:t>
            </w:r>
            <w:commentRangeEnd w:id="393"/>
            <w:r>
              <w:rPr>
                <w:rStyle w:val="CommentReference"/>
                <w:lang w:val="en-CA"/>
              </w:rPr>
              <w:commentReference w:id="393"/>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94" w:name="_Ref452619450"/>
      <w:r>
        <w:t xml:space="preserve">The First Canticle: The </w:t>
      </w:r>
      <w:r w:rsidR="00F970EE">
        <w:t>First Song</w:t>
      </w:r>
      <w:r>
        <w:t xml:space="preserve"> of Moses the Prophet</w:t>
      </w:r>
      <w:bookmarkEnd w:id="375"/>
      <w:bookmarkEnd w:id="376"/>
      <w:bookmarkEnd w:id="377"/>
      <w:bookmarkEnd w:id="378"/>
      <w:bookmarkEnd w:id="379"/>
      <w:bookmarkEnd w:id="380"/>
      <w:bookmarkEnd w:id="394"/>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95"/>
            <w:r>
              <w:t>glorify Him</w:t>
            </w:r>
            <w:commentRangeEnd w:id="395"/>
            <w:r>
              <w:rPr>
                <w:rStyle w:val="CommentReference"/>
                <w:lang w:val="en-CA"/>
              </w:rPr>
              <w:commentReference w:id="395"/>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lastRenderedPageBreak/>
              <w:t>¿</w:t>
            </w:r>
          </w:p>
        </w:tc>
        <w:tc>
          <w:tcPr>
            <w:tcW w:w="3960" w:type="dxa"/>
          </w:tcPr>
          <w:p w14:paraId="55449E6B" w14:textId="632EEAE7" w:rsidR="00D31F38" w:rsidRDefault="00D31F38" w:rsidP="00D16E1F">
            <w:pPr>
              <w:pStyle w:val="EngEnd"/>
            </w:pPr>
            <w:r>
              <w:t xml:space="preserve">The Lord, </w:t>
            </w:r>
            <w:commentRangeStart w:id="396"/>
            <w:r>
              <w:t xml:space="preserve">when he shatters </w:t>
            </w:r>
            <w:commentRangeEnd w:id="396"/>
            <w:r>
              <w:rPr>
                <w:rStyle w:val="CommentReference"/>
                <w:lang w:val="en-CA"/>
              </w:rPr>
              <w:commentReference w:id="396"/>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97"/>
            <w:r w:rsidR="00D31F38">
              <w:t xml:space="preserve">chosen </w:t>
            </w:r>
            <w:commentRangeEnd w:id="397"/>
            <w:r w:rsidR="00D31F38">
              <w:rPr>
                <w:rStyle w:val="CommentReference"/>
                <w:lang w:val="en-CA"/>
              </w:rPr>
              <w:commentReference w:id="397"/>
            </w:r>
            <w:r w:rsidR="00D31F38">
              <w:t xml:space="preserve">mounted </w:t>
            </w:r>
            <w:commentRangeStart w:id="398"/>
            <w:r w:rsidR="00D31F38">
              <w:t xml:space="preserve">captains </w:t>
            </w:r>
            <w:commentRangeEnd w:id="398"/>
            <w:r w:rsidR="00D31F38">
              <w:rPr>
                <w:rStyle w:val="CommentReference"/>
                <w:lang w:val="en-CA"/>
              </w:rPr>
              <w:commentReference w:id="398"/>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99"/>
            <w:r>
              <w:t xml:space="preserve"> </w:t>
            </w:r>
            <w:commentRangeEnd w:id="399"/>
            <w:r>
              <w:rPr>
                <w:rStyle w:val="CommentReference"/>
                <w:lang w:val="en-CA"/>
              </w:rPr>
              <w:commentReference w:id="399"/>
            </w:r>
            <w:r>
              <w:t xml:space="preserve">glorified in </w:t>
            </w:r>
            <w:r w:rsidR="00865C59">
              <w:t>strength</w:t>
            </w:r>
            <w:r>
              <w:t xml:space="preserve">. Your right hand, O Lord, </w:t>
            </w:r>
            <w:commentRangeStart w:id="400"/>
            <w:r>
              <w:t xml:space="preserve">crushed </w:t>
            </w:r>
            <w:commentRangeEnd w:id="400"/>
            <w:r>
              <w:rPr>
                <w:rStyle w:val="CommentReference"/>
                <w:lang w:val="en-CA"/>
              </w:rPr>
              <w:commentReference w:id="400"/>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401"/>
            <w:r w:rsidR="00D31F38">
              <w:t xml:space="preserve">shattered </w:t>
            </w:r>
            <w:commentRangeEnd w:id="401"/>
            <w:r w:rsidR="00D31F38">
              <w:rPr>
                <w:rStyle w:val="CommentReference"/>
                <w:lang w:val="en-CA"/>
              </w:rPr>
              <w:commentReference w:id="401"/>
            </w:r>
            <w:r>
              <w:t>the</w:t>
            </w:r>
            <w:r w:rsidR="00D31F38">
              <w:t xml:space="preserve"> </w:t>
            </w:r>
            <w:r>
              <w:t>adversaries</w:t>
            </w:r>
            <w:r w:rsidR="00D31F38">
              <w:t xml:space="preserve">; You </w:t>
            </w:r>
            <w:commentRangeStart w:id="402"/>
            <w:r w:rsidR="00D31F38">
              <w:t xml:space="preserve">sent </w:t>
            </w:r>
            <w:commentRangeEnd w:id="402"/>
            <w:r w:rsidR="00D31F38">
              <w:rPr>
                <w:rStyle w:val="CommentReference"/>
                <w:lang w:val="en-CA"/>
              </w:rPr>
              <w:commentReference w:id="402"/>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7"/>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7BE21212" w:rsidR="00D31F38" w:rsidRDefault="00865C59" w:rsidP="00865C59">
            <w:pPr>
              <w:pStyle w:val="EngEnd"/>
            </w:pPr>
            <w:r>
              <w:t>The enemy said, “</w:t>
            </w:r>
            <w:r w:rsidR="00D31F38">
              <w:t>I will pursue, I will overtake; I will divide the spoils; I will satisfy my soul; I will destroy with</w:t>
            </w:r>
            <w:r w:rsidR="009005CB">
              <w:t xml:space="preserve"> my s</w:t>
            </w:r>
            <w:r>
              <w:t>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3D393FD" w:rsidR="00D31F38" w:rsidRDefault="00D31F38" w:rsidP="00C15F90">
            <w:pPr>
              <w:pStyle w:val="EngEnd"/>
            </w:pPr>
            <w:r>
              <w:t>You sent Your breath; the sea covered them; they sank like lead in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lastRenderedPageBreak/>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403"/>
            <w:r w:rsidR="00D31F38">
              <w:t>holy</w:t>
            </w:r>
            <w:commentRangeEnd w:id="403"/>
            <w:r w:rsidR="00D31F38">
              <w:rPr>
                <w:rStyle w:val="CommentReference"/>
                <w:lang w:val="en-CA"/>
              </w:rPr>
              <w:commentReference w:id="403"/>
            </w:r>
            <w:r w:rsidR="00D31F38">
              <w:t xml:space="preserve">, awesome in </w:t>
            </w:r>
            <w:commentRangeStart w:id="404"/>
            <w:r w:rsidR="00D31F38">
              <w:t>glorious deeds</w:t>
            </w:r>
            <w:commentRangeEnd w:id="404"/>
            <w:r w:rsidR="00D31F38">
              <w:rPr>
                <w:rStyle w:val="CommentReference"/>
                <w:lang w:val="en-CA"/>
              </w:rPr>
              <w:commentReference w:id="404"/>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32AA3108" w:rsidR="00D31F38" w:rsidRDefault="00D31F38" w:rsidP="00E35F1F">
            <w:pPr>
              <w:pStyle w:val="EngEnd"/>
            </w:pPr>
            <w:r>
              <w:t>You stretched out Your right han</w:t>
            </w:r>
            <w:r w:rsidR="00865C59">
              <w:t>d; the earth swallowed them. I</w:t>
            </w:r>
            <w:r>
              <w:t>n Your righteousness</w:t>
            </w:r>
            <w:r w:rsidR="00865C59">
              <w:t xml:space="preserve"> You</w:t>
            </w:r>
            <w:r w:rsidR="004336AC">
              <w:t xml:space="preserve"> led Your people, whom Y</w:t>
            </w:r>
            <w:r>
              <w:t xml:space="preserve">ou </w:t>
            </w:r>
            <w:commentRangeStart w:id="405"/>
            <w:r>
              <w:t>redeemed</w:t>
            </w:r>
            <w:commentRangeEnd w:id="405"/>
            <w:r>
              <w:rPr>
                <w:rStyle w:val="CommentReference"/>
                <w:lang w:val="en-CA"/>
              </w:rPr>
              <w:commentReference w:id="405"/>
            </w:r>
            <w:r>
              <w:t xml:space="preserve">; You called them by Your power into Your holy </w:t>
            </w:r>
            <w:commentRangeStart w:id="406"/>
            <w:r>
              <w:t>abode</w:t>
            </w:r>
            <w:commentRangeEnd w:id="406"/>
            <w:r>
              <w:rPr>
                <w:rStyle w:val="CommentReference"/>
                <w:lang w:val="en-CA"/>
              </w:rPr>
              <w:commentReference w:id="406"/>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407"/>
            <w:r>
              <w:t xml:space="preserve">Sorrow </w:t>
            </w:r>
            <w:commentRangeEnd w:id="407"/>
            <w:r>
              <w:rPr>
                <w:rStyle w:val="CommentReference"/>
                <w:lang w:val="en-CA"/>
              </w:rPr>
              <w:commentReference w:id="407"/>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t>¿</w:t>
            </w:r>
          </w:p>
        </w:tc>
        <w:tc>
          <w:tcPr>
            <w:tcW w:w="3960" w:type="dxa"/>
          </w:tcPr>
          <w:p w14:paraId="172F0D7B" w14:textId="1D9E7EED" w:rsidR="00D31F38" w:rsidRDefault="00D31F38" w:rsidP="00E35F1F">
            <w:pPr>
              <w:pStyle w:val="EngEnd"/>
            </w:pPr>
            <w:r>
              <w:t xml:space="preserve">All the inhabitants of Canaan melted away. </w:t>
            </w:r>
            <w:commentRangeStart w:id="408"/>
            <w:r>
              <w:t>May</w:t>
            </w:r>
            <w:commentRangeEnd w:id="408"/>
            <w:r>
              <w:rPr>
                <w:rStyle w:val="CommentReference"/>
                <w:lang w:val="en-CA"/>
              </w:rPr>
              <w:commentReference w:id="408"/>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59798A05" w:rsidR="00D31F38" w:rsidRDefault="00CB63B1" w:rsidP="00E35F1F">
            <w:pPr>
              <w:pStyle w:val="EngEnd"/>
            </w:pPr>
            <w:r>
              <w:t>b</w:t>
            </w:r>
            <w:r w:rsidR="00D31F38">
              <w:t>y the greatness of Yo</w:t>
            </w:r>
            <w:r>
              <w:t>ur arm let them become as stone,</w:t>
            </w:r>
            <w:r w:rsidR="00D31F38">
              <w:t xml:space="preserve"> </w:t>
            </w:r>
            <w:r>
              <w:t>unt</w:t>
            </w:r>
            <w:r w:rsidR="00252B69">
              <w:t>i</w:t>
            </w:r>
            <w:r>
              <w:t>l your people pass over, O Lord,</w:t>
            </w:r>
            <w:r w:rsidR="00D31F38">
              <w:t xml:space="preserve"> </w:t>
            </w:r>
            <w:r>
              <w:t>unti</w:t>
            </w:r>
            <w:r w:rsidR="00A86A6B">
              <w:t>l Your people pass over, whom Y</w:t>
            </w:r>
            <w:r w:rsidR="00D31F38">
              <w:t>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409"/>
            <w:r>
              <w:t xml:space="preserve">reigning </w:t>
            </w:r>
            <w:commentRangeEnd w:id="409"/>
            <w:r>
              <w:rPr>
                <w:rStyle w:val="CommentReference"/>
                <w:lang w:val="en-CA"/>
              </w:rPr>
              <w:commentReference w:id="409"/>
            </w:r>
            <w:r>
              <w:t xml:space="preserve">as King forever and ever </w:t>
            </w:r>
            <w:commentRangeStart w:id="410"/>
            <w:r>
              <w:t>and beyond</w:t>
            </w:r>
            <w:commentRangeEnd w:id="410"/>
            <w:r>
              <w:rPr>
                <w:rStyle w:val="CommentReference"/>
                <w:lang w:val="en-CA"/>
              </w:rPr>
              <w:commentReference w:id="410"/>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411"/>
            <w:r w:rsidR="00D31F38">
              <w:t xml:space="preserve"> </w:t>
            </w:r>
            <w:commentRangeEnd w:id="411"/>
            <w:r w:rsidR="00D31F38">
              <w:rPr>
                <w:rStyle w:val="CommentReference"/>
                <w:lang w:val="en-CA"/>
              </w:rPr>
              <w:commentReference w:id="411"/>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412"/>
            <w:r w:rsidR="00D31F38">
              <w:t>praises</w:t>
            </w:r>
            <w:commentRangeEnd w:id="412"/>
            <w:r w:rsidR="00D31F38">
              <w:rPr>
                <w:rStyle w:val="CommentReference"/>
                <w:lang w:val="en-CA"/>
              </w:rPr>
              <w:commentReference w:id="412"/>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413"/>
            <w:r>
              <w:t>glorified</w:t>
            </w:r>
            <w:commentRangeEnd w:id="413"/>
            <w:r>
              <w:rPr>
                <w:rStyle w:val="CommentReference"/>
                <w:rFonts w:eastAsiaTheme="minorHAnsi" w:cstheme="minorBidi"/>
                <w:color w:val="auto"/>
                <w:lang w:val="en-CA"/>
              </w:rPr>
              <w:commentReference w:id="413"/>
            </w:r>
            <w:r>
              <w:t>.</w:t>
            </w:r>
            <w:r w:rsidR="00D31F38">
              <w:rPr>
                <w:rStyle w:val="CommentReference"/>
                <w:lang w:val="en-CA"/>
              </w:rPr>
              <w:commentReference w:id="414"/>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415" w:name="_Toc297322054"/>
      <w:bookmarkStart w:id="416" w:name="_Toc297407699"/>
      <w:bookmarkStart w:id="417" w:name="_Toc298445751"/>
      <w:bookmarkStart w:id="418" w:name="_Toc298681234"/>
      <w:bookmarkStart w:id="419" w:name="_Toc298447476"/>
      <w:bookmarkStart w:id="420" w:name="_Ref452619541"/>
      <w:r>
        <w:t>Psali Adam</w:t>
      </w:r>
      <w:bookmarkEnd w:id="415"/>
      <w:bookmarkEnd w:id="416"/>
      <w:bookmarkEnd w:id="417"/>
      <w:bookmarkEnd w:id="418"/>
      <w:bookmarkEnd w:id="419"/>
      <w:r w:rsidR="009E143A">
        <w:t xml:space="preserve"> on the First Canticle</w:t>
      </w:r>
      <w:bookmarkEnd w:id="420"/>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21"/>
            <w:r>
              <w:t xml:space="preserve">The </w:t>
            </w:r>
            <w:commentRangeEnd w:id="421"/>
            <w:r>
              <w:rPr>
                <w:rStyle w:val="CommentReference"/>
                <w:lang w:val="en-CA"/>
              </w:rPr>
              <w:commentReference w:id="421"/>
            </w:r>
            <w:r>
              <w:t xml:space="preserve">water of the sea was parted into parts, And the great deep became a </w:t>
            </w:r>
            <w:commentRangeStart w:id="422"/>
            <w:r>
              <w:t>path</w:t>
            </w:r>
            <w:commentRangeEnd w:id="422"/>
            <w:r>
              <w:rPr>
                <w:rStyle w:val="CommentReference"/>
                <w:lang w:val="en-CA"/>
              </w:rPr>
              <w:commentReference w:id="422"/>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23"/>
            <w:r w:rsidRPr="00D33B3C">
              <w:rPr>
                <w:rFonts w:ascii="Times New Roman" w:hAnsi="Times New Roman" w:cs="Times New Roman"/>
              </w:rPr>
              <w:t>Ϧ</w:t>
            </w:r>
            <w:r w:rsidRPr="00D33B3C">
              <w:t>ⲉⲛ</w:t>
            </w:r>
            <w:commentRangeEnd w:id="423"/>
            <w:r>
              <w:rPr>
                <w:rStyle w:val="CommentReference"/>
                <w:rFonts w:ascii="Garamond" w:hAnsi="Garamond" w:cstheme="minorBidi"/>
                <w:noProof w:val="0"/>
                <w:lang w:val="en-CA"/>
              </w:rPr>
              <w:commentReference w:id="42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lastRenderedPageBreak/>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24"/>
            <w:r>
              <w:t xml:space="preserve">miraculous </w:t>
            </w:r>
            <w:commentRangeEnd w:id="424"/>
            <w:r>
              <w:rPr>
                <w:rStyle w:val="CommentReference"/>
                <w:lang w:val="en-CA"/>
              </w:rPr>
              <w:commentReference w:id="424"/>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25"/>
            <w:r>
              <w:t xml:space="preserve">passed </w:t>
            </w:r>
            <w:commentRangeEnd w:id="425"/>
            <w:r>
              <w:rPr>
                <w:rStyle w:val="CommentReference"/>
                <w:lang w:val="en-CA"/>
              </w:rPr>
              <w:commentReference w:id="425"/>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26"/>
            <w:r>
              <w:t xml:space="preserve">praising </w:t>
            </w:r>
            <w:commentRangeEnd w:id="426"/>
            <w:r>
              <w:rPr>
                <w:rStyle w:val="CommentReference"/>
                <w:lang w:val="en-CA"/>
              </w:rPr>
              <w:commentReference w:id="426"/>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351CCD60" w:rsidR="00D31F38" w:rsidRDefault="00D31F38" w:rsidP="00985EC5">
            <w:pPr>
              <w:pStyle w:val="EngIndEnd"/>
            </w:pPr>
            <w:r>
              <w:t>They praised the L</w:t>
            </w:r>
            <w:r w:rsidR="007F3F25">
              <w:t>ord with this new song, Saying “</w:t>
            </w:r>
            <w:r>
              <w:t xml:space="preserve">Let us </w:t>
            </w:r>
            <w:r w:rsidR="00985EC5">
              <w:t>sing to</w:t>
            </w:r>
            <w:commentRangeStart w:id="427"/>
            <w:r>
              <w:t xml:space="preserve"> </w:t>
            </w:r>
            <w:commentRangeEnd w:id="427"/>
            <w:r>
              <w:rPr>
                <w:rStyle w:val="CommentReference"/>
                <w:lang w:val="en-CA"/>
              </w:rPr>
              <w:commentReference w:id="427"/>
            </w:r>
            <w:r>
              <w:t xml:space="preserve">the Lord, </w:t>
            </w:r>
            <w:r w:rsidR="00985EC5">
              <w:t>for He is greatly glorifed</w:t>
            </w:r>
            <w:r w:rsidR="007F3F25">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71165801"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E2EAC">
        <w:rPr>
          <w:noProof/>
        </w:rPr>
        <w:t>442</w:t>
      </w:r>
      <w:r>
        <w:fldChar w:fldCharType="end"/>
      </w:r>
      <w:r>
        <w:t>, until Part Nine of the Sunday Theotokia before continuing as usual from the Second Canticle.</w:t>
      </w:r>
    </w:p>
    <w:p w14:paraId="7A906C89" w14:textId="4FA3E560" w:rsidR="00D31F38" w:rsidRDefault="00D31F38" w:rsidP="00D31F38">
      <w:pPr>
        <w:pStyle w:val="Rubric"/>
      </w:pPr>
      <w:r>
        <w:t xml:space="preserve">On Sundays during the month of Koiak, the Hymn after the First Canticle (The Lord said unto Moses) is said. See page </w:t>
      </w:r>
      <w:r w:rsidR="007F3F25">
        <w:fldChar w:fldCharType="begin"/>
      </w:r>
      <w:r w:rsidR="007F3F25">
        <w:instrText xml:space="preserve"> PAGEREF _Ref452619578 \h </w:instrText>
      </w:r>
      <w:r w:rsidR="007F3F25">
        <w:fldChar w:fldCharType="separate"/>
      </w:r>
      <w:r w:rsidR="000E2EAC">
        <w:rPr>
          <w:noProof/>
        </w:rPr>
        <w:t>563</w:t>
      </w:r>
      <w:r w:rsidR="007F3F25">
        <w:fldChar w:fldCharType="end"/>
      </w:r>
      <w:r w:rsidR="007F3F25">
        <w:t>.</w:t>
      </w:r>
    </w:p>
    <w:p w14:paraId="262EA7FD" w14:textId="648C21E5" w:rsidR="00F970EE" w:rsidRDefault="00F970EE" w:rsidP="007F3F25">
      <w:pPr>
        <w:pStyle w:val="Rubric"/>
      </w:pPr>
      <w:r>
        <w:t>During the Vigil service of Joyous Saturday, additional Canticles besides the four known today are said</w:t>
      </w:r>
      <w:r w:rsidR="007F3F25">
        <w:t xml:space="preserve">, see page </w:t>
      </w:r>
      <w:r w:rsidR="007F3F25">
        <w:fldChar w:fldCharType="begin"/>
      </w:r>
      <w:r w:rsidR="007F3F25">
        <w:instrText xml:space="preserve"> PAGEREF _Ref449954950 \h </w:instrText>
      </w:r>
      <w:r w:rsidR="007F3F25">
        <w:fldChar w:fldCharType="separate"/>
      </w:r>
      <w:r w:rsidR="000E2EAC">
        <w:rPr>
          <w:noProof/>
        </w:rPr>
        <w:t>352</w:t>
      </w:r>
      <w:r w:rsidR="007F3F25">
        <w:fldChar w:fldCharType="end"/>
      </w:r>
      <w:r>
        <w:t xml:space="preserve">.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w:t>
      </w:r>
      <w:r w:rsidR="007F3F25">
        <w:t xml:space="preserve"> Midnight Priase continues with:</w:t>
      </w:r>
    </w:p>
    <w:p w14:paraId="22339EA3" w14:textId="77777777" w:rsidR="00344A59" w:rsidRDefault="00344A59" w:rsidP="00344A59">
      <w:pPr>
        <w:pStyle w:val="Heading3"/>
      </w:pPr>
      <w:bookmarkStart w:id="428" w:name="_Ref449954885"/>
      <w:bookmarkStart w:id="429" w:name="_Ref448228178"/>
      <w:r>
        <w:t>The Second Canticle</w:t>
      </w:r>
      <w:bookmarkEnd w:id="428"/>
    </w:p>
    <w:p w14:paraId="31599D65" w14:textId="046AE4C0" w:rsidR="00344A59" w:rsidRDefault="00344A59" w:rsidP="00344A59">
      <w:pPr>
        <w:pStyle w:val="Rubric"/>
      </w:pPr>
      <w:r>
        <w:t xml:space="preserve">During Koiahk, the Psali Adam on the Second Canticle, page </w:t>
      </w:r>
      <w:r w:rsidR="007F3F25">
        <w:fldChar w:fldCharType="begin"/>
      </w:r>
      <w:r w:rsidR="007F3F25">
        <w:instrText xml:space="preserve"> PAGEREF _Ref452619819 \h </w:instrText>
      </w:r>
      <w:r w:rsidR="007F3F25">
        <w:fldChar w:fldCharType="separate"/>
      </w:r>
      <w:r w:rsidR="000E2EAC">
        <w:rPr>
          <w:noProof/>
        </w:rPr>
        <w:t>566</w:t>
      </w:r>
      <w:r w:rsidR="007F3F25">
        <w:fldChar w:fldCharType="end"/>
      </w:r>
      <w:r>
        <w:t>, is said.</w:t>
      </w:r>
    </w:p>
    <w:p w14:paraId="02804624" w14:textId="1ED381F4" w:rsidR="00352366" w:rsidRPr="00352366" w:rsidRDefault="00352366" w:rsidP="00344A59">
      <w:pPr>
        <w:pStyle w:val="Rubric"/>
        <w:rPr>
          <w:lang w:val="en-US"/>
        </w:rPr>
      </w:pPr>
      <w:r>
        <w:rPr>
          <w:lang w:val="en-US"/>
        </w:rPr>
        <w:t xml:space="preserve">During Paschaltide, the Psali Adam before the Second Canticle, </w:t>
      </w:r>
      <w:r>
        <w:rPr>
          <w:lang w:val="en-US"/>
        </w:rPr>
        <w:fldChar w:fldCharType="begin"/>
      </w:r>
      <w:r>
        <w:rPr>
          <w:lang w:val="en-US"/>
        </w:rPr>
        <w:instrText xml:space="preserve"> PAGEREF _Ref479145548 \h </w:instrText>
      </w:r>
      <w:r>
        <w:rPr>
          <w:lang w:val="en-US"/>
        </w:rPr>
      </w:r>
      <w:r>
        <w:rPr>
          <w:lang w:val="en-US"/>
        </w:rPr>
        <w:fldChar w:fldCharType="separate"/>
      </w:r>
      <w:r w:rsidR="000E2EAC">
        <w:rPr>
          <w:noProof/>
          <w:lang w:val="en-US"/>
        </w:rPr>
        <w:t>645</w:t>
      </w:r>
      <w:r>
        <w:rPr>
          <w:lang w:val="en-US"/>
        </w:rPr>
        <w:fldChar w:fldCharType="end"/>
      </w:r>
      <w:r>
        <w:rPr>
          <w:lang w:val="en-US"/>
        </w:rPr>
        <w:t>, is said.</w:t>
      </w:r>
    </w:p>
    <w:p w14:paraId="55F7FEC9" w14:textId="77777777" w:rsidR="00344A59" w:rsidRDefault="00344A59" w:rsidP="00344A59">
      <w:pPr>
        <w:pStyle w:val="Heading4"/>
      </w:pPr>
      <w:bookmarkStart w:id="430" w:name="_Toc297322055"/>
      <w:bookmarkStart w:id="431" w:name="_Toc297407700"/>
      <w:bookmarkStart w:id="432" w:name="_Ref297493889"/>
      <w:bookmarkStart w:id="433" w:name="_Toc298445752"/>
      <w:bookmarkStart w:id="434" w:name="_Toc298681235"/>
      <w:bookmarkStart w:id="435" w:name="_Toc298447477"/>
      <w:bookmarkStart w:id="436" w:name="_Toc308441895"/>
      <w:bookmarkStart w:id="437" w:name="_Ref434580757"/>
      <w:bookmarkStart w:id="438" w:name="_Ref434580763"/>
      <w:bookmarkStart w:id="439" w:name="_Ref452619873"/>
      <w:bookmarkStart w:id="440" w:name="_Ref452619877"/>
      <w:bookmarkStart w:id="441" w:name="_Ref485365475"/>
      <w:r>
        <w:t>The Second Canticle: Psalm 135</w:t>
      </w:r>
      <w:bookmarkEnd w:id="430"/>
      <w:bookmarkEnd w:id="431"/>
      <w:bookmarkEnd w:id="432"/>
      <w:bookmarkEnd w:id="433"/>
      <w:bookmarkEnd w:id="434"/>
      <w:bookmarkEnd w:id="435"/>
      <w:bookmarkEnd w:id="436"/>
      <w:bookmarkEnd w:id="437"/>
      <w:bookmarkEnd w:id="438"/>
      <w:bookmarkEnd w:id="439"/>
      <w:bookmarkEnd w:id="440"/>
      <w:bookmarkEnd w:id="441"/>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8"/>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9"/>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lastRenderedPageBreak/>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80"/>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lastRenderedPageBreak/>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42"/>
            <w:r w:rsidRPr="00FC3604">
              <w:t>Ⲉⲩⲕ̀ⲗⲏⲣⲟⲛⲟⲙⲓⲁ̀ ⲙ̀ⲡⲉϥⲃⲱⲕ ⲡⲓⲥ̅ⲗ̅</w:t>
            </w:r>
            <w:r w:rsidRPr="00597158">
              <w:t xml:space="preserve"> </w:t>
            </w:r>
            <w:commentRangeEnd w:id="442"/>
            <w:r>
              <w:rPr>
                <w:rStyle w:val="CommentReference"/>
                <w:rFonts w:ascii="Garamond" w:hAnsi="Garamond" w:cstheme="minorBidi"/>
                <w:noProof w:val="0"/>
                <w:lang w:val="en-CA"/>
              </w:rPr>
              <w:commentReference w:id="442"/>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43" w:name="_Toc297322056"/>
      <w:bookmarkStart w:id="444" w:name="_Toc297407701"/>
      <w:bookmarkStart w:id="445" w:name="_Toc298445753"/>
      <w:bookmarkStart w:id="446" w:name="_Toc298681236"/>
      <w:bookmarkStart w:id="447" w:name="_Toc298447478"/>
      <w:bookmarkStart w:id="448" w:name="_Ref452619883"/>
      <w:r>
        <w:t>Psali Adam</w:t>
      </w:r>
      <w:bookmarkEnd w:id="443"/>
      <w:bookmarkEnd w:id="444"/>
      <w:bookmarkEnd w:id="445"/>
      <w:bookmarkEnd w:id="446"/>
      <w:bookmarkEnd w:id="447"/>
      <w:r>
        <w:t xml:space="preserve"> on the Second Canticle</w:t>
      </w:r>
      <w:bookmarkEnd w:id="448"/>
    </w:p>
    <w:p w14:paraId="20E92FDC" w14:textId="77777777" w:rsidR="00344A59" w:rsidRDefault="00344A59" w:rsidP="00344A59">
      <w:pPr>
        <w:pStyle w:val="Heading5non-TOC"/>
      </w:pPr>
      <w:r w:rsidRPr="00D175BB">
        <w:t>Ⲯⲁⲗⲓ Ⲁ̀ⲇⲁⲙ</w:t>
      </w:r>
    </w:p>
    <w:p w14:paraId="2CDDD4E1" w14:textId="66310400" w:rsidR="00344A59" w:rsidRDefault="00344A59" w:rsidP="00344A59">
      <w:pPr>
        <w:pStyle w:val="Rubric"/>
        <w:rPr>
          <w:lang w:val="en-US"/>
        </w:rPr>
      </w:pPr>
      <w:r>
        <w:t xml:space="preserve">During the month of Koiak, a different Psali Adam, page </w:t>
      </w:r>
      <w:r>
        <w:fldChar w:fldCharType="begin"/>
      </w:r>
      <w:r>
        <w:instrText xml:space="preserve"> PAGEREF _Ref435645565 \h </w:instrText>
      </w:r>
      <w:r>
        <w:fldChar w:fldCharType="separate"/>
      </w:r>
      <w:r w:rsidR="000E2EAC">
        <w:rPr>
          <w:noProof/>
        </w:rPr>
        <w:t>570</w:t>
      </w:r>
      <w:r>
        <w:fldChar w:fldCharType="end"/>
      </w:r>
      <w:r>
        <w:t>, is said instead of the following.</w:t>
      </w:r>
    </w:p>
    <w:p w14:paraId="367D7149" w14:textId="3FB78031" w:rsidR="00E93155" w:rsidRPr="00E93155" w:rsidRDefault="00E93155" w:rsidP="00344A59">
      <w:pPr>
        <w:pStyle w:val="Rubric"/>
        <w:rPr>
          <w:lang w:val="en-US"/>
        </w:rPr>
      </w:pPr>
      <w:r>
        <w:rPr>
          <w:lang w:val="en-US"/>
        </w:rPr>
        <w:t xml:space="preserve">Durring Paschaltide, the Psali Batos on page </w:t>
      </w:r>
      <w:r>
        <w:rPr>
          <w:lang w:val="en-US"/>
        </w:rPr>
        <w:fldChar w:fldCharType="begin"/>
      </w:r>
      <w:r>
        <w:rPr>
          <w:lang w:val="en-US"/>
        </w:rPr>
        <w:instrText xml:space="preserve"> PAGEREF _Ref479318422 \h </w:instrText>
      </w:r>
      <w:r>
        <w:rPr>
          <w:lang w:val="en-US"/>
        </w:rPr>
      </w:r>
      <w:r>
        <w:rPr>
          <w:lang w:val="en-US"/>
        </w:rPr>
        <w:fldChar w:fldCharType="separate"/>
      </w:r>
      <w:r w:rsidR="000E2EAC">
        <w:rPr>
          <w:noProof/>
          <w:lang w:val="en-US"/>
        </w:rPr>
        <w:t>652</w:t>
      </w:r>
      <w:r>
        <w:rPr>
          <w:lang w:val="en-US"/>
        </w:rPr>
        <w:fldChar w:fldCharType="end"/>
      </w:r>
      <w:r>
        <w:rPr>
          <w:lang w:val="en-US"/>
        </w:rPr>
        <w:t xml:space="preserve">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49"/>
            <w:r w:rsidRPr="004C0CA2">
              <w:t xml:space="preserve">brought </w:t>
            </w:r>
            <w:commentRangeEnd w:id="449"/>
            <w:r>
              <w:rPr>
                <w:rStyle w:val="CommentReference"/>
                <w:rFonts w:eastAsiaTheme="minorHAnsi" w:cstheme="minorBidi"/>
                <w:color w:val="auto"/>
                <w:lang w:val="en-CA"/>
              </w:rPr>
              <w:commentReference w:id="449"/>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Through the intercessions of all the choirs of the angels, O 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70690851" w:rsidR="00344A59" w:rsidRDefault="00344A59" w:rsidP="00344A59">
      <w:pPr>
        <w:pStyle w:val="Rubric"/>
      </w:pPr>
      <w:r>
        <w:lastRenderedPageBreak/>
        <w:t xml:space="preserve">During Sundays of the month of Koiahk, "The Fiery Bush" is said. See page </w:t>
      </w:r>
      <w:r>
        <w:fldChar w:fldCharType="begin"/>
      </w:r>
      <w:r>
        <w:instrText xml:space="preserve"> PAGEREF _Ref435645467 \h </w:instrText>
      </w:r>
      <w:r>
        <w:fldChar w:fldCharType="separate"/>
      </w:r>
      <w:r w:rsidR="000E2EAC">
        <w:rPr>
          <w:noProof/>
        </w:rPr>
        <w:t>622</w:t>
      </w:r>
      <w:r>
        <w:fldChar w:fldCharType="end"/>
      </w:r>
      <w:r>
        <w:t>.</w:t>
      </w:r>
    </w:p>
    <w:bookmarkEnd w:id="429"/>
    <w:p w14:paraId="2E7A68B9" w14:textId="4BEF5E0D" w:rsidR="00D31F38" w:rsidRDefault="00D31F38" w:rsidP="00D31F38">
      <w:pPr>
        <w:jc w:val="left"/>
      </w:pPr>
    </w:p>
    <w:p w14:paraId="2CF40924" w14:textId="6307B7EC" w:rsidR="00A7333E" w:rsidRDefault="00A7333E" w:rsidP="00A7333E">
      <w:pPr>
        <w:pStyle w:val="Heading3"/>
      </w:pPr>
      <w:bookmarkStart w:id="450" w:name="_Ref449954950"/>
      <w:bookmarkStart w:id="451" w:name="_Ref448228188"/>
      <w:r>
        <w:t>Additional Canticles for the Vigil of Joyous Saturday from the Old Testament</w:t>
      </w:r>
      <w:bookmarkEnd w:id="450"/>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1BFD3EE6"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525C2BB4" w:rsidR="00A7333E" w:rsidRDefault="00C53A5C" w:rsidP="00A7333E">
      <w:pPr>
        <w:pStyle w:val="EnglishHangNoCoptic"/>
      </w:pPr>
      <w:r>
        <w:t>2 Let my saying be awaited like</w:t>
      </w:r>
      <w:r w:rsidR="00A7333E">
        <w:t xml:space="preserve"> the rain,</w:t>
      </w:r>
    </w:p>
    <w:p w14:paraId="4F1940B3" w14:textId="027081EF" w:rsidR="00A7333E" w:rsidRDefault="00A7333E" w:rsidP="00A7333E">
      <w:pPr>
        <w:pStyle w:val="EnglishHangNoCoptic"/>
        <w:ind w:firstLine="0"/>
      </w:pPr>
      <w:r>
        <w:t>and let my words come down</w:t>
      </w:r>
      <w:r w:rsidR="00C53A5C">
        <w:t xml:space="preserve"> like dew,</w:t>
      </w:r>
    </w:p>
    <w:p w14:paraId="16D3E23B" w14:textId="623E47A4" w:rsidR="00A7333E" w:rsidRDefault="00C53A5C" w:rsidP="00A7333E">
      <w:pPr>
        <w:pStyle w:val="EnglishHangNoCoptic"/>
        <w:ind w:firstLine="0"/>
      </w:pPr>
      <w:r>
        <w:t>like a rainstorm</w:t>
      </w:r>
      <w:r w:rsidR="00A7333E">
        <w:t xml:space="preserve"> on the wild grass,</w:t>
      </w:r>
    </w:p>
    <w:p w14:paraId="599AA4AF" w14:textId="17295BB8" w:rsidR="00A7333E" w:rsidRDefault="00C53A5C" w:rsidP="00A7333E">
      <w:pPr>
        <w:pStyle w:val="EnglishHangEndNoCoptic"/>
        <w:ind w:firstLine="0"/>
      </w:pPr>
      <w:r>
        <w:t>and like a</w:t>
      </w:r>
      <w:r w:rsidR="00A7333E">
        <w:t xml:space="preserve"> snow</w:t>
      </w:r>
      <w:r>
        <w:t>storm</w:t>
      </w:r>
      <w:r w:rsidR="00A7333E">
        <w:t xml:space="preserve"> on the grass.</w:t>
      </w:r>
    </w:p>
    <w:p w14:paraId="1CACB0B5" w14:textId="07A6A0F4" w:rsidR="00A7333E" w:rsidRDefault="00A7333E" w:rsidP="00A7333E">
      <w:pPr>
        <w:pStyle w:val="EnglishHangNoCoptic"/>
      </w:pPr>
      <w:r>
        <w:t xml:space="preserve">3 For I have called </w:t>
      </w:r>
      <w:r w:rsidR="00C53A5C">
        <w:t>on the Name of the Lord</w:t>
      </w:r>
      <w:r>
        <w:t>;</w:t>
      </w:r>
    </w:p>
    <w:p w14:paraId="2803CF25" w14:textId="77777777" w:rsidR="00A7333E" w:rsidRDefault="00A7333E" w:rsidP="00A7333E">
      <w:pPr>
        <w:pStyle w:val="EnglishHangEndNoCoptic"/>
        <w:ind w:left="0" w:firstLine="432"/>
      </w:pPr>
      <w:r>
        <w:t>ascribe greatness to our God!</w:t>
      </w:r>
    </w:p>
    <w:p w14:paraId="352E8B8B" w14:textId="0784E703" w:rsidR="00A7333E" w:rsidRDefault="00A7333E" w:rsidP="00A7333E">
      <w:pPr>
        <w:pStyle w:val="EnglishHangNoCoptic"/>
      </w:pPr>
      <w:r>
        <w:t xml:space="preserve">4 </w:t>
      </w:r>
      <w:r w:rsidR="00C53A5C">
        <w:t xml:space="preserve">As for God, </w:t>
      </w:r>
      <w:r>
        <w:t>His works are true;</w:t>
      </w:r>
    </w:p>
    <w:p w14:paraId="55AC29D0" w14:textId="082E1BC1" w:rsidR="00A7333E" w:rsidRDefault="00C53A5C" w:rsidP="00A7333E">
      <w:pPr>
        <w:pStyle w:val="EnglishHangNoCoptic"/>
        <w:ind w:firstLine="0"/>
      </w:pPr>
      <w:r>
        <w:t>and all His ways are justice.</w:t>
      </w:r>
    </w:p>
    <w:p w14:paraId="48CCF3FE" w14:textId="386E089D" w:rsidR="00A7333E" w:rsidRDefault="00C53A5C" w:rsidP="00C53A5C">
      <w:pPr>
        <w:pStyle w:val="EnglishHangNoCoptic"/>
        <w:ind w:firstLine="0"/>
      </w:pPr>
      <w:r w:rsidRPr="00C53A5C">
        <w:t xml:space="preserve">God </w:t>
      </w:r>
      <w:r w:rsidRPr="00C53A5C">
        <w:rPr>
          <w:i/>
          <w:iCs/>
        </w:rPr>
        <w:t>is</w:t>
      </w:r>
      <w:r w:rsidRPr="00C53A5C">
        <w:t xml:space="preserve"> faithful, and there is no injustice </w:t>
      </w:r>
      <w:r w:rsidRPr="00C53A5C">
        <w:rPr>
          <w:i/>
          <w:iCs/>
        </w:rPr>
        <w:t>in him</w:t>
      </w:r>
      <w:r w:rsidRPr="00C53A5C">
        <w:t>;</w:t>
      </w:r>
    </w:p>
    <w:p w14:paraId="79B93288" w14:textId="02BD18E5" w:rsidR="00A7333E" w:rsidRDefault="00C53A5C" w:rsidP="00A7333E">
      <w:pPr>
        <w:pStyle w:val="EnglishHangEndNoCoptic"/>
        <w:ind w:firstLine="0"/>
      </w:pPr>
      <w:r>
        <w:t xml:space="preserve">The Lord is </w:t>
      </w:r>
      <w:r w:rsidR="00A7333E">
        <w:t>righteous and holy.</w:t>
      </w:r>
    </w:p>
    <w:p w14:paraId="50D494C0" w14:textId="1AC67DCE" w:rsidR="00A7333E" w:rsidRDefault="00A7333E" w:rsidP="00A7333E">
      <w:pPr>
        <w:pStyle w:val="EnglishHangNoCoptic"/>
      </w:pPr>
      <w:r>
        <w:t xml:space="preserve">5 </w:t>
      </w:r>
      <w:r w:rsidR="00C53A5C" w:rsidRPr="00C53A5C">
        <w:rPr>
          <w:lang w:val="en-CA"/>
        </w:rPr>
        <w:t>The blemished children have sinned, they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6902D8D9" w14:textId="77777777" w:rsidR="00C53A5C" w:rsidRPr="00C53A5C" w:rsidRDefault="00C53A5C" w:rsidP="00C53A5C">
      <w:pPr>
        <w:pStyle w:val="EnglishHangNoCoptic"/>
        <w:ind w:firstLine="0"/>
      </w:pPr>
      <w:r w:rsidRPr="00C53A5C">
        <w:t>Did not He, Himself, your father, acquire you,</w:t>
      </w:r>
    </w:p>
    <w:p w14:paraId="500F5E40" w14:textId="269E091B" w:rsidR="00A7333E" w:rsidRPr="00C53A5C" w:rsidRDefault="00C53A5C" w:rsidP="00C53A5C">
      <w:pPr>
        <w:pStyle w:val="EnglishHangEndNoCoptic"/>
        <w:ind w:firstLine="0"/>
        <w:rPr>
          <w:lang w:val="en-CA"/>
        </w:rPr>
      </w:pPr>
      <w:r w:rsidRPr="00C53A5C">
        <w:t>and make you, and form you?</w:t>
      </w:r>
    </w:p>
    <w:p w14:paraId="789FAA1E" w14:textId="6C083A48" w:rsidR="00A7333E" w:rsidRDefault="00C53A5C" w:rsidP="00A7333E">
      <w:pPr>
        <w:pStyle w:val="EnglishHangNoCoptic"/>
      </w:pPr>
      <w:r>
        <w:t xml:space="preserve">7 </w:t>
      </w:r>
      <w:r w:rsidR="00A7333E">
        <w:t>Remember the days of old,</w:t>
      </w:r>
    </w:p>
    <w:p w14:paraId="204E3E2E" w14:textId="77777777" w:rsidR="00A7333E" w:rsidRDefault="00A7333E" w:rsidP="00A7333E">
      <w:pPr>
        <w:pStyle w:val="EnglishHangNoCoptic"/>
        <w:ind w:firstLine="0"/>
      </w:pPr>
      <w:r>
        <w:t>consider the years of many generations.</w:t>
      </w:r>
    </w:p>
    <w:p w14:paraId="74B43928" w14:textId="58F298DA" w:rsidR="00A7333E" w:rsidRDefault="00A7333E" w:rsidP="00A7333E">
      <w:pPr>
        <w:pStyle w:val="EnglishHangNoCoptic"/>
        <w:ind w:firstLine="0"/>
      </w:pPr>
      <w:r>
        <w:t>Ask yo</w:t>
      </w:r>
      <w:r w:rsidR="00C53A5C">
        <w:t>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lastRenderedPageBreak/>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4DFC0BB9" w:rsidR="00A7333E" w:rsidRDefault="00C53A5C" w:rsidP="00A7333E">
      <w:pPr>
        <w:pStyle w:val="EnglishHangEndNoCoptic"/>
        <w:ind w:firstLine="0"/>
      </w:pPr>
      <w:r w:rsidRPr="00C53A5C">
        <w:rPr>
          <w:lang w:val="en-CA"/>
        </w:rPr>
        <w:t>according to the number of the angels of God.</w:t>
      </w:r>
    </w:p>
    <w:p w14:paraId="57DDB535" w14:textId="0499FB57" w:rsidR="00A7333E" w:rsidRDefault="00A7333E" w:rsidP="00A7333E">
      <w:pPr>
        <w:pStyle w:val="EnglishHangNoCoptic"/>
      </w:pPr>
      <w:r>
        <w:t xml:space="preserve">9 </w:t>
      </w:r>
      <w:r w:rsidR="00C53A5C" w:rsidRPr="00C53A5C">
        <w:rPr>
          <w:lang w:val="en-CA"/>
        </w:rPr>
        <w:t>And His people Jacob became the portion of the Lord;</w:t>
      </w:r>
    </w:p>
    <w:p w14:paraId="6F7D899E" w14:textId="77777777" w:rsidR="00A7333E" w:rsidRDefault="00A7333E" w:rsidP="00A7333E">
      <w:pPr>
        <w:pStyle w:val="EnglishHangEndNoCoptic"/>
        <w:ind w:firstLine="0"/>
      </w:pPr>
      <w:r>
        <w:t>Israel [became] the allotment of His inheritance.</w:t>
      </w:r>
    </w:p>
    <w:p w14:paraId="3E156AA9" w14:textId="7D99CAD7" w:rsidR="00A7333E" w:rsidRDefault="00A7333E" w:rsidP="00A7333E">
      <w:pPr>
        <w:pStyle w:val="EnglishHangNoCoptic"/>
      </w:pPr>
      <w:r>
        <w:t xml:space="preserve">10 </w:t>
      </w:r>
      <w:r w:rsidR="00C53A5C" w:rsidRPr="00C53A5C">
        <w:rPr>
          <w:lang w:val="en-CA"/>
        </w:rPr>
        <w:t>He sustained him in the desert,</w:t>
      </w:r>
    </w:p>
    <w:p w14:paraId="56A99D66" w14:textId="5B4ECA35" w:rsidR="00A7333E" w:rsidRDefault="00C53A5C" w:rsidP="00A7333E">
      <w:pPr>
        <w:pStyle w:val="EnglishHangNoCoptic"/>
        <w:ind w:firstLine="0"/>
      </w:pPr>
      <w:r w:rsidRPr="00C53A5C">
        <w:rPr>
          <w:lang w:val="en-CA"/>
        </w:rPr>
        <w:t>in burning thirst in a waterless place.</w:t>
      </w:r>
    </w:p>
    <w:p w14:paraId="44084140" w14:textId="55F82BAD" w:rsidR="00A7333E" w:rsidRDefault="00C53A5C" w:rsidP="00A7333E">
      <w:pPr>
        <w:pStyle w:val="EnglishHangNoCoptic"/>
        <w:ind w:firstLine="0"/>
      </w:pPr>
      <w:r w:rsidRPr="00C53A5C">
        <w:rPr>
          <w:lang w:val="en-CA"/>
        </w:rPr>
        <w:t>He encircled him and instructed him,</w:t>
      </w:r>
    </w:p>
    <w:p w14:paraId="0BBBFD02" w14:textId="01A25831" w:rsidR="00A7333E" w:rsidRDefault="00C53A5C" w:rsidP="00A7333E">
      <w:pPr>
        <w:pStyle w:val="EnglishHangEndNoCoptic"/>
        <w:ind w:firstLine="0"/>
      </w:pPr>
      <w:r>
        <w:t>He guarded him like</w:t>
      </w:r>
      <w:r w:rsidR="00A7333E">
        <w:t xml:space="preserve"> the apple of His eye.</w:t>
      </w:r>
    </w:p>
    <w:p w14:paraId="45E5F783" w14:textId="77777777" w:rsidR="00A7333E" w:rsidRDefault="00A7333E" w:rsidP="00A7333E">
      <w:pPr>
        <w:pStyle w:val="EnglishHangNoCoptic"/>
      </w:pPr>
      <w:r>
        <w:t>11 As an eagle covers its nest,</w:t>
      </w:r>
    </w:p>
    <w:p w14:paraId="225548DD" w14:textId="728F23CF" w:rsidR="00A7333E" w:rsidRDefault="00C53A5C" w:rsidP="00A7333E">
      <w:pPr>
        <w:pStyle w:val="EnglishHangNoCoptic"/>
        <w:ind w:firstLine="0"/>
      </w:pPr>
      <w:r>
        <w:t>and yearns</w:t>
      </w:r>
      <w:r w:rsidR="00A7333E">
        <w:t xml:space="preserve"> for His young,</w:t>
      </w:r>
    </w:p>
    <w:p w14:paraId="3CD90BD2" w14:textId="2093375F" w:rsidR="00A7333E" w:rsidRDefault="00A7333E" w:rsidP="00A7333E">
      <w:pPr>
        <w:pStyle w:val="EnglishHangNoCoptic"/>
        <w:ind w:firstLine="0"/>
      </w:pPr>
      <w:r>
        <w:t xml:space="preserve">spreading </w:t>
      </w:r>
      <w:r w:rsidR="00C53A5C">
        <w:t>his</w:t>
      </w:r>
      <w:r>
        <w:t xml:space="preserve"> wings, he took them up,</w:t>
      </w:r>
    </w:p>
    <w:p w14:paraId="6DA74057" w14:textId="777D409E" w:rsidR="00A7333E" w:rsidRDefault="00C53A5C" w:rsidP="00A7333E">
      <w:pPr>
        <w:pStyle w:val="EnglishHangEndNoCoptic"/>
        <w:ind w:firstLine="0"/>
      </w:pPr>
      <w:r>
        <w:t>carrying them on His back;</w:t>
      </w:r>
    </w:p>
    <w:p w14:paraId="445C4DA1" w14:textId="5DFA405B" w:rsidR="00A7333E" w:rsidRDefault="00A7333E" w:rsidP="00A7333E">
      <w:pPr>
        <w:pStyle w:val="EnglishHangNoCoptic"/>
      </w:pPr>
      <w:r>
        <w:t>12 the Lord alone led them,</w:t>
      </w:r>
    </w:p>
    <w:p w14:paraId="241AF56D" w14:textId="77777777" w:rsidR="00A7333E" w:rsidRDefault="00A7333E" w:rsidP="00A7333E">
      <w:pPr>
        <w:pStyle w:val="EnglishHangEndNoCoptic"/>
        <w:ind w:firstLine="0"/>
      </w:pPr>
      <w:r>
        <w:t>and there was no foreign god with them.</w:t>
      </w:r>
    </w:p>
    <w:p w14:paraId="39462B91" w14:textId="16F4E404" w:rsidR="00A7333E" w:rsidRDefault="00A7333E" w:rsidP="00A7333E">
      <w:pPr>
        <w:pStyle w:val="EnglishHangNoCoptic"/>
      </w:pPr>
      <w:r>
        <w:t xml:space="preserve">13 He raised them </w:t>
      </w:r>
      <w:r w:rsidR="00C53A5C">
        <w:t xml:space="preserve">up </w:t>
      </w:r>
      <w:r>
        <w:t>on the strength of the land;</w:t>
      </w:r>
    </w:p>
    <w:p w14:paraId="540232C4" w14:textId="77777777" w:rsidR="00A7333E" w:rsidRDefault="00A7333E" w:rsidP="00A7333E">
      <w:pPr>
        <w:pStyle w:val="EnglishHangNoCoptic"/>
        <w:ind w:firstLine="0"/>
      </w:pPr>
      <w:r>
        <w:t>He fed them with the produce of the fields;</w:t>
      </w:r>
    </w:p>
    <w:p w14:paraId="736261EA" w14:textId="31870B36" w:rsidR="00A7333E" w:rsidRDefault="00C53A5C" w:rsidP="00A7333E">
      <w:pPr>
        <w:pStyle w:val="EnglishHangNoCoptic"/>
        <w:ind w:firstLine="0"/>
      </w:pPr>
      <w:r>
        <w:t>they</w:t>
      </w:r>
      <w:r w:rsidR="00A7333E">
        <w:t xml:space="preserve"> suckled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6DD924E4" w:rsidR="00A7333E" w:rsidRDefault="00C53A5C" w:rsidP="00A7333E">
      <w:pPr>
        <w:pStyle w:val="EnglishHangNoCoptic"/>
        <w:ind w:firstLine="0"/>
      </w:pPr>
      <w:r w:rsidRPr="00C53A5C">
        <w:rPr>
          <w:lang w:val="en-CA"/>
        </w:rPr>
        <w:t>of calves and kids,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09CB4EE8" w:rsidR="00A7333E" w:rsidRDefault="00C53A5C" w:rsidP="00A7333E">
      <w:pPr>
        <w:pStyle w:val="EnglishHangNoCoptic"/>
        <w:ind w:firstLine="0"/>
      </w:pPr>
      <w:r>
        <w:t>Then he forsook God W</w:t>
      </w:r>
      <w:r w:rsidR="00A7333E">
        <w:t>ho made him,</w:t>
      </w:r>
    </w:p>
    <w:p w14:paraId="0BE40A0F" w14:textId="77777777" w:rsidR="00A7333E" w:rsidRDefault="00A7333E" w:rsidP="00A7333E">
      <w:pPr>
        <w:pStyle w:val="EnglishHangEndNoCoptic"/>
        <w:ind w:firstLine="0"/>
      </w:pPr>
      <w:r>
        <w:t>and departed from God his Saviour.</w:t>
      </w:r>
    </w:p>
    <w:p w14:paraId="46628DA8" w14:textId="17A96197" w:rsidR="00A7333E" w:rsidRDefault="00A7333E" w:rsidP="00A7333E">
      <w:pPr>
        <w:pStyle w:val="EnglishHangNoCoptic"/>
      </w:pPr>
      <w:r>
        <w:t xml:space="preserve">16 They provoked Me to </w:t>
      </w:r>
      <w:r w:rsidR="00C53A5C">
        <w:t>anger</w:t>
      </w:r>
      <w:r>
        <w:t xml:space="preserve"> with foreign gods;</w:t>
      </w:r>
    </w:p>
    <w:p w14:paraId="4DE14650" w14:textId="0E42D369" w:rsidR="00A7333E" w:rsidRDefault="00A7333E" w:rsidP="00A7333E">
      <w:pPr>
        <w:pStyle w:val="EnglishHangEndNoCoptic"/>
        <w:ind w:firstLine="0"/>
      </w:pPr>
      <w:r>
        <w:t xml:space="preserve">They </w:t>
      </w:r>
      <w:r w:rsidR="00C53A5C">
        <w:t>made</w:t>
      </w:r>
      <w:r>
        <w:t xml:space="preserve"> Me </w:t>
      </w:r>
      <w:r w:rsidR="00C53A5C">
        <w:t xml:space="preserve">bitter </w:t>
      </w:r>
      <w:r>
        <w:t>with their</w:t>
      </w:r>
      <w:r w:rsidR="00C53A5C">
        <w:t xml:space="preserve"> abominations</w:t>
      </w:r>
      <w:r>
        <w:t>.</w:t>
      </w:r>
    </w:p>
    <w:p w14:paraId="5653548F" w14:textId="77777777" w:rsidR="00A7333E" w:rsidRDefault="00A7333E" w:rsidP="00A7333E">
      <w:pPr>
        <w:pStyle w:val="EnglishHangNoCoptic"/>
      </w:pPr>
      <w:r>
        <w:t>17 They sacrificed to demons, and not to God,</w:t>
      </w:r>
    </w:p>
    <w:p w14:paraId="55DFE88F" w14:textId="214B3052" w:rsidR="00A7333E" w:rsidRDefault="00A7333E" w:rsidP="00A7333E">
      <w:pPr>
        <w:pStyle w:val="EnglishHangNoCoptic"/>
        <w:ind w:firstLine="0"/>
      </w:pPr>
      <w:r>
        <w:t xml:space="preserve">to gods </w:t>
      </w:r>
      <w:r w:rsidR="00C53A5C">
        <w:t>whom they did not know.</w:t>
      </w:r>
    </w:p>
    <w:p w14:paraId="09E9A466" w14:textId="6EAA333F" w:rsidR="00A7333E" w:rsidRDefault="00C53A5C" w:rsidP="00A7333E">
      <w:pPr>
        <w:pStyle w:val="EnglishHangNoCoptic"/>
        <w:ind w:firstLine="0"/>
      </w:pPr>
      <w:r>
        <w:t>N</w:t>
      </w:r>
      <w:r w:rsidR="00A7333E">
        <w:t xml:space="preserve">ew </w:t>
      </w:r>
      <w:r>
        <w:t>and</w:t>
      </w:r>
      <w:r w:rsidR="00A7333E">
        <w:t xml:space="preserve"> recent gods arrived,</w:t>
      </w:r>
    </w:p>
    <w:p w14:paraId="6354867D" w14:textId="0A8EF11B" w:rsidR="00A7333E" w:rsidRDefault="00C53A5C" w:rsidP="00A7333E">
      <w:pPr>
        <w:pStyle w:val="EnglishHangEndNoCoptic"/>
        <w:ind w:firstLine="0"/>
      </w:pPr>
      <w:r>
        <w:t>whom</w:t>
      </w:r>
      <w:r w:rsidR="00A7333E">
        <w:t xml:space="preserve"> their fathers did not know.</w:t>
      </w:r>
    </w:p>
    <w:p w14:paraId="3CB85469" w14:textId="730D79E9" w:rsidR="00A7333E" w:rsidRDefault="00A7333E" w:rsidP="00A7333E">
      <w:pPr>
        <w:pStyle w:val="EnglishHangNoCoptic"/>
      </w:pPr>
      <w:r>
        <w:lastRenderedPageBreak/>
        <w:t>18 You</w:t>
      </w:r>
      <w:r w:rsidR="00C53A5C">
        <w:t xml:space="preserve"> have abandoned the God W</w:t>
      </w:r>
      <w:r>
        <w:t>ho begot you,</w:t>
      </w:r>
    </w:p>
    <w:p w14:paraId="068B024F" w14:textId="1B6F20ED" w:rsidR="00A7333E" w:rsidRDefault="00A7333E" w:rsidP="00A7333E">
      <w:pPr>
        <w:pStyle w:val="EnglishHangEndNoCoptic"/>
        <w:ind w:firstLine="0"/>
      </w:pPr>
      <w:r>
        <w:t>And forgot</w:t>
      </w:r>
      <w:r w:rsidR="00C53A5C">
        <w:t>ten the God W</w:t>
      </w:r>
      <w:r>
        <w:t>ho nourished you.</w:t>
      </w:r>
    </w:p>
    <w:p w14:paraId="1DE45317" w14:textId="4380A8CF" w:rsidR="00A7333E" w:rsidRDefault="00C53A5C" w:rsidP="00A7333E">
      <w:pPr>
        <w:pStyle w:val="EnglishHangNoCoptic"/>
      </w:pPr>
      <w:r>
        <w:t>19 And</w:t>
      </w:r>
      <w:r w:rsidR="00A7333E">
        <w:t xml:space="preserve"> t</w:t>
      </w:r>
      <w:r>
        <w: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1E1F93BA" w:rsidR="00A7333E" w:rsidRDefault="00A7333E" w:rsidP="00A7333E">
      <w:pPr>
        <w:pStyle w:val="EnglishHangNoCoptic"/>
      </w:pPr>
      <w:r>
        <w:t xml:space="preserve">20 </w:t>
      </w:r>
      <w:r w:rsidR="00C53A5C">
        <w:t>And</w:t>
      </w:r>
      <w:r>
        <w:t xml:space="preserve"> He said, “I will turn </w:t>
      </w:r>
      <w:r w:rsidR="00C53A5C">
        <w:t xml:space="preserve">away </w:t>
      </w:r>
      <w:r>
        <w:t>My face from them,</w:t>
      </w:r>
    </w:p>
    <w:p w14:paraId="1E4F10D5" w14:textId="42EED6CD" w:rsidR="00A7333E" w:rsidRDefault="00A7333E" w:rsidP="00A7333E">
      <w:pPr>
        <w:pStyle w:val="EnglishHangNoCoptic"/>
        <w:ind w:firstLine="0"/>
      </w:pPr>
      <w:r>
        <w:t xml:space="preserve">and I will show them what </w:t>
      </w:r>
      <w:r w:rsidR="00C53A5C">
        <w:t>will happen to them at the end,</w:t>
      </w:r>
    </w:p>
    <w:p w14:paraId="5A457CDD" w14:textId="77777777" w:rsidR="00A7333E" w:rsidRDefault="00A7333E" w:rsidP="00A7333E">
      <w:pPr>
        <w:pStyle w:val="EnglishHangNoCoptic"/>
        <w:ind w:firstLine="0"/>
      </w:pPr>
      <w:r>
        <w:t>for they are a perverse generation,</w:t>
      </w:r>
    </w:p>
    <w:p w14:paraId="36D4210C" w14:textId="257D2BB2" w:rsidR="00A7333E" w:rsidRDefault="00A7333E" w:rsidP="00A7333E">
      <w:pPr>
        <w:pStyle w:val="EnglishHangEndNoCoptic"/>
        <w:ind w:firstLine="0"/>
      </w:pPr>
      <w:r>
        <w:t xml:space="preserve">sons </w:t>
      </w:r>
      <w:r w:rsidR="00C53A5C">
        <w:t>who have no faithfulness in them</w:t>
      </w:r>
      <w:r>
        <w:t>.</w:t>
      </w:r>
    </w:p>
    <w:p w14:paraId="03049F62" w14:textId="5B962090" w:rsidR="00A7333E" w:rsidRDefault="00A7333E" w:rsidP="00A7333E">
      <w:pPr>
        <w:pStyle w:val="EnglishHangNoCoptic"/>
      </w:pPr>
      <w:r>
        <w:t xml:space="preserve">21 They </w:t>
      </w:r>
      <w:r w:rsidR="00C53A5C">
        <w:t>have provoked</w:t>
      </w:r>
      <w:r>
        <w:t xml:space="preserve"> Me </w:t>
      </w:r>
      <w:r w:rsidR="00C53A5C">
        <w:t xml:space="preserve">to </w:t>
      </w:r>
      <w:r>
        <w:t>jealous</w:t>
      </w:r>
      <w:r w:rsidR="00C53A5C">
        <w:t>y</w:t>
      </w:r>
      <w:r>
        <w:t xml:space="preserve"> with what is not God;</w:t>
      </w:r>
    </w:p>
    <w:p w14:paraId="636313CB" w14:textId="7857307D" w:rsidR="00A7333E" w:rsidRDefault="00A7333E" w:rsidP="00A7333E">
      <w:pPr>
        <w:pStyle w:val="EnglishHangNoCoptic"/>
        <w:ind w:firstLine="0"/>
      </w:pPr>
      <w:r>
        <w:t xml:space="preserve">they </w:t>
      </w:r>
      <w:r w:rsidR="00C53A5C">
        <w:t xml:space="preserve">have </w:t>
      </w:r>
      <w:r>
        <w:t xml:space="preserve">provoked Me to anger </w:t>
      </w:r>
      <w:r w:rsidR="00C53A5C">
        <w:t>with their idols.</w:t>
      </w:r>
    </w:p>
    <w:p w14:paraId="6AFB3E7E" w14:textId="53EAA4CC" w:rsidR="00A7333E" w:rsidRDefault="00C53A5C" w:rsidP="00A7333E">
      <w:pPr>
        <w:pStyle w:val="EnglishHangNoCoptic"/>
        <w:ind w:firstLine="0"/>
      </w:pPr>
      <w:r>
        <w:t>And</w:t>
      </w:r>
      <w:r w:rsidR="00A7333E">
        <w:t xml:space="preserve"> I will </w:t>
      </w:r>
      <w:r>
        <w:t>provoke them to jealousy</w:t>
      </w:r>
      <w:r w:rsidR="00A7333E">
        <w:t xml:space="preserve"> </w:t>
      </w:r>
      <w:r>
        <w:t>with</w:t>
      </w:r>
      <w:r w:rsidR="00A7333E">
        <w:t xml:space="preserve"> those who are not a nation;</w:t>
      </w:r>
    </w:p>
    <w:p w14:paraId="43996042" w14:textId="282D2BF3" w:rsidR="00A7333E" w:rsidRDefault="00A7333E" w:rsidP="00A7333E">
      <w:pPr>
        <w:pStyle w:val="EnglishHangEndNoCoptic"/>
        <w:ind w:firstLine="0"/>
      </w:pPr>
      <w:r>
        <w:t>I will provoke them</w:t>
      </w:r>
      <w:r w:rsidR="00C53A5C">
        <w:t xml:space="preserve"> to anger</w:t>
      </w:r>
      <w:r>
        <w:t xml:space="preserve"> </w:t>
      </w:r>
      <w:r w:rsidR="00C53A5C">
        <w:t>with a nation lacking in understanding</w:t>
      </w:r>
      <w:r>
        <w:t>.</w:t>
      </w:r>
    </w:p>
    <w:p w14:paraId="6E0EA0CF" w14:textId="402E0D86" w:rsidR="00A7333E" w:rsidRDefault="00A7333E" w:rsidP="00A7333E">
      <w:pPr>
        <w:pStyle w:val="EnglishHangNoCoptic"/>
      </w:pPr>
      <w:r>
        <w:t xml:space="preserve">22 For a fire </w:t>
      </w:r>
      <w:r w:rsidR="00C53A5C">
        <w:t>has been</w:t>
      </w:r>
      <w:r>
        <w:t xml:space="preserve"> kindled </w:t>
      </w:r>
      <w:r w:rsidR="00C53A5C">
        <w:t>from</w:t>
      </w:r>
      <w:r>
        <w:t xml:space="preserve"> My </w:t>
      </w:r>
      <w:r w:rsidR="00C53A5C">
        <w:t>wrath</w:t>
      </w:r>
      <w:r>
        <w:t>,</w:t>
      </w:r>
    </w:p>
    <w:p w14:paraId="423C276D" w14:textId="77777777" w:rsidR="00A7333E" w:rsidRDefault="00A7333E" w:rsidP="00A7333E">
      <w:pPr>
        <w:pStyle w:val="EnglishHangNoCoptic"/>
        <w:ind w:firstLine="0"/>
      </w:pPr>
      <w:r>
        <w:t>and will burn to the lowest Hades;</w:t>
      </w:r>
    </w:p>
    <w:p w14:paraId="18C14EC0" w14:textId="32300381" w:rsidR="00A7333E" w:rsidRDefault="00A7333E" w:rsidP="00A7333E">
      <w:pPr>
        <w:pStyle w:val="EnglishHangNoCoptic"/>
        <w:ind w:firstLine="0"/>
      </w:pPr>
      <w:r>
        <w:t>it will consume the land with its produce</w:t>
      </w:r>
      <w:r w:rsidR="00C53A5C">
        <w:t>,</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5D8DF05B" w:rsidR="00A7333E" w:rsidRDefault="00A7333E" w:rsidP="00A7333E">
      <w:pPr>
        <w:pStyle w:val="EnglishHangNoCoptic"/>
      </w:pPr>
      <w:r>
        <w:t xml:space="preserve">24 they will be wasted with </w:t>
      </w:r>
      <w:r w:rsidR="005B3AA0">
        <w:t>famine</w:t>
      </w:r>
      <w:r>
        <w:t>,</w:t>
      </w:r>
    </w:p>
    <w:p w14:paraId="1096294A" w14:textId="64637D99" w:rsidR="00A7333E" w:rsidRDefault="005B3AA0" w:rsidP="00A7333E">
      <w:pPr>
        <w:pStyle w:val="EnglishHangNoCoptic"/>
        <w:ind w:firstLine="0"/>
      </w:pPr>
      <w:r>
        <w:t xml:space="preserve">and </w:t>
      </w:r>
      <w:r w:rsidR="00A7333E">
        <w:t xml:space="preserve">devoured by birds and </w:t>
      </w:r>
      <w:r>
        <w:t>by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190DE09A" w:rsidR="00A7333E" w:rsidRDefault="00A7333E" w:rsidP="00A7333E">
      <w:pPr>
        <w:pStyle w:val="EnglishHangEndNoCoptic"/>
        <w:ind w:firstLine="0"/>
      </w:pPr>
      <w:r>
        <w:t xml:space="preserve">with the rage of </w:t>
      </w:r>
      <w:r w:rsidR="00FB4E3D" w:rsidRPr="00FB4E3D">
        <w:rPr>
          <w:i/>
          <w:lang w:val="en-CA"/>
        </w:rPr>
        <w:t xml:space="preserve">serpents </w:t>
      </w:r>
      <w:r>
        <w:t>cr</w:t>
      </w:r>
      <w:r w:rsidR="005B3AA0">
        <w:t>eeping</w:t>
      </w:r>
      <w:r>
        <w:t xml:space="preserve"> on the ground.</w:t>
      </w:r>
    </w:p>
    <w:p w14:paraId="4C471C66" w14:textId="6744C9B6" w:rsidR="00A7333E" w:rsidRDefault="00A7333E" w:rsidP="00A7333E">
      <w:pPr>
        <w:pStyle w:val="EnglishHangNoCoptic"/>
      </w:pPr>
      <w:r>
        <w:t xml:space="preserve">25 </w:t>
      </w:r>
      <w:r w:rsidR="005B3AA0" w:rsidRPr="005B3AA0">
        <w:rPr>
          <w:lang w:val="en-CA"/>
        </w:rPr>
        <w:t>From outside, the sword will bereave them of children,</w:t>
      </w:r>
    </w:p>
    <w:p w14:paraId="5F196346" w14:textId="1EEA4BCD" w:rsidR="00A7333E" w:rsidRDefault="00A7333E" w:rsidP="00A7333E">
      <w:pPr>
        <w:pStyle w:val="EnglishHangNoCoptic"/>
        <w:ind w:firstLine="0"/>
      </w:pPr>
      <w:r>
        <w:t xml:space="preserve">and </w:t>
      </w:r>
      <w:r w:rsidR="005B3AA0">
        <w:t>terror from the inner chambers;</w:t>
      </w:r>
    </w:p>
    <w:p w14:paraId="6C0255AF" w14:textId="286BC87F" w:rsidR="00A7333E" w:rsidRDefault="00A7333E" w:rsidP="00A7333E">
      <w:pPr>
        <w:pStyle w:val="EnglishHangNoCoptic"/>
        <w:ind w:firstLine="0"/>
      </w:pPr>
      <w:r>
        <w:t xml:space="preserve">the young man </w:t>
      </w:r>
      <w:r w:rsidR="005B3AA0">
        <w:t>with the</w:t>
      </w:r>
      <w:r>
        <w:t xml:space="preserve"> virgin,</w:t>
      </w:r>
    </w:p>
    <w:p w14:paraId="309E11F0" w14:textId="6A5FA3FF" w:rsidR="00A7333E" w:rsidRDefault="00A7333E" w:rsidP="00A7333E">
      <w:pPr>
        <w:pStyle w:val="EnglishHangEndNoCoptic"/>
        <w:ind w:firstLine="0"/>
      </w:pPr>
      <w:r>
        <w:t xml:space="preserve">the nursing </w:t>
      </w:r>
      <w:r w:rsidR="005B3AA0">
        <w:t>infant</w:t>
      </w:r>
      <w:r>
        <w:t xml:space="preserve"> with the elder of gray hairs.</w:t>
      </w:r>
    </w:p>
    <w:p w14:paraId="3B22E54D" w14:textId="77777777" w:rsidR="00A7333E" w:rsidRDefault="00A7333E" w:rsidP="00A7333E">
      <w:pPr>
        <w:pStyle w:val="EnglishHangNoCoptic"/>
      </w:pPr>
      <w:r>
        <w:t>26 I said, “I will scatter them;</w:t>
      </w:r>
    </w:p>
    <w:p w14:paraId="44C38EE4" w14:textId="7A6BD53A" w:rsidR="00A7333E" w:rsidRDefault="00A7333E" w:rsidP="00A7333E">
      <w:pPr>
        <w:pStyle w:val="EnglishHangEndNoCoptic"/>
        <w:ind w:firstLine="0"/>
      </w:pPr>
      <w:r>
        <w:t xml:space="preserve">I will </w:t>
      </w:r>
      <w:r w:rsidR="005B3AA0">
        <w:t>make their memory cease from among men.</w:t>
      </w:r>
    </w:p>
    <w:p w14:paraId="1D4DAB74" w14:textId="6F27D2F1" w:rsidR="00A7333E" w:rsidRDefault="00A7333E" w:rsidP="00A7333E">
      <w:pPr>
        <w:pStyle w:val="EnglishHangNoCoptic"/>
      </w:pPr>
      <w:r>
        <w:t xml:space="preserve">27 </w:t>
      </w:r>
      <w:r w:rsidR="005B3AA0">
        <w:t>Were it not</w:t>
      </w:r>
      <w:r>
        <w:t xml:space="preserve"> for the wrath of the enemy, </w:t>
      </w:r>
      <w:r w:rsidR="005B3AA0">
        <w:t>so that they may not</w:t>
      </w:r>
      <w:r>
        <w:t xml:space="preserve"> live long,</w:t>
      </w:r>
    </w:p>
    <w:p w14:paraId="47B746D3" w14:textId="4E3F6337" w:rsidR="00A7333E" w:rsidRDefault="005B3AA0" w:rsidP="00A7333E">
      <w:pPr>
        <w:pStyle w:val="EnglishHangNoCoptic"/>
        <w:ind w:firstLine="0"/>
      </w:pPr>
      <w:r>
        <w:t>and so that</w:t>
      </w:r>
      <w:r w:rsidR="00A7333E">
        <w:t xml:space="preserve"> their adversaries </w:t>
      </w:r>
      <w:r>
        <w:t xml:space="preserve">should not </w:t>
      </w:r>
      <w:r w:rsidR="00A7333E">
        <w:t>make a joint attack,</w:t>
      </w:r>
    </w:p>
    <w:p w14:paraId="5D24E3A5" w14:textId="0B2CF0C0" w:rsidR="00A7333E" w:rsidRDefault="00FB4E3D" w:rsidP="00A7333E">
      <w:pPr>
        <w:pStyle w:val="EnglishHangNoCoptic"/>
        <w:ind w:firstLine="0"/>
      </w:pPr>
      <w:r>
        <w:t>do no</w:t>
      </w:r>
      <w:r w:rsidR="005B3AA0">
        <w:t>t</w:t>
      </w:r>
      <w:r>
        <w:t xml:space="preserve"> </w:t>
      </w:r>
      <w:r w:rsidR="005B3AA0">
        <w:t>let them</w:t>
      </w:r>
      <w:r w:rsidR="00A7333E">
        <w:t xml:space="preserve"> say, ‘Our </w:t>
      </w:r>
      <w:r w:rsidR="005B3AA0">
        <w:t>own</w:t>
      </w:r>
      <w:r w:rsidR="00A7333E">
        <w:t xml:space="preserve"> high</w:t>
      </w:r>
      <w:r w:rsidR="005B3AA0">
        <w:t xml:space="preserve"> arm,</w:t>
      </w:r>
    </w:p>
    <w:p w14:paraId="6B3E065B" w14:textId="159C63A6" w:rsidR="00A7333E" w:rsidRDefault="005B3AA0" w:rsidP="00A7333E">
      <w:pPr>
        <w:pStyle w:val="EnglishHangEndNoCoptic"/>
        <w:ind w:firstLine="0"/>
      </w:pPr>
      <w:r>
        <w:t>and</w:t>
      </w:r>
      <w:r w:rsidR="00A7333E">
        <w:t xml:space="preserve"> not the Lord</w:t>
      </w:r>
      <w:r>
        <w:t>,</w:t>
      </w:r>
      <w:r w:rsidR="00A7333E">
        <w:t xml:space="preserve"> </w:t>
      </w:r>
      <w:r>
        <w:t xml:space="preserve">has done </w:t>
      </w:r>
      <w:r w:rsidR="00A7333E">
        <w:t xml:space="preserve">all </w:t>
      </w:r>
      <w:r>
        <w:t>these things</w:t>
      </w:r>
      <w:r w:rsidR="00A7333E">
        <w:t>.’”</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2FBEE1E6" w:rsidR="00A7333E" w:rsidRDefault="00A7333E" w:rsidP="00A7333E">
      <w:pPr>
        <w:pStyle w:val="EnglishHangNoCoptic"/>
      </w:pPr>
      <w:r>
        <w:t xml:space="preserve">29 They </w:t>
      </w:r>
      <w:r w:rsidR="005B3AA0">
        <w:t>had no sense</w:t>
      </w:r>
      <w:r>
        <w:t xml:space="preserve"> to understand these things;</w:t>
      </w:r>
    </w:p>
    <w:p w14:paraId="08865B1A" w14:textId="77777777" w:rsidR="00A7333E" w:rsidRDefault="00A7333E" w:rsidP="00A7333E">
      <w:pPr>
        <w:pStyle w:val="EnglishHangEndNoCoptic"/>
        <w:ind w:firstLine="0"/>
      </w:pPr>
      <w:r>
        <w:t>let them be concerned for the coming time.</w:t>
      </w:r>
    </w:p>
    <w:p w14:paraId="2561B4E3" w14:textId="4FAF682E" w:rsidR="00A7333E" w:rsidRDefault="00A7333E" w:rsidP="00A7333E">
      <w:pPr>
        <w:pStyle w:val="EnglishHangNoCoptic"/>
      </w:pPr>
      <w:r>
        <w:lastRenderedPageBreak/>
        <w:t xml:space="preserve">30 How could one </w:t>
      </w:r>
      <w:r w:rsidR="005B3AA0">
        <w:t>pursue</w:t>
      </w:r>
      <w:r>
        <w:t xml:space="preserve"> thousand</w:t>
      </w:r>
      <w:r w:rsidR="005B3AA0">
        <w:t>s</w:t>
      </w:r>
      <w:r>
        <w:t>,</w:t>
      </w:r>
    </w:p>
    <w:p w14:paraId="30652409" w14:textId="67B1F92D" w:rsidR="00A7333E" w:rsidRDefault="00A7333E" w:rsidP="00A7333E">
      <w:pPr>
        <w:pStyle w:val="EnglishHangNoCoptic"/>
        <w:ind w:firstLine="0"/>
      </w:pPr>
      <w:r>
        <w:t>and two put ten thousand to flight</w:t>
      </w:r>
      <w:r w:rsidR="005B3AA0">
        <w: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460D166A" w:rsidR="00A7333E" w:rsidRDefault="005B3AA0" w:rsidP="00A7333E">
      <w:pPr>
        <w:pStyle w:val="EnglishHangNoCoptic"/>
      </w:pPr>
      <w:r>
        <w:t xml:space="preserve">32 For their vine is </w:t>
      </w:r>
      <w:r w:rsidR="00A7333E">
        <w:t>f</w:t>
      </w:r>
      <w:r>
        <w:t>om the vine</w:t>
      </w:r>
      <w:r w:rsidR="00A7333E">
        <w:t xml:space="preserve"> of Sodom,</w:t>
      </w:r>
    </w:p>
    <w:p w14:paraId="095F8356" w14:textId="5EFFF379" w:rsidR="00A7333E" w:rsidRDefault="00A7333E" w:rsidP="00A7333E">
      <w:pPr>
        <w:pStyle w:val="EnglishHangNoCoptic"/>
        <w:ind w:firstLine="0"/>
      </w:pPr>
      <w:r>
        <w:t>and their vine</w:t>
      </w:r>
      <w:r w:rsidR="005B3AA0">
        <w:t>-branch</w:t>
      </w:r>
      <w:r>
        <w:t xml:space="preserve"> is from Gomorrah;</w:t>
      </w:r>
    </w:p>
    <w:p w14:paraId="303E34C3" w14:textId="18FE0C69" w:rsidR="00A7333E" w:rsidRDefault="00A7333E" w:rsidP="00A7333E">
      <w:pPr>
        <w:pStyle w:val="EnglishHangNoCoptic"/>
        <w:ind w:firstLine="0"/>
      </w:pPr>
      <w:r>
        <w:t xml:space="preserve">their grapes are grapes of </w:t>
      </w:r>
      <w:r w:rsidR="005B3AA0">
        <w:t>bile;</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B203A73" w:rsidR="00A7333E" w:rsidRDefault="00A7333E" w:rsidP="00A7333E">
      <w:pPr>
        <w:pStyle w:val="EnglishHangNoCoptic"/>
      </w:pPr>
      <w:r>
        <w:t xml:space="preserve">34 </w:t>
      </w:r>
      <w:r w:rsidR="005B3AA0" w:rsidRPr="005B3AA0">
        <w:rPr>
          <w:lang w:val="en-CA"/>
        </w:rPr>
        <w:t>Look, have these things not been stored up with Me,</w:t>
      </w:r>
    </w:p>
    <w:p w14:paraId="111BF98F" w14:textId="25B166C4" w:rsidR="00A7333E" w:rsidRDefault="005B3AA0" w:rsidP="00A7333E">
      <w:pPr>
        <w:pStyle w:val="EnglishHangEndNoCoptic"/>
        <w:ind w:firstLine="0"/>
      </w:pPr>
      <w:r w:rsidRPr="005B3AA0">
        <w:rPr>
          <w:lang w:val="en-CA"/>
        </w:rPr>
        <w:t>and sealed up in My treasuries?</w:t>
      </w:r>
    </w:p>
    <w:p w14:paraId="79418DBB" w14:textId="38FA769A" w:rsidR="00A7333E" w:rsidRDefault="00A7333E" w:rsidP="00A7333E">
      <w:pPr>
        <w:pStyle w:val="EnglishHangNoCoptic"/>
      </w:pPr>
      <w:r>
        <w:t xml:space="preserve">35 I will repay </w:t>
      </w:r>
      <w:r w:rsidR="005B3AA0">
        <w:t>in</w:t>
      </w:r>
      <w:r>
        <w:t xml:space="preserve"> the day </w:t>
      </w:r>
      <w:r w:rsidR="005B3AA0">
        <w:t>of vengeance,</w:t>
      </w:r>
    </w:p>
    <w:p w14:paraId="62E73445" w14:textId="408F2A70" w:rsidR="00A7333E" w:rsidRDefault="005B3AA0" w:rsidP="00A7333E">
      <w:pPr>
        <w:pStyle w:val="EnglishHangNoCoptic"/>
        <w:ind w:firstLine="0"/>
      </w:pPr>
      <w:r w:rsidRPr="005B3AA0">
        <w:rPr>
          <w:lang w:val="en-CA"/>
        </w:rPr>
        <w:t>when their foot slips;</w:t>
      </w:r>
    </w:p>
    <w:p w14:paraId="5ACD264A" w14:textId="0BCD7172" w:rsidR="00A7333E" w:rsidRDefault="005B3AA0" w:rsidP="00A7333E">
      <w:pPr>
        <w:pStyle w:val="EnglishHangNoCoptic"/>
        <w:ind w:firstLine="0"/>
      </w:pPr>
      <w:r w:rsidRPr="005B3AA0">
        <w:rPr>
          <w:lang w:val="en-CA"/>
        </w:rPr>
        <w:t xml:space="preserve">for the day of their destruction </w:t>
      </w:r>
      <w:r w:rsidRPr="005B3AA0">
        <w:rPr>
          <w:i/>
          <w:iCs/>
          <w:lang w:val="en-CA"/>
        </w:rPr>
        <w:t>is</w:t>
      </w:r>
      <w:r w:rsidRPr="005B3AA0">
        <w:rPr>
          <w:lang w:val="en-CA"/>
        </w:rPr>
        <w:t xml:space="preserve"> at hand,</w:t>
      </w:r>
    </w:p>
    <w:p w14:paraId="0B42BBF4" w14:textId="386FBD9F" w:rsidR="00A7333E" w:rsidRDefault="005B3AA0" w:rsidP="00A7333E">
      <w:pPr>
        <w:pStyle w:val="EnglishHangEndNoCoptic"/>
        <w:ind w:firstLine="0"/>
      </w:pPr>
      <w:r w:rsidRPr="005B3AA0">
        <w:rPr>
          <w:lang w:val="en-CA"/>
        </w:rPr>
        <w:t>and the things prepared for you are at hand.</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63685800" w:rsidR="00A7333E" w:rsidRDefault="005B3AA0" w:rsidP="00A7333E">
      <w:pPr>
        <w:pStyle w:val="EnglishHangNoCoptic"/>
        <w:ind w:firstLine="0"/>
      </w:pPr>
      <w:r w:rsidRPr="005B3AA0">
        <w:rPr>
          <w:lang w:val="en-CA"/>
        </w:rPr>
        <w:t>for He saw that they were disabled,</w:t>
      </w:r>
    </w:p>
    <w:p w14:paraId="42EF5228" w14:textId="66C7A187" w:rsidR="00A7333E" w:rsidRDefault="005B3AA0" w:rsidP="00A7333E">
      <w:pPr>
        <w:pStyle w:val="EnglishHangEndNoCoptic"/>
        <w:ind w:firstLine="0"/>
      </w:pPr>
      <w:r w:rsidRPr="005B3AA0">
        <w:rPr>
          <w:lang w:val="en-CA"/>
        </w:rPr>
        <w:t>and failed under attack, and weakened.</w:t>
      </w:r>
    </w:p>
    <w:p w14:paraId="722F969B" w14:textId="6E1EF652" w:rsidR="00A7333E" w:rsidRDefault="00A7333E" w:rsidP="00A7333E">
      <w:pPr>
        <w:pStyle w:val="EnglishHangNoCoptic"/>
      </w:pPr>
      <w:r>
        <w:t xml:space="preserve">37 </w:t>
      </w:r>
      <w:r w:rsidR="005B3AA0">
        <w:t>And t</w:t>
      </w:r>
      <w:r>
        <w:t>he Lord said,</w:t>
      </w:r>
    </w:p>
    <w:p w14:paraId="26B19C7D" w14:textId="659C286E" w:rsidR="00A7333E" w:rsidRDefault="00A7333E" w:rsidP="00A7333E">
      <w:pPr>
        <w:pStyle w:val="EnglishHangEndNoCoptic"/>
        <w:ind w:firstLine="0"/>
      </w:pPr>
      <w:r>
        <w:t xml:space="preserve">“Where are their gods in </w:t>
      </w:r>
      <w:r w:rsidR="005B3AA0">
        <w:t>whom</w:t>
      </w:r>
      <w:r>
        <w:t xml:space="preserve"> they trusted?</w:t>
      </w:r>
    </w:p>
    <w:p w14:paraId="06CD3BB5" w14:textId="77777777" w:rsidR="00A7333E" w:rsidRDefault="00A7333E" w:rsidP="00A7333E">
      <w:pPr>
        <w:pStyle w:val="EnglishHangNoCoptic"/>
      </w:pPr>
      <w:r>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6B24998B" w:rsidR="00A7333E" w:rsidRDefault="00A7333E" w:rsidP="00A7333E">
      <w:pPr>
        <w:pStyle w:val="EnglishHangNoCoptic"/>
        <w:ind w:firstLine="0"/>
      </w:pPr>
      <w:r>
        <w:t xml:space="preserve">Let them </w:t>
      </w:r>
      <w:r w:rsidR="005B3AA0">
        <w:t>a</w:t>
      </w:r>
      <w:r>
        <w:t>rise and help you</w:t>
      </w:r>
    </w:p>
    <w:p w14:paraId="26DA52D9" w14:textId="0F11938B" w:rsidR="00A7333E" w:rsidRDefault="005B3AA0" w:rsidP="00A7333E">
      <w:pPr>
        <w:pStyle w:val="EnglishHangEndNoCoptic"/>
        <w:ind w:firstLine="0"/>
      </w:pPr>
      <w:r w:rsidRPr="005B3AA0">
        <w:rPr>
          <w:lang w:val="en-CA"/>
        </w:rPr>
        <w:t>and let them be your defenders</w:t>
      </w:r>
      <w:r>
        <w:rPr>
          <w:lang w:val="en-CA"/>
        </w:rPr>
        <w:t>!”</w:t>
      </w:r>
    </w:p>
    <w:p w14:paraId="20A912A5" w14:textId="497C0E14" w:rsidR="00A7333E" w:rsidRDefault="00A7333E" w:rsidP="00A7333E">
      <w:pPr>
        <w:pStyle w:val="EnglishHangNoCoptic"/>
      </w:pPr>
      <w:r>
        <w:t xml:space="preserve">39 </w:t>
      </w:r>
      <w:r w:rsidR="005B3AA0" w:rsidRPr="005B3AA0">
        <w:rPr>
          <w:lang w:val="en-CA"/>
        </w:rPr>
        <w:t>‘See! See that I AM,</w:t>
      </w:r>
    </w:p>
    <w:p w14:paraId="113D062E" w14:textId="78173964" w:rsidR="00A7333E" w:rsidRDefault="00A7333E" w:rsidP="00A7333E">
      <w:pPr>
        <w:pStyle w:val="EnglishHangNoCoptic"/>
        <w:ind w:firstLine="0"/>
      </w:pPr>
      <w:r>
        <w:t>and there is no god bes</w:t>
      </w:r>
      <w:r w:rsidR="005B3AA0">
        <w:t>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5486CFD" w:rsidR="00A7333E" w:rsidRDefault="00A7333E" w:rsidP="00A7333E">
      <w:pPr>
        <w:pStyle w:val="EnglishHangNoCoptic"/>
      </w:pPr>
      <w:r>
        <w:t xml:space="preserve">40 For I </w:t>
      </w:r>
      <w:r w:rsidR="005B3AA0">
        <w:t>lift up</w:t>
      </w:r>
      <w:r>
        <w:t xml:space="preserve"> My hand to heaven,</w:t>
      </w:r>
    </w:p>
    <w:p w14:paraId="017AC74A" w14:textId="562EFE92" w:rsidR="00A7333E" w:rsidRDefault="00A7333E" w:rsidP="00A7333E">
      <w:pPr>
        <w:pStyle w:val="EnglishHangNoCoptic"/>
        <w:ind w:firstLine="0"/>
      </w:pPr>
      <w:r>
        <w:t xml:space="preserve">and I </w:t>
      </w:r>
      <w:r w:rsidR="005B3AA0">
        <w:rPr>
          <w:i/>
        </w:rPr>
        <w:t xml:space="preserve">will </w:t>
      </w:r>
      <w:r>
        <w:t>swear by My right hand, and say,</w:t>
      </w:r>
    </w:p>
    <w:p w14:paraId="5E3C0A91" w14:textId="77777777" w:rsidR="00A7333E" w:rsidRDefault="00A7333E" w:rsidP="00A7333E">
      <w:pPr>
        <w:pStyle w:val="EnglishHangEndNoCoptic"/>
        <w:ind w:firstLine="0"/>
      </w:pPr>
      <w:r>
        <w:t>‘As I live forever,</w:t>
      </w:r>
    </w:p>
    <w:p w14:paraId="406E4EB8" w14:textId="47C8378E" w:rsidR="00A7333E" w:rsidRDefault="00A7333E" w:rsidP="00A7333E">
      <w:pPr>
        <w:pStyle w:val="EnglishHangNoCoptic"/>
      </w:pPr>
      <w:r>
        <w:lastRenderedPageBreak/>
        <w:t xml:space="preserve">41 </w:t>
      </w:r>
      <w:r w:rsidR="005B3AA0" w:rsidRPr="005B3AA0">
        <w:rPr>
          <w:lang w:val="en-CA"/>
        </w:rPr>
        <w:t>for I will sharpen My sword like lightning,</w:t>
      </w:r>
    </w:p>
    <w:p w14:paraId="62CEB951" w14:textId="4F82638B" w:rsidR="00A7333E" w:rsidRDefault="00A7333E" w:rsidP="00A7333E">
      <w:pPr>
        <w:pStyle w:val="EnglishHangNoCoptic"/>
        <w:ind w:firstLine="0"/>
      </w:pPr>
      <w:r>
        <w:t xml:space="preserve">and My hand </w:t>
      </w:r>
      <w:r w:rsidR="005B3AA0">
        <w:t>will take</w:t>
      </w:r>
      <w:r>
        <w:t xml:space="preserve"> hold of judgment.,</w:t>
      </w:r>
    </w:p>
    <w:p w14:paraId="2FA8356A" w14:textId="77777777" w:rsidR="00A7333E" w:rsidRDefault="00A7333E" w:rsidP="00A7333E">
      <w:pPr>
        <w:pStyle w:val="EnglishHangNoCoptic"/>
        <w:ind w:firstLine="0"/>
      </w:pPr>
      <w:r>
        <w:t>I will render vengeance on My enemies,</w:t>
      </w:r>
    </w:p>
    <w:p w14:paraId="6315E6F1" w14:textId="71A0D573" w:rsidR="00A7333E" w:rsidRDefault="00A7333E" w:rsidP="00A7333E">
      <w:pPr>
        <w:pStyle w:val="EnglishHangEndNoCoptic"/>
        <w:ind w:firstLine="0"/>
      </w:pPr>
      <w:r>
        <w:t xml:space="preserve">And </w:t>
      </w:r>
      <w:r w:rsidR="00921EBA">
        <w:t xml:space="preserve">will </w:t>
      </w:r>
      <w:r>
        <w:t>repay those who hate Me.</w:t>
      </w:r>
    </w:p>
    <w:p w14:paraId="5A4997AC" w14:textId="7E03344A" w:rsidR="00A7333E" w:rsidRDefault="00A7333E" w:rsidP="00A7333E">
      <w:pPr>
        <w:pStyle w:val="EnglishHangNoCoptic"/>
      </w:pPr>
      <w:r>
        <w:t xml:space="preserve">42 I will make My arrows drunk </w:t>
      </w:r>
      <w:r w:rsidR="00921EBA">
        <w:t>with blood</w:t>
      </w:r>
    </w:p>
    <w:p w14:paraId="544C7F72" w14:textId="43A76EDD" w:rsidR="00A7333E" w:rsidRDefault="00921EBA" w:rsidP="00A7333E">
      <w:pPr>
        <w:pStyle w:val="EnglishHangNoCoptic"/>
        <w:ind w:firstLine="0"/>
      </w:pPr>
      <w:r w:rsidRPr="00921EBA">
        <w:rPr>
          <w:lang w:val="en-CA"/>
        </w:rPr>
        <w:t>—and My sword will devour flesh—</w:t>
      </w:r>
    </w:p>
    <w:p w14:paraId="15C209B7" w14:textId="5BEC7DEA" w:rsidR="00A7333E" w:rsidRDefault="00A7333E" w:rsidP="00A7333E">
      <w:pPr>
        <w:pStyle w:val="EnglishHangNoCoptic"/>
        <w:ind w:firstLine="0"/>
      </w:pPr>
      <w:r>
        <w:t xml:space="preserve">with the blood of the </w:t>
      </w:r>
      <w:r w:rsidR="00921EBA">
        <w:t>wounded, and of</w:t>
      </w:r>
      <w:r>
        <w:t xml:space="preserve"> the captives,</w:t>
      </w:r>
    </w:p>
    <w:p w14:paraId="4FFB6807" w14:textId="230B6570" w:rsidR="00A7333E" w:rsidRDefault="00A7333E" w:rsidP="00A7333E">
      <w:pPr>
        <w:pStyle w:val="EnglishHangEndNoCoptic"/>
        <w:ind w:firstLine="0"/>
      </w:pPr>
      <w:r>
        <w:t xml:space="preserve">from the heads of </w:t>
      </w:r>
      <w:r w:rsidRPr="00921EBA">
        <w:t>the</w:t>
      </w:r>
      <w:r>
        <w:t xml:space="preserve"> </w:t>
      </w:r>
      <w:r w:rsidR="00921EBA">
        <w:t>commanders</w:t>
      </w:r>
      <w:r>
        <w:t xml:space="preserve"> of the enemies.’”</w:t>
      </w:r>
    </w:p>
    <w:p w14:paraId="7AD2B75F" w14:textId="77777777" w:rsidR="00A7333E" w:rsidRDefault="00A7333E" w:rsidP="00A7333E">
      <w:pPr>
        <w:pStyle w:val="EnglishHangNoCoptic"/>
      </w:pPr>
      <w:r>
        <w:t>43 Rejoice, O Heavens, together with Him,</w:t>
      </w:r>
    </w:p>
    <w:p w14:paraId="00D1A7C2" w14:textId="438876B2" w:rsidR="00A7333E" w:rsidRDefault="00A7333E" w:rsidP="00A7333E">
      <w:pPr>
        <w:pStyle w:val="EnglishHangNoCoptic"/>
        <w:ind w:firstLine="0"/>
      </w:pPr>
      <w:r>
        <w:t xml:space="preserve">and </w:t>
      </w:r>
      <w:r w:rsidR="00921EBA">
        <w:t xml:space="preserve">let and the sons of God </w:t>
      </w:r>
      <w:r>
        <w:t>worship</w:t>
      </w:r>
      <w:r>
        <w:rPr>
          <w:rStyle w:val="FootnoteReference"/>
        </w:rPr>
        <w:footnoteReference w:id="881"/>
      </w:r>
      <w:r>
        <w:t xml:space="preserve"> Him</w:t>
      </w:r>
      <w:r w:rsidR="00921EBA">
        <w:t>.</w:t>
      </w:r>
    </w:p>
    <w:p w14:paraId="061D74DA" w14:textId="6AF8DBB9" w:rsidR="00A7333E" w:rsidRDefault="00921EBA" w:rsidP="00A7333E">
      <w:pPr>
        <w:pStyle w:val="EnglishHangNoCoptic"/>
        <w:ind w:firstLine="0"/>
      </w:pPr>
      <w:r>
        <w:t>R</w:t>
      </w:r>
      <w:r w:rsidR="00A7333E">
        <w:t>ejo</w:t>
      </w:r>
      <w:r>
        <w:t>ice, O nations, with His people,</w:t>
      </w:r>
    </w:p>
    <w:p w14:paraId="33188B97" w14:textId="5C39BEB3" w:rsidR="00A7333E" w:rsidRDefault="00A7333E" w:rsidP="00A7333E">
      <w:pPr>
        <w:pStyle w:val="EnglishHangNoCoptic"/>
        <w:ind w:firstLine="0"/>
      </w:pPr>
      <w:r>
        <w:t xml:space="preserve">and let all the angels of God </w:t>
      </w:r>
      <w:r w:rsidR="00DD3169" w:rsidRPr="00DD3169">
        <w:rPr>
          <w:lang w:val="en-CA"/>
        </w:rPr>
        <w:t xml:space="preserve">prevail </w:t>
      </w:r>
      <w:r w:rsidR="00921EBA">
        <w:t>for Him.</w:t>
      </w:r>
    </w:p>
    <w:p w14:paraId="4FAFEE43" w14:textId="60D858EA" w:rsidR="00A7333E" w:rsidRDefault="00921EBA" w:rsidP="00A7333E">
      <w:pPr>
        <w:pStyle w:val="EnglishHangNoCoptic"/>
        <w:ind w:firstLine="0"/>
      </w:pPr>
      <w:r>
        <w:t>F</w:t>
      </w:r>
      <w:r w:rsidR="00A7333E">
        <w:t>or He will avenge the blood of His sons</w:t>
      </w:r>
    </w:p>
    <w:p w14:paraId="2B54690E" w14:textId="4E1904F8" w:rsidR="00A7333E" w:rsidRDefault="00921EBA" w:rsidP="00A7333E">
      <w:pPr>
        <w:pStyle w:val="EnglishHangNoCoptic"/>
        <w:ind w:firstLine="0"/>
        <w:rPr>
          <w:lang w:val="en-CA"/>
        </w:rPr>
      </w:pPr>
      <w:r w:rsidRPr="00921EBA">
        <w:rPr>
          <w:lang w:val="en-CA"/>
        </w:rPr>
        <w:t>and He will take vengeance, and repay justice to His enemies,</w:t>
      </w:r>
    </w:p>
    <w:p w14:paraId="30E06B32" w14:textId="2C5817D5" w:rsidR="00921EBA" w:rsidRDefault="00921EBA" w:rsidP="00A7333E">
      <w:pPr>
        <w:pStyle w:val="EnglishHangNoCoptic"/>
        <w:ind w:firstLine="0"/>
      </w:pPr>
      <w:r w:rsidRPr="00921EBA">
        <w:rPr>
          <w:lang w:val="en-CA"/>
        </w:rPr>
        <w:t>and He will repay those who hate Him,</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C8134CD" w:rsidR="00A7333E" w:rsidRDefault="00A7333E" w:rsidP="00A7333E">
      <w:pPr>
        <w:pStyle w:val="Rubric"/>
      </w:pPr>
      <w:r>
        <w:t>(1 Kings 2:1-10</w:t>
      </w:r>
      <w:r w:rsidR="00CB04E7">
        <w:t xml:space="preserve"> or 1 Samuel 2:1-10</w:t>
      </w:r>
      <w:r>
        <w:t>; Coptic rite: Joyous Saturday, Byzantine rite: Third Ode; The barren one strangely bares a son and praises God: You are holy, O Lord, and my spirit praises You.)</w:t>
      </w:r>
    </w:p>
    <w:p w14:paraId="67280765" w14:textId="364BF1E0" w:rsidR="00770265" w:rsidRPr="00634364" w:rsidRDefault="00770265" w:rsidP="00A7333E">
      <w:pPr>
        <w:pStyle w:val="Rubric"/>
      </w:pPr>
      <w:r>
        <w:t>A reading from the First book of Kings</w:t>
      </w:r>
      <w:r w:rsidR="00DD3169">
        <w:t xml:space="preserve"> of Samuel the Prophet</w:t>
      </w:r>
      <w:r>
        <w:t>.</w:t>
      </w:r>
      <w:r w:rsidR="00DD3169">
        <w:t xml:space="preserve"> His blessing be upon us all. Amen.</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82"/>
      </w:r>
      <w:r>
        <w:t xml:space="preserve"> is exalted in my God.</w:t>
      </w:r>
    </w:p>
    <w:p w14:paraId="3D9F1418" w14:textId="119BE97D" w:rsidR="00A7333E" w:rsidRDefault="00CB04E7" w:rsidP="00A7333E">
      <w:pPr>
        <w:pStyle w:val="EnglishHangNoCoptic"/>
        <w:ind w:firstLine="0"/>
      </w:pPr>
      <w:r>
        <w:t>I smile over</w:t>
      </w:r>
      <w:r w:rsidR="00A7333E">
        <w:t xml:space="preserve">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3DC17F55" w:rsidR="00A7333E" w:rsidRDefault="00CB04E7" w:rsidP="00A7333E">
      <w:pPr>
        <w:pStyle w:val="EnglishHangNoCoptic"/>
        <w:ind w:firstLine="0"/>
      </w:pPr>
      <w:r>
        <w:t>do not let any arrogant words</w:t>
      </w:r>
      <w:r w:rsidR="00A7333E">
        <w:t xml:space="preserve"> come from your mouth,</w:t>
      </w:r>
    </w:p>
    <w:p w14:paraId="63D55378" w14:textId="48B31244" w:rsidR="00A7333E" w:rsidRDefault="00A7333E" w:rsidP="00A7333E">
      <w:pPr>
        <w:pStyle w:val="EnglishHangNoCoptic"/>
        <w:ind w:firstLine="0"/>
      </w:pPr>
      <w:r>
        <w:t>for t</w:t>
      </w:r>
      <w:r w:rsidR="00CB04E7">
        <w: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83"/>
      </w:r>
      <w:r>
        <w:t>.</w:t>
      </w:r>
    </w:p>
    <w:p w14:paraId="585D6CDB" w14:textId="3C9F8EB8" w:rsidR="00A7333E" w:rsidRDefault="00A7333E" w:rsidP="00CB04E7">
      <w:pPr>
        <w:pStyle w:val="EnglishHangNoCoptic"/>
      </w:pPr>
      <w:r>
        <w:t>4 He</w:t>
      </w:r>
      <w:r w:rsidR="00CB04E7">
        <w:t xml:space="preserve"> has </w:t>
      </w:r>
      <w:r>
        <w:t>weakened the bow of mighty men,</w:t>
      </w:r>
    </w:p>
    <w:p w14:paraId="1325EAD9" w14:textId="50F7B9DD" w:rsidR="00A7333E" w:rsidRDefault="00A7333E" w:rsidP="00CB04E7">
      <w:pPr>
        <w:pStyle w:val="EnglishHangEndNoCoptic"/>
        <w:ind w:firstLine="0"/>
      </w:pPr>
      <w:r>
        <w:t xml:space="preserve">and </w:t>
      </w:r>
      <w:r w:rsidR="00CB04E7">
        <w:t>the weak</w:t>
      </w:r>
      <w:r>
        <w:t xml:space="preserve"> are girded with strength.</w:t>
      </w:r>
    </w:p>
    <w:p w14:paraId="30AF3FC7" w14:textId="77777777" w:rsidR="00A7333E" w:rsidRDefault="00A7333E" w:rsidP="00A7333E">
      <w:pPr>
        <w:pStyle w:val="EnglishHangNoCoptic"/>
      </w:pPr>
      <w:r>
        <w:lastRenderedPageBreak/>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64EBC8E4" w:rsidR="00A7333E" w:rsidRDefault="00A7333E" w:rsidP="00A7333E">
      <w:pPr>
        <w:pStyle w:val="EnglishHangNoCoptic"/>
      </w:pPr>
      <w:r>
        <w:t xml:space="preserve">7 The Lord makes poor and </w:t>
      </w:r>
      <w:r w:rsidR="00CB04E7">
        <w:t xml:space="preserve">makes </w:t>
      </w:r>
      <w:r>
        <w:t>rich;</w:t>
      </w:r>
    </w:p>
    <w:p w14:paraId="2492F68D" w14:textId="001BF0F5" w:rsidR="00A7333E" w:rsidRDefault="00A7333E" w:rsidP="00CB04E7">
      <w:pPr>
        <w:pStyle w:val="EnglishHangEndNoCoptic"/>
        <w:ind w:firstLine="0"/>
      </w:pPr>
      <w:r>
        <w:t xml:space="preserve">He brings low and </w:t>
      </w:r>
      <w:r w:rsidR="00CB04E7">
        <w:t>lifts up</w:t>
      </w:r>
      <w:r>
        <w:t>.</w:t>
      </w:r>
    </w:p>
    <w:p w14:paraId="35095697" w14:textId="181F1029" w:rsidR="00A7333E" w:rsidRDefault="00A7333E" w:rsidP="00CB04E7">
      <w:pPr>
        <w:pStyle w:val="EnglishHangNoCoptic"/>
      </w:pPr>
      <w:r>
        <w:t xml:space="preserve">8 He raises the poor from the </w:t>
      </w:r>
      <w:r w:rsidR="00CB04E7">
        <w:t>earth,</w:t>
      </w:r>
    </w:p>
    <w:p w14:paraId="424BB0C1" w14:textId="77777777" w:rsidR="00A7333E" w:rsidRDefault="00A7333E" w:rsidP="00A7333E">
      <w:pPr>
        <w:pStyle w:val="EnglishHangNoCoptic"/>
        <w:ind w:firstLine="0"/>
      </w:pPr>
      <w:r>
        <w:t>and lifts the needy from the dunghill,</w:t>
      </w:r>
    </w:p>
    <w:p w14:paraId="6CC8A40B" w14:textId="1CABC517" w:rsidR="00A7333E" w:rsidRDefault="00A7333E" w:rsidP="00CB04E7">
      <w:pPr>
        <w:pStyle w:val="EnglishHangNoCoptic"/>
        <w:ind w:firstLine="0"/>
      </w:pPr>
      <w:r>
        <w:t>to se</w:t>
      </w:r>
      <w:r w:rsidR="00CB04E7">
        <w:t>a</w:t>
      </w:r>
      <w:r>
        <w:t xml:space="preserve">t them among </w:t>
      </w:r>
      <w:r w:rsidR="00CB04E7">
        <w:t>the princes of the</w:t>
      </w:r>
      <w:r>
        <w:t xml:space="preserve"> people</w:t>
      </w:r>
      <w:r w:rsidR="00CB04E7">
        <w:t>,</w:t>
      </w:r>
    </w:p>
    <w:p w14:paraId="684A2238" w14:textId="04B4C1A0" w:rsidR="00A7333E" w:rsidRDefault="00A7333E" w:rsidP="00A7333E">
      <w:pPr>
        <w:pStyle w:val="EnglishHangEndNoCoptic"/>
        <w:ind w:firstLine="0"/>
      </w:pPr>
      <w:r>
        <w:t xml:space="preserve">and </w:t>
      </w:r>
      <w:r w:rsidR="00CB04E7">
        <w:t xml:space="preserve">to </w:t>
      </w:r>
      <w:r>
        <w:t>make them inherit a throne of glory.</w:t>
      </w:r>
    </w:p>
    <w:p w14:paraId="7F0FB1A8" w14:textId="25066ABB" w:rsidR="00A7333E" w:rsidRDefault="00A7333E" w:rsidP="00CB04E7">
      <w:pPr>
        <w:pStyle w:val="EnglishHangNoCoptic"/>
      </w:pPr>
      <w:r>
        <w:t xml:space="preserve">9 Granting the prayer of the one </w:t>
      </w:r>
      <w:r w:rsidR="00CB04E7">
        <w:t>who prays</w:t>
      </w:r>
      <w:r>
        <w:t>,</w:t>
      </w:r>
    </w:p>
    <w:p w14:paraId="181F68C7" w14:textId="5DE68F6F" w:rsidR="00A7333E" w:rsidRDefault="00A7333E" w:rsidP="00CB04E7">
      <w:pPr>
        <w:pStyle w:val="EnglishHangNoCoptic"/>
        <w:ind w:firstLine="0"/>
      </w:pPr>
      <w:r>
        <w:t xml:space="preserve">He blesses </w:t>
      </w:r>
      <w:r w:rsidR="00CB04E7">
        <w:t>the years of the</w:t>
      </w:r>
      <w:r>
        <w:t xml:space="preserve"> righteous</w:t>
      </w:r>
      <w:r w:rsidR="00CB04E7">
        <w:t>,</w:t>
      </w:r>
    </w:p>
    <w:p w14:paraId="08035FC1" w14:textId="77777777" w:rsidR="00A7333E" w:rsidRDefault="00A7333E" w:rsidP="00A7333E">
      <w:pPr>
        <w:pStyle w:val="EnglishHangEndNoCoptic"/>
        <w:ind w:firstLine="0"/>
      </w:pPr>
      <w:r>
        <w:t>for no man can prevail by strength.</w:t>
      </w:r>
    </w:p>
    <w:p w14:paraId="047D3134" w14:textId="560C5BD8" w:rsidR="00A7333E" w:rsidRDefault="00A7333E" w:rsidP="00CB04E7">
      <w:pPr>
        <w:pStyle w:val="EnglishHangNoCoptic"/>
      </w:pPr>
      <w:r>
        <w:t xml:space="preserve">10 The Lord </w:t>
      </w:r>
      <w:r w:rsidR="00CB04E7">
        <w:t>weakens</w:t>
      </w:r>
      <w:r>
        <w:t xml:space="preserve"> His adversaries;</w:t>
      </w:r>
    </w:p>
    <w:p w14:paraId="51D5534F" w14:textId="77777777" w:rsidR="00A7333E" w:rsidRDefault="00A7333E" w:rsidP="00A7333E">
      <w:pPr>
        <w:pStyle w:val="EnglishHangNoCoptic"/>
        <w:ind w:firstLine="0"/>
      </w:pPr>
      <w:r>
        <w:t>the Lord is holy.</w:t>
      </w:r>
    </w:p>
    <w:p w14:paraId="7FE9D91C" w14:textId="76C40803" w:rsidR="00A7333E" w:rsidRDefault="00CB04E7" w:rsidP="00A7333E">
      <w:pPr>
        <w:pStyle w:val="EnglishHangNoCoptic"/>
        <w:ind w:firstLine="0"/>
      </w:pPr>
      <w:r>
        <w:t xml:space="preserve">May </w:t>
      </w:r>
      <w:r w:rsidRPr="00BA3FD7">
        <w:t xml:space="preserve">the wise man </w:t>
      </w:r>
      <w:r>
        <w:t>not boast in his wisdom,</w:t>
      </w:r>
    </w:p>
    <w:p w14:paraId="493AF817" w14:textId="6ADA4AD4" w:rsidR="00A7333E" w:rsidRDefault="00CB04E7" w:rsidP="00CB04E7">
      <w:pPr>
        <w:pStyle w:val="EnglishHangNoCoptic"/>
        <w:ind w:firstLine="0"/>
      </w:pPr>
      <w:r>
        <w:t>and may the</w:t>
      </w:r>
      <w:r w:rsidR="00A7333E">
        <w:t xml:space="preserve"> might</w:t>
      </w:r>
      <w:r>
        <w:t>y man not</w:t>
      </w:r>
      <w:r w:rsidR="00A7333E">
        <w:t xml:space="preserve"> boast in his might,</w:t>
      </w:r>
    </w:p>
    <w:p w14:paraId="764C5A00" w14:textId="39936AAF" w:rsidR="00A7333E" w:rsidRDefault="00CB04E7" w:rsidP="00CB04E7">
      <w:pPr>
        <w:pStyle w:val="EnglishHangNoCoptic"/>
        <w:ind w:firstLine="0"/>
      </w:pPr>
      <w:r>
        <w:t>and may</w:t>
      </w:r>
      <w:r w:rsidR="00A7333E">
        <w:t xml:space="preserve"> the </w:t>
      </w:r>
      <w:r>
        <w:t xml:space="preserve">rich </w:t>
      </w:r>
      <w:r w:rsidR="00A7333E">
        <w:t xml:space="preserve">man </w:t>
      </w:r>
      <w:r>
        <w:t>not</w:t>
      </w:r>
      <w:r w:rsidR="00A7333E">
        <w:t xml:space="preserve"> boast in his </w:t>
      </w:r>
      <w:r>
        <w:t>wealth</w:t>
      </w:r>
      <w:r w:rsidR="00A7333E">
        <w:t>.</w:t>
      </w:r>
    </w:p>
    <w:p w14:paraId="6A25B56C" w14:textId="77777777" w:rsidR="00A7333E" w:rsidRDefault="00A7333E" w:rsidP="00A7333E">
      <w:pPr>
        <w:pStyle w:val="EnglishHangNoCoptic"/>
        <w:ind w:firstLine="0"/>
      </w:pPr>
      <w:r>
        <w:t>Let the one who boasts boast in this:</w:t>
      </w:r>
    </w:p>
    <w:p w14:paraId="43ADE127" w14:textId="4F0E68F7" w:rsidR="00A7333E" w:rsidRDefault="00A7333E" w:rsidP="00A7333E">
      <w:pPr>
        <w:pStyle w:val="EnglishHangNoCoptic"/>
        <w:ind w:firstLine="0"/>
      </w:pPr>
      <w:r>
        <w:t>to understand and to know the Lord</w:t>
      </w:r>
      <w:r w:rsidR="006F6146">
        <w:t>,</w:t>
      </w:r>
    </w:p>
    <w:p w14:paraId="00A364BF" w14:textId="33479FA1" w:rsidR="00A7333E" w:rsidRDefault="00A7333E" w:rsidP="006F6146">
      <w:pPr>
        <w:pStyle w:val="EnglishHangEndNoCoptic"/>
        <w:ind w:firstLine="0"/>
      </w:pPr>
      <w:r>
        <w:t xml:space="preserve">and to </w:t>
      </w:r>
      <w:r w:rsidR="006F6146">
        <w:t>work</w:t>
      </w:r>
      <w:r>
        <w:t xml:space="preserve"> justice and righteousness in the midst of the earth.</w:t>
      </w:r>
    </w:p>
    <w:p w14:paraId="175CA31E" w14:textId="5DC3BE13" w:rsidR="00A7333E" w:rsidRDefault="00A7333E" w:rsidP="00A7333E">
      <w:pPr>
        <w:pStyle w:val="EnglishHangNoCoptic"/>
      </w:pPr>
      <w:r>
        <w:t xml:space="preserve">The Lord </w:t>
      </w:r>
      <w:r w:rsidR="006F6146">
        <w:t xml:space="preserve">has </w:t>
      </w:r>
      <w:r>
        <w:t>ascended into the heavens and thundered.</w:t>
      </w:r>
    </w:p>
    <w:p w14:paraId="57EA846C" w14:textId="049693C7" w:rsidR="00A7333E" w:rsidRDefault="006F6146" w:rsidP="00A7333E">
      <w:pPr>
        <w:pStyle w:val="EnglishHangNoCoptic"/>
        <w:ind w:firstLine="0"/>
      </w:pPr>
      <w:r>
        <w:t>He</w:t>
      </w:r>
      <w:r w:rsidR="00A7333E">
        <w:t xml:space="preserve">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84"/>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lastRenderedPageBreak/>
        <w:t>O Lord, I have heard of Your renown and was afraid;</w:t>
      </w:r>
    </w:p>
    <w:p w14:paraId="61603E17" w14:textId="35283EA1" w:rsidR="00A7333E" w:rsidRDefault="00A7333E" w:rsidP="00A7333E">
      <w:pPr>
        <w:pStyle w:val="EnglishHangNoCoptic"/>
        <w:ind w:firstLine="0"/>
      </w:pPr>
      <w:r>
        <w:t>I considered Your works and was astonished.</w:t>
      </w:r>
    </w:p>
    <w:p w14:paraId="443AF4E3" w14:textId="77777777" w:rsidR="00A7333E" w:rsidRDefault="00A7333E" w:rsidP="00A7333E">
      <w:pPr>
        <w:pStyle w:val="EnglishHangNoCoptic"/>
        <w:ind w:firstLine="0"/>
      </w:pPr>
      <w:r>
        <w:t>You will be known in the midst of two living creatures;</w:t>
      </w:r>
    </w:p>
    <w:p w14:paraId="24D17DF6" w14:textId="3506C807" w:rsidR="00A7333E" w:rsidRDefault="00DC0CF8" w:rsidP="00DC0CF8">
      <w:pPr>
        <w:pStyle w:val="EnglishHangNoCoptic"/>
        <w:ind w:firstLine="0"/>
      </w:pPr>
      <w:r w:rsidRPr="00DC0CF8">
        <w:t>You will be confessed in the approaching years;</w:t>
      </w:r>
    </w:p>
    <w:p w14:paraId="13DA0383" w14:textId="1F72C3BF" w:rsidR="00A7333E" w:rsidRDefault="00A7333E" w:rsidP="00A7333E">
      <w:pPr>
        <w:pStyle w:val="EnglishHangNoCoptic"/>
        <w:ind w:firstLine="0"/>
      </w:pPr>
      <w:r>
        <w:t xml:space="preserve">You will be </w:t>
      </w:r>
      <w:r w:rsidR="00DC0CF8">
        <w:t>manifested</w:t>
      </w:r>
      <w:r>
        <w:t xml:space="preserve"> when the time comes</w:t>
      </w:r>
      <w:r w:rsidR="00DC0CF8">
        <w:t>;</w:t>
      </w:r>
    </w:p>
    <w:p w14:paraId="66EDBF28" w14:textId="5903AD76" w:rsidR="00DC0CF8" w:rsidRDefault="00DC0CF8" w:rsidP="00A7333E">
      <w:pPr>
        <w:pStyle w:val="EnglishHangNoCoptic"/>
        <w:ind w:firstLine="0"/>
      </w:pPr>
      <w:r>
        <w:t>You will remember mercy</w:t>
      </w:r>
    </w:p>
    <w:p w14:paraId="0B118B5E" w14:textId="3FFA6E01" w:rsidR="00A7333E" w:rsidRDefault="00DC0CF8" w:rsidP="00A7333E">
      <w:pPr>
        <w:pStyle w:val="EnglishHangEndNoCoptic"/>
        <w:ind w:firstLine="0"/>
      </w:pPr>
      <w:r>
        <w:t>When my soul is troubled in wrath.</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67F149DB" w:rsidR="00A7333E" w:rsidRDefault="00A7333E" w:rsidP="00A7333E">
      <w:pPr>
        <w:pStyle w:val="EnglishHangNoCoptic"/>
        <w:ind w:firstLine="0"/>
      </w:pPr>
      <w:r>
        <w:t xml:space="preserve">His excellence </w:t>
      </w:r>
      <w:r w:rsidR="00DC0CF8">
        <w:t xml:space="preserve">has </w:t>
      </w:r>
      <w:r>
        <w:t>covered the heavens,</w:t>
      </w:r>
    </w:p>
    <w:p w14:paraId="29C8C244" w14:textId="54881D98" w:rsidR="00A7333E" w:rsidRDefault="00A7333E" w:rsidP="00A7333E">
      <w:pPr>
        <w:pStyle w:val="EnglishHangEndNoCoptic"/>
        <w:ind w:firstLine="0"/>
      </w:pPr>
      <w:r>
        <w:t xml:space="preserve">and the earth </w:t>
      </w:r>
      <w:r w:rsidR="00DC0CF8">
        <w:t>is</w:t>
      </w:r>
      <w:r>
        <w:t xml:space="preserve"> full of His praise.</w:t>
      </w:r>
    </w:p>
    <w:p w14:paraId="15D1775C" w14:textId="77777777" w:rsidR="00A7333E" w:rsidRDefault="00A7333E" w:rsidP="00A7333E">
      <w:pPr>
        <w:pStyle w:val="EnglishHangNoCoptic"/>
      </w:pPr>
      <w:r>
        <w:t>4 His brightness will be like the light;</w:t>
      </w:r>
    </w:p>
    <w:p w14:paraId="1FDCB0EE" w14:textId="0600B3D9" w:rsidR="00A7333E" w:rsidRDefault="00542C00" w:rsidP="00A7333E">
      <w:pPr>
        <w:pStyle w:val="EnglishHangNoCoptic"/>
        <w:ind w:firstLine="0"/>
      </w:pPr>
      <w:r>
        <w:t>flashes of lightening</w:t>
      </w:r>
      <w:r>
        <w:rPr>
          <w:rStyle w:val="FootnoteReference"/>
        </w:rPr>
        <w:footnoteReference w:id="885"/>
      </w:r>
      <w:r w:rsidR="00A7333E">
        <w:t xml:space="preserve"> will be in His hand,</w:t>
      </w:r>
    </w:p>
    <w:p w14:paraId="707C7040" w14:textId="78B72F59" w:rsidR="00A7333E" w:rsidRDefault="00A7333E" w:rsidP="00A7333E">
      <w:pPr>
        <w:pStyle w:val="EnglishHangEndNoCoptic"/>
        <w:ind w:firstLine="0"/>
      </w:pPr>
      <w:r>
        <w:t xml:space="preserve">and He </w:t>
      </w:r>
      <w:r w:rsidR="00DC0CF8">
        <w:t xml:space="preserve">has </w:t>
      </w:r>
      <w:r>
        <w:t>established a mighty love of His strength.</w:t>
      </w:r>
    </w:p>
    <w:p w14:paraId="70EB46A0" w14:textId="1F08C4A7" w:rsidR="00A7333E" w:rsidRDefault="00A7333E" w:rsidP="00A7333E">
      <w:pPr>
        <w:pStyle w:val="EnglishHangNoCoptic"/>
      </w:pPr>
      <w:r>
        <w:t>5 A word wil</w:t>
      </w:r>
      <w:r w:rsidR="00DC0CF8">
        <w:t>l go forth from before His face,</w:t>
      </w:r>
    </w:p>
    <w:p w14:paraId="0D01603D" w14:textId="6C50F113" w:rsidR="00A7333E" w:rsidRDefault="00DC0CF8" w:rsidP="00A7333E">
      <w:pPr>
        <w:pStyle w:val="EnglishHangEndNoCoptic"/>
        <w:ind w:firstLine="0"/>
      </w:pPr>
      <w:r>
        <w:t xml:space="preserve">and </w:t>
      </w:r>
      <w:r w:rsidR="00A7333E">
        <w:t xml:space="preserve">He will go forth, with </w:t>
      </w:r>
      <w:r>
        <w:t>sandals</w:t>
      </w:r>
      <w:r w:rsidR="00A7333E">
        <w:t xml:space="preserve"> on His feet.</w:t>
      </w:r>
    </w:p>
    <w:p w14:paraId="08D5BE3C" w14:textId="1340B627" w:rsidR="00A7333E" w:rsidRDefault="00A7333E" w:rsidP="00A7333E">
      <w:pPr>
        <w:pStyle w:val="EnglishHangNoCoptic"/>
      </w:pPr>
      <w:r>
        <w:t xml:space="preserve">6 </w:t>
      </w:r>
      <w:r w:rsidR="00DC0CF8" w:rsidRPr="00DC0CF8">
        <w:rPr>
          <w:lang w:val="en-CA"/>
        </w:rPr>
        <w:t>He stopped, and the earth trembled;</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68C7E43C" w:rsidR="00A7333E" w:rsidRDefault="00A7333E" w:rsidP="00A7333E">
      <w:pPr>
        <w:pStyle w:val="EnglishHangEndNoCoptic"/>
        <w:ind w:firstLine="0"/>
      </w:pPr>
      <w:r>
        <w:t xml:space="preserve">the everlasting hills </w:t>
      </w:r>
      <w:r w:rsidR="002D5F40">
        <w:t>melted at His eternal going forth</w:t>
      </w:r>
      <w:r>
        <w:t>.</w:t>
      </w:r>
    </w:p>
    <w:p w14:paraId="1503AAAD" w14:textId="7C6843C0" w:rsidR="00A7333E" w:rsidRDefault="00A7333E" w:rsidP="002D5F40">
      <w:pPr>
        <w:pStyle w:val="EnglishHangNoCoptic"/>
      </w:pPr>
      <w:r>
        <w:t xml:space="preserve">7 The </w:t>
      </w:r>
      <w:r w:rsidR="002D5F40">
        <w:t>encampments</w:t>
      </w:r>
      <w:r>
        <w:t xml:space="preserve"> of the Ethiopians will be dismayed,</w:t>
      </w:r>
    </w:p>
    <w:p w14:paraId="48B774C1" w14:textId="7788005E" w:rsidR="00A7333E" w:rsidRDefault="002D5F40" w:rsidP="00A7333E">
      <w:pPr>
        <w:pStyle w:val="EnglishHangEndNoCoptic"/>
        <w:ind w:firstLine="0"/>
      </w:pPr>
      <w:r>
        <w:t>and</w:t>
      </w:r>
      <w:r w:rsidR="00A7333E">
        <w:t xml:space="preserve">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4589AD4D" w:rsidR="00A7333E" w:rsidRDefault="00A7333E" w:rsidP="00A7333E">
      <w:pPr>
        <w:pStyle w:val="EnglishHangEndNoCoptic"/>
        <w:ind w:firstLine="0"/>
      </w:pPr>
      <w:r>
        <w:t>and Your chariot</w:t>
      </w:r>
      <w:r w:rsidR="002D5F40">
        <w:t>s of</w:t>
      </w:r>
      <w:r>
        <w:t xml:space="preserve"> salvation?</w:t>
      </w:r>
    </w:p>
    <w:p w14:paraId="44AEB859" w14:textId="77777777" w:rsidR="00A7333E" w:rsidRDefault="00A7333E" w:rsidP="00A7333E">
      <w:pPr>
        <w:pStyle w:val="EnglishHangNoCoptic"/>
      </w:pPr>
      <w:r>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00A3E151" w:rsidR="00A7333E" w:rsidRDefault="00A7333E" w:rsidP="00A7333E">
      <w:pPr>
        <w:pStyle w:val="EnglishHangNoCoptic"/>
      </w:pPr>
      <w:r>
        <w:t xml:space="preserve">10 </w:t>
      </w:r>
      <w:r w:rsidR="002D5F40">
        <w:t>The</w:t>
      </w:r>
      <w:r>
        <w:t xml:space="preserve"> </w:t>
      </w:r>
      <w:r w:rsidR="002D5F40">
        <w:t>nations will see Y</w:t>
      </w:r>
      <w:r>
        <w:t>ou and be in travail,</w:t>
      </w:r>
    </w:p>
    <w:p w14:paraId="7A121C3A" w14:textId="77777777" w:rsidR="00A7333E" w:rsidRDefault="00A7333E" w:rsidP="00A7333E">
      <w:pPr>
        <w:pStyle w:val="EnglishHangNoCoptic"/>
        <w:ind w:firstLine="0"/>
      </w:pPr>
      <w:r>
        <w:t>as You scatter water from its course.</w:t>
      </w:r>
    </w:p>
    <w:p w14:paraId="23D1CF43" w14:textId="00C62862" w:rsidR="00A7333E" w:rsidRDefault="002D5F40" w:rsidP="00A7333E">
      <w:pPr>
        <w:pStyle w:val="EnglishHangNoCoptic"/>
        <w:ind w:firstLine="0"/>
      </w:pPr>
      <w:r>
        <w:t>The deep uttered its voice,</w:t>
      </w:r>
    </w:p>
    <w:p w14:paraId="43091049" w14:textId="536C511F" w:rsidR="00A7333E" w:rsidRDefault="002D5F40" w:rsidP="00A7333E">
      <w:pPr>
        <w:pStyle w:val="EnglishHangEndNoCoptic"/>
        <w:ind w:firstLine="0"/>
      </w:pPr>
      <w:r>
        <w:t>and raised</w:t>
      </w:r>
      <w:r w:rsidR="00A7333E">
        <w:t xml:space="preserve"> its form on high.</w:t>
      </w:r>
    </w:p>
    <w:p w14:paraId="4DC29D48" w14:textId="77777777" w:rsidR="00A7333E" w:rsidRDefault="00A7333E" w:rsidP="00A7333E">
      <w:pPr>
        <w:pStyle w:val="EnglishHangNoCoptic"/>
      </w:pPr>
      <w:r>
        <w:t>11 The sun arose, and the moon stood still in its course;</w:t>
      </w:r>
    </w:p>
    <w:p w14:paraId="3E18A80D" w14:textId="451D44AD" w:rsidR="00A7333E" w:rsidRDefault="002D5F40" w:rsidP="00A7333E">
      <w:pPr>
        <w:pStyle w:val="EnglishHangNoCoptic"/>
        <w:ind w:firstLine="0"/>
      </w:pPr>
      <w:r>
        <w:t>Your arrows</w:t>
      </w:r>
      <w:r w:rsidR="00A7333E">
        <w:t xml:space="preserve"> went forth</w:t>
      </w:r>
      <w:r>
        <w:t xml:space="preserve"> at the light</w:t>
      </w:r>
      <w:r w:rsidR="00A7333E">
        <w:t>,</w:t>
      </w:r>
    </w:p>
    <w:p w14:paraId="52F3CCD8" w14:textId="02F322CC" w:rsidR="00A7333E" w:rsidRDefault="002D5F40" w:rsidP="00A7333E">
      <w:pPr>
        <w:pStyle w:val="EnglishHangEndNoCoptic"/>
        <w:ind w:firstLine="0"/>
      </w:pPr>
      <w:r>
        <w:t>with</w:t>
      </w:r>
      <w:r w:rsidR="00A7333E">
        <w:t xml:space="preserve"> the flashing of Your gleaming weapons.</w:t>
      </w:r>
    </w:p>
    <w:p w14:paraId="6E06574D" w14:textId="5A4BB906" w:rsidR="00A7333E" w:rsidRDefault="00A7333E" w:rsidP="00A7333E">
      <w:pPr>
        <w:pStyle w:val="EnglishHangNoCoptic"/>
      </w:pPr>
      <w:r>
        <w:lastRenderedPageBreak/>
        <w:t>12 You will b</w:t>
      </w:r>
      <w:r w:rsidR="002D5F40">
        <w:t>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86"/>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7"/>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D46A69A" w:rsidR="00A7333E" w:rsidRDefault="00A7333E" w:rsidP="00A7333E">
      <w:pPr>
        <w:pStyle w:val="EnglishHangNoCoptic"/>
      </w:pPr>
      <w:r>
        <w:t xml:space="preserve">14 You </w:t>
      </w:r>
      <w:r w:rsidR="002D5F40">
        <w:t>beheaded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24576FE7" w:rsidR="00A7333E" w:rsidRDefault="00A7333E" w:rsidP="00A7333E">
      <w:pPr>
        <w:pStyle w:val="EnglishHangNoCoptic"/>
      </w:pPr>
      <w:r>
        <w:t xml:space="preserve">15 </w:t>
      </w:r>
      <w:r w:rsidR="00542C00">
        <w:t xml:space="preserve">And </w:t>
      </w:r>
      <w:r>
        <w:t>You ran your horses into the sea,</w:t>
      </w:r>
    </w:p>
    <w:p w14:paraId="4AECA74D" w14:textId="77777777" w:rsidR="00A7333E" w:rsidRDefault="00A7333E" w:rsidP="00A7333E">
      <w:pPr>
        <w:pStyle w:val="EnglishHangEndNoCoptic"/>
        <w:ind w:firstLine="0"/>
      </w:pPr>
      <w:r>
        <w:t>churning up the many waters.</w:t>
      </w:r>
    </w:p>
    <w:p w14:paraId="73DB0FA2" w14:textId="6BAFDED3" w:rsidR="00A7333E" w:rsidRPr="00542C00" w:rsidRDefault="00A7333E" w:rsidP="00A7333E">
      <w:pPr>
        <w:pStyle w:val="EnglishHangNoCoptic"/>
        <w:rPr>
          <w:i/>
        </w:rPr>
      </w:pPr>
      <w:r>
        <w:t>16 I kept watch, and my belly trembled</w:t>
      </w:r>
      <w:r w:rsidR="00542C00">
        <w:t xml:space="preserve"> </w:t>
      </w:r>
      <w:r w:rsidR="00542C00">
        <w:rPr>
          <w:i/>
        </w:rPr>
        <w:t>with fear</w:t>
      </w:r>
    </w:p>
    <w:p w14:paraId="35F3B1D0" w14:textId="2409B802" w:rsidR="00A7333E" w:rsidRDefault="00A7333E" w:rsidP="00A7333E">
      <w:pPr>
        <w:pStyle w:val="EnglishHangNoCoptic"/>
        <w:ind w:firstLine="0"/>
      </w:pPr>
      <w:r>
        <w:t>from the sound of the prayer o</w:t>
      </w:r>
      <w:r w:rsidR="00542C00">
        <w:t>f my lips,</w:t>
      </w:r>
    </w:p>
    <w:p w14:paraId="60F94B0F" w14:textId="46AF88D7" w:rsidR="00A7333E" w:rsidRDefault="00A7333E" w:rsidP="00A7333E">
      <w:pPr>
        <w:pStyle w:val="EnglishHangNoCoptic"/>
        <w:ind w:firstLine="0"/>
      </w:pPr>
      <w:r>
        <w:t xml:space="preserve">and trembling </w:t>
      </w:r>
      <w:r w:rsidR="00542C00">
        <w:t>entered into my bones,</w:t>
      </w:r>
    </w:p>
    <w:p w14:paraId="56C157C3" w14:textId="032F78B6" w:rsidR="00A7333E" w:rsidRDefault="00A7333E" w:rsidP="00A7333E">
      <w:pPr>
        <w:pStyle w:val="EnglishHangNoCoptic"/>
        <w:ind w:firstLine="0"/>
      </w:pPr>
      <w:r>
        <w:t>and my frame of mind was troubled.</w:t>
      </w:r>
    </w:p>
    <w:p w14:paraId="5250C176" w14:textId="78456DBA" w:rsidR="00A7333E" w:rsidRDefault="00A7333E" w:rsidP="00A7333E">
      <w:pPr>
        <w:pStyle w:val="EnglishHangNoCoptic"/>
        <w:ind w:firstLine="0"/>
      </w:pPr>
      <w:r>
        <w:t xml:space="preserve">I will rest in the day of </w:t>
      </w:r>
      <w:r w:rsidR="00542C00">
        <w:t>tribulation</w:t>
      </w:r>
    </w:p>
    <w:p w14:paraId="7F1A9BBD" w14:textId="4B6A980A" w:rsidR="00A7333E" w:rsidRDefault="00A7333E" w:rsidP="00A7333E">
      <w:pPr>
        <w:pStyle w:val="EnglishHangEndNoCoptic"/>
        <w:ind w:firstLine="0"/>
      </w:pPr>
      <w:r>
        <w:t>to go up to the people of my sojourn</w:t>
      </w:r>
      <w:r w:rsidR="00542C00">
        <w:t>ing</w:t>
      </w:r>
      <w:r>
        <w:t>.</w:t>
      </w:r>
    </w:p>
    <w:p w14:paraId="3AD593A0" w14:textId="6560FA4E" w:rsidR="00A7333E" w:rsidRDefault="00A7333E" w:rsidP="00A7333E">
      <w:pPr>
        <w:pStyle w:val="EnglishHangNoCoptic"/>
      </w:pPr>
      <w:r>
        <w:t>17 For though the fig tree will not bear fruit</w:t>
      </w:r>
      <w:r w:rsidR="00542C00">
        <w:t>,</w:t>
      </w:r>
    </w:p>
    <w:p w14:paraId="2E8D459B" w14:textId="7024DB98" w:rsidR="00A7333E" w:rsidRDefault="00A7333E" w:rsidP="00A7333E">
      <w:pPr>
        <w:pStyle w:val="EnglishHangNoCoptic"/>
        <w:ind w:firstLine="0"/>
      </w:pPr>
      <w:r>
        <w:t xml:space="preserve">and there </w:t>
      </w:r>
      <w:r w:rsidR="00542C00">
        <w:t>will be no grapes on the vines,</w:t>
      </w:r>
    </w:p>
    <w:p w14:paraId="7CB41509" w14:textId="757E9C33" w:rsidR="00A7333E" w:rsidRDefault="00A7333E" w:rsidP="00A7333E">
      <w:pPr>
        <w:pStyle w:val="EnglishHangNoCoptic"/>
        <w:ind w:firstLine="0"/>
      </w:pPr>
      <w:r>
        <w:t>the labor of the olive tree</w:t>
      </w:r>
      <w:r w:rsidR="00542C00">
        <w:t xml:space="preserve"> will</w:t>
      </w:r>
      <w:r>
        <w:t xml:space="preserve"> fail</w:t>
      </w:r>
    </w:p>
    <w:p w14:paraId="2397F049" w14:textId="757DB0B9" w:rsidR="00A7333E" w:rsidRDefault="00A7333E" w:rsidP="00A7333E">
      <w:pPr>
        <w:pStyle w:val="EnglishHangNoCoptic"/>
        <w:ind w:firstLine="0"/>
      </w:pPr>
      <w:r>
        <w:t>and the fields</w:t>
      </w:r>
      <w:r w:rsidR="00542C00">
        <w:t xml:space="preserve"> will yield no food,</w:t>
      </w:r>
    </w:p>
    <w:p w14:paraId="16E9D74C" w14:textId="69962B90" w:rsidR="00A7333E" w:rsidRDefault="00A7333E" w:rsidP="00A7333E">
      <w:pPr>
        <w:pStyle w:val="EnglishHangNoCoptic"/>
        <w:ind w:firstLine="0"/>
      </w:pPr>
      <w:r>
        <w:t xml:space="preserve">though the sheep have </w:t>
      </w:r>
      <w:r w:rsidR="00542C00">
        <w:t>fled the</w:t>
      </w:r>
      <w:r>
        <w:t xml:space="preserve"> pasture</w:t>
      </w:r>
      <w:r w:rsidR="00542C00">
        <w:t>,</w:t>
      </w:r>
    </w:p>
    <w:p w14:paraId="23F5299F" w14:textId="404B7AC8" w:rsidR="00A7333E" w:rsidRDefault="00A7333E" w:rsidP="00A7333E">
      <w:pPr>
        <w:pStyle w:val="EnglishHangEndNoCoptic"/>
        <w:ind w:firstLine="0"/>
      </w:pPr>
      <w:r>
        <w:t xml:space="preserve">and there are no oxen </w:t>
      </w:r>
      <w:r w:rsidR="00542C00">
        <w:t>in the mangers,</w:t>
      </w:r>
    </w:p>
    <w:p w14:paraId="0F4A7648" w14:textId="640B787D" w:rsidR="00A7333E" w:rsidRDefault="00542C00" w:rsidP="00A7333E">
      <w:pPr>
        <w:pStyle w:val="EnglishHangNoCoptic"/>
      </w:pPr>
      <w:r>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400DFEB0" w:rsidR="00A7333E" w:rsidRDefault="00A7333E" w:rsidP="00A7333E">
      <w:pPr>
        <w:pStyle w:val="EnglishHangNoCoptic"/>
        <w:ind w:firstLine="0"/>
      </w:pPr>
      <w:r>
        <w:t xml:space="preserve">He will </w:t>
      </w:r>
      <w:r w:rsidR="00542C00">
        <w:t>establish</w:t>
      </w:r>
      <w:r>
        <w:t xml:space="preserve"> my feet to the end;</w:t>
      </w:r>
    </w:p>
    <w:p w14:paraId="63F3F318" w14:textId="77777777" w:rsidR="00A7333E" w:rsidRDefault="00A7333E" w:rsidP="00A7333E">
      <w:pPr>
        <w:pStyle w:val="EnglishHangNoCoptic"/>
        <w:ind w:firstLine="0"/>
      </w:pPr>
      <w:r>
        <w:t>He will set me upon high places,</w:t>
      </w:r>
    </w:p>
    <w:p w14:paraId="20C1BAAF" w14:textId="19E188C9" w:rsidR="00A7333E" w:rsidRDefault="00542C00" w:rsidP="00A7333E">
      <w:pPr>
        <w:pStyle w:val="EnglishHangEndNoCoptic"/>
        <w:ind w:firstLine="0"/>
      </w:pPr>
      <w:r>
        <w:t>that I may</w:t>
      </w:r>
      <w:r w:rsidR="00A7333E">
        <w:t xml:space="preserve"> </w:t>
      </w:r>
      <w:r w:rsidR="00B04642">
        <w:t>conquer</w:t>
      </w:r>
      <w:r>
        <w:t xml:space="preserve"> </w:t>
      </w:r>
      <w:r w:rsidR="00B04642">
        <w:t>by</w:t>
      </w:r>
      <w:r w:rsidR="00A7333E">
        <w:t xml:space="preserve">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lastRenderedPageBreak/>
        <w:t>A reading from the Book of Jonas the Prophet. His blessing be upon us all. Amen.</w:t>
      </w:r>
    </w:p>
    <w:p w14:paraId="29434670" w14:textId="76E900AE" w:rsidR="00A7333E" w:rsidRDefault="00A7333E" w:rsidP="00A7333E">
      <w:pPr>
        <w:pStyle w:val="EnglishHangNoCoptic"/>
      </w:pPr>
      <w:r>
        <w:t>“I cried out</w:t>
      </w:r>
      <w:r w:rsidR="00B04642">
        <w:t xml:space="preserve"> to the Lord my God</w:t>
      </w:r>
      <w:r>
        <w:t xml:space="preserve"> in my affliction,</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3E6151CE" w:rsidR="00A7333E" w:rsidRDefault="00A7333E" w:rsidP="00A7333E">
      <w:pPr>
        <w:pStyle w:val="EnglishHangNoCoptic"/>
        <w:ind w:firstLine="0"/>
      </w:pPr>
      <w:r>
        <w:t xml:space="preserve">and </w:t>
      </w:r>
      <w:r w:rsidR="00B04642">
        <w:t>the floods surrounded</w:t>
      </w:r>
      <w:r>
        <w:t xml:space="preserve">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05A4C584" w:rsidR="00A7333E" w:rsidRDefault="00A7333E" w:rsidP="00A7333E">
      <w:pPr>
        <w:pStyle w:val="EnglishHangEndNoCoptic"/>
        <w:ind w:firstLine="0"/>
      </w:pPr>
      <w:r>
        <w:t xml:space="preserve">Will I </w:t>
      </w:r>
      <w:r w:rsidR="00B04642">
        <w:t xml:space="preserve">again </w:t>
      </w:r>
      <w:r>
        <w:t>look toward Your holy temple?’</w:t>
      </w:r>
    </w:p>
    <w:p w14:paraId="7110D5C6" w14:textId="6B472E3D" w:rsidR="00A7333E" w:rsidRDefault="00A7333E" w:rsidP="00A7333E">
      <w:pPr>
        <w:pStyle w:val="EnglishHangNoCoptic"/>
      </w:pPr>
      <w:r>
        <w:t xml:space="preserve">6 Water is poured over me </w:t>
      </w:r>
      <w:r w:rsidR="00B04642">
        <w:t>as far as my life</w:t>
      </w:r>
      <w:r>
        <w:t>;</w:t>
      </w:r>
    </w:p>
    <w:p w14:paraId="2DE6105B" w14:textId="06B70F9E" w:rsidR="00A7333E" w:rsidRDefault="00A7333E" w:rsidP="00A7333E">
      <w:pPr>
        <w:pStyle w:val="EnglishHangNoCoptic"/>
        <w:ind w:firstLine="0"/>
      </w:pPr>
      <w:r>
        <w:t xml:space="preserve">the lowest depth </w:t>
      </w:r>
      <w:r w:rsidR="00B04642">
        <w:t>surrounded me,</w:t>
      </w:r>
    </w:p>
    <w:p w14:paraId="6E0E3D9C" w14:textId="5EB3E3BD" w:rsidR="00A7333E" w:rsidRDefault="00A7333E" w:rsidP="00A7333E">
      <w:pPr>
        <w:pStyle w:val="EnglishHangEndNoCoptic"/>
        <w:ind w:firstLine="0"/>
      </w:pPr>
      <w:r>
        <w:t xml:space="preserve">my head sank into the </w:t>
      </w:r>
      <w:r w:rsidR="00B04642">
        <w:t>crevices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3084E69F" w:rsidR="00A7333E" w:rsidRDefault="00A7333E" w:rsidP="00A7333E">
      <w:pPr>
        <w:pStyle w:val="EnglishHangNoCoptic"/>
      </w:pPr>
      <w:r>
        <w:t xml:space="preserve">8 When my </w:t>
      </w:r>
      <w:r w:rsidR="00B04642">
        <w:t>life</w:t>
      </w:r>
      <w:r>
        <w:t xml:space="preserve"> was failing from me,</w:t>
      </w:r>
    </w:p>
    <w:p w14:paraId="3DE9F9F0" w14:textId="15E40ED1" w:rsidR="00A7333E" w:rsidRDefault="00B04642" w:rsidP="00A7333E">
      <w:pPr>
        <w:pStyle w:val="EnglishHangNoCoptic"/>
        <w:ind w:firstLine="0"/>
      </w:pPr>
      <w:r>
        <w:t>I remembered the Lord;</w:t>
      </w:r>
    </w:p>
    <w:p w14:paraId="54262FC6" w14:textId="738B2F63" w:rsidR="00A7333E" w:rsidRDefault="00B04642" w:rsidP="00B04642">
      <w:pPr>
        <w:pStyle w:val="EnglishHangNoCoptic"/>
        <w:ind w:firstLine="0"/>
      </w:pPr>
      <w:r>
        <w:t>m</w:t>
      </w:r>
      <w:r w:rsidR="00A7333E">
        <w:t>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t>10 But with a voice of confession</w:t>
      </w:r>
      <w:r>
        <w:rPr>
          <w:rStyle w:val="FootnoteReference"/>
        </w:rPr>
        <w:footnoteReference w:id="888"/>
      </w:r>
      <w:r>
        <w:t xml:space="preserve"> and praise,</w:t>
      </w:r>
    </w:p>
    <w:p w14:paraId="41564E46" w14:textId="77777777" w:rsidR="00A7333E" w:rsidRDefault="00A7333E" w:rsidP="00A7333E">
      <w:pPr>
        <w:pStyle w:val="EnglishHangNoCoptic"/>
        <w:ind w:firstLine="0"/>
      </w:pPr>
      <w:r>
        <w:t>I will sacrifice to You.</w:t>
      </w:r>
    </w:p>
    <w:p w14:paraId="2705A122" w14:textId="68446A31" w:rsidR="00A7333E" w:rsidRDefault="00A7333E" w:rsidP="00A7333E">
      <w:pPr>
        <w:pStyle w:val="EnglishHangNoCoptic"/>
        <w:ind w:firstLine="0"/>
      </w:pPr>
      <w:r>
        <w:t xml:space="preserve">I will offer up to You </w:t>
      </w:r>
      <w:r w:rsidR="00B04642">
        <w:t>all that</w:t>
      </w:r>
      <w:r>
        <w:t xml:space="preserve"> I </w:t>
      </w:r>
      <w:r w:rsidR="00B04642">
        <w:t xml:space="preserve">have </w:t>
      </w:r>
      <w:r>
        <w:t>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17E924B5" w:rsidR="00A7333E" w:rsidRDefault="00DB1D07" w:rsidP="00A7333E">
      <w:pPr>
        <w:pStyle w:val="Rubric"/>
      </w:pPr>
      <w:r>
        <w:t>(Isaias 38:10</w:t>
      </w:r>
      <w:r w:rsidR="00A7333E">
        <w:t>-20. Coptic rite: Joyous Saturday; 9</w:t>
      </w:r>
      <w:r w:rsidR="00A7333E" w:rsidRPr="00170FFC">
        <w:t>The prayer of Hezekiah king of Judah when he was sick and recovered from his sickness:</w:t>
      </w:r>
      <w:r w:rsidR="00A7333E">
        <w:t>)</w:t>
      </w:r>
    </w:p>
    <w:p w14:paraId="78ED5033" w14:textId="2816B924" w:rsidR="00770265" w:rsidRDefault="00770265" w:rsidP="00A7333E">
      <w:pPr>
        <w:pStyle w:val="Rubric"/>
      </w:pPr>
      <w:r>
        <w:t xml:space="preserve">A reading from the book of </w:t>
      </w:r>
      <w:r w:rsidR="00703BD8">
        <w:t>Isaias</w:t>
      </w:r>
      <w:r>
        <w:t xml:space="preserve"> the Prophet. His blessing be upon us all. Amen.</w:t>
      </w:r>
    </w:p>
    <w:p w14:paraId="56053D41" w14:textId="1B494FB9" w:rsidR="00A7333E" w:rsidRDefault="00A7333E" w:rsidP="00A7333E">
      <w:pPr>
        <w:pStyle w:val="EnglishHangNoCoptic"/>
      </w:pPr>
      <w:r w:rsidRPr="00170FFC">
        <w:t>“I said at the end of m</w:t>
      </w:r>
      <w:r>
        <w:t xml:space="preserve">y days, </w:t>
      </w:r>
      <w:r w:rsidR="00DB1D07">
        <w:t>at</w:t>
      </w:r>
      <w:r>
        <w:t xml:space="preserve">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lastRenderedPageBreak/>
        <w:t>11</w:t>
      </w:r>
      <w:r>
        <w:t xml:space="preserve"> I said, ‘I will no longer see</w:t>
      </w:r>
    </w:p>
    <w:p w14:paraId="42165E94" w14:textId="74E55301" w:rsidR="00A7333E" w:rsidRDefault="00A7333E" w:rsidP="00A7333E">
      <w:pPr>
        <w:pStyle w:val="EnglishHangNoCoptic"/>
        <w:ind w:firstLine="0"/>
      </w:pPr>
      <w:r w:rsidRPr="00170FFC">
        <w:t>the salv</w:t>
      </w:r>
      <w:r w:rsidR="00DB1D07">
        <w:t xml:space="preserve">ation of my God </w:t>
      </w:r>
      <w:r>
        <w:t>on the earth;</w:t>
      </w:r>
    </w:p>
    <w:p w14:paraId="6F3718FF" w14:textId="77777777" w:rsidR="00A7333E" w:rsidRDefault="00A7333E" w:rsidP="00A7333E">
      <w:pPr>
        <w:pStyle w:val="EnglishHangNoCoptic"/>
        <w:ind w:firstLine="0"/>
      </w:pPr>
      <w:r>
        <w:t>I will no longer see a man</w:t>
      </w:r>
    </w:p>
    <w:p w14:paraId="2FC6E88C" w14:textId="1E33C122" w:rsidR="00A7333E" w:rsidRDefault="00DB1D07" w:rsidP="00A7333E">
      <w:pPr>
        <w:pStyle w:val="EnglishHangEndNoCoptic"/>
        <w:ind w:firstLine="0"/>
      </w:pPr>
      <w:r>
        <w:t>f</w:t>
      </w:r>
      <w:r w:rsidR="00A7333E">
        <w:t>rom among my kindred.’</w:t>
      </w:r>
    </w:p>
    <w:p w14:paraId="7CD40AB6" w14:textId="0FA41AAD" w:rsidR="00A7333E" w:rsidRDefault="00A7333E" w:rsidP="00A7333E">
      <w:pPr>
        <w:pStyle w:val="EnglishHangNoCoptic"/>
      </w:pPr>
      <w:r w:rsidRPr="00170FFC">
        <w:t>12</w:t>
      </w:r>
      <w:r>
        <w:t xml:space="preserve"> </w:t>
      </w:r>
      <w:r w:rsidRPr="00170FFC">
        <w:t xml:space="preserve">I </w:t>
      </w:r>
      <w:r w:rsidR="00DB1D07">
        <w:t xml:space="preserve">have </w:t>
      </w:r>
      <w:r w:rsidRPr="00170FFC">
        <w:t>left b</w:t>
      </w:r>
      <w:r>
        <w:t xml:space="preserve">ehind </w:t>
      </w:r>
      <w:r w:rsidR="00DB1D07">
        <w:t>the</w:t>
      </w:r>
      <w:r>
        <w:t xml:space="preserve"> remained</w:t>
      </w:r>
      <w:r w:rsidR="00DB1D07">
        <w:t>er of my life;</w:t>
      </w:r>
    </w:p>
    <w:p w14:paraId="6DABEFBC" w14:textId="1C931814" w:rsidR="00A7333E" w:rsidRDefault="00DB1D07" w:rsidP="00A7333E">
      <w:pPr>
        <w:pStyle w:val="EnglishHangNoCoptic"/>
        <w:ind w:firstLine="0"/>
      </w:pPr>
      <w:r>
        <w:t>i</w:t>
      </w:r>
      <w:r w:rsidR="00A7333E" w:rsidRPr="00170FFC">
        <w:t>t</w:t>
      </w:r>
      <w:r w:rsidR="00A7333E">
        <w:t xml:space="preserve"> </w:t>
      </w:r>
      <w:r>
        <w:t>had gone</w:t>
      </w:r>
      <w:r w:rsidR="00A7333E">
        <w:t xml:space="preserve"> away and departed from me</w:t>
      </w:r>
      <w:r>
        <w:t>,</w:t>
      </w:r>
    </w:p>
    <w:p w14:paraId="7818F6CE" w14:textId="77777777" w:rsidR="00A7333E" w:rsidRDefault="00A7333E" w:rsidP="00A7333E">
      <w:pPr>
        <w:pStyle w:val="EnglishHangNoCoptic"/>
        <w:ind w:firstLine="0"/>
      </w:pPr>
      <w:r>
        <w:t>like one who takes down a tent.</w:t>
      </w:r>
    </w:p>
    <w:p w14:paraId="70C1323F" w14:textId="75637785" w:rsidR="00A7333E" w:rsidRDefault="00A7333E" w:rsidP="00A7333E">
      <w:pPr>
        <w:pStyle w:val="EnglishHangNoCoptic"/>
        <w:ind w:firstLine="0"/>
      </w:pPr>
      <w:r w:rsidRPr="00170FFC">
        <w:t xml:space="preserve">My breath became </w:t>
      </w:r>
      <w:r>
        <w:t>like a</w:t>
      </w:r>
      <w:r w:rsidR="00DB1D07">
        <w:t xml:space="preserve"> weaver’s</w:t>
      </w:r>
      <w:r>
        <w:t xml:space="preserve"> web </w:t>
      </w:r>
    </w:p>
    <w:p w14:paraId="3EB18D01" w14:textId="57DAD4F3" w:rsidR="00A7333E" w:rsidRDefault="00A7333E" w:rsidP="00A7333E">
      <w:pPr>
        <w:pStyle w:val="EnglishHangEndNoCoptic"/>
        <w:ind w:firstLine="0"/>
      </w:pPr>
      <w:r>
        <w:t xml:space="preserve">within me, when she draws near to cut </w:t>
      </w:r>
      <w:r w:rsidR="00DB1D07">
        <w:t>off the thread</w:t>
      </w:r>
      <w:r>
        <w:t>.</w:t>
      </w:r>
    </w:p>
    <w:p w14:paraId="3C7B2B6B" w14:textId="775E74A9" w:rsidR="00A7333E" w:rsidRDefault="00A7333E" w:rsidP="00A7333E">
      <w:pPr>
        <w:pStyle w:val="EnglishHangNoCoptic"/>
      </w:pPr>
      <w:r w:rsidRPr="00170FFC">
        <w:t>13</w:t>
      </w:r>
      <w:r>
        <w:t xml:space="preserve"> On that day I was given</w:t>
      </w:r>
      <w:r w:rsidR="00DB1D07">
        <w:t xml:space="preserve"> up</w:t>
      </w:r>
    </w:p>
    <w:p w14:paraId="5C3D695B" w14:textId="29C87564" w:rsidR="00A7333E" w:rsidRDefault="00DB1D07" w:rsidP="00A7333E">
      <w:pPr>
        <w:pStyle w:val="EnglishHangNoCoptic"/>
        <w:ind w:firstLine="0"/>
      </w:pPr>
      <w:r>
        <w:t>like</w:t>
      </w:r>
      <w:r w:rsidR="00A7333E">
        <w:t xml:space="preserve"> to a lion until </w:t>
      </w:r>
      <w:r>
        <w:t xml:space="preserve">the </w:t>
      </w:r>
      <w:r w:rsidR="00A7333E">
        <w:t>morning;</w:t>
      </w:r>
    </w:p>
    <w:p w14:paraId="3AFFBED2" w14:textId="2B6C6A3A" w:rsidR="00A7333E" w:rsidRDefault="00A7333E" w:rsidP="00A7333E">
      <w:pPr>
        <w:pStyle w:val="EnglishHangNoCoptic"/>
        <w:ind w:firstLine="0"/>
      </w:pPr>
      <w:r>
        <w:t>so He</w:t>
      </w:r>
      <w:r w:rsidR="00DB1D07">
        <w:t xml:space="preserve"> has</w:t>
      </w:r>
      <w:r>
        <w:t xml:space="preserve"> broke</w:t>
      </w:r>
      <w:r w:rsidR="00DB1D07">
        <w:t>n</w:t>
      </w:r>
      <w:r>
        <w:t xml:space="preserv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10E8EEB3" w:rsidR="00A7333E" w:rsidRDefault="00A7333E" w:rsidP="00A7333E">
      <w:pPr>
        <w:pStyle w:val="EnglishHangNoCoptic"/>
        <w:ind w:firstLine="0"/>
      </w:pPr>
      <w:r w:rsidRPr="00170FFC">
        <w:t>to</w:t>
      </w:r>
      <w:r>
        <w:t xml:space="preserve">ward the Lord, who </w:t>
      </w:r>
      <w:r w:rsidR="00DB1D07">
        <w:t xml:space="preserve">has </w:t>
      </w:r>
      <w:r>
        <w:t>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5B3F6AA0" w:rsidR="00A7333E" w:rsidRDefault="00A7333E" w:rsidP="00A7333E">
      <w:pPr>
        <w:pStyle w:val="EnglishHangNoCoptic"/>
      </w:pPr>
      <w:r w:rsidRPr="00170FFC">
        <w:t>16</w:t>
      </w:r>
      <w:r>
        <w:t xml:space="preserve"> </w:t>
      </w:r>
      <w:r w:rsidRPr="00170FFC">
        <w:t>O Lord,</w:t>
      </w:r>
      <w:r>
        <w:t xml:space="preserve"> You </w:t>
      </w:r>
      <w:r w:rsidR="00DB1D07">
        <w:t xml:space="preserve">were told of </w:t>
      </w:r>
      <w:r>
        <w:t>this,</w:t>
      </w:r>
    </w:p>
    <w:p w14:paraId="1113AAE3" w14:textId="13A7E5BB" w:rsidR="00A7333E" w:rsidRDefault="00A7333E" w:rsidP="00A7333E">
      <w:pPr>
        <w:pStyle w:val="EnglishHangNoCoptic"/>
        <w:ind w:firstLine="0"/>
      </w:pPr>
      <w:r>
        <w:t>and You reviv</w:t>
      </w:r>
      <w:r w:rsidR="00DB1D07">
        <w:t>ed my breath,</w:t>
      </w:r>
    </w:p>
    <w:p w14:paraId="3A8F6F87" w14:textId="72E5B886" w:rsidR="00A7333E" w:rsidRDefault="00A7333E" w:rsidP="00A7333E">
      <w:pPr>
        <w:pStyle w:val="EnglishHangEndNoCoptic"/>
        <w:ind w:firstLine="0"/>
      </w:pPr>
      <w:r>
        <w:t xml:space="preserve">and I was comforted, and </w:t>
      </w:r>
      <w:r w:rsidR="00DB1D07">
        <w:t>came to life</w:t>
      </w:r>
      <w:r>
        <w:t>!</w:t>
      </w:r>
    </w:p>
    <w:p w14:paraId="2BB65633" w14:textId="77777777" w:rsidR="00A7333E" w:rsidRDefault="00A7333E" w:rsidP="00A7333E">
      <w:pPr>
        <w:pStyle w:val="EnglishHangNoCoptic"/>
      </w:pPr>
      <w:r>
        <w:t>17 For You have chosen my soul,</w:t>
      </w:r>
    </w:p>
    <w:p w14:paraId="0D15B94C" w14:textId="77777777" w:rsidR="00A7333E" w:rsidRDefault="00A7333E" w:rsidP="00A7333E">
      <w:pPr>
        <w:pStyle w:val="EnglishHangNoCoptic"/>
        <w:ind w:firstLine="0"/>
      </w:pPr>
      <w:r>
        <w:t>that it should not perish,</w:t>
      </w:r>
    </w:p>
    <w:p w14:paraId="15725920" w14:textId="542E36F9" w:rsidR="00A7333E" w:rsidRDefault="00A7333E" w:rsidP="00A7333E">
      <w:pPr>
        <w:pStyle w:val="EnglishHangNoCoptic"/>
        <w:ind w:firstLine="0"/>
      </w:pPr>
      <w:r w:rsidRPr="00170FFC">
        <w:t xml:space="preserve">and </w:t>
      </w:r>
      <w:r>
        <w:t xml:space="preserve">You </w:t>
      </w:r>
      <w:r w:rsidR="00DB1D07">
        <w:t xml:space="preserve">have </w:t>
      </w:r>
      <w:r>
        <w:t>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5E7DCEE0" w:rsidR="00A7333E" w:rsidRDefault="00DB1D07" w:rsidP="00A7333E">
      <w:pPr>
        <w:pStyle w:val="EnglishHangNoCoptic"/>
        <w:ind w:firstLine="0"/>
      </w:pPr>
      <w:r>
        <w:t>nor</w:t>
      </w:r>
      <w:r w:rsidR="00A7333E">
        <w:t xml:space="preserve"> will the dead bless You;</w:t>
      </w:r>
    </w:p>
    <w:p w14:paraId="3E53A8DD" w14:textId="58717A27" w:rsidR="00A7333E" w:rsidRDefault="00A7333E" w:rsidP="00A7333E">
      <w:pPr>
        <w:pStyle w:val="EnglishHangNoCoptic"/>
        <w:ind w:firstLine="0"/>
      </w:pPr>
      <w:r>
        <w:t xml:space="preserve">nor </w:t>
      </w:r>
      <w:r w:rsidR="00DB1D07">
        <w:t>will</w:t>
      </w:r>
      <w:r>
        <w:t xml:space="preserve">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2DAA3DC6" w:rsidR="00A7333E" w:rsidRDefault="00A7333E" w:rsidP="00A7333E">
      <w:pPr>
        <w:pStyle w:val="EnglishHangNoCoptic"/>
        <w:ind w:firstLine="0"/>
      </w:pPr>
      <w:r>
        <w:t xml:space="preserve">for from this day forward, I will </w:t>
      </w:r>
      <w:r w:rsidR="00DB1D07">
        <w:t>beget</w:t>
      </w:r>
      <w:r>
        <w:t xml:space="preserve"> children</w:t>
      </w:r>
    </w:p>
    <w:p w14:paraId="1EF18637" w14:textId="5D5A9DF7" w:rsidR="00A7333E" w:rsidRDefault="00DB1D07" w:rsidP="00A7333E">
      <w:pPr>
        <w:pStyle w:val="EnglishHangNoCoptic"/>
        <w:ind w:firstLine="0"/>
      </w:pPr>
      <w:r>
        <w:t>who will</w:t>
      </w:r>
      <w:r w:rsidR="00A7333E" w:rsidRPr="00170FFC">
        <w:t xml:space="preserve"> declare Your righteo</w:t>
      </w:r>
      <w:r w:rsidR="00A7333E">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lastRenderedPageBreak/>
        <w:t>20</w:t>
      </w:r>
      <w:r>
        <w:t xml:space="preserve"> A</w:t>
      </w:r>
      <w:r w:rsidRPr="00170FFC">
        <w:t xml:space="preserve">nd I </w:t>
      </w:r>
      <w:r>
        <w:t>will</w:t>
      </w:r>
      <w:r w:rsidRPr="00170FFC">
        <w:t xml:space="preserve"> not cease</w:t>
      </w:r>
      <w:r>
        <w:t xml:space="preserve"> praising</w:t>
      </w:r>
      <w:r>
        <w:rPr>
          <w:rStyle w:val="FootnoteReference"/>
        </w:rPr>
        <w:footnoteReference w:id="889"/>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69B4254" w:rsidR="00A7333E" w:rsidRDefault="00DB1D07" w:rsidP="00A7333E">
      <w:pPr>
        <w:pStyle w:val="EnglishHangNoCoptic"/>
        <w:ind w:firstLine="0"/>
      </w:pPr>
      <w:r>
        <w:t>of Abraham and</w:t>
      </w:r>
      <w:r w:rsidR="00A7333E">
        <w:t xml:space="preserve"> </w:t>
      </w:r>
      <w:r>
        <w:t>Isaac</w:t>
      </w:r>
      <w:r w:rsidR="00A7333E">
        <w:t xml:space="preserve"> and Jacob,</w:t>
      </w:r>
    </w:p>
    <w:p w14:paraId="7C3D1B02" w14:textId="77777777" w:rsidR="00A7333E" w:rsidRDefault="00A7333E" w:rsidP="00A7333E">
      <w:pPr>
        <w:pStyle w:val="EnglishHangEndNoCoptic"/>
        <w:ind w:firstLine="0"/>
      </w:pPr>
      <w:r>
        <w:t>and their righteous seed;</w:t>
      </w:r>
    </w:p>
    <w:p w14:paraId="4F420C7E" w14:textId="0BC8C896" w:rsidR="00A7333E" w:rsidRDefault="00A7333E" w:rsidP="00A7333E">
      <w:pPr>
        <w:pStyle w:val="EnglishHangNoCoptic"/>
      </w:pPr>
      <w:r>
        <w:t xml:space="preserve">2 Who made </w:t>
      </w:r>
      <w:r w:rsidR="00DB1D07">
        <w:t xml:space="preserve">the </w:t>
      </w:r>
      <w:r>
        <w:t xml:space="preserve">heaven and </w:t>
      </w:r>
      <w:r w:rsidR="00DB1D07">
        <w:t xml:space="preserve">the </w:t>
      </w:r>
      <w:r>
        <w:t>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1E306FD5" w:rsidR="00A7333E" w:rsidRDefault="00A7333E" w:rsidP="00A7333E">
      <w:pPr>
        <w:pStyle w:val="EnglishHangEndNoCoptic"/>
        <w:ind w:firstLine="0"/>
      </w:pPr>
      <w:r>
        <w:t xml:space="preserve">and repenting </w:t>
      </w:r>
      <w:r w:rsidR="00DB1D07">
        <w:t>toward</w:t>
      </w:r>
      <w:r>
        <w:t xml:space="preserve">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54EE446" w:rsidR="00A7333E" w:rsidRDefault="00DB1D07" w:rsidP="00A7333E">
      <w:pPr>
        <w:pStyle w:val="EnglishHangNoCoptic"/>
        <w:ind w:firstLine="0"/>
      </w:pPr>
      <w:r>
        <w:t>for Abraham and Isaac</w:t>
      </w:r>
      <w:r w:rsidR="00A7333E">
        <w:t xml:space="preserve"> and Jacob, </w:t>
      </w:r>
      <w:r>
        <w:t>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4B7CB1D3" w:rsidR="00A7333E" w:rsidRDefault="00A7333E" w:rsidP="00A7333E">
      <w:pPr>
        <w:pStyle w:val="EnglishHangNoCoptic"/>
      </w:pPr>
      <w:r>
        <w:t xml:space="preserve">9 because I have sinned </w:t>
      </w:r>
      <w:r w:rsidR="00DB1D07">
        <w:t>beyond</w:t>
      </w:r>
      <w:r>
        <w:t xml:space="preserve"> the number of the sands on the seashore.</w:t>
      </w:r>
    </w:p>
    <w:p w14:paraId="2537FB20" w14:textId="3FA48219" w:rsidR="00A7333E" w:rsidRDefault="00A7333E" w:rsidP="00A7333E">
      <w:pPr>
        <w:pStyle w:val="EnglishHangNoCoptic"/>
        <w:ind w:firstLine="0"/>
      </w:pPr>
      <w:r>
        <w:t xml:space="preserve">My </w:t>
      </w:r>
      <w:r w:rsidR="00C12795">
        <w:t>transgressions</w:t>
      </w:r>
      <w:r>
        <w:t xml:space="preserve">, O Lord, </w:t>
      </w:r>
      <w:r w:rsidR="00C12795">
        <w:t>are</w:t>
      </w:r>
      <w:r>
        <w:t xml:space="preserve"> multiplied.</w:t>
      </w:r>
    </w:p>
    <w:p w14:paraId="6FA9B853" w14:textId="169CCA8E" w:rsidR="00A7333E" w:rsidRDefault="00A7333E" w:rsidP="00A7333E">
      <w:pPr>
        <w:pStyle w:val="EnglishHangNoCoptic"/>
        <w:ind w:firstLine="0"/>
      </w:pPr>
      <w:r>
        <w:t xml:space="preserve">Yes, my </w:t>
      </w:r>
      <w:r w:rsidR="00C12795">
        <w:t>transgressions are</w:t>
      </w:r>
      <w:r>
        <w:t xml:space="preserve">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06CA8FFE" w:rsidR="00A7333E" w:rsidRDefault="00A7333E" w:rsidP="00A7333E">
      <w:pPr>
        <w:pStyle w:val="EnglishHangEndNoCoptic"/>
        <w:ind w:firstLine="0"/>
      </w:pPr>
      <w:r>
        <w:t xml:space="preserve">because of the multitude of my </w:t>
      </w:r>
      <w:r w:rsidR="00C12795">
        <w:t>iniquities</w:t>
      </w:r>
      <w:r>
        <w:t>.</w:t>
      </w:r>
    </w:p>
    <w:p w14:paraId="4E250597" w14:textId="30A8AB96" w:rsidR="00A7333E" w:rsidRDefault="00A7333E" w:rsidP="00A7333E">
      <w:pPr>
        <w:pStyle w:val="EnglishHangNoCoptic"/>
      </w:pPr>
      <w:r>
        <w:lastRenderedPageBreak/>
        <w:t xml:space="preserve">10 I am bent down </w:t>
      </w:r>
      <w:r w:rsidR="00C12795">
        <w:t>by</w:t>
      </w:r>
      <w:r>
        <w:t xml:space="preserve"> many iron chains</w:t>
      </w:r>
    </w:p>
    <w:p w14:paraId="7D545CC6" w14:textId="293DDA94" w:rsidR="00A7333E" w:rsidRDefault="00C12795" w:rsidP="00A7333E">
      <w:pPr>
        <w:pStyle w:val="EnglishHangNoCoptic"/>
        <w:ind w:firstLine="0"/>
      </w:pPr>
      <w:r>
        <w:rPr>
          <w:i/>
        </w:rPr>
        <w:t xml:space="preserve">so </w:t>
      </w:r>
      <w:r w:rsidR="00A7333E">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0837B86F" w:rsidR="00A7333E" w:rsidRDefault="00C12795" w:rsidP="00A7333E">
      <w:pPr>
        <w:pStyle w:val="EnglishHangNoCoptic"/>
        <w:ind w:firstLine="0"/>
      </w:pPr>
      <w:r>
        <w:t>and done evil in Y</w:t>
      </w:r>
      <w:r w:rsidR="00A7333E">
        <w:t>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2F5A3F4B" w:rsidR="00A7333E" w:rsidRDefault="00A7333E" w:rsidP="00A7333E">
      <w:pPr>
        <w:pStyle w:val="EnglishHangNoCoptic"/>
      </w:pPr>
      <w:r>
        <w:t xml:space="preserve">13 I </w:t>
      </w:r>
      <w:r w:rsidR="00C12795">
        <w:t>pray,</w:t>
      </w:r>
      <w:r>
        <w:t xml:space="preserve"> </w:t>
      </w:r>
      <w:r w:rsidR="00C12795">
        <w:t>begging</w:t>
      </w:r>
      <w:r>
        <w:t xml:space="preserve"> you:</w:t>
      </w:r>
    </w:p>
    <w:p w14:paraId="078B8A85" w14:textId="77777777" w:rsidR="00A7333E" w:rsidRDefault="00A7333E" w:rsidP="00A7333E">
      <w:pPr>
        <w:pStyle w:val="EnglishHangNoCoptic"/>
        <w:ind w:firstLine="0"/>
      </w:pPr>
      <w:r>
        <w:t>forgive me, O Lord, forgive me!</w:t>
      </w:r>
    </w:p>
    <w:p w14:paraId="0F4DC345" w14:textId="37AFFE10" w:rsidR="00A7333E" w:rsidRDefault="00A7333E" w:rsidP="00A7333E">
      <w:pPr>
        <w:pStyle w:val="EnglishHangNoCoptic"/>
        <w:ind w:firstLine="0"/>
      </w:pPr>
      <w:r>
        <w:t xml:space="preserve">Do not destroy me </w:t>
      </w:r>
      <w:r w:rsidR="00C12795">
        <w:t>with my iniquity,</w:t>
      </w:r>
    </w:p>
    <w:p w14:paraId="3548F553" w14:textId="5C5E9238" w:rsidR="00A7333E" w:rsidRDefault="00C12795" w:rsidP="00A7333E">
      <w:pPr>
        <w:pStyle w:val="EnglishHangNoCoptic"/>
        <w:ind w:firstLine="0"/>
      </w:pPr>
      <w:r>
        <w:t>nor</w:t>
      </w:r>
      <w:r w:rsidR="00A7333E">
        <w:t xml:space="preserve"> </w:t>
      </w:r>
      <w:r>
        <w:t xml:space="preserve">be angry forever and </w:t>
      </w:r>
      <w:r w:rsidR="00A7333E">
        <w:t>reserve evils for me</w:t>
      </w:r>
      <w:r>
        <w:t>,</w:t>
      </w:r>
    </w:p>
    <w:p w14:paraId="4AF84107" w14:textId="77777777" w:rsidR="00A7333E" w:rsidRDefault="00A7333E" w:rsidP="00A7333E">
      <w:pPr>
        <w:pStyle w:val="EnglishHangNoCoptic"/>
        <w:ind w:firstLine="0"/>
      </w:pPr>
      <w:r>
        <w:t>nor condemn me to the lowest parts of the earth;</w:t>
      </w:r>
    </w:p>
    <w:p w14:paraId="30E37526" w14:textId="5454D30E" w:rsidR="00A7333E" w:rsidRDefault="00A7333E" w:rsidP="00A7333E">
      <w:pPr>
        <w:pStyle w:val="EnglishHangEndNoCoptic"/>
        <w:ind w:firstLine="0"/>
      </w:pPr>
      <w:r>
        <w:t>for You</w:t>
      </w:r>
      <w:r w:rsidR="00C12795">
        <w:t>, O Lord,</w:t>
      </w:r>
      <w:r>
        <w:t xml:space="preserve"> are the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0CB22F00" w:rsidR="00A7333E" w:rsidRDefault="00A7333E" w:rsidP="00A7333E">
      <w:pPr>
        <w:pStyle w:val="EnglishHangNoCoptic"/>
      </w:pPr>
      <w:r>
        <w:t xml:space="preserve">15 Therefore I </w:t>
      </w:r>
      <w:r w:rsidR="00C12795">
        <w:t>will</w:t>
      </w:r>
      <w:r>
        <w:t xml:space="preserve">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936D4AA" w:rsidR="00A7333E" w:rsidRDefault="00A7333E" w:rsidP="00F71B79">
      <w:pPr>
        <w:pStyle w:val="Heading4"/>
      </w:pPr>
      <w:r>
        <w:t xml:space="preserve">The First Prayer of </w:t>
      </w:r>
      <w:r w:rsidR="00F71B79">
        <w:t>Isaias</w:t>
      </w:r>
      <w:r>
        <w:t xml:space="preserve"> the Prophet</w:t>
      </w:r>
    </w:p>
    <w:p w14:paraId="0BAD4191" w14:textId="57B9834D" w:rsidR="00A7333E" w:rsidRDefault="00A7333E" w:rsidP="00F71B79">
      <w:pPr>
        <w:pStyle w:val="Rubric"/>
      </w:pPr>
      <w:r>
        <w:t>(</w:t>
      </w:r>
      <w:r w:rsidR="00F71B79">
        <w:t>Isaias</w:t>
      </w:r>
      <w:r w:rsidR="00AC3B4B">
        <w:t xml:space="preserve"> 26:7-21</w:t>
      </w:r>
      <w:r>
        <w:t xml:space="preserve">. Coptic rite: Joyous Saturday, Byzantine rite Fifth Ode. </w:t>
      </w:r>
      <w:r w:rsidR="00703BD8">
        <w:t>Isaias</w:t>
      </w:r>
      <w:r>
        <w:t xml:space="preserve"> prophecy, which is also his prayer. O Lord our God, grant us peace.)</w:t>
      </w:r>
    </w:p>
    <w:p w14:paraId="46AE74D0" w14:textId="36BAD16B" w:rsidR="00770265" w:rsidRPr="0040319E" w:rsidRDefault="00770265" w:rsidP="00ED1D04">
      <w:pPr>
        <w:pStyle w:val="Rubric"/>
      </w:pPr>
      <w:r>
        <w:t xml:space="preserve">A reading from the Book of </w:t>
      </w:r>
      <w:r w:rsidR="00703BD8">
        <w:t>Isaias</w:t>
      </w:r>
      <w:r>
        <w:t xml:space="preserve">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323EF6" w:rsidR="00A7333E" w:rsidRDefault="00A7333E" w:rsidP="00A7333E">
      <w:pPr>
        <w:pStyle w:val="EnglishHangEndNoCoptic"/>
        <w:ind w:firstLine="0"/>
      </w:pPr>
      <w:r>
        <w:t>and in the remembrance</w:t>
      </w:r>
      <w:r w:rsidR="00BC2527">
        <w:t xml:space="preserve"> </w:t>
      </w:r>
      <w:r w:rsidR="00BC2527">
        <w:rPr>
          <w:i/>
        </w:rPr>
        <w:t>of You,</w:t>
      </w:r>
      <w:r>
        <w:t>]</w:t>
      </w:r>
    </w:p>
    <w:p w14:paraId="6E5665F6" w14:textId="2CAE4ADE" w:rsidR="00A7333E" w:rsidRDefault="00A7333E" w:rsidP="00A7333E">
      <w:pPr>
        <w:pStyle w:val="EnglishHangNoCoptic"/>
      </w:pPr>
      <w:r w:rsidRPr="0040319E">
        <w:lastRenderedPageBreak/>
        <w:t>9</w:t>
      </w:r>
      <w:r>
        <w:t xml:space="preserve"> </w:t>
      </w:r>
      <w:r w:rsidR="00BC2527">
        <w:t>which</w:t>
      </w:r>
      <w:r>
        <w:t xml:space="preserve"> our soul desires]</w:t>
      </w:r>
    </w:p>
    <w:p w14:paraId="03928488" w14:textId="59AAA197" w:rsidR="00A7333E" w:rsidRDefault="00BC2527" w:rsidP="00A7333E">
      <w:pPr>
        <w:pStyle w:val="EnglishHangNoCoptic"/>
        <w:ind w:firstLine="0"/>
      </w:pPr>
      <w:r w:rsidRPr="00BC2527">
        <w:rPr>
          <w:lang w:val="en-CA"/>
        </w:rPr>
        <w:t>My spirit seeks You very early in the morning,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19A9ECC8" w:rsidR="00A7333E" w:rsidRDefault="00A7333E" w:rsidP="00A7333E">
      <w:pPr>
        <w:pStyle w:val="EnglishHangEndNoCoptic"/>
        <w:ind w:firstLine="0"/>
      </w:pPr>
      <w:r w:rsidRPr="0040319E">
        <w:t>Learn righteousne</w:t>
      </w:r>
      <w:r w:rsidR="00BC2527">
        <w:t>ss, you who dwell on the earth;</w:t>
      </w:r>
    </w:p>
    <w:p w14:paraId="7616832B" w14:textId="6B057FB9" w:rsidR="00A7333E" w:rsidRDefault="00A7333E" w:rsidP="00A7333E">
      <w:pPr>
        <w:pStyle w:val="EnglishHangNoCoptic"/>
      </w:pPr>
      <w:r w:rsidRPr="0040319E">
        <w:t>10</w:t>
      </w:r>
      <w:r>
        <w:t xml:space="preserve"> </w:t>
      </w:r>
      <w:r w:rsidR="00BC2527">
        <w:t>for t</w:t>
      </w:r>
      <w:r>
        <w:t xml:space="preserve">he ungodly man </w:t>
      </w:r>
      <w:r w:rsidR="00BC2527">
        <w:t>has come to and end</w:t>
      </w:r>
      <w:r>
        <w:t>;</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4704CAB3" w:rsidR="00A7333E" w:rsidRDefault="00BC2527" w:rsidP="00A7333E">
      <w:pPr>
        <w:pStyle w:val="EnglishHangEndNoCoptic"/>
        <w:ind w:firstLine="0"/>
      </w:pPr>
      <w:r>
        <w:rPr>
          <w:i/>
        </w:rPr>
        <w:t xml:space="preserve">so </w:t>
      </w:r>
      <w:r w:rsidR="00A7333E" w:rsidRPr="0040319E">
        <w:t>that he may</w:t>
      </w:r>
      <w:r w:rsidR="00A7333E">
        <w:t xml:space="preserve"> not see the glory of the Lord.</w:t>
      </w:r>
    </w:p>
    <w:p w14:paraId="254BA2AB" w14:textId="11D6E69D" w:rsidR="00A7333E" w:rsidRDefault="00A7333E" w:rsidP="00A7333E">
      <w:pPr>
        <w:pStyle w:val="EnglishHangNoCoptic"/>
      </w:pPr>
      <w:r w:rsidRPr="0040319E">
        <w:t>11</w:t>
      </w:r>
      <w:r>
        <w:t xml:space="preserve"> O Lord, Your arm is </w:t>
      </w:r>
      <w:r w:rsidR="00BC2527">
        <w:t>lifted up</w:t>
      </w:r>
      <w:r>
        <w:t>,</w:t>
      </w:r>
    </w:p>
    <w:p w14:paraId="61AC2ECB" w14:textId="69A79251" w:rsidR="00A7333E" w:rsidRDefault="00A7333E" w:rsidP="00A7333E">
      <w:pPr>
        <w:pStyle w:val="EnglishHangNoCoptic"/>
        <w:ind w:firstLine="0"/>
      </w:pPr>
      <w:r>
        <w:t xml:space="preserve">but they </w:t>
      </w:r>
      <w:r w:rsidR="00BC2527">
        <w:t>did</w:t>
      </w:r>
      <w:r>
        <w:t xml:space="preserve"> not known it.</w:t>
      </w:r>
    </w:p>
    <w:p w14:paraId="258C1630" w14:textId="632FEC66" w:rsidR="00A7333E" w:rsidRDefault="00A7333E" w:rsidP="00A7333E">
      <w:pPr>
        <w:pStyle w:val="EnglishHangNoCoptic"/>
        <w:ind w:firstLine="0"/>
      </w:pPr>
      <w:r w:rsidRPr="0040319E">
        <w:t xml:space="preserve">But when they </w:t>
      </w:r>
      <w:r>
        <w:t xml:space="preserve">realize it, they </w:t>
      </w:r>
      <w:r w:rsidR="00BC2527">
        <w:t>will</w:t>
      </w:r>
      <w:r>
        <w:t xml:space="preserve"> be ashamed,</w:t>
      </w:r>
    </w:p>
    <w:p w14:paraId="0A3BED42" w14:textId="0C691E00" w:rsidR="00A7333E" w:rsidRDefault="00A7333E" w:rsidP="00A7333E">
      <w:pPr>
        <w:pStyle w:val="EnglishHangNoCoptic"/>
        <w:ind w:firstLine="0"/>
      </w:pPr>
      <w:r w:rsidRPr="0040319E">
        <w:t>for jealousy</w:t>
      </w:r>
      <w:r w:rsidR="00BC2527">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1F64F876" w:rsidR="00A7333E" w:rsidRDefault="00A7333E" w:rsidP="00A7333E">
      <w:pPr>
        <w:pStyle w:val="EnglishHangNoCoptic"/>
      </w:pPr>
      <w:r w:rsidRPr="0040319E">
        <w:t>12</w:t>
      </w:r>
      <w:r>
        <w:t xml:space="preserve"> O Lord</w:t>
      </w:r>
      <w:r w:rsidR="00BC2527">
        <w:t>,</w:t>
      </w:r>
      <w:r>
        <w:t xml:space="preserve">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2108F03B" w:rsidR="00A7333E" w:rsidRDefault="00A7333E" w:rsidP="00A7333E">
      <w:pPr>
        <w:pStyle w:val="EnglishHangNoCoptic"/>
      </w:pPr>
      <w:r>
        <w:t>13 O Lord</w:t>
      </w:r>
      <w:r w:rsidR="00BC2527">
        <w:t>,</w:t>
      </w:r>
      <w:r>
        <w:t xml:space="preserve">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90"/>
      </w:r>
      <w:r>
        <w:t>.</w:t>
      </w:r>
    </w:p>
    <w:p w14:paraId="11533811" w14:textId="720936E1" w:rsidR="00A7333E" w:rsidRDefault="00A7333E" w:rsidP="00A7333E">
      <w:pPr>
        <w:pStyle w:val="EnglishHangNoCoptic"/>
      </w:pPr>
      <w:r w:rsidRPr="0040319E">
        <w:t>14</w:t>
      </w:r>
      <w:r>
        <w:t xml:space="preserve"> </w:t>
      </w:r>
      <w:r w:rsidRPr="0040319E">
        <w:t xml:space="preserve">The dead will not </w:t>
      </w:r>
      <w:r w:rsidR="00BC2527">
        <w:t>see life,</w:t>
      </w:r>
    </w:p>
    <w:p w14:paraId="409AA98F" w14:textId="1360CBAF" w:rsidR="00A7333E" w:rsidRDefault="00BC2527" w:rsidP="00A7333E">
      <w:pPr>
        <w:pStyle w:val="EnglishHangNoCoptic"/>
        <w:ind w:firstLine="0"/>
      </w:pPr>
      <w:r>
        <w:t>nor</w:t>
      </w:r>
      <w:r w:rsidR="00A7333E">
        <w:t xml:space="preserve"> will physicians raise them</w:t>
      </w:r>
      <w:r>
        <w:t xml:space="preserve"> up</w:t>
      </w:r>
      <w:r w:rsidR="00A7333E">
        <w:t>,</w:t>
      </w:r>
    </w:p>
    <w:p w14:paraId="0867B46F" w14:textId="4DCEEAFC" w:rsidR="00A7333E" w:rsidRDefault="00A7333E" w:rsidP="00A7333E">
      <w:pPr>
        <w:pStyle w:val="EnglishHangNoCoptic"/>
        <w:ind w:firstLine="0"/>
      </w:pPr>
      <w:r>
        <w:t>because</w:t>
      </w:r>
      <w:r w:rsidRPr="0040319E">
        <w:t xml:space="preserve"> You </w:t>
      </w:r>
      <w:r w:rsidR="00BC2527">
        <w:t xml:space="preserve">have </w:t>
      </w:r>
      <w:r w:rsidRPr="0040319E">
        <w:t>brought evil</w:t>
      </w:r>
      <w:r>
        <w:t>s upon them and destroyed them,</w:t>
      </w:r>
    </w:p>
    <w:p w14:paraId="0D81C5DE" w14:textId="5E99A648" w:rsidR="00A7333E" w:rsidRDefault="00A7333E" w:rsidP="00A7333E">
      <w:pPr>
        <w:pStyle w:val="EnglishHangEndNoCoptic"/>
        <w:ind w:firstLine="0"/>
      </w:pPr>
      <w:r w:rsidRPr="0040319E">
        <w:t xml:space="preserve">and </w:t>
      </w:r>
      <w:r w:rsidR="00BC2527">
        <w:t>have taken</w:t>
      </w:r>
      <w:r>
        <w:t xml:space="preserve">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2FD5F6AE" w:rsidR="00A7333E" w:rsidRDefault="00A7333E" w:rsidP="00A7333E">
      <w:pPr>
        <w:pStyle w:val="EnglishHangEndNoCoptic"/>
        <w:ind w:firstLine="0"/>
      </w:pPr>
      <w:r>
        <w:t xml:space="preserve">on the glorious </w:t>
      </w:r>
      <w:r w:rsidR="00BC2527">
        <w:t xml:space="preserve">ones </w:t>
      </w:r>
      <w:r>
        <w:t>of the earth.</w:t>
      </w:r>
    </w:p>
    <w:p w14:paraId="45D37540" w14:textId="77777777" w:rsidR="00A7333E" w:rsidRDefault="00A7333E" w:rsidP="00A7333E">
      <w:pPr>
        <w:pStyle w:val="EnglishHangNoCoptic"/>
      </w:pPr>
      <w:r w:rsidRPr="0040319E">
        <w:t>16</w:t>
      </w:r>
      <w:r>
        <w:t xml:space="preserve"> </w:t>
      </w:r>
      <w:r w:rsidRPr="0040319E">
        <w:t xml:space="preserve">O Lord, I remembered You in my </w:t>
      </w:r>
      <w:r>
        <w:t>affliction.</w:t>
      </w:r>
    </w:p>
    <w:p w14:paraId="5C45EC78" w14:textId="35BC7A88" w:rsidR="00A7333E" w:rsidRDefault="00A7333E" w:rsidP="00A7333E">
      <w:pPr>
        <w:pStyle w:val="EnglishHangEndNoCoptic"/>
        <w:ind w:firstLine="0"/>
      </w:pPr>
      <w:r w:rsidRPr="0040319E">
        <w:t>Your chastenin</w:t>
      </w:r>
      <w:r>
        <w:t>g was a small affliction</w:t>
      </w:r>
      <w:r w:rsidR="00BC2527">
        <w:t xml:space="preserve"> to us</w:t>
      </w:r>
      <w:r>
        <w:t>.</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2920EF6" w:rsidR="00A7333E" w:rsidRDefault="00A7333E" w:rsidP="00A7333E">
      <w:pPr>
        <w:pStyle w:val="EnglishHangNoCoptic"/>
        <w:ind w:firstLine="0"/>
      </w:pPr>
      <w:r>
        <w:t xml:space="preserve">and cries out in her </w:t>
      </w:r>
      <w:r w:rsidR="00BC2527">
        <w:t>pains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5FA38AEF" w:rsidR="00A7333E" w:rsidRDefault="00A7333E" w:rsidP="00A7333E">
      <w:pPr>
        <w:pStyle w:val="EnglishHangNoCoptic"/>
        <w:ind w:firstLine="0"/>
      </w:pPr>
      <w:r>
        <w:t xml:space="preserve">so we </w:t>
      </w:r>
      <w:r w:rsidR="00BC2527">
        <w:t>have become to Your B</w:t>
      </w:r>
      <w:r>
        <w:t>eloved</w:t>
      </w:r>
      <w:r w:rsidR="00BC2527">
        <w:t>,</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592FC083" w:rsidR="00A7333E" w:rsidRDefault="00A7333E" w:rsidP="00A7333E">
      <w:pPr>
        <w:pStyle w:val="EnglishHangNoCoptic"/>
        <w:ind w:firstLine="0"/>
      </w:pPr>
      <w:r w:rsidRPr="0040319E">
        <w:t xml:space="preserve">We </w:t>
      </w:r>
      <w:r w:rsidR="00BC2527">
        <w:t xml:space="preserve">have </w:t>
      </w:r>
      <w:r w:rsidRPr="0040319E">
        <w:t xml:space="preserve">brought forth the spirit </w:t>
      </w:r>
      <w:r>
        <w:t xml:space="preserve">of Your salvation </w:t>
      </w:r>
      <w:r w:rsidR="00BC2527">
        <w:t>up</w:t>
      </w:r>
      <w:r>
        <w:t>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lastRenderedPageBreak/>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1665EEE3" w:rsidR="00A7333E" w:rsidRDefault="00A7333E" w:rsidP="00A7333E">
      <w:pPr>
        <w:pStyle w:val="EnglishHangEndNoCoptic"/>
        <w:ind w:firstLine="0"/>
      </w:pPr>
      <w:r w:rsidRPr="0040319E">
        <w:t>but the land of the</w:t>
      </w:r>
      <w:r>
        <w:t xml:space="preserve"> ungodly </w:t>
      </w:r>
      <w:r w:rsidR="00BC2527">
        <w:t>will</w:t>
      </w:r>
      <w:r>
        <w:t xml:space="preserve"> </w:t>
      </w:r>
      <w:r w:rsidR="00BC2527">
        <w:t>perish</w:t>
      </w:r>
      <w:r>
        <w:t>.”</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6746C246" w:rsidR="00A7333E" w:rsidRDefault="00A7333E" w:rsidP="00A7333E">
      <w:pPr>
        <w:pStyle w:val="EnglishHangNoCoptic"/>
      </w:pPr>
      <w:r w:rsidRPr="0040319E">
        <w:t>21</w:t>
      </w:r>
      <w:r>
        <w:t xml:space="preserve"> </w:t>
      </w:r>
      <w:r w:rsidRPr="0040319E">
        <w:t xml:space="preserve">For </w:t>
      </w:r>
      <w:r w:rsidR="00BC2527">
        <w:t>look</w:t>
      </w:r>
      <w:r w:rsidRPr="0040319E">
        <w:t>,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6139FB6F" w:rsidR="00A7333E" w:rsidRDefault="00A7333E" w:rsidP="00A7333E">
      <w:pPr>
        <w:pStyle w:val="EnglishHangNoCoptic"/>
        <w:ind w:firstLine="0"/>
      </w:pPr>
      <w:r>
        <w:t>a</w:t>
      </w:r>
      <w:r w:rsidRPr="0040319E">
        <w:t>nd t</w:t>
      </w:r>
      <w:r>
        <w:t>he earth will uncover its blood</w:t>
      </w:r>
      <w:r w:rsidR="00BC2527">
        <w:t>,</w:t>
      </w:r>
    </w:p>
    <w:p w14:paraId="1AF03E62" w14:textId="77777777" w:rsidR="00A7333E" w:rsidRPr="00783F3E" w:rsidRDefault="00A7333E" w:rsidP="00A7333E">
      <w:pPr>
        <w:pStyle w:val="EnglishHangEndNoCoptic"/>
        <w:ind w:firstLine="0"/>
      </w:pPr>
      <w:r w:rsidRPr="0040319E">
        <w:t>and will not cover its slain.</w:t>
      </w:r>
    </w:p>
    <w:p w14:paraId="0D95EC14" w14:textId="596E32ED" w:rsidR="00A7333E" w:rsidRDefault="00A7333E" w:rsidP="00F71B79">
      <w:pPr>
        <w:pStyle w:val="Heading4"/>
      </w:pPr>
      <w:bookmarkStart w:id="452" w:name="_Ref448664867"/>
      <w:r>
        <w:t xml:space="preserve">The Second Prayer of </w:t>
      </w:r>
      <w:r w:rsidR="00F71B79">
        <w:t>Isaias</w:t>
      </w:r>
      <w:r>
        <w:t xml:space="preserve"> the Prophet</w:t>
      </w:r>
    </w:p>
    <w:p w14:paraId="4B8E70C4" w14:textId="0AEE6921" w:rsidR="00A7333E" w:rsidRDefault="00A7333E" w:rsidP="00F71B79">
      <w:pPr>
        <w:pStyle w:val="Rubric"/>
      </w:pPr>
      <w:r>
        <w:t>(</w:t>
      </w:r>
      <w:r w:rsidR="00F71B79">
        <w:t>Isaias</w:t>
      </w:r>
      <w:r>
        <w:t xml:space="preserve"> 25:1-12. Coptic rite: Joyous Saturday.)</w:t>
      </w:r>
    </w:p>
    <w:p w14:paraId="02E30570" w14:textId="7F2843FC" w:rsidR="00770265" w:rsidRPr="0040319E" w:rsidRDefault="00770265" w:rsidP="00F71B79">
      <w:pPr>
        <w:pStyle w:val="Rubric"/>
      </w:pPr>
      <w:r>
        <w:t xml:space="preserve">Again, a reading from the book of </w:t>
      </w:r>
      <w:r w:rsidR="00F71B79">
        <w:t>Isaias</w:t>
      </w:r>
      <w:r>
        <w:t xml:space="preserve">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ACC44F0" w:rsidR="00A7333E" w:rsidRDefault="00A7333E" w:rsidP="00A7333E">
      <w:pPr>
        <w:pStyle w:val="EnglishHangNoCoptic"/>
        <w:ind w:firstLine="0"/>
      </w:pPr>
      <w:r w:rsidRPr="00224A73">
        <w:t>I</w:t>
      </w:r>
      <w:r>
        <w:t xml:space="preserve"> will</w:t>
      </w:r>
      <w:r w:rsidR="00B67BD4">
        <w:t xml:space="preserve"> sing</w:t>
      </w:r>
      <w:r>
        <w:t xml:space="preserve"> hymn</w:t>
      </w:r>
      <w:r w:rsidR="00B67BD4">
        <w:t>s</w:t>
      </w:r>
      <w:r>
        <w:t xml:space="preserve">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11AA7E62" w:rsidR="00A7333E" w:rsidRDefault="00A7333E" w:rsidP="00A7333E">
      <w:pPr>
        <w:pStyle w:val="EnglishHangEndNoCoptic"/>
        <w:ind w:firstLine="0"/>
      </w:pPr>
      <w:r w:rsidRPr="00224A73">
        <w:t xml:space="preserve">an ancient and true </w:t>
      </w:r>
      <w:r w:rsidR="00B67BD4">
        <w:t>counsel</w:t>
      </w:r>
      <w:r w:rsidRPr="00224A73">
        <w:t xml:space="preserve">. </w:t>
      </w:r>
      <w:r>
        <w:t>Amen, Lord!</w:t>
      </w:r>
      <w:r w:rsidRPr="00294542">
        <w:rPr>
          <w:vertAlign w:val="superscript"/>
        </w:rPr>
        <w:footnoteReference w:id="891"/>
      </w:r>
    </w:p>
    <w:p w14:paraId="329C7CF9" w14:textId="77777777" w:rsidR="00A7333E" w:rsidRDefault="00A7333E" w:rsidP="00A7333E">
      <w:pPr>
        <w:pStyle w:val="EnglishHangNoCoptic"/>
      </w:pPr>
      <w:r w:rsidRPr="00224A73">
        <w:t>2</w:t>
      </w:r>
      <w:r>
        <w:t xml:space="preserve"> </w:t>
      </w:r>
      <w:r w:rsidRPr="00224A73">
        <w:t>Fo</w:t>
      </w:r>
      <w:r>
        <w:t>r You have made cities into a mound;</w:t>
      </w:r>
    </w:p>
    <w:p w14:paraId="387321EB" w14:textId="6BACEB73" w:rsidR="00A7333E" w:rsidRDefault="00A7333E" w:rsidP="00A7333E">
      <w:pPr>
        <w:pStyle w:val="EnglishHangNoCoptic"/>
        <w:ind w:firstLine="0"/>
      </w:pPr>
      <w:r w:rsidRPr="00224A73">
        <w:t xml:space="preserve">You </w:t>
      </w:r>
      <w:r>
        <w:t xml:space="preserve">have </w:t>
      </w:r>
      <w:r w:rsidRPr="00224A73">
        <w:t>made the foundatio</w:t>
      </w:r>
      <w:r>
        <w:t xml:space="preserve">ns of </w:t>
      </w:r>
      <w:r w:rsidR="00B67BD4">
        <w:t>fortified</w:t>
      </w:r>
      <w:r>
        <w:t xml:space="preserve"> cities fall.</w:t>
      </w:r>
    </w:p>
    <w:p w14:paraId="33E8F675" w14:textId="42E85709" w:rsidR="00A7333E" w:rsidRDefault="00A7333E" w:rsidP="00A7333E">
      <w:pPr>
        <w:pStyle w:val="EnglishHangEndNoCoptic"/>
        <w:ind w:firstLine="0"/>
      </w:pPr>
      <w:r w:rsidRPr="00224A73">
        <w:t>The city of the ungo</w:t>
      </w:r>
      <w:r>
        <w:t xml:space="preserve">dly </w:t>
      </w:r>
      <w:r w:rsidR="00B67BD4">
        <w:t>will</w:t>
      </w:r>
      <w:r>
        <w:t xml:space="preserve">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3A6EF5C6" w:rsidR="00A7333E" w:rsidRDefault="00A7333E" w:rsidP="00A7333E">
      <w:pPr>
        <w:pStyle w:val="EnglishHangNoCoptic"/>
        <w:ind w:firstLine="0"/>
      </w:pPr>
      <w:r w:rsidRPr="00224A73">
        <w:t xml:space="preserve">and a </w:t>
      </w:r>
      <w:r w:rsidR="00B67BD4">
        <w:t>shelter</w:t>
      </w:r>
      <w:r w:rsidRPr="00224A73">
        <w:t xml:space="preserve">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5ED8543F" w:rsidR="00A7333E" w:rsidRDefault="00A7333E" w:rsidP="00A7333E">
      <w:pPr>
        <w:pStyle w:val="EnglishHangEndNoCoptic"/>
        <w:ind w:firstLine="0"/>
      </w:pPr>
      <w:r w:rsidRPr="00224A73">
        <w:t xml:space="preserve">and </w:t>
      </w:r>
      <w:r w:rsidR="00B67BD4">
        <w:t xml:space="preserve">be a shelter </w:t>
      </w:r>
      <w:r w:rsidRPr="00224A73">
        <w:t>f</w:t>
      </w:r>
      <w:r w:rsidR="00B67BD4">
        <w:t>or</w:t>
      </w:r>
      <w:r w:rsidRPr="00224A73">
        <w:t xml:space="preserve">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3164EE54" w:rsidR="00A7333E" w:rsidRDefault="00A7333E" w:rsidP="00A7333E">
      <w:pPr>
        <w:pStyle w:val="EnglishHangEndNoCoptic"/>
        <w:ind w:firstLine="0"/>
      </w:pPr>
      <w:r w:rsidRPr="00224A73">
        <w:t xml:space="preserve">thirsting in Zion because of </w:t>
      </w:r>
      <w:r w:rsidR="00B67BD4">
        <w:t xml:space="preserve">the </w:t>
      </w:r>
      <w:r w:rsidRPr="00224A73">
        <w:t>ungodl</w:t>
      </w:r>
      <w:r>
        <w:t>y, to whom You delivered us.</w:t>
      </w:r>
    </w:p>
    <w:p w14:paraId="09711EC6" w14:textId="77777777" w:rsidR="00A7333E" w:rsidRDefault="00A7333E" w:rsidP="00A7333E">
      <w:pPr>
        <w:pStyle w:val="EnglishHangNoCoptic"/>
      </w:pPr>
      <w:r w:rsidRPr="00224A73">
        <w:lastRenderedPageBreak/>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0AD896EA" w:rsidR="00A7333E" w:rsidRDefault="00A7333E" w:rsidP="00A7333E">
      <w:pPr>
        <w:pStyle w:val="EnglishHangNoCoptic"/>
        <w:ind w:firstLine="0"/>
      </w:pPr>
      <w:r w:rsidRPr="00224A73">
        <w:t xml:space="preserve">but </w:t>
      </w:r>
      <w:r w:rsidR="00B67BD4">
        <w:t>the Lord</w:t>
      </w:r>
      <w:r w:rsidRPr="00224A73">
        <w:t xml:space="preserve"> God </w:t>
      </w:r>
      <w:r w:rsidR="00B67BD4">
        <w:t xml:space="preserve">has </w:t>
      </w:r>
      <w:r w:rsidRPr="00224A73">
        <w:t>wiped a</w:t>
      </w:r>
      <w:r>
        <w:t>way every tear from every face;</w:t>
      </w:r>
    </w:p>
    <w:p w14:paraId="36C2EF4D" w14:textId="4C79D06A" w:rsidR="00A7333E" w:rsidRDefault="00A7333E" w:rsidP="00A7333E">
      <w:pPr>
        <w:pStyle w:val="EnglishHangNoCoptic"/>
        <w:ind w:firstLine="0"/>
      </w:pPr>
      <w:r w:rsidRPr="00224A73">
        <w:t xml:space="preserve">He </w:t>
      </w:r>
      <w:r w:rsidR="00B67BD4">
        <w:t>has taken</w:t>
      </w:r>
      <w:r w:rsidRPr="00224A73">
        <w:t xml:space="preserve"> away the disgrace of</w:t>
      </w:r>
      <w:r>
        <w:t xml:space="preserve"> His people from all the earth;</w:t>
      </w:r>
    </w:p>
    <w:p w14:paraId="6F6333AA" w14:textId="287A2BDD" w:rsidR="00A7333E" w:rsidRDefault="00A7333E" w:rsidP="00A7333E">
      <w:pPr>
        <w:pStyle w:val="EnglishHangEndNoCoptic"/>
        <w:ind w:firstLine="0"/>
      </w:pPr>
      <w:r w:rsidRPr="00224A73">
        <w:t>for the mouth of the Lord h</w:t>
      </w:r>
      <w:r>
        <w:t>as spoken</w:t>
      </w:r>
      <w:r w:rsidR="00B67BD4">
        <w:t xml:space="preserve"> it</w:t>
      </w:r>
      <w:r>
        <w:t>.</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4C25F5A9" w:rsidR="00A7333E" w:rsidRDefault="00A7333E" w:rsidP="00A7333E">
      <w:pPr>
        <w:pStyle w:val="EnglishHangNoCoptic"/>
        <w:ind w:firstLine="0"/>
      </w:pPr>
      <w:r w:rsidRPr="00224A73">
        <w:t>“</w:t>
      </w:r>
      <w:r w:rsidR="00B67BD4">
        <w:t>See</w:t>
      </w:r>
      <w:r w:rsidRPr="00224A73">
        <w:t>,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59A7355D" w:rsidR="00A7333E" w:rsidRDefault="00A7333E" w:rsidP="00A7333E">
      <w:pPr>
        <w:pStyle w:val="EnglishHangNoCoptic"/>
        <w:ind w:firstLine="0"/>
      </w:pPr>
      <w:r w:rsidRPr="00224A73">
        <w:t xml:space="preserve">and the </w:t>
      </w:r>
      <w:r>
        <w:t xml:space="preserve">Moabite </w:t>
      </w:r>
      <w:r w:rsidR="00B67BD4">
        <w:t>will</w:t>
      </w:r>
      <w:r>
        <w:t xml:space="preserve">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56955D7B"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w:t>
      </w:r>
      <w:r w:rsidR="00CE1EDF">
        <w:t xml:space="preserve">the refuge of </w:t>
      </w:r>
      <w:r>
        <w:t xml:space="preserve">your </w:t>
      </w:r>
      <w:r w:rsidR="00CE1EDF">
        <w:t>wall</w:t>
      </w:r>
      <w:r>
        <w:t>,</w:t>
      </w:r>
    </w:p>
    <w:p w14:paraId="3B43977D" w14:textId="77777777" w:rsidR="00A7333E" w:rsidRDefault="00A7333E" w:rsidP="00A7333E">
      <w:pPr>
        <w:pStyle w:val="EnglishHangEndNoCoptic"/>
        <w:ind w:firstLine="0"/>
      </w:pPr>
      <w:r w:rsidRPr="00224A73">
        <w:t>and bring it down to the ground.</w:t>
      </w:r>
    </w:p>
    <w:p w14:paraId="2B176323" w14:textId="12160FB5" w:rsidR="00A7333E" w:rsidRDefault="00A7333E" w:rsidP="00F71B79">
      <w:pPr>
        <w:pStyle w:val="Heading4"/>
      </w:pPr>
      <w:r>
        <w:t xml:space="preserve">The Third Prayer of </w:t>
      </w:r>
      <w:r w:rsidR="00F71B79">
        <w:t>Isaias</w:t>
      </w:r>
      <w:r>
        <w:t xml:space="preserve"> the Prophet</w:t>
      </w:r>
    </w:p>
    <w:p w14:paraId="3B430F8E" w14:textId="0371E47D" w:rsidR="00A7333E" w:rsidRDefault="00A7333E" w:rsidP="00F71B79">
      <w:pPr>
        <w:pStyle w:val="Rubric"/>
      </w:pPr>
      <w:r>
        <w:t>(</w:t>
      </w:r>
      <w:r w:rsidR="00F71B79">
        <w:t>Isias</w:t>
      </w:r>
      <w:r>
        <w:t xml:space="preserve"> 26:1-9. Coptic rite: Joyous Saturday.)</w:t>
      </w:r>
    </w:p>
    <w:p w14:paraId="4E902B09" w14:textId="11242183" w:rsidR="00770265" w:rsidRPr="0040319E" w:rsidRDefault="00770265" w:rsidP="00F71B79">
      <w:pPr>
        <w:pStyle w:val="Rubric"/>
      </w:pPr>
      <w:r>
        <w:t xml:space="preserve">And again, a reading from the book of </w:t>
      </w:r>
      <w:r w:rsidR="00F71B79">
        <w:t>Isaias</w:t>
      </w:r>
      <w:r>
        <w:t xml:space="preserve"> the Prophet.</w:t>
      </w:r>
      <w:r w:rsidR="00ED1D04">
        <w:t xml:space="preserve"> His blessing be upon us all. Amen.</w:t>
      </w:r>
    </w:p>
    <w:p w14:paraId="16B88C43" w14:textId="77777777" w:rsidR="00A7333E" w:rsidRDefault="00A7333E"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40E9995E" w14:textId="1D1EA061" w:rsidR="00A7333E" w:rsidRDefault="00A7333E" w:rsidP="00A7333E">
      <w:pPr>
        <w:pStyle w:val="EnglishHangNoCoptic"/>
        <w:ind w:firstLine="0"/>
      </w:pPr>
      <w:r>
        <w:t>“</w:t>
      </w:r>
      <w:r w:rsidR="00CE1EDF">
        <w:t>Look</w:t>
      </w:r>
      <w:r>
        <w:t>,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04E6E926" w:rsidR="00A7333E" w:rsidRDefault="00A7333E" w:rsidP="00A7333E">
      <w:pPr>
        <w:pStyle w:val="EnglishHangNoCoptic"/>
        <w:ind w:firstLine="0"/>
      </w:pPr>
      <w:r w:rsidRPr="00224A73">
        <w:t xml:space="preserve">let </w:t>
      </w:r>
      <w:r w:rsidR="00CE1EDF">
        <w:t>a</w:t>
      </w:r>
      <w:r w:rsidRPr="00224A73">
        <w:t xml:space="preserve"> peop</w:t>
      </w:r>
      <w:r>
        <w:t>le enter who keep</w:t>
      </w:r>
      <w:r w:rsidR="00CE1EDF">
        <w:t>s</w:t>
      </w:r>
      <w:r>
        <w:t xml:space="preserve"> righteousness</w:t>
      </w:r>
    </w:p>
    <w:p w14:paraId="2EC8ED1D" w14:textId="145AB04A" w:rsidR="00A7333E" w:rsidRDefault="00A7333E" w:rsidP="00A7333E">
      <w:pPr>
        <w:pStyle w:val="EnglishHangEndNoCoptic"/>
        <w:ind w:firstLine="0"/>
      </w:pPr>
      <w:r>
        <w:t>and guard</w:t>
      </w:r>
      <w:r w:rsidR="00CE1EDF">
        <w:t>s</w:t>
      </w:r>
      <w:r>
        <w:t xml:space="preserve"> the truth,</w:t>
      </w:r>
    </w:p>
    <w:p w14:paraId="6D3D460D" w14:textId="2DEA7E80" w:rsidR="00A7333E" w:rsidRDefault="00A7333E" w:rsidP="00A7333E">
      <w:pPr>
        <w:pStyle w:val="EnglishHangNoCoptic"/>
      </w:pPr>
      <w:r>
        <w:t>3 who lay</w:t>
      </w:r>
      <w:r w:rsidR="00CE1EDF">
        <w:t>s</w:t>
      </w:r>
      <w:r>
        <w:t xml:space="preserve"> hold of the truth</w:t>
      </w:r>
    </w:p>
    <w:p w14:paraId="62B55CBA" w14:textId="79268CD1" w:rsidR="00A7333E" w:rsidRDefault="00A7333E" w:rsidP="00A7333E">
      <w:pPr>
        <w:pStyle w:val="EnglishHangEndNoCoptic"/>
        <w:ind w:firstLine="0"/>
      </w:pPr>
      <w:r>
        <w:t>and keep</w:t>
      </w:r>
      <w:r w:rsidR="00CE1EDF">
        <w:t>s</w:t>
      </w:r>
      <w:r>
        <w:t xml:space="preserve"> peace,</w:t>
      </w:r>
    </w:p>
    <w:p w14:paraId="62B33D16" w14:textId="1B1636EF" w:rsidR="00A7333E" w:rsidRDefault="00A7333E" w:rsidP="00A7333E">
      <w:pPr>
        <w:pStyle w:val="EnglishHangNoCoptic"/>
      </w:pPr>
      <w:r w:rsidRPr="00224A73">
        <w:t>4</w:t>
      </w:r>
      <w:r>
        <w:t xml:space="preserve"> </w:t>
      </w:r>
      <w:r w:rsidRPr="00224A73">
        <w:t>because th</w:t>
      </w:r>
      <w:r>
        <w:t xml:space="preserve">ey </w:t>
      </w:r>
      <w:r w:rsidR="00CE1EDF">
        <w:t>have hoped</w:t>
      </w:r>
      <w:r>
        <w:t xml:space="preserve"> in You</w:t>
      </w:r>
      <w:r w:rsidR="00CE1EDF">
        <w:t xml:space="preserve"> forever</w:t>
      </w:r>
      <w:r>
        <w:t>,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lastRenderedPageBreak/>
        <w:t>5 Who humbles and brings down</w:t>
      </w:r>
    </w:p>
    <w:p w14:paraId="0CA4FEBB" w14:textId="4E20290A" w:rsidR="00A7333E" w:rsidRDefault="00A7333E" w:rsidP="00A7333E">
      <w:pPr>
        <w:pStyle w:val="EnglishHangNoCoptic"/>
        <w:ind w:firstLine="0"/>
      </w:pPr>
      <w:r>
        <w:t xml:space="preserve">those who dwell in </w:t>
      </w:r>
      <w:r w:rsidR="00CE1EDF">
        <w:t>high</w:t>
      </w:r>
      <w:r>
        <w:t xml:space="preserve">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60D2796" w:rsidR="00A7333E" w:rsidRDefault="00A7333E" w:rsidP="00A7333E">
      <w:pPr>
        <w:pStyle w:val="EnglishHangNoCoptic"/>
      </w:pPr>
      <w:r w:rsidRPr="00224A73">
        <w:t>6</w:t>
      </w:r>
      <w:r>
        <w:t xml:space="preserve"> </w:t>
      </w:r>
      <w:r w:rsidRPr="00224A73">
        <w:t>The fe</w:t>
      </w:r>
      <w:r>
        <w:t xml:space="preserve">et of the </w:t>
      </w:r>
      <w:r w:rsidR="00CE1EDF">
        <w:t xml:space="preserve">meek and </w:t>
      </w:r>
      <w:r>
        <w:t>humble</w:t>
      </w:r>
    </w:p>
    <w:p w14:paraId="680719B8" w14:textId="77777777" w:rsidR="00A7333E" w:rsidRDefault="00A7333E" w:rsidP="00A7333E">
      <w:pPr>
        <w:pStyle w:val="EnglishHangEndNoCoptic"/>
        <w:ind w:firstLine="0"/>
      </w:pPr>
      <w:r>
        <w:t>will trample them [underfoot].</w:t>
      </w:r>
    </w:p>
    <w:p w14:paraId="73728B92" w14:textId="6B7E7BAE" w:rsidR="00A7333E" w:rsidRDefault="00A7333E" w:rsidP="00A7333E">
      <w:pPr>
        <w:pStyle w:val="EnglishHangNoCoptic"/>
      </w:pPr>
      <w:r w:rsidRPr="00224A73">
        <w:t>7</w:t>
      </w:r>
      <w:r>
        <w:t xml:space="preserve"> </w:t>
      </w:r>
      <w:r w:rsidRPr="00224A73">
        <w:t>Th</w:t>
      </w:r>
      <w:r>
        <w:t xml:space="preserve">e way of the godly has </w:t>
      </w:r>
      <w:r w:rsidR="00CE1EDF">
        <w:t>been made</w:t>
      </w:r>
      <w:r>
        <w:t xml:space="preserv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5410EF0C" w:rsidR="00A7333E" w:rsidRDefault="00A7333E" w:rsidP="00A7333E">
      <w:pPr>
        <w:pStyle w:val="EnglishHangEndNoCoptic"/>
        <w:ind w:firstLine="0"/>
      </w:pPr>
      <w:r w:rsidRPr="00224A73">
        <w:t>and i</w:t>
      </w:r>
      <w:r w:rsidR="00CE1EDF">
        <w:t>n the remembrance of You,</w:t>
      </w:r>
    </w:p>
    <w:p w14:paraId="44DFA812" w14:textId="4EC11671" w:rsidR="00A7333E" w:rsidRDefault="00A7333E" w:rsidP="00A7333E">
      <w:pPr>
        <w:pStyle w:val="EnglishHangNoCoptic"/>
      </w:pPr>
      <w:r w:rsidRPr="0040319E">
        <w:t>9</w:t>
      </w:r>
      <w:r>
        <w:t xml:space="preserve"> </w:t>
      </w:r>
      <w:r w:rsidR="00CE1EDF">
        <w:t>which</w:t>
      </w:r>
      <w:r>
        <w:t xml:space="preserve">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2B71640D" w:rsidR="00A7333E" w:rsidRDefault="00A7333E" w:rsidP="00A7333E">
      <w:pPr>
        <w:pStyle w:val="EnglishHangNoCoptic"/>
      </w:pPr>
      <w:r>
        <w:t xml:space="preserve">16 The crown </w:t>
      </w:r>
      <w:r w:rsidR="00CE1EDF">
        <w:t>has fallen</w:t>
      </w:r>
      <w:r>
        <w:t xml:space="preserve"> from our head;</w:t>
      </w:r>
    </w:p>
    <w:p w14:paraId="767778EE" w14:textId="77777777" w:rsidR="00A7333E" w:rsidRDefault="00A7333E" w:rsidP="00A7333E">
      <w:pPr>
        <w:pStyle w:val="EnglishHangEndNoCoptic"/>
        <w:ind w:firstLine="0"/>
      </w:pPr>
      <w:r>
        <w:t>woe to us, for we have sinned!</w:t>
      </w:r>
    </w:p>
    <w:p w14:paraId="60674AD4" w14:textId="3BD7EAB2" w:rsidR="00A7333E" w:rsidRDefault="00A7333E" w:rsidP="00A7333E">
      <w:pPr>
        <w:pStyle w:val="EnglishHangNoCoptic"/>
      </w:pPr>
      <w:r>
        <w:t>17 Because of t</w:t>
      </w:r>
      <w:r w:rsidR="00E4461C">
        <w:t>his, our heart has become grief-</w:t>
      </w:r>
      <w:r>
        <w:t>stricken;</w:t>
      </w:r>
    </w:p>
    <w:p w14:paraId="75AE9755" w14:textId="77777777" w:rsidR="00A7333E" w:rsidRDefault="00A7333E" w:rsidP="00A7333E">
      <w:pPr>
        <w:pStyle w:val="EnglishHangEndNoCoptic"/>
        <w:ind w:firstLine="0"/>
      </w:pPr>
      <w:r>
        <w:t>because of this, our eyes have grown dark,</w:t>
      </w:r>
    </w:p>
    <w:p w14:paraId="45F07C6F" w14:textId="2516F2D7" w:rsidR="00A7333E" w:rsidRDefault="00A7333E" w:rsidP="00A7333E">
      <w:pPr>
        <w:pStyle w:val="EnglishHangNoCoptic"/>
      </w:pPr>
      <w:r>
        <w:t xml:space="preserve">18 for Mount Zion, because it </w:t>
      </w:r>
      <w:r w:rsidR="00E4461C">
        <w:t>has been made</w:t>
      </w:r>
      <w:r>
        <w:t xml:space="preserve">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28207553" w:rsidR="00A7333E" w:rsidRDefault="00E4461C" w:rsidP="00A7333E">
      <w:pPr>
        <w:pStyle w:val="EnglishHangEndNoCoptic"/>
        <w:ind w:firstLine="0"/>
      </w:pPr>
      <w:r>
        <w:t>Why w</w:t>
      </w:r>
      <w:r w:rsidR="00A7333E">
        <w:t xml:space="preserve">ill You forsake us for </w:t>
      </w:r>
      <w:r>
        <w:t>length of days</w:t>
      </w:r>
      <w:r w:rsidR="00A7333E">
        <w:t>?</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lastRenderedPageBreak/>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68281768" w:rsidR="008A378B" w:rsidRDefault="008A378B" w:rsidP="008A378B">
      <w:pPr>
        <w:pStyle w:val="EnglishHangNoCoptic"/>
      </w:pPr>
      <w:r w:rsidRPr="00224A73">
        <w:t>12</w:t>
      </w:r>
      <w:r>
        <w:t xml:space="preserve"> </w:t>
      </w:r>
      <w:r w:rsidRPr="00224A73">
        <w:t>we</w:t>
      </w:r>
      <w:r>
        <w:t xml:space="preserve"> have sinned and </w:t>
      </w:r>
      <w:r w:rsidR="00E4461C">
        <w:t>acted</w:t>
      </w:r>
      <w:r>
        <w:t xml:space="preserve">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68CFF5DB" w:rsidR="008A378B" w:rsidRDefault="008A378B" w:rsidP="008A378B">
      <w:pPr>
        <w:pStyle w:val="EnglishHangNoCoptic"/>
      </w:pPr>
      <w:r w:rsidRPr="00224A73">
        <w:t>13</w:t>
      </w:r>
      <w:r w:rsidR="00E4461C">
        <w:t xml:space="preserve"> </w:t>
      </w:r>
      <w:r w:rsidRPr="00224A73">
        <w:t>Le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5E91D5FE" w:rsidR="008A378B" w:rsidRDefault="008A378B" w:rsidP="008A378B">
      <w:pPr>
        <w:pStyle w:val="Heading4"/>
      </w:pPr>
      <w:r>
        <w:t>The Prayer of Elias the Prophet</w:t>
      </w:r>
    </w:p>
    <w:p w14:paraId="4146F6E2" w14:textId="418DA51C" w:rsidR="008A378B" w:rsidRPr="0040319E" w:rsidRDefault="008A378B" w:rsidP="008A378B">
      <w:pPr>
        <w:pStyle w:val="Rubric"/>
      </w:pPr>
      <w:r>
        <w:t>(3 Kings 18:</w:t>
      </w:r>
      <w:r w:rsidR="00E4461C">
        <w:t>29b,</w:t>
      </w:r>
      <w:r>
        <w:t>36-39. Coptic rite: Joyous Saturday. The Victory over Ba’al)</w:t>
      </w:r>
    </w:p>
    <w:p w14:paraId="2BFB594F" w14:textId="6DDD0C23" w:rsidR="00E4461C" w:rsidRDefault="00E4461C" w:rsidP="008A378B">
      <w:pPr>
        <w:pStyle w:val="EnglishHangNoCoptic"/>
      </w:pPr>
      <w:r>
        <w:t>29 And it happened,</w:t>
      </w:r>
    </w:p>
    <w:p w14:paraId="5427838A" w14:textId="5484E1B6" w:rsidR="00E4461C" w:rsidRDefault="00E4461C" w:rsidP="00E4461C">
      <w:pPr>
        <w:pStyle w:val="EnglishHangEndNoCoptic"/>
        <w:ind w:firstLine="0"/>
      </w:pPr>
      <w:r>
        <w:t>as it was the time of the offering of sacrifice,</w:t>
      </w:r>
    </w:p>
    <w:p w14:paraId="5A7A1856" w14:textId="5DCDD62D" w:rsidR="008A378B" w:rsidRDefault="008A378B" w:rsidP="008A378B">
      <w:pPr>
        <w:pStyle w:val="EnglishHangNoCoptic"/>
      </w:pPr>
      <w:r>
        <w:t xml:space="preserve">36 </w:t>
      </w:r>
      <w:r w:rsidR="00E4461C">
        <w:t>and</w:t>
      </w:r>
      <w:r>
        <w:t xml:space="preserve"> Elias cried out to heaven and said,</w:t>
      </w:r>
    </w:p>
    <w:p w14:paraId="19048C16" w14:textId="4AB5C5B3" w:rsidR="008A378B" w:rsidRDefault="00E4461C" w:rsidP="008A378B">
      <w:pPr>
        <w:pStyle w:val="EnglishHangNoCoptic"/>
        <w:ind w:firstLine="0"/>
      </w:pPr>
      <w:r>
        <w:t>“O Lord God of Abraham and Isaac</w:t>
      </w:r>
      <w:r w:rsidR="008A378B">
        <w:t xml:space="preserve"> and Israel,</w:t>
      </w:r>
    </w:p>
    <w:p w14:paraId="5E7EF099" w14:textId="136BB0FB" w:rsidR="008A378B" w:rsidRDefault="008A378B" w:rsidP="008A378B">
      <w:pPr>
        <w:pStyle w:val="EnglishHangNoCoptic"/>
        <w:ind w:firstLine="0"/>
      </w:pPr>
      <w:r>
        <w:t xml:space="preserve">answer me, O Lord, answer me </w:t>
      </w:r>
      <w:r w:rsidR="00E4461C">
        <w:t>today</w:t>
      </w:r>
      <w:r>
        <w:t xml:space="preserve"> with fire,</w:t>
      </w:r>
    </w:p>
    <w:p w14:paraId="46E0F7CC" w14:textId="254A7742" w:rsidR="008A378B" w:rsidRDefault="008A378B" w:rsidP="008A378B">
      <w:pPr>
        <w:pStyle w:val="EnglishHangNoCoptic"/>
        <w:ind w:firstLine="0"/>
      </w:pPr>
      <w:r>
        <w:t xml:space="preserve">and let this people know You are Lord, </w:t>
      </w:r>
      <w:r w:rsidR="00E4461C">
        <w:t xml:space="preserve">the </w:t>
      </w:r>
      <w:r>
        <w:t>God of Israel,</w:t>
      </w:r>
    </w:p>
    <w:p w14:paraId="3F8F1B43" w14:textId="7BF3D73E" w:rsidR="008A378B" w:rsidRDefault="008A378B" w:rsidP="008A378B">
      <w:pPr>
        <w:pStyle w:val="EnglishHangEndNoCoptic"/>
        <w:ind w:firstLine="0"/>
      </w:pPr>
      <w:r>
        <w:t xml:space="preserve">and I am Your servant; and I have done all these </w:t>
      </w:r>
      <w:r w:rsidR="00E4461C">
        <w:t>works</w:t>
      </w:r>
      <w:r>
        <w:t xml:space="preserve"> on Your account.</w:t>
      </w:r>
    </w:p>
    <w:p w14:paraId="70159E1F" w14:textId="77777777" w:rsidR="008A378B" w:rsidRDefault="008A378B" w:rsidP="008A378B">
      <w:pPr>
        <w:pStyle w:val="EnglishHangNoCoptic"/>
      </w:pPr>
      <w:r>
        <w:t>37 Answer me, O Lord, answer me with fire,</w:t>
      </w:r>
    </w:p>
    <w:p w14:paraId="086001BA" w14:textId="46FF023D" w:rsidR="008A378B" w:rsidRDefault="008A378B" w:rsidP="008A378B">
      <w:pPr>
        <w:pStyle w:val="EnglishHangNoCoptic"/>
        <w:ind w:firstLine="0"/>
      </w:pPr>
      <w:r>
        <w:t xml:space="preserve">and let these people know </w:t>
      </w:r>
      <w:r w:rsidR="00E4461C">
        <w:t xml:space="preserve">that </w:t>
      </w:r>
      <w:r>
        <w:t>You are the Lord God,</w:t>
      </w:r>
    </w:p>
    <w:p w14:paraId="662EF6CA" w14:textId="77777777" w:rsidR="008A378B" w:rsidRDefault="008A378B" w:rsidP="008A378B">
      <w:pPr>
        <w:pStyle w:val="EnglishHangEndNoCoptic"/>
        <w:ind w:firstLine="0"/>
      </w:pPr>
      <w:r>
        <w:t>so as to turn the heart of this people back.”</w:t>
      </w:r>
    </w:p>
    <w:p w14:paraId="587594C3" w14:textId="77777777" w:rsidR="00E4461C" w:rsidRDefault="008A378B" w:rsidP="00E4461C">
      <w:pPr>
        <w:pStyle w:val="EnglishHangNoCoptic"/>
      </w:pPr>
      <w:r>
        <w:lastRenderedPageBreak/>
        <w:t>38 Then fire fell from the Lord out of the heaven</w:t>
      </w:r>
      <w:r w:rsidR="00E4461C">
        <w:t>,</w:t>
      </w:r>
    </w:p>
    <w:p w14:paraId="5377CEEA" w14:textId="77777777" w:rsidR="00E4461C" w:rsidRDefault="008A378B" w:rsidP="00E4461C">
      <w:pPr>
        <w:pStyle w:val="EnglishHangNoCoptic"/>
        <w:ind w:firstLine="0"/>
      </w:pPr>
      <w:r>
        <w:t>and consumed the whole burnt offe</w:t>
      </w:r>
      <w:r w:rsidR="00E4461C">
        <w:t>ring,</w:t>
      </w:r>
    </w:p>
    <w:p w14:paraId="2FCA5F1C" w14:textId="0C474FEC" w:rsidR="00E4461C" w:rsidRDefault="008A378B" w:rsidP="00E4461C">
      <w:pPr>
        <w:pStyle w:val="EnglishHangNoCoptic"/>
        <w:ind w:firstLine="0"/>
      </w:pPr>
      <w:r>
        <w:t xml:space="preserve">the firewood, and the water in the </w:t>
      </w:r>
      <w:r w:rsidR="00E4461C">
        <w:t>trench, and the stones, and the soil.</w:t>
      </w:r>
    </w:p>
    <w:p w14:paraId="7A22EA80" w14:textId="77777777" w:rsidR="00E4461C" w:rsidRDefault="008A378B" w:rsidP="00E4461C">
      <w:pPr>
        <w:pStyle w:val="EnglishHangNoCoptic"/>
        <w:ind w:firstLine="0"/>
      </w:pPr>
      <w:r>
        <w:t>So all the people fell</w:t>
      </w:r>
      <w:r w:rsidR="00E4461C">
        <w:t xml:space="preserve"> on their faces, and they said,</w:t>
      </w:r>
    </w:p>
    <w:p w14:paraId="32BE8265" w14:textId="22B7A433" w:rsidR="008A378B" w:rsidRDefault="008A378B" w:rsidP="00E4461C">
      <w:pPr>
        <w:pStyle w:val="EnglishHangEndNoCoptic"/>
        <w:ind w:firstLine="0"/>
      </w:pPr>
      <w:r>
        <w:t>“Truly,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3A75E81F" w:rsidR="008A378B" w:rsidRDefault="008A378B" w:rsidP="008A378B">
      <w:pPr>
        <w:pStyle w:val="EnglishHangEndNoCoptic"/>
        <w:ind w:firstLine="0"/>
      </w:pPr>
      <w:r w:rsidRPr="00EA4CF1">
        <w:t>our</w:t>
      </w:r>
      <w:r w:rsidR="00213DCE">
        <w:t xml:space="preserve"> Father, unto the age</w:t>
      </w:r>
      <w:r>
        <w:t xml:space="preserve">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5ACE6814" w:rsidR="008A378B" w:rsidRDefault="008A378B" w:rsidP="008A378B">
      <w:pPr>
        <w:pStyle w:val="EnglishHangEndNoCoptic"/>
        <w:ind w:firstLine="0"/>
      </w:pPr>
      <w:r w:rsidRPr="00EA4CF1">
        <w:t>is th</w:t>
      </w:r>
      <w:r>
        <w:t>rown into confusion before You</w:t>
      </w:r>
      <w:r w:rsidR="00213DCE">
        <w:t>r face</w:t>
      </w:r>
      <w:r>
        <w:t>.</w:t>
      </w:r>
    </w:p>
    <w:p w14:paraId="0035C29A" w14:textId="10851BED" w:rsidR="008A378B" w:rsidRDefault="008A378B" w:rsidP="008A378B">
      <w:pPr>
        <w:pStyle w:val="EnglishHangNoCoptic"/>
      </w:pPr>
      <w:r w:rsidRPr="00EA4CF1">
        <w:t>12</w:t>
      </w:r>
      <w:r>
        <w:t xml:space="preserve"> </w:t>
      </w:r>
      <w:r w:rsidRPr="00EA4CF1">
        <w:t>Fro</w:t>
      </w:r>
      <w:r>
        <w:t xml:space="preserve">m You </w:t>
      </w:r>
      <w:r w:rsidR="00213DCE">
        <w:rPr>
          <w:i/>
        </w:rPr>
        <w:t>come</w:t>
      </w:r>
      <w:r>
        <w:t xml:space="preserve"> the wealth </w:t>
      </w:r>
      <w:r w:rsidRPr="00EA4CF1">
        <w:t>and</w:t>
      </w:r>
      <w:r>
        <w:t xml:space="preserve"> glory.</w:t>
      </w:r>
    </w:p>
    <w:p w14:paraId="29774039" w14:textId="1B97C110" w:rsidR="008A378B" w:rsidRDefault="008A378B" w:rsidP="008A378B">
      <w:pPr>
        <w:pStyle w:val="EnglishHangNoCoptic"/>
        <w:ind w:firstLine="0"/>
      </w:pPr>
      <w:r>
        <w:t>You</w:t>
      </w:r>
      <w:r w:rsidR="0095458C">
        <w:t>, O Lord, reign</w:t>
      </w:r>
      <w:r>
        <w:t xml:space="preserve"> over all</w:t>
      </w:r>
      <w:r w:rsidR="0095458C">
        <w:t>,</w:t>
      </w:r>
      <w:r>
        <w:t xml:space="preserve"> </w:t>
      </w:r>
      <w:r w:rsidR="0095458C">
        <w:t>the Lord of all dominion</w:t>
      </w:r>
      <w:r>
        <w:t>.</w:t>
      </w:r>
    </w:p>
    <w:p w14:paraId="5EE79FFA" w14:textId="77777777" w:rsidR="008A378B" w:rsidRDefault="008A378B" w:rsidP="008A378B">
      <w:pPr>
        <w:pStyle w:val="EnglishHangNoCoptic"/>
        <w:ind w:firstLine="0"/>
      </w:pPr>
      <w:r w:rsidRPr="00EA4CF1">
        <w:t>In Yo</w:t>
      </w:r>
      <w:r>
        <w:t>ur hand is power and authority,</w:t>
      </w:r>
    </w:p>
    <w:p w14:paraId="76F116CE" w14:textId="7D6CC868" w:rsidR="008A378B" w:rsidRDefault="008A378B" w:rsidP="008A378B">
      <w:pPr>
        <w:pStyle w:val="EnglishHangNoCoptic"/>
        <w:ind w:firstLine="0"/>
      </w:pPr>
      <w:r w:rsidRPr="00EA4CF1">
        <w:t xml:space="preserve">and </w:t>
      </w:r>
      <w:r w:rsidR="0095458C">
        <w:t>it is in Your hand, A</w:t>
      </w:r>
      <w:r>
        <w:t>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92"/>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53" w:name="_Ref450335240"/>
      <w:bookmarkEnd w:id="452"/>
      <w:r>
        <w:t>Additional Canticles for the Vigil of Joyous Saturday from the New Testament</w:t>
      </w:r>
      <w:r w:rsidR="00680B91">
        <w:rPr>
          <w:rStyle w:val="FootnoteReference"/>
        </w:rPr>
        <w:footnoteReference w:id="893"/>
      </w:r>
      <w:bookmarkEnd w:id="453"/>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lastRenderedPageBreak/>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lastRenderedPageBreak/>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94"/>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54" w:name="_Ref452620197"/>
      <w:r>
        <w:lastRenderedPageBreak/>
        <w:t>The Third Canticle</w:t>
      </w:r>
      <w:bookmarkStart w:id="455" w:name="_Toc297322057"/>
      <w:bookmarkStart w:id="456" w:name="_Toc297407702"/>
      <w:bookmarkStart w:id="457" w:name="_Toc298445754"/>
      <w:bookmarkStart w:id="458" w:name="_Toc298681237"/>
      <w:bookmarkStart w:id="459" w:name="_Toc298447479"/>
      <w:bookmarkStart w:id="460" w:name="_Toc308441896"/>
      <w:bookmarkEnd w:id="451"/>
      <w:bookmarkEnd w:id="454"/>
    </w:p>
    <w:bookmarkEnd w:id="455"/>
    <w:bookmarkEnd w:id="456"/>
    <w:bookmarkEnd w:id="457"/>
    <w:bookmarkEnd w:id="458"/>
    <w:bookmarkEnd w:id="459"/>
    <w:bookmarkEnd w:id="460"/>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ECE9011" w14:textId="77777777" w:rsidR="0095458C" w:rsidRPr="0095458C" w:rsidRDefault="0095458C" w:rsidP="0095458C">
      <w:pPr>
        <w:pStyle w:val="Body"/>
      </w:pPr>
      <w:r w:rsidRPr="0095458C">
        <w:t xml:space="preserve">King Nabuchodonosor made a golden image. Its height was sixty cubits, </w:t>
      </w:r>
      <w:r w:rsidRPr="0095458C">
        <w:rPr>
          <w:i/>
        </w:rPr>
        <w:t>and</w:t>
      </w:r>
      <w:r w:rsidRPr="0095458C">
        <w:t xml:space="preserve"> its width </w:t>
      </w:r>
      <w:r w:rsidRPr="0095458C">
        <w:rPr>
          <w:i/>
        </w:rPr>
        <w:t>was</w:t>
      </w:r>
      <w:r w:rsidRPr="0095458C">
        <w:t xml:space="preserve"> six cubits. And he set it up in the plain of Deira, in the province of Babylon. And he sent to assemble the governors, and the captains, and the heads of provinces, chiefs, and princes, and those who were in authority, and all the rulers of districts, to come to the consecration of the image. So the heads of provinces, the governors, the captains, the chiefs, the great princes, those who were in authority, and all the rulers of districts, were gathered to the consecration of the image that King Nabuchodonosor had set up; and they stood before the image.</w:t>
      </w:r>
    </w:p>
    <w:p w14:paraId="0579D783" w14:textId="77777777" w:rsidR="0095458C" w:rsidRPr="0095458C" w:rsidRDefault="0095458C" w:rsidP="0095458C">
      <w:pPr>
        <w:pStyle w:val="Body"/>
        <w:rPr>
          <w:lang w:val="en-CA"/>
        </w:rPr>
      </w:pPr>
      <w:r w:rsidRPr="0095458C">
        <w:t xml:space="preserve">Then a herald cried aloud, “To you it is commanded, O peoples, tribes, </w:t>
      </w:r>
      <w:r w:rsidRPr="0095458C">
        <w:rPr>
          <w:i/>
          <w:iCs/>
        </w:rPr>
        <w:t>and</w:t>
      </w:r>
      <w:r w:rsidRPr="0095458C">
        <w:t xml:space="preserve"> languages, </w:t>
      </w:r>
      <w:r w:rsidRPr="0095458C">
        <w:rPr>
          <w:i/>
        </w:rPr>
        <w:t xml:space="preserve">that </w:t>
      </w:r>
      <w:r w:rsidRPr="0095458C">
        <w:t xml:space="preserve">in whatever hour you hear the sound of the trumpet, and pipe, and harp, and sackbut, and psaltery, and every kind of music, you will fall down and worship the golden image that King Nabuchodonosor has set up. And whoever will not fall down and worship will be cast into the burning fiery furnace at that very hour. And it happened when the nations heard the sound of the trumpet, and pipe, and harp, and sackbut, and psaltery, and all kinds of music, </w:t>
      </w:r>
      <w:r w:rsidRPr="0095458C">
        <w:rPr>
          <w:i/>
        </w:rPr>
        <w:t>that</w:t>
      </w:r>
      <w:r w:rsidRPr="0095458C">
        <w:t xml:space="preserve"> all the nations, tribes, </w:t>
      </w:r>
      <w:r w:rsidRPr="0095458C">
        <w:rPr>
          <w:i/>
          <w:iCs/>
        </w:rPr>
        <w:t>and</w:t>
      </w:r>
      <w:r w:rsidRPr="0095458C">
        <w:t xml:space="preserve"> languages, fell down and worshipped the golden image that King Nabuchodonosor had set up.</w:t>
      </w:r>
    </w:p>
    <w:p w14:paraId="2E4D6F78" w14:textId="77777777" w:rsidR="0095458C" w:rsidRPr="0095458C" w:rsidRDefault="0095458C" w:rsidP="0095458C">
      <w:pPr>
        <w:pStyle w:val="Body"/>
      </w:pPr>
      <w:r w:rsidRPr="0095458C">
        <w:t xml:space="preserve">Then Chaldeans came forward and accused the Jews to King Nabouchodonosor, </w:t>
      </w:r>
      <w:r w:rsidRPr="0095458C">
        <w:rPr>
          <w:i/>
          <w:iCs/>
        </w:rPr>
        <w:t>saying</w:t>
      </w:r>
      <w:r w:rsidRPr="0095458C">
        <w:t xml:space="preserve">, “O King, live forever! You, O King, have made a decree that every man who hears the sound of the trumpet, and pipe, and harp, sackbut, and psaltery, and all kinds of music, and will not fall down and worship the golden image, will be cast into the burning fiery furnace. There are </w:t>
      </w:r>
      <w:r w:rsidRPr="0095458C">
        <w:rPr>
          <w:i/>
          <w:iCs/>
        </w:rPr>
        <w:t>certain</w:t>
      </w:r>
      <w:r w:rsidRPr="0095458C">
        <w:t xml:space="preserve"> Jews whom you have appointed over the affairs of the province of Babylon, Shadrach, Meshach, </w:t>
      </w:r>
      <w:r w:rsidRPr="0095458C">
        <w:rPr>
          <w:i/>
          <w:iCs/>
        </w:rPr>
        <w:t>and</w:t>
      </w:r>
      <w:r w:rsidRPr="0095458C">
        <w:t xml:space="preserve"> Abednego, who have not obeyed your decree, O King; they do not serve your gods, or worship the golden image that you have set up.”</w:t>
      </w:r>
    </w:p>
    <w:p w14:paraId="6BBA0EE1" w14:textId="77777777" w:rsidR="0095458C" w:rsidRPr="0095458C" w:rsidRDefault="0095458C" w:rsidP="0095458C">
      <w:pPr>
        <w:pStyle w:val="Body"/>
      </w:pPr>
      <w:r w:rsidRPr="0095458C">
        <w:t xml:space="preserve">Then Nabuchodonosor, in anger and rage, commanded to bring Shadrach, Meshach, and Abednego. And they were brought before the King. And Nabuchodonosor answered and said to them, “Is it true, Shadrach, Meshach, </w:t>
      </w:r>
      <w:r w:rsidRPr="0095458C">
        <w:rPr>
          <w:i/>
          <w:iCs/>
        </w:rPr>
        <w:t>and</w:t>
      </w:r>
      <w:r w:rsidRPr="0095458C">
        <w:t xml:space="preserve"> Abednego, that you do not serve my gods, or worship the golden image that I have set up? Now then, if you are ready, whenever you hear the sound of the trumpet, and pipe, and harp, and sackbut, and psaltery, and harmony, and every kind of music, to fall down and worship the golden image that I have made; </w:t>
      </w:r>
      <w:r w:rsidRPr="0095458C">
        <w:rPr>
          <w:i/>
          <w:iCs/>
        </w:rPr>
        <w:t>well</w:t>
      </w:r>
      <w:r w:rsidRPr="0095458C">
        <w:t>: but if you do not worship, in the same hour you will be cast into the burning fiery furnace; and what god is there who will deliver you from my hand?”</w:t>
      </w:r>
    </w:p>
    <w:p w14:paraId="5BD9C818" w14:textId="77777777" w:rsidR="0095458C" w:rsidRPr="0095458C" w:rsidRDefault="0095458C" w:rsidP="0095458C">
      <w:pPr>
        <w:pStyle w:val="Body"/>
        <w:rPr>
          <w:lang w:val="en-CA"/>
        </w:rPr>
      </w:pPr>
      <w:r w:rsidRPr="0095458C">
        <w:t xml:space="preserve">Then Shadrach, Meshach </w:t>
      </w:r>
      <w:r w:rsidRPr="0095458C">
        <w:rPr>
          <w:i/>
          <w:iCs/>
        </w:rPr>
        <w:t>and</w:t>
      </w:r>
      <w:r w:rsidRPr="0095458C">
        <w:t xml:space="preserve"> Abednego answered and said to King Nabuchodonosor, “We have no need to answer you regarding this matter. For there is a God whom we serve Who is able to deliver us from the burning fiery furnace, and He will rescue us from your hands, O King. But if not, let it be known to you, O King, that we </w:t>
      </w:r>
      <w:r w:rsidRPr="0095458C">
        <w:rPr>
          <w:i/>
          <w:iCs/>
        </w:rPr>
        <w:t>will</w:t>
      </w:r>
      <w:r w:rsidRPr="0095458C">
        <w:t xml:space="preserve"> not serve your gods, or worship the image that you have set up.”</w:t>
      </w:r>
    </w:p>
    <w:p w14:paraId="2EAB1572" w14:textId="4CDE3262" w:rsidR="0095458C" w:rsidRDefault="0095458C" w:rsidP="0095458C">
      <w:pPr>
        <w:pStyle w:val="Body"/>
      </w:pPr>
      <w:r w:rsidRPr="0095458C">
        <w:rPr>
          <w:lang w:val="en-CA"/>
        </w:rPr>
        <w:t xml:space="preserve">Then Nabuchodonosor was filled with anger, and the expression of his face was changed toward Shadrach, Meshach, and Abednego. So he gave orders to heat the furnace seven times </w:t>
      </w:r>
      <w:r w:rsidRPr="0095458C">
        <w:rPr>
          <w:iCs/>
          <w:lang w:val="en-CA"/>
        </w:rPr>
        <w:t xml:space="preserve">more </w:t>
      </w:r>
      <w:r w:rsidRPr="0095458C">
        <w:rPr>
          <w:i/>
          <w:iCs/>
          <w:lang w:val="en-CA"/>
        </w:rPr>
        <w:t>than usual</w:t>
      </w:r>
      <w:r w:rsidRPr="0095458C">
        <w:rPr>
          <w:lang w:val="en-CA"/>
        </w:rPr>
        <w:t xml:space="preserve">, until it burned to its fullest. And he commanded mighty men to bind Shadrach, Meshach, and Abednego, and to cast </w:t>
      </w:r>
      <w:r w:rsidRPr="0095458C">
        <w:rPr>
          <w:i/>
          <w:iCs/>
          <w:lang w:val="en-CA"/>
        </w:rPr>
        <w:t>them</w:t>
      </w:r>
      <w:r w:rsidRPr="0095458C">
        <w:rPr>
          <w:lang w:val="en-CA"/>
        </w:rPr>
        <w:t xml:space="preserve"> into the burning fiery furnace. Then those men were bound with their trousers, and hats, and leg coverings, and they were thrown into the midst of </w:t>
      </w:r>
      <w:r w:rsidRPr="0095458C">
        <w:rPr>
          <w:lang w:val="en-CA"/>
        </w:rPr>
        <w:lastRenderedPageBreak/>
        <w:t>the burning fiery furnace. When the King’s word prevailed, and the furnace was heated excessively, and these three men, Shadrach, Meshach, and Abednego, fell bound into the midst of the burning furnace. But they walked in the midst of the flame, singing praise to God, and blessing the Lord... Then the three, as if with one mouth, praised, glorified, and blessed God in the furnace, saying,</w:t>
      </w:r>
    </w:p>
    <w:p w14:paraId="54AB2C6E" w14:textId="4C1762E4" w:rsidR="00344A59" w:rsidRDefault="0095458C" w:rsidP="00823768">
      <w:pPr>
        <w:pStyle w:val="Rubric"/>
      </w:pPr>
      <w:r>
        <w:t xml:space="preserve"> </w:t>
      </w:r>
      <w:r w:rsidR="00823768">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39E31453" w:rsidR="00344A59" w:rsidRDefault="0095458C" w:rsidP="00BC0BB7">
      <w:pPr>
        <w:pStyle w:val="EnglishHangEndNoCoptic"/>
        <w:ind w:firstLine="0"/>
      </w:pPr>
      <w:r>
        <w:t xml:space="preserve">on </w:t>
      </w:r>
      <w:r w:rsidR="00344A59">
        <w:t>account of our sins</w:t>
      </w:r>
      <w:r w:rsidR="002D29F8">
        <w:t>, in truth and judgment</w:t>
      </w:r>
      <w:r w:rsidR="00344A59">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6A164054" w:rsidR="00344A59" w:rsidRDefault="00344A59" w:rsidP="00BC0BB7">
      <w:pPr>
        <w:pStyle w:val="EnglishHangNoCoptic"/>
      </w:pPr>
      <w:r>
        <w:t>30</w:t>
      </w:r>
      <w:r w:rsidR="00BC0BB7">
        <w:t xml:space="preserve"> </w:t>
      </w:r>
      <w:r w:rsidR="0095458C">
        <w:t>nor</w:t>
      </w:r>
      <w:r>
        <w:t xml:space="preserve">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lastRenderedPageBreak/>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46AA93C1" w:rsidR="00344A59" w:rsidRDefault="00344A59" w:rsidP="00BC0BB7">
      <w:pPr>
        <w:pStyle w:val="EnglishHangNoCoptic"/>
      </w:pPr>
      <w:r>
        <w:t>37</w:t>
      </w:r>
      <w:r w:rsidR="0095458C">
        <w:t xml:space="preserve"> </w:t>
      </w:r>
      <w:r>
        <w:t>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lastRenderedPageBreak/>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61"/>
            <w:r w:rsidRPr="00BE273A">
              <w:t xml:space="preserve">Blessed </w:t>
            </w:r>
            <w:commentRangeEnd w:id="461"/>
            <w:r w:rsidRPr="00BE273A">
              <w:rPr>
                <w:rStyle w:val="CommentReference"/>
                <w:rFonts w:eastAsiaTheme="minorHAnsi"/>
                <w:sz w:val="24"/>
              </w:rPr>
              <w:commentReference w:id="461"/>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95"/>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0CDB388F" w:rsidR="00D31F38" w:rsidRPr="00BE273A" w:rsidRDefault="00D31F38" w:rsidP="00E35F1F">
            <w:pPr>
              <w:pStyle w:val="EngEnd"/>
            </w:pPr>
            <w:r w:rsidRPr="00BE273A">
              <w:t>Bless the Lord, all you water</w:t>
            </w:r>
            <w:r w:rsidR="00672A28">
              <w:t>s</w:t>
            </w:r>
            <w:r w:rsidRPr="00BE273A">
              <w:t xml:space="preserve"> above the </w:t>
            </w:r>
            <w:commentRangeStart w:id="462"/>
            <w:r w:rsidRPr="00BE273A">
              <w:t>heaven</w:t>
            </w:r>
            <w:commentRangeEnd w:id="462"/>
            <w:r w:rsidRPr="00BE273A">
              <w:rPr>
                <w:rStyle w:val="CommentReference"/>
                <w:rFonts w:eastAsiaTheme="minorHAnsi"/>
                <w:sz w:val="24"/>
              </w:rPr>
              <w:commentReference w:id="462"/>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63"/>
            <w:r w:rsidRPr="00BE273A">
              <w:t xml:space="preserve">clouds </w:t>
            </w:r>
            <w:commentRangeEnd w:id="463"/>
            <w:r w:rsidRPr="00BE273A">
              <w:rPr>
                <w:rStyle w:val="CommentReference"/>
                <w:rFonts w:eastAsiaTheme="minorHAnsi"/>
                <w:sz w:val="24"/>
              </w:rPr>
              <w:commentReference w:id="463"/>
            </w:r>
            <w:r w:rsidRPr="00BE273A">
              <w:t>and winds: Praise Him and exalt Him above all forever.</w:t>
            </w:r>
            <w:r w:rsidR="00426715">
              <w:rPr>
                <w:rStyle w:val="FootnoteReference"/>
              </w:rPr>
              <w:footnoteReference w:id="896"/>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lastRenderedPageBreak/>
              <w:t>¿</w:t>
            </w:r>
          </w:p>
        </w:tc>
        <w:tc>
          <w:tcPr>
            <w:tcW w:w="3960" w:type="dxa"/>
          </w:tcPr>
          <w:p w14:paraId="121E2553" w14:textId="206E18DC" w:rsidR="00D31F38" w:rsidRPr="00BE273A" w:rsidRDefault="00D31F38" w:rsidP="00426715">
            <w:pPr>
              <w:pStyle w:val="EngEnd"/>
            </w:pPr>
            <w:commentRangeStart w:id="464"/>
            <w:r w:rsidRPr="00BE273A">
              <w:t xml:space="preserve">Bless </w:t>
            </w:r>
            <w:commentRangeEnd w:id="464"/>
            <w:r w:rsidRPr="00BE273A">
              <w:rPr>
                <w:rStyle w:val="CommentReference"/>
                <w:rFonts w:eastAsiaTheme="minorHAnsi"/>
                <w:sz w:val="24"/>
              </w:rPr>
              <w:commentReference w:id="464"/>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65"/>
            <w:r w:rsidRPr="00BE273A">
              <w:t>falling snow</w:t>
            </w:r>
            <w:commentRangeEnd w:id="465"/>
            <w:r w:rsidRPr="00BE273A">
              <w:rPr>
                <w:rStyle w:val="CommentReference"/>
                <w:rFonts w:eastAsiaTheme="minorHAnsi"/>
                <w:sz w:val="24"/>
              </w:rPr>
              <w:commentReference w:id="465"/>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7"/>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67"/>
            <w:r w:rsidRPr="00BE273A">
              <w:t xml:space="preserve">Bless </w:t>
            </w:r>
            <w:commentRangeEnd w:id="467"/>
            <w:r w:rsidRPr="00BE273A">
              <w:rPr>
                <w:rStyle w:val="CommentReference"/>
                <w:rFonts w:eastAsiaTheme="minorHAnsi"/>
                <w:sz w:val="24"/>
              </w:rPr>
              <w:commentReference w:id="467"/>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19FCC587" w:rsidR="00D31F38" w:rsidRPr="00BE273A" w:rsidRDefault="00D31F38" w:rsidP="00672A28">
            <w:pPr>
              <w:pStyle w:val="EngEnd"/>
            </w:pPr>
            <w:r w:rsidRPr="00BE273A">
              <w:t>Bless the Lord, O seas and rivers: Praise 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68"/>
            <w:r w:rsidRPr="00BE273A">
              <w:t>whales</w:t>
            </w:r>
            <w:r w:rsidR="007757C9">
              <w:rPr>
                <w:rStyle w:val="FootnoteReference"/>
              </w:rPr>
              <w:footnoteReference w:id="898"/>
            </w:r>
            <w:r w:rsidRPr="00BE273A">
              <w:t xml:space="preserve"> </w:t>
            </w:r>
            <w:commentRangeEnd w:id="468"/>
            <w:r w:rsidRPr="00BE273A">
              <w:rPr>
                <w:rStyle w:val="CommentReference"/>
                <w:rFonts w:eastAsiaTheme="minorHAnsi"/>
                <w:sz w:val="24"/>
              </w:rPr>
              <w:commentReference w:id="468"/>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69"/>
            <w:r w:rsidRPr="00BE273A">
              <w:t xml:space="preserve"> </w:t>
            </w:r>
            <w:commentRangeEnd w:id="469"/>
            <w:r w:rsidRPr="00BE273A">
              <w:rPr>
                <w:rStyle w:val="CommentReference"/>
                <w:rFonts w:eastAsiaTheme="minorHAnsi"/>
                <w:sz w:val="24"/>
              </w:rPr>
              <w:commentReference w:id="469"/>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70"/>
            <w:r w:rsidRPr="00BE273A">
              <w:t xml:space="preserve"> </w:t>
            </w:r>
            <w:commentRangeEnd w:id="470"/>
            <w:r w:rsidRPr="00BE273A">
              <w:rPr>
                <w:rStyle w:val="CommentReference"/>
                <w:rFonts w:eastAsiaTheme="minorHAnsi"/>
                <w:sz w:val="24"/>
              </w:rPr>
              <w:commentReference w:id="470"/>
            </w:r>
            <w:r w:rsidRPr="00BE273A">
              <w:t xml:space="preserve">of men; </w:t>
            </w:r>
            <w:r w:rsidR="007757C9">
              <w:t>[</w:t>
            </w:r>
            <w:r w:rsidRPr="00BE273A">
              <w:t>worship the Lord</w:t>
            </w:r>
            <w:r w:rsidR="007757C9">
              <w:t>]</w:t>
            </w:r>
            <w:r w:rsidR="007757C9">
              <w:rPr>
                <w:rStyle w:val="FootnoteReference"/>
              </w:rPr>
              <w:footnoteReference w:id="899"/>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lastRenderedPageBreak/>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29C69295" w:rsidR="00D31F38" w:rsidRPr="00BE273A" w:rsidRDefault="003641E3" w:rsidP="00672A28">
            <w:pPr>
              <w:pStyle w:val="EngEnd"/>
            </w:pPr>
            <w:r>
              <w:t>Bless the Lord, you</w:t>
            </w:r>
            <w:r w:rsidR="00D31F38" w:rsidRPr="00BE273A">
              <w:t xml:space="preserve"> priests </w:t>
            </w:r>
            <w:commentRangeStart w:id="471"/>
            <w:r w:rsidR="00D31F38" w:rsidRPr="00BE273A">
              <w:t xml:space="preserve">of </w:t>
            </w:r>
            <w:commentRangeEnd w:id="471"/>
            <w:r w:rsidR="00D31F38" w:rsidRPr="00BE273A">
              <w:rPr>
                <w:rStyle w:val="CommentReference"/>
                <w:rFonts w:eastAsiaTheme="minorHAnsi"/>
                <w:sz w:val="24"/>
              </w:rPr>
              <w:commentReference w:id="471"/>
            </w:r>
            <w:r w:rsidR="00D31F38" w:rsidRPr="00BE273A">
              <w:t>the Lord: Praise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900"/>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72"/>
            <w:r w:rsidRPr="00BE273A">
              <w:t xml:space="preserve">Bless </w:t>
            </w:r>
            <w:commentRangeEnd w:id="472"/>
            <w:r w:rsidRPr="00BE273A">
              <w:rPr>
                <w:rStyle w:val="CommentReference"/>
                <w:rFonts w:eastAsiaTheme="minorHAnsi"/>
                <w:sz w:val="24"/>
              </w:rPr>
              <w:commentReference w:id="472"/>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73" w:name="_Toc297322058"/>
      <w:bookmarkStart w:id="474" w:name="_Toc297407703"/>
      <w:bookmarkStart w:id="475" w:name="_Toc298445755"/>
      <w:bookmarkStart w:id="476" w:name="_Toc298681238"/>
      <w:bookmarkStart w:id="477" w:name="_Toc298447480"/>
      <w:r>
        <w:lastRenderedPageBreak/>
        <w:t>The Third Canticle: The Song of the Three Children—Abridged</w:t>
      </w:r>
      <w:r w:rsidR="003641E3">
        <w:rPr>
          <w:rStyle w:val="FootnoteReference"/>
        </w:rPr>
        <w:footnoteReference w:id="90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78"/>
            <w:r w:rsidRPr="00BE273A">
              <w:t xml:space="preserve">Blessed </w:t>
            </w:r>
            <w:commentRangeEnd w:id="478"/>
            <w:r w:rsidRPr="00BE273A">
              <w:rPr>
                <w:rStyle w:val="CommentReference"/>
                <w:rFonts w:eastAsiaTheme="minorHAnsi"/>
                <w:sz w:val="24"/>
              </w:rPr>
              <w:commentReference w:id="478"/>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902"/>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79"/>
            <w:r w:rsidRPr="00BE273A">
              <w:t>heaven</w:t>
            </w:r>
            <w:commentRangeEnd w:id="479"/>
            <w:r w:rsidRPr="00BE273A">
              <w:rPr>
                <w:rStyle w:val="CommentReference"/>
                <w:rFonts w:eastAsiaTheme="minorHAnsi"/>
                <w:sz w:val="24"/>
              </w:rPr>
              <w:commentReference w:id="479"/>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80"/>
            <w:r w:rsidRPr="00BE273A">
              <w:t>falling snow</w:t>
            </w:r>
            <w:commentRangeEnd w:id="480"/>
            <w:r w:rsidRPr="00BE273A">
              <w:rPr>
                <w:rStyle w:val="CommentReference"/>
                <w:rFonts w:eastAsiaTheme="minorHAnsi"/>
                <w:sz w:val="24"/>
              </w:rPr>
              <w:commentReference w:id="480"/>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81"/>
            <w:r w:rsidRPr="00BE273A">
              <w:t xml:space="preserve">Bless </w:t>
            </w:r>
            <w:commentRangeEnd w:id="481"/>
            <w:r w:rsidRPr="00BE273A">
              <w:rPr>
                <w:rStyle w:val="CommentReference"/>
                <w:rFonts w:eastAsiaTheme="minorHAnsi"/>
                <w:sz w:val="24"/>
              </w:rPr>
              <w:commentReference w:id="481"/>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903"/>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82"/>
            <w:r w:rsidRPr="00BE273A">
              <w:t xml:space="preserve">Bless </w:t>
            </w:r>
            <w:commentRangeEnd w:id="482"/>
            <w:r w:rsidRPr="00BE273A">
              <w:rPr>
                <w:rStyle w:val="CommentReference"/>
                <w:rFonts w:eastAsiaTheme="minorHAnsi"/>
                <w:sz w:val="24"/>
              </w:rPr>
              <w:commentReference w:id="482"/>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83"/>
            <w:r w:rsidRPr="00BE273A">
              <w:t xml:space="preserve"> </w:t>
            </w:r>
            <w:commentRangeEnd w:id="483"/>
            <w:r w:rsidRPr="00BE273A">
              <w:rPr>
                <w:rStyle w:val="CommentReference"/>
                <w:rFonts w:eastAsiaTheme="minorHAnsi"/>
                <w:sz w:val="24"/>
              </w:rPr>
              <w:commentReference w:id="483"/>
            </w:r>
            <w:r w:rsidRPr="00BE273A">
              <w:t xml:space="preserve">of men; </w:t>
            </w:r>
            <w:r>
              <w:t>[</w:t>
            </w:r>
            <w:r w:rsidRPr="00BE273A">
              <w:t>worship the Lord</w:t>
            </w:r>
            <w:r>
              <w:t>]</w:t>
            </w:r>
            <w:r>
              <w:rPr>
                <w:rStyle w:val="FootnoteReference"/>
              </w:rPr>
              <w:footnoteReference w:id="904"/>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84"/>
            <w:r w:rsidR="003758F4" w:rsidRPr="00BE273A">
              <w:t xml:space="preserve">of </w:t>
            </w:r>
            <w:commentRangeEnd w:id="484"/>
            <w:r w:rsidR="003758F4" w:rsidRPr="00BE273A">
              <w:rPr>
                <w:rStyle w:val="CommentReference"/>
                <w:rFonts w:eastAsiaTheme="minorHAnsi"/>
                <w:sz w:val="24"/>
              </w:rPr>
              <w:commentReference w:id="484"/>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905"/>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85"/>
            <w:r w:rsidRPr="00BE273A">
              <w:t xml:space="preserve">Bless </w:t>
            </w:r>
            <w:commentRangeEnd w:id="485"/>
            <w:r w:rsidRPr="00BE273A">
              <w:rPr>
                <w:rStyle w:val="CommentReference"/>
                <w:rFonts w:eastAsiaTheme="minorHAnsi"/>
                <w:sz w:val="24"/>
              </w:rPr>
              <w:commentReference w:id="485"/>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86" w:name="_Ref452620282"/>
      <w:r>
        <w:lastRenderedPageBreak/>
        <w:t>Psali Batos</w:t>
      </w:r>
      <w:bookmarkEnd w:id="473"/>
      <w:bookmarkEnd w:id="474"/>
      <w:bookmarkEnd w:id="475"/>
      <w:bookmarkEnd w:id="476"/>
      <w:bookmarkEnd w:id="477"/>
      <w:r w:rsidR="009E143A">
        <w:t xml:space="preserve"> on the Third Canticle</w:t>
      </w:r>
      <w:bookmarkEnd w:id="486"/>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87"/>
            <w:r>
              <w:t>Giver</w:t>
            </w:r>
            <w:r w:rsidRPr="00C05A5B">
              <w:t xml:space="preserve"> </w:t>
            </w:r>
            <w:commentRangeEnd w:id="487"/>
            <w:r>
              <w:rPr>
                <w:rStyle w:val="CommentReference"/>
                <w:rFonts w:eastAsiaTheme="minorHAnsi" w:cstheme="minorBidi"/>
                <w:color w:val="auto"/>
                <w:lang w:val="en-CA"/>
              </w:rPr>
              <w:commentReference w:id="487"/>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88"/>
            <w:r w:rsidRPr="00C05A5B">
              <w:t>nanias</w:t>
            </w:r>
            <w:commentRangeEnd w:id="488"/>
            <w:r>
              <w:rPr>
                <w:rStyle w:val="CommentReference"/>
                <w:rFonts w:eastAsiaTheme="minorHAnsi" w:cstheme="minorBidi"/>
                <w:color w:val="auto"/>
                <w:lang w:val="en-CA"/>
              </w:rPr>
              <w:commentReference w:id="488"/>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89"/>
            <w:r w:rsidRPr="00C05A5B">
              <w:t>Morning</w:t>
            </w:r>
            <w:commentRangeEnd w:id="489"/>
            <w:r>
              <w:rPr>
                <w:rStyle w:val="CommentReference"/>
                <w:rFonts w:eastAsiaTheme="minorHAnsi" w:cstheme="minorBidi"/>
                <w:color w:val="auto"/>
                <w:lang w:val="en-CA"/>
              </w:rPr>
              <w:commentReference w:id="489"/>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90"/>
            <w:r w:rsidRPr="00C05A5B">
              <w:t>Emmanuel</w:t>
            </w:r>
            <w:commentRangeEnd w:id="490"/>
            <w:r>
              <w:rPr>
                <w:rStyle w:val="CommentReference"/>
                <w:rFonts w:eastAsiaTheme="minorHAnsi" w:cstheme="minorBidi"/>
                <w:color w:val="auto"/>
                <w:lang w:val="en-CA"/>
              </w:rPr>
              <w:commentReference w:id="490"/>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91"/>
            <w:r w:rsidRPr="00C05A5B">
              <w:t xml:space="preserve">Proclaim </w:t>
            </w:r>
            <w:commentRangeEnd w:id="491"/>
            <w:r>
              <w:rPr>
                <w:rStyle w:val="CommentReference"/>
                <w:rFonts w:eastAsiaTheme="minorHAnsi" w:cstheme="minorBidi"/>
                <w:color w:val="auto"/>
                <w:lang w:val="en-CA"/>
              </w:rPr>
              <w:commentReference w:id="491"/>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92"/>
            <w:r>
              <w:t>persevere</w:t>
            </w:r>
            <w:commentRangeEnd w:id="492"/>
            <w:r>
              <w:rPr>
                <w:rStyle w:val="CommentReference"/>
                <w:rFonts w:eastAsiaTheme="minorHAnsi" w:cstheme="minorBidi"/>
                <w:color w:val="auto"/>
                <w:lang w:val="en-CA"/>
              </w:rPr>
              <w:commentReference w:id="492"/>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93"/>
            <w:r>
              <w:t>presbyters</w:t>
            </w:r>
            <w:commentRangeEnd w:id="493"/>
            <w:r>
              <w:rPr>
                <w:rStyle w:val="CommentReference"/>
                <w:rFonts w:eastAsiaTheme="minorHAnsi" w:cstheme="minorBidi"/>
                <w:color w:val="auto"/>
                <w:lang w:val="en-CA"/>
              </w:rPr>
              <w:commentReference w:id="493"/>
            </w:r>
            <w:r w:rsidRPr="00C05A5B">
              <w:t>:</w:t>
            </w:r>
          </w:p>
          <w:p w14:paraId="0639E799" w14:textId="42F5BA8C" w:rsidR="00D31F38" w:rsidRDefault="00985EC5" w:rsidP="00E35F1F">
            <w:pPr>
              <w:pStyle w:val="EngHang"/>
            </w:pPr>
            <w:r>
              <w:t>“</w:t>
            </w:r>
            <w:commentRangeStart w:id="494"/>
            <w:r w:rsidR="00D31F38">
              <w:t>Bless</w:t>
            </w:r>
            <w:commentRangeEnd w:id="494"/>
            <w:r w:rsidR="00D31F38">
              <w:rPr>
                <w:rStyle w:val="CommentReference"/>
                <w:rFonts w:eastAsiaTheme="minorHAnsi" w:cstheme="minorBidi"/>
                <w:color w:val="auto"/>
                <w:lang w:val="en-CA"/>
              </w:rPr>
              <w:commentReference w:id="494"/>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95"/>
            <w:r>
              <w:t>day</w:t>
            </w:r>
            <w:commentRangeEnd w:id="495"/>
            <w:r>
              <w:rPr>
                <w:rStyle w:val="CommentReference"/>
                <w:rFonts w:eastAsiaTheme="minorHAnsi" w:cstheme="minorBidi"/>
                <w:color w:val="auto"/>
                <w:lang w:val="en-CA"/>
              </w:rPr>
              <w:commentReference w:id="495"/>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96"/>
            <w:r w:rsidRPr="00C05A5B">
              <w:t xml:space="preserve">souls </w:t>
            </w:r>
            <w:commentRangeEnd w:id="496"/>
            <w:r>
              <w:rPr>
                <w:rStyle w:val="CommentReference"/>
                <w:rFonts w:eastAsiaTheme="minorHAnsi" w:cstheme="minorBidi"/>
                <w:color w:val="auto"/>
                <w:lang w:val="en-CA"/>
              </w:rPr>
              <w:commentReference w:id="496"/>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97"/>
            <w:r w:rsidRPr="00C05A5B">
              <w:t>sea</w:t>
            </w:r>
            <w:commentRangeEnd w:id="497"/>
            <w:r>
              <w:rPr>
                <w:rStyle w:val="CommentReference"/>
                <w:rFonts w:eastAsiaTheme="minorHAnsi" w:cstheme="minorBidi"/>
                <w:color w:val="auto"/>
                <w:lang w:val="en-CA"/>
              </w:rPr>
              <w:commentReference w:id="497"/>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98"/>
            <w:r w:rsidR="00D31F38" w:rsidRPr="00C05A5B">
              <w:t xml:space="preserve">all </w:t>
            </w:r>
            <w:commentRangeEnd w:id="498"/>
            <w:r w:rsidR="00D31F38">
              <w:rPr>
                <w:rStyle w:val="CommentReference"/>
                <w:rFonts w:eastAsiaTheme="minorHAnsi" w:cstheme="minorBidi"/>
                <w:color w:val="auto"/>
                <w:lang w:val="en-CA"/>
              </w:rPr>
              <w:commentReference w:id="498"/>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99"/>
            <w:r w:rsidRPr="00C05A5B">
              <w:t>heretics</w:t>
            </w:r>
            <w:commentRangeEnd w:id="499"/>
            <w:r>
              <w:rPr>
                <w:rStyle w:val="CommentReference"/>
                <w:rFonts w:eastAsiaTheme="minorHAnsi" w:cstheme="minorBidi"/>
                <w:color w:val="auto"/>
                <w:lang w:val="en-CA"/>
              </w:rPr>
              <w:commentReference w:id="499"/>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500"/>
            <w:r w:rsidRPr="00C05A5B">
              <w:t xml:space="preserve">spirits </w:t>
            </w:r>
            <w:commentRangeEnd w:id="500"/>
            <w:r>
              <w:rPr>
                <w:rStyle w:val="CommentReference"/>
                <w:rFonts w:eastAsiaTheme="minorHAnsi" w:cstheme="minorBidi"/>
                <w:color w:val="auto"/>
                <w:lang w:val="en-CA"/>
              </w:rPr>
              <w:commentReference w:id="500"/>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501"/>
            <w:r>
              <w:t>contrite</w:t>
            </w:r>
            <w:r w:rsidRPr="00C05A5B">
              <w:t xml:space="preserve"> </w:t>
            </w:r>
            <w:commentRangeEnd w:id="501"/>
            <w:r>
              <w:rPr>
                <w:rStyle w:val="CommentReference"/>
                <w:rFonts w:eastAsiaTheme="minorHAnsi" w:cstheme="minorBidi"/>
                <w:color w:val="auto"/>
                <w:lang w:val="en-CA"/>
              </w:rPr>
              <w:commentReference w:id="501"/>
            </w:r>
            <w:commentRangeStart w:id="502"/>
            <w:r w:rsidRPr="00C05A5B">
              <w:t>hearts</w:t>
            </w:r>
            <w:commentRangeEnd w:id="502"/>
            <w:r>
              <w:rPr>
                <w:rStyle w:val="CommentReference"/>
                <w:rFonts w:eastAsiaTheme="minorHAnsi" w:cstheme="minorBidi"/>
                <w:color w:val="auto"/>
                <w:lang w:val="en-CA"/>
              </w:rPr>
              <w:commentReference w:id="502"/>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503"/>
            <w:r w:rsidRPr="00C05A5B">
              <w:t>Make haste and be very attentive</w:t>
            </w:r>
            <w:commentRangeEnd w:id="503"/>
            <w:r>
              <w:rPr>
                <w:rStyle w:val="CommentReference"/>
                <w:rFonts w:eastAsiaTheme="minorHAnsi" w:cstheme="minorBidi"/>
                <w:color w:val="auto"/>
                <w:lang w:val="en-CA"/>
              </w:rPr>
              <w:commentReference w:id="503"/>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504"/>
            <w:r w:rsidRPr="00C05A5B">
              <w:t xml:space="preserve">righteous </w:t>
            </w:r>
            <w:commentRangeEnd w:id="504"/>
            <w:r>
              <w:rPr>
                <w:rStyle w:val="CommentReference"/>
                <w:rFonts w:eastAsiaTheme="minorHAnsi" w:cstheme="minorBidi"/>
                <w:color w:val="auto"/>
                <w:lang w:val="en-CA"/>
              </w:rPr>
              <w:commentReference w:id="504"/>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505"/>
            <w:r w:rsidR="00D31F38">
              <w:t>condemned</w:t>
            </w:r>
            <w:commentRangeEnd w:id="505"/>
            <w:r w:rsidR="00D31F38">
              <w:rPr>
                <w:rStyle w:val="CommentReference"/>
                <w:rFonts w:eastAsiaTheme="minorHAnsi" w:cstheme="minorBidi"/>
                <w:color w:val="auto"/>
                <w:lang w:val="en-CA"/>
              </w:rPr>
              <w:commentReference w:id="505"/>
            </w:r>
            <w:r w:rsidR="00D31F38" w:rsidRPr="00C05A5B">
              <w:t xml:space="preserve">, </w:t>
            </w:r>
          </w:p>
          <w:p w14:paraId="25CD9610" w14:textId="77777777" w:rsidR="00D31F38" w:rsidRDefault="00D31F38" w:rsidP="00E35F1F">
            <w:pPr>
              <w:pStyle w:val="EngHang"/>
            </w:pPr>
            <w:r w:rsidRPr="00C05A5B">
              <w:t xml:space="preserve">That he may </w:t>
            </w:r>
            <w:commentRangeStart w:id="506"/>
            <w:r w:rsidRPr="00C05A5B">
              <w:t xml:space="preserve">join </w:t>
            </w:r>
            <w:commentRangeEnd w:id="506"/>
            <w:r>
              <w:rPr>
                <w:rStyle w:val="CommentReference"/>
                <w:rFonts w:eastAsiaTheme="minorHAnsi" w:cstheme="minorBidi"/>
                <w:color w:val="auto"/>
                <w:lang w:val="en-CA"/>
              </w:rPr>
              <w:commentReference w:id="506"/>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and come here!” So </w:t>
      </w:r>
      <w:r>
        <w:lastRenderedPageBreak/>
        <w:t>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717C4C64"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E2EAC">
        <w:rPr>
          <w:noProof/>
        </w:rPr>
        <w:t>574</w:t>
      </w:r>
      <w:r>
        <w:fldChar w:fldCharType="end"/>
      </w:r>
      <w:r>
        <w:t>.</w:t>
      </w:r>
    </w:p>
    <w:p w14:paraId="4DC65A5B" w14:textId="2CD7DD0E" w:rsidR="00BC62EC" w:rsidRDefault="00BC62EC" w:rsidP="00D31F38">
      <w:pPr>
        <w:pStyle w:val="Rubric"/>
      </w:pPr>
      <w:r>
        <w:t xml:space="preserve">During Paschaltide, the Psali Adam on page </w:t>
      </w:r>
      <w:r>
        <w:fldChar w:fldCharType="begin"/>
      </w:r>
      <w:r>
        <w:instrText xml:space="preserve"> PAGEREF _Ref479318514 \h </w:instrText>
      </w:r>
      <w:r>
        <w:fldChar w:fldCharType="separate"/>
      </w:r>
      <w:r w:rsidR="000E2EAC">
        <w:rPr>
          <w:noProof/>
        </w:rPr>
        <w:t>656</w:t>
      </w:r>
      <w:r>
        <w:fldChar w:fldCharType="end"/>
      </w:r>
      <w:r>
        <w:t xml:space="preserve"> is said instead of, or after the above Psali Batos.</w:t>
      </w:r>
    </w:p>
    <w:p w14:paraId="1CC85704" w14:textId="77777777" w:rsidR="00D31F38" w:rsidRDefault="00D31F38" w:rsidP="00F4219E">
      <w:pPr>
        <w:pStyle w:val="Heading3"/>
      </w:pPr>
      <w:bookmarkStart w:id="507" w:name="_Toc297322059"/>
      <w:bookmarkStart w:id="508" w:name="_Toc297407704"/>
      <w:bookmarkStart w:id="509" w:name="_Toc298445756"/>
      <w:bookmarkStart w:id="510" w:name="_Toc298681239"/>
      <w:bookmarkStart w:id="511" w:name="_Toc298447481"/>
      <w:bookmarkStart w:id="512" w:name="_Ref452620367"/>
      <w:bookmarkStart w:id="513" w:name="_Ref452620370"/>
      <w:r>
        <w:t>We Follow You</w:t>
      </w:r>
      <w:bookmarkEnd w:id="507"/>
      <w:bookmarkEnd w:id="508"/>
      <w:bookmarkEnd w:id="509"/>
      <w:bookmarkEnd w:id="510"/>
      <w:bookmarkEnd w:id="511"/>
      <w:bookmarkEnd w:id="512"/>
      <w:bookmarkEnd w:id="513"/>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514" w:name="_Toc297322060"/>
      <w:bookmarkStart w:id="515" w:name="_Toc297407705"/>
      <w:bookmarkStart w:id="516" w:name="_Toc298445757"/>
      <w:bookmarkStart w:id="517" w:name="_Toc298681240"/>
      <w:bookmarkStart w:id="518" w:name="_Toc298447482"/>
      <w:bookmarkStart w:id="519" w:name="_Toc308441897"/>
      <w:bookmarkStart w:id="520" w:name="_Ref448228216"/>
      <w:bookmarkStart w:id="521" w:name="_Ref448228224"/>
      <w:bookmarkStart w:id="522" w:name="_Ref452620378"/>
      <w:bookmarkStart w:id="523" w:name="_Ref452620382"/>
      <w:r>
        <w:lastRenderedPageBreak/>
        <w:t>The Communion of the Saints</w:t>
      </w:r>
      <w:bookmarkEnd w:id="514"/>
      <w:bookmarkEnd w:id="515"/>
      <w:bookmarkEnd w:id="516"/>
      <w:bookmarkEnd w:id="517"/>
      <w:bookmarkEnd w:id="518"/>
      <w:bookmarkEnd w:id="519"/>
      <w:bookmarkEnd w:id="520"/>
      <w:bookmarkEnd w:id="521"/>
      <w:bookmarkEnd w:id="522"/>
      <w:bookmarkEnd w:id="523"/>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62C9D2EF" w:rsidR="00D31F38" w:rsidRPr="005A44CB" w:rsidRDefault="00A95C12" w:rsidP="00E35F1F">
            <w:pPr>
              <w:pStyle w:val="EngHang"/>
              <w:rPr>
                <w:szCs w:val="20"/>
              </w:rPr>
            </w:pPr>
            <w:r>
              <w:t>Elias</w:t>
            </w:r>
            <w:r w:rsidR="00D31F38" w:rsidRPr="005A44CB">
              <w:t xml:space="preserve">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24"/>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24"/>
            <w:r>
              <w:rPr>
                <w:rStyle w:val="CommentReference"/>
                <w:rFonts w:ascii="Garamond" w:hAnsi="Garamond" w:cstheme="minorBidi"/>
                <w:noProof w:val="0"/>
                <w:lang w:val="en-CA"/>
              </w:rPr>
              <w:commentReference w:id="524"/>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25"/>
            <w:r w:rsidRPr="00006239">
              <w:t>My</w:t>
            </w:r>
            <w:commentRangeEnd w:id="525"/>
            <w:r>
              <w:rPr>
                <w:rStyle w:val="CommentReference"/>
                <w:rFonts w:eastAsiaTheme="minorHAnsi" w:cstheme="minorBidi"/>
                <w:color w:val="auto"/>
                <w:lang w:val="en-CA"/>
              </w:rPr>
              <w:commentReference w:id="525"/>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6CE5E013" w:rsidR="00D31F38" w:rsidRPr="00006239" w:rsidRDefault="00D31F38" w:rsidP="00E35F1F">
            <w:pPr>
              <w:pStyle w:val="EngHang"/>
              <w:rPr>
                <w:szCs w:val="20"/>
              </w:rPr>
            </w:pPr>
            <w:r w:rsidRPr="00006239">
              <w:t xml:space="preserve">O </w:t>
            </w:r>
            <w:r w:rsidR="00FD7CBF">
              <w:t>divinely-inspired</w:t>
            </w:r>
            <w:r w:rsidR="00FD7CBF">
              <w:rPr>
                <w:rStyle w:val="FootnoteReference"/>
              </w:rPr>
              <w:footnoteReference w:id="906"/>
            </w:r>
            <w:r>
              <w:t xml:space="preserv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26"/>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26"/>
            <w:r>
              <w:rPr>
                <w:rStyle w:val="CommentReference"/>
                <w:rFonts w:ascii="Garamond" w:hAnsi="Garamond" w:cstheme="minorBidi"/>
                <w:noProof w:val="0"/>
                <w:lang w:val="en-CA"/>
              </w:rPr>
              <w:commentReference w:id="526"/>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lastRenderedPageBreak/>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lastRenderedPageBreak/>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lastRenderedPageBreak/>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lastRenderedPageBreak/>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27"/>
            <w:r w:rsidRPr="00FC3604">
              <w:t>ⲡⲓϣⲟⲙⲧ ϣⲉ ⲙⲏⲧ ϣ̀ⲙⲏⲛ</w:t>
            </w:r>
            <w:commentRangeEnd w:id="527"/>
            <w:r>
              <w:rPr>
                <w:rStyle w:val="CommentReference"/>
                <w:rFonts w:ascii="Garamond" w:hAnsi="Garamond" w:cstheme="minorBidi"/>
                <w:noProof w:val="0"/>
                <w:lang w:val="en-CA"/>
              </w:rPr>
              <w:commentReference w:id="527"/>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lastRenderedPageBreak/>
              <w:t>¿</w:t>
            </w:r>
          </w:p>
        </w:tc>
        <w:tc>
          <w:tcPr>
            <w:tcW w:w="3960" w:type="dxa"/>
          </w:tcPr>
          <w:p w14:paraId="552D14E0" w14:textId="77777777" w:rsidR="00D31F38" w:rsidRPr="00FC3604" w:rsidRDefault="00D31F38" w:rsidP="00E35F1F">
            <w:pPr>
              <w:pStyle w:val="EngHang"/>
              <w:rPr>
                <w:szCs w:val="20"/>
              </w:rPr>
            </w:pPr>
            <w:commentRangeStart w:id="528"/>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28"/>
            <w:r>
              <w:rPr>
                <w:rStyle w:val="CommentReference"/>
                <w:rFonts w:eastAsiaTheme="minorHAnsi" w:cstheme="minorBidi"/>
                <w:color w:val="auto"/>
                <w:lang w:val="en-CA"/>
              </w:rPr>
              <w:commentReference w:id="528"/>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29"/>
            <w:r w:rsidRPr="00645C3A">
              <w:t xml:space="preserve">Pray </w:t>
            </w:r>
            <w:commentRangeEnd w:id="529"/>
            <w:r>
              <w:rPr>
                <w:rStyle w:val="CommentReference"/>
                <w:rFonts w:eastAsiaTheme="minorHAnsi" w:cstheme="minorBidi"/>
                <w:color w:val="auto"/>
                <w:lang w:val="en-CA"/>
              </w:rPr>
              <w:commentReference w:id="529"/>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30"/>
            </w:r>
          </w:p>
        </w:tc>
      </w:tr>
    </w:tbl>
    <w:p w14:paraId="38417DCC" w14:textId="77777777" w:rsidR="00D31F38" w:rsidRDefault="00D31F38" w:rsidP="00D31F38">
      <w:pPr>
        <w:pStyle w:val="Heading4"/>
      </w:pPr>
      <w:bookmarkStart w:id="531" w:name="_Toc298681241"/>
      <w:bookmarkStart w:id="532" w:name="_Toc308441898"/>
      <w:r>
        <w:lastRenderedPageBreak/>
        <w:t xml:space="preserve">A </w:t>
      </w:r>
      <w:commentRangeStart w:id="533"/>
      <w:r>
        <w:t xml:space="preserve">Short </w:t>
      </w:r>
      <w:commentRangeEnd w:id="533"/>
      <w:r>
        <w:rPr>
          <w:rStyle w:val="CommentReference"/>
          <w:rFonts w:eastAsiaTheme="minorHAnsi" w:cstheme="minorBidi"/>
          <w:b w:val="0"/>
          <w:bCs w:val="0"/>
        </w:rPr>
        <w:commentReference w:id="533"/>
      </w:r>
      <w:commentRangeStart w:id="534"/>
      <w:r>
        <w:t xml:space="preserve">Communion </w:t>
      </w:r>
      <w:commentRangeEnd w:id="534"/>
      <w:r>
        <w:rPr>
          <w:rStyle w:val="CommentReference"/>
          <w:rFonts w:eastAsiaTheme="minorHAnsi" w:cstheme="minorBidi"/>
          <w:b w:val="0"/>
          <w:bCs w:val="0"/>
        </w:rPr>
        <w:commentReference w:id="534"/>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lastRenderedPageBreak/>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AF29A58" w:rsidR="00D31F38" w:rsidRPr="005A44CB" w:rsidRDefault="00A95C12" w:rsidP="00E35F1F">
            <w:pPr>
              <w:pStyle w:val="EngHang"/>
              <w:rPr>
                <w:szCs w:val="20"/>
              </w:rPr>
            </w:pPr>
            <w:r>
              <w:t>Elias</w:t>
            </w:r>
            <w:r w:rsidR="00D31F38" w:rsidRPr="005A44CB">
              <w:t xml:space="preserve">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lastRenderedPageBreak/>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35"/>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35"/>
            <w:r>
              <w:rPr>
                <w:rStyle w:val="CommentReference"/>
                <w:rFonts w:ascii="Garamond" w:hAnsi="Garamond" w:cstheme="minorBidi"/>
                <w:noProof w:val="0"/>
                <w:lang w:val="en-CA"/>
              </w:rPr>
              <w:commentReference w:id="535"/>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36"/>
            <w:r w:rsidRPr="00006239">
              <w:t>My</w:t>
            </w:r>
            <w:commentRangeEnd w:id="536"/>
            <w:r>
              <w:rPr>
                <w:rStyle w:val="CommentReference"/>
                <w:rFonts w:eastAsiaTheme="minorHAnsi" w:cstheme="minorBidi"/>
                <w:color w:val="auto"/>
                <w:lang w:val="en-CA"/>
              </w:rPr>
              <w:commentReference w:id="536"/>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A883975" w:rsidR="00D31F38" w:rsidRPr="00006239" w:rsidRDefault="00D31F38" w:rsidP="00E35F1F">
            <w:pPr>
              <w:pStyle w:val="EngHang"/>
              <w:rPr>
                <w:szCs w:val="20"/>
              </w:rPr>
            </w:pPr>
            <w:r w:rsidRPr="00006239">
              <w:t xml:space="preserve">O </w:t>
            </w:r>
            <w:r w:rsidR="00FD7CBF">
              <w:t>divinely inspired</w:t>
            </w:r>
            <w:r w:rsidR="00FD7CBF">
              <w:rPr>
                <w:rStyle w:val="FootnoteReference"/>
              </w:rPr>
              <w:footnoteReference w:id="907"/>
            </w:r>
            <w:r>
              <w:t xml:space="preserv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lastRenderedPageBreak/>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lastRenderedPageBreak/>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37"/>
            <w:r w:rsidRPr="00FC3604">
              <w:t>ⲡⲓϣⲟⲙⲧ ϣⲉ ⲙⲏⲧ ϣ̀ⲙⲏⲛ</w:t>
            </w:r>
            <w:commentRangeEnd w:id="537"/>
            <w:r>
              <w:rPr>
                <w:rStyle w:val="CommentReference"/>
                <w:rFonts w:ascii="Garamond" w:hAnsi="Garamond" w:cstheme="minorBidi"/>
                <w:noProof w:val="0"/>
                <w:lang w:val="en-CA"/>
              </w:rPr>
              <w:commentReference w:id="537"/>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38"/>
            <w:r w:rsidRPr="000100FF">
              <w:t xml:space="preserve">Pray </w:t>
            </w:r>
            <w:commentRangeEnd w:id="538"/>
            <w:r>
              <w:rPr>
                <w:rStyle w:val="CommentReference"/>
                <w:rFonts w:eastAsiaTheme="minorHAnsi" w:cstheme="minorBidi"/>
                <w:color w:val="auto"/>
                <w:lang w:val="en-CA"/>
              </w:rPr>
              <w:commentReference w:id="538"/>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39"/>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39"/>
            <w:r>
              <w:rPr>
                <w:rStyle w:val="CommentReference"/>
                <w:rFonts w:eastAsiaTheme="minorHAnsi" w:cstheme="minorBidi"/>
                <w:color w:val="auto"/>
                <w:lang w:val="en-CA"/>
              </w:rPr>
              <w:commentReference w:id="539"/>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40" w:name="_Ref448228235"/>
      <w:r>
        <w:rPr>
          <w:lang w:val="en-US"/>
        </w:rPr>
        <w:t>The Doxologies</w:t>
      </w:r>
      <w:bookmarkEnd w:id="531"/>
      <w:bookmarkEnd w:id="532"/>
      <w:bookmarkEnd w:id="540"/>
    </w:p>
    <w:p w14:paraId="04E32178" w14:textId="1DB9EA13" w:rsidR="00D31F38" w:rsidRDefault="00D31F38" w:rsidP="00266A55">
      <w:pPr>
        <w:pStyle w:val="Rubric"/>
        <w:rPr>
          <w:lang w:val="en-US"/>
        </w:rPr>
      </w:pPr>
      <w:bookmarkStart w:id="541" w:name="_Toc298681243"/>
      <w:r>
        <w:rPr>
          <w:lang w:val="en-US"/>
        </w:rPr>
        <w:t>Any appropriate seasonal Doxology is now said. See page</w:t>
      </w:r>
      <w:r w:rsidR="00266A55">
        <w:rPr>
          <w:lang w:val="en-US"/>
        </w:rPr>
        <w:t xml:space="preserve"> </w:t>
      </w:r>
      <w:r w:rsidR="00266A55">
        <w:rPr>
          <w:lang w:val="en-US"/>
        </w:rPr>
        <w:fldChar w:fldCharType="begin"/>
      </w:r>
      <w:r w:rsidR="00266A55">
        <w:rPr>
          <w:lang w:val="en-US"/>
        </w:rPr>
        <w:instrText xml:space="preserve"> PAGEREF _Ref448228543 \h </w:instrText>
      </w:r>
      <w:r w:rsidR="00266A55">
        <w:rPr>
          <w:lang w:val="en-US"/>
        </w:rPr>
      </w:r>
      <w:r w:rsidR="00266A55">
        <w:rPr>
          <w:lang w:val="en-US"/>
        </w:rPr>
        <w:fldChar w:fldCharType="separate"/>
      </w:r>
      <w:r w:rsidR="000E2EAC">
        <w:rPr>
          <w:noProof/>
          <w:lang w:val="en-US"/>
        </w:rPr>
        <w:t>702</w:t>
      </w:r>
      <w:r w:rsidR="00266A55">
        <w:rPr>
          <w:lang w:val="en-US"/>
        </w:rPr>
        <w:fldChar w:fldCharType="end"/>
      </w:r>
      <w:r>
        <w:rPr>
          <w:lang w:val="en-US"/>
        </w:rPr>
        <w:t>.</w:t>
      </w:r>
    </w:p>
    <w:p w14:paraId="1887BB95" w14:textId="77777777" w:rsidR="00D31F38" w:rsidRDefault="00D31F38" w:rsidP="00D31F38">
      <w:pPr>
        <w:pStyle w:val="Heading4"/>
        <w:rPr>
          <w:lang w:val="en-US"/>
        </w:rPr>
      </w:pPr>
      <w:bookmarkStart w:id="542" w:name="_Toc308441900"/>
      <w:bookmarkStart w:id="543" w:name="_Ref434487886"/>
      <w:bookmarkStart w:id="544" w:name="_Ref434487891"/>
      <w:r>
        <w:rPr>
          <w:lang w:val="en-US"/>
        </w:rPr>
        <w:t>The Doxology of the Virgin for Midnight Praise</w:t>
      </w:r>
      <w:bookmarkEnd w:id="542"/>
      <w:bookmarkEnd w:id="543"/>
      <w:bookmarkEnd w:id="544"/>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45"/>
            <w:r>
              <w:t>Godhead</w:t>
            </w:r>
            <w:commentRangeEnd w:id="545"/>
            <w:r>
              <w:rPr>
                <w:rStyle w:val="CommentReference"/>
                <w:rFonts w:eastAsiaTheme="minorHAnsi" w:cstheme="minorBidi"/>
                <w:color w:val="auto"/>
                <w:lang w:val="en-CA"/>
              </w:rPr>
              <w:commentReference w:id="545"/>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46"/>
            <w:r>
              <w:t xml:space="preserve">to </w:t>
            </w:r>
            <w:commentRangeEnd w:id="546"/>
            <w:r>
              <w:rPr>
                <w:rStyle w:val="CommentReference"/>
                <w:rFonts w:eastAsiaTheme="minorHAnsi" w:cstheme="minorBidi"/>
                <w:color w:val="auto"/>
                <w:lang w:val="en-CA"/>
              </w:rPr>
              <w:commentReference w:id="546"/>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908"/>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47"/>
            <w:r>
              <w:t xml:space="preserve">faithful </w:t>
            </w:r>
            <w:commentRangeEnd w:id="547"/>
            <w:r>
              <w:rPr>
                <w:rStyle w:val="CommentReference"/>
                <w:rFonts w:eastAsiaTheme="minorHAnsi" w:cstheme="minorBidi"/>
                <w:color w:val="auto"/>
                <w:lang w:val="en-CA"/>
              </w:rPr>
              <w:commentReference w:id="547"/>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6F8896C9"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E2EAC">
        <w:rPr>
          <w:noProof/>
          <w:lang w:val="en-US"/>
        </w:rPr>
        <w:t>1263</w:t>
      </w:r>
      <w:r>
        <w:rPr>
          <w:lang w:val="en-US"/>
        </w:rPr>
        <w:fldChar w:fldCharType="end"/>
      </w:r>
      <w:r>
        <w:rPr>
          <w:lang w:val="en-US"/>
        </w:rPr>
        <w:t>.</w:t>
      </w:r>
    </w:p>
    <w:p w14:paraId="367F23ED" w14:textId="77777777" w:rsidR="00D31F38" w:rsidRDefault="00D31F38" w:rsidP="00D31F38">
      <w:pPr>
        <w:pStyle w:val="Heading4"/>
        <w:rPr>
          <w:lang w:val="en-US"/>
        </w:rPr>
      </w:pPr>
      <w:bookmarkStart w:id="548" w:name="_Toc308441901"/>
      <w:r>
        <w:rPr>
          <w:lang w:val="en-US"/>
        </w:rPr>
        <w:lastRenderedPageBreak/>
        <w:t>The Conclusion of the Doxologies</w:t>
      </w:r>
      <w:bookmarkEnd w:id="541"/>
      <w:bookmarkEnd w:id="5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9"/>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49" w:name="_Ref448228501"/>
      <w:bookmarkStart w:id="550" w:name="_Ref448228505"/>
      <w:r>
        <w:t>The Fourth Canticle</w:t>
      </w:r>
      <w:bookmarkEnd w:id="549"/>
      <w:bookmarkEnd w:id="550"/>
    </w:p>
    <w:p w14:paraId="575FD42E" w14:textId="77777777" w:rsidR="00D31F38" w:rsidRDefault="00D31F38" w:rsidP="00D31F38">
      <w:pPr>
        <w:pStyle w:val="Heading4"/>
      </w:pPr>
      <w:bookmarkStart w:id="551" w:name="_Toc410196423"/>
      <w:bookmarkStart w:id="552" w:name="_Toc410196925"/>
      <w:bookmarkStart w:id="553" w:name="_Ref434580708"/>
      <w:bookmarkStart w:id="554" w:name="_Ref434580714"/>
      <w:bookmarkStart w:id="555" w:name="_Ref485365372"/>
      <w:r>
        <w:t>The Fourth Canticle</w:t>
      </w:r>
      <w:bookmarkEnd w:id="551"/>
      <w:bookmarkEnd w:id="552"/>
      <w:bookmarkEnd w:id="553"/>
      <w:bookmarkEnd w:id="554"/>
      <w:bookmarkEnd w:id="555"/>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56" w:name="_Toc297322062"/>
      <w:bookmarkStart w:id="557" w:name="_Toc297407707"/>
      <w:bookmarkStart w:id="558" w:name="_Toc298445759"/>
      <w:bookmarkStart w:id="559" w:name="_Toc298681245"/>
      <w:bookmarkStart w:id="560" w:name="_Toc298447484"/>
      <w:r>
        <w:rPr>
          <w:lang w:val="en-US"/>
        </w:rPr>
        <w:t>Psalm 148</w:t>
      </w:r>
      <w:bookmarkEnd w:id="556"/>
      <w:bookmarkEnd w:id="557"/>
      <w:bookmarkEnd w:id="558"/>
      <w:bookmarkEnd w:id="559"/>
      <w:bookmarkEnd w:id="560"/>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lastRenderedPageBreak/>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10"/>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61"/>
            <w:commentRangeStart w:id="562"/>
            <w:r w:rsidRPr="00FC3604">
              <w:t>For</w:t>
            </w:r>
            <w:commentRangeEnd w:id="561"/>
            <w:r w:rsidRPr="00FC3604">
              <w:rPr>
                <w:rStyle w:val="CommentReference"/>
                <w:rFonts w:cstheme="minorBidi"/>
                <w:color w:val="auto"/>
                <w:lang w:val="en-CA"/>
              </w:rPr>
              <w:commentReference w:id="561"/>
            </w:r>
            <w:r w:rsidRPr="00FC3604">
              <w:t xml:space="preserve"> He spoke and </w:t>
            </w:r>
            <w:r w:rsidRPr="00FC3604">
              <w:rPr>
                <w:color w:val="auto"/>
              </w:rPr>
              <w:t>they</w:t>
            </w:r>
            <w:r w:rsidRPr="00FC3604">
              <w:t xml:space="preserve"> came to be!</w:t>
            </w:r>
            <w:commentRangeEnd w:id="562"/>
            <w:r>
              <w:rPr>
                <w:rStyle w:val="CommentReference"/>
                <w:rFonts w:cstheme="minorBidi"/>
                <w:color w:val="auto"/>
                <w:lang w:val="en-CA"/>
              </w:rPr>
              <w:commentReference w:id="562"/>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63"/>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63"/>
            <w:r w:rsidR="00D31F38">
              <w:rPr>
                <w:rStyle w:val="CommentReference"/>
                <w:rFonts w:eastAsiaTheme="minorHAnsi" w:cstheme="minorBidi"/>
                <w:color w:val="auto"/>
                <w:lang w:val="en-CA"/>
              </w:rPr>
              <w:commentReference w:id="563"/>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64"/>
            <w:r w:rsidRPr="00FC3604">
              <w:t>Praise the Lord from the earth!</w:t>
            </w:r>
            <w:commentRangeEnd w:id="564"/>
            <w:r>
              <w:rPr>
                <w:rStyle w:val="CommentReference"/>
                <w:rFonts w:cstheme="minorBidi"/>
                <w:color w:val="auto"/>
                <w:lang w:val="en-CA"/>
              </w:rPr>
              <w:commentReference w:id="564"/>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lastRenderedPageBreak/>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65"/>
            <w:r w:rsidRPr="007425E1">
              <w:rPr>
                <w:rFonts w:eastAsiaTheme="minorHAnsi"/>
              </w:rPr>
              <w:t xml:space="preserve">His </w:t>
            </w:r>
            <w:commentRangeEnd w:id="565"/>
            <w:r>
              <w:rPr>
                <w:rStyle w:val="CommentReference"/>
                <w:rFonts w:eastAsiaTheme="minorHAnsi" w:cstheme="minorBidi"/>
                <w:color w:val="auto"/>
                <w:lang w:val="en-CA"/>
              </w:rPr>
              <w:commentReference w:id="565"/>
            </w:r>
            <w:r w:rsidRPr="007425E1">
              <w:rPr>
                <w:rFonts w:eastAsiaTheme="minorHAnsi"/>
              </w:rPr>
              <w:t>glory is above the earth and heaven</w:t>
            </w:r>
            <w:r w:rsidR="00A17656">
              <w:rPr>
                <w:rStyle w:val="FootnoteReference"/>
                <w:rFonts w:eastAsiaTheme="minorHAnsi"/>
              </w:rPr>
              <w:footnoteReference w:id="911"/>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12"/>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66" w:name="_Toc297322063"/>
      <w:bookmarkStart w:id="567" w:name="_Toc297407708"/>
      <w:bookmarkStart w:id="568" w:name="_Toc298445760"/>
      <w:bookmarkStart w:id="569" w:name="_Toc298681246"/>
      <w:bookmarkStart w:id="570" w:name="_Toc298447485"/>
      <w:r>
        <w:rPr>
          <w:lang w:val="en-US"/>
        </w:rPr>
        <w:lastRenderedPageBreak/>
        <w:t>Psalm 149</w:t>
      </w:r>
      <w:bookmarkEnd w:id="566"/>
      <w:bookmarkEnd w:id="567"/>
      <w:bookmarkEnd w:id="568"/>
      <w:bookmarkEnd w:id="569"/>
      <w:bookmarkEnd w:id="570"/>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71"/>
            <w:r w:rsidRPr="007425E1">
              <w:rPr>
                <w:rFonts w:eastAsiaTheme="minorHAnsi"/>
              </w:rPr>
              <w:t>chorus</w:t>
            </w:r>
            <w:commentRangeEnd w:id="571"/>
            <w:r>
              <w:rPr>
                <w:rStyle w:val="CommentReference"/>
                <w:rFonts w:eastAsiaTheme="minorHAnsi" w:cstheme="minorBidi"/>
                <w:color w:val="auto"/>
                <w:lang w:val="en-CA"/>
              </w:rPr>
              <w:commentReference w:id="571"/>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72"/>
            <w:r w:rsidRPr="007425E1">
              <w:rPr>
                <w:rFonts w:eastAsiaTheme="minorHAnsi"/>
              </w:rPr>
              <w:t xml:space="preserve"> </w:t>
            </w:r>
            <w:commentRangeEnd w:id="572"/>
            <w:r>
              <w:rPr>
                <w:rStyle w:val="CommentReference"/>
                <w:rFonts w:eastAsiaTheme="minorHAnsi" w:cstheme="minorBidi"/>
                <w:color w:val="auto"/>
                <w:lang w:val="en-CA"/>
              </w:rPr>
              <w:commentReference w:id="572"/>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73"/>
            <w:r w:rsidR="00D31F38">
              <w:t>rejoice</w:t>
            </w:r>
            <w:r w:rsidR="00D31F38" w:rsidRPr="007425E1">
              <w:t xml:space="preserve"> </w:t>
            </w:r>
            <w:commentRangeEnd w:id="573"/>
            <w:r w:rsidR="00D31F38">
              <w:rPr>
                <w:rStyle w:val="CommentReference"/>
                <w:rFonts w:cstheme="minorBidi"/>
                <w:color w:val="auto"/>
                <w:lang w:val="en-CA"/>
              </w:rPr>
              <w:commentReference w:id="573"/>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74"/>
            <w:r w:rsidRPr="007425E1">
              <w:rPr>
                <w:rFonts w:eastAsiaTheme="minorHAnsi"/>
              </w:rPr>
              <w:t>mouth</w:t>
            </w:r>
            <w:commentRangeEnd w:id="574"/>
            <w:r w:rsidR="002275C0">
              <w:rPr>
                <w:rFonts w:eastAsiaTheme="minorHAnsi"/>
              </w:rPr>
              <w:t>s</w:t>
            </w:r>
            <w:r>
              <w:rPr>
                <w:rStyle w:val="CommentReference"/>
                <w:rFonts w:eastAsiaTheme="minorHAnsi" w:cstheme="minorBidi"/>
                <w:color w:val="auto"/>
                <w:lang w:val="en-CA"/>
              </w:rPr>
              <w:commentReference w:id="574"/>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75"/>
            <w:r>
              <w:t>rebukes</w:t>
            </w:r>
            <w:r w:rsidRPr="007425E1">
              <w:t xml:space="preserve"> </w:t>
            </w:r>
            <w:commentRangeEnd w:id="575"/>
            <w:r>
              <w:rPr>
                <w:rStyle w:val="CommentReference"/>
                <w:rFonts w:cstheme="minorBidi"/>
                <w:color w:val="auto"/>
                <w:lang w:val="en-CA"/>
              </w:rPr>
              <w:commentReference w:id="575"/>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76" w:name="_Toc297322064"/>
      <w:bookmarkStart w:id="577" w:name="_Toc297407709"/>
      <w:bookmarkStart w:id="578" w:name="_Toc298445761"/>
      <w:bookmarkStart w:id="579" w:name="_Toc298681247"/>
      <w:bookmarkStart w:id="580" w:name="_Toc298447486"/>
      <w:r>
        <w:rPr>
          <w:lang w:val="en-US"/>
        </w:rPr>
        <w:t>Psalm 150</w:t>
      </w:r>
      <w:bookmarkEnd w:id="576"/>
      <w:bookmarkEnd w:id="577"/>
      <w:bookmarkEnd w:id="578"/>
      <w:bookmarkEnd w:id="579"/>
      <w:bookmarkEnd w:id="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81"/>
            <w:r w:rsidRPr="007425E1">
              <w:t xml:space="preserve">psaltery </w:t>
            </w:r>
            <w:commentRangeEnd w:id="581"/>
            <w:r>
              <w:rPr>
                <w:rStyle w:val="CommentReference"/>
                <w:rFonts w:cstheme="minorBidi"/>
                <w:color w:val="auto"/>
                <w:lang w:val="en-CA"/>
              </w:rPr>
              <w:commentReference w:id="581"/>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895E9F7" w:rsidR="00D31F38" w:rsidRPr="007425E1" w:rsidRDefault="00D31F38" w:rsidP="00787148">
            <w:pPr>
              <w:pStyle w:val="EngIndEnd"/>
            </w:pPr>
            <w:r w:rsidRPr="007425E1">
              <w:t xml:space="preserve"> Praise Him with timbrel and </w:t>
            </w:r>
            <w:r w:rsidR="00787148">
              <w:t>dance</w:t>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56D37370" w:rsidR="00D31F38" w:rsidRPr="00D31F38" w:rsidRDefault="0090529D" w:rsidP="009E143A">
      <w:pPr>
        <w:pStyle w:val="Rubrics0"/>
      </w:pPr>
      <w:r>
        <w:lastRenderedPageBreak/>
        <w:t xml:space="preserve">During Paschaltide, </w:t>
      </w:r>
      <w:r>
        <w:fldChar w:fldCharType="begin"/>
      </w:r>
      <w:r>
        <w:instrText xml:space="preserve"> REF _Ref482774011 \h </w:instrText>
      </w:r>
      <w:r>
        <w:fldChar w:fldCharType="separate"/>
      </w:r>
      <w:r w:rsidR="000E2EAC">
        <w:t>Psali Adam After the Fourth Canticle</w:t>
      </w:r>
      <w:r>
        <w:fldChar w:fldCharType="end"/>
      </w:r>
      <w:r>
        <w:t xml:space="preserve">, page </w:t>
      </w:r>
      <w:r>
        <w:fldChar w:fldCharType="begin"/>
      </w:r>
      <w:r>
        <w:instrText xml:space="preserve"> PAGEREF _Ref482774011 \h </w:instrText>
      </w:r>
      <w:r>
        <w:fldChar w:fldCharType="separate"/>
      </w:r>
      <w:r w:rsidR="000E2EAC">
        <w:rPr>
          <w:noProof/>
        </w:rPr>
        <w:t>663</w:t>
      </w:r>
      <w:r>
        <w:fldChar w:fldCharType="end"/>
      </w:r>
      <w:r>
        <w:t xml:space="preserve">, may now be said. </w:t>
      </w:r>
      <w:r w:rsidR="009E143A">
        <w:t xml:space="preserve">In Vespers Praise, or Matins Praise (also known as Lauds, or the second half of Midnight Priase,) continue with the Psali of the Day (see page </w:t>
      </w:r>
      <w:r w:rsidR="009E143A">
        <w:fldChar w:fldCharType="begin"/>
      </w:r>
      <w:r w:rsidR="009E143A">
        <w:instrText xml:space="preserve"> PAGEREF _Ref448471720 \h </w:instrText>
      </w:r>
      <w:r w:rsidR="009E143A">
        <w:fldChar w:fldCharType="separate"/>
      </w:r>
      <w:r w:rsidR="000E2EAC">
        <w:rPr>
          <w:noProof/>
        </w:rPr>
        <w:t>420</w:t>
      </w:r>
      <w:r w:rsidR="009E143A">
        <w:fldChar w:fldCharType="end"/>
      </w:r>
      <w:r w:rsidR="009E143A">
        <w:t xml:space="preserve">, or Seasonal Psali (see </w:t>
      </w:r>
      <w:r w:rsidR="009E143A">
        <w:fldChar w:fldCharType="begin"/>
      </w:r>
      <w:r w:rsidR="009E143A">
        <w:instrText xml:space="preserve"> PAGEREF _Ref448471804 \h </w:instrText>
      </w:r>
      <w:r w:rsidR="009E143A">
        <w:fldChar w:fldCharType="separate"/>
      </w:r>
      <w:r w:rsidR="000E2EAC">
        <w:rPr>
          <w:noProof/>
        </w:rPr>
        <w:t>702</w:t>
      </w:r>
      <w:r w:rsidR="009E143A">
        <w:fldChar w:fldCharType="end"/>
      </w:r>
      <w:r w:rsidR="009E143A">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xml:space="preserve">,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w:t>
      </w:r>
      <w:r w:rsidR="00823768" w:rsidRPr="00924E6C">
        <w:lastRenderedPageBreak/>
        <w:t>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 xml:space="preserve">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w:t>
      </w:r>
      <w:r>
        <w:lastRenderedPageBreak/>
        <w:t>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 xml:space="preserve">Then he removed him, and commanded them to bring the other. He said to him, “You seed of Canaan and not of Judah, beauty deceived you, and desire turned away your heart. This is how both of you deal with the daughters of Israel, and they have been intimate with you through fear; </w:t>
      </w:r>
      <w:r>
        <w:lastRenderedPageBreak/>
        <w:t>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82" w:name="_Ref448228521"/>
      <w:bookmarkStart w:id="583" w:name="_Ref448228524"/>
      <w:bookmarkStart w:id="584" w:name="_Ref448471720"/>
      <w:bookmarkStart w:id="585" w:name="_Toc485884429"/>
      <w:r>
        <w:lastRenderedPageBreak/>
        <w:t>The Annual Psalis and Theotokia</w:t>
      </w:r>
      <w:bookmarkEnd w:id="582"/>
      <w:bookmarkEnd w:id="583"/>
      <w:bookmarkEnd w:id="584"/>
      <w:bookmarkEnd w:id="585"/>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86" w:name="_Toc485884430"/>
      <w:r>
        <w:lastRenderedPageBreak/>
        <w:t>Sunday</w:t>
      </w:r>
      <w:bookmarkEnd w:id="586"/>
    </w:p>
    <w:p w14:paraId="45726092" w14:textId="77777777" w:rsidR="00E35F1F" w:rsidRDefault="00E35F1F" w:rsidP="00E35F1F">
      <w:pPr>
        <w:pStyle w:val="Heading3"/>
        <w:rPr>
          <w:lang w:val="en-US"/>
        </w:rPr>
      </w:pPr>
      <w:bookmarkStart w:id="587" w:name="_Toc297322066"/>
      <w:bookmarkStart w:id="588" w:name="_Toc297407711"/>
      <w:bookmarkStart w:id="589" w:name="_Toc298445763"/>
      <w:bookmarkStart w:id="590" w:name="_Toc298447488"/>
      <w:bookmarkStart w:id="591" w:name="_Toc308441905"/>
      <w:bookmarkStart w:id="592" w:name="_Ref452620816"/>
      <w:bookmarkStart w:id="593" w:name="_Ref452620821"/>
      <w:r>
        <w:rPr>
          <w:lang w:val="en-US"/>
        </w:rPr>
        <w:t>The Sunday Psali for the Lord</w:t>
      </w:r>
      <w:bookmarkEnd w:id="587"/>
      <w:bookmarkEnd w:id="588"/>
      <w:bookmarkEnd w:id="589"/>
      <w:bookmarkEnd w:id="590"/>
      <w:bookmarkEnd w:id="591"/>
      <w:bookmarkEnd w:id="592"/>
      <w:bookmarkEnd w:id="593"/>
    </w:p>
    <w:p w14:paraId="136558CF" w14:textId="2DAE99D4" w:rsidR="006F0694" w:rsidRPr="00CE3852" w:rsidRDefault="00E35F1F" w:rsidP="006F0694">
      <w:pPr>
        <w:pStyle w:val="Heading5non-TOC"/>
        <w:rPr>
          <w:lang w:val="en-US"/>
        </w:rPr>
      </w:pPr>
      <w:commentRangeStart w:id="594"/>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94"/>
      <w:r>
        <w:rPr>
          <w:rStyle w:val="CommentReference"/>
          <w:rFonts w:ascii="Garamond" w:eastAsiaTheme="minorHAnsi" w:hAnsi="Garamond" w:cstheme="minorBidi"/>
        </w:rPr>
        <w:commentReference w:id="5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95"/>
            <w:r w:rsidRPr="00FC3604">
              <w:t>ⲛⲏⲓ</w:t>
            </w:r>
            <w:commentRangeEnd w:id="595"/>
            <w:r>
              <w:rPr>
                <w:rStyle w:val="CommentReference"/>
                <w:rFonts w:ascii="Garamond" w:hAnsi="Garamond" w:cstheme="minorBidi"/>
                <w:noProof w:val="0"/>
                <w:lang w:val="en-CA"/>
              </w:rPr>
              <w:commentReference w:id="595"/>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96"/>
            <w:r w:rsidRPr="005832A1">
              <w:t xml:space="preserve">praise </w:t>
            </w:r>
            <w:commentRangeEnd w:id="596"/>
            <w:r w:rsidRPr="005832A1">
              <w:rPr>
                <w:rStyle w:val="CommentReference"/>
                <w:rFonts w:eastAsiaTheme="minorHAnsi"/>
                <w:sz w:val="24"/>
              </w:rPr>
              <w:commentReference w:id="596"/>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97"/>
            <w:r w:rsidRPr="005832A1">
              <w:t>Earth</w:t>
            </w:r>
            <w:commentRangeEnd w:id="597"/>
            <w:r w:rsidRPr="005832A1">
              <w:rPr>
                <w:rStyle w:val="CommentReference"/>
                <w:rFonts w:eastAsiaTheme="minorHAnsi"/>
                <w:sz w:val="24"/>
              </w:rPr>
              <w:commentReference w:id="597"/>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98"/>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98"/>
            <w:r>
              <w:rPr>
                <w:rStyle w:val="CommentReference"/>
                <w:rFonts w:ascii="Garamond" w:hAnsi="Garamond" w:cstheme="minorBidi"/>
                <w:noProof w:val="0"/>
                <w:lang w:val="en-CA"/>
              </w:rPr>
              <w:commentReference w:id="598"/>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99"/>
            <w:r w:rsidRPr="005832A1">
              <w:t xml:space="preserve">Make haste </w:t>
            </w:r>
            <w:commentRangeEnd w:id="599"/>
            <w:r w:rsidRPr="005832A1">
              <w:rPr>
                <w:rStyle w:val="CommentReference"/>
                <w:rFonts w:eastAsiaTheme="minorHAnsi"/>
                <w:sz w:val="24"/>
              </w:rPr>
              <w:commentReference w:id="599"/>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600"/>
            <w:r w:rsidRPr="005832A1">
              <w:rPr>
                <w:rFonts w:eastAsiaTheme="minorHAnsi"/>
              </w:rPr>
              <w:t xml:space="preserve">different </w:t>
            </w:r>
            <w:commentRangeEnd w:id="600"/>
            <w:r w:rsidRPr="005832A1">
              <w:rPr>
                <w:rStyle w:val="CommentReference"/>
                <w:rFonts w:eastAsiaTheme="minorHAnsi"/>
                <w:sz w:val="24"/>
              </w:rPr>
              <w:commentReference w:id="600"/>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601"/>
            <w:r w:rsidRPr="005832A1">
              <w:t>truth</w:t>
            </w:r>
            <w:commentRangeEnd w:id="601"/>
            <w:r w:rsidRPr="005832A1">
              <w:rPr>
                <w:rStyle w:val="CommentReference"/>
                <w:rFonts w:eastAsiaTheme="minorHAnsi"/>
                <w:sz w:val="24"/>
              </w:rPr>
              <w:commentReference w:id="601"/>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602"/>
            <w:r w:rsidRPr="005832A1">
              <w:t xml:space="preserve">longsuffering </w:t>
            </w:r>
            <w:commentRangeEnd w:id="602"/>
            <w:r w:rsidRPr="005832A1">
              <w:rPr>
                <w:rStyle w:val="CommentReference"/>
                <w:rFonts w:eastAsiaTheme="minorHAnsi"/>
                <w:sz w:val="24"/>
              </w:rPr>
              <w:commentReference w:id="602"/>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603"/>
            <w:r w:rsidRPr="005832A1">
              <w:t xml:space="preserve">I rise </w:t>
            </w:r>
            <w:commentRangeEnd w:id="603"/>
            <w:r w:rsidRPr="005832A1">
              <w:rPr>
                <w:rStyle w:val="CommentReference"/>
                <w:rFonts w:eastAsiaTheme="minorHAnsi"/>
                <w:sz w:val="24"/>
              </w:rPr>
              <w:commentReference w:id="603"/>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604"/>
            <w:r w:rsidRPr="005832A1">
              <w:t>sweet</w:t>
            </w:r>
            <w:commentRangeEnd w:id="604"/>
            <w:r w:rsidRPr="005832A1">
              <w:rPr>
                <w:rStyle w:val="CommentReference"/>
                <w:rFonts w:eastAsiaTheme="minorHAnsi"/>
                <w:sz w:val="24"/>
              </w:rPr>
              <w:commentReference w:id="604"/>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605"/>
            <w:r w:rsidRPr="005832A1">
              <w:rPr>
                <w:rFonts w:eastAsiaTheme="minorHAnsi"/>
              </w:rPr>
              <w:t>Oh, how I love</w:t>
            </w:r>
            <w:commentRangeEnd w:id="605"/>
            <w:r w:rsidRPr="005832A1">
              <w:rPr>
                <w:rStyle w:val="CommentReference"/>
                <w:rFonts w:eastAsiaTheme="minorHAnsi"/>
                <w:sz w:val="24"/>
              </w:rPr>
              <w:commentReference w:id="605"/>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606"/>
            <w:r w:rsidRPr="005832A1">
              <w:rPr>
                <w:rFonts w:eastAsiaTheme="minorHAnsi"/>
              </w:rPr>
              <w:t xml:space="preserve">of </w:t>
            </w:r>
            <w:commentRangeEnd w:id="606"/>
            <w:r w:rsidRPr="005832A1">
              <w:rPr>
                <w:rStyle w:val="CommentReference"/>
                <w:rFonts w:eastAsiaTheme="minorHAnsi"/>
                <w:sz w:val="24"/>
              </w:rPr>
              <w:commentReference w:id="606"/>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607"/>
            <w:r w:rsidRPr="005832A1">
              <w:t>truth</w:t>
            </w:r>
            <w:commentRangeEnd w:id="607"/>
            <w:r w:rsidRPr="005832A1">
              <w:rPr>
                <w:rStyle w:val="CommentReference"/>
                <w:rFonts w:eastAsiaTheme="minorHAnsi"/>
                <w:sz w:val="24"/>
              </w:rPr>
              <w:commentReference w:id="607"/>
            </w:r>
            <w:r w:rsidR="008A107E">
              <w:rPr>
                <w:rStyle w:val="FootnoteReference"/>
              </w:rPr>
              <w:footnoteReference w:id="913"/>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608"/>
            <w:r w:rsidRPr="005832A1">
              <w:t xml:space="preserve">true </w:t>
            </w:r>
            <w:commentRangeEnd w:id="608"/>
            <w:r w:rsidRPr="005832A1">
              <w:rPr>
                <w:rStyle w:val="CommentReference"/>
                <w:rFonts w:eastAsiaTheme="minorHAnsi"/>
                <w:sz w:val="24"/>
              </w:rPr>
              <w:commentReference w:id="608"/>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609"/>
            <w:r>
              <w:t xml:space="preserve">Whenever </w:t>
            </w:r>
            <w:commentRangeEnd w:id="609"/>
            <w:r>
              <w:rPr>
                <w:rStyle w:val="CommentReference"/>
                <w:rFonts w:eastAsiaTheme="minorHAnsi" w:cstheme="minorBidi"/>
                <w:color w:val="auto"/>
                <w:lang w:val="en-CA"/>
              </w:rPr>
              <w:commentReference w:id="609"/>
            </w:r>
            <w:r>
              <w:t>we</w:t>
            </w:r>
          </w:p>
          <w:p w14:paraId="1820B153" w14:textId="77777777" w:rsidR="00E35F1F" w:rsidRDefault="00E35F1F" w:rsidP="00E35F1F">
            <w:pPr>
              <w:pStyle w:val="EngHang"/>
            </w:pPr>
            <w:commentRangeStart w:id="610"/>
            <w:r>
              <w:t xml:space="preserve">Gather </w:t>
            </w:r>
            <w:commentRangeEnd w:id="610"/>
            <w:r>
              <w:rPr>
                <w:rStyle w:val="CommentReference"/>
                <w:rFonts w:eastAsiaTheme="minorHAnsi" w:cstheme="minorBidi"/>
                <w:color w:val="auto"/>
                <w:lang w:val="en-CA"/>
              </w:rPr>
              <w:commentReference w:id="610"/>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611"/>
            <w:r>
              <w:t xml:space="preserve">will </w:t>
            </w:r>
            <w:commentRangeEnd w:id="611"/>
            <w:r>
              <w:rPr>
                <w:rStyle w:val="CommentReference"/>
                <w:rFonts w:eastAsiaTheme="minorHAnsi" w:cstheme="minorBidi"/>
                <w:color w:val="auto"/>
                <w:lang w:val="en-CA"/>
              </w:rPr>
              <w:commentReference w:id="611"/>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612"/>
            <w:r>
              <w:t xml:space="preserve">Deliver </w:t>
            </w:r>
            <w:commentRangeEnd w:id="612"/>
            <w:r>
              <w:rPr>
                <w:rStyle w:val="CommentReference"/>
                <w:rFonts w:eastAsiaTheme="minorHAnsi" w:cstheme="minorBidi"/>
                <w:color w:val="auto"/>
                <w:lang w:val="en-CA"/>
              </w:rPr>
              <w:commentReference w:id="612"/>
            </w:r>
            <w:r>
              <w:t xml:space="preserve">us by Your Name: </w:t>
            </w:r>
          </w:p>
          <w:p w14:paraId="61B81448" w14:textId="6792B90C" w:rsidR="00E35F1F" w:rsidRPr="007E3E46" w:rsidRDefault="00E35F1F" w:rsidP="00E35F1F">
            <w:pPr>
              <w:pStyle w:val="EngHangEnd"/>
            </w:pPr>
            <w:r>
              <w:t>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613"/>
            <w:r w:rsidRPr="00A16DFE">
              <w:rPr>
                <w:rFonts w:eastAsiaTheme="minorHAnsi"/>
              </w:rPr>
              <w:t xml:space="preserve">come </w:t>
            </w:r>
            <w:commentRangeEnd w:id="613"/>
            <w:r>
              <w:rPr>
                <w:rStyle w:val="CommentReference"/>
                <w:rFonts w:eastAsiaTheme="minorHAnsi" w:cstheme="minorBidi"/>
                <w:color w:val="auto"/>
                <w:lang w:val="en-CA"/>
              </w:rPr>
              <w:commentReference w:id="613"/>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614"/>
            <w:r>
              <w:rPr>
                <w:rFonts w:eastAsiaTheme="minorHAnsi"/>
              </w:rPr>
              <w:t>be</w:t>
            </w:r>
            <w:r w:rsidRPr="00A16DFE">
              <w:rPr>
                <w:rFonts w:eastAsiaTheme="minorHAnsi"/>
              </w:rPr>
              <w:t xml:space="preserve"> </w:t>
            </w:r>
            <w:commentRangeEnd w:id="614"/>
            <w:r>
              <w:rPr>
                <w:rStyle w:val="CommentReference"/>
                <w:rFonts w:eastAsiaTheme="minorHAnsi" w:cstheme="minorBidi"/>
                <w:color w:val="auto"/>
                <w:lang w:val="en-CA"/>
              </w:rPr>
              <w:commentReference w:id="614"/>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615" w:name="_Toc297322067"/>
      <w:bookmarkStart w:id="616" w:name="_Toc297407712"/>
      <w:bookmarkStart w:id="617" w:name="_Toc298445764"/>
      <w:bookmarkStart w:id="618" w:name="_Toc298681249"/>
      <w:bookmarkStart w:id="619" w:name="_Toc298447489"/>
      <w:bookmarkStart w:id="620" w:name="_Toc308441906"/>
      <w:bookmarkStart w:id="621" w:name="_Ref452620835"/>
      <w:bookmarkStart w:id="622" w:name="_Ref452620839"/>
      <w:r>
        <w:rPr>
          <w:lang w:val="en-US"/>
        </w:rPr>
        <w:lastRenderedPageBreak/>
        <w:t>The Sunday Theotokia</w:t>
      </w:r>
      <w:bookmarkEnd w:id="615"/>
      <w:bookmarkEnd w:id="616"/>
      <w:bookmarkEnd w:id="617"/>
      <w:bookmarkEnd w:id="618"/>
      <w:bookmarkEnd w:id="619"/>
      <w:bookmarkEnd w:id="620"/>
      <w:bookmarkEnd w:id="621"/>
      <w:bookmarkEnd w:id="622"/>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23" w:name="_Toc298445765"/>
      <w:bookmarkStart w:id="624" w:name="_Toc298681250"/>
      <w:bookmarkStart w:id="625" w:name="_Toc298447490"/>
      <w:r>
        <w:rPr>
          <w:lang w:val="en-US"/>
        </w:rPr>
        <w:t>Part One</w:t>
      </w:r>
      <w:bookmarkEnd w:id="623"/>
      <w:bookmarkEnd w:id="624"/>
      <w:bookmarkEnd w:id="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26"/>
            <w:r w:rsidRPr="007425E1">
              <w:rPr>
                <w:rFonts w:eastAsiaTheme="minorHAnsi"/>
              </w:rPr>
              <w:t>Of the Covenant</w:t>
            </w:r>
            <w:commentRangeEnd w:id="626"/>
            <w:r>
              <w:rPr>
                <w:rStyle w:val="CommentReference"/>
                <w:rFonts w:eastAsiaTheme="minorHAnsi" w:cstheme="minorBidi"/>
                <w:color w:val="auto"/>
                <w:lang w:val="en-CA"/>
              </w:rPr>
              <w:commentReference w:id="626"/>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Cs w:val="24"/>
              </w:rPr>
            </w:pPr>
            <w:r w:rsidRPr="000F6316">
              <w:rPr>
                <w:rFonts w:ascii="CS Avva Shenouda" w:hAnsi="CS Avva Shenouda"/>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27"/>
            <w:r>
              <w:rPr>
                <w:rFonts w:eastAsiaTheme="minorHAnsi"/>
              </w:rPr>
              <w:t>sprinkling</w:t>
            </w:r>
            <w:commentRangeEnd w:id="627"/>
            <w:r>
              <w:rPr>
                <w:rStyle w:val="CommentReference"/>
                <w:rFonts w:eastAsiaTheme="minorHAnsi" w:cstheme="minorBidi"/>
                <w:color w:val="auto"/>
                <w:lang w:val="en-CA"/>
              </w:rPr>
              <w:commentReference w:id="627"/>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Cs w:val="24"/>
              </w:rPr>
            </w:pPr>
            <w:r w:rsidRPr="000F6316">
              <w:rPr>
                <w:rFonts w:ascii="CS Avva Shenouda" w:hAnsi="CS Avva Shenouda"/>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0F1B5A03" w:rsidR="00E35F1F" w:rsidRDefault="00E35F1F" w:rsidP="00E35F1F">
            <w:pPr>
              <w:pStyle w:val="EngHang"/>
              <w:rPr>
                <w:szCs w:val="22"/>
              </w:rPr>
            </w:pPr>
            <w:r>
              <w:rPr>
                <w:szCs w:val="22"/>
              </w:rPr>
              <w:t>In the likeness of the Highest</w:t>
            </w:r>
            <w:r w:rsidR="000A2994">
              <w:rPr>
                <w:szCs w:val="22"/>
              </w:rPr>
              <w: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28"/>
            <w:r>
              <w:rPr>
                <w:rFonts w:eastAsiaTheme="minorHAnsi"/>
              </w:rPr>
              <w:t>dwelt</w:t>
            </w:r>
            <w:commentRangeEnd w:id="628"/>
            <w:r>
              <w:rPr>
                <w:rStyle w:val="CommentReference"/>
                <w:rFonts w:eastAsiaTheme="minorHAnsi" w:cstheme="minorBidi"/>
                <w:color w:val="auto"/>
                <w:lang w:val="en-CA"/>
              </w:rPr>
              <w:commentReference w:id="628"/>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29"/>
            <w:r>
              <w:t xml:space="preserve">Magnify </w:t>
            </w:r>
            <w:commentRangeEnd w:id="629"/>
            <w:r>
              <w:rPr>
                <w:rStyle w:val="CommentReference"/>
                <w:rFonts w:eastAsiaTheme="minorHAnsi" w:cstheme="minorBidi"/>
                <w:color w:val="auto"/>
                <w:lang w:val="en-CA"/>
              </w:rPr>
              <w:commentReference w:id="629"/>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30"/>
            <w:r>
              <w:t xml:space="preserve">obtain </w:t>
            </w:r>
            <w:commentRangeEnd w:id="630"/>
            <w:r>
              <w:rPr>
                <w:rStyle w:val="CommentReference"/>
                <w:rFonts w:eastAsiaTheme="minorHAnsi" w:cstheme="minorBidi"/>
                <w:color w:val="auto"/>
                <w:lang w:val="en-CA"/>
              </w:rPr>
              <w:commentReference w:id="630"/>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31" w:name="_Toc298445766"/>
      <w:bookmarkStart w:id="632" w:name="_Toc298681251"/>
      <w:bookmarkStart w:id="633"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31"/>
      <w:bookmarkEnd w:id="632"/>
      <w:bookmarkEnd w:id="633"/>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34"/>
            <w:r>
              <w:rPr>
                <w:rFonts w:eastAsiaTheme="minorHAnsi"/>
              </w:rPr>
              <w:t xml:space="preserve">type </w:t>
            </w:r>
            <w:commentRangeEnd w:id="634"/>
            <w:r>
              <w:rPr>
                <w:rStyle w:val="CommentReference"/>
                <w:rFonts w:eastAsiaTheme="minorHAnsi" w:cstheme="minorBidi"/>
                <w:color w:val="auto"/>
                <w:lang w:val="en-CA"/>
              </w:rPr>
              <w:commentReference w:id="634"/>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Cs w:val="24"/>
              </w:rPr>
              <w:t>¿</w:t>
            </w:r>
          </w:p>
        </w:tc>
        <w:tc>
          <w:tcPr>
            <w:tcW w:w="3960" w:type="dxa"/>
          </w:tcPr>
          <w:p w14:paraId="7FF5C341" w14:textId="77777777" w:rsidR="00E35F1F" w:rsidRDefault="00E35F1F" w:rsidP="00E35F1F">
            <w:pPr>
              <w:pStyle w:val="EngHang"/>
            </w:pPr>
            <w:r>
              <w:t xml:space="preserve">He is </w:t>
            </w:r>
            <w:commentRangeStart w:id="635"/>
            <w:r>
              <w:t xml:space="preserve">one </w:t>
            </w:r>
            <w:commentRangeEnd w:id="635"/>
            <w:r>
              <w:rPr>
                <w:rStyle w:val="CommentReference"/>
                <w:rFonts w:eastAsiaTheme="minorHAnsi" w:cstheme="minorBidi"/>
                <w:color w:val="auto"/>
                <w:lang w:val="en-CA"/>
              </w:rPr>
              <w:commentReference w:id="635"/>
            </w:r>
            <w:r>
              <w:t>from two,</w:t>
            </w:r>
          </w:p>
          <w:p w14:paraId="12509199" w14:textId="77777777" w:rsidR="00E35F1F" w:rsidRDefault="00E35F1F" w:rsidP="00E35F1F">
            <w:pPr>
              <w:pStyle w:val="EngHang"/>
            </w:pPr>
            <w:r>
              <w:t xml:space="preserve">A </w:t>
            </w:r>
            <w:commentRangeStart w:id="636"/>
            <w:r>
              <w:t xml:space="preserve">Holy </w:t>
            </w:r>
            <w:commentRangeEnd w:id="636"/>
            <w:r>
              <w:rPr>
                <w:rStyle w:val="CommentReference"/>
                <w:rFonts w:eastAsiaTheme="minorHAnsi" w:cstheme="minorBidi"/>
                <w:color w:val="auto"/>
                <w:lang w:val="en-CA"/>
              </w:rPr>
              <w:commentReference w:id="636"/>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37"/>
            <w:r>
              <w:rPr>
                <w:rFonts w:eastAsiaTheme="minorHAnsi"/>
              </w:rPr>
              <w:t xml:space="preserve">Begotten </w:t>
            </w:r>
            <w:commentRangeEnd w:id="637"/>
            <w:r>
              <w:rPr>
                <w:rStyle w:val="CommentReference"/>
                <w:rFonts w:eastAsiaTheme="minorHAnsi" w:cstheme="minorBidi"/>
                <w:color w:val="auto"/>
                <w:lang w:val="en-CA"/>
              </w:rPr>
              <w:commentReference w:id="637"/>
            </w:r>
            <w:r>
              <w:rPr>
                <w:rFonts w:eastAsiaTheme="minorHAnsi"/>
              </w:rPr>
              <w:t>without seed,</w:t>
            </w:r>
          </w:p>
          <w:p w14:paraId="47914132" w14:textId="77777777" w:rsidR="00E35F1F" w:rsidRDefault="00E35F1F" w:rsidP="00E35F1F">
            <w:pPr>
              <w:pStyle w:val="EngHang"/>
              <w:rPr>
                <w:rFonts w:eastAsiaTheme="minorHAnsi"/>
              </w:rPr>
            </w:pPr>
            <w:commentRangeStart w:id="638"/>
            <w:r>
              <w:rPr>
                <w:rFonts w:eastAsiaTheme="minorHAnsi"/>
              </w:rPr>
              <w:t xml:space="preserve">Consubstantial </w:t>
            </w:r>
            <w:commentRangeEnd w:id="638"/>
            <w:r>
              <w:rPr>
                <w:rStyle w:val="CommentReference"/>
                <w:rFonts w:eastAsiaTheme="minorHAnsi" w:cstheme="minorBidi"/>
                <w:color w:val="auto"/>
                <w:lang w:val="en-CA"/>
              </w:rPr>
              <w:commentReference w:id="638"/>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39"/>
            <w:r>
              <w:rPr>
                <w:rFonts w:eastAsiaTheme="minorHAnsi"/>
              </w:rPr>
              <w:t xml:space="preserve">made one </w:t>
            </w:r>
            <w:commentRangeEnd w:id="639"/>
            <w:r>
              <w:rPr>
                <w:rStyle w:val="CommentReference"/>
                <w:rFonts w:eastAsiaTheme="minorHAnsi" w:cstheme="minorBidi"/>
                <w:color w:val="auto"/>
                <w:lang w:val="en-CA"/>
              </w:rPr>
              <w:commentReference w:id="639"/>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40"/>
            <w:r>
              <w:t xml:space="preserve">The </w:t>
            </w:r>
            <w:commentRangeEnd w:id="640"/>
            <w:r>
              <w:rPr>
                <w:rStyle w:val="CommentReference"/>
                <w:rFonts w:eastAsiaTheme="minorHAnsi" w:cstheme="minorBidi"/>
                <w:color w:val="auto"/>
                <w:lang w:val="en-CA"/>
              </w:rPr>
              <w:commentReference w:id="640"/>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41"/>
            <w:r>
              <w:rPr>
                <w:rFonts w:eastAsiaTheme="minorHAnsi"/>
              </w:rPr>
              <w:t xml:space="preserve">Purple </w:t>
            </w:r>
            <w:commentRangeEnd w:id="641"/>
            <w:r>
              <w:rPr>
                <w:rStyle w:val="CommentReference"/>
                <w:rFonts w:eastAsiaTheme="minorHAnsi" w:cstheme="minorBidi"/>
                <w:color w:val="auto"/>
                <w:lang w:val="en-CA"/>
              </w:rPr>
              <w:commentReference w:id="641"/>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42"/>
            <w:r>
              <w:rPr>
                <w:rFonts w:eastAsiaTheme="minorHAnsi"/>
              </w:rPr>
              <w:t xml:space="preserve">fine </w:t>
            </w:r>
            <w:commentRangeEnd w:id="642"/>
            <w:r>
              <w:rPr>
                <w:rStyle w:val="CommentReference"/>
                <w:rFonts w:eastAsiaTheme="minorHAnsi" w:cstheme="minorBidi"/>
                <w:color w:val="auto"/>
                <w:lang w:val="en-CA"/>
              </w:rPr>
              <w:commentReference w:id="642"/>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43"/>
            <w:r>
              <w:rPr>
                <w:rFonts w:eastAsiaTheme="minorHAnsi"/>
              </w:rPr>
              <w:t xml:space="preserve">wood </w:t>
            </w:r>
            <w:commentRangeEnd w:id="643"/>
            <w:r>
              <w:rPr>
                <w:rStyle w:val="CommentReference"/>
                <w:rFonts w:eastAsiaTheme="minorHAnsi" w:cstheme="minorBidi"/>
                <w:color w:val="auto"/>
                <w:lang w:val="en-CA"/>
              </w:rPr>
              <w:commentReference w:id="643"/>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44"/>
            <w:r>
              <w:t xml:space="preserve">Magnify </w:t>
            </w:r>
            <w:commentRangeEnd w:id="644"/>
            <w:r>
              <w:rPr>
                <w:rStyle w:val="CommentReference"/>
                <w:rFonts w:eastAsiaTheme="minorHAnsi" w:cstheme="minorBidi"/>
                <w:color w:val="auto"/>
                <w:lang w:val="en-CA"/>
              </w:rPr>
              <w:commentReference w:id="644"/>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45"/>
            <w:r>
              <w:t xml:space="preserve">obtain </w:t>
            </w:r>
            <w:commentRangeEnd w:id="645"/>
            <w:r>
              <w:rPr>
                <w:rStyle w:val="CommentReference"/>
                <w:rFonts w:eastAsiaTheme="minorHAnsi" w:cstheme="minorBidi"/>
                <w:color w:val="auto"/>
                <w:lang w:val="en-CA"/>
              </w:rPr>
              <w:commentReference w:id="645"/>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46" w:name="_Toc298445767"/>
      <w:bookmarkStart w:id="647" w:name="_Toc298681252"/>
      <w:bookmarkStart w:id="648"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46"/>
      <w:bookmarkEnd w:id="647"/>
      <w:bookmarkEnd w:id="648"/>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49"/>
            <w:r>
              <w:rPr>
                <w:rFonts w:eastAsiaTheme="minorHAnsi"/>
              </w:rPr>
              <w:t>Cherubs</w:t>
            </w:r>
            <w:commentRangeEnd w:id="649"/>
            <w:r>
              <w:rPr>
                <w:rStyle w:val="CommentReference"/>
                <w:rFonts w:eastAsiaTheme="minorHAnsi" w:cstheme="minorBidi"/>
                <w:color w:val="auto"/>
                <w:lang w:val="en-CA"/>
              </w:rPr>
              <w:commentReference w:id="649"/>
            </w:r>
          </w:p>
          <w:p w14:paraId="338C43D3" w14:textId="65EF4612" w:rsidR="00E35F1F" w:rsidRPr="001A0083" w:rsidRDefault="00E35F1F" w:rsidP="00E35F1F">
            <w:pPr>
              <w:pStyle w:val="EngHangEnd"/>
            </w:pPr>
            <w:commentRangeStart w:id="650"/>
            <w:r>
              <w:rPr>
                <w:rFonts w:eastAsiaTheme="minorHAnsi"/>
              </w:rPr>
              <w:t xml:space="preserve">Forged </w:t>
            </w:r>
            <w:commentRangeEnd w:id="650"/>
            <w:r>
              <w:rPr>
                <w:rStyle w:val="CommentReference"/>
                <w:rFonts w:eastAsiaTheme="minorHAnsi" w:cstheme="minorBidi"/>
                <w:color w:val="auto"/>
                <w:lang w:val="en-CA"/>
              </w:rPr>
              <w:commentReference w:id="650"/>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51"/>
            <w:r>
              <w:t xml:space="preserve">Always </w:t>
            </w:r>
            <w:commentRangeEnd w:id="651"/>
            <w:r>
              <w:rPr>
                <w:rStyle w:val="CommentReference"/>
                <w:rFonts w:eastAsiaTheme="minorHAnsi" w:cstheme="minorBidi"/>
                <w:color w:val="auto"/>
                <w:lang w:val="en-CA"/>
              </w:rPr>
              <w:commentReference w:id="651"/>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52"/>
            <w:r>
              <w:rPr>
                <w:rFonts w:eastAsiaTheme="minorHAnsi"/>
              </w:rPr>
              <w:t xml:space="preserve">Overshadowed </w:t>
            </w:r>
            <w:commentRangeEnd w:id="652"/>
            <w:r>
              <w:rPr>
                <w:rStyle w:val="CommentReference"/>
                <w:rFonts w:eastAsiaTheme="minorHAnsi" w:cstheme="minorBidi"/>
                <w:color w:val="auto"/>
                <w:lang w:val="en-CA"/>
              </w:rPr>
              <w:commentReference w:id="652"/>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53"/>
            <w:r>
              <w:rPr>
                <w:rFonts w:eastAsiaTheme="minorHAnsi"/>
              </w:rPr>
              <w:t xml:space="preserve">sin </w:t>
            </w:r>
            <w:commentRangeEnd w:id="653"/>
            <w:r>
              <w:rPr>
                <w:rStyle w:val="CommentReference"/>
                <w:rFonts w:eastAsiaTheme="minorHAnsi" w:cstheme="minorBidi"/>
                <w:color w:val="auto"/>
                <w:lang w:val="en-CA"/>
              </w:rPr>
              <w:commentReference w:id="653"/>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56" w:name="_Toc298445768"/>
      <w:bookmarkStart w:id="657" w:name="_Toc298681253"/>
      <w:bookmarkStart w:id="658"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56"/>
      <w:bookmarkEnd w:id="657"/>
      <w:bookmarkEnd w:id="658"/>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59"/>
            <w:r>
              <w:t xml:space="preserve">you </w:t>
            </w:r>
            <w:commentRangeEnd w:id="659"/>
            <w:r>
              <w:rPr>
                <w:rStyle w:val="CommentReference"/>
                <w:rFonts w:eastAsiaTheme="minorHAnsi" w:cstheme="minorBidi"/>
                <w:color w:val="auto"/>
                <w:lang w:val="en-CA"/>
              </w:rPr>
              <w:commentReference w:id="659"/>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60"/>
            <w:r>
              <w:rPr>
                <w:rFonts w:eastAsiaTheme="minorHAnsi"/>
              </w:rPr>
              <w:t xml:space="preserve">for </w:t>
            </w:r>
            <w:commentRangeEnd w:id="660"/>
            <w:r>
              <w:rPr>
                <w:rStyle w:val="CommentReference"/>
                <w:rFonts w:eastAsiaTheme="minorHAnsi" w:cstheme="minorBidi"/>
                <w:color w:val="auto"/>
                <w:lang w:val="en-CA"/>
              </w:rPr>
              <w:commentReference w:id="660"/>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63" w:name="_Toc298445769"/>
      <w:bookmarkStart w:id="664" w:name="_Toc298681254"/>
      <w:bookmarkStart w:id="665"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14"/>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63"/>
      <w:bookmarkEnd w:id="664"/>
      <w:bookmarkEnd w:id="665"/>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66"/>
            <w:r w:rsidR="00E35F1F">
              <w:rPr>
                <w:rFonts w:eastAsiaTheme="minorHAnsi"/>
              </w:rPr>
              <w:t xml:space="preserve">burning </w:t>
            </w:r>
            <w:commentRangeEnd w:id="666"/>
            <w:r w:rsidR="00E35F1F">
              <w:rPr>
                <w:rStyle w:val="CommentReference"/>
                <w:rFonts w:eastAsiaTheme="minorHAnsi" w:cstheme="minorBidi"/>
                <w:color w:val="auto"/>
                <w:lang w:val="en-CA"/>
              </w:rPr>
              <w:commentReference w:id="666"/>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67"/>
            <w:r>
              <w:rPr>
                <w:rFonts w:eastAsiaTheme="minorHAnsi"/>
              </w:rPr>
              <w:t>manifestation</w:t>
            </w:r>
            <w:commentRangeEnd w:id="667"/>
            <w:r>
              <w:rPr>
                <w:rStyle w:val="CommentReference"/>
                <w:rFonts w:eastAsiaTheme="minorHAnsi" w:cstheme="minorBidi"/>
                <w:color w:val="auto"/>
                <w:lang w:val="en-CA"/>
              </w:rPr>
              <w:commentReference w:id="667"/>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68"/>
            <w:r>
              <w:rPr>
                <w:rFonts w:eastAsiaTheme="minorHAnsi"/>
              </w:rPr>
              <w:t xml:space="preserve">carried </w:t>
            </w:r>
            <w:commentRangeEnd w:id="668"/>
            <w:r>
              <w:rPr>
                <w:rStyle w:val="CommentReference"/>
                <w:rFonts w:eastAsiaTheme="minorHAnsi" w:cstheme="minorBidi"/>
                <w:color w:val="auto"/>
                <w:lang w:val="en-CA"/>
              </w:rPr>
              <w:commentReference w:id="668"/>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69"/>
            <w:r>
              <w:rPr>
                <w:rFonts w:eastAsiaTheme="minorHAnsi"/>
              </w:rPr>
              <w:t xml:space="preserve">Gives light to </w:t>
            </w:r>
            <w:commentRangeEnd w:id="669"/>
            <w:r>
              <w:rPr>
                <w:rStyle w:val="CommentReference"/>
                <w:rFonts w:eastAsiaTheme="minorHAnsi" w:cstheme="minorBidi"/>
                <w:color w:val="auto"/>
                <w:lang w:val="en-CA"/>
              </w:rPr>
              <w:commentReference w:id="669"/>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70"/>
            <w:r>
              <w:t xml:space="preserve">Magnify </w:t>
            </w:r>
            <w:commentRangeEnd w:id="670"/>
            <w:r>
              <w:rPr>
                <w:rStyle w:val="CommentReference"/>
                <w:rFonts w:eastAsiaTheme="minorHAnsi" w:cstheme="minorBidi"/>
                <w:color w:val="auto"/>
                <w:lang w:val="en-CA"/>
              </w:rPr>
              <w:commentReference w:id="670"/>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71"/>
            <w:r>
              <w:t xml:space="preserve">obtain </w:t>
            </w:r>
            <w:commentRangeEnd w:id="671"/>
            <w:r>
              <w:rPr>
                <w:rStyle w:val="CommentReference"/>
                <w:rFonts w:eastAsiaTheme="minorHAnsi" w:cstheme="minorBidi"/>
                <w:color w:val="auto"/>
                <w:lang w:val="en-CA"/>
              </w:rPr>
              <w:commentReference w:id="671"/>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72" w:name="_Toc298445770"/>
      <w:bookmarkStart w:id="673" w:name="_Toc298681255"/>
      <w:bookmarkStart w:id="674"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72"/>
      <w:bookmarkEnd w:id="673"/>
      <w:bookmarkEnd w:id="674"/>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75"/>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75"/>
            <w:r>
              <w:rPr>
                <w:rStyle w:val="CommentReference"/>
                <w:rFonts w:eastAsiaTheme="minorHAnsi" w:cstheme="minorBidi"/>
                <w:color w:val="auto"/>
                <w:lang w:val="en-CA"/>
              </w:rPr>
              <w:commentReference w:id="675"/>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76"/>
            <w:r>
              <w:rPr>
                <w:rFonts w:eastAsiaTheme="minorHAnsi"/>
              </w:rPr>
              <w:t xml:space="preserve">Upon </w:t>
            </w:r>
            <w:commentRangeEnd w:id="676"/>
            <w:r>
              <w:rPr>
                <w:rStyle w:val="CommentReference"/>
                <w:rFonts w:eastAsiaTheme="minorHAnsi" w:cstheme="minorBidi"/>
                <w:color w:val="auto"/>
                <w:lang w:val="en-CA"/>
              </w:rPr>
              <w:commentReference w:id="676"/>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77"/>
            <w:r>
              <w:t xml:space="preserve">Magnify </w:t>
            </w:r>
            <w:commentRangeEnd w:id="677"/>
            <w:r>
              <w:rPr>
                <w:rStyle w:val="CommentReference"/>
                <w:rFonts w:eastAsiaTheme="minorHAnsi" w:cstheme="minorBidi"/>
                <w:color w:val="auto"/>
                <w:lang w:val="en-CA"/>
              </w:rPr>
              <w:commentReference w:id="677"/>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78"/>
            <w:r>
              <w:t xml:space="preserve">obtain </w:t>
            </w:r>
            <w:commentRangeEnd w:id="678"/>
            <w:r>
              <w:rPr>
                <w:rStyle w:val="CommentReference"/>
                <w:rFonts w:eastAsiaTheme="minorHAnsi" w:cstheme="minorBidi"/>
                <w:color w:val="auto"/>
                <w:lang w:val="en-CA"/>
              </w:rPr>
              <w:commentReference w:id="678"/>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79" w:name="_Toc298445771"/>
      <w:bookmarkStart w:id="680" w:name="_Toc298681256"/>
      <w:bookmarkStart w:id="681" w:name="_Toc298447496"/>
      <w:bookmarkStart w:id="682" w:name="_Ref299211949"/>
      <w:r>
        <w:t>The Gospel According the St. Luke</w:t>
      </w:r>
      <w:bookmarkEnd w:id="679"/>
      <w:bookmarkEnd w:id="680"/>
      <w:bookmarkEnd w:id="681"/>
      <w:bookmarkEnd w:id="682"/>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83" w:name="_Toc298445772"/>
      <w:bookmarkStart w:id="684" w:name="_Toc298681257"/>
      <w:bookmarkStart w:id="685" w:name="_Toc298447497"/>
      <w:r>
        <w:t xml:space="preserve">Part </w:t>
      </w:r>
      <w:bookmarkEnd w:id="683"/>
      <w:bookmarkEnd w:id="684"/>
      <w:bookmarkEnd w:id="685"/>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86"/>
            <w:r>
              <w:rPr>
                <w:rFonts w:eastAsiaTheme="minorHAnsi"/>
              </w:rPr>
              <w:t>truth</w:t>
            </w:r>
            <w:commentRangeEnd w:id="686"/>
            <w:r>
              <w:rPr>
                <w:rStyle w:val="CommentReference"/>
                <w:rFonts w:eastAsiaTheme="minorHAnsi" w:cstheme="minorBidi"/>
                <w:color w:val="auto"/>
                <w:lang w:val="en-CA"/>
              </w:rPr>
              <w:commentReference w:id="686"/>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87"/>
            <w:r>
              <w:rPr>
                <w:rFonts w:eastAsiaTheme="minorHAnsi"/>
              </w:rPr>
              <w:t xml:space="preserve">a </w:t>
            </w:r>
            <w:commentRangeEnd w:id="687"/>
            <w:r>
              <w:rPr>
                <w:rStyle w:val="CommentReference"/>
                <w:rFonts w:eastAsiaTheme="minorHAnsi" w:cstheme="minorBidi"/>
                <w:color w:val="auto"/>
                <w:lang w:val="en-CA"/>
              </w:rPr>
              <w:commentReference w:id="687"/>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88"/>
            <w:r>
              <w:rPr>
                <w:rFonts w:eastAsiaTheme="minorHAnsi"/>
              </w:rPr>
              <w:t xml:space="preserve">holy </w:t>
            </w:r>
            <w:commentRangeEnd w:id="688"/>
            <w:r>
              <w:rPr>
                <w:rStyle w:val="CommentReference"/>
                <w:rFonts w:eastAsiaTheme="minorHAnsi" w:cstheme="minorBidi"/>
                <w:color w:val="auto"/>
                <w:lang w:val="en-CA"/>
              </w:rPr>
              <w:commentReference w:id="688"/>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89"/>
            <w:r>
              <w:rPr>
                <w:rFonts w:eastAsiaTheme="minorHAnsi"/>
              </w:rPr>
              <w:t xml:space="preserve">abode </w:t>
            </w:r>
            <w:commentRangeEnd w:id="689"/>
            <w:r>
              <w:rPr>
                <w:rStyle w:val="CommentReference"/>
                <w:rFonts w:eastAsiaTheme="minorHAnsi" w:cstheme="minorBidi"/>
                <w:color w:val="auto"/>
                <w:lang w:val="en-CA"/>
              </w:rPr>
              <w:commentReference w:id="689"/>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90"/>
            <w:r>
              <w:t xml:space="preserve">Magnify </w:t>
            </w:r>
            <w:commentRangeEnd w:id="690"/>
            <w:r>
              <w:rPr>
                <w:rStyle w:val="CommentReference"/>
                <w:rFonts w:eastAsiaTheme="minorHAnsi" w:cstheme="minorBidi"/>
                <w:color w:val="auto"/>
                <w:lang w:val="en-CA"/>
              </w:rPr>
              <w:commentReference w:id="690"/>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91"/>
            <w:r>
              <w:t xml:space="preserve">obtain </w:t>
            </w:r>
            <w:commentRangeEnd w:id="691"/>
            <w:r>
              <w:rPr>
                <w:rStyle w:val="CommentReference"/>
                <w:rFonts w:eastAsiaTheme="minorHAnsi" w:cstheme="minorBidi"/>
                <w:color w:val="auto"/>
                <w:lang w:val="en-CA"/>
              </w:rPr>
              <w:commentReference w:id="691"/>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92" w:name="_Toc298445773"/>
      <w:bookmarkStart w:id="693" w:name="_Toc298681258"/>
      <w:bookmarkStart w:id="694" w:name="_Toc298447498"/>
      <w:r>
        <w:lastRenderedPageBreak/>
        <w:t>Part Seven (Modern Part Eight)</w:t>
      </w:r>
      <w:bookmarkEnd w:id="692"/>
      <w:bookmarkEnd w:id="693"/>
      <w:bookmarkEnd w:id="694"/>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95"/>
            <w:r>
              <w:rPr>
                <w:rFonts w:eastAsiaTheme="minorHAnsi"/>
              </w:rPr>
              <w:t>O Lord of all.</w:t>
            </w:r>
            <w:commentRangeEnd w:id="695"/>
            <w:r>
              <w:rPr>
                <w:rStyle w:val="CommentReference"/>
                <w:rFonts w:eastAsiaTheme="minorHAnsi" w:cstheme="minorBidi"/>
                <w:color w:val="auto"/>
                <w:lang w:val="en-CA"/>
              </w:rPr>
              <w:commentReference w:id="695"/>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96"/>
            <w:r>
              <w:rPr>
                <w:rFonts w:eastAsiaTheme="minorHAnsi"/>
              </w:rPr>
              <w:t>The True One who came</w:t>
            </w:r>
            <w:commentRangeEnd w:id="696"/>
            <w:r>
              <w:rPr>
                <w:rStyle w:val="CommentReference"/>
                <w:rFonts w:eastAsiaTheme="minorHAnsi" w:cstheme="minorBidi"/>
                <w:color w:val="auto"/>
                <w:lang w:val="en-CA"/>
              </w:rPr>
              <w:commentReference w:id="696"/>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97"/>
            <w:r>
              <w:rPr>
                <w:rFonts w:eastAsiaTheme="minorHAnsi"/>
              </w:rPr>
              <w:t>And perfect rejoicing.</w:t>
            </w:r>
            <w:commentRangeEnd w:id="697"/>
            <w:r>
              <w:rPr>
                <w:rStyle w:val="CommentReference"/>
                <w:rFonts w:eastAsiaTheme="minorHAnsi" w:cstheme="minorBidi"/>
                <w:color w:val="auto"/>
                <w:lang w:val="en-CA"/>
              </w:rPr>
              <w:commentReference w:id="697"/>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98"/>
            <w:r>
              <w:rPr>
                <w:rFonts w:eastAsiaTheme="minorHAnsi"/>
              </w:rPr>
              <w:t>about</w:t>
            </w:r>
            <w:commentRangeEnd w:id="698"/>
            <w:r>
              <w:rPr>
                <w:rStyle w:val="CommentReference"/>
                <w:rFonts w:eastAsiaTheme="minorHAnsi" w:cstheme="minorBidi"/>
                <w:color w:val="auto"/>
                <w:lang w:val="en-CA"/>
              </w:rPr>
              <w:commentReference w:id="698"/>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99"/>
            <w:r>
              <w:rPr>
                <w:rFonts w:eastAsiaTheme="minorHAnsi"/>
              </w:rPr>
              <w:t>proclaim</w:t>
            </w:r>
            <w:commentRangeEnd w:id="699"/>
            <w:r>
              <w:rPr>
                <w:rStyle w:val="CommentReference"/>
                <w:rFonts w:eastAsiaTheme="minorHAnsi" w:cstheme="minorBidi"/>
                <w:color w:val="auto"/>
                <w:lang w:val="en-CA"/>
              </w:rPr>
              <w:commentReference w:id="699"/>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2E041FAA" w:rsidR="00E35F1F" w:rsidRDefault="00F36A13" w:rsidP="00E35F1F">
            <w:pPr>
              <w:pStyle w:val="EngHang"/>
              <w:rPr>
                <w:rFonts w:eastAsiaTheme="minorHAnsi"/>
              </w:rPr>
            </w:pPr>
            <w:r>
              <w:rPr>
                <w:rFonts w:eastAsiaTheme="minorHAnsi"/>
              </w:rPr>
              <w:t>Rejoice</w:t>
            </w:r>
            <w:r w:rsidR="00E35F1F">
              <w:rPr>
                <w:rFonts w:eastAsiaTheme="minorHAnsi"/>
              </w:rPr>
              <w:t xml:space="preserve"> O Mary: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700"/>
            <w:r w:rsidR="00E35F1F">
              <w:t>generations</w:t>
            </w:r>
            <w:commentRangeEnd w:id="700"/>
            <w:r w:rsidR="00E35F1F">
              <w:rPr>
                <w:rStyle w:val="CommentReference"/>
                <w:rFonts w:eastAsiaTheme="minorHAnsi" w:cstheme="minorBidi"/>
                <w:color w:val="auto"/>
                <w:lang w:val="en-CA"/>
              </w:rPr>
              <w:commentReference w:id="700"/>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701"/>
            <w:r w:rsidR="00E35F1F">
              <w:t xml:space="preserve">just </w:t>
            </w:r>
            <w:commentRangeEnd w:id="701"/>
            <w:r w:rsidR="00E35F1F">
              <w:rPr>
                <w:rStyle w:val="CommentReference"/>
                <w:rFonts w:eastAsiaTheme="minorHAnsi" w:cstheme="minorBidi"/>
                <w:color w:val="auto"/>
                <w:lang w:val="en-CA"/>
              </w:rPr>
              <w:commentReference w:id="701"/>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702"/>
            <w:r w:rsidR="00E35F1F">
              <w:t xml:space="preserve">chaste </w:t>
            </w:r>
            <w:commentRangeEnd w:id="702"/>
            <w:r w:rsidR="00E35F1F">
              <w:rPr>
                <w:rStyle w:val="CommentReference"/>
                <w:rFonts w:eastAsiaTheme="minorHAnsi" w:cstheme="minorBidi"/>
                <w:color w:val="auto"/>
                <w:lang w:val="en-CA"/>
              </w:rPr>
              <w:commentReference w:id="702"/>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703"/>
            <w:r w:rsidR="00E35F1F">
              <w:t>Isaac</w:t>
            </w:r>
            <w:commentRangeEnd w:id="703"/>
            <w:r w:rsidR="00E35F1F">
              <w:rPr>
                <w:rStyle w:val="CommentReference"/>
                <w:rFonts w:eastAsiaTheme="minorHAnsi" w:cstheme="minorBidi"/>
                <w:color w:val="auto"/>
                <w:lang w:val="en-CA"/>
              </w:rPr>
              <w:commentReference w:id="703"/>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704"/>
            <w:r w:rsidR="00E35F1F">
              <w:t>myriads of myriads.</w:t>
            </w:r>
            <w:commentRangeEnd w:id="704"/>
            <w:r w:rsidR="00E35F1F">
              <w:rPr>
                <w:rStyle w:val="CommentReference"/>
                <w:rFonts w:eastAsiaTheme="minorHAnsi" w:cstheme="minorBidi"/>
                <w:color w:val="auto"/>
                <w:lang w:val="en-CA"/>
              </w:rPr>
              <w:commentReference w:id="704"/>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705"/>
            <w:r w:rsidR="00E35F1F">
              <w:t>Master</w:t>
            </w:r>
            <w:commentRangeEnd w:id="705"/>
            <w:r w:rsidR="00E35F1F">
              <w:rPr>
                <w:rStyle w:val="CommentReference"/>
                <w:rFonts w:eastAsiaTheme="minorHAnsi" w:cstheme="minorBidi"/>
                <w:color w:val="auto"/>
                <w:lang w:val="en-CA"/>
              </w:rPr>
              <w:commentReference w:id="705"/>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6"/>
            <w:r w:rsidR="00E35F1F">
              <w:t xml:space="preserve">honour </w:t>
            </w:r>
            <w:commentRangeEnd w:id="706"/>
            <w:r w:rsidR="00E35F1F">
              <w:rPr>
                <w:rStyle w:val="CommentReference"/>
                <w:rFonts w:eastAsiaTheme="minorHAnsi" w:cstheme="minorBidi"/>
                <w:color w:val="auto"/>
                <w:lang w:val="en-CA"/>
              </w:rPr>
              <w:commentReference w:id="706"/>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7"/>
            <w:r w:rsidR="00E35F1F">
              <w:t xml:space="preserve">spouse </w:t>
            </w:r>
            <w:commentRangeEnd w:id="707"/>
            <w:r w:rsidR="00E35F1F">
              <w:rPr>
                <w:rStyle w:val="CommentReference"/>
                <w:rFonts w:eastAsiaTheme="minorHAnsi" w:cstheme="minorBidi"/>
                <w:color w:val="auto"/>
                <w:lang w:val="en-CA"/>
              </w:rPr>
              <w:commentReference w:id="707"/>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708"/>
            <w:r w:rsidR="00E35F1F">
              <w:t xml:space="preserve">health </w:t>
            </w:r>
            <w:commentRangeEnd w:id="708"/>
            <w:r w:rsidR="00E35F1F">
              <w:rPr>
                <w:rStyle w:val="CommentReference"/>
                <w:rFonts w:eastAsiaTheme="minorHAnsi" w:cstheme="minorBidi"/>
                <w:color w:val="auto"/>
                <w:lang w:val="en-CA"/>
              </w:rPr>
              <w:commentReference w:id="708"/>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Cs w:val="24"/>
              </w:rPr>
              <w:lastRenderedPageBreak/>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1C132C04" w:rsidR="00E35F1F" w:rsidRDefault="00F36A13" w:rsidP="00E35F1F">
            <w:pPr>
              <w:pStyle w:val="EngHang"/>
            </w:pPr>
            <w:r>
              <w:rPr>
                <w:rFonts w:eastAsiaTheme="minorHAnsi"/>
              </w:rPr>
              <w:t xml:space="preserve">Rejoice </w:t>
            </w:r>
            <w:r w:rsidR="00E35F1F">
              <w:rPr>
                <w:rFonts w:eastAsiaTheme="minorHAnsi"/>
              </w:rPr>
              <w:t xml:space="preserve">O Mary: </w:t>
            </w:r>
            <w:r w:rsidR="00A95C12">
              <w:t>the power of Elias</w:t>
            </w:r>
            <w:r w:rsidR="00E35F1F">
              <w:t>.</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709"/>
            <w:r>
              <w:t>indescribable</w:t>
            </w:r>
            <w:commentRangeEnd w:id="709"/>
            <w:r>
              <w:rPr>
                <w:rStyle w:val="CommentReference"/>
                <w:rFonts w:eastAsiaTheme="minorHAnsi" w:cstheme="minorBidi"/>
                <w:color w:val="auto"/>
                <w:lang w:val="en-CA"/>
              </w:rPr>
              <w:commentReference w:id="709"/>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Cs w:val="24"/>
              </w:rPr>
              <w:lastRenderedPageBreak/>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710"/>
            <w:r>
              <w:t>Without mingling of substance</w:t>
            </w:r>
            <w:commentRangeEnd w:id="710"/>
            <w:r>
              <w:rPr>
                <w:rStyle w:val="CommentReference"/>
                <w:rFonts w:eastAsiaTheme="minorHAnsi" w:cstheme="minorBidi"/>
                <w:color w:val="auto"/>
                <w:lang w:val="en-CA"/>
              </w:rPr>
              <w:commentReference w:id="710"/>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Cs w:val="24"/>
              </w:rPr>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commentRangeStart w:id="711"/>
            <w:r w:rsidRPr="008D3689">
              <w:rPr>
                <w:highlight w:val="yellow"/>
              </w:rPr>
              <w:t>Ϯϯϩⲟ</w:t>
            </w:r>
            <w:commentRangeEnd w:id="711"/>
            <w:r w:rsidR="00F71B79">
              <w:rPr>
                <w:rStyle w:val="CommentReference"/>
                <w:rFonts w:ascii="Garamond" w:hAnsi="Garamond" w:cstheme="minorBidi"/>
                <w:noProof w:val="0"/>
                <w:lang w:val="en-CA"/>
              </w:rPr>
              <w:commentReference w:id="711"/>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712"/>
            <w:r>
              <w:t xml:space="preserve">intercede </w:t>
            </w:r>
            <w:commentRangeEnd w:id="712"/>
            <w:r>
              <w:rPr>
                <w:rStyle w:val="CommentReference"/>
                <w:rFonts w:eastAsiaTheme="minorHAnsi" w:cstheme="minorBidi"/>
                <w:color w:val="auto"/>
                <w:lang w:val="en-CA"/>
              </w:rPr>
              <w:commentReference w:id="712"/>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713" w:name="_Toc298445774"/>
      <w:bookmarkStart w:id="714" w:name="_Toc298681259"/>
      <w:bookmarkStart w:id="715" w:name="_Toc298447499"/>
      <w:r>
        <w:t>Part Nine</w:t>
      </w:r>
      <w:bookmarkEnd w:id="713"/>
      <w:bookmarkEnd w:id="714"/>
      <w:bookmarkEnd w:id="715"/>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lastRenderedPageBreak/>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7297B249" w:rsidR="00E35F1F" w:rsidRDefault="00E35F1F" w:rsidP="00E35F1F">
      <w:pPr>
        <w:pStyle w:val="Rubric"/>
      </w:pPr>
      <w:r>
        <w:t xml:space="preserve">On non-Sundays, return to the Second Canticle on Page </w:t>
      </w:r>
      <w:fldSimple w:instr=" PAGEREF _Ref297493889 ">
        <w:r w:rsidR="000E2EAC">
          <w:rPr>
            <w:noProof/>
          </w:rPr>
          <w:t>346</w:t>
        </w:r>
      </w:fldSimple>
      <w:r>
        <w:t>.</w:t>
      </w:r>
    </w:p>
    <w:p w14:paraId="7308305D" w14:textId="17DB14E7" w:rsidR="00E35F1F" w:rsidRDefault="00E35F1F" w:rsidP="00E35F1F">
      <w:pPr>
        <w:pStyle w:val="Heading6"/>
      </w:pPr>
      <w:bookmarkStart w:id="716" w:name="_Toc298445775"/>
      <w:bookmarkStart w:id="717" w:name="_Toc298681260"/>
      <w:bookmarkStart w:id="718" w:name="_Toc298447500"/>
      <w:r>
        <w:t>Part Ten</w:t>
      </w:r>
      <w:bookmarkEnd w:id="716"/>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19"/>
            <w:r>
              <w:t>honoured</w:t>
            </w:r>
            <w:r w:rsidRPr="007425E1">
              <w:t xml:space="preserve"> </w:t>
            </w:r>
            <w:commentRangeEnd w:id="719"/>
            <w:r>
              <w:rPr>
                <w:rStyle w:val="CommentReference"/>
                <w:rFonts w:eastAsiaTheme="minorHAnsi" w:cstheme="minorBidi"/>
                <w:color w:val="auto"/>
                <w:lang w:val="en-CA"/>
              </w:rPr>
              <w:commentReference w:id="719"/>
            </w:r>
            <w:commentRangeStart w:id="720"/>
            <w:r w:rsidRPr="007425E1">
              <w:t xml:space="preserve">more </w:t>
            </w:r>
            <w:commentRangeEnd w:id="720"/>
            <w:r>
              <w:rPr>
                <w:rStyle w:val="CommentReference"/>
                <w:rFonts w:eastAsiaTheme="minorHAnsi" w:cstheme="minorBidi"/>
                <w:color w:val="auto"/>
                <w:lang w:val="en-CA"/>
              </w:rPr>
              <w:commentReference w:id="720"/>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21"/>
            <w:r w:rsidRPr="007425E1">
              <w:t>means</w:t>
            </w:r>
            <w:commentRangeEnd w:id="721"/>
            <w:r>
              <w:rPr>
                <w:rStyle w:val="CommentReference"/>
                <w:rFonts w:eastAsiaTheme="minorHAnsi" w:cstheme="minorBidi"/>
                <w:color w:val="auto"/>
                <w:lang w:val="en-CA"/>
              </w:rPr>
              <w:commentReference w:id="721"/>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lastRenderedPageBreak/>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22" w:name="_Toc298445776"/>
      <w:bookmarkStart w:id="723" w:name="_Toc298681261"/>
      <w:bookmarkStart w:id="724" w:name="_Toc298447501"/>
      <w:r w:rsidRPr="00D24FE1">
        <w:t>Part</w:t>
      </w:r>
      <w:r>
        <w:t xml:space="preserve"> Eleven</w:t>
      </w:r>
      <w:bookmarkEnd w:id="722"/>
      <w:bookmarkEnd w:id="723"/>
      <w:bookmarkEnd w:id="724"/>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0281C78C" w:rsidR="00E35F1F" w:rsidRPr="007425E1" w:rsidRDefault="00BD1732" w:rsidP="00E35F1F">
            <w:pPr>
              <w:pStyle w:val="EngHang"/>
            </w:pPr>
            <w:r>
              <w:t>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lastRenderedPageBreak/>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25" w:name="_Toc298445777"/>
      <w:bookmarkStart w:id="726" w:name="_Toc298681262"/>
      <w:bookmarkStart w:id="727" w:name="_Toc298447502"/>
      <w:r>
        <w:t>Part Twelve</w:t>
      </w:r>
      <w:bookmarkEnd w:id="725"/>
      <w:bookmarkEnd w:id="726"/>
      <w:bookmarkEnd w:id="7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28"/>
            <w:r w:rsidRPr="007425E1">
              <w:t>heaven</w:t>
            </w:r>
            <w:commentRangeEnd w:id="728"/>
            <w:r>
              <w:rPr>
                <w:rStyle w:val="CommentReference"/>
                <w:rFonts w:eastAsiaTheme="minorHAnsi" w:cstheme="minorBidi"/>
                <w:color w:val="auto"/>
                <w:lang w:val="en-CA"/>
              </w:rPr>
              <w:commentReference w:id="728"/>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29"/>
            <w:r w:rsidRPr="007425E1">
              <w:t xml:space="preserve">true </w:t>
            </w:r>
            <w:commentRangeEnd w:id="729"/>
            <w:r>
              <w:rPr>
                <w:rStyle w:val="CommentReference"/>
                <w:rFonts w:eastAsiaTheme="minorHAnsi" w:cstheme="minorBidi"/>
                <w:color w:val="auto"/>
                <w:lang w:val="en-CA"/>
              </w:rPr>
              <w:commentReference w:id="729"/>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30" w:name="_Toc298445778"/>
      <w:bookmarkStart w:id="731" w:name="_Toc298681263"/>
      <w:bookmarkStart w:id="732" w:name="_Toc298447503"/>
      <w:r>
        <w:lastRenderedPageBreak/>
        <w:t>Part Thirteen</w:t>
      </w:r>
      <w:bookmarkEnd w:id="730"/>
      <w:bookmarkEnd w:id="731"/>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33"/>
            <w:r>
              <w:rPr>
                <w:rFonts w:eastAsiaTheme="minorHAnsi"/>
              </w:rPr>
              <w:t xml:space="preserve">Virgin Mary </w:t>
            </w:r>
            <w:commentRangeEnd w:id="733"/>
            <w:r>
              <w:rPr>
                <w:rStyle w:val="CommentReference"/>
                <w:rFonts w:eastAsiaTheme="minorHAnsi" w:cstheme="minorBidi"/>
                <w:color w:val="auto"/>
                <w:lang w:val="en-CA"/>
              </w:rPr>
              <w:commentReference w:id="733"/>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34"/>
            <w:r w:rsidRPr="007425E1">
              <w:t>And the Cherubic,</w:t>
            </w:r>
          </w:p>
          <w:p w14:paraId="317A08CE" w14:textId="77777777" w:rsidR="00E35F1F" w:rsidRPr="001A0083" w:rsidRDefault="00E35F1F" w:rsidP="00E35F1F">
            <w:pPr>
              <w:pStyle w:val="EngHangEnd"/>
            </w:pPr>
            <w:r>
              <w:t>Mercy Seat</w:t>
            </w:r>
            <w:commentRangeEnd w:id="734"/>
            <w:r>
              <w:t>.</w:t>
            </w:r>
            <w:r>
              <w:rPr>
                <w:rStyle w:val="CommentReference"/>
                <w:rFonts w:eastAsiaTheme="minorHAnsi" w:cstheme="minorBidi"/>
                <w:color w:val="auto"/>
                <w:lang w:val="en-CA"/>
              </w:rPr>
              <w:commentReference w:id="734"/>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35"/>
            <w:r w:rsidRPr="007425E1">
              <w:t>pot</w:t>
            </w:r>
            <w:commentRangeEnd w:id="735"/>
            <w:r>
              <w:rPr>
                <w:rStyle w:val="CommentReference"/>
                <w:rFonts w:eastAsiaTheme="minorHAnsi" w:cstheme="minorBidi"/>
                <w:color w:val="auto"/>
                <w:lang w:val="en-CA"/>
              </w:rPr>
              <w:commentReference w:id="735"/>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36"/>
            <w:r w:rsidRPr="007425E1">
              <w:t>l</w:t>
            </w:r>
            <w:r>
              <w:t>ampstand</w:t>
            </w:r>
            <w:commentRangeEnd w:id="736"/>
            <w:r>
              <w:rPr>
                <w:rStyle w:val="CommentReference"/>
                <w:rFonts w:eastAsiaTheme="minorHAnsi" w:cstheme="minorBidi"/>
                <w:color w:val="auto"/>
                <w:lang w:val="en-CA"/>
              </w:rPr>
              <w:commentReference w:id="736"/>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37" w:name="_Toc298445779"/>
      <w:bookmarkStart w:id="738" w:name="_Toc298681264"/>
      <w:bookmarkStart w:id="739" w:name="_Toc298447504"/>
      <w:r>
        <w:lastRenderedPageBreak/>
        <w:t>Part Fourteen</w:t>
      </w:r>
      <w:bookmarkEnd w:id="737"/>
      <w:bookmarkEnd w:id="738"/>
      <w:bookmarkEnd w:id="7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40"/>
            <w:r w:rsidRPr="007425E1">
              <w:t>t</w:t>
            </w:r>
            <w:commentRangeEnd w:id="740"/>
            <w:r>
              <w:rPr>
                <w:rStyle w:val="CommentReference"/>
                <w:rFonts w:eastAsiaTheme="minorHAnsi" w:cstheme="minorBidi"/>
                <w:color w:val="auto"/>
                <w:lang w:val="en-CA"/>
              </w:rPr>
              <w:commentReference w:id="740"/>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41"/>
            <w:r>
              <w:t xml:space="preserve">The </w:t>
            </w:r>
            <w:commentRangeEnd w:id="741"/>
            <w:r>
              <w:rPr>
                <w:rStyle w:val="CommentReference"/>
                <w:rFonts w:eastAsiaTheme="minorHAnsi" w:cstheme="minorBidi"/>
                <w:color w:val="auto"/>
                <w:lang w:val="en-CA"/>
              </w:rPr>
              <w:commentReference w:id="741"/>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42"/>
            <w:r w:rsidRPr="007425E1">
              <w:t xml:space="preserve">And </w:t>
            </w:r>
            <w:commentRangeEnd w:id="742"/>
            <w:r>
              <w:rPr>
                <w:rStyle w:val="CommentReference"/>
                <w:rFonts w:eastAsiaTheme="minorHAnsi" w:cstheme="minorBidi"/>
                <w:color w:val="auto"/>
                <w:lang w:val="en-CA"/>
              </w:rPr>
              <w:commentReference w:id="742"/>
            </w:r>
            <w:r w:rsidR="00BD1732">
              <w:t>when the Pantocrator</w:t>
            </w:r>
          </w:p>
          <w:p w14:paraId="7EBE8FBC" w14:textId="31A30B88" w:rsidR="00E35F1F" w:rsidRPr="007425E1" w:rsidRDefault="00E35F1F" w:rsidP="00E35F1F">
            <w:pPr>
              <w:pStyle w:val="EngHang"/>
            </w:pPr>
            <w:r>
              <w:t>Smells</w:t>
            </w:r>
            <w:r w:rsidRPr="007425E1">
              <w:rPr>
                <w:b/>
                <w:color w:val="FF0000"/>
              </w:rPr>
              <w:t xml:space="preserve"> </w:t>
            </w:r>
            <w:r w:rsidRPr="007425E1">
              <w:t>the sweet savour,</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43" w:name="_Toc298445780"/>
      <w:bookmarkStart w:id="744" w:name="_Toc298681265"/>
      <w:bookmarkStart w:id="745" w:name="_Toc298447505"/>
      <w:r>
        <w:t>Part Fifteen</w:t>
      </w:r>
      <w:bookmarkEnd w:id="743"/>
      <w:bookmarkEnd w:id="744"/>
      <w:bookmarkEnd w:id="7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46"/>
            <w:r>
              <w:t>Which</w:t>
            </w:r>
            <w:r w:rsidRPr="007425E1">
              <w:t xml:space="preserve"> </w:t>
            </w:r>
            <w:commentRangeEnd w:id="746"/>
            <w:r>
              <w:rPr>
                <w:rStyle w:val="CommentReference"/>
                <w:rFonts w:eastAsiaTheme="minorHAnsi" w:cstheme="minorBidi"/>
                <w:color w:val="auto"/>
                <w:lang w:val="en-CA"/>
              </w:rPr>
              <w:commentReference w:id="746"/>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47"/>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47"/>
            <w:r>
              <w:rPr>
                <w:rStyle w:val="CommentReference"/>
                <w:rFonts w:ascii="Garamond" w:hAnsi="Garamond" w:cstheme="minorBidi"/>
                <w:noProof w:val="0"/>
                <w:lang w:val="en-CA"/>
              </w:rPr>
              <w:commentReference w:id="747"/>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48"/>
            <w:r w:rsidRPr="007425E1">
              <w:t>savour</w:t>
            </w:r>
            <w:commentRangeEnd w:id="748"/>
            <w:r>
              <w:rPr>
                <w:rStyle w:val="CommentReference"/>
                <w:rFonts w:eastAsiaTheme="minorHAnsi" w:cstheme="minorBidi"/>
                <w:color w:val="auto"/>
                <w:lang w:val="en-CA"/>
              </w:rPr>
              <w:commentReference w:id="748"/>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49"/>
            <w:r w:rsidRPr="007425E1">
              <w:t>estate</w:t>
            </w:r>
            <w:commentRangeEnd w:id="749"/>
            <w:r>
              <w:rPr>
                <w:rStyle w:val="CommentReference"/>
                <w:rFonts w:eastAsiaTheme="minorHAnsi" w:cstheme="minorBidi"/>
                <w:color w:val="auto"/>
                <w:lang w:val="en-CA"/>
              </w:rPr>
              <w:commentReference w:id="749"/>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50" w:name="_Toc298445781"/>
      <w:bookmarkStart w:id="751" w:name="_Toc298681266"/>
      <w:bookmarkStart w:id="752" w:name="_Toc298447506"/>
      <w:r>
        <w:rPr>
          <w:lang w:val="en-GB"/>
        </w:rPr>
        <w:lastRenderedPageBreak/>
        <w:t>Part Sixteen</w:t>
      </w:r>
      <w:bookmarkEnd w:id="750"/>
      <w:bookmarkEnd w:id="751"/>
      <w:bookmarkEnd w:id="7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53" w:name="_Toc298445782"/>
      <w:bookmarkStart w:id="754" w:name="_Toc298681267"/>
      <w:bookmarkStart w:id="755" w:name="_Toc298447507"/>
      <w:r w:rsidRPr="00D24FE1">
        <w:t>Part</w:t>
      </w:r>
      <w:r>
        <w:t xml:space="preserve"> Seventeen</w:t>
      </w:r>
      <w:bookmarkEnd w:id="753"/>
      <w:bookmarkEnd w:id="754"/>
      <w:bookmarkEnd w:id="7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56" w:name="_Toc298445783"/>
      <w:bookmarkStart w:id="757" w:name="_Toc298681268"/>
      <w:bookmarkStart w:id="758" w:name="_Toc298447508"/>
      <w:r>
        <w:t>Part Eighteen</w:t>
      </w:r>
      <w:bookmarkEnd w:id="756"/>
      <w:bookmarkEnd w:id="757"/>
      <w:bookmarkEnd w:id="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59"/>
            <w:r>
              <w:t>care</w:t>
            </w:r>
            <w:commentRangeEnd w:id="759"/>
            <w:r>
              <w:rPr>
                <w:rStyle w:val="CommentReference"/>
                <w:rFonts w:eastAsiaTheme="minorHAnsi" w:cstheme="minorBidi"/>
                <w:color w:val="auto"/>
                <w:lang w:val="en-CA"/>
              </w:rPr>
              <w:commentReference w:id="759"/>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60"/>
            <w:r w:rsidRPr="007425E1">
              <w:t xml:space="preserve">Sabbath </w:t>
            </w:r>
            <w:commentRangeEnd w:id="760"/>
            <w:r>
              <w:rPr>
                <w:rStyle w:val="CommentReference"/>
                <w:rFonts w:eastAsiaTheme="minorHAnsi" w:cstheme="minorBidi"/>
                <w:color w:val="auto"/>
                <w:lang w:val="en-CA"/>
              </w:rPr>
              <w:commentReference w:id="760"/>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61" w:name="_Toc298445784"/>
      <w:bookmarkStart w:id="762" w:name="_Toc298681269"/>
      <w:bookmarkStart w:id="763" w:name="_Toc298447509"/>
      <w:bookmarkStart w:id="764" w:name="_Ref299212037"/>
      <w:bookmarkStart w:id="765" w:name="_Ref299212071"/>
      <w:bookmarkStart w:id="766" w:name="_Toc308441907"/>
      <w:r>
        <w:t>The Antiphonarium is read.</w:t>
      </w:r>
    </w:p>
    <w:p w14:paraId="220BAA57" w14:textId="77777777" w:rsidR="00E35F1F" w:rsidRDefault="00E35F1F" w:rsidP="00E35F1F">
      <w:pPr>
        <w:pStyle w:val="Heading2"/>
      </w:pPr>
      <w:bookmarkStart w:id="767" w:name="_Ref434564976"/>
      <w:bookmarkStart w:id="768" w:name="_Toc485884431"/>
      <w:r>
        <w:lastRenderedPageBreak/>
        <w:t>The Conclusion of the Adam Theotokias</w:t>
      </w:r>
      <w:bookmarkEnd w:id="761"/>
      <w:bookmarkEnd w:id="762"/>
      <w:bookmarkEnd w:id="763"/>
      <w:bookmarkEnd w:id="764"/>
      <w:bookmarkEnd w:id="765"/>
      <w:bookmarkEnd w:id="766"/>
      <w:bookmarkEnd w:id="767"/>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69"/>
            <w:r w:rsidRPr="007425E1">
              <w:rPr>
                <w:rFonts w:eastAsiaTheme="minorHAnsi"/>
              </w:rPr>
              <w:t xml:space="preserve">too </w:t>
            </w:r>
            <w:commentRangeEnd w:id="769"/>
            <w:r>
              <w:rPr>
                <w:rStyle w:val="CommentReference"/>
                <w:rFonts w:eastAsiaTheme="minorHAnsi" w:cstheme="minorBidi"/>
                <w:color w:val="auto"/>
                <w:lang w:val="en-CA"/>
              </w:rPr>
              <w:commentReference w:id="769"/>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54BE2271" w:rsidR="00E35F1F" w:rsidRPr="007425E1" w:rsidRDefault="00E35F1F" w:rsidP="00E35F1F">
            <w:pPr>
              <w:pStyle w:val="EngHang"/>
              <w:rPr>
                <w:rFonts w:eastAsiaTheme="minorHAnsi"/>
              </w:rPr>
            </w:pPr>
            <w:r w:rsidRPr="007425E1">
              <w:rPr>
                <w:rFonts w:eastAsiaTheme="minorHAnsi"/>
              </w:rPr>
              <w:t xml:space="preserve">And </w:t>
            </w:r>
            <w:r w:rsidR="005460A4">
              <w:rPr>
                <w:rFonts w:eastAsiaTheme="minorHAnsi"/>
              </w:rPr>
              <w:t>do not coun</w:t>
            </w:r>
            <w:r w:rsidRPr="007425E1">
              <w:rPr>
                <w:rFonts w:eastAsiaTheme="minorHAnsi"/>
              </w:rPr>
              <w:t>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70"/>
            <w:r>
              <w:rPr>
                <w:rFonts w:eastAsiaTheme="minorHAnsi"/>
              </w:rPr>
              <w:t>I</w:t>
            </w:r>
            <w:r w:rsidRPr="007425E1">
              <w:rPr>
                <w:rFonts w:eastAsiaTheme="minorHAnsi"/>
              </w:rPr>
              <w:t xml:space="preserve"> </w:t>
            </w:r>
            <w:commentRangeEnd w:id="770"/>
            <w:r>
              <w:rPr>
                <w:rStyle w:val="CommentReference"/>
                <w:rFonts w:eastAsiaTheme="minorHAnsi" w:cstheme="minorBidi"/>
                <w:color w:val="auto"/>
                <w:lang w:val="en-CA"/>
              </w:rPr>
              <w:commentReference w:id="770"/>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71"/>
            <w:r w:rsidRPr="007425E1">
              <w:rPr>
                <w:rFonts w:eastAsiaTheme="minorHAnsi"/>
              </w:rPr>
              <w:t>To offer repentance</w:t>
            </w:r>
            <w:commentRangeEnd w:id="771"/>
            <w:r>
              <w:rPr>
                <w:rStyle w:val="CommentReference"/>
                <w:rFonts w:eastAsiaTheme="minorHAnsi" w:cstheme="minorBidi"/>
                <w:color w:val="auto"/>
                <w:lang w:val="en-CA"/>
              </w:rPr>
              <w:commentReference w:id="771"/>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72"/>
            <w:r w:rsidRPr="007425E1">
              <w:rPr>
                <w:rFonts w:eastAsiaTheme="minorHAnsi"/>
              </w:rPr>
              <w:t>The death of a sinner</w:t>
            </w:r>
            <w:commentRangeEnd w:id="772"/>
            <w:r>
              <w:rPr>
                <w:rStyle w:val="CommentReference"/>
                <w:rFonts w:eastAsiaTheme="minorHAnsi" w:cstheme="minorBidi"/>
                <w:color w:val="auto"/>
                <w:lang w:val="en-CA"/>
              </w:rPr>
              <w:commentReference w:id="772"/>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73"/>
            <w:r>
              <w:t>kind-hearted</w:t>
            </w:r>
            <w:commentRangeEnd w:id="773"/>
            <w:r>
              <w:rPr>
                <w:rStyle w:val="CommentReference"/>
                <w:rFonts w:eastAsiaTheme="minorHAnsi" w:cstheme="minorBidi"/>
                <w:color w:val="auto"/>
                <w:lang w:val="en-CA"/>
              </w:rPr>
              <w:commentReference w:id="773"/>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74"/>
            <w:r>
              <w:t>compassions</w:t>
            </w:r>
            <w:commentRangeEnd w:id="774"/>
            <w:r>
              <w:rPr>
                <w:rStyle w:val="CommentReference"/>
                <w:rFonts w:eastAsiaTheme="minorHAnsi" w:cstheme="minorBidi"/>
                <w:color w:val="auto"/>
                <w:lang w:val="en-CA"/>
              </w:rPr>
              <w:commentReference w:id="774"/>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75"/>
            <w:r w:rsidRPr="007425E1">
              <w:t xml:space="preserve">May </w:t>
            </w:r>
            <w:commentRangeEnd w:id="775"/>
            <w:r>
              <w:rPr>
                <w:rStyle w:val="CommentReference"/>
                <w:rFonts w:eastAsiaTheme="minorHAnsi" w:cstheme="minorBidi"/>
                <w:color w:val="auto"/>
                <w:lang w:val="en-CA"/>
              </w:rPr>
              <w:commentReference w:id="775"/>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1"/>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76" w:name="_Toc298445791"/>
      <w:bookmarkStart w:id="777" w:name="_Toc298681276"/>
      <w:bookmarkStart w:id="778" w:name="_Toc298447516"/>
      <w:bookmarkStart w:id="779" w:name="_Toc308441914"/>
      <w:bookmarkStart w:id="780" w:name="_Toc485884432"/>
      <w:r>
        <w:lastRenderedPageBreak/>
        <w:t>Monday</w:t>
      </w:r>
      <w:bookmarkEnd w:id="776"/>
      <w:bookmarkEnd w:id="777"/>
      <w:bookmarkEnd w:id="778"/>
      <w:bookmarkEnd w:id="779"/>
      <w:bookmarkEnd w:id="780"/>
    </w:p>
    <w:p w14:paraId="47BF983A" w14:textId="77777777" w:rsidR="00E35F1F" w:rsidRDefault="00E35F1F" w:rsidP="00E35F1F">
      <w:pPr>
        <w:pStyle w:val="Heading3"/>
      </w:pPr>
      <w:bookmarkStart w:id="781" w:name="_Toc298445792"/>
      <w:bookmarkStart w:id="782" w:name="_Toc298681277"/>
      <w:bookmarkStart w:id="783" w:name="_Toc298447517"/>
      <w:bookmarkStart w:id="784" w:name="_Toc308441915"/>
      <w:bookmarkStart w:id="785" w:name="_Ref452619611"/>
      <w:bookmarkStart w:id="786" w:name="_Ref452619614"/>
      <w:r>
        <w:t>The Monday Psali Adam</w:t>
      </w:r>
      <w:bookmarkEnd w:id="781"/>
      <w:bookmarkEnd w:id="782"/>
      <w:bookmarkEnd w:id="783"/>
      <w:bookmarkEnd w:id="784"/>
      <w:bookmarkEnd w:id="785"/>
      <w:bookmarkEnd w:id="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8ECA3F3" w:rsidR="00E35F1F" w:rsidRDefault="00AE5580" w:rsidP="00E35F1F">
            <w:pPr>
              <w:pStyle w:val="EngHang"/>
              <w:spacing w:before="2"/>
            </w:pPr>
            <w:r>
              <w:t xml:space="preserve">For truly </w:t>
            </w:r>
            <w:r w:rsidR="00E35F1F">
              <w:t>You</w:t>
            </w:r>
            <w:r w:rsidR="00E35F1F" w:rsidRPr="007425E1">
              <w:t xml:space="preserve"> </w:t>
            </w:r>
            <w:r w:rsidR="00E35F1F">
              <w:t>are</w:t>
            </w:r>
          </w:p>
          <w:p w14:paraId="06A0BA10" w14:textId="77777777" w:rsidR="00E35F1F" w:rsidRDefault="00E35F1F" w:rsidP="00E35F1F">
            <w:pPr>
              <w:pStyle w:val="EngHang"/>
              <w:spacing w:before="2"/>
            </w:pPr>
            <w:commentRangeStart w:id="787"/>
            <w:r>
              <w:t>G</w:t>
            </w:r>
            <w:r w:rsidRPr="007425E1">
              <w:t xml:space="preserve">reatly </w:t>
            </w:r>
            <w:commentRangeEnd w:id="787"/>
            <w:r>
              <w:rPr>
                <w:rStyle w:val="CommentReference"/>
                <w:rFonts w:ascii="Times New Roman" w:eastAsiaTheme="minorHAnsi" w:hAnsi="Times New Roman" w:cstheme="minorBidi"/>
                <w:color w:val="auto"/>
              </w:rPr>
              <w:commentReference w:id="787"/>
            </w:r>
            <w:r w:rsidRPr="007425E1">
              <w:t>exalted</w:t>
            </w:r>
            <w:r>
              <w:t>,</w:t>
            </w:r>
          </w:p>
          <w:p w14:paraId="5F0EBDF2" w14:textId="77777777" w:rsidR="00E35F1F" w:rsidRDefault="00E35F1F" w:rsidP="00E35F1F">
            <w:pPr>
              <w:pStyle w:val="EngHang"/>
              <w:spacing w:before="2"/>
            </w:pPr>
            <w:commentRangeStart w:id="788"/>
            <w:r>
              <w:t>B</w:t>
            </w:r>
            <w:r w:rsidRPr="007425E1">
              <w:t xml:space="preserve">eyond </w:t>
            </w:r>
            <w:commentRangeEnd w:id="788"/>
            <w:r>
              <w:rPr>
                <w:rStyle w:val="CommentReference"/>
                <w:rFonts w:ascii="Times New Roman" w:eastAsiaTheme="minorHAnsi" w:hAnsi="Times New Roman" w:cstheme="minorBidi"/>
                <w:color w:val="auto"/>
              </w:rPr>
              <w:commentReference w:id="788"/>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89"/>
            <w:r>
              <w:t>righteous</w:t>
            </w:r>
            <w:commentRangeEnd w:id="789"/>
            <w:r>
              <w:rPr>
                <w:rStyle w:val="CommentReference"/>
                <w:rFonts w:ascii="Times New Roman" w:eastAsiaTheme="minorHAnsi" w:hAnsi="Times New Roman" w:cstheme="minorBidi"/>
                <w:color w:val="auto"/>
              </w:rPr>
              <w:commentReference w:id="789"/>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90"/>
            <w:r>
              <w:t>M</w:t>
            </w:r>
            <w:r w:rsidRPr="007425E1">
              <w:t xml:space="preserve">editate </w:t>
            </w:r>
            <w:commentRangeEnd w:id="790"/>
            <w:r>
              <w:rPr>
                <w:rStyle w:val="CommentReference"/>
                <w:rFonts w:ascii="Times New Roman" w:eastAsiaTheme="minorHAnsi" w:hAnsi="Times New Roman" w:cstheme="minorBidi"/>
                <w:color w:val="auto"/>
              </w:rPr>
              <w:commentReference w:id="790"/>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91"/>
            <w:r>
              <w:t>lips</w:t>
            </w:r>
            <w:commentRangeEnd w:id="791"/>
            <w:r>
              <w:rPr>
                <w:rStyle w:val="CommentReference"/>
              </w:rPr>
              <w:commentReference w:id="791"/>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89EB37C" w:rsidR="00E35F1F" w:rsidRDefault="00DA1843" w:rsidP="00E35F1F">
            <w:pPr>
              <w:pStyle w:val="EngHangEnd"/>
            </w:pPr>
            <w:r>
              <w:t>[The tree] o</w:t>
            </w:r>
            <w:commentRangeStart w:id="792"/>
            <w:r w:rsidR="00E35F1F" w:rsidRPr="007425E1">
              <w:t>f</w:t>
            </w:r>
            <w:commentRangeEnd w:id="792"/>
            <w:r w:rsidR="00E35F1F">
              <w:rPr>
                <w:rStyle w:val="CommentReference"/>
              </w:rPr>
              <w:commentReference w:id="792"/>
            </w:r>
            <w:r w:rsidR="00E35F1F"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026BDF36" w:rsidR="00E35F1F" w:rsidRDefault="00E35F1F" w:rsidP="00E35F1F">
            <w:pPr>
              <w:pStyle w:val="EngHang"/>
              <w:spacing w:before="2"/>
            </w:pPr>
            <w:r>
              <w:t>Gather</w:t>
            </w:r>
            <w:r w:rsidRPr="007425E1">
              <w:t xml:space="preserve"> </w:t>
            </w:r>
            <w:r w:rsidR="00DA1843">
              <w:t>all my thoughts</w:t>
            </w:r>
            <w:r>
              <w:t>,</w:t>
            </w:r>
          </w:p>
          <w:p w14:paraId="2648503A" w14:textId="64D1C3CE" w:rsidR="00E35F1F" w:rsidRDefault="00DA1843" w:rsidP="00E35F1F">
            <w:pPr>
              <w:pStyle w:val="EngHang"/>
              <w:spacing w:before="2"/>
            </w:pPr>
            <w:r>
              <w:t>Within me</w:t>
            </w:r>
            <w:r w:rsidR="00E35F1F">
              <w:t>,</w:t>
            </w:r>
          </w:p>
          <w:p w14:paraId="3F3A7DB0" w14:textId="77777777" w:rsidR="00E35F1F" w:rsidRDefault="00E35F1F" w:rsidP="00E35F1F">
            <w:pPr>
              <w:pStyle w:val="EngHang"/>
              <w:spacing w:before="2"/>
            </w:pPr>
            <w:r>
              <w:t>T</w:t>
            </w:r>
            <w:r w:rsidRPr="007425E1">
              <w:t xml:space="preserve">hat I may </w:t>
            </w:r>
            <w:commentRangeStart w:id="793"/>
            <w:r w:rsidRPr="007425E1">
              <w:t>praise</w:t>
            </w:r>
            <w:r>
              <w:t xml:space="preserve"> </w:t>
            </w:r>
            <w:commentRangeEnd w:id="793"/>
            <w:r>
              <w:rPr>
                <w:rStyle w:val="CommentReference"/>
                <w:rFonts w:ascii="Times New Roman" w:eastAsiaTheme="minorHAnsi" w:hAnsi="Times New Roman" w:cstheme="minorBidi"/>
                <w:color w:val="auto"/>
              </w:rPr>
              <w:commentReference w:id="793"/>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94"/>
            <w:r>
              <w:t>set</w:t>
            </w:r>
            <w:r w:rsidRPr="007425E1">
              <w:t xml:space="preserve"> </w:t>
            </w:r>
            <w:commentRangeEnd w:id="794"/>
            <w:r>
              <w:rPr>
                <w:rStyle w:val="CommentReference"/>
                <w:rFonts w:ascii="Times New Roman" w:eastAsiaTheme="minorHAnsi" w:hAnsi="Times New Roman" w:cstheme="minorBidi"/>
                <w:color w:val="auto"/>
              </w:rPr>
              <w:commentReference w:id="794"/>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4DAA58E2" w:rsidR="00E35F1F" w:rsidRDefault="00DA1843" w:rsidP="00E35F1F">
            <w:pPr>
              <w:pStyle w:val="EngHang"/>
              <w:spacing w:before="2"/>
            </w:pPr>
            <w:r>
              <w:t>For who among</w:t>
            </w:r>
            <w:r w:rsidR="00E35F1F" w:rsidRPr="007425E1">
              <w:t xml:space="preserve"> the gods</w:t>
            </w:r>
            <w:r w:rsidR="00E35F1F">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95"/>
            <w:r w:rsidRPr="007425E1">
              <w:t xml:space="preserve"> </w:t>
            </w:r>
            <w:commentRangeEnd w:id="795"/>
            <w:r>
              <w:rPr>
                <w:rStyle w:val="CommentReference"/>
                <w:rFonts w:ascii="Times New Roman" w:eastAsiaTheme="minorHAnsi" w:hAnsi="Times New Roman" w:cstheme="minorBidi"/>
                <w:color w:val="auto"/>
              </w:rPr>
              <w:commentReference w:id="795"/>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60AB9034" w:rsidR="00E35F1F" w:rsidRDefault="00DA1843" w:rsidP="00E35F1F">
            <w:pPr>
              <w:pStyle w:val="EngHang"/>
            </w:pPr>
            <w:r>
              <w:t>“</w:t>
            </w:r>
            <w:r w:rsidR="00E35F1F">
              <w:t>You are my Son,</w:t>
            </w:r>
          </w:p>
          <w:p w14:paraId="7D97D2AE" w14:textId="73365A09" w:rsidR="00E35F1F" w:rsidRDefault="00DA1843"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5D94F1F8" w:rsidR="00E35F1F" w:rsidRDefault="00E35F1F" w:rsidP="00E35F1F">
            <w:pPr>
              <w:pStyle w:val="EngHangEnd"/>
            </w:pPr>
            <w:r>
              <w:t>A</w:t>
            </w:r>
            <w:r w:rsidRPr="007425E1">
              <w:t xml:space="preserve">nd </w:t>
            </w:r>
            <w:r>
              <w:t>Your</w:t>
            </w:r>
            <w:r w:rsidR="00DA1843">
              <w:t xml:space="preserve"> precious B</w:t>
            </w:r>
            <w:r w:rsidRPr="007425E1">
              <w:t>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96"/>
            <w:r>
              <w:t xml:space="preserve">similitudes </w:t>
            </w:r>
            <w:commentRangeEnd w:id="796"/>
            <w:r>
              <w:rPr>
                <w:rStyle w:val="CommentReference"/>
                <w:rFonts w:ascii="Times New Roman" w:eastAsiaTheme="minorHAnsi" w:hAnsi="Times New Roman" w:cstheme="minorBidi"/>
                <w:color w:val="auto"/>
              </w:rPr>
              <w:commentReference w:id="796"/>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66557198" w:rsidR="00E35F1F" w:rsidRDefault="00DA1843" w:rsidP="00E35F1F">
            <w:pPr>
              <w:pStyle w:val="EngHang"/>
              <w:spacing w:before="2"/>
            </w:pPr>
            <w:r>
              <w:t>And t</w:t>
            </w:r>
            <w:r w:rsidR="00E35F1F">
              <w:t>rue</w:t>
            </w:r>
            <w:r w:rsidR="00E35F1F" w:rsidRPr="007425E1">
              <w:t xml:space="preserve"> </w:t>
            </w:r>
            <w:r>
              <w:t>pearl;</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1DBC4575" w:rsidR="00E35F1F" w:rsidRDefault="00DA1843" w:rsidP="00E35F1F">
            <w:pPr>
              <w:pStyle w:val="EngHangEnd"/>
            </w:pPr>
            <w:r>
              <w:t>Your years d</w:t>
            </w:r>
            <w:r w:rsidR="00E35F1F">
              <w:t>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0E026B66" w:rsidR="00E35F1F" w:rsidRDefault="00E35F1F" w:rsidP="00E35F1F">
            <w:pPr>
              <w:pStyle w:val="EngHang"/>
              <w:spacing w:before="2"/>
            </w:pPr>
            <w:r w:rsidRPr="007425E1">
              <w:t>In the providence</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2F80983E" w:rsidR="00E35F1F" w:rsidRDefault="00E35F1F" w:rsidP="00E35F1F">
            <w:pPr>
              <w:pStyle w:val="EngHang"/>
              <w:spacing w:before="2"/>
            </w:pPr>
            <w:r>
              <w:t>W</w:t>
            </w:r>
            <w:r w:rsidRPr="007425E1">
              <w:t xml:space="preserve">ho </w:t>
            </w:r>
            <w:r w:rsidR="00DA1843">
              <w:t>grants</w:t>
            </w:r>
            <w:r w:rsidRPr="007425E1">
              <w:t xml:space="preserve">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97" w:name="_Toc298445793"/>
      <w:bookmarkStart w:id="798" w:name="_Toc298681278"/>
      <w:bookmarkStart w:id="799" w:name="_Toc298447518"/>
      <w:bookmarkStart w:id="800" w:name="_Toc308441916"/>
      <w:r w:rsidRPr="00FD2E69">
        <w:t>The Conclusion of the Adam Psali</w:t>
      </w:r>
      <w:bookmarkEnd w:id="797"/>
      <w:bookmarkEnd w:id="798"/>
      <w:bookmarkEnd w:id="799"/>
      <w:bookmarkEnd w:id="8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801" w:name="_Ref452619708"/>
      <w:r>
        <w:t>The Monday Theotokia</w:t>
      </w:r>
      <w:bookmarkEnd w:id="801"/>
    </w:p>
    <w:p w14:paraId="709F76CB" w14:textId="77777777" w:rsidR="00E35F1F" w:rsidRDefault="00E35F1F" w:rsidP="00E35F1F">
      <w:pPr>
        <w:pStyle w:val="Heading6"/>
      </w:pPr>
      <w:bookmarkStart w:id="802" w:name="_Toc298445794"/>
      <w:bookmarkStart w:id="803" w:name="_Toc298681279"/>
      <w:bookmarkStart w:id="804" w:name="_Toc298447519"/>
      <w:r>
        <w:t>Part One</w:t>
      </w:r>
      <w:bookmarkEnd w:id="802"/>
      <w:bookmarkEnd w:id="803"/>
      <w:bookmarkEnd w:id="8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805"/>
            <w:r>
              <w:t xml:space="preserve">his </w:t>
            </w:r>
            <w:commentRangeEnd w:id="805"/>
            <w:r>
              <w:rPr>
                <w:rStyle w:val="CommentReference"/>
              </w:rPr>
              <w:commentReference w:id="805"/>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18A061E6" w:rsidR="00E35F1F" w:rsidRDefault="00E35F1F" w:rsidP="00E35F1F">
            <w:pPr>
              <w:pStyle w:val="EngHang"/>
            </w:pPr>
            <w:r w:rsidRPr="007425E1">
              <w:t xml:space="preserve">He </w:t>
            </w:r>
            <w:r w:rsidR="00D65FD4">
              <w:t>shone forth</w:t>
            </w:r>
            <w:commentRangeStart w:id="806"/>
            <w:r w:rsidRPr="007425E1">
              <w:t xml:space="preserve"> </w:t>
            </w:r>
            <w:commentRangeEnd w:id="806"/>
            <w:r>
              <w:rPr>
                <w:rStyle w:val="CommentReference"/>
                <w:rFonts w:ascii="Times New Roman" w:eastAsiaTheme="minorHAnsi" w:hAnsi="Times New Roman" w:cstheme="minorBidi"/>
                <w:color w:val="auto"/>
              </w:rPr>
              <w:commentReference w:id="806"/>
            </w:r>
            <w:r w:rsidRPr="007425E1">
              <w:t>bodily</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807" w:name="_Toc298445795"/>
      <w:bookmarkStart w:id="808" w:name="_Toc298681280"/>
      <w:bookmarkStart w:id="809" w:name="_Toc298447520"/>
      <w:r>
        <w:t>Part Two</w:t>
      </w:r>
      <w:bookmarkEnd w:id="807"/>
      <w:bookmarkEnd w:id="808"/>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2AB6CBB2" w:rsidR="00E35F1F" w:rsidRDefault="00E35F1F" w:rsidP="00E35F1F">
            <w:pPr>
              <w:pStyle w:val="EngHang"/>
            </w:pPr>
            <w:r>
              <w:t>B</w:t>
            </w:r>
            <w:r w:rsidRPr="007425E1">
              <w:t xml:space="preserve">ecause of his love for </w:t>
            </w:r>
            <w:r w:rsidR="00793036">
              <w:t>mankind</w:t>
            </w:r>
            <w:r w:rsidRPr="007425E1">
              <w:t xml:space="preserve">: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405F124A" w14:textId="77777777" w:rsidR="00D65FD4" w:rsidRDefault="00D65FD4" w:rsidP="00D65FD4">
            <w:pPr>
              <w:pStyle w:val="EngHang"/>
            </w:pPr>
            <w:r w:rsidRPr="007425E1">
              <w:t xml:space="preserve">He </w:t>
            </w:r>
            <w:r>
              <w:t>shone forth</w:t>
            </w:r>
            <w:commentRangeStart w:id="810"/>
            <w:r w:rsidRPr="007425E1">
              <w:t xml:space="preserve"> </w:t>
            </w:r>
            <w:commentRangeEnd w:id="810"/>
            <w:r>
              <w:rPr>
                <w:rStyle w:val="CommentReference"/>
                <w:rFonts w:ascii="Times New Roman" w:eastAsiaTheme="minorHAnsi" w:hAnsi="Times New Roman" w:cstheme="minorBidi"/>
                <w:color w:val="auto"/>
              </w:rPr>
              <w:commentReference w:id="810"/>
            </w:r>
            <w:r w:rsidRPr="007425E1">
              <w:t>bodily</w:t>
            </w:r>
          </w:p>
          <w:p w14:paraId="1A4D77BA" w14:textId="77777777" w:rsidR="00D65FD4" w:rsidRDefault="00D65FD4" w:rsidP="00D65FD4">
            <w:pPr>
              <w:pStyle w:val="EngHang"/>
            </w:pPr>
            <w:r>
              <w:t>F</w:t>
            </w:r>
            <w:r w:rsidRPr="007425E1">
              <w:t xml:space="preserve">rom the Virgin, </w:t>
            </w:r>
          </w:p>
          <w:p w14:paraId="28F6E20E" w14:textId="77777777" w:rsidR="00D65FD4" w:rsidRDefault="00D65FD4" w:rsidP="00D65FD4">
            <w:pPr>
              <w:pStyle w:val="EngHang"/>
            </w:pPr>
            <w:r>
              <w:t>W</w:t>
            </w:r>
            <w:r w:rsidRPr="007425E1">
              <w:t xml:space="preserve">ithout the seed of man, </w:t>
            </w:r>
          </w:p>
          <w:p w14:paraId="0970BEF9" w14:textId="224AF181" w:rsidR="00E35F1F" w:rsidRDefault="00D65FD4" w:rsidP="00D65FD4">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811" w:name="_Toc298445796"/>
      <w:bookmarkStart w:id="812" w:name="_Toc298681281"/>
      <w:bookmarkStart w:id="813" w:name="_Toc298447521"/>
      <w:r>
        <w:t>Part Three</w:t>
      </w:r>
      <w:bookmarkEnd w:id="811"/>
      <w:bookmarkEnd w:id="812"/>
      <w:bookmarkEnd w:id="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814"/>
            <w:r w:rsidRPr="007425E1">
              <w:t xml:space="preserve">only </w:t>
            </w:r>
            <w:commentRangeEnd w:id="814"/>
            <w:r>
              <w:rPr>
                <w:rStyle w:val="CommentReference"/>
                <w:rFonts w:ascii="Times New Roman" w:eastAsiaTheme="minorHAnsi" w:hAnsi="Times New Roman" w:cstheme="minorBidi"/>
                <w:color w:val="auto"/>
              </w:rPr>
              <w:commentReference w:id="814"/>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815"/>
            <w:r w:rsidRPr="007425E1">
              <w:t xml:space="preserve">save </w:t>
            </w:r>
            <w:commentRangeEnd w:id="815"/>
            <w:r>
              <w:rPr>
                <w:rStyle w:val="CommentReference"/>
              </w:rPr>
              <w:commentReference w:id="815"/>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0A5F1A46" w14:textId="77777777" w:rsidR="00D65FD4" w:rsidRDefault="00D65FD4" w:rsidP="00D65FD4">
            <w:pPr>
              <w:pStyle w:val="EngHang"/>
            </w:pPr>
            <w:r w:rsidRPr="007425E1">
              <w:t xml:space="preserve">He </w:t>
            </w:r>
            <w:r>
              <w:t>shone forth</w:t>
            </w:r>
            <w:commentRangeStart w:id="816"/>
            <w:r w:rsidRPr="007425E1">
              <w:t xml:space="preserve"> </w:t>
            </w:r>
            <w:commentRangeEnd w:id="816"/>
            <w:r>
              <w:rPr>
                <w:rStyle w:val="CommentReference"/>
                <w:rFonts w:ascii="Times New Roman" w:eastAsiaTheme="minorHAnsi" w:hAnsi="Times New Roman" w:cstheme="minorBidi"/>
                <w:color w:val="auto"/>
              </w:rPr>
              <w:commentReference w:id="816"/>
            </w:r>
            <w:r w:rsidRPr="007425E1">
              <w:t>bodily</w:t>
            </w:r>
          </w:p>
          <w:p w14:paraId="7D7F9DF5" w14:textId="77777777" w:rsidR="00D65FD4" w:rsidRDefault="00D65FD4" w:rsidP="00D65FD4">
            <w:pPr>
              <w:pStyle w:val="EngHang"/>
            </w:pPr>
            <w:r>
              <w:t>F</w:t>
            </w:r>
            <w:r w:rsidRPr="007425E1">
              <w:t xml:space="preserve">rom the Virgin, </w:t>
            </w:r>
          </w:p>
          <w:p w14:paraId="23DBB87E" w14:textId="77777777" w:rsidR="00D65FD4" w:rsidRDefault="00D65FD4" w:rsidP="00D65FD4">
            <w:pPr>
              <w:pStyle w:val="EngHang"/>
            </w:pPr>
            <w:r>
              <w:t>W</w:t>
            </w:r>
            <w:r w:rsidRPr="007425E1">
              <w:t xml:space="preserve">ithout the seed of man, </w:t>
            </w:r>
          </w:p>
          <w:p w14:paraId="60EB7837" w14:textId="3F41703F" w:rsidR="00E35F1F" w:rsidRDefault="00D65FD4" w:rsidP="00D65FD4">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817" w:name="_Toc298445797"/>
      <w:bookmarkStart w:id="818" w:name="_Toc298681282"/>
      <w:bookmarkStart w:id="819" w:name="_Toc298447522"/>
      <w:r>
        <w:lastRenderedPageBreak/>
        <w:t>Part Four</w:t>
      </w:r>
      <w:bookmarkEnd w:id="817"/>
      <w:bookmarkEnd w:id="818"/>
      <w:bookmarkEnd w:id="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072F96E8" w:rsidR="00E35F1F" w:rsidRDefault="00DA1843" w:rsidP="00E35F1F">
            <w:pPr>
              <w:pStyle w:val="EngHang"/>
            </w:pPr>
            <w:r>
              <w:t>Isaias</w:t>
            </w:r>
            <w:r w:rsidR="00E35F1F">
              <w:t xml:space="preserve"> </w:t>
            </w:r>
            <w:r>
              <w:t>beheld</w:t>
            </w:r>
            <w:r w:rsidR="00E35F1F">
              <w:t xml:space="preserve">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20"/>
            <w:r w:rsidRPr="007425E1">
              <w:t>counsel</w:t>
            </w:r>
            <w:commentRangeEnd w:id="820"/>
            <w:r>
              <w:rPr>
                <w:rStyle w:val="CommentReference"/>
              </w:rPr>
              <w:commentReference w:id="820"/>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670DDD89" w14:textId="77777777" w:rsidR="00D65FD4" w:rsidRDefault="00D65FD4" w:rsidP="00D65FD4">
            <w:pPr>
              <w:pStyle w:val="EngHang"/>
            </w:pPr>
            <w:r w:rsidRPr="007425E1">
              <w:t xml:space="preserve">He </w:t>
            </w:r>
            <w:r>
              <w:t>shone forth</w:t>
            </w:r>
            <w:commentRangeStart w:id="821"/>
            <w:r w:rsidRPr="007425E1">
              <w:t xml:space="preserve"> </w:t>
            </w:r>
            <w:commentRangeEnd w:id="821"/>
            <w:r>
              <w:rPr>
                <w:rStyle w:val="CommentReference"/>
                <w:rFonts w:ascii="Times New Roman" w:eastAsiaTheme="minorHAnsi" w:hAnsi="Times New Roman" w:cstheme="minorBidi"/>
                <w:color w:val="auto"/>
              </w:rPr>
              <w:commentReference w:id="821"/>
            </w:r>
            <w:r w:rsidRPr="007425E1">
              <w:t>bodily</w:t>
            </w:r>
          </w:p>
          <w:p w14:paraId="19F8B58D" w14:textId="77777777" w:rsidR="00D65FD4" w:rsidRDefault="00D65FD4" w:rsidP="00D65FD4">
            <w:pPr>
              <w:pStyle w:val="EngHang"/>
            </w:pPr>
            <w:r>
              <w:t>F</w:t>
            </w:r>
            <w:r w:rsidRPr="007425E1">
              <w:t xml:space="preserve">rom the Virgin, </w:t>
            </w:r>
          </w:p>
          <w:p w14:paraId="7559A176" w14:textId="77777777" w:rsidR="00D65FD4" w:rsidRDefault="00D65FD4" w:rsidP="00D65FD4">
            <w:pPr>
              <w:pStyle w:val="EngHang"/>
            </w:pPr>
            <w:r>
              <w:t>W</w:t>
            </w:r>
            <w:r w:rsidRPr="007425E1">
              <w:t xml:space="preserve">ithout the seed of man, </w:t>
            </w:r>
          </w:p>
          <w:p w14:paraId="07203A1E" w14:textId="0A941166" w:rsidR="00E35F1F" w:rsidRDefault="00D65FD4" w:rsidP="00D65FD4">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22" w:name="_Toc298445798"/>
      <w:bookmarkStart w:id="823" w:name="_Toc298681283"/>
      <w:bookmarkStart w:id="824" w:name="_Toc298447523"/>
      <w:r>
        <w:t>Part Five</w:t>
      </w:r>
      <w:bookmarkEnd w:id="822"/>
      <w:bookmarkEnd w:id="823"/>
      <w:bookmarkEnd w:id="8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45B30317" w:rsidR="00E35F1F" w:rsidRDefault="00E35F1F" w:rsidP="00E35F1F">
            <w:pPr>
              <w:pStyle w:val="EngHang"/>
            </w:pPr>
            <w:r>
              <w:t>H</w:t>
            </w:r>
            <w:r w:rsidR="00DA1843">
              <w:t>is beloved S</w:t>
            </w:r>
            <w:r w:rsidRPr="007425E1">
              <w:t xml:space="preserve">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25"/>
            <w:r w:rsidRPr="007425E1">
              <w:t>overcome</w:t>
            </w:r>
            <w:commentRangeEnd w:id="825"/>
            <w:r>
              <w:rPr>
                <w:rStyle w:val="CommentReference"/>
                <w:rFonts w:ascii="Times New Roman" w:eastAsiaTheme="minorHAnsi" w:hAnsi="Times New Roman" w:cstheme="minorBidi"/>
                <w:color w:val="auto"/>
              </w:rPr>
              <w:commentReference w:id="825"/>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5BD31183" w14:textId="77777777" w:rsidR="00D65FD4" w:rsidRDefault="00D65FD4" w:rsidP="00D65FD4">
            <w:pPr>
              <w:pStyle w:val="EngHang"/>
            </w:pPr>
            <w:r w:rsidRPr="007425E1">
              <w:t xml:space="preserve">He </w:t>
            </w:r>
            <w:r>
              <w:t>shone forth</w:t>
            </w:r>
            <w:commentRangeStart w:id="826"/>
            <w:r w:rsidRPr="007425E1">
              <w:t xml:space="preserve"> </w:t>
            </w:r>
            <w:commentRangeEnd w:id="826"/>
            <w:r>
              <w:rPr>
                <w:rStyle w:val="CommentReference"/>
                <w:rFonts w:ascii="Times New Roman" w:eastAsiaTheme="minorHAnsi" w:hAnsi="Times New Roman" w:cstheme="minorBidi"/>
                <w:color w:val="auto"/>
              </w:rPr>
              <w:commentReference w:id="826"/>
            </w:r>
            <w:r w:rsidRPr="007425E1">
              <w:t>bodily</w:t>
            </w:r>
          </w:p>
          <w:p w14:paraId="4B53C1D4" w14:textId="77777777" w:rsidR="00D65FD4" w:rsidRDefault="00D65FD4" w:rsidP="00D65FD4">
            <w:pPr>
              <w:pStyle w:val="EngHang"/>
            </w:pPr>
            <w:r>
              <w:t>F</w:t>
            </w:r>
            <w:r w:rsidRPr="007425E1">
              <w:t xml:space="preserve">rom the Virgin, </w:t>
            </w:r>
          </w:p>
          <w:p w14:paraId="673FC9CA" w14:textId="77777777" w:rsidR="00D65FD4" w:rsidRDefault="00D65FD4" w:rsidP="00D65FD4">
            <w:pPr>
              <w:pStyle w:val="EngHang"/>
            </w:pPr>
            <w:r>
              <w:t>W</w:t>
            </w:r>
            <w:r w:rsidRPr="007425E1">
              <w:t xml:space="preserve">ithout the seed of man, </w:t>
            </w:r>
          </w:p>
          <w:p w14:paraId="163928B3" w14:textId="152D3A2E" w:rsidR="00E35F1F" w:rsidRDefault="00D65FD4" w:rsidP="00D65FD4">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27" w:name="_Toc298445799"/>
      <w:bookmarkStart w:id="828" w:name="_Toc298681284"/>
      <w:bookmarkStart w:id="829" w:name="_Toc298447524"/>
      <w:r>
        <w:t>Part Six</w:t>
      </w:r>
      <w:bookmarkEnd w:id="827"/>
      <w:bookmarkEnd w:id="828"/>
      <w:bookmarkEnd w:id="8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00E7C32C" w:rsidR="00E35F1F" w:rsidRDefault="00E35F1F" w:rsidP="00DA1843">
            <w:pPr>
              <w:pStyle w:val="EngHang"/>
            </w:pPr>
            <w:commentRangeStart w:id="830"/>
            <w:r>
              <w:t>A</w:t>
            </w:r>
            <w:r w:rsidRPr="007425E1">
              <w:t xml:space="preserve">nd became </w:t>
            </w:r>
            <w:r w:rsidR="00DA1843">
              <w:t>man perfectly</w:t>
            </w:r>
            <w:commentRangeEnd w:id="830"/>
            <w:r>
              <w:rPr>
                <w:rStyle w:val="CommentReference"/>
              </w:rPr>
              <w:commentReference w:id="830"/>
            </w:r>
            <w:r w:rsidR="00DA1843">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31"/>
            <w:r w:rsidRPr="007425E1">
              <w:t xml:space="preserve">Without </w:t>
            </w:r>
            <w:commentRangeEnd w:id="831"/>
            <w:r>
              <w:rPr>
                <w:rStyle w:val="CommentReference"/>
                <w:rFonts w:ascii="Times New Roman" w:eastAsiaTheme="minorHAnsi" w:hAnsi="Times New Roman" w:cstheme="minorBidi"/>
                <w:color w:val="auto"/>
              </w:rPr>
              <w:commentReference w:id="831"/>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3ADFA530" w:rsidR="00E35F1F" w:rsidRDefault="00E35F1F" w:rsidP="00E35F1F">
            <w:pPr>
              <w:pStyle w:val="EngHang"/>
            </w:pPr>
            <w:r>
              <w:t>O</w:t>
            </w:r>
            <w:r w:rsidR="00C06BDE">
              <w:t>ne person:</w:t>
            </w:r>
          </w:p>
          <w:p w14:paraId="2CDEEEFA" w14:textId="191EC663" w:rsidR="00E35F1F" w:rsidRDefault="00E35F1F" w:rsidP="00E35F1F">
            <w:pPr>
              <w:pStyle w:val="EngHangEnd"/>
            </w:pPr>
            <w:r w:rsidRPr="007425E1">
              <w:t>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64BBC378" w14:textId="77777777" w:rsidR="00D65FD4" w:rsidRDefault="00D65FD4" w:rsidP="00D65FD4">
            <w:pPr>
              <w:pStyle w:val="EngHang"/>
            </w:pPr>
            <w:r w:rsidRPr="007425E1">
              <w:t xml:space="preserve">He </w:t>
            </w:r>
            <w:r>
              <w:t>shone forth</w:t>
            </w:r>
            <w:commentRangeStart w:id="832"/>
            <w:r w:rsidRPr="007425E1">
              <w:t xml:space="preserve"> </w:t>
            </w:r>
            <w:commentRangeEnd w:id="832"/>
            <w:r>
              <w:rPr>
                <w:rStyle w:val="CommentReference"/>
                <w:rFonts w:ascii="Times New Roman" w:eastAsiaTheme="minorHAnsi" w:hAnsi="Times New Roman" w:cstheme="minorBidi"/>
                <w:color w:val="auto"/>
              </w:rPr>
              <w:commentReference w:id="832"/>
            </w:r>
            <w:r w:rsidRPr="007425E1">
              <w:t>bodily</w:t>
            </w:r>
          </w:p>
          <w:p w14:paraId="1246B31B" w14:textId="77777777" w:rsidR="00D65FD4" w:rsidRDefault="00D65FD4" w:rsidP="00D65FD4">
            <w:pPr>
              <w:pStyle w:val="EngHang"/>
            </w:pPr>
            <w:r>
              <w:t>F</w:t>
            </w:r>
            <w:r w:rsidRPr="007425E1">
              <w:t xml:space="preserve">rom the Virgin, </w:t>
            </w:r>
          </w:p>
          <w:p w14:paraId="3D51C47D" w14:textId="77777777" w:rsidR="00D65FD4" w:rsidRDefault="00D65FD4" w:rsidP="00D65FD4">
            <w:pPr>
              <w:pStyle w:val="EngHang"/>
            </w:pPr>
            <w:r>
              <w:t>W</w:t>
            </w:r>
            <w:r w:rsidRPr="007425E1">
              <w:t xml:space="preserve">ithout the seed of man, </w:t>
            </w:r>
          </w:p>
          <w:p w14:paraId="524BDB76" w14:textId="04EBB34D" w:rsidR="00E35F1F" w:rsidRDefault="00D65FD4" w:rsidP="00D65FD4">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33" w:name="_Toc298445800"/>
      <w:bookmarkStart w:id="834" w:name="_Toc298681285"/>
      <w:bookmarkStart w:id="835" w:name="_Toc298447525"/>
      <w:r>
        <w:t>Part Seven</w:t>
      </w:r>
      <w:bookmarkEnd w:id="833"/>
      <w:bookmarkEnd w:id="834"/>
      <w:bookmarkEnd w:id="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142E6302" w:rsidR="00E35F1F" w:rsidRDefault="00E35F1F" w:rsidP="00C06BDE">
            <w:pPr>
              <w:pStyle w:val="EngHangEnd"/>
            </w:pPr>
            <w:r>
              <w:t>A</w:t>
            </w:r>
            <w:r w:rsidRPr="007425E1">
              <w:t xml:space="preserve">nd </w:t>
            </w:r>
            <w:r w:rsidR="00C06BDE">
              <w:t>will</w:t>
            </w:r>
            <w:r w:rsidRPr="007425E1">
              <w:t xml:space="preserve">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1C7314B" w14:textId="77777777" w:rsidR="00D65FD4" w:rsidRDefault="00D65FD4" w:rsidP="00D65FD4">
            <w:pPr>
              <w:pStyle w:val="EngHang"/>
            </w:pPr>
            <w:r w:rsidRPr="007425E1">
              <w:t xml:space="preserve">He </w:t>
            </w:r>
            <w:r>
              <w:t>shone forth</w:t>
            </w:r>
            <w:commentRangeStart w:id="836"/>
            <w:r w:rsidRPr="007425E1">
              <w:t xml:space="preserve"> </w:t>
            </w:r>
            <w:commentRangeEnd w:id="836"/>
            <w:r>
              <w:rPr>
                <w:rStyle w:val="CommentReference"/>
                <w:rFonts w:ascii="Times New Roman" w:eastAsiaTheme="minorHAnsi" w:hAnsi="Times New Roman" w:cstheme="minorBidi"/>
                <w:color w:val="auto"/>
              </w:rPr>
              <w:commentReference w:id="836"/>
            </w:r>
            <w:r w:rsidRPr="007425E1">
              <w:t>bodily</w:t>
            </w:r>
          </w:p>
          <w:p w14:paraId="01BAF313" w14:textId="77777777" w:rsidR="00D65FD4" w:rsidRDefault="00D65FD4" w:rsidP="00D65FD4">
            <w:pPr>
              <w:pStyle w:val="EngHang"/>
            </w:pPr>
            <w:r>
              <w:t>F</w:t>
            </w:r>
            <w:r w:rsidRPr="007425E1">
              <w:t xml:space="preserve">rom the Virgin, </w:t>
            </w:r>
          </w:p>
          <w:p w14:paraId="7C0BD7DF" w14:textId="77777777" w:rsidR="00D65FD4" w:rsidRDefault="00D65FD4" w:rsidP="00D65FD4">
            <w:pPr>
              <w:pStyle w:val="EngHang"/>
            </w:pPr>
            <w:r>
              <w:t>W</w:t>
            </w:r>
            <w:r w:rsidRPr="007425E1">
              <w:t xml:space="preserve">ithout the seed of man, </w:t>
            </w:r>
          </w:p>
          <w:p w14:paraId="0815EB38" w14:textId="6D657A27" w:rsidR="00E35F1F" w:rsidRDefault="00D65FD4" w:rsidP="00D65FD4">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37" w:name="_Toc298445801"/>
      <w:bookmarkStart w:id="838" w:name="_Toc298681286"/>
      <w:bookmarkStart w:id="839" w:name="_Toc298447526"/>
      <w:r>
        <w:t>Part Eight</w:t>
      </w:r>
      <w:bookmarkEnd w:id="837"/>
      <w:bookmarkEnd w:id="838"/>
      <w:bookmarkEnd w:id="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A79B559" w:rsidR="00E35F1F" w:rsidRDefault="00E35F1F" w:rsidP="00C06BDE">
            <w:pPr>
              <w:pStyle w:val="EngHangEnd"/>
            </w:pPr>
            <w:r>
              <w:t>And good</w:t>
            </w:r>
            <w:r w:rsidRPr="007425E1">
              <w:t xml:space="preserve">will toward </w:t>
            </w:r>
            <w:r w:rsidR="00C06BDE">
              <w:t>mankind</w:t>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40"/>
            <w:r w:rsidRPr="007425E1">
              <w:t xml:space="preserve"> </w:t>
            </w:r>
            <w:commentRangeEnd w:id="840"/>
            <w:r>
              <w:rPr>
                <w:rStyle w:val="CommentReference"/>
                <w:rFonts w:ascii="Times New Roman" w:eastAsiaTheme="minorHAnsi" w:hAnsi="Times New Roman" w:cstheme="minorBidi"/>
                <w:color w:val="auto"/>
              </w:rPr>
              <w:commentReference w:id="84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4EF30DCB" w:rsidR="00E35F1F" w:rsidRDefault="00E35F1F" w:rsidP="00C06BDE">
            <w:pPr>
              <w:pStyle w:val="EngHangEnd"/>
            </w:pPr>
            <w:r>
              <w:t>A</w:t>
            </w:r>
            <w:r w:rsidRPr="007425E1">
              <w:t xml:space="preserve">nd </w:t>
            </w:r>
            <w:r w:rsidR="00C06BDE">
              <w:t>set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FEB3D43" w14:textId="77777777" w:rsidR="00D65FD4" w:rsidRDefault="00D65FD4" w:rsidP="00D65FD4">
            <w:pPr>
              <w:pStyle w:val="EngHang"/>
            </w:pPr>
            <w:r w:rsidRPr="007425E1">
              <w:t xml:space="preserve">He </w:t>
            </w:r>
            <w:r>
              <w:t>shone forth</w:t>
            </w:r>
            <w:commentRangeStart w:id="841"/>
            <w:r w:rsidRPr="007425E1">
              <w:t xml:space="preserve"> </w:t>
            </w:r>
            <w:commentRangeEnd w:id="841"/>
            <w:r>
              <w:rPr>
                <w:rStyle w:val="CommentReference"/>
                <w:rFonts w:ascii="Times New Roman" w:eastAsiaTheme="minorHAnsi" w:hAnsi="Times New Roman" w:cstheme="minorBidi"/>
                <w:color w:val="auto"/>
              </w:rPr>
              <w:commentReference w:id="841"/>
            </w:r>
            <w:r w:rsidRPr="007425E1">
              <w:t>bodily</w:t>
            </w:r>
          </w:p>
          <w:p w14:paraId="5E9A253B" w14:textId="77777777" w:rsidR="00D65FD4" w:rsidRDefault="00D65FD4" w:rsidP="00D65FD4">
            <w:pPr>
              <w:pStyle w:val="EngHang"/>
            </w:pPr>
            <w:r>
              <w:t>F</w:t>
            </w:r>
            <w:r w:rsidRPr="007425E1">
              <w:t xml:space="preserve">rom the Virgin, </w:t>
            </w:r>
          </w:p>
          <w:p w14:paraId="5A9325DE" w14:textId="77777777" w:rsidR="00D65FD4" w:rsidRDefault="00D65FD4" w:rsidP="00D65FD4">
            <w:pPr>
              <w:pStyle w:val="EngHang"/>
            </w:pPr>
            <w:r>
              <w:t>W</w:t>
            </w:r>
            <w:r w:rsidRPr="007425E1">
              <w:t xml:space="preserve">ithout the seed of man, </w:t>
            </w:r>
          </w:p>
          <w:p w14:paraId="047CE7C7" w14:textId="5A20A2E5" w:rsidR="00E35F1F" w:rsidRDefault="00D65FD4" w:rsidP="00D65FD4">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42" w:name="_Toc298445802"/>
      <w:bookmarkStart w:id="843" w:name="_Toc298681287"/>
      <w:bookmarkStart w:id="844" w:name="_Toc298447527"/>
      <w:r>
        <w:t>Part Nine</w:t>
      </w:r>
      <w:bookmarkEnd w:id="842"/>
      <w:bookmarkEnd w:id="843"/>
      <w:bookmarkEnd w:id="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45"/>
            <w:r>
              <w:t>A</w:t>
            </w:r>
            <w:r w:rsidRPr="007425E1">
              <w:t>ngels</w:t>
            </w:r>
            <w:commentRangeEnd w:id="845"/>
            <w:r>
              <w:rPr>
                <w:rStyle w:val="CommentReference"/>
                <w:rFonts w:ascii="Times New Roman" w:eastAsiaTheme="minorHAnsi" w:hAnsi="Times New Roman" w:cstheme="minorBidi"/>
                <w:color w:val="auto"/>
              </w:rPr>
              <w:commentReference w:id="845"/>
            </w:r>
            <w:r w:rsidRPr="007425E1">
              <w:t xml:space="preserve"> of light </w:t>
            </w:r>
          </w:p>
          <w:p w14:paraId="63D00661" w14:textId="77777777" w:rsidR="00E35F1F" w:rsidRDefault="00E35F1F" w:rsidP="00E35F1F">
            <w:pPr>
              <w:pStyle w:val="EngHangEnd"/>
            </w:pPr>
            <w:commentRangeStart w:id="846"/>
            <w:r>
              <w:t>P</w:t>
            </w:r>
            <w:r w:rsidRPr="007425E1">
              <w:t xml:space="preserve">raise </w:t>
            </w:r>
            <w:commentRangeEnd w:id="846"/>
            <w:r>
              <w:rPr>
                <w:rStyle w:val="CommentReference"/>
              </w:rPr>
              <w:commentReference w:id="846"/>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47"/>
            <w:r>
              <w:t>shone</w:t>
            </w:r>
            <w:commentRangeEnd w:id="847"/>
            <w:r>
              <w:rPr>
                <w:rStyle w:val="CommentReference"/>
                <w:rFonts w:ascii="Times New Roman" w:eastAsiaTheme="minorHAnsi" w:hAnsi="Times New Roman" w:cstheme="minorBidi"/>
                <w:color w:val="auto"/>
              </w:rPr>
              <w:commentReference w:id="847"/>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48"/>
            <w:r w:rsidRPr="007425E1">
              <w:t xml:space="preserve">In </w:t>
            </w:r>
            <w:commentRangeEnd w:id="848"/>
            <w:r>
              <w:rPr>
                <w:rStyle w:val="CommentReference"/>
                <w:rFonts w:ascii="Times New Roman" w:eastAsiaTheme="minorHAnsi" w:hAnsi="Times New Roman" w:cstheme="minorBidi"/>
                <w:color w:val="auto"/>
              </w:rPr>
              <w:commentReference w:id="848"/>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49"/>
            <w:r>
              <w:t>W</w:t>
            </w:r>
            <w:r w:rsidRPr="007425E1">
              <w:t xml:space="preserve">ho </w:t>
            </w:r>
            <w:commentRangeEnd w:id="849"/>
            <w:r>
              <w:rPr>
                <w:rStyle w:val="CommentReference"/>
                <w:rFonts w:ascii="Times New Roman" w:eastAsiaTheme="minorHAnsi" w:hAnsi="Times New Roman" w:cstheme="minorBidi"/>
                <w:color w:val="auto"/>
              </w:rPr>
              <w:commentReference w:id="849"/>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50"/>
            <w:r w:rsidRPr="007425E1">
              <w:t xml:space="preserve">we bless </w:t>
            </w:r>
            <w:r>
              <w:t>You</w:t>
            </w:r>
            <w:r w:rsidRPr="007425E1">
              <w:t xml:space="preserve"> </w:t>
            </w:r>
            <w:commentRangeEnd w:id="850"/>
            <w:r>
              <w:rPr>
                <w:rStyle w:val="CommentReference"/>
                <w:rFonts w:ascii="Times New Roman" w:eastAsiaTheme="minorHAnsi" w:hAnsi="Times New Roman" w:cstheme="minorBidi"/>
                <w:color w:val="auto"/>
              </w:rPr>
              <w:commentReference w:id="850"/>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12CD2593" w14:textId="77777777" w:rsidR="00D65FD4" w:rsidRDefault="00D65FD4" w:rsidP="00D65FD4">
            <w:pPr>
              <w:pStyle w:val="EngHang"/>
            </w:pPr>
            <w:r w:rsidRPr="007425E1">
              <w:t xml:space="preserve">He </w:t>
            </w:r>
            <w:r>
              <w:t>shone forth</w:t>
            </w:r>
            <w:commentRangeStart w:id="851"/>
            <w:r w:rsidRPr="007425E1">
              <w:t xml:space="preserve"> </w:t>
            </w:r>
            <w:commentRangeEnd w:id="851"/>
            <w:r>
              <w:rPr>
                <w:rStyle w:val="CommentReference"/>
                <w:rFonts w:ascii="Times New Roman" w:eastAsiaTheme="minorHAnsi" w:hAnsi="Times New Roman" w:cstheme="minorBidi"/>
                <w:color w:val="auto"/>
              </w:rPr>
              <w:commentReference w:id="851"/>
            </w:r>
            <w:r w:rsidRPr="007425E1">
              <w:t>bodily</w:t>
            </w:r>
          </w:p>
          <w:p w14:paraId="6327401B" w14:textId="77777777" w:rsidR="00D65FD4" w:rsidRDefault="00D65FD4" w:rsidP="00D65FD4">
            <w:pPr>
              <w:pStyle w:val="EngHang"/>
            </w:pPr>
            <w:r>
              <w:t>F</w:t>
            </w:r>
            <w:r w:rsidRPr="007425E1">
              <w:t xml:space="preserve">rom the Virgin, </w:t>
            </w:r>
          </w:p>
          <w:p w14:paraId="73D3457D" w14:textId="77777777" w:rsidR="00D65FD4" w:rsidRDefault="00D65FD4" w:rsidP="00D65FD4">
            <w:pPr>
              <w:pStyle w:val="EngHang"/>
            </w:pPr>
            <w:r>
              <w:t>W</w:t>
            </w:r>
            <w:r w:rsidRPr="007425E1">
              <w:t xml:space="preserve">ithout the seed of man, </w:t>
            </w:r>
          </w:p>
          <w:p w14:paraId="598B54B5" w14:textId="0B1DCC04" w:rsidR="00E35F1F" w:rsidRDefault="00D65FD4" w:rsidP="00D65FD4">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52" w:name="_Toc298445803"/>
      <w:bookmarkStart w:id="853" w:name="_Toc298681288"/>
      <w:bookmarkStart w:id="854" w:name="_Toc298447528"/>
      <w:bookmarkStart w:id="855" w:name="_Toc308441917"/>
      <w:r>
        <w:lastRenderedPageBreak/>
        <w:t>The Crown Adam</w:t>
      </w:r>
      <w:bookmarkEnd w:id="852"/>
      <w:bookmarkEnd w:id="853"/>
      <w:bookmarkEnd w:id="854"/>
      <w:bookmarkEnd w:id="855"/>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56"/>
            <w:r w:rsidRPr="007425E1">
              <w:t>estate</w:t>
            </w:r>
            <w:commentRangeEnd w:id="856"/>
            <w:r>
              <w:rPr>
                <w:rStyle w:val="CommentReference"/>
              </w:rPr>
              <w:commentReference w:id="856"/>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47D66DAA" w:rsidR="00E35F1F" w:rsidRDefault="00C06BDE" w:rsidP="00E35F1F">
            <w:pPr>
              <w:pStyle w:val="EngHang"/>
            </w:pPr>
            <w:r>
              <w:t>Wrote</w:t>
            </w:r>
            <w:r w:rsidR="00E35F1F" w:rsidRPr="007425E1">
              <w:t xml:space="preserve"> hymns to her</w:t>
            </w:r>
            <w:r w:rsidR="00E35F1F">
              <w:t>,</w:t>
            </w:r>
            <w:r w:rsidR="00E35F1F" w:rsidRPr="007425E1">
              <w:t xml:space="preserve"> </w:t>
            </w:r>
          </w:p>
          <w:p w14:paraId="1A8446DD" w14:textId="5F3FE963" w:rsidR="00E35F1F" w:rsidRDefault="00E35F1F" w:rsidP="00E35F1F">
            <w:pPr>
              <w:pStyle w:val="EngHangEnd"/>
            </w:pPr>
            <w:r>
              <w:t>A</w:t>
            </w:r>
            <w:r w:rsidRPr="007425E1">
              <w:t>nd honour</w:t>
            </w:r>
            <w:r w:rsidR="00C06BDE">
              <w:t>ed</w:t>
            </w:r>
            <w:r w:rsidRPr="007425E1">
              <w:t xml:space="preserve">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57"/>
            <w:r w:rsidRPr="007425E1">
              <w:t xml:space="preserve">holy </w:t>
            </w:r>
            <w:commentRangeEnd w:id="857"/>
            <w:r>
              <w:rPr>
                <w:rStyle w:val="CommentReference"/>
              </w:rPr>
              <w:commentReference w:id="857"/>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58"/>
            <w:r>
              <w:t xml:space="preserve">Womanhood </w:t>
            </w:r>
            <w:commentRangeEnd w:id="858"/>
            <w:r>
              <w:rPr>
                <w:rStyle w:val="CommentReference"/>
                <w:rFonts w:ascii="Times New Roman" w:eastAsiaTheme="minorHAnsi" w:hAnsi="Times New Roman" w:cstheme="minorBidi"/>
                <w:color w:val="auto"/>
              </w:rPr>
              <w:commentReference w:id="858"/>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4555E482"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E2EAC">
        <w:rPr>
          <w:noProof/>
        </w:rPr>
        <w:t>459</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59" w:name="_Toc298445804"/>
      <w:bookmarkStart w:id="860" w:name="_Toc298681289"/>
      <w:bookmarkStart w:id="861" w:name="_Toc298447529"/>
      <w:bookmarkStart w:id="862" w:name="_Toc308441918"/>
      <w:bookmarkStart w:id="863" w:name="_Toc485884433"/>
      <w:r>
        <w:lastRenderedPageBreak/>
        <w:t>Tuesday</w:t>
      </w:r>
      <w:bookmarkEnd w:id="859"/>
      <w:bookmarkEnd w:id="860"/>
      <w:bookmarkEnd w:id="861"/>
      <w:bookmarkEnd w:id="862"/>
      <w:bookmarkEnd w:id="863"/>
    </w:p>
    <w:p w14:paraId="5EF92007" w14:textId="77777777" w:rsidR="00E35F1F" w:rsidRDefault="00E35F1F" w:rsidP="00E35F1F">
      <w:pPr>
        <w:pStyle w:val="Heading3"/>
      </w:pPr>
      <w:bookmarkStart w:id="864" w:name="_Toc298445805"/>
      <w:bookmarkStart w:id="865" w:name="_Toc298681290"/>
      <w:bookmarkStart w:id="866" w:name="_Toc298447530"/>
      <w:bookmarkStart w:id="867" w:name="_Toc308441919"/>
      <w:bookmarkStart w:id="868" w:name="_Ref452619734"/>
      <w:bookmarkStart w:id="869" w:name="_Ref452619738"/>
      <w:r>
        <w:t>The Tuesday Psali Adam</w:t>
      </w:r>
      <w:bookmarkEnd w:id="864"/>
      <w:bookmarkEnd w:id="865"/>
      <w:bookmarkEnd w:id="866"/>
      <w:bookmarkEnd w:id="867"/>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70"/>
            <w:r w:rsidRPr="007425E1">
              <w:t>wandered</w:t>
            </w:r>
            <w:commentRangeEnd w:id="870"/>
            <w:r>
              <w:rPr>
                <w:rStyle w:val="CommentReference"/>
                <w:rFonts w:ascii="Times New Roman" w:eastAsiaTheme="minorHAnsi" w:hAnsi="Times New Roman" w:cstheme="minorBidi"/>
                <w:color w:val="auto"/>
              </w:rPr>
              <w:commentReference w:id="870"/>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71"/>
            <w:r w:rsidRPr="007425E1">
              <w:t>cold and frost</w:t>
            </w:r>
            <w:commentRangeEnd w:id="871"/>
            <w:r>
              <w:rPr>
                <w:rStyle w:val="CommentReference"/>
              </w:rPr>
              <w:commentReference w:id="871"/>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72"/>
            <w:r>
              <w:t>From</w:t>
            </w:r>
            <w:r w:rsidRPr="007425E1">
              <w:t xml:space="preserve"> </w:t>
            </w:r>
            <w:commentRangeEnd w:id="872"/>
            <w:r>
              <w:rPr>
                <w:rStyle w:val="CommentReference"/>
              </w:rPr>
              <w:commentReference w:id="872"/>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73" w:name="_Toc298445806"/>
      <w:bookmarkStart w:id="874" w:name="_Toc298681291"/>
      <w:bookmarkStart w:id="875" w:name="_Toc298447531"/>
      <w:bookmarkStart w:id="876" w:name="_Toc308441920"/>
      <w:r w:rsidRPr="00FD2E69">
        <w:lastRenderedPageBreak/>
        <w:t>The Conclusion of the Adam Psali</w:t>
      </w:r>
      <w:bookmarkEnd w:id="873"/>
      <w:bookmarkEnd w:id="874"/>
      <w:bookmarkEnd w:id="875"/>
      <w:bookmarkEnd w:id="8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77" w:name="_Toc298445807"/>
      <w:bookmarkStart w:id="878" w:name="_Toc298681292"/>
      <w:bookmarkStart w:id="879" w:name="_Toc298447532"/>
      <w:bookmarkStart w:id="880" w:name="_Toc308441921"/>
      <w:bookmarkStart w:id="881" w:name="_Ref452619755"/>
      <w:bookmarkStart w:id="882" w:name="_Ref452619759"/>
      <w:r>
        <w:t>The Tuesday Theotokia</w:t>
      </w:r>
      <w:bookmarkEnd w:id="877"/>
      <w:bookmarkEnd w:id="878"/>
      <w:bookmarkEnd w:id="879"/>
      <w:bookmarkEnd w:id="880"/>
      <w:bookmarkEnd w:id="881"/>
      <w:bookmarkEnd w:id="882"/>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83" w:name="_Toc298445808"/>
      <w:bookmarkStart w:id="884" w:name="_Toc298681293"/>
      <w:bookmarkStart w:id="885" w:name="_Toc298447533"/>
      <w:r>
        <w:t>Part One</w:t>
      </w:r>
      <w:bookmarkEnd w:id="883"/>
      <w:bookmarkEnd w:id="884"/>
      <w:bookmarkEnd w:id="8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16C72B21" w:rsidR="00E35F1F" w:rsidRDefault="00524D23" w:rsidP="00E35F1F">
            <w:pPr>
              <w:pStyle w:val="EngHang"/>
            </w:pPr>
            <w:r>
              <w:t>C</w:t>
            </w:r>
            <w:r w:rsidR="00E35F1F" w:rsidRPr="007425E1">
              <w:t>onception</w:t>
            </w:r>
            <w:r>
              <w:t xml:space="preserve"> is exalted</w:t>
            </w:r>
            <w:r w:rsidR="00C06BDE">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86" w:name="_Toc298445809"/>
      <w:bookmarkStart w:id="887" w:name="_Toc298681294"/>
      <w:bookmarkStart w:id="888" w:name="_Toc298447534"/>
      <w:r>
        <w:t>Part Tw</w:t>
      </w:r>
      <w:bookmarkEnd w:id="886"/>
      <w:r>
        <w:t>o</w:t>
      </w:r>
      <w:bookmarkEnd w:id="887"/>
      <w:bookmarkEnd w:id="8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22067F13" w:rsidR="00E35F1F" w:rsidRDefault="00E35F1F" w:rsidP="00E35F1F">
            <w:pPr>
              <w:pStyle w:val="EngHang"/>
            </w:pPr>
            <w:r>
              <w:t>W</w:t>
            </w:r>
            <w:r w:rsidRPr="007425E1">
              <w:t>ho became in your womb</w:t>
            </w:r>
            <w:r>
              <w:t>,</w:t>
            </w:r>
            <w:r w:rsidR="00C06BDE">
              <w:t>;</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538EE69F" w:rsidR="00E35F1F" w:rsidRDefault="00E35F1F" w:rsidP="00E35F1F">
            <w:pPr>
              <w:pStyle w:val="EngHang"/>
            </w:pPr>
            <w:r>
              <w:t xml:space="preserve">That Joseph </w:t>
            </w:r>
            <w:commentRangeStart w:id="889"/>
            <w:r>
              <w:t>received</w:t>
            </w:r>
            <w:commentRangeEnd w:id="889"/>
            <w:r>
              <w:rPr>
                <w:rStyle w:val="CommentReference"/>
                <w:rFonts w:ascii="Times New Roman" w:eastAsiaTheme="minorHAnsi" w:hAnsi="Times New Roman" w:cstheme="minorBidi"/>
                <w:color w:val="auto"/>
              </w:rPr>
              <w:commentReference w:id="889"/>
            </w:r>
            <w:r w:rsidR="00C06BDE">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11B35C11" w:rsidR="00E35F1F" w:rsidRDefault="00E35F1F" w:rsidP="00E35F1F">
            <w:pPr>
              <w:pStyle w:val="EngHang"/>
            </w:pPr>
            <w:r>
              <w:t>Y</w:t>
            </w:r>
            <w:r w:rsidRPr="007425E1">
              <w:t>ou</w:t>
            </w:r>
            <w:r>
              <w:t xml:space="preserve"> bore him </w:t>
            </w:r>
            <w:r w:rsidR="00C06BDE">
              <w:t>to</w:t>
            </w:r>
            <w:r>
              <w:t xml:space="preserve"> the world</w:t>
            </w:r>
            <w:r w:rsidR="00C06BDE">
              <w:t>,</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90" w:name="_Toc298681295"/>
      <w:bookmarkStart w:id="891" w:name="_Toc298447535"/>
      <w:r>
        <w:lastRenderedPageBreak/>
        <w:t>Part Three</w:t>
      </w:r>
      <w:bookmarkEnd w:id="890"/>
      <w:bookmarkEnd w:id="8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92" w:name="_Toc298681296"/>
      <w:bookmarkStart w:id="893" w:name="_Toc298447536"/>
      <w:r>
        <w:lastRenderedPageBreak/>
        <w:t>Part Four</w:t>
      </w:r>
      <w:bookmarkEnd w:id="892"/>
      <w:bookmarkEnd w:id="8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6B0BA576" w:rsidR="00E35F1F" w:rsidRDefault="00E35F1F" w:rsidP="00C30CA1">
            <w:pPr>
              <w:pStyle w:val="EngHangEnd"/>
            </w:pPr>
            <w:r>
              <w:t>A</w:t>
            </w:r>
            <w:r w:rsidRPr="007425E1">
              <w:t>nd became</w:t>
            </w:r>
            <w:r w:rsidR="00C30CA1">
              <w:t xml:space="preserve"> man</w:t>
            </w:r>
            <w:r w:rsidRPr="007425E1">
              <w:t xml:space="preserve"> perfect</w:t>
            </w:r>
            <w:r w:rsidR="00C30CA1">
              <w:t>ly;</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94" w:name="_Toc298681297"/>
      <w:bookmarkStart w:id="895" w:name="_Toc298447537"/>
      <w:r>
        <w:t>Part Five</w:t>
      </w:r>
      <w:bookmarkEnd w:id="894"/>
      <w:bookmarkEnd w:id="8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96"/>
            <w:r>
              <w:t>unlimited</w:t>
            </w:r>
            <w:commentRangeEnd w:id="896"/>
            <w:r>
              <w:rPr>
                <w:rStyle w:val="CommentReference"/>
                <w:rFonts w:ascii="Times New Roman" w:eastAsiaTheme="minorHAnsi" w:hAnsi="Times New Roman" w:cstheme="minorBidi"/>
                <w:color w:val="auto"/>
              </w:rPr>
              <w:commentReference w:id="896"/>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97" w:name="_Toc298681298"/>
      <w:bookmarkStart w:id="898" w:name="_Toc298447538"/>
      <w:r>
        <w:t>Part Six</w:t>
      </w:r>
      <w:bookmarkEnd w:id="897"/>
      <w:bookmarkEnd w:id="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99"/>
            <w:r>
              <w:t xml:space="preserve"> </w:t>
            </w:r>
            <w:commentRangeEnd w:id="899"/>
            <w:r>
              <w:rPr>
                <w:rStyle w:val="CommentReference"/>
              </w:rPr>
              <w:commentReference w:id="899"/>
            </w:r>
            <w:r>
              <w:t>f</w:t>
            </w:r>
            <w:commentRangeStart w:id="900"/>
            <w:r>
              <w:t>aith</w:t>
            </w:r>
            <w:commentRangeEnd w:id="900"/>
            <w:r>
              <w:rPr>
                <w:rStyle w:val="CommentReference"/>
              </w:rPr>
              <w:commentReference w:id="900"/>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901" w:name="_Toc298681299"/>
      <w:bookmarkStart w:id="902" w:name="_Toc298447539"/>
      <w:r>
        <w:lastRenderedPageBreak/>
        <w:t>Part Seven</w:t>
      </w:r>
      <w:bookmarkEnd w:id="901"/>
      <w:bookmarkEnd w:id="9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903"/>
            <w:r>
              <w:t xml:space="preserve">a </w:t>
            </w:r>
            <w:commentRangeEnd w:id="903"/>
            <w:r>
              <w:rPr>
                <w:rStyle w:val="CommentReference"/>
                <w:rFonts w:ascii="Times New Roman" w:eastAsiaTheme="minorHAnsi" w:hAnsi="Times New Roman" w:cstheme="minorBidi"/>
                <w:color w:val="auto"/>
              </w:rPr>
              <w:commentReference w:id="903"/>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904" w:name="_Toc298681300"/>
      <w:bookmarkStart w:id="905" w:name="_Toc298447540"/>
      <w:bookmarkStart w:id="906" w:name="_Toc308441922"/>
      <w:r>
        <w:t>The Crown Adam</w:t>
      </w:r>
      <w:bookmarkEnd w:id="904"/>
      <w:bookmarkEnd w:id="905"/>
      <w:bookmarkEnd w:id="906"/>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907"/>
            <w:r>
              <w:t>He</w:t>
            </w:r>
            <w:r w:rsidRPr="007425E1">
              <w:t xml:space="preserve"> </w:t>
            </w:r>
            <w:commentRangeEnd w:id="907"/>
            <w:r>
              <w:rPr>
                <w:rStyle w:val="CommentReference"/>
                <w:rFonts w:ascii="Times New Roman" w:eastAsiaTheme="minorHAnsi" w:hAnsi="Times New Roman" w:cstheme="minorBidi"/>
                <w:color w:val="auto"/>
              </w:rPr>
              <w:commentReference w:id="907"/>
            </w:r>
            <w:r w:rsidRPr="007425E1">
              <w:t xml:space="preserve">who is carried </w:t>
            </w:r>
          </w:p>
          <w:p w14:paraId="05DA09F2" w14:textId="04037ECB" w:rsidR="00E35F1F" w:rsidRDefault="00557D05" w:rsidP="00E35F1F">
            <w:pPr>
              <w:pStyle w:val="EngHangEnd"/>
            </w:pPr>
            <w:r>
              <w:t>Upon</w:t>
            </w:r>
            <w:commentRangeStart w:id="908"/>
            <w:r w:rsidR="00E35F1F" w:rsidRPr="007425E1">
              <w:t xml:space="preserve"> </w:t>
            </w:r>
            <w:commentRangeEnd w:id="908"/>
            <w:r w:rsidR="00E35F1F">
              <w:rPr>
                <w:rStyle w:val="CommentReference"/>
              </w:rPr>
              <w:commentReference w:id="908"/>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909"/>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909"/>
            <w:r>
              <w:rPr>
                <w:rStyle w:val="CommentReference"/>
                <w:rFonts w:ascii="Garamond" w:hAnsi="Garamond" w:cstheme="minorBidi"/>
                <w:noProof w:val="0"/>
                <w:lang w:val="en-CA"/>
              </w:rPr>
              <w:commentReference w:id="909"/>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3A104D40"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E2EAC">
        <w:rPr>
          <w:noProof/>
        </w:rPr>
        <w:t>459</w:t>
      </w:r>
      <w:r>
        <w:fldChar w:fldCharType="end"/>
      </w:r>
      <w:r>
        <w:t>.</w:t>
      </w:r>
    </w:p>
    <w:p w14:paraId="55A2AE2E" w14:textId="77777777" w:rsidR="00E35F1F" w:rsidRDefault="00E35F1F" w:rsidP="00E35F1F">
      <w:pPr>
        <w:pStyle w:val="Heading2"/>
      </w:pPr>
      <w:bookmarkStart w:id="910" w:name="_Toc298681301"/>
      <w:bookmarkStart w:id="911" w:name="_Toc308441923"/>
      <w:bookmarkStart w:id="912" w:name="_Toc485884434"/>
      <w:r>
        <w:lastRenderedPageBreak/>
        <w:t>Wednesday</w:t>
      </w:r>
      <w:bookmarkEnd w:id="910"/>
      <w:bookmarkEnd w:id="911"/>
      <w:bookmarkEnd w:id="912"/>
    </w:p>
    <w:p w14:paraId="5D01081B" w14:textId="77777777" w:rsidR="00E35F1F" w:rsidRDefault="00E35F1F" w:rsidP="00E35F1F">
      <w:pPr>
        <w:pStyle w:val="Heading3"/>
      </w:pPr>
      <w:bookmarkStart w:id="913" w:name="_Toc298681302"/>
      <w:bookmarkStart w:id="914" w:name="_Toc308441924"/>
      <w:bookmarkStart w:id="915" w:name="_Ref452619950"/>
      <w:bookmarkStart w:id="916" w:name="_Ref452619954"/>
      <w:r>
        <w:t>The Wednesday Psali Batos</w:t>
      </w:r>
      <w:bookmarkEnd w:id="913"/>
      <w:bookmarkEnd w:id="914"/>
      <w:bookmarkEnd w:id="915"/>
      <w:bookmarkEnd w:id="916"/>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917"/>
            <w:r>
              <w:t xml:space="preserve">breaths </w:t>
            </w:r>
            <w:commentRangeEnd w:id="917"/>
            <w:r>
              <w:rPr>
                <w:rStyle w:val="CommentReference"/>
                <w:rFonts w:ascii="Times New Roman" w:eastAsiaTheme="minorHAnsi" w:hAnsi="Times New Roman" w:cstheme="minorBidi"/>
                <w:color w:val="auto"/>
              </w:rPr>
              <w:commentReference w:id="917"/>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7BD6597" w:rsidR="00E35F1F" w:rsidRDefault="00CF15BA" w:rsidP="00E35F1F">
            <w:pPr>
              <w:pStyle w:val="EngHangEnd"/>
            </w:pPr>
            <w:r>
              <w:t>Wise Apostle</w:t>
            </w:r>
            <w:r w:rsidR="00E35F1F">
              <w:t xml:space="preserve"> </w:t>
            </w:r>
            <w:r w:rsidR="00C30CA1">
              <w:t xml:space="preserve">has </w:t>
            </w:r>
            <w:r w:rsidR="00E35F1F">
              <w:t>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918"/>
            <w:r>
              <w:t xml:space="preserve">When </w:t>
            </w:r>
            <w:commentRangeEnd w:id="918"/>
            <w:r>
              <w:rPr>
                <w:rStyle w:val="CommentReference"/>
                <w:rFonts w:ascii="Times New Roman" w:eastAsiaTheme="minorHAnsi" w:hAnsi="Times New Roman" w:cstheme="minorBidi"/>
                <w:color w:val="auto"/>
              </w:rPr>
              <w:commentReference w:id="918"/>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919"/>
            <w:r>
              <w:t>tribulations</w:t>
            </w:r>
            <w:commentRangeEnd w:id="919"/>
            <w:r>
              <w:rPr>
                <w:rStyle w:val="CommentReference"/>
                <w:rFonts w:ascii="Times New Roman" w:eastAsiaTheme="minorHAnsi" w:hAnsi="Times New Roman" w:cstheme="minorBidi"/>
                <w:color w:val="auto"/>
              </w:rPr>
              <w:commentReference w:id="919"/>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59E6DAE1" w:rsidR="00E35F1F" w:rsidRDefault="00E35F1F" w:rsidP="00E35F1F">
            <w:pPr>
              <w:pStyle w:val="EngHangEnd"/>
            </w:pPr>
            <w:r>
              <w:t xml:space="preserve">So </w:t>
            </w:r>
            <w:r w:rsidR="00C30CA1">
              <w:t xml:space="preserve">that </w:t>
            </w:r>
            <w:r>
              <w:t>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920" w:name="_Toc298681303"/>
      <w:bookmarkStart w:id="921" w:name="_Toc308441925"/>
      <w:r w:rsidRPr="00FD2E69">
        <w:t xml:space="preserve">The Conclusion of the </w:t>
      </w:r>
      <w:r>
        <w:t>Batos</w:t>
      </w:r>
      <w:r w:rsidRPr="00FD2E69">
        <w:t xml:space="preserve"> Psali</w:t>
      </w:r>
      <w:bookmarkEnd w:id="920"/>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22" w:name="_Toc298681304"/>
      <w:bookmarkStart w:id="923" w:name="_Toc308441926"/>
      <w:bookmarkStart w:id="924" w:name="_Ref452619983"/>
      <w:bookmarkStart w:id="925" w:name="_Ref452619987"/>
      <w:r>
        <w:t>The Wednesday Theotokia</w:t>
      </w:r>
      <w:bookmarkEnd w:id="922"/>
      <w:bookmarkEnd w:id="923"/>
      <w:bookmarkEnd w:id="924"/>
      <w:bookmarkEnd w:id="925"/>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26" w:name="_Toc298681305"/>
      <w:r>
        <w:t>Part One</w:t>
      </w:r>
      <w:bookmarkEnd w:id="9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27" w:name="_Toc298681306"/>
      <w:r>
        <w:t>Part Two</w:t>
      </w:r>
      <w:bookmarkEnd w:id="9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28"/>
            <w:r w:rsidRPr="00FA5B8C">
              <w:t>ⲥⲉⲙⲟϣⲓ ϧⲉⲛ ⲛ̀ⲧⲉ ⲡ̀ⲕⲁϩⲓ ⲥⲉⲙⲟϣⲓ ϧⲉⲛ ⲡⲉⲟⲩⲱⲓⲛⲓ</w:t>
            </w:r>
            <w:r w:rsidRPr="00F6464C">
              <w:t xml:space="preserve"> </w:t>
            </w:r>
            <w:commentRangeEnd w:id="928"/>
            <w:r>
              <w:rPr>
                <w:rStyle w:val="CommentReference"/>
                <w:rFonts w:ascii="Garamond" w:hAnsi="Garamond" w:cstheme="minorBidi"/>
                <w:noProof w:val="0"/>
                <w:lang w:val="en-CA"/>
              </w:rPr>
              <w:commentReference w:id="928"/>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29" w:name="_Toc298681307"/>
      <w:r>
        <w:lastRenderedPageBreak/>
        <w:t>Part Three</w:t>
      </w:r>
      <w:bookmarkEnd w:id="9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219D27A4" w:rsidR="00E35F1F" w:rsidRPr="007425E1" w:rsidRDefault="00C30CA1"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30"/>
            <w:r w:rsidRPr="007425E1">
              <w:t>For you brought forth</w:t>
            </w:r>
            <w:commentRangeEnd w:id="930"/>
            <w:r>
              <w:rPr>
                <w:rStyle w:val="CommentReference"/>
                <w:rFonts w:ascii="Times New Roman" w:eastAsiaTheme="minorHAnsi" w:hAnsi="Times New Roman" w:cstheme="minorBidi"/>
                <w:color w:val="auto"/>
              </w:rPr>
              <w:commentReference w:id="930"/>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31" w:name="_Toc298681308"/>
      <w:r>
        <w:t>Part Four</w:t>
      </w:r>
      <w:bookmarkEnd w:id="9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32" w:name="_Toc298681309"/>
      <w:r>
        <w:t>Part Five</w:t>
      </w:r>
      <w:bookmarkEnd w:id="9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216A66EF" w:rsidR="00E35F1F" w:rsidRDefault="00E35F1F" w:rsidP="006A0382">
            <w:pPr>
              <w:pStyle w:val="EngHang"/>
            </w:pPr>
            <w:r>
              <w:t>of</w:t>
            </w:r>
            <w:r w:rsidR="00C30CA1">
              <w:t xml:space="preserve"> virginity i</w:t>
            </w:r>
            <w:r>
              <w:t>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33"/>
            <w:r>
              <w:t>He</w:t>
            </w:r>
            <w:r w:rsidRPr="007425E1">
              <w:t xml:space="preserve"> </w:t>
            </w:r>
            <w:commentRangeEnd w:id="933"/>
            <w:r>
              <w:rPr>
                <w:rStyle w:val="CommentReference"/>
              </w:rPr>
              <w:commentReference w:id="933"/>
            </w:r>
            <w:r w:rsidRPr="007425E1">
              <w:t xml:space="preserve">Who </w:t>
            </w:r>
            <w:commentRangeStart w:id="934"/>
            <w:r w:rsidRPr="007425E1">
              <w:t xml:space="preserve">is </w:t>
            </w:r>
            <w:commentRangeEnd w:id="934"/>
            <w:r>
              <w:rPr>
                <w:rStyle w:val="CommentReference"/>
              </w:rPr>
              <w:commentReference w:id="934"/>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52A933BB" w:rsidR="00E35F1F" w:rsidRPr="007425E1" w:rsidRDefault="00E35F1F" w:rsidP="00E35F1F">
            <w:pPr>
              <w:pStyle w:val="EngHang"/>
            </w:pPr>
            <w:r w:rsidRPr="007425E1">
              <w:t xml:space="preserve">And goodwill toward </w:t>
            </w:r>
            <w:r w:rsidR="00E1284B">
              <w:t>mankind</w:t>
            </w:r>
            <w:r w:rsidRPr="007425E1">
              <w:t>,</w:t>
            </w:r>
            <w:r>
              <w:t>”</w:t>
            </w:r>
          </w:p>
          <w:p w14:paraId="4EA0CFE4" w14:textId="77777777" w:rsidR="00E35F1F" w:rsidRDefault="00E35F1F" w:rsidP="00E35F1F">
            <w:pPr>
              <w:pStyle w:val="EngHang"/>
            </w:pPr>
            <w:commentRangeStart w:id="935"/>
            <w:r w:rsidRPr="007425E1">
              <w:t>He to Whom is due the glory forever</w:t>
            </w:r>
            <w:commentRangeEnd w:id="935"/>
            <w:r>
              <w:rPr>
                <w:rStyle w:val="CommentReference"/>
                <w:rFonts w:ascii="Times New Roman" w:eastAsiaTheme="minorHAnsi" w:hAnsi="Times New Roman" w:cstheme="minorBidi"/>
                <w:color w:val="auto"/>
              </w:rPr>
              <w:commentReference w:id="935"/>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36" w:name="_Toc298681310"/>
      <w:r>
        <w:t>Part Six</w:t>
      </w:r>
      <w:bookmarkEnd w:id="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020444C8" w:rsidR="00E35F1F" w:rsidRDefault="00E1284B"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4A9E5CBC" w:rsidR="00E35F1F" w:rsidRPr="007425E1" w:rsidRDefault="00E35F1F" w:rsidP="00E35F1F">
            <w:pPr>
              <w:pStyle w:val="EngHang"/>
            </w:pPr>
            <w:commentRangeStart w:id="937"/>
            <w:r w:rsidRPr="007425E1">
              <w:t xml:space="preserve">He </w:t>
            </w:r>
            <w:r>
              <w:t xml:space="preserve">before </w:t>
            </w:r>
            <w:r w:rsidR="00E1284B">
              <w:t>Whom</w:t>
            </w:r>
          </w:p>
          <w:p w14:paraId="634A755E" w14:textId="77777777" w:rsidR="00E35F1F" w:rsidRDefault="00E35F1F" w:rsidP="00E35F1F">
            <w:pPr>
              <w:pStyle w:val="EngHangEnd"/>
            </w:pPr>
            <w:r>
              <w:t>T</w:t>
            </w:r>
            <w:r w:rsidRPr="007425E1">
              <w:t xml:space="preserve">he angels </w:t>
            </w:r>
            <w:r>
              <w:t>are fearful.</w:t>
            </w:r>
            <w:commentRangeEnd w:id="937"/>
            <w:r>
              <w:rPr>
                <w:rStyle w:val="CommentReference"/>
              </w:rPr>
              <w:commentReference w:id="937"/>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38"/>
            <w:r w:rsidRPr="00FA5B8C">
              <w:t>ⲙⲁⲣⲓⲁ</w:t>
            </w:r>
            <w:r w:rsidRPr="002147AA">
              <w:t xml:space="preserve"> </w:t>
            </w:r>
            <w:commentRangeEnd w:id="938"/>
            <w:r>
              <w:rPr>
                <w:rStyle w:val="CommentReference"/>
                <w:rFonts w:ascii="Garamond" w:hAnsi="Garamond" w:cstheme="minorBidi"/>
                <w:noProof w:val="0"/>
                <w:lang w:val="en-CA"/>
              </w:rPr>
              <w:commentReference w:id="938"/>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39"/>
            <w:r w:rsidRPr="00FA5B8C">
              <w:t>ⲥⲧⲁⲓⲏⲟⲩⲧ ̀</w:t>
            </w:r>
            <w:commentRangeEnd w:id="939"/>
            <w:r>
              <w:rPr>
                <w:rStyle w:val="CommentReference"/>
                <w:rFonts w:ascii="Garamond" w:hAnsi="Garamond" w:cstheme="minorBidi"/>
                <w:noProof w:val="0"/>
                <w:lang w:val="en-CA"/>
              </w:rPr>
              <w:commentReference w:id="939"/>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40"/>
            <w:r w:rsidRPr="00FA5B8C">
              <w:t>ⲙⲡⲓⲟⲩⲁⲓ ̀</w:t>
            </w:r>
            <w:commentRangeEnd w:id="940"/>
            <w:r>
              <w:rPr>
                <w:rStyle w:val="CommentReference"/>
                <w:rFonts w:ascii="Garamond" w:hAnsi="Garamond" w:cstheme="minorBidi"/>
                <w:noProof w:val="0"/>
                <w:lang w:val="en-CA"/>
              </w:rPr>
              <w:commentReference w:id="940"/>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265EE68A" w:rsidR="00E35F1F" w:rsidRPr="007425E1" w:rsidRDefault="00E1284B" w:rsidP="00E35F1F">
            <w:pPr>
              <w:pStyle w:val="EngHang"/>
            </w:pPr>
            <w:r>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41"/>
            <w:r w:rsidRPr="00FA5B8C">
              <w:t>ⲉⲣⲉ ̀</w:t>
            </w:r>
            <w:commentRangeEnd w:id="941"/>
            <w:r>
              <w:rPr>
                <w:rStyle w:val="CommentReference"/>
                <w:rFonts w:ascii="Garamond" w:hAnsi="Garamond" w:cstheme="minorBidi"/>
                <w:noProof w:val="0"/>
                <w:lang w:val="en-CA"/>
              </w:rPr>
              <w:commentReference w:id="941"/>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42" w:name="_Toc298681311"/>
      <w:bookmarkStart w:id="943" w:name="_Ref483549093"/>
      <w:r>
        <w:t>Part Seven</w:t>
      </w:r>
      <w:bookmarkEnd w:id="942"/>
      <w:bookmarkEnd w:id="9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44"/>
            <w:r>
              <w:t xml:space="preserve">sits </w:t>
            </w:r>
            <w:commentRangeEnd w:id="944"/>
            <w:r>
              <w:rPr>
                <w:rStyle w:val="CommentReference"/>
                <w:rFonts w:ascii="Times New Roman" w:eastAsiaTheme="minorHAnsi" w:hAnsi="Times New Roman" w:cstheme="minorBidi"/>
                <w:color w:val="auto"/>
              </w:rPr>
              <w:commentReference w:id="944"/>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09C2C1B9" w:rsidR="00E35F1F" w:rsidRPr="007425E1" w:rsidRDefault="00E1284B" w:rsidP="00E35F1F">
            <w:pPr>
              <w:pStyle w:val="EngHang"/>
            </w:pPr>
            <w:r>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BFC99CF" w:rsidR="00E35F1F" w:rsidRDefault="00E35F1F" w:rsidP="00E35F1F">
            <w:pPr>
              <w:pStyle w:val="EngHangEnd"/>
            </w:pPr>
            <w:r w:rsidRPr="007425E1">
              <w:t xml:space="preserve">For the pouring </w:t>
            </w:r>
            <w:r w:rsidR="00E1284B">
              <w:t xml:space="preserve">forth </w:t>
            </w:r>
            <w:r w:rsidRPr="007425E1">
              <w:t>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45"/>
            <w:r w:rsidRPr="00FA5B8C">
              <w:t>ⲉⲧⲁϥⲟⲩⲱⲛϩ</w:t>
            </w:r>
            <w:r w:rsidRPr="002147AA">
              <w:t xml:space="preserve"> </w:t>
            </w:r>
            <w:commentRangeEnd w:id="945"/>
            <w:r>
              <w:rPr>
                <w:rStyle w:val="CommentReference"/>
                <w:rFonts w:ascii="Garamond" w:hAnsi="Garamond" w:cstheme="minorBidi"/>
                <w:noProof w:val="0"/>
                <w:lang w:val="en-CA"/>
              </w:rPr>
              <w:commentReference w:id="945"/>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46"/>
            <w:r w:rsidRPr="00FA5B8C">
              <w:t>Ϫⲉ ⲡⲓⲁⲧⲥⲁⲣⲝ</w:t>
            </w:r>
            <w:commentRangeEnd w:id="946"/>
            <w:r>
              <w:rPr>
                <w:rStyle w:val="CommentReference"/>
                <w:rFonts w:ascii="Garamond" w:hAnsi="Garamond" w:cstheme="minorBidi"/>
                <w:noProof w:val="0"/>
                <w:lang w:val="en-CA"/>
              </w:rPr>
              <w:commentReference w:id="946"/>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3632D072" w:rsidR="00E35F1F" w:rsidRPr="008946A8" w:rsidRDefault="00E1284B" w:rsidP="00E35F1F">
            <w:pPr>
              <w:pStyle w:val="EngHang"/>
              <w:rPr>
                <w:color w:val="auto"/>
              </w:rPr>
            </w:pPr>
            <w:r>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47" w:name="_Toc298681312"/>
      <w:bookmarkStart w:id="948" w:name="_Toc308441927"/>
      <w:r>
        <w:t>The Crown Batos</w:t>
      </w:r>
      <w:bookmarkEnd w:id="947"/>
      <w:bookmarkEnd w:id="948"/>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49"/>
            <w:r w:rsidRPr="007425E1">
              <w:t>has entered and come forth</w:t>
            </w:r>
            <w:commentRangeEnd w:id="949"/>
            <w:r>
              <w:rPr>
                <w:rStyle w:val="CommentReference"/>
                <w:rFonts w:ascii="Times New Roman" w:eastAsiaTheme="minorHAnsi" w:hAnsi="Times New Roman" w:cstheme="minorBidi"/>
                <w:color w:val="auto"/>
              </w:rPr>
              <w:commentReference w:id="949"/>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3AF2EFAD" w:rsidR="00E35F1F" w:rsidRPr="007425E1" w:rsidRDefault="00E1284B" w:rsidP="00E35F1F">
            <w:pPr>
              <w:pStyle w:val="EngHang"/>
            </w:pPr>
            <w:r>
              <w:t>O you who found all grace</w:t>
            </w:r>
          </w:p>
          <w:p w14:paraId="602C18D8" w14:textId="1A81CAAD" w:rsidR="00E35F1F" w:rsidRPr="007425E1" w:rsidRDefault="00E35F1F" w:rsidP="00E35F1F">
            <w:pPr>
              <w:pStyle w:val="EngHang"/>
            </w:pPr>
            <w:r w:rsidRPr="007425E1">
              <w:t>Before the King of Glory</w:t>
            </w:r>
            <w:r w:rsidR="00E1284B">
              <w:t>,</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50"/>
            <w:r w:rsidRPr="007425E1">
              <w:t>manifestation</w:t>
            </w:r>
            <w:commentRangeEnd w:id="950"/>
            <w:r>
              <w:rPr>
                <w:rStyle w:val="CommentReference"/>
              </w:rPr>
              <w:commentReference w:id="950"/>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51"/>
            <w:r>
              <w:t>and</w:t>
            </w:r>
            <w:r w:rsidRPr="007425E1">
              <w:t xml:space="preserve"> </w:t>
            </w:r>
            <w:commentRangeEnd w:id="951"/>
            <w:r>
              <w:rPr>
                <w:rStyle w:val="CommentReference"/>
              </w:rPr>
              <w:commentReference w:id="951"/>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15"/>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59EAA2C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E2EAC">
        <w:rPr>
          <w:noProof/>
        </w:rPr>
        <w:t>541</w:t>
      </w:r>
      <w:r>
        <w:fldChar w:fldCharType="end"/>
      </w:r>
      <w:r>
        <w:t>.</w:t>
      </w:r>
    </w:p>
    <w:p w14:paraId="6C2803B6" w14:textId="77777777" w:rsidR="00E35F1F" w:rsidRDefault="00E35F1F" w:rsidP="00E35F1F">
      <w:pPr>
        <w:pStyle w:val="Heading2"/>
      </w:pPr>
      <w:bookmarkStart w:id="952" w:name="_Toc298681313"/>
      <w:bookmarkStart w:id="953" w:name="_Toc308441928"/>
      <w:bookmarkStart w:id="954" w:name="_Toc485884435"/>
      <w:r>
        <w:lastRenderedPageBreak/>
        <w:t>Thursday</w:t>
      </w:r>
      <w:bookmarkEnd w:id="952"/>
      <w:bookmarkEnd w:id="953"/>
      <w:bookmarkEnd w:id="954"/>
    </w:p>
    <w:p w14:paraId="562349E9" w14:textId="453ED52C" w:rsidR="00E35F1F" w:rsidRDefault="00E35F1F" w:rsidP="00E35F1F">
      <w:pPr>
        <w:pStyle w:val="Heading3"/>
      </w:pPr>
      <w:bookmarkStart w:id="955" w:name="_Toc298681314"/>
      <w:bookmarkStart w:id="956" w:name="_Toc308441929"/>
      <w:bookmarkStart w:id="957" w:name="_Ref452620057"/>
      <w:r>
        <w:t xml:space="preserve">The Psali Batos for </w:t>
      </w:r>
      <w:bookmarkEnd w:id="955"/>
      <w:bookmarkEnd w:id="956"/>
      <w:r w:rsidR="00CF15BA">
        <w:t>Thursday</w:t>
      </w:r>
      <w:bookmarkEnd w:id="957"/>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58"/>
            <w:r w:rsidRPr="007425E1">
              <w:t xml:space="preserve">on </w:t>
            </w:r>
            <w:commentRangeEnd w:id="958"/>
            <w:r>
              <w:rPr>
                <w:rStyle w:val="CommentReference"/>
              </w:rPr>
              <w:commentReference w:id="958"/>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r w:rsidRPr="007425E1">
              <w:t>Forty 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247EC24F" w:rsidR="00E35F1F" w:rsidRPr="007425E1" w:rsidRDefault="00D65FD4" w:rsidP="00E35F1F">
            <w:pPr>
              <w:pStyle w:val="EngHang"/>
            </w:pPr>
            <w:r>
              <w:t>Crush</w:t>
            </w:r>
            <w:commentRangeStart w:id="959"/>
            <w:r w:rsidR="00E35F1F" w:rsidRPr="007425E1">
              <w:t xml:space="preserve"> </w:t>
            </w:r>
            <w:commentRangeEnd w:id="959"/>
            <w:r w:rsidR="00E1284B">
              <w:rPr>
                <w:rStyle w:val="CommentReference"/>
                <w:rFonts w:eastAsiaTheme="minorHAnsi" w:cstheme="minorBidi"/>
                <w:color w:val="auto"/>
                <w:lang w:val="en-CA"/>
              </w:rPr>
              <w:commentReference w:id="959"/>
            </w:r>
            <w:r>
              <w:t>Satan</w:t>
            </w:r>
          </w:p>
          <w:p w14:paraId="5EC6B4D7" w14:textId="2DBCF825" w:rsidR="00E35F1F" w:rsidRDefault="00D65FD4" w:rsidP="00E35F1F">
            <w:pPr>
              <w:pStyle w:val="EngHangEnd"/>
            </w:pPr>
            <w:r>
              <w:t>Beneath</w:t>
            </w:r>
            <w:r w:rsidR="00E35F1F" w:rsidRPr="007425E1">
              <w:t xml:space="preserve">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60"/>
            <w:r w:rsidRPr="007425E1">
              <w:t xml:space="preserve">Crush </w:t>
            </w:r>
            <w:r w:rsidR="00CF15BA" w:rsidRPr="00CF15BA">
              <w:t xml:space="preserve">beneath </w:t>
            </w:r>
            <w:r w:rsidRPr="007425E1">
              <w:t>us</w:t>
            </w:r>
            <w:commentRangeEnd w:id="960"/>
            <w:r>
              <w:rPr>
                <w:rStyle w:val="CommentReference"/>
                <w:rFonts w:ascii="Times New Roman" w:eastAsiaTheme="minorHAnsi" w:hAnsi="Times New Roman" w:cstheme="minorBidi"/>
                <w:color w:val="auto"/>
              </w:rPr>
              <w:commentReference w:id="960"/>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61" w:name="_Toc298681315"/>
      <w:bookmarkStart w:id="962" w:name="_Toc308441930"/>
      <w:r w:rsidRPr="00FD2E69">
        <w:lastRenderedPageBreak/>
        <w:t xml:space="preserve">The Conclusion of the </w:t>
      </w:r>
      <w:r>
        <w:t>Batos</w:t>
      </w:r>
      <w:r w:rsidRPr="00FD2E69">
        <w:t xml:space="preserve"> Psali</w:t>
      </w:r>
      <w:bookmarkEnd w:id="961"/>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63" w:name="_Toc298681316"/>
      <w:bookmarkStart w:id="964" w:name="_Toc308441931"/>
      <w:bookmarkStart w:id="965" w:name="_Ref452620072"/>
      <w:bookmarkStart w:id="966" w:name="_Ref452620076"/>
      <w:r>
        <w:t>The Thursday Theotokia</w:t>
      </w:r>
      <w:bookmarkEnd w:id="963"/>
      <w:bookmarkEnd w:id="964"/>
      <w:bookmarkEnd w:id="965"/>
      <w:bookmarkEnd w:id="966"/>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67" w:name="_Toc298681317"/>
      <w:r>
        <w:t>Part One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697C8177" w:rsidR="00E35F1F" w:rsidRPr="007425E1" w:rsidRDefault="00E1284B" w:rsidP="00E35F1F">
            <w:pPr>
              <w:pStyle w:val="EngHang"/>
            </w:pPr>
            <w:r>
              <w:t>From</w:t>
            </w:r>
            <w:r w:rsidR="00E35F1F" w:rsidRPr="007425E1">
              <w:t xml:space="preserve">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68"/>
            <w:r w:rsidRPr="007425E1">
              <w:t>virgin</w:t>
            </w:r>
            <w:commentRangeEnd w:id="968"/>
            <w:r>
              <w:rPr>
                <w:rStyle w:val="CommentReference"/>
                <w:rFonts w:ascii="Times New Roman" w:eastAsiaTheme="minorHAnsi" w:hAnsi="Times New Roman" w:cstheme="minorBidi"/>
                <w:color w:val="auto"/>
              </w:rPr>
              <w:commentReference w:id="968"/>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41BC357A" w:rsidR="00E35F1F" w:rsidRPr="007425E1" w:rsidRDefault="00E35F1F" w:rsidP="00E35F1F">
            <w:pPr>
              <w:pStyle w:val="EngHang"/>
            </w:pPr>
            <w:r w:rsidRPr="007425E1">
              <w:t xml:space="preserve">But He is </w:t>
            </w:r>
            <w:r>
              <w:t>God in truth</w:t>
            </w:r>
            <w:r w:rsidR="00E1284B">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69" w:name="_Toc298681318"/>
      <w:r>
        <w:t>Part Two</w:t>
      </w:r>
      <w:bookmarkEnd w:id="9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6E4FB175" w:rsidR="00E35F1F" w:rsidRDefault="00E35F1F" w:rsidP="00E35F1F">
            <w:pPr>
              <w:pStyle w:val="EngHang"/>
            </w:pPr>
            <w:r>
              <w:t>Mary</w:t>
            </w:r>
            <w:r w:rsidR="00E1284B">
              <w:t>,</w:t>
            </w:r>
            <w:r>
              <w:t xml:space="preserve">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70"/>
            <w:r>
              <w:t>abolished</w:t>
            </w:r>
            <w:commentRangeEnd w:id="970"/>
            <w:r>
              <w:rPr>
                <w:rStyle w:val="CommentReference"/>
                <w:rFonts w:ascii="Times New Roman" w:eastAsiaTheme="minorHAnsi" w:hAnsi="Times New Roman" w:cstheme="minorBidi"/>
                <w:color w:val="auto"/>
              </w:rPr>
              <w:commentReference w:id="970"/>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216A5FA9" w:rsidR="00E35F1F" w:rsidRPr="007425E1" w:rsidRDefault="00E35F1F" w:rsidP="00E35F1F">
            <w:pPr>
              <w:pStyle w:val="EngHang"/>
            </w:pPr>
            <w:r w:rsidRPr="007425E1">
              <w:t xml:space="preserve">But He is </w:t>
            </w:r>
            <w:r>
              <w:t>God in truth</w:t>
            </w:r>
            <w:r w:rsidR="00E1284B">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71" w:name="_Toc298681319"/>
      <w:r>
        <w:t>Part Three</w:t>
      </w:r>
      <w:bookmarkEnd w:id="9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16"/>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428D91F5" w:rsidR="00E35F1F" w:rsidRPr="007425E1" w:rsidRDefault="00E35F1F" w:rsidP="00E35F1F">
            <w:pPr>
              <w:pStyle w:val="EngHang"/>
            </w:pPr>
            <w:r w:rsidRPr="007425E1">
              <w:t>The Good Lover of Mankind, Saviour of our souls,</w:t>
            </w:r>
            <w:r w:rsidR="00E1284B">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6D8FE313" w:rsidR="00E35F1F" w:rsidRPr="007425E1" w:rsidRDefault="00E35F1F" w:rsidP="00E35F1F">
            <w:pPr>
              <w:pStyle w:val="EngHang"/>
            </w:pPr>
            <w:r w:rsidRPr="007425E1">
              <w:t xml:space="preserve">But He is </w:t>
            </w:r>
            <w:r>
              <w:t>God in truth</w:t>
            </w:r>
            <w:r w:rsidR="00E1284B">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72" w:name="_Toc298681320"/>
      <w:r>
        <w:t>Part Four</w:t>
      </w:r>
      <w:bookmarkEnd w:id="9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41E8DE77" w:rsidR="00E35F1F" w:rsidRDefault="00E35F1F" w:rsidP="00E1284B">
            <w:pPr>
              <w:pStyle w:val="EngHangEnd"/>
            </w:pPr>
            <w:r w:rsidRPr="007425E1">
              <w:t>As the angel witnessed</w:t>
            </w:r>
            <w:r>
              <w:rPr>
                <w:rStyle w:val="CommentReference"/>
              </w:rPr>
              <w:commentReference w:id="973"/>
            </w:r>
            <w:r w:rsidR="00E1284B">
              <w:t>:</w:t>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74"/>
            <w:r>
              <w:t xml:space="preserve">appeared </w:t>
            </w:r>
            <w:commentRangeEnd w:id="974"/>
            <w:r>
              <w:rPr>
                <w:rStyle w:val="CommentReference"/>
                <w:rFonts w:ascii="Times New Roman" w:eastAsiaTheme="minorHAnsi" w:hAnsi="Times New Roman" w:cstheme="minorBidi"/>
                <w:color w:val="auto"/>
              </w:rPr>
              <w:commentReference w:id="974"/>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0860D554" w:rsidR="00E35F1F" w:rsidRPr="007425E1" w:rsidRDefault="00DD4438" w:rsidP="00E35F1F">
            <w:pPr>
              <w:pStyle w:val="EngHang"/>
            </w:pPr>
            <w:r>
              <w:t>Which being</w:t>
            </w:r>
            <w:r w:rsidR="00E35F1F" w:rsidRPr="007425E1">
              <w:t xml:space="preserve"> interpreted</w:t>
            </w:r>
            <w:r>
              <w:t xml:space="preserve"> is</w:t>
            </w:r>
            <w:r w:rsidR="00E35F1F" w:rsidRPr="007425E1">
              <w:t>,</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75"/>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76"/>
            <w:r w:rsidRPr="007425E1">
              <w:t>strength</w:t>
            </w:r>
            <w:commentRangeEnd w:id="976"/>
            <w:r>
              <w:rPr>
                <w:rStyle w:val="CommentReference"/>
                <w:rFonts w:ascii="Times New Roman" w:eastAsiaTheme="minorHAnsi" w:hAnsi="Times New Roman" w:cstheme="minorBidi"/>
                <w:color w:val="auto"/>
              </w:rPr>
              <w:commentReference w:id="976"/>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77"/>
            <w:r>
              <w:t>N</w:t>
            </w:r>
            <w:r w:rsidRPr="007425E1">
              <w:t xml:space="preserve">ow </w:t>
            </w:r>
            <w:commentRangeEnd w:id="977"/>
            <w:r>
              <w:rPr>
                <w:rStyle w:val="CommentReference"/>
                <w:rFonts w:ascii="Times New Roman" w:eastAsiaTheme="minorHAnsi" w:hAnsi="Times New Roman" w:cstheme="minorBidi"/>
                <w:color w:val="auto"/>
              </w:rPr>
              <w:commentReference w:id="977"/>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528F857F" w:rsidR="00E35F1F" w:rsidRPr="007425E1" w:rsidRDefault="00E35F1F" w:rsidP="00E35F1F">
            <w:pPr>
              <w:pStyle w:val="EngHang"/>
            </w:pPr>
            <w:r w:rsidRPr="007425E1">
              <w:t xml:space="preserve">But He is </w:t>
            </w:r>
            <w:r>
              <w:t>God in truth</w:t>
            </w:r>
            <w:r w:rsidR="00DD4438">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78" w:name="_Toc298681321"/>
      <w:r>
        <w:t>Part Five</w:t>
      </w:r>
      <w:bookmarkEnd w:id="9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79"/>
            <w:r>
              <w:t>Theotokos</w:t>
            </w:r>
            <w:commentRangeEnd w:id="979"/>
            <w:r>
              <w:rPr>
                <w:rStyle w:val="CommentReference"/>
                <w:rFonts w:ascii="Times New Roman" w:eastAsiaTheme="minorHAnsi" w:hAnsi="Times New Roman" w:cstheme="minorBidi"/>
                <w:color w:val="auto"/>
              </w:rPr>
              <w:commentReference w:id="979"/>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80"/>
            <w:r>
              <w:t xml:space="preserve">of </w:t>
            </w:r>
            <w:commentRangeEnd w:id="980"/>
            <w:r>
              <w:rPr>
                <w:rStyle w:val="CommentReference"/>
                <w:rFonts w:ascii="Times New Roman" w:eastAsiaTheme="minorHAnsi" w:hAnsi="Times New Roman" w:cstheme="minorBidi"/>
                <w:color w:val="auto"/>
              </w:rPr>
              <w:commentReference w:id="980"/>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4E6D4478" w:rsidR="00E35F1F" w:rsidRPr="007425E1" w:rsidRDefault="00E35F1F" w:rsidP="00E35F1F">
            <w:pPr>
              <w:pStyle w:val="EngHang"/>
            </w:pPr>
            <w:r w:rsidRPr="007425E1">
              <w:t xml:space="preserve">But He is </w:t>
            </w:r>
            <w:r>
              <w:t>God in truth</w:t>
            </w:r>
            <w:r w:rsidR="00CB6832">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81" w:name="_Toc298681322"/>
      <w:r>
        <w:t>Part Six</w:t>
      </w:r>
      <w:bookmarkEnd w:id="9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82"/>
            <w:r>
              <w:t xml:space="preserve">The </w:t>
            </w:r>
            <w:commentRangeEnd w:id="982"/>
            <w:r>
              <w:rPr>
                <w:rStyle w:val="CommentReference"/>
                <w:rFonts w:ascii="Times New Roman" w:eastAsiaTheme="minorHAnsi" w:hAnsi="Times New Roman" w:cstheme="minorBidi"/>
                <w:color w:val="auto"/>
              </w:rPr>
              <w:commentReference w:id="982"/>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2424864A" w:rsidR="00E35F1F" w:rsidRPr="007425E1" w:rsidRDefault="00E35F1F" w:rsidP="00E35F1F">
            <w:pPr>
              <w:pStyle w:val="EngHang"/>
            </w:pPr>
            <w:r w:rsidRPr="007425E1">
              <w:t xml:space="preserve">In various and </w:t>
            </w:r>
            <w:r w:rsidR="00CB6832">
              <w:t>diverse</w:t>
            </w:r>
            <w:r w:rsidRPr="007425E1">
              <w:t xml:space="preserve"> types,</w:t>
            </w:r>
          </w:p>
          <w:p w14:paraId="4E793D6D" w14:textId="33B178C9" w:rsidR="00E35F1F" w:rsidRDefault="00E35F1F" w:rsidP="00E35F1F">
            <w:pPr>
              <w:pStyle w:val="EngHangEnd"/>
            </w:pPr>
            <w:r w:rsidRPr="007425E1">
              <w:t xml:space="preserve">That He </w:t>
            </w:r>
            <w:commentRangeStart w:id="983"/>
            <w:r>
              <w:t>would</w:t>
            </w:r>
            <w:r w:rsidRPr="007425E1">
              <w:t xml:space="preserve"> </w:t>
            </w:r>
            <w:commentRangeEnd w:id="983"/>
            <w:r>
              <w:rPr>
                <w:rStyle w:val="CommentReference"/>
              </w:rPr>
              <w:commentReference w:id="983"/>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4E6C65C2" w:rsidR="00E35F1F" w:rsidRPr="007425E1" w:rsidRDefault="00CB6832" w:rsidP="00E35F1F">
            <w:pPr>
              <w:pStyle w:val="EngHang"/>
            </w:pPr>
            <w:r>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35D7F15F" w:rsidR="00E35F1F" w:rsidRPr="007425E1" w:rsidRDefault="00E35F1F" w:rsidP="00E35F1F">
            <w:pPr>
              <w:pStyle w:val="EngHang"/>
            </w:pPr>
            <w:r w:rsidRPr="007425E1">
              <w:t xml:space="preserve">But He is </w:t>
            </w:r>
            <w:r>
              <w:t>God in truth</w:t>
            </w:r>
            <w:r w:rsidR="00CB6832">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84" w:name="_Toc298681323"/>
      <w:r>
        <w:t>Part Seven</w:t>
      </w:r>
      <w:bookmarkEnd w:id="9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85"/>
            <w:r>
              <w:t>David</w:t>
            </w:r>
            <w:commentRangeEnd w:id="985"/>
            <w:r>
              <w:rPr>
                <w:rStyle w:val="CommentReference"/>
                <w:rFonts w:ascii="Times New Roman" w:eastAsiaTheme="minorHAnsi" w:hAnsi="Times New Roman" w:cstheme="minorBidi"/>
                <w:color w:val="auto"/>
              </w:rPr>
              <w:commentReference w:id="985"/>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86"/>
            <w:r w:rsidRPr="00E03CD4">
              <w:t xml:space="preserve">deemed </w:t>
            </w:r>
            <w:commentRangeEnd w:id="986"/>
            <w:r>
              <w:rPr>
                <w:rStyle w:val="CommentReference"/>
                <w:rFonts w:ascii="Times New Roman" w:eastAsiaTheme="minorHAnsi" w:hAnsi="Times New Roman" w:cstheme="minorBidi"/>
                <w:color w:val="auto"/>
              </w:rPr>
              <w:commentReference w:id="986"/>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lastRenderedPageBreak/>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5E8F104C" w:rsidR="00E35F1F" w:rsidRPr="007425E1" w:rsidRDefault="00E35F1F" w:rsidP="00E35F1F">
            <w:pPr>
              <w:pStyle w:val="EngHang"/>
            </w:pPr>
            <w:r w:rsidRPr="007425E1">
              <w:t xml:space="preserve">But He is </w:t>
            </w:r>
            <w:r>
              <w:t>God in truth</w:t>
            </w:r>
            <w:r w:rsidR="00CB6832">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87" w:name="_Toc298681324"/>
      <w:r>
        <w:t>Part Eight</w:t>
      </w:r>
      <w:bookmarkEnd w:id="9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88"/>
            <w:r>
              <w:t>heaven</w:t>
            </w:r>
            <w:r w:rsidRPr="007425E1">
              <w:t xml:space="preserve"> </w:t>
            </w:r>
            <w:commentRangeEnd w:id="988"/>
            <w:r>
              <w:rPr>
                <w:rStyle w:val="CommentReference"/>
                <w:rFonts w:ascii="Times New Roman" w:eastAsiaTheme="minorHAnsi" w:hAnsi="Times New Roman" w:cstheme="minorBidi"/>
                <w:color w:val="auto"/>
              </w:rPr>
              <w:commentReference w:id="988"/>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lastRenderedPageBreak/>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5ABD1831" w:rsidR="00E35F1F" w:rsidRPr="007425E1" w:rsidRDefault="00E35F1F" w:rsidP="00E35F1F">
            <w:pPr>
              <w:pStyle w:val="EngHang"/>
            </w:pPr>
            <w:r w:rsidRPr="007425E1">
              <w:t xml:space="preserve">But He is </w:t>
            </w:r>
            <w:r>
              <w:t>God in truth</w:t>
            </w:r>
            <w:r w:rsidR="00CB6832">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89" w:name="_Toc298681325"/>
      <w:r>
        <w:t>Part Nine</w:t>
      </w:r>
      <w:bookmarkEnd w:id="9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90"/>
            <w:r w:rsidRPr="007425E1">
              <w:t>Rises</w:t>
            </w:r>
            <w:commentRangeEnd w:id="990"/>
            <w:r>
              <w:rPr>
                <w:rStyle w:val="CommentReference"/>
              </w:rPr>
              <w:commentReference w:id="990"/>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lastRenderedPageBreak/>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9DC6542" w:rsidR="00E35F1F" w:rsidRPr="007425E1" w:rsidRDefault="00E35F1F" w:rsidP="00E35F1F">
            <w:pPr>
              <w:pStyle w:val="EngHang"/>
            </w:pPr>
            <w:r w:rsidRPr="007425E1">
              <w:t xml:space="preserve">But He is </w:t>
            </w:r>
            <w:r>
              <w:t>God in truth</w:t>
            </w:r>
            <w:r w:rsidR="00CB6832">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91" w:name="_Toc298681326"/>
      <w:bookmarkStart w:id="992" w:name="_Toc308441932"/>
      <w:r>
        <w:t xml:space="preserve">The </w:t>
      </w:r>
      <w:r w:rsidRPr="007C4181">
        <w:t>Crown</w:t>
      </w:r>
      <w:bookmarkEnd w:id="991"/>
      <w:bookmarkEnd w:id="992"/>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93"/>
            <w:r w:rsidRPr="007425E1">
              <w:t>destroyed</w:t>
            </w:r>
            <w:commentRangeEnd w:id="993"/>
            <w:r>
              <w:rPr>
                <w:rStyle w:val="CommentReference"/>
                <w:rFonts w:ascii="Times New Roman" w:eastAsiaTheme="minorHAnsi" w:hAnsi="Times New Roman" w:cstheme="minorBidi"/>
                <w:color w:val="auto"/>
              </w:rPr>
              <w:commentReference w:id="993"/>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17"/>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18AA1B1F"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E2EAC">
        <w:rPr>
          <w:noProof/>
        </w:rPr>
        <w:t>541</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94" w:name="_Toc298681327"/>
      <w:bookmarkStart w:id="995" w:name="_Toc308441933"/>
      <w:bookmarkStart w:id="996" w:name="_Toc485884436"/>
      <w:r>
        <w:lastRenderedPageBreak/>
        <w:t>Friday</w:t>
      </w:r>
      <w:bookmarkEnd w:id="994"/>
      <w:bookmarkEnd w:id="995"/>
      <w:bookmarkEnd w:id="996"/>
    </w:p>
    <w:p w14:paraId="05EA9798" w14:textId="77777777" w:rsidR="00E35F1F" w:rsidRDefault="00E35F1F" w:rsidP="00E35F1F">
      <w:pPr>
        <w:pStyle w:val="Heading3"/>
      </w:pPr>
      <w:bookmarkStart w:id="997" w:name="_Toc298681328"/>
      <w:bookmarkStart w:id="998" w:name="_Toc308441934"/>
      <w:bookmarkStart w:id="999" w:name="_Ref452620428"/>
      <w:bookmarkStart w:id="1000" w:name="_Ref452620435"/>
      <w:r>
        <w:t>The Psali Batos for Friday</w:t>
      </w:r>
      <w:bookmarkEnd w:id="997"/>
      <w:bookmarkEnd w:id="998"/>
      <w:bookmarkEnd w:id="999"/>
      <w:bookmarkEnd w:id="1000"/>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52"/>
        <w:gridCol w:w="36"/>
        <w:gridCol w:w="3960"/>
        <w:gridCol w:w="288"/>
        <w:gridCol w:w="288"/>
        <w:gridCol w:w="3960"/>
      </w:tblGrid>
      <w:tr w:rsidR="00E35F1F" w14:paraId="0C1FD102" w14:textId="77777777" w:rsidTr="00E35F1F">
        <w:trPr>
          <w:cantSplit/>
          <w:jc w:val="center"/>
        </w:trPr>
        <w:tc>
          <w:tcPr>
            <w:tcW w:w="288" w:type="dxa"/>
            <w:gridSpan w:val="2"/>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gridSpan w:val="2"/>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1001"/>
            <w:r w:rsidRPr="007425E1">
              <w:t>servants</w:t>
            </w:r>
            <w:commentRangeEnd w:id="1001"/>
            <w:r>
              <w:rPr>
                <w:rStyle w:val="CommentReference"/>
                <w:rFonts w:ascii="Times New Roman" w:eastAsiaTheme="minorHAnsi" w:hAnsi="Times New Roman" w:cstheme="minorBidi"/>
                <w:color w:val="auto"/>
              </w:rPr>
              <w:commentReference w:id="1001"/>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1002"/>
            <w:r w:rsidRPr="007425E1">
              <w:t>To escape the face of the bows.</w:t>
            </w:r>
            <w:commentRangeEnd w:id="1002"/>
            <w:r>
              <w:rPr>
                <w:rStyle w:val="CommentReference"/>
              </w:rPr>
              <w:commentReference w:id="1002"/>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gridSpan w:val="2"/>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2A29E0">
        <w:trPr>
          <w:cantSplit/>
          <w:jc w:val="center"/>
        </w:trPr>
        <w:tc>
          <w:tcPr>
            <w:tcW w:w="252" w:type="dxa"/>
          </w:tcPr>
          <w:p w14:paraId="0383C9BC" w14:textId="77777777" w:rsidR="00E35F1F" w:rsidRDefault="00E35F1F" w:rsidP="00E35F1F">
            <w:pPr>
              <w:pStyle w:val="CopticCross"/>
            </w:pPr>
            <w:r w:rsidRPr="00FB5ACB">
              <w:t>¿</w:t>
            </w:r>
          </w:p>
        </w:tc>
        <w:tc>
          <w:tcPr>
            <w:tcW w:w="3996" w:type="dxa"/>
            <w:gridSpan w:val="2"/>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gridSpan w:val="2"/>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1003"/>
            <w:r w:rsidRPr="00FA5B8C">
              <w:t>ⲉⲑⲣⲟⲩⲱ̀ϣⲉⲙ ⲛ̀ⲧ̀ϫⲟⲙ ⲛ̀ⲧⲉ ⲡⲓⲭ̀ⲣⲱⲙ</w:t>
            </w:r>
            <w:commentRangeEnd w:id="1003"/>
            <w:r>
              <w:rPr>
                <w:rStyle w:val="CommentReference"/>
                <w:rFonts w:ascii="Garamond" w:hAnsi="Garamond" w:cstheme="minorBidi"/>
                <w:noProof w:val="0"/>
                <w:lang w:val="en-CA"/>
              </w:rPr>
              <w:commentReference w:id="1003"/>
            </w:r>
          </w:p>
        </w:tc>
      </w:tr>
      <w:tr w:rsidR="00E35F1F" w14:paraId="23EA4D34" w14:textId="77777777" w:rsidTr="00E35F1F">
        <w:trPr>
          <w:cantSplit/>
          <w:jc w:val="center"/>
        </w:trPr>
        <w:tc>
          <w:tcPr>
            <w:tcW w:w="288" w:type="dxa"/>
            <w:gridSpan w:val="2"/>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gridSpan w:val="2"/>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gridSpan w:val="2"/>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gridSpan w:val="2"/>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gridSpan w:val="2"/>
          </w:tcPr>
          <w:p w14:paraId="1B101F82" w14:textId="77777777" w:rsidR="00E35F1F" w:rsidRDefault="00E35F1F" w:rsidP="00E35F1F">
            <w:pPr>
              <w:pStyle w:val="CopticCross"/>
            </w:pPr>
          </w:p>
        </w:tc>
        <w:tc>
          <w:tcPr>
            <w:tcW w:w="3960" w:type="dxa"/>
          </w:tcPr>
          <w:p w14:paraId="54956CD5" w14:textId="04C1A0FF" w:rsidR="00E35F1F" w:rsidRPr="007425E1" w:rsidRDefault="00E35F1F" w:rsidP="00E35F1F">
            <w:pPr>
              <w:pStyle w:val="EngHang"/>
            </w:pPr>
            <w:r w:rsidRPr="007425E1">
              <w:t>Blessed is the man</w:t>
            </w:r>
            <w:r w:rsidR="00D65FD4">
              <w:t xml:space="preserve"> who puts</w:t>
            </w:r>
          </w:p>
          <w:p w14:paraId="037D0079" w14:textId="1E5506DB" w:rsidR="00E35F1F" w:rsidRPr="007425E1" w:rsidRDefault="00D65FD4" w:rsidP="00E35F1F">
            <w:pPr>
              <w:pStyle w:val="EngHang"/>
            </w:pPr>
            <w:r>
              <w:t>This life, full of suffering</w:t>
            </w:r>
            <w:r w:rsidR="00E35F1F" w:rsidRPr="007425E1">
              <w:t>,</w:t>
            </w:r>
          </w:p>
          <w:p w14:paraId="6D87D44E" w14:textId="742E29ED" w:rsidR="00E35F1F" w:rsidRPr="007425E1" w:rsidRDefault="00E35F1F" w:rsidP="00E35F1F">
            <w:pPr>
              <w:pStyle w:val="EngHang"/>
            </w:pPr>
            <w:r>
              <w:t>With</w:t>
            </w:r>
            <w:r w:rsidRPr="007425E1">
              <w:t xml:space="preserve"> its </w:t>
            </w:r>
            <w:r w:rsidR="00D65FD4">
              <w:t>cares that kill the soul</w:t>
            </w:r>
            <w:r w:rsidRPr="007425E1">
              <w:t>,</w:t>
            </w:r>
          </w:p>
          <w:p w14:paraId="0EE8B6F0" w14:textId="16A94B7F" w:rsidR="00E35F1F" w:rsidRDefault="00D65FD4" w:rsidP="00E35F1F">
            <w:pPr>
              <w:pStyle w:val="EngHangEnd"/>
            </w:pPr>
            <w:r>
              <w:t>Behind himself</w:t>
            </w:r>
            <w:r w:rsidR="00CF15BA">
              <w:t>,</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gridSpan w:val="2"/>
          </w:tcPr>
          <w:p w14:paraId="775F25AA" w14:textId="77777777" w:rsidR="00E35F1F" w:rsidRDefault="00E35F1F" w:rsidP="00E35F1F">
            <w:pPr>
              <w:pStyle w:val="CopticCross"/>
            </w:pPr>
            <w:r w:rsidRPr="00FB5ACB">
              <w:t>¿</w:t>
            </w:r>
          </w:p>
        </w:tc>
        <w:tc>
          <w:tcPr>
            <w:tcW w:w="3960" w:type="dxa"/>
          </w:tcPr>
          <w:p w14:paraId="1834E113" w14:textId="60B93C23" w:rsidR="00E35F1F" w:rsidRPr="007425E1" w:rsidRDefault="00D65FD4" w:rsidP="00E35F1F">
            <w:pPr>
              <w:pStyle w:val="EngHang"/>
            </w:pPr>
            <w:r>
              <w:t>H</w:t>
            </w:r>
            <w:r w:rsidR="00E35F1F" w:rsidRPr="007425E1">
              <w:t>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8CB3093" w:rsidR="00E35F1F" w:rsidRPr="007425E1" w:rsidRDefault="00D65FD4" w:rsidP="00E35F1F">
            <w:pPr>
              <w:pStyle w:val="EngHang"/>
            </w:pPr>
            <w:r>
              <w:t>And</w:t>
            </w:r>
            <w:r w:rsidR="00E35F1F" w:rsidRPr="007425E1">
              <w:t xml:space="preserve"> his heart,</w:t>
            </w:r>
            <w:r w:rsidR="00E35F1F">
              <w:t xml:space="preserve"> </w:t>
            </w:r>
            <w:r>
              <w:t>t</w:t>
            </w:r>
            <w:r w:rsidR="00E35F1F" w:rsidRPr="007425E1">
              <w:t>o the Name of Salvation</w:t>
            </w:r>
            <w:r w:rsidR="00E35F1F">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gridSpan w:val="2"/>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1004" w:name="_Toc298681329"/>
      <w:bookmarkStart w:id="1005" w:name="_Toc308441935"/>
      <w:r w:rsidRPr="00FD2E69">
        <w:lastRenderedPageBreak/>
        <w:t xml:space="preserve">The Conclusion of the </w:t>
      </w:r>
      <w:r>
        <w:t>Batos</w:t>
      </w:r>
      <w:r w:rsidRPr="00FD2E69">
        <w:t xml:space="preserve"> Psali</w:t>
      </w:r>
      <w:bookmarkEnd w:id="1004"/>
      <w:bookmarkEnd w:id="10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1006" w:name="_Toc298681330"/>
      <w:bookmarkStart w:id="1007" w:name="_Toc308441936"/>
      <w:bookmarkStart w:id="1008" w:name="_Ref452620452"/>
      <w:bookmarkStart w:id="1009" w:name="_Ref452620455"/>
      <w:r>
        <w:t>The Friday Theotokia</w:t>
      </w:r>
      <w:bookmarkEnd w:id="1006"/>
      <w:bookmarkEnd w:id="1007"/>
      <w:bookmarkEnd w:id="1008"/>
      <w:bookmarkEnd w:id="1009"/>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1010" w:name="_Toc298681331"/>
      <w:r>
        <w:t>Part One</w:t>
      </w:r>
      <w:bookmarkEnd w:id="1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1011"/>
            <w:r>
              <w:t>the fruit of your womb</w:t>
            </w:r>
            <w:commentRangeEnd w:id="1011"/>
            <w:r>
              <w:rPr>
                <w:rStyle w:val="CommentReference"/>
                <w:rFonts w:ascii="Times New Roman" w:eastAsiaTheme="minorHAnsi" w:hAnsi="Times New Roman" w:cstheme="minorBidi"/>
                <w:color w:val="auto"/>
              </w:rPr>
              <w:commentReference w:id="1011"/>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1012" w:name="_Toc298681332"/>
      <w:r>
        <w:lastRenderedPageBreak/>
        <w:t>Part Two</w:t>
      </w:r>
      <w:bookmarkEnd w:id="10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1013"/>
            <w:r>
              <w:t xml:space="preserve">incarnate </w:t>
            </w:r>
            <w:commentRangeEnd w:id="1013"/>
            <w:r>
              <w:rPr>
                <w:rStyle w:val="CommentReference"/>
                <w:rFonts w:ascii="Times New Roman" w:eastAsiaTheme="minorHAnsi" w:hAnsi="Times New Roman" w:cstheme="minorBidi"/>
                <w:color w:val="auto"/>
              </w:rPr>
              <w:commentReference w:id="1013"/>
            </w:r>
            <w:r>
              <w:t>of you</w:t>
            </w:r>
          </w:p>
          <w:p w14:paraId="37CEFF53" w14:textId="698D4A4F" w:rsidR="00E35F1F" w:rsidRDefault="00E35F1F" w:rsidP="00E35F1F">
            <w:pPr>
              <w:pStyle w:val="EngHang"/>
            </w:pPr>
            <w:r>
              <w:t>To unite us to Him</w:t>
            </w:r>
            <w:r w:rsidR="00D65FD4">
              <w:t>self</w:t>
            </w:r>
            <w:r>
              <w:t>,</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1014" w:name="_Toc298681333"/>
      <w:r>
        <w:t>Part Three</w:t>
      </w:r>
      <w:bookmarkEnd w:id="10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55898DBC" w:rsidR="00E35F1F" w:rsidRPr="007425E1" w:rsidRDefault="00E35F1F" w:rsidP="00E35F1F">
            <w:pPr>
              <w:pStyle w:val="EngHang"/>
            </w:pPr>
            <w:r w:rsidRPr="007425E1">
              <w:t>O Virgin</w:t>
            </w:r>
            <w:r w:rsidR="00D65FD4">
              <w:t xml:space="preserve"> </w:t>
            </w:r>
            <w:r w:rsidRPr="007425E1">
              <w:t>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5DDDB7FF" w:rsidR="00E35F1F" w:rsidRPr="007425E1" w:rsidRDefault="00D65FD4" w:rsidP="00E35F1F">
            <w:pPr>
              <w:pStyle w:val="EngHang"/>
            </w:pPr>
            <w:r>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1015" w:name="_Toc298681334"/>
      <w:r>
        <w:t>Part Four</w:t>
      </w:r>
      <w:bookmarkEnd w:id="10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1016" w:name="_Toc298681335"/>
      <w:r>
        <w:t>Part Five</w:t>
      </w:r>
      <w:bookmarkEnd w:id="1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1017" w:name="_Toc298681336"/>
      <w:r>
        <w:lastRenderedPageBreak/>
        <w:t>Part Six</w:t>
      </w:r>
      <w:bookmarkEnd w:id="1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1018" w:name="_Toc298681337"/>
      <w:r>
        <w:t>Part Seven</w:t>
      </w:r>
      <w:bookmarkEnd w:id="10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1019"/>
            <w:r>
              <w:t>temple</w:t>
            </w:r>
            <w:commentRangeEnd w:id="1019"/>
            <w:r>
              <w:rPr>
                <w:rStyle w:val="CommentReference"/>
                <w:rFonts w:ascii="Times New Roman" w:eastAsiaTheme="minorHAnsi" w:hAnsi="Times New Roman" w:cstheme="minorBidi"/>
                <w:color w:val="auto"/>
              </w:rPr>
              <w:commentReference w:id="1019"/>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1020" w:name="_Toc298681338"/>
      <w:bookmarkStart w:id="1021" w:name="_Toc308441937"/>
      <w:r>
        <w:lastRenderedPageBreak/>
        <w:t>The Crown</w:t>
      </w:r>
      <w:bookmarkEnd w:id="1020"/>
      <w:bookmarkEnd w:id="1021"/>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22"/>
            <w:r w:rsidRPr="00F0646D">
              <w:t xml:space="preserve">Infinite </w:t>
            </w:r>
            <w:commentRangeEnd w:id="1022"/>
            <w:r>
              <w:rPr>
                <w:rStyle w:val="CommentReference"/>
                <w:rFonts w:ascii="Times New Roman" w:eastAsiaTheme="minorHAnsi" w:hAnsi="Times New Roman" w:cstheme="minorBidi"/>
                <w:color w:val="auto"/>
              </w:rPr>
              <w:commentReference w:id="1022"/>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23"/>
            <w:r w:rsidRPr="007425E1">
              <w:t>hook</w:t>
            </w:r>
            <w:commentRangeEnd w:id="1023"/>
            <w:r>
              <w:rPr>
                <w:rStyle w:val="CommentReference"/>
                <w:rFonts w:ascii="Times New Roman" w:eastAsiaTheme="minorHAnsi" w:hAnsi="Times New Roman" w:cstheme="minorBidi"/>
                <w:color w:val="auto"/>
              </w:rPr>
              <w:commentReference w:id="1023"/>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24"/>
            <w:r w:rsidRPr="007425E1">
              <w:t xml:space="preserve">Teaching </w:t>
            </w:r>
            <w:commentRangeEnd w:id="1024"/>
            <w:r>
              <w:rPr>
                <w:rStyle w:val="CommentReference"/>
                <w:rFonts w:ascii="Times New Roman" w:eastAsiaTheme="minorHAnsi" w:hAnsi="Times New Roman" w:cstheme="minorBidi"/>
                <w:color w:val="auto"/>
              </w:rPr>
              <w:commentReference w:id="1024"/>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25"/>
            <w:r w:rsidRPr="007425E1">
              <w:t>a cause</w:t>
            </w:r>
            <w:r>
              <w:t xml:space="preserve"> for us</w:t>
            </w:r>
            <w:r w:rsidRPr="007425E1">
              <w:t>,</w:t>
            </w:r>
            <w:commentRangeEnd w:id="1025"/>
            <w:r>
              <w:rPr>
                <w:rStyle w:val="CommentReference"/>
                <w:rFonts w:ascii="Times New Roman" w:eastAsiaTheme="minorHAnsi" w:hAnsi="Times New Roman" w:cstheme="minorBidi"/>
                <w:color w:val="auto"/>
              </w:rPr>
              <w:commentReference w:id="1025"/>
            </w:r>
          </w:p>
          <w:p w14:paraId="18A8A756" w14:textId="77777777" w:rsidR="00E35F1F" w:rsidRDefault="00E35F1F" w:rsidP="00E35F1F">
            <w:pPr>
              <w:pStyle w:val="EngHangEnd"/>
            </w:pPr>
            <w:r w:rsidRPr="007425E1">
              <w:t xml:space="preserve">To ascend the </w:t>
            </w:r>
            <w:commentRangeStart w:id="1026"/>
            <w:r w:rsidRPr="007425E1">
              <w:t xml:space="preserve">path </w:t>
            </w:r>
            <w:commentRangeEnd w:id="1026"/>
            <w:r>
              <w:rPr>
                <w:rStyle w:val="CommentReference"/>
                <w:rFonts w:ascii="Times New Roman" w:eastAsiaTheme="minorHAnsi" w:hAnsi="Times New Roman" w:cstheme="minorBidi"/>
                <w:color w:val="auto"/>
              </w:rPr>
              <w:commentReference w:id="1026"/>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2A26910E" w:rsidR="00E35F1F" w:rsidRPr="007425E1" w:rsidRDefault="000A2994" w:rsidP="00E35F1F">
            <w:pPr>
              <w:pStyle w:val="EngHang"/>
            </w:pPr>
            <w:r>
              <w:t>Which</w:t>
            </w:r>
            <w:r w:rsidR="00E35F1F" w:rsidRPr="007425E1">
              <w:t xml:space="preserve"> the righteous look </w:t>
            </w:r>
            <w:r w:rsidR="00E35F1F">
              <w:t>towards</w:t>
            </w:r>
            <w:r w:rsidR="00E35F1F">
              <w:rPr>
                <w:rStyle w:val="CommentReference"/>
                <w:rFonts w:ascii="Times New Roman" w:eastAsiaTheme="minorHAnsi" w:hAnsi="Times New Roman" w:cstheme="minorBidi"/>
                <w:color w:val="auto"/>
              </w:rPr>
              <w:commentReference w:id="1027"/>
            </w:r>
            <w:r w:rsidR="00E35F1F">
              <w:t>,</w:t>
            </w:r>
          </w:p>
          <w:p w14:paraId="51E3C73A" w14:textId="77777777" w:rsidR="00E35F1F" w:rsidRDefault="00E35F1F" w:rsidP="00E35F1F">
            <w:pPr>
              <w:pStyle w:val="EngHangEnd"/>
            </w:pPr>
            <w:r>
              <w:t>With</w:t>
            </w:r>
            <w:r w:rsidRPr="007425E1">
              <w:t xml:space="preserve"> joy and </w:t>
            </w:r>
            <w:commentRangeStart w:id="1028"/>
            <w:r w:rsidRPr="007425E1">
              <w:t>rejoicing</w:t>
            </w:r>
            <w:commentRangeEnd w:id="1028"/>
            <w:r>
              <w:rPr>
                <w:rStyle w:val="CommentReference"/>
                <w:rFonts w:ascii="Times New Roman" w:eastAsiaTheme="minorHAnsi" w:hAnsi="Times New Roman" w:cstheme="minorBidi"/>
                <w:color w:val="auto"/>
              </w:rPr>
              <w:commentReference w:id="1028"/>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1DF598F6"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E2EAC">
        <w:rPr>
          <w:noProof/>
        </w:rPr>
        <w:t>541</w:t>
      </w:r>
      <w:r>
        <w:fldChar w:fldCharType="end"/>
      </w:r>
      <w:r>
        <w:t>.</w:t>
      </w:r>
    </w:p>
    <w:p w14:paraId="38557AE9" w14:textId="77777777" w:rsidR="00E35F1F" w:rsidRDefault="00E35F1F" w:rsidP="00E35F1F">
      <w:pPr>
        <w:pStyle w:val="Heading2"/>
      </w:pPr>
      <w:bookmarkStart w:id="1029" w:name="_Toc298681339"/>
      <w:bookmarkStart w:id="1030" w:name="_Toc308441938"/>
      <w:bookmarkStart w:id="1031" w:name="_Toc485884437"/>
      <w:r>
        <w:lastRenderedPageBreak/>
        <w:t>Saturday</w:t>
      </w:r>
      <w:bookmarkEnd w:id="1029"/>
      <w:bookmarkEnd w:id="1030"/>
      <w:bookmarkEnd w:id="1031"/>
    </w:p>
    <w:p w14:paraId="425920E6" w14:textId="77777777" w:rsidR="00E35F1F" w:rsidRDefault="00E35F1F" w:rsidP="00E35F1F">
      <w:pPr>
        <w:pStyle w:val="Heading3"/>
      </w:pPr>
      <w:bookmarkStart w:id="1032" w:name="_Toc298681340"/>
      <w:bookmarkStart w:id="1033" w:name="_Toc308441939"/>
      <w:bookmarkStart w:id="1034" w:name="_Ref452620561"/>
      <w:bookmarkStart w:id="1035" w:name="_Ref452620564"/>
      <w:r>
        <w:t>The Saturday Psali Batos</w:t>
      </w:r>
      <w:bookmarkEnd w:id="1032"/>
      <w:bookmarkEnd w:id="1033"/>
      <w:bookmarkEnd w:id="1034"/>
      <w:bookmarkEnd w:id="1035"/>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62974E4E" w14:textId="0684B8C8" w:rsidR="00E35F1F" w:rsidRPr="000A2994" w:rsidRDefault="000A2994" w:rsidP="000A2994">
            <w:pPr>
              <w:pStyle w:val="EngHang"/>
              <w:rPr>
                <w:rFonts w:eastAsiaTheme="minorHAnsi"/>
              </w:rPr>
            </w:pPr>
            <w:r>
              <w:rPr>
                <w:rFonts w:eastAsiaTheme="minorHAnsi"/>
              </w:rPr>
              <w:t>O my Good Saviour.</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1F1AB3D3" w14:textId="7FB7DDD2" w:rsidR="00E35F1F" w:rsidRDefault="00E35F1F" w:rsidP="000A2994">
            <w:pPr>
              <w:pStyle w:val="EngHangEnd"/>
            </w:pPr>
            <w:r w:rsidRPr="003B0313">
              <w:rPr>
                <w:rFonts w:eastAsiaTheme="minorHAnsi"/>
              </w:rPr>
              <w:t>O my Good Saviour.</w:t>
            </w:r>
            <w:r w:rsidR="000A2994">
              <w:t xml:space="preserve"> </w:t>
            </w: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36"/>
            <w:r w:rsidRPr="007425E1">
              <w:rPr>
                <w:rFonts w:eastAsiaTheme="minorHAnsi"/>
              </w:rPr>
              <w:t xml:space="preserve">All </w:t>
            </w:r>
            <w:commentRangeEnd w:id="1036"/>
            <w:r>
              <w:rPr>
                <w:rStyle w:val="CommentReference"/>
                <w:rFonts w:ascii="Times New Roman" w:eastAsiaTheme="minorHAnsi" w:hAnsi="Times New Roman" w:cstheme="minorBidi"/>
                <w:color w:val="auto"/>
              </w:rPr>
              <w:commentReference w:id="1036"/>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lastRenderedPageBreak/>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37"/>
            <w:r w:rsidRPr="007425E1">
              <w:rPr>
                <w:rFonts w:eastAsiaTheme="minorHAnsi"/>
              </w:rPr>
              <w:t>every</w:t>
            </w:r>
            <w:r>
              <w:rPr>
                <w:rFonts w:eastAsiaTheme="minorHAnsi"/>
              </w:rPr>
              <w:t xml:space="preserve"> </w:t>
            </w:r>
            <w:r w:rsidRPr="007425E1">
              <w:rPr>
                <w:rFonts w:eastAsiaTheme="minorHAnsi"/>
              </w:rPr>
              <w:t>day</w:t>
            </w:r>
            <w:commentRangeEnd w:id="1037"/>
            <w:r>
              <w:rPr>
                <w:rStyle w:val="CommentReference"/>
                <w:rFonts w:ascii="Times New Roman" w:eastAsiaTheme="minorHAnsi" w:hAnsi="Times New Roman" w:cstheme="minorBidi"/>
                <w:color w:val="auto"/>
              </w:rPr>
              <w:commentReference w:id="1037"/>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38"/>
            <w:r>
              <w:rPr>
                <w:rFonts w:eastAsiaTheme="minorHAnsi"/>
              </w:rPr>
              <w:t>ecstasy</w:t>
            </w:r>
            <w:commentRangeEnd w:id="1038"/>
            <w:r>
              <w:rPr>
                <w:rStyle w:val="CommentReference"/>
                <w:rFonts w:ascii="Times New Roman" w:eastAsiaTheme="minorHAnsi" w:hAnsi="Times New Roman" w:cstheme="minorBidi"/>
                <w:color w:val="auto"/>
              </w:rPr>
              <w:commentReference w:id="1038"/>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39"/>
            <w:r w:rsidRPr="007425E1">
              <w:rPr>
                <w:color w:val="000000"/>
              </w:rPr>
              <w:t xml:space="preserve">glory </w:t>
            </w:r>
            <w:commentRangeEnd w:id="1039"/>
            <w:r>
              <w:rPr>
                <w:rStyle w:val="CommentReference"/>
              </w:rPr>
              <w:commentReference w:id="1039"/>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40"/>
            <w:r>
              <w:rPr>
                <w:rFonts w:eastAsiaTheme="minorHAnsi"/>
              </w:rPr>
              <w:t xml:space="preserve">From </w:t>
            </w:r>
            <w:commentRangeEnd w:id="1040"/>
            <w:r>
              <w:rPr>
                <w:rStyle w:val="CommentReference"/>
                <w:rFonts w:ascii="Times New Roman" w:eastAsiaTheme="minorHAnsi" w:hAnsi="Times New Roman" w:cstheme="minorBidi"/>
                <w:color w:val="auto"/>
              </w:rPr>
              <w:commentReference w:id="1040"/>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41"/>
            <w:r>
              <w:rPr>
                <w:rFonts w:eastAsiaTheme="minorHAnsi"/>
              </w:rPr>
              <w:t>prophet</w:t>
            </w:r>
            <w:commentRangeEnd w:id="1041"/>
            <w:r>
              <w:rPr>
                <w:rStyle w:val="CommentReference"/>
                <w:rFonts w:ascii="Times New Roman" w:eastAsiaTheme="minorHAnsi" w:hAnsi="Times New Roman" w:cstheme="minorBidi"/>
                <w:color w:val="auto"/>
              </w:rPr>
              <w:commentReference w:id="1041"/>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42"/>
            <w:r w:rsidRPr="007425E1">
              <w:rPr>
                <w:rFonts w:eastAsiaTheme="minorHAnsi"/>
              </w:rPr>
              <w:t>everyone</w:t>
            </w:r>
            <w:commentRangeEnd w:id="1042"/>
            <w:r>
              <w:rPr>
                <w:rStyle w:val="CommentReference"/>
                <w:rFonts w:ascii="Times New Roman" w:eastAsiaTheme="minorHAnsi" w:hAnsi="Times New Roman" w:cstheme="minorBidi"/>
                <w:color w:val="auto"/>
              </w:rPr>
              <w:commentReference w:id="1042"/>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lastRenderedPageBreak/>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43"/>
            <w:r>
              <w:rPr>
                <w:rFonts w:eastAsiaTheme="minorHAnsi"/>
              </w:rPr>
              <w:t xml:space="preserve">never </w:t>
            </w:r>
            <w:commentRangeEnd w:id="1043"/>
            <w:r>
              <w:rPr>
                <w:rStyle w:val="CommentReference"/>
                <w:rFonts w:ascii="Times New Roman" w:eastAsiaTheme="minorHAnsi" w:hAnsi="Times New Roman" w:cstheme="minorBidi"/>
                <w:color w:val="auto"/>
              </w:rPr>
              <w:commentReference w:id="1043"/>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44"/>
            <w:r w:rsidRPr="007425E1">
              <w:rPr>
                <w:rFonts w:eastAsiaTheme="minorHAnsi"/>
              </w:rPr>
              <w:t xml:space="preserve">and </w:t>
            </w:r>
            <w:commentRangeEnd w:id="1044"/>
            <w:r>
              <w:rPr>
                <w:rStyle w:val="CommentReference"/>
                <w:rFonts w:ascii="Times New Roman" w:eastAsiaTheme="minorHAnsi" w:hAnsi="Times New Roman" w:cstheme="minorBidi"/>
                <w:color w:val="auto"/>
              </w:rPr>
              <w:commentReference w:id="1044"/>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45"/>
            <w:r w:rsidRPr="007425E1">
              <w:rPr>
                <w:rFonts w:eastAsiaTheme="minorHAnsi"/>
              </w:rPr>
              <w:t xml:space="preserve">praises </w:t>
            </w:r>
            <w:commentRangeEnd w:id="1045"/>
            <w:r>
              <w:rPr>
                <w:rStyle w:val="CommentReference"/>
                <w:rFonts w:ascii="Times New Roman" w:eastAsiaTheme="minorHAnsi" w:hAnsi="Times New Roman" w:cstheme="minorBidi"/>
                <w:color w:val="auto"/>
              </w:rPr>
              <w:commentReference w:id="1045"/>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46"/>
            <w:r w:rsidRPr="007425E1">
              <w:rPr>
                <w:rFonts w:eastAsiaTheme="minorHAnsi"/>
              </w:rPr>
              <w:t>blessing</w:t>
            </w:r>
            <w:commentRangeEnd w:id="1046"/>
            <w:r>
              <w:rPr>
                <w:rStyle w:val="CommentReference"/>
                <w:rFonts w:ascii="Times New Roman" w:eastAsiaTheme="minorHAnsi" w:hAnsi="Times New Roman" w:cstheme="minorBidi"/>
                <w:color w:val="auto"/>
              </w:rPr>
              <w:commentReference w:id="1046"/>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47"/>
            <w:r w:rsidRPr="007425E1">
              <w:rPr>
                <w:rFonts w:eastAsiaTheme="minorHAnsi"/>
              </w:rPr>
              <w:t xml:space="preserve">we'll </w:t>
            </w:r>
            <w:commentRangeEnd w:id="1047"/>
            <w:r>
              <w:rPr>
                <w:rStyle w:val="CommentReference"/>
                <w:rFonts w:ascii="Times New Roman" w:eastAsiaTheme="minorHAnsi" w:hAnsi="Times New Roman" w:cstheme="minorBidi"/>
                <w:color w:val="auto"/>
              </w:rPr>
              <w:commentReference w:id="1047"/>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48"/>
            <w:r w:rsidRPr="007425E1">
              <w:rPr>
                <w:rFonts w:eastAsiaTheme="minorHAnsi"/>
              </w:rPr>
              <w:t xml:space="preserve">perfect </w:t>
            </w:r>
            <w:commentRangeEnd w:id="1048"/>
            <w:r>
              <w:rPr>
                <w:rStyle w:val="CommentReference"/>
                <w:rFonts w:ascii="Times New Roman" w:eastAsiaTheme="minorHAnsi" w:hAnsi="Times New Roman" w:cstheme="minorBidi"/>
                <w:color w:val="auto"/>
              </w:rPr>
              <w:commentReference w:id="1048"/>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49" w:name="_Toc298681341"/>
      <w:bookmarkStart w:id="1050" w:name="_Toc308441940"/>
      <w:r w:rsidRPr="00FD2E69">
        <w:lastRenderedPageBreak/>
        <w:t xml:space="preserve">The Conclusion of the </w:t>
      </w:r>
      <w:r>
        <w:t>Batos</w:t>
      </w:r>
      <w:r w:rsidRPr="00FD2E69">
        <w:t xml:space="preserve"> Psali</w:t>
      </w:r>
      <w:bookmarkEnd w:id="1049"/>
      <w:bookmarkEnd w:id="10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51"/>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51"/>
            <w:r>
              <w:rPr>
                <w:rStyle w:val="CommentReference"/>
                <w:rFonts w:ascii="Garamond" w:hAnsi="Garamond" w:cstheme="minorBidi"/>
                <w:noProof w:val="0"/>
                <w:lang w:val="en-CA"/>
              </w:rPr>
              <w:commentReference w:id="1051"/>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52" w:name="_Toc298681342"/>
      <w:bookmarkStart w:id="1053" w:name="_Toc308441941"/>
      <w:bookmarkStart w:id="1054" w:name="_Ref452620570"/>
      <w:bookmarkStart w:id="1055" w:name="_Ref452620573"/>
      <w:r>
        <w:t>The Saturday Theotokia</w:t>
      </w:r>
      <w:bookmarkEnd w:id="1052"/>
      <w:bookmarkEnd w:id="1053"/>
      <w:bookmarkEnd w:id="1054"/>
      <w:bookmarkEnd w:id="1055"/>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56" w:name="_Toc298681343"/>
      <w:r>
        <w:t>Part One</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1846B535"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found grace.</w:t>
            </w:r>
          </w:p>
          <w:p w14:paraId="7FD61EB7" w14:textId="78825ACA" w:rsidR="00E35F1F" w:rsidRPr="007425E1" w:rsidRDefault="006128E9" w:rsidP="00E35F1F">
            <w:pPr>
              <w:pStyle w:val="EngHang"/>
              <w:rPr>
                <w:rFonts w:eastAsiaTheme="minorHAnsi"/>
              </w:rPr>
            </w:pPr>
            <w:r>
              <w:rPr>
                <w:rFonts w:eastAsiaTheme="minorHAnsi"/>
              </w:rPr>
              <w:t xml:space="preserve">Rejoice O you who </w:t>
            </w:r>
            <w:r w:rsidR="00172D7B">
              <w:rPr>
                <w:rFonts w:eastAsiaTheme="minorHAnsi"/>
              </w:rPr>
              <w:t>has</w:t>
            </w:r>
            <w:r w:rsidR="00E35F1F" w:rsidRPr="007425E1">
              <w:rPr>
                <w:rFonts w:eastAsiaTheme="minorHAnsi"/>
              </w:rPr>
              <w:t xml:space="preserve"> born</w:t>
            </w:r>
            <w:r w:rsidR="00172D7B">
              <w:rPr>
                <w:rFonts w:eastAsiaTheme="minorHAnsi"/>
              </w:rPr>
              <w:t>e</w:t>
            </w:r>
            <w:r w:rsidR="00E35F1F" w:rsidRPr="007425E1">
              <w:rPr>
                <w:rFonts w:eastAsiaTheme="minorHAnsi"/>
              </w:rPr>
              <w:t xml:space="preserve">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57" w:name="_Toc298681344"/>
      <w:r w:rsidRPr="00D24FE1">
        <w:lastRenderedPageBreak/>
        <w:t>Part</w:t>
      </w:r>
      <w:r>
        <w:t xml:space="preserve"> Two</w:t>
      </w:r>
      <w:bookmarkEnd w:id="10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58"/>
            <w:r w:rsidRPr="007425E1">
              <w:rPr>
                <w:rFonts w:eastAsiaTheme="minorHAnsi"/>
              </w:rPr>
              <w:t xml:space="preserve">honour </w:t>
            </w:r>
            <w:commentRangeEnd w:id="1058"/>
            <w:r>
              <w:rPr>
                <w:rStyle w:val="CommentReference"/>
                <w:rFonts w:ascii="Times New Roman" w:eastAsiaTheme="minorHAnsi" w:hAnsi="Times New Roman" w:cstheme="minorBidi"/>
                <w:color w:val="auto"/>
              </w:rPr>
              <w:commentReference w:id="1058"/>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59"/>
            <w:r w:rsidRPr="007425E1">
              <w:rPr>
                <w:rFonts w:eastAsiaTheme="minorHAnsi"/>
              </w:rPr>
              <w:t xml:space="preserve">prudent </w:t>
            </w:r>
            <w:commentRangeEnd w:id="1059"/>
            <w:r>
              <w:rPr>
                <w:rStyle w:val="CommentReference"/>
                <w:rFonts w:ascii="Times New Roman" w:eastAsiaTheme="minorHAnsi" w:hAnsi="Times New Roman" w:cstheme="minorBidi"/>
                <w:color w:val="auto"/>
              </w:rPr>
              <w:commentReference w:id="1059"/>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40BB662C"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3E226D1" w14:textId="6AE22B9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60" w:name="_Toc298681345"/>
      <w:r>
        <w:t>Part Three</w:t>
      </w:r>
      <w:bookmarkEnd w:id="10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61"/>
            <w:r w:rsidRPr="007425E1">
              <w:rPr>
                <w:rFonts w:eastAsiaTheme="minorHAnsi"/>
              </w:rPr>
              <w:t>bride</w:t>
            </w:r>
            <w:commentRangeEnd w:id="1061"/>
            <w:r>
              <w:rPr>
                <w:rStyle w:val="CommentReference"/>
                <w:rFonts w:ascii="Times New Roman" w:eastAsiaTheme="minorHAnsi" w:hAnsi="Times New Roman" w:cstheme="minorBidi"/>
                <w:color w:val="auto"/>
              </w:rPr>
              <w:commentReference w:id="1061"/>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62"/>
            <w:r w:rsidRPr="007425E1">
              <w:rPr>
                <w:rFonts w:eastAsiaTheme="minorHAnsi"/>
              </w:rPr>
              <w:t xml:space="preserve">rue </w:t>
            </w:r>
            <w:commentRangeEnd w:id="1062"/>
            <w:r>
              <w:rPr>
                <w:rStyle w:val="CommentReference"/>
                <w:rFonts w:ascii="Times New Roman" w:eastAsiaTheme="minorHAnsi" w:hAnsi="Times New Roman" w:cstheme="minorBidi"/>
                <w:color w:val="auto"/>
              </w:rPr>
              <w:commentReference w:id="1062"/>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63"/>
            <w:r w:rsidRPr="007425E1">
              <w:rPr>
                <w:rFonts w:eastAsiaTheme="minorHAnsi"/>
              </w:rPr>
              <w:t xml:space="preserve">ed </w:t>
            </w:r>
            <w:commentRangeEnd w:id="1063"/>
            <w:r>
              <w:rPr>
                <w:rStyle w:val="CommentReference"/>
                <w:rFonts w:ascii="Times New Roman" w:eastAsiaTheme="minorHAnsi" w:hAnsi="Times New Roman" w:cstheme="minorBidi"/>
                <w:color w:val="auto"/>
              </w:rPr>
              <w:commentReference w:id="1063"/>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5B56F454"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2AC3DC7" w14:textId="58A81EA0"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64" w:name="_Toc298681346"/>
      <w:r w:rsidRPr="00D24FE1">
        <w:lastRenderedPageBreak/>
        <w:t>Part</w:t>
      </w:r>
      <w:r>
        <w:t xml:space="preserve"> Four</w:t>
      </w:r>
      <w:bookmarkEnd w:id="10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215FD186" w:rsidR="00E35F1F" w:rsidRDefault="00E35F1F" w:rsidP="00E35F1F">
            <w:pPr>
              <w:pStyle w:val="EngHang"/>
              <w:rPr>
                <w:rFonts w:eastAsiaTheme="minorHAnsi"/>
              </w:rPr>
            </w:pPr>
            <w:r>
              <w:rPr>
                <w:rFonts w:eastAsiaTheme="minorHAnsi"/>
              </w:rPr>
              <w:t xml:space="preserve">You have born </w:t>
            </w:r>
            <w:commentRangeStart w:id="1065"/>
            <w:r>
              <w:rPr>
                <w:rFonts w:eastAsiaTheme="minorHAnsi"/>
              </w:rPr>
              <w:t xml:space="preserve">unto </w:t>
            </w:r>
            <w:commentRangeEnd w:id="1065"/>
            <w:r>
              <w:rPr>
                <w:rStyle w:val="CommentReference"/>
                <w:rFonts w:ascii="Times New Roman" w:eastAsiaTheme="minorHAnsi" w:hAnsi="Times New Roman" w:cstheme="minorBidi"/>
                <w:color w:val="auto"/>
              </w:rPr>
              <w:commentReference w:id="1065"/>
            </w:r>
            <w:r w:rsidR="000A2994">
              <w:rPr>
                <w:rFonts w:eastAsiaTheme="minorHAnsi"/>
              </w:rPr>
              <w:t>us</w:t>
            </w:r>
            <w:r>
              <w:rPr>
                <w:rFonts w:eastAsiaTheme="minorHAnsi"/>
              </w:rPr>
              <w:t>, in the flesh</w:t>
            </w:r>
            <w:r w:rsidR="000A2994">
              <w:rPr>
                <w:rFonts w:eastAsiaTheme="minorHAnsi"/>
              </w:rPr>
              <w:t>,</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3EAB722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55689985" w14:textId="725A0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66" w:name="_Toc298681347"/>
      <w:r w:rsidRPr="00D24FE1">
        <w:t>Part</w:t>
      </w:r>
      <w:r>
        <w:t xml:space="preserve"> Five</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20B50CB"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75C6A760" w14:textId="13E346E9"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67" w:name="_Toc298681348"/>
      <w:r>
        <w:t>Part Six</w:t>
      </w:r>
      <w:bookmarkEnd w:id="1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t>¿</w:t>
            </w:r>
          </w:p>
        </w:tc>
        <w:tc>
          <w:tcPr>
            <w:tcW w:w="3960" w:type="dxa"/>
          </w:tcPr>
          <w:p w14:paraId="626A9E3B" w14:textId="77777777" w:rsidR="00E35F1F" w:rsidRPr="007425E1" w:rsidRDefault="00E35F1F" w:rsidP="00E35F1F">
            <w:pPr>
              <w:pStyle w:val="EngHang"/>
            </w:pPr>
            <w:r w:rsidRPr="007425E1">
              <w:t xml:space="preserve">Paradise </w:t>
            </w:r>
            <w:commentRangeStart w:id="1068"/>
            <w:r w:rsidRPr="007425E1">
              <w:t>rejoice</w:t>
            </w:r>
            <w:r>
              <w:t>d</w:t>
            </w:r>
            <w:commentRangeEnd w:id="1068"/>
            <w:r>
              <w:rPr>
                <w:rStyle w:val="CommentReference"/>
                <w:rFonts w:ascii="Times New Roman" w:eastAsiaTheme="minorHAnsi" w:hAnsi="Times New Roman" w:cstheme="minorBidi"/>
                <w:color w:val="auto"/>
              </w:rPr>
              <w:commentReference w:id="1068"/>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69"/>
            <w:r>
              <w:t>save</w:t>
            </w:r>
            <w:r w:rsidRPr="007425E1">
              <w:t xml:space="preserve"> </w:t>
            </w:r>
            <w:commentRangeEnd w:id="1069"/>
            <w:r>
              <w:rPr>
                <w:rStyle w:val="CommentReference"/>
              </w:rPr>
              <w:commentReference w:id="1069"/>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6615AC33"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1C12B93" w14:textId="1C1BECD7"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70" w:name="_Toc298681349"/>
      <w:r>
        <w:t>Part Seven</w:t>
      </w:r>
      <w:bookmarkEnd w:id="10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71"/>
            <w:r>
              <w:t>Paradoxically</w:t>
            </w:r>
            <w:commentRangeEnd w:id="1071"/>
            <w:r>
              <w:rPr>
                <w:rStyle w:val="CommentReference"/>
                <w:rFonts w:ascii="Times New Roman" w:eastAsiaTheme="minorHAnsi" w:hAnsi="Times New Roman" w:cstheme="minorBidi"/>
                <w:color w:val="auto"/>
              </w:rPr>
              <w:commentReference w:id="1071"/>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72"/>
            <w:r>
              <w:t xml:space="preserve">is </w:t>
            </w:r>
            <w:commentRangeEnd w:id="1072"/>
            <w:r>
              <w:rPr>
                <w:rStyle w:val="CommentReference"/>
                <w:rFonts w:ascii="Times New Roman" w:eastAsiaTheme="minorHAnsi" w:hAnsi="Times New Roman" w:cstheme="minorBidi"/>
                <w:color w:val="auto"/>
              </w:rPr>
              <w:commentReference w:id="1072"/>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4E9951B8"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0C6482BD" w14:textId="5CC65DFF"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73" w:name="_Toc298681350"/>
      <w:r>
        <w:t>Part Eight</w:t>
      </w:r>
      <w:bookmarkEnd w:id="10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74"/>
            <w:r w:rsidRPr="007425E1">
              <w:t>from all sides</w:t>
            </w:r>
            <w:commentRangeEnd w:id="1074"/>
            <w:r>
              <w:rPr>
                <w:rStyle w:val="CommentReference"/>
                <w:rFonts w:ascii="Times New Roman" w:eastAsiaTheme="minorHAnsi" w:hAnsi="Times New Roman" w:cstheme="minorBidi"/>
                <w:color w:val="auto"/>
              </w:rPr>
              <w:commentReference w:id="1074"/>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75"/>
            <w:r>
              <w:t>Saviour</w:t>
            </w:r>
            <w:commentRangeEnd w:id="1075"/>
            <w:r>
              <w:rPr>
                <w:rStyle w:val="CommentReference"/>
                <w:rFonts w:ascii="Times New Roman" w:eastAsiaTheme="minorHAnsi" w:hAnsi="Times New Roman" w:cstheme="minorBidi"/>
                <w:color w:val="auto"/>
              </w:rPr>
              <w:commentReference w:id="1075"/>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1F475956"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6B2F3492" w14:textId="040E6BF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76" w:name="_Toc298681351"/>
      <w:r>
        <w:t>Part Nine</w:t>
      </w:r>
      <w:bookmarkEnd w:id="10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77"/>
            <w:r>
              <w:t>compassion</w:t>
            </w:r>
            <w:commentRangeEnd w:id="1077"/>
            <w:r>
              <w:rPr>
                <w:rStyle w:val="CommentReference"/>
                <w:rFonts w:ascii="Times New Roman" w:eastAsiaTheme="minorHAnsi" w:hAnsi="Times New Roman" w:cstheme="minorBidi"/>
                <w:color w:val="auto"/>
              </w:rPr>
              <w:commentReference w:id="1077"/>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3990461D"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found grace.</w:t>
            </w:r>
          </w:p>
          <w:p w14:paraId="40D6DA7D" w14:textId="7944F89E" w:rsidR="006128E9" w:rsidRPr="007425E1" w:rsidRDefault="006128E9" w:rsidP="006128E9">
            <w:pPr>
              <w:pStyle w:val="EngHang"/>
              <w:rPr>
                <w:rFonts w:eastAsiaTheme="minorHAnsi"/>
              </w:rPr>
            </w:pPr>
            <w:r>
              <w:rPr>
                <w:rFonts w:eastAsiaTheme="minorHAnsi"/>
              </w:rPr>
              <w:t xml:space="preserve">Rejoice O you who </w:t>
            </w:r>
            <w:r w:rsidR="00172D7B">
              <w:rPr>
                <w:rFonts w:eastAsiaTheme="minorHAnsi"/>
              </w:rPr>
              <w:t>has</w:t>
            </w:r>
            <w:r w:rsidRPr="007425E1">
              <w:rPr>
                <w:rFonts w:eastAsiaTheme="minorHAnsi"/>
              </w:rPr>
              <w:t xml:space="preserve"> born</w:t>
            </w:r>
            <w:r w:rsidR="00172D7B">
              <w:rPr>
                <w:rFonts w:eastAsiaTheme="minorHAnsi"/>
              </w:rPr>
              <w:t>e</w:t>
            </w:r>
            <w:r w:rsidRPr="007425E1">
              <w:rPr>
                <w:rFonts w:eastAsiaTheme="minorHAnsi"/>
              </w:rPr>
              <w:t xml:space="preserve">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78" w:name="_Toc298681352"/>
      <w:bookmarkStart w:id="1079" w:name="_Toc308441942"/>
      <w:r>
        <w:lastRenderedPageBreak/>
        <w:t>The Crown Batos</w:t>
      </w:r>
      <w:bookmarkEnd w:id="1078"/>
      <w:bookmarkEnd w:id="1079"/>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80"/>
            <w:r>
              <w:t>Sanctuary</w:t>
            </w:r>
            <w:commentRangeEnd w:id="1080"/>
            <w:r>
              <w:rPr>
                <w:rStyle w:val="CommentReference"/>
                <w:rFonts w:ascii="Times New Roman" w:eastAsiaTheme="minorHAnsi" w:hAnsi="Times New Roman" w:cstheme="minorBidi"/>
                <w:color w:val="auto"/>
              </w:rPr>
              <w:commentReference w:id="1080"/>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81"/>
            <w:r>
              <w:t>lampstand</w:t>
            </w:r>
            <w:commentRangeEnd w:id="1081"/>
            <w:r>
              <w:rPr>
                <w:rStyle w:val="CommentReference"/>
                <w:rFonts w:ascii="Times New Roman" w:eastAsiaTheme="minorHAnsi" w:hAnsi="Times New Roman" w:cstheme="minorBidi"/>
                <w:color w:val="auto"/>
              </w:rPr>
              <w:commentReference w:id="1081"/>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8974A50" w:rsidR="00E35F1F" w:rsidRPr="007425E1" w:rsidRDefault="00E35F1F" w:rsidP="00E35F1F">
            <w:pPr>
              <w:pStyle w:val="EngHang"/>
            </w:pPr>
            <w:r w:rsidRPr="007425E1">
              <w:t>Because of you</w:t>
            </w:r>
            <w:r>
              <w:t xml:space="preserve"> </w:t>
            </w:r>
            <w:r w:rsidR="000A2994">
              <w:t xml:space="preserve">we also </w:t>
            </w:r>
            <w:r>
              <w:t>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82"/>
            <w:r>
              <w:t>Greeted</w:t>
            </w:r>
            <w:commentRangeEnd w:id="1082"/>
            <w:r>
              <w:rPr>
                <w:rStyle w:val="CommentReference"/>
                <w:rFonts w:ascii="Times New Roman" w:eastAsiaTheme="minorHAnsi" w:hAnsi="Times New Roman" w:cstheme="minorBidi"/>
                <w:color w:val="auto"/>
              </w:rPr>
              <w:commentReference w:id="1082"/>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83"/>
            <w:r w:rsidRPr="007425E1">
              <w:t xml:space="preserve">For </w:t>
            </w:r>
            <w:commentRangeEnd w:id="1083"/>
            <w:r>
              <w:rPr>
                <w:rStyle w:val="CommentReference"/>
                <w:rFonts w:ascii="Times New Roman" w:eastAsiaTheme="minorHAnsi" w:hAnsi="Times New Roman" w:cstheme="minorBidi"/>
                <w:color w:val="auto"/>
              </w:rPr>
              <w:commentReference w:id="1083"/>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84"/>
            <w:r>
              <w:t>coming</w:t>
            </w:r>
            <w:r w:rsidRPr="007425E1">
              <w:t xml:space="preserve"> </w:t>
            </w:r>
            <w:commentRangeEnd w:id="1084"/>
            <w:r>
              <w:rPr>
                <w:rStyle w:val="CommentReference"/>
                <w:rFonts w:ascii="Times New Roman" w:eastAsiaTheme="minorHAnsi" w:hAnsi="Times New Roman" w:cstheme="minorBidi"/>
                <w:color w:val="auto"/>
              </w:rPr>
              <w:commentReference w:id="1084"/>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85"/>
            <w:r w:rsidRPr="00582AD7">
              <w:t>ⲧⲉⲥⲱⲙⲁ</w:t>
            </w:r>
            <w:commentRangeEnd w:id="1085"/>
            <w:r>
              <w:rPr>
                <w:rStyle w:val="CommentReference"/>
                <w:rFonts w:ascii="Garamond" w:hAnsi="Garamond" w:cstheme="minorBidi"/>
                <w:noProof w:val="0"/>
                <w:lang w:val="en-CA"/>
              </w:rPr>
              <w:commentReference w:id="1085"/>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1C3387B8" w:rsidR="00E35F1F" w:rsidRDefault="000A2994" w:rsidP="00E35F1F">
            <w:pPr>
              <w:pStyle w:val="EngHang"/>
            </w:pPr>
            <w:r>
              <w:t>A feast, both s</w:t>
            </w:r>
            <w:r w:rsidR="00E35F1F" w:rsidRPr="007425E1">
              <w:t>piritual</w:t>
            </w:r>
            <w:r w:rsidR="00E35F1F">
              <w:rPr>
                <w:rStyle w:val="FootnoteReference"/>
                <w:rFonts w:eastAsiaTheme="majorEastAsia"/>
                <w:lang w:val="en-GB"/>
              </w:rPr>
              <w:t xml:space="preserve"> </w:t>
            </w:r>
          </w:p>
          <w:p w14:paraId="622934A3" w14:textId="4DEE1E05" w:rsidR="00E35F1F" w:rsidRPr="003B172A" w:rsidRDefault="00E35F1F" w:rsidP="00E35F1F">
            <w:pPr>
              <w:pStyle w:val="EngHang"/>
              <w:rPr>
                <w:vertAlign w:val="superscript"/>
                <w:lang w:val="en-GB"/>
              </w:rPr>
            </w:pPr>
            <w:r>
              <w:t>An</w:t>
            </w:r>
            <w:r w:rsidRPr="007425E1">
              <w:t>d prophetic</w:t>
            </w:r>
            <w:r w:rsidR="000A2994">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86"/>
            <w:r w:rsidRPr="007425E1">
              <w:t>you</w:t>
            </w:r>
            <w:commentRangeEnd w:id="1086"/>
            <w:r>
              <w:rPr>
                <w:rStyle w:val="CommentReference"/>
                <w:rFonts w:ascii="Times New Roman" w:eastAsiaTheme="minorHAnsi" w:hAnsi="Times New Roman" w:cstheme="minorBidi"/>
                <w:color w:val="auto"/>
              </w:rPr>
              <w:commentReference w:id="1086"/>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87" w:name="_Toc298681353"/>
      <w:bookmarkStart w:id="1088" w:name="_Toc308441943"/>
      <w:r>
        <w:lastRenderedPageBreak/>
        <w:t>The Second Crown Batos</w:t>
      </w:r>
      <w:bookmarkEnd w:id="1087"/>
      <w:bookmarkEnd w:id="1088"/>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89"/>
            <w:r>
              <w:t>evangelized</w:t>
            </w:r>
            <w:r w:rsidRPr="007425E1">
              <w:t xml:space="preserve"> </w:t>
            </w:r>
            <w:commentRangeEnd w:id="1089"/>
            <w:r>
              <w:rPr>
                <w:rStyle w:val="CommentReference"/>
                <w:rFonts w:ascii="Times New Roman" w:eastAsiaTheme="minorHAnsi" w:hAnsi="Times New Roman" w:cstheme="minorBidi"/>
                <w:color w:val="auto"/>
              </w:rPr>
              <w:commentReference w:id="1089"/>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90"/>
            <w:r w:rsidRPr="007425E1">
              <w:t>thereof</w:t>
            </w:r>
            <w:commentRangeEnd w:id="1090"/>
            <w:r>
              <w:rPr>
                <w:rStyle w:val="CommentReference"/>
                <w:rFonts w:ascii="Times New Roman" w:eastAsiaTheme="minorHAnsi" w:hAnsi="Times New Roman" w:cstheme="minorBidi"/>
                <w:color w:val="auto"/>
              </w:rPr>
              <w:commentReference w:id="1090"/>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4832ADF" w:rsidR="00E35F1F" w:rsidRDefault="00E35F1F" w:rsidP="00E35F1F">
            <w:pPr>
              <w:pStyle w:val="EngHang"/>
            </w:pPr>
            <w:r>
              <w:t xml:space="preserve">Eagerly I will </w:t>
            </w:r>
            <w:r w:rsidR="000A2994">
              <w:t>begin</w:t>
            </w:r>
          </w:p>
          <w:p w14:paraId="52E3E63D" w14:textId="77777777" w:rsidR="00E35F1F" w:rsidRDefault="00E35F1F" w:rsidP="00E35F1F">
            <w:pPr>
              <w:pStyle w:val="EngHang"/>
            </w:pPr>
            <w:r>
              <w:t>To move the instrument of my tongue,</w:t>
            </w:r>
          </w:p>
          <w:p w14:paraId="0C0495BE" w14:textId="4714F68A" w:rsidR="00E35F1F" w:rsidRDefault="00E35F1F" w:rsidP="00E35F1F">
            <w:pPr>
              <w:pStyle w:val="EngHang"/>
            </w:pPr>
            <w:r>
              <w:t>And sing of the honour of this Virgin</w:t>
            </w:r>
            <w:r w:rsidR="000A2994">
              <w:t>,</w:t>
            </w:r>
          </w:p>
          <w:p w14:paraId="26F15CDD" w14:textId="1BE1F03B" w:rsidR="00E35F1F" w:rsidRDefault="00E35F1F" w:rsidP="00E35F1F">
            <w:pPr>
              <w:pStyle w:val="EngHangEnd"/>
            </w:pPr>
            <w:r>
              <w:t>And</w:t>
            </w:r>
            <w:r w:rsidR="000A2994">
              <w:t xml:space="preserve"> of</w:t>
            </w:r>
            <w:r>
              <w:t xml:space="preserve">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91"/>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91"/>
            <w:r>
              <w:rPr>
                <w:rStyle w:val="CommentReference"/>
                <w:rFonts w:ascii="Garamond" w:hAnsi="Garamond" w:cstheme="minorBidi"/>
                <w:noProof w:val="0"/>
                <w:lang w:val="en-CA"/>
              </w:rPr>
              <w:commentReference w:id="1091"/>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18"/>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92" w:name="_Toc298681354"/>
      <w:bookmarkStart w:id="1093" w:name="_Ref299212102"/>
      <w:bookmarkStart w:id="1094" w:name="_Ref299212144"/>
      <w:bookmarkStart w:id="1095" w:name="_Ref299212161"/>
      <w:bookmarkStart w:id="1096" w:name="_Toc308441944"/>
      <w:bookmarkStart w:id="1097" w:name="_Ref452620758"/>
      <w:bookmarkStart w:id="1098" w:name="_Ref452620761"/>
      <w:bookmarkStart w:id="1099" w:name="_Toc485884438"/>
      <w:r>
        <w:lastRenderedPageBreak/>
        <w:t>The Ending of the Batos Theotokias</w:t>
      </w:r>
      <w:bookmarkEnd w:id="1092"/>
      <w:bookmarkEnd w:id="1093"/>
      <w:bookmarkEnd w:id="1094"/>
      <w:bookmarkEnd w:id="1095"/>
      <w:bookmarkEnd w:id="1096"/>
      <w:bookmarkEnd w:id="1097"/>
      <w:bookmarkEnd w:id="1098"/>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100"/>
            <w:r w:rsidRPr="007425E1">
              <w:rPr>
                <w:rFonts w:eastAsiaTheme="minorHAnsi"/>
              </w:rPr>
              <w:t>Awesome and full of glory</w:t>
            </w:r>
            <w:commentRangeEnd w:id="1100"/>
            <w:r>
              <w:rPr>
                <w:rStyle w:val="CommentReference"/>
                <w:rFonts w:ascii="Times New Roman" w:eastAsiaTheme="minorHAnsi" w:hAnsi="Times New Roman" w:cstheme="minorBidi"/>
                <w:color w:val="auto"/>
              </w:rPr>
              <w:commentReference w:id="1100"/>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101"/>
            <w:r w:rsidRPr="007425E1">
              <w:rPr>
                <w:rFonts w:eastAsiaTheme="minorHAnsi"/>
              </w:rPr>
              <w:t>works</w:t>
            </w:r>
            <w:commentRangeEnd w:id="1101"/>
            <w:r>
              <w:rPr>
                <w:rStyle w:val="CommentReference"/>
                <w:rFonts w:ascii="Times New Roman" w:eastAsiaTheme="minorHAnsi" w:hAnsi="Times New Roman" w:cstheme="minorBidi"/>
                <w:color w:val="auto"/>
              </w:rPr>
              <w:commentReference w:id="1101"/>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102"/>
            <w:r w:rsidRPr="00582AD7">
              <w:t>ϥ̀ⲛⲁϯ ⲙ̀ⲡⲓⲟⲩⲁⲓ</w:t>
            </w:r>
            <w:commentRangeEnd w:id="1102"/>
            <w:r>
              <w:rPr>
                <w:rStyle w:val="CommentReference"/>
                <w:rFonts w:ascii="Garamond" w:hAnsi="Garamond" w:cstheme="minorBidi"/>
                <w:noProof w:val="0"/>
                <w:lang w:val="en-CA"/>
              </w:rPr>
              <w:commentReference w:id="1102"/>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103"/>
            <w:r w:rsidRPr="007425E1">
              <w:rPr>
                <w:rFonts w:eastAsiaTheme="minorHAnsi"/>
              </w:rPr>
              <w:t xml:space="preserve">with </w:t>
            </w:r>
            <w:commentRangeEnd w:id="1103"/>
            <w:r>
              <w:rPr>
                <w:rStyle w:val="CommentReference"/>
                <w:rFonts w:ascii="Times New Roman" w:eastAsiaTheme="minorHAnsi" w:hAnsi="Times New Roman" w:cstheme="minorBidi"/>
                <w:color w:val="auto"/>
              </w:rPr>
              <w:commentReference w:id="1103"/>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104"/>
            <w:r w:rsidRPr="00582AD7">
              <w:t>ⲡⲁⲓ ⲉ̀ϩⲟⲟⲩ</w:t>
            </w:r>
            <w:commentRangeEnd w:id="1104"/>
            <w:r>
              <w:rPr>
                <w:rStyle w:val="CommentReference"/>
                <w:rFonts w:ascii="Garamond" w:hAnsi="Garamond" w:cstheme="minorBidi"/>
                <w:noProof w:val="0"/>
                <w:lang w:val="en-CA"/>
              </w:rPr>
              <w:commentReference w:id="1104"/>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105"/>
            <w:r w:rsidRPr="007425E1">
              <w:rPr>
                <w:rFonts w:eastAsiaTheme="minorHAnsi"/>
              </w:rPr>
              <w:t xml:space="preserve">bless </w:t>
            </w:r>
            <w:commentRangeEnd w:id="1105"/>
            <w:r>
              <w:rPr>
                <w:rStyle w:val="CommentReference"/>
                <w:rFonts w:ascii="Times New Roman" w:eastAsiaTheme="minorHAnsi" w:hAnsi="Times New Roman" w:cstheme="minorBidi"/>
                <w:color w:val="auto"/>
              </w:rPr>
              <w:commentReference w:id="1105"/>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18EDDD5F" w:rsidR="006869EE" w:rsidRPr="00D65F5D" w:rsidRDefault="00E35F1F" w:rsidP="00D65F5D">
      <w:r>
        <w:lastRenderedPageBreak/>
        <w:t xml:space="preserve">Continue to the Creed on page </w:t>
      </w:r>
      <w:r>
        <w:fldChar w:fldCharType="begin"/>
      </w:r>
      <w:r>
        <w:instrText xml:space="preserve"> PAGEREF _Ref299212181 \h </w:instrText>
      </w:r>
      <w:r>
        <w:fldChar w:fldCharType="separate"/>
      </w:r>
      <w:r w:rsidR="000E2EAC">
        <w:rPr>
          <w:noProof/>
        </w:rPr>
        <w:t>8</w:t>
      </w:r>
      <w:r>
        <w:fldChar w:fldCharType="end"/>
      </w:r>
      <w:r>
        <w:t>.</w:t>
      </w:r>
    </w:p>
    <w:p w14:paraId="38969E2B" w14:textId="77777777" w:rsidR="00E60591" w:rsidRDefault="00E60591" w:rsidP="00E60591">
      <w:pPr>
        <w:pStyle w:val="Heading1"/>
      </w:pPr>
      <w:bookmarkStart w:id="1106" w:name="_Toc485884439"/>
      <w:bookmarkStart w:id="1107" w:name="_Ref448227875"/>
      <w:bookmarkStart w:id="1108" w:name="_Ref448227880"/>
      <w:r>
        <w:lastRenderedPageBreak/>
        <w:t>Hymns for December and for Paschaltide</w:t>
      </w:r>
      <w:bookmarkStart w:id="1109" w:name="_Toc410196981"/>
      <w:bookmarkEnd w:id="1106"/>
    </w:p>
    <w:p w14:paraId="4F5248A6" w14:textId="50250DFE" w:rsidR="00E60591" w:rsidRDefault="00E60591" w:rsidP="00E60591">
      <w:pPr>
        <w:pStyle w:val="Heading2"/>
      </w:pPr>
      <w:bookmarkStart w:id="1110" w:name="_Toc485884440"/>
      <w:r>
        <w:lastRenderedPageBreak/>
        <w:t xml:space="preserve">Hymns for December or </w:t>
      </w:r>
      <w:r>
        <w:rPr>
          <w:rFonts w:ascii="FreeSerifAvvaShenouda" w:hAnsi="FreeSerifAvvaShenouda" w:cs="FreeSerifAvvaShenouda"/>
        </w:rPr>
        <w:t>Ⲕⲟⲓⲁϩⲕ</w:t>
      </w:r>
      <w:bookmarkEnd w:id="1109"/>
      <w:bookmarkEnd w:id="1110"/>
    </w:p>
    <w:p w14:paraId="22B9EC7C" w14:textId="77777777" w:rsidR="00E60591" w:rsidRDefault="00E60591" w:rsidP="00E60591">
      <w:pPr>
        <w:pStyle w:val="Heading3"/>
      </w:pPr>
      <w:bookmarkStart w:id="1111" w:name="_Toc479145646"/>
      <w:r>
        <w:t>The Order of 7/4</w:t>
      </w:r>
      <w:bookmarkEnd w:id="1111"/>
    </w:p>
    <w:p w14:paraId="51B22544" w14:textId="77777777" w:rsidR="00E60591" w:rsidRDefault="00E60591" w:rsidP="00E60591">
      <w:pPr>
        <w:pStyle w:val="Rubric"/>
      </w:pPr>
      <w:r>
        <w:t>During the month of December, of Koiak, there are additional hymns, especially in praise of the Virgin, as the Church prepares to celebrate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A4C81D6" w14:textId="77777777" w:rsidR="00E60591" w:rsidRDefault="00E60591" w:rsidP="00E60591">
      <w:pPr>
        <w:pStyle w:val="Rubric"/>
      </w:pPr>
      <w:r>
        <w:t>However, as a very modern practice, that is not universal, but is popular in some places, all seven days have been combined on Sundays as well. This is called the 7/4, since the hymns of all seven days are inserted amid the four Canticles. 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241DCA4E" w14:textId="467B651D" w:rsidR="00E60591" w:rsidRPr="005E37D0" w:rsidRDefault="00E60591" w:rsidP="00E60591">
      <w:pPr>
        <w:pStyle w:val="EngHang"/>
        <w:tabs>
          <w:tab w:val="right" w:leader="dot" w:pos="8370"/>
        </w:tabs>
      </w:pPr>
      <w:r w:rsidRPr="005E37D0">
        <w:fldChar w:fldCharType="begin"/>
      </w:r>
      <w:r w:rsidRPr="005E37D0">
        <w:instrText xml:space="preserve"> REF _Ref452619306 \h </w:instrText>
      </w:r>
      <w:r>
        <w:instrText xml:space="preserve"> \* MERGEFORMAT </w:instrText>
      </w:r>
      <w:r w:rsidRPr="005E37D0">
        <w:fldChar w:fldCharType="separate"/>
      </w:r>
      <w:r w:rsidR="000E2EAC">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E2EAC">
        <w:rPr>
          <w:noProof/>
        </w:rPr>
        <w:t>334</w:t>
      </w:r>
      <w:r w:rsidRPr="005E37D0">
        <w:fldChar w:fldCharType="end"/>
      </w:r>
    </w:p>
    <w:p w14:paraId="25E6EAD4" w14:textId="4E072362" w:rsidR="00E60591" w:rsidRPr="005E37D0" w:rsidRDefault="00E60591" w:rsidP="00E60591">
      <w:pPr>
        <w:pStyle w:val="EngHang"/>
        <w:tabs>
          <w:tab w:val="right" w:leader="dot" w:pos="8370"/>
        </w:tabs>
      </w:pPr>
      <w:r w:rsidRPr="005E37D0">
        <w:fldChar w:fldCharType="begin"/>
      </w:r>
      <w:r w:rsidRPr="005E37D0">
        <w:instrText xml:space="preserve"> REF _Ref411967565 \h </w:instrText>
      </w:r>
      <w:r>
        <w:instrText xml:space="preserve"> \* MERGEFORMAT </w:instrText>
      </w:r>
      <w:r w:rsidRPr="005E37D0">
        <w:fldChar w:fldCharType="separate"/>
      </w:r>
      <w:r w:rsidR="000E2EAC">
        <w:t>Psalm</w:t>
      </w:r>
      <w:r w:rsidR="000E2EAC" w:rsidRPr="00AB1781">
        <w:t xml:space="preserve"> 50</w:t>
      </w:r>
      <w:r w:rsidR="000E2EAC">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E2EAC">
        <w:rPr>
          <w:noProof/>
        </w:rPr>
        <w:t>163</w:t>
      </w:r>
      <w:r w:rsidRPr="005E37D0">
        <w:fldChar w:fldCharType="end"/>
      </w:r>
    </w:p>
    <w:p w14:paraId="26CB8E59" w14:textId="0BF9E1BD" w:rsidR="00E60591" w:rsidRPr="005E37D0" w:rsidRDefault="00E60591" w:rsidP="00E60591">
      <w:pPr>
        <w:pStyle w:val="EngHang"/>
        <w:tabs>
          <w:tab w:val="right" w:leader="dot" w:pos="8370"/>
        </w:tabs>
      </w:pPr>
      <w:r w:rsidRPr="005E37D0">
        <w:fldChar w:fldCharType="begin"/>
      </w:r>
      <w:r w:rsidRPr="005E37D0">
        <w:instrText xml:space="preserve"> REF _Ref452619365 \h </w:instrText>
      </w:r>
      <w:r>
        <w:instrText xml:space="preserve"> \* MERGEFORMAT </w:instrText>
      </w:r>
      <w:r w:rsidRPr="005E37D0">
        <w:fldChar w:fldCharType="separate"/>
      </w:r>
      <w:r w:rsidR="000E2EAC">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E2EAC">
        <w:rPr>
          <w:noProof/>
        </w:rPr>
        <w:t>337</w:t>
      </w:r>
      <w:r w:rsidRPr="005E37D0">
        <w:fldChar w:fldCharType="end"/>
      </w:r>
    </w:p>
    <w:p w14:paraId="6A20C32C" w14:textId="1EC3D2E8" w:rsidR="00E60591" w:rsidRPr="005E37D0" w:rsidRDefault="00E60591" w:rsidP="00E60591">
      <w:pPr>
        <w:pStyle w:val="EngHang"/>
        <w:tabs>
          <w:tab w:val="right" w:leader="dot" w:pos="8370"/>
        </w:tabs>
      </w:pPr>
      <w:r w:rsidRPr="005E37D0">
        <w:fldChar w:fldCharType="begin"/>
      </w:r>
      <w:r w:rsidRPr="005E37D0">
        <w:instrText xml:space="preserve"> REF _Ref452619392 \h </w:instrText>
      </w:r>
      <w:r>
        <w:instrText xml:space="preserve"> \* MERGEFORMAT </w:instrText>
      </w:r>
      <w:r w:rsidRPr="005E37D0">
        <w:fldChar w:fldCharType="separate"/>
      </w:r>
      <w:r w:rsidR="000E2EAC">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E2EAC">
        <w:rPr>
          <w:noProof/>
        </w:rPr>
        <w:t>547</w:t>
      </w:r>
      <w:r w:rsidRPr="005E37D0">
        <w:fldChar w:fldCharType="end"/>
      </w:r>
    </w:p>
    <w:p w14:paraId="05EC5CD5" w14:textId="5A531962" w:rsidR="00E60591" w:rsidRPr="005E37D0" w:rsidRDefault="00E60591" w:rsidP="00E60591">
      <w:pPr>
        <w:pStyle w:val="EngHang"/>
        <w:tabs>
          <w:tab w:val="right" w:leader="dot" w:pos="8370"/>
        </w:tabs>
      </w:pPr>
      <w:r w:rsidRPr="005E37D0">
        <w:fldChar w:fldCharType="begin"/>
      </w:r>
      <w:r w:rsidRPr="005E37D0">
        <w:instrText xml:space="preserve"> REF _Ref452619413 \h </w:instrText>
      </w:r>
      <w:r>
        <w:instrText xml:space="preserve"> \* MERGEFORMAT </w:instrText>
      </w:r>
      <w:r w:rsidRPr="005E37D0">
        <w:fldChar w:fldCharType="separate"/>
      </w:r>
      <w:r w:rsidR="000E2EAC">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E2EAC">
        <w:rPr>
          <w:noProof/>
        </w:rPr>
        <w:t>555</w:t>
      </w:r>
      <w:r w:rsidRPr="005E37D0">
        <w:fldChar w:fldCharType="end"/>
      </w:r>
    </w:p>
    <w:p w14:paraId="57B215CB" w14:textId="4517A952" w:rsidR="00E60591" w:rsidRPr="005E37D0" w:rsidRDefault="00E60591" w:rsidP="00E60591">
      <w:pPr>
        <w:pStyle w:val="EngHang"/>
        <w:tabs>
          <w:tab w:val="right" w:leader="dot" w:pos="8370"/>
        </w:tabs>
      </w:pPr>
      <w:r w:rsidRPr="005E37D0">
        <w:fldChar w:fldCharType="begin"/>
      </w:r>
      <w:r w:rsidRPr="005E37D0">
        <w:instrText xml:space="preserve"> REF _Ref452619450 \h </w:instrText>
      </w:r>
      <w:r>
        <w:instrText xml:space="preserve"> \* MERGEFORMAT </w:instrText>
      </w:r>
      <w:r w:rsidRPr="005E37D0">
        <w:fldChar w:fldCharType="separate"/>
      </w:r>
      <w:r w:rsidR="000E2EAC">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E2EAC">
        <w:rPr>
          <w:noProof/>
        </w:rPr>
        <w:t>341</w:t>
      </w:r>
      <w:r w:rsidRPr="005E37D0">
        <w:fldChar w:fldCharType="end"/>
      </w:r>
    </w:p>
    <w:p w14:paraId="65FAF259" w14:textId="66E18646" w:rsidR="00E60591" w:rsidRPr="005E37D0" w:rsidRDefault="00E60591" w:rsidP="00E60591">
      <w:pPr>
        <w:pStyle w:val="EngHang"/>
        <w:tabs>
          <w:tab w:val="right" w:leader="dot" w:pos="8370"/>
        </w:tabs>
      </w:pPr>
      <w:r w:rsidRPr="005E37D0">
        <w:fldChar w:fldCharType="begin"/>
      </w:r>
      <w:r w:rsidRPr="005E37D0">
        <w:instrText xml:space="preserve"> REF _Ref452619541 \h </w:instrText>
      </w:r>
      <w:r>
        <w:instrText xml:space="preserve"> \* MERGEFORMAT </w:instrText>
      </w:r>
      <w:r w:rsidRPr="005E37D0">
        <w:fldChar w:fldCharType="separate"/>
      </w:r>
      <w:r w:rsidR="000E2EAC">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E2EAC">
        <w:rPr>
          <w:noProof/>
        </w:rPr>
        <w:t>344</w:t>
      </w:r>
      <w:r w:rsidRPr="005E37D0">
        <w:fldChar w:fldCharType="end"/>
      </w:r>
    </w:p>
    <w:p w14:paraId="673025DC" w14:textId="6684F760" w:rsidR="00E60591" w:rsidRPr="005E37D0" w:rsidRDefault="00E60591" w:rsidP="00E60591">
      <w:pPr>
        <w:pStyle w:val="EngHang"/>
        <w:tabs>
          <w:tab w:val="right" w:leader="dot" w:pos="8370"/>
        </w:tabs>
      </w:pPr>
      <w:r w:rsidRPr="005E37D0">
        <w:fldChar w:fldCharType="begin"/>
      </w:r>
      <w:r w:rsidRPr="005E37D0">
        <w:instrText xml:space="preserve"> REF _Ref452619578 \h </w:instrText>
      </w:r>
      <w:r>
        <w:instrText xml:space="preserve"> \* MERGEFORMAT </w:instrText>
      </w:r>
      <w:r w:rsidRPr="005E37D0">
        <w:fldChar w:fldCharType="separate"/>
      </w:r>
      <w:r w:rsidR="000E2EAC">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E2EAC">
        <w:rPr>
          <w:noProof/>
        </w:rPr>
        <w:t>563</w:t>
      </w:r>
      <w:r w:rsidRPr="005E37D0">
        <w:fldChar w:fldCharType="end"/>
      </w:r>
    </w:p>
    <w:p w14:paraId="3D29477B" w14:textId="13DE4A95" w:rsidR="00E60591" w:rsidRPr="005E37D0" w:rsidRDefault="00E60591" w:rsidP="00E60591">
      <w:pPr>
        <w:pStyle w:val="EngHang"/>
        <w:tabs>
          <w:tab w:val="right" w:leader="dot" w:pos="8370"/>
        </w:tabs>
      </w:pPr>
      <w:r w:rsidRPr="005E37D0">
        <w:fldChar w:fldCharType="begin"/>
      </w:r>
      <w:r w:rsidRPr="005E37D0">
        <w:instrText xml:space="preserve"> REF _Ref452619611 \h </w:instrText>
      </w:r>
      <w:r>
        <w:instrText xml:space="preserve"> \* MERGEFORMAT </w:instrText>
      </w:r>
      <w:r w:rsidRPr="005E37D0">
        <w:fldChar w:fldCharType="separate"/>
      </w:r>
      <w:r w:rsidR="000E2EAC">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E2EAC">
        <w:rPr>
          <w:noProof/>
        </w:rPr>
        <w:t>463</w:t>
      </w:r>
      <w:r w:rsidRPr="005E37D0">
        <w:fldChar w:fldCharType="end"/>
      </w:r>
    </w:p>
    <w:p w14:paraId="73A81C5C" w14:textId="1F71EFDB" w:rsidR="00E60591" w:rsidRPr="005E37D0" w:rsidRDefault="00E60591" w:rsidP="00E60591">
      <w:pPr>
        <w:pStyle w:val="EngHang"/>
        <w:tabs>
          <w:tab w:val="right" w:leader="dot" w:pos="8370"/>
        </w:tabs>
      </w:pPr>
      <w:r w:rsidRPr="005E37D0">
        <w:fldChar w:fldCharType="begin"/>
      </w:r>
      <w:r w:rsidRPr="005E37D0">
        <w:instrText xml:space="preserve"> REF _Ref452619708 \h </w:instrText>
      </w:r>
      <w:r>
        <w:instrText xml:space="preserve"> \* MERGEFORMAT </w:instrText>
      </w:r>
      <w:r w:rsidRPr="005E37D0">
        <w:fldChar w:fldCharType="separate"/>
      </w:r>
      <w:r w:rsidR="000E2EAC">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E2EAC">
        <w:rPr>
          <w:noProof/>
        </w:rPr>
        <w:t>468</w:t>
      </w:r>
      <w:r w:rsidRPr="005E37D0">
        <w:fldChar w:fldCharType="end"/>
      </w:r>
    </w:p>
    <w:p w14:paraId="1354FE18" w14:textId="58B43CC9" w:rsidR="00E60591" w:rsidRPr="005E37D0" w:rsidRDefault="00E60591" w:rsidP="00E60591">
      <w:pPr>
        <w:pStyle w:val="EngHang"/>
        <w:tabs>
          <w:tab w:val="right" w:leader="dot" w:pos="8370"/>
        </w:tabs>
      </w:pPr>
      <w:r w:rsidRPr="005E37D0">
        <w:fldChar w:fldCharType="begin"/>
      </w:r>
      <w:r w:rsidRPr="005E37D0">
        <w:instrText xml:space="preserve"> REF _Ref452619669 \h </w:instrText>
      </w:r>
      <w:r>
        <w:instrText xml:space="preserve"> \* MERGEFORMAT </w:instrText>
      </w:r>
      <w:r w:rsidRPr="005E37D0">
        <w:fldChar w:fldCharType="separate"/>
      </w:r>
      <w:r w:rsidR="000E2EAC">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E2EAC">
        <w:rPr>
          <w:noProof/>
        </w:rPr>
        <w:t>609</w:t>
      </w:r>
      <w:r w:rsidRPr="005E37D0">
        <w:fldChar w:fldCharType="end"/>
      </w:r>
    </w:p>
    <w:p w14:paraId="3EA49E2F" w14:textId="40E1ADF4" w:rsidR="00E60591" w:rsidRPr="005E37D0" w:rsidRDefault="00E60591" w:rsidP="00E60591">
      <w:pPr>
        <w:pStyle w:val="EngHang"/>
        <w:tabs>
          <w:tab w:val="right" w:leader="dot" w:pos="8370"/>
        </w:tabs>
      </w:pPr>
      <w:r w:rsidRPr="005E37D0">
        <w:fldChar w:fldCharType="begin"/>
      </w:r>
      <w:r w:rsidRPr="005E37D0">
        <w:instrText xml:space="preserve"> REF _Ref452619734 \h </w:instrText>
      </w:r>
      <w:r>
        <w:instrText xml:space="preserve"> \* MERGEFORMAT </w:instrText>
      </w:r>
      <w:r w:rsidRPr="005E37D0">
        <w:fldChar w:fldCharType="separate"/>
      </w:r>
      <w:r w:rsidR="000E2EAC">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E2EAC">
        <w:rPr>
          <w:noProof/>
        </w:rPr>
        <w:t>478</w:t>
      </w:r>
      <w:r w:rsidRPr="005E37D0">
        <w:fldChar w:fldCharType="end"/>
      </w:r>
    </w:p>
    <w:p w14:paraId="4C554525" w14:textId="0F8841AA" w:rsidR="00E60591" w:rsidRPr="005E37D0" w:rsidRDefault="00E60591" w:rsidP="00E60591">
      <w:pPr>
        <w:pStyle w:val="EngHang"/>
        <w:tabs>
          <w:tab w:val="right" w:leader="dot" w:pos="8370"/>
        </w:tabs>
      </w:pPr>
      <w:r w:rsidRPr="005E37D0">
        <w:fldChar w:fldCharType="begin"/>
      </w:r>
      <w:r w:rsidRPr="005E37D0">
        <w:instrText xml:space="preserve"> REF _Ref452619755 \h </w:instrText>
      </w:r>
      <w:r>
        <w:instrText xml:space="preserve"> \* MERGEFORMAT </w:instrText>
      </w:r>
      <w:r w:rsidRPr="005E37D0">
        <w:fldChar w:fldCharType="separate"/>
      </w:r>
      <w:r w:rsidR="000E2EAC">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E2EAC">
        <w:rPr>
          <w:noProof/>
        </w:rPr>
        <w:t>480</w:t>
      </w:r>
      <w:r w:rsidRPr="005E37D0">
        <w:fldChar w:fldCharType="end"/>
      </w:r>
    </w:p>
    <w:p w14:paraId="7E4A6EA2" w14:textId="307AA3B8" w:rsidR="00E60591" w:rsidRPr="005E37D0" w:rsidRDefault="00E60591" w:rsidP="00E60591">
      <w:pPr>
        <w:pStyle w:val="EngHang"/>
        <w:tabs>
          <w:tab w:val="right" w:leader="dot" w:pos="8370"/>
        </w:tabs>
      </w:pPr>
      <w:r w:rsidRPr="005E37D0">
        <w:fldChar w:fldCharType="begin"/>
      </w:r>
      <w:r w:rsidRPr="005E37D0">
        <w:instrText xml:space="preserve"> REF _Ref452619779 \h </w:instrText>
      </w:r>
      <w:r>
        <w:instrText xml:space="preserve"> \* MERGEFORMAT </w:instrText>
      </w:r>
      <w:r w:rsidRPr="005E37D0">
        <w:fldChar w:fldCharType="separate"/>
      </w:r>
      <w:r w:rsidR="000E2EAC">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E2EAC">
        <w:rPr>
          <w:noProof/>
        </w:rPr>
        <w:t>614</w:t>
      </w:r>
      <w:r w:rsidRPr="005E37D0">
        <w:fldChar w:fldCharType="end"/>
      </w:r>
    </w:p>
    <w:p w14:paraId="08834706" w14:textId="7464AD13" w:rsidR="00E60591" w:rsidRPr="005E37D0" w:rsidRDefault="00E60591" w:rsidP="00E60591">
      <w:pPr>
        <w:pStyle w:val="EngHang"/>
        <w:tabs>
          <w:tab w:val="right" w:leader="dot" w:pos="8370"/>
        </w:tabs>
      </w:pPr>
      <w:r w:rsidRPr="005E37D0">
        <w:lastRenderedPageBreak/>
        <w:fldChar w:fldCharType="begin"/>
      </w:r>
      <w:r w:rsidRPr="005E37D0">
        <w:instrText xml:space="preserve"> REF _Ref452619819 \h </w:instrText>
      </w:r>
      <w:r>
        <w:instrText xml:space="preserve"> \* MERGEFORMAT </w:instrText>
      </w:r>
      <w:r w:rsidRPr="005E37D0">
        <w:fldChar w:fldCharType="separate"/>
      </w:r>
      <w:r w:rsidR="000E2EAC">
        <w:t>Psali Adam On (Before) the Second Canticle</w:t>
      </w:r>
      <w:r w:rsidRPr="005E37D0">
        <w:fldChar w:fldCharType="end"/>
      </w:r>
      <w:r>
        <w:tab/>
      </w:r>
      <w:r w:rsidRPr="005E37D0">
        <w:fldChar w:fldCharType="begin"/>
      </w:r>
      <w:r w:rsidRPr="005E37D0">
        <w:instrText xml:space="preserve"> PAGEREF _Ref452619819 \h </w:instrText>
      </w:r>
      <w:r w:rsidRPr="005E37D0">
        <w:fldChar w:fldCharType="separate"/>
      </w:r>
      <w:r w:rsidR="000E2EAC">
        <w:rPr>
          <w:noProof/>
        </w:rPr>
        <w:t>566</w:t>
      </w:r>
      <w:r w:rsidRPr="005E37D0">
        <w:fldChar w:fldCharType="end"/>
      </w:r>
    </w:p>
    <w:p w14:paraId="2F48628F" w14:textId="02576C97" w:rsidR="00E60591" w:rsidRPr="005E37D0" w:rsidRDefault="00E60591" w:rsidP="00E60591">
      <w:pPr>
        <w:pStyle w:val="EngHang"/>
        <w:tabs>
          <w:tab w:val="right" w:leader="dot" w:pos="8370"/>
        </w:tabs>
      </w:pPr>
      <w:r w:rsidRPr="005E37D0">
        <w:fldChar w:fldCharType="begin"/>
      </w:r>
      <w:r w:rsidRPr="005E37D0">
        <w:instrText xml:space="preserve"> REF _Ref452619873 \h </w:instrText>
      </w:r>
      <w:r>
        <w:instrText xml:space="preserve"> \* MERGEFORMAT </w:instrText>
      </w:r>
      <w:r w:rsidRPr="005E37D0">
        <w:fldChar w:fldCharType="separate"/>
      </w:r>
      <w:r w:rsidR="000E2EAC">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E2EAC">
        <w:rPr>
          <w:noProof/>
        </w:rPr>
        <w:t>346</w:t>
      </w:r>
      <w:r w:rsidRPr="005E37D0">
        <w:fldChar w:fldCharType="end"/>
      </w:r>
    </w:p>
    <w:p w14:paraId="06F9D654" w14:textId="3B77F722" w:rsidR="00E60591" w:rsidRPr="005E37D0" w:rsidRDefault="00E60591" w:rsidP="00E60591">
      <w:pPr>
        <w:pStyle w:val="EngHang"/>
        <w:tabs>
          <w:tab w:val="right" w:leader="dot" w:pos="8370"/>
        </w:tabs>
      </w:pPr>
      <w:r w:rsidRPr="005E37D0">
        <w:fldChar w:fldCharType="begin"/>
      </w:r>
      <w:r w:rsidRPr="005E37D0">
        <w:instrText xml:space="preserve"> REF _Ref452619883 \h </w:instrText>
      </w:r>
      <w:r>
        <w:instrText xml:space="preserve"> \* MERGEFORMAT </w:instrText>
      </w:r>
      <w:r w:rsidRPr="005E37D0">
        <w:fldChar w:fldCharType="separate"/>
      </w:r>
      <w:r w:rsidR="000E2EAC">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E2EAC">
        <w:rPr>
          <w:noProof/>
        </w:rPr>
        <w:t>350</w:t>
      </w:r>
      <w:r w:rsidRPr="005E37D0">
        <w:fldChar w:fldCharType="end"/>
      </w:r>
    </w:p>
    <w:p w14:paraId="39A007D8" w14:textId="4876B0B3" w:rsidR="00E60591" w:rsidRPr="005E37D0" w:rsidRDefault="00E60591" w:rsidP="00E60591">
      <w:pPr>
        <w:pStyle w:val="EngHang"/>
        <w:tabs>
          <w:tab w:val="right" w:leader="dot" w:pos="8370"/>
        </w:tabs>
      </w:pPr>
      <w:r w:rsidRPr="005E37D0">
        <w:fldChar w:fldCharType="begin"/>
      </w:r>
      <w:r w:rsidRPr="005E37D0">
        <w:instrText xml:space="preserve"> REF _Ref435645565 \h </w:instrText>
      </w:r>
      <w:r>
        <w:instrText xml:space="preserve"> \* MERGEFORMAT </w:instrText>
      </w:r>
      <w:r w:rsidRPr="005E37D0">
        <w:fldChar w:fldCharType="separate"/>
      </w:r>
      <w:r w:rsidR="000E2EAC">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E2EAC">
        <w:rPr>
          <w:noProof/>
        </w:rPr>
        <w:t>570</w:t>
      </w:r>
      <w:r w:rsidRPr="005E37D0">
        <w:fldChar w:fldCharType="end"/>
      </w:r>
    </w:p>
    <w:p w14:paraId="4B59AD34" w14:textId="4DE8022C" w:rsidR="00E60591" w:rsidRPr="005E37D0" w:rsidRDefault="00E60591" w:rsidP="00E60591">
      <w:pPr>
        <w:pStyle w:val="EngHang"/>
        <w:tabs>
          <w:tab w:val="right" w:leader="dot" w:pos="8370"/>
        </w:tabs>
      </w:pPr>
      <w:r w:rsidRPr="005E37D0">
        <w:fldChar w:fldCharType="begin"/>
      </w:r>
      <w:r w:rsidRPr="005E37D0">
        <w:instrText xml:space="preserve"> REF _Ref452619950 \h </w:instrText>
      </w:r>
      <w:r>
        <w:instrText xml:space="preserve"> \* MERGEFORMAT </w:instrText>
      </w:r>
      <w:r w:rsidRPr="005E37D0">
        <w:fldChar w:fldCharType="separate"/>
      </w:r>
      <w:r w:rsidR="000E2EAC">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E2EAC">
        <w:rPr>
          <w:noProof/>
        </w:rPr>
        <w:t>490</w:t>
      </w:r>
      <w:r w:rsidRPr="005E37D0">
        <w:fldChar w:fldCharType="end"/>
      </w:r>
    </w:p>
    <w:p w14:paraId="4A568586" w14:textId="6AF29BD6" w:rsidR="00E60591" w:rsidRPr="005E37D0" w:rsidRDefault="00E60591" w:rsidP="00E60591">
      <w:pPr>
        <w:pStyle w:val="EngHang"/>
        <w:tabs>
          <w:tab w:val="right" w:leader="dot" w:pos="8370"/>
        </w:tabs>
      </w:pPr>
      <w:r w:rsidRPr="005E37D0">
        <w:fldChar w:fldCharType="begin"/>
      </w:r>
      <w:r w:rsidRPr="005E37D0">
        <w:instrText xml:space="preserve"> REF _Ref452619983 \h </w:instrText>
      </w:r>
      <w:r>
        <w:instrText xml:space="preserve"> \* MERGEFORMAT </w:instrText>
      </w:r>
      <w:r w:rsidRPr="005E37D0">
        <w:fldChar w:fldCharType="separate"/>
      </w:r>
      <w:r w:rsidR="000E2EAC">
        <w:t>The Wednesday Theotokia</w:t>
      </w:r>
      <w:r w:rsidRPr="005E37D0">
        <w:fldChar w:fldCharType="end"/>
      </w:r>
      <w:r>
        <w:tab/>
      </w:r>
      <w:r w:rsidRPr="005E37D0">
        <w:fldChar w:fldCharType="begin"/>
      </w:r>
      <w:r w:rsidRPr="005E37D0">
        <w:instrText xml:space="preserve"> PAGEREF _Ref452619987 \h </w:instrText>
      </w:r>
      <w:r w:rsidRPr="005E37D0">
        <w:fldChar w:fldCharType="separate"/>
      </w:r>
      <w:r w:rsidR="000E2EAC">
        <w:rPr>
          <w:noProof/>
        </w:rPr>
        <w:t>492</w:t>
      </w:r>
      <w:r w:rsidRPr="005E37D0">
        <w:fldChar w:fldCharType="end"/>
      </w:r>
    </w:p>
    <w:p w14:paraId="744D3327" w14:textId="4F7CF176" w:rsidR="00E60591" w:rsidRPr="005E37D0" w:rsidRDefault="00E60591" w:rsidP="00E60591">
      <w:pPr>
        <w:pStyle w:val="EngHang"/>
        <w:tabs>
          <w:tab w:val="right" w:leader="dot" w:pos="8370"/>
        </w:tabs>
      </w:pPr>
      <w:r w:rsidRPr="005E37D0">
        <w:fldChar w:fldCharType="begin"/>
      </w:r>
      <w:r w:rsidRPr="005E37D0">
        <w:instrText xml:space="preserve"> REF _Ref452620017 \h </w:instrText>
      </w:r>
      <w:r>
        <w:instrText xml:space="preserve"> \* MERGEFORMAT </w:instrText>
      </w:r>
      <w:r w:rsidRPr="005E37D0">
        <w:fldChar w:fldCharType="separate"/>
      </w:r>
      <w:r w:rsidR="000E2EAC">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E2EAC">
        <w:rPr>
          <w:noProof/>
        </w:rPr>
        <w:t>617</w:t>
      </w:r>
      <w:r w:rsidRPr="005E37D0">
        <w:fldChar w:fldCharType="end"/>
      </w:r>
    </w:p>
    <w:p w14:paraId="50B05854" w14:textId="0AE3621C" w:rsidR="00E60591" w:rsidRPr="005E37D0" w:rsidRDefault="00E60591" w:rsidP="00E60591">
      <w:pPr>
        <w:pStyle w:val="EngHang"/>
        <w:tabs>
          <w:tab w:val="right" w:leader="dot" w:pos="8370"/>
        </w:tabs>
      </w:pPr>
      <w:r w:rsidRPr="005E37D0">
        <w:fldChar w:fldCharType="begin"/>
      </w:r>
      <w:r w:rsidRPr="005E37D0">
        <w:instrText xml:space="preserve"> REF _Ref452620057 \h </w:instrText>
      </w:r>
      <w:r>
        <w:instrText xml:space="preserve"> \* MERGEFORMAT </w:instrText>
      </w:r>
      <w:r w:rsidRPr="005E37D0">
        <w:fldChar w:fldCharType="separate"/>
      </w:r>
      <w:r w:rsidR="000E2EAC">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E2EAC">
        <w:rPr>
          <w:noProof/>
        </w:rPr>
        <w:t>502</w:t>
      </w:r>
      <w:r w:rsidRPr="005E37D0">
        <w:fldChar w:fldCharType="end"/>
      </w:r>
    </w:p>
    <w:p w14:paraId="18395D6B" w14:textId="550D4366" w:rsidR="00E60591" w:rsidRPr="005E37D0" w:rsidRDefault="00E60591" w:rsidP="00E60591">
      <w:pPr>
        <w:pStyle w:val="EngHang"/>
        <w:tabs>
          <w:tab w:val="right" w:leader="dot" w:pos="8370"/>
        </w:tabs>
      </w:pPr>
      <w:r w:rsidRPr="005E37D0">
        <w:fldChar w:fldCharType="begin"/>
      </w:r>
      <w:r w:rsidRPr="005E37D0">
        <w:instrText xml:space="preserve"> REF _Ref452620072 \h </w:instrText>
      </w:r>
      <w:r>
        <w:instrText xml:space="preserve"> \* MERGEFORMAT </w:instrText>
      </w:r>
      <w:r w:rsidRPr="005E37D0">
        <w:fldChar w:fldCharType="separate"/>
      </w:r>
      <w:r w:rsidR="000E2EAC">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E2EAC">
        <w:rPr>
          <w:noProof/>
        </w:rPr>
        <w:t>504</w:t>
      </w:r>
      <w:r w:rsidRPr="005E37D0">
        <w:fldChar w:fldCharType="end"/>
      </w:r>
    </w:p>
    <w:p w14:paraId="6BC18F9C" w14:textId="04DB3594" w:rsidR="00E60591" w:rsidRPr="005E37D0" w:rsidRDefault="00E60591" w:rsidP="00E60591">
      <w:pPr>
        <w:pStyle w:val="EngHang"/>
        <w:tabs>
          <w:tab w:val="right" w:leader="dot" w:pos="8370"/>
        </w:tabs>
      </w:pPr>
      <w:r w:rsidRPr="005E37D0">
        <w:fldChar w:fldCharType="begin"/>
      </w:r>
      <w:r w:rsidRPr="005E37D0">
        <w:instrText xml:space="preserve"> REF _Ref435645467 \h </w:instrText>
      </w:r>
      <w:r>
        <w:instrText xml:space="preserve"> \* MERGEFORMAT </w:instrText>
      </w:r>
      <w:r w:rsidRPr="005E37D0">
        <w:fldChar w:fldCharType="separate"/>
      </w:r>
      <w:r w:rsidR="000E2EAC">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E2EAC">
        <w:rPr>
          <w:noProof/>
        </w:rPr>
        <w:t>622</w:t>
      </w:r>
      <w:r w:rsidRPr="005E37D0">
        <w:fldChar w:fldCharType="end"/>
      </w:r>
    </w:p>
    <w:p w14:paraId="7BAF4748" w14:textId="273CEA6B" w:rsidR="00E60591" w:rsidRPr="005E37D0" w:rsidRDefault="00E60591" w:rsidP="00E60591">
      <w:pPr>
        <w:pStyle w:val="EngHang"/>
        <w:tabs>
          <w:tab w:val="right" w:leader="dot" w:pos="8370"/>
        </w:tabs>
      </w:pPr>
      <w:r w:rsidRPr="005E37D0">
        <w:fldChar w:fldCharType="begin"/>
      </w:r>
      <w:r w:rsidRPr="005E37D0">
        <w:instrText xml:space="preserve"> REF _Ref452620167 \h </w:instrText>
      </w:r>
      <w:r>
        <w:instrText xml:space="preserve"> \* MERGEFORMAT </w:instrText>
      </w:r>
      <w:r w:rsidRPr="005E37D0">
        <w:fldChar w:fldCharType="separate"/>
      </w:r>
      <w:r w:rsidR="000E2EAC">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E2EAC">
        <w:rPr>
          <w:noProof/>
        </w:rPr>
        <w:t>574</w:t>
      </w:r>
      <w:r w:rsidRPr="005E37D0">
        <w:fldChar w:fldCharType="end"/>
      </w:r>
    </w:p>
    <w:p w14:paraId="0E4E9FDA" w14:textId="42F5D49E" w:rsidR="00E60591" w:rsidRPr="005E37D0" w:rsidRDefault="00E60591" w:rsidP="00E60591">
      <w:pPr>
        <w:pStyle w:val="EngHang"/>
        <w:tabs>
          <w:tab w:val="right" w:leader="dot" w:pos="8370"/>
        </w:tabs>
      </w:pPr>
      <w:r w:rsidRPr="005E37D0">
        <w:fldChar w:fldCharType="begin"/>
      </w:r>
      <w:r w:rsidRPr="005E37D0">
        <w:instrText xml:space="preserve"> REF _Ref452620197 \h </w:instrText>
      </w:r>
      <w:r>
        <w:instrText xml:space="preserve"> \* MERGEFORMAT </w:instrText>
      </w:r>
      <w:r w:rsidRPr="005E37D0">
        <w:fldChar w:fldCharType="separate"/>
      </w:r>
      <w:r w:rsidR="000E2EAC">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E2EAC">
        <w:rPr>
          <w:noProof/>
        </w:rPr>
        <w:t>372</w:t>
      </w:r>
      <w:r w:rsidRPr="005E37D0">
        <w:fldChar w:fldCharType="end"/>
      </w:r>
    </w:p>
    <w:p w14:paraId="79572A0F" w14:textId="7608B1BF" w:rsidR="00E60591" w:rsidRPr="005E37D0" w:rsidRDefault="00E60591" w:rsidP="00E60591">
      <w:pPr>
        <w:pStyle w:val="EngHang"/>
        <w:tabs>
          <w:tab w:val="right" w:leader="dot" w:pos="8370"/>
        </w:tabs>
      </w:pPr>
      <w:r w:rsidRPr="005E37D0">
        <w:fldChar w:fldCharType="begin"/>
      </w:r>
      <w:r w:rsidRPr="005E37D0">
        <w:instrText xml:space="preserve"> REF _Ref452620282 \h </w:instrText>
      </w:r>
      <w:r>
        <w:instrText xml:space="preserve"> \* MERGEFORMAT </w:instrText>
      </w:r>
      <w:r w:rsidRPr="005E37D0">
        <w:fldChar w:fldCharType="separate"/>
      </w:r>
      <w:r w:rsidR="000E2EAC">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E2EAC">
        <w:rPr>
          <w:noProof/>
        </w:rPr>
        <w:t>383</w:t>
      </w:r>
      <w:r w:rsidRPr="005E37D0">
        <w:fldChar w:fldCharType="end"/>
      </w:r>
    </w:p>
    <w:p w14:paraId="1FF586AD" w14:textId="67C3A173" w:rsidR="00E60591" w:rsidRPr="005E37D0" w:rsidRDefault="00E60591" w:rsidP="00E60591">
      <w:pPr>
        <w:pStyle w:val="EngHang"/>
        <w:tabs>
          <w:tab w:val="right" w:leader="dot" w:pos="8370"/>
        </w:tabs>
      </w:pPr>
      <w:r w:rsidRPr="005E37D0">
        <w:fldChar w:fldCharType="begin"/>
      </w:r>
      <w:r w:rsidRPr="005E37D0">
        <w:instrText xml:space="preserve"> REF _Ref452620325 \h </w:instrText>
      </w:r>
      <w:r>
        <w:instrText xml:space="preserve"> \* MERGEFORMAT </w:instrText>
      </w:r>
      <w:r w:rsidRPr="005E37D0">
        <w:fldChar w:fldCharType="separate"/>
      </w:r>
      <w:r w:rsidR="000E2EAC">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E2EAC">
        <w:rPr>
          <w:noProof/>
        </w:rPr>
        <w:t>578</w:t>
      </w:r>
      <w:r w:rsidRPr="005E37D0">
        <w:fldChar w:fldCharType="end"/>
      </w:r>
    </w:p>
    <w:p w14:paraId="293C4CD4" w14:textId="2C33B924" w:rsidR="00E60591" w:rsidRPr="005E37D0" w:rsidRDefault="00E60591" w:rsidP="00E60591">
      <w:pPr>
        <w:pStyle w:val="EngHang"/>
        <w:tabs>
          <w:tab w:val="right" w:leader="dot" w:pos="8370"/>
        </w:tabs>
      </w:pPr>
      <w:r w:rsidRPr="005E37D0">
        <w:fldChar w:fldCharType="begin"/>
      </w:r>
      <w:r w:rsidRPr="005E37D0">
        <w:instrText xml:space="preserve"> REF _Ref452620367 \h </w:instrText>
      </w:r>
      <w:r>
        <w:instrText xml:space="preserve"> \* MERGEFORMAT </w:instrText>
      </w:r>
      <w:r w:rsidRPr="005E37D0">
        <w:fldChar w:fldCharType="separate"/>
      </w:r>
      <w:r w:rsidR="000E2EAC">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E2EAC">
        <w:rPr>
          <w:noProof/>
        </w:rPr>
        <w:t>387</w:t>
      </w:r>
      <w:r w:rsidRPr="005E37D0">
        <w:fldChar w:fldCharType="end"/>
      </w:r>
    </w:p>
    <w:p w14:paraId="095C1A6A" w14:textId="4E5D0C14" w:rsidR="00E60591" w:rsidRPr="005E37D0" w:rsidRDefault="00E60591" w:rsidP="00E60591">
      <w:pPr>
        <w:pStyle w:val="EngHang"/>
        <w:tabs>
          <w:tab w:val="right" w:leader="dot" w:pos="8370"/>
        </w:tabs>
      </w:pPr>
      <w:r w:rsidRPr="005E37D0">
        <w:fldChar w:fldCharType="begin"/>
      </w:r>
      <w:r w:rsidRPr="005E37D0">
        <w:instrText xml:space="preserve"> REF _Ref452620378 \h </w:instrText>
      </w:r>
      <w:r>
        <w:instrText xml:space="preserve"> \* MERGEFORMAT </w:instrText>
      </w:r>
      <w:r w:rsidRPr="005E37D0">
        <w:fldChar w:fldCharType="separate"/>
      </w:r>
      <w:r w:rsidR="000E2EAC">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E2EAC">
        <w:rPr>
          <w:noProof/>
        </w:rPr>
        <w:t>388</w:t>
      </w:r>
      <w:r w:rsidRPr="005E37D0">
        <w:fldChar w:fldCharType="end"/>
      </w:r>
    </w:p>
    <w:p w14:paraId="2D6E0D3B" w14:textId="36A39FE0" w:rsidR="00E60591" w:rsidRPr="005E37D0" w:rsidRDefault="00E60591" w:rsidP="00E60591">
      <w:pPr>
        <w:pStyle w:val="EngHang"/>
        <w:tabs>
          <w:tab w:val="right" w:leader="dot" w:pos="8370"/>
        </w:tabs>
      </w:pPr>
      <w:r w:rsidRPr="005E37D0">
        <w:fldChar w:fldCharType="begin"/>
      </w:r>
      <w:r w:rsidRPr="005E37D0">
        <w:instrText xml:space="preserve"> REF _Ref448228235 \h </w:instrText>
      </w:r>
      <w:r>
        <w:instrText xml:space="preserve"> \* MERGEFORMAT </w:instrText>
      </w:r>
      <w:r w:rsidRPr="005E37D0">
        <w:fldChar w:fldCharType="separate"/>
      </w:r>
      <w:r w:rsidR="000E2EAC">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E2EAC">
        <w:rPr>
          <w:noProof/>
        </w:rPr>
        <w:t>408</w:t>
      </w:r>
      <w:r w:rsidRPr="005E37D0">
        <w:fldChar w:fldCharType="end"/>
      </w:r>
    </w:p>
    <w:p w14:paraId="71FE572A" w14:textId="41CD734E" w:rsidR="00E60591" w:rsidRPr="005E37D0" w:rsidRDefault="00E60591" w:rsidP="00E60591">
      <w:pPr>
        <w:pStyle w:val="EngHang"/>
        <w:tabs>
          <w:tab w:val="right" w:leader="dot" w:pos="8370"/>
        </w:tabs>
      </w:pPr>
      <w:r w:rsidRPr="005E37D0">
        <w:fldChar w:fldCharType="begin"/>
      </w:r>
      <w:r w:rsidRPr="005E37D0">
        <w:instrText xml:space="preserve"> REF _Ref452620428 \h </w:instrText>
      </w:r>
      <w:r>
        <w:instrText xml:space="preserve"> \* MERGEFORMAT </w:instrText>
      </w:r>
      <w:r w:rsidRPr="005E37D0">
        <w:fldChar w:fldCharType="separate"/>
      </w:r>
      <w:r w:rsidR="000E2EAC">
        <w:t>The Psali Batos for Friday</w:t>
      </w:r>
      <w:r w:rsidRPr="005E37D0">
        <w:fldChar w:fldCharType="end"/>
      </w:r>
      <w:r>
        <w:tab/>
      </w:r>
      <w:r w:rsidRPr="005E37D0">
        <w:fldChar w:fldCharType="begin"/>
      </w:r>
      <w:r w:rsidRPr="005E37D0">
        <w:instrText xml:space="preserve"> PAGEREF _Ref452620435 \h </w:instrText>
      </w:r>
      <w:r w:rsidRPr="005E37D0">
        <w:fldChar w:fldCharType="separate"/>
      </w:r>
      <w:r w:rsidR="000E2EAC">
        <w:rPr>
          <w:noProof/>
        </w:rPr>
        <w:t>517</w:t>
      </w:r>
      <w:r w:rsidRPr="005E37D0">
        <w:fldChar w:fldCharType="end"/>
      </w:r>
    </w:p>
    <w:p w14:paraId="4562D214" w14:textId="1C34079F" w:rsidR="00E60591" w:rsidRPr="005E37D0" w:rsidRDefault="00E60591" w:rsidP="00E60591">
      <w:pPr>
        <w:pStyle w:val="EngHang"/>
        <w:tabs>
          <w:tab w:val="right" w:leader="dot" w:pos="8370"/>
        </w:tabs>
      </w:pPr>
      <w:r w:rsidRPr="005E37D0">
        <w:fldChar w:fldCharType="begin"/>
      </w:r>
      <w:r w:rsidRPr="005E37D0">
        <w:instrText xml:space="preserve"> REF _Ref452620452 \h </w:instrText>
      </w:r>
      <w:r>
        <w:instrText xml:space="preserve"> \* MERGEFORMAT </w:instrText>
      </w:r>
      <w:r w:rsidRPr="005E37D0">
        <w:fldChar w:fldCharType="separate"/>
      </w:r>
      <w:r w:rsidR="000E2EAC">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E2EAC">
        <w:rPr>
          <w:noProof/>
        </w:rPr>
        <w:t>519</w:t>
      </w:r>
      <w:r w:rsidRPr="005E37D0">
        <w:fldChar w:fldCharType="end"/>
      </w:r>
    </w:p>
    <w:p w14:paraId="7B2231CA" w14:textId="51BC1AD1" w:rsidR="00E60591" w:rsidRPr="005E37D0" w:rsidRDefault="00E60591" w:rsidP="00E60591">
      <w:pPr>
        <w:pStyle w:val="EngHang"/>
        <w:tabs>
          <w:tab w:val="right" w:leader="dot" w:pos="8370"/>
        </w:tabs>
      </w:pPr>
      <w:r w:rsidRPr="005E37D0">
        <w:fldChar w:fldCharType="begin"/>
      </w:r>
      <w:r w:rsidRPr="005E37D0">
        <w:instrText xml:space="preserve"> REF _Ref452620495 \h </w:instrText>
      </w:r>
      <w:r>
        <w:instrText xml:space="preserve"> \* MERGEFORMAT </w:instrText>
      </w:r>
      <w:r w:rsidRPr="005E37D0">
        <w:fldChar w:fldCharType="separate"/>
      </w:r>
      <w:r w:rsidR="000E2EAC">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E2EAC">
        <w:rPr>
          <w:noProof/>
        </w:rPr>
        <w:t>631</w:t>
      </w:r>
      <w:r w:rsidRPr="005E37D0">
        <w:fldChar w:fldCharType="end"/>
      </w:r>
    </w:p>
    <w:p w14:paraId="69DCFB21" w14:textId="4810D004" w:rsidR="00E60591" w:rsidRPr="005E37D0" w:rsidRDefault="00E60591" w:rsidP="00E60591">
      <w:pPr>
        <w:pStyle w:val="EngHang"/>
        <w:tabs>
          <w:tab w:val="right" w:leader="dot" w:pos="8370"/>
        </w:tabs>
      </w:pPr>
      <w:r w:rsidRPr="005E37D0">
        <w:fldChar w:fldCharType="begin"/>
      </w:r>
      <w:r w:rsidRPr="005E37D0">
        <w:instrText xml:space="preserve"> REF _Ref452620561 \h </w:instrText>
      </w:r>
      <w:r>
        <w:instrText xml:space="preserve"> \* MERGEFORMAT </w:instrText>
      </w:r>
      <w:r w:rsidRPr="005E37D0">
        <w:fldChar w:fldCharType="separate"/>
      </w:r>
      <w:r w:rsidR="000E2EAC">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E2EAC">
        <w:rPr>
          <w:noProof/>
        </w:rPr>
        <w:t>526</w:t>
      </w:r>
      <w:r w:rsidRPr="005E37D0">
        <w:fldChar w:fldCharType="end"/>
      </w:r>
    </w:p>
    <w:p w14:paraId="5D9B1ECB" w14:textId="546BEF3F" w:rsidR="00E60591" w:rsidRPr="005E37D0" w:rsidRDefault="00E60591" w:rsidP="00E60591">
      <w:pPr>
        <w:pStyle w:val="EngHang"/>
        <w:tabs>
          <w:tab w:val="right" w:leader="dot" w:pos="8370"/>
        </w:tabs>
      </w:pPr>
      <w:r w:rsidRPr="005E37D0">
        <w:fldChar w:fldCharType="begin"/>
      </w:r>
      <w:r w:rsidRPr="005E37D0">
        <w:instrText xml:space="preserve"> REF _Ref452620570 \h </w:instrText>
      </w:r>
      <w:r>
        <w:instrText xml:space="preserve"> \* MERGEFORMAT </w:instrText>
      </w:r>
      <w:r w:rsidRPr="005E37D0">
        <w:fldChar w:fldCharType="separate"/>
      </w:r>
      <w:r w:rsidR="000E2EAC">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E2EAC">
        <w:rPr>
          <w:noProof/>
        </w:rPr>
        <w:t>531</w:t>
      </w:r>
      <w:r w:rsidRPr="005E37D0">
        <w:fldChar w:fldCharType="end"/>
      </w:r>
    </w:p>
    <w:p w14:paraId="22F92A9D" w14:textId="560417CC" w:rsidR="00E60591" w:rsidRPr="005E37D0" w:rsidRDefault="00E60591" w:rsidP="00E60591">
      <w:pPr>
        <w:pStyle w:val="EngHang"/>
        <w:tabs>
          <w:tab w:val="right" w:leader="dot" w:pos="8370"/>
        </w:tabs>
      </w:pPr>
      <w:r w:rsidRPr="005E37D0">
        <w:fldChar w:fldCharType="begin"/>
      </w:r>
      <w:r w:rsidRPr="005E37D0">
        <w:instrText xml:space="preserve"> REF _Ref452620614 \h </w:instrText>
      </w:r>
      <w:r>
        <w:instrText xml:space="preserve"> \* MERGEFORMAT </w:instrText>
      </w:r>
      <w:r w:rsidRPr="005E37D0">
        <w:fldChar w:fldCharType="separate"/>
      </w:r>
      <w:r w:rsidR="000E2EAC">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E2EAC">
        <w:rPr>
          <w:noProof/>
        </w:rPr>
        <w:t>636</w:t>
      </w:r>
      <w:r w:rsidRPr="005E37D0">
        <w:fldChar w:fldCharType="end"/>
      </w:r>
    </w:p>
    <w:p w14:paraId="4BE48CD8" w14:textId="0A2A9815" w:rsidR="00E60591" w:rsidRPr="005E37D0" w:rsidRDefault="00E60591" w:rsidP="00E60591">
      <w:pPr>
        <w:pStyle w:val="EngHang"/>
        <w:tabs>
          <w:tab w:val="right" w:leader="dot" w:pos="8370"/>
        </w:tabs>
      </w:pPr>
      <w:r w:rsidRPr="005E37D0">
        <w:fldChar w:fldCharType="begin"/>
      </w:r>
      <w:r w:rsidRPr="005E37D0">
        <w:instrText xml:space="preserve"> REF _Ref452620695 \h </w:instrText>
      </w:r>
      <w:r>
        <w:instrText xml:space="preserve"> \* MERGEFORMAT </w:instrText>
      </w:r>
      <w:r w:rsidRPr="005E37D0">
        <w:fldChar w:fldCharType="separate"/>
      </w:r>
      <w:r w:rsidR="000E2EAC">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E2EAC">
        <w:rPr>
          <w:noProof/>
        </w:rPr>
        <w:t>641</w:t>
      </w:r>
      <w:r w:rsidRPr="005E37D0">
        <w:fldChar w:fldCharType="end"/>
      </w:r>
    </w:p>
    <w:p w14:paraId="19FC2312" w14:textId="5EBD598E" w:rsidR="00E60591" w:rsidRPr="005E37D0" w:rsidRDefault="00E60591" w:rsidP="00E60591">
      <w:pPr>
        <w:pStyle w:val="EngHang"/>
        <w:tabs>
          <w:tab w:val="right" w:leader="dot" w:pos="8370"/>
        </w:tabs>
      </w:pPr>
      <w:r w:rsidRPr="005E37D0">
        <w:fldChar w:fldCharType="begin"/>
      </w:r>
      <w:r w:rsidRPr="005E37D0">
        <w:instrText xml:space="preserve"> REF _Ref452620704 \h </w:instrText>
      </w:r>
      <w:r>
        <w:instrText xml:space="preserve"> \* MERGEFORMAT </w:instrText>
      </w:r>
      <w:r w:rsidRPr="005E37D0">
        <w:fldChar w:fldCharType="separate"/>
      </w:r>
      <w:r w:rsidR="000E2EAC">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E2EAC">
        <w:rPr>
          <w:noProof/>
        </w:rPr>
        <w:t>643</w:t>
      </w:r>
      <w:r w:rsidRPr="005E37D0">
        <w:fldChar w:fldCharType="end"/>
      </w:r>
    </w:p>
    <w:p w14:paraId="78DA32E4" w14:textId="129F0CC8" w:rsidR="00E60591" w:rsidRPr="005E37D0" w:rsidRDefault="00E60591" w:rsidP="00E60591">
      <w:pPr>
        <w:pStyle w:val="EngHang"/>
        <w:tabs>
          <w:tab w:val="right" w:leader="dot" w:pos="8370"/>
        </w:tabs>
      </w:pPr>
      <w:r w:rsidRPr="005E37D0">
        <w:fldChar w:fldCharType="begin"/>
      </w:r>
      <w:r w:rsidRPr="005E37D0">
        <w:instrText xml:space="preserve"> REF _Ref452620758 \h </w:instrText>
      </w:r>
      <w:r>
        <w:instrText xml:space="preserve"> \* MERGEFORMAT </w:instrText>
      </w:r>
      <w:r w:rsidRPr="005E37D0">
        <w:fldChar w:fldCharType="separate"/>
      </w:r>
      <w:r w:rsidR="000E2EAC">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E2EAC">
        <w:rPr>
          <w:noProof/>
        </w:rPr>
        <w:t>541</w:t>
      </w:r>
      <w:r w:rsidRPr="005E37D0">
        <w:fldChar w:fldCharType="end"/>
      </w:r>
    </w:p>
    <w:p w14:paraId="65DF4E5C" w14:textId="1682735A" w:rsidR="00E60591" w:rsidRPr="005E37D0" w:rsidRDefault="00E60591" w:rsidP="00E60591">
      <w:pPr>
        <w:pStyle w:val="EngHang"/>
        <w:tabs>
          <w:tab w:val="right" w:leader="dot" w:pos="8370"/>
        </w:tabs>
      </w:pPr>
      <w:r w:rsidRPr="005E37D0">
        <w:fldChar w:fldCharType="begin"/>
      </w:r>
      <w:r w:rsidRPr="005E37D0">
        <w:instrText xml:space="preserve"> REF _Ref448228501 \h </w:instrText>
      </w:r>
      <w:r>
        <w:instrText xml:space="preserve"> \* MERGEFORMAT </w:instrText>
      </w:r>
      <w:r w:rsidRPr="005E37D0">
        <w:fldChar w:fldCharType="separate"/>
      </w:r>
      <w:r w:rsidR="000E2EAC">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E2EAC">
        <w:rPr>
          <w:noProof/>
        </w:rPr>
        <w:t>410</w:t>
      </w:r>
      <w:r w:rsidRPr="005E37D0">
        <w:fldChar w:fldCharType="end"/>
      </w:r>
    </w:p>
    <w:p w14:paraId="42CE113D" w14:textId="7AA3989F" w:rsidR="00E60591" w:rsidRPr="005E37D0" w:rsidRDefault="00E60591" w:rsidP="00E60591">
      <w:pPr>
        <w:pStyle w:val="EngHang"/>
        <w:tabs>
          <w:tab w:val="right" w:leader="dot" w:pos="8370"/>
        </w:tabs>
      </w:pPr>
      <w:r w:rsidRPr="005E37D0">
        <w:fldChar w:fldCharType="begin"/>
      </w:r>
      <w:r w:rsidRPr="005E37D0">
        <w:instrText xml:space="preserve"> REF _Ref452620816 \h </w:instrText>
      </w:r>
      <w:r>
        <w:instrText xml:space="preserve"> \* MERGEFORMAT </w:instrText>
      </w:r>
      <w:r w:rsidRPr="005E37D0">
        <w:fldChar w:fldCharType="separate"/>
      </w:r>
      <w:r w:rsidR="000E2EAC">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E2EAC">
        <w:rPr>
          <w:noProof/>
        </w:rPr>
        <w:t>421</w:t>
      </w:r>
      <w:r w:rsidRPr="005E37D0">
        <w:fldChar w:fldCharType="end"/>
      </w:r>
    </w:p>
    <w:p w14:paraId="767827A0" w14:textId="1295B80F" w:rsidR="00E60591" w:rsidRPr="005E37D0" w:rsidRDefault="00E60591" w:rsidP="00E60591">
      <w:pPr>
        <w:pStyle w:val="EngHang"/>
        <w:tabs>
          <w:tab w:val="right" w:leader="dot" w:pos="8370"/>
        </w:tabs>
      </w:pPr>
      <w:r w:rsidRPr="005E37D0">
        <w:fldChar w:fldCharType="begin"/>
      </w:r>
      <w:r w:rsidRPr="005E37D0">
        <w:instrText xml:space="preserve"> REF _Ref452620881 \h </w:instrText>
      </w:r>
      <w:r>
        <w:instrText xml:space="preserve"> \* MERGEFORMAT </w:instrText>
      </w:r>
      <w:r w:rsidRPr="005E37D0">
        <w:fldChar w:fldCharType="separate"/>
      </w:r>
      <w:r w:rsidR="000E2EAC">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E2EAC">
        <w:rPr>
          <w:noProof/>
        </w:rPr>
        <w:t>584</w:t>
      </w:r>
      <w:r w:rsidRPr="005E37D0">
        <w:fldChar w:fldCharType="end"/>
      </w:r>
    </w:p>
    <w:p w14:paraId="7A95167D" w14:textId="733798BB" w:rsidR="00E60591" w:rsidRPr="005E37D0" w:rsidRDefault="00E60591" w:rsidP="00E60591">
      <w:pPr>
        <w:pStyle w:val="EngHang"/>
        <w:tabs>
          <w:tab w:val="right" w:leader="dot" w:pos="8370"/>
        </w:tabs>
      </w:pPr>
      <w:r w:rsidRPr="005E37D0">
        <w:fldChar w:fldCharType="begin"/>
      </w:r>
      <w:r w:rsidRPr="005E37D0">
        <w:instrText xml:space="preserve"> REF _Ref452620835 \h </w:instrText>
      </w:r>
      <w:r>
        <w:instrText xml:space="preserve"> \* MERGEFORMAT </w:instrText>
      </w:r>
      <w:r w:rsidRPr="005E37D0">
        <w:fldChar w:fldCharType="separate"/>
      </w:r>
      <w:r w:rsidR="000E2EAC">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E2EAC">
        <w:rPr>
          <w:noProof/>
        </w:rPr>
        <w:t>427</w:t>
      </w:r>
      <w:r w:rsidRPr="005E37D0">
        <w:fldChar w:fldCharType="end"/>
      </w:r>
    </w:p>
    <w:p w14:paraId="448CB2DE" w14:textId="7EEA91A9" w:rsidR="00E60591" w:rsidRPr="005E37D0" w:rsidRDefault="00E60591" w:rsidP="00E60591">
      <w:pPr>
        <w:pStyle w:val="EngHang"/>
        <w:tabs>
          <w:tab w:val="right" w:leader="dot" w:pos="8370"/>
        </w:tabs>
      </w:pPr>
      <w:r w:rsidRPr="005E37D0">
        <w:fldChar w:fldCharType="begin"/>
      </w:r>
      <w:r w:rsidRPr="005E37D0">
        <w:instrText xml:space="preserve"> REF _Ref452620856 \h </w:instrText>
      </w:r>
      <w:r>
        <w:instrText xml:space="preserve"> \* MERGEFORMAT </w:instrText>
      </w:r>
      <w:r w:rsidRPr="005E37D0">
        <w:fldChar w:fldCharType="separate"/>
      </w:r>
      <w:r w:rsidR="000E2EAC">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E2EAC">
        <w:rPr>
          <w:noProof/>
        </w:rPr>
        <w:t>592</w:t>
      </w:r>
      <w:r w:rsidRPr="005E37D0">
        <w:fldChar w:fldCharType="end"/>
      </w:r>
    </w:p>
    <w:p w14:paraId="64B6D96B" w14:textId="405AE76D" w:rsidR="00E60591" w:rsidRPr="005E37D0" w:rsidRDefault="00E60591" w:rsidP="00E60591">
      <w:pPr>
        <w:pStyle w:val="EngHang"/>
        <w:tabs>
          <w:tab w:val="right" w:leader="dot" w:pos="8370"/>
        </w:tabs>
      </w:pPr>
      <w:r w:rsidRPr="005E37D0">
        <w:fldChar w:fldCharType="begin"/>
      </w:r>
      <w:r w:rsidRPr="005E37D0">
        <w:instrText xml:space="preserve"> REF _Ref434564976 \h </w:instrText>
      </w:r>
      <w:r>
        <w:instrText xml:space="preserve"> \* MERGEFORMAT </w:instrText>
      </w:r>
      <w:r w:rsidRPr="005E37D0">
        <w:fldChar w:fldCharType="separate"/>
      </w:r>
      <w:r w:rsidR="000E2EAC">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E2EAC">
        <w:rPr>
          <w:noProof/>
        </w:rPr>
        <w:t>460</w:t>
      </w:r>
      <w:r w:rsidRPr="005E37D0">
        <w:fldChar w:fldCharType="end"/>
      </w:r>
    </w:p>
    <w:p w14:paraId="55BFD7DA" w14:textId="4B883BA3" w:rsidR="00E60591" w:rsidRPr="005E37D0" w:rsidRDefault="00E60591" w:rsidP="00E60591">
      <w:pPr>
        <w:pStyle w:val="EngHang"/>
        <w:tabs>
          <w:tab w:val="right" w:leader="dot" w:pos="8370"/>
        </w:tabs>
      </w:pPr>
      <w:r w:rsidRPr="005E37D0">
        <w:fldChar w:fldCharType="begin"/>
      </w:r>
      <w:r w:rsidRPr="005E37D0">
        <w:instrText xml:space="preserve"> REF _Ref442855270 \h </w:instrText>
      </w:r>
      <w:r>
        <w:instrText xml:space="preserve"> \* MERGEFORMAT </w:instrText>
      </w:r>
      <w:r w:rsidRPr="005E37D0">
        <w:fldChar w:fldCharType="separate"/>
      </w:r>
      <w:r w:rsidR="000E2EAC">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E2EAC">
        <w:rPr>
          <w:noProof/>
        </w:rPr>
        <w:t>59</w:t>
      </w:r>
      <w:r w:rsidRPr="005E37D0">
        <w:fldChar w:fldCharType="end"/>
      </w:r>
    </w:p>
    <w:p w14:paraId="3BC8BB4F" w14:textId="23AC1E94" w:rsidR="00E60591" w:rsidRPr="005E37D0" w:rsidRDefault="00E60591" w:rsidP="00E60591">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E2EAC">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E2EAC">
        <w:rPr>
          <w:noProof/>
        </w:rPr>
        <w:t>9</w:t>
      </w:r>
      <w:r w:rsidRPr="005E37D0">
        <w:fldChar w:fldCharType="end"/>
      </w:r>
    </w:p>
    <w:p w14:paraId="1EC69BDE" w14:textId="77777777" w:rsidR="00E60591" w:rsidRDefault="00E60591" w:rsidP="00E60591">
      <w:pPr>
        <w:pStyle w:val="Heading3"/>
      </w:pPr>
      <w:bookmarkStart w:id="1112" w:name="_Ref452619392"/>
      <w:bookmarkStart w:id="1113" w:name="_Toc479145647"/>
      <w:r>
        <w:lastRenderedPageBreak/>
        <w:t>The December or Koiak Canticle</w:t>
      </w:r>
      <w:bookmarkEnd w:id="1112"/>
      <w:bookmarkEnd w:id="1113"/>
    </w:p>
    <w:p w14:paraId="44566924" w14:textId="77777777" w:rsidR="00E60591" w:rsidRPr="00AB1781" w:rsidRDefault="00E60591" w:rsidP="00E60591">
      <w:pPr>
        <w:pStyle w:val="EnglishHangNoCoptic"/>
      </w:pPr>
      <w:r w:rsidRPr="00AB1781">
        <w:t>Sing a new song</w:t>
      </w:r>
      <w:r>
        <w:t xml:space="preserve"> </w:t>
      </w:r>
      <w:r w:rsidRPr="00AB1781">
        <w:t>to the Lord</w:t>
      </w:r>
      <w:r>
        <w:t>,</w:t>
      </w:r>
    </w:p>
    <w:p w14:paraId="420C6D95" w14:textId="77777777" w:rsidR="00E60591" w:rsidRPr="00AB1781" w:rsidRDefault="00E60591" w:rsidP="00E60591">
      <w:pPr>
        <w:pStyle w:val="EnglishHangEndNoCoptic"/>
      </w:pPr>
      <w:r w:rsidRPr="00AB1781">
        <w:tab/>
        <w:t>sing to the Lord</w:t>
      </w:r>
      <w:r>
        <w:t>, all the earth; (Ps 95:1)</w:t>
      </w:r>
    </w:p>
    <w:p w14:paraId="71D4CF5B" w14:textId="77777777" w:rsidR="00E60591" w:rsidRPr="00AB1781" w:rsidRDefault="00E60591" w:rsidP="00E60591">
      <w:pPr>
        <w:pStyle w:val="EnglishHangNoCoptic"/>
      </w:pPr>
      <w:r>
        <w:t>d</w:t>
      </w:r>
      <w:r w:rsidRPr="00AB1781">
        <w:t>eclare His glory among the nations,</w:t>
      </w:r>
    </w:p>
    <w:p w14:paraId="0C23DB49" w14:textId="77777777" w:rsidR="00E60591" w:rsidRPr="00AB1781" w:rsidRDefault="00E60591" w:rsidP="00E60591">
      <w:pPr>
        <w:pStyle w:val="EnglishHangEndNoCoptic"/>
      </w:pPr>
      <w:r w:rsidRPr="00AB1781">
        <w:tab/>
        <w:t>His wonders among all peoples.</w:t>
      </w:r>
      <w:r>
        <w:t xml:space="preserve"> (Ps 95:3)</w:t>
      </w:r>
    </w:p>
    <w:p w14:paraId="56A0317F" w14:textId="77777777" w:rsidR="00E60591" w:rsidRPr="00AB1781" w:rsidRDefault="00E60591" w:rsidP="00E60591">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5A97B4E5" w14:textId="77777777" w:rsidR="00E60591" w:rsidRDefault="00E60591" w:rsidP="00E60591">
      <w:pPr>
        <w:pStyle w:val="EnglishHangEndNoCoptic"/>
      </w:pPr>
      <w:r w:rsidRPr="00AB1781">
        <w:tab/>
        <w:t>He</w:t>
      </w:r>
      <w:r>
        <w:t xml:space="preserve"> is to be feared above all gods. (Ps 95:4)</w:t>
      </w:r>
    </w:p>
    <w:p w14:paraId="09039447" w14:textId="77777777" w:rsidR="00E60591" w:rsidRDefault="00E60591" w:rsidP="00E60591">
      <w:pPr>
        <w:pStyle w:val="Rubric"/>
      </w:pPr>
      <w:r>
        <w:t>Alleluia.</w:t>
      </w:r>
    </w:p>
    <w:p w14:paraId="695C2E86" w14:textId="77777777" w:rsidR="00E60591" w:rsidRPr="00AB1781" w:rsidRDefault="00E60591" w:rsidP="00E60591">
      <w:pPr>
        <w:pStyle w:val="EnglishHangNoCoptic"/>
      </w:pPr>
      <w:r w:rsidRPr="00AB1781">
        <w:t>I will bless the Lord at all times,</w:t>
      </w:r>
    </w:p>
    <w:p w14:paraId="1071B681" w14:textId="77777777" w:rsidR="00E60591" w:rsidRPr="00AB1781" w:rsidRDefault="00E60591" w:rsidP="00E60591">
      <w:pPr>
        <w:pStyle w:val="EnglishHangEndNoCoptic"/>
      </w:pPr>
      <w:r w:rsidRPr="00AB1781">
        <w:tab/>
        <w:t xml:space="preserve">His praise </w:t>
      </w:r>
      <w:r>
        <w:t>will</w:t>
      </w:r>
      <w:r w:rsidRPr="00AB1781">
        <w:t xml:space="preserve"> be continually in my mouth.</w:t>
      </w:r>
      <w:r>
        <w:t xml:space="preserve"> (Ps 33:2)</w:t>
      </w:r>
    </w:p>
    <w:p w14:paraId="757334F2" w14:textId="77777777" w:rsidR="00E60591" w:rsidRPr="00AB1781" w:rsidRDefault="00E60591" w:rsidP="00E60591">
      <w:pPr>
        <w:pStyle w:val="EnglishHangNoCoptic"/>
      </w:pPr>
      <w:r w:rsidRPr="00AB1781">
        <w:t>My soul will be praised in the Lord</w:t>
      </w:r>
      <w:r>
        <w:rPr>
          <w:rStyle w:val="FootnoteReference"/>
        </w:rPr>
        <w:footnoteReference w:id="919"/>
      </w:r>
      <w:r w:rsidRPr="00AB1781">
        <w:t>;</w:t>
      </w:r>
    </w:p>
    <w:p w14:paraId="5FC3300F" w14:textId="77777777" w:rsidR="00E60591" w:rsidRPr="00AB1781" w:rsidRDefault="00E60591" w:rsidP="00E60591">
      <w:pPr>
        <w:pStyle w:val="EnglishHangEndNoCoptic"/>
      </w:pPr>
      <w:r w:rsidRPr="00AB1781">
        <w:tab/>
        <w:t xml:space="preserve">let the meek hear and </w:t>
      </w:r>
      <w:r>
        <w:t>be glad</w:t>
      </w:r>
      <w:r w:rsidRPr="00AB1781">
        <w:t>.</w:t>
      </w:r>
      <w:r>
        <w:t xml:space="preserve"> (Ps 33:3)</w:t>
      </w:r>
    </w:p>
    <w:p w14:paraId="5E178AEF" w14:textId="77777777" w:rsidR="00E60591" w:rsidRPr="00AB1781" w:rsidRDefault="00E60591" w:rsidP="00E60591">
      <w:pPr>
        <w:pStyle w:val="EnglishHangNoCoptic"/>
      </w:pPr>
      <w:r w:rsidRPr="00AB1781">
        <w:t>O magnify the Lord with me,</w:t>
      </w:r>
    </w:p>
    <w:p w14:paraId="4839EAB6" w14:textId="77777777" w:rsidR="00E60591" w:rsidRPr="00AB1781" w:rsidRDefault="00E60591" w:rsidP="00E60591">
      <w:pPr>
        <w:pStyle w:val="EnglishHangEndNoCoptic"/>
      </w:pPr>
      <w:r>
        <w:tab/>
        <w:t>and let us exalt His N</w:t>
      </w:r>
      <w:r w:rsidRPr="00AB1781">
        <w:t>ame together.</w:t>
      </w:r>
      <w:r>
        <w:t xml:space="preserve"> (Ps 33:4)</w:t>
      </w:r>
    </w:p>
    <w:p w14:paraId="70EE1391" w14:textId="77777777" w:rsidR="00E60591" w:rsidRDefault="00E60591" w:rsidP="00E60591">
      <w:pPr>
        <w:pStyle w:val="Rubric"/>
      </w:pPr>
      <w:r>
        <w:t>Alleluia.</w:t>
      </w:r>
    </w:p>
    <w:p w14:paraId="78719E81" w14:textId="77777777" w:rsidR="00E60591" w:rsidRPr="00AB1781" w:rsidRDefault="00E60591" w:rsidP="00E60591">
      <w:pPr>
        <w:pStyle w:val="EnglishHangEndNoCoptic"/>
      </w:pPr>
      <w:r>
        <w:t xml:space="preserve">[You] </w:t>
      </w:r>
      <w:r w:rsidRPr="00AB1781">
        <w:t xml:space="preserve">Who </w:t>
      </w:r>
      <w:r>
        <w:t>[are]</w:t>
      </w:r>
      <w:r w:rsidRPr="00AB1781">
        <w:t xml:space="preserve"> enthroned </w:t>
      </w:r>
      <w:r>
        <w:t>up</w:t>
      </w:r>
      <w:r w:rsidRPr="00AB1781">
        <w:t>on the Cherubim</w:t>
      </w:r>
      <w:r w:rsidRPr="00AB1781">
        <w:rPr>
          <w:rStyle w:val="FootnoteReference"/>
        </w:rPr>
        <w:footnoteReference w:id="920"/>
      </w:r>
      <w:r>
        <w:t>, manifest Yourself</w:t>
      </w:r>
      <w:r>
        <w:rPr>
          <w:rStyle w:val="FootnoteReference"/>
        </w:rPr>
        <w:footnoteReference w:id="921"/>
      </w:r>
      <w:r>
        <w:t>! (Ps 79:1c)</w:t>
      </w:r>
    </w:p>
    <w:p w14:paraId="39DAAC61" w14:textId="77777777" w:rsidR="00E60591" w:rsidRPr="00AB1781" w:rsidRDefault="00E60591" w:rsidP="00E60591">
      <w:pPr>
        <w:pStyle w:val="EnglishHangNoCoptic"/>
      </w:pPr>
      <w:r>
        <w:t>Raise up Your power b</w:t>
      </w:r>
      <w:r w:rsidRPr="00AB1781">
        <w:t>efore Ephraim and Benjamin and Manasseh,</w:t>
      </w:r>
    </w:p>
    <w:p w14:paraId="1513E646" w14:textId="77777777" w:rsidR="00E60591" w:rsidRPr="00AB1781" w:rsidRDefault="00E60591" w:rsidP="00E60591">
      <w:pPr>
        <w:pStyle w:val="EnglishHangEndNoCoptic"/>
      </w:pPr>
      <w:r w:rsidRPr="00AB1781">
        <w:tab/>
      </w:r>
      <w:r>
        <w:t>and come to save us! (Ps 79:2)</w:t>
      </w:r>
    </w:p>
    <w:p w14:paraId="3775C786" w14:textId="77777777" w:rsidR="00E60591" w:rsidRPr="00AB1781" w:rsidRDefault="00E60591" w:rsidP="00E60591">
      <w:pPr>
        <w:pStyle w:val="EnglishHangNoCoptic"/>
      </w:pPr>
      <w:r w:rsidRPr="00AB1781">
        <w:t xml:space="preserve">O God, </w:t>
      </w:r>
      <w:r>
        <w:t>bring us back,</w:t>
      </w:r>
    </w:p>
    <w:p w14:paraId="3C742D15" w14:textId="77777777" w:rsidR="00E60591" w:rsidRPr="00AB1781" w:rsidRDefault="00E60591" w:rsidP="00E60591">
      <w:pPr>
        <w:pStyle w:val="EnglishHangEndNoCoptic"/>
      </w:pPr>
      <w:r w:rsidRPr="00AB1781">
        <w:tab/>
        <w:t xml:space="preserve">and let </w:t>
      </w:r>
      <w:r>
        <w:t>Your</w:t>
      </w:r>
      <w:r w:rsidRPr="00AB1781">
        <w:t xml:space="preserve"> face shine</w:t>
      </w:r>
      <w:r>
        <w:rPr>
          <w:rStyle w:val="FootnoteReference"/>
        </w:rPr>
        <w:footnoteReference w:id="922"/>
      </w:r>
      <w:r>
        <w:t>,</w:t>
      </w:r>
      <w:r w:rsidRPr="00AB1781">
        <w:t xml:space="preserve"> and we </w:t>
      </w:r>
      <w:r>
        <w:t>will</w:t>
      </w:r>
      <w:r w:rsidRPr="00AB1781">
        <w:t xml:space="preserve"> be saved.</w:t>
      </w:r>
      <w:r>
        <w:t xml:space="preserve"> (Ps 79:3)</w:t>
      </w:r>
    </w:p>
    <w:p w14:paraId="4FF24A75" w14:textId="77777777" w:rsidR="00E60591" w:rsidRDefault="00E60591" w:rsidP="00E60591">
      <w:pPr>
        <w:pStyle w:val="Rubric"/>
      </w:pPr>
      <w:r>
        <w:t>Alleluia.</w:t>
      </w:r>
    </w:p>
    <w:p w14:paraId="1D1F3D74" w14:textId="77777777" w:rsidR="00E60591" w:rsidRPr="00AB1781" w:rsidRDefault="00E60591" w:rsidP="00E60591">
      <w:pPr>
        <w:pStyle w:val="EnglishHangNoCoptic"/>
      </w:pPr>
      <w:r w:rsidRPr="00AB1781">
        <w:t>He bowed the heavens and came down,</w:t>
      </w:r>
    </w:p>
    <w:p w14:paraId="5285418A" w14:textId="77777777" w:rsidR="00E60591" w:rsidRPr="00AB1781" w:rsidRDefault="00E60591" w:rsidP="00E60591">
      <w:pPr>
        <w:pStyle w:val="EnglishHangEndNoCoptic"/>
      </w:pPr>
      <w:r w:rsidRPr="00AB1781">
        <w:tab/>
        <w:t xml:space="preserve">and </w:t>
      </w:r>
      <w:r>
        <w:t>thick darkness was</w:t>
      </w:r>
      <w:r w:rsidRPr="00AB1781">
        <w:t xml:space="preserve"> under His feet.</w:t>
      </w:r>
      <w:r>
        <w:t xml:space="preserve"> (Ps 17:10)</w:t>
      </w:r>
    </w:p>
    <w:p w14:paraId="5D302006" w14:textId="77777777" w:rsidR="00E60591" w:rsidRPr="00AB1781" w:rsidRDefault="00E60591" w:rsidP="00E60591">
      <w:pPr>
        <w:pStyle w:val="EnglishHangNoCoptic"/>
      </w:pPr>
      <w:r w:rsidRPr="00AB1781">
        <w:t>And He rode upon Cherubim</w:t>
      </w:r>
      <w:r>
        <w:t>,</w:t>
      </w:r>
      <w:r w:rsidRPr="00AB1781">
        <w:t xml:space="preserve"> and flew;</w:t>
      </w:r>
    </w:p>
    <w:p w14:paraId="1A497EAB" w14:textId="77777777" w:rsidR="00E60591" w:rsidRPr="00AB1781" w:rsidRDefault="00E60591" w:rsidP="00E60591">
      <w:pPr>
        <w:pStyle w:val="EnglishHangEndNoCoptic"/>
      </w:pPr>
      <w:r w:rsidRPr="00AB1781">
        <w:tab/>
        <w:t xml:space="preserve">He </w:t>
      </w:r>
      <w:r>
        <w:t>flew</w:t>
      </w:r>
      <w:r w:rsidRPr="00AB1781">
        <w:t xml:space="preserve"> </w:t>
      </w:r>
      <w:r>
        <w:t>up</w:t>
      </w:r>
      <w:r w:rsidRPr="00AB1781">
        <w:t>on the wings of the wind.</w:t>
      </w:r>
      <w:r>
        <w:t xml:space="preserve"> (Ps 17:11)</w:t>
      </w:r>
    </w:p>
    <w:p w14:paraId="108D1C99" w14:textId="77777777" w:rsidR="00E60591" w:rsidRPr="00AB1781" w:rsidRDefault="00E60591" w:rsidP="00E60591">
      <w:pPr>
        <w:pStyle w:val="EnglishHangNoCoptic"/>
      </w:pPr>
      <w:r w:rsidRPr="00AB1781">
        <w:lastRenderedPageBreak/>
        <w:t>He made darkness His hiding-place.</w:t>
      </w:r>
    </w:p>
    <w:p w14:paraId="108ECF16" w14:textId="77777777" w:rsidR="00E60591" w:rsidRPr="00AB1781" w:rsidRDefault="00E60591" w:rsidP="00E60591">
      <w:pPr>
        <w:pStyle w:val="EnglishHangNoCoptic"/>
      </w:pPr>
      <w:r w:rsidRPr="00AB1781">
        <w:tab/>
      </w:r>
      <w:r>
        <w:t>Dark thunder-clouds hung in the air,</w:t>
      </w:r>
    </w:p>
    <w:p w14:paraId="51AB26A1" w14:textId="77777777" w:rsidR="00E60591" w:rsidRDefault="00E60591" w:rsidP="00E60591">
      <w:pPr>
        <w:pStyle w:val="EnglishHangEndNoCoptic"/>
      </w:pPr>
      <w:r w:rsidRPr="00AB1781">
        <w:tab/>
      </w:r>
      <w:r>
        <w:t>[they were] His tent around Him. (Ps 17:12)</w:t>
      </w:r>
    </w:p>
    <w:p w14:paraId="2DF5CBB3" w14:textId="77777777" w:rsidR="00E60591" w:rsidRPr="00AB1781" w:rsidRDefault="00E60591" w:rsidP="00E60591">
      <w:pPr>
        <w:pStyle w:val="Rubric"/>
      </w:pPr>
      <w:r>
        <w:t>Alleluia.</w:t>
      </w:r>
    </w:p>
    <w:p w14:paraId="49946A5E" w14:textId="77777777" w:rsidR="00E60591" w:rsidRPr="00AB1781" w:rsidRDefault="00E60591" w:rsidP="00E60591">
      <w:pPr>
        <w:pStyle w:val="EnglishHangNoCoptic"/>
      </w:pPr>
      <w:r w:rsidRPr="00AB1781">
        <w:t xml:space="preserve">Even if you sleep </w:t>
      </w:r>
      <w:r>
        <w:t>in the mists of your portions</w:t>
      </w:r>
      <w:r w:rsidRPr="00AB1781">
        <w:t>,</w:t>
      </w:r>
      <w:r w:rsidRPr="00AB1781">
        <w:rPr>
          <w:rStyle w:val="FootnoteReference"/>
        </w:rPr>
        <w:footnoteReference w:id="923"/>
      </w:r>
    </w:p>
    <w:p w14:paraId="5DC177E8" w14:textId="77777777" w:rsidR="00E60591" w:rsidRPr="00AB1781" w:rsidRDefault="00E60591" w:rsidP="00E60591">
      <w:pPr>
        <w:pStyle w:val="EnglishHangNoCoptic"/>
      </w:pPr>
      <w:r w:rsidRPr="00AB1781">
        <w:tab/>
        <w:t>you will be like a dove</w:t>
      </w:r>
    </w:p>
    <w:p w14:paraId="6221DE5D" w14:textId="77777777" w:rsidR="00E60591" w:rsidRPr="00AB1781" w:rsidRDefault="00E60591" w:rsidP="00E60591">
      <w:pPr>
        <w:pStyle w:val="EnglishHangNoCoptic"/>
      </w:pPr>
      <w:r w:rsidRPr="00AB1781">
        <w:tab/>
        <w:t>whose wings are covered with silver</w:t>
      </w:r>
      <w:r>
        <w:t>,</w:t>
      </w:r>
    </w:p>
    <w:p w14:paraId="485C82E1" w14:textId="77777777" w:rsidR="00E60591" w:rsidRPr="001F4F1A" w:rsidRDefault="00E60591" w:rsidP="00E60591">
      <w:pPr>
        <w:pStyle w:val="EnglishHangEndNoCoptic"/>
      </w:pPr>
      <w:r w:rsidRPr="00AB1781">
        <w:tab/>
        <w:t>and her back with the luster of gold.</w:t>
      </w:r>
      <w:r>
        <w:t xml:space="preserve"> </w:t>
      </w:r>
      <w:r w:rsidRPr="003863C1">
        <w:rPr>
          <w:i/>
        </w:rPr>
        <w:t>(Pause)</w:t>
      </w:r>
      <w:r>
        <w:rPr>
          <w:i/>
        </w:rPr>
        <w:t xml:space="preserve"> </w:t>
      </w:r>
      <w:r>
        <w:t>(Ps 67:14)</w:t>
      </w:r>
    </w:p>
    <w:p w14:paraId="2015DD90" w14:textId="77777777" w:rsidR="00E60591" w:rsidRPr="00AB1781" w:rsidRDefault="00E60591" w:rsidP="00E60591">
      <w:pPr>
        <w:pStyle w:val="EnglishHangNoCoptic"/>
      </w:pPr>
      <w:r w:rsidRPr="00AB1781">
        <w:t xml:space="preserve">When the Heavenly One </w:t>
      </w:r>
      <w:r>
        <w:t>appoints</w:t>
      </w:r>
      <w:r w:rsidRPr="00AB1781">
        <w:t xml:space="preserve"> kings over it,</w:t>
      </w:r>
    </w:p>
    <w:p w14:paraId="01E19F67" w14:textId="77777777" w:rsidR="00E60591" w:rsidRPr="00AB1781" w:rsidRDefault="00E60591" w:rsidP="00E60591">
      <w:pPr>
        <w:pStyle w:val="EnglishHangEndNoCoptic"/>
      </w:pPr>
      <w:r w:rsidRPr="00AB1781">
        <w:tab/>
        <w:t xml:space="preserve">they will be </w:t>
      </w:r>
      <w:r>
        <w:t xml:space="preserve">as </w:t>
      </w:r>
      <w:r w:rsidRPr="00AB1781">
        <w:t>white as the snow on Salmon.</w:t>
      </w:r>
      <w:r>
        <w:t xml:space="preserve"> (Ps 67:15)</w:t>
      </w:r>
    </w:p>
    <w:p w14:paraId="47ACEDD6" w14:textId="77777777" w:rsidR="00E60591" w:rsidRDefault="00E60591" w:rsidP="00E60591">
      <w:pPr>
        <w:pStyle w:val="Rubric"/>
      </w:pPr>
      <w:r>
        <w:t>Alleluia.</w:t>
      </w:r>
    </w:p>
    <w:p w14:paraId="502D0628" w14:textId="77777777" w:rsidR="00E60591" w:rsidRPr="00AB1781" w:rsidRDefault="00E60591" w:rsidP="00E60591">
      <w:pPr>
        <w:pStyle w:val="EnglishHangNoCoptic"/>
      </w:pPr>
      <w:r w:rsidRPr="00AB1781">
        <w:t xml:space="preserve">The mountain of God is a </w:t>
      </w:r>
      <w:r>
        <w:t>fertile</w:t>
      </w:r>
      <w:r w:rsidRPr="00AB1781">
        <w:t xml:space="preserve"> mountain,</w:t>
      </w:r>
    </w:p>
    <w:p w14:paraId="6A520E16" w14:textId="77777777" w:rsidR="00E60591" w:rsidRPr="00AB1781" w:rsidRDefault="00E60591" w:rsidP="00E60591">
      <w:pPr>
        <w:pStyle w:val="EnglishHangEndNoCoptic"/>
      </w:pPr>
      <w:r w:rsidRPr="00AB1781">
        <w:tab/>
        <w:t xml:space="preserve">a mountain </w:t>
      </w:r>
      <w:r>
        <w:t>richly curdled [with milk]</w:t>
      </w:r>
      <w:r w:rsidRPr="00AB1781">
        <w:t xml:space="preserve">, a </w:t>
      </w:r>
      <w:r>
        <w:t>fertile mountain! (Ps 67:16)</w:t>
      </w:r>
    </w:p>
    <w:p w14:paraId="68F34EDC" w14:textId="77777777" w:rsidR="00E60591" w:rsidRPr="00AB1781" w:rsidRDefault="00E60591" w:rsidP="00E60591">
      <w:pPr>
        <w:pStyle w:val="EnglishHangNoCoptic"/>
      </w:pPr>
      <w:r w:rsidRPr="00AB1781">
        <w:t xml:space="preserve">Why do you </w:t>
      </w:r>
      <w:r>
        <w:t>think about mountains richly curdled [with milk]</w:t>
      </w:r>
      <w:r w:rsidRPr="00AB1781">
        <w:t>?</w:t>
      </w:r>
    </w:p>
    <w:p w14:paraId="59254B33" w14:textId="77777777" w:rsidR="00E60591" w:rsidRPr="00AB1781" w:rsidRDefault="00E60591" w:rsidP="00E60591">
      <w:pPr>
        <w:pStyle w:val="EnglishHangNoCoptic"/>
      </w:pPr>
      <w:r w:rsidRPr="00AB1781">
        <w:tab/>
        <w:t>This is the mountain in which God is pleased to dwell;</w:t>
      </w:r>
    </w:p>
    <w:p w14:paraId="06C2D858" w14:textId="77777777" w:rsidR="00E60591" w:rsidRPr="00AB1781" w:rsidRDefault="00E60591" w:rsidP="00E60591">
      <w:pPr>
        <w:pStyle w:val="EnglishHangEndNoCoptic"/>
      </w:pPr>
      <w:r w:rsidRPr="00AB1781">
        <w:tab/>
      </w:r>
      <w:r>
        <w:t>truly</w:t>
      </w:r>
      <w:r w:rsidRPr="00AB1781">
        <w:t xml:space="preserve"> the Lord will dwell in it </w:t>
      </w:r>
      <w:r>
        <w:t>forever</w:t>
      </w:r>
      <w:r w:rsidRPr="00AB1781">
        <w:t>.</w:t>
      </w:r>
      <w:r>
        <w:t xml:space="preserve"> (Ps 67:17)</w:t>
      </w:r>
    </w:p>
    <w:p w14:paraId="7BF26242" w14:textId="77777777" w:rsidR="00E60591" w:rsidRDefault="00E60591" w:rsidP="00E60591">
      <w:pPr>
        <w:pStyle w:val="Rubric"/>
      </w:pPr>
      <w:r>
        <w:t>Alleluia.</w:t>
      </w:r>
    </w:p>
    <w:p w14:paraId="1CB08A52" w14:textId="77777777" w:rsidR="00E60591" w:rsidRPr="00AB1781" w:rsidRDefault="00E60591" w:rsidP="00E60591">
      <w:pPr>
        <w:pStyle w:val="EnglishHangNoCoptic"/>
      </w:pPr>
      <w:r>
        <w:t>O</w:t>
      </w:r>
      <w:r w:rsidRPr="00AB1781">
        <w:t xml:space="preserve">n </w:t>
      </w:r>
      <w:r>
        <w:t>Your</w:t>
      </w:r>
      <w:r w:rsidRPr="00AB1781">
        <w:t xml:space="preserve"> right hand stands the queen</w:t>
      </w:r>
      <w:r>
        <w:t xml:space="preserve"> in apparel interwoven with gold,</w:t>
      </w:r>
    </w:p>
    <w:p w14:paraId="3BB72782" w14:textId="77777777" w:rsidR="00E60591" w:rsidRPr="00AB1781" w:rsidRDefault="00E60591" w:rsidP="00E60591">
      <w:pPr>
        <w:pStyle w:val="EnglishHangEndNoCoptic"/>
      </w:pPr>
      <w:r w:rsidRPr="00AB1781">
        <w:tab/>
      </w:r>
      <w:r>
        <w:t>adorned and embroidered</w:t>
      </w:r>
      <w:r w:rsidRPr="00AB1781">
        <w:t xml:space="preserve"> with many colors.</w:t>
      </w:r>
      <w:r>
        <w:t xml:space="preserve"> (Ps 44:10bc)</w:t>
      </w:r>
    </w:p>
    <w:p w14:paraId="7C737725" w14:textId="77777777" w:rsidR="00E60591" w:rsidRDefault="00E60591" w:rsidP="00E60591">
      <w:pPr>
        <w:pStyle w:val="Rubric"/>
      </w:pPr>
      <w:r>
        <w:t>Alleluia.</w:t>
      </w:r>
    </w:p>
    <w:p w14:paraId="74AECD3C" w14:textId="77777777" w:rsidR="00E60591" w:rsidRPr="00AB1781" w:rsidRDefault="00E60591" w:rsidP="00E60591">
      <w:pPr>
        <w:pStyle w:val="EnglishHangNoCoptic"/>
      </w:pPr>
      <w:r w:rsidRPr="00AB1781">
        <w:t xml:space="preserve">Listen, </w:t>
      </w:r>
      <w:r>
        <w:t>O</w:t>
      </w:r>
      <w:r w:rsidRPr="00AB1781">
        <w:t xml:space="preserve"> daughter</w:t>
      </w:r>
      <w:r>
        <w:t>, and see, and incline your ear,</w:t>
      </w:r>
    </w:p>
    <w:p w14:paraId="71046E4E" w14:textId="77777777" w:rsidR="00E60591" w:rsidRPr="00AB1781" w:rsidRDefault="00E60591" w:rsidP="00E60591">
      <w:pPr>
        <w:pStyle w:val="EnglishHangEndNoCoptic"/>
      </w:pPr>
      <w:r w:rsidRPr="00AB1781">
        <w:tab/>
        <w:t>and forget your</w:t>
      </w:r>
      <w:r>
        <w:t xml:space="preserve"> people and your father’s house, (Ps 44:11)</w:t>
      </w:r>
    </w:p>
    <w:p w14:paraId="52089BBF" w14:textId="77777777" w:rsidR="00E60591" w:rsidRPr="00AB1781" w:rsidRDefault="00E60591" w:rsidP="00E60591">
      <w:pPr>
        <w:pStyle w:val="EnglishHangNoCoptic"/>
      </w:pPr>
      <w:r>
        <w:t xml:space="preserve">for the King </w:t>
      </w:r>
      <w:r w:rsidRPr="00AB1781">
        <w:t>desire</w:t>
      </w:r>
      <w:r>
        <w:t>d</w:t>
      </w:r>
      <w:r w:rsidRPr="00AB1781">
        <w:t xml:space="preserve"> your beauty,</w:t>
      </w:r>
    </w:p>
    <w:p w14:paraId="2F4BE081" w14:textId="77777777" w:rsidR="00E60591" w:rsidRPr="008242AB" w:rsidRDefault="00E60591" w:rsidP="00E60591">
      <w:pPr>
        <w:pStyle w:val="EnglishHangEndNoCoptic"/>
      </w:pPr>
      <w:r w:rsidRPr="00AB1781">
        <w:tab/>
        <w:t>for He is your Lord.</w:t>
      </w:r>
      <w:r>
        <w:t xml:space="preserve"> (Ps 44:12)</w:t>
      </w:r>
    </w:p>
    <w:p w14:paraId="0CF080D8" w14:textId="77777777" w:rsidR="00E60591" w:rsidRDefault="00E60591" w:rsidP="00E60591">
      <w:pPr>
        <w:pStyle w:val="Rubric"/>
      </w:pPr>
      <w:r>
        <w:t>Alleluia.</w:t>
      </w:r>
    </w:p>
    <w:p w14:paraId="018B98FE" w14:textId="77777777" w:rsidR="00E60591" w:rsidRPr="00AB1781" w:rsidRDefault="00E60591" w:rsidP="00E60591">
      <w:pPr>
        <w:pStyle w:val="EnglishHangNoCoptic"/>
      </w:pPr>
      <w:r w:rsidRPr="00AB1781">
        <w:t>And the daughter of Tyre will worship</w:t>
      </w:r>
      <w:r>
        <w:rPr>
          <w:rStyle w:val="FootnoteReference"/>
        </w:rPr>
        <w:footnoteReference w:id="924"/>
      </w:r>
      <w:r w:rsidRPr="00AB1781">
        <w:t xml:space="preserve"> </w:t>
      </w:r>
      <w:r>
        <w:t>Him</w:t>
      </w:r>
      <w:r w:rsidRPr="00AB1781">
        <w:t xml:space="preserve"> with gifts;</w:t>
      </w:r>
    </w:p>
    <w:p w14:paraId="6378F66D" w14:textId="77777777" w:rsidR="00E60591" w:rsidRDefault="00E60591" w:rsidP="00E60591">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925"/>
      </w:r>
      <w:r>
        <w:t xml:space="preserve"> (Ps 44:13)</w:t>
      </w:r>
    </w:p>
    <w:p w14:paraId="3292AF9B" w14:textId="77777777" w:rsidR="00E60591" w:rsidRDefault="00E60591" w:rsidP="00E60591">
      <w:pPr>
        <w:pStyle w:val="Rubric"/>
      </w:pPr>
      <w:r>
        <w:t>Alleluia.</w:t>
      </w:r>
    </w:p>
    <w:p w14:paraId="4067A3DA" w14:textId="77777777" w:rsidR="00E60591" w:rsidRPr="00AB1781" w:rsidRDefault="00E60591" w:rsidP="00E60591">
      <w:pPr>
        <w:pStyle w:val="EnglishHangNoCoptic"/>
      </w:pPr>
      <w:r w:rsidRPr="00AB1781">
        <w:lastRenderedPageBreak/>
        <w:t>All the glory of the King’s daughter is within,</w:t>
      </w:r>
    </w:p>
    <w:p w14:paraId="6305B42A" w14:textId="77777777" w:rsidR="00E60591" w:rsidRPr="00AB1781" w:rsidRDefault="00E60591" w:rsidP="00E60591">
      <w:pPr>
        <w:pStyle w:val="EnglishHangEndNoCoptic"/>
      </w:pPr>
      <w:r w:rsidRPr="00AB1781">
        <w:tab/>
      </w:r>
      <w:r>
        <w:t>adorned and embroidered with golden tassels, with many colours</w:t>
      </w:r>
      <w:r w:rsidRPr="00AB1781">
        <w:t>.</w:t>
      </w:r>
      <w:r>
        <w:t xml:space="preserve"> (Ps 44:14)</w:t>
      </w:r>
    </w:p>
    <w:p w14:paraId="6CDDA485" w14:textId="77777777" w:rsidR="00E60591" w:rsidRPr="00AB1781" w:rsidRDefault="00E60591" w:rsidP="00E60591">
      <w:pPr>
        <w:pStyle w:val="EnglishHangNoCoptic"/>
      </w:pPr>
      <w:r w:rsidRPr="00AB1781">
        <w:t>The virgins in her train will be brought to the King;</w:t>
      </w:r>
    </w:p>
    <w:p w14:paraId="0DFD666D" w14:textId="77777777" w:rsidR="00E60591" w:rsidRPr="00AB1781" w:rsidRDefault="00E60591" w:rsidP="00E60591">
      <w:pPr>
        <w:pStyle w:val="EnglishHangEndNoCoptic"/>
      </w:pPr>
      <w:r w:rsidRPr="00AB1781">
        <w:tab/>
      </w:r>
      <w:r>
        <w:t>her companions</w:t>
      </w:r>
      <w:r w:rsidRPr="00AB1781">
        <w:t xml:space="preserve"> will be brought to </w:t>
      </w:r>
      <w:r>
        <w:t>You</w:t>
      </w:r>
      <w:r w:rsidRPr="00AB1781">
        <w:t>.</w:t>
      </w:r>
      <w:r>
        <w:t xml:space="preserve"> (Ps 44:15)</w:t>
      </w:r>
    </w:p>
    <w:p w14:paraId="4D4F0A7C" w14:textId="77777777" w:rsidR="00E60591" w:rsidRPr="00AB1781" w:rsidRDefault="00E60591" w:rsidP="00E60591">
      <w:pPr>
        <w:pStyle w:val="EnglishHangNoCoptic"/>
      </w:pPr>
      <w:r w:rsidRPr="00AB1781">
        <w:t>They will be brought with gladness</w:t>
      </w:r>
      <w:r>
        <w:t xml:space="preserve"> and rejoicing</w:t>
      </w:r>
      <w:r w:rsidRPr="00AB1781">
        <w:t>;</w:t>
      </w:r>
    </w:p>
    <w:p w14:paraId="6C521B4C" w14:textId="77777777" w:rsidR="00E60591" w:rsidRPr="00AB1781" w:rsidRDefault="00E60591" w:rsidP="00E60591">
      <w:pPr>
        <w:pStyle w:val="EnglishHangEndNoCoptic"/>
      </w:pPr>
      <w:r w:rsidRPr="00AB1781">
        <w:tab/>
        <w:t xml:space="preserve">they will be led into the </w:t>
      </w:r>
      <w:r>
        <w:t>temple of the King</w:t>
      </w:r>
      <w:r w:rsidRPr="00AB1781">
        <w:t>.</w:t>
      </w:r>
      <w:r>
        <w:t xml:space="preserve"> (Ps 44:16)</w:t>
      </w:r>
    </w:p>
    <w:p w14:paraId="24EE342A" w14:textId="77777777" w:rsidR="00E60591" w:rsidRDefault="00E60591" w:rsidP="00E60591">
      <w:pPr>
        <w:pStyle w:val="Rubric"/>
      </w:pPr>
      <w:r>
        <w:t>Alleluia.</w:t>
      </w:r>
    </w:p>
    <w:p w14:paraId="6153E4FB" w14:textId="77777777" w:rsidR="00E60591" w:rsidRPr="00AB1781" w:rsidRDefault="00E60591" w:rsidP="00E60591">
      <w:pPr>
        <w:pStyle w:val="EnglishHangNoCoptic"/>
      </w:pPr>
      <w:r>
        <w:t xml:space="preserve">The Lord is </w:t>
      </w:r>
      <w:r w:rsidRPr="00AB1781">
        <w:t>Great</w:t>
      </w:r>
      <w:r>
        <w:t>,</w:t>
      </w:r>
      <w:r w:rsidRPr="00AB1781">
        <w:t xml:space="preserve"> and greatly to be praised</w:t>
      </w:r>
    </w:p>
    <w:p w14:paraId="6A845416" w14:textId="77777777" w:rsidR="00E60591" w:rsidRPr="00AB1781" w:rsidRDefault="00E60591" w:rsidP="00E60591">
      <w:pPr>
        <w:pStyle w:val="EnglishHangEndNoCoptic"/>
      </w:pPr>
      <w:r w:rsidRPr="00AB1781">
        <w:tab/>
        <w:t xml:space="preserve">in the city of our God, </w:t>
      </w:r>
      <w:r>
        <w:t>in</w:t>
      </w:r>
      <w:r w:rsidRPr="00AB1781">
        <w:t xml:space="preserve"> His holy mountain,</w:t>
      </w:r>
      <w:r>
        <w:t xml:space="preserve"> (Ps 47:2)</w:t>
      </w:r>
    </w:p>
    <w:p w14:paraId="719AC733" w14:textId="77777777" w:rsidR="00E60591" w:rsidRPr="00AB1781" w:rsidRDefault="00E60591" w:rsidP="00E60591">
      <w:pPr>
        <w:pStyle w:val="EnglishHangNoCoptic"/>
      </w:pPr>
      <w:r>
        <w:t>which He planted well</w:t>
      </w:r>
      <w:r>
        <w:rPr>
          <w:rStyle w:val="FootnoteReference"/>
        </w:rPr>
        <w:footnoteReference w:id="926"/>
      </w:r>
      <w:r w:rsidRPr="00AB1781">
        <w:t>, the joy of all the earth.</w:t>
      </w:r>
    </w:p>
    <w:p w14:paraId="59D8EF5B" w14:textId="77777777" w:rsidR="00E60591" w:rsidRPr="00AB1781" w:rsidRDefault="00E60591" w:rsidP="00E60591">
      <w:pPr>
        <w:pStyle w:val="EnglishHangNoCoptic"/>
      </w:pPr>
      <w:r w:rsidRPr="00AB1781">
        <w:tab/>
      </w:r>
      <w:r>
        <w:t xml:space="preserve">The northern slopes of </w:t>
      </w:r>
      <w:r w:rsidRPr="00AB1781">
        <w:t>Mount Zion</w:t>
      </w:r>
      <w:r>
        <w:t>,</w:t>
      </w:r>
    </w:p>
    <w:p w14:paraId="72634B66" w14:textId="77777777" w:rsidR="00E60591" w:rsidRPr="00AB1781" w:rsidRDefault="00E60591" w:rsidP="00E60591">
      <w:pPr>
        <w:pStyle w:val="EnglishHangEndNoCoptic"/>
      </w:pPr>
      <w:r>
        <w:tab/>
        <w:t>the city of the great King—</w:t>
      </w:r>
      <w:r w:rsidRPr="00AB1781">
        <w:rPr>
          <w:rStyle w:val="FootnoteReference"/>
        </w:rPr>
        <w:footnoteReference w:id="927"/>
      </w:r>
      <w:r>
        <w:t xml:space="preserve"> (Ps 47:3)</w:t>
      </w:r>
    </w:p>
    <w:p w14:paraId="665083FC" w14:textId="77777777" w:rsidR="00E60591" w:rsidRDefault="00E60591" w:rsidP="00E60591">
      <w:pPr>
        <w:pStyle w:val="Rubric"/>
      </w:pPr>
      <w:r>
        <w:t>Alleluia.</w:t>
      </w:r>
    </w:p>
    <w:p w14:paraId="39E4452C" w14:textId="77777777" w:rsidR="00E60591" w:rsidRPr="00AB1781" w:rsidRDefault="00E60591" w:rsidP="00E60591">
      <w:pPr>
        <w:pStyle w:val="EnglishHangEndNoCoptic"/>
      </w:pPr>
      <w:r w:rsidRPr="00AB1781">
        <w:t>His founda</w:t>
      </w:r>
      <w:r>
        <w:t>tions are on the holy mountains; (Ps 86:1b)</w:t>
      </w:r>
    </w:p>
    <w:p w14:paraId="053E6EAC" w14:textId="77777777" w:rsidR="00E60591" w:rsidRPr="00AB1781" w:rsidRDefault="00E60591" w:rsidP="00E60591">
      <w:pPr>
        <w:pStyle w:val="EnglishHangNoCoptic"/>
      </w:pPr>
      <w:r w:rsidRPr="00AB1781">
        <w:t>The Lord loves the gates of Zion</w:t>
      </w:r>
      <w:r w:rsidRPr="00AB1781">
        <w:rPr>
          <w:rStyle w:val="FootnoteReference"/>
        </w:rPr>
        <w:footnoteReference w:id="928"/>
      </w:r>
    </w:p>
    <w:p w14:paraId="47286D1D" w14:textId="77777777" w:rsidR="00E60591" w:rsidRPr="00AB1781" w:rsidRDefault="00E60591" w:rsidP="00E60591">
      <w:pPr>
        <w:pStyle w:val="EnglishHangEndNoCoptic"/>
      </w:pPr>
      <w:r w:rsidRPr="00AB1781">
        <w:tab/>
        <w:t>more than all the dwellings of Jacob.</w:t>
      </w:r>
      <w:r>
        <w:t xml:space="preserve"> (Ps 86:2)</w:t>
      </w:r>
    </w:p>
    <w:p w14:paraId="74EEC6F3" w14:textId="77777777" w:rsidR="00E60591" w:rsidRPr="00394CC7" w:rsidRDefault="00E60591" w:rsidP="00E60591">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07535B2E" w14:textId="77777777" w:rsidR="00E60591" w:rsidRDefault="00E60591" w:rsidP="00E60591">
      <w:pPr>
        <w:pStyle w:val="Rubric"/>
      </w:pPr>
      <w:r>
        <w:t>Alleluia.</w:t>
      </w:r>
    </w:p>
    <w:p w14:paraId="23DDB3C7" w14:textId="77777777" w:rsidR="00E60591" w:rsidRPr="00AB1781" w:rsidRDefault="00E60591" w:rsidP="00E60591">
      <w:pPr>
        <w:pStyle w:val="EnglishHangNoCoptic"/>
      </w:pPr>
      <w:r>
        <w:t>A man will say, “Mother Zion,”</w:t>
      </w:r>
      <w:r>
        <w:rPr>
          <w:rStyle w:val="FootnoteReference"/>
        </w:rPr>
        <w:footnoteReference w:id="929"/>
      </w:r>
    </w:p>
    <w:p w14:paraId="0B469863" w14:textId="77777777" w:rsidR="00E60591" w:rsidRPr="00AB1781" w:rsidRDefault="00E60591" w:rsidP="00E60591">
      <w:pPr>
        <w:pStyle w:val="EnglishHangNoCoptic"/>
      </w:pPr>
      <w:r>
        <w:tab/>
        <w:t>and, “a man was born in her,”</w:t>
      </w:r>
      <w:r>
        <w:rPr>
          <w:rStyle w:val="FootnoteReference"/>
        </w:rPr>
        <w:footnoteReference w:id="930"/>
      </w:r>
    </w:p>
    <w:p w14:paraId="2E50BF32" w14:textId="77777777" w:rsidR="00E60591" w:rsidRPr="00AB1781" w:rsidRDefault="00E60591" w:rsidP="00E60591">
      <w:pPr>
        <w:pStyle w:val="EnglishHangEndNoCoptic"/>
      </w:pPr>
      <w:r>
        <w:tab/>
        <w:t>for t</w:t>
      </w:r>
      <w:r w:rsidRPr="00AB1781">
        <w:t xml:space="preserve">he Most High </w:t>
      </w:r>
      <w:r>
        <w:t>Himself founded her. (Ps 86:5)</w:t>
      </w:r>
    </w:p>
    <w:p w14:paraId="6AC3A19A" w14:textId="77777777" w:rsidR="00E60591" w:rsidRDefault="00E60591" w:rsidP="00E60591">
      <w:pPr>
        <w:pStyle w:val="Rubric"/>
      </w:pPr>
      <w:r>
        <w:t>Alleluia.</w:t>
      </w:r>
    </w:p>
    <w:p w14:paraId="6E1B72E0" w14:textId="77777777" w:rsidR="00E60591" w:rsidRPr="00AB1781" w:rsidRDefault="00E60591" w:rsidP="00E60591">
      <w:pPr>
        <w:pStyle w:val="EnglishHangNoCoptic"/>
      </w:pPr>
      <w:r w:rsidRPr="00AB1781">
        <w:t xml:space="preserve">The Angel of the Lord </w:t>
      </w:r>
      <w:r>
        <w:t>will encamp a</w:t>
      </w:r>
      <w:r w:rsidRPr="00AB1781">
        <w:t>round those who fear Him</w:t>
      </w:r>
      <w:r>
        <w:t>,</w:t>
      </w:r>
    </w:p>
    <w:p w14:paraId="2E12E4BA" w14:textId="77777777" w:rsidR="00E60591" w:rsidRDefault="00E60591" w:rsidP="00E60591">
      <w:pPr>
        <w:pStyle w:val="EnglishHangEndNoCoptic"/>
      </w:pPr>
      <w:r w:rsidRPr="00AB1781">
        <w:tab/>
        <w:t xml:space="preserve">and </w:t>
      </w:r>
      <w:r>
        <w:t>He will deliver</w:t>
      </w:r>
      <w:r w:rsidRPr="00AB1781">
        <w:t xml:space="preserve"> them.</w:t>
      </w:r>
      <w:r>
        <w:t xml:space="preserve"> (Ps 33:8)</w:t>
      </w:r>
    </w:p>
    <w:p w14:paraId="25DD7609" w14:textId="77777777" w:rsidR="00E60591" w:rsidRPr="00AB1781" w:rsidRDefault="00E60591" w:rsidP="00E60591">
      <w:pPr>
        <w:pStyle w:val="EnglishHangNoCoptic"/>
      </w:pPr>
      <w:r w:rsidRPr="00AB1781">
        <w:lastRenderedPageBreak/>
        <w:t>O taste and see that the Lord is good;</w:t>
      </w:r>
    </w:p>
    <w:p w14:paraId="3C05EF2B" w14:textId="77777777" w:rsidR="00E60591" w:rsidRPr="00AB1781" w:rsidRDefault="00E60591" w:rsidP="00E60591">
      <w:pPr>
        <w:pStyle w:val="EnglishHangEndNoCoptic"/>
      </w:pPr>
      <w:r w:rsidRPr="00AB1781">
        <w:tab/>
        <w:t xml:space="preserve">blessed is the man who </w:t>
      </w:r>
      <w:r>
        <w:t>hopes</w:t>
      </w:r>
      <w:r w:rsidRPr="00AB1781">
        <w:t xml:space="preserve"> in Him.</w:t>
      </w:r>
      <w:r>
        <w:t xml:space="preserve"> (Ps 33:9)</w:t>
      </w:r>
    </w:p>
    <w:p w14:paraId="4AB50B6E" w14:textId="77777777" w:rsidR="00E60591" w:rsidRDefault="00E60591" w:rsidP="00E60591">
      <w:pPr>
        <w:pStyle w:val="Rubric"/>
      </w:pPr>
      <w:r>
        <w:t>Alleluia.</w:t>
      </w:r>
    </w:p>
    <w:p w14:paraId="1E844764" w14:textId="77777777" w:rsidR="00E60591" w:rsidRPr="00AB1781" w:rsidRDefault="00E60591" w:rsidP="00E60591">
      <w:pPr>
        <w:pStyle w:val="EnglishHangNoCoptic"/>
      </w:pPr>
      <w:r w:rsidRPr="00AB1781">
        <w:t>Who makes spirits His Angels</w:t>
      </w:r>
      <w:r>
        <w:rPr>
          <w:rStyle w:val="FootnoteReference"/>
        </w:rPr>
        <w:footnoteReference w:id="931"/>
      </w:r>
      <w:r w:rsidRPr="00AB1781">
        <w:t>,</w:t>
      </w:r>
    </w:p>
    <w:p w14:paraId="53B3854B" w14:textId="77777777" w:rsidR="00E60591" w:rsidRPr="00AB1781" w:rsidRDefault="00E60591" w:rsidP="00E60591">
      <w:pPr>
        <w:pStyle w:val="EnglishHangEndNoCoptic"/>
      </w:pPr>
      <w:r w:rsidRPr="00AB1781">
        <w:tab/>
        <w:t xml:space="preserve">and His </w:t>
      </w:r>
      <w:r>
        <w:t>ministers</w:t>
      </w:r>
      <w:r>
        <w:rPr>
          <w:rStyle w:val="FootnoteReference"/>
        </w:rPr>
        <w:footnoteReference w:id="932"/>
      </w:r>
      <w:r>
        <w:t xml:space="preserve"> flames of fire.</w:t>
      </w:r>
      <w:r w:rsidRPr="00AB1781">
        <w:rPr>
          <w:rStyle w:val="FootnoteReference"/>
        </w:rPr>
        <w:footnoteReference w:id="933"/>
      </w:r>
      <w:r>
        <w:t xml:space="preserve"> (Ps 103:4)</w:t>
      </w:r>
    </w:p>
    <w:p w14:paraId="290D7067" w14:textId="77777777" w:rsidR="00E60591" w:rsidRDefault="00E60591" w:rsidP="00E60591">
      <w:pPr>
        <w:pStyle w:val="Rubric"/>
      </w:pPr>
      <w:r>
        <w:t>Alleluia.</w:t>
      </w:r>
    </w:p>
    <w:p w14:paraId="039DF750" w14:textId="77777777" w:rsidR="00E60591" w:rsidRPr="00AB1781" w:rsidRDefault="00E60591" w:rsidP="00E60591">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934"/>
      </w:r>
      <w:r w:rsidRPr="00AB1781">
        <w:t>,</w:t>
      </w:r>
    </w:p>
    <w:p w14:paraId="5E256E02" w14:textId="77777777" w:rsidR="00E60591" w:rsidRPr="00AB1781" w:rsidRDefault="00E60591" w:rsidP="00E60591">
      <w:pPr>
        <w:pStyle w:val="EnglishHangEndNoCoptic"/>
      </w:pPr>
      <w:r w:rsidRPr="00AB1781">
        <w:tab/>
        <w:t xml:space="preserve">Who </w:t>
      </w:r>
      <w:r>
        <w:t>walks on the wings of the winds. (Ps 103:3)</w:t>
      </w:r>
    </w:p>
    <w:p w14:paraId="5CFA3A89" w14:textId="77777777" w:rsidR="00E60591" w:rsidRDefault="00E60591" w:rsidP="00E60591">
      <w:pPr>
        <w:pStyle w:val="Rubric"/>
      </w:pPr>
      <w:r>
        <w:t>Alleluia.</w:t>
      </w:r>
    </w:p>
    <w:p w14:paraId="06A4849F" w14:textId="77777777" w:rsidR="00E60591" w:rsidRPr="00AB1781" w:rsidRDefault="00E60591" w:rsidP="00E60591">
      <w:pPr>
        <w:pStyle w:val="EnglishHangNoCoptic"/>
      </w:pPr>
      <w:r w:rsidRPr="00AB1781">
        <w:t xml:space="preserve">Bless the Lord, all </w:t>
      </w:r>
      <w:r>
        <w:t>you His angels</w:t>
      </w:r>
      <w:r w:rsidRPr="00AB1781">
        <w:t>,</w:t>
      </w:r>
    </w:p>
    <w:p w14:paraId="70807BFC" w14:textId="77777777" w:rsidR="00E60591" w:rsidRDefault="00E60591" w:rsidP="00E60591">
      <w:pPr>
        <w:pStyle w:val="EnglishHangEndNoCoptic"/>
      </w:pPr>
      <w:r w:rsidRPr="00AB1781">
        <w:tab/>
        <w:t>who are mighty in strength, who do His word</w:t>
      </w:r>
      <w:r>
        <w:t xml:space="preserve">. (Ps </w:t>
      </w:r>
      <w:commentRangeStart w:id="1114"/>
      <w:r>
        <w:t>102</w:t>
      </w:r>
      <w:commentRangeEnd w:id="1114"/>
      <w:r>
        <w:rPr>
          <w:rStyle w:val="CommentReference"/>
          <w:rFonts w:eastAsiaTheme="minorHAnsi" w:cstheme="minorBidi"/>
          <w:color w:val="auto"/>
          <w:lang w:val="en-CA"/>
        </w:rPr>
        <w:commentReference w:id="1114"/>
      </w:r>
      <w:r>
        <w:t>:20ab)</w:t>
      </w:r>
    </w:p>
    <w:p w14:paraId="0C21638B" w14:textId="77777777" w:rsidR="00E60591" w:rsidRPr="00AB1781" w:rsidRDefault="00E60591" w:rsidP="00E60591">
      <w:pPr>
        <w:pStyle w:val="EnglishHangNoCoptic"/>
      </w:pPr>
      <w:r w:rsidRPr="00AB1781">
        <w:t>Bless the Lord, all His Hosts,</w:t>
      </w:r>
    </w:p>
    <w:p w14:paraId="77F47BAC" w14:textId="77777777" w:rsidR="00E60591" w:rsidRPr="00AB1781" w:rsidRDefault="00E60591" w:rsidP="00E60591">
      <w:pPr>
        <w:pStyle w:val="EnglishHangEndNoCoptic"/>
      </w:pPr>
      <w:r w:rsidRPr="00AB1781">
        <w:tab/>
        <w:t>His ministers who do His will.</w:t>
      </w:r>
      <w:r>
        <w:t xml:space="preserve"> (Ps 102:21)</w:t>
      </w:r>
    </w:p>
    <w:p w14:paraId="79396DD1" w14:textId="77777777" w:rsidR="00E60591" w:rsidRDefault="00E60591" w:rsidP="00E60591">
      <w:pPr>
        <w:pStyle w:val="Rubric"/>
      </w:pPr>
      <w:r>
        <w:t>Alleluia.</w:t>
      </w:r>
    </w:p>
    <w:p w14:paraId="2B36E057" w14:textId="77777777" w:rsidR="00E60591" w:rsidRPr="00AB1781" w:rsidRDefault="00E60591" w:rsidP="00E60591">
      <w:pPr>
        <w:pStyle w:val="EnglishHangNoCoptic"/>
      </w:pPr>
      <w:r>
        <w:t xml:space="preserve">I will sing to You </w:t>
      </w:r>
      <w:r w:rsidRPr="00AB1781">
        <w:t>in the pres</w:t>
      </w:r>
      <w:r>
        <w:t>ence of the a</w:t>
      </w:r>
      <w:r w:rsidRPr="00AB1781">
        <w:t>ngels</w:t>
      </w:r>
      <w:r>
        <w:t>, (Ps 137:1b)</w:t>
      </w:r>
    </w:p>
    <w:p w14:paraId="7349355B" w14:textId="77777777" w:rsidR="00E60591" w:rsidRPr="00AB1781" w:rsidRDefault="00E60591" w:rsidP="00E60591">
      <w:pPr>
        <w:pStyle w:val="EnglishHangNoCoptic"/>
        <w:ind w:firstLine="0"/>
      </w:pPr>
      <w:r w:rsidRPr="00AB1781">
        <w:t>I will bow down</w:t>
      </w:r>
      <w:r>
        <w:rPr>
          <w:rStyle w:val="FootnoteReference"/>
        </w:rPr>
        <w:footnoteReference w:id="935"/>
      </w:r>
      <w:r>
        <w:t xml:space="preserve"> toward</w:t>
      </w:r>
      <w:r w:rsidRPr="00AB1781">
        <w:t xml:space="preserve"> </w:t>
      </w:r>
      <w:r>
        <w:t>Your</w:t>
      </w:r>
      <w:r w:rsidRPr="00AB1781">
        <w:t xml:space="preserve"> holy temple</w:t>
      </w:r>
      <w:r>
        <w:t>. (Ps 137:2a)</w:t>
      </w:r>
    </w:p>
    <w:p w14:paraId="5A90D666" w14:textId="77777777" w:rsidR="00E60591" w:rsidRPr="00AB1781" w:rsidRDefault="00E60591" w:rsidP="00E60591">
      <w:pPr>
        <w:pStyle w:val="EnglishHangNoCoptic"/>
      </w:pPr>
    </w:p>
    <w:p w14:paraId="017DE817" w14:textId="77777777" w:rsidR="00E60591" w:rsidRDefault="00E60591" w:rsidP="00E60591">
      <w:pPr>
        <w:pStyle w:val="Rubric"/>
      </w:pPr>
      <w:r>
        <w:t>Alleluia.</w:t>
      </w:r>
    </w:p>
    <w:p w14:paraId="563D7672" w14:textId="77777777" w:rsidR="00E60591" w:rsidRPr="00AB1781" w:rsidRDefault="00E60591" w:rsidP="00E60591">
      <w:pPr>
        <w:pStyle w:val="EnglishHangNoCoptic"/>
      </w:pPr>
      <w:r w:rsidRPr="00AB1781">
        <w:t>The heavens declare the glory of God,</w:t>
      </w:r>
    </w:p>
    <w:p w14:paraId="0EF5E72F" w14:textId="77777777" w:rsidR="00E60591" w:rsidRDefault="00E60591" w:rsidP="00E60591">
      <w:pPr>
        <w:pStyle w:val="EnglishHangEndNoCoptic"/>
      </w:pPr>
      <w:r w:rsidRPr="00AB1781">
        <w:tab/>
        <w:t xml:space="preserve">and the firmament </w:t>
      </w:r>
      <w:r>
        <w:t>proclaims</w:t>
      </w:r>
      <w:r w:rsidRPr="00AB1781">
        <w:t xml:space="preserve"> the work of His hands.</w:t>
      </w:r>
      <w:r>
        <w:t xml:space="preserve"> (Ps 18:2)</w:t>
      </w:r>
    </w:p>
    <w:p w14:paraId="0AB2A702" w14:textId="77777777" w:rsidR="00E60591" w:rsidRPr="00AB1781" w:rsidRDefault="00E60591" w:rsidP="00E60591">
      <w:pPr>
        <w:pStyle w:val="EnglishHangNoCoptic"/>
      </w:pPr>
      <w:r w:rsidRPr="00AB1781">
        <w:t xml:space="preserve">Day </w:t>
      </w:r>
      <w:r>
        <w:t>after</w:t>
      </w:r>
      <w:r>
        <w:rPr>
          <w:rStyle w:val="FootnoteReference"/>
        </w:rPr>
        <w:footnoteReference w:id="936"/>
      </w:r>
      <w:r w:rsidRPr="00AB1781">
        <w:t xml:space="preserve"> day </w:t>
      </w:r>
      <w:r>
        <w:t>utters</w:t>
      </w:r>
      <w:r w:rsidRPr="00AB1781">
        <w:t xml:space="preserve"> </w:t>
      </w:r>
      <w:r>
        <w:t>speech</w:t>
      </w:r>
      <w:r w:rsidRPr="00AB1781">
        <w:t>,</w:t>
      </w:r>
    </w:p>
    <w:p w14:paraId="02BD9C4C" w14:textId="77777777" w:rsidR="00E60591" w:rsidRPr="00AB1781" w:rsidRDefault="00E60591" w:rsidP="00E60591">
      <w:pPr>
        <w:pStyle w:val="EnglishHangEndNoCoptic"/>
      </w:pPr>
      <w:r w:rsidRPr="00AB1781">
        <w:tab/>
        <w:t xml:space="preserve">and night </w:t>
      </w:r>
      <w:r>
        <w:t>after</w:t>
      </w:r>
      <w:r w:rsidRPr="00AB1781">
        <w:t xml:space="preserve"> night imparts knowledge.</w:t>
      </w:r>
      <w:r>
        <w:t xml:space="preserve"> (Ps 18:3)</w:t>
      </w:r>
    </w:p>
    <w:p w14:paraId="3F21B54C" w14:textId="77777777" w:rsidR="00E60591" w:rsidRPr="00AB1781" w:rsidRDefault="00E60591" w:rsidP="00E60591">
      <w:pPr>
        <w:pStyle w:val="EnglishHangEndNoCoptic"/>
      </w:pPr>
      <w:r w:rsidRPr="00AB1781">
        <w:t xml:space="preserve">There is no speech </w:t>
      </w:r>
      <w:r>
        <w:t>nor</w:t>
      </w:r>
      <w:r w:rsidRPr="00AB1781">
        <w:t xml:space="preserve"> </w:t>
      </w:r>
      <w:r>
        <w:t>language (Ps 18:4a)</w:t>
      </w:r>
    </w:p>
    <w:p w14:paraId="0B350C77" w14:textId="77777777" w:rsidR="00E60591" w:rsidRDefault="00E60591" w:rsidP="00E60591">
      <w:pPr>
        <w:pStyle w:val="Rubric"/>
      </w:pPr>
      <w:r>
        <w:t>Alleluia.</w:t>
      </w:r>
    </w:p>
    <w:p w14:paraId="0D2BF246" w14:textId="77777777" w:rsidR="00E60591" w:rsidRPr="00AB1781" w:rsidRDefault="00E60591" w:rsidP="00E60591">
      <w:pPr>
        <w:pStyle w:val="EnglishHangEndNoCoptic"/>
      </w:pPr>
      <w:r>
        <w:t>in which their voices are not heard</w:t>
      </w:r>
      <w:r w:rsidRPr="00AB1781">
        <w:t>.</w:t>
      </w:r>
      <w:r>
        <w:t xml:space="preserve"> (Ps 18:4b)</w:t>
      </w:r>
    </w:p>
    <w:p w14:paraId="69FA0E04" w14:textId="77777777" w:rsidR="00E60591" w:rsidRPr="00AB1781" w:rsidRDefault="00E60591" w:rsidP="00E60591">
      <w:pPr>
        <w:pStyle w:val="EnglishHangNoCoptic"/>
      </w:pPr>
      <w:r>
        <w:t>T</w:t>
      </w:r>
      <w:r w:rsidRPr="00AB1781">
        <w:t xml:space="preserve">heir message </w:t>
      </w:r>
      <w:r>
        <w:t>went</w:t>
      </w:r>
      <w:r w:rsidRPr="00AB1781">
        <w:t xml:space="preserve"> out into all the earth,</w:t>
      </w:r>
    </w:p>
    <w:p w14:paraId="38F89E33" w14:textId="77777777" w:rsidR="00E60591" w:rsidRDefault="00E60591" w:rsidP="00E60591">
      <w:pPr>
        <w:pStyle w:val="EnglishHangEndNoCoptic"/>
      </w:pPr>
      <w:r w:rsidRPr="00AB1781">
        <w:tab/>
        <w:t>and their words to the ends of the world.</w:t>
      </w:r>
      <w:r>
        <w:t xml:space="preserve"> (Ps 18:5)</w:t>
      </w:r>
    </w:p>
    <w:p w14:paraId="34D9CFD6" w14:textId="77777777" w:rsidR="00E60591" w:rsidRDefault="00E60591" w:rsidP="00E60591">
      <w:pPr>
        <w:pStyle w:val="Rubric"/>
      </w:pPr>
      <w:r>
        <w:lastRenderedPageBreak/>
        <w:t>Alleluia.</w:t>
      </w:r>
    </w:p>
    <w:p w14:paraId="23071F42" w14:textId="77777777" w:rsidR="00E60591" w:rsidRPr="00AB1781" w:rsidRDefault="00E60591" w:rsidP="00E60591">
      <w:pPr>
        <w:pStyle w:val="EnglishHangNoCoptic"/>
      </w:pPr>
      <w:r w:rsidRPr="00AB1781">
        <w:t xml:space="preserve">The Lord will give </w:t>
      </w:r>
      <w:r>
        <w:t>a</w:t>
      </w:r>
      <w:r w:rsidRPr="00AB1781">
        <w:t xml:space="preserve"> word</w:t>
      </w:r>
    </w:p>
    <w:p w14:paraId="6346EAA3" w14:textId="77777777" w:rsidR="00E60591" w:rsidRPr="00AB1781" w:rsidRDefault="00E60591" w:rsidP="00E60591">
      <w:pPr>
        <w:pStyle w:val="EnglishHangEndNoCoptic"/>
      </w:pPr>
      <w:r w:rsidRPr="00AB1781">
        <w:tab/>
        <w:t xml:space="preserve">to those </w:t>
      </w:r>
      <w:r>
        <w:t>proclaiming the Gospel to a great company,</w:t>
      </w:r>
      <w:r w:rsidRPr="00AB1781">
        <w:rPr>
          <w:rStyle w:val="FootnoteReference"/>
        </w:rPr>
        <w:footnoteReference w:id="937"/>
      </w:r>
      <w:r>
        <w:t xml:space="preserve"> (Ps 67:12)</w:t>
      </w:r>
    </w:p>
    <w:p w14:paraId="32A449E1" w14:textId="77777777" w:rsidR="00E60591" w:rsidRDefault="00E60591" w:rsidP="00E60591">
      <w:pPr>
        <w:pStyle w:val="EnglishHangEndNoCoptic"/>
      </w:pPr>
      <w:r>
        <w:t>The K</w:t>
      </w:r>
      <w:r w:rsidRPr="00AB1781">
        <w:t>ing of the forces</w:t>
      </w:r>
      <w:r>
        <w:t xml:space="preserve"> [is]</w:t>
      </w:r>
      <w:r w:rsidRPr="00AB1781">
        <w:t xml:space="preserve"> of the Beloved</w:t>
      </w:r>
      <w:r>
        <w:t>. (Ps 67:13a)</w:t>
      </w:r>
    </w:p>
    <w:p w14:paraId="63B30E55" w14:textId="77777777" w:rsidR="00E60591" w:rsidRDefault="00E60591" w:rsidP="00E60591">
      <w:pPr>
        <w:pStyle w:val="Rubric"/>
      </w:pPr>
      <w:r>
        <w:t>Alleluia.</w:t>
      </w:r>
    </w:p>
    <w:p w14:paraId="6739CBA9" w14:textId="77777777" w:rsidR="00E60591" w:rsidRPr="00AB1781" w:rsidRDefault="00E60591" w:rsidP="00E60591">
      <w:pPr>
        <w:pStyle w:val="EnglishHangNoCoptic"/>
      </w:pPr>
      <w:r>
        <w:t>Confess</w:t>
      </w:r>
      <w:r>
        <w:rPr>
          <w:rStyle w:val="FootnoteReference"/>
        </w:rPr>
        <w:footnoteReference w:id="938"/>
      </w:r>
      <w:r>
        <w:t xml:space="preserve"> the Lord and call on His N</w:t>
      </w:r>
      <w:r w:rsidRPr="00AB1781">
        <w:t>ame;</w:t>
      </w:r>
    </w:p>
    <w:p w14:paraId="2F470B1B" w14:textId="77777777" w:rsidR="00E60591" w:rsidRPr="00AB1781" w:rsidRDefault="00E60591" w:rsidP="00E60591">
      <w:pPr>
        <w:pStyle w:val="EnglishHangEndNoCoptic"/>
      </w:pPr>
      <w:r w:rsidRPr="00AB1781">
        <w:tab/>
        <w:t xml:space="preserve">tell of His </w:t>
      </w:r>
      <w:r>
        <w:t>works</w:t>
      </w:r>
      <w:r w:rsidRPr="00AB1781">
        <w:t xml:space="preserve"> among the nations.</w:t>
      </w:r>
      <w:r>
        <w:t xml:space="preserve"> (Ps 104:1)</w:t>
      </w:r>
    </w:p>
    <w:p w14:paraId="5381D630" w14:textId="77777777" w:rsidR="00E60591" w:rsidRPr="00AB1781" w:rsidRDefault="00E60591" w:rsidP="00E60591">
      <w:pPr>
        <w:pStyle w:val="EnglishHangEndNoCoptic"/>
      </w:pPr>
      <w:r w:rsidRPr="00AB1781">
        <w:t xml:space="preserve">recount all His </w:t>
      </w:r>
      <w:r>
        <w:t>wonderful works</w:t>
      </w:r>
      <w:r w:rsidRPr="00AB1781">
        <w:t>.</w:t>
      </w:r>
      <w:r>
        <w:t xml:space="preserve"> (Ps 104:2:b)</w:t>
      </w:r>
    </w:p>
    <w:p w14:paraId="3702BEF0" w14:textId="77777777" w:rsidR="00E60591" w:rsidRPr="00AB1781" w:rsidRDefault="00E60591" w:rsidP="00E60591">
      <w:pPr>
        <w:pStyle w:val="EnglishHangEndNoCoptic"/>
      </w:pPr>
      <w:r>
        <w:t>Glory in His holy Name. (Ps 104:3a)</w:t>
      </w:r>
    </w:p>
    <w:p w14:paraId="7F63CC4F" w14:textId="77777777" w:rsidR="00E60591" w:rsidRDefault="00E60591" w:rsidP="00E60591">
      <w:pPr>
        <w:pStyle w:val="Rubric"/>
      </w:pPr>
      <w:r>
        <w:t>Alleluia.</w:t>
      </w:r>
    </w:p>
    <w:p w14:paraId="32A1EBB6" w14:textId="77777777" w:rsidR="00E60591" w:rsidRPr="00AB1781" w:rsidRDefault="00E60591" w:rsidP="00E60591">
      <w:pPr>
        <w:pStyle w:val="EnglishHangNoCoptic"/>
      </w:pPr>
      <w:r>
        <w:t>The death of His s</w:t>
      </w:r>
      <w:r w:rsidRPr="00AB1781">
        <w:t>aints</w:t>
      </w:r>
      <w:r>
        <w:rPr>
          <w:rStyle w:val="FootnoteReference"/>
        </w:rPr>
        <w:footnoteReference w:id="939"/>
      </w:r>
      <w:r>
        <w:t xml:space="preserve"> is</w:t>
      </w:r>
    </w:p>
    <w:p w14:paraId="08DC6615" w14:textId="77777777" w:rsidR="00E60591" w:rsidRPr="00AB1781" w:rsidRDefault="00E60591" w:rsidP="00E60591">
      <w:pPr>
        <w:pStyle w:val="EnglishHangEndNoCoptic"/>
      </w:pPr>
      <w:r>
        <w:tab/>
        <w:t>pr</w:t>
      </w:r>
      <w:r w:rsidRPr="00AB1781">
        <w:t>ecious</w:t>
      </w:r>
      <w:r w:rsidRPr="00AB1781">
        <w:rPr>
          <w:rStyle w:val="FootnoteReference"/>
        </w:rPr>
        <w:footnoteReference w:id="940"/>
      </w:r>
      <w:r w:rsidRPr="00AB1781">
        <w:t xml:space="preserve"> in the sight of the Lord</w:t>
      </w:r>
      <w:r>
        <w:t>. (Ps 115:6)</w:t>
      </w:r>
    </w:p>
    <w:p w14:paraId="0A44F99E" w14:textId="77777777" w:rsidR="00E60591" w:rsidRPr="00AB1781" w:rsidRDefault="00E60591" w:rsidP="00E60591">
      <w:pPr>
        <w:pStyle w:val="EnglishHangNoCoptic"/>
      </w:pPr>
      <w:r w:rsidRPr="00AB1781">
        <w:t xml:space="preserve">O Lord, I am </w:t>
      </w:r>
      <w:r>
        <w:t>Your</w:t>
      </w:r>
      <w:r w:rsidRPr="00AB1781">
        <w:t xml:space="preserve"> </w:t>
      </w:r>
      <w:r>
        <w:t>servant</w:t>
      </w:r>
      <w:r>
        <w:rPr>
          <w:rStyle w:val="FootnoteReference"/>
        </w:rPr>
        <w:footnoteReference w:id="941"/>
      </w:r>
      <w:r w:rsidRPr="00AB1781">
        <w:t>;</w:t>
      </w:r>
    </w:p>
    <w:p w14:paraId="1328C88A" w14:textId="77777777" w:rsidR="00E60591" w:rsidRPr="00AB1781" w:rsidRDefault="00E60591" w:rsidP="00E60591">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EA21B12" w14:textId="77777777" w:rsidR="00E60591" w:rsidRPr="00AB1781" w:rsidRDefault="00E60591" w:rsidP="00E60591">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4BF53936" w14:textId="77777777" w:rsidR="00E60591" w:rsidRPr="00AB1781" w:rsidRDefault="00E60591" w:rsidP="00E60591">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19A0A4E3" w14:textId="77777777" w:rsidR="00E60591" w:rsidRPr="00AB1781" w:rsidRDefault="00E60591" w:rsidP="00E60591">
      <w:pPr>
        <w:pStyle w:val="EnglishHangNoCoptic"/>
      </w:pPr>
      <w:r w:rsidRPr="00AB1781">
        <w:t>I will pay my vows to the Lord</w:t>
      </w:r>
    </w:p>
    <w:p w14:paraId="42E24AE4" w14:textId="77777777" w:rsidR="00E60591" w:rsidRPr="00AB1781" w:rsidRDefault="00E60591" w:rsidP="00E60591">
      <w:pPr>
        <w:pStyle w:val="EnglishHangEndNoCoptic"/>
      </w:pPr>
      <w:r w:rsidRPr="00AB1781">
        <w:tab/>
        <w:t>in the presence of all His people,</w:t>
      </w:r>
      <w:r>
        <w:t xml:space="preserve"> (Ps 115:9)</w:t>
      </w:r>
    </w:p>
    <w:p w14:paraId="7E5FF008" w14:textId="77777777" w:rsidR="00E60591" w:rsidRPr="00AB1781" w:rsidRDefault="00E60591" w:rsidP="00E60591">
      <w:pPr>
        <w:pStyle w:val="EnglishHangNoCoptic"/>
      </w:pPr>
      <w:r w:rsidRPr="00AB1781">
        <w:t>in the courts of the Lord’s house,</w:t>
      </w:r>
    </w:p>
    <w:p w14:paraId="41884FA1" w14:textId="77777777" w:rsidR="00E60591" w:rsidRDefault="00E60591" w:rsidP="00E60591">
      <w:pPr>
        <w:pStyle w:val="EnglishHangEndNoCoptic"/>
      </w:pPr>
      <w:r w:rsidRPr="00AB1781">
        <w:tab/>
        <w:t>in your midst, O Jerusalem.</w:t>
      </w:r>
      <w:r>
        <w:t xml:space="preserve"> (Ps 115:10)</w:t>
      </w:r>
    </w:p>
    <w:p w14:paraId="25639C8C" w14:textId="77777777" w:rsidR="00E60591" w:rsidRDefault="00E60591" w:rsidP="00E60591">
      <w:pPr>
        <w:pStyle w:val="Rubric"/>
      </w:pPr>
      <w:r>
        <w:t>Alleluia.</w:t>
      </w:r>
    </w:p>
    <w:p w14:paraId="79795E27" w14:textId="77777777" w:rsidR="00E60591" w:rsidRDefault="00E60591" w:rsidP="00E60591">
      <w:pPr>
        <w:pStyle w:val="EnglishHangEndNoCoptic"/>
      </w:pPr>
      <w:r w:rsidRPr="00AB1781">
        <w:t xml:space="preserve">God is </w:t>
      </w:r>
      <w:r>
        <w:t>glorified</w:t>
      </w:r>
      <w:r w:rsidRPr="00AB1781">
        <w:t xml:space="preserve"> in the council of saints,</w:t>
      </w:r>
      <w:r>
        <w:t xml:space="preserve"> (Ps 88:8a)</w:t>
      </w:r>
    </w:p>
    <w:p w14:paraId="401E0052" w14:textId="77777777" w:rsidR="00E60591" w:rsidRDefault="00E60591" w:rsidP="00E60591">
      <w:pPr>
        <w:pStyle w:val="EnglishHangNoCoptic"/>
      </w:pPr>
      <w:r>
        <w:t>He is the God of Israel. (Ps 67:36?)</w:t>
      </w:r>
    </w:p>
    <w:p w14:paraId="59FF10E5" w14:textId="77777777" w:rsidR="00E60591" w:rsidRDefault="00E60591" w:rsidP="00E60591">
      <w:pPr>
        <w:pStyle w:val="EnglishHangEndNoCoptic"/>
      </w:pPr>
      <w:r>
        <w:t>The Lord will give strength to His people. (Ps 28:11?)</w:t>
      </w:r>
    </w:p>
    <w:p w14:paraId="2938097E" w14:textId="77777777" w:rsidR="00E60591" w:rsidRPr="00AB1781" w:rsidRDefault="00E60591" w:rsidP="00E60591">
      <w:pPr>
        <w:pStyle w:val="EnglishHangNoCoptic"/>
      </w:pPr>
      <w:r w:rsidRPr="00AB1781">
        <w:lastRenderedPageBreak/>
        <w:t>let the righteous be glad</w:t>
      </w:r>
      <w:r>
        <w:t>;</w:t>
      </w:r>
    </w:p>
    <w:p w14:paraId="65D0FA9E" w14:textId="77777777" w:rsidR="00E60591" w:rsidRPr="00AB1781" w:rsidRDefault="00E60591" w:rsidP="00E60591">
      <w:pPr>
        <w:pStyle w:val="EnglishHangNoCoptic"/>
      </w:pPr>
      <w:r w:rsidRPr="00AB1781">
        <w:tab/>
      </w:r>
      <w:r>
        <w:t>let them</w:t>
      </w:r>
      <w:r w:rsidRPr="00AB1781">
        <w:t xml:space="preserve"> rejoice in the presence of God;</w:t>
      </w:r>
    </w:p>
    <w:p w14:paraId="1D2B630E" w14:textId="77777777" w:rsidR="00E60591" w:rsidRDefault="00E60591" w:rsidP="00E60591">
      <w:pPr>
        <w:pStyle w:val="EnglishHangEndNoCoptic"/>
      </w:pPr>
      <w:r w:rsidRPr="00AB1781">
        <w:tab/>
        <w:t>let them exult with delight and gladness.</w:t>
      </w:r>
      <w:r>
        <w:t xml:space="preserve"> (Ps 67:4)</w:t>
      </w:r>
    </w:p>
    <w:p w14:paraId="2483D9E4" w14:textId="77777777" w:rsidR="00E60591" w:rsidRPr="00AB1781" w:rsidRDefault="00E60591" w:rsidP="00E60591">
      <w:pPr>
        <w:pStyle w:val="EnglishHangNoCoptic"/>
      </w:pPr>
      <w:r w:rsidRPr="00AB1781">
        <w:t xml:space="preserve">God is </w:t>
      </w:r>
      <w:r>
        <w:t>wondrous in His Saints; the God of Israel</w:t>
      </w:r>
    </w:p>
    <w:p w14:paraId="714AD671" w14:textId="77777777" w:rsidR="00E60591" w:rsidRPr="00AB1781" w:rsidRDefault="00E60591" w:rsidP="00E60591">
      <w:pPr>
        <w:pStyle w:val="EnglishHangNoCoptic"/>
      </w:pPr>
      <w:r w:rsidRPr="00AB1781">
        <w:tab/>
        <w:t>will give strength and power to His people.</w:t>
      </w:r>
    </w:p>
    <w:p w14:paraId="5F11AC5A" w14:textId="77777777" w:rsidR="00E60591" w:rsidRPr="00AB1781" w:rsidRDefault="00E60591" w:rsidP="00E60591">
      <w:pPr>
        <w:pStyle w:val="EnglishHangEndNoCoptic"/>
      </w:pPr>
      <w:r w:rsidRPr="00AB1781">
        <w:tab/>
        <w:t>Blessed be God!</w:t>
      </w:r>
      <w:r>
        <w:t xml:space="preserve"> (Ps 67:36)</w:t>
      </w:r>
    </w:p>
    <w:p w14:paraId="440DE9E9" w14:textId="77777777" w:rsidR="00E60591" w:rsidRDefault="00E60591" w:rsidP="00E60591">
      <w:pPr>
        <w:pStyle w:val="Rubric"/>
      </w:pPr>
      <w:r>
        <w:t>Alleluia.</w:t>
      </w:r>
    </w:p>
    <w:p w14:paraId="64D37B17" w14:textId="77777777" w:rsidR="00E60591" w:rsidRPr="00AB1781" w:rsidRDefault="00E60591" w:rsidP="00E60591">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942"/>
      </w:r>
    </w:p>
    <w:p w14:paraId="20260D54" w14:textId="77777777" w:rsidR="00E60591" w:rsidRDefault="00E60591" w:rsidP="00E60591">
      <w:pPr>
        <w:pStyle w:val="EnglishHangEndNoCoptic"/>
      </w:pPr>
      <w:r w:rsidRPr="00AB1781">
        <w:tab/>
        <w:t xml:space="preserve">in </w:t>
      </w:r>
      <w:r>
        <w:t>Your</w:t>
      </w:r>
      <w:r w:rsidRPr="00AB1781">
        <w:t xml:space="preserve"> splendor and beauty.</w:t>
      </w:r>
      <w:r>
        <w:t xml:space="preserve"> (Ps 44:4)</w:t>
      </w:r>
    </w:p>
    <w:p w14:paraId="6EDA1F89" w14:textId="77777777" w:rsidR="00E60591" w:rsidRPr="00AB1781" w:rsidRDefault="00E60591" w:rsidP="00E60591">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40F8CAAC" w14:textId="77777777" w:rsidR="00E60591" w:rsidRDefault="00E60591" w:rsidP="00E60591">
      <w:pPr>
        <w:pStyle w:val="Rubric"/>
      </w:pPr>
      <w:r>
        <w:t>Alleluia.</w:t>
      </w:r>
    </w:p>
    <w:p w14:paraId="238404B9" w14:textId="77777777" w:rsidR="00E60591" w:rsidRPr="00AB1781" w:rsidRDefault="00E60591" w:rsidP="00E60591">
      <w:pPr>
        <w:pStyle w:val="EnglishHangNoCoptic"/>
      </w:pPr>
      <w:r w:rsidRPr="00AB1781">
        <w:t>You will tread u</w:t>
      </w:r>
      <w:r>
        <w:t>pon the asp and the basilisk,</w:t>
      </w:r>
    </w:p>
    <w:p w14:paraId="1AB5F7B0" w14:textId="77777777" w:rsidR="00E60591" w:rsidRPr="00AB1781" w:rsidRDefault="00E60591" w:rsidP="00E60591">
      <w:pPr>
        <w:pStyle w:val="EnglishHangEndNoCoptic"/>
      </w:pPr>
      <w:r w:rsidRPr="00AB1781">
        <w:tab/>
      </w:r>
      <w:r>
        <w:t xml:space="preserve">you will trample </w:t>
      </w:r>
      <w:r w:rsidRPr="00AB1781">
        <w:t>the lion and the dragon</w:t>
      </w:r>
      <w:r w:rsidRPr="00AB1781">
        <w:rPr>
          <w:rStyle w:val="FootnoteReference"/>
        </w:rPr>
        <w:footnoteReference w:id="943"/>
      </w:r>
      <w:r w:rsidRPr="00AB1781">
        <w:t xml:space="preserve"> underfoot.</w:t>
      </w:r>
      <w:r>
        <w:t xml:space="preserve"> (Ps 90:13)</w:t>
      </w:r>
    </w:p>
    <w:p w14:paraId="51EBE38B" w14:textId="77777777" w:rsidR="00E60591" w:rsidRPr="00AB1781" w:rsidRDefault="00E60591" w:rsidP="00E60591">
      <w:pPr>
        <w:pStyle w:val="EnglishHangNoCoptic"/>
      </w:pPr>
      <w:r>
        <w:t>“</w:t>
      </w:r>
      <w:r w:rsidRPr="00AB1781">
        <w:t xml:space="preserve">Because he has </w:t>
      </w:r>
      <w:r>
        <w:t>hoped</w:t>
      </w:r>
      <w:r w:rsidRPr="00AB1781">
        <w:t xml:space="preserve"> in Me, I will deliver him;</w:t>
      </w:r>
    </w:p>
    <w:p w14:paraId="618525B5" w14:textId="77777777" w:rsidR="00E60591" w:rsidRPr="00AB1781" w:rsidRDefault="00E60591" w:rsidP="00E60591">
      <w:pPr>
        <w:pStyle w:val="EnglishHangEndNoCoptic"/>
      </w:pPr>
      <w:r w:rsidRPr="00AB1781">
        <w:tab/>
        <w:t>I will protec</w:t>
      </w:r>
      <w:r>
        <w:t>t him, because he knew My N</w:t>
      </w:r>
      <w:r w:rsidRPr="00AB1781">
        <w:t>ame.</w:t>
      </w:r>
      <w:r>
        <w:t>” (Ps 90:14)</w:t>
      </w:r>
    </w:p>
    <w:p w14:paraId="4C048544" w14:textId="77777777" w:rsidR="00E60591" w:rsidRDefault="00E60591" w:rsidP="00E60591">
      <w:pPr>
        <w:pStyle w:val="Rubric"/>
      </w:pPr>
      <w:r>
        <w:t>Alleluia.</w:t>
      </w:r>
    </w:p>
    <w:p w14:paraId="64796CD9" w14:textId="77777777" w:rsidR="00E60591" w:rsidRPr="00AB1781" w:rsidRDefault="00E60591" w:rsidP="00E60591">
      <w:pPr>
        <w:pStyle w:val="EnglishHangNoCoptic"/>
      </w:pPr>
      <w:r w:rsidRPr="00AB1781">
        <w:t xml:space="preserve">The </w:t>
      </w:r>
      <w:r>
        <w:t>deliverance</w:t>
      </w:r>
      <w:r w:rsidRPr="00AB1781">
        <w:t xml:space="preserve"> of the righteous is from the Lord,</w:t>
      </w:r>
    </w:p>
    <w:p w14:paraId="2151B74C" w14:textId="77777777" w:rsidR="00E60591" w:rsidRPr="00AB1781" w:rsidRDefault="00E60591" w:rsidP="00E60591">
      <w:pPr>
        <w:pStyle w:val="EnglishHangEndNoCoptic"/>
      </w:pPr>
      <w:r w:rsidRPr="00AB1781">
        <w:tab/>
        <w:t xml:space="preserve">and He is their protector in time of </w:t>
      </w:r>
      <w:r>
        <w:t>affliction; (Ps 36:39)</w:t>
      </w:r>
    </w:p>
    <w:p w14:paraId="56F198C1" w14:textId="77777777" w:rsidR="00E60591" w:rsidRPr="00AB1781" w:rsidRDefault="00E60591" w:rsidP="00E60591">
      <w:pPr>
        <w:pStyle w:val="EnglishHangNoCoptic"/>
      </w:pPr>
      <w:r>
        <w:t>t</w:t>
      </w:r>
      <w:r w:rsidRPr="00AB1781">
        <w:t>he Lord will help them and deliver them;</w:t>
      </w:r>
    </w:p>
    <w:p w14:paraId="0D7DFC28" w14:textId="77777777" w:rsidR="00E60591" w:rsidRPr="00AB1781" w:rsidRDefault="00E60591" w:rsidP="00E60591">
      <w:pPr>
        <w:pStyle w:val="EnglishHangNoCoptic"/>
      </w:pPr>
      <w:r w:rsidRPr="00AB1781">
        <w:tab/>
        <w:t xml:space="preserve">He will </w:t>
      </w:r>
      <w:r>
        <w:t>deliver</w:t>
      </w:r>
      <w:r w:rsidRPr="00AB1781">
        <w:t xml:space="preserve"> them from sinners,</w:t>
      </w:r>
    </w:p>
    <w:p w14:paraId="353F4E6B" w14:textId="77777777" w:rsidR="00E60591" w:rsidRDefault="00E60591" w:rsidP="00E60591">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58B02813" w14:textId="77777777" w:rsidR="00E60591" w:rsidRDefault="00E60591" w:rsidP="00E60591">
      <w:pPr>
        <w:pStyle w:val="Rubric"/>
      </w:pPr>
      <w:r>
        <w:t>Alleluia.</w:t>
      </w:r>
    </w:p>
    <w:p w14:paraId="78FE4C7F" w14:textId="77777777" w:rsidR="00E60591" w:rsidRPr="00AB1781" w:rsidRDefault="00E60591" w:rsidP="00E60591">
      <w:pPr>
        <w:pStyle w:val="EnglishHangNoCoptic"/>
      </w:pPr>
      <w:r>
        <w:t>L</w:t>
      </w:r>
      <w:r w:rsidRPr="00AB1781">
        <w:t>et the righteous be glad</w:t>
      </w:r>
      <w:r>
        <w:t>;</w:t>
      </w:r>
    </w:p>
    <w:p w14:paraId="4EC99E0B" w14:textId="77777777" w:rsidR="00E60591" w:rsidRPr="00AB1781" w:rsidRDefault="00E60591" w:rsidP="00E60591">
      <w:pPr>
        <w:pStyle w:val="EnglishHangNoCoptic"/>
      </w:pPr>
      <w:r w:rsidRPr="00AB1781">
        <w:tab/>
      </w:r>
      <w:r>
        <w:t>[let them</w:t>
      </w:r>
      <w:r w:rsidRPr="00AB1781">
        <w:t xml:space="preserve"> rejoice in the presence of God;</w:t>
      </w:r>
    </w:p>
    <w:p w14:paraId="27C0FA38" w14:textId="77777777" w:rsidR="00E60591" w:rsidRPr="00AB1781" w:rsidRDefault="00E60591" w:rsidP="00E60591">
      <w:pPr>
        <w:pStyle w:val="EnglishHangEndNoCoptic"/>
      </w:pPr>
      <w:r w:rsidRPr="00AB1781">
        <w:tab/>
        <w:t xml:space="preserve">let them exult </w:t>
      </w:r>
      <w:r>
        <w:t>with delight and gladness.] (Ps 67:4)</w:t>
      </w:r>
    </w:p>
    <w:p w14:paraId="314BF13D" w14:textId="77777777" w:rsidR="00E60591" w:rsidRPr="00AB1781" w:rsidRDefault="00E60591" w:rsidP="00E60591">
      <w:pPr>
        <w:pStyle w:val="EnglishHangNoCoptic"/>
      </w:pPr>
      <w:r>
        <w:t>The righteous cried and the Lord heard</w:t>
      </w:r>
      <w:r w:rsidRPr="00AB1781">
        <w:t xml:space="preserve"> them</w:t>
      </w:r>
      <w:r>
        <w:t>,</w:t>
      </w:r>
    </w:p>
    <w:p w14:paraId="49728228" w14:textId="77777777" w:rsidR="00E60591" w:rsidRDefault="00E60591" w:rsidP="00E60591">
      <w:pPr>
        <w:pStyle w:val="EnglishHangEndNoCoptic"/>
      </w:pPr>
      <w:r>
        <w:tab/>
        <w:t>and delivered</w:t>
      </w:r>
      <w:r w:rsidRPr="00AB1781">
        <w:t xml:space="preserve"> them from all their </w:t>
      </w:r>
      <w:r>
        <w:t>afflictions</w:t>
      </w:r>
      <w:r w:rsidRPr="00AB1781">
        <w:t>.</w:t>
      </w:r>
      <w:r>
        <w:t xml:space="preserve"> (Ps 33:18)</w:t>
      </w:r>
    </w:p>
    <w:p w14:paraId="48F81FEF" w14:textId="77777777" w:rsidR="00E60591" w:rsidRDefault="00E60591" w:rsidP="00E60591">
      <w:pPr>
        <w:pStyle w:val="Rubric"/>
      </w:pPr>
      <w:r>
        <w:t>Alleluia.</w:t>
      </w:r>
    </w:p>
    <w:p w14:paraId="71EDE0C6" w14:textId="77777777" w:rsidR="00E60591" w:rsidRPr="00AB1781" w:rsidRDefault="00E60591" w:rsidP="00E60591">
      <w:pPr>
        <w:pStyle w:val="EnglishHangNoCoptic"/>
      </w:pPr>
      <w:r w:rsidRPr="00AB1781">
        <w:t xml:space="preserve">Many are the </w:t>
      </w:r>
      <w:r>
        <w:t>afflictions</w:t>
      </w:r>
      <w:r w:rsidRPr="00AB1781">
        <w:t xml:space="preserve"> of the righteous,</w:t>
      </w:r>
    </w:p>
    <w:p w14:paraId="4DD4FAAC" w14:textId="77777777" w:rsidR="00E60591" w:rsidRPr="00AB1781" w:rsidRDefault="00E60591" w:rsidP="00E60591">
      <w:pPr>
        <w:pStyle w:val="EnglishHangEndNoCoptic"/>
      </w:pPr>
      <w:r w:rsidRPr="00AB1781">
        <w:tab/>
        <w:t>but the Lord will deliver them from all</w:t>
      </w:r>
      <w:r>
        <w:t xml:space="preserve"> of them</w:t>
      </w:r>
      <w:r w:rsidRPr="00AB1781">
        <w:t>.</w:t>
      </w:r>
      <w:r>
        <w:t xml:space="preserve"> (Ps 33:20)</w:t>
      </w:r>
    </w:p>
    <w:p w14:paraId="7EA1844D" w14:textId="77777777" w:rsidR="00E60591" w:rsidRPr="00AB1781" w:rsidRDefault="00E60591" w:rsidP="00E60591">
      <w:pPr>
        <w:pStyle w:val="EnglishHangNoCoptic"/>
      </w:pPr>
      <w:r w:rsidRPr="00AB1781">
        <w:lastRenderedPageBreak/>
        <w:t xml:space="preserve">The Lord </w:t>
      </w:r>
      <w:r>
        <w:t xml:space="preserve">will guard </w:t>
      </w:r>
      <w:r w:rsidRPr="00AB1781">
        <w:t>all their bones,</w:t>
      </w:r>
    </w:p>
    <w:p w14:paraId="155D8CCA" w14:textId="77777777" w:rsidR="00E60591" w:rsidRPr="00AB1781" w:rsidRDefault="00E60591" w:rsidP="00E60591">
      <w:pPr>
        <w:pStyle w:val="EnglishHangEndNoCoptic"/>
      </w:pPr>
      <w:r w:rsidRPr="00AB1781">
        <w:tab/>
        <w:t>not one of them will be broken.</w:t>
      </w:r>
      <w:r>
        <w:t xml:space="preserve"> (Ps 33:21)</w:t>
      </w:r>
    </w:p>
    <w:p w14:paraId="40EEDCF3" w14:textId="77777777" w:rsidR="00E60591" w:rsidRDefault="00E60591" w:rsidP="00E60591">
      <w:pPr>
        <w:pStyle w:val="Rubric"/>
      </w:pPr>
      <w:r>
        <w:t>Alleluia.</w:t>
      </w:r>
    </w:p>
    <w:p w14:paraId="269F3FA1" w14:textId="77777777" w:rsidR="00E60591" w:rsidRPr="00AB1781" w:rsidRDefault="00E60591" w:rsidP="00E60591">
      <w:pPr>
        <w:pStyle w:val="EnglishHangNoCoptic"/>
      </w:pPr>
      <w:r w:rsidRPr="00AB1781">
        <w:t>Light dawned for the righteous,</w:t>
      </w:r>
    </w:p>
    <w:p w14:paraId="4658C5CD" w14:textId="77777777" w:rsidR="00E60591" w:rsidRDefault="00E60591" w:rsidP="00E60591">
      <w:pPr>
        <w:pStyle w:val="EnglishHangEndNoCoptic"/>
      </w:pPr>
      <w:r w:rsidRPr="00AB1781">
        <w:tab/>
        <w:t>and joy for the upright in heart.</w:t>
      </w:r>
      <w:r>
        <w:t xml:space="preserve"> (Ps 96:11)</w:t>
      </w:r>
    </w:p>
    <w:p w14:paraId="56A919CB" w14:textId="77777777" w:rsidR="00E60591" w:rsidRPr="00AB1781" w:rsidRDefault="00E60591" w:rsidP="00E60591">
      <w:pPr>
        <w:pStyle w:val="EnglishHangNoCoptic"/>
      </w:pPr>
      <w:r>
        <w:t>Be glad</w:t>
      </w:r>
      <w:r w:rsidRPr="00AB1781">
        <w:t xml:space="preserve"> in the Lord, </w:t>
      </w:r>
      <w:r>
        <w:t xml:space="preserve">O </w:t>
      </w:r>
      <w:r w:rsidRPr="00AB1781">
        <w:t>you righteous,</w:t>
      </w:r>
    </w:p>
    <w:p w14:paraId="304F7629" w14:textId="77777777" w:rsidR="00E60591" w:rsidRDefault="00E60591" w:rsidP="00E60591">
      <w:pPr>
        <w:pStyle w:val="EnglishHangEndNoCoptic"/>
      </w:pPr>
      <w:r w:rsidRPr="00AB1781">
        <w:tab/>
        <w:t xml:space="preserve">and </w:t>
      </w:r>
      <w:r>
        <w:t>confess [Him]</w:t>
      </w:r>
      <w:r>
        <w:rPr>
          <w:rStyle w:val="FootnoteReference"/>
        </w:rPr>
        <w:footnoteReference w:id="944"/>
      </w:r>
      <w:r w:rsidRPr="00AB1781">
        <w:t xml:space="preserve"> at the remembrance of His holiness.</w:t>
      </w:r>
      <w:r>
        <w:t xml:space="preserve"> (Ps 96:12)</w:t>
      </w:r>
    </w:p>
    <w:p w14:paraId="7374CE92" w14:textId="77777777" w:rsidR="00E60591" w:rsidRDefault="00E60591" w:rsidP="00E60591">
      <w:pPr>
        <w:pStyle w:val="Rubric"/>
      </w:pPr>
      <w:r>
        <w:t>Alleluia.</w:t>
      </w:r>
    </w:p>
    <w:p w14:paraId="6325A269" w14:textId="77777777" w:rsidR="00E60591" w:rsidRPr="00AB1781" w:rsidRDefault="00E60591" w:rsidP="00E60591">
      <w:pPr>
        <w:pStyle w:val="EnglishHangNoCoptic"/>
      </w:pPr>
      <w:r w:rsidRPr="00AB1781">
        <w:t xml:space="preserve">The righteous will </w:t>
      </w:r>
      <w:r>
        <w:t>flourish</w:t>
      </w:r>
      <w:r w:rsidRPr="00AB1781">
        <w:t xml:space="preserve"> like a palm tree,</w:t>
      </w:r>
    </w:p>
    <w:p w14:paraId="35D47B39" w14:textId="77777777" w:rsidR="00E60591" w:rsidRDefault="00E60591" w:rsidP="00E60591">
      <w:pPr>
        <w:pStyle w:val="EnglishHangEndNoCoptic"/>
      </w:pPr>
      <w:r w:rsidRPr="00AB1781">
        <w:tab/>
        <w:t xml:space="preserve">and will </w:t>
      </w:r>
      <w:r>
        <w:t>increase</w:t>
      </w:r>
      <w:r w:rsidRPr="00AB1781">
        <w:t xml:space="preserve"> like a cedar in Lebanon.</w:t>
      </w:r>
      <w:r>
        <w:t xml:space="preserve"> (Ps 91:13)</w:t>
      </w:r>
    </w:p>
    <w:p w14:paraId="338814D2" w14:textId="77777777" w:rsidR="00E60591" w:rsidRPr="00AB1781" w:rsidRDefault="00E60591" w:rsidP="00E60591">
      <w:pPr>
        <w:pStyle w:val="EnglishHangNoCoptic"/>
      </w:pPr>
      <w:r w:rsidRPr="00AB1781">
        <w:t>Those who are planted in the house of the Lord</w:t>
      </w:r>
      <w:r w:rsidRPr="00AB1781">
        <w:rPr>
          <w:rStyle w:val="FootnoteReference"/>
        </w:rPr>
        <w:footnoteReference w:id="945"/>
      </w:r>
    </w:p>
    <w:p w14:paraId="06939156" w14:textId="77777777" w:rsidR="00E60591" w:rsidRPr="00AB1781" w:rsidRDefault="00E60591" w:rsidP="00E60591">
      <w:pPr>
        <w:pStyle w:val="EnglishHangEndNoCoptic"/>
      </w:pPr>
      <w:r w:rsidRPr="00AB1781">
        <w:tab/>
        <w:t xml:space="preserve">will </w:t>
      </w:r>
      <w:r>
        <w:t>flourish</w:t>
      </w:r>
      <w:r w:rsidRPr="00AB1781">
        <w:t xml:space="preserve"> in the courts of our God.</w:t>
      </w:r>
      <w:r>
        <w:t xml:space="preserve"> (Ps 91:14)</w:t>
      </w:r>
    </w:p>
    <w:p w14:paraId="663B49EF" w14:textId="77777777" w:rsidR="00E60591" w:rsidRDefault="00E60591" w:rsidP="00E60591">
      <w:pPr>
        <w:pStyle w:val="Rubric"/>
      </w:pPr>
      <w:r>
        <w:t>Alleluia.</w:t>
      </w:r>
    </w:p>
    <w:p w14:paraId="0B9050C9" w14:textId="77777777" w:rsidR="00E60591" w:rsidRPr="00AB1781" w:rsidRDefault="00E60591" w:rsidP="00E60591">
      <w:pPr>
        <w:pStyle w:val="EnglishHangNoCoptic"/>
      </w:pPr>
      <w:r>
        <w:t>A righteous</w:t>
      </w:r>
      <w:r w:rsidRPr="00AB1781">
        <w:t xml:space="preserve"> man’s mouth </w:t>
      </w:r>
      <w:r>
        <w:t>will meditate</w:t>
      </w:r>
      <w:r w:rsidRPr="00AB1781">
        <w:t xml:space="preserve"> wisdom,</w:t>
      </w:r>
    </w:p>
    <w:p w14:paraId="3A77E545" w14:textId="77777777" w:rsidR="00E60591" w:rsidRPr="00AB1781" w:rsidRDefault="00E60591" w:rsidP="00E60591">
      <w:pPr>
        <w:pStyle w:val="EnglishHangEndNoCoptic"/>
      </w:pPr>
      <w:r w:rsidRPr="00AB1781">
        <w:tab/>
        <w:t>and his tongue speaks justice.</w:t>
      </w:r>
      <w:r>
        <w:t xml:space="preserve"> (Ps 36:30)</w:t>
      </w:r>
    </w:p>
    <w:p w14:paraId="24A34F07" w14:textId="77777777" w:rsidR="00E60591" w:rsidRPr="00AB1781" w:rsidRDefault="00E60591" w:rsidP="00E60591">
      <w:pPr>
        <w:pStyle w:val="EnglishHangNoCoptic"/>
      </w:pPr>
      <w:r w:rsidRPr="00AB1781">
        <w:t>The law of his God is in his heart,</w:t>
      </w:r>
    </w:p>
    <w:p w14:paraId="281B738C" w14:textId="77777777" w:rsidR="00E60591" w:rsidRDefault="00E60591" w:rsidP="00E60591">
      <w:pPr>
        <w:pStyle w:val="EnglishHangEndNoCoptic"/>
      </w:pPr>
      <w:r w:rsidRPr="00AB1781">
        <w:tab/>
        <w:t xml:space="preserve">and his steps </w:t>
      </w:r>
      <w:r>
        <w:t>will</w:t>
      </w:r>
      <w:r w:rsidRPr="00AB1781">
        <w:t xml:space="preserve"> not slip.</w:t>
      </w:r>
      <w:r>
        <w:t xml:space="preserve"> (Ps 36:31)</w:t>
      </w:r>
    </w:p>
    <w:p w14:paraId="402C7795" w14:textId="77777777" w:rsidR="00E60591" w:rsidRPr="00AB1781" w:rsidRDefault="00E60591" w:rsidP="00E60591">
      <w:pPr>
        <w:pStyle w:val="Rubric"/>
      </w:pPr>
      <w:r>
        <w:t>Alleluia.</w:t>
      </w:r>
    </w:p>
    <w:p w14:paraId="04F4720A" w14:textId="77777777" w:rsidR="00E60591" w:rsidRPr="00AB1781" w:rsidRDefault="00E60591" w:rsidP="00E60591">
      <w:pPr>
        <w:pStyle w:val="EnglishHangNoCoptic"/>
      </w:pPr>
      <w:r>
        <w:t>[Your saints]</w:t>
      </w:r>
      <w:r w:rsidRPr="00AB1781">
        <w:t xml:space="preserve"> </w:t>
      </w:r>
      <w:r>
        <w:t>will tell</w:t>
      </w:r>
      <w:r w:rsidRPr="00AB1781">
        <w:t xml:space="preserve"> of the glory of </w:t>
      </w:r>
      <w:r>
        <w:t>Your</w:t>
      </w:r>
      <w:r w:rsidRPr="00AB1781">
        <w:t xml:space="preserve"> Kingdom,</w:t>
      </w:r>
    </w:p>
    <w:p w14:paraId="30C7941E" w14:textId="77777777" w:rsidR="00E60591" w:rsidRPr="00AB1781" w:rsidRDefault="00E60591" w:rsidP="00E60591">
      <w:pPr>
        <w:pStyle w:val="EnglishHangEndNoCoptic"/>
      </w:pPr>
      <w:r w:rsidRPr="00AB1781">
        <w:tab/>
        <w:t xml:space="preserve">and </w:t>
      </w:r>
      <w:r>
        <w:t>they will speak</w:t>
      </w:r>
      <w:r w:rsidRPr="00AB1781">
        <w:t xml:space="preserve"> of </w:t>
      </w:r>
      <w:r>
        <w:t>Your power. (Ps 144:11)</w:t>
      </w:r>
    </w:p>
    <w:p w14:paraId="738A1C5C" w14:textId="77777777" w:rsidR="00E60591" w:rsidRPr="00AB1781" w:rsidRDefault="00E60591" w:rsidP="00E60591">
      <w:pPr>
        <w:pStyle w:val="EnglishHangNoCoptic"/>
      </w:pPr>
      <w:r w:rsidRPr="00AB1781">
        <w:t>He will do the will of those who fear Him</w:t>
      </w:r>
      <w:r>
        <w:t>,</w:t>
      </w:r>
    </w:p>
    <w:p w14:paraId="146EF0FB" w14:textId="77777777" w:rsidR="00E60591" w:rsidRPr="00AB1781" w:rsidRDefault="00E60591" w:rsidP="00E60591">
      <w:pPr>
        <w:pStyle w:val="EnglishHangEndNoCoptic"/>
      </w:pPr>
      <w:r w:rsidRPr="00AB1781">
        <w:tab/>
        <w:t xml:space="preserve">and will hear their </w:t>
      </w:r>
      <w:r>
        <w:t>supplications</w:t>
      </w:r>
      <w:r w:rsidRPr="00AB1781">
        <w:t xml:space="preserve"> and save them.</w:t>
      </w:r>
      <w:r>
        <w:t xml:space="preserve"> (Ps 144:20)</w:t>
      </w:r>
    </w:p>
    <w:p w14:paraId="7F1F94E3" w14:textId="77777777" w:rsidR="00E60591" w:rsidRPr="00AB1781" w:rsidRDefault="00E60591" w:rsidP="00E60591">
      <w:pPr>
        <w:pStyle w:val="EnglishHangEndNoCoptic"/>
      </w:pPr>
      <w:r>
        <w:t>The Lord keeps all who love Him. (Ps 144:21a)</w:t>
      </w:r>
    </w:p>
    <w:p w14:paraId="799FC225" w14:textId="77777777" w:rsidR="00E60591" w:rsidRPr="00AB1781" w:rsidRDefault="00E60591" w:rsidP="00E60591">
      <w:pPr>
        <w:pStyle w:val="Rubric"/>
      </w:pPr>
      <w:r>
        <w:t>Alleluia.</w:t>
      </w:r>
    </w:p>
    <w:p w14:paraId="00E8050C" w14:textId="77777777" w:rsidR="00E60591" w:rsidRPr="00AB1781" w:rsidRDefault="00E60591" w:rsidP="00E60591">
      <w:pPr>
        <w:pStyle w:val="EnglishHangNoCoptic"/>
      </w:pPr>
      <w:r w:rsidRPr="00AB1781">
        <w:t xml:space="preserve">Be glad in the Lord and rejoice, </w:t>
      </w:r>
      <w:r>
        <w:t xml:space="preserve">O </w:t>
      </w:r>
      <w:r w:rsidRPr="00AB1781">
        <w:t>you righteous</w:t>
      </w:r>
      <w:r>
        <w:t xml:space="preserve"> ones,</w:t>
      </w:r>
    </w:p>
    <w:p w14:paraId="60165DB9" w14:textId="77777777" w:rsidR="00E60591" w:rsidRDefault="00E60591" w:rsidP="00E60591">
      <w:pPr>
        <w:pStyle w:val="EnglishHangEndNoCoptic"/>
      </w:pPr>
      <w:r w:rsidRPr="00AB1781">
        <w:tab/>
        <w:t xml:space="preserve">and </w:t>
      </w:r>
      <w:r>
        <w:t>glory</w:t>
      </w:r>
      <w:r>
        <w:rPr>
          <w:rStyle w:val="FootnoteReference"/>
        </w:rPr>
        <w:footnoteReference w:id="946"/>
      </w:r>
      <w:r>
        <w:t>,</w:t>
      </w:r>
      <w:r w:rsidRPr="00AB1781">
        <w:t xml:space="preserve"> all you </w:t>
      </w:r>
      <w:r>
        <w:t>upright in</w:t>
      </w:r>
      <w:r w:rsidRPr="00AB1781">
        <w:t xml:space="preserve"> heart.</w:t>
      </w:r>
      <w:r w:rsidRPr="00AB1781">
        <w:rPr>
          <w:rStyle w:val="FootnoteReference"/>
        </w:rPr>
        <w:footnoteReference w:id="947"/>
      </w:r>
      <w:r>
        <w:t xml:space="preserve"> (Ps 31:11)</w:t>
      </w:r>
    </w:p>
    <w:p w14:paraId="55165D2C" w14:textId="77777777" w:rsidR="00E60591" w:rsidRPr="00AB1781" w:rsidRDefault="00E60591" w:rsidP="00E60591">
      <w:pPr>
        <w:pStyle w:val="EnglishHangNoCoptic"/>
      </w:pPr>
      <w:r>
        <w:lastRenderedPageBreak/>
        <w:t>Therefore,</w:t>
      </w:r>
      <w:r w:rsidRPr="00AB1781">
        <w:t xml:space="preserve"> every</w:t>
      </w:r>
      <w:r>
        <w:t>one who is holy</w:t>
      </w:r>
      <w:r w:rsidRPr="00AB1781">
        <w:t xml:space="preserve"> </w:t>
      </w:r>
      <w:r>
        <w:t>will</w:t>
      </w:r>
      <w:r w:rsidRPr="00AB1781">
        <w:t xml:space="preserve"> pray to </w:t>
      </w:r>
      <w:r>
        <w:t>You</w:t>
      </w:r>
    </w:p>
    <w:p w14:paraId="5601338E" w14:textId="77777777" w:rsidR="00E60591" w:rsidRPr="00AB1781" w:rsidRDefault="00E60591" w:rsidP="00E60591">
      <w:pPr>
        <w:pStyle w:val="EnglishHangEndNoCoptic"/>
      </w:pPr>
      <w:r w:rsidRPr="00AB1781">
        <w:tab/>
        <w:t xml:space="preserve">at </w:t>
      </w:r>
      <w:r>
        <w:t>an appropriate time. (Ps 31:6ab)</w:t>
      </w:r>
    </w:p>
    <w:p w14:paraId="0723AEDF" w14:textId="77777777" w:rsidR="00E60591" w:rsidRPr="00AB1781" w:rsidRDefault="00E60591" w:rsidP="00E60591">
      <w:pPr>
        <w:pStyle w:val="Rubric"/>
      </w:pPr>
      <w:r>
        <w:t>Alleluia.</w:t>
      </w:r>
    </w:p>
    <w:p w14:paraId="7EF86425" w14:textId="77777777" w:rsidR="00E60591" w:rsidRPr="00AB1781" w:rsidRDefault="00E60591" w:rsidP="00E60591">
      <w:pPr>
        <w:pStyle w:val="EnglishHangNoCoptic"/>
      </w:pPr>
      <w:r>
        <w:t>L</w:t>
      </w:r>
      <w:r w:rsidRPr="00AB1781">
        <w:t xml:space="preserve">et </w:t>
      </w:r>
      <w:r>
        <w:t>Your compassion</w:t>
      </w:r>
      <w:r w:rsidRPr="00AB1781">
        <w:t xml:space="preserve"> </w:t>
      </w:r>
      <w:r>
        <w:t>overtake us quickly</w:t>
      </w:r>
      <w:r w:rsidRPr="00AB1781">
        <w:t>,</w:t>
      </w:r>
    </w:p>
    <w:p w14:paraId="1A26D60E" w14:textId="77777777" w:rsidR="00E60591" w:rsidRDefault="00E60591" w:rsidP="00E60591">
      <w:pPr>
        <w:pStyle w:val="EnglishHangEndNoCoptic"/>
      </w:pPr>
      <w:r w:rsidRPr="00AB1781">
        <w:tab/>
        <w:t xml:space="preserve">for </w:t>
      </w:r>
      <w:r>
        <w:t>we have become very poor. (Ps 78:8bc)</w:t>
      </w:r>
    </w:p>
    <w:p w14:paraId="5EEE9F3E" w14:textId="77777777" w:rsidR="00E60591" w:rsidRPr="00AB1781" w:rsidRDefault="00E60591" w:rsidP="00E60591">
      <w:pPr>
        <w:pStyle w:val="EnglishHangNoCoptic"/>
      </w:pPr>
      <w:r w:rsidRPr="00AB1781">
        <w:t>Help us, O God, our Saviour;</w:t>
      </w:r>
    </w:p>
    <w:p w14:paraId="035FE44B" w14:textId="77777777" w:rsidR="00E60591" w:rsidRPr="00AB1781" w:rsidRDefault="00E60591" w:rsidP="00E60591">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10C5D1C3" w14:textId="77777777" w:rsidR="00E60591" w:rsidRPr="00AB1781" w:rsidRDefault="00E60591" w:rsidP="00E60591">
      <w:pPr>
        <w:pStyle w:val="EnglishHangEndNoCoptic"/>
      </w:pPr>
      <w:r w:rsidRPr="00AB1781">
        <w:tab/>
        <w:t xml:space="preserve">and forgive our sins for </w:t>
      </w:r>
      <w:r>
        <w:t>the sake of Your Name. (Ps 78:9)</w:t>
      </w:r>
    </w:p>
    <w:p w14:paraId="100CE861" w14:textId="77777777" w:rsidR="00E60591" w:rsidRPr="00AB1781" w:rsidRDefault="00E60591" w:rsidP="00E60591">
      <w:pPr>
        <w:pStyle w:val="Rubric"/>
      </w:pPr>
      <w:r>
        <w:t>Alleluia.</w:t>
      </w:r>
    </w:p>
    <w:p w14:paraId="5A3B901A" w14:textId="77777777" w:rsidR="00E60591" w:rsidRPr="00AB1781" w:rsidRDefault="00E60591" w:rsidP="00E60591">
      <w:pPr>
        <w:pStyle w:val="EnglishHangNoCoptic"/>
      </w:pPr>
      <w:r w:rsidRPr="00AB1781">
        <w:t>Let them exalt Him in the assembly of the people,</w:t>
      </w:r>
    </w:p>
    <w:p w14:paraId="3A141E7F" w14:textId="77777777" w:rsidR="00E60591" w:rsidRPr="00AB1781" w:rsidRDefault="00E60591" w:rsidP="00E60591">
      <w:pPr>
        <w:pStyle w:val="EnglishHangEndNoCoptic"/>
      </w:pPr>
      <w:r w:rsidRPr="00AB1781">
        <w:tab/>
        <w:t xml:space="preserve">and praise Him </w:t>
      </w:r>
      <w:r>
        <w:t>in the session of elders; (Ps 106:31)</w:t>
      </w:r>
    </w:p>
    <w:p w14:paraId="30E2BAF1" w14:textId="77777777" w:rsidR="00E60591" w:rsidRPr="00AB1781" w:rsidRDefault="00E60591" w:rsidP="00E60591">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052A6A00" w14:textId="77777777" w:rsidR="00E60591" w:rsidRPr="00AB1781" w:rsidRDefault="00E60591" w:rsidP="00E60591">
      <w:pPr>
        <w:pStyle w:val="EnglishHangNoCoptic"/>
      </w:pPr>
      <w:r>
        <w:t>The righteous will see it and be</w:t>
      </w:r>
      <w:r w:rsidRPr="00AB1781">
        <w:t xml:space="preserve"> glad,</w:t>
      </w:r>
    </w:p>
    <w:p w14:paraId="47312930" w14:textId="77777777" w:rsidR="00E60591" w:rsidRPr="00AB1781" w:rsidRDefault="00E60591" w:rsidP="00E60591">
      <w:pPr>
        <w:pStyle w:val="EnglishHangEndNoCoptic"/>
      </w:pPr>
      <w:r w:rsidRPr="00AB1781">
        <w:tab/>
        <w:t>a</w:t>
      </w:r>
      <w:r>
        <w:t>nd the mouths of all sinners will be</w:t>
      </w:r>
      <w:r w:rsidRPr="00AB1781">
        <w:t xml:space="preserve"> silenced.</w:t>
      </w:r>
      <w:r>
        <w:t xml:space="preserve"> (Ps 106:42)</w:t>
      </w:r>
    </w:p>
    <w:p w14:paraId="4405F034" w14:textId="77777777" w:rsidR="00E60591" w:rsidRPr="00AB1781" w:rsidRDefault="00E60591" w:rsidP="00E60591">
      <w:pPr>
        <w:pStyle w:val="Rubric"/>
      </w:pPr>
      <w:r>
        <w:t>Alleluia.</w:t>
      </w:r>
    </w:p>
    <w:p w14:paraId="32DCC598" w14:textId="77777777" w:rsidR="00E60591" w:rsidRPr="00AB1781" w:rsidRDefault="00E60591" w:rsidP="00E60591">
      <w:pPr>
        <w:pStyle w:val="EnglishHangNoCoptic"/>
      </w:pPr>
      <w:r w:rsidRPr="00AB1781">
        <w:t xml:space="preserve">The Lord has sworn and will not </w:t>
      </w:r>
      <w:r>
        <w:t>repent</w:t>
      </w:r>
      <w:r>
        <w:rPr>
          <w:rStyle w:val="FootnoteReference"/>
        </w:rPr>
        <w:footnoteReference w:id="948"/>
      </w:r>
      <w:r>
        <w:t>,</w:t>
      </w:r>
    </w:p>
    <w:p w14:paraId="5A9535BA" w14:textId="77777777" w:rsidR="00E60591" w:rsidRPr="00AB1781" w:rsidRDefault="00E60591" w:rsidP="00E60591">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949"/>
      </w:r>
      <w:r>
        <w:t xml:space="preserve"> (Ps 109:4)</w:t>
      </w:r>
    </w:p>
    <w:p w14:paraId="293B14C9" w14:textId="77777777" w:rsidR="00E60591" w:rsidRPr="00AB1781" w:rsidRDefault="00E60591" w:rsidP="00E60591">
      <w:pPr>
        <w:pStyle w:val="Rubric"/>
      </w:pPr>
      <w:r>
        <w:t>Alleluia.</w:t>
      </w:r>
    </w:p>
    <w:p w14:paraId="5A99324B" w14:textId="77777777" w:rsidR="00E60591" w:rsidRPr="00AB1781" w:rsidRDefault="00E60591" w:rsidP="00E60591">
      <w:pPr>
        <w:pStyle w:val="EnglishHangNoCoptic"/>
      </w:pPr>
      <w:r w:rsidRPr="00AB1781">
        <w:t>May God hav</w:t>
      </w:r>
      <w:r>
        <w:t>e compassion on us and bless us,</w:t>
      </w:r>
    </w:p>
    <w:p w14:paraId="422B47D4" w14:textId="77777777" w:rsidR="00E60591" w:rsidRDefault="00E60591" w:rsidP="00E60591">
      <w:pPr>
        <w:pStyle w:val="EnglishHangNoCoptic"/>
      </w:pPr>
      <w:r w:rsidRPr="00AB1781">
        <w:tab/>
        <w:t xml:space="preserve">and may He manifest His </w:t>
      </w:r>
      <w:r>
        <w:t>face upon</w:t>
      </w:r>
      <w:r w:rsidRPr="00AB1781">
        <w:t xml:space="preserve"> us,</w:t>
      </w:r>
      <w:r w:rsidRPr="00AB1781">
        <w:rPr>
          <w:rStyle w:val="FootnoteReference"/>
        </w:rPr>
        <w:footnoteReference w:id="950"/>
      </w:r>
    </w:p>
    <w:p w14:paraId="116F6F07" w14:textId="77777777" w:rsidR="00E60591" w:rsidRPr="00C879D4" w:rsidRDefault="00E60591" w:rsidP="00E60591">
      <w:pPr>
        <w:pStyle w:val="EnglishHangEndNoCoptic"/>
        <w:ind w:firstLine="0"/>
      </w:pPr>
      <w:r>
        <w:t xml:space="preserve">and have mercy upon us. </w:t>
      </w:r>
      <w:r w:rsidRPr="001F277E">
        <w:rPr>
          <w:i/>
        </w:rPr>
        <w:t>(Pause)</w:t>
      </w:r>
      <w:r>
        <w:rPr>
          <w:i/>
        </w:rPr>
        <w:t xml:space="preserve"> (Ps 66:1)</w:t>
      </w:r>
    </w:p>
    <w:p w14:paraId="7B031F4E" w14:textId="77777777" w:rsidR="00E60591" w:rsidRPr="00AB1781" w:rsidRDefault="00E60591" w:rsidP="00E60591">
      <w:pPr>
        <w:pStyle w:val="Rubric"/>
      </w:pPr>
      <w:r>
        <w:t>Alleluia.</w:t>
      </w:r>
    </w:p>
    <w:p w14:paraId="41D4E347"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1F200305" w14:textId="77777777" w:rsidR="00E60591" w:rsidRPr="00906079" w:rsidRDefault="00E60591" w:rsidP="00E60591">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951"/>
      </w:r>
      <w:r>
        <w:t xml:space="preserve"> (Ps 27:9)</w:t>
      </w:r>
    </w:p>
    <w:p w14:paraId="2A20A3B2" w14:textId="77777777" w:rsidR="00E60591" w:rsidRPr="00AB1781" w:rsidRDefault="00E60591" w:rsidP="00E60591">
      <w:pPr>
        <w:pStyle w:val="Rubric"/>
      </w:pPr>
      <w:r>
        <w:t>Alleluia.</w:t>
      </w:r>
    </w:p>
    <w:p w14:paraId="4134A514"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1BADB9B3" w14:textId="77777777" w:rsidR="00E60591" w:rsidRPr="00510795" w:rsidRDefault="00E60591" w:rsidP="00E60591">
      <w:pPr>
        <w:pStyle w:val="EnglishHangEndNoCoptic"/>
      </w:pPr>
      <w:r w:rsidRPr="00AB1781">
        <w:tab/>
        <w:t>and will und</w:t>
      </w:r>
      <w:r>
        <w:t>erstand the mercies of the Lord?</w:t>
      </w:r>
      <w:r w:rsidRPr="00AB1781">
        <w:rPr>
          <w:rStyle w:val="FootnoteReference"/>
        </w:rPr>
        <w:footnoteReference w:id="952"/>
      </w:r>
      <w:r>
        <w:t xml:space="preserve"> (Ps 106:43)</w:t>
      </w:r>
    </w:p>
    <w:p w14:paraId="72B9BBCD" w14:textId="77777777" w:rsidR="00E60591" w:rsidRPr="00AB1781" w:rsidRDefault="00E60591" w:rsidP="00E60591">
      <w:pPr>
        <w:pStyle w:val="Rubric"/>
      </w:pPr>
      <w:r>
        <w:lastRenderedPageBreak/>
        <w:t>Alleluia.</w:t>
      </w:r>
    </w:p>
    <w:p w14:paraId="5A669504" w14:textId="77777777" w:rsidR="00E60591" w:rsidRDefault="00E60591" w:rsidP="00E60591">
      <w:pPr>
        <w:pStyle w:val="EngInd"/>
      </w:pPr>
      <w:r>
        <w:t>Bless me.  Lo, metanoia.  Forgive me, my fathers and my brethren; pray for me.  In love, I ask you, remember me.</w:t>
      </w:r>
    </w:p>
    <w:p w14:paraId="2C6FA9DF" w14:textId="77777777" w:rsidR="00E60591" w:rsidRDefault="00E60591" w:rsidP="00E60591">
      <w:pPr>
        <w:pStyle w:val="EngInd"/>
      </w:pPr>
      <w:r>
        <w:t>Glory be to the Father and to the Son and to the Holy Spirit.</w:t>
      </w:r>
    </w:p>
    <w:p w14:paraId="52D4ADAC" w14:textId="77777777" w:rsidR="00E60591" w:rsidRDefault="00E60591" w:rsidP="00E60591">
      <w:pPr>
        <w:pStyle w:val="EngInd"/>
      </w:pPr>
      <w:r>
        <w:t>Now, and at all times, and to the age of all ages.  Amen.</w:t>
      </w:r>
    </w:p>
    <w:p w14:paraId="44177B46" w14:textId="77777777" w:rsidR="00E60591" w:rsidRDefault="00E60591" w:rsidP="00E60591">
      <w:pPr>
        <w:pStyle w:val="Heading3"/>
      </w:pPr>
      <w:bookmarkStart w:id="1115" w:name="_Ref452619413"/>
      <w:bookmarkStart w:id="1116" w:name="_Toc479145648"/>
      <w:r>
        <w:t>Psali Before the First Canticle (Agios O Theos)</w:t>
      </w:r>
      <w:bookmarkEnd w:id="1115"/>
      <w:bookmarkEnd w:id="111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2F50A55" w14:textId="77777777" w:rsidTr="00E60591">
        <w:trPr>
          <w:cantSplit/>
        </w:trPr>
        <w:tc>
          <w:tcPr>
            <w:tcW w:w="288" w:type="dxa"/>
          </w:tcPr>
          <w:p w14:paraId="53E0F376" w14:textId="77777777" w:rsidR="00E60591" w:rsidRDefault="00E60591" w:rsidP="00E60591">
            <w:pPr>
              <w:pStyle w:val="CopticCross"/>
            </w:pPr>
          </w:p>
        </w:tc>
        <w:tc>
          <w:tcPr>
            <w:tcW w:w="3960" w:type="dxa"/>
          </w:tcPr>
          <w:p w14:paraId="77E8D732" w14:textId="77777777" w:rsidR="00E60591" w:rsidRDefault="00E60591" w:rsidP="00E60591">
            <w:pPr>
              <w:pStyle w:val="EngHang"/>
            </w:pPr>
            <w:r>
              <w:t>Agios O Theos:</w:t>
            </w:r>
          </w:p>
          <w:p w14:paraId="3A94977E" w14:textId="77777777" w:rsidR="00E60591" w:rsidRDefault="00E60591" w:rsidP="00E60591">
            <w:pPr>
              <w:pStyle w:val="EngHang"/>
            </w:pPr>
            <w:r>
              <w:t>Agios Ees-shiros:</w:t>
            </w:r>
          </w:p>
          <w:p w14:paraId="7184A033" w14:textId="77777777" w:rsidR="00E60591" w:rsidRDefault="00E60591" w:rsidP="00E60591">
            <w:pPr>
              <w:pStyle w:val="EngHang"/>
            </w:pPr>
            <w:r>
              <w:t>Agios Athanatos:</w:t>
            </w:r>
          </w:p>
          <w:p w14:paraId="0802C628" w14:textId="77777777" w:rsidR="00E60591" w:rsidRDefault="00E60591" w:rsidP="00E60591">
            <w:pPr>
              <w:pStyle w:val="EngHangEnd"/>
            </w:pPr>
            <w:r>
              <w:t>Amen.  Alleluia.</w:t>
            </w:r>
            <w:r>
              <w:rPr>
                <w:rStyle w:val="FootnoteReference"/>
              </w:rPr>
              <w:footnoteReference w:id="953"/>
            </w:r>
          </w:p>
        </w:tc>
        <w:tc>
          <w:tcPr>
            <w:tcW w:w="288" w:type="dxa"/>
          </w:tcPr>
          <w:p w14:paraId="6D78A94C" w14:textId="77777777" w:rsidR="00E60591" w:rsidRDefault="00E60591" w:rsidP="00E60591">
            <w:pPr>
              <w:pStyle w:val="CopticCross"/>
            </w:pPr>
          </w:p>
        </w:tc>
        <w:tc>
          <w:tcPr>
            <w:tcW w:w="288" w:type="dxa"/>
          </w:tcPr>
          <w:p w14:paraId="4903AE5D" w14:textId="77777777" w:rsidR="00E60591" w:rsidRDefault="00E60591" w:rsidP="00E60591">
            <w:pPr>
              <w:pStyle w:val="CopticCross"/>
            </w:pPr>
          </w:p>
        </w:tc>
        <w:tc>
          <w:tcPr>
            <w:tcW w:w="3960" w:type="dxa"/>
          </w:tcPr>
          <w:p w14:paraId="2D44F30A" w14:textId="77777777" w:rsidR="00E60591" w:rsidRDefault="00E60591" w:rsidP="00E60591">
            <w:pPr>
              <w:pStyle w:val="EngHang"/>
            </w:pPr>
            <w:r>
              <w:t>Agios O Theos:</w:t>
            </w:r>
          </w:p>
          <w:p w14:paraId="492C8486" w14:textId="77777777" w:rsidR="00E60591" w:rsidRDefault="00E60591" w:rsidP="00E60591">
            <w:pPr>
              <w:pStyle w:val="EngHang"/>
            </w:pPr>
            <w:r>
              <w:t>Agios Ees-shiros:</w:t>
            </w:r>
          </w:p>
          <w:p w14:paraId="4BE4E3DE" w14:textId="77777777" w:rsidR="00E60591" w:rsidRDefault="00E60591" w:rsidP="00E60591">
            <w:pPr>
              <w:pStyle w:val="EngHang"/>
            </w:pPr>
            <w:r>
              <w:t>Agios Athanatos:</w:t>
            </w:r>
          </w:p>
          <w:p w14:paraId="270697AA" w14:textId="77777777" w:rsidR="00E60591" w:rsidRPr="005130A7" w:rsidRDefault="00E60591" w:rsidP="00E60591">
            <w:pPr>
              <w:pStyle w:val="CopticVerse"/>
            </w:pPr>
            <w:r>
              <w:t>Amen.  Alleluia.</w:t>
            </w:r>
          </w:p>
        </w:tc>
      </w:tr>
      <w:tr w:rsidR="00E60591" w14:paraId="311D4853" w14:textId="77777777" w:rsidTr="00E60591">
        <w:trPr>
          <w:cantSplit/>
        </w:trPr>
        <w:tc>
          <w:tcPr>
            <w:tcW w:w="288" w:type="dxa"/>
          </w:tcPr>
          <w:p w14:paraId="4D9A33D9" w14:textId="77777777" w:rsidR="00E60591" w:rsidRPr="001E2E1C" w:rsidRDefault="00E60591" w:rsidP="00E60591">
            <w:pPr>
              <w:pStyle w:val="CopticCross"/>
            </w:pPr>
            <w:r>
              <w:t>¿</w:t>
            </w:r>
          </w:p>
        </w:tc>
        <w:tc>
          <w:tcPr>
            <w:tcW w:w="3960" w:type="dxa"/>
          </w:tcPr>
          <w:p w14:paraId="2FC3E4EC" w14:textId="77777777" w:rsidR="00E60591" w:rsidRDefault="00E60591" w:rsidP="00E60591">
            <w:pPr>
              <w:pStyle w:val="EngHang"/>
            </w:pPr>
            <w:r>
              <w:t>Holy, God, Holy.</w:t>
            </w:r>
          </w:p>
          <w:p w14:paraId="09320A74" w14:textId="77777777" w:rsidR="00E60591" w:rsidRDefault="00E60591" w:rsidP="00E60591">
            <w:pPr>
              <w:pStyle w:val="EngHang"/>
            </w:pPr>
            <w:r>
              <w:t>Holy, Mighty, Holy.</w:t>
            </w:r>
          </w:p>
          <w:p w14:paraId="5FC7BA03" w14:textId="77777777" w:rsidR="00E60591" w:rsidRDefault="00E60591" w:rsidP="00E60591">
            <w:pPr>
              <w:pStyle w:val="EngHang"/>
            </w:pPr>
            <w:r>
              <w:t>Holy, Immortal, Holy:</w:t>
            </w:r>
          </w:p>
          <w:p w14:paraId="0C37F5EF" w14:textId="77777777" w:rsidR="00E60591" w:rsidRDefault="00E60591" w:rsidP="00E60591">
            <w:pPr>
              <w:pStyle w:val="EngHangEnd"/>
            </w:pPr>
            <w:r>
              <w:t>Amen.  Alleluia.</w:t>
            </w:r>
          </w:p>
        </w:tc>
        <w:tc>
          <w:tcPr>
            <w:tcW w:w="288" w:type="dxa"/>
          </w:tcPr>
          <w:p w14:paraId="59E29A6E" w14:textId="77777777" w:rsidR="00E60591" w:rsidRDefault="00E60591" w:rsidP="00E60591">
            <w:pPr>
              <w:pStyle w:val="CopticCross"/>
            </w:pPr>
          </w:p>
        </w:tc>
        <w:tc>
          <w:tcPr>
            <w:tcW w:w="288" w:type="dxa"/>
          </w:tcPr>
          <w:p w14:paraId="654B482C" w14:textId="77777777" w:rsidR="00E60591" w:rsidRDefault="00E60591" w:rsidP="00E60591">
            <w:pPr>
              <w:pStyle w:val="CopticCross"/>
            </w:pPr>
            <w:r>
              <w:t>¿</w:t>
            </w:r>
          </w:p>
        </w:tc>
        <w:tc>
          <w:tcPr>
            <w:tcW w:w="3960" w:type="dxa"/>
          </w:tcPr>
          <w:p w14:paraId="141CB480" w14:textId="77777777" w:rsidR="00E60591" w:rsidRDefault="00E60591" w:rsidP="00E60591">
            <w:pPr>
              <w:pStyle w:val="EngHang"/>
            </w:pPr>
            <w:r>
              <w:t>Holy, God, Holy.</w:t>
            </w:r>
          </w:p>
          <w:p w14:paraId="2C455749" w14:textId="77777777" w:rsidR="00E60591" w:rsidRDefault="00E60591" w:rsidP="00E60591">
            <w:pPr>
              <w:pStyle w:val="EngHang"/>
            </w:pPr>
            <w:r>
              <w:t>Holy, Mighty, Holy.</w:t>
            </w:r>
          </w:p>
          <w:p w14:paraId="7B325B9D" w14:textId="77777777" w:rsidR="00E60591" w:rsidRDefault="00E60591" w:rsidP="00E60591">
            <w:pPr>
              <w:pStyle w:val="EngHang"/>
            </w:pPr>
            <w:r>
              <w:t>Holy, Immortal, Holy:</w:t>
            </w:r>
          </w:p>
          <w:p w14:paraId="55F19CE8" w14:textId="77777777" w:rsidR="00E60591" w:rsidRPr="005130A7" w:rsidRDefault="00E60591" w:rsidP="00E60591">
            <w:pPr>
              <w:pStyle w:val="CopticVerse"/>
            </w:pPr>
            <w:r>
              <w:t>Amen.  Alleluia.</w:t>
            </w:r>
          </w:p>
        </w:tc>
      </w:tr>
      <w:tr w:rsidR="00E60591" w14:paraId="5881F51A" w14:textId="77777777" w:rsidTr="00E60591">
        <w:trPr>
          <w:cantSplit/>
        </w:trPr>
        <w:tc>
          <w:tcPr>
            <w:tcW w:w="288" w:type="dxa"/>
          </w:tcPr>
          <w:p w14:paraId="4B6C5C09" w14:textId="77777777" w:rsidR="00E60591" w:rsidRDefault="00E60591" w:rsidP="00E60591">
            <w:pPr>
              <w:pStyle w:val="CopticCross"/>
            </w:pPr>
          </w:p>
        </w:tc>
        <w:tc>
          <w:tcPr>
            <w:tcW w:w="3960" w:type="dxa"/>
          </w:tcPr>
          <w:p w14:paraId="1713B4D7" w14:textId="77777777" w:rsidR="00E60591" w:rsidRDefault="00E60591" w:rsidP="00E60591">
            <w:pPr>
              <w:pStyle w:val="EngHang"/>
            </w:pPr>
            <w:r>
              <w:t>“Alleluia” is a word</w:t>
            </w:r>
          </w:p>
          <w:p w14:paraId="6A0D6156" w14:textId="77777777" w:rsidR="00E60591" w:rsidRDefault="00E60591" w:rsidP="00E60591">
            <w:pPr>
              <w:pStyle w:val="EngHang"/>
            </w:pPr>
            <w:r>
              <w:t>That means “Praise the Lord!”</w:t>
            </w:r>
          </w:p>
          <w:p w14:paraId="1E5C1A27" w14:textId="77777777" w:rsidR="00E60591" w:rsidRDefault="00E60591" w:rsidP="00E60591">
            <w:pPr>
              <w:pStyle w:val="EngHang"/>
            </w:pPr>
            <w:r>
              <w:t>Everywhere it is heard:</w:t>
            </w:r>
          </w:p>
          <w:p w14:paraId="4E6411F3" w14:textId="77777777" w:rsidR="00E60591" w:rsidRDefault="00E60591" w:rsidP="00E60591">
            <w:pPr>
              <w:pStyle w:val="EngHangEnd"/>
            </w:pPr>
            <w:r>
              <w:t>Amen.  Alleluia.</w:t>
            </w:r>
          </w:p>
        </w:tc>
        <w:tc>
          <w:tcPr>
            <w:tcW w:w="288" w:type="dxa"/>
          </w:tcPr>
          <w:p w14:paraId="70117190" w14:textId="77777777" w:rsidR="00E60591" w:rsidRDefault="00E60591" w:rsidP="00E60591">
            <w:pPr>
              <w:pStyle w:val="CopticCross"/>
            </w:pPr>
          </w:p>
        </w:tc>
        <w:tc>
          <w:tcPr>
            <w:tcW w:w="288" w:type="dxa"/>
          </w:tcPr>
          <w:p w14:paraId="683E9CCB" w14:textId="77777777" w:rsidR="00E60591" w:rsidRDefault="00E60591" w:rsidP="00E60591">
            <w:pPr>
              <w:pStyle w:val="CopticCross"/>
            </w:pPr>
          </w:p>
        </w:tc>
        <w:tc>
          <w:tcPr>
            <w:tcW w:w="3960" w:type="dxa"/>
          </w:tcPr>
          <w:p w14:paraId="4511FEC6" w14:textId="77777777" w:rsidR="00E60591" w:rsidRDefault="00E60591" w:rsidP="00E60591">
            <w:pPr>
              <w:pStyle w:val="EngHang"/>
            </w:pPr>
            <w:r>
              <w:t>By the help of the Mighty God,</w:t>
            </w:r>
          </w:p>
          <w:p w14:paraId="5E67C267" w14:textId="77777777" w:rsidR="00E60591" w:rsidRDefault="00E60591" w:rsidP="00E60591">
            <w:pPr>
              <w:pStyle w:val="EngHang"/>
            </w:pPr>
            <w:r>
              <w:t>The great Lord of lords,</w:t>
            </w:r>
          </w:p>
          <w:p w14:paraId="4D99C667" w14:textId="77777777" w:rsidR="00E60591" w:rsidRDefault="00E60591" w:rsidP="00E60591">
            <w:pPr>
              <w:pStyle w:val="EngHang"/>
            </w:pPr>
            <w:r>
              <w:t>I will explain the menaing of,</w:t>
            </w:r>
          </w:p>
          <w:p w14:paraId="1F5D4738" w14:textId="77777777" w:rsidR="00E60591" w:rsidRPr="005130A7" w:rsidRDefault="00E60591" w:rsidP="00E60591">
            <w:pPr>
              <w:pStyle w:val="EngHangEnd"/>
            </w:pPr>
            <w:r>
              <w:t>“Amen. Alleluia.”</w:t>
            </w:r>
          </w:p>
        </w:tc>
      </w:tr>
      <w:tr w:rsidR="00E60591" w14:paraId="48F75E46" w14:textId="77777777" w:rsidTr="00E60591">
        <w:trPr>
          <w:cantSplit/>
        </w:trPr>
        <w:tc>
          <w:tcPr>
            <w:tcW w:w="288" w:type="dxa"/>
          </w:tcPr>
          <w:p w14:paraId="0CA4C469" w14:textId="77777777" w:rsidR="00E60591" w:rsidRDefault="00E60591" w:rsidP="00E60591">
            <w:pPr>
              <w:pStyle w:val="CopticCross"/>
            </w:pPr>
            <w:r>
              <w:t>¿</w:t>
            </w:r>
          </w:p>
        </w:tc>
        <w:tc>
          <w:tcPr>
            <w:tcW w:w="3960" w:type="dxa"/>
          </w:tcPr>
          <w:p w14:paraId="280F9B15" w14:textId="77777777" w:rsidR="00E60591" w:rsidRDefault="00E60591" w:rsidP="00E60591">
            <w:pPr>
              <w:pStyle w:val="EngHang"/>
            </w:pPr>
            <w:r>
              <w:t>In all the universe,</w:t>
            </w:r>
          </w:p>
          <w:p w14:paraId="79BD2B2C" w14:textId="77777777" w:rsidR="00E60591" w:rsidRDefault="00E60591" w:rsidP="00E60591">
            <w:pPr>
              <w:pStyle w:val="EngHang"/>
            </w:pPr>
            <w:r>
              <w:t>In heaven and on earth,</w:t>
            </w:r>
          </w:p>
          <w:p w14:paraId="692E402D" w14:textId="77777777" w:rsidR="00E60591" w:rsidRDefault="00E60591" w:rsidP="00E60591">
            <w:pPr>
              <w:pStyle w:val="EngHang"/>
            </w:pPr>
            <w:r>
              <w:t>They praise Him with this verse:</w:t>
            </w:r>
          </w:p>
          <w:p w14:paraId="2E60EEAB" w14:textId="77777777" w:rsidR="00E60591" w:rsidRDefault="00E60591" w:rsidP="00E60591">
            <w:pPr>
              <w:pStyle w:val="EngHangEnd"/>
            </w:pPr>
            <w:r>
              <w:t>“Amen.  Alleluia.”</w:t>
            </w:r>
          </w:p>
        </w:tc>
        <w:tc>
          <w:tcPr>
            <w:tcW w:w="288" w:type="dxa"/>
          </w:tcPr>
          <w:p w14:paraId="57B0D44F" w14:textId="77777777" w:rsidR="00E60591" w:rsidRDefault="00E60591" w:rsidP="00E60591">
            <w:pPr>
              <w:pStyle w:val="CopticCross"/>
            </w:pPr>
          </w:p>
        </w:tc>
        <w:tc>
          <w:tcPr>
            <w:tcW w:w="288" w:type="dxa"/>
          </w:tcPr>
          <w:p w14:paraId="35CDD1C3" w14:textId="77777777" w:rsidR="00E60591" w:rsidRDefault="00E60591" w:rsidP="00E60591">
            <w:pPr>
              <w:pStyle w:val="CopticCross"/>
            </w:pPr>
            <w:r>
              <w:t>¿</w:t>
            </w:r>
          </w:p>
        </w:tc>
        <w:tc>
          <w:tcPr>
            <w:tcW w:w="3960" w:type="dxa"/>
          </w:tcPr>
          <w:p w14:paraId="33F4F15E" w14:textId="77777777" w:rsidR="00E60591" w:rsidRDefault="00E60591" w:rsidP="00E60591">
            <w:pPr>
              <w:pStyle w:val="EngHang"/>
            </w:pPr>
            <w:r>
              <w:t>How beautiful is its meaning?</w:t>
            </w:r>
          </w:p>
          <w:p w14:paraId="56DC8095" w14:textId="77777777" w:rsidR="00E60591" w:rsidRDefault="00E60591" w:rsidP="00E60591">
            <w:pPr>
              <w:pStyle w:val="EngHang"/>
            </w:pPr>
            <w:r>
              <w:t>There is no God but ours.</w:t>
            </w:r>
          </w:p>
          <w:p w14:paraId="643DC15F" w14:textId="77777777" w:rsidR="00E60591" w:rsidRDefault="00E60591" w:rsidP="00E60591">
            <w:pPr>
              <w:pStyle w:val="EngHang"/>
            </w:pPr>
            <w:r>
              <w:t>We praise Him in the highest Heaven.</w:t>
            </w:r>
          </w:p>
          <w:p w14:paraId="30305345" w14:textId="77777777" w:rsidR="00E60591" w:rsidRPr="005130A7" w:rsidRDefault="00E60591" w:rsidP="00E60591">
            <w:pPr>
              <w:pStyle w:val="EngHang"/>
            </w:pPr>
            <w:r>
              <w:t>Amen. Alleluia.</w:t>
            </w:r>
          </w:p>
        </w:tc>
      </w:tr>
      <w:tr w:rsidR="00E60591" w14:paraId="0E5928DA" w14:textId="77777777" w:rsidTr="00E60591">
        <w:trPr>
          <w:cantSplit/>
        </w:trPr>
        <w:tc>
          <w:tcPr>
            <w:tcW w:w="288" w:type="dxa"/>
          </w:tcPr>
          <w:p w14:paraId="54E885F6" w14:textId="77777777" w:rsidR="00E60591" w:rsidRDefault="00E60591" w:rsidP="00E60591">
            <w:pPr>
              <w:pStyle w:val="CopticCross"/>
            </w:pPr>
          </w:p>
        </w:tc>
        <w:tc>
          <w:tcPr>
            <w:tcW w:w="3960" w:type="dxa"/>
          </w:tcPr>
          <w:p w14:paraId="776802BC" w14:textId="77777777" w:rsidR="00E60591" w:rsidRDefault="00E60591" w:rsidP="00E60591">
            <w:pPr>
              <w:pStyle w:val="EngHang"/>
            </w:pPr>
            <w:r>
              <w:t>Michael and Gabriel,</w:t>
            </w:r>
          </w:p>
          <w:p w14:paraId="6C3DD45D" w14:textId="77777777" w:rsidR="00E60591" w:rsidRDefault="00E60591" w:rsidP="00E60591">
            <w:pPr>
              <w:pStyle w:val="EngHang"/>
            </w:pPr>
            <w:r>
              <w:t>Rafael and Souriel,</w:t>
            </w:r>
          </w:p>
          <w:p w14:paraId="1B08ED8C" w14:textId="77777777" w:rsidR="00E60591" w:rsidRDefault="00E60591" w:rsidP="00E60591">
            <w:pPr>
              <w:pStyle w:val="EngHang"/>
            </w:pPr>
            <w:r>
              <w:t>They all praise Him as well:</w:t>
            </w:r>
          </w:p>
          <w:p w14:paraId="408DCDC7" w14:textId="77777777" w:rsidR="00E60591" w:rsidRDefault="00E60591" w:rsidP="00E60591">
            <w:pPr>
              <w:pStyle w:val="EngHangEnd"/>
            </w:pPr>
            <w:r>
              <w:t>“Amen.  Alleluia.”</w:t>
            </w:r>
          </w:p>
        </w:tc>
        <w:tc>
          <w:tcPr>
            <w:tcW w:w="288" w:type="dxa"/>
          </w:tcPr>
          <w:p w14:paraId="1B1C34CB" w14:textId="77777777" w:rsidR="00E60591" w:rsidRDefault="00E60591" w:rsidP="00E60591">
            <w:pPr>
              <w:pStyle w:val="CopticCross"/>
            </w:pPr>
          </w:p>
        </w:tc>
        <w:tc>
          <w:tcPr>
            <w:tcW w:w="288" w:type="dxa"/>
          </w:tcPr>
          <w:p w14:paraId="24221FFF" w14:textId="77777777" w:rsidR="00E60591" w:rsidRDefault="00E60591" w:rsidP="00E60591">
            <w:pPr>
              <w:pStyle w:val="CopticCross"/>
            </w:pPr>
          </w:p>
        </w:tc>
        <w:tc>
          <w:tcPr>
            <w:tcW w:w="3960" w:type="dxa"/>
          </w:tcPr>
          <w:p w14:paraId="4C3241B8" w14:textId="77777777" w:rsidR="00E60591" w:rsidRDefault="00E60591" w:rsidP="00E60591">
            <w:pPr>
              <w:pStyle w:val="EngHang"/>
            </w:pPr>
            <w:r>
              <w:t>Michael and Gabriel,</w:t>
            </w:r>
          </w:p>
          <w:p w14:paraId="3F0FFFA5" w14:textId="77777777" w:rsidR="00E60591" w:rsidRDefault="00E60591" w:rsidP="00E60591">
            <w:pPr>
              <w:pStyle w:val="EngHang"/>
            </w:pPr>
            <w:r>
              <w:t>Rafael and Souriel,</w:t>
            </w:r>
          </w:p>
          <w:p w14:paraId="63CF2193" w14:textId="77777777" w:rsidR="00E60591" w:rsidRDefault="00E60591" w:rsidP="00E60591">
            <w:pPr>
              <w:pStyle w:val="EngHang"/>
            </w:pPr>
            <w:r>
              <w:t>All praise Him saying,</w:t>
            </w:r>
          </w:p>
          <w:p w14:paraId="1C47ECEE" w14:textId="77777777" w:rsidR="00E60591" w:rsidRDefault="00E60591" w:rsidP="00E60591">
            <w:pPr>
              <w:pStyle w:val="EngHang"/>
            </w:pPr>
            <w:r>
              <w:t>“Amen.  Alleluia.”</w:t>
            </w:r>
          </w:p>
        </w:tc>
      </w:tr>
      <w:tr w:rsidR="00E60591" w14:paraId="32E6C115" w14:textId="77777777" w:rsidTr="00E60591">
        <w:trPr>
          <w:cantSplit/>
        </w:trPr>
        <w:tc>
          <w:tcPr>
            <w:tcW w:w="288" w:type="dxa"/>
          </w:tcPr>
          <w:p w14:paraId="0D80E420" w14:textId="77777777" w:rsidR="00E60591" w:rsidRDefault="00E60591" w:rsidP="00E60591">
            <w:pPr>
              <w:pStyle w:val="CopticCross"/>
            </w:pPr>
            <w:r>
              <w:t>¿</w:t>
            </w:r>
          </w:p>
        </w:tc>
        <w:tc>
          <w:tcPr>
            <w:tcW w:w="3960" w:type="dxa"/>
          </w:tcPr>
          <w:p w14:paraId="24BC6A8E" w14:textId="77777777" w:rsidR="00E60591" w:rsidRDefault="00E60591" w:rsidP="00E60591">
            <w:pPr>
              <w:pStyle w:val="EngHang"/>
            </w:pPr>
            <w:r>
              <w:t>The heavenly Cherubim</w:t>
            </w:r>
          </w:p>
          <w:p w14:paraId="6B5095A3" w14:textId="77777777" w:rsidR="00E60591" w:rsidRDefault="00E60591" w:rsidP="00E60591">
            <w:pPr>
              <w:pStyle w:val="EngHang"/>
            </w:pPr>
            <w:r>
              <w:t>And the mighty Seraphim,</w:t>
            </w:r>
          </w:p>
          <w:p w14:paraId="0D897612" w14:textId="77777777" w:rsidR="00E60591" w:rsidRDefault="00E60591" w:rsidP="00E60591">
            <w:pPr>
              <w:pStyle w:val="EngHang"/>
            </w:pPr>
            <w:r>
              <w:t>They too glorify Him:</w:t>
            </w:r>
          </w:p>
          <w:p w14:paraId="6D833AB9" w14:textId="77777777" w:rsidR="00E60591" w:rsidRDefault="00E60591" w:rsidP="00E60591">
            <w:pPr>
              <w:pStyle w:val="EngHangEnd"/>
            </w:pPr>
            <w:r>
              <w:t>Amen.  Alleluia.</w:t>
            </w:r>
          </w:p>
        </w:tc>
        <w:tc>
          <w:tcPr>
            <w:tcW w:w="288" w:type="dxa"/>
          </w:tcPr>
          <w:p w14:paraId="5E70AF29" w14:textId="77777777" w:rsidR="00E60591" w:rsidRDefault="00E60591" w:rsidP="00E60591">
            <w:pPr>
              <w:pStyle w:val="CopticCross"/>
            </w:pPr>
          </w:p>
        </w:tc>
        <w:tc>
          <w:tcPr>
            <w:tcW w:w="288" w:type="dxa"/>
          </w:tcPr>
          <w:p w14:paraId="23FC9DB9" w14:textId="77777777" w:rsidR="00E60591" w:rsidRDefault="00E60591" w:rsidP="00E60591">
            <w:pPr>
              <w:pStyle w:val="CopticCross"/>
            </w:pPr>
            <w:r>
              <w:t>¿</w:t>
            </w:r>
          </w:p>
        </w:tc>
        <w:tc>
          <w:tcPr>
            <w:tcW w:w="3960" w:type="dxa"/>
          </w:tcPr>
          <w:p w14:paraId="2D3B9647" w14:textId="77777777" w:rsidR="00E60591" w:rsidRDefault="00E60591" w:rsidP="00E60591">
            <w:pPr>
              <w:pStyle w:val="EngHang"/>
            </w:pPr>
            <w:r>
              <w:t>The heavenly Cherubim</w:t>
            </w:r>
          </w:p>
          <w:p w14:paraId="6200F3FD" w14:textId="77777777" w:rsidR="00E60591" w:rsidRDefault="00E60591" w:rsidP="00E60591">
            <w:pPr>
              <w:pStyle w:val="EngHang"/>
            </w:pPr>
            <w:r>
              <w:t>And the mighty Seraphim,</w:t>
            </w:r>
          </w:p>
          <w:p w14:paraId="599D14B7" w14:textId="77777777" w:rsidR="00E60591" w:rsidRDefault="00E60591" w:rsidP="00E60591">
            <w:pPr>
              <w:pStyle w:val="EngHang"/>
            </w:pPr>
            <w:r>
              <w:t>They too glorify Him:</w:t>
            </w:r>
          </w:p>
          <w:p w14:paraId="7A308838" w14:textId="77777777" w:rsidR="00E60591" w:rsidRDefault="00E60591" w:rsidP="00E60591">
            <w:pPr>
              <w:pStyle w:val="EngHang"/>
            </w:pPr>
            <w:r>
              <w:t>Amen.  Alleluia.</w:t>
            </w:r>
          </w:p>
        </w:tc>
      </w:tr>
      <w:tr w:rsidR="00E60591" w14:paraId="1B9BA4C4" w14:textId="77777777" w:rsidTr="00E60591">
        <w:trPr>
          <w:cantSplit/>
        </w:trPr>
        <w:tc>
          <w:tcPr>
            <w:tcW w:w="288" w:type="dxa"/>
          </w:tcPr>
          <w:p w14:paraId="598A1C77" w14:textId="77777777" w:rsidR="00E60591" w:rsidRDefault="00E60591" w:rsidP="00E60591">
            <w:pPr>
              <w:pStyle w:val="CopticCross"/>
            </w:pPr>
          </w:p>
        </w:tc>
        <w:tc>
          <w:tcPr>
            <w:tcW w:w="3960" w:type="dxa"/>
          </w:tcPr>
          <w:p w14:paraId="2272F945" w14:textId="77777777" w:rsidR="00E60591" w:rsidRDefault="00E60591" w:rsidP="00E60591">
            <w:pPr>
              <w:pStyle w:val="EngHang"/>
            </w:pPr>
            <w:r>
              <w:t>And the Twenty Four Presbyters,</w:t>
            </w:r>
          </w:p>
          <w:p w14:paraId="2FD17F18" w14:textId="77777777" w:rsidR="00E60591" w:rsidRDefault="00E60591" w:rsidP="00E60591">
            <w:pPr>
              <w:pStyle w:val="EngHang"/>
            </w:pPr>
            <w:r>
              <w:t>Seated on golden seats,</w:t>
            </w:r>
          </w:p>
          <w:p w14:paraId="130589F2" w14:textId="77777777" w:rsidR="00E60591" w:rsidRDefault="00E60591" w:rsidP="00E60591">
            <w:pPr>
              <w:pStyle w:val="EngHang"/>
            </w:pPr>
            <w:r>
              <w:t>And the Four Incorporeal Beasts:</w:t>
            </w:r>
          </w:p>
          <w:p w14:paraId="5689D4AA" w14:textId="77777777" w:rsidR="00E60591" w:rsidRDefault="00E60591" w:rsidP="00E60591">
            <w:pPr>
              <w:pStyle w:val="EngHangEnd"/>
            </w:pPr>
            <w:r>
              <w:t>Amen.  Alleluia.</w:t>
            </w:r>
          </w:p>
        </w:tc>
        <w:tc>
          <w:tcPr>
            <w:tcW w:w="288" w:type="dxa"/>
          </w:tcPr>
          <w:p w14:paraId="00B0701A" w14:textId="77777777" w:rsidR="00E60591" w:rsidRDefault="00E60591" w:rsidP="00E60591">
            <w:pPr>
              <w:pStyle w:val="CopticCross"/>
            </w:pPr>
          </w:p>
        </w:tc>
        <w:tc>
          <w:tcPr>
            <w:tcW w:w="288" w:type="dxa"/>
          </w:tcPr>
          <w:p w14:paraId="0BC94FF8" w14:textId="77777777" w:rsidR="00E60591" w:rsidRDefault="00E60591" w:rsidP="00E60591">
            <w:pPr>
              <w:pStyle w:val="CopticCross"/>
            </w:pPr>
          </w:p>
        </w:tc>
        <w:tc>
          <w:tcPr>
            <w:tcW w:w="3960" w:type="dxa"/>
          </w:tcPr>
          <w:p w14:paraId="450D8B40" w14:textId="77777777" w:rsidR="00E60591" w:rsidRDefault="00E60591" w:rsidP="00E60591">
            <w:pPr>
              <w:pStyle w:val="EngHang"/>
            </w:pPr>
            <w:r>
              <w:t>The heavenly hosts of light,</w:t>
            </w:r>
          </w:p>
          <w:p w14:paraId="33A3F765" w14:textId="77777777" w:rsidR="00E60591" w:rsidRDefault="00E60591" w:rsidP="00E60591">
            <w:pPr>
              <w:pStyle w:val="EngHang"/>
            </w:pPr>
            <w:r>
              <w:t>And all the spiritual ranks,</w:t>
            </w:r>
          </w:p>
          <w:p w14:paraId="3456B775" w14:textId="77777777" w:rsidR="00E60591" w:rsidRDefault="00E60591" w:rsidP="00E60591">
            <w:pPr>
              <w:pStyle w:val="EngHang"/>
            </w:pPr>
            <w:r>
              <w:t>Praise Him unceasingly,</w:t>
            </w:r>
          </w:p>
          <w:p w14:paraId="7DC8CE34" w14:textId="77777777" w:rsidR="00E60591" w:rsidRDefault="00E60591" w:rsidP="00E60591">
            <w:pPr>
              <w:pStyle w:val="EngHang"/>
            </w:pPr>
            <w:r>
              <w:t>“Amen. Alleluia.”</w:t>
            </w:r>
          </w:p>
        </w:tc>
      </w:tr>
      <w:tr w:rsidR="00E60591" w14:paraId="5CFB8455" w14:textId="77777777" w:rsidTr="00E60591">
        <w:trPr>
          <w:cantSplit/>
        </w:trPr>
        <w:tc>
          <w:tcPr>
            <w:tcW w:w="288" w:type="dxa"/>
          </w:tcPr>
          <w:p w14:paraId="3D0CC10E" w14:textId="77777777" w:rsidR="00E60591" w:rsidRDefault="00E60591" w:rsidP="00E60591">
            <w:pPr>
              <w:pStyle w:val="CopticCross"/>
            </w:pPr>
            <w:r>
              <w:t>¿</w:t>
            </w:r>
          </w:p>
        </w:tc>
        <w:tc>
          <w:tcPr>
            <w:tcW w:w="3960" w:type="dxa"/>
          </w:tcPr>
          <w:p w14:paraId="2D57055D" w14:textId="77777777" w:rsidR="00E60591" w:rsidRDefault="00E60591" w:rsidP="00E60591">
            <w:pPr>
              <w:pStyle w:val="EngHang"/>
            </w:pPr>
            <w:r>
              <w:t>And all of God's creation,</w:t>
            </w:r>
          </w:p>
          <w:p w14:paraId="7E757B00" w14:textId="77777777" w:rsidR="00E60591" w:rsidRDefault="00E60591" w:rsidP="00E60591">
            <w:pPr>
              <w:pStyle w:val="EngHang"/>
            </w:pPr>
            <w:r>
              <w:t>From every race and nation,</w:t>
            </w:r>
          </w:p>
          <w:p w14:paraId="7BFCB45E" w14:textId="77777777" w:rsidR="00E60591" w:rsidRDefault="00E60591" w:rsidP="00E60591">
            <w:pPr>
              <w:pStyle w:val="EngHang"/>
            </w:pPr>
            <w:r>
              <w:t>Animals and vegetation:</w:t>
            </w:r>
          </w:p>
          <w:p w14:paraId="28A086A4" w14:textId="77777777" w:rsidR="00E60591" w:rsidRDefault="00E60591" w:rsidP="00E60591">
            <w:pPr>
              <w:pStyle w:val="EngHangEnd"/>
            </w:pPr>
            <w:r>
              <w:t>Amen.  Alleluia.</w:t>
            </w:r>
          </w:p>
        </w:tc>
        <w:tc>
          <w:tcPr>
            <w:tcW w:w="288" w:type="dxa"/>
          </w:tcPr>
          <w:p w14:paraId="315A0B3C" w14:textId="77777777" w:rsidR="00E60591" w:rsidRDefault="00E60591" w:rsidP="00E60591">
            <w:pPr>
              <w:pStyle w:val="CopticCross"/>
            </w:pPr>
          </w:p>
        </w:tc>
        <w:tc>
          <w:tcPr>
            <w:tcW w:w="288" w:type="dxa"/>
          </w:tcPr>
          <w:p w14:paraId="666DC57A" w14:textId="77777777" w:rsidR="00E60591" w:rsidRDefault="00E60591" w:rsidP="00E60591">
            <w:pPr>
              <w:pStyle w:val="CopticCross"/>
            </w:pPr>
            <w:r>
              <w:t>¿</w:t>
            </w:r>
          </w:p>
        </w:tc>
        <w:tc>
          <w:tcPr>
            <w:tcW w:w="3960" w:type="dxa"/>
          </w:tcPr>
          <w:p w14:paraId="1C3DBA81" w14:textId="77777777" w:rsidR="00E60591" w:rsidRDefault="00E60591" w:rsidP="00E60591">
            <w:pPr>
              <w:pStyle w:val="EngHang"/>
            </w:pPr>
            <w:r>
              <w:t>Myriads of myriads,</w:t>
            </w:r>
          </w:p>
          <w:p w14:paraId="0728B0E5" w14:textId="77777777" w:rsidR="00E60591" w:rsidRDefault="00E60591" w:rsidP="00E60591">
            <w:pPr>
              <w:pStyle w:val="EngHang"/>
            </w:pPr>
            <w:r>
              <w:t>Choirs about the Throne,</w:t>
            </w:r>
          </w:p>
          <w:p w14:paraId="3F17065A" w14:textId="77777777" w:rsidR="00E60591" w:rsidRDefault="00E60591" w:rsidP="00E60591">
            <w:pPr>
              <w:pStyle w:val="EngHang"/>
            </w:pPr>
            <w:r>
              <w:t>Proclaime before the Lord,</w:t>
            </w:r>
          </w:p>
          <w:p w14:paraId="715B7745" w14:textId="77777777" w:rsidR="00E60591" w:rsidRDefault="00E60591" w:rsidP="00E60591">
            <w:pPr>
              <w:pStyle w:val="EngHang"/>
            </w:pPr>
            <w:r>
              <w:t>“Amen. Alleluia.”</w:t>
            </w:r>
          </w:p>
        </w:tc>
      </w:tr>
      <w:tr w:rsidR="00E60591" w14:paraId="209550A6" w14:textId="77777777" w:rsidTr="00E60591">
        <w:trPr>
          <w:cantSplit/>
        </w:trPr>
        <w:tc>
          <w:tcPr>
            <w:tcW w:w="288" w:type="dxa"/>
          </w:tcPr>
          <w:p w14:paraId="38108ADE" w14:textId="77777777" w:rsidR="00E60591" w:rsidRDefault="00E60591" w:rsidP="00E60591">
            <w:pPr>
              <w:pStyle w:val="CopticCross"/>
            </w:pPr>
          </w:p>
        </w:tc>
        <w:tc>
          <w:tcPr>
            <w:tcW w:w="3960" w:type="dxa"/>
          </w:tcPr>
          <w:p w14:paraId="6DAC4641" w14:textId="77777777" w:rsidR="00E60591" w:rsidRDefault="00E60591" w:rsidP="00E60591">
            <w:pPr>
              <w:pStyle w:val="EngHang"/>
            </w:pPr>
          </w:p>
        </w:tc>
        <w:tc>
          <w:tcPr>
            <w:tcW w:w="288" w:type="dxa"/>
          </w:tcPr>
          <w:p w14:paraId="05102321" w14:textId="77777777" w:rsidR="00E60591" w:rsidRDefault="00E60591" w:rsidP="00E60591">
            <w:pPr>
              <w:pStyle w:val="CopticCross"/>
            </w:pPr>
          </w:p>
        </w:tc>
        <w:tc>
          <w:tcPr>
            <w:tcW w:w="288" w:type="dxa"/>
          </w:tcPr>
          <w:p w14:paraId="572051AC" w14:textId="77777777" w:rsidR="00E60591" w:rsidRDefault="00E60591" w:rsidP="00E60591">
            <w:pPr>
              <w:pStyle w:val="CopticCross"/>
            </w:pPr>
          </w:p>
        </w:tc>
        <w:tc>
          <w:tcPr>
            <w:tcW w:w="3960" w:type="dxa"/>
          </w:tcPr>
          <w:p w14:paraId="0DEA2587" w14:textId="77777777" w:rsidR="00E60591" w:rsidRDefault="00E60591" w:rsidP="00E60591">
            <w:pPr>
              <w:pStyle w:val="EngHang"/>
            </w:pPr>
            <w:r>
              <w:t>The four living Beasts</w:t>
            </w:r>
          </w:p>
          <w:p w14:paraId="6AAE710D" w14:textId="77777777" w:rsidR="00E60591" w:rsidRDefault="00E60591" w:rsidP="00E60591">
            <w:pPr>
              <w:pStyle w:val="EngHang"/>
            </w:pPr>
            <w:r>
              <w:t>Around the Throne of God,</w:t>
            </w:r>
          </w:p>
          <w:p w14:paraId="4133E4BA" w14:textId="77777777" w:rsidR="00E60591" w:rsidRDefault="00E60591" w:rsidP="00E60591">
            <w:pPr>
              <w:pStyle w:val="EngHang"/>
            </w:pPr>
            <w:r>
              <w:t>Plead on our behalf;</w:t>
            </w:r>
          </w:p>
          <w:p w14:paraId="7EDA87B6" w14:textId="77777777" w:rsidR="00E60591" w:rsidRDefault="00E60591" w:rsidP="00E60591">
            <w:pPr>
              <w:pStyle w:val="EngHangEnd"/>
            </w:pPr>
            <w:r>
              <w:t>Amen. Alleluia.</w:t>
            </w:r>
          </w:p>
        </w:tc>
      </w:tr>
      <w:tr w:rsidR="00E60591" w14:paraId="6B55607E" w14:textId="77777777" w:rsidTr="00E60591">
        <w:trPr>
          <w:cantSplit/>
        </w:trPr>
        <w:tc>
          <w:tcPr>
            <w:tcW w:w="288" w:type="dxa"/>
          </w:tcPr>
          <w:p w14:paraId="1B43A9C7" w14:textId="77777777" w:rsidR="00E60591" w:rsidRDefault="00E60591" w:rsidP="00E60591">
            <w:pPr>
              <w:pStyle w:val="CopticCross"/>
            </w:pPr>
          </w:p>
        </w:tc>
        <w:tc>
          <w:tcPr>
            <w:tcW w:w="3960" w:type="dxa"/>
          </w:tcPr>
          <w:p w14:paraId="0DD4F6FC" w14:textId="77777777" w:rsidR="00E60591" w:rsidRDefault="00E60591" w:rsidP="00E60591">
            <w:pPr>
              <w:pStyle w:val="EngHang"/>
            </w:pPr>
          </w:p>
        </w:tc>
        <w:tc>
          <w:tcPr>
            <w:tcW w:w="288" w:type="dxa"/>
          </w:tcPr>
          <w:p w14:paraId="3E13E429" w14:textId="77777777" w:rsidR="00E60591" w:rsidRDefault="00E60591" w:rsidP="00E60591">
            <w:pPr>
              <w:pStyle w:val="CopticCross"/>
            </w:pPr>
          </w:p>
        </w:tc>
        <w:tc>
          <w:tcPr>
            <w:tcW w:w="288" w:type="dxa"/>
          </w:tcPr>
          <w:p w14:paraId="1C24BEBB" w14:textId="77777777" w:rsidR="00E60591" w:rsidRDefault="00E60591" w:rsidP="00E60591">
            <w:pPr>
              <w:pStyle w:val="CopticCross"/>
            </w:pPr>
            <w:r>
              <w:t>¿</w:t>
            </w:r>
          </w:p>
        </w:tc>
        <w:tc>
          <w:tcPr>
            <w:tcW w:w="3960" w:type="dxa"/>
          </w:tcPr>
          <w:p w14:paraId="48B5CA80" w14:textId="77777777" w:rsidR="00E60591" w:rsidRDefault="00E60591" w:rsidP="00E60591">
            <w:pPr>
              <w:pStyle w:val="EngHang"/>
            </w:pPr>
            <w:r>
              <w:t>The first has the likeness of a lion,</w:t>
            </w:r>
          </w:p>
          <w:p w14:paraId="01265DAE" w14:textId="77777777" w:rsidR="00E60591" w:rsidRDefault="00E60591" w:rsidP="00E60591">
            <w:pPr>
              <w:pStyle w:val="EngHang"/>
            </w:pPr>
            <w:r>
              <w:t>An incorporeal figure,</w:t>
            </w:r>
          </w:p>
          <w:p w14:paraId="37E49322" w14:textId="77777777" w:rsidR="00E60591" w:rsidRDefault="00E60591" w:rsidP="00E60591">
            <w:pPr>
              <w:pStyle w:val="EngHang"/>
            </w:pPr>
            <w:r>
              <w:t>Bowing before the King of Zion.</w:t>
            </w:r>
          </w:p>
          <w:p w14:paraId="56ED5EA9" w14:textId="77777777" w:rsidR="00E60591" w:rsidRDefault="00E60591" w:rsidP="00E60591">
            <w:pPr>
              <w:pStyle w:val="EngHangEnd"/>
            </w:pPr>
            <w:r>
              <w:t>Amen. Alleluia.</w:t>
            </w:r>
          </w:p>
        </w:tc>
      </w:tr>
      <w:tr w:rsidR="00E60591" w14:paraId="32CFA60B" w14:textId="77777777" w:rsidTr="00E60591">
        <w:trPr>
          <w:cantSplit/>
        </w:trPr>
        <w:tc>
          <w:tcPr>
            <w:tcW w:w="288" w:type="dxa"/>
          </w:tcPr>
          <w:p w14:paraId="4563BF94" w14:textId="77777777" w:rsidR="00E60591" w:rsidRDefault="00E60591" w:rsidP="00E60591">
            <w:pPr>
              <w:pStyle w:val="CopticCross"/>
            </w:pPr>
          </w:p>
        </w:tc>
        <w:tc>
          <w:tcPr>
            <w:tcW w:w="3960" w:type="dxa"/>
          </w:tcPr>
          <w:p w14:paraId="1EB969B5" w14:textId="77777777" w:rsidR="00E60591" w:rsidRPr="003678BC" w:rsidRDefault="00E60591" w:rsidP="00E60591">
            <w:pPr>
              <w:pStyle w:val="EngHang"/>
              <w:rPr>
                <w:rFonts w:eastAsia="Arial Unicode MS"/>
              </w:rPr>
            </w:pPr>
          </w:p>
        </w:tc>
        <w:tc>
          <w:tcPr>
            <w:tcW w:w="288" w:type="dxa"/>
          </w:tcPr>
          <w:p w14:paraId="4A190F88" w14:textId="77777777" w:rsidR="00E60591" w:rsidRDefault="00E60591" w:rsidP="00E60591">
            <w:pPr>
              <w:pStyle w:val="CopticCross"/>
            </w:pPr>
          </w:p>
        </w:tc>
        <w:tc>
          <w:tcPr>
            <w:tcW w:w="288" w:type="dxa"/>
          </w:tcPr>
          <w:p w14:paraId="3E75B8E3" w14:textId="77777777" w:rsidR="00E60591" w:rsidRDefault="00E60591" w:rsidP="00E60591">
            <w:pPr>
              <w:pStyle w:val="CopticCross"/>
            </w:pPr>
          </w:p>
        </w:tc>
        <w:tc>
          <w:tcPr>
            <w:tcW w:w="3960" w:type="dxa"/>
          </w:tcPr>
          <w:p w14:paraId="4542A632" w14:textId="77777777" w:rsidR="00E60591" w:rsidRDefault="00E60591" w:rsidP="00E60591">
            <w:pPr>
              <w:pStyle w:val="EngHang"/>
            </w:pPr>
            <w:r>
              <w:t>The second has the likness of a calf,</w:t>
            </w:r>
          </w:p>
          <w:p w14:paraId="28EE9BD1" w14:textId="77777777" w:rsidR="00E60591" w:rsidRDefault="00E60591" w:rsidP="00E60591">
            <w:pPr>
              <w:pStyle w:val="EngHang"/>
            </w:pPr>
            <w:r>
              <w:t>A figure of sacrifice,</w:t>
            </w:r>
          </w:p>
          <w:p w14:paraId="64DC579F" w14:textId="77777777" w:rsidR="00E60591" w:rsidRDefault="00E60591" w:rsidP="00E60591">
            <w:pPr>
              <w:pStyle w:val="EngHang"/>
            </w:pPr>
            <w:r>
              <w:t>Proclaiming unceasingly,</w:t>
            </w:r>
          </w:p>
          <w:p w14:paraId="741A5F87" w14:textId="77777777" w:rsidR="00E60591" w:rsidRPr="005130A7" w:rsidRDefault="00E60591" w:rsidP="00E60591">
            <w:pPr>
              <w:pStyle w:val="EngHangEnd"/>
            </w:pPr>
            <w:r>
              <w:t>“Amen. Alleluia.”</w:t>
            </w:r>
          </w:p>
        </w:tc>
      </w:tr>
      <w:tr w:rsidR="00E60591" w14:paraId="57B277A9" w14:textId="77777777" w:rsidTr="00E60591">
        <w:trPr>
          <w:cantSplit/>
        </w:trPr>
        <w:tc>
          <w:tcPr>
            <w:tcW w:w="288" w:type="dxa"/>
          </w:tcPr>
          <w:p w14:paraId="6321D254" w14:textId="77777777" w:rsidR="00E60591" w:rsidRDefault="00E60591" w:rsidP="00E60591">
            <w:pPr>
              <w:pStyle w:val="CopticCross"/>
            </w:pPr>
          </w:p>
        </w:tc>
        <w:tc>
          <w:tcPr>
            <w:tcW w:w="3960" w:type="dxa"/>
          </w:tcPr>
          <w:p w14:paraId="238ED4A8" w14:textId="77777777" w:rsidR="00E60591" w:rsidRDefault="00E60591" w:rsidP="00E60591">
            <w:pPr>
              <w:pStyle w:val="EngHangEnd"/>
            </w:pPr>
          </w:p>
        </w:tc>
        <w:tc>
          <w:tcPr>
            <w:tcW w:w="288" w:type="dxa"/>
          </w:tcPr>
          <w:p w14:paraId="3980F956" w14:textId="77777777" w:rsidR="00E60591" w:rsidRDefault="00E60591" w:rsidP="00E60591">
            <w:pPr>
              <w:pStyle w:val="CopticCross"/>
            </w:pPr>
          </w:p>
        </w:tc>
        <w:tc>
          <w:tcPr>
            <w:tcW w:w="288" w:type="dxa"/>
          </w:tcPr>
          <w:p w14:paraId="23EA3CF3" w14:textId="77777777" w:rsidR="00E60591" w:rsidRDefault="00E60591" w:rsidP="00E60591">
            <w:pPr>
              <w:pStyle w:val="CopticCross"/>
            </w:pPr>
            <w:r>
              <w:t>¿</w:t>
            </w:r>
          </w:p>
        </w:tc>
        <w:tc>
          <w:tcPr>
            <w:tcW w:w="3960" w:type="dxa"/>
          </w:tcPr>
          <w:p w14:paraId="6C30EE8C" w14:textId="77777777" w:rsidR="00E60591" w:rsidRDefault="00E60591" w:rsidP="00E60591">
            <w:pPr>
              <w:pStyle w:val="EngHang"/>
            </w:pPr>
            <w:r>
              <w:t>The third has the likeness of an egal,</w:t>
            </w:r>
          </w:p>
          <w:p w14:paraId="2C3C5A83" w14:textId="77777777" w:rsidR="00E60591" w:rsidRDefault="00E60591" w:rsidP="00E60591">
            <w:pPr>
              <w:pStyle w:val="EngHang"/>
            </w:pPr>
            <w:r>
              <w:t>Soaring in the heavens,</w:t>
            </w:r>
          </w:p>
          <w:p w14:paraId="22690B90" w14:textId="77777777" w:rsidR="00E60591" w:rsidRDefault="00E60591" w:rsidP="00E60591">
            <w:pPr>
              <w:pStyle w:val="EngHang"/>
            </w:pPr>
            <w:r>
              <w:t>Pleading before the Only-Begotten;</w:t>
            </w:r>
          </w:p>
          <w:p w14:paraId="32ED6117" w14:textId="77777777" w:rsidR="00E60591" w:rsidRDefault="00E60591" w:rsidP="00E60591">
            <w:pPr>
              <w:pStyle w:val="EngHangEnd"/>
            </w:pPr>
            <w:r>
              <w:t>Amen. Alleluia.</w:t>
            </w:r>
          </w:p>
        </w:tc>
      </w:tr>
      <w:tr w:rsidR="00E60591" w14:paraId="332699AE" w14:textId="77777777" w:rsidTr="00E60591">
        <w:trPr>
          <w:cantSplit/>
        </w:trPr>
        <w:tc>
          <w:tcPr>
            <w:tcW w:w="288" w:type="dxa"/>
          </w:tcPr>
          <w:p w14:paraId="74A57318" w14:textId="77777777" w:rsidR="00E60591" w:rsidRDefault="00E60591" w:rsidP="00E60591">
            <w:pPr>
              <w:pStyle w:val="CopticCross"/>
            </w:pPr>
          </w:p>
        </w:tc>
        <w:tc>
          <w:tcPr>
            <w:tcW w:w="3960" w:type="dxa"/>
          </w:tcPr>
          <w:p w14:paraId="0A3D64B8" w14:textId="77777777" w:rsidR="00E60591" w:rsidRDefault="00E60591" w:rsidP="00E60591">
            <w:pPr>
              <w:pStyle w:val="EngHangEnd"/>
            </w:pPr>
          </w:p>
        </w:tc>
        <w:tc>
          <w:tcPr>
            <w:tcW w:w="288" w:type="dxa"/>
          </w:tcPr>
          <w:p w14:paraId="704DAA34" w14:textId="77777777" w:rsidR="00E60591" w:rsidRDefault="00E60591" w:rsidP="00E60591">
            <w:pPr>
              <w:pStyle w:val="CopticCross"/>
            </w:pPr>
          </w:p>
        </w:tc>
        <w:tc>
          <w:tcPr>
            <w:tcW w:w="288" w:type="dxa"/>
          </w:tcPr>
          <w:p w14:paraId="6E87720B" w14:textId="77777777" w:rsidR="00E60591" w:rsidRDefault="00E60591" w:rsidP="00E60591">
            <w:pPr>
              <w:pStyle w:val="CopticCross"/>
            </w:pPr>
          </w:p>
        </w:tc>
        <w:tc>
          <w:tcPr>
            <w:tcW w:w="3960" w:type="dxa"/>
          </w:tcPr>
          <w:p w14:paraId="5D2EF23A" w14:textId="77777777" w:rsidR="00E60591" w:rsidRDefault="00E60591" w:rsidP="00E60591">
            <w:pPr>
              <w:pStyle w:val="EngHang"/>
            </w:pPr>
            <w:r>
              <w:t>The fourth has the face of a man,</w:t>
            </w:r>
          </w:p>
          <w:p w14:paraId="6D0F7A01" w14:textId="77777777" w:rsidR="00E60591" w:rsidRDefault="00E60591" w:rsidP="00E60591">
            <w:pPr>
              <w:pStyle w:val="EngHang"/>
            </w:pPr>
            <w:r>
              <w:t>Beseaching forgiveness on our behalf</w:t>
            </w:r>
          </w:p>
          <w:p w14:paraId="05C85787" w14:textId="77777777" w:rsidR="00E60591" w:rsidRDefault="00E60591" w:rsidP="00E60591">
            <w:pPr>
              <w:pStyle w:val="EngHang"/>
            </w:pPr>
            <w:r>
              <w:t>Before the Lord our God;</w:t>
            </w:r>
          </w:p>
          <w:p w14:paraId="71D27D87" w14:textId="77777777" w:rsidR="00E60591" w:rsidRDefault="00E60591" w:rsidP="00E60591">
            <w:pPr>
              <w:pStyle w:val="EngHangEnd"/>
            </w:pPr>
            <w:r>
              <w:t>Amen. Alleluia.</w:t>
            </w:r>
          </w:p>
        </w:tc>
      </w:tr>
      <w:tr w:rsidR="00E60591" w14:paraId="454A9C4F" w14:textId="77777777" w:rsidTr="00E60591">
        <w:trPr>
          <w:cantSplit/>
        </w:trPr>
        <w:tc>
          <w:tcPr>
            <w:tcW w:w="288" w:type="dxa"/>
          </w:tcPr>
          <w:p w14:paraId="6AE288F1" w14:textId="77777777" w:rsidR="00E60591" w:rsidRDefault="00E60591" w:rsidP="00E60591">
            <w:pPr>
              <w:pStyle w:val="CopticCross"/>
            </w:pPr>
          </w:p>
        </w:tc>
        <w:tc>
          <w:tcPr>
            <w:tcW w:w="3960" w:type="dxa"/>
          </w:tcPr>
          <w:p w14:paraId="0FAC7280" w14:textId="77777777" w:rsidR="00E60591" w:rsidRDefault="00E60591" w:rsidP="00E60591">
            <w:pPr>
              <w:pStyle w:val="EngHangEnd"/>
            </w:pPr>
          </w:p>
        </w:tc>
        <w:tc>
          <w:tcPr>
            <w:tcW w:w="288" w:type="dxa"/>
          </w:tcPr>
          <w:p w14:paraId="65B1502B" w14:textId="77777777" w:rsidR="00E60591" w:rsidRDefault="00E60591" w:rsidP="00E60591">
            <w:pPr>
              <w:pStyle w:val="CopticCross"/>
            </w:pPr>
          </w:p>
        </w:tc>
        <w:tc>
          <w:tcPr>
            <w:tcW w:w="288" w:type="dxa"/>
          </w:tcPr>
          <w:p w14:paraId="5E5D8040" w14:textId="77777777" w:rsidR="00E60591" w:rsidRDefault="00E60591" w:rsidP="00E60591">
            <w:pPr>
              <w:pStyle w:val="CopticCross"/>
            </w:pPr>
            <w:r>
              <w:t>¿</w:t>
            </w:r>
          </w:p>
        </w:tc>
        <w:tc>
          <w:tcPr>
            <w:tcW w:w="3960" w:type="dxa"/>
          </w:tcPr>
          <w:p w14:paraId="440DF00A" w14:textId="77777777" w:rsidR="00E60591" w:rsidRDefault="00E60591" w:rsidP="00E60591">
            <w:pPr>
              <w:pStyle w:val="EngHang"/>
              <w:ind w:left="0" w:firstLine="0"/>
            </w:pPr>
            <w:r>
              <w:t>A luminous scene,</w:t>
            </w:r>
          </w:p>
          <w:p w14:paraId="65BE92D6" w14:textId="77777777" w:rsidR="00E60591" w:rsidRDefault="00E60591" w:rsidP="00E60591">
            <w:pPr>
              <w:pStyle w:val="EngHang"/>
              <w:ind w:left="0" w:firstLine="0"/>
            </w:pPr>
            <w:r>
              <w:t>The praise God, who sits</w:t>
            </w:r>
          </w:p>
          <w:p w14:paraId="5B140876" w14:textId="77777777" w:rsidR="00E60591" w:rsidRDefault="00E60591" w:rsidP="00E60591">
            <w:pPr>
              <w:pStyle w:val="EngHang"/>
              <w:ind w:left="0" w:firstLine="0"/>
            </w:pPr>
            <w:r>
              <w:t>Upon His throne.</w:t>
            </w:r>
          </w:p>
          <w:p w14:paraId="2A958636" w14:textId="77777777" w:rsidR="00E60591" w:rsidRDefault="00E60591" w:rsidP="00E60591">
            <w:pPr>
              <w:pStyle w:val="EngHangEnd"/>
            </w:pPr>
            <w:r>
              <w:t>Amen. Alleluia.</w:t>
            </w:r>
          </w:p>
        </w:tc>
      </w:tr>
      <w:tr w:rsidR="00E60591" w14:paraId="7FBFA2A6" w14:textId="77777777" w:rsidTr="00E60591">
        <w:trPr>
          <w:cantSplit/>
        </w:trPr>
        <w:tc>
          <w:tcPr>
            <w:tcW w:w="288" w:type="dxa"/>
          </w:tcPr>
          <w:p w14:paraId="5A5B629B" w14:textId="77777777" w:rsidR="00E60591" w:rsidRDefault="00E60591" w:rsidP="00E60591">
            <w:pPr>
              <w:pStyle w:val="CopticCross"/>
            </w:pPr>
          </w:p>
        </w:tc>
        <w:tc>
          <w:tcPr>
            <w:tcW w:w="3960" w:type="dxa"/>
          </w:tcPr>
          <w:p w14:paraId="7EE2C153" w14:textId="77777777" w:rsidR="00E60591" w:rsidRDefault="00E60591" w:rsidP="00E60591">
            <w:pPr>
              <w:pStyle w:val="EngHangEnd"/>
            </w:pPr>
          </w:p>
        </w:tc>
        <w:tc>
          <w:tcPr>
            <w:tcW w:w="288" w:type="dxa"/>
          </w:tcPr>
          <w:p w14:paraId="5C1F985E" w14:textId="77777777" w:rsidR="00E60591" w:rsidRDefault="00E60591" w:rsidP="00E60591">
            <w:pPr>
              <w:pStyle w:val="CopticCross"/>
            </w:pPr>
          </w:p>
        </w:tc>
        <w:tc>
          <w:tcPr>
            <w:tcW w:w="288" w:type="dxa"/>
          </w:tcPr>
          <w:p w14:paraId="43253ADF" w14:textId="77777777" w:rsidR="00E60591" w:rsidRDefault="00E60591" w:rsidP="00E60591">
            <w:pPr>
              <w:pStyle w:val="CopticCross"/>
            </w:pPr>
          </w:p>
        </w:tc>
        <w:tc>
          <w:tcPr>
            <w:tcW w:w="3960" w:type="dxa"/>
          </w:tcPr>
          <w:p w14:paraId="065045FF" w14:textId="77777777" w:rsidR="00E60591" w:rsidRDefault="00E60591" w:rsidP="00E60591">
            <w:pPr>
              <w:pStyle w:val="EngHang"/>
            </w:pPr>
            <w:r>
              <w:t>All the diverse powers,</w:t>
            </w:r>
          </w:p>
          <w:p w14:paraId="5099F7F7" w14:textId="77777777" w:rsidR="00E60591" w:rsidRDefault="00E60591" w:rsidP="00E60591">
            <w:pPr>
              <w:pStyle w:val="EngHang"/>
            </w:pPr>
            <w:r>
              <w:t>The seraphim with six wings,</w:t>
            </w:r>
          </w:p>
          <w:p w14:paraId="3DCA9EA4" w14:textId="77777777" w:rsidR="00E60591" w:rsidRDefault="00E60591" w:rsidP="00E60591">
            <w:pPr>
              <w:pStyle w:val="EngHang"/>
            </w:pPr>
            <w:r>
              <w:t>Praise continuously:</w:t>
            </w:r>
          </w:p>
          <w:p w14:paraId="2134C03D" w14:textId="77777777" w:rsidR="00E60591" w:rsidRDefault="00E60591" w:rsidP="00E60591">
            <w:pPr>
              <w:pStyle w:val="EngHangEnd"/>
            </w:pPr>
            <w:r>
              <w:t>“Amen. Alleluia.”</w:t>
            </w:r>
          </w:p>
        </w:tc>
      </w:tr>
      <w:tr w:rsidR="00E60591" w14:paraId="374FFE3B" w14:textId="77777777" w:rsidTr="00E60591">
        <w:trPr>
          <w:cantSplit/>
        </w:trPr>
        <w:tc>
          <w:tcPr>
            <w:tcW w:w="288" w:type="dxa"/>
          </w:tcPr>
          <w:p w14:paraId="75CFA6DF" w14:textId="77777777" w:rsidR="00E60591" w:rsidRDefault="00E60591" w:rsidP="00E60591">
            <w:pPr>
              <w:pStyle w:val="CopticCross"/>
            </w:pPr>
          </w:p>
        </w:tc>
        <w:tc>
          <w:tcPr>
            <w:tcW w:w="3960" w:type="dxa"/>
          </w:tcPr>
          <w:p w14:paraId="3A41C0DB" w14:textId="77777777" w:rsidR="00E60591" w:rsidRDefault="00E60591" w:rsidP="00E60591">
            <w:pPr>
              <w:pStyle w:val="EngHangEnd"/>
            </w:pPr>
          </w:p>
        </w:tc>
        <w:tc>
          <w:tcPr>
            <w:tcW w:w="288" w:type="dxa"/>
          </w:tcPr>
          <w:p w14:paraId="0790778A" w14:textId="77777777" w:rsidR="00E60591" w:rsidRDefault="00E60591" w:rsidP="00E60591">
            <w:pPr>
              <w:pStyle w:val="CopticCross"/>
            </w:pPr>
          </w:p>
        </w:tc>
        <w:tc>
          <w:tcPr>
            <w:tcW w:w="288" w:type="dxa"/>
          </w:tcPr>
          <w:p w14:paraId="4C46A4C6" w14:textId="77777777" w:rsidR="00E60591" w:rsidRDefault="00E60591" w:rsidP="00E60591">
            <w:pPr>
              <w:pStyle w:val="CopticCross"/>
            </w:pPr>
            <w:r>
              <w:t>¿</w:t>
            </w:r>
          </w:p>
        </w:tc>
        <w:tc>
          <w:tcPr>
            <w:tcW w:w="3960" w:type="dxa"/>
          </w:tcPr>
          <w:p w14:paraId="4D2C303F" w14:textId="77777777" w:rsidR="00E60591" w:rsidRDefault="00E60591" w:rsidP="00E60591">
            <w:pPr>
              <w:pStyle w:val="EngHang"/>
            </w:pPr>
            <w:r>
              <w:t>The Twenty-four Presbyters,</w:t>
            </w:r>
          </w:p>
          <w:p w14:paraId="3343C571" w14:textId="77777777" w:rsidR="00E60591" w:rsidRDefault="00E60591" w:rsidP="00E60591">
            <w:pPr>
              <w:pStyle w:val="EngHang"/>
            </w:pPr>
            <w:r>
              <w:t>Priests of the Most High,</w:t>
            </w:r>
          </w:p>
          <w:p w14:paraId="49FA50C0" w14:textId="77777777" w:rsidR="00E60591" w:rsidRDefault="00E60591" w:rsidP="00E60591">
            <w:pPr>
              <w:pStyle w:val="EngHang"/>
            </w:pPr>
            <w:r>
              <w:t>Submit to Him:</w:t>
            </w:r>
          </w:p>
          <w:p w14:paraId="22F8A148" w14:textId="77777777" w:rsidR="00E60591" w:rsidRDefault="00E60591" w:rsidP="00E60591">
            <w:pPr>
              <w:pStyle w:val="EngHangEnd"/>
            </w:pPr>
            <w:r>
              <w:t>“Amen. Allelluia.”</w:t>
            </w:r>
          </w:p>
        </w:tc>
      </w:tr>
      <w:tr w:rsidR="00E60591" w14:paraId="36A83C99" w14:textId="77777777" w:rsidTr="00E60591">
        <w:trPr>
          <w:cantSplit/>
        </w:trPr>
        <w:tc>
          <w:tcPr>
            <w:tcW w:w="288" w:type="dxa"/>
          </w:tcPr>
          <w:p w14:paraId="12D8E452" w14:textId="77777777" w:rsidR="00E60591" w:rsidRDefault="00E60591" w:rsidP="00E60591">
            <w:pPr>
              <w:pStyle w:val="CopticCross"/>
            </w:pPr>
          </w:p>
        </w:tc>
        <w:tc>
          <w:tcPr>
            <w:tcW w:w="3960" w:type="dxa"/>
          </w:tcPr>
          <w:p w14:paraId="25BBCAD3" w14:textId="77777777" w:rsidR="00E60591" w:rsidRDefault="00E60591" w:rsidP="00E60591">
            <w:pPr>
              <w:pStyle w:val="EngHangEnd"/>
            </w:pPr>
          </w:p>
        </w:tc>
        <w:tc>
          <w:tcPr>
            <w:tcW w:w="288" w:type="dxa"/>
          </w:tcPr>
          <w:p w14:paraId="3060BA80" w14:textId="77777777" w:rsidR="00E60591" w:rsidRDefault="00E60591" w:rsidP="00E60591">
            <w:pPr>
              <w:pStyle w:val="CopticCross"/>
            </w:pPr>
          </w:p>
        </w:tc>
        <w:tc>
          <w:tcPr>
            <w:tcW w:w="288" w:type="dxa"/>
          </w:tcPr>
          <w:p w14:paraId="09DF7CAC" w14:textId="77777777" w:rsidR="00E60591" w:rsidRDefault="00E60591" w:rsidP="00E60591">
            <w:pPr>
              <w:pStyle w:val="CopticCross"/>
            </w:pPr>
          </w:p>
        </w:tc>
        <w:tc>
          <w:tcPr>
            <w:tcW w:w="3960" w:type="dxa"/>
          </w:tcPr>
          <w:p w14:paraId="5DBE807D" w14:textId="77777777" w:rsidR="00E60591" w:rsidRDefault="00E60591" w:rsidP="00E60591">
            <w:pPr>
              <w:pStyle w:val="EngHang"/>
              <w:ind w:left="0" w:firstLine="0"/>
            </w:pPr>
            <w:r>
              <w:t>The stars in their orbits</w:t>
            </w:r>
          </w:p>
          <w:p w14:paraId="7054297A" w14:textId="77777777" w:rsidR="00E60591" w:rsidRDefault="00E60591" w:rsidP="00E60591">
            <w:pPr>
              <w:pStyle w:val="EngHang"/>
              <w:ind w:left="0" w:firstLine="0"/>
            </w:pPr>
            <w:r>
              <w:t>Praise Him along their way</w:t>
            </w:r>
          </w:p>
          <w:p w14:paraId="67C82700" w14:textId="77777777" w:rsidR="00E60591" w:rsidRDefault="00E60591" w:rsidP="00E60591">
            <w:pPr>
              <w:pStyle w:val="EngHang"/>
              <w:ind w:left="0" w:firstLine="0"/>
            </w:pPr>
            <w:r>
              <w:t>Through the heights in heaven,</w:t>
            </w:r>
          </w:p>
          <w:p w14:paraId="048D2A9B" w14:textId="77777777" w:rsidR="00E60591" w:rsidRDefault="00E60591" w:rsidP="00E60591">
            <w:pPr>
              <w:pStyle w:val="EngHangEnd"/>
            </w:pPr>
            <w:r>
              <w:t>“Amen. Alleluia.”</w:t>
            </w:r>
          </w:p>
        </w:tc>
      </w:tr>
      <w:tr w:rsidR="00E60591" w14:paraId="53D19744" w14:textId="77777777" w:rsidTr="00E60591">
        <w:trPr>
          <w:cantSplit/>
        </w:trPr>
        <w:tc>
          <w:tcPr>
            <w:tcW w:w="288" w:type="dxa"/>
          </w:tcPr>
          <w:p w14:paraId="6F298D93" w14:textId="77777777" w:rsidR="00E60591" w:rsidRDefault="00E60591" w:rsidP="00E60591">
            <w:pPr>
              <w:pStyle w:val="CopticCross"/>
            </w:pPr>
          </w:p>
        </w:tc>
        <w:tc>
          <w:tcPr>
            <w:tcW w:w="3960" w:type="dxa"/>
          </w:tcPr>
          <w:p w14:paraId="282931FF" w14:textId="77777777" w:rsidR="00E60591" w:rsidRDefault="00E60591" w:rsidP="00E60591">
            <w:pPr>
              <w:pStyle w:val="EngHangEnd"/>
            </w:pPr>
          </w:p>
        </w:tc>
        <w:tc>
          <w:tcPr>
            <w:tcW w:w="288" w:type="dxa"/>
          </w:tcPr>
          <w:p w14:paraId="4F6FC533" w14:textId="77777777" w:rsidR="00E60591" w:rsidRDefault="00E60591" w:rsidP="00E60591">
            <w:pPr>
              <w:pStyle w:val="CopticCross"/>
            </w:pPr>
          </w:p>
        </w:tc>
        <w:tc>
          <w:tcPr>
            <w:tcW w:w="288" w:type="dxa"/>
          </w:tcPr>
          <w:p w14:paraId="0DED0CE6" w14:textId="77777777" w:rsidR="00E60591" w:rsidRDefault="00E60591" w:rsidP="00E60591">
            <w:pPr>
              <w:pStyle w:val="CopticCross"/>
            </w:pPr>
            <w:r>
              <w:t>¿</w:t>
            </w:r>
          </w:p>
        </w:tc>
        <w:tc>
          <w:tcPr>
            <w:tcW w:w="3960" w:type="dxa"/>
          </w:tcPr>
          <w:p w14:paraId="5A147F16" w14:textId="77777777" w:rsidR="00E60591" w:rsidRDefault="00E60591" w:rsidP="00E60591">
            <w:pPr>
              <w:pStyle w:val="EngHang"/>
            </w:pPr>
            <w:r>
              <w:t>Lecifer became</w:t>
            </w:r>
          </w:p>
          <w:p w14:paraId="5F5C5D49" w14:textId="77777777" w:rsidR="00E60591" w:rsidRDefault="00E60591" w:rsidP="00E60591">
            <w:pPr>
              <w:pStyle w:val="EngHang"/>
            </w:pPr>
            <w:r>
              <w:t>Satan by his pride</w:t>
            </w:r>
          </w:p>
          <w:p w14:paraId="7573A1BE" w14:textId="77777777" w:rsidR="00E60591" w:rsidRDefault="00E60591" w:rsidP="00E60591">
            <w:pPr>
              <w:pStyle w:val="EngHang"/>
            </w:pPr>
            <w:r>
              <w:t>When he ceased to proclaim,</w:t>
            </w:r>
          </w:p>
          <w:p w14:paraId="7010E943" w14:textId="77777777" w:rsidR="00E60591" w:rsidRDefault="00E60591" w:rsidP="00E60591">
            <w:pPr>
              <w:pStyle w:val="EngHangEnd"/>
            </w:pPr>
            <w:r>
              <w:t>“Amen. Alleluia.”</w:t>
            </w:r>
          </w:p>
        </w:tc>
      </w:tr>
      <w:tr w:rsidR="00E60591" w14:paraId="54AF833E" w14:textId="77777777" w:rsidTr="00E60591">
        <w:trPr>
          <w:cantSplit/>
        </w:trPr>
        <w:tc>
          <w:tcPr>
            <w:tcW w:w="288" w:type="dxa"/>
          </w:tcPr>
          <w:p w14:paraId="2AA4E325" w14:textId="77777777" w:rsidR="00E60591" w:rsidRDefault="00E60591" w:rsidP="00E60591">
            <w:pPr>
              <w:pStyle w:val="CopticCross"/>
            </w:pPr>
          </w:p>
        </w:tc>
        <w:tc>
          <w:tcPr>
            <w:tcW w:w="3960" w:type="dxa"/>
          </w:tcPr>
          <w:p w14:paraId="12AADB4F" w14:textId="77777777" w:rsidR="00E60591" w:rsidRDefault="00E60591" w:rsidP="00E60591">
            <w:pPr>
              <w:pStyle w:val="EngHangEnd"/>
            </w:pPr>
          </w:p>
        </w:tc>
        <w:tc>
          <w:tcPr>
            <w:tcW w:w="288" w:type="dxa"/>
          </w:tcPr>
          <w:p w14:paraId="3FAC2982" w14:textId="77777777" w:rsidR="00E60591" w:rsidRDefault="00E60591" w:rsidP="00E60591">
            <w:pPr>
              <w:pStyle w:val="CopticCross"/>
            </w:pPr>
          </w:p>
        </w:tc>
        <w:tc>
          <w:tcPr>
            <w:tcW w:w="288" w:type="dxa"/>
          </w:tcPr>
          <w:p w14:paraId="4AC148D3" w14:textId="77777777" w:rsidR="00E60591" w:rsidRDefault="00E60591" w:rsidP="00E60591">
            <w:pPr>
              <w:pStyle w:val="CopticCross"/>
            </w:pPr>
            <w:r>
              <w:t>¿</w:t>
            </w:r>
          </w:p>
        </w:tc>
        <w:tc>
          <w:tcPr>
            <w:tcW w:w="3960" w:type="dxa"/>
          </w:tcPr>
          <w:p w14:paraId="7413B65E" w14:textId="77777777" w:rsidR="00E60591" w:rsidRDefault="00E60591" w:rsidP="00E60591">
            <w:pPr>
              <w:pStyle w:val="EngHang"/>
            </w:pPr>
            <w:r>
              <w:t>He is to be pitied,</w:t>
            </w:r>
          </w:p>
          <w:p w14:paraId="33482DAF" w14:textId="77777777" w:rsidR="00E60591" w:rsidRDefault="00E60591" w:rsidP="00E60591">
            <w:pPr>
              <w:pStyle w:val="EngHang"/>
            </w:pPr>
            <w:r>
              <w:t>Who hears in the congregation,</w:t>
            </w:r>
          </w:p>
          <w:p w14:paraId="730D5E06" w14:textId="77777777" w:rsidR="00E60591" w:rsidRDefault="00E60591" w:rsidP="00E60591">
            <w:pPr>
              <w:pStyle w:val="EngHang"/>
            </w:pPr>
            <w:r>
              <w:t>But does not join in sinigng,</w:t>
            </w:r>
          </w:p>
          <w:p w14:paraId="62DD0902" w14:textId="77777777" w:rsidR="00E60591" w:rsidRDefault="00E60591" w:rsidP="00E60591">
            <w:pPr>
              <w:pStyle w:val="EngHangEnd"/>
            </w:pPr>
            <w:r>
              <w:t>“Amen. Alleluia.”</w:t>
            </w:r>
          </w:p>
        </w:tc>
      </w:tr>
      <w:tr w:rsidR="00E60591" w14:paraId="030418DD" w14:textId="77777777" w:rsidTr="00E60591">
        <w:trPr>
          <w:cantSplit/>
        </w:trPr>
        <w:tc>
          <w:tcPr>
            <w:tcW w:w="288" w:type="dxa"/>
          </w:tcPr>
          <w:p w14:paraId="6C4AC27A" w14:textId="77777777" w:rsidR="00E60591" w:rsidRDefault="00E60591" w:rsidP="00E60591">
            <w:pPr>
              <w:pStyle w:val="CopticCross"/>
            </w:pPr>
          </w:p>
        </w:tc>
        <w:tc>
          <w:tcPr>
            <w:tcW w:w="3960" w:type="dxa"/>
          </w:tcPr>
          <w:p w14:paraId="0B13C42D" w14:textId="77777777" w:rsidR="00E60591" w:rsidRDefault="00E60591" w:rsidP="00E60591">
            <w:pPr>
              <w:pStyle w:val="EngHangEnd"/>
            </w:pPr>
          </w:p>
        </w:tc>
        <w:tc>
          <w:tcPr>
            <w:tcW w:w="288" w:type="dxa"/>
          </w:tcPr>
          <w:p w14:paraId="10599D96" w14:textId="77777777" w:rsidR="00E60591" w:rsidRDefault="00E60591" w:rsidP="00E60591">
            <w:pPr>
              <w:pStyle w:val="CopticCross"/>
            </w:pPr>
          </w:p>
        </w:tc>
        <w:tc>
          <w:tcPr>
            <w:tcW w:w="288" w:type="dxa"/>
          </w:tcPr>
          <w:p w14:paraId="58FF2F8D" w14:textId="77777777" w:rsidR="00E60591" w:rsidRDefault="00E60591" w:rsidP="00E60591">
            <w:pPr>
              <w:pStyle w:val="CopticCross"/>
            </w:pPr>
          </w:p>
        </w:tc>
        <w:tc>
          <w:tcPr>
            <w:tcW w:w="3960" w:type="dxa"/>
          </w:tcPr>
          <w:p w14:paraId="50D00691" w14:textId="77777777" w:rsidR="00E60591" w:rsidRDefault="00E60591" w:rsidP="00E60591">
            <w:pPr>
              <w:pStyle w:val="EngHang"/>
            </w:pPr>
            <w:r>
              <w:t>Alleluia is a praise;</w:t>
            </w:r>
          </w:p>
          <w:p w14:paraId="5798DA6A" w14:textId="77777777" w:rsidR="00E60591" w:rsidRDefault="00E60591" w:rsidP="00E60591">
            <w:pPr>
              <w:pStyle w:val="EngHang"/>
            </w:pPr>
            <w:r>
              <w:t>In hymns and songs</w:t>
            </w:r>
          </w:p>
          <w:p w14:paraId="1E000A5F" w14:textId="77777777" w:rsidR="00E60591" w:rsidRDefault="00E60591" w:rsidP="00E60591">
            <w:pPr>
              <w:pStyle w:val="EngHang"/>
            </w:pPr>
            <w:r>
              <w:t>We cry out, saying,</w:t>
            </w:r>
          </w:p>
          <w:p w14:paraId="029AADA4" w14:textId="77777777" w:rsidR="00E60591" w:rsidRDefault="00E60591" w:rsidP="00E60591">
            <w:pPr>
              <w:pStyle w:val="EngHangEnd"/>
            </w:pPr>
            <w:r>
              <w:t>“Amen. Alleluia.”</w:t>
            </w:r>
          </w:p>
        </w:tc>
      </w:tr>
      <w:tr w:rsidR="00E60591" w14:paraId="00DF3583" w14:textId="77777777" w:rsidTr="00E60591">
        <w:trPr>
          <w:cantSplit/>
        </w:trPr>
        <w:tc>
          <w:tcPr>
            <w:tcW w:w="288" w:type="dxa"/>
          </w:tcPr>
          <w:p w14:paraId="4F3A972D" w14:textId="77777777" w:rsidR="00E60591" w:rsidRDefault="00E60591" w:rsidP="00E60591">
            <w:pPr>
              <w:pStyle w:val="CopticCross"/>
            </w:pPr>
          </w:p>
        </w:tc>
        <w:tc>
          <w:tcPr>
            <w:tcW w:w="3960" w:type="dxa"/>
          </w:tcPr>
          <w:p w14:paraId="15C66F5D" w14:textId="77777777" w:rsidR="00E60591" w:rsidRDefault="00E60591" w:rsidP="00E60591">
            <w:pPr>
              <w:pStyle w:val="EngHangEnd"/>
            </w:pPr>
          </w:p>
        </w:tc>
        <w:tc>
          <w:tcPr>
            <w:tcW w:w="288" w:type="dxa"/>
          </w:tcPr>
          <w:p w14:paraId="78AB02B2" w14:textId="77777777" w:rsidR="00E60591" w:rsidRDefault="00E60591" w:rsidP="00E60591">
            <w:pPr>
              <w:pStyle w:val="CopticCross"/>
            </w:pPr>
          </w:p>
        </w:tc>
        <w:tc>
          <w:tcPr>
            <w:tcW w:w="288" w:type="dxa"/>
          </w:tcPr>
          <w:p w14:paraId="5393648B" w14:textId="77777777" w:rsidR="00E60591" w:rsidRDefault="00E60591" w:rsidP="00E60591">
            <w:pPr>
              <w:pStyle w:val="CopticCross"/>
            </w:pPr>
            <w:r>
              <w:t>¿</w:t>
            </w:r>
          </w:p>
        </w:tc>
        <w:tc>
          <w:tcPr>
            <w:tcW w:w="3960" w:type="dxa"/>
          </w:tcPr>
          <w:p w14:paraId="58850854" w14:textId="77777777" w:rsidR="00E60591" w:rsidRDefault="00E60591" w:rsidP="00E60591">
            <w:pPr>
              <w:pStyle w:val="EngHang"/>
            </w:pPr>
            <w:r>
              <w:t>Alleluia is glorification,</w:t>
            </w:r>
          </w:p>
          <w:p w14:paraId="029D6492" w14:textId="77777777" w:rsidR="00E60591" w:rsidRDefault="00E60591" w:rsidP="00E60591">
            <w:pPr>
              <w:pStyle w:val="EngHang"/>
            </w:pPr>
            <w:r>
              <w:t>Uniquily remembering</w:t>
            </w:r>
          </w:p>
          <w:p w14:paraId="6B27F7A6" w14:textId="77777777" w:rsidR="00E60591" w:rsidRDefault="00E60591" w:rsidP="00E60591">
            <w:pPr>
              <w:pStyle w:val="EngHang"/>
            </w:pPr>
            <w:r>
              <w:t>The Mighty Lord:</w:t>
            </w:r>
          </w:p>
          <w:p w14:paraId="77548780" w14:textId="77777777" w:rsidR="00E60591" w:rsidRDefault="00E60591" w:rsidP="00E60591">
            <w:pPr>
              <w:pStyle w:val="EngHangEnd"/>
            </w:pPr>
            <w:r>
              <w:t>“Amen. Alleluia.”</w:t>
            </w:r>
          </w:p>
        </w:tc>
      </w:tr>
      <w:tr w:rsidR="00E60591" w14:paraId="2C88E5E8" w14:textId="77777777" w:rsidTr="00E60591">
        <w:trPr>
          <w:cantSplit/>
        </w:trPr>
        <w:tc>
          <w:tcPr>
            <w:tcW w:w="288" w:type="dxa"/>
          </w:tcPr>
          <w:p w14:paraId="0E148762" w14:textId="77777777" w:rsidR="00E60591" w:rsidRDefault="00E60591" w:rsidP="00E60591">
            <w:pPr>
              <w:pStyle w:val="CopticCross"/>
            </w:pPr>
          </w:p>
        </w:tc>
        <w:tc>
          <w:tcPr>
            <w:tcW w:w="3960" w:type="dxa"/>
          </w:tcPr>
          <w:p w14:paraId="449A7532" w14:textId="77777777" w:rsidR="00E60591" w:rsidRDefault="00E60591" w:rsidP="00E60591">
            <w:pPr>
              <w:pStyle w:val="EngHangEnd"/>
            </w:pPr>
          </w:p>
        </w:tc>
        <w:tc>
          <w:tcPr>
            <w:tcW w:w="288" w:type="dxa"/>
          </w:tcPr>
          <w:p w14:paraId="748EE626" w14:textId="77777777" w:rsidR="00E60591" w:rsidRDefault="00E60591" w:rsidP="00E60591">
            <w:pPr>
              <w:pStyle w:val="CopticCross"/>
            </w:pPr>
          </w:p>
        </w:tc>
        <w:tc>
          <w:tcPr>
            <w:tcW w:w="288" w:type="dxa"/>
          </w:tcPr>
          <w:p w14:paraId="29204661" w14:textId="77777777" w:rsidR="00E60591" w:rsidRDefault="00E60591" w:rsidP="00E60591">
            <w:pPr>
              <w:pStyle w:val="CopticCross"/>
            </w:pPr>
          </w:p>
        </w:tc>
        <w:tc>
          <w:tcPr>
            <w:tcW w:w="3960" w:type="dxa"/>
          </w:tcPr>
          <w:p w14:paraId="5638B368" w14:textId="77777777" w:rsidR="00E60591" w:rsidRDefault="00E60591" w:rsidP="00E60591">
            <w:pPr>
              <w:pStyle w:val="EngHang"/>
            </w:pPr>
            <w:r>
              <w:t>Alleluia is pleasing,</w:t>
            </w:r>
          </w:p>
          <w:p w14:paraId="58477126" w14:textId="77777777" w:rsidR="00E60591" w:rsidRDefault="00E60591" w:rsidP="00E60591">
            <w:pPr>
              <w:pStyle w:val="EngHang"/>
            </w:pPr>
            <w:r>
              <w:t>And it satisfies us</w:t>
            </w:r>
          </w:p>
          <w:p w14:paraId="47CCACE0" w14:textId="77777777" w:rsidR="00E60591" w:rsidRDefault="00E60591" w:rsidP="00E60591">
            <w:pPr>
              <w:pStyle w:val="EngHang"/>
            </w:pPr>
            <w:r>
              <w:t>To ustter two thousand times,</w:t>
            </w:r>
          </w:p>
          <w:p w14:paraId="1210E0B3" w14:textId="77777777" w:rsidR="00E60591" w:rsidRDefault="00E60591" w:rsidP="00E60591">
            <w:pPr>
              <w:pStyle w:val="EngHangEnd"/>
            </w:pPr>
            <w:r>
              <w:t>“Amen. Alleluia.”</w:t>
            </w:r>
          </w:p>
        </w:tc>
      </w:tr>
      <w:tr w:rsidR="00E60591" w14:paraId="184015DD" w14:textId="77777777" w:rsidTr="00E60591">
        <w:trPr>
          <w:cantSplit/>
        </w:trPr>
        <w:tc>
          <w:tcPr>
            <w:tcW w:w="288" w:type="dxa"/>
          </w:tcPr>
          <w:p w14:paraId="1AE8B593" w14:textId="77777777" w:rsidR="00E60591" w:rsidRDefault="00E60591" w:rsidP="00E60591">
            <w:pPr>
              <w:pStyle w:val="CopticCross"/>
            </w:pPr>
          </w:p>
        </w:tc>
        <w:tc>
          <w:tcPr>
            <w:tcW w:w="3960" w:type="dxa"/>
          </w:tcPr>
          <w:p w14:paraId="6C8A7608" w14:textId="77777777" w:rsidR="00E60591" w:rsidRDefault="00E60591" w:rsidP="00E60591">
            <w:pPr>
              <w:pStyle w:val="EngHangEnd"/>
            </w:pPr>
          </w:p>
        </w:tc>
        <w:tc>
          <w:tcPr>
            <w:tcW w:w="288" w:type="dxa"/>
          </w:tcPr>
          <w:p w14:paraId="16DF0280" w14:textId="77777777" w:rsidR="00E60591" w:rsidRDefault="00E60591" w:rsidP="00E60591">
            <w:pPr>
              <w:pStyle w:val="CopticCross"/>
            </w:pPr>
          </w:p>
        </w:tc>
        <w:tc>
          <w:tcPr>
            <w:tcW w:w="288" w:type="dxa"/>
          </w:tcPr>
          <w:p w14:paraId="046FAA11" w14:textId="77777777" w:rsidR="00E60591" w:rsidRDefault="00E60591" w:rsidP="00E60591">
            <w:pPr>
              <w:pStyle w:val="CopticCross"/>
            </w:pPr>
            <w:r>
              <w:t>¿</w:t>
            </w:r>
          </w:p>
        </w:tc>
        <w:tc>
          <w:tcPr>
            <w:tcW w:w="3960" w:type="dxa"/>
          </w:tcPr>
          <w:p w14:paraId="4ADBFF2E" w14:textId="77777777" w:rsidR="00E60591" w:rsidRDefault="00E60591" w:rsidP="00E60591">
            <w:pPr>
              <w:pStyle w:val="EngHang"/>
            </w:pPr>
            <w:r>
              <w:t>Alleluia is joy;</w:t>
            </w:r>
          </w:p>
          <w:p w14:paraId="74D9599B" w14:textId="77777777" w:rsidR="00E60591" w:rsidRDefault="00E60591" w:rsidP="00E60591">
            <w:pPr>
              <w:pStyle w:val="EngHang"/>
            </w:pPr>
            <w:r>
              <w:t>A sweet language.</w:t>
            </w:r>
          </w:p>
          <w:p w14:paraId="514F7D9A" w14:textId="77777777" w:rsidR="00E60591" w:rsidRDefault="00E60591" w:rsidP="00E60591">
            <w:pPr>
              <w:pStyle w:val="EngHang"/>
            </w:pPr>
            <w:r>
              <w:t>It delivers from harm;</w:t>
            </w:r>
          </w:p>
          <w:p w14:paraId="7192652B" w14:textId="77777777" w:rsidR="00E60591" w:rsidRDefault="00E60591" w:rsidP="00E60591">
            <w:pPr>
              <w:pStyle w:val="EngHangEnd"/>
            </w:pPr>
            <w:r>
              <w:t>Amen. Alleluia.</w:t>
            </w:r>
          </w:p>
        </w:tc>
      </w:tr>
      <w:tr w:rsidR="00E60591" w14:paraId="1DC7BB5D" w14:textId="77777777" w:rsidTr="00E60591">
        <w:trPr>
          <w:cantSplit/>
        </w:trPr>
        <w:tc>
          <w:tcPr>
            <w:tcW w:w="288" w:type="dxa"/>
          </w:tcPr>
          <w:p w14:paraId="6D9380D8" w14:textId="77777777" w:rsidR="00E60591" w:rsidRDefault="00E60591" w:rsidP="00E60591">
            <w:pPr>
              <w:pStyle w:val="CopticCross"/>
            </w:pPr>
          </w:p>
        </w:tc>
        <w:tc>
          <w:tcPr>
            <w:tcW w:w="3960" w:type="dxa"/>
          </w:tcPr>
          <w:p w14:paraId="4EC2DC33" w14:textId="77777777" w:rsidR="00E60591" w:rsidRDefault="00E60591" w:rsidP="00E60591">
            <w:pPr>
              <w:pStyle w:val="EngHangEnd"/>
            </w:pPr>
          </w:p>
        </w:tc>
        <w:tc>
          <w:tcPr>
            <w:tcW w:w="288" w:type="dxa"/>
          </w:tcPr>
          <w:p w14:paraId="24866293" w14:textId="77777777" w:rsidR="00E60591" w:rsidRDefault="00E60591" w:rsidP="00E60591">
            <w:pPr>
              <w:pStyle w:val="CopticCross"/>
            </w:pPr>
          </w:p>
        </w:tc>
        <w:tc>
          <w:tcPr>
            <w:tcW w:w="288" w:type="dxa"/>
          </w:tcPr>
          <w:p w14:paraId="52807745" w14:textId="77777777" w:rsidR="00E60591" w:rsidRDefault="00E60591" w:rsidP="00E60591">
            <w:pPr>
              <w:pStyle w:val="CopticCross"/>
            </w:pPr>
          </w:p>
        </w:tc>
        <w:tc>
          <w:tcPr>
            <w:tcW w:w="3960" w:type="dxa"/>
          </w:tcPr>
          <w:p w14:paraId="256C720D" w14:textId="77777777" w:rsidR="00E60591" w:rsidRDefault="00E60591" w:rsidP="00E60591">
            <w:pPr>
              <w:pStyle w:val="EngHang"/>
            </w:pPr>
            <w:r>
              <w:t>Alleluia is exaltation</w:t>
            </w:r>
          </w:p>
          <w:p w14:paraId="4C602A59" w14:textId="77777777" w:rsidR="00E60591" w:rsidRDefault="00E60591" w:rsidP="00E60591">
            <w:pPr>
              <w:pStyle w:val="EngHang"/>
            </w:pPr>
            <w:r>
              <w:t>For the merciful god</w:t>
            </w:r>
          </w:p>
          <w:p w14:paraId="20457911" w14:textId="77777777" w:rsidR="00E60591" w:rsidRDefault="00E60591" w:rsidP="00E60591">
            <w:pPr>
              <w:pStyle w:val="EngHang"/>
            </w:pPr>
            <w:r>
              <w:t>Who is generous from generation to generation:</w:t>
            </w:r>
          </w:p>
          <w:p w14:paraId="244247C3" w14:textId="77777777" w:rsidR="00E60591" w:rsidRDefault="00E60591" w:rsidP="00E60591">
            <w:pPr>
              <w:pStyle w:val="EngHangEnd"/>
            </w:pPr>
            <w:r>
              <w:t>Amen. Alleluia.</w:t>
            </w:r>
          </w:p>
        </w:tc>
      </w:tr>
      <w:tr w:rsidR="00E60591" w14:paraId="441310E6" w14:textId="77777777" w:rsidTr="00E60591">
        <w:trPr>
          <w:cantSplit/>
        </w:trPr>
        <w:tc>
          <w:tcPr>
            <w:tcW w:w="288" w:type="dxa"/>
          </w:tcPr>
          <w:p w14:paraId="126BA91E" w14:textId="77777777" w:rsidR="00E60591" w:rsidRDefault="00E60591" w:rsidP="00E60591">
            <w:pPr>
              <w:pStyle w:val="CopticCross"/>
            </w:pPr>
          </w:p>
        </w:tc>
        <w:tc>
          <w:tcPr>
            <w:tcW w:w="3960" w:type="dxa"/>
          </w:tcPr>
          <w:p w14:paraId="47439E91" w14:textId="77777777" w:rsidR="00E60591" w:rsidRDefault="00E60591" w:rsidP="00E60591">
            <w:pPr>
              <w:pStyle w:val="EngHangEnd"/>
            </w:pPr>
          </w:p>
        </w:tc>
        <w:tc>
          <w:tcPr>
            <w:tcW w:w="288" w:type="dxa"/>
          </w:tcPr>
          <w:p w14:paraId="08270323" w14:textId="77777777" w:rsidR="00E60591" w:rsidRDefault="00E60591" w:rsidP="00E60591">
            <w:pPr>
              <w:pStyle w:val="CopticCross"/>
            </w:pPr>
          </w:p>
        </w:tc>
        <w:tc>
          <w:tcPr>
            <w:tcW w:w="288" w:type="dxa"/>
          </w:tcPr>
          <w:p w14:paraId="5BAFFCC0" w14:textId="77777777" w:rsidR="00E60591" w:rsidRDefault="00E60591" w:rsidP="00E60591">
            <w:pPr>
              <w:pStyle w:val="CopticCross"/>
            </w:pPr>
            <w:r>
              <w:t>¿</w:t>
            </w:r>
          </w:p>
        </w:tc>
        <w:tc>
          <w:tcPr>
            <w:tcW w:w="3960" w:type="dxa"/>
          </w:tcPr>
          <w:p w14:paraId="098043F2" w14:textId="77777777" w:rsidR="00E60591" w:rsidRDefault="00E60591" w:rsidP="00E60591">
            <w:pPr>
              <w:pStyle w:val="EngHang"/>
              <w:ind w:left="0" w:firstLine="0"/>
            </w:pPr>
            <w:r>
              <w:t>Alleluia is a memorial</w:t>
            </w:r>
          </w:p>
          <w:p w14:paraId="18BB4780" w14:textId="77777777" w:rsidR="00E60591" w:rsidRDefault="00E60591" w:rsidP="00E60591">
            <w:pPr>
              <w:pStyle w:val="EngHang"/>
              <w:ind w:left="0" w:firstLine="0"/>
            </w:pPr>
            <w:r>
              <w:t>For the God of great wonders.</w:t>
            </w:r>
          </w:p>
          <w:p w14:paraId="63B2AFE5" w14:textId="77777777" w:rsidR="00E60591" w:rsidRDefault="00E60591" w:rsidP="00E60591">
            <w:pPr>
              <w:pStyle w:val="EngHang"/>
              <w:ind w:left="0" w:firstLine="0"/>
            </w:pPr>
            <w:r>
              <w:t>We praise in great numbers,</w:t>
            </w:r>
          </w:p>
          <w:p w14:paraId="5912DF72" w14:textId="77777777" w:rsidR="00E60591" w:rsidRDefault="00E60591" w:rsidP="00E60591">
            <w:pPr>
              <w:pStyle w:val="EngHangEnd"/>
            </w:pPr>
            <w:r>
              <w:t>“Amen. Alleluia.</w:t>
            </w:r>
          </w:p>
        </w:tc>
      </w:tr>
      <w:tr w:rsidR="00E60591" w14:paraId="5A3D4F55" w14:textId="77777777" w:rsidTr="00E60591">
        <w:trPr>
          <w:cantSplit/>
        </w:trPr>
        <w:tc>
          <w:tcPr>
            <w:tcW w:w="288" w:type="dxa"/>
          </w:tcPr>
          <w:p w14:paraId="2A7C2464" w14:textId="77777777" w:rsidR="00E60591" w:rsidRDefault="00E60591" w:rsidP="00E60591">
            <w:pPr>
              <w:pStyle w:val="CopticCross"/>
            </w:pPr>
          </w:p>
        </w:tc>
        <w:tc>
          <w:tcPr>
            <w:tcW w:w="3960" w:type="dxa"/>
          </w:tcPr>
          <w:p w14:paraId="778CEC30" w14:textId="77777777" w:rsidR="00E60591" w:rsidRDefault="00E60591" w:rsidP="00E60591">
            <w:pPr>
              <w:pStyle w:val="EngHangEnd"/>
            </w:pPr>
          </w:p>
        </w:tc>
        <w:tc>
          <w:tcPr>
            <w:tcW w:w="288" w:type="dxa"/>
          </w:tcPr>
          <w:p w14:paraId="744DE1CC" w14:textId="77777777" w:rsidR="00E60591" w:rsidRDefault="00E60591" w:rsidP="00E60591">
            <w:pPr>
              <w:pStyle w:val="CopticCross"/>
            </w:pPr>
          </w:p>
        </w:tc>
        <w:tc>
          <w:tcPr>
            <w:tcW w:w="288" w:type="dxa"/>
          </w:tcPr>
          <w:p w14:paraId="6ADC52C2" w14:textId="77777777" w:rsidR="00E60591" w:rsidRDefault="00E60591" w:rsidP="00E60591">
            <w:pPr>
              <w:pStyle w:val="CopticCross"/>
            </w:pPr>
          </w:p>
        </w:tc>
        <w:tc>
          <w:tcPr>
            <w:tcW w:w="3960" w:type="dxa"/>
          </w:tcPr>
          <w:p w14:paraId="215FBBDD" w14:textId="77777777" w:rsidR="00E60591" w:rsidRDefault="00E60591" w:rsidP="00E60591">
            <w:pPr>
              <w:pStyle w:val="EngHang"/>
              <w:ind w:left="0" w:firstLine="0"/>
            </w:pPr>
            <w:r>
              <w:t>Alleluia is a hymn,</w:t>
            </w:r>
          </w:p>
          <w:p w14:paraId="70B6C99A" w14:textId="77777777" w:rsidR="00E60591" w:rsidRDefault="00E60591" w:rsidP="00E60591">
            <w:pPr>
              <w:pStyle w:val="EngHang"/>
              <w:ind w:left="0" w:firstLine="0"/>
            </w:pPr>
            <w:r>
              <w:t>A praise, a rejoicing,</w:t>
            </w:r>
          </w:p>
          <w:p w14:paraId="2F60FB41" w14:textId="77777777" w:rsidR="00E60591" w:rsidRDefault="00E60591" w:rsidP="00E60591">
            <w:pPr>
              <w:pStyle w:val="EngHang"/>
              <w:ind w:left="0" w:firstLine="0"/>
            </w:pPr>
            <w:r>
              <w:t>It is our pleasant choice.</w:t>
            </w:r>
          </w:p>
          <w:p w14:paraId="3693AC14" w14:textId="77777777" w:rsidR="00E60591" w:rsidRDefault="00E60591" w:rsidP="00E60591">
            <w:pPr>
              <w:pStyle w:val="EngHangEnd"/>
            </w:pPr>
            <w:r>
              <w:t>Amen. Alleluia.</w:t>
            </w:r>
          </w:p>
        </w:tc>
      </w:tr>
      <w:tr w:rsidR="00E60591" w14:paraId="6C2718FD" w14:textId="77777777" w:rsidTr="00E60591">
        <w:trPr>
          <w:cantSplit/>
        </w:trPr>
        <w:tc>
          <w:tcPr>
            <w:tcW w:w="288" w:type="dxa"/>
          </w:tcPr>
          <w:p w14:paraId="7D19686F" w14:textId="77777777" w:rsidR="00E60591" w:rsidRDefault="00E60591" w:rsidP="00E60591">
            <w:pPr>
              <w:pStyle w:val="CopticCross"/>
            </w:pPr>
          </w:p>
        </w:tc>
        <w:tc>
          <w:tcPr>
            <w:tcW w:w="3960" w:type="dxa"/>
          </w:tcPr>
          <w:p w14:paraId="52C8747E" w14:textId="77777777" w:rsidR="00E60591" w:rsidRDefault="00E60591" w:rsidP="00E60591">
            <w:pPr>
              <w:pStyle w:val="EngHangEnd"/>
            </w:pPr>
          </w:p>
        </w:tc>
        <w:tc>
          <w:tcPr>
            <w:tcW w:w="288" w:type="dxa"/>
          </w:tcPr>
          <w:p w14:paraId="6F29DD83" w14:textId="77777777" w:rsidR="00E60591" w:rsidRDefault="00E60591" w:rsidP="00E60591">
            <w:pPr>
              <w:pStyle w:val="CopticCross"/>
            </w:pPr>
          </w:p>
        </w:tc>
        <w:tc>
          <w:tcPr>
            <w:tcW w:w="288" w:type="dxa"/>
          </w:tcPr>
          <w:p w14:paraId="3423DF54" w14:textId="77777777" w:rsidR="00E60591" w:rsidRDefault="00E60591" w:rsidP="00E60591">
            <w:pPr>
              <w:pStyle w:val="CopticCross"/>
            </w:pPr>
            <w:r>
              <w:t>¿</w:t>
            </w:r>
          </w:p>
        </w:tc>
        <w:tc>
          <w:tcPr>
            <w:tcW w:w="3960" w:type="dxa"/>
          </w:tcPr>
          <w:p w14:paraId="5F3B735A" w14:textId="77777777" w:rsidR="00E60591" w:rsidRDefault="00E60591" w:rsidP="00E60591">
            <w:pPr>
              <w:pStyle w:val="EngHang"/>
              <w:ind w:left="0" w:firstLine="0"/>
            </w:pPr>
            <w:r>
              <w:t>Blessed is the Creator,</w:t>
            </w:r>
          </w:p>
          <w:p w14:paraId="06C53BBC" w14:textId="77777777" w:rsidR="00E60591" w:rsidRDefault="00E60591" w:rsidP="00E60591">
            <w:pPr>
              <w:pStyle w:val="EngHang"/>
              <w:ind w:left="0" w:firstLine="0"/>
            </w:pPr>
            <w:r>
              <w:t>Existing before all ages,</w:t>
            </w:r>
          </w:p>
          <w:p w14:paraId="57914E52" w14:textId="77777777" w:rsidR="00E60591" w:rsidRDefault="00E60591" w:rsidP="00E60591">
            <w:pPr>
              <w:pStyle w:val="EngHang"/>
              <w:ind w:left="0" w:firstLine="0"/>
            </w:pPr>
            <w:r>
              <w:t>Filling all places.</w:t>
            </w:r>
          </w:p>
          <w:p w14:paraId="7C769460" w14:textId="77777777" w:rsidR="00E60591" w:rsidRDefault="00E60591" w:rsidP="00E60591">
            <w:pPr>
              <w:pStyle w:val="EngHangEnd"/>
            </w:pPr>
            <w:r>
              <w:t>Amen. Alleluia.</w:t>
            </w:r>
          </w:p>
        </w:tc>
      </w:tr>
      <w:tr w:rsidR="00E60591" w14:paraId="3B4EB2C9" w14:textId="77777777" w:rsidTr="00E60591">
        <w:trPr>
          <w:cantSplit/>
        </w:trPr>
        <w:tc>
          <w:tcPr>
            <w:tcW w:w="288" w:type="dxa"/>
          </w:tcPr>
          <w:p w14:paraId="32F69454" w14:textId="77777777" w:rsidR="00E60591" w:rsidRDefault="00E60591" w:rsidP="00E60591">
            <w:pPr>
              <w:pStyle w:val="CopticCross"/>
            </w:pPr>
          </w:p>
        </w:tc>
        <w:tc>
          <w:tcPr>
            <w:tcW w:w="3960" w:type="dxa"/>
          </w:tcPr>
          <w:p w14:paraId="38A51C14" w14:textId="77777777" w:rsidR="00E60591" w:rsidRDefault="00E60591" w:rsidP="00E60591">
            <w:pPr>
              <w:pStyle w:val="EngHangEnd"/>
            </w:pPr>
          </w:p>
        </w:tc>
        <w:tc>
          <w:tcPr>
            <w:tcW w:w="288" w:type="dxa"/>
          </w:tcPr>
          <w:p w14:paraId="313302A2" w14:textId="77777777" w:rsidR="00E60591" w:rsidRDefault="00E60591" w:rsidP="00E60591">
            <w:pPr>
              <w:pStyle w:val="CopticCross"/>
            </w:pPr>
          </w:p>
        </w:tc>
        <w:tc>
          <w:tcPr>
            <w:tcW w:w="288" w:type="dxa"/>
          </w:tcPr>
          <w:p w14:paraId="0CF8D2C0" w14:textId="77777777" w:rsidR="00E60591" w:rsidRDefault="00E60591" w:rsidP="00E60591">
            <w:pPr>
              <w:pStyle w:val="CopticCross"/>
            </w:pPr>
          </w:p>
        </w:tc>
        <w:tc>
          <w:tcPr>
            <w:tcW w:w="3960" w:type="dxa"/>
          </w:tcPr>
          <w:p w14:paraId="40B9D7AE" w14:textId="77777777" w:rsidR="00E60591" w:rsidRDefault="00E60591" w:rsidP="00E60591">
            <w:pPr>
              <w:pStyle w:val="EngHang"/>
              <w:ind w:left="0" w:firstLine="0"/>
            </w:pPr>
            <w:r>
              <w:t>Blessed is the Almighty,</w:t>
            </w:r>
          </w:p>
          <w:p w14:paraId="34941670" w14:textId="77777777" w:rsidR="00E60591" w:rsidRDefault="00E60591" w:rsidP="00E60591">
            <w:pPr>
              <w:pStyle w:val="EngHang"/>
              <w:ind w:left="0" w:firstLine="0"/>
            </w:pPr>
            <w:r>
              <w:t>Unseen and incomprehensible,</w:t>
            </w:r>
          </w:p>
          <w:p w14:paraId="302D9391" w14:textId="77777777" w:rsidR="00E60591" w:rsidRDefault="00E60591" w:rsidP="00E60591">
            <w:pPr>
              <w:pStyle w:val="EngHang"/>
              <w:ind w:left="0" w:firstLine="0"/>
            </w:pPr>
            <w:r>
              <w:t>And worthy to be adored.</w:t>
            </w:r>
          </w:p>
          <w:p w14:paraId="5F82E316" w14:textId="77777777" w:rsidR="00E60591" w:rsidRDefault="00E60591" w:rsidP="00E60591">
            <w:pPr>
              <w:pStyle w:val="EngHangEnd"/>
            </w:pPr>
            <w:r>
              <w:t>Amen. Alleluia.</w:t>
            </w:r>
          </w:p>
        </w:tc>
      </w:tr>
      <w:tr w:rsidR="00E60591" w14:paraId="251A47D9" w14:textId="77777777" w:rsidTr="00E60591">
        <w:trPr>
          <w:cantSplit/>
        </w:trPr>
        <w:tc>
          <w:tcPr>
            <w:tcW w:w="288" w:type="dxa"/>
          </w:tcPr>
          <w:p w14:paraId="552DA328" w14:textId="77777777" w:rsidR="00E60591" w:rsidRDefault="00E60591" w:rsidP="00E60591">
            <w:pPr>
              <w:pStyle w:val="CopticCross"/>
            </w:pPr>
          </w:p>
        </w:tc>
        <w:tc>
          <w:tcPr>
            <w:tcW w:w="3960" w:type="dxa"/>
          </w:tcPr>
          <w:p w14:paraId="52D92313" w14:textId="77777777" w:rsidR="00E60591" w:rsidRDefault="00E60591" w:rsidP="00E60591">
            <w:pPr>
              <w:pStyle w:val="EngHangEnd"/>
            </w:pPr>
          </w:p>
        </w:tc>
        <w:tc>
          <w:tcPr>
            <w:tcW w:w="288" w:type="dxa"/>
          </w:tcPr>
          <w:p w14:paraId="6F237F2B" w14:textId="77777777" w:rsidR="00E60591" w:rsidRDefault="00E60591" w:rsidP="00E60591">
            <w:pPr>
              <w:pStyle w:val="CopticCross"/>
            </w:pPr>
          </w:p>
        </w:tc>
        <w:tc>
          <w:tcPr>
            <w:tcW w:w="288" w:type="dxa"/>
          </w:tcPr>
          <w:p w14:paraId="3FD28AB5" w14:textId="77777777" w:rsidR="00E60591" w:rsidRDefault="00E60591" w:rsidP="00E60591">
            <w:pPr>
              <w:pStyle w:val="CopticCross"/>
            </w:pPr>
            <w:r>
              <w:t>¿</w:t>
            </w:r>
          </w:p>
        </w:tc>
        <w:tc>
          <w:tcPr>
            <w:tcW w:w="3960" w:type="dxa"/>
          </w:tcPr>
          <w:p w14:paraId="0B2025C9" w14:textId="77777777" w:rsidR="00E60591" w:rsidRDefault="00E60591" w:rsidP="00E60591">
            <w:pPr>
              <w:pStyle w:val="EngHang"/>
              <w:ind w:left="0" w:firstLine="0"/>
            </w:pPr>
            <w:r>
              <w:t>He created the waters,</w:t>
            </w:r>
          </w:p>
          <w:p w14:paraId="6B56564D" w14:textId="77777777" w:rsidR="00E60591" w:rsidRDefault="00E60591" w:rsidP="00E60591">
            <w:pPr>
              <w:pStyle w:val="EngHang"/>
              <w:ind w:left="0" w:firstLine="0"/>
            </w:pPr>
            <w:r>
              <w:t>The fire, and the earth,</w:t>
            </w:r>
          </w:p>
          <w:p w14:paraId="6A39B058" w14:textId="77777777" w:rsidR="00E60591" w:rsidRDefault="00E60591" w:rsidP="00E60591">
            <w:pPr>
              <w:pStyle w:val="EngHang"/>
              <w:ind w:left="0" w:firstLine="0"/>
            </w:pPr>
            <w:r>
              <w:t>From nothing.</w:t>
            </w:r>
          </w:p>
          <w:p w14:paraId="422F2138" w14:textId="77777777" w:rsidR="00E60591" w:rsidRDefault="00E60591" w:rsidP="00E60591">
            <w:pPr>
              <w:pStyle w:val="EngHangEnd"/>
            </w:pPr>
            <w:r>
              <w:t>Amen. Alleluia.</w:t>
            </w:r>
          </w:p>
        </w:tc>
      </w:tr>
      <w:tr w:rsidR="00E60591" w14:paraId="66999F47" w14:textId="77777777" w:rsidTr="00E60591">
        <w:trPr>
          <w:cantSplit/>
        </w:trPr>
        <w:tc>
          <w:tcPr>
            <w:tcW w:w="288" w:type="dxa"/>
          </w:tcPr>
          <w:p w14:paraId="7C4315E3" w14:textId="77777777" w:rsidR="00E60591" w:rsidRDefault="00E60591" w:rsidP="00E60591">
            <w:pPr>
              <w:pStyle w:val="CopticCross"/>
            </w:pPr>
          </w:p>
        </w:tc>
        <w:tc>
          <w:tcPr>
            <w:tcW w:w="3960" w:type="dxa"/>
          </w:tcPr>
          <w:p w14:paraId="34AB9F4D" w14:textId="77777777" w:rsidR="00E60591" w:rsidRDefault="00E60591" w:rsidP="00E60591">
            <w:pPr>
              <w:pStyle w:val="EngHangEnd"/>
            </w:pPr>
          </w:p>
        </w:tc>
        <w:tc>
          <w:tcPr>
            <w:tcW w:w="288" w:type="dxa"/>
          </w:tcPr>
          <w:p w14:paraId="370B0DF0" w14:textId="77777777" w:rsidR="00E60591" w:rsidRDefault="00E60591" w:rsidP="00E60591">
            <w:pPr>
              <w:pStyle w:val="CopticCross"/>
            </w:pPr>
          </w:p>
        </w:tc>
        <w:tc>
          <w:tcPr>
            <w:tcW w:w="288" w:type="dxa"/>
          </w:tcPr>
          <w:p w14:paraId="3E22762C" w14:textId="77777777" w:rsidR="00E60591" w:rsidRDefault="00E60591" w:rsidP="00E60591">
            <w:pPr>
              <w:pStyle w:val="CopticCross"/>
            </w:pPr>
          </w:p>
        </w:tc>
        <w:tc>
          <w:tcPr>
            <w:tcW w:w="3960" w:type="dxa"/>
          </w:tcPr>
          <w:p w14:paraId="4B1C427C" w14:textId="77777777" w:rsidR="00E60591" w:rsidRDefault="00E60591" w:rsidP="00E60591">
            <w:pPr>
              <w:pStyle w:val="EngHang"/>
              <w:ind w:left="0" w:firstLine="0"/>
            </w:pPr>
            <w:r>
              <w:t>Blessed is the zealous Lord,</w:t>
            </w:r>
          </w:p>
          <w:p w14:paraId="162F7A59" w14:textId="77777777" w:rsidR="00E60591" w:rsidRDefault="00E60591" w:rsidP="00E60591">
            <w:pPr>
              <w:pStyle w:val="EngHang"/>
              <w:ind w:left="0" w:firstLine="0"/>
            </w:pPr>
            <w:r>
              <w:t>Merciful and forgiving,</w:t>
            </w:r>
          </w:p>
          <w:p w14:paraId="36756001" w14:textId="77777777" w:rsidR="00E60591" w:rsidRDefault="00E60591" w:rsidP="00E60591">
            <w:pPr>
              <w:pStyle w:val="EngHang"/>
              <w:ind w:left="0" w:firstLine="0"/>
            </w:pPr>
            <w:r>
              <w:t>Covering our sins.</w:t>
            </w:r>
          </w:p>
          <w:p w14:paraId="4FF0DEA1" w14:textId="77777777" w:rsidR="00E60591" w:rsidRDefault="00E60591" w:rsidP="00E60591">
            <w:pPr>
              <w:pStyle w:val="EngHangEnd"/>
            </w:pPr>
            <w:r>
              <w:t>Amen. Alleluia.</w:t>
            </w:r>
          </w:p>
        </w:tc>
      </w:tr>
      <w:tr w:rsidR="00E60591" w14:paraId="625C6B5B" w14:textId="77777777" w:rsidTr="00E60591">
        <w:trPr>
          <w:cantSplit/>
        </w:trPr>
        <w:tc>
          <w:tcPr>
            <w:tcW w:w="288" w:type="dxa"/>
          </w:tcPr>
          <w:p w14:paraId="2E804A00" w14:textId="77777777" w:rsidR="00E60591" w:rsidRDefault="00E60591" w:rsidP="00E60591">
            <w:pPr>
              <w:pStyle w:val="CopticCross"/>
            </w:pPr>
          </w:p>
        </w:tc>
        <w:tc>
          <w:tcPr>
            <w:tcW w:w="3960" w:type="dxa"/>
          </w:tcPr>
          <w:p w14:paraId="0AA3A85C" w14:textId="77777777" w:rsidR="00E60591" w:rsidRDefault="00E60591" w:rsidP="00E60591">
            <w:pPr>
              <w:pStyle w:val="EngHangEnd"/>
            </w:pPr>
          </w:p>
        </w:tc>
        <w:tc>
          <w:tcPr>
            <w:tcW w:w="288" w:type="dxa"/>
          </w:tcPr>
          <w:p w14:paraId="437E9A67" w14:textId="77777777" w:rsidR="00E60591" w:rsidRDefault="00E60591" w:rsidP="00E60591">
            <w:pPr>
              <w:pStyle w:val="CopticCross"/>
            </w:pPr>
          </w:p>
        </w:tc>
        <w:tc>
          <w:tcPr>
            <w:tcW w:w="288" w:type="dxa"/>
          </w:tcPr>
          <w:p w14:paraId="6AF6381C" w14:textId="77777777" w:rsidR="00E60591" w:rsidRDefault="00E60591" w:rsidP="00E60591">
            <w:pPr>
              <w:pStyle w:val="CopticCross"/>
            </w:pPr>
            <w:r>
              <w:t>¿</w:t>
            </w:r>
          </w:p>
        </w:tc>
        <w:tc>
          <w:tcPr>
            <w:tcW w:w="3960" w:type="dxa"/>
          </w:tcPr>
          <w:p w14:paraId="02D36A16" w14:textId="77777777" w:rsidR="00E60591" w:rsidRDefault="00E60591" w:rsidP="00E60591">
            <w:pPr>
              <w:pStyle w:val="EngHang"/>
              <w:ind w:left="0" w:firstLine="0"/>
            </w:pPr>
            <w:r>
              <w:t>Purity for the righteous</w:t>
            </w:r>
          </w:p>
          <w:p w14:paraId="03996E4A" w14:textId="77777777" w:rsidR="00E60591" w:rsidRDefault="00E60591" w:rsidP="00E60591">
            <w:pPr>
              <w:pStyle w:val="EngHang"/>
              <w:ind w:left="0" w:firstLine="0"/>
            </w:pPr>
            <w:r>
              <w:t>Is fulfilled by, ‘Alleluia.’</w:t>
            </w:r>
          </w:p>
          <w:p w14:paraId="3028CB60" w14:textId="77777777" w:rsidR="00E60591" w:rsidRDefault="00E60591" w:rsidP="00E60591">
            <w:pPr>
              <w:pStyle w:val="EngHang"/>
              <w:ind w:left="0" w:firstLine="0"/>
            </w:pPr>
            <w:r>
              <w:t>Let us all say together,</w:t>
            </w:r>
          </w:p>
          <w:p w14:paraId="280EFF14" w14:textId="77777777" w:rsidR="00E60591" w:rsidRDefault="00E60591" w:rsidP="00E60591">
            <w:pPr>
              <w:pStyle w:val="EngHangEnd"/>
            </w:pPr>
            <w:r>
              <w:t>“Amen. Alleluia.”</w:t>
            </w:r>
          </w:p>
        </w:tc>
      </w:tr>
      <w:tr w:rsidR="00E60591" w14:paraId="6285A7F0" w14:textId="77777777" w:rsidTr="00E60591">
        <w:trPr>
          <w:cantSplit/>
        </w:trPr>
        <w:tc>
          <w:tcPr>
            <w:tcW w:w="288" w:type="dxa"/>
          </w:tcPr>
          <w:p w14:paraId="0E8F7663" w14:textId="77777777" w:rsidR="00E60591" w:rsidRDefault="00E60591" w:rsidP="00E60591">
            <w:pPr>
              <w:pStyle w:val="CopticCross"/>
            </w:pPr>
          </w:p>
        </w:tc>
        <w:tc>
          <w:tcPr>
            <w:tcW w:w="3960" w:type="dxa"/>
          </w:tcPr>
          <w:p w14:paraId="30BD7A8C" w14:textId="77777777" w:rsidR="00E60591" w:rsidRDefault="00E60591" w:rsidP="00E60591">
            <w:pPr>
              <w:pStyle w:val="EngHangEnd"/>
            </w:pPr>
          </w:p>
        </w:tc>
        <w:tc>
          <w:tcPr>
            <w:tcW w:w="288" w:type="dxa"/>
          </w:tcPr>
          <w:p w14:paraId="70132ABE" w14:textId="77777777" w:rsidR="00E60591" w:rsidRDefault="00E60591" w:rsidP="00E60591">
            <w:pPr>
              <w:pStyle w:val="CopticCross"/>
            </w:pPr>
          </w:p>
        </w:tc>
        <w:tc>
          <w:tcPr>
            <w:tcW w:w="288" w:type="dxa"/>
          </w:tcPr>
          <w:p w14:paraId="2A5BABB8" w14:textId="77777777" w:rsidR="00E60591" w:rsidRDefault="00E60591" w:rsidP="00E60591">
            <w:pPr>
              <w:pStyle w:val="CopticCross"/>
            </w:pPr>
          </w:p>
        </w:tc>
        <w:tc>
          <w:tcPr>
            <w:tcW w:w="3960" w:type="dxa"/>
          </w:tcPr>
          <w:p w14:paraId="19D76C84" w14:textId="77777777" w:rsidR="00E60591" w:rsidRDefault="00E60591" w:rsidP="00E60591">
            <w:pPr>
              <w:pStyle w:val="EngHang"/>
              <w:ind w:left="0" w:firstLine="0"/>
            </w:pPr>
            <w:r>
              <w:t>King David prophesied,</w:t>
            </w:r>
          </w:p>
          <w:p w14:paraId="786AC00B" w14:textId="77777777" w:rsidR="00E60591" w:rsidRDefault="00E60591" w:rsidP="00E60591">
            <w:pPr>
              <w:pStyle w:val="EngHang"/>
              <w:ind w:left="0" w:firstLine="0"/>
            </w:pPr>
            <w:r>
              <w:t>And glorified,</w:t>
            </w:r>
          </w:p>
          <w:p w14:paraId="325659C3" w14:textId="77777777" w:rsidR="00E60591" w:rsidRDefault="00E60591" w:rsidP="00E60591">
            <w:pPr>
              <w:pStyle w:val="EngHang"/>
              <w:ind w:left="0" w:firstLine="0"/>
            </w:pPr>
            <w:r>
              <w:t>With divinely inspired words,</w:t>
            </w:r>
          </w:p>
          <w:p w14:paraId="35BE59BE" w14:textId="77777777" w:rsidR="00E60591" w:rsidRDefault="00E60591" w:rsidP="00E60591">
            <w:pPr>
              <w:pStyle w:val="EngHangEnd"/>
            </w:pPr>
            <w:r>
              <w:t>“Amen. Alleluia.”</w:t>
            </w:r>
          </w:p>
        </w:tc>
      </w:tr>
      <w:tr w:rsidR="00E60591" w14:paraId="1D73A044" w14:textId="77777777" w:rsidTr="00E60591">
        <w:trPr>
          <w:cantSplit/>
        </w:trPr>
        <w:tc>
          <w:tcPr>
            <w:tcW w:w="288" w:type="dxa"/>
          </w:tcPr>
          <w:p w14:paraId="3C887AD4" w14:textId="77777777" w:rsidR="00E60591" w:rsidRDefault="00E60591" w:rsidP="00E60591">
            <w:pPr>
              <w:pStyle w:val="CopticCross"/>
            </w:pPr>
          </w:p>
        </w:tc>
        <w:tc>
          <w:tcPr>
            <w:tcW w:w="3960" w:type="dxa"/>
          </w:tcPr>
          <w:p w14:paraId="5ADCEC48" w14:textId="77777777" w:rsidR="00E60591" w:rsidRDefault="00E60591" w:rsidP="00E60591">
            <w:pPr>
              <w:pStyle w:val="EngHangEnd"/>
            </w:pPr>
          </w:p>
        </w:tc>
        <w:tc>
          <w:tcPr>
            <w:tcW w:w="288" w:type="dxa"/>
          </w:tcPr>
          <w:p w14:paraId="68617B1E" w14:textId="77777777" w:rsidR="00E60591" w:rsidRDefault="00E60591" w:rsidP="00E60591">
            <w:pPr>
              <w:pStyle w:val="CopticCross"/>
            </w:pPr>
          </w:p>
        </w:tc>
        <w:tc>
          <w:tcPr>
            <w:tcW w:w="288" w:type="dxa"/>
          </w:tcPr>
          <w:p w14:paraId="7EBD1C7D" w14:textId="77777777" w:rsidR="00E60591" w:rsidRDefault="00E60591" w:rsidP="00E60591">
            <w:pPr>
              <w:pStyle w:val="CopticCross"/>
            </w:pPr>
            <w:r>
              <w:t>¿</w:t>
            </w:r>
          </w:p>
        </w:tc>
        <w:tc>
          <w:tcPr>
            <w:tcW w:w="3960" w:type="dxa"/>
          </w:tcPr>
          <w:p w14:paraId="37FAEB82" w14:textId="77777777" w:rsidR="00E60591" w:rsidRDefault="00E60591" w:rsidP="00E60591">
            <w:pPr>
              <w:pStyle w:val="EngHang"/>
              <w:ind w:left="0" w:firstLine="0"/>
            </w:pPr>
            <w:r>
              <w:t>In the book of Psalms,</w:t>
            </w:r>
          </w:p>
          <w:p w14:paraId="3029BD0F" w14:textId="77777777" w:rsidR="00E60591" w:rsidRDefault="00E60591" w:rsidP="00E60591">
            <w:pPr>
              <w:pStyle w:val="EngHang"/>
              <w:ind w:left="0" w:firstLine="0"/>
            </w:pPr>
            <w:r>
              <w:t>The one hundred and fifty one,</w:t>
            </w:r>
          </w:p>
          <w:p w14:paraId="4C46B254" w14:textId="77777777" w:rsidR="00E60591" w:rsidRDefault="00E60591" w:rsidP="00E60591">
            <w:pPr>
              <w:pStyle w:val="EngHang"/>
              <w:ind w:left="0" w:firstLine="0"/>
            </w:pPr>
            <w:r>
              <w:t>Each one ending with:</w:t>
            </w:r>
          </w:p>
          <w:p w14:paraId="4F341E1A" w14:textId="77777777" w:rsidR="00E60591" w:rsidRDefault="00E60591" w:rsidP="00E60591">
            <w:pPr>
              <w:pStyle w:val="EngHangEnd"/>
            </w:pPr>
            <w:r>
              <w:t>“Amen. Alleluia.”</w:t>
            </w:r>
          </w:p>
        </w:tc>
      </w:tr>
      <w:tr w:rsidR="00E60591" w14:paraId="1F3F5DC7" w14:textId="77777777" w:rsidTr="00E60591">
        <w:trPr>
          <w:cantSplit/>
        </w:trPr>
        <w:tc>
          <w:tcPr>
            <w:tcW w:w="288" w:type="dxa"/>
          </w:tcPr>
          <w:p w14:paraId="77D81BDA" w14:textId="77777777" w:rsidR="00E60591" w:rsidRDefault="00E60591" w:rsidP="00E60591">
            <w:pPr>
              <w:pStyle w:val="CopticCross"/>
            </w:pPr>
          </w:p>
        </w:tc>
        <w:tc>
          <w:tcPr>
            <w:tcW w:w="3960" w:type="dxa"/>
          </w:tcPr>
          <w:p w14:paraId="38B18184" w14:textId="77777777" w:rsidR="00E60591" w:rsidRDefault="00E60591" w:rsidP="00E60591">
            <w:pPr>
              <w:pStyle w:val="EngHangEnd"/>
            </w:pPr>
          </w:p>
        </w:tc>
        <w:tc>
          <w:tcPr>
            <w:tcW w:w="288" w:type="dxa"/>
          </w:tcPr>
          <w:p w14:paraId="0CC28098" w14:textId="77777777" w:rsidR="00E60591" w:rsidRDefault="00E60591" w:rsidP="00E60591">
            <w:pPr>
              <w:pStyle w:val="CopticCross"/>
            </w:pPr>
          </w:p>
        </w:tc>
        <w:tc>
          <w:tcPr>
            <w:tcW w:w="288" w:type="dxa"/>
          </w:tcPr>
          <w:p w14:paraId="1CCC0051" w14:textId="77777777" w:rsidR="00E60591" w:rsidRDefault="00E60591" w:rsidP="00E60591">
            <w:pPr>
              <w:pStyle w:val="CopticCross"/>
            </w:pPr>
          </w:p>
        </w:tc>
        <w:tc>
          <w:tcPr>
            <w:tcW w:w="3960" w:type="dxa"/>
          </w:tcPr>
          <w:p w14:paraId="5934E6A3" w14:textId="77777777" w:rsidR="00E60591" w:rsidRDefault="00E60591" w:rsidP="00E60591">
            <w:pPr>
              <w:pStyle w:val="EngHang"/>
              <w:ind w:left="0" w:firstLine="0"/>
            </w:pPr>
            <w:r>
              <w:t>They are prayed at all times,</w:t>
            </w:r>
          </w:p>
          <w:p w14:paraId="5D80D26E" w14:textId="77777777" w:rsidR="00E60591" w:rsidRDefault="00E60591" w:rsidP="00E60591">
            <w:pPr>
              <w:pStyle w:val="EngHang"/>
              <w:ind w:left="0" w:firstLine="0"/>
            </w:pPr>
            <w:r>
              <w:t>To the Creator of the heavens,</w:t>
            </w:r>
          </w:p>
          <w:p w14:paraId="3215B049" w14:textId="77777777" w:rsidR="00E60591" w:rsidRDefault="00E60591" w:rsidP="00E60591">
            <w:pPr>
              <w:pStyle w:val="EngHang"/>
              <w:ind w:left="0" w:firstLine="0"/>
            </w:pPr>
            <w:r>
              <w:t>And explained in the Canticles.</w:t>
            </w:r>
          </w:p>
          <w:p w14:paraId="0518B0B2" w14:textId="77777777" w:rsidR="00E60591" w:rsidRDefault="00E60591" w:rsidP="00E60591">
            <w:pPr>
              <w:pStyle w:val="EngHangEnd"/>
            </w:pPr>
            <w:r>
              <w:t>Amen. Alleluia.</w:t>
            </w:r>
          </w:p>
        </w:tc>
      </w:tr>
      <w:tr w:rsidR="00E60591" w14:paraId="19D27AEC" w14:textId="77777777" w:rsidTr="00E60591">
        <w:trPr>
          <w:cantSplit/>
        </w:trPr>
        <w:tc>
          <w:tcPr>
            <w:tcW w:w="288" w:type="dxa"/>
          </w:tcPr>
          <w:p w14:paraId="5CFD6F36" w14:textId="77777777" w:rsidR="00E60591" w:rsidRDefault="00E60591" w:rsidP="00E60591">
            <w:pPr>
              <w:pStyle w:val="CopticCross"/>
            </w:pPr>
          </w:p>
        </w:tc>
        <w:tc>
          <w:tcPr>
            <w:tcW w:w="3960" w:type="dxa"/>
          </w:tcPr>
          <w:p w14:paraId="01A0553F" w14:textId="77777777" w:rsidR="00E60591" w:rsidRDefault="00E60591" w:rsidP="00E60591">
            <w:pPr>
              <w:pStyle w:val="EngHangEnd"/>
            </w:pPr>
          </w:p>
        </w:tc>
        <w:tc>
          <w:tcPr>
            <w:tcW w:w="288" w:type="dxa"/>
          </w:tcPr>
          <w:p w14:paraId="7EF2F134" w14:textId="77777777" w:rsidR="00E60591" w:rsidRDefault="00E60591" w:rsidP="00E60591">
            <w:pPr>
              <w:pStyle w:val="CopticCross"/>
            </w:pPr>
          </w:p>
        </w:tc>
        <w:tc>
          <w:tcPr>
            <w:tcW w:w="288" w:type="dxa"/>
          </w:tcPr>
          <w:p w14:paraId="491C553F" w14:textId="77777777" w:rsidR="00E60591" w:rsidRDefault="00E60591" w:rsidP="00E60591">
            <w:pPr>
              <w:pStyle w:val="CopticCross"/>
            </w:pPr>
            <w:r>
              <w:t>¿</w:t>
            </w:r>
          </w:p>
        </w:tc>
        <w:tc>
          <w:tcPr>
            <w:tcW w:w="3960" w:type="dxa"/>
          </w:tcPr>
          <w:p w14:paraId="5EFF32EB" w14:textId="77777777" w:rsidR="00E60591" w:rsidRDefault="00E60591" w:rsidP="00E60591">
            <w:pPr>
              <w:pStyle w:val="EngHang"/>
              <w:ind w:left="0" w:firstLine="0"/>
            </w:pPr>
            <w:r>
              <w:t>The breaking of the Korban,</w:t>
            </w:r>
          </w:p>
          <w:p w14:paraId="7F5143D3" w14:textId="77777777" w:rsidR="00E60591" w:rsidRDefault="00E60591" w:rsidP="00E60591">
            <w:pPr>
              <w:pStyle w:val="EngHang"/>
              <w:ind w:left="0" w:firstLine="0"/>
            </w:pPr>
            <w:r>
              <w:t>With their prayers for us,</w:t>
            </w:r>
          </w:p>
          <w:p w14:paraId="6BA3E96A" w14:textId="77777777" w:rsidR="00E60591" w:rsidRDefault="00E60591" w:rsidP="00E60591">
            <w:pPr>
              <w:pStyle w:val="EngHang"/>
              <w:ind w:left="0" w:firstLine="0"/>
            </w:pPr>
            <w:r>
              <w:t>in pure faith.</w:t>
            </w:r>
          </w:p>
          <w:p w14:paraId="0A3E79C7" w14:textId="77777777" w:rsidR="00E60591" w:rsidRDefault="00E60591" w:rsidP="00E60591">
            <w:pPr>
              <w:pStyle w:val="EngHangEnd"/>
            </w:pPr>
            <w:r>
              <w:t>“Amen. Alleluia.”</w:t>
            </w:r>
          </w:p>
        </w:tc>
      </w:tr>
      <w:tr w:rsidR="00E60591" w14:paraId="41BD97A2" w14:textId="77777777" w:rsidTr="00E60591">
        <w:trPr>
          <w:cantSplit/>
        </w:trPr>
        <w:tc>
          <w:tcPr>
            <w:tcW w:w="288" w:type="dxa"/>
          </w:tcPr>
          <w:p w14:paraId="3AC268FB" w14:textId="77777777" w:rsidR="00E60591" w:rsidRDefault="00E60591" w:rsidP="00E60591">
            <w:pPr>
              <w:pStyle w:val="CopticCross"/>
            </w:pPr>
          </w:p>
        </w:tc>
        <w:tc>
          <w:tcPr>
            <w:tcW w:w="3960" w:type="dxa"/>
          </w:tcPr>
          <w:p w14:paraId="4F423655" w14:textId="77777777" w:rsidR="00E60591" w:rsidRDefault="00E60591" w:rsidP="00E60591">
            <w:pPr>
              <w:pStyle w:val="EngHangEnd"/>
            </w:pPr>
          </w:p>
        </w:tc>
        <w:tc>
          <w:tcPr>
            <w:tcW w:w="288" w:type="dxa"/>
          </w:tcPr>
          <w:p w14:paraId="3A2B29DB" w14:textId="77777777" w:rsidR="00E60591" w:rsidRDefault="00E60591" w:rsidP="00E60591">
            <w:pPr>
              <w:pStyle w:val="CopticCross"/>
            </w:pPr>
          </w:p>
        </w:tc>
        <w:tc>
          <w:tcPr>
            <w:tcW w:w="288" w:type="dxa"/>
          </w:tcPr>
          <w:p w14:paraId="24F17B45" w14:textId="77777777" w:rsidR="00E60591" w:rsidRDefault="00E60591" w:rsidP="00E60591">
            <w:pPr>
              <w:pStyle w:val="CopticCross"/>
            </w:pPr>
          </w:p>
        </w:tc>
        <w:tc>
          <w:tcPr>
            <w:tcW w:w="3960" w:type="dxa"/>
          </w:tcPr>
          <w:p w14:paraId="5F12CF32" w14:textId="77777777" w:rsidR="00E60591" w:rsidRDefault="00E60591" w:rsidP="00E60591">
            <w:pPr>
              <w:pStyle w:val="EngHang"/>
              <w:ind w:left="0" w:firstLine="0"/>
            </w:pPr>
            <w:r>
              <w:t>The pure David praised,</w:t>
            </w:r>
          </w:p>
          <w:p w14:paraId="6FA395CA" w14:textId="77777777" w:rsidR="00E60591" w:rsidRDefault="00E60591" w:rsidP="00E60591">
            <w:pPr>
              <w:pStyle w:val="EngHang"/>
              <w:ind w:left="0" w:firstLine="0"/>
            </w:pPr>
            <w:r>
              <w:t>The Virgin Lady, Mary,</w:t>
            </w:r>
          </w:p>
          <w:p w14:paraId="71B66469" w14:textId="77777777" w:rsidR="00E60591" w:rsidRDefault="00E60591" w:rsidP="00E60591">
            <w:pPr>
              <w:pStyle w:val="EngHang"/>
              <w:ind w:left="0" w:firstLine="0"/>
            </w:pPr>
            <w:r>
              <w:t>On ten strings:</w:t>
            </w:r>
          </w:p>
          <w:p w14:paraId="7D36FE10" w14:textId="77777777" w:rsidR="00E60591" w:rsidRDefault="00E60591" w:rsidP="00E60591">
            <w:pPr>
              <w:pStyle w:val="EngHangEnd"/>
            </w:pPr>
            <w:r>
              <w:t>“Amen. Alleluia.”</w:t>
            </w:r>
          </w:p>
        </w:tc>
      </w:tr>
      <w:tr w:rsidR="00E60591" w14:paraId="3329A752" w14:textId="77777777" w:rsidTr="00E60591">
        <w:trPr>
          <w:cantSplit/>
        </w:trPr>
        <w:tc>
          <w:tcPr>
            <w:tcW w:w="288" w:type="dxa"/>
          </w:tcPr>
          <w:p w14:paraId="216F0A61" w14:textId="77777777" w:rsidR="00E60591" w:rsidRDefault="00E60591" w:rsidP="00E60591">
            <w:pPr>
              <w:pStyle w:val="CopticCross"/>
            </w:pPr>
          </w:p>
        </w:tc>
        <w:tc>
          <w:tcPr>
            <w:tcW w:w="3960" w:type="dxa"/>
          </w:tcPr>
          <w:p w14:paraId="3BEDEDA0" w14:textId="77777777" w:rsidR="00E60591" w:rsidRDefault="00E60591" w:rsidP="00E60591">
            <w:pPr>
              <w:pStyle w:val="EngHangEnd"/>
            </w:pPr>
          </w:p>
        </w:tc>
        <w:tc>
          <w:tcPr>
            <w:tcW w:w="288" w:type="dxa"/>
          </w:tcPr>
          <w:p w14:paraId="31C1EA6B" w14:textId="77777777" w:rsidR="00E60591" w:rsidRDefault="00E60591" w:rsidP="00E60591">
            <w:pPr>
              <w:pStyle w:val="CopticCross"/>
            </w:pPr>
          </w:p>
        </w:tc>
        <w:tc>
          <w:tcPr>
            <w:tcW w:w="288" w:type="dxa"/>
          </w:tcPr>
          <w:p w14:paraId="774AD5CC" w14:textId="77777777" w:rsidR="00E60591" w:rsidRDefault="00E60591" w:rsidP="00E60591">
            <w:pPr>
              <w:pStyle w:val="CopticCross"/>
            </w:pPr>
            <w:r>
              <w:t>¿</w:t>
            </w:r>
          </w:p>
        </w:tc>
        <w:tc>
          <w:tcPr>
            <w:tcW w:w="3960" w:type="dxa"/>
          </w:tcPr>
          <w:p w14:paraId="0CF8E587" w14:textId="77777777" w:rsidR="00E60591" w:rsidRDefault="00E60591" w:rsidP="00E60591">
            <w:pPr>
              <w:pStyle w:val="EngHang"/>
              <w:ind w:left="0" w:firstLine="0"/>
            </w:pPr>
            <w:r>
              <w:t>With the organ and the harp,</w:t>
            </w:r>
          </w:p>
          <w:p w14:paraId="438A2D9B" w14:textId="77777777" w:rsidR="00E60591" w:rsidRDefault="00E60591" w:rsidP="00E60591">
            <w:pPr>
              <w:pStyle w:val="EngHang"/>
              <w:ind w:left="0" w:firstLine="0"/>
            </w:pPr>
            <w:r>
              <w:t>The cymbals and the strings,</w:t>
            </w:r>
          </w:p>
          <w:p w14:paraId="27046AAD" w14:textId="77777777" w:rsidR="00E60591" w:rsidRDefault="00E60591" w:rsidP="00E60591">
            <w:pPr>
              <w:pStyle w:val="EngHang"/>
              <w:ind w:left="0" w:firstLine="0"/>
            </w:pPr>
            <w:r>
              <w:t>The timbrel and the chorus,</w:t>
            </w:r>
          </w:p>
          <w:p w14:paraId="6F7D40BE" w14:textId="77777777" w:rsidR="00E60591" w:rsidRDefault="00E60591" w:rsidP="00E60591">
            <w:pPr>
              <w:pStyle w:val="EngHangEnd"/>
            </w:pPr>
            <w:r>
              <w:t>“Amen. Alleluia.”</w:t>
            </w:r>
          </w:p>
        </w:tc>
      </w:tr>
      <w:tr w:rsidR="00E60591" w14:paraId="40425060" w14:textId="77777777" w:rsidTr="00E60591">
        <w:trPr>
          <w:cantSplit/>
        </w:trPr>
        <w:tc>
          <w:tcPr>
            <w:tcW w:w="288" w:type="dxa"/>
          </w:tcPr>
          <w:p w14:paraId="6004B6A6" w14:textId="77777777" w:rsidR="00E60591" w:rsidRDefault="00E60591" w:rsidP="00E60591">
            <w:pPr>
              <w:pStyle w:val="CopticCross"/>
            </w:pPr>
          </w:p>
        </w:tc>
        <w:tc>
          <w:tcPr>
            <w:tcW w:w="3960" w:type="dxa"/>
          </w:tcPr>
          <w:p w14:paraId="2FDFF18C" w14:textId="77777777" w:rsidR="00E60591" w:rsidRDefault="00E60591" w:rsidP="00E60591">
            <w:pPr>
              <w:pStyle w:val="EngHangEnd"/>
            </w:pPr>
          </w:p>
        </w:tc>
        <w:tc>
          <w:tcPr>
            <w:tcW w:w="288" w:type="dxa"/>
          </w:tcPr>
          <w:p w14:paraId="3D424946" w14:textId="77777777" w:rsidR="00E60591" w:rsidRDefault="00E60591" w:rsidP="00E60591">
            <w:pPr>
              <w:pStyle w:val="CopticCross"/>
            </w:pPr>
          </w:p>
        </w:tc>
        <w:tc>
          <w:tcPr>
            <w:tcW w:w="288" w:type="dxa"/>
          </w:tcPr>
          <w:p w14:paraId="3301CBDC" w14:textId="77777777" w:rsidR="00E60591" w:rsidRDefault="00E60591" w:rsidP="00E60591">
            <w:pPr>
              <w:pStyle w:val="CopticCross"/>
            </w:pPr>
          </w:p>
        </w:tc>
        <w:tc>
          <w:tcPr>
            <w:tcW w:w="3960" w:type="dxa"/>
          </w:tcPr>
          <w:p w14:paraId="66F6910F" w14:textId="77777777" w:rsidR="00E60591" w:rsidRDefault="00E60591" w:rsidP="00E60591">
            <w:pPr>
              <w:pStyle w:val="EngHang"/>
              <w:ind w:left="0" w:firstLine="0"/>
            </w:pPr>
            <w:r>
              <w:t>He said, “O daughter of Zion,</w:t>
            </w:r>
          </w:p>
          <w:p w14:paraId="1C27D9FF" w14:textId="77777777" w:rsidR="00E60591" w:rsidRDefault="00E60591" w:rsidP="00E60591">
            <w:pPr>
              <w:pStyle w:val="EngHang"/>
              <w:ind w:left="0" w:firstLine="0"/>
            </w:pPr>
            <w:r>
              <w:t>Your Lord loved you and chose you.</w:t>
            </w:r>
          </w:p>
          <w:p w14:paraId="3FE2D48B" w14:textId="77777777" w:rsidR="00E60591" w:rsidRDefault="00E60591" w:rsidP="00E60591">
            <w:pPr>
              <w:pStyle w:val="EngHang"/>
              <w:ind w:left="0" w:firstLine="0"/>
            </w:pPr>
            <w:r>
              <w:t>Listen, and incline your ears:</w:t>
            </w:r>
          </w:p>
          <w:p w14:paraId="7C00A837" w14:textId="77777777" w:rsidR="00E60591" w:rsidRDefault="00E60591" w:rsidP="00E60591">
            <w:pPr>
              <w:pStyle w:val="EngHangEnd"/>
            </w:pPr>
            <w:r>
              <w:t>“Amen. Alleluia.”</w:t>
            </w:r>
          </w:p>
        </w:tc>
      </w:tr>
      <w:tr w:rsidR="00E60591" w14:paraId="2B8D0815" w14:textId="77777777" w:rsidTr="00E60591">
        <w:trPr>
          <w:cantSplit/>
        </w:trPr>
        <w:tc>
          <w:tcPr>
            <w:tcW w:w="288" w:type="dxa"/>
          </w:tcPr>
          <w:p w14:paraId="4B12393B" w14:textId="77777777" w:rsidR="00E60591" w:rsidRDefault="00E60591" w:rsidP="00E60591">
            <w:pPr>
              <w:pStyle w:val="CopticCross"/>
            </w:pPr>
          </w:p>
        </w:tc>
        <w:tc>
          <w:tcPr>
            <w:tcW w:w="3960" w:type="dxa"/>
          </w:tcPr>
          <w:p w14:paraId="152A7BC8" w14:textId="77777777" w:rsidR="00E60591" w:rsidRDefault="00E60591" w:rsidP="00E60591">
            <w:pPr>
              <w:pStyle w:val="EngHangEnd"/>
            </w:pPr>
          </w:p>
        </w:tc>
        <w:tc>
          <w:tcPr>
            <w:tcW w:w="288" w:type="dxa"/>
          </w:tcPr>
          <w:p w14:paraId="19DB57FD" w14:textId="77777777" w:rsidR="00E60591" w:rsidRDefault="00E60591" w:rsidP="00E60591">
            <w:pPr>
              <w:pStyle w:val="CopticCross"/>
            </w:pPr>
          </w:p>
        </w:tc>
        <w:tc>
          <w:tcPr>
            <w:tcW w:w="288" w:type="dxa"/>
          </w:tcPr>
          <w:p w14:paraId="0ECB3E75" w14:textId="77777777" w:rsidR="00E60591" w:rsidRDefault="00E60591" w:rsidP="00E60591">
            <w:pPr>
              <w:pStyle w:val="CopticCross"/>
            </w:pPr>
            <w:r>
              <w:t>¿</w:t>
            </w:r>
          </w:p>
        </w:tc>
        <w:tc>
          <w:tcPr>
            <w:tcW w:w="3960" w:type="dxa"/>
          </w:tcPr>
          <w:p w14:paraId="2627D52A" w14:textId="77777777" w:rsidR="00E60591" w:rsidRDefault="00E60591" w:rsidP="00E60591">
            <w:pPr>
              <w:pStyle w:val="EngHang"/>
              <w:ind w:left="0" w:firstLine="0"/>
            </w:pPr>
            <w:r>
              <w:t>He also said of her,</w:t>
            </w:r>
          </w:p>
          <w:p w14:paraId="61296ABF" w14:textId="77777777" w:rsidR="00E60591" w:rsidRDefault="00E60591" w:rsidP="00E60591">
            <w:pPr>
              <w:pStyle w:val="EngHang"/>
              <w:ind w:left="0" w:firstLine="0"/>
            </w:pPr>
            <w:r>
              <w:t>“She is the high mountain of God,</w:t>
            </w:r>
          </w:p>
          <w:p w14:paraId="0CF10DF6" w14:textId="77777777" w:rsidR="00E60591" w:rsidRDefault="00E60591" w:rsidP="00E60591">
            <w:pPr>
              <w:pStyle w:val="EngHang"/>
              <w:ind w:left="0" w:firstLine="0"/>
            </w:pPr>
            <w:r>
              <w:t>Above all other type.”</w:t>
            </w:r>
          </w:p>
          <w:p w14:paraId="16B1516A" w14:textId="77777777" w:rsidR="00E60591" w:rsidRDefault="00E60591" w:rsidP="00E60591">
            <w:pPr>
              <w:pStyle w:val="EngHangEnd"/>
            </w:pPr>
            <w:r>
              <w:t>Amen. Alleluia.</w:t>
            </w:r>
          </w:p>
        </w:tc>
      </w:tr>
      <w:tr w:rsidR="00E60591" w14:paraId="13774AE0" w14:textId="77777777" w:rsidTr="00E60591">
        <w:trPr>
          <w:cantSplit/>
        </w:trPr>
        <w:tc>
          <w:tcPr>
            <w:tcW w:w="288" w:type="dxa"/>
          </w:tcPr>
          <w:p w14:paraId="5C7BC66C" w14:textId="77777777" w:rsidR="00E60591" w:rsidRDefault="00E60591" w:rsidP="00E60591">
            <w:pPr>
              <w:pStyle w:val="CopticCross"/>
            </w:pPr>
          </w:p>
        </w:tc>
        <w:tc>
          <w:tcPr>
            <w:tcW w:w="3960" w:type="dxa"/>
          </w:tcPr>
          <w:p w14:paraId="1378114D" w14:textId="77777777" w:rsidR="00E60591" w:rsidRDefault="00E60591" w:rsidP="00E60591">
            <w:pPr>
              <w:pStyle w:val="EngHangEnd"/>
            </w:pPr>
          </w:p>
        </w:tc>
        <w:tc>
          <w:tcPr>
            <w:tcW w:w="288" w:type="dxa"/>
          </w:tcPr>
          <w:p w14:paraId="003C7850" w14:textId="77777777" w:rsidR="00E60591" w:rsidRDefault="00E60591" w:rsidP="00E60591">
            <w:pPr>
              <w:pStyle w:val="CopticCross"/>
            </w:pPr>
          </w:p>
        </w:tc>
        <w:tc>
          <w:tcPr>
            <w:tcW w:w="288" w:type="dxa"/>
          </w:tcPr>
          <w:p w14:paraId="2AE05787" w14:textId="77777777" w:rsidR="00E60591" w:rsidRDefault="00E60591" w:rsidP="00E60591">
            <w:pPr>
              <w:pStyle w:val="CopticCross"/>
            </w:pPr>
          </w:p>
        </w:tc>
        <w:tc>
          <w:tcPr>
            <w:tcW w:w="3960" w:type="dxa"/>
          </w:tcPr>
          <w:p w14:paraId="7B8A8DF0" w14:textId="77777777" w:rsidR="00E60591" w:rsidRDefault="00E60591" w:rsidP="00E60591">
            <w:pPr>
              <w:pStyle w:val="EngHang"/>
              <w:ind w:left="0" w:firstLine="0"/>
            </w:pPr>
            <w:r>
              <w:t>He called her, ‘Zion,’</w:t>
            </w:r>
          </w:p>
          <w:p w14:paraId="0D742BBF" w14:textId="77777777" w:rsidR="00E60591" w:rsidRDefault="00E60591" w:rsidP="00E60591">
            <w:pPr>
              <w:pStyle w:val="EngHang"/>
              <w:ind w:left="0" w:firstLine="0"/>
            </w:pPr>
            <w:r>
              <w:t>And “the elect one</w:t>
            </w:r>
          </w:p>
          <w:p w14:paraId="3CBF0618" w14:textId="77777777" w:rsidR="00E60591" w:rsidRDefault="00E60591" w:rsidP="00E60591">
            <w:pPr>
              <w:pStyle w:val="EngHang"/>
              <w:ind w:left="0" w:firstLine="0"/>
            </w:pPr>
            <w:r>
              <w:t>From whom God would become man.”</w:t>
            </w:r>
          </w:p>
          <w:p w14:paraId="07599A0B" w14:textId="77777777" w:rsidR="00E60591" w:rsidRDefault="00E60591" w:rsidP="00E60591">
            <w:pPr>
              <w:pStyle w:val="EngHangEnd"/>
            </w:pPr>
            <w:r>
              <w:t>Amen. Alleluia.</w:t>
            </w:r>
          </w:p>
        </w:tc>
      </w:tr>
      <w:tr w:rsidR="00E60591" w14:paraId="2F42A2F5" w14:textId="77777777" w:rsidTr="00E60591">
        <w:trPr>
          <w:cantSplit/>
        </w:trPr>
        <w:tc>
          <w:tcPr>
            <w:tcW w:w="288" w:type="dxa"/>
          </w:tcPr>
          <w:p w14:paraId="628033A9" w14:textId="77777777" w:rsidR="00E60591" w:rsidRDefault="00E60591" w:rsidP="00E60591">
            <w:pPr>
              <w:pStyle w:val="CopticCross"/>
            </w:pPr>
          </w:p>
        </w:tc>
        <w:tc>
          <w:tcPr>
            <w:tcW w:w="3960" w:type="dxa"/>
          </w:tcPr>
          <w:p w14:paraId="6B4AD4C0" w14:textId="77777777" w:rsidR="00E60591" w:rsidRDefault="00E60591" w:rsidP="00E60591">
            <w:pPr>
              <w:pStyle w:val="EngHangEnd"/>
            </w:pPr>
          </w:p>
        </w:tc>
        <w:tc>
          <w:tcPr>
            <w:tcW w:w="288" w:type="dxa"/>
          </w:tcPr>
          <w:p w14:paraId="30D0BB58" w14:textId="77777777" w:rsidR="00E60591" w:rsidRDefault="00E60591" w:rsidP="00E60591">
            <w:pPr>
              <w:pStyle w:val="CopticCross"/>
            </w:pPr>
          </w:p>
        </w:tc>
        <w:tc>
          <w:tcPr>
            <w:tcW w:w="288" w:type="dxa"/>
          </w:tcPr>
          <w:p w14:paraId="52AFE088" w14:textId="77777777" w:rsidR="00E60591" w:rsidRDefault="00E60591" w:rsidP="00E60591">
            <w:pPr>
              <w:pStyle w:val="CopticCross"/>
            </w:pPr>
            <w:r>
              <w:t>¿</w:t>
            </w:r>
          </w:p>
        </w:tc>
        <w:tc>
          <w:tcPr>
            <w:tcW w:w="3960" w:type="dxa"/>
          </w:tcPr>
          <w:p w14:paraId="404598C6" w14:textId="77777777" w:rsidR="00E60591" w:rsidRDefault="00E60591" w:rsidP="00E60591">
            <w:pPr>
              <w:pStyle w:val="EngHang"/>
              <w:ind w:left="0" w:firstLine="0"/>
            </w:pPr>
            <w:r>
              <w:t>Again, he named her,</w:t>
            </w:r>
          </w:p>
          <w:p w14:paraId="4902B5D3" w14:textId="77777777" w:rsidR="00E60591" w:rsidRDefault="00E60591" w:rsidP="00E60591">
            <w:pPr>
              <w:pStyle w:val="EngHang"/>
              <w:ind w:left="0" w:firstLine="0"/>
            </w:pPr>
            <w:r>
              <w:t>“The Queen who is</w:t>
            </w:r>
          </w:p>
          <w:p w14:paraId="08064DF3" w14:textId="77777777" w:rsidR="00E60591" w:rsidRDefault="00E60591" w:rsidP="00E60591">
            <w:pPr>
              <w:pStyle w:val="EngHang"/>
              <w:ind w:left="0" w:firstLine="0"/>
            </w:pPr>
            <w:r>
              <w:t>Adorned with light.”</w:t>
            </w:r>
          </w:p>
          <w:p w14:paraId="74E92523" w14:textId="77777777" w:rsidR="00E60591" w:rsidRDefault="00E60591" w:rsidP="00E60591">
            <w:pPr>
              <w:pStyle w:val="EngHangEnd"/>
            </w:pPr>
            <w:r>
              <w:t>Amen. Alleluia.</w:t>
            </w:r>
          </w:p>
        </w:tc>
      </w:tr>
      <w:tr w:rsidR="00E60591" w14:paraId="49C03882" w14:textId="77777777" w:rsidTr="00E60591">
        <w:trPr>
          <w:cantSplit/>
        </w:trPr>
        <w:tc>
          <w:tcPr>
            <w:tcW w:w="288" w:type="dxa"/>
          </w:tcPr>
          <w:p w14:paraId="2A725291" w14:textId="77777777" w:rsidR="00E60591" w:rsidRDefault="00E60591" w:rsidP="00E60591">
            <w:pPr>
              <w:pStyle w:val="CopticCross"/>
            </w:pPr>
          </w:p>
        </w:tc>
        <w:tc>
          <w:tcPr>
            <w:tcW w:w="3960" w:type="dxa"/>
          </w:tcPr>
          <w:p w14:paraId="7ED65C0A" w14:textId="77777777" w:rsidR="00E60591" w:rsidRDefault="00E60591" w:rsidP="00E60591">
            <w:pPr>
              <w:pStyle w:val="EngHangEnd"/>
            </w:pPr>
          </w:p>
        </w:tc>
        <w:tc>
          <w:tcPr>
            <w:tcW w:w="288" w:type="dxa"/>
          </w:tcPr>
          <w:p w14:paraId="0095E3E6" w14:textId="77777777" w:rsidR="00E60591" w:rsidRDefault="00E60591" w:rsidP="00E60591">
            <w:pPr>
              <w:pStyle w:val="CopticCross"/>
            </w:pPr>
          </w:p>
        </w:tc>
        <w:tc>
          <w:tcPr>
            <w:tcW w:w="288" w:type="dxa"/>
          </w:tcPr>
          <w:p w14:paraId="11549033" w14:textId="77777777" w:rsidR="00E60591" w:rsidRDefault="00E60591" w:rsidP="00E60591">
            <w:pPr>
              <w:pStyle w:val="CopticCross"/>
            </w:pPr>
          </w:p>
        </w:tc>
        <w:tc>
          <w:tcPr>
            <w:tcW w:w="3960" w:type="dxa"/>
          </w:tcPr>
          <w:p w14:paraId="742CBD5B" w14:textId="77777777" w:rsidR="00E60591" w:rsidRDefault="00E60591" w:rsidP="00E60591">
            <w:pPr>
              <w:pStyle w:val="EngHang"/>
              <w:ind w:left="0" w:firstLine="0"/>
            </w:pPr>
            <w:r>
              <w:t>He called all the nations</w:t>
            </w:r>
          </w:p>
          <w:p w14:paraId="736946AD" w14:textId="77777777" w:rsidR="00E60591" w:rsidRDefault="00E60591" w:rsidP="00E60591">
            <w:pPr>
              <w:pStyle w:val="EngHang"/>
              <w:ind w:left="0" w:firstLine="0"/>
            </w:pPr>
            <w:r>
              <w:t>To clap and praise,</w:t>
            </w:r>
          </w:p>
          <w:p w14:paraId="28C951C3" w14:textId="77777777" w:rsidR="00E60591" w:rsidRDefault="00E60591" w:rsidP="00E60591">
            <w:pPr>
              <w:pStyle w:val="EngHang"/>
              <w:ind w:left="0" w:firstLine="0"/>
            </w:pPr>
            <w:r>
              <w:t>Singing hymns nad praises,</w:t>
            </w:r>
          </w:p>
          <w:p w14:paraId="4E526381" w14:textId="77777777" w:rsidR="00E60591" w:rsidRDefault="00E60591" w:rsidP="00E60591">
            <w:pPr>
              <w:pStyle w:val="EngHangEnd"/>
            </w:pPr>
            <w:r>
              <w:t>“Amen. Alleluia.</w:t>
            </w:r>
          </w:p>
        </w:tc>
      </w:tr>
      <w:tr w:rsidR="00E60591" w14:paraId="6991190B" w14:textId="77777777" w:rsidTr="00E60591">
        <w:trPr>
          <w:cantSplit/>
        </w:trPr>
        <w:tc>
          <w:tcPr>
            <w:tcW w:w="288" w:type="dxa"/>
          </w:tcPr>
          <w:p w14:paraId="6E44BB99" w14:textId="77777777" w:rsidR="00E60591" w:rsidRDefault="00E60591" w:rsidP="00E60591">
            <w:pPr>
              <w:pStyle w:val="CopticCross"/>
            </w:pPr>
          </w:p>
        </w:tc>
        <w:tc>
          <w:tcPr>
            <w:tcW w:w="3960" w:type="dxa"/>
          </w:tcPr>
          <w:p w14:paraId="5DDDDDC2" w14:textId="77777777" w:rsidR="00E60591" w:rsidRDefault="00E60591" w:rsidP="00E60591">
            <w:pPr>
              <w:pStyle w:val="EngHangEnd"/>
            </w:pPr>
          </w:p>
        </w:tc>
        <w:tc>
          <w:tcPr>
            <w:tcW w:w="288" w:type="dxa"/>
          </w:tcPr>
          <w:p w14:paraId="23913B03" w14:textId="77777777" w:rsidR="00E60591" w:rsidRDefault="00E60591" w:rsidP="00E60591">
            <w:pPr>
              <w:pStyle w:val="CopticCross"/>
            </w:pPr>
          </w:p>
        </w:tc>
        <w:tc>
          <w:tcPr>
            <w:tcW w:w="288" w:type="dxa"/>
          </w:tcPr>
          <w:p w14:paraId="1591AC46" w14:textId="77777777" w:rsidR="00E60591" w:rsidRDefault="00E60591" w:rsidP="00E60591">
            <w:pPr>
              <w:pStyle w:val="CopticCross"/>
            </w:pPr>
            <w:r>
              <w:t>¿</w:t>
            </w:r>
          </w:p>
        </w:tc>
        <w:tc>
          <w:tcPr>
            <w:tcW w:w="3960" w:type="dxa"/>
          </w:tcPr>
          <w:p w14:paraId="108AA62A" w14:textId="77777777" w:rsidR="00E60591" w:rsidRDefault="00E60591" w:rsidP="00E60591">
            <w:pPr>
              <w:pStyle w:val="EngHang"/>
              <w:ind w:left="0" w:firstLine="0"/>
            </w:pPr>
            <w:r>
              <w:t>He said, “Blessed is the man</w:t>
            </w:r>
          </w:p>
          <w:p w14:paraId="32155D98" w14:textId="77777777" w:rsidR="00E60591" w:rsidRDefault="00E60591" w:rsidP="00E60591">
            <w:pPr>
              <w:pStyle w:val="EngHang"/>
              <w:ind w:left="0" w:firstLine="0"/>
            </w:pPr>
            <w:r>
              <w:t>Who is adorned with mercy</w:t>
            </w:r>
          </w:p>
          <w:p w14:paraId="78B45CDE" w14:textId="77777777" w:rsidR="00E60591" w:rsidRDefault="00E60591" w:rsidP="00E60591">
            <w:pPr>
              <w:pStyle w:val="EngHang"/>
              <w:ind w:left="0" w:firstLine="0"/>
            </w:pPr>
            <w:r>
              <w:t>Towards the poor and downcast.”</w:t>
            </w:r>
          </w:p>
          <w:p w14:paraId="3A5BA9E2" w14:textId="77777777" w:rsidR="00E60591" w:rsidRDefault="00E60591" w:rsidP="00E60591">
            <w:pPr>
              <w:pStyle w:val="EngHangEnd"/>
            </w:pPr>
            <w:r>
              <w:t>Amen. Alleluia.</w:t>
            </w:r>
          </w:p>
        </w:tc>
      </w:tr>
      <w:tr w:rsidR="00E60591" w14:paraId="31B5A5A8" w14:textId="77777777" w:rsidTr="00E60591">
        <w:trPr>
          <w:cantSplit/>
        </w:trPr>
        <w:tc>
          <w:tcPr>
            <w:tcW w:w="288" w:type="dxa"/>
          </w:tcPr>
          <w:p w14:paraId="7E7AA1F2" w14:textId="77777777" w:rsidR="00E60591" w:rsidRDefault="00E60591" w:rsidP="00E60591">
            <w:pPr>
              <w:pStyle w:val="CopticCross"/>
            </w:pPr>
          </w:p>
        </w:tc>
        <w:tc>
          <w:tcPr>
            <w:tcW w:w="3960" w:type="dxa"/>
          </w:tcPr>
          <w:p w14:paraId="41A3B0C8" w14:textId="77777777" w:rsidR="00E60591" w:rsidRDefault="00E60591" w:rsidP="00E60591">
            <w:pPr>
              <w:pStyle w:val="EngHangEnd"/>
            </w:pPr>
          </w:p>
        </w:tc>
        <w:tc>
          <w:tcPr>
            <w:tcW w:w="288" w:type="dxa"/>
          </w:tcPr>
          <w:p w14:paraId="3FC1C9D7" w14:textId="77777777" w:rsidR="00E60591" w:rsidRDefault="00E60591" w:rsidP="00E60591">
            <w:pPr>
              <w:pStyle w:val="CopticCross"/>
            </w:pPr>
          </w:p>
        </w:tc>
        <w:tc>
          <w:tcPr>
            <w:tcW w:w="288" w:type="dxa"/>
          </w:tcPr>
          <w:p w14:paraId="08690723" w14:textId="77777777" w:rsidR="00E60591" w:rsidRDefault="00E60591" w:rsidP="00E60591">
            <w:pPr>
              <w:pStyle w:val="CopticCross"/>
            </w:pPr>
          </w:p>
        </w:tc>
        <w:tc>
          <w:tcPr>
            <w:tcW w:w="3960" w:type="dxa"/>
          </w:tcPr>
          <w:p w14:paraId="40438EE0" w14:textId="77777777" w:rsidR="00E60591" w:rsidRDefault="00E60591" w:rsidP="00E60591">
            <w:pPr>
              <w:pStyle w:val="EngHang"/>
              <w:ind w:left="0" w:firstLine="0"/>
            </w:pPr>
            <w:r>
              <w:t>For God will save him,</w:t>
            </w:r>
          </w:p>
          <w:p w14:paraId="7ACCF3F3" w14:textId="77777777" w:rsidR="00E60591" w:rsidRDefault="00E60591" w:rsidP="00E60591">
            <w:pPr>
              <w:pStyle w:val="EngHang"/>
              <w:ind w:left="0" w:firstLine="0"/>
            </w:pPr>
            <w:r>
              <w:t>And grant him good things</w:t>
            </w:r>
          </w:p>
          <w:p w14:paraId="23B7A38C" w14:textId="77777777" w:rsidR="00E60591" w:rsidRDefault="00E60591" w:rsidP="00E60591">
            <w:pPr>
              <w:pStyle w:val="EngHang"/>
              <w:ind w:left="0" w:firstLine="0"/>
            </w:pPr>
            <w:r>
              <w:t>To satisfy him for many years.</w:t>
            </w:r>
          </w:p>
          <w:p w14:paraId="5709E57C" w14:textId="77777777" w:rsidR="00E60591" w:rsidRDefault="00E60591" w:rsidP="00E60591">
            <w:pPr>
              <w:pStyle w:val="EngHangEnd"/>
            </w:pPr>
            <w:r>
              <w:t>Amen. Alleluia.</w:t>
            </w:r>
          </w:p>
        </w:tc>
      </w:tr>
      <w:tr w:rsidR="00E60591" w14:paraId="6B25FF53" w14:textId="77777777" w:rsidTr="00E60591">
        <w:trPr>
          <w:cantSplit/>
        </w:trPr>
        <w:tc>
          <w:tcPr>
            <w:tcW w:w="288" w:type="dxa"/>
          </w:tcPr>
          <w:p w14:paraId="20A0EF2E" w14:textId="77777777" w:rsidR="00E60591" w:rsidRDefault="00E60591" w:rsidP="00E60591">
            <w:pPr>
              <w:pStyle w:val="CopticCross"/>
            </w:pPr>
          </w:p>
        </w:tc>
        <w:tc>
          <w:tcPr>
            <w:tcW w:w="3960" w:type="dxa"/>
          </w:tcPr>
          <w:p w14:paraId="590486AF" w14:textId="77777777" w:rsidR="00E60591" w:rsidRDefault="00E60591" w:rsidP="00E60591">
            <w:pPr>
              <w:pStyle w:val="EngHangEnd"/>
            </w:pPr>
          </w:p>
        </w:tc>
        <w:tc>
          <w:tcPr>
            <w:tcW w:w="288" w:type="dxa"/>
          </w:tcPr>
          <w:p w14:paraId="1DAFD2A6" w14:textId="77777777" w:rsidR="00E60591" w:rsidRDefault="00E60591" w:rsidP="00E60591">
            <w:pPr>
              <w:pStyle w:val="CopticCross"/>
            </w:pPr>
          </w:p>
        </w:tc>
        <w:tc>
          <w:tcPr>
            <w:tcW w:w="288" w:type="dxa"/>
          </w:tcPr>
          <w:p w14:paraId="7D30F36E" w14:textId="77777777" w:rsidR="00E60591" w:rsidRDefault="00E60591" w:rsidP="00E60591">
            <w:pPr>
              <w:pStyle w:val="CopticCross"/>
            </w:pPr>
            <w:r>
              <w:t>¿</w:t>
            </w:r>
          </w:p>
        </w:tc>
        <w:tc>
          <w:tcPr>
            <w:tcW w:w="3960" w:type="dxa"/>
          </w:tcPr>
          <w:p w14:paraId="59F7CDF4" w14:textId="77777777" w:rsidR="00E60591" w:rsidRDefault="00E60591" w:rsidP="00E60591">
            <w:pPr>
              <w:pStyle w:val="EngHang"/>
              <w:ind w:left="0" w:firstLine="0"/>
            </w:pPr>
            <w:r>
              <w:t>Lord, we entreat of You,</w:t>
            </w:r>
          </w:p>
          <w:p w14:paraId="12A4E162" w14:textId="77777777" w:rsidR="00E60591" w:rsidRDefault="00E60591" w:rsidP="00E60591">
            <w:pPr>
              <w:pStyle w:val="EngHang"/>
              <w:ind w:left="0" w:firstLine="0"/>
            </w:pPr>
            <w:r>
              <w:t>Keep Pappa Abba ____</w:t>
            </w:r>
          </w:p>
          <w:p w14:paraId="5A673AFA" w14:textId="77777777" w:rsidR="00E60591" w:rsidRDefault="00E60591" w:rsidP="00E60591">
            <w:pPr>
              <w:pStyle w:val="EngHang"/>
              <w:ind w:left="0" w:firstLine="0"/>
            </w:pPr>
            <w:r>
              <w:t>Our Patriarch, and grant him wisdom.</w:t>
            </w:r>
          </w:p>
          <w:p w14:paraId="454E6282" w14:textId="77777777" w:rsidR="00E60591" w:rsidRDefault="00E60591" w:rsidP="00E60591">
            <w:pPr>
              <w:pStyle w:val="EngHangEnd"/>
            </w:pPr>
            <w:r>
              <w:t>Amen. Alleluia.</w:t>
            </w:r>
          </w:p>
        </w:tc>
      </w:tr>
      <w:tr w:rsidR="00E60591" w14:paraId="11712812" w14:textId="77777777" w:rsidTr="00E60591">
        <w:trPr>
          <w:cantSplit/>
        </w:trPr>
        <w:tc>
          <w:tcPr>
            <w:tcW w:w="288" w:type="dxa"/>
          </w:tcPr>
          <w:p w14:paraId="2BC0F4C9" w14:textId="77777777" w:rsidR="00E60591" w:rsidRDefault="00E60591" w:rsidP="00E60591">
            <w:pPr>
              <w:pStyle w:val="CopticCross"/>
            </w:pPr>
          </w:p>
        </w:tc>
        <w:tc>
          <w:tcPr>
            <w:tcW w:w="3960" w:type="dxa"/>
          </w:tcPr>
          <w:p w14:paraId="247B9093" w14:textId="77777777" w:rsidR="00E60591" w:rsidRDefault="00E60591" w:rsidP="00E60591">
            <w:pPr>
              <w:pStyle w:val="EngHangEnd"/>
            </w:pPr>
          </w:p>
        </w:tc>
        <w:tc>
          <w:tcPr>
            <w:tcW w:w="288" w:type="dxa"/>
          </w:tcPr>
          <w:p w14:paraId="33660ACE" w14:textId="77777777" w:rsidR="00E60591" w:rsidRDefault="00E60591" w:rsidP="00E60591">
            <w:pPr>
              <w:pStyle w:val="CopticCross"/>
            </w:pPr>
          </w:p>
        </w:tc>
        <w:tc>
          <w:tcPr>
            <w:tcW w:w="288" w:type="dxa"/>
          </w:tcPr>
          <w:p w14:paraId="6CB94B89" w14:textId="77777777" w:rsidR="00E60591" w:rsidRDefault="00E60591" w:rsidP="00E60591">
            <w:pPr>
              <w:pStyle w:val="CopticCross"/>
            </w:pPr>
          </w:p>
        </w:tc>
        <w:tc>
          <w:tcPr>
            <w:tcW w:w="3960" w:type="dxa"/>
          </w:tcPr>
          <w:p w14:paraId="1B93CAA5" w14:textId="77777777" w:rsidR="00E60591" w:rsidRDefault="00E60591" w:rsidP="00E60591">
            <w:pPr>
              <w:pStyle w:val="EngHang"/>
              <w:ind w:left="0" w:firstLine="0"/>
            </w:pPr>
            <w:r>
              <w:t>Lord, we entreat of You,</w:t>
            </w:r>
          </w:p>
          <w:p w14:paraId="0FD1E9CC" w14:textId="77777777" w:rsidR="00E60591" w:rsidRDefault="00E60591" w:rsidP="00E60591">
            <w:pPr>
              <w:pStyle w:val="EngHang"/>
              <w:ind w:left="0" w:firstLine="0"/>
            </w:pPr>
            <w:r>
              <w:t>Keep _____</w:t>
            </w:r>
          </w:p>
          <w:p w14:paraId="0302E006" w14:textId="77777777" w:rsidR="00E60591" w:rsidRDefault="00E60591" w:rsidP="00E60591">
            <w:pPr>
              <w:pStyle w:val="EngHang"/>
              <w:ind w:left="0" w:firstLine="0"/>
            </w:pPr>
            <w:r>
              <w:t>Our bishop, and grant him wisdom.</w:t>
            </w:r>
          </w:p>
          <w:p w14:paraId="20590067" w14:textId="77777777" w:rsidR="00E60591" w:rsidRDefault="00E60591" w:rsidP="00E60591">
            <w:pPr>
              <w:pStyle w:val="EngHangEnd"/>
            </w:pPr>
            <w:r>
              <w:t>Amen. Alleluia.</w:t>
            </w:r>
          </w:p>
        </w:tc>
      </w:tr>
      <w:tr w:rsidR="00E60591" w14:paraId="5797711E" w14:textId="77777777" w:rsidTr="00E60591">
        <w:trPr>
          <w:cantSplit/>
        </w:trPr>
        <w:tc>
          <w:tcPr>
            <w:tcW w:w="288" w:type="dxa"/>
          </w:tcPr>
          <w:p w14:paraId="3D1AEAF1" w14:textId="77777777" w:rsidR="00E60591" w:rsidRDefault="00E60591" w:rsidP="00E60591">
            <w:pPr>
              <w:pStyle w:val="CopticCross"/>
            </w:pPr>
          </w:p>
        </w:tc>
        <w:tc>
          <w:tcPr>
            <w:tcW w:w="3960" w:type="dxa"/>
          </w:tcPr>
          <w:p w14:paraId="4CB4066D" w14:textId="77777777" w:rsidR="00E60591" w:rsidRDefault="00E60591" w:rsidP="00E60591">
            <w:pPr>
              <w:pStyle w:val="EngHangEnd"/>
            </w:pPr>
          </w:p>
        </w:tc>
        <w:tc>
          <w:tcPr>
            <w:tcW w:w="288" w:type="dxa"/>
          </w:tcPr>
          <w:p w14:paraId="31676C80" w14:textId="77777777" w:rsidR="00E60591" w:rsidRDefault="00E60591" w:rsidP="00E60591">
            <w:pPr>
              <w:pStyle w:val="CopticCross"/>
            </w:pPr>
          </w:p>
        </w:tc>
        <w:tc>
          <w:tcPr>
            <w:tcW w:w="288" w:type="dxa"/>
          </w:tcPr>
          <w:p w14:paraId="67BA295D" w14:textId="77777777" w:rsidR="00E60591" w:rsidRDefault="00E60591" w:rsidP="00E60591">
            <w:pPr>
              <w:pStyle w:val="CopticCross"/>
            </w:pPr>
            <w:r>
              <w:t>¿</w:t>
            </w:r>
          </w:p>
        </w:tc>
        <w:tc>
          <w:tcPr>
            <w:tcW w:w="3960" w:type="dxa"/>
          </w:tcPr>
          <w:p w14:paraId="6BD1BDD5" w14:textId="77777777" w:rsidR="00E60591" w:rsidRDefault="00E60591" w:rsidP="00E60591">
            <w:pPr>
              <w:pStyle w:val="EngHang"/>
              <w:ind w:left="0" w:firstLine="0"/>
            </w:pPr>
            <w:r>
              <w:t>Also, guard in safety,</w:t>
            </w:r>
          </w:p>
          <w:p w14:paraId="686C878B" w14:textId="77777777" w:rsidR="00E60591" w:rsidRDefault="00E60591" w:rsidP="00E60591">
            <w:pPr>
              <w:pStyle w:val="EngHang"/>
              <w:ind w:left="0" w:firstLine="0"/>
            </w:pPr>
            <w:r>
              <w:t>Those who watch of us,</w:t>
            </w:r>
          </w:p>
          <w:p w14:paraId="2698C061" w14:textId="77777777" w:rsidR="00E60591" w:rsidRDefault="00E60591" w:rsidP="00E60591">
            <w:pPr>
              <w:pStyle w:val="EngHang"/>
              <w:ind w:left="0" w:firstLine="0"/>
            </w:pPr>
            <w:r>
              <w:t>Our metropolitans and bishops.</w:t>
            </w:r>
          </w:p>
          <w:p w14:paraId="4D191DC2" w14:textId="77777777" w:rsidR="00E60591" w:rsidRDefault="00E60591" w:rsidP="00E60591">
            <w:pPr>
              <w:pStyle w:val="EngHangEnd"/>
            </w:pPr>
            <w:r>
              <w:t>Amen. Alleluia.</w:t>
            </w:r>
          </w:p>
        </w:tc>
      </w:tr>
      <w:tr w:rsidR="00E60591" w14:paraId="18E0FAAE" w14:textId="77777777" w:rsidTr="00E60591">
        <w:trPr>
          <w:cantSplit/>
        </w:trPr>
        <w:tc>
          <w:tcPr>
            <w:tcW w:w="288" w:type="dxa"/>
          </w:tcPr>
          <w:p w14:paraId="67DB7D56" w14:textId="77777777" w:rsidR="00E60591" w:rsidRDefault="00E60591" w:rsidP="00E60591">
            <w:pPr>
              <w:pStyle w:val="CopticCross"/>
            </w:pPr>
          </w:p>
        </w:tc>
        <w:tc>
          <w:tcPr>
            <w:tcW w:w="3960" w:type="dxa"/>
          </w:tcPr>
          <w:p w14:paraId="6A644C98" w14:textId="77777777" w:rsidR="00E60591" w:rsidRDefault="00E60591" w:rsidP="00E60591">
            <w:pPr>
              <w:pStyle w:val="EngHangEnd"/>
            </w:pPr>
          </w:p>
        </w:tc>
        <w:tc>
          <w:tcPr>
            <w:tcW w:w="288" w:type="dxa"/>
          </w:tcPr>
          <w:p w14:paraId="24DB42D4" w14:textId="77777777" w:rsidR="00E60591" w:rsidRDefault="00E60591" w:rsidP="00E60591">
            <w:pPr>
              <w:pStyle w:val="CopticCross"/>
            </w:pPr>
          </w:p>
        </w:tc>
        <w:tc>
          <w:tcPr>
            <w:tcW w:w="288" w:type="dxa"/>
          </w:tcPr>
          <w:p w14:paraId="0A9F902B" w14:textId="77777777" w:rsidR="00E60591" w:rsidRDefault="00E60591" w:rsidP="00E60591">
            <w:pPr>
              <w:pStyle w:val="CopticCross"/>
            </w:pPr>
          </w:p>
        </w:tc>
        <w:tc>
          <w:tcPr>
            <w:tcW w:w="3960" w:type="dxa"/>
          </w:tcPr>
          <w:p w14:paraId="266A6A3C" w14:textId="77777777" w:rsidR="00E60591" w:rsidRDefault="00E60591" w:rsidP="00E60591">
            <w:pPr>
              <w:pStyle w:val="EngHang"/>
              <w:ind w:left="0" w:firstLine="0"/>
            </w:pPr>
            <w:r>
              <w:t>And guard, O Lord of lords,</w:t>
            </w:r>
          </w:p>
          <w:p w14:paraId="5B7A4481" w14:textId="77777777" w:rsidR="00E60591" w:rsidRDefault="00E60591" w:rsidP="00E60591">
            <w:pPr>
              <w:pStyle w:val="EngHang"/>
              <w:ind w:left="0" w:firstLine="0"/>
            </w:pPr>
            <w:r>
              <w:t>All of Your beloved,</w:t>
            </w:r>
          </w:p>
          <w:p w14:paraId="7CA2F85A" w14:textId="77777777" w:rsidR="00E60591" w:rsidRDefault="00E60591" w:rsidP="00E60591">
            <w:pPr>
              <w:pStyle w:val="EngHang"/>
              <w:ind w:left="0" w:firstLine="0"/>
            </w:pPr>
            <w:r>
              <w:t>These present and those absent.</w:t>
            </w:r>
          </w:p>
          <w:p w14:paraId="131E9FB1" w14:textId="77777777" w:rsidR="00E60591" w:rsidRDefault="00E60591" w:rsidP="00E60591">
            <w:pPr>
              <w:pStyle w:val="EngHangEnd"/>
            </w:pPr>
            <w:r>
              <w:t>Amen. Alleluia.</w:t>
            </w:r>
          </w:p>
        </w:tc>
      </w:tr>
      <w:tr w:rsidR="00E60591" w14:paraId="3ED28C88" w14:textId="77777777" w:rsidTr="00E60591">
        <w:trPr>
          <w:cantSplit/>
        </w:trPr>
        <w:tc>
          <w:tcPr>
            <w:tcW w:w="288" w:type="dxa"/>
          </w:tcPr>
          <w:p w14:paraId="09FDB397" w14:textId="77777777" w:rsidR="00E60591" w:rsidRDefault="00E60591" w:rsidP="00E60591">
            <w:pPr>
              <w:pStyle w:val="CopticCross"/>
            </w:pPr>
          </w:p>
        </w:tc>
        <w:tc>
          <w:tcPr>
            <w:tcW w:w="3960" w:type="dxa"/>
          </w:tcPr>
          <w:p w14:paraId="64DF5B2E" w14:textId="77777777" w:rsidR="00E60591" w:rsidRDefault="00E60591" w:rsidP="00E60591">
            <w:pPr>
              <w:pStyle w:val="EngHangEnd"/>
            </w:pPr>
          </w:p>
        </w:tc>
        <w:tc>
          <w:tcPr>
            <w:tcW w:w="288" w:type="dxa"/>
          </w:tcPr>
          <w:p w14:paraId="67B9DDCF" w14:textId="77777777" w:rsidR="00E60591" w:rsidRDefault="00E60591" w:rsidP="00E60591">
            <w:pPr>
              <w:pStyle w:val="CopticCross"/>
            </w:pPr>
          </w:p>
        </w:tc>
        <w:tc>
          <w:tcPr>
            <w:tcW w:w="288" w:type="dxa"/>
          </w:tcPr>
          <w:p w14:paraId="607F2FD4" w14:textId="77777777" w:rsidR="00E60591" w:rsidRDefault="00E60591" w:rsidP="00E60591">
            <w:pPr>
              <w:pStyle w:val="CopticCross"/>
            </w:pPr>
            <w:r>
              <w:t>¿</w:t>
            </w:r>
          </w:p>
        </w:tc>
        <w:tc>
          <w:tcPr>
            <w:tcW w:w="3960" w:type="dxa"/>
          </w:tcPr>
          <w:p w14:paraId="0A5ACBDC" w14:textId="77777777" w:rsidR="00E60591" w:rsidRDefault="00E60591" w:rsidP="00E60591">
            <w:pPr>
              <w:pStyle w:val="EngHang"/>
              <w:ind w:left="0" w:firstLine="0"/>
            </w:pPr>
            <w:r>
              <w:t>And also protect the Reader</w:t>
            </w:r>
          </w:p>
          <w:p w14:paraId="584B635A" w14:textId="77777777" w:rsidR="00E60591" w:rsidRDefault="00E60591" w:rsidP="00E60591">
            <w:pPr>
              <w:pStyle w:val="EngHang"/>
              <w:ind w:left="0" w:firstLine="0"/>
            </w:pPr>
            <w:r>
              <w:t>Who proclaimed it in the congregation,</w:t>
            </w:r>
          </w:p>
          <w:p w14:paraId="5F2F68E2" w14:textId="77777777" w:rsidR="00E60591" w:rsidRDefault="00E60591" w:rsidP="00E60591">
            <w:pPr>
              <w:pStyle w:val="EngHang"/>
              <w:ind w:left="0" w:firstLine="0"/>
            </w:pPr>
            <w:r>
              <w:t>To live this abundantly:</w:t>
            </w:r>
          </w:p>
          <w:p w14:paraId="38D7833D" w14:textId="77777777" w:rsidR="00E60591" w:rsidRDefault="00E60591" w:rsidP="00E60591">
            <w:pPr>
              <w:pStyle w:val="EngHang"/>
              <w:ind w:left="0" w:firstLine="0"/>
            </w:pPr>
            <w:r>
              <w:t>“Amen. Alleluia.”</w:t>
            </w:r>
          </w:p>
        </w:tc>
      </w:tr>
    </w:tbl>
    <w:p w14:paraId="2E662149" w14:textId="77777777" w:rsidR="00E60591" w:rsidRDefault="00E60591" w:rsidP="00E60591">
      <w:pPr>
        <w:pStyle w:val="EngHang"/>
      </w:pPr>
    </w:p>
    <w:p w14:paraId="1F17CC3B" w14:textId="77777777" w:rsidR="00E60591" w:rsidRDefault="00E60591" w:rsidP="00E60591">
      <w:pPr>
        <w:pStyle w:val="Heading3"/>
        <w:rPr>
          <w:sz w:val="24"/>
        </w:rPr>
      </w:pPr>
      <w:bookmarkStart w:id="1117" w:name="_Ref452619578"/>
      <w:bookmarkStart w:id="1118" w:name="_Toc479145649"/>
      <w:r>
        <w:rPr>
          <w:sz w:val="24"/>
        </w:rPr>
        <w:lastRenderedPageBreak/>
        <w:t>Psali Adam After the First Canticle</w:t>
      </w:r>
      <w:bookmarkEnd w:id="1117"/>
      <w:bookmarkEnd w:id="11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0CF6A7E" w14:textId="77777777" w:rsidTr="00E60591">
        <w:trPr>
          <w:cantSplit/>
        </w:trPr>
        <w:tc>
          <w:tcPr>
            <w:tcW w:w="288" w:type="dxa"/>
          </w:tcPr>
          <w:p w14:paraId="6F02BDAF" w14:textId="77777777" w:rsidR="00E60591" w:rsidRDefault="00E60591" w:rsidP="00E60591">
            <w:pPr>
              <w:pStyle w:val="CopticCross"/>
            </w:pPr>
          </w:p>
        </w:tc>
        <w:tc>
          <w:tcPr>
            <w:tcW w:w="3960" w:type="dxa"/>
          </w:tcPr>
          <w:p w14:paraId="5733E300" w14:textId="77777777" w:rsidR="00E60591" w:rsidRDefault="00E60591" w:rsidP="00E60591">
            <w:pPr>
              <w:pStyle w:val="EngHang"/>
            </w:pPr>
            <w:r>
              <w:t>*The Lord said to Moses,</w:t>
            </w:r>
          </w:p>
          <w:p w14:paraId="7C985DB9" w14:textId="77777777" w:rsidR="00E60591" w:rsidRDefault="00E60591" w:rsidP="00E60591">
            <w:pPr>
              <w:pStyle w:val="EngHang"/>
            </w:pPr>
            <w:r>
              <w:t>“Let your people go.</w:t>
            </w:r>
          </w:p>
          <w:p w14:paraId="7C508388" w14:textId="77777777" w:rsidR="00E60591" w:rsidRDefault="00E60591" w:rsidP="00E60591">
            <w:pPr>
              <w:pStyle w:val="EngHang"/>
            </w:pPr>
            <w:r>
              <w:t>Lift up your rod over the sea:</w:t>
            </w:r>
          </w:p>
          <w:p w14:paraId="37D2E607" w14:textId="77777777" w:rsidR="00E60591" w:rsidRDefault="00E60591" w:rsidP="00E60591">
            <w:pPr>
              <w:pStyle w:val="EngHangEnd"/>
            </w:pPr>
            <w:r>
              <w:t>You'll find a dry land.”</w:t>
            </w:r>
          </w:p>
        </w:tc>
      </w:tr>
      <w:tr w:rsidR="00E60591" w14:paraId="16DBF195" w14:textId="77777777" w:rsidTr="00E60591">
        <w:trPr>
          <w:cantSplit/>
        </w:trPr>
        <w:tc>
          <w:tcPr>
            <w:tcW w:w="288" w:type="dxa"/>
          </w:tcPr>
          <w:p w14:paraId="20353659" w14:textId="77777777" w:rsidR="00E60591" w:rsidRPr="001E2E1C" w:rsidRDefault="00E60591" w:rsidP="00E60591">
            <w:pPr>
              <w:pStyle w:val="CopticCross"/>
            </w:pPr>
          </w:p>
        </w:tc>
        <w:tc>
          <w:tcPr>
            <w:tcW w:w="3960" w:type="dxa"/>
          </w:tcPr>
          <w:p w14:paraId="3472AE41" w14:textId="77777777" w:rsidR="00E60591" w:rsidRPr="00B12F04" w:rsidRDefault="00E60591" w:rsidP="00E60591">
            <w:pPr>
              <w:pStyle w:val="EngHang"/>
              <w:ind w:left="0" w:firstLine="0"/>
            </w:pPr>
            <w:r>
              <w:t>*</w:t>
            </w:r>
            <w:r w:rsidRPr="00B12F04">
              <w:t>Moses stretched out the rod</w:t>
            </w:r>
          </w:p>
          <w:p w14:paraId="2E93B6C0" w14:textId="77777777" w:rsidR="00E60591" w:rsidRPr="00B12F04" w:rsidRDefault="00E60591" w:rsidP="00E60591">
            <w:pPr>
              <w:pStyle w:val="EngHang"/>
            </w:pPr>
            <w:r w:rsidRPr="00B12F04">
              <w:t>By night over the sea:</w:t>
            </w:r>
          </w:p>
          <w:p w14:paraId="73D6B3FF" w14:textId="77777777" w:rsidR="00E60591" w:rsidRPr="00B12F04" w:rsidRDefault="00E60591" w:rsidP="00E60591">
            <w:pPr>
              <w:pStyle w:val="EngHang"/>
            </w:pPr>
            <w:r w:rsidRPr="00B12F04">
              <w:t xml:space="preserve">The sea was made </w:t>
            </w:r>
            <w:r>
              <w:t>land,</w:t>
            </w:r>
          </w:p>
          <w:p w14:paraId="0EC42C16" w14:textId="77777777" w:rsidR="00E60591" w:rsidRDefault="00E60591" w:rsidP="00E60591">
            <w:pPr>
              <w:pStyle w:val="EngHangEnd"/>
              <w:ind w:left="0" w:firstLine="0"/>
            </w:pPr>
            <w:r w:rsidRPr="00B12F04">
              <w:t>A long and wide track.</w:t>
            </w:r>
          </w:p>
        </w:tc>
      </w:tr>
      <w:tr w:rsidR="00E60591" w14:paraId="72450293" w14:textId="77777777" w:rsidTr="00E60591">
        <w:trPr>
          <w:cantSplit/>
        </w:trPr>
        <w:tc>
          <w:tcPr>
            <w:tcW w:w="288" w:type="dxa"/>
          </w:tcPr>
          <w:p w14:paraId="0ECF8D57" w14:textId="77777777" w:rsidR="00E60591" w:rsidRDefault="00E60591" w:rsidP="00E60591">
            <w:pPr>
              <w:pStyle w:val="CopticCross"/>
            </w:pPr>
            <w:r>
              <w:t>¿</w:t>
            </w:r>
          </w:p>
        </w:tc>
        <w:tc>
          <w:tcPr>
            <w:tcW w:w="3960" w:type="dxa"/>
          </w:tcPr>
          <w:p w14:paraId="4B6DFC86" w14:textId="77777777" w:rsidR="00E60591" w:rsidRPr="00B12F04" w:rsidRDefault="00E60591" w:rsidP="00E60591">
            <w:pPr>
              <w:pStyle w:val="EngHang"/>
            </w:pPr>
            <w:r>
              <w:t>*The water was divided,</w:t>
            </w:r>
          </w:p>
          <w:p w14:paraId="557D8A2E" w14:textId="77777777" w:rsidR="00E60591" w:rsidRPr="00B12F04" w:rsidRDefault="00E60591" w:rsidP="00E60591">
            <w:pPr>
              <w:pStyle w:val="EngHang"/>
            </w:pPr>
            <w:r>
              <w:t>The Israelites crossed.</w:t>
            </w:r>
          </w:p>
          <w:p w14:paraId="4C2AD6F5" w14:textId="77777777" w:rsidR="00E60591" w:rsidRPr="00B12F04" w:rsidRDefault="00E60591" w:rsidP="00E60591">
            <w:pPr>
              <w:pStyle w:val="EngHang"/>
            </w:pPr>
            <w:r>
              <w:t>All together they walked</w:t>
            </w:r>
          </w:p>
          <w:p w14:paraId="22856373" w14:textId="77777777" w:rsidR="00E60591" w:rsidRDefault="00E60591" w:rsidP="00E60591">
            <w:pPr>
              <w:pStyle w:val="EngHangEnd"/>
            </w:pPr>
            <w:r w:rsidRPr="00B12F04">
              <w:t>Upon the new ground.</w:t>
            </w:r>
          </w:p>
        </w:tc>
      </w:tr>
      <w:tr w:rsidR="00E60591" w14:paraId="780B0EFA" w14:textId="77777777" w:rsidTr="00E60591">
        <w:trPr>
          <w:cantSplit/>
        </w:trPr>
        <w:tc>
          <w:tcPr>
            <w:tcW w:w="288" w:type="dxa"/>
          </w:tcPr>
          <w:p w14:paraId="5C80AC66" w14:textId="77777777" w:rsidR="00E60591" w:rsidRDefault="00E60591" w:rsidP="00E60591">
            <w:pPr>
              <w:pStyle w:val="CopticCross"/>
            </w:pPr>
            <w:r>
              <w:t>¿</w:t>
            </w:r>
          </w:p>
        </w:tc>
        <w:tc>
          <w:tcPr>
            <w:tcW w:w="3960" w:type="dxa"/>
          </w:tcPr>
          <w:p w14:paraId="4F62AD94" w14:textId="77777777" w:rsidR="00E60591" w:rsidRDefault="00E60591" w:rsidP="00E60591">
            <w:pPr>
              <w:pStyle w:val="EngHang"/>
            </w:pPr>
            <w:r>
              <w:t>*The pillar of light, as a guide,</w:t>
            </w:r>
          </w:p>
          <w:p w14:paraId="17A9EF85" w14:textId="77777777" w:rsidR="00E60591" w:rsidRDefault="00E60591" w:rsidP="00E60591">
            <w:pPr>
              <w:pStyle w:val="EngHang"/>
            </w:pPr>
            <w:r>
              <w:t>Directed the Israelites.</w:t>
            </w:r>
          </w:p>
          <w:p w14:paraId="6D56723E" w14:textId="77777777" w:rsidR="00E60591" w:rsidRDefault="00E60591" w:rsidP="00E60591">
            <w:pPr>
              <w:pStyle w:val="EngHang"/>
            </w:pPr>
            <w:r>
              <w:t>They walked by it's light,</w:t>
            </w:r>
          </w:p>
          <w:p w14:paraId="2869A5D1" w14:textId="77777777" w:rsidR="00E60591" w:rsidRDefault="00E60591" w:rsidP="00E60591">
            <w:pPr>
              <w:pStyle w:val="EngHangEnd"/>
            </w:pPr>
            <w:r>
              <w:t>And so they knew their way.</w:t>
            </w:r>
          </w:p>
        </w:tc>
      </w:tr>
      <w:tr w:rsidR="00E60591" w14:paraId="2473A9B5" w14:textId="77777777" w:rsidTr="00E60591">
        <w:trPr>
          <w:cantSplit/>
        </w:trPr>
        <w:tc>
          <w:tcPr>
            <w:tcW w:w="288" w:type="dxa"/>
          </w:tcPr>
          <w:p w14:paraId="5B4A74AB" w14:textId="77777777" w:rsidR="00E60591" w:rsidRDefault="00E60591" w:rsidP="00E60591">
            <w:pPr>
              <w:pStyle w:val="CopticCross"/>
            </w:pPr>
          </w:p>
        </w:tc>
        <w:tc>
          <w:tcPr>
            <w:tcW w:w="3960" w:type="dxa"/>
          </w:tcPr>
          <w:p w14:paraId="526ABB08" w14:textId="77777777" w:rsidR="00E60591" w:rsidRDefault="00E60591" w:rsidP="00E60591">
            <w:pPr>
              <w:pStyle w:val="EngHang"/>
            </w:pPr>
            <w:r>
              <w:t>They walked upon ground and rocks</w:t>
            </w:r>
          </w:p>
          <w:p w14:paraId="639605DC" w14:textId="77777777" w:rsidR="00E60591" w:rsidRDefault="00E60591" w:rsidP="00E60591">
            <w:pPr>
              <w:pStyle w:val="EngHang"/>
            </w:pPr>
            <w:r>
              <w:t>In this midst of the sea;</w:t>
            </w:r>
          </w:p>
          <w:p w14:paraId="0D6BAE9A" w14:textId="77777777" w:rsidR="00E60591" w:rsidRDefault="00E60591" w:rsidP="00E60591">
            <w:pPr>
              <w:pStyle w:val="EngHang"/>
            </w:pPr>
            <w:r>
              <w:t>The water was a high wall</w:t>
            </w:r>
          </w:p>
          <w:p w14:paraId="77161013" w14:textId="77777777" w:rsidR="00E60591" w:rsidRDefault="00E60591" w:rsidP="00E60591">
            <w:pPr>
              <w:pStyle w:val="EngHangEnd"/>
            </w:pPr>
            <w:r>
              <w:t>Upon the right and upon the left.</w:t>
            </w:r>
          </w:p>
        </w:tc>
      </w:tr>
      <w:tr w:rsidR="00E60591" w14:paraId="22DE29EB" w14:textId="77777777" w:rsidTr="00E60591">
        <w:trPr>
          <w:cantSplit/>
        </w:trPr>
        <w:tc>
          <w:tcPr>
            <w:tcW w:w="288" w:type="dxa"/>
          </w:tcPr>
          <w:p w14:paraId="04424186" w14:textId="77777777" w:rsidR="00E60591" w:rsidRDefault="00E60591" w:rsidP="00E60591">
            <w:pPr>
              <w:pStyle w:val="CopticCross"/>
            </w:pPr>
          </w:p>
        </w:tc>
        <w:tc>
          <w:tcPr>
            <w:tcW w:w="3960" w:type="dxa"/>
          </w:tcPr>
          <w:p w14:paraId="7CD87111" w14:textId="77777777" w:rsidR="00E60591" w:rsidRDefault="00E60591" w:rsidP="00E60591">
            <w:pPr>
              <w:pStyle w:val="EngHang"/>
            </w:pPr>
            <w:r>
              <w:t>*Pharaoh pursued them,</w:t>
            </w:r>
          </w:p>
          <w:p w14:paraId="16768CA5" w14:textId="77777777" w:rsidR="00E60591" w:rsidRDefault="00E60591" w:rsidP="00E60591">
            <w:pPr>
              <w:pStyle w:val="EngHang"/>
            </w:pPr>
            <w:r>
              <w:t>With his horses</w:t>
            </w:r>
          </w:p>
          <w:p w14:paraId="5CFE45F8" w14:textId="77777777" w:rsidR="00E60591" w:rsidRDefault="00E60591" w:rsidP="00E60591">
            <w:pPr>
              <w:pStyle w:val="EngHang"/>
            </w:pPr>
            <w:r>
              <w:t>An so many chariots,</w:t>
            </w:r>
          </w:p>
          <w:p w14:paraId="21CF257E" w14:textId="77777777" w:rsidR="00E60591" w:rsidRDefault="00E60591" w:rsidP="00E60591">
            <w:pPr>
              <w:pStyle w:val="EngHangEnd"/>
            </w:pPr>
            <w:r>
              <w:t>And all his horsemen too.</w:t>
            </w:r>
          </w:p>
        </w:tc>
      </w:tr>
      <w:tr w:rsidR="00E60591" w14:paraId="126AEE05" w14:textId="77777777" w:rsidTr="00E60591">
        <w:trPr>
          <w:cantSplit/>
        </w:trPr>
        <w:tc>
          <w:tcPr>
            <w:tcW w:w="288" w:type="dxa"/>
          </w:tcPr>
          <w:p w14:paraId="3FFAD95D" w14:textId="77777777" w:rsidR="00E60591" w:rsidRDefault="00E60591" w:rsidP="00E60591">
            <w:pPr>
              <w:pStyle w:val="CopticCross"/>
            </w:pPr>
            <w:r>
              <w:lastRenderedPageBreak/>
              <w:t>¿</w:t>
            </w:r>
          </w:p>
        </w:tc>
        <w:tc>
          <w:tcPr>
            <w:tcW w:w="3960" w:type="dxa"/>
          </w:tcPr>
          <w:p w14:paraId="15719915" w14:textId="77777777" w:rsidR="00E60591" w:rsidRDefault="00E60591" w:rsidP="00E60591">
            <w:pPr>
              <w:pStyle w:val="EngHang"/>
            </w:pPr>
            <w:r>
              <w:t>A pillar of cloud speared,</w:t>
            </w:r>
          </w:p>
          <w:p w14:paraId="420A7B5E" w14:textId="77777777" w:rsidR="00E60591" w:rsidRDefault="00E60591" w:rsidP="00E60591">
            <w:pPr>
              <w:pStyle w:val="EngHang"/>
            </w:pPr>
            <w:r>
              <w:t>Separating both sides;</w:t>
            </w:r>
          </w:p>
          <w:p w14:paraId="272B9C97" w14:textId="77777777" w:rsidR="00E60591" w:rsidRDefault="00E60591" w:rsidP="00E60591">
            <w:pPr>
              <w:pStyle w:val="EngHang"/>
            </w:pPr>
            <w:r>
              <w:t>Pharaoh remained in darkness,</w:t>
            </w:r>
          </w:p>
          <w:p w14:paraId="4F2325B8" w14:textId="77777777" w:rsidR="00E60591" w:rsidRDefault="00E60591" w:rsidP="00E60591">
            <w:pPr>
              <w:pStyle w:val="EngHangEnd"/>
            </w:pPr>
            <w:r>
              <w:t>His hosts were confused.</w:t>
            </w:r>
          </w:p>
        </w:tc>
      </w:tr>
      <w:tr w:rsidR="00E60591" w14:paraId="3BF78002" w14:textId="77777777" w:rsidTr="00E60591">
        <w:trPr>
          <w:cantSplit/>
        </w:trPr>
        <w:tc>
          <w:tcPr>
            <w:tcW w:w="288" w:type="dxa"/>
          </w:tcPr>
          <w:p w14:paraId="2B39F80E" w14:textId="77777777" w:rsidR="00E60591" w:rsidRDefault="00E60591" w:rsidP="00E60591">
            <w:pPr>
              <w:pStyle w:val="CopticCross"/>
            </w:pPr>
            <w:r>
              <w:t>¿</w:t>
            </w:r>
          </w:p>
        </w:tc>
        <w:tc>
          <w:tcPr>
            <w:tcW w:w="3960" w:type="dxa"/>
          </w:tcPr>
          <w:p w14:paraId="69EDFA70" w14:textId="77777777" w:rsidR="00E60591" w:rsidRDefault="00E60591" w:rsidP="00E60591">
            <w:pPr>
              <w:pStyle w:val="EngHang"/>
            </w:pPr>
            <w:r>
              <w:t>The Egyptians said,</w:t>
            </w:r>
          </w:p>
          <w:p w14:paraId="69AD9438" w14:textId="77777777" w:rsidR="00E60591" w:rsidRDefault="00E60591" w:rsidP="00E60591">
            <w:pPr>
              <w:pStyle w:val="EngHang"/>
            </w:pPr>
            <w:r>
              <w:t>“Let us flee from befoe</w:t>
            </w:r>
          </w:p>
          <w:p w14:paraId="431C1A03" w14:textId="77777777" w:rsidR="00E60591" w:rsidRDefault="00E60591" w:rsidP="00E60591">
            <w:pPr>
              <w:pStyle w:val="EngHang"/>
            </w:pPr>
            <w:r>
              <w:t>The house of Israel,</w:t>
            </w:r>
          </w:p>
          <w:p w14:paraId="281EAD9F" w14:textId="77777777" w:rsidR="00E60591" w:rsidRDefault="00E60591" w:rsidP="00E60591">
            <w:pPr>
              <w:pStyle w:val="EngHangEnd"/>
            </w:pPr>
            <w:r>
              <w:t>For the Lord fights for them.”</w:t>
            </w:r>
          </w:p>
        </w:tc>
      </w:tr>
      <w:tr w:rsidR="00E60591" w14:paraId="7B3C3FD7" w14:textId="77777777" w:rsidTr="00E60591">
        <w:trPr>
          <w:cantSplit/>
        </w:trPr>
        <w:tc>
          <w:tcPr>
            <w:tcW w:w="288" w:type="dxa"/>
          </w:tcPr>
          <w:p w14:paraId="20F69F00" w14:textId="77777777" w:rsidR="00E60591" w:rsidRDefault="00E60591" w:rsidP="00E60591">
            <w:pPr>
              <w:pStyle w:val="CopticCross"/>
            </w:pPr>
          </w:p>
        </w:tc>
        <w:tc>
          <w:tcPr>
            <w:tcW w:w="3960" w:type="dxa"/>
          </w:tcPr>
          <w:p w14:paraId="303E8769" w14:textId="77777777" w:rsidR="00E60591" w:rsidRDefault="00E60591" w:rsidP="00E60591">
            <w:pPr>
              <w:pStyle w:val="EngHang"/>
            </w:pPr>
            <w:r>
              <w:t>*The Lord said unto Moses,</w:t>
            </w:r>
          </w:p>
          <w:p w14:paraId="69DD9AC3" w14:textId="77777777" w:rsidR="00E60591" w:rsidRDefault="00E60591" w:rsidP="00E60591">
            <w:pPr>
              <w:pStyle w:val="EngHang"/>
            </w:pPr>
            <w:r>
              <w:t>“Stretch out your hand over the sea.”</w:t>
            </w:r>
          </w:p>
          <w:p w14:paraId="75871FF3" w14:textId="77777777" w:rsidR="00E60591" w:rsidRDefault="00E60591" w:rsidP="00E60591">
            <w:pPr>
              <w:pStyle w:val="EngHang"/>
            </w:pPr>
            <w:r>
              <w:t>He did as the Lord said;</w:t>
            </w:r>
          </w:p>
          <w:p w14:paraId="5BE1A9CF" w14:textId="77777777" w:rsidR="00E60591" w:rsidRDefault="00E60591" w:rsidP="00E60591">
            <w:pPr>
              <w:pStyle w:val="EngHangEnd"/>
            </w:pPr>
            <w:r>
              <w:t>The sea returned to it's strength.</w:t>
            </w:r>
          </w:p>
        </w:tc>
      </w:tr>
      <w:tr w:rsidR="00E60591" w14:paraId="7A744717" w14:textId="77777777" w:rsidTr="00E60591">
        <w:trPr>
          <w:cantSplit/>
        </w:trPr>
        <w:tc>
          <w:tcPr>
            <w:tcW w:w="288" w:type="dxa"/>
          </w:tcPr>
          <w:p w14:paraId="516A0C8C" w14:textId="77777777" w:rsidR="00E60591" w:rsidRDefault="00E60591" w:rsidP="00E60591">
            <w:pPr>
              <w:pStyle w:val="CopticCross"/>
            </w:pPr>
          </w:p>
        </w:tc>
        <w:tc>
          <w:tcPr>
            <w:tcW w:w="3960" w:type="dxa"/>
          </w:tcPr>
          <w:p w14:paraId="6C7030FF" w14:textId="77777777" w:rsidR="00E60591" w:rsidRDefault="00E60591" w:rsidP="00E60591">
            <w:pPr>
              <w:pStyle w:val="EngHang"/>
            </w:pPr>
            <w:r>
              <w:t>*Pharaoh was immersed,</w:t>
            </w:r>
          </w:p>
          <w:p w14:paraId="2714942F" w14:textId="77777777" w:rsidR="00E60591" w:rsidRDefault="00E60591" w:rsidP="00E60591">
            <w:pPr>
              <w:pStyle w:val="EngHang"/>
            </w:pPr>
            <w:r>
              <w:t>Along with all his soldiers.</w:t>
            </w:r>
          </w:p>
          <w:p w14:paraId="5B859821" w14:textId="77777777" w:rsidR="00E60591" w:rsidRDefault="00E60591" w:rsidP="00E60591">
            <w:pPr>
              <w:pStyle w:val="EngHang"/>
            </w:pPr>
            <w:r>
              <w:t>All of them were drowned,</w:t>
            </w:r>
          </w:p>
          <w:p w14:paraId="2F2A07A6" w14:textId="77777777" w:rsidR="00E60591" w:rsidRDefault="00E60591" w:rsidP="00E60591">
            <w:pPr>
              <w:pStyle w:val="EngHangEnd"/>
            </w:pPr>
            <w:r>
              <w:t>Deep down in the sea.</w:t>
            </w:r>
          </w:p>
        </w:tc>
      </w:tr>
      <w:tr w:rsidR="00E60591" w14:paraId="01B05CE1" w14:textId="77777777" w:rsidTr="00E60591">
        <w:trPr>
          <w:cantSplit/>
        </w:trPr>
        <w:tc>
          <w:tcPr>
            <w:tcW w:w="288" w:type="dxa"/>
          </w:tcPr>
          <w:p w14:paraId="59D82AC0" w14:textId="77777777" w:rsidR="00E60591" w:rsidRDefault="00E60591" w:rsidP="00E60591">
            <w:pPr>
              <w:pStyle w:val="CopticCross"/>
            </w:pPr>
            <w:r>
              <w:t>¿</w:t>
            </w:r>
          </w:p>
        </w:tc>
        <w:tc>
          <w:tcPr>
            <w:tcW w:w="3960" w:type="dxa"/>
          </w:tcPr>
          <w:p w14:paraId="54ECE915" w14:textId="77777777" w:rsidR="00E60591" w:rsidRDefault="00E60591" w:rsidP="00E60591">
            <w:pPr>
              <w:pStyle w:val="EngHang"/>
            </w:pPr>
            <w:r>
              <w:t>When the mighty one drowned,</w:t>
            </w:r>
          </w:p>
          <w:p w14:paraId="1FB6A299" w14:textId="77777777" w:rsidR="00E60591" w:rsidRDefault="00E60591" w:rsidP="00E60591">
            <w:pPr>
              <w:pStyle w:val="EngHang"/>
            </w:pPr>
            <w:r>
              <w:t>The sun shone,</w:t>
            </w:r>
          </w:p>
          <w:p w14:paraId="3C888480" w14:textId="77777777" w:rsidR="00E60591" w:rsidRDefault="00E60591" w:rsidP="00E60591">
            <w:pPr>
              <w:pStyle w:val="EngHang"/>
            </w:pPr>
            <w:r>
              <w:t>And Israel was enheartened</w:t>
            </w:r>
          </w:p>
          <w:p w14:paraId="5C4FEFD3" w14:textId="77777777" w:rsidR="00E60591" w:rsidRDefault="00E60591" w:rsidP="00E60591">
            <w:pPr>
              <w:pStyle w:val="EngHangEnd"/>
            </w:pPr>
            <w:r>
              <w:t>As they crossed the Sea.</w:t>
            </w:r>
          </w:p>
        </w:tc>
      </w:tr>
      <w:tr w:rsidR="00E60591" w14:paraId="332919B6" w14:textId="77777777" w:rsidTr="00E60591">
        <w:trPr>
          <w:cantSplit/>
        </w:trPr>
        <w:tc>
          <w:tcPr>
            <w:tcW w:w="288" w:type="dxa"/>
          </w:tcPr>
          <w:p w14:paraId="65E7D471" w14:textId="77777777" w:rsidR="00E60591" w:rsidRDefault="00E60591" w:rsidP="00E60591">
            <w:pPr>
              <w:pStyle w:val="CopticCross"/>
            </w:pPr>
            <w:r>
              <w:t>¿</w:t>
            </w:r>
          </w:p>
        </w:tc>
        <w:tc>
          <w:tcPr>
            <w:tcW w:w="3960" w:type="dxa"/>
          </w:tcPr>
          <w:p w14:paraId="09CDCF71" w14:textId="77777777" w:rsidR="00E60591" w:rsidRDefault="00E60591" w:rsidP="00E60591">
            <w:pPr>
              <w:pStyle w:val="EngHang"/>
            </w:pPr>
            <w:r>
              <w:t>Isreal crossed the sea in joy,</w:t>
            </w:r>
          </w:p>
          <w:p w14:paraId="379BEB1B" w14:textId="77777777" w:rsidR="00E60591" w:rsidRDefault="00E60591" w:rsidP="00E60591">
            <w:pPr>
              <w:pStyle w:val="EngHang"/>
            </w:pPr>
            <w:r>
              <w:t>Walking upon a dry land,</w:t>
            </w:r>
          </w:p>
          <w:p w14:paraId="73974877" w14:textId="77777777" w:rsidR="00E60591" w:rsidRDefault="00E60591" w:rsidP="00E60591">
            <w:pPr>
              <w:pStyle w:val="EngHang"/>
            </w:pPr>
            <w:r>
              <w:t>They flew like eagles</w:t>
            </w:r>
          </w:p>
          <w:p w14:paraId="0DC3FF62" w14:textId="77777777" w:rsidR="00E60591" w:rsidRDefault="00E60591" w:rsidP="00E60591">
            <w:pPr>
              <w:pStyle w:val="EngHangEnd"/>
            </w:pPr>
            <w:r>
              <w:t>To the Mount of Tabor.</w:t>
            </w:r>
          </w:p>
        </w:tc>
      </w:tr>
      <w:tr w:rsidR="00E60591" w14:paraId="0F6588AB" w14:textId="77777777" w:rsidTr="00E60591">
        <w:trPr>
          <w:cantSplit/>
        </w:trPr>
        <w:tc>
          <w:tcPr>
            <w:tcW w:w="288" w:type="dxa"/>
          </w:tcPr>
          <w:p w14:paraId="4ACC1D0E" w14:textId="77777777" w:rsidR="00E60591" w:rsidRDefault="00E60591" w:rsidP="00E60591">
            <w:pPr>
              <w:pStyle w:val="CopticCross"/>
            </w:pPr>
          </w:p>
        </w:tc>
        <w:tc>
          <w:tcPr>
            <w:tcW w:w="3960" w:type="dxa"/>
          </w:tcPr>
          <w:p w14:paraId="138375EF" w14:textId="77777777" w:rsidR="00E60591" w:rsidRDefault="00E60591" w:rsidP="00E60591">
            <w:pPr>
              <w:pStyle w:val="EngHang"/>
            </w:pPr>
            <w:r>
              <w:t>*Then Moses sang</w:t>
            </w:r>
          </w:p>
          <w:p w14:paraId="35500F1E" w14:textId="77777777" w:rsidR="00E60591" w:rsidRDefault="00E60591" w:rsidP="00E60591">
            <w:pPr>
              <w:pStyle w:val="EngHang"/>
            </w:pPr>
            <w:r>
              <w:t>With the children of Israel,</w:t>
            </w:r>
          </w:p>
          <w:p w14:paraId="5B60BBB4" w14:textId="77777777" w:rsidR="00E60591" w:rsidRDefault="00E60591" w:rsidP="00E60591">
            <w:pPr>
              <w:pStyle w:val="EngHang"/>
            </w:pPr>
            <w:r>
              <w:t>Blessing the Lord</w:t>
            </w:r>
          </w:p>
          <w:p w14:paraId="290DBF02" w14:textId="77777777" w:rsidR="00E60591" w:rsidRDefault="00E60591" w:rsidP="00E60591">
            <w:pPr>
              <w:pStyle w:val="EngHangEnd"/>
            </w:pPr>
            <w:r>
              <w:t>With hymns and praise.</w:t>
            </w:r>
          </w:p>
        </w:tc>
      </w:tr>
      <w:tr w:rsidR="00E60591" w14:paraId="6BE2256C" w14:textId="77777777" w:rsidTr="00E60591">
        <w:trPr>
          <w:cantSplit/>
        </w:trPr>
        <w:tc>
          <w:tcPr>
            <w:tcW w:w="288" w:type="dxa"/>
          </w:tcPr>
          <w:p w14:paraId="4538D2E6" w14:textId="77777777" w:rsidR="00E60591" w:rsidRDefault="00E60591" w:rsidP="00E60591">
            <w:pPr>
              <w:pStyle w:val="CopticCross"/>
            </w:pPr>
          </w:p>
        </w:tc>
        <w:tc>
          <w:tcPr>
            <w:tcW w:w="3960" w:type="dxa"/>
          </w:tcPr>
          <w:p w14:paraId="2FFFA609" w14:textId="77777777" w:rsidR="00E60591" w:rsidRDefault="00E60591" w:rsidP="00E60591">
            <w:pPr>
              <w:pStyle w:val="EngHang"/>
            </w:pPr>
            <w:r>
              <w:t>*Moses and his people</w:t>
            </w:r>
          </w:p>
          <w:p w14:paraId="7D9170FF" w14:textId="77777777" w:rsidR="00E60591" w:rsidRDefault="00E60591" w:rsidP="00E60591">
            <w:pPr>
              <w:pStyle w:val="EngHang"/>
            </w:pPr>
            <w:r>
              <w:t>Were praising with one voice:</w:t>
            </w:r>
          </w:p>
          <w:p w14:paraId="4FA8DCA6" w14:textId="77777777" w:rsidR="00E60591" w:rsidRDefault="00E60591" w:rsidP="00E60591">
            <w:pPr>
              <w:pStyle w:val="EngHang"/>
            </w:pPr>
            <w:r>
              <w:t>“Let us praise the Lord,</w:t>
            </w:r>
          </w:p>
          <w:p w14:paraId="1C25A971" w14:textId="77777777" w:rsidR="00E60591" w:rsidRDefault="00E60591" w:rsidP="00E60591">
            <w:pPr>
              <w:pStyle w:val="EngHangEnd"/>
            </w:pPr>
            <w:r>
              <w:t>For with glory He is glorified.”</w:t>
            </w:r>
          </w:p>
        </w:tc>
      </w:tr>
      <w:tr w:rsidR="00E60591" w14:paraId="341EC96D" w14:textId="77777777" w:rsidTr="00E60591">
        <w:trPr>
          <w:cantSplit/>
        </w:trPr>
        <w:tc>
          <w:tcPr>
            <w:tcW w:w="288" w:type="dxa"/>
          </w:tcPr>
          <w:p w14:paraId="5DC2841D" w14:textId="77777777" w:rsidR="00E60591" w:rsidRDefault="00E60591" w:rsidP="00E60591">
            <w:pPr>
              <w:pStyle w:val="CopticCross"/>
            </w:pPr>
            <w:r>
              <w:t>¿</w:t>
            </w:r>
          </w:p>
        </w:tc>
        <w:tc>
          <w:tcPr>
            <w:tcW w:w="3960" w:type="dxa"/>
          </w:tcPr>
          <w:p w14:paraId="0A532B53" w14:textId="77777777" w:rsidR="00E60591" w:rsidRDefault="00E60591" w:rsidP="00E60591">
            <w:pPr>
              <w:pStyle w:val="EngHang"/>
            </w:pPr>
            <w:r>
              <w:t>*The horses and their riders</w:t>
            </w:r>
          </w:p>
          <w:p w14:paraId="33B1BA03" w14:textId="77777777" w:rsidR="00E60591" w:rsidRDefault="00E60591" w:rsidP="00E60591">
            <w:pPr>
              <w:pStyle w:val="EngHang"/>
            </w:pPr>
            <w:r>
              <w:t>Were drowned in the Red Sea,</w:t>
            </w:r>
          </w:p>
          <w:p w14:paraId="4439DB08" w14:textId="77777777" w:rsidR="00E60591" w:rsidRDefault="00E60591" w:rsidP="00E60591">
            <w:pPr>
              <w:pStyle w:val="EngHang"/>
            </w:pPr>
            <w:r>
              <w:t>And the people of God were delivered</w:t>
            </w:r>
          </w:p>
          <w:p w14:paraId="7A94A8DB" w14:textId="77777777" w:rsidR="00E60591" w:rsidRPr="00785FC6" w:rsidRDefault="00E60591" w:rsidP="00E60591">
            <w:pPr>
              <w:pStyle w:val="EngHangEnd"/>
            </w:pPr>
            <w:r>
              <w:t>From disgrace and death.</w:t>
            </w:r>
            <w:r>
              <w:rPr>
                <w:rStyle w:val="FootnoteReference"/>
              </w:rPr>
              <w:footnoteReference w:id="954"/>
            </w:r>
          </w:p>
        </w:tc>
      </w:tr>
      <w:tr w:rsidR="00E60591" w14:paraId="52CE5D86" w14:textId="77777777" w:rsidTr="00E60591">
        <w:trPr>
          <w:cantSplit/>
        </w:trPr>
        <w:tc>
          <w:tcPr>
            <w:tcW w:w="288" w:type="dxa"/>
          </w:tcPr>
          <w:p w14:paraId="1C223BC8" w14:textId="77777777" w:rsidR="00E60591" w:rsidRDefault="00E60591" w:rsidP="00E60591">
            <w:pPr>
              <w:pStyle w:val="CopticCross"/>
            </w:pPr>
            <w:r>
              <w:t>¿</w:t>
            </w:r>
          </w:p>
        </w:tc>
        <w:tc>
          <w:tcPr>
            <w:tcW w:w="3960" w:type="dxa"/>
          </w:tcPr>
          <w:p w14:paraId="685C31AF" w14:textId="77777777" w:rsidR="00E60591" w:rsidRDefault="00E60591" w:rsidP="00E60591">
            <w:pPr>
              <w:pStyle w:val="EngHang"/>
            </w:pPr>
            <w:r>
              <w:t>Mariam, the sister of Aaron,</w:t>
            </w:r>
          </w:p>
          <w:p w14:paraId="33EAF219" w14:textId="77777777" w:rsidR="00E60591" w:rsidRDefault="00E60591" w:rsidP="00E60591">
            <w:pPr>
              <w:pStyle w:val="EngHang"/>
            </w:pPr>
            <w:r>
              <w:t>Took a timbrel in her hands,</w:t>
            </w:r>
          </w:p>
          <w:p w14:paraId="575675A8" w14:textId="77777777" w:rsidR="00E60591" w:rsidRDefault="00E60591" w:rsidP="00E60591">
            <w:pPr>
              <w:pStyle w:val="EngHang"/>
            </w:pPr>
            <w:r>
              <w:t>And all the women sang with her,</w:t>
            </w:r>
          </w:p>
          <w:p w14:paraId="2AECA04C" w14:textId="77777777" w:rsidR="00E60591" w:rsidRDefault="00E60591" w:rsidP="00E60591">
            <w:pPr>
              <w:pStyle w:val="EngHangEnd"/>
            </w:pPr>
            <w:r>
              <w:t>Around her with drums.</w:t>
            </w:r>
            <w:r>
              <w:rPr>
                <w:rStyle w:val="FootnoteReference"/>
              </w:rPr>
              <w:footnoteReference w:id="955"/>
            </w:r>
          </w:p>
        </w:tc>
      </w:tr>
      <w:tr w:rsidR="00E60591" w14:paraId="19BB58B5" w14:textId="77777777" w:rsidTr="00E60591">
        <w:trPr>
          <w:cantSplit/>
        </w:trPr>
        <w:tc>
          <w:tcPr>
            <w:tcW w:w="288" w:type="dxa"/>
          </w:tcPr>
          <w:p w14:paraId="51E6B652" w14:textId="77777777" w:rsidR="00E60591" w:rsidRDefault="00E60591" w:rsidP="00E60591">
            <w:pPr>
              <w:pStyle w:val="CopticCross"/>
            </w:pPr>
          </w:p>
        </w:tc>
        <w:tc>
          <w:tcPr>
            <w:tcW w:w="3960" w:type="dxa"/>
          </w:tcPr>
          <w:p w14:paraId="1AED3D0F" w14:textId="77777777" w:rsidR="00E60591" w:rsidRDefault="00E60591" w:rsidP="00E60591">
            <w:pPr>
              <w:pStyle w:val="EngHang"/>
            </w:pPr>
            <w:r>
              <w:t>Mariam the prophetess began</w:t>
            </w:r>
          </w:p>
          <w:p w14:paraId="1A4C370D" w14:textId="77777777" w:rsidR="00E60591" w:rsidRDefault="00E60591" w:rsidP="00E60591">
            <w:pPr>
              <w:pStyle w:val="EngHang"/>
            </w:pPr>
            <w:r>
              <w:t>To sing before them,</w:t>
            </w:r>
          </w:p>
          <w:p w14:paraId="78E8B5F3" w14:textId="77777777" w:rsidR="00E60591" w:rsidRDefault="00E60591" w:rsidP="00E60591">
            <w:pPr>
              <w:pStyle w:val="EngHang"/>
            </w:pPr>
            <w:r>
              <w:t>The women sang with her,</w:t>
            </w:r>
          </w:p>
          <w:p w14:paraId="12992F61" w14:textId="77777777" w:rsidR="00E60591" w:rsidRDefault="00E60591" w:rsidP="00E60591">
            <w:pPr>
              <w:pStyle w:val="EngEnd"/>
            </w:pPr>
            <w:r>
              <w:t>With timbrels and drums.</w:t>
            </w:r>
          </w:p>
        </w:tc>
      </w:tr>
      <w:tr w:rsidR="00E60591" w14:paraId="4FAF9F27" w14:textId="77777777" w:rsidTr="00E60591">
        <w:trPr>
          <w:cantSplit/>
        </w:trPr>
        <w:tc>
          <w:tcPr>
            <w:tcW w:w="288" w:type="dxa"/>
          </w:tcPr>
          <w:p w14:paraId="4346E1A2" w14:textId="77777777" w:rsidR="00E60591" w:rsidRDefault="00E60591" w:rsidP="00E60591">
            <w:pPr>
              <w:pStyle w:val="CopticCross"/>
            </w:pPr>
          </w:p>
        </w:tc>
        <w:tc>
          <w:tcPr>
            <w:tcW w:w="3960" w:type="dxa"/>
          </w:tcPr>
          <w:p w14:paraId="114AE171" w14:textId="77777777" w:rsidR="00E60591" w:rsidRDefault="00E60591" w:rsidP="00E60591">
            <w:pPr>
              <w:pStyle w:val="EngHang"/>
            </w:pPr>
            <w:r>
              <w:t>They sang beautiful praises,</w:t>
            </w:r>
          </w:p>
          <w:p w14:paraId="00B75A83" w14:textId="77777777" w:rsidR="00E60591" w:rsidRDefault="00E60591" w:rsidP="00E60591">
            <w:pPr>
              <w:pStyle w:val="EngHang"/>
            </w:pPr>
            <w:r>
              <w:t>Saying with one voice,</w:t>
            </w:r>
          </w:p>
          <w:p w14:paraId="1517F862" w14:textId="77777777" w:rsidR="00E60591" w:rsidRDefault="00E60591" w:rsidP="00E60591">
            <w:pPr>
              <w:pStyle w:val="EngHang"/>
            </w:pPr>
            <w:r>
              <w:t>“Let us praise the Lord,</w:t>
            </w:r>
          </w:p>
          <w:p w14:paraId="53A08232" w14:textId="77777777" w:rsidR="00E60591" w:rsidRDefault="00E60591" w:rsidP="00E60591">
            <w:pPr>
              <w:pStyle w:val="EngHangEnd"/>
            </w:pPr>
            <w:r>
              <w:t>For with glory He is glorified.”</w:t>
            </w:r>
          </w:p>
        </w:tc>
      </w:tr>
      <w:tr w:rsidR="00E60591" w14:paraId="460AF6E7" w14:textId="77777777" w:rsidTr="00E60591">
        <w:trPr>
          <w:cantSplit/>
        </w:trPr>
        <w:tc>
          <w:tcPr>
            <w:tcW w:w="288" w:type="dxa"/>
          </w:tcPr>
          <w:p w14:paraId="1F797B61" w14:textId="77777777" w:rsidR="00E60591" w:rsidRDefault="00E60591" w:rsidP="00E60591">
            <w:pPr>
              <w:pStyle w:val="CopticCross"/>
            </w:pPr>
            <w:r>
              <w:t>¿</w:t>
            </w:r>
          </w:p>
        </w:tc>
        <w:tc>
          <w:tcPr>
            <w:tcW w:w="3960" w:type="dxa"/>
          </w:tcPr>
          <w:p w14:paraId="127EF469" w14:textId="77777777" w:rsidR="00E60591" w:rsidRDefault="00E60591" w:rsidP="00E60591">
            <w:pPr>
              <w:pStyle w:val="EngHang"/>
            </w:pPr>
            <w:r>
              <w:t>He threw horse and rider</w:t>
            </w:r>
          </w:p>
          <w:p w14:paraId="2B730E27" w14:textId="77777777" w:rsidR="00E60591" w:rsidRDefault="00E60591" w:rsidP="00E60591">
            <w:pPr>
              <w:pStyle w:val="EngHang"/>
            </w:pPr>
            <w:r>
              <w:t>Into the Red Sea,</w:t>
            </w:r>
          </w:p>
          <w:p w14:paraId="77F2B5DF" w14:textId="77777777" w:rsidR="00E60591" w:rsidRDefault="00E60591" w:rsidP="00E60591">
            <w:pPr>
              <w:pStyle w:val="EngHang"/>
            </w:pPr>
            <w:r>
              <w:t>O the joy of Isreal,</w:t>
            </w:r>
          </w:p>
          <w:p w14:paraId="353825B2" w14:textId="77777777" w:rsidR="00E60591" w:rsidRDefault="00E60591" w:rsidP="00E60591">
            <w:pPr>
              <w:pStyle w:val="EngHangEnd"/>
            </w:pPr>
            <w:r>
              <w:t>Saving us from the ungodly.</w:t>
            </w:r>
          </w:p>
        </w:tc>
      </w:tr>
      <w:tr w:rsidR="00E60591" w14:paraId="755D029B" w14:textId="77777777" w:rsidTr="00E60591">
        <w:trPr>
          <w:cantSplit/>
        </w:trPr>
        <w:tc>
          <w:tcPr>
            <w:tcW w:w="288" w:type="dxa"/>
          </w:tcPr>
          <w:p w14:paraId="2DAEE292" w14:textId="77777777" w:rsidR="00E60591" w:rsidRDefault="00E60591" w:rsidP="00E60591">
            <w:pPr>
              <w:pStyle w:val="CopticCross"/>
            </w:pPr>
            <w:r>
              <w:lastRenderedPageBreak/>
              <w:t>¿</w:t>
            </w:r>
          </w:p>
        </w:tc>
        <w:tc>
          <w:tcPr>
            <w:tcW w:w="3960" w:type="dxa"/>
          </w:tcPr>
          <w:p w14:paraId="2936CF09" w14:textId="77777777" w:rsidR="00E60591" w:rsidRDefault="00E60591" w:rsidP="00E60591">
            <w:pPr>
              <w:pStyle w:val="EngHang"/>
            </w:pPr>
            <w:r>
              <w:t>The water was divided,</w:t>
            </w:r>
          </w:p>
          <w:p w14:paraId="36B15780" w14:textId="77777777" w:rsidR="00E60591" w:rsidRDefault="00E60591" w:rsidP="00E60591">
            <w:pPr>
              <w:pStyle w:val="EngHang"/>
            </w:pPr>
            <w:r>
              <w:t>The deep became a path,</w:t>
            </w:r>
          </w:p>
          <w:p w14:paraId="4C768B10" w14:textId="77777777" w:rsidR="00E60591" w:rsidRDefault="00E60591" w:rsidP="00E60591">
            <w:pPr>
              <w:pStyle w:val="EngHang"/>
            </w:pPr>
            <w:r>
              <w:t>Moses passed through it,</w:t>
            </w:r>
          </w:p>
          <w:p w14:paraId="7AC1BC2D" w14:textId="77777777" w:rsidR="00E60591" w:rsidRDefault="00E60591" w:rsidP="00E60591">
            <w:pPr>
              <w:pStyle w:val="EngHangEnd"/>
            </w:pPr>
            <w:r>
              <w:t>And the enemy was destroyed.</w:t>
            </w:r>
          </w:p>
        </w:tc>
      </w:tr>
      <w:tr w:rsidR="00E60591" w14:paraId="6A2C29EA" w14:textId="77777777" w:rsidTr="00E60591">
        <w:trPr>
          <w:cantSplit/>
        </w:trPr>
        <w:tc>
          <w:tcPr>
            <w:tcW w:w="288" w:type="dxa"/>
          </w:tcPr>
          <w:p w14:paraId="0C39E2AE" w14:textId="77777777" w:rsidR="00E60591" w:rsidRDefault="00E60591" w:rsidP="00E60591">
            <w:pPr>
              <w:pStyle w:val="CopticCross"/>
            </w:pPr>
          </w:p>
        </w:tc>
        <w:tc>
          <w:tcPr>
            <w:tcW w:w="3960" w:type="dxa"/>
          </w:tcPr>
          <w:p w14:paraId="23B9F61E" w14:textId="77777777" w:rsidR="00E60591" w:rsidRDefault="00E60591" w:rsidP="00E60591">
            <w:pPr>
              <w:pStyle w:val="EngHang"/>
            </w:pPr>
            <w:r>
              <w:t>The sun has shone upon</w:t>
            </w:r>
          </w:p>
          <w:p w14:paraId="3023ACA0" w14:textId="77777777" w:rsidR="00E60591" w:rsidRDefault="00E60591" w:rsidP="00E60591">
            <w:pPr>
              <w:pStyle w:val="EngHang"/>
            </w:pPr>
            <w:r>
              <w:t>An unseen land,</w:t>
            </w:r>
          </w:p>
          <w:p w14:paraId="63A233CA" w14:textId="77777777" w:rsidR="00E60591" w:rsidRDefault="00E60591" w:rsidP="00E60591">
            <w:pPr>
              <w:pStyle w:val="EngHang"/>
            </w:pPr>
            <w:r>
              <w:t>And they waled upon</w:t>
            </w:r>
          </w:p>
          <w:p w14:paraId="60A9B907" w14:textId="77777777" w:rsidR="00E60591" w:rsidRDefault="00E60591" w:rsidP="00E60591">
            <w:pPr>
              <w:pStyle w:val="EngHangEnd"/>
            </w:pPr>
            <w:r>
              <w:t xml:space="preserve">An untrodden way. </w:t>
            </w:r>
          </w:p>
        </w:tc>
      </w:tr>
      <w:tr w:rsidR="00E60591" w14:paraId="7804F2C7" w14:textId="77777777" w:rsidTr="00E60591">
        <w:trPr>
          <w:cantSplit/>
        </w:trPr>
        <w:tc>
          <w:tcPr>
            <w:tcW w:w="288" w:type="dxa"/>
          </w:tcPr>
          <w:p w14:paraId="3B50F72F" w14:textId="77777777" w:rsidR="00E60591" w:rsidRDefault="00E60591" w:rsidP="00E60591">
            <w:pPr>
              <w:pStyle w:val="CopticCross"/>
            </w:pPr>
          </w:p>
        </w:tc>
        <w:tc>
          <w:tcPr>
            <w:tcW w:w="3960" w:type="dxa"/>
          </w:tcPr>
          <w:p w14:paraId="2C27A59C" w14:textId="77777777" w:rsidR="00E60591" w:rsidRDefault="00E60591" w:rsidP="00E60591">
            <w:pPr>
              <w:pStyle w:val="EngHang"/>
            </w:pPr>
            <w:r>
              <w:t>The liquid water stood</w:t>
            </w:r>
          </w:p>
          <w:p w14:paraId="08091BDB" w14:textId="77777777" w:rsidR="00E60591" w:rsidRDefault="00E60591" w:rsidP="00E60591">
            <w:pPr>
              <w:pStyle w:val="EngHang"/>
            </w:pPr>
            <w:r>
              <w:t>Before Moses and Aaron,</w:t>
            </w:r>
          </w:p>
          <w:p w14:paraId="607E4D4A" w14:textId="77777777" w:rsidR="00E60591" w:rsidRDefault="00E60591" w:rsidP="00E60591">
            <w:pPr>
              <w:pStyle w:val="EngHang"/>
            </w:pPr>
            <w:r>
              <w:t>An indescribable</w:t>
            </w:r>
          </w:p>
          <w:p w14:paraId="6867FA94" w14:textId="77777777" w:rsidR="00E60591" w:rsidRDefault="00E60591" w:rsidP="00E60591">
            <w:pPr>
              <w:pStyle w:val="EngHangEnd"/>
            </w:pPr>
            <w:r>
              <w:t>And miraculous wonder.</w:t>
            </w:r>
          </w:p>
        </w:tc>
      </w:tr>
      <w:tr w:rsidR="00E60591" w14:paraId="02712AF7" w14:textId="77777777" w:rsidTr="00E60591">
        <w:trPr>
          <w:cantSplit/>
        </w:trPr>
        <w:tc>
          <w:tcPr>
            <w:tcW w:w="288" w:type="dxa"/>
          </w:tcPr>
          <w:p w14:paraId="70E2B586" w14:textId="77777777" w:rsidR="00E60591" w:rsidRDefault="00E60591" w:rsidP="00E60591">
            <w:pPr>
              <w:pStyle w:val="CopticCross"/>
            </w:pPr>
            <w:r>
              <w:t>¿</w:t>
            </w:r>
          </w:p>
        </w:tc>
        <w:tc>
          <w:tcPr>
            <w:tcW w:w="3960" w:type="dxa"/>
          </w:tcPr>
          <w:p w14:paraId="445AD1FC" w14:textId="77777777" w:rsidR="00E60591" w:rsidRDefault="00E60591" w:rsidP="00E60591">
            <w:pPr>
              <w:pStyle w:val="EngHang"/>
            </w:pPr>
            <w:r>
              <w:t>Pharaoh and his chariots</w:t>
            </w:r>
          </w:p>
          <w:p w14:paraId="6B369792" w14:textId="77777777" w:rsidR="00E60591" w:rsidRDefault="00E60591" w:rsidP="00E60591">
            <w:pPr>
              <w:pStyle w:val="EngHang"/>
            </w:pPr>
            <w:r>
              <w:t>Were drowned in the deep,</w:t>
            </w:r>
          </w:p>
          <w:p w14:paraId="2861B2E1" w14:textId="77777777" w:rsidR="00E60591" w:rsidRDefault="00E60591" w:rsidP="00E60591">
            <w:pPr>
              <w:pStyle w:val="EngHang"/>
            </w:pPr>
            <w:r>
              <w:t>And the children of Israel</w:t>
            </w:r>
          </w:p>
          <w:p w14:paraId="47181883" w14:textId="77777777" w:rsidR="00E60591" w:rsidRDefault="00E60591" w:rsidP="00E60591">
            <w:pPr>
              <w:pStyle w:val="EngHangEnd"/>
            </w:pPr>
            <w:r>
              <w:t>Passed over the sea.</w:t>
            </w:r>
          </w:p>
        </w:tc>
      </w:tr>
      <w:tr w:rsidR="00E60591" w14:paraId="632BCAC8" w14:textId="77777777" w:rsidTr="00E60591">
        <w:trPr>
          <w:cantSplit/>
        </w:trPr>
        <w:tc>
          <w:tcPr>
            <w:tcW w:w="288" w:type="dxa"/>
          </w:tcPr>
          <w:p w14:paraId="4A8A033F" w14:textId="77777777" w:rsidR="00E60591" w:rsidRDefault="00E60591" w:rsidP="00E60591">
            <w:pPr>
              <w:pStyle w:val="CopticCross"/>
            </w:pPr>
            <w:r>
              <w:t>¿</w:t>
            </w:r>
          </w:p>
        </w:tc>
        <w:tc>
          <w:tcPr>
            <w:tcW w:w="3960" w:type="dxa"/>
          </w:tcPr>
          <w:p w14:paraId="2BAB669A" w14:textId="77777777" w:rsidR="00E60591" w:rsidRDefault="00E60591" w:rsidP="00E60591">
            <w:pPr>
              <w:pStyle w:val="EngHang"/>
            </w:pPr>
            <w:r>
              <w:t>Moses the prophet</w:t>
            </w:r>
          </w:p>
          <w:p w14:paraId="698BDCD6" w14:textId="77777777" w:rsidR="00E60591" w:rsidRDefault="00E60591" w:rsidP="00E60591">
            <w:pPr>
              <w:pStyle w:val="EngHang"/>
            </w:pPr>
            <w:r>
              <w:t>Was praising before them</w:t>
            </w:r>
          </w:p>
          <w:p w14:paraId="35A3F51B" w14:textId="77777777" w:rsidR="00E60591" w:rsidRDefault="00E60591" w:rsidP="00E60591">
            <w:pPr>
              <w:pStyle w:val="EngHang"/>
            </w:pPr>
            <w:r>
              <w:t>Unitl he took them to</w:t>
            </w:r>
          </w:p>
          <w:p w14:paraId="6DFECDD8" w14:textId="77777777" w:rsidR="00E60591" w:rsidRDefault="00E60591" w:rsidP="00E60591">
            <w:pPr>
              <w:pStyle w:val="EngHangEnd"/>
            </w:pPr>
            <w:r>
              <w:t>The wilderness of Sinai.</w:t>
            </w:r>
          </w:p>
        </w:tc>
      </w:tr>
    </w:tbl>
    <w:p w14:paraId="220F497A" w14:textId="77777777" w:rsidR="00E60591" w:rsidRDefault="00E60591" w:rsidP="00E60591">
      <w:pPr>
        <w:pStyle w:val="Heading3"/>
      </w:pPr>
      <w:bookmarkStart w:id="1119" w:name="_Ref452619819"/>
      <w:bookmarkStart w:id="1120" w:name="_Toc479145650"/>
      <w:r>
        <w:rPr>
          <w:sz w:val="24"/>
        </w:rPr>
        <w:t>Psali Adam On (Before) the Second Canticle</w:t>
      </w:r>
      <w:bookmarkEnd w:id="1119"/>
      <w:bookmarkEnd w:id="112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79BC6C80" w14:textId="77777777" w:rsidTr="00E60591">
        <w:trPr>
          <w:cantSplit/>
        </w:trPr>
        <w:tc>
          <w:tcPr>
            <w:tcW w:w="288" w:type="dxa"/>
          </w:tcPr>
          <w:p w14:paraId="3F829999" w14:textId="77777777" w:rsidR="00E60591" w:rsidRDefault="00E60591" w:rsidP="00E60591">
            <w:pPr>
              <w:pStyle w:val="CopticCross"/>
            </w:pPr>
          </w:p>
        </w:tc>
        <w:tc>
          <w:tcPr>
            <w:tcW w:w="3960" w:type="dxa"/>
          </w:tcPr>
          <w:p w14:paraId="104B58FA" w14:textId="77777777" w:rsidR="00E60591" w:rsidRDefault="00E60591" w:rsidP="00E60591">
            <w:pPr>
              <w:pStyle w:val="EngHang"/>
            </w:pPr>
            <w:r>
              <w:t>*</w:t>
            </w:r>
            <w:r>
              <w:rPr>
                <w:rStyle w:val="FootnoteReference"/>
              </w:rPr>
              <w:footnoteReference w:id="956"/>
            </w:r>
            <w:r>
              <w:t>My heart and my tongue</w:t>
            </w:r>
          </w:p>
          <w:p w14:paraId="35A132DB" w14:textId="77777777" w:rsidR="00E60591" w:rsidRDefault="00E60591" w:rsidP="00E60591">
            <w:pPr>
              <w:pStyle w:val="EngHang"/>
            </w:pPr>
            <w:r>
              <w:t>Glorify the Trinity:</w:t>
            </w:r>
          </w:p>
          <w:p w14:paraId="0428D2B4" w14:textId="77777777" w:rsidR="00E60591" w:rsidRPr="0030209C" w:rsidRDefault="00E60591" w:rsidP="00E60591">
            <w:pPr>
              <w:pStyle w:val="EngHang"/>
              <w:rPr>
                <w:iCs/>
              </w:rPr>
            </w:pPr>
            <w:r w:rsidRPr="0030209C">
              <w:rPr>
                <w:iCs/>
              </w:rPr>
              <w:t>O Holy Trinity,</w:t>
            </w:r>
          </w:p>
          <w:p w14:paraId="2D280062" w14:textId="77777777" w:rsidR="00E60591" w:rsidRDefault="00E60591" w:rsidP="00E60591">
            <w:pPr>
              <w:pStyle w:val="EngHangEnd"/>
            </w:pPr>
            <w:r>
              <w:t>Have mercy upon us.</w:t>
            </w:r>
          </w:p>
        </w:tc>
        <w:tc>
          <w:tcPr>
            <w:tcW w:w="288" w:type="dxa"/>
          </w:tcPr>
          <w:p w14:paraId="72A383E5" w14:textId="77777777" w:rsidR="00E60591" w:rsidRDefault="00E60591" w:rsidP="00E60591">
            <w:pPr>
              <w:pStyle w:val="CopticCross"/>
            </w:pPr>
          </w:p>
        </w:tc>
        <w:tc>
          <w:tcPr>
            <w:tcW w:w="288" w:type="dxa"/>
          </w:tcPr>
          <w:p w14:paraId="0607CF4C" w14:textId="77777777" w:rsidR="00E60591" w:rsidRDefault="00E60591" w:rsidP="00E60591">
            <w:pPr>
              <w:pStyle w:val="CopticCross"/>
            </w:pPr>
          </w:p>
        </w:tc>
        <w:tc>
          <w:tcPr>
            <w:tcW w:w="3960" w:type="dxa"/>
          </w:tcPr>
          <w:p w14:paraId="74A847AF" w14:textId="77777777" w:rsidR="00E60591" w:rsidRDefault="00E60591" w:rsidP="00E60591">
            <w:pPr>
              <w:pStyle w:val="CopticVersemulti-line"/>
            </w:pPr>
            <w:r>
              <w:t>Ⲁ̀ ⲡⲁϩⲏⲧ ⲛⲉⲙ ⲡⲁⲗⲁⲥ:</w:t>
            </w:r>
          </w:p>
          <w:p w14:paraId="76D303CD" w14:textId="77777777" w:rsidR="00E60591" w:rsidRDefault="00E60591" w:rsidP="00E60591">
            <w:pPr>
              <w:pStyle w:val="CopticVersemulti-line"/>
            </w:pPr>
            <w:r>
              <w:t>Ϩⲱⲥ ⲉ̀Ϯⲧ̀ⲣⲓⲁⲥ:</w:t>
            </w:r>
          </w:p>
          <w:p w14:paraId="1845B9CC" w14:textId="77777777" w:rsidR="00E60591" w:rsidRDefault="00E60591" w:rsidP="00E60591">
            <w:pPr>
              <w:pStyle w:val="CopticVersemulti-line"/>
            </w:pPr>
            <w:r>
              <w:t>ⲁ̀ⲅⲓⲁ Ϯ̀ⲣⲓⲁⲥ:</w:t>
            </w:r>
          </w:p>
          <w:p w14:paraId="45F5975C" w14:textId="77777777" w:rsidR="00E60591" w:rsidRPr="005130A7" w:rsidRDefault="00E60591" w:rsidP="00E60591">
            <w:pPr>
              <w:pStyle w:val="CopticVerse"/>
            </w:pPr>
            <w:r>
              <w:t>ⲉ̀ⲗⲉⲏⲥ̀ⲟⲛ ⲏ̀ⲙⲁⲥ.</w:t>
            </w:r>
          </w:p>
        </w:tc>
      </w:tr>
      <w:tr w:rsidR="00E60591" w14:paraId="351F77A4" w14:textId="77777777" w:rsidTr="00E60591">
        <w:trPr>
          <w:cantSplit/>
        </w:trPr>
        <w:tc>
          <w:tcPr>
            <w:tcW w:w="288" w:type="dxa"/>
          </w:tcPr>
          <w:p w14:paraId="4C9B60A9" w14:textId="77777777" w:rsidR="00E60591" w:rsidRPr="001E2E1C" w:rsidRDefault="00E60591" w:rsidP="00E60591">
            <w:pPr>
              <w:pStyle w:val="CopticCross"/>
            </w:pPr>
          </w:p>
        </w:tc>
        <w:tc>
          <w:tcPr>
            <w:tcW w:w="3960" w:type="dxa"/>
          </w:tcPr>
          <w:p w14:paraId="7FD81E77" w14:textId="77777777" w:rsidR="00E60591" w:rsidRPr="00745B45" w:rsidRDefault="00E60591" w:rsidP="00E60591">
            <w:pPr>
              <w:pStyle w:val="EngHang"/>
              <w:rPr>
                <w:rFonts w:ascii="FreeSerifAvvaShenouda" w:eastAsia="Arial Unicode MS" w:hAnsi="FreeSerifAvvaShenouda" w:cs="Arial Unicode MS"/>
              </w:rPr>
            </w:pPr>
            <w:r>
              <w:t>*Everyone praises You</w:t>
            </w:r>
          </w:p>
          <w:p w14:paraId="2115AABA" w14:textId="77777777" w:rsidR="00E60591" w:rsidRDefault="00E60591" w:rsidP="00E60591">
            <w:pPr>
              <w:pStyle w:val="EngHang"/>
            </w:pPr>
            <w:r>
              <w:t>And glorifies You;</w:t>
            </w:r>
          </w:p>
          <w:p w14:paraId="57435FD6" w14:textId="77777777" w:rsidR="00E60591" w:rsidRPr="0030209C" w:rsidRDefault="00E60591" w:rsidP="00E60591">
            <w:pPr>
              <w:pStyle w:val="EngHang"/>
              <w:rPr>
                <w:iCs/>
              </w:rPr>
            </w:pPr>
            <w:r w:rsidRPr="0030209C">
              <w:rPr>
                <w:iCs/>
              </w:rPr>
              <w:t>O Holy Trinity,</w:t>
            </w:r>
          </w:p>
          <w:p w14:paraId="4EC06C68" w14:textId="77777777" w:rsidR="00E60591" w:rsidRDefault="00E60591" w:rsidP="00E60591">
            <w:pPr>
              <w:pStyle w:val="EngHangEnd"/>
            </w:pPr>
            <w:r>
              <w:t>Have mercy upon us.</w:t>
            </w:r>
          </w:p>
        </w:tc>
        <w:tc>
          <w:tcPr>
            <w:tcW w:w="288" w:type="dxa"/>
          </w:tcPr>
          <w:p w14:paraId="470BBF8D" w14:textId="77777777" w:rsidR="00E60591" w:rsidRDefault="00E60591" w:rsidP="00E60591">
            <w:pPr>
              <w:pStyle w:val="CopticCross"/>
            </w:pPr>
          </w:p>
        </w:tc>
        <w:tc>
          <w:tcPr>
            <w:tcW w:w="288" w:type="dxa"/>
          </w:tcPr>
          <w:p w14:paraId="28C06209" w14:textId="77777777" w:rsidR="00E60591" w:rsidRDefault="00E60591" w:rsidP="00E60591">
            <w:pPr>
              <w:pStyle w:val="CopticCross"/>
            </w:pPr>
          </w:p>
        </w:tc>
        <w:tc>
          <w:tcPr>
            <w:tcW w:w="3960" w:type="dxa"/>
          </w:tcPr>
          <w:p w14:paraId="777DB6A1" w14:textId="77777777" w:rsidR="00E60591" w:rsidRDefault="00E60591" w:rsidP="00E60591">
            <w:pPr>
              <w:pStyle w:val="CopticVersemulti-line"/>
            </w:pPr>
            <w:r>
              <w:t>Ⲃⲟⲛ ⲛⲓⲃⲉⲛ ⲥⲉϩⲱⲥ ⲛⲁⲕ:</w:t>
            </w:r>
          </w:p>
          <w:p w14:paraId="2CD423A5" w14:textId="77777777" w:rsidR="00E60591" w:rsidRDefault="00E60591" w:rsidP="00E60591">
            <w:pPr>
              <w:pStyle w:val="CopticVersemulti-line"/>
            </w:pPr>
            <w:r>
              <w:t>ⲟⲩⲟϩ ⲥⲉⲉⲡⲃⲱⲕ ⲛⲁⲕ:</w:t>
            </w:r>
          </w:p>
          <w:p w14:paraId="61682CCF" w14:textId="77777777" w:rsidR="00E60591" w:rsidRDefault="00E60591" w:rsidP="00E60591">
            <w:pPr>
              <w:pStyle w:val="CopticVersemulti-line"/>
            </w:pPr>
            <w:r>
              <w:t>ⲁ̀ⲅⲓⲁ Ϯ̀ⲣⲓⲁⲥ:</w:t>
            </w:r>
          </w:p>
          <w:p w14:paraId="748BE00E" w14:textId="77777777" w:rsidR="00E60591" w:rsidRPr="005130A7" w:rsidRDefault="00E60591" w:rsidP="00E60591">
            <w:pPr>
              <w:pStyle w:val="CopticVerse"/>
            </w:pPr>
            <w:r>
              <w:t>ⲉ̀ⲗⲉⲏⲥ̀ⲟⲛ ⲏ̀ⲙⲁⲥ.</w:t>
            </w:r>
          </w:p>
        </w:tc>
      </w:tr>
      <w:tr w:rsidR="00E60591" w14:paraId="4FA3A055" w14:textId="77777777" w:rsidTr="00E60591">
        <w:trPr>
          <w:cantSplit/>
        </w:trPr>
        <w:tc>
          <w:tcPr>
            <w:tcW w:w="288" w:type="dxa"/>
          </w:tcPr>
          <w:p w14:paraId="133DA07A" w14:textId="77777777" w:rsidR="00E60591" w:rsidRDefault="00E60591" w:rsidP="00E60591">
            <w:pPr>
              <w:pStyle w:val="CopticCross"/>
            </w:pPr>
            <w:r>
              <w:t>¿</w:t>
            </w:r>
          </w:p>
        </w:tc>
        <w:tc>
          <w:tcPr>
            <w:tcW w:w="3960" w:type="dxa"/>
          </w:tcPr>
          <w:p w14:paraId="3E423040" w14:textId="77777777" w:rsidR="00E60591" w:rsidRDefault="00E60591" w:rsidP="00E60591">
            <w:pPr>
              <w:pStyle w:val="EngHang"/>
            </w:pPr>
            <w:r>
              <w:t>*For You are our God,</w:t>
            </w:r>
          </w:p>
          <w:p w14:paraId="0C41EF7B" w14:textId="77777777" w:rsidR="00E60591" w:rsidRDefault="00E60591" w:rsidP="00E60591">
            <w:pPr>
              <w:pStyle w:val="EngHang"/>
            </w:pPr>
            <w:r>
              <w:t>And our Saviour;</w:t>
            </w:r>
          </w:p>
          <w:p w14:paraId="588CE832" w14:textId="77777777" w:rsidR="00E60591" w:rsidRPr="0030209C" w:rsidRDefault="00E60591" w:rsidP="00E60591">
            <w:pPr>
              <w:pStyle w:val="EngHang"/>
              <w:rPr>
                <w:iCs/>
              </w:rPr>
            </w:pPr>
            <w:r w:rsidRPr="0030209C">
              <w:rPr>
                <w:iCs/>
              </w:rPr>
              <w:t>O Holy Trinity,</w:t>
            </w:r>
          </w:p>
          <w:p w14:paraId="30B4ADF1" w14:textId="77777777" w:rsidR="00E60591" w:rsidRDefault="00E60591" w:rsidP="00E60591">
            <w:pPr>
              <w:pStyle w:val="EngHangEnd"/>
            </w:pPr>
            <w:r>
              <w:t>Have mercy upon us.</w:t>
            </w:r>
          </w:p>
        </w:tc>
        <w:tc>
          <w:tcPr>
            <w:tcW w:w="288" w:type="dxa"/>
          </w:tcPr>
          <w:p w14:paraId="1E81BFFC" w14:textId="77777777" w:rsidR="00E60591" w:rsidRDefault="00E60591" w:rsidP="00E60591">
            <w:pPr>
              <w:pStyle w:val="CopticCross"/>
            </w:pPr>
          </w:p>
        </w:tc>
        <w:tc>
          <w:tcPr>
            <w:tcW w:w="288" w:type="dxa"/>
          </w:tcPr>
          <w:p w14:paraId="72AEDA52" w14:textId="77777777" w:rsidR="00E60591" w:rsidRDefault="00E60591" w:rsidP="00E60591">
            <w:pPr>
              <w:pStyle w:val="CopticCross"/>
            </w:pPr>
            <w:r>
              <w:t>¿</w:t>
            </w:r>
          </w:p>
        </w:tc>
        <w:tc>
          <w:tcPr>
            <w:tcW w:w="3960" w:type="dxa"/>
          </w:tcPr>
          <w:p w14:paraId="38FA6956" w14:textId="77777777" w:rsidR="00E60591" w:rsidRDefault="00E60591" w:rsidP="00E60591">
            <w:pPr>
              <w:pStyle w:val="CopticVersemulti-line"/>
            </w:pPr>
            <w:r>
              <w:t>Ⲅⲉ ⲅⲁⲣ ⲛ̀ⲑⲟⲕ Ⲡⲉⲛⲛⲟⲩϯ:</w:t>
            </w:r>
          </w:p>
          <w:p w14:paraId="79A7D14B" w14:textId="77777777" w:rsidR="00E60591" w:rsidRDefault="00E60591" w:rsidP="00E60591">
            <w:pPr>
              <w:pStyle w:val="CopticVersemulti-line"/>
            </w:pPr>
            <w:r>
              <w:t>Ⲡⲉⲛⲥⲱⲧⲏⲣ ⲟⲩⲟϩ Ⲡⲓⲛⲓϣϯ:</w:t>
            </w:r>
          </w:p>
          <w:p w14:paraId="36152E45" w14:textId="77777777" w:rsidR="00E60591" w:rsidRDefault="00E60591" w:rsidP="00E60591">
            <w:pPr>
              <w:pStyle w:val="CopticVersemulti-line"/>
            </w:pPr>
            <w:r>
              <w:t>ⲁ̀ⲅⲓⲁ Ϯ̀ⲣⲓⲁⲥ:</w:t>
            </w:r>
          </w:p>
          <w:p w14:paraId="659CE900" w14:textId="77777777" w:rsidR="00E60591" w:rsidRPr="005130A7" w:rsidRDefault="00E60591" w:rsidP="00E60591">
            <w:pPr>
              <w:pStyle w:val="CopticVerse"/>
            </w:pPr>
            <w:r>
              <w:t>ⲉ̀ⲗⲉⲏⲥ̀ⲟⲛ ⲏ̀ⲙⲁⲥ.</w:t>
            </w:r>
          </w:p>
        </w:tc>
      </w:tr>
      <w:tr w:rsidR="00E60591" w14:paraId="478F143A" w14:textId="77777777" w:rsidTr="00E60591">
        <w:trPr>
          <w:cantSplit/>
        </w:trPr>
        <w:tc>
          <w:tcPr>
            <w:tcW w:w="288" w:type="dxa"/>
          </w:tcPr>
          <w:p w14:paraId="534AB5F8" w14:textId="77777777" w:rsidR="00E60591" w:rsidRDefault="00E60591" w:rsidP="00E60591">
            <w:pPr>
              <w:pStyle w:val="CopticCross"/>
            </w:pPr>
            <w:r>
              <w:t>¿</w:t>
            </w:r>
          </w:p>
        </w:tc>
        <w:tc>
          <w:tcPr>
            <w:tcW w:w="3960" w:type="dxa"/>
          </w:tcPr>
          <w:p w14:paraId="7433C3CE" w14:textId="77777777" w:rsidR="00E60591" w:rsidRDefault="00E60591" w:rsidP="00E60591">
            <w:pPr>
              <w:pStyle w:val="EngHang"/>
            </w:pPr>
            <w:r>
              <w:t>The Master and Lord</w:t>
            </w:r>
          </w:p>
          <w:p w14:paraId="00EBB871" w14:textId="77777777" w:rsidR="00E60591" w:rsidRDefault="00E60591" w:rsidP="00E60591">
            <w:pPr>
              <w:pStyle w:val="EngHang"/>
            </w:pPr>
            <w:r>
              <w:t>Has come and saved us;</w:t>
            </w:r>
          </w:p>
          <w:p w14:paraId="6E0F6B3D" w14:textId="77777777" w:rsidR="00E60591" w:rsidRPr="0030209C" w:rsidRDefault="00E60591" w:rsidP="00E60591">
            <w:pPr>
              <w:pStyle w:val="EngHang"/>
              <w:rPr>
                <w:iCs/>
              </w:rPr>
            </w:pPr>
            <w:r w:rsidRPr="0030209C">
              <w:rPr>
                <w:iCs/>
              </w:rPr>
              <w:t>O Holy Trinity,</w:t>
            </w:r>
          </w:p>
          <w:p w14:paraId="6091F919" w14:textId="77777777" w:rsidR="00E60591" w:rsidRDefault="00E60591" w:rsidP="00E60591">
            <w:pPr>
              <w:pStyle w:val="EngHangEnd"/>
            </w:pPr>
            <w:r>
              <w:t>Have mercy upon us.</w:t>
            </w:r>
          </w:p>
        </w:tc>
        <w:tc>
          <w:tcPr>
            <w:tcW w:w="288" w:type="dxa"/>
          </w:tcPr>
          <w:p w14:paraId="5B0E15B6" w14:textId="77777777" w:rsidR="00E60591" w:rsidRDefault="00E60591" w:rsidP="00E60591">
            <w:pPr>
              <w:pStyle w:val="CopticCross"/>
            </w:pPr>
          </w:p>
        </w:tc>
        <w:tc>
          <w:tcPr>
            <w:tcW w:w="288" w:type="dxa"/>
          </w:tcPr>
          <w:p w14:paraId="4663DAF5" w14:textId="77777777" w:rsidR="00E60591" w:rsidRDefault="00E60591" w:rsidP="00E60591">
            <w:pPr>
              <w:pStyle w:val="CopticCross"/>
            </w:pPr>
            <w:r>
              <w:t>¿</w:t>
            </w:r>
          </w:p>
        </w:tc>
        <w:tc>
          <w:tcPr>
            <w:tcW w:w="3960" w:type="dxa"/>
          </w:tcPr>
          <w:p w14:paraId="7FD3BBCC" w14:textId="77777777" w:rsidR="00E60591" w:rsidRDefault="00E60591" w:rsidP="00E60591">
            <w:pPr>
              <w:pStyle w:val="CopticVersemulti-line"/>
            </w:pPr>
            <w:r>
              <w:t>Ⲇⲉⲥⲡⲟⲩⲇⲉ Ⲕⲩⲣⲓⲟⲛ:</w:t>
            </w:r>
          </w:p>
          <w:p w14:paraId="78D8764B" w14:textId="77777777" w:rsidR="00E60591" w:rsidRDefault="00E60591" w:rsidP="00E60591">
            <w:pPr>
              <w:pStyle w:val="CopticVersemulti-line"/>
            </w:pPr>
            <w:r>
              <w:t>ⲁϥⲓ̀ ⲁϥⲥⲱϯ ⲙ̀ⲙⲟⲛ:</w:t>
            </w:r>
          </w:p>
          <w:p w14:paraId="233F1EBF" w14:textId="77777777" w:rsidR="00E60591" w:rsidRDefault="00E60591" w:rsidP="00E60591">
            <w:pPr>
              <w:pStyle w:val="CopticVersemulti-line"/>
            </w:pPr>
            <w:r>
              <w:t>ⲁ̀ⲅⲓⲁ Ϯ̀ⲣⲓⲁⲥ:</w:t>
            </w:r>
          </w:p>
          <w:p w14:paraId="478B56D5" w14:textId="77777777" w:rsidR="00E60591" w:rsidRPr="005130A7" w:rsidRDefault="00E60591" w:rsidP="00E60591">
            <w:pPr>
              <w:pStyle w:val="CopticVerse"/>
            </w:pPr>
            <w:r>
              <w:t>ⲉ̀ⲗⲉⲏⲥ̀ⲟⲛ ⲏ̀ⲙⲁⲥ.</w:t>
            </w:r>
          </w:p>
        </w:tc>
      </w:tr>
      <w:tr w:rsidR="00E60591" w14:paraId="064AC39C" w14:textId="77777777" w:rsidTr="00E60591">
        <w:trPr>
          <w:cantSplit/>
        </w:trPr>
        <w:tc>
          <w:tcPr>
            <w:tcW w:w="288" w:type="dxa"/>
          </w:tcPr>
          <w:p w14:paraId="5707CFA8" w14:textId="77777777" w:rsidR="00E60591" w:rsidRDefault="00E60591" w:rsidP="00E60591">
            <w:pPr>
              <w:pStyle w:val="CopticCross"/>
            </w:pPr>
          </w:p>
        </w:tc>
        <w:tc>
          <w:tcPr>
            <w:tcW w:w="3960" w:type="dxa"/>
          </w:tcPr>
          <w:p w14:paraId="61B65105" w14:textId="77777777" w:rsidR="00E60591" w:rsidRDefault="00E60591" w:rsidP="00E60591">
            <w:pPr>
              <w:pStyle w:val="EngHang"/>
            </w:pPr>
            <w:r>
              <w:t>Teach me Your righteousness</w:t>
            </w:r>
          </w:p>
          <w:p w14:paraId="2A4F29B9" w14:textId="77777777" w:rsidR="00E60591" w:rsidRDefault="00E60591" w:rsidP="00E60591">
            <w:pPr>
              <w:pStyle w:val="EngHang"/>
              <w:ind w:left="0" w:firstLine="0"/>
            </w:pPr>
            <w:r>
              <w:t>By way of Your statutes;</w:t>
            </w:r>
          </w:p>
          <w:p w14:paraId="3A00702E" w14:textId="77777777" w:rsidR="00E60591" w:rsidRPr="0030209C" w:rsidRDefault="00E60591" w:rsidP="00E60591">
            <w:pPr>
              <w:pStyle w:val="EngHang"/>
              <w:rPr>
                <w:iCs/>
              </w:rPr>
            </w:pPr>
            <w:r w:rsidRPr="0030209C">
              <w:rPr>
                <w:iCs/>
              </w:rPr>
              <w:t>O Holy Trinity,</w:t>
            </w:r>
          </w:p>
          <w:p w14:paraId="3DDC639C" w14:textId="77777777" w:rsidR="00E60591" w:rsidRDefault="00E60591" w:rsidP="00E60591">
            <w:pPr>
              <w:pStyle w:val="EngHangEnd"/>
            </w:pPr>
            <w:r>
              <w:t>Have mercy upon us.</w:t>
            </w:r>
          </w:p>
        </w:tc>
        <w:tc>
          <w:tcPr>
            <w:tcW w:w="288" w:type="dxa"/>
          </w:tcPr>
          <w:p w14:paraId="4AE63BC7" w14:textId="77777777" w:rsidR="00E60591" w:rsidRDefault="00E60591" w:rsidP="00E60591">
            <w:pPr>
              <w:pStyle w:val="CopticCross"/>
            </w:pPr>
          </w:p>
        </w:tc>
        <w:tc>
          <w:tcPr>
            <w:tcW w:w="288" w:type="dxa"/>
          </w:tcPr>
          <w:p w14:paraId="7D900E8A" w14:textId="77777777" w:rsidR="00E60591" w:rsidRDefault="00E60591" w:rsidP="00E60591">
            <w:pPr>
              <w:pStyle w:val="CopticCross"/>
            </w:pPr>
          </w:p>
        </w:tc>
        <w:tc>
          <w:tcPr>
            <w:tcW w:w="3960" w:type="dxa"/>
          </w:tcPr>
          <w:p w14:paraId="1A8ACEC1" w14:textId="77777777" w:rsidR="00E60591" w:rsidRDefault="00E60591" w:rsidP="00E60591">
            <w:pPr>
              <w:pStyle w:val="CopticVersemulti-line"/>
            </w:pPr>
            <w:r>
              <w:t>Ⲉⲑⲃⲉ ⲡⲉⲕϩⲁⲡ ⲙ̀ⲙⲏⲓ:</w:t>
            </w:r>
          </w:p>
          <w:p w14:paraId="5A2A7716" w14:textId="77777777" w:rsidR="00E60591" w:rsidRDefault="00E60591" w:rsidP="00E60591">
            <w:pPr>
              <w:pStyle w:val="CopticVersemulti-line"/>
            </w:pPr>
            <w:r>
              <w:t>ⲙⲁⲧ̀ⲥⲁⲃⲟⲓ ⲉ̀ⲛⲉⲕⲙⲉⲑⲙⲏⲓ:</w:t>
            </w:r>
          </w:p>
          <w:p w14:paraId="2A2770F1" w14:textId="77777777" w:rsidR="00E60591" w:rsidRDefault="00E60591" w:rsidP="00E60591">
            <w:pPr>
              <w:pStyle w:val="CopticVersemulti-line"/>
            </w:pPr>
            <w:r>
              <w:t>ⲁ̀ⲅⲓⲁ Ϯ̀ⲣⲓⲁⲥ:</w:t>
            </w:r>
          </w:p>
          <w:p w14:paraId="4624A13F" w14:textId="77777777" w:rsidR="00E60591" w:rsidRDefault="00E60591" w:rsidP="00E60591">
            <w:pPr>
              <w:pStyle w:val="CopticVerse"/>
            </w:pPr>
            <w:r>
              <w:t>ⲉ̀ⲗⲉⲏⲥ̀ⲟⲛ ⲏ̀ⲙⲁⲥ.</w:t>
            </w:r>
          </w:p>
        </w:tc>
      </w:tr>
      <w:tr w:rsidR="00E60591" w14:paraId="3AB42704" w14:textId="77777777" w:rsidTr="00E60591">
        <w:trPr>
          <w:cantSplit/>
        </w:trPr>
        <w:tc>
          <w:tcPr>
            <w:tcW w:w="288" w:type="dxa"/>
          </w:tcPr>
          <w:p w14:paraId="7D3EE35A" w14:textId="77777777" w:rsidR="00E60591" w:rsidRDefault="00E60591" w:rsidP="00E60591">
            <w:pPr>
              <w:pStyle w:val="CopticCross"/>
            </w:pPr>
          </w:p>
        </w:tc>
        <w:tc>
          <w:tcPr>
            <w:tcW w:w="3960" w:type="dxa"/>
          </w:tcPr>
          <w:p w14:paraId="70A4EFEC" w14:textId="77777777" w:rsidR="00E60591" w:rsidRDefault="00E60591" w:rsidP="00E60591">
            <w:pPr>
              <w:pStyle w:val="EngHang"/>
            </w:pPr>
            <w:r>
              <w:t>*Great is Your mercy;</w:t>
            </w:r>
          </w:p>
          <w:p w14:paraId="0295373C" w14:textId="77777777" w:rsidR="00E60591" w:rsidRDefault="00E60591" w:rsidP="00E60591">
            <w:pPr>
              <w:pStyle w:val="EngHang"/>
            </w:pPr>
            <w:r>
              <w:t>Visit us with Thy salvation;</w:t>
            </w:r>
          </w:p>
          <w:p w14:paraId="3174AE12" w14:textId="77777777" w:rsidR="00E60591" w:rsidRPr="0030209C" w:rsidRDefault="00E60591" w:rsidP="00E60591">
            <w:pPr>
              <w:pStyle w:val="EngHang"/>
              <w:rPr>
                <w:iCs/>
              </w:rPr>
            </w:pPr>
            <w:r w:rsidRPr="0030209C">
              <w:rPr>
                <w:iCs/>
              </w:rPr>
              <w:t>O Holy Trinity,</w:t>
            </w:r>
          </w:p>
          <w:p w14:paraId="6446C800" w14:textId="77777777" w:rsidR="00E60591" w:rsidRDefault="00E60591" w:rsidP="00E60591">
            <w:pPr>
              <w:pStyle w:val="EngHangEnd"/>
            </w:pPr>
            <w:r>
              <w:t>Have mercy upon us.</w:t>
            </w:r>
          </w:p>
        </w:tc>
        <w:tc>
          <w:tcPr>
            <w:tcW w:w="288" w:type="dxa"/>
          </w:tcPr>
          <w:p w14:paraId="0A738238" w14:textId="77777777" w:rsidR="00E60591" w:rsidRDefault="00E60591" w:rsidP="00E60591">
            <w:pPr>
              <w:pStyle w:val="CopticCross"/>
            </w:pPr>
          </w:p>
        </w:tc>
        <w:tc>
          <w:tcPr>
            <w:tcW w:w="288" w:type="dxa"/>
          </w:tcPr>
          <w:p w14:paraId="0C574622" w14:textId="77777777" w:rsidR="00E60591" w:rsidRDefault="00E60591" w:rsidP="00E60591">
            <w:pPr>
              <w:pStyle w:val="CopticCross"/>
            </w:pPr>
          </w:p>
        </w:tc>
        <w:tc>
          <w:tcPr>
            <w:tcW w:w="3960" w:type="dxa"/>
          </w:tcPr>
          <w:p w14:paraId="0B2A4B24" w14:textId="77777777" w:rsidR="00E60591" w:rsidRDefault="00E60591" w:rsidP="00E60591">
            <w:pPr>
              <w:pStyle w:val="CopticVersemulti-line"/>
            </w:pPr>
            <w:r>
              <w:t>Ⲍⲉⲟϣ ⲡⲉ ⲡⲉⲕⲛⲁⲓ:</w:t>
            </w:r>
          </w:p>
          <w:p w14:paraId="70914DD0" w14:textId="77777777" w:rsidR="00E60591" w:rsidRDefault="00E60591" w:rsidP="00E60591">
            <w:pPr>
              <w:pStyle w:val="CopticVersemulti-line"/>
            </w:pPr>
            <w:r>
              <w:t>Ϫⲉⲙⲡⲉⲛϣⲓⲛⲓ ϧⲉⲛ ⲡⲉⲕⲟⲩϫⲁⲓ:</w:t>
            </w:r>
          </w:p>
          <w:p w14:paraId="11630513" w14:textId="77777777" w:rsidR="00E60591" w:rsidRDefault="00E60591" w:rsidP="00E60591">
            <w:pPr>
              <w:pStyle w:val="CopticVersemulti-line"/>
            </w:pPr>
            <w:r>
              <w:t>ⲁ̀ⲅⲓⲁ Ϯ̀ⲣⲓⲁⲥ:</w:t>
            </w:r>
          </w:p>
          <w:p w14:paraId="1EC65B95" w14:textId="77777777" w:rsidR="00E60591" w:rsidRDefault="00E60591" w:rsidP="00E60591">
            <w:pPr>
              <w:pStyle w:val="CopticVerse"/>
            </w:pPr>
            <w:r>
              <w:t>ⲉ̀ⲗⲉⲏⲥ̀ⲟⲛ ⲏ̀ⲙⲁⲥ.</w:t>
            </w:r>
          </w:p>
        </w:tc>
      </w:tr>
      <w:tr w:rsidR="00E60591" w14:paraId="2CFB90C2" w14:textId="77777777" w:rsidTr="00E60591">
        <w:trPr>
          <w:cantSplit/>
        </w:trPr>
        <w:tc>
          <w:tcPr>
            <w:tcW w:w="288" w:type="dxa"/>
          </w:tcPr>
          <w:p w14:paraId="2C498DA9" w14:textId="77777777" w:rsidR="00E60591" w:rsidRDefault="00E60591" w:rsidP="00E60591">
            <w:pPr>
              <w:pStyle w:val="CopticCross"/>
            </w:pPr>
            <w:r>
              <w:t>¿</w:t>
            </w:r>
          </w:p>
        </w:tc>
        <w:tc>
          <w:tcPr>
            <w:tcW w:w="3960" w:type="dxa"/>
          </w:tcPr>
          <w:p w14:paraId="1CCC51A1" w14:textId="77777777" w:rsidR="00E60591" w:rsidRDefault="00E60591" w:rsidP="00E60591">
            <w:pPr>
              <w:pStyle w:val="EngHang"/>
            </w:pPr>
            <w:r>
              <w:t>Behold, here I am,</w:t>
            </w:r>
          </w:p>
          <w:p w14:paraId="65646108" w14:textId="77777777" w:rsidR="00E60591" w:rsidRDefault="00E60591" w:rsidP="00E60591">
            <w:pPr>
              <w:pStyle w:val="EngHang"/>
            </w:pPr>
            <w:r>
              <w:t>I take refuge in You,</w:t>
            </w:r>
          </w:p>
          <w:p w14:paraId="56EB5E0D" w14:textId="77777777" w:rsidR="00E60591" w:rsidRPr="0030209C" w:rsidRDefault="00E60591" w:rsidP="00E60591">
            <w:pPr>
              <w:pStyle w:val="EngHang"/>
              <w:rPr>
                <w:iCs/>
              </w:rPr>
            </w:pPr>
            <w:r w:rsidRPr="0030209C">
              <w:rPr>
                <w:iCs/>
              </w:rPr>
              <w:t>O Holy Trinity,</w:t>
            </w:r>
          </w:p>
          <w:p w14:paraId="1E83F303" w14:textId="77777777" w:rsidR="00E60591" w:rsidRDefault="00E60591" w:rsidP="00E60591">
            <w:pPr>
              <w:pStyle w:val="EngHangEnd"/>
            </w:pPr>
            <w:r>
              <w:t>Have mercy upon us.</w:t>
            </w:r>
          </w:p>
        </w:tc>
        <w:tc>
          <w:tcPr>
            <w:tcW w:w="288" w:type="dxa"/>
          </w:tcPr>
          <w:p w14:paraId="470E8F35" w14:textId="77777777" w:rsidR="00E60591" w:rsidRDefault="00E60591" w:rsidP="00E60591">
            <w:pPr>
              <w:pStyle w:val="CopticCross"/>
            </w:pPr>
          </w:p>
        </w:tc>
        <w:tc>
          <w:tcPr>
            <w:tcW w:w="288" w:type="dxa"/>
          </w:tcPr>
          <w:p w14:paraId="1498CB49" w14:textId="77777777" w:rsidR="00E60591" w:rsidRDefault="00E60591" w:rsidP="00E60591">
            <w:pPr>
              <w:pStyle w:val="CopticCross"/>
            </w:pPr>
            <w:r>
              <w:t>¿</w:t>
            </w:r>
          </w:p>
        </w:tc>
        <w:tc>
          <w:tcPr>
            <w:tcW w:w="3960" w:type="dxa"/>
          </w:tcPr>
          <w:p w14:paraId="44BB59A1" w14:textId="77777777" w:rsidR="00E60591" w:rsidRDefault="00E60591" w:rsidP="00E60591">
            <w:pPr>
              <w:pStyle w:val="CopticVersemulti-line"/>
            </w:pPr>
            <w:r>
              <w:t>Ⲏⲥ ϩⲏⲡⲡⲉ ⲁ̀ⲛⲟⲕ:</w:t>
            </w:r>
          </w:p>
          <w:p w14:paraId="626A5279" w14:textId="77777777" w:rsidR="00E60591" w:rsidRDefault="00E60591" w:rsidP="00E60591">
            <w:pPr>
              <w:pStyle w:val="CopticVersemulti-line"/>
            </w:pPr>
            <w:r>
              <w:t>ⲉⲓⲉ̀ⲫⲱⲧ ϩⲁⲣⲟⲕ:</w:t>
            </w:r>
          </w:p>
          <w:p w14:paraId="23EAD5C2" w14:textId="77777777" w:rsidR="00E60591" w:rsidRDefault="00E60591" w:rsidP="00E60591">
            <w:pPr>
              <w:pStyle w:val="CopticVersemulti-line"/>
            </w:pPr>
            <w:r>
              <w:t>ⲁ̀ⲅⲓⲁ Ϯ̀ⲣⲓⲁⲥ:</w:t>
            </w:r>
          </w:p>
          <w:p w14:paraId="0317393D" w14:textId="77777777" w:rsidR="00E60591" w:rsidRDefault="00E60591" w:rsidP="00E60591">
            <w:pPr>
              <w:pStyle w:val="CopticVerse"/>
            </w:pPr>
            <w:r>
              <w:t>ⲉ̀ⲗⲉⲏⲥ̀ⲟⲛ ⲏ̀ⲙⲁⲥ.</w:t>
            </w:r>
          </w:p>
        </w:tc>
      </w:tr>
      <w:tr w:rsidR="00E60591" w14:paraId="54B484C6" w14:textId="77777777" w:rsidTr="00E60591">
        <w:trPr>
          <w:cantSplit/>
        </w:trPr>
        <w:tc>
          <w:tcPr>
            <w:tcW w:w="288" w:type="dxa"/>
          </w:tcPr>
          <w:p w14:paraId="49ED33C7" w14:textId="77777777" w:rsidR="00E60591" w:rsidRDefault="00E60591" w:rsidP="00E60591">
            <w:pPr>
              <w:pStyle w:val="CopticCross"/>
            </w:pPr>
            <w:r>
              <w:lastRenderedPageBreak/>
              <w:t>¿</w:t>
            </w:r>
          </w:p>
        </w:tc>
        <w:tc>
          <w:tcPr>
            <w:tcW w:w="3960" w:type="dxa"/>
          </w:tcPr>
          <w:p w14:paraId="2BE826D8" w14:textId="77777777" w:rsidR="00E60591" w:rsidRDefault="00E60591" w:rsidP="00E60591">
            <w:pPr>
              <w:pStyle w:val="EngHang"/>
            </w:pPr>
            <w:r>
              <w:t>*Yours is the power and the glory,</w:t>
            </w:r>
          </w:p>
          <w:p w14:paraId="0427063D" w14:textId="77777777" w:rsidR="00E60591" w:rsidRDefault="00E60591" w:rsidP="00E60591">
            <w:pPr>
              <w:pStyle w:val="EngHang"/>
            </w:pPr>
            <w:r>
              <w:t>O King of glory;</w:t>
            </w:r>
          </w:p>
          <w:p w14:paraId="6826F680" w14:textId="77777777" w:rsidR="00E60591" w:rsidRPr="0030209C" w:rsidRDefault="00E60591" w:rsidP="00E60591">
            <w:pPr>
              <w:pStyle w:val="EngHang"/>
              <w:rPr>
                <w:iCs/>
              </w:rPr>
            </w:pPr>
            <w:r w:rsidRPr="0030209C">
              <w:rPr>
                <w:iCs/>
              </w:rPr>
              <w:t>O Holy Trinity,</w:t>
            </w:r>
          </w:p>
          <w:p w14:paraId="39CB6A03" w14:textId="77777777" w:rsidR="00E60591" w:rsidRDefault="00E60591" w:rsidP="00E60591">
            <w:pPr>
              <w:pStyle w:val="EngHangEnd"/>
            </w:pPr>
            <w:r>
              <w:t>Have mercy upon us.</w:t>
            </w:r>
          </w:p>
        </w:tc>
        <w:tc>
          <w:tcPr>
            <w:tcW w:w="288" w:type="dxa"/>
          </w:tcPr>
          <w:p w14:paraId="4BAEC2F1" w14:textId="77777777" w:rsidR="00E60591" w:rsidRDefault="00E60591" w:rsidP="00E60591">
            <w:pPr>
              <w:pStyle w:val="CopticCross"/>
            </w:pPr>
          </w:p>
        </w:tc>
        <w:tc>
          <w:tcPr>
            <w:tcW w:w="288" w:type="dxa"/>
          </w:tcPr>
          <w:p w14:paraId="0A7966D4" w14:textId="77777777" w:rsidR="00E60591" w:rsidRDefault="00E60591" w:rsidP="00E60591">
            <w:pPr>
              <w:pStyle w:val="CopticCross"/>
            </w:pPr>
            <w:r>
              <w:t>¿</w:t>
            </w:r>
          </w:p>
        </w:tc>
        <w:tc>
          <w:tcPr>
            <w:tcW w:w="3960" w:type="dxa"/>
          </w:tcPr>
          <w:p w14:paraId="6E6A8D3B" w14:textId="77777777" w:rsidR="00E60591" w:rsidRDefault="00E60591" w:rsidP="00E60591">
            <w:pPr>
              <w:pStyle w:val="CopticVersemulti-line"/>
            </w:pPr>
            <w:r>
              <w:t>Ⲑⲱⲕ ⲧⲉ ϯϫⲟⲙ ⲛⲉⲙ ⲡⲓⲱ̀ⲟⲩ:</w:t>
            </w:r>
          </w:p>
          <w:p w14:paraId="08B915CF" w14:textId="77777777" w:rsidR="00E60591" w:rsidRDefault="00E60591" w:rsidP="00E60591">
            <w:pPr>
              <w:pStyle w:val="CopticVersemulti-line"/>
            </w:pPr>
            <w:r>
              <w:t>ⲱ̀ Ⲡⲓⲟⲩⲣⲟ ⲛ̀ⲧⲉ ⲡ̀ⲱ̀ⲟⲩ:</w:t>
            </w:r>
          </w:p>
          <w:p w14:paraId="3F8665F7" w14:textId="77777777" w:rsidR="00E60591" w:rsidRDefault="00E60591" w:rsidP="00E60591">
            <w:pPr>
              <w:pStyle w:val="CopticVersemulti-line"/>
            </w:pPr>
            <w:r>
              <w:t>ⲁ̀ⲅⲓⲁ Ϯ̀ⲣⲓⲁⲥ:</w:t>
            </w:r>
          </w:p>
          <w:p w14:paraId="22027E50" w14:textId="77777777" w:rsidR="00E60591" w:rsidRDefault="00E60591" w:rsidP="00E60591">
            <w:pPr>
              <w:pStyle w:val="CopticVerse"/>
            </w:pPr>
            <w:r>
              <w:t>ⲉ̀ⲗⲉⲏⲥ̀ⲟⲛ ⲏ̀ⲙⲁⲥ.</w:t>
            </w:r>
          </w:p>
        </w:tc>
      </w:tr>
      <w:tr w:rsidR="00E60591" w14:paraId="7E9C17E2" w14:textId="77777777" w:rsidTr="00E60591">
        <w:trPr>
          <w:cantSplit/>
        </w:trPr>
        <w:tc>
          <w:tcPr>
            <w:tcW w:w="288" w:type="dxa"/>
          </w:tcPr>
          <w:p w14:paraId="2C56853C" w14:textId="77777777" w:rsidR="00E60591" w:rsidRDefault="00E60591" w:rsidP="00E60591">
            <w:pPr>
              <w:pStyle w:val="CopticCross"/>
            </w:pPr>
          </w:p>
        </w:tc>
        <w:tc>
          <w:tcPr>
            <w:tcW w:w="3960" w:type="dxa"/>
          </w:tcPr>
          <w:p w14:paraId="0E421874" w14:textId="77777777" w:rsidR="00E60591" w:rsidRDefault="00E60591" w:rsidP="00E60591">
            <w:pPr>
              <w:pStyle w:val="EngHang"/>
            </w:pPr>
            <w:r>
              <w:t>*Jesus is our refuge</w:t>
            </w:r>
          </w:p>
          <w:p w14:paraId="18B0E2D3" w14:textId="77777777" w:rsidR="00E60591" w:rsidRDefault="00E60591" w:rsidP="00E60591">
            <w:pPr>
              <w:pStyle w:val="EngHang"/>
            </w:pPr>
            <w:r>
              <w:t>In our tribulations,</w:t>
            </w:r>
          </w:p>
          <w:p w14:paraId="54FA7378" w14:textId="77777777" w:rsidR="00E60591" w:rsidRPr="0030209C" w:rsidRDefault="00E60591" w:rsidP="00E60591">
            <w:pPr>
              <w:pStyle w:val="EngHang"/>
              <w:rPr>
                <w:iCs/>
              </w:rPr>
            </w:pPr>
            <w:r w:rsidRPr="0030209C">
              <w:rPr>
                <w:iCs/>
              </w:rPr>
              <w:t>O Holy Trinity,</w:t>
            </w:r>
          </w:p>
          <w:p w14:paraId="272CB2FD" w14:textId="77777777" w:rsidR="00E60591" w:rsidRDefault="00E60591" w:rsidP="00E60591">
            <w:pPr>
              <w:pStyle w:val="EngHangEnd"/>
            </w:pPr>
            <w:r>
              <w:t>Have mercy upon us.</w:t>
            </w:r>
          </w:p>
        </w:tc>
        <w:tc>
          <w:tcPr>
            <w:tcW w:w="288" w:type="dxa"/>
          </w:tcPr>
          <w:p w14:paraId="78DB5911" w14:textId="77777777" w:rsidR="00E60591" w:rsidRDefault="00E60591" w:rsidP="00E60591">
            <w:pPr>
              <w:pStyle w:val="CopticCross"/>
            </w:pPr>
          </w:p>
        </w:tc>
        <w:tc>
          <w:tcPr>
            <w:tcW w:w="288" w:type="dxa"/>
          </w:tcPr>
          <w:p w14:paraId="11F4D41E" w14:textId="77777777" w:rsidR="00E60591" w:rsidRDefault="00E60591" w:rsidP="00E60591">
            <w:pPr>
              <w:pStyle w:val="CopticCross"/>
            </w:pPr>
          </w:p>
        </w:tc>
        <w:tc>
          <w:tcPr>
            <w:tcW w:w="3960" w:type="dxa"/>
          </w:tcPr>
          <w:p w14:paraId="787A4EF3" w14:textId="77777777" w:rsidR="00E60591" w:rsidRDefault="00E60591" w:rsidP="00E60591">
            <w:pPr>
              <w:pStyle w:val="CopticVersemulti-line"/>
            </w:pPr>
            <w:r>
              <w:t>Ⲓⲏⲥⲟⲩⲥ ⲡⲉ ⲧⲉⲛϩⲉⲗⲡⲓⲥ:</w:t>
            </w:r>
          </w:p>
          <w:p w14:paraId="0733A822" w14:textId="77777777" w:rsidR="00E60591" w:rsidRDefault="00E60591" w:rsidP="00E60591">
            <w:pPr>
              <w:pStyle w:val="CopticVersemulti-line"/>
            </w:pPr>
            <w:r>
              <w:t>ϧⲉⲛ ⲛⲉⲛⲑ̀ⲗⲩⲯⲓⲥ:</w:t>
            </w:r>
          </w:p>
          <w:p w14:paraId="63C5CA89" w14:textId="77777777" w:rsidR="00E60591" w:rsidRDefault="00E60591" w:rsidP="00E60591">
            <w:pPr>
              <w:pStyle w:val="CopticVersemulti-line"/>
            </w:pPr>
            <w:r>
              <w:t>ⲁ̀ⲅⲓⲁ Ϯ̀ⲣⲓⲁⲥ:</w:t>
            </w:r>
          </w:p>
          <w:p w14:paraId="35F7CDBA" w14:textId="77777777" w:rsidR="00E60591" w:rsidRDefault="00E60591" w:rsidP="00E60591">
            <w:pPr>
              <w:pStyle w:val="CopticVerse"/>
            </w:pPr>
            <w:r>
              <w:t>ⲉ̀ⲗⲉⲏⲥ̀ⲟⲛ ⲏ̀ⲙⲁⲥ.</w:t>
            </w:r>
          </w:p>
        </w:tc>
      </w:tr>
      <w:tr w:rsidR="00E60591" w14:paraId="6FEBD22F" w14:textId="77777777" w:rsidTr="00E60591">
        <w:trPr>
          <w:cantSplit/>
        </w:trPr>
        <w:tc>
          <w:tcPr>
            <w:tcW w:w="288" w:type="dxa"/>
          </w:tcPr>
          <w:p w14:paraId="454D2599" w14:textId="77777777" w:rsidR="00E60591" w:rsidRDefault="00E60591" w:rsidP="00E60591">
            <w:pPr>
              <w:pStyle w:val="CopticCross"/>
            </w:pPr>
          </w:p>
        </w:tc>
        <w:tc>
          <w:tcPr>
            <w:tcW w:w="3960" w:type="dxa"/>
          </w:tcPr>
          <w:p w14:paraId="3BA83905" w14:textId="77777777" w:rsidR="00E60591" w:rsidRDefault="00E60591" w:rsidP="00E60591">
            <w:pPr>
              <w:pStyle w:val="EngHang"/>
            </w:pPr>
            <w:r>
              <w:t>Blessed are You, O Son of God;</w:t>
            </w:r>
          </w:p>
          <w:p w14:paraId="3FA057DF" w14:textId="77777777" w:rsidR="00E60591" w:rsidRDefault="00E60591" w:rsidP="00E60591">
            <w:pPr>
              <w:pStyle w:val="EngHang"/>
            </w:pPr>
            <w:r>
              <w:t>Deliver us from temptations;</w:t>
            </w:r>
          </w:p>
          <w:p w14:paraId="0557E4CD" w14:textId="77777777" w:rsidR="00E60591" w:rsidRPr="0030209C" w:rsidRDefault="00E60591" w:rsidP="00E60591">
            <w:pPr>
              <w:pStyle w:val="EngHang"/>
              <w:rPr>
                <w:iCs/>
              </w:rPr>
            </w:pPr>
            <w:r w:rsidRPr="0030209C">
              <w:rPr>
                <w:iCs/>
              </w:rPr>
              <w:t>O Holy Trinity,</w:t>
            </w:r>
          </w:p>
          <w:p w14:paraId="17F13756" w14:textId="77777777" w:rsidR="00E60591" w:rsidRDefault="00E60591" w:rsidP="00E60591">
            <w:pPr>
              <w:pStyle w:val="EngHangEnd"/>
            </w:pPr>
            <w:r>
              <w:t>Have mercy upon us.</w:t>
            </w:r>
          </w:p>
        </w:tc>
        <w:tc>
          <w:tcPr>
            <w:tcW w:w="288" w:type="dxa"/>
          </w:tcPr>
          <w:p w14:paraId="1BE48DD3" w14:textId="77777777" w:rsidR="00E60591" w:rsidRDefault="00E60591" w:rsidP="00E60591">
            <w:pPr>
              <w:pStyle w:val="CopticCross"/>
            </w:pPr>
          </w:p>
        </w:tc>
        <w:tc>
          <w:tcPr>
            <w:tcW w:w="288" w:type="dxa"/>
          </w:tcPr>
          <w:p w14:paraId="2A21983E" w14:textId="77777777" w:rsidR="00E60591" w:rsidRDefault="00E60591" w:rsidP="00E60591">
            <w:pPr>
              <w:pStyle w:val="CopticCross"/>
            </w:pPr>
          </w:p>
        </w:tc>
        <w:tc>
          <w:tcPr>
            <w:tcW w:w="3960" w:type="dxa"/>
          </w:tcPr>
          <w:p w14:paraId="65DA4C07" w14:textId="77777777" w:rsidR="00E60591" w:rsidRDefault="00E60591" w:rsidP="00E60591">
            <w:pPr>
              <w:pStyle w:val="CopticVersemulti-line"/>
            </w:pPr>
            <w:r>
              <w:t>Ⲕ̀ⲥ̀ⲙⲁⲣⲱⲟⲩⲧ Ⲩⲓⲟⲥ Ⲑⲉⲟⲥ:</w:t>
            </w:r>
          </w:p>
          <w:p w14:paraId="02A389A7" w14:textId="77777777" w:rsidR="00E60591" w:rsidRDefault="00E60591" w:rsidP="00E60591">
            <w:pPr>
              <w:pStyle w:val="CopticVersemulti-line"/>
            </w:pPr>
            <w:r>
              <w:t>ⲛⲁϩⲙⲉⲛ ϧⲉⲛ ⲛⲓⲡⲓⲣⲁⲥⲙⲟⲥ:</w:t>
            </w:r>
          </w:p>
          <w:p w14:paraId="56E48EBA" w14:textId="77777777" w:rsidR="00E60591" w:rsidRDefault="00E60591" w:rsidP="00E60591">
            <w:pPr>
              <w:pStyle w:val="CopticVersemulti-line"/>
            </w:pPr>
            <w:r>
              <w:t>ⲁ̀ⲅⲓⲁ Ϯ̀ⲣⲓⲁⲥ:</w:t>
            </w:r>
          </w:p>
          <w:p w14:paraId="19446538" w14:textId="77777777" w:rsidR="00E60591" w:rsidRDefault="00E60591" w:rsidP="00E60591">
            <w:pPr>
              <w:pStyle w:val="CopticVerse"/>
            </w:pPr>
            <w:r>
              <w:t>ⲉ̀ⲗⲉⲏⲥ̀ⲟⲛ ⲏ̀ⲙⲁⲥ.</w:t>
            </w:r>
          </w:p>
        </w:tc>
      </w:tr>
      <w:tr w:rsidR="00E60591" w14:paraId="30496CDE" w14:textId="77777777" w:rsidTr="00E60591">
        <w:trPr>
          <w:cantSplit/>
        </w:trPr>
        <w:tc>
          <w:tcPr>
            <w:tcW w:w="288" w:type="dxa"/>
          </w:tcPr>
          <w:p w14:paraId="44EB41CC" w14:textId="77777777" w:rsidR="00E60591" w:rsidRDefault="00E60591" w:rsidP="00E60591">
            <w:pPr>
              <w:pStyle w:val="CopticCross"/>
            </w:pPr>
            <w:r>
              <w:t>¿</w:t>
            </w:r>
          </w:p>
        </w:tc>
        <w:tc>
          <w:tcPr>
            <w:tcW w:w="3960" w:type="dxa"/>
          </w:tcPr>
          <w:p w14:paraId="1047F82B" w14:textId="77777777" w:rsidR="00E60591" w:rsidRDefault="00E60591" w:rsidP="00E60591">
            <w:pPr>
              <w:pStyle w:val="EngHang"/>
              <w:rPr>
                <w:rFonts w:eastAsia="Arial Unicode MS"/>
              </w:rPr>
            </w:pPr>
            <w:r>
              <w:rPr>
                <w:rFonts w:eastAsia="Arial Unicode MS"/>
              </w:rPr>
              <w:t>All nations praise You,</w:t>
            </w:r>
          </w:p>
          <w:p w14:paraId="340840EB" w14:textId="77777777" w:rsidR="00E60591" w:rsidRDefault="00E60591" w:rsidP="00E60591">
            <w:pPr>
              <w:pStyle w:val="EngHang"/>
              <w:rPr>
                <w:rFonts w:eastAsia="Arial Unicode MS"/>
              </w:rPr>
            </w:pPr>
            <w:r>
              <w:rPr>
                <w:rFonts w:eastAsia="Arial Unicode MS"/>
              </w:rPr>
              <w:t>O Christ the King;</w:t>
            </w:r>
          </w:p>
          <w:p w14:paraId="3BAF5329" w14:textId="77777777" w:rsidR="00E60591" w:rsidRPr="0030209C" w:rsidRDefault="00E60591" w:rsidP="00E60591">
            <w:pPr>
              <w:pStyle w:val="EngHang"/>
              <w:rPr>
                <w:iCs/>
              </w:rPr>
            </w:pPr>
            <w:r w:rsidRPr="0030209C">
              <w:rPr>
                <w:iCs/>
              </w:rPr>
              <w:t>O Holy Trinity,</w:t>
            </w:r>
          </w:p>
          <w:p w14:paraId="501612ED" w14:textId="77777777" w:rsidR="00E60591" w:rsidRPr="003678BC" w:rsidRDefault="00E60591" w:rsidP="00E60591">
            <w:pPr>
              <w:pStyle w:val="EngHangEnd"/>
              <w:rPr>
                <w:rFonts w:eastAsia="Arial Unicode MS"/>
              </w:rPr>
            </w:pPr>
            <w:r>
              <w:t>Have mercy upon us.</w:t>
            </w:r>
          </w:p>
        </w:tc>
        <w:tc>
          <w:tcPr>
            <w:tcW w:w="288" w:type="dxa"/>
          </w:tcPr>
          <w:p w14:paraId="79E0EF6D" w14:textId="77777777" w:rsidR="00E60591" w:rsidRDefault="00E60591" w:rsidP="00E60591">
            <w:pPr>
              <w:pStyle w:val="CopticCross"/>
            </w:pPr>
          </w:p>
        </w:tc>
        <w:tc>
          <w:tcPr>
            <w:tcW w:w="288" w:type="dxa"/>
          </w:tcPr>
          <w:p w14:paraId="454E26ED" w14:textId="77777777" w:rsidR="00E60591" w:rsidRDefault="00E60591" w:rsidP="00E60591">
            <w:pPr>
              <w:pStyle w:val="CopticCross"/>
            </w:pPr>
            <w:r>
              <w:t>¿</w:t>
            </w:r>
          </w:p>
        </w:tc>
        <w:tc>
          <w:tcPr>
            <w:tcW w:w="3960" w:type="dxa"/>
          </w:tcPr>
          <w:p w14:paraId="62383587" w14:textId="77777777" w:rsidR="00E60591" w:rsidRDefault="00E60591" w:rsidP="00E60591">
            <w:pPr>
              <w:pStyle w:val="CopticVersemulti-line"/>
            </w:pPr>
            <w:r>
              <w:t>Ⲗⲁⲟⲥ ⲛⲓⲃⲉⲛ ⲥⲉϩⲱⲥ ⲛⲁⲕ:</w:t>
            </w:r>
          </w:p>
          <w:p w14:paraId="216A574F" w14:textId="77777777" w:rsidR="00E60591" w:rsidRDefault="00E60591" w:rsidP="00E60591">
            <w:pPr>
              <w:pStyle w:val="CopticVersemulti-line"/>
            </w:pPr>
            <w:r>
              <w:t>ⲱ̀ Ⲡ̀ⲟⲩⲣⲟ Ⲡⲓⲭ̀ⲣⲓⲥⲧⲟⲥ:</w:t>
            </w:r>
          </w:p>
          <w:p w14:paraId="07A42E52" w14:textId="77777777" w:rsidR="00E60591" w:rsidRDefault="00E60591" w:rsidP="00E60591">
            <w:pPr>
              <w:pStyle w:val="CopticVersemulti-line"/>
            </w:pPr>
            <w:r>
              <w:t>ⲁ̀ⲅⲓⲁ Ϯ̀ⲣⲓⲁⲥ:</w:t>
            </w:r>
          </w:p>
          <w:p w14:paraId="4091B13E" w14:textId="77777777" w:rsidR="00E60591" w:rsidRPr="005130A7" w:rsidRDefault="00E60591" w:rsidP="00E60591">
            <w:pPr>
              <w:pStyle w:val="CopticVerse"/>
            </w:pPr>
            <w:r>
              <w:t>ⲉ̀ⲗⲉⲏⲥ̀ⲟⲛ ⲏ̀ⲙⲁⲥ.</w:t>
            </w:r>
          </w:p>
        </w:tc>
      </w:tr>
      <w:tr w:rsidR="00E60591" w14:paraId="6D22539C" w14:textId="77777777" w:rsidTr="00E60591">
        <w:trPr>
          <w:cantSplit/>
        </w:trPr>
        <w:tc>
          <w:tcPr>
            <w:tcW w:w="288" w:type="dxa"/>
          </w:tcPr>
          <w:p w14:paraId="0BE25638" w14:textId="77777777" w:rsidR="00E60591" w:rsidRDefault="00E60591" w:rsidP="00E60591">
            <w:pPr>
              <w:pStyle w:val="CopticCross"/>
            </w:pPr>
            <w:r>
              <w:t>¿</w:t>
            </w:r>
          </w:p>
        </w:tc>
        <w:tc>
          <w:tcPr>
            <w:tcW w:w="3960" w:type="dxa"/>
          </w:tcPr>
          <w:p w14:paraId="05126675" w14:textId="77777777" w:rsidR="00E60591" w:rsidRDefault="00E60591" w:rsidP="00E60591">
            <w:pPr>
              <w:pStyle w:val="EngHang"/>
            </w:pPr>
            <w:r>
              <w:t>Grant us Your peace;</w:t>
            </w:r>
          </w:p>
          <w:p w14:paraId="2DF14E41" w14:textId="77777777" w:rsidR="00E60591" w:rsidRDefault="00E60591" w:rsidP="00E60591">
            <w:pPr>
              <w:pStyle w:val="EngHang"/>
            </w:pPr>
            <w:r>
              <w:t>Heal our sicknesses;</w:t>
            </w:r>
          </w:p>
          <w:p w14:paraId="1D53CC7C" w14:textId="77777777" w:rsidR="00E60591" w:rsidRPr="0030209C" w:rsidRDefault="00E60591" w:rsidP="00E60591">
            <w:pPr>
              <w:pStyle w:val="EngHang"/>
              <w:rPr>
                <w:iCs/>
              </w:rPr>
            </w:pPr>
            <w:r w:rsidRPr="0030209C">
              <w:rPr>
                <w:iCs/>
              </w:rPr>
              <w:t>O Holy Trinity,</w:t>
            </w:r>
          </w:p>
          <w:p w14:paraId="32D885B8" w14:textId="77777777" w:rsidR="00E60591" w:rsidRDefault="00E60591" w:rsidP="00E60591">
            <w:pPr>
              <w:pStyle w:val="EngHangEnd"/>
            </w:pPr>
            <w:r>
              <w:t xml:space="preserve">Have </w:t>
            </w:r>
            <w:r w:rsidRPr="00135AF7">
              <w:t>mercy</w:t>
            </w:r>
            <w:r>
              <w:t xml:space="preserve"> upon us.</w:t>
            </w:r>
          </w:p>
        </w:tc>
        <w:tc>
          <w:tcPr>
            <w:tcW w:w="288" w:type="dxa"/>
          </w:tcPr>
          <w:p w14:paraId="378EA110" w14:textId="77777777" w:rsidR="00E60591" w:rsidRDefault="00E60591" w:rsidP="00E60591">
            <w:pPr>
              <w:pStyle w:val="CopticCross"/>
            </w:pPr>
          </w:p>
        </w:tc>
        <w:tc>
          <w:tcPr>
            <w:tcW w:w="288" w:type="dxa"/>
          </w:tcPr>
          <w:p w14:paraId="75C5A5A5" w14:textId="77777777" w:rsidR="00E60591" w:rsidRDefault="00E60591" w:rsidP="00E60591">
            <w:pPr>
              <w:pStyle w:val="CopticCross"/>
            </w:pPr>
            <w:r>
              <w:t>¿</w:t>
            </w:r>
          </w:p>
        </w:tc>
        <w:tc>
          <w:tcPr>
            <w:tcW w:w="3960" w:type="dxa"/>
          </w:tcPr>
          <w:p w14:paraId="3A70AC0B" w14:textId="77777777" w:rsidR="00E60591" w:rsidRDefault="00E60591" w:rsidP="00E60591">
            <w:pPr>
              <w:pStyle w:val="CopticVersemulti-line"/>
            </w:pPr>
            <w:r>
              <w:t>Ⲙⲟⲓ ⲛⲁⲛ ⲡ̀ⲧⲉⲕϩⲓⲣⲏⲛⲏ:</w:t>
            </w:r>
          </w:p>
          <w:p w14:paraId="0F84FAA4" w14:textId="77777777" w:rsidR="00E60591" w:rsidRDefault="00E60591" w:rsidP="00E60591">
            <w:pPr>
              <w:pStyle w:val="CopticVersemulti-line"/>
            </w:pPr>
            <w:r>
              <w:t>ⲙⲁⲧⲁⲗϭⲟ ⲛ̀ⲛⲉⲛϣⲱⲡⲓ:</w:t>
            </w:r>
          </w:p>
          <w:p w14:paraId="7B90147B" w14:textId="77777777" w:rsidR="00E60591" w:rsidRDefault="00E60591" w:rsidP="00E60591">
            <w:pPr>
              <w:pStyle w:val="CopticVersemulti-line"/>
            </w:pPr>
            <w:r>
              <w:t>ⲁ̀ⲅⲓⲁ Ϯ̀ⲣⲓⲁⲥ:</w:t>
            </w:r>
          </w:p>
          <w:p w14:paraId="616EA7A5" w14:textId="77777777" w:rsidR="00E60591" w:rsidRDefault="00E60591" w:rsidP="00E60591">
            <w:pPr>
              <w:pStyle w:val="CopticVerse"/>
            </w:pPr>
            <w:r>
              <w:t>ⲉ̀ⲗⲉⲏⲥ̀ⲟⲛ ⲏ̀ⲙⲁⲥ</w:t>
            </w:r>
          </w:p>
        </w:tc>
      </w:tr>
      <w:tr w:rsidR="00E60591" w14:paraId="76FEDA19" w14:textId="77777777" w:rsidTr="00E60591">
        <w:trPr>
          <w:cantSplit/>
        </w:trPr>
        <w:tc>
          <w:tcPr>
            <w:tcW w:w="288" w:type="dxa"/>
          </w:tcPr>
          <w:p w14:paraId="58EE6C60" w14:textId="77777777" w:rsidR="00E60591" w:rsidRDefault="00E60591" w:rsidP="00E60591">
            <w:pPr>
              <w:pStyle w:val="CopticCross"/>
            </w:pPr>
          </w:p>
        </w:tc>
        <w:tc>
          <w:tcPr>
            <w:tcW w:w="3960" w:type="dxa"/>
          </w:tcPr>
          <w:p w14:paraId="4DC07D82" w14:textId="77777777" w:rsidR="00E60591" w:rsidRDefault="00E60591" w:rsidP="00E60591">
            <w:pPr>
              <w:pStyle w:val="EngHang"/>
            </w:pPr>
            <w:r>
              <w:t>You are compassionate</w:t>
            </w:r>
          </w:p>
          <w:p w14:paraId="6C9BCDE0" w14:textId="77777777" w:rsidR="00E60591" w:rsidRDefault="00E60591" w:rsidP="00E60591">
            <w:pPr>
              <w:pStyle w:val="EngHang"/>
            </w:pPr>
            <w:r>
              <w:t>And merciful;</w:t>
            </w:r>
          </w:p>
          <w:p w14:paraId="3035E890" w14:textId="77777777" w:rsidR="00E60591" w:rsidRPr="0030209C" w:rsidRDefault="00E60591" w:rsidP="00E60591">
            <w:pPr>
              <w:pStyle w:val="EngHang"/>
              <w:rPr>
                <w:iCs/>
              </w:rPr>
            </w:pPr>
            <w:r w:rsidRPr="0030209C">
              <w:rPr>
                <w:iCs/>
              </w:rPr>
              <w:t>O Holy Trinity,</w:t>
            </w:r>
          </w:p>
          <w:p w14:paraId="1F279C3B" w14:textId="77777777" w:rsidR="00E60591" w:rsidRDefault="00E60591" w:rsidP="00E60591">
            <w:pPr>
              <w:pStyle w:val="EngHangEnd"/>
            </w:pPr>
            <w:r>
              <w:t>Have mercy upon us.</w:t>
            </w:r>
          </w:p>
        </w:tc>
        <w:tc>
          <w:tcPr>
            <w:tcW w:w="288" w:type="dxa"/>
          </w:tcPr>
          <w:p w14:paraId="4DA13496" w14:textId="77777777" w:rsidR="00E60591" w:rsidRDefault="00E60591" w:rsidP="00E60591">
            <w:pPr>
              <w:pStyle w:val="CopticCross"/>
            </w:pPr>
          </w:p>
        </w:tc>
        <w:tc>
          <w:tcPr>
            <w:tcW w:w="288" w:type="dxa"/>
          </w:tcPr>
          <w:p w14:paraId="3C6B3E53" w14:textId="77777777" w:rsidR="00E60591" w:rsidRDefault="00E60591" w:rsidP="00E60591">
            <w:pPr>
              <w:pStyle w:val="CopticCross"/>
            </w:pPr>
          </w:p>
        </w:tc>
        <w:tc>
          <w:tcPr>
            <w:tcW w:w="3960" w:type="dxa"/>
          </w:tcPr>
          <w:p w14:paraId="7942DC34" w14:textId="77777777" w:rsidR="00E60591" w:rsidRDefault="00E60591" w:rsidP="00E60591">
            <w:pPr>
              <w:pStyle w:val="CopticVersemulti-line"/>
            </w:pPr>
            <w:r>
              <w:t>Ⲛ̀ⲑⲟⲕ ⲟⲩⲣⲉϥϣⲉⲛϩⲏⲧ:</w:t>
            </w:r>
          </w:p>
          <w:p w14:paraId="15069FDE" w14:textId="77777777" w:rsidR="00E60591" w:rsidRDefault="00E60591" w:rsidP="00E60591">
            <w:pPr>
              <w:pStyle w:val="CopticVersemulti-line"/>
            </w:pPr>
            <w:r>
              <w:t>ⲟⲩⲟϩ ⲛ̀ⲛⲁⲏⲧ:</w:t>
            </w:r>
          </w:p>
          <w:p w14:paraId="3A2FCD8F" w14:textId="77777777" w:rsidR="00E60591" w:rsidRDefault="00E60591" w:rsidP="00E60591">
            <w:pPr>
              <w:pStyle w:val="CopticVersemulti-line"/>
            </w:pPr>
            <w:r>
              <w:t>ⲁ̀ⲅⲓⲁ Ϯ̀ⲣⲓⲁⲥ:</w:t>
            </w:r>
          </w:p>
          <w:p w14:paraId="56EDAC7B" w14:textId="77777777" w:rsidR="00E60591" w:rsidRDefault="00E60591" w:rsidP="00E60591">
            <w:pPr>
              <w:pStyle w:val="CopticVerse"/>
            </w:pPr>
            <w:r>
              <w:t>ⲉ̀ⲗⲉⲏⲥ̀ⲟⲛ ⲏ̀ⲙⲁⲥ</w:t>
            </w:r>
          </w:p>
        </w:tc>
      </w:tr>
      <w:tr w:rsidR="00E60591" w14:paraId="442F834C" w14:textId="77777777" w:rsidTr="00E60591">
        <w:trPr>
          <w:cantSplit/>
        </w:trPr>
        <w:tc>
          <w:tcPr>
            <w:tcW w:w="288" w:type="dxa"/>
          </w:tcPr>
          <w:p w14:paraId="2A01F51B" w14:textId="77777777" w:rsidR="00E60591" w:rsidRDefault="00E60591" w:rsidP="00E60591">
            <w:pPr>
              <w:pStyle w:val="CopticCross"/>
            </w:pPr>
          </w:p>
        </w:tc>
        <w:tc>
          <w:tcPr>
            <w:tcW w:w="3960" w:type="dxa"/>
          </w:tcPr>
          <w:p w14:paraId="2824E8BF" w14:textId="77777777" w:rsidR="00E60591" w:rsidRDefault="00E60591" w:rsidP="00E60591">
            <w:pPr>
              <w:pStyle w:val="EngHang"/>
            </w:pPr>
            <w:r>
              <w:t>Blessed are You,</w:t>
            </w:r>
          </w:p>
          <w:p w14:paraId="2B01BC5B" w14:textId="77777777" w:rsidR="00E60591" w:rsidRDefault="00E60591" w:rsidP="00E60591">
            <w:pPr>
              <w:pStyle w:val="EngHang"/>
            </w:pPr>
            <w:r>
              <w:t>We praise You and bless You;</w:t>
            </w:r>
          </w:p>
          <w:p w14:paraId="7CA3C825" w14:textId="77777777" w:rsidR="00E60591" w:rsidRPr="0030209C" w:rsidRDefault="00E60591" w:rsidP="00E60591">
            <w:pPr>
              <w:pStyle w:val="EngHang"/>
              <w:rPr>
                <w:iCs/>
              </w:rPr>
            </w:pPr>
            <w:r w:rsidRPr="0030209C">
              <w:rPr>
                <w:iCs/>
              </w:rPr>
              <w:t>O Holy Trinity,</w:t>
            </w:r>
          </w:p>
          <w:p w14:paraId="32423285" w14:textId="77777777" w:rsidR="00E60591" w:rsidRDefault="00E60591" w:rsidP="00E60591">
            <w:pPr>
              <w:pStyle w:val="EngHangEnd"/>
            </w:pPr>
            <w:r>
              <w:t>Have mercy upon us.</w:t>
            </w:r>
          </w:p>
        </w:tc>
        <w:tc>
          <w:tcPr>
            <w:tcW w:w="288" w:type="dxa"/>
          </w:tcPr>
          <w:p w14:paraId="3098F48E" w14:textId="77777777" w:rsidR="00E60591" w:rsidRDefault="00E60591" w:rsidP="00E60591">
            <w:pPr>
              <w:pStyle w:val="CopticCross"/>
            </w:pPr>
          </w:p>
        </w:tc>
        <w:tc>
          <w:tcPr>
            <w:tcW w:w="288" w:type="dxa"/>
          </w:tcPr>
          <w:p w14:paraId="76EAB610" w14:textId="77777777" w:rsidR="00E60591" w:rsidRDefault="00E60591" w:rsidP="00E60591">
            <w:pPr>
              <w:pStyle w:val="CopticCross"/>
            </w:pPr>
          </w:p>
        </w:tc>
        <w:tc>
          <w:tcPr>
            <w:tcW w:w="3960" w:type="dxa"/>
          </w:tcPr>
          <w:p w14:paraId="255772C9" w14:textId="77777777" w:rsidR="00E60591" w:rsidRDefault="00E60591" w:rsidP="00E60591">
            <w:pPr>
              <w:pStyle w:val="CopticVersemulti-line"/>
            </w:pPr>
            <w:r>
              <w:t>Ⲝ̀ⲙⲁⲣⲱⲟⲩⲧ ⲛ̀ⲑⲟⲕ:</w:t>
            </w:r>
          </w:p>
          <w:p w14:paraId="26DB3CF2" w14:textId="77777777" w:rsidR="00E60591" w:rsidRDefault="00E60591" w:rsidP="00E60591">
            <w:pPr>
              <w:pStyle w:val="CopticVersemulti-line"/>
            </w:pPr>
            <w:r>
              <w:t>ⲧⲉⲛϩⲱⲥ ⲛⲁⲕ ⲥ̀ⲙⲟⲩ ⲉ̀ⲣⲟⲕ:</w:t>
            </w:r>
          </w:p>
          <w:p w14:paraId="43BDE508" w14:textId="77777777" w:rsidR="00E60591" w:rsidRDefault="00E60591" w:rsidP="00E60591">
            <w:pPr>
              <w:pStyle w:val="CopticVersemulti-line"/>
            </w:pPr>
            <w:r>
              <w:t>ⲁ̀ⲅⲓⲁ Ϯ̀ⲣⲓⲁⲥ:</w:t>
            </w:r>
          </w:p>
          <w:p w14:paraId="67084AEE" w14:textId="77777777" w:rsidR="00E60591" w:rsidRDefault="00E60591" w:rsidP="00E60591">
            <w:pPr>
              <w:pStyle w:val="CopticVerse"/>
            </w:pPr>
            <w:r>
              <w:t>ⲉ̀ⲗⲉⲏⲥ̀ⲟⲛ ⲏ̀ⲙⲁⲥ</w:t>
            </w:r>
          </w:p>
        </w:tc>
      </w:tr>
      <w:tr w:rsidR="00E60591" w14:paraId="0AE2B84D" w14:textId="77777777" w:rsidTr="00E60591">
        <w:trPr>
          <w:cantSplit/>
        </w:trPr>
        <w:tc>
          <w:tcPr>
            <w:tcW w:w="288" w:type="dxa"/>
          </w:tcPr>
          <w:p w14:paraId="6DCCD798" w14:textId="77777777" w:rsidR="00E60591" w:rsidRDefault="00E60591" w:rsidP="00E60591">
            <w:pPr>
              <w:pStyle w:val="CopticCross"/>
            </w:pPr>
            <w:r>
              <w:lastRenderedPageBreak/>
              <w:t>¿</w:t>
            </w:r>
          </w:p>
        </w:tc>
        <w:tc>
          <w:tcPr>
            <w:tcW w:w="3960" w:type="dxa"/>
          </w:tcPr>
          <w:p w14:paraId="6677CC04" w14:textId="77777777" w:rsidR="00E60591" w:rsidRDefault="00E60591" w:rsidP="00E60591">
            <w:pPr>
              <w:pStyle w:val="EngHang"/>
            </w:pPr>
            <w:r>
              <w:t>The righteous Judge</w:t>
            </w:r>
          </w:p>
          <w:p w14:paraId="1CDAA194" w14:textId="77777777" w:rsidR="00E60591" w:rsidRDefault="00E60591" w:rsidP="00E60591">
            <w:pPr>
              <w:pStyle w:val="EngHang"/>
            </w:pPr>
            <w:r>
              <w:t>Is truly great;</w:t>
            </w:r>
          </w:p>
          <w:p w14:paraId="0A75625E" w14:textId="77777777" w:rsidR="00E60591" w:rsidRPr="0030209C" w:rsidRDefault="00E60591" w:rsidP="00E60591">
            <w:pPr>
              <w:pStyle w:val="EngHang"/>
              <w:rPr>
                <w:iCs/>
              </w:rPr>
            </w:pPr>
            <w:r w:rsidRPr="0030209C">
              <w:rPr>
                <w:iCs/>
              </w:rPr>
              <w:t>O Holy Trinity,</w:t>
            </w:r>
          </w:p>
          <w:p w14:paraId="544B5B15" w14:textId="77777777" w:rsidR="00E60591" w:rsidRDefault="00E60591" w:rsidP="00E60591">
            <w:pPr>
              <w:pStyle w:val="EngHangEnd"/>
            </w:pPr>
            <w:r>
              <w:t>Have mercy upon us.</w:t>
            </w:r>
          </w:p>
        </w:tc>
        <w:tc>
          <w:tcPr>
            <w:tcW w:w="288" w:type="dxa"/>
          </w:tcPr>
          <w:p w14:paraId="69F2118A" w14:textId="77777777" w:rsidR="00E60591" w:rsidRDefault="00E60591" w:rsidP="00E60591">
            <w:pPr>
              <w:pStyle w:val="CopticCross"/>
            </w:pPr>
          </w:p>
        </w:tc>
        <w:tc>
          <w:tcPr>
            <w:tcW w:w="288" w:type="dxa"/>
          </w:tcPr>
          <w:p w14:paraId="0697BDF8" w14:textId="77777777" w:rsidR="00E60591" w:rsidRDefault="00E60591" w:rsidP="00E60591">
            <w:pPr>
              <w:pStyle w:val="CopticCross"/>
            </w:pPr>
            <w:r>
              <w:t>¿</w:t>
            </w:r>
          </w:p>
        </w:tc>
        <w:tc>
          <w:tcPr>
            <w:tcW w:w="3960" w:type="dxa"/>
          </w:tcPr>
          <w:p w14:paraId="065F769D" w14:textId="77777777" w:rsidR="00E60591" w:rsidRDefault="00E60591" w:rsidP="00E60591">
            <w:pPr>
              <w:pStyle w:val="CopticVersemulti-line"/>
            </w:pPr>
            <w:r>
              <w:t>Ⲟⲩⲛⲓϣϯ ⲛ̀ⲧⲁⲫ̀ⲙⲏⲓ:</w:t>
            </w:r>
          </w:p>
          <w:p w14:paraId="17561C43" w14:textId="77777777" w:rsidR="00E60591" w:rsidRDefault="00E60591" w:rsidP="00E60591">
            <w:pPr>
              <w:pStyle w:val="CopticVersemulti-line"/>
            </w:pPr>
            <w:r>
              <w:t>Ⲡⲓⲣⲉϥϯⲏⲁⲡ ⲙ̀ⲙⲏⲓ:</w:t>
            </w:r>
          </w:p>
          <w:p w14:paraId="5D86E4CB" w14:textId="77777777" w:rsidR="00E60591" w:rsidRDefault="00E60591" w:rsidP="00E60591">
            <w:pPr>
              <w:pStyle w:val="CopticVersemulti-line"/>
            </w:pPr>
            <w:r>
              <w:t>ⲁ̀ⲅⲓⲁ Ϯ̀ⲣⲓⲁⲥ:</w:t>
            </w:r>
          </w:p>
          <w:p w14:paraId="1B043144" w14:textId="77777777" w:rsidR="00E60591" w:rsidRDefault="00E60591" w:rsidP="00E60591">
            <w:pPr>
              <w:pStyle w:val="CopticVerse"/>
            </w:pPr>
            <w:r>
              <w:t>ⲉ̀ⲗⲉⲏⲥ̀ⲟⲛ ⲏ̀ⲙⲁⲥ</w:t>
            </w:r>
          </w:p>
        </w:tc>
      </w:tr>
      <w:tr w:rsidR="00E60591" w14:paraId="2EA8BF63" w14:textId="77777777" w:rsidTr="00E60591">
        <w:trPr>
          <w:cantSplit/>
        </w:trPr>
        <w:tc>
          <w:tcPr>
            <w:tcW w:w="288" w:type="dxa"/>
          </w:tcPr>
          <w:p w14:paraId="36C51719" w14:textId="77777777" w:rsidR="00E60591" w:rsidRDefault="00E60591" w:rsidP="00E60591">
            <w:pPr>
              <w:pStyle w:val="CopticCross"/>
            </w:pPr>
            <w:r>
              <w:t>¿</w:t>
            </w:r>
          </w:p>
        </w:tc>
        <w:tc>
          <w:tcPr>
            <w:tcW w:w="3960" w:type="dxa"/>
          </w:tcPr>
          <w:p w14:paraId="4213EB9B" w14:textId="77777777" w:rsidR="00E60591" w:rsidRDefault="00E60591" w:rsidP="00E60591">
            <w:pPr>
              <w:pStyle w:val="EngHang"/>
            </w:pPr>
            <w:r>
              <w:t>Your Name is blessed,</w:t>
            </w:r>
          </w:p>
          <w:p w14:paraId="114264C4" w14:textId="77777777" w:rsidR="00E60591" w:rsidRDefault="00E60591" w:rsidP="00E60591">
            <w:pPr>
              <w:pStyle w:val="EngHang"/>
            </w:pPr>
            <w:r>
              <w:t>O Logos of truth;</w:t>
            </w:r>
          </w:p>
          <w:p w14:paraId="3B20634F" w14:textId="77777777" w:rsidR="00E60591" w:rsidRPr="0030209C" w:rsidRDefault="00E60591" w:rsidP="00E60591">
            <w:pPr>
              <w:pStyle w:val="EngHang"/>
              <w:rPr>
                <w:iCs/>
              </w:rPr>
            </w:pPr>
            <w:r w:rsidRPr="0030209C">
              <w:rPr>
                <w:iCs/>
              </w:rPr>
              <w:t>O Holy Trinity,</w:t>
            </w:r>
          </w:p>
          <w:p w14:paraId="648E98B3" w14:textId="77777777" w:rsidR="00E60591" w:rsidRDefault="00E60591" w:rsidP="00E60591">
            <w:pPr>
              <w:pStyle w:val="EngHangEnd"/>
            </w:pPr>
            <w:r>
              <w:t>Have mercy upon us.</w:t>
            </w:r>
          </w:p>
        </w:tc>
        <w:tc>
          <w:tcPr>
            <w:tcW w:w="288" w:type="dxa"/>
          </w:tcPr>
          <w:p w14:paraId="4D850469" w14:textId="77777777" w:rsidR="00E60591" w:rsidRDefault="00E60591" w:rsidP="00E60591">
            <w:pPr>
              <w:pStyle w:val="CopticCross"/>
            </w:pPr>
          </w:p>
        </w:tc>
        <w:tc>
          <w:tcPr>
            <w:tcW w:w="288" w:type="dxa"/>
          </w:tcPr>
          <w:p w14:paraId="030713E1" w14:textId="77777777" w:rsidR="00E60591" w:rsidRDefault="00E60591" w:rsidP="00E60591">
            <w:pPr>
              <w:pStyle w:val="CopticCross"/>
            </w:pPr>
            <w:r>
              <w:t>¿</w:t>
            </w:r>
          </w:p>
        </w:tc>
        <w:tc>
          <w:tcPr>
            <w:tcW w:w="3960" w:type="dxa"/>
          </w:tcPr>
          <w:p w14:paraId="41924926" w14:textId="77777777" w:rsidR="00E60591" w:rsidRDefault="00E60591" w:rsidP="00E60591">
            <w:pPr>
              <w:pStyle w:val="CopticVersemulti-line"/>
            </w:pPr>
            <w:r>
              <w:t>Ⲡⲉⲕⲣⲁⲛ ⲉⲧⲥ̀ⲙⲁⲣⲱⲟⲩⲧ:</w:t>
            </w:r>
          </w:p>
          <w:p w14:paraId="240D094E" w14:textId="77777777" w:rsidR="00E60591" w:rsidRDefault="00E60591" w:rsidP="00E60591">
            <w:pPr>
              <w:pStyle w:val="CopticVersemulti-line"/>
            </w:pPr>
            <w:r>
              <w:t>ⲱ̀ Ⲡⲓⲗⲟⲅⲟⲥ ⲛ̀ⲧⲁⲫ̀ⲙⲏⲓ:</w:t>
            </w:r>
          </w:p>
          <w:p w14:paraId="232ABF4B" w14:textId="77777777" w:rsidR="00E60591" w:rsidRDefault="00E60591" w:rsidP="00E60591">
            <w:pPr>
              <w:pStyle w:val="CopticVersemulti-line"/>
            </w:pPr>
            <w:r>
              <w:t>ⲁ̀ⲅⲓⲁ Ϯ̀ⲣⲓⲁⲥ:</w:t>
            </w:r>
          </w:p>
          <w:p w14:paraId="39F95E70" w14:textId="77777777" w:rsidR="00E60591" w:rsidRDefault="00E60591" w:rsidP="00E60591">
            <w:pPr>
              <w:pStyle w:val="CopticVerse"/>
            </w:pPr>
            <w:r>
              <w:t>ⲉ̀ⲗⲉⲏⲥ̀ⲟⲛ ⲏ̀ⲙⲁⲥ</w:t>
            </w:r>
          </w:p>
        </w:tc>
      </w:tr>
      <w:tr w:rsidR="00E60591" w14:paraId="12133844" w14:textId="77777777" w:rsidTr="00E60591">
        <w:trPr>
          <w:cantSplit/>
        </w:trPr>
        <w:tc>
          <w:tcPr>
            <w:tcW w:w="288" w:type="dxa"/>
          </w:tcPr>
          <w:p w14:paraId="1AC3047F" w14:textId="77777777" w:rsidR="00E60591" w:rsidRDefault="00E60591" w:rsidP="00E60591">
            <w:pPr>
              <w:pStyle w:val="CopticCross"/>
            </w:pPr>
          </w:p>
        </w:tc>
        <w:tc>
          <w:tcPr>
            <w:tcW w:w="3960" w:type="dxa"/>
          </w:tcPr>
          <w:p w14:paraId="46903335" w14:textId="77777777" w:rsidR="00E60591" w:rsidRDefault="00E60591" w:rsidP="00E60591">
            <w:pPr>
              <w:pStyle w:val="EngHang"/>
            </w:pPr>
            <w:r>
              <w:t>Guard us O Christ,</w:t>
            </w:r>
          </w:p>
          <w:p w14:paraId="25096580" w14:textId="77777777" w:rsidR="00E60591" w:rsidRDefault="00E60591" w:rsidP="00E60591">
            <w:pPr>
              <w:pStyle w:val="EngHang"/>
            </w:pPr>
            <w:r>
              <w:t>In Your goodness;</w:t>
            </w:r>
          </w:p>
          <w:p w14:paraId="7487B2E4" w14:textId="77777777" w:rsidR="00E60591" w:rsidRPr="0030209C" w:rsidRDefault="00E60591" w:rsidP="00E60591">
            <w:pPr>
              <w:pStyle w:val="EngHang"/>
              <w:rPr>
                <w:iCs/>
              </w:rPr>
            </w:pPr>
            <w:r w:rsidRPr="0030209C">
              <w:rPr>
                <w:iCs/>
              </w:rPr>
              <w:t>O Holy Trinity,</w:t>
            </w:r>
          </w:p>
          <w:p w14:paraId="14E6DB67" w14:textId="77777777" w:rsidR="00E60591" w:rsidRDefault="00E60591" w:rsidP="00E60591">
            <w:pPr>
              <w:pStyle w:val="EngHangEnd"/>
            </w:pPr>
            <w:r>
              <w:t>Have mercy upon us.</w:t>
            </w:r>
          </w:p>
        </w:tc>
        <w:tc>
          <w:tcPr>
            <w:tcW w:w="288" w:type="dxa"/>
          </w:tcPr>
          <w:p w14:paraId="777BBA95" w14:textId="77777777" w:rsidR="00E60591" w:rsidRDefault="00E60591" w:rsidP="00E60591">
            <w:pPr>
              <w:pStyle w:val="CopticCross"/>
            </w:pPr>
          </w:p>
        </w:tc>
        <w:tc>
          <w:tcPr>
            <w:tcW w:w="288" w:type="dxa"/>
          </w:tcPr>
          <w:p w14:paraId="60B1E0DC" w14:textId="77777777" w:rsidR="00E60591" w:rsidRDefault="00E60591" w:rsidP="00E60591">
            <w:pPr>
              <w:pStyle w:val="CopticCross"/>
            </w:pPr>
          </w:p>
        </w:tc>
        <w:tc>
          <w:tcPr>
            <w:tcW w:w="3960" w:type="dxa"/>
          </w:tcPr>
          <w:p w14:paraId="230C4625" w14:textId="77777777" w:rsidR="00E60591" w:rsidRDefault="00E60591" w:rsidP="00E60591">
            <w:pPr>
              <w:pStyle w:val="CopticVersemulti-line"/>
            </w:pPr>
            <w:r>
              <w:t>Ⲣⲱⲓⲥ ⲉ̀ⲣⲟⲛ ⲱ̀ Ⲡⲓⲭ̀ⲣⲓⲥⲧⲟⲥ:</w:t>
            </w:r>
          </w:p>
          <w:p w14:paraId="28EBB456" w14:textId="77777777" w:rsidR="00E60591" w:rsidRDefault="00E60591" w:rsidP="00E60591">
            <w:pPr>
              <w:pStyle w:val="CopticVersemulti-line"/>
            </w:pPr>
            <w:r>
              <w:t>Ϧⲉⲛ ⲧⲉⲕⲙⲉⲧⲁ̀ⲅⲁⲑⲟⲥ:</w:t>
            </w:r>
          </w:p>
          <w:p w14:paraId="7572183D" w14:textId="77777777" w:rsidR="00E60591" w:rsidRDefault="00E60591" w:rsidP="00E60591">
            <w:pPr>
              <w:pStyle w:val="CopticVersemulti-line"/>
            </w:pPr>
            <w:r>
              <w:t>ⲁ̀ⲅⲓⲁ Ϯ̀ⲣⲓⲁⲥ:</w:t>
            </w:r>
          </w:p>
          <w:p w14:paraId="3518C390" w14:textId="77777777" w:rsidR="00E60591" w:rsidRDefault="00E60591" w:rsidP="00E60591">
            <w:pPr>
              <w:pStyle w:val="CopticVerse"/>
            </w:pPr>
            <w:r>
              <w:t>ⲉ̀ⲗⲉⲏⲥ̀ⲟⲛ ⲏ̀ⲙⲁⲥ</w:t>
            </w:r>
          </w:p>
        </w:tc>
      </w:tr>
      <w:tr w:rsidR="00E60591" w14:paraId="55001FB0" w14:textId="77777777" w:rsidTr="00E60591">
        <w:trPr>
          <w:cantSplit/>
        </w:trPr>
        <w:tc>
          <w:tcPr>
            <w:tcW w:w="288" w:type="dxa"/>
          </w:tcPr>
          <w:p w14:paraId="06625116" w14:textId="77777777" w:rsidR="00E60591" w:rsidRDefault="00E60591" w:rsidP="00E60591">
            <w:pPr>
              <w:pStyle w:val="CopticCross"/>
            </w:pPr>
          </w:p>
        </w:tc>
        <w:tc>
          <w:tcPr>
            <w:tcW w:w="3960" w:type="dxa"/>
          </w:tcPr>
          <w:p w14:paraId="04CD7E4E" w14:textId="77777777" w:rsidR="00E60591" w:rsidRDefault="00E60591" w:rsidP="00E60591">
            <w:pPr>
              <w:pStyle w:val="EngHang"/>
            </w:pPr>
            <w:r>
              <w:t xml:space="preserve">Hear sinners </w:t>
            </w:r>
          </w:p>
          <w:p w14:paraId="5A732A7C" w14:textId="77777777" w:rsidR="00E60591" w:rsidRDefault="00E60591" w:rsidP="00E60591">
            <w:pPr>
              <w:pStyle w:val="EngHang"/>
            </w:pPr>
            <w:r>
              <w:t>In their afflictions;</w:t>
            </w:r>
          </w:p>
          <w:p w14:paraId="0F31C113" w14:textId="77777777" w:rsidR="00E60591" w:rsidRPr="0030209C" w:rsidRDefault="00E60591" w:rsidP="00E60591">
            <w:pPr>
              <w:pStyle w:val="EngHang"/>
              <w:rPr>
                <w:iCs/>
              </w:rPr>
            </w:pPr>
            <w:r w:rsidRPr="0030209C">
              <w:rPr>
                <w:iCs/>
              </w:rPr>
              <w:t>O Holy Trinity,</w:t>
            </w:r>
          </w:p>
          <w:p w14:paraId="02C8AA35" w14:textId="77777777" w:rsidR="00E60591" w:rsidRDefault="00E60591" w:rsidP="00E60591">
            <w:pPr>
              <w:pStyle w:val="EngHangEnd"/>
            </w:pPr>
            <w:r>
              <w:t>Have mercy upon us.</w:t>
            </w:r>
          </w:p>
        </w:tc>
        <w:tc>
          <w:tcPr>
            <w:tcW w:w="288" w:type="dxa"/>
          </w:tcPr>
          <w:p w14:paraId="67365E7C" w14:textId="77777777" w:rsidR="00E60591" w:rsidRDefault="00E60591" w:rsidP="00E60591">
            <w:pPr>
              <w:pStyle w:val="CopticCross"/>
            </w:pPr>
          </w:p>
        </w:tc>
        <w:tc>
          <w:tcPr>
            <w:tcW w:w="288" w:type="dxa"/>
          </w:tcPr>
          <w:p w14:paraId="2BD3B3D6" w14:textId="77777777" w:rsidR="00E60591" w:rsidRDefault="00E60591" w:rsidP="00E60591">
            <w:pPr>
              <w:pStyle w:val="CopticCross"/>
            </w:pPr>
          </w:p>
        </w:tc>
        <w:tc>
          <w:tcPr>
            <w:tcW w:w="3960" w:type="dxa"/>
          </w:tcPr>
          <w:p w14:paraId="73A6DBBA" w14:textId="77777777" w:rsidR="00E60591" w:rsidRDefault="00E60591" w:rsidP="00E60591">
            <w:pPr>
              <w:pStyle w:val="CopticVersemulti-line"/>
            </w:pPr>
            <w:r>
              <w:t>Ⲥⲱⲧⲉⲙ ⲉ̀ⲛⲓⲣⲉϥⲉⲣⲛⲟⲃⲓ:</w:t>
            </w:r>
          </w:p>
          <w:p w14:paraId="6348573E" w14:textId="77777777" w:rsidR="00E60591" w:rsidRDefault="00E60591" w:rsidP="00E60591">
            <w:pPr>
              <w:pStyle w:val="CopticVersemulti-line"/>
            </w:pPr>
            <w:r>
              <w:t>ϧⲉⲛ ⲛⲟⲩⲁ̀ⲛⲁⲅⲕⲏ:</w:t>
            </w:r>
          </w:p>
          <w:p w14:paraId="6947DC48" w14:textId="77777777" w:rsidR="00E60591" w:rsidRDefault="00E60591" w:rsidP="00E60591">
            <w:pPr>
              <w:pStyle w:val="CopticVersemulti-line"/>
            </w:pPr>
            <w:r>
              <w:t>ⲁ̀ⲅⲓⲁ Ϯ̀ⲣⲓⲁⲥ:</w:t>
            </w:r>
          </w:p>
          <w:p w14:paraId="04DAB28B" w14:textId="77777777" w:rsidR="00E60591" w:rsidRDefault="00E60591" w:rsidP="00E60591">
            <w:pPr>
              <w:pStyle w:val="CopticVerse"/>
            </w:pPr>
            <w:r>
              <w:t>ⲉ̀ⲗⲉⲏⲥ̀ⲟⲛ ⲏ̀ⲙⲁⲥ</w:t>
            </w:r>
          </w:p>
        </w:tc>
      </w:tr>
      <w:tr w:rsidR="00E60591" w14:paraId="5142F2BF" w14:textId="77777777" w:rsidTr="00E60591">
        <w:trPr>
          <w:cantSplit/>
        </w:trPr>
        <w:tc>
          <w:tcPr>
            <w:tcW w:w="288" w:type="dxa"/>
          </w:tcPr>
          <w:p w14:paraId="00CC8EB0" w14:textId="77777777" w:rsidR="00E60591" w:rsidRDefault="00E60591" w:rsidP="00E60591">
            <w:pPr>
              <w:pStyle w:val="CopticCross"/>
            </w:pPr>
            <w:r>
              <w:t>¿</w:t>
            </w:r>
          </w:p>
        </w:tc>
        <w:tc>
          <w:tcPr>
            <w:tcW w:w="3960" w:type="dxa"/>
          </w:tcPr>
          <w:p w14:paraId="428AB10E" w14:textId="77777777" w:rsidR="00E60591" w:rsidRDefault="00E60591" w:rsidP="00E60591">
            <w:pPr>
              <w:pStyle w:val="EngHang"/>
            </w:pPr>
            <w:r>
              <w:t>Lift my heart and</w:t>
            </w:r>
          </w:p>
          <w:p w14:paraId="5DB74BFD" w14:textId="77777777" w:rsidR="00E60591" w:rsidRDefault="00E60591" w:rsidP="00E60591">
            <w:pPr>
              <w:pStyle w:val="EngHang"/>
            </w:pPr>
            <w:r>
              <w:t>My mind to heaven;</w:t>
            </w:r>
          </w:p>
          <w:p w14:paraId="5BEB0F69" w14:textId="77777777" w:rsidR="00E60591" w:rsidRPr="0030209C" w:rsidRDefault="00E60591" w:rsidP="00E60591">
            <w:pPr>
              <w:pStyle w:val="EngHang"/>
              <w:rPr>
                <w:iCs/>
              </w:rPr>
            </w:pPr>
            <w:r w:rsidRPr="0030209C">
              <w:rPr>
                <w:iCs/>
              </w:rPr>
              <w:t>O Holy Trinity,</w:t>
            </w:r>
          </w:p>
          <w:p w14:paraId="63BB1B90" w14:textId="77777777" w:rsidR="00E60591" w:rsidRDefault="00E60591" w:rsidP="00E60591">
            <w:pPr>
              <w:pStyle w:val="EngHangEnd"/>
            </w:pPr>
            <w:r>
              <w:t>Have mercy upon us.</w:t>
            </w:r>
          </w:p>
        </w:tc>
        <w:tc>
          <w:tcPr>
            <w:tcW w:w="288" w:type="dxa"/>
          </w:tcPr>
          <w:p w14:paraId="1C1D5D26" w14:textId="77777777" w:rsidR="00E60591" w:rsidRDefault="00E60591" w:rsidP="00E60591">
            <w:pPr>
              <w:pStyle w:val="CopticCross"/>
            </w:pPr>
          </w:p>
        </w:tc>
        <w:tc>
          <w:tcPr>
            <w:tcW w:w="288" w:type="dxa"/>
          </w:tcPr>
          <w:p w14:paraId="2D8B3B9E" w14:textId="77777777" w:rsidR="00E60591" w:rsidRDefault="00E60591" w:rsidP="00E60591">
            <w:pPr>
              <w:pStyle w:val="CopticCross"/>
            </w:pPr>
            <w:r>
              <w:t>¿</w:t>
            </w:r>
          </w:p>
        </w:tc>
        <w:tc>
          <w:tcPr>
            <w:tcW w:w="3960" w:type="dxa"/>
          </w:tcPr>
          <w:p w14:paraId="517AFACF" w14:textId="77777777" w:rsidR="00E60591" w:rsidRDefault="00E60591" w:rsidP="00E60591">
            <w:pPr>
              <w:pStyle w:val="CopticVersemulti-line"/>
            </w:pPr>
            <w:r>
              <w:t>Ⲧⲁⲯⲩⲭⲏ ⲛⲉⲙ ⲡⲁⲛⲟⲩⲥ:</w:t>
            </w:r>
          </w:p>
          <w:p w14:paraId="75F4ABF1" w14:textId="77777777" w:rsidR="00E60591" w:rsidRDefault="00E60591" w:rsidP="00E60591">
            <w:pPr>
              <w:pStyle w:val="CopticVersemulti-line"/>
            </w:pPr>
            <w:r>
              <w:t>ⲱ̀ⲗⲟⲩ ⲉ̀ⲟⲩⲣⲁⲛⲟⲥ:</w:t>
            </w:r>
          </w:p>
          <w:p w14:paraId="46752719" w14:textId="77777777" w:rsidR="00E60591" w:rsidRDefault="00E60591" w:rsidP="00E60591">
            <w:pPr>
              <w:pStyle w:val="CopticVersemulti-line"/>
            </w:pPr>
            <w:r>
              <w:t>ⲁ̀ⲅⲓⲁ Ϯ̀ⲣⲓⲁⲥ:</w:t>
            </w:r>
          </w:p>
          <w:p w14:paraId="1769CF50" w14:textId="77777777" w:rsidR="00E60591" w:rsidRDefault="00E60591" w:rsidP="00E60591">
            <w:pPr>
              <w:pStyle w:val="CopticVerse"/>
            </w:pPr>
            <w:r>
              <w:t>ⲉ̀ⲗⲉⲏⲥ̀ⲟⲛ ⲏ̀ⲙⲁⲥ</w:t>
            </w:r>
          </w:p>
        </w:tc>
      </w:tr>
      <w:tr w:rsidR="00E60591" w14:paraId="63D37BB6" w14:textId="77777777" w:rsidTr="00E60591">
        <w:trPr>
          <w:cantSplit/>
        </w:trPr>
        <w:tc>
          <w:tcPr>
            <w:tcW w:w="288" w:type="dxa"/>
          </w:tcPr>
          <w:p w14:paraId="10677C8E" w14:textId="77777777" w:rsidR="00E60591" w:rsidRDefault="00E60591" w:rsidP="00E60591">
            <w:pPr>
              <w:pStyle w:val="CopticCross"/>
            </w:pPr>
            <w:r>
              <w:t>¿</w:t>
            </w:r>
          </w:p>
        </w:tc>
        <w:tc>
          <w:tcPr>
            <w:tcW w:w="3960" w:type="dxa"/>
          </w:tcPr>
          <w:p w14:paraId="6D220E07" w14:textId="77777777" w:rsidR="00E60591" w:rsidRDefault="00E60591" w:rsidP="00E60591">
            <w:pPr>
              <w:pStyle w:val="EngHang"/>
            </w:pPr>
            <w:r>
              <w:t>Grant us Your salvation,</w:t>
            </w:r>
          </w:p>
          <w:p w14:paraId="4E811675" w14:textId="77777777" w:rsidR="00E60591" w:rsidRDefault="00E60591" w:rsidP="00E60591">
            <w:pPr>
              <w:pStyle w:val="EngHang"/>
            </w:pPr>
            <w:r>
              <w:t>O Son of God;</w:t>
            </w:r>
          </w:p>
          <w:p w14:paraId="49476058" w14:textId="77777777" w:rsidR="00E60591" w:rsidRPr="0030209C" w:rsidRDefault="00E60591" w:rsidP="00E60591">
            <w:pPr>
              <w:pStyle w:val="EngHang"/>
              <w:rPr>
                <w:iCs/>
              </w:rPr>
            </w:pPr>
            <w:r w:rsidRPr="0030209C">
              <w:rPr>
                <w:iCs/>
              </w:rPr>
              <w:t>O Holy Trinity,</w:t>
            </w:r>
          </w:p>
          <w:p w14:paraId="5247E1A4" w14:textId="77777777" w:rsidR="00E60591" w:rsidRDefault="00E60591" w:rsidP="00E60591">
            <w:pPr>
              <w:pStyle w:val="EngHangEnd"/>
            </w:pPr>
            <w:r>
              <w:t>Have mercy upon us.</w:t>
            </w:r>
          </w:p>
        </w:tc>
        <w:tc>
          <w:tcPr>
            <w:tcW w:w="288" w:type="dxa"/>
          </w:tcPr>
          <w:p w14:paraId="2AA829F8" w14:textId="77777777" w:rsidR="00E60591" w:rsidRDefault="00E60591" w:rsidP="00E60591">
            <w:pPr>
              <w:pStyle w:val="CopticCross"/>
            </w:pPr>
          </w:p>
        </w:tc>
        <w:tc>
          <w:tcPr>
            <w:tcW w:w="288" w:type="dxa"/>
          </w:tcPr>
          <w:p w14:paraId="105EDD52" w14:textId="77777777" w:rsidR="00E60591" w:rsidRDefault="00E60591" w:rsidP="00E60591">
            <w:pPr>
              <w:pStyle w:val="CopticCross"/>
            </w:pPr>
            <w:r>
              <w:t>¿</w:t>
            </w:r>
          </w:p>
        </w:tc>
        <w:tc>
          <w:tcPr>
            <w:tcW w:w="3960" w:type="dxa"/>
          </w:tcPr>
          <w:p w14:paraId="225D5E8B" w14:textId="77777777" w:rsidR="00E60591" w:rsidRDefault="00E60591" w:rsidP="00E60591">
            <w:pPr>
              <w:pStyle w:val="CopticVersemulti-line"/>
            </w:pPr>
            <w:r>
              <w:t>Ⲩⲓⲟⲥ Ⲑⲉⲟⲥ Ⲡⲉⲛⲛⲟⲩϯ:</w:t>
            </w:r>
          </w:p>
          <w:p w14:paraId="7300C678" w14:textId="77777777" w:rsidR="00E60591" w:rsidRDefault="00E60591" w:rsidP="00E60591">
            <w:pPr>
              <w:pStyle w:val="CopticVersemulti-line"/>
            </w:pPr>
            <w:r>
              <w:t>ⲙⲟⲓ ⲛⲁⲛ ⲛ̀ⲟⲩⲥⲱϯ:</w:t>
            </w:r>
          </w:p>
          <w:p w14:paraId="7FCAF0D6" w14:textId="77777777" w:rsidR="00E60591" w:rsidRDefault="00E60591" w:rsidP="00E60591">
            <w:pPr>
              <w:pStyle w:val="CopticVersemulti-line"/>
            </w:pPr>
            <w:r>
              <w:t>ⲁ̀ⲅⲓⲁ Ϯ̀ⲣⲓⲁⲥ:</w:t>
            </w:r>
          </w:p>
          <w:p w14:paraId="27863CB4" w14:textId="77777777" w:rsidR="00E60591" w:rsidRDefault="00E60591" w:rsidP="00E60591">
            <w:pPr>
              <w:pStyle w:val="CopticVerse"/>
            </w:pPr>
            <w:r>
              <w:t>ⲉ̀ⲗⲉⲏⲥ̀ⲟⲛ ⲏ̀ⲙⲁⲥ</w:t>
            </w:r>
          </w:p>
        </w:tc>
      </w:tr>
      <w:tr w:rsidR="00E60591" w14:paraId="06024CF7" w14:textId="77777777" w:rsidTr="00E60591">
        <w:trPr>
          <w:cantSplit/>
        </w:trPr>
        <w:tc>
          <w:tcPr>
            <w:tcW w:w="288" w:type="dxa"/>
          </w:tcPr>
          <w:p w14:paraId="433DE968" w14:textId="77777777" w:rsidR="00E60591" w:rsidRDefault="00E60591" w:rsidP="00E60591">
            <w:pPr>
              <w:pStyle w:val="CopticCross"/>
            </w:pPr>
          </w:p>
        </w:tc>
        <w:tc>
          <w:tcPr>
            <w:tcW w:w="3960" w:type="dxa"/>
          </w:tcPr>
          <w:p w14:paraId="39301106" w14:textId="77777777" w:rsidR="00E60591" w:rsidRDefault="00E60591" w:rsidP="00E60591">
            <w:pPr>
              <w:pStyle w:val="EngHang"/>
            </w:pPr>
            <w:r>
              <w:t>God the Merciful</w:t>
            </w:r>
          </w:p>
          <w:p w14:paraId="0409EFA5" w14:textId="77777777" w:rsidR="00E60591" w:rsidRDefault="00E60591" w:rsidP="00E60591">
            <w:pPr>
              <w:pStyle w:val="EngHang"/>
            </w:pPr>
            <w:r>
              <w:t>And long-suffering One,</w:t>
            </w:r>
          </w:p>
          <w:p w14:paraId="0C3B45F7" w14:textId="77777777" w:rsidR="00E60591" w:rsidRPr="0030209C" w:rsidRDefault="00E60591" w:rsidP="00E60591">
            <w:pPr>
              <w:pStyle w:val="EngHang"/>
              <w:rPr>
                <w:iCs/>
              </w:rPr>
            </w:pPr>
            <w:r w:rsidRPr="0030209C">
              <w:rPr>
                <w:iCs/>
              </w:rPr>
              <w:t>O Holy Trinity,</w:t>
            </w:r>
          </w:p>
          <w:p w14:paraId="58F7D0F9" w14:textId="77777777" w:rsidR="00E60591" w:rsidRDefault="00E60591" w:rsidP="00E60591">
            <w:pPr>
              <w:pStyle w:val="EngHangEnd"/>
            </w:pPr>
            <w:r>
              <w:t>Have mercy upon us.</w:t>
            </w:r>
          </w:p>
        </w:tc>
        <w:tc>
          <w:tcPr>
            <w:tcW w:w="288" w:type="dxa"/>
          </w:tcPr>
          <w:p w14:paraId="3618BBCC" w14:textId="77777777" w:rsidR="00E60591" w:rsidRDefault="00E60591" w:rsidP="00E60591">
            <w:pPr>
              <w:pStyle w:val="CopticCross"/>
            </w:pPr>
          </w:p>
        </w:tc>
        <w:tc>
          <w:tcPr>
            <w:tcW w:w="288" w:type="dxa"/>
          </w:tcPr>
          <w:p w14:paraId="6DE944B1" w14:textId="77777777" w:rsidR="00E60591" w:rsidRDefault="00E60591" w:rsidP="00E60591">
            <w:pPr>
              <w:pStyle w:val="CopticCross"/>
            </w:pPr>
          </w:p>
        </w:tc>
        <w:tc>
          <w:tcPr>
            <w:tcW w:w="3960" w:type="dxa"/>
          </w:tcPr>
          <w:p w14:paraId="28FD345C" w14:textId="77777777" w:rsidR="00E60591" w:rsidRDefault="00E60591" w:rsidP="00E60591">
            <w:pPr>
              <w:pStyle w:val="CopticVersemulti-line"/>
            </w:pPr>
            <w:r>
              <w:t>Ⲫ̀ⲛⲟⲩϯ Ⲡⲓⲛⲁⲏⲧ:</w:t>
            </w:r>
          </w:p>
          <w:p w14:paraId="14CE8338" w14:textId="77777777" w:rsidR="00E60591" w:rsidRDefault="00E60591" w:rsidP="00E60591">
            <w:pPr>
              <w:pStyle w:val="CopticVersemulti-line"/>
            </w:pPr>
            <w:r>
              <w:t>Ⲡⲓⲣⲉϥⲱ̀ⲟⲩⲛ̀ϩⲏⲧ:</w:t>
            </w:r>
          </w:p>
          <w:p w14:paraId="518CADFF" w14:textId="77777777" w:rsidR="00E60591" w:rsidRDefault="00E60591" w:rsidP="00E60591">
            <w:pPr>
              <w:pStyle w:val="CopticVersemulti-line"/>
            </w:pPr>
            <w:r>
              <w:t>ⲁ̀ⲅⲓⲁ Ϯ̀ⲣⲓⲁⲥ:</w:t>
            </w:r>
          </w:p>
          <w:p w14:paraId="1CFBE163" w14:textId="77777777" w:rsidR="00E60591" w:rsidRDefault="00E60591" w:rsidP="00E60591">
            <w:pPr>
              <w:pStyle w:val="CopticVerse"/>
            </w:pPr>
            <w:r>
              <w:t>ⲉ̀ⲗⲉⲏⲥ̀ⲟⲛ ⲏ̀ⲙⲁⲥ</w:t>
            </w:r>
          </w:p>
        </w:tc>
      </w:tr>
      <w:tr w:rsidR="00E60591" w14:paraId="15E5586F" w14:textId="77777777" w:rsidTr="00E60591">
        <w:trPr>
          <w:cantSplit/>
        </w:trPr>
        <w:tc>
          <w:tcPr>
            <w:tcW w:w="288" w:type="dxa"/>
          </w:tcPr>
          <w:p w14:paraId="214F4379" w14:textId="77777777" w:rsidR="00E60591" w:rsidRDefault="00E60591" w:rsidP="00E60591">
            <w:pPr>
              <w:pStyle w:val="CopticCross"/>
            </w:pPr>
          </w:p>
        </w:tc>
        <w:tc>
          <w:tcPr>
            <w:tcW w:w="3960" w:type="dxa"/>
          </w:tcPr>
          <w:p w14:paraId="78DC4515" w14:textId="77777777" w:rsidR="00E60591" w:rsidRDefault="00E60591" w:rsidP="00E60591">
            <w:pPr>
              <w:pStyle w:val="EngHang"/>
            </w:pPr>
            <w:r>
              <w:t>Holy, Holy, Holy,</w:t>
            </w:r>
          </w:p>
          <w:p w14:paraId="35532573" w14:textId="77777777" w:rsidR="00E60591" w:rsidRDefault="00E60591" w:rsidP="00E60591">
            <w:pPr>
              <w:pStyle w:val="EngHang"/>
            </w:pPr>
            <w:r>
              <w:t>O Son of the Holy,</w:t>
            </w:r>
          </w:p>
          <w:p w14:paraId="51D07921" w14:textId="77777777" w:rsidR="00E60591" w:rsidRPr="0030209C" w:rsidRDefault="00E60591" w:rsidP="00E60591">
            <w:pPr>
              <w:pStyle w:val="EngHang"/>
              <w:rPr>
                <w:iCs/>
              </w:rPr>
            </w:pPr>
            <w:r w:rsidRPr="0030209C">
              <w:rPr>
                <w:iCs/>
              </w:rPr>
              <w:t>O Holy Trinity,</w:t>
            </w:r>
          </w:p>
          <w:p w14:paraId="45C3C459" w14:textId="77777777" w:rsidR="00E60591" w:rsidRDefault="00E60591" w:rsidP="00E60591">
            <w:pPr>
              <w:pStyle w:val="EngHangEnd"/>
            </w:pPr>
            <w:r>
              <w:t>Have mercy upon us.</w:t>
            </w:r>
          </w:p>
        </w:tc>
        <w:tc>
          <w:tcPr>
            <w:tcW w:w="288" w:type="dxa"/>
          </w:tcPr>
          <w:p w14:paraId="0250709D" w14:textId="77777777" w:rsidR="00E60591" w:rsidRDefault="00E60591" w:rsidP="00E60591">
            <w:pPr>
              <w:pStyle w:val="CopticCross"/>
            </w:pPr>
          </w:p>
        </w:tc>
        <w:tc>
          <w:tcPr>
            <w:tcW w:w="288" w:type="dxa"/>
          </w:tcPr>
          <w:p w14:paraId="62FCE830" w14:textId="77777777" w:rsidR="00E60591" w:rsidRDefault="00E60591" w:rsidP="00E60591">
            <w:pPr>
              <w:pStyle w:val="CopticCross"/>
            </w:pPr>
          </w:p>
        </w:tc>
        <w:tc>
          <w:tcPr>
            <w:tcW w:w="3960" w:type="dxa"/>
          </w:tcPr>
          <w:p w14:paraId="1B645947" w14:textId="77777777" w:rsidR="00E60591" w:rsidRDefault="00E60591" w:rsidP="00E60591">
            <w:pPr>
              <w:pStyle w:val="CopticVersemulti-line"/>
            </w:pPr>
            <w:r>
              <w:t>Ⲭ̀ⲟⲩⲁⲃ ⲭ̀ⲟⲩⲁⲃ ⲭ̀ⲟⲩⲁⲃ:</w:t>
            </w:r>
          </w:p>
          <w:p w14:paraId="73C1A91E" w14:textId="77777777" w:rsidR="00E60591" w:rsidRDefault="00E60591" w:rsidP="00E60591">
            <w:pPr>
              <w:pStyle w:val="CopticVersemulti-line"/>
            </w:pPr>
            <w:r>
              <w:t>Ⲡ̀ϣⲏⲣⲓ ⲙ̀Ⲫⲏⲉⲑⲟⲩⲁⲃ:</w:t>
            </w:r>
          </w:p>
          <w:p w14:paraId="6781EA2B" w14:textId="77777777" w:rsidR="00E60591" w:rsidRDefault="00E60591" w:rsidP="00E60591">
            <w:pPr>
              <w:pStyle w:val="CopticVersemulti-line"/>
            </w:pPr>
            <w:r>
              <w:t>ⲁ̀ⲅⲓⲁ Ϯ̀ⲣⲓⲁⲥ:</w:t>
            </w:r>
          </w:p>
          <w:p w14:paraId="7E0160A3" w14:textId="77777777" w:rsidR="00E60591" w:rsidRDefault="00E60591" w:rsidP="00E60591">
            <w:pPr>
              <w:pStyle w:val="CopticVerse"/>
            </w:pPr>
            <w:r>
              <w:t>ⲉ̀ⲗⲉⲏⲥ̀ⲟⲛ ⲏ̀ⲙⲁⲥ</w:t>
            </w:r>
          </w:p>
        </w:tc>
      </w:tr>
      <w:tr w:rsidR="00E60591" w14:paraId="7DBF96E8" w14:textId="77777777" w:rsidTr="00E60591">
        <w:trPr>
          <w:cantSplit/>
        </w:trPr>
        <w:tc>
          <w:tcPr>
            <w:tcW w:w="288" w:type="dxa"/>
          </w:tcPr>
          <w:p w14:paraId="1A7E60AF" w14:textId="77777777" w:rsidR="00E60591" w:rsidRDefault="00E60591" w:rsidP="00E60591">
            <w:pPr>
              <w:pStyle w:val="CopticCross"/>
            </w:pPr>
            <w:r>
              <w:t>¿</w:t>
            </w:r>
          </w:p>
        </w:tc>
        <w:tc>
          <w:tcPr>
            <w:tcW w:w="3960" w:type="dxa"/>
          </w:tcPr>
          <w:p w14:paraId="7D4FE28D" w14:textId="77777777" w:rsidR="00E60591" w:rsidRDefault="00E60591" w:rsidP="00E60591">
            <w:pPr>
              <w:pStyle w:val="EngHang"/>
            </w:pPr>
            <w:r>
              <w:t>Repose the souls of</w:t>
            </w:r>
          </w:p>
          <w:p w14:paraId="7CB33846" w14:textId="77777777" w:rsidR="00E60591" w:rsidRDefault="00E60591" w:rsidP="00E60591">
            <w:pPr>
              <w:pStyle w:val="EngHang"/>
            </w:pPr>
            <w:r>
              <w:t>Our fathers, O Saviour;</w:t>
            </w:r>
          </w:p>
          <w:p w14:paraId="0282DBC8" w14:textId="77777777" w:rsidR="00E60591" w:rsidRPr="0030209C" w:rsidRDefault="00E60591" w:rsidP="00E60591">
            <w:pPr>
              <w:pStyle w:val="EngHang"/>
              <w:rPr>
                <w:iCs/>
              </w:rPr>
            </w:pPr>
            <w:r w:rsidRPr="0030209C">
              <w:rPr>
                <w:iCs/>
              </w:rPr>
              <w:t>O Holy Trinity,</w:t>
            </w:r>
          </w:p>
          <w:p w14:paraId="71362EFE" w14:textId="77777777" w:rsidR="00E60591" w:rsidRDefault="00E60591" w:rsidP="00E60591">
            <w:pPr>
              <w:pStyle w:val="EngHangEnd"/>
            </w:pPr>
            <w:r>
              <w:t>Have mercy upon us.</w:t>
            </w:r>
          </w:p>
        </w:tc>
        <w:tc>
          <w:tcPr>
            <w:tcW w:w="288" w:type="dxa"/>
          </w:tcPr>
          <w:p w14:paraId="46B5ADFA" w14:textId="77777777" w:rsidR="00E60591" w:rsidRDefault="00E60591" w:rsidP="00E60591">
            <w:pPr>
              <w:pStyle w:val="CopticCross"/>
            </w:pPr>
          </w:p>
        </w:tc>
        <w:tc>
          <w:tcPr>
            <w:tcW w:w="288" w:type="dxa"/>
          </w:tcPr>
          <w:p w14:paraId="42E0295C" w14:textId="77777777" w:rsidR="00E60591" w:rsidRDefault="00E60591" w:rsidP="00E60591">
            <w:pPr>
              <w:pStyle w:val="CopticCross"/>
            </w:pPr>
            <w:r>
              <w:t>¿</w:t>
            </w:r>
          </w:p>
        </w:tc>
        <w:tc>
          <w:tcPr>
            <w:tcW w:w="3960" w:type="dxa"/>
          </w:tcPr>
          <w:p w14:paraId="2C9F8A96" w14:textId="77777777" w:rsidR="00E60591" w:rsidRDefault="00E60591" w:rsidP="00E60591">
            <w:pPr>
              <w:pStyle w:val="CopticVersemulti-line"/>
            </w:pPr>
            <w:r>
              <w:t>Ⲯⲩⲭⲏ ⲛ̀ⲛⲉⲛⲓⲟϯ:</w:t>
            </w:r>
          </w:p>
          <w:p w14:paraId="7F946000" w14:textId="77777777" w:rsidR="00E60591" w:rsidRDefault="00E60591" w:rsidP="00E60591">
            <w:pPr>
              <w:pStyle w:val="CopticVersemulti-line"/>
            </w:pPr>
            <w:r>
              <w:t>ⲙⲁⲙ̀ⲧⲟⲛ ⲛⲱⲟⲩ ⲱ̀ ⲠⲒⲣⲉϥⲥⲱϯ:</w:t>
            </w:r>
          </w:p>
          <w:p w14:paraId="7A33D316" w14:textId="77777777" w:rsidR="00E60591" w:rsidRDefault="00E60591" w:rsidP="00E60591">
            <w:pPr>
              <w:pStyle w:val="CopticVersemulti-line"/>
            </w:pPr>
            <w:r>
              <w:t>ⲁ̀ⲅⲓⲁ Ϯ̀ⲣⲓⲁⲥ:</w:t>
            </w:r>
          </w:p>
          <w:p w14:paraId="3135F332" w14:textId="77777777" w:rsidR="00E60591" w:rsidRDefault="00E60591" w:rsidP="00E60591">
            <w:pPr>
              <w:pStyle w:val="CopticVerse"/>
            </w:pPr>
            <w:r>
              <w:t>ⲉ̀ⲗⲉⲏⲥ̀ⲟⲛ ⲏ̀ⲙⲁⲥ</w:t>
            </w:r>
          </w:p>
        </w:tc>
      </w:tr>
      <w:tr w:rsidR="00E60591" w14:paraId="0B17F7E4" w14:textId="77777777" w:rsidTr="00E60591">
        <w:trPr>
          <w:cantSplit/>
        </w:trPr>
        <w:tc>
          <w:tcPr>
            <w:tcW w:w="288" w:type="dxa"/>
          </w:tcPr>
          <w:p w14:paraId="3A0D4901" w14:textId="77777777" w:rsidR="00E60591" w:rsidRDefault="00E60591" w:rsidP="00E60591">
            <w:pPr>
              <w:pStyle w:val="CopticCross"/>
            </w:pPr>
            <w:r>
              <w:t>¿</w:t>
            </w:r>
          </w:p>
        </w:tc>
        <w:tc>
          <w:tcPr>
            <w:tcW w:w="3960" w:type="dxa"/>
          </w:tcPr>
          <w:p w14:paraId="2AB6759E" w14:textId="77777777" w:rsidR="00E60591" w:rsidRDefault="00E60591" w:rsidP="00E60591">
            <w:pPr>
              <w:pStyle w:val="EngHang"/>
            </w:pPr>
            <w:r>
              <w:t>Remember us in Your heavenly Kingdom,</w:t>
            </w:r>
          </w:p>
          <w:p w14:paraId="34CB0877" w14:textId="77777777" w:rsidR="00E60591" w:rsidRDefault="00E60591" w:rsidP="00E60591">
            <w:pPr>
              <w:pStyle w:val="EngHang"/>
            </w:pPr>
            <w:r>
              <w:t>O our Master;</w:t>
            </w:r>
          </w:p>
          <w:p w14:paraId="6C107D71" w14:textId="77777777" w:rsidR="00E60591" w:rsidRPr="0030209C" w:rsidRDefault="00E60591" w:rsidP="00E60591">
            <w:pPr>
              <w:pStyle w:val="EngHang"/>
              <w:rPr>
                <w:iCs/>
              </w:rPr>
            </w:pPr>
            <w:r w:rsidRPr="0030209C">
              <w:rPr>
                <w:iCs/>
              </w:rPr>
              <w:t>O Holy Trinity,</w:t>
            </w:r>
          </w:p>
          <w:p w14:paraId="4FA94B71" w14:textId="77777777" w:rsidR="00E60591" w:rsidRDefault="00E60591" w:rsidP="00E60591">
            <w:pPr>
              <w:pStyle w:val="EngHangEnd"/>
            </w:pPr>
            <w:r>
              <w:t>Have mercy upon us.</w:t>
            </w:r>
          </w:p>
        </w:tc>
        <w:tc>
          <w:tcPr>
            <w:tcW w:w="288" w:type="dxa"/>
          </w:tcPr>
          <w:p w14:paraId="2CBFFD67" w14:textId="77777777" w:rsidR="00E60591" w:rsidRDefault="00E60591" w:rsidP="00E60591">
            <w:pPr>
              <w:pStyle w:val="CopticCross"/>
            </w:pPr>
          </w:p>
        </w:tc>
        <w:tc>
          <w:tcPr>
            <w:tcW w:w="288" w:type="dxa"/>
          </w:tcPr>
          <w:p w14:paraId="5C69199B" w14:textId="77777777" w:rsidR="00E60591" w:rsidRDefault="00E60591" w:rsidP="00E60591">
            <w:pPr>
              <w:pStyle w:val="CopticCross"/>
            </w:pPr>
            <w:r>
              <w:t>¿</w:t>
            </w:r>
          </w:p>
        </w:tc>
        <w:tc>
          <w:tcPr>
            <w:tcW w:w="3960" w:type="dxa"/>
          </w:tcPr>
          <w:p w14:paraId="47082A32" w14:textId="77777777" w:rsidR="00E60591" w:rsidRDefault="00E60591" w:rsidP="00E60591">
            <w:pPr>
              <w:pStyle w:val="CopticVersemulti-line"/>
            </w:pPr>
            <w:r>
              <w:t>Ⲱ̀ Ⲡⲉⲛⲛⲏⲃ ⲁ̀ⲡⲓⲡⲉⲛⲙⲉⲩⲓ:</w:t>
            </w:r>
          </w:p>
          <w:p w14:paraId="1F47A6AB" w14:textId="77777777" w:rsidR="00E60591" w:rsidRDefault="00E60591" w:rsidP="00E60591">
            <w:pPr>
              <w:pStyle w:val="CopticVersemulti-line"/>
            </w:pPr>
            <w:r>
              <w:t>Ϧⲉⲛ ⲧⲉⲕⲙⲉⲧⲟⲩⲣⲟ ⲛ̀ⲛⲁ ⲛⲓⲫⲏⲟⲩⲓ̀:</w:t>
            </w:r>
          </w:p>
          <w:p w14:paraId="1AD1B42F" w14:textId="77777777" w:rsidR="00E60591" w:rsidRDefault="00E60591" w:rsidP="00E60591">
            <w:pPr>
              <w:pStyle w:val="CopticVersemulti-line"/>
            </w:pPr>
            <w:r>
              <w:t>ⲁ̀ⲅⲓⲁ Ϯ̀ⲣⲓⲁⲥ:</w:t>
            </w:r>
          </w:p>
          <w:p w14:paraId="79FA1C2E" w14:textId="77777777" w:rsidR="00E60591" w:rsidRDefault="00E60591" w:rsidP="00E60591">
            <w:pPr>
              <w:pStyle w:val="CopticVerse"/>
            </w:pPr>
            <w:r>
              <w:t>ⲉ̀ⲗⲉⲏⲥ̀ⲟⲛ ⲏ̀ⲙⲁⲥ</w:t>
            </w:r>
          </w:p>
        </w:tc>
      </w:tr>
    </w:tbl>
    <w:p w14:paraId="318D9DF3" w14:textId="77777777" w:rsidR="00E60591" w:rsidRDefault="00E60591" w:rsidP="00E60591">
      <w:pPr>
        <w:pStyle w:val="Heading3"/>
        <w:rPr>
          <w:sz w:val="24"/>
        </w:rPr>
      </w:pPr>
      <w:bookmarkStart w:id="1121" w:name="_Ref435645565"/>
      <w:bookmarkStart w:id="1122" w:name="_Toc479145651"/>
      <w:r>
        <w:rPr>
          <w:sz w:val="24"/>
        </w:rPr>
        <w:t>Psali Adam After the</w:t>
      </w:r>
      <w:r>
        <w:t xml:space="preserve"> Second Cantilce</w:t>
      </w:r>
      <w:bookmarkEnd w:id="1121"/>
      <w:bookmarkEnd w:id="112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BC2EA71" w14:textId="77777777" w:rsidTr="00E60591">
        <w:trPr>
          <w:cantSplit/>
        </w:trPr>
        <w:tc>
          <w:tcPr>
            <w:tcW w:w="288" w:type="dxa"/>
          </w:tcPr>
          <w:p w14:paraId="20F14EFE" w14:textId="77777777" w:rsidR="00E60591" w:rsidRDefault="00E60591" w:rsidP="00E60591">
            <w:pPr>
              <w:pStyle w:val="CopticCross"/>
            </w:pPr>
          </w:p>
        </w:tc>
        <w:tc>
          <w:tcPr>
            <w:tcW w:w="3960" w:type="dxa"/>
          </w:tcPr>
          <w:p w14:paraId="64702656" w14:textId="77777777" w:rsidR="00E60591" w:rsidRDefault="00E60591" w:rsidP="00E60591">
            <w:pPr>
              <w:pStyle w:val="EngHang"/>
            </w:pPr>
            <w:r>
              <w:t>*Let us sing with David</w:t>
            </w:r>
          </w:p>
          <w:p w14:paraId="3D7B96B2" w14:textId="77777777" w:rsidR="00E60591" w:rsidRDefault="00E60591" w:rsidP="00E60591">
            <w:pPr>
              <w:pStyle w:val="EngHang"/>
            </w:pPr>
            <w:r>
              <w:t>And give confess the Lord,</w:t>
            </w:r>
          </w:p>
          <w:p w14:paraId="49510241" w14:textId="77777777" w:rsidR="00E60591" w:rsidRDefault="00E60591" w:rsidP="00E60591">
            <w:pPr>
              <w:pStyle w:val="EngHang"/>
            </w:pPr>
            <w:r>
              <w:t>For He is merciful and kind,</w:t>
            </w:r>
          </w:p>
          <w:p w14:paraId="43D05E6A" w14:textId="77777777" w:rsidR="00E60591" w:rsidRDefault="00E60591" w:rsidP="00E60591">
            <w:pPr>
              <w:pStyle w:val="EngHangEnd"/>
            </w:pPr>
            <w:r>
              <w:t>For His mercy endures forever.</w:t>
            </w:r>
          </w:p>
        </w:tc>
      </w:tr>
      <w:tr w:rsidR="00E60591" w14:paraId="3E0DD3D2" w14:textId="77777777" w:rsidTr="00E60591">
        <w:trPr>
          <w:cantSplit/>
        </w:trPr>
        <w:tc>
          <w:tcPr>
            <w:tcW w:w="288" w:type="dxa"/>
          </w:tcPr>
          <w:p w14:paraId="6FA8B409" w14:textId="77777777" w:rsidR="00E60591" w:rsidRPr="001E2E1C" w:rsidRDefault="00E60591" w:rsidP="00E60591">
            <w:pPr>
              <w:pStyle w:val="CopticCross"/>
            </w:pPr>
          </w:p>
        </w:tc>
        <w:tc>
          <w:tcPr>
            <w:tcW w:w="3960" w:type="dxa"/>
          </w:tcPr>
          <w:p w14:paraId="360FA5F2" w14:textId="77777777" w:rsidR="00E60591" w:rsidRDefault="00E60591" w:rsidP="00E60591">
            <w:pPr>
              <w:pStyle w:val="EngHang"/>
            </w:pPr>
            <w:r>
              <w:t>Confess the Lord for His is good,</w:t>
            </w:r>
          </w:p>
          <w:p w14:paraId="115E0551" w14:textId="77777777" w:rsidR="00E60591" w:rsidRDefault="00E60591" w:rsidP="00E60591">
            <w:pPr>
              <w:pStyle w:val="EngHang"/>
            </w:pPr>
            <w:r>
              <w:t>He sends rain from heaven</w:t>
            </w:r>
          </w:p>
          <w:p w14:paraId="5EFEA414" w14:textId="77777777" w:rsidR="00E60591" w:rsidRDefault="00E60591" w:rsidP="00E60591">
            <w:pPr>
              <w:pStyle w:val="EngHang"/>
            </w:pPr>
            <w:r>
              <w:t>Upon the righteous and the wicked,</w:t>
            </w:r>
          </w:p>
          <w:p w14:paraId="69E9812F" w14:textId="77777777" w:rsidR="00E60591" w:rsidRDefault="00E60591" w:rsidP="00E60591">
            <w:pPr>
              <w:pStyle w:val="EngHangEnd"/>
            </w:pPr>
            <w:r>
              <w:t>For His mercy endures forever.</w:t>
            </w:r>
          </w:p>
        </w:tc>
      </w:tr>
      <w:tr w:rsidR="00E60591" w14:paraId="07AA7D04" w14:textId="77777777" w:rsidTr="00E60591">
        <w:trPr>
          <w:cantSplit/>
        </w:trPr>
        <w:tc>
          <w:tcPr>
            <w:tcW w:w="288" w:type="dxa"/>
          </w:tcPr>
          <w:p w14:paraId="338400C6" w14:textId="77777777" w:rsidR="00E60591" w:rsidRDefault="00E60591" w:rsidP="00E60591">
            <w:pPr>
              <w:pStyle w:val="CopticCross"/>
            </w:pPr>
            <w:r>
              <w:lastRenderedPageBreak/>
              <w:t>¿</w:t>
            </w:r>
          </w:p>
        </w:tc>
        <w:tc>
          <w:tcPr>
            <w:tcW w:w="3960" w:type="dxa"/>
          </w:tcPr>
          <w:p w14:paraId="6A1E6B77" w14:textId="77777777" w:rsidR="00E60591" w:rsidRDefault="00E60591" w:rsidP="00E60591">
            <w:pPr>
              <w:pStyle w:val="EngHang"/>
            </w:pPr>
            <w:r>
              <w:t>Confess the God of gods,</w:t>
            </w:r>
          </w:p>
          <w:p w14:paraId="2C0DB5A2" w14:textId="77777777" w:rsidR="00E60591" w:rsidRDefault="00E60591" w:rsidP="00E60591">
            <w:pPr>
              <w:pStyle w:val="EngHang"/>
            </w:pPr>
            <w:r>
              <w:t>For He is patient and kind;</w:t>
            </w:r>
          </w:p>
          <w:p w14:paraId="24FDD5EE" w14:textId="77777777" w:rsidR="00E60591" w:rsidRDefault="00E60591" w:rsidP="00E60591">
            <w:pPr>
              <w:pStyle w:val="EngHang"/>
            </w:pPr>
            <w:r>
              <w:t>Glory and honour are due unto Him,</w:t>
            </w:r>
          </w:p>
          <w:p w14:paraId="3904C947" w14:textId="77777777" w:rsidR="00E60591" w:rsidRDefault="00E60591" w:rsidP="00E60591">
            <w:pPr>
              <w:pStyle w:val="EngHangEnd"/>
            </w:pPr>
            <w:r>
              <w:t>For His mercy endures forever.</w:t>
            </w:r>
          </w:p>
        </w:tc>
      </w:tr>
      <w:tr w:rsidR="00E60591" w14:paraId="5CB31E7B" w14:textId="77777777" w:rsidTr="00E60591">
        <w:trPr>
          <w:cantSplit/>
        </w:trPr>
        <w:tc>
          <w:tcPr>
            <w:tcW w:w="288" w:type="dxa"/>
          </w:tcPr>
          <w:p w14:paraId="328ABC39" w14:textId="77777777" w:rsidR="00E60591" w:rsidRDefault="00E60591" w:rsidP="00E60591">
            <w:pPr>
              <w:pStyle w:val="CopticCross"/>
            </w:pPr>
            <w:r>
              <w:t>¿</w:t>
            </w:r>
          </w:p>
        </w:tc>
        <w:tc>
          <w:tcPr>
            <w:tcW w:w="3960" w:type="dxa"/>
          </w:tcPr>
          <w:p w14:paraId="0F63B246" w14:textId="77777777" w:rsidR="00E60591" w:rsidRDefault="00E60591" w:rsidP="00E60591">
            <w:pPr>
              <w:pStyle w:val="EngHang"/>
            </w:pPr>
            <w:r>
              <w:t>*Holy, Holy, Holy:</w:t>
            </w:r>
          </w:p>
          <w:p w14:paraId="7EBAD98E" w14:textId="77777777" w:rsidR="00E60591" w:rsidRDefault="00E60591" w:rsidP="00E60591">
            <w:pPr>
              <w:pStyle w:val="EngHang"/>
            </w:pPr>
            <w:r>
              <w:t>Our God is the Only One.</w:t>
            </w:r>
          </w:p>
          <w:p w14:paraId="61390A47" w14:textId="77777777" w:rsidR="00E60591" w:rsidRDefault="00E60591" w:rsidP="00E60591">
            <w:pPr>
              <w:pStyle w:val="EngHang"/>
            </w:pPr>
            <w:r>
              <w:t>O confess the Lord,</w:t>
            </w:r>
          </w:p>
          <w:p w14:paraId="644C42FF" w14:textId="77777777" w:rsidR="00E60591" w:rsidRDefault="00E60591" w:rsidP="00E60591">
            <w:pPr>
              <w:pStyle w:val="EngHangEnd"/>
            </w:pPr>
            <w:r>
              <w:t>For His mercy endures forever.</w:t>
            </w:r>
          </w:p>
        </w:tc>
      </w:tr>
      <w:tr w:rsidR="00E60591" w14:paraId="39D89766" w14:textId="77777777" w:rsidTr="00E60591">
        <w:trPr>
          <w:cantSplit/>
        </w:trPr>
        <w:tc>
          <w:tcPr>
            <w:tcW w:w="288" w:type="dxa"/>
          </w:tcPr>
          <w:p w14:paraId="5EA53976" w14:textId="77777777" w:rsidR="00E60591" w:rsidRDefault="00E60591" w:rsidP="00E60591">
            <w:pPr>
              <w:pStyle w:val="CopticCross"/>
            </w:pPr>
          </w:p>
        </w:tc>
        <w:tc>
          <w:tcPr>
            <w:tcW w:w="3960" w:type="dxa"/>
          </w:tcPr>
          <w:p w14:paraId="039A4979" w14:textId="77777777" w:rsidR="00E60591" w:rsidRDefault="00E60591" w:rsidP="00E60591">
            <w:pPr>
              <w:pStyle w:val="EngHang"/>
            </w:pPr>
            <w:r>
              <w:t>His glory fills the earth,</w:t>
            </w:r>
          </w:p>
          <w:p w14:paraId="5101661F" w14:textId="77777777" w:rsidR="00E60591" w:rsidRDefault="00E60591" w:rsidP="00E60591">
            <w:pPr>
              <w:pStyle w:val="EngHang"/>
            </w:pPr>
            <w:r>
              <w:t>And the heavens,</w:t>
            </w:r>
          </w:p>
          <w:p w14:paraId="3DB791D2" w14:textId="77777777" w:rsidR="00E60591" w:rsidRDefault="00E60591" w:rsidP="00E60591">
            <w:pPr>
              <w:pStyle w:val="EngHang"/>
            </w:pPr>
            <w:r>
              <w:t>He is the Creator of wonders,</w:t>
            </w:r>
          </w:p>
          <w:p w14:paraId="466207F8" w14:textId="77777777" w:rsidR="00E60591" w:rsidRDefault="00E60591" w:rsidP="00E60591">
            <w:pPr>
              <w:pStyle w:val="EngHangEnd"/>
            </w:pPr>
            <w:r>
              <w:t>For His mercy endures forever.</w:t>
            </w:r>
          </w:p>
        </w:tc>
      </w:tr>
      <w:tr w:rsidR="00E60591" w14:paraId="506EFF0A" w14:textId="77777777" w:rsidTr="00E60591">
        <w:trPr>
          <w:cantSplit/>
        </w:trPr>
        <w:tc>
          <w:tcPr>
            <w:tcW w:w="288" w:type="dxa"/>
          </w:tcPr>
          <w:p w14:paraId="453509E2" w14:textId="77777777" w:rsidR="00E60591" w:rsidRDefault="00E60591" w:rsidP="00E60591">
            <w:pPr>
              <w:pStyle w:val="CopticCross"/>
            </w:pPr>
          </w:p>
        </w:tc>
        <w:tc>
          <w:tcPr>
            <w:tcW w:w="3960" w:type="dxa"/>
          </w:tcPr>
          <w:p w14:paraId="1EC8F72C" w14:textId="77777777" w:rsidR="00E60591" w:rsidRDefault="00E60591" w:rsidP="00E60591">
            <w:pPr>
              <w:pStyle w:val="EngHang"/>
            </w:pPr>
            <w:r>
              <w:t>He fashioned the heavens</w:t>
            </w:r>
          </w:p>
          <w:p w14:paraId="1EBF252F" w14:textId="77777777" w:rsidR="00E60591" w:rsidRDefault="00E60591" w:rsidP="00E60591">
            <w:pPr>
              <w:pStyle w:val="EngHang"/>
            </w:pPr>
            <w:r>
              <w:t>By the Word of His mouth,</w:t>
            </w:r>
          </w:p>
          <w:p w14:paraId="26023984" w14:textId="77777777" w:rsidR="00E60591" w:rsidRDefault="00E60591" w:rsidP="00E60591">
            <w:pPr>
              <w:pStyle w:val="EngHang"/>
            </w:pPr>
            <w:r>
              <w:t>The stars orbin within it,</w:t>
            </w:r>
          </w:p>
          <w:p w14:paraId="3E6554B2" w14:textId="77777777" w:rsidR="00E60591" w:rsidRDefault="00E60591" w:rsidP="00E60591">
            <w:pPr>
              <w:pStyle w:val="EngHangEnd"/>
            </w:pPr>
            <w:r>
              <w:t>For His mercy endures forever.</w:t>
            </w:r>
          </w:p>
        </w:tc>
      </w:tr>
      <w:tr w:rsidR="00E60591" w14:paraId="5F18711A" w14:textId="77777777" w:rsidTr="00E60591">
        <w:trPr>
          <w:cantSplit/>
        </w:trPr>
        <w:tc>
          <w:tcPr>
            <w:tcW w:w="288" w:type="dxa"/>
          </w:tcPr>
          <w:p w14:paraId="4D3AFC52" w14:textId="77777777" w:rsidR="00E60591" w:rsidRDefault="00E60591" w:rsidP="00E60591">
            <w:pPr>
              <w:pStyle w:val="CopticCross"/>
            </w:pPr>
            <w:r>
              <w:t>¿</w:t>
            </w:r>
          </w:p>
        </w:tc>
        <w:tc>
          <w:tcPr>
            <w:tcW w:w="3960" w:type="dxa"/>
          </w:tcPr>
          <w:p w14:paraId="6AEEBFE3" w14:textId="77777777" w:rsidR="00E60591" w:rsidRDefault="00E60591" w:rsidP="00E60591">
            <w:pPr>
              <w:pStyle w:val="EngHang"/>
            </w:pPr>
            <w:r>
              <w:t>He made the earth by Wisdom,</w:t>
            </w:r>
          </w:p>
          <w:p w14:paraId="64444918" w14:textId="77777777" w:rsidR="00E60591" w:rsidRDefault="00E60591" w:rsidP="00E60591">
            <w:pPr>
              <w:pStyle w:val="EngHang"/>
            </w:pPr>
            <w:r>
              <w:t>Set it upon the waters,</w:t>
            </w:r>
          </w:p>
          <w:p w14:paraId="2AB511A2" w14:textId="77777777" w:rsidR="00E60591" w:rsidRDefault="00E60591" w:rsidP="00E60591">
            <w:pPr>
              <w:pStyle w:val="EngHang"/>
            </w:pPr>
            <w:r>
              <w:t>And filled it with creatures;</w:t>
            </w:r>
          </w:p>
          <w:p w14:paraId="7F724D9D" w14:textId="77777777" w:rsidR="00E60591" w:rsidRDefault="00E60591" w:rsidP="00E60591">
            <w:pPr>
              <w:pStyle w:val="EngHangEnd"/>
            </w:pPr>
            <w:r>
              <w:t>For His mercy endures forever.</w:t>
            </w:r>
          </w:p>
        </w:tc>
      </w:tr>
      <w:tr w:rsidR="00E60591" w14:paraId="31672BCD" w14:textId="77777777" w:rsidTr="00E60591">
        <w:trPr>
          <w:cantSplit/>
        </w:trPr>
        <w:tc>
          <w:tcPr>
            <w:tcW w:w="288" w:type="dxa"/>
          </w:tcPr>
          <w:p w14:paraId="47B7D008" w14:textId="77777777" w:rsidR="00E60591" w:rsidRDefault="00E60591" w:rsidP="00E60591">
            <w:pPr>
              <w:pStyle w:val="CopticCross"/>
            </w:pPr>
            <w:r>
              <w:t>¿</w:t>
            </w:r>
          </w:p>
        </w:tc>
        <w:tc>
          <w:tcPr>
            <w:tcW w:w="3960" w:type="dxa"/>
          </w:tcPr>
          <w:p w14:paraId="71B497B9" w14:textId="77777777" w:rsidR="00E60591" w:rsidRDefault="00E60591" w:rsidP="00E60591">
            <w:pPr>
              <w:pStyle w:val="EngHang"/>
            </w:pPr>
            <w:r>
              <w:t>He placed to great lights</w:t>
            </w:r>
          </w:p>
          <w:p w14:paraId="382D85B9" w14:textId="77777777" w:rsidR="00E60591" w:rsidRDefault="00E60591" w:rsidP="00E60591">
            <w:pPr>
              <w:pStyle w:val="EngHang"/>
            </w:pPr>
            <w:r>
              <w:t>To enlighten the heaven,</w:t>
            </w:r>
          </w:p>
          <w:p w14:paraId="456FEB3D" w14:textId="77777777" w:rsidR="00E60591" w:rsidRDefault="00E60591" w:rsidP="00E60591">
            <w:pPr>
              <w:pStyle w:val="EngHang"/>
            </w:pPr>
            <w:r>
              <w:t>The sun and the moon,</w:t>
            </w:r>
          </w:p>
          <w:p w14:paraId="71A0659D" w14:textId="77777777" w:rsidR="00E60591" w:rsidRDefault="00E60591" w:rsidP="00E60591">
            <w:pPr>
              <w:pStyle w:val="EngHangEnd"/>
            </w:pPr>
            <w:r>
              <w:t>For His mercy endures forever.</w:t>
            </w:r>
          </w:p>
        </w:tc>
      </w:tr>
      <w:tr w:rsidR="00E60591" w14:paraId="1785093C" w14:textId="77777777" w:rsidTr="00E60591">
        <w:trPr>
          <w:cantSplit/>
        </w:trPr>
        <w:tc>
          <w:tcPr>
            <w:tcW w:w="288" w:type="dxa"/>
          </w:tcPr>
          <w:p w14:paraId="5E082360" w14:textId="77777777" w:rsidR="00E60591" w:rsidRDefault="00E60591" w:rsidP="00E60591">
            <w:pPr>
              <w:pStyle w:val="CopticCross"/>
            </w:pPr>
          </w:p>
        </w:tc>
        <w:tc>
          <w:tcPr>
            <w:tcW w:w="3960" w:type="dxa"/>
          </w:tcPr>
          <w:p w14:paraId="7941F3C9" w14:textId="77777777" w:rsidR="00E60591" w:rsidRDefault="00E60591" w:rsidP="00E60591">
            <w:pPr>
              <w:pStyle w:val="EngHang"/>
            </w:pPr>
            <w:r>
              <w:t>The sun to rule by day,</w:t>
            </w:r>
          </w:p>
          <w:p w14:paraId="72326505" w14:textId="77777777" w:rsidR="00E60591" w:rsidRDefault="00E60591" w:rsidP="00E60591">
            <w:pPr>
              <w:pStyle w:val="EngHang"/>
            </w:pPr>
            <w:r>
              <w:t>In its celestial sphere,</w:t>
            </w:r>
          </w:p>
          <w:p w14:paraId="125A6C87" w14:textId="77777777" w:rsidR="00E60591" w:rsidRDefault="00E60591" w:rsidP="00E60591">
            <w:pPr>
              <w:pStyle w:val="EngHang"/>
            </w:pPr>
            <w:r>
              <w:t>And the moon and stars by night,</w:t>
            </w:r>
          </w:p>
          <w:p w14:paraId="32022653" w14:textId="77777777" w:rsidR="00E60591" w:rsidRDefault="00E60591" w:rsidP="00E60591">
            <w:pPr>
              <w:pStyle w:val="EngHangEnd"/>
            </w:pPr>
            <w:r>
              <w:t>For His mercy endures forever.</w:t>
            </w:r>
          </w:p>
        </w:tc>
      </w:tr>
      <w:tr w:rsidR="00E60591" w14:paraId="4354A15D" w14:textId="77777777" w:rsidTr="00E60591">
        <w:trPr>
          <w:cantSplit/>
        </w:trPr>
        <w:tc>
          <w:tcPr>
            <w:tcW w:w="288" w:type="dxa"/>
          </w:tcPr>
          <w:p w14:paraId="65BFF66C" w14:textId="77777777" w:rsidR="00E60591" w:rsidRDefault="00E60591" w:rsidP="00E60591">
            <w:pPr>
              <w:pStyle w:val="CopticCross"/>
            </w:pPr>
          </w:p>
        </w:tc>
        <w:tc>
          <w:tcPr>
            <w:tcW w:w="3960" w:type="dxa"/>
          </w:tcPr>
          <w:p w14:paraId="105D6CD9" w14:textId="77777777" w:rsidR="00E60591" w:rsidRDefault="00E60591" w:rsidP="00E60591">
            <w:pPr>
              <w:pStyle w:val="EngHang"/>
            </w:pPr>
            <w:r>
              <w:t>He poured out His wrath on Paraoh,</w:t>
            </w:r>
          </w:p>
          <w:p w14:paraId="6B256B9D" w14:textId="77777777" w:rsidR="00E60591" w:rsidRDefault="00E60591" w:rsidP="00E60591">
            <w:pPr>
              <w:pStyle w:val="EngHang"/>
            </w:pPr>
            <w:r>
              <w:t>And destroyed His enemies,</w:t>
            </w:r>
          </w:p>
          <w:p w14:paraId="159E5B60" w14:textId="77777777" w:rsidR="00E60591" w:rsidRDefault="00E60591" w:rsidP="00E60591">
            <w:pPr>
              <w:pStyle w:val="EngHang"/>
            </w:pPr>
            <w:r>
              <w:t>But chose Moses and Aaron,</w:t>
            </w:r>
          </w:p>
          <w:p w14:paraId="772436BB" w14:textId="77777777" w:rsidR="00E60591" w:rsidRDefault="00E60591" w:rsidP="00E60591">
            <w:pPr>
              <w:pStyle w:val="EngHangEnd"/>
            </w:pPr>
            <w:r>
              <w:t>For His mercy endures forever.</w:t>
            </w:r>
          </w:p>
        </w:tc>
      </w:tr>
      <w:tr w:rsidR="00E60591" w14:paraId="756F3FC2" w14:textId="77777777" w:rsidTr="00E60591">
        <w:trPr>
          <w:cantSplit/>
        </w:trPr>
        <w:tc>
          <w:tcPr>
            <w:tcW w:w="288" w:type="dxa"/>
          </w:tcPr>
          <w:p w14:paraId="20BF4953" w14:textId="77777777" w:rsidR="00E60591" w:rsidRDefault="00E60591" w:rsidP="00E60591">
            <w:pPr>
              <w:pStyle w:val="CopticCross"/>
            </w:pPr>
            <w:r>
              <w:t>¿</w:t>
            </w:r>
          </w:p>
        </w:tc>
        <w:tc>
          <w:tcPr>
            <w:tcW w:w="3960" w:type="dxa"/>
          </w:tcPr>
          <w:p w14:paraId="656CB524" w14:textId="77777777" w:rsidR="00E60591" w:rsidRDefault="00E60591" w:rsidP="00E60591">
            <w:pPr>
              <w:pStyle w:val="EngHang"/>
            </w:pPr>
            <w:r>
              <w:t>He worked miracles for His people</w:t>
            </w:r>
          </w:p>
          <w:p w14:paraId="166E0491" w14:textId="77777777" w:rsidR="00E60591" w:rsidRDefault="00E60591" w:rsidP="00E60591">
            <w:pPr>
              <w:pStyle w:val="EngHang"/>
            </w:pPr>
            <w:r>
              <w:t>In Egypt by His hands,</w:t>
            </w:r>
          </w:p>
          <w:p w14:paraId="15B1E407" w14:textId="77777777" w:rsidR="00E60591" w:rsidRDefault="00E60591" w:rsidP="00E60591">
            <w:pPr>
              <w:pStyle w:val="EngHang"/>
            </w:pPr>
            <w:r>
              <w:t>He struck them with ten plagues,</w:t>
            </w:r>
          </w:p>
          <w:p w14:paraId="6485A09B" w14:textId="77777777" w:rsidR="00E60591" w:rsidRDefault="00E60591" w:rsidP="00E60591">
            <w:pPr>
              <w:pStyle w:val="EngHangEnd"/>
            </w:pPr>
            <w:r>
              <w:t>For His mercy endures forever.</w:t>
            </w:r>
          </w:p>
        </w:tc>
      </w:tr>
      <w:tr w:rsidR="00E60591" w14:paraId="69FD2F44" w14:textId="77777777" w:rsidTr="00E60591">
        <w:trPr>
          <w:cantSplit/>
        </w:trPr>
        <w:tc>
          <w:tcPr>
            <w:tcW w:w="288" w:type="dxa"/>
          </w:tcPr>
          <w:p w14:paraId="47EDF36E" w14:textId="77777777" w:rsidR="00E60591" w:rsidRDefault="00E60591" w:rsidP="00E60591">
            <w:pPr>
              <w:pStyle w:val="CopticCross"/>
            </w:pPr>
            <w:r>
              <w:t>¿</w:t>
            </w:r>
          </w:p>
        </w:tc>
        <w:tc>
          <w:tcPr>
            <w:tcW w:w="3960" w:type="dxa"/>
          </w:tcPr>
          <w:p w14:paraId="0EA0A9D7" w14:textId="77777777" w:rsidR="00E60591" w:rsidRDefault="00E60591" w:rsidP="00E60591">
            <w:pPr>
              <w:pStyle w:val="EngHang"/>
            </w:pPr>
            <w:r>
              <w:t>He struck the Egyptians</w:t>
            </w:r>
          </w:p>
          <w:p w14:paraId="44A05FA4" w14:textId="77777777" w:rsidR="00E60591" w:rsidRDefault="00E60591" w:rsidP="00E60591">
            <w:pPr>
              <w:pStyle w:val="EngHang"/>
            </w:pPr>
            <w:r>
              <w:t>In their first-born, by His mighty hand,</w:t>
            </w:r>
          </w:p>
          <w:p w14:paraId="5781FBCE" w14:textId="77777777" w:rsidR="00E60591" w:rsidRDefault="00E60591" w:rsidP="00E60591">
            <w:pPr>
              <w:pStyle w:val="EngHang"/>
            </w:pPr>
            <w:r>
              <w:t>And saved His people,</w:t>
            </w:r>
          </w:p>
          <w:p w14:paraId="30A5F6E3" w14:textId="77777777" w:rsidR="00E60591" w:rsidRDefault="00E60591" w:rsidP="00E60591">
            <w:pPr>
              <w:pStyle w:val="EngHangEnd"/>
            </w:pPr>
            <w:r>
              <w:t>For His mercy endures forever.</w:t>
            </w:r>
          </w:p>
        </w:tc>
      </w:tr>
      <w:tr w:rsidR="00E60591" w14:paraId="1AF8B0FD" w14:textId="77777777" w:rsidTr="00E60591">
        <w:trPr>
          <w:cantSplit/>
        </w:trPr>
        <w:tc>
          <w:tcPr>
            <w:tcW w:w="288" w:type="dxa"/>
          </w:tcPr>
          <w:p w14:paraId="310B2483" w14:textId="77777777" w:rsidR="00E60591" w:rsidRDefault="00E60591" w:rsidP="00E60591">
            <w:pPr>
              <w:pStyle w:val="CopticCross"/>
            </w:pPr>
          </w:p>
        </w:tc>
        <w:tc>
          <w:tcPr>
            <w:tcW w:w="3960" w:type="dxa"/>
          </w:tcPr>
          <w:p w14:paraId="13848325" w14:textId="77777777" w:rsidR="00E60591" w:rsidRDefault="00E60591" w:rsidP="00E60591">
            <w:pPr>
              <w:pStyle w:val="EngHang"/>
            </w:pPr>
            <w:r>
              <w:t>*He divided the sea</w:t>
            </w:r>
          </w:p>
          <w:p w14:paraId="5DA7D5D7" w14:textId="77777777" w:rsidR="00E60591" w:rsidRDefault="00E60591" w:rsidP="00E60591">
            <w:pPr>
              <w:pStyle w:val="EngHang"/>
            </w:pPr>
            <w:r>
              <w:t>And Pharaoh was overthrown,</w:t>
            </w:r>
          </w:p>
          <w:p w14:paraId="0AC38A2D" w14:textId="77777777" w:rsidR="00E60591" w:rsidRDefault="00E60591" w:rsidP="00E60591">
            <w:pPr>
              <w:pStyle w:val="EngHang"/>
            </w:pPr>
            <w:r>
              <w:t>And the Israelites passed through it:</w:t>
            </w:r>
          </w:p>
          <w:p w14:paraId="0A989780" w14:textId="77777777" w:rsidR="00E60591" w:rsidRDefault="00E60591" w:rsidP="00E60591">
            <w:pPr>
              <w:pStyle w:val="EngHangEnd"/>
            </w:pPr>
            <w:r>
              <w:t>For His mercy endures forever.</w:t>
            </w:r>
          </w:p>
        </w:tc>
      </w:tr>
      <w:tr w:rsidR="00E60591" w14:paraId="609283F2" w14:textId="77777777" w:rsidTr="00E60591">
        <w:trPr>
          <w:cantSplit/>
        </w:trPr>
        <w:tc>
          <w:tcPr>
            <w:tcW w:w="288" w:type="dxa"/>
          </w:tcPr>
          <w:p w14:paraId="51AAA92F" w14:textId="77777777" w:rsidR="00E60591" w:rsidRDefault="00E60591" w:rsidP="00E60591">
            <w:pPr>
              <w:pStyle w:val="CopticCross"/>
            </w:pPr>
          </w:p>
        </w:tc>
        <w:tc>
          <w:tcPr>
            <w:tcW w:w="3960" w:type="dxa"/>
          </w:tcPr>
          <w:p w14:paraId="1B2950A9" w14:textId="77777777" w:rsidR="00E60591" w:rsidRDefault="00E60591" w:rsidP="00E60591">
            <w:pPr>
              <w:pStyle w:val="EngHang"/>
            </w:pPr>
            <w:r>
              <w:t>*He brought forth water from a rock,</w:t>
            </w:r>
          </w:p>
          <w:p w14:paraId="1B081C0B" w14:textId="77777777" w:rsidR="00E60591" w:rsidRDefault="00E60591" w:rsidP="00E60591">
            <w:pPr>
              <w:pStyle w:val="EngHang"/>
            </w:pPr>
            <w:r>
              <w:t>And His people drank,</w:t>
            </w:r>
          </w:p>
          <w:p w14:paraId="212891C3" w14:textId="77777777" w:rsidR="00E60591" w:rsidRDefault="00E60591" w:rsidP="00E60591">
            <w:pPr>
              <w:pStyle w:val="EngHang"/>
            </w:pPr>
            <w:r>
              <w:t>In the barren desert:</w:t>
            </w:r>
          </w:p>
          <w:p w14:paraId="2C6CAF6C" w14:textId="77777777" w:rsidR="00E60591" w:rsidRDefault="00E60591" w:rsidP="00E60591">
            <w:pPr>
              <w:pStyle w:val="EngHangEnd"/>
            </w:pPr>
            <w:r>
              <w:t>For His mercy endures forever.</w:t>
            </w:r>
          </w:p>
        </w:tc>
      </w:tr>
      <w:tr w:rsidR="00E60591" w14:paraId="2977CCDE" w14:textId="77777777" w:rsidTr="00E60591">
        <w:trPr>
          <w:cantSplit/>
        </w:trPr>
        <w:tc>
          <w:tcPr>
            <w:tcW w:w="288" w:type="dxa"/>
          </w:tcPr>
          <w:p w14:paraId="6FDCC037" w14:textId="77777777" w:rsidR="00E60591" w:rsidRDefault="00E60591" w:rsidP="00E60591">
            <w:pPr>
              <w:pStyle w:val="CopticCross"/>
            </w:pPr>
            <w:r>
              <w:t>¿</w:t>
            </w:r>
          </w:p>
        </w:tc>
        <w:tc>
          <w:tcPr>
            <w:tcW w:w="3960" w:type="dxa"/>
          </w:tcPr>
          <w:p w14:paraId="02C6EE01" w14:textId="77777777" w:rsidR="00E60591" w:rsidRDefault="00E60591" w:rsidP="00E60591">
            <w:pPr>
              <w:pStyle w:val="EngHang"/>
            </w:pPr>
            <w:r>
              <w:t>He brought them to Canaan,</w:t>
            </w:r>
          </w:p>
          <w:p w14:paraId="24A53EC2" w14:textId="77777777" w:rsidR="00E60591" w:rsidRDefault="00E60591" w:rsidP="00E60591">
            <w:pPr>
              <w:pStyle w:val="EngHang"/>
            </w:pPr>
            <w:r>
              <w:t>And killed Sihon of the Amorites,</w:t>
            </w:r>
          </w:p>
          <w:p w14:paraId="72655A43" w14:textId="77777777" w:rsidR="00E60591" w:rsidRDefault="00E60591" w:rsidP="00E60591">
            <w:pPr>
              <w:pStyle w:val="EngHang"/>
            </w:pPr>
            <w:r>
              <w:t>And Og, the King of Bashan,</w:t>
            </w:r>
          </w:p>
          <w:p w14:paraId="3544BF9D" w14:textId="77777777" w:rsidR="00E60591" w:rsidRPr="00785FC6" w:rsidRDefault="00E60591" w:rsidP="00E60591">
            <w:pPr>
              <w:pStyle w:val="EngHangEnd"/>
            </w:pPr>
            <w:r>
              <w:t>For His mercy endures forever.</w:t>
            </w:r>
          </w:p>
        </w:tc>
      </w:tr>
      <w:tr w:rsidR="00E60591" w14:paraId="00118BDD" w14:textId="77777777" w:rsidTr="00E60591">
        <w:trPr>
          <w:cantSplit/>
        </w:trPr>
        <w:tc>
          <w:tcPr>
            <w:tcW w:w="288" w:type="dxa"/>
          </w:tcPr>
          <w:p w14:paraId="73FB2A86" w14:textId="77777777" w:rsidR="00E60591" w:rsidRDefault="00E60591" w:rsidP="00E60591">
            <w:pPr>
              <w:pStyle w:val="CopticCross"/>
            </w:pPr>
            <w:r>
              <w:lastRenderedPageBreak/>
              <w:t>¿</w:t>
            </w:r>
          </w:p>
        </w:tc>
        <w:tc>
          <w:tcPr>
            <w:tcW w:w="3960" w:type="dxa"/>
          </w:tcPr>
          <w:p w14:paraId="059B5AA2" w14:textId="77777777" w:rsidR="00E60591" w:rsidRDefault="00E60591" w:rsidP="00E60591">
            <w:pPr>
              <w:pStyle w:val="EngHang"/>
            </w:pPr>
            <w:r>
              <w:t>He gave their lands for a heritage,</w:t>
            </w:r>
          </w:p>
          <w:p w14:paraId="33F0A762" w14:textId="77777777" w:rsidR="00E60591" w:rsidRDefault="00E60591" w:rsidP="00E60591">
            <w:pPr>
              <w:pStyle w:val="EngHang"/>
            </w:pPr>
            <w:r>
              <w:t>Even a heritage for Israel, His servant;</w:t>
            </w:r>
          </w:p>
          <w:p w14:paraId="32522CB9" w14:textId="77777777" w:rsidR="00E60591" w:rsidRDefault="00E60591" w:rsidP="00E60591">
            <w:pPr>
              <w:pStyle w:val="EngHang"/>
            </w:pPr>
            <w:r>
              <w:t>He remembered us in our low estate,</w:t>
            </w:r>
          </w:p>
          <w:p w14:paraId="158A920C" w14:textId="77777777" w:rsidR="00E60591" w:rsidRDefault="00E60591" w:rsidP="00E60591">
            <w:pPr>
              <w:pStyle w:val="EngHangEnd"/>
            </w:pPr>
            <w:r>
              <w:t>For His mercy endures forever.</w:t>
            </w:r>
          </w:p>
        </w:tc>
      </w:tr>
      <w:tr w:rsidR="00E60591" w14:paraId="536D111C" w14:textId="77777777" w:rsidTr="00E60591">
        <w:trPr>
          <w:cantSplit/>
        </w:trPr>
        <w:tc>
          <w:tcPr>
            <w:tcW w:w="288" w:type="dxa"/>
          </w:tcPr>
          <w:p w14:paraId="3C2F44EC" w14:textId="77777777" w:rsidR="00E60591" w:rsidRDefault="00E60591" w:rsidP="00E60591">
            <w:pPr>
              <w:pStyle w:val="CopticCross"/>
            </w:pPr>
          </w:p>
        </w:tc>
        <w:tc>
          <w:tcPr>
            <w:tcW w:w="3960" w:type="dxa"/>
          </w:tcPr>
          <w:p w14:paraId="7C73EEF1" w14:textId="77777777" w:rsidR="00E60591" w:rsidRDefault="00E60591" w:rsidP="00E60591">
            <w:pPr>
              <w:pStyle w:val="EngHang"/>
            </w:pPr>
            <w:r>
              <w:t>He saved us from our enemies;</w:t>
            </w:r>
          </w:p>
          <w:p w14:paraId="06A29FE5" w14:textId="77777777" w:rsidR="00E60591" w:rsidRDefault="00E60591" w:rsidP="00E60591">
            <w:pPr>
              <w:pStyle w:val="EngHang"/>
            </w:pPr>
            <w:r>
              <w:t>He comforts everyone;</w:t>
            </w:r>
          </w:p>
          <w:p w14:paraId="27DCCFE9" w14:textId="77777777" w:rsidR="00E60591" w:rsidRDefault="00E60591" w:rsidP="00E60591">
            <w:pPr>
              <w:pStyle w:val="EngHang"/>
            </w:pPr>
            <w:r>
              <w:t>Confess the God of heaven,</w:t>
            </w:r>
          </w:p>
          <w:p w14:paraId="5D20EE91" w14:textId="77777777" w:rsidR="00E60591" w:rsidRDefault="00E60591" w:rsidP="00E60591">
            <w:pPr>
              <w:pStyle w:val="EngHangEnd"/>
            </w:pPr>
            <w:r>
              <w:t>For His mercy endures forever.</w:t>
            </w:r>
          </w:p>
        </w:tc>
      </w:tr>
      <w:tr w:rsidR="00E60591" w14:paraId="5FBA5CBA" w14:textId="77777777" w:rsidTr="00E60591">
        <w:trPr>
          <w:cantSplit/>
        </w:trPr>
        <w:tc>
          <w:tcPr>
            <w:tcW w:w="288" w:type="dxa"/>
          </w:tcPr>
          <w:p w14:paraId="1A36303F" w14:textId="77777777" w:rsidR="00E60591" w:rsidRDefault="00E60591" w:rsidP="00E60591">
            <w:pPr>
              <w:pStyle w:val="CopticCross"/>
            </w:pPr>
          </w:p>
        </w:tc>
        <w:tc>
          <w:tcPr>
            <w:tcW w:w="3960" w:type="dxa"/>
          </w:tcPr>
          <w:p w14:paraId="2BE5A8E5" w14:textId="77777777" w:rsidR="00E60591" w:rsidRDefault="00E60591" w:rsidP="00E60591">
            <w:pPr>
              <w:pStyle w:val="EngHang"/>
            </w:pPr>
            <w:r>
              <w:t>*The honour and the worship</w:t>
            </w:r>
          </w:p>
          <w:p w14:paraId="248D2206" w14:textId="77777777" w:rsidR="00E60591" w:rsidRDefault="00E60591" w:rsidP="00E60591">
            <w:pPr>
              <w:pStyle w:val="EngHang"/>
            </w:pPr>
            <w:r>
              <w:t>Are all due to Him.</w:t>
            </w:r>
          </w:p>
          <w:p w14:paraId="555F08EF" w14:textId="77777777" w:rsidR="00E60591" w:rsidRDefault="00E60591" w:rsidP="00E60591">
            <w:pPr>
              <w:pStyle w:val="EngHang"/>
            </w:pPr>
            <w:r>
              <w:t>Confess His glory at all times:</w:t>
            </w:r>
          </w:p>
          <w:p w14:paraId="39E6A0FA" w14:textId="77777777" w:rsidR="00E60591" w:rsidRDefault="00E60591" w:rsidP="00E60591">
            <w:pPr>
              <w:pStyle w:val="EngHangEnd"/>
            </w:pPr>
            <w:r>
              <w:t>For His mercy endures forever.</w:t>
            </w:r>
          </w:p>
        </w:tc>
      </w:tr>
      <w:tr w:rsidR="00E60591" w14:paraId="50CEAFAA" w14:textId="77777777" w:rsidTr="00E60591">
        <w:trPr>
          <w:cantSplit/>
        </w:trPr>
        <w:tc>
          <w:tcPr>
            <w:tcW w:w="288" w:type="dxa"/>
          </w:tcPr>
          <w:p w14:paraId="0B843778" w14:textId="77777777" w:rsidR="00E60591" w:rsidRDefault="00E60591" w:rsidP="00E60591">
            <w:pPr>
              <w:pStyle w:val="CopticCross"/>
            </w:pPr>
            <w:r>
              <w:t>¿</w:t>
            </w:r>
          </w:p>
        </w:tc>
        <w:tc>
          <w:tcPr>
            <w:tcW w:w="3960" w:type="dxa"/>
          </w:tcPr>
          <w:p w14:paraId="6A50BFA6" w14:textId="77777777" w:rsidR="00E60591" w:rsidRDefault="00E60591" w:rsidP="00E60591">
            <w:pPr>
              <w:pStyle w:val="EngHang"/>
            </w:pPr>
            <w:r>
              <w:t>*Confess the Name of Christ,</w:t>
            </w:r>
          </w:p>
          <w:p w14:paraId="36D520F7" w14:textId="77777777" w:rsidR="00E60591" w:rsidRDefault="00E60591" w:rsidP="00E60591">
            <w:pPr>
              <w:pStyle w:val="EngHang"/>
            </w:pPr>
            <w:r>
              <w:t>Confess His glory and mercies.</w:t>
            </w:r>
          </w:p>
          <w:p w14:paraId="295E7F85" w14:textId="77777777" w:rsidR="00E60591" w:rsidRDefault="00E60591" w:rsidP="00E60591">
            <w:pPr>
              <w:pStyle w:val="EngHang"/>
            </w:pPr>
            <w:r>
              <w:t>Praise Him more and more:</w:t>
            </w:r>
          </w:p>
          <w:p w14:paraId="294ED85A" w14:textId="77777777" w:rsidR="00E60591" w:rsidRDefault="00E60591" w:rsidP="00E60591">
            <w:pPr>
              <w:pStyle w:val="EngHangEnd"/>
            </w:pPr>
            <w:r>
              <w:t>For His mercy endures forever.</w:t>
            </w:r>
          </w:p>
        </w:tc>
      </w:tr>
      <w:tr w:rsidR="00E60591" w14:paraId="7B9C43FC" w14:textId="77777777" w:rsidTr="00E60591">
        <w:trPr>
          <w:cantSplit/>
        </w:trPr>
        <w:tc>
          <w:tcPr>
            <w:tcW w:w="288" w:type="dxa"/>
          </w:tcPr>
          <w:p w14:paraId="2435E4BA" w14:textId="77777777" w:rsidR="00E60591" w:rsidRDefault="00E60591" w:rsidP="00E60591">
            <w:pPr>
              <w:pStyle w:val="CopticCross"/>
            </w:pPr>
            <w:r>
              <w:t>¿</w:t>
            </w:r>
          </w:p>
        </w:tc>
        <w:tc>
          <w:tcPr>
            <w:tcW w:w="3960" w:type="dxa"/>
          </w:tcPr>
          <w:p w14:paraId="4294707D" w14:textId="77777777" w:rsidR="00E60591" w:rsidRDefault="00E60591" w:rsidP="00E60591">
            <w:pPr>
              <w:pStyle w:val="EngHang"/>
            </w:pPr>
            <w:r>
              <w:t>He saved us from Satan;</w:t>
            </w:r>
          </w:p>
          <w:p w14:paraId="53AC38BC" w14:textId="77777777" w:rsidR="00E60591" w:rsidRDefault="00E60591" w:rsidP="00E60591">
            <w:pPr>
              <w:pStyle w:val="EngHang"/>
            </w:pPr>
            <w:r>
              <w:t>He disgraced Pharaoh;</w:t>
            </w:r>
          </w:p>
          <w:p w14:paraId="11096F86" w14:textId="77777777" w:rsidR="00E60591" w:rsidRDefault="00E60591" w:rsidP="00E60591">
            <w:pPr>
              <w:pStyle w:val="EngHang"/>
            </w:pPr>
            <w:r>
              <w:t>He brought us to the sea of blessings—</w:t>
            </w:r>
          </w:p>
          <w:p w14:paraId="32081862" w14:textId="77777777" w:rsidR="00E60591" w:rsidRDefault="00E60591" w:rsidP="00E60591">
            <w:pPr>
              <w:pStyle w:val="EngHangEnd"/>
            </w:pPr>
            <w:r>
              <w:t>For His mercy endures foreve—</w:t>
            </w:r>
          </w:p>
        </w:tc>
      </w:tr>
      <w:tr w:rsidR="00E60591" w14:paraId="7447752E" w14:textId="77777777" w:rsidTr="00E60591">
        <w:trPr>
          <w:cantSplit/>
        </w:trPr>
        <w:tc>
          <w:tcPr>
            <w:tcW w:w="288" w:type="dxa"/>
          </w:tcPr>
          <w:p w14:paraId="34E91954" w14:textId="77777777" w:rsidR="00E60591" w:rsidRDefault="00E60591" w:rsidP="00E60591">
            <w:pPr>
              <w:pStyle w:val="CopticCross"/>
            </w:pPr>
          </w:p>
        </w:tc>
        <w:tc>
          <w:tcPr>
            <w:tcW w:w="3960" w:type="dxa"/>
          </w:tcPr>
          <w:p w14:paraId="6D7D6BE0" w14:textId="77777777" w:rsidR="00E60591" w:rsidRDefault="00E60591" w:rsidP="00E60591">
            <w:pPr>
              <w:pStyle w:val="EngHang"/>
            </w:pPr>
            <w:r>
              <w:t>To the sea of Baptism;</w:t>
            </w:r>
          </w:p>
          <w:p w14:paraId="7FA071B3" w14:textId="77777777" w:rsidR="00E60591" w:rsidRDefault="00E60591" w:rsidP="00E60591">
            <w:pPr>
              <w:pStyle w:val="EngHang"/>
            </w:pPr>
            <w:r>
              <w:t>He redeemed us from tyranny,</w:t>
            </w:r>
          </w:p>
          <w:p w14:paraId="4936CDA6" w14:textId="77777777" w:rsidR="00E60591" w:rsidRDefault="00E60591" w:rsidP="00E60591">
            <w:pPr>
              <w:pStyle w:val="EngHang"/>
            </w:pPr>
            <w:r>
              <w:t>And brought us to the promised land,</w:t>
            </w:r>
          </w:p>
          <w:p w14:paraId="567C2941" w14:textId="77777777" w:rsidR="00E60591" w:rsidRDefault="00E60591" w:rsidP="00E60591">
            <w:pPr>
              <w:pStyle w:val="EngHangEnd"/>
            </w:pPr>
            <w:r>
              <w:t>For His mercy endures forever.</w:t>
            </w:r>
          </w:p>
        </w:tc>
      </w:tr>
      <w:tr w:rsidR="00E60591" w14:paraId="1B40C82A" w14:textId="77777777" w:rsidTr="00E60591">
        <w:trPr>
          <w:cantSplit/>
        </w:trPr>
        <w:tc>
          <w:tcPr>
            <w:tcW w:w="288" w:type="dxa"/>
          </w:tcPr>
          <w:p w14:paraId="74676C5B" w14:textId="77777777" w:rsidR="00E60591" w:rsidRDefault="00E60591" w:rsidP="00E60591">
            <w:pPr>
              <w:pStyle w:val="CopticCross"/>
            </w:pPr>
          </w:p>
        </w:tc>
        <w:tc>
          <w:tcPr>
            <w:tcW w:w="3960" w:type="dxa"/>
          </w:tcPr>
          <w:p w14:paraId="3EB4C8A2" w14:textId="77777777" w:rsidR="00E60591" w:rsidRDefault="00E60591" w:rsidP="00E60591">
            <w:pPr>
              <w:pStyle w:val="EngHang"/>
              <w:ind w:left="0" w:firstLine="0"/>
            </w:pPr>
            <w:r>
              <w:t>*Christ divided the sea of Hades</w:t>
            </w:r>
          </w:p>
          <w:p w14:paraId="3881C625" w14:textId="77777777" w:rsidR="00E60591" w:rsidRDefault="00E60591" w:rsidP="00E60591">
            <w:pPr>
              <w:pStyle w:val="EngHang"/>
            </w:pPr>
            <w:r>
              <w:t>And threw Satan in it,</w:t>
            </w:r>
          </w:p>
          <w:p w14:paraId="659B445E" w14:textId="77777777" w:rsidR="00E60591" w:rsidRDefault="00E60591" w:rsidP="00E60591">
            <w:pPr>
              <w:pStyle w:val="EngHang"/>
            </w:pPr>
            <w:r>
              <w:t>And delivered us from him:</w:t>
            </w:r>
          </w:p>
          <w:p w14:paraId="109ABC91" w14:textId="77777777" w:rsidR="00E60591" w:rsidRDefault="00E60591" w:rsidP="00E60591">
            <w:pPr>
              <w:pStyle w:val="EngHangEnd"/>
            </w:pPr>
            <w:r>
              <w:t>For His mercy endures forever.</w:t>
            </w:r>
          </w:p>
        </w:tc>
      </w:tr>
      <w:tr w:rsidR="00E60591" w14:paraId="1ED042F1" w14:textId="77777777" w:rsidTr="00E60591">
        <w:trPr>
          <w:cantSplit/>
        </w:trPr>
        <w:tc>
          <w:tcPr>
            <w:tcW w:w="288" w:type="dxa"/>
          </w:tcPr>
          <w:p w14:paraId="1F4BC3A8" w14:textId="77777777" w:rsidR="00E60591" w:rsidRDefault="00E60591" w:rsidP="00E60591">
            <w:pPr>
              <w:pStyle w:val="CopticCross"/>
            </w:pPr>
            <w:r>
              <w:t>¿</w:t>
            </w:r>
          </w:p>
        </w:tc>
        <w:tc>
          <w:tcPr>
            <w:tcW w:w="3960" w:type="dxa"/>
          </w:tcPr>
          <w:p w14:paraId="389DDA0D" w14:textId="77777777" w:rsidR="00E60591" w:rsidRDefault="00E60591" w:rsidP="00E60591">
            <w:pPr>
              <w:pStyle w:val="EngHang"/>
            </w:pPr>
            <w:r>
              <w:t>*He lifted us up</w:t>
            </w:r>
          </w:p>
          <w:p w14:paraId="1AC2EC48" w14:textId="77777777" w:rsidR="00E60591" w:rsidRDefault="00E60591" w:rsidP="00E60591">
            <w:pPr>
              <w:pStyle w:val="EngHang"/>
            </w:pPr>
            <w:r>
              <w:t>With all those whom He loved,</w:t>
            </w:r>
          </w:p>
          <w:p w14:paraId="42EF4B8A" w14:textId="77777777" w:rsidR="00E60591" w:rsidRDefault="00E60591" w:rsidP="00E60591">
            <w:pPr>
              <w:pStyle w:val="EngHang"/>
            </w:pPr>
            <w:r>
              <w:t>And called us His beloved:</w:t>
            </w:r>
          </w:p>
          <w:p w14:paraId="7131CE9D" w14:textId="77777777" w:rsidR="00E60591" w:rsidRDefault="00E60591" w:rsidP="00E60591">
            <w:pPr>
              <w:pStyle w:val="EngHangEnd"/>
            </w:pPr>
            <w:r>
              <w:t>For His mercy endures forever.</w:t>
            </w:r>
          </w:p>
        </w:tc>
      </w:tr>
      <w:tr w:rsidR="00E60591" w14:paraId="3371A6E1" w14:textId="77777777" w:rsidTr="00E60591">
        <w:trPr>
          <w:cantSplit/>
        </w:trPr>
        <w:tc>
          <w:tcPr>
            <w:tcW w:w="288" w:type="dxa"/>
          </w:tcPr>
          <w:p w14:paraId="36A4CC3A" w14:textId="77777777" w:rsidR="00E60591" w:rsidRDefault="00E60591" w:rsidP="00E60591">
            <w:pPr>
              <w:pStyle w:val="CopticCross"/>
            </w:pPr>
            <w:r>
              <w:t>¿</w:t>
            </w:r>
          </w:p>
        </w:tc>
        <w:tc>
          <w:tcPr>
            <w:tcW w:w="3960" w:type="dxa"/>
          </w:tcPr>
          <w:p w14:paraId="6B3B9B25" w14:textId="77777777" w:rsidR="00E60591" w:rsidRDefault="00E60591" w:rsidP="00E60591">
            <w:pPr>
              <w:pStyle w:val="EngHang"/>
            </w:pPr>
            <w:r>
              <w:t>*Instead of quails and manna</w:t>
            </w:r>
          </w:p>
          <w:p w14:paraId="68BBBE9E" w14:textId="77777777" w:rsidR="00E60591" w:rsidRDefault="00E60591" w:rsidP="00E60591">
            <w:pPr>
              <w:pStyle w:val="EngHang"/>
            </w:pPr>
            <w:r>
              <w:t>He gave us His Body as food,</w:t>
            </w:r>
          </w:p>
          <w:p w14:paraId="058CAE0F" w14:textId="77777777" w:rsidR="00E60591" w:rsidRDefault="00E60591" w:rsidP="00E60591">
            <w:pPr>
              <w:pStyle w:val="EngHang"/>
            </w:pPr>
            <w:r>
              <w:t>In the beautiful Church,</w:t>
            </w:r>
          </w:p>
          <w:p w14:paraId="00FE3631" w14:textId="77777777" w:rsidR="00E60591" w:rsidRDefault="00E60591" w:rsidP="00E60591">
            <w:pPr>
              <w:pStyle w:val="EngHangEnd"/>
            </w:pPr>
            <w:r>
              <w:t>For His mercy endures forever.</w:t>
            </w:r>
          </w:p>
        </w:tc>
      </w:tr>
      <w:tr w:rsidR="00E60591" w14:paraId="1406EFD5" w14:textId="77777777" w:rsidTr="00E60591">
        <w:trPr>
          <w:cantSplit/>
        </w:trPr>
        <w:tc>
          <w:tcPr>
            <w:tcW w:w="288" w:type="dxa"/>
          </w:tcPr>
          <w:p w14:paraId="2A1BDE9B" w14:textId="77777777" w:rsidR="00E60591" w:rsidRDefault="00E60591" w:rsidP="00E60591">
            <w:pPr>
              <w:pStyle w:val="CopticCross"/>
            </w:pPr>
          </w:p>
        </w:tc>
        <w:tc>
          <w:tcPr>
            <w:tcW w:w="3960" w:type="dxa"/>
          </w:tcPr>
          <w:p w14:paraId="0A37AFA0" w14:textId="77777777" w:rsidR="00E60591" w:rsidRDefault="00E60591" w:rsidP="00E60591">
            <w:pPr>
              <w:pStyle w:val="EngHang"/>
            </w:pPr>
            <w:r>
              <w:t>He brought forth water from the rock,</w:t>
            </w:r>
          </w:p>
          <w:p w14:paraId="155937A6" w14:textId="77777777" w:rsidR="00E60591" w:rsidRDefault="00E60591" w:rsidP="00E60591">
            <w:pPr>
              <w:pStyle w:val="EngHang"/>
            </w:pPr>
            <w:r>
              <w:t>And we drank His Blood;</w:t>
            </w:r>
          </w:p>
          <w:p w14:paraId="1AB8A513" w14:textId="77777777" w:rsidR="00E60591" w:rsidRDefault="00E60591" w:rsidP="00E60591">
            <w:pPr>
              <w:pStyle w:val="EngHang"/>
            </w:pPr>
            <w:r>
              <w:t>He quenched our thirsty souls,</w:t>
            </w:r>
          </w:p>
          <w:p w14:paraId="38A189DB" w14:textId="77777777" w:rsidR="00E60591" w:rsidRDefault="00E60591" w:rsidP="00E60591">
            <w:pPr>
              <w:pStyle w:val="EngHangEnd"/>
            </w:pPr>
            <w:r>
              <w:t>For His mercy endures forever.</w:t>
            </w:r>
          </w:p>
          <w:p w14:paraId="28325E61" w14:textId="77777777" w:rsidR="00E60591" w:rsidRDefault="00E60591" w:rsidP="00E60591">
            <w:pPr>
              <w:pStyle w:val="EngHang"/>
            </w:pPr>
            <w:r>
              <w:t>*He led us to the promised land</w:t>
            </w:r>
          </w:p>
          <w:p w14:paraId="2F5B79DE" w14:textId="77777777" w:rsidR="00E60591" w:rsidRDefault="00E60591" w:rsidP="00E60591">
            <w:pPr>
              <w:pStyle w:val="EngHang"/>
            </w:pPr>
            <w:r>
              <w:t>And gave us a new covenant—</w:t>
            </w:r>
          </w:p>
          <w:p w14:paraId="635F1030" w14:textId="77777777" w:rsidR="00E60591" w:rsidRDefault="00E60591" w:rsidP="00E60591">
            <w:pPr>
              <w:pStyle w:val="EngHang"/>
            </w:pPr>
            <w:r>
              <w:t>His heavenly kingdom—</w:t>
            </w:r>
          </w:p>
          <w:p w14:paraId="50FCF9C6" w14:textId="77777777" w:rsidR="00E60591" w:rsidRDefault="00E60591" w:rsidP="00E60591">
            <w:pPr>
              <w:pStyle w:val="EngHangEnd"/>
            </w:pPr>
            <w:r>
              <w:t>For His mercy endures forever.</w:t>
            </w:r>
          </w:p>
        </w:tc>
      </w:tr>
    </w:tbl>
    <w:p w14:paraId="692B7C1E" w14:textId="77777777" w:rsidR="00E60591" w:rsidRDefault="00E60591" w:rsidP="00E60591">
      <w:pPr>
        <w:pStyle w:val="Heading3"/>
      </w:pPr>
      <w:bookmarkStart w:id="1123" w:name="_Ref452620167"/>
      <w:bookmarkStart w:id="1124" w:name="_Toc479145652"/>
      <w:bookmarkStart w:id="1125" w:name="_Ref435645593"/>
      <w:r>
        <w:t>The Psali Adam On (Before) the Third Canticle</w:t>
      </w:r>
      <w:bookmarkEnd w:id="1123"/>
      <w:bookmarkEnd w:id="112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0D5DECF" w14:textId="77777777" w:rsidTr="00E60591">
        <w:trPr>
          <w:cantSplit/>
        </w:trPr>
        <w:tc>
          <w:tcPr>
            <w:tcW w:w="288" w:type="dxa"/>
          </w:tcPr>
          <w:p w14:paraId="44457E83" w14:textId="77777777" w:rsidR="00E60591" w:rsidRDefault="00E60591" w:rsidP="00E60591">
            <w:pPr>
              <w:pStyle w:val="CopticCross"/>
            </w:pPr>
          </w:p>
        </w:tc>
        <w:tc>
          <w:tcPr>
            <w:tcW w:w="3960" w:type="dxa"/>
          </w:tcPr>
          <w:p w14:paraId="39134BD8" w14:textId="77777777" w:rsidR="00E60591" w:rsidRDefault="00E60591" w:rsidP="00E60591">
            <w:pPr>
              <w:pStyle w:val="EngHang"/>
            </w:pPr>
            <w:r>
              <w:t>I thank you,</w:t>
            </w:r>
          </w:p>
          <w:p w14:paraId="345178A8" w14:textId="77777777" w:rsidR="00E60591" w:rsidRDefault="00E60591" w:rsidP="00E60591">
            <w:pPr>
              <w:pStyle w:val="EngHang"/>
            </w:pPr>
            <w:r>
              <w:t>O God of Israel,</w:t>
            </w:r>
          </w:p>
          <w:p w14:paraId="348EA10B" w14:textId="77777777" w:rsidR="00E60591" w:rsidRDefault="00E60591" w:rsidP="00E60591">
            <w:pPr>
              <w:pStyle w:val="EngHang"/>
            </w:pPr>
            <w:r>
              <w:t>For you have shown us mercy</w:t>
            </w:r>
          </w:p>
          <w:p w14:paraId="5EC4FEEE" w14:textId="77777777" w:rsidR="00E60591" w:rsidRDefault="00E60591" w:rsidP="00E60591">
            <w:pPr>
              <w:pStyle w:val="EngHangEnd"/>
            </w:pPr>
            <w:r>
              <w:t>According to Your great mercy.</w:t>
            </w:r>
          </w:p>
        </w:tc>
        <w:tc>
          <w:tcPr>
            <w:tcW w:w="288" w:type="dxa"/>
          </w:tcPr>
          <w:p w14:paraId="4674EBCB" w14:textId="77777777" w:rsidR="00E60591" w:rsidRDefault="00E60591" w:rsidP="00E60591">
            <w:pPr>
              <w:pStyle w:val="CopticCross"/>
            </w:pPr>
          </w:p>
        </w:tc>
        <w:tc>
          <w:tcPr>
            <w:tcW w:w="288" w:type="dxa"/>
          </w:tcPr>
          <w:p w14:paraId="0E86A3D7" w14:textId="77777777" w:rsidR="00E60591" w:rsidRDefault="00E60591" w:rsidP="00E60591">
            <w:pPr>
              <w:pStyle w:val="CopticCross"/>
            </w:pPr>
          </w:p>
        </w:tc>
        <w:tc>
          <w:tcPr>
            <w:tcW w:w="3960" w:type="dxa"/>
          </w:tcPr>
          <w:p w14:paraId="5E482175" w14:textId="77777777" w:rsidR="00E60591" w:rsidRDefault="00E60591" w:rsidP="00E60591">
            <w:pPr>
              <w:pStyle w:val="CopticVersemulti-line"/>
            </w:pPr>
            <w:r>
              <w:t>Ϯϣⲉⲡϩ̀ⲙⲟⲧ ⲛ̀ⲧⲟⲧⲕ:</w:t>
            </w:r>
          </w:p>
          <w:p w14:paraId="103861BE" w14:textId="77777777" w:rsidR="00E60591" w:rsidRDefault="00E60591" w:rsidP="00E60591">
            <w:pPr>
              <w:pStyle w:val="CopticVersemulti-line"/>
            </w:pPr>
            <w:r>
              <w:t>ⲙ̀Ⲡⲓⲥⲁⲣⲁⲗⲏ:</w:t>
            </w:r>
          </w:p>
          <w:p w14:paraId="5E0A8080" w14:textId="77777777" w:rsidR="00E60591" w:rsidRDefault="00E60591" w:rsidP="00E60591">
            <w:pPr>
              <w:pStyle w:val="CopticVersemulti-line"/>
            </w:pPr>
            <w:r>
              <w:t>ϫⲉ ⲁⲕⲓ̀ⲣⲓ ⲛⲉⲙⲁⲛ:</w:t>
            </w:r>
          </w:p>
          <w:p w14:paraId="53F09D78" w14:textId="77777777" w:rsidR="00E60591" w:rsidRPr="005130A7" w:rsidRDefault="00E60591" w:rsidP="00E60591">
            <w:pPr>
              <w:pStyle w:val="CopticVerse"/>
            </w:pPr>
            <w:r>
              <w:t>ⲕⲁⲧⲁ ⲡⲉⲕⲛⲓϣϯ ⲛ̀ⲛⲁⲓ.</w:t>
            </w:r>
          </w:p>
        </w:tc>
      </w:tr>
      <w:tr w:rsidR="00E60591" w14:paraId="75313E31" w14:textId="77777777" w:rsidTr="00E60591">
        <w:trPr>
          <w:cantSplit/>
        </w:trPr>
        <w:tc>
          <w:tcPr>
            <w:tcW w:w="288" w:type="dxa"/>
          </w:tcPr>
          <w:p w14:paraId="37D1795A" w14:textId="77777777" w:rsidR="00E60591" w:rsidRPr="001E2E1C" w:rsidRDefault="00E60591" w:rsidP="00E60591">
            <w:pPr>
              <w:pStyle w:val="CopticCross"/>
            </w:pPr>
            <w:r>
              <w:lastRenderedPageBreak/>
              <w:t>¿</w:t>
            </w:r>
          </w:p>
        </w:tc>
        <w:tc>
          <w:tcPr>
            <w:tcW w:w="3960" w:type="dxa"/>
          </w:tcPr>
          <w:p w14:paraId="7A29367A" w14:textId="77777777" w:rsidR="00E60591" w:rsidRDefault="00E60591" w:rsidP="00E60591">
            <w:pPr>
              <w:pStyle w:val="EngHang"/>
            </w:pPr>
            <w:r>
              <w:t>I thank You,</w:t>
            </w:r>
          </w:p>
          <w:p w14:paraId="1A1BDCC9" w14:textId="77777777" w:rsidR="00E60591" w:rsidRDefault="00E60591" w:rsidP="00E60591">
            <w:pPr>
              <w:pStyle w:val="EngHang"/>
            </w:pPr>
            <w:r>
              <w:t>O God of Israel,</w:t>
            </w:r>
          </w:p>
          <w:p w14:paraId="39F1C53D" w14:textId="77777777" w:rsidR="00E60591" w:rsidRDefault="00E60591" w:rsidP="00E60591">
            <w:pPr>
              <w:pStyle w:val="EngHang"/>
            </w:pPr>
            <w:r>
              <w:t>For You sent Your Son</w:t>
            </w:r>
          </w:p>
          <w:p w14:paraId="0B28942C" w14:textId="77777777" w:rsidR="00E60591" w:rsidRDefault="00E60591" w:rsidP="00E60591">
            <w:pPr>
              <w:pStyle w:val="EngHangEnd"/>
            </w:pPr>
            <w:r>
              <w:t>To save us.</w:t>
            </w:r>
          </w:p>
        </w:tc>
        <w:tc>
          <w:tcPr>
            <w:tcW w:w="288" w:type="dxa"/>
          </w:tcPr>
          <w:p w14:paraId="2EC91BC0" w14:textId="77777777" w:rsidR="00E60591" w:rsidRDefault="00E60591" w:rsidP="00E60591">
            <w:pPr>
              <w:pStyle w:val="CopticCross"/>
            </w:pPr>
          </w:p>
        </w:tc>
        <w:tc>
          <w:tcPr>
            <w:tcW w:w="288" w:type="dxa"/>
          </w:tcPr>
          <w:p w14:paraId="743A5E54" w14:textId="77777777" w:rsidR="00E60591" w:rsidRDefault="00E60591" w:rsidP="00E60591">
            <w:pPr>
              <w:pStyle w:val="CopticCross"/>
            </w:pPr>
            <w:r>
              <w:t>¿</w:t>
            </w:r>
          </w:p>
        </w:tc>
        <w:tc>
          <w:tcPr>
            <w:tcW w:w="3960" w:type="dxa"/>
          </w:tcPr>
          <w:p w14:paraId="7E41A496" w14:textId="77777777" w:rsidR="00E60591" w:rsidRDefault="00E60591" w:rsidP="00E60591">
            <w:pPr>
              <w:pStyle w:val="CopticVersemulti-line"/>
            </w:pPr>
            <w:r>
              <w:t>Ϯϣⲉⲡϩ̀ⲙⲟⲧ ⲛ̀ⲧⲟⲧⲕ:</w:t>
            </w:r>
          </w:p>
          <w:p w14:paraId="37541A3C" w14:textId="77777777" w:rsidR="00E60591" w:rsidRDefault="00E60591" w:rsidP="00E60591">
            <w:pPr>
              <w:pStyle w:val="CopticVersemulti-line"/>
            </w:pPr>
            <w:r>
              <w:t>Ⲫ̀ⲛⲟⲩϯ ⲙ̀Ⲡⲓⲥⲁⲣⲁⲗ:</w:t>
            </w:r>
          </w:p>
          <w:p w14:paraId="307F407F" w14:textId="77777777" w:rsidR="00E60591" w:rsidRDefault="00E60591" w:rsidP="00E60591">
            <w:pPr>
              <w:pStyle w:val="CopticVersemulti-line"/>
            </w:pPr>
            <w:r>
              <w:t>ϫⲉ ⲁⲕⲟⲩⲱⲣⲡ ⲙ̀ⲡⲉⲕϢⲏⲣⲓ:</w:t>
            </w:r>
          </w:p>
          <w:p w14:paraId="1CDA13AB" w14:textId="77777777" w:rsidR="00E60591" w:rsidRPr="005130A7" w:rsidRDefault="00E60591" w:rsidP="00E60591">
            <w:pPr>
              <w:pStyle w:val="CopticVerse"/>
            </w:pPr>
            <w:r>
              <w:t>ϣⲁ ⲛ̀ⲧⲉⲕⲥⲱϯ ⲙ̀ⲙⲟⲛ.</w:t>
            </w:r>
          </w:p>
        </w:tc>
      </w:tr>
      <w:tr w:rsidR="00E60591" w14:paraId="0867CDB8" w14:textId="77777777" w:rsidTr="00E60591">
        <w:trPr>
          <w:cantSplit/>
        </w:trPr>
        <w:tc>
          <w:tcPr>
            <w:tcW w:w="288" w:type="dxa"/>
          </w:tcPr>
          <w:p w14:paraId="7D2BCB0B" w14:textId="77777777" w:rsidR="00E60591" w:rsidRDefault="00E60591" w:rsidP="00E60591">
            <w:pPr>
              <w:pStyle w:val="CopticCross"/>
            </w:pPr>
          </w:p>
        </w:tc>
        <w:tc>
          <w:tcPr>
            <w:tcW w:w="3960" w:type="dxa"/>
          </w:tcPr>
          <w:p w14:paraId="14195EE8" w14:textId="77777777" w:rsidR="00E60591" w:rsidRDefault="00E60591" w:rsidP="00E60591">
            <w:pPr>
              <w:pStyle w:val="EngHang"/>
            </w:pPr>
            <w:r>
              <w:t>I thank You,</w:t>
            </w:r>
          </w:p>
          <w:p w14:paraId="2C5AB224" w14:textId="77777777" w:rsidR="00E60591" w:rsidRDefault="00E60591" w:rsidP="00E60591">
            <w:pPr>
              <w:pStyle w:val="EngHang"/>
            </w:pPr>
            <w:r>
              <w:t>O God of Israel,</w:t>
            </w:r>
          </w:p>
          <w:p w14:paraId="2E70C9F9" w14:textId="77777777" w:rsidR="00E60591" w:rsidRDefault="00E60591" w:rsidP="00E60591">
            <w:pPr>
              <w:pStyle w:val="EngHang"/>
            </w:pPr>
            <w:r>
              <w:t>For You were incarnate</w:t>
            </w:r>
          </w:p>
          <w:p w14:paraId="38012675" w14:textId="77777777" w:rsidR="00E60591" w:rsidRDefault="00E60591" w:rsidP="00E60591">
            <w:pPr>
              <w:pStyle w:val="EngHangEnd"/>
            </w:pPr>
            <w:r>
              <w:t>From Saint Mary.</w:t>
            </w:r>
          </w:p>
        </w:tc>
        <w:tc>
          <w:tcPr>
            <w:tcW w:w="288" w:type="dxa"/>
          </w:tcPr>
          <w:p w14:paraId="1F2D178B" w14:textId="77777777" w:rsidR="00E60591" w:rsidRDefault="00E60591" w:rsidP="00E60591">
            <w:pPr>
              <w:pStyle w:val="CopticCross"/>
            </w:pPr>
          </w:p>
        </w:tc>
        <w:tc>
          <w:tcPr>
            <w:tcW w:w="288" w:type="dxa"/>
          </w:tcPr>
          <w:p w14:paraId="1FECFC73" w14:textId="77777777" w:rsidR="00E60591" w:rsidRDefault="00E60591" w:rsidP="00E60591">
            <w:pPr>
              <w:pStyle w:val="CopticCross"/>
            </w:pPr>
          </w:p>
        </w:tc>
        <w:tc>
          <w:tcPr>
            <w:tcW w:w="3960" w:type="dxa"/>
          </w:tcPr>
          <w:p w14:paraId="619D9028" w14:textId="77777777" w:rsidR="00E60591" w:rsidRDefault="00E60591" w:rsidP="00E60591">
            <w:pPr>
              <w:pStyle w:val="CopticVersemulti-line"/>
            </w:pPr>
            <w:r>
              <w:t>Ϯϣⲉⲡϩ̀ⲙⲟⲧ ⲛ̀ⲧⲟⲧⲕ:</w:t>
            </w:r>
          </w:p>
          <w:p w14:paraId="74B03A33" w14:textId="77777777" w:rsidR="00E60591" w:rsidRDefault="00E60591" w:rsidP="00E60591">
            <w:pPr>
              <w:pStyle w:val="CopticVersemulti-line"/>
            </w:pPr>
            <w:r>
              <w:t>Ⲫ̀ⲛⲟⲩϯ ⲙ̀Ⲡⲓⲥⲣⲁⲏⲗ:</w:t>
            </w:r>
          </w:p>
          <w:p w14:paraId="27B5B768" w14:textId="77777777" w:rsidR="00E60591" w:rsidRDefault="00E60591" w:rsidP="00E60591">
            <w:pPr>
              <w:pStyle w:val="CopticVersemulti-line"/>
            </w:pPr>
            <w:r>
              <w:t>ϫⲉ ⲁⲕϭⲓⲥⲁⲣⲝ ⲉ̀ⲃⲟⲗ:</w:t>
            </w:r>
          </w:p>
          <w:p w14:paraId="0149D472" w14:textId="77777777" w:rsidR="00E60591" w:rsidRPr="005130A7" w:rsidRDefault="00E60591" w:rsidP="00E60591">
            <w:pPr>
              <w:pStyle w:val="CopticVerse"/>
            </w:pPr>
            <w:r>
              <w:t>ϧⲉⲛ Ⲑⲏⲉⲏⲟⲩⲁⲃ Ⲙⲁⲣⲓⲁ.</w:t>
            </w:r>
          </w:p>
        </w:tc>
      </w:tr>
      <w:tr w:rsidR="00E60591" w14:paraId="4D89577C" w14:textId="77777777" w:rsidTr="00E60591">
        <w:trPr>
          <w:cantSplit/>
        </w:trPr>
        <w:tc>
          <w:tcPr>
            <w:tcW w:w="288" w:type="dxa"/>
          </w:tcPr>
          <w:p w14:paraId="114BB715" w14:textId="77777777" w:rsidR="00E60591" w:rsidRDefault="00E60591" w:rsidP="00E60591">
            <w:pPr>
              <w:pStyle w:val="CopticCross"/>
            </w:pPr>
            <w:r>
              <w:t>¿</w:t>
            </w:r>
          </w:p>
        </w:tc>
        <w:tc>
          <w:tcPr>
            <w:tcW w:w="3960" w:type="dxa"/>
          </w:tcPr>
          <w:p w14:paraId="20BB5831" w14:textId="77777777" w:rsidR="00E60591" w:rsidRDefault="00E60591" w:rsidP="00E60591">
            <w:pPr>
              <w:pStyle w:val="EngHang"/>
            </w:pPr>
            <w:r>
              <w:t>I thank You,</w:t>
            </w:r>
          </w:p>
          <w:p w14:paraId="4E330A6E" w14:textId="77777777" w:rsidR="00E60591" w:rsidRDefault="00E60591" w:rsidP="00E60591">
            <w:pPr>
              <w:pStyle w:val="EngHang"/>
            </w:pPr>
            <w:r>
              <w:t>O God of Israel,</w:t>
            </w:r>
          </w:p>
          <w:p w14:paraId="1724101E" w14:textId="77777777" w:rsidR="00E60591" w:rsidRDefault="00E60591" w:rsidP="00E60591">
            <w:pPr>
              <w:pStyle w:val="EngHang"/>
            </w:pPr>
            <w:r>
              <w:t>For You were born in Bethlehm,</w:t>
            </w:r>
          </w:p>
          <w:p w14:paraId="5D8B0B24" w14:textId="77777777" w:rsidR="00E60591" w:rsidRDefault="00E60591" w:rsidP="00E60591">
            <w:pPr>
              <w:pStyle w:val="EngHangEnd"/>
            </w:pPr>
            <w:r>
              <w:t>According to the prophetic sayings.</w:t>
            </w:r>
          </w:p>
        </w:tc>
        <w:tc>
          <w:tcPr>
            <w:tcW w:w="288" w:type="dxa"/>
          </w:tcPr>
          <w:p w14:paraId="3A373F6B" w14:textId="77777777" w:rsidR="00E60591" w:rsidRDefault="00E60591" w:rsidP="00E60591">
            <w:pPr>
              <w:pStyle w:val="CopticCross"/>
            </w:pPr>
          </w:p>
        </w:tc>
        <w:tc>
          <w:tcPr>
            <w:tcW w:w="288" w:type="dxa"/>
          </w:tcPr>
          <w:p w14:paraId="7488AF74" w14:textId="77777777" w:rsidR="00E60591" w:rsidRDefault="00E60591" w:rsidP="00E60591">
            <w:pPr>
              <w:pStyle w:val="CopticCross"/>
            </w:pPr>
            <w:r>
              <w:t>¿</w:t>
            </w:r>
          </w:p>
        </w:tc>
        <w:tc>
          <w:tcPr>
            <w:tcW w:w="3960" w:type="dxa"/>
          </w:tcPr>
          <w:p w14:paraId="3ABFEF33" w14:textId="77777777" w:rsidR="00E60591" w:rsidRDefault="00E60591" w:rsidP="00E60591">
            <w:pPr>
              <w:pStyle w:val="CopticVersemulti-line"/>
            </w:pPr>
            <w:r>
              <w:t>Ϯϣⲉⲡϩ̀ⲙⲟⲧ ⲛ̀ⲧⲟⲧⲕ:</w:t>
            </w:r>
          </w:p>
          <w:p w14:paraId="70484D51" w14:textId="77777777" w:rsidR="00E60591" w:rsidRDefault="00E60591" w:rsidP="00E60591">
            <w:pPr>
              <w:pStyle w:val="CopticVersemulti-line"/>
            </w:pPr>
            <w:r>
              <w:t>Ⲫ̀ⲛⲟⲩϯ ⲙ̀Ⲡⲓⲥⲣⲁⲏⲗ:</w:t>
            </w:r>
          </w:p>
          <w:p w14:paraId="20CB1BCE" w14:textId="77777777" w:rsidR="00E60591" w:rsidRDefault="00E60591" w:rsidP="00E60591">
            <w:pPr>
              <w:pStyle w:val="CopticVersemulti-line"/>
            </w:pPr>
            <w:r>
              <w:t>ϫⲉ ⲁⲩⲙⲁⲥⲕ ϧⲉⲛ Ⲃⲏⲑⲗⲉⲉⲙ:</w:t>
            </w:r>
          </w:p>
          <w:p w14:paraId="2AF67F96" w14:textId="77777777" w:rsidR="00E60591" w:rsidRPr="005130A7" w:rsidRDefault="00E60591" w:rsidP="00E60591">
            <w:pPr>
              <w:pStyle w:val="CopticVerse"/>
            </w:pPr>
            <w:r>
              <w:t>ⲕⲁⲧⲁ ϯⲡ̀ϯⲣⲟⲫⲏⲧⲓⲁ̀.</w:t>
            </w:r>
          </w:p>
        </w:tc>
      </w:tr>
      <w:tr w:rsidR="00E60591" w14:paraId="133757FA" w14:textId="77777777" w:rsidTr="00E60591">
        <w:trPr>
          <w:cantSplit/>
        </w:trPr>
        <w:tc>
          <w:tcPr>
            <w:tcW w:w="288" w:type="dxa"/>
          </w:tcPr>
          <w:p w14:paraId="28EE2084" w14:textId="77777777" w:rsidR="00E60591" w:rsidRDefault="00E60591" w:rsidP="00E60591">
            <w:pPr>
              <w:pStyle w:val="CopticCross"/>
            </w:pPr>
          </w:p>
        </w:tc>
        <w:tc>
          <w:tcPr>
            <w:tcW w:w="3960" w:type="dxa"/>
          </w:tcPr>
          <w:p w14:paraId="52623414" w14:textId="77777777" w:rsidR="00E60591" w:rsidRDefault="00E60591" w:rsidP="00E60591">
            <w:pPr>
              <w:pStyle w:val="EngHang"/>
            </w:pPr>
            <w:r>
              <w:t>I thank you,</w:t>
            </w:r>
          </w:p>
          <w:p w14:paraId="1C74D216" w14:textId="77777777" w:rsidR="00E60591" w:rsidRDefault="00E60591" w:rsidP="00E60591">
            <w:pPr>
              <w:pStyle w:val="EngHang"/>
            </w:pPr>
            <w:r>
              <w:t>O God of Israel,</w:t>
            </w:r>
          </w:p>
          <w:p w14:paraId="48AC6245" w14:textId="77777777" w:rsidR="00E60591" w:rsidRDefault="00E60591" w:rsidP="00E60591">
            <w:pPr>
              <w:pStyle w:val="EngHang"/>
            </w:pPr>
            <w:r>
              <w:t>For the shepherds</w:t>
            </w:r>
          </w:p>
          <w:p w14:paraId="1842C776" w14:textId="77777777" w:rsidR="00E60591" w:rsidRDefault="00E60591" w:rsidP="00E60591">
            <w:pPr>
              <w:pStyle w:val="EngHangEnd"/>
            </w:pPr>
            <w:r>
              <w:t>Beheld Your glory.</w:t>
            </w:r>
          </w:p>
        </w:tc>
        <w:tc>
          <w:tcPr>
            <w:tcW w:w="288" w:type="dxa"/>
          </w:tcPr>
          <w:p w14:paraId="54EABDE7" w14:textId="77777777" w:rsidR="00E60591" w:rsidRDefault="00E60591" w:rsidP="00E60591">
            <w:pPr>
              <w:pStyle w:val="CopticCross"/>
            </w:pPr>
          </w:p>
        </w:tc>
        <w:tc>
          <w:tcPr>
            <w:tcW w:w="288" w:type="dxa"/>
          </w:tcPr>
          <w:p w14:paraId="4C841E0F" w14:textId="77777777" w:rsidR="00E60591" w:rsidRDefault="00E60591" w:rsidP="00E60591">
            <w:pPr>
              <w:pStyle w:val="CopticCross"/>
            </w:pPr>
          </w:p>
        </w:tc>
        <w:tc>
          <w:tcPr>
            <w:tcW w:w="3960" w:type="dxa"/>
          </w:tcPr>
          <w:p w14:paraId="038208CF" w14:textId="77777777" w:rsidR="00E60591" w:rsidRDefault="00E60591" w:rsidP="00E60591">
            <w:pPr>
              <w:pStyle w:val="CopticVersemulti-line"/>
            </w:pPr>
            <w:r>
              <w:t>Ϯϣⲉⲡϩ̀ⲙⲟⲧ ⲛ̀ⲧⲟⲧⲕ:</w:t>
            </w:r>
          </w:p>
          <w:p w14:paraId="2E989B22" w14:textId="77777777" w:rsidR="00E60591" w:rsidRDefault="00E60591" w:rsidP="00E60591">
            <w:pPr>
              <w:pStyle w:val="CopticVersemulti-line"/>
            </w:pPr>
            <w:r>
              <w:t>Ⲫ̀ⲛⲟⲩϯ ⲙ̀Ⲡⲓⲥⲣⲁⲏⲗ:</w:t>
            </w:r>
          </w:p>
          <w:p w14:paraId="2F842817" w14:textId="77777777" w:rsidR="00E60591" w:rsidRDefault="00E60591" w:rsidP="00E60591">
            <w:pPr>
              <w:pStyle w:val="CopticVersemulti-line"/>
            </w:pPr>
            <w:r>
              <w:t>Ϫⲉ ⲁⲩⲛⲁⲩ ⲉ̀ⲡⲉⲕⲱ̀ⲟⲩ:</w:t>
            </w:r>
          </w:p>
          <w:p w14:paraId="7C02D1CB" w14:textId="77777777" w:rsidR="00E60591" w:rsidRDefault="00E60591" w:rsidP="00E60591">
            <w:pPr>
              <w:pStyle w:val="CopticVerse"/>
            </w:pPr>
            <w:r>
              <w:t>ⲛ̀ϫⲉ ⲛⲓⲙⲁⲛⲉ̀ⲥⲱⲟⲩ.</w:t>
            </w:r>
          </w:p>
        </w:tc>
      </w:tr>
      <w:tr w:rsidR="00E60591" w14:paraId="11FBDCE1" w14:textId="77777777" w:rsidTr="00E60591">
        <w:trPr>
          <w:cantSplit/>
        </w:trPr>
        <w:tc>
          <w:tcPr>
            <w:tcW w:w="288" w:type="dxa"/>
          </w:tcPr>
          <w:p w14:paraId="4D36D5C8" w14:textId="77777777" w:rsidR="00E60591" w:rsidRDefault="00E60591" w:rsidP="00E60591">
            <w:pPr>
              <w:pStyle w:val="CopticCross"/>
            </w:pPr>
            <w:r>
              <w:t>¿</w:t>
            </w:r>
          </w:p>
        </w:tc>
        <w:tc>
          <w:tcPr>
            <w:tcW w:w="3960" w:type="dxa"/>
          </w:tcPr>
          <w:p w14:paraId="4BB429D4" w14:textId="77777777" w:rsidR="00E60591" w:rsidRDefault="00E60591" w:rsidP="00E60591">
            <w:pPr>
              <w:pStyle w:val="EngHang"/>
            </w:pPr>
            <w:r>
              <w:t>I thank You,</w:t>
            </w:r>
          </w:p>
          <w:p w14:paraId="59B5917E" w14:textId="77777777" w:rsidR="00E60591" w:rsidRDefault="00E60591" w:rsidP="00E60591">
            <w:pPr>
              <w:pStyle w:val="EngHang"/>
            </w:pPr>
            <w:r>
              <w:t>O God of Israel,</w:t>
            </w:r>
          </w:p>
          <w:p w14:paraId="259B62B2" w14:textId="77777777" w:rsidR="00E60591" w:rsidRDefault="00E60591" w:rsidP="00E60591">
            <w:pPr>
              <w:pStyle w:val="EngHang"/>
            </w:pPr>
            <w:r>
              <w:t>For you have revealed</w:t>
            </w:r>
          </w:p>
          <w:p w14:paraId="55260AEC" w14:textId="77777777" w:rsidR="00E60591" w:rsidRDefault="00E60591" w:rsidP="00E60591">
            <w:pPr>
              <w:pStyle w:val="EngHangEnd"/>
            </w:pPr>
            <w:r>
              <w:t>Your holy glory to us.</w:t>
            </w:r>
          </w:p>
        </w:tc>
        <w:tc>
          <w:tcPr>
            <w:tcW w:w="288" w:type="dxa"/>
          </w:tcPr>
          <w:p w14:paraId="2F7DEBC8" w14:textId="77777777" w:rsidR="00E60591" w:rsidRDefault="00E60591" w:rsidP="00E60591">
            <w:pPr>
              <w:pStyle w:val="CopticCross"/>
            </w:pPr>
          </w:p>
        </w:tc>
        <w:tc>
          <w:tcPr>
            <w:tcW w:w="288" w:type="dxa"/>
          </w:tcPr>
          <w:p w14:paraId="0CCB2EA7" w14:textId="77777777" w:rsidR="00E60591" w:rsidRDefault="00E60591" w:rsidP="00E60591">
            <w:pPr>
              <w:pStyle w:val="CopticCross"/>
            </w:pPr>
            <w:r>
              <w:t>¿</w:t>
            </w:r>
          </w:p>
        </w:tc>
        <w:tc>
          <w:tcPr>
            <w:tcW w:w="3960" w:type="dxa"/>
          </w:tcPr>
          <w:p w14:paraId="69C96BB9" w14:textId="77777777" w:rsidR="00E60591" w:rsidRDefault="00E60591" w:rsidP="00E60591">
            <w:pPr>
              <w:pStyle w:val="CopticVersemulti-line"/>
            </w:pPr>
            <w:r>
              <w:t>Ϯϣⲉⲡϩ̀ⲙⲟⲧ ⲛ̀ⲧⲟⲧⲕ:</w:t>
            </w:r>
          </w:p>
          <w:p w14:paraId="6F3674BE" w14:textId="77777777" w:rsidR="00E60591" w:rsidRDefault="00E60591" w:rsidP="00E60591">
            <w:pPr>
              <w:pStyle w:val="CopticVersemulti-line"/>
            </w:pPr>
            <w:r>
              <w:t>Ⲫ̀ⲛⲟⲩϯ ⲙ̀Ⲡⲓⲥⲣⲁⲏⲗ:</w:t>
            </w:r>
          </w:p>
          <w:p w14:paraId="17298361" w14:textId="77777777" w:rsidR="00E60591" w:rsidRDefault="00E60591" w:rsidP="00E60591">
            <w:pPr>
              <w:pStyle w:val="CopticVersemulti-line"/>
            </w:pPr>
            <w:r>
              <w:t>Ϫⲉⲁⲕϣⲁⲓ ⲛⲁⲛ:</w:t>
            </w:r>
          </w:p>
          <w:p w14:paraId="2EA1D883" w14:textId="77777777" w:rsidR="00E60591" w:rsidRDefault="00E60591" w:rsidP="00E60591">
            <w:pPr>
              <w:pStyle w:val="CopticVerse"/>
            </w:pPr>
            <w:r>
              <w:t>ϧⲉⲛ ⲧⲉⲕⲙⲉⲧⲥⲁⲓⲉ̀.</w:t>
            </w:r>
          </w:p>
        </w:tc>
      </w:tr>
      <w:tr w:rsidR="00E60591" w14:paraId="186C194B" w14:textId="77777777" w:rsidTr="00E60591">
        <w:trPr>
          <w:cantSplit/>
        </w:trPr>
        <w:tc>
          <w:tcPr>
            <w:tcW w:w="288" w:type="dxa"/>
          </w:tcPr>
          <w:p w14:paraId="06555B90" w14:textId="77777777" w:rsidR="00E60591" w:rsidRDefault="00E60591" w:rsidP="00E60591">
            <w:pPr>
              <w:pStyle w:val="CopticCross"/>
            </w:pPr>
          </w:p>
        </w:tc>
        <w:tc>
          <w:tcPr>
            <w:tcW w:w="3960" w:type="dxa"/>
          </w:tcPr>
          <w:p w14:paraId="13A66328" w14:textId="77777777" w:rsidR="00E60591" w:rsidRDefault="00E60591" w:rsidP="00E60591">
            <w:pPr>
              <w:pStyle w:val="EngHang"/>
            </w:pPr>
            <w:r>
              <w:t>I thank You,</w:t>
            </w:r>
          </w:p>
          <w:p w14:paraId="71369FB7" w14:textId="77777777" w:rsidR="00E60591" w:rsidRDefault="00E60591" w:rsidP="00E60591">
            <w:pPr>
              <w:pStyle w:val="EngHang"/>
            </w:pPr>
            <w:r>
              <w:t>O God of Israel,</w:t>
            </w:r>
          </w:p>
          <w:p w14:paraId="579A136F" w14:textId="77777777" w:rsidR="00E60591" w:rsidRDefault="00E60591" w:rsidP="00E60591">
            <w:pPr>
              <w:pStyle w:val="EngHang"/>
            </w:pPr>
            <w:r>
              <w:t>For You have worked</w:t>
            </w:r>
          </w:p>
          <w:p w14:paraId="4CE86F27" w14:textId="77777777" w:rsidR="00E60591" w:rsidRDefault="00E60591" w:rsidP="00E60591">
            <w:pPr>
              <w:pStyle w:val="EngHangEnd"/>
            </w:pPr>
            <w:r>
              <w:t>A multitude of miracles.</w:t>
            </w:r>
          </w:p>
        </w:tc>
        <w:tc>
          <w:tcPr>
            <w:tcW w:w="288" w:type="dxa"/>
          </w:tcPr>
          <w:p w14:paraId="0BFCFF3E" w14:textId="77777777" w:rsidR="00E60591" w:rsidRDefault="00E60591" w:rsidP="00E60591">
            <w:pPr>
              <w:pStyle w:val="CopticCross"/>
            </w:pPr>
          </w:p>
        </w:tc>
        <w:tc>
          <w:tcPr>
            <w:tcW w:w="288" w:type="dxa"/>
          </w:tcPr>
          <w:p w14:paraId="03D8995C" w14:textId="77777777" w:rsidR="00E60591" w:rsidRDefault="00E60591" w:rsidP="00E60591">
            <w:pPr>
              <w:pStyle w:val="CopticCross"/>
            </w:pPr>
          </w:p>
        </w:tc>
        <w:tc>
          <w:tcPr>
            <w:tcW w:w="3960" w:type="dxa"/>
          </w:tcPr>
          <w:p w14:paraId="27801BDD" w14:textId="77777777" w:rsidR="00E60591" w:rsidRDefault="00E60591" w:rsidP="00E60591">
            <w:pPr>
              <w:pStyle w:val="CopticVersemulti-line"/>
            </w:pPr>
            <w:r>
              <w:t>Ϯϣⲉⲡϩ̀ⲙⲟⲧ ⲛ̀ⲧⲟⲧⲕ:</w:t>
            </w:r>
          </w:p>
          <w:p w14:paraId="78B9C506" w14:textId="77777777" w:rsidR="00E60591" w:rsidRDefault="00E60591" w:rsidP="00E60591">
            <w:pPr>
              <w:pStyle w:val="CopticVersemulti-line"/>
            </w:pPr>
            <w:r>
              <w:t>Ⲫ̀ⲛⲟⲩϯ ⲙ̀Ⲡⲓⲥⲣⲁⲏⲗ:</w:t>
            </w:r>
          </w:p>
          <w:p w14:paraId="09C86BEC" w14:textId="77777777" w:rsidR="00E60591" w:rsidRDefault="00E60591" w:rsidP="00E60591">
            <w:pPr>
              <w:pStyle w:val="CopticVersemulti-line"/>
            </w:pPr>
            <w:r>
              <w:t>ϫⲉ ⲁⲕⲓ̀ⲣⲓ ⲛ̀ϩⲁⲛⲙⲏⲓⲛⲓ:</w:t>
            </w:r>
          </w:p>
          <w:p w14:paraId="68E0F035" w14:textId="77777777" w:rsidR="00E60591" w:rsidRDefault="00E60591" w:rsidP="00E60591">
            <w:pPr>
              <w:pStyle w:val="CopticVerse"/>
            </w:pPr>
            <w:r>
              <w:t>ⲛⲉⲙ ϩⲁⲛϣ̀ⲫⲏⲣⲓ ⲉⲩⲟϣ.</w:t>
            </w:r>
          </w:p>
        </w:tc>
      </w:tr>
      <w:tr w:rsidR="00E60591" w14:paraId="51B68602" w14:textId="77777777" w:rsidTr="00E60591">
        <w:trPr>
          <w:cantSplit/>
        </w:trPr>
        <w:tc>
          <w:tcPr>
            <w:tcW w:w="288" w:type="dxa"/>
          </w:tcPr>
          <w:p w14:paraId="06130547" w14:textId="77777777" w:rsidR="00E60591" w:rsidRDefault="00E60591" w:rsidP="00E60591">
            <w:pPr>
              <w:pStyle w:val="CopticCross"/>
            </w:pPr>
            <w:r>
              <w:lastRenderedPageBreak/>
              <w:t>¿</w:t>
            </w:r>
          </w:p>
        </w:tc>
        <w:tc>
          <w:tcPr>
            <w:tcW w:w="3960" w:type="dxa"/>
          </w:tcPr>
          <w:p w14:paraId="22BE1CA8" w14:textId="77777777" w:rsidR="00E60591" w:rsidRDefault="00E60591" w:rsidP="00E60591">
            <w:pPr>
              <w:pStyle w:val="EngHang"/>
            </w:pPr>
            <w:r>
              <w:t>I thank You,</w:t>
            </w:r>
          </w:p>
          <w:p w14:paraId="725E24C8" w14:textId="77777777" w:rsidR="00E60591" w:rsidRDefault="00E60591" w:rsidP="00E60591">
            <w:pPr>
              <w:pStyle w:val="EngHang"/>
            </w:pPr>
            <w:r>
              <w:t>O God of Israel,</w:t>
            </w:r>
          </w:p>
          <w:p w14:paraId="20B5FF00" w14:textId="77777777" w:rsidR="00E60591" w:rsidRDefault="00E60591" w:rsidP="00E60591">
            <w:pPr>
              <w:pStyle w:val="EngHang"/>
            </w:pPr>
            <w:r>
              <w:t>For the Jews did</w:t>
            </w:r>
          </w:p>
          <w:p w14:paraId="01045DAC" w14:textId="77777777" w:rsidR="00E60591" w:rsidRDefault="00E60591" w:rsidP="00E60591">
            <w:pPr>
              <w:pStyle w:val="EngHangEnd"/>
            </w:pPr>
            <w:r>
              <w:t>Conspire against You.</w:t>
            </w:r>
          </w:p>
        </w:tc>
        <w:tc>
          <w:tcPr>
            <w:tcW w:w="288" w:type="dxa"/>
          </w:tcPr>
          <w:p w14:paraId="1F8A4B94" w14:textId="77777777" w:rsidR="00E60591" w:rsidRDefault="00E60591" w:rsidP="00E60591">
            <w:pPr>
              <w:pStyle w:val="CopticCross"/>
            </w:pPr>
          </w:p>
        </w:tc>
        <w:tc>
          <w:tcPr>
            <w:tcW w:w="288" w:type="dxa"/>
          </w:tcPr>
          <w:p w14:paraId="17823A2C" w14:textId="77777777" w:rsidR="00E60591" w:rsidRDefault="00E60591" w:rsidP="00E60591">
            <w:pPr>
              <w:pStyle w:val="CopticCross"/>
            </w:pPr>
            <w:r>
              <w:t>¿</w:t>
            </w:r>
          </w:p>
        </w:tc>
        <w:tc>
          <w:tcPr>
            <w:tcW w:w="3960" w:type="dxa"/>
          </w:tcPr>
          <w:p w14:paraId="79FE5AF2" w14:textId="77777777" w:rsidR="00E60591" w:rsidRDefault="00E60591" w:rsidP="00E60591">
            <w:pPr>
              <w:pStyle w:val="CopticVersemulti-line"/>
            </w:pPr>
            <w:r>
              <w:t>Ϯϣⲉⲡϩ̀ⲙⲟⲧ ⲛ̀ⲧⲟⲧⲕ:</w:t>
            </w:r>
          </w:p>
          <w:p w14:paraId="2DF3FDDF" w14:textId="77777777" w:rsidR="00E60591" w:rsidRDefault="00E60591" w:rsidP="00E60591">
            <w:pPr>
              <w:pStyle w:val="CopticVersemulti-line"/>
            </w:pPr>
            <w:r>
              <w:t>Ⲫ̀ⲛⲟⲩϯ ⲙ̀Ⲡⲓⲥⲣⲁⲏⲗ:</w:t>
            </w:r>
          </w:p>
          <w:p w14:paraId="045F314D" w14:textId="77777777" w:rsidR="00E60591" w:rsidRDefault="00E60591" w:rsidP="00E60591">
            <w:pPr>
              <w:pStyle w:val="CopticVersemulti-line"/>
            </w:pPr>
            <w:r>
              <w:t>ϫⲉ ⲁⲩⲉⲣ ⲟⲩⲥⲟϭⲓⲛⲓ ⲉ̀ⲣⲟⲕ:</w:t>
            </w:r>
          </w:p>
          <w:p w14:paraId="52F30FEB" w14:textId="77777777" w:rsidR="00E60591" w:rsidRDefault="00E60591" w:rsidP="00E60591">
            <w:pPr>
              <w:pStyle w:val="CopticVerse"/>
            </w:pPr>
            <w:r>
              <w:t>ⲛ̀ϫⲉ ⲛⲓⲓⲟⲩⲇⲁⲓ.</w:t>
            </w:r>
          </w:p>
        </w:tc>
      </w:tr>
      <w:tr w:rsidR="00E60591" w14:paraId="39EDD21B" w14:textId="77777777" w:rsidTr="00E60591">
        <w:trPr>
          <w:cantSplit/>
        </w:trPr>
        <w:tc>
          <w:tcPr>
            <w:tcW w:w="288" w:type="dxa"/>
          </w:tcPr>
          <w:p w14:paraId="623FDA2F" w14:textId="77777777" w:rsidR="00E60591" w:rsidRDefault="00E60591" w:rsidP="00E60591">
            <w:pPr>
              <w:pStyle w:val="CopticCross"/>
            </w:pPr>
          </w:p>
        </w:tc>
        <w:tc>
          <w:tcPr>
            <w:tcW w:w="3960" w:type="dxa"/>
          </w:tcPr>
          <w:p w14:paraId="46A226A6" w14:textId="77777777" w:rsidR="00E60591" w:rsidRDefault="00E60591" w:rsidP="00E60591">
            <w:pPr>
              <w:pStyle w:val="EngHang"/>
            </w:pPr>
            <w:r>
              <w:t>I thank You,</w:t>
            </w:r>
          </w:p>
          <w:p w14:paraId="55B18585" w14:textId="77777777" w:rsidR="00E60591" w:rsidRDefault="00E60591" w:rsidP="00E60591">
            <w:pPr>
              <w:pStyle w:val="EngHang"/>
            </w:pPr>
            <w:r>
              <w:t>O God of Israel,</w:t>
            </w:r>
          </w:p>
          <w:p w14:paraId="165C29A4" w14:textId="77777777" w:rsidR="00E60591" w:rsidRDefault="00E60591" w:rsidP="00E60591">
            <w:pPr>
              <w:pStyle w:val="EngHang"/>
            </w:pPr>
            <w:r>
              <w:t>For You were crucified</w:t>
            </w:r>
          </w:p>
          <w:p w14:paraId="68B648C0" w14:textId="77777777" w:rsidR="00E60591" w:rsidRDefault="00E60591" w:rsidP="00E60591">
            <w:pPr>
              <w:pStyle w:val="EngHangEnd"/>
            </w:pPr>
            <w:r>
              <w:t>Upon the Cross at Golgotha.</w:t>
            </w:r>
          </w:p>
        </w:tc>
        <w:tc>
          <w:tcPr>
            <w:tcW w:w="288" w:type="dxa"/>
          </w:tcPr>
          <w:p w14:paraId="3411D53A" w14:textId="77777777" w:rsidR="00E60591" w:rsidRDefault="00E60591" w:rsidP="00E60591">
            <w:pPr>
              <w:pStyle w:val="CopticCross"/>
            </w:pPr>
          </w:p>
        </w:tc>
        <w:tc>
          <w:tcPr>
            <w:tcW w:w="288" w:type="dxa"/>
          </w:tcPr>
          <w:p w14:paraId="2B2DE5FE" w14:textId="77777777" w:rsidR="00E60591" w:rsidRDefault="00E60591" w:rsidP="00E60591">
            <w:pPr>
              <w:pStyle w:val="CopticCross"/>
            </w:pPr>
          </w:p>
        </w:tc>
        <w:tc>
          <w:tcPr>
            <w:tcW w:w="3960" w:type="dxa"/>
          </w:tcPr>
          <w:p w14:paraId="1ADD0589" w14:textId="77777777" w:rsidR="00E60591" w:rsidRDefault="00E60591" w:rsidP="00E60591">
            <w:pPr>
              <w:pStyle w:val="CopticVersemulti-line"/>
            </w:pPr>
            <w:r>
              <w:t>Ϯϣⲉⲡϩ̀ⲙⲟⲧ ⲛ̀ⲧⲟⲧⲕ:</w:t>
            </w:r>
          </w:p>
          <w:p w14:paraId="2C2A1E74" w14:textId="77777777" w:rsidR="00E60591" w:rsidRDefault="00E60591" w:rsidP="00E60591">
            <w:pPr>
              <w:pStyle w:val="CopticVersemulti-line"/>
            </w:pPr>
            <w:r>
              <w:t>Ⲫ̀ⲛⲟⲩϯ ⲙ̀Ⲡⲓⲥⲣⲁⲏⲗ:</w:t>
            </w:r>
          </w:p>
          <w:p w14:paraId="66DF1F21" w14:textId="77777777" w:rsidR="00E60591" w:rsidRDefault="00E60591" w:rsidP="00E60591">
            <w:pPr>
              <w:pStyle w:val="CopticVersemulti-line"/>
            </w:pPr>
            <w:r>
              <w:t>Ϫⲉ ⲁⲩⲁϣⲕ ⲉ̀ⲡⲓⲥ̀ⲧⲁⲩⲣⲟⲥ:</w:t>
            </w:r>
          </w:p>
          <w:p w14:paraId="18BA30C6" w14:textId="77777777" w:rsidR="00E60591" w:rsidRDefault="00E60591" w:rsidP="00E60591">
            <w:pPr>
              <w:pStyle w:val="CopticVerse"/>
            </w:pPr>
            <w:r>
              <w:t>ϧⲉⲛ ϯⲅⲟⲗⲅⲟⲏⲁ.</w:t>
            </w:r>
          </w:p>
        </w:tc>
      </w:tr>
      <w:tr w:rsidR="00E60591" w14:paraId="575D2FD2" w14:textId="77777777" w:rsidTr="00E60591">
        <w:trPr>
          <w:cantSplit/>
        </w:trPr>
        <w:tc>
          <w:tcPr>
            <w:tcW w:w="288" w:type="dxa"/>
          </w:tcPr>
          <w:p w14:paraId="73A215CB" w14:textId="77777777" w:rsidR="00E60591" w:rsidRDefault="00E60591" w:rsidP="00E60591">
            <w:pPr>
              <w:pStyle w:val="CopticCross"/>
            </w:pPr>
            <w:r>
              <w:t>¿</w:t>
            </w:r>
          </w:p>
        </w:tc>
        <w:tc>
          <w:tcPr>
            <w:tcW w:w="3960" w:type="dxa"/>
          </w:tcPr>
          <w:p w14:paraId="2C2B1198" w14:textId="77777777" w:rsidR="00E60591" w:rsidRDefault="00E60591" w:rsidP="00E60591">
            <w:pPr>
              <w:pStyle w:val="EngHang"/>
            </w:pPr>
            <w:r>
              <w:t>I thank You,</w:t>
            </w:r>
          </w:p>
          <w:p w14:paraId="0B4ED002" w14:textId="77777777" w:rsidR="00E60591" w:rsidRDefault="00E60591" w:rsidP="00E60591">
            <w:pPr>
              <w:pStyle w:val="EngHang"/>
            </w:pPr>
            <w:r>
              <w:t>O God of Israel,</w:t>
            </w:r>
          </w:p>
          <w:p w14:paraId="698EA3C2" w14:textId="77777777" w:rsidR="00E60591" w:rsidRDefault="00E60591" w:rsidP="00E60591">
            <w:pPr>
              <w:pStyle w:val="EngHang"/>
            </w:pPr>
            <w:r>
              <w:t>For You were placed in a tomb,</w:t>
            </w:r>
          </w:p>
          <w:p w14:paraId="202D2AD0" w14:textId="77777777" w:rsidR="00E60591" w:rsidRDefault="00E60591" w:rsidP="00E60591">
            <w:pPr>
              <w:pStyle w:val="EngHangEnd"/>
            </w:pPr>
            <w:r>
              <w:t>Like those who are dead.</w:t>
            </w:r>
          </w:p>
        </w:tc>
        <w:tc>
          <w:tcPr>
            <w:tcW w:w="288" w:type="dxa"/>
          </w:tcPr>
          <w:p w14:paraId="7FD01F29" w14:textId="77777777" w:rsidR="00E60591" w:rsidRDefault="00E60591" w:rsidP="00E60591">
            <w:pPr>
              <w:pStyle w:val="CopticCross"/>
            </w:pPr>
          </w:p>
        </w:tc>
        <w:tc>
          <w:tcPr>
            <w:tcW w:w="288" w:type="dxa"/>
          </w:tcPr>
          <w:p w14:paraId="6E487189" w14:textId="77777777" w:rsidR="00E60591" w:rsidRDefault="00E60591" w:rsidP="00E60591">
            <w:pPr>
              <w:pStyle w:val="CopticCross"/>
            </w:pPr>
            <w:r>
              <w:t>¿</w:t>
            </w:r>
          </w:p>
        </w:tc>
        <w:tc>
          <w:tcPr>
            <w:tcW w:w="3960" w:type="dxa"/>
          </w:tcPr>
          <w:p w14:paraId="6C388888" w14:textId="77777777" w:rsidR="00E60591" w:rsidRDefault="00E60591" w:rsidP="00E60591">
            <w:pPr>
              <w:pStyle w:val="CopticVersemulti-line"/>
            </w:pPr>
            <w:r>
              <w:t>Ϯϣⲉⲡϩ̀ⲙⲟⲧ ⲛ̀ⲧⲟⲧⲕ:</w:t>
            </w:r>
          </w:p>
          <w:p w14:paraId="4FDABBAC" w14:textId="77777777" w:rsidR="00E60591" w:rsidRDefault="00E60591" w:rsidP="00E60591">
            <w:pPr>
              <w:pStyle w:val="CopticVersemulti-line"/>
            </w:pPr>
            <w:r>
              <w:t>Ⲫ̀ⲛⲟⲩϯ ⲙ̀Ⲡⲓⲥⲣⲁⲏⲗ:</w:t>
            </w:r>
          </w:p>
          <w:p w14:paraId="155E8F7A" w14:textId="77777777" w:rsidR="00E60591" w:rsidRDefault="00E60591" w:rsidP="00E60591">
            <w:pPr>
              <w:pStyle w:val="CopticVersemulti-line"/>
            </w:pPr>
            <w:r>
              <w:t>ϫⲉ ⲁⲩⲭⲁⲕ ϧⲉⲛ ⲛⲓⲙ̀ⲁϩⲩ:</w:t>
            </w:r>
          </w:p>
          <w:p w14:paraId="67B2F490" w14:textId="77777777" w:rsidR="00E60591" w:rsidRDefault="00E60591" w:rsidP="00E60591">
            <w:pPr>
              <w:pStyle w:val="CopticVerse"/>
            </w:pPr>
            <w:r>
              <w:t>ⲙ̀ⲫ̀ⲣⲏϯ ⲛ̀ⲛⲓⲣⲉϥⲙⲱⲟⲩⲧ.</w:t>
            </w:r>
          </w:p>
        </w:tc>
      </w:tr>
      <w:tr w:rsidR="00E60591" w14:paraId="1A4E278F" w14:textId="77777777" w:rsidTr="00E60591">
        <w:trPr>
          <w:cantSplit/>
        </w:trPr>
        <w:tc>
          <w:tcPr>
            <w:tcW w:w="288" w:type="dxa"/>
          </w:tcPr>
          <w:p w14:paraId="2D0080A1" w14:textId="77777777" w:rsidR="00E60591" w:rsidRDefault="00E60591" w:rsidP="00E60591">
            <w:pPr>
              <w:pStyle w:val="CopticCross"/>
            </w:pPr>
          </w:p>
        </w:tc>
        <w:tc>
          <w:tcPr>
            <w:tcW w:w="3960" w:type="dxa"/>
          </w:tcPr>
          <w:p w14:paraId="07536534" w14:textId="77777777" w:rsidR="00E60591" w:rsidRDefault="00E60591" w:rsidP="00E60591">
            <w:pPr>
              <w:pStyle w:val="EngHang"/>
              <w:rPr>
                <w:rFonts w:eastAsia="Arial Unicode MS"/>
              </w:rPr>
            </w:pPr>
            <w:r>
              <w:rPr>
                <w:rFonts w:eastAsia="Arial Unicode MS"/>
              </w:rPr>
              <w:t>I thank You,</w:t>
            </w:r>
          </w:p>
          <w:p w14:paraId="255E1EA9" w14:textId="77777777" w:rsidR="00E60591" w:rsidRDefault="00E60591" w:rsidP="00E60591">
            <w:pPr>
              <w:pStyle w:val="EngHang"/>
              <w:rPr>
                <w:rFonts w:eastAsia="Arial Unicode MS"/>
              </w:rPr>
            </w:pPr>
            <w:r>
              <w:rPr>
                <w:rFonts w:eastAsia="Arial Unicode MS"/>
              </w:rPr>
              <w:t>O God of Israel,</w:t>
            </w:r>
          </w:p>
          <w:p w14:paraId="26CAF7A9" w14:textId="77777777" w:rsidR="00E60591" w:rsidRDefault="00E60591" w:rsidP="00E60591">
            <w:pPr>
              <w:pStyle w:val="EngHang"/>
              <w:rPr>
                <w:rFonts w:eastAsia="Arial Unicode MS"/>
              </w:rPr>
            </w:pPr>
            <w:r>
              <w:rPr>
                <w:rFonts w:eastAsia="Arial Unicode MS"/>
              </w:rPr>
              <w:t>For You rose from the dead</w:t>
            </w:r>
          </w:p>
          <w:p w14:paraId="538BE60F" w14:textId="77777777" w:rsidR="00E60591" w:rsidRPr="003678BC" w:rsidRDefault="00E60591" w:rsidP="00E60591">
            <w:pPr>
              <w:pStyle w:val="EngHangEnd"/>
              <w:rPr>
                <w:rFonts w:eastAsia="Arial Unicode MS"/>
              </w:rPr>
            </w:pPr>
            <w:r>
              <w:rPr>
                <w:rFonts w:eastAsia="Arial Unicode MS"/>
              </w:rPr>
              <w:t>After three days.</w:t>
            </w:r>
          </w:p>
        </w:tc>
        <w:tc>
          <w:tcPr>
            <w:tcW w:w="288" w:type="dxa"/>
          </w:tcPr>
          <w:p w14:paraId="3905BB38" w14:textId="77777777" w:rsidR="00E60591" w:rsidRDefault="00E60591" w:rsidP="00E60591">
            <w:pPr>
              <w:pStyle w:val="CopticCross"/>
            </w:pPr>
          </w:p>
        </w:tc>
        <w:tc>
          <w:tcPr>
            <w:tcW w:w="288" w:type="dxa"/>
          </w:tcPr>
          <w:p w14:paraId="2BEC3128" w14:textId="77777777" w:rsidR="00E60591" w:rsidRDefault="00E60591" w:rsidP="00E60591">
            <w:pPr>
              <w:pStyle w:val="CopticCross"/>
            </w:pPr>
          </w:p>
        </w:tc>
        <w:tc>
          <w:tcPr>
            <w:tcW w:w="3960" w:type="dxa"/>
          </w:tcPr>
          <w:p w14:paraId="1F268EE5" w14:textId="77777777" w:rsidR="00E60591" w:rsidRDefault="00E60591" w:rsidP="00E60591">
            <w:pPr>
              <w:pStyle w:val="CopticVersemulti-line"/>
            </w:pPr>
            <w:r>
              <w:t>Ϯϣⲉⲡϩ̀ⲙⲟⲧ ⲛ̀ⲧⲟⲧⲕ:</w:t>
            </w:r>
          </w:p>
          <w:p w14:paraId="2544A5FC" w14:textId="77777777" w:rsidR="00E60591" w:rsidRDefault="00E60591" w:rsidP="00E60591">
            <w:pPr>
              <w:pStyle w:val="CopticVersemulti-line"/>
            </w:pPr>
            <w:r>
              <w:t>Ⲫ̀ⲛⲟⲩϯ ⲙ̀Ⲡⲓⲥⲣⲁⲏⲗ:</w:t>
            </w:r>
          </w:p>
          <w:p w14:paraId="55A07044" w14:textId="77777777" w:rsidR="00E60591" w:rsidRDefault="00E60591" w:rsidP="00E60591">
            <w:pPr>
              <w:pStyle w:val="CopticVersemulti-line"/>
            </w:pPr>
            <w:r>
              <w:t>ϫⲉ ⲙⲉⲛⲉⲥⲁ ϣⲟⲙⲧ ⲛ̀ⲉ̀ϩⲟⲟⲩ:</w:t>
            </w:r>
          </w:p>
          <w:p w14:paraId="06FFB1A1" w14:textId="77777777" w:rsidR="00E60591" w:rsidRPr="005130A7" w:rsidRDefault="00E60591" w:rsidP="00E60591">
            <w:pPr>
              <w:pStyle w:val="CopticVerse"/>
            </w:pPr>
            <w:r>
              <w:t>ⲁⲕⲧⲱⲛⲕ ⲉ̀ⲃⲟⲕϧⲉⲛ ⲛⲏⲉⲑⲙⲱⲟⲩⲧ.</w:t>
            </w:r>
          </w:p>
        </w:tc>
      </w:tr>
      <w:tr w:rsidR="00E60591" w14:paraId="09F0AEB5" w14:textId="77777777" w:rsidTr="00E60591">
        <w:trPr>
          <w:cantSplit/>
        </w:trPr>
        <w:tc>
          <w:tcPr>
            <w:tcW w:w="288" w:type="dxa"/>
          </w:tcPr>
          <w:p w14:paraId="43506A06" w14:textId="77777777" w:rsidR="00E60591" w:rsidRDefault="00E60591" w:rsidP="00E60591">
            <w:pPr>
              <w:pStyle w:val="CopticCross"/>
            </w:pPr>
            <w:r>
              <w:t>¿</w:t>
            </w:r>
          </w:p>
        </w:tc>
        <w:tc>
          <w:tcPr>
            <w:tcW w:w="3960" w:type="dxa"/>
          </w:tcPr>
          <w:p w14:paraId="7F00302F" w14:textId="77777777" w:rsidR="00E60591" w:rsidRDefault="00E60591" w:rsidP="00E60591">
            <w:pPr>
              <w:pStyle w:val="EngHang"/>
            </w:pPr>
            <w:r>
              <w:t>I thank You,</w:t>
            </w:r>
          </w:p>
          <w:p w14:paraId="45456A45" w14:textId="77777777" w:rsidR="00E60591" w:rsidRDefault="00E60591" w:rsidP="00E60591">
            <w:pPr>
              <w:pStyle w:val="EngHang"/>
            </w:pPr>
            <w:r>
              <w:t>O God of Israel,</w:t>
            </w:r>
          </w:p>
          <w:p w14:paraId="130AA1D3" w14:textId="77777777" w:rsidR="00E60591" w:rsidRDefault="00E60591" w:rsidP="00E60591">
            <w:pPr>
              <w:pStyle w:val="EngHang"/>
            </w:pPr>
            <w:r>
              <w:t>For you descended into Hades,</w:t>
            </w:r>
          </w:p>
          <w:p w14:paraId="19EEDD71" w14:textId="77777777" w:rsidR="00E60591" w:rsidRDefault="00E60591" w:rsidP="00E60591">
            <w:pPr>
              <w:pStyle w:val="EngHangEnd"/>
            </w:pPr>
            <w:r>
              <w:t>Into the abyss.</w:t>
            </w:r>
          </w:p>
        </w:tc>
        <w:tc>
          <w:tcPr>
            <w:tcW w:w="288" w:type="dxa"/>
          </w:tcPr>
          <w:p w14:paraId="7BB1FDF5" w14:textId="77777777" w:rsidR="00E60591" w:rsidRDefault="00E60591" w:rsidP="00E60591">
            <w:pPr>
              <w:pStyle w:val="CopticCross"/>
            </w:pPr>
          </w:p>
        </w:tc>
        <w:tc>
          <w:tcPr>
            <w:tcW w:w="288" w:type="dxa"/>
          </w:tcPr>
          <w:p w14:paraId="76688BE6" w14:textId="77777777" w:rsidR="00E60591" w:rsidRDefault="00E60591" w:rsidP="00E60591">
            <w:pPr>
              <w:pStyle w:val="CopticCross"/>
            </w:pPr>
            <w:r>
              <w:t>¿</w:t>
            </w:r>
          </w:p>
        </w:tc>
        <w:tc>
          <w:tcPr>
            <w:tcW w:w="3960" w:type="dxa"/>
          </w:tcPr>
          <w:p w14:paraId="23CBE5FA" w14:textId="77777777" w:rsidR="00E60591" w:rsidRDefault="00E60591" w:rsidP="00E60591">
            <w:pPr>
              <w:pStyle w:val="CopticVersemulti-line"/>
            </w:pPr>
            <w:r>
              <w:t>Ϯϣⲉⲡϩ̀ⲙⲟⲧ ⲛ̀ⲧⲟⲧⲕ:</w:t>
            </w:r>
          </w:p>
          <w:p w14:paraId="60425F31" w14:textId="77777777" w:rsidR="00E60591" w:rsidRDefault="00E60591" w:rsidP="00E60591">
            <w:pPr>
              <w:pStyle w:val="CopticVersemulti-line"/>
            </w:pPr>
            <w:r>
              <w:t>Ⲫ̀ⲛⲟⲩϯ ⲙ̀Ⲡⲓⲥⲣⲁⲏⲗ:</w:t>
            </w:r>
          </w:p>
          <w:p w14:paraId="6D4ABD8E" w14:textId="77777777" w:rsidR="00E60591" w:rsidRDefault="00E60591" w:rsidP="00E60591">
            <w:pPr>
              <w:pStyle w:val="CopticVersemulti-line"/>
            </w:pPr>
            <w:r>
              <w:t>ϫⲉ ⲁⲕϣⲉⲛⲁⲕ ⲉ̀ⲡⲉⲥⲏⲧ ⲉ̀ⲁ̀ⲙⲉⲛϯ:</w:t>
            </w:r>
          </w:p>
          <w:p w14:paraId="6756D9DC" w14:textId="77777777" w:rsidR="00E60591" w:rsidRDefault="00E60591" w:rsidP="00E60591">
            <w:pPr>
              <w:pStyle w:val="CopticVerse"/>
            </w:pPr>
            <w:r>
              <w:t>ⲉϧⲟⲩⲛ ⲉ̀ϯⲡ̀ⲣⲟⲛⲓⲁ̀.</w:t>
            </w:r>
          </w:p>
        </w:tc>
      </w:tr>
      <w:tr w:rsidR="00E60591" w14:paraId="28B0C82B" w14:textId="77777777" w:rsidTr="00E60591">
        <w:trPr>
          <w:cantSplit/>
        </w:trPr>
        <w:tc>
          <w:tcPr>
            <w:tcW w:w="288" w:type="dxa"/>
          </w:tcPr>
          <w:p w14:paraId="716B0ACD" w14:textId="77777777" w:rsidR="00E60591" w:rsidRDefault="00E60591" w:rsidP="00E60591">
            <w:pPr>
              <w:pStyle w:val="CopticCross"/>
            </w:pPr>
          </w:p>
        </w:tc>
        <w:tc>
          <w:tcPr>
            <w:tcW w:w="3960" w:type="dxa"/>
          </w:tcPr>
          <w:p w14:paraId="328A4B64" w14:textId="77777777" w:rsidR="00E60591" w:rsidRDefault="00E60591" w:rsidP="00E60591">
            <w:pPr>
              <w:pStyle w:val="EngHang"/>
            </w:pPr>
            <w:r>
              <w:t>I thank You,</w:t>
            </w:r>
          </w:p>
          <w:p w14:paraId="7E7B0AF9" w14:textId="77777777" w:rsidR="00E60591" w:rsidRDefault="00E60591" w:rsidP="00E60591">
            <w:pPr>
              <w:pStyle w:val="EngHang"/>
            </w:pPr>
            <w:r>
              <w:t>O God of Israel,</w:t>
            </w:r>
          </w:p>
          <w:p w14:paraId="5160F5E1" w14:textId="77777777" w:rsidR="00E60591" w:rsidRDefault="00E60591" w:rsidP="00E60591">
            <w:pPr>
              <w:pStyle w:val="EngHang"/>
            </w:pPr>
            <w:r>
              <w:t>For You have saved Adam,</w:t>
            </w:r>
          </w:p>
          <w:p w14:paraId="0FC5A9A9" w14:textId="77777777" w:rsidR="00E60591" w:rsidRDefault="00E60591" w:rsidP="00E60591">
            <w:pPr>
              <w:pStyle w:val="EngHangEnd"/>
            </w:pPr>
            <w:r>
              <w:t>And all his kind.</w:t>
            </w:r>
          </w:p>
        </w:tc>
        <w:tc>
          <w:tcPr>
            <w:tcW w:w="288" w:type="dxa"/>
          </w:tcPr>
          <w:p w14:paraId="2D0A619B" w14:textId="77777777" w:rsidR="00E60591" w:rsidRDefault="00E60591" w:rsidP="00E60591">
            <w:pPr>
              <w:pStyle w:val="CopticCross"/>
            </w:pPr>
          </w:p>
        </w:tc>
        <w:tc>
          <w:tcPr>
            <w:tcW w:w="288" w:type="dxa"/>
          </w:tcPr>
          <w:p w14:paraId="024F4D68" w14:textId="77777777" w:rsidR="00E60591" w:rsidRDefault="00E60591" w:rsidP="00E60591">
            <w:pPr>
              <w:pStyle w:val="CopticCross"/>
            </w:pPr>
          </w:p>
        </w:tc>
        <w:tc>
          <w:tcPr>
            <w:tcW w:w="3960" w:type="dxa"/>
          </w:tcPr>
          <w:p w14:paraId="375936F2" w14:textId="77777777" w:rsidR="00E60591" w:rsidRDefault="00E60591" w:rsidP="00E60591">
            <w:pPr>
              <w:pStyle w:val="CopticVersemulti-line"/>
            </w:pPr>
            <w:r>
              <w:t>Ϯϣⲉⲡϩ̀ⲙⲟⲧ ⲛ̀ⲧⲟⲧⲕ:</w:t>
            </w:r>
          </w:p>
          <w:p w14:paraId="749DA32D" w14:textId="77777777" w:rsidR="00E60591" w:rsidRDefault="00E60591" w:rsidP="00E60591">
            <w:pPr>
              <w:pStyle w:val="CopticVersemulti-line"/>
            </w:pPr>
            <w:r>
              <w:t>Ⲫ̀ⲛⲟⲩϯ ⲙ̀Ⲡⲓⲥⲣⲁⲏⲗ:</w:t>
            </w:r>
          </w:p>
          <w:p w14:paraId="5E89EE35" w14:textId="77777777" w:rsidR="00E60591" w:rsidRDefault="00E60591" w:rsidP="00E60591">
            <w:pPr>
              <w:pStyle w:val="CopticVersemulti-line"/>
            </w:pPr>
            <w:r>
              <w:t>ϫⲉ ⲁⲕⲛⲟϩⲉⲙ ⲛ̀Ⲁ̀ⲇⲁⲙ:</w:t>
            </w:r>
          </w:p>
          <w:p w14:paraId="6C8440A4" w14:textId="77777777" w:rsidR="00E60591" w:rsidRDefault="00E60591" w:rsidP="00E60591">
            <w:pPr>
              <w:pStyle w:val="CopticVerse"/>
            </w:pPr>
            <w:r>
              <w:t>ⲛⲉⲙ ⲡⲉϥⲅⲉⲛⲟⲥ ⲧⲏⲣϥ.</w:t>
            </w:r>
          </w:p>
        </w:tc>
      </w:tr>
      <w:tr w:rsidR="00E60591" w14:paraId="6971938E" w14:textId="77777777" w:rsidTr="00E60591">
        <w:trPr>
          <w:cantSplit/>
        </w:trPr>
        <w:tc>
          <w:tcPr>
            <w:tcW w:w="288" w:type="dxa"/>
          </w:tcPr>
          <w:p w14:paraId="20FBE560" w14:textId="77777777" w:rsidR="00E60591" w:rsidRDefault="00E60591" w:rsidP="00E60591">
            <w:pPr>
              <w:pStyle w:val="CopticCross"/>
            </w:pPr>
            <w:r>
              <w:t>¿</w:t>
            </w:r>
          </w:p>
        </w:tc>
        <w:tc>
          <w:tcPr>
            <w:tcW w:w="3960" w:type="dxa"/>
          </w:tcPr>
          <w:p w14:paraId="7A9B5FD9" w14:textId="77777777" w:rsidR="00E60591" w:rsidRDefault="00E60591" w:rsidP="00E60591">
            <w:pPr>
              <w:pStyle w:val="EngHang"/>
            </w:pPr>
            <w:r>
              <w:t>I thank You,</w:t>
            </w:r>
          </w:p>
          <w:p w14:paraId="35B90F14" w14:textId="77777777" w:rsidR="00E60591" w:rsidRDefault="00E60591" w:rsidP="00E60591">
            <w:pPr>
              <w:pStyle w:val="EngHang"/>
            </w:pPr>
            <w:r>
              <w:t>O God of Israel,</w:t>
            </w:r>
          </w:p>
          <w:p w14:paraId="178446DD" w14:textId="77777777" w:rsidR="00E60591" w:rsidRDefault="00E60591" w:rsidP="00E60591">
            <w:pPr>
              <w:pStyle w:val="EngHang"/>
            </w:pPr>
            <w:r>
              <w:t>For You have sent</w:t>
            </w:r>
          </w:p>
          <w:p w14:paraId="489F4288" w14:textId="77777777" w:rsidR="00E60591" w:rsidRDefault="00E60591" w:rsidP="00E60591">
            <w:pPr>
              <w:pStyle w:val="EngHangEnd"/>
            </w:pPr>
            <w:r>
              <w:t>Your Apostles.</w:t>
            </w:r>
          </w:p>
        </w:tc>
        <w:tc>
          <w:tcPr>
            <w:tcW w:w="288" w:type="dxa"/>
          </w:tcPr>
          <w:p w14:paraId="20C848BB" w14:textId="77777777" w:rsidR="00E60591" w:rsidRDefault="00E60591" w:rsidP="00E60591">
            <w:pPr>
              <w:pStyle w:val="CopticCross"/>
            </w:pPr>
          </w:p>
        </w:tc>
        <w:tc>
          <w:tcPr>
            <w:tcW w:w="288" w:type="dxa"/>
          </w:tcPr>
          <w:p w14:paraId="3E9AE1EF" w14:textId="77777777" w:rsidR="00E60591" w:rsidRDefault="00E60591" w:rsidP="00E60591">
            <w:pPr>
              <w:pStyle w:val="CopticCross"/>
            </w:pPr>
            <w:r>
              <w:t>¿</w:t>
            </w:r>
          </w:p>
        </w:tc>
        <w:tc>
          <w:tcPr>
            <w:tcW w:w="3960" w:type="dxa"/>
          </w:tcPr>
          <w:p w14:paraId="56DA69E9" w14:textId="77777777" w:rsidR="00E60591" w:rsidRDefault="00E60591" w:rsidP="00E60591">
            <w:pPr>
              <w:pStyle w:val="CopticVersemulti-line"/>
            </w:pPr>
            <w:r>
              <w:t>Ϯϣⲉⲡϩ̀ⲙⲟⲧ ⲛ̀ⲧⲟⲧⲕ:</w:t>
            </w:r>
          </w:p>
          <w:p w14:paraId="141DF28E" w14:textId="77777777" w:rsidR="00E60591" w:rsidRDefault="00E60591" w:rsidP="00E60591">
            <w:pPr>
              <w:pStyle w:val="CopticVersemulti-line"/>
            </w:pPr>
            <w:r>
              <w:t>Ⲫ̀ⲛⲟⲩϯ ⲙ̀Ⲡⲓⲥⲣⲁⲏⲗ:</w:t>
            </w:r>
          </w:p>
          <w:p w14:paraId="5BEEDC12" w14:textId="77777777" w:rsidR="00E60591" w:rsidRDefault="00E60591" w:rsidP="00E60591">
            <w:pPr>
              <w:pStyle w:val="CopticVersemulti-line"/>
            </w:pPr>
            <w:r>
              <w:t>ϫⲉ ⲁⲕϩⲟⲛϩⲉⲛ ⲉ̀ⲧⲟⲧⲟⲩ:</w:t>
            </w:r>
          </w:p>
          <w:p w14:paraId="757D7800" w14:textId="77777777" w:rsidR="00E60591" w:rsidRDefault="00E60591" w:rsidP="00E60591">
            <w:pPr>
              <w:pStyle w:val="CopticVerse"/>
            </w:pPr>
            <w:r>
              <w:t>ⲛ̀ⲛⲉⲕⲁ̀ⲡⲟⲥⲧⲟⲗⲟⲥ.</w:t>
            </w:r>
          </w:p>
        </w:tc>
      </w:tr>
      <w:tr w:rsidR="00E60591" w14:paraId="5F6F15C4" w14:textId="77777777" w:rsidTr="00E60591">
        <w:trPr>
          <w:cantSplit/>
        </w:trPr>
        <w:tc>
          <w:tcPr>
            <w:tcW w:w="288" w:type="dxa"/>
          </w:tcPr>
          <w:p w14:paraId="45369CA8" w14:textId="77777777" w:rsidR="00E60591" w:rsidRDefault="00E60591" w:rsidP="00E60591">
            <w:pPr>
              <w:pStyle w:val="CopticCross"/>
            </w:pPr>
          </w:p>
        </w:tc>
        <w:tc>
          <w:tcPr>
            <w:tcW w:w="3960" w:type="dxa"/>
          </w:tcPr>
          <w:p w14:paraId="5B24AC5A" w14:textId="77777777" w:rsidR="00E60591" w:rsidRDefault="00E60591" w:rsidP="00E60591">
            <w:pPr>
              <w:pStyle w:val="EngHang"/>
            </w:pPr>
            <w:r>
              <w:t>I thank You,</w:t>
            </w:r>
          </w:p>
          <w:p w14:paraId="28F4D1F0" w14:textId="77777777" w:rsidR="00E60591" w:rsidRDefault="00E60591" w:rsidP="00E60591">
            <w:pPr>
              <w:pStyle w:val="EngHang"/>
            </w:pPr>
            <w:r>
              <w:t>O God of Israel,</w:t>
            </w:r>
          </w:p>
          <w:p w14:paraId="5326A47A" w14:textId="77777777" w:rsidR="00E60591" w:rsidRDefault="00E60591" w:rsidP="00E60591">
            <w:pPr>
              <w:pStyle w:val="EngHang"/>
            </w:pPr>
            <w:r>
              <w:t>For You ascended</w:t>
            </w:r>
          </w:p>
          <w:p w14:paraId="0C80B052" w14:textId="77777777" w:rsidR="00E60591" w:rsidRDefault="00E60591" w:rsidP="00E60591">
            <w:pPr>
              <w:pStyle w:val="EngHangEnd"/>
            </w:pPr>
            <w:r>
              <w:t>To the highest heaven.</w:t>
            </w:r>
          </w:p>
        </w:tc>
        <w:tc>
          <w:tcPr>
            <w:tcW w:w="288" w:type="dxa"/>
          </w:tcPr>
          <w:p w14:paraId="3FF8DEA7" w14:textId="77777777" w:rsidR="00E60591" w:rsidRDefault="00E60591" w:rsidP="00E60591">
            <w:pPr>
              <w:pStyle w:val="CopticCross"/>
            </w:pPr>
          </w:p>
        </w:tc>
        <w:tc>
          <w:tcPr>
            <w:tcW w:w="288" w:type="dxa"/>
          </w:tcPr>
          <w:p w14:paraId="49829498" w14:textId="77777777" w:rsidR="00E60591" w:rsidRDefault="00E60591" w:rsidP="00E60591">
            <w:pPr>
              <w:pStyle w:val="CopticCross"/>
            </w:pPr>
          </w:p>
        </w:tc>
        <w:tc>
          <w:tcPr>
            <w:tcW w:w="3960" w:type="dxa"/>
          </w:tcPr>
          <w:p w14:paraId="318B6296" w14:textId="77777777" w:rsidR="00E60591" w:rsidRDefault="00E60591" w:rsidP="00E60591">
            <w:pPr>
              <w:pStyle w:val="CopticVersemulti-line"/>
            </w:pPr>
            <w:r>
              <w:t>Ϯϣⲉⲡϩ̀ⲙⲟⲧ ⲛ̀ⲧⲟⲧⲕ:</w:t>
            </w:r>
          </w:p>
          <w:p w14:paraId="4B51E663" w14:textId="77777777" w:rsidR="00E60591" w:rsidRDefault="00E60591" w:rsidP="00E60591">
            <w:pPr>
              <w:pStyle w:val="CopticVersemulti-line"/>
            </w:pPr>
            <w:r>
              <w:t>Ⲫ̀ⲛⲟⲩϯ ⲙ̀Ⲡⲓⲥⲣⲁⲏⲗ:</w:t>
            </w:r>
          </w:p>
          <w:p w14:paraId="20005243" w14:textId="77777777" w:rsidR="00E60591" w:rsidRDefault="00E60591" w:rsidP="00E60591">
            <w:pPr>
              <w:pStyle w:val="CopticVersemulti-line"/>
            </w:pPr>
            <w:r>
              <w:t>ϫⲉ ⲁⲕϣⲉⲛⲁⲕ ⲉ̀ϩ̀ⲣⲏⲓ:</w:t>
            </w:r>
          </w:p>
          <w:p w14:paraId="47609634" w14:textId="77777777" w:rsidR="00E60591" w:rsidRDefault="00E60591" w:rsidP="00E60591">
            <w:pPr>
              <w:pStyle w:val="CopticVerse"/>
            </w:pPr>
            <w:r>
              <w:t>ⲉ̀ⲡ̀ϣⲱⲓ ⲉ̀ⲛⲓⲫⲏⲟⲩⲓ̀.</w:t>
            </w:r>
          </w:p>
        </w:tc>
      </w:tr>
      <w:tr w:rsidR="00E60591" w14:paraId="2E82F607" w14:textId="77777777" w:rsidTr="00E60591">
        <w:trPr>
          <w:cantSplit/>
        </w:trPr>
        <w:tc>
          <w:tcPr>
            <w:tcW w:w="288" w:type="dxa"/>
          </w:tcPr>
          <w:p w14:paraId="43A2E7FB" w14:textId="77777777" w:rsidR="00E60591" w:rsidRDefault="00E60591" w:rsidP="00E60591">
            <w:pPr>
              <w:pStyle w:val="CopticCross"/>
            </w:pPr>
            <w:r>
              <w:t>¿</w:t>
            </w:r>
          </w:p>
        </w:tc>
        <w:tc>
          <w:tcPr>
            <w:tcW w:w="3960" w:type="dxa"/>
          </w:tcPr>
          <w:p w14:paraId="5BAA519D" w14:textId="77777777" w:rsidR="00E60591" w:rsidRDefault="00E60591" w:rsidP="00E60591">
            <w:pPr>
              <w:pStyle w:val="EngHang"/>
            </w:pPr>
            <w:r>
              <w:t>I thank You,</w:t>
            </w:r>
          </w:p>
          <w:p w14:paraId="3009CE2D" w14:textId="77777777" w:rsidR="00E60591" w:rsidRDefault="00E60591" w:rsidP="00E60591">
            <w:pPr>
              <w:pStyle w:val="EngHang"/>
            </w:pPr>
            <w:r>
              <w:t>O God of Israel,</w:t>
            </w:r>
          </w:p>
          <w:p w14:paraId="03375B89" w14:textId="77777777" w:rsidR="00E60591" w:rsidRDefault="00E60591" w:rsidP="00E60591">
            <w:pPr>
              <w:pStyle w:val="EngHang"/>
            </w:pPr>
            <w:r>
              <w:t>For You sat</w:t>
            </w:r>
          </w:p>
          <w:p w14:paraId="7DBF394F" w14:textId="77777777" w:rsidR="00E60591" w:rsidRDefault="00E60591" w:rsidP="00E60591">
            <w:pPr>
              <w:pStyle w:val="EngHangEnd"/>
            </w:pPr>
            <w:r>
              <w:t>At the right hand of the Pantocrator.</w:t>
            </w:r>
          </w:p>
        </w:tc>
        <w:tc>
          <w:tcPr>
            <w:tcW w:w="288" w:type="dxa"/>
          </w:tcPr>
          <w:p w14:paraId="2C0681CA" w14:textId="77777777" w:rsidR="00E60591" w:rsidRDefault="00E60591" w:rsidP="00E60591">
            <w:pPr>
              <w:pStyle w:val="CopticCross"/>
            </w:pPr>
          </w:p>
        </w:tc>
        <w:tc>
          <w:tcPr>
            <w:tcW w:w="288" w:type="dxa"/>
          </w:tcPr>
          <w:p w14:paraId="10ADF721" w14:textId="77777777" w:rsidR="00E60591" w:rsidRDefault="00E60591" w:rsidP="00E60591">
            <w:pPr>
              <w:pStyle w:val="CopticCross"/>
            </w:pPr>
            <w:r>
              <w:t>¿</w:t>
            </w:r>
          </w:p>
        </w:tc>
        <w:tc>
          <w:tcPr>
            <w:tcW w:w="3960" w:type="dxa"/>
          </w:tcPr>
          <w:p w14:paraId="7CEE712B" w14:textId="77777777" w:rsidR="00E60591" w:rsidRDefault="00E60591" w:rsidP="00E60591">
            <w:pPr>
              <w:pStyle w:val="CopticVersemulti-line"/>
            </w:pPr>
            <w:r>
              <w:t>Ϯϣⲉⲡϩ̀ⲙⲟⲧ ⲛ̀ⲧⲟⲧⲕ:</w:t>
            </w:r>
          </w:p>
          <w:p w14:paraId="62788A10" w14:textId="77777777" w:rsidR="00E60591" w:rsidRDefault="00E60591" w:rsidP="00E60591">
            <w:pPr>
              <w:pStyle w:val="CopticVersemulti-line"/>
            </w:pPr>
            <w:r>
              <w:t>Ⲫ̀ⲛⲟⲩϯ ⲙ̀Ⲡⲓⲥⲣⲁⲏⲗ:</w:t>
            </w:r>
          </w:p>
          <w:p w14:paraId="45556300" w14:textId="77777777" w:rsidR="00E60591" w:rsidRDefault="00E60591" w:rsidP="00E60591">
            <w:pPr>
              <w:pStyle w:val="CopticVersemulti-line"/>
            </w:pPr>
            <w:r>
              <w:t>ϫⲉ ⲁⲕϩⲉⲙⲥⲓ ⲥⲁⲟⲩⲓ̀ⲛⲁⲙ:</w:t>
            </w:r>
          </w:p>
          <w:p w14:paraId="77C3D302" w14:textId="77777777" w:rsidR="00E60591" w:rsidRDefault="00E60591" w:rsidP="00E60591">
            <w:pPr>
              <w:pStyle w:val="CopticVerse"/>
            </w:pPr>
            <w:r>
              <w:t>ⲙ̀Ⲡⲓⲡⲁⲛⲧⲟⲕⲣⲁⲧⲱⲣ.</w:t>
            </w:r>
          </w:p>
        </w:tc>
      </w:tr>
      <w:tr w:rsidR="00E60591" w14:paraId="72222028" w14:textId="77777777" w:rsidTr="00E60591">
        <w:trPr>
          <w:cantSplit/>
        </w:trPr>
        <w:tc>
          <w:tcPr>
            <w:tcW w:w="288" w:type="dxa"/>
          </w:tcPr>
          <w:p w14:paraId="71253F95" w14:textId="77777777" w:rsidR="00E60591" w:rsidRDefault="00E60591" w:rsidP="00E60591">
            <w:pPr>
              <w:pStyle w:val="CopticCross"/>
            </w:pPr>
          </w:p>
        </w:tc>
        <w:tc>
          <w:tcPr>
            <w:tcW w:w="3960" w:type="dxa"/>
          </w:tcPr>
          <w:p w14:paraId="3D053D8D" w14:textId="77777777" w:rsidR="00E60591" w:rsidRDefault="00E60591" w:rsidP="00E60591">
            <w:pPr>
              <w:pStyle w:val="EngHang"/>
            </w:pPr>
            <w:r>
              <w:t>I thank You,</w:t>
            </w:r>
          </w:p>
          <w:p w14:paraId="0D171EF8" w14:textId="77777777" w:rsidR="00E60591" w:rsidRDefault="00E60591" w:rsidP="00E60591">
            <w:pPr>
              <w:pStyle w:val="EngHang"/>
            </w:pPr>
            <w:r>
              <w:t>O God of Israel,</w:t>
            </w:r>
          </w:p>
          <w:p w14:paraId="4B0BD447" w14:textId="77777777" w:rsidR="00E60591" w:rsidRDefault="00E60591" w:rsidP="00E60591">
            <w:pPr>
              <w:pStyle w:val="EngHang"/>
            </w:pPr>
            <w:r>
              <w:t>For You will come again</w:t>
            </w:r>
          </w:p>
          <w:p w14:paraId="1FDB8CE0" w14:textId="77777777" w:rsidR="00E60591" w:rsidRDefault="00E60591" w:rsidP="00E60591">
            <w:pPr>
              <w:pStyle w:val="EngHangEnd"/>
            </w:pPr>
            <w:r>
              <w:t>To judge the whole world.</w:t>
            </w:r>
          </w:p>
        </w:tc>
        <w:tc>
          <w:tcPr>
            <w:tcW w:w="288" w:type="dxa"/>
          </w:tcPr>
          <w:p w14:paraId="44B82220" w14:textId="77777777" w:rsidR="00E60591" w:rsidRDefault="00E60591" w:rsidP="00E60591">
            <w:pPr>
              <w:pStyle w:val="CopticCross"/>
            </w:pPr>
          </w:p>
        </w:tc>
        <w:tc>
          <w:tcPr>
            <w:tcW w:w="288" w:type="dxa"/>
          </w:tcPr>
          <w:p w14:paraId="6701FAAB" w14:textId="77777777" w:rsidR="00E60591" w:rsidRDefault="00E60591" w:rsidP="00E60591">
            <w:pPr>
              <w:pStyle w:val="CopticCross"/>
            </w:pPr>
          </w:p>
        </w:tc>
        <w:tc>
          <w:tcPr>
            <w:tcW w:w="3960" w:type="dxa"/>
          </w:tcPr>
          <w:p w14:paraId="51FA522E" w14:textId="77777777" w:rsidR="00E60591" w:rsidRDefault="00E60591" w:rsidP="00E60591">
            <w:pPr>
              <w:pStyle w:val="CopticVersemulti-line"/>
            </w:pPr>
            <w:r>
              <w:t>Ϯϣⲉⲡϩ̀ⲙⲟⲧ ⲛ̀ⲧⲟⲧⲕ:</w:t>
            </w:r>
          </w:p>
          <w:p w14:paraId="0B2F834F" w14:textId="77777777" w:rsidR="00E60591" w:rsidRDefault="00E60591" w:rsidP="00E60591">
            <w:pPr>
              <w:pStyle w:val="CopticVersemulti-line"/>
            </w:pPr>
            <w:r>
              <w:t>Ⲫ̀ⲛⲟⲩϯ ⲙ̀Ⲡⲓⲥⲣⲁⲏⲗ:</w:t>
            </w:r>
          </w:p>
          <w:p w14:paraId="38CD23F3" w14:textId="77777777" w:rsidR="00E60591" w:rsidRDefault="00E60591" w:rsidP="00E60591">
            <w:pPr>
              <w:pStyle w:val="CopticVersemulti-line"/>
            </w:pPr>
            <w:r>
              <w:t>ϫⲉ ⲉⲕⲉ̀ⲓ̀ ⲉ̀ϯϩⲁⲡ:</w:t>
            </w:r>
          </w:p>
          <w:p w14:paraId="30E8E83C" w14:textId="77777777" w:rsidR="00E60591" w:rsidRDefault="00E60591" w:rsidP="00E60591">
            <w:pPr>
              <w:pStyle w:val="CopticVerse"/>
            </w:pPr>
            <w:r>
              <w:t>ⲉ̀ϯⲟⲓⲕⲟⲩⲙⲉⲛⲏ.</w:t>
            </w:r>
          </w:p>
        </w:tc>
      </w:tr>
      <w:tr w:rsidR="00E60591" w14:paraId="1BE3E53A" w14:textId="77777777" w:rsidTr="00E60591">
        <w:trPr>
          <w:cantSplit/>
        </w:trPr>
        <w:tc>
          <w:tcPr>
            <w:tcW w:w="288" w:type="dxa"/>
          </w:tcPr>
          <w:p w14:paraId="2238A0FC" w14:textId="77777777" w:rsidR="00E60591" w:rsidRDefault="00E60591" w:rsidP="00E60591">
            <w:pPr>
              <w:pStyle w:val="CopticCross"/>
            </w:pPr>
            <w:r>
              <w:t>¿</w:t>
            </w:r>
          </w:p>
        </w:tc>
        <w:tc>
          <w:tcPr>
            <w:tcW w:w="3960" w:type="dxa"/>
          </w:tcPr>
          <w:p w14:paraId="7184A029" w14:textId="77777777" w:rsidR="00E60591" w:rsidRDefault="00E60591" w:rsidP="00E60591">
            <w:pPr>
              <w:pStyle w:val="EngHang"/>
            </w:pPr>
            <w:r>
              <w:t>I thank You,</w:t>
            </w:r>
          </w:p>
          <w:p w14:paraId="08014314" w14:textId="77777777" w:rsidR="00E60591" w:rsidRDefault="00E60591" w:rsidP="00E60591">
            <w:pPr>
              <w:pStyle w:val="EngHang"/>
            </w:pPr>
            <w:r>
              <w:t>O God of Israel,</w:t>
            </w:r>
          </w:p>
          <w:p w14:paraId="3377053F" w14:textId="77777777" w:rsidR="00E60591" w:rsidRDefault="00E60591" w:rsidP="00E60591">
            <w:pPr>
              <w:pStyle w:val="EngHang"/>
            </w:pPr>
            <w:r>
              <w:t>Accord to me mercy,</w:t>
            </w:r>
          </w:p>
          <w:p w14:paraId="78111774" w14:textId="77777777" w:rsidR="00E60591" w:rsidRDefault="00E60591" w:rsidP="00E60591">
            <w:pPr>
              <w:pStyle w:val="EngHangEnd"/>
            </w:pPr>
            <w:r>
              <w:t>And forgiveness of sins.</w:t>
            </w:r>
          </w:p>
        </w:tc>
        <w:tc>
          <w:tcPr>
            <w:tcW w:w="288" w:type="dxa"/>
          </w:tcPr>
          <w:p w14:paraId="42BDA79D" w14:textId="77777777" w:rsidR="00E60591" w:rsidRDefault="00E60591" w:rsidP="00E60591">
            <w:pPr>
              <w:pStyle w:val="CopticCross"/>
            </w:pPr>
          </w:p>
        </w:tc>
        <w:tc>
          <w:tcPr>
            <w:tcW w:w="288" w:type="dxa"/>
          </w:tcPr>
          <w:p w14:paraId="00D41039" w14:textId="77777777" w:rsidR="00E60591" w:rsidRDefault="00E60591" w:rsidP="00E60591">
            <w:pPr>
              <w:pStyle w:val="CopticCross"/>
            </w:pPr>
            <w:r>
              <w:t>¿</w:t>
            </w:r>
          </w:p>
        </w:tc>
        <w:tc>
          <w:tcPr>
            <w:tcW w:w="3960" w:type="dxa"/>
          </w:tcPr>
          <w:p w14:paraId="627F1A8B" w14:textId="77777777" w:rsidR="00E60591" w:rsidRDefault="00E60591" w:rsidP="00E60591">
            <w:pPr>
              <w:pStyle w:val="CopticVersemulti-line"/>
            </w:pPr>
            <w:r>
              <w:t>Ϯϣⲉⲡϩ̀ⲙⲟⲧ ⲉ̀ⲧⲟⲧⲕ:</w:t>
            </w:r>
          </w:p>
          <w:p w14:paraId="412A3D69" w14:textId="77777777" w:rsidR="00E60591" w:rsidRDefault="00E60591" w:rsidP="00E60591">
            <w:pPr>
              <w:pStyle w:val="CopticVersemulti-line"/>
            </w:pPr>
            <w:r>
              <w:t>Ⲫ̀ⲛⲟⲩϯ ⲙ̀Ⲡⲓⲥⲣⲁⲏⲗ:</w:t>
            </w:r>
          </w:p>
          <w:p w14:paraId="0C82AE34" w14:textId="77777777" w:rsidR="00E60591" w:rsidRDefault="00E60591" w:rsidP="00E60591">
            <w:pPr>
              <w:pStyle w:val="CopticVersemulti-line"/>
            </w:pPr>
            <w:r>
              <w:t>ⲙⲟⲓ ⲛⲏⲓ ⲛ̀ⲟⲩⲛⲁⲓ:</w:t>
            </w:r>
          </w:p>
          <w:p w14:paraId="0C61B831" w14:textId="77777777" w:rsidR="00E60591" w:rsidRDefault="00E60591" w:rsidP="00E60591">
            <w:pPr>
              <w:pStyle w:val="CopticVerse"/>
            </w:pPr>
            <w:r>
              <w:t>ⲛⲉⲙ ⲟⲩⲭⲱ ⲉ̀ⲃⲟⲗ.</w:t>
            </w:r>
          </w:p>
        </w:tc>
      </w:tr>
      <w:tr w:rsidR="00E60591" w14:paraId="797F3C64" w14:textId="77777777" w:rsidTr="00E60591">
        <w:trPr>
          <w:cantSplit/>
        </w:trPr>
        <w:tc>
          <w:tcPr>
            <w:tcW w:w="288" w:type="dxa"/>
          </w:tcPr>
          <w:p w14:paraId="10DDA91B" w14:textId="77777777" w:rsidR="00E60591" w:rsidRDefault="00E60591" w:rsidP="00E60591">
            <w:pPr>
              <w:pStyle w:val="CopticCross"/>
            </w:pPr>
          </w:p>
        </w:tc>
        <w:tc>
          <w:tcPr>
            <w:tcW w:w="3960" w:type="dxa"/>
          </w:tcPr>
          <w:p w14:paraId="22AD2BC7" w14:textId="77777777" w:rsidR="00E60591" w:rsidRDefault="00E60591" w:rsidP="00E60591">
            <w:pPr>
              <w:pStyle w:val="EngHang"/>
            </w:pPr>
            <w:r>
              <w:t>I thank You,</w:t>
            </w:r>
          </w:p>
          <w:p w14:paraId="68754942" w14:textId="77777777" w:rsidR="00E60591" w:rsidRDefault="00E60591" w:rsidP="00E60591">
            <w:pPr>
              <w:pStyle w:val="EngHang"/>
            </w:pPr>
            <w:r>
              <w:t>O God of Israel,</w:t>
            </w:r>
          </w:p>
          <w:p w14:paraId="76884C41" w14:textId="77777777" w:rsidR="00E60591" w:rsidRDefault="00E60591" w:rsidP="00E60591">
            <w:pPr>
              <w:pStyle w:val="EngHang"/>
            </w:pPr>
            <w:r>
              <w:t>Absolve and remit</w:t>
            </w:r>
          </w:p>
          <w:p w14:paraId="65E24D4D" w14:textId="77777777" w:rsidR="00E60591" w:rsidRDefault="00E60591" w:rsidP="00E60591">
            <w:pPr>
              <w:pStyle w:val="EngHangEnd"/>
            </w:pPr>
            <w:r>
              <w:t>All our iniquities.</w:t>
            </w:r>
          </w:p>
        </w:tc>
        <w:tc>
          <w:tcPr>
            <w:tcW w:w="288" w:type="dxa"/>
          </w:tcPr>
          <w:p w14:paraId="35BC6E32" w14:textId="77777777" w:rsidR="00E60591" w:rsidRDefault="00E60591" w:rsidP="00E60591">
            <w:pPr>
              <w:pStyle w:val="CopticCross"/>
            </w:pPr>
          </w:p>
        </w:tc>
        <w:tc>
          <w:tcPr>
            <w:tcW w:w="288" w:type="dxa"/>
          </w:tcPr>
          <w:p w14:paraId="18DC4B3C" w14:textId="77777777" w:rsidR="00E60591" w:rsidRDefault="00E60591" w:rsidP="00E60591">
            <w:pPr>
              <w:pStyle w:val="CopticCross"/>
            </w:pPr>
          </w:p>
        </w:tc>
        <w:tc>
          <w:tcPr>
            <w:tcW w:w="3960" w:type="dxa"/>
          </w:tcPr>
          <w:p w14:paraId="563EF2D2" w14:textId="77777777" w:rsidR="00E60591" w:rsidRDefault="00E60591" w:rsidP="00E60591">
            <w:pPr>
              <w:pStyle w:val="CopticVersemulti-line"/>
            </w:pPr>
            <w:r>
              <w:t>Ϯϣⲉⲡϩ̀ⲙⲟⲧ ⲛ̀ⲧⲟⲧⲕ:</w:t>
            </w:r>
          </w:p>
          <w:p w14:paraId="47F63AB4" w14:textId="77777777" w:rsidR="00E60591" w:rsidRDefault="00E60591" w:rsidP="00E60591">
            <w:pPr>
              <w:pStyle w:val="CopticVersemulti-line"/>
            </w:pPr>
            <w:r>
              <w:t>Ⲫ̀ⲛⲟⲩϯ ⲙ̀Ⲡⲓⲥⲣⲁⲏⲗ:</w:t>
            </w:r>
          </w:p>
          <w:p w14:paraId="4C36F21E" w14:textId="77777777" w:rsidR="00E60591" w:rsidRDefault="00E60591" w:rsidP="00E60591">
            <w:pPr>
              <w:pStyle w:val="CopticVersemulti-line"/>
            </w:pPr>
            <w:r>
              <w:t>ⲁ̀ⲣⲓⲥⲩⲛⲭⲱⲣⲓⲛ:</w:t>
            </w:r>
          </w:p>
          <w:p w14:paraId="72F343DC" w14:textId="77777777" w:rsidR="00E60591" w:rsidRDefault="00E60591" w:rsidP="00E60591">
            <w:pPr>
              <w:pStyle w:val="CopticVerse"/>
            </w:pPr>
            <w:r>
              <w:t>ⲛ̀ⲛⲉⲛⲡⲁⲣⲁⲡ̀ⲧⲱⲙⲁ.</w:t>
            </w:r>
          </w:p>
        </w:tc>
      </w:tr>
      <w:tr w:rsidR="00E60591" w14:paraId="644FBD6E" w14:textId="77777777" w:rsidTr="00E60591">
        <w:trPr>
          <w:cantSplit/>
        </w:trPr>
        <w:tc>
          <w:tcPr>
            <w:tcW w:w="288" w:type="dxa"/>
          </w:tcPr>
          <w:p w14:paraId="213CB0B5" w14:textId="77777777" w:rsidR="00E60591" w:rsidRDefault="00E60591" w:rsidP="00E60591">
            <w:pPr>
              <w:pStyle w:val="CopticCross"/>
            </w:pPr>
            <w:r>
              <w:t>¿</w:t>
            </w:r>
          </w:p>
        </w:tc>
        <w:tc>
          <w:tcPr>
            <w:tcW w:w="3960" w:type="dxa"/>
          </w:tcPr>
          <w:p w14:paraId="3053C448" w14:textId="77777777" w:rsidR="00E60591" w:rsidRDefault="00E60591" w:rsidP="00E60591">
            <w:pPr>
              <w:pStyle w:val="EngHang"/>
            </w:pPr>
            <w:r>
              <w:t>I thank You,</w:t>
            </w:r>
          </w:p>
          <w:p w14:paraId="189DBE4C" w14:textId="77777777" w:rsidR="00E60591" w:rsidRDefault="00E60591" w:rsidP="00E60591">
            <w:pPr>
              <w:pStyle w:val="EngHang"/>
            </w:pPr>
            <w:r>
              <w:t>O God of Isreal.</w:t>
            </w:r>
          </w:p>
          <w:p w14:paraId="769A2FAA" w14:textId="77777777" w:rsidR="00E60591" w:rsidRDefault="00E60591" w:rsidP="00E60591">
            <w:pPr>
              <w:pStyle w:val="EngHang"/>
            </w:pPr>
            <w:r>
              <w:t>We glorify Your Name,</w:t>
            </w:r>
          </w:p>
          <w:p w14:paraId="14238698" w14:textId="77777777" w:rsidR="00E60591" w:rsidRDefault="00E60591" w:rsidP="00E60591">
            <w:pPr>
              <w:pStyle w:val="EngHangEnd"/>
            </w:pPr>
            <w:r>
              <w:t>And worship You according to Your great mercy.</w:t>
            </w:r>
          </w:p>
        </w:tc>
        <w:tc>
          <w:tcPr>
            <w:tcW w:w="288" w:type="dxa"/>
          </w:tcPr>
          <w:p w14:paraId="31EF362F" w14:textId="77777777" w:rsidR="00E60591" w:rsidRDefault="00E60591" w:rsidP="00E60591">
            <w:pPr>
              <w:pStyle w:val="CopticCross"/>
            </w:pPr>
          </w:p>
        </w:tc>
        <w:tc>
          <w:tcPr>
            <w:tcW w:w="288" w:type="dxa"/>
          </w:tcPr>
          <w:p w14:paraId="40FE6F0F" w14:textId="77777777" w:rsidR="00E60591" w:rsidRDefault="00E60591" w:rsidP="00E60591">
            <w:pPr>
              <w:pStyle w:val="CopticCross"/>
            </w:pPr>
            <w:r>
              <w:t>¿</w:t>
            </w:r>
          </w:p>
        </w:tc>
        <w:tc>
          <w:tcPr>
            <w:tcW w:w="3960" w:type="dxa"/>
          </w:tcPr>
          <w:p w14:paraId="7BF75EF3" w14:textId="77777777" w:rsidR="00E60591" w:rsidRDefault="00E60591" w:rsidP="00E60591">
            <w:pPr>
              <w:pStyle w:val="CopticVersemulti-line"/>
            </w:pPr>
            <w:r>
              <w:t>Ϯϣⲉⲡϩ̀ⲙⲟⲧ ⲛ̀ⲧⲟⲧⲕ:</w:t>
            </w:r>
          </w:p>
          <w:p w14:paraId="5C027B93" w14:textId="77777777" w:rsidR="00E60591" w:rsidRDefault="00E60591" w:rsidP="00E60591">
            <w:pPr>
              <w:pStyle w:val="CopticVersemulti-line"/>
            </w:pPr>
            <w:r>
              <w:t>Ⲫ̀ⲛⲟⲩϯ ⲙ̀Ⲡⲓⲥⲁⲣⲏⲗ:</w:t>
            </w:r>
          </w:p>
          <w:p w14:paraId="664B946F" w14:textId="77777777" w:rsidR="00E60591" w:rsidRDefault="00E60591" w:rsidP="00E60591">
            <w:pPr>
              <w:pStyle w:val="CopticVersemulti-line"/>
            </w:pPr>
            <w:r>
              <w:t>ϯϯⲱ̀ⲟⲩ ⲱ̀ⲡⲉⲕⲣⲁⲛ:</w:t>
            </w:r>
          </w:p>
          <w:p w14:paraId="7C8A64F3" w14:textId="77777777" w:rsidR="00E60591" w:rsidRDefault="00E60591" w:rsidP="00E60591">
            <w:pPr>
              <w:pStyle w:val="CopticVerse"/>
            </w:pPr>
            <w:r>
              <w:t>ⲟⲩⲟϩ ⲧⲉⲛⲟⲩⲱϣⲧ ⲙ̀ⲙⲟⲕ ⲕⲁⲧⲁ ⲡⲉⲕⲛⲓϣϯ ⲛ̀ⲛⲁⲓ.</w:t>
            </w:r>
          </w:p>
        </w:tc>
      </w:tr>
      <w:tr w:rsidR="00E60591" w14:paraId="3D7A79C1" w14:textId="77777777" w:rsidTr="00E60591">
        <w:trPr>
          <w:cantSplit/>
        </w:trPr>
        <w:tc>
          <w:tcPr>
            <w:tcW w:w="288" w:type="dxa"/>
          </w:tcPr>
          <w:p w14:paraId="6223083D" w14:textId="77777777" w:rsidR="00E60591" w:rsidRDefault="00E60591" w:rsidP="00E60591">
            <w:pPr>
              <w:pStyle w:val="CopticCross"/>
            </w:pPr>
          </w:p>
        </w:tc>
        <w:tc>
          <w:tcPr>
            <w:tcW w:w="3960" w:type="dxa"/>
          </w:tcPr>
          <w:p w14:paraId="74FFFFD9" w14:textId="77777777" w:rsidR="00E60591" w:rsidRDefault="00E60591" w:rsidP="00E60591">
            <w:pPr>
              <w:pStyle w:val="EngHang"/>
            </w:pPr>
            <w:r>
              <w:t>And whenever we</w:t>
            </w:r>
          </w:p>
          <w:p w14:paraId="1C07130F" w14:textId="77777777" w:rsidR="00E60591" w:rsidRDefault="00E60591" w:rsidP="00E60591">
            <w:pPr>
              <w:pStyle w:val="EngHang"/>
            </w:pPr>
            <w:r>
              <w:t>Gather for prayer,</w:t>
            </w:r>
          </w:p>
          <w:p w14:paraId="5672D73A" w14:textId="77777777" w:rsidR="00E60591" w:rsidRDefault="00E60591" w:rsidP="00E60591">
            <w:pPr>
              <w:pStyle w:val="EngHang"/>
            </w:pPr>
            <w:r>
              <w:t>Let us bless the Name,</w:t>
            </w:r>
          </w:p>
          <w:p w14:paraId="0EB7AF6E" w14:textId="77777777" w:rsidR="00E60591" w:rsidRDefault="00E60591" w:rsidP="00E60591">
            <w:pPr>
              <w:pStyle w:val="EngHangEnd"/>
            </w:pPr>
            <w:r>
              <w:t>Of my Lord Jesus.</w:t>
            </w:r>
          </w:p>
        </w:tc>
        <w:tc>
          <w:tcPr>
            <w:tcW w:w="288" w:type="dxa"/>
          </w:tcPr>
          <w:p w14:paraId="37D1BCE5" w14:textId="77777777" w:rsidR="00E60591" w:rsidRDefault="00E60591" w:rsidP="00E60591">
            <w:pPr>
              <w:pStyle w:val="CopticCross"/>
            </w:pPr>
          </w:p>
        </w:tc>
        <w:tc>
          <w:tcPr>
            <w:tcW w:w="288" w:type="dxa"/>
          </w:tcPr>
          <w:p w14:paraId="04485DEF" w14:textId="77777777" w:rsidR="00E60591" w:rsidRDefault="00E60591" w:rsidP="00E60591">
            <w:pPr>
              <w:pStyle w:val="CopticCross"/>
            </w:pPr>
          </w:p>
        </w:tc>
        <w:tc>
          <w:tcPr>
            <w:tcW w:w="3960" w:type="dxa"/>
          </w:tcPr>
          <w:p w14:paraId="67484AE6" w14:textId="77777777" w:rsidR="00E60591" w:rsidRDefault="00E60591" w:rsidP="00E60591">
            <w:pPr>
              <w:pStyle w:val="CopticVersemulti-line"/>
            </w:pPr>
            <w:r>
              <w:t>Ⲗⲟⲓⲡⲟⲛ ⲁⲛϣⲁⲛⲑⲱⲟⲩϯ:</w:t>
            </w:r>
          </w:p>
          <w:p w14:paraId="5B6E58C8" w14:textId="77777777" w:rsidR="00E60591" w:rsidRDefault="00E60591" w:rsidP="00E60591">
            <w:pPr>
              <w:pStyle w:val="CopticVersemulti-line"/>
            </w:pPr>
            <w:r>
              <w:t>ⲉ̀ϯⲡ̀ⲣⲟⲥⲉⲩⲭⲏ:</w:t>
            </w:r>
          </w:p>
          <w:p w14:paraId="3350DAD5" w14:textId="77777777" w:rsidR="00E60591" w:rsidRDefault="00E60591" w:rsidP="00E60591">
            <w:pPr>
              <w:pStyle w:val="CopticVersemulti-line"/>
            </w:pPr>
            <w:r>
              <w:t>ⲙⲁⲣⲉⲛⲥ̀ⲙⲟⲩ ⲉ̀ⲡⲓⲣⲁⲛ:</w:t>
            </w:r>
          </w:p>
          <w:p w14:paraId="3FE7DF9E" w14:textId="77777777" w:rsidR="00E60591" w:rsidRDefault="00E60591" w:rsidP="00E60591">
            <w:pPr>
              <w:pStyle w:val="CopticVerse"/>
            </w:pPr>
            <w:r>
              <w:t>ⲛ̀ⲧⲉ Ⲡⲁϭⲟⲓⲥ Ⲓⲏⲥⲟⲩⲥ.</w:t>
            </w:r>
          </w:p>
        </w:tc>
      </w:tr>
      <w:tr w:rsidR="00E60591" w14:paraId="68C4DC2D" w14:textId="77777777" w:rsidTr="00E60591">
        <w:trPr>
          <w:cantSplit/>
        </w:trPr>
        <w:tc>
          <w:tcPr>
            <w:tcW w:w="288" w:type="dxa"/>
          </w:tcPr>
          <w:p w14:paraId="1E9DB449" w14:textId="77777777" w:rsidR="00E60591" w:rsidRDefault="00E60591" w:rsidP="00E60591">
            <w:pPr>
              <w:pStyle w:val="CopticCross"/>
            </w:pPr>
            <w:r>
              <w:t>¿</w:t>
            </w:r>
          </w:p>
        </w:tc>
        <w:tc>
          <w:tcPr>
            <w:tcW w:w="3960" w:type="dxa"/>
          </w:tcPr>
          <w:p w14:paraId="231A1FD3" w14:textId="77777777" w:rsidR="00E60591" w:rsidRDefault="00E60591" w:rsidP="00E60591">
            <w:pPr>
              <w:pStyle w:val="EngHang"/>
            </w:pPr>
            <w:r>
              <w:t>We bless You,</w:t>
            </w:r>
          </w:p>
          <w:p w14:paraId="3C43AA2F" w14:textId="77777777" w:rsidR="00E60591" w:rsidRDefault="00E60591" w:rsidP="00E60591">
            <w:pPr>
              <w:pStyle w:val="EngHang"/>
            </w:pPr>
            <w:r>
              <w:t>O my Lord Jesus,</w:t>
            </w:r>
          </w:p>
          <w:p w14:paraId="0AE4A053" w14:textId="77777777" w:rsidR="00E60591" w:rsidRDefault="00E60591" w:rsidP="00E60591">
            <w:pPr>
              <w:pStyle w:val="EngHang"/>
            </w:pPr>
            <w:r>
              <w:t>Keep us through Your Name,</w:t>
            </w:r>
          </w:p>
          <w:p w14:paraId="7FE73C0F" w14:textId="77777777" w:rsidR="00E60591" w:rsidRDefault="00E60591" w:rsidP="00E60591">
            <w:pPr>
              <w:pStyle w:val="EngHangEnd"/>
            </w:pPr>
            <w:r>
              <w:t>Fro we have hope in You.</w:t>
            </w:r>
          </w:p>
        </w:tc>
        <w:tc>
          <w:tcPr>
            <w:tcW w:w="288" w:type="dxa"/>
          </w:tcPr>
          <w:p w14:paraId="64F7F638" w14:textId="77777777" w:rsidR="00E60591" w:rsidRDefault="00E60591" w:rsidP="00E60591">
            <w:pPr>
              <w:pStyle w:val="CopticCross"/>
            </w:pPr>
          </w:p>
        </w:tc>
        <w:tc>
          <w:tcPr>
            <w:tcW w:w="288" w:type="dxa"/>
          </w:tcPr>
          <w:p w14:paraId="17ADBC68" w14:textId="77777777" w:rsidR="00E60591" w:rsidRDefault="00E60591" w:rsidP="00E60591">
            <w:pPr>
              <w:pStyle w:val="CopticCross"/>
            </w:pPr>
            <w:r>
              <w:t>¿</w:t>
            </w:r>
          </w:p>
        </w:tc>
        <w:tc>
          <w:tcPr>
            <w:tcW w:w="3960" w:type="dxa"/>
          </w:tcPr>
          <w:p w14:paraId="7F219122" w14:textId="77777777" w:rsidR="00E60591" w:rsidRDefault="00E60591" w:rsidP="00E60591">
            <w:pPr>
              <w:pStyle w:val="CopticVersemulti-line"/>
            </w:pPr>
            <w:r>
              <w:t>Ϫⲉ ⲧⲉⲛⲛⲁⲥ̀ⲙⲟⲩ ⲉ̀ⲣⲟⲕ:</w:t>
            </w:r>
          </w:p>
          <w:p w14:paraId="45C9BDC3" w14:textId="77777777" w:rsidR="00E60591" w:rsidRDefault="00E60591" w:rsidP="00E60591">
            <w:pPr>
              <w:pStyle w:val="CopticVersemulti-line"/>
            </w:pPr>
            <w:r>
              <w:t>ⲱ̀ Ⲡⲁϭⲟⲓⲥ Ⲓⲏⲥⲟⲩⲥ:</w:t>
            </w:r>
          </w:p>
          <w:p w14:paraId="6781B7C8" w14:textId="77777777" w:rsidR="00E60591" w:rsidRDefault="00E60591" w:rsidP="00E60591">
            <w:pPr>
              <w:pStyle w:val="CopticVersemulti-line"/>
            </w:pPr>
            <w:r>
              <w:t>ⲛⲁϩⲙⲉⲛ ϧⲉⲛ Ⲡⲉⲕⲣⲁⲛ:</w:t>
            </w:r>
          </w:p>
          <w:p w14:paraId="76745A9B" w14:textId="77777777" w:rsidR="00E60591" w:rsidRDefault="00E60591" w:rsidP="00E60591">
            <w:pPr>
              <w:pStyle w:val="CopticVerse"/>
            </w:pPr>
            <w:r>
              <w:t>ϫⲉ ⲁⲛⲉⲣϩⲉⲗⲡⲓⲥ ⲉ̀ⲣⲟⲕ.</w:t>
            </w:r>
          </w:p>
        </w:tc>
      </w:tr>
      <w:tr w:rsidR="00E60591" w14:paraId="4286793A" w14:textId="77777777" w:rsidTr="00E60591">
        <w:trPr>
          <w:cantSplit/>
        </w:trPr>
        <w:tc>
          <w:tcPr>
            <w:tcW w:w="288" w:type="dxa"/>
          </w:tcPr>
          <w:p w14:paraId="633F8B87" w14:textId="77777777" w:rsidR="00E60591" w:rsidRDefault="00E60591" w:rsidP="00E60591">
            <w:pPr>
              <w:pStyle w:val="CopticCross"/>
            </w:pPr>
          </w:p>
        </w:tc>
        <w:tc>
          <w:tcPr>
            <w:tcW w:w="3960" w:type="dxa"/>
          </w:tcPr>
          <w:p w14:paraId="17D8AA70" w14:textId="77777777" w:rsidR="00E60591" w:rsidRDefault="00E60591" w:rsidP="00E60591">
            <w:pPr>
              <w:pStyle w:val="EngHang"/>
            </w:pPr>
            <w:r>
              <w:t>That we may praise You,</w:t>
            </w:r>
          </w:p>
          <w:p w14:paraId="6E0F4FD8" w14:textId="77777777" w:rsidR="00E60591" w:rsidRDefault="00E60591" w:rsidP="00E60591">
            <w:pPr>
              <w:pStyle w:val="EngHang"/>
            </w:pPr>
            <w:r>
              <w:t>With Your Good Father,</w:t>
            </w:r>
          </w:p>
          <w:p w14:paraId="5C770468" w14:textId="77777777" w:rsidR="00E60591" w:rsidRDefault="00E60591" w:rsidP="00E60591">
            <w:pPr>
              <w:pStyle w:val="EngHang"/>
            </w:pPr>
            <w:r>
              <w:t>And the Holy Spirit,</w:t>
            </w:r>
          </w:p>
          <w:p w14:paraId="5CF0FC32" w14:textId="77777777" w:rsidR="00E60591" w:rsidRDefault="00E60591" w:rsidP="00E60591">
            <w:pPr>
              <w:pStyle w:val="EngHangEnd"/>
            </w:pPr>
            <w:r>
              <w:t>For You have {come} and saved us.</w:t>
            </w:r>
          </w:p>
        </w:tc>
        <w:tc>
          <w:tcPr>
            <w:tcW w:w="288" w:type="dxa"/>
          </w:tcPr>
          <w:p w14:paraId="2407F204" w14:textId="77777777" w:rsidR="00E60591" w:rsidRDefault="00E60591" w:rsidP="00E60591">
            <w:pPr>
              <w:pStyle w:val="CopticCross"/>
            </w:pPr>
          </w:p>
        </w:tc>
        <w:tc>
          <w:tcPr>
            <w:tcW w:w="288" w:type="dxa"/>
          </w:tcPr>
          <w:p w14:paraId="5FDC53D9" w14:textId="77777777" w:rsidR="00E60591" w:rsidRDefault="00E60591" w:rsidP="00E60591">
            <w:pPr>
              <w:pStyle w:val="CopticCross"/>
            </w:pPr>
          </w:p>
        </w:tc>
        <w:tc>
          <w:tcPr>
            <w:tcW w:w="3960" w:type="dxa"/>
          </w:tcPr>
          <w:p w14:paraId="2289A837" w14:textId="77777777" w:rsidR="00E60591" w:rsidRDefault="00E60591" w:rsidP="00E60591">
            <w:pPr>
              <w:pStyle w:val="CopticVersemulti-line"/>
            </w:pPr>
            <w:r>
              <w:t>Ⲉⲑⲡⲉⲛϩⲱⲥ ⲉ̀ⲣⲟⲕ:</w:t>
            </w:r>
          </w:p>
          <w:p w14:paraId="16070D8A" w14:textId="77777777" w:rsidR="00E60591" w:rsidRDefault="00E60591" w:rsidP="00E60591">
            <w:pPr>
              <w:pStyle w:val="CopticVersemulti-line"/>
            </w:pPr>
            <w:r>
              <w:t>ⲛⲉⲙ Ⲡⲉⲕⲓⲱⲧ ⲛ̀ⲁ̀ⲅⲁⲑⲟⲥ:</w:t>
            </w:r>
          </w:p>
          <w:p w14:paraId="279F2C85" w14:textId="77777777" w:rsidR="00E60591" w:rsidRDefault="00E60591" w:rsidP="00E60591">
            <w:pPr>
              <w:pStyle w:val="CopticVersemulti-line"/>
            </w:pPr>
            <w:r>
              <w:t>ⲛⲉⲙ Ⲡⲓⲡ̀ⲛⲉⲩⲙⲁ ⲉⲑⲟⲩⲁⲃ:</w:t>
            </w:r>
          </w:p>
          <w:p w14:paraId="207BA570" w14:textId="77777777" w:rsidR="00E60591" w:rsidRDefault="00E60591" w:rsidP="00E60591">
            <w:pPr>
              <w:pStyle w:val="CopticVerse"/>
            </w:pPr>
            <w:r>
              <w:t>ⲕⲉ ⲁⲕⲓ̀ ⲁⲕⲥⲱϯ ⲙ̀ⲙⲟⲛ.</w:t>
            </w:r>
          </w:p>
        </w:tc>
      </w:tr>
      <w:tr w:rsidR="00E60591" w14:paraId="045E05E8" w14:textId="77777777" w:rsidTr="00E60591">
        <w:trPr>
          <w:cantSplit/>
        </w:trPr>
        <w:tc>
          <w:tcPr>
            <w:tcW w:w="288" w:type="dxa"/>
          </w:tcPr>
          <w:p w14:paraId="3BE5811C" w14:textId="77777777" w:rsidR="00E60591" w:rsidRDefault="00E60591" w:rsidP="00E60591">
            <w:pPr>
              <w:pStyle w:val="CopticCross"/>
            </w:pPr>
            <w:r>
              <w:t>¿</w:t>
            </w:r>
          </w:p>
        </w:tc>
        <w:tc>
          <w:tcPr>
            <w:tcW w:w="3960" w:type="dxa"/>
          </w:tcPr>
          <w:p w14:paraId="6E96DD3F" w14:textId="77777777" w:rsidR="00E60591" w:rsidRPr="007116DC" w:rsidRDefault="00E60591" w:rsidP="00E60591">
            <w:pPr>
              <w:pStyle w:val="EngHang"/>
              <w:rPr>
                <w:rFonts w:eastAsia="Arial Unicode MS"/>
              </w:rPr>
            </w:pPr>
            <w:r w:rsidRPr="007116DC">
              <w:rPr>
                <w:rFonts w:eastAsia="Arial Unicode MS"/>
              </w:rPr>
              <w:t>Glory to the Father and the Son,</w:t>
            </w:r>
          </w:p>
          <w:p w14:paraId="2CB29E11" w14:textId="77777777" w:rsidR="00E60591" w:rsidRPr="007116DC" w:rsidRDefault="00E60591" w:rsidP="00E60591">
            <w:pPr>
              <w:pStyle w:val="EngHang"/>
              <w:rPr>
                <w:rFonts w:eastAsia="Arial Unicode MS"/>
              </w:rPr>
            </w:pPr>
            <w:r w:rsidRPr="007116DC">
              <w:rPr>
                <w:rFonts w:eastAsia="Arial Unicode MS"/>
              </w:rPr>
              <w:t>And the Holy Spirit,</w:t>
            </w:r>
          </w:p>
          <w:p w14:paraId="5B66C678" w14:textId="77777777" w:rsidR="00E60591" w:rsidRPr="007116DC" w:rsidRDefault="00E60591" w:rsidP="00E60591">
            <w:pPr>
              <w:pStyle w:val="EngHang"/>
              <w:rPr>
                <w:rFonts w:eastAsia="Arial Unicode MS"/>
              </w:rPr>
            </w:pPr>
            <w:r w:rsidRPr="007116DC">
              <w:rPr>
                <w:rFonts w:eastAsia="Arial Unicode MS"/>
              </w:rPr>
              <w:t>Now and forever,</w:t>
            </w:r>
          </w:p>
          <w:p w14:paraId="10D8D0B3" w14:textId="77777777" w:rsidR="00E60591" w:rsidRPr="007116DC" w:rsidRDefault="00E60591" w:rsidP="00E60591">
            <w:pPr>
              <w:pStyle w:val="EngHang"/>
              <w:rPr>
                <w:rFonts w:ascii="Arial Unicode MS" w:eastAsia="Arial Unicode MS" w:hAnsi="Arial Unicode MS" w:cs="Arial Unicode MS"/>
              </w:rPr>
            </w:pPr>
            <w:r w:rsidRPr="007116DC">
              <w:rPr>
                <w:rStyle w:val="EngHangEndChar"/>
                <w:rFonts w:eastAsia="Arial Unicode MS"/>
              </w:rPr>
              <w:t>And to the age of ages. Amen</w:t>
            </w:r>
            <w:r w:rsidRPr="00745B45">
              <w:rPr>
                <w:rFonts w:ascii="FreeSerifAvvaShenouda" w:eastAsia="Arial Unicode MS" w:hAnsi="FreeSerifAvvaShenouda" w:cs="Arial Unicode MS"/>
              </w:rPr>
              <w:t>.</w:t>
            </w:r>
          </w:p>
        </w:tc>
        <w:tc>
          <w:tcPr>
            <w:tcW w:w="288" w:type="dxa"/>
          </w:tcPr>
          <w:p w14:paraId="68CB141A" w14:textId="77777777" w:rsidR="00E60591" w:rsidRDefault="00E60591" w:rsidP="00E60591">
            <w:pPr>
              <w:pStyle w:val="CopticCross"/>
            </w:pPr>
          </w:p>
        </w:tc>
        <w:tc>
          <w:tcPr>
            <w:tcW w:w="288" w:type="dxa"/>
          </w:tcPr>
          <w:p w14:paraId="51CF28AC" w14:textId="77777777" w:rsidR="00E60591" w:rsidRDefault="00E60591" w:rsidP="00E60591">
            <w:pPr>
              <w:pStyle w:val="CopticCross"/>
            </w:pPr>
            <w:r>
              <w:t>¿</w:t>
            </w:r>
          </w:p>
        </w:tc>
        <w:tc>
          <w:tcPr>
            <w:tcW w:w="3960" w:type="dxa"/>
          </w:tcPr>
          <w:p w14:paraId="135838A9" w14:textId="77777777" w:rsidR="00E60591" w:rsidRDefault="00E60591" w:rsidP="00E60591">
            <w:pPr>
              <w:pStyle w:val="CopticVersemulti-line"/>
            </w:pPr>
            <w:r>
              <w:t>Ⲇⲟⲝⲁ Ⲡⲁⲧⲣⲓ ⲕⲉ Ⲩⲓⲱ:</w:t>
            </w:r>
          </w:p>
          <w:p w14:paraId="3A826DA2" w14:textId="77777777" w:rsidR="00E60591" w:rsidRDefault="00E60591" w:rsidP="00E60591">
            <w:pPr>
              <w:pStyle w:val="CopticVersemulti-line"/>
            </w:pPr>
            <w:r>
              <w:t>ⲕⲉ ⲁ̀ⲅⲓⲱ̀ Ⲡ̀ⲛⲉⲩⲙⲁⲧⲓ:</w:t>
            </w:r>
          </w:p>
          <w:p w14:paraId="38B4A935" w14:textId="77777777" w:rsidR="00E60591" w:rsidRDefault="00E60591" w:rsidP="00E60591">
            <w:pPr>
              <w:pStyle w:val="CopticVersemulti-line"/>
            </w:pPr>
            <w:r>
              <w:t>ⲕⲉ ⲛⲯⲛ ⲕⲉ ⲁ̀ⲓ̀ ⲕⲉ ⲓⲥ ⲧⲟⲩⲥ</w:t>
            </w:r>
          </w:p>
          <w:p w14:paraId="05CC296E" w14:textId="77777777" w:rsidR="00E60591" w:rsidRDefault="00E60591" w:rsidP="00E60591">
            <w:pPr>
              <w:pStyle w:val="CopticVersemulti-line"/>
            </w:pPr>
            <w:r>
              <w:t>ⲉ̀ⲱ̀ⲛⲁⲥ ⲧⲱⲛ ⲉ̀ⲱ̀ⲛⲱⲛ ⲁ̀ⲙⲏⲛ.</w:t>
            </w:r>
          </w:p>
        </w:tc>
      </w:tr>
    </w:tbl>
    <w:p w14:paraId="26153773" w14:textId="77777777" w:rsidR="00E60591" w:rsidRDefault="00E60591" w:rsidP="00E60591">
      <w:pPr>
        <w:pStyle w:val="Heading3"/>
        <w:rPr>
          <w:lang w:val="en-US"/>
        </w:rPr>
      </w:pPr>
      <w:bookmarkStart w:id="1126" w:name="_Ref452620325"/>
      <w:bookmarkStart w:id="1127" w:name="_Toc479145653"/>
      <w:r>
        <w:t>Psali Batos</w:t>
      </w:r>
      <w:r>
        <w:rPr>
          <w:lang w:val="en-US"/>
        </w:rPr>
        <w:t xml:space="preserve"> On (After) the Third Canticle</w:t>
      </w:r>
      <w:bookmarkEnd w:id="1125"/>
      <w:bookmarkEnd w:id="1126"/>
      <w:bookmarkEnd w:id="112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4155F97" w14:textId="77777777" w:rsidTr="00E60591">
        <w:trPr>
          <w:cantSplit/>
        </w:trPr>
        <w:tc>
          <w:tcPr>
            <w:tcW w:w="288" w:type="dxa"/>
          </w:tcPr>
          <w:p w14:paraId="16FD0A07" w14:textId="77777777" w:rsidR="00E60591" w:rsidRDefault="00E60591" w:rsidP="00E60591">
            <w:pPr>
              <w:pStyle w:val="CopticCross"/>
            </w:pPr>
          </w:p>
        </w:tc>
        <w:tc>
          <w:tcPr>
            <w:tcW w:w="3960" w:type="dxa"/>
          </w:tcPr>
          <w:p w14:paraId="04765A74" w14:textId="77777777" w:rsidR="00E60591" w:rsidRDefault="00E60591" w:rsidP="00E60591">
            <w:pPr>
              <w:pStyle w:val="EngHang"/>
            </w:pPr>
            <w:r>
              <w:t>God, existing before the ages,</w:t>
            </w:r>
          </w:p>
          <w:p w14:paraId="4B78D88D" w14:textId="77777777" w:rsidR="00E60591" w:rsidRDefault="00E60591" w:rsidP="00E60591">
            <w:pPr>
              <w:pStyle w:val="EngHang"/>
            </w:pPr>
            <w:r>
              <w:t>Sent His elect Angel to save</w:t>
            </w:r>
          </w:p>
          <w:p w14:paraId="76186CD7" w14:textId="77777777" w:rsidR="00E60591" w:rsidRDefault="00E60591" w:rsidP="00E60591">
            <w:pPr>
              <w:pStyle w:val="EngHang"/>
            </w:pPr>
            <w:r>
              <w:t>The youths from the fiery furnace:</w:t>
            </w:r>
          </w:p>
          <w:p w14:paraId="22146938" w14:textId="77777777" w:rsidR="00E60591" w:rsidRDefault="00E60591" w:rsidP="00E60591">
            <w:pPr>
              <w:pStyle w:val="EngHangEnd"/>
            </w:pPr>
            <w:r>
              <w:t>Praise Him and exalt Him above all.</w:t>
            </w:r>
          </w:p>
        </w:tc>
      </w:tr>
      <w:tr w:rsidR="00E60591" w14:paraId="5A09C04A" w14:textId="77777777" w:rsidTr="00E60591">
        <w:trPr>
          <w:cantSplit/>
        </w:trPr>
        <w:tc>
          <w:tcPr>
            <w:tcW w:w="288" w:type="dxa"/>
          </w:tcPr>
          <w:p w14:paraId="4300D9F4" w14:textId="77777777" w:rsidR="00E60591" w:rsidRPr="001E2E1C" w:rsidRDefault="00E60591" w:rsidP="00E60591">
            <w:pPr>
              <w:pStyle w:val="CopticCross"/>
            </w:pPr>
            <w:r>
              <w:t>¿</w:t>
            </w:r>
          </w:p>
        </w:tc>
        <w:tc>
          <w:tcPr>
            <w:tcW w:w="3960" w:type="dxa"/>
          </w:tcPr>
          <w:p w14:paraId="12B64507" w14:textId="77777777" w:rsidR="00E60591" w:rsidRDefault="00E60591" w:rsidP="00E60591">
            <w:pPr>
              <w:pStyle w:val="EngHang"/>
            </w:pPr>
            <w:r>
              <w:t>Bless the Lord, the God of Israel,</w:t>
            </w:r>
          </w:p>
          <w:p w14:paraId="7582D9C8" w14:textId="77777777" w:rsidR="00E60591" w:rsidRDefault="00E60591" w:rsidP="00E60591">
            <w:pPr>
              <w:pStyle w:val="EngHang"/>
            </w:pPr>
            <w:r>
              <w:t>Ananias, Azarias and Misael.</w:t>
            </w:r>
          </w:p>
          <w:p w14:paraId="37E9CF5C" w14:textId="77777777" w:rsidR="00E60591" w:rsidRDefault="00E60591" w:rsidP="00E60591">
            <w:pPr>
              <w:pStyle w:val="EngHang"/>
            </w:pPr>
            <w:r>
              <w:t>Praise Him with the voice of joy:</w:t>
            </w:r>
          </w:p>
          <w:p w14:paraId="1FC4C016" w14:textId="77777777" w:rsidR="00E60591" w:rsidRDefault="00E60591" w:rsidP="00E60591">
            <w:pPr>
              <w:pStyle w:val="EngHangEnd"/>
            </w:pPr>
            <w:r>
              <w:t>Praise Him and exalt Him above all.</w:t>
            </w:r>
          </w:p>
        </w:tc>
      </w:tr>
      <w:tr w:rsidR="00E60591" w14:paraId="45947CAA" w14:textId="77777777" w:rsidTr="00E60591">
        <w:trPr>
          <w:cantSplit/>
        </w:trPr>
        <w:tc>
          <w:tcPr>
            <w:tcW w:w="288" w:type="dxa"/>
          </w:tcPr>
          <w:p w14:paraId="4322CED8" w14:textId="77777777" w:rsidR="00E60591" w:rsidRDefault="00E60591" w:rsidP="00E60591">
            <w:pPr>
              <w:pStyle w:val="CopticCross"/>
            </w:pPr>
          </w:p>
        </w:tc>
        <w:tc>
          <w:tcPr>
            <w:tcW w:w="3960" w:type="dxa"/>
          </w:tcPr>
          <w:p w14:paraId="296606E4" w14:textId="77777777" w:rsidR="00E60591" w:rsidRDefault="00E60591" w:rsidP="00E60591">
            <w:pPr>
              <w:pStyle w:val="EngHang"/>
            </w:pPr>
            <w:r>
              <w:t>Nebuchadnezzar, the king, made an image of gold,</w:t>
            </w:r>
          </w:p>
          <w:p w14:paraId="4A232B2D" w14:textId="77777777" w:rsidR="00E60591" w:rsidRDefault="00E60591" w:rsidP="00E60591">
            <w:pPr>
              <w:pStyle w:val="EngHang"/>
            </w:pPr>
            <w:r>
              <w:t>And said to the ministers and all his folk,</w:t>
            </w:r>
          </w:p>
          <w:p w14:paraId="423C28BA" w14:textId="77777777" w:rsidR="00E60591" w:rsidRDefault="00E60591" w:rsidP="00E60591">
            <w:pPr>
              <w:pStyle w:val="EngHang"/>
            </w:pPr>
            <w:r>
              <w:t>“Whenever you hear the musical notes—”</w:t>
            </w:r>
          </w:p>
          <w:p w14:paraId="18F33712" w14:textId="77777777" w:rsidR="00E60591" w:rsidRDefault="00E60591" w:rsidP="00E60591">
            <w:pPr>
              <w:pStyle w:val="EngHangEnd"/>
            </w:pPr>
            <w:r>
              <w:t>Praise Him and exalt Him above all.</w:t>
            </w:r>
          </w:p>
        </w:tc>
      </w:tr>
      <w:tr w:rsidR="00E60591" w14:paraId="7AFFC4EC" w14:textId="77777777" w:rsidTr="00E60591">
        <w:trPr>
          <w:cantSplit/>
        </w:trPr>
        <w:tc>
          <w:tcPr>
            <w:tcW w:w="288" w:type="dxa"/>
          </w:tcPr>
          <w:p w14:paraId="6C7F5867" w14:textId="77777777" w:rsidR="00E60591" w:rsidRDefault="00E60591" w:rsidP="00E60591">
            <w:pPr>
              <w:pStyle w:val="CopticCross"/>
            </w:pPr>
            <w:r>
              <w:t>¿</w:t>
            </w:r>
          </w:p>
        </w:tc>
        <w:tc>
          <w:tcPr>
            <w:tcW w:w="3960" w:type="dxa"/>
          </w:tcPr>
          <w:p w14:paraId="6C6F4EAB" w14:textId="77777777" w:rsidR="00E60591" w:rsidRDefault="00E60591" w:rsidP="00E60591">
            <w:pPr>
              <w:pStyle w:val="EngHang"/>
            </w:pPr>
            <w:r>
              <w:t>“Fall down immediately and worship</w:t>
            </w:r>
          </w:p>
          <w:p w14:paraId="0529DBA7" w14:textId="77777777" w:rsidR="00E60591" w:rsidRDefault="00E60591" w:rsidP="00E60591">
            <w:pPr>
              <w:pStyle w:val="EngHang"/>
            </w:pPr>
            <w:r>
              <w:t>The golden image, without delay.</w:t>
            </w:r>
          </w:p>
          <w:p w14:paraId="31DC4DF1" w14:textId="77777777" w:rsidR="00E60591" w:rsidRDefault="00E60591" w:rsidP="00E60591">
            <w:pPr>
              <w:pStyle w:val="EngHang"/>
            </w:pPr>
            <w:r>
              <w:t>Or, you'll be thrown in the fiery furnace.”</w:t>
            </w:r>
          </w:p>
          <w:p w14:paraId="6BA6D9D6" w14:textId="77777777" w:rsidR="00E60591" w:rsidRDefault="00E60591" w:rsidP="00E60591">
            <w:pPr>
              <w:pStyle w:val="EngHangEnd"/>
            </w:pPr>
            <w:r>
              <w:t>Praise Him and exalt Him above all.</w:t>
            </w:r>
          </w:p>
        </w:tc>
      </w:tr>
      <w:tr w:rsidR="00E60591" w14:paraId="766C69E6" w14:textId="77777777" w:rsidTr="00E60591">
        <w:trPr>
          <w:cantSplit/>
        </w:trPr>
        <w:tc>
          <w:tcPr>
            <w:tcW w:w="288" w:type="dxa"/>
          </w:tcPr>
          <w:p w14:paraId="41329E60" w14:textId="77777777" w:rsidR="00E60591" w:rsidRDefault="00E60591" w:rsidP="00E60591">
            <w:pPr>
              <w:pStyle w:val="CopticCross"/>
            </w:pPr>
          </w:p>
        </w:tc>
        <w:tc>
          <w:tcPr>
            <w:tcW w:w="3960" w:type="dxa"/>
          </w:tcPr>
          <w:p w14:paraId="4DF2A077" w14:textId="77777777" w:rsidR="00E60591" w:rsidRDefault="00E60591" w:rsidP="00E60591">
            <w:pPr>
              <w:pStyle w:val="EngHang"/>
            </w:pPr>
            <w:r>
              <w:t>The Chaldeans worshipped the image</w:t>
            </w:r>
          </w:p>
          <w:p w14:paraId="7002DC08" w14:textId="77777777" w:rsidR="00E60591" w:rsidRDefault="00E60591" w:rsidP="00E60591">
            <w:pPr>
              <w:pStyle w:val="EngHang"/>
            </w:pPr>
            <w:r>
              <w:t>Which the king had set up,</w:t>
            </w:r>
          </w:p>
          <w:p w14:paraId="38C000D7" w14:textId="77777777" w:rsidR="00E60591" w:rsidRDefault="00E60591" w:rsidP="00E60591">
            <w:pPr>
              <w:pStyle w:val="EngHang"/>
            </w:pPr>
            <w:r>
              <w:t>But the Three Youths did not worshipped it.</w:t>
            </w:r>
          </w:p>
          <w:p w14:paraId="38ECFB2B" w14:textId="77777777" w:rsidR="00E60591" w:rsidRDefault="00E60591" w:rsidP="00E60591">
            <w:pPr>
              <w:pStyle w:val="EngHangEnd"/>
            </w:pPr>
            <w:r>
              <w:t>Praise Him and exalt Him above all</w:t>
            </w:r>
          </w:p>
        </w:tc>
      </w:tr>
      <w:tr w:rsidR="00E60591" w14:paraId="4CEFD301" w14:textId="77777777" w:rsidTr="00E60591">
        <w:trPr>
          <w:cantSplit/>
        </w:trPr>
        <w:tc>
          <w:tcPr>
            <w:tcW w:w="288" w:type="dxa"/>
          </w:tcPr>
          <w:p w14:paraId="38278F1F" w14:textId="77777777" w:rsidR="00E60591" w:rsidRDefault="00E60591" w:rsidP="00E60591">
            <w:pPr>
              <w:pStyle w:val="CopticCross"/>
            </w:pPr>
            <w:r>
              <w:t>¿</w:t>
            </w:r>
          </w:p>
        </w:tc>
        <w:tc>
          <w:tcPr>
            <w:tcW w:w="3960" w:type="dxa"/>
          </w:tcPr>
          <w:p w14:paraId="60AA67C2" w14:textId="77777777" w:rsidR="00E60591" w:rsidRDefault="00E60591" w:rsidP="00E60591">
            <w:pPr>
              <w:pStyle w:val="EngHang"/>
            </w:pPr>
            <w:r>
              <w:t>Men informed the king saying,</w:t>
            </w:r>
          </w:p>
          <w:p w14:paraId="045B72F8" w14:textId="77777777" w:rsidR="00E60591" w:rsidRDefault="00E60591" w:rsidP="00E60591">
            <w:pPr>
              <w:pStyle w:val="EngHang"/>
            </w:pPr>
            <w:r>
              <w:t>“There are three men in the city</w:t>
            </w:r>
          </w:p>
          <w:p w14:paraId="43564060" w14:textId="77777777" w:rsidR="00E60591" w:rsidRDefault="00E60591" w:rsidP="00E60591">
            <w:pPr>
              <w:pStyle w:val="EngHang"/>
            </w:pPr>
            <w:r>
              <w:t>Who do not worship the image.”</w:t>
            </w:r>
          </w:p>
          <w:p w14:paraId="5EF08A20" w14:textId="77777777" w:rsidR="00E60591" w:rsidRDefault="00E60591" w:rsidP="00E60591">
            <w:pPr>
              <w:pStyle w:val="EngHangEnd"/>
            </w:pPr>
            <w:r>
              <w:t>Praise Him and exalt Him above all.</w:t>
            </w:r>
          </w:p>
        </w:tc>
      </w:tr>
      <w:tr w:rsidR="00E60591" w14:paraId="009CCAA8" w14:textId="77777777" w:rsidTr="00E60591">
        <w:trPr>
          <w:cantSplit/>
        </w:trPr>
        <w:tc>
          <w:tcPr>
            <w:tcW w:w="288" w:type="dxa"/>
          </w:tcPr>
          <w:p w14:paraId="277E9DFD" w14:textId="77777777" w:rsidR="00E60591" w:rsidRDefault="00E60591" w:rsidP="00E60591">
            <w:pPr>
              <w:pStyle w:val="CopticCross"/>
            </w:pPr>
          </w:p>
        </w:tc>
        <w:tc>
          <w:tcPr>
            <w:tcW w:w="3960" w:type="dxa"/>
          </w:tcPr>
          <w:p w14:paraId="3F7FB778" w14:textId="77777777" w:rsidR="00E60591" w:rsidRDefault="00E60591" w:rsidP="00E60591">
            <w:pPr>
              <w:pStyle w:val="EngHang"/>
            </w:pPr>
            <w:r>
              <w:t>The king gathered all the leaders</w:t>
            </w:r>
          </w:p>
          <w:p w14:paraId="21AE5827" w14:textId="77777777" w:rsidR="00E60591" w:rsidRDefault="00E60591" w:rsidP="00E60591">
            <w:pPr>
              <w:pStyle w:val="EngHang"/>
            </w:pPr>
            <w:r>
              <w:t>And all the ministers of the kingdom,</w:t>
            </w:r>
          </w:p>
          <w:p w14:paraId="387896AD" w14:textId="77777777" w:rsidR="00E60591" w:rsidRDefault="00E60591" w:rsidP="00E60591">
            <w:pPr>
              <w:pStyle w:val="EngHang"/>
            </w:pPr>
            <w:r>
              <w:t>And ordered them to heat the furnace.</w:t>
            </w:r>
          </w:p>
          <w:p w14:paraId="053941C5" w14:textId="77777777" w:rsidR="00E60591" w:rsidRDefault="00E60591" w:rsidP="00E60591">
            <w:pPr>
              <w:pStyle w:val="EngHangEnd"/>
            </w:pPr>
            <w:r>
              <w:t>Praise Him and exalt Him above all.</w:t>
            </w:r>
          </w:p>
        </w:tc>
      </w:tr>
      <w:tr w:rsidR="00E60591" w14:paraId="46B54EE7" w14:textId="77777777" w:rsidTr="00E60591">
        <w:trPr>
          <w:cantSplit/>
        </w:trPr>
        <w:tc>
          <w:tcPr>
            <w:tcW w:w="288" w:type="dxa"/>
          </w:tcPr>
          <w:p w14:paraId="1A174954" w14:textId="77777777" w:rsidR="00E60591" w:rsidRDefault="00E60591" w:rsidP="00E60591">
            <w:pPr>
              <w:pStyle w:val="CopticCross"/>
            </w:pPr>
            <w:r>
              <w:t>¿</w:t>
            </w:r>
          </w:p>
        </w:tc>
        <w:tc>
          <w:tcPr>
            <w:tcW w:w="3960" w:type="dxa"/>
          </w:tcPr>
          <w:p w14:paraId="0A64DB22" w14:textId="77777777" w:rsidR="00E60591" w:rsidRDefault="00E60591" w:rsidP="00E60591">
            <w:pPr>
              <w:pStyle w:val="EngHang"/>
            </w:pPr>
            <w:r>
              <w:t>They bound the Three Youths</w:t>
            </w:r>
          </w:p>
          <w:p w14:paraId="5A376E7F" w14:textId="77777777" w:rsidR="00E60591" w:rsidRDefault="00E60591" w:rsidP="00E60591">
            <w:pPr>
              <w:pStyle w:val="EngHang"/>
            </w:pPr>
            <w:r>
              <w:t>And cast them in the fiery furnace,</w:t>
            </w:r>
          </w:p>
          <w:p w14:paraId="1B96D6BE" w14:textId="77777777" w:rsidR="00E60591" w:rsidRDefault="00E60591" w:rsidP="00E60591">
            <w:pPr>
              <w:pStyle w:val="EngHang"/>
            </w:pPr>
            <w:r>
              <w:t>But it became as dew, not as heat:</w:t>
            </w:r>
          </w:p>
          <w:p w14:paraId="04B8F5AB" w14:textId="77777777" w:rsidR="00E60591" w:rsidRDefault="00E60591" w:rsidP="00E60591">
            <w:pPr>
              <w:pStyle w:val="EngHangEnd"/>
            </w:pPr>
            <w:r>
              <w:t>Praise Him and exalt Him above all.</w:t>
            </w:r>
          </w:p>
        </w:tc>
      </w:tr>
      <w:tr w:rsidR="00E60591" w14:paraId="3D988F73" w14:textId="77777777" w:rsidTr="00E60591">
        <w:trPr>
          <w:cantSplit/>
        </w:trPr>
        <w:tc>
          <w:tcPr>
            <w:tcW w:w="288" w:type="dxa"/>
          </w:tcPr>
          <w:p w14:paraId="34A0CD15" w14:textId="77777777" w:rsidR="00E60591" w:rsidRDefault="00E60591" w:rsidP="00E60591">
            <w:pPr>
              <w:pStyle w:val="CopticCross"/>
            </w:pPr>
          </w:p>
        </w:tc>
        <w:tc>
          <w:tcPr>
            <w:tcW w:w="3960" w:type="dxa"/>
          </w:tcPr>
          <w:p w14:paraId="17E87E51" w14:textId="77777777" w:rsidR="00E60591" w:rsidRDefault="00E60591" w:rsidP="00E60591">
            <w:pPr>
              <w:pStyle w:val="EngHang"/>
            </w:pPr>
            <w:r>
              <w:t>The Angel of the Lord came to them</w:t>
            </w:r>
          </w:p>
          <w:p w14:paraId="4D429B2D" w14:textId="77777777" w:rsidR="00E60591" w:rsidRDefault="00E60591" w:rsidP="00E60591">
            <w:pPr>
              <w:pStyle w:val="EngHang"/>
            </w:pPr>
            <w:r>
              <w:t>And extinguished the fire.</w:t>
            </w:r>
          </w:p>
          <w:p w14:paraId="0F47FE91" w14:textId="77777777" w:rsidR="00E60591" w:rsidRDefault="00E60591" w:rsidP="00E60591">
            <w:pPr>
              <w:pStyle w:val="EngHang"/>
            </w:pPr>
            <w:r>
              <w:t>The Youths rejoiced at seeing him:</w:t>
            </w:r>
          </w:p>
          <w:p w14:paraId="57FDC5C2" w14:textId="77777777" w:rsidR="00E60591" w:rsidRDefault="00E60591" w:rsidP="00E60591">
            <w:pPr>
              <w:pStyle w:val="EngHangEnd"/>
            </w:pPr>
            <w:r>
              <w:t>Praise Him and exalt Him above all.</w:t>
            </w:r>
          </w:p>
        </w:tc>
      </w:tr>
      <w:tr w:rsidR="00E60591" w14:paraId="163BBA8A" w14:textId="77777777" w:rsidTr="00E60591">
        <w:trPr>
          <w:cantSplit/>
        </w:trPr>
        <w:tc>
          <w:tcPr>
            <w:tcW w:w="288" w:type="dxa"/>
          </w:tcPr>
          <w:p w14:paraId="20C3FECE" w14:textId="77777777" w:rsidR="00E60591" w:rsidRDefault="00E60591" w:rsidP="00E60591">
            <w:pPr>
              <w:pStyle w:val="CopticCross"/>
            </w:pPr>
            <w:r>
              <w:t>¿</w:t>
            </w:r>
          </w:p>
        </w:tc>
        <w:tc>
          <w:tcPr>
            <w:tcW w:w="3960" w:type="dxa"/>
          </w:tcPr>
          <w:p w14:paraId="1A12D804" w14:textId="77777777" w:rsidR="00E60591" w:rsidRDefault="00E60591" w:rsidP="00E60591">
            <w:pPr>
              <w:pStyle w:val="EngHang"/>
            </w:pPr>
            <w:r>
              <w:t>Then Azarias began to pray</w:t>
            </w:r>
          </w:p>
          <w:p w14:paraId="5FF5C740" w14:textId="77777777" w:rsidR="00E60591" w:rsidRDefault="00E60591" w:rsidP="00E60591">
            <w:pPr>
              <w:pStyle w:val="EngHang"/>
            </w:pPr>
            <w:r>
              <w:t>A strong prayer without fear,</w:t>
            </w:r>
          </w:p>
          <w:p w14:paraId="72E9CC1F" w14:textId="77777777" w:rsidR="00E60591" w:rsidRDefault="00E60591" w:rsidP="00E60591">
            <w:pPr>
              <w:pStyle w:val="EngHang"/>
            </w:pPr>
            <w:r>
              <w:t>Glorifying the power of the Trinity:</w:t>
            </w:r>
          </w:p>
          <w:p w14:paraId="0E48B45B" w14:textId="77777777" w:rsidR="00E60591" w:rsidRDefault="00E60591" w:rsidP="00E60591">
            <w:pPr>
              <w:pStyle w:val="EngHangEnd"/>
            </w:pPr>
            <w:r>
              <w:t>Praise Him and exalt Him above all.</w:t>
            </w:r>
          </w:p>
        </w:tc>
      </w:tr>
      <w:tr w:rsidR="00E60591" w14:paraId="74648F9F" w14:textId="77777777" w:rsidTr="00E60591">
        <w:trPr>
          <w:cantSplit/>
        </w:trPr>
        <w:tc>
          <w:tcPr>
            <w:tcW w:w="288" w:type="dxa"/>
          </w:tcPr>
          <w:p w14:paraId="0C6FEB72" w14:textId="77777777" w:rsidR="00E60591" w:rsidRDefault="00E60591" w:rsidP="00E60591">
            <w:pPr>
              <w:pStyle w:val="CopticCross"/>
            </w:pPr>
          </w:p>
        </w:tc>
        <w:tc>
          <w:tcPr>
            <w:tcW w:w="3960" w:type="dxa"/>
          </w:tcPr>
          <w:p w14:paraId="3CA82771" w14:textId="77777777" w:rsidR="00E60591" w:rsidRDefault="00E60591" w:rsidP="00E60591">
            <w:pPr>
              <w:pStyle w:val="EngHang"/>
            </w:pPr>
            <w:r>
              <w:t>Misael likewise proclaimed,</w:t>
            </w:r>
          </w:p>
          <w:p w14:paraId="19FDE847" w14:textId="77777777" w:rsidR="00E60591" w:rsidRDefault="00E60591" w:rsidP="00E60591">
            <w:pPr>
              <w:pStyle w:val="EngHang"/>
            </w:pPr>
            <w:r>
              <w:t>With the voice of rejoicing,</w:t>
            </w:r>
          </w:p>
          <w:p w14:paraId="3CC4B78C" w14:textId="77777777" w:rsidR="00E60591" w:rsidRDefault="00E60591" w:rsidP="00E60591">
            <w:pPr>
              <w:pStyle w:val="EngHang"/>
            </w:pPr>
            <w:r>
              <w:t>“Praise the Name of Emmanuel:</w:t>
            </w:r>
          </w:p>
          <w:p w14:paraId="61C241D6" w14:textId="77777777" w:rsidR="00E60591" w:rsidRDefault="00E60591" w:rsidP="00E60591">
            <w:pPr>
              <w:pStyle w:val="EngHangEnd"/>
            </w:pPr>
            <w:r>
              <w:t>Praise Him and exalt Him above all.”</w:t>
            </w:r>
          </w:p>
        </w:tc>
      </w:tr>
      <w:tr w:rsidR="00E60591" w14:paraId="1BA7DD30" w14:textId="77777777" w:rsidTr="00E60591">
        <w:trPr>
          <w:cantSplit/>
        </w:trPr>
        <w:tc>
          <w:tcPr>
            <w:tcW w:w="288" w:type="dxa"/>
          </w:tcPr>
          <w:p w14:paraId="50E6C1A5" w14:textId="77777777" w:rsidR="00E60591" w:rsidRDefault="00E60591" w:rsidP="00E60591">
            <w:pPr>
              <w:pStyle w:val="CopticCross"/>
            </w:pPr>
            <w:r>
              <w:t>¿</w:t>
            </w:r>
          </w:p>
        </w:tc>
        <w:tc>
          <w:tcPr>
            <w:tcW w:w="3960" w:type="dxa"/>
          </w:tcPr>
          <w:p w14:paraId="3F9FAC96" w14:textId="77777777" w:rsidR="00E60591" w:rsidRDefault="00E60591" w:rsidP="00E60591">
            <w:pPr>
              <w:pStyle w:val="EngHang"/>
            </w:pPr>
            <w:r>
              <w:t>The king was greatly amazed:</w:t>
            </w:r>
          </w:p>
          <w:p w14:paraId="6BACC191" w14:textId="77777777" w:rsidR="00E60591" w:rsidRDefault="00E60591" w:rsidP="00E60591">
            <w:pPr>
              <w:pStyle w:val="EngHang"/>
            </w:pPr>
            <w:r>
              <w:t>“I threw Three Youths into the blaze.</w:t>
            </w:r>
          </w:p>
          <w:p w14:paraId="5D8AD807" w14:textId="77777777" w:rsidR="00E60591" w:rsidRDefault="00E60591" w:rsidP="00E60591">
            <w:pPr>
              <w:pStyle w:val="EngHang"/>
            </w:pPr>
            <w:r>
              <w:t>Why do I see Four walking freely?"</w:t>
            </w:r>
          </w:p>
          <w:p w14:paraId="328E643A" w14:textId="77777777" w:rsidR="00E60591" w:rsidRDefault="00E60591" w:rsidP="00E60591">
            <w:pPr>
              <w:pStyle w:val="EngHangEnd"/>
            </w:pPr>
            <w:r>
              <w:t>Praise Him and exalt Him above all.</w:t>
            </w:r>
          </w:p>
        </w:tc>
      </w:tr>
      <w:tr w:rsidR="00E60591" w14:paraId="1ECB4357" w14:textId="77777777" w:rsidTr="00E60591">
        <w:trPr>
          <w:cantSplit/>
        </w:trPr>
        <w:tc>
          <w:tcPr>
            <w:tcW w:w="288" w:type="dxa"/>
          </w:tcPr>
          <w:p w14:paraId="11DD454B" w14:textId="77777777" w:rsidR="00E60591" w:rsidRDefault="00E60591" w:rsidP="00E60591">
            <w:pPr>
              <w:pStyle w:val="CopticCross"/>
            </w:pPr>
          </w:p>
        </w:tc>
        <w:tc>
          <w:tcPr>
            <w:tcW w:w="3960" w:type="dxa"/>
          </w:tcPr>
          <w:p w14:paraId="70B81354" w14:textId="77777777" w:rsidR="00E60591" w:rsidRDefault="00E60591" w:rsidP="00E60591">
            <w:pPr>
              <w:pStyle w:val="EngHang"/>
            </w:pPr>
            <w:r>
              <w:t>The King truly beheld</w:t>
            </w:r>
          </w:p>
          <w:p w14:paraId="60CA697C" w14:textId="77777777" w:rsidR="00E60591" w:rsidRDefault="00E60591" w:rsidP="00E60591">
            <w:pPr>
              <w:pStyle w:val="EngHang"/>
            </w:pPr>
            <w:r>
              <w:t>Four men walking in the fire,</w:t>
            </w:r>
          </w:p>
          <w:p w14:paraId="503DB082" w14:textId="77777777" w:rsidR="00E60591" w:rsidRDefault="00E60591" w:rsidP="00E60591">
            <w:pPr>
              <w:pStyle w:val="EngHang"/>
            </w:pPr>
            <w:r>
              <w:t>And praising with the voice of rejoicing,</w:t>
            </w:r>
          </w:p>
          <w:p w14:paraId="69A94BBB" w14:textId="77777777" w:rsidR="00E60591" w:rsidRDefault="00E60591" w:rsidP="00E60591">
            <w:pPr>
              <w:pStyle w:val="EngHangEnd"/>
            </w:pPr>
            <w:r>
              <w:t>Praise Him and exalt Him above all.</w:t>
            </w:r>
          </w:p>
        </w:tc>
      </w:tr>
      <w:tr w:rsidR="00E60591" w14:paraId="21D4FD9C" w14:textId="77777777" w:rsidTr="00E60591">
        <w:trPr>
          <w:cantSplit/>
        </w:trPr>
        <w:tc>
          <w:tcPr>
            <w:tcW w:w="288" w:type="dxa"/>
          </w:tcPr>
          <w:p w14:paraId="76E3247D" w14:textId="77777777" w:rsidR="00E60591" w:rsidRDefault="00E60591" w:rsidP="00E60591">
            <w:pPr>
              <w:pStyle w:val="CopticCross"/>
            </w:pPr>
            <w:r>
              <w:t>¿</w:t>
            </w:r>
          </w:p>
        </w:tc>
        <w:tc>
          <w:tcPr>
            <w:tcW w:w="3960" w:type="dxa"/>
          </w:tcPr>
          <w:p w14:paraId="02FBBEFC" w14:textId="77777777" w:rsidR="00E60591" w:rsidRDefault="00E60591" w:rsidP="00E60591">
            <w:pPr>
              <w:pStyle w:val="EngHang"/>
            </w:pPr>
            <w:r>
              <w:t>The king proclaimed in great astonishment,</w:t>
            </w:r>
          </w:p>
          <w:p w14:paraId="0EDA687F" w14:textId="77777777" w:rsidR="00E60591" w:rsidRDefault="00E60591" w:rsidP="00E60591">
            <w:pPr>
              <w:pStyle w:val="EngHang"/>
            </w:pPr>
            <w:r>
              <w:t>“The fourth who has joined them</w:t>
            </w:r>
          </w:p>
          <w:p w14:paraId="6BE78449" w14:textId="77777777" w:rsidR="00E60591" w:rsidRDefault="00E60591" w:rsidP="00E60591">
            <w:pPr>
              <w:pStyle w:val="EngHang"/>
            </w:pPr>
            <w:r>
              <w:t>Has the form of the Son of God:”</w:t>
            </w:r>
          </w:p>
          <w:p w14:paraId="2BCAE58C" w14:textId="77777777" w:rsidR="00E60591" w:rsidRDefault="00E60591" w:rsidP="00E60591">
            <w:pPr>
              <w:pStyle w:val="EngHangEnd"/>
            </w:pPr>
            <w:r>
              <w:t>Praise Him and exalt Him above all.</w:t>
            </w:r>
          </w:p>
        </w:tc>
      </w:tr>
      <w:tr w:rsidR="00E60591" w14:paraId="79F0F27A" w14:textId="77777777" w:rsidTr="00E60591">
        <w:trPr>
          <w:cantSplit/>
        </w:trPr>
        <w:tc>
          <w:tcPr>
            <w:tcW w:w="288" w:type="dxa"/>
          </w:tcPr>
          <w:p w14:paraId="031203AC" w14:textId="77777777" w:rsidR="00E60591" w:rsidRDefault="00E60591" w:rsidP="00E60591">
            <w:pPr>
              <w:pStyle w:val="CopticCross"/>
            </w:pPr>
          </w:p>
        </w:tc>
        <w:tc>
          <w:tcPr>
            <w:tcW w:w="3960" w:type="dxa"/>
          </w:tcPr>
          <w:p w14:paraId="65238139" w14:textId="77777777" w:rsidR="00E60591" w:rsidRDefault="00E60591" w:rsidP="00E60591">
            <w:pPr>
              <w:pStyle w:val="EngHang"/>
            </w:pPr>
            <w:r>
              <w:t>Praise Him you Authorities;</w:t>
            </w:r>
          </w:p>
          <w:p w14:paraId="1E215A34" w14:textId="77777777" w:rsidR="00E60591" w:rsidRDefault="00E60591" w:rsidP="00E60591">
            <w:pPr>
              <w:pStyle w:val="EngHang"/>
            </w:pPr>
            <w:r>
              <w:t>The Thrones, Dominions and Powers.</w:t>
            </w:r>
          </w:p>
          <w:p w14:paraId="008E35FD" w14:textId="77777777" w:rsidR="00E60591" w:rsidRDefault="00E60591" w:rsidP="00E60591">
            <w:pPr>
              <w:pStyle w:val="EngHang"/>
            </w:pPr>
            <w:r>
              <w:t>Praise the Lord of the heavens:</w:t>
            </w:r>
          </w:p>
          <w:p w14:paraId="6AB9EE1E" w14:textId="77777777" w:rsidR="00E60591" w:rsidRDefault="00E60591" w:rsidP="00E60591">
            <w:pPr>
              <w:pStyle w:val="EngHangEnd"/>
            </w:pPr>
            <w:r>
              <w:t>Praise Him and exalt Him above all.</w:t>
            </w:r>
          </w:p>
        </w:tc>
      </w:tr>
      <w:tr w:rsidR="00E60591" w14:paraId="5B49CF10" w14:textId="77777777" w:rsidTr="00E60591">
        <w:trPr>
          <w:cantSplit/>
        </w:trPr>
        <w:tc>
          <w:tcPr>
            <w:tcW w:w="288" w:type="dxa"/>
          </w:tcPr>
          <w:p w14:paraId="2B93281C" w14:textId="77777777" w:rsidR="00E60591" w:rsidRDefault="00E60591" w:rsidP="00E60591">
            <w:pPr>
              <w:pStyle w:val="CopticCross"/>
            </w:pPr>
            <w:r>
              <w:lastRenderedPageBreak/>
              <w:t>¿</w:t>
            </w:r>
          </w:p>
        </w:tc>
        <w:tc>
          <w:tcPr>
            <w:tcW w:w="3960" w:type="dxa"/>
          </w:tcPr>
          <w:p w14:paraId="47768254" w14:textId="77777777" w:rsidR="00E60591" w:rsidRDefault="00E60591" w:rsidP="00E60591">
            <w:pPr>
              <w:pStyle w:val="EngHang"/>
            </w:pPr>
            <w:r>
              <w:t>Praise Him and glorify Him,</w:t>
            </w:r>
          </w:p>
          <w:p w14:paraId="2872A749" w14:textId="77777777" w:rsidR="00E60591" w:rsidRDefault="00E60591" w:rsidP="00E60591">
            <w:pPr>
              <w:pStyle w:val="EngHang"/>
            </w:pPr>
            <w:r>
              <w:t>Exalt Him in the Churches,</w:t>
            </w:r>
          </w:p>
          <w:p w14:paraId="51885C08" w14:textId="77777777" w:rsidR="00E60591" w:rsidRDefault="00E60591" w:rsidP="00E60591">
            <w:pPr>
              <w:pStyle w:val="EngHang"/>
            </w:pPr>
            <w:r>
              <w:t>Praise Him with the presbyters,</w:t>
            </w:r>
          </w:p>
          <w:p w14:paraId="773F87CE" w14:textId="77777777" w:rsidR="00E60591" w:rsidRDefault="00E60591" w:rsidP="00E60591">
            <w:pPr>
              <w:pStyle w:val="EngHangEnd"/>
            </w:pPr>
            <w:r>
              <w:t>Praise Him and exalt Him above all.</w:t>
            </w:r>
          </w:p>
        </w:tc>
      </w:tr>
      <w:tr w:rsidR="00E60591" w14:paraId="669D0E86" w14:textId="77777777" w:rsidTr="00E60591">
        <w:trPr>
          <w:cantSplit/>
        </w:trPr>
        <w:tc>
          <w:tcPr>
            <w:tcW w:w="288" w:type="dxa"/>
          </w:tcPr>
          <w:p w14:paraId="399981F0" w14:textId="77777777" w:rsidR="00E60591" w:rsidRDefault="00E60591" w:rsidP="00E60591">
            <w:pPr>
              <w:pStyle w:val="CopticCross"/>
            </w:pPr>
          </w:p>
        </w:tc>
        <w:tc>
          <w:tcPr>
            <w:tcW w:w="3960" w:type="dxa"/>
          </w:tcPr>
          <w:p w14:paraId="511AA7F5" w14:textId="77777777" w:rsidR="00E60591" w:rsidRDefault="00E60591" w:rsidP="00E60591">
            <w:pPr>
              <w:pStyle w:val="EngHang"/>
            </w:pPr>
            <w:r>
              <w:t>The children defied the fiery blaze</w:t>
            </w:r>
          </w:p>
          <w:p w14:paraId="06AA3EB2" w14:textId="77777777" w:rsidR="00E60591" w:rsidRDefault="00E60591" w:rsidP="00E60591">
            <w:pPr>
              <w:pStyle w:val="EngHang"/>
            </w:pPr>
            <w:r>
              <w:t>And overcame the infidel foes,</w:t>
            </w:r>
          </w:p>
          <w:p w14:paraId="4C33DA3A" w14:textId="77777777" w:rsidR="00E60591" w:rsidRDefault="00E60591" w:rsidP="00E60591">
            <w:pPr>
              <w:pStyle w:val="EngHang"/>
            </w:pPr>
            <w:r>
              <w:t>And deserved to be remembered and praised:</w:t>
            </w:r>
          </w:p>
          <w:p w14:paraId="7C47B94F" w14:textId="77777777" w:rsidR="00E60591" w:rsidRDefault="00E60591" w:rsidP="00E60591">
            <w:pPr>
              <w:pStyle w:val="EngHangEnd"/>
            </w:pPr>
            <w:r>
              <w:t>Praise Him and exalt Him above all.</w:t>
            </w:r>
          </w:p>
        </w:tc>
      </w:tr>
      <w:tr w:rsidR="00E60591" w14:paraId="727AAD05" w14:textId="77777777" w:rsidTr="00E60591">
        <w:trPr>
          <w:cantSplit/>
        </w:trPr>
        <w:tc>
          <w:tcPr>
            <w:tcW w:w="288" w:type="dxa"/>
          </w:tcPr>
          <w:p w14:paraId="32430A37" w14:textId="77777777" w:rsidR="00E60591" w:rsidRDefault="00E60591" w:rsidP="00E60591">
            <w:pPr>
              <w:pStyle w:val="CopticCross"/>
            </w:pPr>
            <w:r>
              <w:t>¿</w:t>
            </w:r>
          </w:p>
        </w:tc>
        <w:tc>
          <w:tcPr>
            <w:tcW w:w="3960" w:type="dxa"/>
          </w:tcPr>
          <w:p w14:paraId="50EBAA29" w14:textId="77777777" w:rsidR="00E60591" w:rsidRDefault="00E60591" w:rsidP="00E60591">
            <w:pPr>
              <w:pStyle w:val="EngHang"/>
            </w:pPr>
            <w:r>
              <w:t>Glorify your God, O Sedrach,</w:t>
            </w:r>
          </w:p>
          <w:p w14:paraId="7BEBB9FD" w14:textId="77777777" w:rsidR="00E60591" w:rsidRDefault="00E60591" w:rsidP="00E60591">
            <w:pPr>
              <w:pStyle w:val="EngHang"/>
            </w:pPr>
            <w:r>
              <w:t>Abednego and the praised Misach,</w:t>
            </w:r>
          </w:p>
          <w:p w14:paraId="1D4B099C" w14:textId="77777777" w:rsidR="00E60591" w:rsidRDefault="00E60591" w:rsidP="00E60591">
            <w:pPr>
              <w:pStyle w:val="EngHang"/>
            </w:pPr>
            <w:r>
              <w:t>For He has saved you from death:</w:t>
            </w:r>
          </w:p>
          <w:p w14:paraId="62BC7252" w14:textId="77777777" w:rsidR="00E60591" w:rsidRDefault="00E60591" w:rsidP="00E60591">
            <w:pPr>
              <w:pStyle w:val="EngHangEnd"/>
            </w:pPr>
            <w:r>
              <w:t>Praise Him and exalt Him above all.</w:t>
            </w:r>
          </w:p>
        </w:tc>
      </w:tr>
      <w:tr w:rsidR="00E60591" w14:paraId="471CE4ED" w14:textId="77777777" w:rsidTr="00E60591">
        <w:trPr>
          <w:cantSplit/>
        </w:trPr>
        <w:tc>
          <w:tcPr>
            <w:tcW w:w="288" w:type="dxa"/>
          </w:tcPr>
          <w:p w14:paraId="674C94F8" w14:textId="77777777" w:rsidR="00E60591" w:rsidRDefault="00E60591" w:rsidP="00E60591">
            <w:pPr>
              <w:pStyle w:val="CopticCross"/>
            </w:pPr>
          </w:p>
        </w:tc>
        <w:tc>
          <w:tcPr>
            <w:tcW w:w="3960" w:type="dxa"/>
          </w:tcPr>
          <w:p w14:paraId="7FFBED8B" w14:textId="77777777" w:rsidR="00E60591" w:rsidRDefault="00E60591" w:rsidP="00E60591">
            <w:pPr>
              <w:pStyle w:val="EngHang"/>
            </w:pPr>
            <w:r>
              <w:t>O Ananias, the fiery furnace</w:t>
            </w:r>
          </w:p>
          <w:p w14:paraId="7ED4EC92" w14:textId="77777777" w:rsidR="00E60591" w:rsidRDefault="00E60591" w:rsidP="00E60591">
            <w:pPr>
              <w:pStyle w:val="EngHang"/>
            </w:pPr>
            <w:r>
              <w:t>Was quenched by Your God, the Messiah.</w:t>
            </w:r>
          </w:p>
          <w:p w14:paraId="49849FA4" w14:textId="77777777" w:rsidR="00E60591" w:rsidRDefault="00E60591" w:rsidP="00E60591">
            <w:pPr>
              <w:pStyle w:val="EngHang"/>
            </w:pPr>
            <w:r>
              <w:t>O praise His honoured Name,</w:t>
            </w:r>
          </w:p>
          <w:p w14:paraId="7FED2121" w14:textId="77777777" w:rsidR="00E60591" w:rsidRDefault="00E60591" w:rsidP="00E60591">
            <w:pPr>
              <w:pStyle w:val="EngHangEnd"/>
            </w:pPr>
            <w:r>
              <w:t>Praise Him and exalt Him above all.</w:t>
            </w:r>
          </w:p>
        </w:tc>
      </w:tr>
      <w:tr w:rsidR="00E60591" w14:paraId="116B4E94" w14:textId="77777777" w:rsidTr="00E60591">
        <w:trPr>
          <w:cantSplit/>
        </w:trPr>
        <w:tc>
          <w:tcPr>
            <w:tcW w:w="288" w:type="dxa"/>
          </w:tcPr>
          <w:p w14:paraId="3A872E57" w14:textId="77777777" w:rsidR="00E60591" w:rsidRDefault="00E60591" w:rsidP="00E60591">
            <w:pPr>
              <w:pStyle w:val="CopticCross"/>
            </w:pPr>
            <w:r>
              <w:t>¿</w:t>
            </w:r>
          </w:p>
        </w:tc>
        <w:tc>
          <w:tcPr>
            <w:tcW w:w="3960" w:type="dxa"/>
          </w:tcPr>
          <w:p w14:paraId="6F099C10" w14:textId="77777777" w:rsidR="00E60591" w:rsidRDefault="00E60591" w:rsidP="00E60591">
            <w:pPr>
              <w:pStyle w:val="EngHang"/>
            </w:pPr>
            <w:r>
              <w:t>The Youths proclaimed joyfully,</w:t>
            </w:r>
          </w:p>
          <w:p w14:paraId="5EB5178F" w14:textId="77777777" w:rsidR="00E60591" w:rsidRDefault="00E60591" w:rsidP="00E60591">
            <w:pPr>
              <w:pStyle w:val="EngHang"/>
            </w:pPr>
            <w:r>
              <w:t>“Praise the Lord God of Israel,</w:t>
            </w:r>
          </w:p>
          <w:p w14:paraId="6455ABA1" w14:textId="77777777" w:rsidR="00E60591" w:rsidRDefault="00E60591" w:rsidP="00E60591">
            <w:pPr>
              <w:pStyle w:val="EngHang"/>
            </w:pPr>
            <w:r>
              <w:t>And remember Him in all generations.”</w:t>
            </w:r>
          </w:p>
          <w:p w14:paraId="45A621CB" w14:textId="77777777" w:rsidR="00E60591" w:rsidRDefault="00E60591" w:rsidP="00E60591">
            <w:pPr>
              <w:pStyle w:val="EngHangEnd"/>
            </w:pPr>
            <w:r>
              <w:t>Praise Him and exalt Him above all.</w:t>
            </w:r>
          </w:p>
        </w:tc>
      </w:tr>
      <w:tr w:rsidR="00E60591" w14:paraId="124F617B" w14:textId="77777777" w:rsidTr="00E60591">
        <w:trPr>
          <w:cantSplit/>
        </w:trPr>
        <w:tc>
          <w:tcPr>
            <w:tcW w:w="288" w:type="dxa"/>
          </w:tcPr>
          <w:p w14:paraId="5CB23178" w14:textId="77777777" w:rsidR="00E60591" w:rsidRDefault="00E60591" w:rsidP="00E60591">
            <w:pPr>
              <w:pStyle w:val="CopticCross"/>
            </w:pPr>
          </w:p>
        </w:tc>
        <w:tc>
          <w:tcPr>
            <w:tcW w:w="3960" w:type="dxa"/>
          </w:tcPr>
          <w:p w14:paraId="3B20C127" w14:textId="77777777" w:rsidR="00E60591" w:rsidRDefault="00E60591" w:rsidP="00E60591">
            <w:pPr>
              <w:pStyle w:val="EngHang"/>
            </w:pPr>
            <w:r>
              <w:t>An undefiled sacrificed was offered,</w:t>
            </w:r>
          </w:p>
          <w:p w14:paraId="729ED8F8" w14:textId="77777777" w:rsidR="00E60591" w:rsidRDefault="00E60591" w:rsidP="00E60591">
            <w:pPr>
              <w:pStyle w:val="EngHang"/>
            </w:pPr>
            <w:r>
              <w:t>A praised Azarias,</w:t>
            </w:r>
          </w:p>
          <w:p w14:paraId="52F6A032" w14:textId="77777777" w:rsidR="00E60591" w:rsidRDefault="00E60591" w:rsidP="00E60591">
            <w:pPr>
              <w:pStyle w:val="EngHang"/>
            </w:pPr>
            <w:r>
              <w:t>Praise the honoured Name of God,</w:t>
            </w:r>
          </w:p>
          <w:p w14:paraId="5A6C92FA" w14:textId="77777777" w:rsidR="00E60591" w:rsidRDefault="00E60591" w:rsidP="00E60591">
            <w:pPr>
              <w:pStyle w:val="EngHangEnd"/>
            </w:pPr>
            <w:r>
              <w:t>Praise Him and exalt Him above all.</w:t>
            </w:r>
          </w:p>
        </w:tc>
      </w:tr>
      <w:tr w:rsidR="00E60591" w14:paraId="63B001B2" w14:textId="77777777" w:rsidTr="00E60591">
        <w:trPr>
          <w:cantSplit/>
        </w:trPr>
        <w:tc>
          <w:tcPr>
            <w:tcW w:w="288" w:type="dxa"/>
          </w:tcPr>
          <w:p w14:paraId="0A5B6B4D" w14:textId="77777777" w:rsidR="00E60591" w:rsidRDefault="00E60591" w:rsidP="00E60591">
            <w:pPr>
              <w:pStyle w:val="CopticCross"/>
            </w:pPr>
            <w:r>
              <w:lastRenderedPageBreak/>
              <w:t>¿</w:t>
            </w:r>
          </w:p>
        </w:tc>
        <w:tc>
          <w:tcPr>
            <w:tcW w:w="3960" w:type="dxa"/>
          </w:tcPr>
          <w:p w14:paraId="7030249D" w14:textId="77777777" w:rsidR="00E60591" w:rsidRDefault="00E60591" w:rsidP="00E60591">
            <w:pPr>
              <w:pStyle w:val="EngHang"/>
            </w:pPr>
            <w:r>
              <w:t>Emmanuel quenched the furnace,</w:t>
            </w:r>
          </w:p>
          <w:p w14:paraId="01F98B5B" w14:textId="77777777" w:rsidR="00E60591" w:rsidRDefault="00E60591" w:rsidP="00E60591">
            <w:pPr>
              <w:pStyle w:val="EngHang"/>
            </w:pPr>
            <w:r>
              <w:t>So rejoice and praise, O Misael,</w:t>
            </w:r>
          </w:p>
          <w:p w14:paraId="5D63E053" w14:textId="77777777" w:rsidR="00E60591" w:rsidRDefault="00E60591" w:rsidP="00E60591">
            <w:pPr>
              <w:pStyle w:val="EngHang"/>
            </w:pPr>
            <w:r>
              <w:t>And offer Your God praises,</w:t>
            </w:r>
          </w:p>
          <w:p w14:paraId="5BA1A7D2" w14:textId="77777777" w:rsidR="00E60591" w:rsidRDefault="00E60591" w:rsidP="00E60591">
            <w:pPr>
              <w:pStyle w:val="EngHangEnd"/>
            </w:pPr>
            <w:r>
              <w:t>Praise Him and exalt Him above all.</w:t>
            </w:r>
          </w:p>
        </w:tc>
      </w:tr>
      <w:tr w:rsidR="00E60591" w14:paraId="0E5CFA4D" w14:textId="77777777" w:rsidTr="00E60591">
        <w:trPr>
          <w:cantSplit/>
        </w:trPr>
        <w:tc>
          <w:tcPr>
            <w:tcW w:w="288" w:type="dxa"/>
          </w:tcPr>
          <w:p w14:paraId="723E04C5" w14:textId="77777777" w:rsidR="00E60591" w:rsidRDefault="00E60591" w:rsidP="00E60591">
            <w:pPr>
              <w:pStyle w:val="CopticCross"/>
            </w:pPr>
          </w:p>
        </w:tc>
        <w:tc>
          <w:tcPr>
            <w:tcW w:w="3960" w:type="dxa"/>
          </w:tcPr>
          <w:p w14:paraId="5049E41D" w14:textId="77777777" w:rsidR="00E60591" w:rsidRDefault="00E60591" w:rsidP="00E60591">
            <w:pPr>
              <w:pStyle w:val="EngHang"/>
            </w:pPr>
            <w:r>
              <w:t>The Three Youths praised with glory,</w:t>
            </w:r>
          </w:p>
          <w:p w14:paraId="3DC111C4" w14:textId="77777777" w:rsidR="00E60591" w:rsidRDefault="00E60591" w:rsidP="00E60591">
            <w:pPr>
              <w:pStyle w:val="EngHang"/>
            </w:pPr>
            <w:r>
              <w:t>And proclaimed joyfully,</w:t>
            </w:r>
          </w:p>
          <w:p w14:paraId="32D34EE4" w14:textId="77777777" w:rsidR="00E60591" w:rsidRDefault="00E60591" w:rsidP="00E60591">
            <w:pPr>
              <w:pStyle w:val="EngHang"/>
            </w:pPr>
            <w:r>
              <w:t>The Beloved Son is Holy,</w:t>
            </w:r>
          </w:p>
          <w:p w14:paraId="6F864DA1" w14:textId="77777777" w:rsidR="00E60591" w:rsidRDefault="00E60591" w:rsidP="00E60591">
            <w:pPr>
              <w:pStyle w:val="EngHangEnd"/>
            </w:pPr>
            <w:r>
              <w:t>Praise Him and exalt Him above all.</w:t>
            </w:r>
          </w:p>
        </w:tc>
      </w:tr>
      <w:tr w:rsidR="00E60591" w14:paraId="18122394" w14:textId="77777777" w:rsidTr="00E60591">
        <w:trPr>
          <w:cantSplit/>
        </w:trPr>
        <w:tc>
          <w:tcPr>
            <w:tcW w:w="288" w:type="dxa"/>
          </w:tcPr>
          <w:p w14:paraId="1FFB032A" w14:textId="77777777" w:rsidR="00E60591" w:rsidRDefault="00E60591" w:rsidP="00E60591">
            <w:pPr>
              <w:pStyle w:val="CopticCross"/>
            </w:pPr>
            <w:r>
              <w:t>¿</w:t>
            </w:r>
          </w:p>
        </w:tc>
        <w:tc>
          <w:tcPr>
            <w:tcW w:w="3960" w:type="dxa"/>
          </w:tcPr>
          <w:p w14:paraId="7BB515A8" w14:textId="77777777" w:rsidR="00E60591" w:rsidRDefault="00E60591" w:rsidP="00E60591">
            <w:pPr>
              <w:pStyle w:val="EngHang"/>
            </w:pPr>
            <w:r>
              <w:t>The fire was stoked seven times hotter,</w:t>
            </w:r>
          </w:p>
          <w:p w14:paraId="6D0CBF18" w14:textId="77777777" w:rsidR="00E60591" w:rsidRDefault="00E60591" w:rsidP="00E60591">
            <w:pPr>
              <w:pStyle w:val="EngHang"/>
            </w:pPr>
            <w:r>
              <w:t>And forty nine full bredthys,</w:t>
            </w:r>
          </w:p>
          <w:p w14:paraId="1D0BFFAC" w14:textId="77777777" w:rsidR="00E60591" w:rsidRDefault="00E60591" w:rsidP="00E60591">
            <w:pPr>
              <w:pStyle w:val="EngHang"/>
            </w:pPr>
            <w:r>
              <w:t>But the Youths were not afraid.</w:t>
            </w:r>
          </w:p>
          <w:p w14:paraId="705C1803" w14:textId="77777777" w:rsidR="00E60591" w:rsidRDefault="00E60591" w:rsidP="00E60591">
            <w:pPr>
              <w:pStyle w:val="EngHangEnd"/>
            </w:pPr>
            <w:r>
              <w:t>Praise Him and exalt Him above all.</w:t>
            </w:r>
          </w:p>
        </w:tc>
      </w:tr>
      <w:tr w:rsidR="00E60591" w14:paraId="0563E2AB" w14:textId="77777777" w:rsidTr="00E60591">
        <w:trPr>
          <w:cantSplit/>
        </w:trPr>
        <w:tc>
          <w:tcPr>
            <w:tcW w:w="288" w:type="dxa"/>
          </w:tcPr>
          <w:p w14:paraId="0AEB9B3E" w14:textId="77777777" w:rsidR="00E60591" w:rsidRDefault="00E60591" w:rsidP="00E60591">
            <w:pPr>
              <w:pStyle w:val="CopticCross"/>
            </w:pPr>
          </w:p>
        </w:tc>
        <w:tc>
          <w:tcPr>
            <w:tcW w:w="3960" w:type="dxa"/>
          </w:tcPr>
          <w:p w14:paraId="0BAF4F07" w14:textId="77777777" w:rsidR="00E60591" w:rsidRDefault="00E60591" w:rsidP="00E60591">
            <w:pPr>
              <w:pStyle w:val="EngHang"/>
            </w:pPr>
            <w:r>
              <w:t>The Three Youths overcame</w:t>
            </w:r>
          </w:p>
          <w:p w14:paraId="5F77672E" w14:textId="77777777" w:rsidR="00E60591" w:rsidRDefault="00E60591" w:rsidP="00E60591">
            <w:pPr>
              <w:pStyle w:val="EngHang"/>
            </w:pPr>
            <w:r>
              <w:t>The firely furnace</w:t>
            </w:r>
          </w:p>
          <w:p w14:paraId="02BE2CED" w14:textId="77777777" w:rsidR="00E60591" w:rsidRDefault="00E60591" w:rsidP="00E60591">
            <w:pPr>
              <w:pStyle w:val="EngHang"/>
            </w:pPr>
            <w:r>
              <w:t>And conqured the enemy, saying,</w:t>
            </w:r>
          </w:p>
          <w:p w14:paraId="54CE3213" w14:textId="77777777" w:rsidR="00E60591" w:rsidRDefault="00E60591" w:rsidP="00E60591">
            <w:pPr>
              <w:pStyle w:val="EngHangEnd"/>
            </w:pPr>
            <w:r>
              <w:t>Praise Him and exalt Him above all.</w:t>
            </w:r>
          </w:p>
        </w:tc>
      </w:tr>
      <w:tr w:rsidR="00E60591" w14:paraId="3AAD7F48" w14:textId="77777777" w:rsidTr="00E60591">
        <w:trPr>
          <w:cantSplit/>
        </w:trPr>
        <w:tc>
          <w:tcPr>
            <w:tcW w:w="288" w:type="dxa"/>
          </w:tcPr>
          <w:p w14:paraId="63FB637B" w14:textId="77777777" w:rsidR="00E60591" w:rsidRDefault="00E60591" w:rsidP="00E60591">
            <w:pPr>
              <w:pStyle w:val="CopticCross"/>
            </w:pPr>
            <w:r>
              <w:t>¿</w:t>
            </w:r>
          </w:p>
        </w:tc>
        <w:tc>
          <w:tcPr>
            <w:tcW w:w="3960" w:type="dxa"/>
          </w:tcPr>
          <w:p w14:paraId="3E2449B7" w14:textId="77777777" w:rsidR="00E60591" w:rsidRDefault="00E60591" w:rsidP="00E60591">
            <w:pPr>
              <w:pStyle w:val="EngHang"/>
            </w:pPr>
            <w:r>
              <w:t>The king cried with a loud voice,</w:t>
            </w:r>
          </w:p>
          <w:p w14:paraId="112CB7C4" w14:textId="77777777" w:rsidR="00E60591" w:rsidRDefault="00E60591" w:rsidP="00E60591">
            <w:pPr>
              <w:pStyle w:val="EngHang"/>
            </w:pPr>
            <w:r>
              <w:t>“Ananias, Azarias and Misael,</w:t>
            </w:r>
          </w:p>
          <w:p w14:paraId="7B929C36" w14:textId="77777777" w:rsidR="00E60591" w:rsidRDefault="00E60591" w:rsidP="00E60591">
            <w:pPr>
              <w:pStyle w:val="EngHang"/>
            </w:pPr>
            <w:r>
              <w:t>servants of the Most High God—“</w:t>
            </w:r>
          </w:p>
          <w:p w14:paraId="427FC4CB" w14:textId="77777777" w:rsidR="00E60591" w:rsidRDefault="00E60591" w:rsidP="00E60591">
            <w:pPr>
              <w:pStyle w:val="EngHangEnd"/>
            </w:pPr>
            <w:r>
              <w:t>Praise Him and exalt Him above all.</w:t>
            </w:r>
          </w:p>
        </w:tc>
      </w:tr>
      <w:tr w:rsidR="00E60591" w14:paraId="16A4D3A3" w14:textId="77777777" w:rsidTr="00E60591">
        <w:trPr>
          <w:cantSplit/>
        </w:trPr>
        <w:tc>
          <w:tcPr>
            <w:tcW w:w="288" w:type="dxa"/>
          </w:tcPr>
          <w:p w14:paraId="2CF8B756" w14:textId="77777777" w:rsidR="00E60591" w:rsidRDefault="00E60591" w:rsidP="00E60591">
            <w:pPr>
              <w:pStyle w:val="CopticCross"/>
            </w:pPr>
          </w:p>
        </w:tc>
        <w:tc>
          <w:tcPr>
            <w:tcW w:w="3960" w:type="dxa"/>
          </w:tcPr>
          <w:p w14:paraId="5C9E3156" w14:textId="77777777" w:rsidR="00E60591" w:rsidRDefault="00E60591" w:rsidP="00E60591">
            <w:pPr>
              <w:pStyle w:val="EngHang"/>
            </w:pPr>
            <w:r>
              <w:t>“Come forth out of the fire.</w:t>
            </w:r>
          </w:p>
          <w:p w14:paraId="3BD79AF1" w14:textId="77777777" w:rsidR="00E60591" w:rsidRDefault="00E60591" w:rsidP="00E60591">
            <w:pPr>
              <w:pStyle w:val="EngHang"/>
            </w:pPr>
            <w:r>
              <w:t>Your God is the Lord of Power,</w:t>
            </w:r>
          </w:p>
          <w:p w14:paraId="595FDC34" w14:textId="77777777" w:rsidR="00E60591" w:rsidRDefault="00E60591" w:rsidP="00E60591">
            <w:pPr>
              <w:pStyle w:val="EngHang"/>
            </w:pPr>
            <w:r>
              <w:t>The worker of great wonders.”</w:t>
            </w:r>
          </w:p>
          <w:p w14:paraId="4D8F89C3" w14:textId="77777777" w:rsidR="00E60591" w:rsidRDefault="00E60591" w:rsidP="00E60591">
            <w:pPr>
              <w:pStyle w:val="EngHangEnd"/>
            </w:pPr>
            <w:r>
              <w:t>Praise Him and exalt Him above all.</w:t>
            </w:r>
          </w:p>
        </w:tc>
      </w:tr>
      <w:tr w:rsidR="00E60591" w14:paraId="102EEFE6" w14:textId="77777777" w:rsidTr="00E60591">
        <w:trPr>
          <w:cantSplit/>
        </w:trPr>
        <w:tc>
          <w:tcPr>
            <w:tcW w:w="288" w:type="dxa"/>
          </w:tcPr>
          <w:p w14:paraId="4C57C6DE" w14:textId="77777777" w:rsidR="00E60591" w:rsidRDefault="00E60591" w:rsidP="00E60591">
            <w:pPr>
              <w:pStyle w:val="CopticCross"/>
            </w:pPr>
            <w:r>
              <w:t>¿</w:t>
            </w:r>
          </w:p>
        </w:tc>
        <w:tc>
          <w:tcPr>
            <w:tcW w:w="3960" w:type="dxa"/>
          </w:tcPr>
          <w:p w14:paraId="5E750465" w14:textId="77777777" w:rsidR="00E60591" w:rsidRDefault="00E60591" w:rsidP="00E60591">
            <w:pPr>
              <w:pStyle w:val="EngHang"/>
            </w:pPr>
            <w:r>
              <w:t>Offer Honour and glory,</w:t>
            </w:r>
          </w:p>
          <w:p w14:paraId="4A36770D" w14:textId="77777777" w:rsidR="00E60591" w:rsidRDefault="00E60591" w:rsidP="00E60591">
            <w:pPr>
              <w:pStyle w:val="EngHang"/>
            </w:pPr>
            <w:r>
              <w:t>O Israel, before Emmanuel,</w:t>
            </w:r>
          </w:p>
          <w:p w14:paraId="2681F7D4" w14:textId="77777777" w:rsidR="00E60591" w:rsidRDefault="00E60591" w:rsidP="00E60591">
            <w:pPr>
              <w:pStyle w:val="EngHang"/>
            </w:pPr>
            <w:r>
              <w:t>Offer rejoicing and praise,</w:t>
            </w:r>
          </w:p>
          <w:p w14:paraId="630D4C24" w14:textId="77777777" w:rsidR="00E60591" w:rsidRDefault="00E60591" w:rsidP="00E60591">
            <w:pPr>
              <w:pStyle w:val="EngHangEnd"/>
            </w:pPr>
            <w:r>
              <w:t>Praise Him and exalt Him above all.</w:t>
            </w:r>
          </w:p>
        </w:tc>
      </w:tr>
      <w:tr w:rsidR="00E60591" w14:paraId="745AD4A5" w14:textId="77777777" w:rsidTr="00E60591">
        <w:trPr>
          <w:cantSplit/>
        </w:trPr>
        <w:tc>
          <w:tcPr>
            <w:tcW w:w="288" w:type="dxa"/>
          </w:tcPr>
          <w:p w14:paraId="73B616D4" w14:textId="77777777" w:rsidR="00E60591" w:rsidRDefault="00E60591" w:rsidP="00E60591">
            <w:pPr>
              <w:pStyle w:val="CopticCross"/>
            </w:pPr>
          </w:p>
        </w:tc>
        <w:tc>
          <w:tcPr>
            <w:tcW w:w="3960" w:type="dxa"/>
          </w:tcPr>
          <w:p w14:paraId="2B96BFC6" w14:textId="77777777" w:rsidR="00E60591" w:rsidRDefault="00E60591" w:rsidP="00E60591">
            <w:pPr>
              <w:pStyle w:val="EngHang"/>
            </w:pPr>
            <w:r>
              <w:t>All the nations worship before Him,</w:t>
            </w:r>
          </w:p>
          <w:p w14:paraId="5147D30A" w14:textId="77777777" w:rsidR="00E60591" w:rsidRDefault="00E60591" w:rsidP="00E60591">
            <w:pPr>
              <w:pStyle w:val="EngHang"/>
            </w:pPr>
            <w:r>
              <w:t>All the tongues and tribes</w:t>
            </w:r>
          </w:p>
          <w:p w14:paraId="4B7804BE" w14:textId="77777777" w:rsidR="00E60591" w:rsidRDefault="00E60591" w:rsidP="00E60591">
            <w:pPr>
              <w:pStyle w:val="EngHang"/>
            </w:pPr>
            <w:r>
              <w:t>Prasie the Lrod of Hosts,</w:t>
            </w:r>
          </w:p>
          <w:p w14:paraId="565ACC42" w14:textId="77777777" w:rsidR="00E60591" w:rsidRDefault="00E60591" w:rsidP="00E60591">
            <w:pPr>
              <w:pStyle w:val="EngHangEnd"/>
            </w:pPr>
            <w:r>
              <w:t>Praise Him and exalt Him above all.</w:t>
            </w:r>
          </w:p>
        </w:tc>
      </w:tr>
      <w:tr w:rsidR="00E60591" w14:paraId="694A2A5D" w14:textId="77777777" w:rsidTr="00E60591">
        <w:trPr>
          <w:cantSplit/>
        </w:trPr>
        <w:tc>
          <w:tcPr>
            <w:tcW w:w="288" w:type="dxa"/>
          </w:tcPr>
          <w:p w14:paraId="5B9CA185" w14:textId="77777777" w:rsidR="00E60591" w:rsidRDefault="00E60591" w:rsidP="00E60591">
            <w:pPr>
              <w:pStyle w:val="CopticCross"/>
            </w:pPr>
            <w:r>
              <w:t>¿</w:t>
            </w:r>
          </w:p>
        </w:tc>
        <w:tc>
          <w:tcPr>
            <w:tcW w:w="3960" w:type="dxa"/>
          </w:tcPr>
          <w:p w14:paraId="22ED5498" w14:textId="77777777" w:rsidR="00E60591" w:rsidRDefault="00E60591" w:rsidP="00E60591">
            <w:pPr>
              <w:pStyle w:val="EngHang"/>
            </w:pPr>
            <w:r>
              <w:t>There is no other Lord like You,</w:t>
            </w:r>
          </w:p>
          <w:p w14:paraId="05D30691" w14:textId="77777777" w:rsidR="00E60591" w:rsidRDefault="00E60591" w:rsidP="00E60591">
            <w:pPr>
              <w:pStyle w:val="EngHang"/>
            </w:pPr>
            <w:r>
              <w:t>Powerful and to be feared;</w:t>
            </w:r>
          </w:p>
          <w:p w14:paraId="0BAF96C3" w14:textId="77777777" w:rsidR="00E60591" w:rsidRDefault="00E60591" w:rsidP="00E60591">
            <w:pPr>
              <w:pStyle w:val="EngHang"/>
            </w:pPr>
            <w:r>
              <w:t>Your reign is eternal.</w:t>
            </w:r>
          </w:p>
          <w:p w14:paraId="6A375F26" w14:textId="77777777" w:rsidR="00E60591" w:rsidRDefault="00E60591" w:rsidP="00E60591">
            <w:pPr>
              <w:pStyle w:val="EngHangEnd"/>
            </w:pPr>
            <w:r>
              <w:t>Praise Him and exalt Him above all.</w:t>
            </w:r>
          </w:p>
        </w:tc>
      </w:tr>
      <w:tr w:rsidR="00E60591" w14:paraId="1BAB3F83" w14:textId="77777777" w:rsidTr="00E60591">
        <w:trPr>
          <w:cantSplit/>
        </w:trPr>
        <w:tc>
          <w:tcPr>
            <w:tcW w:w="288" w:type="dxa"/>
          </w:tcPr>
          <w:p w14:paraId="5D4831C3" w14:textId="77777777" w:rsidR="00E60591" w:rsidRDefault="00E60591" w:rsidP="00E60591">
            <w:pPr>
              <w:pStyle w:val="CopticCross"/>
            </w:pPr>
          </w:p>
        </w:tc>
        <w:tc>
          <w:tcPr>
            <w:tcW w:w="3960" w:type="dxa"/>
          </w:tcPr>
          <w:p w14:paraId="35A9E8F9" w14:textId="77777777" w:rsidR="00E60591" w:rsidRDefault="00E60591" w:rsidP="00E60591">
            <w:pPr>
              <w:pStyle w:val="EngHang"/>
            </w:pPr>
            <w:r>
              <w:t>The furnace became a cool mist,</w:t>
            </w:r>
          </w:p>
          <w:p w14:paraId="525B57D8" w14:textId="77777777" w:rsidR="00E60591" w:rsidRDefault="00E60591" w:rsidP="00E60591">
            <w:pPr>
              <w:pStyle w:val="EngHang"/>
            </w:pPr>
            <w:r>
              <w:t>So the Youths proclaimed, saying,</w:t>
            </w:r>
          </w:p>
          <w:p w14:paraId="1545ECF0" w14:textId="77777777" w:rsidR="00E60591" w:rsidRDefault="00E60591" w:rsidP="00E60591">
            <w:pPr>
              <w:pStyle w:val="EngHang"/>
            </w:pPr>
            <w:r>
              <w:t>Praise the gracious Lord,</w:t>
            </w:r>
          </w:p>
          <w:p w14:paraId="369F6324" w14:textId="77777777" w:rsidR="00E60591" w:rsidRDefault="00E60591" w:rsidP="00E60591">
            <w:pPr>
              <w:pStyle w:val="EngHangEnd"/>
            </w:pPr>
            <w:r>
              <w:t>Praise Him and exalt Him above all.</w:t>
            </w:r>
          </w:p>
        </w:tc>
      </w:tr>
      <w:tr w:rsidR="00E60591" w14:paraId="4CD14FF7" w14:textId="77777777" w:rsidTr="00E60591">
        <w:trPr>
          <w:cantSplit/>
        </w:trPr>
        <w:tc>
          <w:tcPr>
            <w:tcW w:w="288" w:type="dxa"/>
          </w:tcPr>
          <w:p w14:paraId="13B0397E" w14:textId="77777777" w:rsidR="00E60591" w:rsidRDefault="00E60591" w:rsidP="00E60591">
            <w:pPr>
              <w:pStyle w:val="CopticCross"/>
            </w:pPr>
            <w:r>
              <w:t>¿</w:t>
            </w:r>
          </w:p>
        </w:tc>
        <w:tc>
          <w:tcPr>
            <w:tcW w:w="3960" w:type="dxa"/>
          </w:tcPr>
          <w:p w14:paraId="6A9A5363" w14:textId="77777777" w:rsidR="00E60591" w:rsidRDefault="00E60591" w:rsidP="00E60591">
            <w:pPr>
              <w:pStyle w:val="EngHang"/>
            </w:pPr>
            <w:r>
              <w:t>Praise Him with hymns too,</w:t>
            </w:r>
          </w:p>
          <w:p w14:paraId="3D7DFB25" w14:textId="77777777" w:rsidR="00E60591" w:rsidRDefault="00E60591" w:rsidP="00E60591">
            <w:pPr>
              <w:pStyle w:val="EngHang"/>
            </w:pPr>
            <w:r>
              <w:t>All you Three Youths, and bless Him.</w:t>
            </w:r>
          </w:p>
          <w:p w14:paraId="25188FC9" w14:textId="77777777" w:rsidR="00E60591" w:rsidRDefault="00E60591" w:rsidP="00E60591">
            <w:pPr>
              <w:pStyle w:val="EngHang"/>
            </w:pPr>
            <w:r>
              <w:t>Glorify Him at all times:</w:t>
            </w:r>
          </w:p>
          <w:p w14:paraId="3A50E797" w14:textId="77777777" w:rsidR="00E60591" w:rsidRDefault="00E60591" w:rsidP="00E60591">
            <w:pPr>
              <w:pStyle w:val="EngHangEnd"/>
            </w:pPr>
            <w:r>
              <w:t>Praise Him and exalt Him above all.</w:t>
            </w:r>
          </w:p>
        </w:tc>
      </w:tr>
      <w:tr w:rsidR="00E60591" w14:paraId="0EDEE9D7" w14:textId="77777777" w:rsidTr="00E60591">
        <w:trPr>
          <w:cantSplit/>
        </w:trPr>
        <w:tc>
          <w:tcPr>
            <w:tcW w:w="288" w:type="dxa"/>
          </w:tcPr>
          <w:p w14:paraId="14F594D8" w14:textId="77777777" w:rsidR="00E60591" w:rsidRDefault="00E60591" w:rsidP="00E60591">
            <w:pPr>
              <w:pStyle w:val="CopticCross"/>
            </w:pPr>
          </w:p>
        </w:tc>
        <w:tc>
          <w:tcPr>
            <w:tcW w:w="3960" w:type="dxa"/>
          </w:tcPr>
          <w:p w14:paraId="2C5BDB57" w14:textId="77777777" w:rsidR="00E60591" w:rsidRDefault="00E60591" w:rsidP="00E60591">
            <w:pPr>
              <w:pStyle w:val="EngHang"/>
            </w:pPr>
            <w:r>
              <w:t>For He is great and blessed,</w:t>
            </w:r>
          </w:p>
          <w:p w14:paraId="5AFA6D46" w14:textId="77777777" w:rsidR="00E60591" w:rsidRDefault="00E60591" w:rsidP="00E60591">
            <w:pPr>
              <w:pStyle w:val="EngHang"/>
            </w:pPr>
            <w:r>
              <w:t>And awesome above all the lords.</w:t>
            </w:r>
          </w:p>
          <w:p w14:paraId="543EFA02" w14:textId="77777777" w:rsidR="00E60591" w:rsidRDefault="00E60591" w:rsidP="00E60591">
            <w:pPr>
              <w:pStyle w:val="EngHang"/>
            </w:pPr>
            <w:r>
              <w:t>He saved the children with His great might:</w:t>
            </w:r>
          </w:p>
          <w:p w14:paraId="0F0A07EE" w14:textId="77777777" w:rsidR="00E60591" w:rsidRDefault="00E60591" w:rsidP="00E60591">
            <w:pPr>
              <w:pStyle w:val="EngHangEnd"/>
            </w:pPr>
            <w:r>
              <w:t>Praise Him and exalt Him above all.</w:t>
            </w:r>
          </w:p>
        </w:tc>
      </w:tr>
      <w:tr w:rsidR="00E60591" w14:paraId="4683C989" w14:textId="77777777" w:rsidTr="00E60591">
        <w:trPr>
          <w:cantSplit/>
        </w:trPr>
        <w:tc>
          <w:tcPr>
            <w:tcW w:w="288" w:type="dxa"/>
          </w:tcPr>
          <w:p w14:paraId="18BD8F4F" w14:textId="77777777" w:rsidR="00E60591" w:rsidRDefault="00E60591" w:rsidP="00E60591">
            <w:pPr>
              <w:pStyle w:val="CopticCross"/>
            </w:pPr>
            <w:r>
              <w:t>¿</w:t>
            </w:r>
          </w:p>
        </w:tc>
        <w:tc>
          <w:tcPr>
            <w:tcW w:w="3960" w:type="dxa"/>
          </w:tcPr>
          <w:p w14:paraId="3B2F9800" w14:textId="77777777" w:rsidR="00E60591" w:rsidRDefault="00E60591" w:rsidP="00E60591">
            <w:pPr>
              <w:pStyle w:val="EngHang"/>
            </w:pPr>
            <w:r>
              <w:t>To the Creator is due</w:t>
            </w:r>
          </w:p>
          <w:p w14:paraId="2BE70AB9" w14:textId="77777777" w:rsidR="00E60591" w:rsidRDefault="00E60591" w:rsidP="00E60591">
            <w:pPr>
              <w:pStyle w:val="EngHang"/>
            </w:pPr>
            <w:r>
              <w:t>All the honour and the worship,</w:t>
            </w:r>
          </w:p>
          <w:p w14:paraId="59932310" w14:textId="77777777" w:rsidR="00E60591" w:rsidRDefault="00E60591" w:rsidP="00E60591">
            <w:pPr>
              <w:pStyle w:val="EngHang"/>
            </w:pPr>
            <w:r>
              <w:t>For He is the Lord of all goodness:</w:t>
            </w:r>
          </w:p>
          <w:p w14:paraId="7CB4FE11" w14:textId="77777777" w:rsidR="00E60591" w:rsidRDefault="00E60591" w:rsidP="00E60591">
            <w:pPr>
              <w:pStyle w:val="EngHangEnd"/>
            </w:pPr>
            <w:r>
              <w:t>Praise Him and exalt Him above all.</w:t>
            </w:r>
          </w:p>
        </w:tc>
      </w:tr>
    </w:tbl>
    <w:p w14:paraId="48D7743F" w14:textId="77777777" w:rsidR="00E60591" w:rsidRDefault="00E60591" w:rsidP="00E60591">
      <w:pPr>
        <w:pStyle w:val="Heading3"/>
      </w:pPr>
      <w:bookmarkStart w:id="1128" w:name="_Ref452620881"/>
      <w:bookmarkStart w:id="1129" w:name="_Toc479145654"/>
      <w:r>
        <w:lastRenderedPageBreak/>
        <w:t>Hymn on the Sunday Psali</w:t>
      </w:r>
      <w:bookmarkEnd w:id="1128"/>
      <w:bookmarkEnd w:id="1129"/>
    </w:p>
    <w:p w14:paraId="0C9368CF"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36AAC34" w14:textId="77777777" w:rsidTr="00E60591">
        <w:trPr>
          <w:cantSplit/>
        </w:trPr>
        <w:tc>
          <w:tcPr>
            <w:tcW w:w="288" w:type="dxa"/>
          </w:tcPr>
          <w:p w14:paraId="0E289176" w14:textId="77777777" w:rsidR="00E60591" w:rsidRDefault="00E60591" w:rsidP="00E60591">
            <w:pPr>
              <w:pStyle w:val="CopticCross"/>
            </w:pPr>
          </w:p>
        </w:tc>
        <w:tc>
          <w:tcPr>
            <w:tcW w:w="3960" w:type="dxa"/>
          </w:tcPr>
          <w:p w14:paraId="4561218D" w14:textId="77777777" w:rsidR="00E60591" w:rsidRDefault="00E60591" w:rsidP="00E60591">
            <w:pPr>
              <w:pStyle w:val="EngHang"/>
            </w:pPr>
            <w:r>
              <w:t>I open my mouth to praise,</w:t>
            </w:r>
          </w:p>
          <w:p w14:paraId="3A50F537" w14:textId="77777777" w:rsidR="00E60591" w:rsidRDefault="00E60591" w:rsidP="00E60591">
            <w:pPr>
              <w:pStyle w:val="EngHang"/>
            </w:pPr>
            <w:r>
              <w:t>And utter broken-heartedly,</w:t>
            </w:r>
          </w:p>
          <w:p w14:paraId="4EDC1466" w14:textId="77777777" w:rsidR="00E60591" w:rsidRDefault="00E60591" w:rsidP="00E60591">
            <w:pPr>
              <w:pStyle w:val="EngHang"/>
            </w:pPr>
            <w:r>
              <w:t>“O my Lord Jesus Christ,</w:t>
            </w:r>
          </w:p>
          <w:p w14:paraId="6C076997" w14:textId="77777777" w:rsidR="00E60591" w:rsidRDefault="00E60591" w:rsidP="00E60591">
            <w:pPr>
              <w:pStyle w:val="EngHangEnd"/>
            </w:pPr>
            <w:r>
              <w:t>Grant praise to my tongue,</w:t>
            </w:r>
          </w:p>
        </w:tc>
      </w:tr>
      <w:tr w:rsidR="00E60591" w14:paraId="446DF79B" w14:textId="77777777" w:rsidTr="00E60591">
        <w:trPr>
          <w:cantSplit/>
        </w:trPr>
        <w:tc>
          <w:tcPr>
            <w:tcW w:w="288" w:type="dxa"/>
          </w:tcPr>
          <w:p w14:paraId="5E5D4BE3" w14:textId="77777777" w:rsidR="00E60591" w:rsidRPr="001E2E1C" w:rsidRDefault="00E60591" w:rsidP="00E60591">
            <w:pPr>
              <w:pStyle w:val="CopticCross"/>
            </w:pPr>
            <w:r>
              <w:t>¿</w:t>
            </w:r>
          </w:p>
        </w:tc>
        <w:tc>
          <w:tcPr>
            <w:tcW w:w="3960" w:type="dxa"/>
          </w:tcPr>
          <w:p w14:paraId="3C352D30" w14:textId="77777777" w:rsidR="00E60591" w:rsidRDefault="00E60591" w:rsidP="00E60591">
            <w:pPr>
              <w:pStyle w:val="EngHang"/>
            </w:pPr>
            <w:r>
              <w:t>That I might praise Your Name,</w:t>
            </w:r>
          </w:p>
          <w:p w14:paraId="5F136F97" w14:textId="77777777" w:rsidR="00E60591" w:rsidRDefault="00E60591" w:rsidP="00E60591">
            <w:pPr>
              <w:pStyle w:val="EngHang"/>
            </w:pPr>
            <w:r>
              <w:t>And confess Your grace,”</w:t>
            </w:r>
          </w:p>
          <w:p w14:paraId="07ACD5F1" w14:textId="77777777" w:rsidR="00E60591" w:rsidRDefault="00E60591" w:rsidP="00E60591">
            <w:pPr>
              <w:pStyle w:val="EngHang"/>
            </w:pPr>
            <w:r>
              <w:t>O my Lord Jesus Christ,</w:t>
            </w:r>
          </w:p>
          <w:p w14:paraId="0C98291D" w14:textId="77777777" w:rsidR="00E60591" w:rsidRDefault="00E60591" w:rsidP="00E60591">
            <w:pPr>
              <w:pStyle w:val="EngHangEnd"/>
            </w:pPr>
            <w:r>
              <w:t>Teach me Your statutes.</w:t>
            </w:r>
          </w:p>
        </w:tc>
      </w:tr>
      <w:tr w:rsidR="00E60591" w14:paraId="1815EF14" w14:textId="77777777" w:rsidTr="00E60591">
        <w:trPr>
          <w:cantSplit/>
        </w:trPr>
        <w:tc>
          <w:tcPr>
            <w:tcW w:w="288" w:type="dxa"/>
          </w:tcPr>
          <w:p w14:paraId="49C0C661" w14:textId="77777777" w:rsidR="00E60591" w:rsidRDefault="00E60591" w:rsidP="00E60591">
            <w:pPr>
              <w:pStyle w:val="CopticCross"/>
            </w:pPr>
          </w:p>
        </w:tc>
        <w:tc>
          <w:tcPr>
            <w:tcW w:w="3960" w:type="dxa"/>
          </w:tcPr>
          <w:p w14:paraId="0387659D" w14:textId="77777777" w:rsidR="00E60591" w:rsidRDefault="00E60591" w:rsidP="00E60591">
            <w:pPr>
              <w:pStyle w:val="EngHang"/>
            </w:pPr>
            <w:r>
              <w:t>Your Name is holy and wonderful;</w:t>
            </w:r>
          </w:p>
          <w:p w14:paraId="7C51DA80" w14:textId="77777777" w:rsidR="00E60591" w:rsidRDefault="00E60591" w:rsidP="00E60591">
            <w:pPr>
              <w:pStyle w:val="EngHang"/>
            </w:pPr>
            <w:r>
              <w:t>It is glorified in Your saints.</w:t>
            </w:r>
          </w:p>
          <w:p w14:paraId="6B384F9E" w14:textId="77777777" w:rsidR="00E60591" w:rsidRDefault="00E60591" w:rsidP="00E60591">
            <w:pPr>
              <w:pStyle w:val="EngHang"/>
            </w:pPr>
            <w:r>
              <w:t>O My Lord Jesus Christ,</w:t>
            </w:r>
          </w:p>
          <w:p w14:paraId="6A53489F" w14:textId="77777777" w:rsidR="00E60591" w:rsidRDefault="00E60591" w:rsidP="00E60591">
            <w:pPr>
              <w:pStyle w:val="EngHangEnd"/>
            </w:pPr>
            <w:r>
              <w:t>Have mercy on me.</w:t>
            </w:r>
          </w:p>
        </w:tc>
      </w:tr>
      <w:tr w:rsidR="00E60591" w14:paraId="6C1338CC" w14:textId="77777777" w:rsidTr="00E60591">
        <w:trPr>
          <w:cantSplit/>
        </w:trPr>
        <w:tc>
          <w:tcPr>
            <w:tcW w:w="288" w:type="dxa"/>
          </w:tcPr>
          <w:p w14:paraId="1C819AA6" w14:textId="77777777" w:rsidR="00E60591" w:rsidRDefault="00E60591" w:rsidP="00E60591">
            <w:pPr>
              <w:pStyle w:val="CopticCross"/>
            </w:pPr>
            <w:r>
              <w:t>¿</w:t>
            </w:r>
          </w:p>
        </w:tc>
        <w:tc>
          <w:tcPr>
            <w:tcW w:w="3960" w:type="dxa"/>
          </w:tcPr>
          <w:p w14:paraId="3316979D" w14:textId="77777777" w:rsidR="00E60591" w:rsidRDefault="00E60591" w:rsidP="00E60591">
            <w:pPr>
              <w:pStyle w:val="EngHang"/>
            </w:pPr>
            <w:r>
              <w:t>You are worthy, and it is right</w:t>
            </w:r>
          </w:p>
          <w:p w14:paraId="04C33C8D" w14:textId="77777777" w:rsidR="00E60591" w:rsidRDefault="00E60591" w:rsidP="00E60591">
            <w:pPr>
              <w:pStyle w:val="EngHang"/>
            </w:pPr>
            <w:r>
              <w:t>To praise and glorify You.</w:t>
            </w:r>
          </w:p>
          <w:p w14:paraId="50F6B0E2" w14:textId="77777777" w:rsidR="00E60591" w:rsidRDefault="00E60591" w:rsidP="00E60591">
            <w:pPr>
              <w:pStyle w:val="EngHang"/>
            </w:pPr>
            <w:r>
              <w:t>You more Lord Jesus Christ,</w:t>
            </w:r>
          </w:p>
          <w:p w14:paraId="22ECA8C4" w14:textId="77777777" w:rsidR="00E60591" w:rsidRDefault="00E60591" w:rsidP="00E60591">
            <w:pPr>
              <w:pStyle w:val="EngHangEnd"/>
            </w:pPr>
            <w:r>
              <w:t>It is sweet and good to praise You.</w:t>
            </w:r>
          </w:p>
        </w:tc>
      </w:tr>
      <w:tr w:rsidR="00E60591" w14:paraId="0A59C155" w14:textId="77777777" w:rsidTr="00E60591">
        <w:trPr>
          <w:cantSplit/>
        </w:trPr>
        <w:tc>
          <w:tcPr>
            <w:tcW w:w="288" w:type="dxa"/>
          </w:tcPr>
          <w:p w14:paraId="3876E2E5" w14:textId="77777777" w:rsidR="00E60591" w:rsidRDefault="00E60591" w:rsidP="00E60591">
            <w:pPr>
              <w:pStyle w:val="CopticCross"/>
            </w:pPr>
          </w:p>
        </w:tc>
        <w:tc>
          <w:tcPr>
            <w:tcW w:w="3960" w:type="dxa"/>
          </w:tcPr>
          <w:p w14:paraId="43EB3D8A" w14:textId="77777777" w:rsidR="00E60591" w:rsidRDefault="00E60591" w:rsidP="00E60591">
            <w:pPr>
              <w:pStyle w:val="EngHang"/>
            </w:pPr>
            <w:r>
              <w:t>I cried to You all all day long,</w:t>
            </w:r>
          </w:p>
          <w:p w14:paraId="32A4A283" w14:textId="77777777" w:rsidR="00E60591" w:rsidRDefault="00E60591" w:rsidP="00E60591">
            <w:pPr>
              <w:pStyle w:val="EngHang"/>
            </w:pPr>
            <w:r>
              <w:t>Raising my hands to You.</w:t>
            </w:r>
          </w:p>
          <w:p w14:paraId="70FB4B16" w14:textId="77777777" w:rsidR="00E60591" w:rsidRDefault="00E60591" w:rsidP="00E60591">
            <w:pPr>
              <w:pStyle w:val="EngHang"/>
            </w:pPr>
            <w:r>
              <w:t>O my Lord Jesus Christ,</w:t>
            </w:r>
          </w:p>
          <w:p w14:paraId="737C807A" w14:textId="77777777" w:rsidR="00E60591" w:rsidRDefault="00E60591" w:rsidP="00E60591">
            <w:pPr>
              <w:pStyle w:val="EngHangEnd"/>
            </w:pPr>
            <w:r>
              <w:t>Your Name is sweet to me.</w:t>
            </w:r>
          </w:p>
        </w:tc>
      </w:tr>
      <w:tr w:rsidR="00E60591" w14:paraId="37C0B169" w14:textId="77777777" w:rsidTr="00E60591">
        <w:trPr>
          <w:cantSplit/>
        </w:trPr>
        <w:tc>
          <w:tcPr>
            <w:tcW w:w="288" w:type="dxa"/>
          </w:tcPr>
          <w:p w14:paraId="305A9AD8" w14:textId="77777777" w:rsidR="00E60591" w:rsidRDefault="00E60591" w:rsidP="00E60591">
            <w:pPr>
              <w:pStyle w:val="CopticCross"/>
            </w:pPr>
            <w:r>
              <w:t>¿</w:t>
            </w:r>
          </w:p>
        </w:tc>
        <w:tc>
          <w:tcPr>
            <w:tcW w:w="3960" w:type="dxa"/>
          </w:tcPr>
          <w:p w14:paraId="1EF31674" w14:textId="77777777" w:rsidR="00E60591" w:rsidRDefault="00E60591" w:rsidP="00E60591">
            <w:pPr>
              <w:pStyle w:val="EngHang"/>
            </w:pPr>
            <w:r>
              <w:t>I cast my cares upon You,</w:t>
            </w:r>
          </w:p>
          <w:p w14:paraId="6EB12CA4" w14:textId="77777777" w:rsidR="00E60591" w:rsidRDefault="00E60591" w:rsidP="00E60591">
            <w:pPr>
              <w:pStyle w:val="EngHang"/>
            </w:pPr>
            <w:r>
              <w:t>O Lord, do not neglect me.</w:t>
            </w:r>
          </w:p>
          <w:p w14:paraId="1E0A7AE1" w14:textId="77777777" w:rsidR="00E60591" w:rsidRDefault="00E60591" w:rsidP="00E60591">
            <w:pPr>
              <w:pStyle w:val="EngHang"/>
            </w:pPr>
            <w:r>
              <w:t>O my Lord Jesus Christ,</w:t>
            </w:r>
          </w:p>
          <w:p w14:paraId="1318C16A" w14:textId="77777777" w:rsidR="00E60591" w:rsidRDefault="00E60591" w:rsidP="00E60591">
            <w:pPr>
              <w:pStyle w:val="EngHangEnd"/>
            </w:pPr>
            <w:r>
              <w:t>Do not forsake me.</w:t>
            </w:r>
          </w:p>
        </w:tc>
      </w:tr>
      <w:tr w:rsidR="00E60591" w14:paraId="63497F9C" w14:textId="77777777" w:rsidTr="00E60591">
        <w:trPr>
          <w:cantSplit/>
        </w:trPr>
        <w:tc>
          <w:tcPr>
            <w:tcW w:w="288" w:type="dxa"/>
          </w:tcPr>
          <w:p w14:paraId="7662E1EE" w14:textId="77777777" w:rsidR="00E60591" w:rsidRDefault="00E60591" w:rsidP="00E60591">
            <w:pPr>
              <w:pStyle w:val="CopticCross"/>
            </w:pPr>
          </w:p>
        </w:tc>
        <w:tc>
          <w:tcPr>
            <w:tcW w:w="3960" w:type="dxa"/>
          </w:tcPr>
          <w:p w14:paraId="4A827107" w14:textId="77777777" w:rsidR="00E60591" w:rsidRDefault="00E60591" w:rsidP="00E60591">
            <w:pPr>
              <w:pStyle w:val="EngHang"/>
            </w:pPr>
            <w:r>
              <w:t>Do not take Your Holy Spirit</w:t>
            </w:r>
          </w:p>
          <w:p w14:paraId="09370645" w14:textId="77777777" w:rsidR="00E60591" w:rsidRDefault="00E60591" w:rsidP="00E60591">
            <w:pPr>
              <w:pStyle w:val="EngHang"/>
            </w:pPr>
            <w:r>
              <w:t>Away from me.</w:t>
            </w:r>
          </w:p>
          <w:p w14:paraId="1EF827B0" w14:textId="77777777" w:rsidR="00E60591" w:rsidRDefault="00E60591" w:rsidP="00E60591">
            <w:pPr>
              <w:pStyle w:val="EngHang"/>
            </w:pPr>
            <w:r>
              <w:t>O my Lord Jesus Christ,</w:t>
            </w:r>
          </w:p>
          <w:p w14:paraId="31173B44" w14:textId="77777777" w:rsidR="00E60591" w:rsidRDefault="00E60591" w:rsidP="00E60591">
            <w:pPr>
              <w:pStyle w:val="EngHangEnd"/>
            </w:pPr>
            <w:r>
              <w:t>Help my in your might.</w:t>
            </w:r>
          </w:p>
        </w:tc>
      </w:tr>
      <w:tr w:rsidR="00E60591" w14:paraId="6B88A354" w14:textId="77777777" w:rsidTr="00E60591">
        <w:trPr>
          <w:cantSplit/>
        </w:trPr>
        <w:tc>
          <w:tcPr>
            <w:tcW w:w="288" w:type="dxa"/>
          </w:tcPr>
          <w:p w14:paraId="15B170B2" w14:textId="77777777" w:rsidR="00E60591" w:rsidRDefault="00E60591" w:rsidP="00E60591">
            <w:pPr>
              <w:pStyle w:val="CopticCross"/>
            </w:pPr>
            <w:r>
              <w:t>¿</w:t>
            </w:r>
          </w:p>
        </w:tc>
        <w:tc>
          <w:tcPr>
            <w:tcW w:w="3960" w:type="dxa"/>
          </w:tcPr>
          <w:p w14:paraId="533D1B27" w14:textId="77777777" w:rsidR="00E60591" w:rsidRDefault="00E60591" w:rsidP="00E60591">
            <w:pPr>
              <w:pStyle w:val="EngHang"/>
            </w:pPr>
            <w:r>
              <w:t>The enemy has harmed me,</w:t>
            </w:r>
          </w:p>
          <w:p w14:paraId="6A4793BD" w14:textId="77777777" w:rsidR="00E60591" w:rsidRDefault="00E60591" w:rsidP="00E60591">
            <w:pPr>
              <w:pStyle w:val="EngHang"/>
            </w:pPr>
            <w:r>
              <w:t>And has deeply wounded me,</w:t>
            </w:r>
          </w:p>
          <w:p w14:paraId="56FB9B11" w14:textId="77777777" w:rsidR="00E60591" w:rsidRDefault="00E60591" w:rsidP="00E60591">
            <w:pPr>
              <w:pStyle w:val="EngHang"/>
            </w:pPr>
            <w:r>
              <w:t>Grant me Your Body as ointment,</w:t>
            </w:r>
          </w:p>
          <w:p w14:paraId="0D78BA1D" w14:textId="77777777" w:rsidR="00E60591" w:rsidRDefault="00E60591" w:rsidP="00E60591">
            <w:pPr>
              <w:pStyle w:val="EngHangEnd"/>
            </w:pPr>
            <w:r>
              <w:t>And Your Blood as a dressing.</w:t>
            </w:r>
          </w:p>
        </w:tc>
      </w:tr>
      <w:tr w:rsidR="00E60591" w14:paraId="54CA5913" w14:textId="77777777" w:rsidTr="00E60591">
        <w:trPr>
          <w:cantSplit/>
        </w:trPr>
        <w:tc>
          <w:tcPr>
            <w:tcW w:w="288" w:type="dxa"/>
          </w:tcPr>
          <w:p w14:paraId="73EEC194" w14:textId="77777777" w:rsidR="00E60591" w:rsidRDefault="00E60591" w:rsidP="00E60591">
            <w:pPr>
              <w:pStyle w:val="CopticCross"/>
            </w:pPr>
          </w:p>
        </w:tc>
        <w:tc>
          <w:tcPr>
            <w:tcW w:w="3960" w:type="dxa"/>
          </w:tcPr>
          <w:p w14:paraId="2985328B" w14:textId="77777777" w:rsidR="00E60591" w:rsidRDefault="00E60591" w:rsidP="00E60591">
            <w:pPr>
              <w:pStyle w:val="EngHang"/>
            </w:pPr>
            <w:r>
              <w:t>I praise Your Name</w:t>
            </w:r>
          </w:p>
          <w:p w14:paraId="75F0C7FF" w14:textId="77777777" w:rsidR="00E60591" w:rsidRDefault="00E60591" w:rsidP="00E60591">
            <w:pPr>
              <w:pStyle w:val="EngHang"/>
            </w:pPr>
            <w:r>
              <w:t>Seven times every day.</w:t>
            </w:r>
          </w:p>
          <w:p w14:paraId="3135891C" w14:textId="77777777" w:rsidR="00E60591" w:rsidRDefault="00E60591" w:rsidP="00E60591">
            <w:pPr>
              <w:pStyle w:val="EngHang"/>
            </w:pPr>
            <w:r>
              <w:t>O my Lord Jesus Christ,</w:t>
            </w:r>
          </w:p>
          <w:p w14:paraId="6DD9BA3B" w14:textId="77777777" w:rsidR="00E60591" w:rsidRDefault="00E60591" w:rsidP="00E60591">
            <w:pPr>
              <w:pStyle w:val="EngHangEnd"/>
            </w:pPr>
            <w:r>
              <w:t>Grant me to be Your portion.</w:t>
            </w:r>
          </w:p>
        </w:tc>
      </w:tr>
      <w:tr w:rsidR="00E60591" w14:paraId="05960D40" w14:textId="77777777" w:rsidTr="00E60591">
        <w:trPr>
          <w:cantSplit/>
        </w:trPr>
        <w:tc>
          <w:tcPr>
            <w:tcW w:w="288" w:type="dxa"/>
          </w:tcPr>
          <w:p w14:paraId="71C8209D" w14:textId="77777777" w:rsidR="00E60591" w:rsidRDefault="00E60591" w:rsidP="00E60591">
            <w:pPr>
              <w:pStyle w:val="CopticCross"/>
            </w:pPr>
            <w:r>
              <w:t>¿</w:t>
            </w:r>
          </w:p>
        </w:tc>
        <w:tc>
          <w:tcPr>
            <w:tcW w:w="3960" w:type="dxa"/>
          </w:tcPr>
          <w:p w14:paraId="25982AC3" w14:textId="77777777" w:rsidR="00E60591" w:rsidRDefault="00E60591" w:rsidP="00E60591">
            <w:pPr>
              <w:pStyle w:val="EngHang"/>
            </w:pPr>
            <w:r>
              <w:t>My soul has long waited</w:t>
            </w:r>
          </w:p>
          <w:p w14:paraId="59AD3AE7" w14:textId="77777777" w:rsidR="00E60591" w:rsidRDefault="00E60591" w:rsidP="00E60591">
            <w:pPr>
              <w:pStyle w:val="EngHang"/>
            </w:pPr>
            <w:r>
              <w:t>For You as in a barren land.</w:t>
            </w:r>
          </w:p>
          <w:p w14:paraId="65B9955E" w14:textId="77777777" w:rsidR="00E60591" w:rsidRDefault="00E60591" w:rsidP="00E60591">
            <w:pPr>
              <w:pStyle w:val="EngHang"/>
            </w:pPr>
            <w:r>
              <w:t>O My Lord Jesus Christ,</w:t>
            </w:r>
          </w:p>
          <w:p w14:paraId="1BA4351B" w14:textId="77777777" w:rsidR="00E60591" w:rsidRDefault="00E60591" w:rsidP="00E60591">
            <w:pPr>
              <w:pStyle w:val="EngHangEnd"/>
            </w:pPr>
            <w:r>
              <w:t>Remember us in Your mercy.</w:t>
            </w:r>
          </w:p>
        </w:tc>
      </w:tr>
      <w:tr w:rsidR="00E60591" w14:paraId="16A73A19" w14:textId="77777777" w:rsidTr="00E60591">
        <w:trPr>
          <w:cantSplit/>
        </w:trPr>
        <w:tc>
          <w:tcPr>
            <w:tcW w:w="288" w:type="dxa"/>
          </w:tcPr>
          <w:p w14:paraId="68870BD1" w14:textId="77777777" w:rsidR="00E60591" w:rsidRDefault="00E60591" w:rsidP="00E60591">
            <w:pPr>
              <w:pStyle w:val="CopticCross"/>
            </w:pPr>
          </w:p>
        </w:tc>
        <w:tc>
          <w:tcPr>
            <w:tcW w:w="3960" w:type="dxa"/>
          </w:tcPr>
          <w:p w14:paraId="1FDD3A47" w14:textId="77777777" w:rsidR="00E60591" w:rsidRDefault="00E60591" w:rsidP="00E60591">
            <w:pPr>
              <w:pStyle w:val="EngHang"/>
            </w:pPr>
            <w:r>
              <w:t>Do not forget our Church,</w:t>
            </w:r>
          </w:p>
          <w:p w14:paraId="0511781C" w14:textId="77777777" w:rsidR="00E60591" w:rsidRDefault="00E60591" w:rsidP="00E60591">
            <w:pPr>
              <w:pStyle w:val="EngHang"/>
            </w:pPr>
            <w:r>
              <w:t>But fill it with Your goodness.</w:t>
            </w:r>
          </w:p>
          <w:p w14:paraId="0A397423" w14:textId="77777777" w:rsidR="00E60591" w:rsidRDefault="00E60591" w:rsidP="00E60591">
            <w:pPr>
              <w:pStyle w:val="EngHang"/>
            </w:pPr>
            <w:r>
              <w:t>O my Lord Jesus Christ,</w:t>
            </w:r>
          </w:p>
          <w:p w14:paraId="59290B66" w14:textId="77777777" w:rsidR="00E60591" w:rsidRDefault="00E60591" w:rsidP="00E60591">
            <w:pPr>
              <w:pStyle w:val="EngHangEnd"/>
            </w:pPr>
            <w:r>
              <w:t>Establish it in Your ordinances.</w:t>
            </w:r>
          </w:p>
        </w:tc>
      </w:tr>
      <w:tr w:rsidR="00E60591" w14:paraId="10D6D980" w14:textId="77777777" w:rsidTr="00E60591">
        <w:trPr>
          <w:cantSplit/>
        </w:trPr>
        <w:tc>
          <w:tcPr>
            <w:tcW w:w="288" w:type="dxa"/>
          </w:tcPr>
          <w:p w14:paraId="286C9618" w14:textId="77777777" w:rsidR="00E60591" w:rsidRDefault="00E60591" w:rsidP="00E60591">
            <w:pPr>
              <w:pStyle w:val="CopticCross"/>
            </w:pPr>
            <w:r>
              <w:t>¿</w:t>
            </w:r>
          </w:p>
        </w:tc>
        <w:tc>
          <w:tcPr>
            <w:tcW w:w="3960" w:type="dxa"/>
          </w:tcPr>
          <w:p w14:paraId="68C6D55B" w14:textId="77777777" w:rsidR="00E60591" w:rsidRDefault="00E60591" w:rsidP="00E60591">
            <w:pPr>
              <w:pStyle w:val="EngHang"/>
            </w:pPr>
            <w:r>
              <w:t>Your statutes are as sweet</w:t>
            </w:r>
          </w:p>
          <w:p w14:paraId="2EF3FE91" w14:textId="77777777" w:rsidR="00E60591" w:rsidRDefault="00E60591" w:rsidP="00E60591">
            <w:pPr>
              <w:pStyle w:val="EngHang"/>
            </w:pPr>
            <w:r>
              <w:t>As honey on my lips.</w:t>
            </w:r>
          </w:p>
          <w:p w14:paraId="6179D9D7" w14:textId="77777777" w:rsidR="00E60591" w:rsidRDefault="00E60591" w:rsidP="00E60591">
            <w:pPr>
              <w:pStyle w:val="EngHang"/>
            </w:pPr>
            <w:r>
              <w:t>O my Lord Jesus Christ,</w:t>
            </w:r>
          </w:p>
          <w:p w14:paraId="1AA6ECCB" w14:textId="77777777" w:rsidR="00E60591" w:rsidRDefault="00E60591" w:rsidP="00E60591">
            <w:pPr>
              <w:pStyle w:val="EngHangEnd"/>
            </w:pPr>
            <w:r>
              <w:t>Cleanse me form my sins.</w:t>
            </w:r>
          </w:p>
        </w:tc>
      </w:tr>
      <w:tr w:rsidR="00E60591" w14:paraId="12F2E727" w14:textId="77777777" w:rsidTr="00E60591">
        <w:trPr>
          <w:cantSplit/>
        </w:trPr>
        <w:tc>
          <w:tcPr>
            <w:tcW w:w="288" w:type="dxa"/>
          </w:tcPr>
          <w:p w14:paraId="1D62CE5B" w14:textId="77777777" w:rsidR="00E60591" w:rsidRDefault="00E60591" w:rsidP="00E60591">
            <w:pPr>
              <w:pStyle w:val="CopticCross"/>
            </w:pPr>
          </w:p>
        </w:tc>
        <w:tc>
          <w:tcPr>
            <w:tcW w:w="3960" w:type="dxa"/>
          </w:tcPr>
          <w:p w14:paraId="72933E24" w14:textId="77777777" w:rsidR="00E60591" w:rsidRDefault="00E60591" w:rsidP="00E60591">
            <w:pPr>
              <w:pStyle w:val="EngHang"/>
            </w:pPr>
            <w:r>
              <w:t>Let us thank the Beneficent,</w:t>
            </w:r>
          </w:p>
          <w:p w14:paraId="15C3D70D" w14:textId="77777777" w:rsidR="00E60591" w:rsidRDefault="00E60591" w:rsidP="00E60591">
            <w:pPr>
              <w:pStyle w:val="EngHang"/>
            </w:pPr>
            <w:r>
              <w:t>And worship the Lord Jesus,</w:t>
            </w:r>
          </w:p>
          <w:p w14:paraId="151DDDD3" w14:textId="77777777" w:rsidR="00E60591" w:rsidRDefault="00E60591" w:rsidP="00E60591">
            <w:pPr>
              <w:pStyle w:val="EngHang"/>
            </w:pPr>
            <w:r>
              <w:t>The Christ, the Lord of hosts;</w:t>
            </w:r>
          </w:p>
          <w:p w14:paraId="35D3A1CC" w14:textId="77777777" w:rsidR="00E60591" w:rsidRDefault="00E60591" w:rsidP="00E60591">
            <w:pPr>
              <w:pStyle w:val="EngHangEnd"/>
            </w:pPr>
            <w:r>
              <w:t>We bow down to Him in fear.</w:t>
            </w:r>
          </w:p>
        </w:tc>
      </w:tr>
      <w:tr w:rsidR="00E60591" w14:paraId="031E3446" w14:textId="77777777" w:rsidTr="00E60591">
        <w:trPr>
          <w:cantSplit/>
        </w:trPr>
        <w:tc>
          <w:tcPr>
            <w:tcW w:w="288" w:type="dxa"/>
          </w:tcPr>
          <w:p w14:paraId="0B9A870E" w14:textId="77777777" w:rsidR="00E60591" w:rsidRDefault="00E60591" w:rsidP="00E60591">
            <w:pPr>
              <w:pStyle w:val="CopticCross"/>
            </w:pPr>
            <w:r>
              <w:t>¿</w:t>
            </w:r>
          </w:p>
        </w:tc>
        <w:tc>
          <w:tcPr>
            <w:tcW w:w="3960" w:type="dxa"/>
          </w:tcPr>
          <w:p w14:paraId="423BED4B" w14:textId="77777777" w:rsidR="00E60591" w:rsidRDefault="00E60591" w:rsidP="00E60591">
            <w:pPr>
              <w:pStyle w:val="EngHang"/>
            </w:pPr>
            <w:r>
              <w:t>Confirm us in Your statutes,</w:t>
            </w:r>
          </w:p>
          <w:p w14:paraId="100B1B7C" w14:textId="77777777" w:rsidR="00E60591" w:rsidRDefault="00E60591" w:rsidP="00E60591">
            <w:pPr>
              <w:pStyle w:val="EngHang"/>
            </w:pPr>
            <w:r>
              <w:t>Establish Your oracles in us.</w:t>
            </w:r>
          </w:p>
          <w:p w14:paraId="152A113B" w14:textId="77777777" w:rsidR="00E60591" w:rsidRDefault="00E60591" w:rsidP="00E60591">
            <w:pPr>
              <w:pStyle w:val="EngHang"/>
            </w:pPr>
            <w:r>
              <w:t>O my Lord Jesus Christ,</w:t>
            </w:r>
          </w:p>
          <w:p w14:paraId="09E3CC38" w14:textId="77777777" w:rsidR="00E60591" w:rsidRDefault="00E60591" w:rsidP="00E60591">
            <w:pPr>
              <w:pStyle w:val="EngHangEnd"/>
            </w:pPr>
            <w:r>
              <w:t>Raise the stature of the Church.</w:t>
            </w:r>
          </w:p>
        </w:tc>
      </w:tr>
      <w:tr w:rsidR="00E60591" w14:paraId="0D41D0D3" w14:textId="77777777" w:rsidTr="00E60591">
        <w:trPr>
          <w:cantSplit/>
        </w:trPr>
        <w:tc>
          <w:tcPr>
            <w:tcW w:w="288" w:type="dxa"/>
          </w:tcPr>
          <w:p w14:paraId="38C81030" w14:textId="77777777" w:rsidR="00E60591" w:rsidRDefault="00E60591" w:rsidP="00E60591">
            <w:pPr>
              <w:pStyle w:val="CopticCross"/>
            </w:pPr>
          </w:p>
        </w:tc>
        <w:tc>
          <w:tcPr>
            <w:tcW w:w="3960" w:type="dxa"/>
          </w:tcPr>
          <w:p w14:paraId="6E21C21A" w14:textId="77777777" w:rsidR="00E60591" w:rsidRDefault="00E60591" w:rsidP="00E60591">
            <w:pPr>
              <w:pStyle w:val="EngHang"/>
            </w:pPr>
            <w:r>
              <w:t>Raise the statue of the Christians</w:t>
            </w:r>
          </w:p>
          <w:p w14:paraId="202046EC" w14:textId="77777777" w:rsidR="00E60591" w:rsidRDefault="00E60591" w:rsidP="00E60591">
            <w:pPr>
              <w:pStyle w:val="EngHang"/>
            </w:pPr>
            <w:r>
              <w:t>Throughout the world,</w:t>
            </w:r>
          </w:p>
          <w:p w14:paraId="114D9FBB" w14:textId="77777777" w:rsidR="00E60591" w:rsidRDefault="00E60591" w:rsidP="00E60591">
            <w:pPr>
              <w:pStyle w:val="EngHang"/>
            </w:pPr>
            <w:r>
              <w:t>O my Lord Jesus Christ,</w:t>
            </w:r>
          </w:p>
          <w:p w14:paraId="69F59429" w14:textId="77777777" w:rsidR="00E60591" w:rsidRDefault="00E60591" w:rsidP="00E60591">
            <w:pPr>
              <w:pStyle w:val="EngHangEnd"/>
            </w:pPr>
            <w:r>
              <w:t>Embrace them and support them.</w:t>
            </w:r>
          </w:p>
        </w:tc>
      </w:tr>
      <w:tr w:rsidR="00E60591" w14:paraId="4460E9A5" w14:textId="77777777" w:rsidTr="00E60591">
        <w:trPr>
          <w:cantSplit/>
        </w:trPr>
        <w:tc>
          <w:tcPr>
            <w:tcW w:w="288" w:type="dxa"/>
          </w:tcPr>
          <w:p w14:paraId="30F4DFA8" w14:textId="77777777" w:rsidR="00E60591" w:rsidRDefault="00E60591" w:rsidP="00E60591">
            <w:pPr>
              <w:pStyle w:val="CopticCross"/>
            </w:pPr>
            <w:r>
              <w:t>¿</w:t>
            </w:r>
          </w:p>
        </w:tc>
        <w:tc>
          <w:tcPr>
            <w:tcW w:w="3960" w:type="dxa"/>
          </w:tcPr>
          <w:p w14:paraId="3D3501EE" w14:textId="77777777" w:rsidR="00E60591" w:rsidRDefault="00E60591" w:rsidP="00E60591">
            <w:pPr>
              <w:pStyle w:val="EngHang"/>
            </w:pPr>
            <w:r>
              <w:t>If we live in poverty,</w:t>
            </w:r>
          </w:p>
          <w:p w14:paraId="3597CF65" w14:textId="77777777" w:rsidR="00E60591" w:rsidRDefault="00E60591" w:rsidP="00E60591">
            <w:pPr>
              <w:pStyle w:val="EngHang"/>
            </w:pPr>
            <w:r>
              <w:t>Your Name will sustain us,</w:t>
            </w:r>
          </w:p>
          <w:p w14:paraId="1BFC178E" w14:textId="77777777" w:rsidR="00E60591" w:rsidRDefault="00E60591" w:rsidP="00E60591">
            <w:pPr>
              <w:pStyle w:val="EngHang"/>
            </w:pPr>
            <w:r>
              <w:t>O my Lord Jesus Christ,</w:t>
            </w:r>
          </w:p>
          <w:p w14:paraId="31206F77" w14:textId="77777777" w:rsidR="00E60591" w:rsidRDefault="00E60591" w:rsidP="00E60591">
            <w:pPr>
              <w:pStyle w:val="EngHangEnd"/>
            </w:pPr>
            <w:r>
              <w:t xml:space="preserve">We are rich in Your goodness. </w:t>
            </w:r>
          </w:p>
        </w:tc>
      </w:tr>
      <w:tr w:rsidR="00E60591" w14:paraId="59E829A6" w14:textId="77777777" w:rsidTr="00E60591">
        <w:trPr>
          <w:cantSplit/>
        </w:trPr>
        <w:tc>
          <w:tcPr>
            <w:tcW w:w="288" w:type="dxa"/>
          </w:tcPr>
          <w:p w14:paraId="54F0285F" w14:textId="77777777" w:rsidR="00E60591" w:rsidRDefault="00E60591" w:rsidP="00E60591">
            <w:pPr>
              <w:pStyle w:val="CopticCross"/>
            </w:pPr>
          </w:p>
        </w:tc>
        <w:tc>
          <w:tcPr>
            <w:tcW w:w="3960" w:type="dxa"/>
          </w:tcPr>
          <w:p w14:paraId="1C499EA7" w14:textId="77777777" w:rsidR="00E60591" w:rsidRDefault="00E60591" w:rsidP="00E60591">
            <w:pPr>
              <w:pStyle w:val="EngHang"/>
            </w:pPr>
            <w:r>
              <w:t>Praise is due unto You,</w:t>
            </w:r>
          </w:p>
          <w:p w14:paraId="4F5833D9" w14:textId="77777777" w:rsidR="00E60591" w:rsidRDefault="00E60591" w:rsidP="00E60591">
            <w:pPr>
              <w:pStyle w:val="EngHang"/>
            </w:pPr>
            <w:r>
              <w:t>Blessing is due unto You,</w:t>
            </w:r>
          </w:p>
          <w:p w14:paraId="05C9FB1B" w14:textId="77777777" w:rsidR="00E60591" w:rsidRDefault="00E60591" w:rsidP="00E60591">
            <w:pPr>
              <w:pStyle w:val="EngHang"/>
            </w:pPr>
            <w:r>
              <w:t>O my Lord Jesus Christ,</w:t>
            </w:r>
          </w:p>
          <w:p w14:paraId="30B2E42C" w14:textId="77777777" w:rsidR="00E60591" w:rsidRDefault="00E60591" w:rsidP="00E60591">
            <w:pPr>
              <w:pStyle w:val="EngHangEnd"/>
            </w:pPr>
            <w:r>
              <w:t>The fountain of all goodness.</w:t>
            </w:r>
          </w:p>
        </w:tc>
      </w:tr>
      <w:tr w:rsidR="00E60591" w14:paraId="50620FC6" w14:textId="77777777" w:rsidTr="00E60591">
        <w:trPr>
          <w:cantSplit/>
        </w:trPr>
        <w:tc>
          <w:tcPr>
            <w:tcW w:w="288" w:type="dxa"/>
          </w:tcPr>
          <w:p w14:paraId="3A92B1F4" w14:textId="77777777" w:rsidR="00E60591" w:rsidRDefault="00E60591" w:rsidP="00E60591">
            <w:pPr>
              <w:pStyle w:val="CopticCross"/>
            </w:pPr>
            <w:r>
              <w:t>¿</w:t>
            </w:r>
          </w:p>
        </w:tc>
        <w:tc>
          <w:tcPr>
            <w:tcW w:w="3960" w:type="dxa"/>
          </w:tcPr>
          <w:p w14:paraId="28C19FA7" w14:textId="77777777" w:rsidR="00E60591" w:rsidRDefault="00E60591" w:rsidP="00E60591">
            <w:pPr>
              <w:pStyle w:val="EngHang"/>
            </w:pPr>
            <w:r>
              <w:t>O Lord, save Your people,</w:t>
            </w:r>
          </w:p>
          <w:p w14:paraId="2716A47C" w14:textId="77777777" w:rsidR="00E60591" w:rsidRDefault="00E60591" w:rsidP="00E60591">
            <w:pPr>
              <w:pStyle w:val="EngHang"/>
            </w:pPr>
            <w:r>
              <w:t>And bless Your inheritance;</w:t>
            </w:r>
          </w:p>
          <w:p w14:paraId="2AB0E238" w14:textId="77777777" w:rsidR="00E60591" w:rsidRDefault="00E60591" w:rsidP="00E60591">
            <w:pPr>
              <w:pStyle w:val="EngHang"/>
            </w:pPr>
            <w:r>
              <w:t>Raise their stature in Your Name,</w:t>
            </w:r>
          </w:p>
          <w:p w14:paraId="5EE34885" w14:textId="77777777" w:rsidR="00E60591" w:rsidRDefault="00E60591" w:rsidP="00E60591">
            <w:pPr>
              <w:pStyle w:val="EngHangEnd"/>
            </w:pPr>
            <w:r>
              <w:t>And grant them Your Kingdom.</w:t>
            </w:r>
          </w:p>
        </w:tc>
      </w:tr>
      <w:tr w:rsidR="00E60591" w14:paraId="7E0D9143" w14:textId="77777777" w:rsidTr="00E60591">
        <w:trPr>
          <w:cantSplit/>
        </w:trPr>
        <w:tc>
          <w:tcPr>
            <w:tcW w:w="288" w:type="dxa"/>
          </w:tcPr>
          <w:p w14:paraId="5D0409A0" w14:textId="77777777" w:rsidR="00E60591" w:rsidRDefault="00E60591" w:rsidP="00E60591">
            <w:pPr>
              <w:pStyle w:val="CopticCross"/>
            </w:pPr>
          </w:p>
        </w:tc>
        <w:tc>
          <w:tcPr>
            <w:tcW w:w="3960" w:type="dxa"/>
          </w:tcPr>
          <w:p w14:paraId="7EF23223" w14:textId="77777777" w:rsidR="00E60591" w:rsidRDefault="00E60591" w:rsidP="00E60591">
            <w:pPr>
              <w:pStyle w:val="EngHang"/>
            </w:pPr>
            <w:r>
              <w:t>Your Kingdom, O my God,</w:t>
            </w:r>
          </w:p>
          <w:p w14:paraId="2C7A61F3" w14:textId="77777777" w:rsidR="00E60591" w:rsidRDefault="00E60591" w:rsidP="00E60591">
            <w:pPr>
              <w:pStyle w:val="EngHang"/>
            </w:pPr>
            <w:r>
              <w:t>Is an eternal Kingdom,</w:t>
            </w:r>
          </w:p>
          <w:p w14:paraId="6E0C7D38" w14:textId="77777777" w:rsidR="00E60591" w:rsidRDefault="00E60591" w:rsidP="00E60591">
            <w:pPr>
              <w:pStyle w:val="EngHang"/>
            </w:pPr>
            <w:r>
              <w:t>And Your reign, O my King,</w:t>
            </w:r>
          </w:p>
          <w:p w14:paraId="702CB44B" w14:textId="77777777" w:rsidR="00E60591" w:rsidRDefault="00E60591" w:rsidP="00E60591">
            <w:pPr>
              <w:pStyle w:val="EngHangEnd"/>
            </w:pPr>
            <w:r>
              <w:t>Is everlasting.</w:t>
            </w:r>
          </w:p>
        </w:tc>
      </w:tr>
      <w:tr w:rsidR="00E60591" w14:paraId="08993564" w14:textId="77777777" w:rsidTr="00E60591">
        <w:trPr>
          <w:cantSplit/>
        </w:trPr>
        <w:tc>
          <w:tcPr>
            <w:tcW w:w="288" w:type="dxa"/>
          </w:tcPr>
          <w:p w14:paraId="698AA675" w14:textId="77777777" w:rsidR="00E60591" w:rsidRDefault="00E60591" w:rsidP="00E60591">
            <w:pPr>
              <w:pStyle w:val="CopticCross"/>
            </w:pPr>
            <w:r>
              <w:lastRenderedPageBreak/>
              <w:t>¿</w:t>
            </w:r>
          </w:p>
        </w:tc>
        <w:tc>
          <w:tcPr>
            <w:tcW w:w="3960" w:type="dxa"/>
          </w:tcPr>
          <w:p w14:paraId="0720BEBC" w14:textId="77777777" w:rsidR="00E60591" w:rsidRDefault="00E60591" w:rsidP="00E60591">
            <w:pPr>
              <w:pStyle w:val="EngHang"/>
            </w:pPr>
            <w:r>
              <w:t>Your deeds are wonderful,</w:t>
            </w:r>
          </w:p>
          <w:p w14:paraId="0E41D8D0" w14:textId="77777777" w:rsidR="00E60591" w:rsidRDefault="00E60591" w:rsidP="00E60591">
            <w:pPr>
              <w:pStyle w:val="EngHang"/>
            </w:pPr>
            <w:r>
              <w:t>Eternal, and exalted.</w:t>
            </w:r>
          </w:p>
          <w:p w14:paraId="0F2764FA" w14:textId="77777777" w:rsidR="00E60591" w:rsidRDefault="00E60591" w:rsidP="00E60591">
            <w:pPr>
              <w:pStyle w:val="EngHang"/>
            </w:pPr>
            <w:r>
              <w:t>O my Lord jesus Christ,</w:t>
            </w:r>
          </w:p>
          <w:p w14:paraId="7559943F" w14:textId="77777777" w:rsidR="00E60591" w:rsidRDefault="00E60591" w:rsidP="00E60591">
            <w:pPr>
              <w:pStyle w:val="EngHangEnd"/>
            </w:pPr>
            <w:r>
              <w:t>Your are the King of kings.</w:t>
            </w:r>
          </w:p>
        </w:tc>
      </w:tr>
      <w:tr w:rsidR="00E60591" w14:paraId="10773551" w14:textId="77777777" w:rsidTr="00E60591">
        <w:trPr>
          <w:cantSplit/>
        </w:trPr>
        <w:tc>
          <w:tcPr>
            <w:tcW w:w="288" w:type="dxa"/>
          </w:tcPr>
          <w:p w14:paraId="78A20495" w14:textId="77777777" w:rsidR="00E60591" w:rsidRDefault="00E60591" w:rsidP="00E60591">
            <w:pPr>
              <w:pStyle w:val="CopticCross"/>
            </w:pPr>
          </w:p>
        </w:tc>
        <w:tc>
          <w:tcPr>
            <w:tcW w:w="3960" w:type="dxa"/>
          </w:tcPr>
          <w:p w14:paraId="7A96BE5D" w14:textId="77777777" w:rsidR="00E60591" w:rsidRDefault="00E60591" w:rsidP="00E60591">
            <w:pPr>
              <w:pStyle w:val="EngHang"/>
            </w:pPr>
            <w:r>
              <w:t>All kingdoms will cease,</w:t>
            </w:r>
          </w:p>
          <w:p w14:paraId="0411E7E8" w14:textId="77777777" w:rsidR="00E60591" w:rsidRDefault="00E60591" w:rsidP="00E60591">
            <w:pPr>
              <w:pStyle w:val="EngHang"/>
            </w:pPr>
            <w:r>
              <w:t>A long with all riches of the world,</w:t>
            </w:r>
          </w:p>
          <w:p w14:paraId="3DFA54F8" w14:textId="77777777" w:rsidR="00E60591" w:rsidRDefault="00E60591" w:rsidP="00E60591">
            <w:pPr>
              <w:pStyle w:val="EngHang"/>
            </w:pPr>
            <w:r>
              <w:t>O my Lord Jesus Christ,</w:t>
            </w:r>
          </w:p>
          <w:p w14:paraId="479A95F2" w14:textId="77777777" w:rsidR="00E60591" w:rsidRDefault="00E60591" w:rsidP="00E60591">
            <w:pPr>
              <w:pStyle w:val="EngHangEnd"/>
            </w:pPr>
            <w:r>
              <w:t>Your Kingdom is eternal.</w:t>
            </w:r>
          </w:p>
        </w:tc>
      </w:tr>
      <w:tr w:rsidR="00E60591" w14:paraId="7C864580" w14:textId="77777777" w:rsidTr="00E60591">
        <w:trPr>
          <w:cantSplit/>
        </w:trPr>
        <w:tc>
          <w:tcPr>
            <w:tcW w:w="288" w:type="dxa"/>
          </w:tcPr>
          <w:p w14:paraId="48451414" w14:textId="77777777" w:rsidR="00E60591" w:rsidRDefault="00E60591" w:rsidP="00E60591">
            <w:pPr>
              <w:pStyle w:val="CopticCross"/>
            </w:pPr>
            <w:r>
              <w:t>¿</w:t>
            </w:r>
          </w:p>
        </w:tc>
        <w:tc>
          <w:tcPr>
            <w:tcW w:w="3960" w:type="dxa"/>
          </w:tcPr>
          <w:p w14:paraId="1D203130" w14:textId="77777777" w:rsidR="00E60591" w:rsidRDefault="00E60591" w:rsidP="00E60591">
            <w:pPr>
              <w:pStyle w:val="EngHang"/>
            </w:pPr>
            <w:r>
              <w:t>May the kingdoms cease,</w:t>
            </w:r>
          </w:p>
          <w:p w14:paraId="770BC3D1" w14:textId="77777777" w:rsidR="00E60591" w:rsidRDefault="00E60591" w:rsidP="00E60591">
            <w:pPr>
              <w:pStyle w:val="EngHang"/>
            </w:pPr>
            <w:r>
              <w:t>Along with the riches of the world,</w:t>
            </w:r>
          </w:p>
          <w:p w14:paraId="196430C6" w14:textId="77777777" w:rsidR="00E60591" w:rsidRDefault="00E60591" w:rsidP="00E60591">
            <w:pPr>
              <w:pStyle w:val="EngHang"/>
            </w:pPr>
            <w:r>
              <w:t>O my Lord Jesus Christ,</w:t>
            </w:r>
          </w:p>
          <w:p w14:paraId="33AFDB8B" w14:textId="77777777" w:rsidR="00E60591" w:rsidRDefault="00E60591" w:rsidP="00E60591">
            <w:pPr>
              <w:pStyle w:val="EngHangEnd"/>
            </w:pPr>
            <w:r>
              <w:t>You are the treasure of the poor.</w:t>
            </w:r>
          </w:p>
        </w:tc>
      </w:tr>
      <w:tr w:rsidR="00E60591" w14:paraId="3AE98DD9" w14:textId="77777777" w:rsidTr="00E60591">
        <w:trPr>
          <w:cantSplit/>
        </w:trPr>
        <w:tc>
          <w:tcPr>
            <w:tcW w:w="288" w:type="dxa"/>
          </w:tcPr>
          <w:p w14:paraId="46252FD1" w14:textId="77777777" w:rsidR="00E60591" w:rsidRDefault="00E60591" w:rsidP="00E60591">
            <w:pPr>
              <w:pStyle w:val="CopticCross"/>
            </w:pPr>
          </w:p>
        </w:tc>
        <w:tc>
          <w:tcPr>
            <w:tcW w:w="3960" w:type="dxa"/>
          </w:tcPr>
          <w:p w14:paraId="1BA8498F" w14:textId="77777777" w:rsidR="00E60591" w:rsidRDefault="00E60591" w:rsidP="00E60591">
            <w:pPr>
              <w:pStyle w:val="EngHang"/>
            </w:pPr>
            <w:r>
              <w:t>Please satisfy the poor,</w:t>
            </w:r>
          </w:p>
          <w:p w14:paraId="221AA441" w14:textId="77777777" w:rsidR="00E60591" w:rsidRDefault="00E60591" w:rsidP="00E60591">
            <w:pPr>
              <w:pStyle w:val="EngHang"/>
            </w:pPr>
            <w:r>
              <w:t>Heal the sick,</w:t>
            </w:r>
          </w:p>
          <w:p w14:paraId="731C1904" w14:textId="77777777" w:rsidR="00E60591" w:rsidRDefault="00E60591" w:rsidP="00E60591">
            <w:pPr>
              <w:pStyle w:val="EngHang"/>
            </w:pPr>
            <w:r>
              <w:t>Comfort all the widows,</w:t>
            </w:r>
          </w:p>
          <w:p w14:paraId="17F8B2A1" w14:textId="77777777" w:rsidR="00E60591" w:rsidRDefault="00E60591" w:rsidP="00E60591">
            <w:pPr>
              <w:pStyle w:val="EngHangEnd"/>
            </w:pPr>
            <w:r>
              <w:t>O Lord, grant them Your riches.</w:t>
            </w:r>
          </w:p>
        </w:tc>
      </w:tr>
      <w:tr w:rsidR="00E60591" w14:paraId="557B261C" w14:textId="77777777" w:rsidTr="00E60591">
        <w:trPr>
          <w:cantSplit/>
        </w:trPr>
        <w:tc>
          <w:tcPr>
            <w:tcW w:w="288" w:type="dxa"/>
          </w:tcPr>
          <w:p w14:paraId="2CF3A2FD" w14:textId="77777777" w:rsidR="00E60591" w:rsidRDefault="00E60591" w:rsidP="00E60591">
            <w:pPr>
              <w:pStyle w:val="CopticCross"/>
            </w:pPr>
            <w:r>
              <w:t>¿</w:t>
            </w:r>
          </w:p>
        </w:tc>
        <w:tc>
          <w:tcPr>
            <w:tcW w:w="3960" w:type="dxa"/>
          </w:tcPr>
          <w:p w14:paraId="19C07FA1" w14:textId="77777777" w:rsidR="00E60591" w:rsidRDefault="00E60591" w:rsidP="00E60591">
            <w:pPr>
              <w:pStyle w:val="EngHang"/>
            </w:pPr>
            <w:r>
              <w:t>O please grant them Your riches,</w:t>
            </w:r>
          </w:p>
          <w:p w14:paraId="08ED146A" w14:textId="77777777" w:rsidR="00E60591" w:rsidRDefault="00E60591" w:rsidP="00E60591">
            <w:pPr>
              <w:pStyle w:val="EngHang"/>
            </w:pPr>
            <w:r>
              <w:t>And help and forgive those in debt,</w:t>
            </w:r>
          </w:p>
          <w:p w14:paraId="0A34E095" w14:textId="77777777" w:rsidR="00E60591" w:rsidRDefault="00E60591" w:rsidP="00E60591">
            <w:pPr>
              <w:pStyle w:val="EngHang"/>
            </w:pPr>
            <w:r>
              <w:t>O my Lord, Jesus Christ,</w:t>
            </w:r>
          </w:p>
          <w:p w14:paraId="29985ED7" w14:textId="77777777" w:rsidR="00E60591" w:rsidRDefault="00E60591" w:rsidP="00E60591">
            <w:pPr>
              <w:pStyle w:val="EngHangEnd"/>
            </w:pPr>
            <w:r>
              <w:t>The treasure of the poor.</w:t>
            </w:r>
          </w:p>
        </w:tc>
      </w:tr>
      <w:tr w:rsidR="00E60591" w14:paraId="210BCA66" w14:textId="77777777" w:rsidTr="00E60591">
        <w:trPr>
          <w:cantSplit/>
        </w:trPr>
        <w:tc>
          <w:tcPr>
            <w:tcW w:w="288" w:type="dxa"/>
          </w:tcPr>
          <w:p w14:paraId="7071EF5D" w14:textId="77777777" w:rsidR="00E60591" w:rsidRDefault="00E60591" w:rsidP="00E60591">
            <w:pPr>
              <w:pStyle w:val="CopticCross"/>
            </w:pPr>
          </w:p>
        </w:tc>
        <w:tc>
          <w:tcPr>
            <w:tcW w:w="3960" w:type="dxa"/>
          </w:tcPr>
          <w:p w14:paraId="5DF8B1E7" w14:textId="77777777" w:rsidR="00E60591" w:rsidRDefault="00E60591" w:rsidP="00E60591">
            <w:pPr>
              <w:pStyle w:val="EngHang"/>
            </w:pPr>
            <w:r>
              <w:t>Though we may be in need,</w:t>
            </w:r>
          </w:p>
          <w:p w14:paraId="28CDD325" w14:textId="77777777" w:rsidR="00E60591" w:rsidRDefault="00E60591" w:rsidP="00E60591">
            <w:pPr>
              <w:pStyle w:val="EngHang"/>
            </w:pPr>
            <w:r>
              <w:t>We have the Precious Pearl,</w:t>
            </w:r>
          </w:p>
          <w:p w14:paraId="7B29FF51" w14:textId="77777777" w:rsidR="00E60591" w:rsidRDefault="00E60591" w:rsidP="00E60591">
            <w:pPr>
              <w:pStyle w:val="EngHang"/>
            </w:pPr>
            <w:r>
              <w:t>The Rock of great price,</w:t>
            </w:r>
          </w:p>
          <w:p w14:paraId="1534AE34" w14:textId="77777777" w:rsidR="00E60591" w:rsidRDefault="00E60591" w:rsidP="00E60591">
            <w:pPr>
              <w:pStyle w:val="EngHangEnd"/>
            </w:pPr>
            <w:r>
              <w:t>The honoured Jesus,</w:t>
            </w:r>
          </w:p>
        </w:tc>
      </w:tr>
      <w:tr w:rsidR="00E60591" w14:paraId="3BBE6690" w14:textId="77777777" w:rsidTr="00E60591">
        <w:trPr>
          <w:cantSplit/>
        </w:trPr>
        <w:tc>
          <w:tcPr>
            <w:tcW w:w="288" w:type="dxa"/>
          </w:tcPr>
          <w:p w14:paraId="5C6065CC" w14:textId="77777777" w:rsidR="00E60591" w:rsidRDefault="00E60591" w:rsidP="00E60591">
            <w:pPr>
              <w:pStyle w:val="CopticCross"/>
            </w:pPr>
            <w:r>
              <w:lastRenderedPageBreak/>
              <w:t>¿</w:t>
            </w:r>
          </w:p>
        </w:tc>
        <w:tc>
          <w:tcPr>
            <w:tcW w:w="3960" w:type="dxa"/>
          </w:tcPr>
          <w:p w14:paraId="792E2C88" w14:textId="77777777" w:rsidR="00E60591" w:rsidRDefault="00E60591" w:rsidP="00E60591">
            <w:pPr>
              <w:pStyle w:val="EngHang"/>
            </w:pPr>
            <w:r>
              <w:t xml:space="preserve"> Honoured and precious,</w:t>
            </w:r>
          </w:p>
          <w:p w14:paraId="7B6F4D0C" w14:textId="77777777" w:rsidR="00E60591" w:rsidRDefault="00E60591" w:rsidP="00E60591">
            <w:pPr>
              <w:pStyle w:val="EngHang"/>
            </w:pPr>
            <w:r>
              <w:t>Above all things of this world,</w:t>
            </w:r>
          </w:p>
          <w:p w14:paraId="77EBB812" w14:textId="77777777" w:rsidR="00E60591" w:rsidRDefault="00E60591" w:rsidP="00E60591">
            <w:pPr>
              <w:pStyle w:val="EngHang"/>
            </w:pPr>
            <w:r>
              <w:t>Is His Name, Jesus Christ,</w:t>
            </w:r>
          </w:p>
          <w:p w14:paraId="29018E57" w14:textId="77777777" w:rsidR="00E60591" w:rsidRDefault="00E60591" w:rsidP="00E60591">
            <w:pPr>
              <w:pStyle w:val="EngHangEnd"/>
            </w:pPr>
            <w:r>
              <w:t>The forgiver of sins.</w:t>
            </w:r>
          </w:p>
        </w:tc>
      </w:tr>
      <w:tr w:rsidR="00E60591" w14:paraId="0BE668F6" w14:textId="77777777" w:rsidTr="00E60591">
        <w:trPr>
          <w:cantSplit/>
        </w:trPr>
        <w:tc>
          <w:tcPr>
            <w:tcW w:w="288" w:type="dxa"/>
          </w:tcPr>
          <w:p w14:paraId="12717CAE" w14:textId="77777777" w:rsidR="00E60591" w:rsidRDefault="00E60591" w:rsidP="00E60591">
            <w:pPr>
              <w:pStyle w:val="CopticCross"/>
            </w:pPr>
          </w:p>
        </w:tc>
        <w:tc>
          <w:tcPr>
            <w:tcW w:w="3960" w:type="dxa"/>
          </w:tcPr>
          <w:p w14:paraId="26C8D4F0" w14:textId="77777777" w:rsidR="00E60591" w:rsidRDefault="00E60591" w:rsidP="00E60591">
            <w:pPr>
              <w:pStyle w:val="EngHang"/>
            </w:pPr>
            <w:r>
              <w:t>[He is] the forgiver of our debts,</w:t>
            </w:r>
          </w:p>
          <w:p w14:paraId="019DB7BC" w14:textId="77777777" w:rsidR="00E60591" w:rsidRDefault="00E60591" w:rsidP="00E60591">
            <w:pPr>
              <w:pStyle w:val="EngHang"/>
            </w:pPr>
            <w:r>
              <w:t>Who hears those who plead.</w:t>
            </w:r>
          </w:p>
          <w:p w14:paraId="1A9E51C9" w14:textId="77777777" w:rsidR="00E60591" w:rsidRDefault="00E60591" w:rsidP="00E60591">
            <w:pPr>
              <w:pStyle w:val="EngHang"/>
            </w:pPr>
            <w:r>
              <w:t>All the nations confess Him,</w:t>
            </w:r>
          </w:p>
          <w:p w14:paraId="46B43F1F" w14:textId="77777777" w:rsidR="00E60591" w:rsidRDefault="00E60591" w:rsidP="00E60591">
            <w:pPr>
              <w:pStyle w:val="EngHangEnd"/>
            </w:pPr>
            <w:r>
              <w:t>And all the kings praise Him.</w:t>
            </w:r>
          </w:p>
        </w:tc>
      </w:tr>
      <w:tr w:rsidR="00E60591" w14:paraId="56A78C5F" w14:textId="77777777" w:rsidTr="00E60591">
        <w:trPr>
          <w:cantSplit/>
        </w:trPr>
        <w:tc>
          <w:tcPr>
            <w:tcW w:w="288" w:type="dxa"/>
          </w:tcPr>
          <w:p w14:paraId="21555553" w14:textId="77777777" w:rsidR="00E60591" w:rsidRDefault="00E60591" w:rsidP="00E60591">
            <w:pPr>
              <w:pStyle w:val="CopticCross"/>
            </w:pPr>
            <w:r>
              <w:t>¿</w:t>
            </w:r>
          </w:p>
        </w:tc>
        <w:tc>
          <w:tcPr>
            <w:tcW w:w="3960" w:type="dxa"/>
          </w:tcPr>
          <w:p w14:paraId="61B70E38" w14:textId="77777777" w:rsidR="00E60591" w:rsidRDefault="00E60591" w:rsidP="00E60591">
            <w:pPr>
              <w:pStyle w:val="EngHang"/>
            </w:pPr>
            <w:r>
              <w:t>Praise Him, O peoples,</w:t>
            </w:r>
          </w:p>
          <w:p w14:paraId="46A9559B" w14:textId="77777777" w:rsidR="00E60591" w:rsidRDefault="00E60591" w:rsidP="00E60591">
            <w:pPr>
              <w:pStyle w:val="EngHang"/>
            </w:pPr>
            <w:r>
              <w:t>Glorify Him, all nations.</w:t>
            </w:r>
          </w:p>
          <w:p w14:paraId="6945FE49" w14:textId="77777777" w:rsidR="00E60591" w:rsidRDefault="00E60591" w:rsidP="00E60591">
            <w:pPr>
              <w:pStyle w:val="EngHang"/>
            </w:pPr>
            <w:r>
              <w:t>O my Lord Jesus Christ,</w:t>
            </w:r>
          </w:p>
          <w:p w14:paraId="3D3934B3" w14:textId="77777777" w:rsidR="00E60591" w:rsidRDefault="00E60591" w:rsidP="00E60591">
            <w:pPr>
              <w:pStyle w:val="EngHangEnd"/>
            </w:pPr>
            <w:r>
              <w:t>Grant us to do Your will.</w:t>
            </w:r>
          </w:p>
        </w:tc>
      </w:tr>
      <w:tr w:rsidR="00E60591" w14:paraId="1DA9D4DD" w14:textId="77777777" w:rsidTr="00E60591">
        <w:trPr>
          <w:cantSplit/>
        </w:trPr>
        <w:tc>
          <w:tcPr>
            <w:tcW w:w="288" w:type="dxa"/>
          </w:tcPr>
          <w:p w14:paraId="74C0EE14" w14:textId="77777777" w:rsidR="00E60591" w:rsidRDefault="00E60591" w:rsidP="00E60591">
            <w:pPr>
              <w:pStyle w:val="CopticCross"/>
            </w:pPr>
          </w:p>
        </w:tc>
        <w:tc>
          <w:tcPr>
            <w:tcW w:w="3960" w:type="dxa"/>
          </w:tcPr>
          <w:p w14:paraId="287A5FBE" w14:textId="77777777" w:rsidR="00E60591" w:rsidRDefault="00E60591" w:rsidP="00E60591">
            <w:pPr>
              <w:pStyle w:val="EngHang"/>
            </w:pPr>
            <w:r>
              <w:t>We ask for Your Kingdom,</w:t>
            </w:r>
          </w:p>
          <w:p w14:paraId="79B7B3D8" w14:textId="77777777" w:rsidR="00E60591" w:rsidRDefault="00E60591" w:rsidP="00E60591">
            <w:pPr>
              <w:pStyle w:val="EngHang"/>
            </w:pPr>
            <w:r>
              <w:t>And Your eternal mercy,</w:t>
            </w:r>
          </w:p>
          <w:p w14:paraId="177B4BAC" w14:textId="77777777" w:rsidR="00E60591" w:rsidRDefault="00E60591" w:rsidP="00E60591">
            <w:pPr>
              <w:pStyle w:val="EngHang"/>
            </w:pPr>
            <w:r>
              <w:t>O my Lord Jesus Christ,</w:t>
            </w:r>
          </w:p>
          <w:p w14:paraId="7012D608" w14:textId="77777777" w:rsidR="00E60591" w:rsidRDefault="00E60591" w:rsidP="00E60591">
            <w:pPr>
              <w:pStyle w:val="EngHangEnd"/>
            </w:pPr>
            <w:r>
              <w:t>O mighty One.</w:t>
            </w:r>
          </w:p>
        </w:tc>
      </w:tr>
      <w:tr w:rsidR="00E60591" w14:paraId="081BDF91" w14:textId="77777777" w:rsidTr="00E60591">
        <w:trPr>
          <w:cantSplit/>
        </w:trPr>
        <w:tc>
          <w:tcPr>
            <w:tcW w:w="288" w:type="dxa"/>
          </w:tcPr>
          <w:p w14:paraId="1757E1C1" w14:textId="77777777" w:rsidR="00E60591" w:rsidRDefault="00E60591" w:rsidP="00E60591">
            <w:pPr>
              <w:pStyle w:val="CopticCross"/>
            </w:pPr>
            <w:r>
              <w:t>¿</w:t>
            </w:r>
          </w:p>
        </w:tc>
        <w:tc>
          <w:tcPr>
            <w:tcW w:w="3960" w:type="dxa"/>
          </w:tcPr>
          <w:p w14:paraId="217C56D2" w14:textId="77777777" w:rsidR="00E60591" w:rsidRDefault="00E60591" w:rsidP="00E60591">
            <w:pPr>
              <w:pStyle w:val="EngHang"/>
            </w:pPr>
            <w:r>
              <w:t>You are mighty and honoured;</w:t>
            </w:r>
          </w:p>
          <w:p w14:paraId="3A1B887C" w14:textId="77777777" w:rsidR="00E60591" w:rsidRDefault="00E60591" w:rsidP="00E60591">
            <w:pPr>
              <w:pStyle w:val="EngHang"/>
            </w:pPr>
            <w:r>
              <w:t>There is no one like You,</w:t>
            </w:r>
          </w:p>
          <w:p w14:paraId="4D4FE0DA" w14:textId="77777777" w:rsidR="00E60591" w:rsidRDefault="00E60591" w:rsidP="00E60591">
            <w:pPr>
              <w:pStyle w:val="EngHang"/>
            </w:pPr>
            <w:r>
              <w:t>O my Lord Jesus Christ,</w:t>
            </w:r>
          </w:p>
          <w:p w14:paraId="0C71E2F1" w14:textId="77777777" w:rsidR="00E60591" w:rsidRDefault="00E60591" w:rsidP="00E60591">
            <w:pPr>
              <w:pStyle w:val="EngHangEnd"/>
            </w:pPr>
            <w:r>
              <w:t>You see all.</w:t>
            </w:r>
          </w:p>
        </w:tc>
      </w:tr>
      <w:tr w:rsidR="00E60591" w14:paraId="44BED44C" w14:textId="77777777" w:rsidTr="00E60591">
        <w:trPr>
          <w:cantSplit/>
        </w:trPr>
        <w:tc>
          <w:tcPr>
            <w:tcW w:w="288" w:type="dxa"/>
          </w:tcPr>
          <w:p w14:paraId="305C7101" w14:textId="77777777" w:rsidR="00E60591" w:rsidRDefault="00E60591" w:rsidP="00E60591">
            <w:pPr>
              <w:pStyle w:val="CopticCross"/>
            </w:pPr>
          </w:p>
        </w:tc>
        <w:tc>
          <w:tcPr>
            <w:tcW w:w="3960" w:type="dxa"/>
          </w:tcPr>
          <w:p w14:paraId="6567F719" w14:textId="77777777" w:rsidR="00E60591" w:rsidRDefault="00E60591" w:rsidP="00E60591">
            <w:pPr>
              <w:pStyle w:val="EngHang"/>
            </w:pPr>
            <w:r>
              <w:t>You see all, and hearken</w:t>
            </w:r>
          </w:p>
          <w:p w14:paraId="607F5BB6" w14:textId="77777777" w:rsidR="00E60591" w:rsidRDefault="00E60591" w:rsidP="00E60591">
            <w:pPr>
              <w:pStyle w:val="EngHang"/>
            </w:pPr>
            <w:r>
              <w:t>To us according to Your economy.</w:t>
            </w:r>
          </w:p>
          <w:p w14:paraId="10EE48F6" w14:textId="77777777" w:rsidR="00E60591" w:rsidRDefault="00E60591" w:rsidP="00E60591">
            <w:pPr>
              <w:pStyle w:val="EngHang"/>
            </w:pPr>
            <w:r>
              <w:t>O my Lord Jesus Christ,</w:t>
            </w:r>
          </w:p>
          <w:p w14:paraId="2071B1CD" w14:textId="77777777" w:rsidR="00E60591" w:rsidRDefault="00E60591" w:rsidP="00E60591">
            <w:pPr>
              <w:pStyle w:val="EngHangEnd"/>
            </w:pPr>
            <w:r>
              <w:t>Do not cast us away from Yourself.</w:t>
            </w:r>
          </w:p>
        </w:tc>
      </w:tr>
      <w:tr w:rsidR="00E60591" w14:paraId="0F8D805B" w14:textId="77777777" w:rsidTr="00E60591">
        <w:trPr>
          <w:cantSplit/>
        </w:trPr>
        <w:tc>
          <w:tcPr>
            <w:tcW w:w="288" w:type="dxa"/>
          </w:tcPr>
          <w:p w14:paraId="67E344BE" w14:textId="77777777" w:rsidR="00E60591" w:rsidRDefault="00E60591" w:rsidP="00E60591">
            <w:pPr>
              <w:pStyle w:val="CopticCross"/>
            </w:pPr>
            <w:r>
              <w:t>¿</w:t>
            </w:r>
          </w:p>
        </w:tc>
        <w:tc>
          <w:tcPr>
            <w:tcW w:w="3960" w:type="dxa"/>
          </w:tcPr>
          <w:p w14:paraId="14D124C3" w14:textId="77777777" w:rsidR="00E60591" w:rsidRDefault="00E60591" w:rsidP="00E60591">
            <w:pPr>
              <w:pStyle w:val="EngHang"/>
            </w:pPr>
            <w:r>
              <w:t>We know none save You,</w:t>
            </w:r>
          </w:p>
          <w:p w14:paraId="367C0A5B" w14:textId="77777777" w:rsidR="00E60591" w:rsidRDefault="00E60591" w:rsidP="00E60591">
            <w:pPr>
              <w:pStyle w:val="EngHang"/>
            </w:pPr>
            <w:r>
              <w:t>We hope in Your Gospel;</w:t>
            </w:r>
          </w:p>
          <w:p w14:paraId="4FA623C4" w14:textId="77777777" w:rsidR="00E60591" w:rsidRDefault="00E60591" w:rsidP="00E60591">
            <w:pPr>
              <w:pStyle w:val="EngHang"/>
            </w:pPr>
            <w:r>
              <w:t>You are the Son of God,</w:t>
            </w:r>
          </w:p>
          <w:p w14:paraId="33B706D2" w14:textId="77777777" w:rsidR="00E60591" w:rsidRDefault="00E60591" w:rsidP="00E60591">
            <w:pPr>
              <w:pStyle w:val="EngHang"/>
            </w:pPr>
            <w:r>
              <w:t>Confirm us in Your faith.</w:t>
            </w:r>
          </w:p>
        </w:tc>
      </w:tr>
      <w:tr w:rsidR="00E60591" w14:paraId="612274DA" w14:textId="77777777" w:rsidTr="00E60591">
        <w:trPr>
          <w:cantSplit/>
        </w:trPr>
        <w:tc>
          <w:tcPr>
            <w:tcW w:w="288" w:type="dxa"/>
          </w:tcPr>
          <w:p w14:paraId="4281E346" w14:textId="77777777" w:rsidR="00E60591" w:rsidRDefault="00E60591" w:rsidP="00E60591">
            <w:pPr>
              <w:pStyle w:val="CopticCross"/>
            </w:pPr>
          </w:p>
        </w:tc>
        <w:tc>
          <w:tcPr>
            <w:tcW w:w="3960" w:type="dxa"/>
          </w:tcPr>
          <w:p w14:paraId="0BF8C176" w14:textId="77777777" w:rsidR="00E60591" w:rsidRDefault="00E60591" w:rsidP="00E60591">
            <w:pPr>
              <w:pStyle w:val="EngHang"/>
            </w:pPr>
          </w:p>
        </w:tc>
      </w:tr>
      <w:tr w:rsidR="00E60591" w14:paraId="55C22869" w14:textId="77777777" w:rsidTr="00E60591">
        <w:trPr>
          <w:cantSplit/>
        </w:trPr>
        <w:tc>
          <w:tcPr>
            <w:tcW w:w="288" w:type="dxa"/>
          </w:tcPr>
          <w:p w14:paraId="01E9B6C0" w14:textId="77777777" w:rsidR="00E60591" w:rsidRDefault="00E60591" w:rsidP="00E60591">
            <w:pPr>
              <w:pStyle w:val="CopticCross"/>
            </w:pPr>
          </w:p>
        </w:tc>
        <w:tc>
          <w:tcPr>
            <w:tcW w:w="3960" w:type="dxa"/>
          </w:tcPr>
          <w:p w14:paraId="7E149845" w14:textId="77777777" w:rsidR="00E60591" w:rsidRDefault="00E60591" w:rsidP="00E60591">
            <w:pPr>
              <w:pStyle w:val="EngHang"/>
            </w:pPr>
            <w:r>
              <w:t>Confirm us in the faith,</w:t>
            </w:r>
          </w:p>
          <w:p w14:paraId="77229BEE" w14:textId="77777777" w:rsidR="00E60591" w:rsidRDefault="00E60591" w:rsidP="00E60591">
            <w:pPr>
              <w:pStyle w:val="EngHang"/>
            </w:pPr>
            <w:r>
              <w:t>And raise us up form idleness.</w:t>
            </w:r>
          </w:p>
          <w:p w14:paraId="05C4FCF7" w14:textId="77777777" w:rsidR="00E60591" w:rsidRDefault="00E60591" w:rsidP="00E60591">
            <w:pPr>
              <w:pStyle w:val="EngHang"/>
            </w:pPr>
            <w:r>
              <w:t>O my Lord Jesus Christ,</w:t>
            </w:r>
          </w:p>
          <w:p w14:paraId="71293AD0" w14:textId="77777777" w:rsidR="00E60591" w:rsidRDefault="00E60591" w:rsidP="00E60591">
            <w:pPr>
              <w:pStyle w:val="EngHang"/>
            </w:pPr>
            <w:r>
              <w:t>Praising You enlightens our souls.</w:t>
            </w:r>
          </w:p>
        </w:tc>
      </w:tr>
      <w:tr w:rsidR="00E60591" w14:paraId="0C5D1A6D" w14:textId="77777777" w:rsidTr="00E60591">
        <w:trPr>
          <w:cantSplit/>
        </w:trPr>
        <w:tc>
          <w:tcPr>
            <w:tcW w:w="288" w:type="dxa"/>
          </w:tcPr>
          <w:p w14:paraId="14951EE3" w14:textId="77777777" w:rsidR="00E60591" w:rsidRDefault="00E60591" w:rsidP="00E60591">
            <w:pPr>
              <w:pStyle w:val="CopticCross"/>
            </w:pPr>
          </w:p>
        </w:tc>
        <w:tc>
          <w:tcPr>
            <w:tcW w:w="3960" w:type="dxa"/>
          </w:tcPr>
          <w:p w14:paraId="37CE9CAB" w14:textId="77777777" w:rsidR="00E60591" w:rsidRDefault="00E60591" w:rsidP="00E60591">
            <w:pPr>
              <w:pStyle w:val="EngHang"/>
            </w:pPr>
          </w:p>
        </w:tc>
      </w:tr>
      <w:tr w:rsidR="00E60591" w14:paraId="496255C3" w14:textId="77777777" w:rsidTr="00E60591">
        <w:trPr>
          <w:cantSplit/>
        </w:trPr>
        <w:tc>
          <w:tcPr>
            <w:tcW w:w="288" w:type="dxa"/>
          </w:tcPr>
          <w:p w14:paraId="6ACB73F4" w14:textId="77777777" w:rsidR="00E60591" w:rsidRDefault="00E60591" w:rsidP="00E60591">
            <w:pPr>
              <w:pStyle w:val="CopticCross"/>
            </w:pPr>
            <w:r>
              <w:t>¿</w:t>
            </w:r>
          </w:p>
        </w:tc>
        <w:tc>
          <w:tcPr>
            <w:tcW w:w="3960" w:type="dxa"/>
          </w:tcPr>
          <w:p w14:paraId="1A2C45DD" w14:textId="77777777" w:rsidR="00E60591" w:rsidRDefault="00E60591" w:rsidP="00E60591">
            <w:pPr>
              <w:pStyle w:val="EngHang"/>
            </w:pPr>
            <w:r>
              <w:t>We rejoice with hymns,</w:t>
            </w:r>
          </w:p>
          <w:p w14:paraId="2F80EA41" w14:textId="77777777" w:rsidR="00E60591" w:rsidRDefault="00E60591" w:rsidP="00E60591">
            <w:pPr>
              <w:pStyle w:val="EngHang"/>
            </w:pPr>
            <w:r>
              <w:t>We change with psalms,</w:t>
            </w:r>
          </w:p>
          <w:p w14:paraId="7FA79793" w14:textId="77777777" w:rsidR="00E60591" w:rsidRDefault="00E60591" w:rsidP="00E60591">
            <w:pPr>
              <w:pStyle w:val="EngHang"/>
            </w:pPr>
            <w:r>
              <w:t>O my Lord Jesus Christ,</w:t>
            </w:r>
          </w:p>
          <w:p w14:paraId="5B6EEC0B" w14:textId="77777777" w:rsidR="00E60591" w:rsidRDefault="00E60591" w:rsidP="00E60591">
            <w:pPr>
              <w:pStyle w:val="EngHangEnd"/>
            </w:pPr>
            <w:r>
              <w:t>Praising Your is joy and delight.</w:t>
            </w:r>
          </w:p>
        </w:tc>
      </w:tr>
      <w:tr w:rsidR="00E60591" w14:paraId="1F427597" w14:textId="77777777" w:rsidTr="00E60591">
        <w:trPr>
          <w:cantSplit/>
        </w:trPr>
        <w:tc>
          <w:tcPr>
            <w:tcW w:w="288" w:type="dxa"/>
          </w:tcPr>
          <w:p w14:paraId="5C80E5AA" w14:textId="77777777" w:rsidR="00E60591" w:rsidRDefault="00E60591" w:rsidP="00E60591">
            <w:pPr>
              <w:pStyle w:val="CopticCross"/>
            </w:pPr>
          </w:p>
        </w:tc>
        <w:tc>
          <w:tcPr>
            <w:tcW w:w="3960" w:type="dxa"/>
          </w:tcPr>
          <w:p w14:paraId="57F7A411" w14:textId="77777777" w:rsidR="00E60591" w:rsidRDefault="00E60591" w:rsidP="00E60591">
            <w:pPr>
              <w:pStyle w:val="EngHang"/>
            </w:pPr>
            <w:r>
              <w:t>Our joy is in praising You,</w:t>
            </w:r>
          </w:p>
          <w:p w14:paraId="525DFCF0" w14:textId="77777777" w:rsidR="00E60591" w:rsidRDefault="00E60591" w:rsidP="00E60591">
            <w:pPr>
              <w:pStyle w:val="EngHang"/>
            </w:pPr>
            <w:r>
              <w:t>Our splendour is in Your glory;</w:t>
            </w:r>
          </w:p>
          <w:p w14:paraId="7ABD5814" w14:textId="77777777" w:rsidR="00E60591" w:rsidRDefault="00E60591" w:rsidP="00E60591">
            <w:pPr>
              <w:pStyle w:val="EngHang"/>
            </w:pPr>
            <w:r>
              <w:t>O my Lord Jeuss Christ,</w:t>
            </w:r>
          </w:p>
          <w:p w14:paraId="4CE8EFC0" w14:textId="77777777" w:rsidR="00E60591" w:rsidRDefault="00E60591" w:rsidP="00E60591">
            <w:pPr>
              <w:pStyle w:val="EngHangEnd"/>
            </w:pPr>
            <w:r>
              <w:t>All glory is due unto You.</w:t>
            </w:r>
          </w:p>
        </w:tc>
      </w:tr>
      <w:tr w:rsidR="00E60591" w14:paraId="4E1BEF2B" w14:textId="77777777" w:rsidTr="00E60591">
        <w:trPr>
          <w:cantSplit/>
        </w:trPr>
        <w:tc>
          <w:tcPr>
            <w:tcW w:w="288" w:type="dxa"/>
          </w:tcPr>
          <w:p w14:paraId="53A5D75A" w14:textId="77777777" w:rsidR="00E60591" w:rsidRDefault="00E60591" w:rsidP="00E60591">
            <w:pPr>
              <w:pStyle w:val="CopticCross"/>
            </w:pPr>
            <w:r>
              <w:t>¿</w:t>
            </w:r>
          </w:p>
        </w:tc>
        <w:tc>
          <w:tcPr>
            <w:tcW w:w="3960" w:type="dxa"/>
          </w:tcPr>
          <w:p w14:paraId="1C438C10" w14:textId="77777777" w:rsidR="00E60591" w:rsidRDefault="00E60591" w:rsidP="00E60591">
            <w:pPr>
              <w:pStyle w:val="EngHang"/>
            </w:pPr>
            <w:r>
              <w:t>I have sinned against You,</w:t>
            </w:r>
          </w:p>
          <w:p w14:paraId="6660F8A8" w14:textId="77777777" w:rsidR="00E60591" w:rsidRDefault="00E60591" w:rsidP="00E60591">
            <w:pPr>
              <w:pStyle w:val="EngHang"/>
            </w:pPr>
            <w:r>
              <w:t>I have transgressed Your Law,</w:t>
            </w:r>
          </w:p>
          <w:p w14:paraId="313043BC" w14:textId="77777777" w:rsidR="00E60591" w:rsidRDefault="00E60591" w:rsidP="00E60591">
            <w:pPr>
              <w:pStyle w:val="EngHang"/>
            </w:pPr>
            <w:r>
              <w:t>You are justified in all Your words,</w:t>
            </w:r>
          </w:p>
          <w:p w14:paraId="23A3630F" w14:textId="77777777" w:rsidR="00E60591" w:rsidRDefault="00E60591" w:rsidP="00E60591">
            <w:pPr>
              <w:pStyle w:val="EngHangEnd"/>
            </w:pPr>
            <w:r>
              <w:t>And prevail when You are judged.</w:t>
            </w:r>
          </w:p>
        </w:tc>
      </w:tr>
      <w:tr w:rsidR="00E60591" w14:paraId="066DDB14" w14:textId="77777777" w:rsidTr="00E60591">
        <w:trPr>
          <w:cantSplit/>
        </w:trPr>
        <w:tc>
          <w:tcPr>
            <w:tcW w:w="288" w:type="dxa"/>
          </w:tcPr>
          <w:p w14:paraId="20B331B8" w14:textId="77777777" w:rsidR="00E60591" w:rsidRDefault="00E60591" w:rsidP="00E60591">
            <w:pPr>
              <w:pStyle w:val="CopticCross"/>
            </w:pPr>
          </w:p>
        </w:tc>
        <w:tc>
          <w:tcPr>
            <w:tcW w:w="3960" w:type="dxa"/>
          </w:tcPr>
          <w:p w14:paraId="1587254E" w14:textId="77777777" w:rsidR="00E60591" w:rsidRDefault="00E60591" w:rsidP="00E60591">
            <w:pPr>
              <w:pStyle w:val="EngHang"/>
            </w:pPr>
            <w:r>
              <w:t>Your judgments are righteous and true,</w:t>
            </w:r>
          </w:p>
          <w:p w14:paraId="7CAEE36B" w14:textId="77777777" w:rsidR="00E60591" w:rsidRDefault="00E60591" w:rsidP="00E60591">
            <w:pPr>
              <w:pStyle w:val="EngHang"/>
            </w:pPr>
            <w:r>
              <w:t>And your mercy is boundless.</w:t>
            </w:r>
          </w:p>
          <w:p w14:paraId="5C578804" w14:textId="77777777" w:rsidR="00E60591" w:rsidRDefault="00E60591" w:rsidP="00E60591">
            <w:pPr>
              <w:pStyle w:val="EngHang"/>
            </w:pPr>
            <w:r>
              <w:t>O my Lord Jesus Christ,</w:t>
            </w:r>
          </w:p>
          <w:p w14:paraId="2509DCF1" w14:textId="77777777" w:rsidR="00E60591" w:rsidRDefault="00E60591" w:rsidP="00E60591">
            <w:pPr>
              <w:pStyle w:val="EngHangEnd"/>
            </w:pPr>
            <w:r>
              <w:t>Have mercy on my soul.</w:t>
            </w:r>
          </w:p>
        </w:tc>
      </w:tr>
      <w:tr w:rsidR="00E60591" w14:paraId="0A442BDF" w14:textId="77777777" w:rsidTr="00E60591">
        <w:trPr>
          <w:cantSplit/>
        </w:trPr>
        <w:tc>
          <w:tcPr>
            <w:tcW w:w="288" w:type="dxa"/>
          </w:tcPr>
          <w:p w14:paraId="3F7A335B" w14:textId="77777777" w:rsidR="00E60591" w:rsidRDefault="00E60591" w:rsidP="00E60591">
            <w:pPr>
              <w:pStyle w:val="CopticCross"/>
            </w:pPr>
            <w:r>
              <w:t>¿</w:t>
            </w:r>
          </w:p>
        </w:tc>
        <w:tc>
          <w:tcPr>
            <w:tcW w:w="3960" w:type="dxa"/>
          </w:tcPr>
          <w:p w14:paraId="4E110086" w14:textId="77777777" w:rsidR="00E60591" w:rsidRDefault="00E60591" w:rsidP="00E60591">
            <w:pPr>
              <w:pStyle w:val="EngHang"/>
            </w:pPr>
            <w:r>
              <w:t>I humble myself before Your glory,</w:t>
            </w:r>
          </w:p>
          <w:p w14:paraId="7D4E060B" w14:textId="77777777" w:rsidR="00E60591" w:rsidRDefault="00E60591" w:rsidP="00E60591">
            <w:pPr>
              <w:pStyle w:val="EngHang"/>
            </w:pPr>
            <w:r>
              <w:t>And depend upon Your words.</w:t>
            </w:r>
          </w:p>
          <w:p w14:paraId="354ACD62" w14:textId="77777777" w:rsidR="00E60591" w:rsidRDefault="00E60591" w:rsidP="00E60591">
            <w:pPr>
              <w:pStyle w:val="EngHang"/>
            </w:pPr>
            <w:r>
              <w:t>O my Lord Jesus Christ,</w:t>
            </w:r>
          </w:p>
          <w:p w14:paraId="11B5E5F9" w14:textId="77777777" w:rsidR="00E60591" w:rsidRDefault="00E60591" w:rsidP="00E60591">
            <w:pPr>
              <w:pStyle w:val="EngHangEnd"/>
            </w:pPr>
            <w:r>
              <w:t>Do not cast me on Your left-hand.</w:t>
            </w:r>
          </w:p>
        </w:tc>
      </w:tr>
      <w:tr w:rsidR="00E60591" w14:paraId="5EDA90E5" w14:textId="77777777" w:rsidTr="00E60591">
        <w:trPr>
          <w:cantSplit/>
        </w:trPr>
        <w:tc>
          <w:tcPr>
            <w:tcW w:w="288" w:type="dxa"/>
          </w:tcPr>
          <w:p w14:paraId="7453B624" w14:textId="77777777" w:rsidR="00E60591" w:rsidRDefault="00E60591" w:rsidP="00E60591">
            <w:pPr>
              <w:pStyle w:val="CopticCross"/>
            </w:pPr>
          </w:p>
        </w:tc>
        <w:tc>
          <w:tcPr>
            <w:tcW w:w="3960" w:type="dxa"/>
          </w:tcPr>
          <w:p w14:paraId="4A7F82C1" w14:textId="77777777" w:rsidR="00E60591" w:rsidRDefault="00E60591" w:rsidP="00E60591">
            <w:pPr>
              <w:pStyle w:val="EngHang"/>
            </w:pPr>
            <w:r>
              <w:t>Do not cast me on Your left-hand,</w:t>
            </w:r>
          </w:p>
          <w:p w14:paraId="18C813BC" w14:textId="77777777" w:rsidR="00E60591" w:rsidRDefault="00E60591" w:rsidP="00E60591">
            <w:pPr>
              <w:pStyle w:val="EngHang"/>
            </w:pPr>
            <w:r>
              <w:t>With the workers of evil.</w:t>
            </w:r>
          </w:p>
          <w:p w14:paraId="4EA9E32B" w14:textId="77777777" w:rsidR="00E60591" w:rsidRDefault="00E60591" w:rsidP="00E60591">
            <w:pPr>
              <w:pStyle w:val="EngHang"/>
            </w:pPr>
            <w:r>
              <w:t>I beg You, accept me,</w:t>
            </w:r>
          </w:p>
          <w:p w14:paraId="667CDA96" w14:textId="77777777" w:rsidR="00E60591" w:rsidRDefault="00E60591" w:rsidP="00E60591">
            <w:pPr>
              <w:pStyle w:val="EngHangEnd"/>
            </w:pPr>
            <w:r>
              <w:t>As You accepted the publican.</w:t>
            </w:r>
          </w:p>
        </w:tc>
      </w:tr>
      <w:tr w:rsidR="00E60591" w14:paraId="0B59E8A2" w14:textId="77777777" w:rsidTr="00E60591">
        <w:trPr>
          <w:cantSplit/>
        </w:trPr>
        <w:tc>
          <w:tcPr>
            <w:tcW w:w="288" w:type="dxa"/>
          </w:tcPr>
          <w:p w14:paraId="01F58A52" w14:textId="77777777" w:rsidR="00E60591" w:rsidRDefault="00E60591" w:rsidP="00E60591">
            <w:pPr>
              <w:pStyle w:val="CopticCross"/>
            </w:pPr>
            <w:r>
              <w:t>¿</w:t>
            </w:r>
          </w:p>
        </w:tc>
        <w:tc>
          <w:tcPr>
            <w:tcW w:w="3960" w:type="dxa"/>
          </w:tcPr>
          <w:p w14:paraId="43C81932" w14:textId="77777777" w:rsidR="00E60591" w:rsidRDefault="00E60591" w:rsidP="00E60591">
            <w:pPr>
              <w:pStyle w:val="EngHang"/>
            </w:pPr>
            <w:r>
              <w:t>I cry out with the publican,</w:t>
            </w:r>
          </w:p>
          <w:p w14:paraId="6E7B6FDA" w14:textId="77777777" w:rsidR="00E60591" w:rsidRDefault="00E60591" w:rsidP="00E60591">
            <w:pPr>
              <w:pStyle w:val="EngHang"/>
            </w:pPr>
            <w:r>
              <w:t>With a broken heart,</w:t>
            </w:r>
          </w:p>
          <w:p w14:paraId="107EE321" w14:textId="77777777" w:rsidR="00E60591" w:rsidRDefault="00E60591" w:rsidP="00E60591">
            <w:pPr>
              <w:pStyle w:val="EngHang"/>
            </w:pPr>
            <w:r>
              <w:t>“O Lord, forgive my sins,</w:t>
            </w:r>
          </w:p>
          <w:p w14:paraId="6EDC0FE0" w14:textId="77777777" w:rsidR="00E60591" w:rsidRDefault="00E60591" w:rsidP="00E60591">
            <w:pPr>
              <w:pStyle w:val="EngHangEnd"/>
            </w:pPr>
            <w:r>
              <w:t>I, Your servant, the sinner.”</w:t>
            </w:r>
          </w:p>
        </w:tc>
      </w:tr>
      <w:tr w:rsidR="00E60591" w14:paraId="77CA46E5" w14:textId="77777777" w:rsidTr="00E60591">
        <w:trPr>
          <w:cantSplit/>
        </w:trPr>
        <w:tc>
          <w:tcPr>
            <w:tcW w:w="288" w:type="dxa"/>
          </w:tcPr>
          <w:p w14:paraId="133E43D4" w14:textId="77777777" w:rsidR="00E60591" w:rsidRDefault="00E60591" w:rsidP="00E60591">
            <w:pPr>
              <w:pStyle w:val="CopticCross"/>
            </w:pPr>
          </w:p>
        </w:tc>
        <w:tc>
          <w:tcPr>
            <w:tcW w:w="3960" w:type="dxa"/>
          </w:tcPr>
          <w:p w14:paraId="56BCDF9A" w14:textId="77777777" w:rsidR="00E60591" w:rsidRDefault="00E60591" w:rsidP="00E60591">
            <w:pPr>
              <w:pStyle w:val="EngHang"/>
            </w:pPr>
            <w:r>
              <w:t>My nature is corrupted,</w:t>
            </w:r>
          </w:p>
          <w:p w14:paraId="26DAEAA4" w14:textId="77777777" w:rsidR="00E60591" w:rsidRDefault="00E60591" w:rsidP="00E60591">
            <w:pPr>
              <w:pStyle w:val="EngHang"/>
            </w:pPr>
            <w:r>
              <w:t>Your nature is goodness.</w:t>
            </w:r>
          </w:p>
          <w:p w14:paraId="37686B4C" w14:textId="77777777" w:rsidR="00E60591" w:rsidRDefault="00E60591" w:rsidP="00E60591">
            <w:pPr>
              <w:pStyle w:val="EngHang"/>
            </w:pPr>
            <w:r>
              <w:t>There is no servant without sin,</w:t>
            </w:r>
          </w:p>
          <w:p w14:paraId="3BE914A8" w14:textId="77777777" w:rsidR="00E60591" w:rsidRDefault="00E60591" w:rsidP="00E60591">
            <w:pPr>
              <w:pStyle w:val="EngHangEnd"/>
            </w:pPr>
            <w:r>
              <w:t>And no Master without forgiveness.</w:t>
            </w:r>
          </w:p>
        </w:tc>
      </w:tr>
      <w:tr w:rsidR="00E60591" w14:paraId="60999734" w14:textId="77777777" w:rsidTr="00E60591">
        <w:trPr>
          <w:cantSplit/>
        </w:trPr>
        <w:tc>
          <w:tcPr>
            <w:tcW w:w="288" w:type="dxa"/>
          </w:tcPr>
          <w:p w14:paraId="260EC58A" w14:textId="77777777" w:rsidR="00E60591" w:rsidRDefault="00E60591" w:rsidP="00E60591">
            <w:pPr>
              <w:pStyle w:val="CopticCross"/>
            </w:pPr>
            <w:r>
              <w:t>¿</w:t>
            </w:r>
          </w:p>
        </w:tc>
        <w:tc>
          <w:tcPr>
            <w:tcW w:w="3960" w:type="dxa"/>
          </w:tcPr>
          <w:p w14:paraId="1FBD0CD6" w14:textId="77777777" w:rsidR="00E60591" w:rsidRDefault="00E60591" w:rsidP="00E60591">
            <w:pPr>
              <w:pStyle w:val="EngHang"/>
            </w:pPr>
            <w:r>
              <w:t>Forgiveness is from You,</w:t>
            </w:r>
          </w:p>
          <w:p w14:paraId="32A22F15" w14:textId="77777777" w:rsidR="00E60591" w:rsidRDefault="00E60591" w:rsidP="00E60591">
            <w:pPr>
              <w:pStyle w:val="EngHang"/>
            </w:pPr>
            <w:r>
              <w:t>Your mercy is without end.</w:t>
            </w:r>
          </w:p>
          <w:p w14:paraId="12F4FB18" w14:textId="77777777" w:rsidR="00E60591" w:rsidRDefault="00E60591" w:rsidP="00E60591">
            <w:pPr>
              <w:pStyle w:val="EngHang"/>
            </w:pPr>
            <w:r>
              <w:t>O my Lord Jesus Christ,</w:t>
            </w:r>
          </w:p>
          <w:p w14:paraId="5B517F9D" w14:textId="77777777" w:rsidR="00E60591" w:rsidRDefault="00E60591" w:rsidP="00E60591">
            <w:pPr>
              <w:pStyle w:val="EngHang"/>
            </w:pPr>
            <w:r>
              <w:t>Guide me to performing Your will.</w:t>
            </w:r>
          </w:p>
        </w:tc>
      </w:tr>
      <w:tr w:rsidR="00E60591" w14:paraId="2CBCA35E" w14:textId="77777777" w:rsidTr="00E60591">
        <w:trPr>
          <w:cantSplit/>
        </w:trPr>
        <w:tc>
          <w:tcPr>
            <w:tcW w:w="288" w:type="dxa"/>
          </w:tcPr>
          <w:p w14:paraId="7F4A98AD" w14:textId="77777777" w:rsidR="00E60591" w:rsidRDefault="00E60591" w:rsidP="00E60591">
            <w:pPr>
              <w:pStyle w:val="CopticCross"/>
            </w:pPr>
          </w:p>
        </w:tc>
        <w:tc>
          <w:tcPr>
            <w:tcW w:w="3960" w:type="dxa"/>
          </w:tcPr>
          <w:p w14:paraId="6BD02F8A" w14:textId="77777777" w:rsidR="00E60591" w:rsidRDefault="00E60591" w:rsidP="00E60591">
            <w:pPr>
              <w:pStyle w:val="EngHang"/>
            </w:pPr>
          </w:p>
        </w:tc>
      </w:tr>
      <w:tr w:rsidR="00E60591" w14:paraId="474638A8" w14:textId="77777777" w:rsidTr="00E60591">
        <w:trPr>
          <w:cantSplit/>
        </w:trPr>
        <w:tc>
          <w:tcPr>
            <w:tcW w:w="288" w:type="dxa"/>
          </w:tcPr>
          <w:p w14:paraId="5BD405B8" w14:textId="77777777" w:rsidR="00E60591" w:rsidRDefault="00E60591" w:rsidP="00E60591">
            <w:pPr>
              <w:pStyle w:val="CopticCross"/>
            </w:pPr>
          </w:p>
        </w:tc>
        <w:tc>
          <w:tcPr>
            <w:tcW w:w="3960" w:type="dxa"/>
          </w:tcPr>
          <w:p w14:paraId="6FEC4300" w14:textId="77777777" w:rsidR="00E60591" w:rsidRDefault="00E60591" w:rsidP="00E60591">
            <w:pPr>
              <w:pStyle w:val="EngHang"/>
            </w:pPr>
            <w:r>
              <w:t>I have forgotten Your Way,</w:t>
            </w:r>
          </w:p>
          <w:p w14:paraId="55D34B10" w14:textId="77777777" w:rsidR="00E60591" w:rsidRDefault="00E60591" w:rsidP="00E60591">
            <w:pPr>
              <w:pStyle w:val="EngHang"/>
            </w:pPr>
            <w:r>
              <w:t>My life is spent and passing away.</w:t>
            </w:r>
          </w:p>
          <w:p w14:paraId="25F38C97" w14:textId="77777777" w:rsidR="00E60591" w:rsidRDefault="00E60591" w:rsidP="00E60591">
            <w:pPr>
              <w:pStyle w:val="EngHang"/>
            </w:pPr>
            <w:r>
              <w:t>I beg You, accept me,</w:t>
            </w:r>
          </w:p>
          <w:p w14:paraId="0B65464A" w14:textId="77777777" w:rsidR="00E60591" w:rsidRDefault="00E60591" w:rsidP="00E60591">
            <w:pPr>
              <w:pStyle w:val="EngHangEnd"/>
            </w:pPr>
            <w:r>
              <w:t>And grant me repentance.</w:t>
            </w:r>
          </w:p>
        </w:tc>
      </w:tr>
      <w:tr w:rsidR="00E60591" w14:paraId="36E49A0D" w14:textId="77777777" w:rsidTr="00E60591">
        <w:trPr>
          <w:cantSplit/>
        </w:trPr>
        <w:tc>
          <w:tcPr>
            <w:tcW w:w="288" w:type="dxa"/>
          </w:tcPr>
          <w:p w14:paraId="6BF87293" w14:textId="77777777" w:rsidR="00E60591" w:rsidRDefault="00E60591" w:rsidP="00E60591">
            <w:pPr>
              <w:pStyle w:val="CopticCross"/>
            </w:pPr>
            <w:r>
              <w:t>¿</w:t>
            </w:r>
          </w:p>
        </w:tc>
        <w:tc>
          <w:tcPr>
            <w:tcW w:w="3960" w:type="dxa"/>
          </w:tcPr>
          <w:p w14:paraId="355060AC" w14:textId="77777777" w:rsidR="00E60591" w:rsidRDefault="00E60591" w:rsidP="00E60591">
            <w:pPr>
              <w:pStyle w:val="EngHang"/>
            </w:pPr>
            <w:r>
              <w:t>Grant me repentance, and forgivness,</w:t>
            </w:r>
          </w:p>
          <w:p w14:paraId="67997648" w14:textId="77777777" w:rsidR="00E60591" w:rsidRDefault="00E60591" w:rsidP="00E60591">
            <w:pPr>
              <w:pStyle w:val="EngHang"/>
            </w:pPr>
            <w:r>
              <w:t>And cleanse me from my sins;</w:t>
            </w:r>
          </w:p>
          <w:p w14:paraId="055B9328" w14:textId="77777777" w:rsidR="00E60591" w:rsidRDefault="00E60591" w:rsidP="00E60591">
            <w:pPr>
              <w:pStyle w:val="EngHang"/>
            </w:pPr>
            <w:r>
              <w:t>O my Lord Jesus Christ,</w:t>
            </w:r>
          </w:p>
          <w:p w14:paraId="252927B2" w14:textId="77777777" w:rsidR="00E60591" w:rsidRDefault="00E60591" w:rsidP="00E60591">
            <w:pPr>
              <w:pStyle w:val="EngHangEnd"/>
            </w:pPr>
            <w:r>
              <w:t>Forgive all my sins.</w:t>
            </w:r>
          </w:p>
        </w:tc>
      </w:tr>
      <w:tr w:rsidR="00E60591" w14:paraId="60073D7F" w14:textId="77777777" w:rsidTr="00E60591">
        <w:trPr>
          <w:cantSplit/>
        </w:trPr>
        <w:tc>
          <w:tcPr>
            <w:tcW w:w="288" w:type="dxa"/>
          </w:tcPr>
          <w:p w14:paraId="7AF6BC03" w14:textId="77777777" w:rsidR="00E60591" w:rsidRDefault="00E60591" w:rsidP="00E60591">
            <w:pPr>
              <w:pStyle w:val="CopticCross"/>
            </w:pPr>
          </w:p>
        </w:tc>
        <w:tc>
          <w:tcPr>
            <w:tcW w:w="3960" w:type="dxa"/>
          </w:tcPr>
          <w:p w14:paraId="6697B061" w14:textId="77777777" w:rsidR="00E60591" w:rsidRDefault="00E60591" w:rsidP="00E60591">
            <w:pPr>
              <w:pStyle w:val="EngHang"/>
            </w:pPr>
            <w:r>
              <w:t>Your mercy, O my God,</w:t>
            </w:r>
          </w:p>
          <w:p w14:paraId="64566BA7" w14:textId="77777777" w:rsidR="00E60591" w:rsidRDefault="00E60591" w:rsidP="00E60591">
            <w:pPr>
              <w:pStyle w:val="EngHang"/>
            </w:pPr>
            <w:r>
              <w:t>Is plenteous and great.</w:t>
            </w:r>
          </w:p>
          <w:p w14:paraId="626CCD84" w14:textId="77777777" w:rsidR="00E60591" w:rsidRDefault="00E60591" w:rsidP="00E60591">
            <w:pPr>
              <w:pStyle w:val="EngHang"/>
            </w:pPr>
            <w:r>
              <w:t>You mercies, O my God,</w:t>
            </w:r>
          </w:p>
          <w:p w14:paraId="031537B8" w14:textId="77777777" w:rsidR="00E60591" w:rsidRDefault="00E60591" w:rsidP="00E60591">
            <w:pPr>
              <w:pStyle w:val="EngHangEnd"/>
            </w:pPr>
            <w:r>
              <w:t>Are beyond number.</w:t>
            </w:r>
          </w:p>
        </w:tc>
      </w:tr>
      <w:tr w:rsidR="00E60591" w14:paraId="26F7E788" w14:textId="77777777" w:rsidTr="00E60591">
        <w:trPr>
          <w:cantSplit/>
        </w:trPr>
        <w:tc>
          <w:tcPr>
            <w:tcW w:w="288" w:type="dxa"/>
          </w:tcPr>
          <w:p w14:paraId="10CF1F10" w14:textId="77777777" w:rsidR="00E60591" w:rsidRDefault="00E60591" w:rsidP="00E60591">
            <w:pPr>
              <w:pStyle w:val="CopticCross"/>
            </w:pPr>
            <w:r>
              <w:lastRenderedPageBreak/>
              <w:t>¿</w:t>
            </w:r>
          </w:p>
        </w:tc>
        <w:tc>
          <w:tcPr>
            <w:tcW w:w="3960" w:type="dxa"/>
          </w:tcPr>
          <w:p w14:paraId="74E75ED5" w14:textId="77777777" w:rsidR="00E60591" w:rsidRDefault="00E60591" w:rsidP="00E60591">
            <w:pPr>
              <w:pStyle w:val="EngHang"/>
            </w:pPr>
            <w:r>
              <w:t>Your mercies, O my God,</w:t>
            </w:r>
          </w:p>
          <w:p w14:paraId="6B2E1028" w14:textId="77777777" w:rsidR="00E60591" w:rsidRDefault="00E60591" w:rsidP="00E60591">
            <w:pPr>
              <w:pStyle w:val="EngHang"/>
            </w:pPr>
            <w:r>
              <w:t>Are more numerous than the plants of the earth;</w:t>
            </w:r>
          </w:p>
          <w:p w14:paraId="612EB542" w14:textId="77777777" w:rsidR="00E60591" w:rsidRDefault="00E60591" w:rsidP="00E60591">
            <w:pPr>
              <w:pStyle w:val="EngHang"/>
            </w:pPr>
            <w:r>
              <w:t>Your mecy, O my God,</w:t>
            </w:r>
          </w:p>
          <w:p w14:paraId="57EC8003" w14:textId="77777777" w:rsidR="00E60591" w:rsidRDefault="00E60591" w:rsidP="00E60591">
            <w:pPr>
              <w:pStyle w:val="EngHangEnd"/>
            </w:pPr>
            <w:r>
              <w:t>Is beyond measure.</w:t>
            </w:r>
          </w:p>
        </w:tc>
      </w:tr>
      <w:tr w:rsidR="00E60591" w14:paraId="1DF3E253" w14:textId="77777777" w:rsidTr="00E60591">
        <w:trPr>
          <w:cantSplit/>
        </w:trPr>
        <w:tc>
          <w:tcPr>
            <w:tcW w:w="288" w:type="dxa"/>
          </w:tcPr>
          <w:p w14:paraId="0F7A0A3A" w14:textId="77777777" w:rsidR="00E60591" w:rsidRDefault="00E60591" w:rsidP="00E60591">
            <w:pPr>
              <w:pStyle w:val="CopticCross"/>
            </w:pPr>
          </w:p>
        </w:tc>
        <w:tc>
          <w:tcPr>
            <w:tcW w:w="3960" w:type="dxa"/>
          </w:tcPr>
          <w:p w14:paraId="57E700ED" w14:textId="77777777" w:rsidR="00E60591" w:rsidRDefault="00E60591" w:rsidP="00E60591">
            <w:pPr>
              <w:pStyle w:val="EngHang"/>
            </w:pPr>
            <w:r>
              <w:t>Your mercy, O my God,</w:t>
            </w:r>
          </w:p>
          <w:p w14:paraId="541B643B" w14:textId="77777777" w:rsidR="00E60591" w:rsidRDefault="00E60591" w:rsidP="00E60591">
            <w:pPr>
              <w:pStyle w:val="EngHang"/>
            </w:pPr>
            <w:r>
              <w:t>Is plenteous;</w:t>
            </w:r>
          </w:p>
          <w:p w14:paraId="39E106FF" w14:textId="77777777" w:rsidR="00E60591" w:rsidRDefault="00E60591" w:rsidP="00E60591">
            <w:pPr>
              <w:pStyle w:val="EngHang"/>
            </w:pPr>
            <w:r>
              <w:t>Your mercies, O my God,</w:t>
            </w:r>
          </w:p>
          <w:p w14:paraId="08D63D21" w14:textId="77777777" w:rsidR="00E60591" w:rsidRDefault="00E60591" w:rsidP="00E60591">
            <w:pPr>
              <w:pStyle w:val="EngHangEnd"/>
            </w:pPr>
            <w:r>
              <w:t>Are more than the sands of the sea.</w:t>
            </w:r>
          </w:p>
        </w:tc>
      </w:tr>
      <w:tr w:rsidR="00E60591" w14:paraId="30B0CACD" w14:textId="77777777" w:rsidTr="00E60591">
        <w:trPr>
          <w:cantSplit/>
        </w:trPr>
        <w:tc>
          <w:tcPr>
            <w:tcW w:w="288" w:type="dxa"/>
          </w:tcPr>
          <w:p w14:paraId="303E3AA2" w14:textId="77777777" w:rsidR="00E60591" w:rsidRDefault="00E60591" w:rsidP="00E60591">
            <w:pPr>
              <w:pStyle w:val="CopticCross"/>
            </w:pPr>
            <w:r>
              <w:t>¿</w:t>
            </w:r>
          </w:p>
        </w:tc>
        <w:tc>
          <w:tcPr>
            <w:tcW w:w="3960" w:type="dxa"/>
          </w:tcPr>
          <w:p w14:paraId="5E5C2055" w14:textId="77777777" w:rsidR="00E60591" w:rsidRDefault="00E60591" w:rsidP="00E60591">
            <w:pPr>
              <w:pStyle w:val="EngHang"/>
            </w:pPr>
            <w:r>
              <w:t>Your mercy, O my God,</w:t>
            </w:r>
          </w:p>
          <w:p w14:paraId="0F5141A9" w14:textId="77777777" w:rsidR="00E60591" w:rsidRDefault="00E60591" w:rsidP="00E60591">
            <w:pPr>
              <w:pStyle w:val="EngHang"/>
            </w:pPr>
            <w:r>
              <w:t>Is a foundain of water.</w:t>
            </w:r>
          </w:p>
          <w:p w14:paraId="3B50AFA2" w14:textId="77777777" w:rsidR="00E60591" w:rsidRDefault="00E60591" w:rsidP="00E60591">
            <w:pPr>
              <w:pStyle w:val="EngHang"/>
            </w:pPr>
            <w:r>
              <w:t>Your mercy, O my God,</w:t>
            </w:r>
          </w:p>
          <w:p w14:paraId="216EBF62" w14:textId="77777777" w:rsidR="00E60591" w:rsidRDefault="00E60591" w:rsidP="00E60591">
            <w:pPr>
              <w:pStyle w:val="EngHangEnd"/>
            </w:pPr>
            <w:r>
              <w:t>Is living water.</w:t>
            </w:r>
          </w:p>
        </w:tc>
      </w:tr>
      <w:tr w:rsidR="00E60591" w14:paraId="3085E9EE" w14:textId="77777777" w:rsidTr="00E60591">
        <w:trPr>
          <w:cantSplit/>
        </w:trPr>
        <w:tc>
          <w:tcPr>
            <w:tcW w:w="288" w:type="dxa"/>
          </w:tcPr>
          <w:p w14:paraId="0960D6CB" w14:textId="77777777" w:rsidR="00E60591" w:rsidRDefault="00E60591" w:rsidP="00E60591">
            <w:pPr>
              <w:pStyle w:val="CopticCross"/>
            </w:pPr>
          </w:p>
        </w:tc>
        <w:tc>
          <w:tcPr>
            <w:tcW w:w="3960" w:type="dxa"/>
          </w:tcPr>
          <w:p w14:paraId="631CE5B0" w14:textId="77777777" w:rsidR="00E60591" w:rsidRDefault="00E60591" w:rsidP="00E60591">
            <w:pPr>
              <w:pStyle w:val="EngHang"/>
            </w:pPr>
            <w:r>
              <w:t>O Lord, save my soul.</w:t>
            </w:r>
          </w:p>
          <w:p w14:paraId="66A476C3" w14:textId="77777777" w:rsidR="00E60591" w:rsidRDefault="00E60591" w:rsidP="00E60591">
            <w:pPr>
              <w:pStyle w:val="EngHang"/>
            </w:pPr>
            <w:r>
              <w:t>O Lord, save me.</w:t>
            </w:r>
          </w:p>
          <w:p w14:paraId="4E6D1146" w14:textId="77777777" w:rsidR="00E60591" w:rsidRDefault="00E60591" w:rsidP="00E60591">
            <w:pPr>
              <w:pStyle w:val="EngHang"/>
            </w:pPr>
            <w:r>
              <w:t>O Lord, blot out my sins,</w:t>
            </w:r>
          </w:p>
          <w:p w14:paraId="493C7CA0" w14:textId="77777777" w:rsidR="00E60591" w:rsidRDefault="00E60591" w:rsidP="00E60591">
            <w:pPr>
              <w:pStyle w:val="EngHangEnd"/>
            </w:pPr>
            <w:r>
              <w:t>And remember me in Your goodness.</w:t>
            </w:r>
          </w:p>
        </w:tc>
      </w:tr>
      <w:tr w:rsidR="00E60591" w14:paraId="3E3FD5CD" w14:textId="77777777" w:rsidTr="00E60591">
        <w:trPr>
          <w:cantSplit/>
        </w:trPr>
        <w:tc>
          <w:tcPr>
            <w:tcW w:w="288" w:type="dxa"/>
          </w:tcPr>
          <w:p w14:paraId="1C6C2734" w14:textId="77777777" w:rsidR="00E60591" w:rsidRDefault="00E60591" w:rsidP="00E60591">
            <w:pPr>
              <w:pStyle w:val="CopticCross"/>
            </w:pPr>
            <w:r>
              <w:t>¿</w:t>
            </w:r>
          </w:p>
        </w:tc>
        <w:tc>
          <w:tcPr>
            <w:tcW w:w="3960" w:type="dxa"/>
          </w:tcPr>
          <w:p w14:paraId="7C28C443" w14:textId="77777777" w:rsidR="00E60591" w:rsidRDefault="00E60591" w:rsidP="00E60591">
            <w:pPr>
              <w:pStyle w:val="EngHang"/>
            </w:pPr>
            <w:r>
              <w:t>Holy, Holy, Holy,</w:t>
            </w:r>
          </w:p>
          <w:p w14:paraId="42FE3E64" w14:textId="77777777" w:rsidR="00E60591" w:rsidRDefault="00E60591" w:rsidP="00E60591">
            <w:pPr>
              <w:pStyle w:val="EngHang"/>
            </w:pPr>
            <w:r>
              <w:t>[Is] God, the Lord of hosts,</w:t>
            </w:r>
          </w:p>
          <w:p w14:paraId="2EAC6C81" w14:textId="77777777" w:rsidR="00E60591" w:rsidRDefault="00E60591" w:rsidP="00E60591">
            <w:pPr>
              <w:pStyle w:val="EngHang"/>
            </w:pPr>
            <w:r>
              <w:t>The Creator of the universe,</w:t>
            </w:r>
          </w:p>
          <w:p w14:paraId="27CB531A" w14:textId="77777777" w:rsidR="00E60591" w:rsidRDefault="00E60591" w:rsidP="00E60591">
            <w:pPr>
              <w:pStyle w:val="EngHangEnd"/>
            </w:pPr>
            <w:r>
              <w:t>And its Sustainer.</w:t>
            </w:r>
          </w:p>
        </w:tc>
      </w:tr>
      <w:tr w:rsidR="00E60591" w14:paraId="3543B365" w14:textId="77777777" w:rsidTr="00E60591">
        <w:trPr>
          <w:cantSplit/>
        </w:trPr>
        <w:tc>
          <w:tcPr>
            <w:tcW w:w="288" w:type="dxa"/>
          </w:tcPr>
          <w:p w14:paraId="31F9ECA5" w14:textId="77777777" w:rsidR="00E60591" w:rsidRDefault="00E60591" w:rsidP="00E60591">
            <w:pPr>
              <w:pStyle w:val="CopticCross"/>
            </w:pPr>
          </w:p>
        </w:tc>
        <w:tc>
          <w:tcPr>
            <w:tcW w:w="3960" w:type="dxa"/>
          </w:tcPr>
          <w:p w14:paraId="5BF8413E" w14:textId="77777777" w:rsidR="00E60591" w:rsidRDefault="00E60591" w:rsidP="00E60591">
            <w:pPr>
              <w:pStyle w:val="EngHang"/>
            </w:pPr>
            <w:r>
              <w:t>We ask You, O our King,</w:t>
            </w:r>
          </w:p>
          <w:p w14:paraId="5DEBD66A" w14:textId="77777777" w:rsidR="00E60591" w:rsidRDefault="00E60591" w:rsidP="00E60591">
            <w:pPr>
              <w:pStyle w:val="EngHang"/>
            </w:pPr>
            <w:r>
              <w:t>Keep the life of our Patriarch,</w:t>
            </w:r>
          </w:p>
          <w:p w14:paraId="3B8D9A1E" w14:textId="77777777" w:rsidR="00E60591" w:rsidRDefault="00E60591" w:rsidP="00E60591">
            <w:pPr>
              <w:pStyle w:val="EngHang"/>
            </w:pPr>
            <w:r>
              <w:t>And his partners, the bishops.</w:t>
            </w:r>
          </w:p>
          <w:p w14:paraId="425E432B" w14:textId="77777777" w:rsidR="00E60591" w:rsidRDefault="00E60591" w:rsidP="00E60591">
            <w:pPr>
              <w:pStyle w:val="EngHang"/>
            </w:pPr>
            <w:r>
              <w:t>Amen. Alleluia.</w:t>
            </w:r>
          </w:p>
        </w:tc>
      </w:tr>
      <w:tr w:rsidR="00E60591" w14:paraId="100C65BC" w14:textId="77777777" w:rsidTr="00E60591">
        <w:trPr>
          <w:cantSplit/>
        </w:trPr>
        <w:tc>
          <w:tcPr>
            <w:tcW w:w="288" w:type="dxa"/>
          </w:tcPr>
          <w:p w14:paraId="0145FD51" w14:textId="77777777" w:rsidR="00E60591" w:rsidRDefault="00E60591" w:rsidP="00E60591">
            <w:pPr>
              <w:pStyle w:val="CopticCross"/>
            </w:pPr>
          </w:p>
        </w:tc>
        <w:tc>
          <w:tcPr>
            <w:tcW w:w="3960" w:type="dxa"/>
          </w:tcPr>
          <w:p w14:paraId="7513B4CF" w14:textId="77777777" w:rsidR="00E60591" w:rsidRDefault="00E60591" w:rsidP="00E60591">
            <w:pPr>
              <w:pStyle w:val="EngHang"/>
            </w:pPr>
          </w:p>
        </w:tc>
      </w:tr>
      <w:tr w:rsidR="00E60591" w14:paraId="27BB7B68" w14:textId="77777777" w:rsidTr="00E60591">
        <w:trPr>
          <w:cantSplit/>
        </w:trPr>
        <w:tc>
          <w:tcPr>
            <w:tcW w:w="288" w:type="dxa"/>
          </w:tcPr>
          <w:p w14:paraId="46A797F7" w14:textId="77777777" w:rsidR="00E60591" w:rsidRDefault="00E60591" w:rsidP="00E60591">
            <w:pPr>
              <w:pStyle w:val="CopticCross"/>
            </w:pPr>
            <w:r>
              <w:lastRenderedPageBreak/>
              <w:t>¿</w:t>
            </w:r>
          </w:p>
        </w:tc>
        <w:tc>
          <w:tcPr>
            <w:tcW w:w="3960" w:type="dxa"/>
          </w:tcPr>
          <w:p w14:paraId="267DC130" w14:textId="77777777" w:rsidR="00E60591" w:rsidRDefault="00E60591" w:rsidP="00E60591">
            <w:pPr>
              <w:pStyle w:val="EngHang"/>
            </w:pPr>
            <w:r>
              <w:t>We ask You, O our King,</w:t>
            </w:r>
          </w:p>
          <w:p w14:paraId="41691BD7" w14:textId="77777777" w:rsidR="00E60591" w:rsidRDefault="00E60591" w:rsidP="00E60591">
            <w:pPr>
              <w:pStyle w:val="EngHang"/>
            </w:pPr>
            <w:r>
              <w:t>Keep the life of our Bishop,</w:t>
            </w:r>
          </w:p>
          <w:p w14:paraId="785DD2EE" w14:textId="77777777" w:rsidR="00E60591" w:rsidRDefault="00E60591" w:rsidP="00E60591">
            <w:pPr>
              <w:pStyle w:val="EngHang"/>
            </w:pPr>
            <w:r>
              <w:t>And all Your people.</w:t>
            </w:r>
          </w:p>
          <w:p w14:paraId="4271EDC5" w14:textId="77777777" w:rsidR="00E60591" w:rsidRDefault="00E60591" w:rsidP="00E60591">
            <w:pPr>
              <w:pStyle w:val="EngHang"/>
            </w:pPr>
            <w:r>
              <w:t>Amen. Alleuia.</w:t>
            </w:r>
          </w:p>
        </w:tc>
      </w:tr>
    </w:tbl>
    <w:p w14:paraId="5E79FA47" w14:textId="77777777" w:rsidR="00E60591" w:rsidRDefault="00E60591" w:rsidP="00E60591">
      <w:pPr>
        <w:pStyle w:val="Heading3"/>
      </w:pPr>
      <w:bookmarkStart w:id="1130" w:name="_Ref452620856"/>
      <w:bookmarkStart w:id="1131" w:name="_Toc479145655"/>
      <w:r>
        <w:t>Interpretation on (After) the Sunday Theotokia Part 1</w:t>
      </w:r>
      <w:bookmarkEnd w:id="1130"/>
      <w:bookmarkEnd w:id="1131"/>
    </w:p>
    <w:p w14:paraId="08836A29"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B3525BE" w14:textId="77777777" w:rsidTr="00E60591">
        <w:trPr>
          <w:cantSplit/>
        </w:trPr>
        <w:tc>
          <w:tcPr>
            <w:tcW w:w="288" w:type="dxa"/>
          </w:tcPr>
          <w:p w14:paraId="348C5DBE" w14:textId="77777777" w:rsidR="00E60591" w:rsidRDefault="00E60591" w:rsidP="00E60591">
            <w:pPr>
              <w:pStyle w:val="CopticCross"/>
            </w:pPr>
          </w:p>
        </w:tc>
        <w:tc>
          <w:tcPr>
            <w:tcW w:w="3960" w:type="dxa"/>
          </w:tcPr>
          <w:p w14:paraId="07F51A5E" w14:textId="77777777" w:rsidR="00E60591" w:rsidRDefault="00E60591" w:rsidP="00E60591">
            <w:pPr>
              <w:pStyle w:val="EngHang"/>
            </w:pPr>
            <w:r>
              <w:t>I begin in the Name of God,</w:t>
            </w:r>
          </w:p>
          <w:p w14:paraId="6101418B" w14:textId="77777777" w:rsidR="00E60591" w:rsidRDefault="00E60591" w:rsidP="00E60591">
            <w:pPr>
              <w:pStyle w:val="EngHang"/>
            </w:pPr>
            <w:r>
              <w:t>Who wells in light,</w:t>
            </w:r>
          </w:p>
          <w:p w14:paraId="083C5095" w14:textId="77777777" w:rsidR="00E60591" w:rsidRDefault="00E60591" w:rsidP="00E60591">
            <w:pPr>
              <w:pStyle w:val="EngHang"/>
            </w:pPr>
            <w:r>
              <w:t>Who spoke to Moses</w:t>
            </w:r>
          </w:p>
          <w:p w14:paraId="0CEC2ADD" w14:textId="77777777" w:rsidR="00E60591" w:rsidRDefault="00E60591" w:rsidP="00E60591">
            <w:pPr>
              <w:pStyle w:val="EngHangEnd"/>
            </w:pPr>
            <w:r>
              <w:t>Upon Mount Tabor,</w:t>
            </w:r>
          </w:p>
        </w:tc>
      </w:tr>
      <w:tr w:rsidR="00E60591" w14:paraId="3FD38B5C" w14:textId="77777777" w:rsidTr="00E60591">
        <w:trPr>
          <w:cantSplit/>
        </w:trPr>
        <w:tc>
          <w:tcPr>
            <w:tcW w:w="288" w:type="dxa"/>
          </w:tcPr>
          <w:p w14:paraId="20F5D27A" w14:textId="77777777" w:rsidR="00E60591" w:rsidRPr="001E2E1C" w:rsidRDefault="00E60591" w:rsidP="00E60591">
            <w:pPr>
              <w:pStyle w:val="CopticCross"/>
            </w:pPr>
            <w:r>
              <w:t>¿</w:t>
            </w:r>
          </w:p>
        </w:tc>
        <w:tc>
          <w:tcPr>
            <w:tcW w:w="3960" w:type="dxa"/>
          </w:tcPr>
          <w:p w14:paraId="11984DBE" w14:textId="77777777" w:rsidR="00E60591" w:rsidRDefault="00E60591" w:rsidP="00E60591">
            <w:pPr>
              <w:pStyle w:val="EngHang"/>
            </w:pPr>
            <w:r>
              <w:t>Saying, “O Moses,</w:t>
            </w:r>
          </w:p>
          <w:p w14:paraId="1AEB2713" w14:textId="77777777" w:rsidR="00E60591" w:rsidRDefault="00E60591" w:rsidP="00E60591">
            <w:pPr>
              <w:pStyle w:val="EngHang"/>
            </w:pPr>
            <w:r>
              <w:t>Arise in joy</w:t>
            </w:r>
          </w:p>
          <w:p w14:paraId="4A46CE75" w14:textId="77777777" w:rsidR="00E60591" w:rsidRDefault="00E60591" w:rsidP="00E60591">
            <w:pPr>
              <w:pStyle w:val="EngHang"/>
            </w:pPr>
            <w:r>
              <w:t>That I might show you</w:t>
            </w:r>
          </w:p>
          <w:p w14:paraId="196B2E15" w14:textId="77777777" w:rsidR="00E60591" w:rsidRDefault="00E60591" w:rsidP="00E60591">
            <w:pPr>
              <w:pStyle w:val="EngHangEnd"/>
            </w:pPr>
            <w:r>
              <w:t>A place prophesied of!</w:t>
            </w:r>
          </w:p>
        </w:tc>
      </w:tr>
      <w:tr w:rsidR="00E60591" w14:paraId="1EBE4A08" w14:textId="77777777" w:rsidTr="00E60591">
        <w:trPr>
          <w:cantSplit/>
        </w:trPr>
        <w:tc>
          <w:tcPr>
            <w:tcW w:w="288" w:type="dxa"/>
          </w:tcPr>
          <w:p w14:paraId="319616F3" w14:textId="77777777" w:rsidR="00E60591" w:rsidRDefault="00E60591" w:rsidP="00E60591">
            <w:pPr>
              <w:pStyle w:val="CopticCross"/>
            </w:pPr>
          </w:p>
        </w:tc>
        <w:tc>
          <w:tcPr>
            <w:tcW w:w="3960" w:type="dxa"/>
          </w:tcPr>
          <w:p w14:paraId="65FB298A" w14:textId="77777777" w:rsidR="00E60591" w:rsidRDefault="00E60591" w:rsidP="00E60591">
            <w:pPr>
              <w:pStyle w:val="EngHang"/>
            </w:pPr>
            <w:r>
              <w:t>Arise O Moses,</w:t>
            </w:r>
          </w:p>
          <w:p w14:paraId="6F7574FD" w14:textId="77777777" w:rsidR="00E60591" w:rsidRDefault="00E60591" w:rsidP="00E60591">
            <w:pPr>
              <w:pStyle w:val="EngHang"/>
            </w:pPr>
            <w:r>
              <w:t>And ascend to the highest mount;</w:t>
            </w:r>
          </w:p>
          <w:p w14:paraId="0815F04B" w14:textId="77777777" w:rsidR="00E60591" w:rsidRDefault="00E60591" w:rsidP="00E60591">
            <w:pPr>
              <w:pStyle w:val="EngHang"/>
            </w:pPr>
            <w:r>
              <w:t>Build a Sanctuary there,</w:t>
            </w:r>
          </w:p>
          <w:p w14:paraId="4CB033C1" w14:textId="77777777" w:rsidR="00E60591" w:rsidRDefault="00E60591" w:rsidP="00E60591">
            <w:pPr>
              <w:pStyle w:val="EngHangEnd"/>
            </w:pPr>
            <w:r>
              <w:t>A tabernacle.</w:t>
            </w:r>
          </w:p>
        </w:tc>
      </w:tr>
      <w:tr w:rsidR="00E60591" w14:paraId="7589860C" w14:textId="77777777" w:rsidTr="00E60591">
        <w:trPr>
          <w:cantSplit/>
        </w:trPr>
        <w:tc>
          <w:tcPr>
            <w:tcW w:w="288" w:type="dxa"/>
          </w:tcPr>
          <w:p w14:paraId="052AE35C" w14:textId="77777777" w:rsidR="00E60591" w:rsidRDefault="00E60591" w:rsidP="00E60591">
            <w:pPr>
              <w:pStyle w:val="CopticCross"/>
            </w:pPr>
            <w:r>
              <w:t>¿</w:t>
            </w:r>
          </w:p>
        </w:tc>
        <w:tc>
          <w:tcPr>
            <w:tcW w:w="3960" w:type="dxa"/>
          </w:tcPr>
          <w:p w14:paraId="5960FAB7" w14:textId="77777777" w:rsidR="00E60591" w:rsidRDefault="00E60591" w:rsidP="00E60591">
            <w:pPr>
              <w:pStyle w:val="EngHang"/>
            </w:pPr>
            <w:r>
              <w:t>Write down all</w:t>
            </w:r>
          </w:p>
          <w:p w14:paraId="787F2474" w14:textId="77777777" w:rsidR="00E60591" w:rsidRDefault="00E60591" w:rsidP="00E60591">
            <w:pPr>
              <w:pStyle w:val="EngHang"/>
            </w:pPr>
            <w:r>
              <w:t>I reveal to you, straight away.</w:t>
            </w:r>
          </w:p>
          <w:p w14:paraId="40A67E83" w14:textId="77777777" w:rsidR="00E60591" w:rsidRDefault="00E60591" w:rsidP="00E60591">
            <w:pPr>
              <w:pStyle w:val="EngHang"/>
            </w:pPr>
            <w:r>
              <w:t>This is a testimony</w:t>
            </w:r>
          </w:p>
          <w:p w14:paraId="4E50318B" w14:textId="77777777" w:rsidR="00E60591" w:rsidRDefault="00E60591" w:rsidP="00E60591">
            <w:pPr>
              <w:pStyle w:val="EngHangEnd"/>
            </w:pPr>
            <w:r>
              <w:t>For the Israelites.</w:t>
            </w:r>
          </w:p>
        </w:tc>
      </w:tr>
      <w:tr w:rsidR="00E60591" w14:paraId="3D5C211A" w14:textId="77777777" w:rsidTr="00E60591">
        <w:trPr>
          <w:cantSplit/>
        </w:trPr>
        <w:tc>
          <w:tcPr>
            <w:tcW w:w="288" w:type="dxa"/>
          </w:tcPr>
          <w:p w14:paraId="37E8716C" w14:textId="77777777" w:rsidR="00E60591" w:rsidRDefault="00E60591" w:rsidP="00E60591">
            <w:pPr>
              <w:pStyle w:val="CopticCross"/>
            </w:pPr>
          </w:p>
        </w:tc>
        <w:tc>
          <w:tcPr>
            <w:tcW w:w="3960" w:type="dxa"/>
          </w:tcPr>
          <w:p w14:paraId="6B5407D6" w14:textId="77777777" w:rsidR="00E60591" w:rsidRDefault="00E60591" w:rsidP="00E60591">
            <w:pPr>
              <w:pStyle w:val="EngHang"/>
            </w:pPr>
            <w:r>
              <w:t>Make haste, O Moses,</w:t>
            </w:r>
          </w:p>
          <w:p w14:paraId="11BD8126" w14:textId="77777777" w:rsidR="00E60591" w:rsidRDefault="00E60591" w:rsidP="00E60591">
            <w:pPr>
              <w:pStyle w:val="EngHang"/>
            </w:pPr>
            <w:r>
              <w:t>Observe the place;</w:t>
            </w:r>
          </w:p>
          <w:p w14:paraId="2E105191" w14:textId="77777777" w:rsidR="00E60591" w:rsidRDefault="00E60591" w:rsidP="00E60591">
            <w:pPr>
              <w:pStyle w:val="EngHang"/>
            </w:pPr>
            <w:r>
              <w:t>Build a Sanctuary there</w:t>
            </w:r>
          </w:p>
          <w:p w14:paraId="4315FB72" w14:textId="77777777" w:rsidR="00E60591" w:rsidRDefault="00E60591" w:rsidP="00E60591">
            <w:pPr>
              <w:pStyle w:val="EngHangEnd"/>
            </w:pPr>
            <w:r>
              <w:t>Of granite stone.</w:t>
            </w:r>
          </w:p>
        </w:tc>
      </w:tr>
      <w:tr w:rsidR="00E60591" w14:paraId="4B433255" w14:textId="77777777" w:rsidTr="00E60591">
        <w:trPr>
          <w:cantSplit/>
        </w:trPr>
        <w:tc>
          <w:tcPr>
            <w:tcW w:w="288" w:type="dxa"/>
          </w:tcPr>
          <w:p w14:paraId="126EB060" w14:textId="77777777" w:rsidR="00E60591" w:rsidRDefault="00E60591" w:rsidP="00E60591">
            <w:pPr>
              <w:pStyle w:val="CopticCross"/>
            </w:pPr>
            <w:r>
              <w:lastRenderedPageBreak/>
              <w:t>¿</w:t>
            </w:r>
          </w:p>
        </w:tc>
        <w:tc>
          <w:tcPr>
            <w:tcW w:w="3960" w:type="dxa"/>
          </w:tcPr>
          <w:p w14:paraId="3B7102C1" w14:textId="77777777" w:rsidR="00E60591" w:rsidRDefault="00E60591" w:rsidP="00E60591">
            <w:pPr>
              <w:pStyle w:val="EngHang"/>
            </w:pPr>
            <w:r>
              <w:t>Elevate its dome to its place,</w:t>
            </w:r>
          </w:p>
          <w:p w14:paraId="79838292" w14:textId="77777777" w:rsidR="00E60591" w:rsidRDefault="00E60591" w:rsidP="00E60591">
            <w:pPr>
              <w:pStyle w:val="EngHang"/>
            </w:pPr>
            <w:r>
              <w:t>And make for corners for it.</w:t>
            </w:r>
          </w:p>
          <w:p w14:paraId="453520C9" w14:textId="77777777" w:rsidR="00E60591" w:rsidRDefault="00E60591" w:rsidP="00E60591">
            <w:pPr>
              <w:pStyle w:val="EngHang"/>
            </w:pPr>
            <w:r>
              <w:t>Gather what is needed</w:t>
            </w:r>
          </w:p>
          <w:p w14:paraId="2237A1B4" w14:textId="77777777" w:rsidR="00E60591" w:rsidRDefault="00E60591" w:rsidP="00E60591">
            <w:pPr>
              <w:pStyle w:val="EngHangEnd"/>
            </w:pPr>
            <w:r>
              <w:t>For the builders.</w:t>
            </w:r>
          </w:p>
        </w:tc>
      </w:tr>
      <w:tr w:rsidR="00E60591" w14:paraId="1A7DF0DD" w14:textId="77777777" w:rsidTr="00E60591">
        <w:trPr>
          <w:cantSplit/>
        </w:trPr>
        <w:tc>
          <w:tcPr>
            <w:tcW w:w="288" w:type="dxa"/>
          </w:tcPr>
          <w:p w14:paraId="6BEECCB4" w14:textId="77777777" w:rsidR="00E60591" w:rsidRDefault="00E60591" w:rsidP="00E60591">
            <w:pPr>
              <w:pStyle w:val="CopticCross"/>
            </w:pPr>
          </w:p>
        </w:tc>
        <w:tc>
          <w:tcPr>
            <w:tcW w:w="3960" w:type="dxa"/>
          </w:tcPr>
          <w:p w14:paraId="43300FD3" w14:textId="77777777" w:rsidR="00E60591" w:rsidRDefault="00E60591" w:rsidP="00E60591">
            <w:pPr>
              <w:pStyle w:val="EngHang"/>
            </w:pPr>
            <w:r>
              <w:t>Make the outside of the Sanctuary,</w:t>
            </w:r>
          </w:p>
          <w:p w14:paraId="25DBE400" w14:textId="77777777" w:rsidR="00E60591" w:rsidRDefault="00E60591" w:rsidP="00E60591">
            <w:pPr>
              <w:pStyle w:val="EngHang"/>
            </w:pPr>
            <w:r>
              <w:t>And widen its hallway.</w:t>
            </w:r>
          </w:p>
          <w:p w14:paraId="7FC69F60" w14:textId="77777777" w:rsidR="00E60591" w:rsidRDefault="00E60591" w:rsidP="00E60591">
            <w:pPr>
              <w:pStyle w:val="EngHang"/>
            </w:pPr>
            <w:r>
              <w:t>Overlay it, O Moses,</w:t>
            </w:r>
          </w:p>
          <w:p w14:paraId="01DD1BBE" w14:textId="77777777" w:rsidR="00E60591" w:rsidRDefault="00E60591" w:rsidP="00E60591">
            <w:pPr>
              <w:pStyle w:val="EngHangEnd"/>
            </w:pPr>
            <w:r>
              <w:t>With pure gold,</w:t>
            </w:r>
          </w:p>
        </w:tc>
      </w:tr>
      <w:tr w:rsidR="00E60591" w14:paraId="7BF0E87F" w14:textId="77777777" w:rsidTr="00E60591">
        <w:trPr>
          <w:cantSplit/>
        </w:trPr>
        <w:tc>
          <w:tcPr>
            <w:tcW w:w="288" w:type="dxa"/>
          </w:tcPr>
          <w:p w14:paraId="6C8E0189" w14:textId="77777777" w:rsidR="00E60591" w:rsidRDefault="00E60591" w:rsidP="00E60591">
            <w:pPr>
              <w:pStyle w:val="CopticCross"/>
            </w:pPr>
            <w:r>
              <w:t>¿</w:t>
            </w:r>
          </w:p>
        </w:tc>
        <w:tc>
          <w:tcPr>
            <w:tcW w:w="3960" w:type="dxa"/>
          </w:tcPr>
          <w:p w14:paraId="1EDDDEE8" w14:textId="77777777" w:rsidR="00E60591" w:rsidRDefault="00E60591" w:rsidP="00E60591">
            <w:pPr>
              <w:pStyle w:val="EngHang"/>
            </w:pPr>
            <w:r>
              <w:t>Within and without.</w:t>
            </w:r>
          </w:p>
          <w:p w14:paraId="40BD20C1" w14:textId="77777777" w:rsidR="00E60591" w:rsidRDefault="00E60591" w:rsidP="00E60591">
            <w:pPr>
              <w:pStyle w:val="EngHang"/>
            </w:pPr>
            <w:r>
              <w:t>Conscrate it in honour,</w:t>
            </w:r>
          </w:p>
          <w:p w14:paraId="329E67FA" w14:textId="77777777" w:rsidR="00E60591" w:rsidRDefault="00E60591" w:rsidP="00E60591">
            <w:pPr>
              <w:pStyle w:val="EngHang"/>
            </w:pPr>
            <w:r>
              <w:t>From its height to its base,</w:t>
            </w:r>
          </w:p>
          <w:p w14:paraId="0207AFD3" w14:textId="77777777" w:rsidR="00E60591" w:rsidRDefault="00E60591" w:rsidP="00E60591">
            <w:pPr>
              <w:pStyle w:val="EngHangEnd"/>
            </w:pPr>
            <w:r>
              <w:t>With precious gold.</w:t>
            </w:r>
          </w:p>
        </w:tc>
      </w:tr>
      <w:tr w:rsidR="00E60591" w14:paraId="6C3425A5" w14:textId="77777777" w:rsidTr="00E60591">
        <w:trPr>
          <w:cantSplit/>
        </w:trPr>
        <w:tc>
          <w:tcPr>
            <w:tcW w:w="288" w:type="dxa"/>
          </w:tcPr>
          <w:p w14:paraId="64144ED7" w14:textId="77777777" w:rsidR="00E60591" w:rsidRDefault="00E60591" w:rsidP="00E60591">
            <w:pPr>
              <w:pStyle w:val="CopticCross"/>
            </w:pPr>
          </w:p>
        </w:tc>
        <w:tc>
          <w:tcPr>
            <w:tcW w:w="3960" w:type="dxa"/>
          </w:tcPr>
          <w:p w14:paraId="7A2184DD" w14:textId="77777777" w:rsidR="00E60591" w:rsidRDefault="00E60591" w:rsidP="00E60591">
            <w:pPr>
              <w:pStyle w:val="EngHang"/>
            </w:pPr>
            <w:r>
              <w:t>Make an altar for the showbread</w:t>
            </w:r>
          </w:p>
          <w:p w14:paraId="72F30EAA" w14:textId="77777777" w:rsidR="00E60591" w:rsidRDefault="00E60591" w:rsidP="00E60591">
            <w:pPr>
              <w:pStyle w:val="EngHang"/>
            </w:pPr>
            <w:r>
              <w:t>Under the dome,</w:t>
            </w:r>
          </w:p>
          <w:p w14:paraId="71867DAD" w14:textId="77777777" w:rsidR="00E60591" w:rsidRDefault="00E60591" w:rsidP="00E60591">
            <w:pPr>
              <w:pStyle w:val="EngHang"/>
            </w:pPr>
            <w:r>
              <w:t>And make four pillars</w:t>
            </w:r>
          </w:p>
          <w:p w14:paraId="4F9041AB" w14:textId="77777777" w:rsidR="00E60591" w:rsidRDefault="00E60591" w:rsidP="00E60591">
            <w:pPr>
              <w:pStyle w:val="EngHangEnd"/>
            </w:pPr>
            <w:r>
              <w:t>Around the Altar.</w:t>
            </w:r>
          </w:p>
        </w:tc>
      </w:tr>
      <w:tr w:rsidR="00E60591" w14:paraId="4E83F348" w14:textId="77777777" w:rsidTr="00E60591">
        <w:trPr>
          <w:cantSplit/>
        </w:trPr>
        <w:tc>
          <w:tcPr>
            <w:tcW w:w="288" w:type="dxa"/>
          </w:tcPr>
          <w:p w14:paraId="279513B1" w14:textId="77777777" w:rsidR="00E60591" w:rsidRDefault="00E60591" w:rsidP="00E60591">
            <w:pPr>
              <w:pStyle w:val="CopticCross"/>
            </w:pPr>
            <w:r>
              <w:t>¿</w:t>
            </w:r>
          </w:p>
        </w:tc>
        <w:tc>
          <w:tcPr>
            <w:tcW w:w="3960" w:type="dxa"/>
          </w:tcPr>
          <w:p w14:paraId="1D2144BF" w14:textId="77777777" w:rsidR="00E60591" w:rsidRDefault="00E60591" w:rsidP="00E60591">
            <w:pPr>
              <w:pStyle w:val="EngHang"/>
            </w:pPr>
            <w:r>
              <w:t>Make Cherubs of pure gold</w:t>
            </w:r>
          </w:p>
          <w:p w14:paraId="205705E4" w14:textId="77777777" w:rsidR="00E60591" w:rsidRDefault="00E60591" w:rsidP="00E60591">
            <w:pPr>
              <w:pStyle w:val="EngHang"/>
            </w:pPr>
            <w:r>
              <w:t>Within the Sanctuary,</w:t>
            </w:r>
          </w:p>
          <w:p w14:paraId="4589BFA3" w14:textId="77777777" w:rsidR="00E60591" w:rsidRDefault="00E60591" w:rsidP="00E60591">
            <w:pPr>
              <w:pStyle w:val="EngHang"/>
            </w:pPr>
            <w:r>
              <w:t>With the wings spread,</w:t>
            </w:r>
          </w:p>
          <w:p w14:paraId="5089B8D0" w14:textId="77777777" w:rsidR="00E60591" w:rsidRDefault="00E60591" w:rsidP="00E60591">
            <w:pPr>
              <w:pStyle w:val="EngHangEnd"/>
            </w:pPr>
            <w:r>
              <w:t>Covering it.</w:t>
            </w:r>
          </w:p>
        </w:tc>
      </w:tr>
      <w:tr w:rsidR="00E60591" w14:paraId="78C86446" w14:textId="77777777" w:rsidTr="00E60591">
        <w:trPr>
          <w:cantSplit/>
        </w:trPr>
        <w:tc>
          <w:tcPr>
            <w:tcW w:w="288" w:type="dxa"/>
          </w:tcPr>
          <w:p w14:paraId="3718E454" w14:textId="77777777" w:rsidR="00E60591" w:rsidRDefault="00E60591" w:rsidP="00E60591">
            <w:pPr>
              <w:pStyle w:val="CopticCross"/>
            </w:pPr>
          </w:p>
        </w:tc>
        <w:tc>
          <w:tcPr>
            <w:tcW w:w="3960" w:type="dxa"/>
          </w:tcPr>
          <w:p w14:paraId="50FC35D1" w14:textId="77777777" w:rsidR="00E60591" w:rsidRDefault="00E60591" w:rsidP="00E60591">
            <w:pPr>
              <w:pStyle w:val="EngHang"/>
            </w:pPr>
            <w:r>
              <w:t>And place within it</w:t>
            </w:r>
          </w:p>
          <w:p w14:paraId="76A981D1" w14:textId="77777777" w:rsidR="00E60591" w:rsidRDefault="00E60591" w:rsidP="00E60591">
            <w:pPr>
              <w:pStyle w:val="EngHang"/>
            </w:pPr>
            <w:r>
              <w:t>The overlaid ark of the covenant,</w:t>
            </w:r>
          </w:p>
          <w:p w14:paraId="5FE62888" w14:textId="77777777" w:rsidR="00E60591" w:rsidRDefault="00E60591" w:rsidP="00E60591">
            <w:pPr>
              <w:pStyle w:val="EngHang"/>
            </w:pPr>
            <w:r>
              <w:t>And the golden vessel</w:t>
            </w:r>
          </w:p>
          <w:p w14:paraId="1BADE21E" w14:textId="77777777" w:rsidR="00E60591" w:rsidRDefault="00E60591" w:rsidP="00E60591">
            <w:pPr>
              <w:pStyle w:val="EngHangEnd"/>
            </w:pPr>
            <w:r>
              <w:t>That contains the Manna.</w:t>
            </w:r>
          </w:p>
        </w:tc>
      </w:tr>
      <w:tr w:rsidR="00E60591" w14:paraId="48CCC643" w14:textId="77777777" w:rsidTr="00E60591">
        <w:trPr>
          <w:cantSplit/>
        </w:trPr>
        <w:tc>
          <w:tcPr>
            <w:tcW w:w="288" w:type="dxa"/>
          </w:tcPr>
          <w:p w14:paraId="3ABBC74B" w14:textId="77777777" w:rsidR="00E60591" w:rsidRDefault="00E60591" w:rsidP="00E60591">
            <w:pPr>
              <w:pStyle w:val="CopticCross"/>
            </w:pPr>
            <w:r>
              <w:lastRenderedPageBreak/>
              <w:t>¿</w:t>
            </w:r>
          </w:p>
        </w:tc>
        <w:tc>
          <w:tcPr>
            <w:tcW w:w="3960" w:type="dxa"/>
          </w:tcPr>
          <w:p w14:paraId="50D95772" w14:textId="77777777" w:rsidR="00E60591" w:rsidRDefault="00E60591" w:rsidP="00E60591">
            <w:pPr>
              <w:pStyle w:val="EngHang"/>
            </w:pPr>
            <w:r>
              <w:t>And Aaron’s censor,</w:t>
            </w:r>
          </w:p>
          <w:p w14:paraId="3CFC8A07" w14:textId="77777777" w:rsidR="00E60591" w:rsidRDefault="00E60591" w:rsidP="00E60591">
            <w:pPr>
              <w:pStyle w:val="EngHang"/>
            </w:pPr>
            <w:r>
              <w:t>Made of pure gold,</w:t>
            </w:r>
          </w:p>
          <w:p w14:paraId="3F4811AC" w14:textId="77777777" w:rsidR="00E60591" w:rsidRDefault="00E60591" w:rsidP="00E60591">
            <w:pPr>
              <w:pStyle w:val="EngHang"/>
            </w:pPr>
            <w:r>
              <w:t>And The tablets of the Covenant,</w:t>
            </w:r>
          </w:p>
          <w:p w14:paraId="4ADAD93D" w14:textId="77777777" w:rsidR="00E60591" w:rsidRDefault="00E60591" w:rsidP="00E60591">
            <w:pPr>
              <w:pStyle w:val="EngHangEnd"/>
            </w:pPr>
            <w:r>
              <w:t>With Aaron’s rod within it.</w:t>
            </w:r>
          </w:p>
        </w:tc>
      </w:tr>
      <w:tr w:rsidR="00E60591" w14:paraId="19CE1902" w14:textId="77777777" w:rsidTr="00E60591">
        <w:trPr>
          <w:cantSplit/>
        </w:trPr>
        <w:tc>
          <w:tcPr>
            <w:tcW w:w="288" w:type="dxa"/>
          </w:tcPr>
          <w:p w14:paraId="72DECEA8" w14:textId="77777777" w:rsidR="00E60591" w:rsidRDefault="00E60591" w:rsidP="00E60591">
            <w:pPr>
              <w:pStyle w:val="CopticCross"/>
            </w:pPr>
          </w:p>
        </w:tc>
        <w:tc>
          <w:tcPr>
            <w:tcW w:w="3960" w:type="dxa"/>
          </w:tcPr>
          <w:p w14:paraId="68AAE675" w14:textId="77777777" w:rsidR="00E60591" w:rsidRDefault="00E60591" w:rsidP="00E60591">
            <w:pPr>
              <w:pStyle w:val="EngHang"/>
            </w:pPr>
            <w:r>
              <w:t>Place a lampstand in it,</w:t>
            </w:r>
          </w:p>
          <w:p w14:paraId="7F581834" w14:textId="77777777" w:rsidR="00E60591" w:rsidRDefault="00E60591" w:rsidP="00E60591">
            <w:pPr>
              <w:pStyle w:val="EngHang"/>
            </w:pPr>
            <w:r>
              <w:t>Made with choice gold,</w:t>
            </w:r>
          </w:p>
          <w:p w14:paraId="71A56CD6" w14:textId="77777777" w:rsidR="00E60591" w:rsidRDefault="00E60591" w:rsidP="00E60591">
            <w:pPr>
              <w:pStyle w:val="EngHang"/>
            </w:pPr>
            <w:r>
              <w:t>And the golden vessel</w:t>
            </w:r>
          </w:p>
          <w:p w14:paraId="724D47F3" w14:textId="77777777" w:rsidR="00E60591" w:rsidRDefault="00E60591" w:rsidP="00E60591">
            <w:pPr>
              <w:pStyle w:val="EngHangEnd"/>
            </w:pPr>
            <w:r>
              <w:t>Burning the ember.</w:t>
            </w:r>
          </w:p>
        </w:tc>
      </w:tr>
      <w:tr w:rsidR="00E60591" w14:paraId="0D30A35D" w14:textId="77777777" w:rsidTr="00E60591">
        <w:trPr>
          <w:cantSplit/>
        </w:trPr>
        <w:tc>
          <w:tcPr>
            <w:tcW w:w="288" w:type="dxa"/>
          </w:tcPr>
          <w:p w14:paraId="12A23294" w14:textId="77777777" w:rsidR="00E60591" w:rsidRDefault="00E60591" w:rsidP="00E60591">
            <w:pPr>
              <w:pStyle w:val="CopticCross"/>
            </w:pPr>
            <w:r>
              <w:t>¿</w:t>
            </w:r>
          </w:p>
        </w:tc>
        <w:tc>
          <w:tcPr>
            <w:tcW w:w="3960" w:type="dxa"/>
          </w:tcPr>
          <w:p w14:paraId="737B0ADD" w14:textId="77777777" w:rsidR="00E60591" w:rsidRDefault="00E60591" w:rsidP="00E60591">
            <w:pPr>
              <w:pStyle w:val="EngHang"/>
            </w:pPr>
            <w:r>
              <w:t>Adorn it, O Moses,</w:t>
            </w:r>
          </w:p>
          <w:p w14:paraId="525CBBD7" w14:textId="77777777" w:rsidR="00E60591" w:rsidRDefault="00E60591" w:rsidP="00E60591">
            <w:pPr>
              <w:pStyle w:val="EngHang"/>
            </w:pPr>
            <w:r>
              <w:t>With many lights,</w:t>
            </w:r>
          </w:p>
          <w:p w14:paraId="4A9F152D" w14:textId="77777777" w:rsidR="00E60591" w:rsidRDefault="00E60591" w:rsidP="00E60591">
            <w:pPr>
              <w:pStyle w:val="EngHang"/>
            </w:pPr>
            <w:r>
              <w:t>And place within it</w:t>
            </w:r>
          </w:p>
          <w:p w14:paraId="53FC32AB" w14:textId="77777777" w:rsidR="00E60591" w:rsidRDefault="00E60591" w:rsidP="00E60591">
            <w:pPr>
              <w:pStyle w:val="EngHangEnd"/>
            </w:pPr>
            <w:r>
              <w:t>Seven burning lamps.”</w:t>
            </w:r>
          </w:p>
        </w:tc>
      </w:tr>
      <w:tr w:rsidR="00E60591" w14:paraId="58F2EA08" w14:textId="77777777" w:rsidTr="00E60591">
        <w:trPr>
          <w:cantSplit/>
        </w:trPr>
        <w:tc>
          <w:tcPr>
            <w:tcW w:w="288" w:type="dxa"/>
          </w:tcPr>
          <w:p w14:paraId="1DF7E713" w14:textId="77777777" w:rsidR="00E60591" w:rsidRDefault="00E60591" w:rsidP="00E60591">
            <w:pPr>
              <w:pStyle w:val="CopticCross"/>
            </w:pPr>
          </w:p>
        </w:tc>
        <w:tc>
          <w:tcPr>
            <w:tcW w:w="3960" w:type="dxa"/>
          </w:tcPr>
          <w:p w14:paraId="4A6897E6" w14:textId="77777777" w:rsidR="00E60591" w:rsidRDefault="00E60591" w:rsidP="00E60591">
            <w:pPr>
              <w:pStyle w:val="EngHang"/>
            </w:pPr>
            <w:r>
              <w:t>Hail to you O Mary,</w:t>
            </w:r>
          </w:p>
          <w:p w14:paraId="29981DC9" w14:textId="77777777" w:rsidR="00E60591" w:rsidRDefault="00E60591" w:rsidP="00E60591">
            <w:pPr>
              <w:pStyle w:val="EngHang"/>
            </w:pPr>
            <w:r>
              <w:t>O full of grace,</w:t>
            </w:r>
          </w:p>
          <w:p w14:paraId="4BBB6995" w14:textId="77777777" w:rsidR="00E60591" w:rsidRDefault="00E60591" w:rsidP="00E60591">
            <w:pPr>
              <w:pStyle w:val="EngHang"/>
            </w:pPr>
            <w:r>
              <w:t>You are surrounded in light,</w:t>
            </w:r>
          </w:p>
          <w:p w14:paraId="6FCE507E" w14:textId="77777777" w:rsidR="00E60591" w:rsidRDefault="00E60591" w:rsidP="00E60591">
            <w:pPr>
              <w:pStyle w:val="EngHangEnd"/>
            </w:pPr>
            <w:r>
              <w:t>O Mother of the Merfciful.</w:t>
            </w:r>
          </w:p>
        </w:tc>
      </w:tr>
      <w:tr w:rsidR="00E60591" w14:paraId="00D87C46" w14:textId="77777777" w:rsidTr="00E60591">
        <w:trPr>
          <w:cantSplit/>
        </w:trPr>
        <w:tc>
          <w:tcPr>
            <w:tcW w:w="288" w:type="dxa"/>
          </w:tcPr>
          <w:p w14:paraId="7A092346" w14:textId="77777777" w:rsidR="00E60591" w:rsidRDefault="00E60591" w:rsidP="00E60591">
            <w:pPr>
              <w:pStyle w:val="CopticCross"/>
            </w:pPr>
            <w:r>
              <w:t>¿</w:t>
            </w:r>
          </w:p>
        </w:tc>
        <w:tc>
          <w:tcPr>
            <w:tcW w:w="3960" w:type="dxa"/>
          </w:tcPr>
          <w:p w14:paraId="4B9B239F" w14:textId="77777777" w:rsidR="00E60591" w:rsidRDefault="00E60591" w:rsidP="00E60591">
            <w:pPr>
              <w:pStyle w:val="EngHang"/>
            </w:pPr>
            <w:r>
              <w:t>Intercede for us</w:t>
            </w:r>
          </w:p>
          <w:p w14:paraId="19B279E2" w14:textId="77777777" w:rsidR="00E60591" w:rsidRDefault="00E60591" w:rsidP="00E60591">
            <w:pPr>
              <w:pStyle w:val="EngHang"/>
            </w:pPr>
            <w:r>
              <w:t>On judgment day,</w:t>
            </w:r>
          </w:p>
          <w:p w14:paraId="6EFA94E3" w14:textId="77777777" w:rsidR="00E60591" w:rsidRDefault="00E60591" w:rsidP="00E60591">
            <w:pPr>
              <w:pStyle w:val="EngHang"/>
            </w:pPr>
            <w:r>
              <w:t>Before Your Son, who saved us,</w:t>
            </w:r>
          </w:p>
          <w:p w14:paraId="1E2EB4BD" w14:textId="77777777" w:rsidR="00E60591" w:rsidRDefault="00E60591" w:rsidP="00E60591">
            <w:pPr>
              <w:pStyle w:val="EngHangEnd"/>
            </w:pPr>
            <w:r>
              <w:t>O Daughter of Zion.</w:t>
            </w:r>
          </w:p>
        </w:tc>
      </w:tr>
    </w:tbl>
    <w:p w14:paraId="0C243318" w14:textId="77777777" w:rsidR="00E60591" w:rsidRDefault="00E60591" w:rsidP="00E60591">
      <w:pPr>
        <w:pStyle w:val="Heading3"/>
      </w:pPr>
      <w:bookmarkStart w:id="1132" w:name="_Toc479145656"/>
      <w:r>
        <w:t>Interpretation on (After) the Sunday Theotokia Part 2</w:t>
      </w:r>
      <w:bookmarkEnd w:id="1132"/>
    </w:p>
    <w:p w14:paraId="63C8D2E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0AFFA0B" w14:textId="77777777" w:rsidTr="00E60591">
        <w:trPr>
          <w:cantSplit/>
        </w:trPr>
        <w:tc>
          <w:tcPr>
            <w:tcW w:w="288" w:type="dxa"/>
          </w:tcPr>
          <w:p w14:paraId="2A4F82DB" w14:textId="77777777" w:rsidR="00E60591" w:rsidRDefault="00E60591" w:rsidP="00E60591">
            <w:pPr>
              <w:pStyle w:val="CopticCross"/>
            </w:pPr>
          </w:p>
        </w:tc>
        <w:tc>
          <w:tcPr>
            <w:tcW w:w="3960" w:type="dxa"/>
          </w:tcPr>
          <w:p w14:paraId="475BDDAE" w14:textId="77777777" w:rsidR="00E60591" w:rsidRDefault="00E60591" w:rsidP="00E60591">
            <w:pPr>
              <w:pStyle w:val="EngHang"/>
            </w:pPr>
            <w:r>
              <w:t>The Lord called Moses</w:t>
            </w:r>
          </w:p>
          <w:p w14:paraId="2A54390C" w14:textId="77777777" w:rsidR="00E60591" w:rsidRDefault="00E60591" w:rsidP="00E60591">
            <w:pPr>
              <w:pStyle w:val="EngHang"/>
            </w:pPr>
            <w:r>
              <w:t>In a loud voice,</w:t>
            </w:r>
          </w:p>
          <w:p w14:paraId="7C1D5D38" w14:textId="77777777" w:rsidR="00E60591" w:rsidRDefault="00E60591" w:rsidP="00E60591">
            <w:pPr>
              <w:pStyle w:val="EngHang"/>
            </w:pPr>
            <w:r>
              <w:t>“Arise and build an ark for Me,</w:t>
            </w:r>
          </w:p>
          <w:p w14:paraId="0D8E21B6" w14:textId="77777777" w:rsidR="00E60591" w:rsidRDefault="00E60591" w:rsidP="00E60591">
            <w:pPr>
              <w:pStyle w:val="EngHangEnd"/>
            </w:pPr>
            <w:r>
              <w:t>Overlaid with gold,</w:t>
            </w:r>
          </w:p>
        </w:tc>
      </w:tr>
      <w:tr w:rsidR="00E60591" w14:paraId="30102432" w14:textId="77777777" w:rsidTr="00E60591">
        <w:trPr>
          <w:cantSplit/>
        </w:trPr>
        <w:tc>
          <w:tcPr>
            <w:tcW w:w="288" w:type="dxa"/>
          </w:tcPr>
          <w:p w14:paraId="1A1830F2" w14:textId="77777777" w:rsidR="00E60591" w:rsidRPr="001E2E1C" w:rsidRDefault="00E60591" w:rsidP="00E60591">
            <w:pPr>
              <w:pStyle w:val="CopticCross"/>
            </w:pPr>
            <w:r>
              <w:lastRenderedPageBreak/>
              <w:t>¿</w:t>
            </w:r>
          </w:p>
        </w:tc>
        <w:tc>
          <w:tcPr>
            <w:tcW w:w="3960" w:type="dxa"/>
          </w:tcPr>
          <w:p w14:paraId="2D1A6931" w14:textId="77777777" w:rsidR="00E60591" w:rsidRDefault="00E60591" w:rsidP="00E60591">
            <w:pPr>
              <w:pStyle w:val="EngHang"/>
            </w:pPr>
            <w:r>
              <w:t>That My Mysteries may dwell in it,</w:t>
            </w:r>
          </w:p>
          <w:p w14:paraId="694235E5" w14:textId="77777777" w:rsidR="00E60591" w:rsidRDefault="00E60591" w:rsidP="00E60591">
            <w:pPr>
              <w:pStyle w:val="EngHang"/>
            </w:pPr>
            <w:r>
              <w:t>With my covenant.</w:t>
            </w:r>
          </w:p>
          <w:p w14:paraId="2C1A7BC4" w14:textId="77777777" w:rsidR="00E60591" w:rsidRDefault="00E60591" w:rsidP="00E60591">
            <w:pPr>
              <w:pStyle w:val="EngHang"/>
            </w:pPr>
            <w:r>
              <w:t>Make it of would that will not decay,</w:t>
            </w:r>
          </w:p>
          <w:p w14:paraId="0F0AE56C" w14:textId="77777777" w:rsidR="00E60591" w:rsidRDefault="00E60591" w:rsidP="00E60591">
            <w:pPr>
              <w:pStyle w:val="EngHangEnd"/>
            </w:pPr>
            <w:r>
              <w:t>Overlaid with gold.”</w:t>
            </w:r>
          </w:p>
        </w:tc>
      </w:tr>
      <w:tr w:rsidR="00E60591" w14:paraId="6A6190F6" w14:textId="77777777" w:rsidTr="00E60591">
        <w:trPr>
          <w:cantSplit/>
        </w:trPr>
        <w:tc>
          <w:tcPr>
            <w:tcW w:w="288" w:type="dxa"/>
          </w:tcPr>
          <w:p w14:paraId="76496256" w14:textId="77777777" w:rsidR="00E60591" w:rsidRDefault="00E60591" w:rsidP="00E60591">
            <w:pPr>
              <w:pStyle w:val="CopticCross"/>
            </w:pPr>
          </w:p>
        </w:tc>
        <w:tc>
          <w:tcPr>
            <w:tcW w:w="3960" w:type="dxa"/>
          </w:tcPr>
          <w:p w14:paraId="784E64B7" w14:textId="77777777" w:rsidR="00E60591" w:rsidRDefault="00E60591" w:rsidP="00E60591">
            <w:pPr>
              <w:pStyle w:val="EngHang"/>
            </w:pPr>
            <w:r>
              <w:t>You are likened, O Mary,</w:t>
            </w:r>
          </w:p>
          <w:p w14:paraId="727ABAD6" w14:textId="77777777" w:rsidR="00E60591" w:rsidRDefault="00E60591" w:rsidP="00E60591">
            <w:pPr>
              <w:pStyle w:val="EngHang"/>
            </w:pPr>
            <w:r>
              <w:t>To the Ark overlaid with gold,</w:t>
            </w:r>
          </w:p>
          <w:p w14:paraId="695E9568" w14:textId="77777777" w:rsidR="00E60591" w:rsidRDefault="00E60591" w:rsidP="00E60591">
            <w:pPr>
              <w:pStyle w:val="EngHang"/>
            </w:pPr>
            <w:r>
              <w:t>And to the golden vessel within it,</w:t>
            </w:r>
          </w:p>
          <w:p w14:paraId="6C96A5BF" w14:textId="77777777" w:rsidR="00E60591" w:rsidRDefault="00E60591" w:rsidP="00E60591">
            <w:pPr>
              <w:pStyle w:val="EngHangEnd"/>
            </w:pPr>
            <w:r>
              <w:t>Containing the rational Manna.</w:t>
            </w:r>
          </w:p>
        </w:tc>
      </w:tr>
      <w:tr w:rsidR="00E60591" w14:paraId="2EAF97C4" w14:textId="77777777" w:rsidTr="00E60591">
        <w:trPr>
          <w:cantSplit/>
        </w:trPr>
        <w:tc>
          <w:tcPr>
            <w:tcW w:w="288" w:type="dxa"/>
          </w:tcPr>
          <w:p w14:paraId="3C0321E2" w14:textId="77777777" w:rsidR="00E60591" w:rsidRDefault="00E60591" w:rsidP="00E60591">
            <w:pPr>
              <w:pStyle w:val="CopticCross"/>
            </w:pPr>
            <w:r>
              <w:t>¿</w:t>
            </w:r>
          </w:p>
        </w:tc>
        <w:tc>
          <w:tcPr>
            <w:tcW w:w="3960" w:type="dxa"/>
          </w:tcPr>
          <w:p w14:paraId="5F379FE2" w14:textId="77777777" w:rsidR="00E60591" w:rsidRDefault="00E60591" w:rsidP="00E60591">
            <w:pPr>
              <w:pStyle w:val="EngHang"/>
            </w:pPr>
            <w:r>
              <w:t>Your praise is sweeter</w:t>
            </w:r>
          </w:p>
          <w:p w14:paraId="73FD978F" w14:textId="77777777" w:rsidR="00E60591" w:rsidRDefault="00E60591" w:rsidP="00E60591">
            <w:pPr>
              <w:pStyle w:val="EngHang"/>
            </w:pPr>
            <w:r>
              <w:t>That honey on my tongue.</w:t>
            </w:r>
          </w:p>
          <w:p w14:paraId="62AC4FD1" w14:textId="77777777" w:rsidR="00E60591" w:rsidRDefault="00E60591" w:rsidP="00E60591">
            <w:pPr>
              <w:pStyle w:val="EngHang"/>
            </w:pPr>
            <w:r>
              <w:t>We offer praise to you,</w:t>
            </w:r>
          </w:p>
          <w:p w14:paraId="077F0355" w14:textId="77777777" w:rsidR="00E60591" w:rsidRDefault="00E60591" w:rsidP="00E60591">
            <w:pPr>
              <w:pStyle w:val="EngHangEnd"/>
            </w:pPr>
            <w:r>
              <w:t>O Daughter of Zion.</w:t>
            </w:r>
          </w:p>
        </w:tc>
      </w:tr>
      <w:tr w:rsidR="00E60591" w14:paraId="79F891F5" w14:textId="77777777" w:rsidTr="00E60591">
        <w:trPr>
          <w:cantSplit/>
        </w:trPr>
        <w:tc>
          <w:tcPr>
            <w:tcW w:w="288" w:type="dxa"/>
          </w:tcPr>
          <w:p w14:paraId="215E0369" w14:textId="77777777" w:rsidR="00E60591" w:rsidRDefault="00E60591" w:rsidP="00E60591">
            <w:pPr>
              <w:pStyle w:val="CopticCross"/>
            </w:pPr>
          </w:p>
        </w:tc>
        <w:tc>
          <w:tcPr>
            <w:tcW w:w="3960" w:type="dxa"/>
          </w:tcPr>
          <w:p w14:paraId="2EB59861" w14:textId="77777777" w:rsidR="00E60591" w:rsidRDefault="00E60591" w:rsidP="00E60591">
            <w:pPr>
              <w:pStyle w:val="EngHang"/>
            </w:pPr>
            <w:r>
              <w:t>O shining star,</w:t>
            </w:r>
          </w:p>
          <w:p w14:paraId="07A394C9" w14:textId="77777777" w:rsidR="00E60591" w:rsidRDefault="00E60591" w:rsidP="00E60591">
            <w:pPr>
              <w:pStyle w:val="EngHang"/>
            </w:pPr>
            <w:r>
              <w:t>You held the Son of God,</w:t>
            </w:r>
          </w:p>
          <w:p w14:paraId="298FAACD" w14:textId="77777777" w:rsidR="00E60591" w:rsidRDefault="00E60591" w:rsidP="00E60591">
            <w:pPr>
              <w:pStyle w:val="EngHang"/>
            </w:pPr>
            <w:r>
              <w:t>The Invisible Living One,</w:t>
            </w:r>
          </w:p>
          <w:p w14:paraId="079854C4" w14:textId="77777777" w:rsidR="00E60591" w:rsidRDefault="00E60591" w:rsidP="00E60591">
            <w:pPr>
              <w:pStyle w:val="EngHangEnd"/>
            </w:pPr>
            <w:r>
              <w:t>As a lit lamp.</w:t>
            </w:r>
          </w:p>
        </w:tc>
      </w:tr>
      <w:tr w:rsidR="00E60591" w14:paraId="3C758CC0" w14:textId="77777777" w:rsidTr="00E60591">
        <w:trPr>
          <w:cantSplit/>
        </w:trPr>
        <w:tc>
          <w:tcPr>
            <w:tcW w:w="288" w:type="dxa"/>
          </w:tcPr>
          <w:p w14:paraId="50044B08" w14:textId="77777777" w:rsidR="00E60591" w:rsidRDefault="00E60591" w:rsidP="00E60591">
            <w:pPr>
              <w:pStyle w:val="CopticCross"/>
            </w:pPr>
            <w:r>
              <w:t>¿</w:t>
            </w:r>
          </w:p>
        </w:tc>
        <w:tc>
          <w:tcPr>
            <w:tcW w:w="3960" w:type="dxa"/>
          </w:tcPr>
          <w:p w14:paraId="4FBF4274" w14:textId="77777777" w:rsidR="00E60591" w:rsidRDefault="00E60591" w:rsidP="00E60591">
            <w:pPr>
              <w:pStyle w:val="EngHang"/>
            </w:pPr>
            <w:r>
              <w:t>He saved Adam</w:t>
            </w:r>
          </w:p>
          <w:p w14:paraId="77654018" w14:textId="77777777" w:rsidR="00E60591" w:rsidRDefault="00E60591" w:rsidP="00E60591">
            <w:pPr>
              <w:pStyle w:val="EngHang"/>
            </w:pPr>
            <w:r>
              <w:t>From bitter bondage,</w:t>
            </w:r>
          </w:p>
          <w:p w14:paraId="0258BE67" w14:textId="77777777" w:rsidR="00E60591" w:rsidRDefault="00E60591" w:rsidP="00E60591">
            <w:pPr>
              <w:pStyle w:val="EngHang"/>
            </w:pPr>
            <w:r>
              <w:t>And restored him and his offspring</w:t>
            </w:r>
          </w:p>
          <w:p w14:paraId="218D1544" w14:textId="77777777" w:rsidR="00E60591" w:rsidRDefault="00E60591" w:rsidP="00E60591">
            <w:pPr>
              <w:pStyle w:val="EngHangEnd"/>
            </w:pPr>
            <w:r>
              <w:t>To Paradise in joy.</w:t>
            </w:r>
          </w:p>
        </w:tc>
      </w:tr>
      <w:tr w:rsidR="00E60591" w14:paraId="4A3A759D" w14:textId="77777777" w:rsidTr="00E60591">
        <w:trPr>
          <w:cantSplit/>
        </w:trPr>
        <w:tc>
          <w:tcPr>
            <w:tcW w:w="288" w:type="dxa"/>
          </w:tcPr>
          <w:p w14:paraId="04A57154" w14:textId="77777777" w:rsidR="00E60591" w:rsidRDefault="00E60591" w:rsidP="00E60591">
            <w:pPr>
              <w:pStyle w:val="CopticCross"/>
            </w:pPr>
          </w:p>
        </w:tc>
        <w:tc>
          <w:tcPr>
            <w:tcW w:w="3960" w:type="dxa"/>
          </w:tcPr>
          <w:p w14:paraId="59F9533E" w14:textId="77777777" w:rsidR="00E60591" w:rsidRDefault="00E60591" w:rsidP="00E60591">
            <w:pPr>
              <w:pStyle w:val="EngHang"/>
            </w:pPr>
            <w:r>
              <w:t>You enlightened the world,</w:t>
            </w:r>
          </w:p>
          <w:p w14:paraId="4CFB6669" w14:textId="77777777" w:rsidR="00E60591" w:rsidRDefault="00E60591" w:rsidP="00E60591">
            <w:pPr>
              <w:pStyle w:val="EngHang"/>
            </w:pPr>
            <w:r>
              <w:t>Which was in darkness,</w:t>
            </w:r>
          </w:p>
          <w:p w14:paraId="6394B1C5" w14:textId="77777777" w:rsidR="00E60591" w:rsidRDefault="00E60591" w:rsidP="00E60591">
            <w:pPr>
              <w:pStyle w:val="EngHang"/>
            </w:pPr>
            <w:r>
              <w:t>For you carried in your womb</w:t>
            </w:r>
          </w:p>
          <w:p w14:paraId="5A74B46C" w14:textId="77777777" w:rsidR="00E60591" w:rsidRDefault="00E60591" w:rsidP="00E60591">
            <w:pPr>
              <w:pStyle w:val="EngHangEnd"/>
            </w:pPr>
            <w:r>
              <w:t>The Son, the Logos of God.</w:t>
            </w:r>
          </w:p>
        </w:tc>
      </w:tr>
      <w:tr w:rsidR="00E60591" w14:paraId="0243B0B7" w14:textId="77777777" w:rsidTr="00E60591">
        <w:trPr>
          <w:cantSplit/>
        </w:trPr>
        <w:tc>
          <w:tcPr>
            <w:tcW w:w="288" w:type="dxa"/>
          </w:tcPr>
          <w:p w14:paraId="3FBEF4D5" w14:textId="77777777" w:rsidR="00E60591" w:rsidRDefault="00E60591" w:rsidP="00E60591">
            <w:pPr>
              <w:pStyle w:val="CopticCross"/>
            </w:pPr>
            <w:r>
              <w:lastRenderedPageBreak/>
              <w:t>¿</w:t>
            </w:r>
          </w:p>
        </w:tc>
        <w:tc>
          <w:tcPr>
            <w:tcW w:w="3960" w:type="dxa"/>
          </w:tcPr>
          <w:p w14:paraId="1BC35F54" w14:textId="77777777" w:rsidR="00E60591" w:rsidRDefault="00E60591" w:rsidP="00E60591">
            <w:pPr>
              <w:pStyle w:val="EngHang"/>
            </w:pPr>
            <w:r>
              <w:t>You are the ark;</w:t>
            </w:r>
          </w:p>
          <w:p w14:paraId="312CEC16" w14:textId="77777777" w:rsidR="00E60591" w:rsidRDefault="00E60591" w:rsidP="00E60591">
            <w:pPr>
              <w:pStyle w:val="EngHang"/>
            </w:pPr>
            <w:r>
              <w:t>You are wisdom,</w:t>
            </w:r>
          </w:p>
          <w:p w14:paraId="2369E847" w14:textId="77777777" w:rsidR="00E60591" w:rsidRDefault="00E60591" w:rsidP="00E60591">
            <w:pPr>
              <w:pStyle w:val="EngHang"/>
            </w:pPr>
            <w:r>
              <w:t>You are our strength,</w:t>
            </w:r>
          </w:p>
          <w:p w14:paraId="3100AEEE" w14:textId="77777777" w:rsidR="00E60591" w:rsidRDefault="00E60591" w:rsidP="00E60591">
            <w:pPr>
              <w:pStyle w:val="EngHangEnd"/>
            </w:pPr>
            <w:r>
              <w:t>And the joy of the righteous.</w:t>
            </w:r>
          </w:p>
        </w:tc>
      </w:tr>
      <w:tr w:rsidR="00E60591" w14:paraId="6A3A4E22" w14:textId="77777777" w:rsidTr="00E60591">
        <w:trPr>
          <w:cantSplit/>
        </w:trPr>
        <w:tc>
          <w:tcPr>
            <w:tcW w:w="288" w:type="dxa"/>
          </w:tcPr>
          <w:p w14:paraId="79DEFE32" w14:textId="77777777" w:rsidR="00E60591" w:rsidRDefault="00E60591" w:rsidP="00E60591">
            <w:pPr>
              <w:pStyle w:val="CopticCross"/>
            </w:pPr>
          </w:p>
        </w:tc>
        <w:tc>
          <w:tcPr>
            <w:tcW w:w="3960" w:type="dxa"/>
          </w:tcPr>
          <w:p w14:paraId="7ACABA53" w14:textId="77777777" w:rsidR="00E60591" w:rsidRDefault="00E60591" w:rsidP="00E60591">
            <w:pPr>
              <w:pStyle w:val="EngHang"/>
            </w:pPr>
            <w:r>
              <w:t>God desired and chose you</w:t>
            </w:r>
          </w:p>
          <w:p w14:paraId="4E5B0427" w14:textId="77777777" w:rsidR="00E60591" w:rsidRDefault="00E60591" w:rsidP="00E60591">
            <w:pPr>
              <w:pStyle w:val="EngHang"/>
            </w:pPr>
            <w:r>
              <w:t>In the fullness of time,</w:t>
            </w:r>
          </w:p>
          <w:p w14:paraId="14BB2BB4" w14:textId="77777777" w:rsidR="00E60591" w:rsidRDefault="00E60591" w:rsidP="00E60591">
            <w:pPr>
              <w:pStyle w:val="EngHang"/>
            </w:pPr>
            <w:r>
              <w:t>And sent the Holy Spirit upon you,</w:t>
            </w:r>
          </w:p>
          <w:p w14:paraId="6B886291" w14:textId="77777777" w:rsidR="00E60591" w:rsidRDefault="00E60591" w:rsidP="00E60591">
            <w:pPr>
              <w:pStyle w:val="EngHangEnd"/>
            </w:pPr>
            <w:r>
              <w:t>And the Logos unto your womb.</w:t>
            </w:r>
          </w:p>
        </w:tc>
      </w:tr>
      <w:tr w:rsidR="00E60591" w14:paraId="587BD739" w14:textId="77777777" w:rsidTr="00E60591">
        <w:trPr>
          <w:cantSplit/>
        </w:trPr>
        <w:tc>
          <w:tcPr>
            <w:tcW w:w="288" w:type="dxa"/>
          </w:tcPr>
          <w:p w14:paraId="59D45920" w14:textId="77777777" w:rsidR="00E60591" w:rsidRDefault="00E60591" w:rsidP="00E60591">
            <w:pPr>
              <w:pStyle w:val="CopticCross"/>
            </w:pPr>
            <w:r>
              <w:t>¿</w:t>
            </w:r>
          </w:p>
        </w:tc>
        <w:tc>
          <w:tcPr>
            <w:tcW w:w="3960" w:type="dxa"/>
          </w:tcPr>
          <w:p w14:paraId="426BF43F" w14:textId="77777777" w:rsidR="00E60591" w:rsidRDefault="00E60591" w:rsidP="00E60591">
            <w:pPr>
              <w:pStyle w:val="EngHang"/>
            </w:pPr>
            <w:r>
              <w:t>You carried in womb</w:t>
            </w:r>
          </w:p>
          <w:p w14:paraId="4285E3A3" w14:textId="77777777" w:rsidR="00E60591" w:rsidRDefault="00E60591" w:rsidP="00E60591">
            <w:pPr>
              <w:pStyle w:val="EngHang"/>
            </w:pPr>
            <w:r>
              <w:t>The Lord you rGod.</w:t>
            </w:r>
          </w:p>
          <w:p w14:paraId="257ABA62" w14:textId="77777777" w:rsidR="00E60591" w:rsidRDefault="00E60591" w:rsidP="00E60591">
            <w:pPr>
              <w:pStyle w:val="EngHang"/>
            </w:pPr>
            <w:r>
              <w:t>You nourished Him with milk</w:t>
            </w:r>
          </w:p>
          <w:p w14:paraId="704D1718" w14:textId="77777777" w:rsidR="00E60591" w:rsidRDefault="00E60591" w:rsidP="00E60591">
            <w:pPr>
              <w:pStyle w:val="EngHangEnd"/>
            </w:pPr>
            <w:r>
              <w:t>As a true human.</w:t>
            </w:r>
          </w:p>
        </w:tc>
      </w:tr>
      <w:tr w:rsidR="00E60591" w14:paraId="19F48907" w14:textId="77777777" w:rsidTr="00E60591">
        <w:trPr>
          <w:cantSplit/>
        </w:trPr>
        <w:tc>
          <w:tcPr>
            <w:tcW w:w="288" w:type="dxa"/>
          </w:tcPr>
          <w:p w14:paraId="21FC87F1" w14:textId="77777777" w:rsidR="00E60591" w:rsidRDefault="00E60591" w:rsidP="00E60591">
            <w:pPr>
              <w:pStyle w:val="CopticCross"/>
            </w:pPr>
          </w:p>
        </w:tc>
        <w:tc>
          <w:tcPr>
            <w:tcW w:w="3960" w:type="dxa"/>
          </w:tcPr>
          <w:p w14:paraId="6FF7E10B" w14:textId="77777777" w:rsidR="00E60591" w:rsidRDefault="00E60591" w:rsidP="00E60591">
            <w:pPr>
              <w:pStyle w:val="EngHang"/>
            </w:pPr>
            <w:r>
              <w:t>Ezekiel prophesied</w:t>
            </w:r>
          </w:p>
          <w:p w14:paraId="1381618E" w14:textId="77777777" w:rsidR="00E60591" w:rsidRDefault="00E60591" w:rsidP="00E60591">
            <w:pPr>
              <w:pStyle w:val="EngHang"/>
            </w:pPr>
            <w:r>
              <w:t>In a vision, saying,</w:t>
            </w:r>
          </w:p>
          <w:p w14:paraId="6588301E" w14:textId="77777777" w:rsidR="00E60591" w:rsidRDefault="00E60591" w:rsidP="00E60591">
            <w:pPr>
              <w:pStyle w:val="EngHang"/>
            </w:pPr>
            <w:r>
              <w:t>“I beheld a door towards the east,</w:t>
            </w:r>
          </w:p>
          <w:p w14:paraId="34AADD32" w14:textId="77777777" w:rsidR="00E60591" w:rsidRDefault="00E60591" w:rsidP="00E60591">
            <w:pPr>
              <w:pStyle w:val="EngHangEnd"/>
            </w:pPr>
            <w:r>
              <w:t>Firmly shut.</w:t>
            </w:r>
          </w:p>
        </w:tc>
      </w:tr>
      <w:tr w:rsidR="00E60591" w14:paraId="0F1C5FEC" w14:textId="77777777" w:rsidTr="00E60591">
        <w:trPr>
          <w:cantSplit/>
        </w:trPr>
        <w:tc>
          <w:tcPr>
            <w:tcW w:w="288" w:type="dxa"/>
          </w:tcPr>
          <w:p w14:paraId="55399E6B" w14:textId="77777777" w:rsidR="00E60591" w:rsidRDefault="00E60591" w:rsidP="00E60591">
            <w:pPr>
              <w:pStyle w:val="CopticCross"/>
            </w:pPr>
            <w:r>
              <w:t>¿</w:t>
            </w:r>
          </w:p>
        </w:tc>
        <w:tc>
          <w:tcPr>
            <w:tcW w:w="3960" w:type="dxa"/>
          </w:tcPr>
          <w:p w14:paraId="1E7F56A6" w14:textId="77777777" w:rsidR="00E60591" w:rsidRDefault="00E60591" w:rsidP="00E60591">
            <w:pPr>
              <w:pStyle w:val="EngHang"/>
            </w:pPr>
            <w:r>
              <w:t>The Most High King</w:t>
            </w:r>
          </w:p>
          <w:p w14:paraId="162BE7BD" w14:textId="77777777" w:rsidR="00E60591" w:rsidRDefault="00E60591" w:rsidP="00E60591">
            <w:pPr>
              <w:pStyle w:val="EngHang"/>
            </w:pPr>
            <w:r>
              <w:t>Entered by it, and came forth.</w:t>
            </w:r>
          </w:p>
          <w:p w14:paraId="2D65F170" w14:textId="77777777" w:rsidR="00E60591" w:rsidRDefault="00E60591" w:rsidP="00E60591">
            <w:pPr>
              <w:pStyle w:val="EngHang"/>
            </w:pPr>
            <w:r>
              <w:t>No harm came to it,</w:t>
            </w:r>
          </w:p>
          <w:p w14:paraId="3AEC1CDF" w14:textId="77777777" w:rsidR="00E60591" w:rsidRDefault="00E60591" w:rsidP="00E60591">
            <w:pPr>
              <w:pStyle w:val="EngHangEnd"/>
            </w:pPr>
            <w:r>
              <w:t>It was continuously sealed.”</w:t>
            </w:r>
          </w:p>
        </w:tc>
      </w:tr>
      <w:tr w:rsidR="00E60591" w14:paraId="723B8AA0" w14:textId="77777777" w:rsidTr="00E60591">
        <w:trPr>
          <w:cantSplit/>
        </w:trPr>
        <w:tc>
          <w:tcPr>
            <w:tcW w:w="288" w:type="dxa"/>
          </w:tcPr>
          <w:p w14:paraId="4E988A18" w14:textId="77777777" w:rsidR="00E60591" w:rsidRDefault="00E60591" w:rsidP="00E60591">
            <w:pPr>
              <w:pStyle w:val="CopticCross"/>
            </w:pPr>
          </w:p>
        </w:tc>
        <w:tc>
          <w:tcPr>
            <w:tcW w:w="3960" w:type="dxa"/>
          </w:tcPr>
          <w:p w14:paraId="4CF69EBF" w14:textId="77777777" w:rsidR="00E60591" w:rsidRDefault="00E60591" w:rsidP="00E60591">
            <w:pPr>
              <w:pStyle w:val="EngHang"/>
            </w:pPr>
            <w:r>
              <w:t>Many spoke of you</w:t>
            </w:r>
          </w:p>
          <w:p w14:paraId="2C34F209" w14:textId="77777777" w:rsidR="00E60591" w:rsidRDefault="00E60591" w:rsidP="00E60591">
            <w:pPr>
              <w:pStyle w:val="EngHang"/>
            </w:pPr>
            <w:r>
              <w:t>In prophecies and proverbs,</w:t>
            </w:r>
          </w:p>
          <w:p w14:paraId="06360549" w14:textId="77777777" w:rsidR="00E60591" w:rsidRDefault="00E60591" w:rsidP="00E60591">
            <w:pPr>
              <w:pStyle w:val="EngHang"/>
            </w:pPr>
            <w:r>
              <w:t>Revealing that the exalted Lord</w:t>
            </w:r>
          </w:p>
          <w:p w14:paraId="617575F8" w14:textId="77777777" w:rsidR="00E60591" w:rsidRDefault="00E60591" w:rsidP="00E60591">
            <w:pPr>
              <w:pStyle w:val="EngHangEnd"/>
            </w:pPr>
            <w:r>
              <w:t>Would come forth from you.</w:t>
            </w:r>
          </w:p>
        </w:tc>
      </w:tr>
      <w:tr w:rsidR="00E60591" w14:paraId="4E873E44" w14:textId="77777777" w:rsidTr="00E60591">
        <w:trPr>
          <w:cantSplit/>
        </w:trPr>
        <w:tc>
          <w:tcPr>
            <w:tcW w:w="288" w:type="dxa"/>
          </w:tcPr>
          <w:p w14:paraId="71420CAA" w14:textId="77777777" w:rsidR="00E60591" w:rsidRDefault="00E60591" w:rsidP="00E60591">
            <w:pPr>
              <w:pStyle w:val="CopticCross"/>
            </w:pPr>
            <w:r>
              <w:t>¿</w:t>
            </w:r>
          </w:p>
        </w:tc>
        <w:tc>
          <w:tcPr>
            <w:tcW w:w="3960" w:type="dxa"/>
          </w:tcPr>
          <w:p w14:paraId="0DECCF5F" w14:textId="77777777" w:rsidR="00E60591" w:rsidRDefault="00E60591" w:rsidP="00E60591">
            <w:pPr>
              <w:pStyle w:val="EngHang"/>
            </w:pPr>
            <w:r>
              <w:t>And that He would save His people,</w:t>
            </w:r>
          </w:p>
          <w:p w14:paraId="50DC1B7E" w14:textId="77777777" w:rsidR="00E60591" w:rsidRDefault="00E60591" w:rsidP="00E60591">
            <w:pPr>
              <w:pStyle w:val="EngHang"/>
            </w:pPr>
            <w:r>
              <w:t>In the last days.</w:t>
            </w:r>
          </w:p>
          <w:p w14:paraId="2717A284" w14:textId="77777777" w:rsidR="00E60591" w:rsidRDefault="00E60591" w:rsidP="00E60591">
            <w:pPr>
              <w:pStyle w:val="EngHang"/>
            </w:pPr>
            <w:r>
              <w:t>Your Son granted us salvation,</w:t>
            </w:r>
          </w:p>
          <w:p w14:paraId="50C27174" w14:textId="77777777" w:rsidR="00E60591" w:rsidRDefault="00E60591" w:rsidP="00E60591">
            <w:pPr>
              <w:pStyle w:val="EngHangEnd"/>
            </w:pPr>
            <w:r>
              <w:t>O censor of Aaron.</w:t>
            </w:r>
          </w:p>
        </w:tc>
      </w:tr>
      <w:tr w:rsidR="00E60591" w14:paraId="7024C2AB" w14:textId="77777777" w:rsidTr="00E60591">
        <w:trPr>
          <w:cantSplit/>
        </w:trPr>
        <w:tc>
          <w:tcPr>
            <w:tcW w:w="288" w:type="dxa"/>
          </w:tcPr>
          <w:p w14:paraId="356C895A" w14:textId="77777777" w:rsidR="00E60591" w:rsidRDefault="00E60591" w:rsidP="00E60591">
            <w:pPr>
              <w:pStyle w:val="CopticCross"/>
            </w:pPr>
          </w:p>
        </w:tc>
        <w:tc>
          <w:tcPr>
            <w:tcW w:w="3960" w:type="dxa"/>
          </w:tcPr>
          <w:p w14:paraId="1FDE0296" w14:textId="77777777" w:rsidR="00E60591" w:rsidRDefault="00E60591" w:rsidP="00E60591">
            <w:pPr>
              <w:pStyle w:val="EngHang"/>
            </w:pPr>
            <w:r>
              <w:t>Hail to you O Mary,</w:t>
            </w:r>
          </w:p>
          <w:p w14:paraId="2315F382" w14:textId="77777777" w:rsidR="00E60591" w:rsidRDefault="00E60591" w:rsidP="00E60591">
            <w:pPr>
              <w:pStyle w:val="EngHang"/>
            </w:pPr>
            <w:r>
              <w:t>O full of grace,</w:t>
            </w:r>
          </w:p>
          <w:p w14:paraId="1C2B92DA" w14:textId="77777777" w:rsidR="00E60591" w:rsidRDefault="00E60591" w:rsidP="00E60591">
            <w:pPr>
              <w:pStyle w:val="EngHang"/>
            </w:pPr>
            <w:r>
              <w:t>You are surrounded in light,</w:t>
            </w:r>
          </w:p>
          <w:p w14:paraId="4EAD79C1" w14:textId="77777777" w:rsidR="00E60591" w:rsidRDefault="00E60591" w:rsidP="00E60591">
            <w:pPr>
              <w:pStyle w:val="EngHangEnd"/>
            </w:pPr>
            <w:r>
              <w:t>O Mother of the Merfciful.</w:t>
            </w:r>
          </w:p>
        </w:tc>
      </w:tr>
      <w:tr w:rsidR="00E60591" w14:paraId="140DB15B" w14:textId="77777777" w:rsidTr="00E60591">
        <w:trPr>
          <w:cantSplit/>
        </w:trPr>
        <w:tc>
          <w:tcPr>
            <w:tcW w:w="288" w:type="dxa"/>
          </w:tcPr>
          <w:p w14:paraId="4D4D06FE" w14:textId="77777777" w:rsidR="00E60591" w:rsidRDefault="00E60591" w:rsidP="00E60591">
            <w:pPr>
              <w:pStyle w:val="CopticCross"/>
            </w:pPr>
            <w:r>
              <w:t>¿</w:t>
            </w:r>
          </w:p>
        </w:tc>
        <w:tc>
          <w:tcPr>
            <w:tcW w:w="3960" w:type="dxa"/>
          </w:tcPr>
          <w:p w14:paraId="1F121544" w14:textId="77777777" w:rsidR="00E60591" w:rsidRDefault="00E60591" w:rsidP="00E60591">
            <w:pPr>
              <w:pStyle w:val="EngHang"/>
            </w:pPr>
            <w:r>
              <w:t>Intercede for us</w:t>
            </w:r>
          </w:p>
          <w:p w14:paraId="13C6A720" w14:textId="77777777" w:rsidR="00E60591" w:rsidRDefault="00E60591" w:rsidP="00E60591">
            <w:pPr>
              <w:pStyle w:val="EngHang"/>
            </w:pPr>
            <w:r>
              <w:t>On judgment day,</w:t>
            </w:r>
          </w:p>
          <w:p w14:paraId="47062CCC" w14:textId="77777777" w:rsidR="00E60591" w:rsidRDefault="00E60591" w:rsidP="00E60591">
            <w:pPr>
              <w:pStyle w:val="EngHang"/>
            </w:pPr>
            <w:r>
              <w:t>Before Your Son, who saved us,</w:t>
            </w:r>
          </w:p>
          <w:p w14:paraId="52F17476" w14:textId="77777777" w:rsidR="00E60591" w:rsidRDefault="00E60591" w:rsidP="00E60591">
            <w:pPr>
              <w:pStyle w:val="EngHangEnd"/>
            </w:pPr>
            <w:r>
              <w:t>O Daughter of Zion.</w:t>
            </w:r>
          </w:p>
        </w:tc>
      </w:tr>
    </w:tbl>
    <w:p w14:paraId="6C59A568" w14:textId="77777777" w:rsidR="00E60591" w:rsidRDefault="00E60591" w:rsidP="00E60591">
      <w:pPr>
        <w:pStyle w:val="Heading3"/>
      </w:pPr>
      <w:bookmarkStart w:id="1133" w:name="_Toc479145657"/>
      <w:r>
        <w:t>Interpretation on (After) the Sunday Theotokia Part 3</w:t>
      </w:r>
      <w:bookmarkEnd w:id="1133"/>
    </w:p>
    <w:p w14:paraId="462B6D35"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93004A1" w14:textId="77777777" w:rsidTr="00E60591">
        <w:trPr>
          <w:cantSplit/>
        </w:trPr>
        <w:tc>
          <w:tcPr>
            <w:tcW w:w="288" w:type="dxa"/>
          </w:tcPr>
          <w:p w14:paraId="0B096FC9" w14:textId="77777777" w:rsidR="00E60591" w:rsidRDefault="00E60591" w:rsidP="00E60591">
            <w:pPr>
              <w:pStyle w:val="CopticCross"/>
            </w:pPr>
          </w:p>
        </w:tc>
        <w:tc>
          <w:tcPr>
            <w:tcW w:w="3960" w:type="dxa"/>
          </w:tcPr>
          <w:p w14:paraId="04122A38" w14:textId="77777777" w:rsidR="00E60591" w:rsidRDefault="00E60591" w:rsidP="00E60591">
            <w:pPr>
              <w:pStyle w:val="EngHang"/>
            </w:pPr>
            <w:r>
              <w:t>O Mary, you became</w:t>
            </w:r>
          </w:p>
          <w:p w14:paraId="47EA62A9" w14:textId="77777777" w:rsidR="00E60591" w:rsidRDefault="00E60591" w:rsidP="00E60591">
            <w:pPr>
              <w:pStyle w:val="EngHang"/>
            </w:pPr>
            <w:r>
              <w:t>An altar of forgivness,</w:t>
            </w:r>
          </w:p>
          <w:p w14:paraId="05D7CFB4" w14:textId="77777777" w:rsidR="00E60591" w:rsidRDefault="00E60591" w:rsidP="00E60591">
            <w:pPr>
              <w:pStyle w:val="EngHang"/>
            </w:pPr>
            <w:r>
              <w:t>With the golden gifts upon it,</w:t>
            </w:r>
          </w:p>
          <w:p w14:paraId="4347EBDB" w14:textId="77777777" w:rsidR="00E60591" w:rsidRDefault="00E60591" w:rsidP="00E60591">
            <w:pPr>
              <w:pStyle w:val="EngHangEnd"/>
            </w:pPr>
            <w:r>
              <w:t>The showbread, which is the Body</w:t>
            </w:r>
          </w:p>
        </w:tc>
      </w:tr>
      <w:tr w:rsidR="00E60591" w14:paraId="32281CC0" w14:textId="77777777" w:rsidTr="00E60591">
        <w:trPr>
          <w:cantSplit/>
        </w:trPr>
        <w:tc>
          <w:tcPr>
            <w:tcW w:w="288" w:type="dxa"/>
          </w:tcPr>
          <w:p w14:paraId="022E66B0" w14:textId="77777777" w:rsidR="00E60591" w:rsidRPr="001E2E1C" w:rsidRDefault="00E60591" w:rsidP="00E60591">
            <w:pPr>
              <w:pStyle w:val="CopticCross"/>
            </w:pPr>
            <w:r>
              <w:t>¿</w:t>
            </w:r>
          </w:p>
        </w:tc>
        <w:tc>
          <w:tcPr>
            <w:tcW w:w="3960" w:type="dxa"/>
          </w:tcPr>
          <w:p w14:paraId="49262B61" w14:textId="77777777" w:rsidR="00E60591" w:rsidRDefault="00E60591" w:rsidP="00E60591">
            <w:pPr>
              <w:pStyle w:val="EngHang"/>
            </w:pPr>
            <w:r>
              <w:t>Of the Son of the Living God,</w:t>
            </w:r>
          </w:p>
          <w:p w14:paraId="585AFFFB" w14:textId="77777777" w:rsidR="00E60591" w:rsidRDefault="00E60591" w:rsidP="00E60591">
            <w:pPr>
              <w:pStyle w:val="EngHang"/>
            </w:pPr>
            <w:r>
              <w:t>Who grants forgivness</w:t>
            </w:r>
          </w:p>
          <w:p w14:paraId="361B2590" w14:textId="77777777" w:rsidR="00E60591" w:rsidRDefault="00E60591" w:rsidP="00E60591">
            <w:pPr>
              <w:pStyle w:val="EngHang"/>
            </w:pPr>
            <w:r>
              <w:t>To every purified person,</w:t>
            </w:r>
          </w:p>
          <w:p w14:paraId="4A7CD5EF" w14:textId="77777777" w:rsidR="00E60591" w:rsidRDefault="00E60591" w:rsidP="00E60591">
            <w:pPr>
              <w:pStyle w:val="EngHangEnd"/>
            </w:pPr>
            <w:r>
              <w:t>Who dwells in the paradise of Joy.</w:t>
            </w:r>
          </w:p>
        </w:tc>
      </w:tr>
      <w:tr w:rsidR="00E60591" w14:paraId="41036F10" w14:textId="77777777" w:rsidTr="00E60591">
        <w:trPr>
          <w:cantSplit/>
        </w:trPr>
        <w:tc>
          <w:tcPr>
            <w:tcW w:w="288" w:type="dxa"/>
          </w:tcPr>
          <w:p w14:paraId="47E3ACF1" w14:textId="77777777" w:rsidR="00E60591" w:rsidRDefault="00E60591" w:rsidP="00E60591">
            <w:pPr>
              <w:pStyle w:val="CopticCross"/>
            </w:pPr>
          </w:p>
        </w:tc>
        <w:tc>
          <w:tcPr>
            <w:tcW w:w="3960" w:type="dxa"/>
          </w:tcPr>
          <w:p w14:paraId="046E866D" w14:textId="77777777" w:rsidR="00E60591" w:rsidRDefault="00E60591" w:rsidP="00E60591">
            <w:pPr>
              <w:pStyle w:val="EngHang"/>
            </w:pPr>
            <w:r>
              <w:t>You are the high altar,</w:t>
            </w:r>
          </w:p>
          <w:p w14:paraId="1F27B427" w14:textId="77777777" w:rsidR="00E60591" w:rsidRDefault="00E60591" w:rsidP="00E60591">
            <w:pPr>
              <w:pStyle w:val="EngHang"/>
            </w:pPr>
            <w:r>
              <w:t>Surrounded in Light,</w:t>
            </w:r>
          </w:p>
          <w:p w14:paraId="51370A9E" w14:textId="77777777" w:rsidR="00E60591" w:rsidRDefault="00E60591" w:rsidP="00E60591">
            <w:pPr>
              <w:pStyle w:val="EngHang"/>
            </w:pPr>
            <w:r>
              <w:t>His light sines brightly form you,</w:t>
            </w:r>
          </w:p>
          <w:p w14:paraId="479F300E" w14:textId="77777777" w:rsidR="00E60591" w:rsidRDefault="00E60591" w:rsidP="00E60591">
            <w:pPr>
              <w:pStyle w:val="EngHangEnd"/>
            </w:pPr>
            <w:r>
              <w:t>Filling all the earth.</w:t>
            </w:r>
          </w:p>
        </w:tc>
      </w:tr>
      <w:tr w:rsidR="00E60591" w14:paraId="69CDBA48" w14:textId="77777777" w:rsidTr="00E60591">
        <w:trPr>
          <w:cantSplit/>
        </w:trPr>
        <w:tc>
          <w:tcPr>
            <w:tcW w:w="288" w:type="dxa"/>
          </w:tcPr>
          <w:p w14:paraId="3BC89AD2" w14:textId="77777777" w:rsidR="00E60591" w:rsidRDefault="00E60591" w:rsidP="00E60591">
            <w:pPr>
              <w:pStyle w:val="CopticCross"/>
            </w:pPr>
            <w:r>
              <w:t>¿</w:t>
            </w:r>
          </w:p>
        </w:tc>
        <w:tc>
          <w:tcPr>
            <w:tcW w:w="3960" w:type="dxa"/>
          </w:tcPr>
          <w:p w14:paraId="19E8343F" w14:textId="77777777" w:rsidR="00E60591" w:rsidRDefault="00E60591" w:rsidP="00E60591">
            <w:pPr>
              <w:pStyle w:val="EngHang"/>
            </w:pPr>
            <w:r>
              <w:t>Your light, O Mary,</w:t>
            </w:r>
          </w:p>
          <w:p w14:paraId="7C291313" w14:textId="77777777" w:rsidR="00E60591" w:rsidRDefault="00E60591" w:rsidP="00E60591">
            <w:pPr>
              <w:pStyle w:val="EngHang"/>
            </w:pPr>
            <w:r>
              <w:t>Is brighter than the sun and the moon.</w:t>
            </w:r>
          </w:p>
          <w:p w14:paraId="4ECDB6F6" w14:textId="77777777" w:rsidR="00E60591" w:rsidRDefault="00E60591" w:rsidP="00E60591">
            <w:pPr>
              <w:pStyle w:val="EngHang"/>
            </w:pPr>
            <w:r>
              <w:t>You are higher than all the orders</w:t>
            </w:r>
          </w:p>
          <w:p w14:paraId="44F0ED55" w14:textId="77777777" w:rsidR="00E60591" w:rsidRDefault="00E60591" w:rsidP="00E60591">
            <w:pPr>
              <w:pStyle w:val="EngHangEnd"/>
            </w:pPr>
            <w:r>
              <w:t>And all the hosts of the angels.</w:t>
            </w:r>
          </w:p>
        </w:tc>
      </w:tr>
      <w:tr w:rsidR="00E60591" w14:paraId="54B48711" w14:textId="77777777" w:rsidTr="00E60591">
        <w:trPr>
          <w:cantSplit/>
        </w:trPr>
        <w:tc>
          <w:tcPr>
            <w:tcW w:w="288" w:type="dxa"/>
          </w:tcPr>
          <w:p w14:paraId="14704549" w14:textId="77777777" w:rsidR="00E60591" w:rsidRDefault="00E60591" w:rsidP="00E60591">
            <w:pPr>
              <w:pStyle w:val="CopticCross"/>
            </w:pPr>
          </w:p>
        </w:tc>
        <w:tc>
          <w:tcPr>
            <w:tcW w:w="3960" w:type="dxa"/>
          </w:tcPr>
          <w:p w14:paraId="321EAEED" w14:textId="77777777" w:rsidR="00E60591" w:rsidRDefault="00E60591" w:rsidP="00E60591">
            <w:pPr>
              <w:pStyle w:val="EngHang"/>
            </w:pPr>
            <w:r>
              <w:t>You exceded the Presbyters,</w:t>
            </w:r>
          </w:p>
          <w:p w14:paraId="5E2996C8" w14:textId="77777777" w:rsidR="00E60591" w:rsidRDefault="00E60591" w:rsidP="00E60591">
            <w:pPr>
              <w:pStyle w:val="EngHang"/>
            </w:pPr>
            <w:r>
              <w:t>The four Beasts,</w:t>
            </w:r>
          </w:p>
          <w:p w14:paraId="7C8A6AF1" w14:textId="77777777" w:rsidR="00E60591" w:rsidRDefault="00E60591" w:rsidP="00E60591">
            <w:pPr>
              <w:pStyle w:val="EngHang"/>
            </w:pPr>
            <w:r>
              <w:t>The Thrones,</w:t>
            </w:r>
          </w:p>
          <w:p w14:paraId="65359C28" w14:textId="77777777" w:rsidR="00E60591" w:rsidRDefault="00E60591" w:rsidP="00E60591">
            <w:pPr>
              <w:pStyle w:val="EngHangEnd"/>
              <w:ind w:left="0" w:firstLine="0"/>
            </w:pPr>
            <w:r>
              <w:t>The Principalities, and the Powers.</w:t>
            </w:r>
          </w:p>
        </w:tc>
      </w:tr>
      <w:tr w:rsidR="00E60591" w14:paraId="65472B3B" w14:textId="77777777" w:rsidTr="00E60591">
        <w:trPr>
          <w:cantSplit/>
        </w:trPr>
        <w:tc>
          <w:tcPr>
            <w:tcW w:w="288" w:type="dxa"/>
          </w:tcPr>
          <w:p w14:paraId="2CAE7D88" w14:textId="77777777" w:rsidR="00E60591" w:rsidRDefault="00E60591" w:rsidP="00E60591">
            <w:pPr>
              <w:pStyle w:val="CopticCross"/>
            </w:pPr>
            <w:r>
              <w:t>¿</w:t>
            </w:r>
          </w:p>
        </w:tc>
        <w:tc>
          <w:tcPr>
            <w:tcW w:w="3960" w:type="dxa"/>
          </w:tcPr>
          <w:p w14:paraId="3D128287" w14:textId="77777777" w:rsidR="00E60591" w:rsidRDefault="00E60591" w:rsidP="00E60591">
            <w:pPr>
              <w:pStyle w:val="EngHang"/>
            </w:pPr>
            <w:r>
              <w:t>You held the Son of God,</w:t>
            </w:r>
          </w:p>
          <w:p w14:paraId="0A2650C2" w14:textId="77777777" w:rsidR="00E60591" w:rsidRDefault="00E60591" w:rsidP="00E60591">
            <w:pPr>
              <w:pStyle w:val="EngHang"/>
            </w:pPr>
            <w:r>
              <w:t>The Creator of all things,</w:t>
            </w:r>
          </w:p>
          <w:p w14:paraId="7AF4E289" w14:textId="77777777" w:rsidR="00E60591" w:rsidRDefault="00E60591" w:rsidP="00E60591">
            <w:pPr>
              <w:pStyle w:val="EngHang"/>
            </w:pPr>
            <w:r>
              <w:t>Who gives Life</w:t>
            </w:r>
          </w:p>
          <w:p w14:paraId="1FA3AD97" w14:textId="77777777" w:rsidR="00E60591" w:rsidRDefault="00E60591" w:rsidP="00E60591">
            <w:pPr>
              <w:pStyle w:val="EngHangEnd"/>
            </w:pPr>
            <w:r>
              <w:t>To every soul: body and spirit.</w:t>
            </w:r>
          </w:p>
        </w:tc>
      </w:tr>
      <w:tr w:rsidR="00E60591" w14:paraId="3ACBD16D" w14:textId="77777777" w:rsidTr="00E60591">
        <w:trPr>
          <w:cantSplit/>
        </w:trPr>
        <w:tc>
          <w:tcPr>
            <w:tcW w:w="288" w:type="dxa"/>
          </w:tcPr>
          <w:p w14:paraId="76526B2B" w14:textId="77777777" w:rsidR="00E60591" w:rsidRDefault="00E60591" w:rsidP="00E60591">
            <w:pPr>
              <w:pStyle w:val="CopticCross"/>
            </w:pPr>
          </w:p>
        </w:tc>
        <w:tc>
          <w:tcPr>
            <w:tcW w:w="3960" w:type="dxa"/>
          </w:tcPr>
          <w:p w14:paraId="52E650AC" w14:textId="77777777" w:rsidR="00E60591" w:rsidRDefault="00E60591" w:rsidP="00E60591">
            <w:pPr>
              <w:pStyle w:val="EngHang"/>
            </w:pPr>
            <w:r>
              <w:t>O fragrent incense,</w:t>
            </w:r>
          </w:p>
          <w:p w14:paraId="68B1C0A8" w14:textId="77777777" w:rsidR="00E60591" w:rsidRDefault="00E60591" w:rsidP="00E60591">
            <w:pPr>
              <w:pStyle w:val="EngHang"/>
            </w:pPr>
            <w:r>
              <w:t>O spreading sweet aroma,</w:t>
            </w:r>
          </w:p>
          <w:p w14:paraId="0638D5A3" w14:textId="77777777" w:rsidR="00E60591" w:rsidRDefault="00E60591" w:rsidP="00E60591">
            <w:pPr>
              <w:pStyle w:val="EngHang"/>
            </w:pPr>
            <w:r>
              <w:t>O shning star,</w:t>
            </w:r>
          </w:p>
          <w:p w14:paraId="4D687135" w14:textId="77777777" w:rsidR="00E60591" w:rsidRDefault="00E60591" w:rsidP="00E60591">
            <w:pPr>
              <w:pStyle w:val="EngHangEnd"/>
            </w:pPr>
            <w:r>
              <w:t>O lamp giving light.</w:t>
            </w:r>
          </w:p>
        </w:tc>
      </w:tr>
      <w:tr w:rsidR="00E60591" w14:paraId="238FD4D8" w14:textId="77777777" w:rsidTr="00E60591">
        <w:trPr>
          <w:cantSplit/>
        </w:trPr>
        <w:tc>
          <w:tcPr>
            <w:tcW w:w="288" w:type="dxa"/>
          </w:tcPr>
          <w:p w14:paraId="382E0DE7" w14:textId="77777777" w:rsidR="00E60591" w:rsidRDefault="00E60591" w:rsidP="00E60591">
            <w:pPr>
              <w:pStyle w:val="CopticCross"/>
            </w:pPr>
            <w:r>
              <w:t>¿</w:t>
            </w:r>
          </w:p>
        </w:tc>
        <w:tc>
          <w:tcPr>
            <w:tcW w:w="3960" w:type="dxa"/>
          </w:tcPr>
          <w:p w14:paraId="59D81F73" w14:textId="77777777" w:rsidR="00E60591" w:rsidRDefault="00E60591" w:rsidP="00E60591">
            <w:pPr>
              <w:pStyle w:val="EngHang"/>
            </w:pPr>
            <w:r>
              <w:t>O full of grace,</w:t>
            </w:r>
          </w:p>
          <w:p w14:paraId="533B5206" w14:textId="77777777" w:rsidR="00E60591" w:rsidRDefault="00E60591" w:rsidP="00E60591">
            <w:pPr>
              <w:pStyle w:val="EngHang"/>
            </w:pPr>
            <w:r>
              <w:t>You are our joy;</w:t>
            </w:r>
          </w:p>
          <w:p w14:paraId="25C68274" w14:textId="77777777" w:rsidR="00E60591" w:rsidRDefault="00E60591" w:rsidP="00E60591">
            <w:pPr>
              <w:pStyle w:val="EngHang"/>
            </w:pPr>
            <w:r>
              <w:t>Your Son granted us salvation,</w:t>
            </w:r>
          </w:p>
          <w:p w14:paraId="4B87608D" w14:textId="77777777" w:rsidR="00E60591" w:rsidRDefault="00E60591" w:rsidP="00E60591">
            <w:pPr>
              <w:pStyle w:val="EngHangEnd"/>
            </w:pPr>
            <w:r>
              <w:t>And the Paradise of Joy.</w:t>
            </w:r>
          </w:p>
        </w:tc>
      </w:tr>
      <w:tr w:rsidR="00E60591" w14:paraId="1CB889E2" w14:textId="77777777" w:rsidTr="00E60591">
        <w:trPr>
          <w:cantSplit/>
        </w:trPr>
        <w:tc>
          <w:tcPr>
            <w:tcW w:w="288" w:type="dxa"/>
          </w:tcPr>
          <w:p w14:paraId="5FE53137" w14:textId="77777777" w:rsidR="00E60591" w:rsidRDefault="00E60591" w:rsidP="00E60591">
            <w:pPr>
              <w:pStyle w:val="CopticCross"/>
            </w:pPr>
          </w:p>
        </w:tc>
        <w:tc>
          <w:tcPr>
            <w:tcW w:w="3960" w:type="dxa"/>
          </w:tcPr>
          <w:p w14:paraId="769E0782" w14:textId="77777777" w:rsidR="00E60591" w:rsidRDefault="00E60591" w:rsidP="00E60591">
            <w:pPr>
              <w:pStyle w:val="EngHang"/>
            </w:pPr>
            <w:r>
              <w:t>Daniel prophesied</w:t>
            </w:r>
          </w:p>
          <w:p w14:paraId="27930216" w14:textId="77777777" w:rsidR="00E60591" w:rsidRDefault="00E60591" w:rsidP="00E60591">
            <w:pPr>
              <w:pStyle w:val="EngHang"/>
            </w:pPr>
            <w:r>
              <w:t>In a vision, saying,</w:t>
            </w:r>
          </w:p>
          <w:p w14:paraId="4DC3C335" w14:textId="77777777" w:rsidR="00E60591" w:rsidRDefault="00E60591" w:rsidP="00E60591">
            <w:pPr>
              <w:pStyle w:val="EngHang"/>
            </w:pPr>
            <w:r>
              <w:t>“I beheld a Throne surrounded by Light,</w:t>
            </w:r>
          </w:p>
          <w:p w14:paraId="6A24B173" w14:textId="77777777" w:rsidR="00E60591" w:rsidRDefault="00E60591" w:rsidP="00E60591">
            <w:pPr>
              <w:pStyle w:val="EngHangEnd"/>
            </w:pPr>
            <w:r>
              <w:t>With the Lord of Hosts sitting upon it,</w:t>
            </w:r>
          </w:p>
        </w:tc>
      </w:tr>
      <w:tr w:rsidR="00E60591" w14:paraId="5FD0AAD0" w14:textId="77777777" w:rsidTr="00E60591">
        <w:trPr>
          <w:cantSplit/>
        </w:trPr>
        <w:tc>
          <w:tcPr>
            <w:tcW w:w="288" w:type="dxa"/>
          </w:tcPr>
          <w:p w14:paraId="6E8E554D" w14:textId="77777777" w:rsidR="00E60591" w:rsidRDefault="00E60591" w:rsidP="00E60591">
            <w:pPr>
              <w:pStyle w:val="CopticCross"/>
            </w:pPr>
            <w:r>
              <w:t>¿</w:t>
            </w:r>
          </w:p>
        </w:tc>
        <w:tc>
          <w:tcPr>
            <w:tcW w:w="3960" w:type="dxa"/>
          </w:tcPr>
          <w:p w14:paraId="656B5FA2" w14:textId="77777777" w:rsidR="00E60591" w:rsidRDefault="00E60591" w:rsidP="00E60591">
            <w:pPr>
              <w:pStyle w:val="EngHang"/>
            </w:pPr>
            <w:r>
              <w:t>And thousands of thousands,</w:t>
            </w:r>
          </w:p>
          <w:p w14:paraId="6340C302" w14:textId="77777777" w:rsidR="00E60591" w:rsidRDefault="00E60591" w:rsidP="00E60591">
            <w:pPr>
              <w:pStyle w:val="EngHang"/>
            </w:pPr>
            <w:r>
              <w:t>And myriads of myriads around Him,</w:t>
            </w:r>
          </w:p>
          <w:p w14:paraId="468618EA" w14:textId="77777777" w:rsidR="00E60591" w:rsidRDefault="00E60591" w:rsidP="00E60591">
            <w:pPr>
              <w:pStyle w:val="EngHang"/>
            </w:pPr>
            <w:r>
              <w:t>Praising God,</w:t>
            </w:r>
          </w:p>
          <w:p w14:paraId="2176A625" w14:textId="77777777" w:rsidR="00E60591" w:rsidRDefault="00E60591" w:rsidP="00E60591">
            <w:pPr>
              <w:pStyle w:val="EngHangEnd"/>
            </w:pPr>
            <w:r>
              <w:t>The Holy King.</w:t>
            </w:r>
          </w:p>
        </w:tc>
      </w:tr>
      <w:tr w:rsidR="00E60591" w14:paraId="4923F890" w14:textId="77777777" w:rsidTr="00E60591">
        <w:trPr>
          <w:cantSplit/>
        </w:trPr>
        <w:tc>
          <w:tcPr>
            <w:tcW w:w="288" w:type="dxa"/>
          </w:tcPr>
          <w:p w14:paraId="6335D171" w14:textId="77777777" w:rsidR="00E60591" w:rsidRDefault="00E60591" w:rsidP="00E60591">
            <w:pPr>
              <w:pStyle w:val="CopticCross"/>
            </w:pPr>
          </w:p>
        </w:tc>
        <w:tc>
          <w:tcPr>
            <w:tcW w:w="3960" w:type="dxa"/>
          </w:tcPr>
          <w:p w14:paraId="22B0BAC3" w14:textId="77777777" w:rsidR="00E60591" w:rsidRDefault="00E60591" w:rsidP="00E60591">
            <w:pPr>
              <w:pStyle w:val="EngHang"/>
            </w:pPr>
            <w:r>
              <w:t>You are likened, O Mary,</w:t>
            </w:r>
          </w:p>
          <w:p w14:paraId="70F99517" w14:textId="77777777" w:rsidR="00E60591" w:rsidRDefault="00E60591" w:rsidP="00E60591">
            <w:pPr>
              <w:pStyle w:val="EngHang"/>
            </w:pPr>
            <w:r>
              <w:t>To the Throne of God, the Creator;</w:t>
            </w:r>
          </w:p>
          <w:p w14:paraId="31D993C9" w14:textId="77777777" w:rsidR="00E60591" w:rsidRDefault="00E60591" w:rsidP="00E60591">
            <w:pPr>
              <w:pStyle w:val="EngHang"/>
            </w:pPr>
            <w:r>
              <w:t>You held the Son of God,</w:t>
            </w:r>
          </w:p>
          <w:p w14:paraId="03074663" w14:textId="77777777" w:rsidR="00E60591" w:rsidRDefault="00E60591" w:rsidP="00E60591">
            <w:pPr>
              <w:pStyle w:val="EngHangEnd"/>
            </w:pPr>
            <w:r>
              <w:t>The invisible Living One.</w:t>
            </w:r>
          </w:p>
        </w:tc>
      </w:tr>
      <w:tr w:rsidR="00E60591" w14:paraId="4C308AE1" w14:textId="77777777" w:rsidTr="00E60591">
        <w:trPr>
          <w:cantSplit/>
        </w:trPr>
        <w:tc>
          <w:tcPr>
            <w:tcW w:w="288" w:type="dxa"/>
          </w:tcPr>
          <w:p w14:paraId="040399CA" w14:textId="77777777" w:rsidR="00E60591" w:rsidRDefault="00E60591" w:rsidP="00E60591">
            <w:pPr>
              <w:pStyle w:val="CopticCross"/>
            </w:pPr>
            <w:r>
              <w:lastRenderedPageBreak/>
              <w:t>¿</w:t>
            </w:r>
          </w:p>
        </w:tc>
        <w:tc>
          <w:tcPr>
            <w:tcW w:w="3960" w:type="dxa"/>
          </w:tcPr>
          <w:p w14:paraId="192F8CF6" w14:textId="77777777" w:rsidR="00E60591" w:rsidRDefault="00E60591" w:rsidP="00E60591">
            <w:pPr>
              <w:pStyle w:val="EngHang"/>
            </w:pPr>
            <w:r>
              <w:t>The fathers called you</w:t>
            </w:r>
          </w:p>
          <w:p w14:paraId="503F8425" w14:textId="77777777" w:rsidR="00E60591" w:rsidRDefault="00E60591" w:rsidP="00E60591">
            <w:pPr>
              <w:pStyle w:val="EngHang"/>
            </w:pPr>
            <w:r>
              <w:t>The gate towards the East.</w:t>
            </w:r>
          </w:p>
          <w:p w14:paraId="2FBD63EC" w14:textId="77777777" w:rsidR="00E60591" w:rsidRDefault="00E60591" w:rsidP="00E60591">
            <w:pPr>
              <w:pStyle w:val="EngHang"/>
            </w:pPr>
            <w:r>
              <w:t>Many spoke of you,</w:t>
            </w:r>
          </w:p>
          <w:p w14:paraId="0FAF1E78" w14:textId="77777777" w:rsidR="00E60591" w:rsidRDefault="00E60591" w:rsidP="00E60591">
            <w:pPr>
              <w:pStyle w:val="EngHangEnd"/>
            </w:pPr>
            <w:r>
              <w:t>O Virgin and Bride.</w:t>
            </w:r>
          </w:p>
        </w:tc>
      </w:tr>
      <w:tr w:rsidR="00E60591" w14:paraId="03C2EA80" w14:textId="77777777" w:rsidTr="00E60591">
        <w:trPr>
          <w:cantSplit/>
        </w:trPr>
        <w:tc>
          <w:tcPr>
            <w:tcW w:w="288" w:type="dxa"/>
          </w:tcPr>
          <w:p w14:paraId="7D4CB6CC" w14:textId="77777777" w:rsidR="00E60591" w:rsidRDefault="00E60591" w:rsidP="00E60591">
            <w:pPr>
              <w:pStyle w:val="CopticCross"/>
            </w:pPr>
          </w:p>
        </w:tc>
        <w:tc>
          <w:tcPr>
            <w:tcW w:w="3960" w:type="dxa"/>
          </w:tcPr>
          <w:p w14:paraId="030DA0E1" w14:textId="77777777" w:rsidR="00E60591" w:rsidRDefault="00E60591" w:rsidP="00E60591">
            <w:pPr>
              <w:pStyle w:val="EngHang"/>
            </w:pPr>
            <w:r>
              <w:t>The Lord chose you,</w:t>
            </w:r>
          </w:p>
          <w:p w14:paraId="3CE19973" w14:textId="77777777" w:rsidR="00E60591" w:rsidRDefault="00E60591" w:rsidP="00E60591">
            <w:pPr>
              <w:pStyle w:val="EngHang"/>
            </w:pPr>
            <w:r>
              <w:t>From the root of Jesse,</w:t>
            </w:r>
          </w:p>
          <w:p w14:paraId="35C8B615" w14:textId="77777777" w:rsidR="00E60591" w:rsidRDefault="00E60591" w:rsidP="00E60591">
            <w:pPr>
              <w:pStyle w:val="EngHang"/>
            </w:pPr>
            <w:r>
              <w:t>From the pure and sanctified seed,</w:t>
            </w:r>
          </w:p>
          <w:p w14:paraId="6FFE2449" w14:textId="77777777" w:rsidR="00E60591" w:rsidRDefault="00E60591" w:rsidP="00E60591">
            <w:pPr>
              <w:pStyle w:val="EngHangEnd"/>
            </w:pPr>
            <w:r>
              <w:t>The house of prophesy and kings.</w:t>
            </w:r>
          </w:p>
        </w:tc>
      </w:tr>
      <w:tr w:rsidR="00E60591" w14:paraId="5FD95B28" w14:textId="77777777" w:rsidTr="00E60591">
        <w:trPr>
          <w:cantSplit/>
        </w:trPr>
        <w:tc>
          <w:tcPr>
            <w:tcW w:w="288" w:type="dxa"/>
          </w:tcPr>
          <w:p w14:paraId="67AAEC37" w14:textId="77777777" w:rsidR="00E60591" w:rsidRDefault="00E60591" w:rsidP="00E60591">
            <w:pPr>
              <w:pStyle w:val="CopticCross"/>
            </w:pPr>
            <w:r>
              <w:t>¿</w:t>
            </w:r>
          </w:p>
        </w:tc>
        <w:tc>
          <w:tcPr>
            <w:tcW w:w="3960" w:type="dxa"/>
          </w:tcPr>
          <w:p w14:paraId="2334F145" w14:textId="77777777" w:rsidR="00E60591" w:rsidRDefault="00E60591" w:rsidP="00E60591">
            <w:pPr>
              <w:pStyle w:val="EngHang"/>
            </w:pPr>
            <w:r>
              <w:t>You bore Him in your womb,</w:t>
            </w:r>
          </w:p>
          <w:p w14:paraId="41189E23" w14:textId="77777777" w:rsidR="00E60591" w:rsidRDefault="00E60591" w:rsidP="00E60591">
            <w:pPr>
              <w:pStyle w:val="EngHang"/>
            </w:pPr>
            <w:r>
              <w:t>O Virign and Bride,</w:t>
            </w:r>
          </w:p>
          <w:p w14:paraId="687775C9" w14:textId="77777777" w:rsidR="00E60591" w:rsidRDefault="00E60591" w:rsidP="00E60591">
            <w:pPr>
              <w:pStyle w:val="EngHang"/>
            </w:pPr>
            <w:r>
              <w:t>You gave birth to Him, and gave Him milk,</w:t>
            </w:r>
          </w:p>
          <w:p w14:paraId="49EE8E63" w14:textId="77777777" w:rsidR="00E60591" w:rsidRDefault="00E60591" w:rsidP="00E60591">
            <w:pPr>
              <w:pStyle w:val="EngHangEnd"/>
            </w:pPr>
            <w:r>
              <w:t>As a true man.</w:t>
            </w:r>
          </w:p>
        </w:tc>
      </w:tr>
      <w:tr w:rsidR="00E60591" w14:paraId="02E22563" w14:textId="77777777" w:rsidTr="00E60591">
        <w:trPr>
          <w:cantSplit/>
        </w:trPr>
        <w:tc>
          <w:tcPr>
            <w:tcW w:w="288" w:type="dxa"/>
          </w:tcPr>
          <w:p w14:paraId="308AFCA7" w14:textId="77777777" w:rsidR="00E60591" w:rsidRDefault="00E60591" w:rsidP="00E60591">
            <w:pPr>
              <w:pStyle w:val="CopticCross"/>
            </w:pPr>
          </w:p>
        </w:tc>
        <w:tc>
          <w:tcPr>
            <w:tcW w:w="3960" w:type="dxa"/>
          </w:tcPr>
          <w:p w14:paraId="5F0B5474" w14:textId="77777777" w:rsidR="00E60591" w:rsidRDefault="00E60591" w:rsidP="00E60591">
            <w:pPr>
              <w:pStyle w:val="EngHang"/>
            </w:pPr>
            <w:r>
              <w:t>Hail to you O Mary,</w:t>
            </w:r>
          </w:p>
          <w:p w14:paraId="50B3D269" w14:textId="77777777" w:rsidR="00E60591" w:rsidRDefault="00E60591" w:rsidP="00E60591">
            <w:pPr>
              <w:pStyle w:val="EngHang"/>
            </w:pPr>
            <w:r>
              <w:t>O full of grace,</w:t>
            </w:r>
          </w:p>
          <w:p w14:paraId="1D9BF20B" w14:textId="77777777" w:rsidR="00E60591" w:rsidRDefault="00E60591" w:rsidP="00E60591">
            <w:pPr>
              <w:pStyle w:val="EngHang"/>
            </w:pPr>
            <w:r>
              <w:t>You are surrounded in light,</w:t>
            </w:r>
          </w:p>
          <w:p w14:paraId="02A1590E" w14:textId="77777777" w:rsidR="00E60591" w:rsidRDefault="00E60591" w:rsidP="00E60591">
            <w:pPr>
              <w:pStyle w:val="EngHangEnd"/>
            </w:pPr>
            <w:r>
              <w:t>O Mother of the Merfciful.</w:t>
            </w:r>
          </w:p>
        </w:tc>
      </w:tr>
      <w:tr w:rsidR="00E60591" w14:paraId="6DF9811E" w14:textId="77777777" w:rsidTr="00E60591">
        <w:trPr>
          <w:cantSplit/>
        </w:trPr>
        <w:tc>
          <w:tcPr>
            <w:tcW w:w="288" w:type="dxa"/>
          </w:tcPr>
          <w:p w14:paraId="38C0FC64" w14:textId="77777777" w:rsidR="00E60591" w:rsidRDefault="00E60591" w:rsidP="00E60591">
            <w:pPr>
              <w:pStyle w:val="CopticCross"/>
            </w:pPr>
            <w:r>
              <w:t>¿</w:t>
            </w:r>
          </w:p>
        </w:tc>
        <w:tc>
          <w:tcPr>
            <w:tcW w:w="3960" w:type="dxa"/>
          </w:tcPr>
          <w:p w14:paraId="5E9F665B" w14:textId="77777777" w:rsidR="00E60591" w:rsidRDefault="00E60591" w:rsidP="00E60591">
            <w:pPr>
              <w:pStyle w:val="EngHang"/>
            </w:pPr>
            <w:r>
              <w:t>Intercede for us</w:t>
            </w:r>
          </w:p>
          <w:p w14:paraId="2426A80C" w14:textId="77777777" w:rsidR="00E60591" w:rsidRDefault="00E60591" w:rsidP="00E60591">
            <w:pPr>
              <w:pStyle w:val="EngHang"/>
            </w:pPr>
            <w:r>
              <w:t>On judgment day,</w:t>
            </w:r>
          </w:p>
          <w:p w14:paraId="7A0998EA" w14:textId="77777777" w:rsidR="00E60591" w:rsidRDefault="00E60591" w:rsidP="00E60591">
            <w:pPr>
              <w:pStyle w:val="EngHang"/>
            </w:pPr>
            <w:r>
              <w:t>Before Your Son, who saved us,</w:t>
            </w:r>
          </w:p>
          <w:p w14:paraId="5D3C50ED" w14:textId="77777777" w:rsidR="00E60591" w:rsidRDefault="00E60591" w:rsidP="00E60591">
            <w:pPr>
              <w:pStyle w:val="EngHangEnd"/>
            </w:pPr>
            <w:r>
              <w:t>O Daughter of Zion.</w:t>
            </w:r>
          </w:p>
        </w:tc>
      </w:tr>
    </w:tbl>
    <w:p w14:paraId="17DB40C1" w14:textId="77777777" w:rsidR="00E60591" w:rsidRDefault="00E60591" w:rsidP="00E60591">
      <w:pPr>
        <w:pStyle w:val="Heading3"/>
      </w:pPr>
      <w:bookmarkStart w:id="1134" w:name="_Toc479145658"/>
      <w:r>
        <w:t>Interpretation on (After) the Sunday Theotokia Part 4</w:t>
      </w:r>
      <w:bookmarkEnd w:id="1134"/>
    </w:p>
    <w:p w14:paraId="514FF278"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4E4FB1C" w14:textId="77777777" w:rsidTr="00E60591">
        <w:trPr>
          <w:cantSplit/>
        </w:trPr>
        <w:tc>
          <w:tcPr>
            <w:tcW w:w="288" w:type="dxa"/>
          </w:tcPr>
          <w:p w14:paraId="0315D4F1" w14:textId="77777777" w:rsidR="00E60591" w:rsidRDefault="00E60591" w:rsidP="00E60591">
            <w:pPr>
              <w:pStyle w:val="CopticCross"/>
            </w:pPr>
          </w:p>
        </w:tc>
        <w:tc>
          <w:tcPr>
            <w:tcW w:w="3960" w:type="dxa"/>
          </w:tcPr>
          <w:p w14:paraId="7796D1E0" w14:textId="77777777" w:rsidR="00E60591" w:rsidRDefault="00E60591" w:rsidP="00E60591">
            <w:pPr>
              <w:pStyle w:val="EngHang"/>
            </w:pPr>
            <w:r>
              <w:t>The pure golden vessel,</w:t>
            </w:r>
          </w:p>
          <w:p w14:paraId="6FFE84A5" w14:textId="77777777" w:rsidR="00E60591" w:rsidRDefault="00E60591" w:rsidP="00E60591">
            <w:pPr>
              <w:pStyle w:val="EngHang"/>
            </w:pPr>
            <w:r>
              <w:t>Containing the Manna.,</w:t>
            </w:r>
          </w:p>
          <w:p w14:paraId="1233B20B" w14:textId="77777777" w:rsidR="00E60591" w:rsidRDefault="00E60591" w:rsidP="00E60591">
            <w:pPr>
              <w:pStyle w:val="EngHang"/>
            </w:pPr>
            <w:r>
              <w:t>Is a type of you,</w:t>
            </w:r>
          </w:p>
          <w:p w14:paraId="64420C76" w14:textId="77777777" w:rsidR="00E60591" w:rsidRDefault="00E60591" w:rsidP="00E60591">
            <w:pPr>
              <w:pStyle w:val="EngHangEnd"/>
            </w:pPr>
            <w:r>
              <w:t>O Theotokos.</w:t>
            </w:r>
          </w:p>
        </w:tc>
      </w:tr>
      <w:tr w:rsidR="00E60591" w14:paraId="2D8C45FF" w14:textId="77777777" w:rsidTr="00E60591">
        <w:trPr>
          <w:cantSplit/>
        </w:trPr>
        <w:tc>
          <w:tcPr>
            <w:tcW w:w="288" w:type="dxa"/>
          </w:tcPr>
          <w:p w14:paraId="6F823EC1" w14:textId="77777777" w:rsidR="00E60591" w:rsidRPr="001E2E1C" w:rsidRDefault="00E60591" w:rsidP="00E60591">
            <w:pPr>
              <w:pStyle w:val="CopticCross"/>
            </w:pPr>
            <w:r>
              <w:t>¿</w:t>
            </w:r>
          </w:p>
        </w:tc>
        <w:tc>
          <w:tcPr>
            <w:tcW w:w="3960" w:type="dxa"/>
          </w:tcPr>
          <w:p w14:paraId="72AE6D4B" w14:textId="77777777" w:rsidR="00E60591" w:rsidRDefault="00E60591" w:rsidP="00E60591">
            <w:pPr>
              <w:pStyle w:val="EngHang"/>
            </w:pPr>
            <w:r>
              <w:t>O precious gem,</w:t>
            </w:r>
          </w:p>
          <w:p w14:paraId="28A3C7C4" w14:textId="77777777" w:rsidR="00E60591" w:rsidRDefault="00E60591" w:rsidP="00E60591">
            <w:pPr>
              <w:pStyle w:val="EngHang"/>
            </w:pPr>
            <w:r>
              <w:t>O ship of our salvation,</w:t>
            </w:r>
          </w:p>
          <w:p w14:paraId="2E3364E0" w14:textId="77777777" w:rsidR="00E60591" w:rsidRDefault="00E60591" w:rsidP="00E60591">
            <w:pPr>
              <w:pStyle w:val="EngHang"/>
            </w:pPr>
            <w:r>
              <w:t>You are blessed O Mary,</w:t>
            </w:r>
          </w:p>
          <w:p w14:paraId="04B1A179" w14:textId="77777777" w:rsidR="00E60591" w:rsidRDefault="00E60591" w:rsidP="00E60591">
            <w:pPr>
              <w:pStyle w:val="EngHangEnd"/>
            </w:pPr>
            <w:r>
              <w:t>The daughter of Zion.</w:t>
            </w:r>
          </w:p>
        </w:tc>
      </w:tr>
      <w:tr w:rsidR="00E60591" w14:paraId="1D03FBA7" w14:textId="77777777" w:rsidTr="00E60591">
        <w:trPr>
          <w:cantSplit/>
        </w:trPr>
        <w:tc>
          <w:tcPr>
            <w:tcW w:w="288" w:type="dxa"/>
          </w:tcPr>
          <w:p w14:paraId="79661376" w14:textId="77777777" w:rsidR="00E60591" w:rsidRDefault="00E60591" w:rsidP="00E60591">
            <w:pPr>
              <w:pStyle w:val="CopticCross"/>
            </w:pPr>
          </w:p>
        </w:tc>
        <w:tc>
          <w:tcPr>
            <w:tcW w:w="3960" w:type="dxa"/>
          </w:tcPr>
          <w:p w14:paraId="5C058F2D" w14:textId="77777777" w:rsidR="00E60591" w:rsidRDefault="00E60591" w:rsidP="00E60591">
            <w:pPr>
              <w:pStyle w:val="EngHang"/>
            </w:pPr>
            <w:r>
              <w:t>O ladder of Jacom,</w:t>
            </w:r>
          </w:p>
          <w:p w14:paraId="5C528E2F" w14:textId="77777777" w:rsidR="00E60591" w:rsidRDefault="00E60591" w:rsidP="00E60591">
            <w:pPr>
              <w:pStyle w:val="EngHang"/>
            </w:pPr>
            <w:r>
              <w:t>You held the Judge,</w:t>
            </w:r>
          </w:p>
          <w:p w14:paraId="66257CEF" w14:textId="77777777" w:rsidR="00E60591" w:rsidRDefault="00E60591" w:rsidP="00E60591">
            <w:pPr>
              <w:pStyle w:val="EngHang"/>
            </w:pPr>
            <w:r>
              <w:t>He dwelt in your womb,</w:t>
            </w:r>
          </w:p>
          <w:p w14:paraId="4736D130" w14:textId="77777777" w:rsidR="00E60591" w:rsidRDefault="00E60591" w:rsidP="00E60591">
            <w:pPr>
              <w:pStyle w:val="EngHangEnd"/>
            </w:pPr>
            <w:r>
              <w:t>You gave birth to the Son of Man.</w:t>
            </w:r>
          </w:p>
        </w:tc>
      </w:tr>
      <w:tr w:rsidR="00E60591" w14:paraId="6E78BE21" w14:textId="77777777" w:rsidTr="00E60591">
        <w:trPr>
          <w:cantSplit/>
        </w:trPr>
        <w:tc>
          <w:tcPr>
            <w:tcW w:w="288" w:type="dxa"/>
          </w:tcPr>
          <w:p w14:paraId="3CD9E7A5" w14:textId="77777777" w:rsidR="00E60591" w:rsidRDefault="00E60591" w:rsidP="00E60591">
            <w:pPr>
              <w:pStyle w:val="CopticCross"/>
            </w:pPr>
            <w:r>
              <w:t>¿</w:t>
            </w:r>
          </w:p>
        </w:tc>
        <w:tc>
          <w:tcPr>
            <w:tcW w:w="3960" w:type="dxa"/>
          </w:tcPr>
          <w:p w14:paraId="0E9884B4" w14:textId="77777777" w:rsidR="00E60591" w:rsidRDefault="00E60591" w:rsidP="00E60591">
            <w:pPr>
              <w:pStyle w:val="EngHang"/>
            </w:pPr>
            <w:r>
              <w:t>He healed the sick,</w:t>
            </w:r>
          </w:p>
          <w:p w14:paraId="0C27A61D" w14:textId="77777777" w:rsidR="00E60591" w:rsidRDefault="00E60591" w:rsidP="00E60591">
            <w:pPr>
              <w:pStyle w:val="EngHang"/>
            </w:pPr>
            <w:r>
              <w:t>And opened the eyes of the blind;</w:t>
            </w:r>
          </w:p>
          <w:p w14:paraId="681C6D44" w14:textId="77777777" w:rsidR="00E60591" w:rsidRDefault="00E60591" w:rsidP="00E60591">
            <w:pPr>
              <w:pStyle w:val="EngHang"/>
            </w:pPr>
            <w:r>
              <w:t>He raised the dead,</w:t>
            </w:r>
          </w:p>
          <w:p w14:paraId="2598B587" w14:textId="77777777" w:rsidR="00E60591" w:rsidRDefault="00E60591" w:rsidP="00E60591">
            <w:pPr>
              <w:pStyle w:val="EngHangEnd"/>
            </w:pPr>
            <w:r>
              <w:t>Who were long buried.</w:t>
            </w:r>
          </w:p>
        </w:tc>
      </w:tr>
      <w:tr w:rsidR="00E60591" w14:paraId="77C071B8" w14:textId="77777777" w:rsidTr="00E60591">
        <w:trPr>
          <w:cantSplit/>
        </w:trPr>
        <w:tc>
          <w:tcPr>
            <w:tcW w:w="288" w:type="dxa"/>
          </w:tcPr>
          <w:p w14:paraId="2922D9C5" w14:textId="77777777" w:rsidR="00E60591" w:rsidRDefault="00E60591" w:rsidP="00E60591">
            <w:pPr>
              <w:pStyle w:val="CopticCross"/>
            </w:pPr>
          </w:p>
        </w:tc>
        <w:tc>
          <w:tcPr>
            <w:tcW w:w="3960" w:type="dxa"/>
          </w:tcPr>
          <w:p w14:paraId="3909360E" w14:textId="77777777" w:rsidR="00E60591" w:rsidRDefault="00E60591" w:rsidP="00E60591">
            <w:pPr>
              <w:pStyle w:val="EngHang"/>
            </w:pPr>
            <w:r>
              <w:t>You are the rod of Aaron,</w:t>
            </w:r>
          </w:p>
          <w:p w14:paraId="316B889C" w14:textId="77777777" w:rsidR="00E60591" w:rsidRDefault="00E60591" w:rsidP="00E60591">
            <w:pPr>
              <w:pStyle w:val="EngHang"/>
            </w:pPr>
            <w:r>
              <w:t>Which blossomed,</w:t>
            </w:r>
          </w:p>
          <w:p w14:paraId="05649421" w14:textId="77777777" w:rsidR="00E60591" w:rsidRDefault="00E60591" w:rsidP="00E60591">
            <w:pPr>
              <w:pStyle w:val="EngHang"/>
            </w:pPr>
            <w:r>
              <w:t>O Sanctuary of Moses,</w:t>
            </w:r>
          </w:p>
          <w:p w14:paraId="7E936617" w14:textId="77777777" w:rsidR="00E60591" w:rsidRDefault="00E60591" w:rsidP="00E60591">
            <w:pPr>
              <w:pStyle w:val="EngHangEnd"/>
              <w:ind w:left="0" w:firstLine="0"/>
            </w:pPr>
            <w:r>
              <w:t>Filled with light.</w:t>
            </w:r>
          </w:p>
        </w:tc>
      </w:tr>
      <w:tr w:rsidR="00E60591" w14:paraId="215941E8" w14:textId="77777777" w:rsidTr="00E60591">
        <w:trPr>
          <w:cantSplit/>
        </w:trPr>
        <w:tc>
          <w:tcPr>
            <w:tcW w:w="288" w:type="dxa"/>
          </w:tcPr>
          <w:p w14:paraId="2CD7994E" w14:textId="77777777" w:rsidR="00E60591" w:rsidRDefault="00E60591" w:rsidP="00E60591">
            <w:pPr>
              <w:pStyle w:val="CopticCross"/>
            </w:pPr>
            <w:r>
              <w:t>¿</w:t>
            </w:r>
          </w:p>
        </w:tc>
        <w:tc>
          <w:tcPr>
            <w:tcW w:w="3960" w:type="dxa"/>
          </w:tcPr>
          <w:p w14:paraId="662109BE" w14:textId="77777777" w:rsidR="00E60591" w:rsidRDefault="00E60591" w:rsidP="00E60591">
            <w:pPr>
              <w:pStyle w:val="EngHang"/>
            </w:pPr>
            <w:r>
              <w:t>You are a vineyard, planted</w:t>
            </w:r>
          </w:p>
          <w:p w14:paraId="1C7FB802" w14:textId="77777777" w:rsidR="00E60591" w:rsidRDefault="00E60591" w:rsidP="00E60591">
            <w:pPr>
              <w:pStyle w:val="EngHang"/>
            </w:pPr>
            <w:r>
              <w:t>And bearing Fruit.</w:t>
            </w:r>
          </w:p>
          <w:p w14:paraId="6AC2F379" w14:textId="77777777" w:rsidR="00E60591" w:rsidRDefault="00E60591" w:rsidP="00E60591">
            <w:pPr>
              <w:pStyle w:val="EngHang"/>
            </w:pPr>
            <w:r>
              <w:t>Your Son granted us forgivness,</w:t>
            </w:r>
          </w:p>
          <w:p w14:paraId="5403657D" w14:textId="77777777" w:rsidR="00E60591" w:rsidRDefault="00E60591" w:rsidP="00E60591">
            <w:pPr>
              <w:pStyle w:val="EngHangEnd"/>
            </w:pPr>
            <w:r>
              <w:t>O hidden gem.</w:t>
            </w:r>
          </w:p>
        </w:tc>
      </w:tr>
      <w:tr w:rsidR="00E60591" w14:paraId="1677ABBE" w14:textId="77777777" w:rsidTr="00E60591">
        <w:trPr>
          <w:cantSplit/>
        </w:trPr>
        <w:tc>
          <w:tcPr>
            <w:tcW w:w="288" w:type="dxa"/>
          </w:tcPr>
          <w:p w14:paraId="78421E6B" w14:textId="77777777" w:rsidR="00E60591" w:rsidRDefault="00E60591" w:rsidP="00E60591">
            <w:pPr>
              <w:pStyle w:val="CopticCross"/>
            </w:pPr>
          </w:p>
        </w:tc>
        <w:tc>
          <w:tcPr>
            <w:tcW w:w="3960" w:type="dxa"/>
          </w:tcPr>
          <w:p w14:paraId="1B95F778" w14:textId="77777777" w:rsidR="00E60591" w:rsidRDefault="00E60591" w:rsidP="00E60591">
            <w:pPr>
              <w:pStyle w:val="EngHang"/>
            </w:pPr>
            <w:r>
              <w:t>David said in the Psalm,</w:t>
            </w:r>
          </w:p>
          <w:p w14:paraId="63436F2A" w14:textId="77777777" w:rsidR="00E60591" w:rsidRDefault="00E60591" w:rsidP="00E60591">
            <w:pPr>
              <w:pStyle w:val="EngHang"/>
            </w:pPr>
            <w:r>
              <w:t>While playing on his harp,</w:t>
            </w:r>
          </w:p>
          <w:p w14:paraId="2D0C7D6B" w14:textId="77777777" w:rsidR="00E60591" w:rsidRDefault="00E60591" w:rsidP="00E60591">
            <w:pPr>
              <w:pStyle w:val="EngHang"/>
            </w:pPr>
            <w:r>
              <w:t>“The Lord chose Zion,</w:t>
            </w:r>
          </w:p>
          <w:p w14:paraId="53343F92" w14:textId="77777777" w:rsidR="00E60591" w:rsidRDefault="00E60591" w:rsidP="00E60591">
            <w:pPr>
              <w:pStyle w:val="EngHangEnd"/>
            </w:pPr>
            <w:r>
              <w:t>And came and dwelt in her.”</w:t>
            </w:r>
          </w:p>
        </w:tc>
      </w:tr>
      <w:tr w:rsidR="00E60591" w14:paraId="51AC1FCB" w14:textId="77777777" w:rsidTr="00E60591">
        <w:trPr>
          <w:cantSplit/>
        </w:trPr>
        <w:tc>
          <w:tcPr>
            <w:tcW w:w="288" w:type="dxa"/>
          </w:tcPr>
          <w:p w14:paraId="08045A7D" w14:textId="77777777" w:rsidR="00E60591" w:rsidRDefault="00E60591" w:rsidP="00E60591">
            <w:pPr>
              <w:pStyle w:val="CopticCross"/>
            </w:pPr>
            <w:r>
              <w:lastRenderedPageBreak/>
              <w:t>¿</w:t>
            </w:r>
          </w:p>
        </w:tc>
        <w:tc>
          <w:tcPr>
            <w:tcW w:w="3960" w:type="dxa"/>
          </w:tcPr>
          <w:p w14:paraId="2A10254F" w14:textId="77777777" w:rsidR="00E60591" w:rsidRDefault="00E60591" w:rsidP="00E60591">
            <w:pPr>
              <w:pStyle w:val="EngHang"/>
            </w:pPr>
            <w:r>
              <w:t>These are all types,</w:t>
            </w:r>
          </w:p>
          <w:p w14:paraId="48740E82" w14:textId="77777777" w:rsidR="00E60591" w:rsidRDefault="00E60591" w:rsidP="00E60591">
            <w:pPr>
              <w:pStyle w:val="EngHang"/>
            </w:pPr>
            <w:r>
              <w:t>Signs pointing us to you,</w:t>
            </w:r>
          </w:p>
          <w:p w14:paraId="275D5DA8" w14:textId="77777777" w:rsidR="00E60591" w:rsidRDefault="00E60591" w:rsidP="00E60591">
            <w:pPr>
              <w:pStyle w:val="EngHang"/>
            </w:pPr>
            <w:r>
              <w:t>O Mary,</w:t>
            </w:r>
          </w:p>
          <w:p w14:paraId="43DEB3FF" w14:textId="77777777" w:rsidR="00E60591" w:rsidRDefault="00E60591" w:rsidP="00E60591">
            <w:pPr>
              <w:pStyle w:val="EngHangEnd"/>
            </w:pPr>
            <w:r>
              <w:t>The Daughter of Zion.</w:t>
            </w:r>
          </w:p>
        </w:tc>
      </w:tr>
      <w:tr w:rsidR="00E60591" w14:paraId="4115C44E" w14:textId="77777777" w:rsidTr="00E60591">
        <w:trPr>
          <w:cantSplit/>
        </w:trPr>
        <w:tc>
          <w:tcPr>
            <w:tcW w:w="288" w:type="dxa"/>
          </w:tcPr>
          <w:p w14:paraId="534C86A3" w14:textId="77777777" w:rsidR="00E60591" w:rsidRDefault="00E60591" w:rsidP="00E60591">
            <w:pPr>
              <w:pStyle w:val="CopticCross"/>
            </w:pPr>
          </w:p>
        </w:tc>
        <w:tc>
          <w:tcPr>
            <w:tcW w:w="3960" w:type="dxa"/>
          </w:tcPr>
          <w:p w14:paraId="39D5F787" w14:textId="77777777" w:rsidR="00E60591" w:rsidRDefault="00E60591" w:rsidP="00E60591">
            <w:pPr>
              <w:pStyle w:val="EngHang"/>
            </w:pPr>
            <w:r>
              <w:t>The Lord chose your beauty,</w:t>
            </w:r>
          </w:p>
          <w:p w14:paraId="6085C77D" w14:textId="77777777" w:rsidR="00E60591" w:rsidRDefault="00E60591" w:rsidP="00E60591">
            <w:pPr>
              <w:pStyle w:val="EngHang"/>
            </w:pPr>
            <w:r>
              <w:t>And God dwelt in your womb.</w:t>
            </w:r>
          </w:p>
          <w:p w14:paraId="0742F143" w14:textId="77777777" w:rsidR="00E60591" w:rsidRDefault="00E60591" w:rsidP="00E60591">
            <w:pPr>
              <w:pStyle w:val="EngHang"/>
            </w:pPr>
            <w:r>
              <w:t>You gave birth to Him,</w:t>
            </w:r>
          </w:p>
          <w:p w14:paraId="2E2E4B91" w14:textId="77777777" w:rsidR="00E60591" w:rsidRDefault="00E60591" w:rsidP="00E60591">
            <w:pPr>
              <w:pStyle w:val="EngHangEnd"/>
            </w:pPr>
            <w:r>
              <w:t>And He drank of your milk.</w:t>
            </w:r>
          </w:p>
        </w:tc>
      </w:tr>
      <w:tr w:rsidR="00E60591" w14:paraId="31CE9B14" w14:textId="77777777" w:rsidTr="00E60591">
        <w:trPr>
          <w:cantSplit/>
        </w:trPr>
        <w:tc>
          <w:tcPr>
            <w:tcW w:w="288" w:type="dxa"/>
          </w:tcPr>
          <w:p w14:paraId="7B18BAE0" w14:textId="77777777" w:rsidR="00E60591" w:rsidRDefault="00E60591" w:rsidP="00E60591">
            <w:pPr>
              <w:pStyle w:val="CopticCross"/>
            </w:pPr>
            <w:r>
              <w:t>¿</w:t>
            </w:r>
          </w:p>
        </w:tc>
        <w:tc>
          <w:tcPr>
            <w:tcW w:w="3960" w:type="dxa"/>
          </w:tcPr>
          <w:p w14:paraId="7EC61BB5" w14:textId="77777777" w:rsidR="00E60591" w:rsidRDefault="00E60591" w:rsidP="00E60591">
            <w:pPr>
              <w:pStyle w:val="EngHang"/>
            </w:pPr>
            <w:r>
              <w:t>You are highly exalted,</w:t>
            </w:r>
          </w:p>
          <w:p w14:paraId="1121E42B" w14:textId="77777777" w:rsidR="00E60591" w:rsidRDefault="00E60591" w:rsidP="00E60591">
            <w:pPr>
              <w:pStyle w:val="EngHang"/>
            </w:pPr>
            <w:r>
              <w:t>For you became the highest heaven.</w:t>
            </w:r>
          </w:p>
          <w:p w14:paraId="5C3B115F" w14:textId="77777777" w:rsidR="00E60591" w:rsidRDefault="00E60591" w:rsidP="00E60591">
            <w:pPr>
              <w:pStyle w:val="EngHang"/>
            </w:pPr>
            <w:r>
              <w:t>You are above all the orders,</w:t>
            </w:r>
          </w:p>
          <w:p w14:paraId="61165BDA" w14:textId="77777777" w:rsidR="00E60591" w:rsidRDefault="00E60591" w:rsidP="00E60591">
            <w:pPr>
              <w:pStyle w:val="EngHangEnd"/>
            </w:pPr>
            <w:r>
              <w:t>And the righteous and the holy.</w:t>
            </w:r>
          </w:p>
        </w:tc>
      </w:tr>
      <w:tr w:rsidR="00E60591" w14:paraId="27925BA5" w14:textId="77777777" w:rsidTr="00E60591">
        <w:trPr>
          <w:cantSplit/>
        </w:trPr>
        <w:tc>
          <w:tcPr>
            <w:tcW w:w="288" w:type="dxa"/>
          </w:tcPr>
          <w:p w14:paraId="5E2022C9" w14:textId="77777777" w:rsidR="00E60591" w:rsidRDefault="00E60591" w:rsidP="00E60591">
            <w:pPr>
              <w:pStyle w:val="CopticCross"/>
            </w:pPr>
          </w:p>
        </w:tc>
        <w:tc>
          <w:tcPr>
            <w:tcW w:w="3960" w:type="dxa"/>
          </w:tcPr>
          <w:p w14:paraId="11E34EAA" w14:textId="77777777" w:rsidR="00E60591" w:rsidRDefault="00E60591" w:rsidP="00E60591">
            <w:pPr>
              <w:pStyle w:val="EngHang"/>
            </w:pPr>
            <w:r>
              <w:t>You are above the Cherubim,</w:t>
            </w:r>
          </w:p>
          <w:p w14:paraId="584D9AD6" w14:textId="77777777" w:rsidR="00E60591" w:rsidRDefault="00E60591" w:rsidP="00E60591">
            <w:pPr>
              <w:pStyle w:val="EngHang"/>
            </w:pPr>
            <w:r>
              <w:t>O pride of all virgins,</w:t>
            </w:r>
          </w:p>
          <w:p w14:paraId="3439DDBB" w14:textId="77777777" w:rsidR="00E60591" w:rsidRDefault="00E60591" w:rsidP="00E60591">
            <w:pPr>
              <w:pStyle w:val="EngHang"/>
            </w:pPr>
            <w:r>
              <w:t>And higher than the Seraphim,</w:t>
            </w:r>
          </w:p>
          <w:p w14:paraId="2AFC2E8B" w14:textId="77777777" w:rsidR="00E60591" w:rsidRDefault="00E60591" w:rsidP="00E60591">
            <w:pPr>
              <w:pStyle w:val="EngHangEnd"/>
            </w:pPr>
            <w:r>
              <w:t>O full of light.</w:t>
            </w:r>
          </w:p>
        </w:tc>
      </w:tr>
      <w:tr w:rsidR="00E60591" w14:paraId="5DEBA2BA" w14:textId="77777777" w:rsidTr="00E60591">
        <w:trPr>
          <w:cantSplit/>
        </w:trPr>
        <w:tc>
          <w:tcPr>
            <w:tcW w:w="288" w:type="dxa"/>
          </w:tcPr>
          <w:p w14:paraId="34D297EB" w14:textId="77777777" w:rsidR="00E60591" w:rsidRDefault="00E60591" w:rsidP="00E60591">
            <w:pPr>
              <w:pStyle w:val="CopticCross"/>
            </w:pPr>
            <w:r>
              <w:t>¿</w:t>
            </w:r>
          </w:p>
        </w:tc>
        <w:tc>
          <w:tcPr>
            <w:tcW w:w="3960" w:type="dxa"/>
          </w:tcPr>
          <w:p w14:paraId="0E1AD715" w14:textId="77777777" w:rsidR="00E60591" w:rsidRDefault="00E60591" w:rsidP="00E60591">
            <w:pPr>
              <w:pStyle w:val="EngHang"/>
            </w:pPr>
            <w:r>
              <w:t>O daughter of Joachim,</w:t>
            </w:r>
          </w:p>
          <w:p w14:paraId="36BA09C3" w14:textId="77777777" w:rsidR="00E60591" w:rsidRDefault="00E60591" w:rsidP="00E60591">
            <w:pPr>
              <w:pStyle w:val="EngHang"/>
            </w:pPr>
            <w:r>
              <w:t>From the righteous seed,</w:t>
            </w:r>
          </w:p>
          <w:p w14:paraId="1A153C1C" w14:textId="77777777" w:rsidR="00E60591" w:rsidRDefault="00E60591" w:rsidP="00E60591">
            <w:pPr>
              <w:pStyle w:val="EngHang"/>
            </w:pPr>
            <w:r>
              <w:t>Your son saved Adam</w:t>
            </w:r>
          </w:p>
          <w:p w14:paraId="3BAFAF7A" w14:textId="77777777" w:rsidR="00E60591" w:rsidRDefault="00E60591" w:rsidP="00E60591">
            <w:pPr>
              <w:pStyle w:val="EngHangEnd"/>
            </w:pPr>
            <w:r>
              <w:t>From his bitter bondage.</w:t>
            </w:r>
          </w:p>
        </w:tc>
      </w:tr>
      <w:tr w:rsidR="00E60591" w14:paraId="5F656340" w14:textId="77777777" w:rsidTr="00E60591">
        <w:trPr>
          <w:cantSplit/>
        </w:trPr>
        <w:tc>
          <w:tcPr>
            <w:tcW w:w="288" w:type="dxa"/>
          </w:tcPr>
          <w:p w14:paraId="33CE9762" w14:textId="77777777" w:rsidR="00E60591" w:rsidRDefault="00E60591" w:rsidP="00E60591">
            <w:pPr>
              <w:pStyle w:val="CopticCross"/>
            </w:pPr>
          </w:p>
        </w:tc>
        <w:tc>
          <w:tcPr>
            <w:tcW w:w="3960" w:type="dxa"/>
          </w:tcPr>
          <w:p w14:paraId="17924DF7" w14:textId="77777777" w:rsidR="00E60591" w:rsidRDefault="00E60591" w:rsidP="00E60591">
            <w:pPr>
              <w:pStyle w:val="EngHang"/>
            </w:pPr>
            <w:r>
              <w:t>O full of grace,</w:t>
            </w:r>
          </w:p>
          <w:p w14:paraId="62C5BB85" w14:textId="77777777" w:rsidR="00E60591" w:rsidRDefault="00E60591" w:rsidP="00E60591">
            <w:pPr>
              <w:pStyle w:val="EngHang"/>
            </w:pPr>
            <w:r>
              <w:t>Purer than anyone,</w:t>
            </w:r>
          </w:p>
          <w:p w14:paraId="56B7BF65" w14:textId="77777777" w:rsidR="00E60591" w:rsidRDefault="00E60591" w:rsidP="00E60591">
            <w:pPr>
              <w:pStyle w:val="EngHang"/>
            </w:pPr>
            <w:r>
              <w:t>O Mother of the Merciful,</w:t>
            </w:r>
          </w:p>
          <w:p w14:paraId="62367CFA" w14:textId="77777777" w:rsidR="00E60591" w:rsidRDefault="00E60591" w:rsidP="00E60591">
            <w:pPr>
              <w:pStyle w:val="EngHangEnd"/>
            </w:pPr>
            <w:r>
              <w:t>You are brighter than any light.</w:t>
            </w:r>
          </w:p>
        </w:tc>
      </w:tr>
      <w:tr w:rsidR="00E60591" w14:paraId="76F17257" w14:textId="77777777" w:rsidTr="00E60591">
        <w:trPr>
          <w:cantSplit/>
        </w:trPr>
        <w:tc>
          <w:tcPr>
            <w:tcW w:w="288" w:type="dxa"/>
          </w:tcPr>
          <w:p w14:paraId="4F9D85AF" w14:textId="77777777" w:rsidR="00E60591" w:rsidRDefault="00E60591" w:rsidP="00E60591">
            <w:pPr>
              <w:pStyle w:val="CopticCross"/>
            </w:pPr>
            <w:r>
              <w:lastRenderedPageBreak/>
              <w:t>¿</w:t>
            </w:r>
          </w:p>
        </w:tc>
        <w:tc>
          <w:tcPr>
            <w:tcW w:w="3960" w:type="dxa"/>
          </w:tcPr>
          <w:p w14:paraId="691E78F1" w14:textId="77777777" w:rsidR="00E60591" w:rsidRDefault="00E60591" w:rsidP="00E60591">
            <w:pPr>
              <w:pStyle w:val="EngHang"/>
            </w:pPr>
            <w:r>
              <w:t>Your Son illuminted the darkness,</w:t>
            </w:r>
          </w:p>
          <w:p w14:paraId="5112A4BE" w14:textId="77777777" w:rsidR="00E60591" w:rsidRDefault="00E60591" w:rsidP="00E60591">
            <w:pPr>
              <w:pStyle w:val="EngHang"/>
            </w:pPr>
            <w:r>
              <w:t>And set us free;</w:t>
            </w:r>
          </w:p>
          <w:p w14:paraId="5346FC24" w14:textId="77777777" w:rsidR="00E60591" w:rsidRDefault="00E60591" w:rsidP="00E60591">
            <w:pPr>
              <w:pStyle w:val="EngHang"/>
            </w:pPr>
            <w:r>
              <w:t>We inherited the Kingdom,</w:t>
            </w:r>
          </w:p>
          <w:p w14:paraId="6543D93A" w14:textId="77777777" w:rsidR="00E60591" w:rsidRDefault="00E60591" w:rsidP="00E60591">
            <w:pPr>
              <w:pStyle w:val="EngHangEnd"/>
            </w:pPr>
            <w:r>
              <w:t>Through Baptism and holy Chrism..</w:t>
            </w:r>
          </w:p>
        </w:tc>
      </w:tr>
      <w:tr w:rsidR="00E60591" w14:paraId="2F082836" w14:textId="77777777" w:rsidTr="00E60591">
        <w:trPr>
          <w:cantSplit/>
        </w:trPr>
        <w:tc>
          <w:tcPr>
            <w:tcW w:w="288" w:type="dxa"/>
          </w:tcPr>
          <w:p w14:paraId="27BC5F81" w14:textId="77777777" w:rsidR="00E60591" w:rsidRDefault="00E60591" w:rsidP="00E60591">
            <w:pPr>
              <w:pStyle w:val="CopticCross"/>
            </w:pPr>
          </w:p>
        </w:tc>
        <w:tc>
          <w:tcPr>
            <w:tcW w:w="3960" w:type="dxa"/>
          </w:tcPr>
          <w:p w14:paraId="00A8A0EC" w14:textId="77777777" w:rsidR="00E60591" w:rsidRDefault="00E60591" w:rsidP="00E60591">
            <w:pPr>
              <w:pStyle w:val="EngHang"/>
            </w:pPr>
            <w:r>
              <w:t>Hail to you O Mary,</w:t>
            </w:r>
          </w:p>
          <w:p w14:paraId="60323508" w14:textId="77777777" w:rsidR="00E60591" w:rsidRDefault="00E60591" w:rsidP="00E60591">
            <w:pPr>
              <w:pStyle w:val="EngHang"/>
            </w:pPr>
            <w:r>
              <w:t>O full of grace,</w:t>
            </w:r>
          </w:p>
          <w:p w14:paraId="01294FB3" w14:textId="77777777" w:rsidR="00E60591" w:rsidRDefault="00E60591" w:rsidP="00E60591">
            <w:pPr>
              <w:pStyle w:val="EngHang"/>
            </w:pPr>
            <w:r>
              <w:t>You are surrounded in light,</w:t>
            </w:r>
          </w:p>
          <w:p w14:paraId="28E33229" w14:textId="77777777" w:rsidR="00E60591" w:rsidRDefault="00E60591" w:rsidP="00E60591">
            <w:pPr>
              <w:pStyle w:val="EngHangEnd"/>
            </w:pPr>
            <w:r>
              <w:t>O Mother of the Merfciful.</w:t>
            </w:r>
          </w:p>
        </w:tc>
      </w:tr>
      <w:tr w:rsidR="00E60591" w14:paraId="287D7790" w14:textId="77777777" w:rsidTr="00E60591">
        <w:trPr>
          <w:cantSplit/>
        </w:trPr>
        <w:tc>
          <w:tcPr>
            <w:tcW w:w="288" w:type="dxa"/>
          </w:tcPr>
          <w:p w14:paraId="66FB7260" w14:textId="77777777" w:rsidR="00E60591" w:rsidRDefault="00E60591" w:rsidP="00E60591">
            <w:pPr>
              <w:pStyle w:val="CopticCross"/>
            </w:pPr>
            <w:r>
              <w:t>¿</w:t>
            </w:r>
          </w:p>
        </w:tc>
        <w:tc>
          <w:tcPr>
            <w:tcW w:w="3960" w:type="dxa"/>
          </w:tcPr>
          <w:p w14:paraId="575FAB65" w14:textId="77777777" w:rsidR="00E60591" w:rsidRDefault="00E60591" w:rsidP="00E60591">
            <w:pPr>
              <w:pStyle w:val="EngHang"/>
            </w:pPr>
            <w:r>
              <w:t>Intercede for us</w:t>
            </w:r>
          </w:p>
          <w:p w14:paraId="0C3F3409" w14:textId="77777777" w:rsidR="00E60591" w:rsidRDefault="00E60591" w:rsidP="00E60591">
            <w:pPr>
              <w:pStyle w:val="EngHang"/>
            </w:pPr>
            <w:r>
              <w:t>On judgment day,</w:t>
            </w:r>
          </w:p>
          <w:p w14:paraId="6FBBF7C9" w14:textId="77777777" w:rsidR="00E60591" w:rsidRDefault="00E60591" w:rsidP="00E60591">
            <w:pPr>
              <w:pStyle w:val="EngHang"/>
            </w:pPr>
            <w:r>
              <w:t>Before Your Son, who saved us,</w:t>
            </w:r>
          </w:p>
          <w:p w14:paraId="191DD4E8" w14:textId="77777777" w:rsidR="00E60591" w:rsidRDefault="00E60591" w:rsidP="00E60591">
            <w:pPr>
              <w:pStyle w:val="EngHangEnd"/>
            </w:pPr>
            <w:r>
              <w:t>O Daughter of Zion.</w:t>
            </w:r>
          </w:p>
        </w:tc>
      </w:tr>
    </w:tbl>
    <w:p w14:paraId="70609A63" w14:textId="77777777" w:rsidR="00E60591" w:rsidRDefault="00E60591" w:rsidP="00E60591">
      <w:pPr>
        <w:pStyle w:val="Heading3"/>
      </w:pPr>
      <w:bookmarkStart w:id="1135" w:name="_Toc479145659"/>
      <w:r>
        <w:t>Interpretation on (After) the Sunday Theotokia Part 5</w:t>
      </w:r>
      <w:bookmarkEnd w:id="1135"/>
    </w:p>
    <w:p w14:paraId="450FC851"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DED0767" w14:textId="77777777" w:rsidTr="00E60591">
        <w:trPr>
          <w:cantSplit/>
        </w:trPr>
        <w:tc>
          <w:tcPr>
            <w:tcW w:w="288" w:type="dxa"/>
          </w:tcPr>
          <w:p w14:paraId="0984AB1D" w14:textId="77777777" w:rsidR="00E60591" w:rsidRDefault="00E60591" w:rsidP="00E60591">
            <w:pPr>
              <w:pStyle w:val="CopticCross"/>
            </w:pPr>
          </w:p>
        </w:tc>
        <w:tc>
          <w:tcPr>
            <w:tcW w:w="3960" w:type="dxa"/>
          </w:tcPr>
          <w:p w14:paraId="41A5294A" w14:textId="77777777" w:rsidR="00E60591" w:rsidRDefault="00E60591" w:rsidP="00E60591">
            <w:pPr>
              <w:pStyle w:val="EngHang"/>
            </w:pPr>
            <w:r>
              <w:t>The Lord spoke to Moses,</w:t>
            </w:r>
          </w:p>
          <w:p w14:paraId="782DC6BC" w14:textId="77777777" w:rsidR="00E60591" w:rsidRDefault="00E60591" w:rsidP="00E60591">
            <w:pPr>
              <w:pStyle w:val="EngHang"/>
            </w:pPr>
            <w:r>
              <w:t>Upon the mount, saying,</w:t>
            </w:r>
          </w:p>
          <w:p w14:paraId="0F2E05BF" w14:textId="77777777" w:rsidR="00E60591" w:rsidRDefault="00E60591" w:rsidP="00E60591">
            <w:pPr>
              <w:pStyle w:val="EngHang"/>
            </w:pPr>
            <w:r>
              <w:t>“Arise, build a lampstand,</w:t>
            </w:r>
          </w:p>
          <w:p w14:paraId="739F3624" w14:textId="77777777" w:rsidR="00E60591" w:rsidRDefault="00E60591" w:rsidP="00E60591">
            <w:pPr>
              <w:pStyle w:val="EngHangEnd"/>
            </w:pPr>
            <w:r>
              <w:t>Overlaid with elect gold,</w:t>
            </w:r>
          </w:p>
        </w:tc>
      </w:tr>
      <w:tr w:rsidR="00E60591" w14:paraId="4F93127A" w14:textId="77777777" w:rsidTr="00E60591">
        <w:trPr>
          <w:cantSplit/>
        </w:trPr>
        <w:tc>
          <w:tcPr>
            <w:tcW w:w="288" w:type="dxa"/>
          </w:tcPr>
          <w:p w14:paraId="4941CBDD" w14:textId="77777777" w:rsidR="00E60591" w:rsidRPr="001E2E1C" w:rsidRDefault="00E60591" w:rsidP="00E60591">
            <w:pPr>
              <w:pStyle w:val="CopticCross"/>
            </w:pPr>
            <w:r>
              <w:t>¿</w:t>
            </w:r>
          </w:p>
        </w:tc>
        <w:tc>
          <w:tcPr>
            <w:tcW w:w="3960" w:type="dxa"/>
          </w:tcPr>
          <w:p w14:paraId="7C36C821" w14:textId="77777777" w:rsidR="00E60591" w:rsidRDefault="00E60591" w:rsidP="00E60591">
            <w:pPr>
              <w:pStyle w:val="EngHang"/>
            </w:pPr>
            <w:r>
              <w:t>With seven candles upon it,</w:t>
            </w:r>
          </w:p>
          <w:p w14:paraId="5CA89AF0" w14:textId="77777777" w:rsidR="00E60591" w:rsidRDefault="00E60591" w:rsidP="00E60591">
            <w:pPr>
              <w:pStyle w:val="EngHang"/>
            </w:pPr>
            <w:r>
              <w:t>Shining by day and by night,</w:t>
            </w:r>
          </w:p>
          <w:p w14:paraId="4B4CDA41" w14:textId="77777777" w:rsidR="00E60591" w:rsidRDefault="00E60591" w:rsidP="00E60591">
            <w:pPr>
              <w:pStyle w:val="EngHang"/>
            </w:pPr>
            <w:r>
              <w:t>Within the Sanctuary,</w:t>
            </w:r>
          </w:p>
          <w:p w14:paraId="5E5DCD1F" w14:textId="77777777" w:rsidR="00E60591" w:rsidRDefault="00E60591" w:rsidP="00E60591">
            <w:pPr>
              <w:pStyle w:val="EngHangEnd"/>
            </w:pPr>
            <w:r>
              <w:t>By the Ark.”</w:t>
            </w:r>
          </w:p>
        </w:tc>
      </w:tr>
      <w:tr w:rsidR="00E60591" w14:paraId="34CF7906" w14:textId="77777777" w:rsidTr="00E60591">
        <w:trPr>
          <w:cantSplit/>
        </w:trPr>
        <w:tc>
          <w:tcPr>
            <w:tcW w:w="288" w:type="dxa"/>
          </w:tcPr>
          <w:p w14:paraId="5838A198" w14:textId="77777777" w:rsidR="00E60591" w:rsidRDefault="00E60591" w:rsidP="00E60591">
            <w:pPr>
              <w:pStyle w:val="CopticCross"/>
            </w:pPr>
          </w:p>
        </w:tc>
        <w:tc>
          <w:tcPr>
            <w:tcW w:w="3960" w:type="dxa"/>
          </w:tcPr>
          <w:p w14:paraId="0F9C24CE" w14:textId="77777777" w:rsidR="00E60591" w:rsidRDefault="00E60591" w:rsidP="00E60591">
            <w:pPr>
              <w:pStyle w:val="EngHang"/>
            </w:pPr>
            <w:r>
              <w:t>He made it according to the pattern,</w:t>
            </w:r>
          </w:p>
          <w:p w14:paraId="743CAB7B" w14:textId="77777777" w:rsidR="00E60591" w:rsidRDefault="00E60591" w:rsidP="00E60591">
            <w:pPr>
              <w:pStyle w:val="EngHang"/>
            </w:pPr>
            <w:r>
              <w:t>And build the lampstand</w:t>
            </w:r>
          </w:p>
          <w:p w14:paraId="568B73CF" w14:textId="77777777" w:rsidR="00E60591" w:rsidRDefault="00E60591" w:rsidP="00E60591">
            <w:pPr>
              <w:pStyle w:val="EngHang"/>
            </w:pPr>
            <w:r>
              <w:t>Of precious gold.</w:t>
            </w:r>
          </w:p>
          <w:p w14:paraId="3EE6BC38" w14:textId="77777777" w:rsidR="00E60591" w:rsidRDefault="00E60591" w:rsidP="00E60591">
            <w:pPr>
              <w:pStyle w:val="EngHangEnd"/>
            </w:pPr>
            <w:r>
              <w:t>You are blessed, O elect one.</w:t>
            </w:r>
          </w:p>
        </w:tc>
      </w:tr>
      <w:tr w:rsidR="00E60591" w14:paraId="1938D378" w14:textId="77777777" w:rsidTr="00E60591">
        <w:trPr>
          <w:cantSplit/>
        </w:trPr>
        <w:tc>
          <w:tcPr>
            <w:tcW w:w="288" w:type="dxa"/>
          </w:tcPr>
          <w:p w14:paraId="1662BC5D" w14:textId="77777777" w:rsidR="00E60591" w:rsidRDefault="00E60591" w:rsidP="00E60591">
            <w:pPr>
              <w:pStyle w:val="CopticCross"/>
            </w:pPr>
            <w:r>
              <w:lastRenderedPageBreak/>
              <w:t>¿</w:t>
            </w:r>
          </w:p>
        </w:tc>
        <w:tc>
          <w:tcPr>
            <w:tcW w:w="3960" w:type="dxa"/>
          </w:tcPr>
          <w:p w14:paraId="64E105D0" w14:textId="77777777" w:rsidR="00E60591" w:rsidRDefault="00E60591" w:rsidP="00E60591">
            <w:pPr>
              <w:pStyle w:val="EngHang"/>
            </w:pPr>
            <w:r>
              <w:t>You are blessed, O Mary,</w:t>
            </w:r>
          </w:p>
          <w:p w14:paraId="27A8E816" w14:textId="77777777" w:rsidR="00E60591" w:rsidRDefault="00E60591" w:rsidP="00E60591">
            <w:pPr>
              <w:pStyle w:val="EngHang"/>
            </w:pPr>
            <w:r>
              <w:t>You gave meaning to the types,</w:t>
            </w:r>
          </w:p>
          <w:p w14:paraId="15DC6092" w14:textId="77777777" w:rsidR="00E60591" w:rsidRDefault="00E60591" w:rsidP="00E60591">
            <w:pPr>
              <w:pStyle w:val="EngHang"/>
            </w:pPr>
            <w:r>
              <w:t>Your light dawned upon us,</w:t>
            </w:r>
          </w:p>
          <w:p w14:paraId="42718CF1" w14:textId="77777777" w:rsidR="00E60591" w:rsidRDefault="00E60591" w:rsidP="00E60591">
            <w:pPr>
              <w:pStyle w:val="EngHangEnd"/>
            </w:pPr>
            <w:r>
              <w:t>We the Christians.</w:t>
            </w:r>
          </w:p>
        </w:tc>
      </w:tr>
      <w:tr w:rsidR="00E60591" w14:paraId="4C29AD2A" w14:textId="77777777" w:rsidTr="00E60591">
        <w:trPr>
          <w:cantSplit/>
        </w:trPr>
        <w:tc>
          <w:tcPr>
            <w:tcW w:w="288" w:type="dxa"/>
          </w:tcPr>
          <w:p w14:paraId="341554DF" w14:textId="77777777" w:rsidR="00E60591" w:rsidRDefault="00E60591" w:rsidP="00E60591">
            <w:pPr>
              <w:pStyle w:val="CopticCross"/>
            </w:pPr>
          </w:p>
        </w:tc>
        <w:tc>
          <w:tcPr>
            <w:tcW w:w="3960" w:type="dxa"/>
          </w:tcPr>
          <w:p w14:paraId="3165C448" w14:textId="77777777" w:rsidR="00E60591" w:rsidRDefault="00E60591" w:rsidP="00E60591">
            <w:pPr>
              <w:pStyle w:val="EngHang"/>
            </w:pPr>
            <w:r>
              <w:t>You are the lampstand,</w:t>
            </w:r>
          </w:p>
          <w:p w14:paraId="2827CCC2" w14:textId="77777777" w:rsidR="00E60591" w:rsidRDefault="00E60591" w:rsidP="00E60591">
            <w:pPr>
              <w:pStyle w:val="EngHang"/>
            </w:pPr>
            <w:r>
              <w:t>Ever giving light,</w:t>
            </w:r>
          </w:p>
          <w:p w14:paraId="19E6F6B6" w14:textId="77777777" w:rsidR="00E60591" w:rsidRDefault="00E60591" w:rsidP="00E60591">
            <w:pPr>
              <w:pStyle w:val="EngHang"/>
            </w:pPr>
            <w:r>
              <w:t>Shining brightly</w:t>
            </w:r>
          </w:p>
          <w:p w14:paraId="4C935B7D" w14:textId="77777777" w:rsidR="00E60591" w:rsidRDefault="00E60591" w:rsidP="00E60591">
            <w:pPr>
              <w:pStyle w:val="EngHangEnd"/>
              <w:ind w:left="0" w:firstLine="0"/>
            </w:pPr>
            <w:r>
              <w:t>Upon all the earth.</w:t>
            </w:r>
          </w:p>
        </w:tc>
      </w:tr>
      <w:tr w:rsidR="00E60591" w14:paraId="6B83CEC4" w14:textId="77777777" w:rsidTr="00E60591">
        <w:trPr>
          <w:cantSplit/>
        </w:trPr>
        <w:tc>
          <w:tcPr>
            <w:tcW w:w="288" w:type="dxa"/>
          </w:tcPr>
          <w:p w14:paraId="75E50D87" w14:textId="77777777" w:rsidR="00E60591" w:rsidRDefault="00E60591" w:rsidP="00E60591">
            <w:pPr>
              <w:pStyle w:val="CopticCross"/>
            </w:pPr>
            <w:r>
              <w:t>¿</w:t>
            </w:r>
          </w:p>
        </w:tc>
        <w:tc>
          <w:tcPr>
            <w:tcW w:w="3960" w:type="dxa"/>
          </w:tcPr>
          <w:p w14:paraId="6F44FC1C" w14:textId="77777777" w:rsidR="00E60591" w:rsidRDefault="00E60591" w:rsidP="00E60591">
            <w:pPr>
              <w:pStyle w:val="EngHang"/>
            </w:pPr>
            <w:r>
              <w:t>O Mary, you are higher</w:t>
            </w:r>
          </w:p>
          <w:p w14:paraId="4488B8FB" w14:textId="77777777" w:rsidR="00E60591" w:rsidRDefault="00E60591" w:rsidP="00E60591">
            <w:pPr>
              <w:pStyle w:val="EngHang"/>
            </w:pPr>
            <w:r>
              <w:t>Than all the upright fathers.</w:t>
            </w:r>
          </w:p>
          <w:p w14:paraId="4C2D43EF" w14:textId="77777777" w:rsidR="00E60591" w:rsidRDefault="00E60591" w:rsidP="00E60591">
            <w:pPr>
              <w:pStyle w:val="EngHang"/>
            </w:pPr>
            <w:r>
              <w:t>The Holy Spirit Of the Lord</w:t>
            </w:r>
          </w:p>
          <w:p w14:paraId="7F93FDFD" w14:textId="77777777" w:rsidR="00E60591" w:rsidRDefault="00E60591" w:rsidP="00E60591">
            <w:pPr>
              <w:pStyle w:val="EngHangEnd"/>
            </w:pPr>
            <w:r>
              <w:t>Came upon you.</w:t>
            </w:r>
          </w:p>
        </w:tc>
      </w:tr>
      <w:tr w:rsidR="00E60591" w14:paraId="7DA1A743" w14:textId="77777777" w:rsidTr="00E60591">
        <w:trPr>
          <w:cantSplit/>
        </w:trPr>
        <w:tc>
          <w:tcPr>
            <w:tcW w:w="288" w:type="dxa"/>
          </w:tcPr>
          <w:p w14:paraId="3AA018C9" w14:textId="77777777" w:rsidR="00E60591" w:rsidRDefault="00E60591" w:rsidP="00E60591">
            <w:pPr>
              <w:pStyle w:val="CopticCross"/>
            </w:pPr>
          </w:p>
        </w:tc>
        <w:tc>
          <w:tcPr>
            <w:tcW w:w="3960" w:type="dxa"/>
          </w:tcPr>
          <w:p w14:paraId="2AE399EF" w14:textId="77777777" w:rsidR="00E60591" w:rsidRDefault="00E60591" w:rsidP="00E60591">
            <w:pPr>
              <w:pStyle w:val="EngHang"/>
            </w:pPr>
            <w:r>
              <w:t>Moses saw you</w:t>
            </w:r>
          </w:p>
          <w:p w14:paraId="7895212A" w14:textId="77777777" w:rsidR="00E60591" w:rsidRDefault="00E60591" w:rsidP="00E60591">
            <w:pPr>
              <w:pStyle w:val="EngHang"/>
            </w:pPr>
            <w:r>
              <w:t>Upon Mount Tabor,</w:t>
            </w:r>
          </w:p>
          <w:p w14:paraId="0C264312" w14:textId="77777777" w:rsidR="00E60591" w:rsidRDefault="00E60591" w:rsidP="00E60591">
            <w:pPr>
              <w:pStyle w:val="EngHang"/>
            </w:pPr>
            <w:r>
              <w:t>As a planted tree</w:t>
            </w:r>
          </w:p>
          <w:p w14:paraId="32E7B1ED" w14:textId="77777777" w:rsidR="00E60591" w:rsidRDefault="00E60591" w:rsidP="00E60591">
            <w:pPr>
              <w:pStyle w:val="EngHangEnd"/>
              <w:ind w:left="0" w:firstLine="0"/>
            </w:pPr>
            <w:r>
              <w:t>Surrounded by light.</w:t>
            </w:r>
          </w:p>
        </w:tc>
      </w:tr>
      <w:tr w:rsidR="00E60591" w14:paraId="51D7C97C" w14:textId="77777777" w:rsidTr="00E60591">
        <w:trPr>
          <w:cantSplit/>
        </w:trPr>
        <w:tc>
          <w:tcPr>
            <w:tcW w:w="288" w:type="dxa"/>
          </w:tcPr>
          <w:p w14:paraId="3D9AB132" w14:textId="77777777" w:rsidR="00E60591" w:rsidRDefault="00E60591" w:rsidP="00E60591">
            <w:pPr>
              <w:pStyle w:val="CopticCross"/>
            </w:pPr>
            <w:r>
              <w:t>¿</w:t>
            </w:r>
          </w:p>
        </w:tc>
        <w:tc>
          <w:tcPr>
            <w:tcW w:w="3960" w:type="dxa"/>
          </w:tcPr>
          <w:p w14:paraId="728CAEBE" w14:textId="77777777" w:rsidR="00E60591" w:rsidRDefault="00E60591" w:rsidP="00E60591">
            <w:pPr>
              <w:pStyle w:val="EngHang"/>
            </w:pPr>
            <w:r>
              <w:t>Through you, O Mary,</w:t>
            </w:r>
          </w:p>
          <w:p w14:paraId="1A18983A" w14:textId="77777777" w:rsidR="00E60591" w:rsidRDefault="00E60591" w:rsidP="00E60591">
            <w:pPr>
              <w:pStyle w:val="EngHang"/>
            </w:pPr>
            <w:r>
              <w:t>We obtained victory;</w:t>
            </w:r>
          </w:p>
          <w:p w14:paraId="3C949D72" w14:textId="77777777" w:rsidR="00E60591" w:rsidRDefault="00E60591" w:rsidP="00E60591">
            <w:pPr>
              <w:pStyle w:val="EngHang"/>
            </w:pPr>
            <w:r>
              <w:t>No one has received</w:t>
            </w:r>
          </w:p>
          <w:p w14:paraId="2C68F6FB" w14:textId="77777777" w:rsidR="00E60591" w:rsidRDefault="00E60591" w:rsidP="00E60591">
            <w:pPr>
              <w:pStyle w:val="EngHangEnd"/>
            </w:pPr>
            <w:r>
              <w:t>What you have been granted.</w:t>
            </w:r>
          </w:p>
        </w:tc>
      </w:tr>
      <w:tr w:rsidR="00E60591" w14:paraId="70A0FDFD" w14:textId="77777777" w:rsidTr="00E60591">
        <w:trPr>
          <w:cantSplit/>
        </w:trPr>
        <w:tc>
          <w:tcPr>
            <w:tcW w:w="288" w:type="dxa"/>
          </w:tcPr>
          <w:p w14:paraId="5E596CC4" w14:textId="77777777" w:rsidR="00E60591" w:rsidRDefault="00E60591" w:rsidP="00E60591">
            <w:pPr>
              <w:pStyle w:val="CopticCross"/>
            </w:pPr>
          </w:p>
        </w:tc>
        <w:tc>
          <w:tcPr>
            <w:tcW w:w="3960" w:type="dxa"/>
          </w:tcPr>
          <w:p w14:paraId="27AE896D" w14:textId="77777777" w:rsidR="00E60591" w:rsidRDefault="00E60591" w:rsidP="00E60591">
            <w:pPr>
              <w:pStyle w:val="EngHang"/>
            </w:pPr>
            <w:r>
              <w:t>There is no one like you</w:t>
            </w:r>
          </w:p>
          <w:p w14:paraId="6DDAD57D" w14:textId="77777777" w:rsidR="00E60591" w:rsidRDefault="00E60591" w:rsidP="00E60591">
            <w:pPr>
              <w:pStyle w:val="EngHang"/>
            </w:pPr>
            <w:r>
              <w:t>On earth or in heaven;</w:t>
            </w:r>
          </w:p>
          <w:p w14:paraId="7F3D13C4" w14:textId="77777777" w:rsidR="00E60591" w:rsidRDefault="00E60591" w:rsidP="00E60591">
            <w:pPr>
              <w:pStyle w:val="EngHang"/>
            </w:pPr>
            <w:r>
              <w:t>The Lord favoured you</w:t>
            </w:r>
          </w:p>
          <w:p w14:paraId="652C540A" w14:textId="77777777" w:rsidR="00E60591" w:rsidRDefault="00E60591" w:rsidP="00E60591">
            <w:pPr>
              <w:pStyle w:val="EngHangEnd"/>
            </w:pPr>
            <w:r>
              <w:t>Above all of creation.</w:t>
            </w:r>
          </w:p>
        </w:tc>
      </w:tr>
      <w:tr w:rsidR="00E60591" w14:paraId="07D20C4E" w14:textId="77777777" w:rsidTr="00E60591">
        <w:trPr>
          <w:cantSplit/>
        </w:trPr>
        <w:tc>
          <w:tcPr>
            <w:tcW w:w="288" w:type="dxa"/>
          </w:tcPr>
          <w:p w14:paraId="6B3CC480" w14:textId="77777777" w:rsidR="00E60591" w:rsidRDefault="00E60591" w:rsidP="00E60591">
            <w:pPr>
              <w:pStyle w:val="CopticCross"/>
            </w:pPr>
            <w:r>
              <w:lastRenderedPageBreak/>
              <w:t>¿</w:t>
            </w:r>
          </w:p>
        </w:tc>
        <w:tc>
          <w:tcPr>
            <w:tcW w:w="3960" w:type="dxa"/>
          </w:tcPr>
          <w:p w14:paraId="154B4A6E" w14:textId="77777777" w:rsidR="00E60591" w:rsidRDefault="00E60591" w:rsidP="00E60591">
            <w:pPr>
              <w:pStyle w:val="EngHang"/>
            </w:pPr>
            <w:r>
              <w:t>Many spoke of you</w:t>
            </w:r>
          </w:p>
          <w:p w14:paraId="04730F0B" w14:textId="77777777" w:rsidR="00E60591" w:rsidRDefault="00E60591" w:rsidP="00E60591">
            <w:pPr>
              <w:pStyle w:val="EngHang"/>
            </w:pPr>
            <w:r>
              <w:t>In prophesies and proverbs.</w:t>
            </w:r>
          </w:p>
          <w:p w14:paraId="4D14CB7F" w14:textId="77777777" w:rsidR="00E60591" w:rsidRDefault="00E60591" w:rsidP="00E60591">
            <w:pPr>
              <w:pStyle w:val="EngHang"/>
            </w:pPr>
            <w:r>
              <w:t>The fathers called you</w:t>
            </w:r>
          </w:p>
          <w:p w14:paraId="31CFB150" w14:textId="77777777" w:rsidR="00E60591" w:rsidRDefault="00E60591" w:rsidP="00E60591">
            <w:pPr>
              <w:pStyle w:val="EngHangEnd"/>
            </w:pPr>
            <w:r>
              <w:t>The fair dove.</w:t>
            </w:r>
          </w:p>
        </w:tc>
      </w:tr>
      <w:tr w:rsidR="00E60591" w14:paraId="74FEC939" w14:textId="77777777" w:rsidTr="00E60591">
        <w:trPr>
          <w:cantSplit/>
        </w:trPr>
        <w:tc>
          <w:tcPr>
            <w:tcW w:w="288" w:type="dxa"/>
          </w:tcPr>
          <w:p w14:paraId="202EAF54" w14:textId="77777777" w:rsidR="00E60591" w:rsidRDefault="00E60591" w:rsidP="00E60591">
            <w:pPr>
              <w:pStyle w:val="CopticCross"/>
            </w:pPr>
          </w:p>
        </w:tc>
        <w:tc>
          <w:tcPr>
            <w:tcW w:w="3960" w:type="dxa"/>
          </w:tcPr>
          <w:p w14:paraId="3A08FCB0" w14:textId="77777777" w:rsidR="00E60591" w:rsidRDefault="00E60591" w:rsidP="00E60591">
            <w:pPr>
              <w:pStyle w:val="EngHang"/>
            </w:pPr>
            <w:r>
              <w:t>David, your father,</w:t>
            </w:r>
          </w:p>
          <w:p w14:paraId="05D2B73F" w14:textId="77777777" w:rsidR="00E60591" w:rsidRDefault="00E60591" w:rsidP="00E60591">
            <w:pPr>
              <w:pStyle w:val="EngHang"/>
            </w:pPr>
            <w:r>
              <w:t>Said in the Psalms,</w:t>
            </w:r>
          </w:p>
          <w:p w14:paraId="7FCC8E0D" w14:textId="77777777" w:rsidR="00E60591" w:rsidRDefault="00E60591" w:rsidP="00E60591">
            <w:pPr>
              <w:pStyle w:val="EngHang"/>
            </w:pPr>
            <w:r>
              <w:t>“The Lord chose your beauty,</w:t>
            </w:r>
          </w:p>
          <w:p w14:paraId="65728254" w14:textId="77777777" w:rsidR="00E60591" w:rsidRDefault="00E60591" w:rsidP="00E60591">
            <w:pPr>
              <w:pStyle w:val="EngHangEnd"/>
            </w:pPr>
            <w:r>
              <w:t>And increased yoru splendour”</w:t>
            </w:r>
          </w:p>
        </w:tc>
      </w:tr>
      <w:tr w:rsidR="00E60591" w14:paraId="2E55D9B6" w14:textId="77777777" w:rsidTr="00E60591">
        <w:trPr>
          <w:cantSplit/>
        </w:trPr>
        <w:tc>
          <w:tcPr>
            <w:tcW w:w="288" w:type="dxa"/>
          </w:tcPr>
          <w:p w14:paraId="6D7A8172" w14:textId="77777777" w:rsidR="00E60591" w:rsidRDefault="00E60591" w:rsidP="00E60591">
            <w:pPr>
              <w:pStyle w:val="CopticCross"/>
            </w:pPr>
            <w:r>
              <w:t>¿</w:t>
            </w:r>
          </w:p>
        </w:tc>
        <w:tc>
          <w:tcPr>
            <w:tcW w:w="3960" w:type="dxa"/>
          </w:tcPr>
          <w:p w14:paraId="0FC4E86E" w14:textId="77777777" w:rsidR="00E60591" w:rsidRDefault="00E60591" w:rsidP="00E60591">
            <w:pPr>
              <w:pStyle w:val="EngHang"/>
            </w:pPr>
            <w:r>
              <w:t>He dwelt in your womb</w:t>
            </w:r>
          </w:p>
          <w:p w14:paraId="10157ABD" w14:textId="77777777" w:rsidR="00E60591" w:rsidRDefault="00E60591" w:rsidP="00E60591">
            <w:pPr>
              <w:pStyle w:val="EngHang"/>
            </w:pPr>
            <w:r>
              <w:t>For nine full months.</w:t>
            </w:r>
          </w:p>
          <w:p w14:paraId="23124FAC" w14:textId="77777777" w:rsidR="00E60591" w:rsidRDefault="00E60591" w:rsidP="00E60591">
            <w:pPr>
              <w:pStyle w:val="EngHang"/>
            </w:pPr>
            <w:r>
              <w:t>You gave birth to Him and gave Him milk,</w:t>
            </w:r>
          </w:p>
          <w:p w14:paraId="10873701" w14:textId="77777777" w:rsidR="00E60591" w:rsidRDefault="00E60591" w:rsidP="00E60591">
            <w:pPr>
              <w:pStyle w:val="EngHangEnd"/>
            </w:pPr>
            <w:r>
              <w:t>According to the angelic decree.</w:t>
            </w:r>
          </w:p>
        </w:tc>
      </w:tr>
      <w:tr w:rsidR="00E60591" w14:paraId="171B4B49" w14:textId="77777777" w:rsidTr="00E60591">
        <w:trPr>
          <w:cantSplit/>
        </w:trPr>
        <w:tc>
          <w:tcPr>
            <w:tcW w:w="288" w:type="dxa"/>
          </w:tcPr>
          <w:p w14:paraId="2E8DE55F" w14:textId="77777777" w:rsidR="00E60591" w:rsidRDefault="00E60591" w:rsidP="00E60591">
            <w:pPr>
              <w:pStyle w:val="CopticCross"/>
            </w:pPr>
          </w:p>
        </w:tc>
        <w:tc>
          <w:tcPr>
            <w:tcW w:w="3960" w:type="dxa"/>
          </w:tcPr>
          <w:p w14:paraId="14A54794" w14:textId="77777777" w:rsidR="00E60591" w:rsidRDefault="00E60591" w:rsidP="00E60591">
            <w:pPr>
              <w:pStyle w:val="EngHang"/>
            </w:pPr>
            <w:r>
              <w:t>He also said,</w:t>
            </w:r>
          </w:p>
          <w:p w14:paraId="23B7B8FB" w14:textId="77777777" w:rsidR="00E60591" w:rsidRDefault="00E60591" w:rsidP="00E60591">
            <w:pPr>
              <w:pStyle w:val="EngHang"/>
            </w:pPr>
            <w:r>
              <w:t>“O mother of Man,</w:t>
            </w:r>
          </w:p>
          <w:p w14:paraId="5A404235" w14:textId="77777777" w:rsidR="00E60591" w:rsidRDefault="00E60591" w:rsidP="00E60591">
            <w:pPr>
              <w:pStyle w:val="EngHang"/>
            </w:pPr>
            <w:r>
              <w:t>A Man dwelt in her,</w:t>
            </w:r>
          </w:p>
          <w:p w14:paraId="6E38E0F7" w14:textId="77777777" w:rsidR="00E60591" w:rsidRDefault="00E60591" w:rsidP="00E60591">
            <w:pPr>
              <w:pStyle w:val="EngHangEnd"/>
            </w:pPr>
            <w:r>
              <w:t>The Most High King”</w:t>
            </w:r>
          </w:p>
        </w:tc>
      </w:tr>
      <w:tr w:rsidR="00E60591" w14:paraId="70FE8D94" w14:textId="77777777" w:rsidTr="00E60591">
        <w:trPr>
          <w:cantSplit/>
        </w:trPr>
        <w:tc>
          <w:tcPr>
            <w:tcW w:w="288" w:type="dxa"/>
          </w:tcPr>
          <w:p w14:paraId="0D23E433" w14:textId="77777777" w:rsidR="00E60591" w:rsidRDefault="00E60591" w:rsidP="00E60591">
            <w:pPr>
              <w:pStyle w:val="CopticCross"/>
            </w:pPr>
            <w:r>
              <w:t>¿</w:t>
            </w:r>
          </w:p>
        </w:tc>
        <w:tc>
          <w:tcPr>
            <w:tcW w:w="3960" w:type="dxa"/>
          </w:tcPr>
          <w:p w14:paraId="34F6203E" w14:textId="77777777" w:rsidR="00E60591" w:rsidRDefault="00E60591" w:rsidP="00E60591">
            <w:pPr>
              <w:pStyle w:val="EngHang"/>
            </w:pPr>
            <w:r>
              <w:t>He Who overshadowed her</w:t>
            </w:r>
          </w:p>
          <w:p w14:paraId="613FA856" w14:textId="77777777" w:rsidR="00E60591" w:rsidRDefault="00E60591" w:rsidP="00E60591">
            <w:pPr>
              <w:pStyle w:val="EngHang"/>
            </w:pPr>
            <w:r>
              <w:t>With His Holy Spirit;</w:t>
            </w:r>
          </w:p>
          <w:p w14:paraId="6229E5D3" w14:textId="77777777" w:rsidR="00E60591" w:rsidRDefault="00E60591" w:rsidP="00E60591">
            <w:pPr>
              <w:pStyle w:val="EngHang"/>
            </w:pPr>
            <w:r>
              <w:t>You gave birth to the Ture God,</w:t>
            </w:r>
          </w:p>
          <w:p w14:paraId="7C62AFC8" w14:textId="77777777" w:rsidR="00E60591" w:rsidRDefault="00E60591" w:rsidP="00E60591">
            <w:pPr>
              <w:pStyle w:val="EngHangEnd"/>
            </w:pPr>
            <w:r>
              <w:t>The Creator of all souls.</w:t>
            </w:r>
          </w:p>
        </w:tc>
      </w:tr>
      <w:tr w:rsidR="00E60591" w14:paraId="293461AB" w14:textId="77777777" w:rsidTr="00E60591">
        <w:trPr>
          <w:cantSplit/>
        </w:trPr>
        <w:tc>
          <w:tcPr>
            <w:tcW w:w="288" w:type="dxa"/>
          </w:tcPr>
          <w:p w14:paraId="708A65C4" w14:textId="77777777" w:rsidR="00E60591" w:rsidRDefault="00E60591" w:rsidP="00E60591">
            <w:pPr>
              <w:pStyle w:val="CopticCross"/>
            </w:pPr>
          </w:p>
        </w:tc>
        <w:tc>
          <w:tcPr>
            <w:tcW w:w="3960" w:type="dxa"/>
          </w:tcPr>
          <w:p w14:paraId="086F0BEA" w14:textId="77777777" w:rsidR="00E60591" w:rsidRDefault="00E60591" w:rsidP="00E60591">
            <w:pPr>
              <w:pStyle w:val="EngHang"/>
            </w:pPr>
            <w:r>
              <w:t>Hail to you O Mary,</w:t>
            </w:r>
          </w:p>
          <w:p w14:paraId="2728BF4A" w14:textId="77777777" w:rsidR="00E60591" w:rsidRDefault="00E60591" w:rsidP="00E60591">
            <w:pPr>
              <w:pStyle w:val="EngHang"/>
            </w:pPr>
            <w:r>
              <w:t>O full of grace,</w:t>
            </w:r>
          </w:p>
          <w:p w14:paraId="613F44F6" w14:textId="77777777" w:rsidR="00E60591" w:rsidRDefault="00E60591" w:rsidP="00E60591">
            <w:pPr>
              <w:pStyle w:val="EngHang"/>
            </w:pPr>
            <w:r>
              <w:t>You are surrounded in light,</w:t>
            </w:r>
          </w:p>
          <w:p w14:paraId="53456B5B" w14:textId="77777777" w:rsidR="00E60591" w:rsidRDefault="00E60591" w:rsidP="00E60591">
            <w:pPr>
              <w:pStyle w:val="EngHangEnd"/>
            </w:pPr>
            <w:r>
              <w:t>O Mother of the Merfciful.</w:t>
            </w:r>
          </w:p>
        </w:tc>
      </w:tr>
      <w:tr w:rsidR="00E60591" w14:paraId="4856AD99" w14:textId="77777777" w:rsidTr="00E60591">
        <w:trPr>
          <w:cantSplit/>
        </w:trPr>
        <w:tc>
          <w:tcPr>
            <w:tcW w:w="288" w:type="dxa"/>
          </w:tcPr>
          <w:p w14:paraId="5993AE44" w14:textId="77777777" w:rsidR="00E60591" w:rsidRDefault="00E60591" w:rsidP="00E60591">
            <w:pPr>
              <w:pStyle w:val="CopticCross"/>
            </w:pPr>
            <w:r>
              <w:t>¿</w:t>
            </w:r>
          </w:p>
        </w:tc>
        <w:tc>
          <w:tcPr>
            <w:tcW w:w="3960" w:type="dxa"/>
          </w:tcPr>
          <w:p w14:paraId="11915C0B" w14:textId="77777777" w:rsidR="00E60591" w:rsidRDefault="00E60591" w:rsidP="00E60591">
            <w:pPr>
              <w:pStyle w:val="EngHang"/>
            </w:pPr>
            <w:r>
              <w:t>Intercede for us</w:t>
            </w:r>
          </w:p>
          <w:p w14:paraId="1084D6B5" w14:textId="77777777" w:rsidR="00E60591" w:rsidRDefault="00E60591" w:rsidP="00E60591">
            <w:pPr>
              <w:pStyle w:val="EngHang"/>
            </w:pPr>
            <w:r>
              <w:t>On judgment day,</w:t>
            </w:r>
          </w:p>
          <w:p w14:paraId="532DA6E2" w14:textId="77777777" w:rsidR="00E60591" w:rsidRDefault="00E60591" w:rsidP="00E60591">
            <w:pPr>
              <w:pStyle w:val="EngHang"/>
            </w:pPr>
            <w:r>
              <w:t>Before Your Son, who saved us,</w:t>
            </w:r>
          </w:p>
          <w:p w14:paraId="196810BC" w14:textId="77777777" w:rsidR="00E60591" w:rsidRDefault="00E60591" w:rsidP="00E60591">
            <w:pPr>
              <w:pStyle w:val="EngHangEnd"/>
            </w:pPr>
            <w:r>
              <w:t>O Daughter of Zion.</w:t>
            </w:r>
          </w:p>
        </w:tc>
      </w:tr>
    </w:tbl>
    <w:p w14:paraId="404EB45A" w14:textId="77777777" w:rsidR="00E60591" w:rsidRDefault="00E60591" w:rsidP="00E60591">
      <w:pPr>
        <w:pStyle w:val="Heading3"/>
      </w:pPr>
      <w:bookmarkStart w:id="1136" w:name="_Toc479145660"/>
      <w:r>
        <w:lastRenderedPageBreak/>
        <w:t>Interpretation on (After) the Sunday Theotokia Part 6</w:t>
      </w:r>
      <w:bookmarkEnd w:id="1136"/>
    </w:p>
    <w:p w14:paraId="2669BE8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42E57CF" w14:textId="77777777" w:rsidTr="00E60591">
        <w:trPr>
          <w:cantSplit/>
        </w:trPr>
        <w:tc>
          <w:tcPr>
            <w:tcW w:w="288" w:type="dxa"/>
          </w:tcPr>
          <w:p w14:paraId="41BE4496" w14:textId="77777777" w:rsidR="00E60591" w:rsidRDefault="00E60591" w:rsidP="00E60591">
            <w:pPr>
              <w:pStyle w:val="CopticCross"/>
            </w:pPr>
          </w:p>
        </w:tc>
        <w:tc>
          <w:tcPr>
            <w:tcW w:w="3960" w:type="dxa"/>
          </w:tcPr>
          <w:p w14:paraId="3B5A13A5" w14:textId="77777777" w:rsidR="00E60591" w:rsidRDefault="00E60591" w:rsidP="00E60591">
            <w:pPr>
              <w:pStyle w:val="EngHang"/>
            </w:pPr>
            <w:r>
              <w:t>You are the censer of Aaron,</w:t>
            </w:r>
          </w:p>
          <w:p w14:paraId="09B08307" w14:textId="77777777" w:rsidR="00E60591" w:rsidRDefault="00E60591" w:rsidP="00E60591">
            <w:pPr>
              <w:pStyle w:val="EngHang"/>
            </w:pPr>
            <w:r>
              <w:t>Carring the Ember.</w:t>
            </w:r>
          </w:p>
          <w:p w14:paraId="539F4E1A" w14:textId="77777777" w:rsidR="00E60591" w:rsidRDefault="00E60591" w:rsidP="00E60591">
            <w:pPr>
              <w:pStyle w:val="EngHang"/>
            </w:pPr>
            <w:r>
              <w:t>Its incense and aroma</w:t>
            </w:r>
          </w:p>
          <w:p w14:paraId="21841BE1" w14:textId="77777777" w:rsidR="00E60591" w:rsidRDefault="00E60591" w:rsidP="00E60591">
            <w:pPr>
              <w:pStyle w:val="EngHangEnd"/>
            </w:pPr>
            <w:r>
              <w:t>Filled the whole universe.</w:t>
            </w:r>
          </w:p>
        </w:tc>
      </w:tr>
      <w:tr w:rsidR="00E60591" w14:paraId="7F3AE4A0" w14:textId="77777777" w:rsidTr="00E60591">
        <w:trPr>
          <w:cantSplit/>
        </w:trPr>
        <w:tc>
          <w:tcPr>
            <w:tcW w:w="288" w:type="dxa"/>
          </w:tcPr>
          <w:p w14:paraId="60EB8E91" w14:textId="77777777" w:rsidR="00E60591" w:rsidRPr="001E2E1C" w:rsidRDefault="00E60591" w:rsidP="00E60591">
            <w:pPr>
              <w:pStyle w:val="CopticCross"/>
            </w:pPr>
            <w:r>
              <w:t>¿</w:t>
            </w:r>
          </w:p>
        </w:tc>
        <w:tc>
          <w:tcPr>
            <w:tcW w:w="3960" w:type="dxa"/>
          </w:tcPr>
          <w:p w14:paraId="47C93FDF" w14:textId="77777777" w:rsidR="00E60591" w:rsidRDefault="00E60591" w:rsidP="00E60591">
            <w:pPr>
              <w:pStyle w:val="EngHang"/>
            </w:pPr>
            <w:r>
              <w:t>Your presence, O Mary,</w:t>
            </w:r>
          </w:p>
          <w:p w14:paraId="0EA416C5" w14:textId="77777777" w:rsidR="00E60591" w:rsidRDefault="00E60591" w:rsidP="00E60591">
            <w:pPr>
              <w:pStyle w:val="EngHang"/>
            </w:pPr>
            <w:r>
              <w:t>Has saved us from Hell’s fire.</w:t>
            </w:r>
          </w:p>
          <w:p w14:paraId="480A455A" w14:textId="77777777" w:rsidR="00E60591" w:rsidRDefault="00E60591" w:rsidP="00E60591">
            <w:pPr>
              <w:pStyle w:val="EngHang"/>
            </w:pPr>
            <w:r>
              <w:t>The promise was fulfilled through you,</w:t>
            </w:r>
          </w:p>
          <w:p w14:paraId="4D1379F7" w14:textId="77777777" w:rsidR="00E60591" w:rsidRDefault="00E60591" w:rsidP="00E60591">
            <w:pPr>
              <w:pStyle w:val="EngHangEnd"/>
            </w:pPr>
            <w:r>
              <w:t>According to prophecy.</w:t>
            </w:r>
          </w:p>
        </w:tc>
      </w:tr>
      <w:tr w:rsidR="00E60591" w14:paraId="6338C8E0" w14:textId="77777777" w:rsidTr="00E60591">
        <w:trPr>
          <w:cantSplit/>
        </w:trPr>
        <w:tc>
          <w:tcPr>
            <w:tcW w:w="288" w:type="dxa"/>
          </w:tcPr>
          <w:p w14:paraId="1161BD8C" w14:textId="77777777" w:rsidR="00E60591" w:rsidRDefault="00E60591" w:rsidP="00E60591">
            <w:pPr>
              <w:pStyle w:val="CopticCross"/>
            </w:pPr>
          </w:p>
        </w:tc>
        <w:tc>
          <w:tcPr>
            <w:tcW w:w="3960" w:type="dxa"/>
          </w:tcPr>
          <w:p w14:paraId="6DB15B3B" w14:textId="77777777" w:rsidR="00E60591" w:rsidRDefault="00E60591" w:rsidP="00E60591">
            <w:pPr>
              <w:pStyle w:val="EngHang"/>
            </w:pPr>
            <w:r>
              <w:t>You are the censer,</w:t>
            </w:r>
          </w:p>
          <w:p w14:paraId="4805C930" w14:textId="77777777" w:rsidR="00E60591" w:rsidRDefault="00E60591" w:rsidP="00E60591">
            <w:pPr>
              <w:pStyle w:val="EngHang"/>
            </w:pPr>
            <w:r>
              <w:t>Bearing ointment and incense.</w:t>
            </w:r>
          </w:p>
          <w:p w14:paraId="21041FDD" w14:textId="77777777" w:rsidR="00E60591" w:rsidRDefault="00E60591" w:rsidP="00E60591">
            <w:pPr>
              <w:pStyle w:val="EngHang"/>
            </w:pPr>
            <w:r>
              <w:t>You held the Son of God,</w:t>
            </w:r>
          </w:p>
          <w:p w14:paraId="36472A91" w14:textId="77777777" w:rsidR="00E60591" w:rsidRDefault="00E60591" w:rsidP="00E60591">
            <w:pPr>
              <w:pStyle w:val="EngHangEnd"/>
            </w:pPr>
            <w:r>
              <w:t>The true Light of true Light.</w:t>
            </w:r>
          </w:p>
        </w:tc>
      </w:tr>
      <w:tr w:rsidR="00E60591" w14:paraId="090B72CF" w14:textId="77777777" w:rsidTr="00E60591">
        <w:trPr>
          <w:cantSplit/>
        </w:trPr>
        <w:tc>
          <w:tcPr>
            <w:tcW w:w="288" w:type="dxa"/>
          </w:tcPr>
          <w:p w14:paraId="147F2F2A" w14:textId="77777777" w:rsidR="00E60591" w:rsidRDefault="00E60591" w:rsidP="00E60591">
            <w:pPr>
              <w:pStyle w:val="CopticCross"/>
            </w:pPr>
            <w:r>
              <w:t>¿</w:t>
            </w:r>
          </w:p>
        </w:tc>
        <w:tc>
          <w:tcPr>
            <w:tcW w:w="3960" w:type="dxa"/>
          </w:tcPr>
          <w:p w14:paraId="6E412669" w14:textId="77777777" w:rsidR="00E60591" w:rsidRDefault="00E60591" w:rsidP="00E60591">
            <w:pPr>
              <w:pStyle w:val="EngHang"/>
            </w:pPr>
            <w:r>
              <w:t>He dwlt in your womb</w:t>
            </w:r>
          </w:p>
          <w:p w14:paraId="546B8746" w14:textId="77777777" w:rsidR="00E60591" w:rsidRDefault="00E60591" w:rsidP="00E60591">
            <w:pPr>
              <w:pStyle w:val="EngHang"/>
            </w:pPr>
            <w:r>
              <w:t>For nine months.</w:t>
            </w:r>
          </w:p>
          <w:p w14:paraId="3C316F75" w14:textId="77777777" w:rsidR="00E60591" w:rsidRDefault="00E60591" w:rsidP="00E60591">
            <w:pPr>
              <w:pStyle w:val="EngHang"/>
            </w:pPr>
            <w:r>
              <w:t>You gave birth to Him and gave Him milk,</w:t>
            </w:r>
          </w:p>
          <w:p w14:paraId="4F8DABFA" w14:textId="77777777" w:rsidR="00E60591" w:rsidRDefault="00E60591" w:rsidP="00E60591">
            <w:pPr>
              <w:pStyle w:val="EngHangEnd"/>
            </w:pPr>
            <w:r>
              <w:t>As a true man.</w:t>
            </w:r>
          </w:p>
        </w:tc>
      </w:tr>
      <w:tr w:rsidR="00E60591" w14:paraId="38E1A61C" w14:textId="77777777" w:rsidTr="00E60591">
        <w:trPr>
          <w:cantSplit/>
        </w:trPr>
        <w:tc>
          <w:tcPr>
            <w:tcW w:w="288" w:type="dxa"/>
          </w:tcPr>
          <w:p w14:paraId="174032A3" w14:textId="77777777" w:rsidR="00E60591" w:rsidRDefault="00E60591" w:rsidP="00E60591">
            <w:pPr>
              <w:pStyle w:val="CopticCross"/>
            </w:pPr>
          </w:p>
        </w:tc>
        <w:tc>
          <w:tcPr>
            <w:tcW w:w="3960" w:type="dxa"/>
          </w:tcPr>
          <w:p w14:paraId="14E35CFA" w14:textId="77777777" w:rsidR="00E60591" w:rsidRDefault="00E60591" w:rsidP="00E60591">
            <w:pPr>
              <w:pStyle w:val="EngHang"/>
            </w:pPr>
            <w:r>
              <w:t>You are the censer of Aaron,</w:t>
            </w:r>
          </w:p>
          <w:p w14:paraId="71729A6A" w14:textId="77777777" w:rsidR="00E60591" w:rsidRDefault="00E60591" w:rsidP="00E60591">
            <w:pPr>
              <w:pStyle w:val="EngHang"/>
            </w:pPr>
            <w:r>
              <w:t>Bearing the Ember and incense,</w:t>
            </w:r>
          </w:p>
          <w:p w14:paraId="549ACC2B" w14:textId="77777777" w:rsidR="00E60591" w:rsidRDefault="00E60591" w:rsidP="00E60591">
            <w:pPr>
              <w:pStyle w:val="EngHang"/>
            </w:pPr>
            <w:r>
              <w:t>O daughter of David,</w:t>
            </w:r>
          </w:p>
          <w:p w14:paraId="51976A9B" w14:textId="77777777" w:rsidR="00E60591" w:rsidRDefault="00E60591" w:rsidP="00E60591">
            <w:pPr>
              <w:pStyle w:val="EngHangEnd"/>
              <w:ind w:left="0" w:firstLine="0"/>
            </w:pPr>
            <w:r>
              <w:t>O precious stone.</w:t>
            </w:r>
          </w:p>
        </w:tc>
      </w:tr>
      <w:tr w:rsidR="00E60591" w14:paraId="35DB72DB" w14:textId="77777777" w:rsidTr="00E60591">
        <w:trPr>
          <w:cantSplit/>
        </w:trPr>
        <w:tc>
          <w:tcPr>
            <w:tcW w:w="288" w:type="dxa"/>
          </w:tcPr>
          <w:p w14:paraId="43AE45EE" w14:textId="77777777" w:rsidR="00E60591" w:rsidRDefault="00E60591" w:rsidP="00E60591">
            <w:pPr>
              <w:pStyle w:val="CopticCross"/>
            </w:pPr>
            <w:r>
              <w:lastRenderedPageBreak/>
              <w:t>¿</w:t>
            </w:r>
          </w:p>
        </w:tc>
        <w:tc>
          <w:tcPr>
            <w:tcW w:w="3960" w:type="dxa"/>
          </w:tcPr>
          <w:p w14:paraId="0FBD996D" w14:textId="77777777" w:rsidR="00E60591" w:rsidRDefault="00E60591" w:rsidP="00E60591">
            <w:pPr>
              <w:pStyle w:val="EngHang"/>
            </w:pPr>
            <w:r>
              <w:t>You held the worshipped,</w:t>
            </w:r>
          </w:p>
          <w:p w14:paraId="77B39587" w14:textId="77777777" w:rsidR="00E60591" w:rsidRDefault="00E60591" w:rsidP="00E60591">
            <w:pPr>
              <w:pStyle w:val="EngHang"/>
            </w:pPr>
            <w:r>
              <w:t>He appeared from you,</w:t>
            </w:r>
          </w:p>
          <w:p w14:paraId="3F7C5F51" w14:textId="77777777" w:rsidR="00E60591" w:rsidRDefault="00E60591" w:rsidP="00E60591">
            <w:pPr>
              <w:pStyle w:val="EngHang"/>
            </w:pPr>
            <w:r>
              <w:t>And freed those in bondage,</w:t>
            </w:r>
          </w:p>
          <w:p w14:paraId="21618942" w14:textId="77777777" w:rsidR="00E60591" w:rsidRDefault="00E60591" w:rsidP="00E60591">
            <w:pPr>
              <w:pStyle w:val="EngHangEnd"/>
            </w:pPr>
            <w:r>
              <w:t>Trampling down Satan.</w:t>
            </w:r>
          </w:p>
        </w:tc>
      </w:tr>
      <w:tr w:rsidR="00E60591" w14:paraId="62DDBDC1" w14:textId="77777777" w:rsidTr="00E60591">
        <w:trPr>
          <w:cantSplit/>
        </w:trPr>
        <w:tc>
          <w:tcPr>
            <w:tcW w:w="288" w:type="dxa"/>
          </w:tcPr>
          <w:p w14:paraId="3ED21925" w14:textId="77777777" w:rsidR="00E60591" w:rsidRDefault="00E60591" w:rsidP="00E60591">
            <w:pPr>
              <w:pStyle w:val="CopticCross"/>
            </w:pPr>
          </w:p>
        </w:tc>
        <w:tc>
          <w:tcPr>
            <w:tcW w:w="3960" w:type="dxa"/>
          </w:tcPr>
          <w:p w14:paraId="1D1B7543" w14:textId="77777777" w:rsidR="00E60591" w:rsidRDefault="00E60591" w:rsidP="00E60591">
            <w:pPr>
              <w:pStyle w:val="EngHang"/>
            </w:pPr>
            <w:r>
              <w:t>You are the censer,</w:t>
            </w:r>
          </w:p>
          <w:p w14:paraId="416E567E" w14:textId="77777777" w:rsidR="00E60591" w:rsidRDefault="00E60591" w:rsidP="00E60591">
            <w:pPr>
              <w:pStyle w:val="EngHang"/>
            </w:pPr>
            <w:r>
              <w:t>The aroma of your incense spread,</w:t>
            </w:r>
          </w:p>
          <w:p w14:paraId="40F900BB" w14:textId="77777777" w:rsidR="00E60591" w:rsidRDefault="00E60591" w:rsidP="00E60591">
            <w:pPr>
              <w:pStyle w:val="EngHang"/>
            </w:pPr>
            <w:r>
              <w:t>And filled the whole earth;</w:t>
            </w:r>
          </w:p>
          <w:p w14:paraId="2B9DE16C" w14:textId="77777777" w:rsidR="00E60591" w:rsidRDefault="00E60591" w:rsidP="00E60591">
            <w:pPr>
              <w:pStyle w:val="EngHangEnd"/>
              <w:ind w:left="0" w:firstLine="0"/>
            </w:pPr>
            <w:r>
              <w:t>We received joy through you.</w:t>
            </w:r>
          </w:p>
        </w:tc>
      </w:tr>
      <w:tr w:rsidR="00E60591" w14:paraId="38E31F5D" w14:textId="77777777" w:rsidTr="00E60591">
        <w:trPr>
          <w:cantSplit/>
        </w:trPr>
        <w:tc>
          <w:tcPr>
            <w:tcW w:w="288" w:type="dxa"/>
          </w:tcPr>
          <w:p w14:paraId="6FC586ED" w14:textId="77777777" w:rsidR="00E60591" w:rsidRDefault="00E60591" w:rsidP="00E60591">
            <w:pPr>
              <w:pStyle w:val="CopticCross"/>
            </w:pPr>
            <w:r>
              <w:t>¿</w:t>
            </w:r>
          </w:p>
        </w:tc>
        <w:tc>
          <w:tcPr>
            <w:tcW w:w="3960" w:type="dxa"/>
          </w:tcPr>
          <w:p w14:paraId="07D62EEF" w14:textId="77777777" w:rsidR="00E60591" w:rsidRDefault="00E60591" w:rsidP="00E60591">
            <w:pPr>
              <w:pStyle w:val="EngHang"/>
            </w:pPr>
            <w:r>
              <w:t>We offer you praise,</w:t>
            </w:r>
          </w:p>
          <w:p w14:paraId="3ED32B9D" w14:textId="77777777" w:rsidR="00E60591" w:rsidRDefault="00E60591" w:rsidP="00E60591">
            <w:pPr>
              <w:pStyle w:val="EngHang"/>
            </w:pPr>
            <w:r>
              <w:t>In the evening and the morning,</w:t>
            </w:r>
          </w:p>
          <w:p w14:paraId="463D06FE" w14:textId="77777777" w:rsidR="00E60591" w:rsidRDefault="00E60591" w:rsidP="00E60591">
            <w:pPr>
              <w:pStyle w:val="EngHang"/>
            </w:pPr>
            <w:r>
              <w:t>O piller of faith</w:t>
            </w:r>
          </w:p>
          <w:p w14:paraId="2E4219C3" w14:textId="77777777" w:rsidR="00E60591" w:rsidRDefault="00E60591" w:rsidP="00E60591">
            <w:pPr>
              <w:pStyle w:val="EngHangEnd"/>
            </w:pPr>
            <w:r>
              <w:t>To the Orthodox people.</w:t>
            </w:r>
          </w:p>
        </w:tc>
      </w:tr>
      <w:tr w:rsidR="00E60591" w14:paraId="383E9780" w14:textId="77777777" w:rsidTr="00E60591">
        <w:trPr>
          <w:cantSplit/>
        </w:trPr>
        <w:tc>
          <w:tcPr>
            <w:tcW w:w="288" w:type="dxa"/>
          </w:tcPr>
          <w:p w14:paraId="7C36FE3C" w14:textId="77777777" w:rsidR="00E60591" w:rsidRDefault="00E60591" w:rsidP="00E60591">
            <w:pPr>
              <w:pStyle w:val="CopticCross"/>
            </w:pPr>
          </w:p>
        </w:tc>
        <w:tc>
          <w:tcPr>
            <w:tcW w:w="3960" w:type="dxa"/>
          </w:tcPr>
          <w:p w14:paraId="64C440A0" w14:textId="77777777" w:rsidR="00E60591" w:rsidRDefault="00E60591" w:rsidP="00E60591">
            <w:pPr>
              <w:pStyle w:val="EngHang"/>
            </w:pPr>
            <w:r>
              <w:t>Solomon spoke of you,</w:t>
            </w:r>
          </w:p>
          <w:p w14:paraId="57F02BA4" w14:textId="77777777" w:rsidR="00E60591" w:rsidRDefault="00E60591" w:rsidP="00E60591">
            <w:pPr>
              <w:pStyle w:val="EngHang"/>
            </w:pPr>
            <w:r>
              <w:t>In the Song of Songs,</w:t>
            </w:r>
          </w:p>
          <w:p w14:paraId="33C71389" w14:textId="77777777" w:rsidR="00E60591" w:rsidRDefault="00E60591" w:rsidP="00E60591">
            <w:pPr>
              <w:pStyle w:val="EngHang"/>
            </w:pPr>
            <w:r>
              <w:t>“My sister and my spouse,</w:t>
            </w:r>
          </w:p>
          <w:p w14:paraId="77454A41" w14:textId="77777777" w:rsidR="00E60591" w:rsidRDefault="00E60591" w:rsidP="00E60591">
            <w:pPr>
              <w:pStyle w:val="EngHangEnd"/>
            </w:pPr>
            <w:r>
              <w:t>The Lord favoured you</w:t>
            </w:r>
          </w:p>
        </w:tc>
      </w:tr>
      <w:tr w:rsidR="00E60591" w14:paraId="41602283" w14:textId="77777777" w:rsidTr="00E60591">
        <w:trPr>
          <w:cantSplit/>
        </w:trPr>
        <w:tc>
          <w:tcPr>
            <w:tcW w:w="288" w:type="dxa"/>
          </w:tcPr>
          <w:p w14:paraId="5446D4F4" w14:textId="77777777" w:rsidR="00E60591" w:rsidRDefault="00E60591" w:rsidP="00E60591">
            <w:pPr>
              <w:pStyle w:val="CopticCross"/>
            </w:pPr>
            <w:r>
              <w:t>¿</w:t>
            </w:r>
          </w:p>
        </w:tc>
        <w:tc>
          <w:tcPr>
            <w:tcW w:w="3960" w:type="dxa"/>
          </w:tcPr>
          <w:p w14:paraId="3C646B1C" w14:textId="77777777" w:rsidR="00E60591" w:rsidRDefault="00E60591" w:rsidP="00E60591">
            <w:pPr>
              <w:pStyle w:val="EngHang"/>
            </w:pPr>
            <w:r>
              <w:t>Your sweet aroma spread</w:t>
            </w:r>
          </w:p>
          <w:p w14:paraId="736DDC2C" w14:textId="77777777" w:rsidR="00E60591" w:rsidRDefault="00E60591" w:rsidP="00E60591">
            <w:pPr>
              <w:pStyle w:val="EngHang"/>
            </w:pPr>
            <w:r>
              <w:t>From the Ember and increased.”</w:t>
            </w:r>
          </w:p>
          <w:p w14:paraId="58A47D5E" w14:textId="77777777" w:rsidR="00E60591" w:rsidRDefault="00E60591" w:rsidP="00E60591">
            <w:pPr>
              <w:pStyle w:val="EngHang"/>
            </w:pPr>
            <w:r>
              <w:t>He gave types of you</w:t>
            </w:r>
          </w:p>
          <w:p w14:paraId="396A62E1" w14:textId="77777777" w:rsidR="00E60591" w:rsidRDefault="00E60591" w:rsidP="00E60591">
            <w:pPr>
              <w:pStyle w:val="EngHangEnd"/>
            </w:pPr>
            <w:r>
              <w:t>In many prophecies.</w:t>
            </w:r>
          </w:p>
        </w:tc>
      </w:tr>
      <w:tr w:rsidR="00E60591" w14:paraId="06FB20E7" w14:textId="77777777" w:rsidTr="00E60591">
        <w:trPr>
          <w:cantSplit/>
        </w:trPr>
        <w:tc>
          <w:tcPr>
            <w:tcW w:w="288" w:type="dxa"/>
          </w:tcPr>
          <w:p w14:paraId="2018CE17" w14:textId="77777777" w:rsidR="00E60591" w:rsidRDefault="00E60591" w:rsidP="00E60591">
            <w:pPr>
              <w:pStyle w:val="CopticCross"/>
            </w:pPr>
          </w:p>
        </w:tc>
        <w:tc>
          <w:tcPr>
            <w:tcW w:w="3960" w:type="dxa"/>
          </w:tcPr>
          <w:p w14:paraId="72A6FB4E" w14:textId="77777777" w:rsidR="00E60591" w:rsidRDefault="00E60591" w:rsidP="00E60591">
            <w:pPr>
              <w:pStyle w:val="EngHang"/>
            </w:pPr>
            <w:r>
              <w:t>You are blessed, O Mary,</w:t>
            </w:r>
          </w:p>
          <w:p w14:paraId="0B03CCF6" w14:textId="77777777" w:rsidR="00E60591" w:rsidRDefault="00E60591" w:rsidP="00E60591">
            <w:pPr>
              <w:pStyle w:val="EngHang"/>
            </w:pPr>
            <w:r>
              <w:t>O Mother of Jesus Christ,</w:t>
            </w:r>
          </w:p>
          <w:p w14:paraId="2BDAA2F4" w14:textId="77777777" w:rsidR="00E60591" w:rsidRDefault="00E60591" w:rsidP="00E60591">
            <w:pPr>
              <w:pStyle w:val="EngHang"/>
            </w:pPr>
            <w:r>
              <w:t>O pure Sanctuary,</w:t>
            </w:r>
          </w:p>
          <w:p w14:paraId="7DAA3D35" w14:textId="77777777" w:rsidR="00E60591" w:rsidRDefault="00E60591" w:rsidP="00E60591">
            <w:pPr>
              <w:pStyle w:val="EngHangEnd"/>
            </w:pPr>
            <w:r>
              <w:t>O shelter of the Holy One.</w:t>
            </w:r>
          </w:p>
        </w:tc>
      </w:tr>
      <w:tr w:rsidR="00E60591" w14:paraId="7C053D99" w14:textId="77777777" w:rsidTr="00E60591">
        <w:trPr>
          <w:cantSplit/>
        </w:trPr>
        <w:tc>
          <w:tcPr>
            <w:tcW w:w="288" w:type="dxa"/>
          </w:tcPr>
          <w:p w14:paraId="6B2A0120" w14:textId="77777777" w:rsidR="00E60591" w:rsidRDefault="00E60591" w:rsidP="00E60591">
            <w:pPr>
              <w:pStyle w:val="CopticCross"/>
            </w:pPr>
            <w:r>
              <w:t>¿</w:t>
            </w:r>
          </w:p>
        </w:tc>
        <w:tc>
          <w:tcPr>
            <w:tcW w:w="3960" w:type="dxa"/>
          </w:tcPr>
          <w:p w14:paraId="457A2634" w14:textId="77777777" w:rsidR="00E60591" w:rsidRDefault="00E60591" w:rsidP="00E60591">
            <w:pPr>
              <w:pStyle w:val="EngHang"/>
            </w:pPr>
            <w:r>
              <w:t>Protect your Son’s people,</w:t>
            </w:r>
          </w:p>
          <w:p w14:paraId="7A188336" w14:textId="77777777" w:rsidR="00E60591" w:rsidRDefault="00E60591" w:rsidP="00E60591">
            <w:pPr>
              <w:pStyle w:val="EngHang"/>
            </w:pPr>
            <w:r>
              <w:t>The Deacons and the Presbyters,</w:t>
            </w:r>
          </w:p>
          <w:p w14:paraId="196EA528" w14:textId="77777777" w:rsidR="00E60591" w:rsidRDefault="00E60591" w:rsidP="00E60591">
            <w:pPr>
              <w:pStyle w:val="EngHang"/>
            </w:pPr>
            <w:r>
              <w:t>And all the people,</w:t>
            </w:r>
          </w:p>
          <w:p w14:paraId="44C2B0CB" w14:textId="77777777" w:rsidR="00E60591" w:rsidRDefault="00E60591" w:rsidP="00E60591">
            <w:pPr>
              <w:pStyle w:val="EngHangEnd"/>
            </w:pPr>
            <w:r>
              <w:t>All those assembled together.</w:t>
            </w:r>
          </w:p>
        </w:tc>
      </w:tr>
      <w:tr w:rsidR="00E60591" w14:paraId="5E669BFE" w14:textId="77777777" w:rsidTr="00E60591">
        <w:trPr>
          <w:cantSplit/>
        </w:trPr>
        <w:tc>
          <w:tcPr>
            <w:tcW w:w="288" w:type="dxa"/>
          </w:tcPr>
          <w:p w14:paraId="70191F53" w14:textId="77777777" w:rsidR="00E60591" w:rsidRDefault="00E60591" w:rsidP="00E60591">
            <w:pPr>
              <w:pStyle w:val="CopticCross"/>
            </w:pPr>
          </w:p>
        </w:tc>
        <w:tc>
          <w:tcPr>
            <w:tcW w:w="3960" w:type="dxa"/>
          </w:tcPr>
          <w:p w14:paraId="0ED3A007" w14:textId="77777777" w:rsidR="00E60591" w:rsidRDefault="00E60591" w:rsidP="00E60591">
            <w:pPr>
              <w:pStyle w:val="EngHang"/>
            </w:pPr>
            <w:r>
              <w:t>Hail to you, O Mary,</w:t>
            </w:r>
          </w:p>
          <w:p w14:paraId="67AEDD2B" w14:textId="77777777" w:rsidR="00E60591" w:rsidRDefault="00E60591" w:rsidP="00E60591">
            <w:pPr>
              <w:pStyle w:val="EngHang"/>
            </w:pPr>
            <w:r>
              <w:t>O sanctuary of protection,</w:t>
            </w:r>
          </w:p>
          <w:p w14:paraId="3A67B667" w14:textId="77777777" w:rsidR="00E60591" w:rsidRDefault="00E60591" w:rsidP="00E60591">
            <w:pPr>
              <w:pStyle w:val="EngHang"/>
            </w:pPr>
            <w:r>
              <w:t>Your Light dawned upon us,</w:t>
            </w:r>
          </w:p>
          <w:p w14:paraId="37CD69F5" w14:textId="77777777" w:rsidR="00E60591" w:rsidRDefault="00E60591" w:rsidP="00E60591">
            <w:pPr>
              <w:pStyle w:val="EngHangEnd"/>
            </w:pPr>
            <w:r>
              <w:t>And filled the whole earth.</w:t>
            </w:r>
          </w:p>
        </w:tc>
      </w:tr>
      <w:tr w:rsidR="00E60591" w14:paraId="11E114DF" w14:textId="77777777" w:rsidTr="00E60591">
        <w:trPr>
          <w:cantSplit/>
        </w:trPr>
        <w:tc>
          <w:tcPr>
            <w:tcW w:w="288" w:type="dxa"/>
          </w:tcPr>
          <w:p w14:paraId="217B3DC3" w14:textId="77777777" w:rsidR="00E60591" w:rsidRDefault="00E60591" w:rsidP="00E60591">
            <w:pPr>
              <w:pStyle w:val="CopticCross"/>
            </w:pPr>
            <w:r>
              <w:t>¿</w:t>
            </w:r>
          </w:p>
        </w:tc>
        <w:tc>
          <w:tcPr>
            <w:tcW w:w="3960" w:type="dxa"/>
          </w:tcPr>
          <w:p w14:paraId="0FFD1731" w14:textId="77777777" w:rsidR="00E60591" w:rsidRDefault="00E60591" w:rsidP="00E60591">
            <w:pPr>
              <w:pStyle w:val="EngHang"/>
            </w:pPr>
            <w:r>
              <w:t>You held the Creator,</w:t>
            </w:r>
          </w:p>
          <w:p w14:paraId="7B6F72DC" w14:textId="77777777" w:rsidR="00E60591" w:rsidRDefault="00E60591" w:rsidP="00E60591">
            <w:pPr>
              <w:pStyle w:val="EngHang"/>
            </w:pPr>
            <w:r>
              <w:t>The Son of God, the Judge,</w:t>
            </w:r>
          </w:p>
          <w:p w14:paraId="7D966DBC" w14:textId="77777777" w:rsidR="00E60591" w:rsidRDefault="00E60591" w:rsidP="00E60591">
            <w:pPr>
              <w:pStyle w:val="EngHang"/>
            </w:pPr>
            <w:r>
              <w:t>You gave brith to a true Man,</w:t>
            </w:r>
          </w:p>
          <w:p w14:paraId="0EFCC368" w14:textId="77777777" w:rsidR="00E60591" w:rsidRDefault="00E60591" w:rsidP="00E60591">
            <w:pPr>
              <w:pStyle w:val="EngHangEnd"/>
            </w:pPr>
            <w:r>
              <w:t>United to true Divinity.</w:t>
            </w:r>
          </w:p>
        </w:tc>
      </w:tr>
      <w:tr w:rsidR="00E60591" w14:paraId="47B41D8A" w14:textId="77777777" w:rsidTr="00E60591">
        <w:trPr>
          <w:cantSplit/>
        </w:trPr>
        <w:tc>
          <w:tcPr>
            <w:tcW w:w="288" w:type="dxa"/>
          </w:tcPr>
          <w:p w14:paraId="02EA694F" w14:textId="77777777" w:rsidR="00E60591" w:rsidRDefault="00E60591" w:rsidP="00E60591">
            <w:pPr>
              <w:pStyle w:val="CopticCross"/>
            </w:pPr>
          </w:p>
        </w:tc>
        <w:tc>
          <w:tcPr>
            <w:tcW w:w="3960" w:type="dxa"/>
          </w:tcPr>
          <w:p w14:paraId="75D6BB4F" w14:textId="77777777" w:rsidR="00E60591" w:rsidRDefault="00E60591" w:rsidP="00E60591">
            <w:pPr>
              <w:pStyle w:val="EngHang"/>
            </w:pPr>
            <w:r>
              <w:t>Hail to you O Mary,</w:t>
            </w:r>
          </w:p>
          <w:p w14:paraId="49DCCE12" w14:textId="77777777" w:rsidR="00E60591" w:rsidRDefault="00E60591" w:rsidP="00E60591">
            <w:pPr>
              <w:pStyle w:val="EngHang"/>
            </w:pPr>
            <w:r>
              <w:t>O full of grace,</w:t>
            </w:r>
          </w:p>
          <w:p w14:paraId="36DA6992" w14:textId="77777777" w:rsidR="00E60591" w:rsidRDefault="00E60591" w:rsidP="00E60591">
            <w:pPr>
              <w:pStyle w:val="EngHang"/>
            </w:pPr>
            <w:r>
              <w:t>You are surrounded in light,</w:t>
            </w:r>
          </w:p>
          <w:p w14:paraId="7410E87E" w14:textId="77777777" w:rsidR="00E60591" w:rsidRDefault="00E60591" w:rsidP="00E60591">
            <w:pPr>
              <w:pStyle w:val="EngHangEnd"/>
            </w:pPr>
            <w:r>
              <w:t>O Mother of the Merfciful.</w:t>
            </w:r>
          </w:p>
        </w:tc>
      </w:tr>
      <w:tr w:rsidR="00E60591" w14:paraId="0E59EAEE" w14:textId="77777777" w:rsidTr="00E60591">
        <w:trPr>
          <w:cantSplit/>
        </w:trPr>
        <w:tc>
          <w:tcPr>
            <w:tcW w:w="288" w:type="dxa"/>
          </w:tcPr>
          <w:p w14:paraId="63DE0309" w14:textId="77777777" w:rsidR="00E60591" w:rsidRDefault="00E60591" w:rsidP="00E60591">
            <w:pPr>
              <w:pStyle w:val="CopticCross"/>
            </w:pPr>
            <w:r>
              <w:t>¿</w:t>
            </w:r>
          </w:p>
        </w:tc>
        <w:tc>
          <w:tcPr>
            <w:tcW w:w="3960" w:type="dxa"/>
          </w:tcPr>
          <w:p w14:paraId="57274A2F" w14:textId="77777777" w:rsidR="00E60591" w:rsidRDefault="00E60591" w:rsidP="00E60591">
            <w:pPr>
              <w:pStyle w:val="EngHang"/>
            </w:pPr>
            <w:r>
              <w:t>Intercede for us</w:t>
            </w:r>
          </w:p>
          <w:p w14:paraId="1955C5B8" w14:textId="77777777" w:rsidR="00E60591" w:rsidRDefault="00E60591" w:rsidP="00E60591">
            <w:pPr>
              <w:pStyle w:val="EngHang"/>
            </w:pPr>
            <w:r>
              <w:t>On judgment day,</w:t>
            </w:r>
          </w:p>
          <w:p w14:paraId="0A8ED2C1" w14:textId="77777777" w:rsidR="00E60591" w:rsidRDefault="00E60591" w:rsidP="00E60591">
            <w:pPr>
              <w:pStyle w:val="EngHang"/>
            </w:pPr>
            <w:r>
              <w:t>Before Your Son, who saved us,</w:t>
            </w:r>
          </w:p>
          <w:p w14:paraId="2437DE5A" w14:textId="77777777" w:rsidR="00E60591" w:rsidRDefault="00E60591" w:rsidP="00E60591">
            <w:pPr>
              <w:pStyle w:val="EngHangEnd"/>
            </w:pPr>
            <w:r>
              <w:t>O Daughter of Zion.</w:t>
            </w:r>
          </w:p>
        </w:tc>
      </w:tr>
    </w:tbl>
    <w:p w14:paraId="2A9663D6" w14:textId="77777777" w:rsidR="00E60591" w:rsidRDefault="00E60591" w:rsidP="00E60591">
      <w:pPr>
        <w:pStyle w:val="Heading3"/>
      </w:pPr>
      <w:bookmarkStart w:id="1137" w:name="_Toc479145661"/>
      <w:r>
        <w:t>Interpretation on (After) the Sunday Theotokia Part 7 (modern)</w:t>
      </w:r>
      <w:bookmarkEnd w:id="1137"/>
    </w:p>
    <w:p w14:paraId="6680C522" w14:textId="77777777" w:rsidR="00E60591" w:rsidRPr="007A5907" w:rsidRDefault="00E60591" w:rsidP="00E6059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7103C18" w14:textId="77777777" w:rsidTr="00E60591">
        <w:trPr>
          <w:cantSplit/>
        </w:trPr>
        <w:tc>
          <w:tcPr>
            <w:tcW w:w="288" w:type="dxa"/>
          </w:tcPr>
          <w:p w14:paraId="7517929F" w14:textId="77777777" w:rsidR="00E60591" w:rsidRDefault="00E60591" w:rsidP="00E60591">
            <w:pPr>
              <w:pStyle w:val="CopticCross"/>
            </w:pPr>
          </w:p>
        </w:tc>
        <w:tc>
          <w:tcPr>
            <w:tcW w:w="3960" w:type="dxa"/>
          </w:tcPr>
          <w:p w14:paraId="2460E5D5" w14:textId="77777777" w:rsidR="00E60591" w:rsidRDefault="00E60591" w:rsidP="00E60591">
            <w:pPr>
              <w:pStyle w:val="EngHang"/>
            </w:pPr>
            <w:r>
              <w:t>O Theotokos, you are called</w:t>
            </w:r>
          </w:p>
          <w:p w14:paraId="345DF0D3" w14:textId="77777777" w:rsidR="00E60591" w:rsidRDefault="00E60591" w:rsidP="00E60591">
            <w:pPr>
              <w:pStyle w:val="EngHang"/>
            </w:pPr>
            <w:r>
              <w:t>The daughter of Joachim.</w:t>
            </w:r>
          </w:p>
          <w:p w14:paraId="12EC9D55" w14:textId="77777777" w:rsidR="00E60591" w:rsidRDefault="00E60591" w:rsidP="00E60591">
            <w:pPr>
              <w:pStyle w:val="EngHang"/>
            </w:pPr>
            <w:r>
              <w:t>You became the highest heaven,</w:t>
            </w:r>
          </w:p>
          <w:p w14:paraId="1A5C6EB8" w14:textId="77777777" w:rsidR="00E60591" w:rsidRDefault="00E60591" w:rsidP="00E60591">
            <w:pPr>
              <w:pStyle w:val="EngHangEnd"/>
            </w:pPr>
            <w:r>
              <w:t>And are above the Cherubim.”</w:t>
            </w:r>
          </w:p>
        </w:tc>
      </w:tr>
      <w:tr w:rsidR="00E60591" w14:paraId="315FEC32" w14:textId="77777777" w:rsidTr="00E60591">
        <w:trPr>
          <w:cantSplit/>
        </w:trPr>
        <w:tc>
          <w:tcPr>
            <w:tcW w:w="288" w:type="dxa"/>
          </w:tcPr>
          <w:p w14:paraId="74DE47D9" w14:textId="77777777" w:rsidR="00E60591" w:rsidRPr="001E2E1C" w:rsidRDefault="00E60591" w:rsidP="00E60591">
            <w:pPr>
              <w:pStyle w:val="CopticCross"/>
            </w:pPr>
            <w:r>
              <w:t>¿</w:t>
            </w:r>
          </w:p>
        </w:tc>
        <w:tc>
          <w:tcPr>
            <w:tcW w:w="3960" w:type="dxa"/>
          </w:tcPr>
          <w:p w14:paraId="0E773597" w14:textId="77777777" w:rsidR="00E60591" w:rsidRDefault="00E60591" w:rsidP="00E60591">
            <w:pPr>
              <w:pStyle w:val="EngHang"/>
            </w:pPr>
            <w:r>
              <w:t>The Fountain of Life came from You,</w:t>
            </w:r>
          </w:p>
          <w:p w14:paraId="0E4F88BF" w14:textId="77777777" w:rsidR="00E60591" w:rsidRDefault="00E60591" w:rsidP="00E60591">
            <w:pPr>
              <w:pStyle w:val="EngHang"/>
            </w:pPr>
            <w:r>
              <w:t>And healed all the sick;</w:t>
            </w:r>
          </w:p>
          <w:p w14:paraId="1C3DC548" w14:textId="77777777" w:rsidR="00E60591" w:rsidRDefault="00E60591" w:rsidP="00E60591">
            <w:pPr>
              <w:pStyle w:val="EngHang"/>
            </w:pPr>
            <w:r>
              <w:t>He restored the lost sheep</w:t>
            </w:r>
          </w:p>
          <w:p w14:paraId="08C60FFC" w14:textId="77777777" w:rsidR="00E60591" w:rsidRDefault="00E60591" w:rsidP="00E60591">
            <w:pPr>
              <w:pStyle w:val="EngHangEnd"/>
            </w:pPr>
            <w:r>
              <w:t>To the Paradise of Joy.</w:t>
            </w:r>
          </w:p>
        </w:tc>
      </w:tr>
      <w:tr w:rsidR="00E60591" w14:paraId="3ACD8750" w14:textId="77777777" w:rsidTr="00E60591">
        <w:trPr>
          <w:cantSplit/>
        </w:trPr>
        <w:tc>
          <w:tcPr>
            <w:tcW w:w="288" w:type="dxa"/>
          </w:tcPr>
          <w:p w14:paraId="47F5161A" w14:textId="77777777" w:rsidR="00E60591" w:rsidRDefault="00E60591" w:rsidP="00E60591">
            <w:pPr>
              <w:pStyle w:val="CopticCross"/>
            </w:pPr>
          </w:p>
        </w:tc>
        <w:tc>
          <w:tcPr>
            <w:tcW w:w="3960" w:type="dxa"/>
          </w:tcPr>
          <w:p w14:paraId="205DB86B" w14:textId="77777777" w:rsidR="00E60591" w:rsidRDefault="00E60591" w:rsidP="00E60591">
            <w:pPr>
              <w:pStyle w:val="EngHang"/>
            </w:pPr>
            <w:r>
              <w:t>You are the Sanctuary of Moses,</w:t>
            </w:r>
          </w:p>
          <w:p w14:paraId="46789399" w14:textId="77777777" w:rsidR="00E60591" w:rsidRDefault="00E60591" w:rsidP="00E60591">
            <w:pPr>
              <w:pStyle w:val="EngHang"/>
            </w:pPr>
            <w:r>
              <w:t>Which is filled with Light.</w:t>
            </w:r>
          </w:p>
          <w:p w14:paraId="1AC32D4D" w14:textId="77777777" w:rsidR="00E60591" w:rsidRDefault="00E60591" w:rsidP="00E60591">
            <w:pPr>
              <w:pStyle w:val="EngHang"/>
            </w:pPr>
            <w:r>
              <w:t>You are the Ark of the Covenant,</w:t>
            </w:r>
          </w:p>
          <w:p w14:paraId="4CAD98D8" w14:textId="77777777" w:rsidR="00E60591" w:rsidRDefault="00E60591" w:rsidP="00E60591">
            <w:pPr>
              <w:pStyle w:val="EngHangEnd"/>
            </w:pPr>
            <w:r>
              <w:t>Containing the Mysteries.</w:t>
            </w:r>
          </w:p>
        </w:tc>
      </w:tr>
      <w:tr w:rsidR="00E60591" w14:paraId="3C109F61" w14:textId="77777777" w:rsidTr="00E60591">
        <w:trPr>
          <w:cantSplit/>
        </w:trPr>
        <w:tc>
          <w:tcPr>
            <w:tcW w:w="288" w:type="dxa"/>
          </w:tcPr>
          <w:p w14:paraId="79CCD0AA" w14:textId="77777777" w:rsidR="00E60591" w:rsidRDefault="00E60591" w:rsidP="00E60591">
            <w:pPr>
              <w:pStyle w:val="CopticCross"/>
            </w:pPr>
            <w:r>
              <w:t>¿</w:t>
            </w:r>
          </w:p>
        </w:tc>
        <w:tc>
          <w:tcPr>
            <w:tcW w:w="3960" w:type="dxa"/>
          </w:tcPr>
          <w:p w14:paraId="416E0A56" w14:textId="77777777" w:rsidR="00E60591" w:rsidRDefault="00E60591" w:rsidP="00E60591">
            <w:pPr>
              <w:pStyle w:val="EngHang"/>
            </w:pPr>
            <w:r>
              <w:t>O fragrent incense,</w:t>
            </w:r>
          </w:p>
          <w:p w14:paraId="358F5365" w14:textId="77777777" w:rsidR="00E60591" w:rsidRDefault="00E60591" w:rsidP="00E60591">
            <w:pPr>
              <w:pStyle w:val="EngHang"/>
            </w:pPr>
            <w:r>
              <w:t>Your aroma filled the earth;</w:t>
            </w:r>
          </w:p>
          <w:p w14:paraId="567F0E79" w14:textId="77777777" w:rsidR="00E60591" w:rsidRDefault="00E60591" w:rsidP="00E60591">
            <w:pPr>
              <w:pStyle w:val="EngHang"/>
            </w:pPr>
            <w:r>
              <w:t>O precious treasure,</w:t>
            </w:r>
          </w:p>
          <w:p w14:paraId="635B2E6B" w14:textId="77777777" w:rsidR="00E60591" w:rsidRDefault="00E60591" w:rsidP="00E60591">
            <w:pPr>
              <w:pStyle w:val="EngHangEnd"/>
            </w:pPr>
            <w:r>
              <w:t>O rod of Aaron,</w:t>
            </w:r>
          </w:p>
        </w:tc>
      </w:tr>
      <w:tr w:rsidR="00E60591" w14:paraId="2E4A9FC4" w14:textId="77777777" w:rsidTr="00E60591">
        <w:trPr>
          <w:cantSplit/>
        </w:trPr>
        <w:tc>
          <w:tcPr>
            <w:tcW w:w="288" w:type="dxa"/>
          </w:tcPr>
          <w:p w14:paraId="64BF2447" w14:textId="77777777" w:rsidR="00E60591" w:rsidRDefault="00E60591" w:rsidP="00E60591">
            <w:pPr>
              <w:pStyle w:val="CopticCross"/>
            </w:pPr>
          </w:p>
        </w:tc>
        <w:tc>
          <w:tcPr>
            <w:tcW w:w="3960" w:type="dxa"/>
          </w:tcPr>
          <w:p w14:paraId="13DFA20B" w14:textId="77777777" w:rsidR="00E60591" w:rsidRDefault="00E60591" w:rsidP="00E60591">
            <w:pPr>
              <w:pStyle w:val="EngHang"/>
            </w:pPr>
            <w:r>
              <w:t>O golden vessel,</w:t>
            </w:r>
          </w:p>
          <w:p w14:paraId="05584934" w14:textId="77777777" w:rsidR="00E60591" w:rsidRDefault="00E60591" w:rsidP="00E60591">
            <w:pPr>
              <w:pStyle w:val="EngHang"/>
            </w:pPr>
            <w:r>
              <w:t>Bearing the hidden Manna,</w:t>
            </w:r>
          </w:p>
          <w:p w14:paraId="26FD1520" w14:textId="77777777" w:rsidR="00E60591" w:rsidRDefault="00E60591" w:rsidP="00E60591">
            <w:pPr>
              <w:pStyle w:val="EngHang"/>
            </w:pPr>
            <w:r>
              <w:t>O pure Sanctuary,</w:t>
            </w:r>
          </w:p>
          <w:p w14:paraId="5620402B" w14:textId="77777777" w:rsidR="00E60591" w:rsidRDefault="00E60591" w:rsidP="00E60591">
            <w:pPr>
              <w:pStyle w:val="EngHangEnd"/>
              <w:ind w:left="0" w:firstLine="0"/>
            </w:pPr>
            <w:r>
              <w:t>Where God was delighted to dwell.</w:t>
            </w:r>
          </w:p>
        </w:tc>
      </w:tr>
      <w:tr w:rsidR="00E60591" w14:paraId="09B5B05F" w14:textId="77777777" w:rsidTr="00E60591">
        <w:trPr>
          <w:cantSplit/>
        </w:trPr>
        <w:tc>
          <w:tcPr>
            <w:tcW w:w="288" w:type="dxa"/>
          </w:tcPr>
          <w:p w14:paraId="7FDFFC7D" w14:textId="77777777" w:rsidR="00E60591" w:rsidRDefault="00E60591" w:rsidP="00E60591">
            <w:pPr>
              <w:pStyle w:val="CopticCross"/>
            </w:pPr>
            <w:r>
              <w:t>¿</w:t>
            </w:r>
          </w:p>
        </w:tc>
        <w:tc>
          <w:tcPr>
            <w:tcW w:w="3960" w:type="dxa"/>
          </w:tcPr>
          <w:p w14:paraId="4EE642E4" w14:textId="77777777" w:rsidR="00E60591" w:rsidRDefault="00E60591" w:rsidP="00E60591">
            <w:pPr>
              <w:pStyle w:val="EngHang"/>
            </w:pPr>
            <w:r>
              <w:t>He who believes in Him</w:t>
            </w:r>
          </w:p>
          <w:p w14:paraId="72A10BDA" w14:textId="77777777" w:rsidR="00E60591" w:rsidRDefault="00E60591" w:rsidP="00E60591">
            <w:pPr>
              <w:pStyle w:val="EngHang"/>
            </w:pPr>
            <w:r>
              <w:t>Will live after death.</w:t>
            </w:r>
          </w:p>
          <w:p w14:paraId="2750A109" w14:textId="77777777" w:rsidR="00E60591" w:rsidRDefault="00E60591" w:rsidP="00E60591">
            <w:pPr>
              <w:pStyle w:val="EngHang"/>
            </w:pPr>
            <w:r>
              <w:t>O pure altar,</w:t>
            </w:r>
          </w:p>
          <w:p w14:paraId="5B3E8D0A" w14:textId="77777777" w:rsidR="00E60591" w:rsidRDefault="00E60591" w:rsidP="00E60591">
            <w:pPr>
              <w:pStyle w:val="EngHangEnd"/>
            </w:pPr>
            <w:r>
              <w:t>Bearing the hidden Mysteries.</w:t>
            </w:r>
          </w:p>
        </w:tc>
      </w:tr>
      <w:tr w:rsidR="00E60591" w14:paraId="7FCAE36E" w14:textId="77777777" w:rsidTr="00E60591">
        <w:trPr>
          <w:cantSplit/>
        </w:trPr>
        <w:tc>
          <w:tcPr>
            <w:tcW w:w="288" w:type="dxa"/>
          </w:tcPr>
          <w:p w14:paraId="1A3BEA08" w14:textId="77777777" w:rsidR="00E60591" w:rsidRDefault="00E60591" w:rsidP="00E60591">
            <w:pPr>
              <w:pStyle w:val="CopticCross"/>
            </w:pPr>
          </w:p>
        </w:tc>
        <w:tc>
          <w:tcPr>
            <w:tcW w:w="3960" w:type="dxa"/>
          </w:tcPr>
          <w:p w14:paraId="078DED42" w14:textId="77777777" w:rsidR="00E60591" w:rsidRDefault="00E60591" w:rsidP="00E60591">
            <w:pPr>
              <w:pStyle w:val="EngHang"/>
            </w:pPr>
            <w:r>
              <w:t>Hail to you O Mary,</w:t>
            </w:r>
          </w:p>
          <w:p w14:paraId="6AD3A0DD" w14:textId="77777777" w:rsidR="00E60591" w:rsidRDefault="00E60591" w:rsidP="00E60591">
            <w:pPr>
              <w:pStyle w:val="EngHang"/>
            </w:pPr>
            <w:r>
              <w:t>O favoured above all virgins,</w:t>
            </w:r>
          </w:p>
          <w:p w14:paraId="53CF3EB6" w14:textId="77777777" w:rsidR="00E60591" w:rsidRDefault="00E60591" w:rsidP="00E60591">
            <w:pPr>
              <w:pStyle w:val="EngHang"/>
            </w:pPr>
            <w:r>
              <w:t>The fathers called you</w:t>
            </w:r>
          </w:p>
          <w:p w14:paraId="50A5B2D8" w14:textId="77777777" w:rsidR="00E60591" w:rsidRDefault="00E60591" w:rsidP="00E60591">
            <w:pPr>
              <w:pStyle w:val="EngHangEnd"/>
              <w:ind w:left="0" w:firstLine="0"/>
            </w:pPr>
            <w:r>
              <w:t>“The golden lampstand”</w:t>
            </w:r>
          </w:p>
        </w:tc>
      </w:tr>
      <w:tr w:rsidR="00E60591" w14:paraId="42666BA5" w14:textId="77777777" w:rsidTr="00E60591">
        <w:trPr>
          <w:cantSplit/>
        </w:trPr>
        <w:tc>
          <w:tcPr>
            <w:tcW w:w="288" w:type="dxa"/>
          </w:tcPr>
          <w:p w14:paraId="2583E06F" w14:textId="77777777" w:rsidR="00E60591" w:rsidRDefault="00E60591" w:rsidP="00E60591">
            <w:pPr>
              <w:pStyle w:val="CopticCross"/>
            </w:pPr>
            <w:r>
              <w:t>¿</w:t>
            </w:r>
          </w:p>
        </w:tc>
        <w:tc>
          <w:tcPr>
            <w:tcW w:w="3960" w:type="dxa"/>
          </w:tcPr>
          <w:p w14:paraId="4F45C456" w14:textId="77777777" w:rsidR="00E60591" w:rsidRDefault="00E60591" w:rsidP="00E60591">
            <w:pPr>
              <w:pStyle w:val="EngHang"/>
            </w:pPr>
            <w:r>
              <w:t>Many spoke of you</w:t>
            </w:r>
          </w:p>
          <w:p w14:paraId="4289F20E" w14:textId="77777777" w:rsidR="00E60591" w:rsidRDefault="00E60591" w:rsidP="00E60591">
            <w:pPr>
              <w:pStyle w:val="EngHang"/>
            </w:pPr>
            <w:r>
              <w:t>With types and proverbs,</w:t>
            </w:r>
          </w:p>
          <w:p w14:paraId="4117E29F" w14:textId="77777777" w:rsidR="00E60591" w:rsidRDefault="00E60591" w:rsidP="00E60591">
            <w:pPr>
              <w:pStyle w:val="EngHang"/>
            </w:pPr>
            <w:r>
              <w:t>O aroma of the Ember</w:t>
            </w:r>
          </w:p>
          <w:p w14:paraId="4C5DB7F1" w14:textId="77777777" w:rsidR="00E60591" w:rsidRDefault="00E60591" w:rsidP="00E60591">
            <w:pPr>
              <w:pStyle w:val="EngHangEnd"/>
            </w:pPr>
            <w:r>
              <w:t>In the censer of Aaron.</w:t>
            </w:r>
          </w:p>
        </w:tc>
      </w:tr>
      <w:tr w:rsidR="00E60591" w14:paraId="40BFF60E" w14:textId="77777777" w:rsidTr="00E60591">
        <w:trPr>
          <w:cantSplit/>
        </w:trPr>
        <w:tc>
          <w:tcPr>
            <w:tcW w:w="288" w:type="dxa"/>
          </w:tcPr>
          <w:p w14:paraId="6E3C83A3" w14:textId="77777777" w:rsidR="00E60591" w:rsidRDefault="00E60591" w:rsidP="00E60591">
            <w:pPr>
              <w:pStyle w:val="CopticCross"/>
            </w:pPr>
          </w:p>
        </w:tc>
        <w:tc>
          <w:tcPr>
            <w:tcW w:w="3960" w:type="dxa"/>
          </w:tcPr>
          <w:p w14:paraId="2292F73B" w14:textId="77777777" w:rsidR="00E60591" w:rsidRDefault="00E60591" w:rsidP="00E60591">
            <w:pPr>
              <w:pStyle w:val="EngHang"/>
            </w:pPr>
            <w:r>
              <w:t>O Sanctuary and protection,</w:t>
            </w:r>
          </w:p>
          <w:p w14:paraId="7B236560" w14:textId="77777777" w:rsidR="00E60591" w:rsidRDefault="00E60591" w:rsidP="00E60591">
            <w:pPr>
              <w:pStyle w:val="EngHang"/>
            </w:pPr>
            <w:r>
              <w:t>O dwelling place of the Trinity,</w:t>
            </w:r>
          </w:p>
          <w:p w14:paraId="17F51701" w14:textId="77777777" w:rsidR="00E60591" w:rsidRDefault="00E60591" w:rsidP="00E60591">
            <w:pPr>
              <w:pStyle w:val="EngHang"/>
            </w:pPr>
            <w:r>
              <w:t>O Throne of God the Father,</w:t>
            </w:r>
          </w:p>
          <w:p w14:paraId="3080300B" w14:textId="77777777" w:rsidR="00E60591" w:rsidRDefault="00E60591" w:rsidP="00E60591">
            <w:pPr>
              <w:pStyle w:val="EngHangEnd"/>
            </w:pPr>
            <w:r>
              <w:t>The Lord of Hosts.</w:t>
            </w:r>
          </w:p>
        </w:tc>
      </w:tr>
      <w:tr w:rsidR="00E60591" w14:paraId="7B57A0F6" w14:textId="77777777" w:rsidTr="00E60591">
        <w:trPr>
          <w:cantSplit/>
        </w:trPr>
        <w:tc>
          <w:tcPr>
            <w:tcW w:w="288" w:type="dxa"/>
          </w:tcPr>
          <w:p w14:paraId="1F4F4BAF" w14:textId="77777777" w:rsidR="00E60591" w:rsidRDefault="00E60591" w:rsidP="00E60591">
            <w:pPr>
              <w:pStyle w:val="CopticCross"/>
            </w:pPr>
            <w:r>
              <w:lastRenderedPageBreak/>
              <w:t>¿</w:t>
            </w:r>
          </w:p>
        </w:tc>
        <w:tc>
          <w:tcPr>
            <w:tcW w:w="3960" w:type="dxa"/>
          </w:tcPr>
          <w:p w14:paraId="40172ED3" w14:textId="77777777" w:rsidR="00E60591" w:rsidRDefault="00E60591" w:rsidP="00E60591">
            <w:pPr>
              <w:pStyle w:val="EngHang"/>
            </w:pPr>
            <w:r>
              <w:t>Through you, O Mary, we received</w:t>
            </w:r>
          </w:p>
          <w:p w14:paraId="546C1B9C" w14:textId="77777777" w:rsidR="00E60591" w:rsidRDefault="00E60591" w:rsidP="00E60591">
            <w:pPr>
              <w:pStyle w:val="EngHang"/>
            </w:pPr>
            <w:r>
              <w:t>The Kingdom of Joy.</w:t>
            </w:r>
          </w:p>
          <w:p w14:paraId="526C0A09" w14:textId="77777777" w:rsidR="00E60591" w:rsidRDefault="00E60591" w:rsidP="00E60591">
            <w:pPr>
              <w:pStyle w:val="EngHang"/>
            </w:pPr>
            <w:r>
              <w:t>You are blessed O Mary,</w:t>
            </w:r>
          </w:p>
          <w:p w14:paraId="15C9D75C" w14:textId="77777777" w:rsidR="00E60591" w:rsidRDefault="00E60591" w:rsidP="00E60591">
            <w:pPr>
              <w:pStyle w:val="EngHangEnd"/>
            </w:pPr>
            <w:r>
              <w:t>The sister of Solomon.</w:t>
            </w:r>
          </w:p>
        </w:tc>
      </w:tr>
      <w:tr w:rsidR="00E60591" w14:paraId="4C05B7F8" w14:textId="77777777" w:rsidTr="00E60591">
        <w:trPr>
          <w:cantSplit/>
        </w:trPr>
        <w:tc>
          <w:tcPr>
            <w:tcW w:w="288" w:type="dxa"/>
          </w:tcPr>
          <w:p w14:paraId="6BC6F493" w14:textId="77777777" w:rsidR="00E60591" w:rsidRDefault="00E60591" w:rsidP="00E60591">
            <w:pPr>
              <w:pStyle w:val="CopticCross"/>
            </w:pPr>
          </w:p>
        </w:tc>
        <w:tc>
          <w:tcPr>
            <w:tcW w:w="3960" w:type="dxa"/>
          </w:tcPr>
          <w:p w14:paraId="4AA1AB4E" w14:textId="77777777" w:rsidR="00E60591" w:rsidRDefault="00E60591" w:rsidP="00E60591">
            <w:pPr>
              <w:pStyle w:val="EngHang"/>
            </w:pPr>
            <w:r>
              <w:t>Do not forget your servant,</w:t>
            </w:r>
          </w:p>
          <w:p w14:paraId="3735AB93" w14:textId="77777777" w:rsidR="00E60591" w:rsidRDefault="00E60591" w:rsidP="00E60591">
            <w:pPr>
              <w:pStyle w:val="EngHang"/>
            </w:pPr>
            <w:r>
              <w:t>For I am a poor sinner.</w:t>
            </w:r>
          </w:p>
          <w:p w14:paraId="2103F0E2" w14:textId="77777777" w:rsidR="00E60591" w:rsidRDefault="00E60591" w:rsidP="00E60591">
            <w:pPr>
              <w:pStyle w:val="EngHang"/>
            </w:pPr>
            <w:r>
              <w:t>I beg your intercessions</w:t>
            </w:r>
          </w:p>
          <w:p w14:paraId="2F3CD6B5" w14:textId="77777777" w:rsidR="00E60591" w:rsidRDefault="00E60591" w:rsidP="00E60591">
            <w:pPr>
              <w:pStyle w:val="EngHangEnd"/>
              <w:ind w:left="0" w:firstLine="0"/>
            </w:pPr>
            <w:r>
              <w:t>On Judgment Day,</w:t>
            </w:r>
          </w:p>
        </w:tc>
      </w:tr>
      <w:tr w:rsidR="00E60591" w14:paraId="26ED36DD" w14:textId="77777777" w:rsidTr="00E60591">
        <w:trPr>
          <w:cantSplit/>
        </w:trPr>
        <w:tc>
          <w:tcPr>
            <w:tcW w:w="288" w:type="dxa"/>
          </w:tcPr>
          <w:p w14:paraId="126F733F" w14:textId="77777777" w:rsidR="00E60591" w:rsidRDefault="00E60591" w:rsidP="00E60591">
            <w:pPr>
              <w:pStyle w:val="CopticCross"/>
            </w:pPr>
            <w:r>
              <w:t>¿</w:t>
            </w:r>
          </w:p>
        </w:tc>
        <w:tc>
          <w:tcPr>
            <w:tcW w:w="3960" w:type="dxa"/>
          </w:tcPr>
          <w:p w14:paraId="58A4FCAB" w14:textId="77777777" w:rsidR="00E60591" w:rsidRDefault="00E60591" w:rsidP="00E60591">
            <w:pPr>
              <w:pStyle w:val="EngHang"/>
            </w:pPr>
            <w:r>
              <w:t>Before Christ your son.</w:t>
            </w:r>
          </w:p>
          <w:p w14:paraId="4C7E2295" w14:textId="77777777" w:rsidR="00E60591" w:rsidRDefault="00E60591" w:rsidP="00E60591">
            <w:pPr>
              <w:pStyle w:val="EngHang"/>
            </w:pPr>
            <w:r>
              <w:t>Be a helper and provider to me,</w:t>
            </w:r>
          </w:p>
          <w:p w14:paraId="1E018EA4" w14:textId="77777777" w:rsidR="00E60591" w:rsidRDefault="00E60591" w:rsidP="00E60591">
            <w:pPr>
              <w:pStyle w:val="EngHang"/>
            </w:pPr>
            <w:r>
              <w:t>That He may forgive me</w:t>
            </w:r>
          </w:p>
          <w:p w14:paraId="3CC9DB42" w14:textId="77777777" w:rsidR="00E60591" w:rsidRDefault="00E60591" w:rsidP="00E60591">
            <w:pPr>
              <w:pStyle w:val="EngHangEnd"/>
            </w:pPr>
            <w:r>
              <w:t>The multiude of my sins.</w:t>
            </w:r>
          </w:p>
        </w:tc>
      </w:tr>
      <w:tr w:rsidR="00E60591" w14:paraId="5D3E6B66" w14:textId="77777777" w:rsidTr="00E60591">
        <w:trPr>
          <w:cantSplit/>
        </w:trPr>
        <w:tc>
          <w:tcPr>
            <w:tcW w:w="288" w:type="dxa"/>
          </w:tcPr>
          <w:p w14:paraId="755E857D" w14:textId="77777777" w:rsidR="00E60591" w:rsidRDefault="00E60591" w:rsidP="00E60591">
            <w:pPr>
              <w:pStyle w:val="CopticCross"/>
            </w:pPr>
          </w:p>
        </w:tc>
        <w:tc>
          <w:tcPr>
            <w:tcW w:w="3960" w:type="dxa"/>
          </w:tcPr>
          <w:p w14:paraId="4633F802" w14:textId="77777777" w:rsidR="00E60591" w:rsidRDefault="00E60591" w:rsidP="00E60591">
            <w:pPr>
              <w:pStyle w:val="EngHang"/>
            </w:pPr>
            <w:r>
              <w:t>Hail to you O Mary,</w:t>
            </w:r>
          </w:p>
          <w:p w14:paraId="52BE3845" w14:textId="77777777" w:rsidR="00E60591" w:rsidRDefault="00E60591" w:rsidP="00E60591">
            <w:pPr>
              <w:pStyle w:val="EngHang"/>
            </w:pPr>
            <w:r>
              <w:t>O full of grace,</w:t>
            </w:r>
          </w:p>
          <w:p w14:paraId="66819D35" w14:textId="77777777" w:rsidR="00E60591" w:rsidRDefault="00E60591" w:rsidP="00E60591">
            <w:pPr>
              <w:pStyle w:val="EngHang"/>
            </w:pPr>
            <w:r>
              <w:t>You are surrounded in light,</w:t>
            </w:r>
          </w:p>
          <w:p w14:paraId="1578FAE9" w14:textId="77777777" w:rsidR="00E60591" w:rsidRDefault="00E60591" w:rsidP="00E60591">
            <w:pPr>
              <w:pStyle w:val="EngHangEnd"/>
            </w:pPr>
            <w:r>
              <w:t>O Mother of the Merfciful.</w:t>
            </w:r>
          </w:p>
        </w:tc>
      </w:tr>
      <w:tr w:rsidR="00E60591" w14:paraId="2C04E18B" w14:textId="77777777" w:rsidTr="00E60591">
        <w:trPr>
          <w:cantSplit/>
        </w:trPr>
        <w:tc>
          <w:tcPr>
            <w:tcW w:w="288" w:type="dxa"/>
          </w:tcPr>
          <w:p w14:paraId="3EAB0F15" w14:textId="77777777" w:rsidR="00E60591" w:rsidRDefault="00E60591" w:rsidP="00E60591">
            <w:pPr>
              <w:pStyle w:val="CopticCross"/>
            </w:pPr>
            <w:r>
              <w:t>¿</w:t>
            </w:r>
          </w:p>
        </w:tc>
        <w:tc>
          <w:tcPr>
            <w:tcW w:w="3960" w:type="dxa"/>
          </w:tcPr>
          <w:p w14:paraId="436E691A" w14:textId="77777777" w:rsidR="00E60591" w:rsidRDefault="00E60591" w:rsidP="00E60591">
            <w:pPr>
              <w:pStyle w:val="EngHang"/>
            </w:pPr>
            <w:r>
              <w:t>Intercede for us</w:t>
            </w:r>
          </w:p>
          <w:p w14:paraId="7DC2E76E" w14:textId="77777777" w:rsidR="00E60591" w:rsidRDefault="00E60591" w:rsidP="00E60591">
            <w:pPr>
              <w:pStyle w:val="EngHang"/>
            </w:pPr>
            <w:r>
              <w:t>On judgment day,</w:t>
            </w:r>
          </w:p>
          <w:p w14:paraId="393550C3" w14:textId="77777777" w:rsidR="00E60591" w:rsidRDefault="00E60591" w:rsidP="00E60591">
            <w:pPr>
              <w:pStyle w:val="EngHang"/>
            </w:pPr>
            <w:r>
              <w:t>Before Your Son, who saved us,</w:t>
            </w:r>
          </w:p>
          <w:p w14:paraId="4D680E99" w14:textId="77777777" w:rsidR="00E60591" w:rsidRDefault="00E60591" w:rsidP="00E60591">
            <w:pPr>
              <w:pStyle w:val="EngHangEnd"/>
            </w:pPr>
            <w:r>
              <w:t>O Daughter of Zion.</w:t>
            </w:r>
          </w:p>
        </w:tc>
      </w:tr>
    </w:tbl>
    <w:p w14:paraId="524D62CB" w14:textId="77777777" w:rsidR="00E60591" w:rsidRDefault="00E60591" w:rsidP="00E60591">
      <w:pPr>
        <w:pStyle w:val="Heading3"/>
      </w:pPr>
      <w:bookmarkStart w:id="1138" w:name="_Ref452619669"/>
      <w:bookmarkStart w:id="1139" w:name="_Toc479145662"/>
      <w:r>
        <w:t>Hymn on the Monday Theotokia</w:t>
      </w:r>
      <w:bookmarkEnd w:id="1138"/>
      <w:bookmarkEnd w:id="1139"/>
    </w:p>
    <w:p w14:paraId="7DD3E2A7"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659C2F60" w14:textId="77777777" w:rsidTr="00E60591">
        <w:trPr>
          <w:cantSplit/>
        </w:trPr>
        <w:tc>
          <w:tcPr>
            <w:tcW w:w="288" w:type="dxa"/>
          </w:tcPr>
          <w:p w14:paraId="44AB29DD" w14:textId="77777777" w:rsidR="00E60591" w:rsidRDefault="00E60591" w:rsidP="00E60591">
            <w:pPr>
              <w:pStyle w:val="CopticCross"/>
            </w:pPr>
          </w:p>
        </w:tc>
        <w:tc>
          <w:tcPr>
            <w:tcW w:w="3960" w:type="dxa"/>
          </w:tcPr>
          <w:p w14:paraId="7571CD3D" w14:textId="77777777" w:rsidR="00E60591" w:rsidRDefault="00E60591" w:rsidP="00E60591">
            <w:pPr>
              <w:pStyle w:val="EngHang"/>
            </w:pPr>
            <w:r>
              <w:t>Be of strong faith,</w:t>
            </w:r>
          </w:p>
          <w:p w14:paraId="29DB81B7" w14:textId="77777777" w:rsidR="00E60591" w:rsidRDefault="00E60591" w:rsidP="00E60591">
            <w:pPr>
              <w:pStyle w:val="EngHang"/>
            </w:pPr>
            <w:r>
              <w:t>You believers in Christ,</w:t>
            </w:r>
          </w:p>
          <w:p w14:paraId="650C1A53" w14:textId="77777777" w:rsidR="00E60591" w:rsidRDefault="00E60591" w:rsidP="00E60591">
            <w:pPr>
              <w:pStyle w:val="EngHang"/>
            </w:pPr>
            <w:r>
              <w:t>And praise the joy of the whole world:</w:t>
            </w:r>
          </w:p>
          <w:p w14:paraId="1C5AE1FC" w14:textId="77777777" w:rsidR="00E60591" w:rsidRDefault="00E60591" w:rsidP="00E60591">
            <w:pPr>
              <w:pStyle w:val="EngHangEnd"/>
            </w:pPr>
            <w:r>
              <w:t>The Virgin Mary.</w:t>
            </w:r>
          </w:p>
        </w:tc>
      </w:tr>
      <w:tr w:rsidR="00E60591" w14:paraId="02707342" w14:textId="77777777" w:rsidTr="00E60591">
        <w:trPr>
          <w:cantSplit/>
        </w:trPr>
        <w:tc>
          <w:tcPr>
            <w:tcW w:w="288" w:type="dxa"/>
          </w:tcPr>
          <w:p w14:paraId="33D263DF" w14:textId="77777777" w:rsidR="00E60591" w:rsidRPr="001E2E1C" w:rsidRDefault="00E60591" w:rsidP="00E60591">
            <w:pPr>
              <w:pStyle w:val="CopticCross"/>
            </w:pPr>
            <w:r>
              <w:t>¿</w:t>
            </w:r>
          </w:p>
        </w:tc>
        <w:tc>
          <w:tcPr>
            <w:tcW w:w="3960" w:type="dxa"/>
          </w:tcPr>
          <w:p w14:paraId="294E2E5E" w14:textId="77777777" w:rsidR="00E60591" w:rsidRDefault="00E60591" w:rsidP="00E60591">
            <w:pPr>
              <w:pStyle w:val="EngHang"/>
            </w:pPr>
            <w:r>
              <w:t>Begin with the sign</w:t>
            </w:r>
          </w:p>
          <w:p w14:paraId="37558326" w14:textId="77777777" w:rsidR="00E60591" w:rsidRDefault="00E60591" w:rsidP="00E60591">
            <w:pPr>
              <w:pStyle w:val="EngHang"/>
            </w:pPr>
            <w:r>
              <w:t>Of the Cross,</w:t>
            </w:r>
          </w:p>
          <w:p w14:paraId="669508B7" w14:textId="77777777" w:rsidR="00E60591" w:rsidRDefault="00E60591" w:rsidP="00E60591">
            <w:pPr>
              <w:pStyle w:val="EngHang"/>
            </w:pPr>
            <w:r>
              <w:t>And always praise</w:t>
            </w:r>
          </w:p>
          <w:p w14:paraId="7E7C525B" w14:textId="77777777" w:rsidR="00E60591" w:rsidRDefault="00E60591" w:rsidP="00E60591">
            <w:pPr>
              <w:pStyle w:val="EngHangEnd"/>
            </w:pPr>
            <w:r>
              <w:t>The Virgin Mary</w:t>
            </w:r>
          </w:p>
        </w:tc>
      </w:tr>
      <w:tr w:rsidR="00E60591" w14:paraId="1CC9A14E" w14:textId="77777777" w:rsidTr="00E60591">
        <w:trPr>
          <w:cantSplit/>
        </w:trPr>
        <w:tc>
          <w:tcPr>
            <w:tcW w:w="288" w:type="dxa"/>
          </w:tcPr>
          <w:p w14:paraId="2F026ABE" w14:textId="77777777" w:rsidR="00E60591" w:rsidRDefault="00E60591" w:rsidP="00E60591">
            <w:pPr>
              <w:pStyle w:val="CopticCross"/>
            </w:pPr>
          </w:p>
        </w:tc>
        <w:tc>
          <w:tcPr>
            <w:tcW w:w="3960" w:type="dxa"/>
          </w:tcPr>
          <w:p w14:paraId="0AC5C49C" w14:textId="77777777" w:rsidR="00E60591" w:rsidRDefault="00E60591" w:rsidP="00E60591">
            <w:pPr>
              <w:pStyle w:val="EngHang"/>
            </w:pPr>
            <w:r>
              <w:t>Repent from evil works,</w:t>
            </w:r>
          </w:p>
          <w:p w14:paraId="60144706" w14:textId="77777777" w:rsidR="00E60591" w:rsidRDefault="00E60591" w:rsidP="00E60591">
            <w:pPr>
              <w:pStyle w:val="EngHang"/>
            </w:pPr>
            <w:r>
              <w:t>Hold fast to the Law,</w:t>
            </w:r>
          </w:p>
          <w:p w14:paraId="04F58D6C" w14:textId="77777777" w:rsidR="00E60591" w:rsidRDefault="00E60591" w:rsidP="00E60591">
            <w:pPr>
              <w:pStyle w:val="EngHang"/>
            </w:pPr>
            <w:r>
              <w:t>And always praise</w:t>
            </w:r>
          </w:p>
          <w:p w14:paraId="5B3F0C59" w14:textId="77777777" w:rsidR="00E60591" w:rsidRDefault="00E60591" w:rsidP="00E60591">
            <w:pPr>
              <w:pStyle w:val="EngHangEnd"/>
            </w:pPr>
            <w:r>
              <w:t>The Virgin Mary</w:t>
            </w:r>
          </w:p>
        </w:tc>
      </w:tr>
      <w:tr w:rsidR="00E60591" w14:paraId="3869744E" w14:textId="77777777" w:rsidTr="00E60591">
        <w:trPr>
          <w:cantSplit/>
        </w:trPr>
        <w:tc>
          <w:tcPr>
            <w:tcW w:w="288" w:type="dxa"/>
          </w:tcPr>
          <w:p w14:paraId="7E3DE12F" w14:textId="77777777" w:rsidR="00E60591" w:rsidRDefault="00E60591" w:rsidP="00E60591">
            <w:pPr>
              <w:pStyle w:val="CopticCross"/>
            </w:pPr>
            <w:r>
              <w:t>¿</w:t>
            </w:r>
          </w:p>
        </w:tc>
        <w:tc>
          <w:tcPr>
            <w:tcW w:w="3960" w:type="dxa"/>
          </w:tcPr>
          <w:p w14:paraId="26F4BC97" w14:textId="77777777" w:rsidR="00E60591" w:rsidRDefault="00E60591" w:rsidP="00E60591">
            <w:pPr>
              <w:pStyle w:val="EngHang"/>
            </w:pPr>
            <w:r>
              <w:t>Gabriel was sent</w:t>
            </w:r>
          </w:p>
          <w:p w14:paraId="15F3B1B8" w14:textId="77777777" w:rsidR="00E60591" w:rsidRDefault="00E60591" w:rsidP="00E60591">
            <w:pPr>
              <w:pStyle w:val="EngHang"/>
            </w:pPr>
            <w:r>
              <w:t>From the Holy Father,</w:t>
            </w:r>
          </w:p>
          <w:p w14:paraId="40F5908C" w14:textId="77777777" w:rsidR="00E60591" w:rsidRDefault="00E60591" w:rsidP="00E60591">
            <w:pPr>
              <w:pStyle w:val="EngHang"/>
            </w:pPr>
            <w:r>
              <w:t>And came and evangelized</w:t>
            </w:r>
          </w:p>
          <w:p w14:paraId="27B7273F" w14:textId="77777777" w:rsidR="00E60591" w:rsidRDefault="00E60591" w:rsidP="00E60591">
            <w:pPr>
              <w:pStyle w:val="EngHangEnd"/>
            </w:pPr>
            <w:r>
              <w:t>The Virign Mary</w:t>
            </w:r>
          </w:p>
        </w:tc>
      </w:tr>
      <w:tr w:rsidR="00E60591" w14:paraId="1CDE647A" w14:textId="77777777" w:rsidTr="00E60591">
        <w:trPr>
          <w:cantSplit/>
        </w:trPr>
        <w:tc>
          <w:tcPr>
            <w:tcW w:w="288" w:type="dxa"/>
          </w:tcPr>
          <w:p w14:paraId="409F94B3" w14:textId="77777777" w:rsidR="00E60591" w:rsidRDefault="00E60591" w:rsidP="00E60591">
            <w:pPr>
              <w:pStyle w:val="CopticCross"/>
            </w:pPr>
          </w:p>
        </w:tc>
        <w:tc>
          <w:tcPr>
            <w:tcW w:w="3960" w:type="dxa"/>
          </w:tcPr>
          <w:p w14:paraId="451871FE" w14:textId="77777777" w:rsidR="00E60591" w:rsidRDefault="00E60591" w:rsidP="00E60591">
            <w:pPr>
              <w:pStyle w:val="EngHang"/>
            </w:pPr>
            <w:r>
              <w:t>She accepted the angelic saying,</w:t>
            </w:r>
          </w:p>
          <w:p w14:paraId="55D9E461" w14:textId="77777777" w:rsidR="00E60591" w:rsidRDefault="00E60591" w:rsidP="00E60591">
            <w:pPr>
              <w:pStyle w:val="EngHang"/>
            </w:pPr>
            <w:r>
              <w:t>The Spirit of God came upon her,</w:t>
            </w:r>
          </w:p>
          <w:p w14:paraId="231B458A" w14:textId="77777777" w:rsidR="00E60591" w:rsidRDefault="00E60591" w:rsidP="00E60591">
            <w:pPr>
              <w:pStyle w:val="EngHang"/>
            </w:pPr>
            <w:r>
              <w:t>And she who conceived is</w:t>
            </w:r>
          </w:p>
          <w:p w14:paraId="684792FA" w14:textId="77777777" w:rsidR="00E60591" w:rsidRDefault="00E60591" w:rsidP="00E60591">
            <w:pPr>
              <w:pStyle w:val="EngHangEnd"/>
            </w:pPr>
            <w:r>
              <w:t>The Virgin Mary.</w:t>
            </w:r>
          </w:p>
        </w:tc>
      </w:tr>
      <w:tr w:rsidR="00E60591" w14:paraId="68A446B9" w14:textId="77777777" w:rsidTr="00E60591">
        <w:trPr>
          <w:cantSplit/>
        </w:trPr>
        <w:tc>
          <w:tcPr>
            <w:tcW w:w="288" w:type="dxa"/>
          </w:tcPr>
          <w:p w14:paraId="1AC16621" w14:textId="77777777" w:rsidR="00E60591" w:rsidRDefault="00E60591" w:rsidP="00E60591">
            <w:pPr>
              <w:pStyle w:val="CopticCross"/>
            </w:pPr>
            <w:r>
              <w:t>¿</w:t>
            </w:r>
          </w:p>
        </w:tc>
        <w:tc>
          <w:tcPr>
            <w:tcW w:w="3960" w:type="dxa"/>
          </w:tcPr>
          <w:p w14:paraId="0877B03F" w14:textId="77777777" w:rsidR="00E60591" w:rsidRDefault="00E60591" w:rsidP="00E60591">
            <w:pPr>
              <w:pStyle w:val="EngHang"/>
            </w:pPr>
            <w:r>
              <w:t>The salvation of the human race,</w:t>
            </w:r>
          </w:p>
          <w:p w14:paraId="72B11376" w14:textId="77777777" w:rsidR="00E60591" w:rsidRDefault="00E60591" w:rsidP="00E60591">
            <w:pPr>
              <w:pStyle w:val="EngHang"/>
            </w:pPr>
            <w:r>
              <w:t>And the whole world,</w:t>
            </w:r>
          </w:p>
          <w:p w14:paraId="0E448703" w14:textId="77777777" w:rsidR="00E60591" w:rsidRDefault="00E60591" w:rsidP="00E60591">
            <w:pPr>
              <w:pStyle w:val="EngHang"/>
            </w:pPr>
            <w:r>
              <w:t>Came from the pure one,</w:t>
            </w:r>
          </w:p>
          <w:p w14:paraId="75FC3C5A" w14:textId="77777777" w:rsidR="00E60591" w:rsidRDefault="00E60591" w:rsidP="00E60591">
            <w:pPr>
              <w:pStyle w:val="EngHangEnd"/>
            </w:pPr>
            <w:r>
              <w:t>The Virgin Mary.</w:t>
            </w:r>
          </w:p>
        </w:tc>
      </w:tr>
      <w:tr w:rsidR="00E60591" w14:paraId="45424642" w14:textId="77777777" w:rsidTr="00E60591">
        <w:trPr>
          <w:cantSplit/>
        </w:trPr>
        <w:tc>
          <w:tcPr>
            <w:tcW w:w="288" w:type="dxa"/>
          </w:tcPr>
          <w:p w14:paraId="013A1522" w14:textId="77777777" w:rsidR="00E60591" w:rsidRDefault="00E60591" w:rsidP="00E60591">
            <w:pPr>
              <w:pStyle w:val="CopticCross"/>
            </w:pPr>
          </w:p>
        </w:tc>
        <w:tc>
          <w:tcPr>
            <w:tcW w:w="3960" w:type="dxa"/>
          </w:tcPr>
          <w:p w14:paraId="2C495860" w14:textId="77777777" w:rsidR="00E60591" w:rsidRDefault="00E60591" w:rsidP="00E60591">
            <w:pPr>
              <w:pStyle w:val="EngHang"/>
            </w:pPr>
            <w:r>
              <w:t>We call you by many name,</w:t>
            </w:r>
          </w:p>
          <w:p w14:paraId="14D015FF" w14:textId="77777777" w:rsidR="00E60591" w:rsidRDefault="00E60591" w:rsidP="00E60591">
            <w:pPr>
              <w:pStyle w:val="EngHang"/>
            </w:pPr>
            <w:r>
              <w:t>You are called righteous,</w:t>
            </w:r>
          </w:p>
          <w:p w14:paraId="0DE8A2AE" w14:textId="77777777" w:rsidR="00E60591" w:rsidRDefault="00E60591" w:rsidP="00E60591">
            <w:pPr>
              <w:pStyle w:val="EngHang"/>
            </w:pPr>
            <w:r>
              <w:t>O holy saint,</w:t>
            </w:r>
          </w:p>
          <w:p w14:paraId="30B5B089" w14:textId="77777777" w:rsidR="00E60591" w:rsidRDefault="00E60591" w:rsidP="00E60591">
            <w:pPr>
              <w:pStyle w:val="EngHangEnd"/>
            </w:pPr>
            <w:r>
              <w:t>The vigin Mary.</w:t>
            </w:r>
          </w:p>
        </w:tc>
      </w:tr>
      <w:tr w:rsidR="00E60591" w14:paraId="343074C4" w14:textId="77777777" w:rsidTr="00E60591">
        <w:trPr>
          <w:cantSplit/>
        </w:trPr>
        <w:tc>
          <w:tcPr>
            <w:tcW w:w="288" w:type="dxa"/>
          </w:tcPr>
          <w:p w14:paraId="1A8E22F0" w14:textId="77777777" w:rsidR="00E60591" w:rsidRDefault="00E60591" w:rsidP="00E60591">
            <w:pPr>
              <w:pStyle w:val="CopticCross"/>
            </w:pPr>
            <w:r>
              <w:lastRenderedPageBreak/>
              <w:t>¿</w:t>
            </w:r>
          </w:p>
        </w:tc>
        <w:tc>
          <w:tcPr>
            <w:tcW w:w="3960" w:type="dxa"/>
          </w:tcPr>
          <w:p w14:paraId="59DF21F5" w14:textId="77777777" w:rsidR="00E60591" w:rsidRDefault="00E60591" w:rsidP="00E60591">
            <w:pPr>
              <w:pStyle w:val="EngHang"/>
            </w:pPr>
            <w:r>
              <w:t>The Lord of Glory chose you;</w:t>
            </w:r>
          </w:p>
          <w:p w14:paraId="6026ACDD" w14:textId="77777777" w:rsidR="00E60591" w:rsidRDefault="00E60591" w:rsidP="00E60591">
            <w:pPr>
              <w:pStyle w:val="EngHang"/>
            </w:pPr>
            <w:r>
              <w:t>The Psalist said,</w:t>
            </w:r>
          </w:p>
          <w:p w14:paraId="46C27399" w14:textId="77777777" w:rsidR="00E60591" w:rsidRDefault="00E60591" w:rsidP="00E60591">
            <w:pPr>
              <w:pStyle w:val="EngHang"/>
            </w:pPr>
            <w:r>
              <w:t>“He adorned you with His Holy Spirit,”</w:t>
            </w:r>
          </w:p>
          <w:p w14:paraId="2CD9A234" w14:textId="77777777" w:rsidR="00E60591" w:rsidRDefault="00E60591" w:rsidP="00E60591">
            <w:pPr>
              <w:pStyle w:val="EngHangEnd"/>
            </w:pPr>
            <w:r>
              <w:t>O Virgin Mary.</w:t>
            </w:r>
          </w:p>
        </w:tc>
      </w:tr>
      <w:tr w:rsidR="00E60591" w14:paraId="14E683F8" w14:textId="77777777" w:rsidTr="00E60591">
        <w:trPr>
          <w:cantSplit/>
        </w:trPr>
        <w:tc>
          <w:tcPr>
            <w:tcW w:w="288" w:type="dxa"/>
          </w:tcPr>
          <w:p w14:paraId="41FC4ECE" w14:textId="77777777" w:rsidR="00E60591" w:rsidRDefault="00E60591" w:rsidP="00E60591">
            <w:pPr>
              <w:pStyle w:val="CopticCross"/>
            </w:pPr>
          </w:p>
        </w:tc>
        <w:tc>
          <w:tcPr>
            <w:tcW w:w="3960" w:type="dxa"/>
          </w:tcPr>
          <w:p w14:paraId="0768193E" w14:textId="77777777" w:rsidR="00E60591" w:rsidRDefault="00E60591" w:rsidP="00E60591">
            <w:pPr>
              <w:pStyle w:val="EngHang"/>
            </w:pPr>
            <w:r>
              <w:t>The Divine Light adorned you</w:t>
            </w:r>
          </w:p>
          <w:p w14:paraId="3F9D2249" w14:textId="77777777" w:rsidR="00E60591" w:rsidRDefault="00E60591" w:rsidP="00E60591">
            <w:pPr>
              <w:pStyle w:val="EngHang"/>
            </w:pPr>
            <w:r>
              <w:t>With the dwelling of our Lord,</w:t>
            </w:r>
          </w:p>
          <w:p w14:paraId="0A391E4B" w14:textId="77777777" w:rsidR="00E60591" w:rsidRDefault="00E60591" w:rsidP="00E60591">
            <w:pPr>
              <w:pStyle w:val="EngHang"/>
            </w:pPr>
            <w:r>
              <w:t>Jesus, One of the Trinity,</w:t>
            </w:r>
          </w:p>
          <w:p w14:paraId="4C4BD992" w14:textId="77777777" w:rsidR="00E60591" w:rsidRDefault="00E60591" w:rsidP="00E60591">
            <w:pPr>
              <w:pStyle w:val="EngHangEnd"/>
            </w:pPr>
            <w:r>
              <w:t>O Virign Mary.</w:t>
            </w:r>
          </w:p>
        </w:tc>
      </w:tr>
      <w:tr w:rsidR="00E60591" w14:paraId="253F8CA9" w14:textId="77777777" w:rsidTr="00E60591">
        <w:trPr>
          <w:cantSplit/>
        </w:trPr>
        <w:tc>
          <w:tcPr>
            <w:tcW w:w="288" w:type="dxa"/>
          </w:tcPr>
          <w:p w14:paraId="6A6170F8" w14:textId="77777777" w:rsidR="00E60591" w:rsidRDefault="00E60591" w:rsidP="00E60591">
            <w:pPr>
              <w:pStyle w:val="CopticCross"/>
            </w:pPr>
            <w:r>
              <w:t>¿</w:t>
            </w:r>
          </w:p>
        </w:tc>
        <w:tc>
          <w:tcPr>
            <w:tcW w:w="3960" w:type="dxa"/>
          </w:tcPr>
          <w:p w14:paraId="3737DCEB" w14:textId="77777777" w:rsidR="00E60591" w:rsidRDefault="00E60591" w:rsidP="00E60591">
            <w:pPr>
              <w:pStyle w:val="EngHang"/>
            </w:pPr>
            <w:r>
              <w:t>We call you the censer,</w:t>
            </w:r>
          </w:p>
          <w:p w14:paraId="752302C0" w14:textId="77777777" w:rsidR="00E60591" w:rsidRDefault="00E60591" w:rsidP="00E60591">
            <w:pPr>
              <w:pStyle w:val="EngHang"/>
            </w:pPr>
            <w:r>
              <w:t>Made of pure gold,</w:t>
            </w:r>
          </w:p>
          <w:p w14:paraId="5B2D88B8" w14:textId="77777777" w:rsidR="00E60591" w:rsidRDefault="00E60591" w:rsidP="00E60591">
            <w:pPr>
              <w:pStyle w:val="EngHang"/>
            </w:pPr>
            <w:r>
              <w:t>And the famous tabernacle,</w:t>
            </w:r>
          </w:p>
          <w:p w14:paraId="7CE2D62E" w14:textId="77777777" w:rsidR="00E60591" w:rsidRDefault="00E60591" w:rsidP="00E60591">
            <w:pPr>
              <w:pStyle w:val="EngHangEnd"/>
            </w:pPr>
            <w:r>
              <w:t>O Virgin mary?</w:t>
            </w:r>
          </w:p>
        </w:tc>
      </w:tr>
      <w:tr w:rsidR="00E60591" w14:paraId="64B3A909" w14:textId="77777777" w:rsidTr="00E60591">
        <w:trPr>
          <w:cantSplit/>
        </w:trPr>
        <w:tc>
          <w:tcPr>
            <w:tcW w:w="288" w:type="dxa"/>
          </w:tcPr>
          <w:p w14:paraId="1204033E" w14:textId="77777777" w:rsidR="00E60591" w:rsidRDefault="00E60591" w:rsidP="00E60591">
            <w:pPr>
              <w:pStyle w:val="CopticCross"/>
            </w:pPr>
          </w:p>
        </w:tc>
        <w:tc>
          <w:tcPr>
            <w:tcW w:w="3960" w:type="dxa"/>
          </w:tcPr>
          <w:p w14:paraId="3EFD1ED1" w14:textId="77777777" w:rsidR="00E60591" w:rsidRDefault="00E60591" w:rsidP="00E60591">
            <w:pPr>
              <w:pStyle w:val="EngHang"/>
            </w:pPr>
            <w:r>
              <w:t>You bore the Son of Righteousness</w:t>
            </w:r>
          </w:p>
          <w:p w14:paraId="0F9401BC" w14:textId="77777777" w:rsidR="00E60591" w:rsidRDefault="00E60591" w:rsidP="00E60591">
            <w:pPr>
              <w:pStyle w:val="EngHang"/>
            </w:pPr>
            <w:r>
              <w:t>In your womb, O Virgin and bride.</w:t>
            </w:r>
          </w:p>
          <w:p w14:paraId="3C13398D" w14:textId="77777777" w:rsidR="00E60591" w:rsidRDefault="00E60591" w:rsidP="00E60591">
            <w:pPr>
              <w:pStyle w:val="EngHang"/>
            </w:pPr>
            <w:r>
              <w:t>Who has received what you have,</w:t>
            </w:r>
          </w:p>
          <w:p w14:paraId="4893AF2A" w14:textId="77777777" w:rsidR="00E60591" w:rsidRDefault="00E60591" w:rsidP="00E60591">
            <w:pPr>
              <w:pStyle w:val="EngHangEnd"/>
            </w:pPr>
            <w:r>
              <w:t>O Virign Mary?</w:t>
            </w:r>
          </w:p>
        </w:tc>
      </w:tr>
      <w:tr w:rsidR="00E60591" w14:paraId="74A673A3" w14:textId="77777777" w:rsidTr="00E60591">
        <w:trPr>
          <w:cantSplit/>
        </w:trPr>
        <w:tc>
          <w:tcPr>
            <w:tcW w:w="288" w:type="dxa"/>
          </w:tcPr>
          <w:p w14:paraId="5B68A2BF" w14:textId="77777777" w:rsidR="00E60591" w:rsidRDefault="00E60591" w:rsidP="00E60591">
            <w:pPr>
              <w:pStyle w:val="CopticCross"/>
            </w:pPr>
            <w:r>
              <w:t>¿</w:t>
            </w:r>
          </w:p>
        </w:tc>
        <w:tc>
          <w:tcPr>
            <w:tcW w:w="3960" w:type="dxa"/>
          </w:tcPr>
          <w:p w14:paraId="5838697A" w14:textId="77777777" w:rsidR="00E60591" w:rsidRDefault="00E60591" w:rsidP="00E60591">
            <w:pPr>
              <w:pStyle w:val="EngHang"/>
            </w:pPr>
            <w:r>
              <w:t>Zephaniah proclaimed</w:t>
            </w:r>
          </w:p>
          <w:p w14:paraId="07336356" w14:textId="77777777" w:rsidR="00E60591" w:rsidRDefault="00E60591" w:rsidP="00E60591">
            <w:pPr>
              <w:pStyle w:val="EngHang"/>
            </w:pPr>
            <w:r>
              <w:t>The birth of Christ,</w:t>
            </w:r>
          </w:p>
          <w:p w14:paraId="597690F0" w14:textId="77777777" w:rsidR="00E60591" w:rsidRDefault="00E60591" w:rsidP="00E60591">
            <w:pPr>
              <w:pStyle w:val="EngHang"/>
            </w:pPr>
            <w:r>
              <w:t>“He will descend as dew and rain,”</w:t>
            </w:r>
          </w:p>
          <w:p w14:paraId="34A337F5" w14:textId="77777777" w:rsidR="00E60591" w:rsidRDefault="00E60591" w:rsidP="00E60591">
            <w:pPr>
              <w:pStyle w:val="EngHangEnd"/>
            </w:pPr>
            <w:r>
              <w:t>O Virign Mary.</w:t>
            </w:r>
          </w:p>
        </w:tc>
      </w:tr>
      <w:tr w:rsidR="00E60591" w14:paraId="646375B0" w14:textId="77777777" w:rsidTr="00E60591">
        <w:trPr>
          <w:cantSplit/>
        </w:trPr>
        <w:tc>
          <w:tcPr>
            <w:tcW w:w="288" w:type="dxa"/>
          </w:tcPr>
          <w:p w14:paraId="30AF38EA" w14:textId="77777777" w:rsidR="00E60591" w:rsidRDefault="00E60591" w:rsidP="00E60591">
            <w:pPr>
              <w:pStyle w:val="CopticCross"/>
            </w:pPr>
          </w:p>
        </w:tc>
        <w:tc>
          <w:tcPr>
            <w:tcW w:w="3960" w:type="dxa"/>
          </w:tcPr>
          <w:p w14:paraId="4D2736DC" w14:textId="77777777" w:rsidR="00E60591" w:rsidRDefault="00E60591" w:rsidP="00E60591">
            <w:pPr>
              <w:pStyle w:val="EngHang"/>
            </w:pPr>
            <w:r>
              <w:t>You gave birth to the Son of Man,</w:t>
            </w:r>
          </w:p>
          <w:p w14:paraId="74706531" w14:textId="77777777" w:rsidR="00E60591" w:rsidRDefault="00E60591" w:rsidP="00E60591">
            <w:pPr>
              <w:pStyle w:val="EngHang"/>
            </w:pPr>
            <w:r>
              <w:t>The Pantocrator,</w:t>
            </w:r>
          </w:p>
          <w:p w14:paraId="16E70FC0" w14:textId="77777777" w:rsidR="00E60591" w:rsidRDefault="00E60591" w:rsidP="00E60591">
            <w:pPr>
              <w:pStyle w:val="EngHang"/>
            </w:pPr>
            <w:r>
              <w:t>Who gives life to all people,</w:t>
            </w:r>
          </w:p>
          <w:p w14:paraId="3953F179" w14:textId="77777777" w:rsidR="00E60591" w:rsidRDefault="00E60591" w:rsidP="00E60591">
            <w:pPr>
              <w:pStyle w:val="EngHangEnd"/>
            </w:pPr>
            <w:r>
              <w:t>O Virign Mary</w:t>
            </w:r>
          </w:p>
        </w:tc>
      </w:tr>
      <w:tr w:rsidR="00E60591" w14:paraId="6101BCC7" w14:textId="77777777" w:rsidTr="00E60591">
        <w:trPr>
          <w:cantSplit/>
        </w:trPr>
        <w:tc>
          <w:tcPr>
            <w:tcW w:w="288" w:type="dxa"/>
          </w:tcPr>
          <w:p w14:paraId="56A6CCC2" w14:textId="77777777" w:rsidR="00E60591" w:rsidRDefault="00E60591" w:rsidP="00E60591">
            <w:pPr>
              <w:pStyle w:val="CopticCross"/>
            </w:pPr>
            <w:r>
              <w:lastRenderedPageBreak/>
              <w:t>¿</w:t>
            </w:r>
          </w:p>
        </w:tc>
        <w:tc>
          <w:tcPr>
            <w:tcW w:w="3960" w:type="dxa"/>
          </w:tcPr>
          <w:p w14:paraId="580A16ED" w14:textId="77777777" w:rsidR="00E60591" w:rsidRDefault="00E60591" w:rsidP="00E60591">
            <w:pPr>
              <w:pStyle w:val="EngHang"/>
            </w:pPr>
            <w:r>
              <w:t>You are blessed, O Theotokos;</w:t>
            </w:r>
          </w:p>
          <w:p w14:paraId="161E63E2" w14:textId="77777777" w:rsidR="00E60591" w:rsidRDefault="00E60591" w:rsidP="00E60591">
            <w:pPr>
              <w:pStyle w:val="EngHang"/>
            </w:pPr>
            <w:r>
              <w:t>You are blessed, O Mother of the Holy;</w:t>
            </w:r>
          </w:p>
          <w:p w14:paraId="26EA8A27" w14:textId="77777777" w:rsidR="00E60591" w:rsidRDefault="00E60591" w:rsidP="00E60591">
            <w:pPr>
              <w:pStyle w:val="EngHang"/>
            </w:pPr>
            <w:r>
              <w:t>You are the seed of David,</w:t>
            </w:r>
          </w:p>
          <w:p w14:paraId="0EC2C4BA" w14:textId="77777777" w:rsidR="00E60591" w:rsidRDefault="00E60591" w:rsidP="00E60591">
            <w:pPr>
              <w:pStyle w:val="EngHangEnd"/>
            </w:pPr>
            <w:r>
              <w:t>O Virgin Mary.</w:t>
            </w:r>
          </w:p>
        </w:tc>
      </w:tr>
      <w:tr w:rsidR="00E60591" w14:paraId="31E02300" w14:textId="77777777" w:rsidTr="00E60591">
        <w:trPr>
          <w:cantSplit/>
        </w:trPr>
        <w:tc>
          <w:tcPr>
            <w:tcW w:w="288" w:type="dxa"/>
          </w:tcPr>
          <w:p w14:paraId="1AB41AC0" w14:textId="77777777" w:rsidR="00E60591" w:rsidRDefault="00E60591" w:rsidP="00E60591">
            <w:pPr>
              <w:pStyle w:val="CopticCross"/>
            </w:pPr>
          </w:p>
        </w:tc>
        <w:tc>
          <w:tcPr>
            <w:tcW w:w="3960" w:type="dxa"/>
          </w:tcPr>
          <w:p w14:paraId="0A730647" w14:textId="77777777" w:rsidR="00E60591" w:rsidRDefault="00E60591" w:rsidP="00E60591">
            <w:pPr>
              <w:pStyle w:val="EngHang"/>
            </w:pPr>
            <w:r>
              <w:t>Christ, the King of Glory,</w:t>
            </w:r>
          </w:p>
          <w:p w14:paraId="79C4930D" w14:textId="77777777" w:rsidR="00E60591" w:rsidRDefault="00E60591" w:rsidP="00E60591">
            <w:pPr>
              <w:pStyle w:val="EngHang"/>
            </w:pPr>
            <w:r>
              <w:t>Appeared from you in His divinity,</w:t>
            </w:r>
          </w:p>
          <w:p w14:paraId="054A61F2" w14:textId="77777777" w:rsidR="00E60591" w:rsidRDefault="00E60591" w:rsidP="00E60591">
            <w:pPr>
              <w:pStyle w:val="EngHang"/>
            </w:pPr>
            <w:r>
              <w:t>United with Humanity,</w:t>
            </w:r>
          </w:p>
          <w:p w14:paraId="119C3D16" w14:textId="77777777" w:rsidR="00E60591" w:rsidRDefault="00E60591" w:rsidP="00E60591">
            <w:pPr>
              <w:pStyle w:val="EngHangEnd"/>
            </w:pPr>
            <w:r>
              <w:t>O Virgn Mary.</w:t>
            </w:r>
          </w:p>
        </w:tc>
      </w:tr>
      <w:tr w:rsidR="00E60591" w14:paraId="390B706E" w14:textId="77777777" w:rsidTr="00E60591">
        <w:trPr>
          <w:cantSplit/>
        </w:trPr>
        <w:tc>
          <w:tcPr>
            <w:tcW w:w="288" w:type="dxa"/>
          </w:tcPr>
          <w:p w14:paraId="7EAB7EB4" w14:textId="77777777" w:rsidR="00E60591" w:rsidRDefault="00E60591" w:rsidP="00E60591">
            <w:pPr>
              <w:pStyle w:val="CopticCross"/>
            </w:pPr>
            <w:r>
              <w:t>¿</w:t>
            </w:r>
          </w:p>
        </w:tc>
        <w:tc>
          <w:tcPr>
            <w:tcW w:w="3960" w:type="dxa"/>
          </w:tcPr>
          <w:p w14:paraId="1428B914" w14:textId="77777777" w:rsidR="00E60591" w:rsidRDefault="00E60591" w:rsidP="00E60591">
            <w:pPr>
              <w:pStyle w:val="EngHang"/>
            </w:pPr>
            <w:r>
              <w:t>We hope in you,</w:t>
            </w:r>
          </w:p>
          <w:p w14:paraId="7950E724" w14:textId="77777777" w:rsidR="00E60591" w:rsidRDefault="00E60591" w:rsidP="00E60591">
            <w:pPr>
              <w:pStyle w:val="EngHang"/>
            </w:pPr>
            <w:r>
              <w:t>And we ask you, O Mother of Christ,</w:t>
            </w:r>
          </w:p>
          <w:p w14:paraId="2FC036BB" w14:textId="77777777" w:rsidR="00E60591" w:rsidRDefault="00E60591" w:rsidP="00E60591">
            <w:pPr>
              <w:pStyle w:val="EngHang"/>
            </w:pPr>
            <w:r>
              <w:t>Do not forsake us,</w:t>
            </w:r>
          </w:p>
          <w:p w14:paraId="7C007813" w14:textId="77777777" w:rsidR="00E60591" w:rsidRDefault="00E60591" w:rsidP="00E60591">
            <w:pPr>
              <w:pStyle w:val="EngHangEnd"/>
            </w:pPr>
            <w:r>
              <w:t>O Virgin Mary.</w:t>
            </w:r>
          </w:p>
        </w:tc>
      </w:tr>
      <w:tr w:rsidR="00E60591" w14:paraId="0DEFC84F" w14:textId="77777777" w:rsidTr="00E60591">
        <w:trPr>
          <w:cantSplit/>
        </w:trPr>
        <w:tc>
          <w:tcPr>
            <w:tcW w:w="288" w:type="dxa"/>
          </w:tcPr>
          <w:p w14:paraId="06E50BCC" w14:textId="77777777" w:rsidR="00E60591" w:rsidRDefault="00E60591" w:rsidP="00E60591">
            <w:pPr>
              <w:pStyle w:val="CopticCross"/>
            </w:pPr>
          </w:p>
        </w:tc>
        <w:tc>
          <w:tcPr>
            <w:tcW w:w="3960" w:type="dxa"/>
          </w:tcPr>
          <w:p w14:paraId="1C0250CD" w14:textId="77777777" w:rsidR="00E60591" w:rsidRDefault="00E60591" w:rsidP="00E60591">
            <w:pPr>
              <w:pStyle w:val="EngHang"/>
            </w:pPr>
            <w:r>
              <w:t>It is pleasant and precious to praise you,</w:t>
            </w:r>
          </w:p>
          <w:p w14:paraId="1FE28B16" w14:textId="77777777" w:rsidR="00E60591" w:rsidRDefault="00E60591" w:rsidP="00E60591">
            <w:pPr>
              <w:pStyle w:val="EngHang"/>
            </w:pPr>
            <w:r>
              <w:t>For your honour is increased</w:t>
            </w:r>
          </w:p>
          <w:p w14:paraId="50FE90D3" w14:textId="77777777" w:rsidR="00E60591" w:rsidRDefault="00E60591" w:rsidP="00E60591">
            <w:pPr>
              <w:pStyle w:val="EngHang"/>
            </w:pPr>
            <w:r>
              <w:t>Above all the creation,</w:t>
            </w:r>
          </w:p>
          <w:p w14:paraId="5106D394" w14:textId="77777777" w:rsidR="00E60591" w:rsidRDefault="00E60591" w:rsidP="00E60591">
            <w:pPr>
              <w:pStyle w:val="EngHangEnd"/>
            </w:pPr>
            <w:r>
              <w:t>O Virgin Mary.</w:t>
            </w:r>
          </w:p>
        </w:tc>
      </w:tr>
      <w:tr w:rsidR="00E60591" w14:paraId="69733A2D" w14:textId="77777777" w:rsidTr="00E60591">
        <w:trPr>
          <w:cantSplit/>
        </w:trPr>
        <w:tc>
          <w:tcPr>
            <w:tcW w:w="288" w:type="dxa"/>
          </w:tcPr>
          <w:p w14:paraId="42E4359F" w14:textId="77777777" w:rsidR="00E60591" w:rsidRDefault="00E60591" w:rsidP="00E60591">
            <w:pPr>
              <w:pStyle w:val="CopticCross"/>
            </w:pPr>
            <w:r>
              <w:t>¿</w:t>
            </w:r>
          </w:p>
        </w:tc>
        <w:tc>
          <w:tcPr>
            <w:tcW w:w="3960" w:type="dxa"/>
          </w:tcPr>
          <w:p w14:paraId="47E9F412" w14:textId="77777777" w:rsidR="00E60591" w:rsidRDefault="00E60591" w:rsidP="00E60591">
            <w:pPr>
              <w:pStyle w:val="EngHang"/>
            </w:pPr>
            <w:r>
              <w:t>You are much higher</w:t>
            </w:r>
          </w:p>
          <w:p w14:paraId="7545322C" w14:textId="77777777" w:rsidR="00E60591" w:rsidRDefault="00E60591" w:rsidP="00E60591">
            <w:pPr>
              <w:pStyle w:val="EngHang"/>
            </w:pPr>
            <w:r>
              <w:t>Than the righteous fathers,</w:t>
            </w:r>
          </w:p>
          <w:p w14:paraId="7AA2C7CE" w14:textId="77777777" w:rsidR="00E60591" w:rsidRDefault="00E60591" w:rsidP="00E60591">
            <w:pPr>
              <w:pStyle w:val="EngHang"/>
            </w:pPr>
            <w:r>
              <w:t>And surpass all measure,</w:t>
            </w:r>
          </w:p>
          <w:p w14:paraId="51D8138F" w14:textId="77777777" w:rsidR="00E60591" w:rsidRDefault="00E60591" w:rsidP="00E60591">
            <w:pPr>
              <w:pStyle w:val="EngHangEnd"/>
            </w:pPr>
            <w:r>
              <w:t>O Virign Mary.</w:t>
            </w:r>
          </w:p>
        </w:tc>
      </w:tr>
      <w:tr w:rsidR="00E60591" w14:paraId="695AD173" w14:textId="77777777" w:rsidTr="00E60591">
        <w:trPr>
          <w:cantSplit/>
        </w:trPr>
        <w:tc>
          <w:tcPr>
            <w:tcW w:w="288" w:type="dxa"/>
          </w:tcPr>
          <w:p w14:paraId="048BB967" w14:textId="77777777" w:rsidR="00E60591" w:rsidRDefault="00E60591" w:rsidP="00E60591">
            <w:pPr>
              <w:pStyle w:val="CopticCross"/>
            </w:pPr>
          </w:p>
        </w:tc>
        <w:tc>
          <w:tcPr>
            <w:tcW w:w="3960" w:type="dxa"/>
          </w:tcPr>
          <w:p w14:paraId="7F544ADA" w14:textId="77777777" w:rsidR="00E60591" w:rsidRDefault="00E60591" w:rsidP="00E60591">
            <w:pPr>
              <w:pStyle w:val="EngHang"/>
            </w:pPr>
            <w:r>
              <w:t>He who is everlasting, and worshipped,</w:t>
            </w:r>
          </w:p>
          <w:p w14:paraId="5FC8945D" w14:textId="77777777" w:rsidR="00E60591" w:rsidRDefault="00E60591" w:rsidP="00E60591">
            <w:pPr>
              <w:pStyle w:val="EngHang"/>
            </w:pPr>
            <w:r>
              <w:t>Unique in His Holy Essence,</w:t>
            </w:r>
          </w:p>
          <w:p w14:paraId="2CF0A7B3" w14:textId="77777777" w:rsidR="00E60591" w:rsidRDefault="00E60591" w:rsidP="00E60591">
            <w:pPr>
              <w:pStyle w:val="EngHang"/>
            </w:pPr>
            <w:r>
              <w:t>Chose the daughter of David,</w:t>
            </w:r>
          </w:p>
          <w:p w14:paraId="275E57CB" w14:textId="77777777" w:rsidR="00E60591" w:rsidRDefault="00E60591" w:rsidP="00E60591">
            <w:pPr>
              <w:pStyle w:val="EngHangEnd"/>
            </w:pPr>
            <w:r>
              <w:t>The Virgin Mary.</w:t>
            </w:r>
          </w:p>
        </w:tc>
      </w:tr>
      <w:tr w:rsidR="00E60591" w14:paraId="63BE1790" w14:textId="77777777" w:rsidTr="00E60591">
        <w:trPr>
          <w:cantSplit/>
        </w:trPr>
        <w:tc>
          <w:tcPr>
            <w:tcW w:w="288" w:type="dxa"/>
          </w:tcPr>
          <w:p w14:paraId="5C220649" w14:textId="77777777" w:rsidR="00E60591" w:rsidRDefault="00E60591" w:rsidP="00E60591">
            <w:pPr>
              <w:pStyle w:val="CopticCross"/>
            </w:pPr>
            <w:r>
              <w:t>¿</w:t>
            </w:r>
          </w:p>
        </w:tc>
        <w:tc>
          <w:tcPr>
            <w:tcW w:w="3960" w:type="dxa"/>
          </w:tcPr>
          <w:p w14:paraId="205812BC" w14:textId="77777777" w:rsidR="00E60591" w:rsidRDefault="00E60591" w:rsidP="00E60591">
            <w:pPr>
              <w:pStyle w:val="EngHang"/>
            </w:pPr>
            <w:r>
              <w:t>You are the Mother of Christ,</w:t>
            </w:r>
          </w:p>
          <w:p w14:paraId="6DD38592" w14:textId="77777777" w:rsidR="00E60591" w:rsidRDefault="00E60591" w:rsidP="00E60591">
            <w:pPr>
              <w:pStyle w:val="EngHang"/>
            </w:pPr>
            <w:r>
              <w:t>And you are proclaimed</w:t>
            </w:r>
          </w:p>
          <w:p w14:paraId="66B8129F" w14:textId="77777777" w:rsidR="00E60591" w:rsidRDefault="00E60591" w:rsidP="00E60591">
            <w:pPr>
              <w:pStyle w:val="EngHang"/>
            </w:pPr>
            <w:r>
              <w:t>To the whole world,</w:t>
            </w:r>
          </w:p>
          <w:p w14:paraId="3EAF3CD9" w14:textId="77777777" w:rsidR="00E60591" w:rsidRDefault="00E60591" w:rsidP="00E60591">
            <w:pPr>
              <w:pStyle w:val="EngHangEnd"/>
            </w:pPr>
            <w:r>
              <w:t>O Virgin Mary.</w:t>
            </w:r>
          </w:p>
        </w:tc>
      </w:tr>
      <w:tr w:rsidR="00E60591" w14:paraId="0DC18BA9" w14:textId="77777777" w:rsidTr="00E60591">
        <w:trPr>
          <w:cantSplit/>
        </w:trPr>
        <w:tc>
          <w:tcPr>
            <w:tcW w:w="288" w:type="dxa"/>
          </w:tcPr>
          <w:p w14:paraId="0E9ADB23" w14:textId="77777777" w:rsidR="00E60591" w:rsidRDefault="00E60591" w:rsidP="00E60591">
            <w:pPr>
              <w:pStyle w:val="CopticCross"/>
            </w:pPr>
          </w:p>
        </w:tc>
        <w:tc>
          <w:tcPr>
            <w:tcW w:w="3960" w:type="dxa"/>
          </w:tcPr>
          <w:p w14:paraId="65D58FCD" w14:textId="77777777" w:rsidR="00E60591" w:rsidRDefault="00E60591" w:rsidP="00E60591">
            <w:pPr>
              <w:pStyle w:val="EngHang"/>
            </w:pPr>
            <w:r>
              <w:t>Without you, who could have</w:t>
            </w:r>
          </w:p>
          <w:p w14:paraId="4CFA8D41" w14:textId="77777777" w:rsidR="00E60591" w:rsidRDefault="00E60591" w:rsidP="00E60591">
            <w:pPr>
              <w:pStyle w:val="EngHang"/>
            </w:pPr>
            <w:r>
              <w:t>Witnessed the glory of Christ,</w:t>
            </w:r>
          </w:p>
          <w:p w14:paraId="4309D207" w14:textId="77777777" w:rsidR="00E60591" w:rsidRDefault="00E60591" w:rsidP="00E60591">
            <w:pPr>
              <w:pStyle w:val="EngHang"/>
            </w:pPr>
            <w:r>
              <w:t>When He appeared to the world,</w:t>
            </w:r>
          </w:p>
          <w:p w14:paraId="6ACB2118" w14:textId="77777777" w:rsidR="00E60591" w:rsidRDefault="00E60591" w:rsidP="00E60591">
            <w:pPr>
              <w:pStyle w:val="EngHangEnd"/>
            </w:pPr>
            <w:r>
              <w:t>O Virgin Mary.</w:t>
            </w:r>
          </w:p>
        </w:tc>
      </w:tr>
      <w:tr w:rsidR="00E60591" w14:paraId="774A953D" w14:textId="77777777" w:rsidTr="00E60591">
        <w:trPr>
          <w:cantSplit/>
        </w:trPr>
        <w:tc>
          <w:tcPr>
            <w:tcW w:w="288" w:type="dxa"/>
          </w:tcPr>
          <w:p w14:paraId="55178246" w14:textId="77777777" w:rsidR="00E60591" w:rsidRDefault="00E60591" w:rsidP="00E60591">
            <w:pPr>
              <w:pStyle w:val="CopticCross"/>
            </w:pPr>
            <w:r>
              <w:t>¿</w:t>
            </w:r>
          </w:p>
        </w:tc>
        <w:tc>
          <w:tcPr>
            <w:tcW w:w="3960" w:type="dxa"/>
          </w:tcPr>
          <w:p w14:paraId="01ED93E5" w14:textId="77777777" w:rsidR="00E60591" w:rsidRDefault="00E60591" w:rsidP="00E60591">
            <w:pPr>
              <w:pStyle w:val="EngHang"/>
            </w:pPr>
            <w:r>
              <w:t>Moses desired to behold Him,</w:t>
            </w:r>
          </w:p>
          <w:p w14:paraId="124F7137" w14:textId="77777777" w:rsidR="00E60591" w:rsidRDefault="00E60591" w:rsidP="00E60591">
            <w:pPr>
              <w:pStyle w:val="EngHang"/>
            </w:pPr>
            <w:r>
              <w:t>The Image of God the Father,</w:t>
            </w:r>
          </w:p>
          <w:p w14:paraId="0CB7073B" w14:textId="77777777" w:rsidR="00E60591" w:rsidRDefault="00E60591" w:rsidP="00E60591">
            <w:pPr>
              <w:pStyle w:val="EngHang"/>
            </w:pPr>
            <w:r>
              <w:t>But could not glimps His Light,</w:t>
            </w:r>
          </w:p>
          <w:p w14:paraId="649D080C" w14:textId="77777777" w:rsidR="00E60591" w:rsidRDefault="00E60591" w:rsidP="00E60591">
            <w:pPr>
              <w:pStyle w:val="EngHangEnd"/>
            </w:pPr>
            <w:r>
              <w:t>O Virgin Mary.</w:t>
            </w:r>
          </w:p>
        </w:tc>
      </w:tr>
      <w:tr w:rsidR="00E60591" w14:paraId="5A32E62D" w14:textId="77777777" w:rsidTr="00E60591">
        <w:trPr>
          <w:cantSplit/>
        </w:trPr>
        <w:tc>
          <w:tcPr>
            <w:tcW w:w="288" w:type="dxa"/>
          </w:tcPr>
          <w:p w14:paraId="034C400C" w14:textId="77777777" w:rsidR="00E60591" w:rsidRDefault="00E60591" w:rsidP="00E60591">
            <w:pPr>
              <w:pStyle w:val="CopticCross"/>
            </w:pPr>
          </w:p>
        </w:tc>
        <w:tc>
          <w:tcPr>
            <w:tcW w:w="3960" w:type="dxa"/>
          </w:tcPr>
          <w:p w14:paraId="1F41BBA4" w14:textId="77777777" w:rsidR="00E60591" w:rsidRDefault="00E60591" w:rsidP="00E60591">
            <w:pPr>
              <w:pStyle w:val="EngHang"/>
            </w:pPr>
            <w:r>
              <w:t>We beseech you to guide us</w:t>
            </w:r>
          </w:p>
          <w:p w14:paraId="37C84DA9" w14:textId="77777777" w:rsidR="00E60591" w:rsidRDefault="00E60591" w:rsidP="00E60591">
            <w:pPr>
              <w:pStyle w:val="EngHang"/>
            </w:pPr>
            <w:r>
              <w:t>To please the Holy Lord,</w:t>
            </w:r>
          </w:p>
          <w:p w14:paraId="1A581707" w14:textId="77777777" w:rsidR="00E60591" w:rsidRDefault="00E60591" w:rsidP="00E60591">
            <w:pPr>
              <w:pStyle w:val="EngHang"/>
            </w:pPr>
            <w:r>
              <w:t>That He might lead us to the city,</w:t>
            </w:r>
          </w:p>
          <w:p w14:paraId="407817B9" w14:textId="77777777" w:rsidR="00E60591" w:rsidRDefault="00E60591" w:rsidP="00E60591">
            <w:pPr>
              <w:pStyle w:val="EngHangEnd"/>
            </w:pPr>
            <w:r>
              <w:t>O Virgin Mary.</w:t>
            </w:r>
          </w:p>
        </w:tc>
      </w:tr>
      <w:tr w:rsidR="00E60591" w14:paraId="1CEF3747" w14:textId="77777777" w:rsidTr="00E60591">
        <w:trPr>
          <w:cantSplit/>
        </w:trPr>
        <w:tc>
          <w:tcPr>
            <w:tcW w:w="288" w:type="dxa"/>
          </w:tcPr>
          <w:p w14:paraId="6DB5419C" w14:textId="77777777" w:rsidR="00E60591" w:rsidRDefault="00E60591" w:rsidP="00E60591">
            <w:pPr>
              <w:pStyle w:val="CopticCross"/>
            </w:pPr>
            <w:r>
              <w:t>¿</w:t>
            </w:r>
          </w:p>
        </w:tc>
        <w:tc>
          <w:tcPr>
            <w:tcW w:w="3960" w:type="dxa"/>
          </w:tcPr>
          <w:p w14:paraId="5DA2E1C6" w14:textId="77777777" w:rsidR="00E60591" w:rsidRDefault="00E60591" w:rsidP="00E60591">
            <w:pPr>
              <w:pStyle w:val="EngHang"/>
            </w:pPr>
            <w:r>
              <w:t>You became a pure Sanctuary</w:t>
            </w:r>
          </w:p>
          <w:p w14:paraId="4CBC5C8B" w14:textId="77777777" w:rsidR="00E60591" w:rsidRDefault="00E60591" w:rsidP="00E60591">
            <w:pPr>
              <w:pStyle w:val="EngHang"/>
            </w:pPr>
            <w:r>
              <w:t>For the dwelling of our Lord Jesus,</w:t>
            </w:r>
          </w:p>
          <w:p w14:paraId="713724BF" w14:textId="77777777" w:rsidR="00E60591" w:rsidRDefault="00E60591" w:rsidP="00E60591">
            <w:pPr>
              <w:pStyle w:val="EngHang"/>
            </w:pPr>
            <w:r>
              <w:t>Whom you carried in your womb,</w:t>
            </w:r>
          </w:p>
          <w:p w14:paraId="6B89B4EF" w14:textId="77777777" w:rsidR="00E60591" w:rsidRDefault="00E60591" w:rsidP="00E60591">
            <w:pPr>
              <w:pStyle w:val="EngHangEnd"/>
            </w:pPr>
            <w:r>
              <w:t>O Virgin Mary.</w:t>
            </w:r>
          </w:p>
        </w:tc>
      </w:tr>
      <w:tr w:rsidR="00E60591" w14:paraId="2FBCAD78" w14:textId="77777777" w:rsidTr="00E60591">
        <w:trPr>
          <w:cantSplit/>
        </w:trPr>
        <w:tc>
          <w:tcPr>
            <w:tcW w:w="288" w:type="dxa"/>
          </w:tcPr>
          <w:p w14:paraId="20285B6A" w14:textId="77777777" w:rsidR="00E60591" w:rsidRDefault="00E60591" w:rsidP="00E60591">
            <w:pPr>
              <w:pStyle w:val="CopticCross"/>
            </w:pPr>
          </w:p>
        </w:tc>
        <w:tc>
          <w:tcPr>
            <w:tcW w:w="3960" w:type="dxa"/>
          </w:tcPr>
          <w:p w14:paraId="4747A2F6" w14:textId="77777777" w:rsidR="00E60591" w:rsidRDefault="00E60591" w:rsidP="00E60591">
            <w:pPr>
              <w:pStyle w:val="EngHang"/>
            </w:pPr>
            <w:r>
              <w:t>You carried the Creator</w:t>
            </w:r>
          </w:p>
          <w:p w14:paraId="22438CB6" w14:textId="77777777" w:rsidR="00E60591" w:rsidRDefault="00E60591" w:rsidP="00E60591">
            <w:pPr>
              <w:pStyle w:val="EngHang"/>
            </w:pPr>
            <w:r>
              <w:t>Of all living in your bosom;</w:t>
            </w:r>
          </w:p>
          <w:p w14:paraId="1479F7B0" w14:textId="77777777" w:rsidR="00E60591" w:rsidRDefault="00E60591" w:rsidP="00E60591">
            <w:pPr>
              <w:pStyle w:val="EngHang"/>
            </w:pPr>
            <w:r>
              <w:t>He drank of your milk,</w:t>
            </w:r>
          </w:p>
          <w:p w14:paraId="261FDF0D" w14:textId="77777777" w:rsidR="00E60591" w:rsidRDefault="00E60591" w:rsidP="00E60591">
            <w:pPr>
              <w:pStyle w:val="EngHangEnd"/>
            </w:pPr>
            <w:r>
              <w:t>O Virgin Mary.</w:t>
            </w:r>
          </w:p>
        </w:tc>
      </w:tr>
      <w:tr w:rsidR="00E60591" w14:paraId="186F6771" w14:textId="77777777" w:rsidTr="00E60591">
        <w:trPr>
          <w:cantSplit/>
        </w:trPr>
        <w:tc>
          <w:tcPr>
            <w:tcW w:w="288" w:type="dxa"/>
          </w:tcPr>
          <w:p w14:paraId="7457B3D3" w14:textId="77777777" w:rsidR="00E60591" w:rsidRDefault="00E60591" w:rsidP="00E60591">
            <w:pPr>
              <w:pStyle w:val="CopticCross"/>
            </w:pPr>
            <w:r>
              <w:t>¿</w:t>
            </w:r>
          </w:p>
        </w:tc>
        <w:tc>
          <w:tcPr>
            <w:tcW w:w="3960" w:type="dxa"/>
          </w:tcPr>
          <w:p w14:paraId="639AA0AF" w14:textId="77777777" w:rsidR="00E60591" w:rsidRDefault="00E60591" w:rsidP="00E60591">
            <w:pPr>
              <w:pStyle w:val="EngHang"/>
            </w:pPr>
            <w:r>
              <w:t>Do not forget, O Mary,</w:t>
            </w:r>
          </w:p>
          <w:p w14:paraId="3E133D4E" w14:textId="77777777" w:rsidR="00E60591" w:rsidRDefault="00E60591" w:rsidP="00E60591">
            <w:pPr>
              <w:pStyle w:val="EngHang"/>
            </w:pPr>
            <w:r>
              <w:t>The Christian people,</w:t>
            </w:r>
          </w:p>
          <w:p w14:paraId="0323AA1D" w14:textId="77777777" w:rsidR="00E60591" w:rsidRDefault="00E60591" w:rsidP="00E60591">
            <w:pPr>
              <w:pStyle w:val="EngHang"/>
            </w:pPr>
            <w:r>
              <w:t>Beofre the Great God,</w:t>
            </w:r>
          </w:p>
          <w:p w14:paraId="0A41C6AC" w14:textId="77777777" w:rsidR="00E60591" w:rsidRDefault="00E60591" w:rsidP="00E60591">
            <w:pPr>
              <w:pStyle w:val="EngHangEnd"/>
            </w:pPr>
            <w:r>
              <w:t>O Virgin Mary.</w:t>
            </w:r>
          </w:p>
        </w:tc>
      </w:tr>
      <w:tr w:rsidR="00E60591" w14:paraId="4AD25D23" w14:textId="77777777" w:rsidTr="00E60591">
        <w:trPr>
          <w:cantSplit/>
        </w:trPr>
        <w:tc>
          <w:tcPr>
            <w:tcW w:w="288" w:type="dxa"/>
          </w:tcPr>
          <w:p w14:paraId="04E011F1" w14:textId="77777777" w:rsidR="00E60591" w:rsidRDefault="00E60591" w:rsidP="00E60591">
            <w:pPr>
              <w:pStyle w:val="CopticCross"/>
            </w:pPr>
          </w:p>
        </w:tc>
        <w:tc>
          <w:tcPr>
            <w:tcW w:w="3960" w:type="dxa"/>
          </w:tcPr>
          <w:p w14:paraId="231D021D" w14:textId="77777777" w:rsidR="00E60591" w:rsidRDefault="00E60591" w:rsidP="00E60591">
            <w:pPr>
              <w:pStyle w:val="EngHang"/>
            </w:pPr>
            <w:r>
              <w:t>O Mary, help us,</w:t>
            </w:r>
          </w:p>
          <w:p w14:paraId="2AE6CD2B" w14:textId="77777777" w:rsidR="00E60591" w:rsidRDefault="00E60591" w:rsidP="00E60591">
            <w:pPr>
              <w:pStyle w:val="EngHang"/>
            </w:pPr>
            <w:r>
              <w:t>Lead us to the harbour,</w:t>
            </w:r>
          </w:p>
          <w:p w14:paraId="7359B669" w14:textId="77777777" w:rsidR="00E60591" w:rsidRDefault="00E60591" w:rsidP="00E60591">
            <w:pPr>
              <w:pStyle w:val="EngHang"/>
            </w:pPr>
            <w:r>
              <w:t>To the Lord Jesus Christ,</w:t>
            </w:r>
          </w:p>
          <w:p w14:paraId="53B7BCC9" w14:textId="77777777" w:rsidR="00E60591" w:rsidRDefault="00E60591" w:rsidP="00E60591">
            <w:pPr>
              <w:pStyle w:val="EngHangEnd"/>
            </w:pPr>
            <w:r>
              <w:t>O Virgin mary.</w:t>
            </w:r>
          </w:p>
        </w:tc>
      </w:tr>
      <w:tr w:rsidR="00E60591" w14:paraId="6D4EB035" w14:textId="77777777" w:rsidTr="00E60591">
        <w:trPr>
          <w:cantSplit/>
        </w:trPr>
        <w:tc>
          <w:tcPr>
            <w:tcW w:w="288" w:type="dxa"/>
          </w:tcPr>
          <w:p w14:paraId="034BD3B2" w14:textId="77777777" w:rsidR="00E60591" w:rsidRDefault="00E60591" w:rsidP="00E60591">
            <w:pPr>
              <w:pStyle w:val="CopticCross"/>
            </w:pPr>
            <w:r>
              <w:t>¿</w:t>
            </w:r>
          </w:p>
        </w:tc>
        <w:tc>
          <w:tcPr>
            <w:tcW w:w="3960" w:type="dxa"/>
          </w:tcPr>
          <w:p w14:paraId="0F050E30" w14:textId="77777777" w:rsidR="00E60591" w:rsidRDefault="00E60591" w:rsidP="00E60591">
            <w:pPr>
              <w:pStyle w:val="EngHang"/>
            </w:pPr>
            <w:r>
              <w:t>Hail to the Virgin Mary,</w:t>
            </w:r>
          </w:p>
          <w:p w14:paraId="4FFDF598" w14:textId="77777777" w:rsidR="00E60591" w:rsidRDefault="00E60591" w:rsidP="00E60591">
            <w:pPr>
              <w:pStyle w:val="EngHang"/>
            </w:pPr>
            <w:r>
              <w:t>The Mother of Jesus Christ;</w:t>
            </w:r>
          </w:p>
          <w:p w14:paraId="5CC3B4DD" w14:textId="77777777" w:rsidR="00E60591" w:rsidRDefault="00E60591" w:rsidP="00E60591">
            <w:pPr>
              <w:pStyle w:val="EngHang"/>
            </w:pPr>
            <w:r>
              <w:t>We gain victory through you,</w:t>
            </w:r>
          </w:p>
          <w:p w14:paraId="5AFE6AA9" w14:textId="77777777" w:rsidR="00E60591" w:rsidRDefault="00E60591" w:rsidP="00E60591">
            <w:pPr>
              <w:pStyle w:val="EngHangEnd"/>
            </w:pPr>
            <w:r>
              <w:t>O Virgin Mary.</w:t>
            </w:r>
          </w:p>
        </w:tc>
      </w:tr>
      <w:tr w:rsidR="00E60591" w14:paraId="6B09CEC2" w14:textId="77777777" w:rsidTr="00E60591">
        <w:trPr>
          <w:cantSplit/>
        </w:trPr>
        <w:tc>
          <w:tcPr>
            <w:tcW w:w="288" w:type="dxa"/>
          </w:tcPr>
          <w:p w14:paraId="7ECAC0C9" w14:textId="77777777" w:rsidR="00E60591" w:rsidRDefault="00E60591" w:rsidP="00E60591">
            <w:pPr>
              <w:pStyle w:val="CopticCross"/>
            </w:pPr>
          </w:p>
        </w:tc>
        <w:tc>
          <w:tcPr>
            <w:tcW w:w="3960" w:type="dxa"/>
          </w:tcPr>
          <w:p w14:paraId="4352CFA3" w14:textId="77777777" w:rsidR="00E60591" w:rsidRDefault="00E60591" w:rsidP="00E60591">
            <w:pPr>
              <w:pStyle w:val="EngHang"/>
            </w:pPr>
            <w:r>
              <w:t>Hail to the Holy Mary,</w:t>
            </w:r>
          </w:p>
          <w:p w14:paraId="5AF47A5A" w14:textId="77777777" w:rsidR="00E60591" w:rsidRDefault="00E60591" w:rsidP="00E60591">
            <w:pPr>
              <w:pStyle w:val="EngHang"/>
            </w:pPr>
            <w:r>
              <w:t>The Theotokos,</w:t>
            </w:r>
          </w:p>
          <w:p w14:paraId="7006BC3D" w14:textId="77777777" w:rsidR="00E60591" w:rsidRDefault="00E60591" w:rsidP="00E60591">
            <w:pPr>
              <w:pStyle w:val="EngHang"/>
            </w:pPr>
            <w:r>
              <w:t>The pride of the whole world,</w:t>
            </w:r>
          </w:p>
          <w:p w14:paraId="4D705F6E" w14:textId="77777777" w:rsidR="00E60591" w:rsidRDefault="00E60591" w:rsidP="00E60591">
            <w:pPr>
              <w:pStyle w:val="EngHangEnd"/>
            </w:pPr>
            <w:r>
              <w:t>The Virgin Mary.</w:t>
            </w:r>
          </w:p>
        </w:tc>
      </w:tr>
      <w:tr w:rsidR="00E60591" w14:paraId="34E07FC6" w14:textId="77777777" w:rsidTr="00E60591">
        <w:trPr>
          <w:cantSplit/>
        </w:trPr>
        <w:tc>
          <w:tcPr>
            <w:tcW w:w="288" w:type="dxa"/>
          </w:tcPr>
          <w:p w14:paraId="724DD379" w14:textId="77777777" w:rsidR="00E60591" w:rsidRDefault="00E60591" w:rsidP="00E60591">
            <w:pPr>
              <w:pStyle w:val="CopticCross"/>
            </w:pPr>
            <w:r>
              <w:t>¿</w:t>
            </w:r>
          </w:p>
        </w:tc>
        <w:tc>
          <w:tcPr>
            <w:tcW w:w="3960" w:type="dxa"/>
          </w:tcPr>
          <w:p w14:paraId="2EB6B17C" w14:textId="77777777" w:rsidR="00E60591" w:rsidRDefault="00E60591" w:rsidP="00E60591">
            <w:pPr>
              <w:pStyle w:val="EngHang"/>
            </w:pPr>
            <w:r>
              <w:t>Peace be to the people</w:t>
            </w:r>
          </w:p>
          <w:p w14:paraId="31C3A482" w14:textId="77777777" w:rsidR="00E60591" w:rsidRDefault="00E60591" w:rsidP="00E60591">
            <w:pPr>
              <w:pStyle w:val="EngHang"/>
            </w:pPr>
            <w:r>
              <w:t>Who are present with us;</w:t>
            </w:r>
          </w:p>
          <w:p w14:paraId="398AED7D" w14:textId="77777777" w:rsidR="00E60591" w:rsidRDefault="00E60591" w:rsidP="00E60591">
            <w:pPr>
              <w:pStyle w:val="EngHang"/>
            </w:pPr>
            <w:r>
              <w:t>May we be saved and redeemed,</w:t>
            </w:r>
          </w:p>
          <w:p w14:paraId="21C59B38" w14:textId="77777777" w:rsidR="00E60591" w:rsidRDefault="00E60591" w:rsidP="00E60591">
            <w:pPr>
              <w:pStyle w:val="EngHangEnd"/>
            </w:pPr>
            <w:r>
              <w:t>O Virgin Mary.</w:t>
            </w:r>
          </w:p>
        </w:tc>
      </w:tr>
      <w:tr w:rsidR="00E60591" w14:paraId="065FA631" w14:textId="77777777" w:rsidTr="00E60591">
        <w:trPr>
          <w:cantSplit/>
        </w:trPr>
        <w:tc>
          <w:tcPr>
            <w:tcW w:w="288" w:type="dxa"/>
          </w:tcPr>
          <w:p w14:paraId="23928CE6" w14:textId="77777777" w:rsidR="00E60591" w:rsidRDefault="00E60591" w:rsidP="00E60591">
            <w:pPr>
              <w:pStyle w:val="CopticCross"/>
            </w:pPr>
          </w:p>
        </w:tc>
        <w:tc>
          <w:tcPr>
            <w:tcW w:w="3960" w:type="dxa"/>
          </w:tcPr>
          <w:p w14:paraId="48340F59" w14:textId="77777777" w:rsidR="00E60591" w:rsidRDefault="00E60591" w:rsidP="00E60591">
            <w:pPr>
              <w:pStyle w:val="EngHang"/>
            </w:pPr>
            <w:r>
              <w:t>I complete my words</w:t>
            </w:r>
          </w:p>
          <w:p w14:paraId="103DA13A" w14:textId="77777777" w:rsidR="00E60591" w:rsidRDefault="00E60591" w:rsidP="00E60591">
            <w:pPr>
              <w:pStyle w:val="EngHang"/>
            </w:pPr>
            <w:r>
              <w:t>With Praise of the Theotokos,</w:t>
            </w:r>
          </w:p>
          <w:p w14:paraId="275EE405" w14:textId="77777777" w:rsidR="00E60591" w:rsidRDefault="00E60591" w:rsidP="00E60591">
            <w:pPr>
              <w:pStyle w:val="EngHang"/>
            </w:pPr>
            <w:r>
              <w:t>The gate of Heaven,</w:t>
            </w:r>
          </w:p>
          <w:p w14:paraId="7E5E6543" w14:textId="77777777" w:rsidR="00E60591" w:rsidRDefault="00E60591" w:rsidP="00E60591">
            <w:pPr>
              <w:pStyle w:val="EngHangEnd"/>
            </w:pPr>
            <w:r>
              <w:t>The Virgin Mary.</w:t>
            </w:r>
          </w:p>
        </w:tc>
      </w:tr>
    </w:tbl>
    <w:p w14:paraId="1E775A2E" w14:textId="77777777" w:rsidR="00E60591" w:rsidRDefault="00E60591" w:rsidP="00E60591">
      <w:pPr>
        <w:pStyle w:val="Heading3"/>
      </w:pPr>
      <w:bookmarkStart w:id="1140" w:name="_Ref452619779"/>
      <w:bookmarkStart w:id="1141" w:name="_Toc479145663"/>
      <w:r>
        <w:t>Hymn on the Tuesday Theotokia</w:t>
      </w:r>
      <w:bookmarkEnd w:id="1140"/>
      <w:bookmarkEnd w:id="1141"/>
    </w:p>
    <w:p w14:paraId="63CB48E9"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3583844F" w14:textId="77777777" w:rsidTr="00E60591">
        <w:trPr>
          <w:cantSplit/>
        </w:trPr>
        <w:tc>
          <w:tcPr>
            <w:tcW w:w="288" w:type="dxa"/>
          </w:tcPr>
          <w:p w14:paraId="08B90750" w14:textId="77777777" w:rsidR="00E60591" w:rsidRDefault="00E60591" w:rsidP="00E60591">
            <w:pPr>
              <w:pStyle w:val="CopticCross"/>
            </w:pPr>
          </w:p>
        </w:tc>
        <w:tc>
          <w:tcPr>
            <w:tcW w:w="3960" w:type="dxa"/>
          </w:tcPr>
          <w:p w14:paraId="3D5A346C" w14:textId="77777777" w:rsidR="00E60591" w:rsidRDefault="00E60591" w:rsidP="00E60591">
            <w:pPr>
              <w:pStyle w:val="EngHang"/>
            </w:pPr>
            <w:r>
              <w:t>O Mary, I’m your servant,</w:t>
            </w:r>
          </w:p>
          <w:p w14:paraId="4899DB17" w14:textId="77777777" w:rsidR="00E60591" w:rsidRDefault="00E60591" w:rsidP="00E60591">
            <w:pPr>
              <w:pStyle w:val="EngHang"/>
            </w:pPr>
            <w:r>
              <w:t>Baptised in the Name of your Son.</w:t>
            </w:r>
          </w:p>
          <w:p w14:paraId="5176E29D" w14:textId="77777777" w:rsidR="00E60591" w:rsidRDefault="00E60591" w:rsidP="00E60591">
            <w:pPr>
              <w:pStyle w:val="EngHang"/>
            </w:pPr>
            <w:r>
              <w:t>You gave me your promise,</w:t>
            </w:r>
          </w:p>
          <w:p w14:paraId="58E07208" w14:textId="77777777" w:rsidR="00E60591" w:rsidRDefault="00E60591" w:rsidP="00E60591">
            <w:pPr>
              <w:pStyle w:val="EngHangEnd"/>
            </w:pPr>
            <w:r>
              <w:t>I ask you to fulfill it.</w:t>
            </w:r>
          </w:p>
        </w:tc>
      </w:tr>
      <w:tr w:rsidR="00E60591" w14:paraId="210BACDB" w14:textId="77777777" w:rsidTr="00E60591">
        <w:trPr>
          <w:cantSplit/>
        </w:trPr>
        <w:tc>
          <w:tcPr>
            <w:tcW w:w="288" w:type="dxa"/>
          </w:tcPr>
          <w:p w14:paraId="117797A7" w14:textId="77777777" w:rsidR="00E60591" w:rsidRPr="001E2E1C" w:rsidRDefault="00E60591" w:rsidP="00E60591">
            <w:pPr>
              <w:pStyle w:val="CopticCross"/>
            </w:pPr>
            <w:r>
              <w:lastRenderedPageBreak/>
              <w:t>¿</w:t>
            </w:r>
          </w:p>
        </w:tc>
        <w:tc>
          <w:tcPr>
            <w:tcW w:w="3960" w:type="dxa"/>
          </w:tcPr>
          <w:p w14:paraId="3401AA0D" w14:textId="77777777" w:rsidR="00E60591" w:rsidRDefault="00E60591" w:rsidP="00E60591">
            <w:pPr>
              <w:pStyle w:val="EngHang"/>
            </w:pPr>
            <w:r>
              <w:t>O Mary, by your prayers,</w:t>
            </w:r>
          </w:p>
          <w:p w14:paraId="3EE57A08" w14:textId="77777777" w:rsidR="00E60591" w:rsidRDefault="00E60591" w:rsidP="00E60591">
            <w:pPr>
              <w:pStyle w:val="EngHang"/>
            </w:pPr>
            <w:r>
              <w:t>By your chatity, your purity,</w:t>
            </w:r>
          </w:p>
          <w:p w14:paraId="04875F6C" w14:textId="77777777" w:rsidR="00E60591" w:rsidRDefault="00E60591" w:rsidP="00E60591">
            <w:pPr>
              <w:pStyle w:val="EngHang"/>
            </w:pPr>
            <w:r>
              <w:t>And your virtuous life,</w:t>
            </w:r>
          </w:p>
          <w:p w14:paraId="586475E5" w14:textId="77777777" w:rsidR="00E60591" w:rsidRDefault="00E60591" w:rsidP="00E60591">
            <w:pPr>
              <w:pStyle w:val="EngHangEnd"/>
            </w:pPr>
            <w:r>
              <w:t>Lead me to Paradise.</w:t>
            </w:r>
          </w:p>
        </w:tc>
      </w:tr>
      <w:tr w:rsidR="00E60591" w14:paraId="6BC996B9" w14:textId="77777777" w:rsidTr="00E60591">
        <w:trPr>
          <w:cantSplit/>
        </w:trPr>
        <w:tc>
          <w:tcPr>
            <w:tcW w:w="288" w:type="dxa"/>
          </w:tcPr>
          <w:p w14:paraId="57F31F28" w14:textId="77777777" w:rsidR="00E60591" w:rsidRDefault="00E60591" w:rsidP="00E60591">
            <w:pPr>
              <w:pStyle w:val="CopticCross"/>
            </w:pPr>
          </w:p>
        </w:tc>
        <w:tc>
          <w:tcPr>
            <w:tcW w:w="3960" w:type="dxa"/>
          </w:tcPr>
          <w:p w14:paraId="24FF13F4" w14:textId="77777777" w:rsidR="00E60591" w:rsidRDefault="00E60591" w:rsidP="00E60591">
            <w:pPr>
              <w:pStyle w:val="EngHang"/>
            </w:pPr>
            <w:r>
              <w:t>O Mary, my crown,</w:t>
            </w:r>
          </w:p>
          <w:p w14:paraId="68AD49FC" w14:textId="77777777" w:rsidR="00E60591" w:rsidRDefault="00E60591" w:rsidP="00E60591">
            <w:pPr>
              <w:pStyle w:val="EngHang"/>
            </w:pPr>
            <w:r>
              <w:t>My honour among the multitudes.</w:t>
            </w:r>
          </w:p>
          <w:p w14:paraId="5AFC3A49" w14:textId="77777777" w:rsidR="00E60591" w:rsidRDefault="00E60591" w:rsidP="00E60591">
            <w:pPr>
              <w:pStyle w:val="EngHang"/>
            </w:pPr>
            <w:r>
              <w:t>Praising you in the assembly</w:t>
            </w:r>
          </w:p>
          <w:p w14:paraId="1954F862" w14:textId="77777777" w:rsidR="00E60591" w:rsidRDefault="00E60591" w:rsidP="00E60591">
            <w:pPr>
              <w:pStyle w:val="EngHangEnd"/>
            </w:pPr>
            <w:r>
              <w:t>Cools me and quenches my thirst.</w:t>
            </w:r>
          </w:p>
        </w:tc>
      </w:tr>
      <w:tr w:rsidR="00E60591" w14:paraId="3770FD82" w14:textId="77777777" w:rsidTr="00E60591">
        <w:trPr>
          <w:cantSplit/>
        </w:trPr>
        <w:tc>
          <w:tcPr>
            <w:tcW w:w="288" w:type="dxa"/>
          </w:tcPr>
          <w:p w14:paraId="2FA83038" w14:textId="77777777" w:rsidR="00E60591" w:rsidRDefault="00E60591" w:rsidP="00E60591">
            <w:pPr>
              <w:pStyle w:val="CopticCross"/>
            </w:pPr>
            <w:r>
              <w:t>¿</w:t>
            </w:r>
          </w:p>
        </w:tc>
        <w:tc>
          <w:tcPr>
            <w:tcW w:w="3960" w:type="dxa"/>
          </w:tcPr>
          <w:p w14:paraId="624E954E" w14:textId="77777777" w:rsidR="00E60591" w:rsidRDefault="00E60591" w:rsidP="00E60591">
            <w:pPr>
              <w:pStyle w:val="EngHang"/>
            </w:pPr>
            <w:r>
              <w:t>O Mary, I am carrying</w:t>
            </w:r>
          </w:p>
          <w:p w14:paraId="7BC2BDAE" w14:textId="77777777" w:rsidR="00E60591" w:rsidRDefault="00E60591" w:rsidP="00E60591">
            <w:pPr>
              <w:pStyle w:val="EngHang"/>
            </w:pPr>
            <w:r>
              <w:t>A heavy burden,</w:t>
            </w:r>
          </w:p>
          <w:p w14:paraId="78F3AF13" w14:textId="77777777" w:rsidR="00E60591" w:rsidRDefault="00E60591" w:rsidP="00E60591">
            <w:pPr>
              <w:pStyle w:val="EngHang"/>
            </w:pPr>
            <w:r>
              <w:t>But I hope in you</w:t>
            </w:r>
          </w:p>
          <w:p w14:paraId="37905747" w14:textId="77777777" w:rsidR="00E60591" w:rsidRDefault="00E60591" w:rsidP="00E60591">
            <w:pPr>
              <w:pStyle w:val="EngHangEnd"/>
            </w:pPr>
            <w:r>
              <w:t>To help me, O my pride.</w:t>
            </w:r>
          </w:p>
        </w:tc>
      </w:tr>
      <w:tr w:rsidR="00E60591" w14:paraId="2F4142F0" w14:textId="77777777" w:rsidTr="00E60591">
        <w:trPr>
          <w:cantSplit/>
        </w:trPr>
        <w:tc>
          <w:tcPr>
            <w:tcW w:w="288" w:type="dxa"/>
          </w:tcPr>
          <w:p w14:paraId="04BA3F58" w14:textId="77777777" w:rsidR="00E60591" w:rsidRDefault="00E60591" w:rsidP="00E60591">
            <w:pPr>
              <w:pStyle w:val="CopticCross"/>
            </w:pPr>
          </w:p>
        </w:tc>
        <w:tc>
          <w:tcPr>
            <w:tcW w:w="3960" w:type="dxa"/>
          </w:tcPr>
          <w:p w14:paraId="781CC1A5" w14:textId="77777777" w:rsidR="00E60591" w:rsidRDefault="00E60591" w:rsidP="00E60591">
            <w:pPr>
              <w:pStyle w:val="EngHang"/>
            </w:pPr>
            <w:r>
              <w:t>The hour comes upon me,</w:t>
            </w:r>
          </w:p>
          <w:p w14:paraId="023DDD5E" w14:textId="77777777" w:rsidR="00E60591" w:rsidRDefault="00E60591" w:rsidP="00E60591">
            <w:pPr>
              <w:pStyle w:val="EngHang"/>
            </w:pPr>
            <w:r>
              <w:t>I am unaware and forgetful</w:t>
            </w:r>
          </w:p>
          <w:p w14:paraId="1A620D88" w14:textId="77777777" w:rsidR="00E60591" w:rsidRDefault="00E60591" w:rsidP="00E60591">
            <w:pPr>
              <w:pStyle w:val="EngHang"/>
            </w:pPr>
            <w:r>
              <w:t>As Satan offers</w:t>
            </w:r>
          </w:p>
          <w:p w14:paraId="3EADDE98" w14:textId="77777777" w:rsidR="00E60591" w:rsidRDefault="00E60591" w:rsidP="00E60591">
            <w:pPr>
              <w:pStyle w:val="EngHangEnd"/>
            </w:pPr>
            <w:r>
              <w:t>Many deceiving snares.</w:t>
            </w:r>
          </w:p>
        </w:tc>
      </w:tr>
      <w:tr w:rsidR="00E60591" w14:paraId="46DD809F" w14:textId="77777777" w:rsidTr="00E60591">
        <w:trPr>
          <w:cantSplit/>
        </w:trPr>
        <w:tc>
          <w:tcPr>
            <w:tcW w:w="288" w:type="dxa"/>
          </w:tcPr>
          <w:p w14:paraId="75B1C33B" w14:textId="77777777" w:rsidR="00E60591" w:rsidRDefault="00E60591" w:rsidP="00E60591">
            <w:pPr>
              <w:pStyle w:val="CopticCross"/>
            </w:pPr>
            <w:r>
              <w:t>¿</w:t>
            </w:r>
          </w:p>
        </w:tc>
        <w:tc>
          <w:tcPr>
            <w:tcW w:w="3960" w:type="dxa"/>
          </w:tcPr>
          <w:p w14:paraId="3F9BAAAA" w14:textId="77777777" w:rsidR="00E60591" w:rsidRDefault="00E60591" w:rsidP="00E60591">
            <w:pPr>
              <w:pStyle w:val="EngHang"/>
            </w:pPr>
            <w:r>
              <w:t>O Mary, I’ve seen his works,</w:t>
            </w:r>
          </w:p>
          <w:p w14:paraId="51EF1BE4" w14:textId="77777777" w:rsidR="00E60591" w:rsidRDefault="00E60591" w:rsidP="00E60591">
            <w:pPr>
              <w:pStyle w:val="EngHang"/>
            </w:pPr>
            <w:r>
              <w:t>They appear attractive and sweet,</w:t>
            </w:r>
          </w:p>
          <w:p w14:paraId="5D0DD564" w14:textId="77777777" w:rsidR="00E60591" w:rsidRDefault="00E60591" w:rsidP="00E60591">
            <w:pPr>
              <w:pStyle w:val="EngHang"/>
            </w:pPr>
            <w:r>
              <w:t>He lures me with bait,</w:t>
            </w:r>
          </w:p>
          <w:p w14:paraId="76C035D1" w14:textId="77777777" w:rsidR="00E60591" w:rsidRDefault="00E60591" w:rsidP="00E60591">
            <w:pPr>
              <w:pStyle w:val="EngHangEnd"/>
            </w:pPr>
            <w:r>
              <w:t>But I’ve not yet lost hope.</w:t>
            </w:r>
          </w:p>
        </w:tc>
      </w:tr>
      <w:tr w:rsidR="00E60591" w14:paraId="1A20D052" w14:textId="77777777" w:rsidTr="00E60591">
        <w:trPr>
          <w:cantSplit/>
        </w:trPr>
        <w:tc>
          <w:tcPr>
            <w:tcW w:w="288" w:type="dxa"/>
          </w:tcPr>
          <w:p w14:paraId="3A9C2A9B" w14:textId="77777777" w:rsidR="00E60591" w:rsidRDefault="00E60591" w:rsidP="00E60591">
            <w:pPr>
              <w:pStyle w:val="CopticCross"/>
            </w:pPr>
          </w:p>
        </w:tc>
        <w:tc>
          <w:tcPr>
            <w:tcW w:w="3960" w:type="dxa"/>
          </w:tcPr>
          <w:p w14:paraId="141B43CB" w14:textId="77777777" w:rsidR="00E60591" w:rsidRDefault="00E60591" w:rsidP="00E60591">
            <w:pPr>
              <w:pStyle w:val="EngHang"/>
            </w:pPr>
            <w:r>
              <w:t>O Mary, I am troubled</w:t>
            </w:r>
          </w:p>
          <w:p w14:paraId="75048129" w14:textId="77777777" w:rsidR="00E60591" w:rsidRDefault="00E60591" w:rsidP="00E60591">
            <w:pPr>
              <w:pStyle w:val="EngHang"/>
            </w:pPr>
            <w:r>
              <w:t>By this heavy load;</w:t>
            </w:r>
          </w:p>
          <w:p w14:paraId="48DBE77F" w14:textId="77777777" w:rsidR="00E60591" w:rsidRDefault="00E60591" w:rsidP="00E60591">
            <w:pPr>
              <w:pStyle w:val="EngHang"/>
            </w:pPr>
            <w:r>
              <w:t>Don’t let me stray,</w:t>
            </w:r>
          </w:p>
          <w:p w14:paraId="374CD8AA" w14:textId="77777777" w:rsidR="00E60591" w:rsidRDefault="00E60591" w:rsidP="00E60591">
            <w:pPr>
              <w:pStyle w:val="EngHangEnd"/>
            </w:pPr>
            <w:r>
              <w:t>I desire to repent and life.</w:t>
            </w:r>
          </w:p>
        </w:tc>
      </w:tr>
      <w:tr w:rsidR="00E60591" w14:paraId="5B0B83EB" w14:textId="77777777" w:rsidTr="00E60591">
        <w:trPr>
          <w:cantSplit/>
        </w:trPr>
        <w:tc>
          <w:tcPr>
            <w:tcW w:w="288" w:type="dxa"/>
          </w:tcPr>
          <w:p w14:paraId="77E4961A" w14:textId="77777777" w:rsidR="00E60591" w:rsidRDefault="00E60591" w:rsidP="00E60591">
            <w:pPr>
              <w:pStyle w:val="CopticCross"/>
            </w:pPr>
            <w:r>
              <w:lastRenderedPageBreak/>
              <w:t>¿</w:t>
            </w:r>
          </w:p>
        </w:tc>
        <w:tc>
          <w:tcPr>
            <w:tcW w:w="3960" w:type="dxa"/>
          </w:tcPr>
          <w:p w14:paraId="175F6C1E" w14:textId="77777777" w:rsidR="00E60591" w:rsidRDefault="00E60591" w:rsidP="00E60591">
            <w:pPr>
              <w:pStyle w:val="EngHang"/>
            </w:pPr>
            <w:r>
              <w:t>O Mary, you revealed the Mystery,</w:t>
            </w:r>
          </w:p>
          <w:p w14:paraId="42C37A5D" w14:textId="77777777" w:rsidR="00E60591" w:rsidRDefault="00E60591" w:rsidP="00E60591">
            <w:pPr>
              <w:pStyle w:val="EngHang"/>
            </w:pPr>
            <w:r>
              <w:t>The hidden became manifest,</w:t>
            </w:r>
          </w:p>
          <w:p w14:paraId="603A15DA" w14:textId="77777777" w:rsidR="00E60591" w:rsidRDefault="00E60591" w:rsidP="00E60591">
            <w:pPr>
              <w:pStyle w:val="EngHang"/>
            </w:pPr>
            <w:r>
              <w:t>The Judge dwelt in your womb,</w:t>
            </w:r>
          </w:p>
          <w:p w14:paraId="2F6544C2" w14:textId="77777777" w:rsidR="00E60591" w:rsidRDefault="00E60591" w:rsidP="00E60591">
            <w:pPr>
              <w:pStyle w:val="EngHangEnd"/>
            </w:pPr>
            <w:r>
              <w:t>May He forgive me.</w:t>
            </w:r>
          </w:p>
        </w:tc>
      </w:tr>
      <w:tr w:rsidR="00E60591" w14:paraId="2094059E" w14:textId="77777777" w:rsidTr="00E60591">
        <w:trPr>
          <w:cantSplit/>
        </w:trPr>
        <w:tc>
          <w:tcPr>
            <w:tcW w:w="288" w:type="dxa"/>
          </w:tcPr>
          <w:p w14:paraId="63D0A61C" w14:textId="77777777" w:rsidR="00E60591" w:rsidRDefault="00E60591" w:rsidP="00E60591">
            <w:pPr>
              <w:pStyle w:val="CopticCross"/>
            </w:pPr>
          </w:p>
        </w:tc>
        <w:tc>
          <w:tcPr>
            <w:tcW w:w="3960" w:type="dxa"/>
          </w:tcPr>
          <w:p w14:paraId="568174E9" w14:textId="77777777" w:rsidR="00E60591" w:rsidRDefault="00E60591" w:rsidP="00E60591">
            <w:pPr>
              <w:pStyle w:val="EngHang"/>
            </w:pPr>
            <w:r>
              <w:t>O Mary, My hope is in you;</w:t>
            </w:r>
          </w:p>
          <w:p w14:paraId="3F6EE856" w14:textId="77777777" w:rsidR="00E60591" w:rsidRDefault="00E60591" w:rsidP="00E60591">
            <w:pPr>
              <w:pStyle w:val="EngHang"/>
            </w:pPr>
            <w:r>
              <w:t>Intercede before your Holy son,</w:t>
            </w:r>
          </w:p>
          <w:p w14:paraId="1CD3EEFB" w14:textId="77777777" w:rsidR="00E60591" w:rsidRDefault="00E60591" w:rsidP="00E60591">
            <w:pPr>
              <w:pStyle w:val="EngHang"/>
            </w:pPr>
            <w:r>
              <w:t>That He may grant me forgiveness;</w:t>
            </w:r>
          </w:p>
          <w:p w14:paraId="0983CE75" w14:textId="77777777" w:rsidR="00E60591" w:rsidRDefault="00E60591" w:rsidP="00E60591">
            <w:pPr>
              <w:pStyle w:val="EngHangEnd"/>
            </w:pPr>
            <w:r>
              <w:t>May Jesus strengthen me.</w:t>
            </w:r>
          </w:p>
        </w:tc>
      </w:tr>
      <w:tr w:rsidR="00E60591" w14:paraId="1E324A2A" w14:textId="77777777" w:rsidTr="00E60591">
        <w:trPr>
          <w:cantSplit/>
        </w:trPr>
        <w:tc>
          <w:tcPr>
            <w:tcW w:w="288" w:type="dxa"/>
          </w:tcPr>
          <w:p w14:paraId="69A85131" w14:textId="77777777" w:rsidR="00E60591" w:rsidRDefault="00E60591" w:rsidP="00E60591">
            <w:pPr>
              <w:pStyle w:val="CopticCross"/>
            </w:pPr>
            <w:r>
              <w:t>¿</w:t>
            </w:r>
          </w:p>
        </w:tc>
        <w:tc>
          <w:tcPr>
            <w:tcW w:w="3960" w:type="dxa"/>
          </w:tcPr>
          <w:p w14:paraId="793FB9FC" w14:textId="77777777" w:rsidR="00E60591" w:rsidRDefault="00E60591" w:rsidP="00E60591">
            <w:pPr>
              <w:pStyle w:val="EngHang"/>
            </w:pPr>
            <w:r>
              <w:t>O Mary, I ask of you,</w:t>
            </w:r>
          </w:p>
          <w:p w14:paraId="1CCEFC0C" w14:textId="77777777" w:rsidR="00E60591" w:rsidRDefault="00E60591" w:rsidP="00E60591">
            <w:pPr>
              <w:pStyle w:val="EngHang"/>
            </w:pPr>
            <w:r>
              <w:t>Clear my debts,</w:t>
            </w:r>
          </w:p>
          <w:p w14:paraId="4BA829CE" w14:textId="77777777" w:rsidR="00E60591" w:rsidRDefault="00E60591" w:rsidP="00E60591">
            <w:pPr>
              <w:pStyle w:val="EngHang"/>
            </w:pPr>
            <w:r>
              <w:t>For you are my remedy,</w:t>
            </w:r>
          </w:p>
          <w:p w14:paraId="0D58AEB0" w14:textId="77777777" w:rsidR="00E60591" w:rsidRDefault="00E60591" w:rsidP="00E60591">
            <w:pPr>
              <w:pStyle w:val="EngHangEnd"/>
            </w:pPr>
            <w:r>
              <w:t>Your prayers heal me.</w:t>
            </w:r>
          </w:p>
        </w:tc>
      </w:tr>
      <w:tr w:rsidR="00E60591" w14:paraId="6543D524" w14:textId="77777777" w:rsidTr="00E60591">
        <w:trPr>
          <w:cantSplit/>
        </w:trPr>
        <w:tc>
          <w:tcPr>
            <w:tcW w:w="288" w:type="dxa"/>
          </w:tcPr>
          <w:p w14:paraId="0A53F7E4" w14:textId="77777777" w:rsidR="00E60591" w:rsidRDefault="00E60591" w:rsidP="00E60591">
            <w:pPr>
              <w:pStyle w:val="CopticCross"/>
            </w:pPr>
          </w:p>
        </w:tc>
        <w:tc>
          <w:tcPr>
            <w:tcW w:w="3960" w:type="dxa"/>
          </w:tcPr>
          <w:p w14:paraId="52599602" w14:textId="77777777" w:rsidR="00E60591" w:rsidRDefault="00E60591" w:rsidP="00E60591">
            <w:pPr>
              <w:pStyle w:val="EngHang"/>
            </w:pPr>
            <w:r>
              <w:t>O Mary, you are an ointment</w:t>
            </w:r>
          </w:p>
          <w:p w14:paraId="51DC9CB3" w14:textId="77777777" w:rsidR="00E60591" w:rsidRDefault="00E60591" w:rsidP="00E60591">
            <w:pPr>
              <w:pStyle w:val="EngHang"/>
            </w:pPr>
            <w:r>
              <w:t>To heal the worst wound.</w:t>
            </w:r>
          </w:p>
          <w:p w14:paraId="17744DEE" w14:textId="77777777" w:rsidR="00E60591" w:rsidRDefault="00E60591" w:rsidP="00E60591">
            <w:pPr>
              <w:pStyle w:val="EngHang"/>
            </w:pPr>
            <w:r>
              <w:t>You who are highly favoured,</w:t>
            </w:r>
          </w:p>
          <w:p w14:paraId="63DE6133" w14:textId="77777777" w:rsidR="00E60591" w:rsidRDefault="00E60591" w:rsidP="00E60591">
            <w:pPr>
              <w:pStyle w:val="EngHangEnd"/>
            </w:pPr>
            <w:r>
              <w:t>You enlightened my heart.</w:t>
            </w:r>
          </w:p>
        </w:tc>
      </w:tr>
      <w:tr w:rsidR="00E60591" w14:paraId="3EB139C3" w14:textId="77777777" w:rsidTr="00E60591">
        <w:trPr>
          <w:cantSplit/>
        </w:trPr>
        <w:tc>
          <w:tcPr>
            <w:tcW w:w="288" w:type="dxa"/>
          </w:tcPr>
          <w:p w14:paraId="7654AA54" w14:textId="77777777" w:rsidR="00E60591" w:rsidRDefault="00E60591" w:rsidP="00E60591">
            <w:pPr>
              <w:pStyle w:val="CopticCross"/>
            </w:pPr>
            <w:r>
              <w:t>¿</w:t>
            </w:r>
          </w:p>
        </w:tc>
        <w:tc>
          <w:tcPr>
            <w:tcW w:w="3960" w:type="dxa"/>
          </w:tcPr>
          <w:p w14:paraId="29175A12" w14:textId="77777777" w:rsidR="00E60591" w:rsidRDefault="00E60591" w:rsidP="00E60591">
            <w:pPr>
              <w:pStyle w:val="EngHang"/>
            </w:pPr>
            <w:r>
              <w:t>O Mary, I beg you to keep</w:t>
            </w:r>
          </w:p>
          <w:p w14:paraId="7FE71A42" w14:textId="77777777" w:rsidR="00E60591" w:rsidRDefault="00E60591" w:rsidP="00E60591">
            <w:pPr>
              <w:pStyle w:val="EngHang"/>
            </w:pPr>
            <w:r>
              <w:t>Your promise, and guide me,</w:t>
            </w:r>
          </w:p>
          <w:p w14:paraId="5FE75F3E" w14:textId="77777777" w:rsidR="00E60591" w:rsidRDefault="00E60591" w:rsidP="00E60591">
            <w:pPr>
              <w:pStyle w:val="EngHang"/>
            </w:pPr>
            <w:r>
              <w:t>For the time is at hand</w:t>
            </w:r>
          </w:p>
          <w:p w14:paraId="4A3DC4BC" w14:textId="77777777" w:rsidR="00E60591" w:rsidRDefault="00E60591" w:rsidP="00E60591">
            <w:pPr>
              <w:pStyle w:val="EngHangEnd"/>
            </w:pPr>
            <w:r>
              <w:t>To reach the harbour in peace.</w:t>
            </w:r>
          </w:p>
        </w:tc>
      </w:tr>
      <w:tr w:rsidR="00E60591" w14:paraId="7B2564E3" w14:textId="77777777" w:rsidTr="00E60591">
        <w:trPr>
          <w:cantSplit/>
        </w:trPr>
        <w:tc>
          <w:tcPr>
            <w:tcW w:w="288" w:type="dxa"/>
          </w:tcPr>
          <w:p w14:paraId="3001C309" w14:textId="77777777" w:rsidR="00E60591" w:rsidRDefault="00E60591" w:rsidP="00E60591">
            <w:pPr>
              <w:pStyle w:val="CopticCross"/>
            </w:pPr>
          </w:p>
        </w:tc>
        <w:tc>
          <w:tcPr>
            <w:tcW w:w="3960" w:type="dxa"/>
          </w:tcPr>
          <w:p w14:paraId="4EA3F7E7" w14:textId="77777777" w:rsidR="00E60591" w:rsidRDefault="00E60591" w:rsidP="00E60591">
            <w:pPr>
              <w:pStyle w:val="EngHang"/>
            </w:pPr>
            <w:r>
              <w:t>Abraham, Isaac, and Jacob</w:t>
            </w:r>
          </w:p>
          <w:p w14:paraId="036A2546" w14:textId="77777777" w:rsidR="00E60591" w:rsidRDefault="00E60591" w:rsidP="00E60591">
            <w:pPr>
              <w:pStyle w:val="EngHang"/>
            </w:pPr>
            <w:r>
              <w:t>All desired the Lord.</w:t>
            </w:r>
          </w:p>
          <w:p w14:paraId="1A24A56E" w14:textId="77777777" w:rsidR="00E60591" w:rsidRDefault="00E60591" w:rsidP="00E60591">
            <w:pPr>
              <w:pStyle w:val="EngHang"/>
            </w:pPr>
            <w:r>
              <w:t>His covenant came forth from you,</w:t>
            </w:r>
          </w:p>
          <w:p w14:paraId="0AEB2CE1" w14:textId="77777777" w:rsidR="00E60591" w:rsidRDefault="00E60591" w:rsidP="00E60591">
            <w:pPr>
              <w:pStyle w:val="EngHangEnd"/>
            </w:pPr>
            <w:r>
              <w:t>A Mystery has been revealed.</w:t>
            </w:r>
          </w:p>
        </w:tc>
      </w:tr>
      <w:tr w:rsidR="00E60591" w14:paraId="29075F33" w14:textId="77777777" w:rsidTr="00E60591">
        <w:trPr>
          <w:cantSplit/>
        </w:trPr>
        <w:tc>
          <w:tcPr>
            <w:tcW w:w="288" w:type="dxa"/>
          </w:tcPr>
          <w:p w14:paraId="649C5EA9" w14:textId="77777777" w:rsidR="00E60591" w:rsidRDefault="00E60591" w:rsidP="00E60591">
            <w:pPr>
              <w:pStyle w:val="CopticCross"/>
            </w:pPr>
            <w:r>
              <w:t>¿</w:t>
            </w:r>
          </w:p>
        </w:tc>
        <w:tc>
          <w:tcPr>
            <w:tcW w:w="3960" w:type="dxa"/>
          </w:tcPr>
          <w:p w14:paraId="5DE85F85" w14:textId="77777777" w:rsidR="00E60591" w:rsidRDefault="00E60591" w:rsidP="00E60591">
            <w:pPr>
              <w:pStyle w:val="EngHang"/>
            </w:pPr>
            <w:r>
              <w:t>Rejoicing in fulfilling</w:t>
            </w:r>
          </w:p>
          <w:p w14:paraId="36A56143" w14:textId="77777777" w:rsidR="00E60591" w:rsidRDefault="00E60591" w:rsidP="00E60591">
            <w:pPr>
              <w:pStyle w:val="EngHang"/>
            </w:pPr>
            <w:r>
              <w:t>My promise is my joy,</w:t>
            </w:r>
          </w:p>
          <w:p w14:paraId="0191090E" w14:textId="77777777" w:rsidR="00E60591" w:rsidRDefault="00E60591" w:rsidP="00E60591">
            <w:pPr>
              <w:pStyle w:val="EngHang"/>
            </w:pPr>
            <w:r>
              <w:t>For your praise is delightful,</w:t>
            </w:r>
          </w:p>
          <w:p w14:paraId="34151D07" w14:textId="77777777" w:rsidR="00E60591" w:rsidRDefault="00E60591" w:rsidP="00E60591">
            <w:pPr>
              <w:pStyle w:val="EngHangEnd"/>
            </w:pPr>
            <w:r>
              <w:t>A medicine that heals.</w:t>
            </w:r>
          </w:p>
        </w:tc>
      </w:tr>
      <w:tr w:rsidR="00E60591" w14:paraId="3DC58598" w14:textId="77777777" w:rsidTr="00E60591">
        <w:trPr>
          <w:cantSplit/>
        </w:trPr>
        <w:tc>
          <w:tcPr>
            <w:tcW w:w="288" w:type="dxa"/>
          </w:tcPr>
          <w:p w14:paraId="1ADBFBB6" w14:textId="77777777" w:rsidR="00E60591" w:rsidRDefault="00E60591" w:rsidP="00E60591">
            <w:pPr>
              <w:pStyle w:val="CopticCross"/>
            </w:pPr>
          </w:p>
        </w:tc>
        <w:tc>
          <w:tcPr>
            <w:tcW w:w="3960" w:type="dxa"/>
          </w:tcPr>
          <w:p w14:paraId="04543E97" w14:textId="77777777" w:rsidR="00E60591" w:rsidRDefault="00E60591" w:rsidP="00E60591">
            <w:pPr>
              <w:pStyle w:val="EngHang"/>
            </w:pPr>
            <w:r>
              <w:t>The fathers and my brethren,</w:t>
            </w:r>
          </w:p>
          <w:p w14:paraId="2EF1CAEF" w14:textId="77777777" w:rsidR="00E60591" w:rsidRDefault="00E60591" w:rsidP="00E60591">
            <w:pPr>
              <w:pStyle w:val="EngHang"/>
            </w:pPr>
            <w:r>
              <w:t>The pious and the righteous,</w:t>
            </w:r>
          </w:p>
          <w:p w14:paraId="0D030B21" w14:textId="77777777" w:rsidR="00E60591" w:rsidRDefault="00E60591" w:rsidP="00E60591">
            <w:pPr>
              <w:pStyle w:val="EngHang"/>
            </w:pPr>
            <w:r>
              <w:t>Save them from affliction,</w:t>
            </w:r>
          </w:p>
          <w:p w14:paraId="48CEBA15" w14:textId="77777777" w:rsidR="00E60591" w:rsidRDefault="00E60591" w:rsidP="00E60591">
            <w:pPr>
              <w:pStyle w:val="EngHangEnd"/>
            </w:pPr>
            <w:r>
              <w:t>And help by abject self.</w:t>
            </w:r>
          </w:p>
        </w:tc>
      </w:tr>
      <w:tr w:rsidR="00E60591" w14:paraId="5D81E5EF" w14:textId="77777777" w:rsidTr="00E60591">
        <w:trPr>
          <w:cantSplit/>
        </w:trPr>
        <w:tc>
          <w:tcPr>
            <w:tcW w:w="288" w:type="dxa"/>
          </w:tcPr>
          <w:p w14:paraId="5DA2DECD" w14:textId="77777777" w:rsidR="00E60591" w:rsidRDefault="00E60591" w:rsidP="00E60591">
            <w:pPr>
              <w:pStyle w:val="CopticCross"/>
            </w:pPr>
            <w:r>
              <w:t>¿</w:t>
            </w:r>
          </w:p>
        </w:tc>
        <w:tc>
          <w:tcPr>
            <w:tcW w:w="3960" w:type="dxa"/>
          </w:tcPr>
          <w:p w14:paraId="4C4A3C5B" w14:textId="77777777" w:rsidR="00E60591" w:rsidRDefault="00E60591" w:rsidP="00E60591">
            <w:pPr>
              <w:pStyle w:val="EngHang"/>
            </w:pPr>
            <w:r>
              <w:t>Grant long life to</w:t>
            </w:r>
          </w:p>
          <w:p w14:paraId="56FA5FC0" w14:textId="77777777" w:rsidR="00E60591" w:rsidRDefault="00E60591" w:rsidP="00E60591">
            <w:pPr>
              <w:pStyle w:val="EngHang"/>
            </w:pPr>
            <w:r>
              <w:t>Our Pope, the Patriarch,</w:t>
            </w:r>
          </w:p>
          <w:p w14:paraId="5E3829C8" w14:textId="77777777" w:rsidR="00E60591" w:rsidRDefault="00E60591" w:rsidP="00E60591">
            <w:pPr>
              <w:pStyle w:val="EngHang"/>
            </w:pPr>
            <w:r>
              <w:t>Our good and honest shepherd,</w:t>
            </w:r>
          </w:p>
          <w:p w14:paraId="2BA7C01D" w14:textId="77777777" w:rsidR="00E60591" w:rsidRDefault="00E60591" w:rsidP="00E60591">
            <w:pPr>
              <w:pStyle w:val="EngHangEnd"/>
            </w:pPr>
            <w:r>
              <w:t>For his honour pleases me.</w:t>
            </w:r>
          </w:p>
        </w:tc>
      </w:tr>
      <w:tr w:rsidR="00E60591" w14:paraId="7EDD19FA" w14:textId="77777777" w:rsidTr="00E60591">
        <w:trPr>
          <w:cantSplit/>
        </w:trPr>
        <w:tc>
          <w:tcPr>
            <w:tcW w:w="288" w:type="dxa"/>
          </w:tcPr>
          <w:p w14:paraId="5B5EF403" w14:textId="77777777" w:rsidR="00E60591" w:rsidRDefault="00E60591" w:rsidP="00E60591">
            <w:pPr>
              <w:pStyle w:val="CopticCross"/>
            </w:pPr>
          </w:p>
        </w:tc>
        <w:tc>
          <w:tcPr>
            <w:tcW w:w="3960" w:type="dxa"/>
          </w:tcPr>
          <w:p w14:paraId="64C41066" w14:textId="77777777" w:rsidR="00E60591" w:rsidRDefault="00E60591" w:rsidP="00E60591">
            <w:pPr>
              <w:pStyle w:val="EngHang"/>
            </w:pPr>
            <w:r>
              <w:t>Grant long life to</w:t>
            </w:r>
          </w:p>
          <w:p w14:paraId="50B5F5D1" w14:textId="77777777" w:rsidR="00E60591" w:rsidRDefault="00E60591" w:rsidP="00E60591">
            <w:pPr>
              <w:pStyle w:val="EngHang"/>
            </w:pPr>
            <w:r>
              <w:t>Our rightoues bishop,</w:t>
            </w:r>
          </w:p>
          <w:p w14:paraId="6FA427D1" w14:textId="77777777" w:rsidR="00E60591" w:rsidRDefault="00E60591" w:rsidP="00E60591">
            <w:pPr>
              <w:pStyle w:val="EngHang"/>
            </w:pPr>
            <w:r>
              <w:t>Our good and honest shepherd,</w:t>
            </w:r>
          </w:p>
          <w:p w14:paraId="0798756A" w14:textId="77777777" w:rsidR="00E60591" w:rsidRDefault="00E60591" w:rsidP="00E60591">
            <w:pPr>
              <w:pStyle w:val="EngHangEnd"/>
            </w:pPr>
            <w:r>
              <w:t>For his honour pleases me.</w:t>
            </w:r>
          </w:p>
        </w:tc>
      </w:tr>
    </w:tbl>
    <w:p w14:paraId="033A8E0D" w14:textId="77777777" w:rsidR="00E60591" w:rsidRDefault="00E60591" w:rsidP="00E60591">
      <w:pPr>
        <w:pStyle w:val="Heading3"/>
      </w:pPr>
      <w:bookmarkStart w:id="1142" w:name="_Ref452620017"/>
      <w:bookmarkStart w:id="1143" w:name="_Toc479145664"/>
      <w:r>
        <w:t>Hymn on the Wednesday Theotokia</w:t>
      </w:r>
      <w:bookmarkEnd w:id="1142"/>
      <w:bookmarkEnd w:id="1143"/>
    </w:p>
    <w:p w14:paraId="78683082" w14:textId="77777777" w:rsidR="00E60591" w:rsidRDefault="00E60591" w:rsidP="00E60591">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2475EC9" w14:textId="77777777" w:rsidTr="00E60591">
        <w:trPr>
          <w:cantSplit/>
        </w:trPr>
        <w:tc>
          <w:tcPr>
            <w:tcW w:w="288" w:type="dxa"/>
          </w:tcPr>
          <w:p w14:paraId="5019D660" w14:textId="77777777" w:rsidR="00E60591" w:rsidRDefault="00E60591" w:rsidP="00E60591">
            <w:pPr>
              <w:pStyle w:val="CopticCross"/>
            </w:pPr>
          </w:p>
        </w:tc>
        <w:tc>
          <w:tcPr>
            <w:tcW w:w="3960" w:type="dxa"/>
          </w:tcPr>
          <w:p w14:paraId="0A42080E" w14:textId="77777777" w:rsidR="00E60591" w:rsidRDefault="00E60591" w:rsidP="00E60591">
            <w:pPr>
              <w:pStyle w:val="EngHang"/>
            </w:pPr>
            <w:r>
              <w:t>And the heavenly hosts,</w:t>
            </w:r>
          </w:p>
          <w:p w14:paraId="223BB922" w14:textId="77777777" w:rsidR="00E60591" w:rsidRDefault="00E60591" w:rsidP="00E60591">
            <w:pPr>
              <w:pStyle w:val="EngHang"/>
            </w:pPr>
            <w:r>
              <w:t>And the angelic orders</w:t>
            </w:r>
          </w:p>
          <w:p w14:paraId="683A2218" w14:textId="77777777" w:rsidR="00E60591" w:rsidRDefault="00E60591" w:rsidP="00E60591">
            <w:pPr>
              <w:pStyle w:val="EngHang"/>
            </w:pPr>
            <w:r>
              <w:t>Cry out in beautiful voices,</w:t>
            </w:r>
          </w:p>
          <w:p w14:paraId="193ADD45" w14:textId="77777777" w:rsidR="00E60591" w:rsidRDefault="00E60591" w:rsidP="00E60591">
            <w:pPr>
              <w:pStyle w:val="EngHangEnd"/>
            </w:pPr>
            <w:r>
              <w:t>You are blessed, O Virgin and Bride!”</w:t>
            </w:r>
          </w:p>
        </w:tc>
      </w:tr>
      <w:tr w:rsidR="00E60591" w14:paraId="0B115E66" w14:textId="77777777" w:rsidTr="00E60591">
        <w:trPr>
          <w:cantSplit/>
        </w:trPr>
        <w:tc>
          <w:tcPr>
            <w:tcW w:w="288" w:type="dxa"/>
          </w:tcPr>
          <w:p w14:paraId="070BF9C6" w14:textId="77777777" w:rsidR="00E60591" w:rsidRPr="001E2E1C" w:rsidRDefault="00E60591" w:rsidP="00E60591">
            <w:pPr>
              <w:pStyle w:val="CopticCross"/>
            </w:pPr>
            <w:r>
              <w:t>¿</w:t>
            </w:r>
          </w:p>
        </w:tc>
        <w:tc>
          <w:tcPr>
            <w:tcW w:w="3960" w:type="dxa"/>
          </w:tcPr>
          <w:p w14:paraId="7179CF9C" w14:textId="77777777" w:rsidR="00E60591" w:rsidRDefault="00E60591" w:rsidP="00E60591">
            <w:pPr>
              <w:pStyle w:val="EngHang"/>
            </w:pPr>
            <w:r>
              <w:t>All proclaim in heavenly melodies,</w:t>
            </w:r>
          </w:p>
          <w:p w14:paraId="691E8AB9" w14:textId="77777777" w:rsidR="00E60591" w:rsidRDefault="00E60591" w:rsidP="00E60591">
            <w:pPr>
              <w:pStyle w:val="EngHang"/>
            </w:pPr>
            <w:r>
              <w:t>Saying, “Let us praise</w:t>
            </w:r>
          </w:p>
          <w:p w14:paraId="53BCBDE3" w14:textId="77777777" w:rsidR="00E60591" w:rsidRDefault="00E60591" w:rsidP="00E60591">
            <w:pPr>
              <w:pStyle w:val="EngHang"/>
            </w:pPr>
            <w:r>
              <w:t>And shout in wonderful tongues,</w:t>
            </w:r>
          </w:p>
          <w:p w14:paraId="0ACD8FC6" w14:textId="77777777" w:rsidR="00E60591" w:rsidRDefault="00E60591" w:rsidP="00E60591">
            <w:pPr>
              <w:pStyle w:val="EngHangEnd"/>
            </w:pPr>
            <w:r>
              <w:t>You are blessed, O Virgin and Bride!”</w:t>
            </w:r>
          </w:p>
        </w:tc>
      </w:tr>
      <w:tr w:rsidR="00E60591" w14:paraId="707B8CFC" w14:textId="77777777" w:rsidTr="00E60591">
        <w:trPr>
          <w:cantSplit/>
        </w:trPr>
        <w:tc>
          <w:tcPr>
            <w:tcW w:w="288" w:type="dxa"/>
          </w:tcPr>
          <w:p w14:paraId="345F1CC3" w14:textId="77777777" w:rsidR="00E60591" w:rsidRDefault="00E60591" w:rsidP="00E60591">
            <w:pPr>
              <w:pStyle w:val="CopticCross"/>
            </w:pPr>
          </w:p>
        </w:tc>
        <w:tc>
          <w:tcPr>
            <w:tcW w:w="3960" w:type="dxa"/>
          </w:tcPr>
          <w:p w14:paraId="3FDF3709" w14:textId="77777777" w:rsidR="00E60591" w:rsidRDefault="00E60591" w:rsidP="00E60591">
            <w:pPr>
              <w:pStyle w:val="EngHang"/>
            </w:pPr>
            <w:r>
              <w:t>The father looked down from heaven</w:t>
            </w:r>
          </w:p>
          <w:p w14:paraId="714F3812" w14:textId="77777777" w:rsidR="00E60591" w:rsidRDefault="00E60591" w:rsidP="00E60591">
            <w:pPr>
              <w:pStyle w:val="EngHang"/>
            </w:pPr>
            <w:r>
              <w:t>Found no one like you in purity on earth.</w:t>
            </w:r>
          </w:p>
          <w:p w14:paraId="072708A6" w14:textId="77777777" w:rsidR="00E60591" w:rsidRDefault="00E60591" w:rsidP="00E60591">
            <w:pPr>
              <w:pStyle w:val="EngHang"/>
            </w:pPr>
            <w:r>
              <w:t>He sent His Son to take flesh from you.</w:t>
            </w:r>
          </w:p>
          <w:p w14:paraId="7F837063" w14:textId="77777777" w:rsidR="00E60591" w:rsidRDefault="00E60591" w:rsidP="00E60591">
            <w:pPr>
              <w:pStyle w:val="EngHangEnd"/>
            </w:pPr>
            <w:r>
              <w:t>You are blessed, O Virgin and Bride!</w:t>
            </w:r>
          </w:p>
        </w:tc>
      </w:tr>
      <w:tr w:rsidR="00E60591" w14:paraId="31979177" w14:textId="77777777" w:rsidTr="00E60591">
        <w:trPr>
          <w:cantSplit/>
        </w:trPr>
        <w:tc>
          <w:tcPr>
            <w:tcW w:w="288" w:type="dxa"/>
          </w:tcPr>
          <w:p w14:paraId="4EDC85AC" w14:textId="77777777" w:rsidR="00E60591" w:rsidRDefault="00E60591" w:rsidP="00E60591">
            <w:pPr>
              <w:pStyle w:val="CopticCross"/>
            </w:pPr>
            <w:r>
              <w:t>¿</w:t>
            </w:r>
          </w:p>
        </w:tc>
        <w:tc>
          <w:tcPr>
            <w:tcW w:w="3960" w:type="dxa"/>
          </w:tcPr>
          <w:p w14:paraId="7D010780" w14:textId="77777777" w:rsidR="00E60591" w:rsidRDefault="00E60591" w:rsidP="00E60591">
            <w:pPr>
              <w:pStyle w:val="EngHang"/>
            </w:pPr>
            <w:r>
              <w:t>Gabriel, the Archangel, the messenger,</w:t>
            </w:r>
          </w:p>
          <w:p w14:paraId="2B89A88C" w14:textId="77777777" w:rsidR="00E60591" w:rsidRDefault="00E60591" w:rsidP="00E60591">
            <w:pPr>
              <w:pStyle w:val="EngHang"/>
            </w:pPr>
            <w:r>
              <w:t>Came with glad tidings,</w:t>
            </w:r>
          </w:p>
          <w:p w14:paraId="5B13BDD4" w14:textId="77777777" w:rsidR="00E60591" w:rsidRDefault="00E60591" w:rsidP="00E60591">
            <w:pPr>
              <w:pStyle w:val="EngHang"/>
            </w:pPr>
            <w:r>
              <w:t>Telling you happily, without delay,</w:t>
            </w:r>
          </w:p>
          <w:p w14:paraId="1F6645FC" w14:textId="77777777" w:rsidR="00E60591" w:rsidRDefault="00E60591" w:rsidP="00E60591">
            <w:pPr>
              <w:pStyle w:val="EngHangEnd"/>
              <w:ind w:left="0" w:firstLine="0"/>
            </w:pPr>
            <w:r>
              <w:t>“You are blessed, O Virgin and Bride!”</w:t>
            </w:r>
          </w:p>
        </w:tc>
      </w:tr>
      <w:tr w:rsidR="00E60591" w14:paraId="2978C44B" w14:textId="77777777" w:rsidTr="00E60591">
        <w:trPr>
          <w:cantSplit/>
        </w:trPr>
        <w:tc>
          <w:tcPr>
            <w:tcW w:w="288" w:type="dxa"/>
          </w:tcPr>
          <w:p w14:paraId="1EB44F8F" w14:textId="77777777" w:rsidR="00E60591" w:rsidRDefault="00E60591" w:rsidP="00E60591">
            <w:pPr>
              <w:pStyle w:val="CopticCross"/>
            </w:pPr>
          </w:p>
        </w:tc>
        <w:tc>
          <w:tcPr>
            <w:tcW w:w="3960" w:type="dxa"/>
          </w:tcPr>
          <w:p w14:paraId="065CE5D0" w14:textId="77777777" w:rsidR="00E60591" w:rsidRDefault="00E60591" w:rsidP="00E60591">
            <w:pPr>
              <w:pStyle w:val="EngHang"/>
            </w:pPr>
            <w:r>
              <w:t>The Lord Jesus came forth from you,</w:t>
            </w:r>
          </w:p>
          <w:p w14:paraId="34E90D44" w14:textId="77777777" w:rsidR="00E60591" w:rsidRDefault="00E60591" w:rsidP="00E60591">
            <w:pPr>
              <w:pStyle w:val="EngHang"/>
            </w:pPr>
            <w:r>
              <w:t>He dwelt in you by His Holy Spirit,</w:t>
            </w:r>
          </w:p>
          <w:p w14:paraId="6BAEC616" w14:textId="77777777" w:rsidR="00E60591" w:rsidRDefault="00E60591" w:rsidP="00E60591">
            <w:pPr>
              <w:pStyle w:val="EngHang"/>
            </w:pPr>
            <w:r>
              <w:t>You became the Mother of your Creator,</w:t>
            </w:r>
          </w:p>
          <w:p w14:paraId="2AF238C6" w14:textId="77777777" w:rsidR="00E60591" w:rsidRDefault="00E60591" w:rsidP="00E60591">
            <w:pPr>
              <w:pStyle w:val="EngHangEnd"/>
            </w:pPr>
            <w:r>
              <w:t>“You are blessed, O Virgin and Bride!”</w:t>
            </w:r>
          </w:p>
        </w:tc>
      </w:tr>
      <w:tr w:rsidR="00E60591" w14:paraId="289A8BF8" w14:textId="77777777" w:rsidTr="00E60591">
        <w:trPr>
          <w:cantSplit/>
        </w:trPr>
        <w:tc>
          <w:tcPr>
            <w:tcW w:w="288" w:type="dxa"/>
          </w:tcPr>
          <w:p w14:paraId="190F4C36" w14:textId="77777777" w:rsidR="00E60591" w:rsidRDefault="00E60591" w:rsidP="00E60591">
            <w:pPr>
              <w:pStyle w:val="CopticCross"/>
            </w:pPr>
            <w:r>
              <w:t>¿</w:t>
            </w:r>
          </w:p>
        </w:tc>
        <w:tc>
          <w:tcPr>
            <w:tcW w:w="3960" w:type="dxa"/>
          </w:tcPr>
          <w:p w14:paraId="7AEB7AB9" w14:textId="77777777" w:rsidR="00E60591" w:rsidRDefault="00E60591" w:rsidP="00E60591">
            <w:pPr>
              <w:pStyle w:val="EngHang"/>
            </w:pPr>
            <w:r>
              <w:t>The salvation of Adam, and his kind,</w:t>
            </w:r>
          </w:p>
          <w:p w14:paraId="36CFF382" w14:textId="77777777" w:rsidR="00E60591" w:rsidRDefault="00E60591" w:rsidP="00E60591">
            <w:pPr>
              <w:pStyle w:val="EngHang"/>
            </w:pPr>
            <w:r>
              <w:t>And his return to Paradise,</w:t>
            </w:r>
          </w:p>
          <w:p w14:paraId="62BD9612" w14:textId="77777777" w:rsidR="00E60591" w:rsidRDefault="00E60591" w:rsidP="00E60591">
            <w:pPr>
              <w:pStyle w:val="EngHang"/>
            </w:pPr>
            <w:r>
              <w:t>Has come forth from the ever-Virgin,</w:t>
            </w:r>
          </w:p>
          <w:p w14:paraId="1E331432" w14:textId="77777777" w:rsidR="00E60591" w:rsidRDefault="00E60591" w:rsidP="00E60591">
            <w:pPr>
              <w:pStyle w:val="EngHangEnd"/>
            </w:pPr>
            <w:r>
              <w:t>“You are blessed, O Virgin and Bride!”</w:t>
            </w:r>
          </w:p>
        </w:tc>
      </w:tr>
      <w:tr w:rsidR="00E60591" w14:paraId="36D9734A" w14:textId="77777777" w:rsidTr="00E60591">
        <w:trPr>
          <w:cantSplit/>
        </w:trPr>
        <w:tc>
          <w:tcPr>
            <w:tcW w:w="288" w:type="dxa"/>
          </w:tcPr>
          <w:p w14:paraId="4BF87FB6" w14:textId="77777777" w:rsidR="00E60591" w:rsidRDefault="00E60591" w:rsidP="00E60591">
            <w:pPr>
              <w:pStyle w:val="CopticCross"/>
            </w:pPr>
          </w:p>
        </w:tc>
        <w:tc>
          <w:tcPr>
            <w:tcW w:w="3960" w:type="dxa"/>
          </w:tcPr>
          <w:p w14:paraId="1748420F" w14:textId="77777777" w:rsidR="00E60591" w:rsidRDefault="00E60591" w:rsidP="00E60591">
            <w:pPr>
              <w:pStyle w:val="EngHang"/>
            </w:pPr>
            <w:r>
              <w:t>You have been called, “the finest flower,</w:t>
            </w:r>
          </w:p>
          <w:p w14:paraId="4A1B043A" w14:textId="77777777" w:rsidR="00E60591" w:rsidRDefault="00E60591" w:rsidP="00E60591">
            <w:pPr>
              <w:pStyle w:val="EngHang"/>
            </w:pPr>
            <w:r>
              <w:t>The pure golden censer,</w:t>
            </w:r>
          </w:p>
          <w:p w14:paraId="097E098E" w14:textId="77777777" w:rsidR="00E60591" w:rsidRDefault="00E60591" w:rsidP="00E60591">
            <w:pPr>
              <w:pStyle w:val="EngHang"/>
            </w:pPr>
            <w:r>
              <w:t>The holy and fragrant incense.”</w:t>
            </w:r>
          </w:p>
          <w:p w14:paraId="43412FF4" w14:textId="77777777" w:rsidR="00E60591" w:rsidRDefault="00E60591" w:rsidP="00E60591">
            <w:pPr>
              <w:pStyle w:val="EngHangEnd"/>
            </w:pPr>
            <w:r>
              <w:t>You are blessed, O Virgin and Bride!</w:t>
            </w:r>
          </w:p>
        </w:tc>
      </w:tr>
      <w:tr w:rsidR="00E60591" w14:paraId="0EE52441" w14:textId="77777777" w:rsidTr="00E60591">
        <w:trPr>
          <w:cantSplit/>
        </w:trPr>
        <w:tc>
          <w:tcPr>
            <w:tcW w:w="288" w:type="dxa"/>
          </w:tcPr>
          <w:p w14:paraId="4F28BAF1" w14:textId="77777777" w:rsidR="00E60591" w:rsidRDefault="00E60591" w:rsidP="00E60591">
            <w:pPr>
              <w:pStyle w:val="CopticCross"/>
            </w:pPr>
            <w:r>
              <w:t>¿</w:t>
            </w:r>
          </w:p>
        </w:tc>
        <w:tc>
          <w:tcPr>
            <w:tcW w:w="3960" w:type="dxa"/>
          </w:tcPr>
          <w:p w14:paraId="6898A051" w14:textId="77777777" w:rsidR="00E60591" w:rsidRDefault="00E60591" w:rsidP="00E60591">
            <w:pPr>
              <w:pStyle w:val="EngHang"/>
            </w:pPr>
            <w:r>
              <w:t>The Lord of Glory chose your beauty,</w:t>
            </w:r>
          </w:p>
          <w:p w14:paraId="424B2B6D" w14:textId="77777777" w:rsidR="00E60591" w:rsidRDefault="00E60591" w:rsidP="00E60591">
            <w:pPr>
              <w:pStyle w:val="EngHang"/>
            </w:pPr>
            <w:r>
              <w:t>As the Psalmist has proclaimed.</w:t>
            </w:r>
          </w:p>
          <w:p w14:paraId="58CDD2EE" w14:textId="77777777" w:rsidR="00E60591" w:rsidRDefault="00E60591" w:rsidP="00E60591">
            <w:pPr>
              <w:pStyle w:val="EngHang"/>
            </w:pPr>
            <w:r>
              <w:t>The Lord of lords became your son.</w:t>
            </w:r>
          </w:p>
          <w:p w14:paraId="6B21E899" w14:textId="77777777" w:rsidR="00E60591" w:rsidRDefault="00E60591" w:rsidP="00E60591">
            <w:pPr>
              <w:pStyle w:val="EngHangEnd"/>
            </w:pPr>
            <w:r>
              <w:t>You are blessed, O Virgin and Bride!</w:t>
            </w:r>
          </w:p>
        </w:tc>
      </w:tr>
      <w:tr w:rsidR="00E60591" w14:paraId="4436AFEF" w14:textId="77777777" w:rsidTr="00E60591">
        <w:trPr>
          <w:cantSplit/>
        </w:trPr>
        <w:tc>
          <w:tcPr>
            <w:tcW w:w="288" w:type="dxa"/>
          </w:tcPr>
          <w:p w14:paraId="07AC9008" w14:textId="77777777" w:rsidR="00E60591" w:rsidRDefault="00E60591" w:rsidP="00E60591">
            <w:pPr>
              <w:pStyle w:val="CopticCross"/>
            </w:pPr>
          </w:p>
        </w:tc>
        <w:tc>
          <w:tcPr>
            <w:tcW w:w="3960" w:type="dxa"/>
          </w:tcPr>
          <w:p w14:paraId="021E4226" w14:textId="77777777" w:rsidR="00E60591" w:rsidRDefault="00E60591" w:rsidP="00E60591">
            <w:pPr>
              <w:pStyle w:val="EngHang"/>
            </w:pPr>
            <w:r>
              <w:t>Ezekiel beheld a vision,</w:t>
            </w:r>
          </w:p>
          <w:p w14:paraId="5DDC6AF8" w14:textId="77777777" w:rsidR="00E60591" w:rsidRDefault="00E60591" w:rsidP="00E60591">
            <w:pPr>
              <w:pStyle w:val="EngHang"/>
            </w:pPr>
            <w:r>
              <w:t>A closed door, guarded in the East.</w:t>
            </w:r>
          </w:p>
          <w:p w14:paraId="6C008AA7" w14:textId="77777777" w:rsidR="00E60591" w:rsidRDefault="00E60591" w:rsidP="00E60591">
            <w:pPr>
              <w:pStyle w:val="EngHang"/>
            </w:pPr>
            <w:r>
              <w:t>The High King entered by it.</w:t>
            </w:r>
          </w:p>
          <w:p w14:paraId="6BD42259" w14:textId="77777777" w:rsidR="00E60591" w:rsidRDefault="00E60591" w:rsidP="00E60591">
            <w:pPr>
              <w:pStyle w:val="EngHangEnd"/>
            </w:pPr>
            <w:r>
              <w:t>You are blssed, O Virgin and Bride!</w:t>
            </w:r>
          </w:p>
        </w:tc>
      </w:tr>
      <w:tr w:rsidR="00E60591" w14:paraId="7F9C2090" w14:textId="77777777" w:rsidTr="00E60591">
        <w:trPr>
          <w:cantSplit/>
        </w:trPr>
        <w:tc>
          <w:tcPr>
            <w:tcW w:w="288" w:type="dxa"/>
          </w:tcPr>
          <w:p w14:paraId="01084A8E" w14:textId="77777777" w:rsidR="00E60591" w:rsidRDefault="00E60591" w:rsidP="00E60591">
            <w:pPr>
              <w:pStyle w:val="CopticCross"/>
            </w:pPr>
            <w:r>
              <w:lastRenderedPageBreak/>
              <w:t>¿</w:t>
            </w:r>
          </w:p>
        </w:tc>
        <w:tc>
          <w:tcPr>
            <w:tcW w:w="3960" w:type="dxa"/>
          </w:tcPr>
          <w:p w14:paraId="3620DE30" w14:textId="77777777" w:rsidR="00E60591" w:rsidRDefault="00E60591" w:rsidP="00E60591">
            <w:pPr>
              <w:pStyle w:val="EngHang"/>
            </w:pPr>
            <w:r>
              <w:t>Jacob saw a ladder,</w:t>
            </w:r>
          </w:p>
          <w:p w14:paraId="25F89E8C" w14:textId="77777777" w:rsidR="00E60591" w:rsidRDefault="00E60591" w:rsidP="00E60591">
            <w:pPr>
              <w:pStyle w:val="EngHang"/>
            </w:pPr>
            <w:r>
              <w:t>Surrounded by the angelic hosts,</w:t>
            </w:r>
          </w:p>
          <w:p w14:paraId="4DE72E43" w14:textId="77777777" w:rsidR="00E60591" w:rsidRDefault="00E60591" w:rsidP="00E60591">
            <w:pPr>
              <w:pStyle w:val="EngHang"/>
            </w:pPr>
            <w:r>
              <w:t>Who shoripped the revered King.</w:t>
            </w:r>
          </w:p>
          <w:p w14:paraId="38E68C2B" w14:textId="77777777" w:rsidR="00E60591" w:rsidRDefault="00E60591" w:rsidP="00E60591">
            <w:pPr>
              <w:pStyle w:val="EngHangEnd"/>
            </w:pPr>
            <w:r>
              <w:t>You are blssed, O Virgin and Bride!</w:t>
            </w:r>
          </w:p>
        </w:tc>
      </w:tr>
      <w:tr w:rsidR="00E60591" w14:paraId="38CA3714" w14:textId="77777777" w:rsidTr="00E60591">
        <w:trPr>
          <w:cantSplit/>
        </w:trPr>
        <w:tc>
          <w:tcPr>
            <w:tcW w:w="288" w:type="dxa"/>
          </w:tcPr>
          <w:p w14:paraId="239A3770" w14:textId="77777777" w:rsidR="00E60591" w:rsidRDefault="00E60591" w:rsidP="00E60591">
            <w:pPr>
              <w:pStyle w:val="CopticCross"/>
            </w:pPr>
          </w:p>
        </w:tc>
        <w:tc>
          <w:tcPr>
            <w:tcW w:w="3960" w:type="dxa"/>
          </w:tcPr>
          <w:p w14:paraId="6E4D98BB" w14:textId="77777777" w:rsidR="00E60591" w:rsidRDefault="00E60591" w:rsidP="00E60591">
            <w:pPr>
              <w:pStyle w:val="EngHang"/>
            </w:pPr>
            <w:r>
              <w:t>Moses witnessed and prophesied,</w:t>
            </w:r>
          </w:p>
          <w:p w14:paraId="31E91DFE" w14:textId="77777777" w:rsidR="00E60591" w:rsidRDefault="00E60591" w:rsidP="00E60591">
            <w:pPr>
              <w:pStyle w:val="EngHang"/>
            </w:pPr>
            <w:r>
              <w:t>Likening to to a planted vineyard,</w:t>
            </w:r>
          </w:p>
          <w:p w14:paraId="57306E04" w14:textId="77777777" w:rsidR="00E60591" w:rsidRDefault="00E60591" w:rsidP="00E60591">
            <w:pPr>
              <w:pStyle w:val="EngHang"/>
            </w:pPr>
            <w:r>
              <w:t>And a green bush aflame with fire.</w:t>
            </w:r>
          </w:p>
          <w:p w14:paraId="77F97A00" w14:textId="77777777" w:rsidR="00E60591" w:rsidRDefault="00E60591" w:rsidP="00E60591">
            <w:pPr>
              <w:pStyle w:val="EngHangEnd"/>
            </w:pPr>
            <w:r>
              <w:t>You are blssed, O Virgin and Bride!</w:t>
            </w:r>
          </w:p>
        </w:tc>
      </w:tr>
      <w:tr w:rsidR="00E60591" w14:paraId="7C779A0E" w14:textId="77777777" w:rsidTr="00E60591">
        <w:trPr>
          <w:cantSplit/>
        </w:trPr>
        <w:tc>
          <w:tcPr>
            <w:tcW w:w="288" w:type="dxa"/>
          </w:tcPr>
          <w:p w14:paraId="40AFD574" w14:textId="77777777" w:rsidR="00E60591" w:rsidRDefault="00E60591" w:rsidP="00E60591">
            <w:pPr>
              <w:pStyle w:val="CopticCross"/>
            </w:pPr>
            <w:r>
              <w:t>¿</w:t>
            </w:r>
          </w:p>
        </w:tc>
        <w:tc>
          <w:tcPr>
            <w:tcW w:w="3960" w:type="dxa"/>
          </w:tcPr>
          <w:p w14:paraId="349C9F27" w14:textId="77777777" w:rsidR="00E60591" w:rsidRDefault="00E60591" w:rsidP="00E60591">
            <w:pPr>
              <w:pStyle w:val="EngHang"/>
            </w:pPr>
            <w:r>
              <w:t>Zephaniah spoke of you,</w:t>
            </w:r>
          </w:p>
          <w:p w14:paraId="7792771A" w14:textId="77777777" w:rsidR="00E60591" w:rsidRDefault="00E60591" w:rsidP="00E60591">
            <w:pPr>
              <w:pStyle w:val="EngHang"/>
            </w:pPr>
            <w:r>
              <w:t>And prophesied of Jesus’ birth,</w:t>
            </w:r>
          </w:p>
          <w:p w14:paraId="48F01BC7" w14:textId="77777777" w:rsidR="00E60591" w:rsidRDefault="00E60591" w:rsidP="00E60591">
            <w:pPr>
              <w:pStyle w:val="EngHang"/>
            </w:pPr>
            <w:r>
              <w:t>“He will descend as rain and dew.”</w:t>
            </w:r>
          </w:p>
          <w:p w14:paraId="3E667A88" w14:textId="77777777" w:rsidR="00E60591" w:rsidRDefault="00E60591" w:rsidP="00E60591">
            <w:pPr>
              <w:pStyle w:val="EngHangEnd"/>
            </w:pPr>
            <w:r>
              <w:t>You are blssed, O Virgin and Bride!</w:t>
            </w:r>
          </w:p>
        </w:tc>
      </w:tr>
      <w:tr w:rsidR="00E60591" w14:paraId="497B352E" w14:textId="77777777" w:rsidTr="00E60591">
        <w:trPr>
          <w:cantSplit/>
        </w:trPr>
        <w:tc>
          <w:tcPr>
            <w:tcW w:w="288" w:type="dxa"/>
          </w:tcPr>
          <w:p w14:paraId="135E0572" w14:textId="77777777" w:rsidR="00E60591" w:rsidRDefault="00E60591" w:rsidP="00E60591">
            <w:pPr>
              <w:pStyle w:val="CopticCross"/>
            </w:pPr>
          </w:p>
        </w:tc>
        <w:tc>
          <w:tcPr>
            <w:tcW w:w="3960" w:type="dxa"/>
          </w:tcPr>
          <w:p w14:paraId="1903B1B8" w14:textId="77777777" w:rsidR="00E60591" w:rsidRDefault="00E60591" w:rsidP="00E60591">
            <w:pPr>
              <w:pStyle w:val="EngHang"/>
            </w:pPr>
            <w:r>
              <w:t>Daneil said of his vision,</w:t>
            </w:r>
          </w:p>
          <w:p w14:paraId="3DC5A860" w14:textId="77777777" w:rsidR="00E60591" w:rsidRDefault="00E60591" w:rsidP="00E60591">
            <w:pPr>
              <w:pStyle w:val="EngHang"/>
            </w:pPr>
            <w:r>
              <w:t>“I have seen a great Throne,</w:t>
            </w:r>
          </w:p>
          <w:p w14:paraId="62D93E1E" w14:textId="77777777" w:rsidR="00E60591" w:rsidRDefault="00E60591" w:rsidP="00E60591">
            <w:pPr>
              <w:pStyle w:val="EngHang"/>
            </w:pPr>
            <w:r>
              <w:t>With the Great High King seated thereon.”</w:t>
            </w:r>
          </w:p>
          <w:p w14:paraId="4330FD88" w14:textId="77777777" w:rsidR="00E60591" w:rsidRDefault="00E60591" w:rsidP="00E60591">
            <w:pPr>
              <w:pStyle w:val="EngHangEnd"/>
            </w:pPr>
            <w:r>
              <w:t>You are blssed, O Virgin and Bride!</w:t>
            </w:r>
          </w:p>
        </w:tc>
      </w:tr>
      <w:tr w:rsidR="00E60591" w14:paraId="1759654F" w14:textId="77777777" w:rsidTr="00E60591">
        <w:trPr>
          <w:cantSplit/>
        </w:trPr>
        <w:tc>
          <w:tcPr>
            <w:tcW w:w="288" w:type="dxa"/>
          </w:tcPr>
          <w:p w14:paraId="16B3F955" w14:textId="77777777" w:rsidR="00E60591" w:rsidRDefault="00E60591" w:rsidP="00E60591">
            <w:pPr>
              <w:pStyle w:val="CopticCross"/>
            </w:pPr>
            <w:r>
              <w:t>¿</w:t>
            </w:r>
          </w:p>
        </w:tc>
        <w:tc>
          <w:tcPr>
            <w:tcW w:w="3960" w:type="dxa"/>
          </w:tcPr>
          <w:p w14:paraId="117100A2" w14:textId="77777777" w:rsidR="00E60591" w:rsidRDefault="00E60591" w:rsidP="00E60591">
            <w:pPr>
              <w:pStyle w:val="EngHang"/>
            </w:pPr>
            <w:r>
              <w:t>Moses asked to glimps and behold</w:t>
            </w:r>
          </w:p>
          <w:p w14:paraId="3731F6A8" w14:textId="77777777" w:rsidR="00E60591" w:rsidRDefault="00E60591" w:rsidP="00E60591">
            <w:pPr>
              <w:pStyle w:val="EngHang"/>
            </w:pPr>
            <w:r>
              <w:t>What you beheld of Mother of the Holy One,</w:t>
            </w:r>
          </w:p>
          <w:p w14:paraId="12D06087" w14:textId="77777777" w:rsidR="00E60591" w:rsidRDefault="00E60591" w:rsidP="00E60591">
            <w:pPr>
              <w:pStyle w:val="EngHang"/>
            </w:pPr>
            <w:r>
              <w:t>But could not bear His light.</w:t>
            </w:r>
          </w:p>
          <w:p w14:paraId="5F13D82F" w14:textId="77777777" w:rsidR="00E60591" w:rsidRDefault="00E60591" w:rsidP="00E60591">
            <w:pPr>
              <w:pStyle w:val="EngHangEnd"/>
            </w:pPr>
            <w:r>
              <w:t>You are blssed, O Virgin and Bride!</w:t>
            </w:r>
          </w:p>
        </w:tc>
      </w:tr>
      <w:tr w:rsidR="00E60591" w14:paraId="25B14C66" w14:textId="77777777" w:rsidTr="00E60591">
        <w:trPr>
          <w:cantSplit/>
        </w:trPr>
        <w:tc>
          <w:tcPr>
            <w:tcW w:w="288" w:type="dxa"/>
          </w:tcPr>
          <w:p w14:paraId="5B904032" w14:textId="77777777" w:rsidR="00E60591" w:rsidRDefault="00E60591" w:rsidP="00E60591">
            <w:pPr>
              <w:pStyle w:val="CopticCross"/>
            </w:pPr>
          </w:p>
        </w:tc>
        <w:tc>
          <w:tcPr>
            <w:tcW w:w="3960" w:type="dxa"/>
          </w:tcPr>
          <w:p w14:paraId="47FB965B" w14:textId="77777777" w:rsidR="00E60591" w:rsidRDefault="00E60591" w:rsidP="00E60591">
            <w:pPr>
              <w:pStyle w:val="EngHang"/>
            </w:pPr>
            <w:r>
              <w:t>He came from you, fulfilling the promise</w:t>
            </w:r>
          </w:p>
          <w:p w14:paraId="19C3F2E2" w14:textId="77777777" w:rsidR="00E60591" w:rsidRDefault="00E60591" w:rsidP="00E60591">
            <w:pPr>
              <w:pStyle w:val="EngHang"/>
            </w:pPr>
            <w:r>
              <w:t>To Adam, restoring him to Paradise,</w:t>
            </w:r>
          </w:p>
          <w:p w14:paraId="0D498911" w14:textId="77777777" w:rsidR="00E60591" w:rsidRDefault="00E60591" w:rsidP="00E60591">
            <w:pPr>
              <w:pStyle w:val="EngHang"/>
            </w:pPr>
            <w:r>
              <w:t>And freeing his offspring from all bonds.</w:t>
            </w:r>
          </w:p>
          <w:p w14:paraId="591C1728" w14:textId="77777777" w:rsidR="00E60591" w:rsidRDefault="00E60591" w:rsidP="00E60591">
            <w:pPr>
              <w:pStyle w:val="EngHangEnd"/>
            </w:pPr>
            <w:r>
              <w:t>You are blssed, O Virgin and Bride!</w:t>
            </w:r>
          </w:p>
        </w:tc>
      </w:tr>
      <w:tr w:rsidR="00E60591" w14:paraId="4D4BF01C" w14:textId="77777777" w:rsidTr="00E60591">
        <w:trPr>
          <w:cantSplit/>
        </w:trPr>
        <w:tc>
          <w:tcPr>
            <w:tcW w:w="288" w:type="dxa"/>
          </w:tcPr>
          <w:p w14:paraId="1DCCA9FE" w14:textId="77777777" w:rsidR="00E60591" w:rsidRDefault="00E60591" w:rsidP="00E60591">
            <w:pPr>
              <w:pStyle w:val="CopticCross"/>
            </w:pPr>
            <w:r>
              <w:lastRenderedPageBreak/>
              <w:t>¿</w:t>
            </w:r>
          </w:p>
        </w:tc>
        <w:tc>
          <w:tcPr>
            <w:tcW w:w="3960" w:type="dxa"/>
          </w:tcPr>
          <w:p w14:paraId="4FA22CF2" w14:textId="77777777" w:rsidR="00E60591" w:rsidRDefault="00E60591" w:rsidP="00E60591">
            <w:pPr>
              <w:pStyle w:val="EngHang"/>
            </w:pPr>
            <w:r>
              <w:t>Your praise is precious and as sweet</w:t>
            </w:r>
          </w:p>
          <w:p w14:paraId="1BA3182F" w14:textId="77777777" w:rsidR="00E60591" w:rsidRDefault="00E60591" w:rsidP="00E60591">
            <w:pPr>
              <w:pStyle w:val="EngHang"/>
            </w:pPr>
            <w:r>
              <w:t>As the sweetness of Paradise.</w:t>
            </w:r>
          </w:p>
          <w:p w14:paraId="5AE37580" w14:textId="77777777" w:rsidR="00E60591" w:rsidRDefault="00E60591" w:rsidP="00E60591">
            <w:pPr>
              <w:pStyle w:val="EngHang"/>
            </w:pPr>
            <w:r>
              <w:t>Those who taste it will not be satisfied by other things.</w:t>
            </w:r>
          </w:p>
          <w:p w14:paraId="631F92B4" w14:textId="77777777" w:rsidR="00E60591" w:rsidRDefault="00E60591" w:rsidP="00E60591">
            <w:pPr>
              <w:pStyle w:val="EngHangEnd"/>
            </w:pPr>
            <w:r>
              <w:t>You are blssed, O Virgin and Bride!</w:t>
            </w:r>
          </w:p>
        </w:tc>
      </w:tr>
      <w:tr w:rsidR="00E60591" w14:paraId="7B5C0A21" w14:textId="77777777" w:rsidTr="00E60591">
        <w:trPr>
          <w:cantSplit/>
        </w:trPr>
        <w:tc>
          <w:tcPr>
            <w:tcW w:w="288" w:type="dxa"/>
          </w:tcPr>
          <w:p w14:paraId="75475183" w14:textId="77777777" w:rsidR="00E60591" w:rsidRDefault="00E60591" w:rsidP="00E60591">
            <w:pPr>
              <w:pStyle w:val="CopticCross"/>
            </w:pPr>
          </w:p>
        </w:tc>
        <w:tc>
          <w:tcPr>
            <w:tcW w:w="3960" w:type="dxa"/>
          </w:tcPr>
          <w:p w14:paraId="4C0F0BA5" w14:textId="77777777" w:rsidR="00E60591" w:rsidRDefault="00E60591" w:rsidP="00E60591">
            <w:pPr>
              <w:pStyle w:val="EngHang"/>
            </w:pPr>
            <w:r>
              <w:t>You are honoured and privlidged</w:t>
            </w:r>
          </w:p>
          <w:p w14:paraId="783E98EC" w14:textId="77777777" w:rsidR="00E60591" w:rsidRDefault="00E60591" w:rsidP="00E60591">
            <w:pPr>
              <w:pStyle w:val="EngHang"/>
            </w:pPr>
            <w:r>
              <w:t>More than the angelic hosts,</w:t>
            </w:r>
          </w:p>
          <w:p w14:paraId="147D89BA" w14:textId="77777777" w:rsidR="00E60591" w:rsidRDefault="00E60591" w:rsidP="00E60591">
            <w:pPr>
              <w:pStyle w:val="EngHang"/>
            </w:pPr>
            <w:r>
              <w:t>You held the Creator on your lap;</w:t>
            </w:r>
          </w:p>
          <w:p w14:paraId="2F195EF1" w14:textId="77777777" w:rsidR="00E60591" w:rsidRDefault="00E60591" w:rsidP="00E60591">
            <w:pPr>
              <w:pStyle w:val="EngHangEnd"/>
            </w:pPr>
            <w:r>
              <w:t>You are blssed, O Virgin and Bride!</w:t>
            </w:r>
          </w:p>
        </w:tc>
      </w:tr>
      <w:tr w:rsidR="00E60591" w14:paraId="7B7316D5" w14:textId="77777777" w:rsidTr="00E60591">
        <w:trPr>
          <w:cantSplit/>
        </w:trPr>
        <w:tc>
          <w:tcPr>
            <w:tcW w:w="288" w:type="dxa"/>
          </w:tcPr>
          <w:p w14:paraId="14FD983D" w14:textId="77777777" w:rsidR="00E60591" w:rsidRDefault="00E60591" w:rsidP="00E60591">
            <w:pPr>
              <w:pStyle w:val="CopticCross"/>
            </w:pPr>
            <w:r>
              <w:t>¿</w:t>
            </w:r>
          </w:p>
        </w:tc>
        <w:tc>
          <w:tcPr>
            <w:tcW w:w="3960" w:type="dxa"/>
          </w:tcPr>
          <w:p w14:paraId="5FC62690" w14:textId="77777777" w:rsidR="00E60591" w:rsidRDefault="00E60591" w:rsidP="00E60591">
            <w:pPr>
              <w:pStyle w:val="EngHang"/>
            </w:pPr>
            <w:r>
              <w:t>If one praises you at all times,</w:t>
            </w:r>
          </w:p>
          <w:p w14:paraId="4FC24A50" w14:textId="77777777" w:rsidR="00E60591" w:rsidRDefault="00E60591" w:rsidP="00E60591">
            <w:pPr>
              <w:pStyle w:val="EngHang"/>
            </w:pPr>
            <w:r>
              <w:t>He will attain his desire,</w:t>
            </w:r>
          </w:p>
          <w:p w14:paraId="6BA9BD65" w14:textId="77777777" w:rsidR="00E60591" w:rsidRDefault="00E60591" w:rsidP="00E60591">
            <w:pPr>
              <w:pStyle w:val="EngHang"/>
            </w:pPr>
            <w:r>
              <w:t>Of receiving the Lord’s holy peasure.</w:t>
            </w:r>
          </w:p>
          <w:p w14:paraId="69D3BFD4" w14:textId="77777777" w:rsidR="00E60591" w:rsidRDefault="00E60591" w:rsidP="00E60591">
            <w:pPr>
              <w:pStyle w:val="EngHangEnd"/>
            </w:pPr>
            <w:r>
              <w:t>You are blssed, O Virgin and Bride!</w:t>
            </w:r>
          </w:p>
        </w:tc>
      </w:tr>
      <w:tr w:rsidR="00E60591" w14:paraId="2EDAB459" w14:textId="77777777" w:rsidTr="00E60591">
        <w:trPr>
          <w:cantSplit/>
        </w:trPr>
        <w:tc>
          <w:tcPr>
            <w:tcW w:w="288" w:type="dxa"/>
          </w:tcPr>
          <w:p w14:paraId="093FDC06" w14:textId="77777777" w:rsidR="00E60591" w:rsidRDefault="00E60591" w:rsidP="00E60591">
            <w:pPr>
              <w:pStyle w:val="CopticCross"/>
            </w:pPr>
          </w:p>
        </w:tc>
        <w:tc>
          <w:tcPr>
            <w:tcW w:w="3960" w:type="dxa"/>
          </w:tcPr>
          <w:p w14:paraId="71E8825B" w14:textId="77777777" w:rsidR="00E60591" w:rsidRDefault="00E60591" w:rsidP="00E60591">
            <w:pPr>
              <w:pStyle w:val="EngHang"/>
            </w:pPr>
            <w:r>
              <w:t>All my life I have desired</w:t>
            </w:r>
          </w:p>
          <w:p w14:paraId="7FDDD564" w14:textId="77777777" w:rsidR="00E60591" w:rsidRDefault="00E60591" w:rsidP="00E60591">
            <w:pPr>
              <w:pStyle w:val="EngHang"/>
            </w:pPr>
            <w:r>
              <w:t>To praies you, O Virgin,</w:t>
            </w:r>
          </w:p>
          <w:p w14:paraId="7C5052BD" w14:textId="77777777" w:rsidR="00E60591" w:rsidRDefault="00E60591" w:rsidP="00E60591">
            <w:pPr>
              <w:pStyle w:val="EngHang"/>
            </w:pPr>
            <w:r>
              <w:t>So you will be my help when I depart.</w:t>
            </w:r>
          </w:p>
          <w:p w14:paraId="30830EC7" w14:textId="77777777" w:rsidR="00E60591" w:rsidRDefault="00E60591" w:rsidP="00E60591">
            <w:pPr>
              <w:pStyle w:val="EngHangEnd"/>
            </w:pPr>
            <w:r>
              <w:t>You are blssed, O Virgin and Bride!</w:t>
            </w:r>
          </w:p>
        </w:tc>
      </w:tr>
      <w:tr w:rsidR="00E60591" w14:paraId="79AB8125" w14:textId="77777777" w:rsidTr="00E60591">
        <w:trPr>
          <w:cantSplit/>
        </w:trPr>
        <w:tc>
          <w:tcPr>
            <w:tcW w:w="288" w:type="dxa"/>
          </w:tcPr>
          <w:p w14:paraId="17457BD2" w14:textId="77777777" w:rsidR="00E60591" w:rsidRDefault="00E60591" w:rsidP="00E60591">
            <w:pPr>
              <w:pStyle w:val="CopticCross"/>
            </w:pPr>
            <w:r>
              <w:t>¿</w:t>
            </w:r>
          </w:p>
        </w:tc>
        <w:tc>
          <w:tcPr>
            <w:tcW w:w="3960" w:type="dxa"/>
          </w:tcPr>
          <w:p w14:paraId="5FABF7AF" w14:textId="77777777" w:rsidR="00E60591" w:rsidRDefault="00E60591" w:rsidP="00E60591">
            <w:pPr>
              <w:pStyle w:val="EngHang"/>
            </w:pPr>
            <w:r>
              <w:t>Who can explain the honour of Mary?</w:t>
            </w:r>
          </w:p>
          <w:p w14:paraId="6349F0F4" w14:textId="77777777" w:rsidR="00E60591" w:rsidRDefault="00E60591" w:rsidP="00E60591">
            <w:pPr>
              <w:pStyle w:val="EngHang"/>
            </w:pPr>
            <w:r>
              <w:t>She is greater than the sun and moon,</w:t>
            </w:r>
          </w:p>
          <w:p w14:paraId="26ADAE90" w14:textId="77777777" w:rsidR="00E60591" w:rsidRDefault="00E60591" w:rsidP="00E60591">
            <w:pPr>
              <w:pStyle w:val="EngHang"/>
            </w:pPr>
            <w:r>
              <w:t>Even greater than the Throne!</w:t>
            </w:r>
          </w:p>
          <w:p w14:paraId="700E8FB2" w14:textId="77777777" w:rsidR="00E60591" w:rsidRDefault="00E60591" w:rsidP="00E60591">
            <w:pPr>
              <w:pStyle w:val="EngHangEnd"/>
            </w:pPr>
            <w:r>
              <w:t>You are blssed, O Virgin and Bride!</w:t>
            </w:r>
          </w:p>
        </w:tc>
      </w:tr>
      <w:tr w:rsidR="00E60591" w14:paraId="259B5FE0" w14:textId="77777777" w:rsidTr="00E60591">
        <w:trPr>
          <w:cantSplit/>
        </w:trPr>
        <w:tc>
          <w:tcPr>
            <w:tcW w:w="288" w:type="dxa"/>
          </w:tcPr>
          <w:p w14:paraId="43864E6B" w14:textId="77777777" w:rsidR="00E60591" w:rsidRDefault="00E60591" w:rsidP="00E60591">
            <w:pPr>
              <w:pStyle w:val="CopticCross"/>
            </w:pPr>
          </w:p>
        </w:tc>
        <w:tc>
          <w:tcPr>
            <w:tcW w:w="3960" w:type="dxa"/>
          </w:tcPr>
          <w:p w14:paraId="127B40F5" w14:textId="77777777" w:rsidR="00E60591" w:rsidRDefault="00E60591" w:rsidP="00E60591">
            <w:pPr>
              <w:pStyle w:val="EngHang"/>
            </w:pPr>
            <w:r>
              <w:t>You bore the Lord of glory,</w:t>
            </w:r>
          </w:p>
          <w:p w14:paraId="1D77A191" w14:textId="77777777" w:rsidR="00E60591" w:rsidRDefault="00E60591" w:rsidP="00E60591">
            <w:pPr>
              <w:pStyle w:val="EngHang"/>
            </w:pPr>
            <w:r>
              <w:t>Becoming greater than</w:t>
            </w:r>
          </w:p>
          <w:p w14:paraId="117DF1C0" w14:textId="77777777" w:rsidR="00E60591" w:rsidRDefault="00E60591" w:rsidP="00E60591">
            <w:pPr>
              <w:pStyle w:val="EngHang"/>
            </w:pPr>
            <w:r>
              <w:t>All the angelic hosts.</w:t>
            </w:r>
          </w:p>
          <w:p w14:paraId="27AFFD76" w14:textId="77777777" w:rsidR="00E60591" w:rsidRDefault="00E60591" w:rsidP="00E60591">
            <w:pPr>
              <w:pStyle w:val="EngHangEnd"/>
            </w:pPr>
            <w:r>
              <w:t>You are blssed, O Virgin and Bride!</w:t>
            </w:r>
          </w:p>
        </w:tc>
      </w:tr>
      <w:tr w:rsidR="00E60591" w14:paraId="62AF61F1" w14:textId="77777777" w:rsidTr="00E60591">
        <w:trPr>
          <w:cantSplit/>
        </w:trPr>
        <w:tc>
          <w:tcPr>
            <w:tcW w:w="288" w:type="dxa"/>
          </w:tcPr>
          <w:p w14:paraId="54B9DD34" w14:textId="77777777" w:rsidR="00E60591" w:rsidRDefault="00E60591" w:rsidP="00E60591">
            <w:pPr>
              <w:pStyle w:val="CopticCross"/>
            </w:pPr>
            <w:r>
              <w:lastRenderedPageBreak/>
              <w:t>¿</w:t>
            </w:r>
          </w:p>
        </w:tc>
        <w:tc>
          <w:tcPr>
            <w:tcW w:w="3960" w:type="dxa"/>
          </w:tcPr>
          <w:p w14:paraId="79680302" w14:textId="77777777" w:rsidR="00E60591" w:rsidRDefault="00E60591" w:rsidP="00E60591">
            <w:pPr>
              <w:pStyle w:val="EngHang"/>
            </w:pPr>
            <w:r>
              <w:t>Who could have beheld Jesus’ glory,</w:t>
            </w:r>
          </w:p>
          <w:p w14:paraId="26484BE1" w14:textId="77777777" w:rsidR="00E60591" w:rsidRDefault="00E60591" w:rsidP="00E60591">
            <w:pPr>
              <w:pStyle w:val="EngHang"/>
            </w:pPr>
            <w:r>
              <w:t>Reaveled to the world, so bright and clear,</w:t>
            </w:r>
          </w:p>
          <w:p w14:paraId="3E93BCCC" w14:textId="77777777" w:rsidR="00E60591" w:rsidRDefault="00E60591" w:rsidP="00E60591">
            <w:pPr>
              <w:pStyle w:val="EngHang"/>
            </w:pPr>
            <w:r>
              <w:t>Without you, O Mother of the light.</w:t>
            </w:r>
          </w:p>
          <w:p w14:paraId="44BEB194" w14:textId="77777777" w:rsidR="00E60591" w:rsidRDefault="00E60591" w:rsidP="00E60591">
            <w:pPr>
              <w:pStyle w:val="EngHangEnd"/>
            </w:pPr>
            <w:r>
              <w:t>You are blssed, O Virgin and Bride!</w:t>
            </w:r>
          </w:p>
        </w:tc>
      </w:tr>
      <w:tr w:rsidR="00E60591" w14:paraId="53F12714" w14:textId="77777777" w:rsidTr="00E60591">
        <w:trPr>
          <w:cantSplit/>
        </w:trPr>
        <w:tc>
          <w:tcPr>
            <w:tcW w:w="288" w:type="dxa"/>
          </w:tcPr>
          <w:p w14:paraId="7D4D38F5" w14:textId="77777777" w:rsidR="00E60591" w:rsidRDefault="00E60591" w:rsidP="00E60591">
            <w:pPr>
              <w:pStyle w:val="CopticCross"/>
            </w:pPr>
          </w:p>
        </w:tc>
        <w:tc>
          <w:tcPr>
            <w:tcW w:w="3960" w:type="dxa"/>
          </w:tcPr>
          <w:p w14:paraId="168F0A1D" w14:textId="77777777" w:rsidR="00E60591" w:rsidRDefault="00E60591" w:rsidP="00E60591">
            <w:pPr>
              <w:pStyle w:val="EngHang"/>
            </w:pPr>
            <w:r>
              <w:t>Who has received what you have, O Mary?</w:t>
            </w:r>
          </w:p>
          <w:p w14:paraId="0883BECC" w14:textId="77777777" w:rsidR="00E60591" w:rsidRDefault="00E60591" w:rsidP="00E60591">
            <w:pPr>
              <w:pStyle w:val="EngHang"/>
            </w:pPr>
            <w:r>
              <w:t>Or who resembled you, O Theotokos?</w:t>
            </w:r>
          </w:p>
          <w:p w14:paraId="413B5DCB" w14:textId="77777777" w:rsidR="00E60591" w:rsidRDefault="00E60591" w:rsidP="00E60591">
            <w:pPr>
              <w:pStyle w:val="EngHang"/>
            </w:pPr>
            <w:r>
              <w:t>What tongue can explain your blessedness?</w:t>
            </w:r>
          </w:p>
          <w:p w14:paraId="1D8A0BBE" w14:textId="77777777" w:rsidR="00E60591" w:rsidRDefault="00E60591" w:rsidP="00E60591">
            <w:pPr>
              <w:pStyle w:val="EngHangEnd"/>
              <w:ind w:left="0" w:firstLine="0"/>
            </w:pPr>
            <w:r>
              <w:t>You are blssed, O Virgin and Bride!</w:t>
            </w:r>
          </w:p>
        </w:tc>
      </w:tr>
      <w:tr w:rsidR="00E60591" w14:paraId="0D6FFEA3" w14:textId="77777777" w:rsidTr="00E60591">
        <w:trPr>
          <w:cantSplit/>
        </w:trPr>
        <w:tc>
          <w:tcPr>
            <w:tcW w:w="288" w:type="dxa"/>
          </w:tcPr>
          <w:p w14:paraId="657506CD" w14:textId="77777777" w:rsidR="00E60591" w:rsidRDefault="00E60591" w:rsidP="00E60591">
            <w:pPr>
              <w:pStyle w:val="CopticCross"/>
            </w:pPr>
            <w:r>
              <w:t>¿</w:t>
            </w:r>
          </w:p>
        </w:tc>
        <w:tc>
          <w:tcPr>
            <w:tcW w:w="3960" w:type="dxa"/>
          </w:tcPr>
          <w:p w14:paraId="5592CCD3" w14:textId="77777777" w:rsidR="00E60591" w:rsidRDefault="00E60591" w:rsidP="00E60591">
            <w:pPr>
              <w:pStyle w:val="EngHang"/>
            </w:pPr>
            <w:r>
              <w:t>We ask of you, O Virgin,</w:t>
            </w:r>
          </w:p>
          <w:p w14:paraId="7BC89922" w14:textId="77777777" w:rsidR="00E60591" w:rsidRDefault="00E60591" w:rsidP="00E60591">
            <w:pPr>
              <w:pStyle w:val="EngHang"/>
            </w:pPr>
            <w:r>
              <w:t>Rememer us before our Lord,</w:t>
            </w:r>
          </w:p>
          <w:p w14:paraId="59A7AF6D" w14:textId="77777777" w:rsidR="00E60591" w:rsidRDefault="00E60591" w:rsidP="00E60591">
            <w:pPr>
              <w:pStyle w:val="EngHang"/>
            </w:pPr>
            <w:r>
              <w:t>That He may forgive us our sins.</w:t>
            </w:r>
          </w:p>
          <w:p w14:paraId="1101CF07" w14:textId="77777777" w:rsidR="00E60591" w:rsidRDefault="00E60591" w:rsidP="00E60591">
            <w:pPr>
              <w:pStyle w:val="EngHangEnd"/>
            </w:pPr>
            <w:r>
              <w:t>You are blssed, O Virgin and Bride!</w:t>
            </w:r>
          </w:p>
        </w:tc>
      </w:tr>
      <w:tr w:rsidR="00E60591" w14:paraId="345F2BAE" w14:textId="77777777" w:rsidTr="00E60591">
        <w:trPr>
          <w:cantSplit/>
        </w:trPr>
        <w:tc>
          <w:tcPr>
            <w:tcW w:w="288" w:type="dxa"/>
          </w:tcPr>
          <w:p w14:paraId="1C886472" w14:textId="77777777" w:rsidR="00E60591" w:rsidRDefault="00E60591" w:rsidP="00E60591">
            <w:pPr>
              <w:pStyle w:val="CopticCross"/>
            </w:pPr>
          </w:p>
        </w:tc>
        <w:tc>
          <w:tcPr>
            <w:tcW w:w="3960" w:type="dxa"/>
          </w:tcPr>
          <w:p w14:paraId="378229DA" w14:textId="77777777" w:rsidR="00E60591" w:rsidRDefault="00E60591" w:rsidP="00E60591">
            <w:pPr>
              <w:pStyle w:val="EngHang"/>
            </w:pPr>
            <w:r>
              <w:t>Your servant entreats you,</w:t>
            </w:r>
          </w:p>
          <w:p w14:paraId="178C7221" w14:textId="77777777" w:rsidR="00E60591" w:rsidRDefault="00E60591" w:rsidP="00E60591">
            <w:pPr>
              <w:pStyle w:val="EngHang"/>
            </w:pPr>
            <w:r>
              <w:t>Do not forget me, O Mother of Christ;</w:t>
            </w:r>
          </w:p>
          <w:p w14:paraId="02031EFA" w14:textId="77777777" w:rsidR="00E60591" w:rsidRDefault="00E60591" w:rsidP="00E60591">
            <w:pPr>
              <w:pStyle w:val="EngHang"/>
            </w:pPr>
            <w:r>
              <w:t>I ask you of ryour protection.</w:t>
            </w:r>
          </w:p>
          <w:p w14:paraId="4CC81F22" w14:textId="77777777" w:rsidR="00E60591" w:rsidRDefault="00E60591" w:rsidP="00E60591">
            <w:pPr>
              <w:pStyle w:val="EngHangEnd"/>
            </w:pPr>
            <w:r>
              <w:t>You are blssed, O Virgin and Bride!</w:t>
            </w:r>
          </w:p>
        </w:tc>
      </w:tr>
      <w:tr w:rsidR="00E60591" w14:paraId="1625D291" w14:textId="77777777" w:rsidTr="00E60591">
        <w:trPr>
          <w:cantSplit/>
        </w:trPr>
        <w:tc>
          <w:tcPr>
            <w:tcW w:w="288" w:type="dxa"/>
          </w:tcPr>
          <w:p w14:paraId="421B71E6" w14:textId="77777777" w:rsidR="00E60591" w:rsidRDefault="00E60591" w:rsidP="00E60591">
            <w:pPr>
              <w:pStyle w:val="CopticCross"/>
            </w:pPr>
            <w:r>
              <w:t>¿</w:t>
            </w:r>
          </w:p>
        </w:tc>
        <w:tc>
          <w:tcPr>
            <w:tcW w:w="3960" w:type="dxa"/>
          </w:tcPr>
          <w:p w14:paraId="31ED6D88" w14:textId="77777777" w:rsidR="00E60591" w:rsidRDefault="00E60591" w:rsidP="00E60591">
            <w:pPr>
              <w:pStyle w:val="EngHang"/>
            </w:pPr>
            <w:r>
              <w:t>The honoured father, our shepherd,</w:t>
            </w:r>
          </w:p>
          <w:p w14:paraId="7C8FC03C" w14:textId="77777777" w:rsidR="00E60591" w:rsidRDefault="00E60591" w:rsidP="00E60591">
            <w:pPr>
              <w:pStyle w:val="EngHang"/>
            </w:pPr>
            <w:r>
              <w:t>Pappa Abba _____, the High Priest,</w:t>
            </w:r>
          </w:p>
          <w:p w14:paraId="31CEC917" w14:textId="77777777" w:rsidR="00E60591" w:rsidRDefault="00E60591" w:rsidP="00E60591">
            <w:pPr>
              <w:pStyle w:val="EngHang"/>
            </w:pPr>
            <w:r>
              <w:t>And his partners in the service—</w:t>
            </w:r>
          </w:p>
          <w:p w14:paraId="6505449B" w14:textId="77777777" w:rsidR="00E60591" w:rsidRDefault="00E60591" w:rsidP="00E60591">
            <w:pPr>
              <w:pStyle w:val="EngHangEnd"/>
            </w:pPr>
            <w:r>
              <w:t>You are blssed, O Virgin and Bride!—</w:t>
            </w:r>
          </w:p>
        </w:tc>
      </w:tr>
      <w:tr w:rsidR="00E60591" w14:paraId="2024C96E" w14:textId="77777777" w:rsidTr="00E60591">
        <w:trPr>
          <w:cantSplit/>
        </w:trPr>
        <w:tc>
          <w:tcPr>
            <w:tcW w:w="288" w:type="dxa"/>
          </w:tcPr>
          <w:p w14:paraId="440BB980" w14:textId="77777777" w:rsidR="00E60591" w:rsidRDefault="00E60591" w:rsidP="00E60591">
            <w:pPr>
              <w:pStyle w:val="CopticCross"/>
            </w:pPr>
          </w:p>
        </w:tc>
        <w:tc>
          <w:tcPr>
            <w:tcW w:w="3960" w:type="dxa"/>
          </w:tcPr>
          <w:p w14:paraId="10D83F84" w14:textId="77777777" w:rsidR="00E60591" w:rsidRDefault="00E60591" w:rsidP="00E60591">
            <w:pPr>
              <w:pStyle w:val="EngHang"/>
            </w:pPr>
            <w:r>
              <w:t>Our holy father, Abba ____, the bishop,</w:t>
            </w:r>
          </w:p>
          <w:p w14:paraId="53096087" w14:textId="77777777" w:rsidR="00E60591" w:rsidRDefault="00E60591" w:rsidP="00E60591">
            <w:pPr>
              <w:pStyle w:val="EngHang"/>
            </w:pPr>
            <w:r>
              <w:t>And our holy fathers, the bishops,</w:t>
            </w:r>
          </w:p>
          <w:p w14:paraId="29C8F003" w14:textId="77777777" w:rsidR="00E60591" w:rsidRDefault="00E60591" w:rsidP="00E60591">
            <w:pPr>
              <w:pStyle w:val="EngHang"/>
            </w:pPr>
            <w:r>
              <w:t>Help them, O pride of the human race.</w:t>
            </w:r>
          </w:p>
          <w:p w14:paraId="1CAC7C2F" w14:textId="77777777" w:rsidR="00E60591" w:rsidRDefault="00E60591" w:rsidP="00E60591">
            <w:pPr>
              <w:pStyle w:val="EngHangEnd"/>
            </w:pPr>
            <w:r>
              <w:t>You are blssed, O Virgin and Bride!</w:t>
            </w:r>
          </w:p>
        </w:tc>
      </w:tr>
      <w:tr w:rsidR="00E60591" w14:paraId="15071DB4" w14:textId="77777777" w:rsidTr="00E60591">
        <w:trPr>
          <w:cantSplit/>
        </w:trPr>
        <w:tc>
          <w:tcPr>
            <w:tcW w:w="288" w:type="dxa"/>
          </w:tcPr>
          <w:p w14:paraId="3E5036D6" w14:textId="77777777" w:rsidR="00E60591" w:rsidRDefault="00E60591" w:rsidP="00E60591">
            <w:pPr>
              <w:pStyle w:val="CopticCross"/>
            </w:pPr>
            <w:r>
              <w:lastRenderedPageBreak/>
              <w:t>¿</w:t>
            </w:r>
          </w:p>
        </w:tc>
        <w:tc>
          <w:tcPr>
            <w:tcW w:w="3960" w:type="dxa"/>
          </w:tcPr>
          <w:p w14:paraId="26547A39" w14:textId="77777777" w:rsidR="00E60591" w:rsidRDefault="00E60591" w:rsidP="00E60591">
            <w:pPr>
              <w:pStyle w:val="EngHang"/>
            </w:pPr>
            <w:r>
              <w:t>Do not forget our presbyters,</w:t>
            </w:r>
          </w:p>
          <w:p w14:paraId="11E1A551" w14:textId="77777777" w:rsidR="00E60591" w:rsidRDefault="00E60591" w:rsidP="00E60591">
            <w:pPr>
              <w:pStyle w:val="EngHang"/>
            </w:pPr>
            <w:r>
              <w:t>All the Christians,</w:t>
            </w:r>
          </w:p>
          <w:p w14:paraId="188FC847" w14:textId="77777777" w:rsidR="00E60591" w:rsidRDefault="00E60591" w:rsidP="00E60591">
            <w:pPr>
              <w:pStyle w:val="EngHang"/>
            </w:pPr>
            <w:r>
              <w:t>And all the orders of the Church.</w:t>
            </w:r>
          </w:p>
          <w:p w14:paraId="5F0319F1" w14:textId="77777777" w:rsidR="00E60591" w:rsidRDefault="00E60591" w:rsidP="00E60591">
            <w:pPr>
              <w:pStyle w:val="EngHangEnd"/>
            </w:pPr>
            <w:r>
              <w:t>You are blssed, O Virgin and Bride!</w:t>
            </w:r>
          </w:p>
        </w:tc>
      </w:tr>
      <w:tr w:rsidR="00E60591" w14:paraId="2341E1B1" w14:textId="77777777" w:rsidTr="00E60591">
        <w:trPr>
          <w:cantSplit/>
        </w:trPr>
        <w:tc>
          <w:tcPr>
            <w:tcW w:w="288" w:type="dxa"/>
          </w:tcPr>
          <w:p w14:paraId="4D0B2C20" w14:textId="77777777" w:rsidR="00E60591" w:rsidRDefault="00E60591" w:rsidP="00E60591">
            <w:pPr>
              <w:pStyle w:val="CopticCross"/>
            </w:pPr>
          </w:p>
        </w:tc>
        <w:tc>
          <w:tcPr>
            <w:tcW w:w="3960" w:type="dxa"/>
          </w:tcPr>
          <w:p w14:paraId="40A8A822" w14:textId="77777777" w:rsidR="00E60591" w:rsidRDefault="00E60591" w:rsidP="00E60591">
            <w:pPr>
              <w:pStyle w:val="EngHang"/>
            </w:pPr>
            <w:r>
              <w:t>Help the Christian people,</w:t>
            </w:r>
          </w:p>
          <w:p w14:paraId="2146F865" w14:textId="77777777" w:rsidR="00E60591" w:rsidRDefault="00E60591" w:rsidP="00E60591">
            <w:pPr>
              <w:pStyle w:val="EngHang"/>
            </w:pPr>
            <w:r>
              <w:t>O pride of the human race—</w:t>
            </w:r>
          </w:p>
          <w:p w14:paraId="3AB3FE94" w14:textId="77777777" w:rsidR="00E60591" w:rsidRDefault="00E60591" w:rsidP="00E60591">
            <w:pPr>
              <w:pStyle w:val="EngHang"/>
            </w:pPr>
            <w:r>
              <w:t>The pearl of all the hosts and orders,</w:t>
            </w:r>
          </w:p>
          <w:p w14:paraId="263A3CF9" w14:textId="77777777" w:rsidR="00E60591" w:rsidRDefault="00E60591" w:rsidP="00E60591">
            <w:pPr>
              <w:pStyle w:val="EngHangEnd"/>
            </w:pPr>
            <w:r>
              <w:t>You are blssed, O Virgin and Bride!</w:t>
            </w:r>
          </w:p>
        </w:tc>
      </w:tr>
      <w:tr w:rsidR="00E60591" w14:paraId="054CA762" w14:textId="77777777" w:rsidTr="00E60591">
        <w:trPr>
          <w:cantSplit/>
        </w:trPr>
        <w:tc>
          <w:tcPr>
            <w:tcW w:w="288" w:type="dxa"/>
          </w:tcPr>
          <w:p w14:paraId="317C16D9" w14:textId="77777777" w:rsidR="00E60591" w:rsidRDefault="00E60591" w:rsidP="00E60591">
            <w:pPr>
              <w:pStyle w:val="CopticCross"/>
            </w:pPr>
            <w:r>
              <w:t>¿</w:t>
            </w:r>
          </w:p>
        </w:tc>
        <w:tc>
          <w:tcPr>
            <w:tcW w:w="3960" w:type="dxa"/>
          </w:tcPr>
          <w:p w14:paraId="00854A9E" w14:textId="77777777" w:rsidR="00E60591" w:rsidRDefault="00E60591" w:rsidP="00E60591">
            <w:pPr>
              <w:pStyle w:val="EngHang"/>
            </w:pPr>
            <w:r>
              <w:t>All the Orthodox faithful,</w:t>
            </w:r>
          </w:p>
          <w:p w14:paraId="148C4354" w14:textId="77777777" w:rsidR="00E60591" w:rsidRDefault="00E60591" w:rsidP="00E60591">
            <w:pPr>
              <w:pStyle w:val="EngHang"/>
            </w:pPr>
            <w:r>
              <w:t>The steward and the servants,</w:t>
            </w:r>
          </w:p>
          <w:p w14:paraId="63FF9C45" w14:textId="77777777" w:rsidR="00E60591" w:rsidRDefault="00E60591" w:rsidP="00E60591">
            <w:pPr>
              <w:pStyle w:val="EngHang"/>
            </w:pPr>
            <w:r>
              <w:t>All the seven orders of the Church.</w:t>
            </w:r>
          </w:p>
          <w:p w14:paraId="601AF598" w14:textId="77777777" w:rsidR="00E60591" w:rsidRDefault="00E60591" w:rsidP="00E60591">
            <w:pPr>
              <w:pStyle w:val="EngHangEnd"/>
            </w:pPr>
            <w:r>
              <w:t>You are blssed, O Virgin and Bride!</w:t>
            </w:r>
          </w:p>
        </w:tc>
      </w:tr>
    </w:tbl>
    <w:p w14:paraId="68BE01F0" w14:textId="77777777" w:rsidR="00E60591" w:rsidRDefault="00E60591" w:rsidP="00E60591">
      <w:pPr>
        <w:pStyle w:val="Heading3"/>
      </w:pPr>
      <w:bookmarkStart w:id="1144" w:name="_Ref435645467"/>
      <w:bookmarkStart w:id="1145" w:name="_Toc479145665"/>
      <w:r>
        <w:t>Hymn on the Thursday Theotokia (The Fiery Bush)</w:t>
      </w:r>
      <w:bookmarkEnd w:id="1144"/>
      <w:bookmarkEnd w:id="1145"/>
    </w:p>
    <w:p w14:paraId="5C5D3BE3" w14:textId="77777777" w:rsidR="00E60591" w:rsidRDefault="00E60591" w:rsidP="00E60591">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7FCF5C49" w14:textId="77777777" w:rsidR="00E60591" w:rsidRDefault="00E60591" w:rsidP="00E60591">
      <w:pPr>
        <w:pStyle w:val="Heading4"/>
      </w:pPr>
      <w:r>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1CDEC27F" w14:textId="77777777" w:rsidTr="00E60591">
        <w:trPr>
          <w:cantSplit/>
        </w:trPr>
        <w:tc>
          <w:tcPr>
            <w:tcW w:w="288" w:type="dxa"/>
          </w:tcPr>
          <w:p w14:paraId="51146124" w14:textId="77777777" w:rsidR="00E60591" w:rsidRDefault="00E60591" w:rsidP="00E60591">
            <w:pPr>
              <w:pStyle w:val="CopticCross"/>
            </w:pPr>
          </w:p>
        </w:tc>
        <w:tc>
          <w:tcPr>
            <w:tcW w:w="3960" w:type="dxa"/>
          </w:tcPr>
          <w:p w14:paraId="15DF8F67" w14:textId="77777777" w:rsidR="00E60591" w:rsidRDefault="00E60591" w:rsidP="00E60591">
            <w:pPr>
              <w:pStyle w:val="EngHang"/>
            </w:pPr>
            <w:r>
              <w:t>The fiery bush that Moses</w:t>
            </w:r>
          </w:p>
          <w:p w14:paraId="3C8D166B" w14:textId="77777777" w:rsidR="00E60591" w:rsidRDefault="00E60591" w:rsidP="00E60591">
            <w:pPr>
              <w:pStyle w:val="EngHang"/>
            </w:pPr>
            <w:r>
              <w:t>Had seen in the wilderness,</w:t>
            </w:r>
          </w:p>
          <w:p w14:paraId="0BA1E2F6" w14:textId="77777777" w:rsidR="00E60591" w:rsidRDefault="00E60591" w:rsidP="00E60591">
            <w:pPr>
              <w:pStyle w:val="EngHang"/>
            </w:pPr>
            <w:r>
              <w:t>Burning with fire from within—</w:t>
            </w:r>
          </w:p>
          <w:p w14:paraId="5C8CB3E8" w14:textId="77777777" w:rsidR="00E60591" w:rsidRDefault="00E60591" w:rsidP="00E60591">
            <w:pPr>
              <w:pStyle w:val="EngHangEnd"/>
            </w:pPr>
            <w:r>
              <w:t>And the bush was not consumed—</w:t>
            </w:r>
          </w:p>
        </w:tc>
      </w:tr>
      <w:tr w:rsidR="00E60591" w14:paraId="589E74B1" w14:textId="77777777" w:rsidTr="00E60591">
        <w:trPr>
          <w:cantSplit/>
        </w:trPr>
        <w:tc>
          <w:tcPr>
            <w:tcW w:w="288" w:type="dxa"/>
          </w:tcPr>
          <w:p w14:paraId="28D8353D" w14:textId="77777777" w:rsidR="00E60591" w:rsidRPr="001E2E1C" w:rsidRDefault="00E60591" w:rsidP="00E60591">
            <w:pPr>
              <w:pStyle w:val="CopticCross"/>
            </w:pPr>
            <w:r>
              <w:lastRenderedPageBreak/>
              <w:t>¿</w:t>
            </w:r>
          </w:p>
        </w:tc>
        <w:tc>
          <w:tcPr>
            <w:tcW w:w="3960" w:type="dxa"/>
          </w:tcPr>
          <w:p w14:paraId="097F3A5B" w14:textId="77777777" w:rsidR="00E60591" w:rsidRDefault="00E60591" w:rsidP="00E60591">
            <w:pPr>
              <w:pStyle w:val="EngHang"/>
            </w:pPr>
            <w:r>
              <w:t>Is a figure of the blessed Mother of the Light,</w:t>
            </w:r>
          </w:p>
          <w:p w14:paraId="70EE7CB0" w14:textId="77777777" w:rsidR="00E60591" w:rsidRDefault="00E60591" w:rsidP="00E60591">
            <w:pPr>
              <w:pStyle w:val="EngHang"/>
            </w:pPr>
            <w:r>
              <w:t>Who carried the Divine Ember</w:t>
            </w:r>
          </w:p>
          <w:p w14:paraId="08325EA8" w14:textId="77777777" w:rsidR="00E60591" w:rsidRDefault="00E60591" w:rsidP="00E60591">
            <w:pPr>
              <w:pStyle w:val="EngHang"/>
            </w:pPr>
            <w:r>
              <w:t>Nine full months in her womb,</w:t>
            </w:r>
          </w:p>
          <w:p w14:paraId="0F660A1B" w14:textId="77777777" w:rsidR="00E60591" w:rsidRDefault="00E60591" w:rsidP="00E60591">
            <w:pPr>
              <w:pStyle w:val="EngHangEnd"/>
            </w:pPr>
            <w:r>
              <w:t>With a perpetual virginity.</w:t>
            </w:r>
          </w:p>
        </w:tc>
      </w:tr>
    </w:tbl>
    <w:p w14:paraId="51EF7DB2" w14:textId="77777777" w:rsidR="00E60591" w:rsidRDefault="00E60591" w:rsidP="00E60591">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489BF2AE" w14:textId="77777777" w:rsidTr="00E60591">
        <w:trPr>
          <w:cantSplit/>
        </w:trPr>
        <w:tc>
          <w:tcPr>
            <w:tcW w:w="288" w:type="dxa"/>
          </w:tcPr>
          <w:p w14:paraId="6BB5F5DF" w14:textId="77777777" w:rsidR="00E60591" w:rsidRDefault="00E60591" w:rsidP="00E60591">
            <w:pPr>
              <w:pStyle w:val="CopticCross"/>
            </w:pPr>
          </w:p>
        </w:tc>
        <w:tc>
          <w:tcPr>
            <w:tcW w:w="3960" w:type="dxa"/>
          </w:tcPr>
          <w:p w14:paraId="3EA64E8B" w14:textId="77777777" w:rsidR="00E60591" w:rsidRDefault="00E60591" w:rsidP="00E60591">
            <w:pPr>
              <w:pStyle w:val="EngHang"/>
            </w:pPr>
            <w:r>
              <w:t>I open my mouth and speak,</w:t>
            </w:r>
          </w:p>
          <w:p w14:paraId="0D1FFEF2" w14:textId="77777777" w:rsidR="00E60591" w:rsidRDefault="00E60591" w:rsidP="00E60591">
            <w:pPr>
              <w:pStyle w:val="EngHang"/>
            </w:pPr>
            <w:r>
              <w:t>About the hidden mysteries,</w:t>
            </w:r>
          </w:p>
          <w:p w14:paraId="1F84323A" w14:textId="77777777" w:rsidR="00E60591" w:rsidRDefault="00E60591" w:rsidP="00E60591">
            <w:pPr>
              <w:pStyle w:val="EngHang"/>
            </w:pPr>
            <w:r>
              <w:t>And honour Mary, the Mother of the Light:</w:t>
            </w:r>
          </w:p>
          <w:p w14:paraId="2D87AA45" w14:textId="77777777" w:rsidR="00E60591" w:rsidRDefault="00E60591" w:rsidP="00E60591">
            <w:pPr>
              <w:pStyle w:val="EngHangEnd"/>
            </w:pPr>
            <w:r>
              <w:t>Blessed are you among women.</w:t>
            </w:r>
          </w:p>
        </w:tc>
      </w:tr>
      <w:tr w:rsidR="00E60591" w14:paraId="07FA6A55" w14:textId="77777777" w:rsidTr="00E60591">
        <w:trPr>
          <w:cantSplit/>
        </w:trPr>
        <w:tc>
          <w:tcPr>
            <w:tcW w:w="288" w:type="dxa"/>
          </w:tcPr>
          <w:p w14:paraId="21B9E058" w14:textId="77777777" w:rsidR="00E60591" w:rsidRPr="001E2E1C" w:rsidRDefault="00E60591" w:rsidP="00E60591">
            <w:pPr>
              <w:pStyle w:val="CopticCross"/>
            </w:pPr>
            <w:r>
              <w:t>¿</w:t>
            </w:r>
          </w:p>
        </w:tc>
        <w:tc>
          <w:tcPr>
            <w:tcW w:w="3960" w:type="dxa"/>
          </w:tcPr>
          <w:p w14:paraId="72E04F5B" w14:textId="77777777" w:rsidR="00E60591" w:rsidRDefault="00E60591" w:rsidP="00E60591">
            <w:pPr>
              <w:pStyle w:val="EngHang"/>
            </w:pPr>
            <w:r>
              <w:t>Gabriel announced to her</w:t>
            </w:r>
          </w:p>
          <w:p w14:paraId="22514986" w14:textId="77777777" w:rsidR="00E60591" w:rsidRDefault="00E60591" w:rsidP="00E60591">
            <w:pPr>
              <w:pStyle w:val="EngHang"/>
            </w:pPr>
            <w:r>
              <w:t>The incarnation of the Word.</w:t>
            </w:r>
          </w:p>
          <w:p w14:paraId="237E7013" w14:textId="77777777" w:rsidR="00E60591" w:rsidRDefault="00E60591" w:rsidP="00E60591">
            <w:pPr>
              <w:pStyle w:val="EngHang"/>
            </w:pPr>
            <w:r>
              <w:t>She carried her Lord in her womb:</w:t>
            </w:r>
          </w:p>
          <w:p w14:paraId="449E4CF0" w14:textId="77777777" w:rsidR="00E60591" w:rsidRDefault="00E60591" w:rsidP="00E60591">
            <w:pPr>
              <w:pStyle w:val="EngHangEnd"/>
            </w:pPr>
            <w:r>
              <w:t>Blessed are you among women.</w:t>
            </w:r>
          </w:p>
        </w:tc>
      </w:tr>
      <w:tr w:rsidR="00E60591" w14:paraId="5595585E" w14:textId="77777777" w:rsidTr="00E60591">
        <w:trPr>
          <w:cantSplit/>
        </w:trPr>
        <w:tc>
          <w:tcPr>
            <w:tcW w:w="288" w:type="dxa"/>
          </w:tcPr>
          <w:p w14:paraId="2CCDFBDF" w14:textId="77777777" w:rsidR="00E60591" w:rsidRDefault="00E60591" w:rsidP="00E60591">
            <w:pPr>
              <w:pStyle w:val="CopticCross"/>
            </w:pPr>
          </w:p>
        </w:tc>
        <w:tc>
          <w:tcPr>
            <w:tcW w:w="3960" w:type="dxa"/>
          </w:tcPr>
          <w:p w14:paraId="75446E4E" w14:textId="77777777" w:rsidR="00E60591" w:rsidRDefault="00E60591" w:rsidP="00E60591">
            <w:pPr>
              <w:pStyle w:val="EngHang"/>
            </w:pPr>
            <w:r>
              <w:t>David your father spoke of you,</w:t>
            </w:r>
          </w:p>
          <w:p w14:paraId="5D488D70" w14:textId="77777777" w:rsidR="00E60591" w:rsidRDefault="00E60591" w:rsidP="00E60591">
            <w:pPr>
              <w:pStyle w:val="EngHang"/>
            </w:pPr>
            <w:r>
              <w:t>With prophetic sayings;</w:t>
            </w:r>
          </w:p>
          <w:p w14:paraId="4366D921" w14:textId="77777777" w:rsidR="00E60591" w:rsidRDefault="00E60591" w:rsidP="00E60591">
            <w:pPr>
              <w:pStyle w:val="EngHang"/>
            </w:pPr>
            <w:r>
              <w:t>The God of gods became your son:</w:t>
            </w:r>
          </w:p>
          <w:p w14:paraId="5BA49FDA" w14:textId="77777777" w:rsidR="00E60591" w:rsidRDefault="00E60591" w:rsidP="00E60591">
            <w:pPr>
              <w:pStyle w:val="EngHangEnd"/>
            </w:pPr>
            <w:r>
              <w:t>Blessed are you among women.</w:t>
            </w:r>
          </w:p>
        </w:tc>
      </w:tr>
      <w:tr w:rsidR="00E60591" w14:paraId="3A4702CC" w14:textId="77777777" w:rsidTr="00E60591">
        <w:trPr>
          <w:cantSplit/>
        </w:trPr>
        <w:tc>
          <w:tcPr>
            <w:tcW w:w="288" w:type="dxa"/>
          </w:tcPr>
          <w:p w14:paraId="5D6BF6BF" w14:textId="77777777" w:rsidR="00E60591" w:rsidRDefault="00E60591" w:rsidP="00E60591">
            <w:pPr>
              <w:pStyle w:val="CopticCross"/>
            </w:pPr>
            <w:r>
              <w:t>¿</w:t>
            </w:r>
          </w:p>
        </w:tc>
        <w:tc>
          <w:tcPr>
            <w:tcW w:w="3960" w:type="dxa"/>
          </w:tcPr>
          <w:p w14:paraId="11E5ED1C" w14:textId="77777777" w:rsidR="00E60591" w:rsidRDefault="00E60591" w:rsidP="00E60591">
            <w:pPr>
              <w:pStyle w:val="EngHang"/>
            </w:pPr>
            <w:r>
              <w:t>You are the mother of your Creator,</w:t>
            </w:r>
          </w:p>
          <w:p w14:paraId="3CC5F7FB" w14:textId="77777777" w:rsidR="00E60591" w:rsidRDefault="00E60591" w:rsidP="00E60591">
            <w:pPr>
              <w:pStyle w:val="EngHang"/>
            </w:pPr>
            <w:r>
              <w:t>Who for the salvation of the human race.</w:t>
            </w:r>
          </w:p>
          <w:p w14:paraId="11C7237D" w14:textId="77777777" w:rsidR="00E60591" w:rsidRDefault="00E60591" w:rsidP="00E60591">
            <w:pPr>
              <w:pStyle w:val="EngHang"/>
            </w:pPr>
            <w:r>
              <w:t>Came and dwelt in your womb:</w:t>
            </w:r>
          </w:p>
          <w:p w14:paraId="1FA93AF1" w14:textId="77777777" w:rsidR="00E60591" w:rsidRDefault="00E60591" w:rsidP="00E60591">
            <w:pPr>
              <w:pStyle w:val="EngHangEnd"/>
            </w:pPr>
            <w:r>
              <w:t>Blessed are you among women.</w:t>
            </w:r>
          </w:p>
        </w:tc>
      </w:tr>
    </w:tbl>
    <w:p w14:paraId="51431E61" w14:textId="77777777" w:rsidR="00E60591" w:rsidRDefault="00E60591" w:rsidP="00E60591">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76465D5F" w14:textId="77777777" w:rsidTr="00E60591">
        <w:trPr>
          <w:cantSplit/>
        </w:trPr>
        <w:tc>
          <w:tcPr>
            <w:tcW w:w="288" w:type="dxa"/>
          </w:tcPr>
          <w:p w14:paraId="16F15A04" w14:textId="77777777" w:rsidR="00E60591" w:rsidRDefault="00E60591" w:rsidP="00E60591">
            <w:pPr>
              <w:pStyle w:val="CopticCross"/>
            </w:pPr>
          </w:p>
        </w:tc>
        <w:tc>
          <w:tcPr>
            <w:tcW w:w="3960" w:type="dxa"/>
          </w:tcPr>
          <w:p w14:paraId="4416F8B6" w14:textId="77777777" w:rsidR="00E60591" w:rsidRDefault="00E60591" w:rsidP="00E60591">
            <w:pPr>
              <w:pStyle w:val="EngHang"/>
            </w:pPr>
            <w:r>
              <w:t>The forgiver of all sins,</w:t>
            </w:r>
          </w:p>
          <w:p w14:paraId="40502CDE" w14:textId="77777777" w:rsidR="00E60591" w:rsidRDefault="00E60591" w:rsidP="00E60591">
            <w:pPr>
              <w:pStyle w:val="EngHang"/>
            </w:pPr>
            <w:r>
              <w:t>The source of all blessings,</w:t>
            </w:r>
          </w:p>
          <w:p w14:paraId="5ED616D0" w14:textId="77777777" w:rsidR="00E60591" w:rsidRDefault="00E60591" w:rsidP="00E60591">
            <w:pPr>
              <w:pStyle w:val="EngHang"/>
            </w:pPr>
            <w:r>
              <w:t>He loved our race and took our form:</w:t>
            </w:r>
          </w:p>
          <w:p w14:paraId="5636256B" w14:textId="77777777" w:rsidR="00E60591" w:rsidRDefault="00E60591" w:rsidP="00E60591">
            <w:pPr>
              <w:pStyle w:val="EngHangEnd"/>
            </w:pPr>
            <w:r>
              <w:t>Blessed are you among women.</w:t>
            </w:r>
          </w:p>
        </w:tc>
      </w:tr>
      <w:tr w:rsidR="00E60591" w14:paraId="6E58C04F" w14:textId="77777777" w:rsidTr="00E60591">
        <w:trPr>
          <w:cantSplit/>
        </w:trPr>
        <w:tc>
          <w:tcPr>
            <w:tcW w:w="288" w:type="dxa"/>
          </w:tcPr>
          <w:p w14:paraId="04790E1C" w14:textId="77777777" w:rsidR="00E60591" w:rsidRPr="001E2E1C" w:rsidRDefault="00E60591" w:rsidP="00E60591">
            <w:pPr>
              <w:pStyle w:val="CopticCross"/>
            </w:pPr>
            <w:r>
              <w:t>¿</w:t>
            </w:r>
          </w:p>
        </w:tc>
        <w:tc>
          <w:tcPr>
            <w:tcW w:w="3960" w:type="dxa"/>
          </w:tcPr>
          <w:p w14:paraId="331F00BE" w14:textId="77777777" w:rsidR="00E60591" w:rsidRDefault="00E60591" w:rsidP="00E60591">
            <w:pPr>
              <w:pStyle w:val="EngHang"/>
            </w:pPr>
            <w:r>
              <w:t>He bowed down the heavens,</w:t>
            </w:r>
          </w:p>
          <w:p w14:paraId="476C582F" w14:textId="77777777" w:rsidR="00E60591" w:rsidRDefault="00E60591" w:rsidP="00E60591">
            <w:pPr>
              <w:pStyle w:val="EngHang"/>
            </w:pPr>
            <w:r>
              <w:t>And descended to earth,</w:t>
            </w:r>
          </w:p>
          <w:p w14:paraId="227FD0C7" w14:textId="77777777" w:rsidR="00E60591" w:rsidRDefault="00E60591" w:rsidP="00E60591">
            <w:pPr>
              <w:pStyle w:val="EngHang"/>
            </w:pPr>
            <w:r>
              <w:t>While still in His Father's bosom:</w:t>
            </w:r>
          </w:p>
          <w:p w14:paraId="1C7923A2" w14:textId="77777777" w:rsidR="00E60591" w:rsidRDefault="00E60591" w:rsidP="00E60591">
            <w:pPr>
              <w:pStyle w:val="EngHangEnd"/>
            </w:pPr>
            <w:r>
              <w:t>Blessed are you among women.</w:t>
            </w:r>
          </w:p>
        </w:tc>
      </w:tr>
      <w:tr w:rsidR="00E60591" w14:paraId="48AF46F3" w14:textId="77777777" w:rsidTr="00E60591">
        <w:trPr>
          <w:cantSplit/>
        </w:trPr>
        <w:tc>
          <w:tcPr>
            <w:tcW w:w="288" w:type="dxa"/>
          </w:tcPr>
          <w:p w14:paraId="5DD69B52" w14:textId="77777777" w:rsidR="00E60591" w:rsidRDefault="00E60591" w:rsidP="00E60591">
            <w:pPr>
              <w:pStyle w:val="CopticCross"/>
            </w:pPr>
          </w:p>
        </w:tc>
        <w:tc>
          <w:tcPr>
            <w:tcW w:w="3960" w:type="dxa"/>
          </w:tcPr>
          <w:p w14:paraId="0D11861D" w14:textId="77777777" w:rsidR="00E60591" w:rsidRDefault="00E60591" w:rsidP="00E60591">
            <w:pPr>
              <w:pStyle w:val="EngHang"/>
            </w:pPr>
            <w:r>
              <w:t>Of all people, who has obtained</w:t>
            </w:r>
          </w:p>
          <w:p w14:paraId="7452BA88" w14:textId="77777777" w:rsidR="00E60591" w:rsidRDefault="00E60591" w:rsidP="00E60591">
            <w:pPr>
              <w:pStyle w:val="EngHang"/>
            </w:pPr>
            <w:r>
              <w:t>What you received, O Mary?</w:t>
            </w:r>
          </w:p>
          <w:p w14:paraId="24CAF5DC" w14:textId="77777777" w:rsidR="00E60591" w:rsidRDefault="00E60591" w:rsidP="00E60591">
            <w:pPr>
              <w:pStyle w:val="EngHang"/>
            </w:pPr>
            <w:r>
              <w:t>All generations proclaim and say:</w:t>
            </w:r>
          </w:p>
          <w:p w14:paraId="1946B58B" w14:textId="77777777" w:rsidR="00E60591" w:rsidRDefault="00E60591" w:rsidP="00E60591">
            <w:pPr>
              <w:pStyle w:val="EngHangEnd"/>
            </w:pPr>
            <w:r>
              <w:t>Blessed are you among women.</w:t>
            </w:r>
          </w:p>
        </w:tc>
      </w:tr>
      <w:tr w:rsidR="00E60591" w14:paraId="78AE9E47" w14:textId="77777777" w:rsidTr="00E60591">
        <w:trPr>
          <w:cantSplit/>
        </w:trPr>
        <w:tc>
          <w:tcPr>
            <w:tcW w:w="288" w:type="dxa"/>
          </w:tcPr>
          <w:p w14:paraId="0741ADA0" w14:textId="77777777" w:rsidR="00E60591" w:rsidRDefault="00E60591" w:rsidP="00E60591">
            <w:pPr>
              <w:pStyle w:val="CopticCross"/>
            </w:pPr>
            <w:r>
              <w:t>¿</w:t>
            </w:r>
          </w:p>
        </w:tc>
        <w:tc>
          <w:tcPr>
            <w:tcW w:w="3960" w:type="dxa"/>
          </w:tcPr>
          <w:p w14:paraId="7DAE8254" w14:textId="77777777" w:rsidR="00E60591" w:rsidRDefault="00E60591" w:rsidP="00E60591">
            <w:pPr>
              <w:pStyle w:val="EngHang"/>
            </w:pPr>
            <w:r>
              <w:t>O Virgin Mary, we bless you,</w:t>
            </w:r>
          </w:p>
          <w:p w14:paraId="2ACABAFE" w14:textId="77777777" w:rsidR="00E60591" w:rsidRDefault="00E60591" w:rsidP="00E60591">
            <w:pPr>
              <w:pStyle w:val="EngHang"/>
            </w:pPr>
            <w:r>
              <w:t>And praise by day and night</w:t>
            </w:r>
          </w:p>
          <w:p w14:paraId="3E745A18" w14:textId="77777777" w:rsidR="00E60591" w:rsidRDefault="00E60591" w:rsidP="00E60591">
            <w:pPr>
              <w:pStyle w:val="EngHang"/>
            </w:pPr>
            <w:r>
              <w:t>The One Who chose your goodness:</w:t>
            </w:r>
          </w:p>
          <w:p w14:paraId="10B130ED" w14:textId="77777777" w:rsidR="00E60591" w:rsidRDefault="00E60591" w:rsidP="00E60591">
            <w:pPr>
              <w:pStyle w:val="EngHangEnd"/>
            </w:pPr>
            <w:r>
              <w:t>Blessed are you among women.</w:t>
            </w:r>
          </w:p>
        </w:tc>
      </w:tr>
    </w:tbl>
    <w:p w14:paraId="5DFB141C" w14:textId="77777777" w:rsidR="00E60591" w:rsidRDefault="00E60591" w:rsidP="00E60591">
      <w:pPr>
        <w:pStyle w:val="Heading4"/>
      </w:pPr>
      <w:r>
        <w:t>Full Verses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2FAF0CD0" w14:textId="77777777" w:rsidTr="00E60591">
        <w:trPr>
          <w:cantSplit/>
        </w:trPr>
        <w:tc>
          <w:tcPr>
            <w:tcW w:w="288" w:type="dxa"/>
          </w:tcPr>
          <w:p w14:paraId="043F5C01" w14:textId="77777777" w:rsidR="00E60591" w:rsidRDefault="00E60591" w:rsidP="00E60591">
            <w:pPr>
              <w:pStyle w:val="CopticCross"/>
            </w:pPr>
          </w:p>
        </w:tc>
        <w:tc>
          <w:tcPr>
            <w:tcW w:w="3960" w:type="dxa"/>
          </w:tcPr>
          <w:p w14:paraId="0DB94013" w14:textId="77777777" w:rsidR="00E60591" w:rsidRDefault="00E60591" w:rsidP="00E60591">
            <w:pPr>
              <w:pStyle w:val="EngHang"/>
            </w:pPr>
            <w:r>
              <w:t>*I open my mouth and speak,</w:t>
            </w:r>
          </w:p>
          <w:p w14:paraId="16DBC4BD" w14:textId="77777777" w:rsidR="00E60591" w:rsidRDefault="00E60591" w:rsidP="00E60591">
            <w:pPr>
              <w:pStyle w:val="EngHang"/>
            </w:pPr>
            <w:r>
              <w:t>And utter hidden mysteries,</w:t>
            </w:r>
          </w:p>
          <w:p w14:paraId="0817441B" w14:textId="77777777" w:rsidR="00E60591" w:rsidRDefault="00E60591" w:rsidP="00E60591">
            <w:pPr>
              <w:pStyle w:val="EngHang"/>
            </w:pPr>
            <w:r>
              <w:t>Praising the Holy Virgy Mary:</w:t>
            </w:r>
          </w:p>
          <w:p w14:paraId="7F9C712F" w14:textId="77777777" w:rsidR="00E60591" w:rsidRDefault="00E60591" w:rsidP="00E60591">
            <w:pPr>
              <w:pStyle w:val="EngHangEnd"/>
            </w:pPr>
            <w:r>
              <w:t>Blessed is the pride of the human race.</w:t>
            </w:r>
          </w:p>
        </w:tc>
      </w:tr>
      <w:tr w:rsidR="00E60591" w14:paraId="49EEC55C" w14:textId="77777777" w:rsidTr="00E60591">
        <w:trPr>
          <w:cantSplit/>
        </w:trPr>
        <w:tc>
          <w:tcPr>
            <w:tcW w:w="288" w:type="dxa"/>
          </w:tcPr>
          <w:p w14:paraId="698B6166" w14:textId="77777777" w:rsidR="00E60591" w:rsidRPr="001E2E1C" w:rsidRDefault="00E60591" w:rsidP="00E60591">
            <w:pPr>
              <w:pStyle w:val="CopticCross"/>
            </w:pPr>
            <w:r>
              <w:t>¿</w:t>
            </w:r>
          </w:p>
        </w:tc>
        <w:tc>
          <w:tcPr>
            <w:tcW w:w="3960" w:type="dxa"/>
          </w:tcPr>
          <w:p w14:paraId="23247E18" w14:textId="77777777" w:rsidR="00E60591" w:rsidRDefault="00E60591" w:rsidP="00E60591">
            <w:pPr>
              <w:pStyle w:val="EngHang"/>
            </w:pPr>
            <w:r>
              <w:t>Your Son freed us</w:t>
            </w:r>
          </w:p>
          <w:p w14:paraId="4A0611BF" w14:textId="77777777" w:rsidR="00E60591" w:rsidRDefault="00E60591" w:rsidP="00E60591">
            <w:pPr>
              <w:pStyle w:val="EngHang"/>
            </w:pPr>
            <w:r>
              <w:t>From the bitter bondage,</w:t>
            </w:r>
          </w:p>
          <w:p w14:paraId="65E39A9C" w14:textId="77777777" w:rsidR="00E60591" w:rsidRDefault="00E60591" w:rsidP="00E60591">
            <w:pPr>
              <w:pStyle w:val="EngHang"/>
            </w:pPr>
            <w:r>
              <w:t>And saved us from Satan:</w:t>
            </w:r>
          </w:p>
          <w:p w14:paraId="67AF44C9" w14:textId="77777777" w:rsidR="00E60591" w:rsidRDefault="00E60591" w:rsidP="00E60591">
            <w:pPr>
              <w:pStyle w:val="EngHangEnd"/>
            </w:pPr>
            <w:r>
              <w:t>Blessed is the pride of the human race.</w:t>
            </w:r>
          </w:p>
        </w:tc>
      </w:tr>
      <w:tr w:rsidR="00E60591" w14:paraId="26621C3D" w14:textId="77777777" w:rsidTr="00E60591">
        <w:trPr>
          <w:cantSplit/>
        </w:trPr>
        <w:tc>
          <w:tcPr>
            <w:tcW w:w="288" w:type="dxa"/>
          </w:tcPr>
          <w:p w14:paraId="68163B4D" w14:textId="77777777" w:rsidR="00E60591" w:rsidRDefault="00E60591" w:rsidP="00E60591">
            <w:pPr>
              <w:pStyle w:val="CopticCross"/>
            </w:pPr>
          </w:p>
        </w:tc>
        <w:tc>
          <w:tcPr>
            <w:tcW w:w="3960" w:type="dxa"/>
          </w:tcPr>
          <w:p w14:paraId="37EDF3DB" w14:textId="77777777" w:rsidR="00E60591" w:rsidRDefault="00E60591" w:rsidP="00E60591">
            <w:pPr>
              <w:pStyle w:val="EngHang"/>
            </w:pPr>
            <w:r>
              <w:t>*Gabriel announced to you</w:t>
            </w:r>
          </w:p>
          <w:p w14:paraId="3EB0EE34" w14:textId="77777777" w:rsidR="00E60591" w:rsidRDefault="00E60591" w:rsidP="00E60591">
            <w:pPr>
              <w:pStyle w:val="EngHang"/>
            </w:pPr>
            <w:r>
              <w:t>The incarnation of the Logos,</w:t>
            </w:r>
          </w:p>
          <w:p w14:paraId="24AF0BF9" w14:textId="77777777" w:rsidR="00E60591" w:rsidRDefault="00E60591" w:rsidP="00E60591">
            <w:pPr>
              <w:pStyle w:val="EngHang"/>
            </w:pPr>
            <w:r>
              <w:t>“The Lord will dwell in your womb;</w:t>
            </w:r>
          </w:p>
          <w:p w14:paraId="6A6B0315" w14:textId="77777777" w:rsidR="00E60591" w:rsidRDefault="00E60591" w:rsidP="00E60591">
            <w:pPr>
              <w:pStyle w:val="EngHangEnd"/>
            </w:pPr>
            <w:r>
              <w:t>Blessed are you among women.</w:t>
            </w:r>
          </w:p>
        </w:tc>
      </w:tr>
      <w:tr w:rsidR="00E60591" w14:paraId="6F3E85DB" w14:textId="77777777" w:rsidTr="00E60591">
        <w:trPr>
          <w:cantSplit/>
        </w:trPr>
        <w:tc>
          <w:tcPr>
            <w:tcW w:w="288" w:type="dxa"/>
          </w:tcPr>
          <w:p w14:paraId="1CE2214F" w14:textId="77777777" w:rsidR="00E60591" w:rsidRDefault="00E60591" w:rsidP="00E60591">
            <w:pPr>
              <w:pStyle w:val="CopticCross"/>
            </w:pPr>
            <w:r>
              <w:t>¿</w:t>
            </w:r>
          </w:p>
        </w:tc>
        <w:tc>
          <w:tcPr>
            <w:tcW w:w="3960" w:type="dxa"/>
          </w:tcPr>
          <w:p w14:paraId="2A24A2AD" w14:textId="77777777" w:rsidR="00E60591" w:rsidRDefault="00E60591" w:rsidP="00E60591">
            <w:pPr>
              <w:pStyle w:val="EngHang"/>
            </w:pPr>
            <w:r>
              <w:t>The Holy Spirit will come upon you,</w:t>
            </w:r>
          </w:p>
          <w:p w14:paraId="5A818B8E" w14:textId="77777777" w:rsidR="00E60591" w:rsidRDefault="00E60591" w:rsidP="00E60591">
            <w:pPr>
              <w:pStyle w:val="EngHang"/>
            </w:pPr>
            <w:r>
              <w:t>The Most High will overshadow you.</w:t>
            </w:r>
          </w:p>
          <w:p w14:paraId="36D3B615" w14:textId="77777777" w:rsidR="00E60591" w:rsidRDefault="00E60591" w:rsidP="00E60591">
            <w:pPr>
              <w:pStyle w:val="EngHang"/>
            </w:pPr>
            <w:r>
              <w:t>And you will bear the Son of God,</w:t>
            </w:r>
          </w:p>
          <w:p w14:paraId="72FD01E4" w14:textId="77777777" w:rsidR="00E60591" w:rsidRDefault="00E60591" w:rsidP="00E60591">
            <w:pPr>
              <w:pStyle w:val="EngHangEnd"/>
            </w:pPr>
            <w:r>
              <w:t>Blessed are you among women.”</w:t>
            </w:r>
          </w:p>
        </w:tc>
      </w:tr>
      <w:tr w:rsidR="00E60591" w14:paraId="0BD850E7" w14:textId="77777777" w:rsidTr="00E60591">
        <w:trPr>
          <w:cantSplit/>
        </w:trPr>
        <w:tc>
          <w:tcPr>
            <w:tcW w:w="288" w:type="dxa"/>
          </w:tcPr>
          <w:p w14:paraId="4CA2107A" w14:textId="77777777" w:rsidR="00E60591" w:rsidRDefault="00E60591" w:rsidP="00E60591">
            <w:pPr>
              <w:pStyle w:val="CopticCross"/>
            </w:pPr>
          </w:p>
        </w:tc>
        <w:tc>
          <w:tcPr>
            <w:tcW w:w="3960" w:type="dxa"/>
          </w:tcPr>
          <w:p w14:paraId="005F0425" w14:textId="77777777" w:rsidR="00E60591" w:rsidRDefault="00E60591" w:rsidP="00E60591">
            <w:pPr>
              <w:pStyle w:val="EngHang"/>
            </w:pPr>
            <w:r>
              <w:t>The Holy Spirit came upon you,</w:t>
            </w:r>
          </w:p>
          <w:p w14:paraId="582EC187" w14:textId="77777777" w:rsidR="00E60591" w:rsidRDefault="00E60591" w:rsidP="00E60591">
            <w:pPr>
              <w:pStyle w:val="EngHang"/>
            </w:pPr>
            <w:r>
              <w:t>And from your humanity,</w:t>
            </w:r>
          </w:p>
          <w:p w14:paraId="14C339D4" w14:textId="77777777" w:rsidR="00E60591" w:rsidRDefault="00E60591" w:rsidP="00E60591">
            <w:pPr>
              <w:pStyle w:val="EngHang"/>
            </w:pPr>
            <w:r>
              <w:t>You did carry a true man,</w:t>
            </w:r>
          </w:p>
          <w:p w14:paraId="208E3D74" w14:textId="77777777" w:rsidR="00E60591" w:rsidRDefault="00E60591" w:rsidP="00E60591">
            <w:pPr>
              <w:pStyle w:val="EngHangEnd"/>
            </w:pPr>
            <w:r>
              <w:t>Blessed are you among women.</w:t>
            </w:r>
          </w:p>
        </w:tc>
      </w:tr>
      <w:tr w:rsidR="00E60591" w14:paraId="46AEAB5D" w14:textId="77777777" w:rsidTr="00E60591">
        <w:trPr>
          <w:cantSplit/>
        </w:trPr>
        <w:tc>
          <w:tcPr>
            <w:tcW w:w="288" w:type="dxa"/>
          </w:tcPr>
          <w:p w14:paraId="04A46585" w14:textId="77777777" w:rsidR="00E60591" w:rsidRDefault="00E60591" w:rsidP="00E60591">
            <w:pPr>
              <w:pStyle w:val="CopticCross"/>
            </w:pPr>
            <w:r>
              <w:t>¿</w:t>
            </w:r>
          </w:p>
        </w:tc>
        <w:tc>
          <w:tcPr>
            <w:tcW w:w="3960" w:type="dxa"/>
          </w:tcPr>
          <w:p w14:paraId="31D74A40" w14:textId="77777777" w:rsidR="00E60591" w:rsidRDefault="00E60591" w:rsidP="00E60591">
            <w:pPr>
              <w:pStyle w:val="EngHang"/>
            </w:pPr>
            <w:r>
              <w:t>He saved Adam and his children,</w:t>
            </w:r>
          </w:p>
          <w:p w14:paraId="2B48562A" w14:textId="77777777" w:rsidR="00E60591" w:rsidRDefault="00E60591" w:rsidP="00E60591">
            <w:pPr>
              <w:pStyle w:val="EngHang"/>
            </w:pPr>
            <w:r>
              <w:t>Cured the serpent’s venom,</w:t>
            </w:r>
          </w:p>
          <w:p w14:paraId="111E45BA" w14:textId="77777777" w:rsidR="00E60591" w:rsidRDefault="00E60591" w:rsidP="00E60591">
            <w:pPr>
              <w:pStyle w:val="EngHang"/>
            </w:pPr>
            <w:r>
              <w:t>And restored him to Paradise,</w:t>
            </w:r>
          </w:p>
          <w:p w14:paraId="5165BA73" w14:textId="77777777" w:rsidR="00E60591" w:rsidRDefault="00E60591" w:rsidP="00E60591">
            <w:pPr>
              <w:pStyle w:val="EngHangEnd"/>
            </w:pPr>
            <w:r>
              <w:t xml:space="preserve">Blessed are you </w:t>
            </w:r>
            <w:r w:rsidRPr="00FE5353">
              <w:t>among</w:t>
            </w:r>
            <w:r>
              <w:t xml:space="preserve"> women.</w:t>
            </w:r>
          </w:p>
        </w:tc>
      </w:tr>
      <w:tr w:rsidR="00E60591" w14:paraId="5EC22254" w14:textId="77777777" w:rsidTr="00E60591">
        <w:trPr>
          <w:cantSplit/>
        </w:trPr>
        <w:tc>
          <w:tcPr>
            <w:tcW w:w="288" w:type="dxa"/>
          </w:tcPr>
          <w:p w14:paraId="35F0E39B" w14:textId="77777777" w:rsidR="00E60591" w:rsidRDefault="00E60591" w:rsidP="00E60591">
            <w:pPr>
              <w:pStyle w:val="CopticCross"/>
            </w:pPr>
          </w:p>
        </w:tc>
        <w:tc>
          <w:tcPr>
            <w:tcW w:w="3960" w:type="dxa"/>
          </w:tcPr>
          <w:p w14:paraId="75587C75" w14:textId="77777777" w:rsidR="00E60591" w:rsidRDefault="00E60591" w:rsidP="00E60591">
            <w:pPr>
              <w:pStyle w:val="EngHang"/>
            </w:pPr>
            <w:r>
              <w:t>*David your father spoke of you,</w:t>
            </w:r>
          </w:p>
          <w:p w14:paraId="5EAB9BD3" w14:textId="77777777" w:rsidR="00E60591" w:rsidRDefault="00E60591" w:rsidP="00E60591">
            <w:pPr>
              <w:pStyle w:val="EngHang"/>
            </w:pPr>
            <w:r>
              <w:t>With prophetic sayings;</w:t>
            </w:r>
          </w:p>
          <w:p w14:paraId="7885C949" w14:textId="77777777" w:rsidR="00E60591" w:rsidRDefault="00E60591" w:rsidP="00E60591">
            <w:pPr>
              <w:pStyle w:val="EngHang"/>
            </w:pPr>
            <w:r>
              <w:t>The God of gods became your son:</w:t>
            </w:r>
          </w:p>
          <w:p w14:paraId="3F87FB58" w14:textId="77777777" w:rsidR="00E60591" w:rsidRDefault="00E60591" w:rsidP="00E60591">
            <w:pPr>
              <w:pStyle w:val="EngHangEnd"/>
            </w:pPr>
            <w:r>
              <w:t>Blessed are you among women.</w:t>
            </w:r>
          </w:p>
        </w:tc>
      </w:tr>
      <w:tr w:rsidR="00E60591" w14:paraId="762C961F" w14:textId="77777777" w:rsidTr="00E60591">
        <w:trPr>
          <w:cantSplit/>
        </w:trPr>
        <w:tc>
          <w:tcPr>
            <w:tcW w:w="288" w:type="dxa"/>
          </w:tcPr>
          <w:p w14:paraId="58ABD5AB" w14:textId="77777777" w:rsidR="00E60591" w:rsidRDefault="00E60591" w:rsidP="00E60591">
            <w:pPr>
              <w:pStyle w:val="CopticCross"/>
            </w:pPr>
            <w:r>
              <w:t>¿</w:t>
            </w:r>
          </w:p>
        </w:tc>
        <w:tc>
          <w:tcPr>
            <w:tcW w:w="3960" w:type="dxa"/>
          </w:tcPr>
          <w:p w14:paraId="5330E334" w14:textId="77777777" w:rsidR="00E60591" w:rsidRDefault="00E60591" w:rsidP="00E60591">
            <w:pPr>
              <w:pStyle w:val="EngHang"/>
            </w:pPr>
            <w:r>
              <w:t>*You are the mother of your Creator,</w:t>
            </w:r>
          </w:p>
          <w:p w14:paraId="158912D1" w14:textId="77777777" w:rsidR="00E60591" w:rsidRDefault="00E60591" w:rsidP="00E60591">
            <w:pPr>
              <w:pStyle w:val="EngHang"/>
            </w:pPr>
            <w:r>
              <w:t>Who for the salvation of the human race.</w:t>
            </w:r>
          </w:p>
          <w:p w14:paraId="46A395FF" w14:textId="77777777" w:rsidR="00E60591" w:rsidRDefault="00E60591" w:rsidP="00E60591">
            <w:pPr>
              <w:pStyle w:val="EngHang"/>
            </w:pPr>
            <w:r>
              <w:t>Came and dwelt in your womb:</w:t>
            </w:r>
          </w:p>
          <w:p w14:paraId="0CBE28B6" w14:textId="77777777" w:rsidR="00E60591" w:rsidRDefault="00E60591" w:rsidP="00E60591">
            <w:pPr>
              <w:pStyle w:val="EngHangEnd"/>
            </w:pPr>
            <w:r>
              <w:t xml:space="preserve">Blessed are you among women. </w:t>
            </w:r>
          </w:p>
        </w:tc>
      </w:tr>
      <w:tr w:rsidR="00E60591" w14:paraId="0FA4DA6A" w14:textId="77777777" w:rsidTr="00E60591">
        <w:trPr>
          <w:cantSplit/>
        </w:trPr>
        <w:tc>
          <w:tcPr>
            <w:tcW w:w="288" w:type="dxa"/>
          </w:tcPr>
          <w:p w14:paraId="27881275" w14:textId="77777777" w:rsidR="00E60591" w:rsidRDefault="00E60591" w:rsidP="00E60591">
            <w:pPr>
              <w:pStyle w:val="CopticCross"/>
            </w:pPr>
          </w:p>
        </w:tc>
        <w:tc>
          <w:tcPr>
            <w:tcW w:w="3960" w:type="dxa"/>
          </w:tcPr>
          <w:p w14:paraId="2A38DB43" w14:textId="77777777" w:rsidR="00E60591" w:rsidRDefault="00E60591" w:rsidP="00E60591">
            <w:pPr>
              <w:pStyle w:val="EngHang"/>
            </w:pPr>
            <w:r>
              <w:t>The Lord of Glory chose your beauty,</w:t>
            </w:r>
          </w:p>
          <w:p w14:paraId="62405B20" w14:textId="77777777" w:rsidR="00E60591" w:rsidRDefault="00E60591" w:rsidP="00E60591">
            <w:pPr>
              <w:pStyle w:val="EngHang"/>
            </w:pPr>
            <w:r>
              <w:t>Adorned you with his Divinity,</w:t>
            </w:r>
          </w:p>
          <w:p w14:paraId="59F4C6E5" w14:textId="77777777" w:rsidR="00E60591" w:rsidRDefault="00E60591" w:rsidP="00E60591">
            <w:pPr>
              <w:pStyle w:val="EngHang"/>
            </w:pPr>
            <w:r>
              <w:t>And took humanity of you,</w:t>
            </w:r>
          </w:p>
          <w:p w14:paraId="1E7F2B17" w14:textId="77777777" w:rsidR="00E60591" w:rsidRDefault="00E60591" w:rsidP="00E60591">
            <w:pPr>
              <w:pStyle w:val="EngHangEnd"/>
            </w:pPr>
            <w:r>
              <w:t>Blessed are you among women.</w:t>
            </w:r>
          </w:p>
        </w:tc>
      </w:tr>
      <w:tr w:rsidR="00E60591" w14:paraId="08D87D89" w14:textId="77777777" w:rsidTr="00E60591">
        <w:trPr>
          <w:cantSplit/>
        </w:trPr>
        <w:tc>
          <w:tcPr>
            <w:tcW w:w="288" w:type="dxa"/>
          </w:tcPr>
          <w:p w14:paraId="425BCBCE" w14:textId="77777777" w:rsidR="00E60591" w:rsidRDefault="00E60591" w:rsidP="00E60591">
            <w:pPr>
              <w:pStyle w:val="CopticCross"/>
            </w:pPr>
            <w:r>
              <w:t>¿</w:t>
            </w:r>
          </w:p>
        </w:tc>
        <w:tc>
          <w:tcPr>
            <w:tcW w:w="3960" w:type="dxa"/>
          </w:tcPr>
          <w:p w14:paraId="56A6799F" w14:textId="77777777" w:rsidR="00E60591" w:rsidRDefault="00E60591" w:rsidP="00E60591">
            <w:pPr>
              <w:pStyle w:val="EngHang"/>
            </w:pPr>
            <w:r>
              <w:t>As a plant sprouting without seed,</w:t>
            </w:r>
          </w:p>
          <w:p w14:paraId="4B94B628" w14:textId="77777777" w:rsidR="00E60591" w:rsidRDefault="00E60591" w:rsidP="00E60591">
            <w:pPr>
              <w:pStyle w:val="EngHang"/>
            </w:pPr>
            <w:r>
              <w:t>He appeared without watering,</w:t>
            </w:r>
          </w:p>
          <w:p w14:paraId="231CFDDD" w14:textId="77777777" w:rsidR="00E60591" w:rsidRDefault="00E60591" w:rsidP="00E60591">
            <w:pPr>
              <w:pStyle w:val="EngHang"/>
            </w:pPr>
            <w:r>
              <w:t>In a pure and undefiled field:</w:t>
            </w:r>
          </w:p>
          <w:p w14:paraId="2A43DF41" w14:textId="77777777" w:rsidR="00E60591" w:rsidRDefault="00E60591" w:rsidP="00E60591">
            <w:pPr>
              <w:pStyle w:val="EngHangEnd"/>
            </w:pPr>
            <w:r>
              <w:t>Blssed are you among women.</w:t>
            </w:r>
          </w:p>
        </w:tc>
      </w:tr>
      <w:tr w:rsidR="00E60591" w14:paraId="11083BEC" w14:textId="77777777" w:rsidTr="00E60591">
        <w:trPr>
          <w:cantSplit/>
        </w:trPr>
        <w:tc>
          <w:tcPr>
            <w:tcW w:w="288" w:type="dxa"/>
          </w:tcPr>
          <w:p w14:paraId="745497BB" w14:textId="77777777" w:rsidR="00E60591" w:rsidRDefault="00E60591" w:rsidP="00E60591">
            <w:pPr>
              <w:pStyle w:val="CopticCross"/>
            </w:pPr>
          </w:p>
        </w:tc>
        <w:tc>
          <w:tcPr>
            <w:tcW w:w="3960" w:type="dxa"/>
          </w:tcPr>
          <w:p w14:paraId="6C4DCC27" w14:textId="77777777" w:rsidR="00E60591" w:rsidRDefault="00E60591" w:rsidP="00E60591">
            <w:pPr>
              <w:pStyle w:val="EngHang"/>
            </w:pPr>
            <w:r>
              <w:t>The holy fathers called you</w:t>
            </w:r>
          </w:p>
          <w:p w14:paraId="7F9DF1AB" w14:textId="77777777" w:rsidR="00E60591" w:rsidRDefault="00E60591" w:rsidP="00E60591">
            <w:pPr>
              <w:pStyle w:val="EngHang"/>
            </w:pPr>
            <w:r>
              <w:t>The second heaven on earth.</w:t>
            </w:r>
          </w:p>
          <w:p w14:paraId="694D36E9" w14:textId="77777777" w:rsidR="00E60591" w:rsidRDefault="00E60591" w:rsidP="00E60591">
            <w:pPr>
              <w:pStyle w:val="EngHang"/>
            </w:pPr>
            <w:r>
              <w:t>The Pantocrator, the Lord dwelt in you,</w:t>
            </w:r>
          </w:p>
          <w:p w14:paraId="52408A58" w14:textId="77777777" w:rsidR="00E60591" w:rsidRDefault="00E60591" w:rsidP="00E60591">
            <w:pPr>
              <w:pStyle w:val="EngHangEnd"/>
            </w:pPr>
            <w:r>
              <w:t>Blessed are you among women.</w:t>
            </w:r>
          </w:p>
        </w:tc>
      </w:tr>
      <w:tr w:rsidR="00E60591" w14:paraId="0E2FE0AC" w14:textId="77777777" w:rsidTr="00E60591">
        <w:trPr>
          <w:cantSplit/>
        </w:trPr>
        <w:tc>
          <w:tcPr>
            <w:tcW w:w="288" w:type="dxa"/>
          </w:tcPr>
          <w:p w14:paraId="03EF7A12" w14:textId="77777777" w:rsidR="00E60591" w:rsidRDefault="00E60591" w:rsidP="00E60591">
            <w:pPr>
              <w:pStyle w:val="CopticCross"/>
            </w:pPr>
            <w:r>
              <w:t>¿</w:t>
            </w:r>
          </w:p>
        </w:tc>
        <w:tc>
          <w:tcPr>
            <w:tcW w:w="3960" w:type="dxa"/>
          </w:tcPr>
          <w:p w14:paraId="152AB3E6" w14:textId="77777777" w:rsidR="00E60591" w:rsidRDefault="00E60591" w:rsidP="00E60591">
            <w:pPr>
              <w:pStyle w:val="EngHang"/>
            </w:pPr>
            <w:r>
              <w:t>Ezekiel spoke of you:</w:t>
            </w:r>
          </w:p>
          <w:p w14:paraId="22442A3D" w14:textId="77777777" w:rsidR="00E60591" w:rsidRDefault="00E60591" w:rsidP="00E60591">
            <w:pPr>
              <w:pStyle w:val="EngHang"/>
            </w:pPr>
            <w:r>
              <w:t>“I saw a door towards the east</w:t>
            </w:r>
          </w:p>
          <w:p w14:paraId="2C153C08" w14:textId="77777777" w:rsidR="00E60591" w:rsidRDefault="00E60591" w:rsidP="00E60591">
            <w:pPr>
              <w:pStyle w:val="EngHang"/>
            </w:pPr>
            <w:r>
              <w:t>The Lord of glory entered by it,</w:t>
            </w:r>
          </w:p>
          <w:p w14:paraId="45ACB887" w14:textId="77777777" w:rsidR="00E60591" w:rsidRDefault="00E60591" w:rsidP="00E60591">
            <w:pPr>
              <w:pStyle w:val="EngHangEnd"/>
            </w:pPr>
            <w:r>
              <w:t>And it remained thoroughly shut as before”</w:t>
            </w:r>
          </w:p>
        </w:tc>
      </w:tr>
      <w:tr w:rsidR="00E60591" w14:paraId="4A2C7124" w14:textId="77777777" w:rsidTr="00E60591">
        <w:trPr>
          <w:cantSplit/>
        </w:trPr>
        <w:tc>
          <w:tcPr>
            <w:tcW w:w="288" w:type="dxa"/>
          </w:tcPr>
          <w:p w14:paraId="5DCAE0DA" w14:textId="77777777" w:rsidR="00E60591" w:rsidRDefault="00E60591" w:rsidP="00E60591">
            <w:pPr>
              <w:pStyle w:val="CopticCross"/>
            </w:pPr>
          </w:p>
        </w:tc>
        <w:tc>
          <w:tcPr>
            <w:tcW w:w="3960" w:type="dxa"/>
          </w:tcPr>
          <w:p w14:paraId="4B20F824" w14:textId="77777777" w:rsidR="00E60591" w:rsidRDefault="00E60591" w:rsidP="00E60591">
            <w:pPr>
              <w:pStyle w:val="EngHang"/>
            </w:pPr>
            <w:r>
              <w:t>Zephanias proclaimed, saying</w:t>
            </w:r>
          </w:p>
          <w:p w14:paraId="4ADC5AF7" w14:textId="77777777" w:rsidR="00E60591" w:rsidRDefault="00E60591" w:rsidP="00E60591">
            <w:pPr>
              <w:pStyle w:val="EngHang"/>
            </w:pPr>
            <w:r>
              <w:t>Of the comong of God,</w:t>
            </w:r>
          </w:p>
          <w:p w14:paraId="029A8010" w14:textId="77777777" w:rsidR="00E60591" w:rsidRDefault="00E60591" w:rsidP="00E60591">
            <w:pPr>
              <w:pStyle w:val="EngHang"/>
            </w:pPr>
            <w:r>
              <w:t>“He will come as rain without a cloud.”</w:t>
            </w:r>
          </w:p>
          <w:p w14:paraId="7C2FA07A" w14:textId="77777777" w:rsidR="00E60591" w:rsidRDefault="00E60591" w:rsidP="00E60591">
            <w:pPr>
              <w:pStyle w:val="EngHangEnd"/>
            </w:pPr>
            <w:r>
              <w:t>Blessed are you among women.</w:t>
            </w:r>
          </w:p>
        </w:tc>
      </w:tr>
      <w:tr w:rsidR="00E60591" w14:paraId="7D816692" w14:textId="77777777" w:rsidTr="00E60591">
        <w:trPr>
          <w:cantSplit/>
        </w:trPr>
        <w:tc>
          <w:tcPr>
            <w:tcW w:w="288" w:type="dxa"/>
          </w:tcPr>
          <w:p w14:paraId="25FD568F" w14:textId="77777777" w:rsidR="00E60591" w:rsidRDefault="00E60591" w:rsidP="00E60591">
            <w:pPr>
              <w:pStyle w:val="CopticCross"/>
            </w:pPr>
            <w:r>
              <w:t>¿</w:t>
            </w:r>
          </w:p>
        </w:tc>
        <w:tc>
          <w:tcPr>
            <w:tcW w:w="3960" w:type="dxa"/>
          </w:tcPr>
          <w:p w14:paraId="02EE75AF" w14:textId="77777777" w:rsidR="00E60591" w:rsidRDefault="00E60591" w:rsidP="00E60591">
            <w:pPr>
              <w:pStyle w:val="EngHang"/>
            </w:pPr>
            <w:r>
              <w:t>Daniel save a vision of the Throne</w:t>
            </w:r>
          </w:p>
          <w:p w14:paraId="112563DD" w14:textId="77777777" w:rsidR="00E60591" w:rsidRDefault="00E60591" w:rsidP="00E60591">
            <w:pPr>
              <w:pStyle w:val="EngHang"/>
            </w:pPr>
            <w:r>
              <w:t>Surrounded by hosts of angels,</w:t>
            </w:r>
          </w:p>
          <w:p w14:paraId="6274CBFC" w14:textId="77777777" w:rsidR="00E60591" w:rsidRDefault="00E60591" w:rsidP="00E60591">
            <w:pPr>
              <w:pStyle w:val="EngHang"/>
            </w:pPr>
            <w:r>
              <w:t>And the Holy King sat upon it.</w:t>
            </w:r>
          </w:p>
          <w:p w14:paraId="35C263F4" w14:textId="77777777" w:rsidR="00E60591" w:rsidRDefault="00E60591" w:rsidP="00E60591">
            <w:pPr>
              <w:pStyle w:val="EngHangEnd"/>
            </w:pPr>
            <w:r>
              <w:t>Blessed are you among women.</w:t>
            </w:r>
          </w:p>
        </w:tc>
      </w:tr>
      <w:tr w:rsidR="00E60591" w14:paraId="7455367F" w14:textId="77777777" w:rsidTr="00E60591">
        <w:trPr>
          <w:cantSplit/>
        </w:trPr>
        <w:tc>
          <w:tcPr>
            <w:tcW w:w="288" w:type="dxa"/>
          </w:tcPr>
          <w:p w14:paraId="6848F48F" w14:textId="77777777" w:rsidR="00E60591" w:rsidRDefault="00E60591" w:rsidP="00E60591">
            <w:pPr>
              <w:pStyle w:val="CopticCross"/>
            </w:pPr>
          </w:p>
        </w:tc>
        <w:tc>
          <w:tcPr>
            <w:tcW w:w="3960" w:type="dxa"/>
          </w:tcPr>
          <w:p w14:paraId="51DB062A" w14:textId="77777777" w:rsidR="00E60591" w:rsidRDefault="00E60591" w:rsidP="00E60591">
            <w:pPr>
              <w:pStyle w:val="EngHang"/>
            </w:pPr>
            <w:r>
              <w:t>*He bowed down the heavens,</w:t>
            </w:r>
          </w:p>
          <w:p w14:paraId="5A884888" w14:textId="77777777" w:rsidR="00E60591" w:rsidRDefault="00E60591" w:rsidP="00E60591">
            <w:pPr>
              <w:pStyle w:val="EngHang"/>
            </w:pPr>
            <w:r>
              <w:t>And descended to earth,</w:t>
            </w:r>
          </w:p>
          <w:p w14:paraId="395369FD" w14:textId="77777777" w:rsidR="00E60591" w:rsidRDefault="00E60591" w:rsidP="00E60591">
            <w:pPr>
              <w:pStyle w:val="EngHang"/>
            </w:pPr>
            <w:r>
              <w:t>While still in His Father's bosom:</w:t>
            </w:r>
          </w:p>
          <w:p w14:paraId="5015EDEB" w14:textId="77777777" w:rsidR="00E60591" w:rsidRDefault="00E60591" w:rsidP="00E60591">
            <w:pPr>
              <w:pStyle w:val="EngHangEnd"/>
            </w:pPr>
            <w:r>
              <w:t>Blessed are you among women.</w:t>
            </w:r>
          </w:p>
        </w:tc>
      </w:tr>
      <w:tr w:rsidR="00E60591" w14:paraId="170ACF97" w14:textId="77777777" w:rsidTr="00E60591">
        <w:trPr>
          <w:cantSplit/>
        </w:trPr>
        <w:tc>
          <w:tcPr>
            <w:tcW w:w="288" w:type="dxa"/>
          </w:tcPr>
          <w:p w14:paraId="04189615" w14:textId="77777777" w:rsidR="00E60591" w:rsidRDefault="00E60591" w:rsidP="00E60591">
            <w:pPr>
              <w:pStyle w:val="CopticCross"/>
            </w:pPr>
            <w:r>
              <w:lastRenderedPageBreak/>
              <w:t>¿</w:t>
            </w:r>
          </w:p>
        </w:tc>
        <w:tc>
          <w:tcPr>
            <w:tcW w:w="3960" w:type="dxa"/>
          </w:tcPr>
          <w:p w14:paraId="3E42657E" w14:textId="77777777" w:rsidR="00E60591" w:rsidRDefault="00E60591" w:rsidP="00E60591">
            <w:pPr>
              <w:pStyle w:val="EngHang"/>
            </w:pPr>
            <w:r>
              <w:t>We behold wonders and miracles</w:t>
            </w:r>
          </w:p>
          <w:p w14:paraId="143C5FA7" w14:textId="77777777" w:rsidR="00E60591" w:rsidRDefault="00E60591" w:rsidP="00E60591">
            <w:pPr>
              <w:pStyle w:val="EngHang"/>
            </w:pPr>
            <w:r>
              <w:t>In the books of the Church.</w:t>
            </w:r>
          </w:p>
          <w:p w14:paraId="6B2E4B14" w14:textId="77777777" w:rsidR="00E60591" w:rsidRDefault="00E60591" w:rsidP="00E60591">
            <w:pPr>
              <w:pStyle w:val="EngHang"/>
            </w:pPr>
            <w:r>
              <w:t>The Virgin carried her Creators,</w:t>
            </w:r>
          </w:p>
          <w:p w14:paraId="6A032E0E" w14:textId="77777777" w:rsidR="00E60591" w:rsidRDefault="00E60591" w:rsidP="00E60591">
            <w:pPr>
              <w:pStyle w:val="EngHangEnd"/>
            </w:pPr>
            <w:r>
              <w:t>And her virginity is sealed.</w:t>
            </w:r>
          </w:p>
        </w:tc>
      </w:tr>
      <w:tr w:rsidR="00E60591" w14:paraId="4A126717" w14:textId="77777777" w:rsidTr="00E60591">
        <w:trPr>
          <w:cantSplit/>
        </w:trPr>
        <w:tc>
          <w:tcPr>
            <w:tcW w:w="288" w:type="dxa"/>
          </w:tcPr>
          <w:p w14:paraId="14CA9B0A" w14:textId="77777777" w:rsidR="00E60591" w:rsidRDefault="00E60591" w:rsidP="00E60591">
            <w:pPr>
              <w:pStyle w:val="CopticCross"/>
            </w:pPr>
          </w:p>
        </w:tc>
        <w:tc>
          <w:tcPr>
            <w:tcW w:w="3960" w:type="dxa"/>
          </w:tcPr>
          <w:p w14:paraId="3BAA978A" w14:textId="77777777" w:rsidR="00E60591" w:rsidRDefault="00E60591" w:rsidP="00E60591">
            <w:pPr>
              <w:pStyle w:val="EngHang"/>
            </w:pPr>
            <w:r>
              <w:t>You are above all the orders</w:t>
            </w:r>
          </w:p>
          <w:p w14:paraId="1A8458DC" w14:textId="77777777" w:rsidR="00E60591" w:rsidRDefault="00E60591" w:rsidP="00E60591">
            <w:pPr>
              <w:pStyle w:val="EngHang"/>
            </w:pPr>
            <w:r>
              <w:t>Of the heavenly hosts,</w:t>
            </w:r>
          </w:p>
          <w:p w14:paraId="6251AD96" w14:textId="77777777" w:rsidR="00E60591" w:rsidRDefault="00E60591" w:rsidP="00E60591">
            <w:pPr>
              <w:pStyle w:val="EngHang"/>
            </w:pPr>
            <w:r>
              <w:t>Even the Archangels,</w:t>
            </w:r>
          </w:p>
          <w:p w14:paraId="727D4023" w14:textId="77777777" w:rsidR="00E60591" w:rsidRDefault="00E60591" w:rsidP="00E60591">
            <w:pPr>
              <w:pStyle w:val="EngHangEnd"/>
            </w:pPr>
            <w:r>
              <w:t>Blessed are you among women.</w:t>
            </w:r>
          </w:p>
        </w:tc>
      </w:tr>
      <w:tr w:rsidR="00E60591" w14:paraId="75BD58DF" w14:textId="77777777" w:rsidTr="00E60591">
        <w:trPr>
          <w:cantSplit/>
        </w:trPr>
        <w:tc>
          <w:tcPr>
            <w:tcW w:w="288" w:type="dxa"/>
          </w:tcPr>
          <w:p w14:paraId="3F09B83E" w14:textId="77777777" w:rsidR="00E60591" w:rsidRDefault="00E60591" w:rsidP="00E60591">
            <w:pPr>
              <w:pStyle w:val="CopticCross"/>
            </w:pPr>
            <w:r>
              <w:t>¿</w:t>
            </w:r>
          </w:p>
        </w:tc>
        <w:tc>
          <w:tcPr>
            <w:tcW w:w="3960" w:type="dxa"/>
          </w:tcPr>
          <w:p w14:paraId="72EE0906" w14:textId="77777777" w:rsidR="00E60591" w:rsidRDefault="00E60591" w:rsidP="00E60591">
            <w:pPr>
              <w:pStyle w:val="EngHang"/>
            </w:pPr>
            <w:r>
              <w:t>*The forgiver of all sins,</w:t>
            </w:r>
          </w:p>
          <w:p w14:paraId="30DD179A" w14:textId="77777777" w:rsidR="00E60591" w:rsidRDefault="00E60591" w:rsidP="00E60591">
            <w:pPr>
              <w:pStyle w:val="EngHang"/>
            </w:pPr>
            <w:r>
              <w:t>The source of all blessings,</w:t>
            </w:r>
          </w:p>
          <w:p w14:paraId="2CDF427E" w14:textId="77777777" w:rsidR="00E60591" w:rsidRDefault="00E60591" w:rsidP="00E60591">
            <w:pPr>
              <w:pStyle w:val="EngHang"/>
            </w:pPr>
            <w:r>
              <w:t>He loved our race and took our form:</w:t>
            </w:r>
          </w:p>
          <w:p w14:paraId="0C06A38F" w14:textId="77777777" w:rsidR="00E60591" w:rsidRDefault="00E60591" w:rsidP="00E60591">
            <w:pPr>
              <w:pStyle w:val="EngHangEnd"/>
            </w:pPr>
            <w:r>
              <w:t>Blessed are you among women.</w:t>
            </w:r>
          </w:p>
        </w:tc>
      </w:tr>
      <w:tr w:rsidR="00E60591" w14:paraId="35930C05" w14:textId="77777777" w:rsidTr="00E60591">
        <w:trPr>
          <w:cantSplit/>
        </w:trPr>
        <w:tc>
          <w:tcPr>
            <w:tcW w:w="288" w:type="dxa"/>
          </w:tcPr>
          <w:p w14:paraId="7C075E7D" w14:textId="77777777" w:rsidR="00E60591" w:rsidRDefault="00E60591" w:rsidP="00E60591">
            <w:pPr>
              <w:pStyle w:val="CopticCross"/>
            </w:pPr>
          </w:p>
        </w:tc>
        <w:tc>
          <w:tcPr>
            <w:tcW w:w="3960" w:type="dxa"/>
          </w:tcPr>
          <w:p w14:paraId="41C0EECD" w14:textId="77777777" w:rsidR="00E60591" w:rsidRDefault="00E60591" w:rsidP="00E60591">
            <w:pPr>
              <w:pStyle w:val="EngHang"/>
            </w:pPr>
            <w:r>
              <w:t>You are above all creation,</w:t>
            </w:r>
          </w:p>
          <w:p w14:paraId="2195FF06" w14:textId="77777777" w:rsidR="00E60591" w:rsidRDefault="00E60591" w:rsidP="00E60591">
            <w:pPr>
              <w:pStyle w:val="EngHang"/>
            </w:pPr>
            <w:r>
              <w:t>You are above every man,</w:t>
            </w:r>
          </w:p>
          <w:p w14:paraId="126546C6" w14:textId="77777777" w:rsidR="00E60591" w:rsidRDefault="00E60591" w:rsidP="00E60591">
            <w:pPr>
              <w:pStyle w:val="EngHang"/>
            </w:pPr>
            <w:r>
              <w:t>The most upright and righteous,</w:t>
            </w:r>
          </w:p>
          <w:p w14:paraId="5258D93E" w14:textId="77777777" w:rsidR="00E60591" w:rsidRDefault="00E60591" w:rsidP="00E60591">
            <w:pPr>
              <w:pStyle w:val="EngHangEnd"/>
            </w:pPr>
            <w:r>
              <w:t>Blessed are you among women.</w:t>
            </w:r>
          </w:p>
        </w:tc>
      </w:tr>
      <w:tr w:rsidR="00E60591" w14:paraId="3248D8CA" w14:textId="77777777" w:rsidTr="00E60591">
        <w:trPr>
          <w:cantSplit/>
        </w:trPr>
        <w:tc>
          <w:tcPr>
            <w:tcW w:w="288" w:type="dxa"/>
          </w:tcPr>
          <w:p w14:paraId="6540F641" w14:textId="77777777" w:rsidR="00E60591" w:rsidRDefault="00E60591" w:rsidP="00E60591">
            <w:pPr>
              <w:pStyle w:val="CopticCross"/>
            </w:pPr>
            <w:r>
              <w:t>¿</w:t>
            </w:r>
          </w:p>
        </w:tc>
        <w:tc>
          <w:tcPr>
            <w:tcW w:w="3960" w:type="dxa"/>
          </w:tcPr>
          <w:p w14:paraId="0833FEAC" w14:textId="77777777" w:rsidR="00E60591" w:rsidRDefault="00E60591" w:rsidP="00E60591">
            <w:pPr>
              <w:pStyle w:val="EngHang"/>
            </w:pPr>
            <w:r>
              <w:t>All people declare, “Our Lady,</w:t>
            </w:r>
          </w:p>
          <w:p w14:paraId="4DBDC4E8" w14:textId="77777777" w:rsidR="00E60591" w:rsidRDefault="00E60591" w:rsidP="00E60591">
            <w:pPr>
              <w:pStyle w:val="EngHang"/>
            </w:pPr>
            <w:r>
              <w:t>Saint Mary is blessed.”</w:t>
            </w:r>
          </w:p>
          <w:p w14:paraId="0437C982" w14:textId="77777777" w:rsidR="00E60591" w:rsidRDefault="00E60591" w:rsidP="00E60591">
            <w:pPr>
              <w:pStyle w:val="EngHang"/>
            </w:pPr>
            <w:r>
              <w:t>Intercede and pray on our behalf,</w:t>
            </w:r>
          </w:p>
          <w:p w14:paraId="6B3A2FCE" w14:textId="77777777" w:rsidR="00E60591" w:rsidRDefault="00E60591" w:rsidP="00E60591">
            <w:pPr>
              <w:pStyle w:val="EngHangEnd"/>
            </w:pPr>
            <w:r>
              <w:t>Before Him whom you bore.</w:t>
            </w:r>
          </w:p>
        </w:tc>
      </w:tr>
      <w:tr w:rsidR="00E60591" w14:paraId="1B485CFC" w14:textId="77777777" w:rsidTr="00E60591">
        <w:trPr>
          <w:cantSplit/>
        </w:trPr>
        <w:tc>
          <w:tcPr>
            <w:tcW w:w="288" w:type="dxa"/>
          </w:tcPr>
          <w:p w14:paraId="2FB1870A" w14:textId="77777777" w:rsidR="00E60591" w:rsidRDefault="00E60591" w:rsidP="00E60591">
            <w:pPr>
              <w:pStyle w:val="CopticCross"/>
            </w:pPr>
          </w:p>
        </w:tc>
        <w:tc>
          <w:tcPr>
            <w:tcW w:w="3960" w:type="dxa"/>
          </w:tcPr>
          <w:p w14:paraId="48965350" w14:textId="77777777" w:rsidR="00E60591" w:rsidRDefault="00E60591" w:rsidP="00E60591">
            <w:pPr>
              <w:pStyle w:val="EngHang"/>
            </w:pPr>
            <w:r>
              <w:t>You held the Lord of Glory,</w:t>
            </w:r>
          </w:p>
          <w:p w14:paraId="4A07053F" w14:textId="77777777" w:rsidR="00E60591" w:rsidRDefault="00E60591" w:rsidP="00E60591">
            <w:pPr>
              <w:pStyle w:val="EngHang"/>
            </w:pPr>
            <w:r>
              <w:t>The Creator of the world.</w:t>
            </w:r>
          </w:p>
          <w:p w14:paraId="0A610BEB" w14:textId="77777777" w:rsidR="00E60591" w:rsidRDefault="00E60591" w:rsidP="00E60591">
            <w:pPr>
              <w:pStyle w:val="EngHang"/>
            </w:pPr>
            <w:r>
              <w:t>You are a figure of the Throne of the Father.</w:t>
            </w:r>
          </w:p>
          <w:p w14:paraId="4812FB88" w14:textId="77777777" w:rsidR="00E60591" w:rsidRDefault="00E60591" w:rsidP="00E60591">
            <w:pPr>
              <w:pStyle w:val="EngHangEnd"/>
            </w:pPr>
            <w:r>
              <w:t>Blessed are you among women.</w:t>
            </w:r>
          </w:p>
        </w:tc>
      </w:tr>
      <w:tr w:rsidR="00E60591" w14:paraId="67E126F3" w14:textId="77777777" w:rsidTr="00E60591">
        <w:trPr>
          <w:cantSplit/>
        </w:trPr>
        <w:tc>
          <w:tcPr>
            <w:tcW w:w="288" w:type="dxa"/>
          </w:tcPr>
          <w:p w14:paraId="4223FB73" w14:textId="77777777" w:rsidR="00E60591" w:rsidRDefault="00E60591" w:rsidP="00E60591">
            <w:pPr>
              <w:pStyle w:val="CopticCross"/>
            </w:pPr>
            <w:r>
              <w:lastRenderedPageBreak/>
              <w:t>¿</w:t>
            </w:r>
          </w:p>
        </w:tc>
        <w:tc>
          <w:tcPr>
            <w:tcW w:w="3960" w:type="dxa"/>
          </w:tcPr>
          <w:p w14:paraId="797244B0" w14:textId="77777777" w:rsidR="00E60591" w:rsidRDefault="00E60591" w:rsidP="00E60591">
            <w:pPr>
              <w:pStyle w:val="EngHang"/>
            </w:pPr>
            <w:r>
              <w:t>He took humanity from you,</w:t>
            </w:r>
          </w:p>
          <w:p w14:paraId="2FC212F1" w14:textId="77777777" w:rsidR="00E60591" w:rsidRDefault="00E60591" w:rsidP="00E60591">
            <w:pPr>
              <w:pStyle w:val="EngHang"/>
            </w:pPr>
            <w:r>
              <w:t>Uniting it with the Divnity,</w:t>
            </w:r>
          </w:p>
          <w:p w14:paraId="435D7CE5" w14:textId="77777777" w:rsidR="00E60591" w:rsidRDefault="00E60591" w:rsidP="00E60591">
            <w:pPr>
              <w:pStyle w:val="EngHang"/>
            </w:pPr>
            <w:r>
              <w:t>You held one of the Trinity,</w:t>
            </w:r>
          </w:p>
          <w:p w14:paraId="748D32C2" w14:textId="77777777" w:rsidR="00E60591" w:rsidRDefault="00E60591" w:rsidP="00E60591">
            <w:pPr>
              <w:pStyle w:val="EngHangEnd"/>
            </w:pPr>
            <w:r>
              <w:t>Blessed are you among women.</w:t>
            </w:r>
          </w:p>
        </w:tc>
      </w:tr>
      <w:tr w:rsidR="00E60591" w14:paraId="49B0553E" w14:textId="77777777" w:rsidTr="00E60591">
        <w:trPr>
          <w:cantSplit/>
        </w:trPr>
        <w:tc>
          <w:tcPr>
            <w:tcW w:w="288" w:type="dxa"/>
          </w:tcPr>
          <w:p w14:paraId="43A01676" w14:textId="77777777" w:rsidR="00E60591" w:rsidRDefault="00E60591" w:rsidP="00E60591">
            <w:pPr>
              <w:pStyle w:val="CopticCross"/>
            </w:pPr>
          </w:p>
        </w:tc>
        <w:tc>
          <w:tcPr>
            <w:tcW w:w="3960" w:type="dxa"/>
          </w:tcPr>
          <w:p w14:paraId="6F8A9311" w14:textId="77777777" w:rsidR="00E60591" w:rsidRDefault="00E60591" w:rsidP="00E60591">
            <w:pPr>
              <w:pStyle w:val="EngHang"/>
            </w:pPr>
            <w:r>
              <w:t>*Of all people, who has obtained</w:t>
            </w:r>
          </w:p>
          <w:p w14:paraId="3238EA17" w14:textId="77777777" w:rsidR="00E60591" w:rsidRDefault="00E60591" w:rsidP="00E60591">
            <w:pPr>
              <w:pStyle w:val="EngHang"/>
            </w:pPr>
            <w:r>
              <w:t>What you received, O Mary?</w:t>
            </w:r>
          </w:p>
          <w:p w14:paraId="4C793205" w14:textId="77777777" w:rsidR="00E60591" w:rsidRDefault="00E60591" w:rsidP="00E60591">
            <w:pPr>
              <w:pStyle w:val="EngHang"/>
            </w:pPr>
            <w:r>
              <w:t>All generations proclaim and say:</w:t>
            </w:r>
          </w:p>
          <w:p w14:paraId="6080D676" w14:textId="77777777" w:rsidR="00E60591" w:rsidRDefault="00E60591" w:rsidP="00E60591">
            <w:pPr>
              <w:pStyle w:val="EngHangEnd"/>
            </w:pPr>
            <w:r>
              <w:t>Blessed are you among women.</w:t>
            </w:r>
          </w:p>
        </w:tc>
      </w:tr>
      <w:tr w:rsidR="00E60591" w14:paraId="553F9DE3" w14:textId="77777777" w:rsidTr="00E60591">
        <w:trPr>
          <w:cantSplit/>
        </w:trPr>
        <w:tc>
          <w:tcPr>
            <w:tcW w:w="288" w:type="dxa"/>
          </w:tcPr>
          <w:p w14:paraId="0CC30657" w14:textId="77777777" w:rsidR="00E60591" w:rsidRDefault="00E60591" w:rsidP="00E60591">
            <w:pPr>
              <w:pStyle w:val="CopticCross"/>
            </w:pPr>
            <w:r>
              <w:t>¿</w:t>
            </w:r>
          </w:p>
        </w:tc>
        <w:tc>
          <w:tcPr>
            <w:tcW w:w="3960" w:type="dxa"/>
          </w:tcPr>
          <w:p w14:paraId="30D6F0C7" w14:textId="77777777" w:rsidR="00E60591" w:rsidRDefault="00E60591" w:rsidP="00E60591">
            <w:pPr>
              <w:pStyle w:val="EngHang"/>
            </w:pPr>
            <w:r>
              <w:t>*O Virgin Mary, we bless you,</w:t>
            </w:r>
          </w:p>
          <w:p w14:paraId="40DFCC79" w14:textId="77777777" w:rsidR="00E60591" w:rsidRDefault="00E60591" w:rsidP="00E60591">
            <w:pPr>
              <w:pStyle w:val="EngHang"/>
            </w:pPr>
            <w:r>
              <w:t>And praise by day and night</w:t>
            </w:r>
          </w:p>
          <w:p w14:paraId="64B4110D" w14:textId="77777777" w:rsidR="00E60591" w:rsidRDefault="00E60591" w:rsidP="00E60591">
            <w:pPr>
              <w:pStyle w:val="EngHang"/>
            </w:pPr>
            <w:r>
              <w:t>The One Who chose your goodness:</w:t>
            </w:r>
          </w:p>
          <w:p w14:paraId="6AFF0A6B" w14:textId="77777777" w:rsidR="00E60591" w:rsidRDefault="00E60591" w:rsidP="00E60591">
            <w:pPr>
              <w:pStyle w:val="EngHangEnd"/>
            </w:pPr>
            <w:r>
              <w:t>Blessed are you among women.</w:t>
            </w:r>
          </w:p>
        </w:tc>
      </w:tr>
      <w:tr w:rsidR="00E60591" w14:paraId="5751BEB6" w14:textId="77777777" w:rsidTr="00E60591">
        <w:trPr>
          <w:cantSplit/>
        </w:trPr>
        <w:tc>
          <w:tcPr>
            <w:tcW w:w="288" w:type="dxa"/>
          </w:tcPr>
          <w:p w14:paraId="0498E06A" w14:textId="77777777" w:rsidR="00E60591" w:rsidRDefault="00E60591" w:rsidP="00E60591">
            <w:pPr>
              <w:pStyle w:val="CopticCross"/>
            </w:pPr>
          </w:p>
        </w:tc>
        <w:tc>
          <w:tcPr>
            <w:tcW w:w="3960" w:type="dxa"/>
          </w:tcPr>
          <w:p w14:paraId="77E5F8E7" w14:textId="77777777" w:rsidR="00E60591" w:rsidRDefault="00E60591" w:rsidP="00E60591">
            <w:pPr>
              <w:pStyle w:val="EngHang"/>
            </w:pPr>
            <w:r>
              <w:t>Lead me to repentance, O Mary,</w:t>
            </w:r>
          </w:p>
          <w:p w14:paraId="4C8AB12D" w14:textId="77777777" w:rsidR="00E60591" w:rsidRDefault="00E60591" w:rsidP="00E60591">
            <w:pPr>
              <w:pStyle w:val="EngHang"/>
            </w:pPr>
            <w:r>
              <w:t>In an acceptable time;</w:t>
            </w:r>
          </w:p>
          <w:p w14:paraId="7FBBDD8A" w14:textId="77777777" w:rsidR="00E60591" w:rsidRDefault="00E60591" w:rsidP="00E60591">
            <w:pPr>
              <w:pStyle w:val="EngHang"/>
            </w:pPr>
            <w:r>
              <w:t>Wake me from slumber all my days,</w:t>
            </w:r>
          </w:p>
          <w:p w14:paraId="652F014C" w14:textId="77777777" w:rsidR="00E60591" w:rsidRDefault="00E60591" w:rsidP="00E60591">
            <w:pPr>
              <w:pStyle w:val="EngHangEnd"/>
            </w:pPr>
            <w:r>
              <w:t>And rase me from my sloth.</w:t>
            </w:r>
            <w:r>
              <w:rPr>
                <w:rStyle w:val="FootnoteReference"/>
              </w:rPr>
              <w:footnoteReference w:id="957"/>
            </w:r>
          </w:p>
        </w:tc>
      </w:tr>
      <w:tr w:rsidR="00E60591" w14:paraId="188F2870" w14:textId="77777777" w:rsidTr="00E60591">
        <w:trPr>
          <w:cantSplit/>
        </w:trPr>
        <w:tc>
          <w:tcPr>
            <w:tcW w:w="288" w:type="dxa"/>
          </w:tcPr>
          <w:p w14:paraId="760E40DA" w14:textId="77777777" w:rsidR="00E60591" w:rsidRDefault="00E60591" w:rsidP="00E60591">
            <w:pPr>
              <w:pStyle w:val="CopticCross"/>
            </w:pPr>
            <w:r>
              <w:t>¿</w:t>
            </w:r>
          </w:p>
        </w:tc>
        <w:tc>
          <w:tcPr>
            <w:tcW w:w="3960" w:type="dxa"/>
          </w:tcPr>
          <w:p w14:paraId="1BDAEB40" w14:textId="77777777" w:rsidR="00E60591" w:rsidRDefault="00E60591" w:rsidP="00E60591">
            <w:pPr>
              <w:pStyle w:val="EngHang"/>
            </w:pPr>
            <w:r>
              <w:t>I must prepare for travel,</w:t>
            </w:r>
          </w:p>
          <w:p w14:paraId="387FBA10" w14:textId="77777777" w:rsidR="00E60591" w:rsidRDefault="00E60591" w:rsidP="00E60591">
            <w:pPr>
              <w:pStyle w:val="EngHang"/>
            </w:pPr>
            <w:r>
              <w:t>And carry a light load.</w:t>
            </w:r>
          </w:p>
          <w:p w14:paraId="1711BA0D" w14:textId="77777777" w:rsidR="00E60591" w:rsidRDefault="00E60591" w:rsidP="00E60591">
            <w:pPr>
              <w:pStyle w:val="EngHang"/>
            </w:pPr>
            <w:r>
              <w:t>Please help me in this vain world,</w:t>
            </w:r>
          </w:p>
          <w:p w14:paraId="1E1B4E14" w14:textId="77777777" w:rsidR="00E60591" w:rsidRDefault="00E60591" w:rsidP="00E60591">
            <w:pPr>
              <w:pStyle w:val="EngHangEnd"/>
            </w:pPr>
            <w:r>
              <w:t>O Lady of us all,</w:t>
            </w:r>
          </w:p>
        </w:tc>
      </w:tr>
      <w:tr w:rsidR="00E60591" w14:paraId="1AE4C437" w14:textId="77777777" w:rsidTr="00E60591">
        <w:trPr>
          <w:cantSplit/>
        </w:trPr>
        <w:tc>
          <w:tcPr>
            <w:tcW w:w="288" w:type="dxa"/>
          </w:tcPr>
          <w:p w14:paraId="470F1BFE" w14:textId="77777777" w:rsidR="00E60591" w:rsidRDefault="00E60591" w:rsidP="00E60591">
            <w:pPr>
              <w:pStyle w:val="CopticCross"/>
            </w:pPr>
          </w:p>
        </w:tc>
        <w:tc>
          <w:tcPr>
            <w:tcW w:w="3960" w:type="dxa"/>
          </w:tcPr>
          <w:p w14:paraId="29B1A7CE" w14:textId="77777777" w:rsidR="00E60591" w:rsidRDefault="00E60591" w:rsidP="00E60591">
            <w:pPr>
              <w:pStyle w:val="EngHang"/>
            </w:pPr>
            <w:r>
              <w:t>For am lame and weak,</w:t>
            </w:r>
          </w:p>
          <w:p w14:paraId="1F7F5D15" w14:textId="77777777" w:rsidR="00E60591" w:rsidRDefault="00E60591" w:rsidP="00E60591">
            <w:pPr>
              <w:pStyle w:val="EngHang"/>
            </w:pPr>
            <w:r>
              <w:t>Yet I carry a heavey burden.</w:t>
            </w:r>
          </w:p>
          <w:p w14:paraId="7422C0E6" w14:textId="77777777" w:rsidR="00E60591" w:rsidRDefault="00E60591" w:rsidP="00E60591">
            <w:pPr>
              <w:pStyle w:val="EngHang"/>
            </w:pPr>
            <w:r>
              <w:t>When I depart from this world,</w:t>
            </w:r>
          </w:p>
          <w:p w14:paraId="744F2253" w14:textId="77777777" w:rsidR="00E60591" w:rsidRDefault="00E60591" w:rsidP="00E60591">
            <w:pPr>
              <w:pStyle w:val="EngHangEnd"/>
            </w:pPr>
            <w:r>
              <w:t>I have no refuge but Mary.</w:t>
            </w:r>
          </w:p>
        </w:tc>
      </w:tr>
      <w:tr w:rsidR="00E60591" w14:paraId="319C7160" w14:textId="77777777" w:rsidTr="00E60591">
        <w:trPr>
          <w:cantSplit/>
        </w:trPr>
        <w:tc>
          <w:tcPr>
            <w:tcW w:w="288" w:type="dxa"/>
          </w:tcPr>
          <w:p w14:paraId="55482169" w14:textId="77777777" w:rsidR="00E60591" w:rsidRDefault="00E60591" w:rsidP="00E60591">
            <w:pPr>
              <w:pStyle w:val="CopticCross"/>
            </w:pPr>
            <w:r>
              <w:lastRenderedPageBreak/>
              <w:t>¿</w:t>
            </w:r>
          </w:p>
        </w:tc>
        <w:tc>
          <w:tcPr>
            <w:tcW w:w="3960" w:type="dxa"/>
          </w:tcPr>
          <w:p w14:paraId="4B369229" w14:textId="77777777" w:rsidR="00E60591" w:rsidRDefault="00E60591" w:rsidP="00E60591">
            <w:pPr>
              <w:pStyle w:val="EngHang"/>
            </w:pPr>
            <w:r>
              <w:t>We have no intercessor but her,</w:t>
            </w:r>
          </w:p>
          <w:p w14:paraId="079200A5" w14:textId="77777777" w:rsidR="00E60591" w:rsidRDefault="00E60591" w:rsidP="00E60591">
            <w:pPr>
              <w:pStyle w:val="EngHang"/>
            </w:pPr>
            <w:r>
              <w:t>And we ask her by day and night;</w:t>
            </w:r>
          </w:p>
          <w:p w14:paraId="072F73F1" w14:textId="77777777" w:rsidR="00E60591" w:rsidRDefault="00E60591" w:rsidP="00E60591">
            <w:pPr>
              <w:pStyle w:val="EngHang"/>
            </w:pPr>
            <w:r>
              <w:t>We endeavor to serve her,</w:t>
            </w:r>
          </w:p>
          <w:p w14:paraId="427F884B" w14:textId="77777777" w:rsidR="00E60591" w:rsidRDefault="00E60591" w:rsidP="00E60591">
            <w:pPr>
              <w:pStyle w:val="EngHangEnd"/>
            </w:pPr>
            <w:r>
              <w:t>In the light which sone from her.</w:t>
            </w:r>
          </w:p>
        </w:tc>
      </w:tr>
      <w:tr w:rsidR="00E60591" w14:paraId="3DF5F521" w14:textId="77777777" w:rsidTr="00E60591">
        <w:trPr>
          <w:cantSplit/>
        </w:trPr>
        <w:tc>
          <w:tcPr>
            <w:tcW w:w="288" w:type="dxa"/>
          </w:tcPr>
          <w:p w14:paraId="59B63854" w14:textId="77777777" w:rsidR="00E60591" w:rsidRDefault="00E60591" w:rsidP="00E60591">
            <w:pPr>
              <w:pStyle w:val="CopticCross"/>
            </w:pPr>
          </w:p>
        </w:tc>
        <w:tc>
          <w:tcPr>
            <w:tcW w:w="3960" w:type="dxa"/>
          </w:tcPr>
          <w:p w14:paraId="3E9BE128" w14:textId="77777777" w:rsidR="00E60591" w:rsidRDefault="00E60591" w:rsidP="00E60591">
            <w:pPr>
              <w:pStyle w:val="EngHang"/>
            </w:pPr>
            <w:r>
              <w:t>Hail, Mother of the Light,</w:t>
            </w:r>
          </w:p>
          <w:p w14:paraId="7D1991EC" w14:textId="77777777" w:rsidR="00E60591" w:rsidRDefault="00E60591" w:rsidP="00E60591">
            <w:pPr>
              <w:pStyle w:val="EngHang"/>
            </w:pPr>
            <w:r>
              <w:t>Mary the help of all Christians;</w:t>
            </w:r>
          </w:p>
          <w:p w14:paraId="58FFF522" w14:textId="77777777" w:rsidR="00E60591" w:rsidRDefault="00E60591" w:rsidP="00E60591">
            <w:pPr>
              <w:pStyle w:val="EngHang"/>
            </w:pPr>
            <w:r>
              <w:t>Salvaiton came from her</w:t>
            </w:r>
          </w:p>
          <w:p w14:paraId="6E6BF07E" w14:textId="77777777" w:rsidR="00E60591" w:rsidRDefault="00E60591" w:rsidP="00E60591">
            <w:pPr>
              <w:pStyle w:val="EngHangEnd"/>
            </w:pPr>
            <w:r>
              <w:t>To the whole world.</w:t>
            </w:r>
          </w:p>
        </w:tc>
      </w:tr>
      <w:tr w:rsidR="00E60591" w14:paraId="2CEF7415" w14:textId="77777777" w:rsidTr="00E60591">
        <w:trPr>
          <w:cantSplit/>
        </w:trPr>
        <w:tc>
          <w:tcPr>
            <w:tcW w:w="288" w:type="dxa"/>
          </w:tcPr>
          <w:p w14:paraId="1FC9C76F" w14:textId="77777777" w:rsidR="00E60591" w:rsidRDefault="00E60591" w:rsidP="00E60591">
            <w:pPr>
              <w:pStyle w:val="CopticCross"/>
            </w:pPr>
            <w:r>
              <w:t>¿</w:t>
            </w:r>
          </w:p>
        </w:tc>
        <w:tc>
          <w:tcPr>
            <w:tcW w:w="3960" w:type="dxa"/>
          </w:tcPr>
          <w:p w14:paraId="1AF4BC00" w14:textId="77777777" w:rsidR="00E60591" w:rsidRDefault="00E60591" w:rsidP="00E60591">
            <w:pPr>
              <w:pStyle w:val="EngHang"/>
            </w:pPr>
            <w:r>
              <w:t>Protect us from all evil,</w:t>
            </w:r>
          </w:p>
          <w:p w14:paraId="39DD1B33" w14:textId="77777777" w:rsidR="00E60591" w:rsidRDefault="00E60591" w:rsidP="00E60591">
            <w:pPr>
              <w:pStyle w:val="EngHang"/>
            </w:pPr>
            <w:r>
              <w:t>And from times of temptation,</w:t>
            </w:r>
          </w:p>
          <w:p w14:paraId="72694D24" w14:textId="77777777" w:rsidR="00E60591" w:rsidRDefault="00E60591" w:rsidP="00E60591">
            <w:pPr>
              <w:pStyle w:val="EngHang"/>
            </w:pPr>
            <w:r>
              <w:t>And help us in all things,</w:t>
            </w:r>
          </w:p>
          <w:p w14:paraId="4CC14135" w14:textId="77777777" w:rsidR="00E60591" w:rsidRDefault="00E60591" w:rsidP="00E60591">
            <w:pPr>
              <w:pStyle w:val="EngHangEnd"/>
            </w:pPr>
            <w:r>
              <w:t>We, the Christians.</w:t>
            </w:r>
          </w:p>
        </w:tc>
      </w:tr>
      <w:tr w:rsidR="00E60591" w14:paraId="26CA8566" w14:textId="77777777" w:rsidTr="00E60591">
        <w:trPr>
          <w:cantSplit/>
        </w:trPr>
        <w:tc>
          <w:tcPr>
            <w:tcW w:w="288" w:type="dxa"/>
          </w:tcPr>
          <w:p w14:paraId="79451DB2" w14:textId="77777777" w:rsidR="00E60591" w:rsidRDefault="00E60591" w:rsidP="00E60591">
            <w:pPr>
              <w:pStyle w:val="CopticCross"/>
            </w:pPr>
          </w:p>
        </w:tc>
        <w:tc>
          <w:tcPr>
            <w:tcW w:w="3960" w:type="dxa"/>
          </w:tcPr>
          <w:p w14:paraId="6B912E39" w14:textId="77777777" w:rsidR="00E60591" w:rsidRDefault="00E60591" w:rsidP="00E60591">
            <w:pPr>
              <w:pStyle w:val="EngHang"/>
            </w:pPr>
            <w:r>
              <w:t>Everyone blesses her,</w:t>
            </w:r>
          </w:p>
          <w:p w14:paraId="3BA72496" w14:textId="77777777" w:rsidR="00E60591" w:rsidRDefault="00E60591" w:rsidP="00E60591">
            <w:pPr>
              <w:pStyle w:val="EngHang"/>
            </w:pPr>
            <w:r>
              <w:t>And asks here morning and evening</w:t>
            </w:r>
          </w:p>
          <w:p w14:paraId="16336D48" w14:textId="77777777" w:rsidR="00E60591" w:rsidRDefault="00E60591" w:rsidP="00E60591">
            <w:pPr>
              <w:pStyle w:val="EngHang"/>
            </w:pPr>
            <w:r>
              <w:t>To intercede for us all</w:t>
            </w:r>
          </w:p>
          <w:p w14:paraId="4DF40E04" w14:textId="77777777" w:rsidR="00E60591" w:rsidRDefault="00E60591" w:rsidP="00E60591">
            <w:pPr>
              <w:pStyle w:val="EngHangEnd"/>
            </w:pPr>
            <w:r>
              <w:t>Before He Whom she bore in her womb.</w:t>
            </w:r>
          </w:p>
        </w:tc>
      </w:tr>
      <w:tr w:rsidR="00E60591" w14:paraId="1CE7588A" w14:textId="77777777" w:rsidTr="00E60591">
        <w:trPr>
          <w:cantSplit/>
        </w:trPr>
        <w:tc>
          <w:tcPr>
            <w:tcW w:w="288" w:type="dxa"/>
          </w:tcPr>
          <w:p w14:paraId="426C5AA5" w14:textId="77777777" w:rsidR="00E60591" w:rsidRDefault="00E60591" w:rsidP="00E60591">
            <w:pPr>
              <w:pStyle w:val="CopticCross"/>
            </w:pPr>
            <w:r>
              <w:t>¿</w:t>
            </w:r>
          </w:p>
        </w:tc>
        <w:tc>
          <w:tcPr>
            <w:tcW w:w="3960" w:type="dxa"/>
          </w:tcPr>
          <w:p w14:paraId="51DE3572" w14:textId="77777777" w:rsidR="00E60591" w:rsidRDefault="00E60591" w:rsidP="00E60591">
            <w:pPr>
              <w:pStyle w:val="EngHang"/>
            </w:pPr>
            <w:r>
              <w:t>The honoured father, our Pope,</w:t>
            </w:r>
          </w:p>
          <w:p w14:paraId="54B53785" w14:textId="77777777" w:rsidR="00E60591" w:rsidRDefault="00E60591" w:rsidP="00E60591">
            <w:pPr>
              <w:pStyle w:val="EngHang"/>
            </w:pPr>
            <w:r>
              <w:t>The Patriarch of the Orthodox,</w:t>
            </w:r>
          </w:p>
          <w:p w14:paraId="471FD2BE" w14:textId="77777777" w:rsidR="00E60591" w:rsidRDefault="00E60591" w:rsidP="00E60591">
            <w:pPr>
              <w:pStyle w:val="EngHang"/>
            </w:pPr>
            <w:r>
              <w:t>The Archpriest and true shepherd,</w:t>
            </w:r>
          </w:p>
          <w:p w14:paraId="2AE48C4E" w14:textId="77777777" w:rsidR="00E60591" w:rsidRDefault="00E60591" w:rsidP="00E60591">
            <w:pPr>
              <w:pStyle w:val="EngHangEnd"/>
            </w:pPr>
            <w:r>
              <w:t>Shepherds his flock in wisdom.</w:t>
            </w:r>
          </w:p>
        </w:tc>
      </w:tr>
      <w:tr w:rsidR="00E60591" w14:paraId="755D46BB" w14:textId="77777777" w:rsidTr="00E60591">
        <w:trPr>
          <w:cantSplit/>
        </w:trPr>
        <w:tc>
          <w:tcPr>
            <w:tcW w:w="288" w:type="dxa"/>
          </w:tcPr>
          <w:p w14:paraId="723C758E" w14:textId="77777777" w:rsidR="00E60591" w:rsidRDefault="00E60591" w:rsidP="00E60591">
            <w:pPr>
              <w:pStyle w:val="CopticCross"/>
            </w:pPr>
          </w:p>
        </w:tc>
        <w:tc>
          <w:tcPr>
            <w:tcW w:w="3960" w:type="dxa"/>
          </w:tcPr>
          <w:p w14:paraId="1476B71C" w14:textId="77777777" w:rsidR="00E60591" w:rsidRDefault="00E60591" w:rsidP="00E60591">
            <w:pPr>
              <w:pStyle w:val="EngHang"/>
            </w:pPr>
            <w:r>
              <w:t>The father of fathers</w:t>
            </w:r>
            <w:r>
              <w:rPr>
                <w:rStyle w:val="FootnoteReference"/>
              </w:rPr>
              <w:footnoteReference w:id="958"/>
            </w:r>
            <w:r>
              <w:t xml:space="preserve"> who was chosen</w:t>
            </w:r>
          </w:p>
          <w:p w14:paraId="295B5DA7" w14:textId="77777777" w:rsidR="00E60591" w:rsidRDefault="00E60591" w:rsidP="00E60591">
            <w:pPr>
              <w:pStyle w:val="EngHang"/>
            </w:pPr>
            <w:r>
              <w:t>For the priesthood of Melchizedek,</w:t>
            </w:r>
          </w:p>
          <w:p w14:paraId="31249727" w14:textId="77777777" w:rsidR="00E60591" w:rsidRDefault="00E60591" w:rsidP="00E60591">
            <w:pPr>
              <w:pStyle w:val="EngHang"/>
            </w:pPr>
            <w:r>
              <w:t>In true faith and steadfast hope,</w:t>
            </w:r>
          </w:p>
          <w:p w14:paraId="63C77195" w14:textId="77777777" w:rsidR="00E60591" w:rsidRDefault="00E60591" w:rsidP="00E60591">
            <w:pPr>
              <w:pStyle w:val="EngHangEnd"/>
            </w:pPr>
            <w:r>
              <w:t>Full of love for Orthodoxy.</w:t>
            </w:r>
          </w:p>
        </w:tc>
      </w:tr>
      <w:tr w:rsidR="00E60591" w14:paraId="2709FA16" w14:textId="77777777" w:rsidTr="00E60591">
        <w:trPr>
          <w:cantSplit/>
        </w:trPr>
        <w:tc>
          <w:tcPr>
            <w:tcW w:w="288" w:type="dxa"/>
          </w:tcPr>
          <w:p w14:paraId="166F5977" w14:textId="77777777" w:rsidR="00E60591" w:rsidRDefault="00E60591" w:rsidP="00E60591">
            <w:pPr>
              <w:pStyle w:val="CopticCross"/>
            </w:pPr>
            <w:r>
              <w:lastRenderedPageBreak/>
              <w:t>¿</w:t>
            </w:r>
          </w:p>
        </w:tc>
        <w:tc>
          <w:tcPr>
            <w:tcW w:w="3960" w:type="dxa"/>
          </w:tcPr>
          <w:p w14:paraId="48C7E280" w14:textId="77777777" w:rsidR="00E60591" w:rsidRDefault="00E60591" w:rsidP="00E60591">
            <w:pPr>
              <w:pStyle w:val="EngHang"/>
            </w:pPr>
            <w:r>
              <w:t>Keeping his flock from the foxes,</w:t>
            </w:r>
          </w:p>
          <w:p w14:paraId="37493226" w14:textId="77777777" w:rsidR="00E60591" w:rsidRDefault="00E60591" w:rsidP="00E60591">
            <w:pPr>
              <w:pStyle w:val="EngHang"/>
            </w:pPr>
            <w:r>
              <w:t>And the snares of the devils,</w:t>
            </w:r>
          </w:p>
          <w:p w14:paraId="0E15B9FE" w14:textId="77777777" w:rsidR="00E60591" w:rsidRDefault="00E60591" w:rsidP="00E60591">
            <w:pPr>
              <w:pStyle w:val="EngHang"/>
            </w:pPr>
            <w:r>
              <w:t>Protecting them from heterodoxy,</w:t>
            </w:r>
          </w:p>
          <w:p w14:paraId="728D051C" w14:textId="77777777" w:rsidR="00E60591" w:rsidRDefault="00E60591" w:rsidP="00E60591">
            <w:pPr>
              <w:pStyle w:val="EngHangEnd"/>
            </w:pPr>
            <w:r>
              <w:t>And all the heresies of Arius.</w:t>
            </w:r>
          </w:p>
        </w:tc>
      </w:tr>
      <w:tr w:rsidR="00E60591" w14:paraId="09C48C74" w14:textId="77777777" w:rsidTr="00E60591">
        <w:trPr>
          <w:cantSplit/>
        </w:trPr>
        <w:tc>
          <w:tcPr>
            <w:tcW w:w="288" w:type="dxa"/>
          </w:tcPr>
          <w:p w14:paraId="44CBDBA9" w14:textId="77777777" w:rsidR="00E60591" w:rsidRDefault="00E60591" w:rsidP="00E60591">
            <w:pPr>
              <w:pStyle w:val="CopticCross"/>
            </w:pPr>
          </w:p>
        </w:tc>
        <w:tc>
          <w:tcPr>
            <w:tcW w:w="3960" w:type="dxa"/>
          </w:tcPr>
          <w:p w14:paraId="5BB6A8AD" w14:textId="77777777" w:rsidR="00E60591" w:rsidRDefault="00E60591" w:rsidP="00E60591">
            <w:pPr>
              <w:pStyle w:val="EngHang"/>
            </w:pPr>
            <w:r>
              <w:t>Shepherding his people in calmness,</w:t>
            </w:r>
          </w:p>
          <w:p w14:paraId="0971DD3A" w14:textId="77777777" w:rsidR="00E60591" w:rsidRDefault="00E60591" w:rsidP="00E60591">
            <w:pPr>
              <w:pStyle w:val="EngHang"/>
            </w:pPr>
            <w:r>
              <w:t>In spiritual teachings,</w:t>
            </w:r>
          </w:p>
          <w:p w14:paraId="7040AE84" w14:textId="77777777" w:rsidR="00E60591" w:rsidRDefault="00E60591" w:rsidP="00E60591">
            <w:pPr>
              <w:pStyle w:val="EngHang"/>
            </w:pPr>
            <w:r>
              <w:t>Keep his priesthood,</w:t>
            </w:r>
          </w:p>
          <w:p w14:paraId="7C7403D9" w14:textId="77777777" w:rsidR="00E60591" w:rsidRDefault="00E60591" w:rsidP="00E60591">
            <w:pPr>
              <w:pStyle w:val="EngHangEnd"/>
            </w:pPr>
            <w:r>
              <w:t>And grant him long life and tranquility.</w:t>
            </w:r>
          </w:p>
        </w:tc>
      </w:tr>
      <w:tr w:rsidR="00E60591" w14:paraId="6304B7E7" w14:textId="77777777" w:rsidTr="00E60591">
        <w:trPr>
          <w:cantSplit/>
        </w:trPr>
        <w:tc>
          <w:tcPr>
            <w:tcW w:w="288" w:type="dxa"/>
          </w:tcPr>
          <w:p w14:paraId="544CF1EA" w14:textId="77777777" w:rsidR="00E60591" w:rsidRDefault="00E60591" w:rsidP="00E60591">
            <w:pPr>
              <w:pStyle w:val="CopticCross"/>
            </w:pPr>
            <w:r>
              <w:t>¿</w:t>
            </w:r>
          </w:p>
        </w:tc>
        <w:tc>
          <w:tcPr>
            <w:tcW w:w="3960" w:type="dxa"/>
          </w:tcPr>
          <w:p w14:paraId="26E98B8E" w14:textId="77777777" w:rsidR="00E60591" w:rsidRDefault="00E60591" w:rsidP="00E60591">
            <w:pPr>
              <w:pStyle w:val="EngHang"/>
            </w:pPr>
            <w:r>
              <w:t>The father who keeps the laws,</w:t>
            </w:r>
          </w:p>
          <w:p w14:paraId="689B8F7D" w14:textId="77777777" w:rsidR="00E60591" w:rsidRDefault="00E60591" w:rsidP="00E60591">
            <w:pPr>
              <w:pStyle w:val="EngHang"/>
            </w:pPr>
            <w:r>
              <w:t>And the holy commandments,</w:t>
            </w:r>
          </w:p>
          <w:p w14:paraId="32DCA480" w14:textId="77777777" w:rsidR="00E60591" w:rsidRDefault="00E60591" w:rsidP="00E60591">
            <w:pPr>
              <w:pStyle w:val="EngHang"/>
            </w:pPr>
            <w:r>
              <w:t>Pappa Abba ____ the high priest,</w:t>
            </w:r>
          </w:p>
          <w:p w14:paraId="559F802A" w14:textId="77777777" w:rsidR="00E60591" w:rsidRDefault="00E60591" w:rsidP="00E60591">
            <w:pPr>
              <w:pStyle w:val="EngHangEnd"/>
            </w:pPr>
            <w:r>
              <w:t>The pillar of Christianity.</w:t>
            </w:r>
          </w:p>
        </w:tc>
      </w:tr>
      <w:tr w:rsidR="00E60591" w14:paraId="7CC0DE74" w14:textId="77777777" w:rsidTr="00E60591">
        <w:trPr>
          <w:cantSplit/>
        </w:trPr>
        <w:tc>
          <w:tcPr>
            <w:tcW w:w="288" w:type="dxa"/>
          </w:tcPr>
          <w:p w14:paraId="4710014B" w14:textId="77777777" w:rsidR="00E60591" w:rsidRDefault="00E60591" w:rsidP="00E60591">
            <w:pPr>
              <w:pStyle w:val="CopticCross"/>
            </w:pPr>
          </w:p>
        </w:tc>
        <w:tc>
          <w:tcPr>
            <w:tcW w:w="3960" w:type="dxa"/>
          </w:tcPr>
          <w:p w14:paraId="4C0E750F" w14:textId="77777777" w:rsidR="00E60591" w:rsidRDefault="00E60591" w:rsidP="00E60591">
            <w:pPr>
              <w:pStyle w:val="EngHang"/>
            </w:pPr>
            <w:r>
              <w:t>And our honoured father the bishops,</w:t>
            </w:r>
          </w:p>
          <w:p w14:paraId="61AD9FFB" w14:textId="77777777" w:rsidR="00E60591" w:rsidRDefault="00E60591" w:rsidP="00E60591">
            <w:pPr>
              <w:pStyle w:val="EngHang"/>
            </w:pPr>
            <w:r>
              <w:t>His partners in the Apostolic service.</w:t>
            </w:r>
          </w:p>
          <w:p w14:paraId="5CDF50B9" w14:textId="77777777" w:rsidR="00E60591" w:rsidRDefault="00E60591" w:rsidP="00E60591">
            <w:pPr>
              <w:pStyle w:val="EngHang"/>
            </w:pPr>
            <w:r>
              <w:t>Accept their prayers so that we may</w:t>
            </w:r>
          </w:p>
          <w:p w14:paraId="7E28C2AA" w14:textId="77777777" w:rsidR="00E60591" w:rsidRDefault="00E60591" w:rsidP="00E60591">
            <w:pPr>
              <w:pStyle w:val="EngHangEnd"/>
            </w:pPr>
            <w:r>
              <w:t>Become Children of the Kingdom.</w:t>
            </w:r>
          </w:p>
        </w:tc>
      </w:tr>
      <w:tr w:rsidR="00E60591" w14:paraId="4E9DD9F6" w14:textId="77777777" w:rsidTr="00E60591">
        <w:trPr>
          <w:cantSplit/>
        </w:trPr>
        <w:tc>
          <w:tcPr>
            <w:tcW w:w="288" w:type="dxa"/>
          </w:tcPr>
          <w:p w14:paraId="0E22FB29" w14:textId="77777777" w:rsidR="00E60591" w:rsidRDefault="00E60591" w:rsidP="00E60591">
            <w:pPr>
              <w:pStyle w:val="CopticCross"/>
            </w:pPr>
            <w:r>
              <w:t>¿</w:t>
            </w:r>
          </w:p>
        </w:tc>
        <w:tc>
          <w:tcPr>
            <w:tcW w:w="3960" w:type="dxa"/>
          </w:tcPr>
          <w:p w14:paraId="6F0A0079" w14:textId="77777777" w:rsidR="00E60591" w:rsidRDefault="00E60591" w:rsidP="00E60591">
            <w:pPr>
              <w:pStyle w:val="EngHang"/>
            </w:pPr>
            <w:r>
              <w:t>Confirm and keep all the presbyters,</w:t>
            </w:r>
          </w:p>
          <w:p w14:paraId="6DC12514" w14:textId="77777777" w:rsidR="00E60591" w:rsidRDefault="00E60591" w:rsidP="00E60591">
            <w:pPr>
              <w:pStyle w:val="EngHang"/>
            </w:pPr>
            <w:r>
              <w:t>And the deacons,</w:t>
            </w:r>
          </w:p>
          <w:p w14:paraId="25B86BAD" w14:textId="77777777" w:rsidR="00E60591" w:rsidRDefault="00E60591" w:rsidP="00E60591">
            <w:pPr>
              <w:pStyle w:val="EngHang"/>
            </w:pPr>
            <w:r>
              <w:t>And keep our holy Church,</w:t>
            </w:r>
          </w:p>
          <w:p w14:paraId="2F07859E" w14:textId="77777777" w:rsidR="00E60591" w:rsidRDefault="00E60591" w:rsidP="00E60591">
            <w:pPr>
              <w:pStyle w:val="EngHangEnd"/>
            </w:pPr>
            <w:r>
              <w:t>Offering the acceptable Sacrifice.</w:t>
            </w:r>
          </w:p>
        </w:tc>
      </w:tr>
    </w:tbl>
    <w:p w14:paraId="18BF8ADC" w14:textId="77777777" w:rsidR="00E60591" w:rsidRDefault="00E60591" w:rsidP="00E60591">
      <w:pPr>
        <w:pStyle w:val="EngHangEnd"/>
        <w:sectPr w:rsidR="00E60591" w:rsidSect="00E60591">
          <w:headerReference w:type="default" r:id="rId22"/>
          <w:type w:val="oddPage"/>
          <w:pgSz w:w="11880" w:h="15480" w:code="1"/>
          <w:pgMar w:top="1080" w:right="1440" w:bottom="1440" w:left="1080" w:header="720" w:footer="720" w:gutter="504"/>
          <w:cols w:space="720"/>
          <w:docGrid w:linePitch="360"/>
        </w:sectPr>
      </w:pPr>
    </w:p>
    <w:p w14:paraId="073EE142" w14:textId="77777777" w:rsidR="00E60591" w:rsidRDefault="00E60591" w:rsidP="00E60591">
      <w:pPr>
        <w:pStyle w:val="Heading3"/>
      </w:pPr>
      <w:bookmarkStart w:id="1146" w:name="_Ref452620495"/>
      <w:bookmarkStart w:id="1147" w:name="_Toc479145666"/>
      <w:r>
        <w:lastRenderedPageBreak/>
        <w:t>Hymn on the Friday Theotokia</w:t>
      </w:r>
      <w:bookmarkEnd w:id="1146"/>
      <w:bookmarkEnd w:id="1147"/>
    </w:p>
    <w:p w14:paraId="12545175" w14:textId="77777777" w:rsidR="00E60591" w:rsidRPr="004E1167"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0FB38166" w14:textId="77777777" w:rsidTr="00E60591">
        <w:trPr>
          <w:cantSplit/>
        </w:trPr>
        <w:tc>
          <w:tcPr>
            <w:tcW w:w="288" w:type="dxa"/>
          </w:tcPr>
          <w:p w14:paraId="47C5BCFC" w14:textId="77777777" w:rsidR="00E60591" w:rsidRDefault="00E60591" w:rsidP="00E60591">
            <w:pPr>
              <w:pStyle w:val="CopticCross"/>
            </w:pPr>
          </w:p>
        </w:tc>
        <w:tc>
          <w:tcPr>
            <w:tcW w:w="3960" w:type="dxa"/>
          </w:tcPr>
          <w:p w14:paraId="07EFF454" w14:textId="77777777" w:rsidR="00E60591" w:rsidRDefault="00E60591" w:rsidP="00E60591">
            <w:pPr>
              <w:pStyle w:val="EngHang"/>
            </w:pPr>
            <w:r>
              <w:t>I begin by the Name of the Lord Jesus,</w:t>
            </w:r>
          </w:p>
          <w:p w14:paraId="1B7CF9C2" w14:textId="77777777" w:rsidR="00E60591" w:rsidRDefault="00E60591" w:rsidP="00E60591">
            <w:pPr>
              <w:pStyle w:val="EngHang"/>
            </w:pPr>
            <w:r>
              <w:t>And ask of His goodness in awe,</w:t>
            </w:r>
          </w:p>
          <w:p w14:paraId="248646A5" w14:textId="77777777" w:rsidR="00E60591" w:rsidRDefault="00E60591" w:rsidP="00E60591">
            <w:pPr>
              <w:pStyle w:val="EngHang"/>
            </w:pPr>
            <w:r>
              <w:t>That He might raise my mind to the heavenly,</w:t>
            </w:r>
          </w:p>
          <w:p w14:paraId="4E50E023" w14:textId="77777777" w:rsidR="00E60591" w:rsidRDefault="00E60591" w:rsidP="00E60591">
            <w:pPr>
              <w:pStyle w:val="EngHangEnd"/>
            </w:pPr>
            <w:r>
              <w:t>That I might praise the Daughter of Zion.</w:t>
            </w:r>
          </w:p>
        </w:tc>
      </w:tr>
      <w:tr w:rsidR="00E60591" w14:paraId="0EF0108B" w14:textId="77777777" w:rsidTr="00E60591">
        <w:trPr>
          <w:cantSplit/>
        </w:trPr>
        <w:tc>
          <w:tcPr>
            <w:tcW w:w="288" w:type="dxa"/>
          </w:tcPr>
          <w:p w14:paraId="7477E1FF" w14:textId="77777777" w:rsidR="00E60591" w:rsidRPr="001E2E1C" w:rsidRDefault="00E60591" w:rsidP="00E60591">
            <w:pPr>
              <w:pStyle w:val="CopticCross"/>
            </w:pPr>
            <w:r>
              <w:t>¿</w:t>
            </w:r>
          </w:p>
        </w:tc>
        <w:tc>
          <w:tcPr>
            <w:tcW w:w="3960" w:type="dxa"/>
          </w:tcPr>
          <w:p w14:paraId="3625D977" w14:textId="77777777" w:rsidR="00E60591" w:rsidRDefault="00E60591" w:rsidP="00E60591">
            <w:pPr>
              <w:pStyle w:val="EngHang"/>
            </w:pPr>
            <w:r>
              <w:t>I begin my hymn</w:t>
            </w:r>
          </w:p>
          <w:p w14:paraId="65147E5F" w14:textId="77777777" w:rsidR="00E60591" w:rsidRDefault="00E60591" w:rsidP="00E60591">
            <w:pPr>
              <w:pStyle w:val="EngHang"/>
            </w:pPr>
            <w:r>
              <w:t>By greeting the firstborn,</w:t>
            </w:r>
          </w:p>
          <w:p w14:paraId="5E41020A" w14:textId="77777777" w:rsidR="00E60591" w:rsidRDefault="00E60591" w:rsidP="00E60591">
            <w:pPr>
              <w:pStyle w:val="EngHang"/>
            </w:pPr>
            <w:r>
              <w:t>For all my sicknesses</w:t>
            </w:r>
          </w:p>
          <w:p w14:paraId="7EF81950" w14:textId="77777777" w:rsidR="00E60591" w:rsidRDefault="00E60591" w:rsidP="00E60591">
            <w:pPr>
              <w:pStyle w:val="EngHangEnd"/>
            </w:pPr>
            <w:r>
              <w:t>Are cured through her suffering.</w:t>
            </w:r>
          </w:p>
        </w:tc>
      </w:tr>
      <w:tr w:rsidR="00E60591" w14:paraId="4E92CD55" w14:textId="77777777" w:rsidTr="00E60591">
        <w:trPr>
          <w:cantSplit/>
        </w:trPr>
        <w:tc>
          <w:tcPr>
            <w:tcW w:w="288" w:type="dxa"/>
          </w:tcPr>
          <w:p w14:paraId="2AB76F5A" w14:textId="77777777" w:rsidR="00E60591" w:rsidRDefault="00E60591" w:rsidP="00E60591">
            <w:pPr>
              <w:pStyle w:val="CopticCross"/>
            </w:pPr>
          </w:p>
        </w:tc>
        <w:tc>
          <w:tcPr>
            <w:tcW w:w="3960" w:type="dxa"/>
          </w:tcPr>
          <w:p w14:paraId="5A3794C7" w14:textId="77777777" w:rsidR="00E60591" w:rsidRDefault="00E60591" w:rsidP="00E60591">
            <w:pPr>
              <w:pStyle w:val="EngHang"/>
            </w:pPr>
            <w:r>
              <w:t>My soul longs for her,</w:t>
            </w:r>
          </w:p>
          <w:p w14:paraId="21538244" w14:textId="77777777" w:rsidR="00E60591" w:rsidRDefault="00E60591" w:rsidP="00E60591">
            <w:pPr>
              <w:pStyle w:val="EngHang"/>
            </w:pPr>
            <w:r>
              <w:t>And is in her hands,</w:t>
            </w:r>
          </w:p>
          <w:p w14:paraId="1BB93ABB" w14:textId="77777777" w:rsidR="00E60591" w:rsidRDefault="00E60591" w:rsidP="00E60591">
            <w:pPr>
              <w:pStyle w:val="EngHang"/>
            </w:pPr>
            <w:r>
              <w:t>For I depend on her</w:t>
            </w:r>
          </w:p>
          <w:p w14:paraId="2C0ECB1C" w14:textId="77777777" w:rsidR="00E60591" w:rsidRDefault="00E60591" w:rsidP="00E60591">
            <w:pPr>
              <w:pStyle w:val="EngHangEnd"/>
            </w:pPr>
            <w:r>
              <w:t>That I might be delivered from the Evil One.</w:t>
            </w:r>
          </w:p>
        </w:tc>
      </w:tr>
      <w:tr w:rsidR="00E60591" w14:paraId="61335011" w14:textId="77777777" w:rsidTr="00E60591">
        <w:trPr>
          <w:cantSplit/>
        </w:trPr>
        <w:tc>
          <w:tcPr>
            <w:tcW w:w="288" w:type="dxa"/>
          </w:tcPr>
          <w:p w14:paraId="70DC1FC0" w14:textId="77777777" w:rsidR="00E60591" w:rsidRDefault="00E60591" w:rsidP="00E60591">
            <w:pPr>
              <w:pStyle w:val="CopticCross"/>
            </w:pPr>
            <w:r>
              <w:t>¿</w:t>
            </w:r>
          </w:p>
        </w:tc>
        <w:tc>
          <w:tcPr>
            <w:tcW w:w="3960" w:type="dxa"/>
          </w:tcPr>
          <w:p w14:paraId="47BAFBD7" w14:textId="77777777" w:rsidR="00E60591" w:rsidRDefault="00E60591" w:rsidP="00E60591">
            <w:pPr>
              <w:pStyle w:val="EngHang"/>
            </w:pPr>
            <w:r>
              <w:t>Come to our aide, O Mother of the Light!</w:t>
            </w:r>
          </w:p>
          <w:p w14:paraId="6B5C40F1" w14:textId="77777777" w:rsidR="00E60591" w:rsidRDefault="00E60591" w:rsidP="00E60591">
            <w:pPr>
              <w:pStyle w:val="EngHang"/>
            </w:pPr>
            <w:r>
              <w:t>Please, Mary, from whom came the Logos,</w:t>
            </w:r>
          </w:p>
          <w:p w14:paraId="4D345596" w14:textId="77777777" w:rsidR="00E60591" w:rsidRDefault="00E60591" w:rsidP="00E60591">
            <w:pPr>
              <w:pStyle w:val="EngHang"/>
            </w:pPr>
            <w:r>
              <w:t>The Creator of all flesh,</w:t>
            </w:r>
          </w:p>
          <w:p w14:paraId="6BC43507" w14:textId="77777777" w:rsidR="00E60591" w:rsidRDefault="00E60591" w:rsidP="00E60591">
            <w:pPr>
              <w:pStyle w:val="EngHangEnd"/>
            </w:pPr>
            <w:r>
              <w:t>Save us from all evil!</w:t>
            </w:r>
          </w:p>
        </w:tc>
      </w:tr>
      <w:tr w:rsidR="00E60591" w14:paraId="698B9A92" w14:textId="77777777" w:rsidTr="00E60591">
        <w:trPr>
          <w:cantSplit/>
        </w:trPr>
        <w:tc>
          <w:tcPr>
            <w:tcW w:w="288" w:type="dxa"/>
          </w:tcPr>
          <w:p w14:paraId="08938634" w14:textId="77777777" w:rsidR="00E60591" w:rsidRDefault="00E60591" w:rsidP="00E60591">
            <w:pPr>
              <w:pStyle w:val="CopticCross"/>
            </w:pPr>
          </w:p>
        </w:tc>
        <w:tc>
          <w:tcPr>
            <w:tcW w:w="3960" w:type="dxa"/>
          </w:tcPr>
          <w:p w14:paraId="1E902D31" w14:textId="77777777" w:rsidR="00E60591" w:rsidRDefault="00E60591" w:rsidP="00E60591">
            <w:pPr>
              <w:pStyle w:val="EngHang"/>
            </w:pPr>
            <w:r>
              <w:t>All my thoughts becane darkness,</w:t>
            </w:r>
          </w:p>
          <w:p w14:paraId="1C228266" w14:textId="77777777" w:rsidR="00E60591" w:rsidRDefault="00E60591" w:rsidP="00E60591">
            <w:pPr>
              <w:pStyle w:val="EngHang"/>
            </w:pPr>
            <w:r>
              <w:t>For I could not see the Light.</w:t>
            </w:r>
          </w:p>
          <w:p w14:paraId="72F15579" w14:textId="77777777" w:rsidR="00E60591" w:rsidRDefault="00E60591" w:rsidP="00E60591">
            <w:pPr>
              <w:pStyle w:val="EngHang"/>
            </w:pPr>
            <w:r>
              <w:t>Then a Virgin without a spouse</w:t>
            </w:r>
          </w:p>
          <w:p w14:paraId="2F68FBAB" w14:textId="77777777" w:rsidR="00E60591" w:rsidRDefault="00E60591" w:rsidP="00E60591">
            <w:pPr>
              <w:pStyle w:val="EngHangEnd"/>
            </w:pPr>
            <w:r>
              <w:t>Carried the Hidden Mystery.</w:t>
            </w:r>
          </w:p>
        </w:tc>
      </w:tr>
      <w:tr w:rsidR="00E60591" w14:paraId="73FC4A9C" w14:textId="77777777" w:rsidTr="00E60591">
        <w:trPr>
          <w:cantSplit/>
        </w:trPr>
        <w:tc>
          <w:tcPr>
            <w:tcW w:w="288" w:type="dxa"/>
          </w:tcPr>
          <w:p w14:paraId="2BB5CFDF" w14:textId="77777777" w:rsidR="00E60591" w:rsidRDefault="00E60591" w:rsidP="00E60591">
            <w:pPr>
              <w:pStyle w:val="CopticCross"/>
            </w:pPr>
            <w:r>
              <w:t>¿</w:t>
            </w:r>
          </w:p>
        </w:tc>
        <w:tc>
          <w:tcPr>
            <w:tcW w:w="3960" w:type="dxa"/>
          </w:tcPr>
          <w:p w14:paraId="78F46903" w14:textId="77777777" w:rsidR="00E60591" w:rsidRDefault="00E60591" w:rsidP="00E60591">
            <w:pPr>
              <w:pStyle w:val="EngHang"/>
            </w:pPr>
            <w:r>
              <w:t>O Creator of the visible and the invisible,</w:t>
            </w:r>
          </w:p>
          <w:p w14:paraId="536D9179" w14:textId="77777777" w:rsidR="00E60591" w:rsidRDefault="00E60591" w:rsidP="00E60591">
            <w:pPr>
              <w:pStyle w:val="EngHang"/>
            </w:pPr>
            <w:r>
              <w:t>How could a human womb contain You?</w:t>
            </w:r>
          </w:p>
          <w:p w14:paraId="2D72B2B0" w14:textId="77777777" w:rsidR="00E60591" w:rsidRDefault="00E60591" w:rsidP="00E60591">
            <w:pPr>
              <w:pStyle w:val="EngHang"/>
            </w:pPr>
            <w:r>
              <w:t>All you wise and larened,</w:t>
            </w:r>
          </w:p>
          <w:p w14:paraId="243DDAB6" w14:textId="77777777" w:rsidR="00E60591" w:rsidRDefault="00E60591" w:rsidP="00E60591">
            <w:pPr>
              <w:pStyle w:val="EngHangEnd"/>
            </w:pPr>
            <w:r>
              <w:t>Tell me how this could be!</w:t>
            </w:r>
          </w:p>
        </w:tc>
      </w:tr>
      <w:tr w:rsidR="00E60591" w14:paraId="346869FB" w14:textId="77777777" w:rsidTr="00E60591">
        <w:trPr>
          <w:cantSplit/>
        </w:trPr>
        <w:tc>
          <w:tcPr>
            <w:tcW w:w="288" w:type="dxa"/>
          </w:tcPr>
          <w:p w14:paraId="30C7425A" w14:textId="77777777" w:rsidR="00E60591" w:rsidRDefault="00E60591" w:rsidP="00E60591">
            <w:pPr>
              <w:pStyle w:val="CopticCross"/>
            </w:pPr>
          </w:p>
        </w:tc>
        <w:tc>
          <w:tcPr>
            <w:tcW w:w="3960" w:type="dxa"/>
          </w:tcPr>
          <w:p w14:paraId="67493DF3" w14:textId="77777777" w:rsidR="00E60591" w:rsidRDefault="00E60591" w:rsidP="00E60591">
            <w:pPr>
              <w:pStyle w:val="EngHang"/>
            </w:pPr>
            <w:r>
              <w:t>She is called the Mother of Mercy,</w:t>
            </w:r>
          </w:p>
          <w:p w14:paraId="7FDA8983" w14:textId="77777777" w:rsidR="00E60591" w:rsidRDefault="00E60591" w:rsidP="00E60591">
            <w:pPr>
              <w:pStyle w:val="EngHang"/>
            </w:pPr>
            <w:r>
              <w:t>And Full of Grace.</w:t>
            </w:r>
          </w:p>
          <w:p w14:paraId="7DDA588D" w14:textId="77777777" w:rsidR="00E60591" w:rsidRDefault="00E60591" w:rsidP="00E60591">
            <w:pPr>
              <w:pStyle w:val="EngHang"/>
            </w:pPr>
            <w:r>
              <w:t>Many prophesied of her,</w:t>
            </w:r>
          </w:p>
          <w:p w14:paraId="3C842411" w14:textId="77777777" w:rsidR="00E60591" w:rsidRDefault="00E60591" w:rsidP="00E60591">
            <w:pPr>
              <w:pStyle w:val="EngHangEnd"/>
            </w:pPr>
            <w:r>
              <w:t>The mother of the Logos.</w:t>
            </w:r>
          </w:p>
        </w:tc>
      </w:tr>
      <w:tr w:rsidR="00E60591" w14:paraId="5DE87174" w14:textId="77777777" w:rsidTr="00E60591">
        <w:trPr>
          <w:cantSplit/>
        </w:trPr>
        <w:tc>
          <w:tcPr>
            <w:tcW w:w="288" w:type="dxa"/>
          </w:tcPr>
          <w:p w14:paraId="24B698CD" w14:textId="77777777" w:rsidR="00E60591" w:rsidRDefault="00E60591" w:rsidP="00E60591">
            <w:pPr>
              <w:pStyle w:val="CopticCross"/>
            </w:pPr>
            <w:r>
              <w:t>¿</w:t>
            </w:r>
          </w:p>
        </w:tc>
        <w:tc>
          <w:tcPr>
            <w:tcW w:w="3960" w:type="dxa"/>
          </w:tcPr>
          <w:p w14:paraId="0C10C96B" w14:textId="77777777" w:rsidR="00E60591" w:rsidRDefault="00E60591" w:rsidP="00E60591">
            <w:pPr>
              <w:pStyle w:val="EngHang"/>
            </w:pPr>
            <w:r>
              <w:t>Let me praise you and proclaim,</w:t>
            </w:r>
          </w:p>
          <w:p w14:paraId="7B0BB248" w14:textId="77777777" w:rsidR="00E60591" w:rsidRDefault="00E60591" w:rsidP="00E60591">
            <w:pPr>
              <w:pStyle w:val="EngHang"/>
            </w:pPr>
            <w:r>
              <w:t>“You are blessed, O calibate Virgin,</w:t>
            </w:r>
          </w:p>
          <w:p w14:paraId="0AC37F00" w14:textId="77777777" w:rsidR="00E60591" w:rsidRDefault="00E60591" w:rsidP="00E60591">
            <w:pPr>
              <w:pStyle w:val="EngHang"/>
            </w:pPr>
            <w:r>
              <w:t>From whom came the Logos,</w:t>
            </w:r>
          </w:p>
          <w:p w14:paraId="08EBECCF" w14:textId="77777777" w:rsidR="00E60591" w:rsidRDefault="00E60591" w:rsidP="00E60591">
            <w:pPr>
              <w:pStyle w:val="EngHangEnd"/>
            </w:pPr>
            <w:r>
              <w:t>The Saviour of all flesh.”</w:t>
            </w:r>
          </w:p>
        </w:tc>
      </w:tr>
      <w:tr w:rsidR="00E60591" w14:paraId="03B7B681" w14:textId="77777777" w:rsidTr="00E60591">
        <w:trPr>
          <w:cantSplit/>
        </w:trPr>
        <w:tc>
          <w:tcPr>
            <w:tcW w:w="288" w:type="dxa"/>
          </w:tcPr>
          <w:p w14:paraId="39554815" w14:textId="77777777" w:rsidR="00E60591" w:rsidRDefault="00E60591" w:rsidP="00E60591">
            <w:pPr>
              <w:pStyle w:val="CopticCross"/>
            </w:pPr>
          </w:p>
        </w:tc>
        <w:tc>
          <w:tcPr>
            <w:tcW w:w="3960" w:type="dxa"/>
          </w:tcPr>
          <w:p w14:paraId="17BB1869" w14:textId="77777777" w:rsidR="00E60591" w:rsidRDefault="00E60591" w:rsidP="00E60591">
            <w:pPr>
              <w:pStyle w:val="EngHang"/>
            </w:pPr>
            <w:r>
              <w:t>The Spirit of Truth, the Paraclete,</w:t>
            </w:r>
          </w:p>
          <w:p w14:paraId="7FA43242" w14:textId="77777777" w:rsidR="00E60591" w:rsidRDefault="00E60591" w:rsidP="00E60591">
            <w:pPr>
              <w:pStyle w:val="EngHang"/>
            </w:pPr>
            <w:r>
              <w:t>Came upon her. O the Good News,</w:t>
            </w:r>
          </w:p>
          <w:p w14:paraId="5928FE11" w14:textId="77777777" w:rsidR="00E60591" w:rsidRDefault="00E60591" w:rsidP="00E60591">
            <w:pPr>
              <w:pStyle w:val="EngHang"/>
            </w:pPr>
            <w:r>
              <w:t>That we may Praise Him, the Lord and Saviour,</w:t>
            </w:r>
          </w:p>
          <w:p w14:paraId="14A7C831" w14:textId="77777777" w:rsidR="00E60591" w:rsidRDefault="00E60591" w:rsidP="00E60591">
            <w:pPr>
              <w:pStyle w:val="EngHangEnd"/>
            </w:pPr>
            <w:r>
              <w:t>Who knows what was and is and shall be.</w:t>
            </w:r>
          </w:p>
        </w:tc>
      </w:tr>
      <w:tr w:rsidR="00E60591" w14:paraId="2ECC80D2" w14:textId="77777777" w:rsidTr="00E60591">
        <w:trPr>
          <w:cantSplit/>
        </w:trPr>
        <w:tc>
          <w:tcPr>
            <w:tcW w:w="288" w:type="dxa"/>
          </w:tcPr>
          <w:p w14:paraId="39E116E8" w14:textId="77777777" w:rsidR="00E60591" w:rsidRDefault="00E60591" w:rsidP="00E60591">
            <w:pPr>
              <w:pStyle w:val="CopticCross"/>
            </w:pPr>
            <w:r>
              <w:t>¿</w:t>
            </w:r>
          </w:p>
        </w:tc>
        <w:tc>
          <w:tcPr>
            <w:tcW w:w="3960" w:type="dxa"/>
          </w:tcPr>
          <w:p w14:paraId="0B3883EC" w14:textId="77777777" w:rsidR="00E60591" w:rsidRDefault="00E60591" w:rsidP="00E60591">
            <w:pPr>
              <w:pStyle w:val="EngHang"/>
            </w:pPr>
            <w:r>
              <w:t>He adorned Mary with His Advent,</w:t>
            </w:r>
          </w:p>
          <w:p w14:paraId="1229ACB5" w14:textId="77777777" w:rsidR="00E60591" w:rsidRDefault="00E60591" w:rsidP="00E60591">
            <w:pPr>
              <w:pStyle w:val="EngHang"/>
            </w:pPr>
            <w:r>
              <w:t>And fulfilled what the prophets had proclaimed.</w:t>
            </w:r>
          </w:p>
          <w:p w14:paraId="63D36987" w14:textId="77777777" w:rsidR="00E60591" w:rsidRDefault="00E60591" w:rsidP="00E60591">
            <w:pPr>
              <w:pStyle w:val="EngHang"/>
            </w:pPr>
            <w:r>
              <w:t>Magi came and worshipped Him,</w:t>
            </w:r>
          </w:p>
          <w:p w14:paraId="40844EB6" w14:textId="77777777" w:rsidR="00E60591" w:rsidRDefault="00E60591" w:rsidP="00E60591">
            <w:pPr>
              <w:pStyle w:val="EngHangEnd"/>
            </w:pPr>
            <w:r>
              <w:t>Offering precious gifts.</w:t>
            </w:r>
          </w:p>
        </w:tc>
      </w:tr>
      <w:tr w:rsidR="00E60591" w14:paraId="1F4413FA" w14:textId="77777777" w:rsidTr="00E60591">
        <w:trPr>
          <w:cantSplit/>
        </w:trPr>
        <w:tc>
          <w:tcPr>
            <w:tcW w:w="288" w:type="dxa"/>
          </w:tcPr>
          <w:p w14:paraId="7676D6EC" w14:textId="77777777" w:rsidR="00E60591" w:rsidRDefault="00E60591" w:rsidP="00E60591">
            <w:pPr>
              <w:pStyle w:val="CopticCross"/>
            </w:pPr>
          </w:p>
        </w:tc>
        <w:tc>
          <w:tcPr>
            <w:tcW w:w="3960" w:type="dxa"/>
          </w:tcPr>
          <w:p w14:paraId="48200562" w14:textId="77777777" w:rsidR="00E60591" w:rsidRDefault="00E60591" w:rsidP="00E60591">
            <w:pPr>
              <w:pStyle w:val="EngHang"/>
            </w:pPr>
            <w:r>
              <w:t>Our Lord accepted suffering,</w:t>
            </w:r>
          </w:p>
          <w:p w14:paraId="0F7B5EF1" w14:textId="77777777" w:rsidR="00E60591" w:rsidRDefault="00E60591" w:rsidP="00E60591">
            <w:pPr>
              <w:pStyle w:val="EngHang"/>
            </w:pPr>
            <w:r>
              <w:t>Died, was buried in the tomb, and He rose;</w:t>
            </w:r>
          </w:p>
          <w:p w14:paraId="0AF5EAF7" w14:textId="77777777" w:rsidR="00E60591" w:rsidRDefault="00E60591" w:rsidP="00E60591">
            <w:pPr>
              <w:pStyle w:val="EngHang"/>
            </w:pPr>
            <w:r>
              <w:t>Mary was filled with joyful peace</w:t>
            </w:r>
          </w:p>
          <w:p w14:paraId="1743CE0A" w14:textId="77777777" w:rsidR="00E60591" w:rsidRDefault="00E60591" w:rsidP="00E60591">
            <w:pPr>
              <w:pStyle w:val="EngHangEnd"/>
            </w:pPr>
            <w:r>
              <w:t>As He appeared to the Apostles.</w:t>
            </w:r>
          </w:p>
        </w:tc>
      </w:tr>
      <w:tr w:rsidR="00E60591" w14:paraId="432B8260" w14:textId="77777777" w:rsidTr="00E60591">
        <w:trPr>
          <w:cantSplit/>
        </w:trPr>
        <w:tc>
          <w:tcPr>
            <w:tcW w:w="288" w:type="dxa"/>
          </w:tcPr>
          <w:p w14:paraId="11BF1618" w14:textId="77777777" w:rsidR="00E60591" w:rsidRDefault="00E60591" w:rsidP="00E60591">
            <w:pPr>
              <w:pStyle w:val="CopticCross"/>
            </w:pPr>
            <w:r>
              <w:t>¿</w:t>
            </w:r>
          </w:p>
        </w:tc>
        <w:tc>
          <w:tcPr>
            <w:tcW w:w="3960" w:type="dxa"/>
          </w:tcPr>
          <w:p w14:paraId="6ABF5A01" w14:textId="77777777" w:rsidR="00E60591" w:rsidRDefault="00E60591" w:rsidP="00E60591">
            <w:pPr>
              <w:pStyle w:val="EngHang"/>
            </w:pPr>
            <w:r>
              <w:t>You are likened to Noah’s ark.</w:t>
            </w:r>
          </w:p>
          <w:p w14:paraId="49ECB68C" w14:textId="77777777" w:rsidR="00E60591" w:rsidRDefault="00E60591" w:rsidP="00E60591">
            <w:pPr>
              <w:pStyle w:val="EngHang"/>
            </w:pPr>
            <w:r>
              <w:t>You healed our wounds,</w:t>
            </w:r>
          </w:p>
          <w:p w14:paraId="1923FF10" w14:textId="77777777" w:rsidR="00E60591" w:rsidRDefault="00E60591" w:rsidP="00E60591">
            <w:pPr>
              <w:pStyle w:val="EngHang"/>
            </w:pPr>
            <w:r>
              <w:t>And restored joy to Adam</w:t>
            </w:r>
          </w:p>
          <w:p w14:paraId="14FCD95D" w14:textId="77777777" w:rsidR="00E60591" w:rsidRDefault="00E60591" w:rsidP="00E60591">
            <w:pPr>
              <w:pStyle w:val="EngHangEnd"/>
            </w:pPr>
            <w:r>
              <w:t>With unexplained oblation.</w:t>
            </w:r>
          </w:p>
        </w:tc>
      </w:tr>
      <w:tr w:rsidR="00E60591" w14:paraId="53888BA4" w14:textId="77777777" w:rsidTr="00E60591">
        <w:trPr>
          <w:cantSplit/>
        </w:trPr>
        <w:tc>
          <w:tcPr>
            <w:tcW w:w="288" w:type="dxa"/>
          </w:tcPr>
          <w:p w14:paraId="7735828D" w14:textId="77777777" w:rsidR="00E60591" w:rsidRDefault="00E60591" w:rsidP="00E60591">
            <w:pPr>
              <w:pStyle w:val="CopticCross"/>
            </w:pPr>
          </w:p>
        </w:tc>
        <w:tc>
          <w:tcPr>
            <w:tcW w:w="3960" w:type="dxa"/>
          </w:tcPr>
          <w:p w14:paraId="5ADE47B8" w14:textId="77777777" w:rsidR="00E60591" w:rsidRDefault="00E60591" w:rsidP="00E60591">
            <w:pPr>
              <w:pStyle w:val="EngHang"/>
            </w:pPr>
            <w:r>
              <w:t>You became a lamp, O Mary,</w:t>
            </w:r>
          </w:p>
          <w:p w14:paraId="1C723849" w14:textId="77777777" w:rsidR="00E60591" w:rsidRDefault="00E60591" w:rsidP="00E60591">
            <w:pPr>
              <w:pStyle w:val="EngHang"/>
            </w:pPr>
            <w:r>
              <w:t>From you the world received the Light,</w:t>
            </w:r>
          </w:p>
          <w:p w14:paraId="64E60536" w14:textId="77777777" w:rsidR="00E60591" w:rsidRDefault="00E60591" w:rsidP="00E60591">
            <w:pPr>
              <w:pStyle w:val="EngHang"/>
            </w:pPr>
            <w:r>
              <w:t>The one, whose fragrance spread,</w:t>
            </w:r>
          </w:p>
          <w:p w14:paraId="6762C766" w14:textId="77777777" w:rsidR="00E60591" w:rsidRDefault="00E60591" w:rsidP="00E60591">
            <w:pPr>
              <w:pStyle w:val="EngHangEnd"/>
            </w:pPr>
            <w:r>
              <w:t>And was smelled by all the righteous.</w:t>
            </w:r>
          </w:p>
        </w:tc>
      </w:tr>
      <w:tr w:rsidR="00E60591" w14:paraId="2096D0EE" w14:textId="77777777" w:rsidTr="00E60591">
        <w:trPr>
          <w:cantSplit/>
        </w:trPr>
        <w:tc>
          <w:tcPr>
            <w:tcW w:w="288" w:type="dxa"/>
          </w:tcPr>
          <w:p w14:paraId="3861E886" w14:textId="77777777" w:rsidR="00E60591" w:rsidRDefault="00E60591" w:rsidP="00E60591">
            <w:pPr>
              <w:pStyle w:val="CopticCross"/>
            </w:pPr>
            <w:r>
              <w:t>¿</w:t>
            </w:r>
          </w:p>
        </w:tc>
        <w:tc>
          <w:tcPr>
            <w:tcW w:w="3960" w:type="dxa"/>
          </w:tcPr>
          <w:p w14:paraId="1F221D45" w14:textId="77777777" w:rsidR="00E60591" w:rsidRDefault="00E60591" w:rsidP="00E60591">
            <w:pPr>
              <w:pStyle w:val="EngHang"/>
            </w:pPr>
            <w:r>
              <w:t>When the rational sheep lost his way,</w:t>
            </w:r>
          </w:p>
          <w:p w14:paraId="7AC9A991" w14:textId="77777777" w:rsidR="00E60591" w:rsidRDefault="00E60591" w:rsidP="00E60591">
            <w:pPr>
              <w:pStyle w:val="EngHang"/>
            </w:pPr>
            <w:r>
              <w:t>The Shepherd sought the lost one to redeem him,</w:t>
            </w:r>
          </w:p>
          <w:p w14:paraId="257B2726" w14:textId="77777777" w:rsidR="00E60591" w:rsidRDefault="00E60591" w:rsidP="00E60591">
            <w:pPr>
              <w:pStyle w:val="EngHang"/>
            </w:pPr>
            <w:r>
              <w:t>When He fulfilled His true promise,</w:t>
            </w:r>
          </w:p>
          <w:p w14:paraId="00999FDF" w14:textId="77777777" w:rsidR="00E60591" w:rsidRDefault="00E60591" w:rsidP="00E60591">
            <w:pPr>
              <w:pStyle w:val="EngHangEnd"/>
            </w:pPr>
            <w:r>
              <w:t>Appearing to us in the flesh.</w:t>
            </w:r>
          </w:p>
        </w:tc>
      </w:tr>
      <w:tr w:rsidR="00E60591" w14:paraId="2A96B65C" w14:textId="77777777" w:rsidTr="00E60591">
        <w:trPr>
          <w:cantSplit/>
        </w:trPr>
        <w:tc>
          <w:tcPr>
            <w:tcW w:w="288" w:type="dxa"/>
          </w:tcPr>
          <w:p w14:paraId="54DA06AA" w14:textId="77777777" w:rsidR="00E60591" w:rsidRDefault="00E60591" w:rsidP="00E60591">
            <w:pPr>
              <w:pStyle w:val="CopticCross"/>
            </w:pPr>
          </w:p>
        </w:tc>
        <w:tc>
          <w:tcPr>
            <w:tcW w:w="3960" w:type="dxa"/>
          </w:tcPr>
          <w:p w14:paraId="4B3E82AF" w14:textId="77777777" w:rsidR="00E60591" w:rsidRDefault="00E60591" w:rsidP="00E60591">
            <w:pPr>
              <w:pStyle w:val="EngHang"/>
            </w:pPr>
            <w:r>
              <w:t>You are blessed, O Full of Grace,</w:t>
            </w:r>
          </w:p>
          <w:p w14:paraId="38284A58" w14:textId="77777777" w:rsidR="00E60591" w:rsidRDefault="00E60591" w:rsidP="00E60591">
            <w:pPr>
              <w:pStyle w:val="EngHang"/>
            </w:pPr>
            <w:r>
              <w:t>Who became like a lighthouse,</w:t>
            </w:r>
          </w:p>
          <w:p w14:paraId="7CB8D27B" w14:textId="77777777" w:rsidR="00E60591" w:rsidRDefault="00E60591" w:rsidP="00E60591">
            <w:pPr>
              <w:pStyle w:val="EngHang"/>
            </w:pPr>
            <w:r>
              <w:t>And like a fishing hook,</w:t>
            </w:r>
          </w:p>
          <w:p w14:paraId="596FA195" w14:textId="77777777" w:rsidR="00E60591" w:rsidRDefault="00E60591" w:rsidP="00E60591">
            <w:pPr>
              <w:pStyle w:val="EngHangEnd"/>
            </w:pPr>
            <w:r>
              <w:t>Catching the intellect of mankind.</w:t>
            </w:r>
          </w:p>
        </w:tc>
      </w:tr>
      <w:tr w:rsidR="00E60591" w14:paraId="49E9A225" w14:textId="77777777" w:rsidTr="00E60591">
        <w:trPr>
          <w:cantSplit/>
        </w:trPr>
        <w:tc>
          <w:tcPr>
            <w:tcW w:w="288" w:type="dxa"/>
          </w:tcPr>
          <w:p w14:paraId="72DEAA1B" w14:textId="77777777" w:rsidR="00E60591" w:rsidRDefault="00E60591" w:rsidP="00E60591">
            <w:pPr>
              <w:pStyle w:val="CopticCross"/>
            </w:pPr>
            <w:r>
              <w:t>¿</w:t>
            </w:r>
          </w:p>
        </w:tc>
        <w:tc>
          <w:tcPr>
            <w:tcW w:w="3960" w:type="dxa"/>
          </w:tcPr>
          <w:p w14:paraId="6330C0F9" w14:textId="77777777" w:rsidR="00E60591" w:rsidRDefault="00E60591" w:rsidP="00E60591">
            <w:pPr>
              <w:pStyle w:val="EngHang"/>
            </w:pPr>
            <w:r>
              <w:t>The Cherubim covered you,</w:t>
            </w:r>
          </w:p>
          <w:p w14:paraId="6067F156" w14:textId="77777777" w:rsidR="00E60591" w:rsidRDefault="00E60591" w:rsidP="00E60591">
            <w:pPr>
              <w:pStyle w:val="EngHang"/>
            </w:pPr>
            <w:r>
              <w:t>O Mary, daughter of Joachim,</w:t>
            </w:r>
          </w:p>
          <w:p w14:paraId="0EA26B21" w14:textId="77777777" w:rsidR="00E60591" w:rsidRDefault="00E60591" w:rsidP="00E60591">
            <w:pPr>
              <w:pStyle w:val="EngHang"/>
            </w:pPr>
            <w:r>
              <w:t>In a great mystery,</w:t>
            </w:r>
          </w:p>
          <w:p w14:paraId="07F48046" w14:textId="77777777" w:rsidR="00E60591" w:rsidRDefault="00E60591" w:rsidP="00E60591">
            <w:pPr>
              <w:pStyle w:val="EngHangEnd"/>
            </w:pPr>
            <w:r>
              <w:t>Not understood by the orders.</w:t>
            </w:r>
          </w:p>
        </w:tc>
      </w:tr>
      <w:tr w:rsidR="00E60591" w14:paraId="54F7B037" w14:textId="77777777" w:rsidTr="00E60591">
        <w:trPr>
          <w:cantSplit/>
        </w:trPr>
        <w:tc>
          <w:tcPr>
            <w:tcW w:w="288" w:type="dxa"/>
          </w:tcPr>
          <w:p w14:paraId="22FE3F6F" w14:textId="77777777" w:rsidR="00E60591" w:rsidRDefault="00E60591" w:rsidP="00E60591">
            <w:pPr>
              <w:pStyle w:val="CopticCross"/>
            </w:pPr>
          </w:p>
        </w:tc>
        <w:tc>
          <w:tcPr>
            <w:tcW w:w="3960" w:type="dxa"/>
          </w:tcPr>
          <w:p w14:paraId="0ED43E93" w14:textId="77777777" w:rsidR="00E60591" w:rsidRDefault="00E60591" w:rsidP="00E60591">
            <w:pPr>
              <w:pStyle w:val="EngHang"/>
            </w:pPr>
            <w:r>
              <w:t>Our Lord, Emmanuel,</w:t>
            </w:r>
          </w:p>
          <w:p w14:paraId="7F71382F" w14:textId="77777777" w:rsidR="00E60591" w:rsidRDefault="00E60591" w:rsidP="00E60591">
            <w:pPr>
              <w:pStyle w:val="EngHang"/>
            </w:pPr>
            <w:r>
              <w:t>God With Us,</w:t>
            </w:r>
          </w:p>
          <w:p w14:paraId="3585586A" w14:textId="77777777" w:rsidR="00E60591" w:rsidRDefault="00E60591" w:rsidP="00E60591">
            <w:pPr>
              <w:pStyle w:val="EngHang"/>
            </w:pPr>
            <w:r>
              <w:t>He came and saved us,</w:t>
            </w:r>
          </w:p>
          <w:p w14:paraId="579D9F5E" w14:textId="77777777" w:rsidR="00E60591" w:rsidRDefault="00E60591" w:rsidP="00E60591">
            <w:pPr>
              <w:pStyle w:val="EngHangEnd"/>
            </w:pPr>
            <w:r>
              <w:t>And we became children of God.</w:t>
            </w:r>
          </w:p>
        </w:tc>
      </w:tr>
      <w:tr w:rsidR="00E60591" w14:paraId="772B96FF" w14:textId="77777777" w:rsidTr="00E60591">
        <w:trPr>
          <w:cantSplit/>
        </w:trPr>
        <w:tc>
          <w:tcPr>
            <w:tcW w:w="288" w:type="dxa"/>
          </w:tcPr>
          <w:p w14:paraId="3D300A5E" w14:textId="77777777" w:rsidR="00E60591" w:rsidRDefault="00E60591" w:rsidP="00E60591">
            <w:pPr>
              <w:pStyle w:val="CopticCross"/>
            </w:pPr>
            <w:r>
              <w:t>¿</w:t>
            </w:r>
          </w:p>
        </w:tc>
        <w:tc>
          <w:tcPr>
            <w:tcW w:w="3960" w:type="dxa"/>
          </w:tcPr>
          <w:p w14:paraId="770A9090" w14:textId="77777777" w:rsidR="00E60591" w:rsidRDefault="00E60591" w:rsidP="00E60591">
            <w:pPr>
              <w:pStyle w:val="EngHang"/>
            </w:pPr>
            <w:r>
              <w:t>How could we see the invisible?</w:t>
            </w:r>
          </w:p>
          <w:p w14:paraId="6B58CB09" w14:textId="77777777" w:rsidR="00E60591" w:rsidRDefault="00E60591" w:rsidP="00E60591">
            <w:pPr>
              <w:pStyle w:val="EngHang"/>
            </w:pPr>
            <w:r>
              <w:t>How could the unlimited be contained?</w:t>
            </w:r>
          </w:p>
          <w:p w14:paraId="487219AC" w14:textId="77777777" w:rsidR="00E60591" w:rsidRDefault="00E60591" w:rsidP="00E60591">
            <w:pPr>
              <w:pStyle w:val="EngHang"/>
            </w:pPr>
            <w:r>
              <w:t>How could the unspoken be seen</w:t>
            </w:r>
          </w:p>
          <w:p w14:paraId="5C4FA9A2" w14:textId="77777777" w:rsidR="00E60591" w:rsidRDefault="00E60591" w:rsidP="00E60591">
            <w:pPr>
              <w:pStyle w:val="EngHangEnd"/>
            </w:pPr>
            <w:r>
              <w:t>With human eyes?</w:t>
            </w:r>
          </w:p>
        </w:tc>
      </w:tr>
      <w:tr w:rsidR="00E60591" w14:paraId="430221BB" w14:textId="77777777" w:rsidTr="00E60591">
        <w:trPr>
          <w:cantSplit/>
        </w:trPr>
        <w:tc>
          <w:tcPr>
            <w:tcW w:w="288" w:type="dxa"/>
          </w:tcPr>
          <w:p w14:paraId="5E4CAB19" w14:textId="77777777" w:rsidR="00E60591" w:rsidRDefault="00E60591" w:rsidP="00E60591">
            <w:pPr>
              <w:pStyle w:val="CopticCross"/>
            </w:pPr>
          </w:p>
        </w:tc>
        <w:tc>
          <w:tcPr>
            <w:tcW w:w="3960" w:type="dxa"/>
          </w:tcPr>
          <w:p w14:paraId="3E4CBEAA" w14:textId="77777777" w:rsidR="00E60591" w:rsidRDefault="00E60591" w:rsidP="00E60591">
            <w:pPr>
              <w:pStyle w:val="EngHang"/>
            </w:pPr>
            <w:r>
              <w:t>Jesus opened the door of Paradise,</w:t>
            </w:r>
          </w:p>
          <w:p w14:paraId="213B5EC5" w14:textId="77777777" w:rsidR="00E60591" w:rsidRDefault="00E60591" w:rsidP="00E60591">
            <w:pPr>
              <w:pStyle w:val="EngHang"/>
            </w:pPr>
            <w:r>
              <w:t>And brought all the righteous souls;</w:t>
            </w:r>
          </w:p>
          <w:p w14:paraId="7DAF6B54" w14:textId="77777777" w:rsidR="00E60591" w:rsidRDefault="00E60591" w:rsidP="00E60591">
            <w:pPr>
              <w:pStyle w:val="EngHang"/>
            </w:pPr>
            <w:r>
              <w:t>He restored life by His holy Name,</w:t>
            </w:r>
          </w:p>
          <w:p w14:paraId="4DB56575" w14:textId="77777777" w:rsidR="00E60591" w:rsidRDefault="00E60591" w:rsidP="00E60591">
            <w:pPr>
              <w:pStyle w:val="EngHangEnd"/>
            </w:pPr>
            <w:r>
              <w:t>And gave us His Body as proof.</w:t>
            </w:r>
          </w:p>
        </w:tc>
      </w:tr>
      <w:tr w:rsidR="00E60591" w14:paraId="630689A5" w14:textId="77777777" w:rsidTr="00E60591">
        <w:trPr>
          <w:cantSplit/>
        </w:trPr>
        <w:tc>
          <w:tcPr>
            <w:tcW w:w="288" w:type="dxa"/>
          </w:tcPr>
          <w:p w14:paraId="43D4CFCF" w14:textId="77777777" w:rsidR="00E60591" w:rsidRDefault="00E60591" w:rsidP="00E60591">
            <w:pPr>
              <w:pStyle w:val="CopticCross"/>
            </w:pPr>
            <w:r>
              <w:t>¿</w:t>
            </w:r>
          </w:p>
        </w:tc>
        <w:tc>
          <w:tcPr>
            <w:tcW w:w="3960" w:type="dxa"/>
          </w:tcPr>
          <w:p w14:paraId="56351FF9" w14:textId="77777777" w:rsidR="00E60591" w:rsidRDefault="00E60591" w:rsidP="00E60591">
            <w:pPr>
              <w:pStyle w:val="EngHang"/>
            </w:pPr>
            <w:r>
              <w:t>You became the mother of your Lord,</w:t>
            </w:r>
          </w:p>
          <w:p w14:paraId="4F188340" w14:textId="77777777" w:rsidR="00E60591" w:rsidRDefault="00E60591" w:rsidP="00E60591">
            <w:pPr>
              <w:pStyle w:val="EngHang"/>
            </w:pPr>
            <w:r>
              <w:t>O highly blessed;</w:t>
            </w:r>
          </w:p>
          <w:p w14:paraId="7A700863" w14:textId="77777777" w:rsidR="00E60591" w:rsidRDefault="00E60591" w:rsidP="00E60591">
            <w:pPr>
              <w:pStyle w:val="EngHang"/>
            </w:pPr>
            <w:r>
              <w:t>Your beauty and glory, O Mary,</w:t>
            </w:r>
          </w:p>
          <w:p w14:paraId="36FEAB83" w14:textId="77777777" w:rsidR="00E60591" w:rsidRDefault="00E60591" w:rsidP="00E60591">
            <w:pPr>
              <w:pStyle w:val="EngHangEnd"/>
            </w:pPr>
            <w:r>
              <w:t>Are beyond poets ability to explain.</w:t>
            </w:r>
          </w:p>
        </w:tc>
      </w:tr>
      <w:tr w:rsidR="00E60591" w14:paraId="65F23A42" w14:textId="77777777" w:rsidTr="00E60591">
        <w:trPr>
          <w:cantSplit/>
        </w:trPr>
        <w:tc>
          <w:tcPr>
            <w:tcW w:w="288" w:type="dxa"/>
          </w:tcPr>
          <w:p w14:paraId="0CDB5C9B" w14:textId="77777777" w:rsidR="00E60591" w:rsidRDefault="00E60591" w:rsidP="00E60591">
            <w:pPr>
              <w:pStyle w:val="CopticCross"/>
            </w:pPr>
          </w:p>
        </w:tc>
        <w:tc>
          <w:tcPr>
            <w:tcW w:w="3960" w:type="dxa"/>
          </w:tcPr>
          <w:p w14:paraId="567C5BBB" w14:textId="77777777" w:rsidR="00E60591" w:rsidRDefault="00E60591" w:rsidP="00E60591">
            <w:pPr>
              <w:pStyle w:val="EngHang"/>
            </w:pPr>
            <w:r>
              <w:t>Tounges cannot express,</w:t>
            </w:r>
          </w:p>
          <w:p w14:paraId="7BD80253" w14:textId="77777777" w:rsidR="00E60591" w:rsidRDefault="00E60591" w:rsidP="00E60591">
            <w:pPr>
              <w:pStyle w:val="EngHang"/>
            </w:pPr>
            <w:r>
              <w:t>But I, a sinner, put my hope in you.</w:t>
            </w:r>
          </w:p>
          <w:p w14:paraId="28DE31D9" w14:textId="77777777" w:rsidR="00E60591" w:rsidRDefault="00E60591" w:rsidP="00E60591">
            <w:pPr>
              <w:pStyle w:val="EngHang"/>
            </w:pPr>
            <w:r>
              <w:t>My mind cannot comprehend you,</w:t>
            </w:r>
          </w:p>
          <w:p w14:paraId="6F2B29DF" w14:textId="77777777" w:rsidR="00E60591" w:rsidRDefault="00E60591" w:rsidP="00E60591">
            <w:pPr>
              <w:pStyle w:val="EngHangEnd"/>
            </w:pPr>
            <w:r>
              <w:t>My thoughts are too weak.</w:t>
            </w:r>
          </w:p>
        </w:tc>
      </w:tr>
      <w:tr w:rsidR="00E60591" w14:paraId="228F9011" w14:textId="77777777" w:rsidTr="00E60591">
        <w:trPr>
          <w:cantSplit/>
        </w:trPr>
        <w:tc>
          <w:tcPr>
            <w:tcW w:w="288" w:type="dxa"/>
          </w:tcPr>
          <w:p w14:paraId="18B1E5B3" w14:textId="77777777" w:rsidR="00E60591" w:rsidRDefault="00E60591" w:rsidP="00E60591">
            <w:pPr>
              <w:pStyle w:val="CopticCross"/>
            </w:pPr>
            <w:r>
              <w:t>¿</w:t>
            </w:r>
          </w:p>
        </w:tc>
        <w:tc>
          <w:tcPr>
            <w:tcW w:w="3960" w:type="dxa"/>
          </w:tcPr>
          <w:p w14:paraId="7BC5B0D5" w14:textId="77777777" w:rsidR="00E60591" w:rsidRDefault="00E60591" w:rsidP="00E60591">
            <w:pPr>
              <w:pStyle w:val="EngHang"/>
            </w:pPr>
            <w:r>
              <w:t>I am still entreating you</w:t>
            </w:r>
          </w:p>
          <w:p w14:paraId="6A1DCD0B" w14:textId="77777777" w:rsidR="00E60591" w:rsidRDefault="00E60591" w:rsidP="00E60591">
            <w:pPr>
              <w:pStyle w:val="EngHang"/>
            </w:pPr>
            <w:r>
              <w:t>To lead me to your Son’s way.</w:t>
            </w:r>
          </w:p>
          <w:p w14:paraId="14500DF8" w14:textId="77777777" w:rsidR="00E60591" w:rsidRDefault="00E60591" w:rsidP="00E60591">
            <w:pPr>
              <w:pStyle w:val="EngHang"/>
            </w:pPr>
            <w:r>
              <w:t>We all bless you,</w:t>
            </w:r>
          </w:p>
          <w:p w14:paraId="5E3496F1" w14:textId="77777777" w:rsidR="00E60591" w:rsidRDefault="00E60591" w:rsidP="00E60591">
            <w:pPr>
              <w:pStyle w:val="EngHangEnd"/>
            </w:pPr>
            <w:r>
              <w:t>For you have become Zion to us.</w:t>
            </w:r>
          </w:p>
        </w:tc>
      </w:tr>
      <w:tr w:rsidR="00E60591" w14:paraId="74524633" w14:textId="77777777" w:rsidTr="00E60591">
        <w:trPr>
          <w:cantSplit/>
        </w:trPr>
        <w:tc>
          <w:tcPr>
            <w:tcW w:w="288" w:type="dxa"/>
          </w:tcPr>
          <w:p w14:paraId="7896A0F5" w14:textId="77777777" w:rsidR="00E60591" w:rsidRDefault="00E60591" w:rsidP="00E60591">
            <w:pPr>
              <w:pStyle w:val="CopticCross"/>
            </w:pPr>
          </w:p>
        </w:tc>
        <w:tc>
          <w:tcPr>
            <w:tcW w:w="3960" w:type="dxa"/>
          </w:tcPr>
          <w:p w14:paraId="45A9CD77" w14:textId="77777777" w:rsidR="00E60591" w:rsidRDefault="00E60591" w:rsidP="00E60591">
            <w:pPr>
              <w:pStyle w:val="EngHang"/>
            </w:pPr>
            <w:r>
              <w:t>I need someone wise and learned</w:t>
            </w:r>
          </w:p>
          <w:p w14:paraId="1E3C2ED1" w14:textId="77777777" w:rsidR="00E60591" w:rsidRDefault="00E60591" w:rsidP="00E60591">
            <w:pPr>
              <w:pStyle w:val="EngHang"/>
            </w:pPr>
            <w:r>
              <w:t>To help me to be able to utter</w:t>
            </w:r>
          </w:p>
          <w:p w14:paraId="05DCC093" w14:textId="77777777" w:rsidR="00E60591" w:rsidRDefault="00E60591" w:rsidP="00E60591">
            <w:pPr>
              <w:pStyle w:val="EngHang"/>
            </w:pPr>
            <w:r>
              <w:t>Hymns and praises befitting you,</w:t>
            </w:r>
          </w:p>
          <w:p w14:paraId="00D4872C" w14:textId="77777777" w:rsidR="00E60591" w:rsidRDefault="00E60591" w:rsidP="00E60591">
            <w:pPr>
              <w:pStyle w:val="EngHangEnd"/>
            </w:pPr>
            <w:r>
              <w:t>So that I can feel safe.</w:t>
            </w:r>
          </w:p>
        </w:tc>
      </w:tr>
      <w:tr w:rsidR="00E60591" w14:paraId="1039BE65" w14:textId="77777777" w:rsidTr="00E60591">
        <w:trPr>
          <w:cantSplit/>
        </w:trPr>
        <w:tc>
          <w:tcPr>
            <w:tcW w:w="288" w:type="dxa"/>
          </w:tcPr>
          <w:p w14:paraId="135BFA9B" w14:textId="77777777" w:rsidR="00E60591" w:rsidRDefault="00E60591" w:rsidP="00E60591">
            <w:pPr>
              <w:pStyle w:val="CopticCross"/>
            </w:pPr>
            <w:r>
              <w:lastRenderedPageBreak/>
              <w:t>¿</w:t>
            </w:r>
          </w:p>
        </w:tc>
        <w:tc>
          <w:tcPr>
            <w:tcW w:w="3960" w:type="dxa"/>
          </w:tcPr>
          <w:p w14:paraId="4AA9D6DD" w14:textId="77777777" w:rsidR="00E60591" w:rsidRDefault="00E60591" w:rsidP="00E60591">
            <w:pPr>
              <w:pStyle w:val="EngHang"/>
            </w:pPr>
            <w:r>
              <w:t>The Lord loves the lost sheep,</w:t>
            </w:r>
          </w:p>
          <w:p w14:paraId="70A4ABDB" w14:textId="77777777" w:rsidR="00E60591" w:rsidRDefault="00E60591" w:rsidP="00E60591">
            <w:pPr>
              <w:pStyle w:val="EngHang"/>
            </w:pPr>
            <w:r>
              <w:t>And He promised david his seed</w:t>
            </w:r>
          </w:p>
          <w:p w14:paraId="7861ED03" w14:textId="77777777" w:rsidR="00E60591" w:rsidRDefault="00E60591" w:rsidP="00E60591">
            <w:pPr>
              <w:pStyle w:val="EngHang"/>
            </w:pPr>
            <w:r>
              <w:t>Would reign forever,</w:t>
            </w:r>
          </w:p>
          <w:p w14:paraId="5FCE810D" w14:textId="77777777" w:rsidR="00E60591" w:rsidRDefault="00E60591" w:rsidP="00E60591">
            <w:pPr>
              <w:pStyle w:val="EngHangEnd"/>
            </w:pPr>
            <w:r>
              <w:t>And He did not annul His promise.</w:t>
            </w:r>
          </w:p>
        </w:tc>
      </w:tr>
      <w:tr w:rsidR="00E60591" w14:paraId="1B924240" w14:textId="77777777" w:rsidTr="00E60591">
        <w:trPr>
          <w:cantSplit/>
        </w:trPr>
        <w:tc>
          <w:tcPr>
            <w:tcW w:w="288" w:type="dxa"/>
          </w:tcPr>
          <w:p w14:paraId="1249E709" w14:textId="77777777" w:rsidR="00E60591" w:rsidRDefault="00E60591" w:rsidP="00E60591">
            <w:pPr>
              <w:pStyle w:val="CopticCross"/>
            </w:pPr>
          </w:p>
        </w:tc>
        <w:tc>
          <w:tcPr>
            <w:tcW w:w="3960" w:type="dxa"/>
          </w:tcPr>
          <w:p w14:paraId="3830FC8B" w14:textId="77777777" w:rsidR="00E60591" w:rsidRDefault="00E60591" w:rsidP="00E60591">
            <w:pPr>
              <w:pStyle w:val="EngHang"/>
            </w:pPr>
            <w:r>
              <w:t>He fulfilled the promise,</w:t>
            </w:r>
          </w:p>
          <w:p w14:paraId="4A5523C8" w14:textId="77777777" w:rsidR="00E60591" w:rsidRDefault="00E60591" w:rsidP="00E60591">
            <w:pPr>
              <w:pStyle w:val="EngHang"/>
            </w:pPr>
            <w:r>
              <w:t>In the fullness of tiem He came,</w:t>
            </w:r>
          </w:p>
          <w:p w14:paraId="3F4A8DD7" w14:textId="77777777" w:rsidR="00E60591" w:rsidRDefault="00E60591" w:rsidP="00E60591">
            <w:pPr>
              <w:pStyle w:val="EngHang"/>
            </w:pPr>
            <w:r>
              <w:t>And appeared from the house of David,</w:t>
            </w:r>
          </w:p>
          <w:p w14:paraId="2A30574F" w14:textId="77777777" w:rsidR="00E60591" w:rsidRDefault="00E60591" w:rsidP="00E60591">
            <w:pPr>
              <w:pStyle w:val="EngHangEnd"/>
            </w:pPr>
            <w:r>
              <w:t>And walked upon the Earth as a man.</w:t>
            </w:r>
          </w:p>
        </w:tc>
      </w:tr>
      <w:tr w:rsidR="00E60591" w14:paraId="532175B8" w14:textId="77777777" w:rsidTr="00E60591">
        <w:trPr>
          <w:cantSplit/>
        </w:trPr>
        <w:tc>
          <w:tcPr>
            <w:tcW w:w="288" w:type="dxa"/>
          </w:tcPr>
          <w:p w14:paraId="55044ED7" w14:textId="77777777" w:rsidR="00E60591" w:rsidRDefault="00E60591" w:rsidP="00E60591">
            <w:pPr>
              <w:pStyle w:val="CopticCross"/>
            </w:pPr>
            <w:r>
              <w:t>¿</w:t>
            </w:r>
          </w:p>
        </w:tc>
        <w:tc>
          <w:tcPr>
            <w:tcW w:w="3960" w:type="dxa"/>
          </w:tcPr>
          <w:p w14:paraId="215173C9" w14:textId="77777777" w:rsidR="00E60591" w:rsidRDefault="00E60591" w:rsidP="00E60591">
            <w:pPr>
              <w:pStyle w:val="EngHang"/>
            </w:pPr>
            <w:r>
              <w:t>I the sinner utter praises,</w:t>
            </w:r>
          </w:p>
          <w:p w14:paraId="4CD3AC27" w14:textId="77777777" w:rsidR="00E60591" w:rsidRDefault="00E60591" w:rsidP="00E60591">
            <w:pPr>
              <w:pStyle w:val="EngHang"/>
            </w:pPr>
            <w:r>
              <w:t>Asking for great joy,</w:t>
            </w:r>
          </w:p>
          <w:p w14:paraId="6F802E9B" w14:textId="77777777" w:rsidR="00E60591" w:rsidRDefault="00E60591" w:rsidP="00E60591">
            <w:pPr>
              <w:pStyle w:val="EngHang"/>
            </w:pPr>
            <w:r>
              <w:t>I, Abu Al-saad from Abu Teig,</w:t>
            </w:r>
          </w:p>
          <w:p w14:paraId="2388D35E" w14:textId="77777777" w:rsidR="00E60591" w:rsidRDefault="00E60591" w:rsidP="00E60591">
            <w:pPr>
              <w:pStyle w:val="EngHangEnd"/>
            </w:pPr>
            <w:r>
              <w:t>The servant of all who writes poetry.</w:t>
            </w:r>
          </w:p>
        </w:tc>
      </w:tr>
      <w:tr w:rsidR="00E60591" w14:paraId="2A3C1260" w14:textId="77777777" w:rsidTr="00E60591">
        <w:trPr>
          <w:cantSplit/>
        </w:trPr>
        <w:tc>
          <w:tcPr>
            <w:tcW w:w="288" w:type="dxa"/>
          </w:tcPr>
          <w:p w14:paraId="45ADF301" w14:textId="77777777" w:rsidR="00E60591" w:rsidRDefault="00E60591" w:rsidP="00E60591">
            <w:pPr>
              <w:pStyle w:val="CopticCross"/>
            </w:pPr>
          </w:p>
        </w:tc>
        <w:tc>
          <w:tcPr>
            <w:tcW w:w="3960" w:type="dxa"/>
          </w:tcPr>
          <w:p w14:paraId="3D503B10" w14:textId="77777777" w:rsidR="00E60591" w:rsidRDefault="00E60591" w:rsidP="00E60591">
            <w:pPr>
              <w:pStyle w:val="EngHang"/>
            </w:pPr>
            <w:r>
              <w:t>My mind compelled me to write,</w:t>
            </w:r>
          </w:p>
          <w:p w14:paraId="49F6BC83" w14:textId="77777777" w:rsidR="00E60591" w:rsidRDefault="00E60591" w:rsidP="00E60591">
            <w:pPr>
              <w:pStyle w:val="EngHang"/>
            </w:pPr>
            <w:r>
              <w:t>For I read in the Psalms,</w:t>
            </w:r>
          </w:p>
          <w:p w14:paraId="19AAD66B" w14:textId="77777777" w:rsidR="00E60591" w:rsidRDefault="00E60591" w:rsidP="00E60591">
            <w:pPr>
              <w:pStyle w:val="EngHang"/>
            </w:pPr>
            <w:r>
              <w:t>“Unless the Lord builds a house,</w:t>
            </w:r>
          </w:p>
          <w:p w14:paraId="49F07EC4" w14:textId="77777777" w:rsidR="00E60591" w:rsidRDefault="00E60591" w:rsidP="00E60591">
            <w:pPr>
              <w:pStyle w:val="EngHangEnd"/>
            </w:pPr>
            <w:r>
              <w:t>Those who build labour it vain.”</w:t>
            </w:r>
          </w:p>
        </w:tc>
      </w:tr>
      <w:tr w:rsidR="00E60591" w14:paraId="37155BF4" w14:textId="77777777" w:rsidTr="00E60591">
        <w:trPr>
          <w:cantSplit/>
        </w:trPr>
        <w:tc>
          <w:tcPr>
            <w:tcW w:w="288" w:type="dxa"/>
          </w:tcPr>
          <w:p w14:paraId="5D99B94D" w14:textId="77777777" w:rsidR="00E60591" w:rsidRDefault="00E60591" w:rsidP="00E60591">
            <w:pPr>
              <w:pStyle w:val="CopticCross"/>
            </w:pPr>
            <w:r>
              <w:t>¿</w:t>
            </w:r>
          </w:p>
        </w:tc>
        <w:tc>
          <w:tcPr>
            <w:tcW w:w="3960" w:type="dxa"/>
          </w:tcPr>
          <w:p w14:paraId="6D66A34D" w14:textId="77777777" w:rsidR="00E60591" w:rsidRDefault="00E60591" w:rsidP="00E60591">
            <w:pPr>
              <w:pStyle w:val="EngHang"/>
            </w:pPr>
            <w:r>
              <w:t>O Jesus, our Saviour,</w:t>
            </w:r>
          </w:p>
          <w:p w14:paraId="1593A322" w14:textId="77777777" w:rsidR="00E60591" w:rsidRDefault="00E60591" w:rsidP="00E60591">
            <w:pPr>
              <w:pStyle w:val="EngHang"/>
            </w:pPr>
            <w:r>
              <w:t>Protect the life of Pappa Abba ____ the Patriarch,</w:t>
            </w:r>
          </w:p>
          <w:p w14:paraId="5BE60107" w14:textId="77777777" w:rsidR="00E60591" w:rsidRDefault="00E60591" w:rsidP="00E60591">
            <w:pPr>
              <w:pStyle w:val="EngHang"/>
            </w:pPr>
            <w:r>
              <w:t>And of Abba ____, our Bishop,</w:t>
            </w:r>
          </w:p>
          <w:p w14:paraId="21C253CB" w14:textId="77777777" w:rsidR="00E60591" w:rsidRDefault="00E60591" w:rsidP="00E60591">
            <w:pPr>
              <w:pStyle w:val="EngHangEnd"/>
            </w:pPr>
            <w:r>
              <w:t>And all the assembled brethren.</w:t>
            </w:r>
          </w:p>
        </w:tc>
      </w:tr>
      <w:tr w:rsidR="00E60591" w14:paraId="2B13E09B" w14:textId="77777777" w:rsidTr="00E60591">
        <w:trPr>
          <w:cantSplit/>
        </w:trPr>
        <w:tc>
          <w:tcPr>
            <w:tcW w:w="288" w:type="dxa"/>
          </w:tcPr>
          <w:p w14:paraId="497564E0" w14:textId="77777777" w:rsidR="00E60591" w:rsidRDefault="00E60591" w:rsidP="00E60591">
            <w:pPr>
              <w:pStyle w:val="CopticCross"/>
            </w:pPr>
          </w:p>
        </w:tc>
        <w:tc>
          <w:tcPr>
            <w:tcW w:w="3960" w:type="dxa"/>
          </w:tcPr>
          <w:p w14:paraId="37ABB8EC" w14:textId="77777777" w:rsidR="00E60591" w:rsidRDefault="00E60591" w:rsidP="00E60591">
            <w:pPr>
              <w:pStyle w:val="EngHang"/>
            </w:pPr>
            <w:r>
              <w:t>The peace of the Lord be with you,</w:t>
            </w:r>
          </w:p>
          <w:p w14:paraId="51E1FD84" w14:textId="77777777" w:rsidR="00E60591" w:rsidRDefault="00E60591" w:rsidP="00E60591">
            <w:pPr>
              <w:pStyle w:val="EngHang"/>
            </w:pPr>
            <w:r>
              <w:t>You who have assembled here.</w:t>
            </w:r>
          </w:p>
          <w:p w14:paraId="65C78B3D" w14:textId="77777777" w:rsidR="00E60591" w:rsidRDefault="00E60591" w:rsidP="00E60591">
            <w:pPr>
              <w:pStyle w:val="EngHang"/>
            </w:pPr>
            <w:r>
              <w:t>May you hear His pleasant voice</w:t>
            </w:r>
          </w:p>
          <w:p w14:paraId="33359EA5" w14:textId="77777777" w:rsidR="00E60591" w:rsidRDefault="00E60591" w:rsidP="00E60591">
            <w:pPr>
              <w:pStyle w:val="EngHangEnd"/>
            </w:pPr>
            <w:r>
              <w:t>On the day of Resurrection.</w:t>
            </w:r>
          </w:p>
        </w:tc>
      </w:tr>
    </w:tbl>
    <w:p w14:paraId="349C6AC8" w14:textId="77777777" w:rsidR="00E60591" w:rsidRDefault="00E60591" w:rsidP="00E60591">
      <w:pPr>
        <w:pStyle w:val="Heading3"/>
      </w:pPr>
      <w:bookmarkStart w:id="1148" w:name="_Ref452620614"/>
      <w:bookmarkStart w:id="1149" w:name="_Toc479145667"/>
      <w:r>
        <w:lastRenderedPageBreak/>
        <w:t>Hymn on the Saturday Theotokia</w:t>
      </w:r>
      <w:bookmarkEnd w:id="1148"/>
      <w:bookmarkEnd w:id="1149"/>
    </w:p>
    <w:p w14:paraId="6FB957A4" w14:textId="77777777" w:rsidR="00E60591" w:rsidRPr="000304C8" w:rsidRDefault="00E60591" w:rsidP="00E60591">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E60591" w14:paraId="5185B2C9" w14:textId="77777777" w:rsidTr="00E60591">
        <w:trPr>
          <w:cantSplit/>
        </w:trPr>
        <w:tc>
          <w:tcPr>
            <w:tcW w:w="288" w:type="dxa"/>
          </w:tcPr>
          <w:p w14:paraId="34641861" w14:textId="77777777" w:rsidR="00E60591" w:rsidRDefault="00E60591" w:rsidP="00E60591">
            <w:pPr>
              <w:pStyle w:val="CopticCross"/>
            </w:pPr>
          </w:p>
        </w:tc>
        <w:tc>
          <w:tcPr>
            <w:tcW w:w="3960" w:type="dxa"/>
          </w:tcPr>
          <w:p w14:paraId="7F0806FE" w14:textId="77777777" w:rsidR="00E60591" w:rsidRDefault="00E60591" w:rsidP="00E60591">
            <w:pPr>
              <w:pStyle w:val="EngHang"/>
            </w:pPr>
            <w:r>
              <w:t>I begin with the Name of the Holy God,</w:t>
            </w:r>
          </w:p>
          <w:p w14:paraId="72014298" w14:textId="77777777" w:rsidR="00E60591" w:rsidRDefault="00E60591" w:rsidP="00E60591">
            <w:pPr>
              <w:pStyle w:val="EngHang"/>
            </w:pPr>
            <w:r>
              <w:t>Our Saviour, the King whom we worshiop,</w:t>
            </w:r>
          </w:p>
          <w:p w14:paraId="3564B908" w14:textId="77777777" w:rsidR="00E60591" w:rsidRDefault="00E60591" w:rsidP="00E60591">
            <w:pPr>
              <w:pStyle w:val="EngHang"/>
            </w:pPr>
            <w:r>
              <w:t>And praise the Virign Mary,</w:t>
            </w:r>
          </w:p>
          <w:p w14:paraId="741B2C76" w14:textId="77777777" w:rsidR="00E60591" w:rsidRDefault="00E60591" w:rsidP="00E60591">
            <w:pPr>
              <w:pStyle w:val="EngHangEnd"/>
            </w:pPr>
            <w:r>
              <w:t>“Hail to you, O full of grace.”</w:t>
            </w:r>
          </w:p>
        </w:tc>
      </w:tr>
      <w:tr w:rsidR="00E60591" w14:paraId="0B5F32BB" w14:textId="77777777" w:rsidTr="00E60591">
        <w:trPr>
          <w:cantSplit/>
        </w:trPr>
        <w:tc>
          <w:tcPr>
            <w:tcW w:w="288" w:type="dxa"/>
          </w:tcPr>
          <w:p w14:paraId="1128B60B" w14:textId="77777777" w:rsidR="00E60591" w:rsidRPr="001E2E1C" w:rsidRDefault="00E60591" w:rsidP="00E60591">
            <w:pPr>
              <w:pStyle w:val="CopticCross"/>
            </w:pPr>
            <w:r>
              <w:t>¿</w:t>
            </w:r>
          </w:p>
        </w:tc>
        <w:tc>
          <w:tcPr>
            <w:tcW w:w="3960" w:type="dxa"/>
          </w:tcPr>
          <w:p w14:paraId="61DC827C" w14:textId="77777777" w:rsidR="00E60591" w:rsidRDefault="00E60591" w:rsidP="00E60591">
            <w:pPr>
              <w:pStyle w:val="EngHang"/>
            </w:pPr>
            <w:r>
              <w:t>By your goodness we became free,</w:t>
            </w:r>
          </w:p>
          <w:p w14:paraId="6386BB9E" w14:textId="77777777" w:rsidR="00E60591" w:rsidRDefault="00E60591" w:rsidP="00E60591">
            <w:pPr>
              <w:pStyle w:val="EngHang"/>
            </w:pPr>
            <w:r>
              <w:t>And having been dead we were made alive,</w:t>
            </w:r>
          </w:p>
          <w:p w14:paraId="42D87DCE" w14:textId="77777777" w:rsidR="00E60591" w:rsidRDefault="00E60591" w:rsidP="00E60591">
            <w:pPr>
              <w:pStyle w:val="EngHang"/>
            </w:pPr>
            <w:r>
              <w:t>And were freed from the bitter bondage!</w:t>
            </w:r>
          </w:p>
          <w:p w14:paraId="065F26C6" w14:textId="77777777" w:rsidR="00E60591" w:rsidRDefault="00E60591" w:rsidP="00E60591">
            <w:pPr>
              <w:pStyle w:val="EngHangEnd"/>
            </w:pPr>
            <w:r>
              <w:t>Hail to you, O full of grace.</w:t>
            </w:r>
          </w:p>
        </w:tc>
      </w:tr>
      <w:tr w:rsidR="00E60591" w14:paraId="36CC425F" w14:textId="77777777" w:rsidTr="00E60591">
        <w:trPr>
          <w:cantSplit/>
        </w:trPr>
        <w:tc>
          <w:tcPr>
            <w:tcW w:w="288" w:type="dxa"/>
          </w:tcPr>
          <w:p w14:paraId="5E29D745" w14:textId="77777777" w:rsidR="00E60591" w:rsidRDefault="00E60591" w:rsidP="00E60591">
            <w:pPr>
              <w:pStyle w:val="CopticCross"/>
            </w:pPr>
          </w:p>
        </w:tc>
        <w:tc>
          <w:tcPr>
            <w:tcW w:w="3960" w:type="dxa"/>
          </w:tcPr>
          <w:p w14:paraId="063459C5" w14:textId="77777777" w:rsidR="00E60591" w:rsidRDefault="00E60591" w:rsidP="00E60591">
            <w:pPr>
              <w:pStyle w:val="EngHang"/>
            </w:pPr>
            <w:r>
              <w:t>Come, all you, with me,</w:t>
            </w:r>
          </w:p>
          <w:p w14:paraId="21649D08" w14:textId="77777777" w:rsidR="00E60591" w:rsidRDefault="00E60591" w:rsidP="00E60591">
            <w:pPr>
              <w:pStyle w:val="EngHang"/>
            </w:pPr>
            <w:r>
              <w:t>To cry in a loud voice,</w:t>
            </w:r>
          </w:p>
          <w:p w14:paraId="2BE8F3CE" w14:textId="77777777" w:rsidR="00E60591" w:rsidRDefault="00E60591" w:rsidP="00E60591">
            <w:pPr>
              <w:pStyle w:val="EngHang"/>
            </w:pPr>
            <w:r>
              <w:t>And I, the poor, will cry with you,</w:t>
            </w:r>
          </w:p>
          <w:p w14:paraId="22DDECA5" w14:textId="77777777" w:rsidR="00E60591" w:rsidRDefault="00E60591" w:rsidP="00E60591">
            <w:pPr>
              <w:pStyle w:val="EngHangEnd"/>
            </w:pPr>
            <w:r>
              <w:t>“Hail to you, O full of grace!”</w:t>
            </w:r>
          </w:p>
        </w:tc>
      </w:tr>
      <w:tr w:rsidR="00E60591" w14:paraId="49FEF721" w14:textId="77777777" w:rsidTr="00E60591">
        <w:trPr>
          <w:cantSplit/>
        </w:trPr>
        <w:tc>
          <w:tcPr>
            <w:tcW w:w="288" w:type="dxa"/>
          </w:tcPr>
          <w:p w14:paraId="551AF47A" w14:textId="77777777" w:rsidR="00E60591" w:rsidRDefault="00E60591" w:rsidP="00E60591">
            <w:pPr>
              <w:pStyle w:val="CopticCross"/>
            </w:pPr>
            <w:r>
              <w:t>¿</w:t>
            </w:r>
          </w:p>
        </w:tc>
        <w:tc>
          <w:tcPr>
            <w:tcW w:w="3960" w:type="dxa"/>
          </w:tcPr>
          <w:p w14:paraId="0621CE7B" w14:textId="77777777" w:rsidR="00E60591" w:rsidRDefault="00E60591" w:rsidP="00E60591">
            <w:pPr>
              <w:pStyle w:val="EngHang"/>
            </w:pPr>
            <w:r>
              <w:t>Help us, O Mother of the Light,</w:t>
            </w:r>
          </w:p>
          <w:p w14:paraId="59FAF636" w14:textId="77777777" w:rsidR="00E60591" w:rsidRDefault="00E60591" w:rsidP="00E60591">
            <w:pPr>
              <w:pStyle w:val="EngHang"/>
            </w:pPr>
            <w:r>
              <w:t>Who became the tabernacle and the censor,</w:t>
            </w:r>
          </w:p>
          <w:p w14:paraId="0BC451EF" w14:textId="77777777" w:rsidR="00E60591" w:rsidRDefault="00E60591" w:rsidP="00E60591">
            <w:pPr>
              <w:pStyle w:val="EngHang"/>
            </w:pPr>
            <w:r>
              <w:t>Who carried the Son of the invisible,</w:t>
            </w:r>
          </w:p>
          <w:p w14:paraId="0587E8E9" w14:textId="77777777" w:rsidR="00E60591" w:rsidRDefault="00E60591" w:rsidP="00E60591">
            <w:pPr>
              <w:pStyle w:val="EngHangEnd"/>
            </w:pPr>
            <w:r>
              <w:t>Hail to you, O full of grace.</w:t>
            </w:r>
          </w:p>
        </w:tc>
      </w:tr>
      <w:tr w:rsidR="00E60591" w14:paraId="6637D413" w14:textId="77777777" w:rsidTr="00E60591">
        <w:trPr>
          <w:cantSplit/>
        </w:trPr>
        <w:tc>
          <w:tcPr>
            <w:tcW w:w="288" w:type="dxa"/>
          </w:tcPr>
          <w:p w14:paraId="555B8793" w14:textId="77777777" w:rsidR="00E60591" w:rsidRDefault="00E60591" w:rsidP="00E60591">
            <w:pPr>
              <w:pStyle w:val="CopticCross"/>
            </w:pPr>
          </w:p>
        </w:tc>
        <w:tc>
          <w:tcPr>
            <w:tcW w:w="3960" w:type="dxa"/>
          </w:tcPr>
          <w:p w14:paraId="336D0365" w14:textId="77777777" w:rsidR="00E60591" w:rsidRDefault="00E60591" w:rsidP="00E60591">
            <w:pPr>
              <w:pStyle w:val="EngHang"/>
            </w:pPr>
            <w:r>
              <w:t>Ezekiel saw a door towards the East,</w:t>
            </w:r>
          </w:p>
          <w:p w14:paraId="7828103B" w14:textId="77777777" w:rsidR="00E60591" w:rsidRDefault="00E60591" w:rsidP="00E60591">
            <w:pPr>
              <w:pStyle w:val="EngHang"/>
            </w:pPr>
            <w:r>
              <w:t>Kept closed, protected, and sealed,</w:t>
            </w:r>
          </w:p>
          <w:p w14:paraId="34039FC5" w14:textId="77777777" w:rsidR="00E60591" w:rsidRDefault="00E60591" w:rsidP="00E60591">
            <w:pPr>
              <w:pStyle w:val="EngHang"/>
            </w:pPr>
            <w:r>
              <w:t>The Lord of lords entered by it, and went out.</w:t>
            </w:r>
          </w:p>
          <w:p w14:paraId="0A15179F" w14:textId="77777777" w:rsidR="00E60591" w:rsidRDefault="00E60591" w:rsidP="00E60591">
            <w:pPr>
              <w:pStyle w:val="EngHangEnd"/>
            </w:pPr>
            <w:r>
              <w:t>Hail to you, O full of grace.</w:t>
            </w:r>
          </w:p>
        </w:tc>
      </w:tr>
      <w:tr w:rsidR="00E60591" w14:paraId="44BF3CE7" w14:textId="77777777" w:rsidTr="00E60591">
        <w:trPr>
          <w:cantSplit/>
        </w:trPr>
        <w:tc>
          <w:tcPr>
            <w:tcW w:w="288" w:type="dxa"/>
          </w:tcPr>
          <w:p w14:paraId="06CFC847" w14:textId="77777777" w:rsidR="00E60591" w:rsidRDefault="00E60591" w:rsidP="00E60591">
            <w:pPr>
              <w:pStyle w:val="CopticCross"/>
            </w:pPr>
            <w:r>
              <w:lastRenderedPageBreak/>
              <w:t>¿</w:t>
            </w:r>
          </w:p>
        </w:tc>
        <w:tc>
          <w:tcPr>
            <w:tcW w:w="3960" w:type="dxa"/>
          </w:tcPr>
          <w:p w14:paraId="6C430A6E" w14:textId="77777777" w:rsidR="00E60591" w:rsidRDefault="00E60591" w:rsidP="00E60591">
            <w:pPr>
              <w:pStyle w:val="EngHang"/>
            </w:pPr>
            <w:r>
              <w:t>He existed, and the door remained closed,</w:t>
            </w:r>
          </w:p>
          <w:p w14:paraId="62F41878" w14:textId="77777777" w:rsidR="00E60591" w:rsidRDefault="00E60591" w:rsidP="00E60591">
            <w:pPr>
              <w:pStyle w:val="EngHang"/>
            </w:pPr>
            <w:r>
              <w:t>As it had been before He came.</w:t>
            </w:r>
          </w:p>
          <w:p w14:paraId="495B8CD5" w14:textId="77777777" w:rsidR="00E60591" w:rsidRDefault="00E60591" w:rsidP="00E60591">
            <w:pPr>
              <w:pStyle w:val="EngHang"/>
            </w:pPr>
            <w:r>
              <w:t>You remain the celibate Virgin,</w:t>
            </w:r>
          </w:p>
          <w:p w14:paraId="5836AE08" w14:textId="77777777" w:rsidR="00E60591" w:rsidRDefault="00E60591" w:rsidP="00E60591">
            <w:pPr>
              <w:pStyle w:val="EngHangEnd"/>
            </w:pPr>
            <w:r>
              <w:t>Hail to you, O full of grace.</w:t>
            </w:r>
          </w:p>
        </w:tc>
      </w:tr>
      <w:tr w:rsidR="00E60591" w14:paraId="1B36EAF2" w14:textId="77777777" w:rsidTr="00E60591">
        <w:trPr>
          <w:cantSplit/>
        </w:trPr>
        <w:tc>
          <w:tcPr>
            <w:tcW w:w="288" w:type="dxa"/>
          </w:tcPr>
          <w:p w14:paraId="77903525" w14:textId="77777777" w:rsidR="00E60591" w:rsidRDefault="00E60591" w:rsidP="00E60591">
            <w:pPr>
              <w:pStyle w:val="CopticCross"/>
            </w:pPr>
          </w:p>
        </w:tc>
        <w:tc>
          <w:tcPr>
            <w:tcW w:w="3960" w:type="dxa"/>
          </w:tcPr>
          <w:p w14:paraId="7253B45D" w14:textId="77777777" w:rsidR="00E60591" w:rsidRDefault="00E60591" w:rsidP="00E60591">
            <w:pPr>
              <w:pStyle w:val="EngHang"/>
            </w:pPr>
            <w:r>
              <w:t>You are called the mother of your Creator—</w:t>
            </w:r>
          </w:p>
          <w:p w14:paraId="103B5198" w14:textId="77777777" w:rsidR="00E60591" w:rsidRDefault="00E60591" w:rsidP="00E60591">
            <w:pPr>
              <w:pStyle w:val="EngHang"/>
            </w:pPr>
            <w:r>
              <w:t>Whom you carrie din your hands—</w:t>
            </w:r>
          </w:p>
          <w:p w14:paraId="4EB5E6CB" w14:textId="77777777" w:rsidR="00E60591" w:rsidRDefault="00E60591" w:rsidP="00E60591">
            <w:pPr>
              <w:pStyle w:val="EngHang"/>
            </w:pPr>
            <w:r>
              <w:t>Before whom the Thrones and orders bow,</w:t>
            </w:r>
          </w:p>
          <w:p w14:paraId="3363EAE4" w14:textId="77777777" w:rsidR="00E60591" w:rsidRDefault="00E60591" w:rsidP="00E60591">
            <w:pPr>
              <w:pStyle w:val="EngHangEnd"/>
            </w:pPr>
            <w:r>
              <w:t>Hail to you, O full of grace.</w:t>
            </w:r>
          </w:p>
        </w:tc>
      </w:tr>
      <w:tr w:rsidR="00E60591" w14:paraId="6076E5CB" w14:textId="77777777" w:rsidTr="00E60591">
        <w:trPr>
          <w:cantSplit/>
        </w:trPr>
        <w:tc>
          <w:tcPr>
            <w:tcW w:w="288" w:type="dxa"/>
          </w:tcPr>
          <w:p w14:paraId="24E00FA5" w14:textId="77777777" w:rsidR="00E60591" w:rsidRDefault="00E60591" w:rsidP="00E60591">
            <w:pPr>
              <w:pStyle w:val="CopticCross"/>
            </w:pPr>
            <w:r>
              <w:t>¿</w:t>
            </w:r>
          </w:p>
        </w:tc>
        <w:tc>
          <w:tcPr>
            <w:tcW w:w="3960" w:type="dxa"/>
          </w:tcPr>
          <w:p w14:paraId="42C4FC97" w14:textId="77777777" w:rsidR="00E60591" w:rsidRDefault="00E60591" w:rsidP="00E60591">
            <w:pPr>
              <w:pStyle w:val="EngHang"/>
            </w:pPr>
            <w:r>
              <w:t>Thousands of thousands, and more,</w:t>
            </w:r>
          </w:p>
          <w:p w14:paraId="1A1B09EB" w14:textId="77777777" w:rsidR="00E60591" w:rsidRDefault="00E60591" w:rsidP="00E60591">
            <w:pPr>
              <w:pStyle w:val="EngHang"/>
            </w:pPr>
            <w:r>
              <w:t>Tremble in His presence,</w:t>
            </w:r>
          </w:p>
          <w:p w14:paraId="1A5846C7" w14:textId="77777777" w:rsidR="00E60591" w:rsidRDefault="00E60591" w:rsidP="00E60591">
            <w:pPr>
              <w:pStyle w:val="EngHang"/>
            </w:pPr>
            <w:r>
              <w:t>He whom you carried in rags,</w:t>
            </w:r>
          </w:p>
          <w:p w14:paraId="47A001EE" w14:textId="77777777" w:rsidR="00E60591" w:rsidRDefault="00E60591" w:rsidP="00E60591">
            <w:pPr>
              <w:pStyle w:val="EngHangEnd"/>
            </w:pPr>
            <w:r>
              <w:t>Hail to you, O full of grace.</w:t>
            </w:r>
          </w:p>
        </w:tc>
      </w:tr>
      <w:tr w:rsidR="00E60591" w14:paraId="705BA208" w14:textId="77777777" w:rsidTr="00E60591">
        <w:trPr>
          <w:cantSplit/>
        </w:trPr>
        <w:tc>
          <w:tcPr>
            <w:tcW w:w="288" w:type="dxa"/>
          </w:tcPr>
          <w:p w14:paraId="4C5A90E2" w14:textId="77777777" w:rsidR="00E60591" w:rsidRDefault="00E60591" w:rsidP="00E60591">
            <w:pPr>
              <w:pStyle w:val="CopticCross"/>
            </w:pPr>
          </w:p>
        </w:tc>
        <w:tc>
          <w:tcPr>
            <w:tcW w:w="3960" w:type="dxa"/>
          </w:tcPr>
          <w:p w14:paraId="49751CC5" w14:textId="77777777" w:rsidR="00E60591" w:rsidRDefault="00E60591" w:rsidP="00E60591">
            <w:pPr>
              <w:pStyle w:val="EngHang"/>
            </w:pPr>
            <w:r>
              <w:t>You erased the curse and the shame,</w:t>
            </w:r>
          </w:p>
          <w:p w14:paraId="2CDD9646" w14:textId="77777777" w:rsidR="00E60591" w:rsidRDefault="00E60591" w:rsidP="00E60591">
            <w:pPr>
              <w:pStyle w:val="EngHang"/>
            </w:pPr>
            <w:r>
              <w:t>O Mary, the daughter of David,</w:t>
            </w:r>
          </w:p>
          <w:p w14:paraId="4BDAB3B3" w14:textId="77777777" w:rsidR="00E60591" w:rsidRDefault="00E60591" w:rsidP="00E60591">
            <w:pPr>
              <w:pStyle w:val="EngHang"/>
            </w:pPr>
            <w:r>
              <w:t>O pure and elect throne,</w:t>
            </w:r>
          </w:p>
          <w:p w14:paraId="202CC3AE" w14:textId="77777777" w:rsidR="00E60591" w:rsidRDefault="00E60591" w:rsidP="00E60591">
            <w:pPr>
              <w:pStyle w:val="EngHangEnd"/>
            </w:pPr>
            <w:r>
              <w:t>Hail to you, O full of grace.</w:t>
            </w:r>
          </w:p>
        </w:tc>
      </w:tr>
      <w:tr w:rsidR="00E60591" w14:paraId="2407F765" w14:textId="77777777" w:rsidTr="00E60591">
        <w:trPr>
          <w:cantSplit/>
        </w:trPr>
        <w:tc>
          <w:tcPr>
            <w:tcW w:w="288" w:type="dxa"/>
          </w:tcPr>
          <w:p w14:paraId="0663F31D" w14:textId="77777777" w:rsidR="00E60591" w:rsidRDefault="00E60591" w:rsidP="00E60591">
            <w:pPr>
              <w:pStyle w:val="CopticCross"/>
            </w:pPr>
            <w:r>
              <w:t>¿</w:t>
            </w:r>
          </w:p>
        </w:tc>
        <w:tc>
          <w:tcPr>
            <w:tcW w:w="3960" w:type="dxa"/>
          </w:tcPr>
          <w:p w14:paraId="437249B8" w14:textId="77777777" w:rsidR="00E60591" w:rsidRDefault="00E60591" w:rsidP="00E60591">
            <w:pPr>
              <w:pStyle w:val="EngHang"/>
            </w:pPr>
            <w:r>
              <w:t>Jacob saw a ladder,</w:t>
            </w:r>
          </w:p>
          <w:p w14:paraId="1282FBCD" w14:textId="77777777" w:rsidR="00E60591" w:rsidRDefault="00E60591" w:rsidP="00E60591">
            <w:pPr>
              <w:pStyle w:val="EngHang"/>
            </w:pPr>
            <w:r>
              <w:t>Leading from Earth to Heaven,</w:t>
            </w:r>
          </w:p>
          <w:p w14:paraId="4602A6C9" w14:textId="77777777" w:rsidR="00E60591" w:rsidRDefault="00E60591" w:rsidP="00E60591">
            <w:pPr>
              <w:pStyle w:val="EngHang"/>
            </w:pPr>
            <w:r>
              <w:t>A vision of you, O celibate Virign,</w:t>
            </w:r>
          </w:p>
          <w:p w14:paraId="6EC55983" w14:textId="77777777" w:rsidR="00E60591" w:rsidRDefault="00E60591" w:rsidP="00E60591">
            <w:pPr>
              <w:pStyle w:val="EngHangEnd"/>
            </w:pPr>
            <w:r>
              <w:t>Hail to you, O full of grace.</w:t>
            </w:r>
          </w:p>
        </w:tc>
      </w:tr>
      <w:tr w:rsidR="00E60591" w14:paraId="45A25636" w14:textId="77777777" w:rsidTr="00E60591">
        <w:trPr>
          <w:cantSplit/>
        </w:trPr>
        <w:tc>
          <w:tcPr>
            <w:tcW w:w="288" w:type="dxa"/>
          </w:tcPr>
          <w:p w14:paraId="60AA9A75" w14:textId="77777777" w:rsidR="00E60591" w:rsidRDefault="00E60591" w:rsidP="00E60591">
            <w:pPr>
              <w:pStyle w:val="CopticCross"/>
            </w:pPr>
          </w:p>
        </w:tc>
        <w:tc>
          <w:tcPr>
            <w:tcW w:w="3960" w:type="dxa"/>
          </w:tcPr>
          <w:p w14:paraId="0BF46043" w14:textId="77777777" w:rsidR="00E60591" w:rsidRDefault="00E60591" w:rsidP="00E60591">
            <w:pPr>
              <w:pStyle w:val="EngHang"/>
            </w:pPr>
            <w:r>
              <w:t>Moses openly saw</w:t>
            </w:r>
          </w:p>
          <w:p w14:paraId="391D9114" w14:textId="77777777" w:rsidR="00E60591" w:rsidRDefault="00E60591" w:rsidP="00E60591">
            <w:pPr>
              <w:pStyle w:val="EngHang"/>
            </w:pPr>
            <w:r>
              <w:t>A bush burning as with fuel,</w:t>
            </w:r>
          </w:p>
          <w:p w14:paraId="3E538295" w14:textId="77777777" w:rsidR="00E60591" w:rsidRDefault="00E60591" w:rsidP="00E60591">
            <w:pPr>
              <w:pStyle w:val="EngHang"/>
            </w:pPr>
            <w:r>
              <w:t>And its branches were not harmed.</w:t>
            </w:r>
          </w:p>
          <w:p w14:paraId="24C57190" w14:textId="77777777" w:rsidR="00E60591" w:rsidRDefault="00E60591" w:rsidP="00E60591">
            <w:pPr>
              <w:pStyle w:val="EngHangEnd"/>
            </w:pPr>
            <w:r>
              <w:t>Hail to you, O full of grace.</w:t>
            </w:r>
          </w:p>
        </w:tc>
      </w:tr>
      <w:tr w:rsidR="00E60591" w14:paraId="050DB2E9" w14:textId="77777777" w:rsidTr="00E60591">
        <w:trPr>
          <w:cantSplit/>
        </w:trPr>
        <w:tc>
          <w:tcPr>
            <w:tcW w:w="288" w:type="dxa"/>
          </w:tcPr>
          <w:p w14:paraId="7FD23898" w14:textId="77777777" w:rsidR="00E60591" w:rsidRDefault="00E60591" w:rsidP="00E60591">
            <w:pPr>
              <w:pStyle w:val="CopticCross"/>
            </w:pPr>
            <w:r>
              <w:lastRenderedPageBreak/>
              <w:t>¿</w:t>
            </w:r>
          </w:p>
        </w:tc>
        <w:tc>
          <w:tcPr>
            <w:tcW w:w="3960" w:type="dxa"/>
          </w:tcPr>
          <w:p w14:paraId="3ED21D66" w14:textId="77777777" w:rsidR="00E60591" w:rsidRDefault="00E60591" w:rsidP="00E60591">
            <w:pPr>
              <w:pStyle w:val="EngHang"/>
            </w:pPr>
            <w:r>
              <w:t>The strings of David were moved,</w:t>
            </w:r>
          </w:p>
          <w:p w14:paraId="1DBEA767" w14:textId="77777777" w:rsidR="00E60591" w:rsidRDefault="00E60591" w:rsidP="00E60591">
            <w:pPr>
              <w:pStyle w:val="EngHang"/>
            </w:pPr>
            <w:r>
              <w:t>As he cried out, speaking of you,</w:t>
            </w:r>
          </w:p>
          <w:p w14:paraId="3628C9A0" w14:textId="77777777" w:rsidR="00E60591" w:rsidRDefault="00E60591" w:rsidP="00E60591">
            <w:pPr>
              <w:pStyle w:val="EngHang"/>
            </w:pPr>
            <w:r>
              <w:t>“Hear, O daughter and understand.”</w:t>
            </w:r>
          </w:p>
          <w:p w14:paraId="55CBC33C" w14:textId="77777777" w:rsidR="00E60591" w:rsidRDefault="00E60591" w:rsidP="00E60591">
            <w:pPr>
              <w:pStyle w:val="EngHangEnd"/>
            </w:pPr>
            <w:r>
              <w:t>Hail to you, O full of grace.</w:t>
            </w:r>
          </w:p>
        </w:tc>
      </w:tr>
      <w:tr w:rsidR="00E60591" w14:paraId="433D3922" w14:textId="77777777" w:rsidTr="00E60591">
        <w:trPr>
          <w:cantSplit/>
        </w:trPr>
        <w:tc>
          <w:tcPr>
            <w:tcW w:w="288" w:type="dxa"/>
          </w:tcPr>
          <w:p w14:paraId="79954D83" w14:textId="77777777" w:rsidR="00E60591" w:rsidRDefault="00E60591" w:rsidP="00E60591">
            <w:pPr>
              <w:pStyle w:val="CopticCross"/>
            </w:pPr>
          </w:p>
        </w:tc>
        <w:tc>
          <w:tcPr>
            <w:tcW w:w="3960" w:type="dxa"/>
          </w:tcPr>
          <w:p w14:paraId="6FCB959F" w14:textId="77777777" w:rsidR="00E60591" w:rsidRDefault="00E60591" w:rsidP="00E60591">
            <w:pPr>
              <w:pStyle w:val="EngHang"/>
            </w:pPr>
            <w:r>
              <w:t>Solomon spoke in his proverbs,</w:t>
            </w:r>
          </w:p>
          <w:p w14:paraId="7037D87D" w14:textId="77777777" w:rsidR="00E60591" w:rsidRDefault="00E60591" w:rsidP="00E60591">
            <w:pPr>
              <w:pStyle w:val="EngHang"/>
            </w:pPr>
            <w:r>
              <w:t>And clearly proclaimed in his songs,</w:t>
            </w:r>
          </w:p>
          <w:p w14:paraId="29792A9F" w14:textId="77777777" w:rsidR="00E60591" w:rsidRDefault="00E60591" w:rsidP="00E60591">
            <w:pPr>
              <w:pStyle w:val="EngHang"/>
            </w:pPr>
            <w:r>
              <w:t>“My sister, you are the elect of creation.”</w:t>
            </w:r>
          </w:p>
          <w:p w14:paraId="2864EF4E" w14:textId="77777777" w:rsidR="00E60591" w:rsidRDefault="00E60591" w:rsidP="00E60591">
            <w:pPr>
              <w:pStyle w:val="EngHangEnd"/>
            </w:pPr>
            <w:r>
              <w:t>Hail to you, O full of grace.</w:t>
            </w:r>
          </w:p>
        </w:tc>
      </w:tr>
      <w:tr w:rsidR="00E60591" w14:paraId="1AE9A759" w14:textId="77777777" w:rsidTr="00E60591">
        <w:trPr>
          <w:cantSplit/>
        </w:trPr>
        <w:tc>
          <w:tcPr>
            <w:tcW w:w="288" w:type="dxa"/>
          </w:tcPr>
          <w:p w14:paraId="1EC5B73A" w14:textId="77777777" w:rsidR="00E60591" w:rsidRDefault="00E60591" w:rsidP="00E60591">
            <w:pPr>
              <w:pStyle w:val="CopticCross"/>
            </w:pPr>
            <w:r>
              <w:t>¿</w:t>
            </w:r>
          </w:p>
        </w:tc>
        <w:tc>
          <w:tcPr>
            <w:tcW w:w="3960" w:type="dxa"/>
          </w:tcPr>
          <w:p w14:paraId="2212F8CD" w14:textId="77777777" w:rsidR="00E60591" w:rsidRDefault="00E60591" w:rsidP="00E60591">
            <w:pPr>
              <w:pStyle w:val="EngHang"/>
            </w:pPr>
            <w:r>
              <w:t>You are blessed, O daughter of Joachim,</w:t>
            </w:r>
          </w:p>
          <w:p w14:paraId="4CDF83F3" w14:textId="77777777" w:rsidR="00E60591" w:rsidRDefault="00E60591" w:rsidP="00E60591">
            <w:pPr>
              <w:pStyle w:val="EngHang"/>
            </w:pPr>
            <w:r>
              <w:t>For the Only-Begotten came forth from you,</w:t>
            </w:r>
          </w:p>
          <w:p w14:paraId="35D5D2F3" w14:textId="77777777" w:rsidR="00E60591" w:rsidRDefault="00E60591" w:rsidP="00E60591">
            <w:pPr>
              <w:pStyle w:val="EngHang"/>
            </w:pPr>
            <w:r>
              <w:t>And saved us from the punishment of Hades.</w:t>
            </w:r>
          </w:p>
          <w:p w14:paraId="670A8DAA" w14:textId="77777777" w:rsidR="00E60591" w:rsidRDefault="00E60591" w:rsidP="00E60591">
            <w:pPr>
              <w:pStyle w:val="EngHangEnd"/>
            </w:pPr>
            <w:r>
              <w:t>Hail to you, O full of grace.</w:t>
            </w:r>
          </w:p>
        </w:tc>
      </w:tr>
      <w:tr w:rsidR="00E60591" w14:paraId="2A4B0A54" w14:textId="77777777" w:rsidTr="00E60591">
        <w:trPr>
          <w:cantSplit/>
        </w:trPr>
        <w:tc>
          <w:tcPr>
            <w:tcW w:w="288" w:type="dxa"/>
          </w:tcPr>
          <w:p w14:paraId="10C5CD16" w14:textId="77777777" w:rsidR="00E60591" w:rsidRDefault="00E60591" w:rsidP="00E60591">
            <w:pPr>
              <w:pStyle w:val="CopticCross"/>
            </w:pPr>
          </w:p>
        </w:tc>
        <w:tc>
          <w:tcPr>
            <w:tcW w:w="3960" w:type="dxa"/>
          </w:tcPr>
          <w:p w14:paraId="0F5990F9" w14:textId="77777777" w:rsidR="00E60591" w:rsidRDefault="00E60591" w:rsidP="00E60591">
            <w:pPr>
              <w:pStyle w:val="EngHang"/>
            </w:pPr>
            <w:r>
              <w:t>From you came a true man,</w:t>
            </w:r>
          </w:p>
          <w:p w14:paraId="7A1B5AF9" w14:textId="77777777" w:rsidR="00E60591" w:rsidRDefault="00E60591" w:rsidP="00E60591">
            <w:pPr>
              <w:pStyle w:val="EngHang"/>
            </w:pPr>
            <w:r>
              <w:t>Divinity united with humanity,</w:t>
            </w:r>
          </w:p>
          <w:p w14:paraId="067DFD58" w14:textId="77777777" w:rsidR="00E60591" w:rsidRDefault="00E60591" w:rsidP="00E60591">
            <w:pPr>
              <w:pStyle w:val="EngHang"/>
            </w:pPr>
            <w:r>
              <w:t>And He removed all sorrow.</w:t>
            </w:r>
          </w:p>
          <w:p w14:paraId="2A6CC840" w14:textId="77777777" w:rsidR="00E60591" w:rsidRDefault="00E60591" w:rsidP="00E60591">
            <w:pPr>
              <w:pStyle w:val="EngHangEnd"/>
            </w:pPr>
            <w:r>
              <w:t>Hail to you, O full of grace.</w:t>
            </w:r>
          </w:p>
        </w:tc>
      </w:tr>
      <w:tr w:rsidR="00E60591" w14:paraId="77864D0F" w14:textId="77777777" w:rsidTr="00E60591">
        <w:trPr>
          <w:cantSplit/>
        </w:trPr>
        <w:tc>
          <w:tcPr>
            <w:tcW w:w="288" w:type="dxa"/>
          </w:tcPr>
          <w:p w14:paraId="1BD81282" w14:textId="77777777" w:rsidR="00E60591" w:rsidRDefault="00E60591" w:rsidP="00E60591">
            <w:pPr>
              <w:pStyle w:val="CopticCross"/>
            </w:pPr>
            <w:r>
              <w:t>¿</w:t>
            </w:r>
          </w:p>
        </w:tc>
        <w:tc>
          <w:tcPr>
            <w:tcW w:w="3960" w:type="dxa"/>
          </w:tcPr>
          <w:p w14:paraId="4B4ABE79" w14:textId="77777777" w:rsidR="00E60591" w:rsidRDefault="00E60591" w:rsidP="00E60591">
            <w:pPr>
              <w:pStyle w:val="EngHang"/>
            </w:pPr>
            <w:r>
              <w:t>The high and mighty in the glory of His father,</w:t>
            </w:r>
          </w:p>
          <w:p w14:paraId="0D79F91C" w14:textId="77777777" w:rsidR="00E60591" w:rsidRDefault="00E60591" w:rsidP="00E60591">
            <w:pPr>
              <w:pStyle w:val="EngHang"/>
            </w:pPr>
            <w:r>
              <w:t>Above all tribes of men,</w:t>
            </w:r>
          </w:p>
          <w:p w14:paraId="1B564FC9" w14:textId="77777777" w:rsidR="00E60591" w:rsidRDefault="00E60591" w:rsidP="00E60591">
            <w:pPr>
              <w:pStyle w:val="EngHang"/>
            </w:pPr>
            <w:r>
              <w:t>Appeared from you, you bore Him.</w:t>
            </w:r>
          </w:p>
          <w:p w14:paraId="593F96BA" w14:textId="77777777" w:rsidR="00E60591" w:rsidRDefault="00E60591" w:rsidP="00E60591">
            <w:pPr>
              <w:pStyle w:val="EngHangEnd"/>
            </w:pPr>
            <w:r>
              <w:t>Hail to you, O full of grace.</w:t>
            </w:r>
          </w:p>
        </w:tc>
      </w:tr>
      <w:tr w:rsidR="00E60591" w14:paraId="56DAD5B5" w14:textId="77777777" w:rsidTr="00E60591">
        <w:trPr>
          <w:cantSplit/>
        </w:trPr>
        <w:tc>
          <w:tcPr>
            <w:tcW w:w="288" w:type="dxa"/>
          </w:tcPr>
          <w:p w14:paraId="76474370" w14:textId="77777777" w:rsidR="00E60591" w:rsidRDefault="00E60591" w:rsidP="00E60591">
            <w:pPr>
              <w:pStyle w:val="CopticCross"/>
            </w:pPr>
          </w:p>
        </w:tc>
        <w:tc>
          <w:tcPr>
            <w:tcW w:w="3960" w:type="dxa"/>
          </w:tcPr>
          <w:p w14:paraId="26F31DCB" w14:textId="77777777" w:rsidR="00E60591" w:rsidRDefault="00E60591" w:rsidP="00E60591">
            <w:pPr>
              <w:pStyle w:val="EngHang"/>
            </w:pPr>
            <w:r>
              <w:t>You became higher than the heavenly,</w:t>
            </w:r>
          </w:p>
          <w:p w14:paraId="57CAC332" w14:textId="77777777" w:rsidR="00E60591" w:rsidRDefault="00E60591" w:rsidP="00E60591">
            <w:pPr>
              <w:pStyle w:val="EngHang"/>
            </w:pPr>
            <w:r>
              <w:t>And all the luminous orders.</w:t>
            </w:r>
          </w:p>
          <w:p w14:paraId="18AF35D3" w14:textId="77777777" w:rsidR="00E60591" w:rsidRDefault="00E60591" w:rsidP="00E60591">
            <w:pPr>
              <w:pStyle w:val="EngHang"/>
            </w:pPr>
            <w:r>
              <w:t>O you who are greatly filled with joy</w:t>
            </w:r>
            <w:r>
              <w:rPr>
                <w:rStyle w:val="FootnoteReference"/>
              </w:rPr>
              <w:footnoteReference w:id="959"/>
            </w:r>
            <w:r>
              <w:t>.</w:t>
            </w:r>
          </w:p>
          <w:p w14:paraId="14B09F45" w14:textId="77777777" w:rsidR="00E60591" w:rsidRDefault="00E60591" w:rsidP="00E60591">
            <w:pPr>
              <w:pStyle w:val="EngHangEnd"/>
            </w:pPr>
            <w:r>
              <w:t>Hail to you, O full of grace.</w:t>
            </w:r>
          </w:p>
        </w:tc>
      </w:tr>
      <w:tr w:rsidR="00E60591" w14:paraId="633EDBA7" w14:textId="77777777" w:rsidTr="00E60591">
        <w:trPr>
          <w:cantSplit/>
        </w:trPr>
        <w:tc>
          <w:tcPr>
            <w:tcW w:w="288" w:type="dxa"/>
          </w:tcPr>
          <w:p w14:paraId="24457113" w14:textId="77777777" w:rsidR="00E60591" w:rsidRDefault="00E60591" w:rsidP="00E60591">
            <w:pPr>
              <w:pStyle w:val="CopticCross"/>
            </w:pPr>
            <w:r>
              <w:lastRenderedPageBreak/>
              <w:t>¿</w:t>
            </w:r>
          </w:p>
        </w:tc>
        <w:tc>
          <w:tcPr>
            <w:tcW w:w="3960" w:type="dxa"/>
          </w:tcPr>
          <w:p w14:paraId="170FA418" w14:textId="77777777" w:rsidR="00E60591" w:rsidRDefault="00E60591" w:rsidP="00E60591">
            <w:pPr>
              <w:pStyle w:val="EngHang"/>
            </w:pPr>
            <w:r>
              <w:t>You receive all praise,</w:t>
            </w:r>
          </w:p>
          <w:p w14:paraId="4E16FD6A" w14:textId="77777777" w:rsidR="00E60591" w:rsidRDefault="00E60591" w:rsidP="00E60591">
            <w:pPr>
              <w:pStyle w:val="EngHang"/>
            </w:pPr>
            <w:r>
              <w:t>You remembrance is made and</w:t>
            </w:r>
          </w:p>
          <w:p w14:paraId="6304BD66" w14:textId="77777777" w:rsidR="00E60591" w:rsidRDefault="00E60591" w:rsidP="00E60591">
            <w:pPr>
              <w:pStyle w:val="EngHang"/>
            </w:pPr>
            <w:r>
              <w:t>You are hailed in all the lands,</w:t>
            </w:r>
          </w:p>
          <w:p w14:paraId="47E2CF7D" w14:textId="77777777" w:rsidR="00E60591" w:rsidRDefault="00E60591" w:rsidP="00E60591">
            <w:pPr>
              <w:pStyle w:val="EngHangEnd"/>
            </w:pPr>
            <w:r>
              <w:t>Hail to you, O full of grace.</w:t>
            </w:r>
          </w:p>
        </w:tc>
      </w:tr>
      <w:tr w:rsidR="00E60591" w14:paraId="6EE6FE7F" w14:textId="77777777" w:rsidTr="00E60591">
        <w:trPr>
          <w:cantSplit/>
        </w:trPr>
        <w:tc>
          <w:tcPr>
            <w:tcW w:w="288" w:type="dxa"/>
          </w:tcPr>
          <w:p w14:paraId="7D7D8F6C" w14:textId="77777777" w:rsidR="00E60591" w:rsidRDefault="00E60591" w:rsidP="00E60591">
            <w:pPr>
              <w:pStyle w:val="CopticCross"/>
            </w:pPr>
          </w:p>
        </w:tc>
        <w:tc>
          <w:tcPr>
            <w:tcW w:w="3960" w:type="dxa"/>
          </w:tcPr>
          <w:p w14:paraId="54F428CE" w14:textId="77777777" w:rsidR="00E60591" w:rsidRDefault="00E60591" w:rsidP="00E60591">
            <w:pPr>
              <w:pStyle w:val="EngHang"/>
            </w:pPr>
            <w:r>
              <w:t>You became a throne for the Most High,</w:t>
            </w:r>
          </w:p>
          <w:p w14:paraId="35CE495E" w14:textId="77777777" w:rsidR="00E60591" w:rsidRDefault="00E60591" w:rsidP="00E60591">
            <w:pPr>
              <w:pStyle w:val="EngHang"/>
            </w:pPr>
            <w:r>
              <w:t>Our Lord and Saviour, whom we worship,</w:t>
            </w:r>
          </w:p>
          <w:p w14:paraId="45E16F85" w14:textId="77777777" w:rsidR="00E60591" w:rsidRDefault="00E60591" w:rsidP="00E60591">
            <w:pPr>
              <w:pStyle w:val="EngHang"/>
            </w:pPr>
            <w:r>
              <w:t>You are blessed by all generations,</w:t>
            </w:r>
          </w:p>
          <w:p w14:paraId="74800905" w14:textId="77777777" w:rsidR="00E60591" w:rsidRDefault="00E60591" w:rsidP="00E60591">
            <w:pPr>
              <w:pStyle w:val="EngHangEnd"/>
            </w:pPr>
            <w:r>
              <w:t>Hail to you, O full of grace.</w:t>
            </w:r>
          </w:p>
        </w:tc>
      </w:tr>
      <w:tr w:rsidR="00E60591" w14:paraId="7EA31FA9" w14:textId="77777777" w:rsidTr="00E60591">
        <w:trPr>
          <w:cantSplit/>
        </w:trPr>
        <w:tc>
          <w:tcPr>
            <w:tcW w:w="288" w:type="dxa"/>
          </w:tcPr>
          <w:p w14:paraId="2EBE4DBE" w14:textId="77777777" w:rsidR="00E60591" w:rsidRDefault="00E60591" w:rsidP="00E60591">
            <w:pPr>
              <w:pStyle w:val="CopticCross"/>
            </w:pPr>
            <w:r>
              <w:t>¿</w:t>
            </w:r>
          </w:p>
        </w:tc>
        <w:tc>
          <w:tcPr>
            <w:tcW w:w="3960" w:type="dxa"/>
          </w:tcPr>
          <w:p w14:paraId="55B93263" w14:textId="77777777" w:rsidR="00E60591" w:rsidRDefault="00E60591" w:rsidP="00E60591">
            <w:pPr>
              <w:pStyle w:val="EngHang"/>
            </w:pPr>
            <w:r>
              <w:t>Without His entry into the world by you,</w:t>
            </w:r>
          </w:p>
          <w:p w14:paraId="3CCEDAEE" w14:textId="77777777" w:rsidR="00E60591" w:rsidRDefault="00E60591" w:rsidP="00E60591">
            <w:pPr>
              <w:pStyle w:val="EngHang"/>
            </w:pPr>
            <w:r>
              <w:t>Paradise would have remained shut,</w:t>
            </w:r>
          </w:p>
          <w:p w14:paraId="66B1A391" w14:textId="77777777" w:rsidR="00E60591" w:rsidRDefault="00E60591" w:rsidP="00E60591">
            <w:pPr>
              <w:pStyle w:val="EngHang"/>
            </w:pPr>
            <w:r>
              <w:t>And Adam would have remained cast-out.</w:t>
            </w:r>
          </w:p>
          <w:p w14:paraId="47DCD9FA" w14:textId="77777777" w:rsidR="00E60591" w:rsidRDefault="00E60591" w:rsidP="00E60591">
            <w:pPr>
              <w:pStyle w:val="EngHangEnd"/>
            </w:pPr>
            <w:r>
              <w:t>Hail to you, O full of grace.</w:t>
            </w:r>
          </w:p>
        </w:tc>
      </w:tr>
      <w:tr w:rsidR="00E60591" w14:paraId="6BEDA821" w14:textId="77777777" w:rsidTr="00E60591">
        <w:trPr>
          <w:cantSplit/>
        </w:trPr>
        <w:tc>
          <w:tcPr>
            <w:tcW w:w="288" w:type="dxa"/>
          </w:tcPr>
          <w:p w14:paraId="5302A069" w14:textId="77777777" w:rsidR="00E60591" w:rsidRDefault="00E60591" w:rsidP="00E60591">
            <w:pPr>
              <w:pStyle w:val="CopticCross"/>
            </w:pPr>
          </w:p>
        </w:tc>
        <w:tc>
          <w:tcPr>
            <w:tcW w:w="3960" w:type="dxa"/>
          </w:tcPr>
          <w:p w14:paraId="26D0CC77" w14:textId="77777777" w:rsidR="00E60591" w:rsidRDefault="00E60591" w:rsidP="00E60591">
            <w:pPr>
              <w:pStyle w:val="EngHang"/>
            </w:pPr>
            <w:r>
              <w:t>Through you he became joyful,</w:t>
            </w:r>
          </w:p>
          <w:p w14:paraId="3340AF6C" w14:textId="77777777" w:rsidR="00E60591" w:rsidRDefault="00E60591" w:rsidP="00E60591">
            <w:pPr>
              <w:pStyle w:val="EngHang"/>
            </w:pPr>
            <w:r>
              <w:t>And returned from his exile,</w:t>
            </w:r>
          </w:p>
          <w:p w14:paraId="539692EE" w14:textId="77777777" w:rsidR="00E60591" w:rsidRDefault="00E60591" w:rsidP="00E60591">
            <w:pPr>
              <w:pStyle w:val="EngHang"/>
            </w:pPr>
            <w:r>
              <w:t>And we were delivered from bondage to Satan.</w:t>
            </w:r>
          </w:p>
          <w:p w14:paraId="528FA65A" w14:textId="77777777" w:rsidR="00E60591" w:rsidRDefault="00E60591" w:rsidP="00E60591">
            <w:pPr>
              <w:pStyle w:val="EngHangEnd"/>
            </w:pPr>
            <w:r>
              <w:t>Hail to you, O full of grace.</w:t>
            </w:r>
          </w:p>
        </w:tc>
      </w:tr>
      <w:tr w:rsidR="00E60591" w14:paraId="140A1FC8" w14:textId="77777777" w:rsidTr="00E60591">
        <w:trPr>
          <w:cantSplit/>
        </w:trPr>
        <w:tc>
          <w:tcPr>
            <w:tcW w:w="288" w:type="dxa"/>
          </w:tcPr>
          <w:p w14:paraId="1757E73D" w14:textId="77777777" w:rsidR="00E60591" w:rsidRDefault="00E60591" w:rsidP="00E60591">
            <w:pPr>
              <w:pStyle w:val="CopticCross"/>
            </w:pPr>
            <w:r>
              <w:t>¿</w:t>
            </w:r>
          </w:p>
        </w:tc>
        <w:tc>
          <w:tcPr>
            <w:tcW w:w="3960" w:type="dxa"/>
          </w:tcPr>
          <w:p w14:paraId="224EBC58" w14:textId="77777777" w:rsidR="00E60591" w:rsidRDefault="00E60591" w:rsidP="00E60591">
            <w:pPr>
              <w:pStyle w:val="EngHang"/>
            </w:pPr>
            <w:r>
              <w:t>Because of him we all became</w:t>
            </w:r>
          </w:p>
          <w:p w14:paraId="419C43C0" w14:textId="77777777" w:rsidR="00E60591" w:rsidRDefault="00E60591" w:rsidP="00E60591">
            <w:pPr>
              <w:pStyle w:val="EngHang"/>
            </w:pPr>
            <w:r>
              <w:t>Surrounded by death, which had been ordained,</w:t>
            </w:r>
          </w:p>
          <w:p w14:paraId="22DFF70A" w14:textId="77777777" w:rsidR="00E60591" w:rsidRDefault="00E60591" w:rsidP="00E60591">
            <w:pPr>
              <w:pStyle w:val="EngHang"/>
            </w:pPr>
            <w:r>
              <w:t>And because of you we became joyful,</w:t>
            </w:r>
          </w:p>
          <w:p w14:paraId="05150FC1" w14:textId="77777777" w:rsidR="00E60591" w:rsidRDefault="00E60591" w:rsidP="00E60591">
            <w:pPr>
              <w:pStyle w:val="EngHangEnd"/>
            </w:pPr>
            <w:r>
              <w:t>Hail to you, O full of grace.</w:t>
            </w:r>
          </w:p>
        </w:tc>
      </w:tr>
      <w:tr w:rsidR="00E60591" w14:paraId="6AA0A42C" w14:textId="77777777" w:rsidTr="00E60591">
        <w:trPr>
          <w:cantSplit/>
        </w:trPr>
        <w:tc>
          <w:tcPr>
            <w:tcW w:w="288" w:type="dxa"/>
          </w:tcPr>
          <w:p w14:paraId="6371E5C4" w14:textId="77777777" w:rsidR="00E60591" w:rsidRDefault="00E60591" w:rsidP="00E60591">
            <w:pPr>
              <w:pStyle w:val="CopticCross"/>
            </w:pPr>
          </w:p>
        </w:tc>
        <w:tc>
          <w:tcPr>
            <w:tcW w:w="3960" w:type="dxa"/>
          </w:tcPr>
          <w:p w14:paraId="23886D31" w14:textId="77777777" w:rsidR="00E60591" w:rsidRDefault="00E60591" w:rsidP="00E60591">
            <w:pPr>
              <w:pStyle w:val="EngHang"/>
            </w:pPr>
            <w:r>
              <w:t>We are assembled together</w:t>
            </w:r>
          </w:p>
          <w:p w14:paraId="43D1B43D" w14:textId="77777777" w:rsidR="00E60591" w:rsidRDefault="00E60591" w:rsidP="00E60591">
            <w:pPr>
              <w:pStyle w:val="EngHang"/>
            </w:pPr>
            <w:r>
              <w:t>To offer our thanks,</w:t>
            </w:r>
          </w:p>
          <w:p w14:paraId="5EFC4DEB" w14:textId="77777777" w:rsidR="00E60591" w:rsidRDefault="00E60591" w:rsidP="00E60591">
            <w:pPr>
              <w:pStyle w:val="EngHang"/>
            </w:pPr>
            <w:r>
              <w:t>And to praise you publicly,</w:t>
            </w:r>
          </w:p>
          <w:p w14:paraId="10460E56" w14:textId="77777777" w:rsidR="00E60591" w:rsidRDefault="00E60591" w:rsidP="00E60591">
            <w:pPr>
              <w:pStyle w:val="EngHangEnd"/>
            </w:pPr>
            <w:r>
              <w:t>Hail to you, O full of grace.</w:t>
            </w:r>
          </w:p>
        </w:tc>
      </w:tr>
      <w:tr w:rsidR="00E60591" w14:paraId="2E36B47A" w14:textId="77777777" w:rsidTr="00E60591">
        <w:trPr>
          <w:cantSplit/>
        </w:trPr>
        <w:tc>
          <w:tcPr>
            <w:tcW w:w="288" w:type="dxa"/>
          </w:tcPr>
          <w:p w14:paraId="2FC72F43" w14:textId="77777777" w:rsidR="00E60591" w:rsidRDefault="00E60591" w:rsidP="00E60591">
            <w:pPr>
              <w:pStyle w:val="CopticCross"/>
            </w:pPr>
            <w:r>
              <w:lastRenderedPageBreak/>
              <w:t>¿</w:t>
            </w:r>
          </w:p>
        </w:tc>
        <w:tc>
          <w:tcPr>
            <w:tcW w:w="3960" w:type="dxa"/>
          </w:tcPr>
          <w:p w14:paraId="076CD9D0" w14:textId="77777777" w:rsidR="00E60591" w:rsidRDefault="00E60591" w:rsidP="00E60591">
            <w:pPr>
              <w:pStyle w:val="EngHang"/>
            </w:pPr>
            <w:r>
              <w:t>And I, who came forward boldly,</w:t>
            </w:r>
          </w:p>
          <w:p w14:paraId="75ECA413" w14:textId="77777777" w:rsidR="00E60591" w:rsidRDefault="00E60591" w:rsidP="00E60591">
            <w:pPr>
              <w:pStyle w:val="EngHang"/>
            </w:pPr>
            <w:r>
              <w:t>To praise the daughter of David,</w:t>
            </w:r>
          </w:p>
          <w:p w14:paraId="125F70DB" w14:textId="77777777" w:rsidR="00E60591" w:rsidRDefault="00E60591" w:rsidP="00E60591">
            <w:pPr>
              <w:pStyle w:val="EngHang"/>
            </w:pPr>
            <w:r>
              <w:t>Am the lowliest of the Christians.</w:t>
            </w:r>
          </w:p>
          <w:p w14:paraId="72793016" w14:textId="77777777" w:rsidR="00E60591" w:rsidRDefault="00E60591" w:rsidP="00E60591">
            <w:pPr>
              <w:pStyle w:val="EngHangEnd"/>
            </w:pPr>
            <w:r>
              <w:t>Hail to you, O full of grace.</w:t>
            </w:r>
          </w:p>
        </w:tc>
      </w:tr>
      <w:tr w:rsidR="00E60591" w14:paraId="40B4B938" w14:textId="77777777" w:rsidTr="00E60591">
        <w:trPr>
          <w:cantSplit/>
        </w:trPr>
        <w:tc>
          <w:tcPr>
            <w:tcW w:w="288" w:type="dxa"/>
          </w:tcPr>
          <w:p w14:paraId="03B68929" w14:textId="77777777" w:rsidR="00E60591" w:rsidRDefault="00E60591" w:rsidP="00E60591">
            <w:pPr>
              <w:pStyle w:val="CopticCross"/>
            </w:pPr>
          </w:p>
        </w:tc>
        <w:tc>
          <w:tcPr>
            <w:tcW w:w="3960" w:type="dxa"/>
          </w:tcPr>
          <w:p w14:paraId="0CB89F66" w14:textId="77777777" w:rsidR="00E60591" w:rsidRDefault="00E60591" w:rsidP="00E60591">
            <w:pPr>
              <w:pStyle w:val="EngHang"/>
            </w:pPr>
            <w:r>
              <w:t>Do not forget me, my Lady,</w:t>
            </w:r>
          </w:p>
          <w:p w14:paraId="21C7B3B2" w14:textId="77777777" w:rsidR="00E60591" w:rsidRDefault="00E60591" w:rsidP="00E60591">
            <w:pPr>
              <w:pStyle w:val="EngHang"/>
            </w:pPr>
            <w:r>
              <w:t>O precious pearl, emerald, and sapphire,</w:t>
            </w:r>
          </w:p>
          <w:p w14:paraId="05456A84" w14:textId="77777777" w:rsidR="00E60591" w:rsidRDefault="00E60591" w:rsidP="00E60591">
            <w:pPr>
              <w:pStyle w:val="EngHang"/>
            </w:pPr>
            <w:r>
              <w:t>Who became a Temple for the Lord.</w:t>
            </w:r>
          </w:p>
          <w:p w14:paraId="5313FBEE" w14:textId="77777777" w:rsidR="00E60591" w:rsidRDefault="00E60591" w:rsidP="00E60591">
            <w:pPr>
              <w:pStyle w:val="EngHangEnd"/>
            </w:pPr>
            <w:r>
              <w:t>Hail to you, O full of grace.</w:t>
            </w:r>
          </w:p>
        </w:tc>
      </w:tr>
      <w:tr w:rsidR="00E60591" w14:paraId="4D8F670B" w14:textId="77777777" w:rsidTr="00E60591">
        <w:trPr>
          <w:cantSplit/>
        </w:trPr>
        <w:tc>
          <w:tcPr>
            <w:tcW w:w="288" w:type="dxa"/>
          </w:tcPr>
          <w:p w14:paraId="7032786D" w14:textId="77777777" w:rsidR="00E60591" w:rsidRDefault="00E60591" w:rsidP="00E60591">
            <w:pPr>
              <w:pStyle w:val="CopticCross"/>
            </w:pPr>
            <w:r>
              <w:t>¿</w:t>
            </w:r>
          </w:p>
        </w:tc>
        <w:tc>
          <w:tcPr>
            <w:tcW w:w="3960" w:type="dxa"/>
          </w:tcPr>
          <w:p w14:paraId="5B42DAB1" w14:textId="77777777" w:rsidR="00E60591" w:rsidRDefault="00E60591" w:rsidP="00E60591">
            <w:pPr>
              <w:pStyle w:val="EngHang"/>
            </w:pPr>
            <w:r>
              <w:t>O Mary, keep for us for many hears,</w:t>
            </w:r>
          </w:p>
          <w:p w14:paraId="2ECCA420" w14:textId="77777777" w:rsidR="00E60591" w:rsidRDefault="00E60591" w:rsidP="00E60591">
            <w:pPr>
              <w:pStyle w:val="EngHang"/>
            </w:pPr>
            <w:r>
              <w:t>The life and standing</w:t>
            </w:r>
          </w:p>
          <w:p w14:paraId="7BC121B5" w14:textId="77777777" w:rsidR="00E60591" w:rsidRDefault="00E60591" w:rsidP="00E60591">
            <w:pPr>
              <w:pStyle w:val="EngHang"/>
            </w:pPr>
            <w:r>
              <w:t>of our holy and righteous father, Papa Abba ___,.</w:t>
            </w:r>
          </w:p>
          <w:p w14:paraId="3B3724E6" w14:textId="77777777" w:rsidR="00E60591" w:rsidRDefault="00E60591" w:rsidP="00E60591">
            <w:pPr>
              <w:pStyle w:val="EngHangEnd"/>
            </w:pPr>
            <w:r>
              <w:t>Hail to you, O full of grace.</w:t>
            </w:r>
          </w:p>
        </w:tc>
      </w:tr>
      <w:tr w:rsidR="00E60591" w14:paraId="7E7A6260" w14:textId="77777777" w:rsidTr="00E60591">
        <w:trPr>
          <w:cantSplit/>
        </w:trPr>
        <w:tc>
          <w:tcPr>
            <w:tcW w:w="288" w:type="dxa"/>
          </w:tcPr>
          <w:p w14:paraId="1170E285" w14:textId="77777777" w:rsidR="00E60591" w:rsidRDefault="00E60591" w:rsidP="00E60591">
            <w:pPr>
              <w:pStyle w:val="CopticCross"/>
            </w:pPr>
          </w:p>
        </w:tc>
        <w:tc>
          <w:tcPr>
            <w:tcW w:w="3960" w:type="dxa"/>
          </w:tcPr>
          <w:p w14:paraId="32AED3C5" w14:textId="77777777" w:rsidR="00E60591" w:rsidRDefault="00E60591" w:rsidP="00E60591">
            <w:pPr>
              <w:pStyle w:val="EngHang"/>
            </w:pPr>
            <w:r>
              <w:t>And his partners in all the orders,</w:t>
            </w:r>
          </w:p>
          <w:p w14:paraId="77FF0308" w14:textId="77777777" w:rsidR="00E60591" w:rsidRDefault="00E60591" w:rsidP="00E60591">
            <w:pPr>
              <w:pStyle w:val="EngHang"/>
            </w:pPr>
            <w:r>
              <w:t>Keep them, O Lord of Hosts,</w:t>
            </w:r>
          </w:p>
          <w:p w14:paraId="0D243B47" w14:textId="77777777" w:rsidR="00E60591" w:rsidRDefault="00E60591" w:rsidP="00E60591">
            <w:pPr>
              <w:pStyle w:val="EngHang"/>
            </w:pPr>
            <w:r>
              <w:t>And all your people, the Christians.</w:t>
            </w:r>
          </w:p>
          <w:p w14:paraId="4202BF86" w14:textId="77777777" w:rsidR="00E60591" w:rsidRDefault="00E60591" w:rsidP="00E60591">
            <w:pPr>
              <w:pStyle w:val="EngHangEnd"/>
            </w:pPr>
            <w:r>
              <w:t>Hail to you, O full of grace.</w:t>
            </w:r>
          </w:p>
        </w:tc>
      </w:tr>
      <w:tr w:rsidR="00E60591" w14:paraId="71F7C85A" w14:textId="77777777" w:rsidTr="00E60591">
        <w:trPr>
          <w:cantSplit/>
        </w:trPr>
        <w:tc>
          <w:tcPr>
            <w:tcW w:w="288" w:type="dxa"/>
          </w:tcPr>
          <w:p w14:paraId="381CEFE4" w14:textId="77777777" w:rsidR="00E60591" w:rsidRDefault="00E60591" w:rsidP="00E60591">
            <w:pPr>
              <w:pStyle w:val="CopticCross"/>
            </w:pPr>
            <w:r>
              <w:t>¿</w:t>
            </w:r>
          </w:p>
        </w:tc>
        <w:tc>
          <w:tcPr>
            <w:tcW w:w="3960" w:type="dxa"/>
          </w:tcPr>
          <w:p w14:paraId="492BD0C6" w14:textId="77777777" w:rsidR="00E60591" w:rsidRDefault="00E60591" w:rsidP="00E60591">
            <w:pPr>
              <w:pStyle w:val="EngHang"/>
            </w:pPr>
            <w:r>
              <w:t>And he who wrote these rhymes,</w:t>
            </w:r>
          </w:p>
          <w:p w14:paraId="30F518B1" w14:textId="77777777" w:rsidR="00E60591" w:rsidRDefault="00E60591" w:rsidP="00E60591">
            <w:pPr>
              <w:pStyle w:val="EngHang"/>
            </w:pPr>
            <w:r>
              <w:t>Crying out loudly from his heart, with awe</w:t>
            </w:r>
          </w:p>
          <w:p w14:paraId="45C11332" w14:textId="77777777" w:rsidR="00E60591" w:rsidRDefault="00E60591" w:rsidP="00E60591">
            <w:pPr>
              <w:pStyle w:val="EngHang"/>
            </w:pPr>
            <w:r>
              <w:t>To his Lord and his desire.</w:t>
            </w:r>
          </w:p>
          <w:p w14:paraId="1B0A374A" w14:textId="77777777" w:rsidR="00E60591" w:rsidRDefault="00E60591" w:rsidP="00E60591">
            <w:pPr>
              <w:pStyle w:val="EngHangEnd"/>
            </w:pPr>
            <w:r>
              <w:t>Hail to you, O full of grace.</w:t>
            </w:r>
          </w:p>
        </w:tc>
      </w:tr>
      <w:tr w:rsidR="00E60591" w14:paraId="3EABC326" w14:textId="77777777" w:rsidTr="00E60591">
        <w:trPr>
          <w:cantSplit/>
        </w:trPr>
        <w:tc>
          <w:tcPr>
            <w:tcW w:w="288" w:type="dxa"/>
          </w:tcPr>
          <w:p w14:paraId="49CE26EC" w14:textId="77777777" w:rsidR="00E60591" w:rsidRDefault="00E60591" w:rsidP="00E60591">
            <w:pPr>
              <w:pStyle w:val="CopticCross"/>
            </w:pPr>
          </w:p>
        </w:tc>
        <w:tc>
          <w:tcPr>
            <w:tcW w:w="3960" w:type="dxa"/>
          </w:tcPr>
          <w:p w14:paraId="04B7F9E3" w14:textId="77777777" w:rsidR="00E60591" w:rsidRDefault="00E60591" w:rsidP="00E60591">
            <w:pPr>
              <w:pStyle w:val="EngHang"/>
            </w:pPr>
            <w:r>
              <w:t>He cries, asking Him for forgivness,</w:t>
            </w:r>
          </w:p>
          <w:p w14:paraId="20FA3E40" w14:textId="77777777" w:rsidR="00E60591" w:rsidRDefault="00E60591" w:rsidP="00E60591">
            <w:pPr>
              <w:pStyle w:val="EngHang"/>
            </w:pPr>
            <w:r>
              <w:t>Coem to his help at the hour of his departure,</w:t>
            </w:r>
          </w:p>
          <w:p w14:paraId="3B32ED59" w14:textId="77777777" w:rsidR="00E60591" w:rsidRDefault="00E60591" w:rsidP="00E60591">
            <w:pPr>
              <w:pStyle w:val="EngHang"/>
            </w:pPr>
            <w:r>
              <w:t>And assist him on Judgment Day.</w:t>
            </w:r>
          </w:p>
          <w:p w14:paraId="2BC84FD7" w14:textId="77777777" w:rsidR="00E60591" w:rsidRDefault="00E60591" w:rsidP="00E60591">
            <w:pPr>
              <w:pStyle w:val="EngHangEnd"/>
            </w:pPr>
            <w:r>
              <w:t>Hail to you, O full of grace.</w:t>
            </w:r>
          </w:p>
        </w:tc>
      </w:tr>
      <w:tr w:rsidR="00E60591" w14:paraId="7A65E02B" w14:textId="77777777" w:rsidTr="00E60591">
        <w:trPr>
          <w:cantSplit/>
        </w:trPr>
        <w:tc>
          <w:tcPr>
            <w:tcW w:w="288" w:type="dxa"/>
          </w:tcPr>
          <w:p w14:paraId="5E6A4CB0" w14:textId="77777777" w:rsidR="00E60591" w:rsidRDefault="00E60591" w:rsidP="00E60591">
            <w:pPr>
              <w:pStyle w:val="CopticCross"/>
            </w:pPr>
            <w:r>
              <w:lastRenderedPageBreak/>
              <w:t>¿</w:t>
            </w:r>
          </w:p>
        </w:tc>
        <w:tc>
          <w:tcPr>
            <w:tcW w:w="3960" w:type="dxa"/>
          </w:tcPr>
          <w:p w14:paraId="2F0CEB82" w14:textId="77777777" w:rsidR="00E60591" w:rsidRDefault="00E60591" w:rsidP="00E60591">
            <w:pPr>
              <w:pStyle w:val="EngHang"/>
            </w:pPr>
            <w:r>
              <w:t>Mary, I beg you to intercede,</w:t>
            </w:r>
          </w:p>
          <w:p w14:paraId="1DB39F76" w14:textId="77777777" w:rsidR="00E60591" w:rsidRDefault="00E60591" w:rsidP="00E60591">
            <w:pPr>
              <w:pStyle w:val="EngHang"/>
            </w:pPr>
            <w:r>
              <w:t>Before the Lord whom we worship,</w:t>
            </w:r>
          </w:p>
          <w:p w14:paraId="0EF9456A" w14:textId="77777777" w:rsidR="00E60591" w:rsidRDefault="00E60591" w:rsidP="00E60591">
            <w:pPr>
              <w:pStyle w:val="EngHang"/>
            </w:pPr>
            <w:r>
              <w:t>That He may forgive us by your prayers.</w:t>
            </w:r>
          </w:p>
          <w:p w14:paraId="0BE8BB4B" w14:textId="77777777" w:rsidR="00E60591" w:rsidRDefault="00E60591" w:rsidP="00E60591">
            <w:pPr>
              <w:pStyle w:val="EngHangEnd"/>
            </w:pPr>
            <w:r>
              <w:t>Hail to you, O full of grace.</w:t>
            </w:r>
          </w:p>
        </w:tc>
      </w:tr>
      <w:tr w:rsidR="00E60591" w14:paraId="6F28921B" w14:textId="77777777" w:rsidTr="00E60591">
        <w:trPr>
          <w:cantSplit/>
        </w:trPr>
        <w:tc>
          <w:tcPr>
            <w:tcW w:w="288" w:type="dxa"/>
          </w:tcPr>
          <w:p w14:paraId="3155CD1B" w14:textId="77777777" w:rsidR="00E60591" w:rsidRDefault="00E60591" w:rsidP="00E60591">
            <w:pPr>
              <w:pStyle w:val="CopticCross"/>
            </w:pPr>
          </w:p>
        </w:tc>
        <w:tc>
          <w:tcPr>
            <w:tcW w:w="3960" w:type="dxa"/>
          </w:tcPr>
          <w:p w14:paraId="43AA4579" w14:textId="77777777" w:rsidR="00E60591" w:rsidRDefault="00E60591" w:rsidP="00E60591">
            <w:pPr>
              <w:pStyle w:val="EngHang"/>
            </w:pPr>
            <w:r>
              <w:t>My Lady, I ask you,</w:t>
            </w:r>
          </w:p>
          <w:p w14:paraId="7638036D" w14:textId="77777777" w:rsidR="00E60591" w:rsidRDefault="00E60591" w:rsidP="00E60591">
            <w:pPr>
              <w:pStyle w:val="EngHang"/>
            </w:pPr>
            <w:r>
              <w:t>O daughter of the righteous David,</w:t>
            </w:r>
          </w:p>
          <w:p w14:paraId="5DE86FF2" w14:textId="77777777" w:rsidR="00E60591" w:rsidRDefault="00E60591" w:rsidP="00E60591">
            <w:pPr>
              <w:pStyle w:val="EngHang"/>
            </w:pPr>
            <w:r>
              <w:t>To save us from the fearful fire.</w:t>
            </w:r>
          </w:p>
          <w:p w14:paraId="391B80CA" w14:textId="77777777" w:rsidR="00E60591" w:rsidRDefault="00E60591" w:rsidP="00E60591">
            <w:pPr>
              <w:pStyle w:val="EngHangEnd"/>
            </w:pPr>
            <w:r>
              <w:t>Hail to you, O full of grace.</w:t>
            </w:r>
          </w:p>
        </w:tc>
      </w:tr>
    </w:tbl>
    <w:p w14:paraId="027A1604" w14:textId="77777777" w:rsidR="00E60591" w:rsidRDefault="00E60591" w:rsidP="00E60591">
      <w:pPr>
        <w:pStyle w:val="Heading3"/>
      </w:pPr>
      <w:bookmarkStart w:id="1150" w:name="_Ref452620695"/>
      <w:bookmarkStart w:id="1151" w:name="_Toc479145668"/>
      <w:r>
        <w:t>The First Batos Lobsh</w:t>
      </w:r>
      <w:bookmarkEnd w:id="1150"/>
      <w:bookmarkEnd w:id="1151"/>
    </w:p>
    <w:p w14:paraId="20AB42D7" w14:textId="77777777" w:rsidR="00E60591" w:rsidRDefault="00E60591" w:rsidP="00E60591">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58EEC62C" w14:textId="77777777" w:rsidTr="00E60591">
        <w:trPr>
          <w:cantSplit/>
          <w:jc w:val="center"/>
        </w:trPr>
        <w:tc>
          <w:tcPr>
            <w:tcW w:w="288" w:type="dxa"/>
          </w:tcPr>
          <w:p w14:paraId="652FEC1A" w14:textId="77777777" w:rsidR="00E60591" w:rsidRDefault="00E60591" w:rsidP="00E60591">
            <w:pPr>
              <w:pStyle w:val="CopticCross"/>
            </w:pPr>
          </w:p>
        </w:tc>
        <w:tc>
          <w:tcPr>
            <w:tcW w:w="3960" w:type="dxa"/>
          </w:tcPr>
          <w:p w14:paraId="7A81828D" w14:textId="77777777" w:rsidR="00E60591" w:rsidRDefault="00E60591" w:rsidP="00E60591">
            <w:pPr>
              <w:pStyle w:val="EngHang"/>
            </w:pPr>
            <w:r>
              <w:t>Hail to you O full of grace,</w:t>
            </w:r>
          </w:p>
          <w:p w14:paraId="557A44A5" w14:textId="77777777" w:rsidR="00E60591" w:rsidRDefault="00E60591" w:rsidP="00E60591">
            <w:pPr>
              <w:pStyle w:val="EngHang"/>
            </w:pPr>
            <w:r>
              <w:t>The undefiled Virgin,</w:t>
            </w:r>
          </w:p>
          <w:p w14:paraId="4EA85DA9" w14:textId="77777777" w:rsidR="00E60591" w:rsidRDefault="00E60591" w:rsidP="00E60591">
            <w:pPr>
              <w:pStyle w:val="EngHang"/>
            </w:pPr>
            <w:r>
              <w:t>The choicest vessel</w:t>
            </w:r>
          </w:p>
          <w:p w14:paraId="2C1DEF91" w14:textId="77777777" w:rsidR="00E60591" w:rsidRPr="001A0083" w:rsidRDefault="00E60591" w:rsidP="00E60591">
            <w:pPr>
              <w:pStyle w:val="EngHangEnd"/>
            </w:pPr>
            <w:r>
              <w:t>In the whole world,</w:t>
            </w:r>
          </w:p>
        </w:tc>
        <w:tc>
          <w:tcPr>
            <w:tcW w:w="288" w:type="dxa"/>
          </w:tcPr>
          <w:p w14:paraId="137C58FB" w14:textId="77777777" w:rsidR="00E60591" w:rsidRDefault="00E60591" w:rsidP="00E60591"/>
        </w:tc>
        <w:tc>
          <w:tcPr>
            <w:tcW w:w="288" w:type="dxa"/>
          </w:tcPr>
          <w:p w14:paraId="246E5DB7" w14:textId="77777777" w:rsidR="00E60591" w:rsidRDefault="00E60591" w:rsidP="00E60591">
            <w:pPr>
              <w:pStyle w:val="CopticCross"/>
            </w:pPr>
          </w:p>
        </w:tc>
        <w:tc>
          <w:tcPr>
            <w:tcW w:w="3960" w:type="dxa"/>
          </w:tcPr>
          <w:p w14:paraId="390E08BA" w14:textId="77777777" w:rsidR="00E60591" w:rsidRDefault="00E60591" w:rsidP="00E60591">
            <w:pPr>
              <w:pStyle w:val="CopticVersemulti-line"/>
            </w:pPr>
            <w:r>
              <w:t>Ⲭⲉⲣⲉ ⲑⲏⲉⲙⲉϩ ⲛ̀ϩ̀ⲙⲟⲧ:</w:t>
            </w:r>
          </w:p>
          <w:p w14:paraId="6A7199D7" w14:textId="77777777" w:rsidR="00E60591" w:rsidRDefault="00E60591" w:rsidP="00E60591">
            <w:pPr>
              <w:pStyle w:val="CopticVersemulti-line"/>
            </w:pPr>
            <w:r>
              <w:t>ϯⲡⲁⲣⲑⲉⲛⲟⲥ ⲛ̀ⲁⲧⲑⲱⲗⲉⲃ:</w:t>
            </w:r>
          </w:p>
          <w:p w14:paraId="2327B7E1" w14:textId="77777777" w:rsidR="00E60591" w:rsidRDefault="00E60591" w:rsidP="00E60591">
            <w:pPr>
              <w:pStyle w:val="CopticVersemulti-line"/>
            </w:pPr>
            <w:r>
              <w:t>ⲡⲓⲕⲩⲙⲓⲗⲗⲓⲟⲛ ⲉⲧⲥⲱⲧⲡ:</w:t>
            </w:r>
          </w:p>
          <w:p w14:paraId="45C6065C" w14:textId="77777777" w:rsidR="00E60591" w:rsidRPr="00A742AC" w:rsidRDefault="00E60591" w:rsidP="00E60591">
            <w:pPr>
              <w:pStyle w:val="CopticVersemulti-line"/>
            </w:pPr>
            <w:r>
              <w:t>ⲛ̀ⲧⲉ ϯⲟⲓⲕⲟⲩⲙⲉⲛⲏ ⲧⲏⲣⲥ.</w:t>
            </w:r>
          </w:p>
        </w:tc>
      </w:tr>
      <w:tr w:rsidR="00E60591" w14:paraId="030A57F4" w14:textId="77777777" w:rsidTr="00E60591">
        <w:trPr>
          <w:cantSplit/>
          <w:jc w:val="center"/>
        </w:trPr>
        <w:tc>
          <w:tcPr>
            <w:tcW w:w="288" w:type="dxa"/>
          </w:tcPr>
          <w:p w14:paraId="5B355C27" w14:textId="77777777" w:rsidR="00E60591" w:rsidRDefault="00E60591" w:rsidP="00E60591">
            <w:pPr>
              <w:pStyle w:val="CopticCross"/>
            </w:pPr>
          </w:p>
        </w:tc>
        <w:tc>
          <w:tcPr>
            <w:tcW w:w="3960" w:type="dxa"/>
          </w:tcPr>
          <w:p w14:paraId="291D19AA" w14:textId="77777777" w:rsidR="00E60591" w:rsidRDefault="00E60591" w:rsidP="00E60591">
            <w:pPr>
              <w:pStyle w:val="EngHang"/>
            </w:pPr>
            <w:r>
              <w:t>The shining lamp,</w:t>
            </w:r>
          </w:p>
          <w:p w14:paraId="5C6E4BE6" w14:textId="77777777" w:rsidR="00E60591" w:rsidRDefault="00E60591" w:rsidP="00E60591">
            <w:pPr>
              <w:pStyle w:val="EngHang"/>
            </w:pPr>
            <w:r>
              <w:t>The pride of virginity,</w:t>
            </w:r>
          </w:p>
          <w:p w14:paraId="0E6298CA" w14:textId="77777777" w:rsidR="00E60591" w:rsidRDefault="00E60591" w:rsidP="00E60591">
            <w:pPr>
              <w:pStyle w:val="EngHang"/>
            </w:pPr>
            <w:r>
              <w:t>The unbreakable Santuary,</w:t>
            </w:r>
          </w:p>
          <w:p w14:paraId="778C35E0" w14:textId="77777777" w:rsidR="00E60591" w:rsidRPr="001A0083" w:rsidRDefault="00E60591" w:rsidP="00E60591">
            <w:pPr>
              <w:pStyle w:val="EngHangEnd"/>
            </w:pPr>
            <w:r>
              <w:t>The rod of faith.</w:t>
            </w:r>
          </w:p>
        </w:tc>
        <w:tc>
          <w:tcPr>
            <w:tcW w:w="288" w:type="dxa"/>
          </w:tcPr>
          <w:p w14:paraId="58FBD0ED" w14:textId="77777777" w:rsidR="00E60591" w:rsidRDefault="00E60591" w:rsidP="00E60591"/>
        </w:tc>
        <w:tc>
          <w:tcPr>
            <w:tcW w:w="288" w:type="dxa"/>
          </w:tcPr>
          <w:p w14:paraId="4F8B0C5B" w14:textId="77777777" w:rsidR="00E60591" w:rsidRDefault="00E60591" w:rsidP="00E60591">
            <w:pPr>
              <w:pStyle w:val="CopticCross"/>
            </w:pPr>
          </w:p>
        </w:tc>
        <w:tc>
          <w:tcPr>
            <w:tcW w:w="3960" w:type="dxa"/>
          </w:tcPr>
          <w:p w14:paraId="2465ED5B" w14:textId="77777777" w:rsidR="00E60591" w:rsidRDefault="00E60591" w:rsidP="00E60591">
            <w:pPr>
              <w:pStyle w:val="CopticVersemulti-line"/>
            </w:pPr>
            <w:r>
              <w:t>Ⲡⲓⲗⲁⲙⲡⲁⲥ ⲛ̀ⲁⲧϭⲉⲛⲟ:</w:t>
            </w:r>
          </w:p>
          <w:p w14:paraId="754F7DEB" w14:textId="77777777" w:rsidR="00E60591" w:rsidRDefault="00E60591" w:rsidP="00E60591">
            <w:pPr>
              <w:pStyle w:val="CopticVersemulti-line"/>
            </w:pPr>
            <w:r>
              <w:t>ⲡ̀ϣⲟⲩϣⲟⲩ ⲛ̀ⲧⲉ ϯⲡⲁⲣⲑⲉⲛⲓⲁ̀:</w:t>
            </w:r>
          </w:p>
          <w:p w14:paraId="059E939D" w14:textId="77777777" w:rsidR="00E60591" w:rsidRDefault="00E60591" w:rsidP="00E60591">
            <w:pPr>
              <w:pStyle w:val="CopticVersemulti-line"/>
            </w:pPr>
            <w:r>
              <w:t>ⲡⲓⲉⲣⲫⲉⲓ ⲛ̀ⲁⲧⲃⲱⲗ ⲉ̀ⲃⲟⲗ:</w:t>
            </w:r>
          </w:p>
          <w:p w14:paraId="2F91AF99" w14:textId="77777777" w:rsidR="00E60591" w:rsidRPr="00A742AC" w:rsidRDefault="00E60591" w:rsidP="00E60591">
            <w:pPr>
              <w:pStyle w:val="CopticVerse"/>
            </w:pPr>
            <w:r>
              <w:t>ⲟⲩⲟϩ ⲡⲓϣ̀ⲃⲱⲧ ⲛ̀ⲧⲉ ⲡⲓⲛⲁϩϯ.</w:t>
            </w:r>
          </w:p>
        </w:tc>
      </w:tr>
      <w:tr w:rsidR="00E60591" w14:paraId="443CA542" w14:textId="77777777" w:rsidTr="00E60591">
        <w:trPr>
          <w:cantSplit/>
          <w:jc w:val="center"/>
        </w:trPr>
        <w:tc>
          <w:tcPr>
            <w:tcW w:w="288" w:type="dxa"/>
          </w:tcPr>
          <w:p w14:paraId="3EDCD72D" w14:textId="77777777" w:rsidR="00E60591" w:rsidRDefault="00E60591" w:rsidP="00E60591">
            <w:pPr>
              <w:pStyle w:val="CopticCross"/>
            </w:pPr>
            <w:r>
              <w:t>¿</w:t>
            </w:r>
          </w:p>
        </w:tc>
        <w:tc>
          <w:tcPr>
            <w:tcW w:w="3960" w:type="dxa"/>
          </w:tcPr>
          <w:p w14:paraId="3937A148" w14:textId="77777777" w:rsidR="00E60591" w:rsidRDefault="00E60591" w:rsidP="00E60591">
            <w:pPr>
              <w:pStyle w:val="EngHang"/>
            </w:pPr>
            <w:r>
              <w:t>Ask of Him whom you have borne,</w:t>
            </w:r>
          </w:p>
          <w:p w14:paraId="26332006" w14:textId="77777777" w:rsidR="00E60591" w:rsidRDefault="00E60591" w:rsidP="00E60591">
            <w:pPr>
              <w:pStyle w:val="EngHang"/>
            </w:pPr>
            <w:r>
              <w:t>Our good Saviour,</w:t>
            </w:r>
          </w:p>
          <w:p w14:paraId="126049FE" w14:textId="77777777" w:rsidR="00E60591" w:rsidRDefault="00E60591" w:rsidP="00E60591">
            <w:pPr>
              <w:pStyle w:val="EngHang"/>
            </w:pPr>
            <w:r>
              <w:t>To take away our afflictions,</w:t>
            </w:r>
          </w:p>
          <w:p w14:paraId="13035783" w14:textId="77777777" w:rsidR="00E60591" w:rsidRPr="00195761" w:rsidRDefault="00E60591" w:rsidP="00E60591">
            <w:pPr>
              <w:pStyle w:val="EngHangEnd"/>
              <w:rPr>
                <w:szCs w:val="22"/>
              </w:rPr>
            </w:pPr>
            <w:r>
              <w:rPr>
                <w:szCs w:val="22"/>
              </w:rPr>
              <w:t>And accord to us His peace.</w:t>
            </w:r>
          </w:p>
        </w:tc>
        <w:tc>
          <w:tcPr>
            <w:tcW w:w="288" w:type="dxa"/>
          </w:tcPr>
          <w:p w14:paraId="024105F3" w14:textId="77777777" w:rsidR="00E60591" w:rsidRDefault="00E60591" w:rsidP="00E60591"/>
        </w:tc>
        <w:tc>
          <w:tcPr>
            <w:tcW w:w="288" w:type="dxa"/>
          </w:tcPr>
          <w:p w14:paraId="138DE816" w14:textId="77777777" w:rsidR="00E60591" w:rsidRDefault="00E60591" w:rsidP="00E60591">
            <w:pPr>
              <w:pStyle w:val="CopticCross"/>
            </w:pPr>
            <w:r>
              <w:t>¿</w:t>
            </w:r>
          </w:p>
        </w:tc>
        <w:tc>
          <w:tcPr>
            <w:tcW w:w="3960" w:type="dxa"/>
          </w:tcPr>
          <w:p w14:paraId="460D5F4C" w14:textId="77777777" w:rsidR="00E60591" w:rsidRDefault="00E60591" w:rsidP="00E60591">
            <w:pPr>
              <w:pStyle w:val="CopticVersemulti-line"/>
            </w:pPr>
            <w:r>
              <w:t>Ⲙⲁϯϩⲟ ⲙ̀ⲫⲉⲧⲁⲣⲉⲙⲁⲥϥ:</w:t>
            </w:r>
          </w:p>
          <w:p w14:paraId="0A0DC626" w14:textId="77777777" w:rsidR="00E60591" w:rsidRDefault="00E60591" w:rsidP="00E60591">
            <w:pPr>
              <w:pStyle w:val="CopticVersemulti-line"/>
            </w:pPr>
            <w:r>
              <w:t>Ⲡⲉⲛⲉⲱⲧⲏⲣ ⲛ̀ⲁ̀ⲅⲁⲑⲟⲥ:</w:t>
            </w:r>
          </w:p>
          <w:p w14:paraId="4D77439F" w14:textId="77777777" w:rsidR="00E60591" w:rsidRDefault="00E60591" w:rsidP="00E60591">
            <w:pPr>
              <w:pStyle w:val="CopticVersemulti-line"/>
            </w:pPr>
            <w:r>
              <w:t>ⲛ̀ⲧⲉϥⲱ̀ⲗⲓ ⲛ̀ⲛⲁⲓϧⲓⲥⲓ ⲉ̀ⲃⲟⲗϩⲁⲣⲟⲛ:</w:t>
            </w:r>
          </w:p>
          <w:p w14:paraId="7369FDDB" w14:textId="77777777" w:rsidR="00E60591" w:rsidRPr="00A742AC" w:rsidRDefault="00E60591" w:rsidP="00E60591">
            <w:pPr>
              <w:pStyle w:val="CopticVerse"/>
            </w:pPr>
            <w:r>
              <w:t>ⲛ̀ⲧⲉϥⲥⲉⲙⲛⲓ ⲛⲁⲛ ⲛ̀ⲧⲉϥϩⲓⲣⲏⲛⲏ.</w:t>
            </w:r>
          </w:p>
        </w:tc>
      </w:tr>
      <w:tr w:rsidR="00E60591" w14:paraId="10F72889" w14:textId="77777777" w:rsidTr="00E60591">
        <w:trPr>
          <w:cantSplit/>
          <w:jc w:val="center"/>
        </w:trPr>
        <w:tc>
          <w:tcPr>
            <w:tcW w:w="288" w:type="dxa"/>
          </w:tcPr>
          <w:p w14:paraId="659CA1A0" w14:textId="77777777" w:rsidR="00E60591" w:rsidRDefault="00E60591" w:rsidP="00E60591">
            <w:pPr>
              <w:pStyle w:val="CopticCross"/>
            </w:pPr>
            <w:r>
              <w:t>¿</w:t>
            </w:r>
          </w:p>
        </w:tc>
        <w:tc>
          <w:tcPr>
            <w:tcW w:w="3960" w:type="dxa"/>
          </w:tcPr>
          <w:p w14:paraId="44F1705C" w14:textId="77777777" w:rsidR="00E60591" w:rsidRDefault="00E60591" w:rsidP="00E60591">
            <w:pPr>
              <w:pStyle w:val="EngHang"/>
            </w:pPr>
            <w:r>
              <w:t>Rejoice, O full of grace,</w:t>
            </w:r>
          </w:p>
          <w:p w14:paraId="7D704F36" w14:textId="77777777" w:rsidR="00E60591" w:rsidRDefault="00E60591" w:rsidP="00E60591">
            <w:pPr>
              <w:pStyle w:val="EngHang"/>
            </w:pPr>
            <w:r>
              <w:t>The pure lampstand</w:t>
            </w:r>
          </w:p>
          <w:p w14:paraId="589BC9FE" w14:textId="77777777" w:rsidR="00E60591" w:rsidRDefault="00E60591" w:rsidP="00E60591">
            <w:pPr>
              <w:pStyle w:val="EngHang"/>
            </w:pPr>
            <w:r>
              <w:t>Carrying the the Lamp,</w:t>
            </w:r>
          </w:p>
          <w:p w14:paraId="6BA10D62" w14:textId="77777777" w:rsidR="00E60591" w:rsidRDefault="00E60591" w:rsidP="00E60591">
            <w:pPr>
              <w:pStyle w:val="EngHangEnd"/>
            </w:pPr>
            <w:r>
              <w:t>Which is the divine fire.</w:t>
            </w:r>
          </w:p>
        </w:tc>
        <w:tc>
          <w:tcPr>
            <w:tcW w:w="288" w:type="dxa"/>
          </w:tcPr>
          <w:p w14:paraId="1C8B48F6" w14:textId="77777777" w:rsidR="00E60591" w:rsidRDefault="00E60591" w:rsidP="00E60591"/>
        </w:tc>
        <w:tc>
          <w:tcPr>
            <w:tcW w:w="288" w:type="dxa"/>
          </w:tcPr>
          <w:p w14:paraId="267ACF9F" w14:textId="77777777" w:rsidR="00E60591" w:rsidRDefault="00E60591" w:rsidP="00E60591">
            <w:pPr>
              <w:pStyle w:val="CopticCross"/>
            </w:pPr>
            <w:r>
              <w:t>¿</w:t>
            </w:r>
          </w:p>
        </w:tc>
        <w:tc>
          <w:tcPr>
            <w:tcW w:w="3960" w:type="dxa"/>
          </w:tcPr>
          <w:p w14:paraId="507BE0D3" w14:textId="77777777" w:rsidR="00E60591" w:rsidRDefault="00E60591" w:rsidP="00E60591">
            <w:pPr>
              <w:pStyle w:val="CopticVersemulti-line"/>
            </w:pPr>
            <w:r>
              <w:t>Ⲭⲉⲣⲉ ⲑⲏⲉⲑⲙⲉϩ ⲛ̀ϩ̀ⲙⲟⲧ:</w:t>
            </w:r>
          </w:p>
          <w:p w14:paraId="3B6CE53B" w14:textId="77777777" w:rsidR="00E60591" w:rsidRDefault="00E60591" w:rsidP="00E60591">
            <w:pPr>
              <w:pStyle w:val="CopticVersemulti-line"/>
            </w:pPr>
            <w:r>
              <w:t>ϯⲗⲩⲭⲛⲓⲁ̀ ⲛ̀ⲕⲁⲑⲁⲣⲟⲥ:</w:t>
            </w:r>
          </w:p>
          <w:p w14:paraId="5BA2D575" w14:textId="77777777" w:rsidR="00E60591" w:rsidRDefault="00E60591" w:rsidP="00E60591">
            <w:pPr>
              <w:pStyle w:val="CopticVersemulti-line"/>
            </w:pPr>
            <w:r>
              <w:t>ⲑⲏⲉ̀ⲧⲁⲥϥⲁⲓ ϧⲁ ⲡⲓⲗⲁⲙⲡⲁⲥ:</w:t>
            </w:r>
          </w:p>
          <w:p w14:paraId="10E3DF38" w14:textId="77777777" w:rsidR="00E60591" w:rsidRPr="00A742AC" w:rsidRDefault="00E60591" w:rsidP="00E60591">
            <w:pPr>
              <w:pStyle w:val="CopticVerse"/>
            </w:pPr>
            <w:r>
              <w:t>ⲡⲓⲭ̀ⲣⲱⲙ ⲛ̀ⲧⲉ ϯⲙⲉⲑⲛⲟⲩϯ.</w:t>
            </w:r>
          </w:p>
        </w:tc>
      </w:tr>
      <w:tr w:rsidR="00E60591" w14:paraId="634EBAF9" w14:textId="77777777" w:rsidTr="00E60591">
        <w:trPr>
          <w:cantSplit/>
          <w:jc w:val="center"/>
        </w:trPr>
        <w:tc>
          <w:tcPr>
            <w:tcW w:w="288" w:type="dxa"/>
          </w:tcPr>
          <w:p w14:paraId="74DAC44B" w14:textId="77777777" w:rsidR="00E60591" w:rsidRDefault="00E60591" w:rsidP="00E60591">
            <w:pPr>
              <w:pStyle w:val="CopticCross"/>
            </w:pPr>
          </w:p>
        </w:tc>
        <w:tc>
          <w:tcPr>
            <w:tcW w:w="3960" w:type="dxa"/>
          </w:tcPr>
          <w:p w14:paraId="07A957C0" w14:textId="77777777" w:rsidR="00E60591" w:rsidRDefault="00E60591" w:rsidP="00E60591">
            <w:pPr>
              <w:pStyle w:val="EngHang"/>
            </w:pPr>
            <w:r>
              <w:t>Rejoice, O hope of salvation</w:t>
            </w:r>
          </w:p>
          <w:p w14:paraId="069826D0" w14:textId="77777777" w:rsidR="00E60591" w:rsidRDefault="00E60591" w:rsidP="00E60591">
            <w:pPr>
              <w:pStyle w:val="EngHang"/>
            </w:pPr>
            <w:r>
              <w:t>For all the earth.</w:t>
            </w:r>
          </w:p>
          <w:p w14:paraId="1615A6AC" w14:textId="77777777" w:rsidR="00E60591" w:rsidRDefault="00E60591" w:rsidP="00E60591">
            <w:pPr>
              <w:pStyle w:val="EngHang"/>
            </w:pPr>
            <w:r>
              <w:t>Because of you we have been</w:t>
            </w:r>
          </w:p>
          <w:p w14:paraId="57A7D54C" w14:textId="77777777" w:rsidR="00E60591" w:rsidRPr="001A0083" w:rsidRDefault="00E60591" w:rsidP="00E60591">
            <w:pPr>
              <w:pStyle w:val="EngHangEnd"/>
            </w:pPr>
            <w:r>
              <w:t>Set free from Eve’s curse.</w:t>
            </w:r>
          </w:p>
        </w:tc>
        <w:tc>
          <w:tcPr>
            <w:tcW w:w="288" w:type="dxa"/>
          </w:tcPr>
          <w:p w14:paraId="5CAEA305" w14:textId="77777777" w:rsidR="00E60591" w:rsidRDefault="00E60591" w:rsidP="00E60591"/>
        </w:tc>
        <w:tc>
          <w:tcPr>
            <w:tcW w:w="288" w:type="dxa"/>
          </w:tcPr>
          <w:p w14:paraId="32B0CB90" w14:textId="77777777" w:rsidR="00E60591" w:rsidRDefault="00E60591" w:rsidP="00E60591">
            <w:pPr>
              <w:pStyle w:val="CopticCross"/>
            </w:pPr>
          </w:p>
        </w:tc>
        <w:tc>
          <w:tcPr>
            <w:tcW w:w="3960" w:type="dxa"/>
          </w:tcPr>
          <w:p w14:paraId="437E177F" w14:textId="77777777" w:rsidR="00E60591" w:rsidRDefault="00E60591" w:rsidP="00E60591">
            <w:pPr>
              <w:pStyle w:val="CopticVersemulti-line"/>
            </w:pPr>
            <w:r>
              <w:t>Ⲭⲉⲣⲉ ϯϩⲉⲗⲡⲓⲥ ⲛ̀ⲟⲩⲅⲁⲓ:</w:t>
            </w:r>
          </w:p>
          <w:p w14:paraId="57584837" w14:textId="77777777" w:rsidR="00E60591" w:rsidRDefault="00E60591" w:rsidP="00E60591">
            <w:pPr>
              <w:pStyle w:val="CopticVersemulti-line"/>
            </w:pPr>
            <w:r>
              <w:t>ⲛ̀ⲧⲉ ϯⲟⲓⲕⲟⲩⲙⲉⲛⲏ ⲧⲏⲣⲥ:</w:t>
            </w:r>
          </w:p>
          <w:p w14:paraId="70D74117" w14:textId="77777777" w:rsidR="00E60591" w:rsidRDefault="00E60591" w:rsidP="00E60591">
            <w:pPr>
              <w:pStyle w:val="CopticVersemulti-line"/>
            </w:pPr>
            <w:r>
              <w:t>ⲉⲑⲃⲏϯ ⲅⲁⲣ ⲁⲛⲉⲣⲣⲉⲙϩⲉ:</w:t>
            </w:r>
          </w:p>
          <w:p w14:paraId="0CE90AC4" w14:textId="77777777" w:rsidR="00E60591" w:rsidRPr="00A742AC" w:rsidRDefault="00E60591" w:rsidP="00E60591">
            <w:pPr>
              <w:pStyle w:val="CopticVerse"/>
            </w:pPr>
            <w:r>
              <w:t>ⲉ̀ⲃⲟⲗϩⲁ ⲡⲓⲥⲁϩⲟⲩⲓ̀ ⲛ̀ⲧⲉ Ⲉⲩⲁ.</w:t>
            </w:r>
          </w:p>
        </w:tc>
      </w:tr>
      <w:tr w:rsidR="00E60591" w14:paraId="337DA98E" w14:textId="77777777" w:rsidTr="00E60591">
        <w:trPr>
          <w:cantSplit/>
          <w:jc w:val="center"/>
        </w:trPr>
        <w:tc>
          <w:tcPr>
            <w:tcW w:w="288" w:type="dxa"/>
          </w:tcPr>
          <w:p w14:paraId="5E67BE05" w14:textId="77777777" w:rsidR="00E60591" w:rsidRDefault="00E60591" w:rsidP="00E60591">
            <w:pPr>
              <w:pStyle w:val="CopticCross"/>
            </w:pPr>
          </w:p>
        </w:tc>
        <w:tc>
          <w:tcPr>
            <w:tcW w:w="3960" w:type="dxa"/>
          </w:tcPr>
          <w:p w14:paraId="4CF19E4E" w14:textId="77777777" w:rsidR="00E60591" w:rsidRPr="00D33640" w:rsidRDefault="00E60591" w:rsidP="00E60591">
            <w:pPr>
              <w:pStyle w:val="EngHang"/>
            </w:pPr>
            <w:r w:rsidRPr="00D33640">
              <w:t>We have become temples</w:t>
            </w:r>
          </w:p>
          <w:p w14:paraId="6C530407" w14:textId="77777777" w:rsidR="00E60591" w:rsidRPr="00D33640" w:rsidRDefault="00E60591" w:rsidP="00E60591">
            <w:pPr>
              <w:pStyle w:val="EngHang"/>
            </w:pPr>
            <w:r w:rsidRPr="00D33640">
              <w:t>Of the Holy Spirit</w:t>
            </w:r>
          </w:p>
          <w:p w14:paraId="47CE7DBF" w14:textId="77777777" w:rsidR="00E60591" w:rsidRPr="00D33640" w:rsidRDefault="00E60591" w:rsidP="00E60591">
            <w:pPr>
              <w:pStyle w:val="EngHang"/>
            </w:pPr>
            <w:r w:rsidRPr="00D33640">
              <w:t>Who came upon you</w:t>
            </w:r>
          </w:p>
          <w:p w14:paraId="57BAF64E" w14:textId="77777777" w:rsidR="00E60591" w:rsidRPr="007425E1" w:rsidRDefault="00E60591" w:rsidP="00E60591">
            <w:pPr>
              <w:pStyle w:val="EngHangEnd"/>
            </w:pPr>
            <w:r>
              <w:t>And sanctified you.</w:t>
            </w:r>
          </w:p>
        </w:tc>
        <w:tc>
          <w:tcPr>
            <w:tcW w:w="288" w:type="dxa"/>
          </w:tcPr>
          <w:p w14:paraId="3A87FA15" w14:textId="77777777" w:rsidR="00E60591" w:rsidRDefault="00E60591" w:rsidP="00E60591"/>
        </w:tc>
        <w:tc>
          <w:tcPr>
            <w:tcW w:w="288" w:type="dxa"/>
          </w:tcPr>
          <w:p w14:paraId="0D91D91D" w14:textId="77777777" w:rsidR="00E60591" w:rsidRDefault="00E60591" w:rsidP="00E60591">
            <w:pPr>
              <w:pStyle w:val="CopticCross"/>
            </w:pPr>
          </w:p>
        </w:tc>
        <w:tc>
          <w:tcPr>
            <w:tcW w:w="3960" w:type="dxa"/>
          </w:tcPr>
          <w:p w14:paraId="2F42ED13" w14:textId="77777777" w:rsidR="00E60591" w:rsidRDefault="00E60591" w:rsidP="00E60591">
            <w:pPr>
              <w:pStyle w:val="CopticVersemulti-line"/>
            </w:pPr>
            <w:r>
              <w:t>Ⲉⲑⲃⲏϯ ⲟⲛ ⲁⲛⲉⲣⲙⲁ̀ϣⲱⲡⲓ:</w:t>
            </w:r>
          </w:p>
          <w:p w14:paraId="358DCCF1" w14:textId="77777777" w:rsidR="00E60591" w:rsidRDefault="00E60591" w:rsidP="00E60591">
            <w:pPr>
              <w:pStyle w:val="CopticVersemulti-line"/>
            </w:pPr>
            <w:r>
              <w:t>ⲙ̀ⲡⲓⲠ̀ⲛⲉⲩⲙⲁ ⲉⲑⲟⲩⲁⲃ:</w:t>
            </w:r>
          </w:p>
          <w:p w14:paraId="1BFC07A1" w14:textId="77777777" w:rsidR="00E60591" w:rsidRDefault="00E60591" w:rsidP="00E60591">
            <w:pPr>
              <w:pStyle w:val="CopticVersemulti-line"/>
            </w:pPr>
            <w:r>
              <w:t>ⲫⲁⲓ ⲉ̀ⲧⲁϥⲓ̀ ⲉ̀ϩ̀ⲣⲏⲓ ⲉ̀ϫⲱ:</w:t>
            </w:r>
          </w:p>
          <w:p w14:paraId="2EBD694E" w14:textId="77777777" w:rsidR="00E60591" w:rsidRPr="00A742AC" w:rsidRDefault="00E60591" w:rsidP="00E60591">
            <w:pPr>
              <w:pStyle w:val="CopticVerse"/>
            </w:pPr>
            <w:r>
              <w:t>ⲁϥⲉⲣⲁ̀ⲅⲓⲁ̀ⲍⲓⲛ ⲙ̀ⲙⲟ.</w:t>
            </w:r>
          </w:p>
        </w:tc>
      </w:tr>
      <w:tr w:rsidR="00E60591" w14:paraId="32E7D2C5" w14:textId="77777777" w:rsidTr="00E60591">
        <w:trPr>
          <w:cantSplit/>
          <w:jc w:val="center"/>
        </w:trPr>
        <w:tc>
          <w:tcPr>
            <w:tcW w:w="288" w:type="dxa"/>
          </w:tcPr>
          <w:p w14:paraId="76DE8CB7" w14:textId="77777777" w:rsidR="00E60591" w:rsidRDefault="00E60591" w:rsidP="00E60591">
            <w:pPr>
              <w:pStyle w:val="CopticCross"/>
            </w:pPr>
            <w:r>
              <w:t>¿</w:t>
            </w:r>
          </w:p>
        </w:tc>
        <w:tc>
          <w:tcPr>
            <w:tcW w:w="3960" w:type="dxa"/>
          </w:tcPr>
          <w:p w14:paraId="52C94A68" w14:textId="77777777" w:rsidR="00E60591" w:rsidRDefault="00E60591" w:rsidP="00E60591">
            <w:pPr>
              <w:pStyle w:val="EngHang"/>
            </w:pPr>
            <w:r>
              <w:t>Rejoice O you to whom</w:t>
            </w:r>
          </w:p>
          <w:p w14:paraId="0F38506D" w14:textId="77777777" w:rsidR="00E60591" w:rsidRDefault="00E60591" w:rsidP="00E60591">
            <w:pPr>
              <w:pStyle w:val="EngHang"/>
            </w:pPr>
            <w:r>
              <w:t>Archangel Gabriel gave saulation:</w:t>
            </w:r>
          </w:p>
          <w:p w14:paraId="7E721480" w14:textId="77777777" w:rsidR="00E60591" w:rsidRDefault="00E60591" w:rsidP="00E60591">
            <w:pPr>
              <w:pStyle w:val="EngHang"/>
            </w:pPr>
            <w:r>
              <w:t>“Rejoice O full of grace,</w:t>
            </w:r>
          </w:p>
          <w:p w14:paraId="79896776" w14:textId="77777777" w:rsidR="00E60591" w:rsidRPr="005832A1" w:rsidRDefault="00E60591" w:rsidP="00E60591">
            <w:pPr>
              <w:pStyle w:val="EngHangEnd"/>
              <w:ind w:left="0" w:firstLine="0"/>
            </w:pPr>
            <w:r>
              <w:t>The Lord is with you.”</w:t>
            </w:r>
          </w:p>
        </w:tc>
        <w:tc>
          <w:tcPr>
            <w:tcW w:w="288" w:type="dxa"/>
          </w:tcPr>
          <w:p w14:paraId="2753088A" w14:textId="77777777" w:rsidR="00E60591" w:rsidRDefault="00E60591" w:rsidP="00E60591"/>
        </w:tc>
        <w:tc>
          <w:tcPr>
            <w:tcW w:w="288" w:type="dxa"/>
          </w:tcPr>
          <w:p w14:paraId="377B548D" w14:textId="77777777" w:rsidR="00E60591" w:rsidRDefault="00E60591" w:rsidP="00E60591">
            <w:pPr>
              <w:pStyle w:val="CopticCross"/>
            </w:pPr>
            <w:r>
              <w:t>¿</w:t>
            </w:r>
          </w:p>
        </w:tc>
        <w:tc>
          <w:tcPr>
            <w:tcW w:w="3960" w:type="dxa"/>
          </w:tcPr>
          <w:p w14:paraId="11676477" w14:textId="77777777" w:rsidR="00E60591" w:rsidRDefault="00E60591" w:rsidP="00E60591">
            <w:pPr>
              <w:pStyle w:val="CopticVersemulti-line"/>
            </w:pPr>
            <w:r>
              <w:t>Ⲭⲉⲣⲉ ⲑⲏⲉⲧⲁ Ⲅⲁⲃⲣⲓⲏⲗ:</w:t>
            </w:r>
          </w:p>
          <w:p w14:paraId="4685E865" w14:textId="77777777" w:rsidR="00E60591" w:rsidRDefault="00E60591" w:rsidP="00E60591">
            <w:pPr>
              <w:pStyle w:val="CopticVersemulti-line"/>
            </w:pPr>
            <w:r>
              <w:t>ⲉⲣⲭⲉⲣⲉⲧⲓⲍⲓⲛ ⲙ̀ⲙⲟⲥ:</w:t>
            </w:r>
          </w:p>
          <w:p w14:paraId="1A314941" w14:textId="77777777" w:rsidR="00E60591" w:rsidRDefault="00E60591" w:rsidP="00E60591">
            <w:pPr>
              <w:pStyle w:val="CopticVersemulti-line"/>
            </w:pPr>
            <w:r>
              <w:t>ϫⲉ ⲭⲉⲣⲉ ⲑⲏⲉⲑⲙⲉϩ ⲛ̀ϩ̀ⲙⲟⲧ:</w:t>
            </w:r>
          </w:p>
          <w:p w14:paraId="6FD3FEEE" w14:textId="77777777" w:rsidR="00E60591" w:rsidRPr="00A742AC" w:rsidRDefault="00E60591" w:rsidP="00E60591">
            <w:pPr>
              <w:pStyle w:val="CopticVerse"/>
            </w:pPr>
            <w:r>
              <w:t>ⲟⲩⲟϩ Ⲡϭⲟⲓⲥ ϣⲟⲡ ⲛⲉⲙⲉ.</w:t>
            </w:r>
          </w:p>
        </w:tc>
      </w:tr>
      <w:tr w:rsidR="00E60591" w14:paraId="38CECE11" w14:textId="77777777" w:rsidTr="00E60591">
        <w:trPr>
          <w:cantSplit/>
          <w:jc w:val="center"/>
        </w:trPr>
        <w:tc>
          <w:tcPr>
            <w:tcW w:w="288" w:type="dxa"/>
          </w:tcPr>
          <w:p w14:paraId="028D8F09" w14:textId="77777777" w:rsidR="00E60591" w:rsidRDefault="00E60591" w:rsidP="00E60591">
            <w:pPr>
              <w:pStyle w:val="CopticCross"/>
            </w:pPr>
            <w:r>
              <w:t>¿</w:t>
            </w:r>
          </w:p>
        </w:tc>
        <w:tc>
          <w:tcPr>
            <w:tcW w:w="3960" w:type="dxa"/>
          </w:tcPr>
          <w:p w14:paraId="0BB4F9FB" w14:textId="77777777" w:rsidR="00E60591" w:rsidRDefault="00E60591" w:rsidP="00E60591">
            <w:pPr>
              <w:pStyle w:val="EngHang"/>
            </w:pPr>
            <w:r>
              <w:t xml:space="preserve">The Father rejoiced </w:t>
            </w:r>
          </w:p>
          <w:p w14:paraId="38E6BE05" w14:textId="77777777" w:rsidR="00E60591" w:rsidRDefault="00E60591" w:rsidP="00E60591">
            <w:pPr>
              <w:pStyle w:val="EngHang"/>
            </w:pPr>
            <w:r>
              <w:t>At the conception</w:t>
            </w:r>
          </w:p>
          <w:p w14:paraId="07149A41" w14:textId="77777777" w:rsidR="00E60591" w:rsidRDefault="00E60591" w:rsidP="00E60591">
            <w:pPr>
              <w:pStyle w:val="EngHang"/>
            </w:pPr>
            <w:r>
              <w:t>And coming of His Son</w:t>
            </w:r>
          </w:p>
          <w:p w14:paraId="3C6E6F01" w14:textId="77777777" w:rsidR="00E60591" w:rsidRPr="005832A1" w:rsidRDefault="00E60591" w:rsidP="00E60591">
            <w:pPr>
              <w:pStyle w:val="EngHangEnd"/>
            </w:pPr>
            <w:r>
              <w:t>Into your womb.</w:t>
            </w:r>
          </w:p>
        </w:tc>
        <w:tc>
          <w:tcPr>
            <w:tcW w:w="288" w:type="dxa"/>
          </w:tcPr>
          <w:p w14:paraId="73A54676" w14:textId="77777777" w:rsidR="00E60591" w:rsidRDefault="00E60591" w:rsidP="00E60591"/>
        </w:tc>
        <w:tc>
          <w:tcPr>
            <w:tcW w:w="288" w:type="dxa"/>
          </w:tcPr>
          <w:p w14:paraId="268D198D" w14:textId="77777777" w:rsidR="00E60591" w:rsidRDefault="00E60591" w:rsidP="00E60591">
            <w:pPr>
              <w:pStyle w:val="CopticCross"/>
            </w:pPr>
            <w:r>
              <w:t>¿</w:t>
            </w:r>
          </w:p>
        </w:tc>
        <w:tc>
          <w:tcPr>
            <w:tcW w:w="3960" w:type="dxa"/>
          </w:tcPr>
          <w:p w14:paraId="0E19F34B" w14:textId="77777777" w:rsidR="00E60591" w:rsidRDefault="00E60591" w:rsidP="00E60591">
            <w:pPr>
              <w:pStyle w:val="CopticVersemulti-line"/>
            </w:pPr>
            <w:r>
              <w:t>Ⲁⲡ̀ϯⲙⲁϯ ⲅⲁⲣ ⲙ̀Ⲫⲓⲱⲧ:</w:t>
            </w:r>
          </w:p>
          <w:p w14:paraId="14973926" w14:textId="77777777" w:rsidR="00E60591" w:rsidRDefault="00E60591" w:rsidP="00E60591">
            <w:pPr>
              <w:pStyle w:val="CopticVersemulti-line"/>
            </w:pPr>
            <w:r>
              <w:t>ϣⲱⲡⲓ ϧⲉⲛ ⲡⲉϫⲓⲛⲉⲣⲃⲟⲕⲓ:</w:t>
            </w:r>
          </w:p>
          <w:p w14:paraId="0878236D" w14:textId="77777777" w:rsidR="00E60591" w:rsidRDefault="00E60591" w:rsidP="00E60591">
            <w:pPr>
              <w:pStyle w:val="CopticVersemulti-line"/>
            </w:pPr>
            <w:r>
              <w:t>ⲁⲧ̀ⲡⲁⲣⲟⲩⲥⲓⲁ̀ ⲙⲠⲓϣⲏⲣⲓ:</w:t>
            </w:r>
          </w:p>
          <w:p w14:paraId="03F3BE0E" w14:textId="77777777" w:rsidR="00E60591" w:rsidRPr="00A742AC" w:rsidRDefault="00E60591" w:rsidP="00E60591">
            <w:pPr>
              <w:pStyle w:val="CopticVerse"/>
            </w:pPr>
            <w:r>
              <w:t>ϣⲱⲡⲓ ⲛ̀ϩ̀ⲣⲏⲓ ϧⲉⲛ ⲧⲉⲙⲏⲧⲡⲁ.</w:t>
            </w:r>
          </w:p>
        </w:tc>
      </w:tr>
      <w:tr w:rsidR="00E60591" w14:paraId="72A68321" w14:textId="77777777" w:rsidTr="00E60591">
        <w:trPr>
          <w:cantSplit/>
          <w:jc w:val="center"/>
        </w:trPr>
        <w:tc>
          <w:tcPr>
            <w:tcW w:w="288" w:type="dxa"/>
          </w:tcPr>
          <w:p w14:paraId="70C437BE" w14:textId="77777777" w:rsidR="00E60591" w:rsidRDefault="00E60591" w:rsidP="00E60591">
            <w:pPr>
              <w:pStyle w:val="CopticCross"/>
            </w:pPr>
          </w:p>
        </w:tc>
        <w:tc>
          <w:tcPr>
            <w:tcW w:w="3960" w:type="dxa"/>
          </w:tcPr>
          <w:p w14:paraId="329B5E7F" w14:textId="77777777" w:rsidR="00E60591" w:rsidRDefault="00E60591" w:rsidP="00E60591">
            <w:pPr>
              <w:pStyle w:val="EngHang"/>
            </w:pPr>
            <w:r>
              <w:t>The Holy Spirit</w:t>
            </w:r>
          </w:p>
          <w:p w14:paraId="0D850C53" w14:textId="77777777" w:rsidR="00E60591" w:rsidRDefault="00E60591" w:rsidP="00E60591">
            <w:pPr>
              <w:pStyle w:val="EngHang"/>
            </w:pPr>
            <w:r>
              <w:t>Filled you completely,</w:t>
            </w:r>
          </w:p>
          <w:p w14:paraId="44368BFE" w14:textId="77777777" w:rsidR="00E60591" w:rsidRDefault="00E60591" w:rsidP="00E60591">
            <w:pPr>
              <w:pStyle w:val="EngHang"/>
            </w:pPr>
            <w:r>
              <w:t>Your spirit and your body,</w:t>
            </w:r>
          </w:p>
          <w:p w14:paraId="7BA55FD1" w14:textId="77777777" w:rsidR="00E60591" w:rsidRPr="005832A1" w:rsidRDefault="00E60591" w:rsidP="00E60591">
            <w:pPr>
              <w:pStyle w:val="EngHangEnd"/>
            </w:pPr>
            <w:r>
              <w:t>O Mary, the Mother of God.</w:t>
            </w:r>
          </w:p>
        </w:tc>
        <w:tc>
          <w:tcPr>
            <w:tcW w:w="288" w:type="dxa"/>
          </w:tcPr>
          <w:p w14:paraId="1259DF3F" w14:textId="77777777" w:rsidR="00E60591" w:rsidRDefault="00E60591" w:rsidP="00E60591"/>
        </w:tc>
        <w:tc>
          <w:tcPr>
            <w:tcW w:w="288" w:type="dxa"/>
          </w:tcPr>
          <w:p w14:paraId="1CD6335A" w14:textId="77777777" w:rsidR="00E60591" w:rsidRDefault="00E60591" w:rsidP="00E60591">
            <w:pPr>
              <w:pStyle w:val="CopticCross"/>
            </w:pPr>
          </w:p>
        </w:tc>
        <w:tc>
          <w:tcPr>
            <w:tcW w:w="3960" w:type="dxa"/>
          </w:tcPr>
          <w:p w14:paraId="607CD7C3" w14:textId="77777777" w:rsidR="00E60591" w:rsidRDefault="00E60591" w:rsidP="00E60591">
            <w:pPr>
              <w:pStyle w:val="CopticVersemulti-line"/>
            </w:pPr>
            <w:r>
              <w:t>Ⲁ Ⲡⲓⲡ̀ⲛⲉⲩⲙⲁ ⲉⲑⲟⲩⲁⲃ:</w:t>
            </w:r>
          </w:p>
          <w:p w14:paraId="306E4C67" w14:textId="77777777" w:rsidR="00E60591" w:rsidRDefault="00E60591" w:rsidP="00E60591">
            <w:pPr>
              <w:pStyle w:val="CopticVersemulti-line"/>
            </w:pPr>
            <w:r>
              <w:t>ⲙⲟϩ ⲙ̀ⲙⲁⲓ ⲛⲓⲃⲉⲛ ⲛ̀ⲧⲉ:</w:t>
            </w:r>
          </w:p>
          <w:p w14:paraId="1275C8DD" w14:textId="77777777" w:rsidR="00E60591" w:rsidRDefault="00E60591" w:rsidP="00E60591">
            <w:pPr>
              <w:pStyle w:val="CopticVersemulti-line"/>
            </w:pPr>
            <w:r>
              <w:t>ⲧⲉⲯⲩⲭⲏ ⲛⲉⲙ ⲡⲉⲥⲱⲙⲁ:</w:t>
            </w:r>
          </w:p>
          <w:p w14:paraId="4BA777AA" w14:textId="77777777" w:rsidR="00E60591" w:rsidRPr="00A742AC" w:rsidRDefault="00E60591" w:rsidP="00E60591">
            <w:pPr>
              <w:pStyle w:val="CopticVersemulti-line"/>
            </w:pPr>
            <w:r>
              <w:t>ⲱ̀ Ⲙⲁⲣⲓⲁ ⲑ̀ⲙⲁⲩ ⲙ̀Ⲫ̀ⲛⲟⲩϯ.</w:t>
            </w:r>
          </w:p>
        </w:tc>
      </w:tr>
      <w:tr w:rsidR="00E60591" w14:paraId="7CB53D5A" w14:textId="77777777" w:rsidTr="00E60591">
        <w:trPr>
          <w:cantSplit/>
          <w:jc w:val="center"/>
        </w:trPr>
        <w:tc>
          <w:tcPr>
            <w:tcW w:w="288" w:type="dxa"/>
          </w:tcPr>
          <w:p w14:paraId="7901890A" w14:textId="77777777" w:rsidR="00E60591" w:rsidRDefault="00E60591" w:rsidP="00E60591">
            <w:pPr>
              <w:pStyle w:val="CopticCross"/>
            </w:pPr>
          </w:p>
        </w:tc>
        <w:tc>
          <w:tcPr>
            <w:tcW w:w="3960" w:type="dxa"/>
          </w:tcPr>
          <w:p w14:paraId="4AF32ECE" w14:textId="77777777" w:rsidR="00E60591" w:rsidRDefault="00E60591" w:rsidP="00E60591">
            <w:pPr>
              <w:pStyle w:val="EngHang"/>
            </w:pPr>
            <w:r>
              <w:t>Therefore we also celebrate</w:t>
            </w:r>
          </w:p>
          <w:p w14:paraId="6E577D82" w14:textId="77777777" w:rsidR="00E60591" w:rsidRDefault="00E60591" w:rsidP="00E60591">
            <w:pPr>
              <w:pStyle w:val="EngHang"/>
            </w:pPr>
            <w:r>
              <w:t>A spiritual and</w:t>
            </w:r>
          </w:p>
          <w:p w14:paraId="2D76DAEA" w14:textId="77777777" w:rsidR="00E60591" w:rsidRDefault="00E60591" w:rsidP="00E60591">
            <w:pPr>
              <w:pStyle w:val="EngHang"/>
            </w:pPr>
            <w:r>
              <w:t>A prophetic feast,</w:t>
            </w:r>
          </w:p>
          <w:p w14:paraId="43B9120F" w14:textId="77777777" w:rsidR="00E60591" w:rsidRPr="005832A1" w:rsidRDefault="00E60591" w:rsidP="00E60591">
            <w:pPr>
              <w:pStyle w:val="EngHangEnd"/>
            </w:pPr>
            <w:r>
              <w:t>Crying with King David,</w:t>
            </w:r>
          </w:p>
        </w:tc>
        <w:tc>
          <w:tcPr>
            <w:tcW w:w="288" w:type="dxa"/>
          </w:tcPr>
          <w:p w14:paraId="2DF69521" w14:textId="77777777" w:rsidR="00E60591" w:rsidRDefault="00E60591" w:rsidP="00E60591"/>
        </w:tc>
        <w:tc>
          <w:tcPr>
            <w:tcW w:w="288" w:type="dxa"/>
          </w:tcPr>
          <w:p w14:paraId="67C3D7FF" w14:textId="77777777" w:rsidR="00E60591" w:rsidRDefault="00E60591" w:rsidP="00E60591">
            <w:pPr>
              <w:pStyle w:val="CopticCross"/>
            </w:pPr>
          </w:p>
        </w:tc>
        <w:tc>
          <w:tcPr>
            <w:tcW w:w="3960" w:type="dxa"/>
          </w:tcPr>
          <w:p w14:paraId="5F4236A3" w14:textId="77777777" w:rsidR="00E60591" w:rsidRDefault="00E60591" w:rsidP="00E60591">
            <w:pPr>
              <w:pStyle w:val="CopticVersemulti-line"/>
            </w:pPr>
            <w:r>
              <w:t>Ⲉⲑⲃⲉ ⲫⲁⲓ ⲧⲉⲛⲉⲣϣⲁⲓ ϩⲱⲛ:</w:t>
            </w:r>
          </w:p>
          <w:p w14:paraId="0A3705BA" w14:textId="77777777" w:rsidR="00E60591" w:rsidRDefault="00E60591" w:rsidP="00E60591">
            <w:pPr>
              <w:pStyle w:val="CopticVersemulti-line"/>
            </w:pPr>
            <w:r>
              <w:t>ϧⲉⲛ ⲟⲩϣⲁⲓ ⲙ̀Ⲡ̀ⲛⲉⲩⲙⲁⲧⲓⲕⲟⲛ:</w:t>
            </w:r>
          </w:p>
          <w:p w14:paraId="7BE3635E" w14:textId="77777777" w:rsidR="00E60591" w:rsidRDefault="00E60591" w:rsidP="00E60591">
            <w:pPr>
              <w:pStyle w:val="CopticVersemulti-line"/>
            </w:pPr>
            <w:r>
              <w:t>ⲟⲩⲟϩ ⲙ̀ⲡ̀ⲣⲟⲫⲏⲧⲓⲕⲟⲛ ⲉⲩⲥⲟⲡ:</w:t>
            </w:r>
          </w:p>
          <w:p w14:paraId="5D681332" w14:textId="77777777" w:rsidR="00E60591" w:rsidRPr="00A742AC" w:rsidRDefault="00E60591" w:rsidP="00E60591">
            <w:pPr>
              <w:pStyle w:val="CopticVerse"/>
            </w:pPr>
            <w:r>
              <w:t>ⲉ̀ⲛⲱϣ ⲉ̀ⲃⲟⲗ ⲛⲉⲙ ⲡ̀ⲟⲩⲣⲟ Ⲇⲁⲩⲓⲇ.</w:t>
            </w:r>
          </w:p>
        </w:tc>
      </w:tr>
      <w:tr w:rsidR="00E60591" w14:paraId="3BAFC2A5" w14:textId="77777777" w:rsidTr="00E60591">
        <w:trPr>
          <w:cantSplit/>
          <w:jc w:val="center"/>
        </w:trPr>
        <w:tc>
          <w:tcPr>
            <w:tcW w:w="288" w:type="dxa"/>
          </w:tcPr>
          <w:p w14:paraId="4FFF9DE1" w14:textId="77777777" w:rsidR="00E60591" w:rsidRDefault="00E60591" w:rsidP="00E60591">
            <w:pPr>
              <w:pStyle w:val="CopticCross"/>
            </w:pPr>
            <w:r>
              <w:t>¿</w:t>
            </w:r>
          </w:p>
        </w:tc>
        <w:tc>
          <w:tcPr>
            <w:tcW w:w="3960" w:type="dxa"/>
          </w:tcPr>
          <w:p w14:paraId="1C58A811" w14:textId="77777777" w:rsidR="00E60591" w:rsidRDefault="00E60591" w:rsidP="00E60591">
            <w:pPr>
              <w:pStyle w:val="EngHang"/>
            </w:pPr>
            <w:r>
              <w:t>“Arise, O Lord,</w:t>
            </w:r>
          </w:p>
          <w:p w14:paraId="10345A29" w14:textId="77777777" w:rsidR="00E60591" w:rsidRDefault="00E60591" w:rsidP="00E60591">
            <w:pPr>
              <w:pStyle w:val="EngHang"/>
            </w:pPr>
            <w:r>
              <w:t>into your place of rest,</w:t>
            </w:r>
          </w:p>
          <w:p w14:paraId="4373A365" w14:textId="77777777" w:rsidR="00E60591" w:rsidRDefault="00E60591" w:rsidP="00E60591">
            <w:pPr>
              <w:pStyle w:val="EngHang"/>
            </w:pPr>
            <w:r>
              <w:t>With the Ark of Your strength,”</w:t>
            </w:r>
          </w:p>
          <w:p w14:paraId="465044FD" w14:textId="77777777" w:rsidR="00E60591" w:rsidRPr="005832A1" w:rsidRDefault="00E60591" w:rsidP="00E60591">
            <w:pPr>
              <w:pStyle w:val="EngHangEnd"/>
            </w:pPr>
            <w:r>
              <w:t>Which is you, O Mary.</w:t>
            </w:r>
          </w:p>
        </w:tc>
        <w:tc>
          <w:tcPr>
            <w:tcW w:w="288" w:type="dxa"/>
          </w:tcPr>
          <w:p w14:paraId="10737BF3" w14:textId="77777777" w:rsidR="00E60591" w:rsidRDefault="00E60591" w:rsidP="00E60591"/>
        </w:tc>
        <w:tc>
          <w:tcPr>
            <w:tcW w:w="288" w:type="dxa"/>
          </w:tcPr>
          <w:p w14:paraId="3966CB2E" w14:textId="77777777" w:rsidR="00E60591" w:rsidRDefault="00E60591" w:rsidP="00E60591">
            <w:pPr>
              <w:pStyle w:val="CopticCross"/>
            </w:pPr>
            <w:r>
              <w:t>¿</w:t>
            </w:r>
          </w:p>
        </w:tc>
        <w:tc>
          <w:tcPr>
            <w:tcW w:w="3960" w:type="dxa"/>
          </w:tcPr>
          <w:p w14:paraId="378D7C80" w14:textId="77777777" w:rsidR="00E60591" w:rsidRDefault="00E60591" w:rsidP="00E60591">
            <w:pPr>
              <w:pStyle w:val="CopticVersemulti-line"/>
            </w:pPr>
            <w:r>
              <w:t>Ϫⲉ ⲧⲱⲛⲕ Ⲡϭⲟⲓⲥ ⲉ̀ⲡⲉⲕⲙ̀ⲧⲟⲛ:</w:t>
            </w:r>
          </w:p>
          <w:p w14:paraId="49EE1DB4" w14:textId="77777777" w:rsidR="00E60591" w:rsidRDefault="00E60591" w:rsidP="00E60591">
            <w:pPr>
              <w:pStyle w:val="CopticVersemulti-line"/>
            </w:pPr>
            <w:r>
              <w:t>ⲛ̀ⲑⲟⲕ ⲛⲉⲙ ϯⲕⲓⲃⲱⲧⲟⲥ:</w:t>
            </w:r>
          </w:p>
          <w:p w14:paraId="4EF66F1C" w14:textId="77777777" w:rsidR="00E60591" w:rsidRDefault="00E60591" w:rsidP="00E60591">
            <w:pPr>
              <w:pStyle w:val="CopticVersemulti-line"/>
            </w:pPr>
            <w:r>
              <w:t>ⲛ̀ⲧⲉ ⲡⲓⲙⲁ ⲉⲑⲟⲩⲁⲃ ⲛ̀ⲧⲁⲕ:</w:t>
            </w:r>
          </w:p>
          <w:p w14:paraId="5F117484" w14:textId="77777777" w:rsidR="00E60591" w:rsidRPr="00A742AC" w:rsidRDefault="00E60591" w:rsidP="00E60591">
            <w:pPr>
              <w:pStyle w:val="CopticVerse"/>
            </w:pPr>
            <w:r>
              <w:t>ⲉ̀ⲧⲉ ⲛ̀ⲑⲟ ⲧⲉ ⲱ̀ Ⲙⲁⲣⲓⲁ.</w:t>
            </w:r>
          </w:p>
        </w:tc>
      </w:tr>
      <w:tr w:rsidR="00E60591" w14:paraId="052823F6" w14:textId="77777777" w:rsidTr="00E60591">
        <w:trPr>
          <w:cantSplit/>
          <w:jc w:val="center"/>
        </w:trPr>
        <w:tc>
          <w:tcPr>
            <w:tcW w:w="288" w:type="dxa"/>
          </w:tcPr>
          <w:p w14:paraId="60CB13D9" w14:textId="77777777" w:rsidR="00E60591" w:rsidRDefault="00E60591" w:rsidP="00E60591">
            <w:pPr>
              <w:pStyle w:val="CopticCross"/>
            </w:pPr>
            <w:r>
              <w:lastRenderedPageBreak/>
              <w:t>¿</w:t>
            </w:r>
          </w:p>
        </w:tc>
        <w:tc>
          <w:tcPr>
            <w:tcW w:w="3960" w:type="dxa"/>
          </w:tcPr>
          <w:p w14:paraId="69C558DA" w14:textId="77777777" w:rsidR="00E60591" w:rsidRDefault="00E60591" w:rsidP="00E60591">
            <w:pPr>
              <w:pStyle w:val="EngHang"/>
            </w:pPr>
            <w:r>
              <w:t>We ask you, remember us,</w:t>
            </w:r>
          </w:p>
          <w:p w14:paraId="52EE880C" w14:textId="77777777" w:rsidR="00E60591" w:rsidRDefault="00E60591" w:rsidP="00E60591">
            <w:pPr>
              <w:pStyle w:val="EngHang"/>
            </w:pPr>
            <w:r>
              <w:t>O our faithful advocate,</w:t>
            </w:r>
          </w:p>
          <w:p w14:paraId="23E620EF" w14:textId="77777777" w:rsidR="00E60591" w:rsidRDefault="00E60591" w:rsidP="00E60591">
            <w:pPr>
              <w:pStyle w:val="EngHang"/>
            </w:pPr>
            <w:r>
              <w:t>Before our Lord Jesus Christ,</w:t>
            </w:r>
          </w:p>
          <w:p w14:paraId="4E8A2BDE" w14:textId="77777777" w:rsidR="00E60591" w:rsidRPr="005832A1" w:rsidRDefault="00E60591" w:rsidP="00E60591">
            <w:pPr>
              <w:pStyle w:val="EngHangEnd"/>
            </w:pPr>
            <w:r>
              <w:t>That He may forgive us our sins.</w:t>
            </w:r>
          </w:p>
        </w:tc>
        <w:tc>
          <w:tcPr>
            <w:tcW w:w="288" w:type="dxa"/>
          </w:tcPr>
          <w:p w14:paraId="25C1C296" w14:textId="77777777" w:rsidR="00E60591" w:rsidRDefault="00E60591" w:rsidP="00E60591"/>
        </w:tc>
        <w:tc>
          <w:tcPr>
            <w:tcW w:w="288" w:type="dxa"/>
          </w:tcPr>
          <w:p w14:paraId="1552AD4A" w14:textId="77777777" w:rsidR="00E60591" w:rsidRDefault="00E60591" w:rsidP="00E60591">
            <w:pPr>
              <w:pStyle w:val="CopticCross"/>
            </w:pPr>
            <w:r>
              <w:t>¿</w:t>
            </w:r>
          </w:p>
        </w:tc>
        <w:tc>
          <w:tcPr>
            <w:tcW w:w="3960" w:type="dxa"/>
          </w:tcPr>
          <w:p w14:paraId="1FCEBD96" w14:textId="77777777" w:rsidR="00E60591" w:rsidRDefault="00E60591" w:rsidP="00E60591">
            <w:pPr>
              <w:pStyle w:val="CopticVersemulti-line"/>
            </w:pPr>
            <w:r>
              <w:t>Ⲧⲉⲛϯϩⲟ ⲁ̀ⲡⲓⲡⲉⲛⲙⲉⲩⲓ:</w:t>
            </w:r>
          </w:p>
          <w:p w14:paraId="594BE4D4" w14:textId="77777777" w:rsidR="00E60591" w:rsidRDefault="00E60591" w:rsidP="00E60591">
            <w:pPr>
              <w:pStyle w:val="CopticVersemulti-line"/>
            </w:pPr>
            <w:r>
              <w:t>ⲱ̀ ϯⲡ̀ⲣⲟⲥⲧⲁⲧⲏⲥ ⲉ̀ⲧⲉⲛϩⲟⲧ:</w:t>
            </w:r>
          </w:p>
          <w:p w14:paraId="4F9681D7" w14:textId="77777777" w:rsidR="00E60591" w:rsidRDefault="00E60591" w:rsidP="00E60591">
            <w:pPr>
              <w:pStyle w:val="CopticVersemulti-line"/>
            </w:pPr>
            <w:r>
              <w:t>ⲛⲁϩⲣⲉⲛ Ⲡⲉⲛϭⲟⲓⲥ Ⲓⲏⲥⲟⲩⲥ Ⲡⲓⲭ̀ⲣⲓⲥⲧⲟⲥ:</w:t>
            </w:r>
          </w:p>
          <w:p w14:paraId="5BFFF35D" w14:textId="77777777" w:rsidR="00E60591" w:rsidRPr="00A742AC" w:rsidRDefault="00E60591" w:rsidP="00E60591">
            <w:pPr>
              <w:pStyle w:val="CopticVerse"/>
            </w:pPr>
            <w:r>
              <w:t>ⲛ̀ⲧⲉϥⲭⲁ ⲛⲉⲛⲟⲃⲓ ⲛⲁⲛ ⲉ̀ⲃⲟⲗ.</w:t>
            </w:r>
          </w:p>
        </w:tc>
      </w:tr>
    </w:tbl>
    <w:p w14:paraId="6FF83A6E" w14:textId="77777777" w:rsidR="00E60591" w:rsidRPr="001E3D2D" w:rsidRDefault="00E60591" w:rsidP="00E60591">
      <w:pPr>
        <w:pStyle w:val="Rubric"/>
      </w:pPr>
    </w:p>
    <w:p w14:paraId="20E6724B" w14:textId="77777777" w:rsidR="00E60591" w:rsidRDefault="00E60591" w:rsidP="00E60591">
      <w:pPr>
        <w:pStyle w:val="Heading3"/>
      </w:pPr>
      <w:bookmarkStart w:id="1152" w:name="_Ref452620704"/>
      <w:bookmarkStart w:id="1153" w:name="_Toc479145669"/>
      <w:r>
        <w:t>The Second Batos Lobsh</w:t>
      </w:r>
      <w:bookmarkEnd w:id="1152"/>
      <w:bookmarkEnd w:id="11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60591" w14:paraId="4C13F14C" w14:textId="77777777" w:rsidTr="00E60591">
        <w:trPr>
          <w:cantSplit/>
          <w:jc w:val="center"/>
        </w:trPr>
        <w:tc>
          <w:tcPr>
            <w:tcW w:w="288" w:type="dxa"/>
          </w:tcPr>
          <w:p w14:paraId="43BB631D" w14:textId="77777777" w:rsidR="00E60591" w:rsidRDefault="00E60591" w:rsidP="00E60591">
            <w:pPr>
              <w:pStyle w:val="CopticCross"/>
            </w:pPr>
          </w:p>
        </w:tc>
        <w:tc>
          <w:tcPr>
            <w:tcW w:w="3960" w:type="dxa"/>
          </w:tcPr>
          <w:p w14:paraId="06D62E66" w14:textId="77777777" w:rsidR="00E60591" w:rsidRDefault="00E60591" w:rsidP="00E60591">
            <w:pPr>
              <w:pStyle w:val="EngHang"/>
            </w:pPr>
            <w:r>
              <w:t>Hail to you, O full of grace,</w:t>
            </w:r>
          </w:p>
          <w:p w14:paraId="61BEB0E1" w14:textId="77777777" w:rsidR="00E60591" w:rsidRDefault="00E60591" w:rsidP="00E60591">
            <w:pPr>
              <w:pStyle w:val="EngHang"/>
            </w:pPr>
            <w:r>
              <w:t>The undefiled Virgin,</w:t>
            </w:r>
          </w:p>
          <w:p w14:paraId="6B949FEC" w14:textId="77777777" w:rsidR="00E60591" w:rsidRDefault="00E60591" w:rsidP="00E60591">
            <w:pPr>
              <w:pStyle w:val="EngHang"/>
            </w:pPr>
            <w:r>
              <w:t>The Tabernacle not made by hands,</w:t>
            </w:r>
          </w:p>
          <w:p w14:paraId="3FC80810" w14:textId="77777777" w:rsidR="00E60591" w:rsidRPr="001A0083" w:rsidRDefault="00E60591" w:rsidP="00E60591">
            <w:pPr>
              <w:pStyle w:val="EngHangEnd"/>
            </w:pPr>
            <w:r>
              <w:t>The treasure of the righteous.</w:t>
            </w:r>
          </w:p>
        </w:tc>
        <w:tc>
          <w:tcPr>
            <w:tcW w:w="288" w:type="dxa"/>
          </w:tcPr>
          <w:p w14:paraId="77EA13DE" w14:textId="77777777" w:rsidR="00E60591" w:rsidRDefault="00E60591" w:rsidP="00E60591"/>
        </w:tc>
        <w:tc>
          <w:tcPr>
            <w:tcW w:w="288" w:type="dxa"/>
          </w:tcPr>
          <w:p w14:paraId="6A09257B" w14:textId="77777777" w:rsidR="00E60591" w:rsidRDefault="00E60591" w:rsidP="00E60591">
            <w:pPr>
              <w:pStyle w:val="CopticCross"/>
            </w:pPr>
          </w:p>
        </w:tc>
        <w:tc>
          <w:tcPr>
            <w:tcW w:w="3960" w:type="dxa"/>
          </w:tcPr>
          <w:p w14:paraId="7BEFC702" w14:textId="77777777" w:rsidR="00E60591" w:rsidRDefault="00E60591" w:rsidP="00E60591">
            <w:pPr>
              <w:pStyle w:val="CopticVersemulti-line"/>
            </w:pPr>
            <w:r>
              <w:t>Ⲭⲉⲣⲉ ⲑⲏⲉⲑⲙⲉϩ ⲛ̀ϩ̀ⲙⲟⲧ:</w:t>
            </w:r>
          </w:p>
          <w:p w14:paraId="38B28413" w14:textId="77777777" w:rsidR="00E60591" w:rsidRDefault="00E60591" w:rsidP="00E60591">
            <w:pPr>
              <w:pStyle w:val="CopticVersemulti-line"/>
            </w:pPr>
            <w:r>
              <w:t>ϯⲠⲁⲣⲑⲉⲛⲟⲥ ⲛ̀ⲁⲧⲑⲱⲗⲉⲃ:</w:t>
            </w:r>
          </w:p>
          <w:p w14:paraId="3381998E" w14:textId="77777777" w:rsidR="00E60591" w:rsidRDefault="00E60591" w:rsidP="00E60591">
            <w:pPr>
              <w:pStyle w:val="CopticVersemulti-line"/>
            </w:pPr>
            <w:r>
              <w:t>ϯⲥ̀ⲕⲏⲛⲏ ⲛ̀ⲁ̀ⲑⲙⲟⲩⲛⲕ ⲛ̀ϫⲓϫ:</w:t>
            </w:r>
          </w:p>
          <w:p w14:paraId="0DECAF76" w14:textId="77777777" w:rsidR="00E60591" w:rsidRPr="00A742AC" w:rsidRDefault="00E60591" w:rsidP="00E60591">
            <w:pPr>
              <w:pStyle w:val="CopticVerse"/>
            </w:pPr>
            <w:r>
              <w:t>ⲡⲓⲁ̀ϩⲟ ⲛ̀ⲧⲉ ϯⲙⲉⲑⲙⲏⲓ.</w:t>
            </w:r>
          </w:p>
        </w:tc>
      </w:tr>
      <w:tr w:rsidR="00E60591" w14:paraId="6042B300" w14:textId="77777777" w:rsidTr="00E60591">
        <w:trPr>
          <w:cantSplit/>
          <w:jc w:val="center"/>
        </w:trPr>
        <w:tc>
          <w:tcPr>
            <w:tcW w:w="288" w:type="dxa"/>
          </w:tcPr>
          <w:p w14:paraId="341CC9A0" w14:textId="77777777" w:rsidR="00E60591" w:rsidRDefault="00E60591" w:rsidP="00E60591">
            <w:pPr>
              <w:pStyle w:val="CopticCross"/>
            </w:pPr>
          </w:p>
        </w:tc>
        <w:tc>
          <w:tcPr>
            <w:tcW w:w="3960" w:type="dxa"/>
          </w:tcPr>
          <w:p w14:paraId="4F6FD0DF" w14:textId="77777777" w:rsidR="00E60591" w:rsidRDefault="00E60591" w:rsidP="00E60591">
            <w:pPr>
              <w:pStyle w:val="EngHang"/>
            </w:pPr>
            <w:r>
              <w:t>Hail to you, O fair dove,</w:t>
            </w:r>
          </w:p>
          <w:p w14:paraId="0FACDB5F" w14:textId="77777777" w:rsidR="00E60591" w:rsidRDefault="00E60591" w:rsidP="00E60591">
            <w:pPr>
              <w:pStyle w:val="EngHang"/>
            </w:pPr>
            <w:r>
              <w:t>Who declared to us</w:t>
            </w:r>
          </w:p>
          <w:p w14:paraId="7568959D" w14:textId="77777777" w:rsidR="00E60591" w:rsidRDefault="00E60591" w:rsidP="00E60591">
            <w:pPr>
              <w:pStyle w:val="EngHang"/>
            </w:pPr>
            <w:r>
              <w:t>The peace of God</w:t>
            </w:r>
          </w:p>
          <w:p w14:paraId="48409A87" w14:textId="77777777" w:rsidR="00E60591" w:rsidRPr="001A0083" w:rsidRDefault="00E60591" w:rsidP="00E60591">
            <w:pPr>
              <w:pStyle w:val="EngHangEnd"/>
            </w:pPr>
            <w:r>
              <w:t>Towards mankind.</w:t>
            </w:r>
          </w:p>
        </w:tc>
        <w:tc>
          <w:tcPr>
            <w:tcW w:w="288" w:type="dxa"/>
          </w:tcPr>
          <w:p w14:paraId="7174F57F" w14:textId="77777777" w:rsidR="00E60591" w:rsidRDefault="00E60591" w:rsidP="00E60591"/>
        </w:tc>
        <w:tc>
          <w:tcPr>
            <w:tcW w:w="288" w:type="dxa"/>
          </w:tcPr>
          <w:p w14:paraId="2EFAFBC7" w14:textId="77777777" w:rsidR="00E60591" w:rsidRDefault="00E60591" w:rsidP="00E60591">
            <w:pPr>
              <w:pStyle w:val="CopticCross"/>
            </w:pPr>
          </w:p>
        </w:tc>
        <w:tc>
          <w:tcPr>
            <w:tcW w:w="3960" w:type="dxa"/>
          </w:tcPr>
          <w:p w14:paraId="6D99D7D5" w14:textId="77777777" w:rsidR="00E60591" w:rsidRDefault="00E60591" w:rsidP="00E60591">
            <w:pPr>
              <w:pStyle w:val="CopticVersemulti-line"/>
            </w:pPr>
            <w:r>
              <w:t>Ⲭⲉⲣⲉ ϯϭⲣⲟⲙⲡⲓ ⲉⲑⲛⲉⲥⲱⲥ:</w:t>
            </w:r>
          </w:p>
          <w:p w14:paraId="41F9FEB7" w14:textId="77777777" w:rsidR="00E60591" w:rsidRDefault="00E60591" w:rsidP="00E60591">
            <w:pPr>
              <w:pStyle w:val="CopticVersemulti-line"/>
            </w:pPr>
            <w:r>
              <w:t>ⲑⲏⲉ̀ⲧⲁⲥϩⲓϣⲉⲛⲛⲟⲩϥⲓ ⲛⲁⲛ:</w:t>
            </w:r>
          </w:p>
          <w:p w14:paraId="2EAD8188" w14:textId="77777777" w:rsidR="00E60591" w:rsidRDefault="00E60591" w:rsidP="00E60591">
            <w:pPr>
              <w:pStyle w:val="CopticVersemulti-line"/>
            </w:pPr>
            <w:r>
              <w:t>ⲛ̀ϯϩⲓⲣⲏⲛⲏ ⲛ̀ⲧⲉ Ⲫ̀ⲛⲟⲩϯ:</w:t>
            </w:r>
          </w:p>
          <w:p w14:paraId="514F0A15" w14:textId="77777777" w:rsidR="00E60591" w:rsidRPr="00A742AC" w:rsidRDefault="00E60591" w:rsidP="00E60591">
            <w:pPr>
              <w:pStyle w:val="CopticVerse"/>
            </w:pPr>
            <w:r>
              <w:t>ⲑⲏⲉ̀ⲧⲁⲥϣⲱⲡⲓ ϣⲁ ⲛⲓⲣⲱⲙⲓ.</w:t>
            </w:r>
          </w:p>
        </w:tc>
      </w:tr>
      <w:tr w:rsidR="00E60591" w14:paraId="5E4FFC0F" w14:textId="77777777" w:rsidTr="00E60591">
        <w:trPr>
          <w:cantSplit/>
          <w:jc w:val="center"/>
        </w:trPr>
        <w:tc>
          <w:tcPr>
            <w:tcW w:w="288" w:type="dxa"/>
          </w:tcPr>
          <w:p w14:paraId="79D9EC00" w14:textId="77777777" w:rsidR="00E60591" w:rsidRDefault="00E60591" w:rsidP="00E60591">
            <w:pPr>
              <w:pStyle w:val="CopticCross"/>
            </w:pPr>
            <w:r>
              <w:t>¿</w:t>
            </w:r>
          </w:p>
        </w:tc>
        <w:tc>
          <w:tcPr>
            <w:tcW w:w="3960" w:type="dxa"/>
          </w:tcPr>
          <w:p w14:paraId="383FB682" w14:textId="77777777" w:rsidR="00E60591" w:rsidRDefault="00E60591" w:rsidP="00E60591">
            <w:pPr>
              <w:pStyle w:val="EngHang"/>
            </w:pPr>
            <w:r>
              <w:t>Hail to the Mother of He who was</w:t>
            </w:r>
          </w:p>
          <w:p w14:paraId="7F497276" w14:textId="77777777" w:rsidR="00E60591" w:rsidRDefault="00E60591" w:rsidP="00E60591">
            <w:pPr>
              <w:pStyle w:val="EngHang"/>
            </w:pPr>
            <w:r>
              <w:t>Incarnat of His own free will,</w:t>
            </w:r>
          </w:p>
          <w:p w14:paraId="3FB925E2" w14:textId="77777777" w:rsidR="00E60591" w:rsidRDefault="00E60591" w:rsidP="00E60591">
            <w:pPr>
              <w:pStyle w:val="EngHang"/>
            </w:pPr>
            <w:r>
              <w:t>And the good will of His Father,</w:t>
            </w:r>
          </w:p>
          <w:p w14:paraId="3CEF233F" w14:textId="77777777" w:rsidR="00E60591" w:rsidRPr="00195761" w:rsidRDefault="00E60591" w:rsidP="00E60591">
            <w:pPr>
              <w:pStyle w:val="EngHangEnd"/>
              <w:rPr>
                <w:szCs w:val="22"/>
              </w:rPr>
            </w:pPr>
            <w:r>
              <w:rPr>
                <w:szCs w:val="22"/>
              </w:rPr>
              <w:t>And the Holy Spirit.</w:t>
            </w:r>
          </w:p>
        </w:tc>
        <w:tc>
          <w:tcPr>
            <w:tcW w:w="288" w:type="dxa"/>
          </w:tcPr>
          <w:p w14:paraId="3D28010D" w14:textId="77777777" w:rsidR="00E60591" w:rsidRDefault="00E60591" w:rsidP="00E60591"/>
        </w:tc>
        <w:tc>
          <w:tcPr>
            <w:tcW w:w="288" w:type="dxa"/>
          </w:tcPr>
          <w:p w14:paraId="42BD2F68" w14:textId="77777777" w:rsidR="00E60591" w:rsidRDefault="00E60591" w:rsidP="00E60591">
            <w:pPr>
              <w:pStyle w:val="CopticCross"/>
            </w:pPr>
            <w:r>
              <w:t>¿</w:t>
            </w:r>
          </w:p>
        </w:tc>
        <w:tc>
          <w:tcPr>
            <w:tcW w:w="3960" w:type="dxa"/>
          </w:tcPr>
          <w:p w14:paraId="6ED080E5" w14:textId="77777777" w:rsidR="00E60591" w:rsidRDefault="00E60591" w:rsidP="00E60591">
            <w:pPr>
              <w:pStyle w:val="CopticVersemulti-line"/>
            </w:pPr>
            <w:r>
              <w:t>Ⲭⲉⲣⲉ ⲑ̀ⲙⲁⲩ ⲙ̀ⲫⲏⲉⲧⲁϥⲉⲣⲣⲱⲙⲓ:</w:t>
            </w:r>
          </w:p>
          <w:p w14:paraId="4FEDC268" w14:textId="77777777" w:rsidR="00E60591" w:rsidRDefault="00E60591" w:rsidP="00E60591">
            <w:pPr>
              <w:pStyle w:val="CopticVersemulti-line"/>
            </w:pPr>
            <w:r>
              <w:t>ϧⲉⲛ ⲡⲉϥⲟⲩϣⲱ ⲙ̀ⲙⲓⲛ ⲙ̀ⲙⲟϥ:</w:t>
            </w:r>
          </w:p>
          <w:p w14:paraId="6F47FB4D" w14:textId="77777777" w:rsidR="00E60591" w:rsidRDefault="00E60591" w:rsidP="00E60591">
            <w:pPr>
              <w:pStyle w:val="CopticVersemulti-line"/>
            </w:pPr>
            <w:r>
              <w:t>ⲛⲉⲙ ⲡ̀ϯⲙⲁϯ ⲛ̀Ⲡⲉϥⲓⲱⲧ:</w:t>
            </w:r>
          </w:p>
          <w:p w14:paraId="3780ABEA" w14:textId="77777777" w:rsidR="00E60591" w:rsidRPr="00A742AC" w:rsidRDefault="00E60591" w:rsidP="00E60591">
            <w:pPr>
              <w:pStyle w:val="CopticVerse"/>
            </w:pPr>
            <w:r>
              <w:t>ⲛⲉⲡ Ⲡⲓⲡ̀ⲛⲉⲩⲙⲁ ⲉⲑⲟⲩⲁⲃ.</w:t>
            </w:r>
          </w:p>
        </w:tc>
      </w:tr>
      <w:tr w:rsidR="00E60591" w14:paraId="10958F29" w14:textId="77777777" w:rsidTr="00E60591">
        <w:trPr>
          <w:cantSplit/>
          <w:jc w:val="center"/>
        </w:trPr>
        <w:tc>
          <w:tcPr>
            <w:tcW w:w="288" w:type="dxa"/>
          </w:tcPr>
          <w:p w14:paraId="3D85B34D" w14:textId="77777777" w:rsidR="00E60591" w:rsidRDefault="00E60591" w:rsidP="00E60591">
            <w:pPr>
              <w:pStyle w:val="CopticCross"/>
            </w:pPr>
            <w:r>
              <w:t>¿</w:t>
            </w:r>
          </w:p>
        </w:tc>
        <w:tc>
          <w:tcPr>
            <w:tcW w:w="3960" w:type="dxa"/>
          </w:tcPr>
          <w:p w14:paraId="4D3C615F" w14:textId="77777777" w:rsidR="00E60591" w:rsidRDefault="00E60591" w:rsidP="00E60591">
            <w:pPr>
              <w:pStyle w:val="EngHang"/>
            </w:pPr>
            <w:r>
              <w:t>Hail to you, O golden vessel,</w:t>
            </w:r>
          </w:p>
          <w:p w14:paraId="20704F88" w14:textId="77777777" w:rsidR="00E60591" w:rsidRDefault="00E60591" w:rsidP="00E60591">
            <w:pPr>
              <w:pStyle w:val="EngHang"/>
            </w:pPr>
            <w:r>
              <w:t>In which the manna was hidden,</w:t>
            </w:r>
          </w:p>
          <w:p w14:paraId="0FA7DBF7" w14:textId="77777777" w:rsidR="00E60591" w:rsidRDefault="00E60591" w:rsidP="00E60591">
            <w:pPr>
              <w:pStyle w:val="EngHang"/>
            </w:pPr>
            <w:r>
              <w:t>With the almond rod,</w:t>
            </w:r>
          </w:p>
          <w:p w14:paraId="35AE581D" w14:textId="77777777" w:rsidR="00E60591" w:rsidRDefault="00E60591" w:rsidP="00E60591">
            <w:pPr>
              <w:pStyle w:val="EngHangEnd"/>
            </w:pPr>
            <w:r>
              <w:t>With which Moses sruck the rock.</w:t>
            </w:r>
          </w:p>
        </w:tc>
        <w:tc>
          <w:tcPr>
            <w:tcW w:w="288" w:type="dxa"/>
          </w:tcPr>
          <w:p w14:paraId="7C773203" w14:textId="77777777" w:rsidR="00E60591" w:rsidRDefault="00E60591" w:rsidP="00E60591"/>
        </w:tc>
        <w:tc>
          <w:tcPr>
            <w:tcW w:w="288" w:type="dxa"/>
          </w:tcPr>
          <w:p w14:paraId="03C6A95C" w14:textId="77777777" w:rsidR="00E60591" w:rsidRDefault="00E60591" w:rsidP="00E60591">
            <w:pPr>
              <w:pStyle w:val="CopticCross"/>
            </w:pPr>
            <w:r>
              <w:t>¿</w:t>
            </w:r>
          </w:p>
        </w:tc>
        <w:tc>
          <w:tcPr>
            <w:tcW w:w="3960" w:type="dxa"/>
          </w:tcPr>
          <w:p w14:paraId="775BE318" w14:textId="77777777" w:rsidR="00E60591" w:rsidRDefault="00E60591" w:rsidP="00E60591">
            <w:pPr>
              <w:pStyle w:val="CopticVersemulti-line"/>
            </w:pPr>
            <w:r>
              <w:t>Ⲭⲉⲣⲉ ⲡⲓⲥ̀ⲧⲁⲙⲛⲟⲥ ⲛ̀ⲛⲟⲃⲓ:</w:t>
            </w:r>
          </w:p>
          <w:p w14:paraId="1B240429" w14:textId="77777777" w:rsidR="00E60591" w:rsidRDefault="00E60591" w:rsidP="00E60591">
            <w:pPr>
              <w:pStyle w:val="CopticVersemulti-line"/>
            </w:pPr>
            <w:r>
              <w:t>ⲉ̀ⲣⲉ ⲡⲓⲙⲁⲛⲛⲁ ϩⲏⲡ ⲛ̀ϧⲏⲧϥ:</w:t>
            </w:r>
          </w:p>
          <w:p w14:paraId="4FC056DC" w14:textId="77777777" w:rsidR="00E60591" w:rsidRDefault="00E60591" w:rsidP="00E60591">
            <w:pPr>
              <w:pStyle w:val="CopticVersemulti-line"/>
            </w:pPr>
            <w:r>
              <w:t>ⲛⲉⲙ ⲡⲓϣ̀ⲃⲱⲧ ⲛ̀ϣⲉ ⲙⲡⲉⲩⲕⲓⲛⲱⲛ:</w:t>
            </w:r>
          </w:p>
          <w:p w14:paraId="20D11815" w14:textId="77777777" w:rsidR="00E60591" w:rsidRPr="00A742AC" w:rsidRDefault="00E60591" w:rsidP="00E60591">
            <w:pPr>
              <w:pStyle w:val="CopticVerse"/>
            </w:pPr>
            <w:r>
              <w:t>ⲉ̀ⲧⲁ Ⲙⲱⲩ̀ⲥⲏⲥ ⲙⲉϣ ϯⲡⲉⲧⲣⲁ ⲛ̀ϧⲏⲧϥ.</w:t>
            </w:r>
          </w:p>
        </w:tc>
      </w:tr>
      <w:tr w:rsidR="00E60591" w14:paraId="5ADD108D" w14:textId="77777777" w:rsidTr="00E60591">
        <w:trPr>
          <w:cantSplit/>
          <w:jc w:val="center"/>
        </w:trPr>
        <w:tc>
          <w:tcPr>
            <w:tcW w:w="288" w:type="dxa"/>
          </w:tcPr>
          <w:p w14:paraId="54A1CDD8" w14:textId="77777777" w:rsidR="00E60591" w:rsidRDefault="00E60591" w:rsidP="00E60591">
            <w:pPr>
              <w:pStyle w:val="CopticCross"/>
            </w:pPr>
          </w:p>
        </w:tc>
        <w:tc>
          <w:tcPr>
            <w:tcW w:w="3960" w:type="dxa"/>
          </w:tcPr>
          <w:p w14:paraId="5E62A8EA" w14:textId="77777777" w:rsidR="00E60591" w:rsidRDefault="00E60591" w:rsidP="00E60591">
            <w:pPr>
              <w:pStyle w:val="EngHang"/>
            </w:pPr>
            <w:r>
              <w:t>Hail to you, O full of grace,</w:t>
            </w:r>
          </w:p>
          <w:p w14:paraId="09F703DC" w14:textId="77777777" w:rsidR="00E60591" w:rsidRDefault="00E60591" w:rsidP="00E60591">
            <w:pPr>
              <w:pStyle w:val="EngHang"/>
            </w:pPr>
            <w:r>
              <w:t>O spiritual table</w:t>
            </w:r>
          </w:p>
          <w:p w14:paraId="645BC325" w14:textId="77777777" w:rsidR="00E60591" w:rsidRDefault="00E60591" w:rsidP="00E60591">
            <w:pPr>
              <w:pStyle w:val="EngHang"/>
            </w:pPr>
            <w:r>
              <w:t>That gives life to everyone,</w:t>
            </w:r>
          </w:p>
          <w:p w14:paraId="2F5A536F" w14:textId="77777777" w:rsidR="00E60591" w:rsidRPr="001A0083" w:rsidRDefault="00E60591" w:rsidP="00E60591">
            <w:pPr>
              <w:pStyle w:val="EngHangEnd"/>
            </w:pPr>
            <w:r>
              <w:t>Who partakes from it.</w:t>
            </w:r>
          </w:p>
        </w:tc>
        <w:tc>
          <w:tcPr>
            <w:tcW w:w="288" w:type="dxa"/>
          </w:tcPr>
          <w:p w14:paraId="373F9FDE" w14:textId="77777777" w:rsidR="00E60591" w:rsidRDefault="00E60591" w:rsidP="00E60591"/>
        </w:tc>
        <w:tc>
          <w:tcPr>
            <w:tcW w:w="288" w:type="dxa"/>
          </w:tcPr>
          <w:p w14:paraId="1EE4D99F" w14:textId="77777777" w:rsidR="00E60591" w:rsidRDefault="00E60591" w:rsidP="00E60591">
            <w:pPr>
              <w:pStyle w:val="CopticCross"/>
            </w:pPr>
          </w:p>
        </w:tc>
        <w:tc>
          <w:tcPr>
            <w:tcW w:w="3960" w:type="dxa"/>
          </w:tcPr>
          <w:p w14:paraId="4C7D77A9" w14:textId="77777777" w:rsidR="00E60591" w:rsidRDefault="00E60591" w:rsidP="00E60591">
            <w:pPr>
              <w:pStyle w:val="CopticVersemulti-line"/>
            </w:pPr>
            <w:r>
              <w:t>Ⲭⲉⲣⲉ ⲕⲉⲭⲁⲣⲓⲧⲱⲙⲉⲛϩ:</w:t>
            </w:r>
          </w:p>
          <w:p w14:paraId="04647281" w14:textId="77777777" w:rsidR="00E60591" w:rsidRDefault="00E60591" w:rsidP="00E60591">
            <w:pPr>
              <w:pStyle w:val="CopticVersemulti-line"/>
            </w:pPr>
            <w:r>
              <w:t>ⲱ̀ ϯⲧ̀ⲣⲁⲡⲉⲍⲁ ⲙ̀ⲡ̀ⲛⲉⲩⲙⲁⲧⲓⲕⲏ:</w:t>
            </w:r>
          </w:p>
          <w:p w14:paraId="1C8965C1" w14:textId="77777777" w:rsidR="00E60591" w:rsidRDefault="00E60591" w:rsidP="00E60591">
            <w:pPr>
              <w:pStyle w:val="CopticVersemulti-line"/>
            </w:pPr>
            <w:r>
              <w:t>ⲉⲧϯ ⲙ̀ⲡ̀ⲱⲛϧ ⲛ̀ⲟⲩⲟⲛ ⲛⲓⲃⲉⲛ:</w:t>
            </w:r>
          </w:p>
          <w:p w14:paraId="5E115B01" w14:textId="77777777" w:rsidR="00E60591" w:rsidRPr="00A742AC" w:rsidRDefault="00E60591" w:rsidP="00E60591">
            <w:pPr>
              <w:pStyle w:val="CopticVerse"/>
            </w:pPr>
            <w:r>
              <w:t>ⲉⲑⲛⲁⲟⲩⲱⲙ ⲉ̀ⲃⲟⲗ ⲛ̀ϧⲏⲧⲥ.</w:t>
            </w:r>
          </w:p>
        </w:tc>
      </w:tr>
      <w:tr w:rsidR="00E60591" w14:paraId="237B8524" w14:textId="77777777" w:rsidTr="00E60591">
        <w:trPr>
          <w:cantSplit/>
          <w:jc w:val="center"/>
        </w:trPr>
        <w:tc>
          <w:tcPr>
            <w:tcW w:w="288" w:type="dxa"/>
          </w:tcPr>
          <w:p w14:paraId="6DD0CD3B" w14:textId="77777777" w:rsidR="00E60591" w:rsidRDefault="00E60591" w:rsidP="00E60591">
            <w:pPr>
              <w:pStyle w:val="CopticCross"/>
            </w:pPr>
          </w:p>
        </w:tc>
        <w:tc>
          <w:tcPr>
            <w:tcW w:w="3960" w:type="dxa"/>
          </w:tcPr>
          <w:p w14:paraId="7E5E52BB" w14:textId="77777777" w:rsidR="00E60591" w:rsidRDefault="00E60591" w:rsidP="00E60591">
            <w:pPr>
              <w:pStyle w:val="EngHang"/>
            </w:pPr>
            <w:r>
              <w:t>Hail to you, O incorrupt vessel</w:t>
            </w:r>
          </w:p>
          <w:p w14:paraId="0398CB58" w14:textId="77777777" w:rsidR="00E60591" w:rsidRDefault="00E60591" w:rsidP="00E60591">
            <w:pPr>
              <w:pStyle w:val="EngHang"/>
            </w:pPr>
            <w:r>
              <w:t>Of the Divinity,</w:t>
            </w:r>
          </w:p>
          <w:p w14:paraId="17BDA8BE" w14:textId="77777777" w:rsidR="00E60591" w:rsidRDefault="00E60591" w:rsidP="00E60591">
            <w:pPr>
              <w:pStyle w:val="EngHang"/>
            </w:pPr>
            <w:r>
              <w:t>Which heals everyone</w:t>
            </w:r>
          </w:p>
          <w:p w14:paraId="61FF3639" w14:textId="77777777" w:rsidR="00E60591" w:rsidRPr="007425E1" w:rsidRDefault="00E60591" w:rsidP="00E60591">
            <w:pPr>
              <w:pStyle w:val="EngHangEnd"/>
            </w:pPr>
            <w:r>
              <w:t>Who drinks of it.</w:t>
            </w:r>
          </w:p>
        </w:tc>
        <w:tc>
          <w:tcPr>
            <w:tcW w:w="288" w:type="dxa"/>
          </w:tcPr>
          <w:p w14:paraId="16D00133" w14:textId="77777777" w:rsidR="00E60591" w:rsidRDefault="00E60591" w:rsidP="00E60591"/>
        </w:tc>
        <w:tc>
          <w:tcPr>
            <w:tcW w:w="288" w:type="dxa"/>
          </w:tcPr>
          <w:p w14:paraId="44CAC8DC" w14:textId="77777777" w:rsidR="00E60591" w:rsidRDefault="00E60591" w:rsidP="00E60591">
            <w:pPr>
              <w:pStyle w:val="CopticCross"/>
            </w:pPr>
          </w:p>
        </w:tc>
        <w:tc>
          <w:tcPr>
            <w:tcW w:w="3960" w:type="dxa"/>
          </w:tcPr>
          <w:p w14:paraId="328876C4" w14:textId="77777777" w:rsidR="00E60591" w:rsidRDefault="00E60591" w:rsidP="00E60591">
            <w:pPr>
              <w:pStyle w:val="CopticVersemulti-line"/>
            </w:pPr>
            <w:r>
              <w:t>Ⲭⲉⲣⲉ ⲡⲓⲕⲩⲙⲓⲗⲗⲓⲟⲛ:</w:t>
            </w:r>
          </w:p>
          <w:p w14:paraId="384104AF" w14:textId="77777777" w:rsidR="00E60591" w:rsidRDefault="00E60591" w:rsidP="00E60591">
            <w:pPr>
              <w:pStyle w:val="CopticVersemulti-line"/>
            </w:pPr>
            <w:r>
              <w:t>ⲛ̀ⲁ̀ⲫⲑⲁⲣⲧⲟⲛ ⲛ̀ⲧⲉ ϯⲙⲉⲑⲛⲟⲩϯ:</w:t>
            </w:r>
          </w:p>
          <w:p w14:paraId="315D925B" w14:textId="77777777" w:rsidR="00E60591" w:rsidRDefault="00E60591" w:rsidP="00E60591">
            <w:pPr>
              <w:pStyle w:val="CopticVersemulti-line"/>
            </w:pPr>
            <w:r>
              <w:t>ⲉⲧⲉⲫⲁϧⲣⲓ ⲛ̀ⲟⲩⲟⲛ ⲛⲓⲃⲉⲛ:</w:t>
            </w:r>
          </w:p>
          <w:p w14:paraId="6DC46C4C" w14:textId="77777777" w:rsidR="00E60591" w:rsidRPr="00A742AC" w:rsidRDefault="00E60591" w:rsidP="00E60591">
            <w:pPr>
              <w:pStyle w:val="CopticVerse"/>
            </w:pPr>
            <w:r>
              <w:t>ⲉⲑⲛⲁⲥⲱ ⲉ̀ⲃⲟⲗ ⲛ̀ϧⲏⲧϥ.</w:t>
            </w:r>
          </w:p>
        </w:tc>
      </w:tr>
      <w:tr w:rsidR="00E60591" w14:paraId="4DD72F67" w14:textId="77777777" w:rsidTr="00E60591">
        <w:trPr>
          <w:cantSplit/>
          <w:jc w:val="center"/>
        </w:trPr>
        <w:tc>
          <w:tcPr>
            <w:tcW w:w="288" w:type="dxa"/>
          </w:tcPr>
          <w:p w14:paraId="54AF6E59" w14:textId="77777777" w:rsidR="00E60591" w:rsidRDefault="00E60591" w:rsidP="00E60591">
            <w:pPr>
              <w:pStyle w:val="CopticCross"/>
            </w:pPr>
            <w:r>
              <w:t>¿</w:t>
            </w:r>
          </w:p>
        </w:tc>
        <w:tc>
          <w:tcPr>
            <w:tcW w:w="3960" w:type="dxa"/>
          </w:tcPr>
          <w:p w14:paraId="692935FB" w14:textId="77777777" w:rsidR="00E60591" w:rsidRDefault="00E60591" w:rsidP="00E60591">
            <w:pPr>
              <w:pStyle w:val="EngHang"/>
            </w:pPr>
            <w:r>
              <w:t>I begin to move the strings</w:t>
            </w:r>
          </w:p>
          <w:p w14:paraId="6D08BC5E" w14:textId="77777777" w:rsidR="00E60591" w:rsidRDefault="00E60591" w:rsidP="00E60591">
            <w:pPr>
              <w:pStyle w:val="EngHang"/>
            </w:pPr>
            <w:r>
              <w:t>Of my tongue with eagerness,</w:t>
            </w:r>
          </w:p>
          <w:p w14:paraId="032F485B" w14:textId="77777777" w:rsidR="00E60591" w:rsidRDefault="00E60591" w:rsidP="00E60591">
            <w:pPr>
              <w:pStyle w:val="EngHang"/>
            </w:pPr>
            <w:r>
              <w:t>And speak of the honour of this Virgin,</w:t>
            </w:r>
          </w:p>
          <w:p w14:paraId="47F7753E" w14:textId="77777777" w:rsidR="00E60591" w:rsidRPr="005832A1" w:rsidRDefault="00E60591" w:rsidP="00E60591">
            <w:pPr>
              <w:pStyle w:val="EngHangEnd"/>
            </w:pPr>
            <w:r>
              <w:t>Ennumerating the types of her.</w:t>
            </w:r>
          </w:p>
        </w:tc>
        <w:tc>
          <w:tcPr>
            <w:tcW w:w="288" w:type="dxa"/>
          </w:tcPr>
          <w:p w14:paraId="7B59AF7A" w14:textId="77777777" w:rsidR="00E60591" w:rsidRDefault="00E60591" w:rsidP="00E60591"/>
        </w:tc>
        <w:tc>
          <w:tcPr>
            <w:tcW w:w="288" w:type="dxa"/>
          </w:tcPr>
          <w:p w14:paraId="3AADD800" w14:textId="77777777" w:rsidR="00E60591" w:rsidRDefault="00E60591" w:rsidP="00E60591">
            <w:pPr>
              <w:pStyle w:val="CopticCross"/>
            </w:pPr>
            <w:r>
              <w:t>¿</w:t>
            </w:r>
          </w:p>
        </w:tc>
        <w:tc>
          <w:tcPr>
            <w:tcW w:w="3960" w:type="dxa"/>
          </w:tcPr>
          <w:p w14:paraId="3A445B6E" w14:textId="77777777" w:rsidR="00E60591" w:rsidRDefault="00E60591" w:rsidP="00E60591">
            <w:pPr>
              <w:pStyle w:val="CopticVersemulti-line"/>
            </w:pPr>
            <w:r>
              <w:t>Ⲁⲓⲛⲁⲉⲣϩⲏⲧⲥ ϧⲉⲛ ⲟⲩϭⲓϣϣⲱⲟⲩ:</w:t>
            </w:r>
          </w:p>
          <w:p w14:paraId="6B746639" w14:textId="77777777" w:rsidR="00E60591" w:rsidRDefault="00E60591" w:rsidP="00E60591">
            <w:pPr>
              <w:pStyle w:val="CopticVersemulti-line"/>
            </w:pPr>
            <w:r>
              <w:t>ⲛ̀ⲧⲁⲕⲓⲙ ⲙ̀ⲡ̀ⲟⲣⲅⲁⲛⲟⲛ ⲙ̀ⲡⲁⲗⲁⲥ:</w:t>
            </w:r>
          </w:p>
          <w:p w14:paraId="6B827BAF" w14:textId="77777777" w:rsidR="00E60591" w:rsidRDefault="00E60591" w:rsidP="00E60591">
            <w:pPr>
              <w:pStyle w:val="CopticVersemulti-line"/>
            </w:pPr>
            <w:r>
              <w:t>ⲛ̀ⲧⲁϫⲱ ⲙ̀ⲡ̀ⲧⲁⲓⲟ̀ ⲛ̀ⲧⲉ ⲧⲁⲓⲡⲁⲣⲑⲉⲛⲟⲥ:</w:t>
            </w:r>
          </w:p>
          <w:p w14:paraId="07CFE6D5" w14:textId="77777777" w:rsidR="00E60591" w:rsidRPr="00A742AC" w:rsidRDefault="00E60591" w:rsidP="00E60591">
            <w:pPr>
              <w:pStyle w:val="CopticVerse"/>
            </w:pPr>
            <w:r>
              <w:t>ⲛⲉⲙ ⲛⲉⲥⲥⲩⲅⲅⲱⲙⲓⲟⲛ ⲉⲩⲥⲟⲡ.</w:t>
            </w:r>
          </w:p>
        </w:tc>
      </w:tr>
      <w:tr w:rsidR="00E60591" w14:paraId="5C992603" w14:textId="77777777" w:rsidTr="00E60591">
        <w:trPr>
          <w:cantSplit/>
          <w:jc w:val="center"/>
        </w:trPr>
        <w:tc>
          <w:tcPr>
            <w:tcW w:w="288" w:type="dxa"/>
          </w:tcPr>
          <w:p w14:paraId="53425AD5" w14:textId="77777777" w:rsidR="00E60591" w:rsidRDefault="00E60591" w:rsidP="00E60591">
            <w:pPr>
              <w:pStyle w:val="CopticCross"/>
            </w:pPr>
            <w:r>
              <w:t>¿</w:t>
            </w:r>
          </w:p>
        </w:tc>
        <w:tc>
          <w:tcPr>
            <w:tcW w:w="3960" w:type="dxa"/>
          </w:tcPr>
          <w:p w14:paraId="33A3841B" w14:textId="77777777" w:rsidR="00E60591" w:rsidRDefault="00E60591" w:rsidP="00E60591">
            <w:pPr>
              <w:pStyle w:val="EngHang"/>
            </w:pPr>
            <w:r>
              <w:t>For she is our price,</w:t>
            </w:r>
          </w:p>
          <w:p w14:paraId="230FDAC6" w14:textId="77777777" w:rsidR="00E60591" w:rsidRDefault="00E60591" w:rsidP="00E60591">
            <w:pPr>
              <w:pStyle w:val="EngHang"/>
            </w:pPr>
            <w:r>
              <w:t>Our hope, and our strength</w:t>
            </w:r>
          </w:p>
          <w:p w14:paraId="3248A50A" w14:textId="77777777" w:rsidR="00E60591" w:rsidRDefault="00E60591" w:rsidP="00E60591">
            <w:pPr>
              <w:pStyle w:val="EngHang"/>
            </w:pPr>
            <w:r>
              <w:t>In the Second coming of our God,</w:t>
            </w:r>
          </w:p>
          <w:p w14:paraId="27F03292" w14:textId="77777777" w:rsidR="00E60591" w:rsidRPr="005832A1" w:rsidRDefault="00E60591" w:rsidP="00E60591">
            <w:pPr>
              <w:pStyle w:val="EngHangEnd"/>
            </w:pPr>
            <w:r>
              <w:t>Of our Lord Jesus Christ.</w:t>
            </w:r>
          </w:p>
        </w:tc>
        <w:tc>
          <w:tcPr>
            <w:tcW w:w="288" w:type="dxa"/>
          </w:tcPr>
          <w:p w14:paraId="44D0DEE2" w14:textId="77777777" w:rsidR="00E60591" w:rsidRDefault="00E60591" w:rsidP="00E60591"/>
        </w:tc>
        <w:tc>
          <w:tcPr>
            <w:tcW w:w="288" w:type="dxa"/>
          </w:tcPr>
          <w:p w14:paraId="1C0367C2" w14:textId="77777777" w:rsidR="00E60591" w:rsidRDefault="00E60591" w:rsidP="00E60591">
            <w:pPr>
              <w:pStyle w:val="CopticCross"/>
            </w:pPr>
            <w:r>
              <w:t>¿</w:t>
            </w:r>
          </w:p>
        </w:tc>
        <w:tc>
          <w:tcPr>
            <w:tcW w:w="3960" w:type="dxa"/>
          </w:tcPr>
          <w:p w14:paraId="49B04748" w14:textId="77777777" w:rsidR="00E60591" w:rsidRDefault="00E60591" w:rsidP="00E60591">
            <w:pPr>
              <w:pStyle w:val="CopticVersemulti-line"/>
            </w:pPr>
            <w:r>
              <w:t>Ϫⲉ ⲛ̀ⲑⲟⲥ ⲅⲁⲣ ⲡⲉ ⲡⲉⲛϣⲟⲩϣⲟⲩ:</w:t>
            </w:r>
          </w:p>
          <w:p w14:paraId="0AAB6BC7" w14:textId="77777777" w:rsidR="00E60591" w:rsidRDefault="00E60591" w:rsidP="00E60591">
            <w:pPr>
              <w:pStyle w:val="CopticVersemulti-line"/>
            </w:pPr>
            <w:r>
              <w:t>ⲛⲉⲙ ⲧⲉⲛϩⲉⲗⲡⲓⲥ ⲛⲉⲙ ⲡⲉⲛⲧⲁϫⲣⲟ:</w:t>
            </w:r>
          </w:p>
          <w:p w14:paraId="6D5263DE" w14:textId="77777777" w:rsidR="00E60591" w:rsidRDefault="00E60591" w:rsidP="00E60591">
            <w:pPr>
              <w:pStyle w:val="CopticVersemulti-line"/>
            </w:pPr>
            <w:r>
              <w:t>ϧⲉⲛ ⲧ̀ⲡⲁⲣⲟⲩⲥⲓⲁ̀ ⲙ̀Ⲡⲉⲛⲛⲟⲩϯ:</w:t>
            </w:r>
          </w:p>
          <w:p w14:paraId="0CCE2CCB" w14:textId="77777777" w:rsidR="00E60591" w:rsidRPr="00A742AC" w:rsidRDefault="00E60591" w:rsidP="00E60591">
            <w:pPr>
              <w:pStyle w:val="CopticVerse"/>
            </w:pPr>
            <w:r>
              <w:t>Ⲡⲉⲛϭⲟⲓⲥ Ⲓⲏⲥⲟⲩⲥ ⲠⲓⲬ̀ⲣⲓⲥⲧⲟⲥ.</w:t>
            </w:r>
          </w:p>
        </w:tc>
      </w:tr>
      <w:tr w:rsidR="00E60591" w14:paraId="5CD2AF64" w14:textId="77777777" w:rsidTr="00E60591">
        <w:trPr>
          <w:cantSplit/>
          <w:jc w:val="center"/>
        </w:trPr>
        <w:tc>
          <w:tcPr>
            <w:tcW w:w="288" w:type="dxa"/>
          </w:tcPr>
          <w:p w14:paraId="7A5418C1" w14:textId="77777777" w:rsidR="00E60591" w:rsidRDefault="00E60591" w:rsidP="00E60591">
            <w:pPr>
              <w:pStyle w:val="CopticCross"/>
            </w:pPr>
          </w:p>
        </w:tc>
        <w:tc>
          <w:tcPr>
            <w:tcW w:w="3960" w:type="dxa"/>
          </w:tcPr>
          <w:p w14:paraId="074691E3" w14:textId="77777777" w:rsidR="00E60591" w:rsidRDefault="00E60591" w:rsidP="00E60591">
            <w:pPr>
              <w:pStyle w:val="EngHang"/>
            </w:pPr>
            <w:r>
              <w:t>We exalt you befittingly,</w:t>
            </w:r>
          </w:p>
          <w:p w14:paraId="395768FD" w14:textId="77777777" w:rsidR="00E60591" w:rsidRDefault="00E60591" w:rsidP="00E60591">
            <w:pPr>
              <w:pStyle w:val="EngHang"/>
            </w:pPr>
            <w:r>
              <w:t>With your cousin Elizabeth, saying,</w:t>
            </w:r>
          </w:p>
          <w:p w14:paraId="69637C3D" w14:textId="77777777" w:rsidR="00E60591" w:rsidRDefault="00E60591" w:rsidP="00E60591">
            <w:pPr>
              <w:pStyle w:val="EngHang"/>
            </w:pPr>
            <w:r>
              <w:t>“Blessed are you among women,</w:t>
            </w:r>
          </w:p>
          <w:p w14:paraId="28A21132" w14:textId="77777777" w:rsidR="00E60591" w:rsidRPr="005832A1" w:rsidRDefault="00E60591" w:rsidP="00E60591">
            <w:pPr>
              <w:pStyle w:val="EngHangEnd"/>
            </w:pPr>
            <w:r>
              <w:t>And blessed is the fruit of your womb.”</w:t>
            </w:r>
          </w:p>
        </w:tc>
        <w:tc>
          <w:tcPr>
            <w:tcW w:w="288" w:type="dxa"/>
          </w:tcPr>
          <w:p w14:paraId="6C7A6741" w14:textId="77777777" w:rsidR="00E60591" w:rsidRDefault="00E60591" w:rsidP="00E60591"/>
        </w:tc>
        <w:tc>
          <w:tcPr>
            <w:tcW w:w="288" w:type="dxa"/>
          </w:tcPr>
          <w:p w14:paraId="2ED81C61" w14:textId="77777777" w:rsidR="00E60591" w:rsidRDefault="00E60591" w:rsidP="00E60591">
            <w:pPr>
              <w:pStyle w:val="CopticCross"/>
            </w:pPr>
          </w:p>
        </w:tc>
        <w:tc>
          <w:tcPr>
            <w:tcW w:w="3960" w:type="dxa"/>
          </w:tcPr>
          <w:p w14:paraId="33C58124" w14:textId="77777777" w:rsidR="00E60591" w:rsidRDefault="00E60591" w:rsidP="00E60591">
            <w:pPr>
              <w:pStyle w:val="CopticVersemulti-line"/>
            </w:pPr>
            <w:r>
              <w:t>Ⲧⲉⲛϭⲓⲥⲓ ⲙ̀ⲙⲟ ϧⲉⲛ ⲟⲩⲉⲙⲡ̀ϣⲁ:</w:t>
            </w:r>
          </w:p>
          <w:p w14:paraId="3AF81BFE" w14:textId="77777777" w:rsidR="00E60591" w:rsidRDefault="00E60591" w:rsidP="00E60591">
            <w:pPr>
              <w:pStyle w:val="CopticVersemulti-line"/>
            </w:pPr>
            <w:r>
              <w:t>ⲛⲉⲙ Ⲉⲗⲓⲥⲁⲃⲉⲧ ⲧⲉⲥⲩⲅⲅⲉⲛⲏⲥ:</w:t>
            </w:r>
          </w:p>
          <w:p w14:paraId="5B56B7EA" w14:textId="77777777" w:rsidR="00E60591" w:rsidRDefault="00E60591" w:rsidP="00E60591">
            <w:pPr>
              <w:pStyle w:val="CopticVersemulti-line"/>
            </w:pPr>
            <w:r>
              <w:t>ϫⲉ ⲧⲉⲥ̀ⲙⲁⲣⲱⲟⲩⲧ ⲛ̀ⲑⲟ ϧⲉⲛ ⲛⲓϩⲓⲟ̀ⲙⲓ:</w:t>
            </w:r>
          </w:p>
          <w:p w14:paraId="28DA6147" w14:textId="77777777" w:rsidR="00E60591" w:rsidRPr="00A742AC" w:rsidRDefault="00E60591" w:rsidP="00E60591">
            <w:pPr>
              <w:pStyle w:val="CopticVerse"/>
            </w:pPr>
            <w:r>
              <w:t>ϥ̀ⲥ̀ⲙⲁⲣⲱⲟⲩⲧ ⲛ̀ϫⲉ ⲡ̀ⲟⲩⲧⲁϩ ⲛ̀ⲧⲉ ⲧⲉⲛⲉϫⲓ.</w:t>
            </w:r>
          </w:p>
        </w:tc>
      </w:tr>
      <w:tr w:rsidR="00E60591" w14:paraId="4F64C473" w14:textId="77777777" w:rsidTr="00E60591">
        <w:trPr>
          <w:cantSplit/>
          <w:jc w:val="center"/>
        </w:trPr>
        <w:tc>
          <w:tcPr>
            <w:tcW w:w="288" w:type="dxa"/>
          </w:tcPr>
          <w:p w14:paraId="199F7DED" w14:textId="77777777" w:rsidR="00E60591" w:rsidRDefault="00E60591" w:rsidP="00E60591">
            <w:pPr>
              <w:pStyle w:val="CopticCross"/>
            </w:pPr>
          </w:p>
        </w:tc>
        <w:tc>
          <w:tcPr>
            <w:tcW w:w="3960" w:type="dxa"/>
          </w:tcPr>
          <w:p w14:paraId="16AEA479" w14:textId="77777777" w:rsidR="00E60591" w:rsidRDefault="00E60591" w:rsidP="00E60591">
            <w:pPr>
              <w:pStyle w:val="EngHang"/>
            </w:pPr>
            <w:r>
              <w:t>We give you salutation,</w:t>
            </w:r>
          </w:p>
          <w:p w14:paraId="44E87259" w14:textId="77777777" w:rsidR="00E60591" w:rsidRDefault="00E60591" w:rsidP="00E60591">
            <w:pPr>
              <w:pStyle w:val="EngHang"/>
            </w:pPr>
            <w:r>
              <w:t>With Gabriel the Angel,</w:t>
            </w:r>
          </w:p>
          <w:p w14:paraId="2477A99C" w14:textId="77777777" w:rsidR="00E60591" w:rsidRDefault="00E60591" w:rsidP="00E60591">
            <w:pPr>
              <w:pStyle w:val="EngHang"/>
            </w:pPr>
            <w:r>
              <w:t>“Rejoice O full of grace,</w:t>
            </w:r>
          </w:p>
          <w:p w14:paraId="1DB28104" w14:textId="77777777" w:rsidR="00E60591" w:rsidRPr="005832A1" w:rsidRDefault="00E60591" w:rsidP="00E60591">
            <w:pPr>
              <w:pStyle w:val="EngHangEnd"/>
            </w:pPr>
            <w:r>
              <w:t>The Lord is with you.”</w:t>
            </w:r>
          </w:p>
        </w:tc>
        <w:tc>
          <w:tcPr>
            <w:tcW w:w="288" w:type="dxa"/>
          </w:tcPr>
          <w:p w14:paraId="640C4AE5" w14:textId="77777777" w:rsidR="00E60591" w:rsidRDefault="00E60591" w:rsidP="00E60591"/>
        </w:tc>
        <w:tc>
          <w:tcPr>
            <w:tcW w:w="288" w:type="dxa"/>
          </w:tcPr>
          <w:p w14:paraId="46A2283B" w14:textId="77777777" w:rsidR="00E60591" w:rsidRDefault="00E60591" w:rsidP="00E60591">
            <w:pPr>
              <w:pStyle w:val="CopticCross"/>
            </w:pPr>
          </w:p>
        </w:tc>
        <w:tc>
          <w:tcPr>
            <w:tcW w:w="3960" w:type="dxa"/>
          </w:tcPr>
          <w:p w14:paraId="55EE2EA2" w14:textId="77777777" w:rsidR="00E60591" w:rsidRDefault="00E60591" w:rsidP="00E60591">
            <w:pPr>
              <w:pStyle w:val="CopticVersemulti-line"/>
            </w:pPr>
            <w:r>
              <w:t>Ⲧⲉⲛϯ ⲛⲉ ⲙ̀ⲡⲓⲭⲉⲣⲉⲧⲓⲥⲙⲟⲥ:</w:t>
            </w:r>
          </w:p>
          <w:p w14:paraId="2D7FD678" w14:textId="77777777" w:rsidR="00E60591" w:rsidRDefault="00E60591" w:rsidP="00E60591">
            <w:pPr>
              <w:pStyle w:val="CopticVersemulti-line"/>
            </w:pPr>
            <w:r>
              <w:t>ⲛⲉⲙ Ⲅⲁⲃⲣⲓⲏⲗ ⲡⲓⲁⲅⲅⲉⲗⲟⲥ:</w:t>
            </w:r>
          </w:p>
          <w:p w14:paraId="1C53765D" w14:textId="77777777" w:rsidR="00E60591" w:rsidRDefault="00E60591" w:rsidP="00E60591">
            <w:pPr>
              <w:pStyle w:val="CopticVersemulti-line"/>
            </w:pPr>
            <w:r>
              <w:t>ϫⲉ ⲭⲉⲣⲉ ⲕⲉⲭⲁⲣⲓⲧⲱⲙⲉⲛⲏ:</w:t>
            </w:r>
          </w:p>
          <w:p w14:paraId="48F08D2D" w14:textId="77777777" w:rsidR="00E60591" w:rsidRPr="00A742AC" w:rsidRDefault="00E60591" w:rsidP="00E60591">
            <w:pPr>
              <w:pStyle w:val="CopticVerse"/>
            </w:pPr>
            <w:r>
              <w:t>ⲟ̀ Ⲕⲩⲣⲓⲟⲥ ⲙⲉⲧⲁ ⲥⲟⲩ.</w:t>
            </w:r>
          </w:p>
        </w:tc>
      </w:tr>
      <w:tr w:rsidR="00E60591" w14:paraId="0BC5A347" w14:textId="77777777" w:rsidTr="00E60591">
        <w:trPr>
          <w:cantSplit/>
          <w:jc w:val="center"/>
        </w:trPr>
        <w:tc>
          <w:tcPr>
            <w:tcW w:w="288" w:type="dxa"/>
          </w:tcPr>
          <w:p w14:paraId="67D14618" w14:textId="77777777" w:rsidR="00E60591" w:rsidRDefault="00E60591" w:rsidP="00E60591">
            <w:pPr>
              <w:pStyle w:val="CopticCross"/>
            </w:pPr>
            <w:r>
              <w:t>¿</w:t>
            </w:r>
          </w:p>
        </w:tc>
        <w:tc>
          <w:tcPr>
            <w:tcW w:w="3960" w:type="dxa"/>
          </w:tcPr>
          <w:p w14:paraId="627AEA26" w14:textId="77777777" w:rsidR="00E60591" w:rsidRDefault="00E60591" w:rsidP="00E60591">
            <w:pPr>
              <w:pStyle w:val="EngHang"/>
            </w:pPr>
            <w:r>
              <w:t>Hail to you O virgin,</w:t>
            </w:r>
          </w:p>
          <w:p w14:paraId="20758F12" w14:textId="77777777" w:rsidR="00E60591" w:rsidRDefault="00E60591" w:rsidP="00E60591">
            <w:pPr>
              <w:pStyle w:val="EngHang"/>
            </w:pPr>
            <w:r>
              <w:t>The true Queen,</w:t>
            </w:r>
          </w:p>
          <w:p w14:paraId="58FE6228" w14:textId="77777777" w:rsidR="00E60591" w:rsidRDefault="00E60591" w:rsidP="00E60591">
            <w:pPr>
              <w:pStyle w:val="EngHang"/>
            </w:pPr>
            <w:r>
              <w:t>Hail to the pride of our race</w:t>
            </w:r>
          </w:p>
          <w:p w14:paraId="32087059" w14:textId="77777777" w:rsidR="00E60591" w:rsidRPr="005832A1" w:rsidRDefault="00E60591" w:rsidP="00E60591">
            <w:pPr>
              <w:pStyle w:val="EngHangEnd"/>
            </w:pPr>
            <w:r>
              <w:t>Who has borne to us Emmanuel.</w:t>
            </w:r>
          </w:p>
        </w:tc>
        <w:tc>
          <w:tcPr>
            <w:tcW w:w="288" w:type="dxa"/>
          </w:tcPr>
          <w:p w14:paraId="08CADBAE" w14:textId="77777777" w:rsidR="00E60591" w:rsidRDefault="00E60591" w:rsidP="00E60591"/>
        </w:tc>
        <w:tc>
          <w:tcPr>
            <w:tcW w:w="288" w:type="dxa"/>
          </w:tcPr>
          <w:p w14:paraId="695A516A" w14:textId="77777777" w:rsidR="00E60591" w:rsidRDefault="00E60591" w:rsidP="00E60591">
            <w:pPr>
              <w:pStyle w:val="CopticCross"/>
            </w:pPr>
            <w:r>
              <w:t>¿</w:t>
            </w:r>
          </w:p>
        </w:tc>
        <w:tc>
          <w:tcPr>
            <w:tcW w:w="3960" w:type="dxa"/>
          </w:tcPr>
          <w:p w14:paraId="48F239FB" w14:textId="77777777" w:rsidR="00E60591" w:rsidRDefault="00E60591" w:rsidP="00E60591">
            <w:pPr>
              <w:pStyle w:val="CopticVersemulti-line"/>
            </w:pPr>
            <w:r>
              <w:t>Ⲭⲉⲣⲉ ⲛⲉ ⲱ̀ ϯⲡⲁⲣⲑⲉⲛⲟⲥ:</w:t>
            </w:r>
          </w:p>
          <w:p w14:paraId="0FA7304C" w14:textId="77777777" w:rsidR="00E60591" w:rsidRDefault="00E60591" w:rsidP="00E60591">
            <w:pPr>
              <w:pStyle w:val="CopticVersemulti-line"/>
            </w:pPr>
            <w:r>
              <w:t>Ϯⲟⲩⲣⲱ ⲙ̀ⲙⲏⲓ ⲛ̀ⲁⲗⲏⲑⲓⲛⲏ:</w:t>
            </w:r>
          </w:p>
          <w:p w14:paraId="1BF48C7C" w14:textId="77777777" w:rsidR="00E60591" w:rsidRDefault="00E60591" w:rsidP="00E60591">
            <w:pPr>
              <w:pStyle w:val="CopticVersemulti-line"/>
            </w:pPr>
            <w:r>
              <w:t>ⲭⲉⲣⲉ ⲡ̀ϣⲟⲩϣⲟⲩ ⲛ̀ⲧⲉ ⲡⲉⲛⲅⲉⲛⲟⲥ:</w:t>
            </w:r>
          </w:p>
          <w:p w14:paraId="0FBE1F5B" w14:textId="77777777" w:rsidR="00E60591" w:rsidRPr="00A742AC" w:rsidRDefault="00E60591" w:rsidP="00E60591">
            <w:pPr>
              <w:pStyle w:val="CopticVerse"/>
            </w:pPr>
            <w:r>
              <w:t>ⲁⲣⲉϫ̀ⲫⲟ ⲛⲁⲛ ⲉ̀Ⲉⲙⲙⲁⲛⲟⲩⲏⲗ.</w:t>
            </w:r>
          </w:p>
        </w:tc>
      </w:tr>
      <w:tr w:rsidR="00E60591" w14:paraId="22AA905E" w14:textId="77777777" w:rsidTr="00E60591">
        <w:trPr>
          <w:cantSplit/>
          <w:jc w:val="center"/>
        </w:trPr>
        <w:tc>
          <w:tcPr>
            <w:tcW w:w="288" w:type="dxa"/>
          </w:tcPr>
          <w:p w14:paraId="38159DA1" w14:textId="77777777" w:rsidR="00E60591" w:rsidRDefault="00E60591" w:rsidP="00E60591">
            <w:pPr>
              <w:pStyle w:val="CopticCross"/>
            </w:pPr>
            <w:r>
              <w:t>¿</w:t>
            </w:r>
          </w:p>
        </w:tc>
        <w:tc>
          <w:tcPr>
            <w:tcW w:w="3960" w:type="dxa"/>
          </w:tcPr>
          <w:p w14:paraId="304D043A" w14:textId="77777777" w:rsidR="00E60591" w:rsidRDefault="00E60591" w:rsidP="00E60591">
            <w:pPr>
              <w:pStyle w:val="EngHang"/>
            </w:pPr>
            <w:r>
              <w:t>We ask you, remember us,</w:t>
            </w:r>
          </w:p>
          <w:p w14:paraId="15A7FDA3" w14:textId="77777777" w:rsidR="00E60591" w:rsidRDefault="00E60591" w:rsidP="00E60591">
            <w:pPr>
              <w:pStyle w:val="EngHang"/>
            </w:pPr>
            <w:r>
              <w:t>O our faithful advocate,</w:t>
            </w:r>
          </w:p>
          <w:p w14:paraId="68BA2483" w14:textId="77777777" w:rsidR="00E60591" w:rsidRDefault="00E60591" w:rsidP="00E60591">
            <w:pPr>
              <w:pStyle w:val="EngHang"/>
            </w:pPr>
            <w:r>
              <w:t>Before our lord Jesus Christ,</w:t>
            </w:r>
          </w:p>
          <w:p w14:paraId="4817AEAC" w14:textId="77777777" w:rsidR="00E60591" w:rsidRPr="005832A1" w:rsidRDefault="00E60591" w:rsidP="00E60591">
            <w:pPr>
              <w:pStyle w:val="EngHangEnd"/>
            </w:pPr>
            <w:r>
              <w:t>That He may forgive us ours ins.</w:t>
            </w:r>
          </w:p>
        </w:tc>
        <w:tc>
          <w:tcPr>
            <w:tcW w:w="288" w:type="dxa"/>
          </w:tcPr>
          <w:p w14:paraId="4F94EAB4" w14:textId="77777777" w:rsidR="00E60591" w:rsidRDefault="00E60591" w:rsidP="00E60591"/>
        </w:tc>
        <w:tc>
          <w:tcPr>
            <w:tcW w:w="288" w:type="dxa"/>
          </w:tcPr>
          <w:p w14:paraId="1EFCDCA6" w14:textId="77777777" w:rsidR="00E60591" w:rsidRDefault="00E60591" w:rsidP="00E60591">
            <w:pPr>
              <w:pStyle w:val="CopticCross"/>
            </w:pPr>
            <w:r>
              <w:t>¿</w:t>
            </w:r>
          </w:p>
        </w:tc>
        <w:tc>
          <w:tcPr>
            <w:tcW w:w="3960" w:type="dxa"/>
          </w:tcPr>
          <w:p w14:paraId="65A99D4D" w14:textId="77777777" w:rsidR="00E60591" w:rsidRDefault="00E60591" w:rsidP="00E60591">
            <w:pPr>
              <w:pStyle w:val="CopticVersemulti-line"/>
            </w:pPr>
            <w:r>
              <w:t>Ⲧⲉⲛϯϩⲟ ⲁ̀ⲣⲓⲡⲉⲛⲙⲉⲩⲓ̀:</w:t>
            </w:r>
          </w:p>
          <w:p w14:paraId="37047A60" w14:textId="77777777" w:rsidR="00E60591" w:rsidRDefault="00E60591" w:rsidP="00E60591">
            <w:pPr>
              <w:pStyle w:val="CopticVersemulti-line"/>
            </w:pPr>
            <w:r>
              <w:t>ⲱ̀ ϯⲡ̀ⲣⲟⲥⲧⲁⲧⲏⲥ ⲉ̀ⲧⲉⲛϩⲟⲧ:</w:t>
            </w:r>
          </w:p>
          <w:p w14:paraId="41D781D4" w14:textId="77777777" w:rsidR="00E60591" w:rsidRDefault="00E60591" w:rsidP="00E60591">
            <w:pPr>
              <w:pStyle w:val="CopticVersemulti-line"/>
            </w:pPr>
            <w:r>
              <w:t>ⲛⲁϩⲣⲉⲛ Ⲡⲉⲛϭⲟⲓⲥ Ⲓⲏⲥⲟⲩⲥ Ⲡⲓⲭ̀ⲣⲓⲥⲧⲟⲥ:</w:t>
            </w:r>
          </w:p>
          <w:p w14:paraId="039C6A66" w14:textId="77777777" w:rsidR="00E60591" w:rsidRPr="00A742AC" w:rsidRDefault="00E60591" w:rsidP="00E60591">
            <w:pPr>
              <w:pStyle w:val="CopticVerse"/>
            </w:pPr>
            <w:r>
              <w:t>ⲛ̀ⲧⲉϥⲭⲁ ⲛⲉⲛⲛⲟⲃⲓ ⲛⲁⲛ ⲉ̀ⲃⲟⲗ.</w:t>
            </w:r>
          </w:p>
        </w:tc>
      </w:tr>
    </w:tbl>
    <w:p w14:paraId="3F2FEB3E" w14:textId="77777777" w:rsidR="00E60591" w:rsidRDefault="00E60591" w:rsidP="00E60591">
      <w:pPr>
        <w:pStyle w:val="Heading2"/>
        <w:rPr>
          <w:sz w:val="24"/>
        </w:rPr>
      </w:pPr>
      <w:bookmarkStart w:id="1154" w:name="_Toc485884441"/>
      <w:r>
        <w:lastRenderedPageBreak/>
        <w:t>Hymns for Paschaltide</w:t>
      </w:r>
      <w:bookmarkEnd w:id="1154"/>
    </w:p>
    <w:p w14:paraId="2C608A8F" w14:textId="77777777" w:rsidR="00E60591" w:rsidRDefault="00E60591" w:rsidP="00E60591">
      <w:pPr>
        <w:pStyle w:val="Heading4"/>
      </w:pPr>
      <w:bookmarkStart w:id="1155" w:name="_Ref479160157"/>
      <w:bookmarkStart w:id="1156" w:name="_Ref479145548"/>
      <w:r>
        <w:t>The Paschal Canticle</w:t>
      </w:r>
      <w:bookmarkEnd w:id="1155"/>
    </w:p>
    <w:p w14:paraId="0EB04C0C" w14:textId="77777777" w:rsidR="00E60591" w:rsidRPr="00AB1781" w:rsidRDefault="00E60591" w:rsidP="00E60591">
      <w:pPr>
        <w:pStyle w:val="EnglishHangNoCoptic"/>
      </w:pPr>
      <w:r>
        <w:t>Awaken</w:t>
      </w:r>
      <w:r w:rsidRPr="00AB1781">
        <w:t>, O Lord my God,</w:t>
      </w:r>
    </w:p>
    <w:p w14:paraId="1C620F66" w14:textId="77777777" w:rsidR="00E60591" w:rsidRPr="00AB1781" w:rsidRDefault="00E60591" w:rsidP="00E60591">
      <w:pPr>
        <w:pStyle w:val="EnglishHangEndNoCoptic"/>
      </w:pPr>
      <w:r w:rsidRPr="00AB1781">
        <w:tab/>
        <w:t xml:space="preserve">in the </w:t>
      </w:r>
      <w:r>
        <w:t>statute</w:t>
      </w:r>
      <w:r w:rsidRPr="00AB1781">
        <w:t xml:space="preserve"> </w:t>
      </w:r>
      <w:r>
        <w:t>You have</w:t>
      </w:r>
      <w:r w:rsidRPr="00AB1781">
        <w:t xml:space="preserve"> </w:t>
      </w:r>
      <w:r>
        <w:t>commanded</w:t>
      </w:r>
      <w:r w:rsidRPr="00AB1781">
        <w:t>,</w:t>
      </w:r>
    </w:p>
    <w:p w14:paraId="78F587E1" w14:textId="77777777" w:rsidR="00E60591" w:rsidRPr="00AB1781" w:rsidRDefault="00E60591" w:rsidP="00E60591">
      <w:pPr>
        <w:pStyle w:val="EnglishHangNoCoptic"/>
      </w:pPr>
      <w:r w:rsidRPr="00AB1781">
        <w:t xml:space="preserve">and </w:t>
      </w:r>
      <w:r>
        <w:t>a</w:t>
      </w:r>
      <w:r w:rsidRPr="00AB1781">
        <w:t xml:space="preserve"> congregation of peoples will gather </w:t>
      </w:r>
      <w:r>
        <w:t>a</w:t>
      </w:r>
      <w:r w:rsidRPr="00AB1781">
        <w:t xml:space="preserve">round </w:t>
      </w:r>
      <w:r>
        <w:t>You;</w:t>
      </w:r>
    </w:p>
    <w:p w14:paraId="7E6ABC0B" w14:textId="77777777" w:rsidR="00E60591" w:rsidRPr="00AB1781" w:rsidRDefault="00E60591" w:rsidP="00E60591">
      <w:pPr>
        <w:pStyle w:val="EnglishHangEndNoCoptic"/>
      </w:pPr>
      <w:r w:rsidRPr="00AB1781">
        <w:tab/>
      </w:r>
      <w:r>
        <w:t xml:space="preserve">for their sakes, </w:t>
      </w:r>
      <w:r w:rsidRPr="00AB1781">
        <w:t>ascend on high.</w:t>
      </w:r>
    </w:p>
    <w:p w14:paraId="5FBCF532" w14:textId="77777777" w:rsidR="00E60591" w:rsidRDefault="00E60591" w:rsidP="00E60591">
      <w:pPr>
        <w:pStyle w:val="EnglishHangEndNoCoptic"/>
      </w:pPr>
      <w:r w:rsidRPr="00AB1781">
        <w:t>The Lord will judge the p</w:t>
      </w:r>
      <w:r>
        <w:t xml:space="preserve">eoples. </w:t>
      </w:r>
      <w:r w:rsidRPr="001A28CB">
        <w:rPr>
          <w:i/>
          <w:iCs/>
        </w:rPr>
        <w:t>Alleluia</w:t>
      </w:r>
      <w:r>
        <w:t>. (Ps 7:7b-9a)</w:t>
      </w:r>
    </w:p>
    <w:p w14:paraId="6F175B19" w14:textId="77777777" w:rsidR="00E60591" w:rsidRPr="00AB1781" w:rsidRDefault="00E60591" w:rsidP="00E60591">
      <w:pPr>
        <w:pStyle w:val="EnglishHangNoCoptic"/>
      </w:pPr>
      <w:r w:rsidRPr="00AB1781">
        <w:t>Because of the oppression of the needy</w:t>
      </w:r>
    </w:p>
    <w:p w14:paraId="6E0EC969" w14:textId="77777777" w:rsidR="00E60591" w:rsidRPr="00AB1781" w:rsidRDefault="00E60591" w:rsidP="00E60591">
      <w:pPr>
        <w:pStyle w:val="EnglishHangNoCoptic"/>
      </w:pPr>
      <w:r w:rsidRPr="00AB1781">
        <w:tab/>
        <w:t>and the groaning of the poor,</w:t>
      </w:r>
    </w:p>
    <w:p w14:paraId="4851C0BF" w14:textId="77777777" w:rsidR="00E60591" w:rsidRPr="00AB1781" w:rsidRDefault="00E60591" w:rsidP="00E60591">
      <w:pPr>
        <w:pStyle w:val="EnglishHangNoCoptic"/>
      </w:pPr>
      <w:r>
        <w:tab/>
        <w:t>now I will arise,”</w:t>
      </w:r>
      <w:r w:rsidRPr="00AB1781">
        <w:t xml:space="preserve"> says the Lord;</w:t>
      </w:r>
    </w:p>
    <w:p w14:paraId="035C461E" w14:textId="77777777" w:rsidR="00E60591" w:rsidRDefault="00E60591" w:rsidP="00E60591">
      <w:pPr>
        <w:pStyle w:val="EnglishHangEndNoCoptic"/>
      </w:pPr>
      <w:r w:rsidRPr="00AB1781">
        <w:tab/>
      </w:r>
      <w:r>
        <w:t>“</w:t>
      </w:r>
      <w:r w:rsidRPr="00AB1781">
        <w:t xml:space="preserve">I will set him in safety and </w:t>
      </w:r>
      <w:r>
        <w:t>manifest Myself in it</w:t>
      </w:r>
      <w:r w:rsidRPr="00AB1781">
        <w:t>.</w:t>
      </w:r>
      <w:r>
        <w:t xml:space="preserve">” </w:t>
      </w:r>
      <w:r>
        <w:rPr>
          <w:i/>
          <w:iCs/>
        </w:rPr>
        <w:t>Alleluia.</w:t>
      </w:r>
      <w:r>
        <w:t xml:space="preserve"> (Ps 11:6)</w:t>
      </w:r>
    </w:p>
    <w:p w14:paraId="05FAA181" w14:textId="77777777" w:rsidR="00E60591" w:rsidRPr="00AB1781" w:rsidRDefault="00E60591" w:rsidP="00E60591">
      <w:pPr>
        <w:pStyle w:val="EnglishHangNoCoptic"/>
      </w:pPr>
      <w:r>
        <w:t>Lift up</w:t>
      </w:r>
      <w:r w:rsidRPr="00AB1781">
        <w:t xml:space="preserve"> the gates, you r</w:t>
      </w:r>
      <w:r>
        <w:t>ulers!</w:t>
      </w:r>
    </w:p>
    <w:p w14:paraId="7B12729B" w14:textId="77777777" w:rsidR="00E60591" w:rsidRPr="00AB1781" w:rsidRDefault="00E60591" w:rsidP="00E60591">
      <w:pPr>
        <w:pStyle w:val="EnglishHangNoCoptic"/>
      </w:pPr>
      <w:r w:rsidRPr="00AB1781">
        <w:tab/>
      </w:r>
      <w:r>
        <w:t>And be lifted up, you eternal doors!</w:t>
      </w:r>
    </w:p>
    <w:p w14:paraId="0DC38C9D" w14:textId="77777777" w:rsidR="00E60591" w:rsidRPr="00AB1781" w:rsidRDefault="00E60591" w:rsidP="00E60591">
      <w:pPr>
        <w:pStyle w:val="EnglishHangEndNoCoptic"/>
      </w:pPr>
      <w:r>
        <w:tab/>
        <w:t>An</w:t>
      </w:r>
      <w:r w:rsidRPr="00AB1781">
        <w:t>d the King of Glory will enter.</w:t>
      </w:r>
    </w:p>
    <w:p w14:paraId="21F61085" w14:textId="77777777" w:rsidR="00E60591" w:rsidRPr="00AB1781" w:rsidRDefault="00E60591" w:rsidP="00E60591">
      <w:pPr>
        <w:pStyle w:val="EnglishHangNoCoptic"/>
      </w:pPr>
      <w:r w:rsidRPr="00AB1781">
        <w:t>Who is this King of Glory?</w:t>
      </w:r>
    </w:p>
    <w:p w14:paraId="77E47B9B" w14:textId="77777777" w:rsidR="00E60591" w:rsidRPr="00AB1781" w:rsidRDefault="00E60591" w:rsidP="00E60591">
      <w:pPr>
        <w:pStyle w:val="EnglishHangNoCoptic"/>
      </w:pPr>
      <w:r w:rsidRPr="00AB1781">
        <w:tab/>
        <w:t>The Lord strong and mighty,</w:t>
      </w:r>
    </w:p>
    <w:p w14:paraId="1366D97B" w14:textId="77777777" w:rsidR="00E60591" w:rsidRDefault="00E60591" w:rsidP="00E60591">
      <w:pPr>
        <w:pStyle w:val="EnglishHangEndNoCoptic"/>
      </w:pPr>
      <w:r w:rsidRPr="00AB1781">
        <w:tab/>
        <w:t>the Lord mighty in battle.</w:t>
      </w:r>
      <w:r>
        <w:t xml:space="preserve"> </w:t>
      </w:r>
      <w:r>
        <w:rPr>
          <w:i/>
          <w:iCs/>
        </w:rPr>
        <w:t xml:space="preserve">Alleluia. </w:t>
      </w:r>
      <w:r>
        <w:t>(Psalm 23:7, 8)</w:t>
      </w:r>
    </w:p>
    <w:p w14:paraId="6BB1F403" w14:textId="77777777" w:rsidR="00E60591" w:rsidRPr="00AB1781" w:rsidRDefault="00E60591" w:rsidP="00E60591">
      <w:pPr>
        <w:pStyle w:val="EnglishHangNoCoptic"/>
      </w:pPr>
      <w:r>
        <w:t>Lift</w:t>
      </w:r>
      <w:r w:rsidRPr="00AB1781">
        <w:t xml:space="preserve"> </w:t>
      </w:r>
      <w:r>
        <w:t>up the gates, you rulers!</w:t>
      </w:r>
    </w:p>
    <w:p w14:paraId="24EAF700" w14:textId="77777777" w:rsidR="00E60591" w:rsidRPr="00AB1781" w:rsidRDefault="00E60591" w:rsidP="00E60591">
      <w:pPr>
        <w:pStyle w:val="EnglishHangNoCoptic"/>
      </w:pPr>
      <w:r w:rsidRPr="00AB1781">
        <w:tab/>
      </w:r>
      <w:r>
        <w:t>And be lifted up, you eternal doors!</w:t>
      </w:r>
    </w:p>
    <w:p w14:paraId="651281A8" w14:textId="77777777" w:rsidR="00E60591" w:rsidRPr="00AB1781" w:rsidRDefault="00E60591" w:rsidP="00E60591">
      <w:pPr>
        <w:pStyle w:val="EnglishHangEndNoCoptic"/>
      </w:pPr>
      <w:r>
        <w:tab/>
        <w:t>A</w:t>
      </w:r>
      <w:r w:rsidRPr="00AB1781">
        <w:t>nd the King of Glory will enter.</w:t>
      </w:r>
    </w:p>
    <w:p w14:paraId="1204EEE3" w14:textId="77777777" w:rsidR="00E60591" w:rsidRPr="00AB1781" w:rsidRDefault="00E60591" w:rsidP="00E60591">
      <w:pPr>
        <w:pStyle w:val="EnglishHangNoCoptic"/>
      </w:pPr>
      <w:r w:rsidRPr="00AB1781">
        <w:t>Who is this King of Glory?</w:t>
      </w:r>
    </w:p>
    <w:p w14:paraId="624D40AC" w14:textId="77777777" w:rsidR="00E60591" w:rsidRDefault="00E60591" w:rsidP="00E60591">
      <w:pPr>
        <w:pStyle w:val="EnglishHangEndNoCoptic"/>
      </w:pPr>
      <w:r w:rsidRPr="00AB1781">
        <w:tab/>
        <w:t>The Lord of Hosts, He is the King of Glory.</w:t>
      </w:r>
      <w:r>
        <w:t xml:space="preserve"> </w:t>
      </w:r>
      <w:r>
        <w:rPr>
          <w:i/>
          <w:iCs/>
        </w:rPr>
        <w:t xml:space="preserve">Alleluia. </w:t>
      </w:r>
      <w:r>
        <w:t>(Psalm 23:9, 10)</w:t>
      </w:r>
    </w:p>
    <w:p w14:paraId="48B6E7E4" w14:textId="77777777" w:rsidR="00E60591" w:rsidRPr="00AB1781" w:rsidRDefault="00E60591" w:rsidP="00E60591">
      <w:pPr>
        <w:pStyle w:val="EnglishHangNoCoptic"/>
      </w:pPr>
      <w:r w:rsidRPr="00AB1781">
        <w:t xml:space="preserve">God </w:t>
      </w:r>
      <w:r>
        <w:t>ascended</w:t>
      </w:r>
      <w:r w:rsidRPr="00AB1781">
        <w:t xml:space="preserve"> with a shout,</w:t>
      </w:r>
    </w:p>
    <w:p w14:paraId="2BEAF4C4" w14:textId="77777777" w:rsidR="00E60591" w:rsidRPr="00AB1781" w:rsidRDefault="00E60591" w:rsidP="00E60591">
      <w:pPr>
        <w:pStyle w:val="EnglishHangEndNoCoptic"/>
      </w:pPr>
      <w:r>
        <w:tab/>
        <w:t>the Lord with the sound of the trumpet</w:t>
      </w:r>
      <w:r w:rsidRPr="00AB1781">
        <w:t>.</w:t>
      </w:r>
    </w:p>
    <w:p w14:paraId="6FBCBBFF" w14:textId="77777777" w:rsidR="00E60591" w:rsidRPr="00AB1781" w:rsidRDefault="00E60591" w:rsidP="00E60591">
      <w:pPr>
        <w:pStyle w:val="EnglishHangNoCoptic"/>
      </w:pPr>
      <w:r w:rsidRPr="00AB1781">
        <w:t>Sing praises</w:t>
      </w:r>
      <w:r>
        <w:t xml:space="preserve"> to our God</w:t>
      </w:r>
      <w:r w:rsidRPr="00AB1781">
        <w:t>, sing praises;</w:t>
      </w:r>
    </w:p>
    <w:p w14:paraId="368519B4" w14:textId="77777777" w:rsidR="00E60591" w:rsidRPr="00AB1781" w:rsidRDefault="00E60591" w:rsidP="00E60591">
      <w:pPr>
        <w:pStyle w:val="EnglishHangEndNoCoptic"/>
      </w:pPr>
      <w:r w:rsidRPr="00AB1781">
        <w:tab/>
        <w:t>Sing praises</w:t>
      </w:r>
      <w:r>
        <w:t xml:space="preserve"> to our King</w:t>
      </w:r>
      <w:r w:rsidRPr="00AB1781">
        <w:t>, sing praises.</w:t>
      </w:r>
    </w:p>
    <w:p w14:paraId="2B37CFCE" w14:textId="77777777" w:rsidR="00E60591" w:rsidRPr="00AB1781" w:rsidRDefault="00E60591" w:rsidP="00E60591">
      <w:pPr>
        <w:pStyle w:val="EnglishHangNoCoptic"/>
      </w:pPr>
      <w:r w:rsidRPr="00AB1781">
        <w:t>For God is King of all the earth;</w:t>
      </w:r>
    </w:p>
    <w:p w14:paraId="172BDB45" w14:textId="77777777" w:rsidR="00E60591" w:rsidRPr="00AB1781" w:rsidRDefault="00E60591" w:rsidP="00E60591">
      <w:pPr>
        <w:pStyle w:val="EnglishHangEndNoCoptic"/>
      </w:pPr>
      <w:r w:rsidRPr="00AB1781">
        <w:tab/>
        <w:t>sing praises with understanding.</w:t>
      </w:r>
    </w:p>
    <w:p w14:paraId="088799D8" w14:textId="77777777" w:rsidR="00E60591" w:rsidRPr="00AB1781" w:rsidRDefault="00E60591" w:rsidP="00E60591">
      <w:pPr>
        <w:pStyle w:val="EnglishHangNoCoptic"/>
      </w:pPr>
      <w:r>
        <w:t>God reigns</w:t>
      </w:r>
      <w:r w:rsidRPr="00AB1781">
        <w:t xml:space="preserve"> over the nations;</w:t>
      </w:r>
    </w:p>
    <w:p w14:paraId="5525BAA6" w14:textId="77777777" w:rsidR="00E60591" w:rsidRDefault="00E60591" w:rsidP="00E60591">
      <w:pPr>
        <w:pStyle w:val="EnglishHangEndNoCoptic"/>
      </w:pPr>
      <w:r w:rsidRPr="00AB1781">
        <w:tab/>
        <w:t>God is seated on His holy throne.</w:t>
      </w:r>
      <w:r>
        <w:t xml:space="preserve"> </w:t>
      </w:r>
      <w:r>
        <w:rPr>
          <w:i/>
          <w:iCs/>
        </w:rPr>
        <w:t>Alleluia.</w:t>
      </w:r>
      <w:r>
        <w:t xml:space="preserve"> (Psalm 46:6-9)</w:t>
      </w:r>
    </w:p>
    <w:p w14:paraId="23766193" w14:textId="77777777" w:rsidR="00E60591" w:rsidRPr="00AB1781" w:rsidRDefault="00E60591" w:rsidP="00E60591">
      <w:pPr>
        <w:pStyle w:val="EnglishHangNoCoptic"/>
      </w:pPr>
      <w:r>
        <w:t>You</w:t>
      </w:r>
      <w:r w:rsidRPr="00AB1781">
        <w:t xml:space="preserve"> ascended on high,</w:t>
      </w:r>
      <w:r>
        <w:t xml:space="preserve"> You led captivity captive;</w:t>
      </w:r>
    </w:p>
    <w:p w14:paraId="0F8A1421" w14:textId="77777777" w:rsidR="00E60591" w:rsidRDefault="00E60591" w:rsidP="00E60591">
      <w:pPr>
        <w:pStyle w:val="EnglishHangEndNoCoptic"/>
      </w:pPr>
      <w:r w:rsidRPr="00AB1781">
        <w:tab/>
      </w:r>
      <w:r>
        <w:t>You</w:t>
      </w:r>
      <w:r w:rsidRPr="00AB1781">
        <w:t xml:space="preserve"> </w:t>
      </w:r>
      <w:r>
        <w:t>received gifts for</w:t>
      </w:r>
      <w:r w:rsidRPr="00AB1781">
        <w:t xml:space="preserve"> </w:t>
      </w:r>
      <w:r>
        <w:t>mankind</w:t>
      </w:r>
      <w:r w:rsidRPr="00AB1781">
        <w:t>,</w:t>
      </w:r>
    </w:p>
    <w:p w14:paraId="3F32F3A8" w14:textId="77777777" w:rsidR="00E60591" w:rsidRPr="00AB1781" w:rsidRDefault="00E60591" w:rsidP="00E60591">
      <w:pPr>
        <w:pStyle w:val="EnglishHangNoCoptic"/>
      </w:pPr>
      <w:r w:rsidRPr="00AB1781">
        <w:lastRenderedPageBreak/>
        <w:t>Sing to</w:t>
      </w:r>
      <w:r>
        <w:t xml:space="preserve"> God, you kingdoms of the earth,</w:t>
      </w:r>
    </w:p>
    <w:p w14:paraId="20BA3A51" w14:textId="77777777" w:rsidR="00E60591" w:rsidRPr="00AB1781" w:rsidRDefault="00E60591" w:rsidP="00E60591">
      <w:pPr>
        <w:pStyle w:val="EnglishHangEndNoCoptic"/>
      </w:pPr>
      <w:r>
        <w:tab/>
        <w:t>sing to the Lord.</w:t>
      </w:r>
    </w:p>
    <w:p w14:paraId="235BF771" w14:textId="77777777" w:rsidR="00E60591" w:rsidRPr="001A28CB" w:rsidRDefault="00E60591" w:rsidP="00E60591">
      <w:pPr>
        <w:pStyle w:val="EnglishHangEndNoCoptic"/>
      </w:pPr>
      <w:r w:rsidRPr="00AB1781">
        <w:t>Sing to God</w:t>
      </w:r>
      <w:r>
        <w:t>,</w:t>
      </w:r>
      <w:r w:rsidRPr="00AB1781">
        <w:t xml:space="preserve"> Who </w:t>
      </w:r>
      <w:r>
        <w:t>ascended</w:t>
      </w:r>
      <w:r w:rsidRPr="00AB1781">
        <w:t xml:space="preserve"> </w:t>
      </w:r>
      <w:r>
        <w:t>to</w:t>
      </w:r>
      <w:r w:rsidRPr="00AB1781">
        <w:t xml:space="preserve"> the heaven of heaven</w:t>
      </w:r>
      <w:r>
        <w:t>s</w:t>
      </w:r>
      <w:r w:rsidRPr="00AB1781">
        <w:t xml:space="preserve"> to</w:t>
      </w:r>
      <w:r>
        <w:t>wards</w:t>
      </w:r>
      <w:r w:rsidRPr="00AB1781">
        <w:t xml:space="preserve"> the East</w:t>
      </w:r>
      <w:r>
        <w:t xml:space="preserve">. </w:t>
      </w:r>
      <w:r>
        <w:rPr>
          <w:i/>
          <w:iCs/>
        </w:rPr>
        <w:t>Alleluia.</w:t>
      </w:r>
      <w:r>
        <w:t xml:space="preserve"> (Psalm 67:19ab, 33, 34a)</w:t>
      </w:r>
    </w:p>
    <w:p w14:paraId="1A305E81" w14:textId="77777777" w:rsidR="00E60591" w:rsidRPr="00AB1781" w:rsidRDefault="00E60591" w:rsidP="00E60591">
      <w:pPr>
        <w:pStyle w:val="EnglishHangNoCoptic"/>
      </w:pPr>
      <w:r w:rsidRPr="00AB1781">
        <w:t>Then the Lord awoke as from sleep,</w:t>
      </w:r>
    </w:p>
    <w:p w14:paraId="4CA63408" w14:textId="77777777" w:rsidR="00E60591" w:rsidRPr="00AB1781" w:rsidRDefault="00E60591" w:rsidP="00E60591">
      <w:pPr>
        <w:pStyle w:val="EnglishHangEndNoCoptic"/>
      </w:pPr>
      <w:r w:rsidRPr="00AB1781">
        <w:tab/>
        <w:t xml:space="preserve">like a </w:t>
      </w:r>
      <w:r>
        <w:t>strong man</w:t>
      </w:r>
      <w:r w:rsidRPr="00AB1781">
        <w:t xml:space="preserve"> </w:t>
      </w:r>
      <w:r>
        <w:t>drunk</w:t>
      </w:r>
      <w:r w:rsidRPr="00AB1781">
        <w:t xml:space="preserve"> from wine.</w:t>
      </w:r>
    </w:p>
    <w:p w14:paraId="1F270773" w14:textId="77777777" w:rsidR="00E60591" w:rsidRPr="00AB1781" w:rsidRDefault="00E60591" w:rsidP="00E60591">
      <w:pPr>
        <w:pStyle w:val="EnglishHangNoCoptic"/>
      </w:pPr>
      <w:r w:rsidRPr="00AB1781">
        <w:t>And He struck His enemies in the rear</w:t>
      </w:r>
      <w:r>
        <w:t>;</w:t>
      </w:r>
    </w:p>
    <w:p w14:paraId="375599E0" w14:textId="77777777" w:rsidR="00E60591" w:rsidRPr="00AB1781" w:rsidRDefault="00E60591" w:rsidP="00E60591">
      <w:pPr>
        <w:pStyle w:val="EnglishHangEndNoCoptic"/>
      </w:pPr>
      <w:r w:rsidRPr="00AB1781">
        <w:tab/>
        <w:t>He branded them with eternal disgrace.</w:t>
      </w:r>
      <w:r>
        <w:t xml:space="preserve"> </w:t>
      </w:r>
      <w:r>
        <w:rPr>
          <w:i/>
          <w:iCs/>
        </w:rPr>
        <w:t>Alleluia.</w:t>
      </w:r>
      <w:r>
        <w:t xml:space="preserve"> (Psalm 77:65,66)</w:t>
      </w:r>
    </w:p>
    <w:p w14:paraId="69FCEAB5" w14:textId="77777777" w:rsidR="00E60591" w:rsidRPr="00AB1781" w:rsidRDefault="00E60591" w:rsidP="00E60591">
      <w:pPr>
        <w:pStyle w:val="EnglishHangNoCoptic"/>
      </w:pPr>
      <w:r w:rsidRPr="00AB1781">
        <w:t xml:space="preserve">God </w:t>
      </w:r>
      <w:r>
        <w:t>stood</w:t>
      </w:r>
      <w:r w:rsidRPr="00AB1781">
        <w:t xml:space="preserve"> in the assembly of judges,</w:t>
      </w:r>
    </w:p>
    <w:p w14:paraId="26C514C5" w14:textId="77777777" w:rsidR="00E60591" w:rsidRPr="001A28CB" w:rsidRDefault="00E60591" w:rsidP="00E60591">
      <w:pPr>
        <w:pStyle w:val="EnglishHangEndNoCoptic"/>
      </w:pPr>
      <w:r w:rsidRPr="00AB1781">
        <w:tab/>
        <w:t xml:space="preserve">and in </w:t>
      </w:r>
      <w:r>
        <w:t>their midst He judges rulers,</w:t>
      </w:r>
    </w:p>
    <w:p w14:paraId="71BA9C6F" w14:textId="77777777" w:rsidR="00E60591" w:rsidRPr="00AB1781" w:rsidRDefault="00E60591" w:rsidP="00E60591">
      <w:pPr>
        <w:pStyle w:val="EnglishHangNoCoptic"/>
      </w:pPr>
      <w:r>
        <w:t>Arise, O God, judge the earth,</w:t>
      </w:r>
    </w:p>
    <w:p w14:paraId="1F104A7C" w14:textId="77777777" w:rsidR="00E60591" w:rsidRPr="00FC4468" w:rsidRDefault="00E60591" w:rsidP="00E60591">
      <w:pPr>
        <w:pStyle w:val="EnglishHangEndNoCoptic"/>
      </w:pPr>
      <w:r w:rsidRPr="00AB1781">
        <w:tab/>
        <w:t xml:space="preserve">for </w:t>
      </w:r>
      <w:r>
        <w:t>You</w:t>
      </w:r>
      <w:r w:rsidRPr="00AB1781">
        <w:t xml:space="preserve"> </w:t>
      </w:r>
      <w:r>
        <w:t>will</w:t>
      </w:r>
      <w:r w:rsidRPr="00AB1781">
        <w:t xml:space="preserve"> </w:t>
      </w:r>
      <w:r>
        <w:t>inherit</w:t>
      </w:r>
      <w:r w:rsidRPr="00AB1781">
        <w:t xml:space="preserve"> </w:t>
      </w:r>
      <w:r>
        <w:t>a</w:t>
      </w:r>
      <w:r w:rsidRPr="00AB1781">
        <w:t>ll the nations.</w:t>
      </w:r>
      <w:r>
        <w:t xml:space="preserve"> </w:t>
      </w:r>
      <w:r>
        <w:rPr>
          <w:i/>
          <w:iCs/>
        </w:rPr>
        <w:t xml:space="preserve">Alleluia. </w:t>
      </w:r>
      <w:r>
        <w:t>(Psalm 81:1,8)</w:t>
      </w:r>
    </w:p>
    <w:p w14:paraId="4F0629C6" w14:textId="77777777" w:rsidR="00E60591" w:rsidRPr="00AB1781" w:rsidRDefault="00E60591" w:rsidP="00E60591">
      <w:pPr>
        <w:pStyle w:val="EnglishHangNoCoptic"/>
      </w:pPr>
      <w:r w:rsidRPr="00AB1781">
        <w:t>Sing a new song</w:t>
      </w:r>
      <w:r>
        <w:t xml:space="preserve"> </w:t>
      </w:r>
      <w:r w:rsidRPr="00AB1781">
        <w:t>to the Lord</w:t>
      </w:r>
      <w:r>
        <w:t>,</w:t>
      </w:r>
    </w:p>
    <w:p w14:paraId="3A7D69A5" w14:textId="77777777" w:rsidR="00E60591" w:rsidRPr="00AB1781" w:rsidRDefault="00E60591" w:rsidP="00E60591">
      <w:pPr>
        <w:pStyle w:val="EnglishHangEndNoCoptic"/>
      </w:pPr>
      <w:r w:rsidRPr="00AB1781">
        <w:tab/>
        <w:t>sing to the Lord</w:t>
      </w:r>
      <w:r>
        <w:t>, all the earth;</w:t>
      </w:r>
    </w:p>
    <w:p w14:paraId="784ABB2D" w14:textId="77777777" w:rsidR="00E60591" w:rsidRPr="00AB1781" w:rsidRDefault="00E60591" w:rsidP="00E60591">
      <w:pPr>
        <w:pStyle w:val="EnglishHangNoCoptic"/>
      </w:pPr>
      <w:r>
        <w:t>sing to the Lord, praise His N</w:t>
      </w:r>
      <w:r w:rsidRPr="00AB1781">
        <w:t>ame;</w:t>
      </w:r>
    </w:p>
    <w:p w14:paraId="65FB9E30" w14:textId="77777777" w:rsidR="00E60591" w:rsidRPr="00AB1781" w:rsidRDefault="00E60591" w:rsidP="00E60591">
      <w:pPr>
        <w:pStyle w:val="EnglishHangEndNoCoptic"/>
      </w:pPr>
      <w:r w:rsidRPr="00AB1781">
        <w:tab/>
      </w:r>
      <w:r>
        <w:t>proclaim His salvation from day to day;</w:t>
      </w:r>
    </w:p>
    <w:p w14:paraId="00F0868F" w14:textId="77777777" w:rsidR="00E60591" w:rsidRPr="00AB1781" w:rsidRDefault="00E60591" w:rsidP="00E60591">
      <w:pPr>
        <w:pStyle w:val="EnglishHangNoCoptic"/>
      </w:pPr>
      <w:r>
        <w:t>d</w:t>
      </w:r>
      <w:r w:rsidRPr="00AB1781">
        <w:t>eclare His glory among the nations,</w:t>
      </w:r>
    </w:p>
    <w:p w14:paraId="2666DDBD" w14:textId="77777777" w:rsidR="00E60591" w:rsidRDefault="00E60591" w:rsidP="00E60591">
      <w:r w:rsidRPr="00AB1781">
        <w:tab/>
        <w:t>His wonders among all peoples.</w:t>
      </w:r>
    </w:p>
    <w:p w14:paraId="53556192" w14:textId="77777777" w:rsidR="00E60591" w:rsidRDefault="00E60591" w:rsidP="00E60591">
      <w:r>
        <w:t xml:space="preserve">Say among the nations, “The Lord reigns from the Tree! </w:t>
      </w:r>
      <w:r>
        <w:rPr>
          <w:i/>
          <w:iCs/>
        </w:rPr>
        <w:t>Alleluia.</w:t>
      </w:r>
      <w:r>
        <w:t xml:space="preserve"> (Psalm 95:1-3, 10)</w:t>
      </w:r>
    </w:p>
    <w:p w14:paraId="0D8CEF14" w14:textId="77777777" w:rsidR="00E60591" w:rsidRPr="00AB1781" w:rsidRDefault="00E60591" w:rsidP="00E60591">
      <w:pPr>
        <w:pStyle w:val="EnglishHangNoCoptic"/>
      </w:pPr>
      <w:r>
        <w:t>The Lord reigns</w:t>
      </w:r>
      <w:r w:rsidRPr="00AB1781">
        <w:t>, let the earth rejoice;</w:t>
      </w:r>
    </w:p>
    <w:p w14:paraId="72BC8391" w14:textId="77777777" w:rsidR="00E60591" w:rsidRPr="00AB1781" w:rsidRDefault="00E60591" w:rsidP="00E60591">
      <w:pPr>
        <w:pStyle w:val="EnglishHangEndNoCoptic"/>
      </w:pPr>
      <w:r w:rsidRPr="00AB1781">
        <w:tab/>
      </w:r>
      <w:r>
        <w:t>let the many islands be glad!</w:t>
      </w:r>
    </w:p>
    <w:p w14:paraId="45103F72" w14:textId="77777777" w:rsidR="00E60591" w:rsidRPr="00AB1781" w:rsidRDefault="00E60591" w:rsidP="00E60591">
      <w:pPr>
        <w:pStyle w:val="EnglishHangNoCoptic"/>
      </w:pPr>
      <w:r w:rsidRPr="00AB1781">
        <w:t xml:space="preserve">Clouds and darkness are </w:t>
      </w:r>
      <w:r>
        <w:t>a</w:t>
      </w:r>
      <w:r w:rsidRPr="00AB1781">
        <w:t>round Him;</w:t>
      </w:r>
    </w:p>
    <w:p w14:paraId="1B5ED64D" w14:textId="77777777" w:rsidR="00E60591" w:rsidRPr="00AB1781" w:rsidRDefault="00E60591" w:rsidP="00E60591">
      <w:pPr>
        <w:pStyle w:val="EnglishHangEndNoCoptic"/>
      </w:pPr>
      <w:r w:rsidRPr="00AB1781">
        <w:tab/>
      </w:r>
      <w:r>
        <w:t>righteousness</w:t>
      </w:r>
      <w:r w:rsidRPr="00AB1781">
        <w:t xml:space="preserve"> and judgment</w:t>
      </w:r>
      <w:r>
        <w:t xml:space="preserve"> are the foundation of</w:t>
      </w:r>
      <w:r w:rsidRPr="00AB1781">
        <w:t xml:space="preserve"> His throne.</w:t>
      </w:r>
      <w:r>
        <w:t xml:space="preserve"> </w:t>
      </w:r>
      <w:r>
        <w:rPr>
          <w:i/>
          <w:iCs/>
        </w:rPr>
        <w:t>Alleluia.</w:t>
      </w:r>
      <w:r>
        <w:t xml:space="preserve"> (Psalm 96:1-2)</w:t>
      </w:r>
    </w:p>
    <w:p w14:paraId="2050124E" w14:textId="77777777" w:rsidR="00E60591" w:rsidRPr="00AB1781" w:rsidRDefault="00E60591" w:rsidP="00E60591">
      <w:pPr>
        <w:pStyle w:val="EnglishHangNoCoptic"/>
      </w:pPr>
      <w:r>
        <w:t>S</w:t>
      </w:r>
      <w:r w:rsidRPr="00AB1781">
        <w:t xml:space="preserve">ing </w:t>
      </w:r>
      <w:r>
        <w:t xml:space="preserve">a new song </w:t>
      </w:r>
      <w:r w:rsidRPr="00AB1781">
        <w:t>to the Lord,</w:t>
      </w:r>
    </w:p>
    <w:p w14:paraId="3ADAF501" w14:textId="77777777" w:rsidR="00E60591" w:rsidRDefault="00E60591" w:rsidP="00E60591">
      <w:pPr>
        <w:pStyle w:val="EnglishHangEndNoCoptic"/>
      </w:pPr>
      <w:r>
        <w:tab/>
        <w:t>for the Lord has done wondrous things.</w:t>
      </w:r>
    </w:p>
    <w:p w14:paraId="7CF609D1" w14:textId="77777777" w:rsidR="00E60591" w:rsidRPr="00AB1781" w:rsidRDefault="00E60591" w:rsidP="00E60591">
      <w:pPr>
        <w:pStyle w:val="EnglishHangNoCoptic"/>
      </w:pPr>
      <w:r w:rsidRPr="00AB1781">
        <w:t>The Lord made known His salvation;</w:t>
      </w:r>
    </w:p>
    <w:p w14:paraId="05E38AB2" w14:textId="77777777" w:rsidR="00E60591" w:rsidRPr="00AB1781" w:rsidRDefault="00E60591" w:rsidP="00E60591">
      <w:pPr>
        <w:pStyle w:val="EnglishHangNoCoptic"/>
      </w:pPr>
      <w:r w:rsidRPr="00AB1781">
        <w:tab/>
        <w:t>He revealed His righteousness</w:t>
      </w:r>
    </w:p>
    <w:p w14:paraId="054C7435" w14:textId="77777777" w:rsidR="00E60591" w:rsidRDefault="00E60591" w:rsidP="00E60591">
      <w:pPr>
        <w:pStyle w:val="EnglishHangEndNoCoptic"/>
      </w:pPr>
      <w:r w:rsidRPr="00AB1781">
        <w:tab/>
        <w:t>in the sight of the nations.</w:t>
      </w:r>
      <w:r>
        <w:t xml:space="preserve"> </w:t>
      </w:r>
      <w:r>
        <w:rPr>
          <w:i/>
          <w:iCs/>
        </w:rPr>
        <w:t xml:space="preserve">Alleluia. </w:t>
      </w:r>
      <w:r>
        <w:t>(Psalm 97:1ab, 2)</w:t>
      </w:r>
    </w:p>
    <w:p w14:paraId="6112C8CE" w14:textId="77777777" w:rsidR="00E60591" w:rsidRPr="00AB1781" w:rsidRDefault="00E60591" w:rsidP="00E60591">
      <w:pPr>
        <w:pStyle w:val="EnglishHangNoCoptic"/>
      </w:pPr>
      <w:r>
        <w:t>T</w:t>
      </w:r>
      <w:r w:rsidRPr="00AB1781">
        <w:t xml:space="preserve">hey cried to the Lord in their </w:t>
      </w:r>
      <w:r>
        <w:t>afflictions</w:t>
      </w:r>
      <w:r w:rsidRPr="00AB1781">
        <w:t>,</w:t>
      </w:r>
    </w:p>
    <w:p w14:paraId="28AE5F7A" w14:textId="77777777" w:rsidR="00E60591" w:rsidRPr="00AB1781" w:rsidRDefault="00E60591" w:rsidP="00E60591">
      <w:pPr>
        <w:pStyle w:val="EnglishHangEndNoCoptic"/>
      </w:pPr>
      <w:r w:rsidRPr="00AB1781">
        <w:tab/>
        <w:t>and He</w:t>
      </w:r>
      <w:r>
        <w:t xml:space="preserve"> saved them from their distress;</w:t>
      </w:r>
    </w:p>
    <w:p w14:paraId="4491A097" w14:textId="77777777" w:rsidR="00E60591" w:rsidRPr="00AB1781" w:rsidRDefault="00E60591" w:rsidP="00E60591">
      <w:pPr>
        <w:pStyle w:val="EnglishHangNoCoptic"/>
      </w:pPr>
      <w:r>
        <w:t>a</w:t>
      </w:r>
      <w:r w:rsidRPr="00AB1781">
        <w:t>nd He brought them out of darkness and the shadow of death</w:t>
      </w:r>
      <w:r>
        <w:t>,</w:t>
      </w:r>
    </w:p>
    <w:p w14:paraId="21CA8F75" w14:textId="77777777" w:rsidR="00E60591" w:rsidRPr="00AB1781" w:rsidRDefault="00E60591" w:rsidP="00E60591">
      <w:pPr>
        <w:pStyle w:val="EnglishHangEndNoCoptic"/>
      </w:pPr>
      <w:r w:rsidRPr="00AB1781">
        <w:tab/>
        <w:t xml:space="preserve">and </w:t>
      </w:r>
      <w:r>
        <w:t>broke</w:t>
      </w:r>
      <w:r w:rsidRPr="00AB1781">
        <w:t xml:space="preserve"> their chains</w:t>
      </w:r>
      <w:r>
        <w:t xml:space="preserve"> in pieces</w:t>
      </w:r>
      <w:r w:rsidRPr="00AB1781">
        <w:t>.</w:t>
      </w:r>
    </w:p>
    <w:p w14:paraId="72EE43BB" w14:textId="77777777" w:rsidR="00E60591" w:rsidRPr="00AB1781" w:rsidRDefault="00E60591" w:rsidP="00E60591">
      <w:pPr>
        <w:pStyle w:val="EnglishHangNoCoptic"/>
      </w:pPr>
      <w:r w:rsidRPr="00AB1781">
        <w:lastRenderedPageBreak/>
        <w:t xml:space="preserve">Let them </w:t>
      </w:r>
      <w:r>
        <w:t>confess</w:t>
      </w:r>
      <w:r w:rsidRPr="00AB1781">
        <w:t xml:space="preserve"> the Lord for His mercies</w:t>
      </w:r>
    </w:p>
    <w:p w14:paraId="39A96108" w14:textId="77777777" w:rsidR="00E60591" w:rsidRPr="00AB1781" w:rsidRDefault="00E60591" w:rsidP="00E60591">
      <w:pPr>
        <w:pStyle w:val="EnglishHangEndNoCoptic"/>
      </w:pPr>
      <w:r w:rsidRPr="00AB1781">
        <w:tab/>
        <w:t xml:space="preserve">and His wonders </w:t>
      </w:r>
      <w:r>
        <w:t>to</w:t>
      </w:r>
      <w:r w:rsidRPr="00AB1781">
        <w:t xml:space="preserve"> the children of</w:t>
      </w:r>
      <w:r>
        <w:t xml:space="preserve"> men. </w:t>
      </w:r>
      <w:r>
        <w:rPr>
          <w:i/>
          <w:iCs/>
        </w:rPr>
        <w:t>Alleluia.</w:t>
      </w:r>
      <w:r>
        <w:t xml:space="preserve"> (Psalm 106:13-15)</w:t>
      </w:r>
    </w:p>
    <w:p w14:paraId="31FC52BD" w14:textId="77777777" w:rsidR="00E60591" w:rsidRPr="00AB1781" w:rsidRDefault="00E60591" w:rsidP="00E60591">
      <w:pPr>
        <w:pStyle w:val="EnglishHangNoCoptic"/>
      </w:pPr>
      <w:r>
        <w:t>The Lord said to my Lord, “</w:t>
      </w:r>
      <w:r w:rsidRPr="00AB1781">
        <w:t>Sit at My right hand,</w:t>
      </w:r>
    </w:p>
    <w:p w14:paraId="37FEE68A" w14:textId="77777777" w:rsidR="00E60591" w:rsidRPr="00AB1781" w:rsidRDefault="00E60591" w:rsidP="00E60591">
      <w:pPr>
        <w:pStyle w:val="EnglishHangEndNoCoptic"/>
      </w:pPr>
      <w:r w:rsidRPr="00AB1781">
        <w:tab/>
      </w:r>
      <w:r>
        <w:t>until</w:t>
      </w:r>
      <w:r w:rsidRPr="00AB1781">
        <w:t xml:space="preserve"> I </w:t>
      </w:r>
      <w:r>
        <w:t>make</w:t>
      </w:r>
      <w:r w:rsidRPr="00AB1781">
        <w:t xml:space="preserve"> </w:t>
      </w:r>
      <w:r>
        <w:t>Your</w:t>
      </w:r>
      <w:r w:rsidRPr="00AB1781">
        <w:t xml:space="preserve"> enemies </w:t>
      </w:r>
      <w:r>
        <w:t>a footstool for your feet.”</w:t>
      </w:r>
    </w:p>
    <w:p w14:paraId="48DF19B8" w14:textId="77777777" w:rsidR="00E60591" w:rsidRPr="00AB1781" w:rsidRDefault="00E60591" w:rsidP="00E60591">
      <w:pPr>
        <w:pStyle w:val="EnglishHangNoCoptic"/>
      </w:pPr>
      <w:r w:rsidRPr="00AB1781">
        <w:t xml:space="preserve">The Lord will send </w:t>
      </w:r>
      <w:r>
        <w:t xml:space="preserve">forth the rod of Your power </w:t>
      </w:r>
      <w:r w:rsidRPr="00AB1781">
        <w:t>from Zion</w:t>
      </w:r>
      <w:r>
        <w:t>,</w:t>
      </w:r>
    </w:p>
    <w:p w14:paraId="31EA7CAA" w14:textId="77777777" w:rsidR="00E60591" w:rsidRDefault="00E60591" w:rsidP="00E60591">
      <w:pPr>
        <w:pStyle w:val="EnglishHangEndNoCoptic"/>
      </w:pPr>
      <w:r>
        <w:tab/>
        <w:t>[and You will] r</w:t>
      </w:r>
      <w:r w:rsidRPr="00AB1781">
        <w:t xml:space="preserve">ule in the midst of </w:t>
      </w:r>
      <w:r>
        <w:t xml:space="preserve">Your enemies! </w:t>
      </w:r>
      <w:r>
        <w:rPr>
          <w:i/>
          <w:iCs/>
        </w:rPr>
        <w:t xml:space="preserve">Alleluia. </w:t>
      </w:r>
      <w:r>
        <w:t>(Psalm 109:1-2)</w:t>
      </w:r>
    </w:p>
    <w:p w14:paraId="0BBD50EA" w14:textId="77777777" w:rsidR="00E60591" w:rsidRPr="00AB1781" w:rsidRDefault="00E60591" w:rsidP="00E60591">
      <w:pPr>
        <w:pStyle w:val="EnglishHangNoCoptic"/>
      </w:pPr>
      <w:r w:rsidRPr="00AB1781">
        <w:t xml:space="preserve">The stone </w:t>
      </w:r>
      <w:r>
        <w:t>that</w:t>
      </w:r>
      <w:r w:rsidRPr="00AB1781">
        <w:t xml:space="preserve"> the builders rejected</w:t>
      </w:r>
    </w:p>
    <w:p w14:paraId="78D5DB99" w14:textId="77777777" w:rsidR="00E60591" w:rsidRPr="00AB1781" w:rsidRDefault="00E60591" w:rsidP="00E60591">
      <w:pPr>
        <w:pStyle w:val="EnglishHangEndNoCoptic"/>
      </w:pPr>
      <w:r>
        <w:tab/>
        <w:t>has become the corner</w:t>
      </w:r>
      <w:r w:rsidRPr="00AB1781">
        <w:t>stone.</w:t>
      </w:r>
    </w:p>
    <w:p w14:paraId="3F567E6F" w14:textId="77777777" w:rsidR="00E60591" w:rsidRPr="00AB1781" w:rsidRDefault="00E60591" w:rsidP="00E60591">
      <w:pPr>
        <w:pStyle w:val="EnglishHangNoCoptic"/>
      </w:pPr>
      <w:r w:rsidRPr="00AB1781">
        <w:t>This is the Lord’s doing,</w:t>
      </w:r>
    </w:p>
    <w:p w14:paraId="743D39EB" w14:textId="77777777" w:rsidR="00E60591" w:rsidRDefault="00E60591" w:rsidP="00E60591">
      <w:pPr>
        <w:pStyle w:val="EnglishHangEndNoCoptic"/>
      </w:pPr>
      <w:r w:rsidRPr="00AB1781">
        <w:tab/>
        <w:t>and it is marvelous in our eyes.</w:t>
      </w:r>
      <w:r>
        <w:t xml:space="preserve"> </w:t>
      </w:r>
      <w:r>
        <w:rPr>
          <w:i/>
          <w:iCs/>
        </w:rPr>
        <w:t>Alleluia.</w:t>
      </w:r>
      <w:r>
        <w:t xml:space="preserve"> (Psalm 117:22-23)</w:t>
      </w:r>
    </w:p>
    <w:p w14:paraId="6BE3E527" w14:textId="77777777" w:rsidR="00E60591" w:rsidRPr="00AB1781" w:rsidRDefault="00E60591" w:rsidP="00E60591">
      <w:pPr>
        <w:pStyle w:val="EnglishHangNoCoptic"/>
      </w:pPr>
      <w:r w:rsidRPr="00AB1781">
        <w:t>Let God arise, a</w:t>
      </w:r>
      <w:r>
        <w:t>nd let His enemies be scattered,</w:t>
      </w:r>
    </w:p>
    <w:p w14:paraId="20DB01E1" w14:textId="77777777" w:rsidR="00E60591" w:rsidRPr="00AB1781" w:rsidRDefault="00E60591" w:rsidP="00E60591">
      <w:pPr>
        <w:pStyle w:val="EnglishHangEndNoCoptic"/>
        <w:jc w:val="both"/>
      </w:pPr>
      <w:r w:rsidRPr="00AB1781">
        <w:tab/>
        <w:t xml:space="preserve">and let those who hate Him </w:t>
      </w:r>
      <w:r>
        <w:t>flee</w:t>
      </w:r>
      <w:r w:rsidRPr="00AB1781">
        <w:t xml:space="preserve"> from</w:t>
      </w:r>
      <w:r>
        <w:t xml:space="preserve"> before H</w:t>
      </w:r>
      <w:r w:rsidRPr="00AB1781">
        <w:t>is face.</w:t>
      </w:r>
      <w:r>
        <w:t xml:space="preserve"> </w:t>
      </w:r>
      <w:r>
        <w:rPr>
          <w:i/>
          <w:iCs/>
        </w:rPr>
        <w:t xml:space="preserve">Alleluia. </w:t>
      </w:r>
      <w:r>
        <w:t>(Psalm 67:2)</w:t>
      </w:r>
    </w:p>
    <w:p w14:paraId="0CE3E032" w14:textId="77777777" w:rsidR="00E60591" w:rsidRPr="00AB1781" w:rsidRDefault="00E60591" w:rsidP="00E60591">
      <w:pPr>
        <w:pStyle w:val="EnglishHangNoCoptic"/>
      </w:pPr>
      <w:r w:rsidRPr="00AB1781">
        <w:t>This is the day which the Lord has made;</w:t>
      </w:r>
    </w:p>
    <w:p w14:paraId="1D1C8E45" w14:textId="77777777" w:rsidR="00E60591" w:rsidRPr="00AB1781" w:rsidRDefault="00E60591" w:rsidP="00E60591">
      <w:pPr>
        <w:pStyle w:val="EnglishHangEndNoCoptic"/>
      </w:pPr>
      <w:r w:rsidRPr="00AB1781">
        <w:tab/>
        <w:t>let us rejoice and be glad in it.</w:t>
      </w:r>
    </w:p>
    <w:p w14:paraId="6B8AB811" w14:textId="77777777" w:rsidR="00E60591" w:rsidRPr="00AB1781" w:rsidRDefault="00E60591" w:rsidP="00E60591">
      <w:pPr>
        <w:pStyle w:val="EnglishHangNoCoptic"/>
      </w:pPr>
      <w:r>
        <w:t>O Lord, save us!</w:t>
      </w:r>
    </w:p>
    <w:p w14:paraId="43C45D8F" w14:textId="77777777" w:rsidR="00E60591" w:rsidRPr="00AB1781" w:rsidRDefault="00E60591" w:rsidP="00E60591">
      <w:pPr>
        <w:pStyle w:val="EnglishHangEndNoCoptic"/>
      </w:pPr>
      <w:r>
        <w:tab/>
      </w:r>
      <w:r w:rsidRPr="00AB1781">
        <w:t>O Lord</w:t>
      </w:r>
      <w:r>
        <w:t>, straighten our way!</w:t>
      </w:r>
    </w:p>
    <w:p w14:paraId="5F461AAD" w14:textId="77777777" w:rsidR="00E60591" w:rsidRDefault="00E60591" w:rsidP="00E60591">
      <w:pPr>
        <w:pStyle w:val="EnglishHangEndNoCoptic"/>
      </w:pPr>
      <w:r>
        <w:t xml:space="preserve">Blessed be he who comes in the Name of the Lord! </w:t>
      </w:r>
      <w:r>
        <w:rPr>
          <w:i/>
          <w:iCs/>
        </w:rPr>
        <w:t xml:space="preserve">Alleluia. </w:t>
      </w:r>
      <w:r>
        <w:t>(Psalm 117:24-26a)</w:t>
      </w:r>
    </w:p>
    <w:p w14:paraId="1F7A55FC" w14:textId="77777777" w:rsidR="00E60591" w:rsidRPr="00AB1781" w:rsidRDefault="00E60591" w:rsidP="00E60591">
      <w:pPr>
        <w:pStyle w:val="EnglishHangNoCoptic"/>
      </w:pPr>
      <w:r w:rsidRPr="00AB1781">
        <w:t>Let them exalt Him in the assembly of the people,</w:t>
      </w:r>
    </w:p>
    <w:p w14:paraId="3341770B" w14:textId="77777777" w:rsidR="00E60591" w:rsidRDefault="00E60591" w:rsidP="00E60591">
      <w:pPr>
        <w:pStyle w:val="EnglishHangEndNoCoptic"/>
      </w:pPr>
      <w:r w:rsidRPr="00AB1781">
        <w:tab/>
        <w:t xml:space="preserve">and praise Him </w:t>
      </w:r>
      <w:r>
        <w:t>in</w:t>
      </w:r>
      <w:r w:rsidRPr="00AB1781">
        <w:t xml:space="preserve"> the session of elders.</w:t>
      </w:r>
      <w:r>
        <w:t xml:space="preserve"> </w:t>
      </w:r>
    </w:p>
    <w:p w14:paraId="7180BA4F" w14:textId="77777777" w:rsidR="00E60591" w:rsidRPr="00AB1781" w:rsidRDefault="00E60591" w:rsidP="00E60591">
      <w:pPr>
        <w:pStyle w:val="EnglishHangNoCoptic"/>
      </w:pPr>
      <w:r>
        <w:t>He… made</w:t>
      </w:r>
      <w:r w:rsidRPr="00AB1781">
        <w:t xml:space="preserve"> </w:t>
      </w:r>
      <w:r>
        <w:t>his</w:t>
      </w:r>
      <w:r w:rsidRPr="00AB1781">
        <w:t xml:space="preserve"> families like </w:t>
      </w:r>
      <w:r>
        <w:t>a flock</w:t>
      </w:r>
      <w:r w:rsidRPr="00AB1781">
        <w:t xml:space="preserve"> </w:t>
      </w:r>
      <w:r>
        <w:t>[</w:t>
      </w:r>
      <w:r w:rsidRPr="00AB1781">
        <w:t>of sheep</w:t>
      </w:r>
      <w:r>
        <w:t>]</w:t>
      </w:r>
      <w:r w:rsidRPr="00AB1781">
        <w:t>.</w:t>
      </w:r>
    </w:p>
    <w:p w14:paraId="72785651" w14:textId="77777777" w:rsidR="00E60591" w:rsidRDefault="00E60591" w:rsidP="00E60591">
      <w:pPr>
        <w:pStyle w:val="EnglishHangEndNoCoptic"/>
        <w:ind w:firstLine="0"/>
      </w:pPr>
      <w:r>
        <w:t xml:space="preserve">The righteous will see it and be glad. </w:t>
      </w:r>
      <w:r>
        <w:rPr>
          <w:i/>
          <w:iCs/>
        </w:rPr>
        <w:t>Alleluia.</w:t>
      </w:r>
      <w:r>
        <w:t xml:space="preserve"> (Psalm 106:32, 41b, 42a)</w:t>
      </w:r>
    </w:p>
    <w:p w14:paraId="0D9457BE" w14:textId="77777777" w:rsidR="00E60591" w:rsidRPr="00AB1781" w:rsidRDefault="00E60591" w:rsidP="00E60591">
      <w:pPr>
        <w:pStyle w:val="EnglishHangNoCoptic"/>
      </w:pPr>
      <w:r w:rsidRPr="00AB1781">
        <w:t xml:space="preserve">The Lord has sworn and will not </w:t>
      </w:r>
      <w:r>
        <w:t>repent,</w:t>
      </w:r>
    </w:p>
    <w:p w14:paraId="0EF6C04F" w14:textId="77777777" w:rsidR="00E60591" w:rsidRPr="00AB1781" w:rsidRDefault="00E60591" w:rsidP="00E60591">
      <w:pPr>
        <w:pStyle w:val="EnglishHangNoCoptic"/>
      </w:pPr>
      <w:r>
        <w:tab/>
        <w:t>“You</w:t>
      </w:r>
      <w:r w:rsidRPr="00AB1781">
        <w:t xml:space="preserve"> are a priest forever </w:t>
      </w:r>
      <w:r>
        <w:t>according to the order</w:t>
      </w:r>
      <w:r w:rsidRPr="00AB1781">
        <w:t xml:space="preserve"> of </w:t>
      </w:r>
      <w:r>
        <w:t>Melchis</w:t>
      </w:r>
      <w:r w:rsidRPr="00AB1781">
        <w:t>edek</w:t>
      </w:r>
      <w:r>
        <w:t xml:space="preserve">.” </w:t>
      </w:r>
      <w:r>
        <w:rPr>
          <w:i/>
          <w:iCs/>
        </w:rPr>
        <w:t>Alleluia.</w:t>
      </w:r>
      <w:r>
        <w:t xml:space="preserve"> (Psalm 109:4)</w:t>
      </w:r>
    </w:p>
    <w:p w14:paraId="2B3C5797" w14:textId="77777777" w:rsidR="00E60591" w:rsidRPr="00AB1781" w:rsidRDefault="00E60591" w:rsidP="00E60591">
      <w:pPr>
        <w:pStyle w:val="EnglishHangNoCoptic"/>
      </w:pPr>
    </w:p>
    <w:p w14:paraId="44F8FADF" w14:textId="77777777" w:rsidR="00E60591" w:rsidRPr="00AB1781" w:rsidRDefault="00E60591" w:rsidP="00E60591">
      <w:pPr>
        <w:pStyle w:val="EnglishHangNoCoptic"/>
      </w:pPr>
      <w:r w:rsidRPr="00AB1781">
        <w:t>May God hav</w:t>
      </w:r>
      <w:r>
        <w:t>e compassion on us and bless us,</w:t>
      </w:r>
    </w:p>
    <w:p w14:paraId="1EBD0DA3" w14:textId="77777777" w:rsidR="00E60591" w:rsidRDefault="00E60591" w:rsidP="00E60591">
      <w:pPr>
        <w:pStyle w:val="EnglishHangNoCoptic"/>
      </w:pPr>
      <w:r w:rsidRPr="00AB1781">
        <w:tab/>
        <w:t xml:space="preserve">and may He manifest His </w:t>
      </w:r>
      <w:r>
        <w:t>face upon</w:t>
      </w:r>
      <w:r w:rsidRPr="00AB1781">
        <w:t xml:space="preserve"> us,</w:t>
      </w:r>
    </w:p>
    <w:p w14:paraId="55C0EAC6" w14:textId="77777777" w:rsidR="00E60591" w:rsidRDefault="00E60591" w:rsidP="00E60591">
      <w:pPr>
        <w:pStyle w:val="EnglishHangEndNoCoptic"/>
        <w:ind w:firstLine="0"/>
      </w:pPr>
      <w:r>
        <w:t xml:space="preserve">and have mercy upon us. </w:t>
      </w:r>
      <w:r>
        <w:rPr>
          <w:i/>
          <w:iCs/>
        </w:rPr>
        <w:t xml:space="preserve">Alleluia. </w:t>
      </w:r>
      <w:r>
        <w:t>(Psalm 66:2)</w:t>
      </w:r>
    </w:p>
    <w:p w14:paraId="64FB8F7C" w14:textId="77777777" w:rsidR="00E60591" w:rsidRPr="00AB1781" w:rsidRDefault="00E60591" w:rsidP="00E60591">
      <w:pPr>
        <w:pStyle w:val="EnglishHangNoCoptic"/>
      </w:pPr>
      <w:r>
        <w:t>[O Lord,] s</w:t>
      </w:r>
      <w:r w:rsidRPr="00AB1781">
        <w:t xml:space="preserve">ave </w:t>
      </w:r>
      <w:r>
        <w:t>Your</w:t>
      </w:r>
      <w:r w:rsidRPr="00AB1781">
        <w:t xml:space="preserve"> people and bless </w:t>
      </w:r>
      <w:r>
        <w:t>Your</w:t>
      </w:r>
      <w:r w:rsidRPr="00AB1781">
        <w:t xml:space="preserve"> inheritance;</w:t>
      </w:r>
    </w:p>
    <w:p w14:paraId="21BC74EB" w14:textId="77777777" w:rsidR="00E60591" w:rsidRDefault="00E60591" w:rsidP="00E60591">
      <w:pPr>
        <w:pStyle w:val="EnglishHangEndNoCoptic"/>
        <w:ind w:firstLine="0"/>
      </w:pPr>
      <w:r w:rsidRPr="00AB1781">
        <w:tab/>
        <w:t xml:space="preserve">shepherd </w:t>
      </w:r>
      <w:r>
        <w:t xml:space="preserve">them </w:t>
      </w:r>
      <w:r w:rsidRPr="00AB1781">
        <w:t xml:space="preserve">and </w:t>
      </w:r>
      <w:r>
        <w:t>raise</w:t>
      </w:r>
      <w:r w:rsidRPr="00AB1781">
        <w:t xml:space="preserve"> them </w:t>
      </w:r>
      <w:r>
        <w:t>up forever</w:t>
      </w:r>
      <w:r w:rsidRPr="00AB1781">
        <w:t>.</w:t>
      </w:r>
      <w:r>
        <w:t xml:space="preserve"> </w:t>
      </w:r>
      <w:r>
        <w:rPr>
          <w:i/>
          <w:iCs/>
        </w:rPr>
        <w:t xml:space="preserve">Alleluia. </w:t>
      </w:r>
      <w:r>
        <w:t>(Psalm 27:9)</w:t>
      </w:r>
    </w:p>
    <w:p w14:paraId="55DE3249" w14:textId="77777777" w:rsidR="00E60591" w:rsidRPr="00AB1781" w:rsidRDefault="00E60591" w:rsidP="00E60591">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483C0F55" w14:textId="77777777" w:rsidR="00E60591" w:rsidRDefault="00E60591" w:rsidP="00E60591">
      <w:pPr>
        <w:pStyle w:val="EnglishHangEndNoCoptic"/>
        <w:ind w:firstLine="0"/>
      </w:pPr>
      <w:r w:rsidRPr="00AB1781">
        <w:tab/>
        <w:t>and will und</w:t>
      </w:r>
      <w:r>
        <w:t xml:space="preserve">erstand the mercies of the Lord? </w:t>
      </w:r>
      <w:r>
        <w:rPr>
          <w:i/>
          <w:iCs/>
        </w:rPr>
        <w:t xml:space="preserve">Alleluia. </w:t>
      </w:r>
      <w:r>
        <w:t>(Psalm 106:43)</w:t>
      </w:r>
    </w:p>
    <w:p w14:paraId="43251089" w14:textId="77777777" w:rsidR="00E60591" w:rsidRDefault="00E60591" w:rsidP="00E60591">
      <w:pPr>
        <w:pStyle w:val="EnglishHangNoCoptic"/>
      </w:pPr>
      <w:r>
        <w:t>Bless me. See, the metonia. Forgive me, my fathers and my brothers.</w:t>
      </w:r>
    </w:p>
    <w:p w14:paraId="7FF83DBE" w14:textId="77777777" w:rsidR="00E60591" w:rsidRDefault="00E60591" w:rsidP="00E60591">
      <w:pPr>
        <w:pStyle w:val="EnglishHangEndNoCoptic"/>
      </w:pPr>
      <w:r>
        <w:tab/>
        <w:t>Pray for me. In love, I ask you to remember me.</w:t>
      </w:r>
    </w:p>
    <w:p w14:paraId="7165AA64" w14:textId="77777777" w:rsidR="00E60591" w:rsidRDefault="00E60591" w:rsidP="00E60591">
      <w:pPr>
        <w:pStyle w:val="EnglishHangNoCoptic"/>
      </w:pPr>
      <w:r>
        <w:lastRenderedPageBreak/>
        <w:t>Glory be to the Father, and to the Son,</w:t>
      </w:r>
    </w:p>
    <w:p w14:paraId="6446AEA5" w14:textId="77777777" w:rsidR="00E60591" w:rsidRDefault="00E60591" w:rsidP="00E60591">
      <w:pPr>
        <w:pStyle w:val="EnglishHangNoCoptic"/>
      </w:pPr>
      <w:r>
        <w:tab/>
        <w:t>And to the Holy Spirit,</w:t>
      </w:r>
    </w:p>
    <w:p w14:paraId="06A6D493" w14:textId="77777777" w:rsidR="00E60591" w:rsidRDefault="00E60591" w:rsidP="00E60591">
      <w:pPr>
        <w:pStyle w:val="EnglishHangNoCoptic"/>
        <w:ind w:firstLine="0"/>
      </w:pPr>
      <w:r>
        <w:t>Both now, and forever,</w:t>
      </w:r>
    </w:p>
    <w:p w14:paraId="4935BCB4" w14:textId="77777777" w:rsidR="00E60591" w:rsidRDefault="00E60591" w:rsidP="00E60591">
      <w:pPr>
        <w:pStyle w:val="EnglishHangEndNoCoptic"/>
        <w:ind w:firstLine="0"/>
      </w:pPr>
      <w:r>
        <w:t>and to the age of all ages. Amen.</w:t>
      </w:r>
    </w:p>
    <w:p w14:paraId="2D953329" w14:textId="77777777" w:rsidR="00E60591" w:rsidRDefault="00E60591" w:rsidP="00E60591">
      <w:pPr>
        <w:pStyle w:val="EnglishHangNoCoptic"/>
      </w:pPr>
      <w:r>
        <w:t>Alleluia. Lord have mercy.</w:t>
      </w:r>
    </w:p>
    <w:p w14:paraId="4FD889B4" w14:textId="77777777" w:rsidR="00E60591" w:rsidRDefault="00E60591" w:rsidP="00E60591">
      <w:pPr>
        <w:pStyle w:val="EnglishHangNoCoptic"/>
        <w:ind w:firstLine="0"/>
      </w:pPr>
      <w:r>
        <w:t>Lord have mercy.</w:t>
      </w:r>
    </w:p>
    <w:p w14:paraId="4127A81D" w14:textId="77777777" w:rsidR="00E60591" w:rsidRPr="00AD52C7" w:rsidRDefault="00E60591" w:rsidP="00E60591">
      <w:pPr>
        <w:pStyle w:val="EnglishHangEndNoCoptic"/>
        <w:ind w:firstLine="0"/>
      </w:pPr>
      <w:r>
        <w:t>Lord have mercy.</w:t>
      </w:r>
    </w:p>
    <w:p w14:paraId="296945B1" w14:textId="77777777" w:rsidR="00E60591" w:rsidRDefault="00E60591" w:rsidP="00E60591">
      <w:pPr>
        <w:pStyle w:val="Heading4"/>
      </w:pPr>
      <w:r>
        <w:t>Psali Adam Before the Second Canticle</w:t>
      </w:r>
      <w:bookmarkEnd w:id="115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540D0397" w14:textId="77777777" w:rsidTr="00E60591">
        <w:trPr>
          <w:cantSplit/>
        </w:trPr>
        <w:tc>
          <w:tcPr>
            <w:tcW w:w="288" w:type="dxa"/>
          </w:tcPr>
          <w:p w14:paraId="46A35305" w14:textId="77777777" w:rsidR="00E60591" w:rsidRDefault="00E60591" w:rsidP="00E60591">
            <w:pPr>
              <w:pStyle w:val="CopticCross"/>
            </w:pPr>
          </w:p>
        </w:tc>
        <w:tc>
          <w:tcPr>
            <w:tcW w:w="3960" w:type="dxa"/>
          </w:tcPr>
          <w:p w14:paraId="02B4B7BE" w14:textId="77777777" w:rsidR="00E60591" w:rsidRDefault="00E60591" w:rsidP="00E60591">
            <w:pPr>
              <w:pStyle w:val="EngHang"/>
            </w:pPr>
            <w:r>
              <w:t>The Lord reigns,</w:t>
            </w:r>
          </w:p>
          <w:p w14:paraId="69F9AE17" w14:textId="77777777" w:rsidR="00E60591" w:rsidRDefault="00E60591" w:rsidP="00E60591">
            <w:pPr>
              <w:pStyle w:val="EngHang"/>
            </w:pPr>
            <w:r>
              <w:t>Clothed with magnificence;</w:t>
            </w:r>
          </w:p>
          <w:p w14:paraId="2A989FCC" w14:textId="77777777" w:rsidR="00E60591" w:rsidRDefault="00E60591" w:rsidP="00E60591">
            <w:pPr>
              <w:pStyle w:val="EngHang"/>
            </w:pPr>
            <w:r>
              <w:t>The Lord is adorned</w:t>
            </w:r>
          </w:p>
          <w:p w14:paraId="3C370DC1" w14:textId="77777777" w:rsidR="00E60591" w:rsidRDefault="00E60591" w:rsidP="00E60591">
            <w:pPr>
              <w:pStyle w:val="EngHangEnd"/>
            </w:pPr>
            <w:r>
              <w:t>With power and glory.</w:t>
            </w:r>
          </w:p>
        </w:tc>
        <w:tc>
          <w:tcPr>
            <w:tcW w:w="288" w:type="dxa"/>
          </w:tcPr>
          <w:p w14:paraId="27178B3E" w14:textId="77777777" w:rsidR="00E60591" w:rsidRDefault="00E60591" w:rsidP="00E60591">
            <w:pPr>
              <w:pStyle w:val="CopticCross"/>
            </w:pPr>
          </w:p>
        </w:tc>
        <w:tc>
          <w:tcPr>
            <w:tcW w:w="288" w:type="dxa"/>
          </w:tcPr>
          <w:p w14:paraId="4D45931A" w14:textId="77777777" w:rsidR="00E60591" w:rsidRDefault="00E60591" w:rsidP="00E60591">
            <w:pPr>
              <w:pStyle w:val="CopticCross"/>
            </w:pPr>
          </w:p>
        </w:tc>
        <w:tc>
          <w:tcPr>
            <w:tcW w:w="3960" w:type="dxa"/>
          </w:tcPr>
          <w:p w14:paraId="01293486" w14:textId="77777777" w:rsidR="00E60591" w:rsidRDefault="00E60591" w:rsidP="00E60591">
            <w:pPr>
              <w:pStyle w:val="CopticVersemulti-line"/>
            </w:pPr>
            <w:r>
              <w:t>ⲀⲠϭⲟⲓⲥ ⲉ̀ⲣⲟⲩⲣⲟ:</w:t>
            </w:r>
          </w:p>
          <w:p w14:paraId="24D0B79F" w14:textId="77777777" w:rsidR="00E60591" w:rsidRDefault="00E60591" w:rsidP="00E60591">
            <w:pPr>
              <w:pStyle w:val="CopticVersemulti-line"/>
            </w:pPr>
            <w:r>
              <w:t>ⲁϥϯⲛ̀ⲟⲩⲥⲁⲓ ϩⲓⲱⲧϥ:</w:t>
            </w:r>
          </w:p>
          <w:p w14:paraId="7621186A" w14:textId="77777777" w:rsidR="00E60591" w:rsidRDefault="00E60591" w:rsidP="00E60591">
            <w:pPr>
              <w:pStyle w:val="CopticVersemulti-line"/>
            </w:pPr>
            <w:r>
              <w:t>Ⲡϭⲟⲓⲥ ϧⲉⲛ ⲡⲓϫⲟⲙ:</w:t>
            </w:r>
          </w:p>
          <w:p w14:paraId="6EB2950D" w14:textId="77777777" w:rsidR="00E60591" w:rsidRPr="005130A7" w:rsidRDefault="00E60591" w:rsidP="00E60591">
            <w:pPr>
              <w:pStyle w:val="CopticVerse"/>
            </w:pPr>
            <w:r>
              <w:t>ⲛⲉⲙ ⲡⲓⲱ̀ⲟⲩ ⲁϥⲙⲟⲣϥ.</w:t>
            </w:r>
          </w:p>
        </w:tc>
      </w:tr>
      <w:tr w:rsidR="00E60591" w14:paraId="488C030F" w14:textId="77777777" w:rsidTr="00E60591">
        <w:trPr>
          <w:cantSplit/>
        </w:trPr>
        <w:tc>
          <w:tcPr>
            <w:tcW w:w="288" w:type="dxa"/>
          </w:tcPr>
          <w:p w14:paraId="124F990A" w14:textId="77777777" w:rsidR="00E60591" w:rsidRPr="001E2E1C" w:rsidRDefault="00E60591" w:rsidP="00E60591">
            <w:pPr>
              <w:pStyle w:val="CopticCross"/>
            </w:pPr>
          </w:p>
        </w:tc>
        <w:tc>
          <w:tcPr>
            <w:tcW w:w="3960" w:type="dxa"/>
          </w:tcPr>
          <w:p w14:paraId="12AEDEAA" w14:textId="77777777" w:rsidR="00E60591" w:rsidRDefault="00E60591" w:rsidP="00E60591">
            <w:pPr>
              <w:pStyle w:val="EngHang"/>
            </w:pPr>
            <w:r>
              <w:t>He removed Adam’s sadness,</w:t>
            </w:r>
          </w:p>
          <w:p w14:paraId="59A0E4EA" w14:textId="77777777" w:rsidR="00E60591" w:rsidRDefault="00E60591" w:rsidP="00E60591">
            <w:pPr>
              <w:pStyle w:val="EngHang"/>
            </w:pPr>
            <w:r>
              <w:t>And his offenses,</w:t>
            </w:r>
          </w:p>
          <w:p w14:paraId="0C7AD7F4" w14:textId="77777777" w:rsidR="00E60591" w:rsidRDefault="00E60591" w:rsidP="00E60591">
            <w:pPr>
              <w:pStyle w:val="EngHang"/>
            </w:pPr>
            <w:r>
              <w:t>And restored him once more</w:t>
            </w:r>
          </w:p>
          <w:p w14:paraId="5FBB512E" w14:textId="77777777" w:rsidR="00E60591" w:rsidRDefault="00E60591" w:rsidP="00E60591">
            <w:pPr>
              <w:pStyle w:val="EngHangEnd"/>
            </w:pPr>
            <w:r>
              <w:t>To his authority.</w:t>
            </w:r>
          </w:p>
        </w:tc>
        <w:tc>
          <w:tcPr>
            <w:tcW w:w="288" w:type="dxa"/>
          </w:tcPr>
          <w:p w14:paraId="30262BA0" w14:textId="77777777" w:rsidR="00E60591" w:rsidRDefault="00E60591" w:rsidP="00E60591">
            <w:pPr>
              <w:pStyle w:val="CopticCross"/>
            </w:pPr>
          </w:p>
        </w:tc>
        <w:tc>
          <w:tcPr>
            <w:tcW w:w="288" w:type="dxa"/>
          </w:tcPr>
          <w:p w14:paraId="436471C4" w14:textId="77777777" w:rsidR="00E60591" w:rsidRDefault="00E60591" w:rsidP="00E60591">
            <w:pPr>
              <w:pStyle w:val="CopticCross"/>
            </w:pPr>
          </w:p>
        </w:tc>
        <w:tc>
          <w:tcPr>
            <w:tcW w:w="3960" w:type="dxa"/>
          </w:tcPr>
          <w:p w14:paraId="7F6D4178" w14:textId="77777777" w:rsidR="00E60591" w:rsidRDefault="00E60591" w:rsidP="00E60591">
            <w:pPr>
              <w:pStyle w:val="CopticVersemulti-line"/>
            </w:pPr>
            <w:r>
              <w:t>Ⲃⲱⲗ ⲉ̀ⲃⲟⲗ ⲙ̀ⲡⲓϩⲏⲃⲓ:</w:t>
            </w:r>
          </w:p>
          <w:p w14:paraId="1D758D8F" w14:textId="77777777" w:rsidR="00E60591" w:rsidRDefault="00E60591" w:rsidP="00E60591">
            <w:pPr>
              <w:pStyle w:val="CopticVersemulti-line"/>
            </w:pPr>
            <w:r>
              <w:t>Ⲁ̀ⲇⲁⲙ ⲛⲉⲙ ⲡⲉϥϭⲣⲟⲡ:</w:t>
            </w:r>
          </w:p>
          <w:p w14:paraId="41C46F41" w14:textId="77777777" w:rsidR="00E60591" w:rsidRDefault="00E60591" w:rsidP="00E60591">
            <w:pPr>
              <w:pStyle w:val="CopticVersemulti-line"/>
            </w:pPr>
            <w:r>
              <w:t>ⲟⲩⲟϩ ⲁϥⲧⲁⲥⲑⲟϥ:</w:t>
            </w:r>
          </w:p>
          <w:p w14:paraId="27ECF552" w14:textId="77777777" w:rsidR="00E60591" w:rsidRPr="005130A7" w:rsidRDefault="00E60591" w:rsidP="00E60591">
            <w:pPr>
              <w:pStyle w:val="CopticVerse"/>
            </w:pPr>
            <w:r>
              <w:t>ⲉ̀ⲧⲉϥⲁⲣⲭⲏ ⲛ̀ⲕⲉⲥⲟⲡ.</w:t>
            </w:r>
          </w:p>
        </w:tc>
      </w:tr>
      <w:tr w:rsidR="00E60591" w14:paraId="37BE51DC" w14:textId="77777777" w:rsidTr="00E60591">
        <w:trPr>
          <w:cantSplit/>
        </w:trPr>
        <w:tc>
          <w:tcPr>
            <w:tcW w:w="288" w:type="dxa"/>
          </w:tcPr>
          <w:p w14:paraId="3E5E4019" w14:textId="77777777" w:rsidR="00E60591" w:rsidRDefault="00E60591" w:rsidP="00E60591">
            <w:pPr>
              <w:pStyle w:val="CopticCross"/>
            </w:pPr>
            <w:r>
              <w:t>¿</w:t>
            </w:r>
          </w:p>
        </w:tc>
        <w:tc>
          <w:tcPr>
            <w:tcW w:w="3960" w:type="dxa"/>
          </w:tcPr>
          <w:p w14:paraId="40CDDD44" w14:textId="77777777" w:rsidR="00E60591" w:rsidRDefault="00E60591" w:rsidP="00E60591">
            <w:pPr>
              <w:pStyle w:val="EngHang"/>
            </w:pPr>
            <w:r>
              <w:t>He tore asunder the book</w:t>
            </w:r>
          </w:p>
          <w:p w14:paraId="34AE5FE8" w14:textId="77777777" w:rsidR="00E60591" w:rsidRDefault="00E60591" w:rsidP="00E60591">
            <w:pPr>
              <w:pStyle w:val="EngHang"/>
            </w:pPr>
            <w:r>
              <w:t>Of our sins upon the cross;</w:t>
            </w:r>
          </w:p>
          <w:p w14:paraId="20A217D5" w14:textId="77777777" w:rsidR="00E60591" w:rsidRDefault="00E60591" w:rsidP="00E60591">
            <w:pPr>
              <w:pStyle w:val="EngHang"/>
            </w:pPr>
            <w:r>
              <w:t>He abolished death,</w:t>
            </w:r>
          </w:p>
          <w:p w14:paraId="057903F9" w14:textId="77777777" w:rsidR="00E60591" w:rsidRDefault="00E60591" w:rsidP="00E60591">
            <w:pPr>
              <w:pStyle w:val="EngHangEnd"/>
            </w:pPr>
            <w:r>
              <w:t>By His death.</w:t>
            </w:r>
          </w:p>
        </w:tc>
        <w:tc>
          <w:tcPr>
            <w:tcW w:w="288" w:type="dxa"/>
          </w:tcPr>
          <w:p w14:paraId="0E9A26C6" w14:textId="77777777" w:rsidR="00E60591" w:rsidRDefault="00E60591" w:rsidP="00E60591">
            <w:pPr>
              <w:pStyle w:val="CopticCross"/>
            </w:pPr>
          </w:p>
        </w:tc>
        <w:tc>
          <w:tcPr>
            <w:tcW w:w="288" w:type="dxa"/>
          </w:tcPr>
          <w:p w14:paraId="4ACE4010" w14:textId="77777777" w:rsidR="00E60591" w:rsidRDefault="00E60591" w:rsidP="00E60591">
            <w:pPr>
              <w:pStyle w:val="CopticCross"/>
            </w:pPr>
            <w:r>
              <w:t>¿</w:t>
            </w:r>
          </w:p>
        </w:tc>
        <w:tc>
          <w:tcPr>
            <w:tcW w:w="3960" w:type="dxa"/>
          </w:tcPr>
          <w:p w14:paraId="657C8040" w14:textId="77777777" w:rsidR="00E60591" w:rsidRDefault="00E60591" w:rsidP="00E60591">
            <w:pPr>
              <w:pStyle w:val="CopticVersemulti-line"/>
            </w:pPr>
            <w:r>
              <w:t>Ⲅⲣⲁⲫⲏ ⲛ̀ⲛⲉⲛⲛⲟⲃⲓ:</w:t>
            </w:r>
          </w:p>
          <w:p w14:paraId="7450FA4D" w14:textId="77777777" w:rsidR="00E60591" w:rsidRDefault="00E60591" w:rsidP="00E60591">
            <w:pPr>
              <w:pStyle w:val="CopticVersemulti-line"/>
            </w:pPr>
            <w:r>
              <w:t>ⲁϥⲫⲁϧϥ ⲉ̀ⲡⲓⲥ̀ⲧⲁⲩⲣⲟⲥ:</w:t>
            </w:r>
          </w:p>
          <w:p w14:paraId="619F611E" w14:textId="77777777" w:rsidR="00E60591" w:rsidRDefault="00E60591" w:rsidP="00E60591">
            <w:pPr>
              <w:pStyle w:val="CopticVersemulti-line"/>
            </w:pPr>
            <w:r>
              <w:t>ⲟⲩⲟϩ ⲁⲩⲕⲱⲣϥ ⲙ̀ⲫ̀ⲙⲟⲩ:</w:t>
            </w:r>
          </w:p>
          <w:p w14:paraId="3A5DB38F" w14:textId="77777777" w:rsidR="00E60591" w:rsidRPr="005130A7" w:rsidRDefault="00E60591" w:rsidP="00E60591">
            <w:pPr>
              <w:pStyle w:val="CopticVerse"/>
            </w:pPr>
            <w:r>
              <w:t>ϧⲉⲛ ⲡⲉϥⲙⲟⲩ ⲛ̀ⲕⲁⲗⲱⲥ.</w:t>
            </w:r>
          </w:p>
        </w:tc>
      </w:tr>
      <w:tr w:rsidR="00E60591" w14:paraId="71EE829B" w14:textId="77777777" w:rsidTr="00E60591">
        <w:trPr>
          <w:cantSplit/>
        </w:trPr>
        <w:tc>
          <w:tcPr>
            <w:tcW w:w="288" w:type="dxa"/>
          </w:tcPr>
          <w:p w14:paraId="1B5747C1" w14:textId="77777777" w:rsidR="00E60591" w:rsidRDefault="00E60591" w:rsidP="00E60591">
            <w:pPr>
              <w:pStyle w:val="CopticCross"/>
            </w:pPr>
            <w:r>
              <w:t>¿</w:t>
            </w:r>
          </w:p>
        </w:tc>
        <w:tc>
          <w:tcPr>
            <w:tcW w:w="3960" w:type="dxa"/>
          </w:tcPr>
          <w:p w14:paraId="7E6880FD" w14:textId="77777777" w:rsidR="00E60591" w:rsidRDefault="00E60591" w:rsidP="00E60591">
            <w:pPr>
              <w:pStyle w:val="EngHang"/>
            </w:pPr>
            <w:r>
              <w:t>He has in truth granted us</w:t>
            </w:r>
          </w:p>
          <w:p w14:paraId="0A296DDD" w14:textId="77777777" w:rsidR="00E60591" w:rsidRDefault="00E60591" w:rsidP="00E60591">
            <w:pPr>
              <w:pStyle w:val="EngHang"/>
            </w:pPr>
            <w:r>
              <w:t>Life everlasting,</w:t>
            </w:r>
          </w:p>
          <w:p w14:paraId="726865D0" w14:textId="77777777" w:rsidR="00E60591" w:rsidRDefault="00E60591" w:rsidP="00E60591">
            <w:pPr>
              <w:pStyle w:val="EngHang"/>
            </w:pPr>
            <w:r>
              <w:t>And all good and</w:t>
            </w:r>
          </w:p>
          <w:p w14:paraId="2A16D50D" w14:textId="77777777" w:rsidR="00E60591" w:rsidRDefault="00E60591" w:rsidP="00E60591">
            <w:pPr>
              <w:pStyle w:val="EngHangEnd"/>
            </w:pPr>
            <w:r>
              <w:t>Perfect gifts.</w:t>
            </w:r>
          </w:p>
        </w:tc>
        <w:tc>
          <w:tcPr>
            <w:tcW w:w="288" w:type="dxa"/>
          </w:tcPr>
          <w:p w14:paraId="48F80A32" w14:textId="77777777" w:rsidR="00E60591" w:rsidRDefault="00E60591" w:rsidP="00E60591">
            <w:pPr>
              <w:pStyle w:val="CopticCross"/>
            </w:pPr>
          </w:p>
        </w:tc>
        <w:tc>
          <w:tcPr>
            <w:tcW w:w="288" w:type="dxa"/>
          </w:tcPr>
          <w:p w14:paraId="6EABFC06" w14:textId="77777777" w:rsidR="00E60591" w:rsidRDefault="00E60591" w:rsidP="00E60591">
            <w:pPr>
              <w:pStyle w:val="CopticCross"/>
            </w:pPr>
            <w:r>
              <w:t>¿</w:t>
            </w:r>
          </w:p>
        </w:tc>
        <w:tc>
          <w:tcPr>
            <w:tcW w:w="3960" w:type="dxa"/>
          </w:tcPr>
          <w:p w14:paraId="56F0668B" w14:textId="77777777" w:rsidR="00E60591" w:rsidRDefault="00E60591" w:rsidP="00E60591">
            <w:pPr>
              <w:pStyle w:val="CopticVersemulti-line"/>
            </w:pPr>
            <w:r>
              <w:t>Ⲇⲓⲕⲉⲟⲥ ⲁϥϯ ⲛⲁⲛ:</w:t>
            </w:r>
          </w:p>
          <w:p w14:paraId="5F9ABFC8" w14:textId="77777777" w:rsidR="00E60591" w:rsidRDefault="00E60591" w:rsidP="00E60591">
            <w:pPr>
              <w:pStyle w:val="CopticVersemulti-line"/>
            </w:pPr>
            <w:r>
              <w:t>ⲙ̀ⲡ̀ⲱⲛϧ ⲉϥⲙⲏⲛ ⲉⲃⲟⲗ:</w:t>
            </w:r>
          </w:p>
          <w:p w14:paraId="4EBC3AF7" w14:textId="77777777" w:rsidR="00E60591" w:rsidRDefault="00E60591" w:rsidP="00E60591">
            <w:pPr>
              <w:pStyle w:val="CopticVersemulti-line"/>
            </w:pPr>
            <w:r>
              <w:t>ⲛⲉⲙ ⲛⲓⲇⲱⲣⲉⲁ̀ ⲧⲏⲣⲟⲩ:</w:t>
            </w:r>
          </w:p>
          <w:p w14:paraId="262EF15F" w14:textId="77777777" w:rsidR="00E60591" w:rsidRPr="005130A7" w:rsidRDefault="00E60591" w:rsidP="00E60591">
            <w:pPr>
              <w:pStyle w:val="CopticVerse"/>
            </w:pPr>
            <w:r>
              <w:t>ⲑⲏⲉⲧϫⲏⲕ ⲉ̀ⲃⲟⲗ.</w:t>
            </w:r>
          </w:p>
        </w:tc>
      </w:tr>
      <w:tr w:rsidR="00E60591" w14:paraId="4FDA1E7A" w14:textId="77777777" w:rsidTr="00E60591">
        <w:trPr>
          <w:cantSplit/>
        </w:trPr>
        <w:tc>
          <w:tcPr>
            <w:tcW w:w="288" w:type="dxa"/>
          </w:tcPr>
          <w:p w14:paraId="66155DE1" w14:textId="77777777" w:rsidR="00E60591" w:rsidRDefault="00E60591" w:rsidP="00E60591">
            <w:pPr>
              <w:pStyle w:val="CopticCross"/>
            </w:pPr>
          </w:p>
        </w:tc>
        <w:tc>
          <w:tcPr>
            <w:tcW w:w="3960" w:type="dxa"/>
          </w:tcPr>
          <w:p w14:paraId="5CBF7E64" w14:textId="77777777" w:rsidR="00E60591" w:rsidRDefault="00E60591" w:rsidP="00E60591">
            <w:pPr>
              <w:pStyle w:val="EngHang"/>
            </w:pPr>
            <w:r>
              <w:t>Let us therefore proclaim,</w:t>
            </w:r>
          </w:p>
          <w:p w14:paraId="3960B39F" w14:textId="77777777" w:rsidR="00E60591" w:rsidRDefault="00E60591" w:rsidP="00E60591">
            <w:pPr>
              <w:pStyle w:val="EngHang"/>
            </w:pPr>
            <w:r>
              <w:t>With the pure</w:t>
            </w:r>
          </w:p>
          <w:p w14:paraId="4DD7A6D0" w14:textId="77777777" w:rsidR="00E60591" w:rsidRDefault="00E60591" w:rsidP="00E60591">
            <w:pPr>
              <w:pStyle w:val="EngHang"/>
            </w:pPr>
            <w:r>
              <w:t>and rigtheousDavid,</w:t>
            </w:r>
          </w:p>
          <w:p w14:paraId="65276169" w14:textId="77777777" w:rsidR="00E60591" w:rsidRDefault="00E60591" w:rsidP="00E60591">
            <w:pPr>
              <w:pStyle w:val="EngHangEnd"/>
            </w:pPr>
            <w:r>
              <w:t>The prophet and psalmist,</w:t>
            </w:r>
          </w:p>
        </w:tc>
        <w:tc>
          <w:tcPr>
            <w:tcW w:w="288" w:type="dxa"/>
          </w:tcPr>
          <w:p w14:paraId="32D0EFE8" w14:textId="77777777" w:rsidR="00E60591" w:rsidRDefault="00E60591" w:rsidP="00E60591">
            <w:pPr>
              <w:pStyle w:val="CopticCross"/>
            </w:pPr>
          </w:p>
        </w:tc>
        <w:tc>
          <w:tcPr>
            <w:tcW w:w="288" w:type="dxa"/>
          </w:tcPr>
          <w:p w14:paraId="14906D4D" w14:textId="77777777" w:rsidR="00E60591" w:rsidRDefault="00E60591" w:rsidP="00E60591">
            <w:pPr>
              <w:pStyle w:val="CopticCross"/>
            </w:pPr>
          </w:p>
        </w:tc>
        <w:tc>
          <w:tcPr>
            <w:tcW w:w="3960" w:type="dxa"/>
          </w:tcPr>
          <w:p w14:paraId="03BDEA88" w14:textId="77777777" w:rsidR="00E60591" w:rsidRDefault="00E60591" w:rsidP="00E60591">
            <w:pPr>
              <w:pStyle w:val="CopticVersemulti-line"/>
            </w:pPr>
            <w:r>
              <w:t>Ⲉⲑⲃⲉ ⲫⲁⲓ ⲧⲉⲛⲥⲁϫⲓ:</w:t>
            </w:r>
          </w:p>
          <w:p w14:paraId="27DB28CB" w14:textId="77777777" w:rsidR="00E60591" w:rsidRDefault="00E60591" w:rsidP="00E60591">
            <w:pPr>
              <w:pStyle w:val="CopticVersemulti-line"/>
            </w:pPr>
            <w:r>
              <w:t>ⲛⲉⲙ ⲡⲓⲯⲁⲗⲙⲟⲥ:</w:t>
            </w:r>
          </w:p>
          <w:p w14:paraId="1DB8AEDE" w14:textId="77777777" w:rsidR="00E60591" w:rsidRDefault="00E60591" w:rsidP="00E60591">
            <w:pPr>
              <w:pStyle w:val="CopticVersemulti-line"/>
            </w:pPr>
            <w:r>
              <w:t>Ⲇⲁⲩⲓⲇ ⲡⲓⲡ̀ⲣⲟⲫⲏⲧⲏⲥ:</w:t>
            </w:r>
          </w:p>
          <w:p w14:paraId="51193A30" w14:textId="77777777" w:rsidR="00E60591" w:rsidRDefault="00E60591" w:rsidP="00E60591">
            <w:pPr>
              <w:pStyle w:val="CopticVerse"/>
            </w:pPr>
            <w:r>
              <w:t>ⲑ̀ⲙⲏⲓ ⲡⲓⲇⲓⲕⲉⲟⲥ.</w:t>
            </w:r>
          </w:p>
        </w:tc>
      </w:tr>
      <w:tr w:rsidR="00E60591" w14:paraId="4F813A4C" w14:textId="77777777" w:rsidTr="00E60591">
        <w:trPr>
          <w:cantSplit/>
        </w:trPr>
        <w:tc>
          <w:tcPr>
            <w:tcW w:w="288" w:type="dxa"/>
          </w:tcPr>
          <w:p w14:paraId="7DCFFC64" w14:textId="77777777" w:rsidR="00E60591" w:rsidRDefault="00E60591" w:rsidP="00E60591">
            <w:pPr>
              <w:pStyle w:val="CopticCross"/>
            </w:pPr>
          </w:p>
        </w:tc>
        <w:tc>
          <w:tcPr>
            <w:tcW w:w="3960" w:type="dxa"/>
          </w:tcPr>
          <w:p w14:paraId="2F1292DF" w14:textId="77777777" w:rsidR="00E60591" w:rsidRDefault="00E60591" w:rsidP="00E60591">
            <w:pPr>
              <w:pStyle w:val="EngHang"/>
            </w:pPr>
            <w:r>
              <w:t>“The Lord has said in truth,</w:t>
            </w:r>
          </w:p>
          <w:p w14:paraId="7699494E" w14:textId="77777777" w:rsidR="00E60591" w:rsidRDefault="00E60591" w:rsidP="00E60591">
            <w:pPr>
              <w:pStyle w:val="EngHang"/>
            </w:pPr>
            <w:r>
              <w:t>‘Now I will arise.</w:t>
            </w:r>
          </w:p>
          <w:p w14:paraId="719E1C6F" w14:textId="77777777" w:rsidR="00E60591" w:rsidRDefault="00E60591" w:rsidP="00E60591">
            <w:pPr>
              <w:pStyle w:val="EngHang"/>
            </w:pPr>
            <w:r>
              <w:t>I will performtion</w:t>
            </w:r>
          </w:p>
          <w:p w14:paraId="59B5CC21" w14:textId="77777777" w:rsidR="00E60591" w:rsidRDefault="00E60591" w:rsidP="00E60591">
            <w:pPr>
              <w:pStyle w:val="EngHangEnd"/>
            </w:pPr>
            <w:r>
              <w:t>Savation openly’”</w:t>
            </w:r>
          </w:p>
        </w:tc>
        <w:tc>
          <w:tcPr>
            <w:tcW w:w="288" w:type="dxa"/>
          </w:tcPr>
          <w:p w14:paraId="2E64E6EE" w14:textId="77777777" w:rsidR="00E60591" w:rsidRDefault="00E60591" w:rsidP="00E60591">
            <w:pPr>
              <w:pStyle w:val="CopticCross"/>
            </w:pPr>
          </w:p>
        </w:tc>
        <w:tc>
          <w:tcPr>
            <w:tcW w:w="288" w:type="dxa"/>
          </w:tcPr>
          <w:p w14:paraId="6FFC033D" w14:textId="77777777" w:rsidR="00E60591" w:rsidRDefault="00E60591" w:rsidP="00E60591">
            <w:pPr>
              <w:pStyle w:val="CopticCross"/>
            </w:pPr>
          </w:p>
        </w:tc>
        <w:tc>
          <w:tcPr>
            <w:tcW w:w="3960" w:type="dxa"/>
          </w:tcPr>
          <w:p w14:paraId="32151FA4" w14:textId="77777777" w:rsidR="00E60591" w:rsidRDefault="00E60591" w:rsidP="00E60591">
            <w:pPr>
              <w:pStyle w:val="CopticVersemulti-line"/>
            </w:pPr>
            <w:r>
              <w:t>Ⲍⲉⲟⲛⲧⲟⲥ ⲡⲉϫⲉ Ⲡϭⲟⲓⲥ:</w:t>
            </w:r>
          </w:p>
          <w:p w14:paraId="6F6BA061" w14:textId="77777777" w:rsidR="00E60591" w:rsidRDefault="00E60591" w:rsidP="00E60591">
            <w:pPr>
              <w:pStyle w:val="CopticVersemulti-line"/>
            </w:pPr>
            <w:r>
              <w:t>ϯⲛⲟⲩ ϯⲛⲁⲧⲱⲛⲧ:</w:t>
            </w:r>
          </w:p>
          <w:p w14:paraId="0EF4A639" w14:textId="77777777" w:rsidR="00E60591" w:rsidRDefault="00E60591" w:rsidP="00E60591">
            <w:pPr>
              <w:pStyle w:val="CopticVersemulti-line"/>
            </w:pPr>
            <w:r>
              <w:t>ⲉⲓ̀ϣⲱⲡⲓ ϧⲉⲛ ⲫ̀ⲛⲟϩⲉⲙ:</w:t>
            </w:r>
          </w:p>
          <w:p w14:paraId="5A998B48" w14:textId="77777777" w:rsidR="00E60591" w:rsidRDefault="00E60591" w:rsidP="00E60591">
            <w:pPr>
              <w:pStyle w:val="CopticVerse"/>
            </w:pPr>
            <w:r>
              <w:t>ⲟⲩⲟϩ ⲉⲓⲉ̀ⲟⲩⲱⲛⲧ.</w:t>
            </w:r>
          </w:p>
        </w:tc>
      </w:tr>
      <w:tr w:rsidR="00E60591" w14:paraId="544F4306" w14:textId="77777777" w:rsidTr="00E60591">
        <w:trPr>
          <w:cantSplit/>
        </w:trPr>
        <w:tc>
          <w:tcPr>
            <w:tcW w:w="288" w:type="dxa"/>
          </w:tcPr>
          <w:p w14:paraId="2BA65A17" w14:textId="77777777" w:rsidR="00E60591" w:rsidRDefault="00E60591" w:rsidP="00E60591">
            <w:pPr>
              <w:pStyle w:val="CopticCross"/>
            </w:pPr>
            <w:r>
              <w:t>¿</w:t>
            </w:r>
          </w:p>
        </w:tc>
        <w:tc>
          <w:tcPr>
            <w:tcW w:w="3960" w:type="dxa"/>
          </w:tcPr>
          <w:p w14:paraId="27DAEE16" w14:textId="77777777" w:rsidR="00E60591" w:rsidRDefault="00E60591" w:rsidP="00E60591">
            <w:pPr>
              <w:pStyle w:val="EngHang"/>
            </w:pPr>
            <w:r>
              <w:t>May it be so!</w:t>
            </w:r>
          </w:p>
          <w:p w14:paraId="14EC91A5" w14:textId="77777777" w:rsidR="00E60591" w:rsidRDefault="00E60591" w:rsidP="00E60591">
            <w:pPr>
              <w:pStyle w:val="EngHang"/>
            </w:pPr>
            <w:r>
              <w:t>Let God arise!</w:t>
            </w:r>
          </w:p>
          <w:p w14:paraId="529C1DA3" w14:textId="77777777" w:rsidR="00E60591" w:rsidRDefault="00E60591" w:rsidP="00E60591">
            <w:pPr>
              <w:pStyle w:val="EngHang"/>
            </w:pPr>
            <w:r>
              <w:t>Let all His enemies</w:t>
            </w:r>
          </w:p>
          <w:p w14:paraId="4A29E6FB" w14:textId="77777777" w:rsidR="00E60591" w:rsidRDefault="00E60591" w:rsidP="00E60591">
            <w:pPr>
              <w:pStyle w:val="EngHangEnd"/>
            </w:pPr>
            <w:r>
              <w:t>Be scattered!</w:t>
            </w:r>
          </w:p>
        </w:tc>
        <w:tc>
          <w:tcPr>
            <w:tcW w:w="288" w:type="dxa"/>
          </w:tcPr>
          <w:p w14:paraId="448F132F" w14:textId="77777777" w:rsidR="00E60591" w:rsidRDefault="00E60591" w:rsidP="00E60591">
            <w:pPr>
              <w:pStyle w:val="CopticCross"/>
            </w:pPr>
          </w:p>
        </w:tc>
        <w:tc>
          <w:tcPr>
            <w:tcW w:w="288" w:type="dxa"/>
          </w:tcPr>
          <w:p w14:paraId="3FDFD069" w14:textId="77777777" w:rsidR="00E60591" w:rsidRDefault="00E60591" w:rsidP="00E60591">
            <w:pPr>
              <w:pStyle w:val="CopticCross"/>
            </w:pPr>
            <w:r>
              <w:t>¿</w:t>
            </w:r>
          </w:p>
        </w:tc>
        <w:tc>
          <w:tcPr>
            <w:tcW w:w="3960" w:type="dxa"/>
          </w:tcPr>
          <w:p w14:paraId="084B19EC" w14:textId="77777777" w:rsidR="00E60591" w:rsidRDefault="00E60591" w:rsidP="00E60591">
            <w:pPr>
              <w:pStyle w:val="CopticVersemulti-line"/>
            </w:pPr>
            <w:r>
              <w:t>Ⲏⲡⲡⲉ ⲁϥϫⲟⲥ ⲇⲉ ⲟⲛ:</w:t>
            </w:r>
          </w:p>
          <w:p w14:paraId="442E3B0A" w14:textId="77777777" w:rsidR="00E60591" w:rsidRDefault="00E60591" w:rsidP="00E60591">
            <w:pPr>
              <w:pStyle w:val="CopticVersemulti-line"/>
            </w:pPr>
            <w:r>
              <w:t>ⲙⲁⲣⲉϥⲧⲱⲛϥ ⲛ̀ϫⲉ Ⲫⲛⲟⲩϯ:</w:t>
            </w:r>
          </w:p>
          <w:p w14:paraId="3C9BD356" w14:textId="77777777" w:rsidR="00E60591" w:rsidRDefault="00E60591" w:rsidP="00E60591">
            <w:pPr>
              <w:pStyle w:val="CopticVersemulti-line"/>
            </w:pPr>
            <w:r>
              <w:t>ⲙⲁⲣⲟⲩϫⲱⲣ ⲉ̀ⲃⲟⲗ:</w:t>
            </w:r>
          </w:p>
          <w:p w14:paraId="410768E0" w14:textId="77777777" w:rsidR="00E60591" w:rsidRDefault="00E60591" w:rsidP="00E60591">
            <w:pPr>
              <w:pStyle w:val="CopticVerse"/>
            </w:pPr>
            <w:r>
              <w:t>ⲛ̀ϫⲉ ⲛⲏⲉⲑⲙⲟⲥϯ.</w:t>
            </w:r>
          </w:p>
        </w:tc>
      </w:tr>
      <w:tr w:rsidR="00E60591" w14:paraId="612832D5" w14:textId="77777777" w:rsidTr="00E60591">
        <w:trPr>
          <w:cantSplit/>
        </w:trPr>
        <w:tc>
          <w:tcPr>
            <w:tcW w:w="288" w:type="dxa"/>
          </w:tcPr>
          <w:p w14:paraId="7FCB1B5C"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2DE5A4FD" w14:textId="77777777" w:rsidR="00E60591" w:rsidRDefault="00E60591" w:rsidP="00E60591">
            <w:pPr>
              <w:pStyle w:val="EngHang"/>
            </w:pPr>
            <w:r>
              <w:t>All His enemies</w:t>
            </w:r>
          </w:p>
          <w:p w14:paraId="5DF74E75" w14:textId="77777777" w:rsidR="00E60591" w:rsidRDefault="00E60591" w:rsidP="00E60591">
            <w:pPr>
              <w:pStyle w:val="EngHang"/>
            </w:pPr>
            <w:r>
              <w:t>Will flee.</w:t>
            </w:r>
          </w:p>
          <w:p w14:paraId="7389C275" w14:textId="77777777" w:rsidR="00E60591" w:rsidRDefault="00E60591" w:rsidP="00E60591">
            <w:pPr>
              <w:pStyle w:val="EngHang"/>
            </w:pPr>
            <w:r>
              <w:t>God has arisen</w:t>
            </w:r>
          </w:p>
          <w:p w14:paraId="06F5E82F" w14:textId="77777777" w:rsidR="00E60591" w:rsidRDefault="00E60591" w:rsidP="00E60591">
            <w:pPr>
              <w:pStyle w:val="EngHangEnd"/>
            </w:pPr>
            <w:r>
              <w:t>As one from sleep,</w:t>
            </w:r>
          </w:p>
        </w:tc>
        <w:tc>
          <w:tcPr>
            <w:tcW w:w="288" w:type="dxa"/>
          </w:tcPr>
          <w:p w14:paraId="22D91949" w14:textId="77777777" w:rsidR="00E60591" w:rsidRDefault="00E60591" w:rsidP="00E60591">
            <w:pPr>
              <w:pStyle w:val="CopticCross"/>
            </w:pPr>
          </w:p>
        </w:tc>
        <w:tc>
          <w:tcPr>
            <w:tcW w:w="288" w:type="dxa"/>
          </w:tcPr>
          <w:p w14:paraId="7DABC08F" w14:textId="77777777" w:rsidR="00E60591" w:rsidRDefault="00E60591" w:rsidP="00E60591">
            <w:pPr>
              <w:pStyle w:val="CopticCross"/>
            </w:pPr>
            <w:r>
              <w:t>¿</w:t>
            </w:r>
          </w:p>
        </w:tc>
        <w:tc>
          <w:tcPr>
            <w:tcW w:w="3960" w:type="dxa"/>
          </w:tcPr>
          <w:p w14:paraId="4107333F" w14:textId="77777777" w:rsidR="00E60591" w:rsidRDefault="00E60591" w:rsidP="00E60591">
            <w:pPr>
              <w:pStyle w:val="CopticVersemulti-line"/>
            </w:pPr>
            <w:r>
              <w:t>Ⲑ̀ⲃⲁ ⲛ̀ⲛⲉϥϫⲁϫⲓ:</w:t>
            </w:r>
          </w:p>
          <w:p w14:paraId="4C45D71F" w14:textId="77777777" w:rsidR="00E60591" w:rsidRDefault="00E60591" w:rsidP="00E60591">
            <w:pPr>
              <w:pStyle w:val="CopticVersemulti-line"/>
            </w:pPr>
            <w:r>
              <w:t>ⲧⲏⲣⲟⲩ ⲙⲁⲣⲟⲩⲫⲱⲧ:</w:t>
            </w:r>
          </w:p>
          <w:p w14:paraId="2E5A94EF" w14:textId="77777777" w:rsidR="00E60591" w:rsidRDefault="00E60591" w:rsidP="00E60591">
            <w:pPr>
              <w:pStyle w:val="CopticVersemulti-line"/>
            </w:pPr>
            <w:r>
              <w:t>ⲁϥⲧⲱⲛϥ ⲛ̀ϫⲉ Ⲫⲛⲟⲩϯ:</w:t>
            </w:r>
          </w:p>
          <w:p w14:paraId="6410520A" w14:textId="77777777" w:rsidR="00E60591" w:rsidRDefault="00E60591" w:rsidP="00E60591">
            <w:pPr>
              <w:pStyle w:val="CopticVerse"/>
            </w:pPr>
            <w:r>
              <w:t>ⲕⲁⲧⲁ ⲫⲏⲉ̀ⲧⲉⲛⲕⲟⲧ.</w:t>
            </w:r>
          </w:p>
        </w:tc>
      </w:tr>
      <w:tr w:rsidR="00E60591" w14:paraId="3358EE9C" w14:textId="77777777" w:rsidTr="00E60591">
        <w:trPr>
          <w:cantSplit/>
        </w:trPr>
        <w:tc>
          <w:tcPr>
            <w:tcW w:w="288" w:type="dxa"/>
          </w:tcPr>
          <w:p w14:paraId="5E32F01E" w14:textId="77777777" w:rsidR="00E60591" w:rsidRDefault="00E60591" w:rsidP="00E60591">
            <w:pPr>
              <w:pStyle w:val="CopticCross"/>
            </w:pPr>
          </w:p>
        </w:tc>
        <w:tc>
          <w:tcPr>
            <w:tcW w:w="3960" w:type="dxa"/>
          </w:tcPr>
          <w:p w14:paraId="63328776" w14:textId="77777777" w:rsidR="00E60591" w:rsidRDefault="00E60591" w:rsidP="00E60591">
            <w:pPr>
              <w:pStyle w:val="EngHang"/>
            </w:pPr>
            <w:r>
              <w:t>As one who awakes</w:t>
            </w:r>
          </w:p>
          <w:p w14:paraId="2483AE88" w14:textId="77777777" w:rsidR="00E60591" w:rsidRDefault="00E60591" w:rsidP="00E60591">
            <w:pPr>
              <w:pStyle w:val="EngHang"/>
            </w:pPr>
            <w:r>
              <w:t>From wine,</w:t>
            </w:r>
          </w:p>
          <w:p w14:paraId="6ACB6A20" w14:textId="77777777" w:rsidR="00E60591" w:rsidRDefault="00E60591" w:rsidP="00E60591">
            <w:pPr>
              <w:pStyle w:val="EngHang"/>
            </w:pPr>
            <w:r>
              <w:t>He has struck His enemies</w:t>
            </w:r>
          </w:p>
          <w:p w14:paraId="18B33BD9" w14:textId="77777777" w:rsidR="00E60591" w:rsidRDefault="00E60591" w:rsidP="00E60591">
            <w:pPr>
              <w:pStyle w:val="EngHangEnd"/>
            </w:pPr>
            <w:r>
              <w:t>With great shame.</w:t>
            </w:r>
          </w:p>
        </w:tc>
        <w:tc>
          <w:tcPr>
            <w:tcW w:w="288" w:type="dxa"/>
          </w:tcPr>
          <w:p w14:paraId="2F0BAECD" w14:textId="77777777" w:rsidR="00E60591" w:rsidRDefault="00E60591" w:rsidP="00E60591">
            <w:pPr>
              <w:pStyle w:val="CopticCross"/>
            </w:pPr>
          </w:p>
        </w:tc>
        <w:tc>
          <w:tcPr>
            <w:tcW w:w="288" w:type="dxa"/>
          </w:tcPr>
          <w:p w14:paraId="6E3DC670" w14:textId="77777777" w:rsidR="00E60591" w:rsidRDefault="00E60591" w:rsidP="00E60591">
            <w:pPr>
              <w:pStyle w:val="CopticCross"/>
            </w:pPr>
          </w:p>
        </w:tc>
        <w:tc>
          <w:tcPr>
            <w:tcW w:w="3960" w:type="dxa"/>
          </w:tcPr>
          <w:p w14:paraId="52F299F7" w14:textId="77777777" w:rsidR="00E60591" w:rsidRDefault="00E60591" w:rsidP="00E60591">
            <w:pPr>
              <w:pStyle w:val="CopticVersemulti-line"/>
            </w:pPr>
            <w:r>
              <w:t>Ⲓⲉ ⲟⲩⲁⲓ ⲁϥⲑⲁϧⲓ:</w:t>
            </w:r>
          </w:p>
          <w:p w14:paraId="40098C7F" w14:textId="77777777" w:rsidR="00E60591" w:rsidRDefault="00E60591" w:rsidP="00E60591">
            <w:pPr>
              <w:pStyle w:val="CopticVersemulti-line"/>
            </w:pPr>
            <w:r>
              <w:t>ⲉ̀ⲃⲟⲗϧⲉⲛ ⲡⲓⲏⲣⲡ:</w:t>
            </w:r>
          </w:p>
          <w:p w14:paraId="495FAFF7" w14:textId="77777777" w:rsidR="00E60591" w:rsidRDefault="00E60591" w:rsidP="00E60591">
            <w:pPr>
              <w:pStyle w:val="CopticVersemulti-line"/>
            </w:pPr>
            <w:r>
              <w:t>ⲁϥϣⲁⲣⲓ ⲛ̀ⲛⲉϥϫⲁϫⲓ:</w:t>
            </w:r>
          </w:p>
          <w:p w14:paraId="76EE69AC" w14:textId="77777777" w:rsidR="00E60591" w:rsidRDefault="00E60591" w:rsidP="00E60591">
            <w:pPr>
              <w:pStyle w:val="CopticVerse"/>
            </w:pPr>
            <w:r>
              <w:t>ϧⲉⲛ ⲟⲩϣ̀ⲫⲓⲧ ⲁϥⲕⲏⲃ.</w:t>
            </w:r>
          </w:p>
        </w:tc>
      </w:tr>
      <w:tr w:rsidR="00E60591" w14:paraId="609A4B80" w14:textId="77777777" w:rsidTr="00E60591">
        <w:trPr>
          <w:cantSplit/>
        </w:trPr>
        <w:tc>
          <w:tcPr>
            <w:tcW w:w="288" w:type="dxa"/>
          </w:tcPr>
          <w:p w14:paraId="75C6ABB6" w14:textId="77777777" w:rsidR="00E60591" w:rsidRDefault="00E60591" w:rsidP="00E60591">
            <w:pPr>
              <w:pStyle w:val="CopticCross"/>
            </w:pPr>
          </w:p>
        </w:tc>
        <w:tc>
          <w:tcPr>
            <w:tcW w:w="3960" w:type="dxa"/>
          </w:tcPr>
          <w:p w14:paraId="61B66B89" w14:textId="77777777" w:rsidR="00E60591" w:rsidRDefault="00E60591" w:rsidP="00E60591">
            <w:pPr>
              <w:pStyle w:val="EngHang"/>
            </w:pPr>
            <w:r>
              <w:t>All the choirs</w:t>
            </w:r>
          </w:p>
          <w:p w14:paraId="2E4861E1" w14:textId="77777777" w:rsidR="00E60591" w:rsidRDefault="00E60591" w:rsidP="00E60591">
            <w:pPr>
              <w:pStyle w:val="EngHang"/>
            </w:pPr>
            <w:r>
              <w:t>Of the heavenly,</w:t>
            </w:r>
          </w:p>
          <w:p w14:paraId="29DFB8ED" w14:textId="77777777" w:rsidR="00E60591" w:rsidRDefault="00E60591" w:rsidP="00E60591">
            <w:pPr>
              <w:pStyle w:val="EngHang"/>
            </w:pPr>
            <w:r>
              <w:t>And the anglic</w:t>
            </w:r>
          </w:p>
          <w:p w14:paraId="06C61AD1" w14:textId="77777777" w:rsidR="00E60591" w:rsidRDefault="00E60591" w:rsidP="00E60591">
            <w:pPr>
              <w:pStyle w:val="EngHangEnd"/>
            </w:pPr>
            <w:r>
              <w:t>Hosts on high,</w:t>
            </w:r>
          </w:p>
        </w:tc>
        <w:tc>
          <w:tcPr>
            <w:tcW w:w="288" w:type="dxa"/>
          </w:tcPr>
          <w:p w14:paraId="78FF78AC" w14:textId="77777777" w:rsidR="00E60591" w:rsidRDefault="00E60591" w:rsidP="00E60591">
            <w:pPr>
              <w:pStyle w:val="CopticCross"/>
            </w:pPr>
          </w:p>
        </w:tc>
        <w:tc>
          <w:tcPr>
            <w:tcW w:w="288" w:type="dxa"/>
          </w:tcPr>
          <w:p w14:paraId="7BC559E3" w14:textId="77777777" w:rsidR="00E60591" w:rsidRDefault="00E60591" w:rsidP="00E60591">
            <w:pPr>
              <w:pStyle w:val="CopticCross"/>
            </w:pPr>
          </w:p>
        </w:tc>
        <w:tc>
          <w:tcPr>
            <w:tcW w:w="3960" w:type="dxa"/>
          </w:tcPr>
          <w:p w14:paraId="5D165FF6" w14:textId="77777777" w:rsidR="00E60591" w:rsidRDefault="00E60591" w:rsidP="00E60591">
            <w:pPr>
              <w:pStyle w:val="CopticVersemulti-line"/>
            </w:pPr>
            <w:r>
              <w:t>Ⲕⲁⲧⲁ ⲛⲓⲭⲱⲣⲟⲥ:</w:t>
            </w:r>
          </w:p>
          <w:p w14:paraId="3E6C3C01" w14:textId="77777777" w:rsidR="00E60591" w:rsidRDefault="00E60591" w:rsidP="00E60591">
            <w:pPr>
              <w:pStyle w:val="CopticVersemulti-line"/>
            </w:pPr>
            <w:r>
              <w:t>ⲛ̀ⲉ̀ⲡⲟⲩⲣⲁⲛⲓⲟⲛ:</w:t>
            </w:r>
          </w:p>
          <w:p w14:paraId="5946D1D2" w14:textId="77777777" w:rsidR="00E60591" w:rsidRDefault="00E60591" w:rsidP="00E60591">
            <w:pPr>
              <w:pStyle w:val="CopticVersemulti-line"/>
            </w:pPr>
            <w:r>
              <w:t>ⲛⲉⲙ ⲛⲓⲥ̀ⲧⲁⲣⲧⲓⲁ̀</w:t>
            </w:r>
          </w:p>
          <w:p w14:paraId="0CEC4EDE" w14:textId="77777777" w:rsidR="00E60591" w:rsidRDefault="00E60591" w:rsidP="00E60591">
            <w:pPr>
              <w:pStyle w:val="CopticVerse"/>
            </w:pPr>
            <w:r>
              <w:t>ⲛ̀ⲁⲅⲅⲉⲗⲓⲕⲟⲛ.</w:t>
            </w:r>
          </w:p>
        </w:tc>
      </w:tr>
      <w:tr w:rsidR="00E60591" w14:paraId="2E70326E" w14:textId="77777777" w:rsidTr="00E60591">
        <w:trPr>
          <w:cantSplit/>
        </w:trPr>
        <w:tc>
          <w:tcPr>
            <w:tcW w:w="288" w:type="dxa"/>
          </w:tcPr>
          <w:p w14:paraId="1A4F57D3" w14:textId="77777777" w:rsidR="00E60591" w:rsidRDefault="00E60591" w:rsidP="00E60591">
            <w:pPr>
              <w:pStyle w:val="CopticCross"/>
            </w:pPr>
            <w:r>
              <w:t>¿</w:t>
            </w:r>
          </w:p>
        </w:tc>
        <w:tc>
          <w:tcPr>
            <w:tcW w:w="3960" w:type="dxa"/>
          </w:tcPr>
          <w:p w14:paraId="70E909D3" w14:textId="77777777" w:rsidR="00E60591" w:rsidRDefault="00E60591" w:rsidP="00E60591">
            <w:pPr>
              <w:pStyle w:val="EngHang"/>
              <w:rPr>
                <w:rFonts w:eastAsia="Arial Unicode MS"/>
              </w:rPr>
            </w:pPr>
            <w:r>
              <w:rPr>
                <w:rFonts w:eastAsia="Arial Unicode MS"/>
              </w:rPr>
              <w:t>All human tongues,</w:t>
            </w:r>
          </w:p>
          <w:p w14:paraId="372ACB21" w14:textId="77777777" w:rsidR="00E60591" w:rsidRDefault="00E60591" w:rsidP="00E60591">
            <w:pPr>
              <w:pStyle w:val="EngHang"/>
              <w:rPr>
                <w:rFonts w:eastAsia="Arial Unicode MS"/>
              </w:rPr>
            </w:pPr>
            <w:r>
              <w:rPr>
                <w:rFonts w:eastAsia="Arial Unicode MS"/>
              </w:rPr>
              <w:t>Joyfully praise</w:t>
            </w:r>
          </w:p>
          <w:p w14:paraId="7FBF84FB" w14:textId="77777777" w:rsidR="00E60591" w:rsidRDefault="00E60591" w:rsidP="00E60591">
            <w:pPr>
              <w:pStyle w:val="EngHang"/>
              <w:rPr>
                <w:rFonts w:eastAsia="Arial Unicode MS"/>
              </w:rPr>
            </w:pPr>
            <w:r>
              <w:rPr>
                <w:rFonts w:eastAsia="Arial Unicode MS"/>
              </w:rPr>
              <w:t>Your resurrection,</w:t>
            </w:r>
          </w:p>
          <w:p w14:paraId="715D82C6" w14:textId="77777777" w:rsidR="00E60591" w:rsidRPr="003678BC" w:rsidRDefault="00E60591" w:rsidP="00E60591">
            <w:pPr>
              <w:pStyle w:val="EngHangEnd"/>
              <w:rPr>
                <w:rFonts w:eastAsia="Arial Unicode MS"/>
              </w:rPr>
            </w:pPr>
            <w:r>
              <w:rPr>
                <w:rFonts w:eastAsia="Arial Unicode MS"/>
              </w:rPr>
              <w:t>O Jesus Christ.</w:t>
            </w:r>
          </w:p>
        </w:tc>
        <w:tc>
          <w:tcPr>
            <w:tcW w:w="288" w:type="dxa"/>
          </w:tcPr>
          <w:p w14:paraId="2B6ECDDB" w14:textId="77777777" w:rsidR="00E60591" w:rsidRDefault="00E60591" w:rsidP="00E60591">
            <w:pPr>
              <w:pStyle w:val="CopticCross"/>
            </w:pPr>
          </w:p>
        </w:tc>
        <w:tc>
          <w:tcPr>
            <w:tcW w:w="288" w:type="dxa"/>
          </w:tcPr>
          <w:p w14:paraId="54DC2200" w14:textId="77777777" w:rsidR="00E60591" w:rsidRDefault="00E60591" w:rsidP="00E60591">
            <w:pPr>
              <w:pStyle w:val="CopticCross"/>
            </w:pPr>
            <w:r>
              <w:t>¿</w:t>
            </w:r>
          </w:p>
        </w:tc>
        <w:tc>
          <w:tcPr>
            <w:tcW w:w="3960" w:type="dxa"/>
          </w:tcPr>
          <w:p w14:paraId="1C1132DE" w14:textId="77777777" w:rsidR="00E60591" w:rsidRDefault="00E60591" w:rsidP="00E60591">
            <w:pPr>
              <w:pStyle w:val="CopticVersemulti-line"/>
            </w:pPr>
            <w:r>
              <w:t>Ⲗⲁⲥ ⲛⲓⲃⲉⲛ ⲛ̀ⲛⲓⲣⲱⲙⲓ:</w:t>
            </w:r>
          </w:p>
          <w:p w14:paraId="5AD93275" w14:textId="77777777" w:rsidR="00E60591" w:rsidRDefault="00E60591" w:rsidP="00E60591">
            <w:pPr>
              <w:pStyle w:val="CopticVersemulti-line"/>
            </w:pPr>
            <w:r>
              <w:t>ϧⲉⲛ ⲟⲩⲑⲉⲗⲏⲗ ⲉⲩϩⲱⲥ:</w:t>
            </w:r>
          </w:p>
          <w:p w14:paraId="59719B1A" w14:textId="77777777" w:rsidR="00E60591" w:rsidRDefault="00E60591" w:rsidP="00E60591">
            <w:pPr>
              <w:pStyle w:val="CopticVersemulti-line"/>
            </w:pPr>
            <w:r>
              <w:t>ⲉ̀ⲧⲉⲕⲁ̀ⲛⲁⲥⲧⲁⲥⲓⲥ:</w:t>
            </w:r>
          </w:p>
          <w:p w14:paraId="76582429" w14:textId="77777777" w:rsidR="00E60591" w:rsidRPr="005130A7" w:rsidRDefault="00E60591" w:rsidP="00E60591">
            <w:pPr>
              <w:pStyle w:val="CopticVerse"/>
            </w:pPr>
            <w:r>
              <w:t>ⲱ̀ Ⲓⲏ̄ⲥ̄ Ⲡⲭ̄ⲥ̄.</w:t>
            </w:r>
          </w:p>
        </w:tc>
      </w:tr>
      <w:tr w:rsidR="00E60591" w14:paraId="11557639" w14:textId="77777777" w:rsidTr="00E60591">
        <w:trPr>
          <w:cantSplit/>
        </w:trPr>
        <w:tc>
          <w:tcPr>
            <w:tcW w:w="288" w:type="dxa"/>
          </w:tcPr>
          <w:p w14:paraId="214B716A" w14:textId="77777777" w:rsidR="00E60591" w:rsidRDefault="00E60591" w:rsidP="00E60591">
            <w:pPr>
              <w:pStyle w:val="CopticCross"/>
            </w:pPr>
            <w:r>
              <w:lastRenderedPageBreak/>
              <w:t>¿</w:t>
            </w:r>
          </w:p>
        </w:tc>
        <w:tc>
          <w:tcPr>
            <w:tcW w:w="3960" w:type="dxa"/>
          </w:tcPr>
          <w:p w14:paraId="664AC5F9" w14:textId="77777777" w:rsidR="00E60591" w:rsidRDefault="00E60591" w:rsidP="00E60591">
            <w:pPr>
              <w:pStyle w:val="EngHang"/>
            </w:pPr>
            <w:r>
              <w:t>All the Orthodox,</w:t>
            </w:r>
          </w:p>
          <w:p w14:paraId="5D99D2D2" w14:textId="77777777" w:rsidR="00E60591" w:rsidRDefault="00E60591" w:rsidP="00E60591">
            <w:pPr>
              <w:pStyle w:val="EngHang"/>
            </w:pPr>
            <w:r>
              <w:t>The Christian people,</w:t>
            </w:r>
          </w:p>
          <w:p w14:paraId="7139BBAC" w14:textId="77777777" w:rsidR="00E60591" w:rsidRDefault="00E60591" w:rsidP="00E60591">
            <w:pPr>
              <w:pStyle w:val="EngHang"/>
            </w:pPr>
            <w:r>
              <w:t>The new Israel,</w:t>
            </w:r>
          </w:p>
          <w:p w14:paraId="4EE19937" w14:textId="77777777" w:rsidR="00E60591" w:rsidRDefault="00E60591" w:rsidP="00E60591">
            <w:pPr>
              <w:pStyle w:val="EngHangEnd"/>
            </w:pPr>
            <w:r>
              <w:t>Rejoice today.</w:t>
            </w:r>
          </w:p>
        </w:tc>
        <w:tc>
          <w:tcPr>
            <w:tcW w:w="288" w:type="dxa"/>
          </w:tcPr>
          <w:p w14:paraId="3FBFA3D4" w14:textId="77777777" w:rsidR="00E60591" w:rsidRDefault="00E60591" w:rsidP="00E60591">
            <w:pPr>
              <w:pStyle w:val="CopticCross"/>
            </w:pPr>
          </w:p>
        </w:tc>
        <w:tc>
          <w:tcPr>
            <w:tcW w:w="288" w:type="dxa"/>
          </w:tcPr>
          <w:p w14:paraId="35FCD57B" w14:textId="77777777" w:rsidR="00E60591" w:rsidRDefault="00E60591" w:rsidP="00E60591">
            <w:pPr>
              <w:pStyle w:val="CopticCross"/>
            </w:pPr>
            <w:r>
              <w:t>¿</w:t>
            </w:r>
          </w:p>
        </w:tc>
        <w:tc>
          <w:tcPr>
            <w:tcW w:w="3960" w:type="dxa"/>
          </w:tcPr>
          <w:p w14:paraId="3F96A4E1" w14:textId="77777777" w:rsidR="00E60591" w:rsidRDefault="00E60591" w:rsidP="00E60591">
            <w:pPr>
              <w:pStyle w:val="CopticVersemulti-line"/>
            </w:pPr>
            <w:r>
              <w:t>Ⲙⲁⲣⲟⲩⲟⲩⲛⲟϥ ⲙ̀ⲫⲟⲟⲩ:</w:t>
            </w:r>
          </w:p>
          <w:p w14:paraId="1140135F" w14:textId="77777777" w:rsidR="00E60591" w:rsidRDefault="00E60591" w:rsidP="00E60591">
            <w:pPr>
              <w:pStyle w:val="CopticVersemulti-line"/>
            </w:pPr>
            <w:r>
              <w:t>ⲛ̀ϫⲉ ⲛⲓⲞⲣⲑⲟⲇⲟⲝⲟⲥ:</w:t>
            </w:r>
          </w:p>
          <w:p w14:paraId="6233EFDD" w14:textId="77777777" w:rsidR="00E60591" w:rsidRDefault="00E60591" w:rsidP="00E60591">
            <w:pPr>
              <w:pStyle w:val="CopticVersemulti-line"/>
            </w:pPr>
            <w:r>
              <w:t>Ⲡⲓ̄ⲥ̄ⲗ̄ ⲙ̀ⲃⲉⲣⲓ:</w:t>
            </w:r>
          </w:p>
          <w:p w14:paraId="7D85CEA4" w14:textId="77777777" w:rsidR="00E60591" w:rsidRDefault="00E60591" w:rsidP="00E60591">
            <w:pPr>
              <w:pStyle w:val="CopticVerse"/>
            </w:pPr>
            <w:r>
              <w:t>ⲛ̀ⲧⲉ ⲛⲓⲭ̀ⲣⲓⲥⲧⲓⲁⲛⲟⲥ.</w:t>
            </w:r>
          </w:p>
        </w:tc>
      </w:tr>
      <w:tr w:rsidR="00E60591" w14:paraId="13A9D585" w14:textId="77777777" w:rsidTr="00E60591">
        <w:trPr>
          <w:cantSplit/>
        </w:trPr>
        <w:tc>
          <w:tcPr>
            <w:tcW w:w="288" w:type="dxa"/>
          </w:tcPr>
          <w:p w14:paraId="16A519F0" w14:textId="77777777" w:rsidR="00E60591" w:rsidRDefault="00E60591" w:rsidP="00E60591">
            <w:pPr>
              <w:pStyle w:val="CopticCross"/>
            </w:pPr>
          </w:p>
        </w:tc>
        <w:tc>
          <w:tcPr>
            <w:tcW w:w="3960" w:type="dxa"/>
          </w:tcPr>
          <w:p w14:paraId="56E0CCA0" w14:textId="77777777" w:rsidR="00E60591" w:rsidRDefault="00E60591" w:rsidP="00E60591">
            <w:pPr>
              <w:pStyle w:val="EngHang"/>
            </w:pPr>
            <w:r>
              <w:t>The Logos Himself,</w:t>
            </w:r>
          </w:p>
          <w:p w14:paraId="0916F80F" w14:textId="77777777" w:rsidR="00E60591" w:rsidRDefault="00E60591" w:rsidP="00E60591">
            <w:pPr>
              <w:pStyle w:val="EngHang"/>
            </w:pPr>
            <w:r>
              <w:t>Has granted us,</w:t>
            </w:r>
          </w:p>
          <w:p w14:paraId="51371A6F" w14:textId="77777777" w:rsidR="00E60591" w:rsidRDefault="00E60591" w:rsidP="00E60591">
            <w:pPr>
              <w:pStyle w:val="EngHang"/>
            </w:pPr>
            <w:r>
              <w:t>We the faithful of Christ,</w:t>
            </w:r>
          </w:p>
          <w:p w14:paraId="49FDFD00" w14:textId="77777777" w:rsidR="00E60591" w:rsidRDefault="00E60591" w:rsidP="00E60591">
            <w:pPr>
              <w:pStyle w:val="EngHangEnd"/>
            </w:pPr>
            <w:r>
              <w:t>True freedom.</w:t>
            </w:r>
          </w:p>
        </w:tc>
        <w:tc>
          <w:tcPr>
            <w:tcW w:w="288" w:type="dxa"/>
          </w:tcPr>
          <w:p w14:paraId="2FDFB953" w14:textId="77777777" w:rsidR="00E60591" w:rsidRDefault="00E60591" w:rsidP="00E60591">
            <w:pPr>
              <w:pStyle w:val="CopticCross"/>
            </w:pPr>
          </w:p>
        </w:tc>
        <w:tc>
          <w:tcPr>
            <w:tcW w:w="288" w:type="dxa"/>
          </w:tcPr>
          <w:p w14:paraId="34D57434" w14:textId="77777777" w:rsidR="00E60591" w:rsidRDefault="00E60591" w:rsidP="00E60591">
            <w:pPr>
              <w:pStyle w:val="CopticCross"/>
            </w:pPr>
          </w:p>
        </w:tc>
        <w:tc>
          <w:tcPr>
            <w:tcW w:w="3960" w:type="dxa"/>
          </w:tcPr>
          <w:p w14:paraId="7BD7BA91" w14:textId="77777777" w:rsidR="00E60591" w:rsidRDefault="00E60591" w:rsidP="00E60591">
            <w:pPr>
              <w:pStyle w:val="CopticVersemulti-line"/>
            </w:pPr>
            <w:r>
              <w:t>Ⲛⲓⲡⲓⲥⲧⲟⲥ ϧⲉⲛ Ⲡ</w:t>
            </w:r>
            <w:r>
              <w:pgNum/>
            </w:r>
            <w:r>
              <w:pgNum/>
            </w:r>
            <w:r>
              <w:t>ⲭ̄ⲥ̄:</w:t>
            </w:r>
          </w:p>
          <w:p w14:paraId="1E1D380D" w14:textId="77777777" w:rsidR="00E60591" w:rsidRDefault="00E60591" w:rsidP="00E60591">
            <w:pPr>
              <w:pStyle w:val="CopticVersemulti-line"/>
            </w:pPr>
            <w:r>
              <w:t>ⲡⲓⲗⲟⲅⲟⲥ ⲛ̀ⲁⲓⲇⲓⲁ̀:</w:t>
            </w:r>
          </w:p>
          <w:p w14:paraId="61FC0970" w14:textId="77777777" w:rsidR="00E60591" w:rsidRDefault="00E60591" w:rsidP="00E60591">
            <w:pPr>
              <w:pStyle w:val="CopticVersemulti-line"/>
            </w:pPr>
            <w:r>
              <w:t>ⲫⲏⲉ̀ⲧⲁϥⲉⲣϩ̀ⲙⲟⲧ ⲛⲁⲛ:</w:t>
            </w:r>
          </w:p>
          <w:p w14:paraId="1D02E8CE" w14:textId="77777777" w:rsidR="00E60591" w:rsidRDefault="00E60591" w:rsidP="00E60591">
            <w:pPr>
              <w:pStyle w:val="CopticVerse"/>
            </w:pPr>
            <w:r>
              <w:t>ⲛ̀ϯⲉ̀ⲗⲉⲩⲑⲉⲣⲓⲁ̀.</w:t>
            </w:r>
          </w:p>
        </w:tc>
      </w:tr>
      <w:tr w:rsidR="00E60591" w14:paraId="5334B3BF" w14:textId="77777777" w:rsidTr="00E60591">
        <w:trPr>
          <w:cantSplit/>
        </w:trPr>
        <w:tc>
          <w:tcPr>
            <w:tcW w:w="288" w:type="dxa"/>
          </w:tcPr>
          <w:p w14:paraId="75710902" w14:textId="77777777" w:rsidR="00E60591" w:rsidRDefault="00E60591" w:rsidP="00E60591">
            <w:pPr>
              <w:pStyle w:val="CopticCross"/>
            </w:pPr>
          </w:p>
        </w:tc>
        <w:tc>
          <w:tcPr>
            <w:tcW w:w="3960" w:type="dxa"/>
          </w:tcPr>
          <w:p w14:paraId="0C738CB0" w14:textId="77777777" w:rsidR="00E60591" w:rsidRDefault="00E60591" w:rsidP="00E60591">
            <w:pPr>
              <w:pStyle w:val="EngHang"/>
            </w:pPr>
            <w:r>
              <w:t>You are truly blessed,</w:t>
            </w:r>
          </w:p>
          <w:p w14:paraId="47E8F243" w14:textId="77777777" w:rsidR="00E60591" w:rsidRDefault="00E60591" w:rsidP="00E60591">
            <w:pPr>
              <w:pStyle w:val="EngHang"/>
            </w:pPr>
            <w:r>
              <w:t>You Who are risen</w:t>
            </w:r>
          </w:p>
          <w:p w14:paraId="4EA2C244" w14:textId="77777777" w:rsidR="00E60591" w:rsidRDefault="00E60591" w:rsidP="00E60591">
            <w:pPr>
              <w:pStyle w:val="EngHang"/>
            </w:pPr>
            <w:r>
              <w:t>From death and has</w:t>
            </w:r>
          </w:p>
          <w:p w14:paraId="550380F2" w14:textId="77777777" w:rsidR="00E60591" w:rsidRDefault="00E60591" w:rsidP="00E60591">
            <w:pPr>
              <w:pStyle w:val="EngHangEnd"/>
            </w:pPr>
            <w:r>
              <w:t>Abolished death.</w:t>
            </w:r>
          </w:p>
        </w:tc>
        <w:tc>
          <w:tcPr>
            <w:tcW w:w="288" w:type="dxa"/>
          </w:tcPr>
          <w:p w14:paraId="0276A061" w14:textId="77777777" w:rsidR="00E60591" w:rsidRDefault="00E60591" w:rsidP="00E60591">
            <w:pPr>
              <w:pStyle w:val="CopticCross"/>
            </w:pPr>
          </w:p>
        </w:tc>
        <w:tc>
          <w:tcPr>
            <w:tcW w:w="288" w:type="dxa"/>
          </w:tcPr>
          <w:p w14:paraId="1BF36243" w14:textId="77777777" w:rsidR="00E60591" w:rsidRDefault="00E60591" w:rsidP="00E60591">
            <w:pPr>
              <w:pStyle w:val="CopticCross"/>
            </w:pPr>
          </w:p>
        </w:tc>
        <w:tc>
          <w:tcPr>
            <w:tcW w:w="3960" w:type="dxa"/>
          </w:tcPr>
          <w:p w14:paraId="630D6095" w14:textId="77777777" w:rsidR="00E60591" w:rsidRDefault="00E60591" w:rsidP="00E60591">
            <w:pPr>
              <w:pStyle w:val="CopticVersemulti-line"/>
            </w:pPr>
            <w:r>
              <w:t>Ⲝⲙ̀ⲁⲣⲱⲟⲩⲧ ⲁ̀ⲗⲏⲑⲟⲥ:</w:t>
            </w:r>
          </w:p>
          <w:p w14:paraId="133F2679" w14:textId="77777777" w:rsidR="00E60591" w:rsidRDefault="00E60591" w:rsidP="00E60591">
            <w:pPr>
              <w:pStyle w:val="CopticVersemulti-line"/>
            </w:pPr>
            <w:r>
              <w:t>ⲱ̀ ⲫⲏⲉⲧⲁϥⲧⲱⲛϥ:</w:t>
            </w:r>
          </w:p>
          <w:p w14:paraId="78B3AA79" w14:textId="77777777" w:rsidR="00E60591" w:rsidRDefault="00E60591" w:rsidP="00E60591">
            <w:pPr>
              <w:pStyle w:val="CopticVersemulti-line"/>
            </w:pPr>
            <w:r>
              <w:t>ⲉ̀ⲃⲟⲗϧⲉⲛ ⲛⲏⲉⲑⲙⲱⲟⲩⲧ:</w:t>
            </w:r>
          </w:p>
          <w:p w14:paraId="1F9FDED7" w14:textId="77777777" w:rsidR="00E60591" w:rsidRDefault="00E60591" w:rsidP="00E60591">
            <w:pPr>
              <w:pStyle w:val="CopticVerse"/>
            </w:pPr>
            <w:r>
              <w:t>ⲛⲉⲙ ⲡⲓⲙⲟⲩ ⲁϥⲕⲱⲣϥ.</w:t>
            </w:r>
          </w:p>
        </w:tc>
      </w:tr>
      <w:tr w:rsidR="00E60591" w14:paraId="638D58FB" w14:textId="77777777" w:rsidTr="00E60591">
        <w:trPr>
          <w:cantSplit/>
        </w:trPr>
        <w:tc>
          <w:tcPr>
            <w:tcW w:w="288" w:type="dxa"/>
          </w:tcPr>
          <w:p w14:paraId="27E097D4" w14:textId="77777777" w:rsidR="00E60591" w:rsidRDefault="00E60591" w:rsidP="00E60591">
            <w:pPr>
              <w:pStyle w:val="CopticCross"/>
            </w:pPr>
            <w:r>
              <w:t>¿</w:t>
            </w:r>
          </w:p>
        </w:tc>
        <w:tc>
          <w:tcPr>
            <w:tcW w:w="3960" w:type="dxa"/>
          </w:tcPr>
          <w:p w14:paraId="6E2D7A01" w14:textId="77777777" w:rsidR="00E60591" w:rsidRDefault="00E60591" w:rsidP="00E60591">
            <w:pPr>
              <w:pStyle w:val="EngHang"/>
            </w:pPr>
            <w:r>
              <w:t>He appeared in power,</w:t>
            </w:r>
          </w:p>
          <w:p w14:paraId="61AE57F8" w14:textId="77777777" w:rsidR="00E60591" w:rsidRDefault="00E60591" w:rsidP="00E60591">
            <w:pPr>
              <w:pStyle w:val="EngHang"/>
            </w:pPr>
            <w:r>
              <w:t>And saved His people,</w:t>
            </w:r>
          </w:p>
          <w:p w14:paraId="7871BC9A" w14:textId="77777777" w:rsidR="00E60591" w:rsidRDefault="00E60591" w:rsidP="00E60591">
            <w:pPr>
              <w:pStyle w:val="EngHang"/>
            </w:pPr>
            <w:r>
              <w:t>From the devil</w:t>
            </w:r>
          </w:p>
          <w:p w14:paraId="3E5D5549" w14:textId="77777777" w:rsidR="00E60591" w:rsidRDefault="00E60591" w:rsidP="00E60591">
            <w:pPr>
              <w:pStyle w:val="EngHangEnd"/>
            </w:pPr>
            <w:r>
              <w:t>With His upraised arm.</w:t>
            </w:r>
          </w:p>
        </w:tc>
        <w:tc>
          <w:tcPr>
            <w:tcW w:w="288" w:type="dxa"/>
          </w:tcPr>
          <w:p w14:paraId="1D9D9662" w14:textId="77777777" w:rsidR="00E60591" w:rsidRDefault="00E60591" w:rsidP="00E60591">
            <w:pPr>
              <w:pStyle w:val="CopticCross"/>
            </w:pPr>
          </w:p>
        </w:tc>
        <w:tc>
          <w:tcPr>
            <w:tcW w:w="288" w:type="dxa"/>
          </w:tcPr>
          <w:p w14:paraId="419EDE4E" w14:textId="77777777" w:rsidR="00E60591" w:rsidRDefault="00E60591" w:rsidP="00E60591">
            <w:pPr>
              <w:pStyle w:val="CopticCross"/>
            </w:pPr>
            <w:r>
              <w:t>¿</w:t>
            </w:r>
          </w:p>
        </w:tc>
        <w:tc>
          <w:tcPr>
            <w:tcW w:w="3960" w:type="dxa"/>
          </w:tcPr>
          <w:p w14:paraId="06C332BA" w14:textId="77777777" w:rsidR="00E60591" w:rsidRDefault="00E60591" w:rsidP="00E60591">
            <w:pPr>
              <w:pStyle w:val="CopticVersemulti-line"/>
            </w:pPr>
            <w:r>
              <w:t>Ⲟⲩⲟϩ ⲁϥⲟⲩⲱⲛϩ ϧⲉⲛ ⲧⲉϥϫⲟⲙ:</w:t>
            </w:r>
          </w:p>
          <w:p w14:paraId="097DBBA0" w14:textId="77777777" w:rsidR="00E60591" w:rsidRDefault="00E60591" w:rsidP="00E60591">
            <w:pPr>
              <w:pStyle w:val="CopticVersemulti-line"/>
            </w:pPr>
            <w:r>
              <w:t>ⲁϥⲥⲱϯ ⲙ̀ⲡⲉϥⲗⲁⲟⲥ:</w:t>
            </w:r>
          </w:p>
          <w:p w14:paraId="3793A97D" w14:textId="77777777" w:rsidR="00E60591" w:rsidRDefault="00E60591" w:rsidP="00E60591">
            <w:pPr>
              <w:pStyle w:val="CopticVersemulti-line"/>
            </w:pPr>
            <w:r>
              <w:t>ⲛ̀ϩ̀ⲣⲏⲓ ϧⲉⲛ ⲡⲉϥϣⲱⲃϣ:</w:t>
            </w:r>
          </w:p>
          <w:p w14:paraId="36D9FB60" w14:textId="77777777" w:rsidR="00E60591" w:rsidRDefault="00E60591" w:rsidP="00E60591">
            <w:pPr>
              <w:pStyle w:val="CopticVerse"/>
            </w:pPr>
            <w:r>
              <w:t>ϧⲉⲛ ⲡⲓⲇⲓⲁⲃⲟⲗⲟⲥ.</w:t>
            </w:r>
          </w:p>
        </w:tc>
      </w:tr>
      <w:tr w:rsidR="00E60591" w14:paraId="41757F9A" w14:textId="77777777" w:rsidTr="00E60591">
        <w:trPr>
          <w:cantSplit/>
        </w:trPr>
        <w:tc>
          <w:tcPr>
            <w:tcW w:w="288" w:type="dxa"/>
          </w:tcPr>
          <w:p w14:paraId="409B7D7C" w14:textId="77777777" w:rsidR="00E60591" w:rsidRDefault="00E60591" w:rsidP="00E60591">
            <w:pPr>
              <w:pStyle w:val="CopticCross"/>
            </w:pPr>
            <w:r>
              <w:t>¿</w:t>
            </w:r>
          </w:p>
        </w:tc>
        <w:tc>
          <w:tcPr>
            <w:tcW w:w="3960" w:type="dxa"/>
          </w:tcPr>
          <w:p w14:paraId="2829D1E5" w14:textId="77777777" w:rsidR="00E60591" w:rsidRDefault="00E60591" w:rsidP="00E60591">
            <w:pPr>
              <w:pStyle w:val="EngHang"/>
            </w:pPr>
            <w:r>
              <w:t>He also descended</w:t>
            </w:r>
          </w:p>
          <w:p w14:paraId="6765FB7B" w14:textId="77777777" w:rsidR="00E60591" w:rsidRDefault="00E60591" w:rsidP="00E60591">
            <w:pPr>
              <w:pStyle w:val="EngHang"/>
            </w:pPr>
            <w:r>
              <w:t>To the lower parts</w:t>
            </w:r>
          </w:p>
          <w:p w14:paraId="4E6D8DDA" w14:textId="77777777" w:rsidR="00E60591" w:rsidRDefault="00E60591" w:rsidP="00E60591">
            <w:pPr>
              <w:pStyle w:val="EngHang"/>
            </w:pPr>
            <w:r>
              <w:t>Of the earth, to Hades,</w:t>
            </w:r>
          </w:p>
          <w:p w14:paraId="5BE7BAD0" w14:textId="77777777" w:rsidR="00E60591" w:rsidRDefault="00E60591" w:rsidP="00E60591">
            <w:pPr>
              <w:pStyle w:val="EngHangEnd"/>
            </w:pPr>
            <w:r>
              <w:t>Through His mercy.</w:t>
            </w:r>
          </w:p>
        </w:tc>
        <w:tc>
          <w:tcPr>
            <w:tcW w:w="288" w:type="dxa"/>
          </w:tcPr>
          <w:p w14:paraId="63F69680" w14:textId="77777777" w:rsidR="00E60591" w:rsidRDefault="00E60591" w:rsidP="00E60591">
            <w:pPr>
              <w:pStyle w:val="CopticCross"/>
            </w:pPr>
          </w:p>
        </w:tc>
        <w:tc>
          <w:tcPr>
            <w:tcW w:w="288" w:type="dxa"/>
          </w:tcPr>
          <w:p w14:paraId="05F89DA5" w14:textId="77777777" w:rsidR="00E60591" w:rsidRDefault="00E60591" w:rsidP="00E60591">
            <w:pPr>
              <w:pStyle w:val="CopticCross"/>
            </w:pPr>
            <w:r>
              <w:t>¿</w:t>
            </w:r>
          </w:p>
        </w:tc>
        <w:tc>
          <w:tcPr>
            <w:tcW w:w="3960" w:type="dxa"/>
          </w:tcPr>
          <w:p w14:paraId="2DC4810F" w14:textId="77777777" w:rsidR="00E60591" w:rsidRDefault="00E60591" w:rsidP="00E60591">
            <w:pPr>
              <w:pStyle w:val="CopticVersemulti-line"/>
            </w:pPr>
            <w:r>
              <w:t>Ⲡⲁⲗⲓⲛ ⲟⲛ ⲁϥϣⲉⲛⲁϥ:</w:t>
            </w:r>
          </w:p>
          <w:p w14:paraId="6697E62D" w14:textId="77777777" w:rsidR="00E60591" w:rsidRDefault="00E60591" w:rsidP="00E60591">
            <w:pPr>
              <w:pStyle w:val="CopticVersemulti-line"/>
            </w:pPr>
            <w:r>
              <w:t>ⲉ̀ⲛⲓⲙⲉⲧⲥⲁⲡⲉⲥⲏⲧ:</w:t>
            </w:r>
          </w:p>
          <w:p w14:paraId="6C66425B" w14:textId="77777777" w:rsidR="00E60591" w:rsidRDefault="00E60591" w:rsidP="00E60591">
            <w:pPr>
              <w:pStyle w:val="CopticVersemulti-line"/>
            </w:pPr>
            <w:r>
              <w:t>ⲙ̀ⲡ̀ⲕⲁϩⲓ ϧⲉⲛ ⲁ̀ⲙⲉⲛϯ:</w:t>
            </w:r>
          </w:p>
          <w:p w14:paraId="2A0CA07C" w14:textId="77777777" w:rsidR="00E60591" w:rsidRDefault="00E60591" w:rsidP="00E60591">
            <w:pPr>
              <w:pStyle w:val="CopticVerse"/>
            </w:pPr>
            <w:r>
              <w:t>ϧⲉⲛ ⲧⲉϥⲙⲉⲧⲛⲁⲏⲧ.</w:t>
            </w:r>
          </w:p>
        </w:tc>
      </w:tr>
      <w:tr w:rsidR="00E60591" w14:paraId="312C2724" w14:textId="77777777" w:rsidTr="00E60591">
        <w:trPr>
          <w:cantSplit/>
        </w:trPr>
        <w:tc>
          <w:tcPr>
            <w:tcW w:w="288" w:type="dxa"/>
          </w:tcPr>
          <w:p w14:paraId="53AD0685" w14:textId="77777777" w:rsidR="00E60591" w:rsidRDefault="00E60591" w:rsidP="00E60591">
            <w:pPr>
              <w:pStyle w:val="CopticCross"/>
            </w:pPr>
          </w:p>
        </w:tc>
        <w:tc>
          <w:tcPr>
            <w:tcW w:w="3960" w:type="dxa"/>
          </w:tcPr>
          <w:p w14:paraId="2FDFF269" w14:textId="77777777" w:rsidR="00E60591" w:rsidRDefault="00E60591" w:rsidP="00E60591">
            <w:pPr>
              <w:pStyle w:val="EngHang"/>
            </w:pPr>
            <w:r>
              <w:t>There, in that place,</w:t>
            </w:r>
          </w:p>
          <w:p w14:paraId="3D6374AB" w14:textId="77777777" w:rsidR="00E60591" w:rsidRDefault="00E60591" w:rsidP="00E60591">
            <w:pPr>
              <w:pStyle w:val="EngHang"/>
            </w:pPr>
            <w:r>
              <w:t>He captured</w:t>
            </w:r>
          </w:p>
          <w:p w14:paraId="2B7FABC0" w14:textId="77777777" w:rsidR="00E60591" w:rsidRDefault="00E60591" w:rsidP="00E60591">
            <w:pPr>
              <w:pStyle w:val="EngHang"/>
            </w:pPr>
            <w:r>
              <w:t>Captivity itself</w:t>
            </w:r>
          </w:p>
          <w:p w14:paraId="5BECA03E" w14:textId="77777777" w:rsidR="00E60591" w:rsidRDefault="00E60591" w:rsidP="00E60591">
            <w:pPr>
              <w:pStyle w:val="EngHangEnd"/>
            </w:pPr>
            <w:r>
              <w:t>Without hindrance.</w:t>
            </w:r>
          </w:p>
        </w:tc>
        <w:tc>
          <w:tcPr>
            <w:tcW w:w="288" w:type="dxa"/>
          </w:tcPr>
          <w:p w14:paraId="1FCC4CE8" w14:textId="77777777" w:rsidR="00E60591" w:rsidRDefault="00E60591" w:rsidP="00E60591">
            <w:pPr>
              <w:pStyle w:val="CopticCross"/>
            </w:pPr>
          </w:p>
        </w:tc>
        <w:tc>
          <w:tcPr>
            <w:tcW w:w="288" w:type="dxa"/>
          </w:tcPr>
          <w:p w14:paraId="7BAF26B6" w14:textId="77777777" w:rsidR="00E60591" w:rsidRDefault="00E60591" w:rsidP="00E60591">
            <w:pPr>
              <w:pStyle w:val="CopticCross"/>
            </w:pPr>
          </w:p>
        </w:tc>
        <w:tc>
          <w:tcPr>
            <w:tcW w:w="3960" w:type="dxa"/>
          </w:tcPr>
          <w:p w14:paraId="096D0A6F" w14:textId="77777777" w:rsidR="00E60591" w:rsidRDefault="00E60591" w:rsidP="00E60591">
            <w:pPr>
              <w:pStyle w:val="CopticVersemulti-line"/>
            </w:pPr>
            <w:r>
              <w:t>Ⲣⲏⲧⲟⲥ ⲉ̀ⲧⲉ ⲙ̀ⲙⲁⲩ:</w:t>
            </w:r>
          </w:p>
          <w:p w14:paraId="3735F09C" w14:textId="77777777" w:rsidR="00E60591" w:rsidRDefault="00E60591" w:rsidP="00E60591">
            <w:pPr>
              <w:pStyle w:val="CopticVersemulti-line"/>
            </w:pPr>
            <w:r>
              <w:t>ⲁϥⲉⲣⲉⲭⲙⲁⲗⲱⲧⲉⲩⲓⲛ:</w:t>
            </w:r>
          </w:p>
          <w:p w14:paraId="2B5C5190" w14:textId="77777777" w:rsidR="00E60591" w:rsidRDefault="00E60591" w:rsidP="00E60591">
            <w:pPr>
              <w:pStyle w:val="CopticVersemulti-line"/>
            </w:pPr>
            <w:r>
              <w:t>ⲛ̀ϯⲉⲝⲙⲁⲗⲱⲥⲓⲁ̀:</w:t>
            </w:r>
          </w:p>
          <w:p w14:paraId="0FB1C055" w14:textId="77777777" w:rsidR="00E60591" w:rsidRDefault="00E60591" w:rsidP="00E60591">
            <w:pPr>
              <w:pStyle w:val="CopticVerse"/>
            </w:pPr>
            <w:r>
              <w:t>ⲛⲁⲧⲉⲣⲕⲟⲗⲓⲛ.</w:t>
            </w:r>
          </w:p>
        </w:tc>
      </w:tr>
      <w:tr w:rsidR="00E60591" w14:paraId="66FB9302" w14:textId="77777777" w:rsidTr="00E60591">
        <w:trPr>
          <w:cantSplit/>
        </w:trPr>
        <w:tc>
          <w:tcPr>
            <w:tcW w:w="288" w:type="dxa"/>
          </w:tcPr>
          <w:p w14:paraId="05E654A4" w14:textId="77777777" w:rsidR="00E60591" w:rsidRDefault="00E60591" w:rsidP="00E60591">
            <w:pPr>
              <w:pStyle w:val="CopticCross"/>
            </w:pPr>
          </w:p>
        </w:tc>
        <w:tc>
          <w:tcPr>
            <w:tcW w:w="3960" w:type="dxa"/>
          </w:tcPr>
          <w:p w14:paraId="7049D2C5" w14:textId="77777777" w:rsidR="00E60591" w:rsidRDefault="00E60591" w:rsidP="00E60591">
            <w:pPr>
              <w:pStyle w:val="EngHang"/>
            </w:pPr>
            <w:r>
              <w:t>He broke asunder</w:t>
            </w:r>
          </w:p>
          <w:p w14:paraId="5B27BC70" w14:textId="77777777" w:rsidR="00E60591" w:rsidRDefault="00E60591" w:rsidP="00E60591">
            <w:pPr>
              <w:pStyle w:val="EngHang"/>
            </w:pPr>
            <w:r>
              <w:t>The iron lock,</w:t>
            </w:r>
          </w:p>
          <w:p w14:paraId="1E74EBAE" w14:textId="77777777" w:rsidR="00E60591" w:rsidRDefault="00E60591" w:rsidP="00E60591">
            <w:pPr>
              <w:pStyle w:val="EngHang"/>
            </w:pPr>
            <w:r>
              <w:t>And brought out His elect</w:t>
            </w:r>
          </w:p>
          <w:p w14:paraId="068247A2" w14:textId="77777777" w:rsidR="00E60591" w:rsidRDefault="00E60591" w:rsidP="00E60591">
            <w:pPr>
              <w:pStyle w:val="EngHangEnd"/>
            </w:pPr>
            <w:r>
              <w:t>With dignity.</w:t>
            </w:r>
          </w:p>
        </w:tc>
        <w:tc>
          <w:tcPr>
            <w:tcW w:w="288" w:type="dxa"/>
          </w:tcPr>
          <w:p w14:paraId="4F02C806" w14:textId="77777777" w:rsidR="00E60591" w:rsidRDefault="00E60591" w:rsidP="00E60591">
            <w:pPr>
              <w:pStyle w:val="CopticCross"/>
            </w:pPr>
          </w:p>
        </w:tc>
        <w:tc>
          <w:tcPr>
            <w:tcW w:w="288" w:type="dxa"/>
          </w:tcPr>
          <w:p w14:paraId="38C07488" w14:textId="77777777" w:rsidR="00E60591" w:rsidRDefault="00E60591" w:rsidP="00E60591">
            <w:pPr>
              <w:pStyle w:val="CopticCross"/>
            </w:pPr>
          </w:p>
        </w:tc>
        <w:tc>
          <w:tcPr>
            <w:tcW w:w="3960" w:type="dxa"/>
          </w:tcPr>
          <w:p w14:paraId="4A4363E4" w14:textId="77777777" w:rsidR="00E60591" w:rsidRDefault="00E60591" w:rsidP="00E60591">
            <w:pPr>
              <w:pStyle w:val="CopticVersemulti-line"/>
            </w:pPr>
            <w:r>
              <w:t>Ⲥⲉ ⲉⲣⲛⲟϥⲣⲓ ⲇⲉ ⲁϥⲕⲱϣ:</w:t>
            </w:r>
          </w:p>
          <w:p w14:paraId="165BFD8B" w14:textId="77777777" w:rsidR="00E60591" w:rsidRDefault="00E60591" w:rsidP="00E60591">
            <w:pPr>
              <w:pStyle w:val="CopticVersemulti-line"/>
            </w:pPr>
            <w:r>
              <w:t>ⲛ̀ϩⲁⲛⲙⲟⲭⲗⲟⲥ ⲙ̀ⲃⲉⲛⲓⲡⲓ:</w:t>
            </w:r>
          </w:p>
          <w:p w14:paraId="621A7D8F" w14:textId="77777777" w:rsidR="00E60591" w:rsidRDefault="00E60591" w:rsidP="00E60591">
            <w:pPr>
              <w:pStyle w:val="CopticVersemulti-line"/>
            </w:pPr>
            <w:r>
              <w:t>ⲁϥⲓ̀ⲛⲓ ⲛⲛⲉϥⲥⲱⲧⲡ:</w:t>
            </w:r>
          </w:p>
          <w:p w14:paraId="2D4FBC67" w14:textId="77777777" w:rsidR="00E60591" w:rsidRDefault="00E60591" w:rsidP="00E60591">
            <w:pPr>
              <w:pStyle w:val="CopticVerse"/>
            </w:pPr>
            <w:r>
              <w:t>ϧⲉⲛ ⲟⲩⲙⲉⲧⲁⲧϭⲓϣⲓⲡⲓ.</w:t>
            </w:r>
          </w:p>
        </w:tc>
      </w:tr>
      <w:tr w:rsidR="00E60591" w14:paraId="16743033" w14:textId="77777777" w:rsidTr="00E60591">
        <w:trPr>
          <w:cantSplit/>
        </w:trPr>
        <w:tc>
          <w:tcPr>
            <w:tcW w:w="288" w:type="dxa"/>
          </w:tcPr>
          <w:p w14:paraId="5C439A87" w14:textId="77777777" w:rsidR="00E60591" w:rsidRDefault="00E60591" w:rsidP="00E60591">
            <w:pPr>
              <w:pStyle w:val="CopticCross"/>
            </w:pPr>
            <w:r>
              <w:lastRenderedPageBreak/>
              <w:t>¿</w:t>
            </w:r>
          </w:p>
        </w:tc>
        <w:tc>
          <w:tcPr>
            <w:tcW w:w="3960" w:type="dxa"/>
          </w:tcPr>
          <w:p w14:paraId="288C0EFA" w14:textId="77777777" w:rsidR="00E60591" w:rsidRDefault="00E60591" w:rsidP="00E60591">
            <w:pPr>
              <w:pStyle w:val="EngHang"/>
            </w:pPr>
            <w:r>
              <w:t>He carried them</w:t>
            </w:r>
          </w:p>
          <w:p w14:paraId="20274FCF" w14:textId="77777777" w:rsidR="00E60591" w:rsidRDefault="00E60591" w:rsidP="00E60591">
            <w:pPr>
              <w:pStyle w:val="EngHang"/>
            </w:pPr>
            <w:r>
              <w:t>With Himself to the highest,</w:t>
            </w:r>
          </w:p>
          <w:p w14:paraId="1F2D7A83" w14:textId="77777777" w:rsidR="00E60591" w:rsidRDefault="00E60591" w:rsidP="00E60591">
            <w:pPr>
              <w:pStyle w:val="EngHang"/>
            </w:pPr>
            <w:r>
              <w:t>To the place of rest,</w:t>
            </w:r>
          </w:p>
          <w:p w14:paraId="2EC1C3EA" w14:textId="77777777" w:rsidR="00E60591" w:rsidRDefault="00E60591" w:rsidP="00E60591">
            <w:pPr>
              <w:pStyle w:val="EngHangEnd"/>
            </w:pPr>
            <w:r>
              <w:t>With joy and rejoicing.</w:t>
            </w:r>
          </w:p>
        </w:tc>
        <w:tc>
          <w:tcPr>
            <w:tcW w:w="288" w:type="dxa"/>
          </w:tcPr>
          <w:p w14:paraId="5A85B70E" w14:textId="77777777" w:rsidR="00E60591" w:rsidRDefault="00E60591" w:rsidP="00E60591">
            <w:pPr>
              <w:pStyle w:val="CopticCross"/>
            </w:pPr>
          </w:p>
        </w:tc>
        <w:tc>
          <w:tcPr>
            <w:tcW w:w="288" w:type="dxa"/>
          </w:tcPr>
          <w:p w14:paraId="56CC8620" w14:textId="77777777" w:rsidR="00E60591" w:rsidRDefault="00E60591" w:rsidP="00E60591">
            <w:pPr>
              <w:pStyle w:val="CopticCross"/>
            </w:pPr>
            <w:r>
              <w:t>¿</w:t>
            </w:r>
          </w:p>
        </w:tc>
        <w:tc>
          <w:tcPr>
            <w:tcW w:w="3960" w:type="dxa"/>
          </w:tcPr>
          <w:p w14:paraId="7F4264FE" w14:textId="77777777" w:rsidR="00E60591" w:rsidRDefault="00E60591" w:rsidP="00E60591">
            <w:pPr>
              <w:pStyle w:val="CopticVersemulti-line"/>
            </w:pPr>
            <w:r>
              <w:t>Ⲧⲟⲧⲉ ⲟⲩⲟϩ ⲁϥⲟⲗⲟⲩ:</w:t>
            </w:r>
          </w:p>
          <w:p w14:paraId="31296FA4" w14:textId="77777777" w:rsidR="00E60591" w:rsidRDefault="00E60591" w:rsidP="00E60591">
            <w:pPr>
              <w:pStyle w:val="CopticVersemulti-line"/>
            </w:pPr>
            <w:r>
              <w:t>ⲙ̀ⲡ̀ϭⲓⲥⲓ ⲛⲉⲙⲁϥ</w:t>
            </w:r>
          </w:p>
          <w:p w14:paraId="1DACBABA" w14:textId="77777777" w:rsidR="00E60591" w:rsidRDefault="00E60591" w:rsidP="00E60591">
            <w:pPr>
              <w:pStyle w:val="CopticVersemulti-line"/>
            </w:pPr>
            <w:r>
              <w:t>ⲉ̀ⲡⲉϥⲙⲁⲛⲉⲙⲧⲟⲛ:</w:t>
            </w:r>
          </w:p>
          <w:p w14:paraId="06842460" w14:textId="77777777" w:rsidR="00E60591" w:rsidRDefault="00E60591" w:rsidP="00E60591">
            <w:pPr>
              <w:pStyle w:val="CopticVerse"/>
            </w:pPr>
            <w:r>
              <w:t>ϧⲉⲛ ⲫ̀ⲣⲁϣⲓ ⲛⲉⲙ ⲟⲩⲟⲩⲛⲟϥ.</w:t>
            </w:r>
          </w:p>
        </w:tc>
      </w:tr>
      <w:tr w:rsidR="00E60591" w14:paraId="6C5403DF" w14:textId="77777777" w:rsidTr="00E60591">
        <w:trPr>
          <w:cantSplit/>
        </w:trPr>
        <w:tc>
          <w:tcPr>
            <w:tcW w:w="288" w:type="dxa"/>
          </w:tcPr>
          <w:p w14:paraId="0269C649" w14:textId="77777777" w:rsidR="00E60591" w:rsidRDefault="00E60591" w:rsidP="00E60591">
            <w:pPr>
              <w:pStyle w:val="CopticCross"/>
            </w:pPr>
            <w:r>
              <w:t>¿</w:t>
            </w:r>
          </w:p>
        </w:tc>
        <w:tc>
          <w:tcPr>
            <w:tcW w:w="3960" w:type="dxa"/>
          </w:tcPr>
          <w:p w14:paraId="2EE88303" w14:textId="77777777" w:rsidR="00E60591" w:rsidRDefault="00E60591" w:rsidP="00E60591">
            <w:pPr>
              <w:pStyle w:val="EngHang"/>
            </w:pPr>
            <w:r>
              <w:t>Because of His mercy</w:t>
            </w:r>
          </w:p>
          <w:p w14:paraId="28F6CF2E" w14:textId="77777777" w:rsidR="00E60591" w:rsidRDefault="00E60591" w:rsidP="00E60591">
            <w:pPr>
              <w:pStyle w:val="EngHang"/>
            </w:pPr>
            <w:r>
              <w:t>And His compassion,</w:t>
            </w:r>
          </w:p>
          <w:p w14:paraId="1F76CDF6" w14:textId="77777777" w:rsidR="00E60591" w:rsidRDefault="00E60591" w:rsidP="00E60591">
            <w:pPr>
              <w:pStyle w:val="EngHang"/>
            </w:pPr>
            <w:r>
              <w:t>Has has removed</w:t>
            </w:r>
          </w:p>
          <w:p w14:paraId="2BC81D53" w14:textId="77777777" w:rsidR="00E60591" w:rsidRDefault="00E60591" w:rsidP="00E60591">
            <w:pPr>
              <w:pStyle w:val="EngHangEnd"/>
            </w:pPr>
            <w:r>
              <w:t>Sorrow from us.</w:t>
            </w:r>
          </w:p>
        </w:tc>
        <w:tc>
          <w:tcPr>
            <w:tcW w:w="288" w:type="dxa"/>
          </w:tcPr>
          <w:p w14:paraId="3719D384" w14:textId="77777777" w:rsidR="00E60591" w:rsidRDefault="00E60591" w:rsidP="00E60591">
            <w:pPr>
              <w:pStyle w:val="CopticCross"/>
            </w:pPr>
          </w:p>
        </w:tc>
        <w:tc>
          <w:tcPr>
            <w:tcW w:w="288" w:type="dxa"/>
          </w:tcPr>
          <w:p w14:paraId="74D44B09" w14:textId="77777777" w:rsidR="00E60591" w:rsidRDefault="00E60591" w:rsidP="00E60591">
            <w:pPr>
              <w:pStyle w:val="CopticCross"/>
            </w:pPr>
            <w:r>
              <w:t>¿</w:t>
            </w:r>
          </w:p>
        </w:tc>
        <w:tc>
          <w:tcPr>
            <w:tcW w:w="3960" w:type="dxa"/>
          </w:tcPr>
          <w:p w14:paraId="0F4FA18B" w14:textId="77777777" w:rsidR="00E60591" w:rsidRDefault="00E60591" w:rsidP="00E60591">
            <w:pPr>
              <w:pStyle w:val="CopticVersemulti-line"/>
            </w:pPr>
            <w:r>
              <w:t>Ⲩⲡⲉⲣ ⲙⲡⲉϥⲛⲁⲓ:</w:t>
            </w:r>
          </w:p>
          <w:p w14:paraId="7CF4FBFA" w14:textId="77777777" w:rsidR="00E60591" w:rsidRDefault="00E60591" w:rsidP="00E60591">
            <w:pPr>
              <w:pStyle w:val="CopticVersemulti-line"/>
            </w:pPr>
            <w:r>
              <w:t>ⲛⲉⲙ ⲛⲉϥⲙⲉⲧϣⲉⲛϩⲏⲧ:</w:t>
            </w:r>
          </w:p>
          <w:p w14:paraId="5D73A5A6" w14:textId="77777777" w:rsidR="00E60591" w:rsidRDefault="00E60591" w:rsidP="00E60591">
            <w:pPr>
              <w:pStyle w:val="CopticVersemulti-line"/>
            </w:pPr>
            <w:r>
              <w:t>ⲁϥⲃⲱⲗ ⲉ̀ⲃⲟⲗ ϩⲁⲣⲟⲛ:</w:t>
            </w:r>
          </w:p>
          <w:p w14:paraId="38A6A6A6" w14:textId="77777777" w:rsidR="00E60591" w:rsidRDefault="00E60591" w:rsidP="00E60591">
            <w:pPr>
              <w:pStyle w:val="CopticVerse"/>
            </w:pPr>
            <w:r>
              <w:t>ⲛ̀ⲉⲙⲕⲁϩⲛ̀ϩⲏⲧ.</w:t>
            </w:r>
          </w:p>
        </w:tc>
      </w:tr>
      <w:tr w:rsidR="00E60591" w14:paraId="67C19184" w14:textId="77777777" w:rsidTr="00E60591">
        <w:trPr>
          <w:cantSplit/>
        </w:trPr>
        <w:tc>
          <w:tcPr>
            <w:tcW w:w="288" w:type="dxa"/>
          </w:tcPr>
          <w:p w14:paraId="6E256C7B" w14:textId="77777777" w:rsidR="00E60591" w:rsidRDefault="00E60591" w:rsidP="00E60591">
            <w:pPr>
              <w:pStyle w:val="CopticCross"/>
            </w:pPr>
          </w:p>
        </w:tc>
        <w:tc>
          <w:tcPr>
            <w:tcW w:w="3960" w:type="dxa"/>
          </w:tcPr>
          <w:p w14:paraId="2CBFAF3C" w14:textId="77777777" w:rsidR="00E60591" w:rsidRDefault="00E60591" w:rsidP="00E60591">
            <w:pPr>
              <w:pStyle w:val="EngHang"/>
            </w:pPr>
            <w:r>
              <w:t>This is the day</w:t>
            </w:r>
          </w:p>
          <w:p w14:paraId="50B250B6" w14:textId="77777777" w:rsidR="00E60591" w:rsidRDefault="00E60591" w:rsidP="00E60591">
            <w:pPr>
              <w:pStyle w:val="EngHang"/>
            </w:pPr>
            <w:r>
              <w:t>Which the Lord has made!</w:t>
            </w:r>
          </w:p>
          <w:p w14:paraId="63CF2DA2" w14:textId="77777777" w:rsidR="00E60591" w:rsidRDefault="00E60591" w:rsidP="00E60591">
            <w:pPr>
              <w:pStyle w:val="EngHang"/>
            </w:pPr>
            <w:r>
              <w:t>Let us rejoice</w:t>
            </w:r>
          </w:p>
          <w:p w14:paraId="1E167FB0" w14:textId="77777777" w:rsidR="00E60591" w:rsidRDefault="00E60591" w:rsidP="00E60591">
            <w:pPr>
              <w:pStyle w:val="EngHangEnd"/>
            </w:pPr>
            <w:r>
              <w:t>And be glad in it!</w:t>
            </w:r>
          </w:p>
        </w:tc>
        <w:tc>
          <w:tcPr>
            <w:tcW w:w="288" w:type="dxa"/>
          </w:tcPr>
          <w:p w14:paraId="602D42A0" w14:textId="77777777" w:rsidR="00E60591" w:rsidRDefault="00E60591" w:rsidP="00E60591">
            <w:pPr>
              <w:pStyle w:val="CopticCross"/>
            </w:pPr>
          </w:p>
        </w:tc>
        <w:tc>
          <w:tcPr>
            <w:tcW w:w="288" w:type="dxa"/>
          </w:tcPr>
          <w:p w14:paraId="4361DD1A" w14:textId="77777777" w:rsidR="00E60591" w:rsidRDefault="00E60591" w:rsidP="00E60591">
            <w:pPr>
              <w:pStyle w:val="CopticCross"/>
            </w:pPr>
          </w:p>
        </w:tc>
        <w:tc>
          <w:tcPr>
            <w:tcW w:w="3960" w:type="dxa"/>
          </w:tcPr>
          <w:p w14:paraId="1C6BF448" w14:textId="77777777" w:rsidR="00E60591" w:rsidRDefault="00E60591" w:rsidP="00E60591">
            <w:pPr>
              <w:pStyle w:val="CopticVersemulti-line"/>
            </w:pPr>
            <w:r>
              <w:t>Ⲫⲁⲓ ⲡⲉ ⲡⲓⲉ̀ϩⲟⲟⲩ:</w:t>
            </w:r>
          </w:p>
          <w:p w14:paraId="74872CB8" w14:textId="77777777" w:rsidR="00E60591" w:rsidRDefault="00E60591" w:rsidP="00E60591">
            <w:pPr>
              <w:pStyle w:val="CopticVersemulti-line"/>
            </w:pPr>
            <w:r>
              <w:t>ⲉ̀ⲧⲁ Ⲡϭⲟⲓⲥ ⲑⲁⲙⲓⲟϥ:</w:t>
            </w:r>
          </w:p>
          <w:p w14:paraId="00CB8263" w14:textId="77777777" w:rsidR="00E60591" w:rsidRDefault="00E60591" w:rsidP="00E60591">
            <w:pPr>
              <w:pStyle w:val="CopticVersemulti-line"/>
            </w:pPr>
            <w:r>
              <w:t>ⲙⲁⲣⲉⲛⲑⲉⲗⲏⲗ ⲛ̀ϧⲏⲧϥ:</w:t>
            </w:r>
          </w:p>
          <w:p w14:paraId="1A55C70A" w14:textId="77777777" w:rsidR="00E60591" w:rsidRDefault="00E60591" w:rsidP="00E60591">
            <w:pPr>
              <w:pStyle w:val="CopticVerse"/>
            </w:pPr>
            <w:r>
              <w:t>ⲟⲩⲟϩ ⲛ̀ⲧⲉⲛⲟⲩⲛⲟϥ.</w:t>
            </w:r>
          </w:p>
        </w:tc>
      </w:tr>
      <w:tr w:rsidR="00E60591" w14:paraId="110EB598" w14:textId="77777777" w:rsidTr="00E60591">
        <w:trPr>
          <w:cantSplit/>
        </w:trPr>
        <w:tc>
          <w:tcPr>
            <w:tcW w:w="288" w:type="dxa"/>
          </w:tcPr>
          <w:p w14:paraId="07F853DB" w14:textId="77777777" w:rsidR="00E60591" w:rsidRDefault="00E60591" w:rsidP="00E60591">
            <w:pPr>
              <w:pStyle w:val="CopticCross"/>
            </w:pPr>
          </w:p>
        </w:tc>
        <w:tc>
          <w:tcPr>
            <w:tcW w:w="3960" w:type="dxa"/>
          </w:tcPr>
          <w:p w14:paraId="5CB59AB9" w14:textId="77777777" w:rsidR="00E60591" w:rsidRDefault="00E60591" w:rsidP="00E60591">
            <w:pPr>
              <w:pStyle w:val="EngHang"/>
            </w:pPr>
            <w:r>
              <w:t>Holy, Holy, Holy,</w:t>
            </w:r>
          </w:p>
          <w:p w14:paraId="3DFDA4D1" w14:textId="77777777" w:rsidR="00E60591" w:rsidRDefault="00E60591" w:rsidP="00E60591">
            <w:pPr>
              <w:pStyle w:val="EngHang"/>
            </w:pPr>
            <w:r>
              <w:t>O Son of God,</w:t>
            </w:r>
          </w:p>
          <w:p w14:paraId="46A8B832" w14:textId="77777777" w:rsidR="00E60591" w:rsidRPr="0030209C" w:rsidRDefault="00E60591" w:rsidP="00E60591">
            <w:pPr>
              <w:pStyle w:val="EngHang"/>
              <w:rPr>
                <w:iCs/>
              </w:rPr>
            </w:pPr>
            <w:r>
              <w:rPr>
                <w:iCs/>
              </w:rPr>
              <w:t>We send up glory</w:t>
            </w:r>
          </w:p>
          <w:p w14:paraId="51AF40F0" w14:textId="77777777" w:rsidR="00E60591" w:rsidRDefault="00E60591" w:rsidP="00E60591">
            <w:pPr>
              <w:pStyle w:val="EngHangEnd"/>
            </w:pPr>
            <w:r>
              <w:t>And hymns to You.</w:t>
            </w:r>
          </w:p>
        </w:tc>
        <w:tc>
          <w:tcPr>
            <w:tcW w:w="288" w:type="dxa"/>
          </w:tcPr>
          <w:p w14:paraId="4B5B0ACF" w14:textId="77777777" w:rsidR="00E60591" w:rsidRDefault="00E60591" w:rsidP="00E60591">
            <w:pPr>
              <w:pStyle w:val="CopticCross"/>
            </w:pPr>
          </w:p>
        </w:tc>
        <w:tc>
          <w:tcPr>
            <w:tcW w:w="288" w:type="dxa"/>
          </w:tcPr>
          <w:p w14:paraId="7EBA75F2" w14:textId="77777777" w:rsidR="00E60591" w:rsidRDefault="00E60591" w:rsidP="00E60591">
            <w:pPr>
              <w:pStyle w:val="CopticCross"/>
            </w:pPr>
          </w:p>
        </w:tc>
        <w:tc>
          <w:tcPr>
            <w:tcW w:w="3960" w:type="dxa"/>
          </w:tcPr>
          <w:p w14:paraId="524BC172" w14:textId="77777777" w:rsidR="00E60591" w:rsidRDefault="00E60591" w:rsidP="00E60591">
            <w:pPr>
              <w:pStyle w:val="CopticVersemulti-line"/>
            </w:pPr>
            <w:r>
              <w:t>Ⲭⲟⲩⲁⲃ ⲭⲟⲩⲁⲃ ⲭⲟⲩⲁⲃ:</w:t>
            </w:r>
          </w:p>
          <w:p w14:paraId="3F49080F" w14:textId="77777777" w:rsidR="00E60591" w:rsidRDefault="00E60591" w:rsidP="00E60591">
            <w:pPr>
              <w:pStyle w:val="CopticVersemulti-line"/>
            </w:pPr>
            <w:r>
              <w:t>ⲛ̀ⲑⲟⲕ ⲱ̀ Ⲩ</w:t>
            </w:r>
            <w:r>
              <w:pgNum/>
            </w:r>
            <w:r>
              <w:t>ⲥ̄ Ⲑⲥ̄:</w:t>
            </w:r>
          </w:p>
          <w:p w14:paraId="6FC6F286" w14:textId="77777777" w:rsidR="00E60591" w:rsidRDefault="00E60591" w:rsidP="00E60591">
            <w:pPr>
              <w:pStyle w:val="CopticVersemulti-line"/>
            </w:pPr>
            <w:r>
              <w:t>ⲧⲉⲛⲟⲩⲱⲣⲡ ⲛⲁⲕ ⲉ̀ⲡ̀ϣⲱⲓ:</w:t>
            </w:r>
          </w:p>
          <w:p w14:paraId="3E52FF08" w14:textId="77777777" w:rsidR="00E60591" w:rsidRDefault="00E60591" w:rsidP="00E60591">
            <w:pPr>
              <w:pStyle w:val="CopticVerse"/>
            </w:pPr>
            <w:r>
              <w:t>ⲡⲓⲱⲟⲩ ⲛⲉⲙ ⲡⲓϩⲩⲙⲛⲟⲥ.</w:t>
            </w:r>
          </w:p>
        </w:tc>
      </w:tr>
      <w:tr w:rsidR="00E60591" w14:paraId="6FB0A80E" w14:textId="77777777" w:rsidTr="00E60591">
        <w:trPr>
          <w:cantSplit/>
        </w:trPr>
        <w:tc>
          <w:tcPr>
            <w:tcW w:w="288" w:type="dxa"/>
          </w:tcPr>
          <w:p w14:paraId="7C5939F8" w14:textId="77777777" w:rsidR="00E60591" w:rsidRDefault="00E60591" w:rsidP="00E60591">
            <w:pPr>
              <w:pStyle w:val="CopticCross"/>
            </w:pPr>
            <w:r>
              <w:t>¿</w:t>
            </w:r>
          </w:p>
        </w:tc>
        <w:tc>
          <w:tcPr>
            <w:tcW w:w="3960" w:type="dxa"/>
          </w:tcPr>
          <w:p w14:paraId="0611D050" w14:textId="77777777" w:rsidR="00E60591" w:rsidRDefault="00E60591" w:rsidP="00E60591">
            <w:pPr>
              <w:pStyle w:val="EngHang"/>
            </w:pPr>
            <w:r>
              <w:t>As long as we’re here,</w:t>
            </w:r>
          </w:p>
          <w:p w14:paraId="74715238" w14:textId="77777777" w:rsidR="00E60591" w:rsidRDefault="00E60591" w:rsidP="00E60591">
            <w:pPr>
              <w:pStyle w:val="EngHang"/>
            </w:pPr>
            <w:r>
              <w:t>As well as after</w:t>
            </w:r>
          </w:p>
          <w:p w14:paraId="3A6C2149" w14:textId="77777777" w:rsidR="00E60591" w:rsidRDefault="00E60591" w:rsidP="00E60591">
            <w:pPr>
              <w:pStyle w:val="EngHang"/>
            </w:pPr>
            <w:r>
              <w:t>Our departure,</w:t>
            </w:r>
          </w:p>
          <w:p w14:paraId="6145B992" w14:textId="77777777" w:rsidR="00E60591" w:rsidRDefault="00E60591" w:rsidP="00E60591">
            <w:pPr>
              <w:pStyle w:val="EngHangEnd"/>
            </w:pPr>
            <w:r>
              <w:t>We will praise Your greatness,</w:t>
            </w:r>
          </w:p>
        </w:tc>
        <w:tc>
          <w:tcPr>
            <w:tcW w:w="288" w:type="dxa"/>
          </w:tcPr>
          <w:p w14:paraId="4AECFDE4" w14:textId="77777777" w:rsidR="00E60591" w:rsidRDefault="00E60591" w:rsidP="00E60591">
            <w:pPr>
              <w:pStyle w:val="CopticCross"/>
            </w:pPr>
          </w:p>
        </w:tc>
        <w:tc>
          <w:tcPr>
            <w:tcW w:w="288" w:type="dxa"/>
          </w:tcPr>
          <w:p w14:paraId="00D4E43B" w14:textId="77777777" w:rsidR="00E60591" w:rsidRDefault="00E60591" w:rsidP="00E60591">
            <w:pPr>
              <w:pStyle w:val="CopticCross"/>
            </w:pPr>
            <w:r>
              <w:t>¿</w:t>
            </w:r>
          </w:p>
        </w:tc>
        <w:tc>
          <w:tcPr>
            <w:tcW w:w="3960" w:type="dxa"/>
          </w:tcPr>
          <w:p w14:paraId="02445B18" w14:textId="77777777" w:rsidR="00E60591" w:rsidRDefault="00E60591" w:rsidP="00E60591">
            <w:pPr>
              <w:pStyle w:val="CopticVersemulti-line"/>
            </w:pPr>
            <w:r>
              <w:t>Ⲯⲉⲡⲓ ⲙ̀ⲡⲉⲛⲱⲛϧ:</w:t>
            </w:r>
          </w:p>
          <w:p w14:paraId="136748EB" w14:textId="77777777" w:rsidR="00E60591" w:rsidRDefault="00E60591" w:rsidP="00E60591">
            <w:pPr>
              <w:pStyle w:val="CopticVersemulti-line"/>
            </w:pPr>
            <w:r>
              <w:t>ⲟⲩⲟϩ ⲟⲛ ⲙ̀ⲡⲁⲓⲣⲏϯ:</w:t>
            </w:r>
          </w:p>
          <w:p w14:paraId="7C6509E3" w14:textId="77777777" w:rsidR="00E60591" w:rsidRDefault="00E60591" w:rsidP="00E60591">
            <w:pPr>
              <w:pStyle w:val="CopticVersemulti-line"/>
            </w:pPr>
            <w:r>
              <w:t>ⲙⲉⲛⲉⲛⲥⲁ ⲡⲓⲟⲩⲱ̀ⲧⲉⲛ:</w:t>
            </w:r>
          </w:p>
          <w:p w14:paraId="4B3948F4" w14:textId="77777777" w:rsidR="00E60591" w:rsidRDefault="00E60591" w:rsidP="00E60591">
            <w:pPr>
              <w:pStyle w:val="CopticVerse"/>
            </w:pPr>
            <w:r>
              <w:t>ⲧⲉⲛϩⲱⲥ ⲉ̀ⲧⲉⲕⲙⲉⲧⲛⲓϣϯ.</w:t>
            </w:r>
          </w:p>
        </w:tc>
      </w:tr>
      <w:tr w:rsidR="00E60591" w14:paraId="608A7684" w14:textId="77777777" w:rsidTr="00E60591">
        <w:trPr>
          <w:cantSplit/>
        </w:trPr>
        <w:tc>
          <w:tcPr>
            <w:tcW w:w="288" w:type="dxa"/>
          </w:tcPr>
          <w:p w14:paraId="672C251C" w14:textId="77777777" w:rsidR="00E60591" w:rsidRDefault="00E60591" w:rsidP="00E60591">
            <w:pPr>
              <w:pStyle w:val="CopticCross"/>
            </w:pPr>
            <w:r>
              <w:t>¿</w:t>
            </w:r>
          </w:p>
        </w:tc>
        <w:tc>
          <w:tcPr>
            <w:tcW w:w="3960" w:type="dxa"/>
          </w:tcPr>
          <w:p w14:paraId="23987F1C" w14:textId="77777777" w:rsidR="00E60591" w:rsidRDefault="00E60591" w:rsidP="00E60591">
            <w:pPr>
              <w:pStyle w:val="EngHang"/>
            </w:pPr>
            <w:r>
              <w:t>O Only-Begotten,</w:t>
            </w:r>
          </w:p>
          <w:p w14:paraId="2C512A24" w14:textId="77777777" w:rsidR="00E60591" w:rsidRDefault="00E60591" w:rsidP="00E60591">
            <w:pPr>
              <w:pStyle w:val="EngHang"/>
            </w:pPr>
            <w:r>
              <w:t>With Your good Father,</w:t>
            </w:r>
          </w:p>
          <w:p w14:paraId="40CA802B" w14:textId="77777777" w:rsidR="00E60591" w:rsidRDefault="00E60591" w:rsidP="00E60591">
            <w:pPr>
              <w:pStyle w:val="EngHang"/>
            </w:pPr>
            <w:r>
              <w:t>And the Holy Spirit,</w:t>
            </w:r>
          </w:p>
          <w:p w14:paraId="33A3CA56" w14:textId="77777777" w:rsidR="00E60591" w:rsidRDefault="00E60591" w:rsidP="00E60591">
            <w:pPr>
              <w:pStyle w:val="EngHangEnd"/>
            </w:pPr>
            <w:r>
              <w:t>Forever, incessantly.</w:t>
            </w:r>
          </w:p>
        </w:tc>
        <w:tc>
          <w:tcPr>
            <w:tcW w:w="288" w:type="dxa"/>
          </w:tcPr>
          <w:p w14:paraId="2D96217B" w14:textId="77777777" w:rsidR="00E60591" w:rsidRDefault="00E60591" w:rsidP="00E60591">
            <w:pPr>
              <w:pStyle w:val="CopticCross"/>
            </w:pPr>
          </w:p>
        </w:tc>
        <w:tc>
          <w:tcPr>
            <w:tcW w:w="288" w:type="dxa"/>
          </w:tcPr>
          <w:p w14:paraId="738F3629" w14:textId="77777777" w:rsidR="00E60591" w:rsidRDefault="00E60591" w:rsidP="00E60591">
            <w:pPr>
              <w:pStyle w:val="CopticCross"/>
            </w:pPr>
            <w:r>
              <w:t>¿</w:t>
            </w:r>
          </w:p>
        </w:tc>
        <w:tc>
          <w:tcPr>
            <w:tcW w:w="3960" w:type="dxa"/>
          </w:tcPr>
          <w:p w14:paraId="581DB1DD" w14:textId="77777777" w:rsidR="00E60591" w:rsidRDefault="00E60591" w:rsidP="00E60591">
            <w:pPr>
              <w:pStyle w:val="CopticVersemulti-line"/>
            </w:pPr>
            <w:r>
              <w:t>Ⲱ ⲡⲓⲙⲟⲛⲟⲅⲉⲛⲏⲥ:</w:t>
            </w:r>
          </w:p>
          <w:p w14:paraId="063D4594" w14:textId="77777777" w:rsidR="00E60591" w:rsidRDefault="00E60591" w:rsidP="00E60591">
            <w:pPr>
              <w:pStyle w:val="CopticVersemulti-line"/>
            </w:pPr>
            <w:r>
              <w:t>ⲛⲉⲙ ⲡⲉⲕⲓⲱⲧ ⲛ̀ⲁ̀ⲅⲁⲑⲟⲥ:</w:t>
            </w:r>
          </w:p>
          <w:p w14:paraId="77A2ED85" w14:textId="77777777" w:rsidR="00E60591" w:rsidRDefault="00E60591" w:rsidP="00E60591">
            <w:pPr>
              <w:pStyle w:val="CopticVersemulti-line"/>
            </w:pPr>
            <w:r>
              <w:t>ⲛⲉⲙ ⲡⲓⲡ̄ⲛ̄ⲁ̄ ⲉ̄ⲑ̄ⲩ̄:</w:t>
            </w:r>
          </w:p>
          <w:p w14:paraId="407EEE58" w14:textId="77777777" w:rsidR="00E60591" w:rsidRDefault="00E60591" w:rsidP="00E60591">
            <w:pPr>
              <w:pStyle w:val="CopticVerse"/>
            </w:pPr>
            <w:r>
              <w:t>ϣⲁ ⲉ̀ⲛⲉϩ ⲛ̀ⲁⲧⲭⲁⲣⲱⲥ.</w:t>
            </w:r>
          </w:p>
        </w:tc>
      </w:tr>
    </w:tbl>
    <w:p w14:paraId="3AF189E8" w14:textId="77777777" w:rsidR="00E60591" w:rsidRDefault="00E60591" w:rsidP="00E60591">
      <w:pPr>
        <w:pStyle w:val="Heading4"/>
      </w:pPr>
      <w:bookmarkStart w:id="1157" w:name="_Ref479318422"/>
      <w:r>
        <w:lastRenderedPageBreak/>
        <w:t>Psali Batos After the Second Canticle</w:t>
      </w:r>
      <w:bookmarkEnd w:id="115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27D43409" w14:textId="77777777" w:rsidTr="00E60591">
        <w:trPr>
          <w:cantSplit/>
        </w:trPr>
        <w:tc>
          <w:tcPr>
            <w:tcW w:w="288" w:type="dxa"/>
          </w:tcPr>
          <w:p w14:paraId="5F446EF5" w14:textId="77777777" w:rsidR="00E60591" w:rsidRDefault="00E60591" w:rsidP="00E60591">
            <w:pPr>
              <w:pStyle w:val="CopticCross"/>
            </w:pPr>
          </w:p>
        </w:tc>
        <w:tc>
          <w:tcPr>
            <w:tcW w:w="3960" w:type="dxa"/>
          </w:tcPr>
          <w:p w14:paraId="5F619980" w14:textId="77777777" w:rsidR="00E60591" w:rsidRDefault="00E60591" w:rsidP="00E60591">
            <w:pPr>
              <w:pStyle w:val="EngHang"/>
            </w:pPr>
            <w:r>
              <w:t>Christ our Lord</w:t>
            </w:r>
          </w:p>
          <w:p w14:paraId="3E4A9DF0" w14:textId="77777777" w:rsidR="00E60591" w:rsidRDefault="00E60591" w:rsidP="00E60591">
            <w:pPr>
              <w:pStyle w:val="EngHang"/>
            </w:pPr>
            <w:r>
              <w:t>Fulfilled our salvation.</w:t>
            </w:r>
          </w:p>
          <w:p w14:paraId="4F99E33E" w14:textId="77777777" w:rsidR="00E60591" w:rsidRDefault="00E60591" w:rsidP="00E60591">
            <w:pPr>
              <w:pStyle w:val="EngHang"/>
            </w:pPr>
            <w:r>
              <w:t>He rose from the dead!</w:t>
            </w:r>
          </w:p>
          <w:p w14:paraId="5DAFA04E" w14:textId="77777777" w:rsidR="00E60591" w:rsidRDefault="00E60591" w:rsidP="00E60591">
            <w:pPr>
              <w:pStyle w:val="EngHangEnd"/>
            </w:pPr>
            <w:r>
              <w:t>Come and see!</w:t>
            </w:r>
          </w:p>
        </w:tc>
        <w:tc>
          <w:tcPr>
            <w:tcW w:w="288" w:type="dxa"/>
          </w:tcPr>
          <w:p w14:paraId="35A5C7EC" w14:textId="77777777" w:rsidR="00E60591" w:rsidRDefault="00E60591" w:rsidP="00E60591">
            <w:pPr>
              <w:pStyle w:val="CopticCross"/>
            </w:pPr>
          </w:p>
        </w:tc>
        <w:tc>
          <w:tcPr>
            <w:tcW w:w="288" w:type="dxa"/>
          </w:tcPr>
          <w:p w14:paraId="33F37EAE" w14:textId="77777777" w:rsidR="00E60591" w:rsidRDefault="00E60591" w:rsidP="00E60591">
            <w:pPr>
              <w:pStyle w:val="CopticCross"/>
            </w:pPr>
          </w:p>
        </w:tc>
        <w:tc>
          <w:tcPr>
            <w:tcW w:w="3960" w:type="dxa"/>
          </w:tcPr>
          <w:p w14:paraId="1F4F99CD" w14:textId="77777777" w:rsidR="00E60591" w:rsidRDefault="00E60591" w:rsidP="00E60591">
            <w:pPr>
              <w:pStyle w:val="CopticVersemulti-line"/>
            </w:pPr>
            <w:r>
              <w:t>ⲀⲠⲭ̄ⲥ̄ Ⲡⲛⲛⲟⲩϯ:</w:t>
            </w:r>
          </w:p>
          <w:p w14:paraId="4BCC16FA" w14:textId="77777777" w:rsidR="00E60591" w:rsidRDefault="00E60591" w:rsidP="00E60591">
            <w:pPr>
              <w:pStyle w:val="CopticVersemulti-line"/>
            </w:pPr>
            <w:r>
              <w:t>Ϫⲱⲕ ⲙ̀ⲡⲉⲛⲥⲱϯ:</w:t>
            </w:r>
          </w:p>
          <w:p w14:paraId="6F9A55ED" w14:textId="77777777" w:rsidR="00E60591" w:rsidRDefault="00E60591" w:rsidP="00E60591">
            <w:pPr>
              <w:pStyle w:val="CopticVersemulti-line"/>
            </w:pPr>
            <w:r>
              <w:t>ⲁϥⲧⲱⲛϥ ϧⲉⲛ ⲛⲏⲉⲑⲙⲱⲟⲩⲧ:</w:t>
            </w:r>
          </w:p>
          <w:p w14:paraId="0EDF4E86" w14:textId="77777777" w:rsidR="00E60591" w:rsidRPr="005130A7" w:rsidRDefault="00E60591" w:rsidP="00E60591">
            <w:pPr>
              <w:pStyle w:val="CopticVerse"/>
            </w:pPr>
            <w:r>
              <w:t>ⲁⲙⲱⲓⲛⲓ ⲁ̀ⲛⲁⲩ.</w:t>
            </w:r>
          </w:p>
        </w:tc>
      </w:tr>
      <w:tr w:rsidR="00E60591" w14:paraId="4124F929" w14:textId="77777777" w:rsidTr="00E60591">
        <w:trPr>
          <w:cantSplit/>
        </w:trPr>
        <w:tc>
          <w:tcPr>
            <w:tcW w:w="288" w:type="dxa"/>
          </w:tcPr>
          <w:p w14:paraId="12DD1071" w14:textId="77777777" w:rsidR="00E60591" w:rsidRPr="001E2E1C" w:rsidRDefault="00E60591" w:rsidP="00E60591">
            <w:pPr>
              <w:pStyle w:val="CopticCross"/>
            </w:pPr>
          </w:p>
        </w:tc>
        <w:tc>
          <w:tcPr>
            <w:tcW w:w="3960" w:type="dxa"/>
          </w:tcPr>
          <w:p w14:paraId="45CC8A5B" w14:textId="77777777" w:rsidR="00E60591" w:rsidRDefault="00E60591" w:rsidP="00E60591">
            <w:pPr>
              <w:pStyle w:val="EngHang"/>
            </w:pPr>
            <w:r>
              <w:t>The strong man escaped</w:t>
            </w:r>
          </w:p>
          <w:p w14:paraId="52E48D97" w14:textId="77777777" w:rsidR="00E60591" w:rsidRDefault="00E60591" w:rsidP="00E60591">
            <w:pPr>
              <w:pStyle w:val="EngHang"/>
            </w:pPr>
            <w:r>
              <w:t>With his demons;</w:t>
            </w:r>
          </w:p>
          <w:p w14:paraId="2518AD1A" w14:textId="77777777" w:rsidR="00E60591" w:rsidRDefault="00E60591" w:rsidP="00E60591">
            <w:pPr>
              <w:pStyle w:val="EngHang"/>
            </w:pPr>
            <w:r>
              <w:t>They rejected</w:t>
            </w:r>
          </w:p>
          <w:p w14:paraId="3EB590B8" w14:textId="77777777" w:rsidR="00E60591" w:rsidRDefault="00E60591" w:rsidP="00E60591">
            <w:pPr>
              <w:pStyle w:val="EngHangEnd"/>
            </w:pPr>
            <w:r>
              <w:t>Rational worship.</w:t>
            </w:r>
          </w:p>
        </w:tc>
        <w:tc>
          <w:tcPr>
            <w:tcW w:w="288" w:type="dxa"/>
          </w:tcPr>
          <w:p w14:paraId="567DA741" w14:textId="77777777" w:rsidR="00E60591" w:rsidRDefault="00E60591" w:rsidP="00E60591">
            <w:pPr>
              <w:pStyle w:val="CopticCross"/>
            </w:pPr>
          </w:p>
        </w:tc>
        <w:tc>
          <w:tcPr>
            <w:tcW w:w="288" w:type="dxa"/>
          </w:tcPr>
          <w:p w14:paraId="2D863C3C" w14:textId="77777777" w:rsidR="00E60591" w:rsidRDefault="00E60591" w:rsidP="00E60591">
            <w:pPr>
              <w:pStyle w:val="CopticCross"/>
            </w:pPr>
          </w:p>
        </w:tc>
        <w:tc>
          <w:tcPr>
            <w:tcW w:w="3960" w:type="dxa"/>
          </w:tcPr>
          <w:p w14:paraId="11C1988D" w14:textId="77777777" w:rsidR="00E60591" w:rsidRDefault="00E60591" w:rsidP="00E60591">
            <w:pPr>
              <w:pStyle w:val="CopticVersemulti-line"/>
            </w:pPr>
            <w:r>
              <w:t>Ⲃⲁⲗⲓⲁⲣ ⲁϥⲫⲱⲧ:</w:t>
            </w:r>
          </w:p>
          <w:p w14:paraId="4B060907" w14:textId="77777777" w:rsidR="00E60591" w:rsidRDefault="00E60591" w:rsidP="00E60591">
            <w:pPr>
              <w:pStyle w:val="CopticVersemulti-line"/>
            </w:pPr>
            <w:r>
              <w:t>ⲛⲉⲙ ⲛⲉϥⲇⲩⲛⲁⲙⲓⲥ:</w:t>
            </w:r>
          </w:p>
          <w:p w14:paraId="41952709" w14:textId="77777777" w:rsidR="00E60591" w:rsidRDefault="00E60591" w:rsidP="00E60591">
            <w:pPr>
              <w:pStyle w:val="CopticVersemulti-line"/>
            </w:pPr>
            <w:r>
              <w:t>ⲛⲉⲙ ⲡⲓϣⲉⲙϣⲓ ⲙ̀ⲃⲟϯ:</w:t>
            </w:r>
          </w:p>
          <w:p w14:paraId="120767C7" w14:textId="77777777" w:rsidR="00E60591" w:rsidRPr="005130A7" w:rsidRDefault="00E60591" w:rsidP="00E60591">
            <w:pPr>
              <w:pStyle w:val="CopticVerse"/>
            </w:pPr>
            <w:r>
              <w:t>ⲛ̀ⲧⲉ ⲡⲓⲛⲟⲩⲏ̀ⲣⲟⲛ.</w:t>
            </w:r>
          </w:p>
        </w:tc>
      </w:tr>
      <w:tr w:rsidR="00E60591" w14:paraId="2FCEC9C8" w14:textId="77777777" w:rsidTr="00E60591">
        <w:trPr>
          <w:cantSplit/>
        </w:trPr>
        <w:tc>
          <w:tcPr>
            <w:tcW w:w="288" w:type="dxa"/>
          </w:tcPr>
          <w:p w14:paraId="427778C1" w14:textId="77777777" w:rsidR="00E60591" w:rsidRDefault="00E60591" w:rsidP="00E60591">
            <w:pPr>
              <w:pStyle w:val="CopticCross"/>
            </w:pPr>
            <w:r>
              <w:t>¿</w:t>
            </w:r>
          </w:p>
        </w:tc>
        <w:tc>
          <w:tcPr>
            <w:tcW w:w="3960" w:type="dxa"/>
          </w:tcPr>
          <w:p w14:paraId="7C605C4D" w14:textId="77777777" w:rsidR="00E60591" w:rsidRDefault="00E60591" w:rsidP="00E60591">
            <w:pPr>
              <w:pStyle w:val="EngHang"/>
            </w:pPr>
            <w:r>
              <w:t>The mighty Galilean,</w:t>
            </w:r>
          </w:p>
          <w:p w14:paraId="17C1EE29" w14:textId="77777777" w:rsidR="00E60591" w:rsidRDefault="00E60591" w:rsidP="00E60591">
            <w:pPr>
              <w:pStyle w:val="EngHang"/>
            </w:pPr>
            <w:r>
              <w:t>By His authority,</w:t>
            </w:r>
          </w:p>
          <w:p w14:paraId="05DA5BDC" w14:textId="77777777" w:rsidR="00E60591" w:rsidRDefault="00E60591" w:rsidP="00E60591">
            <w:pPr>
              <w:pStyle w:val="EngHang"/>
            </w:pPr>
            <w:r>
              <w:t>Revealed His power</w:t>
            </w:r>
          </w:p>
          <w:p w14:paraId="2502CCE8" w14:textId="77777777" w:rsidR="00E60591" w:rsidRDefault="00E60591" w:rsidP="00E60591">
            <w:pPr>
              <w:pStyle w:val="EngHangEnd"/>
            </w:pPr>
            <w:r>
              <w:t>After His death.</w:t>
            </w:r>
          </w:p>
        </w:tc>
        <w:tc>
          <w:tcPr>
            <w:tcW w:w="288" w:type="dxa"/>
          </w:tcPr>
          <w:p w14:paraId="777BACC8" w14:textId="77777777" w:rsidR="00E60591" w:rsidRDefault="00E60591" w:rsidP="00E60591">
            <w:pPr>
              <w:pStyle w:val="CopticCross"/>
            </w:pPr>
          </w:p>
        </w:tc>
        <w:tc>
          <w:tcPr>
            <w:tcW w:w="288" w:type="dxa"/>
          </w:tcPr>
          <w:p w14:paraId="5EA05FF4" w14:textId="77777777" w:rsidR="00E60591" w:rsidRDefault="00E60591" w:rsidP="00E60591">
            <w:pPr>
              <w:pStyle w:val="CopticCross"/>
            </w:pPr>
            <w:r>
              <w:t>¿</w:t>
            </w:r>
          </w:p>
        </w:tc>
        <w:tc>
          <w:tcPr>
            <w:tcW w:w="3960" w:type="dxa"/>
          </w:tcPr>
          <w:p w14:paraId="498DF1AD" w14:textId="77777777" w:rsidR="00E60591" w:rsidRDefault="00E60591" w:rsidP="00E60591">
            <w:pPr>
              <w:pStyle w:val="CopticVersemulti-line"/>
            </w:pPr>
            <w:r>
              <w:t>Ⲅⲁⲗⲓⲗⲉⲟⲥ ⲡⲓϫⲱⲣⲓ:</w:t>
            </w:r>
          </w:p>
          <w:p w14:paraId="657D521C" w14:textId="77777777" w:rsidR="00E60591" w:rsidRDefault="00E60591" w:rsidP="00E60591">
            <w:pPr>
              <w:pStyle w:val="CopticVersemulti-line"/>
            </w:pPr>
            <w:r>
              <w:t>ⲉ̀ⲛⲓⲉⲝⲟⲩⲥⲓⲁⲥⲧⲏⲥ:</w:t>
            </w:r>
          </w:p>
          <w:p w14:paraId="13C3FB54" w14:textId="77777777" w:rsidR="00E60591" w:rsidRDefault="00E60591" w:rsidP="00E60591">
            <w:pPr>
              <w:pStyle w:val="CopticVersemulti-line"/>
            </w:pPr>
            <w:r>
              <w:t>ⲁϥⲟⲩⲱⲛϩ ⲛ̀ⲧⲉϥϫⲟⲙ:</w:t>
            </w:r>
          </w:p>
          <w:p w14:paraId="608D825B" w14:textId="77777777" w:rsidR="00E60591" w:rsidRPr="005130A7" w:rsidRDefault="00E60591" w:rsidP="00E60591">
            <w:pPr>
              <w:pStyle w:val="CopticVerse"/>
            </w:pPr>
            <w:r>
              <w:t>ⲙⲉⲛⲉⲥⲁ ⲡⲉϥⲙⲟⲩ.</w:t>
            </w:r>
          </w:p>
        </w:tc>
      </w:tr>
      <w:tr w:rsidR="00E60591" w14:paraId="6C2CBD52" w14:textId="77777777" w:rsidTr="00E60591">
        <w:trPr>
          <w:cantSplit/>
        </w:trPr>
        <w:tc>
          <w:tcPr>
            <w:tcW w:w="288" w:type="dxa"/>
          </w:tcPr>
          <w:p w14:paraId="2B1FC6A3" w14:textId="77777777" w:rsidR="00E60591" w:rsidRDefault="00E60591" w:rsidP="00E60591">
            <w:pPr>
              <w:pStyle w:val="CopticCross"/>
            </w:pPr>
            <w:r>
              <w:t>¿</w:t>
            </w:r>
          </w:p>
        </w:tc>
        <w:tc>
          <w:tcPr>
            <w:tcW w:w="3960" w:type="dxa"/>
          </w:tcPr>
          <w:p w14:paraId="7D1431E7" w14:textId="77777777" w:rsidR="00E60591" w:rsidRDefault="00E60591" w:rsidP="00E60591">
            <w:pPr>
              <w:pStyle w:val="EngHang"/>
            </w:pPr>
            <w:r>
              <w:t>David has praised</w:t>
            </w:r>
          </w:p>
          <w:p w14:paraId="0ACB7131" w14:textId="77777777" w:rsidR="00E60591" w:rsidRDefault="00E60591" w:rsidP="00E60591">
            <w:pPr>
              <w:pStyle w:val="EngHang"/>
            </w:pPr>
            <w:r>
              <w:t>For many ages,</w:t>
            </w:r>
          </w:p>
          <w:p w14:paraId="39C22B75" w14:textId="77777777" w:rsidR="00E60591" w:rsidRDefault="00E60591" w:rsidP="00E60591">
            <w:pPr>
              <w:pStyle w:val="EngHang"/>
            </w:pPr>
            <w:r>
              <w:t>And has revealed</w:t>
            </w:r>
          </w:p>
          <w:p w14:paraId="690A0C5B" w14:textId="77777777" w:rsidR="00E60591" w:rsidRDefault="00E60591" w:rsidP="00E60591">
            <w:pPr>
              <w:pStyle w:val="EngHangEnd"/>
            </w:pPr>
            <w:r>
              <w:t>The truth clearly to us.</w:t>
            </w:r>
          </w:p>
        </w:tc>
        <w:tc>
          <w:tcPr>
            <w:tcW w:w="288" w:type="dxa"/>
          </w:tcPr>
          <w:p w14:paraId="4188EBA1" w14:textId="77777777" w:rsidR="00E60591" w:rsidRDefault="00E60591" w:rsidP="00E60591">
            <w:pPr>
              <w:pStyle w:val="CopticCross"/>
            </w:pPr>
          </w:p>
        </w:tc>
        <w:tc>
          <w:tcPr>
            <w:tcW w:w="288" w:type="dxa"/>
          </w:tcPr>
          <w:p w14:paraId="3CC460E5" w14:textId="77777777" w:rsidR="00E60591" w:rsidRDefault="00E60591" w:rsidP="00E60591">
            <w:pPr>
              <w:pStyle w:val="CopticCross"/>
            </w:pPr>
            <w:r>
              <w:t>¿</w:t>
            </w:r>
          </w:p>
        </w:tc>
        <w:tc>
          <w:tcPr>
            <w:tcW w:w="3960" w:type="dxa"/>
          </w:tcPr>
          <w:p w14:paraId="54C61020" w14:textId="77777777" w:rsidR="00E60591" w:rsidRDefault="00E60591" w:rsidP="00E60591">
            <w:pPr>
              <w:pStyle w:val="CopticVersemulti-line"/>
            </w:pPr>
            <w:r>
              <w:t>Ⲇⲁⲩⲓⲇ ⲁϥⲉⲣⲯⲁⲗⲓⲛ:</w:t>
            </w:r>
          </w:p>
          <w:p w14:paraId="4D657AC9" w14:textId="77777777" w:rsidR="00E60591" w:rsidRDefault="00E60591" w:rsidP="00E60591">
            <w:pPr>
              <w:pStyle w:val="CopticVersemulti-line"/>
            </w:pPr>
            <w:r>
              <w:t>Ϧⲁϫⲉⲛ ⲟⲩⲙⲉⲏϣ ⲛ̀ⲥⲏⲟⲩ:</w:t>
            </w:r>
          </w:p>
          <w:p w14:paraId="49243EB8" w14:textId="77777777" w:rsidR="00E60591" w:rsidRDefault="00E60591" w:rsidP="00E60591">
            <w:pPr>
              <w:pStyle w:val="CopticVersemulti-line"/>
            </w:pPr>
            <w:r>
              <w:t>ⲁϥⲧⲁⲙⲟ ⲙ̀ⲙⲟⲛ:</w:t>
            </w:r>
          </w:p>
          <w:p w14:paraId="0E87008C" w14:textId="77777777" w:rsidR="00E60591" w:rsidRPr="005130A7" w:rsidRDefault="00E60591" w:rsidP="00E60591">
            <w:pPr>
              <w:pStyle w:val="CopticVerse"/>
            </w:pPr>
            <w:r>
              <w:t>ϧⲉⲛ ⲟⲩⲱⲛϩ ⲉ̀ⲃⲟⲗ.</w:t>
            </w:r>
          </w:p>
        </w:tc>
      </w:tr>
      <w:tr w:rsidR="00E60591" w14:paraId="004A7981" w14:textId="77777777" w:rsidTr="00E60591">
        <w:trPr>
          <w:cantSplit/>
        </w:trPr>
        <w:tc>
          <w:tcPr>
            <w:tcW w:w="288" w:type="dxa"/>
          </w:tcPr>
          <w:p w14:paraId="0B67D10D" w14:textId="77777777" w:rsidR="00E60591" w:rsidRDefault="00E60591" w:rsidP="00E60591">
            <w:pPr>
              <w:pStyle w:val="CopticCross"/>
            </w:pPr>
          </w:p>
        </w:tc>
        <w:tc>
          <w:tcPr>
            <w:tcW w:w="3960" w:type="dxa"/>
          </w:tcPr>
          <w:p w14:paraId="28CBA6AE" w14:textId="77777777" w:rsidR="00E60591" w:rsidRDefault="00E60591" w:rsidP="00E60591">
            <w:pPr>
              <w:pStyle w:val="EngHang"/>
            </w:pPr>
            <w:r>
              <w:t>Today, the chief priests</w:t>
            </w:r>
          </w:p>
          <w:p w14:paraId="27C63B94" w14:textId="77777777" w:rsidR="00E60591" w:rsidRDefault="00E60591" w:rsidP="00E60591">
            <w:pPr>
              <w:pStyle w:val="EngHang"/>
            </w:pPr>
            <w:r>
              <w:t>Who plotted together</w:t>
            </w:r>
          </w:p>
          <w:p w14:paraId="7AE8527C" w14:textId="77777777" w:rsidR="00E60591" w:rsidRDefault="00E60591" w:rsidP="00E60591">
            <w:pPr>
              <w:pStyle w:val="EngHang"/>
            </w:pPr>
            <w:r>
              <w:t>With the soldiers</w:t>
            </w:r>
          </w:p>
          <w:p w14:paraId="3DB16851" w14:textId="77777777" w:rsidR="00E60591" w:rsidRDefault="00E60591" w:rsidP="00E60591">
            <w:pPr>
              <w:pStyle w:val="EngHangEnd"/>
            </w:pPr>
            <w:r>
              <w:t>Are disgraced.</w:t>
            </w:r>
          </w:p>
        </w:tc>
        <w:tc>
          <w:tcPr>
            <w:tcW w:w="288" w:type="dxa"/>
          </w:tcPr>
          <w:p w14:paraId="59FBBC46" w14:textId="77777777" w:rsidR="00E60591" w:rsidRDefault="00E60591" w:rsidP="00E60591">
            <w:pPr>
              <w:pStyle w:val="CopticCross"/>
            </w:pPr>
          </w:p>
        </w:tc>
        <w:tc>
          <w:tcPr>
            <w:tcW w:w="288" w:type="dxa"/>
          </w:tcPr>
          <w:p w14:paraId="2972A2E5" w14:textId="77777777" w:rsidR="00E60591" w:rsidRDefault="00E60591" w:rsidP="00E60591">
            <w:pPr>
              <w:pStyle w:val="CopticCross"/>
            </w:pPr>
          </w:p>
        </w:tc>
        <w:tc>
          <w:tcPr>
            <w:tcW w:w="3960" w:type="dxa"/>
          </w:tcPr>
          <w:p w14:paraId="2DE00063" w14:textId="77777777" w:rsidR="00E60591" w:rsidRDefault="00E60591" w:rsidP="00E60591">
            <w:pPr>
              <w:pStyle w:val="CopticVersemulti-line"/>
            </w:pPr>
            <w:r>
              <w:t>Ⲉⲩⲉϭⲓϣⲓⲡⲓ ⲙⲫⲟⲟⲩ:</w:t>
            </w:r>
          </w:p>
          <w:p w14:paraId="057B9D9A" w14:textId="77777777" w:rsidR="00E60591" w:rsidRDefault="00E60591" w:rsidP="00E60591">
            <w:pPr>
              <w:pStyle w:val="CopticVersemulti-line"/>
            </w:pPr>
            <w:r>
              <w:t>ⲛϫⲉ ⲛⲓⲁⲣⲭⲏⲉ̀ⲣⲉⲩⲥ:</w:t>
            </w:r>
          </w:p>
          <w:p w14:paraId="7259C2EE" w14:textId="77777777" w:rsidR="00E60591" w:rsidRDefault="00E60591" w:rsidP="00E60591">
            <w:pPr>
              <w:pStyle w:val="CopticVersemulti-line"/>
            </w:pPr>
            <w:r>
              <w:t>ⲛⲏⲉ̀ⲧⲁⲩ ϯⲥⲟϭⲛⲓ:</w:t>
            </w:r>
          </w:p>
          <w:p w14:paraId="7898282F" w14:textId="77777777" w:rsidR="00E60591" w:rsidRDefault="00E60591" w:rsidP="00E60591">
            <w:pPr>
              <w:pStyle w:val="CopticVerse"/>
            </w:pPr>
            <w:r>
              <w:t>ⲛⲉⲙ ⲛⲓⲕⲟⲥⲧⲱⲗⲓⲁ̀.</w:t>
            </w:r>
          </w:p>
        </w:tc>
      </w:tr>
      <w:tr w:rsidR="00E60591" w14:paraId="286784EB" w14:textId="77777777" w:rsidTr="00E60591">
        <w:trPr>
          <w:cantSplit/>
        </w:trPr>
        <w:tc>
          <w:tcPr>
            <w:tcW w:w="288" w:type="dxa"/>
          </w:tcPr>
          <w:p w14:paraId="44240907" w14:textId="77777777" w:rsidR="00E60591" w:rsidRDefault="00E60591" w:rsidP="00E60591">
            <w:pPr>
              <w:pStyle w:val="CopticCross"/>
            </w:pPr>
          </w:p>
        </w:tc>
        <w:tc>
          <w:tcPr>
            <w:tcW w:w="3960" w:type="dxa"/>
          </w:tcPr>
          <w:p w14:paraId="357B301B" w14:textId="77777777" w:rsidR="00E60591" w:rsidRDefault="00E60591" w:rsidP="00E60591">
            <w:pPr>
              <w:pStyle w:val="EngHang"/>
            </w:pPr>
            <w:r>
              <w:t>Jesus of Nazareth,</w:t>
            </w:r>
          </w:p>
          <w:p w14:paraId="51F14683" w14:textId="77777777" w:rsidR="00E60591" w:rsidRDefault="00E60591" w:rsidP="00E60591">
            <w:pPr>
              <w:pStyle w:val="EngHang"/>
            </w:pPr>
            <w:r>
              <w:t>The Son of David,</w:t>
            </w:r>
          </w:p>
          <w:p w14:paraId="302AED1A" w14:textId="77777777" w:rsidR="00E60591" w:rsidRDefault="00E60591" w:rsidP="00E60591">
            <w:pPr>
              <w:pStyle w:val="EngHang"/>
            </w:pPr>
            <w:r>
              <w:t>Has revealed the power</w:t>
            </w:r>
          </w:p>
          <w:p w14:paraId="79D6CC4B" w14:textId="77777777" w:rsidR="00E60591" w:rsidRDefault="00E60591" w:rsidP="00E60591">
            <w:pPr>
              <w:pStyle w:val="EngHangEnd"/>
            </w:pPr>
            <w:r>
              <w:t>Of the Kingdom.</w:t>
            </w:r>
          </w:p>
        </w:tc>
        <w:tc>
          <w:tcPr>
            <w:tcW w:w="288" w:type="dxa"/>
          </w:tcPr>
          <w:p w14:paraId="40684EE2" w14:textId="77777777" w:rsidR="00E60591" w:rsidRDefault="00E60591" w:rsidP="00E60591">
            <w:pPr>
              <w:pStyle w:val="CopticCross"/>
            </w:pPr>
          </w:p>
        </w:tc>
        <w:tc>
          <w:tcPr>
            <w:tcW w:w="288" w:type="dxa"/>
          </w:tcPr>
          <w:p w14:paraId="7CA714D5" w14:textId="77777777" w:rsidR="00E60591" w:rsidRDefault="00E60591" w:rsidP="00E60591">
            <w:pPr>
              <w:pStyle w:val="CopticCross"/>
            </w:pPr>
          </w:p>
        </w:tc>
        <w:tc>
          <w:tcPr>
            <w:tcW w:w="3960" w:type="dxa"/>
          </w:tcPr>
          <w:p w14:paraId="30D71C53" w14:textId="77777777" w:rsidR="00E60591" w:rsidRDefault="00E60591" w:rsidP="00E60591">
            <w:pPr>
              <w:pStyle w:val="CopticVersemulti-line"/>
            </w:pPr>
            <w:r>
              <w:t>Ⲍⲱⲣⲉⲟⲥ ⲡⲉ Ⲓⲏ̄ⲥ̄:</w:t>
            </w:r>
          </w:p>
          <w:p w14:paraId="47667A30" w14:textId="77777777" w:rsidR="00E60591" w:rsidRDefault="00E60591" w:rsidP="00E60591">
            <w:pPr>
              <w:pStyle w:val="CopticVersemulti-line"/>
            </w:pPr>
            <w:r>
              <w:t>ⲡϣⲏⲣⲓ ⲛ̀Ⲇⲁⲩⲓⲇ:</w:t>
            </w:r>
          </w:p>
          <w:p w14:paraId="416A5BB4" w14:textId="77777777" w:rsidR="00E60591" w:rsidRDefault="00E60591" w:rsidP="00E60591">
            <w:pPr>
              <w:pStyle w:val="CopticVersemulti-line"/>
            </w:pPr>
            <w:r>
              <w:t>ⲁϥⲟⲩⲱⲛϩ ⲛϯϫⲱⲙ:</w:t>
            </w:r>
          </w:p>
          <w:p w14:paraId="284CE12F" w14:textId="77777777" w:rsidR="00E60591" w:rsidRDefault="00E60591" w:rsidP="00E60591">
            <w:pPr>
              <w:pStyle w:val="CopticVerse"/>
            </w:pPr>
            <w:r>
              <w:t>ⲛ̀ⲧⲉ ϯⲙⲉⲧⲟⲩⲣⲟ.</w:t>
            </w:r>
          </w:p>
        </w:tc>
      </w:tr>
      <w:tr w:rsidR="00E60591" w14:paraId="05E5D832" w14:textId="77777777" w:rsidTr="00E60591">
        <w:trPr>
          <w:cantSplit/>
        </w:trPr>
        <w:tc>
          <w:tcPr>
            <w:tcW w:w="288" w:type="dxa"/>
          </w:tcPr>
          <w:p w14:paraId="2662F1BB" w14:textId="77777777" w:rsidR="00E60591" w:rsidRDefault="00E60591" w:rsidP="00E60591">
            <w:pPr>
              <w:pStyle w:val="CopticCross"/>
            </w:pPr>
            <w:r>
              <w:lastRenderedPageBreak/>
              <w:t>¿</w:t>
            </w:r>
          </w:p>
        </w:tc>
        <w:tc>
          <w:tcPr>
            <w:tcW w:w="3960" w:type="dxa"/>
          </w:tcPr>
          <w:p w14:paraId="3CE05BEA" w14:textId="77777777" w:rsidR="00E60591" w:rsidRDefault="00E60591" w:rsidP="00E60591">
            <w:pPr>
              <w:pStyle w:val="EngHang"/>
            </w:pPr>
            <w:r>
              <w:t>Emmanuel</w:t>
            </w:r>
            <w:r w:rsidRPr="00223049">
              <w:rPr>
                <w:rStyle w:val="FootnoteReference"/>
              </w:rPr>
              <w:footnoteReference w:id="960"/>
            </w:r>
            <w:r>
              <w:t xml:space="preserve"> is the true God</w:t>
            </w:r>
          </w:p>
          <w:p w14:paraId="0632F6B4" w14:textId="77777777" w:rsidR="00E60591" w:rsidRDefault="00E60591" w:rsidP="00E60591">
            <w:pPr>
              <w:pStyle w:val="EngHang"/>
            </w:pPr>
            <w:r>
              <w:t>Who descended from heaven,</w:t>
            </w:r>
          </w:p>
          <w:p w14:paraId="6C2F10EF" w14:textId="77777777" w:rsidR="00E60591" w:rsidRDefault="00E60591" w:rsidP="00E60591">
            <w:pPr>
              <w:pStyle w:val="EngHang"/>
            </w:pPr>
            <w:r>
              <w:t>And became the Son of Man,</w:t>
            </w:r>
          </w:p>
          <w:p w14:paraId="64A98DD8" w14:textId="77777777" w:rsidR="00E60591" w:rsidRDefault="00E60591" w:rsidP="00E60591">
            <w:pPr>
              <w:pStyle w:val="EngHangEnd"/>
            </w:pPr>
            <w:r>
              <w:t>In order to save us.</w:t>
            </w:r>
          </w:p>
        </w:tc>
        <w:tc>
          <w:tcPr>
            <w:tcW w:w="288" w:type="dxa"/>
          </w:tcPr>
          <w:p w14:paraId="57B37C65" w14:textId="77777777" w:rsidR="00E60591" w:rsidRDefault="00E60591" w:rsidP="00E60591">
            <w:pPr>
              <w:pStyle w:val="CopticCross"/>
            </w:pPr>
          </w:p>
        </w:tc>
        <w:tc>
          <w:tcPr>
            <w:tcW w:w="288" w:type="dxa"/>
          </w:tcPr>
          <w:p w14:paraId="1BB8223C" w14:textId="77777777" w:rsidR="00E60591" w:rsidRDefault="00E60591" w:rsidP="00E60591">
            <w:pPr>
              <w:pStyle w:val="CopticCross"/>
            </w:pPr>
            <w:r>
              <w:t>¿</w:t>
            </w:r>
          </w:p>
        </w:tc>
        <w:tc>
          <w:tcPr>
            <w:tcW w:w="3960" w:type="dxa"/>
          </w:tcPr>
          <w:p w14:paraId="02060EB9" w14:textId="77777777" w:rsidR="00E60591" w:rsidRDefault="00E60591" w:rsidP="00E60591">
            <w:pPr>
              <w:pStyle w:val="CopticVersemulti-line"/>
            </w:pPr>
            <w:r>
              <w:t>Ⲏⲗ ⲡⲉ Ⲫⲛⲟⲩϯ ⲙ̀ⲙⲏⲓ:</w:t>
            </w:r>
          </w:p>
          <w:p w14:paraId="3D6F8827" w14:textId="77777777" w:rsidR="00E60591" w:rsidRDefault="00E60591" w:rsidP="00E60591">
            <w:pPr>
              <w:pStyle w:val="CopticVersemulti-line"/>
            </w:pPr>
            <w:r>
              <w:t>ⲁϥⲓ ⲉ̀ⲃⲟⲗϧⲉⲛ ⲧ̀ⲫⲉ:</w:t>
            </w:r>
          </w:p>
          <w:p w14:paraId="7AC71BCE" w14:textId="77777777" w:rsidR="00E60591" w:rsidRDefault="00E60591" w:rsidP="00E60591">
            <w:pPr>
              <w:pStyle w:val="CopticVersemulti-line"/>
            </w:pPr>
            <w:r>
              <w:t>ⲁϥϣⲱⲡⲓ ⲛ̀ϣⲏⲣⲓ ⲛ̀ⲣⲱⲙⲓ:</w:t>
            </w:r>
          </w:p>
          <w:p w14:paraId="4382A44C" w14:textId="77777777" w:rsidR="00E60591" w:rsidRDefault="00E60591" w:rsidP="00E60591">
            <w:pPr>
              <w:pStyle w:val="CopticVerse"/>
            </w:pPr>
            <w:r>
              <w:t>ϣⲁ ⲛⲧⲉϥⲥⲱϯ ⲙ̀ⲙⲟⲛ.</w:t>
            </w:r>
          </w:p>
        </w:tc>
      </w:tr>
      <w:tr w:rsidR="00E60591" w14:paraId="6DC2BAD9" w14:textId="77777777" w:rsidTr="00E60591">
        <w:trPr>
          <w:cantSplit/>
        </w:trPr>
        <w:tc>
          <w:tcPr>
            <w:tcW w:w="288" w:type="dxa"/>
          </w:tcPr>
          <w:p w14:paraId="5DA3AECF"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B762153" w14:textId="77777777" w:rsidR="00E60591" w:rsidRDefault="00E60591" w:rsidP="00E60591">
            <w:pPr>
              <w:pStyle w:val="EngHang"/>
            </w:pPr>
            <w:r>
              <w:t>The right hand of the Lord</w:t>
            </w:r>
          </w:p>
          <w:p w14:paraId="2DE95D19" w14:textId="77777777" w:rsidR="00E60591" w:rsidRDefault="00E60591" w:rsidP="00E60591">
            <w:pPr>
              <w:pStyle w:val="EngHang"/>
            </w:pPr>
            <w:r>
              <w:t>Has worked in power;</w:t>
            </w:r>
          </w:p>
          <w:p w14:paraId="6CA549F1" w14:textId="77777777" w:rsidR="00E60591" w:rsidRDefault="00E60591" w:rsidP="00E60591">
            <w:pPr>
              <w:pStyle w:val="EngHang"/>
            </w:pPr>
            <w:r>
              <w:t>The right hand of the Lord</w:t>
            </w:r>
          </w:p>
          <w:p w14:paraId="1C1295CB" w14:textId="77777777" w:rsidR="00E60591" w:rsidRDefault="00E60591" w:rsidP="00E60591">
            <w:pPr>
              <w:pStyle w:val="EngHangEnd"/>
            </w:pPr>
            <w:r>
              <w:t>Has lifted me up.</w:t>
            </w:r>
          </w:p>
        </w:tc>
        <w:tc>
          <w:tcPr>
            <w:tcW w:w="288" w:type="dxa"/>
          </w:tcPr>
          <w:p w14:paraId="10094E50" w14:textId="77777777" w:rsidR="00E60591" w:rsidRDefault="00E60591" w:rsidP="00E60591">
            <w:pPr>
              <w:pStyle w:val="CopticCross"/>
            </w:pPr>
          </w:p>
        </w:tc>
        <w:tc>
          <w:tcPr>
            <w:tcW w:w="288" w:type="dxa"/>
          </w:tcPr>
          <w:p w14:paraId="500E0411" w14:textId="77777777" w:rsidR="00E60591" w:rsidRDefault="00E60591" w:rsidP="00E60591">
            <w:pPr>
              <w:pStyle w:val="CopticCross"/>
            </w:pPr>
            <w:r>
              <w:t>¿</w:t>
            </w:r>
          </w:p>
        </w:tc>
        <w:tc>
          <w:tcPr>
            <w:tcW w:w="3960" w:type="dxa"/>
          </w:tcPr>
          <w:p w14:paraId="44BED213" w14:textId="77777777" w:rsidR="00E60591" w:rsidRDefault="00E60591" w:rsidP="00E60591">
            <w:pPr>
              <w:pStyle w:val="CopticVersemulti-line"/>
            </w:pPr>
            <w:r>
              <w:t>Ⲑⲟⲩⲓ ⲛⲁⲛ ⲙ̀Ⲡϭⲟⲓⲥ:</w:t>
            </w:r>
          </w:p>
          <w:p w14:paraId="678DEAD5" w14:textId="77777777" w:rsidR="00E60591" w:rsidRDefault="00E60591" w:rsidP="00E60591">
            <w:pPr>
              <w:pStyle w:val="CopticVersemulti-line"/>
            </w:pPr>
            <w:r>
              <w:t>ⲁⲥⲓⲣⲓ ⲛ̀ⲟⲩϫⲟⲙ:</w:t>
            </w:r>
          </w:p>
          <w:p w14:paraId="4A76D59B" w14:textId="77777777" w:rsidR="00E60591" w:rsidRDefault="00E60591" w:rsidP="00E60591">
            <w:pPr>
              <w:pStyle w:val="CopticVersemulti-line"/>
            </w:pPr>
            <w:r>
              <w:t>ⲑⲟⲩⲓ̀ ⲛⲁⲛ ⲙ̀Ⲡϭⲟⲓⲥ:</w:t>
            </w:r>
          </w:p>
          <w:p w14:paraId="4BED682F" w14:textId="77777777" w:rsidR="00E60591" w:rsidRDefault="00E60591" w:rsidP="00E60591">
            <w:pPr>
              <w:pStyle w:val="CopticVerse"/>
            </w:pPr>
            <w:r>
              <w:t>ⲛ̀ⲑⲟⲥ ⲡⲉⲧⲁⲥϭⲁⲥⲧ.</w:t>
            </w:r>
          </w:p>
        </w:tc>
      </w:tr>
      <w:tr w:rsidR="00E60591" w14:paraId="75D95A64" w14:textId="77777777" w:rsidTr="00E60591">
        <w:trPr>
          <w:cantSplit/>
        </w:trPr>
        <w:tc>
          <w:tcPr>
            <w:tcW w:w="288" w:type="dxa"/>
          </w:tcPr>
          <w:p w14:paraId="628706A0" w14:textId="77777777" w:rsidR="00E60591" w:rsidRDefault="00E60591" w:rsidP="00E60591">
            <w:pPr>
              <w:pStyle w:val="CopticCross"/>
            </w:pPr>
          </w:p>
        </w:tc>
        <w:tc>
          <w:tcPr>
            <w:tcW w:w="3960" w:type="dxa"/>
          </w:tcPr>
          <w:p w14:paraId="71160243" w14:textId="77777777" w:rsidR="00E60591" w:rsidRDefault="00E60591" w:rsidP="00E60591">
            <w:pPr>
              <w:pStyle w:val="EngHang"/>
            </w:pPr>
            <w:r>
              <w:t>You existed before the ages,</w:t>
            </w:r>
          </w:p>
          <w:p w14:paraId="7461B1E2" w14:textId="77777777" w:rsidR="00E60591" w:rsidRDefault="00E60591" w:rsidP="00E60591">
            <w:pPr>
              <w:pStyle w:val="EngHang"/>
            </w:pPr>
            <w:r>
              <w:t>With your power,</w:t>
            </w:r>
          </w:p>
          <w:p w14:paraId="62F21A85" w14:textId="77777777" w:rsidR="00E60591" w:rsidRDefault="00E60591" w:rsidP="00E60591">
            <w:pPr>
              <w:pStyle w:val="EngHang"/>
            </w:pPr>
            <w:r>
              <w:t>Without beginning,</w:t>
            </w:r>
          </w:p>
          <w:p w14:paraId="7CF03E0C" w14:textId="77777777" w:rsidR="00E60591" w:rsidRDefault="00E60591" w:rsidP="00E60591">
            <w:pPr>
              <w:pStyle w:val="EngHangEnd"/>
            </w:pPr>
            <w:r>
              <w:t>And without end.</w:t>
            </w:r>
          </w:p>
        </w:tc>
        <w:tc>
          <w:tcPr>
            <w:tcW w:w="288" w:type="dxa"/>
          </w:tcPr>
          <w:p w14:paraId="27895B7B" w14:textId="77777777" w:rsidR="00E60591" w:rsidRDefault="00E60591" w:rsidP="00E60591">
            <w:pPr>
              <w:pStyle w:val="CopticCross"/>
            </w:pPr>
          </w:p>
        </w:tc>
        <w:tc>
          <w:tcPr>
            <w:tcW w:w="288" w:type="dxa"/>
          </w:tcPr>
          <w:p w14:paraId="5B8740BE" w14:textId="77777777" w:rsidR="00E60591" w:rsidRDefault="00E60591" w:rsidP="00E60591">
            <w:pPr>
              <w:pStyle w:val="CopticCross"/>
            </w:pPr>
          </w:p>
        </w:tc>
        <w:tc>
          <w:tcPr>
            <w:tcW w:w="3960" w:type="dxa"/>
          </w:tcPr>
          <w:p w14:paraId="6ECBA8AA" w14:textId="77777777" w:rsidR="00E60591" w:rsidRDefault="00E60591" w:rsidP="00E60591">
            <w:pPr>
              <w:pStyle w:val="CopticVersemulti-line"/>
            </w:pPr>
            <w:r>
              <w:t>Ⲓⲥϫⲉⲛ ⲡ̀ⲉ̀ⲛⲉϩ ⲥϣⲟⲡ:</w:t>
            </w:r>
          </w:p>
          <w:p w14:paraId="16127453" w14:textId="77777777" w:rsidR="00E60591" w:rsidRDefault="00E60591" w:rsidP="00E60591">
            <w:pPr>
              <w:pStyle w:val="CopticVersemulti-line"/>
            </w:pPr>
            <w:r>
              <w:t>ϧⲉⲛ ⲧⲉⲕⲉⲝⲟⲩⲥⲓⲁ̀:</w:t>
            </w:r>
          </w:p>
          <w:p w14:paraId="5D0563A6" w14:textId="77777777" w:rsidR="00E60591" w:rsidRDefault="00E60591" w:rsidP="00E60591">
            <w:pPr>
              <w:pStyle w:val="CopticVersemulti-line"/>
            </w:pPr>
            <w:r>
              <w:t>ⲙ̀ⲙⲟⲛ ⲁⲣⲭⲏ ⲛ̀ⲧⲁⲕ:</w:t>
            </w:r>
          </w:p>
          <w:p w14:paraId="32CCCCCB" w14:textId="77777777" w:rsidR="00E60591" w:rsidRDefault="00E60591" w:rsidP="00E60591">
            <w:pPr>
              <w:pStyle w:val="CopticVerse"/>
            </w:pPr>
            <w:r>
              <w:t>ⲟⲩⲇⲉ ϫⲱⲕ ⲉ̀ⲃⲟⲗ.</w:t>
            </w:r>
          </w:p>
        </w:tc>
      </w:tr>
      <w:tr w:rsidR="00E60591" w14:paraId="1862FF1C" w14:textId="77777777" w:rsidTr="00E60591">
        <w:trPr>
          <w:cantSplit/>
        </w:trPr>
        <w:tc>
          <w:tcPr>
            <w:tcW w:w="288" w:type="dxa"/>
          </w:tcPr>
          <w:p w14:paraId="2E6D9595" w14:textId="77777777" w:rsidR="00E60591" w:rsidRDefault="00E60591" w:rsidP="00E60591">
            <w:pPr>
              <w:pStyle w:val="CopticCross"/>
            </w:pPr>
          </w:p>
        </w:tc>
        <w:tc>
          <w:tcPr>
            <w:tcW w:w="3960" w:type="dxa"/>
          </w:tcPr>
          <w:p w14:paraId="3D10344B" w14:textId="77777777" w:rsidR="00E60591" w:rsidRDefault="00E60591" w:rsidP="00E60591">
            <w:pPr>
              <w:pStyle w:val="EngHang"/>
            </w:pPr>
            <w:r>
              <w:t>Through Your love towards mankind,</w:t>
            </w:r>
          </w:p>
          <w:p w14:paraId="31B2FFCF" w14:textId="77777777" w:rsidR="00E60591" w:rsidRDefault="00E60591" w:rsidP="00E60591">
            <w:pPr>
              <w:pStyle w:val="EngHang"/>
            </w:pPr>
            <w:r>
              <w:t>O God the Logos,</w:t>
            </w:r>
          </w:p>
          <w:p w14:paraId="3B0C6484" w14:textId="77777777" w:rsidR="00E60591" w:rsidRDefault="00E60591" w:rsidP="00E60591">
            <w:pPr>
              <w:pStyle w:val="EngHang"/>
            </w:pPr>
            <w:r>
              <w:t>You bore the sins</w:t>
            </w:r>
          </w:p>
          <w:p w14:paraId="6578FE42" w14:textId="77777777" w:rsidR="00E60591" w:rsidRDefault="00E60591" w:rsidP="00E60591">
            <w:pPr>
              <w:pStyle w:val="EngHangEnd"/>
            </w:pPr>
            <w:r>
              <w:t>And the iniquities.</w:t>
            </w:r>
          </w:p>
        </w:tc>
        <w:tc>
          <w:tcPr>
            <w:tcW w:w="288" w:type="dxa"/>
          </w:tcPr>
          <w:p w14:paraId="6DBF0FCD" w14:textId="77777777" w:rsidR="00E60591" w:rsidRDefault="00E60591" w:rsidP="00E60591">
            <w:pPr>
              <w:pStyle w:val="CopticCross"/>
            </w:pPr>
          </w:p>
        </w:tc>
        <w:tc>
          <w:tcPr>
            <w:tcW w:w="288" w:type="dxa"/>
          </w:tcPr>
          <w:p w14:paraId="55CE25E8" w14:textId="77777777" w:rsidR="00E60591" w:rsidRDefault="00E60591" w:rsidP="00E60591">
            <w:pPr>
              <w:pStyle w:val="CopticCross"/>
            </w:pPr>
          </w:p>
        </w:tc>
        <w:tc>
          <w:tcPr>
            <w:tcW w:w="3960" w:type="dxa"/>
          </w:tcPr>
          <w:p w14:paraId="609107A0" w14:textId="77777777" w:rsidR="00E60591" w:rsidRDefault="00E60591" w:rsidP="00E60591">
            <w:pPr>
              <w:pStyle w:val="CopticVersemulti-line"/>
            </w:pPr>
            <w:r>
              <w:t>Ⲕⲁⲧⲁ ⲧⲉⲕⲙⲉⲧⲙⲁⲓⲣⲱⲙⲓ:</w:t>
            </w:r>
          </w:p>
          <w:p w14:paraId="36DE76DE" w14:textId="77777777" w:rsidR="00E60591" w:rsidRDefault="00E60591" w:rsidP="00E60591">
            <w:pPr>
              <w:pStyle w:val="CopticVersemulti-line"/>
            </w:pPr>
            <w:r>
              <w:t>ⲱ̀ ⲡⲓⲗⲟⲅⲟⲥ ⲛ̀ⲛⲟⲩϯ:</w:t>
            </w:r>
          </w:p>
          <w:p w14:paraId="0F82F227" w14:textId="77777777" w:rsidR="00E60591" w:rsidRDefault="00E60591" w:rsidP="00E60591">
            <w:pPr>
              <w:pStyle w:val="CopticVersemulti-line"/>
            </w:pPr>
            <w:r>
              <w:t>ⲁⲕϥⲁⲓ ⲛ̀ⲛⲓⲛⲟⲃⲓ:</w:t>
            </w:r>
          </w:p>
          <w:p w14:paraId="2D906AEE" w14:textId="77777777" w:rsidR="00E60591" w:rsidRDefault="00E60591" w:rsidP="00E60591">
            <w:pPr>
              <w:pStyle w:val="CopticVerse"/>
            </w:pPr>
            <w:r>
              <w:t>ⲛⲉⲙ ⲛⲓⲁ̀ⲛⲟⲙⲓⲁ̀.</w:t>
            </w:r>
          </w:p>
        </w:tc>
      </w:tr>
      <w:tr w:rsidR="00E60591" w14:paraId="23062123" w14:textId="77777777" w:rsidTr="00E60591">
        <w:trPr>
          <w:cantSplit/>
        </w:trPr>
        <w:tc>
          <w:tcPr>
            <w:tcW w:w="288" w:type="dxa"/>
          </w:tcPr>
          <w:p w14:paraId="28E19610" w14:textId="77777777" w:rsidR="00E60591" w:rsidRDefault="00E60591" w:rsidP="00E60591">
            <w:pPr>
              <w:pStyle w:val="CopticCross"/>
            </w:pPr>
            <w:r>
              <w:t>¿</w:t>
            </w:r>
          </w:p>
        </w:tc>
        <w:tc>
          <w:tcPr>
            <w:tcW w:w="3960" w:type="dxa"/>
          </w:tcPr>
          <w:p w14:paraId="7146A2D3" w14:textId="77777777" w:rsidR="00E60591" w:rsidRDefault="00E60591" w:rsidP="00E60591">
            <w:pPr>
              <w:pStyle w:val="EngHang"/>
              <w:rPr>
                <w:rFonts w:eastAsia="Arial Unicode MS"/>
              </w:rPr>
            </w:pPr>
            <w:r>
              <w:rPr>
                <w:rFonts w:eastAsia="Arial Unicode MS"/>
              </w:rPr>
              <w:t>The Light of Your glory shone,</w:t>
            </w:r>
          </w:p>
          <w:p w14:paraId="3DE16FA4" w14:textId="77777777" w:rsidR="00E60591" w:rsidRDefault="00E60591" w:rsidP="00E60591">
            <w:pPr>
              <w:pStyle w:val="EngHang"/>
              <w:rPr>
                <w:rFonts w:eastAsia="Arial Unicode MS"/>
              </w:rPr>
            </w:pPr>
            <w:r>
              <w:rPr>
                <w:rFonts w:eastAsia="Arial Unicode MS"/>
              </w:rPr>
              <w:t>O Good One,</w:t>
            </w:r>
          </w:p>
          <w:p w14:paraId="0C84AB24" w14:textId="77777777" w:rsidR="00E60591" w:rsidRDefault="00E60591" w:rsidP="00E60591">
            <w:pPr>
              <w:pStyle w:val="EngHang"/>
              <w:rPr>
                <w:rFonts w:eastAsia="Arial Unicode MS"/>
              </w:rPr>
            </w:pPr>
            <w:r>
              <w:rPr>
                <w:rFonts w:eastAsia="Arial Unicode MS"/>
              </w:rPr>
              <w:t>Covering the whole</w:t>
            </w:r>
          </w:p>
          <w:p w14:paraId="58A63F45" w14:textId="77777777" w:rsidR="00E60591" w:rsidRPr="003678BC" w:rsidRDefault="00E60591" w:rsidP="00E60591">
            <w:pPr>
              <w:pStyle w:val="EngHangEnd"/>
              <w:rPr>
                <w:rFonts w:eastAsia="Arial Unicode MS"/>
              </w:rPr>
            </w:pPr>
            <w:r>
              <w:rPr>
                <w:rFonts w:eastAsia="Arial Unicode MS"/>
              </w:rPr>
              <w:t>Material world.</w:t>
            </w:r>
          </w:p>
        </w:tc>
        <w:tc>
          <w:tcPr>
            <w:tcW w:w="288" w:type="dxa"/>
          </w:tcPr>
          <w:p w14:paraId="7CD626EF" w14:textId="77777777" w:rsidR="00E60591" w:rsidRDefault="00E60591" w:rsidP="00E60591">
            <w:pPr>
              <w:pStyle w:val="CopticCross"/>
            </w:pPr>
          </w:p>
        </w:tc>
        <w:tc>
          <w:tcPr>
            <w:tcW w:w="288" w:type="dxa"/>
          </w:tcPr>
          <w:p w14:paraId="3EA09C1B" w14:textId="77777777" w:rsidR="00E60591" w:rsidRDefault="00E60591" w:rsidP="00E60591">
            <w:pPr>
              <w:pStyle w:val="CopticCross"/>
            </w:pPr>
            <w:r>
              <w:t>¿</w:t>
            </w:r>
          </w:p>
        </w:tc>
        <w:tc>
          <w:tcPr>
            <w:tcW w:w="3960" w:type="dxa"/>
          </w:tcPr>
          <w:p w14:paraId="32918642" w14:textId="77777777" w:rsidR="00E60591" w:rsidRDefault="00E60591" w:rsidP="00E60591">
            <w:pPr>
              <w:pStyle w:val="CopticVersemulti-line"/>
            </w:pPr>
            <w:r>
              <w:t>Ⲗⲁⲙ ⲡⲣⲟⲥ ⲙⲡⲉⲕⲱⲟⲩ:</w:t>
            </w:r>
          </w:p>
          <w:p w14:paraId="13D872A3" w14:textId="77777777" w:rsidR="00E60591" w:rsidRDefault="00E60591" w:rsidP="00E60591">
            <w:pPr>
              <w:pStyle w:val="CopticVersemulti-line"/>
            </w:pPr>
            <w:r>
              <w:t>ⲱ ⲛⲓⲁⲅⲁⲑⲟⲥ:</w:t>
            </w:r>
          </w:p>
          <w:p w14:paraId="71B296D4" w14:textId="77777777" w:rsidR="00E60591" w:rsidRDefault="00E60591" w:rsidP="00E60591">
            <w:pPr>
              <w:pStyle w:val="CopticVersemulti-line"/>
            </w:pPr>
            <w:r>
              <w:t>ⲁϥϩⲱⲃⲥ ⲙ̀ⲡⲓⲕⲟⲥⲙⲟⲥ:</w:t>
            </w:r>
          </w:p>
          <w:p w14:paraId="6B512505" w14:textId="77777777" w:rsidR="00E60591" w:rsidRPr="005130A7" w:rsidRDefault="00E60591" w:rsidP="00E60591">
            <w:pPr>
              <w:pStyle w:val="CopticVerse"/>
            </w:pPr>
            <w:r>
              <w:t>ⲛ̀ⲥⲱⲙⲁⲧⲓⲕⲟⲥ.</w:t>
            </w:r>
          </w:p>
        </w:tc>
      </w:tr>
      <w:tr w:rsidR="00E60591" w14:paraId="742DE73B" w14:textId="77777777" w:rsidTr="00E60591">
        <w:trPr>
          <w:cantSplit/>
        </w:trPr>
        <w:tc>
          <w:tcPr>
            <w:tcW w:w="288" w:type="dxa"/>
          </w:tcPr>
          <w:p w14:paraId="3D31F9FB" w14:textId="77777777" w:rsidR="00E60591" w:rsidRDefault="00E60591" w:rsidP="00E60591">
            <w:pPr>
              <w:pStyle w:val="CopticCross"/>
            </w:pPr>
            <w:r>
              <w:t>¿</w:t>
            </w:r>
          </w:p>
        </w:tc>
        <w:tc>
          <w:tcPr>
            <w:tcW w:w="3960" w:type="dxa"/>
          </w:tcPr>
          <w:p w14:paraId="414FE9DA" w14:textId="77777777" w:rsidR="00E60591" w:rsidRDefault="00E60591" w:rsidP="00E60591">
            <w:pPr>
              <w:pStyle w:val="EngHang"/>
            </w:pPr>
            <w:r>
              <w:t>Let us rejoice,</w:t>
            </w:r>
          </w:p>
          <w:p w14:paraId="31CB179A" w14:textId="77777777" w:rsidR="00E60591" w:rsidRDefault="00E60591" w:rsidP="00E60591">
            <w:pPr>
              <w:pStyle w:val="EngHang"/>
            </w:pPr>
            <w:r>
              <w:t>And be joyful,</w:t>
            </w:r>
          </w:p>
          <w:p w14:paraId="57554CC1" w14:textId="77777777" w:rsidR="00E60591" w:rsidRDefault="00E60591" w:rsidP="00E60591">
            <w:pPr>
              <w:pStyle w:val="EngHang"/>
            </w:pPr>
            <w:r>
              <w:t>For Emmanuel</w:t>
            </w:r>
          </w:p>
          <w:p w14:paraId="7E6E71D5" w14:textId="77777777" w:rsidR="00E60591" w:rsidRDefault="00E60591" w:rsidP="00E60591">
            <w:pPr>
              <w:pStyle w:val="EngHangEnd"/>
            </w:pPr>
            <w:r>
              <w:t>Has had mercy upon us.</w:t>
            </w:r>
          </w:p>
        </w:tc>
        <w:tc>
          <w:tcPr>
            <w:tcW w:w="288" w:type="dxa"/>
          </w:tcPr>
          <w:p w14:paraId="6E1203E5" w14:textId="77777777" w:rsidR="00E60591" w:rsidRDefault="00E60591" w:rsidP="00E60591">
            <w:pPr>
              <w:pStyle w:val="CopticCross"/>
            </w:pPr>
          </w:p>
        </w:tc>
        <w:tc>
          <w:tcPr>
            <w:tcW w:w="288" w:type="dxa"/>
          </w:tcPr>
          <w:p w14:paraId="442C4A6C" w14:textId="77777777" w:rsidR="00E60591" w:rsidRDefault="00E60591" w:rsidP="00E60591">
            <w:pPr>
              <w:pStyle w:val="CopticCross"/>
            </w:pPr>
            <w:r>
              <w:t>¿</w:t>
            </w:r>
          </w:p>
        </w:tc>
        <w:tc>
          <w:tcPr>
            <w:tcW w:w="3960" w:type="dxa"/>
          </w:tcPr>
          <w:p w14:paraId="722FF02A" w14:textId="77777777" w:rsidR="00E60591" w:rsidRDefault="00E60591" w:rsidP="00E60591">
            <w:pPr>
              <w:pStyle w:val="CopticVersemulti-line"/>
            </w:pPr>
            <w:r>
              <w:t>Ⲙⲁⲣⲉⲛⲟⲩⲛⲟϥ ⲙ̀ⲙⲟⲛ:</w:t>
            </w:r>
          </w:p>
          <w:p w14:paraId="341D80C8" w14:textId="77777777" w:rsidR="00E60591" w:rsidRDefault="00E60591" w:rsidP="00E60591">
            <w:pPr>
              <w:pStyle w:val="CopticVersemulti-line"/>
            </w:pPr>
            <w:r>
              <w:t>ⲟⲩⲟϩ ⲛ̀ⲧⲉⲛⲑⲉⲗⲏⲗ:</w:t>
            </w:r>
          </w:p>
          <w:p w14:paraId="6AE24681" w14:textId="77777777" w:rsidR="00E60591" w:rsidRDefault="00E60591" w:rsidP="00E60591">
            <w:pPr>
              <w:pStyle w:val="CopticVersemulti-line"/>
            </w:pPr>
            <w:r>
              <w:t>ϫⲉ Ⲉⲙⲙⲁⲛⲟⲩⲗ:</w:t>
            </w:r>
          </w:p>
          <w:p w14:paraId="05B7B881" w14:textId="77777777" w:rsidR="00E60591" w:rsidRDefault="00E60591" w:rsidP="00E60591">
            <w:pPr>
              <w:pStyle w:val="CopticVerse"/>
            </w:pPr>
            <w:r>
              <w:t>ⲁϥⲉ̀ⲣⲟⲩⲛⲁⲓ ⲛⲉⲙⲁⲛ.</w:t>
            </w:r>
          </w:p>
        </w:tc>
      </w:tr>
      <w:tr w:rsidR="00E60591" w14:paraId="0CB72FE8" w14:textId="77777777" w:rsidTr="00E60591">
        <w:trPr>
          <w:cantSplit/>
        </w:trPr>
        <w:tc>
          <w:tcPr>
            <w:tcW w:w="288" w:type="dxa"/>
          </w:tcPr>
          <w:p w14:paraId="200CAF62" w14:textId="77777777" w:rsidR="00E60591" w:rsidRDefault="00E60591" w:rsidP="00E60591">
            <w:pPr>
              <w:pStyle w:val="CopticCross"/>
            </w:pPr>
          </w:p>
        </w:tc>
        <w:tc>
          <w:tcPr>
            <w:tcW w:w="3960" w:type="dxa"/>
          </w:tcPr>
          <w:p w14:paraId="21B0FA47" w14:textId="77777777" w:rsidR="00E60591" w:rsidRDefault="00E60591" w:rsidP="00E60591">
            <w:pPr>
              <w:pStyle w:val="EngHang"/>
            </w:pPr>
            <w:r>
              <w:t>The heavens are Yours,</w:t>
            </w:r>
          </w:p>
          <w:p w14:paraId="1D7E27B3" w14:textId="77777777" w:rsidR="00E60591" w:rsidRDefault="00E60591" w:rsidP="00E60591">
            <w:pPr>
              <w:pStyle w:val="EngHang"/>
            </w:pPr>
            <w:r>
              <w:t>O Good One,</w:t>
            </w:r>
          </w:p>
          <w:p w14:paraId="0BC5B075" w14:textId="77777777" w:rsidR="00E60591" w:rsidRDefault="00E60591" w:rsidP="00E60591">
            <w:pPr>
              <w:pStyle w:val="EngHang"/>
            </w:pPr>
            <w:r>
              <w:t>As is the earth,</w:t>
            </w:r>
          </w:p>
          <w:p w14:paraId="3A0F3559" w14:textId="77777777" w:rsidR="00E60591" w:rsidRDefault="00E60591" w:rsidP="00E60591">
            <w:pPr>
              <w:pStyle w:val="EngHangEnd"/>
            </w:pPr>
            <w:r>
              <w:t>And everything within them.</w:t>
            </w:r>
          </w:p>
        </w:tc>
        <w:tc>
          <w:tcPr>
            <w:tcW w:w="288" w:type="dxa"/>
          </w:tcPr>
          <w:p w14:paraId="747E5DB0" w14:textId="77777777" w:rsidR="00E60591" w:rsidRDefault="00E60591" w:rsidP="00E60591">
            <w:pPr>
              <w:pStyle w:val="CopticCross"/>
            </w:pPr>
          </w:p>
        </w:tc>
        <w:tc>
          <w:tcPr>
            <w:tcW w:w="288" w:type="dxa"/>
          </w:tcPr>
          <w:p w14:paraId="2EDD1848" w14:textId="77777777" w:rsidR="00E60591" w:rsidRDefault="00E60591" w:rsidP="00E60591">
            <w:pPr>
              <w:pStyle w:val="CopticCross"/>
            </w:pPr>
          </w:p>
        </w:tc>
        <w:tc>
          <w:tcPr>
            <w:tcW w:w="3960" w:type="dxa"/>
          </w:tcPr>
          <w:p w14:paraId="72F958FF" w14:textId="77777777" w:rsidR="00E60591" w:rsidRDefault="00E60591" w:rsidP="00E60591">
            <w:pPr>
              <w:pStyle w:val="CopticVersemulti-line"/>
            </w:pPr>
            <w:r>
              <w:t>Ⲛⲟⲩⲕ ⲛⲉ ⲛⲓⲫⲏⲟⲩⲓ:</w:t>
            </w:r>
          </w:p>
          <w:p w14:paraId="62D81C7B" w14:textId="77777777" w:rsidR="00E60591" w:rsidRDefault="00E60591" w:rsidP="00E60591">
            <w:pPr>
              <w:pStyle w:val="CopticVersemulti-line"/>
            </w:pPr>
            <w:r>
              <w:t>ⲱ ⲡⲓⲁⲅⲁⲑⲟⲥ:</w:t>
            </w:r>
          </w:p>
          <w:p w14:paraId="17C97F9D" w14:textId="77777777" w:rsidR="00E60591" w:rsidRDefault="00E60591" w:rsidP="00E60591">
            <w:pPr>
              <w:pStyle w:val="CopticVersemulti-line"/>
            </w:pPr>
            <w:r>
              <w:t>ⲫⲱⲕ ⲡⲉ ⲡⲓⲕⲁϩⲓ:</w:t>
            </w:r>
          </w:p>
          <w:p w14:paraId="28317737" w14:textId="77777777" w:rsidR="00E60591" w:rsidRDefault="00E60591" w:rsidP="00E60591">
            <w:pPr>
              <w:pStyle w:val="CopticVerse"/>
            </w:pPr>
            <w:r>
              <w:t>ⲛⲉⲙ ⲡⲉϥⲙⲟϩ ⲉ̀ⲃⲟⲗ.</w:t>
            </w:r>
          </w:p>
        </w:tc>
      </w:tr>
      <w:tr w:rsidR="00E60591" w14:paraId="4E6A978D" w14:textId="77777777" w:rsidTr="00E60591">
        <w:trPr>
          <w:cantSplit/>
        </w:trPr>
        <w:tc>
          <w:tcPr>
            <w:tcW w:w="288" w:type="dxa"/>
          </w:tcPr>
          <w:p w14:paraId="6AB59039" w14:textId="77777777" w:rsidR="00E60591" w:rsidRDefault="00E60591" w:rsidP="00E60591">
            <w:pPr>
              <w:pStyle w:val="CopticCross"/>
            </w:pPr>
          </w:p>
        </w:tc>
        <w:tc>
          <w:tcPr>
            <w:tcW w:w="3960" w:type="dxa"/>
          </w:tcPr>
          <w:p w14:paraId="526ADCB5" w14:textId="77777777" w:rsidR="00E60591" w:rsidRDefault="00E60591" w:rsidP="00E60591">
            <w:pPr>
              <w:pStyle w:val="EngHang"/>
            </w:pPr>
            <w:r>
              <w:t>Sadness of heart</w:t>
            </w:r>
          </w:p>
          <w:p w14:paraId="68A1EB36" w14:textId="77777777" w:rsidR="00E60591" w:rsidRDefault="00E60591" w:rsidP="00E60591">
            <w:pPr>
              <w:pStyle w:val="EngHang"/>
            </w:pPr>
            <w:r>
              <w:t>Came from one tree,</w:t>
            </w:r>
          </w:p>
          <w:p w14:paraId="26C96031" w14:textId="77777777" w:rsidR="00E60591" w:rsidRDefault="00E60591" w:rsidP="00E60591">
            <w:pPr>
              <w:pStyle w:val="EngHang"/>
            </w:pPr>
            <w:r>
              <w:t>Which brought mankind</w:t>
            </w:r>
          </w:p>
          <w:p w14:paraId="167C0F05" w14:textId="77777777" w:rsidR="00E60591" w:rsidRDefault="00E60591" w:rsidP="00E60591">
            <w:pPr>
              <w:pStyle w:val="EngHangEnd"/>
            </w:pPr>
            <w:r>
              <w:t>Under judgment.</w:t>
            </w:r>
          </w:p>
        </w:tc>
        <w:tc>
          <w:tcPr>
            <w:tcW w:w="288" w:type="dxa"/>
          </w:tcPr>
          <w:p w14:paraId="3058F6C7" w14:textId="77777777" w:rsidR="00E60591" w:rsidRDefault="00E60591" w:rsidP="00E60591">
            <w:pPr>
              <w:pStyle w:val="CopticCross"/>
            </w:pPr>
          </w:p>
        </w:tc>
        <w:tc>
          <w:tcPr>
            <w:tcW w:w="288" w:type="dxa"/>
          </w:tcPr>
          <w:p w14:paraId="60000077" w14:textId="77777777" w:rsidR="00E60591" w:rsidRDefault="00E60591" w:rsidP="00E60591">
            <w:pPr>
              <w:pStyle w:val="CopticCross"/>
            </w:pPr>
          </w:p>
        </w:tc>
        <w:tc>
          <w:tcPr>
            <w:tcW w:w="3960" w:type="dxa"/>
          </w:tcPr>
          <w:p w14:paraId="7B1EBCB4" w14:textId="77777777" w:rsidR="00E60591" w:rsidRDefault="00E60591" w:rsidP="00E60591">
            <w:pPr>
              <w:pStyle w:val="CopticVersemulti-line"/>
            </w:pPr>
            <w:r>
              <w:t>Ⲝⲩⲗⲱⲛ ⲛ̀ⲟⲩⲱⲧ:</w:t>
            </w:r>
          </w:p>
          <w:p w14:paraId="653A3FAC" w14:textId="77777777" w:rsidR="00E60591" w:rsidRDefault="00E60591" w:rsidP="00E60591">
            <w:pPr>
              <w:pStyle w:val="CopticVersemulti-line"/>
            </w:pPr>
            <w:r>
              <w:t>ⲉ̀ⲧⲉ ⲡⲓⲙ̀ⲕⲁϩ ⲛ̀ϩⲏⲧ:</w:t>
            </w:r>
          </w:p>
          <w:p w14:paraId="06A9941C" w14:textId="77777777" w:rsidR="00E60591" w:rsidRDefault="00E60591" w:rsidP="00E60591">
            <w:pPr>
              <w:pStyle w:val="CopticVersemulti-line"/>
            </w:pPr>
            <w:r>
              <w:t>ⲉϥϩⲏⲟⲩ ⲙ̀ⲡⲓⲣⲱⲙⲓ:</w:t>
            </w:r>
          </w:p>
          <w:p w14:paraId="32A3BBDB" w14:textId="77777777" w:rsidR="00E60591" w:rsidRDefault="00E60591" w:rsidP="00E60591">
            <w:pPr>
              <w:pStyle w:val="CopticVerse"/>
            </w:pPr>
            <w:r>
              <w:t>ⲉ̀ⲡⲓϩⲓⲟⲩⲓ̀ ⲉ̀ⲡ̀ϩⲁⲡ.</w:t>
            </w:r>
          </w:p>
        </w:tc>
      </w:tr>
      <w:tr w:rsidR="00E60591" w14:paraId="2AB9418B" w14:textId="77777777" w:rsidTr="00E60591">
        <w:trPr>
          <w:cantSplit/>
        </w:trPr>
        <w:tc>
          <w:tcPr>
            <w:tcW w:w="288" w:type="dxa"/>
          </w:tcPr>
          <w:p w14:paraId="6A44D1A3" w14:textId="77777777" w:rsidR="00E60591" w:rsidRDefault="00E60591" w:rsidP="00E60591">
            <w:pPr>
              <w:pStyle w:val="CopticCross"/>
            </w:pPr>
            <w:r>
              <w:t>¿</w:t>
            </w:r>
          </w:p>
        </w:tc>
        <w:tc>
          <w:tcPr>
            <w:tcW w:w="3960" w:type="dxa"/>
          </w:tcPr>
          <w:p w14:paraId="6D2B5D1D" w14:textId="77777777" w:rsidR="00E60591" w:rsidRDefault="00E60591" w:rsidP="00E60591">
            <w:pPr>
              <w:pStyle w:val="EngHang"/>
            </w:pPr>
            <w:r>
              <w:t>Joy has come</w:t>
            </w:r>
          </w:p>
          <w:p w14:paraId="33A007E3" w14:textId="77777777" w:rsidR="00E60591" w:rsidRDefault="00E60591" w:rsidP="00E60591">
            <w:pPr>
              <w:pStyle w:val="EngHang"/>
            </w:pPr>
            <w:r>
              <w:t>To the world,</w:t>
            </w:r>
          </w:p>
          <w:p w14:paraId="1D5B6E1A" w14:textId="77777777" w:rsidR="00E60591" w:rsidRDefault="00E60591" w:rsidP="00E60591">
            <w:pPr>
              <w:pStyle w:val="EngHang"/>
            </w:pPr>
            <w:r>
              <w:t>For the Son of God</w:t>
            </w:r>
          </w:p>
          <w:p w14:paraId="579B9EBB" w14:textId="77777777" w:rsidR="00E60591" w:rsidRDefault="00E60591" w:rsidP="00E60591">
            <w:pPr>
              <w:pStyle w:val="EngHangEnd"/>
            </w:pPr>
            <w:r>
              <w:t>Has dwelt among men.</w:t>
            </w:r>
          </w:p>
        </w:tc>
        <w:tc>
          <w:tcPr>
            <w:tcW w:w="288" w:type="dxa"/>
          </w:tcPr>
          <w:p w14:paraId="08254A1F" w14:textId="77777777" w:rsidR="00E60591" w:rsidRDefault="00E60591" w:rsidP="00E60591">
            <w:pPr>
              <w:pStyle w:val="CopticCross"/>
            </w:pPr>
          </w:p>
        </w:tc>
        <w:tc>
          <w:tcPr>
            <w:tcW w:w="288" w:type="dxa"/>
          </w:tcPr>
          <w:p w14:paraId="1999471A" w14:textId="77777777" w:rsidR="00E60591" w:rsidRDefault="00E60591" w:rsidP="00E60591">
            <w:pPr>
              <w:pStyle w:val="CopticCross"/>
            </w:pPr>
            <w:r>
              <w:t>¿</w:t>
            </w:r>
          </w:p>
        </w:tc>
        <w:tc>
          <w:tcPr>
            <w:tcW w:w="3960" w:type="dxa"/>
          </w:tcPr>
          <w:p w14:paraId="284980FF" w14:textId="77777777" w:rsidR="00E60591" w:rsidRDefault="00E60591" w:rsidP="00E60591">
            <w:pPr>
              <w:pStyle w:val="CopticVersemulti-line"/>
            </w:pPr>
            <w:r>
              <w:t>Ⲟⲩⲣⲁϣⲓ ⲛⲁϣⲱⲡⲓ:</w:t>
            </w:r>
          </w:p>
          <w:p w14:paraId="26E6743B" w14:textId="77777777" w:rsidR="00E60591" w:rsidRDefault="00E60591" w:rsidP="00E60591">
            <w:pPr>
              <w:pStyle w:val="CopticVersemulti-line"/>
            </w:pPr>
            <w:r>
              <w:t>Ϯⲟⲓⲕⲟⲩⲙⲉⲛⲏ:</w:t>
            </w:r>
          </w:p>
          <w:p w14:paraId="7205BABF" w14:textId="77777777" w:rsidR="00E60591" w:rsidRDefault="00E60591" w:rsidP="00E60591">
            <w:pPr>
              <w:pStyle w:val="CopticVersemulti-line"/>
            </w:pPr>
            <w:r>
              <w:t>ⲉⲑⲃⲉ ϫⲉ ⲁⲪⲛⲟⲩϯ:</w:t>
            </w:r>
          </w:p>
          <w:p w14:paraId="60DA1DE2" w14:textId="77777777" w:rsidR="00E60591" w:rsidRDefault="00E60591" w:rsidP="00E60591">
            <w:pPr>
              <w:pStyle w:val="CopticVerse"/>
            </w:pPr>
            <w:r>
              <w:t>ϣⲱⲡⲓ ⲛⲉⲙ ⲛⲓⲣⲱⲙⲓ.</w:t>
            </w:r>
          </w:p>
        </w:tc>
      </w:tr>
      <w:tr w:rsidR="00E60591" w14:paraId="5D67D180" w14:textId="77777777" w:rsidTr="00E60591">
        <w:trPr>
          <w:cantSplit/>
        </w:trPr>
        <w:tc>
          <w:tcPr>
            <w:tcW w:w="288" w:type="dxa"/>
          </w:tcPr>
          <w:p w14:paraId="20142E31" w14:textId="77777777" w:rsidR="00E60591" w:rsidRDefault="00E60591" w:rsidP="00E60591">
            <w:pPr>
              <w:pStyle w:val="CopticCross"/>
            </w:pPr>
            <w:r>
              <w:t>¿</w:t>
            </w:r>
          </w:p>
        </w:tc>
        <w:tc>
          <w:tcPr>
            <w:tcW w:w="3960" w:type="dxa"/>
          </w:tcPr>
          <w:p w14:paraId="413CC639" w14:textId="77777777" w:rsidR="00E60591" w:rsidRDefault="00E60591" w:rsidP="00E60591">
            <w:pPr>
              <w:pStyle w:val="EngHang"/>
            </w:pPr>
            <w:r>
              <w:t>The Lamb is the Logos</w:t>
            </w:r>
          </w:p>
          <w:p w14:paraId="538D49EE" w14:textId="77777777" w:rsidR="00E60591" w:rsidRDefault="00E60591" w:rsidP="00E60591">
            <w:pPr>
              <w:pStyle w:val="EngHang"/>
            </w:pPr>
            <w:r>
              <w:t>Of the Pantocrator,</w:t>
            </w:r>
          </w:p>
          <w:p w14:paraId="6E5A0567" w14:textId="77777777" w:rsidR="00E60591" w:rsidRDefault="00E60591" w:rsidP="00E60591">
            <w:pPr>
              <w:pStyle w:val="EngHang"/>
            </w:pPr>
            <w:r>
              <w:t>The One free from</w:t>
            </w:r>
          </w:p>
          <w:p w14:paraId="0E8E275F" w14:textId="77777777" w:rsidR="00E60591" w:rsidRDefault="00E60591" w:rsidP="00E60591">
            <w:pPr>
              <w:pStyle w:val="EngHangEnd"/>
            </w:pPr>
            <w:r>
              <w:t>Corruption and evil.</w:t>
            </w:r>
          </w:p>
        </w:tc>
        <w:tc>
          <w:tcPr>
            <w:tcW w:w="288" w:type="dxa"/>
          </w:tcPr>
          <w:p w14:paraId="7E89312A" w14:textId="77777777" w:rsidR="00E60591" w:rsidRDefault="00E60591" w:rsidP="00E60591">
            <w:pPr>
              <w:pStyle w:val="CopticCross"/>
            </w:pPr>
          </w:p>
        </w:tc>
        <w:tc>
          <w:tcPr>
            <w:tcW w:w="288" w:type="dxa"/>
          </w:tcPr>
          <w:p w14:paraId="7030074D" w14:textId="77777777" w:rsidR="00E60591" w:rsidRDefault="00E60591" w:rsidP="00E60591">
            <w:pPr>
              <w:pStyle w:val="CopticCross"/>
            </w:pPr>
            <w:r>
              <w:t>¿</w:t>
            </w:r>
          </w:p>
        </w:tc>
        <w:tc>
          <w:tcPr>
            <w:tcW w:w="3960" w:type="dxa"/>
          </w:tcPr>
          <w:p w14:paraId="7D94F64D" w14:textId="77777777" w:rsidR="00E60591" w:rsidRDefault="00E60591" w:rsidP="00E60591">
            <w:pPr>
              <w:pStyle w:val="CopticVersemulti-line"/>
            </w:pPr>
            <w:r>
              <w:t>Ⲛⲓϩⲓⲏⲃ ⲡⲉ ⲡⲓⲗⲟⲅⲟⲥ:</w:t>
            </w:r>
          </w:p>
          <w:p w14:paraId="56B9E660" w14:textId="77777777" w:rsidR="00E60591" w:rsidRDefault="00E60591" w:rsidP="00E60591">
            <w:pPr>
              <w:pStyle w:val="CopticVersemulti-line"/>
            </w:pPr>
            <w:r>
              <w:t>ⲡⲓⲡⲁⲛⲧⲟⲕⲣⲁⲧⲱⲣ:</w:t>
            </w:r>
          </w:p>
          <w:p w14:paraId="34C7DB33" w14:textId="77777777" w:rsidR="00E60591" w:rsidRDefault="00E60591" w:rsidP="00E60591">
            <w:pPr>
              <w:pStyle w:val="CopticVersemulti-line"/>
            </w:pPr>
            <w:r>
              <w:t>ⲉ̀ϥⲟⲓ ⲛ̀ⲁⲧⲭ̀ⲣⲱϥ:</w:t>
            </w:r>
          </w:p>
          <w:p w14:paraId="723103B3" w14:textId="77777777" w:rsidR="00E60591" w:rsidRDefault="00E60591" w:rsidP="00E60591">
            <w:pPr>
              <w:pStyle w:val="CopticVerse"/>
            </w:pPr>
            <w:r>
              <w:t>ⲟⲩⲇⲉ ⲛ̀ⲁⲧⲕⲁⲕⲓⲁ̀.</w:t>
            </w:r>
          </w:p>
        </w:tc>
      </w:tr>
      <w:tr w:rsidR="00E60591" w14:paraId="6068A99E" w14:textId="77777777" w:rsidTr="00E60591">
        <w:trPr>
          <w:cantSplit/>
        </w:trPr>
        <w:tc>
          <w:tcPr>
            <w:tcW w:w="288" w:type="dxa"/>
          </w:tcPr>
          <w:p w14:paraId="72DD15DB" w14:textId="77777777" w:rsidR="00E60591" w:rsidRDefault="00E60591" w:rsidP="00E60591">
            <w:pPr>
              <w:pStyle w:val="CopticCross"/>
            </w:pPr>
          </w:p>
        </w:tc>
        <w:tc>
          <w:tcPr>
            <w:tcW w:w="3960" w:type="dxa"/>
          </w:tcPr>
          <w:p w14:paraId="269C6427" w14:textId="77777777" w:rsidR="00E60591" w:rsidRDefault="00E60591" w:rsidP="00E60591">
            <w:pPr>
              <w:pStyle w:val="EngHang"/>
            </w:pPr>
            <w:r>
              <w:t>All the heavenly</w:t>
            </w:r>
          </w:p>
          <w:p w14:paraId="58BAEDBB" w14:textId="77777777" w:rsidR="00E60591" w:rsidRDefault="00E60591" w:rsidP="00E60591">
            <w:pPr>
              <w:pStyle w:val="EngHang"/>
            </w:pPr>
            <w:r>
              <w:t>Orders on high</w:t>
            </w:r>
          </w:p>
          <w:p w14:paraId="163EF64E" w14:textId="77777777" w:rsidR="00E60591" w:rsidRDefault="00E60591" w:rsidP="00E60591">
            <w:pPr>
              <w:pStyle w:val="EngHang"/>
            </w:pPr>
            <w:r>
              <w:t>Rejoice with Him</w:t>
            </w:r>
          </w:p>
          <w:p w14:paraId="087BB9DF" w14:textId="77777777" w:rsidR="00E60591" w:rsidRDefault="00E60591" w:rsidP="00E60591">
            <w:pPr>
              <w:pStyle w:val="EngHangEnd"/>
            </w:pPr>
            <w:r>
              <w:t>In His Kingdom.</w:t>
            </w:r>
          </w:p>
        </w:tc>
        <w:tc>
          <w:tcPr>
            <w:tcW w:w="288" w:type="dxa"/>
          </w:tcPr>
          <w:p w14:paraId="0D9667F2" w14:textId="77777777" w:rsidR="00E60591" w:rsidRDefault="00E60591" w:rsidP="00E60591">
            <w:pPr>
              <w:pStyle w:val="CopticCross"/>
            </w:pPr>
          </w:p>
        </w:tc>
        <w:tc>
          <w:tcPr>
            <w:tcW w:w="288" w:type="dxa"/>
          </w:tcPr>
          <w:p w14:paraId="5E1E70C6" w14:textId="77777777" w:rsidR="00E60591" w:rsidRDefault="00E60591" w:rsidP="00E60591">
            <w:pPr>
              <w:pStyle w:val="CopticCross"/>
            </w:pPr>
          </w:p>
        </w:tc>
        <w:tc>
          <w:tcPr>
            <w:tcW w:w="3960" w:type="dxa"/>
          </w:tcPr>
          <w:p w14:paraId="50D94F2B" w14:textId="77777777" w:rsidR="00E60591" w:rsidRDefault="00E60591" w:rsidP="00E60591">
            <w:pPr>
              <w:pStyle w:val="CopticVersemulti-line"/>
            </w:pPr>
            <w:r>
              <w:t>Ⲣⲁⲛ ⲛⲓⲃⲉⲛ ⲉⲧϭⲟⲥⲓ:</w:t>
            </w:r>
          </w:p>
          <w:p w14:paraId="3BBF0C66" w14:textId="77777777" w:rsidR="00E60591" w:rsidRDefault="00E60591" w:rsidP="00E60591">
            <w:pPr>
              <w:pStyle w:val="CopticVersemulti-line"/>
            </w:pPr>
            <w:r>
              <w:t>ⲛ̀ⲧⲉ ⲛⲁⲛⲓⲫⲏⲟⲩⲓ:</w:t>
            </w:r>
          </w:p>
          <w:p w14:paraId="2B4B6E7C" w14:textId="77777777" w:rsidR="00E60591" w:rsidRDefault="00E60591" w:rsidP="00E60591">
            <w:pPr>
              <w:pStyle w:val="CopticVersemulti-line"/>
            </w:pPr>
            <w:r>
              <w:t>ⲉⲩⲉ̀ⲣⲁϣⲓ ⲛⲉⲙⲁϥ:</w:t>
            </w:r>
          </w:p>
          <w:p w14:paraId="07DA6530" w14:textId="77777777" w:rsidR="00E60591" w:rsidRDefault="00E60591" w:rsidP="00E60591">
            <w:pPr>
              <w:pStyle w:val="CopticVerse"/>
            </w:pPr>
            <w:r>
              <w:t>ϧⲉⲛ ⲧⲉϥⲙⲉⲧⲟⲩⲣⲟ.</w:t>
            </w:r>
          </w:p>
        </w:tc>
      </w:tr>
      <w:tr w:rsidR="00E60591" w14:paraId="42CECD93" w14:textId="77777777" w:rsidTr="00E60591">
        <w:trPr>
          <w:cantSplit/>
        </w:trPr>
        <w:tc>
          <w:tcPr>
            <w:tcW w:w="288" w:type="dxa"/>
          </w:tcPr>
          <w:p w14:paraId="2A4001AB" w14:textId="77777777" w:rsidR="00E60591" w:rsidRDefault="00E60591" w:rsidP="00E60591">
            <w:pPr>
              <w:pStyle w:val="CopticCross"/>
            </w:pPr>
          </w:p>
        </w:tc>
        <w:tc>
          <w:tcPr>
            <w:tcW w:w="3960" w:type="dxa"/>
          </w:tcPr>
          <w:p w14:paraId="748CCCD8" w14:textId="77777777" w:rsidR="00E60591" w:rsidRDefault="00E60591" w:rsidP="00E60591">
            <w:pPr>
              <w:pStyle w:val="EngHang"/>
            </w:pPr>
            <w:r>
              <w:t>Be adorned with honour,</w:t>
            </w:r>
          </w:p>
          <w:p w14:paraId="589B5E7F" w14:textId="77777777" w:rsidR="00E60591" w:rsidRDefault="00E60591" w:rsidP="00E60591">
            <w:pPr>
              <w:pStyle w:val="EngHang"/>
            </w:pPr>
            <w:r>
              <w:t>O faithful women,</w:t>
            </w:r>
          </w:p>
          <w:p w14:paraId="5B851ADB" w14:textId="77777777" w:rsidR="00E60591" w:rsidRDefault="00E60591" w:rsidP="00E60591">
            <w:pPr>
              <w:pStyle w:val="EngHang"/>
            </w:pPr>
            <w:r>
              <w:t>Bearing the fragrant ointment,</w:t>
            </w:r>
          </w:p>
          <w:p w14:paraId="1C6432E8" w14:textId="77777777" w:rsidR="00E60591" w:rsidRDefault="00E60591" w:rsidP="00E60591">
            <w:pPr>
              <w:pStyle w:val="EngHangEnd"/>
            </w:pPr>
            <w:r>
              <w:t>And the incense.</w:t>
            </w:r>
          </w:p>
        </w:tc>
        <w:tc>
          <w:tcPr>
            <w:tcW w:w="288" w:type="dxa"/>
          </w:tcPr>
          <w:p w14:paraId="4B019E9C" w14:textId="77777777" w:rsidR="00E60591" w:rsidRDefault="00E60591" w:rsidP="00E60591">
            <w:pPr>
              <w:pStyle w:val="CopticCross"/>
            </w:pPr>
          </w:p>
        </w:tc>
        <w:tc>
          <w:tcPr>
            <w:tcW w:w="288" w:type="dxa"/>
          </w:tcPr>
          <w:p w14:paraId="182EA695" w14:textId="77777777" w:rsidR="00E60591" w:rsidRDefault="00E60591" w:rsidP="00E60591">
            <w:pPr>
              <w:pStyle w:val="CopticCross"/>
            </w:pPr>
          </w:p>
        </w:tc>
        <w:tc>
          <w:tcPr>
            <w:tcW w:w="3960" w:type="dxa"/>
          </w:tcPr>
          <w:p w14:paraId="50B968C9" w14:textId="77777777" w:rsidR="00E60591" w:rsidRDefault="00E60591" w:rsidP="00E60591">
            <w:pPr>
              <w:pStyle w:val="CopticVersemulti-line"/>
            </w:pPr>
            <w:r>
              <w:t>Ⲥⲟⲗⲥⲉⲗ ⲛ̀ⲛⲉⲧⲉⲛ ⲧⲁⲓⲟ̀:</w:t>
            </w:r>
          </w:p>
          <w:p w14:paraId="73F5CBDF" w14:textId="77777777" w:rsidR="00E60591" w:rsidRDefault="00E60591" w:rsidP="00E60591">
            <w:pPr>
              <w:pStyle w:val="CopticVersemulti-line"/>
            </w:pPr>
            <w:r>
              <w:t>ⲛⲓϩⲓⲟ̀ⲙⲓ ⲙⲡⲓⲥⲧⲟⲥ:</w:t>
            </w:r>
          </w:p>
          <w:p w14:paraId="379B1695" w14:textId="77777777" w:rsidR="00E60591" w:rsidRDefault="00E60591" w:rsidP="00E60591">
            <w:pPr>
              <w:pStyle w:val="CopticVersemulti-line"/>
            </w:pPr>
            <w:r>
              <w:t>ⲉ̀ϥⲁⲓ ⲙ̀ⲡⲓⲥⲟϫⲉⲛ:</w:t>
            </w:r>
          </w:p>
          <w:p w14:paraId="53BE339C" w14:textId="77777777" w:rsidR="00E60591" w:rsidRDefault="00E60591" w:rsidP="00E60591">
            <w:pPr>
              <w:pStyle w:val="CopticVerse"/>
            </w:pPr>
            <w:r>
              <w:t>ⲛⲉⲙ ⲡⲓⲕⲩⲛⲁⲙⲱⲛⲟⲛ.</w:t>
            </w:r>
          </w:p>
        </w:tc>
      </w:tr>
      <w:tr w:rsidR="00E60591" w14:paraId="0820AD64" w14:textId="77777777" w:rsidTr="00E60591">
        <w:trPr>
          <w:cantSplit/>
        </w:trPr>
        <w:tc>
          <w:tcPr>
            <w:tcW w:w="288" w:type="dxa"/>
          </w:tcPr>
          <w:p w14:paraId="12B15B71" w14:textId="77777777" w:rsidR="00E60591" w:rsidRDefault="00E60591" w:rsidP="00E60591">
            <w:pPr>
              <w:pStyle w:val="CopticCross"/>
            </w:pPr>
            <w:r>
              <w:t>¿</w:t>
            </w:r>
          </w:p>
        </w:tc>
        <w:tc>
          <w:tcPr>
            <w:tcW w:w="3960" w:type="dxa"/>
          </w:tcPr>
          <w:p w14:paraId="390DCC20" w14:textId="77777777" w:rsidR="00E60591" w:rsidRDefault="00E60591" w:rsidP="00E60591">
            <w:pPr>
              <w:pStyle w:val="EngHang"/>
            </w:pPr>
            <w:r>
              <w:t>Arise, be in our midst,</w:t>
            </w:r>
          </w:p>
          <w:p w14:paraId="615CCBCD" w14:textId="77777777" w:rsidR="00E60591" w:rsidRDefault="00E60591" w:rsidP="00E60591">
            <w:pPr>
              <w:pStyle w:val="EngHang"/>
            </w:pPr>
            <w:r>
              <w:t>O hymnist</w:t>
            </w:r>
          </w:p>
          <w:p w14:paraId="4003720E" w14:textId="77777777" w:rsidR="00E60591" w:rsidRDefault="00E60591" w:rsidP="00E60591">
            <w:pPr>
              <w:pStyle w:val="EngHang"/>
            </w:pPr>
            <w:r>
              <w:t>And Psalmist</w:t>
            </w:r>
          </w:p>
          <w:p w14:paraId="5F3B6338" w14:textId="77777777" w:rsidR="00E60591" w:rsidRDefault="00E60591" w:rsidP="00E60591">
            <w:pPr>
              <w:pStyle w:val="EngHangEnd"/>
            </w:pPr>
            <w:r>
              <w:t>Of the house of Judah.</w:t>
            </w:r>
          </w:p>
        </w:tc>
        <w:tc>
          <w:tcPr>
            <w:tcW w:w="288" w:type="dxa"/>
          </w:tcPr>
          <w:p w14:paraId="045A36E9" w14:textId="77777777" w:rsidR="00E60591" w:rsidRDefault="00E60591" w:rsidP="00E60591">
            <w:pPr>
              <w:pStyle w:val="CopticCross"/>
            </w:pPr>
          </w:p>
        </w:tc>
        <w:tc>
          <w:tcPr>
            <w:tcW w:w="288" w:type="dxa"/>
          </w:tcPr>
          <w:p w14:paraId="13F93AC6" w14:textId="77777777" w:rsidR="00E60591" w:rsidRDefault="00E60591" w:rsidP="00E60591">
            <w:pPr>
              <w:pStyle w:val="CopticCross"/>
            </w:pPr>
            <w:r>
              <w:t>¿</w:t>
            </w:r>
          </w:p>
        </w:tc>
        <w:tc>
          <w:tcPr>
            <w:tcW w:w="3960" w:type="dxa"/>
          </w:tcPr>
          <w:p w14:paraId="5B508543" w14:textId="77777777" w:rsidR="00E60591" w:rsidRDefault="00E60591" w:rsidP="00E60591">
            <w:pPr>
              <w:pStyle w:val="CopticVersemulti-line"/>
            </w:pPr>
            <w:r>
              <w:t>Ⲧⲱⲛⲕ ⲁⲙⲟⲩ ⲉⲑⲙⲏϯ:</w:t>
            </w:r>
          </w:p>
          <w:p w14:paraId="3B15322F" w14:textId="77777777" w:rsidR="00E60591" w:rsidRDefault="00E60591" w:rsidP="00E60591">
            <w:pPr>
              <w:pStyle w:val="CopticVersemulti-line"/>
            </w:pPr>
            <w:r>
              <w:t>ⲱ ⲡⲓϩⲩⲙⲛⲟⲇⲟⲥ:</w:t>
            </w:r>
          </w:p>
          <w:p w14:paraId="3732FC8F" w14:textId="77777777" w:rsidR="00E60591" w:rsidRDefault="00E60591" w:rsidP="00E60591">
            <w:pPr>
              <w:pStyle w:val="CopticVersemulti-line"/>
            </w:pPr>
            <w:r>
              <w:t>ⲟⲩⲟϩ ⲛⲓⲯⲁⲗⲙⲟⲧⲟⲥ:</w:t>
            </w:r>
          </w:p>
          <w:p w14:paraId="3A0FB85D" w14:textId="77777777" w:rsidR="00E60591" w:rsidRDefault="00E60591" w:rsidP="00E60591">
            <w:pPr>
              <w:pStyle w:val="CopticVerse"/>
            </w:pPr>
            <w:r>
              <w:t>ⲛ̀ⲧⲉ ⲡ̀ⲏⲓ ⲛ̀Ⲓⲟⲩⲇⲁⲓ.</w:t>
            </w:r>
          </w:p>
        </w:tc>
      </w:tr>
      <w:tr w:rsidR="00E60591" w14:paraId="6F7A77E1" w14:textId="77777777" w:rsidTr="00E60591">
        <w:trPr>
          <w:cantSplit/>
        </w:trPr>
        <w:tc>
          <w:tcPr>
            <w:tcW w:w="288" w:type="dxa"/>
          </w:tcPr>
          <w:p w14:paraId="68A8947E" w14:textId="77777777" w:rsidR="00E60591" w:rsidRDefault="00E60591" w:rsidP="00E60591">
            <w:pPr>
              <w:pStyle w:val="CopticCross"/>
            </w:pPr>
            <w:r>
              <w:lastRenderedPageBreak/>
              <w:t>¿</w:t>
            </w:r>
          </w:p>
        </w:tc>
        <w:tc>
          <w:tcPr>
            <w:tcW w:w="3960" w:type="dxa"/>
          </w:tcPr>
          <w:p w14:paraId="26558456" w14:textId="77777777" w:rsidR="00E60591" w:rsidRDefault="00E60591" w:rsidP="00E60591">
            <w:pPr>
              <w:pStyle w:val="EngHang"/>
            </w:pPr>
            <w:r>
              <w:t>Jesus, the Son of God,</w:t>
            </w:r>
          </w:p>
          <w:p w14:paraId="39C2938F" w14:textId="77777777" w:rsidR="00E60591" w:rsidRDefault="00E60591" w:rsidP="00E60591">
            <w:pPr>
              <w:pStyle w:val="EngHang"/>
            </w:pPr>
            <w:r>
              <w:t>Who became the Son of Man</w:t>
            </w:r>
          </w:p>
          <w:p w14:paraId="78A3B741" w14:textId="77777777" w:rsidR="00E60591" w:rsidRDefault="00E60591" w:rsidP="00E60591">
            <w:pPr>
              <w:pStyle w:val="EngHang"/>
            </w:pPr>
            <w:r>
              <w:t>From your house,</w:t>
            </w:r>
          </w:p>
          <w:p w14:paraId="3BBA1E71" w14:textId="77777777" w:rsidR="00E60591" w:rsidRDefault="00E60591" w:rsidP="00E60591">
            <w:pPr>
              <w:pStyle w:val="EngHangEnd"/>
            </w:pPr>
            <w:r>
              <w:t>O King David.</w:t>
            </w:r>
          </w:p>
        </w:tc>
        <w:tc>
          <w:tcPr>
            <w:tcW w:w="288" w:type="dxa"/>
          </w:tcPr>
          <w:p w14:paraId="6E2EA931" w14:textId="77777777" w:rsidR="00E60591" w:rsidRDefault="00E60591" w:rsidP="00E60591">
            <w:pPr>
              <w:pStyle w:val="CopticCross"/>
            </w:pPr>
          </w:p>
        </w:tc>
        <w:tc>
          <w:tcPr>
            <w:tcW w:w="288" w:type="dxa"/>
          </w:tcPr>
          <w:p w14:paraId="0F1DBC55" w14:textId="77777777" w:rsidR="00E60591" w:rsidRDefault="00E60591" w:rsidP="00E60591">
            <w:pPr>
              <w:pStyle w:val="CopticCross"/>
            </w:pPr>
            <w:r>
              <w:t>¿</w:t>
            </w:r>
          </w:p>
        </w:tc>
        <w:tc>
          <w:tcPr>
            <w:tcW w:w="3960" w:type="dxa"/>
          </w:tcPr>
          <w:p w14:paraId="02CEC25A" w14:textId="77777777" w:rsidR="00E60591" w:rsidRDefault="00E60591" w:rsidP="00E60591">
            <w:pPr>
              <w:pStyle w:val="CopticVersemulti-line"/>
            </w:pPr>
            <w:r>
              <w:t>Ⲩ</w:t>
            </w:r>
            <w:r>
              <w:pgNum/>
            </w:r>
            <w:r>
              <w:t>ⲥ̄ Ⲑⲥ̄ Ⲓⲏ̄ⲥ̄:</w:t>
            </w:r>
          </w:p>
          <w:p w14:paraId="5102B662" w14:textId="77777777" w:rsidR="00E60591" w:rsidRDefault="00E60591" w:rsidP="00E60591">
            <w:pPr>
              <w:pStyle w:val="CopticVersemulti-line"/>
            </w:pPr>
            <w:r>
              <w:t>ⲉ̀ⲧⲁϥⲉⲣϣⲏⲣⲓ ⲛ̀ⲣⲱⲙⲓ:</w:t>
            </w:r>
          </w:p>
          <w:p w14:paraId="701BB693" w14:textId="77777777" w:rsidR="00E60591" w:rsidRDefault="00E60591" w:rsidP="00E60591">
            <w:pPr>
              <w:pStyle w:val="CopticVersemulti-line"/>
            </w:pPr>
            <w:r>
              <w:t>ⲉ̀ⲃⲟⲗϧⲉⲛ ⲡⲉⲕⲏⲓ:</w:t>
            </w:r>
          </w:p>
          <w:p w14:paraId="72382899" w14:textId="77777777" w:rsidR="00E60591" w:rsidRDefault="00E60591" w:rsidP="00E60591">
            <w:pPr>
              <w:pStyle w:val="CopticVerse"/>
            </w:pPr>
            <w:r>
              <w:t>ⲱ̀ Ⲇⲁⲩⲓⲇ ⲡ̀ⲟⲩⲣⲟ.</w:t>
            </w:r>
          </w:p>
        </w:tc>
      </w:tr>
      <w:tr w:rsidR="00E60591" w14:paraId="223074CF" w14:textId="77777777" w:rsidTr="00E60591">
        <w:trPr>
          <w:cantSplit/>
        </w:trPr>
        <w:tc>
          <w:tcPr>
            <w:tcW w:w="288" w:type="dxa"/>
          </w:tcPr>
          <w:p w14:paraId="4855EE25" w14:textId="77777777" w:rsidR="00E60591" w:rsidRDefault="00E60591" w:rsidP="00E60591">
            <w:pPr>
              <w:pStyle w:val="CopticCross"/>
            </w:pPr>
          </w:p>
        </w:tc>
        <w:tc>
          <w:tcPr>
            <w:tcW w:w="3960" w:type="dxa"/>
          </w:tcPr>
          <w:p w14:paraId="239DE194" w14:textId="77777777" w:rsidR="00E60591" w:rsidRDefault="00E60591" w:rsidP="00E60591">
            <w:pPr>
              <w:pStyle w:val="EngHang"/>
            </w:pPr>
            <w:r>
              <w:t>This is the day</w:t>
            </w:r>
          </w:p>
          <w:p w14:paraId="7AE39FF6" w14:textId="77777777" w:rsidR="00E60591" w:rsidRDefault="00E60591" w:rsidP="00E60591">
            <w:pPr>
              <w:pStyle w:val="EngHang"/>
            </w:pPr>
            <w:r>
              <w:t>Which the Lord has made!</w:t>
            </w:r>
          </w:p>
          <w:p w14:paraId="097C9F39" w14:textId="77777777" w:rsidR="00E60591" w:rsidRDefault="00E60591" w:rsidP="00E60591">
            <w:pPr>
              <w:pStyle w:val="EngHang"/>
            </w:pPr>
            <w:r>
              <w:t>Let us rejoice</w:t>
            </w:r>
          </w:p>
          <w:p w14:paraId="0CF5151E" w14:textId="77777777" w:rsidR="00E60591" w:rsidRDefault="00E60591" w:rsidP="00E60591">
            <w:pPr>
              <w:pStyle w:val="EngHangEnd"/>
            </w:pPr>
            <w:r>
              <w:t>And be glad in it!</w:t>
            </w:r>
          </w:p>
        </w:tc>
        <w:tc>
          <w:tcPr>
            <w:tcW w:w="288" w:type="dxa"/>
          </w:tcPr>
          <w:p w14:paraId="3137D759" w14:textId="77777777" w:rsidR="00E60591" w:rsidRDefault="00E60591" w:rsidP="00E60591">
            <w:pPr>
              <w:pStyle w:val="CopticCross"/>
            </w:pPr>
          </w:p>
        </w:tc>
        <w:tc>
          <w:tcPr>
            <w:tcW w:w="288" w:type="dxa"/>
          </w:tcPr>
          <w:p w14:paraId="464D34B1" w14:textId="77777777" w:rsidR="00E60591" w:rsidRDefault="00E60591" w:rsidP="00E60591">
            <w:pPr>
              <w:pStyle w:val="CopticCross"/>
            </w:pPr>
          </w:p>
        </w:tc>
        <w:tc>
          <w:tcPr>
            <w:tcW w:w="3960" w:type="dxa"/>
          </w:tcPr>
          <w:p w14:paraId="1AEB4F75" w14:textId="77777777" w:rsidR="00E60591" w:rsidRDefault="00E60591" w:rsidP="00E60591">
            <w:pPr>
              <w:pStyle w:val="CopticVersemulti-line"/>
            </w:pPr>
            <w:r>
              <w:t>Ⲫⲁⲓ ⲡⲉ ⲡⲓⲉϩⲟⲟⲩ:</w:t>
            </w:r>
          </w:p>
          <w:p w14:paraId="5053F739" w14:textId="77777777" w:rsidR="00E60591" w:rsidRDefault="00E60591" w:rsidP="00E60591">
            <w:pPr>
              <w:pStyle w:val="CopticVersemulti-line"/>
            </w:pPr>
            <w:r>
              <w:t>ⲉⲧⲁ Ⲡⲟ̄ⲥ̄ ⲑⲁⲙⲓⲟϥ:</w:t>
            </w:r>
          </w:p>
          <w:p w14:paraId="404016A1" w14:textId="77777777" w:rsidR="00E60591" w:rsidRDefault="00E60591" w:rsidP="00E60591">
            <w:pPr>
              <w:pStyle w:val="CopticVersemulti-line"/>
            </w:pPr>
            <w:r>
              <w:t>ⲁ̀ⲙⲱⲓⲛⲓ ⲙⲁⲣⲉⲛⲑⲉⲗⲏⲗ:</w:t>
            </w:r>
          </w:p>
          <w:p w14:paraId="75B0FEEB" w14:textId="77777777" w:rsidR="00E60591" w:rsidRDefault="00E60591" w:rsidP="00E60591">
            <w:pPr>
              <w:pStyle w:val="CopticVerse"/>
            </w:pPr>
            <w:r>
              <w:t>ⲟⲩⲟϩ ⲛ̀ⲧⲉⲛⲟⲩⲛⲟϥ.</w:t>
            </w:r>
          </w:p>
        </w:tc>
      </w:tr>
      <w:tr w:rsidR="00E60591" w14:paraId="0DEC6B00" w14:textId="77777777" w:rsidTr="00E60591">
        <w:trPr>
          <w:cantSplit/>
        </w:trPr>
        <w:tc>
          <w:tcPr>
            <w:tcW w:w="288" w:type="dxa"/>
          </w:tcPr>
          <w:p w14:paraId="37FDF15B" w14:textId="77777777" w:rsidR="00E60591" w:rsidRDefault="00E60591" w:rsidP="00E60591">
            <w:pPr>
              <w:pStyle w:val="CopticCross"/>
            </w:pPr>
          </w:p>
        </w:tc>
        <w:tc>
          <w:tcPr>
            <w:tcW w:w="3960" w:type="dxa"/>
          </w:tcPr>
          <w:p w14:paraId="242106D4" w14:textId="77777777" w:rsidR="00E60591" w:rsidRDefault="00E60591" w:rsidP="00E60591">
            <w:pPr>
              <w:pStyle w:val="EngHang"/>
            </w:pPr>
            <w:r>
              <w:t>Hail to the holy field</w:t>
            </w:r>
          </w:p>
          <w:p w14:paraId="220FB388" w14:textId="77777777" w:rsidR="00E60591" w:rsidRDefault="00E60591" w:rsidP="00E60591">
            <w:pPr>
              <w:pStyle w:val="EngHang"/>
            </w:pPr>
            <w:r>
              <w:t>Of Jehosaphat,</w:t>
            </w:r>
          </w:p>
          <w:p w14:paraId="4F672AF1" w14:textId="77777777" w:rsidR="00E60591" w:rsidRPr="0030209C" w:rsidRDefault="00E60591" w:rsidP="00E60591">
            <w:pPr>
              <w:pStyle w:val="EngHang"/>
              <w:rPr>
                <w:iCs/>
              </w:rPr>
            </w:pPr>
            <w:r>
              <w:t>Hail to the place of justice,</w:t>
            </w:r>
          </w:p>
          <w:p w14:paraId="43E744C7" w14:textId="77777777" w:rsidR="00E60591" w:rsidRDefault="00E60591" w:rsidP="00E60591">
            <w:pPr>
              <w:pStyle w:val="EngHangEnd"/>
            </w:pPr>
            <w:r>
              <w:t>The place of judgment.</w:t>
            </w:r>
          </w:p>
        </w:tc>
        <w:tc>
          <w:tcPr>
            <w:tcW w:w="288" w:type="dxa"/>
          </w:tcPr>
          <w:p w14:paraId="1A466F58" w14:textId="77777777" w:rsidR="00E60591" w:rsidRDefault="00E60591" w:rsidP="00E60591">
            <w:pPr>
              <w:pStyle w:val="CopticCross"/>
            </w:pPr>
          </w:p>
        </w:tc>
        <w:tc>
          <w:tcPr>
            <w:tcW w:w="288" w:type="dxa"/>
          </w:tcPr>
          <w:p w14:paraId="1B2A4FC6" w14:textId="77777777" w:rsidR="00E60591" w:rsidRDefault="00E60591" w:rsidP="00E60591">
            <w:pPr>
              <w:pStyle w:val="CopticCross"/>
            </w:pPr>
          </w:p>
        </w:tc>
        <w:tc>
          <w:tcPr>
            <w:tcW w:w="3960" w:type="dxa"/>
          </w:tcPr>
          <w:p w14:paraId="41431960" w14:textId="77777777" w:rsidR="00E60591" w:rsidRDefault="00E60591" w:rsidP="00E60591">
            <w:pPr>
              <w:pStyle w:val="CopticVersemulti-line"/>
            </w:pPr>
            <w:r>
              <w:t>Ⲭⲉⲣⲉ ϯⲕⲟⲓ ⲉⲑⲟⲩⲁⲃ:</w:t>
            </w:r>
          </w:p>
          <w:p w14:paraId="4631456D" w14:textId="77777777" w:rsidR="00E60591" w:rsidRDefault="00E60591" w:rsidP="00E60591">
            <w:pPr>
              <w:pStyle w:val="CopticVersemulti-line"/>
            </w:pPr>
            <w:r>
              <w:t>ⲛ̀ⲧⲉ Ⲓⲱⲥⲁⲫⲁⲧ:</w:t>
            </w:r>
          </w:p>
          <w:p w14:paraId="6B41405C" w14:textId="77777777" w:rsidR="00E60591" w:rsidRDefault="00E60591" w:rsidP="00E60591">
            <w:pPr>
              <w:pStyle w:val="CopticVersemulti-line"/>
            </w:pPr>
            <w:r>
              <w:t>ⲭⲉⲣⲉ ϯⲣⲓ ⲛ̀ⲑ̀ⲙⲏⲓ:</w:t>
            </w:r>
          </w:p>
          <w:p w14:paraId="414EFA7D" w14:textId="77777777" w:rsidR="00E60591" w:rsidRDefault="00E60591" w:rsidP="00E60591">
            <w:pPr>
              <w:pStyle w:val="CopticVerse"/>
            </w:pPr>
            <w:r>
              <w:t>ⲫ̀ⲙⲁ ⲙⲡⲓϩⲁⲡ.</w:t>
            </w:r>
          </w:p>
        </w:tc>
      </w:tr>
      <w:tr w:rsidR="00E60591" w14:paraId="6D524809" w14:textId="77777777" w:rsidTr="00E60591">
        <w:trPr>
          <w:cantSplit/>
        </w:trPr>
        <w:tc>
          <w:tcPr>
            <w:tcW w:w="288" w:type="dxa"/>
          </w:tcPr>
          <w:p w14:paraId="41D18D75" w14:textId="77777777" w:rsidR="00E60591" w:rsidRDefault="00E60591" w:rsidP="00E60591">
            <w:pPr>
              <w:pStyle w:val="CopticCross"/>
            </w:pPr>
            <w:r>
              <w:t>¿</w:t>
            </w:r>
          </w:p>
        </w:tc>
        <w:tc>
          <w:tcPr>
            <w:tcW w:w="3960" w:type="dxa"/>
          </w:tcPr>
          <w:p w14:paraId="1F2C8CA9" w14:textId="77777777" w:rsidR="00E60591" w:rsidRDefault="00E60591" w:rsidP="00E60591">
            <w:pPr>
              <w:pStyle w:val="EngHang"/>
            </w:pPr>
            <w:r>
              <w:t>You adorned the heavens</w:t>
            </w:r>
          </w:p>
          <w:p w14:paraId="0B1CE9FE" w14:textId="77777777" w:rsidR="00E60591" w:rsidRDefault="00E60591" w:rsidP="00E60591">
            <w:pPr>
              <w:pStyle w:val="EngHang"/>
            </w:pPr>
            <w:r>
              <w:t>With the multitude of stars,</w:t>
            </w:r>
          </w:p>
          <w:p w14:paraId="6F496A65" w14:textId="77777777" w:rsidR="00E60591" w:rsidRDefault="00E60591" w:rsidP="00E60591">
            <w:pPr>
              <w:pStyle w:val="EngHang"/>
            </w:pPr>
            <w:r>
              <w:t>And also the earth,</w:t>
            </w:r>
          </w:p>
          <w:p w14:paraId="6E839C93" w14:textId="77777777" w:rsidR="00E60591" w:rsidRDefault="00E60591" w:rsidP="00E60591">
            <w:pPr>
              <w:pStyle w:val="EngHangEnd"/>
            </w:pPr>
            <w:r>
              <w:t>With the multitude of flowers.</w:t>
            </w:r>
          </w:p>
        </w:tc>
        <w:tc>
          <w:tcPr>
            <w:tcW w:w="288" w:type="dxa"/>
          </w:tcPr>
          <w:p w14:paraId="4A1AA538" w14:textId="77777777" w:rsidR="00E60591" w:rsidRDefault="00E60591" w:rsidP="00E60591">
            <w:pPr>
              <w:pStyle w:val="CopticCross"/>
            </w:pPr>
          </w:p>
        </w:tc>
        <w:tc>
          <w:tcPr>
            <w:tcW w:w="288" w:type="dxa"/>
          </w:tcPr>
          <w:p w14:paraId="7B412BE2" w14:textId="77777777" w:rsidR="00E60591" w:rsidRDefault="00E60591" w:rsidP="00E60591">
            <w:pPr>
              <w:pStyle w:val="CopticCross"/>
            </w:pPr>
            <w:r>
              <w:t>¿</w:t>
            </w:r>
          </w:p>
        </w:tc>
        <w:tc>
          <w:tcPr>
            <w:tcW w:w="3960" w:type="dxa"/>
          </w:tcPr>
          <w:p w14:paraId="0E3D7571" w14:textId="77777777" w:rsidR="00E60591" w:rsidRDefault="00E60591" w:rsidP="00E60591">
            <w:pPr>
              <w:pStyle w:val="CopticVersemulti-line"/>
            </w:pPr>
            <w:r>
              <w:t>Ⲯⲟⲗⲥⲉⲗ ⲛ̀ⲛⲓⲫⲏⲟⲩⲓ̀:</w:t>
            </w:r>
          </w:p>
          <w:p w14:paraId="66CF18BC" w14:textId="77777777" w:rsidR="00E60591" w:rsidRDefault="00E60591" w:rsidP="00E60591">
            <w:pPr>
              <w:pStyle w:val="CopticVersemulti-line"/>
            </w:pPr>
            <w:r>
              <w:t>ⲡ̀ⲁ̀ϣⲁⲓ ⲛ̀ⲛⲓⲥⲓⲟⲩ:</w:t>
            </w:r>
          </w:p>
          <w:p w14:paraId="31F4D657" w14:textId="77777777" w:rsidR="00E60591" w:rsidRDefault="00E60591" w:rsidP="00E60591">
            <w:pPr>
              <w:pStyle w:val="CopticVersemulti-line"/>
            </w:pPr>
            <w:r>
              <w:t>ⲡⲓⲕⲁϩⲓ ⲇⲉ ⲟⲛ:</w:t>
            </w:r>
          </w:p>
          <w:p w14:paraId="18CF8C9E" w14:textId="77777777" w:rsidR="00E60591" w:rsidRDefault="00E60591" w:rsidP="00E60591">
            <w:pPr>
              <w:pStyle w:val="CopticVerse"/>
            </w:pPr>
            <w:r>
              <w:t>ϧⲉⲛ ⲡ̀ⲁ̀ϣⲁⲓ ⲛ̀ⲛⲓϩⲣⲏⲣⲓ.</w:t>
            </w:r>
          </w:p>
        </w:tc>
      </w:tr>
      <w:tr w:rsidR="00E60591" w14:paraId="089828AD" w14:textId="77777777" w:rsidTr="00E60591">
        <w:trPr>
          <w:cantSplit/>
        </w:trPr>
        <w:tc>
          <w:tcPr>
            <w:tcW w:w="288" w:type="dxa"/>
          </w:tcPr>
          <w:p w14:paraId="08A27BC8" w14:textId="77777777" w:rsidR="00E60591" w:rsidRDefault="00E60591" w:rsidP="00E60591">
            <w:pPr>
              <w:pStyle w:val="CopticCross"/>
            </w:pPr>
            <w:r>
              <w:t>¿</w:t>
            </w:r>
          </w:p>
        </w:tc>
        <w:tc>
          <w:tcPr>
            <w:tcW w:w="3960" w:type="dxa"/>
          </w:tcPr>
          <w:p w14:paraId="5C735A88" w14:textId="77777777" w:rsidR="00E60591" w:rsidRDefault="00E60591" w:rsidP="00E60591">
            <w:pPr>
              <w:pStyle w:val="EngHang"/>
            </w:pPr>
            <w:r>
              <w:t>Blessed are you,</w:t>
            </w:r>
          </w:p>
          <w:p w14:paraId="5064FA0F" w14:textId="77777777" w:rsidR="00E60591" w:rsidRDefault="00E60591" w:rsidP="00E60591">
            <w:pPr>
              <w:pStyle w:val="EngHang"/>
            </w:pPr>
            <w:r>
              <w:t>O man of Arimathea,</w:t>
            </w:r>
          </w:p>
          <w:p w14:paraId="4CD9E572" w14:textId="77777777" w:rsidR="00E60591" w:rsidRDefault="00E60591" w:rsidP="00E60591">
            <w:pPr>
              <w:pStyle w:val="EngHang"/>
            </w:pPr>
            <w:r>
              <w:t>For you were greatly glorified</w:t>
            </w:r>
          </w:p>
          <w:p w14:paraId="5E4411A4" w14:textId="77777777" w:rsidR="00E60591" w:rsidRDefault="00E60591" w:rsidP="00E60591">
            <w:pPr>
              <w:pStyle w:val="EngHangEnd"/>
            </w:pPr>
            <w:r>
              <w:t>With great glory.</w:t>
            </w:r>
          </w:p>
        </w:tc>
        <w:tc>
          <w:tcPr>
            <w:tcW w:w="288" w:type="dxa"/>
          </w:tcPr>
          <w:p w14:paraId="7465A880" w14:textId="77777777" w:rsidR="00E60591" w:rsidRDefault="00E60591" w:rsidP="00E60591">
            <w:pPr>
              <w:pStyle w:val="CopticCross"/>
            </w:pPr>
          </w:p>
        </w:tc>
        <w:tc>
          <w:tcPr>
            <w:tcW w:w="288" w:type="dxa"/>
          </w:tcPr>
          <w:p w14:paraId="7AFE343A" w14:textId="77777777" w:rsidR="00E60591" w:rsidRDefault="00E60591" w:rsidP="00E60591">
            <w:pPr>
              <w:pStyle w:val="CopticCross"/>
            </w:pPr>
            <w:r>
              <w:t>¿</w:t>
            </w:r>
          </w:p>
        </w:tc>
        <w:tc>
          <w:tcPr>
            <w:tcW w:w="3960" w:type="dxa"/>
          </w:tcPr>
          <w:p w14:paraId="05268D7C" w14:textId="77777777" w:rsidR="00E60591" w:rsidRDefault="00E60591" w:rsidP="00E60591">
            <w:pPr>
              <w:pStyle w:val="CopticVersemulti-line"/>
            </w:pPr>
            <w:r>
              <w:t>Ⲱⲟⲩⲛⲓⲁⲧⲕ ⲛ̀ⲑⲟⲕ:</w:t>
            </w:r>
          </w:p>
          <w:p w14:paraId="330E7DA1" w14:textId="77777777" w:rsidR="00E60591" w:rsidRDefault="00E60591" w:rsidP="00E60591">
            <w:pPr>
              <w:pStyle w:val="CopticVersemulti-line"/>
            </w:pPr>
            <w:r>
              <w:t>ⲱ̀ ⲡⲓⲣⲉⲙ ⲁⲣⲓⲙⲁⲑⲉⲁⲥ:</w:t>
            </w:r>
          </w:p>
          <w:p w14:paraId="4DF64A13" w14:textId="77777777" w:rsidR="00E60591" w:rsidRDefault="00E60591" w:rsidP="00E60591">
            <w:pPr>
              <w:pStyle w:val="CopticVersemulti-line"/>
            </w:pPr>
            <w:r>
              <w:t>ϫⲉ ⲁⲕϭⲓⲱ̀ⲟⲩ ⲉ̀ⲙⲁϣⲱ:</w:t>
            </w:r>
          </w:p>
          <w:p w14:paraId="7C84AAC4" w14:textId="77777777" w:rsidR="00E60591" w:rsidRDefault="00E60591" w:rsidP="00E60591">
            <w:pPr>
              <w:pStyle w:val="CopticVerse"/>
            </w:pPr>
            <w:r>
              <w:t>ⲛ̀ϫⲉ ⲡⲉⲕⲛⲓϣϯ ⲛ̀ⲱ̀ⲟⲩ.</w:t>
            </w:r>
          </w:p>
        </w:tc>
      </w:tr>
      <w:tr w:rsidR="00E60591" w14:paraId="4C80011A" w14:textId="77777777" w:rsidTr="00E60591">
        <w:trPr>
          <w:cantSplit/>
        </w:trPr>
        <w:tc>
          <w:tcPr>
            <w:tcW w:w="288" w:type="dxa"/>
          </w:tcPr>
          <w:p w14:paraId="505D37E8" w14:textId="77777777" w:rsidR="00E60591" w:rsidRDefault="00E60591" w:rsidP="00E60591">
            <w:pPr>
              <w:pStyle w:val="CopticCross"/>
            </w:pPr>
          </w:p>
        </w:tc>
        <w:tc>
          <w:tcPr>
            <w:tcW w:w="3960" w:type="dxa"/>
          </w:tcPr>
          <w:p w14:paraId="2336AEED" w14:textId="77777777" w:rsidR="00E60591" w:rsidRDefault="00E60591" w:rsidP="00E60591">
            <w:pPr>
              <w:pStyle w:val="EngHang"/>
            </w:pPr>
            <w:r>
              <w:t>For the appearance</w:t>
            </w:r>
          </w:p>
          <w:p w14:paraId="03E1864E" w14:textId="77777777" w:rsidR="00E60591" w:rsidRDefault="00E60591" w:rsidP="00E60591">
            <w:pPr>
              <w:pStyle w:val="EngHang"/>
            </w:pPr>
            <w:r>
              <w:t>Of the Logos</w:t>
            </w:r>
          </w:p>
          <w:p w14:paraId="7DEA0765" w14:textId="77777777" w:rsidR="00E60591" w:rsidRDefault="00E60591" w:rsidP="00E60591">
            <w:pPr>
              <w:pStyle w:val="EngHang"/>
            </w:pPr>
            <w:r>
              <w:t>Upon our earth,</w:t>
            </w:r>
          </w:p>
          <w:p w14:paraId="162A9C37" w14:textId="77777777" w:rsidR="00E60591" w:rsidRDefault="00E60591" w:rsidP="00E60591">
            <w:pPr>
              <w:pStyle w:val="EngHang"/>
            </w:pPr>
            <w:r>
              <w:t>For the Resurrection.</w:t>
            </w:r>
          </w:p>
        </w:tc>
        <w:tc>
          <w:tcPr>
            <w:tcW w:w="288" w:type="dxa"/>
          </w:tcPr>
          <w:p w14:paraId="7BB79A75" w14:textId="77777777" w:rsidR="00E60591" w:rsidRDefault="00E60591" w:rsidP="00E60591">
            <w:pPr>
              <w:pStyle w:val="CopticCross"/>
            </w:pPr>
          </w:p>
        </w:tc>
        <w:tc>
          <w:tcPr>
            <w:tcW w:w="288" w:type="dxa"/>
          </w:tcPr>
          <w:p w14:paraId="4DAD6859" w14:textId="77777777" w:rsidR="00E60591" w:rsidRDefault="00E60591" w:rsidP="00E60591">
            <w:pPr>
              <w:pStyle w:val="CopticCross"/>
            </w:pPr>
          </w:p>
        </w:tc>
        <w:tc>
          <w:tcPr>
            <w:tcW w:w="3960" w:type="dxa"/>
          </w:tcPr>
          <w:p w14:paraId="10890343" w14:textId="77777777" w:rsidR="00E60591" w:rsidRDefault="00E60591" w:rsidP="00E60591">
            <w:pPr>
              <w:pStyle w:val="CopticVersemulti-line"/>
            </w:pPr>
            <w:r>
              <w:t>Ϫⲉ ⲁ̀ϯⲡⲁⲣⲟⲩⲥⲓⲁ:</w:t>
            </w:r>
          </w:p>
          <w:p w14:paraId="734EEE83" w14:textId="77777777" w:rsidR="00E60591" w:rsidRDefault="00E60591" w:rsidP="00E60591">
            <w:pPr>
              <w:pStyle w:val="CopticVersemulti-line"/>
            </w:pPr>
            <w:r>
              <w:t>Ⲫⲛⲟⲩϯ ⲡⲓⲗⲟⲅⲟⲥ:</w:t>
            </w:r>
          </w:p>
          <w:p w14:paraId="36211B3D" w14:textId="77777777" w:rsidR="00E60591" w:rsidRDefault="00E60591" w:rsidP="00E60591">
            <w:pPr>
              <w:pStyle w:val="CopticVersemulti-line"/>
            </w:pPr>
            <w:r>
              <w:t>Ϣⲱⲡⲓ ⲛⲉⲛⲕⲁϩⲓ:</w:t>
            </w:r>
          </w:p>
          <w:p w14:paraId="2F1ED28C" w14:textId="77777777" w:rsidR="00E60591" w:rsidRDefault="00E60591" w:rsidP="00E60591">
            <w:pPr>
              <w:pStyle w:val="CopticVerse"/>
            </w:pPr>
            <w:r>
              <w:t>ⲉⲑⲃⲉ ϯⲁ̀ⲛⲁⲥⲧⲁⲥⲓⲥ.</w:t>
            </w:r>
          </w:p>
        </w:tc>
      </w:tr>
    </w:tbl>
    <w:p w14:paraId="65B71DC8" w14:textId="77777777" w:rsidR="00E60591" w:rsidRDefault="00E60591" w:rsidP="00E60591">
      <w:pPr>
        <w:pStyle w:val="Heading4"/>
      </w:pPr>
      <w:bookmarkStart w:id="1158" w:name="_Ref479318514"/>
      <w:r>
        <w:lastRenderedPageBreak/>
        <w:t>Psali Adam After the Third Canticle</w:t>
      </w:r>
      <w:bookmarkEnd w:id="115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386321AA" w14:textId="77777777" w:rsidTr="00E60591">
        <w:trPr>
          <w:cantSplit/>
        </w:trPr>
        <w:tc>
          <w:tcPr>
            <w:tcW w:w="288" w:type="dxa"/>
          </w:tcPr>
          <w:p w14:paraId="3CFE6B9B" w14:textId="77777777" w:rsidR="00E60591" w:rsidRDefault="00E60591" w:rsidP="00E60591">
            <w:pPr>
              <w:pStyle w:val="CopticCross"/>
            </w:pPr>
          </w:p>
        </w:tc>
        <w:tc>
          <w:tcPr>
            <w:tcW w:w="3960" w:type="dxa"/>
          </w:tcPr>
          <w:p w14:paraId="0772ED02" w14:textId="77777777" w:rsidR="00E60591" w:rsidRDefault="00E60591" w:rsidP="00E60591">
            <w:pPr>
              <w:pStyle w:val="EngHang"/>
            </w:pPr>
            <w:r>
              <w:t>O sing today,</w:t>
            </w:r>
          </w:p>
          <w:p w14:paraId="5EFB1514" w14:textId="77777777" w:rsidR="00E60591" w:rsidRDefault="00E60591" w:rsidP="00E60591">
            <w:pPr>
              <w:pStyle w:val="EngHang"/>
            </w:pPr>
            <w:r>
              <w:t>With a joyful voice,</w:t>
            </w:r>
          </w:p>
          <w:p w14:paraId="616498AC" w14:textId="77777777" w:rsidR="00E60591" w:rsidRPr="000A5BD3" w:rsidRDefault="00E60591" w:rsidP="00E60591">
            <w:pPr>
              <w:pStyle w:val="EngHang"/>
              <w:rPr>
                <w:rFonts w:ascii="Arial Unicode MS" w:eastAsia="Arial Unicode MS" w:hAnsi="Arial Unicode MS" w:cs="Arial Unicode MS"/>
              </w:rPr>
            </w:pPr>
            <w:r>
              <w:t>For the King of glory,</w:t>
            </w:r>
          </w:p>
          <w:p w14:paraId="6B41FAB7" w14:textId="77777777" w:rsidR="00E60591" w:rsidRDefault="00E60591" w:rsidP="00E60591">
            <w:pPr>
              <w:pStyle w:val="EngHangEnd"/>
            </w:pPr>
            <w:r>
              <w:t>Jesus Christ, arose!</w:t>
            </w:r>
          </w:p>
        </w:tc>
        <w:tc>
          <w:tcPr>
            <w:tcW w:w="288" w:type="dxa"/>
          </w:tcPr>
          <w:p w14:paraId="5D3C1E76" w14:textId="77777777" w:rsidR="00E60591" w:rsidRDefault="00E60591" w:rsidP="00E60591">
            <w:pPr>
              <w:pStyle w:val="CopticCross"/>
            </w:pPr>
          </w:p>
        </w:tc>
        <w:tc>
          <w:tcPr>
            <w:tcW w:w="288" w:type="dxa"/>
          </w:tcPr>
          <w:p w14:paraId="666988EE" w14:textId="77777777" w:rsidR="00E60591" w:rsidRDefault="00E60591" w:rsidP="00E60591">
            <w:pPr>
              <w:pStyle w:val="CopticCross"/>
            </w:pPr>
          </w:p>
        </w:tc>
        <w:tc>
          <w:tcPr>
            <w:tcW w:w="3960" w:type="dxa"/>
          </w:tcPr>
          <w:p w14:paraId="79B6FA29" w14:textId="77777777" w:rsidR="00E60591" w:rsidRDefault="00E60591" w:rsidP="00E60591">
            <w:pPr>
              <w:pStyle w:val="CopticVersemulti-line"/>
            </w:pPr>
            <w:r>
              <w:t>Ⲁⲣⲓⲯⲁⲗⲓⲛ ⲙ̀ⲫⲟⲟⲩ:</w:t>
            </w:r>
          </w:p>
          <w:p w14:paraId="7BA7DFB7" w14:textId="77777777" w:rsidR="00E60591" w:rsidRDefault="00E60591" w:rsidP="00E60591">
            <w:pPr>
              <w:pStyle w:val="CopticVersemulti-line"/>
            </w:pPr>
            <w:r>
              <w:t>ϧⲉⲛ ⲛ̀ⲟⲩⲛⲟϥ:</w:t>
            </w:r>
          </w:p>
          <w:p w14:paraId="723E742D" w14:textId="77777777" w:rsidR="00E60591" w:rsidRDefault="00E60591" w:rsidP="00E60591">
            <w:pPr>
              <w:pStyle w:val="CopticVersemulti-line"/>
            </w:pPr>
            <w:r>
              <w:t>ϫⲉ ⲛ̀ⲟⲩⲣⲟ ⲛ̀ⲧⲉ ⲡ̀ⲱ̀ⲟⲩ:</w:t>
            </w:r>
          </w:p>
          <w:p w14:paraId="60FBD68F" w14:textId="77777777" w:rsidR="00E60591" w:rsidRPr="005130A7" w:rsidRDefault="00E60591" w:rsidP="00E60591">
            <w:pPr>
              <w:pStyle w:val="CopticVerse"/>
            </w:pPr>
            <w:r>
              <w:t>Ⲓⲏ̄ⲥ̄ Ⲡⲭ̄ⲥ̄ ⲁϥⲧⲱⲛϥ.</w:t>
            </w:r>
          </w:p>
        </w:tc>
      </w:tr>
      <w:tr w:rsidR="00E60591" w14:paraId="1D458316" w14:textId="77777777" w:rsidTr="00E60591">
        <w:trPr>
          <w:cantSplit/>
        </w:trPr>
        <w:tc>
          <w:tcPr>
            <w:tcW w:w="288" w:type="dxa"/>
          </w:tcPr>
          <w:p w14:paraId="4E0F37F2" w14:textId="77777777" w:rsidR="00E60591" w:rsidRPr="001E2E1C" w:rsidRDefault="00E60591" w:rsidP="00E60591">
            <w:pPr>
              <w:pStyle w:val="CopticCross"/>
            </w:pPr>
          </w:p>
        </w:tc>
        <w:tc>
          <w:tcPr>
            <w:tcW w:w="3960" w:type="dxa"/>
          </w:tcPr>
          <w:p w14:paraId="38E219CE" w14:textId="77777777" w:rsidR="00E60591" w:rsidRDefault="00E60591" w:rsidP="00E60591">
            <w:pPr>
              <w:pStyle w:val="EngHang"/>
            </w:pPr>
            <w:r>
              <w:t>Remove the thoughts</w:t>
            </w:r>
          </w:p>
          <w:p w14:paraId="5504B3F9" w14:textId="77777777" w:rsidR="00E60591" w:rsidRDefault="00E60591" w:rsidP="00E60591">
            <w:pPr>
              <w:pStyle w:val="EngHang"/>
            </w:pPr>
            <w:r>
              <w:t>Of corruption from your hearts,</w:t>
            </w:r>
          </w:p>
          <w:p w14:paraId="307943E1" w14:textId="77777777" w:rsidR="00E60591" w:rsidRDefault="00E60591" w:rsidP="00E60591">
            <w:pPr>
              <w:pStyle w:val="EngHang"/>
            </w:pPr>
            <w:r>
              <w:t>For the merciful Lord</w:t>
            </w:r>
          </w:p>
          <w:p w14:paraId="372DE236" w14:textId="77777777" w:rsidR="00E60591" w:rsidRDefault="00E60591" w:rsidP="00E60591">
            <w:pPr>
              <w:pStyle w:val="EngHangEnd"/>
            </w:pPr>
            <w:r>
              <w:t>Jesus Christ arose!</w:t>
            </w:r>
          </w:p>
        </w:tc>
        <w:tc>
          <w:tcPr>
            <w:tcW w:w="288" w:type="dxa"/>
          </w:tcPr>
          <w:p w14:paraId="764BF26D" w14:textId="77777777" w:rsidR="00E60591" w:rsidRDefault="00E60591" w:rsidP="00E60591">
            <w:pPr>
              <w:pStyle w:val="CopticCross"/>
            </w:pPr>
          </w:p>
        </w:tc>
        <w:tc>
          <w:tcPr>
            <w:tcW w:w="288" w:type="dxa"/>
          </w:tcPr>
          <w:p w14:paraId="5AA0445F" w14:textId="77777777" w:rsidR="00E60591" w:rsidRDefault="00E60591" w:rsidP="00E60591">
            <w:pPr>
              <w:pStyle w:val="CopticCross"/>
            </w:pPr>
          </w:p>
        </w:tc>
        <w:tc>
          <w:tcPr>
            <w:tcW w:w="3960" w:type="dxa"/>
          </w:tcPr>
          <w:p w14:paraId="516BC541" w14:textId="77777777" w:rsidR="00E60591" w:rsidRDefault="00E60591" w:rsidP="00E60591">
            <w:pPr>
              <w:pStyle w:val="CopticVersemulti-line"/>
            </w:pPr>
            <w:r>
              <w:t>Ⲃⲱⲗⲟⲩ ϧⲉⲛ ⲛⲉⲧⲉⲛϩⲏⲧ:</w:t>
            </w:r>
          </w:p>
          <w:p w14:paraId="2E7B392A" w14:textId="77777777" w:rsidR="00E60591" w:rsidRDefault="00E60591" w:rsidP="00E60591">
            <w:pPr>
              <w:pStyle w:val="CopticVersemulti-line"/>
            </w:pPr>
            <w:r>
              <w:t>ⲛ̀ⲛⲓⲙⲟⲕⲙⲉⲕ ⲛ̀ⲭ̀ⲣⲱϥ:</w:t>
            </w:r>
          </w:p>
          <w:p w14:paraId="484CBEF9" w14:textId="77777777" w:rsidR="00E60591" w:rsidRDefault="00E60591" w:rsidP="00E60591">
            <w:pPr>
              <w:pStyle w:val="CopticVersemulti-line"/>
            </w:pPr>
            <w:r>
              <w:t>ϫⲉ Ⲡϭⲟⲓⲥ ⲡⲓⲛⲁⲏⲧ:</w:t>
            </w:r>
          </w:p>
          <w:p w14:paraId="43473192" w14:textId="77777777" w:rsidR="00E60591" w:rsidRPr="005130A7" w:rsidRDefault="00E60591" w:rsidP="00E60591">
            <w:pPr>
              <w:pStyle w:val="CopticVerse"/>
            </w:pPr>
            <w:r>
              <w:t>Ⲓⲏ̄ⲥ̄ Ⲡⲭ̄ⲥ̄ ⲁϥⲧⲱⲛϥ.</w:t>
            </w:r>
          </w:p>
        </w:tc>
      </w:tr>
      <w:tr w:rsidR="00E60591" w14:paraId="3FB3C4F3" w14:textId="77777777" w:rsidTr="00E60591">
        <w:trPr>
          <w:cantSplit/>
        </w:trPr>
        <w:tc>
          <w:tcPr>
            <w:tcW w:w="288" w:type="dxa"/>
          </w:tcPr>
          <w:p w14:paraId="0EC29CB1" w14:textId="77777777" w:rsidR="00E60591" w:rsidRDefault="00E60591" w:rsidP="00E60591">
            <w:pPr>
              <w:pStyle w:val="CopticCross"/>
            </w:pPr>
            <w:r>
              <w:t>¿</w:t>
            </w:r>
          </w:p>
        </w:tc>
        <w:tc>
          <w:tcPr>
            <w:tcW w:w="3960" w:type="dxa"/>
          </w:tcPr>
          <w:p w14:paraId="5B01E088" w14:textId="77777777" w:rsidR="00E60591" w:rsidRDefault="00E60591" w:rsidP="00E60591">
            <w:pPr>
              <w:pStyle w:val="EngHang"/>
            </w:pPr>
            <w:r>
              <w:t>For He is our God,</w:t>
            </w:r>
          </w:p>
          <w:p w14:paraId="720F9E04" w14:textId="77777777" w:rsidR="00E60591" w:rsidRDefault="00E60591" w:rsidP="00E60591">
            <w:pPr>
              <w:pStyle w:val="EngHang"/>
            </w:pPr>
            <w:r>
              <w:t>Let us praise Him,</w:t>
            </w:r>
          </w:p>
          <w:p w14:paraId="5C2DECC6" w14:textId="77777777" w:rsidR="00E60591" w:rsidRDefault="00E60591" w:rsidP="00E60591">
            <w:pPr>
              <w:pStyle w:val="EngHang"/>
            </w:pPr>
            <w:r>
              <w:t>And cry out saying,</w:t>
            </w:r>
          </w:p>
          <w:p w14:paraId="68E1425E" w14:textId="77777777" w:rsidR="00E60591" w:rsidRDefault="00E60591" w:rsidP="00E60591">
            <w:pPr>
              <w:pStyle w:val="EngHangEnd"/>
            </w:pPr>
            <w:r>
              <w:t>Jesus Christ arose!</w:t>
            </w:r>
          </w:p>
        </w:tc>
        <w:tc>
          <w:tcPr>
            <w:tcW w:w="288" w:type="dxa"/>
          </w:tcPr>
          <w:p w14:paraId="24BBF335" w14:textId="77777777" w:rsidR="00E60591" w:rsidRDefault="00E60591" w:rsidP="00E60591">
            <w:pPr>
              <w:pStyle w:val="CopticCross"/>
            </w:pPr>
          </w:p>
        </w:tc>
        <w:tc>
          <w:tcPr>
            <w:tcW w:w="288" w:type="dxa"/>
          </w:tcPr>
          <w:p w14:paraId="596DF0AC" w14:textId="77777777" w:rsidR="00E60591" w:rsidRDefault="00E60591" w:rsidP="00E60591">
            <w:pPr>
              <w:pStyle w:val="CopticCross"/>
            </w:pPr>
            <w:r>
              <w:t>¿</w:t>
            </w:r>
          </w:p>
        </w:tc>
        <w:tc>
          <w:tcPr>
            <w:tcW w:w="3960" w:type="dxa"/>
          </w:tcPr>
          <w:p w14:paraId="69B6EE11" w14:textId="77777777" w:rsidR="00E60591" w:rsidRDefault="00E60591" w:rsidP="00E60591">
            <w:pPr>
              <w:pStyle w:val="CopticVersemulti-line"/>
            </w:pPr>
            <w:r>
              <w:t>Ⲅⲉ ⲅⲁⲣ ⲛ̀ⲑⲟⲕ ⲡⲉ ⲡⲉⲛⲛⲟⲩϯ:</w:t>
            </w:r>
          </w:p>
          <w:p w14:paraId="29D7FE7C" w14:textId="77777777" w:rsidR="00E60591" w:rsidRDefault="00E60591" w:rsidP="00E60591">
            <w:pPr>
              <w:pStyle w:val="CopticVersemulti-line"/>
            </w:pPr>
            <w:r>
              <w:t>ⲙⲁⲣⲉⲛϩⲱⲥ ⲉ̀ⲣⲟϥ:</w:t>
            </w:r>
          </w:p>
          <w:p w14:paraId="5E4A9BA2" w14:textId="77777777" w:rsidR="00E60591" w:rsidRDefault="00E60591" w:rsidP="00E60591">
            <w:pPr>
              <w:pStyle w:val="CopticVersemulti-line"/>
            </w:pPr>
            <w:r>
              <w:t>ⲉⲛⲱϣ ⲉⲃⲟⲗ ⲙ̀ⲡⲁⲓⲣⲏϯ:</w:t>
            </w:r>
          </w:p>
          <w:p w14:paraId="6F4185B8" w14:textId="77777777" w:rsidR="00E60591" w:rsidRPr="005130A7" w:rsidRDefault="00E60591" w:rsidP="00E60591">
            <w:pPr>
              <w:pStyle w:val="CopticVerse"/>
            </w:pPr>
            <w:r>
              <w:t>Ⲓⲏ̄ⲥ̄ Ⲡⲭ̄ⲥ̄ ⲁϥⲧⲱⲛϥ.</w:t>
            </w:r>
          </w:p>
        </w:tc>
      </w:tr>
      <w:tr w:rsidR="00E60591" w14:paraId="3D4EAFFD" w14:textId="77777777" w:rsidTr="00E60591">
        <w:trPr>
          <w:cantSplit/>
        </w:trPr>
        <w:tc>
          <w:tcPr>
            <w:tcW w:w="288" w:type="dxa"/>
          </w:tcPr>
          <w:p w14:paraId="6E9787B3" w14:textId="77777777" w:rsidR="00E60591" w:rsidRDefault="00E60591" w:rsidP="00E60591">
            <w:pPr>
              <w:pStyle w:val="CopticCross"/>
            </w:pPr>
            <w:r>
              <w:t>¿</w:t>
            </w:r>
          </w:p>
        </w:tc>
        <w:tc>
          <w:tcPr>
            <w:tcW w:w="3960" w:type="dxa"/>
          </w:tcPr>
          <w:p w14:paraId="463DCDAC" w14:textId="77777777" w:rsidR="00E60591" w:rsidRDefault="00E60591" w:rsidP="00E60591">
            <w:pPr>
              <w:pStyle w:val="EngHang"/>
            </w:pPr>
            <w:r>
              <w:t>Come, O David,</w:t>
            </w:r>
          </w:p>
          <w:p w14:paraId="4C080BD6" w14:textId="77777777" w:rsidR="00E60591" w:rsidRDefault="00E60591" w:rsidP="00E60591">
            <w:pPr>
              <w:pStyle w:val="EngHang"/>
            </w:pPr>
            <w:r>
              <w:t>The greatly honoured,</w:t>
            </w:r>
          </w:p>
          <w:p w14:paraId="6BBAEE1A" w14:textId="77777777" w:rsidR="00E60591" w:rsidRDefault="00E60591" w:rsidP="00E60591">
            <w:pPr>
              <w:pStyle w:val="EngHang"/>
            </w:pPr>
            <w:r>
              <w:t>For the Lamb of God,</w:t>
            </w:r>
          </w:p>
          <w:p w14:paraId="7D4D41B8" w14:textId="77777777" w:rsidR="00E60591" w:rsidRDefault="00E60591" w:rsidP="00E60591">
            <w:pPr>
              <w:pStyle w:val="EngHangEnd"/>
            </w:pPr>
            <w:r>
              <w:t>Jesus Christ arose!</w:t>
            </w:r>
          </w:p>
        </w:tc>
        <w:tc>
          <w:tcPr>
            <w:tcW w:w="288" w:type="dxa"/>
          </w:tcPr>
          <w:p w14:paraId="17DF2DCD" w14:textId="77777777" w:rsidR="00E60591" w:rsidRDefault="00E60591" w:rsidP="00E60591">
            <w:pPr>
              <w:pStyle w:val="CopticCross"/>
            </w:pPr>
          </w:p>
        </w:tc>
        <w:tc>
          <w:tcPr>
            <w:tcW w:w="288" w:type="dxa"/>
          </w:tcPr>
          <w:p w14:paraId="67ECD1FC" w14:textId="77777777" w:rsidR="00E60591" w:rsidRDefault="00E60591" w:rsidP="00E60591">
            <w:pPr>
              <w:pStyle w:val="CopticCross"/>
            </w:pPr>
            <w:r>
              <w:t>¿</w:t>
            </w:r>
          </w:p>
        </w:tc>
        <w:tc>
          <w:tcPr>
            <w:tcW w:w="3960" w:type="dxa"/>
          </w:tcPr>
          <w:p w14:paraId="03409973" w14:textId="77777777" w:rsidR="00E60591" w:rsidRDefault="00E60591" w:rsidP="00E60591">
            <w:pPr>
              <w:pStyle w:val="CopticVersemulti-line"/>
            </w:pPr>
            <w:r>
              <w:t>Ⲇⲁⲩⲓⲇ ⲁ̀ⲙⲟⲩ ⲧⲉⲛⲙⲏϯ:</w:t>
            </w:r>
          </w:p>
          <w:p w14:paraId="604B8FA4" w14:textId="77777777" w:rsidR="00E60591" w:rsidRDefault="00E60591" w:rsidP="00E60591">
            <w:pPr>
              <w:pStyle w:val="CopticVersemulti-line"/>
            </w:pPr>
            <w:r>
              <w:t>ⲙ̀ⲡⲓϣⲟⲩⲧⲁⲓⲟϥ:</w:t>
            </w:r>
          </w:p>
          <w:p w14:paraId="4DD26FA1" w14:textId="77777777" w:rsidR="00E60591" w:rsidRDefault="00E60591" w:rsidP="00E60591">
            <w:pPr>
              <w:pStyle w:val="CopticVersemulti-line"/>
            </w:pPr>
            <w:r>
              <w:t>ϫⲉ ⲡⲓϩⲓⲏⲃ ⲛ̀ⲧⲉ Ⲫⲛⲟⲩϯ:</w:t>
            </w:r>
          </w:p>
          <w:p w14:paraId="1D11574C" w14:textId="77777777" w:rsidR="00E60591" w:rsidRPr="005130A7" w:rsidRDefault="00E60591" w:rsidP="00E60591">
            <w:pPr>
              <w:pStyle w:val="CopticVerse"/>
            </w:pPr>
            <w:r>
              <w:t>Ⲓⲏ̄ⲥ̄ Ⲡⲭ̄ⲥ̄ ⲁϥⲧⲱⲛϥ.</w:t>
            </w:r>
          </w:p>
        </w:tc>
      </w:tr>
      <w:tr w:rsidR="00E60591" w14:paraId="031A80D8" w14:textId="77777777" w:rsidTr="00E60591">
        <w:trPr>
          <w:cantSplit/>
        </w:trPr>
        <w:tc>
          <w:tcPr>
            <w:tcW w:w="288" w:type="dxa"/>
          </w:tcPr>
          <w:p w14:paraId="0EC24B4A" w14:textId="77777777" w:rsidR="00E60591" w:rsidRDefault="00E60591" w:rsidP="00E60591">
            <w:pPr>
              <w:pStyle w:val="CopticCross"/>
            </w:pPr>
          </w:p>
        </w:tc>
        <w:tc>
          <w:tcPr>
            <w:tcW w:w="3960" w:type="dxa"/>
          </w:tcPr>
          <w:p w14:paraId="4ECF0935" w14:textId="77777777" w:rsidR="00E60591" w:rsidRDefault="00E60591" w:rsidP="00E60591">
            <w:pPr>
              <w:pStyle w:val="EngHang"/>
            </w:pPr>
            <w:r>
              <w:t>For we obtained joy,</w:t>
            </w:r>
          </w:p>
          <w:p w14:paraId="77A12059" w14:textId="77777777" w:rsidR="00E60591" w:rsidRDefault="00E60591" w:rsidP="00E60591">
            <w:pPr>
              <w:pStyle w:val="EngHang"/>
            </w:pPr>
            <w:r>
              <w:t>Glory, and grace</w:t>
            </w:r>
          </w:p>
          <w:p w14:paraId="7B62FE53" w14:textId="77777777" w:rsidR="00E60591" w:rsidRDefault="00E60591" w:rsidP="00E60591">
            <w:pPr>
              <w:pStyle w:val="EngHang"/>
            </w:pPr>
            <w:r>
              <w:t>Through the Resurrection.</w:t>
            </w:r>
          </w:p>
          <w:p w14:paraId="1FC3AA12" w14:textId="77777777" w:rsidR="00E60591" w:rsidRDefault="00E60591" w:rsidP="00E60591">
            <w:pPr>
              <w:pStyle w:val="EngHangEnd"/>
            </w:pPr>
            <w:r>
              <w:t>Jesus Christ arose!</w:t>
            </w:r>
          </w:p>
        </w:tc>
        <w:tc>
          <w:tcPr>
            <w:tcW w:w="288" w:type="dxa"/>
          </w:tcPr>
          <w:p w14:paraId="30602804" w14:textId="77777777" w:rsidR="00E60591" w:rsidRDefault="00E60591" w:rsidP="00E60591">
            <w:pPr>
              <w:pStyle w:val="CopticCross"/>
            </w:pPr>
          </w:p>
        </w:tc>
        <w:tc>
          <w:tcPr>
            <w:tcW w:w="288" w:type="dxa"/>
          </w:tcPr>
          <w:p w14:paraId="73EBF31F" w14:textId="77777777" w:rsidR="00E60591" w:rsidRDefault="00E60591" w:rsidP="00E60591">
            <w:pPr>
              <w:pStyle w:val="CopticCross"/>
            </w:pPr>
          </w:p>
        </w:tc>
        <w:tc>
          <w:tcPr>
            <w:tcW w:w="3960" w:type="dxa"/>
          </w:tcPr>
          <w:p w14:paraId="3DDAEC04" w14:textId="77777777" w:rsidR="00E60591" w:rsidRDefault="00E60591" w:rsidP="00E60591">
            <w:pPr>
              <w:pStyle w:val="CopticVersemulti-line"/>
            </w:pPr>
            <w:r>
              <w:t>Ⲉⲑⲃⲉ ϯⲁ̀ⲛⲁⲥⲧⲁⲥⲓⲥ:</w:t>
            </w:r>
          </w:p>
          <w:p w14:paraId="129D23C2" w14:textId="77777777" w:rsidR="00E60591" w:rsidRDefault="00E60591" w:rsidP="00E60591">
            <w:pPr>
              <w:pStyle w:val="CopticVersemulti-line"/>
            </w:pPr>
            <w:r>
              <w:t>ⲛ̀ϣⲱⲡⲓ ⲛ̀ⲟⲩⲛⲟϥ:</w:t>
            </w:r>
          </w:p>
          <w:p w14:paraId="317175D6" w14:textId="77777777" w:rsidR="00E60591" w:rsidRDefault="00E60591" w:rsidP="00E60591">
            <w:pPr>
              <w:pStyle w:val="CopticVersemulti-line"/>
            </w:pPr>
            <w:r>
              <w:t>ⲙⲙⲱⲟⲩ ⲛⲉⲙ ⲟⲩⲭⲁⲣⲓⲥⲙⲁ:</w:t>
            </w:r>
          </w:p>
          <w:p w14:paraId="68C25A99" w14:textId="77777777" w:rsidR="00E60591" w:rsidRDefault="00E60591" w:rsidP="00E60591">
            <w:pPr>
              <w:pStyle w:val="CopticVerse"/>
            </w:pPr>
            <w:r>
              <w:t>Ⲓⲏ̄ⲥ̄ Ⲡⲭ̄ⲥ̄ ⲁϥⲧⲱⲛϥ.</w:t>
            </w:r>
          </w:p>
        </w:tc>
      </w:tr>
      <w:tr w:rsidR="00E60591" w14:paraId="7BAFA8C3" w14:textId="77777777" w:rsidTr="00E60591">
        <w:trPr>
          <w:cantSplit/>
        </w:trPr>
        <w:tc>
          <w:tcPr>
            <w:tcW w:w="288" w:type="dxa"/>
          </w:tcPr>
          <w:p w14:paraId="2ACD891B" w14:textId="77777777" w:rsidR="00E60591" w:rsidRDefault="00E60591" w:rsidP="00E60591">
            <w:pPr>
              <w:pStyle w:val="CopticCross"/>
            </w:pPr>
          </w:p>
        </w:tc>
        <w:tc>
          <w:tcPr>
            <w:tcW w:w="3960" w:type="dxa"/>
          </w:tcPr>
          <w:p w14:paraId="2A1191DA" w14:textId="77777777" w:rsidR="00E60591" w:rsidRDefault="00E60591" w:rsidP="00E60591">
            <w:pPr>
              <w:pStyle w:val="EngHang"/>
            </w:pPr>
            <w:r>
              <w:t>In truth,</w:t>
            </w:r>
          </w:p>
          <w:p w14:paraId="7F1515C8" w14:textId="77777777" w:rsidR="00E60591" w:rsidRDefault="00E60591" w:rsidP="00E60591">
            <w:pPr>
              <w:pStyle w:val="EngHang"/>
            </w:pPr>
            <w:r>
              <w:t>The Incomprehensible</w:t>
            </w:r>
          </w:p>
          <w:p w14:paraId="66F1A5B2" w14:textId="77777777" w:rsidR="00E60591" w:rsidRDefault="00E60591" w:rsidP="00E60591">
            <w:pPr>
              <w:pStyle w:val="EngHang"/>
            </w:pPr>
            <w:r>
              <w:t>Has saved our race today.</w:t>
            </w:r>
          </w:p>
          <w:p w14:paraId="5F6E8A3C" w14:textId="77777777" w:rsidR="00E60591" w:rsidRDefault="00E60591" w:rsidP="00E60591">
            <w:pPr>
              <w:pStyle w:val="EngHangEnd"/>
            </w:pPr>
            <w:r>
              <w:t>Jesus Christ arose!</w:t>
            </w:r>
          </w:p>
        </w:tc>
        <w:tc>
          <w:tcPr>
            <w:tcW w:w="288" w:type="dxa"/>
          </w:tcPr>
          <w:p w14:paraId="2EBA0134" w14:textId="77777777" w:rsidR="00E60591" w:rsidRDefault="00E60591" w:rsidP="00E60591">
            <w:pPr>
              <w:pStyle w:val="CopticCross"/>
            </w:pPr>
          </w:p>
        </w:tc>
        <w:tc>
          <w:tcPr>
            <w:tcW w:w="288" w:type="dxa"/>
          </w:tcPr>
          <w:p w14:paraId="30CD06D3" w14:textId="77777777" w:rsidR="00E60591" w:rsidRDefault="00E60591" w:rsidP="00E60591">
            <w:pPr>
              <w:pStyle w:val="CopticCross"/>
            </w:pPr>
          </w:p>
        </w:tc>
        <w:tc>
          <w:tcPr>
            <w:tcW w:w="3960" w:type="dxa"/>
          </w:tcPr>
          <w:p w14:paraId="448BABD0" w14:textId="77777777" w:rsidR="00E60591" w:rsidRDefault="00E60591" w:rsidP="00E60591">
            <w:pPr>
              <w:pStyle w:val="CopticVersemulti-line"/>
            </w:pPr>
            <w:r>
              <w:t>Ⲍⲉⲛⲧⲟⲥ ⲁ̀ⲗⲏⲑⲟⲥ:</w:t>
            </w:r>
          </w:p>
          <w:p w14:paraId="3D4B1843" w14:textId="77777777" w:rsidR="00E60591" w:rsidRDefault="00E60591" w:rsidP="00E60591">
            <w:pPr>
              <w:pStyle w:val="CopticVersemulti-line"/>
            </w:pPr>
            <w:r>
              <w:t>ⲙ̀ⲫⲟⲟⲩ ϫⲉ ⲡⲓⲁⲧϣ̀ⲧⲁϩⲟϥ:</w:t>
            </w:r>
          </w:p>
          <w:p w14:paraId="04EEAA0B" w14:textId="77777777" w:rsidR="00E60591" w:rsidRDefault="00E60591" w:rsidP="00E60591">
            <w:pPr>
              <w:pStyle w:val="CopticVersemulti-line"/>
            </w:pPr>
            <w:r>
              <w:t>ⲁϥⲥⲱϯ ⲙ̀ⲡⲉⲛⲅⲉⲛⲟⲥ:</w:t>
            </w:r>
          </w:p>
          <w:p w14:paraId="52FE2A75" w14:textId="77777777" w:rsidR="00E60591" w:rsidRDefault="00E60591" w:rsidP="00E60591">
            <w:pPr>
              <w:pStyle w:val="CopticVerse"/>
            </w:pPr>
            <w:r>
              <w:t>Ⲓⲏ̄ⲥ̄ Ⲡⲭ̄ⲥ̄ ⲁϥⲧⲱⲛϥ.</w:t>
            </w:r>
          </w:p>
        </w:tc>
      </w:tr>
      <w:tr w:rsidR="00E60591" w14:paraId="0B1C855D" w14:textId="77777777" w:rsidTr="00E60591">
        <w:trPr>
          <w:cantSplit/>
        </w:trPr>
        <w:tc>
          <w:tcPr>
            <w:tcW w:w="288" w:type="dxa"/>
          </w:tcPr>
          <w:p w14:paraId="1CEA2E03" w14:textId="77777777" w:rsidR="00E60591" w:rsidRDefault="00E60591" w:rsidP="00E60591">
            <w:pPr>
              <w:pStyle w:val="CopticCross"/>
            </w:pPr>
            <w:r>
              <w:lastRenderedPageBreak/>
              <w:t>¿</w:t>
            </w:r>
          </w:p>
        </w:tc>
        <w:tc>
          <w:tcPr>
            <w:tcW w:w="3960" w:type="dxa"/>
          </w:tcPr>
          <w:p w14:paraId="5EF3F597" w14:textId="77777777" w:rsidR="00E60591" w:rsidRDefault="00E60591" w:rsidP="00E60591">
            <w:pPr>
              <w:pStyle w:val="EngHang"/>
            </w:pPr>
            <w:r>
              <w:t>See, the angel</w:t>
            </w:r>
          </w:p>
          <w:p w14:paraId="50218D27" w14:textId="77777777" w:rsidR="00E60591" w:rsidRDefault="00E60591" w:rsidP="00E60591">
            <w:pPr>
              <w:pStyle w:val="EngHang"/>
            </w:pPr>
            <w:r>
              <w:t>Spoke with joy</w:t>
            </w:r>
          </w:p>
          <w:p w14:paraId="3230EF34" w14:textId="77777777" w:rsidR="00E60591" w:rsidRDefault="00E60591" w:rsidP="00E60591">
            <w:pPr>
              <w:pStyle w:val="EngHang"/>
            </w:pPr>
            <w:r>
              <w:t>And goodness with the women:</w:t>
            </w:r>
          </w:p>
          <w:p w14:paraId="1A557629" w14:textId="77777777" w:rsidR="00E60591" w:rsidRDefault="00E60591" w:rsidP="00E60591">
            <w:pPr>
              <w:pStyle w:val="EngHangEnd"/>
            </w:pPr>
            <w:r>
              <w:t>“Jesus Christ arose!”</w:t>
            </w:r>
          </w:p>
        </w:tc>
        <w:tc>
          <w:tcPr>
            <w:tcW w:w="288" w:type="dxa"/>
          </w:tcPr>
          <w:p w14:paraId="5BA2B552" w14:textId="77777777" w:rsidR="00E60591" w:rsidRDefault="00E60591" w:rsidP="00E60591">
            <w:pPr>
              <w:pStyle w:val="CopticCross"/>
            </w:pPr>
          </w:p>
        </w:tc>
        <w:tc>
          <w:tcPr>
            <w:tcW w:w="288" w:type="dxa"/>
          </w:tcPr>
          <w:p w14:paraId="0C12EDFF" w14:textId="77777777" w:rsidR="00E60591" w:rsidRDefault="00E60591" w:rsidP="00E60591">
            <w:pPr>
              <w:pStyle w:val="CopticCross"/>
            </w:pPr>
            <w:r>
              <w:t>¿</w:t>
            </w:r>
          </w:p>
        </w:tc>
        <w:tc>
          <w:tcPr>
            <w:tcW w:w="3960" w:type="dxa"/>
          </w:tcPr>
          <w:p w14:paraId="4D4115FE" w14:textId="77777777" w:rsidR="00E60591" w:rsidRDefault="00E60591" w:rsidP="00E60591">
            <w:pPr>
              <w:pStyle w:val="CopticVersemulti-line"/>
            </w:pPr>
            <w:r>
              <w:t>Ⲏⲡⲡⲉ ⲛⲓⲁⲅⲅⲉⲗⲟⲥ:</w:t>
            </w:r>
          </w:p>
          <w:p w14:paraId="54F5A09E" w14:textId="77777777" w:rsidR="00E60591" w:rsidRDefault="00E60591" w:rsidP="00E60591">
            <w:pPr>
              <w:pStyle w:val="CopticVersemulti-line"/>
            </w:pPr>
            <w:r>
              <w:t>ⲁϥⲥⲁϫⲓ ϧⲉⲛ ⲟⲩⲛⲟϥ:</w:t>
            </w:r>
          </w:p>
          <w:p w14:paraId="6E1FA417" w14:textId="77777777" w:rsidR="00E60591" w:rsidRDefault="00E60591" w:rsidP="00E60591">
            <w:pPr>
              <w:pStyle w:val="CopticVersemulti-line"/>
            </w:pPr>
            <w:r>
              <w:t>ⲛⲉⲙ ⲛⲓϩⲓⲟⲙⲓ ⲕⲁⲗⲱⲥ:</w:t>
            </w:r>
          </w:p>
          <w:p w14:paraId="4EE6E643" w14:textId="77777777" w:rsidR="00E60591" w:rsidRPr="00556F35" w:rsidRDefault="00E60591" w:rsidP="00E60591">
            <w:pPr>
              <w:pStyle w:val="CopticVerse"/>
              <w:rPr>
                <w:b/>
              </w:rPr>
            </w:pPr>
            <w:r>
              <w:t>Ⲓⲏ̄ⲥ̄ Ⲡⲭ̄ⲥ̄ ⲁϥⲧⲱⲛϥ.</w:t>
            </w:r>
          </w:p>
        </w:tc>
      </w:tr>
      <w:tr w:rsidR="00E60591" w14:paraId="653A8AB8" w14:textId="77777777" w:rsidTr="00E60591">
        <w:trPr>
          <w:cantSplit/>
        </w:trPr>
        <w:tc>
          <w:tcPr>
            <w:tcW w:w="288" w:type="dxa"/>
          </w:tcPr>
          <w:p w14:paraId="6034FF46"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6C320D00" w14:textId="77777777" w:rsidR="00E60591" w:rsidRDefault="00E60591" w:rsidP="00E60591">
            <w:pPr>
              <w:pStyle w:val="EngHang"/>
            </w:pPr>
            <w:r>
              <w:t>Rejoice, O Virgin,</w:t>
            </w:r>
          </w:p>
          <w:p w14:paraId="57299A68" w14:textId="77777777" w:rsidR="00E60591" w:rsidRDefault="00E60591" w:rsidP="00E60591">
            <w:pPr>
              <w:pStyle w:val="EngHang"/>
            </w:pPr>
            <w:r>
              <w:t>For the invisible,</w:t>
            </w:r>
          </w:p>
          <w:p w14:paraId="721566B6" w14:textId="77777777" w:rsidR="00E60591" w:rsidRDefault="00E60591" w:rsidP="00E60591">
            <w:pPr>
              <w:pStyle w:val="EngHang"/>
            </w:pPr>
            <w:r>
              <w:t>The Logos, your Son,</w:t>
            </w:r>
          </w:p>
          <w:p w14:paraId="3A1259A4" w14:textId="77777777" w:rsidR="00E60591" w:rsidRDefault="00E60591" w:rsidP="00E60591">
            <w:pPr>
              <w:pStyle w:val="EngHangEnd"/>
            </w:pPr>
            <w:r>
              <w:t>Jesus Christ arose!</w:t>
            </w:r>
          </w:p>
        </w:tc>
        <w:tc>
          <w:tcPr>
            <w:tcW w:w="288" w:type="dxa"/>
          </w:tcPr>
          <w:p w14:paraId="6D05B66D" w14:textId="77777777" w:rsidR="00E60591" w:rsidRDefault="00E60591" w:rsidP="00E60591">
            <w:pPr>
              <w:pStyle w:val="CopticCross"/>
            </w:pPr>
          </w:p>
        </w:tc>
        <w:tc>
          <w:tcPr>
            <w:tcW w:w="288" w:type="dxa"/>
          </w:tcPr>
          <w:p w14:paraId="0F34693D" w14:textId="77777777" w:rsidR="00E60591" w:rsidRDefault="00E60591" w:rsidP="00E60591">
            <w:pPr>
              <w:pStyle w:val="CopticCross"/>
            </w:pPr>
            <w:r>
              <w:t>¿</w:t>
            </w:r>
          </w:p>
        </w:tc>
        <w:tc>
          <w:tcPr>
            <w:tcW w:w="3960" w:type="dxa"/>
          </w:tcPr>
          <w:p w14:paraId="68B60387" w14:textId="77777777" w:rsidR="00E60591" w:rsidRDefault="00E60591" w:rsidP="00E60591">
            <w:pPr>
              <w:pStyle w:val="CopticVersemulti-line"/>
            </w:pPr>
            <w:r>
              <w:t>Ⲑⲉⲗⲏⲗ ⲱ̀ ϯⲡⲁⲣⲑⲉⲛⲟⲥ:</w:t>
            </w:r>
          </w:p>
          <w:p w14:paraId="29B23EFE" w14:textId="77777777" w:rsidR="00E60591" w:rsidRDefault="00E60591" w:rsidP="00E60591">
            <w:pPr>
              <w:pStyle w:val="CopticVersemulti-line"/>
            </w:pPr>
            <w:r>
              <w:t>Ϫⲉ ⲫⲏⲉⲑⲛⲁⲩ ⲉ̀ⲣⲟϥ:</w:t>
            </w:r>
          </w:p>
          <w:p w14:paraId="36274DCC" w14:textId="77777777" w:rsidR="00E60591" w:rsidRDefault="00E60591" w:rsidP="00E60591">
            <w:pPr>
              <w:pStyle w:val="CopticVersemulti-line"/>
            </w:pPr>
            <w:r>
              <w:t>ⲡⲉϣⲏⲣⲓ ⲡⲓⲗⲟⲅⲟⲥ:</w:t>
            </w:r>
          </w:p>
          <w:p w14:paraId="1CE05571" w14:textId="77777777" w:rsidR="00E60591" w:rsidRDefault="00E60591" w:rsidP="00E60591">
            <w:pPr>
              <w:pStyle w:val="CopticVerse"/>
            </w:pPr>
            <w:r>
              <w:t>Ⲓⲏ̄ⲥ̄ Ⲡⲭ̄ⲥ̄ ⲁϥⲧⲱⲛϥ.</w:t>
            </w:r>
          </w:p>
        </w:tc>
      </w:tr>
      <w:tr w:rsidR="00E60591" w14:paraId="4209740E" w14:textId="77777777" w:rsidTr="00E60591">
        <w:trPr>
          <w:cantSplit/>
        </w:trPr>
        <w:tc>
          <w:tcPr>
            <w:tcW w:w="288" w:type="dxa"/>
          </w:tcPr>
          <w:p w14:paraId="11E8974D" w14:textId="77777777" w:rsidR="00E60591" w:rsidRDefault="00E60591" w:rsidP="00E60591">
            <w:pPr>
              <w:pStyle w:val="CopticCross"/>
            </w:pPr>
          </w:p>
        </w:tc>
        <w:tc>
          <w:tcPr>
            <w:tcW w:w="3960" w:type="dxa"/>
          </w:tcPr>
          <w:p w14:paraId="23013260" w14:textId="77777777" w:rsidR="00E60591" w:rsidRDefault="00E60591" w:rsidP="00E60591">
            <w:pPr>
              <w:pStyle w:val="EngHang"/>
            </w:pPr>
            <w:r>
              <w:t>The cloths have shown</w:t>
            </w:r>
          </w:p>
          <w:p w14:paraId="7FF658B3" w14:textId="77777777" w:rsidR="00E60591" w:rsidRDefault="00E60591" w:rsidP="00E60591">
            <w:pPr>
              <w:pStyle w:val="EngHang"/>
            </w:pPr>
            <w:r>
              <w:t>The Apostles, and us—</w:t>
            </w:r>
          </w:p>
          <w:p w14:paraId="28B5C457" w14:textId="77777777" w:rsidR="00E60591" w:rsidRDefault="00E60591" w:rsidP="00E60591">
            <w:pPr>
              <w:pStyle w:val="EngHang"/>
            </w:pPr>
            <w:r>
              <w:t>They whitness that</w:t>
            </w:r>
          </w:p>
          <w:p w14:paraId="6039F414" w14:textId="77777777" w:rsidR="00E60591" w:rsidRDefault="00E60591" w:rsidP="00E60591">
            <w:pPr>
              <w:pStyle w:val="EngHangEnd"/>
            </w:pPr>
            <w:r>
              <w:t>Jesus Christ arose!</w:t>
            </w:r>
          </w:p>
        </w:tc>
        <w:tc>
          <w:tcPr>
            <w:tcW w:w="288" w:type="dxa"/>
          </w:tcPr>
          <w:p w14:paraId="2A557F21" w14:textId="77777777" w:rsidR="00E60591" w:rsidRDefault="00E60591" w:rsidP="00E60591">
            <w:pPr>
              <w:pStyle w:val="CopticCross"/>
            </w:pPr>
          </w:p>
        </w:tc>
        <w:tc>
          <w:tcPr>
            <w:tcW w:w="288" w:type="dxa"/>
          </w:tcPr>
          <w:p w14:paraId="2CFAE2FD" w14:textId="77777777" w:rsidR="00E60591" w:rsidRDefault="00E60591" w:rsidP="00E60591">
            <w:pPr>
              <w:pStyle w:val="CopticCross"/>
            </w:pPr>
          </w:p>
        </w:tc>
        <w:tc>
          <w:tcPr>
            <w:tcW w:w="3960" w:type="dxa"/>
          </w:tcPr>
          <w:p w14:paraId="2FE2E11F" w14:textId="77777777" w:rsidR="00E60591" w:rsidRDefault="00E60591" w:rsidP="00E60591">
            <w:pPr>
              <w:pStyle w:val="CopticVersemulti-line"/>
            </w:pPr>
            <w:r>
              <w:t>Ⲓⲥ ⲛⲓϩⲃⲱⲥ ⲁⲩⲧⲁⲙⲟⲛ:</w:t>
            </w:r>
          </w:p>
          <w:p w14:paraId="2DE33A9B" w14:textId="77777777" w:rsidR="00E60591" w:rsidRDefault="00E60591" w:rsidP="00E60591">
            <w:pPr>
              <w:pStyle w:val="CopticVersemulti-line"/>
            </w:pPr>
            <w:r>
              <w:t>ⲛⲉⲙ ⲛⲓⲁ̀ⲡⲟⲥⲧⲟⲗⲟⲥ:</w:t>
            </w:r>
          </w:p>
          <w:p w14:paraId="014C05B5" w14:textId="77777777" w:rsidR="00E60591" w:rsidRDefault="00E60591" w:rsidP="00E60591">
            <w:pPr>
              <w:pStyle w:val="CopticVersemulti-line"/>
            </w:pPr>
            <w:r>
              <w:t>ϩⲱϥ ⲉⲩⲉⲣⲙⲉⲑⲣⲉ ⲇⲉ ⲟⲛ:</w:t>
            </w:r>
          </w:p>
          <w:p w14:paraId="5C83A979" w14:textId="77777777" w:rsidR="00E60591" w:rsidRDefault="00E60591" w:rsidP="00E60591">
            <w:pPr>
              <w:pStyle w:val="CopticVerse"/>
            </w:pPr>
            <w:r>
              <w:t>Ⲓⲏ̄ⲥ̄ Ⲡⲭ̄ⲥ̄ ⲁϥⲧⲱⲛϥ.</w:t>
            </w:r>
          </w:p>
        </w:tc>
      </w:tr>
      <w:tr w:rsidR="00E60591" w14:paraId="755901B1" w14:textId="77777777" w:rsidTr="00E60591">
        <w:trPr>
          <w:cantSplit/>
        </w:trPr>
        <w:tc>
          <w:tcPr>
            <w:tcW w:w="288" w:type="dxa"/>
          </w:tcPr>
          <w:p w14:paraId="7FB60E01" w14:textId="77777777" w:rsidR="00E60591" w:rsidRDefault="00E60591" w:rsidP="00E60591">
            <w:pPr>
              <w:pStyle w:val="CopticCross"/>
            </w:pPr>
          </w:p>
        </w:tc>
        <w:tc>
          <w:tcPr>
            <w:tcW w:w="3960" w:type="dxa"/>
          </w:tcPr>
          <w:p w14:paraId="0644432A" w14:textId="77777777" w:rsidR="00E60591" w:rsidRDefault="00E60591" w:rsidP="00E60591">
            <w:pPr>
              <w:pStyle w:val="EngHang"/>
            </w:pPr>
            <w:r>
              <w:t>Let us praise</w:t>
            </w:r>
          </w:p>
          <w:p w14:paraId="03D14D0C" w14:textId="77777777" w:rsidR="00E60591" w:rsidRDefault="00E60591" w:rsidP="00E60591">
            <w:pPr>
              <w:pStyle w:val="EngHang"/>
            </w:pPr>
            <w:r>
              <w:t>The Lord, our Saviour,</w:t>
            </w:r>
          </w:p>
          <w:p w14:paraId="0F856DF9" w14:textId="77777777" w:rsidR="00E60591" w:rsidRDefault="00E60591" w:rsidP="00E60591">
            <w:pPr>
              <w:pStyle w:val="EngHang"/>
            </w:pPr>
            <w:r>
              <w:t>The shinning light.</w:t>
            </w:r>
          </w:p>
          <w:p w14:paraId="0CD8AE2B" w14:textId="77777777" w:rsidR="00E60591" w:rsidRDefault="00E60591" w:rsidP="00E60591">
            <w:pPr>
              <w:pStyle w:val="EngHangEnd"/>
            </w:pPr>
            <w:r>
              <w:t>Jesus Christ arose!</w:t>
            </w:r>
          </w:p>
        </w:tc>
        <w:tc>
          <w:tcPr>
            <w:tcW w:w="288" w:type="dxa"/>
          </w:tcPr>
          <w:p w14:paraId="6F9E70C0" w14:textId="77777777" w:rsidR="00E60591" w:rsidRDefault="00E60591" w:rsidP="00E60591">
            <w:pPr>
              <w:pStyle w:val="CopticCross"/>
            </w:pPr>
          </w:p>
        </w:tc>
        <w:tc>
          <w:tcPr>
            <w:tcW w:w="288" w:type="dxa"/>
          </w:tcPr>
          <w:p w14:paraId="2C585A61" w14:textId="77777777" w:rsidR="00E60591" w:rsidRDefault="00E60591" w:rsidP="00E60591">
            <w:pPr>
              <w:pStyle w:val="CopticCross"/>
            </w:pPr>
          </w:p>
        </w:tc>
        <w:tc>
          <w:tcPr>
            <w:tcW w:w="3960" w:type="dxa"/>
          </w:tcPr>
          <w:p w14:paraId="549012FA" w14:textId="77777777" w:rsidR="00E60591" w:rsidRDefault="00E60591" w:rsidP="00E60591">
            <w:pPr>
              <w:pStyle w:val="CopticVersemulti-line"/>
            </w:pPr>
            <w:r>
              <w:t>Ⲕⲩⲣⲓⲟⲥ ⲡⲉⲛⲥⲱⲧⲏⲣ:</w:t>
            </w:r>
          </w:p>
          <w:p w14:paraId="3634F58F" w14:textId="77777777" w:rsidR="00E60591" w:rsidRDefault="00E60591" w:rsidP="00E60591">
            <w:pPr>
              <w:pStyle w:val="CopticVersemulti-line"/>
            </w:pPr>
            <w:r>
              <w:t>ⲙⲁⲣⲉⲛϩⲱⲥ ⲉ̀ⲣⲟϥ:</w:t>
            </w:r>
          </w:p>
          <w:p w14:paraId="28BD48A4" w14:textId="77777777" w:rsidR="00E60591" w:rsidRDefault="00E60591" w:rsidP="00E60591">
            <w:pPr>
              <w:pStyle w:val="CopticVersemulti-line"/>
            </w:pPr>
            <w:r>
              <w:t>ⲡⲓⲟⲩⲱⲓⲛⲓ ⲡⲓⲕⲁⲣⲁⲕⲏⲧⲏⲣ:</w:t>
            </w:r>
          </w:p>
          <w:p w14:paraId="00987F51" w14:textId="77777777" w:rsidR="00E60591" w:rsidRDefault="00E60591" w:rsidP="00E60591">
            <w:pPr>
              <w:pStyle w:val="CopticVerse"/>
            </w:pPr>
            <w:r>
              <w:t>Ⲓⲏ̄ⲥ̄ Ⲡⲭ̄ⲥ̄ ⲁϥⲧⲱⲛϥ.</w:t>
            </w:r>
          </w:p>
        </w:tc>
      </w:tr>
      <w:tr w:rsidR="00E60591" w14:paraId="08FC1C12" w14:textId="77777777" w:rsidTr="00E60591">
        <w:trPr>
          <w:cantSplit/>
        </w:trPr>
        <w:tc>
          <w:tcPr>
            <w:tcW w:w="288" w:type="dxa"/>
          </w:tcPr>
          <w:p w14:paraId="72A2D723" w14:textId="77777777" w:rsidR="00E60591" w:rsidRDefault="00E60591" w:rsidP="00E60591">
            <w:pPr>
              <w:pStyle w:val="CopticCross"/>
            </w:pPr>
            <w:r>
              <w:t>¿</w:t>
            </w:r>
          </w:p>
        </w:tc>
        <w:tc>
          <w:tcPr>
            <w:tcW w:w="3960" w:type="dxa"/>
          </w:tcPr>
          <w:p w14:paraId="6C245E69" w14:textId="77777777" w:rsidR="00E60591" w:rsidRDefault="00E60591" w:rsidP="00E60591">
            <w:pPr>
              <w:pStyle w:val="EngHang"/>
              <w:rPr>
                <w:rFonts w:eastAsia="Arial Unicode MS"/>
              </w:rPr>
            </w:pPr>
            <w:r>
              <w:rPr>
                <w:rFonts w:eastAsia="Arial Unicode MS"/>
              </w:rPr>
              <w:t>Sing, O faithful,</w:t>
            </w:r>
          </w:p>
          <w:p w14:paraId="4A46D65C" w14:textId="77777777" w:rsidR="00E60591" w:rsidRDefault="00E60591" w:rsidP="00E60591">
            <w:pPr>
              <w:pStyle w:val="EngHang"/>
              <w:rPr>
                <w:rFonts w:eastAsia="Arial Unicode MS"/>
              </w:rPr>
            </w:pPr>
            <w:r>
              <w:rPr>
                <w:rFonts w:eastAsia="Arial Unicode MS"/>
              </w:rPr>
              <w:t>With joy and rejoicing,</w:t>
            </w:r>
          </w:p>
          <w:p w14:paraId="1A9A56C6" w14:textId="77777777" w:rsidR="00E60591" w:rsidRDefault="00E60591" w:rsidP="00E60591">
            <w:pPr>
              <w:pStyle w:val="EngHang"/>
              <w:rPr>
                <w:rFonts w:eastAsia="Arial Unicode MS"/>
              </w:rPr>
            </w:pPr>
            <w:r>
              <w:rPr>
                <w:rFonts w:eastAsia="Arial Unicode MS"/>
              </w:rPr>
              <w:t>For God the Logos,</w:t>
            </w:r>
          </w:p>
          <w:p w14:paraId="2DFFAB1E" w14:textId="77777777" w:rsidR="00E60591" w:rsidRPr="003678BC" w:rsidRDefault="00E60591" w:rsidP="00E60591">
            <w:pPr>
              <w:pStyle w:val="EngHangEnd"/>
              <w:rPr>
                <w:rFonts w:eastAsia="Arial Unicode MS"/>
              </w:rPr>
            </w:pPr>
            <w:r>
              <w:rPr>
                <w:rFonts w:eastAsia="Arial Unicode MS"/>
              </w:rPr>
              <w:t>Jesus Christ arose!</w:t>
            </w:r>
          </w:p>
        </w:tc>
        <w:tc>
          <w:tcPr>
            <w:tcW w:w="288" w:type="dxa"/>
          </w:tcPr>
          <w:p w14:paraId="445478C9" w14:textId="77777777" w:rsidR="00E60591" w:rsidRDefault="00E60591" w:rsidP="00E60591">
            <w:pPr>
              <w:pStyle w:val="CopticCross"/>
            </w:pPr>
          </w:p>
        </w:tc>
        <w:tc>
          <w:tcPr>
            <w:tcW w:w="288" w:type="dxa"/>
          </w:tcPr>
          <w:p w14:paraId="77AA9D85" w14:textId="77777777" w:rsidR="00E60591" w:rsidRDefault="00E60591" w:rsidP="00E60591">
            <w:pPr>
              <w:pStyle w:val="CopticCross"/>
            </w:pPr>
            <w:r>
              <w:t>¿</w:t>
            </w:r>
          </w:p>
        </w:tc>
        <w:tc>
          <w:tcPr>
            <w:tcW w:w="3960" w:type="dxa"/>
          </w:tcPr>
          <w:p w14:paraId="6769E3BC" w14:textId="77777777" w:rsidR="00E60591" w:rsidRDefault="00E60591" w:rsidP="00E60591">
            <w:pPr>
              <w:pStyle w:val="CopticVersemulti-line"/>
            </w:pPr>
            <w:r>
              <w:t>Ⲗⲁⲗⲓ ⲱ ⲛⲓⲡⲓⲥⲧⲟⲥ:</w:t>
            </w:r>
          </w:p>
          <w:p w14:paraId="64529D34" w14:textId="77777777" w:rsidR="00E60591" w:rsidRDefault="00E60591" w:rsidP="00E60591">
            <w:pPr>
              <w:pStyle w:val="CopticVersemulti-line"/>
            </w:pPr>
            <w:r>
              <w:t>Ϧⲉⲛ ⲫ̀ⲣⲁϣⲓ ⲛⲉⲙ ⲡ̀ⲟⲩⲛⲟϥ:</w:t>
            </w:r>
          </w:p>
          <w:p w14:paraId="5065C209" w14:textId="77777777" w:rsidR="00E60591" w:rsidRDefault="00E60591" w:rsidP="00E60591">
            <w:pPr>
              <w:pStyle w:val="CopticVersemulti-line"/>
            </w:pPr>
            <w:r>
              <w:t>Ⲫⲛⲟⲩϯ ⲡⲓⲗⲟⲅⲟⲥ:</w:t>
            </w:r>
          </w:p>
          <w:p w14:paraId="6AD1AD8E" w14:textId="77777777" w:rsidR="00E60591" w:rsidRPr="005130A7" w:rsidRDefault="00E60591" w:rsidP="00E60591">
            <w:pPr>
              <w:pStyle w:val="CopticVerse"/>
            </w:pPr>
            <w:r>
              <w:t>Ⲓⲏ̄ⲥ̄ Ⲡⲭ̄ⲥ̄ ⲁϥⲧⲱⲛϥ.</w:t>
            </w:r>
          </w:p>
        </w:tc>
      </w:tr>
      <w:tr w:rsidR="00E60591" w14:paraId="2F08A183" w14:textId="77777777" w:rsidTr="00E60591">
        <w:trPr>
          <w:cantSplit/>
        </w:trPr>
        <w:tc>
          <w:tcPr>
            <w:tcW w:w="288" w:type="dxa"/>
          </w:tcPr>
          <w:p w14:paraId="4ACD9F34" w14:textId="77777777" w:rsidR="00E60591" w:rsidRDefault="00E60591" w:rsidP="00E60591">
            <w:pPr>
              <w:pStyle w:val="CopticCross"/>
            </w:pPr>
            <w:r>
              <w:t>¿</w:t>
            </w:r>
          </w:p>
        </w:tc>
        <w:tc>
          <w:tcPr>
            <w:tcW w:w="3960" w:type="dxa"/>
          </w:tcPr>
          <w:p w14:paraId="4D615E5D" w14:textId="77777777" w:rsidR="00E60591" w:rsidRDefault="00E60591" w:rsidP="00E60591">
            <w:pPr>
              <w:pStyle w:val="EngHang"/>
            </w:pPr>
            <w:r>
              <w:t>Matthew and Mark</w:t>
            </w:r>
          </w:p>
          <w:p w14:paraId="2B6DF2C6" w14:textId="77777777" w:rsidR="00E60591" w:rsidRDefault="00E60591" w:rsidP="00E60591">
            <w:pPr>
              <w:pStyle w:val="EngHang"/>
            </w:pPr>
            <w:r>
              <w:t>Showed us the joy</w:t>
            </w:r>
          </w:p>
          <w:p w14:paraId="3407595E" w14:textId="77777777" w:rsidR="00E60591" w:rsidRDefault="00E60591" w:rsidP="00E60591">
            <w:pPr>
              <w:pStyle w:val="EngHang"/>
            </w:pPr>
            <w:r>
              <w:t>Of the Ressureciton of the Lord:</w:t>
            </w:r>
          </w:p>
          <w:p w14:paraId="18FC30E9" w14:textId="77777777" w:rsidR="00E60591" w:rsidRDefault="00E60591" w:rsidP="00E60591">
            <w:pPr>
              <w:pStyle w:val="EngHangEnd"/>
            </w:pPr>
            <w:r>
              <w:t>Jesus Christ arose!</w:t>
            </w:r>
          </w:p>
        </w:tc>
        <w:tc>
          <w:tcPr>
            <w:tcW w:w="288" w:type="dxa"/>
          </w:tcPr>
          <w:p w14:paraId="1DED123E" w14:textId="77777777" w:rsidR="00E60591" w:rsidRDefault="00E60591" w:rsidP="00E60591">
            <w:pPr>
              <w:pStyle w:val="CopticCross"/>
            </w:pPr>
          </w:p>
        </w:tc>
        <w:tc>
          <w:tcPr>
            <w:tcW w:w="288" w:type="dxa"/>
          </w:tcPr>
          <w:p w14:paraId="2AE1A5D2" w14:textId="77777777" w:rsidR="00E60591" w:rsidRDefault="00E60591" w:rsidP="00E60591">
            <w:pPr>
              <w:pStyle w:val="CopticCross"/>
            </w:pPr>
            <w:r>
              <w:t>¿</w:t>
            </w:r>
          </w:p>
        </w:tc>
        <w:tc>
          <w:tcPr>
            <w:tcW w:w="3960" w:type="dxa"/>
          </w:tcPr>
          <w:p w14:paraId="2DA34634" w14:textId="77777777" w:rsidR="00E60591" w:rsidRDefault="00E60591" w:rsidP="00E60591">
            <w:pPr>
              <w:pStyle w:val="CopticVersemulti-line"/>
            </w:pPr>
            <w:r>
              <w:t>Ⲙⲁⲧⲑⲉⲟⲥ ⲛⲉⲙ Ⲙⲁⲣⲕⲟⲥ:</w:t>
            </w:r>
          </w:p>
          <w:p w14:paraId="6BC8F55B" w14:textId="77777777" w:rsidR="00E60591" w:rsidRDefault="00E60591" w:rsidP="00E60591">
            <w:pPr>
              <w:pStyle w:val="CopticVersemulti-line"/>
            </w:pPr>
            <w:r>
              <w:t>ⲁⲩⲧⲁⲙⲟⲛ ϧⲉⲛ ⲟⲩⲛⲟϥ:</w:t>
            </w:r>
          </w:p>
          <w:p w14:paraId="1779944E" w14:textId="77777777" w:rsidR="00E60591" w:rsidRDefault="00E60591" w:rsidP="00E60591">
            <w:pPr>
              <w:pStyle w:val="CopticVersemulti-line"/>
            </w:pPr>
            <w:r>
              <w:t>ⲛ̀ⲧⲉ ⲁ̀ⲛⲁⲥⲧⲁⲥⲓⲥ ⲙ̀Ⲡ̀ϭⲟⲓⲥ:</w:t>
            </w:r>
          </w:p>
          <w:p w14:paraId="2E3B2BB6" w14:textId="77777777" w:rsidR="00E60591" w:rsidRDefault="00E60591" w:rsidP="00E60591">
            <w:pPr>
              <w:pStyle w:val="CopticVerse"/>
            </w:pPr>
            <w:r>
              <w:t>Ⲓⲏ̄ⲥ̄ Ⲡⲭ̄ⲥ̄ ⲁϥⲧⲱⲛϥ.</w:t>
            </w:r>
          </w:p>
        </w:tc>
      </w:tr>
      <w:tr w:rsidR="00E60591" w14:paraId="0CF4522B" w14:textId="77777777" w:rsidTr="00E60591">
        <w:trPr>
          <w:cantSplit/>
        </w:trPr>
        <w:tc>
          <w:tcPr>
            <w:tcW w:w="288" w:type="dxa"/>
          </w:tcPr>
          <w:p w14:paraId="7928E17F" w14:textId="77777777" w:rsidR="00E60591" w:rsidRDefault="00E60591" w:rsidP="00E60591">
            <w:pPr>
              <w:pStyle w:val="CopticCross"/>
            </w:pPr>
          </w:p>
        </w:tc>
        <w:tc>
          <w:tcPr>
            <w:tcW w:w="3960" w:type="dxa"/>
          </w:tcPr>
          <w:p w14:paraId="305FCD35" w14:textId="77777777" w:rsidR="00E60591" w:rsidRDefault="00E60591" w:rsidP="00E60591">
            <w:pPr>
              <w:pStyle w:val="EngHang"/>
            </w:pPr>
            <w:r>
              <w:t>The wise Luke,</w:t>
            </w:r>
          </w:p>
          <w:p w14:paraId="66503EB2" w14:textId="77777777" w:rsidR="00E60591" w:rsidRDefault="00E60591" w:rsidP="00E60591">
            <w:pPr>
              <w:pStyle w:val="EngHang"/>
            </w:pPr>
            <w:r>
              <w:t>And John the beloved</w:t>
            </w:r>
          </w:p>
          <w:p w14:paraId="2F8227B4" w14:textId="77777777" w:rsidR="00E60591" w:rsidRDefault="00E60591" w:rsidP="00E60591">
            <w:pPr>
              <w:pStyle w:val="EngHang"/>
            </w:pPr>
            <w:r>
              <w:t>Preached with goodness that</w:t>
            </w:r>
          </w:p>
          <w:p w14:paraId="2F39F397" w14:textId="77777777" w:rsidR="00E60591" w:rsidRDefault="00E60591" w:rsidP="00E60591">
            <w:pPr>
              <w:pStyle w:val="EngHangEnd"/>
            </w:pPr>
            <w:r>
              <w:t>Jesus Christ arose!</w:t>
            </w:r>
          </w:p>
        </w:tc>
        <w:tc>
          <w:tcPr>
            <w:tcW w:w="288" w:type="dxa"/>
          </w:tcPr>
          <w:p w14:paraId="5D42C178" w14:textId="77777777" w:rsidR="00E60591" w:rsidRDefault="00E60591" w:rsidP="00E60591">
            <w:pPr>
              <w:pStyle w:val="CopticCross"/>
            </w:pPr>
          </w:p>
        </w:tc>
        <w:tc>
          <w:tcPr>
            <w:tcW w:w="288" w:type="dxa"/>
          </w:tcPr>
          <w:p w14:paraId="6504FBB9" w14:textId="77777777" w:rsidR="00E60591" w:rsidRDefault="00E60591" w:rsidP="00E60591">
            <w:pPr>
              <w:pStyle w:val="CopticCross"/>
            </w:pPr>
          </w:p>
        </w:tc>
        <w:tc>
          <w:tcPr>
            <w:tcW w:w="3960" w:type="dxa"/>
          </w:tcPr>
          <w:p w14:paraId="0B39CDF7" w14:textId="77777777" w:rsidR="00E60591" w:rsidRDefault="00E60591" w:rsidP="00E60591">
            <w:pPr>
              <w:pStyle w:val="CopticVersemulti-line"/>
            </w:pPr>
            <w:r>
              <w:t>Ⲛⲉⲙ Ⲗⲟⲩⲕⲁⲥ ⲡⲓⲥⲟⲫⲟⲥ:</w:t>
            </w:r>
          </w:p>
          <w:p w14:paraId="439F2378" w14:textId="77777777" w:rsidR="00E60591" w:rsidRDefault="00E60591" w:rsidP="00E60591">
            <w:pPr>
              <w:pStyle w:val="CopticVersemulti-line"/>
            </w:pPr>
            <w:r>
              <w:t>ⲛⲉⲙ Ⲓⲱ̄ⲁ̄ ⲡⲉϥⲙⲉⲛⲣⲓⲧ:</w:t>
            </w:r>
          </w:p>
          <w:p w14:paraId="4B2088E9" w14:textId="77777777" w:rsidR="00E60591" w:rsidRDefault="00E60591" w:rsidP="00E60591">
            <w:pPr>
              <w:pStyle w:val="CopticVersemulti-line"/>
            </w:pPr>
            <w:r>
              <w:t>ⲁϥϩⲓⲱⲓϣ ⲛ̀ⲕⲁⲗⲱⲥ:</w:t>
            </w:r>
          </w:p>
          <w:p w14:paraId="3A313613" w14:textId="77777777" w:rsidR="00E60591" w:rsidRDefault="00E60591" w:rsidP="00E60591">
            <w:pPr>
              <w:pStyle w:val="CopticVerse"/>
            </w:pPr>
            <w:r>
              <w:t>Ⲓⲏ̄ⲥ̄ Ⲡⲭ̄ⲥ̄ ⲁϥⲧⲱⲛϥ.</w:t>
            </w:r>
          </w:p>
        </w:tc>
      </w:tr>
      <w:tr w:rsidR="00E60591" w14:paraId="6404C50A" w14:textId="77777777" w:rsidTr="00E60591">
        <w:trPr>
          <w:cantSplit/>
        </w:trPr>
        <w:tc>
          <w:tcPr>
            <w:tcW w:w="288" w:type="dxa"/>
          </w:tcPr>
          <w:p w14:paraId="1400F83E" w14:textId="77777777" w:rsidR="00E60591" w:rsidRDefault="00E60591" w:rsidP="00E60591">
            <w:pPr>
              <w:pStyle w:val="CopticCross"/>
            </w:pPr>
          </w:p>
        </w:tc>
        <w:tc>
          <w:tcPr>
            <w:tcW w:w="3960" w:type="dxa"/>
          </w:tcPr>
          <w:p w14:paraId="044013FB" w14:textId="77777777" w:rsidR="00E60591" w:rsidRDefault="00E60591" w:rsidP="00E60591">
            <w:pPr>
              <w:pStyle w:val="EngHang"/>
            </w:pPr>
            <w:r>
              <w:t>You are blessed, O Christ,</w:t>
            </w:r>
          </w:p>
          <w:p w14:paraId="294B332A" w14:textId="77777777" w:rsidR="00E60591" w:rsidRDefault="00E60591" w:rsidP="00E60591">
            <w:pPr>
              <w:pStyle w:val="EngHang"/>
            </w:pPr>
            <w:r>
              <w:t>The unapproachable light.</w:t>
            </w:r>
          </w:p>
          <w:p w14:paraId="44F6A7D3" w14:textId="77777777" w:rsidR="00E60591" w:rsidRDefault="00E60591" w:rsidP="00E60591">
            <w:pPr>
              <w:pStyle w:val="EngHang"/>
            </w:pPr>
            <w:r>
              <w:t>Come let us praise, for</w:t>
            </w:r>
          </w:p>
          <w:p w14:paraId="45913420" w14:textId="77777777" w:rsidR="00E60591" w:rsidRDefault="00E60591" w:rsidP="00E60591">
            <w:pPr>
              <w:pStyle w:val="EngHangEnd"/>
            </w:pPr>
            <w:r>
              <w:t>Jesus Christ arose!</w:t>
            </w:r>
          </w:p>
        </w:tc>
        <w:tc>
          <w:tcPr>
            <w:tcW w:w="288" w:type="dxa"/>
          </w:tcPr>
          <w:p w14:paraId="6E898DBB" w14:textId="77777777" w:rsidR="00E60591" w:rsidRDefault="00E60591" w:rsidP="00E60591">
            <w:pPr>
              <w:pStyle w:val="CopticCross"/>
            </w:pPr>
          </w:p>
        </w:tc>
        <w:tc>
          <w:tcPr>
            <w:tcW w:w="288" w:type="dxa"/>
          </w:tcPr>
          <w:p w14:paraId="2E0F4488" w14:textId="77777777" w:rsidR="00E60591" w:rsidRDefault="00E60591" w:rsidP="00E60591">
            <w:pPr>
              <w:pStyle w:val="CopticCross"/>
            </w:pPr>
          </w:p>
        </w:tc>
        <w:tc>
          <w:tcPr>
            <w:tcW w:w="3960" w:type="dxa"/>
          </w:tcPr>
          <w:p w14:paraId="1AC4EA27" w14:textId="77777777" w:rsidR="00E60591" w:rsidRDefault="00E60591" w:rsidP="00E60591">
            <w:pPr>
              <w:pStyle w:val="CopticVersemulti-line"/>
            </w:pPr>
            <w:r>
              <w:t>Ⲝⲥ̀ⲁⲣⲱⲟⲩⲧ ⲱ̀ Ⲡⲭ̄ⲥ̄:</w:t>
            </w:r>
          </w:p>
          <w:p w14:paraId="0F579E5B" w14:textId="77777777" w:rsidR="00E60591" w:rsidRDefault="00E60591" w:rsidP="00E60591">
            <w:pPr>
              <w:pStyle w:val="CopticVersemulti-line"/>
            </w:pPr>
            <w:r>
              <w:t>ⲡⲓⲟⲩⲱⲓⲛⲓ ⲛ̀ⲁⲧϣ̀ϧⲉⲧϧⲱⲧϥ:</w:t>
            </w:r>
          </w:p>
          <w:p w14:paraId="2F62C7C6" w14:textId="77777777" w:rsidR="00E60591" w:rsidRDefault="00E60591" w:rsidP="00E60591">
            <w:pPr>
              <w:pStyle w:val="CopticVersemulti-line"/>
            </w:pPr>
            <w:r>
              <w:t>ⲁ̀ⲙⲱⲓⲛⲓ ⲙⲁⲣⲉⲛϩⲱⲥ:</w:t>
            </w:r>
          </w:p>
          <w:p w14:paraId="7B96D20A" w14:textId="77777777" w:rsidR="00E60591" w:rsidRDefault="00E60591" w:rsidP="00E60591">
            <w:pPr>
              <w:pStyle w:val="CopticVerse"/>
            </w:pPr>
            <w:r>
              <w:t>Ⲓⲏ̄ⲥ̄ Ⲡⲭ̄ⲥ̄ ⲁϥⲧⲱⲛϥ.</w:t>
            </w:r>
          </w:p>
        </w:tc>
      </w:tr>
      <w:tr w:rsidR="00E60591" w14:paraId="6499F6B5" w14:textId="77777777" w:rsidTr="00E60591">
        <w:trPr>
          <w:cantSplit/>
        </w:trPr>
        <w:tc>
          <w:tcPr>
            <w:tcW w:w="288" w:type="dxa"/>
          </w:tcPr>
          <w:p w14:paraId="2607F0C5" w14:textId="77777777" w:rsidR="00E60591" w:rsidRDefault="00E60591" w:rsidP="00E60591">
            <w:pPr>
              <w:pStyle w:val="CopticCross"/>
            </w:pPr>
            <w:r>
              <w:t>¿</w:t>
            </w:r>
          </w:p>
        </w:tc>
        <w:tc>
          <w:tcPr>
            <w:tcW w:w="3960" w:type="dxa"/>
          </w:tcPr>
          <w:p w14:paraId="19AC6AC5" w14:textId="77777777" w:rsidR="00E60591" w:rsidRDefault="00E60591" w:rsidP="00E60591">
            <w:pPr>
              <w:pStyle w:val="EngHang"/>
            </w:pPr>
            <w:r>
              <w:t>For He saved His people</w:t>
            </w:r>
          </w:p>
          <w:p w14:paraId="0688B9B3" w14:textId="77777777" w:rsidR="00E60591" w:rsidRDefault="00E60591" w:rsidP="00E60591">
            <w:pPr>
              <w:pStyle w:val="EngHang"/>
            </w:pPr>
            <w:r>
              <w:t>From the devil</w:t>
            </w:r>
          </w:p>
          <w:p w14:paraId="4648A8FF" w14:textId="77777777" w:rsidR="00E60591" w:rsidRDefault="00E60591" w:rsidP="00E60591">
            <w:pPr>
              <w:pStyle w:val="EngHang"/>
            </w:pPr>
            <w:r>
              <w:t>By His mighty arm.</w:t>
            </w:r>
          </w:p>
          <w:p w14:paraId="6C88157A" w14:textId="77777777" w:rsidR="00E60591" w:rsidRDefault="00E60591" w:rsidP="00E60591">
            <w:pPr>
              <w:pStyle w:val="EngHangEnd"/>
            </w:pPr>
            <w:r>
              <w:t>Jesus Christ arose!</w:t>
            </w:r>
          </w:p>
        </w:tc>
        <w:tc>
          <w:tcPr>
            <w:tcW w:w="288" w:type="dxa"/>
          </w:tcPr>
          <w:p w14:paraId="3BACD72A" w14:textId="77777777" w:rsidR="00E60591" w:rsidRDefault="00E60591" w:rsidP="00E60591">
            <w:pPr>
              <w:pStyle w:val="CopticCross"/>
            </w:pPr>
          </w:p>
        </w:tc>
        <w:tc>
          <w:tcPr>
            <w:tcW w:w="288" w:type="dxa"/>
          </w:tcPr>
          <w:p w14:paraId="70C74B2F" w14:textId="77777777" w:rsidR="00E60591" w:rsidRDefault="00E60591" w:rsidP="00E60591">
            <w:pPr>
              <w:pStyle w:val="CopticCross"/>
            </w:pPr>
            <w:r>
              <w:t>¿</w:t>
            </w:r>
          </w:p>
        </w:tc>
        <w:tc>
          <w:tcPr>
            <w:tcW w:w="3960" w:type="dxa"/>
          </w:tcPr>
          <w:p w14:paraId="289C3D9E" w14:textId="77777777" w:rsidR="00E60591" w:rsidRDefault="00E60591" w:rsidP="00E60591">
            <w:pPr>
              <w:pStyle w:val="CopticVersemulti-line"/>
            </w:pPr>
            <w:r>
              <w:t>Ⲟⲟⲩϩ ⲁϥⲥⲱϯ ⲙ̀ⲡⲉϥⲗⲁⲟⲥ:</w:t>
            </w:r>
          </w:p>
          <w:p w14:paraId="0CF48D79" w14:textId="77777777" w:rsidR="00E60591" w:rsidRDefault="00E60591" w:rsidP="00E60591">
            <w:pPr>
              <w:pStyle w:val="CopticVersemulti-line"/>
            </w:pPr>
            <w:r>
              <w:t>ⲛ̀ϩ̀ⲣⲏⲓ ϧⲉⲛ ⲡⲉϥϣⲱⲃϣ:</w:t>
            </w:r>
          </w:p>
          <w:p w14:paraId="1CE421D7" w14:textId="77777777" w:rsidR="00E60591" w:rsidRDefault="00E60591" w:rsidP="00E60591">
            <w:pPr>
              <w:pStyle w:val="CopticVersemulti-line"/>
            </w:pPr>
            <w:r>
              <w:t>ⲉ̀ⲃⲟⲗϧⲉⲛ ⲡⲓⲇⲓⲁⲃⲟⲗⲟⲥ:</w:t>
            </w:r>
          </w:p>
          <w:p w14:paraId="76F3087F" w14:textId="77777777" w:rsidR="00E60591" w:rsidRDefault="00E60591" w:rsidP="00E60591">
            <w:pPr>
              <w:pStyle w:val="CopticVerse"/>
            </w:pPr>
            <w:r>
              <w:t>Ⲓⲏ̄ⲥ̄ Ⲡⲭ̄ⲥ̄ ⲁϥⲧⲱⲛϥ.</w:t>
            </w:r>
          </w:p>
        </w:tc>
      </w:tr>
      <w:tr w:rsidR="00E60591" w14:paraId="28A1C448" w14:textId="77777777" w:rsidTr="00E60591">
        <w:trPr>
          <w:cantSplit/>
        </w:trPr>
        <w:tc>
          <w:tcPr>
            <w:tcW w:w="288" w:type="dxa"/>
          </w:tcPr>
          <w:p w14:paraId="019A604A" w14:textId="77777777" w:rsidR="00E60591" w:rsidRDefault="00E60591" w:rsidP="00E60591">
            <w:pPr>
              <w:pStyle w:val="CopticCross"/>
            </w:pPr>
            <w:r>
              <w:t>¿</w:t>
            </w:r>
          </w:p>
        </w:tc>
        <w:tc>
          <w:tcPr>
            <w:tcW w:w="3960" w:type="dxa"/>
          </w:tcPr>
          <w:p w14:paraId="1A6CA4E4" w14:textId="77777777" w:rsidR="00E60591" w:rsidRDefault="00E60591" w:rsidP="00E60591">
            <w:pPr>
              <w:pStyle w:val="EngHang"/>
            </w:pPr>
            <w:r>
              <w:t>Let us praise;</w:t>
            </w:r>
          </w:p>
          <w:p w14:paraId="54FE8689" w14:textId="77777777" w:rsidR="00E60591" w:rsidRDefault="00E60591" w:rsidP="00E60591">
            <w:pPr>
              <w:pStyle w:val="EngHang"/>
            </w:pPr>
            <w:r>
              <w:t>The true Lamb,</w:t>
            </w:r>
          </w:p>
          <w:p w14:paraId="437C1497" w14:textId="77777777" w:rsidR="00E60591" w:rsidRDefault="00E60591" w:rsidP="00E60591">
            <w:pPr>
              <w:pStyle w:val="EngHang"/>
            </w:pPr>
            <w:r>
              <w:t>The true God,</w:t>
            </w:r>
          </w:p>
          <w:p w14:paraId="0A2ECCB6" w14:textId="77777777" w:rsidR="00E60591" w:rsidRDefault="00E60591" w:rsidP="00E60591">
            <w:pPr>
              <w:pStyle w:val="EngHangEnd"/>
            </w:pPr>
            <w:r>
              <w:t>Jesus Christ arose!</w:t>
            </w:r>
          </w:p>
        </w:tc>
        <w:tc>
          <w:tcPr>
            <w:tcW w:w="288" w:type="dxa"/>
          </w:tcPr>
          <w:p w14:paraId="40700C27" w14:textId="77777777" w:rsidR="00E60591" w:rsidRDefault="00E60591" w:rsidP="00E60591">
            <w:pPr>
              <w:pStyle w:val="CopticCross"/>
            </w:pPr>
          </w:p>
        </w:tc>
        <w:tc>
          <w:tcPr>
            <w:tcW w:w="288" w:type="dxa"/>
          </w:tcPr>
          <w:p w14:paraId="258F0A30" w14:textId="77777777" w:rsidR="00E60591" w:rsidRDefault="00E60591" w:rsidP="00E60591">
            <w:pPr>
              <w:pStyle w:val="CopticCross"/>
            </w:pPr>
            <w:r>
              <w:t>¿</w:t>
            </w:r>
          </w:p>
        </w:tc>
        <w:tc>
          <w:tcPr>
            <w:tcW w:w="3960" w:type="dxa"/>
          </w:tcPr>
          <w:p w14:paraId="7B869AFE" w14:textId="77777777" w:rsidR="00E60591" w:rsidRDefault="00E60591" w:rsidP="00E60591">
            <w:pPr>
              <w:pStyle w:val="CopticVersemulti-line"/>
            </w:pPr>
            <w:r>
              <w:t>Ⲡⲓϩⲓⲏⲃ ⲙ̀ⲙⲏⲓ:</w:t>
            </w:r>
          </w:p>
          <w:p w14:paraId="75F4EE04" w14:textId="77777777" w:rsidR="00E60591" w:rsidRDefault="00E60591" w:rsidP="00E60591">
            <w:pPr>
              <w:pStyle w:val="CopticVersemulti-line"/>
            </w:pPr>
            <w:r>
              <w:t>ⲙⲁⲣⲉⲛϩⲱⲥ ⲉ̀ⲣⲟϥ:</w:t>
            </w:r>
          </w:p>
          <w:p w14:paraId="505C1773" w14:textId="77777777" w:rsidR="00E60591" w:rsidRDefault="00E60591" w:rsidP="00E60591">
            <w:pPr>
              <w:pStyle w:val="CopticVersemulti-line"/>
            </w:pPr>
            <w:r>
              <w:t>ⲡⲓⲛⲟⲩϯ ⲛ̀ⲁⲧⲫ̀ⲙⲏⲓ:</w:t>
            </w:r>
          </w:p>
          <w:p w14:paraId="77FC6453" w14:textId="77777777" w:rsidR="00E60591" w:rsidRDefault="00E60591" w:rsidP="00E60591">
            <w:pPr>
              <w:pStyle w:val="CopticVerse"/>
            </w:pPr>
            <w:r>
              <w:t>Ⲓⲏ̄ⲥ̄ Ⲡⲭ̄ⲥ̄ ⲁϥⲧⲱⲛϥ.</w:t>
            </w:r>
          </w:p>
        </w:tc>
      </w:tr>
      <w:tr w:rsidR="00E60591" w14:paraId="1A7580C1" w14:textId="77777777" w:rsidTr="00E60591">
        <w:trPr>
          <w:cantSplit/>
        </w:trPr>
        <w:tc>
          <w:tcPr>
            <w:tcW w:w="288" w:type="dxa"/>
          </w:tcPr>
          <w:p w14:paraId="60F3C902" w14:textId="77777777" w:rsidR="00E60591" w:rsidRDefault="00E60591" w:rsidP="00E60591">
            <w:pPr>
              <w:pStyle w:val="CopticCross"/>
            </w:pPr>
          </w:p>
        </w:tc>
        <w:tc>
          <w:tcPr>
            <w:tcW w:w="3960" w:type="dxa"/>
          </w:tcPr>
          <w:p w14:paraId="03733D2E" w14:textId="77777777" w:rsidR="00E60591" w:rsidRDefault="00E60591" w:rsidP="00E60591">
            <w:pPr>
              <w:pStyle w:val="EngHang"/>
            </w:pPr>
            <w:r>
              <w:t>Our mouth is filled with joy,</w:t>
            </w:r>
          </w:p>
          <w:p w14:paraId="76FEACF4" w14:textId="77777777" w:rsidR="00E60591" w:rsidRDefault="00E60591" w:rsidP="00E60591">
            <w:pPr>
              <w:pStyle w:val="EngHang"/>
            </w:pPr>
            <w:r>
              <w:t>For the invisible One</w:t>
            </w:r>
          </w:p>
          <w:p w14:paraId="233E0308" w14:textId="77777777" w:rsidR="00E60591" w:rsidRDefault="00E60591" w:rsidP="00E60591">
            <w:pPr>
              <w:pStyle w:val="EngHang"/>
            </w:pPr>
            <w:r>
              <w:t>Of the high council,</w:t>
            </w:r>
          </w:p>
          <w:p w14:paraId="1D06FD16" w14:textId="77777777" w:rsidR="00E60591" w:rsidRDefault="00E60591" w:rsidP="00E60591">
            <w:pPr>
              <w:pStyle w:val="EngHangEnd"/>
            </w:pPr>
            <w:r>
              <w:t>Jesus Christ arose!</w:t>
            </w:r>
          </w:p>
        </w:tc>
        <w:tc>
          <w:tcPr>
            <w:tcW w:w="288" w:type="dxa"/>
          </w:tcPr>
          <w:p w14:paraId="3027EACB" w14:textId="77777777" w:rsidR="00E60591" w:rsidRDefault="00E60591" w:rsidP="00E60591">
            <w:pPr>
              <w:pStyle w:val="CopticCross"/>
            </w:pPr>
          </w:p>
        </w:tc>
        <w:tc>
          <w:tcPr>
            <w:tcW w:w="288" w:type="dxa"/>
          </w:tcPr>
          <w:p w14:paraId="06673143" w14:textId="77777777" w:rsidR="00E60591" w:rsidRDefault="00E60591" w:rsidP="00E60591">
            <w:pPr>
              <w:pStyle w:val="CopticCross"/>
            </w:pPr>
          </w:p>
        </w:tc>
        <w:tc>
          <w:tcPr>
            <w:tcW w:w="3960" w:type="dxa"/>
          </w:tcPr>
          <w:p w14:paraId="3FD97DB4" w14:textId="77777777" w:rsidR="00E60591" w:rsidRDefault="00E60591" w:rsidP="00E60591">
            <w:pPr>
              <w:pStyle w:val="CopticVersemulti-line"/>
            </w:pPr>
            <w:r>
              <w:t>Ⲣⲱⲛ ⲁϥⲙⲟϩ ⲛⲣⲁϣⲓ:</w:t>
            </w:r>
          </w:p>
          <w:p w14:paraId="15B83C3C" w14:textId="77777777" w:rsidR="00E60591" w:rsidRDefault="00E60591" w:rsidP="00E60591">
            <w:pPr>
              <w:pStyle w:val="CopticVersemulti-line"/>
            </w:pPr>
            <w:r>
              <w:t>Ϫⲉ ⲫⲏⲉⲑⲛⲁⲩ ⲉ̀ⲣⲱⲟⲩ:</w:t>
            </w:r>
          </w:p>
          <w:p w14:paraId="57EB751B" w14:textId="77777777" w:rsidR="00E60591" w:rsidRDefault="00E60591" w:rsidP="00E60591">
            <w:pPr>
              <w:pStyle w:val="CopticVersemulti-line"/>
            </w:pPr>
            <w:r>
              <w:t>ⲫⲁ ⲡⲓⲥⲟϭⲛⲓ ⲉⲧϭⲟⲥⲓ:</w:t>
            </w:r>
          </w:p>
          <w:p w14:paraId="7EF86632" w14:textId="77777777" w:rsidR="00E60591" w:rsidRDefault="00E60591" w:rsidP="00E60591">
            <w:pPr>
              <w:pStyle w:val="CopticVerse"/>
            </w:pPr>
            <w:r>
              <w:t>Ⲓⲏ̄ⲥ̄ Ⲡⲭ̄ⲥ̄ ⲁϥⲧⲱⲛϥ.</w:t>
            </w:r>
          </w:p>
        </w:tc>
      </w:tr>
      <w:tr w:rsidR="00E60591" w14:paraId="1BAAD3B7" w14:textId="77777777" w:rsidTr="00E60591">
        <w:trPr>
          <w:cantSplit/>
        </w:trPr>
        <w:tc>
          <w:tcPr>
            <w:tcW w:w="288" w:type="dxa"/>
          </w:tcPr>
          <w:p w14:paraId="28D937DE" w14:textId="77777777" w:rsidR="00E60591" w:rsidRDefault="00E60591" w:rsidP="00E60591">
            <w:pPr>
              <w:pStyle w:val="CopticCross"/>
            </w:pPr>
          </w:p>
        </w:tc>
        <w:tc>
          <w:tcPr>
            <w:tcW w:w="3960" w:type="dxa"/>
          </w:tcPr>
          <w:p w14:paraId="30410BA1" w14:textId="77777777" w:rsidR="00E60591" w:rsidRDefault="00E60591" w:rsidP="00E60591">
            <w:pPr>
              <w:pStyle w:val="EngHang"/>
            </w:pPr>
            <w:r>
              <w:t>Zion and Jerusalem</w:t>
            </w:r>
          </w:p>
          <w:p w14:paraId="4A67DA02" w14:textId="77777777" w:rsidR="00E60591" w:rsidRDefault="00E60591" w:rsidP="00E60591">
            <w:pPr>
              <w:pStyle w:val="EngHang"/>
            </w:pPr>
            <w:r>
              <w:t>Rejoice today,</w:t>
            </w:r>
          </w:p>
          <w:p w14:paraId="0D235340" w14:textId="77777777" w:rsidR="00E60591" w:rsidRDefault="00E60591" w:rsidP="00E60591">
            <w:pPr>
              <w:pStyle w:val="EngHang"/>
            </w:pPr>
            <w:r>
              <w:t>With the land of Naphtali, for</w:t>
            </w:r>
          </w:p>
          <w:p w14:paraId="1F3D6D88" w14:textId="77777777" w:rsidR="00E60591" w:rsidRDefault="00E60591" w:rsidP="00E60591">
            <w:pPr>
              <w:pStyle w:val="EngHangEnd"/>
            </w:pPr>
            <w:r>
              <w:t>Jesus Christ arose!</w:t>
            </w:r>
          </w:p>
        </w:tc>
        <w:tc>
          <w:tcPr>
            <w:tcW w:w="288" w:type="dxa"/>
          </w:tcPr>
          <w:p w14:paraId="129FC57D" w14:textId="77777777" w:rsidR="00E60591" w:rsidRDefault="00E60591" w:rsidP="00E60591">
            <w:pPr>
              <w:pStyle w:val="CopticCross"/>
            </w:pPr>
          </w:p>
        </w:tc>
        <w:tc>
          <w:tcPr>
            <w:tcW w:w="288" w:type="dxa"/>
          </w:tcPr>
          <w:p w14:paraId="1668000A" w14:textId="77777777" w:rsidR="00E60591" w:rsidRDefault="00E60591" w:rsidP="00E60591">
            <w:pPr>
              <w:pStyle w:val="CopticCross"/>
            </w:pPr>
          </w:p>
        </w:tc>
        <w:tc>
          <w:tcPr>
            <w:tcW w:w="3960" w:type="dxa"/>
          </w:tcPr>
          <w:p w14:paraId="2ED638E1" w14:textId="77777777" w:rsidR="00E60591" w:rsidRDefault="00E60591" w:rsidP="00E60591">
            <w:pPr>
              <w:pStyle w:val="CopticVersemulti-line"/>
            </w:pPr>
            <w:r>
              <w:t>Ⲥⲓⲱⲛ ⲛⲉⲙ Ⲓⲗ̄ⲏ̄ⲙ̄:</w:t>
            </w:r>
          </w:p>
          <w:p w14:paraId="6B50E0E2" w14:textId="77777777" w:rsidR="00E60591" w:rsidRDefault="00E60591" w:rsidP="00E60591">
            <w:pPr>
              <w:pStyle w:val="CopticVersemulti-line"/>
            </w:pPr>
            <w:r>
              <w:t>ⲙ̀ⲫⲟⲟⲩ ⲉⲩⲉ̀ⲟⲩⲛⲟϥ:</w:t>
            </w:r>
          </w:p>
          <w:p w14:paraId="18D03371" w14:textId="77777777" w:rsidR="00E60591" w:rsidRDefault="00E60591" w:rsidP="00E60591">
            <w:pPr>
              <w:pStyle w:val="CopticVersemulti-line"/>
            </w:pPr>
            <w:r>
              <w:t>ⲛⲉⲙ ⲡ̀ⲕⲁϩⲓ Ⲛⲉⲫⲑⲁⲗⲓⲙ:</w:t>
            </w:r>
          </w:p>
          <w:p w14:paraId="06523AEA" w14:textId="77777777" w:rsidR="00E60591" w:rsidRDefault="00E60591" w:rsidP="00E60591">
            <w:pPr>
              <w:pStyle w:val="CopticVerse"/>
            </w:pPr>
            <w:r>
              <w:t>Ⲓⲏ̄ⲥ̄ Ⲡⲭ̄ⲥ̄ ⲁϥⲧⲱⲛϥ.</w:t>
            </w:r>
          </w:p>
        </w:tc>
      </w:tr>
      <w:tr w:rsidR="00E60591" w14:paraId="7C7B1A64" w14:textId="77777777" w:rsidTr="00E60591">
        <w:trPr>
          <w:cantSplit/>
        </w:trPr>
        <w:tc>
          <w:tcPr>
            <w:tcW w:w="288" w:type="dxa"/>
          </w:tcPr>
          <w:p w14:paraId="0388C982" w14:textId="77777777" w:rsidR="00E60591" w:rsidRDefault="00E60591" w:rsidP="00E60591">
            <w:pPr>
              <w:pStyle w:val="CopticCross"/>
            </w:pPr>
            <w:r>
              <w:t>¿</w:t>
            </w:r>
          </w:p>
        </w:tc>
        <w:tc>
          <w:tcPr>
            <w:tcW w:w="3960" w:type="dxa"/>
          </w:tcPr>
          <w:p w14:paraId="31A73248" w14:textId="77777777" w:rsidR="00E60591" w:rsidRDefault="00E60591" w:rsidP="00E60591">
            <w:pPr>
              <w:pStyle w:val="EngHang"/>
            </w:pPr>
            <w:r>
              <w:t>We praise and bless Him,</w:t>
            </w:r>
          </w:p>
          <w:p w14:paraId="7640B484" w14:textId="77777777" w:rsidR="00E60591" w:rsidRDefault="00E60591" w:rsidP="00E60591">
            <w:pPr>
              <w:pStyle w:val="EngHang"/>
            </w:pPr>
            <w:r>
              <w:t>We serve Him,</w:t>
            </w:r>
          </w:p>
          <w:p w14:paraId="2B5A2D48" w14:textId="77777777" w:rsidR="00E60591" w:rsidRDefault="00E60591" w:rsidP="00E60591">
            <w:pPr>
              <w:pStyle w:val="EngHang"/>
            </w:pPr>
            <w:r>
              <w:t>We worship Him.</w:t>
            </w:r>
          </w:p>
          <w:p w14:paraId="3D87EA6A" w14:textId="77777777" w:rsidR="00E60591" w:rsidRDefault="00E60591" w:rsidP="00E60591">
            <w:pPr>
              <w:pStyle w:val="EngHangEnd"/>
            </w:pPr>
            <w:r>
              <w:t>Jesus Christ arose!</w:t>
            </w:r>
          </w:p>
        </w:tc>
        <w:tc>
          <w:tcPr>
            <w:tcW w:w="288" w:type="dxa"/>
          </w:tcPr>
          <w:p w14:paraId="2238B462" w14:textId="77777777" w:rsidR="00E60591" w:rsidRDefault="00E60591" w:rsidP="00E60591">
            <w:pPr>
              <w:pStyle w:val="CopticCross"/>
            </w:pPr>
          </w:p>
        </w:tc>
        <w:tc>
          <w:tcPr>
            <w:tcW w:w="288" w:type="dxa"/>
          </w:tcPr>
          <w:p w14:paraId="746CDF34" w14:textId="77777777" w:rsidR="00E60591" w:rsidRDefault="00E60591" w:rsidP="00E60591">
            <w:pPr>
              <w:pStyle w:val="CopticCross"/>
            </w:pPr>
            <w:r>
              <w:t>¿</w:t>
            </w:r>
          </w:p>
        </w:tc>
        <w:tc>
          <w:tcPr>
            <w:tcW w:w="3960" w:type="dxa"/>
          </w:tcPr>
          <w:p w14:paraId="0FBBB24C" w14:textId="77777777" w:rsidR="00E60591" w:rsidRDefault="00E60591" w:rsidP="00E60591">
            <w:pPr>
              <w:pStyle w:val="CopticVersemulti-line"/>
            </w:pPr>
            <w:r>
              <w:t>Ⲧⲉⲛϩⲱⲥ ⲧⲉⲛⲥⲙⲟⲩ ⲉⲣⲟϥ:</w:t>
            </w:r>
          </w:p>
          <w:p w14:paraId="2EB3D05F" w14:textId="77777777" w:rsidR="00E60591" w:rsidRDefault="00E60591" w:rsidP="00E60591">
            <w:pPr>
              <w:pStyle w:val="CopticVersemulti-line"/>
            </w:pPr>
            <w:r>
              <w:t>ⲧⲉⲛϣⲉⲙϣⲓ ⲙ̀ⲙⲟϥ:</w:t>
            </w:r>
          </w:p>
          <w:p w14:paraId="434DA048" w14:textId="77777777" w:rsidR="00E60591" w:rsidRDefault="00E60591" w:rsidP="00E60591">
            <w:pPr>
              <w:pStyle w:val="CopticVersemulti-line"/>
            </w:pPr>
            <w:r>
              <w:t>ⲟⲩⲟϩ ⲧⲉⲛⲟⲩⲱϣⲧ ⲙ̀ⲙⲟϥ:</w:t>
            </w:r>
          </w:p>
          <w:p w14:paraId="140AC6D8" w14:textId="77777777" w:rsidR="00E60591" w:rsidRPr="00FE0104" w:rsidRDefault="00E60591" w:rsidP="00E60591">
            <w:pPr>
              <w:pStyle w:val="CopticVerse"/>
            </w:pPr>
            <w:r>
              <w:t>Ⲓⲏ̄ⲥ̄ Ⲡⲭ̄ⲥ̄ ⲁϥⲧⲱⲛϥ.</w:t>
            </w:r>
          </w:p>
        </w:tc>
      </w:tr>
      <w:tr w:rsidR="00E60591" w14:paraId="0F7E7ECA" w14:textId="77777777" w:rsidTr="00E60591">
        <w:trPr>
          <w:cantSplit/>
        </w:trPr>
        <w:tc>
          <w:tcPr>
            <w:tcW w:w="288" w:type="dxa"/>
          </w:tcPr>
          <w:p w14:paraId="19B06AF0" w14:textId="77777777" w:rsidR="00E60591" w:rsidRDefault="00E60591" w:rsidP="00E60591">
            <w:pPr>
              <w:pStyle w:val="CopticCross"/>
            </w:pPr>
            <w:r>
              <w:lastRenderedPageBreak/>
              <w:t>¿</w:t>
            </w:r>
          </w:p>
        </w:tc>
        <w:tc>
          <w:tcPr>
            <w:tcW w:w="3960" w:type="dxa"/>
          </w:tcPr>
          <w:p w14:paraId="20032F5D" w14:textId="77777777" w:rsidR="00E60591" w:rsidRDefault="00E60591" w:rsidP="00E60591">
            <w:pPr>
              <w:pStyle w:val="EngHang"/>
            </w:pPr>
            <w:r>
              <w:t>The Son of God, Our King,</w:t>
            </w:r>
          </w:p>
          <w:p w14:paraId="353CC2C6" w14:textId="77777777" w:rsidR="00E60591" w:rsidRDefault="00E60591" w:rsidP="00E60591">
            <w:pPr>
              <w:pStyle w:val="EngHang"/>
            </w:pPr>
            <w:r>
              <w:t>Died and was buried,</w:t>
            </w:r>
          </w:p>
          <w:p w14:paraId="77090469" w14:textId="77777777" w:rsidR="00E60591" w:rsidRDefault="00E60591" w:rsidP="00E60591">
            <w:pPr>
              <w:pStyle w:val="EngHang"/>
            </w:pPr>
            <w:r>
              <w:t>And after three days,</w:t>
            </w:r>
          </w:p>
          <w:p w14:paraId="2FFB3239" w14:textId="77777777" w:rsidR="00E60591" w:rsidRDefault="00E60591" w:rsidP="00E60591">
            <w:pPr>
              <w:pStyle w:val="EngHangEnd"/>
            </w:pPr>
            <w:r>
              <w:t>Jesus Christ arose!</w:t>
            </w:r>
          </w:p>
        </w:tc>
        <w:tc>
          <w:tcPr>
            <w:tcW w:w="288" w:type="dxa"/>
          </w:tcPr>
          <w:p w14:paraId="52C274C5" w14:textId="77777777" w:rsidR="00E60591" w:rsidRDefault="00E60591" w:rsidP="00E60591">
            <w:pPr>
              <w:pStyle w:val="CopticCross"/>
            </w:pPr>
          </w:p>
        </w:tc>
        <w:tc>
          <w:tcPr>
            <w:tcW w:w="288" w:type="dxa"/>
          </w:tcPr>
          <w:p w14:paraId="09068F06" w14:textId="77777777" w:rsidR="00E60591" w:rsidRDefault="00E60591" w:rsidP="00E60591">
            <w:pPr>
              <w:pStyle w:val="CopticCross"/>
            </w:pPr>
            <w:r>
              <w:t>¿</w:t>
            </w:r>
          </w:p>
        </w:tc>
        <w:tc>
          <w:tcPr>
            <w:tcW w:w="3960" w:type="dxa"/>
          </w:tcPr>
          <w:p w14:paraId="5BA98A68" w14:textId="77777777" w:rsidR="00E60591" w:rsidRDefault="00E60591" w:rsidP="00E60591">
            <w:pPr>
              <w:pStyle w:val="CopticVersemulti-line"/>
            </w:pPr>
            <w:r>
              <w:t>Ⲩⲥ̄ Ⲑⲥ̄ ⲡⲉⲛⲟⲩⲣⲟ:</w:t>
            </w:r>
          </w:p>
          <w:p w14:paraId="122F9E96" w14:textId="77777777" w:rsidR="00E60591" w:rsidRDefault="00E60591" w:rsidP="00E60591">
            <w:pPr>
              <w:pStyle w:val="CopticVersemulti-line"/>
            </w:pPr>
            <w:r>
              <w:t>ⲁϥⲙⲟⲩ ⲟⲩⲟϩ ⲁϥⲕⲟⲥϥ:</w:t>
            </w:r>
          </w:p>
          <w:p w14:paraId="47E39C0F" w14:textId="77777777" w:rsidR="00E60591" w:rsidRDefault="00E60591" w:rsidP="00E60591">
            <w:pPr>
              <w:pStyle w:val="CopticVersemulti-line"/>
            </w:pPr>
            <w:r>
              <w:t>ⲙⲉⲛⲉⲛⲥⲁ ϣⲟⲙⲧ ⲛ̀ⲉ̀ϩⲟⲟⲩ:</w:t>
            </w:r>
          </w:p>
          <w:p w14:paraId="01E6D4CD" w14:textId="77777777" w:rsidR="00E60591" w:rsidRDefault="00E60591" w:rsidP="00E60591">
            <w:pPr>
              <w:pStyle w:val="CopticVerse"/>
            </w:pPr>
            <w:r>
              <w:t>Ⲓⲏ̄ⲥ̄ Ⲡⲭ̄ⲥ̄ ⲁϥⲧⲱⲛϥ.</w:t>
            </w:r>
          </w:p>
        </w:tc>
      </w:tr>
      <w:tr w:rsidR="00E60591" w14:paraId="653536AC" w14:textId="77777777" w:rsidTr="00E60591">
        <w:trPr>
          <w:cantSplit/>
        </w:trPr>
        <w:tc>
          <w:tcPr>
            <w:tcW w:w="288" w:type="dxa"/>
          </w:tcPr>
          <w:p w14:paraId="02D2B559" w14:textId="77777777" w:rsidR="00E60591" w:rsidRDefault="00E60591" w:rsidP="00E60591">
            <w:pPr>
              <w:pStyle w:val="CopticCross"/>
            </w:pPr>
          </w:p>
        </w:tc>
        <w:tc>
          <w:tcPr>
            <w:tcW w:w="3960" w:type="dxa"/>
          </w:tcPr>
          <w:p w14:paraId="6883D705" w14:textId="77777777" w:rsidR="00E60591" w:rsidRDefault="00E60591" w:rsidP="00E60591">
            <w:pPr>
              <w:pStyle w:val="EngHang"/>
            </w:pPr>
            <w:r>
              <w:t>This is the day</w:t>
            </w:r>
          </w:p>
          <w:p w14:paraId="24DCC3CC" w14:textId="77777777" w:rsidR="00E60591" w:rsidRDefault="00E60591" w:rsidP="00E60591">
            <w:pPr>
              <w:pStyle w:val="EngHang"/>
            </w:pPr>
            <w:r>
              <w:t>Which the Lord has made;</w:t>
            </w:r>
          </w:p>
          <w:p w14:paraId="44501F95" w14:textId="77777777" w:rsidR="00E60591" w:rsidRDefault="00E60591" w:rsidP="00E60591">
            <w:pPr>
              <w:pStyle w:val="EngHang"/>
            </w:pPr>
            <w:r>
              <w:t>Let us rejoice therein—</w:t>
            </w:r>
          </w:p>
          <w:p w14:paraId="50D872FE" w14:textId="77777777" w:rsidR="00E60591" w:rsidRDefault="00E60591" w:rsidP="00E60591">
            <w:pPr>
              <w:pStyle w:val="EngHangEnd"/>
            </w:pPr>
            <w:r>
              <w:t>Jesus Christ arose!</w:t>
            </w:r>
          </w:p>
        </w:tc>
        <w:tc>
          <w:tcPr>
            <w:tcW w:w="288" w:type="dxa"/>
          </w:tcPr>
          <w:p w14:paraId="1AC04847" w14:textId="77777777" w:rsidR="00E60591" w:rsidRDefault="00E60591" w:rsidP="00E60591">
            <w:pPr>
              <w:pStyle w:val="CopticCross"/>
            </w:pPr>
          </w:p>
        </w:tc>
        <w:tc>
          <w:tcPr>
            <w:tcW w:w="288" w:type="dxa"/>
          </w:tcPr>
          <w:p w14:paraId="5DA182A4" w14:textId="77777777" w:rsidR="00E60591" w:rsidRDefault="00E60591" w:rsidP="00E60591">
            <w:pPr>
              <w:pStyle w:val="CopticCross"/>
            </w:pPr>
          </w:p>
        </w:tc>
        <w:tc>
          <w:tcPr>
            <w:tcW w:w="3960" w:type="dxa"/>
          </w:tcPr>
          <w:p w14:paraId="181DA5EC" w14:textId="77777777" w:rsidR="00E60591" w:rsidRDefault="00E60591" w:rsidP="00E60591">
            <w:pPr>
              <w:pStyle w:val="CopticVersemulti-line"/>
            </w:pPr>
            <w:r>
              <w:t>Ⲫⲁⲓ ⲡⲉ ⲡⲓⲉϩⲟⲟⲩ:</w:t>
            </w:r>
          </w:p>
          <w:p w14:paraId="44730821" w14:textId="77777777" w:rsidR="00E60591" w:rsidRDefault="00E60591" w:rsidP="00E60591">
            <w:pPr>
              <w:pStyle w:val="CopticVersemulti-line"/>
            </w:pPr>
            <w:r>
              <w:t>ⲉⲧⲁ Ⲡⲟ̄ⲥ̄ ⲑⲁⲙⲓⲟϥ:</w:t>
            </w:r>
          </w:p>
          <w:p w14:paraId="0C0BB913" w14:textId="77777777" w:rsidR="00E60591" w:rsidRDefault="00E60591" w:rsidP="00E60591">
            <w:pPr>
              <w:pStyle w:val="CopticVersemulti-line"/>
            </w:pPr>
            <w:r>
              <w:t>ⲙⲁⲣⲉⲛⲑⲉⲗⲏⲗ ⲙ̀ⲫⲟⲟⲩ:</w:t>
            </w:r>
          </w:p>
          <w:p w14:paraId="38C7D4A3" w14:textId="77777777" w:rsidR="00E60591" w:rsidRDefault="00E60591" w:rsidP="00E60591">
            <w:pPr>
              <w:pStyle w:val="CopticVerse"/>
            </w:pPr>
            <w:r>
              <w:t>Ⲓⲏ̄ⲥ̄ Ⲡⲭ̄ⲥ̄ ⲁϥⲧⲱⲛϥ.</w:t>
            </w:r>
          </w:p>
        </w:tc>
      </w:tr>
      <w:tr w:rsidR="00E60591" w14:paraId="666B9607" w14:textId="77777777" w:rsidTr="00E60591">
        <w:trPr>
          <w:cantSplit/>
        </w:trPr>
        <w:tc>
          <w:tcPr>
            <w:tcW w:w="288" w:type="dxa"/>
          </w:tcPr>
          <w:p w14:paraId="457F4CEF" w14:textId="77777777" w:rsidR="00E60591" w:rsidRDefault="00E60591" w:rsidP="00E60591">
            <w:pPr>
              <w:pStyle w:val="CopticCross"/>
            </w:pPr>
          </w:p>
        </w:tc>
        <w:tc>
          <w:tcPr>
            <w:tcW w:w="3960" w:type="dxa"/>
          </w:tcPr>
          <w:p w14:paraId="3FB74E9B" w14:textId="77777777" w:rsidR="00E60591" w:rsidRDefault="00E60591" w:rsidP="00E60591">
            <w:pPr>
              <w:pStyle w:val="EngHang"/>
            </w:pPr>
            <w:r>
              <w:t>Hail to the Resurrection,</w:t>
            </w:r>
          </w:p>
          <w:p w14:paraId="764F6BB8" w14:textId="77777777" w:rsidR="00E60591" w:rsidRDefault="00E60591" w:rsidP="00E60591">
            <w:pPr>
              <w:pStyle w:val="EngHang"/>
            </w:pPr>
            <w:r>
              <w:t>The tumb, and the Blood,</w:t>
            </w:r>
          </w:p>
          <w:p w14:paraId="5FE462C2" w14:textId="77777777" w:rsidR="00E60591" w:rsidRPr="0030209C" w:rsidRDefault="00E60591" w:rsidP="00E60591">
            <w:pPr>
              <w:pStyle w:val="EngHang"/>
              <w:rPr>
                <w:iCs/>
              </w:rPr>
            </w:pPr>
            <w:r>
              <w:t>Which the Only-Begotten shed.</w:t>
            </w:r>
          </w:p>
          <w:p w14:paraId="57ADA27D" w14:textId="77777777" w:rsidR="00E60591" w:rsidRDefault="00E60591" w:rsidP="00E60591">
            <w:pPr>
              <w:pStyle w:val="EngHangEnd"/>
            </w:pPr>
            <w:r>
              <w:t>Jesus Christ arose!</w:t>
            </w:r>
          </w:p>
        </w:tc>
        <w:tc>
          <w:tcPr>
            <w:tcW w:w="288" w:type="dxa"/>
          </w:tcPr>
          <w:p w14:paraId="3B3F7279" w14:textId="77777777" w:rsidR="00E60591" w:rsidRDefault="00E60591" w:rsidP="00E60591">
            <w:pPr>
              <w:pStyle w:val="CopticCross"/>
            </w:pPr>
          </w:p>
        </w:tc>
        <w:tc>
          <w:tcPr>
            <w:tcW w:w="288" w:type="dxa"/>
          </w:tcPr>
          <w:p w14:paraId="0C17565D" w14:textId="77777777" w:rsidR="00E60591" w:rsidRDefault="00E60591" w:rsidP="00E60591">
            <w:pPr>
              <w:pStyle w:val="CopticCross"/>
            </w:pPr>
          </w:p>
        </w:tc>
        <w:tc>
          <w:tcPr>
            <w:tcW w:w="3960" w:type="dxa"/>
          </w:tcPr>
          <w:p w14:paraId="7658EF6B" w14:textId="77777777" w:rsidR="00E60591" w:rsidRDefault="00E60591" w:rsidP="00E60591">
            <w:pPr>
              <w:pStyle w:val="CopticVersemulti-line"/>
            </w:pPr>
            <w:r>
              <w:t>Ⲭⲉⲣⲉ ϯⲁ̀ⲛⲁⲥⲧⲁⲥⲓⲥ:</w:t>
            </w:r>
          </w:p>
          <w:p w14:paraId="4CE5E092" w14:textId="77777777" w:rsidR="00E60591" w:rsidRDefault="00E60591" w:rsidP="00E60591">
            <w:pPr>
              <w:pStyle w:val="CopticVersemulti-line"/>
            </w:pPr>
            <w:r>
              <w:t>ⲛⲉⲙ ⲡⲓⲙ̀ϩⲁⲩ ⲛⲉⲙ ⲡⲓⲥ̀ⲛⲟϥ:</w:t>
            </w:r>
          </w:p>
          <w:p w14:paraId="29E50EE4" w14:textId="77777777" w:rsidR="00E60591" w:rsidRDefault="00E60591" w:rsidP="00E60591">
            <w:pPr>
              <w:pStyle w:val="CopticVersemulti-line"/>
            </w:pPr>
            <w:r>
              <w:t>ⲉ̀ⲧⲁϥ ⲫⲟⲛϥ ⲛ̀ϫⲉ ⲡⲓⲙⲟⲛⲟⲅⲉⲛⲏⲥ:</w:t>
            </w:r>
          </w:p>
          <w:p w14:paraId="5379101A" w14:textId="77777777" w:rsidR="00E60591" w:rsidRDefault="00E60591" w:rsidP="00E60591">
            <w:pPr>
              <w:pStyle w:val="CopticVerse"/>
            </w:pPr>
            <w:r>
              <w:t>Ⲓⲏ̄ⲥ̄ Ⲡⲭ̄ⲥ̄ ⲁϥⲧⲱⲛϥ.</w:t>
            </w:r>
          </w:p>
        </w:tc>
      </w:tr>
      <w:tr w:rsidR="00E60591" w14:paraId="19B75526" w14:textId="77777777" w:rsidTr="00E60591">
        <w:trPr>
          <w:cantSplit/>
        </w:trPr>
        <w:tc>
          <w:tcPr>
            <w:tcW w:w="288" w:type="dxa"/>
          </w:tcPr>
          <w:p w14:paraId="4867698D" w14:textId="77777777" w:rsidR="00E60591" w:rsidRDefault="00E60591" w:rsidP="00E60591">
            <w:pPr>
              <w:pStyle w:val="CopticCross"/>
            </w:pPr>
            <w:r>
              <w:t>¿</w:t>
            </w:r>
          </w:p>
        </w:tc>
        <w:tc>
          <w:tcPr>
            <w:tcW w:w="3960" w:type="dxa"/>
          </w:tcPr>
          <w:p w14:paraId="42492C5A" w14:textId="77777777" w:rsidR="00E60591" w:rsidRDefault="00E60591" w:rsidP="00E60591">
            <w:pPr>
              <w:pStyle w:val="EngHang"/>
            </w:pPr>
            <w:r>
              <w:t>Repose the souls</w:t>
            </w:r>
          </w:p>
          <w:p w14:paraId="0C374247" w14:textId="77777777" w:rsidR="00E60591" w:rsidRDefault="00E60591" w:rsidP="00E60591">
            <w:pPr>
              <w:pStyle w:val="EngHang"/>
            </w:pPr>
            <w:r>
              <w:t>In the paradise of joy</w:t>
            </w:r>
          </w:p>
          <w:p w14:paraId="3EF65F81" w14:textId="77777777" w:rsidR="00E60591" w:rsidRDefault="00E60591" w:rsidP="00E60591">
            <w:pPr>
              <w:pStyle w:val="EngHang"/>
            </w:pPr>
            <w:r>
              <w:t>For the sake of your Mother, the Queen.</w:t>
            </w:r>
          </w:p>
          <w:p w14:paraId="0CBABD2B" w14:textId="77777777" w:rsidR="00E60591" w:rsidRDefault="00E60591" w:rsidP="00E60591">
            <w:pPr>
              <w:pStyle w:val="EngHangEnd"/>
            </w:pPr>
            <w:r>
              <w:t>Jesus Christ arose!</w:t>
            </w:r>
          </w:p>
        </w:tc>
        <w:tc>
          <w:tcPr>
            <w:tcW w:w="288" w:type="dxa"/>
          </w:tcPr>
          <w:p w14:paraId="72F7E446" w14:textId="77777777" w:rsidR="00E60591" w:rsidRDefault="00E60591" w:rsidP="00E60591">
            <w:pPr>
              <w:pStyle w:val="CopticCross"/>
            </w:pPr>
          </w:p>
        </w:tc>
        <w:tc>
          <w:tcPr>
            <w:tcW w:w="288" w:type="dxa"/>
          </w:tcPr>
          <w:p w14:paraId="2AFD407A" w14:textId="77777777" w:rsidR="00E60591" w:rsidRDefault="00E60591" w:rsidP="00E60591">
            <w:pPr>
              <w:pStyle w:val="CopticCross"/>
            </w:pPr>
            <w:r>
              <w:t>¿</w:t>
            </w:r>
          </w:p>
        </w:tc>
        <w:tc>
          <w:tcPr>
            <w:tcW w:w="3960" w:type="dxa"/>
          </w:tcPr>
          <w:p w14:paraId="509F434A" w14:textId="77777777" w:rsidR="00E60591" w:rsidRDefault="00E60591" w:rsidP="00E60591">
            <w:pPr>
              <w:pStyle w:val="CopticVersemulti-line"/>
            </w:pPr>
            <w:r>
              <w:t>Ⲯⲩⲭⲏ ⲙⲁⲉⲛⲧⲟⲛ ⲛⲱⲟⲩ:</w:t>
            </w:r>
          </w:p>
          <w:p w14:paraId="08E545DA" w14:textId="77777777" w:rsidR="00E60591" w:rsidRDefault="00E60591" w:rsidP="00E60591">
            <w:pPr>
              <w:pStyle w:val="CopticVersemulti-line"/>
            </w:pPr>
            <w:r>
              <w:t>ϧⲉⲛ ⲫ̀ⲙⲁⲛϣⲱⲡⲓ ⲛ̀ⲧⲉ ⲡ̀ⲟⲩⲛⲟϥ:</w:t>
            </w:r>
          </w:p>
          <w:p w14:paraId="5EB5791C" w14:textId="77777777" w:rsidR="00E60591" w:rsidRDefault="00E60591" w:rsidP="00E60591">
            <w:pPr>
              <w:pStyle w:val="CopticVersemulti-line"/>
            </w:pPr>
            <w:r>
              <w:t>ⲉⲑⲃⲉ ⲧⲉⲕⲙⲁⲩ ϯⲟⲩⲣⲱ:</w:t>
            </w:r>
          </w:p>
          <w:p w14:paraId="72F41ADC" w14:textId="77777777" w:rsidR="00E60591" w:rsidRDefault="00E60591" w:rsidP="00E60591">
            <w:pPr>
              <w:pStyle w:val="CopticVerse"/>
            </w:pPr>
            <w:r>
              <w:t>Ⲓⲏ̄ⲥ̄ Ⲡⲭ̄ⲥ̄ ⲁϥⲧⲱⲛϥ.</w:t>
            </w:r>
          </w:p>
        </w:tc>
      </w:tr>
      <w:tr w:rsidR="00E60591" w14:paraId="6164EF54" w14:textId="77777777" w:rsidTr="00E60591">
        <w:trPr>
          <w:cantSplit/>
        </w:trPr>
        <w:tc>
          <w:tcPr>
            <w:tcW w:w="288" w:type="dxa"/>
          </w:tcPr>
          <w:p w14:paraId="294A4396" w14:textId="77777777" w:rsidR="00E60591" w:rsidRDefault="00E60591" w:rsidP="00E60591">
            <w:pPr>
              <w:pStyle w:val="CopticCross"/>
            </w:pPr>
            <w:r>
              <w:t>¿</w:t>
            </w:r>
          </w:p>
        </w:tc>
        <w:tc>
          <w:tcPr>
            <w:tcW w:w="3960" w:type="dxa"/>
          </w:tcPr>
          <w:p w14:paraId="210F8E7C" w14:textId="77777777" w:rsidR="00E60591" w:rsidRDefault="00E60591" w:rsidP="00E60591">
            <w:pPr>
              <w:pStyle w:val="EngHang"/>
            </w:pPr>
            <w:r>
              <w:t>O You who suffered,</w:t>
            </w:r>
          </w:p>
          <w:p w14:paraId="6CD9FF57" w14:textId="77777777" w:rsidR="00E60591" w:rsidRDefault="00E60591" w:rsidP="00E60591">
            <w:pPr>
              <w:pStyle w:val="EngHang"/>
            </w:pPr>
            <w:r>
              <w:t>And abolished death,</w:t>
            </w:r>
          </w:p>
          <w:p w14:paraId="022593B6" w14:textId="77777777" w:rsidR="00E60591" w:rsidRDefault="00E60591" w:rsidP="00E60591">
            <w:pPr>
              <w:pStyle w:val="EngHang"/>
            </w:pPr>
            <w:r>
              <w:t>Have mercy on us, O eternal King.</w:t>
            </w:r>
          </w:p>
          <w:p w14:paraId="76A05E31" w14:textId="77777777" w:rsidR="00E60591" w:rsidRDefault="00E60591" w:rsidP="00E60591">
            <w:pPr>
              <w:pStyle w:val="EngHangEnd"/>
            </w:pPr>
            <w:r>
              <w:t>Jesus Christ arose!</w:t>
            </w:r>
          </w:p>
        </w:tc>
        <w:tc>
          <w:tcPr>
            <w:tcW w:w="288" w:type="dxa"/>
          </w:tcPr>
          <w:p w14:paraId="014A7D09" w14:textId="77777777" w:rsidR="00E60591" w:rsidRDefault="00E60591" w:rsidP="00E60591">
            <w:pPr>
              <w:pStyle w:val="CopticCross"/>
            </w:pPr>
          </w:p>
        </w:tc>
        <w:tc>
          <w:tcPr>
            <w:tcW w:w="288" w:type="dxa"/>
          </w:tcPr>
          <w:p w14:paraId="21AB76CC" w14:textId="77777777" w:rsidR="00E60591" w:rsidRDefault="00E60591" w:rsidP="00E60591">
            <w:pPr>
              <w:pStyle w:val="CopticCross"/>
            </w:pPr>
            <w:r>
              <w:t>¿</w:t>
            </w:r>
          </w:p>
        </w:tc>
        <w:tc>
          <w:tcPr>
            <w:tcW w:w="3960" w:type="dxa"/>
          </w:tcPr>
          <w:p w14:paraId="49F93040" w14:textId="77777777" w:rsidR="00E60591" w:rsidRDefault="00E60591" w:rsidP="00E60591">
            <w:pPr>
              <w:pStyle w:val="CopticVersemulti-line"/>
            </w:pPr>
            <w:r>
              <w:t>Ⲱ ⲫⲏⲉ̀ⲧⲁϥϭⲓ ⲙ̀ⲕⲁϩ:</w:t>
            </w:r>
          </w:p>
          <w:p w14:paraId="77BCD8CE" w14:textId="77777777" w:rsidR="00E60591" w:rsidRDefault="00E60591" w:rsidP="00E60591">
            <w:pPr>
              <w:pStyle w:val="CopticVersemulti-line"/>
            </w:pPr>
            <w:r>
              <w:t>ⲟⲩⲟϩ ⲉ̀ⲫ̀ⲙⲟⲩ ⲁϥⲕⲱⲣϥ:</w:t>
            </w:r>
          </w:p>
          <w:p w14:paraId="22D65F5B" w14:textId="77777777" w:rsidR="00E60591" w:rsidRDefault="00E60591" w:rsidP="00E60591">
            <w:pPr>
              <w:pStyle w:val="CopticVersemulti-line"/>
            </w:pPr>
            <w:r>
              <w:t>ⲛⲁⲓ ⲛⲁⲓ ⲱ̀ ⲡⲓⲟⲩⲣⲟ ⲛ̀ⲉ̀ⲛⲉϩ:</w:t>
            </w:r>
          </w:p>
          <w:p w14:paraId="1514FE1A" w14:textId="77777777" w:rsidR="00E60591" w:rsidRDefault="00E60591" w:rsidP="00E60591">
            <w:pPr>
              <w:pStyle w:val="CopticVerse"/>
            </w:pPr>
            <w:r>
              <w:t>Ⲓⲏ̄ⲥ̄ Ⲡⲭ̄ⲥ̄ ⲁϥⲧⲱⲛϥ.</w:t>
            </w:r>
          </w:p>
        </w:tc>
      </w:tr>
    </w:tbl>
    <w:p w14:paraId="783E5915" w14:textId="77777777" w:rsidR="00E60591" w:rsidRDefault="00E60591" w:rsidP="00E60591">
      <w:pPr>
        <w:pStyle w:val="Heading4"/>
      </w:pPr>
      <w:r>
        <w:t>Psali Batos After the Commemoration of the Saints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6A71A79F" w14:textId="77777777" w:rsidTr="00E60591">
        <w:trPr>
          <w:cantSplit/>
        </w:trPr>
        <w:tc>
          <w:tcPr>
            <w:tcW w:w="288" w:type="dxa"/>
          </w:tcPr>
          <w:p w14:paraId="0AEC663B" w14:textId="77777777" w:rsidR="00E60591" w:rsidRDefault="00E60591" w:rsidP="00E60591">
            <w:pPr>
              <w:pStyle w:val="CopticCross"/>
            </w:pPr>
          </w:p>
        </w:tc>
        <w:tc>
          <w:tcPr>
            <w:tcW w:w="3960" w:type="dxa"/>
          </w:tcPr>
          <w:p w14:paraId="2A1A929E" w14:textId="77777777" w:rsidR="00E60591" w:rsidRDefault="00E60591" w:rsidP="00E60591">
            <w:pPr>
              <w:pStyle w:val="EngHang"/>
            </w:pPr>
            <w:r>
              <w:t>Sing to the Lord—</w:t>
            </w:r>
          </w:p>
          <w:p w14:paraId="58777F2E" w14:textId="77777777" w:rsidR="00E60591" w:rsidRDefault="00E60591" w:rsidP="00E60591">
            <w:pPr>
              <w:pStyle w:val="EngHang"/>
            </w:pPr>
            <w:r>
              <w:t>Who came and saved us—</w:t>
            </w:r>
          </w:p>
          <w:p w14:paraId="7B56E1FF" w14:textId="77777777" w:rsidR="00E60591" w:rsidRPr="000A5BD3" w:rsidRDefault="00E60591" w:rsidP="00E60591">
            <w:pPr>
              <w:pStyle w:val="EngHang"/>
              <w:rPr>
                <w:rFonts w:ascii="Arial Unicode MS" w:eastAsia="Arial Unicode MS" w:hAnsi="Arial Unicode MS" w:cs="Arial Unicode MS"/>
              </w:rPr>
            </w:pPr>
            <w:r>
              <w:t>With understanding</w:t>
            </w:r>
          </w:p>
          <w:p w14:paraId="4F28EF1E" w14:textId="77777777" w:rsidR="00E60591" w:rsidRDefault="00E60591" w:rsidP="00E60591">
            <w:pPr>
              <w:pStyle w:val="EngHangEnd"/>
            </w:pPr>
            <w:r>
              <w:t>Christ is risen from the dead!</w:t>
            </w:r>
          </w:p>
        </w:tc>
        <w:tc>
          <w:tcPr>
            <w:tcW w:w="288" w:type="dxa"/>
          </w:tcPr>
          <w:p w14:paraId="706A38EC" w14:textId="77777777" w:rsidR="00E60591" w:rsidRDefault="00E60591" w:rsidP="00E60591">
            <w:pPr>
              <w:pStyle w:val="CopticCross"/>
            </w:pPr>
          </w:p>
        </w:tc>
        <w:tc>
          <w:tcPr>
            <w:tcW w:w="288" w:type="dxa"/>
          </w:tcPr>
          <w:p w14:paraId="3616AC92" w14:textId="77777777" w:rsidR="00E60591" w:rsidRDefault="00E60591" w:rsidP="00E60591">
            <w:pPr>
              <w:pStyle w:val="CopticCross"/>
            </w:pPr>
          </w:p>
        </w:tc>
        <w:tc>
          <w:tcPr>
            <w:tcW w:w="3960" w:type="dxa"/>
          </w:tcPr>
          <w:p w14:paraId="1EE73A2D" w14:textId="77777777" w:rsidR="00E60591" w:rsidRDefault="00E60591" w:rsidP="00E60591">
            <w:pPr>
              <w:pStyle w:val="CopticVersemulti-line"/>
            </w:pPr>
            <w:r>
              <w:t>Ⲁⲣⲓⲯⲁⲗⲓⲛ Ⲡϭⲟⲓⲥ ϧⲉⲛ ⲟⲩⲕⲁϯ:</w:t>
            </w:r>
          </w:p>
          <w:p w14:paraId="27AFA1B9" w14:textId="77777777" w:rsidR="00E60591" w:rsidRDefault="00E60591" w:rsidP="00E60591">
            <w:pPr>
              <w:pStyle w:val="CopticVersemulti-line"/>
            </w:pPr>
            <w:r>
              <w:t>ⲫⲏⲉ̀ⲧⲁϥⲓ̀ ⲁϥⲥⲱϯ ⲙ̀ⲙⲟⲛ:</w:t>
            </w:r>
          </w:p>
          <w:p w14:paraId="17DBF3BA" w14:textId="77777777" w:rsidR="00E60591" w:rsidRDefault="00E60591" w:rsidP="00E60591">
            <w:pPr>
              <w:pStyle w:val="CopticVersemulti-line"/>
            </w:pPr>
            <w:r>
              <w:t>ⲟⲩⲟϩ ⲁϥⲙⲟⲩ ⲉⲑⲃⲉ ⲡⲉⲛⲥⲱϯ:</w:t>
            </w:r>
          </w:p>
          <w:p w14:paraId="6C21DEEA" w14:textId="77777777" w:rsidR="00E60591" w:rsidRPr="005130A7" w:rsidRDefault="00E60591" w:rsidP="00E60591">
            <w:pPr>
              <w:pStyle w:val="CopticVerse"/>
            </w:pPr>
            <w:r>
              <w:t>Ⲡⲭⲣⲓⲥⲧⲟⲥ ⲁ̀ⲛⲉⲥⲧⲏ ⲉⲕ ⲛⲉⲕⲣⲱⲛ.</w:t>
            </w:r>
          </w:p>
        </w:tc>
      </w:tr>
      <w:tr w:rsidR="00E60591" w14:paraId="2942602D" w14:textId="77777777" w:rsidTr="00E60591">
        <w:trPr>
          <w:cantSplit/>
        </w:trPr>
        <w:tc>
          <w:tcPr>
            <w:tcW w:w="288" w:type="dxa"/>
          </w:tcPr>
          <w:p w14:paraId="25387F44" w14:textId="77777777" w:rsidR="00E60591" w:rsidRPr="001E2E1C" w:rsidRDefault="00E60591" w:rsidP="00E60591">
            <w:pPr>
              <w:pStyle w:val="CopticCross"/>
            </w:pPr>
          </w:p>
        </w:tc>
        <w:tc>
          <w:tcPr>
            <w:tcW w:w="3960" w:type="dxa"/>
          </w:tcPr>
          <w:p w14:paraId="03771AE4" w14:textId="77777777" w:rsidR="00E60591" w:rsidRDefault="00E60591" w:rsidP="00E60591">
            <w:pPr>
              <w:pStyle w:val="EngHang"/>
            </w:pPr>
            <w:r>
              <w:t>All joy, rejoicing,</w:t>
            </w:r>
          </w:p>
          <w:p w14:paraId="0B4F3F60" w14:textId="77777777" w:rsidR="00E60591" w:rsidRDefault="00E60591" w:rsidP="00E60591">
            <w:pPr>
              <w:pStyle w:val="EngHang"/>
            </w:pPr>
            <w:r>
              <w:t>And happiness came to us,</w:t>
            </w:r>
          </w:p>
          <w:p w14:paraId="7A3EEF3B" w14:textId="77777777" w:rsidR="00E60591" w:rsidRDefault="00E60591" w:rsidP="00E60591">
            <w:pPr>
              <w:pStyle w:val="EngHang"/>
            </w:pPr>
            <w:r>
              <w:t>For our King, Emmanuel,</w:t>
            </w:r>
          </w:p>
          <w:p w14:paraId="5B6CB4D3" w14:textId="77777777" w:rsidR="00E60591" w:rsidRDefault="00E60591" w:rsidP="00E60591">
            <w:pPr>
              <w:pStyle w:val="EngHangEnd"/>
            </w:pPr>
            <w:r>
              <w:t>Christ is risen from the dead!</w:t>
            </w:r>
          </w:p>
        </w:tc>
        <w:tc>
          <w:tcPr>
            <w:tcW w:w="288" w:type="dxa"/>
          </w:tcPr>
          <w:p w14:paraId="7461EF5F" w14:textId="77777777" w:rsidR="00E60591" w:rsidRDefault="00E60591" w:rsidP="00E60591">
            <w:pPr>
              <w:pStyle w:val="CopticCross"/>
            </w:pPr>
          </w:p>
        </w:tc>
        <w:tc>
          <w:tcPr>
            <w:tcW w:w="288" w:type="dxa"/>
          </w:tcPr>
          <w:p w14:paraId="6C28FEDA" w14:textId="77777777" w:rsidR="00E60591" w:rsidRDefault="00E60591" w:rsidP="00E60591">
            <w:pPr>
              <w:pStyle w:val="CopticCross"/>
            </w:pPr>
          </w:p>
        </w:tc>
        <w:tc>
          <w:tcPr>
            <w:tcW w:w="3960" w:type="dxa"/>
          </w:tcPr>
          <w:p w14:paraId="7BC5EE66" w14:textId="77777777" w:rsidR="00E60591" w:rsidRDefault="00E60591" w:rsidP="00E60591">
            <w:pPr>
              <w:pStyle w:val="CopticVersemulti-line"/>
            </w:pPr>
            <w:r>
              <w:t>Ⲃⲟⲛⲟⲩ ⲟⲩⲛⲟϥ ⲛⲉⲙ ⲟⲩⲑⲉⲗⲏⲗ:</w:t>
            </w:r>
          </w:p>
          <w:p w14:paraId="7357ACF9" w14:textId="77777777" w:rsidR="00E60591" w:rsidRDefault="00E60591" w:rsidP="00E60591">
            <w:pPr>
              <w:pStyle w:val="CopticVersemulti-line"/>
            </w:pPr>
            <w:r>
              <w:t>ⲛⲉⲙ ⲟⲩⲣⲁϣⲓ ⲉⲩⲓ̀ ⲉ̀ⲣⲟⲛ:</w:t>
            </w:r>
          </w:p>
          <w:p w14:paraId="0593B848" w14:textId="77777777" w:rsidR="00E60591" w:rsidRDefault="00E60591" w:rsidP="00E60591">
            <w:pPr>
              <w:pStyle w:val="CopticVersemulti-line"/>
            </w:pPr>
            <w:r>
              <w:t>ϫⲉ ⲡⲉⲛⲟⲩⲣⲟ Ⲉⲙⲙⲁⲛⲟⲩⲏⲗ:</w:t>
            </w:r>
          </w:p>
          <w:p w14:paraId="0F116452" w14:textId="77777777" w:rsidR="00E60591" w:rsidRPr="005130A7" w:rsidRDefault="00E60591" w:rsidP="00E60591">
            <w:pPr>
              <w:pStyle w:val="CopticVerse"/>
            </w:pPr>
            <w:r>
              <w:t>Ⲡⲭⲣⲓⲥⲧⲟⲥ ⲁ̀ⲛⲉⲥⲧⲏⲥ ⲉⲕ ⲛⲉⲕⲣⲟⲛ.</w:t>
            </w:r>
          </w:p>
        </w:tc>
      </w:tr>
      <w:tr w:rsidR="00E60591" w14:paraId="37177580" w14:textId="77777777" w:rsidTr="00E60591">
        <w:trPr>
          <w:cantSplit/>
        </w:trPr>
        <w:tc>
          <w:tcPr>
            <w:tcW w:w="288" w:type="dxa"/>
          </w:tcPr>
          <w:p w14:paraId="727075A3" w14:textId="77777777" w:rsidR="00E60591" w:rsidRDefault="00E60591" w:rsidP="00E60591">
            <w:pPr>
              <w:pStyle w:val="CopticCross"/>
            </w:pPr>
            <w:r>
              <w:t>¿</w:t>
            </w:r>
          </w:p>
        </w:tc>
        <w:tc>
          <w:tcPr>
            <w:tcW w:w="3960" w:type="dxa"/>
          </w:tcPr>
          <w:p w14:paraId="5F5DDF81" w14:textId="77777777" w:rsidR="00E60591" w:rsidRDefault="00E60591" w:rsidP="00E60591">
            <w:pPr>
              <w:pStyle w:val="EngHang"/>
            </w:pPr>
            <w:r>
              <w:t>The whole human race,</w:t>
            </w:r>
          </w:p>
          <w:p w14:paraId="2F544A48" w14:textId="77777777" w:rsidR="00E60591" w:rsidRDefault="00E60591" w:rsidP="00E60591">
            <w:pPr>
              <w:pStyle w:val="EngHang"/>
            </w:pPr>
            <w:r>
              <w:t>From Adam, the first,</w:t>
            </w:r>
          </w:p>
          <w:p w14:paraId="4FB26DA5" w14:textId="77777777" w:rsidR="00E60591" w:rsidRDefault="00E60591" w:rsidP="00E60591">
            <w:pPr>
              <w:pStyle w:val="EngHang"/>
            </w:pPr>
            <w:r>
              <w:t>Awaited the Provider.</w:t>
            </w:r>
          </w:p>
          <w:p w14:paraId="0B252358" w14:textId="77777777" w:rsidR="00E60591" w:rsidRDefault="00E60591" w:rsidP="00E60591">
            <w:pPr>
              <w:pStyle w:val="EngHangEnd"/>
            </w:pPr>
            <w:r>
              <w:t>Christ is risen from the dead!</w:t>
            </w:r>
          </w:p>
        </w:tc>
        <w:tc>
          <w:tcPr>
            <w:tcW w:w="288" w:type="dxa"/>
          </w:tcPr>
          <w:p w14:paraId="2AC996A0" w14:textId="77777777" w:rsidR="00E60591" w:rsidRDefault="00E60591" w:rsidP="00E60591">
            <w:pPr>
              <w:pStyle w:val="CopticCross"/>
            </w:pPr>
          </w:p>
        </w:tc>
        <w:tc>
          <w:tcPr>
            <w:tcW w:w="288" w:type="dxa"/>
          </w:tcPr>
          <w:p w14:paraId="12A43FAF" w14:textId="77777777" w:rsidR="00E60591" w:rsidRDefault="00E60591" w:rsidP="00E60591">
            <w:pPr>
              <w:pStyle w:val="CopticCross"/>
            </w:pPr>
            <w:r>
              <w:t>¿</w:t>
            </w:r>
          </w:p>
        </w:tc>
        <w:tc>
          <w:tcPr>
            <w:tcW w:w="3960" w:type="dxa"/>
          </w:tcPr>
          <w:p w14:paraId="422BE1F5" w14:textId="77777777" w:rsidR="00E60591" w:rsidRDefault="00E60591" w:rsidP="00E60591">
            <w:pPr>
              <w:pStyle w:val="CopticVersemulti-line"/>
            </w:pPr>
            <w:r>
              <w:t>Ⲅⲉⲛⲟⲥ ⲛⲓⲃⲉⲛ ⲛ̀ⲧⲉ ⲛⲓⲣⲱⲙⲓ:</w:t>
            </w:r>
          </w:p>
          <w:p w14:paraId="2888557D" w14:textId="77777777" w:rsidR="00E60591" w:rsidRDefault="00E60591" w:rsidP="00E60591">
            <w:pPr>
              <w:pStyle w:val="CopticVersemulti-line"/>
            </w:pPr>
            <w:r>
              <w:t>ⲛⲉⲙ Ⲁⲇⲁⲙ ⲡⲓⲁⲣⲭⲉⲟⲛ:</w:t>
            </w:r>
          </w:p>
          <w:p w14:paraId="11445BF4" w14:textId="77777777" w:rsidR="00E60591" w:rsidRDefault="00E60591" w:rsidP="00E60591">
            <w:pPr>
              <w:pStyle w:val="CopticVersemulti-line"/>
            </w:pPr>
            <w:r>
              <w:t>ⲁⲩϣⲱⲡⲓ ⲁⲩϫⲟⲩϣⲧ ⲙ̀ⲡⲓⲣⲉϥⲉⲣϩⲉⲙⲓ:</w:t>
            </w:r>
          </w:p>
          <w:p w14:paraId="06885452" w14:textId="77777777" w:rsidR="00E60591" w:rsidRPr="005130A7" w:rsidRDefault="00E60591" w:rsidP="00E60591">
            <w:pPr>
              <w:pStyle w:val="CopticVerse"/>
            </w:pPr>
            <w:r>
              <w:t>Ⲡⲭⲣⲓⲥⲧⲟⲥ ⲁ̀ⲛⲉⲥⲧⲏⲥ ⲉⲕ ⲛⲉⲕⲣⲟⲛ.</w:t>
            </w:r>
          </w:p>
        </w:tc>
      </w:tr>
      <w:tr w:rsidR="00E60591" w14:paraId="1277E002" w14:textId="77777777" w:rsidTr="00E60591">
        <w:trPr>
          <w:cantSplit/>
        </w:trPr>
        <w:tc>
          <w:tcPr>
            <w:tcW w:w="288" w:type="dxa"/>
          </w:tcPr>
          <w:p w14:paraId="1A0393AF" w14:textId="77777777" w:rsidR="00E60591" w:rsidRDefault="00E60591" w:rsidP="00E60591">
            <w:pPr>
              <w:pStyle w:val="CopticCross"/>
            </w:pPr>
            <w:r>
              <w:t>¿</w:t>
            </w:r>
          </w:p>
        </w:tc>
        <w:tc>
          <w:tcPr>
            <w:tcW w:w="3960" w:type="dxa"/>
          </w:tcPr>
          <w:p w14:paraId="16454E6F" w14:textId="77777777" w:rsidR="00E60591" w:rsidRDefault="00E60591" w:rsidP="00E60591">
            <w:pPr>
              <w:pStyle w:val="EngHang"/>
            </w:pPr>
            <w:r>
              <w:t>King David, the hymnist,</w:t>
            </w:r>
          </w:p>
          <w:p w14:paraId="7BDEB217" w14:textId="77777777" w:rsidR="00E60591" w:rsidRDefault="00E60591" w:rsidP="00E60591">
            <w:pPr>
              <w:pStyle w:val="EngHang"/>
            </w:pPr>
            <w:r>
              <w:t>Said on the psaltery,</w:t>
            </w:r>
          </w:p>
          <w:p w14:paraId="29631E48" w14:textId="77777777" w:rsidR="00E60591" w:rsidRDefault="00E60591" w:rsidP="00E60591">
            <w:pPr>
              <w:pStyle w:val="EngHang"/>
            </w:pPr>
            <w:r>
              <w:t>God the Logos has risen.</w:t>
            </w:r>
          </w:p>
          <w:p w14:paraId="5A8D88CC" w14:textId="77777777" w:rsidR="00E60591" w:rsidRDefault="00E60591" w:rsidP="00E60591">
            <w:pPr>
              <w:pStyle w:val="EngHangEnd"/>
            </w:pPr>
            <w:r>
              <w:t>Christ is risen from the dead!</w:t>
            </w:r>
          </w:p>
        </w:tc>
        <w:tc>
          <w:tcPr>
            <w:tcW w:w="288" w:type="dxa"/>
          </w:tcPr>
          <w:p w14:paraId="02C5CF62" w14:textId="77777777" w:rsidR="00E60591" w:rsidRDefault="00E60591" w:rsidP="00E60591">
            <w:pPr>
              <w:pStyle w:val="CopticCross"/>
            </w:pPr>
          </w:p>
        </w:tc>
        <w:tc>
          <w:tcPr>
            <w:tcW w:w="288" w:type="dxa"/>
          </w:tcPr>
          <w:p w14:paraId="79B18AD6" w14:textId="77777777" w:rsidR="00E60591" w:rsidRDefault="00E60591" w:rsidP="00E60591">
            <w:pPr>
              <w:pStyle w:val="CopticCross"/>
            </w:pPr>
            <w:r>
              <w:t>¿</w:t>
            </w:r>
          </w:p>
        </w:tc>
        <w:tc>
          <w:tcPr>
            <w:tcW w:w="3960" w:type="dxa"/>
          </w:tcPr>
          <w:p w14:paraId="2B282257" w14:textId="77777777" w:rsidR="00E60591" w:rsidRDefault="00E60591" w:rsidP="00E60591">
            <w:pPr>
              <w:pStyle w:val="CopticVersemulti-line"/>
            </w:pPr>
            <w:r>
              <w:t>Ⲇⲁⲩⲓⲇ ⲡ̀ⲟⲩⲣⲟ ⲡⲓϩⲯⲙⲛⲟⲇⲟⲥ:</w:t>
            </w:r>
          </w:p>
          <w:p w14:paraId="3DBA320E" w14:textId="77777777" w:rsidR="00E60591" w:rsidRDefault="00E60591" w:rsidP="00E60591">
            <w:pPr>
              <w:pStyle w:val="CopticVersemulti-line"/>
            </w:pPr>
            <w:r>
              <w:t>ⲁϥϫⲟⲥ ϧⲉⲛ ⲡⲓⲯⲁⲗⲧⲏⲣⲓⲟⲛ:</w:t>
            </w:r>
          </w:p>
          <w:p w14:paraId="2B1F23BF" w14:textId="77777777" w:rsidR="00E60591" w:rsidRDefault="00E60591" w:rsidP="00E60591">
            <w:pPr>
              <w:pStyle w:val="CopticVersemulti-line"/>
            </w:pPr>
            <w:r>
              <w:t>ϫⲉ ⲁϥⲧⲱⲛϥ ⲛ̀ϫⲉ Ⲫⲛⲟⲩϯ ⲡⲓⲗⲟⲅⲟⲥ:</w:t>
            </w:r>
          </w:p>
          <w:p w14:paraId="64AB1600" w14:textId="77777777" w:rsidR="00E60591" w:rsidRPr="005130A7" w:rsidRDefault="00E60591" w:rsidP="00E60591">
            <w:pPr>
              <w:pStyle w:val="CopticVerse"/>
            </w:pPr>
            <w:r>
              <w:t>Ⲡⲭⲣⲓⲥⲧⲟⲥ ⲁ̀ⲛⲉⲥⲧⲏⲥ ⲉⲕ ⲛⲉⲕⲣⲟⲛ.</w:t>
            </w:r>
          </w:p>
        </w:tc>
      </w:tr>
      <w:tr w:rsidR="00E60591" w14:paraId="014531D3" w14:textId="77777777" w:rsidTr="00E60591">
        <w:trPr>
          <w:cantSplit/>
        </w:trPr>
        <w:tc>
          <w:tcPr>
            <w:tcW w:w="288" w:type="dxa"/>
          </w:tcPr>
          <w:p w14:paraId="1BD976AF" w14:textId="77777777" w:rsidR="00E60591" w:rsidRDefault="00E60591" w:rsidP="00E60591">
            <w:pPr>
              <w:pStyle w:val="CopticCross"/>
            </w:pPr>
          </w:p>
        </w:tc>
        <w:tc>
          <w:tcPr>
            <w:tcW w:w="3960" w:type="dxa"/>
          </w:tcPr>
          <w:p w14:paraId="00AAD5C5" w14:textId="77777777" w:rsidR="00E60591" w:rsidRDefault="00E60591" w:rsidP="00E60591">
            <w:pPr>
              <w:pStyle w:val="EngHang"/>
            </w:pPr>
            <w:r>
              <w:t>Therefore, he cries saying,</w:t>
            </w:r>
          </w:p>
          <w:p w14:paraId="34D790E7" w14:textId="77777777" w:rsidR="00E60591" w:rsidRDefault="00E60591" w:rsidP="00E60591">
            <w:pPr>
              <w:pStyle w:val="EngHang"/>
            </w:pPr>
            <w:r>
              <w:t>O Creator of all ages,</w:t>
            </w:r>
          </w:p>
          <w:p w14:paraId="4CDEB972" w14:textId="77777777" w:rsidR="00E60591" w:rsidRDefault="00E60591" w:rsidP="00E60591">
            <w:pPr>
              <w:pStyle w:val="EngHang"/>
            </w:pPr>
            <w:r>
              <w:t>Rise and scatter [Your enemies].</w:t>
            </w:r>
          </w:p>
          <w:p w14:paraId="177D335B" w14:textId="77777777" w:rsidR="00E60591" w:rsidRDefault="00E60591" w:rsidP="00E60591">
            <w:pPr>
              <w:pStyle w:val="EngHangEnd"/>
            </w:pPr>
            <w:r>
              <w:t>Christ is risen from the dead!</w:t>
            </w:r>
          </w:p>
        </w:tc>
        <w:tc>
          <w:tcPr>
            <w:tcW w:w="288" w:type="dxa"/>
          </w:tcPr>
          <w:p w14:paraId="3927D944" w14:textId="77777777" w:rsidR="00E60591" w:rsidRDefault="00E60591" w:rsidP="00E60591">
            <w:pPr>
              <w:pStyle w:val="CopticCross"/>
            </w:pPr>
          </w:p>
        </w:tc>
        <w:tc>
          <w:tcPr>
            <w:tcW w:w="288" w:type="dxa"/>
          </w:tcPr>
          <w:p w14:paraId="48C6C9D0" w14:textId="77777777" w:rsidR="00E60591" w:rsidRDefault="00E60591" w:rsidP="00E60591">
            <w:pPr>
              <w:pStyle w:val="CopticCross"/>
            </w:pPr>
          </w:p>
        </w:tc>
        <w:tc>
          <w:tcPr>
            <w:tcW w:w="3960" w:type="dxa"/>
          </w:tcPr>
          <w:p w14:paraId="0D390EAD" w14:textId="77777777" w:rsidR="00E60591" w:rsidRDefault="00E60591" w:rsidP="00E60591">
            <w:pPr>
              <w:pStyle w:val="CopticVersemulti-line"/>
            </w:pPr>
            <w:r>
              <w:t>Ⲉⲑⲃⲉ ⲫⲁⲓ ⲉϥⲱϣ ⲉ̀ⲃⲟⲗ:</w:t>
            </w:r>
          </w:p>
          <w:p w14:paraId="60F4BBB7" w14:textId="77777777" w:rsidR="00E60591" w:rsidRDefault="00E60591" w:rsidP="00E60591">
            <w:pPr>
              <w:pStyle w:val="CopticVersemulti-line"/>
            </w:pPr>
            <w:r>
              <w:t>Ϫⲉ ⲡⲓⲣⲉϥⲥⲱⲛⲧ ⲛⲧⲉ ⲛⲓⲉ̀ⲱⲛ:</w:t>
            </w:r>
          </w:p>
          <w:p w14:paraId="27D25684" w14:textId="77777777" w:rsidR="00E60591" w:rsidRDefault="00E60591" w:rsidP="00E60591">
            <w:pPr>
              <w:pStyle w:val="CopticVersemulti-line"/>
            </w:pPr>
            <w:r>
              <w:t>ⲙⲁⲣⲉϥⲧⲱⲛϥ ⲙⲁⲣⲟⲩϫⲱⲣ ⲉ̀ⲃⲟⲗ:</w:t>
            </w:r>
          </w:p>
          <w:p w14:paraId="4B4DC32B" w14:textId="77777777" w:rsidR="00E60591" w:rsidRDefault="00E60591" w:rsidP="00E60591">
            <w:pPr>
              <w:pStyle w:val="CopticVerse"/>
            </w:pPr>
            <w:r>
              <w:t>Ⲡⲭⲣⲓⲥⲧⲟⲥ ⲁ̀ⲛⲉⲥⲧⲏⲥ ⲉⲕ ⲛⲉⲕⲣⲟⲛ.</w:t>
            </w:r>
          </w:p>
        </w:tc>
      </w:tr>
      <w:tr w:rsidR="00E60591" w14:paraId="2B148F29" w14:textId="77777777" w:rsidTr="00E60591">
        <w:trPr>
          <w:cantSplit/>
        </w:trPr>
        <w:tc>
          <w:tcPr>
            <w:tcW w:w="288" w:type="dxa"/>
          </w:tcPr>
          <w:p w14:paraId="56952007" w14:textId="77777777" w:rsidR="00E60591" w:rsidRDefault="00E60591" w:rsidP="00E60591">
            <w:pPr>
              <w:pStyle w:val="CopticCross"/>
            </w:pPr>
          </w:p>
        </w:tc>
        <w:tc>
          <w:tcPr>
            <w:tcW w:w="3960" w:type="dxa"/>
          </w:tcPr>
          <w:p w14:paraId="31FA851C" w14:textId="77777777" w:rsidR="00E60591" w:rsidRDefault="00E60591" w:rsidP="00E60591">
            <w:pPr>
              <w:pStyle w:val="EngHang"/>
            </w:pPr>
            <w:r>
              <w:t>Seven commanders of the angelic orders,</w:t>
            </w:r>
          </w:p>
          <w:p w14:paraId="72D15CEF" w14:textId="77777777" w:rsidR="00E60591" w:rsidRDefault="00E60591" w:rsidP="00E60591">
            <w:pPr>
              <w:pStyle w:val="EngHang"/>
            </w:pPr>
            <w:r>
              <w:t>And the rational beings,</w:t>
            </w:r>
          </w:p>
          <w:p w14:paraId="64E72DE4" w14:textId="77777777" w:rsidR="00E60591" w:rsidRDefault="00E60591" w:rsidP="00E60591">
            <w:pPr>
              <w:pStyle w:val="EngHang"/>
            </w:pPr>
            <w:r>
              <w:t>Worship and offer hymns.</w:t>
            </w:r>
          </w:p>
          <w:p w14:paraId="13D8616B" w14:textId="77777777" w:rsidR="00E60591" w:rsidRDefault="00E60591" w:rsidP="00E60591">
            <w:pPr>
              <w:pStyle w:val="EngHangEnd"/>
            </w:pPr>
            <w:r>
              <w:t>Christ is risen from the dead!</w:t>
            </w:r>
          </w:p>
        </w:tc>
        <w:tc>
          <w:tcPr>
            <w:tcW w:w="288" w:type="dxa"/>
          </w:tcPr>
          <w:p w14:paraId="6F1DF453" w14:textId="77777777" w:rsidR="00E60591" w:rsidRDefault="00E60591" w:rsidP="00E60591">
            <w:pPr>
              <w:pStyle w:val="CopticCross"/>
            </w:pPr>
          </w:p>
        </w:tc>
        <w:tc>
          <w:tcPr>
            <w:tcW w:w="288" w:type="dxa"/>
          </w:tcPr>
          <w:p w14:paraId="6B3305AB" w14:textId="77777777" w:rsidR="00E60591" w:rsidRDefault="00E60591" w:rsidP="00E60591">
            <w:pPr>
              <w:pStyle w:val="CopticCross"/>
            </w:pPr>
          </w:p>
        </w:tc>
        <w:tc>
          <w:tcPr>
            <w:tcW w:w="3960" w:type="dxa"/>
          </w:tcPr>
          <w:p w14:paraId="1F6D5228" w14:textId="77777777" w:rsidR="00E60591" w:rsidRDefault="00E60591" w:rsidP="00E60591">
            <w:pPr>
              <w:pStyle w:val="CopticVersemulti-line"/>
            </w:pPr>
            <w:r>
              <w:t>Ⲍ ⲛ̀ⲧⲁⲅⲙⲁ ⲛ̀ⲁⲣⲭⲏ ⲁⲅⲅⲉⲗⲟⲥ:</w:t>
            </w:r>
          </w:p>
          <w:p w14:paraId="3FF584B3" w14:textId="77777777" w:rsidR="00E60591" w:rsidRDefault="00E60591" w:rsidP="00E60591">
            <w:pPr>
              <w:pStyle w:val="CopticVersemulti-line"/>
            </w:pPr>
            <w:r>
              <w:t>ⲛⲉⲙ ⲛⲓⲫⲩⲥⲓⲥ ⲛ̀ⲛⲟⲩⲏⲣⲟⲛ:</w:t>
            </w:r>
          </w:p>
          <w:p w14:paraId="48F09B65" w14:textId="77777777" w:rsidR="00E60591" w:rsidRDefault="00E60591" w:rsidP="00E60591">
            <w:pPr>
              <w:pStyle w:val="CopticVersemulti-line"/>
            </w:pPr>
            <w:r>
              <w:t>ⲉⲩⲟⲩⲱϣⲧ ⲉⲩⲉⲣϩⲩⲙⲛⲟⲥ:</w:t>
            </w:r>
          </w:p>
          <w:p w14:paraId="51865FC3" w14:textId="77777777" w:rsidR="00E60591" w:rsidRDefault="00E60591" w:rsidP="00E60591">
            <w:pPr>
              <w:pStyle w:val="CopticVerse"/>
            </w:pPr>
            <w:r>
              <w:t>Ⲡⲭⲣⲓⲥⲧⲟⲥ ⲁ̀ⲛⲉⲥⲧⲏⲥ ⲉⲕ ⲛⲉⲕⲣⲟⲛ.</w:t>
            </w:r>
          </w:p>
        </w:tc>
      </w:tr>
      <w:tr w:rsidR="00E60591" w14:paraId="623BA30F" w14:textId="77777777" w:rsidTr="00E60591">
        <w:trPr>
          <w:cantSplit/>
        </w:trPr>
        <w:tc>
          <w:tcPr>
            <w:tcW w:w="288" w:type="dxa"/>
          </w:tcPr>
          <w:p w14:paraId="4EC4F122" w14:textId="77777777" w:rsidR="00E60591" w:rsidRDefault="00E60591" w:rsidP="00E60591">
            <w:pPr>
              <w:pStyle w:val="CopticCross"/>
            </w:pPr>
            <w:r>
              <w:t>¿</w:t>
            </w:r>
          </w:p>
        </w:tc>
        <w:tc>
          <w:tcPr>
            <w:tcW w:w="3960" w:type="dxa"/>
          </w:tcPr>
          <w:p w14:paraId="74638C00" w14:textId="77777777" w:rsidR="00E60591" w:rsidRDefault="00E60591" w:rsidP="00E60591">
            <w:pPr>
              <w:pStyle w:val="EngHang"/>
            </w:pPr>
            <w:r>
              <w:t>See, the angel</w:t>
            </w:r>
          </w:p>
          <w:p w14:paraId="29FED65C" w14:textId="77777777" w:rsidR="00E60591" w:rsidRDefault="00E60591" w:rsidP="00E60591">
            <w:pPr>
              <w:pStyle w:val="EngHang"/>
            </w:pPr>
            <w:r>
              <w:t>Spoke with the women.</w:t>
            </w:r>
          </w:p>
          <w:p w14:paraId="307252BA" w14:textId="77777777" w:rsidR="00E60591" w:rsidRDefault="00E60591" w:rsidP="00E60591">
            <w:pPr>
              <w:pStyle w:val="EngHang"/>
            </w:pPr>
            <w:r>
              <w:t>He evangelized them, saying,</w:t>
            </w:r>
          </w:p>
          <w:p w14:paraId="2CDC721A" w14:textId="77777777" w:rsidR="00E60591" w:rsidRDefault="00E60591" w:rsidP="00E60591">
            <w:pPr>
              <w:pStyle w:val="EngHangEnd"/>
            </w:pPr>
            <w:r>
              <w:t>“Christ is risen from the dead!”</w:t>
            </w:r>
          </w:p>
        </w:tc>
        <w:tc>
          <w:tcPr>
            <w:tcW w:w="288" w:type="dxa"/>
          </w:tcPr>
          <w:p w14:paraId="201222B1" w14:textId="77777777" w:rsidR="00E60591" w:rsidRDefault="00E60591" w:rsidP="00E60591">
            <w:pPr>
              <w:pStyle w:val="CopticCross"/>
            </w:pPr>
          </w:p>
        </w:tc>
        <w:tc>
          <w:tcPr>
            <w:tcW w:w="288" w:type="dxa"/>
          </w:tcPr>
          <w:p w14:paraId="72C9B292" w14:textId="77777777" w:rsidR="00E60591" w:rsidRDefault="00E60591" w:rsidP="00E60591">
            <w:pPr>
              <w:pStyle w:val="CopticCross"/>
            </w:pPr>
            <w:r>
              <w:t>¿</w:t>
            </w:r>
          </w:p>
        </w:tc>
        <w:tc>
          <w:tcPr>
            <w:tcW w:w="3960" w:type="dxa"/>
          </w:tcPr>
          <w:p w14:paraId="3ED475D0" w14:textId="77777777" w:rsidR="00E60591" w:rsidRPr="003608BE" w:rsidRDefault="00E60591" w:rsidP="00E60591">
            <w:pPr>
              <w:pStyle w:val="CopticVersemulti-line"/>
            </w:pPr>
            <w:r w:rsidRPr="003608BE">
              <w:t>Ⲏⲡⲡⲉ ⲓⲥ ⲡⲓⲁⲅⲅⲉⲗⲟⲥ:</w:t>
            </w:r>
          </w:p>
          <w:p w14:paraId="77B88041" w14:textId="77777777" w:rsidR="00E60591" w:rsidRPr="003608BE" w:rsidRDefault="00E60591" w:rsidP="00E60591">
            <w:pPr>
              <w:pStyle w:val="CopticVersemulti-line"/>
            </w:pPr>
            <w:r w:rsidRPr="003608BE">
              <w:t>ⲁϥⲥⲁϫⲓ ⲛⲉⲙ ⲛⲓϩⲓⲟⲙⲓ ⲉ̀ⲣⲟⲛ:</w:t>
            </w:r>
          </w:p>
          <w:p w14:paraId="7C1D39B1" w14:textId="77777777" w:rsidR="00E60591" w:rsidRPr="003608BE" w:rsidRDefault="00E60591" w:rsidP="00E60591">
            <w:pPr>
              <w:pStyle w:val="CopticVersemulti-line"/>
            </w:pPr>
            <w:r w:rsidRPr="003608BE">
              <w:t>ⲁϥϩⲓϣⲉⲛⲛⲟⲩϥⲓ ⲛⲉⲱⲟⲩ ⲁϥϫⲟⲥ:</w:t>
            </w:r>
          </w:p>
          <w:p w14:paraId="083B33B7" w14:textId="77777777" w:rsidR="00E60591" w:rsidRPr="00556F35" w:rsidRDefault="00E60591" w:rsidP="00E60591">
            <w:pPr>
              <w:pStyle w:val="CopticVerse"/>
              <w:rPr>
                <w:b/>
              </w:rPr>
            </w:pPr>
            <w:r>
              <w:t>Ⲡⲭⲣⲓⲥⲧⲟⲥ ⲁ̀ⲛⲉⲥⲧⲏⲥ ⲉⲕ ⲛⲉⲕⲣⲟⲛ.</w:t>
            </w:r>
          </w:p>
        </w:tc>
      </w:tr>
      <w:tr w:rsidR="00E60591" w14:paraId="6258A291" w14:textId="77777777" w:rsidTr="00E60591">
        <w:trPr>
          <w:cantSplit/>
        </w:trPr>
        <w:tc>
          <w:tcPr>
            <w:tcW w:w="288" w:type="dxa"/>
          </w:tcPr>
          <w:p w14:paraId="24EB5D67"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746B01EB" w14:textId="77777777" w:rsidR="00E60591" w:rsidRDefault="00E60591" w:rsidP="00E60591">
            <w:pPr>
              <w:pStyle w:val="EngHang"/>
            </w:pPr>
            <w:r>
              <w:t>Gather, all my beloved,</w:t>
            </w:r>
          </w:p>
          <w:p w14:paraId="48359BD7" w14:textId="77777777" w:rsidR="00E60591" w:rsidRDefault="00E60591" w:rsidP="00E60591">
            <w:pPr>
              <w:pStyle w:val="EngHang"/>
            </w:pPr>
            <w:r>
              <w:t>Who believe in the Good News</w:t>
            </w:r>
          </w:p>
          <w:p w14:paraId="4BA87087" w14:textId="77777777" w:rsidR="00E60591" w:rsidRDefault="00E60591" w:rsidP="00E60591">
            <w:pPr>
              <w:pStyle w:val="EngHang"/>
            </w:pPr>
            <w:r>
              <w:t>Of the Resurrection of the Son of God.</w:t>
            </w:r>
          </w:p>
          <w:p w14:paraId="17F1DAB0" w14:textId="77777777" w:rsidR="00E60591" w:rsidRDefault="00E60591" w:rsidP="00E60591">
            <w:pPr>
              <w:pStyle w:val="EngHangEnd"/>
            </w:pPr>
            <w:r>
              <w:t>Christ is risen from the dead!</w:t>
            </w:r>
          </w:p>
        </w:tc>
        <w:tc>
          <w:tcPr>
            <w:tcW w:w="288" w:type="dxa"/>
          </w:tcPr>
          <w:p w14:paraId="345F5E24" w14:textId="77777777" w:rsidR="00E60591" w:rsidRDefault="00E60591" w:rsidP="00E60591">
            <w:pPr>
              <w:pStyle w:val="CopticCross"/>
            </w:pPr>
          </w:p>
        </w:tc>
        <w:tc>
          <w:tcPr>
            <w:tcW w:w="288" w:type="dxa"/>
          </w:tcPr>
          <w:p w14:paraId="49AB5A80" w14:textId="77777777" w:rsidR="00E60591" w:rsidRDefault="00E60591" w:rsidP="00E60591">
            <w:pPr>
              <w:pStyle w:val="CopticCross"/>
            </w:pPr>
            <w:r>
              <w:t>¿</w:t>
            </w:r>
          </w:p>
        </w:tc>
        <w:tc>
          <w:tcPr>
            <w:tcW w:w="3960" w:type="dxa"/>
          </w:tcPr>
          <w:p w14:paraId="4DBBCF05" w14:textId="77777777" w:rsidR="00E60591" w:rsidRDefault="00E60591" w:rsidP="00E60591">
            <w:pPr>
              <w:pStyle w:val="CopticVersemulti-line"/>
            </w:pPr>
            <w:r>
              <w:t>Ⲑⲱⲟⲩϯ ⲧⲏⲣⲟⲩ ⲱ̀ ⲛⲁⲙⲉⲛⲣⲁϯ:</w:t>
            </w:r>
          </w:p>
          <w:p w14:paraId="3901C996" w14:textId="77777777" w:rsidR="00E60591" w:rsidRDefault="00E60591" w:rsidP="00E60591">
            <w:pPr>
              <w:pStyle w:val="CopticVersemulti-line"/>
            </w:pPr>
            <w:r>
              <w:t>ⲉⲑⲛⲁϩϯ ϧⲉⲛ ⲡⲓⲉⲩⲁⲅⲅⲉⲗⲓⲟⲛ:</w:t>
            </w:r>
          </w:p>
          <w:p w14:paraId="149F4002" w14:textId="77777777" w:rsidR="00E60591" w:rsidRDefault="00E60591" w:rsidP="00E60591">
            <w:pPr>
              <w:pStyle w:val="CopticVersemulti-line"/>
            </w:pPr>
            <w:r>
              <w:t>ϧⲉⲛ ϯⲁ̀ⲛⲁⲥⲧⲁⲥⲓⲥ ⲡ̀ϣⲏⲣⲓ ⲙ̀Ⲫⲛⲟⲩϯ:</w:t>
            </w:r>
          </w:p>
          <w:p w14:paraId="3C674F43" w14:textId="77777777" w:rsidR="00E60591" w:rsidRDefault="00E60591" w:rsidP="00E60591">
            <w:pPr>
              <w:pStyle w:val="CopticVerse"/>
            </w:pPr>
            <w:r>
              <w:t>Ⲡⲭⲣⲓⲥⲧⲟⲥ ⲁ̀ⲛⲉⲥⲧⲏⲥ ⲉⲕ ⲛⲉⲕⲣⲟⲛ.</w:t>
            </w:r>
          </w:p>
        </w:tc>
      </w:tr>
      <w:tr w:rsidR="00E60591" w14:paraId="7A31604F" w14:textId="77777777" w:rsidTr="00E60591">
        <w:trPr>
          <w:cantSplit/>
        </w:trPr>
        <w:tc>
          <w:tcPr>
            <w:tcW w:w="288" w:type="dxa"/>
          </w:tcPr>
          <w:p w14:paraId="7D617DB9" w14:textId="77777777" w:rsidR="00E60591" w:rsidRDefault="00E60591" w:rsidP="00E60591">
            <w:pPr>
              <w:pStyle w:val="CopticCross"/>
            </w:pPr>
          </w:p>
        </w:tc>
        <w:tc>
          <w:tcPr>
            <w:tcW w:w="3960" w:type="dxa"/>
          </w:tcPr>
          <w:p w14:paraId="20211560" w14:textId="77777777" w:rsidR="00E60591" w:rsidRDefault="00E60591" w:rsidP="00E60591">
            <w:pPr>
              <w:pStyle w:val="EngHang"/>
            </w:pPr>
            <w:r>
              <w:t>Our forefathers, the patriarchs,</w:t>
            </w:r>
          </w:p>
          <w:p w14:paraId="303DBE65" w14:textId="77777777" w:rsidR="00E60591" w:rsidRDefault="00E60591" w:rsidP="00E60591">
            <w:pPr>
              <w:pStyle w:val="EngHang"/>
            </w:pPr>
            <w:r>
              <w:t>And the prophets believed</w:t>
            </w:r>
          </w:p>
          <w:p w14:paraId="4BBDFD36" w14:textId="77777777" w:rsidR="00E60591" w:rsidRDefault="00E60591" w:rsidP="00E60591">
            <w:pPr>
              <w:pStyle w:val="EngHang"/>
            </w:pPr>
            <w:r>
              <w:t>In the eternal joy.</w:t>
            </w:r>
          </w:p>
          <w:p w14:paraId="52A7D642" w14:textId="77777777" w:rsidR="00E60591" w:rsidRDefault="00E60591" w:rsidP="00E60591">
            <w:pPr>
              <w:pStyle w:val="EngHangEnd"/>
            </w:pPr>
            <w:r>
              <w:t>Christ is risen from the dead!</w:t>
            </w:r>
          </w:p>
        </w:tc>
        <w:tc>
          <w:tcPr>
            <w:tcW w:w="288" w:type="dxa"/>
          </w:tcPr>
          <w:p w14:paraId="0BD3936C" w14:textId="77777777" w:rsidR="00E60591" w:rsidRDefault="00E60591" w:rsidP="00E60591">
            <w:pPr>
              <w:pStyle w:val="CopticCross"/>
            </w:pPr>
          </w:p>
        </w:tc>
        <w:tc>
          <w:tcPr>
            <w:tcW w:w="288" w:type="dxa"/>
          </w:tcPr>
          <w:p w14:paraId="4ECB49DC" w14:textId="77777777" w:rsidR="00E60591" w:rsidRDefault="00E60591" w:rsidP="00E60591">
            <w:pPr>
              <w:pStyle w:val="CopticCross"/>
            </w:pPr>
          </w:p>
        </w:tc>
        <w:tc>
          <w:tcPr>
            <w:tcW w:w="3960" w:type="dxa"/>
          </w:tcPr>
          <w:p w14:paraId="67DD5C87" w14:textId="77777777" w:rsidR="00E60591" w:rsidRDefault="00E60591" w:rsidP="00E60591">
            <w:pPr>
              <w:pStyle w:val="CopticVersemulti-line"/>
            </w:pPr>
            <w:r>
              <w:t>Ⲓⲥ ⲛⲉⲛⲓⲟϯ ⲙ̀ⲡⲁⲧⲣⲓⲁⲣⲭⲏⲥ:</w:t>
            </w:r>
          </w:p>
          <w:p w14:paraId="32339E8E" w14:textId="77777777" w:rsidR="00E60591" w:rsidRDefault="00E60591" w:rsidP="00E60591">
            <w:pPr>
              <w:pStyle w:val="CopticVersemulti-line"/>
            </w:pPr>
            <w:r>
              <w:t>ⲛⲓⲁⲣⲭⲉⲟⲥ ϧⲉⲛ ⲡ̀ⲱ̀ⲟⲩ ⲛ̀ⲧⲉ ⲉ̀ⲱ̀ⲛ:</w:t>
            </w:r>
          </w:p>
          <w:p w14:paraId="01567C91" w14:textId="77777777" w:rsidR="00E60591" w:rsidRDefault="00E60591" w:rsidP="00E60591">
            <w:pPr>
              <w:pStyle w:val="CopticVersemulti-line"/>
            </w:pPr>
            <w:r>
              <w:t>ⲁⲩⲛⲁϩϯ ⲛⲉⲙ ⲛⲓⲡ̀ⲣⲟⲫⲏⲧⲏⲥ:</w:t>
            </w:r>
          </w:p>
          <w:p w14:paraId="6DF56505" w14:textId="77777777" w:rsidR="00E60591" w:rsidRDefault="00E60591" w:rsidP="00E60591">
            <w:pPr>
              <w:pStyle w:val="CopticVerse"/>
            </w:pPr>
            <w:r>
              <w:t>Ⲡⲭⲣⲓⲥⲧⲟⲥ ⲁ̀ⲛⲉⲥⲧⲏⲥ ⲉⲕ ⲛⲉⲕⲣⲟⲛ.</w:t>
            </w:r>
          </w:p>
        </w:tc>
      </w:tr>
      <w:tr w:rsidR="00E60591" w14:paraId="1FBBD6DA" w14:textId="77777777" w:rsidTr="00E60591">
        <w:trPr>
          <w:cantSplit/>
        </w:trPr>
        <w:tc>
          <w:tcPr>
            <w:tcW w:w="288" w:type="dxa"/>
          </w:tcPr>
          <w:p w14:paraId="5348A6DE" w14:textId="77777777" w:rsidR="00E60591" w:rsidRDefault="00E60591" w:rsidP="00E60591">
            <w:pPr>
              <w:pStyle w:val="CopticCross"/>
            </w:pPr>
          </w:p>
        </w:tc>
        <w:tc>
          <w:tcPr>
            <w:tcW w:w="3960" w:type="dxa"/>
          </w:tcPr>
          <w:p w14:paraId="25366958" w14:textId="77777777" w:rsidR="00E60591" w:rsidRDefault="00E60591" w:rsidP="00E60591">
            <w:pPr>
              <w:pStyle w:val="EngHang"/>
            </w:pPr>
            <w:r>
              <w:t>The coming of Mary Magdaline</w:t>
            </w:r>
          </w:p>
          <w:p w14:paraId="33740E84" w14:textId="77777777" w:rsidR="00E60591" w:rsidRDefault="00E60591" w:rsidP="00E60591">
            <w:pPr>
              <w:pStyle w:val="EngHang"/>
            </w:pPr>
            <w:r>
              <w:t>To us today is good,</w:t>
            </w:r>
          </w:p>
          <w:p w14:paraId="065DA49D" w14:textId="77777777" w:rsidR="00E60591" w:rsidRDefault="00E60591" w:rsidP="00E60591">
            <w:pPr>
              <w:pStyle w:val="EngHang"/>
            </w:pPr>
            <w:r>
              <w:t>Proclaiming that the King of Glory,</w:t>
            </w:r>
          </w:p>
          <w:p w14:paraId="5180D986" w14:textId="77777777" w:rsidR="00E60591" w:rsidRDefault="00E60591" w:rsidP="00E60591">
            <w:pPr>
              <w:pStyle w:val="EngHangEnd"/>
            </w:pPr>
            <w:r>
              <w:t>Christ is risen from the dead!</w:t>
            </w:r>
          </w:p>
        </w:tc>
        <w:tc>
          <w:tcPr>
            <w:tcW w:w="288" w:type="dxa"/>
          </w:tcPr>
          <w:p w14:paraId="5725D640" w14:textId="77777777" w:rsidR="00E60591" w:rsidRDefault="00E60591" w:rsidP="00E60591">
            <w:pPr>
              <w:pStyle w:val="CopticCross"/>
            </w:pPr>
          </w:p>
        </w:tc>
        <w:tc>
          <w:tcPr>
            <w:tcW w:w="288" w:type="dxa"/>
          </w:tcPr>
          <w:p w14:paraId="619936A8" w14:textId="77777777" w:rsidR="00E60591" w:rsidRDefault="00E60591" w:rsidP="00E60591">
            <w:pPr>
              <w:pStyle w:val="CopticCross"/>
            </w:pPr>
          </w:p>
        </w:tc>
        <w:tc>
          <w:tcPr>
            <w:tcW w:w="3960" w:type="dxa"/>
          </w:tcPr>
          <w:p w14:paraId="4DD2A9F7" w14:textId="77777777" w:rsidR="00E60591" w:rsidRDefault="00E60591" w:rsidP="00E60591">
            <w:pPr>
              <w:pStyle w:val="CopticVersemulti-line"/>
            </w:pPr>
            <w:r>
              <w:t>Ⲕⲁⲗⲱⲥ ⲁⲥⲓ̀ ϣⲁⲣⲟⲛ ⲙ̀ⲫⲟⲟⲩ:</w:t>
            </w:r>
          </w:p>
          <w:p w14:paraId="25CF47E4" w14:textId="77777777" w:rsidR="00E60591" w:rsidRDefault="00E60591" w:rsidP="00E60591">
            <w:pPr>
              <w:pStyle w:val="CopticVersemulti-line"/>
            </w:pPr>
            <w:r>
              <w:t>Ⲙⲁⲣⲓⲁ̀ ϯⲘⲁⲅⲇⲁⲗⲱⲛ:</w:t>
            </w:r>
          </w:p>
          <w:p w14:paraId="1C05C388" w14:textId="77777777" w:rsidR="00E60591" w:rsidRDefault="00E60591" w:rsidP="00E60591">
            <w:pPr>
              <w:pStyle w:val="CopticVersemulti-line"/>
            </w:pPr>
            <w:r>
              <w:t>ⲡⲉϫⲁⲥ ϫⲉ ⲡ̀ⲟⲩⲣⲟ ⲛ̀ⲧⲉ ⲡ̀ⲱ̀ⲟⲩ:</w:t>
            </w:r>
          </w:p>
          <w:p w14:paraId="242AF9BF" w14:textId="77777777" w:rsidR="00E60591" w:rsidRDefault="00E60591" w:rsidP="00E60591">
            <w:pPr>
              <w:pStyle w:val="CopticVerse"/>
            </w:pPr>
            <w:r>
              <w:t>Ⲡⲭⲣⲓⲥⲧⲟⲥ ⲁ̀ⲛⲉⲥⲧⲏⲥ ⲉⲕ ⲛⲉⲕⲣⲟⲛ.</w:t>
            </w:r>
          </w:p>
        </w:tc>
      </w:tr>
      <w:tr w:rsidR="00E60591" w14:paraId="032379EF" w14:textId="77777777" w:rsidTr="00E60591">
        <w:trPr>
          <w:cantSplit/>
        </w:trPr>
        <w:tc>
          <w:tcPr>
            <w:tcW w:w="288" w:type="dxa"/>
          </w:tcPr>
          <w:p w14:paraId="042E2119" w14:textId="77777777" w:rsidR="00E60591" w:rsidRDefault="00E60591" w:rsidP="00E60591">
            <w:pPr>
              <w:pStyle w:val="CopticCross"/>
            </w:pPr>
            <w:r>
              <w:t>¿</w:t>
            </w:r>
          </w:p>
        </w:tc>
        <w:tc>
          <w:tcPr>
            <w:tcW w:w="3960" w:type="dxa"/>
          </w:tcPr>
          <w:p w14:paraId="78B85C86" w14:textId="77777777" w:rsidR="00E60591" w:rsidRDefault="00E60591" w:rsidP="00E60591">
            <w:pPr>
              <w:pStyle w:val="EngHang"/>
              <w:rPr>
                <w:rFonts w:eastAsia="Arial Unicode MS"/>
              </w:rPr>
            </w:pPr>
            <w:r>
              <w:rPr>
                <w:rFonts w:eastAsia="Arial Unicode MS"/>
              </w:rPr>
              <w:t>He also spoke with Mary,</w:t>
            </w:r>
          </w:p>
          <w:p w14:paraId="53C27378" w14:textId="77777777" w:rsidR="00E60591" w:rsidRDefault="00E60591" w:rsidP="00E60591">
            <w:pPr>
              <w:pStyle w:val="EngHang"/>
              <w:rPr>
                <w:rFonts w:eastAsia="Arial Unicode MS"/>
              </w:rPr>
            </w:pPr>
            <w:r>
              <w:rPr>
                <w:rFonts w:eastAsia="Arial Unicode MS"/>
              </w:rPr>
              <w:t>Saying, “Go to My brothers,</w:t>
            </w:r>
          </w:p>
          <w:p w14:paraId="65D4A6EC" w14:textId="77777777" w:rsidR="00E60591" w:rsidRDefault="00E60591" w:rsidP="00E60591">
            <w:pPr>
              <w:pStyle w:val="EngHang"/>
              <w:rPr>
                <w:rFonts w:eastAsia="Arial Unicode MS"/>
              </w:rPr>
            </w:pPr>
            <w:r>
              <w:rPr>
                <w:rFonts w:eastAsia="Arial Unicode MS"/>
              </w:rPr>
              <w:t>So that they may see me in Galilee.</w:t>
            </w:r>
          </w:p>
          <w:p w14:paraId="2A148DE4" w14:textId="77777777" w:rsidR="00E60591" w:rsidRPr="003678BC" w:rsidRDefault="00E60591" w:rsidP="00E60591">
            <w:pPr>
              <w:pStyle w:val="EngHangEnd"/>
              <w:rPr>
                <w:rFonts w:eastAsia="Arial Unicode MS"/>
              </w:rPr>
            </w:pPr>
            <w:r>
              <w:t>Christ is risen from the dead!</w:t>
            </w:r>
          </w:p>
        </w:tc>
        <w:tc>
          <w:tcPr>
            <w:tcW w:w="288" w:type="dxa"/>
          </w:tcPr>
          <w:p w14:paraId="71943BB7" w14:textId="77777777" w:rsidR="00E60591" w:rsidRDefault="00E60591" w:rsidP="00E60591">
            <w:pPr>
              <w:pStyle w:val="CopticCross"/>
            </w:pPr>
          </w:p>
        </w:tc>
        <w:tc>
          <w:tcPr>
            <w:tcW w:w="288" w:type="dxa"/>
          </w:tcPr>
          <w:p w14:paraId="5EC3DE27" w14:textId="77777777" w:rsidR="00E60591" w:rsidRDefault="00E60591" w:rsidP="00E60591">
            <w:pPr>
              <w:pStyle w:val="CopticCross"/>
            </w:pPr>
            <w:r>
              <w:t>¿</w:t>
            </w:r>
          </w:p>
        </w:tc>
        <w:tc>
          <w:tcPr>
            <w:tcW w:w="3960" w:type="dxa"/>
          </w:tcPr>
          <w:p w14:paraId="1B2E75FB" w14:textId="77777777" w:rsidR="00E60591" w:rsidRDefault="00E60591" w:rsidP="00E60591">
            <w:pPr>
              <w:pStyle w:val="CopticVersemulti-line"/>
            </w:pPr>
            <w:r>
              <w:t>Ⲗⲟⲓⲡⲟⲛ ⲁϥⲥⲁϫⲓ ⲛⲉⲙ Ⲙⲁⲣⲓⲁ̀:</w:t>
            </w:r>
          </w:p>
          <w:p w14:paraId="6070E2AB" w14:textId="77777777" w:rsidR="00E60591" w:rsidRDefault="00E60591" w:rsidP="00E60591">
            <w:pPr>
              <w:pStyle w:val="CopticVersemulti-line"/>
            </w:pPr>
            <w:r>
              <w:t>Ϫⲉ ⲙⲁϣⲉⲛⲉ ⲛⲁⲥ̀ⲛⲏⲟⲩ:</w:t>
            </w:r>
          </w:p>
          <w:p w14:paraId="65B494B5" w14:textId="77777777" w:rsidR="00E60591" w:rsidRDefault="00E60591" w:rsidP="00E60591">
            <w:pPr>
              <w:pStyle w:val="CopticVersemulti-line"/>
            </w:pPr>
            <w:r>
              <w:t>ⲛ̀ⲧⲟⲩⲛⲁⲩ ⲉ̀ⲣⲟⲓ ϧⲉⲛ ϯⲄⲁⲗⲓⲗⲉⲁ̀:</w:t>
            </w:r>
          </w:p>
          <w:p w14:paraId="5BB9D4BF" w14:textId="77777777" w:rsidR="00E60591" w:rsidRPr="005130A7" w:rsidRDefault="00E60591" w:rsidP="00E60591">
            <w:pPr>
              <w:pStyle w:val="CopticVerse"/>
            </w:pPr>
            <w:r>
              <w:t>Ⲡⲭⲣⲓⲥⲧⲟⲥ ⲁ̀ⲛⲉⲥⲧⲏⲥ ⲉⲕ ⲛⲉⲕⲣⲟⲛ.</w:t>
            </w:r>
          </w:p>
        </w:tc>
      </w:tr>
      <w:tr w:rsidR="00E60591" w14:paraId="1D823C11" w14:textId="77777777" w:rsidTr="00E60591">
        <w:trPr>
          <w:cantSplit/>
        </w:trPr>
        <w:tc>
          <w:tcPr>
            <w:tcW w:w="288" w:type="dxa"/>
          </w:tcPr>
          <w:p w14:paraId="03097170" w14:textId="77777777" w:rsidR="00E60591" w:rsidRDefault="00E60591" w:rsidP="00E60591">
            <w:pPr>
              <w:pStyle w:val="CopticCross"/>
            </w:pPr>
            <w:r>
              <w:t>¿</w:t>
            </w:r>
          </w:p>
        </w:tc>
        <w:tc>
          <w:tcPr>
            <w:tcW w:w="3960" w:type="dxa"/>
          </w:tcPr>
          <w:p w14:paraId="1C517E3B" w14:textId="77777777" w:rsidR="00E60591" w:rsidRDefault="00E60591" w:rsidP="00E60591">
            <w:pPr>
              <w:pStyle w:val="EngHang"/>
            </w:pPr>
            <w:r>
              <w:t>Mary went to the Disciples,</w:t>
            </w:r>
          </w:p>
          <w:p w14:paraId="7D644BCE" w14:textId="77777777" w:rsidR="00E60591" w:rsidRDefault="00E60591" w:rsidP="00E60591">
            <w:pPr>
              <w:pStyle w:val="EngHang"/>
            </w:pPr>
            <w:r>
              <w:t>And evangelized them and Simon,</w:t>
            </w:r>
          </w:p>
          <w:p w14:paraId="0BBD271C" w14:textId="77777777" w:rsidR="00E60591" w:rsidRDefault="00E60591" w:rsidP="00E60591">
            <w:pPr>
              <w:pStyle w:val="EngHang"/>
            </w:pPr>
            <w:r>
              <w:t>Saying, “The Master is risen;</w:t>
            </w:r>
          </w:p>
          <w:p w14:paraId="729207A7" w14:textId="77777777" w:rsidR="00E60591" w:rsidRDefault="00E60591" w:rsidP="00E60591">
            <w:pPr>
              <w:pStyle w:val="EngHangEnd"/>
            </w:pPr>
            <w:r>
              <w:t>Christ is risen from the dead!”</w:t>
            </w:r>
          </w:p>
        </w:tc>
        <w:tc>
          <w:tcPr>
            <w:tcW w:w="288" w:type="dxa"/>
          </w:tcPr>
          <w:p w14:paraId="673C917E" w14:textId="77777777" w:rsidR="00E60591" w:rsidRDefault="00E60591" w:rsidP="00E60591">
            <w:pPr>
              <w:pStyle w:val="CopticCross"/>
            </w:pPr>
          </w:p>
        </w:tc>
        <w:tc>
          <w:tcPr>
            <w:tcW w:w="288" w:type="dxa"/>
          </w:tcPr>
          <w:p w14:paraId="19A68A7C" w14:textId="77777777" w:rsidR="00E60591" w:rsidRDefault="00E60591" w:rsidP="00E60591">
            <w:pPr>
              <w:pStyle w:val="CopticCross"/>
            </w:pPr>
            <w:r>
              <w:t>¿</w:t>
            </w:r>
          </w:p>
        </w:tc>
        <w:tc>
          <w:tcPr>
            <w:tcW w:w="3960" w:type="dxa"/>
          </w:tcPr>
          <w:p w14:paraId="251B6641" w14:textId="77777777" w:rsidR="00E60591" w:rsidRDefault="00E60591" w:rsidP="00E60591">
            <w:pPr>
              <w:pStyle w:val="CopticVersemulti-line"/>
            </w:pPr>
            <w:r>
              <w:t>Ⲙⲁⲣⲓⲁ ⲁⲥϣⲉⲛⲁⲥ ϣⲁ ⲛⲓⲙⲁⲑⲏⲧⲏⲥ:</w:t>
            </w:r>
          </w:p>
          <w:p w14:paraId="272E8FBA" w14:textId="77777777" w:rsidR="00E60591" w:rsidRDefault="00E60591" w:rsidP="00E60591">
            <w:pPr>
              <w:pStyle w:val="CopticVersemulti-line"/>
            </w:pPr>
            <w:r>
              <w:t>ⲁⲥϩⲓϣⲉⲛⲛⲟⲩϥⲓ ⲛⲱⲟⲩ ⲛⲉⲙ Ⲥⲓⲙⲱⲛ:</w:t>
            </w:r>
          </w:p>
          <w:p w14:paraId="404C8A51" w14:textId="77777777" w:rsidR="00E60591" w:rsidRDefault="00E60591" w:rsidP="00E60591">
            <w:pPr>
              <w:pStyle w:val="CopticVersemulti-line"/>
            </w:pPr>
            <w:r>
              <w:t>ϫⲉ ⲁϥⲧⲱⲛϥ ⲛ̀ϫⲉ ⲡⲓⲇⲉⲥⲡⲟⲧⲏⲥ:</w:t>
            </w:r>
          </w:p>
          <w:p w14:paraId="536324A9" w14:textId="77777777" w:rsidR="00E60591" w:rsidRDefault="00E60591" w:rsidP="00E60591">
            <w:pPr>
              <w:pStyle w:val="CopticVerse"/>
            </w:pPr>
            <w:r>
              <w:t>Ⲡⲭⲣⲓⲥⲧⲟⲥ ⲁ̀ⲛⲉⲥⲧⲏⲥ ⲉⲕ ⲛⲉⲕⲣⲟⲛ.</w:t>
            </w:r>
          </w:p>
        </w:tc>
      </w:tr>
      <w:tr w:rsidR="00E60591" w14:paraId="7A1CE322" w14:textId="77777777" w:rsidTr="00E60591">
        <w:trPr>
          <w:cantSplit/>
        </w:trPr>
        <w:tc>
          <w:tcPr>
            <w:tcW w:w="288" w:type="dxa"/>
          </w:tcPr>
          <w:p w14:paraId="28471565" w14:textId="77777777" w:rsidR="00E60591" w:rsidRDefault="00E60591" w:rsidP="00E60591">
            <w:pPr>
              <w:pStyle w:val="CopticCross"/>
            </w:pPr>
          </w:p>
        </w:tc>
        <w:tc>
          <w:tcPr>
            <w:tcW w:w="3960" w:type="dxa"/>
          </w:tcPr>
          <w:p w14:paraId="4A0C8687" w14:textId="77777777" w:rsidR="00E60591" w:rsidRDefault="00E60591" w:rsidP="00E60591">
            <w:pPr>
              <w:pStyle w:val="EngHang"/>
            </w:pPr>
            <w:r>
              <w:t>The Disciples hurried,</w:t>
            </w:r>
          </w:p>
          <w:p w14:paraId="5D91C3C8" w14:textId="77777777" w:rsidR="00E60591" w:rsidRDefault="00E60591" w:rsidP="00E60591">
            <w:pPr>
              <w:pStyle w:val="EngHang"/>
            </w:pPr>
            <w:r>
              <w:t>John and Simon,</w:t>
            </w:r>
          </w:p>
          <w:p w14:paraId="3C10A839" w14:textId="77777777" w:rsidR="00E60591" w:rsidRDefault="00E60591" w:rsidP="00E60591">
            <w:pPr>
              <w:pStyle w:val="EngHang"/>
            </w:pPr>
            <w:r>
              <w:t xml:space="preserve">And entered the tomb. </w:t>
            </w:r>
          </w:p>
          <w:p w14:paraId="66126101" w14:textId="77777777" w:rsidR="00E60591" w:rsidRDefault="00E60591" w:rsidP="00E60591">
            <w:pPr>
              <w:pStyle w:val="EngHangEnd"/>
            </w:pPr>
            <w:r>
              <w:t>Christ is risen from the dead!</w:t>
            </w:r>
          </w:p>
        </w:tc>
        <w:tc>
          <w:tcPr>
            <w:tcW w:w="288" w:type="dxa"/>
          </w:tcPr>
          <w:p w14:paraId="6A205C72" w14:textId="77777777" w:rsidR="00E60591" w:rsidRDefault="00E60591" w:rsidP="00E60591">
            <w:pPr>
              <w:pStyle w:val="CopticCross"/>
            </w:pPr>
          </w:p>
        </w:tc>
        <w:tc>
          <w:tcPr>
            <w:tcW w:w="288" w:type="dxa"/>
          </w:tcPr>
          <w:p w14:paraId="76876FA1" w14:textId="77777777" w:rsidR="00E60591" w:rsidRDefault="00E60591" w:rsidP="00E60591">
            <w:pPr>
              <w:pStyle w:val="CopticCross"/>
            </w:pPr>
          </w:p>
        </w:tc>
        <w:tc>
          <w:tcPr>
            <w:tcW w:w="3960" w:type="dxa"/>
          </w:tcPr>
          <w:p w14:paraId="44D27B1C" w14:textId="77777777" w:rsidR="00E60591" w:rsidRDefault="00E60591" w:rsidP="00E60591">
            <w:pPr>
              <w:pStyle w:val="CopticVersemulti-line"/>
            </w:pPr>
            <w:r>
              <w:t>Ⲛⲓⲙⲁⲑⲏⲧⲏⲥ ⲁⲩⲓⲏⲥ ⲙ̀ⲙⲱⲟⲩ:</w:t>
            </w:r>
          </w:p>
          <w:p w14:paraId="59C9B251" w14:textId="77777777" w:rsidR="00E60591" w:rsidRDefault="00E60591" w:rsidP="00E60591">
            <w:pPr>
              <w:pStyle w:val="CopticVersemulti-line"/>
            </w:pPr>
            <w:r>
              <w:t>ⲛⲉⲙ Ⲓⲱ̄ⲁ̄ ⲛⲉⲙ Ⲥⲓⲙⲱⲛ:</w:t>
            </w:r>
          </w:p>
          <w:p w14:paraId="29CAC2C4" w14:textId="77777777" w:rsidR="00E60591" w:rsidRDefault="00E60591" w:rsidP="00E60591">
            <w:pPr>
              <w:pStyle w:val="CopticVersemulti-line"/>
            </w:pPr>
            <w:r>
              <w:t>ⲁⲩϣⲉ ⲉ̀ϧⲟⲩⲛ ⲉ̀ⲡⲓⲙ̀ϩⲁⲩ:</w:t>
            </w:r>
          </w:p>
          <w:p w14:paraId="629E9DE9" w14:textId="77777777" w:rsidR="00E60591" w:rsidRDefault="00E60591" w:rsidP="00E60591">
            <w:pPr>
              <w:pStyle w:val="CopticVerse"/>
            </w:pPr>
            <w:r>
              <w:t>Ⲡⲭⲣⲓⲥⲧⲟⲥ ⲁ̀ⲛⲉⲥⲧⲏⲥ ⲉⲕ ⲛⲉⲕⲣⲟⲛ.</w:t>
            </w:r>
          </w:p>
        </w:tc>
      </w:tr>
      <w:tr w:rsidR="00E60591" w14:paraId="3506005D" w14:textId="77777777" w:rsidTr="00E60591">
        <w:trPr>
          <w:cantSplit/>
        </w:trPr>
        <w:tc>
          <w:tcPr>
            <w:tcW w:w="288" w:type="dxa"/>
          </w:tcPr>
          <w:p w14:paraId="41429A58" w14:textId="77777777" w:rsidR="00E60591" w:rsidRDefault="00E60591" w:rsidP="00E60591">
            <w:pPr>
              <w:pStyle w:val="CopticCross"/>
            </w:pPr>
          </w:p>
        </w:tc>
        <w:tc>
          <w:tcPr>
            <w:tcW w:w="3960" w:type="dxa"/>
          </w:tcPr>
          <w:p w14:paraId="3327F9B6" w14:textId="77777777" w:rsidR="00E60591" w:rsidRDefault="00E60591" w:rsidP="00E60591">
            <w:pPr>
              <w:pStyle w:val="EngHang"/>
            </w:pPr>
            <w:r>
              <w:t>They saw the cloths,</w:t>
            </w:r>
          </w:p>
          <w:p w14:paraId="1FA3897F" w14:textId="77777777" w:rsidR="00E60591" w:rsidRDefault="00E60591" w:rsidP="00E60591">
            <w:pPr>
              <w:pStyle w:val="EngHang"/>
            </w:pPr>
            <w:r>
              <w:t>Placed with the hankerchief,</w:t>
            </w:r>
          </w:p>
          <w:p w14:paraId="5FDE8076" w14:textId="77777777" w:rsidR="00E60591" w:rsidRDefault="00E60591" w:rsidP="00E60591">
            <w:pPr>
              <w:pStyle w:val="EngHang"/>
            </w:pPr>
            <w:r>
              <w:t>And the angelic voice proclaimed,</w:t>
            </w:r>
          </w:p>
          <w:p w14:paraId="75F318F6" w14:textId="77777777" w:rsidR="00E60591" w:rsidRDefault="00E60591" w:rsidP="00E60591">
            <w:pPr>
              <w:pStyle w:val="EngHangEnd"/>
            </w:pPr>
            <w:r>
              <w:t>“Christ is risen from the dead!”</w:t>
            </w:r>
          </w:p>
        </w:tc>
        <w:tc>
          <w:tcPr>
            <w:tcW w:w="288" w:type="dxa"/>
          </w:tcPr>
          <w:p w14:paraId="0A119D5E" w14:textId="77777777" w:rsidR="00E60591" w:rsidRDefault="00E60591" w:rsidP="00E60591">
            <w:pPr>
              <w:pStyle w:val="CopticCross"/>
            </w:pPr>
          </w:p>
        </w:tc>
        <w:tc>
          <w:tcPr>
            <w:tcW w:w="288" w:type="dxa"/>
          </w:tcPr>
          <w:p w14:paraId="60CEC656" w14:textId="77777777" w:rsidR="00E60591" w:rsidRDefault="00E60591" w:rsidP="00E60591">
            <w:pPr>
              <w:pStyle w:val="CopticCross"/>
            </w:pPr>
          </w:p>
        </w:tc>
        <w:tc>
          <w:tcPr>
            <w:tcW w:w="3960" w:type="dxa"/>
          </w:tcPr>
          <w:p w14:paraId="779BAB01" w14:textId="77777777" w:rsidR="00E60591" w:rsidRDefault="00E60591" w:rsidP="00E60591">
            <w:pPr>
              <w:pStyle w:val="CopticVersemulti-line"/>
            </w:pPr>
            <w:r>
              <w:t>Ⲝⲁⲡⲓⲛⲁ ⲁⲩⲛⲁⲩ ⲉ̀ⲛⲓϩ̀ⲃⲱⲥ:</w:t>
            </w:r>
          </w:p>
          <w:p w14:paraId="29FC366F" w14:textId="77777777" w:rsidR="00E60591" w:rsidRDefault="00E60591" w:rsidP="00E60591">
            <w:pPr>
              <w:pStyle w:val="CopticVersemulti-line"/>
            </w:pPr>
            <w:r>
              <w:t>ⲉⲩⲭⲏ ⲉ̀ϧ̀ⲣⲏⲓ ⲛⲉⲙ ⲡⲓⲥⲟⲇⲁⲣⲓⲟⲛ:</w:t>
            </w:r>
          </w:p>
          <w:p w14:paraId="4BC0F78C" w14:textId="77777777" w:rsidR="00E60591" w:rsidRDefault="00E60591" w:rsidP="00E60591">
            <w:pPr>
              <w:pStyle w:val="CopticVersemulti-line"/>
            </w:pPr>
            <w:r>
              <w:t>ⲛⲉⲙ ϯⲥ̀ⲙⲏ ⲛ̀ⲧⲉ ⲡⲓⲁⲅⲅⲉⲗⲟⲥ:</w:t>
            </w:r>
          </w:p>
          <w:p w14:paraId="44E58AAE" w14:textId="77777777" w:rsidR="00E60591" w:rsidRDefault="00E60591" w:rsidP="00E60591">
            <w:pPr>
              <w:pStyle w:val="CopticVerse"/>
            </w:pPr>
            <w:r>
              <w:t>Ⲡⲭⲣⲓⲥⲧⲟⲥ ⲁ̀ⲛⲉⲥⲧⲏⲥ ⲉⲕ ⲛⲉⲕⲣⲟⲛ.</w:t>
            </w:r>
          </w:p>
        </w:tc>
      </w:tr>
      <w:tr w:rsidR="00E60591" w14:paraId="4BF67C26" w14:textId="77777777" w:rsidTr="00E60591">
        <w:trPr>
          <w:cantSplit/>
        </w:trPr>
        <w:tc>
          <w:tcPr>
            <w:tcW w:w="288" w:type="dxa"/>
          </w:tcPr>
          <w:p w14:paraId="4248D0BE" w14:textId="77777777" w:rsidR="00E60591" w:rsidRDefault="00E60591" w:rsidP="00E60591">
            <w:pPr>
              <w:pStyle w:val="CopticCross"/>
            </w:pPr>
            <w:r>
              <w:lastRenderedPageBreak/>
              <w:t>¿</w:t>
            </w:r>
          </w:p>
        </w:tc>
        <w:tc>
          <w:tcPr>
            <w:tcW w:w="3960" w:type="dxa"/>
          </w:tcPr>
          <w:p w14:paraId="7E7CE482" w14:textId="77777777" w:rsidR="00E60591" w:rsidRDefault="00E60591" w:rsidP="00E60591">
            <w:pPr>
              <w:pStyle w:val="EngHang"/>
            </w:pPr>
            <w:r>
              <w:t>The believed all the Scriputres</w:t>
            </w:r>
          </w:p>
          <w:p w14:paraId="1857471D" w14:textId="77777777" w:rsidR="00E60591" w:rsidRDefault="00E60591" w:rsidP="00E60591">
            <w:pPr>
              <w:pStyle w:val="EngHang"/>
            </w:pPr>
            <w:r>
              <w:t>With uprightness of heart,</w:t>
            </w:r>
          </w:p>
          <w:p w14:paraId="674FEEFC" w14:textId="77777777" w:rsidR="00E60591" w:rsidRDefault="00E60591" w:rsidP="00E60591">
            <w:pPr>
              <w:pStyle w:val="EngHang"/>
            </w:pPr>
            <w:r>
              <w:t>And evangelized the whole world,</w:t>
            </w:r>
          </w:p>
          <w:p w14:paraId="00903662" w14:textId="77777777" w:rsidR="00E60591" w:rsidRDefault="00E60591" w:rsidP="00E60591">
            <w:pPr>
              <w:pStyle w:val="EngHangEnd"/>
            </w:pPr>
            <w:r>
              <w:t>Christ is risen from the dead!</w:t>
            </w:r>
          </w:p>
        </w:tc>
        <w:tc>
          <w:tcPr>
            <w:tcW w:w="288" w:type="dxa"/>
          </w:tcPr>
          <w:p w14:paraId="3782F23E" w14:textId="77777777" w:rsidR="00E60591" w:rsidRDefault="00E60591" w:rsidP="00E60591">
            <w:pPr>
              <w:pStyle w:val="CopticCross"/>
            </w:pPr>
          </w:p>
        </w:tc>
        <w:tc>
          <w:tcPr>
            <w:tcW w:w="288" w:type="dxa"/>
          </w:tcPr>
          <w:p w14:paraId="3594078C" w14:textId="77777777" w:rsidR="00E60591" w:rsidRDefault="00E60591" w:rsidP="00E60591">
            <w:pPr>
              <w:pStyle w:val="CopticCross"/>
            </w:pPr>
            <w:r>
              <w:t>¿</w:t>
            </w:r>
          </w:p>
        </w:tc>
        <w:tc>
          <w:tcPr>
            <w:tcW w:w="3960" w:type="dxa"/>
          </w:tcPr>
          <w:p w14:paraId="0AF24EB1" w14:textId="77777777" w:rsidR="00E60591" w:rsidRDefault="00E60591" w:rsidP="00E60591">
            <w:pPr>
              <w:pStyle w:val="CopticVersemulti-line"/>
            </w:pPr>
            <w:r>
              <w:t>Ⲟⲩⲟϩ ⲁⲩⲛⲁϩϯ ϧⲉⲛ ⲛⲓⲅ̀ⲣⲁⲫⲏ ⲧⲏⲣⲟⲩ:</w:t>
            </w:r>
          </w:p>
          <w:p w14:paraId="0CC1A50F" w14:textId="77777777" w:rsidR="00E60591" w:rsidRDefault="00E60591" w:rsidP="00E60591">
            <w:pPr>
              <w:pStyle w:val="CopticVersemulti-line"/>
            </w:pPr>
            <w:r>
              <w:t>ϧⲉⲛ ⲡ̀ϩⲏⲧ ⲙ̀ⲙⲱⲟⲩ ⲉϥⲥⲟⲩⲧⲱⲛ:</w:t>
            </w:r>
          </w:p>
          <w:p w14:paraId="7BE5F23C" w14:textId="77777777" w:rsidR="00E60591" w:rsidRDefault="00E60591" w:rsidP="00E60591">
            <w:pPr>
              <w:pStyle w:val="CopticVersemulti-line"/>
            </w:pPr>
            <w:r>
              <w:t>ⲟⲩⲟϩ ⲁⲩϩⲓⲱⲓϣ ϧⲉⲛ ⲛⲓⲭⲱⲣⲁ ⲧⲏⲣⲟⲩ:</w:t>
            </w:r>
          </w:p>
          <w:p w14:paraId="3F8AD412" w14:textId="77777777" w:rsidR="00E60591" w:rsidRDefault="00E60591" w:rsidP="00E60591">
            <w:pPr>
              <w:pStyle w:val="CopticVerse"/>
            </w:pPr>
            <w:r>
              <w:t>Ⲡⲭⲣⲓⲥⲧⲟⲥ ⲁ̀ⲛⲉⲥⲧⲏⲥ ⲉⲕ ⲛⲉⲕⲣⲟⲛ.</w:t>
            </w:r>
          </w:p>
        </w:tc>
      </w:tr>
      <w:tr w:rsidR="00E60591" w14:paraId="6C6C3081" w14:textId="77777777" w:rsidTr="00E60591">
        <w:trPr>
          <w:cantSplit/>
        </w:trPr>
        <w:tc>
          <w:tcPr>
            <w:tcW w:w="288" w:type="dxa"/>
          </w:tcPr>
          <w:p w14:paraId="4A058DD4" w14:textId="77777777" w:rsidR="00E60591" w:rsidRDefault="00E60591" w:rsidP="00E60591">
            <w:pPr>
              <w:pStyle w:val="CopticCross"/>
            </w:pPr>
            <w:r>
              <w:t>¿</w:t>
            </w:r>
          </w:p>
        </w:tc>
        <w:tc>
          <w:tcPr>
            <w:tcW w:w="3960" w:type="dxa"/>
          </w:tcPr>
          <w:p w14:paraId="521ED78E" w14:textId="77777777" w:rsidR="00E60591" w:rsidRDefault="00E60591" w:rsidP="00E60591">
            <w:pPr>
              <w:pStyle w:val="EngHang"/>
            </w:pPr>
            <w:r>
              <w:t>The Creator of the world</w:t>
            </w:r>
          </w:p>
          <w:p w14:paraId="04403EC0" w14:textId="77777777" w:rsidR="00E60591" w:rsidRDefault="00E60591" w:rsidP="00E60591">
            <w:pPr>
              <w:pStyle w:val="EngHang"/>
            </w:pPr>
            <w:r>
              <w:t>Came to the upper room in Zion,</w:t>
            </w:r>
          </w:p>
          <w:p w14:paraId="2FB40F43" w14:textId="77777777" w:rsidR="00E60591" w:rsidRDefault="00E60591" w:rsidP="00E60591">
            <w:pPr>
              <w:pStyle w:val="EngHang"/>
            </w:pPr>
            <w:r>
              <w:t>To the Apostles,</w:t>
            </w:r>
          </w:p>
          <w:p w14:paraId="29BA4A11" w14:textId="77777777" w:rsidR="00E60591" w:rsidRDefault="00E60591" w:rsidP="00E60591">
            <w:pPr>
              <w:pStyle w:val="EngHangEnd"/>
            </w:pPr>
            <w:r>
              <w:t>Christ is risen from the dead!</w:t>
            </w:r>
          </w:p>
        </w:tc>
        <w:tc>
          <w:tcPr>
            <w:tcW w:w="288" w:type="dxa"/>
          </w:tcPr>
          <w:p w14:paraId="6AB84803" w14:textId="77777777" w:rsidR="00E60591" w:rsidRDefault="00E60591" w:rsidP="00E60591">
            <w:pPr>
              <w:pStyle w:val="CopticCross"/>
            </w:pPr>
          </w:p>
        </w:tc>
        <w:tc>
          <w:tcPr>
            <w:tcW w:w="288" w:type="dxa"/>
          </w:tcPr>
          <w:p w14:paraId="3AAF9320" w14:textId="77777777" w:rsidR="00E60591" w:rsidRDefault="00E60591" w:rsidP="00E60591">
            <w:pPr>
              <w:pStyle w:val="CopticCross"/>
            </w:pPr>
            <w:r>
              <w:t>¿</w:t>
            </w:r>
          </w:p>
        </w:tc>
        <w:tc>
          <w:tcPr>
            <w:tcW w:w="3960" w:type="dxa"/>
          </w:tcPr>
          <w:p w14:paraId="7CAC0C03" w14:textId="77777777" w:rsidR="00E60591" w:rsidRDefault="00E60591" w:rsidP="00E60591">
            <w:pPr>
              <w:pStyle w:val="CopticVersemulti-line"/>
            </w:pPr>
            <w:r>
              <w:t>Ⲡⲓⲣⲉϥⲥⲱⲛⲧ ⲙ̀ⲡⲓⲕⲟⲥⲙⲟⲥ:</w:t>
            </w:r>
          </w:p>
          <w:p w14:paraId="6F55C3AD" w14:textId="77777777" w:rsidR="00E60591" w:rsidRDefault="00E60591" w:rsidP="00E60591">
            <w:pPr>
              <w:pStyle w:val="CopticVersemulti-line"/>
            </w:pPr>
            <w:r>
              <w:t>ϧⲉⲛ ϯⲃⲁϩⲙⲓ ⲛ̀ⲧⲉ Ⲥⲓⲱⲛ:</w:t>
            </w:r>
          </w:p>
          <w:p w14:paraId="4840B5F7" w14:textId="77777777" w:rsidR="00E60591" w:rsidRDefault="00E60591" w:rsidP="00E60591">
            <w:pPr>
              <w:pStyle w:val="CopticVersemulti-line"/>
            </w:pPr>
            <w:r>
              <w:t>ⲁϥⲓ̀ ϣⲁ ⲛⲓⲁ̀ⲡⲟⲥⲧⲟⲗⲟⲥ:</w:t>
            </w:r>
          </w:p>
          <w:p w14:paraId="759190C8" w14:textId="77777777" w:rsidR="00E60591" w:rsidRDefault="00E60591" w:rsidP="00E60591">
            <w:pPr>
              <w:pStyle w:val="CopticVerse"/>
            </w:pPr>
            <w:r>
              <w:t>Ⲡⲭⲣⲓⲥⲧⲟⲥ ⲁ̀ⲛⲉⲥⲧⲏⲥ ⲉⲕ ⲛⲉⲕⲣⲟⲛ.</w:t>
            </w:r>
          </w:p>
        </w:tc>
      </w:tr>
      <w:tr w:rsidR="00E60591" w14:paraId="15FA777A" w14:textId="77777777" w:rsidTr="00E60591">
        <w:trPr>
          <w:cantSplit/>
        </w:trPr>
        <w:tc>
          <w:tcPr>
            <w:tcW w:w="288" w:type="dxa"/>
          </w:tcPr>
          <w:p w14:paraId="0D8DBBC7" w14:textId="77777777" w:rsidR="00E60591" w:rsidRDefault="00E60591" w:rsidP="00E60591">
            <w:pPr>
              <w:pStyle w:val="CopticCross"/>
            </w:pPr>
          </w:p>
        </w:tc>
        <w:tc>
          <w:tcPr>
            <w:tcW w:w="3960" w:type="dxa"/>
          </w:tcPr>
          <w:p w14:paraId="11697EF6" w14:textId="77777777" w:rsidR="00E60591" w:rsidRDefault="00E60591" w:rsidP="00E60591">
            <w:pPr>
              <w:pStyle w:val="EngHang"/>
            </w:pPr>
            <w:r>
              <w:t>The doors of the upper room were shut,</w:t>
            </w:r>
          </w:p>
          <w:p w14:paraId="173869A7" w14:textId="77777777" w:rsidR="00E60591" w:rsidRDefault="00E60591" w:rsidP="00E60591">
            <w:pPr>
              <w:pStyle w:val="EngHang"/>
            </w:pPr>
            <w:r>
              <w:t>As He entered through them by His will,</w:t>
            </w:r>
          </w:p>
          <w:p w14:paraId="6A39EDAD" w14:textId="77777777" w:rsidR="00E60591" w:rsidRDefault="00E60591" w:rsidP="00E60591">
            <w:pPr>
              <w:pStyle w:val="EngHang"/>
            </w:pPr>
            <w:r>
              <w:t>He spoke to them and they heard Him.</w:t>
            </w:r>
          </w:p>
          <w:p w14:paraId="4B600706" w14:textId="77777777" w:rsidR="00E60591" w:rsidRDefault="00E60591" w:rsidP="00E60591">
            <w:pPr>
              <w:pStyle w:val="EngHangEnd"/>
            </w:pPr>
            <w:r>
              <w:t>Christ is risen from the dead!</w:t>
            </w:r>
          </w:p>
        </w:tc>
        <w:tc>
          <w:tcPr>
            <w:tcW w:w="288" w:type="dxa"/>
          </w:tcPr>
          <w:p w14:paraId="3DFA50B7" w14:textId="77777777" w:rsidR="00E60591" w:rsidRDefault="00E60591" w:rsidP="00E60591">
            <w:pPr>
              <w:pStyle w:val="CopticCross"/>
            </w:pPr>
          </w:p>
        </w:tc>
        <w:tc>
          <w:tcPr>
            <w:tcW w:w="288" w:type="dxa"/>
          </w:tcPr>
          <w:p w14:paraId="46F746A9" w14:textId="77777777" w:rsidR="00E60591" w:rsidRDefault="00E60591" w:rsidP="00E60591">
            <w:pPr>
              <w:pStyle w:val="CopticCross"/>
            </w:pPr>
          </w:p>
        </w:tc>
        <w:tc>
          <w:tcPr>
            <w:tcW w:w="3960" w:type="dxa"/>
          </w:tcPr>
          <w:p w14:paraId="175E947E" w14:textId="77777777" w:rsidR="00E60591" w:rsidRDefault="00E60591" w:rsidP="00E60591">
            <w:pPr>
              <w:pStyle w:val="CopticVersemulti-line"/>
            </w:pPr>
            <w:r>
              <w:t>Ⲣⲱⲟⲩ ⲛ̀ϯⲃⲁϩⲙⲓ ⲁⲥϣⲱⲡⲓ ⲉⲩϣⲱⲧⲉⲙ:</w:t>
            </w:r>
          </w:p>
          <w:p w14:paraId="22736A1C" w14:textId="77777777" w:rsidR="00E60591" w:rsidRDefault="00E60591" w:rsidP="00E60591">
            <w:pPr>
              <w:pStyle w:val="CopticVersemulti-line"/>
            </w:pPr>
            <w:r>
              <w:t>ⲁϥϣⲉ ⲉ̀ϧⲟⲩⲛ ⲉ̀ⲣⲱⲟⲩ ϧⲉⲛ ⲡⲉϥϩⲱⲛ:</w:t>
            </w:r>
          </w:p>
          <w:p w14:paraId="40BA80D3" w14:textId="77777777" w:rsidR="00E60591" w:rsidRDefault="00E60591" w:rsidP="00E60591">
            <w:pPr>
              <w:pStyle w:val="CopticVersemulti-line"/>
            </w:pPr>
            <w:r>
              <w:t>ⲁⲩⲥⲁϫⲓ ⲛⲉⲙⲱⲟⲩ ⲟⲩⲟϩ ⲁⲩⲥⲱⲧⲉⲙ:</w:t>
            </w:r>
          </w:p>
          <w:p w14:paraId="4DECF186" w14:textId="77777777" w:rsidR="00E60591" w:rsidRDefault="00E60591" w:rsidP="00E60591">
            <w:pPr>
              <w:pStyle w:val="CopticVerse"/>
            </w:pPr>
            <w:r>
              <w:t>Ⲡⲭⲣⲓⲥⲧⲟⲥ ⲁ̀ⲛⲉⲥⲧⲏⲥ ⲉⲕ ⲛⲉⲕⲣⲟⲛ.</w:t>
            </w:r>
          </w:p>
        </w:tc>
      </w:tr>
      <w:tr w:rsidR="00E60591" w14:paraId="192AADA2" w14:textId="77777777" w:rsidTr="00E60591">
        <w:trPr>
          <w:cantSplit/>
        </w:trPr>
        <w:tc>
          <w:tcPr>
            <w:tcW w:w="288" w:type="dxa"/>
          </w:tcPr>
          <w:p w14:paraId="44C635F9" w14:textId="77777777" w:rsidR="00E60591" w:rsidRDefault="00E60591" w:rsidP="00E60591">
            <w:pPr>
              <w:pStyle w:val="CopticCross"/>
            </w:pPr>
          </w:p>
        </w:tc>
        <w:tc>
          <w:tcPr>
            <w:tcW w:w="3960" w:type="dxa"/>
          </w:tcPr>
          <w:p w14:paraId="03116335" w14:textId="77777777" w:rsidR="00E60591" w:rsidRDefault="00E60591" w:rsidP="00E60591">
            <w:pPr>
              <w:pStyle w:val="EngHang"/>
            </w:pPr>
            <w:r>
              <w:t>Listen to me, O faithful,</w:t>
            </w:r>
          </w:p>
          <w:p w14:paraId="4D17A23F" w14:textId="77777777" w:rsidR="00E60591" w:rsidRDefault="00E60591" w:rsidP="00E60591">
            <w:pPr>
              <w:pStyle w:val="EngHang"/>
            </w:pPr>
            <w:r>
              <w:t>Concerning this glorious work,</w:t>
            </w:r>
          </w:p>
          <w:p w14:paraId="1EB83B5C" w14:textId="77777777" w:rsidR="00E60591" w:rsidRDefault="00E60591" w:rsidP="00E60591">
            <w:pPr>
              <w:pStyle w:val="EngHang"/>
            </w:pPr>
            <w:r>
              <w:t>Which was wrought for our salvation:</w:t>
            </w:r>
          </w:p>
          <w:p w14:paraId="1CC9F531" w14:textId="77777777" w:rsidR="00E60591" w:rsidRDefault="00E60591" w:rsidP="00E60591">
            <w:pPr>
              <w:pStyle w:val="EngHangEnd"/>
            </w:pPr>
            <w:r>
              <w:t>Christ is risen from the dead!</w:t>
            </w:r>
          </w:p>
        </w:tc>
        <w:tc>
          <w:tcPr>
            <w:tcW w:w="288" w:type="dxa"/>
          </w:tcPr>
          <w:p w14:paraId="0AD01832" w14:textId="77777777" w:rsidR="00E60591" w:rsidRDefault="00E60591" w:rsidP="00E60591">
            <w:pPr>
              <w:pStyle w:val="CopticCross"/>
            </w:pPr>
          </w:p>
        </w:tc>
        <w:tc>
          <w:tcPr>
            <w:tcW w:w="288" w:type="dxa"/>
          </w:tcPr>
          <w:p w14:paraId="6C3CDCE6" w14:textId="77777777" w:rsidR="00E60591" w:rsidRDefault="00E60591" w:rsidP="00E60591">
            <w:pPr>
              <w:pStyle w:val="CopticCross"/>
            </w:pPr>
          </w:p>
        </w:tc>
        <w:tc>
          <w:tcPr>
            <w:tcW w:w="3960" w:type="dxa"/>
          </w:tcPr>
          <w:p w14:paraId="75F3603B" w14:textId="77777777" w:rsidR="00E60591" w:rsidRDefault="00E60591" w:rsidP="00E60591">
            <w:pPr>
              <w:pStyle w:val="CopticVersemulti-line"/>
            </w:pPr>
            <w:r>
              <w:t>Ⲥⲱⲧⲉⲙ ⲉ̀ⲣⲟⲓ ⲱ̀ ⲛⲓⲁⲑⲛⲁϩⲧ:</w:t>
            </w:r>
          </w:p>
          <w:p w14:paraId="14BFC13B" w14:textId="77777777" w:rsidR="00E60591" w:rsidRDefault="00E60591" w:rsidP="00E60591">
            <w:pPr>
              <w:pStyle w:val="CopticVersemulti-line"/>
            </w:pPr>
            <w:r>
              <w:t>ϧⲉⲛ ⲡⲁⲓϩⲱⲃ ⲙ̀ⲡⲁⲣⲁⲇⲟⲝⲟⲛ:</w:t>
            </w:r>
          </w:p>
          <w:p w14:paraId="1B64A969" w14:textId="77777777" w:rsidR="00E60591" w:rsidRDefault="00E60591" w:rsidP="00E60591">
            <w:pPr>
              <w:pStyle w:val="CopticVersemulti-line"/>
            </w:pPr>
            <w:r>
              <w:t>ⲫⲏⲉ̀ⲧⲁϥϣⲱⲡⲓ ⲉⲑⲃⲉ ⲡⲉⲛⲥⲱϯ:</w:t>
            </w:r>
          </w:p>
          <w:p w14:paraId="7FC3E4BA" w14:textId="77777777" w:rsidR="00E60591" w:rsidRDefault="00E60591" w:rsidP="00E60591">
            <w:pPr>
              <w:pStyle w:val="CopticVerse"/>
            </w:pPr>
            <w:r>
              <w:t>Ⲡⲭⲣⲓⲥⲧⲟⲥ ⲁ̀ⲛⲉⲥⲧⲏⲥ ⲉⲕ ⲛⲉⲕⲣⲟⲛ.</w:t>
            </w:r>
          </w:p>
        </w:tc>
      </w:tr>
      <w:tr w:rsidR="00E60591" w14:paraId="61BDB35B" w14:textId="77777777" w:rsidTr="00E60591">
        <w:trPr>
          <w:cantSplit/>
        </w:trPr>
        <w:tc>
          <w:tcPr>
            <w:tcW w:w="288" w:type="dxa"/>
          </w:tcPr>
          <w:p w14:paraId="1553CF49" w14:textId="77777777" w:rsidR="00E60591" w:rsidRDefault="00E60591" w:rsidP="00E60591">
            <w:pPr>
              <w:pStyle w:val="CopticCross"/>
            </w:pPr>
            <w:r>
              <w:t>¿</w:t>
            </w:r>
          </w:p>
        </w:tc>
        <w:tc>
          <w:tcPr>
            <w:tcW w:w="3960" w:type="dxa"/>
          </w:tcPr>
          <w:p w14:paraId="4B43D62C" w14:textId="77777777" w:rsidR="00E60591" w:rsidRDefault="00E60591" w:rsidP="00E60591">
            <w:pPr>
              <w:pStyle w:val="EngHang"/>
            </w:pPr>
            <w:r>
              <w:t>We praise and exalt Him,</w:t>
            </w:r>
          </w:p>
          <w:p w14:paraId="047C27BC" w14:textId="77777777" w:rsidR="00E60591" w:rsidRDefault="00E60591" w:rsidP="00E60591">
            <w:pPr>
              <w:pStyle w:val="EngHang"/>
            </w:pPr>
            <w:r>
              <w:t>He Who has risen and saved us,</w:t>
            </w:r>
          </w:p>
          <w:p w14:paraId="2A0D114B" w14:textId="77777777" w:rsidR="00E60591" w:rsidRDefault="00E60591" w:rsidP="00E60591">
            <w:pPr>
              <w:pStyle w:val="EngHang"/>
            </w:pPr>
            <w:r>
              <w:t>And has abolished and despised death.</w:t>
            </w:r>
          </w:p>
          <w:p w14:paraId="525D3459" w14:textId="77777777" w:rsidR="00E60591" w:rsidRDefault="00E60591" w:rsidP="00E60591">
            <w:pPr>
              <w:pStyle w:val="EngHangEnd"/>
            </w:pPr>
            <w:r>
              <w:t>Christ is risen from the dead!</w:t>
            </w:r>
          </w:p>
        </w:tc>
        <w:tc>
          <w:tcPr>
            <w:tcW w:w="288" w:type="dxa"/>
          </w:tcPr>
          <w:p w14:paraId="5CAE2CD2" w14:textId="77777777" w:rsidR="00E60591" w:rsidRDefault="00E60591" w:rsidP="00E60591">
            <w:pPr>
              <w:pStyle w:val="CopticCross"/>
            </w:pPr>
          </w:p>
        </w:tc>
        <w:tc>
          <w:tcPr>
            <w:tcW w:w="288" w:type="dxa"/>
          </w:tcPr>
          <w:p w14:paraId="20FA631C" w14:textId="77777777" w:rsidR="00E60591" w:rsidRDefault="00E60591" w:rsidP="00E60591">
            <w:pPr>
              <w:pStyle w:val="CopticCross"/>
            </w:pPr>
            <w:r>
              <w:t>¿</w:t>
            </w:r>
          </w:p>
        </w:tc>
        <w:tc>
          <w:tcPr>
            <w:tcW w:w="3960" w:type="dxa"/>
          </w:tcPr>
          <w:p w14:paraId="40B8F573" w14:textId="77777777" w:rsidR="00E60591" w:rsidRDefault="00E60591" w:rsidP="00E60591">
            <w:pPr>
              <w:pStyle w:val="CopticVersemulti-line"/>
            </w:pPr>
            <w:r>
              <w:t>Ⲧⲉⲛϩⲱⲥ ⲉ̀ⲣⲟϥ ⲧⲉⲛⲉⲣϩⲟⲩⲟ̀ ϭⲁⲥϥ:</w:t>
            </w:r>
          </w:p>
          <w:p w14:paraId="12AD132C" w14:textId="77777777" w:rsidR="00E60591" w:rsidRDefault="00E60591" w:rsidP="00E60591">
            <w:pPr>
              <w:pStyle w:val="CopticVersemulti-line"/>
            </w:pPr>
            <w:r>
              <w:t>ⲫⲏⲉ̀ⲧⲁϥⲧⲱⲛϥ ⲁϥⲥⲱϯ ⲙ̀ⲙⲟⲛ:</w:t>
            </w:r>
          </w:p>
          <w:p w14:paraId="14C54306" w14:textId="77777777" w:rsidR="00E60591" w:rsidRDefault="00E60591" w:rsidP="00E60591">
            <w:pPr>
              <w:pStyle w:val="CopticVersemulti-line"/>
            </w:pPr>
            <w:r>
              <w:t>ⲁϥⲕⲱⲣϥ ⲙ̀ⲫ̀ⲙⲟⲩ ⲁϥϯϣⲟϣϥ:</w:t>
            </w:r>
          </w:p>
          <w:p w14:paraId="6EA8EDF5" w14:textId="77777777" w:rsidR="00E60591" w:rsidRPr="00FE0104" w:rsidRDefault="00E60591" w:rsidP="00E60591">
            <w:pPr>
              <w:pStyle w:val="CopticVerse"/>
            </w:pPr>
            <w:r>
              <w:t>Ⲡⲭⲣⲓⲥⲧⲟⲥ ⲁ̀ⲛⲉⲥⲧⲏⲥ ⲉⲕ ⲛⲉⲕⲣⲟⲛ.</w:t>
            </w:r>
          </w:p>
        </w:tc>
      </w:tr>
      <w:tr w:rsidR="00E60591" w14:paraId="439A197F" w14:textId="77777777" w:rsidTr="00E60591">
        <w:trPr>
          <w:cantSplit/>
        </w:trPr>
        <w:tc>
          <w:tcPr>
            <w:tcW w:w="288" w:type="dxa"/>
          </w:tcPr>
          <w:p w14:paraId="4596A4DE" w14:textId="77777777" w:rsidR="00E60591" w:rsidRDefault="00E60591" w:rsidP="00E60591">
            <w:pPr>
              <w:pStyle w:val="CopticCross"/>
            </w:pPr>
            <w:r>
              <w:t>¿</w:t>
            </w:r>
          </w:p>
        </w:tc>
        <w:tc>
          <w:tcPr>
            <w:tcW w:w="3960" w:type="dxa"/>
          </w:tcPr>
          <w:p w14:paraId="3F3FA753" w14:textId="77777777" w:rsidR="00E60591" w:rsidRDefault="00E60591" w:rsidP="00E60591">
            <w:pPr>
              <w:pStyle w:val="EngHang"/>
            </w:pPr>
            <w:r>
              <w:t>The Son of God turned our sorrow</w:t>
            </w:r>
          </w:p>
          <w:p w14:paraId="0802EA5B" w14:textId="77777777" w:rsidR="00E60591" w:rsidRDefault="00E60591" w:rsidP="00E60591">
            <w:pPr>
              <w:pStyle w:val="EngHang"/>
            </w:pPr>
            <w:r>
              <w:t>Into His upright faith,</w:t>
            </w:r>
          </w:p>
          <w:p w14:paraId="72E5584F" w14:textId="77777777" w:rsidR="00E60591" w:rsidRDefault="00E60591" w:rsidP="00E60591">
            <w:pPr>
              <w:pStyle w:val="EngHang"/>
            </w:pPr>
            <w:r>
              <w:t>And He saved us from our sins.</w:t>
            </w:r>
          </w:p>
          <w:p w14:paraId="6379B1D4" w14:textId="77777777" w:rsidR="00E60591" w:rsidRDefault="00E60591" w:rsidP="00E60591">
            <w:pPr>
              <w:pStyle w:val="EngHangEnd"/>
            </w:pPr>
            <w:r>
              <w:t>Christ is risen from the dead!</w:t>
            </w:r>
          </w:p>
        </w:tc>
        <w:tc>
          <w:tcPr>
            <w:tcW w:w="288" w:type="dxa"/>
          </w:tcPr>
          <w:p w14:paraId="4EA7F7D8" w14:textId="77777777" w:rsidR="00E60591" w:rsidRDefault="00E60591" w:rsidP="00E60591">
            <w:pPr>
              <w:pStyle w:val="CopticCross"/>
            </w:pPr>
          </w:p>
        </w:tc>
        <w:tc>
          <w:tcPr>
            <w:tcW w:w="288" w:type="dxa"/>
          </w:tcPr>
          <w:p w14:paraId="1CDBED8A" w14:textId="77777777" w:rsidR="00E60591" w:rsidRDefault="00E60591" w:rsidP="00E60591">
            <w:pPr>
              <w:pStyle w:val="CopticCross"/>
            </w:pPr>
            <w:r>
              <w:t>¿</w:t>
            </w:r>
          </w:p>
        </w:tc>
        <w:tc>
          <w:tcPr>
            <w:tcW w:w="3960" w:type="dxa"/>
          </w:tcPr>
          <w:p w14:paraId="3C349954" w14:textId="77777777" w:rsidR="00E60591" w:rsidRDefault="00E60591" w:rsidP="00E60591">
            <w:pPr>
              <w:pStyle w:val="CopticVersemulti-line"/>
            </w:pPr>
            <w:r>
              <w:t>Ⲩⲥ̄ Ⲑⲥ̄ ⲑϥⲫⲱⲛϩ ⲙ̀ⲡⲉⲛϩⲏⲃⲓ:</w:t>
            </w:r>
          </w:p>
          <w:p w14:paraId="48EB0F52" w14:textId="77777777" w:rsidR="00E60591" w:rsidRDefault="00E60591" w:rsidP="00E60591">
            <w:pPr>
              <w:pStyle w:val="CopticVersemulti-line"/>
            </w:pPr>
            <w:r>
              <w:t>ⲉ̀ⲡⲉϥⲛⲁϩϯ ⲉⲧⲥⲟⲩⲧⲱⲛ:</w:t>
            </w:r>
          </w:p>
          <w:p w14:paraId="7CB79487" w14:textId="77777777" w:rsidR="00E60591" w:rsidRDefault="00E60591" w:rsidP="00E60591">
            <w:pPr>
              <w:pStyle w:val="CopticVersemulti-line"/>
            </w:pPr>
            <w:r>
              <w:t>ⲟⲩⲟϩ ⲁϥⲥⲟⲧⲉⲛ ϧⲉⲛ ⲛⲉⲛⲛⲟⲃⲓ:</w:t>
            </w:r>
          </w:p>
          <w:p w14:paraId="29C9F3C8" w14:textId="77777777" w:rsidR="00E60591" w:rsidRDefault="00E60591" w:rsidP="00E60591">
            <w:pPr>
              <w:pStyle w:val="CopticVerse"/>
            </w:pPr>
            <w:r>
              <w:t>Ⲡⲭⲣⲓⲥⲧⲟⲥ ⲁ̀ⲛⲉⲥⲧⲏⲥ ⲉⲕ ⲛⲉⲕⲣⲟⲛ.</w:t>
            </w:r>
          </w:p>
        </w:tc>
      </w:tr>
      <w:tr w:rsidR="00E60591" w14:paraId="291093E7" w14:textId="77777777" w:rsidTr="00E60591">
        <w:trPr>
          <w:cantSplit/>
        </w:trPr>
        <w:tc>
          <w:tcPr>
            <w:tcW w:w="288" w:type="dxa"/>
          </w:tcPr>
          <w:p w14:paraId="09D0EED0" w14:textId="77777777" w:rsidR="00E60591" w:rsidRDefault="00E60591" w:rsidP="00E60591">
            <w:pPr>
              <w:pStyle w:val="CopticCross"/>
            </w:pPr>
          </w:p>
        </w:tc>
        <w:tc>
          <w:tcPr>
            <w:tcW w:w="3960" w:type="dxa"/>
          </w:tcPr>
          <w:p w14:paraId="2F665497" w14:textId="77777777" w:rsidR="00E60591" w:rsidRDefault="00E60591" w:rsidP="00E60591">
            <w:pPr>
              <w:pStyle w:val="EngHang"/>
            </w:pPr>
            <w:r>
              <w:t>This is the great day</w:t>
            </w:r>
          </w:p>
          <w:p w14:paraId="03C7F316" w14:textId="77777777" w:rsidR="00E60591" w:rsidRDefault="00E60591" w:rsidP="00E60591">
            <w:pPr>
              <w:pStyle w:val="EngHang"/>
            </w:pPr>
            <w:r>
              <w:t>Of the King of ages,</w:t>
            </w:r>
          </w:p>
          <w:p w14:paraId="28C53862" w14:textId="77777777" w:rsidR="00E60591" w:rsidRDefault="00E60591" w:rsidP="00E60591">
            <w:pPr>
              <w:pStyle w:val="EngHang"/>
            </w:pPr>
            <w:r>
              <w:t>The day of His salvation.</w:t>
            </w:r>
          </w:p>
          <w:p w14:paraId="3110D395" w14:textId="77777777" w:rsidR="00E60591" w:rsidRDefault="00E60591" w:rsidP="00E60591">
            <w:pPr>
              <w:pStyle w:val="EngHangEnd"/>
            </w:pPr>
            <w:r>
              <w:t>Christ is risen from the dead!</w:t>
            </w:r>
          </w:p>
        </w:tc>
        <w:tc>
          <w:tcPr>
            <w:tcW w:w="288" w:type="dxa"/>
          </w:tcPr>
          <w:p w14:paraId="6D91B5A5" w14:textId="77777777" w:rsidR="00E60591" w:rsidRDefault="00E60591" w:rsidP="00E60591">
            <w:pPr>
              <w:pStyle w:val="CopticCross"/>
            </w:pPr>
          </w:p>
        </w:tc>
        <w:tc>
          <w:tcPr>
            <w:tcW w:w="288" w:type="dxa"/>
          </w:tcPr>
          <w:p w14:paraId="09F275D4" w14:textId="77777777" w:rsidR="00E60591" w:rsidRDefault="00E60591" w:rsidP="00E60591">
            <w:pPr>
              <w:pStyle w:val="CopticCross"/>
            </w:pPr>
          </w:p>
        </w:tc>
        <w:tc>
          <w:tcPr>
            <w:tcW w:w="3960" w:type="dxa"/>
          </w:tcPr>
          <w:p w14:paraId="359EF54C" w14:textId="77777777" w:rsidR="00E60591" w:rsidRDefault="00E60591" w:rsidP="00E60591">
            <w:pPr>
              <w:pStyle w:val="CopticVersemulti-line"/>
            </w:pPr>
            <w:r>
              <w:t>Ⲫⲁⲓ ⲡⲉ ⲡⲓⲉ̀ϩⲟⲟⲩ ⲛ̀ⲛⲓϣϯ:</w:t>
            </w:r>
          </w:p>
          <w:p w14:paraId="2E352FB0" w14:textId="77777777" w:rsidR="00E60591" w:rsidRDefault="00E60591" w:rsidP="00E60591">
            <w:pPr>
              <w:pStyle w:val="CopticVersemulti-line"/>
            </w:pPr>
            <w:r>
              <w:t>ⲛ̀ⲧⲉ ⲡ̀ⲟⲩⲣⲟ ⲛ̀ⲛⲓⲉ̀ⲱⲛ:</w:t>
            </w:r>
          </w:p>
          <w:p w14:paraId="49734CED" w14:textId="77777777" w:rsidR="00E60591" w:rsidRDefault="00E60591" w:rsidP="00E60591">
            <w:pPr>
              <w:pStyle w:val="CopticVersemulti-line"/>
            </w:pPr>
            <w:r>
              <w:t>ⲑⲁⲙⲓⲟ̀ ⲛⲁϥ ⲛ̀ⲟⲩⲥⲱϯ:</w:t>
            </w:r>
          </w:p>
          <w:p w14:paraId="675AFFB4" w14:textId="77777777" w:rsidR="00E60591" w:rsidRDefault="00E60591" w:rsidP="00E60591">
            <w:pPr>
              <w:pStyle w:val="CopticVerse"/>
            </w:pPr>
            <w:r>
              <w:t>Ⲡⲭⲣⲓⲥⲧⲟⲥ ⲁ̀ⲛⲉⲥⲧⲏⲥ ⲉⲕ ⲛⲉⲕⲣⲟⲛ.</w:t>
            </w:r>
          </w:p>
        </w:tc>
      </w:tr>
      <w:tr w:rsidR="00E60591" w14:paraId="6A39F405" w14:textId="77777777" w:rsidTr="00E60591">
        <w:trPr>
          <w:cantSplit/>
        </w:trPr>
        <w:tc>
          <w:tcPr>
            <w:tcW w:w="288" w:type="dxa"/>
          </w:tcPr>
          <w:p w14:paraId="7C06D3E4" w14:textId="77777777" w:rsidR="00E60591" w:rsidRDefault="00E60591" w:rsidP="00E60591">
            <w:pPr>
              <w:pStyle w:val="CopticCross"/>
            </w:pPr>
          </w:p>
        </w:tc>
        <w:tc>
          <w:tcPr>
            <w:tcW w:w="3960" w:type="dxa"/>
          </w:tcPr>
          <w:p w14:paraId="2CFBBCE7" w14:textId="77777777" w:rsidR="00E60591" w:rsidRDefault="00E60591" w:rsidP="00E60591">
            <w:pPr>
              <w:pStyle w:val="EngHang"/>
            </w:pPr>
            <w:r>
              <w:t>Hail to the holy Resurrection,</w:t>
            </w:r>
          </w:p>
          <w:p w14:paraId="508AB31F" w14:textId="77777777" w:rsidR="00E60591" w:rsidRDefault="00E60591" w:rsidP="00E60591">
            <w:pPr>
              <w:pStyle w:val="EngHang"/>
            </w:pPr>
            <w:r>
              <w:t>In which He rose and saved us</w:t>
            </w:r>
          </w:p>
          <w:p w14:paraId="740697DB" w14:textId="77777777" w:rsidR="00E60591" w:rsidRPr="0030209C" w:rsidRDefault="00E60591" w:rsidP="00E60591">
            <w:pPr>
              <w:pStyle w:val="EngHang"/>
              <w:rPr>
                <w:iCs/>
              </w:rPr>
            </w:pPr>
            <w:r>
              <w:t>On the holy Sunday.</w:t>
            </w:r>
          </w:p>
          <w:p w14:paraId="3BFCA678" w14:textId="77777777" w:rsidR="00E60591" w:rsidRDefault="00E60591" w:rsidP="00E60591">
            <w:pPr>
              <w:pStyle w:val="EngHangEnd"/>
            </w:pPr>
            <w:r>
              <w:t>Christ is risen from the dead!</w:t>
            </w:r>
          </w:p>
        </w:tc>
        <w:tc>
          <w:tcPr>
            <w:tcW w:w="288" w:type="dxa"/>
          </w:tcPr>
          <w:p w14:paraId="668B1173" w14:textId="77777777" w:rsidR="00E60591" w:rsidRDefault="00E60591" w:rsidP="00E60591">
            <w:pPr>
              <w:pStyle w:val="CopticCross"/>
            </w:pPr>
          </w:p>
        </w:tc>
        <w:tc>
          <w:tcPr>
            <w:tcW w:w="288" w:type="dxa"/>
          </w:tcPr>
          <w:p w14:paraId="00294A0A" w14:textId="77777777" w:rsidR="00E60591" w:rsidRDefault="00E60591" w:rsidP="00E60591">
            <w:pPr>
              <w:pStyle w:val="CopticCross"/>
            </w:pPr>
          </w:p>
        </w:tc>
        <w:tc>
          <w:tcPr>
            <w:tcW w:w="3960" w:type="dxa"/>
          </w:tcPr>
          <w:p w14:paraId="4B0A0C44" w14:textId="77777777" w:rsidR="00E60591" w:rsidRDefault="00E60591" w:rsidP="00E60591">
            <w:pPr>
              <w:pStyle w:val="CopticVersemulti-line"/>
            </w:pPr>
            <w:r>
              <w:t>Ⲭⲉⲣⲉ ⲧⲉϥⲁ̀ⲛⲁⲥⲧⲁⲥⲓⲥ ⲉⲑⲟⲩⲁⲃ:</w:t>
            </w:r>
          </w:p>
          <w:p w14:paraId="5B85741B" w14:textId="77777777" w:rsidR="00E60591" w:rsidRDefault="00E60591" w:rsidP="00E60591">
            <w:pPr>
              <w:pStyle w:val="CopticVersemulti-line"/>
            </w:pPr>
            <w:r>
              <w:t>ⲫⲏⲉ̀ⲧⲁϥⲧⲱⲛϥ ⲁϥⲥⲱϯ ⲙ̀ⲙⲟⲛ:</w:t>
            </w:r>
          </w:p>
          <w:p w14:paraId="29C40B26" w14:textId="77777777" w:rsidR="00E60591" w:rsidRDefault="00E60591" w:rsidP="00E60591">
            <w:pPr>
              <w:pStyle w:val="CopticVersemulti-line"/>
            </w:pPr>
            <w:r>
              <w:t>ϧⲉⲛ ϯⲕⲩⲣⲓⲁⲕⲏ ⲉⲑⲟⲩⲁⲃ:</w:t>
            </w:r>
          </w:p>
          <w:p w14:paraId="60EC7463" w14:textId="77777777" w:rsidR="00E60591" w:rsidRDefault="00E60591" w:rsidP="00E60591">
            <w:pPr>
              <w:pStyle w:val="CopticVerse"/>
            </w:pPr>
            <w:r>
              <w:t>Ⲡⲭⲣⲓⲥⲧⲟⲥ ⲁ̀ⲛⲉⲥⲧⲏⲥ ⲉⲕ ⲛⲉⲕⲣⲟⲛ.</w:t>
            </w:r>
          </w:p>
        </w:tc>
      </w:tr>
      <w:tr w:rsidR="00E60591" w14:paraId="24D8AD3C" w14:textId="77777777" w:rsidTr="00E60591">
        <w:trPr>
          <w:cantSplit/>
        </w:trPr>
        <w:tc>
          <w:tcPr>
            <w:tcW w:w="288" w:type="dxa"/>
          </w:tcPr>
          <w:p w14:paraId="4C535FE6" w14:textId="77777777" w:rsidR="00E60591" w:rsidRDefault="00E60591" w:rsidP="00E60591">
            <w:pPr>
              <w:pStyle w:val="CopticCross"/>
            </w:pPr>
            <w:r>
              <w:t>¿</w:t>
            </w:r>
          </w:p>
        </w:tc>
        <w:tc>
          <w:tcPr>
            <w:tcW w:w="3960" w:type="dxa"/>
          </w:tcPr>
          <w:p w14:paraId="3592CC9A" w14:textId="77777777" w:rsidR="00E60591" w:rsidRDefault="00E60591" w:rsidP="00E60591">
            <w:pPr>
              <w:pStyle w:val="EngHang"/>
            </w:pPr>
            <w:r>
              <w:t>We worship Him, and ask Him,</w:t>
            </w:r>
          </w:p>
          <w:p w14:paraId="5BC005D0" w14:textId="77777777" w:rsidR="00E60591" w:rsidRDefault="00E60591" w:rsidP="00E60591">
            <w:pPr>
              <w:pStyle w:val="EngHang"/>
            </w:pPr>
            <w:r>
              <w:t>The Saviour of our souls,</w:t>
            </w:r>
          </w:p>
          <w:p w14:paraId="70ABDC8B" w14:textId="77777777" w:rsidR="00E60591" w:rsidRDefault="00E60591" w:rsidP="00E60591">
            <w:pPr>
              <w:pStyle w:val="EngHang"/>
            </w:pPr>
            <w:r>
              <w:t>To hear our prayers.</w:t>
            </w:r>
          </w:p>
          <w:p w14:paraId="0C38B47D" w14:textId="77777777" w:rsidR="00E60591" w:rsidRDefault="00E60591" w:rsidP="00E60591">
            <w:pPr>
              <w:pStyle w:val="EngHangEnd"/>
            </w:pPr>
            <w:r>
              <w:t>Christ is risen from the dead!</w:t>
            </w:r>
          </w:p>
        </w:tc>
        <w:tc>
          <w:tcPr>
            <w:tcW w:w="288" w:type="dxa"/>
          </w:tcPr>
          <w:p w14:paraId="7670D9C7" w14:textId="77777777" w:rsidR="00E60591" w:rsidRDefault="00E60591" w:rsidP="00E60591">
            <w:pPr>
              <w:pStyle w:val="CopticCross"/>
            </w:pPr>
          </w:p>
        </w:tc>
        <w:tc>
          <w:tcPr>
            <w:tcW w:w="288" w:type="dxa"/>
          </w:tcPr>
          <w:p w14:paraId="625F943D" w14:textId="77777777" w:rsidR="00E60591" w:rsidRDefault="00E60591" w:rsidP="00E60591">
            <w:pPr>
              <w:pStyle w:val="CopticCross"/>
            </w:pPr>
            <w:r>
              <w:t>¿</w:t>
            </w:r>
          </w:p>
        </w:tc>
        <w:tc>
          <w:tcPr>
            <w:tcW w:w="3960" w:type="dxa"/>
          </w:tcPr>
          <w:p w14:paraId="07C6C633" w14:textId="77777777" w:rsidR="00E60591" w:rsidRDefault="00E60591" w:rsidP="00E60591">
            <w:pPr>
              <w:pStyle w:val="CopticVersemulti-line"/>
            </w:pPr>
            <w:r>
              <w:t>Ⲯⲱⲧⲏⲣ ⲛ̀ⲧⲉ ⲛⲉⲛⲯⲩⲭⲏ:</w:t>
            </w:r>
          </w:p>
          <w:p w14:paraId="6FAE446D" w14:textId="77777777" w:rsidR="00E60591" w:rsidRDefault="00E60591" w:rsidP="00E60591">
            <w:pPr>
              <w:pStyle w:val="CopticVersemulti-line"/>
            </w:pPr>
            <w:r>
              <w:t>ⲧⲉⲛⲟⲩⲱϣⲧ ⲙ̀ⲙⲟϥ ⲧⲉⲛⲧⲱⲃϩ ⲁⲛⲟⲛ:</w:t>
            </w:r>
          </w:p>
          <w:p w14:paraId="0B8408C1" w14:textId="77777777" w:rsidR="00E60591" w:rsidRDefault="00E60591" w:rsidP="00E60591">
            <w:pPr>
              <w:pStyle w:val="CopticVersemulti-line"/>
            </w:pPr>
            <w:r>
              <w:t>ⲛ̀ⲧⲉϥⲥⲱⲧⲉⲙ ⲛ̀ⲛⲉⲛⲉⲩⲭⲏ:</w:t>
            </w:r>
          </w:p>
          <w:p w14:paraId="63509107" w14:textId="77777777" w:rsidR="00E60591" w:rsidRDefault="00E60591" w:rsidP="00E60591">
            <w:pPr>
              <w:pStyle w:val="CopticVerse"/>
            </w:pPr>
            <w:r>
              <w:t>Ⲡⲭⲣⲓⲥⲧⲟⲥ ⲁ̀ⲛⲉⲥⲧⲏⲥ ⲉⲕ ⲛⲉⲕⲣⲟⲛ.</w:t>
            </w:r>
          </w:p>
        </w:tc>
      </w:tr>
      <w:tr w:rsidR="00E60591" w14:paraId="55475326" w14:textId="77777777" w:rsidTr="00E60591">
        <w:trPr>
          <w:cantSplit/>
        </w:trPr>
        <w:tc>
          <w:tcPr>
            <w:tcW w:w="288" w:type="dxa"/>
          </w:tcPr>
          <w:p w14:paraId="277A9BA8" w14:textId="77777777" w:rsidR="00E60591" w:rsidRDefault="00E60591" w:rsidP="00E60591">
            <w:pPr>
              <w:pStyle w:val="CopticCross"/>
            </w:pPr>
            <w:r>
              <w:t>¿</w:t>
            </w:r>
          </w:p>
        </w:tc>
        <w:tc>
          <w:tcPr>
            <w:tcW w:w="3960" w:type="dxa"/>
          </w:tcPr>
          <w:p w14:paraId="25B2531A" w14:textId="77777777" w:rsidR="00E60591" w:rsidRDefault="00E60591" w:rsidP="00E60591">
            <w:pPr>
              <w:pStyle w:val="EngHang"/>
            </w:pPr>
            <w:r>
              <w:t>O our Lord Jesus Christ,</w:t>
            </w:r>
          </w:p>
          <w:p w14:paraId="452AC278" w14:textId="77777777" w:rsidR="00E60591" w:rsidRDefault="00E60591" w:rsidP="00E60591">
            <w:pPr>
              <w:pStyle w:val="EngHang"/>
            </w:pPr>
            <w:r>
              <w:t>Who rose and saved us,</w:t>
            </w:r>
          </w:p>
          <w:p w14:paraId="14734E03" w14:textId="77777777" w:rsidR="00E60591" w:rsidRDefault="00E60591" w:rsidP="00E60591">
            <w:pPr>
              <w:pStyle w:val="EngHang"/>
            </w:pPr>
            <w:r>
              <w:t>Make us worthy to proclaim:</w:t>
            </w:r>
          </w:p>
          <w:p w14:paraId="26848975" w14:textId="77777777" w:rsidR="00E60591" w:rsidRDefault="00E60591" w:rsidP="00E60591">
            <w:pPr>
              <w:pStyle w:val="EngHangEnd"/>
            </w:pPr>
            <w:r>
              <w:t>“Christ is risen from the dead!”</w:t>
            </w:r>
          </w:p>
        </w:tc>
        <w:tc>
          <w:tcPr>
            <w:tcW w:w="288" w:type="dxa"/>
          </w:tcPr>
          <w:p w14:paraId="459A021B" w14:textId="77777777" w:rsidR="00E60591" w:rsidRDefault="00E60591" w:rsidP="00E60591">
            <w:pPr>
              <w:pStyle w:val="CopticCross"/>
            </w:pPr>
          </w:p>
        </w:tc>
        <w:tc>
          <w:tcPr>
            <w:tcW w:w="288" w:type="dxa"/>
          </w:tcPr>
          <w:p w14:paraId="404F8CEA" w14:textId="77777777" w:rsidR="00E60591" w:rsidRDefault="00E60591" w:rsidP="00E60591">
            <w:pPr>
              <w:pStyle w:val="CopticCross"/>
            </w:pPr>
            <w:r>
              <w:t>¿</w:t>
            </w:r>
          </w:p>
        </w:tc>
        <w:tc>
          <w:tcPr>
            <w:tcW w:w="3960" w:type="dxa"/>
          </w:tcPr>
          <w:p w14:paraId="46DDD54F" w14:textId="77777777" w:rsidR="00E60591" w:rsidRDefault="00E60591" w:rsidP="00E60591">
            <w:pPr>
              <w:pStyle w:val="CopticVersemulti-line"/>
            </w:pPr>
            <w:r>
              <w:t>Ⲱ Ⲡⲉⲛϭⲟⲓⲥ Ⲓⲏⲥⲟⲩⲥ Ⲡⲭⲣⲓⲥⲧⲟⲥ:</w:t>
            </w:r>
          </w:p>
          <w:p w14:paraId="474D0B8B" w14:textId="77777777" w:rsidR="00E60591" w:rsidRDefault="00E60591" w:rsidP="00E60591">
            <w:pPr>
              <w:pStyle w:val="CopticVersemulti-line"/>
            </w:pPr>
            <w:r>
              <w:t>ⲫⲏⲉ̀ⲧⲁϥⲧⲱⲛϥ ⲁϥⲥⲱϯ ⲙ̀ⲙⲟⲛ:</w:t>
            </w:r>
          </w:p>
          <w:p w14:paraId="71C0B726" w14:textId="77777777" w:rsidR="00E60591" w:rsidRDefault="00E60591" w:rsidP="00E60591">
            <w:pPr>
              <w:pStyle w:val="CopticVersemulti-line"/>
            </w:pPr>
            <w:r>
              <w:t>ⲁ̀ⲣⲓⲧⲉⲛ ⲛ̀ⲉⲙⲡ̀ϣⲁ ⲛ̀ϫⲟⲥ:</w:t>
            </w:r>
          </w:p>
          <w:p w14:paraId="093F1CFA" w14:textId="77777777" w:rsidR="00E60591" w:rsidRDefault="00E60591" w:rsidP="00E60591">
            <w:pPr>
              <w:pStyle w:val="CopticVerse"/>
            </w:pPr>
            <w:r>
              <w:t>Ⲡⲭⲣⲓⲥⲧⲟⲥ ⲁ̀ⲛⲉⲥⲧⲏⲥ ⲉⲕ ⲛⲉⲕⲣⲟⲛ.</w:t>
            </w:r>
          </w:p>
        </w:tc>
      </w:tr>
    </w:tbl>
    <w:p w14:paraId="2C4DB8B7" w14:textId="77777777" w:rsidR="00E60591" w:rsidRDefault="00E60591" w:rsidP="00E60591">
      <w:pPr>
        <w:pStyle w:val="Heading4"/>
      </w:pPr>
      <w:bookmarkStart w:id="1159" w:name="_Ref482774011"/>
      <w:r>
        <w:t>Psali Adam After the Fourth Canticle</w:t>
      </w:r>
      <w:bookmarkEnd w:id="115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E60591" w14:paraId="4550D9FB" w14:textId="77777777" w:rsidTr="00E60591">
        <w:trPr>
          <w:cantSplit/>
        </w:trPr>
        <w:tc>
          <w:tcPr>
            <w:tcW w:w="288" w:type="dxa"/>
          </w:tcPr>
          <w:p w14:paraId="3CB40B23" w14:textId="77777777" w:rsidR="00E60591" w:rsidRDefault="00E60591" w:rsidP="00E60591">
            <w:pPr>
              <w:pStyle w:val="CopticCross"/>
            </w:pPr>
          </w:p>
        </w:tc>
        <w:tc>
          <w:tcPr>
            <w:tcW w:w="3960" w:type="dxa"/>
          </w:tcPr>
          <w:p w14:paraId="621C2291" w14:textId="77777777" w:rsidR="00E60591" w:rsidRDefault="00E60591" w:rsidP="00E60591">
            <w:pPr>
              <w:pStyle w:val="EngHang"/>
            </w:pPr>
            <w:r>
              <w:t>The Lord is awakened,</w:t>
            </w:r>
          </w:p>
          <w:p w14:paraId="6C67013F" w14:textId="77777777" w:rsidR="00E60591" w:rsidRDefault="00E60591" w:rsidP="00E60591">
            <w:pPr>
              <w:pStyle w:val="EngHang"/>
            </w:pPr>
            <w:r>
              <w:t>As One from sleep,</w:t>
            </w:r>
          </w:p>
          <w:p w14:paraId="46A7AF4B" w14:textId="77777777" w:rsidR="00E60591" w:rsidRDefault="00E60591" w:rsidP="00E60591">
            <w:pPr>
              <w:pStyle w:val="EngHang"/>
            </w:pPr>
            <w:r>
              <w:t>That He might save</w:t>
            </w:r>
          </w:p>
          <w:p w14:paraId="29FCAF2F" w14:textId="77777777" w:rsidR="00E60591" w:rsidRDefault="00E60591" w:rsidP="00E60591">
            <w:pPr>
              <w:pStyle w:val="EngHangEnd"/>
            </w:pPr>
            <w:r>
              <w:t>Those who have fallen asleep.</w:t>
            </w:r>
          </w:p>
        </w:tc>
        <w:tc>
          <w:tcPr>
            <w:tcW w:w="288" w:type="dxa"/>
          </w:tcPr>
          <w:p w14:paraId="5DD956DE" w14:textId="77777777" w:rsidR="00E60591" w:rsidRDefault="00E60591" w:rsidP="00E60591">
            <w:pPr>
              <w:pStyle w:val="CopticCross"/>
            </w:pPr>
          </w:p>
        </w:tc>
        <w:tc>
          <w:tcPr>
            <w:tcW w:w="288" w:type="dxa"/>
          </w:tcPr>
          <w:p w14:paraId="75E676B6" w14:textId="77777777" w:rsidR="00E60591" w:rsidRDefault="00E60591" w:rsidP="00E60591">
            <w:pPr>
              <w:pStyle w:val="CopticCross"/>
            </w:pPr>
          </w:p>
        </w:tc>
        <w:tc>
          <w:tcPr>
            <w:tcW w:w="3960" w:type="dxa"/>
          </w:tcPr>
          <w:p w14:paraId="25650BD2" w14:textId="77777777" w:rsidR="00E60591" w:rsidRDefault="00E60591" w:rsidP="00E60591">
            <w:pPr>
              <w:pStyle w:val="CopticVersemulti-line"/>
            </w:pPr>
            <w:r>
              <w:t>Ⲁϥⲧⲱⲛϥ ⲛ̀ϫⲉ Ⲫⲛⲟⲩϯ:</w:t>
            </w:r>
          </w:p>
          <w:p w14:paraId="308339C0" w14:textId="77777777" w:rsidR="00E60591" w:rsidRDefault="00E60591" w:rsidP="00E60591">
            <w:pPr>
              <w:pStyle w:val="CopticVersemulti-line"/>
            </w:pPr>
            <w:r>
              <w:t>ⲙ̀ⲫ̀ⲣⲏϯ ⲙ̀ⲫⲏⲉ̀ⲧⲉⲛⲕⲟⲧ:</w:t>
            </w:r>
          </w:p>
          <w:p w14:paraId="354B5903" w14:textId="77777777" w:rsidR="00E60591" w:rsidRDefault="00E60591" w:rsidP="00E60591">
            <w:pPr>
              <w:pStyle w:val="CopticVersemulti-line"/>
            </w:pPr>
            <w:r>
              <w:t>ϩⲓⲛⲁ ⲛ̀ⲧⲉϥⲥⲱϯ:</w:t>
            </w:r>
          </w:p>
          <w:p w14:paraId="26A28EE6" w14:textId="77777777" w:rsidR="00E60591" w:rsidRPr="005130A7" w:rsidRDefault="00E60591" w:rsidP="00E60591">
            <w:pPr>
              <w:pStyle w:val="CopticVerse"/>
            </w:pPr>
            <w:r>
              <w:t>ⲛ̀ⲛⲏⲉ̀ⲧⲁⲩⲉⲛⲕⲟⲧ.</w:t>
            </w:r>
          </w:p>
        </w:tc>
      </w:tr>
      <w:tr w:rsidR="00E60591" w14:paraId="20E1406F" w14:textId="77777777" w:rsidTr="00E60591">
        <w:trPr>
          <w:cantSplit/>
        </w:trPr>
        <w:tc>
          <w:tcPr>
            <w:tcW w:w="288" w:type="dxa"/>
          </w:tcPr>
          <w:p w14:paraId="49C75683" w14:textId="77777777" w:rsidR="00E60591" w:rsidRPr="001E2E1C" w:rsidRDefault="00E60591" w:rsidP="00E60591">
            <w:pPr>
              <w:pStyle w:val="CopticCross"/>
            </w:pPr>
          </w:p>
        </w:tc>
        <w:tc>
          <w:tcPr>
            <w:tcW w:w="3960" w:type="dxa"/>
          </w:tcPr>
          <w:p w14:paraId="7F4EC1BE" w14:textId="77777777" w:rsidR="00E60591" w:rsidRDefault="00E60591" w:rsidP="00E60591">
            <w:pPr>
              <w:pStyle w:val="EngHang"/>
            </w:pPr>
            <w:r>
              <w:t>All those who have died,</w:t>
            </w:r>
          </w:p>
          <w:p w14:paraId="0B6B9448" w14:textId="77777777" w:rsidR="00E60591" w:rsidRDefault="00E60591" w:rsidP="00E60591">
            <w:pPr>
              <w:pStyle w:val="EngHang"/>
            </w:pPr>
            <w:r>
              <w:t>Killed by sin,</w:t>
            </w:r>
          </w:p>
          <w:p w14:paraId="3924442E" w14:textId="77777777" w:rsidR="00E60591" w:rsidRDefault="00E60591" w:rsidP="00E60591">
            <w:pPr>
              <w:pStyle w:val="EngHang"/>
            </w:pPr>
            <w:r>
              <w:t>Were saved and rescued</w:t>
            </w:r>
          </w:p>
          <w:p w14:paraId="3F587120" w14:textId="77777777" w:rsidR="00E60591" w:rsidRDefault="00E60591" w:rsidP="00E60591">
            <w:pPr>
              <w:pStyle w:val="EngHangEnd"/>
            </w:pPr>
            <w:r>
              <w:t>By the sinless Lord.</w:t>
            </w:r>
          </w:p>
        </w:tc>
        <w:tc>
          <w:tcPr>
            <w:tcW w:w="288" w:type="dxa"/>
          </w:tcPr>
          <w:p w14:paraId="3EF8BF5A" w14:textId="77777777" w:rsidR="00E60591" w:rsidRDefault="00E60591" w:rsidP="00E60591">
            <w:pPr>
              <w:pStyle w:val="CopticCross"/>
            </w:pPr>
          </w:p>
        </w:tc>
        <w:tc>
          <w:tcPr>
            <w:tcW w:w="288" w:type="dxa"/>
          </w:tcPr>
          <w:p w14:paraId="67D1BAA8" w14:textId="77777777" w:rsidR="00E60591" w:rsidRDefault="00E60591" w:rsidP="00E60591">
            <w:pPr>
              <w:pStyle w:val="CopticCross"/>
            </w:pPr>
          </w:p>
        </w:tc>
        <w:tc>
          <w:tcPr>
            <w:tcW w:w="3960" w:type="dxa"/>
          </w:tcPr>
          <w:p w14:paraId="73F2AC80" w14:textId="77777777" w:rsidR="00E60591" w:rsidRDefault="00E60591" w:rsidP="00E60591">
            <w:pPr>
              <w:pStyle w:val="CopticVersemulti-line"/>
            </w:pPr>
            <w:r>
              <w:t>Ⲃⲟⲛ ⲛⲓⲃⲉⲛ ⲉ̀ⲧⲁⲩⲙⲟⲩ:</w:t>
            </w:r>
          </w:p>
          <w:p w14:paraId="3FD092CD" w14:textId="77777777" w:rsidR="00E60591" w:rsidRDefault="00E60591" w:rsidP="00E60591">
            <w:pPr>
              <w:pStyle w:val="CopticVersemulti-line"/>
            </w:pPr>
            <w:r>
              <w:t>ⲁϥϧⲟⲑⲃⲟⲩ ⲛ̀ϫⲉ ⲫ̀ⲛⲟⲃⲓ:</w:t>
            </w:r>
          </w:p>
          <w:p w14:paraId="3F9C9651" w14:textId="77777777" w:rsidR="00E60591" w:rsidRDefault="00E60591" w:rsidP="00E60591">
            <w:pPr>
              <w:pStyle w:val="CopticVersemulti-line"/>
            </w:pPr>
            <w:r>
              <w:t>ⲥⲟⲧⲧⲟⲩ ⲁϥⲛⲁϩⲙⲟⲩ:</w:t>
            </w:r>
          </w:p>
          <w:p w14:paraId="753F8514" w14:textId="77777777" w:rsidR="00E60591" w:rsidRPr="005130A7" w:rsidRDefault="00E60591" w:rsidP="00E60591">
            <w:pPr>
              <w:pStyle w:val="CopticVerse"/>
            </w:pPr>
            <w:r>
              <w:t>ⲛ̀ϫⲉ Ⲡ̀ϭⲟⲓⲥ ⲡⲓⲁⲑⲛⲟⲃⲓ.</w:t>
            </w:r>
          </w:p>
        </w:tc>
      </w:tr>
      <w:tr w:rsidR="00E60591" w14:paraId="25F9AC19" w14:textId="77777777" w:rsidTr="00E60591">
        <w:trPr>
          <w:cantSplit/>
        </w:trPr>
        <w:tc>
          <w:tcPr>
            <w:tcW w:w="288" w:type="dxa"/>
          </w:tcPr>
          <w:p w14:paraId="7C71B903" w14:textId="77777777" w:rsidR="00E60591" w:rsidRDefault="00E60591" w:rsidP="00E60591">
            <w:pPr>
              <w:pStyle w:val="CopticCross"/>
            </w:pPr>
            <w:r>
              <w:t>¿</w:t>
            </w:r>
          </w:p>
        </w:tc>
        <w:tc>
          <w:tcPr>
            <w:tcW w:w="3960" w:type="dxa"/>
          </w:tcPr>
          <w:p w14:paraId="31D3AE5D" w14:textId="77777777" w:rsidR="00E60591" w:rsidRDefault="00E60591" w:rsidP="00E60591">
            <w:pPr>
              <w:pStyle w:val="EngHang"/>
            </w:pPr>
            <w:r>
              <w:t>Mankind, With our father, Adam,</w:t>
            </w:r>
          </w:p>
          <w:p w14:paraId="20D4EC72" w14:textId="77777777" w:rsidR="00E60591" w:rsidRDefault="00E60591" w:rsidP="00E60591">
            <w:pPr>
              <w:pStyle w:val="EngHang"/>
            </w:pPr>
            <w:r>
              <w:t>Was saved from sorrow</w:t>
            </w:r>
          </w:p>
          <w:p w14:paraId="237F8FE8" w14:textId="77777777" w:rsidR="00E60591" w:rsidRDefault="00E60591" w:rsidP="00E60591">
            <w:pPr>
              <w:pStyle w:val="EngHang"/>
            </w:pPr>
            <w:r>
              <w:t xml:space="preserve">By the Lord, </w:t>
            </w:r>
          </w:p>
          <w:p w14:paraId="6FC07D7D" w14:textId="77777777" w:rsidR="00E60591" w:rsidRDefault="00E60591" w:rsidP="00E60591">
            <w:pPr>
              <w:pStyle w:val="EngHangEnd"/>
            </w:pPr>
            <w:r>
              <w:t>Our refuge.</w:t>
            </w:r>
          </w:p>
        </w:tc>
        <w:tc>
          <w:tcPr>
            <w:tcW w:w="288" w:type="dxa"/>
          </w:tcPr>
          <w:p w14:paraId="469B05D1" w14:textId="77777777" w:rsidR="00E60591" w:rsidRDefault="00E60591" w:rsidP="00E60591">
            <w:pPr>
              <w:pStyle w:val="CopticCross"/>
            </w:pPr>
          </w:p>
        </w:tc>
        <w:tc>
          <w:tcPr>
            <w:tcW w:w="288" w:type="dxa"/>
          </w:tcPr>
          <w:p w14:paraId="443B01DC" w14:textId="77777777" w:rsidR="00E60591" w:rsidRDefault="00E60591" w:rsidP="00E60591">
            <w:pPr>
              <w:pStyle w:val="CopticCross"/>
            </w:pPr>
            <w:r>
              <w:t>¿</w:t>
            </w:r>
          </w:p>
        </w:tc>
        <w:tc>
          <w:tcPr>
            <w:tcW w:w="3960" w:type="dxa"/>
          </w:tcPr>
          <w:p w14:paraId="26C33415" w14:textId="77777777" w:rsidR="00E60591" w:rsidRDefault="00E60591" w:rsidP="00E60591">
            <w:pPr>
              <w:pStyle w:val="CopticVersemulti-line"/>
            </w:pPr>
            <w:r>
              <w:t>Ⲅⲉⲛⲟⲥ ⲛ̀ⲛⲓⲣⲱⲙⲓ:</w:t>
            </w:r>
          </w:p>
          <w:p w14:paraId="29B1D755" w14:textId="77777777" w:rsidR="00E60591" w:rsidRDefault="00E60591" w:rsidP="00E60591">
            <w:pPr>
              <w:pStyle w:val="CopticVersemulti-line"/>
            </w:pPr>
            <w:r>
              <w:t>ⲛⲉⲙ Ⲁ̀ⲇⲁⲙ ⲡⲉⲛⲓⲱⲧ:</w:t>
            </w:r>
          </w:p>
          <w:p w14:paraId="269E9938" w14:textId="77777777" w:rsidR="00E60591" w:rsidRDefault="00E60591" w:rsidP="00E60591">
            <w:pPr>
              <w:pStyle w:val="CopticVersemulti-line"/>
            </w:pPr>
            <w:r>
              <w:t>ⲁϥⲛⲁϩⲙⲟⲩ ϧⲉⲛ ⲟⲩϩⲏⲃⲓ:</w:t>
            </w:r>
          </w:p>
          <w:p w14:paraId="2D68BBCE" w14:textId="77777777" w:rsidR="00E60591" w:rsidRPr="005130A7" w:rsidRDefault="00E60591" w:rsidP="00E60591">
            <w:pPr>
              <w:pStyle w:val="CopticVerse"/>
            </w:pPr>
            <w:r>
              <w:t>ⲛ̀ϫⲉ Ⲡϭⲟⲓⲥ ⲡⲓⲙⲁⲛⲫⲱⲧ.</w:t>
            </w:r>
          </w:p>
        </w:tc>
      </w:tr>
      <w:tr w:rsidR="00E60591" w14:paraId="6CFA6EDF" w14:textId="77777777" w:rsidTr="00E60591">
        <w:trPr>
          <w:cantSplit/>
        </w:trPr>
        <w:tc>
          <w:tcPr>
            <w:tcW w:w="288" w:type="dxa"/>
          </w:tcPr>
          <w:p w14:paraId="764C01E3" w14:textId="77777777" w:rsidR="00E60591" w:rsidRDefault="00E60591" w:rsidP="00E60591">
            <w:pPr>
              <w:pStyle w:val="CopticCross"/>
            </w:pPr>
            <w:r>
              <w:lastRenderedPageBreak/>
              <w:t>¿</w:t>
            </w:r>
          </w:p>
        </w:tc>
        <w:tc>
          <w:tcPr>
            <w:tcW w:w="3960" w:type="dxa"/>
          </w:tcPr>
          <w:p w14:paraId="5CF15441" w14:textId="77777777" w:rsidR="00E60591" w:rsidRDefault="00E60591" w:rsidP="00E60591">
            <w:pPr>
              <w:pStyle w:val="EngHang"/>
            </w:pPr>
            <w:r>
              <w:t>David has spoken,</w:t>
            </w:r>
          </w:p>
          <w:p w14:paraId="313A25F2" w14:textId="77777777" w:rsidR="00E60591" w:rsidRDefault="00E60591" w:rsidP="00E60591">
            <w:pPr>
              <w:pStyle w:val="EngHang"/>
            </w:pPr>
            <w:r>
              <w:t>With this great word:</w:t>
            </w:r>
          </w:p>
          <w:p w14:paraId="1ECE70B6" w14:textId="77777777" w:rsidR="00E60591" w:rsidRDefault="00E60591" w:rsidP="00E60591">
            <w:pPr>
              <w:pStyle w:val="EngHang"/>
            </w:pPr>
            <w:r>
              <w:t>“The Lord has arisen</w:t>
            </w:r>
          </w:p>
          <w:p w14:paraId="70C6A7A4" w14:textId="77777777" w:rsidR="00E60591" w:rsidRDefault="00E60591" w:rsidP="00E60591">
            <w:pPr>
              <w:pStyle w:val="EngHangEnd"/>
            </w:pPr>
            <w:r>
              <w:t>And scattered His enemies.”</w:t>
            </w:r>
          </w:p>
        </w:tc>
        <w:tc>
          <w:tcPr>
            <w:tcW w:w="288" w:type="dxa"/>
          </w:tcPr>
          <w:p w14:paraId="101A4142" w14:textId="77777777" w:rsidR="00E60591" w:rsidRDefault="00E60591" w:rsidP="00E60591">
            <w:pPr>
              <w:pStyle w:val="CopticCross"/>
            </w:pPr>
          </w:p>
        </w:tc>
        <w:tc>
          <w:tcPr>
            <w:tcW w:w="288" w:type="dxa"/>
          </w:tcPr>
          <w:p w14:paraId="5A462C0F" w14:textId="77777777" w:rsidR="00E60591" w:rsidRDefault="00E60591" w:rsidP="00E60591">
            <w:pPr>
              <w:pStyle w:val="CopticCross"/>
            </w:pPr>
            <w:r>
              <w:t>¿</w:t>
            </w:r>
          </w:p>
        </w:tc>
        <w:tc>
          <w:tcPr>
            <w:tcW w:w="3960" w:type="dxa"/>
          </w:tcPr>
          <w:p w14:paraId="5115264C" w14:textId="77777777" w:rsidR="00E60591" w:rsidRDefault="00E60591" w:rsidP="00E60591">
            <w:pPr>
              <w:pStyle w:val="CopticVersemulti-line"/>
            </w:pPr>
            <w:r>
              <w:t>Ⲇⲁⲩⲓⲇ ⲅⲁⲣ ⲁϥϫⲟⲥ:</w:t>
            </w:r>
          </w:p>
          <w:p w14:paraId="336B0C33" w14:textId="77777777" w:rsidR="00E60591" w:rsidRDefault="00E60591" w:rsidP="00E60591">
            <w:pPr>
              <w:pStyle w:val="CopticVersemulti-line"/>
            </w:pPr>
            <w:r>
              <w:t>ϧⲉⲛ ⲡⲉϥⲛⲓϣϯ ⲛ̀ⲥⲁϫⲓ:</w:t>
            </w:r>
          </w:p>
          <w:p w14:paraId="2CBFCB28" w14:textId="77777777" w:rsidR="00E60591" w:rsidRDefault="00E60591" w:rsidP="00E60591">
            <w:pPr>
              <w:pStyle w:val="CopticVersemulti-line"/>
            </w:pPr>
            <w:r>
              <w:t>ϫⲉ ⲁϥⲧⲱⲛϥ ⲛ̀ϫⲉ Ⲡϭⲟⲓⲥ:</w:t>
            </w:r>
          </w:p>
          <w:p w14:paraId="54E19413" w14:textId="77777777" w:rsidR="00E60591" w:rsidRPr="005130A7" w:rsidRDefault="00E60591" w:rsidP="00E60591">
            <w:pPr>
              <w:pStyle w:val="CopticVerse"/>
            </w:pPr>
            <w:r>
              <w:t>ⲁϥϫⲱⲣ ⲛ̀ⲛⲉϥϫⲁϫⲓ.</w:t>
            </w:r>
          </w:p>
        </w:tc>
      </w:tr>
      <w:tr w:rsidR="00E60591" w14:paraId="1EB41843" w14:textId="77777777" w:rsidTr="00E60591">
        <w:trPr>
          <w:cantSplit/>
        </w:trPr>
        <w:tc>
          <w:tcPr>
            <w:tcW w:w="288" w:type="dxa"/>
          </w:tcPr>
          <w:p w14:paraId="5E7C5646" w14:textId="77777777" w:rsidR="00E60591" w:rsidRDefault="00E60591" w:rsidP="00E60591">
            <w:pPr>
              <w:pStyle w:val="CopticCross"/>
            </w:pPr>
          </w:p>
        </w:tc>
        <w:tc>
          <w:tcPr>
            <w:tcW w:w="3960" w:type="dxa"/>
          </w:tcPr>
          <w:p w14:paraId="63069F9B" w14:textId="77777777" w:rsidR="00E60591" w:rsidRDefault="00E60591" w:rsidP="00E60591">
            <w:pPr>
              <w:pStyle w:val="EngHang"/>
            </w:pPr>
            <w:r>
              <w:t>Therefore we praise,</w:t>
            </w:r>
          </w:p>
          <w:p w14:paraId="1025F7E5" w14:textId="77777777" w:rsidR="00E60591" w:rsidRDefault="00E60591" w:rsidP="00E60591">
            <w:pPr>
              <w:pStyle w:val="EngHang"/>
            </w:pPr>
            <w:r>
              <w:t>We sing with</w:t>
            </w:r>
          </w:p>
          <w:p w14:paraId="1BA3C5F7" w14:textId="77777777" w:rsidR="00E60591" w:rsidRDefault="00E60591" w:rsidP="00E60591">
            <w:pPr>
              <w:pStyle w:val="EngHang"/>
            </w:pPr>
            <w:r>
              <w:t>The angels,</w:t>
            </w:r>
          </w:p>
          <w:p w14:paraId="74EE49ED" w14:textId="77777777" w:rsidR="00E60591" w:rsidRDefault="00E60591" w:rsidP="00E60591">
            <w:pPr>
              <w:pStyle w:val="EngHangEnd"/>
            </w:pPr>
            <w:r>
              <w:t>Without wearying.</w:t>
            </w:r>
          </w:p>
        </w:tc>
        <w:tc>
          <w:tcPr>
            <w:tcW w:w="288" w:type="dxa"/>
          </w:tcPr>
          <w:p w14:paraId="749707F3" w14:textId="77777777" w:rsidR="00E60591" w:rsidRDefault="00E60591" w:rsidP="00E60591">
            <w:pPr>
              <w:pStyle w:val="CopticCross"/>
            </w:pPr>
          </w:p>
        </w:tc>
        <w:tc>
          <w:tcPr>
            <w:tcW w:w="288" w:type="dxa"/>
          </w:tcPr>
          <w:p w14:paraId="6118E30C" w14:textId="77777777" w:rsidR="00E60591" w:rsidRDefault="00E60591" w:rsidP="00E60591">
            <w:pPr>
              <w:pStyle w:val="CopticCross"/>
            </w:pPr>
          </w:p>
        </w:tc>
        <w:tc>
          <w:tcPr>
            <w:tcW w:w="3960" w:type="dxa"/>
          </w:tcPr>
          <w:p w14:paraId="12CB213F" w14:textId="77777777" w:rsidR="00E60591" w:rsidRDefault="00E60591" w:rsidP="00E60591">
            <w:pPr>
              <w:pStyle w:val="CopticVersemulti-line"/>
            </w:pPr>
            <w:r>
              <w:t>Ⲉⲑⲃⲉ ⲫⲁⲓ ⲧⲉⲛϩⲱⲥ:</w:t>
            </w:r>
          </w:p>
          <w:p w14:paraId="15C73838" w14:textId="77777777" w:rsidR="00E60591" w:rsidRDefault="00E60591" w:rsidP="00E60591">
            <w:pPr>
              <w:pStyle w:val="CopticVersemulti-line"/>
            </w:pPr>
            <w:r>
              <w:t>ⲟⲩⲟϩ ⲧⲉⲛⲉⲣⲯⲁⲗⲓⲛ:</w:t>
            </w:r>
          </w:p>
          <w:p w14:paraId="16C47704" w14:textId="77777777" w:rsidR="00E60591" w:rsidRDefault="00E60591" w:rsidP="00E60591">
            <w:pPr>
              <w:pStyle w:val="CopticVersemulti-line"/>
            </w:pPr>
            <w:r>
              <w:t>ⲛⲉⲙ ⲛⲓⲁⲅⲅⲉⲗⲟⲥ:</w:t>
            </w:r>
          </w:p>
          <w:p w14:paraId="0A16908D" w14:textId="77777777" w:rsidR="00E60591" w:rsidRDefault="00E60591" w:rsidP="00E60591">
            <w:pPr>
              <w:pStyle w:val="CopticVerse"/>
            </w:pPr>
            <w:r>
              <w:t>ϧⲉⲛ ⲟⲩⲙⲉⲧⲁⲧⲕⲓⲛ.</w:t>
            </w:r>
          </w:p>
        </w:tc>
      </w:tr>
      <w:tr w:rsidR="00E60591" w14:paraId="33C46D84" w14:textId="77777777" w:rsidTr="00E60591">
        <w:trPr>
          <w:cantSplit/>
        </w:trPr>
        <w:tc>
          <w:tcPr>
            <w:tcW w:w="288" w:type="dxa"/>
          </w:tcPr>
          <w:p w14:paraId="7E138E2A" w14:textId="77777777" w:rsidR="00E60591" w:rsidRDefault="00E60591" w:rsidP="00E60591">
            <w:pPr>
              <w:pStyle w:val="CopticCross"/>
            </w:pPr>
          </w:p>
        </w:tc>
        <w:tc>
          <w:tcPr>
            <w:tcW w:w="3960" w:type="dxa"/>
          </w:tcPr>
          <w:p w14:paraId="4F41DA91" w14:textId="77777777" w:rsidR="00E60591" w:rsidRDefault="00E60591" w:rsidP="00E60591">
            <w:pPr>
              <w:pStyle w:val="EngHang"/>
            </w:pPr>
            <w:r>
              <w:t>In truth, in deed,</w:t>
            </w:r>
          </w:p>
          <w:p w14:paraId="2C6AC983" w14:textId="77777777" w:rsidR="00E60591" w:rsidRDefault="00E60591" w:rsidP="00E60591">
            <w:pPr>
              <w:pStyle w:val="EngHang"/>
            </w:pPr>
            <w:r>
              <w:t>We marvel at</w:t>
            </w:r>
          </w:p>
          <w:p w14:paraId="17C18274" w14:textId="77777777" w:rsidR="00E60591" w:rsidRDefault="00E60591" w:rsidP="00E60591">
            <w:pPr>
              <w:pStyle w:val="EngHang"/>
            </w:pPr>
            <w:r>
              <w:t>His great glory,</w:t>
            </w:r>
          </w:p>
          <w:p w14:paraId="75B66A23" w14:textId="77777777" w:rsidR="00E60591" w:rsidRDefault="00E60591" w:rsidP="00E60591">
            <w:pPr>
              <w:pStyle w:val="EngHangEnd"/>
            </w:pPr>
            <w:r>
              <w:t>And we praise.</w:t>
            </w:r>
          </w:p>
        </w:tc>
        <w:tc>
          <w:tcPr>
            <w:tcW w:w="288" w:type="dxa"/>
          </w:tcPr>
          <w:p w14:paraId="7212C449" w14:textId="77777777" w:rsidR="00E60591" w:rsidRDefault="00E60591" w:rsidP="00E60591">
            <w:pPr>
              <w:pStyle w:val="CopticCross"/>
            </w:pPr>
          </w:p>
        </w:tc>
        <w:tc>
          <w:tcPr>
            <w:tcW w:w="288" w:type="dxa"/>
          </w:tcPr>
          <w:p w14:paraId="55012339" w14:textId="77777777" w:rsidR="00E60591" w:rsidRDefault="00E60591" w:rsidP="00E60591">
            <w:pPr>
              <w:pStyle w:val="CopticCross"/>
            </w:pPr>
          </w:p>
        </w:tc>
        <w:tc>
          <w:tcPr>
            <w:tcW w:w="3960" w:type="dxa"/>
          </w:tcPr>
          <w:p w14:paraId="27B1218B" w14:textId="77777777" w:rsidR="00E60591" w:rsidRDefault="00E60591" w:rsidP="00E60591">
            <w:pPr>
              <w:pStyle w:val="CopticVersemulti-line"/>
            </w:pPr>
            <w:r>
              <w:t>Ⲍⲉ ⲟⲛⲧⲟⲥ ⲁ̀ⲗⲏⲑⲱⲥ:</w:t>
            </w:r>
          </w:p>
          <w:p w14:paraId="5160912F" w14:textId="77777777" w:rsidR="00E60591" w:rsidRDefault="00E60591" w:rsidP="00E60591">
            <w:pPr>
              <w:pStyle w:val="CopticVersemulti-line"/>
            </w:pPr>
            <w:r>
              <w:t>ⲛ̀ⲧⲉⲛⲉⲣⲑⲉⲟ̀ⲣⲓⲛ:</w:t>
            </w:r>
          </w:p>
          <w:p w14:paraId="00AEA10E" w14:textId="77777777" w:rsidR="00E60591" w:rsidRDefault="00E60591" w:rsidP="00E60591">
            <w:pPr>
              <w:pStyle w:val="CopticVersemulti-line"/>
            </w:pPr>
            <w:r>
              <w:t>ⲉ̀ⲡⲉϥⲱ̀ⲟⲩ ⲉⲑⲛⲉⲥⲟⲥ:</w:t>
            </w:r>
          </w:p>
          <w:p w14:paraId="4665358E" w14:textId="77777777" w:rsidR="00E60591" w:rsidRDefault="00E60591" w:rsidP="00E60591">
            <w:pPr>
              <w:pStyle w:val="CopticVerse"/>
            </w:pPr>
            <w:r>
              <w:t>ⲟⲩⲟϩ ⲧⲉⲛⲉⲣⲯⲁⲗⲓⲛ.</w:t>
            </w:r>
          </w:p>
        </w:tc>
      </w:tr>
      <w:tr w:rsidR="00E60591" w14:paraId="7C275EEA" w14:textId="77777777" w:rsidTr="00E60591">
        <w:trPr>
          <w:cantSplit/>
        </w:trPr>
        <w:tc>
          <w:tcPr>
            <w:tcW w:w="288" w:type="dxa"/>
          </w:tcPr>
          <w:p w14:paraId="11AA3999" w14:textId="77777777" w:rsidR="00E60591" w:rsidRDefault="00E60591" w:rsidP="00E60591">
            <w:pPr>
              <w:pStyle w:val="CopticCross"/>
            </w:pPr>
            <w:r>
              <w:t>¿</w:t>
            </w:r>
          </w:p>
        </w:tc>
        <w:tc>
          <w:tcPr>
            <w:tcW w:w="3960" w:type="dxa"/>
          </w:tcPr>
          <w:p w14:paraId="4A70517D" w14:textId="77777777" w:rsidR="00E60591" w:rsidRDefault="00E60591" w:rsidP="00E60591">
            <w:pPr>
              <w:pStyle w:val="EngHang"/>
            </w:pPr>
            <w:r>
              <w:t>Look, the angel</w:t>
            </w:r>
          </w:p>
          <w:p w14:paraId="51F2F702" w14:textId="77777777" w:rsidR="00E60591" w:rsidRDefault="00E60591" w:rsidP="00E60591">
            <w:pPr>
              <w:pStyle w:val="EngHang"/>
            </w:pPr>
            <w:r>
              <w:t>Spoke with the women,</w:t>
            </w:r>
          </w:p>
          <w:p w14:paraId="70FAF651" w14:textId="77777777" w:rsidR="00E60591" w:rsidRDefault="00E60591" w:rsidP="00E60591">
            <w:pPr>
              <w:pStyle w:val="EngHang"/>
            </w:pPr>
            <w:r>
              <w:t>“Truly He is risen,</w:t>
            </w:r>
          </w:p>
          <w:p w14:paraId="66C88586" w14:textId="77777777" w:rsidR="00E60591" w:rsidRDefault="00E60591" w:rsidP="00E60591">
            <w:pPr>
              <w:pStyle w:val="EngHangEnd"/>
            </w:pPr>
            <w:r>
              <w:t>Wipe away your tears.”</w:t>
            </w:r>
          </w:p>
        </w:tc>
        <w:tc>
          <w:tcPr>
            <w:tcW w:w="288" w:type="dxa"/>
          </w:tcPr>
          <w:p w14:paraId="35B74883" w14:textId="77777777" w:rsidR="00E60591" w:rsidRDefault="00E60591" w:rsidP="00E60591">
            <w:pPr>
              <w:pStyle w:val="CopticCross"/>
            </w:pPr>
          </w:p>
        </w:tc>
        <w:tc>
          <w:tcPr>
            <w:tcW w:w="288" w:type="dxa"/>
          </w:tcPr>
          <w:p w14:paraId="53659378" w14:textId="77777777" w:rsidR="00E60591" w:rsidRDefault="00E60591" w:rsidP="00E60591">
            <w:pPr>
              <w:pStyle w:val="CopticCross"/>
            </w:pPr>
            <w:r>
              <w:t>¿</w:t>
            </w:r>
          </w:p>
        </w:tc>
        <w:tc>
          <w:tcPr>
            <w:tcW w:w="3960" w:type="dxa"/>
          </w:tcPr>
          <w:p w14:paraId="7AD7402D" w14:textId="77777777" w:rsidR="00E60591" w:rsidRDefault="00E60591" w:rsidP="00E60591">
            <w:pPr>
              <w:pStyle w:val="CopticVersemulti-line"/>
            </w:pPr>
            <w:r w:rsidRPr="007241F3">
              <w:t>Ⲏⲡⲡⲉ</w:t>
            </w:r>
            <w:r>
              <w:t xml:space="preserve"> ⲓⲥ ⲡⲓⲁⲅⲅⲉⲗⲟⲥ:</w:t>
            </w:r>
          </w:p>
          <w:p w14:paraId="2EC5F988" w14:textId="77777777" w:rsidR="00E60591" w:rsidRDefault="00E60591" w:rsidP="00E60591">
            <w:pPr>
              <w:pStyle w:val="CopticVersemulti-line"/>
            </w:pPr>
            <w:r>
              <w:t>ⲁϥⲥⲁϫⲓ ⲛⲉⲙ ⲛⲓϩⲓⲟ̀ⲙⲓ:</w:t>
            </w:r>
          </w:p>
          <w:p w14:paraId="7C02A18E" w14:textId="77777777" w:rsidR="00E60591" w:rsidRDefault="00E60591" w:rsidP="00E60591">
            <w:pPr>
              <w:pStyle w:val="CopticVersemulti-line"/>
            </w:pPr>
            <w:r>
              <w:t>ϫⲉ ⲁϥⲧⲱⲛϥ ⲁ̀ⲗⲏⲑⲟⲥ:</w:t>
            </w:r>
          </w:p>
          <w:p w14:paraId="0BFCCBE9" w14:textId="77777777" w:rsidR="00E60591" w:rsidRPr="007241F3" w:rsidRDefault="00E60591" w:rsidP="00E60591">
            <w:pPr>
              <w:pStyle w:val="CopticVerse"/>
            </w:pPr>
            <w:r>
              <w:t>ϥⲱϯ ⲛ̀ⲛⲉⲧⲉⲛⲉⲣⲙⲱⲟⲩⲓ̀.</w:t>
            </w:r>
          </w:p>
        </w:tc>
      </w:tr>
      <w:tr w:rsidR="00E60591" w14:paraId="3C9B63B4" w14:textId="77777777" w:rsidTr="00E60591">
        <w:trPr>
          <w:cantSplit/>
        </w:trPr>
        <w:tc>
          <w:tcPr>
            <w:tcW w:w="288" w:type="dxa"/>
          </w:tcPr>
          <w:p w14:paraId="0D713CD5" w14:textId="77777777" w:rsidR="00E60591" w:rsidRPr="0016572E" w:rsidRDefault="00E60591" w:rsidP="00E60591">
            <w:pPr>
              <w:pStyle w:val="CopticCross"/>
              <w:rPr>
                <w:rFonts w:ascii="Arial Unicode MS" w:eastAsia="Arial Unicode MS" w:hAnsi="Arial Unicode MS" w:cs="Arial Unicode MS"/>
              </w:rPr>
            </w:pPr>
            <w:r>
              <w:t>¿</w:t>
            </w:r>
          </w:p>
        </w:tc>
        <w:tc>
          <w:tcPr>
            <w:tcW w:w="3960" w:type="dxa"/>
          </w:tcPr>
          <w:p w14:paraId="4C377ABD" w14:textId="77777777" w:rsidR="00E60591" w:rsidRDefault="00E60591" w:rsidP="00E60591">
            <w:pPr>
              <w:pStyle w:val="EngHang"/>
            </w:pPr>
            <w:r>
              <w:t>Rejoice joyfully;</w:t>
            </w:r>
          </w:p>
          <w:p w14:paraId="076C89D1" w14:textId="77777777" w:rsidR="00E60591" w:rsidRDefault="00E60591" w:rsidP="00E60591">
            <w:pPr>
              <w:pStyle w:val="EngHang"/>
            </w:pPr>
            <w:r>
              <w:t>Be pleased to</w:t>
            </w:r>
          </w:p>
          <w:p w14:paraId="69EFD2A4" w14:textId="77777777" w:rsidR="00E60591" w:rsidRDefault="00E60591" w:rsidP="00E60591">
            <w:pPr>
              <w:pStyle w:val="EngHang"/>
            </w:pPr>
            <w:r>
              <w:t>Go forth and proclaim</w:t>
            </w:r>
          </w:p>
          <w:p w14:paraId="3070D4DE" w14:textId="77777777" w:rsidR="00E60591" w:rsidRDefault="00E60591" w:rsidP="00E60591">
            <w:pPr>
              <w:pStyle w:val="EngHangEnd"/>
            </w:pPr>
            <w:r>
              <w:t>His resurrection.</w:t>
            </w:r>
          </w:p>
        </w:tc>
        <w:tc>
          <w:tcPr>
            <w:tcW w:w="288" w:type="dxa"/>
          </w:tcPr>
          <w:p w14:paraId="73A302B7" w14:textId="77777777" w:rsidR="00E60591" w:rsidRDefault="00E60591" w:rsidP="00E60591">
            <w:pPr>
              <w:pStyle w:val="CopticCross"/>
            </w:pPr>
          </w:p>
        </w:tc>
        <w:tc>
          <w:tcPr>
            <w:tcW w:w="288" w:type="dxa"/>
          </w:tcPr>
          <w:p w14:paraId="4FAC1DEA" w14:textId="77777777" w:rsidR="00E60591" w:rsidRDefault="00E60591" w:rsidP="00E60591">
            <w:pPr>
              <w:pStyle w:val="CopticCross"/>
            </w:pPr>
            <w:r>
              <w:t>¿</w:t>
            </w:r>
          </w:p>
        </w:tc>
        <w:tc>
          <w:tcPr>
            <w:tcW w:w="3960" w:type="dxa"/>
          </w:tcPr>
          <w:p w14:paraId="19048888" w14:textId="77777777" w:rsidR="00E60591" w:rsidRDefault="00E60591" w:rsidP="00E60591">
            <w:pPr>
              <w:pStyle w:val="CopticVersemulti-line"/>
            </w:pPr>
            <w:r>
              <w:t>Ⲑⲉⲗⲏⲗ ⲟⲩⲟϩ ⲣⲁϣⲓ:</w:t>
            </w:r>
          </w:p>
          <w:p w14:paraId="5DF679CF" w14:textId="77777777" w:rsidR="00E60591" w:rsidRDefault="00E60591" w:rsidP="00E60591">
            <w:pPr>
              <w:pStyle w:val="CopticVersemulti-line"/>
            </w:pPr>
            <w:r>
              <w:t>ϧⲉⲛ ⲟⲩⲁ̀ⲡⲟⲗⲁⲩⲥⲓⲥ:</w:t>
            </w:r>
          </w:p>
          <w:p w14:paraId="53ABE113" w14:textId="77777777" w:rsidR="00E60591" w:rsidRDefault="00E60591" w:rsidP="00E60591">
            <w:pPr>
              <w:pStyle w:val="CopticVersemulti-line"/>
            </w:pPr>
            <w:r>
              <w:t>ϩⲓⲱⲓϣ ⲟⲩⲟϩ ⲙⲟϣⲓ:</w:t>
            </w:r>
          </w:p>
          <w:p w14:paraId="03E67ECE" w14:textId="77777777" w:rsidR="00E60591" w:rsidRDefault="00E60591" w:rsidP="00E60591">
            <w:pPr>
              <w:pStyle w:val="CopticVerse"/>
            </w:pPr>
            <w:r>
              <w:t>ⲛ̀ⲥⲁ ⲧⲉϥⲁ̀ⲛⲁⲥⲧⲁⲥⲓⲥ.</w:t>
            </w:r>
          </w:p>
        </w:tc>
      </w:tr>
      <w:tr w:rsidR="00E60591" w14:paraId="45152BA0" w14:textId="77777777" w:rsidTr="00E60591">
        <w:trPr>
          <w:cantSplit/>
        </w:trPr>
        <w:tc>
          <w:tcPr>
            <w:tcW w:w="288" w:type="dxa"/>
          </w:tcPr>
          <w:p w14:paraId="304CB314" w14:textId="77777777" w:rsidR="00E60591" w:rsidRDefault="00E60591" w:rsidP="00E60591">
            <w:pPr>
              <w:pStyle w:val="CopticCross"/>
            </w:pPr>
          </w:p>
        </w:tc>
        <w:tc>
          <w:tcPr>
            <w:tcW w:w="3960" w:type="dxa"/>
          </w:tcPr>
          <w:p w14:paraId="097ED312" w14:textId="77777777" w:rsidR="00E60591" w:rsidRDefault="00E60591" w:rsidP="00E60591">
            <w:pPr>
              <w:pStyle w:val="EngHang"/>
            </w:pPr>
            <w:r>
              <w:t>See the clothes placed</w:t>
            </w:r>
          </w:p>
          <w:p w14:paraId="617413FB" w14:textId="77777777" w:rsidR="00E60591" w:rsidRDefault="00E60591" w:rsidP="00E60591">
            <w:pPr>
              <w:pStyle w:val="EngHang"/>
            </w:pPr>
            <w:r>
              <w:t>With the head-covering;</w:t>
            </w:r>
          </w:p>
          <w:p w14:paraId="3D2F7819" w14:textId="77777777" w:rsidR="00E60591" w:rsidRDefault="00E60591" w:rsidP="00E60591">
            <w:pPr>
              <w:pStyle w:val="EngHang"/>
            </w:pPr>
            <w:r>
              <w:t>Witness to His</w:t>
            </w:r>
          </w:p>
          <w:p w14:paraId="611F30D8" w14:textId="77777777" w:rsidR="00E60591" w:rsidRDefault="00E60591" w:rsidP="00E60591">
            <w:pPr>
              <w:pStyle w:val="EngHangEnd"/>
            </w:pPr>
            <w:r>
              <w:t>Mystery.</w:t>
            </w:r>
          </w:p>
        </w:tc>
        <w:tc>
          <w:tcPr>
            <w:tcW w:w="288" w:type="dxa"/>
          </w:tcPr>
          <w:p w14:paraId="04A1BF8A" w14:textId="77777777" w:rsidR="00E60591" w:rsidRDefault="00E60591" w:rsidP="00E60591">
            <w:pPr>
              <w:pStyle w:val="CopticCross"/>
            </w:pPr>
          </w:p>
        </w:tc>
        <w:tc>
          <w:tcPr>
            <w:tcW w:w="288" w:type="dxa"/>
          </w:tcPr>
          <w:p w14:paraId="4C3DC848" w14:textId="77777777" w:rsidR="00E60591" w:rsidRDefault="00E60591" w:rsidP="00E60591">
            <w:pPr>
              <w:pStyle w:val="CopticCross"/>
            </w:pPr>
          </w:p>
        </w:tc>
        <w:tc>
          <w:tcPr>
            <w:tcW w:w="3960" w:type="dxa"/>
          </w:tcPr>
          <w:p w14:paraId="79394001" w14:textId="77777777" w:rsidR="00E60591" w:rsidRDefault="00E60591" w:rsidP="00E60591">
            <w:pPr>
              <w:pStyle w:val="CopticVersemulti-line"/>
            </w:pPr>
            <w:r>
              <w:t>Ⲓⲥ ⲛⲓϩ̀ⲃⲱⲥ ⲉⲩⲭⲏ:</w:t>
            </w:r>
          </w:p>
          <w:p w14:paraId="24595C01" w14:textId="77777777" w:rsidR="00E60591" w:rsidRDefault="00E60591" w:rsidP="00E60591">
            <w:pPr>
              <w:pStyle w:val="CopticVersemulti-line"/>
            </w:pPr>
            <w:r>
              <w:t>ⲛⲉⲙ ⲡⲓⲥⲟⲇⲁⲣⲓⲟⲛ:</w:t>
            </w:r>
          </w:p>
          <w:p w14:paraId="132B4CBC" w14:textId="77777777" w:rsidR="00E60591" w:rsidRDefault="00E60591" w:rsidP="00E60591">
            <w:pPr>
              <w:pStyle w:val="CopticVersemulti-line"/>
            </w:pPr>
            <w:r>
              <w:t>ⲛ̀ⲑⲱⲟⲩ ⲉⲩⲉⲣⲙⲉⲑⲣⲉ:</w:t>
            </w:r>
          </w:p>
          <w:p w14:paraId="7F2B8EE0" w14:textId="77777777" w:rsidR="00E60591" w:rsidRDefault="00E60591" w:rsidP="00E60591">
            <w:pPr>
              <w:pStyle w:val="CopticVerse"/>
            </w:pPr>
            <w:r>
              <w:t>ⲉ̀ⲡⲉϥⲙⲩⲥⲧⲏⲣⲓⲟⲛ.</w:t>
            </w:r>
          </w:p>
        </w:tc>
      </w:tr>
      <w:tr w:rsidR="00E60591" w14:paraId="054A66C5" w14:textId="77777777" w:rsidTr="00E60591">
        <w:trPr>
          <w:cantSplit/>
        </w:trPr>
        <w:tc>
          <w:tcPr>
            <w:tcW w:w="288" w:type="dxa"/>
          </w:tcPr>
          <w:p w14:paraId="58376387" w14:textId="77777777" w:rsidR="00E60591" w:rsidRDefault="00E60591" w:rsidP="00E60591">
            <w:pPr>
              <w:pStyle w:val="CopticCross"/>
            </w:pPr>
          </w:p>
        </w:tc>
        <w:tc>
          <w:tcPr>
            <w:tcW w:w="3960" w:type="dxa"/>
          </w:tcPr>
          <w:p w14:paraId="5FF21A0B" w14:textId="77777777" w:rsidR="00E60591" w:rsidRDefault="00E60591" w:rsidP="00E60591">
            <w:pPr>
              <w:pStyle w:val="EngHang"/>
            </w:pPr>
            <w:r>
              <w:t>In truth it has been</w:t>
            </w:r>
          </w:p>
          <w:p w14:paraId="65DDF654" w14:textId="77777777" w:rsidR="00E60591" w:rsidRDefault="00E60591" w:rsidP="00E60591">
            <w:pPr>
              <w:pStyle w:val="EngHang"/>
            </w:pPr>
            <w:r>
              <w:t>Revealed to us today:</w:t>
            </w:r>
          </w:p>
          <w:p w14:paraId="0F3FE8A8" w14:textId="77777777" w:rsidR="00E60591" w:rsidRDefault="00E60591" w:rsidP="00E60591">
            <w:pPr>
              <w:pStyle w:val="EngHang"/>
            </w:pPr>
            <w:r>
              <w:t>This true Lamb,</w:t>
            </w:r>
          </w:p>
          <w:p w14:paraId="21CD3D57" w14:textId="77777777" w:rsidR="00E60591" w:rsidRDefault="00E60591" w:rsidP="00E60591">
            <w:pPr>
              <w:pStyle w:val="EngHangEnd"/>
            </w:pPr>
            <w:r>
              <w:t>Fully of glory.</w:t>
            </w:r>
          </w:p>
        </w:tc>
        <w:tc>
          <w:tcPr>
            <w:tcW w:w="288" w:type="dxa"/>
          </w:tcPr>
          <w:p w14:paraId="59B6F0F2" w14:textId="77777777" w:rsidR="00E60591" w:rsidRDefault="00E60591" w:rsidP="00E60591">
            <w:pPr>
              <w:pStyle w:val="CopticCross"/>
            </w:pPr>
          </w:p>
        </w:tc>
        <w:tc>
          <w:tcPr>
            <w:tcW w:w="288" w:type="dxa"/>
          </w:tcPr>
          <w:p w14:paraId="5A46528C" w14:textId="77777777" w:rsidR="00E60591" w:rsidRDefault="00E60591" w:rsidP="00E60591">
            <w:pPr>
              <w:pStyle w:val="CopticCross"/>
            </w:pPr>
          </w:p>
        </w:tc>
        <w:tc>
          <w:tcPr>
            <w:tcW w:w="3960" w:type="dxa"/>
          </w:tcPr>
          <w:p w14:paraId="56D9AE82" w14:textId="77777777" w:rsidR="00E60591" w:rsidRDefault="00E60591" w:rsidP="00E60591">
            <w:pPr>
              <w:pStyle w:val="CopticVersemulti-line"/>
            </w:pPr>
            <w:r>
              <w:t>Ⲕⲁⲗⲱⲥ ϧⲉⲛ ⲟⲩⲙⲉⲑⲙⲏⲓ:</w:t>
            </w:r>
          </w:p>
          <w:p w14:paraId="78088F69" w14:textId="77777777" w:rsidR="00E60591" w:rsidRDefault="00E60591" w:rsidP="00E60591">
            <w:pPr>
              <w:pStyle w:val="CopticVersemulti-line"/>
            </w:pPr>
            <w:r>
              <w:t>ⲁϥⲟⲩⲱⲛϩ ⲛⲁⲛ ⲙ̀ⲫⲟⲟⲩ:</w:t>
            </w:r>
          </w:p>
          <w:p w14:paraId="7B729558" w14:textId="77777777" w:rsidR="00E60591" w:rsidRDefault="00E60591" w:rsidP="00E60591">
            <w:pPr>
              <w:pStyle w:val="CopticVersemulti-line"/>
            </w:pPr>
            <w:r>
              <w:t>ⲛ̀ϫⲉ ⲡⲁⲓϩⲱⲃ ⲙ̀ⲙⲏⲓ:</w:t>
            </w:r>
          </w:p>
          <w:p w14:paraId="75D847E1" w14:textId="77777777" w:rsidR="00E60591" w:rsidRDefault="00E60591" w:rsidP="00E60591">
            <w:pPr>
              <w:pStyle w:val="CopticVerse"/>
            </w:pPr>
            <w:r>
              <w:t>ⲟⲩⲟϩ ⲉϥⲙⲉϩ ⲛ̀ⲱ̀ⲟⲩ.</w:t>
            </w:r>
          </w:p>
        </w:tc>
      </w:tr>
      <w:tr w:rsidR="00E60591" w14:paraId="3AD0D79D" w14:textId="77777777" w:rsidTr="00E60591">
        <w:trPr>
          <w:cantSplit/>
        </w:trPr>
        <w:tc>
          <w:tcPr>
            <w:tcW w:w="288" w:type="dxa"/>
          </w:tcPr>
          <w:p w14:paraId="125559ED" w14:textId="77777777" w:rsidR="00E60591" w:rsidRDefault="00E60591" w:rsidP="00E60591">
            <w:pPr>
              <w:pStyle w:val="CopticCross"/>
            </w:pPr>
            <w:r>
              <w:lastRenderedPageBreak/>
              <w:t>¿</w:t>
            </w:r>
          </w:p>
        </w:tc>
        <w:tc>
          <w:tcPr>
            <w:tcW w:w="3960" w:type="dxa"/>
          </w:tcPr>
          <w:p w14:paraId="6F67A213" w14:textId="77777777" w:rsidR="00E60591" w:rsidRDefault="00E60591" w:rsidP="00E60591">
            <w:pPr>
              <w:pStyle w:val="EngHang"/>
              <w:rPr>
                <w:rFonts w:eastAsia="Arial Unicode MS"/>
              </w:rPr>
            </w:pPr>
            <w:r>
              <w:rPr>
                <w:rFonts w:eastAsia="Arial Unicode MS"/>
              </w:rPr>
              <w:t>Sing, O Mary,</w:t>
            </w:r>
          </w:p>
          <w:p w14:paraId="75C1AFF4" w14:textId="77777777" w:rsidR="00E60591" w:rsidRDefault="00E60591" w:rsidP="00E60591">
            <w:pPr>
              <w:pStyle w:val="EngHang"/>
              <w:rPr>
                <w:rFonts w:eastAsia="Arial Unicode MS"/>
              </w:rPr>
            </w:pPr>
            <w:r>
              <w:rPr>
                <w:rFonts w:eastAsia="Arial Unicode MS"/>
              </w:rPr>
              <w:t>The handmaiden and Mother.</w:t>
            </w:r>
          </w:p>
          <w:p w14:paraId="228829FD" w14:textId="77777777" w:rsidR="00E60591" w:rsidRDefault="00E60591" w:rsidP="00E60591">
            <w:pPr>
              <w:pStyle w:val="EngHang"/>
              <w:rPr>
                <w:rFonts w:eastAsia="Arial Unicode MS"/>
              </w:rPr>
            </w:pPr>
            <w:r>
              <w:rPr>
                <w:rFonts w:eastAsia="Arial Unicode MS"/>
              </w:rPr>
              <w:t>Come with boldness,</w:t>
            </w:r>
          </w:p>
          <w:p w14:paraId="5CBF9C9C" w14:textId="77777777" w:rsidR="00E60591" w:rsidRPr="003678BC" w:rsidRDefault="00E60591" w:rsidP="00E60591">
            <w:pPr>
              <w:pStyle w:val="EngHangEnd"/>
              <w:rPr>
                <w:rFonts w:eastAsia="Arial Unicode MS"/>
              </w:rPr>
            </w:pPr>
            <w:r>
              <w:rPr>
                <w:rFonts w:eastAsia="Arial Unicode MS"/>
              </w:rPr>
              <w:t>And enter the tomb.</w:t>
            </w:r>
          </w:p>
        </w:tc>
        <w:tc>
          <w:tcPr>
            <w:tcW w:w="288" w:type="dxa"/>
          </w:tcPr>
          <w:p w14:paraId="3DE7F460" w14:textId="77777777" w:rsidR="00E60591" w:rsidRDefault="00E60591" w:rsidP="00E60591">
            <w:pPr>
              <w:pStyle w:val="CopticCross"/>
            </w:pPr>
          </w:p>
        </w:tc>
        <w:tc>
          <w:tcPr>
            <w:tcW w:w="288" w:type="dxa"/>
          </w:tcPr>
          <w:p w14:paraId="0696C957" w14:textId="77777777" w:rsidR="00E60591" w:rsidRDefault="00E60591" w:rsidP="00E60591">
            <w:pPr>
              <w:pStyle w:val="CopticCross"/>
            </w:pPr>
            <w:r>
              <w:t>¿</w:t>
            </w:r>
          </w:p>
        </w:tc>
        <w:tc>
          <w:tcPr>
            <w:tcW w:w="3960" w:type="dxa"/>
          </w:tcPr>
          <w:p w14:paraId="61B6C680" w14:textId="77777777" w:rsidR="00E60591" w:rsidRDefault="00E60591" w:rsidP="00E60591">
            <w:pPr>
              <w:pStyle w:val="CopticVersemulti-line"/>
            </w:pPr>
            <w:r>
              <w:t>Ⲗⲁⲗⲓ ⲱ̀ Ⲙⲁⲣⲓⲁ̀:</w:t>
            </w:r>
          </w:p>
          <w:p w14:paraId="3BEA09AC" w14:textId="77777777" w:rsidR="00E60591" w:rsidRDefault="00E60591" w:rsidP="00E60591">
            <w:pPr>
              <w:pStyle w:val="CopticVersemulti-line"/>
            </w:pPr>
            <w:r>
              <w:t>Ϯⲃⲟⲕⲓ ⲟⲩⲟϩ ϯⲙⲁⲩ:</w:t>
            </w:r>
          </w:p>
          <w:p w14:paraId="1C81D7EA" w14:textId="77777777" w:rsidR="00E60591" w:rsidRDefault="00E60591" w:rsidP="00E60591">
            <w:pPr>
              <w:pStyle w:val="CopticVersemulti-line"/>
            </w:pPr>
            <w:r>
              <w:t>ⲁ̀ⲙⲏ ϧⲉⲛ ⲟⲩⲡⲁⲣⲣⲏⲥⲓⲁ̀:</w:t>
            </w:r>
          </w:p>
          <w:p w14:paraId="3C44E9F9" w14:textId="77777777" w:rsidR="00E60591" w:rsidRPr="005130A7" w:rsidRDefault="00E60591" w:rsidP="00E60591">
            <w:pPr>
              <w:pStyle w:val="CopticVerse"/>
            </w:pPr>
            <w:r>
              <w:t>ⲉ̀ϧⲟⲩⲛ ⲉ̀ⲡⲓⲙ̀ϩⲁⲩ.</w:t>
            </w:r>
          </w:p>
        </w:tc>
      </w:tr>
      <w:tr w:rsidR="00E60591" w14:paraId="36C15C37" w14:textId="77777777" w:rsidTr="00E60591">
        <w:trPr>
          <w:cantSplit/>
        </w:trPr>
        <w:tc>
          <w:tcPr>
            <w:tcW w:w="288" w:type="dxa"/>
          </w:tcPr>
          <w:p w14:paraId="78EC79EC" w14:textId="77777777" w:rsidR="00E60591" w:rsidRDefault="00E60591" w:rsidP="00E60591">
            <w:pPr>
              <w:pStyle w:val="CopticCross"/>
            </w:pPr>
            <w:r>
              <w:t>¿</w:t>
            </w:r>
          </w:p>
        </w:tc>
        <w:tc>
          <w:tcPr>
            <w:tcW w:w="3960" w:type="dxa"/>
          </w:tcPr>
          <w:p w14:paraId="230E5569" w14:textId="77777777" w:rsidR="00E60591" w:rsidRDefault="00E60591" w:rsidP="00E60591">
            <w:pPr>
              <w:pStyle w:val="EngHang"/>
            </w:pPr>
            <w:r>
              <w:t>Rejoice today that</w:t>
            </w:r>
          </w:p>
          <w:p w14:paraId="77EF6E97" w14:textId="77777777" w:rsidR="00E60591" w:rsidRDefault="00E60591" w:rsidP="00E60591">
            <w:pPr>
              <w:pStyle w:val="EngHang"/>
            </w:pPr>
            <w:r>
              <w:t>our fathers</w:t>
            </w:r>
          </w:p>
          <w:p w14:paraId="377281B4" w14:textId="77777777" w:rsidR="00E60591" w:rsidRDefault="00E60591" w:rsidP="00E60591">
            <w:pPr>
              <w:pStyle w:val="EngHang"/>
            </w:pPr>
            <w:r>
              <w:t>Adam and Abraham</w:t>
            </w:r>
          </w:p>
          <w:p w14:paraId="3EE6B121" w14:textId="77777777" w:rsidR="00E60591" w:rsidRDefault="00E60591" w:rsidP="00E60591">
            <w:pPr>
              <w:pStyle w:val="EngHangEnd"/>
            </w:pPr>
            <w:r>
              <w:t>May be proud.</w:t>
            </w:r>
          </w:p>
        </w:tc>
        <w:tc>
          <w:tcPr>
            <w:tcW w:w="288" w:type="dxa"/>
          </w:tcPr>
          <w:p w14:paraId="3326178E" w14:textId="77777777" w:rsidR="00E60591" w:rsidRDefault="00E60591" w:rsidP="00E60591">
            <w:pPr>
              <w:pStyle w:val="CopticCross"/>
            </w:pPr>
          </w:p>
        </w:tc>
        <w:tc>
          <w:tcPr>
            <w:tcW w:w="288" w:type="dxa"/>
          </w:tcPr>
          <w:p w14:paraId="576270E3" w14:textId="77777777" w:rsidR="00E60591" w:rsidRDefault="00E60591" w:rsidP="00E60591">
            <w:pPr>
              <w:pStyle w:val="CopticCross"/>
            </w:pPr>
            <w:r>
              <w:t>¿</w:t>
            </w:r>
          </w:p>
        </w:tc>
        <w:tc>
          <w:tcPr>
            <w:tcW w:w="3960" w:type="dxa"/>
          </w:tcPr>
          <w:p w14:paraId="7691872F" w14:textId="77777777" w:rsidR="00E60591" w:rsidRDefault="00E60591" w:rsidP="00E60591">
            <w:pPr>
              <w:pStyle w:val="CopticVersemulti-line"/>
            </w:pPr>
            <w:r>
              <w:t>Ⲙⲁⲣⲉϥⲣⲁϣⲓ ϯⲛⲟⲩ:</w:t>
            </w:r>
          </w:p>
          <w:p w14:paraId="47FC044B" w14:textId="77777777" w:rsidR="00E60591" w:rsidRDefault="00E60591" w:rsidP="00E60591">
            <w:pPr>
              <w:pStyle w:val="CopticVersemulti-line"/>
            </w:pPr>
            <w:r>
              <w:t>ⲛ̀ϫⲉ ⲡⲉⲛⲓⲱⲧ Ⲁⲇⲁⲙ:</w:t>
            </w:r>
          </w:p>
          <w:p w14:paraId="2A3D9294" w14:textId="77777777" w:rsidR="00E60591" w:rsidRDefault="00E60591" w:rsidP="00E60591">
            <w:pPr>
              <w:pStyle w:val="CopticVersemulti-line"/>
            </w:pPr>
            <w:r>
              <w:t>ⲟⲩⲟϩ ⲙⲁⲣⲉϥϣⲟⲩϣⲟⲩ:</w:t>
            </w:r>
          </w:p>
          <w:p w14:paraId="172D0FBC" w14:textId="77777777" w:rsidR="00E60591" w:rsidRDefault="00E60591" w:rsidP="00E60591">
            <w:pPr>
              <w:pStyle w:val="CopticVerse"/>
            </w:pPr>
            <w:r>
              <w:t>ⲛ̀ϫⲉ Ⲁⲃⲣⲁⲁⲙ.</w:t>
            </w:r>
          </w:p>
        </w:tc>
      </w:tr>
      <w:tr w:rsidR="00E60591" w14:paraId="40945650" w14:textId="77777777" w:rsidTr="00E60591">
        <w:trPr>
          <w:cantSplit/>
        </w:trPr>
        <w:tc>
          <w:tcPr>
            <w:tcW w:w="288" w:type="dxa"/>
          </w:tcPr>
          <w:p w14:paraId="32FB774F" w14:textId="77777777" w:rsidR="00E60591" w:rsidRDefault="00E60591" w:rsidP="00E60591">
            <w:pPr>
              <w:pStyle w:val="CopticCross"/>
            </w:pPr>
          </w:p>
        </w:tc>
        <w:tc>
          <w:tcPr>
            <w:tcW w:w="3960" w:type="dxa"/>
          </w:tcPr>
          <w:p w14:paraId="741CD68E" w14:textId="77777777" w:rsidR="00E60591" w:rsidRDefault="00E60591" w:rsidP="00E60591">
            <w:pPr>
              <w:pStyle w:val="EngHang"/>
            </w:pPr>
            <w:r>
              <w:t>He has destroyed</w:t>
            </w:r>
          </w:p>
          <w:p w14:paraId="11600305" w14:textId="77777777" w:rsidR="00E60591" w:rsidRDefault="00E60591" w:rsidP="00E60591">
            <w:pPr>
              <w:pStyle w:val="EngHang"/>
            </w:pPr>
            <w:r>
              <w:t>The gates of Hades,</w:t>
            </w:r>
          </w:p>
          <w:p w14:paraId="2B608CFE" w14:textId="77777777" w:rsidR="00E60591" w:rsidRDefault="00E60591" w:rsidP="00E60591">
            <w:pPr>
              <w:pStyle w:val="EngHang"/>
            </w:pPr>
            <w:r>
              <w:t>And even its foundations,</w:t>
            </w:r>
          </w:p>
          <w:p w14:paraId="320DAC43" w14:textId="77777777" w:rsidR="00E60591" w:rsidRDefault="00E60591" w:rsidP="00E60591">
            <w:pPr>
              <w:pStyle w:val="EngHangEnd"/>
            </w:pPr>
            <w:r>
              <w:t>Which He has made.</w:t>
            </w:r>
          </w:p>
        </w:tc>
        <w:tc>
          <w:tcPr>
            <w:tcW w:w="288" w:type="dxa"/>
          </w:tcPr>
          <w:p w14:paraId="519664D3" w14:textId="77777777" w:rsidR="00E60591" w:rsidRDefault="00E60591" w:rsidP="00E60591">
            <w:pPr>
              <w:pStyle w:val="CopticCross"/>
            </w:pPr>
          </w:p>
        </w:tc>
        <w:tc>
          <w:tcPr>
            <w:tcW w:w="288" w:type="dxa"/>
          </w:tcPr>
          <w:p w14:paraId="11A6CE5E" w14:textId="77777777" w:rsidR="00E60591" w:rsidRDefault="00E60591" w:rsidP="00E60591">
            <w:pPr>
              <w:pStyle w:val="CopticCross"/>
            </w:pPr>
          </w:p>
        </w:tc>
        <w:tc>
          <w:tcPr>
            <w:tcW w:w="3960" w:type="dxa"/>
          </w:tcPr>
          <w:p w14:paraId="4747AC36" w14:textId="77777777" w:rsidR="00E60591" w:rsidRDefault="00E60591" w:rsidP="00E60591">
            <w:pPr>
              <w:pStyle w:val="CopticVersemulti-line"/>
            </w:pPr>
            <w:r>
              <w:t>Ⲛⲓⲡⲩⲗⲏ ⲛ̀ⲧⲉ ⲁ̀ⲙⲉⲛϯ:</w:t>
            </w:r>
          </w:p>
          <w:p w14:paraId="23A67912" w14:textId="77777777" w:rsidR="00E60591" w:rsidRDefault="00E60591" w:rsidP="00E60591">
            <w:pPr>
              <w:pStyle w:val="CopticVersemulti-line"/>
            </w:pPr>
            <w:r>
              <w:t>ⲁϥϧⲟⲙϧⲉⲙ ⲙ̀ⲙⲱⲟⲩ:</w:t>
            </w:r>
          </w:p>
          <w:p w14:paraId="447F7F21" w14:textId="77777777" w:rsidR="00E60591" w:rsidRDefault="00E60591" w:rsidP="00E60591">
            <w:pPr>
              <w:pStyle w:val="CopticVersemulti-line"/>
            </w:pPr>
            <w:r>
              <w:t>ⲛ̀ϩ̀ⲣⲏⲓ ϣⲁ ⲧⲟⲩⲥⲉⲛϯ:</w:t>
            </w:r>
          </w:p>
          <w:p w14:paraId="6A3CFBCA" w14:textId="77777777" w:rsidR="00E60591" w:rsidRDefault="00E60591" w:rsidP="00E60591">
            <w:pPr>
              <w:pStyle w:val="CopticVerse"/>
            </w:pPr>
            <w:r>
              <w:t>ⲛ̀ϫⲉ ⲫⲏⲉ̀ⲧⲁϥⲑⲁⲙⲓⲱ̀ⲟⲩ.</w:t>
            </w:r>
          </w:p>
        </w:tc>
      </w:tr>
      <w:tr w:rsidR="00E60591" w14:paraId="5FF392B4" w14:textId="77777777" w:rsidTr="00E60591">
        <w:trPr>
          <w:cantSplit/>
        </w:trPr>
        <w:tc>
          <w:tcPr>
            <w:tcW w:w="288" w:type="dxa"/>
          </w:tcPr>
          <w:p w14:paraId="15C0246A" w14:textId="77777777" w:rsidR="00E60591" w:rsidRDefault="00E60591" w:rsidP="00E60591">
            <w:pPr>
              <w:pStyle w:val="CopticCross"/>
            </w:pPr>
          </w:p>
        </w:tc>
        <w:tc>
          <w:tcPr>
            <w:tcW w:w="3960" w:type="dxa"/>
          </w:tcPr>
          <w:p w14:paraId="0741B8D3" w14:textId="77777777" w:rsidR="00E60591" w:rsidRDefault="00E60591" w:rsidP="00E60591">
            <w:pPr>
              <w:pStyle w:val="EngHang"/>
            </w:pPr>
            <w:r>
              <w:t>You are truly blessed,</w:t>
            </w:r>
          </w:p>
          <w:p w14:paraId="7F5C209C" w14:textId="77777777" w:rsidR="00E60591" w:rsidRDefault="00E60591" w:rsidP="00E60591">
            <w:pPr>
              <w:pStyle w:val="EngHang"/>
            </w:pPr>
            <w:r>
              <w:t>And in great glory,</w:t>
            </w:r>
          </w:p>
          <w:p w14:paraId="0C5BF617" w14:textId="77777777" w:rsidR="00E60591" w:rsidRDefault="00E60591" w:rsidP="00E60591">
            <w:pPr>
              <w:pStyle w:val="EngHang"/>
            </w:pPr>
            <w:r>
              <w:t>You Who tasted death,</w:t>
            </w:r>
          </w:p>
          <w:p w14:paraId="3EFC75BF" w14:textId="77777777" w:rsidR="00E60591" w:rsidRDefault="00E60591" w:rsidP="00E60591">
            <w:pPr>
              <w:pStyle w:val="EngHangEnd"/>
            </w:pPr>
            <w:r>
              <w:t>And rose from the dead.</w:t>
            </w:r>
          </w:p>
        </w:tc>
        <w:tc>
          <w:tcPr>
            <w:tcW w:w="288" w:type="dxa"/>
          </w:tcPr>
          <w:p w14:paraId="763DEC5C" w14:textId="77777777" w:rsidR="00E60591" w:rsidRDefault="00E60591" w:rsidP="00E60591">
            <w:pPr>
              <w:pStyle w:val="CopticCross"/>
            </w:pPr>
          </w:p>
        </w:tc>
        <w:tc>
          <w:tcPr>
            <w:tcW w:w="288" w:type="dxa"/>
          </w:tcPr>
          <w:p w14:paraId="40A18CAB" w14:textId="77777777" w:rsidR="00E60591" w:rsidRDefault="00E60591" w:rsidP="00E60591">
            <w:pPr>
              <w:pStyle w:val="CopticCross"/>
            </w:pPr>
          </w:p>
        </w:tc>
        <w:tc>
          <w:tcPr>
            <w:tcW w:w="3960" w:type="dxa"/>
          </w:tcPr>
          <w:p w14:paraId="109E50B8" w14:textId="77777777" w:rsidR="00E60591" w:rsidRDefault="00E60591" w:rsidP="00E60591">
            <w:pPr>
              <w:pStyle w:val="CopticVersemulti-line"/>
            </w:pPr>
            <w:r>
              <w:t>Ⲝⲥ̀ⲙⲁⲣⲱⲟⲩⲧ ϧⲉⲛ ⲟⲩⲥ̀ⲙⲟⲩ:</w:t>
            </w:r>
          </w:p>
          <w:p w14:paraId="248B5918" w14:textId="77777777" w:rsidR="00E60591" w:rsidRDefault="00E60591" w:rsidP="00E60591">
            <w:pPr>
              <w:pStyle w:val="CopticVersemulti-line"/>
            </w:pPr>
            <w:r>
              <w:t>ⲛⲉⲙ ⲟⲩⲱ̀ⲟⲩ ⲉⲧⲕⲉⲛⲓⲱ̀ⲟⲩⲧ:</w:t>
            </w:r>
          </w:p>
          <w:p w14:paraId="10E5B4AE" w14:textId="77777777" w:rsidR="00E60591" w:rsidRDefault="00E60591" w:rsidP="00E60591">
            <w:pPr>
              <w:pStyle w:val="CopticVersemulti-line"/>
            </w:pPr>
            <w:r>
              <w:t>ⲫⲏⲉ̀ⲧⲁϥϫⲉⲙϯ ⲡⲓⲙ̀ⲫ̀ⲙⲟⲩ:</w:t>
            </w:r>
          </w:p>
          <w:p w14:paraId="57512B36" w14:textId="77777777" w:rsidR="00E60591" w:rsidRDefault="00E60591" w:rsidP="00E60591">
            <w:pPr>
              <w:pStyle w:val="CopticVerse"/>
            </w:pPr>
            <w:r>
              <w:t>ⲁϥⲧⲱⲛϥ ϧⲉⲛ ⲛⲏⲉⲑⲙⲱⲟⲩⲧ.</w:t>
            </w:r>
          </w:p>
        </w:tc>
      </w:tr>
      <w:tr w:rsidR="00E60591" w14:paraId="3E28B6F8" w14:textId="77777777" w:rsidTr="00E60591">
        <w:trPr>
          <w:cantSplit/>
        </w:trPr>
        <w:tc>
          <w:tcPr>
            <w:tcW w:w="288" w:type="dxa"/>
          </w:tcPr>
          <w:p w14:paraId="1E4FE64C" w14:textId="77777777" w:rsidR="00E60591" w:rsidRDefault="00E60591" w:rsidP="00E60591">
            <w:pPr>
              <w:pStyle w:val="CopticCross"/>
            </w:pPr>
            <w:r>
              <w:t>¿</w:t>
            </w:r>
          </w:p>
        </w:tc>
        <w:tc>
          <w:tcPr>
            <w:tcW w:w="3960" w:type="dxa"/>
          </w:tcPr>
          <w:p w14:paraId="7A42C274" w14:textId="77777777" w:rsidR="00E60591" w:rsidRDefault="00E60591" w:rsidP="00E60591">
            <w:pPr>
              <w:pStyle w:val="EngHang"/>
            </w:pPr>
            <w:r>
              <w:t>And You have rescued</w:t>
            </w:r>
          </w:p>
          <w:p w14:paraId="6E2ADBF7" w14:textId="77777777" w:rsidR="00E60591" w:rsidRDefault="00E60591" w:rsidP="00E60591">
            <w:pPr>
              <w:pStyle w:val="EngHang"/>
            </w:pPr>
            <w:r>
              <w:t>The captives from</w:t>
            </w:r>
          </w:p>
          <w:p w14:paraId="7D458E6F" w14:textId="77777777" w:rsidR="00E60591" w:rsidRDefault="00E60591" w:rsidP="00E60591">
            <w:pPr>
              <w:pStyle w:val="EngHang"/>
            </w:pPr>
            <w:r>
              <w:t>The hands of the adversary,</w:t>
            </w:r>
          </w:p>
          <w:p w14:paraId="70763454" w14:textId="77777777" w:rsidR="00E60591" w:rsidRDefault="00E60591" w:rsidP="00E60591">
            <w:pPr>
              <w:pStyle w:val="EngHangEnd"/>
            </w:pPr>
            <w:r>
              <w:t>The violent one.</w:t>
            </w:r>
          </w:p>
        </w:tc>
        <w:tc>
          <w:tcPr>
            <w:tcW w:w="288" w:type="dxa"/>
          </w:tcPr>
          <w:p w14:paraId="01C26C09" w14:textId="77777777" w:rsidR="00E60591" w:rsidRDefault="00E60591" w:rsidP="00E60591">
            <w:pPr>
              <w:pStyle w:val="CopticCross"/>
            </w:pPr>
          </w:p>
        </w:tc>
        <w:tc>
          <w:tcPr>
            <w:tcW w:w="288" w:type="dxa"/>
          </w:tcPr>
          <w:p w14:paraId="1AB74FF1" w14:textId="77777777" w:rsidR="00E60591" w:rsidRDefault="00E60591" w:rsidP="00E60591">
            <w:pPr>
              <w:pStyle w:val="CopticCross"/>
            </w:pPr>
            <w:r>
              <w:t>¿</w:t>
            </w:r>
          </w:p>
        </w:tc>
        <w:tc>
          <w:tcPr>
            <w:tcW w:w="3960" w:type="dxa"/>
          </w:tcPr>
          <w:p w14:paraId="05828CA6" w14:textId="77777777" w:rsidR="00E60591" w:rsidRPr="005E3AC1" w:rsidRDefault="00E60591" w:rsidP="00E60591">
            <w:pPr>
              <w:pStyle w:val="CopticVersemulti-line"/>
            </w:pPr>
            <w:r w:rsidRPr="005E3AC1">
              <w:t>Ⲟⲟⲩϩ ⲁⲕⲛⲟϩⲉⲙ:</w:t>
            </w:r>
          </w:p>
          <w:p w14:paraId="7C5A7A58" w14:textId="77777777" w:rsidR="00E60591" w:rsidRPr="005E3AC1" w:rsidRDefault="00E60591" w:rsidP="00E60591">
            <w:pPr>
              <w:pStyle w:val="CopticVersemulti-line"/>
            </w:pPr>
            <w:r w:rsidRPr="005E3AC1">
              <w:t>ⲛ̀ⲛⲓⲉⲭⲙⲁⲗⲱⲧⲟⲥ:</w:t>
            </w:r>
          </w:p>
          <w:p w14:paraId="36146B18" w14:textId="77777777" w:rsidR="00E60591" w:rsidRPr="005E3AC1" w:rsidRDefault="00E60591" w:rsidP="00E60591">
            <w:pPr>
              <w:pStyle w:val="CopticVersemulti-line"/>
            </w:pPr>
            <w:r w:rsidRPr="005E3AC1">
              <w:t>ϧⲉⲛ ⲧ̀ϫⲓϫ ⲙ̀ⲡⲓⲣⲉϥϩⲱⲗⲉⲙ:</w:t>
            </w:r>
          </w:p>
          <w:p w14:paraId="485D4B90" w14:textId="77777777" w:rsidR="00E60591" w:rsidRDefault="00E60591" w:rsidP="00E60591">
            <w:pPr>
              <w:pStyle w:val="CopticVerse"/>
            </w:pPr>
            <w:r>
              <w:t>ⲡⲓⲁⲛⲧⲓⲕⲓⲙⲉⲛⲟⲥ.</w:t>
            </w:r>
          </w:p>
        </w:tc>
      </w:tr>
      <w:tr w:rsidR="00E60591" w14:paraId="52E48D2E" w14:textId="77777777" w:rsidTr="00E60591">
        <w:trPr>
          <w:cantSplit/>
        </w:trPr>
        <w:tc>
          <w:tcPr>
            <w:tcW w:w="288" w:type="dxa"/>
          </w:tcPr>
          <w:p w14:paraId="3B0011E6" w14:textId="77777777" w:rsidR="00E60591" w:rsidRDefault="00E60591" w:rsidP="00E60591">
            <w:pPr>
              <w:pStyle w:val="CopticCross"/>
            </w:pPr>
            <w:r>
              <w:t>¿</w:t>
            </w:r>
          </w:p>
        </w:tc>
        <w:tc>
          <w:tcPr>
            <w:tcW w:w="3960" w:type="dxa"/>
          </w:tcPr>
          <w:p w14:paraId="0CBB7B2D" w14:textId="77777777" w:rsidR="00E60591" w:rsidRDefault="00E60591" w:rsidP="00E60591">
            <w:pPr>
              <w:pStyle w:val="EngHang"/>
            </w:pPr>
            <w:r>
              <w:t>He Who died for us</w:t>
            </w:r>
          </w:p>
          <w:p w14:paraId="0F711FED" w14:textId="77777777" w:rsidR="00E60591" w:rsidRDefault="00E60591" w:rsidP="00E60591">
            <w:pPr>
              <w:pStyle w:val="EngHang"/>
            </w:pPr>
            <w:r>
              <w:t>has released us</w:t>
            </w:r>
          </w:p>
          <w:p w14:paraId="01E291E1" w14:textId="77777777" w:rsidR="00E60591" w:rsidRDefault="00E60591" w:rsidP="00E60591">
            <w:pPr>
              <w:pStyle w:val="EngHang"/>
            </w:pPr>
            <w:r>
              <w:t>From the curse of old,</w:t>
            </w:r>
          </w:p>
          <w:p w14:paraId="6C0322DA" w14:textId="77777777" w:rsidR="00E60591" w:rsidRDefault="00E60591" w:rsidP="00E60591">
            <w:pPr>
              <w:pStyle w:val="EngHangEnd"/>
            </w:pPr>
            <w:r>
              <w:t>With the power of the Messias.</w:t>
            </w:r>
          </w:p>
        </w:tc>
        <w:tc>
          <w:tcPr>
            <w:tcW w:w="288" w:type="dxa"/>
          </w:tcPr>
          <w:p w14:paraId="4F5CF54A" w14:textId="77777777" w:rsidR="00E60591" w:rsidRDefault="00E60591" w:rsidP="00E60591">
            <w:pPr>
              <w:pStyle w:val="CopticCross"/>
            </w:pPr>
          </w:p>
        </w:tc>
        <w:tc>
          <w:tcPr>
            <w:tcW w:w="288" w:type="dxa"/>
          </w:tcPr>
          <w:p w14:paraId="3C3AFE9C" w14:textId="77777777" w:rsidR="00E60591" w:rsidRDefault="00E60591" w:rsidP="00E60591">
            <w:pPr>
              <w:pStyle w:val="CopticCross"/>
            </w:pPr>
            <w:r>
              <w:t>¿</w:t>
            </w:r>
          </w:p>
        </w:tc>
        <w:tc>
          <w:tcPr>
            <w:tcW w:w="3960" w:type="dxa"/>
          </w:tcPr>
          <w:p w14:paraId="3E4681A3" w14:textId="77777777" w:rsidR="00E60591" w:rsidRDefault="00E60591" w:rsidP="00E60591">
            <w:pPr>
              <w:pStyle w:val="CopticVersemulti-line"/>
            </w:pPr>
            <w:r>
              <w:t>Ⲡⲓⲥⲁϩⲟⲩⲓ̀ ⲛ̀ⲁ̀ⲡⲁⲥ:</w:t>
            </w:r>
          </w:p>
          <w:p w14:paraId="31E81153" w14:textId="77777777" w:rsidR="00E60591" w:rsidRDefault="00E60591" w:rsidP="00E60591">
            <w:pPr>
              <w:pStyle w:val="CopticVersemulti-line"/>
            </w:pPr>
            <w:r>
              <w:t>ⲁϥⲃⲟⲗϥ ⲉ̀ⲃⲟⲗ ϩⲁⲣⲟⲛ:</w:t>
            </w:r>
          </w:p>
          <w:p w14:paraId="2EED5F17" w14:textId="77777777" w:rsidR="00E60591" w:rsidRDefault="00E60591" w:rsidP="00E60591">
            <w:pPr>
              <w:pStyle w:val="CopticVersemulti-line"/>
            </w:pPr>
            <w:r>
              <w:t>ϧⲉⲛ ⲧ̀ϫⲟⲙ ⲙ̀Ⲙⲁⲥⲓⲁⲥ:</w:t>
            </w:r>
          </w:p>
          <w:p w14:paraId="6365C933" w14:textId="77777777" w:rsidR="00E60591" w:rsidRDefault="00E60591" w:rsidP="00E60591">
            <w:pPr>
              <w:pStyle w:val="CopticVerse"/>
            </w:pPr>
            <w:r>
              <w:t>ⲫⲏⲉ̀ⲧⲁϥⲙⲟⲩ ϧⲁⲣⲟⲛ.</w:t>
            </w:r>
          </w:p>
        </w:tc>
      </w:tr>
      <w:tr w:rsidR="00E60591" w14:paraId="5CA26A46" w14:textId="77777777" w:rsidTr="00E60591">
        <w:trPr>
          <w:cantSplit/>
        </w:trPr>
        <w:tc>
          <w:tcPr>
            <w:tcW w:w="288" w:type="dxa"/>
          </w:tcPr>
          <w:p w14:paraId="25090DE1" w14:textId="77777777" w:rsidR="00E60591" w:rsidRDefault="00E60591" w:rsidP="00E60591">
            <w:pPr>
              <w:pStyle w:val="CopticCross"/>
            </w:pPr>
          </w:p>
        </w:tc>
        <w:tc>
          <w:tcPr>
            <w:tcW w:w="3960" w:type="dxa"/>
          </w:tcPr>
          <w:p w14:paraId="6766475A" w14:textId="77777777" w:rsidR="00E60591" w:rsidRDefault="00E60591" w:rsidP="00E60591">
            <w:pPr>
              <w:pStyle w:val="EngHang"/>
            </w:pPr>
            <w:r>
              <w:t>Our mouth is filled with joy,</w:t>
            </w:r>
          </w:p>
          <w:p w14:paraId="59CC46FF" w14:textId="77777777" w:rsidR="00E60591" w:rsidRDefault="00E60591" w:rsidP="00E60591">
            <w:pPr>
              <w:pStyle w:val="EngHang"/>
            </w:pPr>
            <w:r>
              <w:t>Salvation has come to us;</w:t>
            </w:r>
          </w:p>
          <w:p w14:paraId="0CCC95C8" w14:textId="77777777" w:rsidR="00E60591" w:rsidRDefault="00E60591" w:rsidP="00E60591">
            <w:pPr>
              <w:pStyle w:val="EngHang"/>
            </w:pPr>
            <w:r>
              <w:t>He has freed us</w:t>
            </w:r>
          </w:p>
          <w:p w14:paraId="1F9AD7C6" w14:textId="77777777" w:rsidR="00E60591" w:rsidRDefault="00E60591" w:rsidP="00E60591">
            <w:pPr>
              <w:pStyle w:val="EngHangEnd"/>
            </w:pPr>
            <w:r>
              <w:t>From the bitter bondage.</w:t>
            </w:r>
          </w:p>
        </w:tc>
        <w:tc>
          <w:tcPr>
            <w:tcW w:w="288" w:type="dxa"/>
          </w:tcPr>
          <w:p w14:paraId="125490AA" w14:textId="77777777" w:rsidR="00E60591" w:rsidRDefault="00E60591" w:rsidP="00E60591">
            <w:pPr>
              <w:pStyle w:val="CopticCross"/>
            </w:pPr>
          </w:p>
        </w:tc>
        <w:tc>
          <w:tcPr>
            <w:tcW w:w="288" w:type="dxa"/>
          </w:tcPr>
          <w:p w14:paraId="513E730B" w14:textId="77777777" w:rsidR="00E60591" w:rsidRDefault="00E60591" w:rsidP="00E60591">
            <w:pPr>
              <w:pStyle w:val="CopticCross"/>
            </w:pPr>
          </w:p>
        </w:tc>
        <w:tc>
          <w:tcPr>
            <w:tcW w:w="3960" w:type="dxa"/>
          </w:tcPr>
          <w:p w14:paraId="63D04A0E" w14:textId="77777777" w:rsidR="00E60591" w:rsidRDefault="00E60591" w:rsidP="00E60591">
            <w:pPr>
              <w:pStyle w:val="CopticVersemulti-line"/>
            </w:pPr>
            <w:r>
              <w:t>Ⲣⲱⲛ ⲁϥⲙⲟϩ ⲛ̀ⲣⲁϣⲓ:</w:t>
            </w:r>
          </w:p>
          <w:p w14:paraId="48B5EBDA" w14:textId="77777777" w:rsidR="00E60591" w:rsidRDefault="00E60591" w:rsidP="00E60591">
            <w:pPr>
              <w:pStyle w:val="CopticVersemulti-line"/>
            </w:pPr>
            <w:r>
              <w:t>ⲡⲓⲟⲩϫⲁⲓ ⲁϥⲓ̀ ϣⲁⲣⲟⲛ:</w:t>
            </w:r>
          </w:p>
          <w:p w14:paraId="0625F233" w14:textId="77777777" w:rsidR="00E60591" w:rsidRDefault="00E60591" w:rsidP="00E60591">
            <w:pPr>
              <w:pStyle w:val="CopticVersemulti-line"/>
            </w:pPr>
            <w:r>
              <w:t>ⲧⲉⲛⲙⲉⲧⲃⲱⲕ ⲉⲥⲉⲛϣⲁϣⲓ:</w:t>
            </w:r>
          </w:p>
          <w:p w14:paraId="78C9467F" w14:textId="77777777" w:rsidR="00E60591" w:rsidRDefault="00E60591" w:rsidP="00E60591">
            <w:pPr>
              <w:pStyle w:val="CopticVerse"/>
            </w:pPr>
            <w:r>
              <w:t>ⲁϥⲃⲟⲗⲃϥ ⲉ̀ⲃⲟⲗ.</w:t>
            </w:r>
          </w:p>
        </w:tc>
      </w:tr>
      <w:tr w:rsidR="00E60591" w14:paraId="445B2061" w14:textId="77777777" w:rsidTr="00E60591">
        <w:trPr>
          <w:cantSplit/>
        </w:trPr>
        <w:tc>
          <w:tcPr>
            <w:tcW w:w="288" w:type="dxa"/>
          </w:tcPr>
          <w:p w14:paraId="5DD3EE3F" w14:textId="77777777" w:rsidR="00E60591" w:rsidRDefault="00E60591" w:rsidP="00E60591">
            <w:pPr>
              <w:pStyle w:val="CopticCross"/>
            </w:pPr>
          </w:p>
        </w:tc>
        <w:tc>
          <w:tcPr>
            <w:tcW w:w="3960" w:type="dxa"/>
          </w:tcPr>
          <w:p w14:paraId="2667D987" w14:textId="77777777" w:rsidR="00E60591" w:rsidRDefault="00E60591" w:rsidP="00E60591">
            <w:pPr>
              <w:pStyle w:val="EngHang"/>
            </w:pPr>
            <w:r>
              <w:t>Hear King David!</w:t>
            </w:r>
          </w:p>
          <w:p w14:paraId="7910E66F" w14:textId="77777777" w:rsidR="00E60591" w:rsidRDefault="00E60591" w:rsidP="00E60591">
            <w:pPr>
              <w:pStyle w:val="EngHang"/>
            </w:pPr>
            <w:r>
              <w:t>He spoke, proclaiming and saying,</w:t>
            </w:r>
          </w:p>
          <w:p w14:paraId="18651ABA" w14:textId="77777777" w:rsidR="00E60591" w:rsidRDefault="00E60591" w:rsidP="00E60591">
            <w:pPr>
              <w:pStyle w:val="EngHang"/>
            </w:pPr>
            <w:r>
              <w:t>“The Lord has reigned</w:t>
            </w:r>
          </w:p>
          <w:p w14:paraId="79BF0258" w14:textId="77777777" w:rsidR="00E60591" w:rsidRDefault="00E60591" w:rsidP="00E60591">
            <w:pPr>
              <w:pStyle w:val="EngHangEnd"/>
            </w:pPr>
            <w:r>
              <w:t>From the Tree.”</w:t>
            </w:r>
          </w:p>
        </w:tc>
        <w:tc>
          <w:tcPr>
            <w:tcW w:w="288" w:type="dxa"/>
          </w:tcPr>
          <w:p w14:paraId="2FC9F3B0" w14:textId="77777777" w:rsidR="00E60591" w:rsidRDefault="00E60591" w:rsidP="00E60591">
            <w:pPr>
              <w:pStyle w:val="CopticCross"/>
            </w:pPr>
          </w:p>
        </w:tc>
        <w:tc>
          <w:tcPr>
            <w:tcW w:w="288" w:type="dxa"/>
          </w:tcPr>
          <w:p w14:paraId="71967B61" w14:textId="77777777" w:rsidR="00E60591" w:rsidRDefault="00E60591" w:rsidP="00E60591">
            <w:pPr>
              <w:pStyle w:val="CopticCross"/>
            </w:pPr>
          </w:p>
        </w:tc>
        <w:tc>
          <w:tcPr>
            <w:tcW w:w="3960" w:type="dxa"/>
          </w:tcPr>
          <w:p w14:paraId="35082D47" w14:textId="77777777" w:rsidR="00E60591" w:rsidRDefault="00E60591" w:rsidP="00E60591">
            <w:pPr>
              <w:pStyle w:val="CopticVersemulti-line"/>
            </w:pPr>
            <w:r>
              <w:t>Ⲥⲱⲧⲉⲙ ⲉ̀Ⲇⲁⲩⲓⲇ ⲡ̀ⲟⲩⲣⲟ:</w:t>
            </w:r>
          </w:p>
          <w:p w14:paraId="15BDCC25" w14:textId="77777777" w:rsidR="00E60591" w:rsidRDefault="00E60591" w:rsidP="00E60591">
            <w:pPr>
              <w:pStyle w:val="CopticVersemulti-line"/>
            </w:pPr>
            <w:r>
              <w:t>ⲁϥⲥⲁϫⲓ ⲁϥⲉⲣⲙⲉⲑⲣⲉ:</w:t>
            </w:r>
          </w:p>
          <w:p w14:paraId="2D4D68A1" w14:textId="77777777" w:rsidR="00E60591" w:rsidRDefault="00E60591" w:rsidP="00E60591">
            <w:pPr>
              <w:pStyle w:val="CopticVersemulti-line"/>
            </w:pPr>
            <w:r>
              <w:t>ϫⲉ ⲁ̀Ⲡϭⲟⲓⲥ ⲉ̀ⲣⲟⲩⲣⲟ:</w:t>
            </w:r>
          </w:p>
          <w:p w14:paraId="0DB3C361" w14:textId="77777777" w:rsidR="00E60591" w:rsidRDefault="00E60591" w:rsidP="00E60591">
            <w:pPr>
              <w:pStyle w:val="CopticVerse"/>
            </w:pPr>
            <w:r>
              <w:t>ⲉ̀ⲃⲟⲗϩⲓ ⲟⲩϣⲉ.</w:t>
            </w:r>
          </w:p>
        </w:tc>
      </w:tr>
      <w:tr w:rsidR="00E60591" w14:paraId="2D48FE97" w14:textId="77777777" w:rsidTr="00E60591">
        <w:trPr>
          <w:cantSplit/>
        </w:trPr>
        <w:tc>
          <w:tcPr>
            <w:tcW w:w="288" w:type="dxa"/>
          </w:tcPr>
          <w:p w14:paraId="76F5EF4B" w14:textId="77777777" w:rsidR="00E60591" w:rsidRDefault="00E60591" w:rsidP="00E60591">
            <w:pPr>
              <w:pStyle w:val="CopticCross"/>
            </w:pPr>
            <w:r>
              <w:t>¿</w:t>
            </w:r>
          </w:p>
        </w:tc>
        <w:tc>
          <w:tcPr>
            <w:tcW w:w="3960" w:type="dxa"/>
          </w:tcPr>
          <w:p w14:paraId="53EA0A14" w14:textId="77777777" w:rsidR="00E60591" w:rsidRDefault="00E60591" w:rsidP="00E60591">
            <w:pPr>
              <w:pStyle w:val="EngHang"/>
            </w:pPr>
            <w:r>
              <w:t>Arise O Lord God</w:t>
            </w:r>
          </w:p>
          <w:p w14:paraId="54918897" w14:textId="77777777" w:rsidR="00E60591" w:rsidRDefault="00E60591" w:rsidP="00E60591">
            <w:pPr>
              <w:pStyle w:val="EngHang"/>
            </w:pPr>
            <w:r>
              <w:t>In great glory!</w:t>
            </w:r>
          </w:p>
          <w:p w14:paraId="6E31F533" w14:textId="77777777" w:rsidR="00E60591" w:rsidRDefault="00E60591" w:rsidP="00E60591">
            <w:pPr>
              <w:pStyle w:val="EngHang"/>
            </w:pPr>
            <w:r>
              <w:t>Let your enemies,</w:t>
            </w:r>
          </w:p>
          <w:p w14:paraId="0D989865" w14:textId="77777777" w:rsidR="00E60591" w:rsidRDefault="00E60591" w:rsidP="00E60591">
            <w:pPr>
              <w:pStyle w:val="EngHangEnd"/>
            </w:pPr>
            <w:r>
              <w:t>The wicked, tremble.</w:t>
            </w:r>
          </w:p>
        </w:tc>
        <w:tc>
          <w:tcPr>
            <w:tcW w:w="288" w:type="dxa"/>
          </w:tcPr>
          <w:p w14:paraId="321B1FB4" w14:textId="77777777" w:rsidR="00E60591" w:rsidRDefault="00E60591" w:rsidP="00E60591">
            <w:pPr>
              <w:pStyle w:val="CopticCross"/>
            </w:pPr>
          </w:p>
        </w:tc>
        <w:tc>
          <w:tcPr>
            <w:tcW w:w="288" w:type="dxa"/>
          </w:tcPr>
          <w:p w14:paraId="559BFB08" w14:textId="77777777" w:rsidR="00E60591" w:rsidRDefault="00E60591" w:rsidP="00E60591">
            <w:pPr>
              <w:pStyle w:val="CopticCross"/>
            </w:pPr>
            <w:r>
              <w:t>¿</w:t>
            </w:r>
          </w:p>
        </w:tc>
        <w:tc>
          <w:tcPr>
            <w:tcW w:w="3960" w:type="dxa"/>
          </w:tcPr>
          <w:p w14:paraId="5BFA360D" w14:textId="77777777" w:rsidR="00E60591" w:rsidRDefault="00E60591" w:rsidP="00E60591">
            <w:pPr>
              <w:pStyle w:val="CopticVersemulti-line"/>
            </w:pPr>
            <w:r>
              <w:t>Ⲧⲟⲛⲕ Ⲡ̀ϭⲟⲓⲥ Ⲫⲛⲟⲩϯ:</w:t>
            </w:r>
          </w:p>
          <w:p w14:paraId="28F869E4" w14:textId="77777777" w:rsidR="00E60591" w:rsidRDefault="00E60591" w:rsidP="00E60591">
            <w:pPr>
              <w:pStyle w:val="CopticVersemulti-line"/>
            </w:pPr>
            <w:r>
              <w:t>Ϧⲉⲛ ⲟⲩⲛⲓϣϯ ⲛ̀ⲱ̀ⲟⲩ:</w:t>
            </w:r>
          </w:p>
          <w:p w14:paraId="5D030926" w14:textId="77777777" w:rsidR="00E60591" w:rsidRDefault="00E60591" w:rsidP="00E60591">
            <w:pPr>
              <w:pStyle w:val="CopticVersemulti-line"/>
            </w:pPr>
            <w:r>
              <w:t>ⲟⲩⲟϩ ⲙⲁⲣⲟⲩⲉⲣϩⲟϯ:</w:t>
            </w:r>
          </w:p>
          <w:p w14:paraId="5882CEEB" w14:textId="77777777" w:rsidR="00E60591" w:rsidRPr="00FE0104" w:rsidRDefault="00E60591" w:rsidP="00E60591">
            <w:pPr>
              <w:pStyle w:val="CopticVerse"/>
            </w:pPr>
            <w:r>
              <w:t>ⲛ̀ϫⲉ ⲛⲉⲕϫⲁϫⲓ ⲉⲩϩⲱⲟⲩ.</w:t>
            </w:r>
          </w:p>
        </w:tc>
      </w:tr>
      <w:tr w:rsidR="00E60591" w14:paraId="4F0CA078" w14:textId="77777777" w:rsidTr="00E60591">
        <w:trPr>
          <w:cantSplit/>
        </w:trPr>
        <w:tc>
          <w:tcPr>
            <w:tcW w:w="288" w:type="dxa"/>
          </w:tcPr>
          <w:p w14:paraId="645BABF0" w14:textId="77777777" w:rsidR="00E60591" w:rsidRDefault="00E60591" w:rsidP="00E60591">
            <w:pPr>
              <w:pStyle w:val="CopticCross"/>
            </w:pPr>
            <w:r>
              <w:t>¿</w:t>
            </w:r>
          </w:p>
        </w:tc>
        <w:tc>
          <w:tcPr>
            <w:tcW w:w="3960" w:type="dxa"/>
          </w:tcPr>
          <w:p w14:paraId="2BE00229" w14:textId="77777777" w:rsidR="00E60591" w:rsidRDefault="00E60591" w:rsidP="00E60591">
            <w:pPr>
              <w:pStyle w:val="EngHang"/>
            </w:pPr>
            <w:r>
              <w:t>Our Master, the Son of God,</w:t>
            </w:r>
          </w:p>
          <w:p w14:paraId="4BBFAEEB" w14:textId="77777777" w:rsidR="00E60591" w:rsidRDefault="00E60591" w:rsidP="00E60591">
            <w:pPr>
              <w:pStyle w:val="EngHang"/>
            </w:pPr>
            <w:r>
              <w:t>Has turned our sorrow</w:t>
            </w:r>
          </w:p>
          <w:p w14:paraId="13A646EA" w14:textId="77777777" w:rsidR="00E60591" w:rsidRDefault="00E60591" w:rsidP="00E60591">
            <w:pPr>
              <w:pStyle w:val="EngHang"/>
            </w:pPr>
            <w:r>
              <w:t>In to exalted joy,</w:t>
            </w:r>
          </w:p>
          <w:p w14:paraId="6CFB34CE" w14:textId="77777777" w:rsidR="00E60591" w:rsidRDefault="00E60591" w:rsidP="00E60591">
            <w:pPr>
              <w:pStyle w:val="EngHangEnd"/>
            </w:pPr>
            <w:r>
              <w:t>And has saved us from our sins.</w:t>
            </w:r>
          </w:p>
        </w:tc>
        <w:tc>
          <w:tcPr>
            <w:tcW w:w="288" w:type="dxa"/>
          </w:tcPr>
          <w:p w14:paraId="7C25ACB5" w14:textId="77777777" w:rsidR="00E60591" w:rsidRDefault="00E60591" w:rsidP="00E60591">
            <w:pPr>
              <w:pStyle w:val="CopticCross"/>
            </w:pPr>
          </w:p>
        </w:tc>
        <w:tc>
          <w:tcPr>
            <w:tcW w:w="288" w:type="dxa"/>
          </w:tcPr>
          <w:p w14:paraId="4C5F8EEB" w14:textId="77777777" w:rsidR="00E60591" w:rsidRDefault="00E60591" w:rsidP="00E60591">
            <w:pPr>
              <w:pStyle w:val="CopticCross"/>
            </w:pPr>
            <w:r>
              <w:t>¿</w:t>
            </w:r>
          </w:p>
        </w:tc>
        <w:tc>
          <w:tcPr>
            <w:tcW w:w="3960" w:type="dxa"/>
          </w:tcPr>
          <w:p w14:paraId="08FAAE42" w14:textId="77777777" w:rsidR="00E60591" w:rsidRDefault="00E60591" w:rsidP="00E60591">
            <w:pPr>
              <w:pStyle w:val="CopticVersemulti-line"/>
            </w:pPr>
            <w:r>
              <w:t>Ⲩⲥⲟⲩⲥ Ⲑⲉⲟⲥ ⲡⲉⲛⲛⲏⲃ:</w:t>
            </w:r>
          </w:p>
          <w:p w14:paraId="13FBC823" w14:textId="77777777" w:rsidR="00E60591" w:rsidRDefault="00E60591" w:rsidP="00E60591">
            <w:pPr>
              <w:pStyle w:val="CopticVersemulti-line"/>
            </w:pPr>
            <w:r>
              <w:t>ⲁϥⲫⲱⲛϩ ⲙ̀ⲡⲉⲛϩⲏⲃⲓ:</w:t>
            </w:r>
          </w:p>
          <w:p w14:paraId="3D3995FF" w14:textId="77777777" w:rsidR="00E60591" w:rsidRDefault="00E60591" w:rsidP="00E60591">
            <w:pPr>
              <w:pStyle w:val="CopticVersemulti-line"/>
            </w:pPr>
            <w:r>
              <w:t>ⲉ̀ⲟⲩⲣⲁϣⲓ ⲉϥⲕⲏⲃ:</w:t>
            </w:r>
          </w:p>
          <w:p w14:paraId="653C22B7" w14:textId="77777777" w:rsidR="00E60591" w:rsidRDefault="00E60591" w:rsidP="00E60591">
            <w:pPr>
              <w:pStyle w:val="CopticVerse"/>
            </w:pPr>
            <w:r>
              <w:t>ⲁϥⲥⲟⲧⲧⲉⲛ ϧⲉⲛ ⲛⲉⲛⲛⲟⲃⲓ.</w:t>
            </w:r>
          </w:p>
        </w:tc>
      </w:tr>
      <w:tr w:rsidR="00E60591" w14:paraId="79182EB1" w14:textId="77777777" w:rsidTr="00E60591">
        <w:trPr>
          <w:cantSplit/>
        </w:trPr>
        <w:tc>
          <w:tcPr>
            <w:tcW w:w="288" w:type="dxa"/>
          </w:tcPr>
          <w:p w14:paraId="3274FB34" w14:textId="77777777" w:rsidR="00E60591" w:rsidRDefault="00E60591" w:rsidP="00E60591">
            <w:pPr>
              <w:pStyle w:val="CopticCross"/>
            </w:pPr>
          </w:p>
        </w:tc>
        <w:tc>
          <w:tcPr>
            <w:tcW w:w="3960" w:type="dxa"/>
          </w:tcPr>
          <w:p w14:paraId="4CD5CB0A" w14:textId="77777777" w:rsidR="00E60591" w:rsidRPr="00AB362F" w:rsidRDefault="00E60591" w:rsidP="00E60591">
            <w:pPr>
              <w:pStyle w:val="EngHang"/>
            </w:pPr>
            <w:r w:rsidRPr="00AB362F">
              <w:t>This is the day,</w:t>
            </w:r>
          </w:p>
          <w:p w14:paraId="40DB0D9C" w14:textId="77777777" w:rsidR="00E60591" w:rsidRPr="00AB362F" w:rsidRDefault="00E60591" w:rsidP="00E60591">
            <w:pPr>
              <w:pStyle w:val="EngHang"/>
            </w:pPr>
            <w:r w:rsidRPr="00AB362F">
              <w:t>Which the Lord has made.</w:t>
            </w:r>
          </w:p>
          <w:p w14:paraId="2EA5DE62" w14:textId="77777777" w:rsidR="00E60591" w:rsidRPr="00AB362F" w:rsidRDefault="00E60591" w:rsidP="00E60591">
            <w:pPr>
              <w:pStyle w:val="EngHang"/>
            </w:pPr>
            <w:r w:rsidRPr="00AB362F">
              <w:t>Let us rejoice in it,</w:t>
            </w:r>
          </w:p>
          <w:p w14:paraId="2C511EBC" w14:textId="77777777" w:rsidR="00E60591" w:rsidRDefault="00E60591" w:rsidP="00E60591">
            <w:pPr>
              <w:pStyle w:val="EngHangEnd"/>
            </w:pPr>
            <w:r>
              <w:t>And be glad.</w:t>
            </w:r>
          </w:p>
        </w:tc>
        <w:tc>
          <w:tcPr>
            <w:tcW w:w="288" w:type="dxa"/>
          </w:tcPr>
          <w:p w14:paraId="3F14D090" w14:textId="77777777" w:rsidR="00E60591" w:rsidRDefault="00E60591" w:rsidP="00E60591">
            <w:pPr>
              <w:pStyle w:val="CopticCross"/>
            </w:pPr>
          </w:p>
        </w:tc>
        <w:tc>
          <w:tcPr>
            <w:tcW w:w="288" w:type="dxa"/>
          </w:tcPr>
          <w:p w14:paraId="1C91FBFB" w14:textId="77777777" w:rsidR="00E60591" w:rsidRDefault="00E60591" w:rsidP="00E60591">
            <w:pPr>
              <w:pStyle w:val="CopticCross"/>
            </w:pPr>
          </w:p>
        </w:tc>
        <w:tc>
          <w:tcPr>
            <w:tcW w:w="3960" w:type="dxa"/>
          </w:tcPr>
          <w:p w14:paraId="277C9398" w14:textId="77777777" w:rsidR="00E60591" w:rsidRDefault="00E60591" w:rsidP="00E60591">
            <w:pPr>
              <w:pStyle w:val="CopticVersemulti-line"/>
            </w:pPr>
            <w:r>
              <w:t>Ⲫⲁⲓ ⲡⲉ ⲡⲓⲉ̀ϩⲟⲟⲩ:</w:t>
            </w:r>
          </w:p>
          <w:p w14:paraId="7136E5AA" w14:textId="77777777" w:rsidR="00E60591" w:rsidRDefault="00E60591" w:rsidP="00E60591">
            <w:pPr>
              <w:pStyle w:val="CopticVersemulti-line"/>
            </w:pPr>
            <w:r>
              <w:t>ⲉ̀ⲧⲁ Ⲡϭⲟⲓⲥ ⲑⲁⲙⲓⲟϥ:</w:t>
            </w:r>
          </w:p>
          <w:p w14:paraId="6215947B" w14:textId="77777777" w:rsidR="00E60591" w:rsidRDefault="00E60591" w:rsidP="00E60591">
            <w:pPr>
              <w:pStyle w:val="CopticVersemulti-line"/>
            </w:pPr>
            <w:r>
              <w:t>ⲙⲁⲣⲉⲛⲑⲉⲗⲏⲗ ⲙ̀ⲫⲟⲟⲩ:</w:t>
            </w:r>
          </w:p>
          <w:p w14:paraId="70EE17E9" w14:textId="77777777" w:rsidR="00E60591" w:rsidRDefault="00E60591" w:rsidP="00E60591">
            <w:pPr>
              <w:pStyle w:val="CopticVerse"/>
            </w:pPr>
            <w:r>
              <w:t>ⲟⲩⲟϩ ⲛ̀ⲧⲉⲛⲟⲩⲛⲟϥ.</w:t>
            </w:r>
          </w:p>
        </w:tc>
      </w:tr>
      <w:tr w:rsidR="00E60591" w14:paraId="7AD67A2A" w14:textId="77777777" w:rsidTr="00E60591">
        <w:trPr>
          <w:cantSplit/>
        </w:trPr>
        <w:tc>
          <w:tcPr>
            <w:tcW w:w="288" w:type="dxa"/>
          </w:tcPr>
          <w:p w14:paraId="2FC42F9E" w14:textId="77777777" w:rsidR="00E60591" w:rsidRDefault="00E60591" w:rsidP="00E60591">
            <w:pPr>
              <w:pStyle w:val="CopticCross"/>
            </w:pPr>
          </w:p>
        </w:tc>
        <w:tc>
          <w:tcPr>
            <w:tcW w:w="3960" w:type="dxa"/>
          </w:tcPr>
          <w:p w14:paraId="146388DB" w14:textId="77777777" w:rsidR="00E60591" w:rsidRDefault="00E60591" w:rsidP="00E60591">
            <w:pPr>
              <w:pStyle w:val="EngHang"/>
            </w:pPr>
            <w:r>
              <w:t>Hail to the Resurrection</w:t>
            </w:r>
          </w:p>
          <w:p w14:paraId="498605D6" w14:textId="77777777" w:rsidR="00E60591" w:rsidRDefault="00E60591" w:rsidP="00E60591">
            <w:pPr>
              <w:pStyle w:val="EngHang"/>
            </w:pPr>
            <w:r>
              <w:t>Of our King!</w:t>
            </w:r>
          </w:p>
          <w:p w14:paraId="359AB923" w14:textId="77777777" w:rsidR="00E60591" w:rsidRDefault="00E60591" w:rsidP="00E60591">
            <w:pPr>
              <w:pStyle w:val="EngHang"/>
            </w:pPr>
            <w:r>
              <w:t>Glory to Your Order</w:t>
            </w:r>
            <w:r w:rsidRPr="00791592">
              <w:rPr>
                <w:rStyle w:val="FootnoteReference"/>
              </w:rPr>
              <w:footnoteReference w:id="961"/>
            </w:r>
            <w:r>
              <w:t>,</w:t>
            </w:r>
          </w:p>
          <w:p w14:paraId="0BBD37C1" w14:textId="77777777" w:rsidR="00E60591" w:rsidRDefault="00E60591" w:rsidP="00E60591">
            <w:pPr>
              <w:pStyle w:val="EngHangEnd"/>
            </w:pPr>
            <w:r>
              <w:t>And Your kingship!</w:t>
            </w:r>
          </w:p>
        </w:tc>
        <w:tc>
          <w:tcPr>
            <w:tcW w:w="288" w:type="dxa"/>
          </w:tcPr>
          <w:p w14:paraId="751097E4" w14:textId="77777777" w:rsidR="00E60591" w:rsidRDefault="00E60591" w:rsidP="00E60591">
            <w:pPr>
              <w:pStyle w:val="CopticCross"/>
            </w:pPr>
          </w:p>
        </w:tc>
        <w:tc>
          <w:tcPr>
            <w:tcW w:w="288" w:type="dxa"/>
          </w:tcPr>
          <w:p w14:paraId="189FE930" w14:textId="77777777" w:rsidR="00E60591" w:rsidRDefault="00E60591" w:rsidP="00E60591">
            <w:pPr>
              <w:pStyle w:val="CopticCross"/>
            </w:pPr>
          </w:p>
        </w:tc>
        <w:tc>
          <w:tcPr>
            <w:tcW w:w="3960" w:type="dxa"/>
          </w:tcPr>
          <w:p w14:paraId="49C18485" w14:textId="77777777" w:rsidR="00E60591" w:rsidRDefault="00E60591" w:rsidP="00E60591">
            <w:pPr>
              <w:pStyle w:val="CopticVersemulti-line"/>
            </w:pPr>
            <w:r>
              <w:t>Ⲭⲉⲣⲉ ϯⲁ̀ⲛⲁⲥⲧⲁⲥⲓⲥ:</w:t>
            </w:r>
          </w:p>
          <w:p w14:paraId="2005B0FE" w14:textId="77777777" w:rsidR="00E60591" w:rsidRDefault="00E60591" w:rsidP="00E60591">
            <w:pPr>
              <w:pStyle w:val="CopticVersemulti-line"/>
            </w:pPr>
            <w:r>
              <w:t>ⲛ̀ⲧⲉ ⲡⲉⲛⲟⲩⲣⲟ:</w:t>
            </w:r>
          </w:p>
          <w:p w14:paraId="1563CF7A" w14:textId="77777777" w:rsidR="00E60591" w:rsidRDefault="00E60591" w:rsidP="00E60591">
            <w:pPr>
              <w:pStyle w:val="CopticVersemulti-line"/>
            </w:pPr>
            <w:r>
              <w:t>ⲡⲓⲱ̀ⲟⲩ ⲛⲁϥ ϧⲉⲛ ⲧⲉϥⲧⲁⲝⲓⲥ:</w:t>
            </w:r>
          </w:p>
          <w:p w14:paraId="311B2E93" w14:textId="77777777" w:rsidR="00E60591" w:rsidRDefault="00E60591" w:rsidP="00E60591">
            <w:pPr>
              <w:pStyle w:val="CopticVerse"/>
            </w:pPr>
            <w:r>
              <w:t>ⲛⲉⲙ ⲧⲉϥⲙⲉⲧⲟⲩⲣⲟ.</w:t>
            </w:r>
          </w:p>
        </w:tc>
      </w:tr>
      <w:tr w:rsidR="00E60591" w14:paraId="194CD1C6" w14:textId="77777777" w:rsidTr="00E60591">
        <w:trPr>
          <w:cantSplit/>
        </w:trPr>
        <w:tc>
          <w:tcPr>
            <w:tcW w:w="288" w:type="dxa"/>
          </w:tcPr>
          <w:p w14:paraId="1119A960" w14:textId="77777777" w:rsidR="00E60591" w:rsidRDefault="00E60591" w:rsidP="00E60591">
            <w:pPr>
              <w:pStyle w:val="CopticCross"/>
            </w:pPr>
            <w:r>
              <w:lastRenderedPageBreak/>
              <w:t>¿</w:t>
            </w:r>
          </w:p>
        </w:tc>
        <w:tc>
          <w:tcPr>
            <w:tcW w:w="3960" w:type="dxa"/>
          </w:tcPr>
          <w:p w14:paraId="20839521" w14:textId="77777777" w:rsidR="00E60591" w:rsidRDefault="00E60591" w:rsidP="00E60591">
            <w:pPr>
              <w:pStyle w:val="EngHang"/>
            </w:pPr>
            <w:r>
              <w:t>O Saviour of the cosmos,</w:t>
            </w:r>
          </w:p>
          <w:p w14:paraId="72FCD0E0" w14:textId="77777777" w:rsidR="00E60591" w:rsidRDefault="00E60591" w:rsidP="00E60591">
            <w:pPr>
              <w:pStyle w:val="EngHang"/>
            </w:pPr>
            <w:r>
              <w:t>In Your coming,</w:t>
            </w:r>
          </w:p>
          <w:p w14:paraId="67E622ED" w14:textId="77777777" w:rsidR="00E60591" w:rsidRDefault="00E60591" w:rsidP="00E60591">
            <w:pPr>
              <w:pStyle w:val="EngHang"/>
            </w:pPr>
            <w:r>
              <w:t>Save Your people</w:t>
            </w:r>
          </w:p>
          <w:p w14:paraId="02D6BA30" w14:textId="77777777" w:rsidR="00E60591" w:rsidRDefault="00E60591" w:rsidP="00E60591">
            <w:pPr>
              <w:pStyle w:val="EngHangEnd"/>
            </w:pPr>
            <w:r>
              <w:t>With Your Church.</w:t>
            </w:r>
          </w:p>
        </w:tc>
        <w:tc>
          <w:tcPr>
            <w:tcW w:w="288" w:type="dxa"/>
          </w:tcPr>
          <w:p w14:paraId="02B17FFC" w14:textId="77777777" w:rsidR="00E60591" w:rsidRDefault="00E60591" w:rsidP="00E60591">
            <w:pPr>
              <w:pStyle w:val="CopticCross"/>
            </w:pPr>
          </w:p>
        </w:tc>
        <w:tc>
          <w:tcPr>
            <w:tcW w:w="288" w:type="dxa"/>
          </w:tcPr>
          <w:p w14:paraId="6E879108" w14:textId="77777777" w:rsidR="00E60591" w:rsidRDefault="00E60591" w:rsidP="00E60591">
            <w:pPr>
              <w:pStyle w:val="CopticCross"/>
            </w:pPr>
            <w:r>
              <w:t>¿</w:t>
            </w:r>
          </w:p>
        </w:tc>
        <w:tc>
          <w:tcPr>
            <w:tcW w:w="3960" w:type="dxa"/>
          </w:tcPr>
          <w:p w14:paraId="61D3D05E" w14:textId="77777777" w:rsidR="00E60591" w:rsidRDefault="00E60591" w:rsidP="00E60591">
            <w:pPr>
              <w:pStyle w:val="CopticVersemulti-line"/>
            </w:pPr>
            <w:r>
              <w:t>Ⲯⲱⲧⲏⲣ ⲙ̀ⲡⲓⲕⲟⲥⲙⲟⲥ:</w:t>
            </w:r>
          </w:p>
          <w:p w14:paraId="15ED9113" w14:textId="77777777" w:rsidR="00E60591" w:rsidRDefault="00E60591" w:rsidP="00E60591">
            <w:pPr>
              <w:pStyle w:val="CopticVersemulti-line"/>
            </w:pPr>
            <w:r>
              <w:t>ϧⲉⲛ ⲧⲉⲕⲡⲁⲣⲟⲩⲥⲓⲁ̀:</w:t>
            </w:r>
          </w:p>
          <w:p w14:paraId="55E34118" w14:textId="77777777" w:rsidR="00E60591" w:rsidRDefault="00E60591" w:rsidP="00E60591">
            <w:pPr>
              <w:pStyle w:val="CopticVersemulti-line"/>
            </w:pPr>
            <w:r>
              <w:t>ⲛⲟϩⲉⲙ ⲙ̀ⲡⲉⲕⲗⲁⲟⲥ:</w:t>
            </w:r>
          </w:p>
          <w:p w14:paraId="0A452298" w14:textId="77777777" w:rsidR="00E60591" w:rsidRDefault="00E60591" w:rsidP="00E60591">
            <w:pPr>
              <w:pStyle w:val="CopticVerse"/>
            </w:pPr>
            <w:r>
              <w:t>ⲛⲉⲙ ⲧⲉⲕⲉⲕⲕ̀ⲗⲏⲥⲓⲁ̀.</w:t>
            </w:r>
          </w:p>
        </w:tc>
      </w:tr>
      <w:tr w:rsidR="00E60591" w14:paraId="2A948B23" w14:textId="77777777" w:rsidTr="00E60591">
        <w:trPr>
          <w:cantSplit/>
        </w:trPr>
        <w:tc>
          <w:tcPr>
            <w:tcW w:w="288" w:type="dxa"/>
          </w:tcPr>
          <w:p w14:paraId="33186761" w14:textId="77777777" w:rsidR="00E60591" w:rsidRDefault="00E60591" w:rsidP="00E60591">
            <w:pPr>
              <w:pStyle w:val="CopticCross"/>
            </w:pPr>
            <w:r>
              <w:t>¿</w:t>
            </w:r>
          </w:p>
        </w:tc>
        <w:tc>
          <w:tcPr>
            <w:tcW w:w="3960" w:type="dxa"/>
          </w:tcPr>
          <w:p w14:paraId="4A42D4E5" w14:textId="77777777" w:rsidR="00E60591" w:rsidRDefault="00E60591" w:rsidP="00E60591">
            <w:pPr>
              <w:pStyle w:val="EngHang"/>
            </w:pPr>
            <w:r>
              <w:t>Be patient, O Lover of Mankind,</w:t>
            </w:r>
          </w:p>
          <w:p w14:paraId="00EE3B2C" w14:textId="77777777" w:rsidR="00E60591" w:rsidRDefault="00E60591" w:rsidP="00E60591">
            <w:pPr>
              <w:pStyle w:val="EngHang"/>
            </w:pPr>
            <w:r>
              <w:t>With Your servants.</w:t>
            </w:r>
          </w:p>
          <w:p w14:paraId="4E60C2A0" w14:textId="77777777" w:rsidR="00E60591" w:rsidRDefault="00E60591" w:rsidP="00E60591">
            <w:pPr>
              <w:pStyle w:val="EngHang"/>
            </w:pPr>
            <w:r>
              <w:t>Grant us salvation,</w:t>
            </w:r>
          </w:p>
          <w:p w14:paraId="71176471" w14:textId="77777777" w:rsidR="00E60591" w:rsidRDefault="00E60591" w:rsidP="00E60591">
            <w:pPr>
              <w:pStyle w:val="EngHangEnd"/>
            </w:pPr>
            <w:r>
              <w:t>For we take refuge in You.</w:t>
            </w:r>
          </w:p>
        </w:tc>
        <w:tc>
          <w:tcPr>
            <w:tcW w:w="288" w:type="dxa"/>
          </w:tcPr>
          <w:p w14:paraId="29753312" w14:textId="77777777" w:rsidR="00E60591" w:rsidRDefault="00E60591" w:rsidP="00E60591">
            <w:pPr>
              <w:pStyle w:val="CopticCross"/>
            </w:pPr>
          </w:p>
        </w:tc>
        <w:tc>
          <w:tcPr>
            <w:tcW w:w="288" w:type="dxa"/>
          </w:tcPr>
          <w:p w14:paraId="1035024C" w14:textId="77777777" w:rsidR="00E60591" w:rsidRDefault="00E60591" w:rsidP="00E60591">
            <w:pPr>
              <w:pStyle w:val="CopticCross"/>
            </w:pPr>
            <w:r>
              <w:t>¿</w:t>
            </w:r>
          </w:p>
        </w:tc>
        <w:tc>
          <w:tcPr>
            <w:tcW w:w="3960" w:type="dxa"/>
          </w:tcPr>
          <w:p w14:paraId="5CA5DF65" w14:textId="77777777" w:rsidR="00E60591" w:rsidRDefault="00E60591" w:rsidP="00E60591">
            <w:pPr>
              <w:pStyle w:val="CopticVersemulti-line"/>
            </w:pPr>
            <w:r>
              <w:t>Ⲱⲟⲩⲛ̀ϩⲏⲧ ⲡⲓⲙⲁⲓⲣⲱⲙⲓ:</w:t>
            </w:r>
          </w:p>
          <w:p w14:paraId="627811F6" w14:textId="77777777" w:rsidR="00E60591" w:rsidRDefault="00E60591" w:rsidP="00E60591">
            <w:pPr>
              <w:pStyle w:val="CopticVersemulti-line"/>
            </w:pPr>
            <w:r>
              <w:t>ⲉ̀ϩ̀ⲣⲏⲓ ⲉ̀ϫⲉⲛ ⲛⲉⲕⲉ̀ⲃⲓⲁⲓⲕ:</w:t>
            </w:r>
          </w:p>
          <w:p w14:paraId="3355F644" w14:textId="77777777" w:rsidR="00E60591" w:rsidRDefault="00E60591" w:rsidP="00E60591">
            <w:pPr>
              <w:pStyle w:val="CopticVersemulti-line"/>
            </w:pPr>
            <w:r>
              <w:t>ⲙⲟⲓ ⲛⲁⲛ ⲛ̀ⲟⲩⲥⲱϯ:</w:t>
            </w:r>
          </w:p>
          <w:p w14:paraId="03D557C3" w14:textId="77777777" w:rsidR="00E60591" w:rsidRDefault="00E60591" w:rsidP="00E60591">
            <w:pPr>
              <w:pStyle w:val="CopticVerse"/>
            </w:pPr>
            <w:r>
              <w:t>ϫⲉ ⲁⲛⲫⲱⲧ ϩⲁⲣⲟⲕ.</w:t>
            </w:r>
          </w:p>
        </w:tc>
      </w:tr>
    </w:tbl>
    <w:p w14:paraId="0F571DA3" w14:textId="41F2142E" w:rsidR="006869EE" w:rsidRDefault="006869EE" w:rsidP="006869EE">
      <w:pPr>
        <w:pStyle w:val="Heading1"/>
      </w:pPr>
      <w:bookmarkStart w:id="1160" w:name="_Ref485108863"/>
      <w:bookmarkStart w:id="1161" w:name="_Ref485108869"/>
      <w:bookmarkStart w:id="1162" w:name="_Ref485115314"/>
      <w:bookmarkStart w:id="1163" w:name="_Ref485115323"/>
      <w:bookmarkStart w:id="1164" w:name="_Toc485884442"/>
      <w:r>
        <w:lastRenderedPageBreak/>
        <w:t>The Raising of Incense</w:t>
      </w:r>
      <w:bookmarkEnd w:id="1107"/>
      <w:bookmarkEnd w:id="1108"/>
      <w:bookmarkEnd w:id="1160"/>
      <w:bookmarkEnd w:id="1161"/>
      <w:bookmarkEnd w:id="1162"/>
      <w:bookmarkEnd w:id="1163"/>
      <w:bookmarkEnd w:id="1164"/>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r>
        <w:lastRenderedPageBreak/>
        <w:t xml:space="preserve">The Raising of Evening (or </w:t>
      </w:r>
      <w:commentRangeStart w:id="1165"/>
      <w:r>
        <w:t>Morning</w:t>
      </w:r>
      <w:commentRangeEnd w:id="1165"/>
      <w:r>
        <w:rPr>
          <w:rStyle w:val="CommentReference"/>
          <w:rFonts w:eastAsiaTheme="minorHAnsi" w:cstheme="minorBidi"/>
          <w:b w:val="0"/>
          <w:bCs w:val="0"/>
        </w:rPr>
        <w:commentReference w:id="1165"/>
      </w:r>
      <w:r>
        <w:t>) Incense</w:t>
      </w:r>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01FD0B51" w:rsidR="006869EE" w:rsidRDefault="006869EE" w:rsidP="006869EE">
      <w:pPr>
        <w:pStyle w:val="Body"/>
      </w:pPr>
      <w:r>
        <w:t xml:space="preserve">Have mercy on us, O God, the Father, the Pantocrator. All Holy Trinity, have mercy on us. Lord, God of the powers, be with us, for there is no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166" w:name="ThanksgivingIncense"/>
      <w:r>
        <w:lastRenderedPageBreak/>
        <w:t>The Prayer of Thanksgiving</w:t>
      </w:r>
    </w:p>
    <w:bookmarkEnd w:id="1166"/>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t>He then turns towards the East, making the sign of the cross over the altar, saying,</w:t>
      </w:r>
    </w:p>
    <w:p w14:paraId="1FBB22AE" w14:textId="22452655" w:rsidR="006869EE" w:rsidRDefault="006869EE" w:rsidP="006869EE">
      <w:pPr>
        <w:pStyle w:val="Body"/>
      </w:pPr>
      <w:r>
        <w:lastRenderedPageBreak/>
        <w:t>and from this</w:t>
      </w:r>
      <w:r w:rsidR="00B62960">
        <w:t>, Your</w:t>
      </w:r>
      <w:r>
        <w:t xml:space="preserve"> holy place.</w:t>
      </w:r>
    </w:p>
    <w:p w14:paraId="692E2807" w14:textId="33F24266" w:rsidR="006869EE" w:rsidRDefault="006869EE" w:rsidP="006869EE">
      <w:pPr>
        <w:pStyle w:val="Body"/>
      </w:pPr>
      <w:r>
        <w:t xml:space="preserve">But </w:t>
      </w:r>
      <w:r w:rsidR="00B62960">
        <w:t xml:space="preserve">provide </w:t>
      </w:r>
      <w:r>
        <w:t>those things which are good and profitable for us, for it is You Who have given us the authority to tread on serpents and scorpions, and on all the power of the enemy.</w:t>
      </w:r>
    </w:p>
    <w:p w14:paraId="2AC284F0" w14:textId="5C7D9498" w:rsidR="006869EE" w:rsidRDefault="006869EE" w:rsidP="006869EE">
      <w:pPr>
        <w:pStyle w:val="Body"/>
      </w:pPr>
      <w:r>
        <w:t xml:space="preserve">And </w:t>
      </w:r>
      <w:r w:rsidR="00B62960">
        <w:t xml:space="preserve">do not </w:t>
      </w:r>
      <w:r>
        <w:t>lead us into temptation, but deliver us from evil, by the grace, compassion an</w:t>
      </w:r>
      <w:r w:rsidR="00B62960">
        <w:t>d love of mankind, of Your Only-</w:t>
      </w:r>
      <w:r>
        <w:t>Begotten Son, our Lord, God and Saviour</w:t>
      </w:r>
      <w:r w:rsidR="00B62960">
        <w:t>, Jesus Christ, t</w:t>
      </w:r>
      <w:r>
        <w:t>hrough Whom the glory, the honour, the dominion, and the adoration are due to You, with Him, and the Holy Spirit, the Giver of Life, Who is of One Essence with You, now, and at all times, and unto the age of all ages. Amen.</w:t>
      </w:r>
    </w:p>
    <w:p w14:paraId="61E412E8" w14:textId="6A4736B0" w:rsidR="006869EE" w:rsidRDefault="006869EE" w:rsidP="00A07A59">
      <w:pPr>
        <w:pStyle w:val="Rubric"/>
      </w:pPr>
      <w:r>
        <w:t xml:space="preserve">The presbyter offers incense while the people sing The Verses of the Cymbals. In the morning only, especially on feast days, the people may sing the first part of </w:t>
      </w:r>
      <w:r w:rsidR="00A07A59">
        <w:fldChar w:fldCharType="begin"/>
      </w:r>
      <w:r w:rsidR="00A07A59">
        <w:instrText xml:space="preserve"> REF _Ref442855270 \h </w:instrText>
      </w:r>
      <w:r w:rsidR="00A07A59">
        <w:fldChar w:fldCharType="separate"/>
      </w:r>
      <w:r w:rsidR="000E2EAC">
        <w:t>The Doxology of Prime</w:t>
      </w:r>
      <w:r w:rsidR="00A07A59">
        <w:fldChar w:fldCharType="end"/>
      </w:r>
      <w:r>
        <w:t xml:space="preserve"> (stopping before “O True Light”), page </w:t>
      </w:r>
      <w:r>
        <w:fldChar w:fldCharType="begin"/>
      </w:r>
      <w:r>
        <w:instrText xml:space="preserve"> PAGEREF _Ref412098903 \h </w:instrText>
      </w:r>
      <w:r>
        <w:fldChar w:fldCharType="separate"/>
      </w:r>
      <w:r w:rsidR="000E2EAC">
        <w:rPr>
          <w:noProof/>
        </w:rPr>
        <w:t>59</w:t>
      </w:r>
      <w:r>
        <w:fldChar w:fldCharType="end"/>
      </w:r>
      <w:r>
        <w:t xml:space="preserve"> before, or instead of the Verses of the Cymbals. On the feast of the Resurrection, both are sung.</w:t>
      </w:r>
    </w:p>
    <w:p w14:paraId="05B6408D" w14:textId="77777777" w:rsidR="006869EE" w:rsidRDefault="006869EE" w:rsidP="006869EE">
      <w:pPr>
        <w:pStyle w:val="Heading4"/>
      </w:pPr>
      <w:bookmarkStart w:id="1167" w:name="_Ref435789344"/>
      <w:bookmarkStart w:id="1168" w:name="VersesCymbals"/>
      <w:r>
        <w:t>The Verses of the Cymbals</w:t>
      </w:r>
      <w:bookmarkEnd w:id="1167"/>
    </w:p>
    <w:bookmarkEnd w:id="1168"/>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62"/>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63"/>
            </w:r>
            <w:r>
              <w:t>.</w:t>
            </w:r>
          </w:p>
        </w:tc>
      </w:tr>
    </w:tbl>
    <w:p w14:paraId="3178E150" w14:textId="77777777" w:rsidR="006869EE" w:rsidRDefault="006869EE" w:rsidP="006869EE">
      <w:pPr>
        <w:pStyle w:val="Rubrics0"/>
      </w:pPr>
      <w:r>
        <w:lastRenderedPageBreak/>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107FEA1E" w:rsidR="006869EE" w:rsidRDefault="006869EE" w:rsidP="006869EE">
            <w:pPr>
              <w:pStyle w:val="EngHang"/>
            </w:pPr>
            <w:r>
              <w:t>W</w:t>
            </w:r>
            <w:r>
              <w:rPr>
                <w:rFonts w:hint="eastAsia"/>
              </w:rPr>
              <w:t>ho brought forth</w:t>
            </w:r>
            <w:r>
              <w:t xml:space="preserve"> </w:t>
            </w:r>
            <w:r>
              <w:rPr>
                <w:rFonts w:hint="eastAsia"/>
              </w:rPr>
              <w:t>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14809BC4" w:rsidR="006869EE" w:rsidRDefault="006869EE" w:rsidP="00FD7CBF">
            <w:pPr>
              <w:pStyle w:val="EngHangEnd"/>
            </w:pPr>
            <w:r>
              <w:t xml:space="preserve">Abba </w:t>
            </w:r>
            <w:r>
              <w:rPr>
                <w:rFonts w:hint="eastAsia"/>
              </w:rPr>
              <w:t xml:space="preserve">Mark, the </w:t>
            </w:r>
            <w:r w:rsidR="00FD7CBF">
              <w:t>divinely inspired</w:t>
            </w:r>
            <w:r w:rsidR="00FD7CBF">
              <w:rPr>
                <w:rStyle w:val="FootnoteReference"/>
              </w:rPr>
              <w:footnoteReference w:id="964"/>
            </w:r>
            <w:r>
              <w:rPr>
                <w:rFonts w:hint="eastAsia"/>
              </w:rPr>
              <w:t>.</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lastRenderedPageBreak/>
              <w:t>¿</w:t>
            </w:r>
          </w:p>
        </w:tc>
        <w:tc>
          <w:tcPr>
            <w:tcW w:w="3960" w:type="dxa"/>
          </w:tcPr>
          <w:p w14:paraId="45671A12" w14:textId="77777777" w:rsidR="006869EE" w:rsidRPr="007425E1" w:rsidRDefault="006869EE" w:rsidP="006869EE">
            <w:pPr>
              <w:pStyle w:val="EngHang"/>
            </w:pPr>
            <w:commentRangeStart w:id="1169"/>
            <w:r w:rsidRPr="007425E1">
              <w:t xml:space="preserve">May </w:t>
            </w:r>
            <w:commentRangeEnd w:id="1169"/>
            <w:r>
              <w:rPr>
                <w:rStyle w:val="CommentReference"/>
                <w:rFonts w:eastAsiaTheme="minorHAnsi" w:cstheme="minorBidi"/>
                <w:color w:val="auto"/>
                <w:lang w:val="en-CA"/>
              </w:rPr>
              <w:commentReference w:id="1169"/>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w:t>
      </w:r>
      <w:r>
        <w:lastRenderedPageBreak/>
        <w:t xml:space="preserve">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lastRenderedPageBreak/>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t>In the Offering of Evening Incense and Saturday Morning Incense only:</w:t>
      </w:r>
    </w:p>
    <w:p w14:paraId="0D67FD7E" w14:textId="77777777" w:rsidR="006869EE" w:rsidRDefault="006869EE" w:rsidP="006869EE">
      <w:pPr>
        <w:pStyle w:val="Heading4"/>
      </w:pPr>
      <w:bookmarkStart w:id="1170" w:name="PrayerDeparted"/>
      <w:r>
        <w:t>The Prayer for the Departed</w:t>
      </w:r>
    </w:p>
    <w:bookmarkEnd w:id="1170"/>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1B6389EB"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65"/>
      </w:r>
      <w:commentRangeStart w:id="1171"/>
      <w:r>
        <w:t xml:space="preserve"> </w:t>
      </w:r>
      <w:commentRangeEnd w:id="1171"/>
      <w:r>
        <w:rPr>
          <w:rStyle w:val="CommentReference"/>
          <w:lang w:val="en-CA"/>
        </w:rPr>
        <w:commentReference w:id="1171"/>
      </w:r>
      <w:r>
        <w:t>and our fathers the presbyters, and our brethren</w:t>
      </w:r>
      <w:r w:rsidR="00B62960">
        <w:rPr>
          <w:rStyle w:val="FootnoteReference"/>
        </w:rPr>
        <w:footnoteReference w:id="966"/>
      </w:r>
      <w:r>
        <w:t xml:space="preserve"> the deacons; our fathers the monks; and our fathers the laymen; and for the full repose of the Christians, that Christ our God may repose all their souls in the Paradise of Joy; and we too, accord mercy 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249967E" w:rsidR="006869EE" w:rsidRDefault="006869EE" w:rsidP="006869EE">
      <w:pPr>
        <w:pStyle w:val="Body"/>
      </w:pPr>
      <w:r>
        <w:t xml:space="preserve">Raise up their bodies also, on the day </w:t>
      </w:r>
      <w:r w:rsidR="00B62960">
        <w:t>that</w:t>
      </w:r>
      <w:r>
        <w:t xml:space="preserve">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172"/>
      <w:r>
        <w:t xml:space="preserve"> </w:t>
      </w:r>
      <w:commentRangeEnd w:id="1172"/>
      <w:r>
        <w:rPr>
          <w:rStyle w:val="CommentReference"/>
          <w:lang w:val="en-CA"/>
        </w:rPr>
        <w:commentReference w:id="1172"/>
      </w:r>
      <w:r>
        <w:t>love Your Holy Name.</w:t>
      </w:r>
    </w:p>
    <w:p w14:paraId="638EDD3E" w14:textId="77777777" w:rsidR="006869EE" w:rsidRDefault="006869EE" w:rsidP="006869EE">
      <w:pPr>
        <w:pStyle w:val="Body"/>
      </w:pPr>
      <w:r>
        <w:t xml:space="preserve">For there is no death for Your servants, but a change; and if any negligence or heedlessness has overtaken them as men, since they were clothed in flesh and dwelt in this world, do, O God, </w:t>
      </w:r>
      <w:r>
        <w:lastRenderedPageBreak/>
        <w:t>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19D99720" w:rsidR="006869EE" w:rsidRDefault="006869EE" w:rsidP="006869EE">
      <w:pPr>
        <w:pStyle w:val="Body"/>
      </w:pPr>
      <w:r>
        <w:t>You have visited them with mercies and compassion, heal them. Take away all sickness and all maladies</w:t>
      </w:r>
      <w:r w:rsidR="00B62960">
        <w:t xml:space="preserve"> from them and from us</w:t>
      </w:r>
      <w:r>
        <w:t xml:space="preserve">; </w:t>
      </w:r>
      <w:r w:rsidR="00B62960">
        <w:t xml:space="preserve">chase away </w:t>
      </w:r>
      <w:r>
        <w:t>the spirit of sicknesses.</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lastRenderedPageBreak/>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173"/>
      <w:r>
        <w:t>You</w:t>
      </w:r>
      <w:commentRangeEnd w:id="1173"/>
      <w:r>
        <w:rPr>
          <w:rStyle w:val="CommentReference"/>
          <w:lang w:val="en-CA"/>
        </w:rPr>
        <w:commentReference w:id="1173"/>
      </w:r>
      <w:r>
        <w:t>, with Him, and the Holy Spirit, the Giver of Life, Who is of One Essence with You, now, and at all times, and unto the age of all ages. Amen.</w:t>
      </w:r>
    </w:p>
    <w:p w14:paraId="651763CC" w14:textId="1F1CC01D" w:rsidR="006869EE" w:rsidRDefault="006869EE" w:rsidP="006869EE">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E2EAC">
        <w:rPr>
          <w:noProof/>
        </w:rPr>
        <w:t>59</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14F2061D" w:rsidR="006869EE" w:rsidRDefault="00E83105" w:rsidP="006869EE">
      <w:pPr>
        <w:pStyle w:val="Body"/>
      </w:pPr>
      <w:r>
        <w:t>Fill t</w:t>
      </w:r>
      <w:r w:rsidR="006869EE">
        <w:t>heir houses and their stores with every good thing. Surround them, O Lord, by the power of Your holy angels and archangels.</w:t>
      </w:r>
    </w:p>
    <w:p w14:paraId="6DA9589C" w14:textId="5BB5BF21" w:rsidR="006869EE" w:rsidRDefault="006869EE" w:rsidP="006869EE">
      <w:pPr>
        <w:pStyle w:val="Body"/>
      </w:pPr>
      <w:r>
        <w:t xml:space="preserve">As they have remembered Your Holy Name on earth, remember them also, O Lord, in Your Kingdom, and in this age too, </w:t>
      </w:r>
      <w:r w:rsidR="00E83105">
        <w:t xml:space="preserve">do not </w:t>
      </w:r>
      <w:r>
        <w:t>leave them behind.</w:t>
      </w:r>
    </w:p>
    <w:p w14:paraId="14B943D3" w14:textId="77777777" w:rsidR="006869EE" w:rsidRDefault="006869EE" w:rsidP="006869EE">
      <w:pPr>
        <w:pStyle w:val="Priest"/>
      </w:pPr>
      <w:r>
        <w:lastRenderedPageBreak/>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t>Presbyter:</w:t>
      </w:r>
    </w:p>
    <w:p w14:paraId="218648B3" w14:textId="3F8292CC" w:rsidR="006869EE" w:rsidRDefault="006869EE" w:rsidP="006869EE">
      <w:pPr>
        <w:pStyle w:val="Body"/>
      </w:pPr>
      <w:r w:rsidRPr="006655F4">
        <w:t xml:space="preserve">We ask and entreat </w:t>
      </w:r>
      <w:r>
        <w:t>Your</w:t>
      </w:r>
      <w:r w:rsidRPr="006655F4">
        <w:t xml:space="preserve"> Goodness, O</w:t>
      </w:r>
      <w:r>
        <w:t xml:space="preserve"> </w:t>
      </w:r>
      <w:r w:rsidRPr="006655F4">
        <w:t xml:space="preserve">Lover of mankind, remember, O Lord, our fathers and </w:t>
      </w:r>
      <w:r w:rsidR="00E83105">
        <w:t>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00C1630D" w:rsidR="006869EE" w:rsidRDefault="00E83105" w:rsidP="006869EE">
      <w:pPr>
        <w:pStyle w:val="Body"/>
      </w:pPr>
      <w:r>
        <w:t>—o</w:t>
      </w:r>
      <w:r w:rsidR="006869EE">
        <w:t>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23A193FB" w:rsidR="006869EE" w:rsidRDefault="006869EE" w:rsidP="006869EE">
      <w:pPr>
        <w:pStyle w:val="Body"/>
      </w:pPr>
      <w:r>
        <w:t xml:space="preserve">Be a partner in work with Your servants in every good deed. As for us, O Lord, keep </w:t>
      </w:r>
      <w:r w:rsidR="00E83105">
        <w:t xml:space="preserve">our sojourn in this life </w:t>
      </w:r>
      <w:r>
        <w:t>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174" w:name="_Ref435789903"/>
      <w:r>
        <w:rPr>
          <w:lang w:val="en-GB"/>
        </w:rPr>
        <w:lastRenderedPageBreak/>
        <w:t>Graciously Accord</w:t>
      </w:r>
      <w:bookmarkEnd w:id="1174"/>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175" w:name="_Ref435789927"/>
      <w:bookmarkStart w:id="1176"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77"/>
      <w:r>
        <w:rPr>
          <w:lang w:val="en-GB"/>
        </w:rPr>
        <w:t xml:space="preserve">to </w:t>
      </w:r>
      <w:commentRangeEnd w:id="1177"/>
      <w:r>
        <w:rPr>
          <w:rStyle w:val="CommentReference"/>
          <w:lang w:val="en-CA"/>
        </w:rPr>
        <w:commentReference w:id="1177"/>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78" w:name="_Ref442856274"/>
      <w:r>
        <w:t>The Gloria</w:t>
      </w:r>
      <w:bookmarkEnd w:id="1175"/>
      <w:bookmarkEnd w:id="1178"/>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79" w:name="_Ref435789969"/>
      <w:bookmarkEnd w:id="1176"/>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80" w:name="_Ref442856358"/>
      <w:r>
        <w:t>The Trisagion</w:t>
      </w:r>
      <w:bookmarkEnd w:id="1179"/>
      <w:bookmarkEnd w:id="1180"/>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lastRenderedPageBreak/>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81" w:name="_Ref442856453"/>
      <w:r>
        <w:t>Hail to You</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82" w:name="_Ref434477171"/>
      <w:r>
        <w:t>The Introduction to the Doxologies</w:t>
      </w:r>
      <w:bookmarkEnd w:id="1182"/>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67"/>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83" w:name="_Ref435799700"/>
      <w:r>
        <w:lastRenderedPageBreak/>
        <w:t>The Doxologies</w:t>
      </w:r>
      <w:bookmarkEnd w:id="1183"/>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84" w:name="_Ref434487836"/>
      <w:r>
        <w:t>The Evening Doxology of the Virgin</w:t>
      </w:r>
      <w:bookmarkEnd w:id="11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68"/>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lastRenderedPageBreak/>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85" w:name="_Ref434487846"/>
      <w:r>
        <w:t>The Morning Doxology of the Virgin</w:t>
      </w:r>
      <w:bookmarkEnd w:id="11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86"/>
            <w:r>
              <w:t xml:space="preserve">declared </w:t>
            </w:r>
            <w:commentRangeEnd w:id="1186"/>
            <w:r>
              <w:rPr>
                <w:rStyle w:val="CommentReference"/>
                <w:rFonts w:ascii="Times New Roman" w:eastAsiaTheme="minorHAnsi" w:hAnsi="Times New Roman" w:cstheme="minorBidi"/>
                <w:color w:val="auto"/>
              </w:rPr>
              <w:commentReference w:id="1186"/>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87"/>
            <w:r>
              <w:t xml:space="preserve">Good New </w:t>
            </w:r>
            <w:commentRangeEnd w:id="1187"/>
            <w:r>
              <w:rPr>
                <w:rStyle w:val="CommentReference"/>
                <w:rFonts w:ascii="Times New Roman" w:eastAsiaTheme="minorHAnsi" w:hAnsi="Times New Roman" w:cstheme="minorBidi"/>
                <w:color w:val="auto"/>
              </w:rPr>
              <w:commentReference w:id="1187"/>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lastRenderedPageBreak/>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69"/>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88"/>
            <w:r>
              <w:t>Be our advocate</w:t>
            </w:r>
            <w:commentRangeEnd w:id="1188"/>
            <w:r>
              <w:rPr>
                <w:rStyle w:val="CommentReference"/>
                <w:rFonts w:ascii="Times New Roman" w:eastAsiaTheme="minorHAnsi" w:hAnsi="Times New Roman" w:cstheme="minorBidi"/>
                <w:color w:val="auto"/>
              </w:rPr>
              <w:commentReference w:id="1188"/>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89"/>
            <w:r>
              <w:t>Mary</w:t>
            </w:r>
            <w:commentRangeEnd w:id="1189"/>
            <w:r>
              <w:rPr>
                <w:rStyle w:val="CommentReference"/>
                <w:rFonts w:ascii="Times New Roman" w:eastAsiaTheme="minorHAnsi" w:hAnsi="Times New Roman" w:cstheme="minorBidi"/>
                <w:color w:val="auto"/>
              </w:rPr>
              <w:commentReference w:id="1189"/>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lastRenderedPageBreak/>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70"/>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2E81AA36" w14:textId="77777777" w:rsidR="006869EE" w:rsidRDefault="006869EE" w:rsidP="006869EE">
      <w:pPr>
        <w:pStyle w:val="Rubric"/>
      </w:pPr>
      <w:r>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lastRenderedPageBreak/>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90" w:name="_Ref435799710"/>
      <w:r>
        <w:lastRenderedPageBreak/>
        <w:t>The Orthodox Creed</w:t>
      </w:r>
      <w:bookmarkEnd w:id="1190"/>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91" w:name="_Ref442856751"/>
      <w:r>
        <w:t>God Have mercy upon us</w:t>
      </w:r>
      <w:bookmarkEnd w:id="1191"/>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71"/>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92"/>
      <w:r>
        <w:t>God</w:t>
      </w:r>
      <w:commentRangeEnd w:id="1192"/>
      <w:r>
        <w:rPr>
          <w:rStyle w:val="CommentReference"/>
          <w:lang w:val="en-CA"/>
        </w:rPr>
        <w:commentReference w:id="1192"/>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lastRenderedPageBreak/>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72"/>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93" w:name="_Ref442856856"/>
      <w:r>
        <w:lastRenderedPageBreak/>
        <w:t>The Prayer for the Gospel</w:t>
      </w:r>
      <w:bookmarkEnd w:id="1193"/>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490F4112" w:rsidR="006869EE" w:rsidRDefault="006869EE" w:rsidP="006869EE">
      <w:pPr>
        <w:pStyle w:val="Body"/>
      </w:pPr>
      <w:r>
        <w:t xml:space="preserve">Remember also, O our Master, all those who have </w:t>
      </w:r>
      <w:r w:rsidR="00E83105">
        <w:t>charged</w:t>
      </w:r>
      <w:r>
        <w:t xml:space="preserve"> us to remember them in our supplications and prayers which we offer up to You, O Lord our God.</w:t>
      </w:r>
    </w:p>
    <w:p w14:paraId="73B1A9CC" w14:textId="1DC2F981" w:rsidR="006869EE" w:rsidRDefault="00E83105" w:rsidP="006869EE">
      <w:pPr>
        <w:pStyle w:val="Body"/>
      </w:pPr>
      <w:r>
        <w:t>Repose t</w:t>
      </w:r>
      <w:r w:rsidR="006869EE">
        <w:t xml:space="preserve">hose who have already fallen asleep. </w:t>
      </w:r>
      <w:r>
        <w:t>Heal t</w:t>
      </w:r>
      <w:r w:rsidR="006869EE">
        <w:t>hose who are sick.</w:t>
      </w:r>
    </w:p>
    <w:p w14:paraId="01CBEE66" w14:textId="77777777" w:rsidR="006869EE" w:rsidRDefault="006869EE" w:rsidP="006869EE">
      <w:pPr>
        <w:pStyle w:val="Body"/>
      </w:pPr>
      <w:r>
        <w:t>For You are the life of us all, the salvation of us all, the hope of us all, the healing of us all and the resurrection of us all, and to You we send up the glory, and the honour, and the 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lastRenderedPageBreak/>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lastRenderedPageBreak/>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94" w:name="_Ref442870575"/>
      <w:r>
        <w:t>The Gospel Response</w:t>
      </w:r>
      <w:bookmarkEnd w:id="1194"/>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lastRenderedPageBreak/>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53A14192" w:rsidR="006869EE" w:rsidRDefault="006869EE" w:rsidP="006869EE">
      <w:pPr>
        <w:pStyle w:val="Body"/>
      </w:pPr>
      <w:r>
        <w:t xml:space="preserve">In keeping keep </w:t>
      </w:r>
      <w:r w:rsidR="00E83105">
        <w:t>them</w:t>
      </w:r>
      <w:r>
        <w:t xml:space="preserve">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lastRenderedPageBreak/>
        <w:t>Presbyter:</w:t>
      </w:r>
    </w:p>
    <w:p w14:paraId="4DE68A3C" w14:textId="1DC4E192" w:rsidR="006869EE" w:rsidRDefault="006869EE" w:rsidP="006869EE">
      <w:pPr>
        <w:pStyle w:val="Body"/>
      </w:pPr>
      <w:r>
        <w:t>And every city, and every region, and the villages and all their ornaments. And save us all from famine, plagues, earthquakes, drowning, fire, the captivity of the Barbarians</w:t>
      </w:r>
      <w:r w:rsidR="00E83105">
        <w:rPr>
          <w:rStyle w:val="FootnoteReference"/>
        </w:rPr>
        <w:footnoteReference w:id="973"/>
      </w:r>
      <w:r>
        <w:t>,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lastRenderedPageBreak/>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4496E4C2" w:rsidR="006869EE" w:rsidRDefault="006869EE" w:rsidP="006869EE">
      <w:pPr>
        <w:pStyle w:val="Body"/>
      </w:pPr>
      <w:r>
        <w:t>We ask and entreat Your Goodness, O Lover of mankind, remember, O Lord, our congregations</w:t>
      </w:r>
      <w:r w:rsidR="00B02DD7">
        <w:rPr>
          <w:rStyle w:val="FootnoteReference"/>
        </w:rPr>
        <w:footnoteReference w:id="974"/>
      </w:r>
      <w:r>
        <w:t>.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096E8E5D"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w:t>
      </w:r>
      <w:r w:rsidR="00B02DD7">
        <w:t>will</w:t>
      </w:r>
      <w:r>
        <w:t xml:space="preserve"> come after us forever. </w:t>
      </w:r>
    </w:p>
    <w:p w14:paraId="2D6398B8" w14:textId="03E36D09" w:rsidR="006869EE" w:rsidRDefault="00B02DD7" w:rsidP="006869EE">
      <w:pPr>
        <w:pStyle w:val="Body"/>
      </w:pPr>
      <w:r>
        <w:t>Utterly uproot t</w:t>
      </w:r>
      <w:r w:rsidR="006869EE">
        <w:t xml:space="preserve">he worship of idols from the world. Trample and humiliate Satan and his evil powers under our feet </w:t>
      </w:r>
      <w:r>
        <w:t>quickly</w:t>
      </w:r>
      <w:r w:rsidR="006869EE">
        <w:t>.</w:t>
      </w:r>
    </w:p>
    <w:p w14:paraId="60E69E63" w14:textId="000066FF" w:rsidR="006869EE" w:rsidRDefault="00B02DD7" w:rsidP="006869EE">
      <w:pPr>
        <w:pStyle w:val="Body"/>
      </w:pPr>
      <w:r>
        <w:t>Abolish a</w:t>
      </w:r>
      <w:r w:rsidR="006869EE">
        <w:t>ll offences and their instigator. May all dissensions of corrupt heresies cease.</w:t>
      </w:r>
    </w:p>
    <w:p w14:paraId="0A572A1D" w14:textId="46A56491" w:rsidR="006869EE" w:rsidRDefault="00B02DD7" w:rsidP="006869EE">
      <w:pPr>
        <w:pStyle w:val="Body"/>
      </w:pPr>
      <w:r>
        <w:lastRenderedPageBreak/>
        <w:t>Humiliate t</w:t>
      </w:r>
      <w:r w:rsidR="006869EE">
        <w:t xml:space="preserve">he enemies of Your Holy Church, O Lord, </w:t>
      </w:r>
      <w:r>
        <w:t>now as at all times</w:t>
      </w:r>
      <w:r w:rsidR="006869EE">
        <w:t xml:space="preserve">. Strip their vanity; show them their weakness </w:t>
      </w:r>
      <w:r>
        <w:t>quickly</w:t>
      </w:r>
      <w:r w:rsidR="006869EE">
        <w:t xml:space="preserve">. Bring to </w:t>
      </w:r>
      <w:r>
        <w:t>nothing</w:t>
      </w:r>
      <w:r w:rsidR="006869EE">
        <w:t xml:space="preserve">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2FAB0969" w:rsidR="006869EE" w:rsidRDefault="006869EE" w:rsidP="006869EE">
      <w:pPr>
        <w:pStyle w:val="Body"/>
      </w:pPr>
      <w:r>
        <w:t xml:space="preserve">Arise, O Lord God. Let all Your enemies be scattered, and let all </w:t>
      </w:r>
      <w:r w:rsidR="00B02DD7">
        <w:t>who</w:t>
      </w:r>
      <w:r>
        <w:t xml:space="preserve">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95" w:name="_Ref442870289"/>
      <w:r>
        <w:t>The Absolutions</w:t>
      </w:r>
      <w:bookmarkEnd w:id="1195"/>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lastRenderedPageBreak/>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t>The priest now looks westwards, and, bowing his head, he says:</w:t>
      </w:r>
    </w:p>
    <w:p w14:paraId="03EABF36" w14:textId="77777777" w:rsidR="006869EE" w:rsidRDefault="006869EE" w:rsidP="006869EE">
      <w:pPr>
        <w:pStyle w:val="Heading4"/>
      </w:pPr>
      <w:r>
        <w:t>The Absolution to the Son</w:t>
      </w:r>
    </w:p>
    <w:p w14:paraId="5FB63CED" w14:textId="1CA47E5E" w:rsidR="006869EE" w:rsidRDefault="006869EE" w:rsidP="006869EE">
      <w:pPr>
        <w:pStyle w:val="Body"/>
      </w:pPr>
      <w:r>
        <w:t>Mast</w:t>
      </w:r>
      <w:r w:rsidR="00B02DD7">
        <w:t>er, Lord Jesus Christ, the Only-</w:t>
      </w:r>
      <w:r>
        <w:t xml:space="preserve">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w:t>
      </w:r>
      <w:r w:rsidR="00B02DD7">
        <w:t>will</w:t>
      </w:r>
      <w:r>
        <w:t xml:space="preserve">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w:t>
      </w:r>
      <w:r>
        <w:lastRenderedPageBreak/>
        <w:t xml:space="preserve">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69D5D4AC" w:rsidR="006869EE" w:rsidRDefault="006869EE" w:rsidP="006869EE">
      <w:pPr>
        <w:pStyle w:val="Rubrics0"/>
      </w:pPr>
      <w:r>
        <w:t xml:space="preserve">If he wishes, the </w:t>
      </w:r>
      <w:r w:rsidR="00B02DD7">
        <w:t>presbyter</w:t>
      </w:r>
      <w:r>
        <w:t xml:space="preserve">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697F27F6" w:rsidR="006869EE" w:rsidRDefault="006869EE" w:rsidP="006869EE">
      <w:pPr>
        <w:pStyle w:val="Body"/>
      </w:pPr>
      <w:r>
        <w:t xml:space="preserve">May God have compassion on us, bless us, manifest His face on us, and have mercy on us. Lord, save Your people, bless Your inheritance, pasture them, and raise them up forever. </w:t>
      </w:r>
      <w:r w:rsidR="00B02DD7">
        <w:t>Raise</w:t>
      </w:r>
      <w:r>
        <w:t xml:space="preserve"> the </w:t>
      </w:r>
      <w:r w:rsidR="00B02DD7">
        <w:t>strength</w:t>
      </w:r>
      <w:r w:rsidR="00B02DD7">
        <w:rPr>
          <w:rStyle w:val="FootnoteReference"/>
        </w:rPr>
        <w:footnoteReference w:id="975"/>
      </w:r>
      <w:r>
        <w:t xml:space="preserve">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w:t>
      </w:r>
      <w:r w:rsidR="00B02DD7">
        <w:t>Presbyters</w:t>
      </w:r>
      <w:r>
        <w:t xml:space="preserve">, and all the heavenly ranks, and Saint John the Baptist, and the Hundred and Forty Four Thousand, and our lords, the fathers, the Apostles, and the Three Holy Youths, and Saint Stephen, and the </w:t>
      </w:r>
      <w:r w:rsidR="00FD7CBF">
        <w:t>Divinely Inspired</w:t>
      </w:r>
      <w:r>
        <w:t xml:space="preserv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lastRenderedPageBreak/>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614DA9BE" w14:textId="77777777" w:rsidR="000E2EAC" w:rsidRDefault="000E2EAC" w:rsidP="003A7286">
      <w:pPr>
        <w:pStyle w:val="Heading1"/>
        <w:sectPr w:rsidR="000E2EAC" w:rsidSect="00686912">
          <w:headerReference w:type="default" r:id="rId23"/>
          <w:type w:val="oddPage"/>
          <w:pgSz w:w="11880" w:h="15480" w:code="1"/>
          <w:pgMar w:top="1080" w:right="1440" w:bottom="1440" w:left="1080" w:header="720" w:footer="720" w:gutter="504"/>
          <w:cols w:space="720"/>
          <w:docGrid w:linePitch="360"/>
        </w:sectPr>
      </w:pPr>
      <w:bookmarkStart w:id="1196" w:name="_Ref448228543"/>
      <w:bookmarkStart w:id="1197" w:name="_Ref448228546"/>
      <w:bookmarkStart w:id="1198" w:name="_Ref448471804"/>
      <w:bookmarkStart w:id="1199" w:name="_Toc485884443"/>
    </w:p>
    <w:p w14:paraId="67ADEC27" w14:textId="18ED43C5" w:rsidR="00495F1A" w:rsidRDefault="00495F1A" w:rsidP="003A7286">
      <w:pPr>
        <w:pStyle w:val="Heading1"/>
      </w:pPr>
      <w:bookmarkStart w:id="1200" w:name="_Ref488693394"/>
      <w:r>
        <w:lastRenderedPageBreak/>
        <w:t>The Book of Psalis and Doxologies</w:t>
      </w:r>
      <w:bookmarkEnd w:id="225"/>
      <w:bookmarkEnd w:id="226"/>
      <w:bookmarkEnd w:id="227"/>
      <w:bookmarkEnd w:id="1196"/>
      <w:bookmarkEnd w:id="1197"/>
      <w:bookmarkEnd w:id="1198"/>
      <w:bookmarkEnd w:id="1199"/>
      <w:bookmarkEnd w:id="1200"/>
    </w:p>
    <w:p w14:paraId="32EC2511" w14:textId="77777777" w:rsidR="00686912" w:rsidRDefault="00686912" w:rsidP="00686912">
      <w:pPr>
        <w:sectPr w:rsidR="00686912" w:rsidSect="000E2EAC">
          <w:headerReference w:type="even" r:id="rId24"/>
          <w:type w:val="continuous"/>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201" w:name="_Toc485884444"/>
      <w:bookmarkStart w:id="1202" w:name="_Toc410196197"/>
      <w:bookmarkStart w:id="1203" w:name="_Toc410196439"/>
      <w:bookmarkStart w:id="1204" w:name="_Toc410196941"/>
      <w:r>
        <w:lastRenderedPageBreak/>
        <w:t>General and Common Doxologies</w:t>
      </w:r>
      <w:bookmarkEnd w:id="1201"/>
    </w:p>
    <w:p w14:paraId="1B082926" w14:textId="77777777" w:rsidR="009C13E9" w:rsidRDefault="009C13E9" w:rsidP="009C13E9">
      <w:pPr>
        <w:pStyle w:val="Heading3"/>
      </w:pPr>
      <w:bookmarkStart w:id="1205" w:name="_Ref434488390"/>
      <w:r>
        <w:t>The Doxology of the Heavenly</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206"/>
            <w:r>
              <w:t>The great and holy luminaries,</w:t>
            </w:r>
            <w:commentRangeEnd w:id="1206"/>
            <w:r>
              <w:rPr>
                <w:rStyle w:val="CommentReference"/>
                <w:rFonts w:ascii="Times New Roman" w:hAnsi="Times New Roman"/>
              </w:rPr>
              <w:commentReference w:id="1206"/>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207"/>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207"/>
            <w:r>
              <w:rPr>
                <w:rStyle w:val="CommentReference"/>
                <w:rFonts w:ascii="Times New Roman" w:hAnsi="Times New Roman"/>
              </w:rPr>
              <w:commentReference w:id="1207"/>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208"/>
            <w:r w:rsidRPr="00602B0F">
              <w:t xml:space="preserve">O Lord, </w:t>
            </w:r>
            <w:commentRangeEnd w:id="1208"/>
            <w:r>
              <w:rPr>
                <w:rStyle w:val="CommentReference"/>
                <w:rFonts w:ascii="Times New Roman" w:hAnsi="Times New Roman"/>
              </w:rPr>
              <w:commentReference w:id="1208"/>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209" w:name="_Ref434488524"/>
      <w:r>
        <w:t>The Doxology of St. John the Baptist</w:t>
      </w:r>
      <w:bookmarkEnd w:id="12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210" w:name="_Ref434488546"/>
      <w:r>
        <w:t>Another Doxology of St. John the Baptist</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211" w:name="_Ref434488644"/>
      <w:r>
        <w:lastRenderedPageBreak/>
        <w:t>A Doxology for the Apostles</w:t>
      </w:r>
      <w:bookmarkEnd w:id="12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212"/>
            <w:r>
              <w:t xml:space="preserve">called </w:t>
            </w:r>
            <w:commentRangeEnd w:id="1212"/>
            <w:r>
              <w:rPr>
                <w:rStyle w:val="CommentReference"/>
                <w:rFonts w:ascii="Times New Roman" w:eastAsiaTheme="minorHAnsi" w:hAnsi="Times New Roman" w:cstheme="minorBidi"/>
                <w:color w:val="auto"/>
              </w:rPr>
              <w:commentReference w:id="1212"/>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213"/>
            <w:r>
              <w:t>Who loved him greatly.</w:t>
            </w:r>
            <w:commentRangeEnd w:id="1213"/>
            <w:r>
              <w:rPr>
                <w:rStyle w:val="CommentReference"/>
                <w:rFonts w:ascii="Times New Roman" w:eastAsiaTheme="minorHAnsi" w:hAnsi="Times New Roman" w:cstheme="minorBidi"/>
                <w:color w:val="auto"/>
              </w:rPr>
              <w:commentReference w:id="1213"/>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214" w:name="_Ref434488657"/>
      <w:r>
        <w:t>Another Doxology for the Apostles</w:t>
      </w:r>
      <w:bookmarkEnd w:id="12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215"/>
            <w:r>
              <w:t xml:space="preserve">Our </w:t>
            </w:r>
            <w:commentRangeEnd w:id="1215"/>
            <w:r>
              <w:rPr>
                <w:rStyle w:val="CommentReference"/>
                <w:rFonts w:ascii="Times New Roman" w:eastAsiaTheme="minorHAnsi" w:hAnsi="Times New Roman" w:cstheme="minorBidi"/>
                <w:color w:val="auto"/>
              </w:rPr>
              <w:commentReference w:id="1215"/>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t>¿</w:t>
            </w:r>
          </w:p>
        </w:tc>
        <w:tc>
          <w:tcPr>
            <w:tcW w:w="3960" w:type="dxa"/>
          </w:tcPr>
          <w:p w14:paraId="2BFCB711" w14:textId="77777777" w:rsidR="004C7F73" w:rsidRDefault="004C7F73" w:rsidP="004C7F73">
            <w:pPr>
              <w:pStyle w:val="EngHang"/>
            </w:pPr>
            <w:commentRangeStart w:id="1216"/>
            <w:r>
              <w:t xml:space="preserve">And </w:t>
            </w:r>
            <w:commentRangeEnd w:id="1216"/>
            <w:r>
              <w:rPr>
                <w:rStyle w:val="CommentReference"/>
                <w:rFonts w:ascii="Times New Roman" w:eastAsiaTheme="minorHAnsi" w:hAnsi="Times New Roman" w:cstheme="minorBidi"/>
                <w:color w:val="auto"/>
              </w:rPr>
              <w:commentReference w:id="1216"/>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217"/>
            <w:r>
              <w:t>And was numbered with</w:t>
            </w:r>
          </w:p>
          <w:p w14:paraId="5527B3A6" w14:textId="77777777" w:rsidR="004C7F73" w:rsidRDefault="004C7F73" w:rsidP="004C7F73">
            <w:pPr>
              <w:pStyle w:val="EngHangEnd"/>
            </w:pPr>
            <w:r>
              <w:t>The rest of the Apostles.</w:t>
            </w:r>
            <w:commentRangeEnd w:id="1217"/>
            <w:r>
              <w:rPr>
                <w:rStyle w:val="CommentReference"/>
                <w:rFonts w:ascii="Times New Roman" w:eastAsiaTheme="minorHAnsi" w:hAnsi="Times New Roman" w:cstheme="minorBidi"/>
                <w:color w:val="auto"/>
              </w:rPr>
              <w:commentReference w:id="1217"/>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218"/>
            <w:r>
              <w:t xml:space="preserve">sound </w:t>
            </w:r>
            <w:commentRangeEnd w:id="1218"/>
            <w:r>
              <w:rPr>
                <w:rStyle w:val="CommentReference"/>
                <w:rFonts w:ascii="Times New Roman" w:eastAsiaTheme="minorHAnsi" w:hAnsi="Times New Roman" w:cstheme="minorBidi"/>
                <w:color w:val="auto"/>
              </w:rPr>
              <w:commentReference w:id="1218"/>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219" w:name="_Ref434488814"/>
      <w:r>
        <w:t>The Doxology of St. Mark</w:t>
      </w:r>
      <w:bookmarkEnd w:id="12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0334D0C0" w:rsidR="00E12AEC" w:rsidRDefault="00E12AEC" w:rsidP="00FD7CBF">
            <w:pPr>
              <w:pStyle w:val="EngHangEnd"/>
            </w:pPr>
            <w:r>
              <w:t xml:space="preserve">Mark, the </w:t>
            </w:r>
            <w:r w:rsidR="00FD7CBF">
              <w:t>divinely inspired</w:t>
            </w:r>
            <w:r w:rsidR="00FD7CBF">
              <w:rPr>
                <w:rStyle w:val="FootnoteReference"/>
              </w:rPr>
              <w:footnoteReference w:id="976"/>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16156A5D" w:rsidR="00E12AEC" w:rsidRDefault="00E12AEC" w:rsidP="00E12AEC">
            <w:pPr>
              <w:pStyle w:val="EngHang"/>
            </w:pPr>
            <w:r>
              <w:t xml:space="preserve">O </w:t>
            </w:r>
            <w:r w:rsidR="00FD7CBF">
              <w:t>Divinely Inspired</w:t>
            </w:r>
            <w:r>
              <w:t xml:space="preserv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220" w:name="_Ref434488992"/>
      <w:r>
        <w:t>The Doxology of Any Apostle</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t>¿</w:t>
            </w:r>
          </w:p>
        </w:tc>
        <w:tc>
          <w:tcPr>
            <w:tcW w:w="3960" w:type="dxa"/>
          </w:tcPr>
          <w:p w14:paraId="0013DCDC" w14:textId="77777777" w:rsidR="00646349" w:rsidRDefault="00646349" w:rsidP="00646349">
            <w:pPr>
              <w:pStyle w:val="EngHang"/>
            </w:pPr>
            <w:commentRangeStart w:id="1221"/>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221"/>
            <w:r>
              <w:rPr>
                <w:rStyle w:val="CommentReference"/>
                <w:rFonts w:ascii="Times New Roman" w:eastAsiaTheme="minorHAnsi" w:hAnsi="Times New Roman" w:cstheme="minorBidi"/>
                <w:color w:val="auto"/>
              </w:rPr>
              <w:commentReference w:id="1221"/>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222"/>
            <w:r>
              <w:t>compatriots</w:t>
            </w:r>
            <w:commentRangeEnd w:id="1222"/>
            <w:r>
              <w:rPr>
                <w:rStyle w:val="CommentReference"/>
                <w:rFonts w:ascii="Times New Roman" w:eastAsiaTheme="minorHAnsi" w:hAnsi="Times New Roman" w:cstheme="minorBidi"/>
                <w:color w:val="auto"/>
              </w:rPr>
              <w:commentReference w:id="1222"/>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223" w:name="_Ref434489014"/>
      <w:r>
        <w:t>The Doxology of St. Stephen</w:t>
      </w:r>
      <w:bookmarkEnd w:id="12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77"/>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224" w:name="_Ref434489170"/>
      <w:r>
        <w:lastRenderedPageBreak/>
        <w:t>The Doxology of St. George</w:t>
      </w:r>
      <w:bookmarkEnd w:id="1224"/>
    </w:p>
    <w:p w14:paraId="457678A6" w14:textId="77777777" w:rsidR="000E2EAC" w:rsidRDefault="00AF6D10" w:rsidP="00DD1748">
      <w:pPr>
        <w:pStyle w:val="Rubric"/>
      </w:pPr>
      <w:r>
        <w:t xml:space="preserve">See also </w:t>
      </w:r>
      <w:r w:rsidR="00191A26">
        <w:fldChar w:fldCharType="begin"/>
      </w:r>
      <w:r w:rsidR="00191A26">
        <w:instrText xml:space="preserve"> REF _Ref434489211 \h </w:instrText>
      </w:r>
      <w:r w:rsidR="00191A26">
        <w:fldChar w:fldCharType="separate"/>
      </w:r>
      <w:r w:rsidR="000E2EAC">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E2EAC">
        <w:t xml:space="preserve">See the Doxologies, Psali, and Theotokia for the Virgin. See August 9 / Mesori 16: The Assumption of the Virgin, page </w:t>
      </w:r>
      <w:r w:rsidR="000E2EAC">
        <w:rPr>
          <w:noProof/>
        </w:rPr>
        <w:t>1116</w:t>
      </w:r>
      <w:r w:rsidR="000E2EAC">
        <w:t>.</w:t>
      </w:r>
    </w:p>
    <w:p w14:paraId="066A4290" w14:textId="52325E23" w:rsidR="00AF6D10" w:rsidRPr="00AF6D10" w:rsidRDefault="000E2EAC" w:rsidP="00AF6D10">
      <w:pPr>
        <w:pStyle w:val="Rubric"/>
      </w:pPr>
      <w:r>
        <w:t>April 18 / Pharamuthi 23: Martyrdom of St. George the Prince of the Martyrs</w:t>
      </w:r>
      <w:r w:rsidR="00191A26">
        <w:fldChar w:fldCharType="end"/>
      </w:r>
      <w:r w:rsidR="00AF6D10">
        <w:t xml:space="preserve">, </w:t>
      </w:r>
      <w:r w:rsidR="00191A26">
        <w:t xml:space="preserve">page </w:t>
      </w:r>
      <w:r w:rsidR="00191A26">
        <w:fldChar w:fldCharType="begin"/>
      </w:r>
      <w:r w:rsidR="00191A26">
        <w:instrText xml:space="preserve"> PAGEREF _Ref434489211 \h </w:instrText>
      </w:r>
      <w:r w:rsidR="00191A26">
        <w:fldChar w:fldCharType="separate"/>
      </w:r>
      <w:r>
        <w:rPr>
          <w:noProof/>
        </w:rPr>
        <w:t>1020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225" w:name="_Ref434490082"/>
      <w:r>
        <w:t>The Doxology of St. Demiana</w:t>
      </w:r>
      <w:bookmarkEnd w:id="1225"/>
    </w:p>
    <w:p w14:paraId="10DFBB59" w14:textId="6D58DEC0" w:rsidR="006B061A" w:rsidRPr="00AF6D10" w:rsidRDefault="006B061A" w:rsidP="00131ECE">
      <w:pPr>
        <w:pStyle w:val="Rubric"/>
      </w:pPr>
      <w:r>
        <w:t>See also</w:t>
      </w:r>
      <w:r w:rsidR="00131ECE">
        <w:t xml:space="preserve"> </w:t>
      </w:r>
      <w:r w:rsidR="00131ECE">
        <w:fldChar w:fldCharType="begin"/>
      </w:r>
      <w:r w:rsidR="00131ECE">
        <w:instrText xml:space="preserve"> REF _Ref434490124 \h </w:instrText>
      </w:r>
      <w:r w:rsidR="00131ECE">
        <w:fldChar w:fldCharType="separate"/>
      </w:r>
      <w:r w:rsidR="000E2EAC">
        <w:t>Another Doxology of St. Demiana</w:t>
      </w:r>
      <w:r w:rsidR="00131ECE">
        <w:fldChar w:fldCharType="end"/>
      </w:r>
      <w:r>
        <w:t xml:space="preserve">, page </w:t>
      </w:r>
      <w:r w:rsidR="00131ECE">
        <w:fldChar w:fldCharType="begin"/>
      </w:r>
      <w:r w:rsidR="00131ECE">
        <w:instrText xml:space="preserve"> PAGEREF _Ref434490124 \h </w:instrText>
      </w:r>
      <w:r w:rsidR="00131ECE">
        <w:fldChar w:fldCharType="separate"/>
      </w:r>
      <w:r w:rsidR="000E2EAC">
        <w:rPr>
          <w:noProof/>
        </w:rPr>
        <w:t>970</w:t>
      </w:r>
      <w:r w:rsidR="00131ECE">
        <w:fldChar w:fldCharType="end"/>
      </w:r>
      <w:r w:rsidR="00131ECE">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lastRenderedPageBreak/>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78"/>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226" w:name="_Ref434489950"/>
      <w:r>
        <w:t>The Doxology of the Martyrs</w:t>
      </w:r>
      <w:bookmarkEnd w:id="12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sidRPr="00F63BC6">
              <w:rPr>
                <w:rFonts w:cs="FreeSerifAvvaShenouda"/>
              </w:rPr>
              <w:t>ϥ</w:t>
            </w:r>
            <w:r>
              <w:t>:</w:t>
            </w:r>
          </w:p>
          <w:p w14:paraId="6DF93F5E" w14:textId="77777777" w:rsidR="005F78D8" w:rsidRDefault="005F78D8" w:rsidP="005F78D8">
            <w:pPr>
              <w:pStyle w:val="CopticHangingVerse"/>
            </w:pPr>
            <w:r w:rsidRPr="00F63BC6">
              <w:rPr>
                <w:rFonts w:cs="FreeSerifAvvaShenouda"/>
              </w:rPr>
              <w:t>ϧⲉⲛ ϯⲛⲟⲗⲓⲥ Ⲁⲛⲧⲓⲛⲱⲟⲩ</w:t>
            </w:r>
            <w:r>
              <w:t>.</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lastRenderedPageBreak/>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227"/>
            <w:r>
              <w:t>Akrash</w:t>
            </w:r>
            <w:commentRangeEnd w:id="1227"/>
            <w:r>
              <w:rPr>
                <w:rStyle w:val="CommentReference"/>
              </w:rPr>
              <w:commentReference w:id="1227"/>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228" w:name="_Ref434490311"/>
      <w:r>
        <w:t>The Doxology of St. Anthony and St. Paul</w:t>
      </w:r>
      <w:bookmarkEnd w:id="1228"/>
    </w:p>
    <w:p w14:paraId="716265E5" w14:textId="020E3E02" w:rsidR="006F2298" w:rsidRPr="00AF6D10" w:rsidRDefault="006F2298" w:rsidP="006F2298">
      <w:pPr>
        <w:pStyle w:val="Rubric"/>
      </w:pPr>
      <w:r>
        <w:t>See also,</w:t>
      </w:r>
      <w:r w:rsidR="00191A26">
        <w:t xml:space="preserve"> </w:t>
      </w:r>
      <w:r w:rsidR="00131ECE">
        <w:fldChar w:fldCharType="begin"/>
      </w:r>
      <w:r w:rsidR="00131ECE">
        <w:instrText xml:space="preserve"> REF _Ref434490340 \h </w:instrText>
      </w:r>
      <w:r w:rsidR="00131ECE">
        <w:fldChar w:fldCharType="separate"/>
      </w:r>
      <w:r w:rsidR="000E2EAC">
        <w:t>The Doxology for St. Anthony the Great</w:t>
      </w:r>
      <w:r w:rsidR="00131ECE">
        <w:fldChar w:fldCharType="end"/>
      </w:r>
      <w:r w:rsidR="00191A26">
        <w:t>, page</w:t>
      </w:r>
      <w:r w:rsidR="00131ECE">
        <w:fldChar w:fldCharType="begin"/>
      </w:r>
      <w:r w:rsidR="00131ECE">
        <w:instrText xml:space="preserve"> PAGEREF _Ref434490340 \h </w:instrText>
      </w:r>
      <w:r w:rsidR="00131ECE">
        <w:fldChar w:fldCharType="separate"/>
      </w:r>
      <w:r w:rsidR="000E2EAC">
        <w:rPr>
          <w:noProof/>
        </w:rPr>
        <w:t>975</w:t>
      </w:r>
      <w:r w:rsidR="00131ECE">
        <w:fldChar w:fldCharType="end"/>
      </w:r>
      <w:r>
        <w:t xml:space="preserve">, and </w:t>
      </w:r>
      <w:r w:rsidR="00191A26">
        <w:fldChar w:fldCharType="begin"/>
      </w:r>
      <w:r w:rsidR="00191A26">
        <w:instrText xml:space="preserve"> REF _Ref434490368 \h </w:instrText>
      </w:r>
      <w:r w:rsidR="00191A26">
        <w:fldChar w:fldCharType="separate"/>
      </w:r>
      <w:r w:rsidR="000E2EAC">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E2EAC">
        <w:rPr>
          <w:noProof/>
        </w:rPr>
        <w:t>978</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229"/>
            <w:r w:rsidRPr="004764BD">
              <w:t>give light to</w:t>
            </w:r>
            <w:commentRangeEnd w:id="1229"/>
            <w:r>
              <w:rPr>
                <w:rStyle w:val="CommentReference"/>
                <w:rFonts w:ascii="Times New Roman" w:eastAsiaTheme="minorHAnsi" w:hAnsi="Times New Roman" w:cstheme="minorBidi"/>
                <w:color w:val="auto"/>
              </w:rPr>
              <w:commentReference w:id="1229"/>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230" w:name="_Ref434490826"/>
      <w:r>
        <w:lastRenderedPageBreak/>
        <w:t>The Doxology of St. Pishoy and St. Paul of Tammah</w:t>
      </w:r>
      <w:bookmarkEnd w:id="1230"/>
    </w:p>
    <w:p w14:paraId="204E33B1" w14:textId="731EEE1E"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E2EAC">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E2EAC">
        <w:rPr>
          <w:lang w:val="en-US"/>
        </w:rPr>
        <w:t>July 2 / Epip 8: St. Pishoy</w:t>
      </w:r>
      <w:r>
        <w:fldChar w:fldCharType="end"/>
      </w:r>
      <w:r>
        <w:t xml:space="preserve">, page </w:t>
      </w:r>
      <w:r>
        <w:fldChar w:fldCharType="begin"/>
      </w:r>
      <w:r>
        <w:instrText xml:space="preserve"> PAGEREF _Ref434490783 \h </w:instrText>
      </w:r>
      <w:r>
        <w:fldChar w:fldCharType="separate"/>
      </w:r>
      <w:r w:rsidR="000E2EAC">
        <w:rPr>
          <w:noProof/>
        </w:rPr>
        <w:t>1092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231" w:name="_Ref434492161"/>
      <w:r>
        <w:lastRenderedPageBreak/>
        <w:t>The Doxology of St. Athanasius the Apostolic</w:t>
      </w:r>
      <w:bookmarkEnd w:id="1231"/>
      <w:r w:rsidR="00B52F78">
        <w:rPr>
          <w:rStyle w:val="FootnoteReference"/>
        </w:rPr>
        <w:footnoteReference w:id="979"/>
      </w:r>
    </w:p>
    <w:p w14:paraId="1BC7DA79" w14:textId="1B2C448C"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E2EAC">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E2EAC">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E2EAC">
        <w:rPr>
          <w:noProof/>
        </w:rPr>
        <w:t>1028</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E2EAC">
        <w:rPr>
          <w:noProof/>
        </w:rPr>
        <w:t>1030</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232" w:name="_Ref434492536"/>
      <w:r>
        <w:t xml:space="preserve">The Doxology of </w:t>
      </w:r>
      <w:r w:rsidR="00231798">
        <w:t>the</w:t>
      </w:r>
      <w:r>
        <w:t xml:space="preserve"> Cross Bearers</w:t>
      </w:r>
      <w:bookmarkEnd w:id="12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233" w:name="_Ref434492645"/>
      <w:r>
        <w:t>The Doxology for a Hierarch Who is Present</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lastRenderedPageBreak/>
              <w:t>¿</w:t>
            </w:r>
          </w:p>
        </w:tc>
        <w:tc>
          <w:tcPr>
            <w:tcW w:w="3960" w:type="dxa"/>
          </w:tcPr>
          <w:p w14:paraId="1DB2F5DA" w14:textId="77777777" w:rsidR="00231798" w:rsidRDefault="00231798" w:rsidP="003E70F4">
            <w:pPr>
              <w:pStyle w:val="EngHang"/>
            </w:pPr>
            <w:commentRangeStart w:id="1243"/>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243"/>
            <w:r>
              <w:rPr>
                <w:rStyle w:val="CommentReference"/>
                <w:rFonts w:ascii="Times New Roman" w:eastAsiaTheme="minorHAnsi" w:hAnsi="Times New Roman" w:cstheme="minorBidi"/>
                <w:color w:val="auto"/>
              </w:rPr>
              <w:commentReference w:id="1243"/>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247" w:name="_Toc485884445"/>
      <w:bookmarkStart w:id="1248" w:name="September"/>
      <w:r>
        <w:lastRenderedPageBreak/>
        <w:t>September</w:t>
      </w:r>
      <w:bookmarkEnd w:id="1202"/>
      <w:bookmarkEnd w:id="1203"/>
      <w:bookmarkEnd w:id="1204"/>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247"/>
    </w:p>
    <w:sdt>
      <w:sdtPr>
        <w:id w:val="861411790"/>
        <w:docPartObj>
          <w:docPartGallery w:val="Table of Contents"/>
          <w:docPartUnique/>
        </w:docPartObj>
      </w:sdtPr>
      <w:sdtEndPr>
        <w:rPr>
          <w:b/>
          <w:bCs/>
          <w:noProof/>
        </w:rPr>
      </w:sdtEndPr>
      <w:sdtContent>
        <w:p w14:paraId="2DA57EEF" w14:textId="38559570" w:rsidR="00710C7C"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85884473" w:history="1">
            <w:r w:rsidR="00710C7C" w:rsidRPr="005046DB">
              <w:rPr>
                <w:rStyle w:val="Hyperlink"/>
                <w:noProof/>
              </w:rPr>
              <w:t>August 29 (30) / Tho-out 1: Ecclesiastical New Year: Nairouz</w:t>
            </w:r>
            <w:r w:rsidR="00710C7C">
              <w:rPr>
                <w:noProof/>
                <w:webHidden/>
              </w:rPr>
              <w:tab/>
            </w:r>
            <w:r w:rsidR="00710C7C">
              <w:rPr>
                <w:noProof/>
                <w:webHidden/>
              </w:rPr>
              <w:fldChar w:fldCharType="begin"/>
            </w:r>
            <w:r w:rsidR="00710C7C">
              <w:rPr>
                <w:noProof/>
                <w:webHidden/>
              </w:rPr>
              <w:instrText xml:space="preserve"> PAGEREF _Toc485884473 \h </w:instrText>
            </w:r>
            <w:r w:rsidR="00710C7C">
              <w:rPr>
                <w:noProof/>
                <w:webHidden/>
              </w:rPr>
            </w:r>
            <w:r w:rsidR="00710C7C">
              <w:rPr>
                <w:noProof/>
                <w:webHidden/>
              </w:rPr>
              <w:fldChar w:fldCharType="separate"/>
            </w:r>
            <w:r w:rsidR="000E2EAC">
              <w:rPr>
                <w:noProof/>
                <w:webHidden/>
              </w:rPr>
              <w:t>725</w:t>
            </w:r>
            <w:r w:rsidR="00710C7C">
              <w:rPr>
                <w:noProof/>
                <w:webHidden/>
              </w:rPr>
              <w:fldChar w:fldCharType="end"/>
            </w:r>
          </w:hyperlink>
        </w:p>
        <w:p w14:paraId="4103698C" w14:textId="6F240F39" w:rsidR="00710C7C" w:rsidRDefault="002758BE">
          <w:pPr>
            <w:pStyle w:val="TOC3"/>
            <w:tabs>
              <w:tab w:val="right" w:leader="dot" w:pos="8846"/>
            </w:tabs>
            <w:rPr>
              <w:rFonts w:asciiTheme="minorHAnsi" w:eastAsiaTheme="minorEastAsia" w:hAnsiTheme="minorHAnsi"/>
              <w:noProof/>
              <w:sz w:val="22"/>
              <w:lang w:val="en-US"/>
            </w:rPr>
          </w:pPr>
          <w:hyperlink w:anchor="_Toc485884474" w:history="1">
            <w:r w:rsidR="00710C7C" w:rsidRPr="005046DB">
              <w:rPr>
                <w:rStyle w:val="Hyperlink"/>
                <w:noProof/>
              </w:rPr>
              <w:t>August 29 (30) / Tho-out 1: Also the Martyrdom of St. Bartholomew the Apostle</w:t>
            </w:r>
            <w:r w:rsidR="00710C7C">
              <w:rPr>
                <w:noProof/>
                <w:webHidden/>
              </w:rPr>
              <w:tab/>
            </w:r>
            <w:r w:rsidR="00710C7C">
              <w:rPr>
                <w:noProof/>
                <w:webHidden/>
              </w:rPr>
              <w:fldChar w:fldCharType="begin"/>
            </w:r>
            <w:r w:rsidR="00710C7C">
              <w:rPr>
                <w:noProof/>
                <w:webHidden/>
              </w:rPr>
              <w:instrText xml:space="preserve"> PAGEREF _Toc485884474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3AF4E7B7" w14:textId="3549A331" w:rsidR="00710C7C" w:rsidRDefault="002758BE">
          <w:pPr>
            <w:pStyle w:val="TOC3"/>
            <w:tabs>
              <w:tab w:val="right" w:leader="dot" w:pos="8846"/>
            </w:tabs>
            <w:rPr>
              <w:rFonts w:asciiTheme="minorHAnsi" w:eastAsiaTheme="minorEastAsia" w:hAnsiTheme="minorHAnsi"/>
              <w:noProof/>
              <w:sz w:val="22"/>
              <w:lang w:val="en-US"/>
            </w:rPr>
          </w:pPr>
          <w:hyperlink w:anchor="_Toc485884475" w:history="1">
            <w:r w:rsidR="00710C7C" w:rsidRPr="005046DB">
              <w:rPr>
                <w:rStyle w:val="Hyperlink"/>
                <w:noProof/>
              </w:rPr>
              <w:t>August 30 (31) / Tho-out 2: Martyrdom of St. John the Baptist</w:t>
            </w:r>
            <w:r w:rsidR="00710C7C">
              <w:rPr>
                <w:noProof/>
                <w:webHidden/>
              </w:rPr>
              <w:tab/>
            </w:r>
            <w:r w:rsidR="00710C7C">
              <w:rPr>
                <w:noProof/>
                <w:webHidden/>
              </w:rPr>
              <w:fldChar w:fldCharType="begin"/>
            </w:r>
            <w:r w:rsidR="00710C7C">
              <w:rPr>
                <w:noProof/>
                <w:webHidden/>
              </w:rPr>
              <w:instrText xml:space="preserve"> PAGEREF _Toc485884475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06A38BC" w14:textId="40C6DA50" w:rsidR="00710C7C" w:rsidRDefault="002758BE">
          <w:pPr>
            <w:pStyle w:val="TOC3"/>
            <w:tabs>
              <w:tab w:val="right" w:leader="dot" w:pos="8846"/>
            </w:tabs>
            <w:rPr>
              <w:rFonts w:asciiTheme="minorHAnsi" w:eastAsiaTheme="minorEastAsia" w:hAnsiTheme="minorHAnsi"/>
              <w:noProof/>
              <w:sz w:val="22"/>
              <w:lang w:val="en-US"/>
            </w:rPr>
          </w:pPr>
          <w:hyperlink w:anchor="_Toc485884476" w:history="1">
            <w:r w:rsidR="00710C7C" w:rsidRPr="005046DB">
              <w:rPr>
                <w:rStyle w:val="Hyperlink"/>
                <w:noProof/>
              </w:rPr>
              <w:t>September 1 (2) / Tho-out 4: St. Verena</w:t>
            </w:r>
            <w:r w:rsidR="00710C7C">
              <w:rPr>
                <w:noProof/>
                <w:webHidden/>
              </w:rPr>
              <w:tab/>
            </w:r>
            <w:r w:rsidR="00710C7C">
              <w:rPr>
                <w:noProof/>
                <w:webHidden/>
              </w:rPr>
              <w:fldChar w:fldCharType="begin"/>
            </w:r>
            <w:r w:rsidR="00710C7C">
              <w:rPr>
                <w:noProof/>
                <w:webHidden/>
              </w:rPr>
              <w:instrText xml:space="preserve"> PAGEREF _Toc485884476 \h </w:instrText>
            </w:r>
            <w:r w:rsidR="00710C7C">
              <w:rPr>
                <w:noProof/>
                <w:webHidden/>
              </w:rPr>
            </w:r>
            <w:r w:rsidR="00710C7C">
              <w:rPr>
                <w:noProof/>
                <w:webHidden/>
              </w:rPr>
              <w:fldChar w:fldCharType="separate"/>
            </w:r>
            <w:r w:rsidR="000E2EAC">
              <w:rPr>
                <w:noProof/>
                <w:webHidden/>
              </w:rPr>
              <w:t>739</w:t>
            </w:r>
            <w:r w:rsidR="00710C7C">
              <w:rPr>
                <w:noProof/>
                <w:webHidden/>
              </w:rPr>
              <w:fldChar w:fldCharType="end"/>
            </w:r>
          </w:hyperlink>
        </w:p>
        <w:p w14:paraId="660F7BA8" w14:textId="731DC252" w:rsidR="00710C7C" w:rsidRDefault="002758BE">
          <w:pPr>
            <w:pStyle w:val="TOC3"/>
            <w:tabs>
              <w:tab w:val="right" w:leader="dot" w:pos="8846"/>
            </w:tabs>
            <w:rPr>
              <w:rFonts w:asciiTheme="minorHAnsi" w:eastAsiaTheme="minorEastAsia" w:hAnsiTheme="minorHAnsi"/>
              <w:noProof/>
              <w:sz w:val="22"/>
              <w:lang w:val="en-US"/>
            </w:rPr>
          </w:pPr>
          <w:hyperlink w:anchor="_Toc485884477" w:history="1">
            <w:r w:rsidR="00710C7C" w:rsidRPr="005046DB">
              <w:rPr>
                <w:rStyle w:val="Hyperlink"/>
                <w:noProof/>
              </w:rPr>
              <w:t>September 3 (4) / Tho-out 6: St. Phoebe the Protodeaconess</w:t>
            </w:r>
            <w:r w:rsidR="00710C7C">
              <w:rPr>
                <w:noProof/>
                <w:webHidden/>
              </w:rPr>
              <w:tab/>
            </w:r>
            <w:r w:rsidR="00710C7C">
              <w:rPr>
                <w:noProof/>
                <w:webHidden/>
              </w:rPr>
              <w:fldChar w:fldCharType="begin"/>
            </w:r>
            <w:r w:rsidR="00710C7C">
              <w:rPr>
                <w:noProof/>
                <w:webHidden/>
              </w:rPr>
              <w:instrText xml:space="preserve"> PAGEREF _Toc485884477 \h </w:instrText>
            </w:r>
            <w:r w:rsidR="00710C7C">
              <w:rPr>
                <w:noProof/>
                <w:webHidden/>
              </w:rPr>
            </w:r>
            <w:r w:rsidR="00710C7C">
              <w:rPr>
                <w:noProof/>
                <w:webHidden/>
              </w:rPr>
              <w:fldChar w:fldCharType="separate"/>
            </w:r>
            <w:r w:rsidR="000E2EAC">
              <w:rPr>
                <w:noProof/>
                <w:webHidden/>
              </w:rPr>
              <w:t>741</w:t>
            </w:r>
            <w:r w:rsidR="00710C7C">
              <w:rPr>
                <w:noProof/>
                <w:webHidden/>
              </w:rPr>
              <w:fldChar w:fldCharType="end"/>
            </w:r>
          </w:hyperlink>
        </w:p>
        <w:p w14:paraId="7B07C36E" w14:textId="4C42DF6F" w:rsidR="00710C7C" w:rsidRDefault="002758BE">
          <w:pPr>
            <w:pStyle w:val="TOC3"/>
            <w:tabs>
              <w:tab w:val="right" w:leader="dot" w:pos="8846"/>
            </w:tabs>
            <w:rPr>
              <w:rFonts w:asciiTheme="minorHAnsi" w:eastAsiaTheme="minorEastAsia" w:hAnsiTheme="minorHAnsi"/>
              <w:noProof/>
              <w:sz w:val="22"/>
              <w:lang w:val="en-US"/>
            </w:rPr>
          </w:pPr>
          <w:hyperlink w:anchor="_Toc485884478" w:history="1">
            <w:r w:rsidR="00710C7C" w:rsidRPr="005046DB">
              <w:rPr>
                <w:rStyle w:val="Hyperlink"/>
                <w:noProof/>
              </w:rPr>
              <w:t>September 3 (4) / Tho-out 6: Isaias the Prophet</w:t>
            </w:r>
            <w:r w:rsidR="00710C7C">
              <w:rPr>
                <w:noProof/>
                <w:webHidden/>
              </w:rPr>
              <w:tab/>
            </w:r>
            <w:r w:rsidR="00710C7C">
              <w:rPr>
                <w:noProof/>
                <w:webHidden/>
              </w:rPr>
              <w:fldChar w:fldCharType="begin"/>
            </w:r>
            <w:r w:rsidR="00710C7C">
              <w:rPr>
                <w:noProof/>
                <w:webHidden/>
              </w:rPr>
              <w:instrText xml:space="preserve"> PAGEREF _Toc485884478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73E14646" w14:textId="731EF967" w:rsidR="00710C7C" w:rsidRDefault="002758BE">
          <w:pPr>
            <w:pStyle w:val="TOC3"/>
            <w:tabs>
              <w:tab w:val="right" w:leader="dot" w:pos="8846"/>
            </w:tabs>
            <w:rPr>
              <w:rFonts w:asciiTheme="minorHAnsi" w:eastAsiaTheme="minorEastAsia" w:hAnsiTheme="minorHAnsi"/>
              <w:noProof/>
              <w:sz w:val="22"/>
              <w:lang w:val="en-US"/>
            </w:rPr>
          </w:pPr>
          <w:hyperlink w:anchor="_Toc485884479" w:history="1">
            <w:r w:rsidR="00710C7C" w:rsidRPr="005046DB">
              <w:rPr>
                <w:rStyle w:val="Hyperlink"/>
                <w:noProof/>
              </w:rPr>
              <w:t>September 4 (5) / Tho-out 7: St. Dioscorus</w:t>
            </w:r>
            <w:r w:rsidR="00710C7C">
              <w:rPr>
                <w:noProof/>
                <w:webHidden/>
              </w:rPr>
              <w:tab/>
            </w:r>
            <w:r w:rsidR="00710C7C">
              <w:rPr>
                <w:noProof/>
                <w:webHidden/>
              </w:rPr>
              <w:fldChar w:fldCharType="begin"/>
            </w:r>
            <w:r w:rsidR="00710C7C">
              <w:rPr>
                <w:noProof/>
                <w:webHidden/>
              </w:rPr>
              <w:instrText xml:space="preserve"> PAGEREF _Toc485884479 \h </w:instrText>
            </w:r>
            <w:r w:rsidR="00710C7C">
              <w:rPr>
                <w:noProof/>
                <w:webHidden/>
              </w:rPr>
            </w:r>
            <w:r w:rsidR="00710C7C">
              <w:rPr>
                <w:noProof/>
                <w:webHidden/>
              </w:rPr>
              <w:fldChar w:fldCharType="separate"/>
            </w:r>
            <w:r w:rsidR="000E2EAC">
              <w:rPr>
                <w:noProof/>
                <w:webHidden/>
              </w:rPr>
              <w:t>742</w:t>
            </w:r>
            <w:r w:rsidR="00710C7C">
              <w:rPr>
                <w:noProof/>
                <w:webHidden/>
              </w:rPr>
              <w:fldChar w:fldCharType="end"/>
            </w:r>
          </w:hyperlink>
        </w:p>
        <w:p w14:paraId="2451DA40" w14:textId="35F6CF7A" w:rsidR="00710C7C" w:rsidRDefault="002758BE">
          <w:pPr>
            <w:pStyle w:val="TOC3"/>
            <w:tabs>
              <w:tab w:val="right" w:leader="dot" w:pos="8846"/>
            </w:tabs>
            <w:rPr>
              <w:rFonts w:asciiTheme="minorHAnsi" w:eastAsiaTheme="minorEastAsia" w:hAnsiTheme="minorHAnsi"/>
              <w:noProof/>
              <w:sz w:val="22"/>
              <w:lang w:val="en-US"/>
            </w:rPr>
          </w:pPr>
          <w:hyperlink w:anchor="_Toc485884480" w:history="1">
            <w:r w:rsidR="00710C7C" w:rsidRPr="005046DB">
              <w:rPr>
                <w:rStyle w:val="Hyperlink"/>
                <w:noProof/>
              </w:rPr>
              <w:t>September 4 (5) / Tho-out 7: Also St. Rebecca and her Children</w:t>
            </w:r>
            <w:r w:rsidR="00710C7C">
              <w:rPr>
                <w:noProof/>
                <w:webHidden/>
              </w:rPr>
              <w:tab/>
            </w:r>
            <w:r w:rsidR="00710C7C">
              <w:rPr>
                <w:noProof/>
                <w:webHidden/>
              </w:rPr>
              <w:fldChar w:fldCharType="begin"/>
            </w:r>
            <w:r w:rsidR="00710C7C">
              <w:rPr>
                <w:noProof/>
                <w:webHidden/>
              </w:rPr>
              <w:instrText xml:space="preserve"> PAGEREF _Toc485884480 \h </w:instrText>
            </w:r>
            <w:r w:rsidR="00710C7C">
              <w:rPr>
                <w:noProof/>
                <w:webHidden/>
              </w:rPr>
            </w:r>
            <w:r w:rsidR="00710C7C">
              <w:rPr>
                <w:noProof/>
                <w:webHidden/>
              </w:rPr>
              <w:fldChar w:fldCharType="separate"/>
            </w:r>
            <w:r w:rsidR="000E2EAC">
              <w:rPr>
                <w:noProof/>
                <w:webHidden/>
              </w:rPr>
              <w:t>743</w:t>
            </w:r>
            <w:r w:rsidR="00710C7C">
              <w:rPr>
                <w:noProof/>
                <w:webHidden/>
              </w:rPr>
              <w:fldChar w:fldCharType="end"/>
            </w:r>
          </w:hyperlink>
        </w:p>
        <w:p w14:paraId="732E9599" w14:textId="19690A52" w:rsidR="00710C7C" w:rsidRDefault="002758BE">
          <w:pPr>
            <w:pStyle w:val="TOC3"/>
            <w:tabs>
              <w:tab w:val="right" w:leader="dot" w:pos="8846"/>
            </w:tabs>
            <w:rPr>
              <w:rFonts w:asciiTheme="minorHAnsi" w:eastAsiaTheme="minorEastAsia" w:hAnsiTheme="minorHAnsi"/>
              <w:noProof/>
              <w:sz w:val="22"/>
              <w:lang w:val="en-US"/>
            </w:rPr>
          </w:pPr>
          <w:hyperlink w:anchor="_Toc485884481" w:history="1">
            <w:r w:rsidR="00710C7C" w:rsidRPr="005046DB">
              <w:rPr>
                <w:rStyle w:val="Hyperlink"/>
                <w:noProof/>
              </w:rPr>
              <w:t>September 5 (6) / Tho-oout 8: Moses the Archprophet</w:t>
            </w:r>
            <w:r w:rsidR="00710C7C">
              <w:rPr>
                <w:noProof/>
                <w:webHidden/>
              </w:rPr>
              <w:tab/>
            </w:r>
            <w:r w:rsidR="00710C7C">
              <w:rPr>
                <w:noProof/>
                <w:webHidden/>
              </w:rPr>
              <w:fldChar w:fldCharType="begin"/>
            </w:r>
            <w:r w:rsidR="00710C7C">
              <w:rPr>
                <w:noProof/>
                <w:webHidden/>
              </w:rPr>
              <w:instrText xml:space="preserve"> PAGEREF _Toc485884481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5D2E124E" w14:textId="21D28001" w:rsidR="00710C7C" w:rsidRDefault="002758BE">
          <w:pPr>
            <w:pStyle w:val="TOC3"/>
            <w:tabs>
              <w:tab w:val="right" w:leader="dot" w:pos="8846"/>
            </w:tabs>
            <w:rPr>
              <w:rFonts w:asciiTheme="minorHAnsi" w:eastAsiaTheme="minorEastAsia" w:hAnsiTheme="minorHAnsi"/>
              <w:noProof/>
              <w:sz w:val="22"/>
              <w:lang w:val="en-US"/>
            </w:rPr>
          </w:pPr>
          <w:hyperlink w:anchor="_Toc485884482" w:history="1">
            <w:r w:rsidR="00710C7C" w:rsidRPr="005046DB">
              <w:rPr>
                <w:rStyle w:val="Hyperlink"/>
                <w:noProof/>
              </w:rPr>
              <w:t>September 9 (10) / Tho-out 12: Commemoration of Archangel Michael</w:t>
            </w:r>
            <w:r w:rsidR="00710C7C">
              <w:rPr>
                <w:noProof/>
                <w:webHidden/>
              </w:rPr>
              <w:tab/>
            </w:r>
            <w:r w:rsidR="00710C7C">
              <w:rPr>
                <w:noProof/>
                <w:webHidden/>
              </w:rPr>
              <w:fldChar w:fldCharType="begin"/>
            </w:r>
            <w:r w:rsidR="00710C7C">
              <w:rPr>
                <w:noProof/>
                <w:webHidden/>
              </w:rPr>
              <w:instrText xml:space="preserve"> PAGEREF _Toc485884482 \h </w:instrText>
            </w:r>
            <w:r w:rsidR="00710C7C">
              <w:rPr>
                <w:noProof/>
                <w:webHidden/>
              </w:rPr>
            </w:r>
            <w:r w:rsidR="00710C7C">
              <w:rPr>
                <w:noProof/>
                <w:webHidden/>
              </w:rPr>
              <w:fldChar w:fldCharType="separate"/>
            </w:r>
            <w:r w:rsidR="000E2EAC">
              <w:rPr>
                <w:noProof/>
                <w:webHidden/>
              </w:rPr>
              <w:t>745</w:t>
            </w:r>
            <w:r w:rsidR="00710C7C">
              <w:rPr>
                <w:noProof/>
                <w:webHidden/>
              </w:rPr>
              <w:fldChar w:fldCharType="end"/>
            </w:r>
          </w:hyperlink>
        </w:p>
        <w:p w14:paraId="4B8120C3" w14:textId="4D83E266" w:rsidR="00710C7C" w:rsidRDefault="002758BE">
          <w:pPr>
            <w:pStyle w:val="TOC3"/>
            <w:tabs>
              <w:tab w:val="right" w:leader="dot" w:pos="8846"/>
            </w:tabs>
            <w:rPr>
              <w:rFonts w:asciiTheme="minorHAnsi" w:eastAsiaTheme="minorEastAsia" w:hAnsiTheme="minorHAnsi"/>
              <w:noProof/>
              <w:sz w:val="22"/>
              <w:lang w:val="en-US"/>
            </w:rPr>
          </w:pPr>
          <w:hyperlink w:anchor="_Toc485884483" w:history="1">
            <w:r w:rsidR="00710C7C" w:rsidRPr="005046DB">
              <w:rPr>
                <w:rStyle w:val="Hyperlink"/>
                <w:noProof/>
              </w:rPr>
              <w:t>September 12 (13) / Tho-out 15: Translocation of the Relics of St. Stephen</w:t>
            </w:r>
            <w:r w:rsidR="00710C7C">
              <w:rPr>
                <w:noProof/>
                <w:webHidden/>
              </w:rPr>
              <w:tab/>
            </w:r>
            <w:r w:rsidR="00710C7C">
              <w:rPr>
                <w:noProof/>
                <w:webHidden/>
              </w:rPr>
              <w:fldChar w:fldCharType="begin"/>
            </w:r>
            <w:r w:rsidR="00710C7C">
              <w:rPr>
                <w:noProof/>
                <w:webHidden/>
              </w:rPr>
              <w:instrText xml:space="preserve"> PAGEREF _Toc485884483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3D2BE4B" w14:textId="79D42F1E" w:rsidR="00710C7C" w:rsidRDefault="002758BE">
          <w:pPr>
            <w:pStyle w:val="TOC3"/>
            <w:tabs>
              <w:tab w:val="right" w:leader="dot" w:pos="8846"/>
            </w:tabs>
            <w:rPr>
              <w:rFonts w:asciiTheme="minorHAnsi" w:eastAsiaTheme="minorEastAsia" w:hAnsiTheme="minorHAnsi"/>
              <w:noProof/>
              <w:sz w:val="22"/>
              <w:lang w:val="en-US"/>
            </w:rPr>
          </w:pPr>
          <w:hyperlink w:anchor="_Toc485884484" w:history="1">
            <w:r w:rsidR="00710C7C" w:rsidRPr="005046DB">
              <w:rPr>
                <w:rStyle w:val="Hyperlink"/>
                <w:noProof/>
              </w:rPr>
              <w:t>September 14 (15) / Tho-out 17: The Dedication of the Church of the Holy Cross</w:t>
            </w:r>
            <w:r w:rsidR="00710C7C">
              <w:rPr>
                <w:noProof/>
                <w:webHidden/>
              </w:rPr>
              <w:tab/>
            </w:r>
            <w:r w:rsidR="00710C7C">
              <w:rPr>
                <w:noProof/>
                <w:webHidden/>
              </w:rPr>
              <w:fldChar w:fldCharType="begin"/>
            </w:r>
            <w:r w:rsidR="00710C7C">
              <w:rPr>
                <w:noProof/>
                <w:webHidden/>
              </w:rPr>
              <w:instrText xml:space="preserve"> PAGEREF _Toc485884484 \h </w:instrText>
            </w:r>
            <w:r w:rsidR="00710C7C">
              <w:rPr>
                <w:noProof/>
                <w:webHidden/>
              </w:rPr>
            </w:r>
            <w:r w:rsidR="00710C7C">
              <w:rPr>
                <w:noProof/>
                <w:webHidden/>
              </w:rPr>
              <w:fldChar w:fldCharType="separate"/>
            </w:r>
            <w:r w:rsidR="000E2EAC">
              <w:rPr>
                <w:noProof/>
                <w:webHidden/>
              </w:rPr>
              <w:t>746</w:t>
            </w:r>
            <w:r w:rsidR="00710C7C">
              <w:rPr>
                <w:noProof/>
                <w:webHidden/>
              </w:rPr>
              <w:fldChar w:fldCharType="end"/>
            </w:r>
          </w:hyperlink>
        </w:p>
        <w:p w14:paraId="36DB1AD7" w14:textId="69BCB3BD" w:rsidR="00710C7C" w:rsidRDefault="002758BE">
          <w:pPr>
            <w:pStyle w:val="TOC3"/>
            <w:tabs>
              <w:tab w:val="right" w:leader="dot" w:pos="8846"/>
            </w:tabs>
            <w:rPr>
              <w:rFonts w:asciiTheme="minorHAnsi" w:eastAsiaTheme="minorEastAsia" w:hAnsiTheme="minorHAnsi"/>
              <w:noProof/>
              <w:sz w:val="22"/>
              <w:lang w:val="en-US"/>
            </w:rPr>
          </w:pPr>
          <w:hyperlink w:anchor="_Toc485884485" w:history="1">
            <w:r w:rsidR="00710C7C" w:rsidRPr="005046DB">
              <w:rPr>
                <w:rStyle w:val="Hyperlink"/>
                <w:noProof/>
              </w:rPr>
              <w:t>September 18 (19) / Tho-out 21: Commemoration of the Theotokos</w:t>
            </w:r>
            <w:r w:rsidR="00710C7C">
              <w:rPr>
                <w:noProof/>
                <w:webHidden/>
              </w:rPr>
              <w:tab/>
            </w:r>
            <w:r w:rsidR="00710C7C">
              <w:rPr>
                <w:noProof/>
                <w:webHidden/>
              </w:rPr>
              <w:fldChar w:fldCharType="begin"/>
            </w:r>
            <w:r w:rsidR="00710C7C">
              <w:rPr>
                <w:noProof/>
                <w:webHidden/>
              </w:rPr>
              <w:instrText xml:space="preserve"> PAGEREF _Toc485884485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0EA16A8C" w14:textId="7DA96515" w:rsidR="00710C7C" w:rsidRDefault="002758BE">
          <w:pPr>
            <w:pStyle w:val="TOC3"/>
            <w:tabs>
              <w:tab w:val="right" w:leader="dot" w:pos="8846"/>
            </w:tabs>
            <w:rPr>
              <w:rFonts w:asciiTheme="minorHAnsi" w:eastAsiaTheme="minorEastAsia" w:hAnsiTheme="minorHAnsi"/>
              <w:noProof/>
              <w:sz w:val="22"/>
              <w:lang w:val="en-US"/>
            </w:rPr>
          </w:pPr>
          <w:hyperlink w:anchor="_Toc485884486" w:history="1">
            <w:r w:rsidR="00710C7C" w:rsidRPr="005046DB">
              <w:rPr>
                <w:rStyle w:val="Hyperlink"/>
                <w:noProof/>
              </w:rPr>
              <w:t>September 21 (22) / Tho-out 24: Martyrdom of St. Quandratus, One of the Seventy Two</w:t>
            </w:r>
            <w:r w:rsidR="00710C7C">
              <w:rPr>
                <w:noProof/>
                <w:webHidden/>
              </w:rPr>
              <w:tab/>
            </w:r>
            <w:r w:rsidR="00710C7C">
              <w:rPr>
                <w:noProof/>
                <w:webHidden/>
              </w:rPr>
              <w:fldChar w:fldCharType="begin"/>
            </w:r>
            <w:r w:rsidR="00710C7C">
              <w:rPr>
                <w:noProof/>
                <w:webHidden/>
              </w:rPr>
              <w:instrText xml:space="preserve"> PAGEREF _Toc485884486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6181386D" w14:textId="6AA654B6" w:rsidR="00710C7C" w:rsidRDefault="002758BE">
          <w:pPr>
            <w:pStyle w:val="TOC3"/>
            <w:tabs>
              <w:tab w:val="right" w:leader="dot" w:pos="8846"/>
            </w:tabs>
            <w:rPr>
              <w:rFonts w:asciiTheme="minorHAnsi" w:eastAsiaTheme="minorEastAsia" w:hAnsiTheme="minorHAnsi"/>
              <w:noProof/>
              <w:sz w:val="22"/>
              <w:lang w:val="en-US"/>
            </w:rPr>
          </w:pPr>
          <w:hyperlink w:anchor="_Toc485884487" w:history="1">
            <w:r w:rsidR="00710C7C" w:rsidRPr="005046DB">
              <w:rPr>
                <w:rStyle w:val="Hyperlink"/>
                <w:noProof/>
              </w:rPr>
              <w:t>September 22 (23) / Tho-out 24: St. Maurice and the Theban Legion</w:t>
            </w:r>
            <w:r w:rsidR="00710C7C">
              <w:rPr>
                <w:noProof/>
                <w:webHidden/>
              </w:rPr>
              <w:tab/>
            </w:r>
            <w:r w:rsidR="00710C7C">
              <w:rPr>
                <w:noProof/>
                <w:webHidden/>
              </w:rPr>
              <w:fldChar w:fldCharType="begin"/>
            </w:r>
            <w:r w:rsidR="00710C7C">
              <w:rPr>
                <w:noProof/>
                <w:webHidden/>
              </w:rPr>
              <w:instrText xml:space="preserve"> PAGEREF _Toc485884487 \h </w:instrText>
            </w:r>
            <w:r w:rsidR="00710C7C">
              <w:rPr>
                <w:noProof/>
                <w:webHidden/>
              </w:rPr>
            </w:r>
            <w:r w:rsidR="00710C7C">
              <w:rPr>
                <w:noProof/>
                <w:webHidden/>
              </w:rPr>
              <w:fldChar w:fldCharType="separate"/>
            </w:r>
            <w:r w:rsidR="000E2EAC">
              <w:rPr>
                <w:noProof/>
                <w:webHidden/>
              </w:rPr>
              <w:t>761</w:t>
            </w:r>
            <w:r w:rsidR="00710C7C">
              <w:rPr>
                <w:noProof/>
                <w:webHidden/>
              </w:rPr>
              <w:fldChar w:fldCharType="end"/>
            </w:r>
          </w:hyperlink>
        </w:p>
        <w:p w14:paraId="355E96F3" w14:textId="26252FB3" w:rsidR="00710C7C" w:rsidRDefault="002758BE">
          <w:pPr>
            <w:pStyle w:val="TOC3"/>
            <w:tabs>
              <w:tab w:val="right" w:leader="dot" w:pos="8846"/>
            </w:tabs>
            <w:rPr>
              <w:rFonts w:asciiTheme="minorHAnsi" w:eastAsiaTheme="minorEastAsia" w:hAnsiTheme="minorHAnsi"/>
              <w:noProof/>
              <w:sz w:val="22"/>
              <w:lang w:val="en-US"/>
            </w:rPr>
          </w:pPr>
          <w:hyperlink w:anchor="_Toc485884488" w:history="1">
            <w:r w:rsidR="00710C7C" w:rsidRPr="005046DB">
              <w:rPr>
                <w:rStyle w:val="Hyperlink"/>
                <w:noProof/>
              </w:rPr>
              <w:t>September 23 (24) / Tho-out 26: Annunciation of St. John the Baptist to Zacharias</w:t>
            </w:r>
            <w:r w:rsidR="00710C7C">
              <w:rPr>
                <w:noProof/>
                <w:webHidden/>
              </w:rPr>
              <w:tab/>
            </w:r>
            <w:r w:rsidR="00710C7C">
              <w:rPr>
                <w:noProof/>
                <w:webHidden/>
              </w:rPr>
              <w:fldChar w:fldCharType="begin"/>
            </w:r>
            <w:r w:rsidR="00710C7C">
              <w:rPr>
                <w:noProof/>
                <w:webHidden/>
              </w:rPr>
              <w:instrText xml:space="preserve"> PAGEREF _Toc485884488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08D1AA98" w14:textId="4F0B129C" w:rsidR="00710C7C" w:rsidRDefault="002758BE">
          <w:pPr>
            <w:pStyle w:val="TOC3"/>
            <w:tabs>
              <w:tab w:val="right" w:leader="dot" w:pos="8846"/>
            </w:tabs>
            <w:rPr>
              <w:rFonts w:asciiTheme="minorHAnsi" w:eastAsiaTheme="minorEastAsia" w:hAnsiTheme="minorHAnsi"/>
              <w:noProof/>
              <w:sz w:val="22"/>
              <w:lang w:val="en-US"/>
            </w:rPr>
          </w:pPr>
          <w:hyperlink w:anchor="_Toc485884489" w:history="1">
            <w:r w:rsidR="00710C7C" w:rsidRPr="005046DB">
              <w:rPr>
                <w:rStyle w:val="Hyperlink"/>
                <w:noProof/>
              </w:rPr>
              <w:t>September 26 (27) / Tho-out 29: Commemoration of the Annunciation, Nativity, and Resurrection on the 29</w:t>
            </w:r>
            <w:r w:rsidR="00710C7C" w:rsidRPr="005046DB">
              <w:rPr>
                <w:rStyle w:val="Hyperlink"/>
                <w:noProof/>
                <w:vertAlign w:val="superscript"/>
              </w:rPr>
              <w:t>th</w:t>
            </w:r>
            <w:r w:rsidR="00710C7C" w:rsidRPr="005046DB">
              <w:rPr>
                <w:rStyle w:val="Hyperlink"/>
                <w:noProof/>
              </w:rPr>
              <w:t xml:space="preserve"> of Every Coptic Month</w:t>
            </w:r>
            <w:r w:rsidR="00710C7C">
              <w:rPr>
                <w:noProof/>
                <w:webHidden/>
              </w:rPr>
              <w:tab/>
            </w:r>
            <w:r w:rsidR="00710C7C">
              <w:rPr>
                <w:noProof/>
                <w:webHidden/>
              </w:rPr>
              <w:fldChar w:fldCharType="begin"/>
            </w:r>
            <w:r w:rsidR="00710C7C">
              <w:rPr>
                <w:noProof/>
                <w:webHidden/>
              </w:rPr>
              <w:instrText xml:space="preserve"> PAGEREF _Toc485884489 \h </w:instrText>
            </w:r>
            <w:r w:rsidR="00710C7C">
              <w:rPr>
                <w:noProof/>
                <w:webHidden/>
              </w:rPr>
            </w:r>
            <w:r w:rsidR="00710C7C">
              <w:rPr>
                <w:noProof/>
                <w:webHidden/>
              </w:rPr>
              <w:fldChar w:fldCharType="separate"/>
            </w:r>
            <w:r w:rsidR="000E2EAC">
              <w:rPr>
                <w:noProof/>
                <w:webHidden/>
              </w:rPr>
              <w:t>764</w:t>
            </w:r>
            <w:r w:rsidR="00710C7C">
              <w:rPr>
                <w:noProof/>
                <w:webHidden/>
              </w:rPr>
              <w:fldChar w:fldCharType="end"/>
            </w:r>
          </w:hyperlink>
        </w:p>
        <w:p w14:paraId="6E8A332D" w14:textId="053380FC" w:rsidR="00710C7C" w:rsidRDefault="002758BE">
          <w:pPr>
            <w:pStyle w:val="TOC3"/>
            <w:tabs>
              <w:tab w:val="right" w:leader="dot" w:pos="8846"/>
            </w:tabs>
            <w:rPr>
              <w:rFonts w:asciiTheme="minorHAnsi" w:eastAsiaTheme="minorEastAsia" w:hAnsiTheme="minorHAnsi"/>
              <w:noProof/>
              <w:sz w:val="22"/>
              <w:lang w:val="en-US"/>
            </w:rPr>
          </w:pPr>
          <w:hyperlink w:anchor="_Toc485884490" w:history="1">
            <w:r w:rsidR="00710C7C" w:rsidRPr="005046DB">
              <w:rPr>
                <w:rStyle w:val="Hyperlink"/>
                <w:noProof/>
              </w:rPr>
              <w:t>September 27 (28) / Tho-out 30: Miracle performed by St. Athanasius the Apostolic</w:t>
            </w:r>
            <w:r w:rsidR="00710C7C">
              <w:rPr>
                <w:noProof/>
                <w:webHidden/>
              </w:rPr>
              <w:tab/>
            </w:r>
            <w:r w:rsidR="00710C7C">
              <w:rPr>
                <w:noProof/>
                <w:webHidden/>
              </w:rPr>
              <w:fldChar w:fldCharType="begin"/>
            </w:r>
            <w:r w:rsidR="00710C7C">
              <w:rPr>
                <w:noProof/>
                <w:webHidden/>
              </w:rPr>
              <w:instrText xml:space="preserve"> PAGEREF _Toc485884490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46DA3AC3" w14:textId="161BE5EC" w:rsidR="00710C7C" w:rsidRDefault="002758BE">
          <w:pPr>
            <w:pStyle w:val="TOC3"/>
            <w:tabs>
              <w:tab w:val="right" w:leader="dot" w:pos="8846"/>
            </w:tabs>
            <w:rPr>
              <w:rFonts w:asciiTheme="minorHAnsi" w:eastAsiaTheme="minorEastAsia" w:hAnsiTheme="minorHAnsi"/>
              <w:noProof/>
              <w:sz w:val="22"/>
              <w:lang w:val="en-US"/>
            </w:rPr>
          </w:pPr>
          <w:hyperlink w:anchor="_Toc485884491" w:history="1">
            <w:r w:rsidR="00710C7C" w:rsidRPr="005046DB">
              <w:rPr>
                <w:rStyle w:val="Hyperlink"/>
                <w:noProof/>
              </w:rPr>
              <w:t>September 29 (30) / Paopi 2: The Coming of St. Severus to Egypt</w:t>
            </w:r>
            <w:r w:rsidR="00710C7C">
              <w:rPr>
                <w:noProof/>
                <w:webHidden/>
              </w:rPr>
              <w:tab/>
            </w:r>
            <w:r w:rsidR="00710C7C">
              <w:rPr>
                <w:noProof/>
                <w:webHidden/>
              </w:rPr>
              <w:fldChar w:fldCharType="begin"/>
            </w:r>
            <w:r w:rsidR="00710C7C">
              <w:rPr>
                <w:noProof/>
                <w:webHidden/>
              </w:rPr>
              <w:instrText xml:space="preserve"> PAGEREF _Toc485884491 \h </w:instrText>
            </w:r>
            <w:r w:rsidR="00710C7C">
              <w:rPr>
                <w:noProof/>
                <w:webHidden/>
              </w:rPr>
            </w:r>
            <w:r w:rsidR="00710C7C">
              <w:rPr>
                <w:noProof/>
                <w:webHidden/>
              </w:rPr>
              <w:fldChar w:fldCharType="separate"/>
            </w:r>
            <w:r w:rsidR="000E2EAC">
              <w:rPr>
                <w:noProof/>
                <w:webHidden/>
              </w:rPr>
              <w:t>773</w:t>
            </w:r>
            <w:r w:rsidR="00710C7C">
              <w:rPr>
                <w:noProof/>
                <w:webHidden/>
              </w:rPr>
              <w:fldChar w:fldCharType="end"/>
            </w:r>
          </w:hyperlink>
        </w:p>
        <w:p w14:paraId="734BF558" w14:textId="60FEE509"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249" w:name="_Toc410196198"/>
      <w:bookmarkStart w:id="1250" w:name="_Toc410196440"/>
      <w:bookmarkStart w:id="1251" w:name="_Toc410196942"/>
      <w:r>
        <w:br w:type="page"/>
      </w:r>
    </w:p>
    <w:p w14:paraId="3B77A2B2" w14:textId="6F99453D" w:rsidR="00495F1A" w:rsidRDefault="0092592B" w:rsidP="00495F1A">
      <w:pPr>
        <w:pStyle w:val="Heading3"/>
      </w:pPr>
      <w:bookmarkStart w:id="1252" w:name="_Toc485884473"/>
      <w:r>
        <w:lastRenderedPageBreak/>
        <w:t xml:space="preserve">August 29 (30) / Tho-out 1: </w:t>
      </w:r>
      <w:r w:rsidR="00495F1A">
        <w:t>Ecclesiastical New Year: Nairouz</w:t>
      </w:r>
      <w:bookmarkEnd w:id="1249"/>
      <w:bookmarkEnd w:id="1250"/>
      <w:bookmarkEnd w:id="1251"/>
      <w:bookmarkEnd w:id="1252"/>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253"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bookmarkStart w:id="1254" w:name="_Ref459398951"/>
      <w:r>
        <w:t>The Doxolog</w:t>
      </w:r>
      <w:r w:rsidR="00E21EA3">
        <w:t>y for Ecclesiastical New Year</w:t>
      </w:r>
      <w:bookmarkEnd w:id="1253"/>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255"/>
            <w:r>
              <w:t xml:space="preserve">wiles </w:t>
            </w:r>
            <w:commentRangeEnd w:id="1255"/>
            <w:r>
              <w:rPr>
                <w:rStyle w:val="CommentReference"/>
                <w:rFonts w:ascii="Times New Roman" w:eastAsiaTheme="minorHAnsi" w:hAnsi="Times New Roman" w:cstheme="minorBidi"/>
                <w:color w:val="auto"/>
              </w:rPr>
              <w:commentReference w:id="1255"/>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256" w:name="_Ref434473482"/>
      <w:r>
        <w:t>The Psali Adam</w:t>
      </w:r>
      <w:r w:rsidR="00B411C9">
        <w:t xml:space="preserve"> for the Ecclesiastical New Year</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257"/>
            <w:r>
              <w:t xml:space="preserve">Ϯⲛⲁⲟⲩⲱϣⲧ </w:t>
            </w:r>
            <w:commentRangeEnd w:id="1257"/>
            <w:r>
              <w:rPr>
                <w:rStyle w:val="CommentReference"/>
                <w:rFonts w:ascii="Times New Roman" w:hAnsi="Times New Roman"/>
              </w:rPr>
              <w:commentReference w:id="1257"/>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258"/>
            <w:r>
              <w:t>reign</w:t>
            </w:r>
            <w:commentRangeEnd w:id="1258"/>
            <w:r>
              <w:rPr>
                <w:rStyle w:val="CommentReference"/>
              </w:rPr>
              <w:commentReference w:id="1258"/>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259" w:name="_Ref434473530"/>
      <w:r>
        <w:t xml:space="preserve">The Psali </w:t>
      </w:r>
      <w:r w:rsidR="004E71A7">
        <w:t>Batos for the Ecclesiastical New Year</w:t>
      </w:r>
      <w:bookmarkEnd w:id="12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260"/>
            <w:r>
              <w:t xml:space="preserve">be </w:t>
            </w:r>
            <w:commentRangeEnd w:id="1260"/>
            <w:r>
              <w:rPr>
                <w:rStyle w:val="CommentReference"/>
              </w:rPr>
              <w:commentReference w:id="1260"/>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261"/>
            <w:r>
              <w:t xml:space="preserve">Ⲁⲙⲱⲛⲓ </w:t>
            </w:r>
            <w:commentRangeEnd w:id="1261"/>
            <w:r>
              <w:rPr>
                <w:rStyle w:val="CommentReference"/>
                <w:rFonts w:ascii="Times New Roman" w:hAnsi="Times New Roman"/>
              </w:rPr>
              <w:commentReference w:id="1261"/>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262"/>
            <w:r>
              <w:t xml:space="preserve">the </w:t>
            </w:r>
            <w:commentRangeEnd w:id="1262"/>
            <w:r>
              <w:rPr>
                <w:rStyle w:val="CommentReference"/>
              </w:rPr>
              <w:commentReference w:id="1262"/>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263"/>
            <w:r>
              <w:t xml:space="preserve">entreat </w:t>
            </w:r>
            <w:commentRangeEnd w:id="1263"/>
            <w:r>
              <w:rPr>
                <w:rStyle w:val="CommentReference"/>
              </w:rPr>
              <w:commentReference w:id="1263"/>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rsidRPr="00745B45" w14:paraId="25C34844" w14:textId="77777777" w:rsidTr="00032F17">
        <w:trPr>
          <w:cantSplit/>
          <w:jc w:val="center"/>
        </w:trPr>
        <w:tc>
          <w:tcPr>
            <w:tcW w:w="288" w:type="dxa"/>
          </w:tcPr>
          <w:p w14:paraId="61D77D1E" w14:textId="77777777" w:rsidR="00032F17" w:rsidRPr="00745B45" w:rsidRDefault="00032F17" w:rsidP="00032F17">
            <w:pPr>
              <w:pStyle w:val="CopticCross"/>
              <w:rPr>
                <w:rFonts w:ascii="FreeSerifAvvaShenouda" w:hAnsi="FreeSerifAvvaShenouda"/>
              </w:rPr>
            </w:pPr>
          </w:p>
        </w:tc>
        <w:tc>
          <w:tcPr>
            <w:tcW w:w="3960" w:type="dxa"/>
          </w:tcPr>
          <w:p w14:paraId="5E1F7FC7" w14:textId="77777777" w:rsidR="00032F17" w:rsidRPr="00745B45" w:rsidRDefault="009B2A54" w:rsidP="009B2A54">
            <w:pPr>
              <w:pStyle w:val="EngHang"/>
              <w:rPr>
                <w:rFonts w:eastAsia="Arial Unicode MS"/>
              </w:rPr>
            </w:pPr>
            <w:r w:rsidRPr="00745B45">
              <w:rPr>
                <w:rFonts w:eastAsia="Arial Unicode MS"/>
              </w:rPr>
              <w:t>Let us place</w:t>
            </w:r>
          </w:p>
          <w:p w14:paraId="7FB8FDD2" w14:textId="77777777" w:rsidR="009B2A54" w:rsidRPr="00745B45" w:rsidRDefault="009B2A54" w:rsidP="009B2A54">
            <w:pPr>
              <w:pStyle w:val="EngHang"/>
              <w:rPr>
                <w:rFonts w:eastAsia="Arial Unicode MS"/>
              </w:rPr>
            </w:pPr>
            <w:r w:rsidRPr="00745B45">
              <w:rPr>
                <w:rFonts w:eastAsia="Arial Unicode MS"/>
              </w:rPr>
              <w:t>All evil excuses behind us.</w:t>
            </w:r>
          </w:p>
          <w:p w14:paraId="2DE14BA2" w14:textId="77777777" w:rsidR="009B2A54" w:rsidRPr="00745B45" w:rsidRDefault="009B2A54" w:rsidP="009B2A54">
            <w:pPr>
              <w:pStyle w:val="EngHang"/>
              <w:rPr>
                <w:rFonts w:eastAsia="Arial Unicode MS"/>
              </w:rPr>
            </w:pPr>
            <w:r w:rsidRPr="00745B45">
              <w:rPr>
                <w:rFonts w:eastAsia="Arial Unicode MS"/>
              </w:rPr>
              <w:t>Let us purify our hearts</w:t>
            </w:r>
          </w:p>
          <w:p w14:paraId="13FB1274" w14:textId="0EABC0DC" w:rsidR="009B2A54" w:rsidRPr="00745B45" w:rsidRDefault="009B2A54" w:rsidP="009B2A54">
            <w:pPr>
              <w:pStyle w:val="EngHangEnd"/>
              <w:rPr>
                <w:rFonts w:ascii="FreeSerifAvvaShenouda" w:eastAsia="Arial Unicode MS" w:hAnsi="FreeSerifAvvaShenouda"/>
              </w:rPr>
            </w:pPr>
            <w:r w:rsidRPr="00745B45">
              <w:rPr>
                <w:rFonts w:eastAsia="Arial Unicode MS"/>
              </w:rPr>
              <w:t>In the Name of the Lord.</w:t>
            </w:r>
          </w:p>
        </w:tc>
        <w:tc>
          <w:tcPr>
            <w:tcW w:w="288" w:type="dxa"/>
          </w:tcPr>
          <w:p w14:paraId="21FF9AAC" w14:textId="77777777" w:rsidR="00032F17" w:rsidRPr="00745B45" w:rsidRDefault="00032F17" w:rsidP="00032F17">
            <w:pPr>
              <w:rPr>
                <w:rFonts w:ascii="FreeSerifAvvaShenouda" w:hAnsi="FreeSerifAvvaShenouda"/>
              </w:rPr>
            </w:pPr>
          </w:p>
        </w:tc>
        <w:tc>
          <w:tcPr>
            <w:tcW w:w="288" w:type="dxa"/>
          </w:tcPr>
          <w:p w14:paraId="65DD8A9B" w14:textId="364EE36D" w:rsidR="00032F17" w:rsidRPr="00745B45" w:rsidRDefault="00032F17" w:rsidP="00032F17">
            <w:pPr>
              <w:pStyle w:val="CopticCross"/>
              <w:rPr>
                <w:rFonts w:ascii="FreeSerifAvvaShenouda" w:eastAsia="Arial Unicode MS" w:hAnsi="FreeSerifAvvaShenouda" w:cs="Arial Unicode MS"/>
              </w:rPr>
            </w:pPr>
          </w:p>
        </w:tc>
        <w:tc>
          <w:tcPr>
            <w:tcW w:w="3960" w:type="dxa"/>
          </w:tcPr>
          <w:p w14:paraId="7C65732A" w14:textId="77777777" w:rsidR="00032F17" w:rsidRPr="00745B45" w:rsidRDefault="00032F17" w:rsidP="00032F17">
            <w:pPr>
              <w:pStyle w:val="CopticVersemulti-line"/>
            </w:pPr>
            <w:r w:rsidRPr="00745B45">
              <w:t>Ⲗⲱⲓϫⲓ ⲛⲓⲃⲉⲛ ⲉⲧϩⲱⲟⲩ</w:t>
            </w:r>
          </w:p>
          <w:p w14:paraId="60B8C34C" w14:textId="77777777" w:rsidR="00032F17" w:rsidRPr="00745B45" w:rsidRDefault="00032F17" w:rsidP="00032F17">
            <w:pPr>
              <w:pStyle w:val="CopticVersemulti-line"/>
            </w:pPr>
            <w:r w:rsidRPr="00745B45">
              <w:t>ⲙⲁⲣⲉⲛⲭⲁⲩ ⲛ̀ⲥⲱⲛ</w:t>
            </w:r>
          </w:p>
          <w:p w14:paraId="30F9922D" w14:textId="77777777" w:rsidR="00032F17" w:rsidRPr="00745B45" w:rsidRDefault="00032F17" w:rsidP="00032F17">
            <w:pPr>
              <w:pStyle w:val="CopticVersemulti-line"/>
            </w:pPr>
            <w:r w:rsidRPr="00745B45">
              <w:t>ⲙⲁⲣⲉⲛⲧⲟⲩⲃⲟ ⲛ̀ⲛⲉⲛϩⲏⲧ</w:t>
            </w:r>
          </w:p>
          <w:p w14:paraId="01474233" w14:textId="64E0DFF2" w:rsidR="00032F17" w:rsidRPr="00745B45" w:rsidRDefault="00032F17" w:rsidP="00032F17">
            <w:pPr>
              <w:pStyle w:val="CopticVerse"/>
            </w:pPr>
            <w:r w:rsidRPr="00745B45">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745B45" w14:paraId="3853791A" w14:textId="77777777" w:rsidTr="009B2A54">
        <w:trPr>
          <w:cantSplit/>
          <w:jc w:val="center"/>
        </w:trPr>
        <w:tc>
          <w:tcPr>
            <w:tcW w:w="288" w:type="dxa"/>
          </w:tcPr>
          <w:p w14:paraId="686C8EF7" w14:textId="77777777" w:rsidR="009B2A54" w:rsidRPr="00745B45" w:rsidRDefault="009B2A54" w:rsidP="009B2A54">
            <w:pPr>
              <w:pStyle w:val="CopticCross"/>
              <w:rPr>
                <w:rFonts w:ascii="FreeSerifAvvaShenouda" w:hAnsi="FreeSerifAvvaShenouda"/>
              </w:rPr>
            </w:pPr>
          </w:p>
        </w:tc>
        <w:tc>
          <w:tcPr>
            <w:tcW w:w="3960" w:type="dxa"/>
          </w:tcPr>
          <w:p w14:paraId="37CBAC2F" w14:textId="77777777" w:rsidR="009B2A54"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A spirit of the Lord is upon me,</w:t>
            </w:r>
          </w:p>
          <w:p w14:paraId="48B81F5D"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He anointed me and sent me to</w:t>
            </w:r>
          </w:p>
          <w:p w14:paraId="6D1407E3" w14:textId="77777777" w:rsidR="00DB5470" w:rsidRPr="00745B45" w:rsidRDefault="00DB5470" w:rsidP="009B2A54">
            <w:pPr>
              <w:pStyle w:val="EngHang"/>
              <w:rPr>
                <w:rFonts w:ascii="FreeSerifAvvaShenouda" w:eastAsia="Arial Unicode MS" w:hAnsi="FreeSerifAvvaShenouda"/>
              </w:rPr>
            </w:pPr>
            <w:r w:rsidRPr="00745B45">
              <w:rPr>
                <w:rFonts w:ascii="FreeSerifAvvaShenouda" w:eastAsia="Arial Unicode MS" w:hAnsi="FreeSerifAvvaShenouda"/>
              </w:rPr>
              <w:t>Proclaim Good News to the poor:</w:t>
            </w:r>
          </w:p>
          <w:p w14:paraId="007B6442" w14:textId="4CFB0D58" w:rsidR="00DB5470" w:rsidRPr="00745B45" w:rsidRDefault="00DB5470" w:rsidP="00DB5470">
            <w:pPr>
              <w:pStyle w:val="EngHangEnd"/>
              <w:rPr>
                <w:rFonts w:ascii="FreeSerifAvvaShenouda" w:eastAsia="Arial Unicode MS" w:hAnsi="FreeSerifAvvaShenouda"/>
              </w:rPr>
            </w:pPr>
            <w:r w:rsidRPr="00745B45">
              <w:rPr>
                <w:rFonts w:ascii="FreeSerifAvvaShenouda" w:eastAsia="Arial Unicode MS" w:hAnsi="FreeSerifAvvaShenouda"/>
              </w:rPr>
              <w:t>To preach the acceptable year of the Lord.</w:t>
            </w:r>
          </w:p>
        </w:tc>
        <w:tc>
          <w:tcPr>
            <w:tcW w:w="288" w:type="dxa"/>
          </w:tcPr>
          <w:p w14:paraId="18C1EF0D" w14:textId="77777777" w:rsidR="009B2A54" w:rsidRPr="00745B45" w:rsidRDefault="009B2A54" w:rsidP="009B2A54">
            <w:pPr>
              <w:rPr>
                <w:rFonts w:ascii="FreeSerifAvvaShenouda" w:hAnsi="FreeSerifAvvaShenouda"/>
              </w:rPr>
            </w:pPr>
          </w:p>
        </w:tc>
        <w:tc>
          <w:tcPr>
            <w:tcW w:w="288" w:type="dxa"/>
          </w:tcPr>
          <w:p w14:paraId="62FC8C9B" w14:textId="77777777" w:rsidR="009B2A54" w:rsidRPr="00745B45" w:rsidRDefault="009B2A54" w:rsidP="009B2A54">
            <w:pPr>
              <w:pStyle w:val="CopticCross"/>
              <w:rPr>
                <w:rFonts w:ascii="FreeSerifAvvaShenouda" w:eastAsia="Arial Unicode MS" w:hAnsi="FreeSerifAvvaShenouda" w:cs="Arial Unicode MS"/>
              </w:rPr>
            </w:pPr>
          </w:p>
        </w:tc>
        <w:tc>
          <w:tcPr>
            <w:tcW w:w="3960" w:type="dxa"/>
          </w:tcPr>
          <w:p w14:paraId="64ABAAA2" w14:textId="77777777" w:rsidR="009B2A54" w:rsidRPr="00745B45" w:rsidRDefault="009B2A54" w:rsidP="009B2A54">
            <w:pPr>
              <w:pStyle w:val="CopticVersemulti-line"/>
            </w:pPr>
            <w:r w:rsidRPr="00745B45">
              <w:t>Ⲟⲩⲡ̀ⲛⲉⲩⲙⲁ ⲛ̀ⲧⲉ Ⲡϭⲟⲓⲥ ⲡⲉⲧⲭⲏ ϩⲓϫⲱⲓ:</w:t>
            </w:r>
          </w:p>
          <w:p w14:paraId="2E7BABE8" w14:textId="77777777" w:rsidR="009B2A54" w:rsidRPr="00745B45" w:rsidRDefault="009B2A54" w:rsidP="009B2A54">
            <w:pPr>
              <w:pStyle w:val="CopticVersemulti-line"/>
            </w:pPr>
            <w:r w:rsidRPr="00745B45">
              <w:t>ⲉⲑⲃⲉ ⲫⲁⲓ ⲁϥⲑⲁϩⲥⲧ ⲁϥⲟⲩⲱⲣⲡ ⲙ̀ⲙⲟⲓ:</w:t>
            </w:r>
          </w:p>
          <w:p w14:paraId="1E854F16" w14:textId="77777777" w:rsidR="009B2A54" w:rsidRPr="00745B45" w:rsidRDefault="009B2A54" w:rsidP="009B2A54">
            <w:pPr>
              <w:pStyle w:val="CopticVersemulti-line"/>
            </w:pPr>
            <w:r w:rsidRPr="00745B45">
              <w:t>ⲉ̀ϩⲓϣⲉⲛⲛⲟⲩϥⲓ ⲛ̀ⲛⲓϩⲏⲕⲓ:</w:t>
            </w:r>
          </w:p>
          <w:p w14:paraId="3335F70D" w14:textId="0CA8CB68" w:rsidR="009B2A54" w:rsidRPr="00745B45" w:rsidRDefault="009B2A54" w:rsidP="009B2A54">
            <w:pPr>
              <w:pStyle w:val="CopticVerse"/>
            </w:pPr>
            <w:r w:rsidRPr="00745B45">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lastRenderedPageBreak/>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264" w:name="_Toc485884474"/>
      <w:r>
        <w:t xml:space="preserve">August 29 (30) / Tho-out 1: </w:t>
      </w:r>
      <w:r w:rsidRPr="00646349">
        <w:t xml:space="preserve">Also </w:t>
      </w:r>
      <w:r>
        <w:t>the Martyrdom of St. Bartholomew the Apostle</w:t>
      </w:r>
      <w:bookmarkEnd w:id="1264"/>
    </w:p>
    <w:p w14:paraId="18F26E46" w14:textId="6047290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B1B31">
        <w:t xml:space="preserve"> See </w:t>
      </w:r>
      <w:r w:rsidR="00EB1B31">
        <w:fldChar w:fldCharType="begin"/>
      </w:r>
      <w:r w:rsidR="00EB1B31">
        <w:instrText xml:space="preserve"> REF _Ref485971609 \h </w:instrText>
      </w:r>
      <w:r w:rsidR="00EB1B31">
        <w:fldChar w:fldCharType="separate"/>
      </w:r>
      <w:r w:rsidR="000E2EAC">
        <w:t>November 15 (16) / Athor 19: The Preaching of St. Bartholomew</w:t>
      </w:r>
      <w:r w:rsidR="00EB1B31">
        <w:fldChar w:fldCharType="end"/>
      </w:r>
      <w:r w:rsidR="00EB1B31">
        <w:t xml:space="preserve">, page </w:t>
      </w:r>
      <w:r w:rsidR="00EB1B31">
        <w:fldChar w:fldCharType="begin"/>
      </w:r>
      <w:r w:rsidR="00EB1B31">
        <w:instrText xml:space="preserve"> PAGEREF _Ref485971616 \h </w:instrText>
      </w:r>
      <w:r w:rsidR="00EB1B31">
        <w:fldChar w:fldCharType="separate"/>
      </w:r>
      <w:r w:rsidR="000E2EAC">
        <w:rPr>
          <w:noProof/>
        </w:rPr>
        <w:t>804</w:t>
      </w:r>
      <w:r w:rsidR="00EB1B31">
        <w:fldChar w:fldCharType="end"/>
      </w:r>
      <w:r w:rsidR="00EB1B31">
        <w:t>.</w:t>
      </w:r>
    </w:p>
    <w:p w14:paraId="277D452E" w14:textId="77777777" w:rsidR="0092592B" w:rsidRDefault="0092592B" w:rsidP="0092592B">
      <w:pPr>
        <w:pStyle w:val="Heading3"/>
      </w:pPr>
      <w:bookmarkStart w:id="1265" w:name="_Toc485884475"/>
      <w:r>
        <w:t xml:space="preserve">August 30 (31) / Tho-out 2: </w:t>
      </w:r>
      <w:r w:rsidR="005242D1">
        <w:t xml:space="preserve">Martyrdom of </w:t>
      </w:r>
      <w:r>
        <w:t>St. John the Baptist</w:t>
      </w:r>
      <w:bookmarkEnd w:id="1265"/>
    </w:p>
    <w:p w14:paraId="0BD3AFB5" w14:textId="4034532B"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t>.</w:t>
      </w:r>
    </w:p>
    <w:p w14:paraId="53087CDB" w14:textId="77777777" w:rsidR="00C46B09" w:rsidRDefault="00C46B09" w:rsidP="0039635A">
      <w:pPr>
        <w:pStyle w:val="Heading3"/>
      </w:pPr>
      <w:bookmarkStart w:id="1266" w:name="_Toc485884476"/>
      <w:r>
        <w:t>September 1 (2) / Tho-out 4: St. Verena</w:t>
      </w:r>
      <w:bookmarkEnd w:id="1266"/>
    </w:p>
    <w:p w14:paraId="593C8957" w14:textId="505B2827" w:rsidR="00DB5470" w:rsidRDefault="00296539" w:rsidP="00DB5470">
      <w:pPr>
        <w:pStyle w:val="Heading4"/>
      </w:pPr>
      <w:bookmarkStart w:id="1267"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bookmarkStart w:id="1268" w:name="_Ref459401476"/>
      <w:r>
        <w:t>The Doxology</w:t>
      </w:r>
      <w:r w:rsidR="00B46E6E">
        <w:t xml:space="preserve"> for St. Verena</w:t>
      </w:r>
      <w:bookmarkEnd w:id="1267"/>
      <w:bookmarkEnd w:id="12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lastRenderedPageBreak/>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r>
        <w:lastRenderedPageBreak/>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bookmarkStart w:id="1269" w:name="_Ref485107976"/>
      <w:bookmarkStart w:id="1270" w:name="_Toc485884477"/>
      <w:r>
        <w:t>September 3 (4) / Tho-out 6: St. Phoebe the Protodeaconess</w:t>
      </w:r>
      <w:r w:rsidR="008C4D26">
        <w:rPr>
          <w:rStyle w:val="FootnoteReference"/>
        </w:rPr>
        <w:footnoteReference w:id="984"/>
      </w:r>
      <w:bookmarkEnd w:id="1269"/>
      <w:bookmarkEnd w:id="1270"/>
    </w:p>
    <w:p w14:paraId="0CD3398B" w14:textId="45AB9974" w:rsidR="00AA0D73" w:rsidRDefault="00AA0D73" w:rsidP="00AA0D73">
      <w:pPr>
        <w:pStyle w:val="Heading4"/>
      </w:pPr>
      <w:bookmarkStart w:id="1271" w:name="_Ref485107985"/>
      <w:r>
        <w:t>The Doxology for St. Phoebe the Protodeaconess</w:t>
      </w:r>
      <w:r>
        <w:rPr>
          <w:rStyle w:val="FootnoteReference"/>
        </w:rPr>
        <w:footnoteReference w:id="985"/>
      </w:r>
      <w:bookmarkEnd w:id="12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A0D73" w14:paraId="0826B3A1" w14:textId="77777777" w:rsidTr="00DB1A80">
        <w:trPr>
          <w:cantSplit/>
          <w:jc w:val="center"/>
        </w:trPr>
        <w:tc>
          <w:tcPr>
            <w:tcW w:w="288" w:type="dxa"/>
          </w:tcPr>
          <w:p w14:paraId="1E534810" w14:textId="77777777" w:rsidR="00AA0D73" w:rsidRDefault="00AA0D73" w:rsidP="00DB1A80">
            <w:pPr>
              <w:pStyle w:val="CopticCross"/>
            </w:pPr>
          </w:p>
        </w:tc>
        <w:tc>
          <w:tcPr>
            <w:tcW w:w="3960" w:type="dxa"/>
          </w:tcPr>
          <w:p w14:paraId="4AC9528C" w14:textId="33AF73A3" w:rsidR="00AA0D73" w:rsidRDefault="00AA0D73" w:rsidP="00DB1A80">
            <w:pPr>
              <w:pStyle w:val="EngHang"/>
              <w:rPr>
                <w:shd w:val="clear" w:color="auto" w:fill="FFFFFF"/>
              </w:rPr>
            </w:pPr>
            <w:r>
              <w:rPr>
                <w:shd w:val="clear" w:color="auto" w:fill="FFFFFF"/>
              </w:rPr>
              <w:t>You were enlightened by grace,</w:t>
            </w:r>
          </w:p>
          <w:p w14:paraId="6CF3F447" w14:textId="2FFB258E" w:rsidR="00AA0D73" w:rsidRDefault="00AA0D73" w:rsidP="00DB1A80">
            <w:pPr>
              <w:pStyle w:val="EngHang"/>
              <w:rPr>
                <w:shd w:val="clear" w:color="auto" w:fill="FFFFFF"/>
              </w:rPr>
            </w:pPr>
            <w:r>
              <w:rPr>
                <w:shd w:val="clear" w:color="auto" w:fill="FFFFFF"/>
              </w:rPr>
              <w:t>You were taught the faith</w:t>
            </w:r>
          </w:p>
          <w:p w14:paraId="50DC8204" w14:textId="7321294C" w:rsidR="00AA0D73" w:rsidRDefault="00AA0D73" w:rsidP="00DB1A80">
            <w:pPr>
              <w:pStyle w:val="EngHang"/>
              <w:rPr>
                <w:shd w:val="clear" w:color="auto" w:fill="FFFFFF"/>
              </w:rPr>
            </w:pPr>
            <w:r>
              <w:rPr>
                <w:shd w:val="clear" w:color="auto" w:fill="FFFFFF"/>
              </w:rPr>
              <w:t>By the elected vessel of Christ,</w:t>
            </w:r>
          </w:p>
          <w:p w14:paraId="2870A777" w14:textId="77502DBA" w:rsidR="00AA0D73" w:rsidRDefault="00AA0D73" w:rsidP="00DB1A80">
            <w:pPr>
              <w:pStyle w:val="EngHangEnd"/>
            </w:pPr>
            <w:r>
              <w:rPr>
                <w:shd w:val="clear" w:color="auto" w:fill="FFFFFF"/>
              </w:rPr>
              <w:t>The Apostle Paul.</w:t>
            </w:r>
          </w:p>
        </w:tc>
        <w:tc>
          <w:tcPr>
            <w:tcW w:w="288" w:type="dxa"/>
          </w:tcPr>
          <w:p w14:paraId="04D55B92" w14:textId="77777777" w:rsidR="00AA0D73" w:rsidRDefault="00AA0D73" w:rsidP="00DB1A80"/>
        </w:tc>
      </w:tr>
      <w:tr w:rsidR="00AA0D73" w14:paraId="650D9DA5" w14:textId="77777777" w:rsidTr="00DB1A80">
        <w:trPr>
          <w:cantSplit/>
          <w:jc w:val="center"/>
        </w:trPr>
        <w:tc>
          <w:tcPr>
            <w:tcW w:w="288" w:type="dxa"/>
          </w:tcPr>
          <w:p w14:paraId="4FC5D4D2" w14:textId="77777777" w:rsidR="00AA0D73" w:rsidRDefault="00AA0D73" w:rsidP="00DB1A80">
            <w:pPr>
              <w:pStyle w:val="CopticCross"/>
            </w:pPr>
            <w:r w:rsidRPr="00FB5ACB">
              <w:t>¿</w:t>
            </w:r>
          </w:p>
        </w:tc>
        <w:tc>
          <w:tcPr>
            <w:tcW w:w="3960" w:type="dxa"/>
          </w:tcPr>
          <w:p w14:paraId="773EC9DF" w14:textId="15B4F51E" w:rsidR="00AA0D73" w:rsidRDefault="00AA0D73" w:rsidP="00DB1A80">
            <w:pPr>
              <w:pStyle w:val="EngHang"/>
              <w:rPr>
                <w:shd w:val="clear" w:color="auto" w:fill="FFFFFF"/>
              </w:rPr>
            </w:pPr>
            <w:r>
              <w:rPr>
                <w:shd w:val="clear" w:color="auto" w:fill="FFFFFF"/>
              </w:rPr>
              <w:t>You were found worthy</w:t>
            </w:r>
          </w:p>
          <w:p w14:paraId="5A2C4DBF" w14:textId="47DCAD9A" w:rsidR="00AA0D73" w:rsidRDefault="00AA0D73" w:rsidP="00DB1A80">
            <w:pPr>
              <w:pStyle w:val="EngHang"/>
              <w:rPr>
                <w:shd w:val="clear" w:color="auto" w:fill="FFFFFF"/>
              </w:rPr>
            </w:pPr>
            <w:r>
              <w:rPr>
                <w:shd w:val="clear" w:color="auto" w:fill="FFFFFF"/>
              </w:rPr>
              <w:t>Of the diaconate;</w:t>
            </w:r>
          </w:p>
          <w:p w14:paraId="77FCCA14" w14:textId="79DFB766" w:rsidR="00AA0D73" w:rsidRDefault="00AA0D73" w:rsidP="00DB1A80">
            <w:pPr>
              <w:pStyle w:val="EngHang"/>
              <w:rPr>
                <w:shd w:val="clear" w:color="auto" w:fill="FFFFFF"/>
              </w:rPr>
            </w:pPr>
            <w:r>
              <w:rPr>
                <w:shd w:val="clear" w:color="auto" w:fill="FFFFFF"/>
              </w:rPr>
              <w:t>You carried the words</w:t>
            </w:r>
          </w:p>
          <w:p w14:paraId="3ED356F7" w14:textId="723B40D1" w:rsidR="00AA0D73" w:rsidRDefault="00AA0D73" w:rsidP="00DB1A80">
            <w:pPr>
              <w:pStyle w:val="EngHangEnd"/>
            </w:pPr>
            <w:r>
              <w:rPr>
                <w:shd w:val="clear" w:color="auto" w:fill="FFFFFF"/>
              </w:rPr>
              <w:t>Of St. Paul to Rome.</w:t>
            </w:r>
          </w:p>
        </w:tc>
        <w:tc>
          <w:tcPr>
            <w:tcW w:w="288" w:type="dxa"/>
          </w:tcPr>
          <w:p w14:paraId="4CBC0B62" w14:textId="77777777" w:rsidR="00AA0D73" w:rsidRDefault="00AA0D73" w:rsidP="00DB1A80"/>
        </w:tc>
      </w:tr>
      <w:tr w:rsidR="00AA0D73" w14:paraId="1CFB66EB" w14:textId="77777777" w:rsidTr="00DB1A80">
        <w:trPr>
          <w:cantSplit/>
          <w:jc w:val="center"/>
        </w:trPr>
        <w:tc>
          <w:tcPr>
            <w:tcW w:w="288" w:type="dxa"/>
          </w:tcPr>
          <w:p w14:paraId="5665A41F" w14:textId="77777777" w:rsidR="00AA0D73" w:rsidRDefault="00AA0D73" w:rsidP="00DB1A80">
            <w:pPr>
              <w:pStyle w:val="CopticCross"/>
            </w:pPr>
          </w:p>
        </w:tc>
        <w:tc>
          <w:tcPr>
            <w:tcW w:w="3960" w:type="dxa"/>
          </w:tcPr>
          <w:p w14:paraId="44B43F61" w14:textId="6D0FD706" w:rsidR="00AA0D73" w:rsidRDefault="00AA0D73" w:rsidP="00DB1A80">
            <w:pPr>
              <w:pStyle w:val="EngHang"/>
              <w:rPr>
                <w:shd w:val="clear" w:color="auto" w:fill="FFFFFF"/>
              </w:rPr>
            </w:pPr>
            <w:r>
              <w:rPr>
                <w:shd w:val="clear" w:color="auto" w:fill="FFFFFF"/>
              </w:rPr>
              <w:t>Pray to the Lord on our behalf,</w:t>
            </w:r>
          </w:p>
          <w:p w14:paraId="13B8E031" w14:textId="36837D8D" w:rsidR="00AA0D73" w:rsidRDefault="00AA0D73" w:rsidP="00DB1A80">
            <w:pPr>
              <w:pStyle w:val="EngHang"/>
              <w:rPr>
                <w:shd w:val="clear" w:color="auto" w:fill="FFFFFF"/>
              </w:rPr>
            </w:pPr>
            <w:r>
              <w:rPr>
                <w:shd w:val="clear" w:color="auto" w:fill="FFFFFF"/>
              </w:rPr>
              <w:t>O bride of Christ,</w:t>
            </w:r>
          </w:p>
          <w:p w14:paraId="6D745E71" w14:textId="3139A6EA" w:rsidR="00AA0D73" w:rsidRDefault="00AA0D73" w:rsidP="00DB1A80">
            <w:pPr>
              <w:pStyle w:val="EngHang"/>
              <w:rPr>
                <w:shd w:val="clear" w:color="auto" w:fill="FFFFFF"/>
              </w:rPr>
            </w:pPr>
            <w:r>
              <w:rPr>
                <w:shd w:val="clear" w:color="auto" w:fill="FFFFFF"/>
              </w:rPr>
              <w:t>St. Phoebe the Deaconess,</w:t>
            </w:r>
          </w:p>
          <w:p w14:paraId="51F03824" w14:textId="0BAA3E26" w:rsidR="00AA0D73" w:rsidRDefault="00AA0D73" w:rsidP="00DB1A80">
            <w:pPr>
              <w:pStyle w:val="EngHangEnd"/>
              <w:ind w:left="0" w:firstLine="0"/>
            </w:pPr>
            <w:r>
              <w:rPr>
                <w:shd w:val="clear" w:color="auto" w:fill="FFFFFF"/>
              </w:rPr>
              <w:t>That He may forgive us our sins.</w:t>
            </w:r>
          </w:p>
        </w:tc>
        <w:tc>
          <w:tcPr>
            <w:tcW w:w="288" w:type="dxa"/>
          </w:tcPr>
          <w:p w14:paraId="07A696FF" w14:textId="77777777" w:rsidR="00AA0D73" w:rsidRDefault="00AA0D73" w:rsidP="00DB1A80"/>
        </w:tc>
      </w:tr>
    </w:tbl>
    <w:p w14:paraId="4E90E375" w14:textId="252A390F" w:rsidR="005A4893" w:rsidRDefault="005A4893" w:rsidP="0039635A">
      <w:pPr>
        <w:pStyle w:val="Heading3"/>
      </w:pPr>
      <w:bookmarkStart w:id="1272" w:name="_Toc485884478"/>
      <w:r>
        <w:lastRenderedPageBreak/>
        <w:t>September 3 (4) / Tho-out 6: Isaias the Prophet</w:t>
      </w:r>
      <w:bookmarkEnd w:id="1272"/>
    </w:p>
    <w:p w14:paraId="16A6A8C4" w14:textId="3E75D9E7" w:rsidR="005A4893" w:rsidRDefault="005A4893" w:rsidP="005A4893">
      <w:pPr>
        <w:pStyle w:val="Heading4"/>
      </w:pPr>
      <w:bookmarkStart w:id="1273" w:name="_Ref485797659"/>
      <w:r>
        <w:t>The Doxology for Prophet Isaias</w:t>
      </w:r>
      <w:r>
        <w:rPr>
          <w:rStyle w:val="FootnoteReference"/>
        </w:rPr>
        <w:footnoteReference w:id="986"/>
      </w:r>
      <w:bookmarkEnd w:id="12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39293C1D" w14:textId="77777777" w:rsidTr="00E21C24">
        <w:trPr>
          <w:cantSplit/>
          <w:jc w:val="center"/>
        </w:trPr>
        <w:tc>
          <w:tcPr>
            <w:tcW w:w="288" w:type="dxa"/>
          </w:tcPr>
          <w:p w14:paraId="12A521F3" w14:textId="77777777" w:rsidR="005A4893" w:rsidRDefault="005A4893" w:rsidP="00E21C24">
            <w:pPr>
              <w:pStyle w:val="CopticCross"/>
            </w:pPr>
          </w:p>
        </w:tc>
        <w:tc>
          <w:tcPr>
            <w:tcW w:w="3960" w:type="dxa"/>
          </w:tcPr>
          <w:p w14:paraId="159314AB" w14:textId="7D360ED3" w:rsidR="005A4893" w:rsidRDefault="005A4893" w:rsidP="00E21C24">
            <w:pPr>
              <w:pStyle w:val="EngHang"/>
              <w:rPr>
                <w:shd w:val="clear" w:color="auto" w:fill="FFFFFF"/>
              </w:rPr>
            </w:pPr>
            <w:r>
              <w:rPr>
                <w:shd w:val="clear" w:color="auto" w:fill="FFFFFF"/>
              </w:rPr>
              <w:t>You proclaimed the coming</w:t>
            </w:r>
          </w:p>
          <w:p w14:paraId="1DE3A8DE" w14:textId="2FCAAB4D" w:rsidR="005A4893" w:rsidRDefault="005A4893" w:rsidP="00E21C24">
            <w:pPr>
              <w:pStyle w:val="EngHang"/>
              <w:rPr>
                <w:shd w:val="clear" w:color="auto" w:fill="FFFFFF"/>
              </w:rPr>
            </w:pPr>
            <w:r>
              <w:rPr>
                <w:shd w:val="clear" w:color="auto" w:fill="FFFFFF"/>
              </w:rPr>
              <w:t>Of Christ to the world,</w:t>
            </w:r>
          </w:p>
          <w:p w14:paraId="0D1A690A" w14:textId="6DF61ED0" w:rsidR="005A4893" w:rsidRDefault="005A4893" w:rsidP="00E21C24">
            <w:pPr>
              <w:pStyle w:val="EngHang"/>
              <w:rPr>
                <w:shd w:val="clear" w:color="auto" w:fill="FFFFFF"/>
              </w:rPr>
            </w:pPr>
            <w:r>
              <w:rPr>
                <w:shd w:val="clear" w:color="auto" w:fill="FFFFFF"/>
              </w:rPr>
              <w:t>With a great voice,</w:t>
            </w:r>
          </w:p>
          <w:p w14:paraId="468CB39F" w14:textId="332C97CE" w:rsidR="005A4893" w:rsidRDefault="005A4893" w:rsidP="00E21C24">
            <w:pPr>
              <w:pStyle w:val="EngHangEnd"/>
            </w:pPr>
            <w:r>
              <w:rPr>
                <w:shd w:val="clear" w:color="auto" w:fill="FFFFFF"/>
              </w:rPr>
              <w:t>Like the sound of a trumpet.</w:t>
            </w:r>
          </w:p>
        </w:tc>
        <w:tc>
          <w:tcPr>
            <w:tcW w:w="288" w:type="dxa"/>
          </w:tcPr>
          <w:p w14:paraId="1ED3A9E3" w14:textId="77777777" w:rsidR="005A4893" w:rsidRDefault="005A4893" w:rsidP="00E21C24"/>
        </w:tc>
      </w:tr>
      <w:tr w:rsidR="005A4893" w14:paraId="61BE2A57" w14:textId="77777777" w:rsidTr="00E21C24">
        <w:trPr>
          <w:cantSplit/>
          <w:jc w:val="center"/>
        </w:trPr>
        <w:tc>
          <w:tcPr>
            <w:tcW w:w="288" w:type="dxa"/>
          </w:tcPr>
          <w:p w14:paraId="0E1DE073" w14:textId="1B5DED0C" w:rsidR="005A4893" w:rsidRDefault="005A4893" w:rsidP="00E21C24">
            <w:pPr>
              <w:pStyle w:val="CopticCross"/>
            </w:pPr>
            <w:r w:rsidRPr="00FB5ACB">
              <w:t>¿</w:t>
            </w:r>
          </w:p>
        </w:tc>
        <w:tc>
          <w:tcPr>
            <w:tcW w:w="3960" w:type="dxa"/>
          </w:tcPr>
          <w:p w14:paraId="3BA36665" w14:textId="77777777" w:rsidR="005A4893" w:rsidRDefault="005A4893" w:rsidP="00E21C24">
            <w:pPr>
              <w:pStyle w:val="EngHang"/>
              <w:rPr>
                <w:shd w:val="clear" w:color="auto" w:fill="FFFFFF"/>
              </w:rPr>
            </w:pPr>
            <w:r>
              <w:rPr>
                <w:shd w:val="clear" w:color="auto" w:fill="FFFFFF"/>
              </w:rPr>
              <w:t>Endowed with the gift,</w:t>
            </w:r>
          </w:p>
          <w:p w14:paraId="18FABC25" w14:textId="77777777" w:rsidR="005A4893" w:rsidRDefault="005A4893" w:rsidP="00E21C24">
            <w:pPr>
              <w:pStyle w:val="EngHang"/>
              <w:rPr>
                <w:shd w:val="clear" w:color="auto" w:fill="FFFFFF"/>
              </w:rPr>
            </w:pPr>
            <w:r>
              <w:rPr>
                <w:shd w:val="clear" w:color="auto" w:fill="FFFFFF"/>
              </w:rPr>
              <w:t>Of prophecy,</w:t>
            </w:r>
          </w:p>
          <w:p w14:paraId="16B07D4A" w14:textId="77777777" w:rsidR="005A4893" w:rsidRDefault="005A4893" w:rsidP="00E21C24">
            <w:pPr>
              <w:pStyle w:val="EngHang"/>
              <w:rPr>
                <w:shd w:val="clear" w:color="auto" w:fill="FFFFFF"/>
              </w:rPr>
            </w:pPr>
            <w:r>
              <w:rPr>
                <w:shd w:val="clear" w:color="auto" w:fill="FFFFFF"/>
              </w:rPr>
              <w:t>Isaias, the prophet-martyr,</w:t>
            </w:r>
          </w:p>
          <w:p w14:paraId="2B38455D" w14:textId="46822E90" w:rsidR="005A4893" w:rsidRDefault="005A4893" w:rsidP="005A4893">
            <w:pPr>
              <w:pStyle w:val="EngHangEnd"/>
              <w:rPr>
                <w:shd w:val="clear" w:color="auto" w:fill="FFFFFF"/>
              </w:rPr>
            </w:pPr>
            <w:r>
              <w:rPr>
                <w:shd w:val="clear" w:color="auto" w:fill="FFFFFF"/>
              </w:rPr>
              <w:t>The hearald of God,</w:t>
            </w:r>
          </w:p>
        </w:tc>
        <w:tc>
          <w:tcPr>
            <w:tcW w:w="288" w:type="dxa"/>
          </w:tcPr>
          <w:p w14:paraId="28C9D35C" w14:textId="77777777" w:rsidR="005A4893" w:rsidRDefault="005A4893" w:rsidP="00E21C24"/>
        </w:tc>
      </w:tr>
      <w:tr w:rsidR="005A4893" w14:paraId="1026880A" w14:textId="77777777" w:rsidTr="00E21C24">
        <w:trPr>
          <w:cantSplit/>
          <w:jc w:val="center"/>
        </w:trPr>
        <w:tc>
          <w:tcPr>
            <w:tcW w:w="288" w:type="dxa"/>
          </w:tcPr>
          <w:p w14:paraId="5D276895" w14:textId="77777777" w:rsidR="005A4893" w:rsidRDefault="005A4893" w:rsidP="00E21C24">
            <w:pPr>
              <w:pStyle w:val="CopticCross"/>
            </w:pPr>
          </w:p>
        </w:tc>
        <w:tc>
          <w:tcPr>
            <w:tcW w:w="3960" w:type="dxa"/>
          </w:tcPr>
          <w:p w14:paraId="2F346247" w14:textId="77777777" w:rsidR="005A4893" w:rsidRDefault="005A4893" w:rsidP="00E21C24">
            <w:pPr>
              <w:pStyle w:val="EngHang"/>
              <w:rPr>
                <w:shd w:val="clear" w:color="auto" w:fill="FFFFFF"/>
              </w:rPr>
            </w:pPr>
            <w:r>
              <w:rPr>
                <w:shd w:val="clear" w:color="auto" w:fill="FFFFFF"/>
              </w:rPr>
              <w:t>You made the incarnation</w:t>
            </w:r>
          </w:p>
          <w:p w14:paraId="07620B83" w14:textId="77777777" w:rsidR="005A4893" w:rsidRDefault="005A4893" w:rsidP="00E21C24">
            <w:pPr>
              <w:pStyle w:val="EngHang"/>
              <w:rPr>
                <w:shd w:val="clear" w:color="auto" w:fill="FFFFFF"/>
              </w:rPr>
            </w:pPr>
            <w:r>
              <w:rPr>
                <w:shd w:val="clear" w:color="auto" w:fill="FFFFFF"/>
              </w:rPr>
              <w:t>Of Christ clear to all,</w:t>
            </w:r>
          </w:p>
          <w:p w14:paraId="3ACAD2B7" w14:textId="77777777" w:rsidR="005A4893" w:rsidRDefault="005A4893" w:rsidP="00E21C24">
            <w:pPr>
              <w:pStyle w:val="EngHang"/>
              <w:rPr>
                <w:shd w:val="clear" w:color="auto" w:fill="FFFFFF"/>
              </w:rPr>
            </w:pPr>
            <w:r>
              <w:rPr>
                <w:shd w:val="clear" w:color="auto" w:fill="FFFFFF"/>
              </w:rPr>
              <w:t>By proclaiming in a great voice,</w:t>
            </w:r>
          </w:p>
          <w:p w14:paraId="4BE4040E" w14:textId="05452E3E" w:rsidR="005A4893" w:rsidRDefault="005A4893" w:rsidP="005A4893">
            <w:pPr>
              <w:pStyle w:val="EngHangEnd"/>
              <w:rPr>
                <w:shd w:val="clear" w:color="auto" w:fill="FFFFFF"/>
              </w:rPr>
            </w:pPr>
            <w:r>
              <w:rPr>
                <w:shd w:val="clear" w:color="auto" w:fill="FFFFFF"/>
              </w:rPr>
              <w:t>“Behold, a Virgin shall conceive!”</w:t>
            </w:r>
          </w:p>
        </w:tc>
        <w:tc>
          <w:tcPr>
            <w:tcW w:w="288" w:type="dxa"/>
          </w:tcPr>
          <w:p w14:paraId="057C6475" w14:textId="77777777" w:rsidR="005A4893" w:rsidRDefault="005A4893" w:rsidP="00E21C24"/>
        </w:tc>
      </w:tr>
      <w:tr w:rsidR="005A4893" w14:paraId="4BD7C3B4" w14:textId="77777777" w:rsidTr="00E21C24">
        <w:trPr>
          <w:cantSplit/>
          <w:jc w:val="center"/>
        </w:trPr>
        <w:tc>
          <w:tcPr>
            <w:tcW w:w="288" w:type="dxa"/>
          </w:tcPr>
          <w:p w14:paraId="7DF3E56B" w14:textId="77777777" w:rsidR="005A4893" w:rsidRDefault="005A4893" w:rsidP="00E21C24">
            <w:pPr>
              <w:pStyle w:val="CopticCross"/>
            </w:pPr>
            <w:r w:rsidRPr="00FB5ACB">
              <w:t>¿</w:t>
            </w:r>
          </w:p>
        </w:tc>
        <w:tc>
          <w:tcPr>
            <w:tcW w:w="3960" w:type="dxa"/>
          </w:tcPr>
          <w:p w14:paraId="498ABFD3" w14:textId="311E2B75" w:rsidR="005A4893" w:rsidRDefault="005A4893" w:rsidP="00E21C24">
            <w:pPr>
              <w:pStyle w:val="EngHang"/>
              <w:rPr>
                <w:shd w:val="clear" w:color="auto" w:fill="FFFFFF"/>
              </w:rPr>
            </w:pPr>
            <w:r>
              <w:rPr>
                <w:shd w:val="clear" w:color="auto" w:fill="FFFFFF"/>
              </w:rPr>
              <w:t>You were revealed as a</w:t>
            </w:r>
          </w:p>
          <w:p w14:paraId="6D75F5A7" w14:textId="74E24885" w:rsidR="005A4893" w:rsidRDefault="005A4893" w:rsidP="00E21C24">
            <w:pPr>
              <w:pStyle w:val="EngHang"/>
              <w:rPr>
                <w:shd w:val="clear" w:color="auto" w:fill="FFFFFF"/>
              </w:rPr>
            </w:pPr>
            <w:r>
              <w:rPr>
                <w:shd w:val="clear" w:color="auto" w:fill="FFFFFF"/>
              </w:rPr>
              <w:t>Swift-writing scribe of the things to come,</w:t>
            </w:r>
          </w:p>
          <w:p w14:paraId="2805134C" w14:textId="5A434A8A" w:rsidR="005A4893" w:rsidRDefault="005A4893" w:rsidP="00E21C24">
            <w:pPr>
              <w:pStyle w:val="EngHang"/>
              <w:rPr>
                <w:shd w:val="clear" w:color="auto" w:fill="FFFFFF"/>
              </w:rPr>
            </w:pPr>
            <w:r>
              <w:rPr>
                <w:shd w:val="clear" w:color="auto" w:fill="FFFFFF"/>
              </w:rPr>
              <w:t>Therefore, we praise you with hymns,</w:t>
            </w:r>
          </w:p>
          <w:p w14:paraId="6AEDDF16" w14:textId="278896AE" w:rsidR="005A4893" w:rsidRDefault="005A4893" w:rsidP="00E21C24">
            <w:pPr>
              <w:pStyle w:val="EngHangEnd"/>
            </w:pPr>
            <w:r>
              <w:rPr>
                <w:shd w:val="clear" w:color="auto" w:fill="FFFFFF"/>
              </w:rPr>
              <w:t>O Isaias the great prohet.</w:t>
            </w:r>
          </w:p>
        </w:tc>
        <w:tc>
          <w:tcPr>
            <w:tcW w:w="288" w:type="dxa"/>
          </w:tcPr>
          <w:p w14:paraId="42943C3D" w14:textId="77777777" w:rsidR="005A4893" w:rsidRDefault="005A4893" w:rsidP="00E21C24"/>
        </w:tc>
      </w:tr>
      <w:tr w:rsidR="005A4893" w14:paraId="08DAC19C" w14:textId="77777777" w:rsidTr="00E21C24">
        <w:trPr>
          <w:cantSplit/>
          <w:jc w:val="center"/>
        </w:trPr>
        <w:tc>
          <w:tcPr>
            <w:tcW w:w="288" w:type="dxa"/>
          </w:tcPr>
          <w:p w14:paraId="2F7BBE89" w14:textId="77777777" w:rsidR="005A4893" w:rsidRDefault="005A4893" w:rsidP="00E21C24">
            <w:pPr>
              <w:pStyle w:val="CopticCross"/>
            </w:pPr>
          </w:p>
        </w:tc>
        <w:tc>
          <w:tcPr>
            <w:tcW w:w="3960" w:type="dxa"/>
          </w:tcPr>
          <w:p w14:paraId="3949680F" w14:textId="77777777" w:rsidR="005A4893" w:rsidRDefault="005A4893" w:rsidP="00E21C24">
            <w:pPr>
              <w:pStyle w:val="EngHang"/>
              <w:rPr>
                <w:shd w:val="clear" w:color="auto" w:fill="FFFFFF"/>
              </w:rPr>
            </w:pPr>
            <w:r>
              <w:rPr>
                <w:shd w:val="clear" w:color="auto" w:fill="FFFFFF"/>
              </w:rPr>
              <w:t>Pray to the Lord on our behalf,</w:t>
            </w:r>
          </w:p>
          <w:p w14:paraId="5029DC91" w14:textId="5AEF4139" w:rsidR="005A4893" w:rsidRDefault="005A4893" w:rsidP="00E21C24">
            <w:pPr>
              <w:pStyle w:val="EngHang"/>
              <w:rPr>
                <w:shd w:val="clear" w:color="auto" w:fill="FFFFFF"/>
              </w:rPr>
            </w:pPr>
            <w:r>
              <w:rPr>
                <w:shd w:val="clear" w:color="auto" w:fill="FFFFFF"/>
              </w:rPr>
              <w:t>O our saintly and righteous father,</w:t>
            </w:r>
          </w:p>
          <w:p w14:paraId="70FF8DB3" w14:textId="36D7593A" w:rsidR="005A4893" w:rsidRDefault="005A4893" w:rsidP="00E21C24">
            <w:pPr>
              <w:pStyle w:val="EngHang"/>
              <w:rPr>
                <w:shd w:val="clear" w:color="auto" w:fill="FFFFFF"/>
              </w:rPr>
            </w:pPr>
            <w:r>
              <w:rPr>
                <w:shd w:val="clear" w:color="auto" w:fill="FFFFFF"/>
              </w:rPr>
              <w:t>Isaias the great prophet,</w:t>
            </w:r>
          </w:p>
          <w:p w14:paraId="16EC02DE" w14:textId="77777777" w:rsidR="005A4893" w:rsidRDefault="005A4893" w:rsidP="00E21C24">
            <w:pPr>
              <w:pStyle w:val="EngHangEnd"/>
              <w:ind w:left="0" w:firstLine="0"/>
            </w:pPr>
            <w:r>
              <w:rPr>
                <w:shd w:val="clear" w:color="auto" w:fill="FFFFFF"/>
              </w:rPr>
              <w:t>That He may forgive us our sins.</w:t>
            </w:r>
          </w:p>
        </w:tc>
        <w:tc>
          <w:tcPr>
            <w:tcW w:w="288" w:type="dxa"/>
          </w:tcPr>
          <w:p w14:paraId="7736B56B" w14:textId="77777777" w:rsidR="005A4893" w:rsidRDefault="005A4893" w:rsidP="00E21C24"/>
        </w:tc>
      </w:tr>
    </w:tbl>
    <w:p w14:paraId="47E3028B" w14:textId="47B6E58B" w:rsidR="0039635A" w:rsidRDefault="0039635A" w:rsidP="0039635A">
      <w:pPr>
        <w:pStyle w:val="Heading3"/>
      </w:pPr>
      <w:bookmarkStart w:id="1274" w:name="_Toc485884479"/>
      <w:r>
        <w:t>September 4 (5) / Tho-out 7: St. Dioscorus</w:t>
      </w:r>
      <w:bookmarkEnd w:id="1274"/>
    </w:p>
    <w:p w14:paraId="6AE56346" w14:textId="6698DB2A" w:rsidR="0039635A" w:rsidRDefault="00191A26" w:rsidP="0039635A">
      <w:pPr>
        <w:pStyle w:val="Rubric"/>
      </w:pPr>
      <w:r>
        <w:fldChar w:fldCharType="begin"/>
      </w:r>
      <w:r>
        <w:instrText xml:space="preserve"> REF _Ref434492249 \h </w:instrText>
      </w:r>
      <w:r>
        <w:fldChar w:fldCharType="separate"/>
      </w:r>
      <w:r w:rsidR="000E2EAC">
        <w:t>The Doxology for St. Severus</w:t>
      </w:r>
      <w:r>
        <w:fldChar w:fldCharType="end"/>
      </w:r>
      <w:r>
        <w:t xml:space="preserve">, </w:t>
      </w:r>
      <w:r>
        <w:fldChar w:fldCharType="begin"/>
      </w:r>
      <w:r>
        <w:instrText xml:space="preserve"> REF _Ref434561058 \h </w:instrText>
      </w:r>
      <w:r>
        <w:fldChar w:fldCharType="separate"/>
      </w:r>
      <w:r w:rsidR="000E2EAC">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E2EAC">
        <w:rPr>
          <w:noProof/>
        </w:rPr>
        <w:t>773</w:t>
      </w:r>
      <w:r>
        <w:fldChar w:fldCharType="end"/>
      </w:r>
      <w:r w:rsidR="0039635A">
        <w:t xml:space="preserve"> can be adapted.</w:t>
      </w:r>
    </w:p>
    <w:p w14:paraId="7D1E759A" w14:textId="77777777" w:rsidR="0046481B" w:rsidRDefault="0046481B" w:rsidP="0046481B">
      <w:pPr>
        <w:pStyle w:val="Heading3"/>
      </w:pPr>
      <w:bookmarkStart w:id="1275" w:name="_Toc485884480"/>
      <w:r>
        <w:lastRenderedPageBreak/>
        <w:t>September 4 (5) / Tho-out 7: Also St. Rebecca and her Children</w:t>
      </w:r>
      <w:bookmarkEnd w:id="1275"/>
    </w:p>
    <w:p w14:paraId="51FECB60" w14:textId="7CDB2FBF" w:rsidR="00BD6485" w:rsidRDefault="00BD6485" w:rsidP="00BD6485">
      <w:pPr>
        <w:pStyle w:val="Heading4"/>
      </w:pPr>
      <w:bookmarkStart w:id="1276"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bookmarkStart w:id="1277" w:name="_Ref459401387"/>
      <w:r>
        <w:t>The Doxology</w:t>
      </w:r>
      <w:r w:rsidR="00B46E6E">
        <w:t xml:space="preserve"> for St. Rebecca and her Children</w:t>
      </w:r>
      <w:bookmarkEnd w:id="1276"/>
      <w:bookmarkEnd w:id="12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lastRenderedPageBreak/>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r>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lastRenderedPageBreak/>
        <w:t>The Gospel Response Verse for St. Rebecca and her Children</w:t>
      </w:r>
    </w:p>
    <w:p w14:paraId="53E6D06E" w14:textId="5E0C5A6E" w:rsidR="004B7EF3" w:rsidRDefault="004B7EF3" w:rsidP="004B7EF3">
      <w:pPr>
        <w:pStyle w:val="Rubric"/>
      </w:pPr>
      <w:r>
        <w:t>The last verse of the Doxology may be inserted into the Annual Gospel Response.</w:t>
      </w:r>
    </w:p>
    <w:p w14:paraId="1AF6246D" w14:textId="5EE5D93B" w:rsidR="00FA1142" w:rsidRDefault="00FA1142" w:rsidP="00FA1142">
      <w:pPr>
        <w:pStyle w:val="Heading3"/>
      </w:pPr>
      <w:bookmarkStart w:id="1278" w:name="_Toc485884481"/>
      <w:r>
        <w:t>September 5 (6) / Tho-oout 8: Moses the Archprophet</w:t>
      </w:r>
      <w:bookmarkEnd w:id="1278"/>
    </w:p>
    <w:p w14:paraId="20FEBBD9" w14:textId="60374825" w:rsidR="00FA1142" w:rsidRDefault="00FA1142" w:rsidP="00FA1142">
      <w:pPr>
        <w:pStyle w:val="Heading4"/>
      </w:pPr>
      <w:bookmarkStart w:id="1279" w:name="_Ref485625619"/>
      <w:r>
        <w:t>The Doxology for Moses the Archprophet</w:t>
      </w:r>
      <w:r>
        <w:rPr>
          <w:rStyle w:val="FootnoteReference"/>
        </w:rPr>
        <w:footnoteReference w:id="987"/>
      </w:r>
      <w:bookmarkEnd w:id="12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A1142" w14:paraId="3539B632" w14:textId="77777777" w:rsidTr="00CB28F2">
        <w:trPr>
          <w:cantSplit/>
          <w:jc w:val="center"/>
        </w:trPr>
        <w:tc>
          <w:tcPr>
            <w:tcW w:w="288" w:type="dxa"/>
          </w:tcPr>
          <w:p w14:paraId="67793A56" w14:textId="77777777" w:rsidR="00FA1142" w:rsidRDefault="00FA1142" w:rsidP="00CB28F2">
            <w:pPr>
              <w:pStyle w:val="CopticCross"/>
            </w:pPr>
          </w:p>
        </w:tc>
        <w:tc>
          <w:tcPr>
            <w:tcW w:w="3960" w:type="dxa"/>
          </w:tcPr>
          <w:p w14:paraId="62154BA5" w14:textId="5E88F1F4" w:rsidR="00FA1142" w:rsidRDefault="00FA1142" w:rsidP="00CB28F2">
            <w:pPr>
              <w:pStyle w:val="EngHang"/>
              <w:rPr>
                <w:shd w:val="clear" w:color="auto" w:fill="FFFFFF"/>
              </w:rPr>
            </w:pPr>
            <w:r>
              <w:rPr>
                <w:shd w:val="clear" w:color="auto" w:fill="FFFFFF"/>
              </w:rPr>
              <w:t>You ascended to the heights of virtue,</w:t>
            </w:r>
          </w:p>
          <w:p w14:paraId="46B707D0" w14:textId="69CD26CB" w:rsidR="00FA1142" w:rsidRDefault="00FA1142" w:rsidP="00CB28F2">
            <w:pPr>
              <w:pStyle w:val="EngHang"/>
              <w:rPr>
                <w:shd w:val="clear" w:color="auto" w:fill="FFFFFF"/>
              </w:rPr>
            </w:pPr>
            <w:r>
              <w:rPr>
                <w:shd w:val="clear" w:color="auto" w:fill="FFFFFF"/>
              </w:rPr>
              <w:t>O Moses, the Archprophet,</w:t>
            </w:r>
          </w:p>
          <w:p w14:paraId="7E56214B" w14:textId="6B2CCEA3" w:rsidR="00FA1142" w:rsidRDefault="00FA1142" w:rsidP="00CB28F2">
            <w:pPr>
              <w:pStyle w:val="EngHang"/>
              <w:rPr>
                <w:shd w:val="clear" w:color="auto" w:fill="FFFFFF"/>
              </w:rPr>
            </w:pPr>
            <w:r>
              <w:rPr>
                <w:shd w:val="clear" w:color="auto" w:fill="FFFFFF"/>
              </w:rPr>
              <w:t>Therefore you were deemed worthy</w:t>
            </w:r>
          </w:p>
          <w:p w14:paraId="6603DEEB" w14:textId="6C6031C3" w:rsidR="00FA1142" w:rsidRDefault="00FA1142" w:rsidP="00FA1142">
            <w:pPr>
              <w:pStyle w:val="EngHangEnd"/>
            </w:pPr>
            <w:r>
              <w:rPr>
                <w:shd w:val="clear" w:color="auto" w:fill="FFFFFF"/>
              </w:rPr>
              <w:t>To see the glory of God.</w:t>
            </w:r>
          </w:p>
        </w:tc>
        <w:tc>
          <w:tcPr>
            <w:tcW w:w="288" w:type="dxa"/>
          </w:tcPr>
          <w:p w14:paraId="3D8BBF61" w14:textId="77777777" w:rsidR="00FA1142" w:rsidRDefault="00FA1142" w:rsidP="00CB28F2"/>
        </w:tc>
      </w:tr>
      <w:tr w:rsidR="00FA1142" w14:paraId="71E37E61" w14:textId="77777777" w:rsidTr="00CB28F2">
        <w:trPr>
          <w:cantSplit/>
          <w:jc w:val="center"/>
        </w:trPr>
        <w:tc>
          <w:tcPr>
            <w:tcW w:w="288" w:type="dxa"/>
          </w:tcPr>
          <w:p w14:paraId="020F5A5C" w14:textId="77777777" w:rsidR="00FA1142" w:rsidRDefault="00FA1142" w:rsidP="00CB28F2">
            <w:pPr>
              <w:pStyle w:val="CopticCross"/>
            </w:pPr>
            <w:r w:rsidRPr="00FB5ACB">
              <w:t>¿</w:t>
            </w:r>
          </w:p>
        </w:tc>
        <w:tc>
          <w:tcPr>
            <w:tcW w:w="3960" w:type="dxa"/>
          </w:tcPr>
          <w:p w14:paraId="027ECDCE" w14:textId="467A8954" w:rsidR="00FA1142" w:rsidRDefault="00FA1142" w:rsidP="00CB28F2">
            <w:pPr>
              <w:pStyle w:val="EngHang"/>
              <w:rPr>
                <w:shd w:val="clear" w:color="auto" w:fill="FFFFFF"/>
              </w:rPr>
            </w:pPr>
            <w:r>
              <w:rPr>
                <w:shd w:val="clear" w:color="auto" w:fill="FFFFFF"/>
              </w:rPr>
              <w:t>You received the grace-filled</w:t>
            </w:r>
          </w:p>
          <w:p w14:paraId="65F33D25" w14:textId="700AAF94" w:rsidR="00FA1142" w:rsidRDefault="00FA1142" w:rsidP="00CB28F2">
            <w:pPr>
              <w:pStyle w:val="EngHang"/>
              <w:rPr>
                <w:shd w:val="clear" w:color="auto" w:fill="FFFFFF"/>
              </w:rPr>
            </w:pPr>
            <w:r>
              <w:rPr>
                <w:shd w:val="clear" w:color="auto" w:fill="FFFFFF"/>
              </w:rPr>
              <w:t>Tablets fo the Law,</w:t>
            </w:r>
          </w:p>
          <w:p w14:paraId="64FEA17F" w14:textId="1BE3723C" w:rsidR="00FA1142" w:rsidRDefault="00FA1142" w:rsidP="00CB28F2">
            <w:pPr>
              <w:pStyle w:val="EngHang"/>
              <w:rPr>
                <w:shd w:val="clear" w:color="auto" w:fill="FFFFFF"/>
              </w:rPr>
            </w:pPr>
            <w:r>
              <w:rPr>
                <w:shd w:val="clear" w:color="auto" w:fill="FFFFFF"/>
              </w:rPr>
              <w:t>And bore the grace of the statutes</w:t>
            </w:r>
          </w:p>
          <w:p w14:paraId="55AA15CD" w14:textId="39D71FCA" w:rsidR="00FA1142" w:rsidRDefault="00FA1142" w:rsidP="00CB28F2">
            <w:pPr>
              <w:pStyle w:val="EngHangEnd"/>
            </w:pPr>
            <w:r>
              <w:rPr>
                <w:shd w:val="clear" w:color="auto" w:fill="FFFFFF"/>
              </w:rPr>
              <w:t>Within yourself.</w:t>
            </w:r>
          </w:p>
        </w:tc>
        <w:tc>
          <w:tcPr>
            <w:tcW w:w="288" w:type="dxa"/>
          </w:tcPr>
          <w:p w14:paraId="79133BA1" w14:textId="77777777" w:rsidR="00FA1142" w:rsidRDefault="00FA1142" w:rsidP="00CB28F2"/>
        </w:tc>
      </w:tr>
      <w:tr w:rsidR="00FA1142" w14:paraId="304C7000" w14:textId="77777777" w:rsidTr="00CB28F2">
        <w:trPr>
          <w:cantSplit/>
          <w:jc w:val="center"/>
        </w:trPr>
        <w:tc>
          <w:tcPr>
            <w:tcW w:w="288" w:type="dxa"/>
          </w:tcPr>
          <w:p w14:paraId="3F7448D9" w14:textId="77777777" w:rsidR="00FA1142" w:rsidRDefault="00FA1142" w:rsidP="00CB28F2">
            <w:pPr>
              <w:pStyle w:val="CopticCross"/>
            </w:pPr>
          </w:p>
        </w:tc>
        <w:tc>
          <w:tcPr>
            <w:tcW w:w="3960" w:type="dxa"/>
          </w:tcPr>
          <w:p w14:paraId="03B0E902" w14:textId="251CB846" w:rsidR="00FA1142" w:rsidRDefault="00FA1142" w:rsidP="00CB28F2">
            <w:pPr>
              <w:pStyle w:val="EngHang"/>
              <w:rPr>
                <w:shd w:val="clear" w:color="auto" w:fill="FFFFFF"/>
              </w:rPr>
            </w:pPr>
            <w:r>
              <w:rPr>
                <w:shd w:val="clear" w:color="auto" w:fill="FFFFFF"/>
              </w:rPr>
              <w:t>The choir of prophets</w:t>
            </w:r>
          </w:p>
          <w:p w14:paraId="59D6241A" w14:textId="2D4806CB" w:rsidR="00FA1142" w:rsidRDefault="00FA1142" w:rsidP="00CB28F2">
            <w:pPr>
              <w:pStyle w:val="EngHang"/>
              <w:rPr>
                <w:shd w:val="clear" w:color="auto" w:fill="FFFFFF"/>
              </w:rPr>
            </w:pPr>
            <w:r>
              <w:rPr>
                <w:shd w:val="clear" w:color="auto" w:fill="FFFFFF"/>
              </w:rPr>
              <w:t>Rejoice with Moses and Aaron today,</w:t>
            </w:r>
          </w:p>
          <w:p w14:paraId="3F39596F" w14:textId="502FC349" w:rsidR="00FA1142" w:rsidRDefault="00FA1142" w:rsidP="00CB28F2">
            <w:pPr>
              <w:pStyle w:val="EngHang"/>
              <w:rPr>
                <w:shd w:val="clear" w:color="auto" w:fill="FFFFFF"/>
              </w:rPr>
            </w:pPr>
            <w:r>
              <w:rPr>
                <w:shd w:val="clear" w:color="auto" w:fill="FFFFFF"/>
              </w:rPr>
              <w:t>For you are the honourable praise of the prophets,</w:t>
            </w:r>
          </w:p>
          <w:p w14:paraId="34E7A86D" w14:textId="4D3718CA" w:rsidR="00FA1142" w:rsidRDefault="00FA1142" w:rsidP="00CB28F2">
            <w:pPr>
              <w:pStyle w:val="EngHangEnd"/>
              <w:ind w:left="0" w:firstLine="0"/>
            </w:pPr>
            <w:r>
              <w:rPr>
                <w:shd w:val="clear" w:color="auto" w:fill="FFFFFF"/>
              </w:rPr>
              <w:t>And a great mystery of piety.</w:t>
            </w:r>
          </w:p>
        </w:tc>
        <w:tc>
          <w:tcPr>
            <w:tcW w:w="288" w:type="dxa"/>
          </w:tcPr>
          <w:p w14:paraId="36352801" w14:textId="77777777" w:rsidR="00FA1142" w:rsidRDefault="00FA1142" w:rsidP="00CB28F2"/>
        </w:tc>
      </w:tr>
      <w:tr w:rsidR="00FA1142" w14:paraId="34BCC61E" w14:textId="77777777" w:rsidTr="00CB28F2">
        <w:trPr>
          <w:cantSplit/>
          <w:jc w:val="center"/>
        </w:trPr>
        <w:tc>
          <w:tcPr>
            <w:tcW w:w="288" w:type="dxa"/>
          </w:tcPr>
          <w:p w14:paraId="7F718E55" w14:textId="77777777" w:rsidR="00FA1142" w:rsidRDefault="00FA1142" w:rsidP="00CB28F2">
            <w:pPr>
              <w:pStyle w:val="CopticCross"/>
            </w:pPr>
            <w:r w:rsidRPr="00FB5ACB">
              <w:t>¿</w:t>
            </w:r>
          </w:p>
        </w:tc>
        <w:tc>
          <w:tcPr>
            <w:tcW w:w="3960" w:type="dxa"/>
          </w:tcPr>
          <w:p w14:paraId="7D3270B4" w14:textId="2411CC58" w:rsidR="00FA1142" w:rsidRDefault="00FA1142" w:rsidP="00CB28F2">
            <w:pPr>
              <w:pStyle w:val="EngHang"/>
              <w:rPr>
                <w:shd w:val="clear" w:color="auto" w:fill="FFFFFF"/>
              </w:rPr>
            </w:pPr>
            <w:r>
              <w:rPr>
                <w:shd w:val="clear" w:color="auto" w:fill="FFFFFF"/>
              </w:rPr>
              <w:t>Pray to the Lord on our behalf,</w:t>
            </w:r>
          </w:p>
          <w:p w14:paraId="59D91D0A" w14:textId="448D0BA6" w:rsidR="00FA1142" w:rsidRDefault="00FA1142" w:rsidP="00CB28F2">
            <w:pPr>
              <w:pStyle w:val="EngHang"/>
              <w:rPr>
                <w:shd w:val="clear" w:color="auto" w:fill="FFFFFF"/>
              </w:rPr>
            </w:pPr>
            <w:r>
              <w:rPr>
                <w:shd w:val="clear" w:color="auto" w:fill="FFFFFF"/>
              </w:rPr>
              <w:t>O our saintly and righteous father,</w:t>
            </w:r>
          </w:p>
          <w:p w14:paraId="7204B193" w14:textId="1EA3CB73" w:rsidR="00FA1142" w:rsidRDefault="00FA1142" w:rsidP="00CB28F2">
            <w:pPr>
              <w:pStyle w:val="EngHang"/>
              <w:rPr>
                <w:shd w:val="clear" w:color="auto" w:fill="FFFFFF"/>
              </w:rPr>
            </w:pPr>
            <w:r>
              <w:rPr>
                <w:shd w:val="clear" w:color="auto" w:fill="FFFFFF"/>
              </w:rPr>
              <w:t>Moses, the Archprophet,</w:t>
            </w:r>
          </w:p>
          <w:p w14:paraId="131AA626" w14:textId="09430541" w:rsidR="00FA1142" w:rsidRDefault="00FA1142" w:rsidP="00CB28F2">
            <w:pPr>
              <w:pStyle w:val="EngHangEnd"/>
            </w:pPr>
            <w:r>
              <w:rPr>
                <w:shd w:val="clear" w:color="auto" w:fill="FFFFFF"/>
              </w:rPr>
              <w:t>That He may forgive us our sins.</w:t>
            </w:r>
          </w:p>
        </w:tc>
        <w:tc>
          <w:tcPr>
            <w:tcW w:w="288" w:type="dxa"/>
          </w:tcPr>
          <w:p w14:paraId="0064C3EB" w14:textId="77777777" w:rsidR="00FA1142" w:rsidRDefault="00FA1142" w:rsidP="00CB28F2"/>
        </w:tc>
      </w:tr>
    </w:tbl>
    <w:p w14:paraId="7CD61DB4" w14:textId="05274B1C" w:rsidR="00B637D8" w:rsidRDefault="00B637D8" w:rsidP="00B637D8">
      <w:pPr>
        <w:pStyle w:val="Heading3"/>
      </w:pPr>
      <w:bookmarkStart w:id="1280" w:name="_Toc485884482"/>
      <w:r>
        <w:t>September 9 (10) / Tho-out 12: Commemoration of Archangel Michael</w:t>
      </w:r>
      <w:bookmarkEnd w:id="1280"/>
    </w:p>
    <w:p w14:paraId="3D3E8225" w14:textId="095E8B1A" w:rsidR="00B637D8" w:rsidRPr="00B637D8" w:rsidRDefault="00B637D8" w:rsidP="00B637D8">
      <w:pPr>
        <w:pStyle w:val="Rubric"/>
      </w:pPr>
      <w:r>
        <w:t>See</w:t>
      </w:r>
      <w:r w:rsidR="003D4731">
        <w:t xml:space="preserve"> </w:t>
      </w:r>
      <w:r w:rsidR="003D4731">
        <w:fldChar w:fldCharType="begin"/>
      </w:r>
      <w:r w:rsidR="003D4731">
        <w:instrText xml:space="preserve"> REF _Ref485105264 \h </w:instrText>
      </w:r>
      <w:r w:rsidR="003D4731">
        <w:fldChar w:fldCharType="separate"/>
      </w:r>
      <w:r w:rsidR="000E2EAC">
        <w:t>November 8 (9) / Athor 12: Archangel Michael</w:t>
      </w:r>
      <w:r w:rsidR="003D4731">
        <w:fldChar w:fldCharType="end"/>
      </w:r>
      <w:r w:rsidR="003D4731">
        <w:t xml:space="preserve">, page </w:t>
      </w:r>
      <w:r w:rsidR="003D4731">
        <w:fldChar w:fldCharType="begin"/>
      </w:r>
      <w:r w:rsidR="003D4731">
        <w:instrText xml:space="preserve"> PAGEREF _Ref485105267 \h </w:instrText>
      </w:r>
      <w:r w:rsidR="003D4731">
        <w:fldChar w:fldCharType="separate"/>
      </w:r>
      <w:r w:rsidR="000E2EAC">
        <w:rPr>
          <w:noProof/>
        </w:rPr>
        <w:t>795</w:t>
      </w:r>
      <w:r w:rsidR="003D4731">
        <w:fldChar w:fldCharType="end"/>
      </w:r>
      <w:r w:rsidR="003D4731">
        <w:t>.</w:t>
      </w:r>
    </w:p>
    <w:p w14:paraId="221393BE" w14:textId="77777777" w:rsidR="0092592B" w:rsidRDefault="006E370D" w:rsidP="006E370D">
      <w:pPr>
        <w:pStyle w:val="Heading3"/>
      </w:pPr>
      <w:bookmarkStart w:id="1281" w:name="_Toc485884483"/>
      <w:r>
        <w:lastRenderedPageBreak/>
        <w:t xml:space="preserve">September 12 (13) / Tho-out 15: </w:t>
      </w:r>
      <w:r w:rsidR="00191A26">
        <w:t xml:space="preserve">Translocation of the Relics of </w:t>
      </w:r>
      <w:r>
        <w:t>St. Stephen</w:t>
      </w:r>
      <w:bookmarkEnd w:id="1281"/>
    </w:p>
    <w:p w14:paraId="6417B2BE" w14:textId="24DBEFAE"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E2EAC">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E2EAC">
        <w:rPr>
          <w:noProof/>
        </w:rPr>
        <w:t>904</w:t>
      </w:r>
      <w:r w:rsidR="00191A26">
        <w:fldChar w:fldCharType="end"/>
      </w:r>
      <w:r>
        <w:t>.</w:t>
      </w:r>
    </w:p>
    <w:p w14:paraId="7C31113D" w14:textId="77777777" w:rsidR="00495F1A" w:rsidRDefault="0092592B" w:rsidP="00495F1A">
      <w:pPr>
        <w:pStyle w:val="Heading3"/>
      </w:pPr>
      <w:bookmarkStart w:id="1282" w:name="_Toc410196199"/>
      <w:bookmarkStart w:id="1283" w:name="_Toc410196441"/>
      <w:bookmarkStart w:id="1284" w:name="_Toc410196943"/>
      <w:bookmarkStart w:id="1285" w:name="_Ref434563524"/>
      <w:bookmarkStart w:id="1286" w:name="_Ref434563530"/>
      <w:bookmarkStart w:id="1287" w:name="_Toc485884484"/>
      <w:r>
        <w:t xml:space="preserve">September 14 (15) / Tho-out 17: </w:t>
      </w:r>
      <w:r w:rsidR="00495F1A">
        <w:t>The Dedication of the Church of the Holy Cross</w:t>
      </w:r>
      <w:bookmarkEnd w:id="1282"/>
      <w:bookmarkEnd w:id="1283"/>
      <w:bookmarkEnd w:id="1284"/>
      <w:bookmarkEnd w:id="1285"/>
      <w:bookmarkEnd w:id="1286"/>
      <w:bookmarkEnd w:id="1287"/>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88"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bookmarkStart w:id="1289" w:name="_Ref459399000"/>
      <w:r>
        <w:t>The Doxology</w:t>
      </w:r>
      <w:r w:rsidR="00E21EA3">
        <w:t xml:space="preserve"> for the Feast of the Cross</w:t>
      </w:r>
      <w:bookmarkEnd w:id="1288"/>
      <w:bookmarkEnd w:id="12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lastRenderedPageBreak/>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90" w:name="_Ref434474964"/>
      <w:r>
        <w:t>The Psali Ada</w:t>
      </w:r>
      <w:r w:rsidR="006C1B94">
        <w:t>m for the Feast of the Cross</w:t>
      </w:r>
      <w:bookmarkEnd w:id="12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lastRenderedPageBreak/>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91"/>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91"/>
            <w:r>
              <w:rPr>
                <w:rStyle w:val="CommentReference"/>
              </w:rPr>
              <w:commentReference w:id="1291"/>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lastRenderedPageBreak/>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lastRenderedPageBreak/>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92" w:name="_Ref434474992"/>
      <w:r>
        <w:t>The Psali Bato</w:t>
      </w:r>
      <w:r w:rsidR="006C1B94">
        <w:t>s for the Feast of the Cross</w:t>
      </w:r>
      <w:bookmarkEnd w:id="12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lastRenderedPageBreak/>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lastRenderedPageBreak/>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745B45" w:rsidRDefault="006A3D5A" w:rsidP="006A3D5A">
            <w:pPr>
              <w:pStyle w:val="EngHang"/>
              <w:rPr>
                <w:rFonts w:eastAsia="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3297DBD5" w:rsidR="001E3208" w:rsidRDefault="00D65FD4" w:rsidP="001E3208">
            <w:pPr>
              <w:pStyle w:val="EngHang"/>
            </w:pPr>
            <w:r>
              <w:t>Crush</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B101891" w:rsidR="008F6435" w:rsidRDefault="00D65FD4" w:rsidP="008F6435">
            <w:pPr>
              <w:pStyle w:val="EngHangEnd"/>
            </w:pPr>
            <w:r>
              <w:t>Crush</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745B45" w:rsidRDefault="008F6435" w:rsidP="008F6435">
            <w:pPr>
              <w:pStyle w:val="CopticCross"/>
              <w:rPr>
                <w:rFonts w:ascii="FreeSerifAvvaShenouda Medium" w:eastAsia="Arial Unicode MS" w:hAnsi="FreeSerifAvvaShenouda Medium"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745B45" w14:paraId="36558E69" w14:textId="77777777" w:rsidTr="008F6435">
        <w:trPr>
          <w:cantSplit/>
          <w:jc w:val="center"/>
        </w:trPr>
        <w:tc>
          <w:tcPr>
            <w:tcW w:w="288" w:type="dxa"/>
          </w:tcPr>
          <w:p w14:paraId="79145634" w14:textId="77777777" w:rsidR="008F6435" w:rsidRPr="00745B45" w:rsidRDefault="008F6435" w:rsidP="008F6435">
            <w:pPr>
              <w:pStyle w:val="CopticCross"/>
              <w:rPr>
                <w:rFonts w:ascii="FreeSerifAvvaShenouda" w:hAnsi="FreeSerifAvvaShenouda"/>
              </w:rPr>
            </w:pPr>
          </w:p>
        </w:tc>
        <w:tc>
          <w:tcPr>
            <w:tcW w:w="3960" w:type="dxa"/>
          </w:tcPr>
          <w:p w14:paraId="5AC146ED"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weapon,</w:t>
            </w:r>
          </w:p>
          <w:p w14:paraId="43CAEA6F" w14:textId="77777777"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hope,</w:t>
            </w:r>
          </w:p>
          <w:p w14:paraId="5A907339" w14:textId="4A8EE9FD" w:rsidR="00270C57" w:rsidRPr="00745B45" w:rsidRDefault="00270C57" w:rsidP="00270C57">
            <w:pPr>
              <w:pStyle w:val="EngHang"/>
              <w:rPr>
                <w:rFonts w:ascii="FreeSerifAvvaShenouda" w:eastAsia="Arial Unicode MS" w:hAnsi="FreeSerifAvvaShenouda"/>
              </w:rPr>
            </w:pPr>
            <w:r w:rsidRPr="00745B45">
              <w:rPr>
                <w:rFonts w:ascii="FreeSerifAvvaShenouda" w:eastAsia="Arial Unicode MS" w:hAnsi="FreeSerifAvvaShenouda"/>
              </w:rPr>
              <w:t>The Cross is our salvation,</w:t>
            </w:r>
          </w:p>
          <w:p w14:paraId="68A4C699" w14:textId="53DBB3C0" w:rsidR="00270C57" w:rsidRPr="00745B45" w:rsidRDefault="00270C57" w:rsidP="00270C57">
            <w:pPr>
              <w:pStyle w:val="EngHangEnd"/>
              <w:rPr>
                <w:rFonts w:ascii="FreeSerifAvvaShenouda" w:eastAsia="Arial Unicode MS" w:hAnsi="FreeSerifAvvaShenouda"/>
              </w:rPr>
            </w:pPr>
            <w:r w:rsidRPr="00745B45">
              <w:rPr>
                <w:rFonts w:ascii="FreeSerifAvvaShenouda" w:eastAsia="Arial Unicode MS" w:hAnsi="FreeSerifAvvaShenouda"/>
              </w:rPr>
              <w:t>The Cross is our pride.</w:t>
            </w:r>
          </w:p>
        </w:tc>
        <w:tc>
          <w:tcPr>
            <w:tcW w:w="288" w:type="dxa"/>
          </w:tcPr>
          <w:p w14:paraId="1463DB90" w14:textId="77777777" w:rsidR="008F6435" w:rsidRPr="00745B45" w:rsidRDefault="008F6435" w:rsidP="008F6435">
            <w:pPr>
              <w:rPr>
                <w:rFonts w:ascii="FreeSerifAvvaShenouda" w:hAnsi="FreeSerifAvvaShenouda"/>
              </w:rPr>
            </w:pPr>
          </w:p>
        </w:tc>
        <w:tc>
          <w:tcPr>
            <w:tcW w:w="288" w:type="dxa"/>
          </w:tcPr>
          <w:p w14:paraId="55EAE014" w14:textId="77777777" w:rsidR="008F6435" w:rsidRPr="00745B45" w:rsidRDefault="008F6435" w:rsidP="008F6435">
            <w:pPr>
              <w:pStyle w:val="CopticCross"/>
              <w:rPr>
                <w:rFonts w:ascii="FreeSerifAvvaShenouda" w:eastAsia="Arial Unicode MS" w:hAnsi="FreeSerifAvvaShenouda" w:cs="Arial Unicode MS"/>
              </w:rPr>
            </w:pPr>
          </w:p>
        </w:tc>
        <w:tc>
          <w:tcPr>
            <w:tcW w:w="3960" w:type="dxa"/>
          </w:tcPr>
          <w:p w14:paraId="7A672B70" w14:textId="77777777" w:rsidR="008F6435" w:rsidRPr="00745B45" w:rsidRDefault="00270C57" w:rsidP="00270C57">
            <w:pPr>
              <w:pStyle w:val="CopticVersemulti-line"/>
            </w:pPr>
            <w:r w:rsidRPr="00745B45">
              <w:t>Ⲡⲓⲥ̀ⲧⲁⲩⲣⲟⲥ ⲡⲉ ⲡⲉⲛϩⲟⲡⲗⲟⲛ:</w:t>
            </w:r>
          </w:p>
          <w:p w14:paraId="6C2262E5" w14:textId="77777777" w:rsidR="00270C57" w:rsidRPr="00745B45" w:rsidRDefault="00270C57" w:rsidP="00270C57">
            <w:pPr>
              <w:pStyle w:val="CopticVersemulti-line"/>
            </w:pPr>
            <w:r w:rsidRPr="00745B45">
              <w:t>ⲡⲓⲥ̀ⲧⲁⲩⲣⲟⲥ ⲡⲉ ⲧⲉⲛϩⲉⲗⲡⲓⲥ:</w:t>
            </w:r>
          </w:p>
          <w:p w14:paraId="338BBD43" w14:textId="77777777" w:rsidR="00270C57" w:rsidRPr="00745B45" w:rsidRDefault="00270C57" w:rsidP="00270C57">
            <w:pPr>
              <w:pStyle w:val="CopticVersemulti-line"/>
            </w:pPr>
            <w:r w:rsidRPr="00745B45">
              <w:t>ⲡⲓⲥ̀ⲧⲁⲩⲣⲟⲥ ⲡⲉ ⲡⲉⲡⲉⲛⲟⲩϫⲁⲓ:</w:t>
            </w:r>
          </w:p>
          <w:p w14:paraId="25A1415F" w14:textId="677AAAB4" w:rsidR="00270C57" w:rsidRPr="00745B45" w:rsidRDefault="00270C57" w:rsidP="008F6435">
            <w:pPr>
              <w:pStyle w:val="CopticVerse"/>
            </w:pPr>
            <w:r w:rsidRPr="00745B45">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61D1DBB7" w:rsidR="00270C57" w:rsidRDefault="00D65FD4" w:rsidP="00270C57">
            <w:pPr>
              <w:pStyle w:val="EngHang"/>
            </w:pPr>
            <w:r>
              <w:t>Crush</w:t>
            </w:r>
            <w:r w:rsidR="00270C57">
              <w:t xml:space="preserv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6E8F8FAE" w:rsidR="00270C57" w:rsidRPr="008D031F" w:rsidRDefault="00D65FD4" w:rsidP="00270C57">
            <w:pPr>
              <w:pStyle w:val="EngHangEnd"/>
            </w:pPr>
            <w:r>
              <w:t>Crush</w:t>
            </w:r>
            <w:r w:rsidR="00512F3E">
              <w:t xml:space="preserve"> Satan beneath our fee</w:t>
            </w:r>
            <w:r w:rsidR="00270C57">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bookmarkStart w:id="1293" w:name="_Toc485884485"/>
      <w:r>
        <w:t>September 18 (19) / Tho-out 21: Commemoration of the Theotokos</w:t>
      </w:r>
      <w:bookmarkEnd w:id="1293"/>
    </w:p>
    <w:p w14:paraId="271BFCEA" w14:textId="5CC5AAF4"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5C17FB1" w14:textId="77777777" w:rsidR="00160DE3" w:rsidRDefault="00160DE3" w:rsidP="00160DE3">
      <w:pPr>
        <w:pStyle w:val="Heading3"/>
      </w:pPr>
      <w:bookmarkStart w:id="1294" w:name="_Toc485884486"/>
      <w:r>
        <w:t>September 21 (22) / Tho-out 24: Martyrdom of St. Quandratus, One of the Seventy Two</w:t>
      </w:r>
      <w:bookmarkEnd w:id="1294"/>
    </w:p>
    <w:p w14:paraId="4B4CA90E" w14:textId="5813FB5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E2EAC">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E2EAC">
        <w:rPr>
          <w:noProof/>
        </w:rPr>
        <w:t>706</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E2EAC">
        <w:rPr>
          <w:noProof/>
        </w:rPr>
        <w:t>706</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E2EAC">
        <w:rPr>
          <w:noProof/>
        </w:rPr>
        <w:t>708</w:t>
      </w:r>
      <w:r w:rsidR="00191A26">
        <w:fldChar w:fldCharType="end"/>
      </w:r>
      <w:r>
        <w:t>.</w:t>
      </w:r>
    </w:p>
    <w:p w14:paraId="56FE4C4F" w14:textId="77777777" w:rsidR="00D54A29" w:rsidRDefault="00D54A29" w:rsidP="00D54A29">
      <w:pPr>
        <w:pStyle w:val="Heading3"/>
      </w:pPr>
      <w:bookmarkStart w:id="1295" w:name="_Toc485884487"/>
      <w:r>
        <w:t xml:space="preserve">September 22 (23) / </w:t>
      </w:r>
      <w:commentRangeStart w:id="1296"/>
      <w:r>
        <w:t>Tho-out 24</w:t>
      </w:r>
      <w:commentRangeEnd w:id="1296"/>
      <w:r w:rsidR="00C46B09">
        <w:rPr>
          <w:rStyle w:val="CommentReference"/>
          <w:rFonts w:eastAsiaTheme="minorHAnsi" w:cstheme="minorBidi"/>
          <w:b w:val="0"/>
          <w:bCs w:val="0"/>
        </w:rPr>
        <w:commentReference w:id="1296"/>
      </w:r>
      <w:r>
        <w:t>: St. Maurice and the Theban Legion</w:t>
      </w:r>
      <w:bookmarkEnd w:id="1295"/>
    </w:p>
    <w:p w14:paraId="74C264D0" w14:textId="77777777" w:rsidR="00D54A29" w:rsidRDefault="00B46E6E" w:rsidP="00D54A29">
      <w:pPr>
        <w:pStyle w:val="Heading4"/>
      </w:pPr>
      <w:bookmarkStart w:id="1297" w:name="_Ref434489859"/>
      <w:r>
        <w:t>The Doxology for</w:t>
      </w:r>
      <w:r w:rsidR="00D54A29">
        <w:t xml:space="preserve"> St. Maurice and the Theban Legion</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98" w:name="_Ref434489873"/>
      <w:r>
        <w:lastRenderedPageBreak/>
        <w:t>Another Doxology of St. Maurice</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99" w:name="_Toc485884488"/>
      <w:r>
        <w:t>September 23 (24) / Tho-out 26: Annunciation of St. John the Baptist to Zacharias</w:t>
      </w:r>
      <w:bookmarkEnd w:id="1299"/>
    </w:p>
    <w:p w14:paraId="2D6418E3" w14:textId="369E07EB"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E2EAC">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E2EAC">
        <w:rPr>
          <w:noProof/>
        </w:rPr>
        <w:t>704</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E2EAC">
        <w:rPr>
          <w:noProof/>
        </w:rPr>
        <w:t>705</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300" w:name="_Ref435003974"/>
      <w:bookmarkStart w:id="1301" w:name="_Toc485884489"/>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300"/>
      <w:bookmarkEnd w:id="1301"/>
    </w:p>
    <w:p w14:paraId="0A0A7EC3" w14:textId="08992E6A" w:rsidR="00C0205C" w:rsidRDefault="00C0205C" w:rsidP="00C0205C">
      <w:pPr>
        <w:pStyle w:val="Heading4"/>
      </w:pPr>
      <w:bookmarkStart w:id="1302" w:name="_Ref435003845"/>
      <w:r>
        <w:t>The Psali Adam for the 29</w:t>
      </w:r>
      <w:r w:rsidRPr="00C0205C">
        <w:rPr>
          <w:vertAlign w:val="superscript"/>
        </w:rPr>
        <w:t>th</w:t>
      </w:r>
      <w:r>
        <w:t xml:space="preserve"> of Every </w:t>
      </w:r>
      <w:r w:rsidR="004246C3">
        <w:t xml:space="preserve">Coptic </w:t>
      </w:r>
      <w:r>
        <w:t>Month</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303"/>
            <w:r>
              <w:t>At the end of times.</w:t>
            </w:r>
            <w:commentRangeEnd w:id="1303"/>
            <w:r>
              <w:rPr>
                <w:rStyle w:val="CommentReference"/>
                <w:rFonts w:ascii="Times New Roman" w:eastAsiaTheme="minorHAnsi" w:hAnsi="Times New Roman" w:cstheme="minorBidi"/>
                <w:color w:val="auto"/>
              </w:rPr>
              <w:commentReference w:id="1303"/>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88"/>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304" w:name="_Ref435003860"/>
      <w:r>
        <w:t>The Psali Batos for the 29</w:t>
      </w:r>
      <w:r w:rsidRPr="00C0205C">
        <w:rPr>
          <w:vertAlign w:val="superscript"/>
        </w:rPr>
        <w:t>th</w:t>
      </w:r>
      <w:r>
        <w:t xml:space="preserve"> of Every Month</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305"/>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305"/>
            <w:r>
              <w:rPr>
                <w:rStyle w:val="CommentReference"/>
                <w:rFonts w:ascii="Times New Roman" w:eastAsiaTheme="minorHAnsi" w:hAnsi="Times New Roman" w:cstheme="minorBidi"/>
                <w:color w:val="auto"/>
              </w:rPr>
              <w:commentReference w:id="1305"/>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306"/>
            <w:r>
              <w:t xml:space="preserve"> Lord God</w:t>
            </w:r>
            <w:commentRangeEnd w:id="1306"/>
            <w:r>
              <w:rPr>
                <w:rStyle w:val="CommentReference"/>
                <w:rFonts w:ascii="Times New Roman" w:eastAsiaTheme="minorHAnsi" w:hAnsi="Times New Roman" w:cstheme="minorBidi"/>
                <w:color w:val="auto"/>
              </w:rPr>
              <w:commentReference w:id="1306"/>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lastRenderedPageBreak/>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89"/>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307" w:name="_Toc485884490"/>
      <w:r>
        <w:t>September 27 (28) / Tho-out 30: Miracle performed by St. Athanasius the Apostolic</w:t>
      </w:r>
      <w:bookmarkEnd w:id="1307"/>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308" w:name="_Ref434561058"/>
      <w:bookmarkStart w:id="1309" w:name="_Toc485884491"/>
      <w:r>
        <w:t xml:space="preserve">September 29 (30) / Paopi 2: </w:t>
      </w:r>
      <w:r w:rsidR="000274A5">
        <w:t xml:space="preserve">The Coming of </w:t>
      </w:r>
      <w:r>
        <w:t>St. Severus</w:t>
      </w:r>
      <w:r w:rsidR="000274A5">
        <w:t xml:space="preserve"> to Egypt</w:t>
      </w:r>
      <w:bookmarkEnd w:id="1308"/>
      <w:bookmarkEnd w:id="1309"/>
    </w:p>
    <w:p w14:paraId="1B16436A" w14:textId="77777777" w:rsidR="0039635A" w:rsidRDefault="0039635A" w:rsidP="0039635A">
      <w:pPr>
        <w:pStyle w:val="Heading4"/>
      </w:pPr>
      <w:bookmarkStart w:id="1310" w:name="_Ref434492249"/>
      <w:r>
        <w:t>The Doxology</w:t>
      </w:r>
      <w:r w:rsidR="00B82753">
        <w:t xml:space="preserve"> for St. Severus</w:t>
      </w:r>
      <w:bookmarkEnd w:id="13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311"/>
            <w:r w:rsidRPr="004764BD">
              <w:t xml:space="preserve">confirmed </w:t>
            </w:r>
            <w:commentRangeEnd w:id="1311"/>
            <w:r>
              <w:rPr>
                <w:rStyle w:val="CommentReference"/>
                <w:rFonts w:ascii="Times New Roman" w:eastAsiaTheme="minorHAnsi" w:hAnsi="Times New Roman" w:cstheme="minorBidi"/>
                <w:color w:val="auto"/>
              </w:rPr>
              <w:commentReference w:id="1311"/>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990"/>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312" w:name="_Toc410196200"/>
      <w:bookmarkStart w:id="1313" w:name="_Toc410196442"/>
      <w:bookmarkStart w:id="1314" w:name="_Toc410196944"/>
      <w:bookmarkStart w:id="1315" w:name="October"/>
      <w:bookmarkEnd w:id="1248"/>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bookmarkStart w:id="1316" w:name="_Toc485884446"/>
      <w:r>
        <w:lastRenderedPageBreak/>
        <w:t>October</w:t>
      </w:r>
      <w:bookmarkEnd w:id="1312"/>
      <w:bookmarkEnd w:id="1313"/>
      <w:bookmarkEnd w:id="1314"/>
      <w:r w:rsidR="006E370D">
        <w:t xml:space="preserve"> or </w:t>
      </w:r>
      <w:r w:rsidR="006E370D">
        <w:rPr>
          <w:rFonts w:ascii="FreeSerifAvvaShenouda" w:hAnsi="FreeSerifAvvaShenouda" w:cs="FreeSerifAvvaShenouda"/>
        </w:rPr>
        <w:t>Ⲡⲁⲱⲡⲉ</w:t>
      </w:r>
      <w:bookmarkEnd w:id="1316"/>
    </w:p>
    <w:bookmarkStart w:id="1317" w:name="_Ref434561633" w:displacedByCustomXml="next"/>
    <w:sdt>
      <w:sdtPr>
        <w:id w:val="960613025"/>
        <w:docPartObj>
          <w:docPartGallery w:val="Table of Contents"/>
          <w:docPartUnique/>
        </w:docPartObj>
      </w:sdtPr>
      <w:sdtEndPr>
        <w:rPr>
          <w:b/>
          <w:bCs/>
          <w:noProof/>
        </w:rPr>
      </w:sdtEndPr>
      <w:sdtContent>
        <w:p w14:paraId="521FBFCC" w14:textId="656C287C"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85884492" w:history="1">
            <w:r w:rsidR="00710C7C" w:rsidRPr="00BD2961">
              <w:rPr>
                <w:rStyle w:val="Hyperlink"/>
                <w:noProof/>
              </w:rPr>
              <w:t>October 1 (2) / Paopi 4: St. Bacchus</w:t>
            </w:r>
            <w:r w:rsidR="00710C7C">
              <w:rPr>
                <w:noProof/>
                <w:webHidden/>
              </w:rPr>
              <w:tab/>
            </w:r>
            <w:r w:rsidR="00710C7C">
              <w:rPr>
                <w:noProof/>
                <w:webHidden/>
              </w:rPr>
              <w:fldChar w:fldCharType="begin"/>
            </w:r>
            <w:r w:rsidR="00710C7C">
              <w:rPr>
                <w:noProof/>
                <w:webHidden/>
              </w:rPr>
              <w:instrText xml:space="preserve"> PAGEREF _Toc485884492 \h </w:instrText>
            </w:r>
            <w:r w:rsidR="00710C7C">
              <w:rPr>
                <w:noProof/>
                <w:webHidden/>
              </w:rPr>
            </w:r>
            <w:r w:rsidR="00710C7C">
              <w:rPr>
                <w:noProof/>
                <w:webHidden/>
              </w:rPr>
              <w:fldChar w:fldCharType="separate"/>
            </w:r>
            <w:r w:rsidR="000E2EAC">
              <w:rPr>
                <w:noProof/>
                <w:webHidden/>
              </w:rPr>
              <w:t>776</w:t>
            </w:r>
            <w:r w:rsidR="00710C7C">
              <w:rPr>
                <w:noProof/>
                <w:webHidden/>
              </w:rPr>
              <w:fldChar w:fldCharType="end"/>
            </w:r>
          </w:hyperlink>
        </w:p>
        <w:p w14:paraId="270DCAE7" w14:textId="75697CBA" w:rsidR="00710C7C" w:rsidRDefault="002758BE">
          <w:pPr>
            <w:pStyle w:val="TOC3"/>
            <w:tabs>
              <w:tab w:val="right" w:leader="dot" w:pos="8846"/>
            </w:tabs>
            <w:rPr>
              <w:rFonts w:asciiTheme="minorHAnsi" w:eastAsiaTheme="minorEastAsia" w:hAnsiTheme="minorHAnsi"/>
              <w:noProof/>
              <w:sz w:val="22"/>
              <w:lang w:val="en-US"/>
            </w:rPr>
          </w:pPr>
          <w:hyperlink w:anchor="_Toc485884493" w:history="1">
            <w:r w:rsidR="00710C7C" w:rsidRPr="00BD2961">
              <w:rPr>
                <w:rStyle w:val="Hyperlink"/>
                <w:noProof/>
              </w:rPr>
              <w:t>October 4 (5) / Paopi 7: St. Paul of Tammoh</w:t>
            </w:r>
            <w:r w:rsidR="00710C7C">
              <w:rPr>
                <w:noProof/>
                <w:webHidden/>
              </w:rPr>
              <w:tab/>
            </w:r>
            <w:r w:rsidR="00710C7C">
              <w:rPr>
                <w:noProof/>
                <w:webHidden/>
              </w:rPr>
              <w:fldChar w:fldCharType="begin"/>
            </w:r>
            <w:r w:rsidR="00710C7C">
              <w:rPr>
                <w:noProof/>
                <w:webHidden/>
              </w:rPr>
              <w:instrText xml:space="preserve"> PAGEREF _Toc485884493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572DD8EF" w14:textId="1BDE2647" w:rsidR="00710C7C" w:rsidRDefault="002758BE">
          <w:pPr>
            <w:pStyle w:val="TOC3"/>
            <w:tabs>
              <w:tab w:val="right" w:leader="dot" w:pos="8846"/>
            </w:tabs>
            <w:rPr>
              <w:rFonts w:asciiTheme="minorHAnsi" w:eastAsiaTheme="minorEastAsia" w:hAnsiTheme="minorHAnsi"/>
              <w:noProof/>
              <w:sz w:val="22"/>
              <w:lang w:val="en-US"/>
            </w:rPr>
          </w:pPr>
          <w:hyperlink w:anchor="_Toc485884494" w:history="1">
            <w:r w:rsidR="00710C7C" w:rsidRPr="00BD2961">
              <w:rPr>
                <w:rStyle w:val="Hyperlink"/>
                <w:noProof/>
              </w:rPr>
              <w:t>October 7 (8) / Paopi 10: St. Sergius</w:t>
            </w:r>
            <w:r w:rsidR="00710C7C">
              <w:rPr>
                <w:noProof/>
                <w:webHidden/>
              </w:rPr>
              <w:tab/>
            </w:r>
            <w:r w:rsidR="00710C7C">
              <w:rPr>
                <w:noProof/>
                <w:webHidden/>
              </w:rPr>
              <w:fldChar w:fldCharType="begin"/>
            </w:r>
            <w:r w:rsidR="00710C7C">
              <w:rPr>
                <w:noProof/>
                <w:webHidden/>
              </w:rPr>
              <w:instrText xml:space="preserve"> PAGEREF _Toc485884494 \h </w:instrText>
            </w:r>
            <w:r w:rsidR="00710C7C">
              <w:rPr>
                <w:noProof/>
                <w:webHidden/>
              </w:rPr>
            </w:r>
            <w:r w:rsidR="00710C7C">
              <w:rPr>
                <w:noProof/>
                <w:webHidden/>
              </w:rPr>
              <w:fldChar w:fldCharType="separate"/>
            </w:r>
            <w:r w:rsidR="000E2EAC">
              <w:rPr>
                <w:noProof/>
                <w:webHidden/>
              </w:rPr>
              <w:t>778</w:t>
            </w:r>
            <w:r w:rsidR="00710C7C">
              <w:rPr>
                <w:noProof/>
                <w:webHidden/>
              </w:rPr>
              <w:fldChar w:fldCharType="end"/>
            </w:r>
          </w:hyperlink>
        </w:p>
        <w:p w14:paraId="14E81A93" w14:textId="26EA1A42" w:rsidR="00710C7C" w:rsidRDefault="002758BE">
          <w:pPr>
            <w:pStyle w:val="TOC3"/>
            <w:tabs>
              <w:tab w:val="right" w:leader="dot" w:pos="8846"/>
            </w:tabs>
            <w:rPr>
              <w:rFonts w:asciiTheme="minorHAnsi" w:eastAsiaTheme="minorEastAsia" w:hAnsiTheme="minorHAnsi"/>
              <w:noProof/>
              <w:sz w:val="22"/>
              <w:lang w:val="en-US"/>
            </w:rPr>
          </w:pPr>
          <w:hyperlink w:anchor="_Toc485884495" w:history="1">
            <w:r w:rsidR="00710C7C" w:rsidRPr="00BD2961">
              <w:rPr>
                <w:rStyle w:val="Hyperlink"/>
                <w:noProof/>
              </w:rPr>
              <w:t>October 8 (9) / Paopi 11: St. Pelagia</w:t>
            </w:r>
            <w:r w:rsidR="00710C7C">
              <w:rPr>
                <w:noProof/>
                <w:webHidden/>
              </w:rPr>
              <w:tab/>
            </w:r>
            <w:r w:rsidR="00710C7C">
              <w:rPr>
                <w:noProof/>
                <w:webHidden/>
              </w:rPr>
              <w:fldChar w:fldCharType="begin"/>
            </w:r>
            <w:r w:rsidR="00710C7C">
              <w:rPr>
                <w:noProof/>
                <w:webHidden/>
              </w:rPr>
              <w:instrText xml:space="preserve"> PAGEREF _Toc485884495 \h </w:instrText>
            </w:r>
            <w:r w:rsidR="00710C7C">
              <w:rPr>
                <w:noProof/>
                <w:webHidden/>
              </w:rPr>
            </w:r>
            <w:r w:rsidR="00710C7C">
              <w:rPr>
                <w:noProof/>
                <w:webHidden/>
              </w:rPr>
              <w:fldChar w:fldCharType="separate"/>
            </w:r>
            <w:r w:rsidR="000E2EAC">
              <w:rPr>
                <w:noProof/>
                <w:webHidden/>
              </w:rPr>
              <w:t>779</w:t>
            </w:r>
            <w:r w:rsidR="00710C7C">
              <w:rPr>
                <w:noProof/>
                <w:webHidden/>
              </w:rPr>
              <w:fldChar w:fldCharType="end"/>
            </w:r>
          </w:hyperlink>
        </w:p>
        <w:p w14:paraId="27503366" w14:textId="18249D24" w:rsidR="00710C7C" w:rsidRDefault="002758BE">
          <w:pPr>
            <w:pStyle w:val="TOC3"/>
            <w:tabs>
              <w:tab w:val="right" w:leader="dot" w:pos="8846"/>
            </w:tabs>
            <w:rPr>
              <w:rFonts w:asciiTheme="minorHAnsi" w:eastAsiaTheme="minorEastAsia" w:hAnsiTheme="minorHAnsi"/>
              <w:noProof/>
              <w:sz w:val="22"/>
              <w:lang w:val="en-US"/>
            </w:rPr>
          </w:pPr>
          <w:hyperlink w:anchor="_Toc485884496" w:history="1">
            <w:r w:rsidR="00710C7C" w:rsidRPr="00BD2961">
              <w:rPr>
                <w:rStyle w:val="Hyperlink"/>
                <w:noProof/>
              </w:rPr>
              <w:t>October 9 (10) / Paopi 12: Commemoration of Archangel Michael</w:t>
            </w:r>
            <w:r w:rsidR="00710C7C">
              <w:rPr>
                <w:noProof/>
                <w:webHidden/>
              </w:rPr>
              <w:tab/>
            </w:r>
            <w:r w:rsidR="00710C7C">
              <w:rPr>
                <w:noProof/>
                <w:webHidden/>
              </w:rPr>
              <w:fldChar w:fldCharType="begin"/>
            </w:r>
            <w:r w:rsidR="00710C7C">
              <w:rPr>
                <w:noProof/>
                <w:webHidden/>
              </w:rPr>
              <w:instrText xml:space="preserve"> PAGEREF _Toc485884496 \h </w:instrText>
            </w:r>
            <w:r w:rsidR="00710C7C">
              <w:rPr>
                <w:noProof/>
                <w:webHidden/>
              </w:rPr>
            </w:r>
            <w:r w:rsidR="00710C7C">
              <w:rPr>
                <w:noProof/>
                <w:webHidden/>
              </w:rPr>
              <w:fldChar w:fldCharType="separate"/>
            </w:r>
            <w:r w:rsidR="000E2EAC">
              <w:rPr>
                <w:noProof/>
                <w:webHidden/>
              </w:rPr>
              <w:t>780</w:t>
            </w:r>
            <w:r w:rsidR="00710C7C">
              <w:rPr>
                <w:noProof/>
                <w:webHidden/>
              </w:rPr>
              <w:fldChar w:fldCharType="end"/>
            </w:r>
          </w:hyperlink>
        </w:p>
        <w:p w14:paraId="4AD09A29" w14:textId="3FED1642" w:rsidR="00710C7C" w:rsidRDefault="002758BE">
          <w:pPr>
            <w:pStyle w:val="TOC3"/>
            <w:tabs>
              <w:tab w:val="right" w:leader="dot" w:pos="8846"/>
            </w:tabs>
            <w:rPr>
              <w:rFonts w:asciiTheme="minorHAnsi" w:eastAsiaTheme="minorEastAsia" w:hAnsiTheme="minorHAnsi"/>
              <w:noProof/>
              <w:sz w:val="22"/>
              <w:lang w:val="en-US"/>
            </w:rPr>
          </w:pPr>
          <w:hyperlink w:anchor="_Toc485884497" w:history="1">
            <w:r w:rsidR="00710C7C" w:rsidRPr="00BD2961">
              <w:rPr>
                <w:rStyle w:val="Hyperlink"/>
                <w:noProof/>
              </w:rPr>
              <w:t>October 11 (12) / Paopi 14: St. Philip the Deacon, One of the 72</w:t>
            </w:r>
            <w:r w:rsidR="00710C7C">
              <w:rPr>
                <w:noProof/>
                <w:webHidden/>
              </w:rPr>
              <w:tab/>
            </w:r>
            <w:r w:rsidR="00710C7C">
              <w:rPr>
                <w:noProof/>
                <w:webHidden/>
              </w:rPr>
              <w:fldChar w:fldCharType="begin"/>
            </w:r>
            <w:r w:rsidR="00710C7C">
              <w:rPr>
                <w:noProof/>
                <w:webHidden/>
              </w:rPr>
              <w:instrText xml:space="preserve"> PAGEREF _Toc485884497 \h </w:instrText>
            </w:r>
            <w:r w:rsidR="00710C7C">
              <w:rPr>
                <w:noProof/>
                <w:webHidden/>
              </w:rPr>
            </w:r>
            <w:r w:rsidR="00710C7C">
              <w:rPr>
                <w:noProof/>
                <w:webHidden/>
              </w:rPr>
              <w:fldChar w:fldCharType="separate"/>
            </w:r>
            <w:r w:rsidR="000E2EAC">
              <w:rPr>
                <w:noProof/>
                <w:webHidden/>
              </w:rPr>
              <w:t>781</w:t>
            </w:r>
            <w:r w:rsidR="00710C7C">
              <w:rPr>
                <w:noProof/>
                <w:webHidden/>
              </w:rPr>
              <w:fldChar w:fldCharType="end"/>
            </w:r>
          </w:hyperlink>
        </w:p>
        <w:p w14:paraId="3FB6E306" w14:textId="76CFD35F" w:rsidR="00710C7C" w:rsidRDefault="002758BE">
          <w:pPr>
            <w:pStyle w:val="TOC3"/>
            <w:tabs>
              <w:tab w:val="right" w:leader="dot" w:pos="8846"/>
            </w:tabs>
            <w:rPr>
              <w:rFonts w:asciiTheme="minorHAnsi" w:eastAsiaTheme="minorEastAsia" w:hAnsiTheme="minorHAnsi"/>
              <w:noProof/>
              <w:sz w:val="22"/>
              <w:lang w:val="en-US"/>
            </w:rPr>
          </w:pPr>
          <w:hyperlink w:anchor="_Toc485884498" w:history="1">
            <w:r w:rsidR="00710C7C" w:rsidRPr="00BD2961">
              <w:rPr>
                <w:rStyle w:val="Hyperlink"/>
                <w:noProof/>
              </w:rPr>
              <w:t>October 17 (18) Paopi 20: St. John the Short</w:t>
            </w:r>
            <w:r w:rsidR="00710C7C">
              <w:rPr>
                <w:noProof/>
                <w:webHidden/>
              </w:rPr>
              <w:tab/>
            </w:r>
            <w:r w:rsidR="00710C7C">
              <w:rPr>
                <w:noProof/>
                <w:webHidden/>
              </w:rPr>
              <w:fldChar w:fldCharType="begin"/>
            </w:r>
            <w:r w:rsidR="00710C7C">
              <w:rPr>
                <w:noProof/>
                <w:webHidden/>
              </w:rPr>
              <w:instrText xml:space="preserve"> PAGEREF _Toc485884498 \h </w:instrText>
            </w:r>
            <w:r w:rsidR="00710C7C">
              <w:rPr>
                <w:noProof/>
                <w:webHidden/>
              </w:rPr>
            </w:r>
            <w:r w:rsidR="00710C7C">
              <w:rPr>
                <w:noProof/>
                <w:webHidden/>
              </w:rPr>
              <w:fldChar w:fldCharType="separate"/>
            </w:r>
            <w:r w:rsidR="000E2EAC">
              <w:rPr>
                <w:noProof/>
                <w:webHidden/>
              </w:rPr>
              <w:t>782</w:t>
            </w:r>
            <w:r w:rsidR="00710C7C">
              <w:rPr>
                <w:noProof/>
                <w:webHidden/>
              </w:rPr>
              <w:fldChar w:fldCharType="end"/>
            </w:r>
          </w:hyperlink>
        </w:p>
        <w:p w14:paraId="663025A2" w14:textId="21CC4D8B" w:rsidR="00710C7C" w:rsidRDefault="002758BE">
          <w:pPr>
            <w:pStyle w:val="TOC3"/>
            <w:tabs>
              <w:tab w:val="right" w:leader="dot" w:pos="8846"/>
            </w:tabs>
            <w:rPr>
              <w:rFonts w:asciiTheme="minorHAnsi" w:eastAsiaTheme="minorEastAsia" w:hAnsiTheme="minorHAnsi"/>
              <w:noProof/>
              <w:sz w:val="22"/>
              <w:lang w:val="en-US"/>
            </w:rPr>
          </w:pPr>
          <w:hyperlink w:anchor="_Toc485884499" w:history="1">
            <w:r w:rsidR="00710C7C" w:rsidRPr="00BD2961">
              <w:rPr>
                <w:rStyle w:val="Hyperlink"/>
                <w:noProof/>
              </w:rPr>
              <w:t>October 18 (19) / Paopi 21: Commemoration of the Theotokos</w:t>
            </w:r>
            <w:r w:rsidR="00710C7C">
              <w:rPr>
                <w:noProof/>
                <w:webHidden/>
              </w:rPr>
              <w:tab/>
            </w:r>
            <w:r w:rsidR="00710C7C">
              <w:rPr>
                <w:noProof/>
                <w:webHidden/>
              </w:rPr>
              <w:fldChar w:fldCharType="begin"/>
            </w:r>
            <w:r w:rsidR="00710C7C">
              <w:rPr>
                <w:noProof/>
                <w:webHidden/>
              </w:rPr>
              <w:instrText xml:space="preserve"> PAGEREF _Toc485884499 \h </w:instrText>
            </w:r>
            <w:r w:rsidR="00710C7C">
              <w:rPr>
                <w:noProof/>
                <w:webHidden/>
              </w:rPr>
            </w:r>
            <w:r w:rsidR="00710C7C">
              <w:rPr>
                <w:noProof/>
                <w:webHidden/>
              </w:rPr>
              <w:fldChar w:fldCharType="separate"/>
            </w:r>
            <w:r w:rsidR="000E2EAC">
              <w:rPr>
                <w:noProof/>
                <w:webHidden/>
              </w:rPr>
              <w:t>783</w:t>
            </w:r>
            <w:r w:rsidR="00710C7C">
              <w:rPr>
                <w:noProof/>
                <w:webHidden/>
              </w:rPr>
              <w:fldChar w:fldCharType="end"/>
            </w:r>
          </w:hyperlink>
        </w:p>
        <w:p w14:paraId="6020AA7D" w14:textId="43C529F2" w:rsidR="00710C7C" w:rsidRDefault="002758BE">
          <w:pPr>
            <w:pStyle w:val="TOC3"/>
            <w:tabs>
              <w:tab w:val="right" w:leader="dot" w:pos="8846"/>
            </w:tabs>
            <w:rPr>
              <w:rFonts w:asciiTheme="minorHAnsi" w:eastAsiaTheme="minorEastAsia" w:hAnsiTheme="minorHAnsi"/>
              <w:noProof/>
              <w:sz w:val="22"/>
              <w:lang w:val="en-US"/>
            </w:rPr>
          </w:pPr>
          <w:hyperlink w:anchor="_Toc485884500" w:history="1">
            <w:r w:rsidR="00710C7C" w:rsidRPr="00BD2961">
              <w:rPr>
                <w:rStyle w:val="Hyperlink"/>
                <w:noProof/>
              </w:rPr>
              <w:t>October 18 (19) / Paopi 21: Also St. Teji (Reweiss)</w:t>
            </w:r>
            <w:r w:rsidR="00710C7C">
              <w:rPr>
                <w:noProof/>
                <w:webHidden/>
              </w:rPr>
              <w:tab/>
            </w:r>
            <w:r w:rsidR="00710C7C">
              <w:rPr>
                <w:noProof/>
                <w:webHidden/>
              </w:rPr>
              <w:fldChar w:fldCharType="begin"/>
            </w:r>
            <w:r w:rsidR="00710C7C">
              <w:rPr>
                <w:noProof/>
                <w:webHidden/>
              </w:rPr>
              <w:instrText xml:space="preserve"> PAGEREF _Toc485884500 \h </w:instrText>
            </w:r>
            <w:r w:rsidR="00710C7C">
              <w:rPr>
                <w:noProof/>
                <w:webHidden/>
              </w:rPr>
            </w:r>
            <w:r w:rsidR="00710C7C">
              <w:rPr>
                <w:noProof/>
                <w:webHidden/>
              </w:rPr>
              <w:fldChar w:fldCharType="separate"/>
            </w:r>
            <w:r w:rsidR="000E2EAC">
              <w:rPr>
                <w:noProof/>
                <w:webHidden/>
              </w:rPr>
              <w:t>784</w:t>
            </w:r>
            <w:r w:rsidR="00710C7C">
              <w:rPr>
                <w:noProof/>
                <w:webHidden/>
              </w:rPr>
              <w:fldChar w:fldCharType="end"/>
            </w:r>
          </w:hyperlink>
        </w:p>
        <w:p w14:paraId="60397A2A" w14:textId="21CEDE62" w:rsidR="00710C7C" w:rsidRDefault="002758BE">
          <w:pPr>
            <w:pStyle w:val="TOC3"/>
            <w:tabs>
              <w:tab w:val="right" w:leader="dot" w:pos="8846"/>
            </w:tabs>
            <w:rPr>
              <w:rFonts w:asciiTheme="minorHAnsi" w:eastAsiaTheme="minorEastAsia" w:hAnsiTheme="minorHAnsi"/>
              <w:noProof/>
              <w:sz w:val="22"/>
              <w:lang w:val="en-US"/>
            </w:rPr>
          </w:pPr>
          <w:hyperlink w:anchor="_Toc485884501" w:history="1">
            <w:r w:rsidR="00710C7C" w:rsidRPr="00BD2961">
              <w:rPr>
                <w:rStyle w:val="Hyperlink"/>
                <w:noProof/>
              </w:rPr>
              <w:t>October 19 (20) / Paopi 22: St. Luke the Evangelist</w:t>
            </w:r>
            <w:r w:rsidR="00710C7C">
              <w:rPr>
                <w:noProof/>
                <w:webHidden/>
              </w:rPr>
              <w:tab/>
            </w:r>
            <w:r w:rsidR="00710C7C">
              <w:rPr>
                <w:noProof/>
                <w:webHidden/>
              </w:rPr>
              <w:fldChar w:fldCharType="begin"/>
            </w:r>
            <w:r w:rsidR="00710C7C">
              <w:rPr>
                <w:noProof/>
                <w:webHidden/>
              </w:rPr>
              <w:instrText xml:space="preserve"> PAGEREF _Toc485884501 \h </w:instrText>
            </w:r>
            <w:r w:rsidR="00710C7C">
              <w:rPr>
                <w:noProof/>
                <w:webHidden/>
              </w:rPr>
            </w:r>
            <w:r w:rsidR="00710C7C">
              <w:rPr>
                <w:noProof/>
                <w:webHidden/>
              </w:rPr>
              <w:fldChar w:fldCharType="separate"/>
            </w:r>
            <w:r w:rsidR="000E2EAC">
              <w:rPr>
                <w:noProof/>
                <w:webHidden/>
              </w:rPr>
              <w:t>786</w:t>
            </w:r>
            <w:r w:rsidR="00710C7C">
              <w:rPr>
                <w:noProof/>
                <w:webHidden/>
              </w:rPr>
              <w:fldChar w:fldCharType="end"/>
            </w:r>
          </w:hyperlink>
        </w:p>
        <w:p w14:paraId="181087A9" w14:textId="6EB8F6E6" w:rsidR="00710C7C" w:rsidRDefault="002758BE">
          <w:pPr>
            <w:pStyle w:val="TOC3"/>
            <w:tabs>
              <w:tab w:val="right" w:leader="dot" w:pos="8846"/>
            </w:tabs>
            <w:rPr>
              <w:rFonts w:asciiTheme="minorHAnsi" w:eastAsiaTheme="minorEastAsia" w:hAnsiTheme="minorHAnsi"/>
              <w:noProof/>
              <w:sz w:val="22"/>
              <w:lang w:val="en-US"/>
            </w:rPr>
          </w:pPr>
          <w:hyperlink w:anchor="_Toc485884502" w:history="1">
            <w:r w:rsidR="00710C7C" w:rsidRPr="00BD2961">
              <w:rPr>
                <w:rStyle w:val="Hyperlink"/>
                <w:noProof/>
              </w:rPr>
              <w:t>October 23 (24) / Paopi 26: St. Apip the Friend of St. Apollo</w:t>
            </w:r>
            <w:r w:rsidR="00710C7C">
              <w:rPr>
                <w:noProof/>
                <w:webHidden/>
              </w:rPr>
              <w:tab/>
            </w:r>
            <w:r w:rsidR="00710C7C">
              <w:rPr>
                <w:noProof/>
                <w:webHidden/>
              </w:rPr>
              <w:fldChar w:fldCharType="begin"/>
            </w:r>
            <w:r w:rsidR="00710C7C">
              <w:rPr>
                <w:noProof/>
                <w:webHidden/>
              </w:rPr>
              <w:instrText xml:space="preserve"> PAGEREF _Toc485884502 \h </w:instrText>
            </w:r>
            <w:r w:rsidR="00710C7C">
              <w:rPr>
                <w:noProof/>
                <w:webHidden/>
              </w:rPr>
            </w:r>
            <w:r w:rsidR="00710C7C">
              <w:rPr>
                <w:noProof/>
                <w:webHidden/>
              </w:rPr>
              <w:fldChar w:fldCharType="separate"/>
            </w:r>
            <w:r w:rsidR="000E2EAC">
              <w:rPr>
                <w:noProof/>
                <w:webHidden/>
              </w:rPr>
              <w:t>787</w:t>
            </w:r>
            <w:r w:rsidR="00710C7C">
              <w:rPr>
                <w:noProof/>
                <w:webHidden/>
              </w:rPr>
              <w:fldChar w:fldCharType="end"/>
            </w:r>
          </w:hyperlink>
        </w:p>
        <w:p w14:paraId="4D310F2C" w14:textId="095A39BC" w:rsidR="00710C7C" w:rsidRDefault="002758BE">
          <w:pPr>
            <w:pStyle w:val="TOC3"/>
            <w:tabs>
              <w:tab w:val="right" w:leader="dot" w:pos="8846"/>
            </w:tabs>
            <w:rPr>
              <w:rFonts w:asciiTheme="minorHAnsi" w:eastAsiaTheme="minorEastAsia" w:hAnsiTheme="minorHAnsi"/>
              <w:noProof/>
              <w:sz w:val="22"/>
              <w:lang w:val="en-US"/>
            </w:rPr>
          </w:pPr>
          <w:hyperlink w:anchor="_Toc485884503" w:history="1">
            <w:r w:rsidR="00710C7C" w:rsidRPr="00BD2961">
              <w:rPr>
                <w:rStyle w:val="Hyperlink"/>
                <w:noProof/>
              </w:rPr>
              <w:t>October 23 (24) / Paopi 26: The Martyrdom of St. Timothy the Apostle</w:t>
            </w:r>
            <w:r w:rsidR="00710C7C">
              <w:rPr>
                <w:noProof/>
                <w:webHidden/>
              </w:rPr>
              <w:tab/>
            </w:r>
            <w:r w:rsidR="00710C7C">
              <w:rPr>
                <w:noProof/>
                <w:webHidden/>
              </w:rPr>
              <w:fldChar w:fldCharType="begin"/>
            </w:r>
            <w:r w:rsidR="00710C7C">
              <w:rPr>
                <w:noProof/>
                <w:webHidden/>
              </w:rPr>
              <w:instrText xml:space="preserve"> PAGEREF _Toc485884503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6E1FEE56" w14:textId="03CA2FF6" w:rsidR="00710C7C" w:rsidRDefault="002758BE">
          <w:pPr>
            <w:pStyle w:val="TOC3"/>
            <w:tabs>
              <w:tab w:val="right" w:leader="dot" w:pos="8846"/>
            </w:tabs>
            <w:rPr>
              <w:rFonts w:asciiTheme="minorHAnsi" w:eastAsiaTheme="minorEastAsia" w:hAnsiTheme="minorHAnsi"/>
              <w:noProof/>
              <w:sz w:val="22"/>
              <w:lang w:val="en-US"/>
            </w:rPr>
          </w:pPr>
          <w:hyperlink w:anchor="_Toc485884504" w:history="1">
            <w:r w:rsidR="00710C7C" w:rsidRPr="00BD2961">
              <w:rPr>
                <w:rStyle w:val="Hyperlink"/>
                <w:noProof/>
              </w:rPr>
              <w:t>October 24 (25) / Paopi 27: St. Macarius the Bishop of Edkow</w:t>
            </w:r>
            <w:r w:rsidR="00710C7C">
              <w:rPr>
                <w:noProof/>
                <w:webHidden/>
              </w:rPr>
              <w:tab/>
            </w:r>
            <w:r w:rsidR="00710C7C">
              <w:rPr>
                <w:noProof/>
                <w:webHidden/>
              </w:rPr>
              <w:fldChar w:fldCharType="begin"/>
            </w:r>
            <w:r w:rsidR="00710C7C">
              <w:rPr>
                <w:noProof/>
                <w:webHidden/>
              </w:rPr>
              <w:instrText xml:space="preserve"> PAGEREF _Toc485884504 \h </w:instrText>
            </w:r>
            <w:r w:rsidR="00710C7C">
              <w:rPr>
                <w:noProof/>
                <w:webHidden/>
              </w:rPr>
            </w:r>
            <w:r w:rsidR="00710C7C">
              <w:rPr>
                <w:noProof/>
                <w:webHidden/>
              </w:rPr>
              <w:fldChar w:fldCharType="separate"/>
            </w:r>
            <w:r w:rsidR="000E2EAC">
              <w:rPr>
                <w:noProof/>
                <w:webHidden/>
              </w:rPr>
              <w:t>788</w:t>
            </w:r>
            <w:r w:rsidR="00710C7C">
              <w:rPr>
                <w:noProof/>
                <w:webHidden/>
              </w:rPr>
              <w:fldChar w:fldCharType="end"/>
            </w:r>
          </w:hyperlink>
        </w:p>
        <w:p w14:paraId="5A0753E6" w14:textId="267F0CF6" w:rsidR="00710C7C" w:rsidRDefault="002758BE">
          <w:pPr>
            <w:pStyle w:val="TOC3"/>
            <w:tabs>
              <w:tab w:val="right" w:leader="dot" w:pos="8846"/>
            </w:tabs>
            <w:rPr>
              <w:rFonts w:asciiTheme="minorHAnsi" w:eastAsiaTheme="minorEastAsia" w:hAnsiTheme="minorHAnsi"/>
              <w:noProof/>
              <w:sz w:val="22"/>
              <w:lang w:val="en-US"/>
            </w:rPr>
          </w:pPr>
          <w:hyperlink w:anchor="_Toc485884505" w:history="1">
            <w:r w:rsidR="00710C7C" w:rsidRPr="00BD2961">
              <w:rPr>
                <w:rStyle w:val="Hyperlink"/>
                <w:noProof/>
              </w:rPr>
              <w:t>October 26 (27) / Paopi 29: Commemoration of the Annunciation, Nativity, and Resurrection on the 29</w:t>
            </w:r>
            <w:r w:rsidR="00710C7C" w:rsidRPr="00BD2961">
              <w:rPr>
                <w:rStyle w:val="Hyperlink"/>
                <w:noProof/>
                <w:vertAlign w:val="superscript"/>
              </w:rPr>
              <w:t>th</w:t>
            </w:r>
            <w:r w:rsidR="00710C7C" w:rsidRPr="00BD296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_Toc485884505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662A85BB" w14:textId="55E7F590" w:rsidR="00710C7C" w:rsidRDefault="002758BE">
          <w:pPr>
            <w:pStyle w:val="TOC3"/>
            <w:tabs>
              <w:tab w:val="right" w:leader="dot" w:pos="8846"/>
            </w:tabs>
            <w:rPr>
              <w:rFonts w:asciiTheme="minorHAnsi" w:eastAsiaTheme="minorEastAsia" w:hAnsiTheme="minorHAnsi"/>
              <w:noProof/>
              <w:sz w:val="22"/>
              <w:lang w:val="en-US"/>
            </w:rPr>
          </w:pPr>
          <w:hyperlink w:anchor="_Toc485884506" w:history="1">
            <w:r w:rsidR="00710C7C" w:rsidRPr="00BD2961">
              <w:rPr>
                <w:rStyle w:val="Hyperlink"/>
                <w:noProof/>
              </w:rPr>
              <w:t>October 27 (28) / Paopi 30: St. Mark (Consecration and Appearance of Head)</w:t>
            </w:r>
            <w:r w:rsidR="00710C7C">
              <w:rPr>
                <w:noProof/>
                <w:webHidden/>
              </w:rPr>
              <w:tab/>
            </w:r>
            <w:r w:rsidR="00710C7C">
              <w:rPr>
                <w:noProof/>
                <w:webHidden/>
              </w:rPr>
              <w:fldChar w:fldCharType="begin"/>
            </w:r>
            <w:r w:rsidR="00710C7C">
              <w:rPr>
                <w:noProof/>
                <w:webHidden/>
              </w:rPr>
              <w:instrText xml:space="preserve"> PAGEREF _Toc485884506 \h </w:instrText>
            </w:r>
            <w:r w:rsidR="00710C7C">
              <w:rPr>
                <w:noProof/>
                <w:webHidden/>
              </w:rPr>
            </w:r>
            <w:r w:rsidR="00710C7C">
              <w:rPr>
                <w:noProof/>
                <w:webHidden/>
              </w:rPr>
              <w:fldChar w:fldCharType="separate"/>
            </w:r>
            <w:r w:rsidR="000E2EAC">
              <w:rPr>
                <w:noProof/>
                <w:webHidden/>
              </w:rPr>
              <w:t>789</w:t>
            </w:r>
            <w:r w:rsidR="00710C7C">
              <w:rPr>
                <w:noProof/>
                <w:webHidden/>
              </w:rPr>
              <w:fldChar w:fldCharType="end"/>
            </w:r>
          </w:hyperlink>
        </w:p>
        <w:p w14:paraId="08593559" w14:textId="14AED164" w:rsidR="00710C7C" w:rsidRDefault="002758BE">
          <w:pPr>
            <w:pStyle w:val="TOC3"/>
            <w:tabs>
              <w:tab w:val="right" w:leader="dot" w:pos="8846"/>
            </w:tabs>
            <w:rPr>
              <w:rFonts w:asciiTheme="minorHAnsi" w:eastAsiaTheme="minorEastAsia" w:hAnsiTheme="minorHAnsi"/>
              <w:noProof/>
              <w:sz w:val="22"/>
              <w:lang w:val="en-US"/>
            </w:rPr>
          </w:pPr>
          <w:hyperlink w:anchor="_Toc485884507" w:history="1">
            <w:r w:rsidR="00710C7C" w:rsidRPr="00BD2961">
              <w:rPr>
                <w:rStyle w:val="Hyperlink"/>
                <w:noProof/>
              </w:rPr>
              <w:t>October 28 (29) / Athor 1: St. Cleopas and His Companion, Two of the Seventy Two Apostles</w:t>
            </w:r>
            <w:r w:rsidR="00710C7C">
              <w:rPr>
                <w:noProof/>
                <w:webHidden/>
              </w:rPr>
              <w:tab/>
            </w:r>
            <w:r w:rsidR="00710C7C">
              <w:rPr>
                <w:noProof/>
                <w:webHidden/>
              </w:rPr>
              <w:fldChar w:fldCharType="begin"/>
            </w:r>
            <w:r w:rsidR="00710C7C">
              <w:rPr>
                <w:noProof/>
                <w:webHidden/>
              </w:rPr>
              <w:instrText xml:space="preserve"> PAGEREF _Toc485884507 \h </w:instrText>
            </w:r>
            <w:r w:rsidR="00710C7C">
              <w:rPr>
                <w:noProof/>
                <w:webHidden/>
              </w:rPr>
            </w:r>
            <w:r w:rsidR="00710C7C">
              <w:rPr>
                <w:noProof/>
                <w:webHidden/>
              </w:rPr>
              <w:fldChar w:fldCharType="separate"/>
            </w:r>
            <w:r w:rsidR="000E2EAC">
              <w:rPr>
                <w:noProof/>
                <w:webHidden/>
              </w:rPr>
              <w:t>790</w:t>
            </w:r>
            <w:r w:rsidR="00710C7C">
              <w:rPr>
                <w:noProof/>
                <w:webHidden/>
              </w:rPr>
              <w:fldChar w:fldCharType="end"/>
            </w:r>
          </w:hyperlink>
        </w:p>
        <w:p w14:paraId="47A3128E" w14:textId="7BC866E1"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318" w:name="_Ref436250096"/>
      <w:bookmarkStart w:id="1319" w:name="_Ref436250168"/>
      <w:bookmarkStart w:id="1320" w:name="_Toc485884492"/>
      <w:r>
        <w:lastRenderedPageBreak/>
        <w:t>October 1 (2) / Paopi 4: St. Bacchus</w:t>
      </w:r>
      <w:bookmarkEnd w:id="1317"/>
      <w:bookmarkEnd w:id="1318"/>
      <w:bookmarkEnd w:id="1319"/>
      <w:bookmarkEnd w:id="1320"/>
    </w:p>
    <w:p w14:paraId="5652177B" w14:textId="579A358D" w:rsidR="003037B8" w:rsidRDefault="003037B8" w:rsidP="003037B8">
      <w:pPr>
        <w:pStyle w:val="Heading4"/>
      </w:pPr>
      <w:bookmarkStart w:id="1321"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bookmarkStart w:id="1322" w:name="_Ref459401216"/>
      <w:r>
        <w:t>The Doxology</w:t>
      </w:r>
      <w:r w:rsidR="00B46E6E">
        <w:t xml:space="preserve"> for Sts. Sergius and Bacchus</w:t>
      </w:r>
      <w:bookmarkEnd w:id="1321"/>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323"/>
            <w:r>
              <w:t>heroes</w:t>
            </w:r>
            <w:commentRangeEnd w:id="1323"/>
            <w:r>
              <w:rPr>
                <w:rStyle w:val="CommentReference"/>
                <w:rFonts w:ascii="Times New Roman" w:eastAsiaTheme="minorHAnsi" w:hAnsi="Times New Roman" w:cstheme="minorBidi"/>
                <w:color w:val="auto"/>
              </w:rPr>
              <w:commentReference w:id="1323"/>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rsidRPr="00745B45" w14:paraId="16891A30" w14:textId="77777777" w:rsidTr="0056261A">
        <w:trPr>
          <w:cantSplit/>
          <w:jc w:val="center"/>
        </w:trPr>
        <w:tc>
          <w:tcPr>
            <w:tcW w:w="288" w:type="dxa"/>
          </w:tcPr>
          <w:p w14:paraId="7099C805" w14:textId="77777777" w:rsidR="0056261A" w:rsidRPr="00745B45" w:rsidRDefault="0056261A" w:rsidP="0056261A">
            <w:pPr>
              <w:pStyle w:val="CopticCross"/>
              <w:rPr>
                <w:rFonts w:ascii="FreeSerifAvvaShenouda" w:hAnsi="FreeSerifAvvaShenouda"/>
              </w:rPr>
            </w:pPr>
          </w:p>
        </w:tc>
        <w:tc>
          <w:tcPr>
            <w:tcW w:w="3960" w:type="dxa"/>
          </w:tcPr>
          <w:p w14:paraId="6EC148F6"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Let us assemble, O people</w:t>
            </w:r>
          </w:p>
          <w:p w14:paraId="4F78F89D"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Who love Jesus Christ, our God,</w:t>
            </w:r>
          </w:p>
          <w:p w14:paraId="63EACCD0" w14:textId="77777777"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To honour these martyres:</w:t>
            </w:r>
          </w:p>
          <w:p w14:paraId="274D8751" w14:textId="449D5C4D" w:rsidR="0056261A" w:rsidRPr="00745B45" w:rsidRDefault="0056261A" w:rsidP="0056261A">
            <w:pPr>
              <w:pStyle w:val="EngHang"/>
              <w:rPr>
                <w:rFonts w:ascii="FreeSerifAvvaShenouda" w:eastAsia="Arial Unicode MS" w:hAnsi="FreeSerifAvvaShenouda"/>
              </w:rPr>
            </w:pPr>
            <w:r w:rsidRPr="00745B45">
              <w:rPr>
                <w:rFonts w:ascii="FreeSerifAvvaShenouda" w:eastAsia="Arial Unicode MS" w:hAnsi="FreeSerifAvvaShenouda"/>
              </w:rPr>
              <w:t>Saints Sergius and Bacchus. Alleluia, alleluia, alleluia.</w:t>
            </w:r>
          </w:p>
        </w:tc>
        <w:tc>
          <w:tcPr>
            <w:tcW w:w="288" w:type="dxa"/>
          </w:tcPr>
          <w:p w14:paraId="644CEAD1" w14:textId="77777777" w:rsidR="0056261A" w:rsidRPr="00745B45" w:rsidRDefault="0056261A" w:rsidP="0056261A">
            <w:pPr>
              <w:rPr>
                <w:rFonts w:ascii="FreeSerifAvvaShenouda" w:hAnsi="FreeSerifAvvaShenouda"/>
              </w:rPr>
            </w:pPr>
          </w:p>
        </w:tc>
        <w:tc>
          <w:tcPr>
            <w:tcW w:w="288" w:type="dxa"/>
          </w:tcPr>
          <w:p w14:paraId="75D93D32" w14:textId="77777777" w:rsidR="0056261A" w:rsidRPr="00745B45" w:rsidRDefault="0056261A" w:rsidP="0056261A">
            <w:pPr>
              <w:pStyle w:val="CopticCross"/>
              <w:rPr>
                <w:rFonts w:ascii="FreeSerifAvvaShenouda" w:eastAsia="Arial Unicode MS" w:hAnsi="FreeSerifAvvaShenouda" w:cs="Arial Unicode MS"/>
              </w:rPr>
            </w:pPr>
          </w:p>
        </w:tc>
        <w:tc>
          <w:tcPr>
            <w:tcW w:w="3960" w:type="dxa"/>
          </w:tcPr>
          <w:p w14:paraId="77011681" w14:textId="77777777" w:rsidR="0056261A" w:rsidRPr="00745B45" w:rsidRDefault="0056261A" w:rsidP="0056261A">
            <w:pPr>
              <w:pStyle w:val="CopticVersemulti-line"/>
            </w:pPr>
            <w:r w:rsidRPr="00745B45">
              <w:t>Ⲙⲁⲣⲉⲛⲑⲱⲟⲩϯ ⲱ̀ ⲛⲓⲗⲁⲟⲥ:</w:t>
            </w:r>
          </w:p>
          <w:p w14:paraId="29B4DA0D" w14:textId="77777777" w:rsidR="0056261A" w:rsidRPr="00745B45" w:rsidRDefault="0056261A" w:rsidP="0056261A">
            <w:pPr>
              <w:pStyle w:val="CopticVersemulti-line"/>
            </w:pPr>
            <w:r w:rsidRPr="00745B45">
              <w:t>ⲙ̀ⲙⲁⲓⲛⲟⲩϯ Ⲓⲏⲥⲟⲩⲥ Ⲡⲓⲭ̀ⲣⲓⲥⲧⲟⲥ:</w:t>
            </w:r>
          </w:p>
          <w:p w14:paraId="5153737C" w14:textId="77777777" w:rsidR="0056261A" w:rsidRPr="00745B45" w:rsidRDefault="0056261A" w:rsidP="0056261A">
            <w:pPr>
              <w:pStyle w:val="CopticVersemulti-line"/>
            </w:pPr>
            <w:r w:rsidRPr="00745B45">
              <w:t>ⲛ̀ⲧⲉⲛⲧⲁⲓⲟ̀ ⲛ̀ⲛⲁⲓⲙⲁⲣⲧⲩⲣⲟⲥ:</w:t>
            </w:r>
          </w:p>
          <w:p w14:paraId="298E6422" w14:textId="77777777" w:rsidR="0056261A" w:rsidRPr="00745B45" w:rsidRDefault="0056261A" w:rsidP="0056261A">
            <w:pPr>
              <w:pStyle w:val="CopticVersemulti-line"/>
            </w:pPr>
            <w:r w:rsidRPr="00745B45">
              <w:t xml:space="preserve">Ⲛⲓⲁⲅⲓⲟⲥ Ⲥⲉⲣⲅⲓⲟⲥ ⲛⲉⲙ Ⲃⲁⲭⲟⲥ: </w:t>
            </w:r>
          </w:p>
          <w:p w14:paraId="07F9D5BB" w14:textId="4B80DC40" w:rsidR="0056261A" w:rsidRPr="00745B45" w:rsidRDefault="0056261A" w:rsidP="0056261A">
            <w:pPr>
              <w:pStyle w:val="CopticVerse"/>
            </w:pPr>
            <w:r w:rsidRPr="00745B45">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bookmarkStart w:id="1324" w:name="_Toc485884493"/>
      <w:r>
        <w:t>October 4 (5) / Paopi 7: St. Paul of Tammoh</w:t>
      </w:r>
      <w:bookmarkEnd w:id="1324"/>
    </w:p>
    <w:p w14:paraId="307B5F3B" w14:textId="77777777" w:rsidR="0039635A" w:rsidRDefault="0039635A" w:rsidP="0039635A">
      <w:pPr>
        <w:pStyle w:val="Heading4"/>
      </w:pPr>
      <w:r>
        <w:t>The Doxology</w:t>
      </w:r>
    </w:p>
    <w:p w14:paraId="08012657" w14:textId="756D4AC4" w:rsidR="00FB36D8" w:rsidRPr="00FB36D8" w:rsidRDefault="00191A26" w:rsidP="00FB36D8">
      <w:pPr>
        <w:pStyle w:val="Rubric"/>
      </w:pPr>
      <w:r>
        <w:t xml:space="preserve">See </w:t>
      </w:r>
      <w:r>
        <w:fldChar w:fldCharType="begin"/>
      </w:r>
      <w:r>
        <w:instrText xml:space="preserve"> REF _Ref434490826 \h </w:instrText>
      </w:r>
      <w:r>
        <w:fldChar w:fldCharType="separate"/>
      </w:r>
      <w:r w:rsidR="000E2EAC">
        <w:t>The Doxology of St. Pishoy and St. Paul of Tammah</w:t>
      </w:r>
      <w:r>
        <w:fldChar w:fldCharType="end"/>
      </w:r>
      <w:r>
        <w:t xml:space="preserve">, page </w:t>
      </w:r>
      <w:r>
        <w:fldChar w:fldCharType="begin"/>
      </w:r>
      <w:r>
        <w:instrText xml:space="preserve"> PAGEREF _Ref434490826 \h </w:instrText>
      </w:r>
      <w:r>
        <w:fldChar w:fldCharType="separate"/>
      </w:r>
      <w:r w:rsidR="000E2EAC">
        <w:rPr>
          <w:noProof/>
        </w:rPr>
        <w:t>719</w:t>
      </w:r>
      <w:r>
        <w:fldChar w:fldCharType="end"/>
      </w:r>
      <w:r w:rsidR="00FB36D8">
        <w:t>.</w:t>
      </w:r>
    </w:p>
    <w:p w14:paraId="2F2896A9" w14:textId="77777777" w:rsidR="0081710C" w:rsidRDefault="0081710C" w:rsidP="0081710C">
      <w:pPr>
        <w:pStyle w:val="Heading3"/>
      </w:pPr>
      <w:bookmarkStart w:id="1325" w:name="_Toc485884494"/>
      <w:r>
        <w:t>October 7 (8) / Paopi 10: St. Sergius</w:t>
      </w:r>
      <w:bookmarkEnd w:id="1325"/>
    </w:p>
    <w:p w14:paraId="43289252" w14:textId="05636791"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E2EAC">
        <w:t>October 1 (2) / Paopi 4: St. Bacchus</w:t>
      </w:r>
      <w:r w:rsidR="00336170">
        <w:fldChar w:fldCharType="end"/>
      </w:r>
      <w:r>
        <w:t xml:space="preserve">, page </w:t>
      </w:r>
      <w:r>
        <w:fldChar w:fldCharType="begin"/>
      </w:r>
      <w:r>
        <w:instrText xml:space="preserve"> PAGEREF _Ref434561633 \h </w:instrText>
      </w:r>
      <w:r>
        <w:fldChar w:fldCharType="separate"/>
      </w:r>
      <w:r w:rsidR="000E2EAC">
        <w:rPr>
          <w:noProof/>
        </w:rPr>
        <w:t>775</w:t>
      </w:r>
      <w:r>
        <w:fldChar w:fldCharType="end"/>
      </w:r>
      <w:r w:rsidR="0081710C">
        <w:t>.</w:t>
      </w:r>
    </w:p>
    <w:p w14:paraId="0CF66909" w14:textId="39F79845" w:rsidR="008B74E6" w:rsidRDefault="008B74E6" w:rsidP="008B74E6">
      <w:pPr>
        <w:pStyle w:val="Heading3"/>
      </w:pPr>
      <w:bookmarkStart w:id="1326" w:name="_Toc485884495"/>
      <w:r>
        <w:lastRenderedPageBreak/>
        <w:t>October 8 (9) / Paopi 11: St. Pelagia</w:t>
      </w:r>
      <w:bookmarkEnd w:id="1326"/>
    </w:p>
    <w:p w14:paraId="6BEB9A40" w14:textId="6BC176D9" w:rsidR="008B74E6" w:rsidRDefault="008B74E6" w:rsidP="008B74E6">
      <w:pPr>
        <w:pStyle w:val="Heading4"/>
      </w:pPr>
      <w:bookmarkStart w:id="1327" w:name="_Ref465591664"/>
      <w:r>
        <w:t>The Doxology for St. Pelagia</w:t>
      </w:r>
      <w:r>
        <w:rPr>
          <w:rStyle w:val="FootnoteReference"/>
        </w:rPr>
        <w:footnoteReference w:id="991"/>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67777551" w14:textId="77777777" w:rsidTr="002A77A0">
        <w:trPr>
          <w:cantSplit/>
          <w:jc w:val="center"/>
        </w:trPr>
        <w:tc>
          <w:tcPr>
            <w:tcW w:w="288" w:type="dxa"/>
          </w:tcPr>
          <w:p w14:paraId="48898867" w14:textId="77777777" w:rsidR="008B74E6" w:rsidRDefault="008B74E6" w:rsidP="002A77A0">
            <w:pPr>
              <w:pStyle w:val="CopticCross"/>
            </w:pPr>
          </w:p>
        </w:tc>
        <w:tc>
          <w:tcPr>
            <w:tcW w:w="3960" w:type="dxa"/>
            <w:vAlign w:val="bottom"/>
          </w:tcPr>
          <w:p w14:paraId="66484EDB" w14:textId="77777777" w:rsidR="008B74E6" w:rsidRDefault="008B74E6" w:rsidP="008B74E6">
            <w:pPr>
              <w:pStyle w:val="EngHang"/>
            </w:pPr>
            <w:r>
              <w:t>The image of God</w:t>
            </w:r>
          </w:p>
          <w:p w14:paraId="2CA4ABC1" w14:textId="77777777" w:rsidR="008B74E6" w:rsidRDefault="008B74E6" w:rsidP="008B74E6">
            <w:pPr>
              <w:pStyle w:val="EngHang"/>
            </w:pPr>
            <w:r>
              <w:t>Was truly preserved in you, O Mother,</w:t>
            </w:r>
          </w:p>
          <w:p w14:paraId="2F55964C" w14:textId="77777777" w:rsidR="008B74E6" w:rsidRDefault="008B74E6" w:rsidP="008B74E6">
            <w:pPr>
              <w:pStyle w:val="EngHang"/>
            </w:pPr>
            <w:r>
              <w:t>For you took up the Cross</w:t>
            </w:r>
          </w:p>
          <w:p w14:paraId="1DEBBB71" w14:textId="0173B310" w:rsidR="008B74E6" w:rsidRDefault="008B74E6" w:rsidP="008B74E6">
            <w:pPr>
              <w:pStyle w:val="EngHangEnd"/>
            </w:pPr>
            <w:r>
              <w:t>And followed Christ.</w:t>
            </w:r>
          </w:p>
        </w:tc>
        <w:tc>
          <w:tcPr>
            <w:tcW w:w="288" w:type="dxa"/>
          </w:tcPr>
          <w:p w14:paraId="77829412" w14:textId="77777777" w:rsidR="008B74E6" w:rsidRDefault="008B74E6" w:rsidP="002A77A0"/>
        </w:tc>
      </w:tr>
      <w:tr w:rsidR="008B74E6" w14:paraId="7C796630" w14:textId="77777777" w:rsidTr="002A77A0">
        <w:trPr>
          <w:cantSplit/>
          <w:jc w:val="center"/>
        </w:trPr>
        <w:tc>
          <w:tcPr>
            <w:tcW w:w="288" w:type="dxa"/>
          </w:tcPr>
          <w:p w14:paraId="6CDC8B26" w14:textId="77777777" w:rsidR="008B74E6" w:rsidRDefault="008B74E6" w:rsidP="002A77A0">
            <w:pPr>
              <w:pStyle w:val="CopticCross"/>
            </w:pPr>
            <w:r w:rsidRPr="00FB5ACB">
              <w:t>¿</w:t>
            </w:r>
          </w:p>
        </w:tc>
        <w:tc>
          <w:tcPr>
            <w:tcW w:w="3960" w:type="dxa"/>
            <w:vAlign w:val="bottom"/>
          </w:tcPr>
          <w:p w14:paraId="46154D6A" w14:textId="77777777" w:rsidR="008B74E6" w:rsidRDefault="008B74E6" w:rsidP="008B74E6">
            <w:pPr>
              <w:pStyle w:val="EngHang"/>
            </w:pPr>
            <w:r>
              <w:t>By doing so, you taught us</w:t>
            </w:r>
          </w:p>
          <w:p w14:paraId="09AAF639" w14:textId="77777777" w:rsidR="008B74E6" w:rsidRDefault="008B74E6" w:rsidP="008B74E6">
            <w:pPr>
              <w:pStyle w:val="EngHang"/>
            </w:pPr>
            <w:r>
              <w:t>to disregard the flesh, which passes away,</w:t>
            </w:r>
          </w:p>
          <w:p w14:paraId="20B78D1F" w14:textId="77777777" w:rsidR="008B74E6" w:rsidRDefault="008B74E6" w:rsidP="008B74E6">
            <w:pPr>
              <w:pStyle w:val="EngHang"/>
            </w:pPr>
            <w:r>
              <w:t>And to care instead</w:t>
            </w:r>
          </w:p>
          <w:p w14:paraId="52424776" w14:textId="3CAD963C" w:rsidR="008B74E6" w:rsidRDefault="008B74E6" w:rsidP="008B74E6">
            <w:pPr>
              <w:pStyle w:val="EngHangEnd"/>
            </w:pPr>
            <w:r>
              <w:t>for the immortal soul.</w:t>
            </w:r>
          </w:p>
        </w:tc>
        <w:tc>
          <w:tcPr>
            <w:tcW w:w="288" w:type="dxa"/>
          </w:tcPr>
          <w:p w14:paraId="53BC5E45" w14:textId="77777777" w:rsidR="008B74E6" w:rsidRDefault="008B74E6" w:rsidP="002A77A0"/>
        </w:tc>
      </w:tr>
      <w:tr w:rsidR="008B74E6" w14:paraId="7F00388F" w14:textId="77777777" w:rsidTr="002A77A0">
        <w:trPr>
          <w:cantSplit/>
          <w:jc w:val="center"/>
        </w:trPr>
        <w:tc>
          <w:tcPr>
            <w:tcW w:w="288" w:type="dxa"/>
          </w:tcPr>
          <w:p w14:paraId="58523992" w14:textId="77777777" w:rsidR="008B74E6" w:rsidRDefault="008B74E6" w:rsidP="002A77A0">
            <w:pPr>
              <w:pStyle w:val="CopticCross"/>
            </w:pPr>
          </w:p>
        </w:tc>
        <w:tc>
          <w:tcPr>
            <w:tcW w:w="3960" w:type="dxa"/>
            <w:vAlign w:val="bottom"/>
          </w:tcPr>
          <w:p w14:paraId="643854B5" w14:textId="77777777" w:rsidR="008B74E6" w:rsidRDefault="008B74E6" w:rsidP="008B74E6">
            <w:pPr>
              <w:pStyle w:val="EngHang"/>
            </w:pPr>
            <w:r>
              <w:t>You wore out your body with</w:t>
            </w:r>
          </w:p>
          <w:p w14:paraId="04805B5E" w14:textId="77777777" w:rsidR="008B74E6" w:rsidRDefault="008B74E6" w:rsidP="008B74E6">
            <w:pPr>
              <w:pStyle w:val="EngHang"/>
            </w:pPr>
            <w:r>
              <w:t>fasting, vigils, and prayers,</w:t>
            </w:r>
          </w:p>
          <w:p w14:paraId="4DA5C028" w14:textId="77777777" w:rsidR="008B74E6" w:rsidRDefault="008B74E6" w:rsidP="008B74E6">
            <w:pPr>
              <w:pStyle w:val="EngHang"/>
            </w:pPr>
            <w:r>
              <w:t>Entreating the Creator to</w:t>
            </w:r>
          </w:p>
          <w:p w14:paraId="6749BB1A" w14:textId="6AC9A27C" w:rsidR="008B74E6" w:rsidRDefault="008B74E6" w:rsidP="008B74E6">
            <w:pPr>
              <w:pStyle w:val="EngHangEnd"/>
            </w:pPr>
            <w:r>
              <w:t>Completely forgive your deeds.</w:t>
            </w:r>
          </w:p>
        </w:tc>
        <w:tc>
          <w:tcPr>
            <w:tcW w:w="288" w:type="dxa"/>
          </w:tcPr>
          <w:p w14:paraId="129BD327" w14:textId="77777777" w:rsidR="008B74E6" w:rsidRDefault="008B74E6" w:rsidP="002A77A0"/>
        </w:tc>
      </w:tr>
      <w:tr w:rsidR="008B74E6" w14:paraId="749B2988" w14:textId="77777777" w:rsidTr="002A77A0">
        <w:trPr>
          <w:cantSplit/>
          <w:jc w:val="center"/>
        </w:trPr>
        <w:tc>
          <w:tcPr>
            <w:tcW w:w="288" w:type="dxa"/>
          </w:tcPr>
          <w:p w14:paraId="4686CB65" w14:textId="77777777" w:rsidR="008B74E6" w:rsidRDefault="008B74E6" w:rsidP="002A77A0">
            <w:pPr>
              <w:pStyle w:val="CopticCross"/>
            </w:pPr>
            <w:r w:rsidRPr="00FB5ACB">
              <w:t>¿</w:t>
            </w:r>
          </w:p>
        </w:tc>
        <w:tc>
          <w:tcPr>
            <w:tcW w:w="3960" w:type="dxa"/>
            <w:vAlign w:val="bottom"/>
          </w:tcPr>
          <w:p w14:paraId="349E29C7" w14:textId="77777777" w:rsidR="008B74E6" w:rsidRDefault="008B74E6" w:rsidP="008B74E6">
            <w:pPr>
              <w:pStyle w:val="EngHang"/>
            </w:pPr>
            <w:r>
              <w:t>You accomplished this,</w:t>
            </w:r>
          </w:p>
          <w:p w14:paraId="26AF6187" w14:textId="77777777" w:rsidR="008B74E6" w:rsidRDefault="008B74E6" w:rsidP="008B74E6">
            <w:pPr>
              <w:pStyle w:val="EngHang"/>
            </w:pPr>
            <w:r>
              <w:t>O holy Mother Pelagia,</w:t>
            </w:r>
          </w:p>
          <w:p w14:paraId="5A0982D0" w14:textId="77777777" w:rsidR="008B74E6" w:rsidRDefault="008B74E6" w:rsidP="008B74E6">
            <w:pPr>
              <w:pStyle w:val="EngHang"/>
            </w:pPr>
            <w:r>
              <w:t>And so showed us</w:t>
            </w:r>
          </w:p>
          <w:p w14:paraId="41BCF9A5" w14:textId="39EC4493" w:rsidR="008B74E6" w:rsidRDefault="008B74E6" w:rsidP="008B74E6">
            <w:pPr>
              <w:pStyle w:val="EngHangEnd"/>
            </w:pPr>
            <w:r>
              <w:t>The way to repentance.</w:t>
            </w:r>
          </w:p>
        </w:tc>
        <w:tc>
          <w:tcPr>
            <w:tcW w:w="288" w:type="dxa"/>
          </w:tcPr>
          <w:p w14:paraId="09C20DE1" w14:textId="77777777" w:rsidR="008B74E6" w:rsidRDefault="008B74E6" w:rsidP="002A77A0"/>
        </w:tc>
      </w:tr>
      <w:tr w:rsidR="008B74E6" w14:paraId="55B72EBB" w14:textId="77777777" w:rsidTr="002A77A0">
        <w:trPr>
          <w:cantSplit/>
          <w:jc w:val="center"/>
        </w:trPr>
        <w:tc>
          <w:tcPr>
            <w:tcW w:w="288" w:type="dxa"/>
          </w:tcPr>
          <w:p w14:paraId="7F953A77" w14:textId="77777777" w:rsidR="008B74E6" w:rsidRDefault="008B74E6" w:rsidP="002A77A0">
            <w:pPr>
              <w:pStyle w:val="CopticCross"/>
            </w:pPr>
          </w:p>
        </w:tc>
        <w:tc>
          <w:tcPr>
            <w:tcW w:w="3960" w:type="dxa"/>
            <w:vAlign w:val="bottom"/>
          </w:tcPr>
          <w:p w14:paraId="44F4EA33" w14:textId="77777777" w:rsidR="008B74E6" w:rsidRDefault="008B74E6" w:rsidP="008B74E6">
            <w:pPr>
              <w:pStyle w:val="EngHang"/>
            </w:pPr>
            <w:r>
              <w:t>Hail to you, O holy ascetic,</w:t>
            </w:r>
          </w:p>
          <w:p w14:paraId="3E3453E8" w14:textId="77777777" w:rsidR="008B74E6" w:rsidRDefault="008B74E6" w:rsidP="008B74E6">
            <w:pPr>
              <w:pStyle w:val="EngHang"/>
            </w:pPr>
            <w:r>
              <w:t>Your spirit,</w:t>
            </w:r>
          </w:p>
          <w:p w14:paraId="769D977F" w14:textId="77777777" w:rsidR="008B74E6" w:rsidRDefault="008B74E6" w:rsidP="008B74E6">
            <w:pPr>
              <w:pStyle w:val="EngHang"/>
            </w:pPr>
            <w:r>
              <w:t>O venerable Pelagia,</w:t>
            </w:r>
          </w:p>
          <w:p w14:paraId="59E6285F" w14:textId="16C9CB5D" w:rsidR="008B74E6" w:rsidRPr="00A40E4E" w:rsidRDefault="008B74E6" w:rsidP="008B74E6">
            <w:pPr>
              <w:pStyle w:val="EngHangEnd"/>
            </w:pPr>
            <w:r>
              <w:t>Rejoices with the angels.</w:t>
            </w:r>
          </w:p>
        </w:tc>
        <w:tc>
          <w:tcPr>
            <w:tcW w:w="288" w:type="dxa"/>
          </w:tcPr>
          <w:p w14:paraId="6DA7B427" w14:textId="77777777" w:rsidR="008B74E6" w:rsidRDefault="008B74E6" w:rsidP="002A77A0"/>
        </w:tc>
      </w:tr>
      <w:tr w:rsidR="008B74E6" w14:paraId="4E961647" w14:textId="77777777" w:rsidTr="002A77A0">
        <w:trPr>
          <w:cantSplit/>
          <w:trHeight w:val="1366"/>
          <w:jc w:val="center"/>
        </w:trPr>
        <w:tc>
          <w:tcPr>
            <w:tcW w:w="288" w:type="dxa"/>
          </w:tcPr>
          <w:p w14:paraId="6F88B1CB" w14:textId="77777777" w:rsidR="008B74E6" w:rsidRDefault="008B74E6" w:rsidP="002A77A0">
            <w:pPr>
              <w:pStyle w:val="CopticCross"/>
            </w:pPr>
            <w:r w:rsidRPr="00FB5ACB">
              <w:lastRenderedPageBreak/>
              <w:t>¿</w:t>
            </w:r>
          </w:p>
        </w:tc>
        <w:tc>
          <w:tcPr>
            <w:tcW w:w="3960" w:type="dxa"/>
            <w:vAlign w:val="bottom"/>
          </w:tcPr>
          <w:p w14:paraId="4016CA0B" w14:textId="77777777" w:rsidR="008B74E6" w:rsidRDefault="008B74E6" w:rsidP="008B74E6">
            <w:pPr>
              <w:pStyle w:val="EngHang"/>
            </w:pPr>
            <w:r>
              <w:t>Pray to the Lord on our behalf,</w:t>
            </w:r>
          </w:p>
          <w:p w14:paraId="5C2685DB" w14:textId="77777777" w:rsidR="008B74E6" w:rsidRDefault="008B74E6" w:rsidP="008B74E6">
            <w:pPr>
              <w:pStyle w:val="EngHang"/>
            </w:pPr>
            <w:r>
              <w:t>O Bride of Christ,</w:t>
            </w:r>
          </w:p>
          <w:p w14:paraId="7249FDA5" w14:textId="77777777" w:rsidR="008B74E6" w:rsidRDefault="008B74E6" w:rsidP="008B74E6">
            <w:pPr>
              <w:pStyle w:val="EngHang"/>
            </w:pPr>
            <w:r>
              <w:t>The truly holy, Palagia,</w:t>
            </w:r>
          </w:p>
          <w:p w14:paraId="7DD3E37F" w14:textId="1B949C07" w:rsidR="008B74E6" w:rsidRDefault="008B74E6" w:rsidP="008B74E6">
            <w:pPr>
              <w:pStyle w:val="EngHangEnd"/>
            </w:pPr>
            <w:r>
              <w:t>That He may forgive us our sins.</w:t>
            </w:r>
          </w:p>
        </w:tc>
        <w:tc>
          <w:tcPr>
            <w:tcW w:w="288" w:type="dxa"/>
          </w:tcPr>
          <w:p w14:paraId="44CB840F" w14:textId="77777777" w:rsidR="008B74E6" w:rsidRDefault="008B74E6" w:rsidP="002A77A0"/>
        </w:tc>
      </w:tr>
    </w:tbl>
    <w:p w14:paraId="7F46B49C" w14:textId="10604B94" w:rsidR="003765FB" w:rsidRDefault="003765FB" w:rsidP="003765FB">
      <w:pPr>
        <w:pStyle w:val="Heading3"/>
      </w:pPr>
      <w:bookmarkStart w:id="1328" w:name="_Toc485884496"/>
      <w:r>
        <w:t>October 9 (10) / Paopi 12: St. Matthew the Evangelist</w:t>
      </w:r>
    </w:p>
    <w:p w14:paraId="10208F5D" w14:textId="453EFD6A" w:rsidR="003765FB" w:rsidRDefault="003765FB" w:rsidP="003765FB">
      <w:pPr>
        <w:pStyle w:val="Heading4"/>
      </w:pPr>
      <w:bookmarkStart w:id="1329" w:name="_Ref485885284"/>
      <w:r>
        <w:t>The Doxology for St. Matthew the Evangelist</w:t>
      </w:r>
      <w:r>
        <w:rPr>
          <w:rStyle w:val="FootnoteReference"/>
        </w:rPr>
        <w:footnoteReference w:id="992"/>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65FB" w14:paraId="718D517B" w14:textId="77777777" w:rsidTr="006E2175">
        <w:trPr>
          <w:cantSplit/>
          <w:jc w:val="center"/>
        </w:trPr>
        <w:tc>
          <w:tcPr>
            <w:tcW w:w="288" w:type="dxa"/>
          </w:tcPr>
          <w:p w14:paraId="4C288CE5" w14:textId="77777777" w:rsidR="003765FB" w:rsidRDefault="003765FB" w:rsidP="003462CF">
            <w:pPr>
              <w:pStyle w:val="CopticCross"/>
            </w:pPr>
          </w:p>
        </w:tc>
        <w:tc>
          <w:tcPr>
            <w:tcW w:w="3960" w:type="dxa"/>
            <w:vAlign w:val="bottom"/>
          </w:tcPr>
          <w:p w14:paraId="7CA5E578" w14:textId="77777777" w:rsidR="003765FB" w:rsidRDefault="003765FB" w:rsidP="003765FB">
            <w:pPr>
              <w:pStyle w:val="EngHang"/>
            </w:pPr>
            <w:r>
              <w:t>With great zeal,</w:t>
            </w:r>
          </w:p>
          <w:p w14:paraId="69525990" w14:textId="459A5B6C" w:rsidR="003765FB" w:rsidRDefault="003765FB" w:rsidP="003462CF">
            <w:pPr>
              <w:pStyle w:val="EngHang"/>
            </w:pPr>
            <w:r>
              <w:t>You followed Christ the Master,</w:t>
            </w:r>
          </w:p>
          <w:p w14:paraId="112556BA" w14:textId="45C8F0BD" w:rsidR="003765FB" w:rsidRDefault="003765FB" w:rsidP="003462CF">
            <w:pPr>
              <w:pStyle w:val="EngHang"/>
            </w:pPr>
            <w:r>
              <w:t>Who in His goodness</w:t>
            </w:r>
          </w:p>
          <w:p w14:paraId="1742C746" w14:textId="42D3B2D6" w:rsidR="003765FB" w:rsidRDefault="003765FB" w:rsidP="003462CF">
            <w:pPr>
              <w:pStyle w:val="EngHangEnd"/>
            </w:pPr>
            <w:r>
              <w:t>Appeared on earth to mankind.</w:t>
            </w:r>
          </w:p>
        </w:tc>
        <w:tc>
          <w:tcPr>
            <w:tcW w:w="288" w:type="dxa"/>
          </w:tcPr>
          <w:p w14:paraId="77E399B9" w14:textId="77777777" w:rsidR="003765FB" w:rsidRDefault="003765FB" w:rsidP="003462CF"/>
        </w:tc>
      </w:tr>
      <w:tr w:rsidR="003765FB" w14:paraId="1922F7C7" w14:textId="77777777" w:rsidTr="006E2175">
        <w:trPr>
          <w:cantSplit/>
          <w:jc w:val="center"/>
        </w:trPr>
        <w:tc>
          <w:tcPr>
            <w:tcW w:w="288" w:type="dxa"/>
          </w:tcPr>
          <w:p w14:paraId="557BBE83" w14:textId="77777777" w:rsidR="003765FB" w:rsidRDefault="003765FB" w:rsidP="003462CF">
            <w:pPr>
              <w:pStyle w:val="CopticCross"/>
            </w:pPr>
            <w:r w:rsidRPr="00FB5ACB">
              <w:t>¿</w:t>
            </w:r>
          </w:p>
        </w:tc>
        <w:tc>
          <w:tcPr>
            <w:tcW w:w="3960" w:type="dxa"/>
            <w:vAlign w:val="bottom"/>
          </w:tcPr>
          <w:p w14:paraId="06E67972" w14:textId="567CABF3" w:rsidR="003765FB" w:rsidRDefault="003765FB" w:rsidP="003462CF">
            <w:pPr>
              <w:pStyle w:val="EngHang"/>
            </w:pPr>
            <w:r>
              <w:t>He summoned you</w:t>
            </w:r>
          </w:p>
          <w:p w14:paraId="07DD7A20" w14:textId="62842102" w:rsidR="003765FB" w:rsidRDefault="003765FB" w:rsidP="003462CF">
            <w:pPr>
              <w:pStyle w:val="EngHang"/>
            </w:pPr>
            <w:r>
              <w:t>From the custom house,</w:t>
            </w:r>
          </w:p>
          <w:p w14:paraId="01F33301" w14:textId="7AAE803C" w:rsidR="003765FB" w:rsidRDefault="003765FB" w:rsidP="003462CF">
            <w:pPr>
              <w:pStyle w:val="EngHang"/>
            </w:pPr>
            <w:r>
              <w:t>And revealed you</w:t>
            </w:r>
          </w:p>
          <w:p w14:paraId="52CDAF94" w14:textId="3FAB6D7D" w:rsidR="003765FB" w:rsidRDefault="003765FB" w:rsidP="003462CF">
            <w:pPr>
              <w:pStyle w:val="EngHangEnd"/>
            </w:pPr>
            <w:r>
              <w:t>As an elect Apostle:</w:t>
            </w:r>
          </w:p>
        </w:tc>
        <w:tc>
          <w:tcPr>
            <w:tcW w:w="288" w:type="dxa"/>
          </w:tcPr>
          <w:p w14:paraId="37D59E34" w14:textId="77777777" w:rsidR="003765FB" w:rsidRDefault="003765FB" w:rsidP="003462CF"/>
        </w:tc>
      </w:tr>
      <w:tr w:rsidR="003765FB" w14:paraId="5C24BE12" w14:textId="77777777" w:rsidTr="006E2175">
        <w:trPr>
          <w:cantSplit/>
          <w:jc w:val="center"/>
        </w:trPr>
        <w:tc>
          <w:tcPr>
            <w:tcW w:w="288" w:type="dxa"/>
          </w:tcPr>
          <w:p w14:paraId="6D883A53" w14:textId="77777777" w:rsidR="003765FB" w:rsidRDefault="003765FB" w:rsidP="003462CF">
            <w:pPr>
              <w:pStyle w:val="CopticCross"/>
            </w:pPr>
          </w:p>
        </w:tc>
        <w:tc>
          <w:tcPr>
            <w:tcW w:w="3960" w:type="dxa"/>
            <w:vAlign w:val="bottom"/>
          </w:tcPr>
          <w:p w14:paraId="452470F6" w14:textId="5488659C" w:rsidR="003765FB" w:rsidRDefault="003765FB" w:rsidP="003462CF">
            <w:pPr>
              <w:pStyle w:val="EngHang"/>
            </w:pPr>
            <w:r>
              <w:t>As an Evangelist,</w:t>
            </w:r>
          </w:p>
          <w:p w14:paraId="6F2C7602" w14:textId="0C26BCC4" w:rsidR="003765FB" w:rsidRDefault="003765FB" w:rsidP="003462CF">
            <w:pPr>
              <w:pStyle w:val="EngHang"/>
            </w:pPr>
            <w:r>
              <w:t>As the proclaimer</w:t>
            </w:r>
          </w:p>
          <w:p w14:paraId="0C51B199" w14:textId="0076BEBB" w:rsidR="003765FB" w:rsidRDefault="003765FB" w:rsidP="003462CF">
            <w:pPr>
              <w:pStyle w:val="EngHang"/>
            </w:pPr>
            <w:r>
              <w:t>Of the Gospel</w:t>
            </w:r>
          </w:p>
          <w:p w14:paraId="17B818CD" w14:textId="5C4AF489" w:rsidR="003765FB" w:rsidRDefault="003765FB" w:rsidP="003765FB">
            <w:pPr>
              <w:pStyle w:val="EngHangEnd"/>
            </w:pPr>
            <w:r>
              <w:t>To the whole world!</w:t>
            </w:r>
          </w:p>
        </w:tc>
        <w:tc>
          <w:tcPr>
            <w:tcW w:w="288" w:type="dxa"/>
          </w:tcPr>
          <w:p w14:paraId="0C9C1D82" w14:textId="77777777" w:rsidR="003765FB" w:rsidRDefault="003765FB" w:rsidP="003462CF"/>
        </w:tc>
      </w:tr>
      <w:tr w:rsidR="003765FB" w14:paraId="5B2485D6" w14:textId="77777777" w:rsidTr="006E2175">
        <w:trPr>
          <w:cantSplit/>
          <w:jc w:val="center"/>
        </w:trPr>
        <w:tc>
          <w:tcPr>
            <w:tcW w:w="288" w:type="dxa"/>
          </w:tcPr>
          <w:p w14:paraId="089C9B13" w14:textId="77777777" w:rsidR="003765FB" w:rsidRDefault="003765FB" w:rsidP="003462CF">
            <w:pPr>
              <w:pStyle w:val="CopticCross"/>
            </w:pPr>
            <w:r w:rsidRPr="00FB5ACB">
              <w:t>¿</w:t>
            </w:r>
          </w:p>
        </w:tc>
        <w:tc>
          <w:tcPr>
            <w:tcW w:w="3960" w:type="dxa"/>
            <w:vAlign w:val="bottom"/>
          </w:tcPr>
          <w:p w14:paraId="041F3718" w14:textId="25CCA28F" w:rsidR="003765FB" w:rsidRDefault="003765FB" w:rsidP="003462CF">
            <w:pPr>
              <w:pStyle w:val="EngHang"/>
            </w:pPr>
            <w:r>
              <w:t>You cast aside the bonds</w:t>
            </w:r>
          </w:p>
          <w:p w14:paraId="368519FF" w14:textId="2E65009B" w:rsidR="003765FB" w:rsidRDefault="003765FB" w:rsidP="003462CF">
            <w:pPr>
              <w:pStyle w:val="EngHang"/>
            </w:pPr>
            <w:r>
              <w:t>Of the custom house,</w:t>
            </w:r>
          </w:p>
          <w:p w14:paraId="73D5108C" w14:textId="126705EE" w:rsidR="003765FB" w:rsidRDefault="003765FB" w:rsidP="003462CF">
            <w:pPr>
              <w:pStyle w:val="EngHang"/>
            </w:pPr>
            <w:r>
              <w:t>For the yoke of</w:t>
            </w:r>
          </w:p>
          <w:p w14:paraId="3C914D90" w14:textId="33AB1147" w:rsidR="003765FB" w:rsidRDefault="003765FB" w:rsidP="003462CF">
            <w:pPr>
              <w:pStyle w:val="EngHangEnd"/>
            </w:pPr>
            <w:r>
              <w:t>Justice and righteousness,</w:t>
            </w:r>
          </w:p>
        </w:tc>
        <w:tc>
          <w:tcPr>
            <w:tcW w:w="288" w:type="dxa"/>
          </w:tcPr>
          <w:p w14:paraId="2D596FD8" w14:textId="77777777" w:rsidR="003765FB" w:rsidRDefault="003765FB" w:rsidP="003462CF"/>
        </w:tc>
      </w:tr>
      <w:tr w:rsidR="003765FB" w14:paraId="01F4AC81" w14:textId="77777777" w:rsidTr="006E2175">
        <w:trPr>
          <w:cantSplit/>
          <w:jc w:val="center"/>
        </w:trPr>
        <w:tc>
          <w:tcPr>
            <w:tcW w:w="288" w:type="dxa"/>
          </w:tcPr>
          <w:p w14:paraId="232F50D0" w14:textId="77777777" w:rsidR="003765FB" w:rsidRDefault="003765FB" w:rsidP="003462CF">
            <w:pPr>
              <w:pStyle w:val="CopticCross"/>
            </w:pPr>
          </w:p>
        </w:tc>
        <w:tc>
          <w:tcPr>
            <w:tcW w:w="3960" w:type="dxa"/>
            <w:vAlign w:val="bottom"/>
          </w:tcPr>
          <w:p w14:paraId="2F97E413" w14:textId="35D9C039" w:rsidR="003765FB" w:rsidRDefault="003765FB" w:rsidP="003765FB">
            <w:pPr>
              <w:pStyle w:val="EngHang"/>
            </w:pPr>
            <w:r>
              <w:t>You were revealed</w:t>
            </w:r>
          </w:p>
          <w:p w14:paraId="7DB00C57" w14:textId="6A2C58BC" w:rsidR="003765FB" w:rsidRDefault="003765FB" w:rsidP="003765FB">
            <w:pPr>
              <w:pStyle w:val="EngHang"/>
            </w:pPr>
            <w:r>
              <w:t>As a wise merchant,</w:t>
            </w:r>
          </w:p>
          <w:p w14:paraId="42550E19" w14:textId="4164EEAD" w:rsidR="003765FB" w:rsidRDefault="003765FB" w:rsidP="003765FB">
            <w:pPr>
              <w:pStyle w:val="EngHang"/>
            </w:pPr>
            <w:r>
              <w:t>Exchanging corruption for incorruption,</w:t>
            </w:r>
          </w:p>
          <w:p w14:paraId="2E07DCF9" w14:textId="1DA8F2B0" w:rsidR="003765FB" w:rsidRPr="00A40E4E" w:rsidRDefault="003765FB" w:rsidP="003462CF">
            <w:pPr>
              <w:pStyle w:val="EngHangEnd"/>
            </w:pPr>
            <w:r>
              <w:t>Rich in wisdom from on high.</w:t>
            </w:r>
          </w:p>
        </w:tc>
        <w:tc>
          <w:tcPr>
            <w:tcW w:w="288" w:type="dxa"/>
          </w:tcPr>
          <w:p w14:paraId="7EB507AE" w14:textId="77777777" w:rsidR="003765FB" w:rsidRDefault="003765FB" w:rsidP="003462CF"/>
        </w:tc>
      </w:tr>
      <w:tr w:rsidR="003765FB" w14:paraId="3C63A5D3" w14:textId="77777777" w:rsidTr="006E2175">
        <w:trPr>
          <w:cantSplit/>
          <w:trHeight w:val="1366"/>
          <w:jc w:val="center"/>
        </w:trPr>
        <w:tc>
          <w:tcPr>
            <w:tcW w:w="288" w:type="dxa"/>
          </w:tcPr>
          <w:p w14:paraId="228A81F2" w14:textId="77777777" w:rsidR="003765FB" w:rsidRDefault="003765FB" w:rsidP="003462CF">
            <w:pPr>
              <w:pStyle w:val="CopticCross"/>
            </w:pPr>
            <w:r w:rsidRPr="00FB5ACB">
              <w:lastRenderedPageBreak/>
              <w:t>¿</w:t>
            </w:r>
          </w:p>
        </w:tc>
        <w:tc>
          <w:tcPr>
            <w:tcW w:w="3960" w:type="dxa"/>
            <w:vAlign w:val="bottom"/>
          </w:tcPr>
          <w:p w14:paraId="7BE33B1B" w14:textId="241F11ED" w:rsidR="003765FB" w:rsidRDefault="003765FB" w:rsidP="003462CF">
            <w:pPr>
              <w:pStyle w:val="EngHang"/>
            </w:pPr>
            <w:r>
              <w:t>You proclaimed the word of truth,</w:t>
            </w:r>
          </w:p>
          <w:p w14:paraId="56FF69E4" w14:textId="14296E33" w:rsidR="003765FB" w:rsidRDefault="003765FB" w:rsidP="003462CF">
            <w:pPr>
              <w:pStyle w:val="EngHang"/>
            </w:pPr>
            <w:r>
              <w:t>And roused our slothful souls</w:t>
            </w:r>
          </w:p>
          <w:p w14:paraId="147560E3" w14:textId="123C82DE" w:rsidR="003765FB" w:rsidRDefault="003765FB" w:rsidP="003462CF">
            <w:pPr>
              <w:pStyle w:val="EngHang"/>
            </w:pPr>
            <w:r>
              <w:t>By writing of</w:t>
            </w:r>
          </w:p>
          <w:p w14:paraId="575F6B5A" w14:textId="25F4B086" w:rsidR="003765FB" w:rsidRDefault="003765FB" w:rsidP="003462CF">
            <w:pPr>
              <w:pStyle w:val="EngHangEnd"/>
            </w:pPr>
            <w:r>
              <w:t>The hour of judgment.</w:t>
            </w:r>
          </w:p>
        </w:tc>
        <w:tc>
          <w:tcPr>
            <w:tcW w:w="288" w:type="dxa"/>
          </w:tcPr>
          <w:p w14:paraId="02A62EF2" w14:textId="77777777" w:rsidR="003765FB" w:rsidRDefault="003765FB" w:rsidP="003462CF"/>
        </w:tc>
      </w:tr>
      <w:tr w:rsidR="006E2175" w14:paraId="0EAD077E" w14:textId="77777777" w:rsidTr="006E2175">
        <w:trPr>
          <w:cantSplit/>
          <w:trHeight w:val="1366"/>
          <w:jc w:val="center"/>
        </w:trPr>
        <w:tc>
          <w:tcPr>
            <w:tcW w:w="288" w:type="dxa"/>
          </w:tcPr>
          <w:p w14:paraId="57A6682B" w14:textId="77777777" w:rsidR="006E2175" w:rsidRPr="00FB5ACB" w:rsidRDefault="006E2175" w:rsidP="003462CF">
            <w:pPr>
              <w:pStyle w:val="CopticCross"/>
            </w:pPr>
          </w:p>
        </w:tc>
        <w:tc>
          <w:tcPr>
            <w:tcW w:w="3960" w:type="dxa"/>
            <w:vAlign w:val="bottom"/>
          </w:tcPr>
          <w:p w14:paraId="6D3E5050" w14:textId="77777777" w:rsidR="006E2175" w:rsidRDefault="006E2175" w:rsidP="003462CF">
            <w:pPr>
              <w:pStyle w:val="EngHang"/>
            </w:pPr>
            <w:r>
              <w:t>Pray to the Lord on our behalf,</w:t>
            </w:r>
          </w:p>
          <w:p w14:paraId="3893DCC8" w14:textId="77777777" w:rsidR="006E2175" w:rsidRDefault="006E2175" w:rsidP="003462CF">
            <w:pPr>
              <w:pStyle w:val="EngHang"/>
            </w:pPr>
            <w:r>
              <w:t>My lord and father, the Apostle,</w:t>
            </w:r>
          </w:p>
          <w:p w14:paraId="74465223" w14:textId="77777777" w:rsidR="006E2175" w:rsidRDefault="006E2175" w:rsidP="003462CF">
            <w:pPr>
              <w:pStyle w:val="EngHang"/>
            </w:pPr>
            <w:r>
              <w:t>St. Matthew the Evangelist,</w:t>
            </w:r>
          </w:p>
          <w:p w14:paraId="25F70D51" w14:textId="2E7B66B2" w:rsidR="006E2175" w:rsidRDefault="006E2175" w:rsidP="006E2175">
            <w:pPr>
              <w:pStyle w:val="EngHangEnd"/>
            </w:pPr>
            <w:r>
              <w:t>That He may forgive us our sins.</w:t>
            </w:r>
          </w:p>
        </w:tc>
        <w:tc>
          <w:tcPr>
            <w:tcW w:w="288" w:type="dxa"/>
          </w:tcPr>
          <w:p w14:paraId="11C6B226" w14:textId="77777777" w:rsidR="006E2175" w:rsidRDefault="006E2175" w:rsidP="003462CF"/>
        </w:tc>
      </w:tr>
    </w:tbl>
    <w:p w14:paraId="06822979" w14:textId="1EE7AD56" w:rsidR="00B637D8" w:rsidRDefault="00B637D8" w:rsidP="00B637D8">
      <w:pPr>
        <w:pStyle w:val="Heading3"/>
      </w:pPr>
      <w:r>
        <w:t xml:space="preserve">October 9 (10) / Paopi 12: </w:t>
      </w:r>
      <w:r w:rsidR="003765FB">
        <w:t xml:space="preserve">Also </w:t>
      </w:r>
      <w:r>
        <w:t>Commemoration of Archangel Michael</w:t>
      </w:r>
      <w:bookmarkEnd w:id="1328"/>
    </w:p>
    <w:p w14:paraId="4A7DC24D" w14:textId="265DF342"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3626890A" w14:textId="2671041E" w:rsidR="008B74E6" w:rsidRDefault="008B74E6" w:rsidP="008B74E6">
      <w:pPr>
        <w:pStyle w:val="Heading3"/>
      </w:pPr>
      <w:bookmarkStart w:id="1330" w:name="_Toc485884497"/>
      <w:bookmarkStart w:id="1331" w:name="_Ref434564830"/>
      <w:r>
        <w:t>October 11 (12) / Paopi 14: St. Philip the Deacon, One of the 72</w:t>
      </w:r>
      <w:bookmarkEnd w:id="1330"/>
    </w:p>
    <w:p w14:paraId="604ECA2E" w14:textId="7C4F7F00" w:rsidR="008B74E6" w:rsidRDefault="008B74E6" w:rsidP="008B74E6">
      <w:pPr>
        <w:pStyle w:val="Heading4"/>
      </w:pPr>
      <w:bookmarkStart w:id="1332" w:name="_Ref465591592"/>
      <w:r>
        <w:t>The Doxology for St. Philip the Deacon</w:t>
      </w:r>
      <w:r>
        <w:rPr>
          <w:rStyle w:val="FootnoteReference"/>
        </w:rPr>
        <w:footnoteReference w:id="993"/>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B74E6" w14:paraId="186DAD3B" w14:textId="77777777" w:rsidTr="002A77A0">
        <w:trPr>
          <w:cantSplit/>
          <w:jc w:val="center"/>
        </w:trPr>
        <w:tc>
          <w:tcPr>
            <w:tcW w:w="288" w:type="dxa"/>
          </w:tcPr>
          <w:p w14:paraId="49AF2A11" w14:textId="77777777" w:rsidR="008B74E6" w:rsidRDefault="008B74E6" w:rsidP="002A77A0">
            <w:pPr>
              <w:pStyle w:val="CopticCross"/>
            </w:pPr>
          </w:p>
        </w:tc>
        <w:tc>
          <w:tcPr>
            <w:tcW w:w="3960" w:type="dxa"/>
            <w:vAlign w:val="bottom"/>
          </w:tcPr>
          <w:p w14:paraId="78A13C3E" w14:textId="77777777" w:rsidR="008B74E6" w:rsidRDefault="008B74E6" w:rsidP="008B74E6">
            <w:pPr>
              <w:pStyle w:val="EngHang"/>
            </w:pPr>
            <w:r>
              <w:t>The universe is adorned,</w:t>
            </w:r>
          </w:p>
          <w:p w14:paraId="175C004C" w14:textId="77777777" w:rsidR="008B74E6" w:rsidRDefault="008B74E6" w:rsidP="008B74E6">
            <w:pPr>
              <w:pStyle w:val="EngHang"/>
            </w:pPr>
            <w:r>
              <w:t>And Ethiopia rejoices,</w:t>
            </w:r>
          </w:p>
          <w:p w14:paraId="1E25950E" w14:textId="77777777" w:rsidR="008B74E6" w:rsidRDefault="008B74E6" w:rsidP="008B74E6">
            <w:pPr>
              <w:pStyle w:val="EngHang"/>
            </w:pPr>
            <w:r>
              <w:t>For she is enlighten by you,</w:t>
            </w:r>
          </w:p>
          <w:p w14:paraId="185174AD" w14:textId="22D3F415" w:rsidR="008B74E6" w:rsidRDefault="008B74E6" w:rsidP="008B74E6">
            <w:pPr>
              <w:pStyle w:val="EngHangEnd"/>
            </w:pPr>
            <w:r>
              <w:t>and adorned with your crown.</w:t>
            </w:r>
          </w:p>
        </w:tc>
        <w:tc>
          <w:tcPr>
            <w:tcW w:w="288" w:type="dxa"/>
          </w:tcPr>
          <w:p w14:paraId="07F5D4A9" w14:textId="77777777" w:rsidR="008B74E6" w:rsidRDefault="008B74E6" w:rsidP="002A77A0"/>
        </w:tc>
      </w:tr>
      <w:tr w:rsidR="008B74E6" w14:paraId="69DA1E2B" w14:textId="77777777" w:rsidTr="002A77A0">
        <w:trPr>
          <w:cantSplit/>
          <w:jc w:val="center"/>
        </w:trPr>
        <w:tc>
          <w:tcPr>
            <w:tcW w:w="288" w:type="dxa"/>
          </w:tcPr>
          <w:p w14:paraId="429B761E" w14:textId="77777777" w:rsidR="008B74E6" w:rsidRDefault="008B74E6" w:rsidP="002A77A0">
            <w:pPr>
              <w:pStyle w:val="CopticCross"/>
            </w:pPr>
            <w:r w:rsidRPr="00FB5ACB">
              <w:t>¿</w:t>
            </w:r>
          </w:p>
        </w:tc>
        <w:tc>
          <w:tcPr>
            <w:tcW w:w="3960" w:type="dxa"/>
            <w:vAlign w:val="bottom"/>
          </w:tcPr>
          <w:p w14:paraId="2CFB5F6D" w14:textId="77777777" w:rsidR="008B74E6" w:rsidRDefault="008B74E6" w:rsidP="008B74E6">
            <w:pPr>
              <w:pStyle w:val="EngHang"/>
            </w:pPr>
            <w:r>
              <w:t>O most eloquent Philip,</w:t>
            </w:r>
          </w:p>
          <w:p w14:paraId="60A5602D" w14:textId="77777777" w:rsidR="008B74E6" w:rsidRDefault="008B74E6" w:rsidP="008B74E6">
            <w:pPr>
              <w:pStyle w:val="EngHang"/>
            </w:pPr>
            <w:r>
              <w:t>She brightly celebrates your memory.</w:t>
            </w:r>
          </w:p>
          <w:p w14:paraId="7466C465" w14:textId="77777777" w:rsidR="008B74E6" w:rsidRDefault="008B74E6" w:rsidP="008B74E6">
            <w:pPr>
              <w:pStyle w:val="EngHang"/>
            </w:pPr>
            <w:r>
              <w:t>You accomplished a course</w:t>
            </w:r>
          </w:p>
          <w:p w14:paraId="1AB00D97" w14:textId="25895180" w:rsidR="008B74E6" w:rsidRDefault="008B74E6" w:rsidP="008B74E6">
            <w:pPr>
              <w:pStyle w:val="EngHangEnd"/>
            </w:pPr>
            <w:r>
              <w:t>Worthy of the Gospel,</w:t>
            </w:r>
          </w:p>
        </w:tc>
        <w:tc>
          <w:tcPr>
            <w:tcW w:w="288" w:type="dxa"/>
          </w:tcPr>
          <w:p w14:paraId="6F061220" w14:textId="77777777" w:rsidR="008B74E6" w:rsidRDefault="008B74E6" w:rsidP="002A77A0"/>
        </w:tc>
      </w:tr>
      <w:tr w:rsidR="008B74E6" w14:paraId="09F0EDD4" w14:textId="77777777" w:rsidTr="002A77A0">
        <w:trPr>
          <w:cantSplit/>
          <w:jc w:val="center"/>
        </w:trPr>
        <w:tc>
          <w:tcPr>
            <w:tcW w:w="288" w:type="dxa"/>
          </w:tcPr>
          <w:p w14:paraId="6FC44144" w14:textId="77777777" w:rsidR="008B74E6" w:rsidRDefault="008B74E6" w:rsidP="002A77A0">
            <w:pPr>
              <w:pStyle w:val="CopticCross"/>
            </w:pPr>
          </w:p>
        </w:tc>
        <w:tc>
          <w:tcPr>
            <w:tcW w:w="3960" w:type="dxa"/>
            <w:vAlign w:val="bottom"/>
          </w:tcPr>
          <w:p w14:paraId="7DE0EF6A" w14:textId="77777777" w:rsidR="008B74E6" w:rsidRDefault="008B74E6" w:rsidP="008B74E6">
            <w:pPr>
              <w:pStyle w:val="EngHang"/>
            </w:pPr>
            <w:r>
              <w:t>For you taught all</w:t>
            </w:r>
          </w:p>
          <w:p w14:paraId="57D878FC" w14:textId="77777777" w:rsidR="008B74E6" w:rsidRDefault="008B74E6" w:rsidP="008B74E6">
            <w:pPr>
              <w:pStyle w:val="EngHang"/>
            </w:pPr>
            <w:r>
              <w:t>To believe in Christ.</w:t>
            </w:r>
          </w:p>
          <w:p w14:paraId="52E8854B" w14:textId="77777777" w:rsidR="008B74E6" w:rsidRDefault="008B74E6" w:rsidP="008B74E6">
            <w:pPr>
              <w:pStyle w:val="EngHang"/>
            </w:pPr>
            <w:r>
              <w:t>Therefore Ethiopia</w:t>
            </w:r>
          </w:p>
          <w:p w14:paraId="2DFF16C9" w14:textId="3D4E60F8" w:rsidR="008B74E6" w:rsidRDefault="008B74E6" w:rsidP="008B74E6">
            <w:pPr>
              <w:pStyle w:val="EngHangEnd"/>
            </w:pPr>
            <w:r>
              <w:t>Extends her arms to God,</w:t>
            </w:r>
          </w:p>
        </w:tc>
        <w:tc>
          <w:tcPr>
            <w:tcW w:w="288" w:type="dxa"/>
          </w:tcPr>
          <w:p w14:paraId="2E19DCB6" w14:textId="77777777" w:rsidR="008B74E6" w:rsidRDefault="008B74E6" w:rsidP="002A77A0"/>
        </w:tc>
      </w:tr>
      <w:tr w:rsidR="008B74E6" w14:paraId="53DCE70C" w14:textId="77777777" w:rsidTr="002A77A0">
        <w:trPr>
          <w:cantSplit/>
          <w:jc w:val="center"/>
        </w:trPr>
        <w:tc>
          <w:tcPr>
            <w:tcW w:w="288" w:type="dxa"/>
          </w:tcPr>
          <w:p w14:paraId="7AE09349" w14:textId="77777777" w:rsidR="008B74E6" w:rsidRDefault="008B74E6" w:rsidP="002A77A0">
            <w:pPr>
              <w:pStyle w:val="CopticCross"/>
            </w:pPr>
            <w:r w:rsidRPr="00FB5ACB">
              <w:lastRenderedPageBreak/>
              <w:t>¿</w:t>
            </w:r>
          </w:p>
        </w:tc>
        <w:tc>
          <w:tcPr>
            <w:tcW w:w="3960" w:type="dxa"/>
            <w:vAlign w:val="bottom"/>
          </w:tcPr>
          <w:p w14:paraId="0585388A" w14:textId="77777777" w:rsidR="008B74E6" w:rsidRDefault="008B74E6" w:rsidP="008B74E6">
            <w:pPr>
              <w:pStyle w:val="EngHang"/>
            </w:pPr>
            <w:r>
              <w:t>Inspired by the Holy Spirit,</w:t>
            </w:r>
          </w:p>
          <w:p w14:paraId="2DD5C18C" w14:textId="77777777" w:rsidR="008B74E6" w:rsidRDefault="008B74E6" w:rsidP="008B74E6">
            <w:pPr>
              <w:pStyle w:val="EngHang"/>
            </w:pPr>
            <w:r>
              <w:t>You enlightened the whole world</w:t>
            </w:r>
          </w:p>
          <w:p w14:paraId="142B10C1" w14:textId="77777777" w:rsidR="008B74E6" w:rsidRDefault="008B74E6" w:rsidP="008B74E6">
            <w:pPr>
              <w:pStyle w:val="EngHang"/>
            </w:pPr>
            <w:r>
              <w:t>With your teachings</w:t>
            </w:r>
          </w:p>
          <w:p w14:paraId="0695CD5B" w14:textId="532E7967" w:rsidR="008B74E6" w:rsidRDefault="008B74E6" w:rsidP="008B74E6">
            <w:pPr>
              <w:pStyle w:val="EngHangEnd"/>
            </w:pPr>
            <w:r>
              <w:t>And the splendor of your miracles.</w:t>
            </w:r>
          </w:p>
        </w:tc>
        <w:tc>
          <w:tcPr>
            <w:tcW w:w="288" w:type="dxa"/>
          </w:tcPr>
          <w:p w14:paraId="3BF3D48E" w14:textId="77777777" w:rsidR="008B74E6" w:rsidRDefault="008B74E6" w:rsidP="002A77A0"/>
        </w:tc>
      </w:tr>
      <w:tr w:rsidR="008B74E6" w14:paraId="3653A9CB" w14:textId="77777777" w:rsidTr="002A77A0">
        <w:trPr>
          <w:cantSplit/>
          <w:jc w:val="center"/>
        </w:trPr>
        <w:tc>
          <w:tcPr>
            <w:tcW w:w="288" w:type="dxa"/>
          </w:tcPr>
          <w:p w14:paraId="5C989C5C" w14:textId="77777777" w:rsidR="008B74E6" w:rsidRDefault="008B74E6" w:rsidP="002A77A0">
            <w:pPr>
              <w:pStyle w:val="CopticCross"/>
            </w:pPr>
          </w:p>
        </w:tc>
        <w:tc>
          <w:tcPr>
            <w:tcW w:w="3960" w:type="dxa"/>
            <w:vAlign w:val="bottom"/>
          </w:tcPr>
          <w:p w14:paraId="105DD51D" w14:textId="77777777" w:rsidR="008B74E6" w:rsidRDefault="008B74E6" w:rsidP="008B74E6">
            <w:pPr>
              <w:pStyle w:val="EngHang"/>
            </w:pPr>
            <w:r>
              <w:t>Pray to the Lord on our behalf,</w:t>
            </w:r>
          </w:p>
          <w:p w14:paraId="354264B1" w14:textId="3523C483" w:rsidR="008B74E6" w:rsidRDefault="008B74E6" w:rsidP="008B74E6">
            <w:pPr>
              <w:pStyle w:val="EngHang"/>
            </w:pPr>
            <w:r>
              <w:t xml:space="preserve">O </w:t>
            </w:r>
            <w:r w:rsidR="00FD7CBF">
              <w:t>Divinely Inspired</w:t>
            </w:r>
            <w:r>
              <w:t xml:space="preserve"> Evangelist,</w:t>
            </w:r>
          </w:p>
          <w:p w14:paraId="027A0A9C" w14:textId="77777777" w:rsidR="008B74E6" w:rsidRDefault="008B74E6" w:rsidP="008B74E6">
            <w:pPr>
              <w:pStyle w:val="EngHang"/>
            </w:pPr>
            <w:r>
              <w:t>Philip, the Apostle and Deacon,</w:t>
            </w:r>
          </w:p>
          <w:p w14:paraId="7ECBB850" w14:textId="1EF5C6DC" w:rsidR="008B74E6" w:rsidRPr="00A40E4E" w:rsidRDefault="008B74E6" w:rsidP="008B74E6">
            <w:pPr>
              <w:pStyle w:val="EngHangEnd"/>
            </w:pPr>
            <w:r>
              <w:t>That He may forgive us our sins.</w:t>
            </w:r>
          </w:p>
        </w:tc>
        <w:tc>
          <w:tcPr>
            <w:tcW w:w="288" w:type="dxa"/>
          </w:tcPr>
          <w:p w14:paraId="686AC647" w14:textId="77777777" w:rsidR="008B74E6" w:rsidRDefault="008B74E6" w:rsidP="002A77A0"/>
        </w:tc>
      </w:tr>
    </w:tbl>
    <w:p w14:paraId="5593D86A" w14:textId="77777777" w:rsidR="0039635A" w:rsidRDefault="0039635A" w:rsidP="0039635A">
      <w:pPr>
        <w:pStyle w:val="Heading3"/>
      </w:pPr>
      <w:bookmarkStart w:id="1333" w:name="_Ref485109408"/>
      <w:bookmarkStart w:id="1334" w:name="_Ref485109416"/>
      <w:bookmarkStart w:id="1335" w:name="_Toc485884498"/>
      <w:r>
        <w:t>October 17 (18) Paopi 20: St. John the Short</w:t>
      </w:r>
      <w:bookmarkEnd w:id="1331"/>
      <w:bookmarkEnd w:id="1333"/>
      <w:bookmarkEnd w:id="1334"/>
      <w:bookmarkEnd w:id="1335"/>
    </w:p>
    <w:p w14:paraId="689E6585" w14:textId="146B5B2A" w:rsidR="0056261A" w:rsidRDefault="0056261A" w:rsidP="0056261A">
      <w:pPr>
        <w:pStyle w:val="Heading4"/>
      </w:pPr>
      <w:bookmarkStart w:id="133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bookmarkStart w:id="1337" w:name="_Ref459401434"/>
      <w:r>
        <w:t>The Doxology</w:t>
      </w:r>
      <w:r w:rsidR="00B46E6E">
        <w:t xml:space="preserve"> for St. John the Short</w:t>
      </w:r>
      <w:bookmarkEnd w:id="1336"/>
      <w:bookmarkEnd w:id="13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94"/>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95"/>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96"/>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bookmarkStart w:id="1338" w:name="_Toc485884499"/>
      <w:r>
        <w:t>October 18 (19) / Paopi</w:t>
      </w:r>
      <w:r w:rsidR="00FE0AE4">
        <w:t xml:space="preserve"> </w:t>
      </w:r>
      <w:r>
        <w:t>21: Commemoration of the Theotokos</w:t>
      </w:r>
      <w:bookmarkEnd w:id="1338"/>
    </w:p>
    <w:p w14:paraId="2DEA7718" w14:textId="7E574387"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2229EA11" w14:textId="1FAF6C37" w:rsidR="00BF2674" w:rsidRDefault="00BF2674" w:rsidP="00BF2674">
      <w:pPr>
        <w:pStyle w:val="Heading3"/>
      </w:pPr>
      <w:bookmarkStart w:id="1339" w:name="_Toc485884500"/>
      <w:r>
        <w:lastRenderedPageBreak/>
        <w:t>October 18 (19) / Paopi</w:t>
      </w:r>
      <w:r w:rsidR="00FE0AE4">
        <w:t xml:space="preserve"> </w:t>
      </w:r>
      <w:r>
        <w:t>21: Also St. Teji (Reweiss)</w:t>
      </w:r>
      <w:bookmarkEnd w:id="1339"/>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340" w:name="_Ref434491337"/>
      <w:r>
        <w:t>The Doxology</w:t>
      </w:r>
      <w:r w:rsidR="00810F04">
        <w:t xml:space="preserve"> for St. Teji (Reweiss)</w:t>
      </w:r>
      <w:bookmarkEnd w:id="13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9385090" w:rsidR="00BF2674" w:rsidRDefault="00BF2674" w:rsidP="00FD7CBF">
            <w:pPr>
              <w:pStyle w:val="EngHangEnd"/>
            </w:pPr>
            <w:r w:rsidRPr="004764BD">
              <w:t xml:space="preserve">Abba Teji, </w:t>
            </w:r>
            <w:r w:rsidR="00FD7CBF">
              <w:t>contemplator of the divine</w:t>
            </w:r>
            <w:r w:rsidRPr="004764BD">
              <w:t>,</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39963700" w:rsidR="00BF2674" w:rsidRPr="004764BD" w:rsidRDefault="00BF2674" w:rsidP="002B038E">
            <w:pPr>
              <w:pStyle w:val="EngHang"/>
            </w:pPr>
            <w:r w:rsidRPr="004764BD">
              <w:t>Abba Teji</w:t>
            </w:r>
            <w:r w:rsidR="00FD7CBF">
              <w:t>,</w:t>
            </w:r>
            <w:r w:rsidRPr="004764BD">
              <w:t xml:space="preserve"> the </w:t>
            </w:r>
            <w:r w:rsidR="00FD7CBF">
              <w:t>contemplator of the divine</w:t>
            </w:r>
            <w:r w:rsidRPr="004764BD">
              <w:t>,</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2A55017E" w:rsidR="00BF2674" w:rsidRPr="004764BD" w:rsidRDefault="00BF2674" w:rsidP="002B038E">
            <w:pPr>
              <w:pStyle w:val="EngHang"/>
            </w:pPr>
            <w:r w:rsidRPr="004764BD">
              <w:t xml:space="preserve">Abba Teji, </w:t>
            </w:r>
            <w:r w:rsidR="00FD7CBF">
              <w:t>the contemplator of the divine</w:t>
            </w:r>
            <w:r w:rsidRPr="004764BD">
              <w:t>,</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341" w:name="_Ref434563347"/>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65EFD8B4" w:rsidR="002A21FB" w:rsidRDefault="002A21FB" w:rsidP="002A21FB">
            <w:pPr>
              <w:pStyle w:val="EngHang"/>
            </w:pPr>
            <w:r>
              <w:t xml:space="preserve">Abba Teji, the </w:t>
            </w:r>
            <w:r w:rsidR="00FD7CBF">
              <w:t>contemplator of the divine</w:t>
            </w:r>
            <w:r>
              <w:t>,</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lastRenderedPageBreak/>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64564F57" w:rsidR="002A21FB" w:rsidRDefault="002A21FB" w:rsidP="002A21FB">
            <w:pPr>
              <w:pStyle w:val="EngHang"/>
            </w:pPr>
            <w:r>
              <w:t>Abba Teji</w:t>
            </w:r>
            <w:r w:rsidR="00FD7CBF">
              <w:t>,</w:t>
            </w:r>
            <w:r>
              <w:t xml:space="preserve"> the </w:t>
            </w:r>
            <w:r w:rsidR="00FD7CBF">
              <w:t>contemplator of the divine</w:t>
            </w:r>
            <w:r>
              <w:t>,</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42CCE2A4" w:rsidR="002A21FB" w:rsidRDefault="002A21FB" w:rsidP="002A21FB">
      <w:pPr>
        <w:pStyle w:val="Rubric"/>
      </w:pPr>
      <w:r>
        <w:t>The last verse of the Doxology may be inserted into the Annual Gospel Response.</w:t>
      </w:r>
    </w:p>
    <w:p w14:paraId="491F761C" w14:textId="29CF78D0" w:rsidR="00FA1142" w:rsidRDefault="00FA1142" w:rsidP="00FA1142">
      <w:pPr>
        <w:pStyle w:val="Heading3"/>
      </w:pPr>
      <w:bookmarkStart w:id="1342" w:name="_Toc485884501"/>
      <w:r>
        <w:t>October 19 (20) / Paopi 22: St. Luke the Evangelist</w:t>
      </w:r>
      <w:bookmarkEnd w:id="1342"/>
    </w:p>
    <w:p w14:paraId="0B8F5478" w14:textId="6B4C219C" w:rsidR="00CB28F2" w:rsidRDefault="00CB28F2" w:rsidP="00CB28F2">
      <w:pPr>
        <w:pStyle w:val="Heading4"/>
      </w:pPr>
      <w:bookmarkStart w:id="1343" w:name="_Ref485624848"/>
      <w:r>
        <w:t>The Doxology for St. Luke the Evangelist</w:t>
      </w:r>
      <w:r>
        <w:rPr>
          <w:rStyle w:val="FootnoteReference"/>
        </w:rPr>
        <w:footnoteReference w:id="997"/>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B28F2" w14:paraId="7B3DB027" w14:textId="77777777" w:rsidTr="00CB28F2">
        <w:trPr>
          <w:cantSplit/>
          <w:jc w:val="center"/>
        </w:trPr>
        <w:tc>
          <w:tcPr>
            <w:tcW w:w="288" w:type="dxa"/>
          </w:tcPr>
          <w:p w14:paraId="14A82429" w14:textId="77777777" w:rsidR="00CB28F2" w:rsidRDefault="00CB28F2" w:rsidP="00CB28F2">
            <w:pPr>
              <w:pStyle w:val="CopticCross"/>
            </w:pPr>
          </w:p>
        </w:tc>
        <w:tc>
          <w:tcPr>
            <w:tcW w:w="3960" w:type="dxa"/>
          </w:tcPr>
          <w:p w14:paraId="04DFF29B" w14:textId="6D7A02D3" w:rsidR="00CB28F2" w:rsidRDefault="00CB28F2" w:rsidP="00CB28F2">
            <w:pPr>
              <w:pStyle w:val="EngHang"/>
              <w:rPr>
                <w:shd w:val="clear" w:color="auto" w:fill="FFFFFF"/>
              </w:rPr>
            </w:pPr>
            <w:r>
              <w:rPr>
                <w:shd w:val="clear" w:color="auto" w:fill="FFFFFF"/>
              </w:rPr>
              <w:t>Let us praise and hymn</w:t>
            </w:r>
          </w:p>
          <w:p w14:paraId="7C54190E" w14:textId="19C0AFC8" w:rsidR="00CB28F2" w:rsidRDefault="00CB28F2" w:rsidP="00CB28F2">
            <w:pPr>
              <w:pStyle w:val="EngHang"/>
              <w:rPr>
                <w:shd w:val="clear" w:color="auto" w:fill="FFFFFF"/>
              </w:rPr>
            </w:pPr>
            <w:r>
              <w:rPr>
                <w:shd w:val="clear" w:color="auto" w:fill="FFFFFF"/>
              </w:rPr>
              <w:t>The holy Apostle Luke,</w:t>
            </w:r>
          </w:p>
          <w:p w14:paraId="1024388B" w14:textId="60538A57" w:rsidR="00CB28F2" w:rsidRDefault="00CB28F2" w:rsidP="00CB28F2">
            <w:pPr>
              <w:pStyle w:val="EngHang"/>
              <w:rPr>
                <w:shd w:val="clear" w:color="auto" w:fill="FFFFFF"/>
              </w:rPr>
            </w:pPr>
            <w:r>
              <w:rPr>
                <w:shd w:val="clear" w:color="auto" w:fill="FFFFFF"/>
              </w:rPr>
              <w:t>The recorder of</w:t>
            </w:r>
          </w:p>
          <w:p w14:paraId="1E6AD40A" w14:textId="54FCFC21" w:rsidR="00CB28F2" w:rsidRDefault="00CB28F2" w:rsidP="00CB28F2">
            <w:pPr>
              <w:pStyle w:val="EngHangEnd"/>
            </w:pPr>
            <w:r>
              <w:rPr>
                <w:shd w:val="clear" w:color="auto" w:fill="FFFFFF"/>
              </w:rPr>
              <w:t>The joyous Gospel of Christ,</w:t>
            </w:r>
          </w:p>
        </w:tc>
        <w:tc>
          <w:tcPr>
            <w:tcW w:w="288" w:type="dxa"/>
          </w:tcPr>
          <w:p w14:paraId="03555229" w14:textId="77777777" w:rsidR="00CB28F2" w:rsidRDefault="00CB28F2" w:rsidP="00CB28F2"/>
        </w:tc>
      </w:tr>
      <w:tr w:rsidR="00CB28F2" w14:paraId="6FE6993B" w14:textId="77777777" w:rsidTr="00CB28F2">
        <w:trPr>
          <w:cantSplit/>
          <w:jc w:val="center"/>
        </w:trPr>
        <w:tc>
          <w:tcPr>
            <w:tcW w:w="288" w:type="dxa"/>
          </w:tcPr>
          <w:p w14:paraId="089BD065" w14:textId="77777777" w:rsidR="00CB28F2" w:rsidRDefault="00CB28F2" w:rsidP="00CB28F2">
            <w:pPr>
              <w:pStyle w:val="CopticCross"/>
            </w:pPr>
            <w:r w:rsidRPr="00FB5ACB">
              <w:t>¿</w:t>
            </w:r>
          </w:p>
        </w:tc>
        <w:tc>
          <w:tcPr>
            <w:tcW w:w="3960" w:type="dxa"/>
          </w:tcPr>
          <w:p w14:paraId="5DAC4979" w14:textId="2C038F8A" w:rsidR="00CB28F2" w:rsidRDefault="00CB28F2" w:rsidP="00CB28F2">
            <w:pPr>
              <w:pStyle w:val="EngHang"/>
              <w:rPr>
                <w:shd w:val="clear" w:color="auto" w:fill="FFFFFF"/>
              </w:rPr>
            </w:pPr>
            <w:r>
              <w:rPr>
                <w:shd w:val="clear" w:color="auto" w:fill="FFFFFF"/>
              </w:rPr>
              <w:t>And the Scribe of</w:t>
            </w:r>
          </w:p>
          <w:p w14:paraId="1FA678A7" w14:textId="4251EBA3" w:rsidR="00CB28F2" w:rsidRDefault="00CB28F2" w:rsidP="00CB28F2">
            <w:pPr>
              <w:pStyle w:val="EngHang"/>
              <w:rPr>
                <w:shd w:val="clear" w:color="auto" w:fill="FFFFFF"/>
              </w:rPr>
            </w:pPr>
            <w:r>
              <w:rPr>
                <w:shd w:val="clear" w:color="auto" w:fill="FFFFFF"/>
              </w:rPr>
              <w:t>The Acts of the Apostles,</w:t>
            </w:r>
          </w:p>
          <w:p w14:paraId="5BC99964" w14:textId="742F5635" w:rsidR="00CB28F2" w:rsidRDefault="00CB28F2" w:rsidP="00CB28F2">
            <w:pPr>
              <w:pStyle w:val="EngHang"/>
              <w:rPr>
                <w:shd w:val="clear" w:color="auto" w:fill="FFFFFF"/>
              </w:rPr>
            </w:pPr>
            <w:r>
              <w:rPr>
                <w:shd w:val="clear" w:color="auto" w:fill="FFFFFF"/>
              </w:rPr>
              <w:t>For his writngs are</w:t>
            </w:r>
          </w:p>
          <w:p w14:paraId="358BA031" w14:textId="47BE874A" w:rsidR="00CB28F2" w:rsidRDefault="00CB28F2" w:rsidP="00CB28F2">
            <w:pPr>
              <w:pStyle w:val="EngHangEnd"/>
            </w:pPr>
            <w:r>
              <w:rPr>
                <w:shd w:val="clear" w:color="auto" w:fill="FFFFFF"/>
              </w:rPr>
              <w:t>A testimony of the Church of Christ.</w:t>
            </w:r>
          </w:p>
        </w:tc>
        <w:tc>
          <w:tcPr>
            <w:tcW w:w="288" w:type="dxa"/>
          </w:tcPr>
          <w:p w14:paraId="488D4D98" w14:textId="77777777" w:rsidR="00CB28F2" w:rsidRDefault="00CB28F2" w:rsidP="00CB28F2"/>
        </w:tc>
      </w:tr>
      <w:tr w:rsidR="00CB28F2" w14:paraId="388C6DF6" w14:textId="77777777" w:rsidTr="00CB28F2">
        <w:trPr>
          <w:cantSplit/>
          <w:jc w:val="center"/>
        </w:trPr>
        <w:tc>
          <w:tcPr>
            <w:tcW w:w="288" w:type="dxa"/>
          </w:tcPr>
          <w:p w14:paraId="7C91648A" w14:textId="77777777" w:rsidR="00CB28F2" w:rsidRDefault="00CB28F2" w:rsidP="00CB28F2">
            <w:pPr>
              <w:pStyle w:val="CopticCross"/>
            </w:pPr>
          </w:p>
        </w:tc>
        <w:tc>
          <w:tcPr>
            <w:tcW w:w="3960" w:type="dxa"/>
          </w:tcPr>
          <w:p w14:paraId="1A5426B9" w14:textId="1592BBB1" w:rsidR="00CB28F2" w:rsidRDefault="00CB28F2" w:rsidP="00CB28F2">
            <w:pPr>
              <w:pStyle w:val="EngHang"/>
              <w:rPr>
                <w:shd w:val="clear" w:color="auto" w:fill="FFFFFF"/>
              </w:rPr>
            </w:pPr>
            <w:r>
              <w:rPr>
                <w:shd w:val="clear" w:color="auto" w:fill="FFFFFF"/>
              </w:rPr>
              <w:t>He is the physician</w:t>
            </w:r>
          </w:p>
          <w:p w14:paraId="39372089" w14:textId="457F1BEA" w:rsidR="00CB28F2" w:rsidRDefault="00CB28F2" w:rsidP="00CB28F2">
            <w:pPr>
              <w:pStyle w:val="EngHang"/>
              <w:rPr>
                <w:shd w:val="clear" w:color="auto" w:fill="FFFFFF"/>
              </w:rPr>
            </w:pPr>
            <w:r>
              <w:rPr>
                <w:shd w:val="clear" w:color="auto" w:fill="FFFFFF"/>
              </w:rPr>
              <w:t>Of human weaknesses and infirmities;</w:t>
            </w:r>
          </w:p>
          <w:p w14:paraId="385EABB0" w14:textId="6A947571" w:rsidR="00CB28F2" w:rsidRDefault="00CB28F2" w:rsidP="00CB28F2">
            <w:pPr>
              <w:pStyle w:val="EngHang"/>
              <w:rPr>
                <w:shd w:val="clear" w:color="auto" w:fill="FFFFFF"/>
              </w:rPr>
            </w:pPr>
            <w:r>
              <w:rPr>
                <w:shd w:val="clear" w:color="auto" w:fill="FFFFFF"/>
              </w:rPr>
              <w:t>He heals the wounds of our souls,</w:t>
            </w:r>
          </w:p>
          <w:p w14:paraId="295E52E3" w14:textId="3398ED09" w:rsidR="00CB28F2" w:rsidRDefault="00CB28F2" w:rsidP="00CB28F2">
            <w:pPr>
              <w:pStyle w:val="EngHangEnd"/>
              <w:ind w:left="0" w:firstLine="0"/>
            </w:pPr>
            <w:r>
              <w:rPr>
                <w:shd w:val="clear" w:color="auto" w:fill="FFFFFF"/>
              </w:rPr>
              <w:t>Constantly interceding for our salvation.</w:t>
            </w:r>
          </w:p>
        </w:tc>
        <w:tc>
          <w:tcPr>
            <w:tcW w:w="288" w:type="dxa"/>
          </w:tcPr>
          <w:p w14:paraId="229E937A" w14:textId="77777777" w:rsidR="00CB28F2" w:rsidRDefault="00CB28F2" w:rsidP="00CB28F2"/>
        </w:tc>
      </w:tr>
      <w:tr w:rsidR="00CB28F2" w14:paraId="1F52A76D" w14:textId="77777777" w:rsidTr="00CB28F2">
        <w:trPr>
          <w:cantSplit/>
          <w:jc w:val="center"/>
        </w:trPr>
        <w:tc>
          <w:tcPr>
            <w:tcW w:w="288" w:type="dxa"/>
          </w:tcPr>
          <w:p w14:paraId="7E634A82" w14:textId="77777777" w:rsidR="00CB28F2" w:rsidRDefault="00CB28F2" w:rsidP="00CB28F2">
            <w:pPr>
              <w:pStyle w:val="CopticCross"/>
            </w:pPr>
            <w:r w:rsidRPr="00FB5ACB">
              <w:lastRenderedPageBreak/>
              <w:t>¿</w:t>
            </w:r>
          </w:p>
        </w:tc>
        <w:tc>
          <w:tcPr>
            <w:tcW w:w="3960" w:type="dxa"/>
          </w:tcPr>
          <w:p w14:paraId="01D424F8" w14:textId="02DCBCD5" w:rsidR="00CB28F2" w:rsidRDefault="00CB28F2" w:rsidP="00CB28F2">
            <w:pPr>
              <w:pStyle w:val="EngHang"/>
              <w:rPr>
                <w:shd w:val="clear" w:color="auto" w:fill="FFFFFF"/>
              </w:rPr>
            </w:pPr>
            <w:r>
              <w:rPr>
                <w:shd w:val="clear" w:color="auto" w:fill="FFFFFF"/>
              </w:rPr>
              <w:t>Hail to you, O saintly Luke,</w:t>
            </w:r>
          </w:p>
          <w:p w14:paraId="6944E0AA" w14:textId="07FA30D0" w:rsidR="00CB28F2" w:rsidRDefault="00CB28F2" w:rsidP="00CB28F2">
            <w:pPr>
              <w:pStyle w:val="EngHang"/>
              <w:rPr>
                <w:shd w:val="clear" w:color="auto" w:fill="FFFFFF"/>
              </w:rPr>
            </w:pPr>
            <w:r>
              <w:rPr>
                <w:shd w:val="clear" w:color="auto" w:fill="FFFFFF"/>
              </w:rPr>
              <w:t>Hail to the true preacher of piety,</w:t>
            </w:r>
          </w:p>
          <w:p w14:paraId="242F5A48" w14:textId="77E22AD7" w:rsidR="00CB28F2" w:rsidRDefault="00CB28F2" w:rsidP="00CB28F2">
            <w:pPr>
              <w:pStyle w:val="EngHang"/>
              <w:rPr>
                <w:shd w:val="clear" w:color="auto" w:fill="FFFFFF"/>
              </w:rPr>
            </w:pPr>
            <w:r>
              <w:rPr>
                <w:shd w:val="clear" w:color="auto" w:fill="FFFFFF"/>
              </w:rPr>
              <w:t>Hail to the orator of ineffable mysteries,</w:t>
            </w:r>
          </w:p>
          <w:p w14:paraId="429B00B5" w14:textId="43D498D8" w:rsidR="00CB28F2" w:rsidRPr="00CB28F2" w:rsidRDefault="00CB28F2" w:rsidP="00CB28F2">
            <w:pPr>
              <w:pStyle w:val="EngHangEnd"/>
              <w:rPr>
                <w:shd w:val="clear" w:color="auto" w:fill="FFFFFF"/>
              </w:rPr>
            </w:pPr>
            <w:r>
              <w:rPr>
                <w:shd w:val="clear" w:color="auto" w:fill="FFFFFF"/>
              </w:rPr>
              <w:t>Hail to the bright star of the Church,</w:t>
            </w:r>
          </w:p>
        </w:tc>
        <w:tc>
          <w:tcPr>
            <w:tcW w:w="288" w:type="dxa"/>
          </w:tcPr>
          <w:p w14:paraId="4F76E597" w14:textId="77777777" w:rsidR="00CB28F2" w:rsidRDefault="00CB28F2" w:rsidP="00CB28F2"/>
        </w:tc>
      </w:tr>
      <w:tr w:rsidR="00CB28F2" w14:paraId="1688C056" w14:textId="77777777" w:rsidTr="00CB28F2">
        <w:trPr>
          <w:cantSplit/>
          <w:jc w:val="center"/>
        </w:trPr>
        <w:tc>
          <w:tcPr>
            <w:tcW w:w="288" w:type="dxa"/>
          </w:tcPr>
          <w:p w14:paraId="40EDC4B5" w14:textId="77777777" w:rsidR="00CB28F2" w:rsidRDefault="00CB28F2" w:rsidP="00CB28F2">
            <w:pPr>
              <w:pStyle w:val="CopticCross"/>
            </w:pPr>
          </w:p>
        </w:tc>
        <w:tc>
          <w:tcPr>
            <w:tcW w:w="3960" w:type="dxa"/>
          </w:tcPr>
          <w:p w14:paraId="7B57250F" w14:textId="4066560E" w:rsidR="00CB28F2" w:rsidRDefault="00CB28F2" w:rsidP="00CB28F2">
            <w:pPr>
              <w:pStyle w:val="EngHang"/>
              <w:rPr>
                <w:shd w:val="clear" w:color="auto" w:fill="FFFFFF"/>
              </w:rPr>
            </w:pPr>
            <w:r>
              <w:rPr>
                <w:shd w:val="clear" w:color="auto" w:fill="FFFFFF"/>
              </w:rPr>
              <w:t>For the Logos,</w:t>
            </w:r>
          </w:p>
          <w:p w14:paraId="31002E87" w14:textId="77828B6D" w:rsidR="00CB28F2" w:rsidRDefault="00CB28F2" w:rsidP="00CB28F2">
            <w:pPr>
              <w:pStyle w:val="EngHang"/>
              <w:rPr>
                <w:shd w:val="clear" w:color="auto" w:fill="FFFFFF"/>
              </w:rPr>
            </w:pPr>
            <w:r>
              <w:rPr>
                <w:shd w:val="clear" w:color="auto" w:fill="FFFFFF"/>
              </w:rPr>
              <w:t>Who alone knows the hearts of men,</w:t>
            </w:r>
          </w:p>
          <w:p w14:paraId="662BD5C6" w14:textId="7226F840" w:rsidR="00CB28F2" w:rsidRDefault="00CB28F2" w:rsidP="00CB28F2">
            <w:pPr>
              <w:pStyle w:val="EngHang"/>
              <w:rPr>
                <w:shd w:val="clear" w:color="auto" w:fill="FFFFFF"/>
              </w:rPr>
            </w:pPr>
            <w:r>
              <w:rPr>
                <w:shd w:val="clear" w:color="auto" w:fill="FFFFFF"/>
              </w:rPr>
              <w:t>Chose him, with our Teacher Paul,</w:t>
            </w:r>
          </w:p>
          <w:p w14:paraId="59359AFF" w14:textId="2D04E532" w:rsidR="00CB28F2" w:rsidRPr="00A40E4E" w:rsidRDefault="00CB28F2" w:rsidP="00CB28F2">
            <w:pPr>
              <w:pStyle w:val="EngHangEnd"/>
            </w:pPr>
            <w:r>
              <w:rPr>
                <w:shd w:val="clear" w:color="auto" w:fill="FFFFFF"/>
              </w:rPr>
              <w:t>To be a teacher of the Nations!</w:t>
            </w:r>
          </w:p>
        </w:tc>
        <w:tc>
          <w:tcPr>
            <w:tcW w:w="288" w:type="dxa"/>
          </w:tcPr>
          <w:p w14:paraId="78880DDD" w14:textId="77777777" w:rsidR="00CB28F2" w:rsidRDefault="00CB28F2" w:rsidP="00CB28F2"/>
        </w:tc>
      </w:tr>
      <w:tr w:rsidR="00CB28F2" w14:paraId="0D67403C" w14:textId="77777777" w:rsidTr="00CB28F2">
        <w:trPr>
          <w:cantSplit/>
          <w:jc w:val="center"/>
        </w:trPr>
        <w:tc>
          <w:tcPr>
            <w:tcW w:w="288" w:type="dxa"/>
          </w:tcPr>
          <w:p w14:paraId="17477032" w14:textId="77777777" w:rsidR="00CB28F2" w:rsidRDefault="00CB28F2" w:rsidP="00CB28F2">
            <w:pPr>
              <w:pStyle w:val="CopticCross"/>
            </w:pPr>
            <w:r w:rsidRPr="00FB5ACB">
              <w:t>¿</w:t>
            </w:r>
          </w:p>
        </w:tc>
        <w:tc>
          <w:tcPr>
            <w:tcW w:w="3960" w:type="dxa"/>
          </w:tcPr>
          <w:p w14:paraId="01543223" w14:textId="64CBD48F" w:rsidR="00CB28F2" w:rsidRDefault="00CB28F2" w:rsidP="00CB28F2">
            <w:pPr>
              <w:pStyle w:val="EngHang"/>
              <w:rPr>
                <w:shd w:val="clear" w:color="auto" w:fill="FFFFFF"/>
              </w:rPr>
            </w:pPr>
            <w:r>
              <w:rPr>
                <w:shd w:val="clear" w:color="auto" w:fill="FFFFFF"/>
              </w:rPr>
              <w:t>Pray to the Lord on our behalf,</w:t>
            </w:r>
          </w:p>
          <w:p w14:paraId="0E7294F8" w14:textId="77777777" w:rsidR="00CB28F2" w:rsidRDefault="00CB28F2" w:rsidP="00CB28F2">
            <w:pPr>
              <w:pStyle w:val="EngHang"/>
            </w:pPr>
            <w:r>
              <w:t>O Divinely Inspired Evangelist,</w:t>
            </w:r>
          </w:p>
          <w:p w14:paraId="7AA6535A" w14:textId="32D6AF81" w:rsidR="00CB28F2" w:rsidRPr="00CB28F2" w:rsidRDefault="00CB28F2" w:rsidP="00CB28F2">
            <w:pPr>
              <w:pStyle w:val="EngHang"/>
            </w:pPr>
            <w:r>
              <w:t>Luke the Apostle,</w:t>
            </w:r>
          </w:p>
          <w:p w14:paraId="16142C61" w14:textId="025F7E5E" w:rsidR="00CB28F2" w:rsidRDefault="00CB28F2" w:rsidP="00CB28F2">
            <w:pPr>
              <w:pStyle w:val="EngHangEnd"/>
            </w:pPr>
            <w:r>
              <w:rPr>
                <w:shd w:val="clear" w:color="auto" w:fill="FFFFFF"/>
              </w:rPr>
              <w:t>That He may forgive us our sins.</w:t>
            </w:r>
          </w:p>
        </w:tc>
        <w:tc>
          <w:tcPr>
            <w:tcW w:w="288" w:type="dxa"/>
          </w:tcPr>
          <w:p w14:paraId="1EF7398B" w14:textId="77777777" w:rsidR="00CB28F2" w:rsidRDefault="00CB28F2" w:rsidP="00CB28F2"/>
        </w:tc>
      </w:tr>
    </w:tbl>
    <w:p w14:paraId="551D8D96" w14:textId="09F38AA3" w:rsidR="00E30E2D" w:rsidRDefault="008530DE" w:rsidP="006B5522">
      <w:pPr>
        <w:pStyle w:val="Heading3"/>
      </w:pPr>
      <w:bookmarkStart w:id="1344" w:name="_Ref485106353"/>
      <w:bookmarkStart w:id="1345" w:name="_Ref485106363"/>
      <w:bookmarkStart w:id="1346" w:name="_Toc485884502"/>
      <w:r>
        <w:t>October 22 (23</w:t>
      </w:r>
      <w:r w:rsidR="00E30E2D">
        <w:t>) / Paopi</w:t>
      </w:r>
      <w:r w:rsidR="00FE0AE4">
        <w:t xml:space="preserve"> </w:t>
      </w:r>
      <w:r>
        <w:t>25</w:t>
      </w:r>
      <w:r w:rsidR="006B5522">
        <w:t>: St. Apollo</w:t>
      </w:r>
      <w:r w:rsidR="00E30E2D">
        <w:t xml:space="preserve"> </w:t>
      </w:r>
      <w:r>
        <w:t>and</w:t>
      </w:r>
      <w:r w:rsidR="00E30E2D">
        <w:t xml:space="preserve"> St. A</w:t>
      </w:r>
      <w:r w:rsidR="006B5522">
        <w:t>pib</w:t>
      </w:r>
      <w:bookmarkEnd w:id="1341"/>
      <w:bookmarkEnd w:id="1344"/>
      <w:bookmarkEnd w:id="1345"/>
      <w:bookmarkEnd w:id="1346"/>
    </w:p>
    <w:p w14:paraId="69CDA95A" w14:textId="4985B4A3" w:rsidR="00E30E2D" w:rsidRPr="00137929" w:rsidRDefault="00E30E2D" w:rsidP="006B5522">
      <w:pPr>
        <w:pStyle w:val="Heading4"/>
      </w:pPr>
      <w:bookmarkStart w:id="1347" w:name="_Ref434492837"/>
      <w:r>
        <w:t>The Doxology</w:t>
      </w:r>
      <w:r w:rsidR="00B82753">
        <w:t xml:space="preserve"> for Sts. Apollo and Api</w:t>
      </w:r>
      <w:r w:rsidR="006B5522">
        <w:t>b</w:t>
      </w:r>
      <w:bookmarkEnd w:id="13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348" w:name="_Toc485884503"/>
      <w:r>
        <w:t>October 23 (24) / Paopi</w:t>
      </w:r>
      <w:r w:rsidR="00FE0AE4">
        <w:t xml:space="preserve"> </w:t>
      </w:r>
      <w:r>
        <w:t>26: The Martyrdom of St. Timothy the Apostle</w:t>
      </w:r>
      <w:bookmarkEnd w:id="1348"/>
    </w:p>
    <w:p w14:paraId="4D4E33D6" w14:textId="4B54736B" w:rsidR="00013EB0"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C276672" w14:textId="77777777" w:rsidR="00137929" w:rsidRDefault="00137929" w:rsidP="00137929">
      <w:pPr>
        <w:pStyle w:val="Heading3"/>
      </w:pPr>
      <w:bookmarkStart w:id="1349" w:name="_Toc485884504"/>
      <w:r>
        <w:t>October 24 (25) / Paopi</w:t>
      </w:r>
      <w:r w:rsidR="00FE0AE4">
        <w:t xml:space="preserve"> </w:t>
      </w:r>
      <w:r>
        <w:t>27: St. Macarius the Bishop of Edkow</w:t>
      </w:r>
      <w:bookmarkEnd w:id="1349"/>
    </w:p>
    <w:p w14:paraId="1E91FBC2" w14:textId="74F8FE2B" w:rsidR="00137929" w:rsidRPr="00137929" w:rsidRDefault="00137929" w:rsidP="00137929">
      <w:pPr>
        <w:pStyle w:val="Heading4"/>
      </w:pPr>
      <w:bookmarkStart w:id="1350" w:name="_Ref434490474"/>
      <w:r>
        <w:t>The Doxology</w:t>
      </w:r>
      <w:r w:rsidR="00B46E6E">
        <w:t xml:space="preserve"> for St. Macarius the Bishop of Edkow</w:t>
      </w:r>
      <w:bookmarkEnd w:id="13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bookmarkStart w:id="1351" w:name="_Toc485884505"/>
      <w:r>
        <w:t>October 26 (27) / Paopi 29: Commemoration of the Annunciation, Nativity, and Resurrection on the 29</w:t>
      </w:r>
      <w:r w:rsidRPr="00C0205C">
        <w:rPr>
          <w:vertAlign w:val="superscript"/>
        </w:rPr>
        <w:t>th</w:t>
      </w:r>
      <w:r>
        <w:t xml:space="preserve"> of Every Month</w:t>
      </w:r>
      <w:bookmarkEnd w:id="1351"/>
    </w:p>
    <w:p w14:paraId="7511E0D5" w14:textId="57213B0F"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9EB3135" w14:textId="77777777" w:rsidR="00205EA4" w:rsidRDefault="00205EA4" w:rsidP="00205EA4">
      <w:pPr>
        <w:pStyle w:val="Heading3"/>
      </w:pPr>
      <w:bookmarkStart w:id="1352" w:name="_Toc485884506"/>
      <w:r>
        <w:t>October 27 (28) / Paopi 30: St. Mark</w:t>
      </w:r>
      <w:r w:rsidR="00F20BBD">
        <w:t xml:space="preserve"> (Consecration and Appearance of Head)</w:t>
      </w:r>
      <w:bookmarkEnd w:id="1352"/>
    </w:p>
    <w:p w14:paraId="5ECB9266" w14:textId="277F61CC"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E2EAC">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E2EAC">
        <w:rPr>
          <w:noProof/>
        </w:rPr>
        <w:t>1022</w:t>
      </w:r>
      <w:r w:rsidR="00191A26">
        <w:fldChar w:fldCharType="end"/>
      </w:r>
      <w:r>
        <w:t>.</w:t>
      </w:r>
    </w:p>
    <w:p w14:paraId="42BC2C38" w14:textId="77777777" w:rsidR="006E370D" w:rsidRPr="007F571C" w:rsidRDefault="007F571C" w:rsidP="007F571C">
      <w:pPr>
        <w:pStyle w:val="Heading3"/>
      </w:pPr>
      <w:bookmarkStart w:id="1353" w:name="_Toc485884507"/>
      <w:r>
        <w:lastRenderedPageBreak/>
        <w:t>October 28 (29) / Athor 1: St. Cleopas and His Companion, Two of the Seventy Two Apostles</w:t>
      </w:r>
      <w:bookmarkEnd w:id="1353"/>
    </w:p>
    <w:p w14:paraId="47F94007" w14:textId="2D7FDE29" w:rsidR="006E370D" w:rsidRPr="006E370D"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401A24A9" w14:textId="77777777" w:rsidR="00495F1A" w:rsidRPr="00745B45" w:rsidRDefault="00FB5E62" w:rsidP="00495F1A">
      <w:pPr>
        <w:pStyle w:val="Heading2"/>
        <w:rPr>
          <w:rFonts w:ascii="FreeSerifAvvaShenouda" w:eastAsia="Arial Unicode MS" w:hAnsi="FreeSerifAvvaShenouda" w:cs="Arial Unicode MS"/>
        </w:rPr>
      </w:pPr>
      <w:bookmarkStart w:id="1354" w:name="_Toc410196201"/>
      <w:bookmarkStart w:id="1355" w:name="_Toc410196443"/>
      <w:bookmarkStart w:id="1356" w:name="_Toc410196945"/>
      <w:bookmarkStart w:id="1357" w:name="_Toc485884447"/>
      <w:bookmarkStart w:id="1358" w:name="November"/>
      <w:bookmarkEnd w:id="1315"/>
      <w:r>
        <w:lastRenderedPageBreak/>
        <w:t>November</w:t>
      </w:r>
      <w:r w:rsidR="00495F1A">
        <w:t xml:space="preserve"> or </w:t>
      </w:r>
      <w:bookmarkEnd w:id="1354"/>
      <w:bookmarkEnd w:id="1355"/>
      <w:bookmarkEnd w:id="1356"/>
      <w:r w:rsidRPr="00FB5E62">
        <w:rPr>
          <w:rFonts w:ascii="FreeSerifAvvaShenouda" w:eastAsia="Arial Unicode MS" w:hAnsi="FreeSerifAvvaShenouda" w:cs="FreeSerifAvvaShenouda"/>
        </w:rPr>
        <w:t>Ⲁⲑⲟⲣ</w:t>
      </w:r>
      <w:bookmarkEnd w:id="1357"/>
    </w:p>
    <w:sdt>
      <w:sdtPr>
        <w:id w:val="254490828"/>
        <w:docPartObj>
          <w:docPartGallery w:val="Table of Contents"/>
          <w:docPartUnique/>
        </w:docPartObj>
      </w:sdtPr>
      <w:sdtEndPr>
        <w:rPr>
          <w:b/>
          <w:bCs/>
          <w:noProof/>
        </w:rPr>
      </w:sdtEndPr>
      <w:sdtContent>
        <w:p w14:paraId="7C01B206" w14:textId="026270C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85884508" w:history="1">
            <w:r w:rsidR="00710C7C" w:rsidRPr="002343CD">
              <w:rPr>
                <w:rStyle w:val="Hyperlink"/>
                <w:noProof/>
              </w:rPr>
              <w:t>November 4 (5) / Athor 8: The Four Incorporeal Beasts</w:t>
            </w:r>
            <w:r w:rsidR="00710C7C">
              <w:rPr>
                <w:noProof/>
                <w:webHidden/>
              </w:rPr>
              <w:tab/>
            </w:r>
            <w:r w:rsidR="00710C7C">
              <w:rPr>
                <w:noProof/>
                <w:webHidden/>
              </w:rPr>
              <w:fldChar w:fldCharType="begin"/>
            </w:r>
            <w:r w:rsidR="00710C7C">
              <w:rPr>
                <w:noProof/>
                <w:webHidden/>
              </w:rPr>
              <w:instrText xml:space="preserve"> PAGEREF _Toc485884508 \h </w:instrText>
            </w:r>
            <w:r w:rsidR="00710C7C">
              <w:rPr>
                <w:noProof/>
                <w:webHidden/>
              </w:rPr>
            </w:r>
            <w:r w:rsidR="00710C7C">
              <w:rPr>
                <w:noProof/>
                <w:webHidden/>
              </w:rPr>
              <w:fldChar w:fldCharType="separate"/>
            </w:r>
            <w:r w:rsidR="000E2EAC">
              <w:rPr>
                <w:noProof/>
                <w:webHidden/>
              </w:rPr>
              <w:t>792</w:t>
            </w:r>
            <w:r w:rsidR="00710C7C">
              <w:rPr>
                <w:noProof/>
                <w:webHidden/>
              </w:rPr>
              <w:fldChar w:fldCharType="end"/>
            </w:r>
          </w:hyperlink>
        </w:p>
        <w:p w14:paraId="68178B6F" w14:textId="4046C304" w:rsidR="00710C7C" w:rsidRDefault="002758BE">
          <w:pPr>
            <w:pStyle w:val="TOC3"/>
            <w:tabs>
              <w:tab w:val="right" w:leader="dot" w:pos="8846"/>
            </w:tabs>
            <w:rPr>
              <w:rFonts w:asciiTheme="minorHAnsi" w:eastAsiaTheme="minorEastAsia" w:hAnsiTheme="minorHAnsi"/>
              <w:noProof/>
              <w:sz w:val="22"/>
              <w:lang w:val="en-US"/>
            </w:rPr>
          </w:pPr>
          <w:hyperlink w:anchor="_Toc485884509" w:history="1">
            <w:r w:rsidR="00710C7C" w:rsidRPr="002343CD">
              <w:rPr>
                <w:rStyle w:val="Hyperlink"/>
                <w:noProof/>
              </w:rPr>
              <w:t>November 7 (8) / Athor 11: Departure of Anna, mother of the Theotokos</w:t>
            </w:r>
            <w:r w:rsidR="00710C7C">
              <w:rPr>
                <w:noProof/>
                <w:webHidden/>
              </w:rPr>
              <w:tab/>
            </w:r>
            <w:r w:rsidR="00710C7C">
              <w:rPr>
                <w:noProof/>
                <w:webHidden/>
              </w:rPr>
              <w:fldChar w:fldCharType="begin"/>
            </w:r>
            <w:r w:rsidR="00710C7C">
              <w:rPr>
                <w:noProof/>
                <w:webHidden/>
              </w:rPr>
              <w:instrText xml:space="preserve"> PAGEREF _Toc485884509 \h </w:instrText>
            </w:r>
            <w:r w:rsidR="00710C7C">
              <w:rPr>
                <w:noProof/>
                <w:webHidden/>
              </w:rPr>
            </w:r>
            <w:r w:rsidR="00710C7C">
              <w:rPr>
                <w:noProof/>
                <w:webHidden/>
              </w:rPr>
              <w:fldChar w:fldCharType="separate"/>
            </w:r>
            <w:r w:rsidR="000E2EAC">
              <w:rPr>
                <w:noProof/>
                <w:webHidden/>
              </w:rPr>
              <w:t>794</w:t>
            </w:r>
            <w:r w:rsidR="00710C7C">
              <w:rPr>
                <w:noProof/>
                <w:webHidden/>
              </w:rPr>
              <w:fldChar w:fldCharType="end"/>
            </w:r>
          </w:hyperlink>
        </w:p>
        <w:p w14:paraId="6A4D19E2" w14:textId="2108CB9E" w:rsidR="00710C7C" w:rsidRDefault="002758BE">
          <w:pPr>
            <w:pStyle w:val="TOC3"/>
            <w:tabs>
              <w:tab w:val="right" w:leader="dot" w:pos="8846"/>
            </w:tabs>
            <w:rPr>
              <w:rFonts w:asciiTheme="minorHAnsi" w:eastAsiaTheme="minorEastAsia" w:hAnsiTheme="minorHAnsi"/>
              <w:noProof/>
              <w:sz w:val="22"/>
              <w:lang w:val="en-US"/>
            </w:rPr>
          </w:pPr>
          <w:hyperlink w:anchor="_Toc485884510" w:history="1">
            <w:r w:rsidR="00710C7C" w:rsidRPr="002343CD">
              <w:rPr>
                <w:rStyle w:val="Hyperlink"/>
                <w:noProof/>
              </w:rPr>
              <w:t>November 8 (9) / Athor 12: Archangel Michael</w:t>
            </w:r>
            <w:r w:rsidR="00710C7C">
              <w:rPr>
                <w:noProof/>
                <w:webHidden/>
              </w:rPr>
              <w:tab/>
            </w:r>
            <w:r w:rsidR="00710C7C">
              <w:rPr>
                <w:noProof/>
                <w:webHidden/>
              </w:rPr>
              <w:fldChar w:fldCharType="begin"/>
            </w:r>
            <w:r w:rsidR="00710C7C">
              <w:rPr>
                <w:noProof/>
                <w:webHidden/>
              </w:rPr>
              <w:instrText xml:space="preserve"> PAGEREF _Toc485884510 \h </w:instrText>
            </w:r>
            <w:r w:rsidR="00710C7C">
              <w:rPr>
                <w:noProof/>
                <w:webHidden/>
              </w:rPr>
            </w:r>
            <w:r w:rsidR="00710C7C">
              <w:rPr>
                <w:noProof/>
                <w:webHidden/>
              </w:rPr>
              <w:fldChar w:fldCharType="separate"/>
            </w:r>
            <w:r w:rsidR="000E2EAC">
              <w:rPr>
                <w:noProof/>
                <w:webHidden/>
              </w:rPr>
              <w:t>795</w:t>
            </w:r>
            <w:r w:rsidR="00710C7C">
              <w:rPr>
                <w:noProof/>
                <w:webHidden/>
              </w:rPr>
              <w:fldChar w:fldCharType="end"/>
            </w:r>
          </w:hyperlink>
        </w:p>
        <w:p w14:paraId="2AE6D6E8" w14:textId="43C9FF40" w:rsidR="00710C7C" w:rsidRDefault="002758BE">
          <w:pPr>
            <w:pStyle w:val="TOC3"/>
            <w:tabs>
              <w:tab w:val="right" w:leader="dot" w:pos="8846"/>
            </w:tabs>
            <w:rPr>
              <w:rFonts w:asciiTheme="minorHAnsi" w:eastAsiaTheme="minorEastAsia" w:hAnsiTheme="minorHAnsi"/>
              <w:noProof/>
              <w:sz w:val="22"/>
              <w:lang w:val="en-US"/>
            </w:rPr>
          </w:pPr>
          <w:hyperlink w:anchor="_Toc485884511" w:history="1">
            <w:r w:rsidR="00710C7C" w:rsidRPr="002343CD">
              <w:rPr>
                <w:rStyle w:val="Hyperlink"/>
                <w:noProof/>
              </w:rPr>
              <w:t>November 10 (11) / Athor 14: St. Martin of Tours</w:t>
            </w:r>
            <w:r w:rsidR="00710C7C">
              <w:rPr>
                <w:noProof/>
                <w:webHidden/>
              </w:rPr>
              <w:tab/>
            </w:r>
            <w:r w:rsidR="00710C7C">
              <w:rPr>
                <w:noProof/>
                <w:webHidden/>
              </w:rPr>
              <w:fldChar w:fldCharType="begin"/>
            </w:r>
            <w:r w:rsidR="00710C7C">
              <w:rPr>
                <w:noProof/>
                <w:webHidden/>
              </w:rPr>
              <w:instrText xml:space="preserve"> PAGEREF _Toc485884511 \h </w:instrText>
            </w:r>
            <w:r w:rsidR="00710C7C">
              <w:rPr>
                <w:noProof/>
                <w:webHidden/>
              </w:rPr>
            </w:r>
            <w:r w:rsidR="00710C7C">
              <w:rPr>
                <w:noProof/>
                <w:webHidden/>
              </w:rPr>
              <w:fldChar w:fldCharType="separate"/>
            </w:r>
            <w:r w:rsidR="000E2EAC">
              <w:rPr>
                <w:noProof/>
                <w:webHidden/>
              </w:rPr>
              <w:t>798</w:t>
            </w:r>
            <w:r w:rsidR="00710C7C">
              <w:rPr>
                <w:noProof/>
                <w:webHidden/>
              </w:rPr>
              <w:fldChar w:fldCharType="end"/>
            </w:r>
          </w:hyperlink>
        </w:p>
        <w:p w14:paraId="74CF5A05" w14:textId="617AD7CE" w:rsidR="00710C7C" w:rsidRDefault="002758BE">
          <w:pPr>
            <w:pStyle w:val="TOC3"/>
            <w:tabs>
              <w:tab w:val="right" w:leader="dot" w:pos="8846"/>
            </w:tabs>
            <w:rPr>
              <w:rFonts w:asciiTheme="minorHAnsi" w:eastAsiaTheme="minorEastAsia" w:hAnsiTheme="minorHAnsi"/>
              <w:noProof/>
              <w:sz w:val="22"/>
              <w:lang w:val="en-US"/>
            </w:rPr>
          </w:pPr>
          <w:hyperlink w:anchor="_Toc485884512" w:history="1">
            <w:r w:rsidR="00710C7C" w:rsidRPr="002343CD">
              <w:rPr>
                <w:rStyle w:val="Hyperlink"/>
                <w:noProof/>
              </w:rPr>
              <w:t>November 11 (12) / Athor 15: St. Mena the Martyr</w:t>
            </w:r>
            <w:r w:rsidR="00710C7C">
              <w:rPr>
                <w:noProof/>
                <w:webHidden/>
              </w:rPr>
              <w:tab/>
            </w:r>
            <w:r w:rsidR="00710C7C">
              <w:rPr>
                <w:noProof/>
                <w:webHidden/>
              </w:rPr>
              <w:fldChar w:fldCharType="begin"/>
            </w:r>
            <w:r w:rsidR="00710C7C">
              <w:rPr>
                <w:noProof/>
                <w:webHidden/>
              </w:rPr>
              <w:instrText xml:space="preserve"> PAGEREF _Toc485884512 \h </w:instrText>
            </w:r>
            <w:r w:rsidR="00710C7C">
              <w:rPr>
                <w:noProof/>
                <w:webHidden/>
              </w:rPr>
            </w:r>
            <w:r w:rsidR="00710C7C">
              <w:rPr>
                <w:noProof/>
                <w:webHidden/>
              </w:rPr>
              <w:fldChar w:fldCharType="separate"/>
            </w:r>
            <w:r w:rsidR="000E2EAC">
              <w:rPr>
                <w:noProof/>
                <w:webHidden/>
              </w:rPr>
              <w:t>800</w:t>
            </w:r>
            <w:r w:rsidR="00710C7C">
              <w:rPr>
                <w:noProof/>
                <w:webHidden/>
              </w:rPr>
              <w:fldChar w:fldCharType="end"/>
            </w:r>
          </w:hyperlink>
        </w:p>
        <w:p w14:paraId="51BD668E" w14:textId="1B105F50" w:rsidR="00710C7C" w:rsidRDefault="002758BE">
          <w:pPr>
            <w:pStyle w:val="TOC3"/>
            <w:tabs>
              <w:tab w:val="right" w:leader="dot" w:pos="8846"/>
            </w:tabs>
            <w:rPr>
              <w:rFonts w:asciiTheme="minorHAnsi" w:eastAsiaTheme="minorEastAsia" w:hAnsiTheme="minorHAnsi"/>
              <w:noProof/>
              <w:sz w:val="22"/>
              <w:lang w:val="en-US"/>
            </w:rPr>
          </w:pPr>
          <w:hyperlink w:anchor="_Toc485884513" w:history="1">
            <w:r w:rsidR="00710C7C" w:rsidRPr="002343CD">
              <w:rPr>
                <w:rStyle w:val="Hyperlink"/>
                <w:noProof/>
              </w:rPr>
              <w:t>November 13 (14) / Athor 17: St. John Chrysostom</w:t>
            </w:r>
            <w:r w:rsidR="00710C7C">
              <w:rPr>
                <w:noProof/>
                <w:webHidden/>
              </w:rPr>
              <w:tab/>
            </w:r>
            <w:r w:rsidR="00710C7C">
              <w:rPr>
                <w:noProof/>
                <w:webHidden/>
              </w:rPr>
              <w:fldChar w:fldCharType="begin"/>
            </w:r>
            <w:r w:rsidR="00710C7C">
              <w:rPr>
                <w:noProof/>
                <w:webHidden/>
              </w:rPr>
              <w:instrText xml:space="preserve"> PAGEREF _Toc485884513 \h </w:instrText>
            </w:r>
            <w:r w:rsidR="00710C7C">
              <w:rPr>
                <w:noProof/>
                <w:webHidden/>
              </w:rPr>
            </w:r>
            <w:r w:rsidR="00710C7C">
              <w:rPr>
                <w:noProof/>
                <w:webHidden/>
              </w:rPr>
              <w:fldChar w:fldCharType="separate"/>
            </w:r>
            <w:r w:rsidR="000E2EAC">
              <w:rPr>
                <w:noProof/>
                <w:webHidden/>
              </w:rPr>
              <w:t>802</w:t>
            </w:r>
            <w:r w:rsidR="00710C7C">
              <w:rPr>
                <w:noProof/>
                <w:webHidden/>
              </w:rPr>
              <w:fldChar w:fldCharType="end"/>
            </w:r>
          </w:hyperlink>
        </w:p>
        <w:p w14:paraId="6A142F6C" w14:textId="58FF8FB6" w:rsidR="00710C7C" w:rsidRDefault="002758BE">
          <w:pPr>
            <w:pStyle w:val="TOC3"/>
            <w:tabs>
              <w:tab w:val="right" w:leader="dot" w:pos="8846"/>
            </w:tabs>
            <w:rPr>
              <w:rFonts w:asciiTheme="minorHAnsi" w:eastAsiaTheme="minorEastAsia" w:hAnsiTheme="minorHAnsi"/>
              <w:noProof/>
              <w:sz w:val="22"/>
              <w:lang w:val="en-US"/>
            </w:rPr>
          </w:pPr>
          <w:hyperlink w:anchor="_Toc485884514" w:history="1">
            <w:r w:rsidR="00710C7C" w:rsidRPr="002343CD">
              <w:rPr>
                <w:rStyle w:val="Hyperlink"/>
                <w:noProof/>
              </w:rPr>
              <w:t>November 14 (15) / Athor 18: St. Philip the Apostle</w:t>
            </w:r>
            <w:r w:rsidR="00710C7C">
              <w:rPr>
                <w:noProof/>
                <w:webHidden/>
              </w:rPr>
              <w:tab/>
            </w:r>
            <w:r w:rsidR="00710C7C">
              <w:rPr>
                <w:noProof/>
                <w:webHidden/>
              </w:rPr>
              <w:fldChar w:fldCharType="begin"/>
            </w:r>
            <w:r w:rsidR="00710C7C">
              <w:rPr>
                <w:noProof/>
                <w:webHidden/>
              </w:rPr>
              <w:instrText xml:space="preserve"> PAGEREF _Toc485884514 \h </w:instrText>
            </w:r>
            <w:r w:rsidR="00710C7C">
              <w:rPr>
                <w:noProof/>
                <w:webHidden/>
              </w:rPr>
            </w:r>
            <w:r w:rsidR="00710C7C">
              <w:rPr>
                <w:noProof/>
                <w:webHidden/>
              </w:rPr>
              <w:fldChar w:fldCharType="separate"/>
            </w:r>
            <w:r w:rsidR="000E2EAC">
              <w:rPr>
                <w:noProof/>
                <w:webHidden/>
              </w:rPr>
              <w:t>803</w:t>
            </w:r>
            <w:r w:rsidR="00710C7C">
              <w:rPr>
                <w:noProof/>
                <w:webHidden/>
              </w:rPr>
              <w:fldChar w:fldCharType="end"/>
            </w:r>
          </w:hyperlink>
        </w:p>
        <w:p w14:paraId="236C3A46" w14:textId="2CE683AD" w:rsidR="00710C7C" w:rsidRDefault="002758BE">
          <w:pPr>
            <w:pStyle w:val="TOC3"/>
            <w:tabs>
              <w:tab w:val="right" w:leader="dot" w:pos="8846"/>
            </w:tabs>
            <w:rPr>
              <w:rFonts w:asciiTheme="minorHAnsi" w:eastAsiaTheme="minorEastAsia" w:hAnsiTheme="minorHAnsi"/>
              <w:noProof/>
              <w:sz w:val="22"/>
              <w:lang w:val="en-US"/>
            </w:rPr>
          </w:pPr>
          <w:hyperlink w:anchor="_Toc485884515" w:history="1">
            <w:r w:rsidR="00710C7C" w:rsidRPr="002343CD">
              <w:rPr>
                <w:rStyle w:val="Hyperlink"/>
                <w:noProof/>
              </w:rPr>
              <w:t>November 15 (16) / Athor 19: The Preaching of St. Bartholomew</w:t>
            </w:r>
            <w:r w:rsidR="00710C7C">
              <w:rPr>
                <w:noProof/>
                <w:webHidden/>
              </w:rPr>
              <w:tab/>
            </w:r>
            <w:r w:rsidR="00710C7C">
              <w:rPr>
                <w:noProof/>
                <w:webHidden/>
              </w:rPr>
              <w:fldChar w:fldCharType="begin"/>
            </w:r>
            <w:r w:rsidR="00710C7C">
              <w:rPr>
                <w:noProof/>
                <w:webHidden/>
              </w:rPr>
              <w:instrText xml:space="preserve"> PAGEREF _Toc485884515 \h </w:instrText>
            </w:r>
            <w:r w:rsidR="00710C7C">
              <w:rPr>
                <w:noProof/>
                <w:webHidden/>
              </w:rPr>
            </w:r>
            <w:r w:rsidR="00710C7C">
              <w:rPr>
                <w:noProof/>
                <w:webHidden/>
              </w:rPr>
              <w:fldChar w:fldCharType="separate"/>
            </w:r>
            <w:r w:rsidR="000E2EAC">
              <w:rPr>
                <w:noProof/>
                <w:webHidden/>
              </w:rPr>
              <w:t>804</w:t>
            </w:r>
            <w:r w:rsidR="00710C7C">
              <w:rPr>
                <w:noProof/>
                <w:webHidden/>
              </w:rPr>
              <w:fldChar w:fldCharType="end"/>
            </w:r>
          </w:hyperlink>
        </w:p>
        <w:p w14:paraId="0A044276" w14:textId="639D59E8" w:rsidR="00710C7C" w:rsidRDefault="002758BE">
          <w:pPr>
            <w:pStyle w:val="TOC3"/>
            <w:tabs>
              <w:tab w:val="right" w:leader="dot" w:pos="8846"/>
            </w:tabs>
            <w:rPr>
              <w:rFonts w:asciiTheme="minorHAnsi" w:eastAsiaTheme="minorEastAsia" w:hAnsiTheme="minorHAnsi"/>
              <w:noProof/>
              <w:sz w:val="22"/>
              <w:lang w:val="en-US"/>
            </w:rPr>
          </w:pPr>
          <w:hyperlink w:anchor="_Toc485884516" w:history="1">
            <w:r w:rsidR="00710C7C" w:rsidRPr="002343CD">
              <w:rPr>
                <w:rStyle w:val="Hyperlink"/>
                <w:noProof/>
              </w:rPr>
              <w:t>November 15 (16) / Athor 19: Also the Consecration of the Church of Sts. Sergius and Bacchus.</w:t>
            </w:r>
            <w:r w:rsidR="00710C7C">
              <w:rPr>
                <w:noProof/>
                <w:webHidden/>
              </w:rPr>
              <w:tab/>
            </w:r>
            <w:r w:rsidR="00710C7C">
              <w:rPr>
                <w:noProof/>
                <w:webHidden/>
              </w:rPr>
              <w:fldChar w:fldCharType="begin"/>
            </w:r>
            <w:r w:rsidR="00710C7C">
              <w:rPr>
                <w:noProof/>
                <w:webHidden/>
              </w:rPr>
              <w:instrText xml:space="preserve"> PAGEREF _Toc485884516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07650BA" w14:textId="54FABEF8" w:rsidR="00710C7C" w:rsidRDefault="002758BE">
          <w:pPr>
            <w:pStyle w:val="TOC3"/>
            <w:tabs>
              <w:tab w:val="right" w:leader="dot" w:pos="8846"/>
            </w:tabs>
            <w:rPr>
              <w:rFonts w:asciiTheme="minorHAnsi" w:eastAsiaTheme="minorEastAsia" w:hAnsiTheme="minorHAnsi"/>
              <w:noProof/>
              <w:sz w:val="22"/>
              <w:lang w:val="en-US"/>
            </w:rPr>
          </w:pPr>
          <w:hyperlink w:anchor="_Toc485884517" w:history="1">
            <w:r w:rsidR="00710C7C" w:rsidRPr="002343CD">
              <w:rPr>
                <w:rStyle w:val="Hyperlink"/>
                <w:noProof/>
              </w:rPr>
              <w:t>November 16 (17) / Athor 20: Consecration of Sts. Theodore and Theodore</w:t>
            </w:r>
            <w:r w:rsidR="00710C7C">
              <w:rPr>
                <w:noProof/>
                <w:webHidden/>
              </w:rPr>
              <w:tab/>
            </w:r>
            <w:r w:rsidR="00710C7C">
              <w:rPr>
                <w:noProof/>
                <w:webHidden/>
              </w:rPr>
              <w:fldChar w:fldCharType="begin"/>
            </w:r>
            <w:r w:rsidR="00710C7C">
              <w:rPr>
                <w:noProof/>
                <w:webHidden/>
              </w:rPr>
              <w:instrText xml:space="preserve"> PAGEREF _Toc485884517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3603E1B0" w14:textId="0112B196" w:rsidR="00710C7C" w:rsidRDefault="002758BE">
          <w:pPr>
            <w:pStyle w:val="TOC3"/>
            <w:tabs>
              <w:tab w:val="right" w:leader="dot" w:pos="8846"/>
            </w:tabs>
            <w:rPr>
              <w:rFonts w:asciiTheme="minorHAnsi" w:eastAsiaTheme="minorEastAsia" w:hAnsiTheme="minorHAnsi"/>
              <w:noProof/>
              <w:sz w:val="22"/>
              <w:lang w:val="en-US"/>
            </w:rPr>
          </w:pPr>
          <w:hyperlink w:anchor="_Toc485884518" w:history="1">
            <w:r w:rsidR="00710C7C" w:rsidRPr="002343CD">
              <w:rPr>
                <w:rStyle w:val="Hyperlink"/>
                <w:noProof/>
              </w:rPr>
              <w:t>November 17 (18) / Athor 21: Commemoration of the Theotokos</w:t>
            </w:r>
            <w:r w:rsidR="00710C7C">
              <w:rPr>
                <w:noProof/>
                <w:webHidden/>
              </w:rPr>
              <w:tab/>
            </w:r>
            <w:r w:rsidR="00710C7C">
              <w:rPr>
                <w:noProof/>
                <w:webHidden/>
              </w:rPr>
              <w:fldChar w:fldCharType="begin"/>
            </w:r>
            <w:r w:rsidR="00710C7C">
              <w:rPr>
                <w:noProof/>
                <w:webHidden/>
              </w:rPr>
              <w:instrText xml:space="preserve"> PAGEREF _Toc485884518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4DF5E8EA" w14:textId="651DB574" w:rsidR="00710C7C" w:rsidRDefault="002758BE">
          <w:pPr>
            <w:pStyle w:val="TOC3"/>
            <w:tabs>
              <w:tab w:val="right" w:leader="dot" w:pos="8846"/>
            </w:tabs>
            <w:rPr>
              <w:rFonts w:asciiTheme="minorHAnsi" w:eastAsiaTheme="minorEastAsia" w:hAnsiTheme="minorHAnsi"/>
              <w:noProof/>
              <w:sz w:val="22"/>
              <w:lang w:val="en-US"/>
            </w:rPr>
          </w:pPr>
          <w:hyperlink w:anchor="_Toc485884519" w:history="1">
            <w:r w:rsidR="00710C7C" w:rsidRPr="002343CD">
              <w:rPr>
                <w:rStyle w:val="Hyperlink"/>
                <w:noProof/>
              </w:rPr>
              <w:t>November 17 (18) / Athor 21: St. Gregory the Wonderworker</w:t>
            </w:r>
            <w:r w:rsidR="00710C7C">
              <w:rPr>
                <w:noProof/>
                <w:webHidden/>
              </w:rPr>
              <w:tab/>
            </w:r>
            <w:r w:rsidR="00710C7C">
              <w:rPr>
                <w:noProof/>
                <w:webHidden/>
              </w:rPr>
              <w:fldChar w:fldCharType="begin"/>
            </w:r>
            <w:r w:rsidR="00710C7C">
              <w:rPr>
                <w:noProof/>
                <w:webHidden/>
              </w:rPr>
              <w:instrText xml:space="preserve"> PAGEREF _Toc485884519 \h </w:instrText>
            </w:r>
            <w:r w:rsidR="00710C7C">
              <w:rPr>
                <w:noProof/>
                <w:webHidden/>
              </w:rPr>
            </w:r>
            <w:r w:rsidR="00710C7C">
              <w:rPr>
                <w:noProof/>
                <w:webHidden/>
              </w:rPr>
              <w:fldChar w:fldCharType="separate"/>
            </w:r>
            <w:r w:rsidR="000E2EAC">
              <w:rPr>
                <w:noProof/>
                <w:webHidden/>
              </w:rPr>
              <w:t>805</w:t>
            </w:r>
            <w:r w:rsidR="00710C7C">
              <w:rPr>
                <w:noProof/>
                <w:webHidden/>
              </w:rPr>
              <w:fldChar w:fldCharType="end"/>
            </w:r>
          </w:hyperlink>
        </w:p>
        <w:p w14:paraId="6DF539E3" w14:textId="506B14C7" w:rsidR="00710C7C" w:rsidRDefault="002758BE">
          <w:pPr>
            <w:pStyle w:val="TOC3"/>
            <w:tabs>
              <w:tab w:val="right" w:leader="dot" w:pos="8846"/>
            </w:tabs>
            <w:rPr>
              <w:rFonts w:asciiTheme="minorHAnsi" w:eastAsiaTheme="minorEastAsia" w:hAnsiTheme="minorHAnsi"/>
              <w:noProof/>
              <w:sz w:val="22"/>
              <w:lang w:val="en-US"/>
            </w:rPr>
          </w:pPr>
          <w:hyperlink w:anchor="_Toc485884520" w:history="1">
            <w:r w:rsidR="00710C7C" w:rsidRPr="002343CD">
              <w:rPr>
                <w:rStyle w:val="Hyperlink"/>
                <w:noProof/>
              </w:rPr>
              <w:t>November 18 (19) / Athor 22: Martyrdom of Sts. Cosmas, Damian, and their Brothers</w:t>
            </w:r>
            <w:r w:rsidR="00710C7C">
              <w:rPr>
                <w:noProof/>
                <w:webHidden/>
              </w:rPr>
              <w:tab/>
            </w:r>
            <w:r w:rsidR="00710C7C">
              <w:rPr>
                <w:noProof/>
                <w:webHidden/>
              </w:rPr>
              <w:fldChar w:fldCharType="begin"/>
            </w:r>
            <w:r w:rsidR="00710C7C">
              <w:rPr>
                <w:noProof/>
                <w:webHidden/>
              </w:rPr>
              <w:instrText xml:space="preserve"> PAGEREF _Toc485884520 \h </w:instrText>
            </w:r>
            <w:r w:rsidR="00710C7C">
              <w:rPr>
                <w:noProof/>
                <w:webHidden/>
              </w:rPr>
            </w:r>
            <w:r w:rsidR="00710C7C">
              <w:rPr>
                <w:noProof/>
                <w:webHidden/>
              </w:rPr>
              <w:fldChar w:fldCharType="separate"/>
            </w:r>
            <w:r w:rsidR="000E2EAC">
              <w:rPr>
                <w:noProof/>
                <w:webHidden/>
              </w:rPr>
              <w:t>806</w:t>
            </w:r>
            <w:r w:rsidR="00710C7C">
              <w:rPr>
                <w:noProof/>
                <w:webHidden/>
              </w:rPr>
              <w:fldChar w:fldCharType="end"/>
            </w:r>
          </w:hyperlink>
        </w:p>
        <w:p w14:paraId="73BAB458" w14:textId="6C97FE08" w:rsidR="00710C7C" w:rsidRDefault="002758BE">
          <w:pPr>
            <w:pStyle w:val="TOC3"/>
            <w:tabs>
              <w:tab w:val="right" w:leader="dot" w:pos="8846"/>
            </w:tabs>
            <w:rPr>
              <w:rFonts w:asciiTheme="minorHAnsi" w:eastAsiaTheme="minorEastAsia" w:hAnsiTheme="minorHAnsi"/>
              <w:noProof/>
              <w:sz w:val="22"/>
              <w:lang w:val="en-US"/>
            </w:rPr>
          </w:pPr>
          <w:hyperlink w:anchor="_Toc485884521" w:history="1">
            <w:r w:rsidR="00710C7C" w:rsidRPr="002343CD">
              <w:rPr>
                <w:rStyle w:val="Hyperlink"/>
                <w:noProof/>
              </w:rPr>
              <w:t>November 19 (20) / Athor 23: St. Cornelius</w:t>
            </w:r>
            <w:r w:rsidR="00710C7C">
              <w:rPr>
                <w:noProof/>
                <w:webHidden/>
              </w:rPr>
              <w:tab/>
            </w:r>
            <w:r w:rsidR="00710C7C">
              <w:rPr>
                <w:noProof/>
                <w:webHidden/>
              </w:rPr>
              <w:fldChar w:fldCharType="begin"/>
            </w:r>
            <w:r w:rsidR="00710C7C">
              <w:rPr>
                <w:noProof/>
                <w:webHidden/>
              </w:rPr>
              <w:instrText xml:space="preserve"> PAGEREF _Toc485884521 \h </w:instrText>
            </w:r>
            <w:r w:rsidR="00710C7C">
              <w:rPr>
                <w:noProof/>
                <w:webHidden/>
              </w:rPr>
            </w:r>
            <w:r w:rsidR="00710C7C">
              <w:rPr>
                <w:noProof/>
                <w:webHidden/>
              </w:rPr>
              <w:fldChar w:fldCharType="separate"/>
            </w:r>
            <w:r w:rsidR="000E2EAC">
              <w:rPr>
                <w:noProof/>
                <w:webHidden/>
              </w:rPr>
              <w:t>808</w:t>
            </w:r>
            <w:r w:rsidR="00710C7C">
              <w:rPr>
                <w:noProof/>
                <w:webHidden/>
              </w:rPr>
              <w:fldChar w:fldCharType="end"/>
            </w:r>
          </w:hyperlink>
        </w:p>
        <w:p w14:paraId="5CA58FF9" w14:textId="02BCC622" w:rsidR="00710C7C" w:rsidRDefault="002758BE">
          <w:pPr>
            <w:pStyle w:val="TOC3"/>
            <w:tabs>
              <w:tab w:val="right" w:leader="dot" w:pos="8846"/>
            </w:tabs>
            <w:rPr>
              <w:rFonts w:asciiTheme="minorHAnsi" w:eastAsiaTheme="minorEastAsia" w:hAnsiTheme="minorHAnsi"/>
              <w:noProof/>
              <w:sz w:val="22"/>
              <w:lang w:val="en-US"/>
            </w:rPr>
          </w:pPr>
          <w:hyperlink w:anchor="_Toc485884522" w:history="1">
            <w:r w:rsidR="00710C7C" w:rsidRPr="002343CD">
              <w:rPr>
                <w:rStyle w:val="Hyperlink"/>
                <w:noProof/>
              </w:rPr>
              <w:t>November 19 (20) / Athor 23: Also Consecration of the Church of St. Marina</w:t>
            </w:r>
            <w:r w:rsidR="00710C7C">
              <w:rPr>
                <w:noProof/>
                <w:webHidden/>
              </w:rPr>
              <w:tab/>
            </w:r>
            <w:r w:rsidR="00710C7C">
              <w:rPr>
                <w:noProof/>
                <w:webHidden/>
              </w:rPr>
              <w:fldChar w:fldCharType="begin"/>
            </w:r>
            <w:r w:rsidR="00710C7C">
              <w:rPr>
                <w:noProof/>
                <w:webHidden/>
              </w:rPr>
              <w:instrText xml:space="preserve"> PAGEREF _Toc485884522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569134F9" w14:textId="5241F62A" w:rsidR="00710C7C" w:rsidRDefault="002758BE">
          <w:pPr>
            <w:pStyle w:val="TOC3"/>
            <w:tabs>
              <w:tab w:val="right" w:leader="dot" w:pos="8846"/>
            </w:tabs>
            <w:rPr>
              <w:rFonts w:asciiTheme="minorHAnsi" w:eastAsiaTheme="minorEastAsia" w:hAnsiTheme="minorHAnsi"/>
              <w:noProof/>
              <w:sz w:val="22"/>
              <w:lang w:val="en-US"/>
            </w:rPr>
          </w:pPr>
          <w:hyperlink w:anchor="_Toc485884523" w:history="1">
            <w:r w:rsidR="00710C7C" w:rsidRPr="002343CD">
              <w:rPr>
                <w:rStyle w:val="Hyperlink"/>
                <w:noProof/>
              </w:rPr>
              <w:t>November 20 (21) / Athor 24: The Twenty Four Presbyters</w:t>
            </w:r>
            <w:r w:rsidR="00710C7C">
              <w:rPr>
                <w:noProof/>
                <w:webHidden/>
              </w:rPr>
              <w:tab/>
            </w:r>
            <w:r w:rsidR="00710C7C">
              <w:rPr>
                <w:noProof/>
                <w:webHidden/>
              </w:rPr>
              <w:fldChar w:fldCharType="begin"/>
            </w:r>
            <w:r w:rsidR="00710C7C">
              <w:rPr>
                <w:noProof/>
                <w:webHidden/>
              </w:rPr>
              <w:instrText xml:space="preserve"> PAGEREF _Toc485884523 \h </w:instrText>
            </w:r>
            <w:r w:rsidR="00710C7C">
              <w:rPr>
                <w:noProof/>
                <w:webHidden/>
              </w:rPr>
            </w:r>
            <w:r w:rsidR="00710C7C">
              <w:rPr>
                <w:noProof/>
                <w:webHidden/>
              </w:rPr>
              <w:fldChar w:fldCharType="separate"/>
            </w:r>
            <w:r w:rsidR="000E2EAC">
              <w:rPr>
                <w:noProof/>
                <w:webHidden/>
              </w:rPr>
              <w:t>809</w:t>
            </w:r>
            <w:r w:rsidR="00710C7C">
              <w:rPr>
                <w:noProof/>
                <w:webHidden/>
              </w:rPr>
              <w:fldChar w:fldCharType="end"/>
            </w:r>
          </w:hyperlink>
        </w:p>
        <w:p w14:paraId="1BAA156B" w14:textId="1C94949E" w:rsidR="00710C7C" w:rsidRDefault="002758BE">
          <w:pPr>
            <w:pStyle w:val="TOC3"/>
            <w:tabs>
              <w:tab w:val="right" w:leader="dot" w:pos="8846"/>
            </w:tabs>
            <w:rPr>
              <w:rFonts w:asciiTheme="minorHAnsi" w:eastAsiaTheme="minorEastAsia" w:hAnsiTheme="minorHAnsi"/>
              <w:noProof/>
              <w:sz w:val="22"/>
              <w:lang w:val="en-US"/>
            </w:rPr>
          </w:pPr>
          <w:hyperlink w:anchor="_Toc485884524" w:history="1">
            <w:r w:rsidR="00710C7C" w:rsidRPr="002343CD">
              <w:rPr>
                <w:rStyle w:val="Hyperlink"/>
                <w:noProof/>
              </w:rPr>
              <w:t>November 21 (22) / Athor 25: St. Philopater Mercurius</w:t>
            </w:r>
            <w:r w:rsidR="00710C7C">
              <w:rPr>
                <w:noProof/>
                <w:webHidden/>
              </w:rPr>
              <w:tab/>
            </w:r>
            <w:r w:rsidR="00710C7C">
              <w:rPr>
                <w:noProof/>
                <w:webHidden/>
              </w:rPr>
              <w:fldChar w:fldCharType="begin"/>
            </w:r>
            <w:r w:rsidR="00710C7C">
              <w:rPr>
                <w:noProof/>
                <w:webHidden/>
              </w:rPr>
              <w:instrText xml:space="preserve"> PAGEREF _Toc485884524 \h </w:instrText>
            </w:r>
            <w:r w:rsidR="00710C7C">
              <w:rPr>
                <w:noProof/>
                <w:webHidden/>
              </w:rPr>
            </w:r>
            <w:r w:rsidR="00710C7C">
              <w:rPr>
                <w:noProof/>
                <w:webHidden/>
              </w:rPr>
              <w:fldChar w:fldCharType="separate"/>
            </w:r>
            <w:r w:rsidR="000E2EAC">
              <w:rPr>
                <w:noProof/>
                <w:webHidden/>
              </w:rPr>
              <w:t>812</w:t>
            </w:r>
            <w:r w:rsidR="00710C7C">
              <w:rPr>
                <w:noProof/>
                <w:webHidden/>
              </w:rPr>
              <w:fldChar w:fldCharType="end"/>
            </w:r>
          </w:hyperlink>
        </w:p>
        <w:p w14:paraId="67045EFE" w14:textId="6C15B118" w:rsidR="00710C7C" w:rsidRDefault="002758BE">
          <w:pPr>
            <w:pStyle w:val="TOC3"/>
            <w:tabs>
              <w:tab w:val="right" w:leader="dot" w:pos="8846"/>
            </w:tabs>
            <w:rPr>
              <w:rFonts w:asciiTheme="minorHAnsi" w:eastAsiaTheme="minorEastAsia" w:hAnsiTheme="minorHAnsi"/>
              <w:noProof/>
              <w:sz w:val="22"/>
              <w:lang w:val="en-US"/>
            </w:rPr>
          </w:pPr>
          <w:hyperlink w:anchor="_Toc485884525" w:history="1">
            <w:r w:rsidR="00710C7C" w:rsidRPr="002343CD">
              <w:rPr>
                <w:rStyle w:val="Hyperlink"/>
                <w:noProof/>
              </w:rPr>
              <w:t>November 22 (23) / Athor 26: St. Gregory of Nyssa</w:t>
            </w:r>
            <w:r w:rsidR="00710C7C">
              <w:rPr>
                <w:noProof/>
                <w:webHidden/>
              </w:rPr>
              <w:tab/>
            </w:r>
            <w:r w:rsidR="00710C7C">
              <w:rPr>
                <w:noProof/>
                <w:webHidden/>
              </w:rPr>
              <w:fldChar w:fldCharType="begin"/>
            </w:r>
            <w:r w:rsidR="00710C7C">
              <w:rPr>
                <w:noProof/>
                <w:webHidden/>
              </w:rPr>
              <w:instrText xml:space="preserve"> PAGEREF _Toc485884525 \h </w:instrText>
            </w:r>
            <w:r w:rsidR="00710C7C">
              <w:rPr>
                <w:noProof/>
                <w:webHidden/>
              </w:rPr>
            </w:r>
            <w:r w:rsidR="00710C7C">
              <w:rPr>
                <w:noProof/>
                <w:webHidden/>
              </w:rPr>
              <w:fldChar w:fldCharType="separate"/>
            </w:r>
            <w:r w:rsidR="000E2EAC">
              <w:rPr>
                <w:noProof/>
                <w:webHidden/>
              </w:rPr>
              <w:t>813</w:t>
            </w:r>
            <w:r w:rsidR="00710C7C">
              <w:rPr>
                <w:noProof/>
                <w:webHidden/>
              </w:rPr>
              <w:fldChar w:fldCharType="end"/>
            </w:r>
          </w:hyperlink>
        </w:p>
        <w:p w14:paraId="2DBD2E29" w14:textId="56C15D60" w:rsidR="00710C7C" w:rsidRDefault="002758BE">
          <w:pPr>
            <w:pStyle w:val="TOC3"/>
            <w:tabs>
              <w:tab w:val="right" w:leader="dot" w:pos="8846"/>
            </w:tabs>
            <w:rPr>
              <w:rFonts w:asciiTheme="minorHAnsi" w:eastAsiaTheme="minorEastAsia" w:hAnsiTheme="minorHAnsi"/>
              <w:noProof/>
              <w:sz w:val="22"/>
              <w:lang w:val="en-US"/>
            </w:rPr>
          </w:pPr>
          <w:hyperlink w:anchor="_Toc485884526" w:history="1">
            <w:r w:rsidR="00710C7C" w:rsidRPr="002343CD">
              <w:rPr>
                <w:rStyle w:val="Hyperlink"/>
                <w:noProof/>
              </w:rPr>
              <w:t>November 23 (24) / Athor 27: St. James the Sawn-Asunder</w:t>
            </w:r>
            <w:r w:rsidR="00710C7C">
              <w:rPr>
                <w:noProof/>
                <w:webHidden/>
              </w:rPr>
              <w:tab/>
            </w:r>
            <w:r w:rsidR="00710C7C">
              <w:rPr>
                <w:noProof/>
                <w:webHidden/>
              </w:rPr>
              <w:fldChar w:fldCharType="begin"/>
            </w:r>
            <w:r w:rsidR="00710C7C">
              <w:rPr>
                <w:noProof/>
                <w:webHidden/>
              </w:rPr>
              <w:instrText xml:space="preserve"> PAGEREF _Toc485884526 \h </w:instrText>
            </w:r>
            <w:r w:rsidR="00710C7C">
              <w:rPr>
                <w:noProof/>
                <w:webHidden/>
              </w:rPr>
            </w:r>
            <w:r w:rsidR="00710C7C">
              <w:rPr>
                <w:noProof/>
                <w:webHidden/>
              </w:rPr>
              <w:fldChar w:fldCharType="separate"/>
            </w:r>
            <w:r w:rsidR="000E2EAC">
              <w:rPr>
                <w:noProof/>
                <w:webHidden/>
              </w:rPr>
              <w:t>814</w:t>
            </w:r>
            <w:r w:rsidR="00710C7C">
              <w:rPr>
                <w:noProof/>
                <w:webHidden/>
              </w:rPr>
              <w:fldChar w:fldCharType="end"/>
            </w:r>
          </w:hyperlink>
        </w:p>
        <w:p w14:paraId="4DA0A659" w14:textId="44D707F7" w:rsidR="00710C7C" w:rsidRDefault="002758BE">
          <w:pPr>
            <w:pStyle w:val="TOC3"/>
            <w:tabs>
              <w:tab w:val="right" w:leader="dot" w:pos="8846"/>
            </w:tabs>
            <w:rPr>
              <w:rFonts w:asciiTheme="minorHAnsi" w:eastAsiaTheme="minorEastAsia" w:hAnsiTheme="minorHAnsi"/>
              <w:noProof/>
              <w:sz w:val="22"/>
              <w:lang w:val="en-US"/>
            </w:rPr>
          </w:pPr>
          <w:hyperlink w:anchor="_Toc485884527" w:history="1">
            <w:r w:rsidR="00710C7C" w:rsidRPr="002343CD">
              <w:rPr>
                <w:rStyle w:val="Hyperlink"/>
                <w:noProof/>
              </w:rPr>
              <w:t>November 24 (25) / Athor 28: Martyrdom of St. Serapamon, the bishop of Nikiou</w:t>
            </w:r>
            <w:r w:rsidR="00710C7C">
              <w:rPr>
                <w:noProof/>
                <w:webHidden/>
              </w:rPr>
              <w:tab/>
            </w:r>
            <w:r w:rsidR="00710C7C">
              <w:rPr>
                <w:noProof/>
                <w:webHidden/>
              </w:rPr>
              <w:fldChar w:fldCharType="begin"/>
            </w:r>
            <w:r w:rsidR="00710C7C">
              <w:rPr>
                <w:noProof/>
                <w:webHidden/>
              </w:rPr>
              <w:instrText xml:space="preserve"> PAGEREF _Toc485884527 \h </w:instrText>
            </w:r>
            <w:r w:rsidR="00710C7C">
              <w:rPr>
                <w:noProof/>
                <w:webHidden/>
              </w:rPr>
            </w:r>
            <w:r w:rsidR="00710C7C">
              <w:rPr>
                <w:noProof/>
                <w:webHidden/>
              </w:rPr>
              <w:fldChar w:fldCharType="separate"/>
            </w:r>
            <w:r w:rsidR="000E2EAC">
              <w:rPr>
                <w:noProof/>
                <w:webHidden/>
              </w:rPr>
              <w:t>816</w:t>
            </w:r>
            <w:r w:rsidR="00710C7C">
              <w:rPr>
                <w:noProof/>
                <w:webHidden/>
              </w:rPr>
              <w:fldChar w:fldCharType="end"/>
            </w:r>
          </w:hyperlink>
        </w:p>
        <w:p w14:paraId="271A7ACD" w14:textId="6B943D9C" w:rsidR="00710C7C" w:rsidRDefault="002758BE">
          <w:pPr>
            <w:pStyle w:val="TOC3"/>
            <w:tabs>
              <w:tab w:val="right" w:leader="dot" w:pos="8846"/>
            </w:tabs>
            <w:rPr>
              <w:rFonts w:asciiTheme="minorHAnsi" w:eastAsiaTheme="minorEastAsia" w:hAnsiTheme="minorHAnsi"/>
              <w:noProof/>
              <w:sz w:val="22"/>
              <w:lang w:val="en-US"/>
            </w:rPr>
          </w:pPr>
          <w:hyperlink w:anchor="_Toc485884528" w:history="1">
            <w:r w:rsidR="00710C7C" w:rsidRPr="002343CD">
              <w:rPr>
                <w:rStyle w:val="Hyperlink"/>
                <w:noProof/>
              </w:rPr>
              <w:t>November 25 (26) / Athor 29: Commemoration of the Annunciation, Nativity, and Resurrection on the 29</w:t>
            </w:r>
            <w:r w:rsidR="00710C7C" w:rsidRPr="002343CD">
              <w:rPr>
                <w:rStyle w:val="Hyperlink"/>
                <w:noProof/>
                <w:vertAlign w:val="superscript"/>
              </w:rPr>
              <w:t>th</w:t>
            </w:r>
            <w:r w:rsidR="00710C7C" w:rsidRPr="002343C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_Toc485884528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DE5D57A" w14:textId="4806D439" w:rsidR="00710C7C" w:rsidRDefault="002758BE">
          <w:pPr>
            <w:pStyle w:val="TOC3"/>
            <w:tabs>
              <w:tab w:val="right" w:leader="dot" w:pos="8846"/>
            </w:tabs>
            <w:rPr>
              <w:rFonts w:asciiTheme="minorHAnsi" w:eastAsiaTheme="minorEastAsia" w:hAnsiTheme="minorHAnsi"/>
              <w:noProof/>
              <w:sz w:val="22"/>
              <w:lang w:val="en-US"/>
            </w:rPr>
          </w:pPr>
          <w:hyperlink w:anchor="_Toc485884529" w:history="1">
            <w:r w:rsidR="00710C7C" w:rsidRPr="002343CD">
              <w:rPr>
                <w:rStyle w:val="Hyperlink"/>
                <w:noProof/>
              </w:rPr>
              <w:t>November 25 (26) / Athor 29: Sts. Clement of Rome and Peter of Alexandria</w:t>
            </w:r>
            <w:r w:rsidR="00710C7C">
              <w:rPr>
                <w:noProof/>
                <w:webHidden/>
              </w:rPr>
              <w:tab/>
            </w:r>
            <w:r w:rsidR="00710C7C">
              <w:rPr>
                <w:noProof/>
                <w:webHidden/>
              </w:rPr>
              <w:fldChar w:fldCharType="begin"/>
            </w:r>
            <w:r w:rsidR="00710C7C">
              <w:rPr>
                <w:noProof/>
                <w:webHidden/>
              </w:rPr>
              <w:instrText xml:space="preserve"> PAGEREF _Toc485884529 \h </w:instrText>
            </w:r>
            <w:r w:rsidR="00710C7C">
              <w:rPr>
                <w:noProof/>
                <w:webHidden/>
              </w:rPr>
            </w:r>
            <w:r w:rsidR="00710C7C">
              <w:rPr>
                <w:noProof/>
                <w:webHidden/>
              </w:rPr>
              <w:fldChar w:fldCharType="separate"/>
            </w:r>
            <w:r w:rsidR="000E2EAC">
              <w:rPr>
                <w:noProof/>
                <w:webHidden/>
              </w:rPr>
              <w:t>818</w:t>
            </w:r>
            <w:r w:rsidR="00710C7C">
              <w:rPr>
                <w:noProof/>
                <w:webHidden/>
              </w:rPr>
              <w:fldChar w:fldCharType="end"/>
            </w:r>
          </w:hyperlink>
        </w:p>
        <w:p w14:paraId="353B7C58" w14:textId="64969DE6" w:rsidR="00710C7C" w:rsidRDefault="002758BE">
          <w:pPr>
            <w:pStyle w:val="TOC3"/>
            <w:tabs>
              <w:tab w:val="right" w:leader="dot" w:pos="8846"/>
            </w:tabs>
            <w:rPr>
              <w:rFonts w:asciiTheme="minorHAnsi" w:eastAsiaTheme="minorEastAsia" w:hAnsiTheme="minorHAnsi"/>
              <w:noProof/>
              <w:sz w:val="22"/>
              <w:lang w:val="en-US"/>
            </w:rPr>
          </w:pPr>
          <w:hyperlink w:anchor="_Toc485884530" w:history="1">
            <w:r w:rsidR="00710C7C" w:rsidRPr="002343CD">
              <w:rPr>
                <w:rStyle w:val="Hyperlink"/>
                <w:noProof/>
              </w:rPr>
              <w:t>November 26 (27) / Athor 30: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_Toc485884530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461DF956" w14:textId="519379D1" w:rsidR="00710C7C" w:rsidRDefault="002758BE">
          <w:pPr>
            <w:pStyle w:val="TOC3"/>
            <w:tabs>
              <w:tab w:val="right" w:leader="dot" w:pos="8846"/>
            </w:tabs>
            <w:rPr>
              <w:rFonts w:asciiTheme="minorHAnsi" w:eastAsiaTheme="minorEastAsia" w:hAnsiTheme="minorHAnsi"/>
              <w:noProof/>
              <w:sz w:val="22"/>
              <w:lang w:val="en-US"/>
            </w:rPr>
          </w:pPr>
          <w:hyperlink w:anchor="_Toc485884531" w:history="1">
            <w:r w:rsidR="00710C7C" w:rsidRPr="002343CD">
              <w:rPr>
                <w:rStyle w:val="Hyperlink"/>
                <w:noProof/>
              </w:rPr>
              <w:t>November 27 (28) / Koiak 1: Consecration of the Church of St. Shenoute</w:t>
            </w:r>
            <w:r w:rsidR="00710C7C">
              <w:rPr>
                <w:noProof/>
                <w:webHidden/>
              </w:rPr>
              <w:tab/>
            </w:r>
            <w:r w:rsidR="00710C7C">
              <w:rPr>
                <w:noProof/>
                <w:webHidden/>
              </w:rPr>
              <w:fldChar w:fldCharType="begin"/>
            </w:r>
            <w:r w:rsidR="00710C7C">
              <w:rPr>
                <w:noProof/>
                <w:webHidden/>
              </w:rPr>
              <w:instrText xml:space="preserve"> PAGEREF _Toc485884531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06F32905" w14:textId="3FFB56B5" w:rsidR="00710C7C" w:rsidRDefault="002758BE">
          <w:pPr>
            <w:pStyle w:val="TOC3"/>
            <w:tabs>
              <w:tab w:val="right" w:leader="dot" w:pos="8846"/>
            </w:tabs>
            <w:rPr>
              <w:rFonts w:asciiTheme="minorHAnsi" w:eastAsiaTheme="minorEastAsia" w:hAnsiTheme="minorHAnsi"/>
              <w:noProof/>
              <w:sz w:val="22"/>
              <w:lang w:val="en-US"/>
            </w:rPr>
          </w:pPr>
          <w:hyperlink w:anchor="_Toc485884532" w:history="1">
            <w:r w:rsidR="00710C7C" w:rsidRPr="002343CD">
              <w:rPr>
                <w:rStyle w:val="Hyperlink"/>
                <w:noProof/>
              </w:rPr>
              <w:t>November 29 (30) / Koiak 3: Entry of the Theotokos into the Temple</w:t>
            </w:r>
            <w:r w:rsidR="00710C7C">
              <w:rPr>
                <w:noProof/>
                <w:webHidden/>
              </w:rPr>
              <w:tab/>
            </w:r>
            <w:r w:rsidR="00710C7C">
              <w:rPr>
                <w:noProof/>
                <w:webHidden/>
              </w:rPr>
              <w:fldChar w:fldCharType="begin"/>
            </w:r>
            <w:r w:rsidR="00710C7C">
              <w:rPr>
                <w:noProof/>
                <w:webHidden/>
              </w:rPr>
              <w:instrText xml:space="preserve"> PAGEREF _Toc485884532 \h </w:instrText>
            </w:r>
            <w:r w:rsidR="00710C7C">
              <w:rPr>
                <w:noProof/>
                <w:webHidden/>
              </w:rPr>
            </w:r>
            <w:r w:rsidR="00710C7C">
              <w:rPr>
                <w:noProof/>
                <w:webHidden/>
              </w:rPr>
              <w:fldChar w:fldCharType="separate"/>
            </w:r>
            <w:r w:rsidR="000E2EAC">
              <w:rPr>
                <w:noProof/>
                <w:webHidden/>
              </w:rPr>
              <w:t>820</w:t>
            </w:r>
            <w:r w:rsidR="00710C7C">
              <w:rPr>
                <w:noProof/>
                <w:webHidden/>
              </w:rPr>
              <w:fldChar w:fldCharType="end"/>
            </w:r>
          </w:hyperlink>
        </w:p>
        <w:p w14:paraId="397950F3" w14:textId="59B073B4" w:rsidR="00710C7C" w:rsidRDefault="002758BE">
          <w:pPr>
            <w:pStyle w:val="TOC3"/>
            <w:tabs>
              <w:tab w:val="right" w:leader="dot" w:pos="8846"/>
            </w:tabs>
            <w:rPr>
              <w:rFonts w:asciiTheme="minorHAnsi" w:eastAsiaTheme="minorEastAsia" w:hAnsiTheme="minorHAnsi"/>
              <w:noProof/>
              <w:sz w:val="22"/>
              <w:lang w:val="en-US"/>
            </w:rPr>
          </w:pPr>
          <w:hyperlink w:anchor="_Toc485884533" w:history="1">
            <w:r w:rsidR="00710C7C" w:rsidRPr="002343CD">
              <w:rPr>
                <w:rStyle w:val="Hyperlink"/>
                <w:noProof/>
              </w:rPr>
              <w:t>November 30 (December 1) / Koiak 4: Martyrdom of St. Andrew the Apostle</w:t>
            </w:r>
            <w:r w:rsidR="00710C7C">
              <w:rPr>
                <w:noProof/>
                <w:webHidden/>
              </w:rPr>
              <w:tab/>
            </w:r>
            <w:r w:rsidR="00710C7C">
              <w:rPr>
                <w:noProof/>
                <w:webHidden/>
              </w:rPr>
              <w:fldChar w:fldCharType="begin"/>
            </w:r>
            <w:r w:rsidR="00710C7C">
              <w:rPr>
                <w:noProof/>
                <w:webHidden/>
              </w:rPr>
              <w:instrText xml:space="preserve"> PAGEREF _Toc485884533 \h </w:instrText>
            </w:r>
            <w:r w:rsidR="00710C7C">
              <w:rPr>
                <w:noProof/>
                <w:webHidden/>
              </w:rPr>
            </w:r>
            <w:r w:rsidR="00710C7C">
              <w:rPr>
                <w:noProof/>
                <w:webHidden/>
              </w:rPr>
              <w:fldChar w:fldCharType="separate"/>
            </w:r>
            <w:r w:rsidR="000E2EAC">
              <w:rPr>
                <w:noProof/>
                <w:webHidden/>
              </w:rPr>
              <w:t>821</w:t>
            </w:r>
            <w:r w:rsidR="00710C7C">
              <w:rPr>
                <w:noProof/>
                <w:webHidden/>
              </w:rPr>
              <w:fldChar w:fldCharType="end"/>
            </w:r>
          </w:hyperlink>
        </w:p>
        <w:p w14:paraId="6F515AC0" w14:textId="232FCE15" w:rsidR="009E261C" w:rsidRDefault="009E261C" w:rsidP="009E261C">
          <w:r>
            <w:rPr>
              <w:b/>
              <w:bCs/>
              <w:noProof/>
            </w:rPr>
            <w:fldChar w:fldCharType="end"/>
          </w:r>
        </w:p>
      </w:sdtContent>
    </w:sdt>
    <w:p w14:paraId="739756D9" w14:textId="77777777" w:rsidR="00205EA4" w:rsidRDefault="004750F8" w:rsidP="00205EA4">
      <w:pPr>
        <w:pStyle w:val="Heading3"/>
      </w:pPr>
      <w:bookmarkStart w:id="1359" w:name="_Toc485884508"/>
      <w:r>
        <w:t>November 4 (5) / Athor 8</w:t>
      </w:r>
      <w:r w:rsidR="00205EA4">
        <w:t>: The Four Incorporeal Beasts</w:t>
      </w:r>
      <w:bookmarkEnd w:id="1359"/>
    </w:p>
    <w:p w14:paraId="2682F152" w14:textId="5FCB5172" w:rsidR="0082304E" w:rsidRDefault="0082304E" w:rsidP="0082304E">
      <w:pPr>
        <w:pStyle w:val="Heading4"/>
      </w:pPr>
      <w:bookmarkStart w:id="1360"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bookmarkStart w:id="1361" w:name="_Ref459400553"/>
      <w:r>
        <w:t>The Doxology</w:t>
      </w:r>
      <w:r w:rsidR="00B46E6E">
        <w:t xml:space="preserve"> for the Four Incorporeal Beasts</w:t>
      </w:r>
      <w:bookmarkEnd w:id="1360"/>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362"/>
            <w:r>
              <w:t>Bea</w:t>
            </w:r>
            <w:r w:rsidR="001D2DF6">
              <w:t>s</w:t>
            </w:r>
            <w:r>
              <w:t>ts</w:t>
            </w:r>
            <w:commentRangeEnd w:id="1362"/>
            <w:r>
              <w:rPr>
                <w:rStyle w:val="CommentReference"/>
                <w:rFonts w:ascii="Times New Roman" w:eastAsiaTheme="minorHAnsi" w:hAnsi="Times New Roman" w:cstheme="minorBidi"/>
                <w:color w:val="auto"/>
              </w:rPr>
              <w:commentReference w:id="136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98"/>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363"/>
            <w:r>
              <w:t xml:space="preserve">incessant </w:t>
            </w:r>
            <w:commentRangeEnd w:id="1363"/>
            <w:r>
              <w:rPr>
                <w:rStyle w:val="CommentReference"/>
                <w:rFonts w:ascii="Times New Roman" w:eastAsiaTheme="minorHAnsi" w:hAnsi="Times New Roman" w:cstheme="minorBidi"/>
                <w:color w:val="auto"/>
              </w:rPr>
              <w:commentReference w:id="136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364"/>
            <w:r>
              <w:t>The ministering flames of fire,</w:t>
            </w:r>
            <w:commentRangeEnd w:id="1364"/>
            <w:r>
              <w:rPr>
                <w:rStyle w:val="CommentReference"/>
                <w:rFonts w:ascii="Times New Roman" w:eastAsiaTheme="minorHAnsi" w:hAnsi="Times New Roman" w:cstheme="minorBidi"/>
                <w:color w:val="auto"/>
              </w:rPr>
              <w:commentReference w:id="136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365" w:name="_Ref434561114"/>
      <w:r>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19069239" w:rsidR="00C14556" w:rsidRDefault="00C14556" w:rsidP="00C14556">
      <w:pPr>
        <w:pStyle w:val="Rubric"/>
      </w:pPr>
      <w:r>
        <w:t>The last verse of the Doxology may be inserted into the Annual Gospel Response.</w:t>
      </w:r>
    </w:p>
    <w:p w14:paraId="2C244496" w14:textId="5B7D9F3F" w:rsidR="00423505" w:rsidRDefault="00A258C6" w:rsidP="00A258C6">
      <w:pPr>
        <w:pStyle w:val="Heading3"/>
      </w:pPr>
      <w:bookmarkStart w:id="1366" w:name="_Toc485884509"/>
      <w:r>
        <w:lastRenderedPageBreak/>
        <w:t>Novem</w:t>
      </w:r>
      <w:r w:rsidR="00423505">
        <w:t>ber 7 (8) / Athor 11: Departure of Anna, mother of the Theotokos</w:t>
      </w:r>
      <w:bookmarkEnd w:id="1366"/>
    </w:p>
    <w:p w14:paraId="44824925" w14:textId="633D3667" w:rsidR="00B23506" w:rsidRDefault="00B23506" w:rsidP="00B23506">
      <w:pPr>
        <w:pStyle w:val="Heading4"/>
      </w:pPr>
      <w:bookmarkStart w:id="1367" w:name="_Ref485625144"/>
      <w:r>
        <w:t>The Doxology for St. Anna, mother of the Theotokos</w:t>
      </w:r>
      <w:bookmarkEnd w:id="1367"/>
      <w:r w:rsidR="006B5522">
        <w:rPr>
          <w:rStyle w:val="FootnoteReference"/>
        </w:rPr>
        <w:footnoteReference w:id="99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23506" w14:paraId="3B402FD1" w14:textId="77777777" w:rsidTr="00062589">
        <w:trPr>
          <w:cantSplit/>
          <w:jc w:val="center"/>
        </w:trPr>
        <w:tc>
          <w:tcPr>
            <w:tcW w:w="288" w:type="dxa"/>
          </w:tcPr>
          <w:p w14:paraId="553CDDFE" w14:textId="77777777" w:rsidR="00B23506" w:rsidRDefault="00B23506" w:rsidP="00062589">
            <w:pPr>
              <w:pStyle w:val="CopticCross"/>
            </w:pPr>
          </w:p>
        </w:tc>
        <w:tc>
          <w:tcPr>
            <w:tcW w:w="3960" w:type="dxa"/>
          </w:tcPr>
          <w:p w14:paraId="1B1D330A" w14:textId="77777777" w:rsidR="00B23506" w:rsidRDefault="00B23506" w:rsidP="00062589">
            <w:pPr>
              <w:pStyle w:val="EngHang"/>
              <w:rPr>
                <w:shd w:val="clear" w:color="auto" w:fill="FFFFFF"/>
              </w:rPr>
            </w:pPr>
            <w:r>
              <w:rPr>
                <w:shd w:val="clear" w:color="auto" w:fill="FFFFFF"/>
              </w:rPr>
              <w:t>Bearer of divine wisdom, Anna,</w:t>
            </w:r>
          </w:p>
          <w:p w14:paraId="4A3BD156" w14:textId="77777777" w:rsidR="00B23506" w:rsidRDefault="00B23506" w:rsidP="00062589">
            <w:pPr>
              <w:pStyle w:val="EngHang"/>
              <w:rPr>
                <w:shd w:val="clear" w:color="auto" w:fill="FFFFFF"/>
              </w:rPr>
            </w:pPr>
            <w:r>
              <w:rPr>
                <w:shd w:val="clear" w:color="auto" w:fill="FFFFFF"/>
              </w:rPr>
              <w:t>You carried in your womb,</w:t>
            </w:r>
          </w:p>
          <w:p w14:paraId="73DAADC0" w14:textId="77777777" w:rsidR="00B23506" w:rsidRDefault="00B23506" w:rsidP="00062589">
            <w:pPr>
              <w:pStyle w:val="EngHang"/>
              <w:rPr>
                <w:shd w:val="clear" w:color="auto" w:fill="FFFFFF"/>
              </w:rPr>
            </w:pPr>
            <w:r>
              <w:rPr>
                <w:shd w:val="clear" w:color="auto" w:fill="FFFFFF"/>
              </w:rPr>
              <w:t>The pure Theotokos,</w:t>
            </w:r>
          </w:p>
          <w:p w14:paraId="274892F7" w14:textId="77777777" w:rsidR="00B23506" w:rsidRDefault="00B23506" w:rsidP="00062589">
            <w:pPr>
              <w:pStyle w:val="EngHangEnd"/>
            </w:pPr>
            <w:r>
              <w:rPr>
                <w:shd w:val="clear" w:color="auto" w:fill="FFFFFF"/>
              </w:rPr>
              <w:t>Who brought life to our souls.</w:t>
            </w:r>
          </w:p>
        </w:tc>
        <w:tc>
          <w:tcPr>
            <w:tcW w:w="288" w:type="dxa"/>
          </w:tcPr>
          <w:p w14:paraId="263ADD15" w14:textId="77777777" w:rsidR="00B23506" w:rsidRDefault="00B23506" w:rsidP="00062589"/>
        </w:tc>
      </w:tr>
      <w:tr w:rsidR="00B23506" w14:paraId="47DEE7FB" w14:textId="77777777" w:rsidTr="00062589">
        <w:trPr>
          <w:cantSplit/>
          <w:jc w:val="center"/>
        </w:trPr>
        <w:tc>
          <w:tcPr>
            <w:tcW w:w="288" w:type="dxa"/>
          </w:tcPr>
          <w:p w14:paraId="28773FD1" w14:textId="77777777" w:rsidR="00B23506" w:rsidRDefault="00B23506" w:rsidP="00062589">
            <w:pPr>
              <w:pStyle w:val="CopticCross"/>
            </w:pPr>
            <w:r w:rsidRPr="00FB5ACB">
              <w:t>¿</w:t>
            </w:r>
          </w:p>
        </w:tc>
        <w:tc>
          <w:tcPr>
            <w:tcW w:w="3960" w:type="dxa"/>
          </w:tcPr>
          <w:p w14:paraId="01D7F512" w14:textId="77777777" w:rsidR="00B23506" w:rsidRDefault="00B23506" w:rsidP="00062589">
            <w:pPr>
              <w:pStyle w:val="EngHang"/>
              <w:rPr>
                <w:shd w:val="clear" w:color="auto" w:fill="FFFFFF"/>
              </w:rPr>
            </w:pPr>
            <w:r>
              <w:rPr>
                <w:shd w:val="clear" w:color="auto" w:fill="FFFFFF"/>
              </w:rPr>
              <w:t>Therefore you are brone joyfully</w:t>
            </w:r>
          </w:p>
          <w:p w14:paraId="54E1533C" w14:textId="77777777" w:rsidR="00B23506" w:rsidRDefault="00B23506" w:rsidP="00062589">
            <w:pPr>
              <w:pStyle w:val="EngHang"/>
              <w:rPr>
                <w:shd w:val="clear" w:color="auto" w:fill="FFFFFF"/>
              </w:rPr>
            </w:pPr>
            <w:r>
              <w:rPr>
                <w:shd w:val="clear" w:color="auto" w:fill="FFFFFF"/>
              </w:rPr>
              <w:t>To the inheritance of heaven,</w:t>
            </w:r>
          </w:p>
          <w:p w14:paraId="6342F844" w14:textId="77777777" w:rsidR="00B23506" w:rsidRDefault="00B23506" w:rsidP="00062589">
            <w:pPr>
              <w:pStyle w:val="EngHang"/>
              <w:rPr>
                <w:shd w:val="clear" w:color="auto" w:fill="FFFFFF"/>
              </w:rPr>
            </w:pPr>
            <w:r>
              <w:rPr>
                <w:shd w:val="clear" w:color="auto" w:fill="FFFFFF"/>
              </w:rPr>
              <w:t>To the abode of those</w:t>
            </w:r>
          </w:p>
          <w:p w14:paraId="1B3B46E3" w14:textId="77777777" w:rsidR="00B23506" w:rsidRDefault="00B23506" w:rsidP="00062589">
            <w:pPr>
              <w:pStyle w:val="EngHangEnd"/>
            </w:pPr>
            <w:r>
              <w:rPr>
                <w:shd w:val="clear" w:color="auto" w:fill="FFFFFF"/>
              </w:rPr>
              <w:t>Who rejoice in glory,</w:t>
            </w:r>
          </w:p>
        </w:tc>
        <w:tc>
          <w:tcPr>
            <w:tcW w:w="288" w:type="dxa"/>
          </w:tcPr>
          <w:p w14:paraId="4C1B2172" w14:textId="77777777" w:rsidR="00B23506" w:rsidRDefault="00B23506" w:rsidP="00062589"/>
        </w:tc>
      </w:tr>
      <w:tr w:rsidR="00B23506" w14:paraId="39B0F0E7" w14:textId="77777777" w:rsidTr="00062589">
        <w:trPr>
          <w:cantSplit/>
          <w:jc w:val="center"/>
        </w:trPr>
        <w:tc>
          <w:tcPr>
            <w:tcW w:w="288" w:type="dxa"/>
          </w:tcPr>
          <w:p w14:paraId="4D7672A8" w14:textId="77777777" w:rsidR="00B23506" w:rsidRDefault="00B23506" w:rsidP="00062589">
            <w:pPr>
              <w:pStyle w:val="CopticCross"/>
            </w:pPr>
          </w:p>
        </w:tc>
        <w:tc>
          <w:tcPr>
            <w:tcW w:w="3960" w:type="dxa"/>
          </w:tcPr>
          <w:p w14:paraId="54197524" w14:textId="77777777" w:rsidR="00B23506" w:rsidRDefault="00B23506" w:rsidP="00062589">
            <w:pPr>
              <w:pStyle w:val="EngHang"/>
              <w:rPr>
                <w:shd w:val="clear" w:color="auto" w:fill="FFFFFF"/>
              </w:rPr>
            </w:pPr>
            <w:r>
              <w:rPr>
                <w:shd w:val="clear" w:color="auto" w:fill="FFFFFF"/>
              </w:rPr>
              <w:t>Where you pray for</w:t>
            </w:r>
          </w:p>
          <w:p w14:paraId="6FAFC54F" w14:textId="77777777" w:rsidR="00B23506" w:rsidRDefault="00B23506" w:rsidP="00062589">
            <w:pPr>
              <w:pStyle w:val="EngHang"/>
              <w:rPr>
                <w:shd w:val="clear" w:color="auto" w:fill="FFFFFF"/>
              </w:rPr>
            </w:pPr>
            <w:r>
              <w:rPr>
                <w:shd w:val="clear" w:color="auto" w:fill="FFFFFF"/>
              </w:rPr>
              <w:t>The forgiveness of the sins</w:t>
            </w:r>
          </w:p>
          <w:p w14:paraId="453162BB" w14:textId="77777777" w:rsidR="00B23506" w:rsidRDefault="00B23506" w:rsidP="00062589">
            <w:pPr>
              <w:pStyle w:val="EngHang"/>
              <w:rPr>
                <w:shd w:val="clear" w:color="auto" w:fill="FFFFFF"/>
              </w:rPr>
            </w:pPr>
            <w:r>
              <w:rPr>
                <w:shd w:val="clear" w:color="auto" w:fill="FFFFFF"/>
              </w:rPr>
              <w:t>Of those who faithfully honour you,</w:t>
            </w:r>
          </w:p>
          <w:p w14:paraId="12A583AB" w14:textId="77777777" w:rsidR="00B23506" w:rsidRDefault="00B23506" w:rsidP="00062589">
            <w:pPr>
              <w:pStyle w:val="EngHangEnd"/>
              <w:ind w:left="0" w:firstLine="0"/>
            </w:pPr>
            <w:r>
              <w:rPr>
                <w:shd w:val="clear" w:color="auto" w:fill="FFFFFF"/>
              </w:rPr>
              <w:t>O ever-blessed one.</w:t>
            </w:r>
          </w:p>
        </w:tc>
        <w:tc>
          <w:tcPr>
            <w:tcW w:w="288" w:type="dxa"/>
          </w:tcPr>
          <w:p w14:paraId="72B8E187" w14:textId="77777777" w:rsidR="00B23506" w:rsidRDefault="00B23506" w:rsidP="00062589"/>
        </w:tc>
      </w:tr>
      <w:tr w:rsidR="00B23506" w14:paraId="04343CEC" w14:textId="77777777" w:rsidTr="00062589">
        <w:trPr>
          <w:cantSplit/>
          <w:jc w:val="center"/>
        </w:trPr>
        <w:tc>
          <w:tcPr>
            <w:tcW w:w="288" w:type="dxa"/>
          </w:tcPr>
          <w:p w14:paraId="5416A74E" w14:textId="77777777" w:rsidR="00B23506" w:rsidRDefault="00B23506" w:rsidP="00062589">
            <w:pPr>
              <w:pStyle w:val="CopticCross"/>
            </w:pPr>
            <w:r w:rsidRPr="00FB5ACB">
              <w:t>¿</w:t>
            </w:r>
          </w:p>
        </w:tc>
        <w:tc>
          <w:tcPr>
            <w:tcW w:w="3960" w:type="dxa"/>
          </w:tcPr>
          <w:p w14:paraId="041D4FEE" w14:textId="77777777" w:rsidR="00B23506" w:rsidRDefault="00B23506" w:rsidP="00062589">
            <w:pPr>
              <w:pStyle w:val="EngHang"/>
              <w:rPr>
                <w:shd w:val="clear" w:color="auto" w:fill="FFFFFF"/>
              </w:rPr>
            </w:pPr>
            <w:r>
              <w:rPr>
                <w:shd w:val="clear" w:color="auto" w:fill="FFFFFF"/>
              </w:rPr>
              <w:t>We celebrate the remembrance,</w:t>
            </w:r>
          </w:p>
          <w:p w14:paraId="739002D9" w14:textId="4AAF195C" w:rsidR="00B23506" w:rsidRDefault="00B23506" w:rsidP="00062589">
            <w:pPr>
              <w:pStyle w:val="EngHang"/>
              <w:rPr>
                <w:shd w:val="clear" w:color="auto" w:fill="FFFFFF"/>
              </w:rPr>
            </w:pPr>
            <w:r>
              <w:rPr>
                <w:shd w:val="clear" w:color="auto" w:fill="FFFFFF"/>
              </w:rPr>
              <w:t xml:space="preserve">Of the </w:t>
            </w:r>
            <w:r w:rsidR="00E81CD5">
              <w:rPr>
                <w:shd w:val="clear" w:color="auto" w:fill="FFFFFF"/>
              </w:rPr>
              <w:t>ancestors</w:t>
            </w:r>
            <w:r>
              <w:rPr>
                <w:shd w:val="clear" w:color="auto" w:fill="FFFFFF"/>
              </w:rPr>
              <w:t xml:space="preserve"> of </w:t>
            </w:r>
            <w:r w:rsidR="00E81CD5">
              <w:rPr>
                <w:shd w:val="clear" w:color="auto" w:fill="FFFFFF"/>
              </w:rPr>
              <w:t>God</w:t>
            </w:r>
            <w:r>
              <w:rPr>
                <w:shd w:val="clear" w:color="auto" w:fill="FFFFFF"/>
              </w:rPr>
              <w:t>,</w:t>
            </w:r>
          </w:p>
          <w:p w14:paraId="76CA312B" w14:textId="77777777" w:rsidR="00B23506" w:rsidRDefault="00B23506" w:rsidP="00062589">
            <w:pPr>
              <w:pStyle w:val="EngHang"/>
              <w:rPr>
                <w:shd w:val="clear" w:color="auto" w:fill="FFFFFF"/>
              </w:rPr>
            </w:pPr>
            <w:r>
              <w:rPr>
                <w:shd w:val="clear" w:color="auto" w:fill="FFFFFF"/>
              </w:rPr>
              <w:t>And in faith</w:t>
            </w:r>
          </w:p>
          <w:p w14:paraId="45CD4604" w14:textId="77777777" w:rsidR="00B23506" w:rsidRDefault="00B23506" w:rsidP="00062589">
            <w:pPr>
              <w:pStyle w:val="EngHangEnd"/>
            </w:pPr>
            <w:r>
              <w:rPr>
                <w:shd w:val="clear" w:color="auto" w:fill="FFFFFF"/>
              </w:rPr>
              <w:t>We ask for their help:</w:t>
            </w:r>
          </w:p>
        </w:tc>
        <w:tc>
          <w:tcPr>
            <w:tcW w:w="288" w:type="dxa"/>
          </w:tcPr>
          <w:p w14:paraId="6F03E9FB" w14:textId="77777777" w:rsidR="00B23506" w:rsidRDefault="00B23506" w:rsidP="00062589"/>
        </w:tc>
      </w:tr>
      <w:tr w:rsidR="00B23506" w14:paraId="6DEA3D51" w14:textId="77777777" w:rsidTr="00062589">
        <w:trPr>
          <w:cantSplit/>
          <w:jc w:val="center"/>
        </w:trPr>
        <w:tc>
          <w:tcPr>
            <w:tcW w:w="288" w:type="dxa"/>
          </w:tcPr>
          <w:p w14:paraId="6311CB3A" w14:textId="77777777" w:rsidR="00B23506" w:rsidRDefault="00B23506" w:rsidP="00062589">
            <w:pPr>
              <w:pStyle w:val="CopticCross"/>
            </w:pPr>
          </w:p>
        </w:tc>
        <w:tc>
          <w:tcPr>
            <w:tcW w:w="3960" w:type="dxa"/>
          </w:tcPr>
          <w:p w14:paraId="3CAE5154" w14:textId="77777777" w:rsidR="00B23506" w:rsidRDefault="00B23506" w:rsidP="00062589">
            <w:pPr>
              <w:pStyle w:val="EngHang"/>
              <w:rPr>
                <w:shd w:val="clear" w:color="auto" w:fill="FFFFFF"/>
              </w:rPr>
            </w:pPr>
            <w:r>
              <w:rPr>
                <w:shd w:val="clear" w:color="auto" w:fill="FFFFFF"/>
              </w:rPr>
              <w:t>May deliverance from every affliction</w:t>
            </w:r>
          </w:p>
          <w:p w14:paraId="0672D484" w14:textId="77777777" w:rsidR="00B23506" w:rsidRDefault="00B23506" w:rsidP="00062589">
            <w:pPr>
              <w:pStyle w:val="EngHang"/>
              <w:rPr>
                <w:shd w:val="clear" w:color="auto" w:fill="FFFFFF"/>
              </w:rPr>
            </w:pPr>
            <w:r>
              <w:rPr>
                <w:shd w:val="clear" w:color="auto" w:fill="FFFFFF"/>
              </w:rPr>
              <w:t>Be granted to those who cry</w:t>
            </w:r>
          </w:p>
          <w:p w14:paraId="7E4F8CFD" w14:textId="77777777" w:rsidR="00B23506" w:rsidRDefault="00B23506" w:rsidP="00062589">
            <w:pPr>
              <w:pStyle w:val="EngHang"/>
              <w:rPr>
                <w:shd w:val="clear" w:color="auto" w:fill="FFFFFF"/>
              </w:rPr>
            </w:pPr>
            <w:r>
              <w:rPr>
                <w:shd w:val="clear" w:color="auto" w:fill="FFFFFF"/>
              </w:rPr>
              <w:t>Have mercy on us, O God,</w:t>
            </w:r>
          </w:p>
          <w:p w14:paraId="4CE0B939" w14:textId="77777777" w:rsidR="00B23506" w:rsidRPr="00A40E4E" w:rsidRDefault="00B23506" w:rsidP="00062589">
            <w:pPr>
              <w:pStyle w:val="EngHangEnd"/>
            </w:pPr>
            <w:r>
              <w:rPr>
                <w:shd w:val="clear" w:color="auto" w:fill="FFFFFF"/>
              </w:rPr>
              <w:t>Who glorified them.</w:t>
            </w:r>
          </w:p>
        </w:tc>
        <w:tc>
          <w:tcPr>
            <w:tcW w:w="288" w:type="dxa"/>
          </w:tcPr>
          <w:p w14:paraId="642EAE86" w14:textId="77777777" w:rsidR="00B23506" w:rsidRDefault="00B23506" w:rsidP="00062589"/>
        </w:tc>
      </w:tr>
      <w:tr w:rsidR="00B23506" w14:paraId="54323234" w14:textId="77777777" w:rsidTr="00062589">
        <w:trPr>
          <w:cantSplit/>
          <w:jc w:val="center"/>
        </w:trPr>
        <w:tc>
          <w:tcPr>
            <w:tcW w:w="288" w:type="dxa"/>
          </w:tcPr>
          <w:p w14:paraId="3A0A71F6" w14:textId="6540EE64" w:rsidR="00B23506" w:rsidRDefault="00B23506" w:rsidP="00062589">
            <w:pPr>
              <w:pStyle w:val="CopticCross"/>
            </w:pPr>
            <w:r w:rsidRPr="00FB5ACB">
              <w:t>¿</w:t>
            </w:r>
          </w:p>
        </w:tc>
        <w:tc>
          <w:tcPr>
            <w:tcW w:w="3960" w:type="dxa"/>
          </w:tcPr>
          <w:p w14:paraId="1B00408D" w14:textId="77777777" w:rsidR="00B23506" w:rsidRDefault="00B23506" w:rsidP="00062589">
            <w:pPr>
              <w:pStyle w:val="EngHang"/>
              <w:rPr>
                <w:shd w:val="clear" w:color="auto" w:fill="FFFFFF"/>
              </w:rPr>
            </w:pPr>
            <w:r>
              <w:rPr>
                <w:shd w:val="clear" w:color="auto" w:fill="FFFFFF"/>
              </w:rPr>
              <w:t>Hail to you, O righteous one,</w:t>
            </w:r>
          </w:p>
          <w:p w14:paraId="0B16B87E" w14:textId="77777777" w:rsidR="00B23506" w:rsidRDefault="00B23506" w:rsidP="00062589">
            <w:pPr>
              <w:pStyle w:val="EngHang"/>
              <w:rPr>
                <w:shd w:val="clear" w:color="auto" w:fill="FFFFFF"/>
              </w:rPr>
            </w:pPr>
            <w:r>
              <w:rPr>
                <w:shd w:val="clear" w:color="auto" w:fill="FFFFFF"/>
              </w:rPr>
              <w:t>Hail to you, O wise one,</w:t>
            </w:r>
          </w:p>
          <w:p w14:paraId="712B6D02" w14:textId="77777777" w:rsidR="00B23506" w:rsidRDefault="00B23506" w:rsidP="00062589">
            <w:pPr>
              <w:pStyle w:val="EngHang"/>
              <w:rPr>
                <w:shd w:val="clear" w:color="auto" w:fill="FFFFFF"/>
              </w:rPr>
            </w:pPr>
            <w:r>
              <w:rPr>
                <w:shd w:val="clear" w:color="auto" w:fill="FFFFFF"/>
              </w:rPr>
              <w:t>Hail to the divinely-inspired,</w:t>
            </w:r>
          </w:p>
          <w:p w14:paraId="3DC2BCDD" w14:textId="4509B032" w:rsidR="00B23506" w:rsidRDefault="00B23506" w:rsidP="00E81CD5">
            <w:pPr>
              <w:pStyle w:val="EngHangEnd"/>
              <w:rPr>
                <w:shd w:val="clear" w:color="auto" w:fill="FFFFFF"/>
              </w:rPr>
            </w:pPr>
            <w:r>
              <w:rPr>
                <w:shd w:val="clear" w:color="auto" w:fill="FFFFFF"/>
              </w:rPr>
              <w:t xml:space="preserve">Anna, the Ancestor of </w:t>
            </w:r>
            <w:r w:rsidR="00E81CD5">
              <w:rPr>
                <w:shd w:val="clear" w:color="auto" w:fill="FFFFFF"/>
              </w:rPr>
              <w:t>God</w:t>
            </w:r>
            <w:r>
              <w:rPr>
                <w:shd w:val="clear" w:color="auto" w:fill="FFFFFF"/>
              </w:rPr>
              <w:t>.</w:t>
            </w:r>
          </w:p>
        </w:tc>
        <w:tc>
          <w:tcPr>
            <w:tcW w:w="288" w:type="dxa"/>
          </w:tcPr>
          <w:p w14:paraId="72D44399" w14:textId="77777777" w:rsidR="00B23506" w:rsidRDefault="00B23506" w:rsidP="00062589"/>
        </w:tc>
      </w:tr>
      <w:tr w:rsidR="00B23506" w14:paraId="064CDBFD" w14:textId="77777777" w:rsidTr="00062589">
        <w:trPr>
          <w:cantSplit/>
          <w:jc w:val="center"/>
        </w:trPr>
        <w:tc>
          <w:tcPr>
            <w:tcW w:w="288" w:type="dxa"/>
          </w:tcPr>
          <w:p w14:paraId="4E3F492E" w14:textId="70B41527" w:rsidR="00B23506" w:rsidRDefault="00B23506" w:rsidP="00062589">
            <w:pPr>
              <w:pStyle w:val="CopticCross"/>
            </w:pPr>
          </w:p>
        </w:tc>
        <w:tc>
          <w:tcPr>
            <w:tcW w:w="3960" w:type="dxa"/>
          </w:tcPr>
          <w:p w14:paraId="6CE7542E" w14:textId="77777777" w:rsidR="00B23506" w:rsidRDefault="00B23506" w:rsidP="00062589">
            <w:pPr>
              <w:pStyle w:val="EngHang"/>
              <w:rPr>
                <w:shd w:val="clear" w:color="auto" w:fill="FFFFFF"/>
              </w:rPr>
            </w:pPr>
            <w:r>
              <w:rPr>
                <w:shd w:val="clear" w:color="auto" w:fill="FFFFFF"/>
              </w:rPr>
              <w:t>Pray to the Lord on our behalf,</w:t>
            </w:r>
          </w:p>
          <w:p w14:paraId="01956D30" w14:textId="04F53A7A" w:rsidR="00B23506" w:rsidRDefault="00B23506" w:rsidP="00062589">
            <w:pPr>
              <w:pStyle w:val="EngHang"/>
              <w:rPr>
                <w:shd w:val="clear" w:color="auto" w:fill="FFFFFF"/>
              </w:rPr>
            </w:pPr>
            <w:r>
              <w:rPr>
                <w:shd w:val="clear" w:color="auto" w:fill="FFFFFF"/>
              </w:rPr>
              <w:t xml:space="preserve">O Ancestor of </w:t>
            </w:r>
            <w:r w:rsidR="00E81CD5">
              <w:rPr>
                <w:shd w:val="clear" w:color="auto" w:fill="FFFFFF"/>
              </w:rPr>
              <w:t>God</w:t>
            </w:r>
            <w:r w:rsidR="00E81CD5">
              <w:rPr>
                <w:rStyle w:val="FootnoteReference"/>
                <w:shd w:val="clear" w:color="auto" w:fill="FFFFFF"/>
              </w:rPr>
              <w:footnoteReference w:id="1000"/>
            </w:r>
            <w:r>
              <w:rPr>
                <w:shd w:val="clear" w:color="auto" w:fill="FFFFFF"/>
              </w:rPr>
              <w:t>,</w:t>
            </w:r>
          </w:p>
          <w:p w14:paraId="5C8A834F" w14:textId="21B4836A" w:rsidR="00B23506" w:rsidRDefault="00B23506" w:rsidP="00062589">
            <w:pPr>
              <w:pStyle w:val="EngHang"/>
              <w:rPr>
                <w:shd w:val="clear" w:color="auto" w:fill="FFFFFF"/>
              </w:rPr>
            </w:pPr>
            <w:r>
              <w:rPr>
                <w:shd w:val="clear" w:color="auto" w:fill="FFFFFF"/>
              </w:rPr>
              <w:t>Anna, mother of the Theotokos,</w:t>
            </w:r>
          </w:p>
          <w:p w14:paraId="48DC425F" w14:textId="77777777" w:rsidR="00B23506" w:rsidRDefault="00B23506" w:rsidP="00062589">
            <w:pPr>
              <w:pStyle w:val="EngHangEnd"/>
            </w:pPr>
            <w:r>
              <w:rPr>
                <w:shd w:val="clear" w:color="auto" w:fill="FFFFFF"/>
              </w:rPr>
              <w:t>That He may forgive us our sins.</w:t>
            </w:r>
          </w:p>
        </w:tc>
        <w:tc>
          <w:tcPr>
            <w:tcW w:w="288" w:type="dxa"/>
          </w:tcPr>
          <w:p w14:paraId="44EAFF31" w14:textId="77777777" w:rsidR="00B23506" w:rsidRDefault="00B23506" w:rsidP="00062589"/>
        </w:tc>
      </w:tr>
    </w:tbl>
    <w:p w14:paraId="05468922" w14:textId="4755532F" w:rsidR="004750F8" w:rsidRDefault="004750F8" w:rsidP="004750F8">
      <w:pPr>
        <w:pStyle w:val="Heading3"/>
      </w:pPr>
      <w:bookmarkStart w:id="1368" w:name="_Ref485105258"/>
      <w:bookmarkStart w:id="1369" w:name="_Ref485105264"/>
      <w:bookmarkStart w:id="1370" w:name="_Ref485105267"/>
      <w:bookmarkStart w:id="1371" w:name="_Toc485884510"/>
      <w:r>
        <w:t>November 8 (9) / Athor 12: Archangel Michael</w:t>
      </w:r>
      <w:bookmarkEnd w:id="1365"/>
      <w:bookmarkEnd w:id="1368"/>
      <w:bookmarkEnd w:id="1369"/>
      <w:bookmarkEnd w:id="1370"/>
      <w:bookmarkEnd w:id="1371"/>
    </w:p>
    <w:p w14:paraId="7E078728" w14:textId="77777777" w:rsidR="004750F8" w:rsidRDefault="004750F8" w:rsidP="004750F8">
      <w:pPr>
        <w:pStyle w:val="Heading4"/>
      </w:pPr>
      <w:bookmarkStart w:id="1372" w:name="_Ref434487967"/>
      <w:r>
        <w:t>The Doxology</w:t>
      </w:r>
      <w:r w:rsidR="009D0B24">
        <w:t xml:space="preserve"> for Archangel Michael</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373"/>
            <w:r w:rsidRPr="004764BD">
              <w:t xml:space="preserve">before </w:t>
            </w:r>
            <w:commentRangeEnd w:id="1373"/>
            <w:r>
              <w:rPr>
                <w:rStyle w:val="CommentReference"/>
                <w:rFonts w:ascii="Times New Roman" w:eastAsiaTheme="minorHAnsi" w:hAnsi="Times New Roman" w:cstheme="minorBidi"/>
                <w:color w:val="auto"/>
              </w:rPr>
              <w:commentReference w:id="13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1001"/>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1002"/>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1003"/>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382" w:name="_Ref434487984"/>
      <w:r>
        <w:t>The Doxology for Michael and Gabriel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r>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lastRenderedPageBreak/>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745B45" w14:paraId="2938AEB2" w14:textId="77777777" w:rsidTr="00B31899">
        <w:trPr>
          <w:cantSplit/>
          <w:jc w:val="center"/>
        </w:trPr>
        <w:tc>
          <w:tcPr>
            <w:tcW w:w="288" w:type="dxa"/>
          </w:tcPr>
          <w:p w14:paraId="53BDE17B" w14:textId="77777777" w:rsidR="00B31899" w:rsidRPr="00745B45" w:rsidRDefault="00B31899" w:rsidP="00B31899">
            <w:pPr>
              <w:pStyle w:val="CopticCross"/>
              <w:rPr>
                <w:rFonts w:ascii="FreeSerifAvvaShenouda" w:hAnsi="FreeSerifAvvaShenouda"/>
              </w:rPr>
            </w:pPr>
          </w:p>
        </w:tc>
        <w:tc>
          <w:tcPr>
            <w:tcW w:w="3960" w:type="dxa"/>
          </w:tcPr>
          <w:p w14:paraId="728C1A85"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God sends His mercies</w:t>
            </w:r>
          </w:p>
          <w:p w14:paraId="5B036CE7" w14:textId="77777777"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And compassions to us</w:t>
            </w:r>
          </w:p>
          <w:p w14:paraId="3B122B17" w14:textId="750C2293" w:rsidR="00B31899" w:rsidRPr="00745B45" w:rsidRDefault="00B31899" w:rsidP="00B31899">
            <w:pPr>
              <w:pStyle w:val="EngHang"/>
              <w:rPr>
                <w:rFonts w:ascii="FreeSerifAvvaShenouda" w:eastAsia="Arial Unicode MS" w:hAnsi="FreeSerifAvvaShenouda"/>
              </w:rPr>
            </w:pPr>
            <w:r w:rsidRPr="00745B45">
              <w:rPr>
                <w:rFonts w:ascii="FreeSerifAvvaShenouda" w:eastAsia="Arial Unicode MS" w:hAnsi="FreeSerifAvvaShenouda"/>
              </w:rPr>
              <w:t>Through the prayers of Michael,</w:t>
            </w:r>
          </w:p>
          <w:p w14:paraId="1B885D15" w14:textId="28CBBF52" w:rsidR="00B31899" w:rsidRPr="00745B45" w:rsidRDefault="003663F9" w:rsidP="00B31899">
            <w:pPr>
              <w:pStyle w:val="EngHangEnd"/>
              <w:rPr>
                <w:rFonts w:ascii="FreeSerifAvvaShenouda" w:eastAsia="Arial Unicode MS" w:hAnsi="FreeSerifAvvaShenouda"/>
              </w:rPr>
            </w:pPr>
            <w:r w:rsidRPr="00745B45">
              <w:rPr>
                <w:rFonts w:ascii="FreeSerifAvvaShenouda" w:eastAsia="Arial Unicode MS" w:hAnsi="FreeSerifAvvaShenouda"/>
              </w:rPr>
              <w:t>The great archangel.</w:t>
            </w:r>
          </w:p>
        </w:tc>
        <w:tc>
          <w:tcPr>
            <w:tcW w:w="288" w:type="dxa"/>
          </w:tcPr>
          <w:p w14:paraId="5967AAA5" w14:textId="77777777" w:rsidR="00B31899" w:rsidRPr="00745B45" w:rsidRDefault="00B31899" w:rsidP="00B31899">
            <w:pPr>
              <w:rPr>
                <w:rFonts w:ascii="FreeSerifAvvaShenouda" w:hAnsi="FreeSerifAvvaShenouda"/>
              </w:rPr>
            </w:pPr>
          </w:p>
        </w:tc>
        <w:tc>
          <w:tcPr>
            <w:tcW w:w="288" w:type="dxa"/>
          </w:tcPr>
          <w:p w14:paraId="790A68BC" w14:textId="77777777" w:rsidR="00B31899" w:rsidRPr="00745B45" w:rsidRDefault="00B31899" w:rsidP="00B31899">
            <w:pPr>
              <w:pStyle w:val="CopticCross"/>
              <w:rPr>
                <w:rFonts w:ascii="FreeSerifAvvaShenouda" w:eastAsia="Arial Unicode MS" w:hAnsi="FreeSerifAvvaShenouda" w:cs="Arial Unicode MS"/>
              </w:rPr>
            </w:pPr>
          </w:p>
        </w:tc>
        <w:tc>
          <w:tcPr>
            <w:tcW w:w="3960" w:type="dxa"/>
          </w:tcPr>
          <w:p w14:paraId="64A3E4F4" w14:textId="77777777" w:rsidR="00B31899" w:rsidRPr="00745B45" w:rsidRDefault="00B31899" w:rsidP="00B31899">
            <w:pPr>
              <w:pStyle w:val="CopticVersemulti-line"/>
            </w:pPr>
            <w:r w:rsidRPr="00745B45">
              <w:t>Ϣⲁⲣⲉ Ⲫϯ ⲟⲩⲱⲣⲡ ⲛⲁⲛ:</w:t>
            </w:r>
          </w:p>
          <w:p w14:paraId="1871B057" w14:textId="77777777" w:rsidR="00B31899" w:rsidRPr="00745B45" w:rsidRDefault="00B31899" w:rsidP="00B31899">
            <w:pPr>
              <w:pStyle w:val="CopticVersemulti-line"/>
            </w:pPr>
            <w:r w:rsidRPr="00745B45">
              <w:t>ⲛ̀ⲛⲉϥⲛⲁⲓ ⲛⲉⲙ ⲛⲉϥⲙⲉⲧϣⲉⲛϩⲏⲧ:</w:t>
            </w:r>
          </w:p>
          <w:p w14:paraId="6F73F6BB" w14:textId="77777777" w:rsidR="00B31899" w:rsidRPr="00745B45" w:rsidRDefault="00B31899" w:rsidP="00B31899">
            <w:pPr>
              <w:pStyle w:val="CopticVersemulti-line"/>
            </w:pPr>
            <w:r w:rsidRPr="00745B45">
              <w:t>ϩⲓⲧⲉⲛ ⲛⲓϯϩⲟ ⲛ̀ⲧⲉ Ⲙⲓⲭⲁⲏⲗ:</w:t>
            </w:r>
          </w:p>
          <w:p w14:paraId="72831139" w14:textId="50208904" w:rsidR="00B31899" w:rsidRPr="00745B45" w:rsidRDefault="00B31899" w:rsidP="00B31899">
            <w:pPr>
              <w:pStyle w:val="CopticVerse"/>
            </w:pPr>
            <w:r w:rsidRPr="00745B45">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bookmarkStart w:id="1383" w:name="_Toc485884511"/>
      <w:r>
        <w:t>November 10 (11) / Athor 14: St. Martin of Tours</w:t>
      </w:r>
      <w:bookmarkEnd w:id="1383"/>
    </w:p>
    <w:p w14:paraId="098FEB00" w14:textId="77777777" w:rsidR="00056020" w:rsidRDefault="00056020" w:rsidP="00056020">
      <w:pPr>
        <w:pStyle w:val="Heading4"/>
      </w:pPr>
      <w:bookmarkStart w:id="1384" w:name="_Ref439518461"/>
      <w:r>
        <w:t>The Doxology for St. Martin of Tours</w:t>
      </w:r>
      <w:r>
        <w:rPr>
          <w:rStyle w:val="FootnoteReference"/>
        </w:rPr>
        <w:footnoteReference w:id="1004"/>
      </w:r>
      <w:bookmarkEnd w:id="13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10AEB27B" w:rsidR="00056020" w:rsidRDefault="00056020" w:rsidP="004F5F5E">
            <w:pPr>
              <w:pStyle w:val="EngHang"/>
            </w:pPr>
            <w:r>
              <w:t xml:space="preserve">And gave half </w:t>
            </w:r>
            <w:r w:rsidR="00882A93">
              <w:t xml:space="preserve">to </w:t>
            </w:r>
            <w:r>
              <w:t>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385" w:name="_Toc485884512"/>
      <w:r>
        <w:t>November 11 (12) / Athor 15: St</w:t>
      </w:r>
      <w:r w:rsidR="004750F8">
        <w:t>. Me</w:t>
      </w:r>
      <w:r>
        <w:t>na the Martyr</w:t>
      </w:r>
      <w:bookmarkEnd w:id="1385"/>
    </w:p>
    <w:p w14:paraId="685781D4" w14:textId="246C52D9" w:rsidR="00E102A0" w:rsidRDefault="00E102A0" w:rsidP="00E102A0">
      <w:pPr>
        <w:pStyle w:val="Heading4"/>
      </w:pPr>
      <w:bookmarkStart w:id="13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bookmarkStart w:id="1387" w:name="_Ref465591760"/>
      <w:r>
        <w:t>The Doxology</w:t>
      </w:r>
      <w:r w:rsidR="00B46E6E">
        <w:t xml:space="preserve"> for St. Mena</w:t>
      </w:r>
      <w:bookmarkEnd w:id="1386"/>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lastRenderedPageBreak/>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388"/>
            <w:r w:rsidRPr="004764BD">
              <w:t>Voice Divine</w:t>
            </w:r>
            <w:commentRangeEnd w:id="1388"/>
            <w:r>
              <w:rPr>
                <w:rStyle w:val="CommentReference"/>
                <w:rFonts w:ascii="Times New Roman" w:eastAsiaTheme="minorHAnsi" w:hAnsi="Times New Roman" w:cstheme="minorBidi"/>
                <w:color w:val="auto"/>
              </w:rPr>
              <w:commentReference w:id="1388"/>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389"/>
            <w:r w:rsidRPr="004764BD">
              <w:t xml:space="preserve">received </w:t>
            </w:r>
            <w:commentRangeEnd w:id="1389"/>
            <w:r>
              <w:rPr>
                <w:rStyle w:val="CommentReference"/>
                <w:rFonts w:ascii="Times New Roman" w:eastAsiaTheme="minorHAnsi" w:hAnsi="Times New Roman" w:cstheme="minorBidi"/>
                <w:color w:val="auto"/>
              </w:rPr>
              <w:commentReference w:id="1389"/>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lastRenderedPageBreak/>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2CF14573" w14:textId="2D594B5E" w:rsidR="00072CB8" w:rsidRDefault="00E64404" w:rsidP="00E64404">
      <w:pPr>
        <w:pStyle w:val="Heading3"/>
      </w:pPr>
      <w:bookmarkStart w:id="1390" w:name="_Toc485884513"/>
      <w:r>
        <w:t>November 13 (14) / Athor 17</w:t>
      </w:r>
      <w:r w:rsidR="00072CB8">
        <w:t>: St</w:t>
      </w:r>
      <w:r>
        <w:t>. John Chrysostom</w:t>
      </w:r>
      <w:bookmarkEnd w:id="1390"/>
    </w:p>
    <w:p w14:paraId="3EC5F863" w14:textId="3E5F9225" w:rsidR="00E64404" w:rsidRDefault="00E64404" w:rsidP="00E64404">
      <w:pPr>
        <w:pStyle w:val="Heading4"/>
      </w:pPr>
      <w:bookmarkStart w:id="1391" w:name="_Ref467356854"/>
      <w:r>
        <w:t>The Doxology for St. John Chrysostom</w:t>
      </w:r>
      <w:r>
        <w:rPr>
          <w:rStyle w:val="FootnoteReference"/>
        </w:rPr>
        <w:footnoteReference w:id="1005"/>
      </w:r>
      <w:bookmarkEnd w:id="13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64404" w14:paraId="0707A37D" w14:textId="77777777" w:rsidTr="001D43EE">
        <w:trPr>
          <w:cantSplit/>
          <w:jc w:val="center"/>
        </w:trPr>
        <w:tc>
          <w:tcPr>
            <w:tcW w:w="288" w:type="dxa"/>
          </w:tcPr>
          <w:p w14:paraId="4BD6C3FB" w14:textId="77777777" w:rsidR="00E64404" w:rsidRDefault="00E64404" w:rsidP="001D43EE">
            <w:pPr>
              <w:pStyle w:val="CopticCross"/>
            </w:pPr>
          </w:p>
        </w:tc>
        <w:tc>
          <w:tcPr>
            <w:tcW w:w="3960" w:type="dxa"/>
          </w:tcPr>
          <w:p w14:paraId="1E8F11B7" w14:textId="77777777" w:rsidR="00E64404" w:rsidRDefault="00E64404" w:rsidP="00E64404">
            <w:pPr>
              <w:pStyle w:val="EngHang"/>
              <w:rPr>
                <w:lang w:eastAsia="zh-CN"/>
              </w:rPr>
            </w:pPr>
            <w:r w:rsidRPr="00E64404">
              <w:rPr>
                <w:shd w:val="clear" w:color="auto" w:fill="FFFFFF"/>
                <w:lang w:eastAsia="zh-CN"/>
              </w:rPr>
              <w:t>The universe has been</w:t>
            </w:r>
          </w:p>
          <w:p w14:paraId="2BCF2026" w14:textId="77777777" w:rsidR="00E64404" w:rsidRDefault="00E64404" w:rsidP="00E64404">
            <w:pPr>
              <w:pStyle w:val="EngHang"/>
              <w:rPr>
                <w:lang w:eastAsia="zh-CN"/>
              </w:rPr>
            </w:pPr>
            <w:r w:rsidRPr="00E64404">
              <w:rPr>
                <w:shd w:val="clear" w:color="auto" w:fill="FFFFFF"/>
                <w:lang w:eastAsia="zh-CN"/>
              </w:rPr>
              <w:t>Enlightened by grace</w:t>
            </w:r>
          </w:p>
          <w:p w14:paraId="5BBF79C5" w14:textId="77777777" w:rsidR="00E64404" w:rsidRDefault="00E64404" w:rsidP="00E64404">
            <w:pPr>
              <w:pStyle w:val="EngHang"/>
              <w:rPr>
                <w:lang w:eastAsia="zh-CN"/>
              </w:rPr>
            </w:pPr>
            <w:r w:rsidRPr="00E64404">
              <w:rPr>
                <w:shd w:val="clear" w:color="auto" w:fill="FFFFFF"/>
                <w:lang w:eastAsia="zh-CN"/>
              </w:rPr>
              <w:t>Shining from your lips</w:t>
            </w:r>
          </w:p>
          <w:p w14:paraId="53C6680F" w14:textId="20C52B0E" w:rsidR="00E64404" w:rsidRPr="00E64404" w:rsidRDefault="00E64404" w:rsidP="00E64404">
            <w:pPr>
              <w:pStyle w:val="EngHangEnd"/>
              <w:rPr>
                <w:rFonts w:ascii="Times New Roman" w:hAnsi="Times New Roman"/>
                <w:lang w:eastAsia="zh-CN"/>
              </w:rPr>
            </w:pPr>
            <w:r w:rsidRPr="00E64404">
              <w:rPr>
                <w:shd w:val="clear" w:color="auto" w:fill="FFFFFF"/>
                <w:lang w:eastAsia="zh-CN"/>
              </w:rPr>
              <w:t>Like a beacon.</w:t>
            </w:r>
          </w:p>
        </w:tc>
        <w:tc>
          <w:tcPr>
            <w:tcW w:w="288" w:type="dxa"/>
          </w:tcPr>
          <w:p w14:paraId="7D92E27C" w14:textId="77777777" w:rsidR="00E64404" w:rsidRDefault="00E64404" w:rsidP="001D43EE"/>
        </w:tc>
      </w:tr>
      <w:tr w:rsidR="00E64404" w14:paraId="1A35A0E9" w14:textId="77777777" w:rsidTr="001D43EE">
        <w:trPr>
          <w:cantSplit/>
          <w:jc w:val="center"/>
        </w:trPr>
        <w:tc>
          <w:tcPr>
            <w:tcW w:w="288" w:type="dxa"/>
          </w:tcPr>
          <w:p w14:paraId="4B17B060" w14:textId="77777777" w:rsidR="00E64404" w:rsidRDefault="00E64404" w:rsidP="001D43EE">
            <w:pPr>
              <w:pStyle w:val="CopticCross"/>
            </w:pPr>
            <w:r w:rsidRPr="00FB5ACB">
              <w:t>¿</w:t>
            </w:r>
          </w:p>
        </w:tc>
        <w:tc>
          <w:tcPr>
            <w:tcW w:w="3960" w:type="dxa"/>
          </w:tcPr>
          <w:p w14:paraId="4A9ED24B" w14:textId="77777777" w:rsidR="00E64404" w:rsidRDefault="00E64404" w:rsidP="00E64404">
            <w:pPr>
              <w:pStyle w:val="EngHang"/>
              <w:rPr>
                <w:lang w:eastAsia="zh-CN"/>
              </w:rPr>
            </w:pPr>
            <w:r w:rsidRPr="00E64404">
              <w:rPr>
                <w:shd w:val="clear" w:color="auto" w:fill="FFFFFF"/>
                <w:lang w:eastAsia="zh-CN"/>
              </w:rPr>
              <w:t>It has shown the world</w:t>
            </w:r>
          </w:p>
          <w:p w14:paraId="48A010BF" w14:textId="77777777" w:rsidR="00E64404" w:rsidRDefault="00E64404" w:rsidP="00E64404">
            <w:pPr>
              <w:pStyle w:val="EngHang"/>
              <w:rPr>
                <w:lang w:eastAsia="zh-CN"/>
              </w:rPr>
            </w:pPr>
            <w:r w:rsidRPr="00E64404">
              <w:rPr>
                <w:shd w:val="clear" w:color="auto" w:fill="FFFFFF"/>
                <w:lang w:eastAsia="zh-CN"/>
              </w:rPr>
              <w:t>The riches of poverty;</w:t>
            </w:r>
          </w:p>
          <w:p w14:paraId="449F3257" w14:textId="77777777" w:rsidR="00E64404" w:rsidRDefault="00E64404" w:rsidP="00E64404">
            <w:pPr>
              <w:pStyle w:val="EngHang"/>
              <w:rPr>
                <w:lang w:eastAsia="zh-CN"/>
              </w:rPr>
            </w:pPr>
            <w:r w:rsidRPr="00E64404">
              <w:rPr>
                <w:shd w:val="clear" w:color="auto" w:fill="FFFFFF"/>
                <w:lang w:eastAsia="zh-CN"/>
              </w:rPr>
              <w:t>It has revealed to us</w:t>
            </w:r>
          </w:p>
          <w:p w14:paraId="0836D9AF" w14:textId="269E44E1" w:rsidR="00E64404" w:rsidRPr="00E64404" w:rsidRDefault="00E64404" w:rsidP="00E64404">
            <w:pPr>
              <w:pStyle w:val="EngHangEnd"/>
              <w:rPr>
                <w:rFonts w:ascii="Times New Roman" w:hAnsi="Times New Roman"/>
                <w:lang w:eastAsia="zh-CN"/>
              </w:rPr>
            </w:pPr>
            <w:r w:rsidRPr="00E64404">
              <w:rPr>
                <w:shd w:val="clear" w:color="auto" w:fill="FFFFFF"/>
                <w:lang w:eastAsia="zh-CN"/>
              </w:rPr>
              <w:t>The heights of humility.</w:t>
            </w:r>
          </w:p>
        </w:tc>
        <w:tc>
          <w:tcPr>
            <w:tcW w:w="288" w:type="dxa"/>
          </w:tcPr>
          <w:p w14:paraId="3B49D322" w14:textId="77777777" w:rsidR="00E64404" w:rsidRDefault="00E64404" w:rsidP="001D43EE"/>
        </w:tc>
      </w:tr>
      <w:tr w:rsidR="00E64404" w14:paraId="2F6A7082" w14:textId="77777777" w:rsidTr="001D43EE">
        <w:trPr>
          <w:cantSplit/>
          <w:jc w:val="center"/>
        </w:trPr>
        <w:tc>
          <w:tcPr>
            <w:tcW w:w="288" w:type="dxa"/>
          </w:tcPr>
          <w:p w14:paraId="166AD128" w14:textId="77777777" w:rsidR="00E64404" w:rsidRDefault="00E64404" w:rsidP="001D43EE">
            <w:pPr>
              <w:pStyle w:val="CopticCross"/>
            </w:pPr>
          </w:p>
        </w:tc>
        <w:tc>
          <w:tcPr>
            <w:tcW w:w="3960" w:type="dxa"/>
          </w:tcPr>
          <w:p w14:paraId="04FD08F0" w14:textId="77777777" w:rsidR="00E64404" w:rsidRDefault="00E64404" w:rsidP="00E64404">
            <w:pPr>
              <w:pStyle w:val="EngHang"/>
              <w:rPr>
                <w:lang w:eastAsia="zh-CN"/>
              </w:rPr>
            </w:pPr>
            <w:r w:rsidRPr="00E64404">
              <w:rPr>
                <w:shd w:val="clear" w:color="auto" w:fill="FFFFFF"/>
                <w:lang w:eastAsia="zh-CN"/>
              </w:rPr>
              <w:t>Having received</w:t>
            </w:r>
          </w:p>
          <w:p w14:paraId="309FAD03" w14:textId="77777777" w:rsidR="00E64404" w:rsidRDefault="00E64404" w:rsidP="00E64404">
            <w:pPr>
              <w:pStyle w:val="EngHang"/>
              <w:rPr>
                <w:lang w:eastAsia="zh-CN"/>
              </w:rPr>
            </w:pPr>
            <w:r w:rsidRPr="00E64404">
              <w:rPr>
                <w:shd w:val="clear" w:color="auto" w:fill="FFFFFF"/>
                <w:lang w:eastAsia="zh-CN"/>
              </w:rPr>
              <w:t>divine grace from heaven,</w:t>
            </w:r>
          </w:p>
          <w:p w14:paraId="2C3C770D" w14:textId="77777777" w:rsidR="00E64404" w:rsidRDefault="00E64404" w:rsidP="00E64404">
            <w:pPr>
              <w:pStyle w:val="EngHang"/>
              <w:rPr>
                <w:lang w:eastAsia="zh-CN"/>
              </w:rPr>
            </w:pPr>
            <w:r w:rsidRPr="00E64404">
              <w:rPr>
                <w:shd w:val="clear" w:color="auto" w:fill="FFFFFF"/>
                <w:lang w:eastAsia="zh-CN"/>
              </w:rPr>
              <w:t>You teach all men by your words</w:t>
            </w:r>
          </w:p>
          <w:p w14:paraId="2EEDAEBC" w14:textId="46397DDC" w:rsidR="00E64404" w:rsidRPr="00E64404" w:rsidRDefault="00E64404" w:rsidP="00E64404">
            <w:pPr>
              <w:pStyle w:val="EngHangEnd"/>
              <w:rPr>
                <w:rFonts w:ascii="Times New Roman" w:hAnsi="Times New Roman"/>
                <w:lang w:eastAsia="zh-CN"/>
              </w:rPr>
            </w:pPr>
            <w:r w:rsidRPr="00E64404">
              <w:rPr>
                <w:shd w:val="clear" w:color="auto" w:fill="FFFFFF"/>
                <w:lang w:eastAsia="zh-CN"/>
              </w:rPr>
              <w:t>To worship the Holy Trinity: One God.</w:t>
            </w:r>
          </w:p>
        </w:tc>
        <w:tc>
          <w:tcPr>
            <w:tcW w:w="288" w:type="dxa"/>
          </w:tcPr>
          <w:p w14:paraId="6F551DF0" w14:textId="77777777" w:rsidR="00E64404" w:rsidRDefault="00E64404" w:rsidP="001D43EE"/>
        </w:tc>
      </w:tr>
      <w:tr w:rsidR="00E64404" w14:paraId="23651E11" w14:textId="77777777" w:rsidTr="001D43EE">
        <w:trPr>
          <w:cantSplit/>
          <w:jc w:val="center"/>
        </w:trPr>
        <w:tc>
          <w:tcPr>
            <w:tcW w:w="288" w:type="dxa"/>
          </w:tcPr>
          <w:p w14:paraId="216AE97F" w14:textId="77777777" w:rsidR="00E64404" w:rsidRDefault="00E64404" w:rsidP="001D43EE">
            <w:pPr>
              <w:pStyle w:val="CopticCross"/>
            </w:pPr>
            <w:r w:rsidRPr="00FB5ACB">
              <w:t>¿</w:t>
            </w:r>
          </w:p>
        </w:tc>
        <w:tc>
          <w:tcPr>
            <w:tcW w:w="3960" w:type="dxa"/>
          </w:tcPr>
          <w:p w14:paraId="052404C9" w14:textId="77777777" w:rsidR="00E64404" w:rsidRDefault="00E64404" w:rsidP="00E64404">
            <w:pPr>
              <w:pStyle w:val="EngHang"/>
              <w:rPr>
                <w:lang w:eastAsia="zh-CN"/>
              </w:rPr>
            </w:pPr>
            <w:r w:rsidRPr="00E64404">
              <w:rPr>
                <w:shd w:val="clear" w:color="auto" w:fill="FFFFFF"/>
                <w:lang w:eastAsia="zh-CN"/>
              </w:rPr>
              <w:t>Hail to you, O all-blessed</w:t>
            </w:r>
          </w:p>
          <w:p w14:paraId="54458A24" w14:textId="77777777" w:rsidR="00E64404" w:rsidRDefault="00E64404" w:rsidP="00E64404">
            <w:pPr>
              <w:pStyle w:val="EngHang"/>
              <w:rPr>
                <w:lang w:eastAsia="zh-CN"/>
              </w:rPr>
            </w:pPr>
            <w:r w:rsidRPr="00E64404">
              <w:rPr>
                <w:shd w:val="clear" w:color="auto" w:fill="FFFFFF"/>
                <w:lang w:eastAsia="zh-CN"/>
              </w:rPr>
              <w:t>Hail to you, O venerable One</w:t>
            </w:r>
          </w:p>
          <w:p w14:paraId="68CEA212" w14:textId="77777777" w:rsidR="00E64404" w:rsidRDefault="00E64404" w:rsidP="00E64404">
            <w:pPr>
              <w:pStyle w:val="EngHang"/>
              <w:rPr>
                <w:lang w:eastAsia="zh-CN"/>
              </w:rPr>
            </w:pPr>
            <w:r w:rsidRPr="00E64404">
              <w:rPr>
                <w:shd w:val="clear" w:color="auto" w:fill="FFFFFF"/>
                <w:lang w:eastAsia="zh-CN"/>
              </w:rPr>
              <w:t>Hail to our Teacher:</w:t>
            </w:r>
          </w:p>
          <w:p w14:paraId="3327B0CA" w14:textId="6E211ED5" w:rsidR="00E64404" w:rsidRPr="00E64404" w:rsidRDefault="00E64404" w:rsidP="00E64404">
            <w:pPr>
              <w:pStyle w:val="EngHangEnd"/>
              <w:rPr>
                <w:rFonts w:ascii="Times New Roman" w:hAnsi="Times New Roman"/>
                <w:lang w:eastAsia="zh-CN"/>
              </w:rPr>
            </w:pPr>
            <w:r w:rsidRPr="00E64404">
              <w:rPr>
                <w:shd w:val="clear" w:color="auto" w:fill="FFFFFF"/>
                <w:lang w:eastAsia="zh-CN"/>
              </w:rPr>
              <w:t>Abba John Chrysostom.</w:t>
            </w:r>
          </w:p>
        </w:tc>
        <w:tc>
          <w:tcPr>
            <w:tcW w:w="288" w:type="dxa"/>
          </w:tcPr>
          <w:p w14:paraId="14B5F42D" w14:textId="77777777" w:rsidR="00E64404" w:rsidRDefault="00E64404" w:rsidP="001D43EE"/>
        </w:tc>
      </w:tr>
      <w:tr w:rsidR="00E64404" w14:paraId="6ED7197E" w14:textId="77777777" w:rsidTr="001D43EE">
        <w:trPr>
          <w:cantSplit/>
          <w:jc w:val="center"/>
        </w:trPr>
        <w:tc>
          <w:tcPr>
            <w:tcW w:w="288" w:type="dxa"/>
          </w:tcPr>
          <w:p w14:paraId="793F4318" w14:textId="77777777" w:rsidR="00E64404" w:rsidRDefault="00E64404" w:rsidP="001D43EE">
            <w:pPr>
              <w:pStyle w:val="CopticCross"/>
            </w:pPr>
          </w:p>
        </w:tc>
        <w:tc>
          <w:tcPr>
            <w:tcW w:w="3960" w:type="dxa"/>
          </w:tcPr>
          <w:p w14:paraId="371EAF40" w14:textId="77777777" w:rsidR="00E64404" w:rsidRDefault="00E64404" w:rsidP="00E64404">
            <w:pPr>
              <w:pStyle w:val="EngHang"/>
              <w:rPr>
                <w:lang w:eastAsia="zh-CN"/>
              </w:rPr>
            </w:pPr>
            <w:r w:rsidRPr="00E64404">
              <w:rPr>
                <w:shd w:val="clear" w:color="auto" w:fill="FFFFFF"/>
                <w:lang w:eastAsia="zh-CN"/>
              </w:rPr>
              <w:t>Pray to the Lord on our behalf,</w:t>
            </w:r>
          </w:p>
          <w:p w14:paraId="5FDA003B" w14:textId="77777777" w:rsidR="00E64404" w:rsidRDefault="00E64404" w:rsidP="00E64404">
            <w:pPr>
              <w:pStyle w:val="EngHang"/>
              <w:rPr>
                <w:lang w:eastAsia="zh-CN"/>
              </w:rPr>
            </w:pPr>
            <w:r w:rsidRPr="00E64404">
              <w:rPr>
                <w:shd w:val="clear" w:color="auto" w:fill="FFFFFF"/>
                <w:lang w:eastAsia="zh-CN"/>
              </w:rPr>
              <w:t>O our saintly and the Archbishop,</w:t>
            </w:r>
          </w:p>
          <w:p w14:paraId="44FA7337" w14:textId="77777777" w:rsidR="00E64404" w:rsidRDefault="00E64404" w:rsidP="00E64404">
            <w:pPr>
              <w:pStyle w:val="EngHang"/>
              <w:rPr>
                <w:lang w:eastAsia="zh-CN"/>
              </w:rPr>
            </w:pPr>
            <w:r w:rsidRPr="00E64404">
              <w:rPr>
                <w:shd w:val="clear" w:color="auto" w:fill="FFFFFF"/>
                <w:lang w:eastAsia="zh-CN"/>
              </w:rPr>
              <w:t>Abba John Chyrsostom,</w:t>
            </w:r>
          </w:p>
          <w:p w14:paraId="509946F1" w14:textId="70F302A3" w:rsidR="00E64404" w:rsidRPr="00E64404" w:rsidRDefault="00E64404" w:rsidP="00E64404">
            <w:pPr>
              <w:pStyle w:val="EngHangEnd"/>
              <w:rPr>
                <w:shd w:val="clear" w:color="auto" w:fill="FFFFFF"/>
                <w:lang w:eastAsia="zh-CN"/>
              </w:rPr>
            </w:pPr>
            <w:r w:rsidRPr="00E64404">
              <w:rPr>
                <w:shd w:val="clear" w:color="auto" w:fill="FFFFFF"/>
                <w:lang w:eastAsia="zh-CN"/>
              </w:rPr>
              <w:t>That He may forgive us our sins.</w:t>
            </w:r>
          </w:p>
        </w:tc>
        <w:tc>
          <w:tcPr>
            <w:tcW w:w="288" w:type="dxa"/>
          </w:tcPr>
          <w:p w14:paraId="23437B1F" w14:textId="77777777" w:rsidR="00E64404" w:rsidRDefault="00E64404" w:rsidP="001D43EE"/>
        </w:tc>
      </w:tr>
    </w:tbl>
    <w:p w14:paraId="4E8CE322" w14:textId="68B8E70C" w:rsidR="007F571C" w:rsidRDefault="007F571C" w:rsidP="007F571C">
      <w:pPr>
        <w:pStyle w:val="Heading3"/>
      </w:pPr>
      <w:bookmarkStart w:id="1392" w:name="_Toc485884514"/>
      <w:r>
        <w:t>November 14 (15) / Athor 18: St. Philip the Apostle</w:t>
      </w:r>
      <w:bookmarkEnd w:id="1392"/>
    </w:p>
    <w:p w14:paraId="0DF27E19" w14:textId="795200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E43E17">
        <w:t xml:space="preserve"> (Not to be confused with St. Philip, one of the Seven Deacons, and one of the Seventy.</w:t>
      </w:r>
    </w:p>
    <w:p w14:paraId="4B62FF28" w14:textId="563DEB2C" w:rsidR="00E43E17" w:rsidRDefault="00E43E17" w:rsidP="00E43E17">
      <w:pPr>
        <w:pStyle w:val="Heading4"/>
      </w:pPr>
      <w:r>
        <w:t>The Doxology for St. Philip the Apostle</w:t>
      </w:r>
      <w:r>
        <w:rPr>
          <w:rStyle w:val="FootnoteReference"/>
        </w:rPr>
        <w:footnoteReference w:id="1006"/>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E43E17" w14:paraId="041DDC50" w14:textId="77777777" w:rsidTr="003462CF">
        <w:trPr>
          <w:cantSplit/>
          <w:jc w:val="center"/>
        </w:trPr>
        <w:tc>
          <w:tcPr>
            <w:tcW w:w="288" w:type="dxa"/>
          </w:tcPr>
          <w:p w14:paraId="2FE386E9" w14:textId="77777777" w:rsidR="00E43E17" w:rsidRDefault="00E43E17" w:rsidP="003462CF">
            <w:pPr>
              <w:pStyle w:val="CopticCross"/>
            </w:pPr>
          </w:p>
        </w:tc>
        <w:tc>
          <w:tcPr>
            <w:tcW w:w="3960" w:type="dxa"/>
          </w:tcPr>
          <w:p w14:paraId="798071B1" w14:textId="65A577B3" w:rsidR="00E43E17" w:rsidRDefault="00014C5A" w:rsidP="003462CF">
            <w:pPr>
              <w:pStyle w:val="EngHang"/>
            </w:pPr>
            <w:r>
              <w:t>O</w:t>
            </w:r>
            <w:r w:rsidR="00E43E17">
              <w:t xml:space="preserve"> Disciple, friend,</w:t>
            </w:r>
          </w:p>
          <w:p w14:paraId="15D7B050" w14:textId="7FAC4435" w:rsidR="00E43E17" w:rsidRDefault="00E43E17" w:rsidP="003462CF">
            <w:pPr>
              <w:pStyle w:val="EngHang"/>
            </w:pPr>
            <w:r>
              <w:t xml:space="preserve">And imitator of </w:t>
            </w:r>
            <w:r w:rsidR="00014C5A">
              <w:t>Christ’s</w:t>
            </w:r>
            <w:r>
              <w:t xml:space="preserve"> passion,</w:t>
            </w:r>
          </w:p>
          <w:p w14:paraId="16816C62" w14:textId="4BDC12F5" w:rsidR="00E43E17" w:rsidRDefault="00014C5A" w:rsidP="00E43E17">
            <w:pPr>
              <w:pStyle w:val="EngHang"/>
            </w:pPr>
            <w:r>
              <w:t>O</w:t>
            </w:r>
            <w:r w:rsidR="00E43E17">
              <w:t xml:space="preserve"> God-preaching Philip,</w:t>
            </w:r>
          </w:p>
          <w:p w14:paraId="3FD0CF15" w14:textId="4AE31FA0" w:rsidR="00E43E17" w:rsidRDefault="00014C5A" w:rsidP="00014C5A">
            <w:pPr>
              <w:pStyle w:val="EngHangEnd"/>
            </w:pPr>
            <w:r>
              <w:t>You p</w:t>
            </w:r>
            <w:r w:rsidR="00E43E17">
              <w:t xml:space="preserve">roclaimed </w:t>
            </w:r>
            <w:r>
              <w:t>Him</w:t>
            </w:r>
            <w:r w:rsidR="00E43E17">
              <w:t xml:space="preserve"> to the universe!</w:t>
            </w:r>
          </w:p>
        </w:tc>
        <w:tc>
          <w:tcPr>
            <w:tcW w:w="288" w:type="dxa"/>
          </w:tcPr>
          <w:p w14:paraId="48A52F8C" w14:textId="77777777" w:rsidR="00E43E17" w:rsidRDefault="00E43E17" w:rsidP="003462CF"/>
        </w:tc>
      </w:tr>
      <w:tr w:rsidR="00014C5A" w14:paraId="35E089D9" w14:textId="77777777" w:rsidTr="003462CF">
        <w:trPr>
          <w:cantSplit/>
          <w:jc w:val="center"/>
        </w:trPr>
        <w:tc>
          <w:tcPr>
            <w:tcW w:w="288" w:type="dxa"/>
          </w:tcPr>
          <w:p w14:paraId="6BE0922C" w14:textId="771B95BC" w:rsidR="00014C5A" w:rsidRPr="00FB5ACB" w:rsidRDefault="00014C5A" w:rsidP="003462CF">
            <w:pPr>
              <w:pStyle w:val="CopticCross"/>
            </w:pPr>
            <w:r w:rsidRPr="00FB5ACB">
              <w:t>¿</w:t>
            </w:r>
          </w:p>
        </w:tc>
        <w:tc>
          <w:tcPr>
            <w:tcW w:w="3960" w:type="dxa"/>
          </w:tcPr>
          <w:p w14:paraId="552E5C93" w14:textId="77777777" w:rsidR="00014C5A" w:rsidRDefault="00014C5A" w:rsidP="00E43E17">
            <w:pPr>
              <w:pStyle w:val="EngHang"/>
              <w:ind w:left="0" w:firstLine="0"/>
            </w:pPr>
            <w:r>
              <w:t>You were crucified</w:t>
            </w:r>
          </w:p>
          <w:p w14:paraId="05159EF5" w14:textId="0434F97C" w:rsidR="00014C5A" w:rsidRDefault="00014C5A" w:rsidP="00E43E17">
            <w:pPr>
              <w:pStyle w:val="EngHang"/>
              <w:ind w:left="0" w:firstLine="0"/>
            </w:pPr>
            <w:r>
              <w:t>With Bartholomew,</w:t>
            </w:r>
          </w:p>
          <w:p w14:paraId="7F53BF2B" w14:textId="1EF1D5C3" w:rsidR="00014C5A" w:rsidRDefault="00014C5A" w:rsidP="00E43E17">
            <w:pPr>
              <w:pStyle w:val="EngHang"/>
              <w:ind w:left="0" w:firstLine="0"/>
            </w:pPr>
            <w:r>
              <w:t>An earthquake testified</w:t>
            </w:r>
          </w:p>
          <w:p w14:paraId="21549D05" w14:textId="3806A5A2" w:rsidR="00014C5A" w:rsidRDefault="00014C5A" w:rsidP="00014C5A">
            <w:pPr>
              <w:pStyle w:val="EngHangEnd"/>
            </w:pPr>
            <w:r>
              <w:t>As you prayed for your persecutors.</w:t>
            </w:r>
          </w:p>
        </w:tc>
        <w:tc>
          <w:tcPr>
            <w:tcW w:w="288" w:type="dxa"/>
          </w:tcPr>
          <w:p w14:paraId="4618862F" w14:textId="77777777" w:rsidR="00014C5A" w:rsidRDefault="00014C5A" w:rsidP="003462CF"/>
        </w:tc>
      </w:tr>
      <w:tr w:rsidR="00E43E17" w14:paraId="5E15BFC7" w14:textId="77777777" w:rsidTr="003462CF">
        <w:trPr>
          <w:cantSplit/>
          <w:jc w:val="center"/>
        </w:trPr>
        <w:tc>
          <w:tcPr>
            <w:tcW w:w="288" w:type="dxa"/>
          </w:tcPr>
          <w:p w14:paraId="0899A35C" w14:textId="15C69044" w:rsidR="00E43E17" w:rsidRDefault="00E43E17" w:rsidP="003462CF">
            <w:pPr>
              <w:pStyle w:val="CopticCross"/>
            </w:pPr>
          </w:p>
        </w:tc>
        <w:tc>
          <w:tcPr>
            <w:tcW w:w="3960" w:type="dxa"/>
          </w:tcPr>
          <w:p w14:paraId="2D579CC0" w14:textId="7BE2B7F1" w:rsidR="00E43E17" w:rsidRDefault="00E43E17" w:rsidP="00E43E17">
            <w:pPr>
              <w:pStyle w:val="EngHang"/>
              <w:ind w:left="0" w:firstLine="0"/>
            </w:pPr>
            <w:r>
              <w:t>Hail to the Apostle,</w:t>
            </w:r>
          </w:p>
          <w:p w14:paraId="43B788F1" w14:textId="7C986A42" w:rsidR="00E43E17" w:rsidRDefault="00E43E17" w:rsidP="00E43E17">
            <w:pPr>
              <w:pStyle w:val="EngHang"/>
              <w:ind w:left="0" w:firstLine="0"/>
            </w:pPr>
            <w:r>
              <w:t>One of the Twelve,</w:t>
            </w:r>
          </w:p>
          <w:p w14:paraId="7466FA42" w14:textId="7E2966E5" w:rsidR="00E43E17" w:rsidRDefault="00E43E17" w:rsidP="00E43E17">
            <w:pPr>
              <w:pStyle w:val="EngHang"/>
              <w:ind w:left="0" w:firstLine="0"/>
            </w:pPr>
            <w:r>
              <w:t>Hail to the Martyr,</w:t>
            </w:r>
          </w:p>
          <w:p w14:paraId="15252FF2" w14:textId="63661A03" w:rsidR="00E43E17" w:rsidRDefault="00E43E17" w:rsidP="003462CF">
            <w:pPr>
              <w:pStyle w:val="EngHangEnd"/>
            </w:pPr>
            <w:r>
              <w:t>The Apostle Philip.</w:t>
            </w:r>
          </w:p>
        </w:tc>
        <w:tc>
          <w:tcPr>
            <w:tcW w:w="288" w:type="dxa"/>
          </w:tcPr>
          <w:p w14:paraId="4EAD013F" w14:textId="77777777" w:rsidR="00E43E17" w:rsidRDefault="00E43E17" w:rsidP="003462CF"/>
        </w:tc>
      </w:tr>
      <w:tr w:rsidR="00E43E17" w14:paraId="3242724E" w14:textId="77777777" w:rsidTr="003462CF">
        <w:trPr>
          <w:cantSplit/>
          <w:trHeight w:val="2120"/>
          <w:jc w:val="center"/>
        </w:trPr>
        <w:tc>
          <w:tcPr>
            <w:tcW w:w="288" w:type="dxa"/>
          </w:tcPr>
          <w:p w14:paraId="36BE3C9F" w14:textId="77777777" w:rsidR="00E43E17" w:rsidRPr="00FB5ACB" w:rsidRDefault="00E43E17" w:rsidP="003462CF">
            <w:pPr>
              <w:pStyle w:val="CopticCross"/>
            </w:pPr>
            <w:r w:rsidRPr="00FB5ACB">
              <w:t>¿</w:t>
            </w:r>
          </w:p>
        </w:tc>
        <w:tc>
          <w:tcPr>
            <w:tcW w:w="3960" w:type="dxa"/>
          </w:tcPr>
          <w:p w14:paraId="3B2871CF" w14:textId="77777777" w:rsidR="00E43E17" w:rsidRDefault="00E43E17" w:rsidP="003462CF">
            <w:pPr>
              <w:pStyle w:val="EngHang"/>
            </w:pPr>
            <w:r>
              <w:t>Pray to the Lord on our behalf,</w:t>
            </w:r>
          </w:p>
          <w:p w14:paraId="19A2E812" w14:textId="09FC214C" w:rsidR="00E43E17" w:rsidRDefault="00E43E17" w:rsidP="003462CF">
            <w:pPr>
              <w:pStyle w:val="EngHang"/>
            </w:pPr>
            <w:r>
              <w:t>My lord and father, the Apostle,</w:t>
            </w:r>
          </w:p>
          <w:p w14:paraId="19ADB429" w14:textId="0F40EC46" w:rsidR="00E43E17" w:rsidRDefault="00E43E17" w:rsidP="003462CF">
            <w:pPr>
              <w:pStyle w:val="EngHang"/>
            </w:pPr>
            <w:r>
              <w:t>Saint Philip,</w:t>
            </w:r>
          </w:p>
          <w:p w14:paraId="37E55685" w14:textId="77777777" w:rsidR="00E43E17" w:rsidRDefault="00E43E17" w:rsidP="003462CF">
            <w:pPr>
              <w:pStyle w:val="EngHangEnd"/>
            </w:pPr>
            <w:r>
              <w:t>That He may forgive us our sins.</w:t>
            </w:r>
          </w:p>
        </w:tc>
        <w:tc>
          <w:tcPr>
            <w:tcW w:w="288" w:type="dxa"/>
          </w:tcPr>
          <w:p w14:paraId="74350D0C" w14:textId="77777777" w:rsidR="00E43E17" w:rsidRDefault="00E43E17" w:rsidP="003462CF"/>
        </w:tc>
      </w:tr>
    </w:tbl>
    <w:p w14:paraId="2ADC4A64" w14:textId="77777777" w:rsidR="007F571C" w:rsidRDefault="007F571C" w:rsidP="007F571C">
      <w:pPr>
        <w:pStyle w:val="Heading3"/>
      </w:pPr>
      <w:bookmarkStart w:id="1393" w:name="_Toc485884515"/>
      <w:bookmarkStart w:id="1394" w:name="_Ref485971609"/>
      <w:bookmarkStart w:id="1395" w:name="_Ref485971616"/>
      <w:r>
        <w:t>November 15 (16) / Athor 19: The Preaching of St. Bartholomew</w:t>
      </w:r>
      <w:bookmarkEnd w:id="1393"/>
      <w:bookmarkEnd w:id="1394"/>
      <w:bookmarkEnd w:id="1395"/>
    </w:p>
    <w:p w14:paraId="601EB8D7" w14:textId="43A858DB"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57EAED2" w14:textId="110DAB58" w:rsidR="003462CF" w:rsidRDefault="003462CF" w:rsidP="003462CF">
      <w:pPr>
        <w:pStyle w:val="Heading4"/>
      </w:pPr>
      <w:r>
        <w:t>The Doxology for St. Bartholomew the Apostle</w:t>
      </w:r>
      <w:r>
        <w:rPr>
          <w:rStyle w:val="FootnoteReference"/>
        </w:rPr>
        <w:footnoteReference w:id="1007"/>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1CE0EF93" w14:textId="77777777" w:rsidTr="003462CF">
        <w:trPr>
          <w:cantSplit/>
          <w:jc w:val="center"/>
        </w:trPr>
        <w:tc>
          <w:tcPr>
            <w:tcW w:w="288" w:type="dxa"/>
          </w:tcPr>
          <w:p w14:paraId="38056EF4" w14:textId="77777777" w:rsidR="003462CF" w:rsidRDefault="003462CF" w:rsidP="003462CF">
            <w:pPr>
              <w:pStyle w:val="CopticCross"/>
            </w:pPr>
          </w:p>
        </w:tc>
        <w:tc>
          <w:tcPr>
            <w:tcW w:w="3960" w:type="dxa"/>
          </w:tcPr>
          <w:p w14:paraId="2BAC681E" w14:textId="43E44B2C" w:rsidR="003462CF" w:rsidRDefault="003462CF" w:rsidP="003462CF">
            <w:pPr>
              <w:pStyle w:val="EngHang"/>
            </w:pPr>
            <w:r>
              <w:t>Crucified with Philip,</w:t>
            </w:r>
          </w:p>
          <w:p w14:paraId="2824AE94" w14:textId="5A0148A9" w:rsidR="003462CF" w:rsidRDefault="003462CF" w:rsidP="003462CF">
            <w:pPr>
              <w:pStyle w:val="EngHang"/>
            </w:pPr>
            <w:r>
              <w:t>Witness to his martyrdom,</w:t>
            </w:r>
          </w:p>
          <w:p w14:paraId="7E4D5408" w14:textId="0417CDC5" w:rsidR="003462CF" w:rsidRDefault="003462CF" w:rsidP="003462CF">
            <w:pPr>
              <w:pStyle w:val="EngHang"/>
            </w:pPr>
            <w:r>
              <w:t>You descended from your cross,</w:t>
            </w:r>
          </w:p>
          <w:p w14:paraId="10230CA9" w14:textId="1BF583B2" w:rsidR="003462CF" w:rsidRDefault="003462CF" w:rsidP="003462CF">
            <w:pPr>
              <w:pStyle w:val="EngHangEnd"/>
            </w:pPr>
            <w:r>
              <w:t>And baptised those who slew him.</w:t>
            </w:r>
          </w:p>
        </w:tc>
        <w:tc>
          <w:tcPr>
            <w:tcW w:w="288" w:type="dxa"/>
          </w:tcPr>
          <w:p w14:paraId="2BA966FE" w14:textId="77777777" w:rsidR="003462CF" w:rsidRDefault="003462CF" w:rsidP="003462CF"/>
        </w:tc>
      </w:tr>
      <w:tr w:rsidR="003462CF" w14:paraId="721B50EB" w14:textId="77777777" w:rsidTr="003462CF">
        <w:trPr>
          <w:cantSplit/>
          <w:jc w:val="center"/>
        </w:trPr>
        <w:tc>
          <w:tcPr>
            <w:tcW w:w="288" w:type="dxa"/>
          </w:tcPr>
          <w:p w14:paraId="7C5390F2" w14:textId="77777777" w:rsidR="003462CF" w:rsidRPr="00FB5ACB" w:rsidRDefault="003462CF" w:rsidP="003462CF">
            <w:pPr>
              <w:pStyle w:val="CopticCross"/>
            </w:pPr>
            <w:r w:rsidRPr="00FB5ACB">
              <w:t>¿</w:t>
            </w:r>
          </w:p>
        </w:tc>
        <w:tc>
          <w:tcPr>
            <w:tcW w:w="3960" w:type="dxa"/>
          </w:tcPr>
          <w:p w14:paraId="0E55812F" w14:textId="5B64BF85" w:rsidR="003462CF" w:rsidRDefault="003462CF" w:rsidP="003462CF">
            <w:pPr>
              <w:pStyle w:val="EngHang"/>
              <w:ind w:left="0" w:firstLine="0"/>
            </w:pPr>
            <w:r>
              <w:t>You have a appeared</w:t>
            </w:r>
          </w:p>
          <w:p w14:paraId="4314259C" w14:textId="1B2A04AD" w:rsidR="003462CF" w:rsidRDefault="00F25489" w:rsidP="003462CF">
            <w:pPr>
              <w:pStyle w:val="EngHang"/>
              <w:ind w:left="0" w:firstLine="0"/>
            </w:pPr>
            <w:r>
              <w:t>To the universe as</w:t>
            </w:r>
            <w:r w:rsidR="003462CF">
              <w:t xml:space="preserve"> a great sun,</w:t>
            </w:r>
          </w:p>
          <w:p w14:paraId="2E6D7937" w14:textId="3B10AD4B" w:rsidR="003462CF" w:rsidRDefault="003462CF" w:rsidP="003462CF">
            <w:pPr>
              <w:pStyle w:val="EngHang"/>
              <w:ind w:left="0" w:firstLine="0"/>
            </w:pPr>
            <w:r>
              <w:t>Shining with the radiance</w:t>
            </w:r>
          </w:p>
          <w:p w14:paraId="0149926A" w14:textId="7BFBB30A" w:rsidR="003462CF" w:rsidRDefault="003462CF" w:rsidP="003462CF">
            <w:pPr>
              <w:pStyle w:val="EngHangEnd"/>
            </w:pPr>
            <w:r>
              <w:t>Of your teachings and miracles.</w:t>
            </w:r>
          </w:p>
        </w:tc>
        <w:tc>
          <w:tcPr>
            <w:tcW w:w="288" w:type="dxa"/>
          </w:tcPr>
          <w:p w14:paraId="7E8291AB" w14:textId="77777777" w:rsidR="003462CF" w:rsidRDefault="003462CF" w:rsidP="003462CF"/>
        </w:tc>
      </w:tr>
      <w:tr w:rsidR="003462CF" w14:paraId="7871295E" w14:textId="77777777" w:rsidTr="003462CF">
        <w:trPr>
          <w:cantSplit/>
          <w:jc w:val="center"/>
        </w:trPr>
        <w:tc>
          <w:tcPr>
            <w:tcW w:w="288" w:type="dxa"/>
          </w:tcPr>
          <w:p w14:paraId="1CFC403C" w14:textId="77777777" w:rsidR="003462CF" w:rsidRDefault="003462CF" w:rsidP="003462CF">
            <w:pPr>
              <w:pStyle w:val="CopticCross"/>
            </w:pPr>
          </w:p>
        </w:tc>
        <w:tc>
          <w:tcPr>
            <w:tcW w:w="3960" w:type="dxa"/>
          </w:tcPr>
          <w:p w14:paraId="0C3E2F7F" w14:textId="67FD40E5" w:rsidR="003462CF" w:rsidRDefault="003462CF" w:rsidP="003462CF">
            <w:pPr>
              <w:pStyle w:val="EngHang"/>
              <w:ind w:left="0" w:firstLine="0"/>
            </w:pPr>
            <w:r>
              <w:t>You enlighten those</w:t>
            </w:r>
          </w:p>
          <w:p w14:paraId="79AF7D89" w14:textId="1AFF8DE2" w:rsidR="003462CF" w:rsidRDefault="003462CF" w:rsidP="003462CF">
            <w:pPr>
              <w:pStyle w:val="EngHang"/>
              <w:ind w:left="0" w:firstLine="0"/>
            </w:pPr>
            <w:r>
              <w:t>Who honour you,</w:t>
            </w:r>
          </w:p>
          <w:p w14:paraId="58F2D118" w14:textId="790353AC" w:rsidR="003462CF" w:rsidRDefault="003462CF" w:rsidP="003462CF">
            <w:pPr>
              <w:pStyle w:val="EngHang"/>
              <w:ind w:left="0" w:firstLine="0"/>
            </w:pPr>
            <w:r>
              <w:t>O Apostle of the Lord,</w:t>
            </w:r>
          </w:p>
          <w:p w14:paraId="48B0C0C0" w14:textId="0E8C4245" w:rsidR="003462CF" w:rsidRDefault="003462CF" w:rsidP="003462CF">
            <w:pPr>
              <w:pStyle w:val="EngHangEnd"/>
            </w:pPr>
            <w:r>
              <w:t>Saint Bartholomew.</w:t>
            </w:r>
          </w:p>
        </w:tc>
        <w:tc>
          <w:tcPr>
            <w:tcW w:w="288" w:type="dxa"/>
          </w:tcPr>
          <w:p w14:paraId="3FDF66A2" w14:textId="77777777" w:rsidR="003462CF" w:rsidRDefault="003462CF" w:rsidP="003462CF"/>
        </w:tc>
      </w:tr>
      <w:tr w:rsidR="003462CF" w14:paraId="3F75582F" w14:textId="77777777" w:rsidTr="003462CF">
        <w:trPr>
          <w:cantSplit/>
          <w:trHeight w:val="2120"/>
          <w:jc w:val="center"/>
        </w:trPr>
        <w:tc>
          <w:tcPr>
            <w:tcW w:w="288" w:type="dxa"/>
          </w:tcPr>
          <w:p w14:paraId="284CF728" w14:textId="77777777" w:rsidR="003462CF" w:rsidRPr="00FB5ACB" w:rsidRDefault="003462CF" w:rsidP="003462CF">
            <w:pPr>
              <w:pStyle w:val="CopticCross"/>
            </w:pPr>
            <w:r w:rsidRPr="00FB5ACB">
              <w:lastRenderedPageBreak/>
              <w:t>¿</w:t>
            </w:r>
          </w:p>
        </w:tc>
        <w:tc>
          <w:tcPr>
            <w:tcW w:w="3960" w:type="dxa"/>
          </w:tcPr>
          <w:p w14:paraId="2BB284B0" w14:textId="77777777" w:rsidR="003462CF" w:rsidRDefault="003462CF" w:rsidP="003462CF">
            <w:pPr>
              <w:pStyle w:val="EngHang"/>
            </w:pPr>
            <w:r>
              <w:t>Pray to the Lord on our behalf,</w:t>
            </w:r>
          </w:p>
          <w:p w14:paraId="7A990E87" w14:textId="77777777" w:rsidR="003462CF" w:rsidRDefault="003462CF" w:rsidP="003462CF">
            <w:pPr>
              <w:pStyle w:val="EngHang"/>
            </w:pPr>
            <w:r>
              <w:t>My lord and father, the Apostle,</w:t>
            </w:r>
          </w:p>
          <w:p w14:paraId="5CCF52E4" w14:textId="7D822D4D" w:rsidR="003462CF" w:rsidRDefault="003462CF" w:rsidP="003462CF">
            <w:pPr>
              <w:pStyle w:val="EngHang"/>
            </w:pPr>
            <w:r>
              <w:t>Saint Bartholomew,</w:t>
            </w:r>
          </w:p>
          <w:p w14:paraId="18ABECCB" w14:textId="77777777" w:rsidR="003462CF" w:rsidRDefault="003462CF" w:rsidP="003462CF">
            <w:pPr>
              <w:pStyle w:val="EngHangEnd"/>
            </w:pPr>
            <w:r>
              <w:t>That He may forgive us our sins.</w:t>
            </w:r>
          </w:p>
        </w:tc>
        <w:tc>
          <w:tcPr>
            <w:tcW w:w="288" w:type="dxa"/>
          </w:tcPr>
          <w:p w14:paraId="16A7D3CF" w14:textId="77777777" w:rsidR="003462CF" w:rsidRDefault="003462CF" w:rsidP="003462CF"/>
        </w:tc>
      </w:tr>
    </w:tbl>
    <w:p w14:paraId="15A5FA22" w14:textId="77777777" w:rsidR="009F6E07" w:rsidRDefault="009F6E07" w:rsidP="009F6E07">
      <w:pPr>
        <w:pStyle w:val="Heading3"/>
      </w:pPr>
      <w:bookmarkStart w:id="1396" w:name="_Toc485884516"/>
      <w:r>
        <w:t>November 15 (16) / Athor 19: Also the Consecration of the Church of Sts. Sergius and Bacchus.</w:t>
      </w:r>
      <w:bookmarkEnd w:id="1396"/>
    </w:p>
    <w:p w14:paraId="1B799EA7" w14:textId="552C1C7B"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E2EAC">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E2EAC">
        <w:rPr>
          <w:noProof/>
        </w:rPr>
        <w:t>775</w:t>
      </w:r>
      <w:r w:rsidR="00191A26">
        <w:fldChar w:fldCharType="end"/>
      </w:r>
      <w:r>
        <w:t>.</w:t>
      </w:r>
    </w:p>
    <w:p w14:paraId="23C83E44" w14:textId="77777777" w:rsidR="002F1988" w:rsidRDefault="002F1988" w:rsidP="002F1988">
      <w:pPr>
        <w:pStyle w:val="Heading3"/>
      </w:pPr>
      <w:bookmarkStart w:id="1397" w:name="_Toc485884517"/>
      <w:r>
        <w:t>November 16 (17) / Athor 20: Consecration of Sts. Theodore and Theodore</w:t>
      </w:r>
      <w:bookmarkEnd w:id="1397"/>
    </w:p>
    <w:p w14:paraId="54098920" w14:textId="01058535"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E2EAC">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E2EAC">
        <w:rPr>
          <w:noProof/>
        </w:rPr>
        <w:t>1095</w:t>
      </w:r>
      <w:r w:rsidR="00191A26">
        <w:fldChar w:fldCharType="end"/>
      </w:r>
      <w:r>
        <w:t xml:space="preserve">, and </w:t>
      </w:r>
      <w:commentRangeStart w:id="1398"/>
      <w:r w:rsidR="00191A26">
        <w:fldChar w:fldCharType="begin"/>
      </w:r>
      <w:r w:rsidR="00191A26">
        <w:instrText xml:space="preserve"> REF _Ref434562461 \h </w:instrText>
      </w:r>
      <w:r w:rsidR="00191A26">
        <w:fldChar w:fldCharType="separate"/>
      </w:r>
      <w:r w:rsidR="000E2EAC">
        <w:t>January 7 (8) / Tobi 12: Also St. Theodore Anatoly</w:t>
      </w:r>
      <w:r w:rsidR="00191A26">
        <w:fldChar w:fldCharType="end"/>
      </w:r>
      <w:r w:rsidR="00191A26">
        <w:t>,</w:t>
      </w:r>
      <w:commentRangeEnd w:id="1398"/>
      <w:r w:rsidR="00191A26">
        <w:rPr>
          <w:rStyle w:val="CommentReference"/>
          <w:i w:val="0"/>
        </w:rPr>
        <w:commentReference w:id="1398"/>
      </w:r>
      <w:r w:rsidR="00191A26">
        <w:t xml:space="preserve"> page </w:t>
      </w:r>
      <w:r w:rsidR="00191A26">
        <w:fldChar w:fldCharType="begin"/>
      </w:r>
      <w:r w:rsidR="00191A26">
        <w:instrText xml:space="preserve"> PAGEREF _Ref434562461 \h </w:instrText>
      </w:r>
      <w:r w:rsidR="00191A26">
        <w:fldChar w:fldCharType="separate"/>
      </w:r>
      <w:r w:rsidR="000E2EAC">
        <w:rPr>
          <w:noProof/>
        </w:rPr>
        <w:t>956</w:t>
      </w:r>
      <w:r w:rsidR="00191A26">
        <w:fldChar w:fldCharType="end"/>
      </w:r>
      <w:r>
        <w:t>.</w:t>
      </w:r>
    </w:p>
    <w:p w14:paraId="0CDE62FA" w14:textId="77777777" w:rsidR="005329C1" w:rsidRDefault="005329C1" w:rsidP="005329C1">
      <w:pPr>
        <w:pStyle w:val="Heading3"/>
      </w:pPr>
      <w:bookmarkStart w:id="1399" w:name="_Toc485884518"/>
      <w:r>
        <w:t>November 17 (18) / Athor 21: Commemoration of the Theotokos</w:t>
      </w:r>
      <w:bookmarkEnd w:id="1399"/>
    </w:p>
    <w:p w14:paraId="755FF6D7" w14:textId="5BD733A6" w:rsidR="00DD1748" w:rsidRDefault="00DD1748" w:rsidP="00DD1748">
      <w:pPr>
        <w:pStyle w:val="Rubric"/>
      </w:pPr>
      <w:bookmarkStart w:id="1400" w:name="_Ref43456271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3BF60EE" w14:textId="1B5D8139" w:rsidR="001D43EE" w:rsidRDefault="00F56CDE" w:rsidP="00F56CDE">
      <w:pPr>
        <w:pStyle w:val="Heading3"/>
      </w:pPr>
      <w:bookmarkStart w:id="1401" w:name="_Toc485884519"/>
      <w:r>
        <w:t>November 17 (18) / Athor 21</w:t>
      </w:r>
      <w:r w:rsidR="001D43EE">
        <w:t xml:space="preserve">: </w:t>
      </w:r>
      <w:r>
        <w:t>St. Gregory the Wonderworker</w:t>
      </w:r>
      <w:bookmarkEnd w:id="1401"/>
    </w:p>
    <w:p w14:paraId="4F4390B3" w14:textId="66533991" w:rsidR="00325E43" w:rsidRDefault="00325E43" w:rsidP="00DA4B37">
      <w:pPr>
        <w:pStyle w:val="Heading4"/>
      </w:pPr>
      <w:bookmarkStart w:id="1402" w:name="_Ref468134316"/>
      <w:r>
        <w:t xml:space="preserve">The Doxology for St. </w:t>
      </w:r>
      <w:r w:rsidR="00DA4B37">
        <w:t>Gregory the Wonderworker</w:t>
      </w:r>
      <w:r>
        <w:rPr>
          <w:rStyle w:val="FootnoteReference"/>
        </w:rPr>
        <w:footnoteReference w:id="1008"/>
      </w:r>
      <w:bookmarkEnd w:id="14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25E43" w14:paraId="4748849C" w14:textId="77777777" w:rsidTr="00325E43">
        <w:trPr>
          <w:cantSplit/>
          <w:jc w:val="center"/>
        </w:trPr>
        <w:tc>
          <w:tcPr>
            <w:tcW w:w="288" w:type="dxa"/>
          </w:tcPr>
          <w:p w14:paraId="6E12F286" w14:textId="77777777" w:rsidR="00325E43" w:rsidRDefault="00325E43" w:rsidP="00325E43">
            <w:pPr>
              <w:pStyle w:val="CopticCross"/>
            </w:pPr>
          </w:p>
        </w:tc>
        <w:tc>
          <w:tcPr>
            <w:tcW w:w="3960" w:type="dxa"/>
          </w:tcPr>
          <w:p w14:paraId="527349C1" w14:textId="0E371134" w:rsidR="00DA4B37" w:rsidRDefault="00DA4B37" w:rsidP="00DA4B37">
            <w:pPr>
              <w:pStyle w:val="EngHang"/>
              <w:rPr>
                <w:lang w:eastAsia="zh-CN"/>
              </w:rPr>
            </w:pPr>
            <w:r>
              <w:rPr>
                <w:lang w:eastAsia="zh-CN"/>
              </w:rPr>
              <w:t>By your way of life,</w:t>
            </w:r>
          </w:p>
          <w:p w14:paraId="2A5D458A" w14:textId="77777777" w:rsidR="00DA4B37" w:rsidRDefault="00DA4B37" w:rsidP="00DA4B37">
            <w:pPr>
              <w:pStyle w:val="EngHang"/>
              <w:rPr>
                <w:lang w:eastAsia="zh-CN"/>
              </w:rPr>
            </w:pPr>
            <w:r>
              <w:rPr>
                <w:lang w:eastAsia="zh-CN"/>
              </w:rPr>
              <w:t>Your vigilance in prayer,</w:t>
            </w:r>
          </w:p>
          <w:p w14:paraId="6A8ED5C6" w14:textId="77777777" w:rsidR="00DA4B37" w:rsidRDefault="00DA4B37" w:rsidP="00DA4B37">
            <w:pPr>
              <w:pStyle w:val="EngHang"/>
              <w:rPr>
                <w:lang w:eastAsia="zh-CN"/>
              </w:rPr>
            </w:pPr>
            <w:r w:rsidRPr="00DA4B37">
              <w:rPr>
                <w:lang w:eastAsia="zh-CN"/>
              </w:rPr>
              <w:t>And</w:t>
            </w:r>
            <w:r>
              <w:rPr>
                <w:lang w:eastAsia="zh-CN"/>
              </w:rPr>
              <w:t xml:space="preserve"> your constants works of mercy,</w:t>
            </w:r>
          </w:p>
          <w:p w14:paraId="699DF904" w14:textId="0E6E455A" w:rsidR="00325E43" w:rsidRPr="00DA4B37" w:rsidRDefault="00DA4B37" w:rsidP="00DA4B37">
            <w:pPr>
              <w:pStyle w:val="EngHangEnd"/>
              <w:rPr>
                <w:lang w:eastAsia="zh-CN"/>
              </w:rPr>
            </w:pPr>
            <w:r w:rsidRPr="00DA4B37">
              <w:rPr>
                <w:lang w:eastAsia="zh-CN"/>
              </w:rPr>
              <w:t>You became worthy of your name;</w:t>
            </w:r>
          </w:p>
        </w:tc>
        <w:tc>
          <w:tcPr>
            <w:tcW w:w="288" w:type="dxa"/>
          </w:tcPr>
          <w:p w14:paraId="6C670570" w14:textId="77777777" w:rsidR="00325E43" w:rsidRDefault="00325E43" w:rsidP="00325E43"/>
        </w:tc>
      </w:tr>
      <w:tr w:rsidR="00325E43" w14:paraId="4613131A" w14:textId="77777777" w:rsidTr="00325E43">
        <w:trPr>
          <w:cantSplit/>
          <w:jc w:val="center"/>
        </w:trPr>
        <w:tc>
          <w:tcPr>
            <w:tcW w:w="288" w:type="dxa"/>
          </w:tcPr>
          <w:p w14:paraId="4414364E" w14:textId="77777777" w:rsidR="00325E43" w:rsidRDefault="00325E43" w:rsidP="00325E43">
            <w:pPr>
              <w:pStyle w:val="CopticCross"/>
            </w:pPr>
            <w:r w:rsidRPr="00FB5ACB">
              <w:t>¿</w:t>
            </w:r>
          </w:p>
        </w:tc>
        <w:tc>
          <w:tcPr>
            <w:tcW w:w="3960" w:type="dxa"/>
          </w:tcPr>
          <w:p w14:paraId="680F29DD"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You received power</w:t>
            </w:r>
          </w:p>
          <w:p w14:paraId="1B35968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To work miracles,</w:t>
            </w:r>
          </w:p>
          <w:p w14:paraId="08723EDF"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Fighting the demons,</w:t>
            </w:r>
          </w:p>
          <w:p w14:paraId="5EBC7B05" w14:textId="0649924E" w:rsidR="00325E43" w:rsidRPr="00E64404" w:rsidRDefault="00DA4B37" w:rsidP="00DA4B37">
            <w:pPr>
              <w:pStyle w:val="EngHangEnd"/>
              <w:rPr>
                <w:rFonts w:ascii="Times New Roman" w:hAnsi="Times New Roman"/>
                <w:lang w:eastAsia="zh-CN"/>
              </w:rPr>
            </w:pPr>
            <w:r w:rsidRPr="00DA4B37">
              <w:rPr>
                <w:shd w:val="clear" w:color="auto" w:fill="FFFFFF"/>
                <w:lang w:eastAsia="zh-CN"/>
              </w:rPr>
              <w:t>And healing the sick.</w:t>
            </w:r>
          </w:p>
        </w:tc>
        <w:tc>
          <w:tcPr>
            <w:tcW w:w="288" w:type="dxa"/>
          </w:tcPr>
          <w:p w14:paraId="7FC8668C" w14:textId="77777777" w:rsidR="00325E43" w:rsidRDefault="00325E43" w:rsidP="00325E43"/>
        </w:tc>
      </w:tr>
      <w:tr w:rsidR="00325E43" w14:paraId="3321F35A" w14:textId="77777777" w:rsidTr="00325E43">
        <w:trPr>
          <w:cantSplit/>
          <w:jc w:val="center"/>
        </w:trPr>
        <w:tc>
          <w:tcPr>
            <w:tcW w:w="288" w:type="dxa"/>
          </w:tcPr>
          <w:p w14:paraId="64D0AB3A" w14:textId="77777777" w:rsidR="00325E43" w:rsidRDefault="00325E43" w:rsidP="00325E43">
            <w:pPr>
              <w:pStyle w:val="CopticCross"/>
            </w:pPr>
          </w:p>
        </w:tc>
        <w:tc>
          <w:tcPr>
            <w:tcW w:w="3960" w:type="dxa"/>
          </w:tcPr>
          <w:p w14:paraId="2F39448A"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Therefore, O our Father,</w:t>
            </w:r>
          </w:p>
          <w:p w14:paraId="5E271FF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Gregory the Wonderworker,</w:t>
            </w:r>
          </w:p>
          <w:p w14:paraId="210EE2B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Beseech Christ our God</w:t>
            </w:r>
          </w:p>
          <w:p w14:paraId="5CAAF5CC" w14:textId="1D55C82F" w:rsidR="00325E43" w:rsidRPr="00E64404" w:rsidRDefault="00DA4B37" w:rsidP="00DA4B37">
            <w:pPr>
              <w:pStyle w:val="EngHangEnd"/>
              <w:rPr>
                <w:rFonts w:ascii="Times New Roman" w:hAnsi="Times New Roman"/>
                <w:lang w:eastAsia="zh-CN"/>
              </w:rPr>
            </w:pPr>
            <w:r w:rsidRPr="00DA4B37">
              <w:rPr>
                <w:shd w:val="clear" w:color="auto" w:fill="FFFFFF"/>
                <w:lang w:eastAsia="zh-CN"/>
              </w:rPr>
              <w:t>To enlighten our minds.</w:t>
            </w:r>
          </w:p>
        </w:tc>
        <w:tc>
          <w:tcPr>
            <w:tcW w:w="288" w:type="dxa"/>
          </w:tcPr>
          <w:p w14:paraId="25A48228" w14:textId="77777777" w:rsidR="00325E43" w:rsidRDefault="00325E43" w:rsidP="00325E43"/>
        </w:tc>
      </w:tr>
      <w:tr w:rsidR="00325E43" w14:paraId="128D5A0A" w14:textId="77777777" w:rsidTr="00325E43">
        <w:trPr>
          <w:cantSplit/>
          <w:jc w:val="center"/>
        </w:trPr>
        <w:tc>
          <w:tcPr>
            <w:tcW w:w="288" w:type="dxa"/>
          </w:tcPr>
          <w:p w14:paraId="38818DBA" w14:textId="77777777" w:rsidR="00325E43" w:rsidRDefault="00325E43" w:rsidP="00325E43">
            <w:pPr>
              <w:pStyle w:val="CopticCross"/>
            </w:pPr>
            <w:r w:rsidRPr="00FB5ACB">
              <w:t>¿</w:t>
            </w:r>
          </w:p>
        </w:tc>
        <w:tc>
          <w:tcPr>
            <w:tcW w:w="3960" w:type="dxa"/>
          </w:tcPr>
          <w:p w14:paraId="0074FD3E"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our righteous father;</w:t>
            </w:r>
          </w:p>
          <w:p w14:paraId="456AD919"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all-wise;</w:t>
            </w:r>
          </w:p>
          <w:p w14:paraId="150A086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Hail to the bishop,</w:t>
            </w:r>
          </w:p>
          <w:p w14:paraId="3F9687B0" w14:textId="2F9980B2" w:rsidR="00325E43" w:rsidRPr="00E64404" w:rsidRDefault="00DA4B37" w:rsidP="00DA4B37">
            <w:pPr>
              <w:pStyle w:val="EngHangEnd"/>
              <w:rPr>
                <w:rFonts w:ascii="Times New Roman" w:hAnsi="Times New Roman"/>
                <w:lang w:eastAsia="zh-CN"/>
              </w:rPr>
            </w:pPr>
            <w:r w:rsidRPr="00DA4B37">
              <w:rPr>
                <w:shd w:val="clear" w:color="auto" w:fill="FFFFFF"/>
                <w:lang w:eastAsia="zh-CN"/>
              </w:rPr>
              <w:t>Gregory the Wonderworker.</w:t>
            </w:r>
          </w:p>
        </w:tc>
        <w:tc>
          <w:tcPr>
            <w:tcW w:w="288" w:type="dxa"/>
          </w:tcPr>
          <w:p w14:paraId="0CE04395" w14:textId="77777777" w:rsidR="00325E43" w:rsidRDefault="00325E43" w:rsidP="00325E43"/>
        </w:tc>
      </w:tr>
      <w:tr w:rsidR="00325E43" w14:paraId="3D7E90D0" w14:textId="77777777" w:rsidTr="00325E43">
        <w:trPr>
          <w:cantSplit/>
          <w:jc w:val="center"/>
        </w:trPr>
        <w:tc>
          <w:tcPr>
            <w:tcW w:w="288" w:type="dxa"/>
          </w:tcPr>
          <w:p w14:paraId="53C3D9DE" w14:textId="77777777" w:rsidR="00325E43" w:rsidRDefault="00325E43" w:rsidP="00325E43">
            <w:pPr>
              <w:pStyle w:val="CopticCross"/>
            </w:pPr>
          </w:p>
        </w:tc>
        <w:tc>
          <w:tcPr>
            <w:tcW w:w="3960" w:type="dxa"/>
          </w:tcPr>
          <w:p w14:paraId="6D24EF2C"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Pray to the Lord on our behalf,</w:t>
            </w:r>
          </w:p>
          <w:p w14:paraId="172B2D14"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O our saintly father the bishop,</w:t>
            </w:r>
          </w:p>
          <w:p w14:paraId="1D161477" w14:textId="77777777" w:rsidR="00DA4B37" w:rsidRDefault="00DA4B37" w:rsidP="00DA4B37">
            <w:pPr>
              <w:pStyle w:val="EngHang"/>
              <w:rPr>
                <w:rFonts w:ascii="Times" w:hAnsi="Times"/>
                <w:lang w:eastAsia="zh-CN"/>
              </w:rPr>
            </w:pPr>
            <w:r w:rsidRPr="00DA4B37">
              <w:rPr>
                <w:rFonts w:ascii="Times" w:hAnsi="Times"/>
                <w:shd w:val="clear" w:color="auto" w:fill="FFFFFF"/>
                <w:lang w:eastAsia="zh-CN"/>
              </w:rPr>
              <w:t>Abba Gregory the Wonderworker,</w:t>
            </w:r>
          </w:p>
          <w:p w14:paraId="43B26D35" w14:textId="36D3718B" w:rsidR="00325E43" w:rsidRPr="00E64404" w:rsidRDefault="00DA4B37" w:rsidP="00DA4B37">
            <w:pPr>
              <w:pStyle w:val="EngHangEnd"/>
              <w:rPr>
                <w:shd w:val="clear" w:color="auto" w:fill="FFFFFF"/>
                <w:lang w:eastAsia="zh-CN"/>
              </w:rPr>
            </w:pPr>
            <w:r w:rsidRPr="00DA4B37">
              <w:rPr>
                <w:shd w:val="clear" w:color="auto" w:fill="FFFFFF"/>
                <w:lang w:eastAsia="zh-CN"/>
              </w:rPr>
              <w:t>That He may f</w:t>
            </w:r>
            <w:r>
              <w:rPr>
                <w:shd w:val="clear" w:color="auto" w:fill="FFFFFF"/>
                <w:lang w:eastAsia="zh-CN"/>
              </w:rPr>
              <w:t>orgive us our s</w:t>
            </w:r>
            <w:r w:rsidRPr="00DA4B37">
              <w:rPr>
                <w:shd w:val="clear" w:color="auto" w:fill="FFFFFF"/>
                <w:lang w:eastAsia="zh-CN"/>
              </w:rPr>
              <w:t>ins.</w:t>
            </w:r>
            <w:r w:rsidRPr="00E64404">
              <w:rPr>
                <w:shd w:val="clear" w:color="auto" w:fill="FFFFFF"/>
                <w:lang w:eastAsia="zh-CN"/>
              </w:rPr>
              <w:t xml:space="preserve"> </w:t>
            </w:r>
          </w:p>
        </w:tc>
        <w:tc>
          <w:tcPr>
            <w:tcW w:w="288" w:type="dxa"/>
          </w:tcPr>
          <w:p w14:paraId="2F146BF6" w14:textId="77777777" w:rsidR="00325E43" w:rsidRDefault="00325E43" w:rsidP="00325E43"/>
        </w:tc>
      </w:tr>
    </w:tbl>
    <w:p w14:paraId="5357A23E" w14:textId="77777777" w:rsidR="0059166B" w:rsidRDefault="0059166B" w:rsidP="0059166B">
      <w:pPr>
        <w:pStyle w:val="Heading3"/>
      </w:pPr>
      <w:bookmarkStart w:id="1403" w:name="_Ref485106062"/>
      <w:bookmarkStart w:id="1404" w:name="_Toc485884520"/>
      <w:r>
        <w:t>November 18 (19) / Athor 22: Martyrdom of Sts. Cosmas, Damian, and their Brothers</w:t>
      </w:r>
      <w:bookmarkEnd w:id="1400"/>
      <w:bookmarkEnd w:id="1403"/>
      <w:bookmarkEnd w:id="1404"/>
    </w:p>
    <w:p w14:paraId="4E7F190E" w14:textId="7450EC22" w:rsidR="00935F13" w:rsidRDefault="00935F13" w:rsidP="00935F13">
      <w:pPr>
        <w:pStyle w:val="Heading4"/>
      </w:pPr>
      <w:bookmarkStart w:id="1405"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bookmarkStart w:id="1406" w:name="_Ref459401259"/>
      <w:r>
        <w:t>The Doxology</w:t>
      </w:r>
      <w:r w:rsidR="00B46E6E">
        <w:t xml:space="preserve"> for Sts. Cosmas, Damian, their Brothers and their Mother</w:t>
      </w:r>
      <w:bookmarkEnd w:id="1405"/>
      <w:bookmarkEnd w:id="14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lastRenderedPageBreak/>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407"/>
            <w:r>
              <w:t>Prabioc</w:t>
            </w:r>
            <w:commentRangeEnd w:id="1407"/>
            <w:r>
              <w:rPr>
                <w:rStyle w:val="CommentReference"/>
                <w:rFonts w:ascii="Times New Roman" w:eastAsiaTheme="minorHAnsi" w:hAnsi="Times New Roman" w:cstheme="minorBidi"/>
                <w:color w:val="auto"/>
              </w:rPr>
              <w:commentReference w:id="1407"/>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408"/>
            <w:r>
              <w:t xml:space="preserve">confirming </w:t>
            </w:r>
            <w:commentRangeEnd w:id="1408"/>
            <w:r>
              <w:rPr>
                <w:rStyle w:val="CommentReference"/>
                <w:rFonts w:ascii="Times New Roman" w:eastAsiaTheme="minorHAnsi" w:hAnsi="Times New Roman" w:cstheme="minorBidi"/>
                <w:color w:val="auto"/>
              </w:rPr>
              <w:commentReference w:id="1408"/>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lastRenderedPageBreak/>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r>
        <w:t>The Gospel Response for Sts. Cosmas, Damian, their Brothers and their Mother</w:t>
      </w:r>
    </w:p>
    <w:p w14:paraId="4867C567" w14:textId="66001796" w:rsidR="003663F9" w:rsidRDefault="003663F9" w:rsidP="003663F9">
      <w:pPr>
        <w:pStyle w:val="Rubric"/>
      </w:pPr>
      <w:r>
        <w:t>The last verse from the Doxology may be inserted into the Annual Gospel Response.</w:t>
      </w:r>
    </w:p>
    <w:p w14:paraId="2C95B03B" w14:textId="0A8B1E85" w:rsidR="00056BED" w:rsidRDefault="00056BED" w:rsidP="00056BED">
      <w:pPr>
        <w:pStyle w:val="Heading3"/>
      </w:pPr>
      <w:bookmarkStart w:id="1409" w:name="_Toc485884521"/>
      <w:r>
        <w:t>November 19 (20) / Athor 23: St. Cornelius</w:t>
      </w:r>
      <w:bookmarkEnd w:id="1409"/>
    </w:p>
    <w:p w14:paraId="4F3463BC" w14:textId="0807C716" w:rsidR="00056BED" w:rsidRDefault="00056BED" w:rsidP="00056BED">
      <w:pPr>
        <w:pStyle w:val="Heading4"/>
      </w:pPr>
      <w:bookmarkStart w:id="1410" w:name="_Ref485626355"/>
      <w:r>
        <w:t>The Doxology for St. Cornelius</w:t>
      </w:r>
      <w:bookmarkEnd w:id="1410"/>
      <w:r>
        <w:rPr>
          <w:rStyle w:val="FootnoteReference"/>
        </w:rPr>
        <w:footnoteReference w:id="1009"/>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BED" w14:paraId="34039A1D" w14:textId="77777777" w:rsidTr="00062589">
        <w:trPr>
          <w:cantSplit/>
          <w:jc w:val="center"/>
        </w:trPr>
        <w:tc>
          <w:tcPr>
            <w:tcW w:w="288" w:type="dxa"/>
          </w:tcPr>
          <w:p w14:paraId="27E2F233" w14:textId="77777777" w:rsidR="00056BED" w:rsidRDefault="00056BED" w:rsidP="00062589">
            <w:pPr>
              <w:pStyle w:val="CopticCross"/>
            </w:pPr>
          </w:p>
        </w:tc>
        <w:tc>
          <w:tcPr>
            <w:tcW w:w="3960" w:type="dxa"/>
          </w:tcPr>
          <w:p w14:paraId="63AB8D93" w14:textId="19FC55AE" w:rsidR="00056BED" w:rsidRDefault="00056BED" w:rsidP="00062589">
            <w:pPr>
              <w:pStyle w:val="EngHang"/>
              <w:rPr>
                <w:shd w:val="clear" w:color="auto" w:fill="FFFFFF"/>
              </w:rPr>
            </w:pPr>
            <w:r>
              <w:rPr>
                <w:shd w:val="clear" w:color="auto" w:fill="FFFFFF"/>
              </w:rPr>
              <w:t>O our saintly</w:t>
            </w:r>
          </w:p>
          <w:p w14:paraId="59B2C7AE" w14:textId="3278FA79" w:rsidR="00056BED" w:rsidRDefault="00056BED" w:rsidP="00062589">
            <w:pPr>
              <w:pStyle w:val="EngHang"/>
              <w:rPr>
                <w:shd w:val="clear" w:color="auto" w:fill="FFFFFF"/>
              </w:rPr>
            </w:pPr>
            <w:r>
              <w:rPr>
                <w:shd w:val="clear" w:color="auto" w:fill="FFFFFF"/>
              </w:rPr>
              <w:t>And blessed father, Cornelius,</w:t>
            </w:r>
          </w:p>
          <w:p w14:paraId="2BEF6EE5" w14:textId="02E98449" w:rsidR="00056BED" w:rsidRDefault="00056BED" w:rsidP="00062589">
            <w:pPr>
              <w:pStyle w:val="EngHang"/>
              <w:rPr>
                <w:shd w:val="clear" w:color="auto" w:fill="FFFFFF"/>
              </w:rPr>
            </w:pPr>
            <w:r>
              <w:rPr>
                <w:shd w:val="clear" w:color="auto" w:fill="FFFFFF"/>
              </w:rPr>
              <w:t>You were distinguished</w:t>
            </w:r>
          </w:p>
          <w:p w14:paraId="3AA33966" w14:textId="2C5E566C" w:rsidR="00056BED" w:rsidRPr="00056BED" w:rsidRDefault="00056BED" w:rsidP="00056BED">
            <w:pPr>
              <w:pStyle w:val="EngHangEnd"/>
              <w:rPr>
                <w:shd w:val="clear" w:color="auto" w:fill="FFFFFF"/>
              </w:rPr>
            </w:pPr>
            <w:r>
              <w:rPr>
                <w:shd w:val="clear" w:color="auto" w:fill="FFFFFF"/>
              </w:rPr>
              <w:t>In works of righteousness</w:t>
            </w:r>
            <w:r w:rsidR="00F25489">
              <w:rPr>
                <w:shd w:val="clear" w:color="auto" w:fill="FFFFFF"/>
              </w:rPr>
              <w:t>.</w:t>
            </w:r>
          </w:p>
        </w:tc>
        <w:tc>
          <w:tcPr>
            <w:tcW w:w="288" w:type="dxa"/>
          </w:tcPr>
          <w:p w14:paraId="22DDDA12" w14:textId="77777777" w:rsidR="00056BED" w:rsidRDefault="00056BED" w:rsidP="00062589"/>
        </w:tc>
      </w:tr>
      <w:tr w:rsidR="00056BED" w14:paraId="179507C5" w14:textId="77777777" w:rsidTr="00062589">
        <w:trPr>
          <w:cantSplit/>
          <w:jc w:val="center"/>
        </w:trPr>
        <w:tc>
          <w:tcPr>
            <w:tcW w:w="288" w:type="dxa"/>
          </w:tcPr>
          <w:p w14:paraId="093C1F82" w14:textId="77777777" w:rsidR="00056BED" w:rsidRDefault="00056BED" w:rsidP="00062589">
            <w:pPr>
              <w:pStyle w:val="CopticCross"/>
            </w:pPr>
            <w:r w:rsidRPr="00FB5ACB">
              <w:t>¿</w:t>
            </w:r>
          </w:p>
        </w:tc>
        <w:tc>
          <w:tcPr>
            <w:tcW w:w="3960" w:type="dxa"/>
          </w:tcPr>
          <w:p w14:paraId="2584944C" w14:textId="101F1DAA" w:rsidR="00056BED" w:rsidRDefault="00056BED" w:rsidP="00062589">
            <w:pPr>
              <w:pStyle w:val="EngHang"/>
              <w:rPr>
                <w:shd w:val="clear" w:color="auto" w:fill="FFFFFF"/>
              </w:rPr>
            </w:pPr>
            <w:r>
              <w:rPr>
                <w:shd w:val="clear" w:color="auto" w:fill="FFFFFF"/>
              </w:rPr>
              <w:t>You received the</w:t>
            </w:r>
          </w:p>
          <w:p w14:paraId="14C1B4BD" w14:textId="6EA7995E" w:rsidR="00056BED" w:rsidRDefault="00056BED" w:rsidP="00062589">
            <w:pPr>
              <w:pStyle w:val="EngHang"/>
              <w:rPr>
                <w:shd w:val="clear" w:color="auto" w:fill="FFFFFF"/>
              </w:rPr>
            </w:pPr>
            <w:r>
              <w:rPr>
                <w:shd w:val="clear" w:color="auto" w:fill="FFFFFF"/>
              </w:rPr>
              <w:t>Enlightenment of godliness,</w:t>
            </w:r>
          </w:p>
          <w:p w14:paraId="588285CA" w14:textId="6AF6CFB1" w:rsidR="00056BED" w:rsidRDefault="00056BED" w:rsidP="00056BED">
            <w:pPr>
              <w:pStyle w:val="EngHang"/>
              <w:rPr>
                <w:shd w:val="clear" w:color="auto" w:fill="FFFFFF"/>
              </w:rPr>
            </w:pPr>
            <w:r>
              <w:rPr>
                <w:shd w:val="clear" w:color="auto" w:fill="FFFFFF"/>
              </w:rPr>
              <w:t>And were a fellow-labourer</w:t>
            </w:r>
          </w:p>
          <w:p w14:paraId="6A39F216" w14:textId="3074E0EE" w:rsidR="00056BED" w:rsidRDefault="00056BED" w:rsidP="00062589">
            <w:pPr>
              <w:pStyle w:val="EngHangEnd"/>
            </w:pPr>
            <w:r>
              <w:rPr>
                <w:shd w:val="clear" w:color="auto" w:fill="FFFFFF"/>
              </w:rPr>
              <w:t>With the Apostles,</w:t>
            </w:r>
          </w:p>
        </w:tc>
        <w:tc>
          <w:tcPr>
            <w:tcW w:w="288" w:type="dxa"/>
          </w:tcPr>
          <w:p w14:paraId="4C093076" w14:textId="77777777" w:rsidR="00056BED" w:rsidRDefault="00056BED" w:rsidP="00062589"/>
        </w:tc>
      </w:tr>
      <w:tr w:rsidR="00056BED" w14:paraId="472DF10C" w14:textId="77777777" w:rsidTr="00062589">
        <w:trPr>
          <w:cantSplit/>
          <w:jc w:val="center"/>
        </w:trPr>
        <w:tc>
          <w:tcPr>
            <w:tcW w:w="288" w:type="dxa"/>
          </w:tcPr>
          <w:p w14:paraId="4B57CF6E" w14:textId="77777777" w:rsidR="00056BED" w:rsidRDefault="00056BED" w:rsidP="00062589">
            <w:pPr>
              <w:pStyle w:val="CopticCross"/>
            </w:pPr>
          </w:p>
        </w:tc>
        <w:tc>
          <w:tcPr>
            <w:tcW w:w="3960" w:type="dxa"/>
          </w:tcPr>
          <w:p w14:paraId="0CD600A0" w14:textId="00EBFC78" w:rsidR="00056BED" w:rsidRDefault="00056BED" w:rsidP="00062589">
            <w:pPr>
              <w:pStyle w:val="EngHang"/>
              <w:rPr>
                <w:shd w:val="clear" w:color="auto" w:fill="FFFFFF"/>
              </w:rPr>
            </w:pPr>
            <w:r>
              <w:rPr>
                <w:shd w:val="clear" w:color="auto" w:fill="FFFFFF"/>
              </w:rPr>
              <w:t>For you shared in</w:t>
            </w:r>
          </w:p>
          <w:p w14:paraId="6E6D46A3" w14:textId="0EED5426" w:rsidR="00056BED" w:rsidRDefault="00056BED" w:rsidP="00062589">
            <w:pPr>
              <w:pStyle w:val="EngHang"/>
              <w:rPr>
                <w:shd w:val="clear" w:color="auto" w:fill="FFFFFF"/>
              </w:rPr>
            </w:pPr>
            <w:r>
              <w:rPr>
                <w:shd w:val="clear" w:color="auto" w:fill="FFFFFF"/>
              </w:rPr>
              <w:t>Their great work,</w:t>
            </w:r>
          </w:p>
          <w:p w14:paraId="3AEE4EFC" w14:textId="77777777" w:rsidR="00056BED" w:rsidRDefault="00056BED" w:rsidP="00062589">
            <w:pPr>
              <w:pStyle w:val="EngHang"/>
              <w:rPr>
                <w:shd w:val="clear" w:color="auto" w:fill="FFFFFF"/>
              </w:rPr>
            </w:pPr>
            <w:r>
              <w:rPr>
                <w:shd w:val="clear" w:color="auto" w:fill="FFFFFF"/>
              </w:rPr>
              <w:t>Preaching Christ’s</w:t>
            </w:r>
          </w:p>
          <w:p w14:paraId="713BBFC4" w14:textId="666F6AAC" w:rsidR="00056BED" w:rsidRPr="00056BED" w:rsidRDefault="00056BED" w:rsidP="00056BED">
            <w:pPr>
              <w:pStyle w:val="EngHangEnd"/>
              <w:rPr>
                <w:shd w:val="clear" w:color="auto" w:fill="FFFFFF"/>
              </w:rPr>
            </w:pPr>
            <w:r>
              <w:rPr>
                <w:shd w:val="clear" w:color="auto" w:fill="FFFFFF"/>
              </w:rPr>
              <w:t>incarnation to all!</w:t>
            </w:r>
          </w:p>
        </w:tc>
        <w:tc>
          <w:tcPr>
            <w:tcW w:w="288" w:type="dxa"/>
          </w:tcPr>
          <w:p w14:paraId="1C38B96B" w14:textId="77777777" w:rsidR="00056BED" w:rsidRDefault="00056BED" w:rsidP="00062589"/>
        </w:tc>
      </w:tr>
      <w:tr w:rsidR="00056BED" w14:paraId="1F70BD05" w14:textId="77777777" w:rsidTr="00062589">
        <w:trPr>
          <w:cantSplit/>
          <w:jc w:val="center"/>
        </w:trPr>
        <w:tc>
          <w:tcPr>
            <w:tcW w:w="288" w:type="dxa"/>
          </w:tcPr>
          <w:p w14:paraId="48853585" w14:textId="77777777" w:rsidR="00056BED" w:rsidRDefault="00056BED" w:rsidP="00062589">
            <w:pPr>
              <w:pStyle w:val="CopticCross"/>
            </w:pPr>
            <w:r w:rsidRPr="00FB5ACB">
              <w:t>¿</w:t>
            </w:r>
          </w:p>
        </w:tc>
        <w:tc>
          <w:tcPr>
            <w:tcW w:w="3960" w:type="dxa"/>
          </w:tcPr>
          <w:p w14:paraId="4E0DC9E2" w14:textId="44597D25" w:rsidR="00056BED" w:rsidRDefault="00056BED" w:rsidP="00062589">
            <w:pPr>
              <w:pStyle w:val="EngHang"/>
              <w:rPr>
                <w:shd w:val="clear" w:color="auto" w:fill="FFFFFF"/>
              </w:rPr>
            </w:pPr>
            <w:r>
              <w:rPr>
                <w:shd w:val="clear" w:color="auto" w:fill="FFFFFF"/>
              </w:rPr>
              <w:t>Enlightened by God,</w:t>
            </w:r>
          </w:p>
          <w:p w14:paraId="3822BFE5" w14:textId="151FA046" w:rsidR="00056BED" w:rsidRDefault="00056BED" w:rsidP="00062589">
            <w:pPr>
              <w:pStyle w:val="EngHang"/>
              <w:rPr>
                <w:shd w:val="clear" w:color="auto" w:fill="FFFFFF"/>
              </w:rPr>
            </w:pPr>
            <w:r>
              <w:rPr>
                <w:shd w:val="clear" w:color="auto" w:fill="FFFFFF"/>
              </w:rPr>
              <w:t>O Cornelius,</w:t>
            </w:r>
          </w:p>
          <w:p w14:paraId="79545D44" w14:textId="4EDA9CC7" w:rsidR="00056BED" w:rsidRDefault="00056BED" w:rsidP="00062589">
            <w:pPr>
              <w:pStyle w:val="EngHang"/>
              <w:rPr>
                <w:shd w:val="clear" w:color="auto" w:fill="FFFFFF"/>
              </w:rPr>
            </w:pPr>
            <w:r>
              <w:rPr>
                <w:shd w:val="clear" w:color="auto" w:fill="FFFFFF"/>
              </w:rPr>
              <w:t>The churched receives you,</w:t>
            </w:r>
          </w:p>
          <w:p w14:paraId="0206B4C7" w14:textId="3A263D7C" w:rsidR="00056BED" w:rsidRDefault="00056BED" w:rsidP="00062589">
            <w:pPr>
              <w:pStyle w:val="EngHangEnd"/>
            </w:pPr>
            <w:r>
              <w:rPr>
                <w:shd w:val="clear" w:color="auto" w:fill="FFFFFF"/>
              </w:rPr>
              <w:t>The first-f</w:t>
            </w:r>
            <w:r w:rsidR="00F25489">
              <w:rPr>
                <w:shd w:val="clear" w:color="auto" w:fill="FFFFFF"/>
              </w:rPr>
              <w:t>r</w:t>
            </w:r>
            <w:r>
              <w:rPr>
                <w:shd w:val="clear" w:color="auto" w:fill="FFFFFF"/>
              </w:rPr>
              <w:t>uit of the Nations.</w:t>
            </w:r>
          </w:p>
        </w:tc>
        <w:tc>
          <w:tcPr>
            <w:tcW w:w="288" w:type="dxa"/>
          </w:tcPr>
          <w:p w14:paraId="5651E951" w14:textId="77777777" w:rsidR="00056BED" w:rsidRDefault="00056BED" w:rsidP="00062589"/>
        </w:tc>
      </w:tr>
      <w:tr w:rsidR="00056BED" w14:paraId="7CFF0DF2" w14:textId="77777777" w:rsidTr="00062589">
        <w:trPr>
          <w:cantSplit/>
          <w:jc w:val="center"/>
        </w:trPr>
        <w:tc>
          <w:tcPr>
            <w:tcW w:w="288" w:type="dxa"/>
          </w:tcPr>
          <w:p w14:paraId="43102535" w14:textId="77777777" w:rsidR="00056BED" w:rsidRDefault="00056BED" w:rsidP="00062589">
            <w:pPr>
              <w:pStyle w:val="CopticCross"/>
            </w:pPr>
          </w:p>
        </w:tc>
        <w:tc>
          <w:tcPr>
            <w:tcW w:w="3960" w:type="dxa"/>
          </w:tcPr>
          <w:p w14:paraId="19E2A932" w14:textId="09B0D87B" w:rsidR="00056BED" w:rsidRDefault="00056BED" w:rsidP="00062589">
            <w:pPr>
              <w:pStyle w:val="EngHang"/>
              <w:rPr>
                <w:shd w:val="clear" w:color="auto" w:fill="FFFFFF"/>
              </w:rPr>
            </w:pPr>
            <w:r>
              <w:rPr>
                <w:shd w:val="clear" w:color="auto" w:fill="FFFFFF"/>
              </w:rPr>
              <w:t>The Church is enlightened</w:t>
            </w:r>
          </w:p>
          <w:p w14:paraId="606D8EC5" w14:textId="566BA05C" w:rsidR="00056BED" w:rsidRDefault="00056BED" w:rsidP="00062589">
            <w:pPr>
              <w:pStyle w:val="EngHang"/>
              <w:rPr>
                <w:shd w:val="clear" w:color="auto" w:fill="FFFFFF"/>
              </w:rPr>
            </w:pPr>
            <w:r>
              <w:rPr>
                <w:shd w:val="clear" w:color="auto" w:fill="FFFFFF"/>
              </w:rPr>
              <w:t>By your holy life,</w:t>
            </w:r>
          </w:p>
          <w:p w14:paraId="79F3D757" w14:textId="0DBC4578" w:rsidR="00056BED" w:rsidRDefault="00056BED" w:rsidP="00062589">
            <w:pPr>
              <w:pStyle w:val="EngHang"/>
              <w:rPr>
                <w:shd w:val="clear" w:color="auto" w:fill="FFFFFF"/>
              </w:rPr>
            </w:pPr>
            <w:r>
              <w:rPr>
                <w:shd w:val="clear" w:color="auto" w:fill="FFFFFF"/>
              </w:rPr>
              <w:t>For you are a perfect</w:t>
            </w:r>
          </w:p>
          <w:p w14:paraId="2781B1D7" w14:textId="6392C5EE" w:rsidR="00056BED" w:rsidRPr="00A40E4E" w:rsidRDefault="00056BED" w:rsidP="00056BED">
            <w:pPr>
              <w:pStyle w:val="EngHangEnd"/>
            </w:pPr>
            <w:r>
              <w:rPr>
                <w:shd w:val="clear" w:color="auto" w:fill="FFFFFF"/>
              </w:rPr>
              <w:t>Beholder of the Mysteries!</w:t>
            </w:r>
          </w:p>
        </w:tc>
        <w:tc>
          <w:tcPr>
            <w:tcW w:w="288" w:type="dxa"/>
          </w:tcPr>
          <w:p w14:paraId="3590544E" w14:textId="77777777" w:rsidR="00056BED" w:rsidRDefault="00056BED" w:rsidP="00062589"/>
        </w:tc>
      </w:tr>
      <w:tr w:rsidR="00056BED" w14:paraId="098C16A5" w14:textId="77777777" w:rsidTr="00062589">
        <w:trPr>
          <w:cantSplit/>
          <w:jc w:val="center"/>
        </w:trPr>
        <w:tc>
          <w:tcPr>
            <w:tcW w:w="288" w:type="dxa"/>
          </w:tcPr>
          <w:p w14:paraId="5FC70668" w14:textId="77777777" w:rsidR="00056BED" w:rsidRDefault="00056BED" w:rsidP="00062589">
            <w:pPr>
              <w:pStyle w:val="CopticCross"/>
            </w:pPr>
            <w:r w:rsidRPr="00FB5ACB">
              <w:t>¿</w:t>
            </w:r>
          </w:p>
        </w:tc>
        <w:tc>
          <w:tcPr>
            <w:tcW w:w="3960" w:type="dxa"/>
          </w:tcPr>
          <w:p w14:paraId="39C6E05F" w14:textId="2416B1F5" w:rsidR="00056BED" w:rsidRDefault="00056BED" w:rsidP="00062589">
            <w:pPr>
              <w:pStyle w:val="EngHang"/>
              <w:rPr>
                <w:shd w:val="clear" w:color="auto" w:fill="FFFFFF"/>
              </w:rPr>
            </w:pPr>
            <w:r>
              <w:rPr>
                <w:shd w:val="clear" w:color="auto" w:fill="FFFFFF"/>
              </w:rPr>
              <w:t>Pray to the Lord on our behalf,</w:t>
            </w:r>
          </w:p>
          <w:p w14:paraId="15B5BAC8" w14:textId="0EFB0A39" w:rsidR="00056BED" w:rsidRDefault="00056BED" w:rsidP="00062589">
            <w:pPr>
              <w:pStyle w:val="EngHang"/>
              <w:rPr>
                <w:shd w:val="clear" w:color="auto" w:fill="FFFFFF"/>
              </w:rPr>
            </w:pPr>
            <w:r>
              <w:rPr>
                <w:shd w:val="clear" w:color="auto" w:fill="FFFFFF"/>
              </w:rPr>
              <w:t>Our saintly and righteous father,</w:t>
            </w:r>
          </w:p>
          <w:p w14:paraId="4FC3F802" w14:textId="3CC09445" w:rsidR="00056BED" w:rsidRDefault="00056BED" w:rsidP="00062589">
            <w:pPr>
              <w:pStyle w:val="EngHang"/>
              <w:rPr>
                <w:shd w:val="clear" w:color="auto" w:fill="FFFFFF"/>
              </w:rPr>
            </w:pPr>
            <w:r>
              <w:rPr>
                <w:shd w:val="clear" w:color="auto" w:fill="FFFFFF"/>
              </w:rPr>
              <w:t>St. Cornelius, beholder of Christ,</w:t>
            </w:r>
          </w:p>
          <w:p w14:paraId="1D9A67E4" w14:textId="169C1B4A" w:rsidR="00056BED" w:rsidRDefault="00056BED" w:rsidP="00062589">
            <w:pPr>
              <w:pStyle w:val="EngHangEnd"/>
            </w:pPr>
            <w:r>
              <w:rPr>
                <w:shd w:val="clear" w:color="auto" w:fill="FFFFFF"/>
              </w:rPr>
              <w:t>That He may forgive us our sins.</w:t>
            </w:r>
          </w:p>
        </w:tc>
        <w:tc>
          <w:tcPr>
            <w:tcW w:w="288" w:type="dxa"/>
          </w:tcPr>
          <w:p w14:paraId="47906554" w14:textId="77777777" w:rsidR="00056BED" w:rsidRDefault="00056BED" w:rsidP="00062589"/>
        </w:tc>
      </w:tr>
    </w:tbl>
    <w:p w14:paraId="2087150D" w14:textId="714264C5" w:rsidR="0078548F" w:rsidRDefault="0078548F" w:rsidP="0078548F">
      <w:pPr>
        <w:pStyle w:val="Heading3"/>
      </w:pPr>
      <w:bookmarkStart w:id="1411" w:name="_Toc485884522"/>
      <w:r>
        <w:t xml:space="preserve">November 19 (20) / Athor 23: </w:t>
      </w:r>
      <w:r w:rsidR="00056BED">
        <w:t xml:space="preserve">Also </w:t>
      </w:r>
      <w:r>
        <w:t>Consecration of the Church of St. Marina</w:t>
      </w:r>
      <w:bookmarkEnd w:id="1411"/>
    </w:p>
    <w:p w14:paraId="3B385C9C" w14:textId="033AC0F1" w:rsidR="00056BED" w:rsidRDefault="0078548F" w:rsidP="0078548F">
      <w:pPr>
        <w:pStyle w:val="Rubric"/>
      </w:pPr>
      <w:r>
        <w:t>See</w:t>
      </w:r>
      <w:r w:rsidR="00131ECE">
        <w:t xml:space="preserve"> </w:t>
      </w:r>
      <w:r w:rsidR="00131ECE">
        <w:fldChar w:fldCharType="begin"/>
      </w:r>
      <w:r w:rsidR="00131ECE">
        <w:instrText xml:space="preserve"> REF _Ref485190899 \h </w:instrText>
      </w:r>
      <w:r w:rsidR="00131ECE">
        <w:fldChar w:fldCharType="separate"/>
      </w:r>
      <w:r w:rsidR="000E2EAC">
        <w:t>July 17 / Epip 23: The Martyrdom of St. Marina</w:t>
      </w:r>
      <w:r w:rsidR="00131ECE">
        <w:fldChar w:fldCharType="end"/>
      </w:r>
      <w:r>
        <w:t>, page</w:t>
      </w:r>
      <w:r w:rsidR="00131ECE">
        <w:t xml:space="preserve"> </w:t>
      </w:r>
      <w:r w:rsidR="00131ECE">
        <w:fldChar w:fldCharType="begin"/>
      </w:r>
      <w:r w:rsidR="00131ECE">
        <w:instrText xml:space="preserve"> PAGEREF _Ref485190907 \h </w:instrText>
      </w:r>
      <w:r w:rsidR="00131ECE">
        <w:fldChar w:fldCharType="separate"/>
      </w:r>
      <w:r w:rsidR="000E2EAC">
        <w:rPr>
          <w:noProof/>
        </w:rPr>
        <w:t>1097</w:t>
      </w:r>
      <w:r w:rsidR="00131ECE">
        <w:fldChar w:fldCharType="end"/>
      </w:r>
      <w:r>
        <w:t>.</w:t>
      </w:r>
    </w:p>
    <w:p w14:paraId="0E22041B" w14:textId="77777777" w:rsidR="00205EA4" w:rsidRDefault="00205EA4" w:rsidP="00205EA4">
      <w:pPr>
        <w:pStyle w:val="Heading3"/>
      </w:pPr>
      <w:bookmarkStart w:id="1412" w:name="_Toc485884523"/>
      <w:r>
        <w:t>November 20 (21) / Athor 24: The Twenty Four Presbyters</w:t>
      </w:r>
      <w:bookmarkEnd w:id="1412"/>
    </w:p>
    <w:p w14:paraId="253EB9EC" w14:textId="431DB748" w:rsidR="00935F13" w:rsidRDefault="00935F13" w:rsidP="00935F13">
      <w:pPr>
        <w:pStyle w:val="Heading4"/>
      </w:pPr>
      <w:bookmarkStart w:id="1413"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bookmarkStart w:id="1414" w:name="_Ref459400916"/>
      <w:r>
        <w:t>The Doxology</w:t>
      </w:r>
      <w:r w:rsidR="00B46E6E">
        <w:t xml:space="preserve"> for the Twenty Four Presbyters</w:t>
      </w:r>
      <w:bookmarkEnd w:id="1413"/>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101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101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bookmarkStart w:id="1415" w:name="_Toc485884524"/>
      <w:r>
        <w:lastRenderedPageBreak/>
        <w:t>November 21 (22) / Athor 25: St. Philopater Mercurius</w:t>
      </w:r>
      <w:bookmarkEnd w:id="1415"/>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416"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bookmarkStart w:id="1417" w:name="_Ref459400991"/>
      <w:r>
        <w:t>The Doxology</w:t>
      </w:r>
      <w:r w:rsidR="00B46E6E">
        <w:t xml:space="preserve"> for St. Philopater Mercurius</w:t>
      </w:r>
      <w:bookmarkEnd w:id="1416"/>
      <w:bookmarkEnd w:id="14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101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422"/>
            <w:r>
              <w:t>Placed</w:t>
            </w:r>
            <w:commentRangeEnd w:id="1422"/>
            <w:r>
              <w:rPr>
                <w:rStyle w:val="CommentReference"/>
                <w:rFonts w:ascii="Times New Roman" w:eastAsiaTheme="minorHAnsi" w:hAnsi="Times New Roman" w:cstheme="minorBidi"/>
                <w:color w:val="auto"/>
              </w:rPr>
              <w:commentReference w:id="142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423"/>
            <w:r>
              <w:t>emperate</w:t>
            </w:r>
            <w:r w:rsidRPr="004764BD">
              <w:t xml:space="preserve"> </w:t>
            </w:r>
            <w:r>
              <w:t>with</w:t>
            </w:r>
            <w:commentRangeEnd w:id="1423"/>
            <w:r>
              <w:rPr>
                <w:rStyle w:val="CommentReference"/>
                <w:rFonts w:ascii="Times New Roman" w:eastAsiaTheme="minorHAnsi" w:hAnsi="Times New Roman" w:cstheme="minorBidi"/>
                <w:color w:val="auto"/>
              </w:rPr>
              <w:commentReference w:id="142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101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0DA9C845" w14:textId="37567424" w:rsidR="00F4564C" w:rsidRDefault="00F4564C" w:rsidP="00F4564C">
      <w:pPr>
        <w:pStyle w:val="Heading3"/>
      </w:pPr>
      <w:bookmarkStart w:id="1427" w:name="_Toc485884525"/>
      <w:r>
        <w:t>November 22 (23) / Athor 26: St. Gregory of Nyssa</w:t>
      </w:r>
      <w:bookmarkEnd w:id="1427"/>
    </w:p>
    <w:p w14:paraId="73B16A55" w14:textId="22D2F64C" w:rsidR="00F4564C" w:rsidRDefault="00F4564C" w:rsidP="00F4564C">
      <w:pPr>
        <w:pStyle w:val="Heading4"/>
      </w:pPr>
      <w:bookmarkStart w:id="1428" w:name="_Ref468565896"/>
      <w:r>
        <w:t>The Doxology for St. Gregory of Nyssa</w:t>
      </w:r>
      <w:r>
        <w:rPr>
          <w:rStyle w:val="FootnoteReference"/>
        </w:rPr>
        <w:footnoteReference w:id="1014"/>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6779C50C" w14:textId="77777777" w:rsidTr="00D94D36">
        <w:trPr>
          <w:cantSplit/>
          <w:jc w:val="center"/>
        </w:trPr>
        <w:tc>
          <w:tcPr>
            <w:tcW w:w="288" w:type="dxa"/>
          </w:tcPr>
          <w:p w14:paraId="78493590" w14:textId="77777777" w:rsidR="00F4564C" w:rsidRDefault="00F4564C" w:rsidP="00D94D36">
            <w:pPr>
              <w:pStyle w:val="CopticCross"/>
            </w:pPr>
          </w:p>
        </w:tc>
        <w:tc>
          <w:tcPr>
            <w:tcW w:w="3960" w:type="dxa"/>
          </w:tcPr>
          <w:p w14:paraId="081BC399" w14:textId="77777777" w:rsidR="00F4564C" w:rsidRPr="00F4564C" w:rsidRDefault="00F4564C" w:rsidP="00F4564C">
            <w:pPr>
              <w:pStyle w:val="EngHang"/>
              <w:rPr>
                <w:lang w:eastAsia="zh-CN"/>
              </w:rPr>
            </w:pPr>
            <w:r w:rsidRPr="00F4564C">
              <w:rPr>
                <w:lang w:eastAsia="zh-CN"/>
              </w:rPr>
              <w:t>You were truly revealed to your flock,</w:t>
            </w:r>
          </w:p>
          <w:p w14:paraId="2082096D" w14:textId="77777777" w:rsidR="00F4564C" w:rsidRPr="00F4564C" w:rsidRDefault="00F4564C" w:rsidP="00F4564C">
            <w:pPr>
              <w:pStyle w:val="EngHang"/>
              <w:rPr>
                <w:lang w:eastAsia="zh-CN"/>
              </w:rPr>
            </w:pPr>
            <w:r w:rsidRPr="00F4564C">
              <w:rPr>
                <w:lang w:eastAsia="zh-CN"/>
              </w:rPr>
              <w:t>as a rule of faith,</w:t>
            </w:r>
          </w:p>
          <w:p w14:paraId="79A4D2B5" w14:textId="77777777" w:rsidR="00F4564C" w:rsidRPr="00F4564C" w:rsidRDefault="00F4564C" w:rsidP="00F4564C">
            <w:pPr>
              <w:pStyle w:val="EngHang"/>
              <w:rPr>
                <w:lang w:eastAsia="zh-CN"/>
              </w:rPr>
            </w:pPr>
            <w:r w:rsidRPr="00F4564C">
              <w:rPr>
                <w:lang w:eastAsia="zh-CN"/>
              </w:rPr>
              <w:t>An image of humility,</w:t>
            </w:r>
          </w:p>
          <w:p w14:paraId="561DD3DF" w14:textId="43346B3B" w:rsidR="00F4564C" w:rsidRPr="00F4564C" w:rsidRDefault="00F4564C" w:rsidP="00F4564C">
            <w:pPr>
              <w:pStyle w:val="EngHangEnd"/>
              <w:rPr>
                <w:lang w:eastAsia="zh-CN"/>
              </w:rPr>
            </w:pPr>
            <w:r w:rsidRPr="00F4564C">
              <w:rPr>
                <w:lang w:eastAsia="zh-CN"/>
              </w:rPr>
              <w:t>And a teacher of abstinence</w:t>
            </w:r>
          </w:p>
        </w:tc>
        <w:tc>
          <w:tcPr>
            <w:tcW w:w="288" w:type="dxa"/>
          </w:tcPr>
          <w:p w14:paraId="5155E688" w14:textId="77777777" w:rsidR="00F4564C" w:rsidRDefault="00F4564C" w:rsidP="00D94D36"/>
        </w:tc>
      </w:tr>
      <w:tr w:rsidR="00F4564C" w14:paraId="371A4CE2" w14:textId="77777777" w:rsidTr="00D94D36">
        <w:trPr>
          <w:cantSplit/>
          <w:jc w:val="center"/>
        </w:trPr>
        <w:tc>
          <w:tcPr>
            <w:tcW w:w="288" w:type="dxa"/>
          </w:tcPr>
          <w:p w14:paraId="45894ECD" w14:textId="77777777" w:rsidR="00F4564C" w:rsidRDefault="00F4564C" w:rsidP="00D94D36">
            <w:pPr>
              <w:pStyle w:val="CopticCross"/>
            </w:pPr>
            <w:r w:rsidRPr="00FB5ACB">
              <w:lastRenderedPageBreak/>
              <w:t>¿</w:t>
            </w:r>
          </w:p>
        </w:tc>
        <w:tc>
          <w:tcPr>
            <w:tcW w:w="3960" w:type="dxa"/>
          </w:tcPr>
          <w:p w14:paraId="75ADA760" w14:textId="77777777" w:rsidR="00F4564C" w:rsidRPr="00F4564C" w:rsidRDefault="00F4564C" w:rsidP="00F4564C">
            <w:pPr>
              <w:pStyle w:val="EngHang"/>
              <w:rPr>
                <w:lang w:eastAsia="zh-CN"/>
              </w:rPr>
            </w:pPr>
            <w:r w:rsidRPr="00F4564C">
              <w:rPr>
                <w:shd w:val="clear" w:color="auto" w:fill="FFFFFF"/>
                <w:lang w:eastAsia="zh-CN"/>
              </w:rPr>
              <w:t>You kept watch with</w:t>
            </w:r>
          </w:p>
          <w:p w14:paraId="1B054A1B" w14:textId="77777777" w:rsidR="00F4564C" w:rsidRPr="00F4564C" w:rsidRDefault="00F4564C" w:rsidP="00F4564C">
            <w:pPr>
              <w:pStyle w:val="EngHang"/>
              <w:rPr>
                <w:lang w:eastAsia="zh-CN"/>
              </w:rPr>
            </w:pPr>
            <w:r w:rsidRPr="00F4564C">
              <w:rPr>
                <w:shd w:val="clear" w:color="auto" w:fill="FFFFFF"/>
                <w:lang w:eastAsia="zh-CN"/>
              </w:rPr>
              <w:t>The eyes of your soul,</w:t>
            </w:r>
          </w:p>
          <w:p w14:paraId="11613971" w14:textId="77777777" w:rsidR="00F4564C" w:rsidRPr="00F4564C" w:rsidRDefault="00F4564C" w:rsidP="00F4564C">
            <w:pPr>
              <w:pStyle w:val="EngHang"/>
              <w:rPr>
                <w:lang w:eastAsia="zh-CN"/>
              </w:rPr>
            </w:pPr>
            <w:r w:rsidRPr="00F4564C">
              <w:rPr>
                <w:shd w:val="clear" w:color="auto" w:fill="FFFFFF"/>
                <w:lang w:eastAsia="zh-CN"/>
              </w:rPr>
              <w:t>Revealing yourself as</w:t>
            </w:r>
          </w:p>
          <w:p w14:paraId="0A58E592" w14:textId="59E5604B" w:rsidR="00F4564C" w:rsidRPr="00F4564C" w:rsidRDefault="00F4564C" w:rsidP="00F4564C">
            <w:pPr>
              <w:pStyle w:val="EngHangEnd"/>
              <w:rPr>
                <w:lang w:eastAsia="zh-CN"/>
              </w:rPr>
            </w:pPr>
            <w:r w:rsidRPr="00F4564C">
              <w:rPr>
                <w:shd w:val="clear" w:color="auto" w:fill="FFFFFF"/>
                <w:lang w:eastAsia="zh-CN"/>
              </w:rPr>
              <w:t>A watchful pastor to the whole world.</w:t>
            </w:r>
          </w:p>
        </w:tc>
        <w:tc>
          <w:tcPr>
            <w:tcW w:w="288" w:type="dxa"/>
          </w:tcPr>
          <w:p w14:paraId="0F6BD6C0" w14:textId="77777777" w:rsidR="00F4564C" w:rsidRDefault="00F4564C" w:rsidP="00D94D36"/>
        </w:tc>
      </w:tr>
      <w:tr w:rsidR="00F4564C" w14:paraId="19D3D1F1" w14:textId="77777777" w:rsidTr="00D94D36">
        <w:trPr>
          <w:cantSplit/>
          <w:jc w:val="center"/>
        </w:trPr>
        <w:tc>
          <w:tcPr>
            <w:tcW w:w="288" w:type="dxa"/>
          </w:tcPr>
          <w:p w14:paraId="0704385F" w14:textId="77777777" w:rsidR="00F4564C" w:rsidRDefault="00F4564C" w:rsidP="00D94D36">
            <w:pPr>
              <w:pStyle w:val="CopticCross"/>
            </w:pPr>
          </w:p>
        </w:tc>
        <w:tc>
          <w:tcPr>
            <w:tcW w:w="3960" w:type="dxa"/>
          </w:tcPr>
          <w:p w14:paraId="136C5615" w14:textId="77777777" w:rsidR="00F4564C" w:rsidRPr="00F4564C" w:rsidRDefault="00F4564C" w:rsidP="00F4564C">
            <w:pPr>
              <w:pStyle w:val="EngHang"/>
              <w:rPr>
                <w:lang w:eastAsia="zh-CN"/>
              </w:rPr>
            </w:pPr>
            <w:r w:rsidRPr="00F4564C">
              <w:rPr>
                <w:shd w:val="clear" w:color="auto" w:fill="FFFFFF"/>
                <w:lang w:eastAsia="zh-CN"/>
              </w:rPr>
              <w:t>With the staff of your wisdom,</w:t>
            </w:r>
          </w:p>
          <w:p w14:paraId="5E73B50A" w14:textId="77777777" w:rsidR="00F4564C" w:rsidRPr="00F4564C" w:rsidRDefault="00F4564C" w:rsidP="00F4564C">
            <w:pPr>
              <w:pStyle w:val="EngHang"/>
              <w:rPr>
                <w:lang w:eastAsia="zh-CN"/>
              </w:rPr>
            </w:pPr>
            <w:r w:rsidRPr="00F4564C">
              <w:rPr>
                <w:shd w:val="clear" w:color="auto" w:fill="FFFFFF"/>
                <w:lang w:eastAsia="zh-CN"/>
              </w:rPr>
              <w:t>And your servant intercessions,</w:t>
            </w:r>
          </w:p>
          <w:p w14:paraId="6284BEAC" w14:textId="77777777" w:rsidR="00F4564C" w:rsidRPr="00F4564C" w:rsidRDefault="00F4564C" w:rsidP="00F4564C">
            <w:pPr>
              <w:pStyle w:val="EngHang"/>
              <w:rPr>
                <w:lang w:eastAsia="zh-CN"/>
              </w:rPr>
            </w:pPr>
            <w:r w:rsidRPr="00F4564C">
              <w:rPr>
                <w:shd w:val="clear" w:color="auto" w:fill="FFFFFF"/>
                <w:lang w:eastAsia="zh-CN"/>
              </w:rPr>
              <w:t>You drove away all</w:t>
            </w:r>
          </w:p>
          <w:p w14:paraId="200D35AA" w14:textId="1993AD38" w:rsidR="00F4564C" w:rsidRPr="00F4564C" w:rsidRDefault="00F4564C" w:rsidP="00F4564C">
            <w:pPr>
              <w:pStyle w:val="EngHangEnd"/>
              <w:rPr>
                <w:lang w:eastAsia="zh-CN"/>
              </w:rPr>
            </w:pPr>
            <w:r w:rsidRPr="00F4564C">
              <w:rPr>
                <w:shd w:val="clear" w:color="auto" w:fill="FFFFFF"/>
                <w:lang w:eastAsia="zh-CN"/>
              </w:rPr>
              <w:t>the heretics like wolves.</w:t>
            </w:r>
          </w:p>
        </w:tc>
        <w:tc>
          <w:tcPr>
            <w:tcW w:w="288" w:type="dxa"/>
          </w:tcPr>
          <w:p w14:paraId="35D0798C" w14:textId="77777777" w:rsidR="00F4564C" w:rsidRDefault="00F4564C" w:rsidP="00D94D36"/>
        </w:tc>
      </w:tr>
      <w:tr w:rsidR="00F4564C" w14:paraId="1F6B1B01" w14:textId="77777777" w:rsidTr="00D94D36">
        <w:trPr>
          <w:cantSplit/>
          <w:jc w:val="center"/>
        </w:trPr>
        <w:tc>
          <w:tcPr>
            <w:tcW w:w="288" w:type="dxa"/>
          </w:tcPr>
          <w:p w14:paraId="6E29DB79" w14:textId="77777777" w:rsidR="00F4564C" w:rsidRDefault="00F4564C" w:rsidP="00D94D36">
            <w:pPr>
              <w:pStyle w:val="CopticCross"/>
            </w:pPr>
            <w:r w:rsidRPr="00FB5ACB">
              <w:t>¿</w:t>
            </w:r>
          </w:p>
        </w:tc>
        <w:tc>
          <w:tcPr>
            <w:tcW w:w="3960" w:type="dxa"/>
          </w:tcPr>
          <w:p w14:paraId="44C878FC" w14:textId="77777777" w:rsidR="00F4564C" w:rsidRPr="00F4564C" w:rsidRDefault="00F4564C" w:rsidP="00F4564C">
            <w:pPr>
              <w:pStyle w:val="EngHang"/>
              <w:rPr>
                <w:lang w:eastAsia="zh-CN"/>
              </w:rPr>
            </w:pPr>
            <w:r w:rsidRPr="00F4564C">
              <w:rPr>
                <w:shd w:val="clear" w:color="auto" w:fill="FFFFFF"/>
                <w:lang w:eastAsia="zh-CN"/>
              </w:rPr>
              <w:t>You preserved your flock free</w:t>
            </w:r>
          </w:p>
          <w:p w14:paraId="1D5BEF3D" w14:textId="77777777" w:rsidR="00F4564C" w:rsidRPr="00F4564C" w:rsidRDefault="00F4564C" w:rsidP="00F4564C">
            <w:pPr>
              <w:pStyle w:val="EngHang"/>
              <w:rPr>
                <w:lang w:eastAsia="zh-CN"/>
              </w:rPr>
            </w:pPr>
            <w:r w:rsidRPr="00F4564C">
              <w:rPr>
                <w:shd w:val="clear" w:color="auto" w:fill="FFFFFF"/>
                <w:lang w:eastAsia="zh-CN"/>
              </w:rPr>
              <w:t>from all harm, O wise Gregory.</w:t>
            </w:r>
          </w:p>
          <w:p w14:paraId="3979FC06" w14:textId="77777777" w:rsidR="00F4564C" w:rsidRPr="00F4564C" w:rsidRDefault="00F4564C" w:rsidP="00F4564C">
            <w:pPr>
              <w:pStyle w:val="EngHang"/>
              <w:rPr>
                <w:lang w:eastAsia="zh-CN"/>
              </w:rPr>
            </w:pPr>
            <w:r w:rsidRPr="00F4564C">
              <w:rPr>
                <w:shd w:val="clear" w:color="auto" w:fill="FFFFFF"/>
                <w:lang w:eastAsia="zh-CN"/>
              </w:rPr>
              <w:t>Your humility lifted you up;</w:t>
            </w:r>
          </w:p>
          <w:p w14:paraId="636E4D51" w14:textId="17C64F05" w:rsidR="00F4564C" w:rsidRPr="00F4564C" w:rsidRDefault="00F4564C" w:rsidP="00F4564C">
            <w:pPr>
              <w:pStyle w:val="EngHangEnd"/>
              <w:rPr>
                <w:lang w:eastAsia="zh-CN"/>
              </w:rPr>
            </w:pPr>
            <w:r w:rsidRPr="00F4564C">
              <w:rPr>
                <w:shd w:val="clear" w:color="auto" w:fill="FFFFFF"/>
                <w:lang w:eastAsia="zh-CN"/>
              </w:rPr>
              <w:t>Your poverty made you rich.</w:t>
            </w:r>
          </w:p>
        </w:tc>
        <w:tc>
          <w:tcPr>
            <w:tcW w:w="288" w:type="dxa"/>
          </w:tcPr>
          <w:p w14:paraId="19990BEC" w14:textId="77777777" w:rsidR="00F4564C" w:rsidRDefault="00F4564C" w:rsidP="00D94D36"/>
        </w:tc>
      </w:tr>
      <w:tr w:rsidR="00F4564C" w14:paraId="782B4847" w14:textId="77777777" w:rsidTr="00D94D36">
        <w:trPr>
          <w:cantSplit/>
          <w:jc w:val="center"/>
        </w:trPr>
        <w:tc>
          <w:tcPr>
            <w:tcW w:w="288" w:type="dxa"/>
          </w:tcPr>
          <w:p w14:paraId="6AF7A6AA" w14:textId="77777777" w:rsidR="00F4564C" w:rsidRDefault="00F4564C" w:rsidP="00D94D36">
            <w:pPr>
              <w:pStyle w:val="CopticCross"/>
            </w:pPr>
          </w:p>
        </w:tc>
        <w:tc>
          <w:tcPr>
            <w:tcW w:w="3960" w:type="dxa"/>
          </w:tcPr>
          <w:p w14:paraId="7261796C" w14:textId="77777777" w:rsidR="00F4564C" w:rsidRPr="00F4564C" w:rsidRDefault="00F4564C" w:rsidP="00F4564C">
            <w:pPr>
              <w:pStyle w:val="EngHang"/>
              <w:rPr>
                <w:lang w:eastAsia="zh-CN"/>
              </w:rPr>
            </w:pPr>
            <w:r w:rsidRPr="00F4564C">
              <w:rPr>
                <w:shd w:val="clear" w:color="auto" w:fill="FFFFFF"/>
                <w:lang w:eastAsia="zh-CN"/>
              </w:rPr>
              <w:t>Hail to you, O bishop;</w:t>
            </w:r>
          </w:p>
          <w:p w14:paraId="402475E4" w14:textId="77777777" w:rsidR="00F4564C" w:rsidRPr="00F4564C" w:rsidRDefault="00F4564C" w:rsidP="00F4564C">
            <w:pPr>
              <w:pStyle w:val="EngHang"/>
              <w:rPr>
                <w:lang w:eastAsia="zh-CN"/>
              </w:rPr>
            </w:pPr>
            <w:r w:rsidRPr="00F4564C">
              <w:rPr>
                <w:shd w:val="clear" w:color="auto" w:fill="FFFFFF"/>
                <w:lang w:eastAsia="zh-CN"/>
              </w:rPr>
              <w:t>Hail to you, O wise shepherd;</w:t>
            </w:r>
          </w:p>
          <w:p w14:paraId="0925B37C" w14:textId="77777777" w:rsidR="00F4564C" w:rsidRPr="00F4564C" w:rsidRDefault="00F4564C" w:rsidP="00F4564C">
            <w:pPr>
              <w:pStyle w:val="EngHang"/>
              <w:rPr>
                <w:lang w:eastAsia="zh-CN"/>
              </w:rPr>
            </w:pPr>
            <w:r w:rsidRPr="00F4564C">
              <w:rPr>
                <w:shd w:val="clear" w:color="auto" w:fill="FFFFFF"/>
                <w:lang w:eastAsia="zh-CN"/>
              </w:rPr>
              <w:t>Hail to you, O defender of Orthodoxy,</w:t>
            </w:r>
          </w:p>
          <w:p w14:paraId="75E1AB69" w14:textId="06635E23" w:rsidR="00F4564C" w:rsidRPr="00F4564C" w:rsidRDefault="00F4564C" w:rsidP="00F4564C">
            <w:pPr>
              <w:pStyle w:val="EngHangEnd"/>
              <w:rPr>
                <w:lang w:eastAsia="zh-CN"/>
              </w:rPr>
            </w:pPr>
            <w:r w:rsidRPr="00F4564C">
              <w:rPr>
                <w:shd w:val="clear" w:color="auto" w:fill="FFFFFF"/>
                <w:lang w:eastAsia="zh-CN"/>
              </w:rPr>
              <w:t>Abba Gregory of Nyssa.</w:t>
            </w:r>
          </w:p>
        </w:tc>
        <w:tc>
          <w:tcPr>
            <w:tcW w:w="288" w:type="dxa"/>
          </w:tcPr>
          <w:p w14:paraId="6D79E3F6" w14:textId="77777777" w:rsidR="00F4564C" w:rsidRDefault="00F4564C" w:rsidP="00D94D36"/>
        </w:tc>
      </w:tr>
      <w:tr w:rsidR="00F4564C" w14:paraId="358039C0" w14:textId="77777777" w:rsidTr="00D94D36">
        <w:trPr>
          <w:cantSplit/>
          <w:jc w:val="center"/>
        </w:trPr>
        <w:tc>
          <w:tcPr>
            <w:tcW w:w="288" w:type="dxa"/>
          </w:tcPr>
          <w:p w14:paraId="79ADC098" w14:textId="49153783" w:rsidR="00F4564C" w:rsidRDefault="00F4564C" w:rsidP="00D94D36">
            <w:pPr>
              <w:pStyle w:val="CopticCross"/>
            </w:pPr>
            <w:r w:rsidRPr="00FB5ACB">
              <w:t>¿</w:t>
            </w:r>
          </w:p>
        </w:tc>
        <w:tc>
          <w:tcPr>
            <w:tcW w:w="3960" w:type="dxa"/>
          </w:tcPr>
          <w:p w14:paraId="1E2093C4" w14:textId="77777777" w:rsidR="00F4564C" w:rsidRPr="00F4564C" w:rsidRDefault="00F4564C" w:rsidP="00F4564C">
            <w:pPr>
              <w:pStyle w:val="EngHang"/>
              <w:rPr>
                <w:lang w:eastAsia="zh-CN"/>
              </w:rPr>
            </w:pPr>
            <w:r w:rsidRPr="00F4564C">
              <w:rPr>
                <w:shd w:val="clear" w:color="auto" w:fill="FFFFFF"/>
                <w:lang w:eastAsia="zh-CN"/>
              </w:rPr>
              <w:t>Pray to the Lord on our behalf,</w:t>
            </w:r>
          </w:p>
          <w:p w14:paraId="6EABF2D0" w14:textId="77777777" w:rsidR="00F4564C" w:rsidRPr="00F4564C" w:rsidRDefault="00F4564C" w:rsidP="00F4564C">
            <w:pPr>
              <w:pStyle w:val="EngHang"/>
              <w:rPr>
                <w:lang w:eastAsia="zh-CN"/>
              </w:rPr>
            </w:pPr>
            <w:r w:rsidRPr="00F4564C">
              <w:rPr>
                <w:shd w:val="clear" w:color="auto" w:fill="FFFFFF"/>
                <w:lang w:eastAsia="zh-CN"/>
              </w:rPr>
              <w:t>O our saintly Father, the bishop,</w:t>
            </w:r>
          </w:p>
          <w:p w14:paraId="2BF1E247" w14:textId="77777777" w:rsidR="00F4564C" w:rsidRPr="00F4564C" w:rsidRDefault="00F4564C" w:rsidP="00F4564C">
            <w:pPr>
              <w:pStyle w:val="EngHang"/>
              <w:rPr>
                <w:lang w:eastAsia="zh-CN"/>
              </w:rPr>
            </w:pPr>
            <w:r w:rsidRPr="00F4564C">
              <w:rPr>
                <w:shd w:val="clear" w:color="auto" w:fill="FFFFFF"/>
                <w:lang w:eastAsia="zh-CN"/>
              </w:rPr>
              <w:t>Abba Gregory of Nyssa,</w:t>
            </w:r>
          </w:p>
          <w:p w14:paraId="19C28ACC" w14:textId="798279F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7536616" w14:textId="77777777" w:rsidR="00F4564C" w:rsidRDefault="00F4564C" w:rsidP="00D94D36"/>
        </w:tc>
      </w:tr>
    </w:tbl>
    <w:p w14:paraId="6F4C76EB" w14:textId="73C96F50" w:rsidR="00F4564C" w:rsidRDefault="00F4564C" w:rsidP="00F4564C">
      <w:pPr>
        <w:pStyle w:val="Heading3"/>
      </w:pPr>
      <w:bookmarkStart w:id="1429" w:name="_Toc485884526"/>
      <w:r>
        <w:t>November 23 (24) / Athor 27: St. James the Sawn-Asunder</w:t>
      </w:r>
      <w:bookmarkEnd w:id="1429"/>
    </w:p>
    <w:p w14:paraId="0184B841" w14:textId="4D67CB19" w:rsidR="00F4564C" w:rsidRDefault="00F4564C" w:rsidP="00F4564C">
      <w:pPr>
        <w:pStyle w:val="Heading4"/>
      </w:pPr>
      <w:bookmarkStart w:id="1430" w:name="_Ref468565824"/>
      <w:r>
        <w:t>The Doxology for St. James the Sawn-Asunder</w:t>
      </w:r>
      <w:r>
        <w:rPr>
          <w:rStyle w:val="FootnoteReference"/>
        </w:rPr>
        <w:footnoteReference w:id="1015"/>
      </w:r>
      <w:bookmarkEnd w:id="14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4564C" w14:paraId="718310C8" w14:textId="77777777" w:rsidTr="00D94D36">
        <w:trPr>
          <w:cantSplit/>
          <w:jc w:val="center"/>
        </w:trPr>
        <w:tc>
          <w:tcPr>
            <w:tcW w:w="288" w:type="dxa"/>
          </w:tcPr>
          <w:p w14:paraId="5B9D480A" w14:textId="77777777" w:rsidR="00F4564C" w:rsidRDefault="00F4564C" w:rsidP="00D94D36">
            <w:pPr>
              <w:pStyle w:val="CopticCross"/>
            </w:pPr>
          </w:p>
        </w:tc>
        <w:tc>
          <w:tcPr>
            <w:tcW w:w="3960" w:type="dxa"/>
          </w:tcPr>
          <w:p w14:paraId="51CB1196" w14:textId="77777777" w:rsidR="00F4564C" w:rsidRDefault="00F4564C" w:rsidP="00F4564C">
            <w:pPr>
              <w:pStyle w:val="EngHang"/>
              <w:rPr>
                <w:lang w:eastAsia="zh-CN"/>
              </w:rPr>
            </w:pPr>
            <w:r>
              <w:rPr>
                <w:lang w:eastAsia="zh-CN"/>
              </w:rPr>
              <w:t>You astonished all,</w:t>
            </w:r>
          </w:p>
          <w:p w14:paraId="766E8A3F" w14:textId="77777777" w:rsidR="00F4564C" w:rsidRDefault="00F4564C" w:rsidP="00F4564C">
            <w:pPr>
              <w:pStyle w:val="EngHang"/>
              <w:rPr>
                <w:lang w:eastAsia="zh-CN"/>
              </w:rPr>
            </w:pPr>
            <w:r>
              <w:rPr>
                <w:lang w:eastAsia="zh-CN"/>
              </w:rPr>
              <w:t>O long-suffering James,</w:t>
            </w:r>
          </w:p>
          <w:p w14:paraId="09BA7C2A" w14:textId="77777777" w:rsidR="00F4564C" w:rsidRDefault="00F4564C" w:rsidP="00F4564C">
            <w:pPr>
              <w:pStyle w:val="EngHang"/>
              <w:rPr>
                <w:lang w:eastAsia="zh-CN"/>
              </w:rPr>
            </w:pPr>
            <w:r>
              <w:rPr>
                <w:lang w:eastAsia="zh-CN"/>
              </w:rPr>
              <w:t>By enduring horrific tortures</w:t>
            </w:r>
          </w:p>
          <w:p w14:paraId="15CEBD95" w14:textId="523A12AD" w:rsidR="00F4564C" w:rsidRPr="00F4564C" w:rsidRDefault="00F4564C" w:rsidP="00F4564C">
            <w:pPr>
              <w:pStyle w:val="EngHangEnd"/>
              <w:rPr>
                <w:lang w:eastAsia="zh-CN"/>
              </w:rPr>
            </w:pPr>
            <w:r>
              <w:rPr>
                <w:lang w:eastAsia="zh-CN"/>
              </w:rPr>
              <w:t>In great patience.</w:t>
            </w:r>
          </w:p>
        </w:tc>
        <w:tc>
          <w:tcPr>
            <w:tcW w:w="288" w:type="dxa"/>
          </w:tcPr>
          <w:p w14:paraId="374BC9A2" w14:textId="77777777" w:rsidR="00F4564C" w:rsidRDefault="00F4564C" w:rsidP="00D94D36"/>
        </w:tc>
      </w:tr>
      <w:tr w:rsidR="00F4564C" w14:paraId="4E24B15C" w14:textId="77777777" w:rsidTr="00D94D36">
        <w:trPr>
          <w:cantSplit/>
          <w:jc w:val="center"/>
        </w:trPr>
        <w:tc>
          <w:tcPr>
            <w:tcW w:w="288" w:type="dxa"/>
          </w:tcPr>
          <w:p w14:paraId="4C27CD0E" w14:textId="77777777" w:rsidR="00F4564C" w:rsidRDefault="00F4564C" w:rsidP="00D94D36">
            <w:pPr>
              <w:pStyle w:val="CopticCross"/>
            </w:pPr>
            <w:r w:rsidRPr="00FB5ACB">
              <w:lastRenderedPageBreak/>
              <w:t>¿</w:t>
            </w:r>
          </w:p>
        </w:tc>
        <w:tc>
          <w:tcPr>
            <w:tcW w:w="3960" w:type="dxa"/>
          </w:tcPr>
          <w:p w14:paraId="74AA5AEF" w14:textId="77777777" w:rsidR="00F4564C" w:rsidRPr="00F4564C" w:rsidRDefault="00F4564C" w:rsidP="00F4564C">
            <w:pPr>
              <w:pStyle w:val="EngHang"/>
              <w:rPr>
                <w:shd w:val="clear" w:color="auto" w:fill="FFFFFF"/>
                <w:lang w:eastAsia="zh-CN"/>
              </w:rPr>
            </w:pPr>
            <w:r w:rsidRPr="00F4564C">
              <w:rPr>
                <w:shd w:val="clear" w:color="auto" w:fill="FFFFFF"/>
                <w:lang w:eastAsia="zh-CN"/>
              </w:rPr>
              <w:t>Through your sufferings,</w:t>
            </w:r>
          </w:p>
          <w:p w14:paraId="466F72D8"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received many crowns,</w:t>
            </w:r>
          </w:p>
          <w:p w14:paraId="3C95913A"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came before the throne of</w:t>
            </w:r>
          </w:p>
          <w:p w14:paraId="6E9B3B2C" w14:textId="50F11FDB" w:rsidR="00F4564C" w:rsidRPr="00F4564C" w:rsidRDefault="00F4564C" w:rsidP="00F4564C">
            <w:pPr>
              <w:pStyle w:val="EngHangEnd"/>
              <w:rPr>
                <w:lang w:eastAsia="zh-CN"/>
              </w:rPr>
            </w:pPr>
            <w:r w:rsidRPr="00F4564C">
              <w:rPr>
                <w:shd w:val="clear" w:color="auto" w:fill="FFFFFF"/>
                <w:lang w:eastAsia="zh-CN"/>
              </w:rPr>
              <w:t>The heavenly King, Christ our God.</w:t>
            </w:r>
          </w:p>
        </w:tc>
        <w:tc>
          <w:tcPr>
            <w:tcW w:w="288" w:type="dxa"/>
          </w:tcPr>
          <w:p w14:paraId="5439F2CE" w14:textId="77777777" w:rsidR="00F4564C" w:rsidRDefault="00F4564C" w:rsidP="00D94D36"/>
        </w:tc>
      </w:tr>
      <w:tr w:rsidR="00F4564C" w14:paraId="1B46250C" w14:textId="77777777" w:rsidTr="00D94D36">
        <w:trPr>
          <w:cantSplit/>
          <w:jc w:val="center"/>
        </w:trPr>
        <w:tc>
          <w:tcPr>
            <w:tcW w:w="288" w:type="dxa"/>
          </w:tcPr>
          <w:p w14:paraId="70B4FF2B" w14:textId="77777777" w:rsidR="00F4564C" w:rsidRDefault="00F4564C" w:rsidP="00D94D36">
            <w:pPr>
              <w:pStyle w:val="CopticCross"/>
            </w:pPr>
          </w:p>
        </w:tc>
        <w:tc>
          <w:tcPr>
            <w:tcW w:w="3960" w:type="dxa"/>
          </w:tcPr>
          <w:p w14:paraId="7F43C32D"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listened to</w:t>
            </w:r>
          </w:p>
          <w:p w14:paraId="65A38B35" w14:textId="77777777" w:rsidR="00F4564C" w:rsidRPr="00F4564C" w:rsidRDefault="00F4564C" w:rsidP="00F4564C">
            <w:pPr>
              <w:pStyle w:val="EngHang"/>
              <w:rPr>
                <w:shd w:val="clear" w:color="auto" w:fill="FFFFFF"/>
                <w:lang w:eastAsia="zh-CN"/>
              </w:rPr>
            </w:pPr>
            <w:r w:rsidRPr="00F4564C">
              <w:rPr>
                <w:shd w:val="clear" w:color="auto" w:fill="FFFFFF"/>
                <w:lang w:eastAsia="zh-CN"/>
              </w:rPr>
              <w:t>Your faithful wife,</w:t>
            </w:r>
          </w:p>
          <w:p w14:paraId="4E2065D1" w14:textId="77777777" w:rsidR="00F4564C" w:rsidRPr="00F4564C" w:rsidRDefault="00F4564C" w:rsidP="00F4564C">
            <w:pPr>
              <w:pStyle w:val="EngHang"/>
              <w:rPr>
                <w:shd w:val="clear" w:color="auto" w:fill="FFFFFF"/>
                <w:lang w:eastAsia="zh-CN"/>
              </w:rPr>
            </w:pPr>
            <w:r w:rsidRPr="00F4564C">
              <w:rPr>
                <w:shd w:val="clear" w:color="auto" w:fill="FFFFFF"/>
                <w:lang w:eastAsia="zh-CN"/>
              </w:rPr>
              <w:t>And contemplated the judgment</w:t>
            </w:r>
          </w:p>
          <w:p w14:paraId="77E53EB7" w14:textId="4BEEDC8A" w:rsidR="00F4564C" w:rsidRPr="00F4564C" w:rsidRDefault="00F4564C" w:rsidP="00F4564C">
            <w:pPr>
              <w:pStyle w:val="EngHangEnd"/>
              <w:rPr>
                <w:lang w:eastAsia="zh-CN"/>
              </w:rPr>
            </w:pPr>
            <w:r w:rsidRPr="00F4564C">
              <w:rPr>
                <w:shd w:val="clear" w:color="auto" w:fill="FFFFFF"/>
                <w:lang w:eastAsia="zh-CN"/>
              </w:rPr>
              <w:t>of God, O holy James.</w:t>
            </w:r>
          </w:p>
        </w:tc>
        <w:tc>
          <w:tcPr>
            <w:tcW w:w="288" w:type="dxa"/>
          </w:tcPr>
          <w:p w14:paraId="30A3E99E" w14:textId="77777777" w:rsidR="00F4564C" w:rsidRDefault="00F4564C" w:rsidP="00D94D36"/>
        </w:tc>
      </w:tr>
      <w:tr w:rsidR="00F4564C" w14:paraId="0298B73E" w14:textId="77777777" w:rsidTr="00D94D36">
        <w:trPr>
          <w:cantSplit/>
          <w:jc w:val="center"/>
        </w:trPr>
        <w:tc>
          <w:tcPr>
            <w:tcW w:w="288" w:type="dxa"/>
          </w:tcPr>
          <w:p w14:paraId="6D07FE3F" w14:textId="77777777" w:rsidR="00F4564C" w:rsidRDefault="00F4564C" w:rsidP="00D94D36">
            <w:pPr>
              <w:pStyle w:val="CopticCross"/>
            </w:pPr>
            <w:r w:rsidRPr="00FB5ACB">
              <w:t>¿</w:t>
            </w:r>
          </w:p>
        </w:tc>
        <w:tc>
          <w:tcPr>
            <w:tcW w:w="3960" w:type="dxa"/>
          </w:tcPr>
          <w:p w14:paraId="0B070724" w14:textId="77777777" w:rsidR="00F4564C" w:rsidRPr="00F4564C" w:rsidRDefault="00F4564C" w:rsidP="00F4564C">
            <w:pPr>
              <w:pStyle w:val="EngHang"/>
              <w:rPr>
                <w:shd w:val="clear" w:color="auto" w:fill="FFFFFF"/>
                <w:lang w:eastAsia="zh-CN"/>
              </w:rPr>
            </w:pPr>
            <w:r w:rsidRPr="00F4564C">
              <w:rPr>
                <w:shd w:val="clear" w:color="auto" w:fill="FFFFFF"/>
                <w:lang w:eastAsia="zh-CN"/>
              </w:rPr>
              <w:t>You despised the threats and</w:t>
            </w:r>
          </w:p>
          <w:p w14:paraId="27A99BEA" w14:textId="77777777" w:rsidR="00F4564C" w:rsidRPr="00F4564C" w:rsidRDefault="00F4564C" w:rsidP="00F4564C">
            <w:pPr>
              <w:pStyle w:val="EngHang"/>
              <w:rPr>
                <w:shd w:val="clear" w:color="auto" w:fill="FFFFFF"/>
                <w:lang w:eastAsia="zh-CN"/>
              </w:rPr>
            </w:pPr>
            <w:r w:rsidRPr="00F4564C">
              <w:rPr>
                <w:shd w:val="clear" w:color="auto" w:fill="FFFFFF"/>
                <w:lang w:eastAsia="zh-CN"/>
              </w:rPr>
              <w:t>The commands of the Persians,</w:t>
            </w:r>
          </w:p>
          <w:p w14:paraId="30CF1D73" w14:textId="77777777" w:rsidR="00F4564C" w:rsidRPr="00F4564C" w:rsidRDefault="00F4564C" w:rsidP="00F4564C">
            <w:pPr>
              <w:pStyle w:val="EngHang"/>
              <w:rPr>
                <w:shd w:val="clear" w:color="auto" w:fill="FFFFFF"/>
                <w:lang w:eastAsia="zh-CN"/>
              </w:rPr>
            </w:pPr>
            <w:r w:rsidRPr="00F4564C">
              <w:rPr>
                <w:shd w:val="clear" w:color="auto" w:fill="FFFFFF"/>
                <w:lang w:eastAsia="zh-CN"/>
              </w:rPr>
              <w:t>Accepting the cutting of your body</w:t>
            </w:r>
          </w:p>
          <w:p w14:paraId="7C330859" w14:textId="14A99C85" w:rsidR="00F4564C" w:rsidRPr="00F4564C" w:rsidRDefault="00F4564C" w:rsidP="00F4564C">
            <w:pPr>
              <w:pStyle w:val="EngHangEnd"/>
              <w:rPr>
                <w:lang w:eastAsia="zh-CN"/>
              </w:rPr>
            </w:pPr>
            <w:r w:rsidRPr="00F4564C">
              <w:rPr>
                <w:shd w:val="clear" w:color="auto" w:fill="FFFFFF"/>
                <w:lang w:eastAsia="zh-CN"/>
              </w:rPr>
              <w:t>As though it were a vine.</w:t>
            </w:r>
          </w:p>
        </w:tc>
        <w:tc>
          <w:tcPr>
            <w:tcW w:w="288" w:type="dxa"/>
          </w:tcPr>
          <w:p w14:paraId="4CD42B94" w14:textId="77777777" w:rsidR="00F4564C" w:rsidRDefault="00F4564C" w:rsidP="00D94D36"/>
        </w:tc>
      </w:tr>
      <w:tr w:rsidR="00F4564C" w14:paraId="56D9E87B" w14:textId="77777777" w:rsidTr="00D94D36">
        <w:trPr>
          <w:cantSplit/>
          <w:jc w:val="center"/>
        </w:trPr>
        <w:tc>
          <w:tcPr>
            <w:tcW w:w="288" w:type="dxa"/>
          </w:tcPr>
          <w:p w14:paraId="37BA7D45" w14:textId="77777777" w:rsidR="00F4564C" w:rsidRDefault="00F4564C" w:rsidP="00D94D36">
            <w:pPr>
              <w:pStyle w:val="CopticCross"/>
            </w:pPr>
          </w:p>
        </w:tc>
        <w:tc>
          <w:tcPr>
            <w:tcW w:w="3960" w:type="dxa"/>
          </w:tcPr>
          <w:p w14:paraId="306E9B9D"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1E549C3F"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2EFAD7EE"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7E810829" w14:textId="683AA465" w:rsidR="00F4564C" w:rsidRPr="00F4564C" w:rsidRDefault="00F4564C" w:rsidP="00F4564C">
            <w:pPr>
              <w:pStyle w:val="EngHangEnd"/>
              <w:rPr>
                <w:lang w:eastAsia="zh-CN"/>
              </w:rPr>
            </w:pPr>
            <w:r w:rsidRPr="00F4564C">
              <w:rPr>
                <w:shd w:val="clear" w:color="auto" w:fill="FFFFFF"/>
                <w:lang w:eastAsia="zh-CN"/>
              </w:rPr>
              <w:t>That He may forgive us our sins.</w:t>
            </w:r>
          </w:p>
        </w:tc>
        <w:tc>
          <w:tcPr>
            <w:tcW w:w="288" w:type="dxa"/>
          </w:tcPr>
          <w:p w14:paraId="37230DEC" w14:textId="77777777" w:rsidR="00F4564C" w:rsidRDefault="00F4564C" w:rsidP="00D94D36"/>
        </w:tc>
      </w:tr>
      <w:tr w:rsidR="00F4564C" w14:paraId="5D8D41CB" w14:textId="77777777" w:rsidTr="00D94D36">
        <w:trPr>
          <w:cantSplit/>
          <w:jc w:val="center"/>
        </w:trPr>
        <w:tc>
          <w:tcPr>
            <w:tcW w:w="288" w:type="dxa"/>
          </w:tcPr>
          <w:p w14:paraId="00B8970C" w14:textId="77777777" w:rsidR="00F4564C" w:rsidRDefault="00F4564C" w:rsidP="00D94D36">
            <w:pPr>
              <w:pStyle w:val="CopticCross"/>
            </w:pPr>
            <w:r w:rsidRPr="00FB5ACB">
              <w:t>¿</w:t>
            </w:r>
          </w:p>
        </w:tc>
        <w:tc>
          <w:tcPr>
            <w:tcW w:w="3960" w:type="dxa"/>
          </w:tcPr>
          <w:p w14:paraId="4A6681E5" w14:textId="77777777" w:rsidR="00F4564C" w:rsidRPr="00F4564C" w:rsidRDefault="00F4564C" w:rsidP="00F4564C">
            <w:pPr>
              <w:pStyle w:val="EngHang"/>
              <w:rPr>
                <w:shd w:val="clear" w:color="auto" w:fill="FFFFFF"/>
                <w:lang w:eastAsia="zh-CN"/>
              </w:rPr>
            </w:pPr>
            <w:r w:rsidRPr="00F4564C">
              <w:rPr>
                <w:shd w:val="clear" w:color="auto" w:fill="FFFFFF"/>
                <w:lang w:eastAsia="zh-CN"/>
              </w:rPr>
              <w:t>Pray to the Lord on our behalf,</w:t>
            </w:r>
          </w:p>
          <w:p w14:paraId="59920C73" w14:textId="77777777" w:rsidR="00F4564C" w:rsidRPr="00F4564C" w:rsidRDefault="00F4564C" w:rsidP="00F4564C">
            <w:pPr>
              <w:pStyle w:val="EngHang"/>
              <w:rPr>
                <w:shd w:val="clear" w:color="auto" w:fill="FFFFFF"/>
                <w:lang w:eastAsia="zh-CN"/>
              </w:rPr>
            </w:pPr>
            <w:r w:rsidRPr="00F4564C">
              <w:rPr>
                <w:shd w:val="clear" w:color="auto" w:fill="FFFFFF"/>
                <w:lang w:eastAsia="zh-CN"/>
              </w:rPr>
              <w:t>O struggle-bearer, the martyr,</w:t>
            </w:r>
          </w:p>
          <w:p w14:paraId="52F484F2" w14:textId="77777777" w:rsidR="00F4564C" w:rsidRPr="00F4564C" w:rsidRDefault="00F4564C" w:rsidP="00F4564C">
            <w:pPr>
              <w:pStyle w:val="EngHang"/>
              <w:rPr>
                <w:shd w:val="clear" w:color="auto" w:fill="FFFFFF"/>
                <w:lang w:eastAsia="zh-CN"/>
              </w:rPr>
            </w:pPr>
            <w:r w:rsidRPr="00F4564C">
              <w:rPr>
                <w:shd w:val="clear" w:color="auto" w:fill="FFFFFF"/>
                <w:lang w:eastAsia="zh-CN"/>
              </w:rPr>
              <w:t>James the Sawn-Asunder,</w:t>
            </w:r>
          </w:p>
          <w:p w14:paraId="1F49336A" w14:textId="099D2AB5" w:rsidR="00F4564C" w:rsidRPr="00F4564C" w:rsidRDefault="00F4564C" w:rsidP="00F4564C">
            <w:pPr>
              <w:pStyle w:val="EngHangEnd"/>
              <w:rPr>
                <w:color w:val="auto"/>
                <w:lang w:eastAsia="zh-CN"/>
              </w:rPr>
            </w:pPr>
            <w:r w:rsidRPr="00F4564C">
              <w:rPr>
                <w:shd w:val="clear" w:color="auto" w:fill="FFFFFF"/>
                <w:lang w:eastAsia="zh-CN"/>
              </w:rPr>
              <w:t>That He may forgive us our sins.</w:t>
            </w:r>
          </w:p>
        </w:tc>
        <w:tc>
          <w:tcPr>
            <w:tcW w:w="288" w:type="dxa"/>
          </w:tcPr>
          <w:p w14:paraId="56462F31" w14:textId="77777777" w:rsidR="00F4564C" w:rsidRDefault="00F4564C" w:rsidP="00D94D36"/>
        </w:tc>
      </w:tr>
    </w:tbl>
    <w:p w14:paraId="176E1CAE" w14:textId="04611FE6" w:rsidR="00DF43CA" w:rsidRDefault="00DF43CA" w:rsidP="00DF43CA">
      <w:pPr>
        <w:pStyle w:val="Heading3"/>
      </w:pPr>
      <w:bookmarkStart w:id="1431" w:name="_Toc485884527"/>
      <w:r>
        <w:lastRenderedPageBreak/>
        <w:t>November 24 (25) / Athor 28: Martyrdom of St. Serapamon, the bishop of Nikiou</w:t>
      </w:r>
      <w:bookmarkEnd w:id="1431"/>
    </w:p>
    <w:p w14:paraId="31266C94" w14:textId="74CE43E4" w:rsidR="00F76CFB" w:rsidRPr="00F76CFB" w:rsidRDefault="00F76CFB" w:rsidP="00F76CFB">
      <w:pPr>
        <w:pStyle w:val="Heading4"/>
      </w:pPr>
      <w:bookmarkStart w:id="1432"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bookmarkStart w:id="1433" w:name="_Ref459401310"/>
      <w:r>
        <w:t>The Doxology</w:t>
      </w:r>
      <w:r w:rsidR="00B46E6E">
        <w:t xml:space="preserve"> for St. Serapamon</w:t>
      </w:r>
      <w:bookmarkEnd w:id="1432"/>
      <w:bookmarkEnd w:id="14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434"/>
            <w:r>
              <w:t>sprang forth</w:t>
            </w:r>
            <w:commentRangeEnd w:id="1434"/>
            <w:r>
              <w:rPr>
                <w:rStyle w:val="CommentReference"/>
                <w:rFonts w:ascii="Times New Roman" w:eastAsiaTheme="minorHAnsi" w:hAnsi="Times New Roman" w:cstheme="minorBidi"/>
                <w:color w:val="auto"/>
              </w:rPr>
              <w:commentReference w:id="1434"/>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r>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bookmarkStart w:id="1435" w:name="_Toc485884528"/>
      <w:r>
        <w:lastRenderedPageBreak/>
        <w:t>November 25 (26) / Athor 29: Commemoration of the Annunciation, Nativity, and Resurrection on the 29</w:t>
      </w:r>
      <w:r w:rsidRPr="00C0205C">
        <w:rPr>
          <w:vertAlign w:val="superscript"/>
        </w:rPr>
        <w:t>th</w:t>
      </w:r>
      <w:r>
        <w:t xml:space="preserve"> of Every Month</w:t>
      </w:r>
      <w:bookmarkEnd w:id="1435"/>
    </w:p>
    <w:p w14:paraId="38FF89F6" w14:textId="015B584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31C728FB" w14:textId="68050968" w:rsidR="00D94D36" w:rsidRDefault="00D94D36" w:rsidP="00D94D36">
      <w:pPr>
        <w:pStyle w:val="Heading3"/>
      </w:pPr>
      <w:bookmarkStart w:id="1436" w:name="_Toc485884529"/>
      <w:r>
        <w:t>November 25 (26) / Athor 29: St</w:t>
      </w:r>
      <w:r w:rsidR="00902554">
        <w:t>s</w:t>
      </w:r>
      <w:r>
        <w:t xml:space="preserve">. </w:t>
      </w:r>
      <w:r w:rsidR="00902554">
        <w:t xml:space="preserve">Clement of Rome and </w:t>
      </w:r>
      <w:r>
        <w:t xml:space="preserve">Peter </w:t>
      </w:r>
      <w:r w:rsidR="00902554">
        <w:t>of Alexandria</w:t>
      </w:r>
      <w:bookmarkEnd w:id="1436"/>
    </w:p>
    <w:p w14:paraId="32CE742F" w14:textId="77777777" w:rsidR="00902554" w:rsidRDefault="00902554" w:rsidP="00902554">
      <w:pPr>
        <w:pStyle w:val="Heading4"/>
      </w:pPr>
      <w:bookmarkStart w:id="1437" w:name="_Ref485709635"/>
      <w:bookmarkStart w:id="1438" w:name="_Ref472885608"/>
      <w:r>
        <w:t>The Doxology For St. Clement of Rome and St. Peter of Alexandria</w:t>
      </w:r>
      <w:r>
        <w:rPr>
          <w:rStyle w:val="FootnoteReference"/>
        </w:rPr>
        <w:footnoteReference w:id="1016"/>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902554" w14:paraId="231E77F6" w14:textId="77777777" w:rsidTr="00347E10">
        <w:trPr>
          <w:cantSplit/>
          <w:jc w:val="center"/>
        </w:trPr>
        <w:tc>
          <w:tcPr>
            <w:tcW w:w="288" w:type="dxa"/>
          </w:tcPr>
          <w:p w14:paraId="354C0192" w14:textId="77777777" w:rsidR="00902554" w:rsidRDefault="00902554" w:rsidP="00347E10">
            <w:pPr>
              <w:pStyle w:val="CopticCross"/>
            </w:pPr>
          </w:p>
        </w:tc>
        <w:tc>
          <w:tcPr>
            <w:tcW w:w="3960" w:type="dxa"/>
          </w:tcPr>
          <w:p w14:paraId="3FE5175B" w14:textId="77777777" w:rsidR="00902554" w:rsidRDefault="00902554" w:rsidP="00347E10">
            <w:pPr>
              <w:pStyle w:val="EngHang"/>
              <w:rPr>
                <w:shd w:val="clear" w:color="auto" w:fill="FFFFFF"/>
                <w:lang w:eastAsia="zh-CN"/>
              </w:rPr>
            </w:pPr>
            <w:r>
              <w:rPr>
                <w:shd w:val="clear" w:color="auto" w:fill="FFFFFF"/>
                <w:lang w:eastAsia="zh-CN"/>
              </w:rPr>
              <w:t>O God of our Fathers,</w:t>
            </w:r>
          </w:p>
          <w:p w14:paraId="52BDC551" w14:textId="77777777" w:rsidR="00902554" w:rsidRDefault="00902554" w:rsidP="00347E10">
            <w:pPr>
              <w:pStyle w:val="EngHang"/>
              <w:rPr>
                <w:shd w:val="clear" w:color="auto" w:fill="FFFFFF"/>
                <w:lang w:eastAsia="zh-CN"/>
              </w:rPr>
            </w:pPr>
            <w:r>
              <w:rPr>
                <w:shd w:val="clear" w:color="auto" w:fill="FFFFFF"/>
                <w:lang w:eastAsia="zh-CN"/>
              </w:rPr>
              <w:t>Deal with us</w:t>
            </w:r>
          </w:p>
          <w:p w14:paraId="5547844C" w14:textId="77777777" w:rsidR="00902554" w:rsidRDefault="00902554" w:rsidP="00347E10">
            <w:pPr>
              <w:pStyle w:val="EngHang"/>
              <w:rPr>
                <w:shd w:val="clear" w:color="auto" w:fill="FFFFFF"/>
                <w:lang w:eastAsia="zh-CN"/>
              </w:rPr>
            </w:pPr>
            <w:r>
              <w:rPr>
                <w:shd w:val="clear" w:color="auto" w:fill="FFFFFF"/>
                <w:lang w:eastAsia="zh-CN"/>
              </w:rPr>
              <w:t>in kindness;</w:t>
            </w:r>
          </w:p>
          <w:p w14:paraId="33AB4994" w14:textId="77777777" w:rsidR="00902554" w:rsidRPr="00F4564C" w:rsidRDefault="00902554" w:rsidP="00347E10">
            <w:pPr>
              <w:pStyle w:val="EngHangEnd"/>
              <w:ind w:left="0" w:firstLine="0"/>
              <w:rPr>
                <w:lang w:eastAsia="zh-CN"/>
              </w:rPr>
            </w:pPr>
            <w:r>
              <w:rPr>
                <w:lang w:eastAsia="zh-CN"/>
              </w:rPr>
              <w:t>Do not take Your mercy from us,</w:t>
            </w:r>
          </w:p>
        </w:tc>
        <w:tc>
          <w:tcPr>
            <w:tcW w:w="288" w:type="dxa"/>
          </w:tcPr>
          <w:p w14:paraId="4D3270CE" w14:textId="77777777" w:rsidR="00902554" w:rsidRDefault="00902554" w:rsidP="00347E10"/>
        </w:tc>
      </w:tr>
      <w:tr w:rsidR="00902554" w14:paraId="79BFB2B9" w14:textId="77777777" w:rsidTr="00347E10">
        <w:trPr>
          <w:cantSplit/>
          <w:jc w:val="center"/>
        </w:trPr>
        <w:tc>
          <w:tcPr>
            <w:tcW w:w="288" w:type="dxa"/>
          </w:tcPr>
          <w:p w14:paraId="62ECEC23" w14:textId="77777777" w:rsidR="00902554" w:rsidRDefault="00902554" w:rsidP="00347E10">
            <w:pPr>
              <w:pStyle w:val="CopticCross"/>
            </w:pPr>
            <w:r w:rsidRPr="00FB5ACB">
              <w:t>¿</w:t>
            </w:r>
          </w:p>
        </w:tc>
        <w:tc>
          <w:tcPr>
            <w:tcW w:w="3960" w:type="dxa"/>
          </w:tcPr>
          <w:p w14:paraId="362BD767" w14:textId="77777777" w:rsidR="00902554" w:rsidRDefault="00902554" w:rsidP="00347E10">
            <w:pPr>
              <w:pStyle w:val="EngHang"/>
              <w:rPr>
                <w:lang w:eastAsia="zh-CN"/>
              </w:rPr>
            </w:pPr>
            <w:r>
              <w:rPr>
                <w:shd w:val="clear" w:color="auto" w:fill="FFFFFF"/>
                <w:lang w:eastAsia="zh-CN"/>
              </w:rPr>
              <w:t>But guide our lives in peace</w:t>
            </w:r>
          </w:p>
          <w:p w14:paraId="4AF35858" w14:textId="77777777" w:rsidR="00902554" w:rsidRDefault="00902554" w:rsidP="00347E10">
            <w:pPr>
              <w:pStyle w:val="EngHang"/>
              <w:rPr>
                <w:shd w:val="clear" w:color="auto" w:fill="FFFFFF"/>
                <w:lang w:eastAsia="zh-CN"/>
              </w:rPr>
            </w:pPr>
            <w:r>
              <w:rPr>
                <w:shd w:val="clear" w:color="auto" w:fill="FFFFFF"/>
                <w:lang w:eastAsia="zh-CN"/>
              </w:rPr>
              <w:t>Through the prayers</w:t>
            </w:r>
          </w:p>
          <w:p w14:paraId="7490FE35" w14:textId="77777777" w:rsidR="00902554" w:rsidRDefault="00902554" w:rsidP="00347E10">
            <w:pPr>
              <w:pStyle w:val="EngHang"/>
              <w:rPr>
                <w:shd w:val="clear" w:color="auto" w:fill="FFFFFF"/>
                <w:lang w:eastAsia="zh-CN"/>
              </w:rPr>
            </w:pPr>
            <w:r>
              <w:rPr>
                <w:shd w:val="clear" w:color="auto" w:fill="FFFFFF"/>
                <w:lang w:eastAsia="zh-CN"/>
              </w:rPr>
              <w:t>of the hierarchs,</w:t>
            </w:r>
          </w:p>
          <w:p w14:paraId="79753A13" w14:textId="77777777" w:rsidR="00902554" w:rsidRPr="002A29E0" w:rsidRDefault="00902554" w:rsidP="00347E10">
            <w:pPr>
              <w:pStyle w:val="EngHangEnd"/>
              <w:rPr>
                <w:rFonts w:ascii="Times New Roman" w:hAnsi="Times New Roman"/>
                <w:lang w:eastAsia="zh-CN"/>
              </w:rPr>
            </w:pPr>
            <w:r>
              <w:rPr>
                <w:shd w:val="clear" w:color="auto" w:fill="FFFFFF"/>
                <w:lang w:eastAsia="zh-CN"/>
              </w:rPr>
              <w:t>Clement and Peter</w:t>
            </w:r>
            <w:r w:rsidRPr="002A29E0">
              <w:rPr>
                <w:shd w:val="clear" w:color="auto" w:fill="FFFFFF"/>
                <w:lang w:eastAsia="zh-CN"/>
              </w:rPr>
              <w:t>.</w:t>
            </w:r>
          </w:p>
        </w:tc>
        <w:tc>
          <w:tcPr>
            <w:tcW w:w="288" w:type="dxa"/>
          </w:tcPr>
          <w:p w14:paraId="2141F0CD" w14:textId="77777777" w:rsidR="00902554" w:rsidRDefault="00902554" w:rsidP="00347E10"/>
        </w:tc>
      </w:tr>
      <w:tr w:rsidR="00902554" w14:paraId="164A7442" w14:textId="77777777" w:rsidTr="00347E10">
        <w:trPr>
          <w:cantSplit/>
          <w:jc w:val="center"/>
        </w:trPr>
        <w:tc>
          <w:tcPr>
            <w:tcW w:w="288" w:type="dxa"/>
          </w:tcPr>
          <w:p w14:paraId="4A3863A2" w14:textId="77777777" w:rsidR="00902554" w:rsidRDefault="00902554" w:rsidP="00347E10">
            <w:pPr>
              <w:pStyle w:val="CopticCross"/>
            </w:pPr>
          </w:p>
        </w:tc>
        <w:tc>
          <w:tcPr>
            <w:tcW w:w="3960" w:type="dxa"/>
          </w:tcPr>
          <w:p w14:paraId="70532493" w14:textId="77777777" w:rsidR="00902554" w:rsidRDefault="00902554" w:rsidP="00347E10">
            <w:pPr>
              <w:pStyle w:val="EngHang"/>
              <w:rPr>
                <w:shd w:val="clear" w:color="auto" w:fill="FFFFFF"/>
                <w:lang w:eastAsia="zh-CN"/>
              </w:rPr>
            </w:pPr>
            <w:r>
              <w:rPr>
                <w:shd w:val="clear" w:color="auto" w:fill="FFFFFF"/>
                <w:lang w:eastAsia="zh-CN"/>
              </w:rPr>
              <w:t>Today you have manifested</w:t>
            </w:r>
          </w:p>
          <w:p w14:paraId="40AF1CBB" w14:textId="77777777" w:rsidR="00902554" w:rsidRDefault="00902554" w:rsidP="00347E10">
            <w:pPr>
              <w:pStyle w:val="EngHang"/>
              <w:rPr>
                <w:shd w:val="clear" w:color="auto" w:fill="FFFFFF"/>
                <w:lang w:eastAsia="zh-CN"/>
              </w:rPr>
            </w:pPr>
            <w:r>
              <w:rPr>
                <w:shd w:val="clear" w:color="auto" w:fill="FFFFFF"/>
                <w:lang w:eastAsia="zh-CN"/>
              </w:rPr>
              <w:t>Unshakable and holy</w:t>
            </w:r>
          </w:p>
          <w:p w14:paraId="18EDF931" w14:textId="77777777" w:rsidR="00902554" w:rsidRDefault="00902554" w:rsidP="00347E10">
            <w:pPr>
              <w:pStyle w:val="EngHang"/>
              <w:rPr>
                <w:lang w:eastAsia="zh-CN"/>
              </w:rPr>
            </w:pPr>
            <w:r>
              <w:rPr>
                <w:shd w:val="clear" w:color="auto" w:fill="FFFFFF"/>
                <w:lang w:eastAsia="zh-CN"/>
              </w:rPr>
              <w:t>Strongholds of the Church,</w:t>
            </w:r>
          </w:p>
          <w:p w14:paraId="7C7D9CAC" w14:textId="77777777" w:rsidR="00902554" w:rsidRPr="002A29E0" w:rsidRDefault="00902554" w:rsidP="00347E10">
            <w:pPr>
              <w:pStyle w:val="EngHangEnd"/>
              <w:rPr>
                <w:rFonts w:ascii="Times New Roman" w:hAnsi="Times New Roman"/>
                <w:lang w:eastAsia="zh-CN"/>
              </w:rPr>
            </w:pPr>
            <w:r>
              <w:rPr>
                <w:shd w:val="clear" w:color="auto" w:fill="FFFFFF"/>
                <w:lang w:eastAsia="zh-CN"/>
              </w:rPr>
              <w:t>St. Clement and St. Peter</w:t>
            </w:r>
            <w:r w:rsidRPr="002A29E0">
              <w:rPr>
                <w:shd w:val="clear" w:color="auto" w:fill="FFFFFF"/>
                <w:lang w:eastAsia="zh-CN"/>
              </w:rPr>
              <w:t>.</w:t>
            </w:r>
          </w:p>
        </w:tc>
        <w:tc>
          <w:tcPr>
            <w:tcW w:w="288" w:type="dxa"/>
          </w:tcPr>
          <w:p w14:paraId="79F06472" w14:textId="77777777" w:rsidR="00902554" w:rsidRDefault="00902554" w:rsidP="00347E10"/>
        </w:tc>
      </w:tr>
      <w:tr w:rsidR="00902554" w14:paraId="5F69449A" w14:textId="77777777" w:rsidTr="00347E10">
        <w:trPr>
          <w:cantSplit/>
          <w:jc w:val="center"/>
        </w:trPr>
        <w:tc>
          <w:tcPr>
            <w:tcW w:w="288" w:type="dxa"/>
          </w:tcPr>
          <w:p w14:paraId="415AD1C8" w14:textId="77777777" w:rsidR="00902554" w:rsidRDefault="00902554" w:rsidP="00347E10">
            <w:pPr>
              <w:pStyle w:val="CopticCross"/>
            </w:pPr>
            <w:r w:rsidRPr="00FB5ACB">
              <w:t>¿</w:t>
            </w:r>
          </w:p>
        </w:tc>
        <w:tc>
          <w:tcPr>
            <w:tcW w:w="3960" w:type="dxa"/>
          </w:tcPr>
          <w:p w14:paraId="542EBC46" w14:textId="77777777" w:rsidR="00902554" w:rsidRDefault="00902554" w:rsidP="00347E10">
            <w:pPr>
              <w:pStyle w:val="EngHang"/>
              <w:rPr>
                <w:shd w:val="clear" w:color="auto" w:fill="FFFFFF"/>
                <w:lang w:eastAsia="zh-CN"/>
              </w:rPr>
            </w:pPr>
            <w:r>
              <w:rPr>
                <w:shd w:val="clear" w:color="auto" w:fill="FFFFFF"/>
                <w:lang w:eastAsia="zh-CN"/>
              </w:rPr>
              <w:t>Keep us through the</w:t>
            </w:r>
          </w:p>
          <w:p w14:paraId="1FF9A25F" w14:textId="77777777" w:rsidR="00902554" w:rsidRDefault="00902554" w:rsidP="00347E10">
            <w:pPr>
              <w:pStyle w:val="EngHang"/>
              <w:rPr>
                <w:shd w:val="clear" w:color="auto" w:fill="FFFFFF"/>
                <w:lang w:eastAsia="zh-CN"/>
              </w:rPr>
            </w:pPr>
            <w:r>
              <w:rPr>
                <w:shd w:val="clear" w:color="auto" w:fill="FFFFFF"/>
                <w:lang w:eastAsia="zh-CN"/>
              </w:rPr>
              <w:t>Intercessions of</w:t>
            </w:r>
          </w:p>
          <w:p w14:paraId="46D6E14A" w14:textId="77777777" w:rsidR="00902554" w:rsidRDefault="00902554" w:rsidP="00347E10">
            <w:pPr>
              <w:pStyle w:val="EngHang"/>
              <w:rPr>
                <w:lang w:eastAsia="zh-CN"/>
              </w:rPr>
            </w:pPr>
            <w:r>
              <w:rPr>
                <w:shd w:val="clear" w:color="auto" w:fill="FFFFFF"/>
                <w:lang w:eastAsia="zh-CN"/>
              </w:rPr>
              <w:t>These inspired models of</w:t>
            </w:r>
          </w:p>
          <w:p w14:paraId="3C8DB85D" w14:textId="77777777" w:rsidR="00902554" w:rsidRPr="002A29E0" w:rsidRDefault="00902554" w:rsidP="00347E10">
            <w:pPr>
              <w:pStyle w:val="EngHangEnd"/>
              <w:rPr>
                <w:rFonts w:ascii="Times New Roman" w:hAnsi="Times New Roman"/>
                <w:lang w:eastAsia="zh-CN"/>
              </w:rPr>
            </w:pPr>
            <w:r>
              <w:rPr>
                <w:shd w:val="clear" w:color="auto" w:fill="FFFFFF"/>
                <w:lang w:eastAsia="zh-CN"/>
              </w:rPr>
              <w:t>True fiath and devotion.</w:t>
            </w:r>
          </w:p>
        </w:tc>
        <w:tc>
          <w:tcPr>
            <w:tcW w:w="288" w:type="dxa"/>
          </w:tcPr>
          <w:p w14:paraId="23E69184" w14:textId="77777777" w:rsidR="00902554" w:rsidRDefault="00902554" w:rsidP="00347E10"/>
        </w:tc>
      </w:tr>
      <w:tr w:rsidR="00902554" w14:paraId="35106B84" w14:textId="77777777" w:rsidTr="00347E10">
        <w:trPr>
          <w:cantSplit/>
          <w:jc w:val="center"/>
        </w:trPr>
        <w:tc>
          <w:tcPr>
            <w:tcW w:w="288" w:type="dxa"/>
          </w:tcPr>
          <w:p w14:paraId="6479A501" w14:textId="77777777" w:rsidR="00902554" w:rsidRDefault="00902554" w:rsidP="00347E10">
            <w:pPr>
              <w:pStyle w:val="CopticCross"/>
            </w:pPr>
          </w:p>
        </w:tc>
        <w:tc>
          <w:tcPr>
            <w:tcW w:w="3960" w:type="dxa"/>
          </w:tcPr>
          <w:p w14:paraId="29BC0822" w14:textId="77777777" w:rsidR="00902554" w:rsidRDefault="00902554" w:rsidP="00347E10">
            <w:pPr>
              <w:pStyle w:val="EngHang"/>
              <w:rPr>
                <w:shd w:val="clear" w:color="auto" w:fill="FFFFFF"/>
                <w:lang w:eastAsia="zh-CN"/>
              </w:rPr>
            </w:pPr>
            <w:r>
              <w:rPr>
                <w:shd w:val="clear" w:color="auto" w:fill="FFFFFF"/>
                <w:lang w:eastAsia="zh-CN"/>
              </w:rPr>
              <w:t>Pray to the Lord on our behalf,</w:t>
            </w:r>
          </w:p>
          <w:p w14:paraId="2D90C1FD" w14:textId="77777777" w:rsidR="00902554" w:rsidRDefault="00902554" w:rsidP="00347E10">
            <w:pPr>
              <w:pStyle w:val="EngHang"/>
              <w:rPr>
                <w:shd w:val="clear" w:color="auto" w:fill="FFFFFF"/>
                <w:lang w:eastAsia="zh-CN"/>
              </w:rPr>
            </w:pPr>
            <w:r>
              <w:rPr>
                <w:shd w:val="clear" w:color="auto" w:fill="FFFFFF"/>
                <w:lang w:eastAsia="zh-CN"/>
              </w:rPr>
              <w:t>O our saintly Apostolic fathers,</w:t>
            </w:r>
          </w:p>
          <w:p w14:paraId="256EE53F" w14:textId="77777777" w:rsidR="00902554" w:rsidRDefault="00902554" w:rsidP="00347E10">
            <w:pPr>
              <w:pStyle w:val="EngHang"/>
              <w:rPr>
                <w:lang w:eastAsia="zh-CN"/>
              </w:rPr>
            </w:pPr>
            <w:r>
              <w:rPr>
                <w:shd w:val="clear" w:color="auto" w:fill="FFFFFF"/>
                <w:lang w:eastAsia="zh-CN"/>
              </w:rPr>
              <w:t>St. Clement and St. Peter,</w:t>
            </w:r>
          </w:p>
          <w:p w14:paraId="2A5D6FAA" w14:textId="77777777" w:rsidR="00902554" w:rsidRPr="002A29E0" w:rsidRDefault="00902554"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5D919510" w14:textId="77777777" w:rsidR="00902554" w:rsidRDefault="00902554" w:rsidP="00347E10"/>
        </w:tc>
      </w:tr>
    </w:tbl>
    <w:p w14:paraId="63FA6EB8" w14:textId="1D5C4582" w:rsidR="00D94D36" w:rsidRDefault="00D94D36" w:rsidP="00D94D36">
      <w:pPr>
        <w:pStyle w:val="Heading4"/>
      </w:pPr>
      <w:bookmarkStart w:id="1439" w:name="_Ref485710264"/>
      <w:r>
        <w:t>The Doxology for St. Peter</w:t>
      </w:r>
      <w:r w:rsidR="00902554">
        <w:t xml:space="preserve"> of Alexandria,</w:t>
      </w:r>
      <w:r>
        <w:t xml:space="preserve"> the Seal of the Martyrs</w:t>
      </w:r>
      <w:bookmarkEnd w:id="1438"/>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94D36" w14:paraId="67D3C6E0" w14:textId="77777777" w:rsidTr="00D94D36">
        <w:trPr>
          <w:cantSplit/>
          <w:jc w:val="center"/>
        </w:trPr>
        <w:tc>
          <w:tcPr>
            <w:tcW w:w="288" w:type="dxa"/>
          </w:tcPr>
          <w:p w14:paraId="19766CBA" w14:textId="77777777" w:rsidR="00D94D36" w:rsidRDefault="00D94D36" w:rsidP="00D94D36">
            <w:pPr>
              <w:pStyle w:val="CopticCross"/>
            </w:pPr>
          </w:p>
        </w:tc>
        <w:tc>
          <w:tcPr>
            <w:tcW w:w="3960" w:type="dxa"/>
          </w:tcPr>
          <w:p w14:paraId="27042EED" w14:textId="77777777" w:rsidR="00D94D36" w:rsidRDefault="00D94D36" w:rsidP="00350773">
            <w:pPr>
              <w:pStyle w:val="EngHang"/>
            </w:pPr>
            <w:r>
              <w:t>Abba Peter, the holy martyr,</w:t>
            </w:r>
          </w:p>
          <w:p w14:paraId="4A9C829E" w14:textId="77777777" w:rsidR="00D94D36" w:rsidRDefault="00D94D36" w:rsidP="00350773">
            <w:pPr>
              <w:pStyle w:val="EngHang"/>
            </w:pPr>
            <w:r>
              <w:t>And the Archbishop,</w:t>
            </w:r>
          </w:p>
          <w:p w14:paraId="033567D8" w14:textId="39BA9FC2" w:rsidR="00D94D36" w:rsidRDefault="00D94D36" w:rsidP="00350773">
            <w:pPr>
              <w:pStyle w:val="EngHang"/>
            </w:pPr>
            <w:r>
              <w:t>Gave his own soul up to death</w:t>
            </w:r>
          </w:p>
          <w:p w14:paraId="1942E3F6" w14:textId="75402AE6" w:rsidR="00D94D36" w:rsidRDefault="00D94D36" w:rsidP="00350773">
            <w:pPr>
              <w:pStyle w:val="EngHangEnd"/>
            </w:pPr>
            <w:r>
              <w:t>Rather than his people</w:t>
            </w:r>
          </w:p>
        </w:tc>
        <w:tc>
          <w:tcPr>
            <w:tcW w:w="288" w:type="dxa"/>
          </w:tcPr>
          <w:p w14:paraId="3630243E" w14:textId="77777777" w:rsidR="00D94D36" w:rsidRDefault="00D94D36" w:rsidP="00D94D36"/>
        </w:tc>
        <w:tc>
          <w:tcPr>
            <w:tcW w:w="288" w:type="dxa"/>
          </w:tcPr>
          <w:p w14:paraId="6FEB2A20" w14:textId="77777777" w:rsidR="00D94D36" w:rsidRDefault="00D94D36" w:rsidP="00D94D36">
            <w:pPr>
              <w:pStyle w:val="CopticCross"/>
            </w:pPr>
          </w:p>
        </w:tc>
        <w:tc>
          <w:tcPr>
            <w:tcW w:w="3960" w:type="dxa"/>
          </w:tcPr>
          <w:p w14:paraId="6BD210C3" w14:textId="4A3FB906" w:rsidR="00D94D36" w:rsidRDefault="00D95D54" w:rsidP="00D95D54">
            <w:pPr>
              <w:pStyle w:val="CopticVersemulti-line"/>
            </w:pPr>
            <w:r>
              <w:t>Ⲁⲃⲃⲁ Ⲡⲉⲧⲣⲟⲥ ⲓⲉⲣⲟⲩⲙⲁⲣⲧⲩⲣⲟⲥ:</w:t>
            </w:r>
          </w:p>
          <w:p w14:paraId="0E2C2243" w14:textId="77777777" w:rsidR="00D95D54" w:rsidRDefault="00D95D54" w:rsidP="00D95D54">
            <w:pPr>
              <w:pStyle w:val="CopticVersemulti-line"/>
            </w:pPr>
            <w:r>
              <w:t>ⲟⲩⲟϩ ⲛ̀ⲁⲣⲭⲓⲉ̀ⲣⲓⲥⲧⲟⲡⲟⲥ:</w:t>
            </w:r>
          </w:p>
          <w:p w14:paraId="3C8F3406" w14:textId="77777777" w:rsidR="00D95D54" w:rsidRDefault="00D95D54" w:rsidP="00D95D54">
            <w:pPr>
              <w:pStyle w:val="CopticVersemulti-line"/>
            </w:pPr>
            <w:r>
              <w:t>ⲁϥϯ ⲛ̀ⲧⲉϥⲯⲩⲭⲏ ⲉ̀ⲫ̀ⲙⲟⲩ:</w:t>
            </w:r>
          </w:p>
          <w:p w14:paraId="29CAE584" w14:textId="3DA39D6C" w:rsidR="00D95D54" w:rsidRDefault="00D95D54" w:rsidP="00D94D36">
            <w:pPr>
              <w:pStyle w:val="CopticHangingVerse"/>
            </w:pPr>
            <w:r>
              <w:t>ⲛ̀ⲧ̀ϣⲉⲃⲓⲟ ⲙ̀ⲡⲉ ⲫⲗⲁⲟⲥ.</w:t>
            </w:r>
          </w:p>
        </w:tc>
      </w:tr>
      <w:tr w:rsidR="00D94D36" w14:paraId="7C6ABD63" w14:textId="77777777" w:rsidTr="00D94D36">
        <w:trPr>
          <w:cantSplit/>
          <w:jc w:val="center"/>
        </w:trPr>
        <w:tc>
          <w:tcPr>
            <w:tcW w:w="288" w:type="dxa"/>
          </w:tcPr>
          <w:p w14:paraId="42817BFB" w14:textId="32DD778D" w:rsidR="00D94D36" w:rsidRDefault="00D94D36" w:rsidP="00D94D36">
            <w:pPr>
              <w:pStyle w:val="CopticCross"/>
            </w:pPr>
            <w:r w:rsidRPr="00FB5ACB">
              <w:t>¿</w:t>
            </w:r>
          </w:p>
        </w:tc>
        <w:tc>
          <w:tcPr>
            <w:tcW w:w="3960" w:type="dxa"/>
          </w:tcPr>
          <w:p w14:paraId="7BE04B78" w14:textId="77777777" w:rsidR="00D94D36" w:rsidRDefault="00D94D36" w:rsidP="00350773">
            <w:pPr>
              <w:pStyle w:val="EngHang"/>
            </w:pPr>
            <w:r>
              <w:t>O archpriest,</w:t>
            </w:r>
          </w:p>
          <w:p w14:paraId="478FA606" w14:textId="5FAF6444" w:rsidR="00D94D36" w:rsidRDefault="00D94D36" w:rsidP="00350773">
            <w:pPr>
              <w:pStyle w:val="EngHang"/>
            </w:pPr>
            <w:r>
              <w:t>O preacher of the Holy Trinity,</w:t>
            </w:r>
          </w:p>
          <w:p w14:paraId="38ECC07C" w14:textId="77777777" w:rsidR="00D94D36" w:rsidRDefault="00D94D36" w:rsidP="00350773">
            <w:pPr>
              <w:pStyle w:val="EngHang"/>
            </w:pPr>
            <w:r>
              <w:t>You confirmed the Orthodox,</w:t>
            </w:r>
          </w:p>
          <w:p w14:paraId="64BC80AF" w14:textId="558B101C" w:rsidR="00D94D36" w:rsidRDefault="00D94D36" w:rsidP="00350773">
            <w:pPr>
              <w:pStyle w:val="EngHangEnd"/>
            </w:pPr>
            <w:r>
              <w:t>O partaker in the mystery of the Holies.</w:t>
            </w:r>
          </w:p>
        </w:tc>
        <w:tc>
          <w:tcPr>
            <w:tcW w:w="288" w:type="dxa"/>
          </w:tcPr>
          <w:p w14:paraId="2EA19F67" w14:textId="77777777" w:rsidR="00D94D36" w:rsidRDefault="00D94D36" w:rsidP="00D94D36"/>
        </w:tc>
        <w:tc>
          <w:tcPr>
            <w:tcW w:w="288" w:type="dxa"/>
          </w:tcPr>
          <w:p w14:paraId="096D067E" w14:textId="77777777" w:rsidR="00D94D36" w:rsidRDefault="00D94D36" w:rsidP="00D94D36">
            <w:pPr>
              <w:pStyle w:val="CopticCross"/>
            </w:pPr>
            <w:r w:rsidRPr="00FB5ACB">
              <w:t>¿</w:t>
            </w:r>
          </w:p>
        </w:tc>
        <w:tc>
          <w:tcPr>
            <w:tcW w:w="3960" w:type="dxa"/>
          </w:tcPr>
          <w:p w14:paraId="7DEDA2D8" w14:textId="77777777" w:rsidR="00D94D36" w:rsidRDefault="00D95D54" w:rsidP="00D95D54">
            <w:pPr>
              <w:pStyle w:val="CopticVersemulti-line"/>
            </w:pPr>
            <w:r>
              <w:t>Ⲱ ⲡⲓ ⲁⲣⲭⲓⲉ̀ⲣⲉⲩⲥ ⲛ̀ⲣⲉϥϩⲓⲱⲓϣ:</w:t>
            </w:r>
          </w:p>
          <w:p w14:paraId="576AEF27" w14:textId="77777777" w:rsidR="00D95D54" w:rsidRDefault="00D95D54" w:rsidP="00D95D54">
            <w:pPr>
              <w:pStyle w:val="CopticVersemulti-line"/>
            </w:pPr>
            <w:r>
              <w:t>ⲛ̀ϯⲧ̀ⲣⲓⲁⲥ ⲉⲑⲟⲩⲁⲃ:</w:t>
            </w:r>
          </w:p>
          <w:p w14:paraId="473E8762" w14:textId="77777777" w:rsidR="00D95D54" w:rsidRDefault="00D95D54" w:rsidP="00D95D54">
            <w:pPr>
              <w:pStyle w:val="CopticVersemulti-line"/>
            </w:pPr>
            <w:r>
              <w:t>ⲡ̀ⲧⲁϫⲣⲟ ⲛ̀ⲓⲟⲣⲑⲟⲇⲟⲝⲟⲥ:</w:t>
            </w:r>
          </w:p>
          <w:p w14:paraId="0D29172C" w14:textId="34872C70" w:rsidR="00D95D54" w:rsidRDefault="00D95D54" w:rsidP="00D94D36">
            <w:pPr>
              <w:pStyle w:val="CopticHangingVerse"/>
            </w:pPr>
            <w:r>
              <w:t>ⲡⲓϣ̀ⲫⲏⲣ ⲛ̀ϣⲉⲙϣⲓ ⲛ̀ⲧⲉ ⲛⲏⲉⲑⲟⲩⲁⲃ.</w:t>
            </w:r>
          </w:p>
        </w:tc>
      </w:tr>
      <w:tr w:rsidR="00D94D36" w14:paraId="103B0C43" w14:textId="77777777" w:rsidTr="00350773">
        <w:trPr>
          <w:cantSplit/>
          <w:trHeight w:val="1407"/>
          <w:jc w:val="center"/>
        </w:trPr>
        <w:tc>
          <w:tcPr>
            <w:tcW w:w="288" w:type="dxa"/>
          </w:tcPr>
          <w:p w14:paraId="25F066F8" w14:textId="6DA13434" w:rsidR="00D94D36" w:rsidRDefault="00D94D36" w:rsidP="00D94D36">
            <w:pPr>
              <w:pStyle w:val="CopticCross"/>
            </w:pPr>
          </w:p>
        </w:tc>
        <w:tc>
          <w:tcPr>
            <w:tcW w:w="3960" w:type="dxa"/>
          </w:tcPr>
          <w:p w14:paraId="66A6740B" w14:textId="77777777" w:rsidR="00D94D36" w:rsidRDefault="00D94D36" w:rsidP="00350773">
            <w:pPr>
              <w:pStyle w:val="EngHang"/>
            </w:pPr>
            <w:r>
              <w:t>O blessed Abba Peter,</w:t>
            </w:r>
          </w:p>
          <w:p w14:paraId="23E71DA2" w14:textId="77777777" w:rsidR="00D94D36" w:rsidRDefault="00D94D36" w:rsidP="00350773">
            <w:pPr>
              <w:pStyle w:val="EngHang"/>
            </w:pPr>
            <w:r>
              <w:t>O holy gift of God,</w:t>
            </w:r>
          </w:p>
          <w:p w14:paraId="164A54E0" w14:textId="77777777" w:rsidR="00D94D36" w:rsidRDefault="00D94D36" w:rsidP="00350773">
            <w:pPr>
              <w:pStyle w:val="EngHang"/>
            </w:pPr>
            <w:r>
              <w:t>O teacher of</w:t>
            </w:r>
          </w:p>
          <w:p w14:paraId="02C6B19F" w14:textId="6981D62E" w:rsidR="00D94D36" w:rsidRDefault="00D94D36" w:rsidP="00350773">
            <w:pPr>
              <w:pStyle w:val="EngHangEnd"/>
            </w:pPr>
            <w:r>
              <w:t>The rational sheep of Christl</w:t>
            </w:r>
          </w:p>
        </w:tc>
        <w:tc>
          <w:tcPr>
            <w:tcW w:w="288" w:type="dxa"/>
          </w:tcPr>
          <w:p w14:paraId="1B98D909" w14:textId="77777777" w:rsidR="00D94D36" w:rsidRDefault="00D94D36" w:rsidP="00D94D36"/>
        </w:tc>
        <w:tc>
          <w:tcPr>
            <w:tcW w:w="288" w:type="dxa"/>
          </w:tcPr>
          <w:p w14:paraId="51CAF18F" w14:textId="77777777" w:rsidR="00D94D36" w:rsidRDefault="00D94D36" w:rsidP="00D94D36">
            <w:pPr>
              <w:pStyle w:val="CopticCross"/>
            </w:pPr>
          </w:p>
        </w:tc>
        <w:tc>
          <w:tcPr>
            <w:tcW w:w="3960" w:type="dxa"/>
          </w:tcPr>
          <w:p w14:paraId="490AA76C" w14:textId="77777777" w:rsidR="00D94D36" w:rsidRDefault="00D95D54" w:rsidP="00D95D54">
            <w:pPr>
              <w:pStyle w:val="CopticVersemulti-line"/>
            </w:pPr>
            <w:r>
              <w:t>Ⲁⲃⲃⲁ Ⲡⲉⲧⲣⲟⲥ ⲡⲓⲙⲁⲕⲁⲣⲓⲟⲥ:</w:t>
            </w:r>
          </w:p>
          <w:p w14:paraId="227C4575" w14:textId="77777777" w:rsidR="00D95D54" w:rsidRDefault="00D95D54" w:rsidP="00D95D54">
            <w:pPr>
              <w:pStyle w:val="CopticVersemulti-line"/>
            </w:pPr>
            <w:r>
              <w:t>ⲡⲓⲇⲟⲣⲟⲛ ⲉⲑⲟⲩⲁⲃ ⲛ̀ⲧⲉ Ⲫⲛⲟⲩϯ:</w:t>
            </w:r>
          </w:p>
          <w:p w14:paraId="6CB0DC41" w14:textId="77777777" w:rsidR="00D95D54" w:rsidRDefault="00D95D54" w:rsidP="00D95D54">
            <w:pPr>
              <w:pStyle w:val="CopticVersemulti-line"/>
            </w:pPr>
            <w:r>
              <w:t>ⲡⲓⲣⲉϥϯⲥ̀ⲃⲱ ⲛ̀ⲧⲉ ⲡⲓⲟ̀ϩⲓ:</w:t>
            </w:r>
          </w:p>
          <w:p w14:paraId="7243059B" w14:textId="63C662F1" w:rsidR="00D95D54" w:rsidRDefault="00D95D54" w:rsidP="00D94D36">
            <w:pPr>
              <w:pStyle w:val="CopticHangingVerse"/>
            </w:pPr>
            <w:r>
              <w:t>ⲛ̀ⲗⲟⲅⲓⲕⲟⲛ ⲛ̀ⲧⲉ Ⲡⲓⲭ̀ⲣⲓⲥⲧⲟⲥ.</w:t>
            </w:r>
          </w:p>
        </w:tc>
      </w:tr>
      <w:tr w:rsidR="00D94D36" w14:paraId="19656AC3" w14:textId="77777777" w:rsidTr="00D94D36">
        <w:trPr>
          <w:cantSplit/>
          <w:jc w:val="center"/>
        </w:trPr>
        <w:tc>
          <w:tcPr>
            <w:tcW w:w="288" w:type="dxa"/>
          </w:tcPr>
          <w:p w14:paraId="4452310B" w14:textId="3CA6E3E6" w:rsidR="00D94D36" w:rsidRDefault="00D94D36" w:rsidP="00D94D36">
            <w:pPr>
              <w:pStyle w:val="CopticCross"/>
            </w:pPr>
            <w:r w:rsidRPr="00FB5ACB">
              <w:t>¿</w:t>
            </w:r>
          </w:p>
        </w:tc>
        <w:tc>
          <w:tcPr>
            <w:tcW w:w="3960" w:type="dxa"/>
          </w:tcPr>
          <w:p w14:paraId="35028491" w14:textId="77777777" w:rsidR="00D94D36" w:rsidRDefault="00D94D36" w:rsidP="00350773">
            <w:pPr>
              <w:pStyle w:val="EngHang"/>
            </w:pPr>
            <w:r>
              <w:t>You resembled our Saviour,</w:t>
            </w:r>
          </w:p>
          <w:p w14:paraId="105DB2E3" w14:textId="77777777" w:rsidR="00D94D36" w:rsidRDefault="00D94D36" w:rsidP="00350773">
            <w:pPr>
              <w:pStyle w:val="EngHang"/>
            </w:pPr>
            <w:r>
              <w:t>O great archpriest,</w:t>
            </w:r>
          </w:p>
          <w:p w14:paraId="3CD2BD4B" w14:textId="77777777" w:rsidR="00D94D36" w:rsidRDefault="00D94D36" w:rsidP="00350773">
            <w:pPr>
              <w:pStyle w:val="EngHang"/>
            </w:pPr>
            <w:r>
              <w:t>In performing good works</w:t>
            </w:r>
          </w:p>
          <w:p w14:paraId="312345DE" w14:textId="6136D248" w:rsidR="00D94D36" w:rsidRDefault="00D94D36" w:rsidP="00350773">
            <w:pPr>
              <w:pStyle w:val="EngHangEnd"/>
            </w:pPr>
            <w:r>
              <w:t>For your people and all mankind.</w:t>
            </w:r>
          </w:p>
        </w:tc>
        <w:tc>
          <w:tcPr>
            <w:tcW w:w="288" w:type="dxa"/>
          </w:tcPr>
          <w:p w14:paraId="313C1C3B" w14:textId="77777777" w:rsidR="00D94D36" w:rsidRDefault="00D94D36" w:rsidP="00D94D36"/>
        </w:tc>
        <w:tc>
          <w:tcPr>
            <w:tcW w:w="288" w:type="dxa"/>
          </w:tcPr>
          <w:p w14:paraId="6A13E151" w14:textId="77777777" w:rsidR="00D94D36" w:rsidRDefault="00D94D36" w:rsidP="00D94D36">
            <w:pPr>
              <w:pStyle w:val="CopticCross"/>
            </w:pPr>
            <w:r w:rsidRPr="00FB5ACB">
              <w:t>¿</w:t>
            </w:r>
          </w:p>
        </w:tc>
        <w:tc>
          <w:tcPr>
            <w:tcW w:w="3960" w:type="dxa"/>
          </w:tcPr>
          <w:p w14:paraId="530F7CDC" w14:textId="77777777" w:rsidR="00D94D36" w:rsidRDefault="00D95D54" w:rsidP="00D95D54">
            <w:pPr>
              <w:pStyle w:val="CopticVersemulti-line"/>
            </w:pPr>
            <w:r>
              <w:t>Ⲁⲕⲧⲉⲛⲑⲱⲛⲕ ⲙ̀ⲡⲉⲛⲥⲱⲧⲏⲣ:</w:t>
            </w:r>
          </w:p>
          <w:p w14:paraId="483A0065" w14:textId="77777777" w:rsidR="00D95D54" w:rsidRDefault="00D95D54" w:rsidP="00D95D54">
            <w:pPr>
              <w:pStyle w:val="CopticVersemulti-line"/>
            </w:pPr>
            <w:r>
              <w:t>ⲡⲓⲛⲓϣϯ ⲛ̀ⲁⲣⲭⲓⲉ̀ⲣⲉⲩⲥ:</w:t>
            </w:r>
          </w:p>
          <w:p w14:paraId="17AB93EF" w14:textId="77777777" w:rsidR="00D95D54" w:rsidRDefault="00D95D54" w:rsidP="00D95D54">
            <w:pPr>
              <w:pStyle w:val="CopticVersemulti-line"/>
            </w:pPr>
            <w:r>
              <w:t>ϧⲉⲛ ⲡ̀ϫⲓⲛⲓ̀ⲣⲓ ⲛ̀ⲛⲓⲁ̀ⲅⲁⲑⲟⲛ:</w:t>
            </w:r>
          </w:p>
          <w:p w14:paraId="7A408CC5" w14:textId="53A499C1" w:rsidR="00D95D54" w:rsidRDefault="00D95D54" w:rsidP="00D94D36">
            <w:pPr>
              <w:pStyle w:val="CopticHangingVerse"/>
            </w:pPr>
            <w:r>
              <w:t>ⲙ̀ⲡⲉⲕⲗⲁⲟⲥ ⲛⲉⲙ ⲣⲱⲙⲓ ⲛⲓⲃⲉⲛ.</w:t>
            </w:r>
          </w:p>
        </w:tc>
      </w:tr>
      <w:tr w:rsidR="00D94D36" w14:paraId="4D463275" w14:textId="77777777" w:rsidTr="00D94D36">
        <w:trPr>
          <w:cantSplit/>
          <w:jc w:val="center"/>
        </w:trPr>
        <w:tc>
          <w:tcPr>
            <w:tcW w:w="288" w:type="dxa"/>
          </w:tcPr>
          <w:p w14:paraId="62BD84CB" w14:textId="7BB4C6AD" w:rsidR="00D94D36" w:rsidRDefault="00D94D36" w:rsidP="00D94D36">
            <w:pPr>
              <w:pStyle w:val="CopticCross"/>
            </w:pPr>
          </w:p>
        </w:tc>
        <w:tc>
          <w:tcPr>
            <w:tcW w:w="3960" w:type="dxa"/>
          </w:tcPr>
          <w:p w14:paraId="0F2E02AE" w14:textId="77777777" w:rsidR="00D94D36" w:rsidRDefault="00D94D36" w:rsidP="00350773">
            <w:pPr>
              <w:pStyle w:val="EngHang"/>
            </w:pPr>
            <w:r>
              <w:t>O holy archpriest</w:t>
            </w:r>
          </w:p>
          <w:p w14:paraId="19C4D6EA" w14:textId="77777777" w:rsidR="00D94D36" w:rsidRDefault="00D94D36" w:rsidP="00350773">
            <w:pPr>
              <w:pStyle w:val="EngHang"/>
            </w:pPr>
            <w:r>
              <w:t>And confessor,</w:t>
            </w:r>
          </w:p>
          <w:p w14:paraId="4C604698" w14:textId="77777777" w:rsidR="00D94D36" w:rsidRDefault="00D94D36" w:rsidP="00350773">
            <w:pPr>
              <w:pStyle w:val="EngHang"/>
            </w:pPr>
            <w:r>
              <w:t>Abba Peter the holy martyr,</w:t>
            </w:r>
          </w:p>
          <w:p w14:paraId="437A5887" w14:textId="07D4F0FC" w:rsidR="00D94D36" w:rsidRPr="004764BD" w:rsidRDefault="00D94D36" w:rsidP="00350773">
            <w:pPr>
              <w:pStyle w:val="EngHangEnd"/>
            </w:pPr>
            <w:r>
              <w:t>The faithful shepherd.</w:t>
            </w:r>
          </w:p>
        </w:tc>
        <w:tc>
          <w:tcPr>
            <w:tcW w:w="288" w:type="dxa"/>
          </w:tcPr>
          <w:p w14:paraId="47A2F9ED" w14:textId="77777777" w:rsidR="00D94D36" w:rsidRDefault="00D94D36" w:rsidP="00D94D36"/>
        </w:tc>
        <w:tc>
          <w:tcPr>
            <w:tcW w:w="288" w:type="dxa"/>
          </w:tcPr>
          <w:p w14:paraId="525ACC7E" w14:textId="77777777" w:rsidR="00D94D36" w:rsidRDefault="00D94D36" w:rsidP="00D94D36">
            <w:pPr>
              <w:pStyle w:val="CopticCross"/>
            </w:pPr>
          </w:p>
        </w:tc>
        <w:tc>
          <w:tcPr>
            <w:tcW w:w="3960" w:type="dxa"/>
          </w:tcPr>
          <w:p w14:paraId="14F6E29B" w14:textId="77777777" w:rsidR="00D94D36" w:rsidRDefault="00D95D54" w:rsidP="00D95D54">
            <w:pPr>
              <w:pStyle w:val="CopticVersemulti-line"/>
            </w:pPr>
            <w:r>
              <w:t>Ⲱ ⲫⲏⲉⲑⲟⲩⲁⲃ ⲛ̀ⲁⲣⲭⲓⲉ̀ⲣⲉⲩⲥ:</w:t>
            </w:r>
          </w:p>
          <w:p w14:paraId="7BE4F547" w14:textId="77777777" w:rsidR="00D95D54" w:rsidRDefault="00D95D54" w:rsidP="00D95D54">
            <w:pPr>
              <w:pStyle w:val="CopticVersemulti-line"/>
            </w:pPr>
            <w:r>
              <w:t>ⲟⲩⲟϩ ⲛ̀ⲟ̀ⲙⲟⲗⲟⲅⲓⲧⲏⲥ:</w:t>
            </w:r>
          </w:p>
          <w:p w14:paraId="063CF203" w14:textId="77777777" w:rsidR="00D95D54" w:rsidRDefault="00D95D54" w:rsidP="00D95D54">
            <w:pPr>
              <w:pStyle w:val="CopticVersemulti-line"/>
            </w:pPr>
            <w:r>
              <w:t>ⲁⲃⲃⲁ Ⲡⲉⲧⲣⲟⲥ ⲓⲉⲣⲟⲙⲁⲣⲧⲩⲣⲟⲩⲥ:</w:t>
            </w:r>
          </w:p>
          <w:p w14:paraId="0350C946" w14:textId="729F0985" w:rsidR="00D95D54" w:rsidRPr="003032D8" w:rsidRDefault="00D95D54" w:rsidP="00D94D36">
            <w:pPr>
              <w:pStyle w:val="CopticHangingVerse"/>
            </w:pPr>
            <w:r>
              <w:t>ⲡⲓⲙⲁⲛⲉ̀ⲥⲱⲟⲩ ⲉ̀ⲧⲉⲛϩⲟⲧ.</w:t>
            </w:r>
          </w:p>
        </w:tc>
      </w:tr>
      <w:tr w:rsidR="00D94D36" w14:paraId="5ACC2E80" w14:textId="77777777" w:rsidTr="00D94D36">
        <w:trPr>
          <w:cantSplit/>
          <w:jc w:val="center"/>
        </w:trPr>
        <w:tc>
          <w:tcPr>
            <w:tcW w:w="288" w:type="dxa"/>
          </w:tcPr>
          <w:p w14:paraId="190A9CE8" w14:textId="24811A26" w:rsidR="00D94D36" w:rsidRDefault="00D94D36" w:rsidP="00D94D36">
            <w:pPr>
              <w:pStyle w:val="CopticCross"/>
            </w:pPr>
            <w:r w:rsidRPr="00FB5ACB">
              <w:lastRenderedPageBreak/>
              <w:t>¿</w:t>
            </w:r>
          </w:p>
        </w:tc>
        <w:tc>
          <w:tcPr>
            <w:tcW w:w="3960" w:type="dxa"/>
          </w:tcPr>
          <w:p w14:paraId="0F2DAA79" w14:textId="77777777" w:rsidR="00D94D36" w:rsidRDefault="00D94D36" w:rsidP="00350773">
            <w:pPr>
              <w:pStyle w:val="EngHang"/>
            </w:pPr>
            <w:r>
              <w:t>Pray to the Lord on our behalf</w:t>
            </w:r>
          </w:p>
          <w:p w14:paraId="7FBC0EB7" w14:textId="77777777" w:rsidR="00D94D36" w:rsidRDefault="00D94D36" w:rsidP="00350773">
            <w:pPr>
              <w:pStyle w:val="EngHang"/>
            </w:pPr>
            <w:r>
              <w:t xml:space="preserve">O great </w:t>
            </w:r>
            <w:r w:rsidR="00350773">
              <w:t>high priest,</w:t>
            </w:r>
          </w:p>
          <w:p w14:paraId="0D2016A3" w14:textId="77777777" w:rsidR="00350773" w:rsidRDefault="00350773" w:rsidP="00350773">
            <w:pPr>
              <w:pStyle w:val="EngHang"/>
            </w:pPr>
            <w:r>
              <w:t>Abba Peter the holy Martyr,</w:t>
            </w:r>
          </w:p>
          <w:p w14:paraId="74C66556" w14:textId="61F8C7CD" w:rsidR="00350773" w:rsidRDefault="00350773" w:rsidP="00350773">
            <w:pPr>
              <w:pStyle w:val="EngHangEnd"/>
            </w:pPr>
            <w:r>
              <w:t>That He may forgive us our sins.</w:t>
            </w:r>
          </w:p>
        </w:tc>
        <w:tc>
          <w:tcPr>
            <w:tcW w:w="288" w:type="dxa"/>
          </w:tcPr>
          <w:p w14:paraId="7A2A8B26" w14:textId="77777777" w:rsidR="00D94D36" w:rsidRDefault="00D94D36" w:rsidP="00D94D36"/>
        </w:tc>
        <w:tc>
          <w:tcPr>
            <w:tcW w:w="288" w:type="dxa"/>
          </w:tcPr>
          <w:p w14:paraId="4D293B32" w14:textId="77777777" w:rsidR="00D94D36" w:rsidRDefault="00D94D36" w:rsidP="00D94D36">
            <w:pPr>
              <w:pStyle w:val="CopticCross"/>
            </w:pPr>
            <w:r w:rsidRPr="00FB5ACB">
              <w:t>¿</w:t>
            </w:r>
          </w:p>
        </w:tc>
        <w:tc>
          <w:tcPr>
            <w:tcW w:w="3960" w:type="dxa"/>
          </w:tcPr>
          <w:p w14:paraId="6F0BAB87" w14:textId="77777777" w:rsidR="00D94D36" w:rsidRDefault="00D95D54" w:rsidP="00D95D54">
            <w:pPr>
              <w:pStyle w:val="CopticVersemulti-line"/>
            </w:pPr>
            <w:r>
              <w:t>Ⲧⲱⲃϩ ⲙ̀Ⲡϭⲟⲓⲥ ⲉ̀ϩ̀ⲣⲏⲓ ⲉ̀ϫⲱⲛ:</w:t>
            </w:r>
          </w:p>
          <w:p w14:paraId="265667E7" w14:textId="77777777" w:rsidR="00D95D54" w:rsidRDefault="00D95D54" w:rsidP="00D95D54">
            <w:pPr>
              <w:pStyle w:val="CopticVersemulti-line"/>
            </w:pPr>
            <w:r>
              <w:t>ⲱ̀ ⲡⲓⲛⲓϣϯ ⲛ̀ⲁⲣⲭⲓⲉ̀ⲣⲉⲩⲥ:</w:t>
            </w:r>
          </w:p>
          <w:p w14:paraId="50D99719" w14:textId="77777777" w:rsidR="00D95D54" w:rsidRDefault="00D95D54" w:rsidP="00D95D54">
            <w:pPr>
              <w:pStyle w:val="CopticVersemulti-line"/>
            </w:pPr>
            <w:r>
              <w:t>ⲁⲃⲃⲁ Ⲡⲉⲧⲣⲟⲥ ⲓⲉⲣⲟⲙⲁⲣⲧⲩⲣⲟⲥ:</w:t>
            </w:r>
          </w:p>
          <w:p w14:paraId="0BABD9B8" w14:textId="3A897201" w:rsidR="00D95D54" w:rsidRDefault="00D95D54" w:rsidP="00D94D36">
            <w:pPr>
              <w:pStyle w:val="CopticHangingVerse"/>
            </w:pPr>
            <w:r>
              <w:t>ⲛ̀ⲧⲉϥⲭⲁ ⲛⲉⲛⲛⲟⲃⲓ ⲛⲁⲛ ⲉ̀ⲃⲟⲗ.</w:t>
            </w:r>
          </w:p>
        </w:tc>
      </w:tr>
    </w:tbl>
    <w:p w14:paraId="3E5C7085" w14:textId="77777777" w:rsidR="00027E5B" w:rsidRDefault="00027E5B" w:rsidP="00027E5B">
      <w:pPr>
        <w:pStyle w:val="Heading3"/>
      </w:pPr>
      <w:bookmarkStart w:id="1440" w:name="_Toc485884530"/>
      <w:r>
        <w:t>November 26 (27) / Athor 30: Consecration of a Church of St. Cosmas and Damian, Their Brothers and Their Mother</w:t>
      </w:r>
      <w:bookmarkEnd w:id="1440"/>
    </w:p>
    <w:p w14:paraId="7B556319" w14:textId="7E51D150" w:rsidR="00027E5B" w:rsidRPr="00027E5B" w:rsidRDefault="00027E5B" w:rsidP="00222CD2">
      <w:pPr>
        <w:pStyle w:val="Rubric"/>
      </w:pPr>
      <w:r>
        <w:t>See</w:t>
      </w:r>
      <w:r w:rsidR="00222CD2">
        <w:t xml:space="preserve"> </w:t>
      </w:r>
      <w:r w:rsidR="00222CD2">
        <w:fldChar w:fldCharType="begin"/>
      </w:r>
      <w:r w:rsidR="00222CD2">
        <w:instrText xml:space="preserve"> REF _Ref485106062 \h </w:instrText>
      </w:r>
      <w:r w:rsidR="00222CD2">
        <w:fldChar w:fldCharType="separate"/>
      </w:r>
      <w:r w:rsidR="000E2EAC">
        <w:t>November 18 (19) / Athor 22: Martyrdom of Sts. Cosmas, Damian, and their Brothers</w:t>
      </w:r>
      <w:r w:rsidR="00222CD2">
        <w:fldChar w:fldCharType="end"/>
      </w:r>
      <w:r w:rsidR="00191A26">
        <w:t xml:space="preserve">, page </w:t>
      </w:r>
      <w:r w:rsidR="00191A26">
        <w:fldChar w:fldCharType="begin"/>
      </w:r>
      <w:r w:rsidR="00191A26">
        <w:instrText xml:space="preserve"> PAGEREF _Ref434562715 \h </w:instrText>
      </w:r>
      <w:r w:rsidR="00191A26">
        <w:fldChar w:fldCharType="separate"/>
      </w:r>
      <w:r w:rsidR="000E2EAC">
        <w:rPr>
          <w:noProof/>
        </w:rPr>
        <w:t>805</w:t>
      </w:r>
      <w:r w:rsidR="00191A26">
        <w:fldChar w:fldCharType="end"/>
      </w:r>
      <w:r>
        <w:t>.</w:t>
      </w:r>
    </w:p>
    <w:p w14:paraId="15C7AC8C" w14:textId="77777777" w:rsidR="00F67B89" w:rsidRDefault="00F67B89" w:rsidP="00F67B89">
      <w:pPr>
        <w:pStyle w:val="Heading3"/>
      </w:pPr>
      <w:bookmarkStart w:id="1441" w:name="_Toc485884531"/>
      <w:r>
        <w:t>November 27 (28) / Koiak 1: Consecration of the Church of St. Shenoute</w:t>
      </w:r>
      <w:bookmarkEnd w:id="1441"/>
    </w:p>
    <w:p w14:paraId="28333115" w14:textId="1175CF70"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E2EAC">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E2EAC">
        <w:rPr>
          <w:noProof/>
        </w:rPr>
        <w:t>1089</w:t>
      </w:r>
      <w:r w:rsidR="00191A26">
        <w:fldChar w:fldCharType="end"/>
      </w:r>
      <w:r>
        <w:t>.</w:t>
      </w:r>
    </w:p>
    <w:p w14:paraId="4B02CBA1" w14:textId="14A99C6D" w:rsidR="002A29E0" w:rsidRDefault="002A29E0" w:rsidP="002A29E0">
      <w:pPr>
        <w:pStyle w:val="Heading3"/>
      </w:pPr>
      <w:bookmarkStart w:id="1442" w:name="_Toc485884532"/>
      <w:r>
        <w:t>November 29 (30) / Koiak 3: Entry of the Theotokos into the Temple</w:t>
      </w:r>
      <w:bookmarkEnd w:id="1442"/>
    </w:p>
    <w:p w14:paraId="422AF9D7" w14:textId="6CAD5146" w:rsidR="002A29E0" w:rsidRDefault="002A29E0" w:rsidP="002A29E0">
      <w:pPr>
        <w:pStyle w:val="Heading4"/>
      </w:pPr>
      <w:bookmarkStart w:id="1443" w:name="_Ref470555203"/>
      <w:r>
        <w:t>The Doxology of the Entry of the Theotokos into the Temple</w:t>
      </w:r>
      <w:r>
        <w:rPr>
          <w:rStyle w:val="FootnoteReference"/>
        </w:rPr>
        <w:footnoteReference w:id="1017"/>
      </w:r>
      <w:bookmarkEnd w:id="14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1FE5BAFA" w14:textId="77777777" w:rsidTr="00D94D36">
        <w:trPr>
          <w:cantSplit/>
          <w:jc w:val="center"/>
        </w:trPr>
        <w:tc>
          <w:tcPr>
            <w:tcW w:w="288" w:type="dxa"/>
          </w:tcPr>
          <w:p w14:paraId="05BF79FC" w14:textId="77777777" w:rsidR="002A29E0" w:rsidRDefault="002A29E0" w:rsidP="00D94D36">
            <w:pPr>
              <w:pStyle w:val="CopticCross"/>
            </w:pPr>
          </w:p>
        </w:tc>
        <w:tc>
          <w:tcPr>
            <w:tcW w:w="3960" w:type="dxa"/>
          </w:tcPr>
          <w:p w14:paraId="14F8DC08" w14:textId="558A065C" w:rsidR="002A29E0" w:rsidRDefault="002A29E0" w:rsidP="002A29E0">
            <w:pPr>
              <w:pStyle w:val="EngHang"/>
              <w:rPr>
                <w:shd w:val="clear" w:color="auto" w:fill="FFFFFF"/>
                <w:lang w:eastAsia="zh-CN"/>
              </w:rPr>
            </w:pPr>
            <w:r w:rsidRPr="002A29E0">
              <w:rPr>
                <w:shd w:val="clear" w:color="auto" w:fill="FFFFFF"/>
                <w:lang w:eastAsia="zh-CN"/>
              </w:rPr>
              <w:t>Today is the prelude to</w:t>
            </w:r>
          </w:p>
          <w:p w14:paraId="7138CF37" w14:textId="77777777" w:rsidR="002A29E0" w:rsidRDefault="002A29E0" w:rsidP="002A29E0">
            <w:pPr>
              <w:pStyle w:val="EngHang"/>
              <w:rPr>
                <w:lang w:eastAsia="zh-CN"/>
              </w:rPr>
            </w:pPr>
            <w:r w:rsidRPr="002A29E0">
              <w:rPr>
                <w:shd w:val="clear" w:color="auto" w:fill="FFFFFF"/>
                <w:lang w:eastAsia="zh-CN"/>
              </w:rPr>
              <w:t>The good will of God,</w:t>
            </w:r>
          </w:p>
          <w:p w14:paraId="2DAD998F" w14:textId="77777777" w:rsidR="002A29E0" w:rsidRDefault="002A29E0" w:rsidP="002A29E0">
            <w:pPr>
              <w:pStyle w:val="EngHang"/>
              <w:rPr>
                <w:lang w:eastAsia="zh-CN"/>
              </w:rPr>
            </w:pPr>
            <w:r w:rsidRPr="002A29E0">
              <w:rPr>
                <w:shd w:val="clear" w:color="auto" w:fill="FFFFFF"/>
                <w:lang w:eastAsia="zh-CN"/>
              </w:rPr>
              <w:t>To the preaching of</w:t>
            </w:r>
          </w:p>
          <w:p w14:paraId="6D8B4D6E" w14:textId="5D4CDC85" w:rsidR="002A29E0" w:rsidRPr="00F4564C" w:rsidRDefault="002A29E0" w:rsidP="002A29E0">
            <w:pPr>
              <w:pStyle w:val="EngHangEnd"/>
              <w:rPr>
                <w:lang w:eastAsia="zh-CN"/>
              </w:rPr>
            </w:pPr>
            <w:r w:rsidRPr="002A29E0">
              <w:rPr>
                <w:shd w:val="clear" w:color="auto" w:fill="FFFFFF"/>
                <w:lang w:eastAsia="zh-CN"/>
              </w:rPr>
              <w:t>the salvation of mankind.</w:t>
            </w:r>
            <w:r w:rsidRPr="00F4564C">
              <w:rPr>
                <w:lang w:eastAsia="zh-CN"/>
              </w:rPr>
              <w:t xml:space="preserve"> </w:t>
            </w:r>
          </w:p>
        </w:tc>
        <w:tc>
          <w:tcPr>
            <w:tcW w:w="288" w:type="dxa"/>
          </w:tcPr>
          <w:p w14:paraId="14266462" w14:textId="77777777" w:rsidR="002A29E0" w:rsidRDefault="002A29E0" w:rsidP="00D94D36"/>
        </w:tc>
      </w:tr>
      <w:tr w:rsidR="002A29E0" w14:paraId="46BCE7F0" w14:textId="77777777" w:rsidTr="00D94D36">
        <w:trPr>
          <w:cantSplit/>
          <w:jc w:val="center"/>
        </w:trPr>
        <w:tc>
          <w:tcPr>
            <w:tcW w:w="288" w:type="dxa"/>
          </w:tcPr>
          <w:p w14:paraId="4B42C536" w14:textId="77777777" w:rsidR="002A29E0" w:rsidRDefault="002A29E0" w:rsidP="00D94D36">
            <w:pPr>
              <w:pStyle w:val="CopticCross"/>
            </w:pPr>
            <w:r w:rsidRPr="00FB5ACB">
              <w:t>¿</w:t>
            </w:r>
          </w:p>
        </w:tc>
        <w:tc>
          <w:tcPr>
            <w:tcW w:w="3960" w:type="dxa"/>
          </w:tcPr>
          <w:p w14:paraId="08910A60" w14:textId="77777777" w:rsidR="002A29E0" w:rsidRDefault="002A29E0" w:rsidP="002A29E0">
            <w:pPr>
              <w:pStyle w:val="EngHang"/>
              <w:rPr>
                <w:lang w:eastAsia="zh-CN"/>
              </w:rPr>
            </w:pPr>
            <w:r w:rsidRPr="002A29E0">
              <w:rPr>
                <w:shd w:val="clear" w:color="auto" w:fill="FFFFFF"/>
                <w:lang w:eastAsia="zh-CN"/>
              </w:rPr>
              <w:t>The Virgin appears today</w:t>
            </w:r>
          </w:p>
          <w:p w14:paraId="1DE58EFB" w14:textId="77777777" w:rsidR="002A29E0" w:rsidRDefault="002A29E0" w:rsidP="002A29E0">
            <w:pPr>
              <w:pStyle w:val="EngHang"/>
              <w:rPr>
                <w:lang w:eastAsia="zh-CN"/>
              </w:rPr>
            </w:pPr>
            <w:r w:rsidRPr="002A29E0">
              <w:rPr>
                <w:shd w:val="clear" w:color="auto" w:fill="FFFFFF"/>
                <w:lang w:eastAsia="zh-CN"/>
              </w:rPr>
              <w:t>in the Temple of God,</w:t>
            </w:r>
          </w:p>
          <w:p w14:paraId="3D4766B6" w14:textId="77777777" w:rsidR="002A29E0" w:rsidRDefault="002A29E0" w:rsidP="002A29E0">
            <w:pPr>
              <w:pStyle w:val="EngHang"/>
              <w:rPr>
                <w:lang w:eastAsia="zh-CN"/>
              </w:rPr>
            </w:pPr>
            <w:r w:rsidRPr="002A29E0">
              <w:rPr>
                <w:shd w:val="clear" w:color="auto" w:fill="FFFFFF"/>
                <w:lang w:eastAsia="zh-CN"/>
              </w:rPr>
              <w:t>In anticipation of</w:t>
            </w:r>
          </w:p>
          <w:p w14:paraId="4FD6B9BB" w14:textId="0A1A6C76" w:rsidR="002A29E0" w:rsidRPr="002A29E0" w:rsidRDefault="002A29E0" w:rsidP="002A29E0">
            <w:pPr>
              <w:pStyle w:val="EngHangEnd"/>
              <w:rPr>
                <w:rFonts w:ascii="Times New Roman" w:hAnsi="Times New Roman"/>
                <w:lang w:eastAsia="zh-CN"/>
              </w:rPr>
            </w:pPr>
            <w:r w:rsidRPr="002A29E0">
              <w:rPr>
                <w:shd w:val="clear" w:color="auto" w:fill="FFFFFF"/>
                <w:lang w:eastAsia="zh-CN"/>
              </w:rPr>
              <w:t>The proclamation of Christ to all.</w:t>
            </w:r>
          </w:p>
        </w:tc>
        <w:tc>
          <w:tcPr>
            <w:tcW w:w="288" w:type="dxa"/>
          </w:tcPr>
          <w:p w14:paraId="7BA01119" w14:textId="77777777" w:rsidR="002A29E0" w:rsidRDefault="002A29E0" w:rsidP="00D94D36"/>
        </w:tc>
      </w:tr>
      <w:tr w:rsidR="002A29E0" w14:paraId="436488E1" w14:textId="77777777" w:rsidTr="00D94D36">
        <w:trPr>
          <w:cantSplit/>
          <w:jc w:val="center"/>
        </w:trPr>
        <w:tc>
          <w:tcPr>
            <w:tcW w:w="288" w:type="dxa"/>
          </w:tcPr>
          <w:p w14:paraId="581AC5C4" w14:textId="77777777" w:rsidR="002A29E0" w:rsidRDefault="002A29E0" w:rsidP="00D94D36">
            <w:pPr>
              <w:pStyle w:val="CopticCross"/>
            </w:pPr>
          </w:p>
        </w:tc>
        <w:tc>
          <w:tcPr>
            <w:tcW w:w="3960" w:type="dxa"/>
          </w:tcPr>
          <w:p w14:paraId="4863606F" w14:textId="77777777" w:rsidR="002A29E0" w:rsidRDefault="002A29E0" w:rsidP="002A29E0">
            <w:pPr>
              <w:pStyle w:val="EngHang"/>
              <w:rPr>
                <w:lang w:eastAsia="zh-CN"/>
              </w:rPr>
            </w:pPr>
            <w:r w:rsidRPr="002A29E0">
              <w:rPr>
                <w:shd w:val="clear" w:color="auto" w:fill="FFFFFF"/>
                <w:lang w:eastAsia="zh-CN"/>
              </w:rPr>
              <w:t>The most pure Temple of the Saviour;</w:t>
            </w:r>
          </w:p>
          <w:p w14:paraId="7B263C25" w14:textId="77777777" w:rsidR="002A29E0" w:rsidRDefault="002A29E0" w:rsidP="002A29E0">
            <w:pPr>
              <w:pStyle w:val="EngHang"/>
              <w:rPr>
                <w:lang w:eastAsia="zh-CN"/>
              </w:rPr>
            </w:pPr>
            <w:r w:rsidRPr="002A29E0">
              <w:rPr>
                <w:shd w:val="clear" w:color="auto" w:fill="FFFFFF"/>
                <w:lang w:eastAsia="zh-CN"/>
              </w:rPr>
              <w:t>The precious Chamber and Virgin;</w:t>
            </w:r>
          </w:p>
          <w:p w14:paraId="6CB682B8" w14:textId="77777777" w:rsidR="002A29E0" w:rsidRDefault="002A29E0" w:rsidP="002A29E0">
            <w:pPr>
              <w:pStyle w:val="EngHang"/>
              <w:rPr>
                <w:lang w:eastAsia="zh-CN"/>
              </w:rPr>
            </w:pPr>
            <w:r w:rsidRPr="002A29E0">
              <w:rPr>
                <w:shd w:val="clear" w:color="auto" w:fill="FFFFFF"/>
                <w:lang w:eastAsia="zh-CN"/>
              </w:rPr>
              <w:t>The sacred Treasure of the glory of God,</w:t>
            </w:r>
          </w:p>
          <w:p w14:paraId="59DBFF61" w14:textId="3AAB711F" w:rsidR="002A29E0" w:rsidRPr="002A29E0" w:rsidRDefault="002A29E0" w:rsidP="002A29E0">
            <w:pPr>
              <w:pStyle w:val="EngHangEnd"/>
              <w:rPr>
                <w:rFonts w:ascii="Times New Roman" w:hAnsi="Times New Roman"/>
                <w:lang w:eastAsia="zh-CN"/>
              </w:rPr>
            </w:pPr>
            <w:r w:rsidRPr="002A29E0">
              <w:rPr>
                <w:shd w:val="clear" w:color="auto" w:fill="FFFFFF"/>
                <w:lang w:eastAsia="zh-CN"/>
              </w:rPr>
              <w:t>Is presented today in the House of the Lord.</w:t>
            </w:r>
          </w:p>
        </w:tc>
        <w:tc>
          <w:tcPr>
            <w:tcW w:w="288" w:type="dxa"/>
          </w:tcPr>
          <w:p w14:paraId="67E12565" w14:textId="77777777" w:rsidR="002A29E0" w:rsidRDefault="002A29E0" w:rsidP="00D94D36"/>
        </w:tc>
      </w:tr>
      <w:tr w:rsidR="002A29E0" w14:paraId="531E46A2" w14:textId="77777777" w:rsidTr="00D94D36">
        <w:trPr>
          <w:cantSplit/>
          <w:jc w:val="center"/>
        </w:trPr>
        <w:tc>
          <w:tcPr>
            <w:tcW w:w="288" w:type="dxa"/>
          </w:tcPr>
          <w:p w14:paraId="02E3FCE1" w14:textId="77777777" w:rsidR="002A29E0" w:rsidRDefault="002A29E0" w:rsidP="00D94D36">
            <w:pPr>
              <w:pStyle w:val="CopticCross"/>
            </w:pPr>
            <w:r w:rsidRPr="00FB5ACB">
              <w:lastRenderedPageBreak/>
              <w:t>¿</w:t>
            </w:r>
          </w:p>
        </w:tc>
        <w:tc>
          <w:tcPr>
            <w:tcW w:w="3960" w:type="dxa"/>
          </w:tcPr>
          <w:p w14:paraId="574AB0F6" w14:textId="77777777" w:rsidR="002A29E0" w:rsidRDefault="002A29E0" w:rsidP="002A29E0">
            <w:pPr>
              <w:pStyle w:val="EngHang"/>
              <w:rPr>
                <w:lang w:eastAsia="zh-CN"/>
              </w:rPr>
            </w:pPr>
            <w:r w:rsidRPr="002A29E0">
              <w:rPr>
                <w:shd w:val="clear" w:color="auto" w:fill="FFFFFF"/>
                <w:lang w:eastAsia="zh-CN"/>
              </w:rPr>
              <w:t>She brings the grace of the Spirit</w:t>
            </w:r>
          </w:p>
          <w:p w14:paraId="72D2B9FC" w14:textId="77777777" w:rsidR="002A29E0" w:rsidRDefault="002A29E0" w:rsidP="002A29E0">
            <w:pPr>
              <w:pStyle w:val="EngHang"/>
              <w:rPr>
                <w:lang w:eastAsia="zh-CN"/>
              </w:rPr>
            </w:pPr>
            <w:r w:rsidRPr="002A29E0">
              <w:rPr>
                <w:shd w:val="clear" w:color="auto" w:fill="FFFFFF"/>
                <w:lang w:eastAsia="zh-CN"/>
              </w:rPr>
              <w:t>with her, and the angels praise her,</w:t>
            </w:r>
          </w:p>
          <w:p w14:paraId="20765011" w14:textId="77777777" w:rsidR="002A29E0" w:rsidRDefault="002A29E0" w:rsidP="002A29E0">
            <w:pPr>
              <w:pStyle w:val="EngHang"/>
              <w:rPr>
                <w:lang w:eastAsia="zh-CN"/>
              </w:rPr>
            </w:pPr>
            <w:r w:rsidRPr="002A29E0">
              <w:rPr>
                <w:shd w:val="clear" w:color="auto" w:fill="FFFFFF"/>
                <w:lang w:eastAsia="zh-CN"/>
              </w:rPr>
              <w:t>“Truly this Woman is</w:t>
            </w:r>
          </w:p>
          <w:p w14:paraId="39751922" w14:textId="62784224" w:rsidR="002A29E0" w:rsidRPr="002A29E0" w:rsidRDefault="002A29E0" w:rsidP="002A29E0">
            <w:pPr>
              <w:pStyle w:val="EngHangEnd"/>
              <w:rPr>
                <w:rFonts w:ascii="Times New Roman" w:hAnsi="Times New Roman"/>
                <w:lang w:eastAsia="zh-CN"/>
              </w:rPr>
            </w:pPr>
            <w:r w:rsidRPr="002A29E0">
              <w:rPr>
                <w:shd w:val="clear" w:color="auto" w:fill="FFFFFF"/>
                <w:lang w:eastAsia="zh-CN"/>
              </w:rPr>
              <w:t>The Sanctuary of Heaven.”</w:t>
            </w:r>
          </w:p>
        </w:tc>
        <w:tc>
          <w:tcPr>
            <w:tcW w:w="288" w:type="dxa"/>
          </w:tcPr>
          <w:p w14:paraId="5C520F35" w14:textId="77777777" w:rsidR="002A29E0" w:rsidRDefault="002A29E0" w:rsidP="00D94D36"/>
        </w:tc>
      </w:tr>
      <w:tr w:rsidR="002A29E0" w14:paraId="518FAE9C" w14:textId="77777777" w:rsidTr="00D94D36">
        <w:trPr>
          <w:cantSplit/>
          <w:jc w:val="center"/>
        </w:trPr>
        <w:tc>
          <w:tcPr>
            <w:tcW w:w="288" w:type="dxa"/>
          </w:tcPr>
          <w:p w14:paraId="4B88A1A6" w14:textId="77777777" w:rsidR="002A29E0" w:rsidRDefault="002A29E0" w:rsidP="00D94D36">
            <w:pPr>
              <w:pStyle w:val="CopticCross"/>
            </w:pPr>
          </w:p>
        </w:tc>
        <w:tc>
          <w:tcPr>
            <w:tcW w:w="3960" w:type="dxa"/>
          </w:tcPr>
          <w:p w14:paraId="27FFB0D1" w14:textId="77777777" w:rsidR="002A29E0" w:rsidRDefault="002A29E0" w:rsidP="002A29E0">
            <w:pPr>
              <w:pStyle w:val="EngHang"/>
              <w:rPr>
                <w:lang w:eastAsia="zh-CN"/>
              </w:rPr>
            </w:pPr>
            <w:r w:rsidRPr="002A29E0">
              <w:rPr>
                <w:shd w:val="clear" w:color="auto" w:fill="FFFFFF"/>
                <w:lang w:eastAsia="zh-CN"/>
              </w:rPr>
              <w:t>Let us rejoice</w:t>
            </w:r>
          </w:p>
          <w:p w14:paraId="2208F691" w14:textId="77777777" w:rsidR="002A29E0" w:rsidRDefault="002A29E0" w:rsidP="002A29E0">
            <w:pPr>
              <w:pStyle w:val="EngHang"/>
              <w:rPr>
                <w:lang w:eastAsia="zh-CN"/>
              </w:rPr>
            </w:pPr>
            <w:r w:rsidRPr="002A29E0">
              <w:rPr>
                <w:shd w:val="clear" w:color="auto" w:fill="FFFFFF"/>
                <w:lang w:eastAsia="zh-CN"/>
              </w:rPr>
              <w:t>And sing to Her,</w:t>
            </w:r>
          </w:p>
          <w:p w14:paraId="3B30A9D3" w14:textId="77777777" w:rsidR="002A29E0" w:rsidRDefault="002A29E0" w:rsidP="002A29E0">
            <w:pPr>
              <w:pStyle w:val="EngHang"/>
              <w:rPr>
                <w:lang w:eastAsia="zh-CN"/>
              </w:rPr>
            </w:pPr>
            <w:r w:rsidRPr="002A29E0">
              <w:rPr>
                <w:shd w:val="clear" w:color="auto" w:fill="FFFFFF"/>
                <w:lang w:eastAsia="zh-CN"/>
              </w:rPr>
              <w:t>“Rejoice, O Fulfillment</w:t>
            </w:r>
          </w:p>
          <w:p w14:paraId="0FCEDC90" w14:textId="167AF9DE" w:rsidR="002A29E0" w:rsidRPr="002A29E0" w:rsidRDefault="002A29E0" w:rsidP="002A29E0">
            <w:pPr>
              <w:pStyle w:val="EngHangEnd"/>
              <w:rPr>
                <w:rFonts w:ascii="Times New Roman" w:hAnsi="Times New Roman"/>
                <w:lang w:eastAsia="zh-CN"/>
              </w:rPr>
            </w:pPr>
            <w:r w:rsidRPr="002A29E0">
              <w:rPr>
                <w:shd w:val="clear" w:color="auto" w:fill="FFFFFF"/>
                <w:lang w:eastAsia="zh-CN"/>
              </w:rPr>
              <w:t>Of the Creator’s dispensation.”</w:t>
            </w:r>
          </w:p>
        </w:tc>
        <w:tc>
          <w:tcPr>
            <w:tcW w:w="288" w:type="dxa"/>
          </w:tcPr>
          <w:p w14:paraId="0DF02A33" w14:textId="77777777" w:rsidR="002A29E0" w:rsidRDefault="002A29E0" w:rsidP="00D94D36"/>
        </w:tc>
      </w:tr>
      <w:tr w:rsidR="002A29E0" w14:paraId="2697C037" w14:textId="77777777" w:rsidTr="00D94D36">
        <w:trPr>
          <w:cantSplit/>
          <w:jc w:val="center"/>
        </w:trPr>
        <w:tc>
          <w:tcPr>
            <w:tcW w:w="288" w:type="dxa"/>
          </w:tcPr>
          <w:p w14:paraId="102A6679" w14:textId="77777777" w:rsidR="002A29E0" w:rsidRDefault="002A29E0" w:rsidP="00D94D36">
            <w:pPr>
              <w:pStyle w:val="CopticCross"/>
            </w:pPr>
            <w:r w:rsidRPr="00FB5ACB">
              <w:t>¿</w:t>
            </w:r>
          </w:p>
        </w:tc>
        <w:tc>
          <w:tcPr>
            <w:tcW w:w="3960" w:type="dxa"/>
          </w:tcPr>
          <w:p w14:paraId="681B7180" w14:textId="77777777" w:rsidR="002A29E0" w:rsidRDefault="002A29E0" w:rsidP="002A29E0">
            <w:pPr>
              <w:pStyle w:val="EngHang"/>
              <w:rPr>
                <w:lang w:eastAsia="zh-CN"/>
              </w:rPr>
            </w:pPr>
            <w:r w:rsidRPr="002A29E0">
              <w:rPr>
                <w:shd w:val="clear" w:color="auto" w:fill="FFFFFF"/>
                <w:lang w:eastAsia="zh-CN"/>
              </w:rPr>
              <w:t>We ask you, remember us,</w:t>
            </w:r>
          </w:p>
          <w:p w14:paraId="37957B49" w14:textId="77777777" w:rsidR="002A29E0" w:rsidRDefault="002A29E0" w:rsidP="002A29E0">
            <w:pPr>
              <w:pStyle w:val="EngHang"/>
              <w:rPr>
                <w:lang w:eastAsia="zh-CN"/>
              </w:rPr>
            </w:pPr>
            <w:r w:rsidRPr="002A29E0">
              <w:rPr>
                <w:shd w:val="clear" w:color="auto" w:fill="FFFFFF"/>
                <w:lang w:eastAsia="zh-CN"/>
              </w:rPr>
              <w:t>O our faithful advocate,</w:t>
            </w:r>
          </w:p>
          <w:p w14:paraId="5F5F2E78" w14:textId="77777777" w:rsidR="002A29E0" w:rsidRDefault="002A29E0" w:rsidP="002A29E0">
            <w:pPr>
              <w:pStyle w:val="EngHang"/>
              <w:rPr>
                <w:lang w:eastAsia="zh-CN"/>
              </w:rPr>
            </w:pPr>
            <w:r w:rsidRPr="002A29E0">
              <w:rPr>
                <w:shd w:val="clear" w:color="auto" w:fill="FFFFFF"/>
                <w:lang w:eastAsia="zh-CN"/>
              </w:rPr>
              <w:t>Before our Lord Jesus Christ,</w:t>
            </w:r>
          </w:p>
          <w:p w14:paraId="07EE2335" w14:textId="0667C609"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55C94CE5" w14:textId="77777777" w:rsidR="002A29E0" w:rsidRDefault="002A29E0" w:rsidP="00D94D36"/>
        </w:tc>
      </w:tr>
    </w:tbl>
    <w:p w14:paraId="4EEEAB46" w14:textId="77777777" w:rsidR="007F571C" w:rsidRDefault="007F571C" w:rsidP="007F571C">
      <w:pPr>
        <w:pStyle w:val="Heading3"/>
      </w:pPr>
      <w:bookmarkStart w:id="1444" w:name="_Toc485884533"/>
      <w:r>
        <w:t>November 30 (December 1) / Koiak 4: Martyrdom of St. Andrew the Apostle</w:t>
      </w:r>
      <w:bookmarkEnd w:id="1444"/>
    </w:p>
    <w:p w14:paraId="352D828F" w14:textId="759C49E3" w:rsidR="00205EA4"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bookmarkEnd w:id="1358"/>
      <w:r>
        <w:t>.</w:t>
      </w:r>
    </w:p>
    <w:p w14:paraId="4DE08BBA" w14:textId="7123A67E" w:rsidR="00347E10" w:rsidRDefault="00347E10" w:rsidP="00347E10">
      <w:pPr>
        <w:pStyle w:val="Heading4"/>
      </w:pPr>
      <w:bookmarkStart w:id="1445" w:name="_Ref485710305"/>
      <w:r>
        <w:t>The Doxology For the Apostle Andrew</w:t>
      </w:r>
      <w:r>
        <w:rPr>
          <w:rStyle w:val="FootnoteReference"/>
        </w:rPr>
        <w:footnoteReference w:id="1018"/>
      </w:r>
      <w:bookmarkEnd w:id="14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7E10" w14:paraId="0A451F41" w14:textId="77777777" w:rsidTr="00347E10">
        <w:trPr>
          <w:cantSplit/>
          <w:jc w:val="center"/>
        </w:trPr>
        <w:tc>
          <w:tcPr>
            <w:tcW w:w="288" w:type="dxa"/>
          </w:tcPr>
          <w:p w14:paraId="3A5D4740" w14:textId="77777777" w:rsidR="00347E10" w:rsidRDefault="00347E10" w:rsidP="00347E10">
            <w:pPr>
              <w:pStyle w:val="CopticCross"/>
            </w:pPr>
          </w:p>
        </w:tc>
        <w:tc>
          <w:tcPr>
            <w:tcW w:w="3960" w:type="dxa"/>
          </w:tcPr>
          <w:p w14:paraId="0413623C" w14:textId="4FEA1498" w:rsidR="00347E10" w:rsidRDefault="00347E10" w:rsidP="00347E10">
            <w:pPr>
              <w:pStyle w:val="EngHang"/>
              <w:rPr>
                <w:shd w:val="clear" w:color="auto" w:fill="FFFFFF"/>
                <w:lang w:eastAsia="zh-CN"/>
              </w:rPr>
            </w:pPr>
            <w:r>
              <w:rPr>
                <w:shd w:val="clear" w:color="auto" w:fill="FFFFFF"/>
                <w:lang w:eastAsia="zh-CN"/>
              </w:rPr>
              <w:t>Let us praise Andrew,</w:t>
            </w:r>
          </w:p>
          <w:p w14:paraId="6224F5FD" w14:textId="23F67291" w:rsidR="00347E10" w:rsidRDefault="00347E10" w:rsidP="00347E10">
            <w:pPr>
              <w:pStyle w:val="EngHang"/>
              <w:rPr>
                <w:shd w:val="clear" w:color="auto" w:fill="FFFFFF"/>
                <w:lang w:eastAsia="zh-CN"/>
              </w:rPr>
            </w:pPr>
            <w:r>
              <w:rPr>
                <w:shd w:val="clear" w:color="auto" w:fill="FFFFFF"/>
                <w:lang w:eastAsia="zh-CN"/>
              </w:rPr>
              <w:t>The first-called of</w:t>
            </w:r>
          </w:p>
          <w:p w14:paraId="4095EFC1" w14:textId="15B21A83" w:rsidR="00347E10" w:rsidRDefault="00347E10" w:rsidP="00347E10">
            <w:pPr>
              <w:pStyle w:val="EngHang"/>
              <w:rPr>
                <w:shd w:val="clear" w:color="auto" w:fill="FFFFFF"/>
                <w:lang w:eastAsia="zh-CN"/>
              </w:rPr>
            </w:pPr>
            <w:r>
              <w:rPr>
                <w:shd w:val="clear" w:color="auto" w:fill="FFFFFF"/>
                <w:lang w:eastAsia="zh-CN"/>
              </w:rPr>
              <w:t>The Saviour’s Disciples,</w:t>
            </w:r>
          </w:p>
          <w:p w14:paraId="76AC5CCE" w14:textId="2A0F6B2D" w:rsidR="00347E10" w:rsidRPr="00F4564C" w:rsidRDefault="00347E10" w:rsidP="00347E10">
            <w:pPr>
              <w:pStyle w:val="EngHangEnd"/>
              <w:ind w:left="0" w:firstLine="0"/>
              <w:rPr>
                <w:lang w:eastAsia="zh-CN"/>
              </w:rPr>
            </w:pPr>
            <w:r>
              <w:rPr>
                <w:lang w:eastAsia="zh-CN"/>
              </w:rPr>
              <w:t>The herald of God,</w:t>
            </w:r>
          </w:p>
        </w:tc>
        <w:tc>
          <w:tcPr>
            <w:tcW w:w="288" w:type="dxa"/>
          </w:tcPr>
          <w:p w14:paraId="4D712FD7" w14:textId="77777777" w:rsidR="00347E10" w:rsidRDefault="00347E10" w:rsidP="00347E10"/>
        </w:tc>
      </w:tr>
      <w:tr w:rsidR="00347E10" w14:paraId="606AD533" w14:textId="77777777" w:rsidTr="00347E10">
        <w:trPr>
          <w:cantSplit/>
          <w:jc w:val="center"/>
        </w:trPr>
        <w:tc>
          <w:tcPr>
            <w:tcW w:w="288" w:type="dxa"/>
          </w:tcPr>
          <w:p w14:paraId="18CCB36B" w14:textId="77777777" w:rsidR="00347E10" w:rsidRDefault="00347E10" w:rsidP="00347E10">
            <w:pPr>
              <w:pStyle w:val="CopticCross"/>
            </w:pPr>
            <w:r w:rsidRPr="00FB5ACB">
              <w:t>¿</w:t>
            </w:r>
          </w:p>
        </w:tc>
        <w:tc>
          <w:tcPr>
            <w:tcW w:w="3960" w:type="dxa"/>
          </w:tcPr>
          <w:p w14:paraId="2424E63A" w14:textId="44AF3B4E" w:rsidR="00347E10" w:rsidRDefault="00347E10" w:rsidP="00347E10">
            <w:pPr>
              <w:pStyle w:val="EngHang"/>
              <w:rPr>
                <w:shd w:val="clear" w:color="auto" w:fill="FFFFFF"/>
                <w:lang w:eastAsia="zh-CN"/>
              </w:rPr>
            </w:pPr>
            <w:r>
              <w:rPr>
                <w:shd w:val="clear" w:color="auto" w:fill="FFFFFF"/>
                <w:lang w:eastAsia="zh-CN"/>
              </w:rPr>
              <w:t>The namesake</w:t>
            </w:r>
          </w:p>
          <w:p w14:paraId="58FB3A81" w14:textId="77777777" w:rsidR="00347E10" w:rsidRDefault="00347E10" w:rsidP="00347E10">
            <w:pPr>
              <w:pStyle w:val="EngHang"/>
              <w:rPr>
                <w:shd w:val="clear" w:color="auto" w:fill="FFFFFF"/>
                <w:lang w:eastAsia="zh-CN"/>
              </w:rPr>
            </w:pPr>
            <w:r>
              <w:rPr>
                <w:shd w:val="clear" w:color="auto" w:fill="FFFFFF"/>
                <w:lang w:eastAsia="zh-CN"/>
              </w:rPr>
              <w:t>Of courage,</w:t>
            </w:r>
          </w:p>
          <w:p w14:paraId="76D83DF3" w14:textId="1612071E" w:rsidR="00347E10" w:rsidRDefault="00347E10" w:rsidP="00347E10">
            <w:pPr>
              <w:pStyle w:val="EngHang"/>
              <w:rPr>
                <w:shd w:val="clear" w:color="auto" w:fill="FFFFFF"/>
                <w:lang w:eastAsia="zh-CN"/>
              </w:rPr>
            </w:pPr>
            <w:r>
              <w:rPr>
                <w:shd w:val="clear" w:color="auto" w:fill="FFFFFF"/>
                <w:lang w:eastAsia="zh-CN"/>
              </w:rPr>
              <w:t>And the brother of Peter,</w:t>
            </w:r>
          </w:p>
          <w:p w14:paraId="36A111CB" w14:textId="05C3CDBE" w:rsidR="00347E10" w:rsidRPr="002A29E0" w:rsidRDefault="00347E10" w:rsidP="00347E10">
            <w:pPr>
              <w:pStyle w:val="EngHangEnd"/>
              <w:rPr>
                <w:rFonts w:ascii="Times New Roman" w:hAnsi="Times New Roman"/>
                <w:lang w:eastAsia="zh-CN"/>
              </w:rPr>
            </w:pPr>
            <w:r>
              <w:rPr>
                <w:shd w:val="clear" w:color="auto" w:fill="FFFFFF"/>
                <w:lang w:eastAsia="zh-CN"/>
              </w:rPr>
              <w:t>The chief of the Apostles.</w:t>
            </w:r>
          </w:p>
        </w:tc>
        <w:tc>
          <w:tcPr>
            <w:tcW w:w="288" w:type="dxa"/>
          </w:tcPr>
          <w:p w14:paraId="5C34609A" w14:textId="77777777" w:rsidR="00347E10" w:rsidRDefault="00347E10" w:rsidP="00347E10"/>
        </w:tc>
      </w:tr>
      <w:tr w:rsidR="00347E10" w14:paraId="4656AF86" w14:textId="77777777" w:rsidTr="00347E10">
        <w:trPr>
          <w:cantSplit/>
          <w:jc w:val="center"/>
        </w:trPr>
        <w:tc>
          <w:tcPr>
            <w:tcW w:w="288" w:type="dxa"/>
          </w:tcPr>
          <w:p w14:paraId="7D81FCE2" w14:textId="77777777" w:rsidR="00347E10" w:rsidRDefault="00347E10" w:rsidP="00347E10">
            <w:pPr>
              <w:pStyle w:val="CopticCross"/>
            </w:pPr>
          </w:p>
        </w:tc>
        <w:tc>
          <w:tcPr>
            <w:tcW w:w="3960" w:type="dxa"/>
          </w:tcPr>
          <w:p w14:paraId="56257866" w14:textId="0406FC02" w:rsidR="00347E10" w:rsidRDefault="00347E10" w:rsidP="00347E10">
            <w:pPr>
              <w:pStyle w:val="EngHang"/>
              <w:rPr>
                <w:shd w:val="clear" w:color="auto" w:fill="FFFFFF"/>
                <w:lang w:eastAsia="zh-CN"/>
              </w:rPr>
            </w:pPr>
            <w:r>
              <w:rPr>
                <w:shd w:val="clear" w:color="auto" w:fill="FFFFFF"/>
                <w:lang w:eastAsia="zh-CN"/>
              </w:rPr>
              <w:t>As he once called</w:t>
            </w:r>
          </w:p>
          <w:p w14:paraId="1AFE895C" w14:textId="20DD7029" w:rsidR="00347E10" w:rsidRDefault="00347E10" w:rsidP="00347E10">
            <w:pPr>
              <w:pStyle w:val="EngHang"/>
              <w:rPr>
                <w:shd w:val="clear" w:color="auto" w:fill="FFFFFF"/>
                <w:lang w:eastAsia="zh-CN"/>
              </w:rPr>
            </w:pPr>
            <w:r>
              <w:rPr>
                <w:shd w:val="clear" w:color="auto" w:fill="FFFFFF"/>
                <w:lang w:eastAsia="zh-CN"/>
              </w:rPr>
              <w:t>To his brother,</w:t>
            </w:r>
          </w:p>
          <w:p w14:paraId="6A2488D1" w14:textId="3B8B4F4D" w:rsidR="00347E10" w:rsidRDefault="00347E10" w:rsidP="00347E10">
            <w:pPr>
              <w:pStyle w:val="EngHang"/>
              <w:rPr>
                <w:lang w:eastAsia="zh-CN"/>
              </w:rPr>
            </w:pPr>
            <w:r>
              <w:rPr>
                <w:shd w:val="clear" w:color="auto" w:fill="FFFFFF"/>
                <w:lang w:eastAsia="zh-CN"/>
              </w:rPr>
              <w:t>The Apostle Peter,</w:t>
            </w:r>
          </w:p>
          <w:p w14:paraId="7688D3C4" w14:textId="75F3EFC1" w:rsidR="00347E10" w:rsidRPr="002A29E0" w:rsidRDefault="00347E10" w:rsidP="00347E10">
            <w:pPr>
              <w:pStyle w:val="EngHangEnd"/>
              <w:rPr>
                <w:rFonts w:ascii="Times New Roman" w:hAnsi="Times New Roman"/>
                <w:lang w:eastAsia="zh-CN"/>
              </w:rPr>
            </w:pPr>
            <w:r>
              <w:rPr>
                <w:shd w:val="clear" w:color="auto" w:fill="FFFFFF"/>
                <w:lang w:eastAsia="zh-CN"/>
              </w:rPr>
              <w:t>He now cries to us,</w:t>
            </w:r>
          </w:p>
        </w:tc>
        <w:tc>
          <w:tcPr>
            <w:tcW w:w="288" w:type="dxa"/>
          </w:tcPr>
          <w:p w14:paraId="7A3109ED" w14:textId="77777777" w:rsidR="00347E10" w:rsidRDefault="00347E10" w:rsidP="00347E10"/>
        </w:tc>
      </w:tr>
      <w:tr w:rsidR="00347E10" w14:paraId="00B1D655" w14:textId="77777777" w:rsidTr="00347E10">
        <w:trPr>
          <w:cantSplit/>
          <w:jc w:val="center"/>
        </w:trPr>
        <w:tc>
          <w:tcPr>
            <w:tcW w:w="288" w:type="dxa"/>
          </w:tcPr>
          <w:p w14:paraId="06988D36" w14:textId="77777777" w:rsidR="00347E10" w:rsidRDefault="00347E10" w:rsidP="00347E10">
            <w:pPr>
              <w:pStyle w:val="CopticCross"/>
            </w:pPr>
            <w:r w:rsidRPr="00FB5ACB">
              <w:t>¿</w:t>
            </w:r>
          </w:p>
        </w:tc>
        <w:tc>
          <w:tcPr>
            <w:tcW w:w="3960" w:type="dxa"/>
          </w:tcPr>
          <w:p w14:paraId="0BB05DF7" w14:textId="32164D36" w:rsidR="00347E10" w:rsidRDefault="00347E10" w:rsidP="00347E10">
            <w:pPr>
              <w:pStyle w:val="EngHang"/>
              <w:rPr>
                <w:shd w:val="clear" w:color="auto" w:fill="FFFFFF"/>
                <w:lang w:eastAsia="zh-CN"/>
              </w:rPr>
            </w:pPr>
            <w:r>
              <w:rPr>
                <w:shd w:val="clear" w:color="auto" w:fill="FFFFFF"/>
                <w:lang w:eastAsia="zh-CN"/>
              </w:rPr>
              <w:t>“Come, for we have found</w:t>
            </w:r>
          </w:p>
          <w:p w14:paraId="62B6A76A" w14:textId="59C0EFA6" w:rsidR="00347E10" w:rsidRDefault="00347E10" w:rsidP="00347E10">
            <w:pPr>
              <w:pStyle w:val="EngHang"/>
              <w:ind w:left="0" w:firstLine="0"/>
              <w:rPr>
                <w:shd w:val="clear" w:color="auto" w:fill="FFFFFF"/>
                <w:lang w:eastAsia="zh-CN"/>
              </w:rPr>
            </w:pPr>
            <w:r>
              <w:rPr>
                <w:shd w:val="clear" w:color="auto" w:fill="FFFFFF"/>
                <w:lang w:eastAsia="zh-CN"/>
              </w:rPr>
              <w:t>The One whom</w:t>
            </w:r>
          </w:p>
          <w:p w14:paraId="46FACA44" w14:textId="77777777" w:rsidR="00347E10" w:rsidRDefault="00347E10" w:rsidP="00347E10">
            <w:pPr>
              <w:pStyle w:val="EngHang"/>
              <w:rPr>
                <w:shd w:val="clear" w:color="auto" w:fill="FFFFFF"/>
                <w:lang w:eastAsia="zh-CN"/>
              </w:rPr>
            </w:pPr>
            <w:r>
              <w:rPr>
                <w:shd w:val="clear" w:color="auto" w:fill="FFFFFF"/>
                <w:lang w:eastAsia="zh-CN"/>
              </w:rPr>
              <w:t>The whole world</w:t>
            </w:r>
          </w:p>
          <w:p w14:paraId="5415CCD8" w14:textId="7C61CE26" w:rsidR="00347E10" w:rsidRPr="002A29E0" w:rsidRDefault="00347E10" w:rsidP="00347E10">
            <w:pPr>
              <w:pStyle w:val="EngHangEnd"/>
              <w:rPr>
                <w:rFonts w:ascii="Times New Roman" w:hAnsi="Times New Roman"/>
                <w:lang w:eastAsia="zh-CN"/>
              </w:rPr>
            </w:pPr>
            <w:r>
              <w:rPr>
                <w:shd w:val="clear" w:color="auto" w:fill="FFFFFF"/>
                <w:lang w:eastAsia="zh-CN"/>
              </w:rPr>
              <w:t>Earnestly desires!”</w:t>
            </w:r>
          </w:p>
        </w:tc>
        <w:tc>
          <w:tcPr>
            <w:tcW w:w="288" w:type="dxa"/>
          </w:tcPr>
          <w:p w14:paraId="63604E89" w14:textId="77777777" w:rsidR="00347E10" w:rsidRDefault="00347E10" w:rsidP="00347E10"/>
        </w:tc>
      </w:tr>
      <w:tr w:rsidR="00347E10" w14:paraId="37690B22" w14:textId="77777777" w:rsidTr="00347E10">
        <w:trPr>
          <w:cantSplit/>
          <w:jc w:val="center"/>
        </w:trPr>
        <w:tc>
          <w:tcPr>
            <w:tcW w:w="288" w:type="dxa"/>
          </w:tcPr>
          <w:p w14:paraId="41783852" w14:textId="77777777" w:rsidR="00347E10" w:rsidRDefault="00347E10" w:rsidP="00347E10">
            <w:pPr>
              <w:pStyle w:val="CopticCross"/>
            </w:pPr>
          </w:p>
        </w:tc>
        <w:tc>
          <w:tcPr>
            <w:tcW w:w="3960" w:type="dxa"/>
          </w:tcPr>
          <w:p w14:paraId="3C157988" w14:textId="77777777" w:rsidR="00347E10" w:rsidRDefault="00347E10" w:rsidP="00347E10">
            <w:pPr>
              <w:pStyle w:val="EngHang"/>
              <w:rPr>
                <w:shd w:val="clear" w:color="auto" w:fill="FFFFFF"/>
                <w:lang w:eastAsia="zh-CN"/>
              </w:rPr>
            </w:pPr>
            <w:r>
              <w:rPr>
                <w:shd w:val="clear" w:color="auto" w:fill="FFFFFF"/>
                <w:lang w:eastAsia="zh-CN"/>
              </w:rPr>
              <w:t>Pray to the Lord on our behalf,</w:t>
            </w:r>
          </w:p>
          <w:p w14:paraId="1EE4303F" w14:textId="73EE032A" w:rsidR="00347E10" w:rsidRDefault="00347E10" w:rsidP="00347E10">
            <w:pPr>
              <w:pStyle w:val="EngHang"/>
              <w:rPr>
                <w:shd w:val="clear" w:color="auto" w:fill="FFFFFF"/>
                <w:lang w:eastAsia="zh-CN"/>
              </w:rPr>
            </w:pPr>
            <w:r>
              <w:rPr>
                <w:shd w:val="clear" w:color="auto" w:fill="FFFFFF"/>
                <w:lang w:eastAsia="zh-CN"/>
              </w:rPr>
              <w:t>O our saintly father, the Apostle,</w:t>
            </w:r>
          </w:p>
          <w:p w14:paraId="331BB28F" w14:textId="6A6FADD4" w:rsidR="00347E10" w:rsidRDefault="00347E10" w:rsidP="00347E10">
            <w:pPr>
              <w:pStyle w:val="EngHang"/>
              <w:rPr>
                <w:lang w:eastAsia="zh-CN"/>
              </w:rPr>
            </w:pPr>
            <w:r>
              <w:rPr>
                <w:shd w:val="clear" w:color="auto" w:fill="FFFFFF"/>
                <w:lang w:eastAsia="zh-CN"/>
              </w:rPr>
              <w:t>St. Andrew, the first-called,</w:t>
            </w:r>
          </w:p>
          <w:p w14:paraId="489DF157" w14:textId="77777777" w:rsidR="00347E10" w:rsidRPr="002A29E0" w:rsidRDefault="00347E10" w:rsidP="00347E10">
            <w:pPr>
              <w:pStyle w:val="EngHangEnd"/>
              <w:rPr>
                <w:rFonts w:ascii="Times New Roman" w:hAnsi="Times New Roman"/>
                <w:lang w:eastAsia="zh-CN"/>
              </w:rPr>
            </w:pPr>
            <w:r>
              <w:rPr>
                <w:shd w:val="clear" w:color="auto" w:fill="FFFFFF"/>
                <w:lang w:eastAsia="zh-CN"/>
              </w:rPr>
              <w:t>That He may forgive us our sins.</w:t>
            </w:r>
          </w:p>
        </w:tc>
        <w:tc>
          <w:tcPr>
            <w:tcW w:w="288" w:type="dxa"/>
          </w:tcPr>
          <w:p w14:paraId="6E4064D4" w14:textId="77777777" w:rsidR="00347E10" w:rsidRDefault="00347E10" w:rsidP="00347E10"/>
        </w:tc>
      </w:tr>
    </w:tbl>
    <w:p w14:paraId="2DF67188" w14:textId="77777777" w:rsidR="00495F1A" w:rsidRDefault="00495F1A" w:rsidP="00495F1A">
      <w:pPr>
        <w:pStyle w:val="Heading2"/>
        <w:rPr>
          <w:rFonts w:ascii="FreeSerifAvvaShenouda" w:hAnsi="FreeSerifAvvaShenouda" w:cs="FreeSerifAvvaShenouda"/>
        </w:rPr>
      </w:pPr>
      <w:bookmarkStart w:id="1446" w:name="_Toc410196202"/>
      <w:bookmarkStart w:id="1447" w:name="_Toc410196444"/>
      <w:bookmarkStart w:id="1448" w:name="_Toc410196946"/>
      <w:bookmarkStart w:id="1449" w:name="_Toc485884448"/>
      <w:bookmarkStart w:id="1450" w:name="_Toc485884534"/>
      <w:bookmarkStart w:id="1451" w:name="December"/>
      <w:r>
        <w:lastRenderedPageBreak/>
        <w:t>December</w:t>
      </w:r>
      <w:bookmarkEnd w:id="1446"/>
      <w:bookmarkEnd w:id="1447"/>
      <w:bookmarkEnd w:id="1448"/>
      <w:r w:rsidR="00205EA4">
        <w:t xml:space="preserve"> or </w:t>
      </w:r>
      <w:r w:rsidR="00205EA4">
        <w:rPr>
          <w:rFonts w:ascii="FreeSerifAvvaShenouda" w:hAnsi="FreeSerifAvvaShenouda" w:cs="FreeSerifAvvaShenouda"/>
        </w:rPr>
        <w:t>Ⲕⲟⲓⲁϩⲕ</w:t>
      </w:r>
      <w:bookmarkEnd w:id="1449"/>
      <w:bookmarkEnd w:id="1450"/>
    </w:p>
    <w:sdt>
      <w:sdtPr>
        <w:id w:val="1691259792"/>
        <w:docPartObj>
          <w:docPartGallery w:val="Table of Contents"/>
          <w:docPartUnique/>
        </w:docPartObj>
      </w:sdtPr>
      <w:sdtEndPr>
        <w:rPr>
          <w:b/>
          <w:bCs/>
          <w:noProof/>
        </w:rPr>
      </w:sdtEndPr>
      <w:sdtContent>
        <w:p w14:paraId="5A0A8709" w14:textId="254AE402" w:rsidR="00710C7C"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85884534" w:history="1">
            <w:r w:rsidR="00710C7C" w:rsidRPr="00A13FED">
              <w:rPr>
                <w:rStyle w:val="Hyperlink"/>
                <w:noProof/>
              </w:rPr>
              <w:t xml:space="preserve">December or </w:t>
            </w:r>
            <w:r w:rsidR="00710C7C" w:rsidRPr="00A13FED">
              <w:rPr>
                <w:rStyle w:val="Hyperlink"/>
                <w:rFonts w:ascii="FreeSerifAvvaShenouda" w:hAnsi="FreeSerifAvvaShenouda" w:cs="FreeSerifAvvaShenouda"/>
                <w:noProof/>
              </w:rPr>
              <w:t>Ⲕⲟⲓⲁϩⲕ</w:t>
            </w:r>
            <w:r w:rsidR="00710C7C">
              <w:rPr>
                <w:noProof/>
                <w:webHidden/>
              </w:rPr>
              <w:tab/>
            </w:r>
            <w:r w:rsidR="00710C7C">
              <w:rPr>
                <w:noProof/>
                <w:webHidden/>
              </w:rPr>
              <w:fldChar w:fldCharType="begin"/>
            </w:r>
            <w:r w:rsidR="00710C7C">
              <w:rPr>
                <w:noProof/>
                <w:webHidden/>
              </w:rPr>
              <w:instrText xml:space="preserve"> PAGEREF _Toc485884534 \h </w:instrText>
            </w:r>
            <w:r w:rsidR="00710C7C">
              <w:rPr>
                <w:noProof/>
                <w:webHidden/>
              </w:rPr>
            </w:r>
            <w:r w:rsidR="00710C7C">
              <w:rPr>
                <w:noProof/>
                <w:webHidden/>
              </w:rPr>
              <w:fldChar w:fldCharType="separate"/>
            </w:r>
            <w:r w:rsidR="000E2EAC">
              <w:rPr>
                <w:noProof/>
                <w:webHidden/>
              </w:rPr>
              <w:t>823</w:t>
            </w:r>
            <w:r w:rsidR="00710C7C">
              <w:rPr>
                <w:noProof/>
                <w:webHidden/>
              </w:rPr>
              <w:fldChar w:fldCharType="end"/>
            </w:r>
          </w:hyperlink>
        </w:p>
        <w:p w14:paraId="60EB4FA4" w14:textId="0C16B33F" w:rsidR="00710C7C" w:rsidRDefault="002758BE">
          <w:pPr>
            <w:pStyle w:val="TOC3"/>
            <w:tabs>
              <w:tab w:val="right" w:leader="dot" w:pos="8846"/>
            </w:tabs>
            <w:rPr>
              <w:rFonts w:asciiTheme="minorHAnsi" w:eastAsiaTheme="minorEastAsia" w:hAnsiTheme="minorHAnsi"/>
              <w:noProof/>
              <w:sz w:val="22"/>
              <w:lang w:val="en-US"/>
            </w:rPr>
          </w:pPr>
          <w:hyperlink w:anchor="_Toc485884535" w:history="1">
            <w:r w:rsidR="00710C7C" w:rsidRPr="00A13FED">
              <w:rPr>
                <w:rStyle w:val="Hyperlink"/>
                <w:noProof/>
              </w:rPr>
              <w:t>December 1 (2) / Koiak 5: Martyrdom of St. Victor</w:t>
            </w:r>
            <w:r w:rsidR="00710C7C">
              <w:rPr>
                <w:noProof/>
                <w:webHidden/>
              </w:rPr>
              <w:tab/>
            </w:r>
            <w:r w:rsidR="00710C7C">
              <w:rPr>
                <w:noProof/>
                <w:webHidden/>
              </w:rPr>
              <w:fldChar w:fldCharType="begin"/>
            </w:r>
            <w:r w:rsidR="00710C7C">
              <w:rPr>
                <w:noProof/>
                <w:webHidden/>
              </w:rPr>
              <w:instrText xml:space="preserve"> PAGEREF _Toc485884535 \h </w:instrText>
            </w:r>
            <w:r w:rsidR="00710C7C">
              <w:rPr>
                <w:noProof/>
                <w:webHidden/>
              </w:rPr>
            </w:r>
            <w:r w:rsidR="00710C7C">
              <w:rPr>
                <w:noProof/>
                <w:webHidden/>
              </w:rPr>
              <w:fldChar w:fldCharType="separate"/>
            </w:r>
            <w:r w:rsidR="000E2EAC">
              <w:rPr>
                <w:noProof/>
                <w:webHidden/>
              </w:rPr>
              <w:t>847</w:t>
            </w:r>
            <w:r w:rsidR="00710C7C">
              <w:rPr>
                <w:noProof/>
                <w:webHidden/>
              </w:rPr>
              <w:fldChar w:fldCharType="end"/>
            </w:r>
          </w:hyperlink>
        </w:p>
        <w:p w14:paraId="3E5B2B95" w14:textId="08074581" w:rsidR="00710C7C" w:rsidRDefault="002758BE">
          <w:pPr>
            <w:pStyle w:val="TOC3"/>
            <w:tabs>
              <w:tab w:val="right" w:leader="dot" w:pos="8846"/>
            </w:tabs>
            <w:rPr>
              <w:rFonts w:asciiTheme="minorHAnsi" w:eastAsiaTheme="minorEastAsia" w:hAnsiTheme="minorHAnsi"/>
              <w:noProof/>
              <w:sz w:val="22"/>
              <w:lang w:val="en-US"/>
            </w:rPr>
          </w:pPr>
          <w:hyperlink w:anchor="_Toc485884536" w:history="1">
            <w:r w:rsidR="00710C7C" w:rsidRPr="00A13FED">
              <w:rPr>
                <w:rStyle w:val="Hyperlink"/>
                <w:noProof/>
              </w:rPr>
              <w:t>December 2 (3) / Koiak 6: Pope Abraam the Syrian</w:t>
            </w:r>
            <w:r w:rsidR="00710C7C">
              <w:rPr>
                <w:noProof/>
                <w:webHidden/>
              </w:rPr>
              <w:tab/>
            </w:r>
            <w:r w:rsidR="00710C7C">
              <w:rPr>
                <w:noProof/>
                <w:webHidden/>
              </w:rPr>
              <w:fldChar w:fldCharType="begin"/>
            </w:r>
            <w:r w:rsidR="00710C7C">
              <w:rPr>
                <w:noProof/>
                <w:webHidden/>
              </w:rPr>
              <w:instrText xml:space="preserve"> PAGEREF _Toc485884536 \h </w:instrText>
            </w:r>
            <w:r w:rsidR="00710C7C">
              <w:rPr>
                <w:noProof/>
                <w:webHidden/>
              </w:rPr>
            </w:r>
            <w:r w:rsidR="00710C7C">
              <w:rPr>
                <w:noProof/>
                <w:webHidden/>
              </w:rPr>
              <w:fldChar w:fldCharType="separate"/>
            </w:r>
            <w:r w:rsidR="000E2EAC">
              <w:rPr>
                <w:noProof/>
                <w:webHidden/>
              </w:rPr>
              <w:t>848</w:t>
            </w:r>
            <w:r w:rsidR="00710C7C">
              <w:rPr>
                <w:noProof/>
                <w:webHidden/>
              </w:rPr>
              <w:fldChar w:fldCharType="end"/>
            </w:r>
          </w:hyperlink>
        </w:p>
        <w:p w14:paraId="4AA3C746" w14:textId="5E988482" w:rsidR="00710C7C" w:rsidRDefault="002758BE">
          <w:pPr>
            <w:pStyle w:val="TOC3"/>
            <w:tabs>
              <w:tab w:val="right" w:leader="dot" w:pos="8846"/>
            </w:tabs>
            <w:rPr>
              <w:rFonts w:asciiTheme="minorHAnsi" w:eastAsiaTheme="minorEastAsia" w:hAnsiTheme="minorHAnsi"/>
              <w:noProof/>
              <w:sz w:val="22"/>
              <w:lang w:val="en-US"/>
            </w:rPr>
          </w:pPr>
          <w:hyperlink w:anchor="_Toc485884537" w:history="1">
            <w:r w:rsidR="00710C7C" w:rsidRPr="00A13FED">
              <w:rPr>
                <w:rStyle w:val="Hyperlink"/>
                <w:noProof/>
              </w:rPr>
              <w:t>December 4 (5) / Koiak 8: The Martyrdom of Sts. Barbara and Juliana</w:t>
            </w:r>
            <w:r w:rsidR="00710C7C">
              <w:rPr>
                <w:noProof/>
                <w:webHidden/>
              </w:rPr>
              <w:tab/>
            </w:r>
            <w:r w:rsidR="00710C7C">
              <w:rPr>
                <w:noProof/>
                <w:webHidden/>
              </w:rPr>
              <w:fldChar w:fldCharType="begin"/>
            </w:r>
            <w:r w:rsidR="00710C7C">
              <w:rPr>
                <w:noProof/>
                <w:webHidden/>
              </w:rPr>
              <w:instrText xml:space="preserve"> PAGEREF _Toc485884537 \h </w:instrText>
            </w:r>
            <w:r w:rsidR="00710C7C">
              <w:rPr>
                <w:noProof/>
                <w:webHidden/>
              </w:rPr>
            </w:r>
            <w:r w:rsidR="00710C7C">
              <w:rPr>
                <w:noProof/>
                <w:webHidden/>
              </w:rPr>
              <w:fldChar w:fldCharType="separate"/>
            </w:r>
            <w:r w:rsidR="000E2EAC">
              <w:rPr>
                <w:noProof/>
                <w:webHidden/>
              </w:rPr>
              <w:t>849</w:t>
            </w:r>
            <w:r w:rsidR="00710C7C">
              <w:rPr>
                <w:noProof/>
                <w:webHidden/>
              </w:rPr>
              <w:fldChar w:fldCharType="end"/>
            </w:r>
          </w:hyperlink>
        </w:p>
        <w:p w14:paraId="0820A199" w14:textId="1ED934C1" w:rsidR="00710C7C" w:rsidRDefault="002758BE">
          <w:pPr>
            <w:pStyle w:val="TOC3"/>
            <w:tabs>
              <w:tab w:val="right" w:leader="dot" w:pos="8846"/>
            </w:tabs>
            <w:rPr>
              <w:rFonts w:asciiTheme="minorHAnsi" w:eastAsiaTheme="minorEastAsia" w:hAnsiTheme="minorHAnsi"/>
              <w:noProof/>
              <w:sz w:val="22"/>
              <w:lang w:val="en-US"/>
            </w:rPr>
          </w:pPr>
          <w:hyperlink w:anchor="_Toc485884538" w:history="1">
            <w:r w:rsidR="00710C7C" w:rsidRPr="00A13FED">
              <w:rPr>
                <w:rStyle w:val="Hyperlink"/>
                <w:noProof/>
              </w:rPr>
              <w:t>December 4 (5) / Koiak 8: Also St. Samuel the Confessor</w:t>
            </w:r>
            <w:r w:rsidR="00710C7C">
              <w:rPr>
                <w:noProof/>
                <w:webHidden/>
              </w:rPr>
              <w:tab/>
            </w:r>
            <w:r w:rsidR="00710C7C">
              <w:rPr>
                <w:noProof/>
                <w:webHidden/>
              </w:rPr>
              <w:fldChar w:fldCharType="begin"/>
            </w:r>
            <w:r w:rsidR="00710C7C">
              <w:rPr>
                <w:noProof/>
                <w:webHidden/>
              </w:rPr>
              <w:instrText xml:space="preserve"> PAGEREF _Toc485884538 \h </w:instrText>
            </w:r>
            <w:r w:rsidR="00710C7C">
              <w:rPr>
                <w:noProof/>
                <w:webHidden/>
              </w:rPr>
            </w:r>
            <w:r w:rsidR="00710C7C">
              <w:rPr>
                <w:noProof/>
                <w:webHidden/>
              </w:rPr>
              <w:fldChar w:fldCharType="separate"/>
            </w:r>
            <w:r w:rsidR="000E2EAC">
              <w:rPr>
                <w:noProof/>
                <w:webHidden/>
              </w:rPr>
              <w:t>851</w:t>
            </w:r>
            <w:r w:rsidR="00710C7C">
              <w:rPr>
                <w:noProof/>
                <w:webHidden/>
              </w:rPr>
              <w:fldChar w:fldCharType="end"/>
            </w:r>
          </w:hyperlink>
        </w:p>
        <w:p w14:paraId="66E423E6" w14:textId="0865170A" w:rsidR="00710C7C" w:rsidRDefault="002758BE">
          <w:pPr>
            <w:pStyle w:val="TOC3"/>
            <w:tabs>
              <w:tab w:val="right" w:leader="dot" w:pos="8846"/>
            </w:tabs>
            <w:rPr>
              <w:rFonts w:asciiTheme="minorHAnsi" w:eastAsiaTheme="minorEastAsia" w:hAnsiTheme="minorHAnsi"/>
              <w:noProof/>
              <w:sz w:val="22"/>
              <w:lang w:val="en-US"/>
            </w:rPr>
          </w:pPr>
          <w:hyperlink w:anchor="_Toc485884539" w:history="1">
            <w:r w:rsidR="00710C7C" w:rsidRPr="00A13FED">
              <w:rPr>
                <w:rStyle w:val="Hyperlink"/>
                <w:noProof/>
              </w:rPr>
              <w:t>December 6 (7) / Koiak 10: St. Nicholas</w:t>
            </w:r>
            <w:r w:rsidR="00710C7C">
              <w:rPr>
                <w:noProof/>
                <w:webHidden/>
              </w:rPr>
              <w:tab/>
            </w:r>
            <w:r w:rsidR="00710C7C">
              <w:rPr>
                <w:noProof/>
                <w:webHidden/>
              </w:rPr>
              <w:fldChar w:fldCharType="begin"/>
            </w:r>
            <w:r w:rsidR="00710C7C">
              <w:rPr>
                <w:noProof/>
                <w:webHidden/>
              </w:rPr>
              <w:instrText xml:space="preserve"> PAGEREF _Toc485884539 \h </w:instrText>
            </w:r>
            <w:r w:rsidR="00710C7C">
              <w:rPr>
                <w:noProof/>
                <w:webHidden/>
              </w:rPr>
            </w:r>
            <w:r w:rsidR="00710C7C">
              <w:rPr>
                <w:noProof/>
                <w:webHidden/>
              </w:rPr>
              <w:fldChar w:fldCharType="separate"/>
            </w:r>
            <w:r w:rsidR="000E2EAC">
              <w:rPr>
                <w:noProof/>
                <w:webHidden/>
              </w:rPr>
              <w:t>852</w:t>
            </w:r>
            <w:r w:rsidR="00710C7C">
              <w:rPr>
                <w:noProof/>
                <w:webHidden/>
              </w:rPr>
              <w:fldChar w:fldCharType="end"/>
            </w:r>
          </w:hyperlink>
        </w:p>
        <w:p w14:paraId="59422D08" w14:textId="6B00928B" w:rsidR="00710C7C" w:rsidRDefault="002758BE">
          <w:pPr>
            <w:pStyle w:val="TOC3"/>
            <w:tabs>
              <w:tab w:val="right" w:leader="dot" w:pos="8846"/>
            </w:tabs>
            <w:rPr>
              <w:rFonts w:asciiTheme="minorHAnsi" w:eastAsiaTheme="minorEastAsia" w:hAnsiTheme="minorHAnsi"/>
              <w:noProof/>
              <w:sz w:val="22"/>
              <w:lang w:val="en-US"/>
            </w:rPr>
          </w:pPr>
          <w:hyperlink w:anchor="_Toc485884540" w:history="1">
            <w:r w:rsidR="00710C7C" w:rsidRPr="00A13FED">
              <w:rPr>
                <w:rStyle w:val="Hyperlink"/>
                <w:noProof/>
              </w:rPr>
              <w:t>December 6 (7) / Koiak 10: Relocation of St. Severus’ Relics</w:t>
            </w:r>
            <w:r w:rsidR="00710C7C">
              <w:rPr>
                <w:noProof/>
                <w:webHidden/>
              </w:rPr>
              <w:tab/>
            </w:r>
            <w:r w:rsidR="00710C7C">
              <w:rPr>
                <w:noProof/>
                <w:webHidden/>
              </w:rPr>
              <w:fldChar w:fldCharType="begin"/>
            </w:r>
            <w:r w:rsidR="00710C7C">
              <w:rPr>
                <w:noProof/>
                <w:webHidden/>
              </w:rPr>
              <w:instrText xml:space="preserve"> PAGEREF _Toc485884540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5AC67D1F" w14:textId="564F0B91" w:rsidR="00710C7C" w:rsidRDefault="002758BE">
          <w:pPr>
            <w:pStyle w:val="TOC3"/>
            <w:tabs>
              <w:tab w:val="right" w:leader="dot" w:pos="8846"/>
            </w:tabs>
            <w:rPr>
              <w:rFonts w:asciiTheme="minorHAnsi" w:eastAsiaTheme="minorEastAsia" w:hAnsiTheme="minorHAnsi"/>
              <w:noProof/>
              <w:sz w:val="22"/>
              <w:lang w:val="en-US"/>
            </w:rPr>
          </w:pPr>
          <w:hyperlink w:anchor="_Toc485884541" w:history="1">
            <w:r w:rsidR="00710C7C" w:rsidRPr="00A13FED">
              <w:rPr>
                <w:rStyle w:val="Hyperlink"/>
                <w:noProof/>
              </w:rPr>
              <w:t>December 7 (8) / Koiak 11: St. Ambrose</w:t>
            </w:r>
            <w:r w:rsidR="00710C7C">
              <w:rPr>
                <w:noProof/>
                <w:webHidden/>
              </w:rPr>
              <w:tab/>
            </w:r>
            <w:r w:rsidR="00710C7C">
              <w:rPr>
                <w:noProof/>
                <w:webHidden/>
              </w:rPr>
              <w:fldChar w:fldCharType="begin"/>
            </w:r>
            <w:r w:rsidR="00710C7C">
              <w:rPr>
                <w:noProof/>
                <w:webHidden/>
              </w:rPr>
              <w:instrText xml:space="preserve"> PAGEREF _Toc485884541 \h </w:instrText>
            </w:r>
            <w:r w:rsidR="00710C7C">
              <w:rPr>
                <w:noProof/>
                <w:webHidden/>
              </w:rPr>
            </w:r>
            <w:r w:rsidR="00710C7C">
              <w:rPr>
                <w:noProof/>
                <w:webHidden/>
              </w:rPr>
              <w:fldChar w:fldCharType="separate"/>
            </w:r>
            <w:r w:rsidR="000E2EAC">
              <w:rPr>
                <w:noProof/>
                <w:webHidden/>
              </w:rPr>
              <w:t>853</w:t>
            </w:r>
            <w:r w:rsidR="00710C7C">
              <w:rPr>
                <w:noProof/>
                <w:webHidden/>
              </w:rPr>
              <w:fldChar w:fldCharType="end"/>
            </w:r>
          </w:hyperlink>
        </w:p>
        <w:p w14:paraId="0BBAF9B6" w14:textId="6FE1FD93" w:rsidR="00710C7C" w:rsidRDefault="002758BE">
          <w:pPr>
            <w:pStyle w:val="TOC3"/>
            <w:tabs>
              <w:tab w:val="right" w:leader="dot" w:pos="8846"/>
            </w:tabs>
            <w:rPr>
              <w:rFonts w:asciiTheme="minorHAnsi" w:eastAsiaTheme="minorEastAsia" w:hAnsiTheme="minorHAnsi"/>
              <w:noProof/>
              <w:sz w:val="22"/>
              <w:lang w:val="en-US"/>
            </w:rPr>
          </w:pPr>
          <w:hyperlink w:anchor="_Toc485884542" w:history="1">
            <w:r w:rsidR="00710C7C" w:rsidRPr="00A13FED">
              <w:rPr>
                <w:rStyle w:val="Hyperlink"/>
                <w:noProof/>
              </w:rPr>
              <w:t>December 8 (9) / Koiak 12: Commemoration of Archangel Michael</w:t>
            </w:r>
            <w:r w:rsidR="00710C7C">
              <w:rPr>
                <w:noProof/>
                <w:webHidden/>
              </w:rPr>
              <w:tab/>
            </w:r>
            <w:r w:rsidR="00710C7C">
              <w:rPr>
                <w:noProof/>
                <w:webHidden/>
              </w:rPr>
              <w:fldChar w:fldCharType="begin"/>
            </w:r>
            <w:r w:rsidR="00710C7C">
              <w:rPr>
                <w:noProof/>
                <w:webHidden/>
              </w:rPr>
              <w:instrText xml:space="preserve"> PAGEREF _Toc485884542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1F0A80BA" w14:textId="1C6B2421" w:rsidR="00710C7C" w:rsidRDefault="002758BE">
          <w:pPr>
            <w:pStyle w:val="TOC3"/>
            <w:tabs>
              <w:tab w:val="right" w:leader="dot" w:pos="8846"/>
            </w:tabs>
            <w:rPr>
              <w:rFonts w:asciiTheme="minorHAnsi" w:eastAsiaTheme="minorEastAsia" w:hAnsiTheme="minorHAnsi"/>
              <w:noProof/>
              <w:sz w:val="22"/>
              <w:lang w:val="en-US"/>
            </w:rPr>
          </w:pPr>
          <w:hyperlink w:anchor="_Toc485884543" w:history="1">
            <w:r w:rsidR="00710C7C" w:rsidRPr="00A13FED">
              <w:rPr>
                <w:rStyle w:val="Hyperlink"/>
                <w:noProof/>
              </w:rPr>
              <w:t>December 11 (12) / Koiak 15: St. Gregory the Armenian</w:t>
            </w:r>
            <w:r w:rsidR="00710C7C">
              <w:rPr>
                <w:noProof/>
                <w:webHidden/>
              </w:rPr>
              <w:tab/>
            </w:r>
            <w:r w:rsidR="00710C7C">
              <w:rPr>
                <w:noProof/>
                <w:webHidden/>
              </w:rPr>
              <w:fldChar w:fldCharType="begin"/>
            </w:r>
            <w:r w:rsidR="00710C7C">
              <w:rPr>
                <w:noProof/>
                <w:webHidden/>
              </w:rPr>
              <w:instrText xml:space="preserve"> PAGEREF _Toc485884543 \h </w:instrText>
            </w:r>
            <w:r w:rsidR="00710C7C">
              <w:rPr>
                <w:noProof/>
                <w:webHidden/>
              </w:rPr>
            </w:r>
            <w:r w:rsidR="00710C7C">
              <w:rPr>
                <w:noProof/>
                <w:webHidden/>
              </w:rPr>
              <w:fldChar w:fldCharType="separate"/>
            </w:r>
            <w:r w:rsidR="000E2EAC">
              <w:rPr>
                <w:noProof/>
                <w:webHidden/>
              </w:rPr>
              <w:t>854</w:t>
            </w:r>
            <w:r w:rsidR="00710C7C">
              <w:rPr>
                <w:noProof/>
                <w:webHidden/>
              </w:rPr>
              <w:fldChar w:fldCharType="end"/>
            </w:r>
          </w:hyperlink>
        </w:p>
        <w:p w14:paraId="70F92F97" w14:textId="591149DA" w:rsidR="00710C7C" w:rsidRDefault="002758BE">
          <w:pPr>
            <w:pStyle w:val="TOC3"/>
            <w:tabs>
              <w:tab w:val="right" w:leader="dot" w:pos="8846"/>
            </w:tabs>
            <w:rPr>
              <w:rFonts w:asciiTheme="minorHAnsi" w:eastAsiaTheme="minorEastAsia" w:hAnsiTheme="minorHAnsi"/>
              <w:noProof/>
              <w:sz w:val="22"/>
              <w:lang w:val="en-US"/>
            </w:rPr>
          </w:pPr>
          <w:hyperlink w:anchor="_Toc485884544" w:history="1">
            <w:r w:rsidR="00710C7C" w:rsidRPr="00A13FED">
              <w:rPr>
                <w:rStyle w:val="Hyperlink"/>
                <w:noProof/>
              </w:rPr>
              <w:t>December 12 (13) / Koiak 16: Saint Spyridon</w:t>
            </w:r>
            <w:r w:rsidR="00710C7C">
              <w:rPr>
                <w:noProof/>
                <w:webHidden/>
              </w:rPr>
              <w:tab/>
            </w:r>
            <w:r w:rsidR="00710C7C">
              <w:rPr>
                <w:noProof/>
                <w:webHidden/>
              </w:rPr>
              <w:fldChar w:fldCharType="begin"/>
            </w:r>
            <w:r w:rsidR="00710C7C">
              <w:rPr>
                <w:noProof/>
                <w:webHidden/>
              </w:rPr>
              <w:instrText xml:space="preserve"> PAGEREF _Toc485884544 \h </w:instrText>
            </w:r>
            <w:r w:rsidR="00710C7C">
              <w:rPr>
                <w:noProof/>
                <w:webHidden/>
              </w:rPr>
            </w:r>
            <w:r w:rsidR="00710C7C">
              <w:rPr>
                <w:noProof/>
                <w:webHidden/>
              </w:rPr>
              <w:fldChar w:fldCharType="separate"/>
            </w:r>
            <w:r w:rsidR="000E2EAC">
              <w:rPr>
                <w:noProof/>
                <w:webHidden/>
              </w:rPr>
              <w:t>855</w:t>
            </w:r>
            <w:r w:rsidR="00710C7C">
              <w:rPr>
                <w:noProof/>
                <w:webHidden/>
              </w:rPr>
              <w:fldChar w:fldCharType="end"/>
            </w:r>
          </w:hyperlink>
        </w:p>
        <w:p w14:paraId="22A3B3C3" w14:textId="67311165" w:rsidR="00710C7C" w:rsidRDefault="002758BE">
          <w:pPr>
            <w:pStyle w:val="TOC3"/>
            <w:tabs>
              <w:tab w:val="right" w:leader="dot" w:pos="8846"/>
            </w:tabs>
            <w:rPr>
              <w:rFonts w:asciiTheme="minorHAnsi" w:eastAsiaTheme="minorEastAsia" w:hAnsiTheme="minorHAnsi"/>
              <w:noProof/>
              <w:sz w:val="22"/>
              <w:lang w:val="en-US"/>
            </w:rPr>
          </w:pPr>
          <w:hyperlink w:anchor="_Toc485884545" w:history="1">
            <w:r w:rsidR="00710C7C" w:rsidRPr="00A13FED">
              <w:rPr>
                <w:rStyle w:val="Hyperlink"/>
                <w:noProof/>
              </w:rPr>
              <w:t>December 17 (18) / Koiak 21: Commemoration of the Theotokos</w:t>
            </w:r>
            <w:r w:rsidR="00710C7C">
              <w:rPr>
                <w:noProof/>
                <w:webHidden/>
              </w:rPr>
              <w:tab/>
            </w:r>
            <w:r w:rsidR="00710C7C">
              <w:rPr>
                <w:noProof/>
                <w:webHidden/>
              </w:rPr>
              <w:fldChar w:fldCharType="begin"/>
            </w:r>
            <w:r w:rsidR="00710C7C">
              <w:rPr>
                <w:noProof/>
                <w:webHidden/>
              </w:rPr>
              <w:instrText xml:space="preserve"> PAGEREF _Toc485884545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7D33F5B6" w14:textId="0A6530F8" w:rsidR="00710C7C" w:rsidRDefault="002758BE">
          <w:pPr>
            <w:pStyle w:val="TOC3"/>
            <w:tabs>
              <w:tab w:val="right" w:leader="dot" w:pos="8846"/>
            </w:tabs>
            <w:rPr>
              <w:rFonts w:asciiTheme="minorHAnsi" w:eastAsiaTheme="minorEastAsia" w:hAnsiTheme="minorHAnsi"/>
              <w:noProof/>
              <w:sz w:val="22"/>
              <w:lang w:val="en-US"/>
            </w:rPr>
          </w:pPr>
          <w:hyperlink w:anchor="_Toc485884546" w:history="1">
            <w:r w:rsidR="00710C7C" w:rsidRPr="00A13FED">
              <w:rPr>
                <w:rStyle w:val="Hyperlink"/>
                <w:noProof/>
              </w:rPr>
              <w:t>December 17 (18) / Koiak 21: Also the Martyrdom of St. Barnabas, one of the Seventy Two</w:t>
            </w:r>
            <w:r w:rsidR="00710C7C">
              <w:rPr>
                <w:noProof/>
                <w:webHidden/>
              </w:rPr>
              <w:tab/>
            </w:r>
            <w:r w:rsidR="00710C7C">
              <w:rPr>
                <w:noProof/>
                <w:webHidden/>
              </w:rPr>
              <w:fldChar w:fldCharType="begin"/>
            </w:r>
            <w:r w:rsidR="00710C7C">
              <w:rPr>
                <w:noProof/>
                <w:webHidden/>
              </w:rPr>
              <w:instrText xml:space="preserve"> PAGEREF _Toc485884546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4D6637F5" w14:textId="11668669" w:rsidR="00710C7C" w:rsidRDefault="002758BE">
          <w:pPr>
            <w:pStyle w:val="TOC3"/>
            <w:tabs>
              <w:tab w:val="right" w:leader="dot" w:pos="8846"/>
            </w:tabs>
            <w:rPr>
              <w:rFonts w:asciiTheme="minorHAnsi" w:eastAsiaTheme="minorEastAsia" w:hAnsiTheme="minorHAnsi"/>
              <w:noProof/>
              <w:sz w:val="22"/>
              <w:lang w:val="en-US"/>
            </w:rPr>
          </w:pPr>
          <w:hyperlink w:anchor="_Toc485884547" w:history="1">
            <w:r w:rsidR="00710C7C" w:rsidRPr="00A13FED">
              <w:rPr>
                <w:rStyle w:val="Hyperlink"/>
                <w:noProof/>
              </w:rPr>
              <w:t>December 18 (19) / Koiak 22: Archangel Gabriel (Consecration)</w:t>
            </w:r>
            <w:r w:rsidR="00710C7C">
              <w:rPr>
                <w:noProof/>
                <w:webHidden/>
              </w:rPr>
              <w:tab/>
            </w:r>
            <w:r w:rsidR="00710C7C">
              <w:rPr>
                <w:noProof/>
                <w:webHidden/>
              </w:rPr>
              <w:fldChar w:fldCharType="begin"/>
            </w:r>
            <w:r w:rsidR="00710C7C">
              <w:rPr>
                <w:noProof/>
                <w:webHidden/>
              </w:rPr>
              <w:instrText xml:space="preserve"> PAGEREF _Toc485884547 \h </w:instrText>
            </w:r>
            <w:r w:rsidR="00710C7C">
              <w:rPr>
                <w:noProof/>
                <w:webHidden/>
              </w:rPr>
            </w:r>
            <w:r w:rsidR="00710C7C">
              <w:rPr>
                <w:noProof/>
                <w:webHidden/>
              </w:rPr>
              <w:fldChar w:fldCharType="separate"/>
            </w:r>
            <w:r w:rsidR="000E2EAC">
              <w:rPr>
                <w:noProof/>
                <w:webHidden/>
              </w:rPr>
              <w:t>856</w:t>
            </w:r>
            <w:r w:rsidR="00710C7C">
              <w:rPr>
                <w:noProof/>
                <w:webHidden/>
              </w:rPr>
              <w:fldChar w:fldCharType="end"/>
            </w:r>
          </w:hyperlink>
        </w:p>
        <w:p w14:paraId="657DA11F" w14:textId="04BBA7C5" w:rsidR="00710C7C" w:rsidRDefault="002758BE">
          <w:pPr>
            <w:pStyle w:val="TOC3"/>
            <w:tabs>
              <w:tab w:val="right" w:leader="dot" w:pos="8846"/>
            </w:tabs>
            <w:rPr>
              <w:rFonts w:asciiTheme="minorHAnsi" w:eastAsiaTheme="minorEastAsia" w:hAnsiTheme="minorHAnsi"/>
              <w:noProof/>
              <w:sz w:val="22"/>
              <w:lang w:val="en-US"/>
            </w:rPr>
          </w:pPr>
          <w:hyperlink w:anchor="_Toc485884548" w:history="1">
            <w:r w:rsidR="00710C7C" w:rsidRPr="00A13FED">
              <w:rPr>
                <w:rStyle w:val="Hyperlink"/>
                <w:noProof/>
              </w:rPr>
              <w:t>December 20 (21) / Koiak 24: St. Ignatius of Antioch</w:t>
            </w:r>
            <w:r w:rsidR="00710C7C">
              <w:rPr>
                <w:noProof/>
                <w:webHidden/>
              </w:rPr>
              <w:tab/>
            </w:r>
            <w:r w:rsidR="00710C7C">
              <w:rPr>
                <w:noProof/>
                <w:webHidden/>
              </w:rPr>
              <w:fldChar w:fldCharType="begin"/>
            </w:r>
            <w:r w:rsidR="00710C7C">
              <w:rPr>
                <w:noProof/>
                <w:webHidden/>
              </w:rPr>
              <w:instrText xml:space="preserve"> PAGEREF _Toc485884548 \h </w:instrText>
            </w:r>
            <w:r w:rsidR="00710C7C">
              <w:rPr>
                <w:noProof/>
                <w:webHidden/>
              </w:rPr>
            </w:r>
            <w:r w:rsidR="00710C7C">
              <w:rPr>
                <w:noProof/>
                <w:webHidden/>
              </w:rPr>
              <w:fldChar w:fldCharType="separate"/>
            </w:r>
            <w:r w:rsidR="000E2EAC">
              <w:rPr>
                <w:noProof/>
                <w:webHidden/>
              </w:rPr>
              <w:t>857</w:t>
            </w:r>
            <w:r w:rsidR="00710C7C">
              <w:rPr>
                <w:noProof/>
                <w:webHidden/>
              </w:rPr>
              <w:fldChar w:fldCharType="end"/>
            </w:r>
          </w:hyperlink>
        </w:p>
        <w:p w14:paraId="1F9B0A6A" w14:textId="17BBB456" w:rsidR="00710C7C" w:rsidRDefault="002758BE">
          <w:pPr>
            <w:pStyle w:val="TOC3"/>
            <w:tabs>
              <w:tab w:val="right" w:leader="dot" w:pos="8846"/>
            </w:tabs>
            <w:rPr>
              <w:rFonts w:asciiTheme="minorHAnsi" w:eastAsiaTheme="minorEastAsia" w:hAnsiTheme="minorHAnsi"/>
              <w:noProof/>
              <w:sz w:val="22"/>
              <w:lang w:val="en-US"/>
            </w:rPr>
          </w:pPr>
          <w:hyperlink w:anchor="_Toc485884549" w:history="1">
            <w:r w:rsidR="00710C7C" w:rsidRPr="00A13FED">
              <w:rPr>
                <w:rStyle w:val="Hyperlink"/>
                <w:noProof/>
              </w:rPr>
              <w:t>December 20 (21) / Koiak 24: The Birth of St. Takle Haymanot</w:t>
            </w:r>
            <w:r w:rsidR="00710C7C">
              <w:rPr>
                <w:noProof/>
                <w:webHidden/>
              </w:rPr>
              <w:tab/>
            </w:r>
            <w:r w:rsidR="00710C7C">
              <w:rPr>
                <w:noProof/>
                <w:webHidden/>
              </w:rPr>
              <w:fldChar w:fldCharType="begin"/>
            </w:r>
            <w:r w:rsidR="00710C7C">
              <w:rPr>
                <w:noProof/>
                <w:webHidden/>
              </w:rPr>
              <w:instrText xml:space="preserve"> PAGEREF _Toc485884549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19EB4A6B" w14:textId="430D4A3B" w:rsidR="00710C7C" w:rsidRDefault="002758BE">
          <w:pPr>
            <w:pStyle w:val="TOC3"/>
            <w:tabs>
              <w:tab w:val="right" w:leader="dot" w:pos="8846"/>
            </w:tabs>
            <w:rPr>
              <w:rFonts w:asciiTheme="minorHAnsi" w:eastAsiaTheme="minorEastAsia" w:hAnsiTheme="minorHAnsi"/>
              <w:noProof/>
              <w:sz w:val="22"/>
              <w:lang w:val="en-US"/>
            </w:rPr>
          </w:pPr>
          <w:hyperlink w:anchor="_Toc485884550" w:history="1">
            <w:r w:rsidR="00710C7C" w:rsidRPr="00A13FED">
              <w:rPr>
                <w:rStyle w:val="Hyperlink"/>
                <w:noProof/>
              </w:rPr>
              <w:t>December 21 (22) / Koiak 25: St. John Kami</w:t>
            </w:r>
            <w:r w:rsidR="00710C7C">
              <w:rPr>
                <w:noProof/>
                <w:webHidden/>
              </w:rPr>
              <w:tab/>
            </w:r>
            <w:r w:rsidR="00710C7C">
              <w:rPr>
                <w:noProof/>
                <w:webHidden/>
              </w:rPr>
              <w:fldChar w:fldCharType="begin"/>
            </w:r>
            <w:r w:rsidR="00710C7C">
              <w:rPr>
                <w:noProof/>
                <w:webHidden/>
              </w:rPr>
              <w:instrText xml:space="preserve"> PAGEREF _Toc485884550 \h </w:instrText>
            </w:r>
            <w:r w:rsidR="00710C7C">
              <w:rPr>
                <w:noProof/>
                <w:webHidden/>
              </w:rPr>
            </w:r>
            <w:r w:rsidR="00710C7C">
              <w:rPr>
                <w:noProof/>
                <w:webHidden/>
              </w:rPr>
              <w:fldChar w:fldCharType="separate"/>
            </w:r>
            <w:r w:rsidR="000E2EAC">
              <w:rPr>
                <w:noProof/>
                <w:webHidden/>
              </w:rPr>
              <w:t>858</w:t>
            </w:r>
            <w:r w:rsidR="00710C7C">
              <w:rPr>
                <w:noProof/>
                <w:webHidden/>
              </w:rPr>
              <w:fldChar w:fldCharType="end"/>
            </w:r>
          </w:hyperlink>
        </w:p>
        <w:p w14:paraId="7292B067" w14:textId="5410A475" w:rsidR="00710C7C" w:rsidRDefault="002758BE">
          <w:pPr>
            <w:pStyle w:val="TOC3"/>
            <w:tabs>
              <w:tab w:val="right" w:leader="dot" w:pos="8846"/>
            </w:tabs>
            <w:rPr>
              <w:rFonts w:asciiTheme="minorHAnsi" w:eastAsiaTheme="minorEastAsia" w:hAnsiTheme="minorHAnsi"/>
              <w:noProof/>
              <w:sz w:val="22"/>
              <w:lang w:val="en-US"/>
            </w:rPr>
          </w:pPr>
          <w:hyperlink w:anchor="_Toc485884551" w:history="1">
            <w:r w:rsidR="00710C7C" w:rsidRPr="00A13FED">
              <w:rPr>
                <w:rStyle w:val="Hyperlink"/>
                <w:noProof/>
              </w:rPr>
              <w:t>December 24 (25) / Koiak 28: Nativity Preparation Day</w:t>
            </w:r>
            <w:r w:rsidR="00710C7C">
              <w:rPr>
                <w:noProof/>
                <w:webHidden/>
              </w:rPr>
              <w:tab/>
            </w:r>
            <w:r w:rsidR="00710C7C">
              <w:rPr>
                <w:noProof/>
                <w:webHidden/>
              </w:rPr>
              <w:fldChar w:fldCharType="begin"/>
            </w:r>
            <w:r w:rsidR="00710C7C">
              <w:rPr>
                <w:noProof/>
                <w:webHidden/>
              </w:rPr>
              <w:instrText xml:space="preserve"> PAGEREF _Toc485884551 \h </w:instrText>
            </w:r>
            <w:r w:rsidR="00710C7C">
              <w:rPr>
                <w:noProof/>
                <w:webHidden/>
              </w:rPr>
            </w:r>
            <w:r w:rsidR="00710C7C">
              <w:rPr>
                <w:noProof/>
                <w:webHidden/>
              </w:rPr>
              <w:fldChar w:fldCharType="separate"/>
            </w:r>
            <w:r w:rsidR="000E2EAC">
              <w:rPr>
                <w:noProof/>
                <w:webHidden/>
              </w:rPr>
              <w:t>859</w:t>
            </w:r>
            <w:r w:rsidR="00710C7C">
              <w:rPr>
                <w:noProof/>
                <w:webHidden/>
              </w:rPr>
              <w:fldChar w:fldCharType="end"/>
            </w:r>
          </w:hyperlink>
        </w:p>
        <w:p w14:paraId="00864ED7" w14:textId="1D55E555" w:rsidR="00710C7C" w:rsidRDefault="002758BE">
          <w:pPr>
            <w:pStyle w:val="TOC3"/>
            <w:tabs>
              <w:tab w:val="right" w:leader="dot" w:pos="8846"/>
            </w:tabs>
            <w:rPr>
              <w:rFonts w:asciiTheme="minorHAnsi" w:eastAsiaTheme="minorEastAsia" w:hAnsiTheme="minorHAnsi"/>
              <w:noProof/>
              <w:sz w:val="22"/>
              <w:lang w:val="en-US"/>
            </w:rPr>
          </w:pPr>
          <w:hyperlink w:anchor="_Toc485884552" w:history="1">
            <w:r w:rsidR="00710C7C" w:rsidRPr="00A13FED">
              <w:rPr>
                <w:rStyle w:val="Hyperlink"/>
                <w:noProof/>
              </w:rPr>
              <w:t>December 25 (26) / Koiak 29: The Feast of the Nativity</w:t>
            </w:r>
            <w:r w:rsidR="00710C7C">
              <w:rPr>
                <w:noProof/>
                <w:webHidden/>
              </w:rPr>
              <w:tab/>
            </w:r>
            <w:r w:rsidR="00710C7C">
              <w:rPr>
                <w:noProof/>
                <w:webHidden/>
              </w:rPr>
              <w:fldChar w:fldCharType="begin"/>
            </w:r>
            <w:r w:rsidR="00710C7C">
              <w:rPr>
                <w:noProof/>
                <w:webHidden/>
              </w:rPr>
              <w:instrText xml:space="preserve"> PAGEREF _Toc485884552 \h </w:instrText>
            </w:r>
            <w:r w:rsidR="00710C7C">
              <w:rPr>
                <w:noProof/>
                <w:webHidden/>
              </w:rPr>
            </w:r>
            <w:r w:rsidR="00710C7C">
              <w:rPr>
                <w:noProof/>
                <w:webHidden/>
              </w:rPr>
              <w:fldChar w:fldCharType="separate"/>
            </w:r>
            <w:r w:rsidR="000E2EAC">
              <w:rPr>
                <w:noProof/>
                <w:webHidden/>
              </w:rPr>
              <w:t>862</w:t>
            </w:r>
            <w:r w:rsidR="00710C7C">
              <w:rPr>
                <w:noProof/>
                <w:webHidden/>
              </w:rPr>
              <w:fldChar w:fldCharType="end"/>
            </w:r>
          </w:hyperlink>
        </w:p>
        <w:p w14:paraId="3B8B457A" w14:textId="0B960267" w:rsidR="00710C7C" w:rsidRDefault="002758BE">
          <w:pPr>
            <w:pStyle w:val="TOC3"/>
            <w:tabs>
              <w:tab w:val="right" w:leader="dot" w:pos="8846"/>
            </w:tabs>
            <w:rPr>
              <w:rFonts w:asciiTheme="minorHAnsi" w:eastAsiaTheme="minorEastAsia" w:hAnsiTheme="minorHAnsi"/>
              <w:noProof/>
              <w:sz w:val="22"/>
              <w:lang w:val="en-US"/>
            </w:rPr>
          </w:pPr>
          <w:hyperlink w:anchor="_Toc485884553" w:history="1">
            <w:r w:rsidR="00710C7C" w:rsidRPr="00A13FED">
              <w:rPr>
                <w:rStyle w:val="Hyperlink"/>
                <w:noProof/>
              </w:rPr>
              <w:t>December 26 (27) / Koiak 30: The Second Day of the Feast of the Nativity</w:t>
            </w:r>
            <w:r w:rsidR="00710C7C">
              <w:rPr>
                <w:noProof/>
                <w:webHidden/>
              </w:rPr>
              <w:tab/>
            </w:r>
            <w:r w:rsidR="00710C7C">
              <w:rPr>
                <w:noProof/>
                <w:webHidden/>
              </w:rPr>
              <w:fldChar w:fldCharType="begin"/>
            </w:r>
            <w:r w:rsidR="00710C7C">
              <w:rPr>
                <w:noProof/>
                <w:webHidden/>
              </w:rPr>
              <w:instrText xml:space="preserve"> PAGEREF _Toc485884553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68F53C13" w14:textId="75D23B95" w:rsidR="00710C7C" w:rsidRDefault="002758BE">
          <w:pPr>
            <w:pStyle w:val="TOC3"/>
            <w:tabs>
              <w:tab w:val="right" w:leader="dot" w:pos="8846"/>
            </w:tabs>
            <w:rPr>
              <w:rFonts w:asciiTheme="minorHAnsi" w:eastAsiaTheme="minorEastAsia" w:hAnsiTheme="minorHAnsi"/>
              <w:noProof/>
              <w:sz w:val="22"/>
              <w:lang w:val="en-US"/>
            </w:rPr>
          </w:pPr>
          <w:hyperlink w:anchor="_Toc485884554" w:history="1">
            <w:r w:rsidR="00710C7C" w:rsidRPr="00A13FED">
              <w:rPr>
                <w:rStyle w:val="Hyperlink"/>
                <w:noProof/>
              </w:rPr>
              <w:t>December 27 (28) / Tobi 1: St. Stephen Day</w:t>
            </w:r>
            <w:r w:rsidR="00710C7C">
              <w:rPr>
                <w:noProof/>
                <w:webHidden/>
              </w:rPr>
              <w:tab/>
            </w:r>
            <w:r w:rsidR="00710C7C">
              <w:rPr>
                <w:noProof/>
                <w:webHidden/>
              </w:rPr>
              <w:fldChar w:fldCharType="begin"/>
            </w:r>
            <w:r w:rsidR="00710C7C">
              <w:rPr>
                <w:noProof/>
                <w:webHidden/>
              </w:rPr>
              <w:instrText xml:space="preserve"> PAGEREF _Toc485884554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230E99A5" w14:textId="6E955D4D" w:rsidR="00710C7C" w:rsidRDefault="002758BE">
          <w:pPr>
            <w:pStyle w:val="TOC3"/>
            <w:tabs>
              <w:tab w:val="right" w:leader="dot" w:pos="8846"/>
            </w:tabs>
            <w:rPr>
              <w:rFonts w:asciiTheme="minorHAnsi" w:eastAsiaTheme="minorEastAsia" w:hAnsiTheme="minorHAnsi"/>
              <w:noProof/>
              <w:sz w:val="22"/>
              <w:lang w:val="en-US"/>
            </w:rPr>
          </w:pPr>
          <w:hyperlink w:anchor="_Toc485884555" w:history="1">
            <w:r w:rsidR="00710C7C" w:rsidRPr="00A13FED">
              <w:rPr>
                <w:rStyle w:val="Hyperlink"/>
                <w:noProof/>
              </w:rPr>
              <w:t>December 29 (30) / Tobi 3: The One Hundred and Forty Four Thousand</w:t>
            </w:r>
            <w:r w:rsidR="00710C7C">
              <w:rPr>
                <w:noProof/>
                <w:webHidden/>
              </w:rPr>
              <w:tab/>
            </w:r>
            <w:r w:rsidR="00710C7C">
              <w:rPr>
                <w:noProof/>
                <w:webHidden/>
              </w:rPr>
              <w:fldChar w:fldCharType="begin"/>
            </w:r>
            <w:r w:rsidR="00710C7C">
              <w:rPr>
                <w:noProof/>
                <w:webHidden/>
              </w:rPr>
              <w:instrText xml:space="preserve"> PAGEREF _Toc485884555 \h </w:instrText>
            </w:r>
            <w:r w:rsidR="00710C7C">
              <w:rPr>
                <w:noProof/>
                <w:webHidden/>
              </w:rPr>
            </w:r>
            <w:r w:rsidR="00710C7C">
              <w:rPr>
                <w:noProof/>
                <w:webHidden/>
              </w:rPr>
              <w:fldChar w:fldCharType="separate"/>
            </w:r>
            <w:r w:rsidR="000E2EAC">
              <w:rPr>
                <w:noProof/>
                <w:webHidden/>
              </w:rPr>
              <w:t>904</w:t>
            </w:r>
            <w:r w:rsidR="00710C7C">
              <w:rPr>
                <w:noProof/>
                <w:webHidden/>
              </w:rPr>
              <w:fldChar w:fldCharType="end"/>
            </w:r>
          </w:hyperlink>
        </w:p>
        <w:p w14:paraId="02290245" w14:textId="0EBA0D1A" w:rsidR="00710C7C" w:rsidRDefault="002758BE">
          <w:pPr>
            <w:pStyle w:val="TOC3"/>
            <w:tabs>
              <w:tab w:val="right" w:leader="dot" w:pos="8846"/>
            </w:tabs>
            <w:rPr>
              <w:rFonts w:asciiTheme="minorHAnsi" w:eastAsiaTheme="minorEastAsia" w:hAnsiTheme="minorHAnsi"/>
              <w:noProof/>
              <w:sz w:val="22"/>
              <w:lang w:val="en-US"/>
            </w:rPr>
          </w:pPr>
          <w:hyperlink w:anchor="_Toc485884556" w:history="1">
            <w:r w:rsidR="00710C7C" w:rsidRPr="00A13FED">
              <w:rPr>
                <w:rStyle w:val="Hyperlink"/>
                <w:noProof/>
              </w:rPr>
              <w:t>December 30 (31) / Tobi 4: St. John the Evangelist</w:t>
            </w:r>
            <w:r w:rsidR="00710C7C">
              <w:rPr>
                <w:noProof/>
                <w:webHidden/>
              </w:rPr>
              <w:tab/>
            </w:r>
            <w:r w:rsidR="00710C7C">
              <w:rPr>
                <w:noProof/>
                <w:webHidden/>
              </w:rPr>
              <w:fldChar w:fldCharType="begin"/>
            </w:r>
            <w:r w:rsidR="00710C7C">
              <w:rPr>
                <w:noProof/>
                <w:webHidden/>
              </w:rPr>
              <w:instrText xml:space="preserve"> PAGEREF _Toc485884556 \h </w:instrText>
            </w:r>
            <w:r w:rsidR="00710C7C">
              <w:rPr>
                <w:noProof/>
                <w:webHidden/>
              </w:rPr>
            </w:r>
            <w:r w:rsidR="00710C7C">
              <w:rPr>
                <w:noProof/>
                <w:webHidden/>
              </w:rPr>
              <w:fldChar w:fldCharType="separate"/>
            </w:r>
            <w:r w:rsidR="000E2EAC">
              <w:rPr>
                <w:noProof/>
                <w:webHidden/>
              </w:rPr>
              <w:t>905</w:t>
            </w:r>
            <w:r w:rsidR="00710C7C">
              <w:rPr>
                <w:noProof/>
                <w:webHidden/>
              </w:rPr>
              <w:fldChar w:fldCharType="end"/>
            </w:r>
          </w:hyperlink>
        </w:p>
        <w:p w14:paraId="18168135" w14:textId="536EBB0B"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452" w:name="_Ref434478837"/>
      <w:r w:rsidR="009E261C">
        <w:t xml:space="preserve"> four Sundays before the Feast.</w:t>
      </w:r>
    </w:p>
    <w:p w14:paraId="6C63C034" w14:textId="77777777" w:rsidR="001E7A09" w:rsidRDefault="001E7A09" w:rsidP="001E7A09">
      <w:pPr>
        <w:pStyle w:val="Heading4"/>
      </w:pPr>
      <w:bookmarkStart w:id="1453" w:name="_Ref459399026"/>
      <w:r>
        <w:t xml:space="preserve">The Verses of the Cymbals for December or </w:t>
      </w:r>
      <w:r>
        <w:rPr>
          <w:rFonts w:ascii="FreeSerifAvvaShenouda" w:hAnsi="FreeSerifAvvaShenouda" w:cs="FreeSerifAvvaShenouda"/>
        </w:rPr>
        <w:t>Ⲕⲟⲓⲁϩⲕ</w:t>
      </w:r>
    </w:p>
    <w:p w14:paraId="49D1719E" w14:textId="77777777" w:rsidR="001E7A09" w:rsidRPr="00296539" w:rsidRDefault="001E7A09" w:rsidP="001E7A09">
      <w:pPr>
        <w:pStyle w:val="Rubric"/>
      </w:pPr>
      <w:r>
        <w:t>Also for the Commemoration of the Archangel Gabriel: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7A09" w14:paraId="55F7A02D" w14:textId="77777777" w:rsidTr="001E7A09">
        <w:trPr>
          <w:cantSplit/>
          <w:jc w:val="center"/>
        </w:trPr>
        <w:tc>
          <w:tcPr>
            <w:tcW w:w="288" w:type="dxa"/>
          </w:tcPr>
          <w:p w14:paraId="03009571" w14:textId="77777777" w:rsidR="001E7A09" w:rsidRDefault="001E7A09" w:rsidP="001E7A09">
            <w:pPr>
              <w:pStyle w:val="CopticCross"/>
            </w:pPr>
          </w:p>
        </w:tc>
        <w:tc>
          <w:tcPr>
            <w:tcW w:w="3960" w:type="dxa"/>
          </w:tcPr>
          <w:p w14:paraId="4871B7C3" w14:textId="77777777" w:rsidR="001E7A09" w:rsidRDefault="001E7A09" w:rsidP="001E7A09">
            <w:pPr>
              <w:pStyle w:val="EngHang"/>
            </w:pPr>
            <w:r>
              <w:t>Hail to Gabriel</w:t>
            </w:r>
          </w:p>
          <w:p w14:paraId="4DA39805" w14:textId="77777777" w:rsidR="001E7A09" w:rsidRDefault="001E7A09" w:rsidP="001E7A09">
            <w:pPr>
              <w:pStyle w:val="EngHang"/>
            </w:pPr>
            <w:r>
              <w:t>The great archangel</w:t>
            </w:r>
          </w:p>
          <w:p w14:paraId="180BE30B" w14:textId="77777777" w:rsidR="001E7A09" w:rsidRDefault="001E7A09" w:rsidP="001E7A09">
            <w:pPr>
              <w:pStyle w:val="EngHang"/>
            </w:pPr>
            <w:r>
              <w:t>Hail to he who announced</w:t>
            </w:r>
          </w:p>
          <w:p w14:paraId="1B11CDB4" w14:textId="77777777" w:rsidR="001E7A09" w:rsidRDefault="001E7A09" w:rsidP="001E7A09">
            <w:pPr>
              <w:pStyle w:val="EngHangEnd"/>
            </w:pPr>
            <w:r>
              <w:t>Glad tidings to the Virgin Mary.</w:t>
            </w:r>
          </w:p>
        </w:tc>
        <w:tc>
          <w:tcPr>
            <w:tcW w:w="288" w:type="dxa"/>
          </w:tcPr>
          <w:p w14:paraId="150D286B" w14:textId="77777777" w:rsidR="001E7A09" w:rsidRDefault="001E7A09" w:rsidP="001E7A09"/>
        </w:tc>
        <w:tc>
          <w:tcPr>
            <w:tcW w:w="288" w:type="dxa"/>
          </w:tcPr>
          <w:p w14:paraId="34D442ED" w14:textId="77777777" w:rsidR="001E7A09" w:rsidRDefault="001E7A09" w:rsidP="001E7A09">
            <w:pPr>
              <w:pStyle w:val="CopticCross"/>
            </w:pPr>
          </w:p>
        </w:tc>
        <w:tc>
          <w:tcPr>
            <w:tcW w:w="3960" w:type="dxa"/>
          </w:tcPr>
          <w:p w14:paraId="4E183E76" w14:textId="77777777" w:rsidR="001E7A09" w:rsidRDefault="001E7A09" w:rsidP="001E7A09">
            <w:pPr>
              <w:pStyle w:val="CopticVersemulti-line"/>
            </w:pPr>
            <w:r>
              <w:t>Ⲭⲉⲣⲉ Ⲅⲁⲃⲣⲓⲏⲗ:</w:t>
            </w:r>
          </w:p>
          <w:p w14:paraId="13210FD5" w14:textId="77777777" w:rsidR="001E7A09" w:rsidRDefault="001E7A09" w:rsidP="001E7A09">
            <w:pPr>
              <w:pStyle w:val="CopticVersemulti-line"/>
            </w:pPr>
            <w:r>
              <w:t>ⲡⲓⲛⲓϣϯ ⲛ̀ⲁⲣⲭⲓⲁⲅⲅⲉⲗⲟⲥ:</w:t>
            </w:r>
          </w:p>
          <w:p w14:paraId="7669257C" w14:textId="77777777" w:rsidR="001E7A09" w:rsidRDefault="001E7A09" w:rsidP="001E7A09">
            <w:pPr>
              <w:pStyle w:val="CopticVersemulti-line"/>
            </w:pPr>
            <w:r>
              <w:t>ⲭⲉⲣⲉ ⲫⲏⲉ̀ⲧⲁϥϩⲓϣⲉⲛⲛⲟⲩϥⲓ</w:t>
            </w:r>
          </w:p>
          <w:p w14:paraId="3ACFEE59" w14:textId="77777777" w:rsidR="001E7A09" w:rsidRPr="00C35319" w:rsidRDefault="001E7A09" w:rsidP="001E7A09">
            <w:pPr>
              <w:pStyle w:val="CopticHangingVerse"/>
            </w:pPr>
            <w:r>
              <w:t>ⲙ̀Ⲙⲁⲣⲓⲁ ϯⲡⲁⲣⲑⲉⲛⲟⲥ.</w:t>
            </w:r>
          </w:p>
        </w:tc>
      </w:tr>
    </w:tbl>
    <w:p w14:paraId="3838D434" w14:textId="77777777" w:rsidR="006C0F49" w:rsidRDefault="006C0F49" w:rsidP="006C0F49">
      <w:pPr>
        <w:pStyle w:val="Heading4"/>
      </w:pPr>
      <w:bookmarkStart w:id="1454" w:name="_Ref485108130"/>
      <w:r>
        <w:t xml:space="preserve">The First Doxology of December or </w:t>
      </w:r>
      <w:r w:rsidRPr="006C0F49">
        <w:rPr>
          <w:rFonts w:ascii="FreeSerifAvvaShenouda" w:hAnsi="FreeSerifAvvaShenouda" w:cs="FreeSerifAvvaShenouda"/>
        </w:rPr>
        <w:t>Ⲕⲟⲓⲁϩⲕ</w:t>
      </w:r>
      <w:bookmarkEnd w:id="1452"/>
      <w:bookmarkEnd w:id="1453"/>
      <w:bookmarkEnd w:id="14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455"/>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455"/>
            <w:r>
              <w:rPr>
                <w:rStyle w:val="CommentReference"/>
                <w:rFonts w:ascii="Times New Roman" w:eastAsiaTheme="minorHAnsi" w:hAnsi="Times New Roman" w:cstheme="minorBidi"/>
                <w:color w:val="auto"/>
              </w:rPr>
              <w:commentReference w:id="1455"/>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lastRenderedPageBreak/>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456"/>
            <w:r>
              <w:t xml:space="preserve">Announced </w:t>
            </w:r>
            <w:commentRangeEnd w:id="1456"/>
            <w:r>
              <w:rPr>
                <w:rStyle w:val="CommentReference"/>
                <w:rFonts w:ascii="Times New Roman" w:eastAsiaTheme="minorHAnsi" w:hAnsi="Times New Roman" w:cstheme="minorBidi"/>
                <w:color w:val="auto"/>
              </w:rPr>
              <w:commentReference w:id="1456"/>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lastRenderedPageBreak/>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101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457"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4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lastRenderedPageBreak/>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458" w:name="_Ref434478867"/>
      <w:r>
        <w:t xml:space="preserve">The Third Doxology of December or </w:t>
      </w:r>
      <w:r w:rsidRPr="006C0F49">
        <w:rPr>
          <w:rFonts w:ascii="FreeSerifAvvaShenouda" w:hAnsi="FreeSerifAvvaShenouda" w:cs="FreeSerifAvvaShenouda"/>
        </w:rPr>
        <w:t>Ⲕⲟⲓⲁϩⲕ</w:t>
      </w:r>
      <w:bookmarkEnd w:id="14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lastRenderedPageBreak/>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lastRenderedPageBreak/>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102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459" w:name="_Ref434478878"/>
      <w:r>
        <w:lastRenderedPageBreak/>
        <w:t xml:space="preserve">The Fourth Doxology of December or </w:t>
      </w:r>
      <w:r w:rsidRPr="006C0F49">
        <w:rPr>
          <w:rFonts w:ascii="FreeSerifAvvaShenouda" w:hAnsi="FreeSerifAvvaShenouda" w:cs="FreeSerifAvvaShenouda"/>
        </w:rPr>
        <w:t>Ⲕⲟⲓⲁϩⲕ</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460"/>
            <w:r>
              <w:t>He raised us with a new invitation.</w:t>
            </w:r>
            <w:commentRangeEnd w:id="1460"/>
            <w:r>
              <w:rPr>
                <w:rStyle w:val="CommentReference"/>
                <w:rFonts w:ascii="Times New Roman" w:eastAsiaTheme="minorHAnsi" w:hAnsi="Times New Roman" w:cstheme="minorBidi"/>
                <w:color w:val="auto"/>
              </w:rPr>
              <w:commentReference w:id="1460"/>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461"/>
            <w:r>
              <w:t>Bride</w:t>
            </w:r>
            <w:commentRangeEnd w:id="1461"/>
            <w:r>
              <w:rPr>
                <w:rStyle w:val="CommentReference"/>
                <w:rFonts w:ascii="Times New Roman" w:eastAsiaTheme="minorHAnsi" w:hAnsi="Times New Roman" w:cstheme="minorBidi"/>
                <w:color w:val="auto"/>
              </w:rPr>
              <w:commentReference w:id="1461"/>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462" w:name="_Ref434478888"/>
      <w:r>
        <w:lastRenderedPageBreak/>
        <w:t xml:space="preserve">The Fifth Doxology of December or </w:t>
      </w:r>
      <w:r w:rsidRPr="006C0F49">
        <w:rPr>
          <w:rFonts w:ascii="FreeSerifAvvaShenouda" w:hAnsi="FreeSerifAvvaShenouda" w:cs="FreeSerifAvvaShenouda"/>
        </w:rPr>
        <w:t>Ⲕⲟⲓⲁϩⲕ</w:t>
      </w:r>
      <w:bookmarkEnd w:id="14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102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463" w:name="_Ref434478907"/>
      <w:r>
        <w:lastRenderedPageBreak/>
        <w:t xml:space="preserve">The Sixth Doxology of December or </w:t>
      </w:r>
      <w:r w:rsidRPr="006C0F49">
        <w:rPr>
          <w:rFonts w:ascii="FreeSerifAvvaShenouda" w:hAnsi="FreeSerifAvvaShenouda" w:cs="FreeSerifAvvaShenouda"/>
        </w:rPr>
        <w:t>Ⲕⲟⲓⲁϩⲕ</w:t>
      </w:r>
      <w:bookmarkEnd w:id="14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lastRenderedPageBreak/>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464"/>
            <w:r>
              <w:t xml:space="preserve">return </w:t>
            </w:r>
            <w:commentRangeEnd w:id="1464"/>
            <w:r>
              <w:rPr>
                <w:rStyle w:val="CommentReference"/>
              </w:rPr>
              <w:commentReference w:id="1464"/>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lastRenderedPageBreak/>
              <w:t>¿</w:t>
            </w:r>
          </w:p>
        </w:tc>
        <w:tc>
          <w:tcPr>
            <w:tcW w:w="3960" w:type="dxa"/>
          </w:tcPr>
          <w:p w14:paraId="58F50EDF" w14:textId="77777777" w:rsidR="00A66A9A" w:rsidRDefault="00A66A9A" w:rsidP="00A66A9A">
            <w:pPr>
              <w:pStyle w:val="EngHang"/>
            </w:pPr>
            <w:r>
              <w:t>Hail to you, O Virgin,</w:t>
            </w:r>
          </w:p>
          <w:p w14:paraId="4C4861BE" w14:textId="413815E6" w:rsidR="00A66A9A" w:rsidRDefault="00A95C12" w:rsidP="00A66A9A">
            <w:pPr>
              <w:pStyle w:val="EngHang"/>
            </w:pPr>
            <w:r>
              <w:t>The ascent of Elias</w:t>
            </w:r>
            <w:r w:rsidR="00A66A9A">
              <w:t>.</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465"/>
            <w:r>
              <w:t xml:space="preserve">confirmation </w:t>
            </w:r>
            <w:commentRangeEnd w:id="1465"/>
            <w:r>
              <w:rPr>
                <w:rStyle w:val="CommentReference"/>
              </w:rPr>
              <w:commentReference w:id="1465"/>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466" w:name="_Ref434478922"/>
      <w:r>
        <w:t xml:space="preserve">The Doxology of Archangel Gabriel for December or </w:t>
      </w:r>
      <w:r w:rsidRPr="006C0F49">
        <w:rPr>
          <w:rFonts w:ascii="FreeSerifAvvaShenouda" w:hAnsi="FreeSerifAvvaShenouda" w:cs="FreeSerifAvvaShenouda"/>
        </w:rPr>
        <w:t>Ⲕⲟⲓⲁϩⲕ</w:t>
      </w:r>
      <w:bookmarkEnd w:id="14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467"/>
            <w:r>
              <w:t>Angel-evangel of Good News</w:t>
            </w:r>
            <w:commentRangeEnd w:id="1467"/>
            <w:r>
              <w:rPr>
                <w:rStyle w:val="CommentReference"/>
                <w:rFonts w:ascii="Times New Roman" w:eastAsiaTheme="minorHAnsi" w:hAnsi="Times New Roman" w:cstheme="minorBidi"/>
                <w:color w:val="auto"/>
              </w:rPr>
              <w:commentReference w:id="1467"/>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468"/>
            <w:r>
              <w:t>Hail, O full of grace</w:t>
            </w:r>
            <w:commentRangeEnd w:id="1468"/>
            <w:r>
              <w:rPr>
                <w:rStyle w:val="CommentReference"/>
                <w:rFonts w:ascii="Times New Roman" w:eastAsiaTheme="minorHAnsi" w:hAnsi="Times New Roman" w:cstheme="minorBidi"/>
                <w:color w:val="auto"/>
              </w:rPr>
              <w:commentReference w:id="1468"/>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469"/>
            <w:r>
              <w:t>Angel-Evangel</w:t>
            </w:r>
            <w:commentRangeEnd w:id="1469"/>
            <w:r>
              <w:rPr>
                <w:rStyle w:val="CommentReference"/>
                <w:rFonts w:ascii="Times New Roman" w:eastAsiaTheme="minorHAnsi" w:hAnsi="Times New Roman" w:cstheme="minorBidi"/>
                <w:color w:val="auto"/>
              </w:rPr>
              <w:commentReference w:id="1469"/>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51EA23A7" w14:textId="5749D53B" w:rsidR="00A534EB" w:rsidRDefault="00A534EB" w:rsidP="00A534EB">
      <w:pPr>
        <w:pStyle w:val="Heading4"/>
      </w:pPr>
      <w:bookmarkStart w:id="1470" w:name="_Ref434564112"/>
      <w:bookmarkStart w:id="1471" w:name="_Toc410196203"/>
      <w:bookmarkStart w:id="1472" w:name="_Toc410196445"/>
      <w:bookmarkStart w:id="1473" w:name="_Toc410196947"/>
      <w:r>
        <w:t xml:space="preserve">The Hymn of Intercessions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546C6" w14:paraId="565D6961" w14:textId="77777777" w:rsidTr="00A534EB">
        <w:trPr>
          <w:cantSplit/>
          <w:jc w:val="center"/>
        </w:trPr>
        <w:tc>
          <w:tcPr>
            <w:tcW w:w="288" w:type="dxa"/>
          </w:tcPr>
          <w:p w14:paraId="11D3C69F" w14:textId="77777777" w:rsidR="00F546C6" w:rsidRDefault="00F546C6" w:rsidP="00A534EB">
            <w:pPr>
              <w:pStyle w:val="CopticCross"/>
            </w:pPr>
          </w:p>
        </w:tc>
        <w:tc>
          <w:tcPr>
            <w:tcW w:w="3960" w:type="dxa"/>
          </w:tcPr>
          <w:p w14:paraId="52F5C2B1" w14:textId="77777777" w:rsidR="00F546C6" w:rsidRDefault="00F546C6" w:rsidP="00A534EB">
            <w:pPr>
              <w:pStyle w:val="EngHang"/>
            </w:pPr>
            <w:r>
              <w:t>Through the intercessions</w:t>
            </w:r>
          </w:p>
          <w:p w14:paraId="656A5F45" w14:textId="77777777" w:rsidR="00F546C6" w:rsidRDefault="00F546C6" w:rsidP="00A534EB">
            <w:pPr>
              <w:pStyle w:val="EngHang"/>
            </w:pPr>
            <w:r>
              <w:t>Of the Holy</w:t>
            </w:r>
          </w:p>
          <w:p w14:paraId="4898EECF" w14:textId="17E91F81" w:rsidR="00F546C6" w:rsidRDefault="00F546C6" w:rsidP="00A534EB">
            <w:pPr>
              <w:pStyle w:val="EngHang"/>
            </w:pPr>
            <w:r>
              <w:t>Theotokos Mary,</w:t>
            </w:r>
          </w:p>
          <w:p w14:paraId="04778AF8" w14:textId="1972338A" w:rsidR="00F546C6" w:rsidRDefault="00F546C6" w:rsidP="00F546C6">
            <w:pPr>
              <w:pStyle w:val="EngHangEnd"/>
            </w:pPr>
            <w:r>
              <w:t>O Lord, grant us the forgiveness of our sins.</w:t>
            </w:r>
          </w:p>
        </w:tc>
        <w:tc>
          <w:tcPr>
            <w:tcW w:w="288" w:type="dxa"/>
          </w:tcPr>
          <w:p w14:paraId="791B1153" w14:textId="77777777" w:rsidR="00F546C6" w:rsidRDefault="00F546C6" w:rsidP="00A534EB"/>
        </w:tc>
        <w:tc>
          <w:tcPr>
            <w:tcW w:w="288" w:type="dxa"/>
          </w:tcPr>
          <w:p w14:paraId="1E749710" w14:textId="77777777" w:rsidR="00F546C6" w:rsidRDefault="00F546C6" w:rsidP="00A534EB">
            <w:pPr>
              <w:pStyle w:val="CopticCross"/>
            </w:pPr>
          </w:p>
        </w:tc>
        <w:tc>
          <w:tcPr>
            <w:tcW w:w="3960" w:type="dxa"/>
          </w:tcPr>
          <w:p w14:paraId="0BDDE1F5" w14:textId="77777777" w:rsidR="00F546C6" w:rsidRDefault="007827C1" w:rsidP="00A534EB">
            <w:pPr>
              <w:pStyle w:val="CopticVersemulti-line"/>
            </w:pPr>
            <w:r>
              <w:t>Ϩⲓⲧⲉⲛ ⲛⲓⲡ̀ⲣⲉⲥⲃⲓⲁ</w:t>
            </w:r>
          </w:p>
          <w:p w14:paraId="71B6B556" w14:textId="77777777" w:rsidR="007827C1" w:rsidRDefault="007827C1" w:rsidP="007827C1">
            <w:pPr>
              <w:pStyle w:val="CopticVersemulti-line"/>
            </w:pPr>
            <w:r>
              <w:t>ⲛ̀ⲧⲉ ϯⲑⲉⲟ̀ⲧⲟⲕⲟⲥ</w:t>
            </w:r>
          </w:p>
          <w:p w14:paraId="10E31E4C" w14:textId="77777777" w:rsidR="007827C1" w:rsidRDefault="007827C1" w:rsidP="007827C1">
            <w:pPr>
              <w:pStyle w:val="CopticVersemulti-line"/>
            </w:pPr>
            <w:r>
              <w:t>ⲉⲑⲟⲩⲁⲃ Ⲙⲁⲓⲣⲁ</w:t>
            </w:r>
          </w:p>
          <w:p w14:paraId="79D408AA" w14:textId="1E2A15A1" w:rsidR="007827C1" w:rsidRPr="00C35319" w:rsidRDefault="007827C1" w:rsidP="007827C1">
            <w:pPr>
              <w:pStyle w:val="CopticHangingVerse"/>
            </w:pPr>
            <w:r>
              <w:t>Ⲡϭⲟⲓⲥ ⲁ̀ⲣⲓϩ̀ⲙⲟⲧ ⲛⲁⲛ ⲙ̀ⲡⲓⲭⲱ ⲉ̀ⲃⲟⲗ ⲛ̀ⲧⲉ ⲛⲉⲛⲛⲟⲃⲓ.</w:t>
            </w:r>
          </w:p>
        </w:tc>
      </w:tr>
      <w:tr w:rsidR="00A534EB" w14:paraId="0C458EEE" w14:textId="77777777" w:rsidTr="00A534EB">
        <w:trPr>
          <w:cantSplit/>
          <w:jc w:val="center"/>
        </w:trPr>
        <w:tc>
          <w:tcPr>
            <w:tcW w:w="288" w:type="dxa"/>
          </w:tcPr>
          <w:p w14:paraId="1E66A200" w14:textId="77777777" w:rsidR="00A534EB" w:rsidRDefault="00A534EB" w:rsidP="00A534EB">
            <w:pPr>
              <w:pStyle w:val="CopticCross"/>
            </w:pPr>
          </w:p>
        </w:tc>
        <w:tc>
          <w:tcPr>
            <w:tcW w:w="3960" w:type="dxa"/>
          </w:tcPr>
          <w:p w14:paraId="1EEF204E" w14:textId="77777777" w:rsidR="00F546C6" w:rsidRDefault="00F546C6" w:rsidP="00A534EB">
            <w:pPr>
              <w:pStyle w:val="EngHang"/>
            </w:pPr>
            <w:r>
              <w:t>Through the intercessions</w:t>
            </w:r>
          </w:p>
          <w:p w14:paraId="5A6D9D86" w14:textId="7D1D28E0" w:rsidR="00A534EB" w:rsidRDefault="00F546C6" w:rsidP="00A534EB">
            <w:pPr>
              <w:pStyle w:val="EngHang"/>
            </w:pPr>
            <w:r>
              <w:t>Of the holy archangel,</w:t>
            </w:r>
          </w:p>
          <w:p w14:paraId="10C85960" w14:textId="16BC4DE0" w:rsidR="00F546C6" w:rsidRPr="00F546C6" w:rsidRDefault="00F546C6" w:rsidP="00F546C6">
            <w:pPr>
              <w:pStyle w:val="EngHang"/>
            </w:pPr>
            <w:r>
              <w:t>Gabriel the Angel-Evangel,</w:t>
            </w:r>
          </w:p>
          <w:p w14:paraId="3A41157E" w14:textId="1BCF23A0" w:rsidR="00A534EB" w:rsidRDefault="00A534EB" w:rsidP="00F546C6">
            <w:pPr>
              <w:pStyle w:val="EngHangEnd"/>
            </w:pPr>
            <w:r>
              <w:t xml:space="preserve">O Lord, </w:t>
            </w:r>
            <w:r w:rsidR="00F546C6">
              <w:t>g</w:t>
            </w:r>
            <w:r>
              <w:t xml:space="preserve">rant us the forgivness of our sins. </w:t>
            </w:r>
          </w:p>
        </w:tc>
        <w:tc>
          <w:tcPr>
            <w:tcW w:w="288" w:type="dxa"/>
          </w:tcPr>
          <w:p w14:paraId="6DE24741" w14:textId="77777777" w:rsidR="00A534EB" w:rsidRDefault="00A534EB" w:rsidP="00A534EB"/>
        </w:tc>
        <w:tc>
          <w:tcPr>
            <w:tcW w:w="288" w:type="dxa"/>
          </w:tcPr>
          <w:p w14:paraId="1CD48991" w14:textId="77777777" w:rsidR="00A534EB" w:rsidRDefault="00A534EB" w:rsidP="00A534EB">
            <w:pPr>
              <w:pStyle w:val="CopticCross"/>
            </w:pPr>
          </w:p>
        </w:tc>
        <w:tc>
          <w:tcPr>
            <w:tcW w:w="3960" w:type="dxa"/>
          </w:tcPr>
          <w:p w14:paraId="62569403" w14:textId="77777777" w:rsidR="00A534EB" w:rsidRDefault="00F546C6" w:rsidP="00A534EB">
            <w:pPr>
              <w:pStyle w:val="CopticVersemulti-line"/>
            </w:pPr>
            <w:r>
              <w:t>Ϩⲓⲧⲉⲛ ⲛⲓⲡ̀ⲣⲉⲥⲃⲓⲁ</w:t>
            </w:r>
          </w:p>
          <w:p w14:paraId="74B2E485" w14:textId="77777777" w:rsidR="00F546C6" w:rsidRDefault="00F546C6" w:rsidP="00A534EB">
            <w:pPr>
              <w:pStyle w:val="CopticVersemulti-line"/>
            </w:pPr>
            <w:r>
              <w:t>ⲛ̀ⲧⲉ ⲡⲓⲁ̀ⲣⲭⲓⲁⲅⲅⲉⲗⲟⲥ ⲉⲑⲟⲩⲁⲃ</w:t>
            </w:r>
          </w:p>
          <w:p w14:paraId="0F6DFB25" w14:textId="77777777" w:rsidR="00F546C6" w:rsidRDefault="00F546C6" w:rsidP="00A534EB">
            <w:pPr>
              <w:pStyle w:val="CopticVersemulti-line"/>
            </w:pPr>
            <w:r>
              <w:t>Ⲅⲁⲃⲣⲓⲏⲗ ⲡⲓϥⲁⲓϣⲉⲛⲛⲟⲩϥⲓ:</w:t>
            </w:r>
          </w:p>
          <w:p w14:paraId="0D18D239" w14:textId="65999860" w:rsidR="00F546C6" w:rsidRPr="00C35319" w:rsidRDefault="00F546C6" w:rsidP="00E54614">
            <w:pPr>
              <w:pStyle w:val="CopticHangingVerse"/>
            </w:pPr>
            <w:r>
              <w:t>Ⲡϭⲟⲓⲥ ⲁ̀ⲣⲓϩ̀ⲙⲟⲧ ⲛⲁⲛ ⲙ̀ⲡⲓⲭⲱ ⲉ̀ⲃⲟⲗ ⲛ̀ⲧⲉ ⲛⲉⲛⲛⲟⲃⲓ.</w:t>
            </w:r>
          </w:p>
        </w:tc>
      </w:tr>
      <w:tr w:rsidR="00F546C6" w14:paraId="305F7272" w14:textId="77777777" w:rsidTr="00A534EB">
        <w:trPr>
          <w:cantSplit/>
          <w:jc w:val="center"/>
        </w:trPr>
        <w:tc>
          <w:tcPr>
            <w:tcW w:w="288" w:type="dxa"/>
          </w:tcPr>
          <w:p w14:paraId="2D027F4F" w14:textId="77777777" w:rsidR="00F546C6" w:rsidRDefault="00F546C6" w:rsidP="00A534EB">
            <w:pPr>
              <w:pStyle w:val="CopticCross"/>
            </w:pPr>
          </w:p>
        </w:tc>
        <w:tc>
          <w:tcPr>
            <w:tcW w:w="3960" w:type="dxa"/>
          </w:tcPr>
          <w:p w14:paraId="75608485" w14:textId="77777777" w:rsidR="00F546C6" w:rsidRDefault="00F546C6" w:rsidP="00A534EB">
            <w:pPr>
              <w:pStyle w:val="EngHang"/>
            </w:pPr>
            <w:r>
              <w:t>Through the intercessions</w:t>
            </w:r>
          </w:p>
          <w:p w14:paraId="7415AF1E" w14:textId="77777777" w:rsidR="00F546C6" w:rsidRDefault="00F546C6" w:rsidP="00A534EB">
            <w:pPr>
              <w:pStyle w:val="EngHang"/>
            </w:pPr>
            <w:r>
              <w:t>Of the Seven Archangels,</w:t>
            </w:r>
          </w:p>
          <w:p w14:paraId="18B96905" w14:textId="77777777" w:rsidR="00F546C6" w:rsidRDefault="00F546C6" w:rsidP="00A534EB">
            <w:pPr>
              <w:pStyle w:val="EngHang"/>
            </w:pPr>
            <w:r>
              <w:t>And the havenly orders,</w:t>
            </w:r>
          </w:p>
          <w:p w14:paraId="53DAB4E4" w14:textId="1189106C" w:rsidR="00F546C6" w:rsidRDefault="00F546C6" w:rsidP="00F546C6">
            <w:pPr>
              <w:pStyle w:val="EngHangEnd"/>
            </w:pPr>
            <w:r>
              <w:t>O Lord, grant us the forgivness of our sins.</w:t>
            </w:r>
          </w:p>
        </w:tc>
        <w:tc>
          <w:tcPr>
            <w:tcW w:w="288" w:type="dxa"/>
          </w:tcPr>
          <w:p w14:paraId="085A7BB4" w14:textId="77777777" w:rsidR="00F546C6" w:rsidRDefault="00F546C6" w:rsidP="00A534EB"/>
        </w:tc>
        <w:tc>
          <w:tcPr>
            <w:tcW w:w="288" w:type="dxa"/>
          </w:tcPr>
          <w:p w14:paraId="124858F3" w14:textId="77777777" w:rsidR="00F546C6" w:rsidRDefault="00F546C6" w:rsidP="00A534EB">
            <w:pPr>
              <w:pStyle w:val="CopticCross"/>
            </w:pPr>
          </w:p>
        </w:tc>
        <w:tc>
          <w:tcPr>
            <w:tcW w:w="3960" w:type="dxa"/>
          </w:tcPr>
          <w:p w14:paraId="4DD4F16C" w14:textId="77777777" w:rsidR="00F546C6" w:rsidRDefault="007827C1" w:rsidP="00A534EB">
            <w:pPr>
              <w:pStyle w:val="CopticVersemulti-line"/>
            </w:pPr>
            <w:r>
              <w:t>Ϩⲓⲧⲉⲛ ⲛⲓⲡ̀ⲣⲉⲥⲃⲓⲁ</w:t>
            </w:r>
          </w:p>
          <w:p w14:paraId="2749B90A" w14:textId="77777777" w:rsidR="007827C1" w:rsidRDefault="007827C1" w:rsidP="00A534EB">
            <w:pPr>
              <w:pStyle w:val="CopticVersemulti-line"/>
            </w:pPr>
            <w:r>
              <w:t>ⲛ̀ⲧⲉ ⲡⲓϣⲁϣϥ ⲛ̀ⲁⲣⲭⲓⲁⲅⲅⲉⲗⲟⲥ</w:t>
            </w:r>
          </w:p>
          <w:p w14:paraId="585082BB" w14:textId="77777777" w:rsidR="007827C1" w:rsidRDefault="007827C1" w:rsidP="00A534EB">
            <w:pPr>
              <w:pStyle w:val="CopticVersemulti-line"/>
            </w:pPr>
            <w:r>
              <w:t>ⲛⲉⲙ ⲛⲓⲧⲁⲅⲙⲁ ⲛ̀ⲉ̀ⲡⲟⲩⲣⲁⲛⲓⲟⲛ:</w:t>
            </w:r>
          </w:p>
          <w:p w14:paraId="7C890A5C" w14:textId="76B81650" w:rsidR="007827C1" w:rsidRPr="00C35319" w:rsidRDefault="007827C1" w:rsidP="007827C1">
            <w:pPr>
              <w:pStyle w:val="CopticHangingVerse"/>
            </w:pPr>
            <w:r>
              <w:t>Ⲡϭⲟⲓⲥ ⲁ̀ⲣⲓϩ̀ⲙⲟⲧ ⲛⲁⲛ ⲙ̀ⲡⲓⲭⲱ ⲉ̀ⲃⲟⲗ ⲛ̀ⲧⲉ ⲛⲉⲛⲛⲟⲃⲓ.</w:t>
            </w:r>
          </w:p>
        </w:tc>
      </w:tr>
      <w:tr w:rsidR="00F546C6" w14:paraId="32AB105D" w14:textId="77777777" w:rsidTr="00A534EB">
        <w:trPr>
          <w:cantSplit/>
          <w:jc w:val="center"/>
        </w:trPr>
        <w:tc>
          <w:tcPr>
            <w:tcW w:w="288" w:type="dxa"/>
          </w:tcPr>
          <w:p w14:paraId="0671AEBC" w14:textId="77777777" w:rsidR="00F546C6" w:rsidRDefault="00F546C6" w:rsidP="00A534EB">
            <w:pPr>
              <w:pStyle w:val="CopticCross"/>
            </w:pPr>
          </w:p>
        </w:tc>
        <w:tc>
          <w:tcPr>
            <w:tcW w:w="3960" w:type="dxa"/>
          </w:tcPr>
          <w:p w14:paraId="6CC0BFD7" w14:textId="77777777" w:rsidR="00F546C6" w:rsidRDefault="00F546C6" w:rsidP="00A534EB">
            <w:pPr>
              <w:pStyle w:val="EngHang"/>
            </w:pPr>
            <w:r>
              <w:t>Through the intercessions</w:t>
            </w:r>
          </w:p>
          <w:p w14:paraId="6E7CC0A3" w14:textId="77777777" w:rsidR="00F546C6" w:rsidRDefault="00F546C6" w:rsidP="00A534EB">
            <w:pPr>
              <w:pStyle w:val="EngHang"/>
            </w:pPr>
            <w:r>
              <w:t>Of the cousin of Emmanuel,</w:t>
            </w:r>
          </w:p>
          <w:p w14:paraId="237C52BC" w14:textId="77777777" w:rsidR="00F546C6" w:rsidRDefault="00F546C6" w:rsidP="00A534EB">
            <w:pPr>
              <w:pStyle w:val="EngHang"/>
            </w:pPr>
            <w:r>
              <w:t>John the son of Zacharias,</w:t>
            </w:r>
          </w:p>
          <w:p w14:paraId="524910E7" w14:textId="64F14DCA" w:rsidR="00F546C6" w:rsidRDefault="00F546C6" w:rsidP="00F546C6">
            <w:pPr>
              <w:pStyle w:val="EngHangEnd"/>
            </w:pPr>
            <w:r>
              <w:t>O Lord, grant us the forgiveness of our sins.</w:t>
            </w:r>
          </w:p>
        </w:tc>
        <w:tc>
          <w:tcPr>
            <w:tcW w:w="288" w:type="dxa"/>
          </w:tcPr>
          <w:p w14:paraId="581A4702" w14:textId="77777777" w:rsidR="00F546C6" w:rsidRDefault="00F546C6" w:rsidP="00A534EB"/>
        </w:tc>
        <w:tc>
          <w:tcPr>
            <w:tcW w:w="288" w:type="dxa"/>
          </w:tcPr>
          <w:p w14:paraId="0322F072" w14:textId="77777777" w:rsidR="00F546C6" w:rsidRDefault="00F546C6" w:rsidP="00A534EB">
            <w:pPr>
              <w:pStyle w:val="CopticCross"/>
            </w:pPr>
          </w:p>
        </w:tc>
        <w:tc>
          <w:tcPr>
            <w:tcW w:w="3960" w:type="dxa"/>
          </w:tcPr>
          <w:p w14:paraId="4595619B" w14:textId="77777777" w:rsidR="00F546C6" w:rsidRDefault="00F546C6" w:rsidP="00F546C6">
            <w:pPr>
              <w:pStyle w:val="CopticVersemulti-line"/>
            </w:pPr>
            <w:r>
              <w:t>Ϩⲓⲧⲉⲛ ⲛⲓⲡ̀ⲣⲉⲥⲃⲓⲁ</w:t>
            </w:r>
          </w:p>
          <w:p w14:paraId="1CCF67AF" w14:textId="79C86EED" w:rsidR="00F546C6" w:rsidRDefault="00F546C6" w:rsidP="00F546C6">
            <w:pPr>
              <w:pStyle w:val="CopticVersemulti-line"/>
            </w:pPr>
            <w:r>
              <w:t>ⲛ̀Ⲉⲙⲙⲁⲛⲟⲩⲏⲗ Ⲓⲱⲁⲛⲛⲏⲥ</w:t>
            </w:r>
          </w:p>
          <w:p w14:paraId="1954749C" w14:textId="2D02C56D" w:rsidR="00F546C6" w:rsidRDefault="00F546C6" w:rsidP="00F546C6">
            <w:pPr>
              <w:pStyle w:val="CopticVersemulti-line"/>
            </w:pPr>
            <w:r>
              <w:t>ⲡ̀ϣⲏⲣⲓ ⲛ̀Ⲍⲁⲭⲁⲣⲓⲁⲥ:</w:t>
            </w:r>
          </w:p>
          <w:p w14:paraId="6E6EFB49" w14:textId="5BC97246" w:rsidR="00F546C6" w:rsidRPr="00C35319" w:rsidRDefault="00F546C6" w:rsidP="00E54614">
            <w:pPr>
              <w:pStyle w:val="CopticHangingVerse"/>
            </w:pPr>
            <w:r>
              <w:t>Ⲡϭⲟⲓⲥ ⲁ̀ⲣⲓϩ̀ⲙⲟⲧ ⲛⲁⲛ ⲙ̀ⲡⲓⲭⲱ ⲉ̀ⲃⲟⲗ ⲛ̀ⲧⲉ ⲛⲉⲛⲛⲟⲃⲓ.</w:t>
            </w:r>
          </w:p>
        </w:tc>
      </w:tr>
      <w:tr w:rsidR="00F546C6" w14:paraId="5D8F9DF3" w14:textId="77777777" w:rsidTr="00A534EB">
        <w:trPr>
          <w:cantSplit/>
          <w:jc w:val="center"/>
        </w:trPr>
        <w:tc>
          <w:tcPr>
            <w:tcW w:w="288" w:type="dxa"/>
          </w:tcPr>
          <w:p w14:paraId="4D2B62AE" w14:textId="77777777" w:rsidR="00F546C6" w:rsidRDefault="00F546C6" w:rsidP="00A534EB">
            <w:pPr>
              <w:pStyle w:val="CopticCross"/>
            </w:pPr>
          </w:p>
        </w:tc>
        <w:tc>
          <w:tcPr>
            <w:tcW w:w="3960" w:type="dxa"/>
          </w:tcPr>
          <w:p w14:paraId="2F20D238" w14:textId="77777777" w:rsidR="00F546C6" w:rsidRDefault="00F546C6" w:rsidP="00A534EB">
            <w:pPr>
              <w:pStyle w:val="EngHang"/>
            </w:pPr>
            <w:r>
              <w:t>Through the prayers</w:t>
            </w:r>
          </w:p>
          <w:p w14:paraId="41940773" w14:textId="77777777" w:rsidR="00F546C6" w:rsidRDefault="00F546C6" w:rsidP="00A534EB">
            <w:pPr>
              <w:pStyle w:val="EngHang"/>
            </w:pPr>
            <w:r>
              <w:t>Of Zacharias the priest,</w:t>
            </w:r>
          </w:p>
          <w:p w14:paraId="3619A16C" w14:textId="77777777" w:rsidR="00F546C6" w:rsidRDefault="00F546C6" w:rsidP="00A534EB">
            <w:pPr>
              <w:pStyle w:val="EngHang"/>
            </w:pPr>
            <w:r>
              <w:t>And his wife Elisabeth,</w:t>
            </w:r>
          </w:p>
          <w:p w14:paraId="14757A64" w14:textId="1820709D" w:rsidR="00F546C6" w:rsidRDefault="00F546C6" w:rsidP="00F546C6">
            <w:pPr>
              <w:pStyle w:val="EngHangEnd"/>
            </w:pPr>
            <w:r>
              <w:t>O Lord, grant us the forgivenss of ours sins.</w:t>
            </w:r>
          </w:p>
        </w:tc>
        <w:tc>
          <w:tcPr>
            <w:tcW w:w="288" w:type="dxa"/>
          </w:tcPr>
          <w:p w14:paraId="79E5053F" w14:textId="77777777" w:rsidR="00F546C6" w:rsidRDefault="00F546C6" w:rsidP="00A534EB"/>
        </w:tc>
        <w:tc>
          <w:tcPr>
            <w:tcW w:w="288" w:type="dxa"/>
          </w:tcPr>
          <w:p w14:paraId="6207478F" w14:textId="77777777" w:rsidR="00F546C6" w:rsidRDefault="00F546C6" w:rsidP="00A534EB">
            <w:pPr>
              <w:pStyle w:val="CopticCross"/>
            </w:pPr>
          </w:p>
        </w:tc>
        <w:tc>
          <w:tcPr>
            <w:tcW w:w="3960" w:type="dxa"/>
          </w:tcPr>
          <w:p w14:paraId="1B720909" w14:textId="77777777" w:rsidR="00F546C6" w:rsidRDefault="00F546C6" w:rsidP="00A534EB">
            <w:pPr>
              <w:pStyle w:val="CopticVersemulti-line"/>
            </w:pPr>
            <w:r>
              <w:t>Ϩⲓⲧⲉⲛ ⲛⲓⲉⲩⲭⲏ ⲛ̀ⲧⲉ</w:t>
            </w:r>
          </w:p>
          <w:p w14:paraId="1BE64296" w14:textId="77777777" w:rsidR="00F546C6" w:rsidRDefault="00F546C6" w:rsidP="00A534EB">
            <w:pPr>
              <w:pStyle w:val="CopticVersemulti-line"/>
            </w:pPr>
            <w:r>
              <w:t>ⲡⲓⲟⲩⲏⲃ Ⲍⲁⲭⲁⲣⲓⲁⲥ</w:t>
            </w:r>
          </w:p>
          <w:p w14:paraId="031A0A1A" w14:textId="77777777" w:rsidR="00F546C6" w:rsidRDefault="00F546C6" w:rsidP="00A534EB">
            <w:pPr>
              <w:pStyle w:val="CopticVersemulti-line"/>
            </w:pPr>
            <w:r>
              <w:t>ⲛⲉⲙ ⲧⲉϥⲥ̀ϩⲓⲙⲓ Ⲉⲗⲓⲥⲁⲃⲉⲧ:</w:t>
            </w:r>
          </w:p>
          <w:p w14:paraId="4C511496" w14:textId="21DDAB87" w:rsidR="00F546C6" w:rsidRPr="00C35319" w:rsidRDefault="00F546C6" w:rsidP="00E54614">
            <w:pPr>
              <w:pStyle w:val="CopticHangingVerse"/>
            </w:pPr>
            <w:r>
              <w:t>Ⲡϭⲟⲓⲥ ⲁ̀ⲣⲓϩ̀ⲙⲟⲧ ⲛⲁⲛ ⲙ̀ⲡⲓⲭⲱ ⲉ̀ⲃⲟⲗ ⲛ̀ⲧⲉ ⲛⲉⲛⲛⲟⲃⲓ.</w:t>
            </w:r>
          </w:p>
        </w:tc>
      </w:tr>
      <w:tr w:rsidR="00F546C6" w14:paraId="0ECAC646" w14:textId="77777777" w:rsidTr="00A534EB">
        <w:trPr>
          <w:cantSplit/>
          <w:jc w:val="center"/>
        </w:trPr>
        <w:tc>
          <w:tcPr>
            <w:tcW w:w="288" w:type="dxa"/>
          </w:tcPr>
          <w:p w14:paraId="0BE0C277" w14:textId="77777777" w:rsidR="00F546C6" w:rsidRDefault="00F546C6" w:rsidP="00A534EB">
            <w:pPr>
              <w:pStyle w:val="CopticCross"/>
            </w:pPr>
          </w:p>
        </w:tc>
        <w:tc>
          <w:tcPr>
            <w:tcW w:w="3960" w:type="dxa"/>
          </w:tcPr>
          <w:p w14:paraId="51B54597" w14:textId="77777777" w:rsidR="00F546C6" w:rsidRDefault="00F546C6" w:rsidP="00A534EB">
            <w:pPr>
              <w:pStyle w:val="EngHang"/>
            </w:pPr>
            <w:r>
              <w:t>Through the prayers</w:t>
            </w:r>
          </w:p>
          <w:p w14:paraId="5E68F87E" w14:textId="77777777" w:rsidR="00F546C6" w:rsidRDefault="00F546C6" w:rsidP="00A534EB">
            <w:pPr>
              <w:pStyle w:val="EngHang"/>
            </w:pPr>
            <w:r>
              <w:t>Of the blessed elders,</w:t>
            </w:r>
          </w:p>
          <w:p w14:paraId="1874D012" w14:textId="77777777" w:rsidR="00F546C6" w:rsidRDefault="00F546C6" w:rsidP="00A534EB">
            <w:pPr>
              <w:pStyle w:val="EngHang"/>
            </w:pPr>
            <w:r>
              <w:t>Joachim and Anna,</w:t>
            </w:r>
          </w:p>
          <w:p w14:paraId="48910794" w14:textId="020E7D54" w:rsidR="00F546C6" w:rsidRDefault="00F546C6" w:rsidP="00F546C6">
            <w:pPr>
              <w:pStyle w:val="EngHangEnd"/>
            </w:pPr>
            <w:r>
              <w:t>O Lord, grant us the forgiveness of ours sins.</w:t>
            </w:r>
          </w:p>
        </w:tc>
        <w:tc>
          <w:tcPr>
            <w:tcW w:w="288" w:type="dxa"/>
          </w:tcPr>
          <w:p w14:paraId="7EDC8304" w14:textId="77777777" w:rsidR="00F546C6" w:rsidRDefault="00F546C6" w:rsidP="00A534EB"/>
        </w:tc>
        <w:tc>
          <w:tcPr>
            <w:tcW w:w="288" w:type="dxa"/>
          </w:tcPr>
          <w:p w14:paraId="6C9B30E1" w14:textId="77777777" w:rsidR="00F546C6" w:rsidRDefault="00F546C6" w:rsidP="00A534EB">
            <w:pPr>
              <w:pStyle w:val="CopticCross"/>
            </w:pPr>
          </w:p>
        </w:tc>
        <w:tc>
          <w:tcPr>
            <w:tcW w:w="3960" w:type="dxa"/>
          </w:tcPr>
          <w:p w14:paraId="7B19ADD7" w14:textId="77777777" w:rsidR="00E54614" w:rsidRDefault="00E54614" w:rsidP="00E54614">
            <w:pPr>
              <w:pStyle w:val="CopticVersemulti-line"/>
            </w:pPr>
            <w:r>
              <w:t>Ϩⲓⲧⲉⲛ ⲛⲓⲉⲩⲭⲏ ⲛ̀ⲧⲉ</w:t>
            </w:r>
          </w:p>
          <w:p w14:paraId="60C32958" w14:textId="4372D567" w:rsidR="00E54614" w:rsidRDefault="00E54614" w:rsidP="00E54614">
            <w:pPr>
              <w:pStyle w:val="CopticVersemulti-line"/>
            </w:pPr>
            <w:r>
              <w:t>ⲛⲓϧⲉⲗⲗⲟⲓ ⲧ̀ⲥ̀ⲙⲁⲣⲱⲟⲩⲧ</w:t>
            </w:r>
          </w:p>
          <w:p w14:paraId="2771B460" w14:textId="5188CFE0" w:rsidR="00E54614" w:rsidRDefault="00E54614" w:rsidP="00E54614">
            <w:pPr>
              <w:pStyle w:val="CopticVersemulti-line"/>
            </w:pPr>
            <w:r>
              <w:t>Ⲓⲱⲁⲕⲓⲙ ⲛⲉⲙ Ⲁⲛⲛⲁ:</w:t>
            </w:r>
          </w:p>
          <w:p w14:paraId="18AF0E78" w14:textId="3A15EEBC" w:rsidR="00F546C6" w:rsidRPr="00C35319" w:rsidRDefault="00E54614" w:rsidP="007827C1">
            <w:pPr>
              <w:pStyle w:val="CopticHangingVerse"/>
            </w:pPr>
            <w:r>
              <w:t>Ⲡϭⲟⲓⲥ ⲁ̀ⲣⲓϩ̀ⲙⲟⲧ ⲛⲁⲛ ⲙ̀ⲡⲓⲭⲱ ⲉ̀ⲃⲟⲗ ⲛ̀ⲧⲉ ⲛⲉⲛⲛⲟⲃⲓ.</w:t>
            </w:r>
          </w:p>
        </w:tc>
      </w:tr>
      <w:tr w:rsidR="00F546C6" w14:paraId="79A09B2E" w14:textId="77777777" w:rsidTr="00A534EB">
        <w:trPr>
          <w:cantSplit/>
          <w:jc w:val="center"/>
        </w:trPr>
        <w:tc>
          <w:tcPr>
            <w:tcW w:w="288" w:type="dxa"/>
          </w:tcPr>
          <w:p w14:paraId="3FE99931" w14:textId="77777777" w:rsidR="00F546C6" w:rsidRDefault="00F546C6" w:rsidP="00A534EB">
            <w:pPr>
              <w:pStyle w:val="CopticCross"/>
            </w:pPr>
          </w:p>
        </w:tc>
        <w:tc>
          <w:tcPr>
            <w:tcW w:w="3960" w:type="dxa"/>
          </w:tcPr>
          <w:p w14:paraId="3D239493" w14:textId="77777777" w:rsidR="00F546C6" w:rsidRDefault="00F546C6" w:rsidP="00A534EB">
            <w:pPr>
              <w:pStyle w:val="EngHang"/>
            </w:pPr>
            <w:r>
              <w:t>Through the prayers</w:t>
            </w:r>
          </w:p>
          <w:p w14:paraId="7947F0D2" w14:textId="77777777" w:rsidR="00F546C6" w:rsidRDefault="00F546C6" w:rsidP="00A534EB">
            <w:pPr>
              <w:pStyle w:val="EngHang"/>
            </w:pPr>
            <w:r>
              <w:t>Of my lords and fathers,</w:t>
            </w:r>
          </w:p>
          <w:p w14:paraId="65EA3759" w14:textId="77777777" w:rsidR="00F546C6" w:rsidRDefault="00F546C6" w:rsidP="00A534EB">
            <w:pPr>
              <w:pStyle w:val="EngHang"/>
            </w:pPr>
            <w:r>
              <w:t>The Apostles, and the rest of the Disciples,</w:t>
            </w:r>
          </w:p>
          <w:p w14:paraId="7FA6C284" w14:textId="28DD1381" w:rsidR="00F546C6" w:rsidRDefault="00F546C6" w:rsidP="00F546C6">
            <w:pPr>
              <w:pStyle w:val="EngHangEnd"/>
            </w:pPr>
            <w:r>
              <w:t>O Lord, grant us the forgiviness of ours sins.</w:t>
            </w:r>
          </w:p>
        </w:tc>
        <w:tc>
          <w:tcPr>
            <w:tcW w:w="288" w:type="dxa"/>
          </w:tcPr>
          <w:p w14:paraId="3B813A5D" w14:textId="77777777" w:rsidR="00F546C6" w:rsidRDefault="00F546C6" w:rsidP="00A534EB"/>
        </w:tc>
        <w:tc>
          <w:tcPr>
            <w:tcW w:w="288" w:type="dxa"/>
          </w:tcPr>
          <w:p w14:paraId="67A8D7BA" w14:textId="77777777" w:rsidR="00F546C6" w:rsidRDefault="00F546C6" w:rsidP="00A534EB">
            <w:pPr>
              <w:pStyle w:val="CopticCross"/>
            </w:pPr>
          </w:p>
        </w:tc>
        <w:tc>
          <w:tcPr>
            <w:tcW w:w="3960" w:type="dxa"/>
          </w:tcPr>
          <w:p w14:paraId="4D1F3034" w14:textId="77777777" w:rsidR="007827C1" w:rsidRDefault="007827C1" w:rsidP="00A534EB">
            <w:pPr>
              <w:pStyle w:val="CopticVersemulti-line"/>
            </w:pPr>
            <w:r>
              <w:t>Ϩⲓⲧⲉⲛ ⲛⲓⲉⲩⲭⲏ</w:t>
            </w:r>
          </w:p>
          <w:p w14:paraId="303D10DD" w14:textId="77777777" w:rsidR="007827C1" w:rsidRDefault="007827C1" w:rsidP="007827C1">
            <w:pPr>
              <w:pStyle w:val="CopticVersemulti-line"/>
            </w:pPr>
            <w:r>
              <w:t>ⲛ̀ⲧⲉ ⲛⲁϭⲟⲓⲥ ⲛ̀ⲓⲟϯ ⲛ̀ⲁ̀ⲡⲟⲥⲧⲟⲗⲟⲥ</w:t>
            </w:r>
          </w:p>
          <w:p w14:paraId="3CD7CDFE" w14:textId="6EDD0606" w:rsidR="007827C1" w:rsidRDefault="007827C1" w:rsidP="007827C1">
            <w:pPr>
              <w:pStyle w:val="CopticVersemulti-line"/>
            </w:pPr>
            <w:r>
              <w:t>ⲛⲉⲙ ⲡ̀ⲥⲉⲡⲓ ⲛ̀ⲧⲉ ⲛⲓⲙⲁⲑⲏⲧⲏⲥ:</w:t>
            </w:r>
          </w:p>
          <w:p w14:paraId="5368E185" w14:textId="038586E1" w:rsidR="007827C1" w:rsidRPr="00C35319" w:rsidRDefault="007827C1" w:rsidP="007827C1">
            <w:pPr>
              <w:pStyle w:val="CopticHangingVerse"/>
            </w:pPr>
            <w:r>
              <w:t>Ⲡϭⲟⲓⲥ ⲁ̀ⲣⲓϩ̀ⲙⲟⲧ ⲛⲁⲛ ⲙ̀ⲡⲓⲭⲱ ⲉ̀ⲃⲟⲗ ⲛ̀ⲧⲉ ⲛⲉⲛⲛⲟⲃⲓ.</w:t>
            </w:r>
          </w:p>
        </w:tc>
      </w:tr>
    </w:tbl>
    <w:p w14:paraId="395EF5BC" w14:textId="6A47FA48" w:rsidR="007827C1" w:rsidRDefault="007827C1" w:rsidP="007827C1">
      <w:pPr>
        <w:pStyle w:val="Heading4"/>
        <w:rPr>
          <w:rFonts w:ascii="FreeSerifAvvaShenouda" w:hAnsi="FreeSerifAvvaShenouda" w:cs="FreeSerifAvvaShenouda"/>
        </w:rPr>
      </w:pPr>
      <w:r>
        <w:t xml:space="preserve">The Praxis Response for December or </w:t>
      </w:r>
      <w:r w:rsidRPr="006C0F49">
        <w:rPr>
          <w:rFonts w:ascii="FreeSerifAvvaShenouda" w:hAnsi="FreeSerifAvvaShenouda" w:cs="FreeSerifAvvaShenouda"/>
        </w:rPr>
        <w:t>Ⲕⲟⲓⲁϩⲕ</w:t>
      </w:r>
    </w:p>
    <w:p w14:paraId="4437EFEF" w14:textId="4E23E037" w:rsidR="00F658AF" w:rsidRDefault="00F658AF" w:rsidP="00F658AF">
      <w:pPr>
        <w:pStyle w:val="Rubric"/>
      </w:pPr>
      <w:r>
        <w:t xml:space="preserve">On the first, second, and third Sundays </w:t>
      </w:r>
      <w:r>
        <w:rPr>
          <w:lang w:val="en-US"/>
        </w:rPr>
        <w:t>(and the weeks following them</w:t>
      </w:r>
      <w:r w:rsidR="00D1573A">
        <w:rPr>
          <w:lang w:val="en-US"/>
        </w:rPr>
        <w:t>, and prior to the first Sunday</w:t>
      </w:r>
      <w:r>
        <w:rPr>
          <w:lang w:val="en-US"/>
        </w:rPr>
        <w:t>)</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7020861D" w14:textId="77777777" w:rsidTr="009170BF">
        <w:trPr>
          <w:cantSplit/>
          <w:jc w:val="center"/>
        </w:trPr>
        <w:tc>
          <w:tcPr>
            <w:tcW w:w="288" w:type="dxa"/>
          </w:tcPr>
          <w:p w14:paraId="2301EE79" w14:textId="77777777" w:rsidR="00F658AF" w:rsidRDefault="00F658AF" w:rsidP="009170BF">
            <w:pPr>
              <w:pStyle w:val="CopticCross"/>
            </w:pPr>
          </w:p>
        </w:tc>
        <w:tc>
          <w:tcPr>
            <w:tcW w:w="3960" w:type="dxa"/>
          </w:tcPr>
          <w:p w14:paraId="383EBE8D" w14:textId="77777777" w:rsidR="00F658AF" w:rsidRDefault="00F658AF" w:rsidP="00F658AF">
            <w:pPr>
              <w:pStyle w:val="EngHang"/>
            </w:pPr>
            <w:r>
              <w:rPr>
                <w:rFonts w:hint="eastAsia"/>
              </w:rPr>
              <w:t>Hail to you, O Mary,</w:t>
            </w:r>
          </w:p>
          <w:p w14:paraId="5A20FBAA" w14:textId="77777777" w:rsidR="00F658AF" w:rsidRDefault="00F658AF" w:rsidP="00F658AF">
            <w:pPr>
              <w:pStyle w:val="EngHang"/>
            </w:pPr>
            <w:r>
              <w:t>T</w:t>
            </w:r>
            <w:r>
              <w:rPr>
                <w:rFonts w:hint="eastAsia"/>
              </w:rPr>
              <w:t>he fair dove,</w:t>
            </w:r>
          </w:p>
          <w:p w14:paraId="3E639DCC" w14:textId="7A3E9574" w:rsidR="00F658AF" w:rsidRDefault="00F658AF" w:rsidP="00F658AF">
            <w:pPr>
              <w:pStyle w:val="EngHang"/>
            </w:pPr>
            <w:r>
              <w:t>W</w:t>
            </w:r>
            <w:r>
              <w:rPr>
                <w:rFonts w:hint="eastAsia"/>
              </w:rPr>
              <w:t>ho brought forth</w:t>
            </w:r>
            <w:r>
              <w:t xml:space="preserve"> </w:t>
            </w:r>
            <w:r>
              <w:rPr>
                <w:rFonts w:hint="eastAsia"/>
              </w:rPr>
              <w:t>to us</w:t>
            </w:r>
          </w:p>
          <w:p w14:paraId="11FAD9ED" w14:textId="0EA96A50" w:rsidR="00F658AF" w:rsidRDefault="00F658AF" w:rsidP="00F658AF">
            <w:pPr>
              <w:pStyle w:val="EngHangEnd"/>
            </w:pPr>
            <w:r>
              <w:rPr>
                <w:rFonts w:hint="eastAsia"/>
              </w:rPr>
              <w:t>God the Logos.</w:t>
            </w:r>
          </w:p>
        </w:tc>
        <w:tc>
          <w:tcPr>
            <w:tcW w:w="288" w:type="dxa"/>
          </w:tcPr>
          <w:p w14:paraId="5F870694" w14:textId="77777777" w:rsidR="00F658AF" w:rsidRDefault="00F658AF" w:rsidP="009170BF"/>
        </w:tc>
        <w:tc>
          <w:tcPr>
            <w:tcW w:w="288" w:type="dxa"/>
          </w:tcPr>
          <w:p w14:paraId="5A143F6B" w14:textId="77777777" w:rsidR="00F658AF" w:rsidRDefault="00F658AF" w:rsidP="009170BF">
            <w:pPr>
              <w:pStyle w:val="CopticCross"/>
            </w:pPr>
          </w:p>
        </w:tc>
        <w:tc>
          <w:tcPr>
            <w:tcW w:w="3960" w:type="dxa"/>
          </w:tcPr>
          <w:p w14:paraId="57F22473" w14:textId="77777777" w:rsidR="00F658AF" w:rsidRDefault="00F658AF" w:rsidP="00F658AF">
            <w:pPr>
              <w:pStyle w:val="CopticVersemulti-line"/>
            </w:pPr>
            <w:r>
              <w:t>Ⲭⲉⲣⲉ ⲛⲉ Ⲙⲁⲣⲓⲁ:</w:t>
            </w:r>
          </w:p>
          <w:p w14:paraId="7F6D2D96" w14:textId="77777777" w:rsidR="00F658AF" w:rsidRDefault="00F658AF" w:rsidP="00F658AF">
            <w:pPr>
              <w:pStyle w:val="CopticVersemulti-line"/>
            </w:pPr>
            <w:r>
              <w:t>Ϯϭⲣⲟⲙⲡⲓ ⲉⲑⲛⲉⲥⲟⲥ:</w:t>
            </w:r>
          </w:p>
          <w:p w14:paraId="1A7ABD38" w14:textId="77777777" w:rsidR="00F658AF" w:rsidRDefault="00F658AF" w:rsidP="00F658AF">
            <w:pPr>
              <w:pStyle w:val="CopticVersemulti-line"/>
            </w:pPr>
            <w:r>
              <w:t>ⲑⲏⲉ̀ⲧⲁⲥⲙⲓⲥⲓ ⲛⲁⲛ:</w:t>
            </w:r>
          </w:p>
          <w:p w14:paraId="3993A4A8" w14:textId="71B9CC35" w:rsidR="00F658AF" w:rsidRPr="00C35319" w:rsidRDefault="00F658AF" w:rsidP="00F658AF">
            <w:pPr>
              <w:pStyle w:val="CopticVerse"/>
            </w:pPr>
            <w:r>
              <w:t>ⲙ̀Ⲫⲛⲟⲩϯ ⲡⲓⲗⲟⲅⲟⲥ.</w:t>
            </w:r>
          </w:p>
        </w:tc>
      </w:tr>
    </w:tbl>
    <w:p w14:paraId="1EF52057" w14:textId="1B99435E" w:rsidR="00F658AF" w:rsidRDefault="00F658AF" w:rsidP="00F658AF">
      <w:pPr>
        <w:pStyle w:val="Rubric"/>
        <w:keepNext/>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658AF" w14:paraId="6C091421" w14:textId="77777777" w:rsidTr="009170BF">
        <w:trPr>
          <w:cantSplit/>
          <w:jc w:val="center"/>
        </w:trPr>
        <w:tc>
          <w:tcPr>
            <w:tcW w:w="288" w:type="dxa"/>
          </w:tcPr>
          <w:p w14:paraId="344F60E7" w14:textId="77777777" w:rsidR="00F658AF" w:rsidRDefault="00F658AF" w:rsidP="009170BF">
            <w:pPr>
              <w:pStyle w:val="CopticCross"/>
            </w:pPr>
          </w:p>
        </w:tc>
        <w:tc>
          <w:tcPr>
            <w:tcW w:w="3960" w:type="dxa"/>
          </w:tcPr>
          <w:p w14:paraId="64453F2E" w14:textId="77777777" w:rsidR="00F658AF" w:rsidRDefault="00F658AF" w:rsidP="00F658AF">
            <w:pPr>
              <w:pStyle w:val="EngHang"/>
            </w:pPr>
            <w:r>
              <w:rPr>
                <w:rFonts w:hint="eastAsia"/>
              </w:rPr>
              <w:t>Hail to you, O Mary,</w:t>
            </w:r>
          </w:p>
          <w:p w14:paraId="00DFB999" w14:textId="77777777" w:rsidR="00F658AF" w:rsidRDefault="00F658AF" w:rsidP="00F658AF">
            <w:pPr>
              <w:pStyle w:val="EngHang"/>
            </w:pPr>
            <w:r>
              <w:t>With a holy hail.</w:t>
            </w:r>
          </w:p>
          <w:p w14:paraId="621FDEE8" w14:textId="77777777" w:rsidR="00F658AF" w:rsidRDefault="00F658AF" w:rsidP="00F658AF">
            <w:pPr>
              <w:pStyle w:val="EngHang"/>
            </w:pPr>
            <w:r>
              <w:t>Hail to you, O Mary,</w:t>
            </w:r>
          </w:p>
          <w:p w14:paraId="2B36BFE2" w14:textId="21BEFE8D" w:rsidR="00F658AF" w:rsidRDefault="00F658AF" w:rsidP="009170BF">
            <w:pPr>
              <w:pStyle w:val="EngHangEnd"/>
            </w:pPr>
            <w:r>
              <w:t>The mother of the Holy One.</w:t>
            </w:r>
          </w:p>
        </w:tc>
        <w:tc>
          <w:tcPr>
            <w:tcW w:w="288" w:type="dxa"/>
          </w:tcPr>
          <w:p w14:paraId="6E6C110C" w14:textId="77777777" w:rsidR="00F658AF" w:rsidRDefault="00F658AF" w:rsidP="009170BF"/>
        </w:tc>
        <w:tc>
          <w:tcPr>
            <w:tcW w:w="288" w:type="dxa"/>
          </w:tcPr>
          <w:p w14:paraId="42D6F24B" w14:textId="77777777" w:rsidR="00F658AF" w:rsidRDefault="00F658AF" w:rsidP="009170BF">
            <w:pPr>
              <w:pStyle w:val="CopticCross"/>
            </w:pPr>
          </w:p>
        </w:tc>
        <w:tc>
          <w:tcPr>
            <w:tcW w:w="3960" w:type="dxa"/>
          </w:tcPr>
          <w:p w14:paraId="4B1A07AE" w14:textId="77777777" w:rsidR="00F658AF" w:rsidRDefault="00F658AF" w:rsidP="009170BF">
            <w:pPr>
              <w:pStyle w:val="CopticVersemulti-line"/>
            </w:pPr>
            <w:r>
              <w:t>Ⲭⲉⲣⲉ ⲛⲉ Ⲙⲁⲣⲓⲁ:</w:t>
            </w:r>
          </w:p>
          <w:p w14:paraId="152A022E" w14:textId="77777777" w:rsidR="00F658AF" w:rsidRDefault="00F658AF" w:rsidP="00F658AF">
            <w:pPr>
              <w:pStyle w:val="CopticVersemulti-line"/>
            </w:pPr>
            <w:r>
              <w:t>Ϧⲉⲛ ⲟⲩⲝⲉⲣⲉ ⲉϥⲟⲩⲁⲃ:</w:t>
            </w:r>
          </w:p>
          <w:p w14:paraId="2B879A25" w14:textId="77777777" w:rsidR="00F658AF" w:rsidRDefault="00F658AF" w:rsidP="00F658AF">
            <w:pPr>
              <w:pStyle w:val="CopticVersemulti-line"/>
            </w:pPr>
            <w:r>
              <w:t>ⲭⲉⲣⲉ ⲛⲉ Ⲙⲁⲣⲓⲁ:</w:t>
            </w:r>
          </w:p>
          <w:p w14:paraId="2DE602E0" w14:textId="2DA00E38" w:rsidR="00F658AF" w:rsidRPr="00C35319" w:rsidRDefault="00F658AF" w:rsidP="009170BF">
            <w:pPr>
              <w:pStyle w:val="CopticVerse"/>
            </w:pPr>
            <w:r>
              <w:t>ⲑ̀ⲙⲁⲩ ⲙ̀ⲫⲏⲉⲑⲟⲩⲁⲃ.</w:t>
            </w:r>
          </w:p>
        </w:tc>
      </w:tr>
    </w:tbl>
    <w:p w14:paraId="665995EA" w14:textId="7D3C4C03" w:rsidR="00E9311A" w:rsidRPr="00E9311A" w:rsidRDefault="00E9311A" w:rsidP="00E9311A">
      <w:pPr>
        <w:pStyle w:val="Rubric"/>
      </w:pPr>
      <w:r>
        <w:rPr>
          <w:lang w:val="en-US"/>
        </w:rPr>
        <w:t>On the first and third Sundays</w:t>
      </w:r>
      <w:r w:rsidR="00F658AF">
        <w:rPr>
          <w:lang w:val="en-US"/>
        </w:rPr>
        <w:t xml:space="preserve"> (and the weeks following them</w:t>
      </w:r>
      <w:r w:rsidR="00D1573A">
        <w:rPr>
          <w:lang w:val="en-US"/>
        </w:rPr>
        <w:t>, and prior to the first Sunday</w:t>
      </w:r>
      <w:r w:rsidR="00F658AF">
        <w:rPr>
          <w:lang w:val="en-US"/>
        </w:rPr>
        <w:t>)</w:t>
      </w:r>
      <w:r>
        <w:rPr>
          <w:lang w:val="en-US"/>
        </w:rP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27C1" w14:paraId="53AC4805" w14:textId="77777777" w:rsidTr="007827C1">
        <w:trPr>
          <w:cantSplit/>
          <w:jc w:val="center"/>
        </w:trPr>
        <w:tc>
          <w:tcPr>
            <w:tcW w:w="288" w:type="dxa"/>
          </w:tcPr>
          <w:p w14:paraId="2BE8524B" w14:textId="77777777" w:rsidR="007827C1" w:rsidRDefault="007827C1" w:rsidP="007827C1">
            <w:pPr>
              <w:pStyle w:val="CopticCross"/>
            </w:pPr>
          </w:p>
        </w:tc>
        <w:tc>
          <w:tcPr>
            <w:tcW w:w="3960" w:type="dxa"/>
          </w:tcPr>
          <w:p w14:paraId="20D36F88" w14:textId="77777777" w:rsidR="007827C1" w:rsidRDefault="007827C1" w:rsidP="00E9311A">
            <w:pPr>
              <w:pStyle w:val="EngHang"/>
            </w:pPr>
            <w:r>
              <w:t>Hail to Gabriel,</w:t>
            </w:r>
          </w:p>
          <w:p w14:paraId="32546923" w14:textId="24DF2D23" w:rsidR="007827C1" w:rsidRDefault="007827C1" w:rsidP="00E9311A">
            <w:pPr>
              <w:pStyle w:val="EngHang"/>
            </w:pPr>
            <w:r>
              <w:t>the great archangel.</w:t>
            </w:r>
          </w:p>
          <w:p w14:paraId="78C9F7A2" w14:textId="77777777" w:rsidR="007827C1" w:rsidRDefault="007827C1" w:rsidP="00E9311A">
            <w:pPr>
              <w:pStyle w:val="EngHang"/>
            </w:pPr>
            <w:r>
              <w:t>Hail to him who brought</w:t>
            </w:r>
          </w:p>
          <w:p w14:paraId="112FA546" w14:textId="2DE250F6" w:rsidR="007827C1" w:rsidRDefault="007827C1" w:rsidP="007827C1">
            <w:pPr>
              <w:pStyle w:val="EngHangEnd"/>
            </w:pPr>
            <w:r>
              <w:t>good news to the Virign Mary.</w:t>
            </w:r>
          </w:p>
        </w:tc>
        <w:tc>
          <w:tcPr>
            <w:tcW w:w="288" w:type="dxa"/>
          </w:tcPr>
          <w:p w14:paraId="6BE42042" w14:textId="77777777" w:rsidR="007827C1" w:rsidRDefault="007827C1" w:rsidP="007827C1"/>
        </w:tc>
        <w:tc>
          <w:tcPr>
            <w:tcW w:w="288" w:type="dxa"/>
          </w:tcPr>
          <w:p w14:paraId="29B66CCE" w14:textId="77777777" w:rsidR="007827C1" w:rsidRDefault="007827C1" w:rsidP="007827C1">
            <w:pPr>
              <w:pStyle w:val="CopticCross"/>
            </w:pPr>
          </w:p>
        </w:tc>
        <w:tc>
          <w:tcPr>
            <w:tcW w:w="3960" w:type="dxa"/>
          </w:tcPr>
          <w:p w14:paraId="18A54013" w14:textId="77777777" w:rsidR="00E9311A" w:rsidRDefault="00E9311A" w:rsidP="00E9311A">
            <w:pPr>
              <w:pStyle w:val="CopticVersemulti-line"/>
            </w:pPr>
            <w:r>
              <w:t>Ⲭⲉⲣⲉ ⲛⲉ Ⲅⲁⲃⲣⲓⲏⲗ:</w:t>
            </w:r>
          </w:p>
          <w:p w14:paraId="79518C46" w14:textId="77777777" w:rsidR="00E9311A" w:rsidRDefault="00E9311A" w:rsidP="00E9311A">
            <w:pPr>
              <w:pStyle w:val="CopticVersemulti-line"/>
            </w:pPr>
            <w:r>
              <w:t>ⲡⲓⲛⲓϣϯ ⲛ̀ⲁⲣⲭⲓⲁⲅⲅⲉⲗⲟⲥ:</w:t>
            </w:r>
          </w:p>
          <w:p w14:paraId="5EECA9AE" w14:textId="77777777" w:rsidR="00E9311A" w:rsidRDefault="00E9311A" w:rsidP="00E9311A">
            <w:pPr>
              <w:pStyle w:val="CopticVersemulti-line"/>
            </w:pPr>
            <w:r>
              <w:t>ⲭⲉⲣⲉ ⲫⲏⲉ̀ⲧⲁϥϩⲓϣⲉⲛⲛⲟⲩϥⲓ</w:t>
            </w:r>
          </w:p>
          <w:p w14:paraId="798A8F66" w14:textId="05DEA6A0" w:rsidR="007827C1" w:rsidRPr="00C35319" w:rsidRDefault="00E9311A" w:rsidP="007827C1">
            <w:pPr>
              <w:pStyle w:val="CopticVerse"/>
            </w:pPr>
            <w:r>
              <w:t>ⲙ̀Ⲙⲁⲣⲓⲁ ϯⲡⲁⲣⲑⲉⲛⲟⲥ.</w:t>
            </w:r>
            <w:r w:rsidR="007827C1" w:rsidRPr="00C35319">
              <w:t xml:space="preserve"> </w:t>
            </w:r>
          </w:p>
        </w:tc>
      </w:tr>
    </w:tbl>
    <w:p w14:paraId="0A4425CA" w14:textId="6796C891" w:rsidR="00E9311A" w:rsidRDefault="00E9311A" w:rsidP="00E9311A">
      <w:pPr>
        <w:pStyle w:val="Rubric"/>
        <w:keepNext/>
      </w:pPr>
      <w:r>
        <w:lastRenderedPageBreak/>
        <w:t>On the second and fourth Sundays</w:t>
      </w:r>
      <w:r w:rsidR="00F658AF">
        <w:t xml:space="preserve"> (and the weeks following them)</w:t>
      </w:r>
      <w:r>
        <w:t>,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2CFA256D" w14:textId="77777777" w:rsidTr="00E9311A">
        <w:trPr>
          <w:cantSplit/>
          <w:jc w:val="center"/>
        </w:trPr>
        <w:tc>
          <w:tcPr>
            <w:tcW w:w="288" w:type="dxa"/>
          </w:tcPr>
          <w:p w14:paraId="0F779917" w14:textId="77777777" w:rsidR="00E9311A" w:rsidRDefault="00E9311A" w:rsidP="00E9311A">
            <w:pPr>
              <w:pStyle w:val="CopticCross"/>
            </w:pPr>
          </w:p>
        </w:tc>
        <w:tc>
          <w:tcPr>
            <w:tcW w:w="3960" w:type="dxa"/>
          </w:tcPr>
          <w:p w14:paraId="6D3EF0BB" w14:textId="2C6285C9" w:rsidR="00E9311A" w:rsidRDefault="00E9311A" w:rsidP="00E9311A">
            <w:pPr>
              <w:pStyle w:val="EngHang"/>
            </w:pPr>
            <w:r>
              <w:t>Hail to Gabriel the Angel-Evangel,</w:t>
            </w:r>
          </w:p>
          <w:p w14:paraId="22A61E9C" w14:textId="5B160BAC" w:rsidR="00E9311A" w:rsidRDefault="00E9311A" w:rsidP="00E9311A">
            <w:pPr>
              <w:pStyle w:val="EngHang"/>
            </w:pPr>
            <w:r>
              <w:t>The great among the archangels,</w:t>
            </w:r>
          </w:p>
          <w:p w14:paraId="4D024CF7" w14:textId="77777777" w:rsidR="00E9311A" w:rsidRDefault="00E9311A" w:rsidP="00E9311A">
            <w:pPr>
              <w:pStyle w:val="EngHang"/>
            </w:pPr>
            <w:r>
              <w:t>And the holy orders on high,</w:t>
            </w:r>
          </w:p>
          <w:p w14:paraId="59F11712" w14:textId="4D196D16" w:rsidR="00E9311A" w:rsidRDefault="00E9311A" w:rsidP="00E9311A">
            <w:pPr>
              <w:pStyle w:val="EngHangEnd"/>
            </w:pPr>
            <w:r>
              <w:t>Who carry flaming fiery swords.</w:t>
            </w:r>
          </w:p>
        </w:tc>
        <w:tc>
          <w:tcPr>
            <w:tcW w:w="288" w:type="dxa"/>
          </w:tcPr>
          <w:p w14:paraId="110EE38F" w14:textId="77777777" w:rsidR="00E9311A" w:rsidRDefault="00E9311A" w:rsidP="00E9311A"/>
        </w:tc>
        <w:tc>
          <w:tcPr>
            <w:tcW w:w="288" w:type="dxa"/>
          </w:tcPr>
          <w:p w14:paraId="033CAC83" w14:textId="77777777" w:rsidR="00E9311A" w:rsidRDefault="00E9311A" w:rsidP="00E9311A">
            <w:pPr>
              <w:pStyle w:val="CopticCross"/>
            </w:pPr>
          </w:p>
        </w:tc>
        <w:tc>
          <w:tcPr>
            <w:tcW w:w="3960" w:type="dxa"/>
          </w:tcPr>
          <w:p w14:paraId="6D23B4E0" w14:textId="77777777" w:rsidR="00E9311A" w:rsidRDefault="00E9311A" w:rsidP="00E9311A">
            <w:pPr>
              <w:pStyle w:val="CopticVersemulti-line"/>
            </w:pPr>
            <w:r>
              <w:t>Ⲭⲉⲣⲉ ⲛⲉ Ⲅⲁⲃⲣⲓⲏⲗ ⲡⲓϥⲁⲓϣⲉⲛⲛⲟⲩϥⲓ:</w:t>
            </w:r>
          </w:p>
          <w:p w14:paraId="231C5125" w14:textId="77777777" w:rsidR="00E9311A" w:rsidRDefault="00E9311A" w:rsidP="00E9311A">
            <w:pPr>
              <w:pStyle w:val="CopticVersemulti-line"/>
            </w:pPr>
            <w:r>
              <w:t>ⲡⲓⲛⲓϣϯ ϧⲉⲛ ⲛⲓⲁⲅⲅⲉⲗⲟⲥ:</w:t>
            </w:r>
          </w:p>
          <w:p w14:paraId="04AADC61" w14:textId="77777777" w:rsidR="00E9311A" w:rsidRDefault="00E9311A" w:rsidP="00E9311A">
            <w:pPr>
              <w:pStyle w:val="CopticVersemulti-line"/>
            </w:pPr>
            <w:r>
              <w:t>ⲛⲉⲙ ⲛⲓⲧⲁⲅⲙⲁ ⲉⲑⲟⲩⲁⲃ ⲉⲧϭⲟⲥⲓ:</w:t>
            </w:r>
          </w:p>
          <w:p w14:paraId="161489E0" w14:textId="723AEBD8" w:rsidR="00E9311A" w:rsidRPr="00C35319" w:rsidRDefault="00E9311A" w:rsidP="00E9311A">
            <w:pPr>
              <w:pStyle w:val="CopticVersemulti-line"/>
            </w:pPr>
            <w:r>
              <w:t>ⲉⲧϥⲁⲓϧⲁ ⲧ̀ⲥⲏϥⲓ ⲛ̀ϣⲁϩ ⲛ̀ⲭ̀ⲣⲱⲙ.</w:t>
            </w:r>
            <w:r w:rsidRPr="00C35319">
              <w:t xml:space="preserve"> </w:t>
            </w:r>
          </w:p>
        </w:tc>
      </w:tr>
    </w:tbl>
    <w:p w14:paraId="69D20B43" w14:textId="6A83C437" w:rsidR="00E9311A" w:rsidRPr="00E9311A" w:rsidRDefault="00E9311A" w:rsidP="00E9311A">
      <w:pPr>
        <w:pStyle w:val="Rubric"/>
      </w:pPr>
      <w:r>
        <w:rPr>
          <w:lang w:val="en-US"/>
        </w:rPr>
        <w:t>Finally,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9311A" w14:paraId="1518EDE3" w14:textId="77777777" w:rsidTr="00E9311A">
        <w:trPr>
          <w:cantSplit/>
          <w:jc w:val="center"/>
        </w:trPr>
        <w:tc>
          <w:tcPr>
            <w:tcW w:w="288" w:type="dxa"/>
          </w:tcPr>
          <w:p w14:paraId="34A7CD44" w14:textId="77777777" w:rsidR="00E9311A" w:rsidRDefault="00E9311A" w:rsidP="00E9311A">
            <w:pPr>
              <w:pStyle w:val="CopticCross"/>
            </w:pPr>
          </w:p>
        </w:tc>
        <w:tc>
          <w:tcPr>
            <w:tcW w:w="3960" w:type="dxa"/>
          </w:tcPr>
          <w:p w14:paraId="7678C176" w14:textId="77777777" w:rsidR="00E9311A" w:rsidRDefault="00E9311A" w:rsidP="00E9311A">
            <w:pPr>
              <w:pStyle w:val="EngHang"/>
            </w:pPr>
            <w:r w:rsidRPr="00325916">
              <w:t xml:space="preserve">Blessed </w:t>
            </w:r>
            <w:r>
              <w:t>are</w:t>
            </w:r>
            <w:r w:rsidRPr="00325916">
              <w:t xml:space="preserve"> </w:t>
            </w:r>
            <w:r>
              <w:t>You in truth,</w:t>
            </w:r>
          </w:p>
          <w:p w14:paraId="376BFF81" w14:textId="77777777" w:rsidR="00E9311A" w:rsidRDefault="00E9311A" w:rsidP="00E9311A">
            <w:pPr>
              <w:pStyle w:val="EngHang"/>
            </w:pPr>
            <w:r w:rsidRPr="00325916">
              <w:t xml:space="preserve">with </w:t>
            </w:r>
            <w:r>
              <w:t>Your Good Father,</w:t>
            </w:r>
          </w:p>
          <w:p w14:paraId="3C011230" w14:textId="77777777" w:rsidR="00E9311A" w:rsidRDefault="00E9311A" w:rsidP="00E9311A">
            <w:pPr>
              <w:pStyle w:val="EngHang"/>
            </w:pPr>
            <w:r>
              <w:t>and the Holy Spirit,</w:t>
            </w:r>
          </w:p>
          <w:p w14:paraId="1383246F" w14:textId="5FDCFDCA" w:rsidR="00E9311A" w:rsidRDefault="00E9311A" w:rsidP="00E9311A">
            <w:pPr>
              <w:pStyle w:val="EngHangEnd"/>
            </w:pPr>
            <w:r w:rsidRPr="00325916">
              <w:t xml:space="preserve">for </w:t>
            </w:r>
            <w:r>
              <w:t>You</w:t>
            </w:r>
            <w:r w:rsidRPr="00325916">
              <w:t xml:space="preserve"> </w:t>
            </w:r>
            <w:r>
              <w:t>have</w:t>
            </w:r>
            <w:r w:rsidRPr="00325916">
              <w:t xml:space="preserve"> </w:t>
            </w:r>
            <w:r>
              <w:t>{</w:t>
            </w:r>
            <w:r w:rsidRPr="00325916">
              <w:t>come</w:t>
            </w:r>
            <w:r>
              <w:t>}</w:t>
            </w:r>
            <w:r w:rsidRPr="00325916">
              <w:t xml:space="preserve"> and saved us.</w:t>
            </w:r>
          </w:p>
        </w:tc>
        <w:tc>
          <w:tcPr>
            <w:tcW w:w="288" w:type="dxa"/>
          </w:tcPr>
          <w:p w14:paraId="29196A1A" w14:textId="77777777" w:rsidR="00E9311A" w:rsidRDefault="00E9311A" w:rsidP="00E9311A"/>
        </w:tc>
        <w:tc>
          <w:tcPr>
            <w:tcW w:w="288" w:type="dxa"/>
          </w:tcPr>
          <w:p w14:paraId="4F082EA0" w14:textId="77777777" w:rsidR="00E9311A" w:rsidRDefault="00E9311A" w:rsidP="00E9311A">
            <w:pPr>
              <w:pStyle w:val="CopticCross"/>
            </w:pPr>
          </w:p>
        </w:tc>
        <w:tc>
          <w:tcPr>
            <w:tcW w:w="3960" w:type="dxa"/>
          </w:tcPr>
          <w:p w14:paraId="0F97F5F2" w14:textId="63F2C136" w:rsidR="00F658AF" w:rsidRDefault="00F658AF" w:rsidP="00E9311A">
            <w:pPr>
              <w:pStyle w:val="CopticVersemulti-line"/>
            </w:pPr>
            <w:r>
              <w:t>Ⲕ̀</w:t>
            </w:r>
            <w:r w:rsidR="00E9311A" w:rsidRPr="00AA0119">
              <w:t>ⲥ̀ⲙⲁⲣⲱⲟⲩⲧ ⲁ̀ⲗⲏⲑⲱⲥ</w:t>
            </w:r>
            <w:r>
              <w:t>:</w:t>
            </w:r>
          </w:p>
          <w:p w14:paraId="339CFA44" w14:textId="77777777" w:rsidR="00F658AF" w:rsidRDefault="00E9311A" w:rsidP="00E9311A">
            <w:pPr>
              <w:pStyle w:val="CopticVersemulti-line"/>
            </w:pPr>
            <w:r w:rsidRPr="00AA0119">
              <w:t>ⲛⲉⲙ Ⲡⲉⲕⲓⲱⲧ ⲛ̀ⲁ̀ⲅⲁⲑⲟⲥ</w:t>
            </w:r>
            <w:r w:rsidR="00F658AF">
              <w:t>:</w:t>
            </w:r>
          </w:p>
          <w:p w14:paraId="35A95C1D" w14:textId="747F21DF" w:rsidR="00F658AF" w:rsidRDefault="00E9311A" w:rsidP="00E9311A">
            <w:pPr>
              <w:pStyle w:val="CopticVersemulti-line"/>
            </w:pPr>
            <w:r w:rsidRPr="00AA0119">
              <w:t xml:space="preserve">ⲛⲉⲙ </w:t>
            </w:r>
            <w:r w:rsidR="00F658AF">
              <w:t>Ⲡⲓⲡ̀ⲛⲉⲩⲙ</w:t>
            </w:r>
            <w:r w:rsidRPr="00AA0119">
              <w:t xml:space="preserve">ⲁ </w:t>
            </w:r>
            <w:r w:rsidR="00F658AF">
              <w:t>ⲉⲑⲟⲩⲁⲃ:</w:t>
            </w:r>
          </w:p>
          <w:p w14:paraId="2B847F6B" w14:textId="6E726569" w:rsidR="00E9311A" w:rsidRPr="00C35319" w:rsidRDefault="00E9311A" w:rsidP="00E9311A">
            <w:pPr>
              <w:pStyle w:val="CopticVersemulti-line"/>
            </w:pPr>
            <w:r w:rsidRPr="00AA0119">
              <w:t>ϫⲉ ⲁⲕⲓ̀ ⲁⲕⲥⲱϯ ⲙ̀ⲙⲟⲛ</w:t>
            </w:r>
            <w:r>
              <w:t>.</w:t>
            </w:r>
          </w:p>
        </w:tc>
      </w:tr>
    </w:tbl>
    <w:p w14:paraId="7877BCFF" w14:textId="2B662FCA" w:rsidR="00190C05" w:rsidRDefault="00190C05" w:rsidP="00190C05">
      <w:pPr>
        <w:pStyle w:val="Heading4"/>
        <w:rPr>
          <w:rFonts w:ascii="FreeSerifAvvaShenouda" w:hAnsi="FreeSerifAvvaShenouda" w:cs="FreeSerifAvvaShenouda"/>
        </w:rPr>
      </w:pPr>
      <w:r>
        <w:t xml:space="preserve">The Gospel Response for December or </w:t>
      </w:r>
      <w:r w:rsidRPr="006C0F49">
        <w:rPr>
          <w:rFonts w:ascii="FreeSerifAvvaShenouda" w:hAnsi="FreeSerifAvvaShenouda" w:cs="FreeSerifAvvaShenouda"/>
        </w:rPr>
        <w:t>Ⲕⲟⲓⲁϩⲕ</w:t>
      </w:r>
    </w:p>
    <w:p w14:paraId="5FF11241" w14:textId="6A13BB95" w:rsidR="00190C05" w:rsidRPr="00190C05" w:rsidRDefault="00190C05" w:rsidP="00190C05">
      <w:pPr>
        <w:pStyle w:val="Rubric"/>
      </w:pPr>
      <w:r>
        <w:t>For the first two weeks</w:t>
      </w:r>
      <w:r w:rsidR="00D1573A">
        <w:t xml:space="preserve"> (until the third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51332A29" w14:textId="77777777" w:rsidTr="00190C05">
        <w:trPr>
          <w:cantSplit/>
          <w:jc w:val="center"/>
        </w:trPr>
        <w:tc>
          <w:tcPr>
            <w:tcW w:w="288" w:type="dxa"/>
          </w:tcPr>
          <w:p w14:paraId="249A80AB" w14:textId="77777777" w:rsidR="00190C05" w:rsidRDefault="00190C05" w:rsidP="00190C05">
            <w:pPr>
              <w:pStyle w:val="CopticCross"/>
            </w:pPr>
          </w:p>
        </w:tc>
        <w:tc>
          <w:tcPr>
            <w:tcW w:w="3960" w:type="dxa"/>
          </w:tcPr>
          <w:p w14:paraId="1F67DF34" w14:textId="77777777" w:rsidR="00190C05" w:rsidRDefault="00190C05" w:rsidP="00190C05">
            <w:pPr>
              <w:pStyle w:val="EngHang"/>
            </w:pPr>
            <w:r>
              <w:t>We give you salutation,</w:t>
            </w:r>
          </w:p>
          <w:p w14:paraId="7EC1C8F7" w14:textId="77777777" w:rsidR="00190C05" w:rsidRDefault="00190C05" w:rsidP="00190C05">
            <w:pPr>
              <w:pStyle w:val="EngHang"/>
            </w:pPr>
            <w:r>
              <w:t>With Gabriel the angel:</w:t>
            </w:r>
          </w:p>
          <w:p w14:paraId="3BDC0C72" w14:textId="2683C594" w:rsidR="00190C05" w:rsidRDefault="00190C05" w:rsidP="00190C05">
            <w:pPr>
              <w:pStyle w:val="EngHang"/>
            </w:pPr>
            <w:r>
              <w:t>“Rejoice, O full of grace,</w:t>
            </w:r>
          </w:p>
          <w:p w14:paraId="61DDDC01" w14:textId="00C6D8F6" w:rsidR="00190C05" w:rsidRDefault="00190C05" w:rsidP="00190C05">
            <w:pPr>
              <w:pStyle w:val="EngHangEnd"/>
            </w:pPr>
            <w:r>
              <w:t xml:space="preserve">The Lord is with you!” </w:t>
            </w:r>
          </w:p>
        </w:tc>
        <w:tc>
          <w:tcPr>
            <w:tcW w:w="288" w:type="dxa"/>
          </w:tcPr>
          <w:p w14:paraId="174DF45F" w14:textId="77777777" w:rsidR="00190C05" w:rsidRDefault="00190C05" w:rsidP="00190C05"/>
        </w:tc>
        <w:tc>
          <w:tcPr>
            <w:tcW w:w="288" w:type="dxa"/>
          </w:tcPr>
          <w:p w14:paraId="24A4AA78" w14:textId="77777777" w:rsidR="00190C05" w:rsidRDefault="00190C05" w:rsidP="00190C05">
            <w:pPr>
              <w:pStyle w:val="CopticCross"/>
            </w:pPr>
          </w:p>
        </w:tc>
        <w:tc>
          <w:tcPr>
            <w:tcW w:w="3960" w:type="dxa"/>
          </w:tcPr>
          <w:p w14:paraId="0D2BDCF0" w14:textId="77777777" w:rsidR="00190C05" w:rsidRDefault="00190C05" w:rsidP="00190C05">
            <w:pPr>
              <w:pStyle w:val="CopticVersemulti-line"/>
            </w:pPr>
            <w:r>
              <w:t>Ⲧⲉⲛϯ ⲛⲉ ⲙ̀ⲡⲓⲭⲉⲣⲉⲧⲓⲥ̀ⲙⲟⲥ:</w:t>
            </w:r>
          </w:p>
          <w:p w14:paraId="240C652A" w14:textId="77777777" w:rsidR="00190C05" w:rsidRDefault="00190C05" w:rsidP="00190C05">
            <w:pPr>
              <w:pStyle w:val="CopticVersemulti-line"/>
            </w:pPr>
            <w:r>
              <w:t>ⲛⲉⲙ Ⲅⲁⲃⲣⲓⲏⲗ ⲡⲓⲁⲅⲅⲉⲗⲟⲥ:</w:t>
            </w:r>
          </w:p>
          <w:p w14:paraId="7064D058" w14:textId="77777777" w:rsidR="00190C05" w:rsidRDefault="00190C05" w:rsidP="00190C05">
            <w:pPr>
              <w:pStyle w:val="CopticVersemulti-line"/>
            </w:pPr>
            <w:r>
              <w:t>ϫⲉ ⲭⲉⲣⲉ ⲕⲉ ⲭⲁⲣⲓⲧⲱⲙⲉⲛⲏ:</w:t>
            </w:r>
          </w:p>
          <w:p w14:paraId="3CD84DF3" w14:textId="0E2C0B86" w:rsidR="00190C05" w:rsidRPr="00C35319" w:rsidRDefault="00190C05" w:rsidP="00190C05">
            <w:pPr>
              <w:pStyle w:val="CopticVerse"/>
            </w:pPr>
            <w:r>
              <w:t>ⲟ̀ Ⲕⲩⲣⲓⲟⲥ ⲙⲉⲧⲁⲥⲟⲩ.</w:t>
            </w:r>
            <w:r w:rsidRPr="00C35319">
              <w:t xml:space="preserve"> </w:t>
            </w:r>
          </w:p>
        </w:tc>
      </w:tr>
    </w:tbl>
    <w:p w14:paraId="5B93E58F" w14:textId="63634CC7" w:rsidR="00190C05" w:rsidRPr="00190C05" w:rsidRDefault="00190C05" w:rsidP="00F658AF">
      <w:pPr>
        <w:pStyle w:val="Rubric"/>
        <w:keepNext/>
      </w:pPr>
      <w:r>
        <w:t>Beginning with the Third Sunday,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607EC927" w14:textId="77777777" w:rsidTr="00190C05">
        <w:trPr>
          <w:cantSplit/>
          <w:jc w:val="center"/>
        </w:trPr>
        <w:tc>
          <w:tcPr>
            <w:tcW w:w="288" w:type="dxa"/>
          </w:tcPr>
          <w:p w14:paraId="53DA853A" w14:textId="77777777" w:rsidR="00190C05" w:rsidRDefault="00190C05" w:rsidP="00190C05">
            <w:pPr>
              <w:pStyle w:val="CopticCross"/>
            </w:pPr>
          </w:p>
        </w:tc>
        <w:tc>
          <w:tcPr>
            <w:tcW w:w="3960" w:type="dxa"/>
          </w:tcPr>
          <w:p w14:paraId="0135D997" w14:textId="646C591E" w:rsidR="00190C05" w:rsidRDefault="00190C05" w:rsidP="00190C05">
            <w:pPr>
              <w:pStyle w:val="EngHang"/>
            </w:pPr>
            <w:r>
              <w:t>We exalt you befittingly,</w:t>
            </w:r>
          </w:p>
          <w:p w14:paraId="2BA3C770" w14:textId="075B5B21" w:rsidR="00190C05" w:rsidRDefault="00190C05" w:rsidP="00190C05">
            <w:pPr>
              <w:pStyle w:val="EngHang"/>
            </w:pPr>
            <w:r>
              <w:t>With your cousin, Elizabeth:</w:t>
            </w:r>
          </w:p>
          <w:p w14:paraId="56C3ABEC" w14:textId="1CA75F75" w:rsidR="00190C05" w:rsidRDefault="00190C05" w:rsidP="00190C05">
            <w:pPr>
              <w:pStyle w:val="EngHang"/>
            </w:pPr>
            <w:r>
              <w:t>“Blessed are you among women,</w:t>
            </w:r>
          </w:p>
          <w:p w14:paraId="36D5E45E" w14:textId="2C97B06F" w:rsidR="00190C05" w:rsidRDefault="00190C05" w:rsidP="00190C05">
            <w:pPr>
              <w:pStyle w:val="EngHangEnd"/>
            </w:pPr>
            <w:r>
              <w:t>And blessed is the fruit of your womb!”</w:t>
            </w:r>
          </w:p>
        </w:tc>
        <w:tc>
          <w:tcPr>
            <w:tcW w:w="288" w:type="dxa"/>
          </w:tcPr>
          <w:p w14:paraId="46A6BEAB" w14:textId="77777777" w:rsidR="00190C05" w:rsidRDefault="00190C05" w:rsidP="00190C05"/>
        </w:tc>
        <w:tc>
          <w:tcPr>
            <w:tcW w:w="288" w:type="dxa"/>
          </w:tcPr>
          <w:p w14:paraId="05ED7BC5" w14:textId="77777777" w:rsidR="00190C05" w:rsidRDefault="00190C05" w:rsidP="00190C05">
            <w:pPr>
              <w:pStyle w:val="CopticCross"/>
            </w:pPr>
          </w:p>
        </w:tc>
        <w:tc>
          <w:tcPr>
            <w:tcW w:w="3960" w:type="dxa"/>
          </w:tcPr>
          <w:p w14:paraId="33597C65" w14:textId="77777777" w:rsidR="00190C05" w:rsidRDefault="00190C05" w:rsidP="00190C05">
            <w:pPr>
              <w:pStyle w:val="CopticVersemulti-line"/>
            </w:pPr>
            <w:r w:rsidRPr="00C35319">
              <w:t xml:space="preserve"> </w:t>
            </w:r>
            <w:r>
              <w:t>Ⲧⲉⲛϭⲓⲥⲓ ⲙ̀ⲙⲟ ϧⲉⲛⲛ ⲟⲩⲉⲙⲡ̀ϣⲁ:</w:t>
            </w:r>
          </w:p>
          <w:p w14:paraId="4C3963C0" w14:textId="77777777" w:rsidR="00190C05" w:rsidRDefault="00190C05" w:rsidP="00190C05">
            <w:pPr>
              <w:pStyle w:val="CopticVersemulti-line"/>
            </w:pPr>
            <w:r>
              <w:t>ⲛⲉⲙ Ⲉⲗⲓⲥⲁⲃⲉⲧ ⲧⲉⲥⲩⲅⲅⲉⲛⲏⲥ:</w:t>
            </w:r>
          </w:p>
          <w:p w14:paraId="14F0621E" w14:textId="77777777" w:rsidR="00190C05" w:rsidRDefault="00190C05" w:rsidP="00190C05">
            <w:pPr>
              <w:pStyle w:val="CopticVersemulti-line"/>
            </w:pPr>
            <w:r>
              <w:t>ϫⲉ ⲧⲉⲥ̀ⲙⲁⲣⲱⲟⲩⲧ ⲛ̀ⲑⲟ ϧⲉⲛ ⲛⲓϩⲓⲟⲙⲓ:</w:t>
            </w:r>
          </w:p>
          <w:p w14:paraId="1C46BAF3" w14:textId="23D65735" w:rsidR="00190C05" w:rsidRPr="00C35319" w:rsidRDefault="00190C05" w:rsidP="00190C05">
            <w:pPr>
              <w:pStyle w:val="CopticVerse"/>
            </w:pPr>
            <w:r>
              <w:t>ϥ̀ⲥ̀ⲙⲁⲣⲱⲟⲩⲧ ⲛ̀ϫⲉ ⲡ̀ⲟⲩⲧⲁϩ ⲛ̀ⲧⲉ ⲧⲉⲛⲉϫⲓ.</w:t>
            </w:r>
          </w:p>
        </w:tc>
      </w:tr>
    </w:tbl>
    <w:p w14:paraId="5DDC4799" w14:textId="15C2971C" w:rsidR="00190C05" w:rsidRPr="00190C05" w:rsidRDefault="00190C05" w:rsidP="00190C05">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0C05" w14:paraId="034149F6" w14:textId="77777777" w:rsidTr="00A534EB">
        <w:trPr>
          <w:cantSplit/>
          <w:jc w:val="center"/>
        </w:trPr>
        <w:tc>
          <w:tcPr>
            <w:tcW w:w="288" w:type="dxa"/>
          </w:tcPr>
          <w:p w14:paraId="66B39A36" w14:textId="77777777" w:rsidR="00190C05" w:rsidRDefault="00190C05" w:rsidP="00190C05">
            <w:pPr>
              <w:pStyle w:val="CopticCross"/>
            </w:pPr>
          </w:p>
        </w:tc>
        <w:tc>
          <w:tcPr>
            <w:tcW w:w="3960" w:type="dxa"/>
          </w:tcPr>
          <w:p w14:paraId="6998D054" w14:textId="77777777" w:rsidR="00190C05" w:rsidRDefault="00190C05" w:rsidP="00190C05">
            <w:pPr>
              <w:pStyle w:val="EngHang"/>
            </w:pPr>
            <w:r>
              <w:t>Therefore, we glorify you,</w:t>
            </w:r>
          </w:p>
          <w:p w14:paraId="6E7BF7CD" w14:textId="77777777" w:rsidR="00190C05" w:rsidRDefault="00190C05" w:rsidP="00190C05">
            <w:pPr>
              <w:pStyle w:val="EngHang"/>
            </w:pPr>
            <w:r>
              <w:t>As the Theotokos at all times.</w:t>
            </w:r>
          </w:p>
          <w:p w14:paraId="50EE1920" w14:textId="77777777" w:rsidR="00190C05" w:rsidRDefault="00190C05" w:rsidP="00190C05">
            <w:pPr>
              <w:pStyle w:val="EngHang"/>
            </w:pPr>
            <w:r>
              <w:t>Ask the Lord on our behalf,</w:t>
            </w:r>
          </w:p>
          <w:p w14:paraId="0DAFCB40" w14:textId="338AA6E6" w:rsidR="00190C05" w:rsidRDefault="00190C05" w:rsidP="00190C05">
            <w:pPr>
              <w:pStyle w:val="EngHangEnd"/>
            </w:pPr>
            <w:r>
              <w:t>That He may forgive us our sins.</w:t>
            </w:r>
          </w:p>
        </w:tc>
        <w:tc>
          <w:tcPr>
            <w:tcW w:w="288" w:type="dxa"/>
          </w:tcPr>
          <w:p w14:paraId="2C150143" w14:textId="77777777" w:rsidR="00190C05" w:rsidRDefault="00190C05" w:rsidP="00190C05"/>
        </w:tc>
        <w:tc>
          <w:tcPr>
            <w:tcW w:w="288" w:type="dxa"/>
          </w:tcPr>
          <w:p w14:paraId="3CDE24DB" w14:textId="77777777" w:rsidR="00190C05" w:rsidRDefault="00190C05" w:rsidP="00190C05">
            <w:pPr>
              <w:pStyle w:val="CopticCross"/>
            </w:pPr>
          </w:p>
        </w:tc>
        <w:tc>
          <w:tcPr>
            <w:tcW w:w="3960" w:type="dxa"/>
          </w:tcPr>
          <w:p w14:paraId="1388A3C8" w14:textId="77777777" w:rsidR="00190C05" w:rsidRDefault="00190C05" w:rsidP="00190C05">
            <w:pPr>
              <w:pStyle w:val="CopticVersemulti-line"/>
            </w:pPr>
            <w:r>
              <w:t>Ⲉⲑⲃⲉ ⲫⲁⲓ ⲧⲉⲛϯ̀ⲱⲟⲩ ⲛⲉ:</w:t>
            </w:r>
          </w:p>
          <w:p w14:paraId="7BFFFABB" w14:textId="77777777" w:rsidR="00190C05" w:rsidRDefault="00190C05" w:rsidP="00190C05">
            <w:pPr>
              <w:pStyle w:val="CopticVersemulti-line"/>
            </w:pPr>
            <w:r>
              <w:t>Ϩⲱⲥ ⲑⲉⲟ̀ⲧⲟⲕⲟⲥ ⲛ̀ⲥⲏⲟⲩ ⲛⲓⲃⲉⲛ:</w:t>
            </w:r>
          </w:p>
          <w:p w14:paraId="2642D84A" w14:textId="77777777" w:rsidR="00190C05" w:rsidRDefault="00190C05" w:rsidP="00190C05">
            <w:pPr>
              <w:pStyle w:val="CopticVersemulti-line"/>
            </w:pPr>
            <w:r>
              <w:t>ⲙⲁϯϩⲟ ⲉ̀Ⲡϭⲟⲓⲥ ⲉ̀ϩ̀ⲣⲏⲓ ⲉ̀ϫⲱⲛ</w:t>
            </w:r>
          </w:p>
          <w:p w14:paraId="014305C7" w14:textId="6D704833" w:rsidR="00190C05" w:rsidRPr="00C35319" w:rsidRDefault="00190C05" w:rsidP="00190C05">
            <w:pPr>
              <w:pStyle w:val="CopticVerse"/>
            </w:pPr>
            <w:r>
              <w:t>ⲛ̀ⲧⲉϥⲭⲁ ⲛⲉⲛⲛⲟⲃⲓ ⲛⲁⲛ ⲉ̀ⲃⲟⲗ.</w:t>
            </w:r>
          </w:p>
        </w:tc>
      </w:tr>
      <w:tr w:rsidR="00A534EB" w14:paraId="57914837" w14:textId="77777777" w:rsidTr="00A534EB">
        <w:trPr>
          <w:cantSplit/>
          <w:jc w:val="center"/>
        </w:trPr>
        <w:tc>
          <w:tcPr>
            <w:tcW w:w="288" w:type="dxa"/>
          </w:tcPr>
          <w:p w14:paraId="6871D514" w14:textId="77777777" w:rsidR="00A534EB" w:rsidRDefault="00A534EB" w:rsidP="00190C05">
            <w:pPr>
              <w:pStyle w:val="CopticCross"/>
            </w:pPr>
          </w:p>
        </w:tc>
        <w:tc>
          <w:tcPr>
            <w:tcW w:w="3960" w:type="dxa"/>
          </w:tcPr>
          <w:p w14:paraId="23547367" w14:textId="77777777" w:rsidR="00A534EB" w:rsidRDefault="00A534EB" w:rsidP="00190C05">
            <w:pPr>
              <w:pStyle w:val="EngHang"/>
            </w:pPr>
            <w:r>
              <w:t>Blessed be the Father and the Son</w:t>
            </w:r>
          </w:p>
          <w:p w14:paraId="0D6742C6" w14:textId="77777777" w:rsidR="00A534EB" w:rsidRDefault="00A534EB" w:rsidP="00190C05">
            <w:pPr>
              <w:pStyle w:val="EngHang"/>
            </w:pPr>
            <w:r>
              <w:t>And the Holy Spirit,</w:t>
            </w:r>
          </w:p>
          <w:p w14:paraId="3CA36F43" w14:textId="77777777" w:rsidR="00A534EB" w:rsidRDefault="00A534EB" w:rsidP="00190C05">
            <w:pPr>
              <w:pStyle w:val="EngHang"/>
            </w:pPr>
            <w:r>
              <w:t>The pefect Trinity,</w:t>
            </w:r>
          </w:p>
          <w:p w14:paraId="72085CB8" w14:textId="734C4B12" w:rsidR="00A534EB" w:rsidRDefault="00A534EB" w:rsidP="00A534EB">
            <w:pPr>
              <w:pStyle w:val="EngHangEnd"/>
            </w:pPr>
            <w:r>
              <w:t>We worship Him and glorify Him.</w:t>
            </w:r>
          </w:p>
        </w:tc>
        <w:tc>
          <w:tcPr>
            <w:tcW w:w="288" w:type="dxa"/>
          </w:tcPr>
          <w:p w14:paraId="45D9F3BB" w14:textId="77777777" w:rsidR="00A534EB" w:rsidRDefault="00A534EB" w:rsidP="00190C05"/>
        </w:tc>
        <w:tc>
          <w:tcPr>
            <w:tcW w:w="288" w:type="dxa"/>
          </w:tcPr>
          <w:p w14:paraId="5568348F" w14:textId="77777777" w:rsidR="00A534EB" w:rsidRDefault="00A534EB" w:rsidP="00190C05">
            <w:pPr>
              <w:pStyle w:val="CopticCross"/>
            </w:pPr>
          </w:p>
        </w:tc>
        <w:tc>
          <w:tcPr>
            <w:tcW w:w="3960" w:type="dxa"/>
          </w:tcPr>
          <w:p w14:paraId="38C7E21C" w14:textId="77777777" w:rsidR="00A534EB" w:rsidRDefault="00A534EB" w:rsidP="00190C05">
            <w:pPr>
              <w:pStyle w:val="CopticVersemulti-line"/>
            </w:pPr>
            <w:r>
              <w:t>Ϫⲉ ϥ̀ⲥ̀ⲙⲁⲣⲱⲟⲩⲧ ⲛ̀ϫⲉ Ⲫⲓⲱⲧ ⲛⲉⲙ Ⲡϣⲏⲣⲓ:</w:t>
            </w:r>
          </w:p>
          <w:p w14:paraId="39042218" w14:textId="77777777" w:rsidR="00A534EB" w:rsidRDefault="00A534EB" w:rsidP="00190C05">
            <w:pPr>
              <w:pStyle w:val="CopticVersemulti-line"/>
            </w:pPr>
            <w:r>
              <w:t>ⲛⲉⲙ Ⲡⲓⲡ̀ⲛⲉⲩⲙⲁ ⲉⲑⲟⲩⲁⲃ:</w:t>
            </w:r>
          </w:p>
          <w:p w14:paraId="2BAD893D" w14:textId="77777777" w:rsidR="00A534EB" w:rsidRDefault="00A534EB" w:rsidP="00190C05">
            <w:pPr>
              <w:pStyle w:val="CopticVersemulti-line"/>
            </w:pPr>
            <w:r>
              <w:t>Ϯⲧ̀ⲣⲓⲁⲥ ⲉⲧϫⲏⲕ ⲉ̀ⲃⲟⲗ:</w:t>
            </w:r>
          </w:p>
          <w:p w14:paraId="19B533CF" w14:textId="31CBD213" w:rsidR="00A534EB" w:rsidRDefault="00A534EB" w:rsidP="00A534EB">
            <w:pPr>
              <w:pStyle w:val="CopticHangingVerse"/>
            </w:pPr>
            <w:r>
              <w:t>ⲧⲉⲛⲟⲩⲱϣⲧ ⲙ̀ⲙⲟⲥ ⲧⲉⲛϯⲱ̀ⲟⲩ ⲛⲁⲥ.</w:t>
            </w:r>
          </w:p>
        </w:tc>
      </w:tr>
    </w:tbl>
    <w:p w14:paraId="509D518F" w14:textId="2E57714C" w:rsidR="0063567C" w:rsidRDefault="0063567C" w:rsidP="0063567C">
      <w:pPr>
        <w:pStyle w:val="Heading4"/>
        <w:rPr>
          <w:rFonts w:ascii="FreeSerifAvvaShenouda" w:hAnsi="FreeSerifAvvaShenouda" w:cs="FreeSerifAvvaShenouda"/>
        </w:rPr>
      </w:pPr>
      <w:r>
        <w:t xml:space="preserve">The Aspasmos Adam for December or </w:t>
      </w:r>
      <w:r w:rsidRPr="006C0F49">
        <w:rPr>
          <w:rFonts w:ascii="FreeSerifAvvaShenouda" w:hAnsi="FreeSerifAvvaShenouda" w:cs="FreeSerifAvvaShenouda"/>
        </w:rPr>
        <w:t>Ⲕⲟⲓⲁϩⲕ</w:t>
      </w:r>
    </w:p>
    <w:p w14:paraId="6BA23577" w14:textId="344083A1" w:rsidR="0063567C" w:rsidRDefault="0063567C" w:rsidP="0063567C">
      <w:pPr>
        <w:pStyle w:val="Rubric"/>
      </w:pPr>
      <w:r>
        <w:t>On the first Sunday (and the week following it</w:t>
      </w:r>
      <w:r w:rsidR="00D1573A">
        <w:t>, and before the first Sunday</w:t>
      </w:r>
      <w:r>
        <w: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3567C" w14:paraId="5136B5E4" w14:textId="77777777" w:rsidTr="009170BF">
        <w:trPr>
          <w:cantSplit/>
          <w:jc w:val="center"/>
        </w:trPr>
        <w:tc>
          <w:tcPr>
            <w:tcW w:w="288" w:type="dxa"/>
          </w:tcPr>
          <w:p w14:paraId="27B9986F" w14:textId="77777777" w:rsidR="0063567C" w:rsidRDefault="0063567C" w:rsidP="009170BF">
            <w:pPr>
              <w:pStyle w:val="CopticCross"/>
            </w:pPr>
          </w:p>
        </w:tc>
        <w:tc>
          <w:tcPr>
            <w:tcW w:w="3960" w:type="dxa"/>
          </w:tcPr>
          <w:p w14:paraId="5D5E8D56" w14:textId="77777777" w:rsidR="0063567C" w:rsidRDefault="0063567C" w:rsidP="0063567C">
            <w:pPr>
              <w:pStyle w:val="EngHang"/>
            </w:pPr>
            <w:r>
              <w:t>Zacharias the priest,</w:t>
            </w:r>
          </w:p>
          <w:p w14:paraId="21E0F7B2" w14:textId="77777777" w:rsidR="0063567C" w:rsidRDefault="0063567C" w:rsidP="0063567C">
            <w:pPr>
              <w:pStyle w:val="EngHang"/>
            </w:pPr>
            <w:r>
              <w:t>Son of Barachias,</w:t>
            </w:r>
          </w:p>
          <w:p w14:paraId="72EBA1B2" w14:textId="77777777" w:rsidR="0063567C" w:rsidRDefault="0063567C" w:rsidP="0063567C">
            <w:pPr>
              <w:pStyle w:val="EngHang"/>
            </w:pPr>
            <w:r>
              <w:t>Was in the temple</w:t>
            </w:r>
          </w:p>
          <w:p w14:paraId="4E572182" w14:textId="077DF442" w:rsidR="0063567C" w:rsidRDefault="0063567C" w:rsidP="009170BF">
            <w:pPr>
              <w:pStyle w:val="EngHangEnd"/>
            </w:pPr>
            <w:r>
              <w:t>Offering incense.</w:t>
            </w:r>
          </w:p>
        </w:tc>
        <w:tc>
          <w:tcPr>
            <w:tcW w:w="288" w:type="dxa"/>
          </w:tcPr>
          <w:p w14:paraId="7FAD670B" w14:textId="77777777" w:rsidR="0063567C" w:rsidRDefault="0063567C" w:rsidP="009170BF"/>
        </w:tc>
        <w:tc>
          <w:tcPr>
            <w:tcW w:w="288" w:type="dxa"/>
          </w:tcPr>
          <w:p w14:paraId="3A5703A3" w14:textId="77777777" w:rsidR="0063567C" w:rsidRDefault="0063567C" w:rsidP="009170BF">
            <w:pPr>
              <w:pStyle w:val="CopticCross"/>
            </w:pPr>
          </w:p>
        </w:tc>
        <w:tc>
          <w:tcPr>
            <w:tcW w:w="3960" w:type="dxa"/>
          </w:tcPr>
          <w:p w14:paraId="745D0CDA" w14:textId="77777777" w:rsidR="0063567C" w:rsidRDefault="0063567C" w:rsidP="0063567C">
            <w:pPr>
              <w:pStyle w:val="CopticVersemulti-line"/>
            </w:pPr>
            <w:r>
              <w:t>Ⲍⲁⲭⲁⲣⲓⲁⲥ ⲡⲓⲟⲩⲏⲃ</w:t>
            </w:r>
          </w:p>
          <w:p w14:paraId="7C7AACF1" w14:textId="77777777" w:rsidR="0063567C" w:rsidRDefault="0063567C" w:rsidP="0063567C">
            <w:pPr>
              <w:pStyle w:val="CopticVersemulti-line"/>
            </w:pPr>
            <w:r>
              <w:t>ⲡ̀ϣⲏⲣⲓ ⲙ̀Ⲃⲁⲣⲁⲭⲓⲁⲥ</w:t>
            </w:r>
          </w:p>
          <w:p w14:paraId="25F2519F" w14:textId="77777777" w:rsidR="0063567C" w:rsidRDefault="0063567C" w:rsidP="0063567C">
            <w:pPr>
              <w:pStyle w:val="CopticVersemulti-line"/>
            </w:pPr>
            <w:r>
              <w:t>ⲉϥⲭⲏ ϧⲉⲛ ⲡⲓⲉⲣⲫⲉⲓ:</w:t>
            </w:r>
          </w:p>
          <w:p w14:paraId="281538F4" w14:textId="53B85421" w:rsidR="0063567C" w:rsidRPr="00C35319" w:rsidRDefault="0063567C" w:rsidP="009170BF">
            <w:pPr>
              <w:pStyle w:val="CopticVerse"/>
            </w:pPr>
            <w:r>
              <w:t>ⲉϥⲧⲁⲗⲉ ⲟⲩⲥ̀ⲑⲟⲓⲛⲟⲩϥⲓ ⲉ̀ⲡ̀ϣⲱⲓ.</w:t>
            </w:r>
          </w:p>
        </w:tc>
      </w:tr>
      <w:tr w:rsidR="0063567C" w14:paraId="493B2D09" w14:textId="77777777" w:rsidTr="009170BF">
        <w:trPr>
          <w:cantSplit/>
          <w:jc w:val="center"/>
        </w:trPr>
        <w:tc>
          <w:tcPr>
            <w:tcW w:w="288" w:type="dxa"/>
          </w:tcPr>
          <w:p w14:paraId="3AECD015" w14:textId="77777777" w:rsidR="0063567C" w:rsidRDefault="0063567C" w:rsidP="009170BF">
            <w:pPr>
              <w:pStyle w:val="CopticCross"/>
            </w:pPr>
          </w:p>
        </w:tc>
        <w:tc>
          <w:tcPr>
            <w:tcW w:w="3960" w:type="dxa"/>
          </w:tcPr>
          <w:p w14:paraId="71F3C46E" w14:textId="3A602CD9" w:rsidR="0063567C" w:rsidRDefault="0063567C" w:rsidP="0063567C">
            <w:pPr>
              <w:pStyle w:val="EngHang"/>
            </w:pPr>
            <w:r>
              <w:t>When he saw the light—</w:t>
            </w:r>
          </w:p>
          <w:p w14:paraId="367354C5" w14:textId="77777777" w:rsidR="0063567C" w:rsidRDefault="0063567C" w:rsidP="0063567C">
            <w:pPr>
              <w:pStyle w:val="EngHang"/>
            </w:pPr>
            <w:r>
              <w:t>It was upon his face—</w:t>
            </w:r>
          </w:p>
          <w:p w14:paraId="5F821AEA" w14:textId="77777777" w:rsidR="0063567C" w:rsidRDefault="0063567C" w:rsidP="0063567C">
            <w:pPr>
              <w:pStyle w:val="EngHang"/>
            </w:pPr>
            <w:r>
              <w:t>He was terrified,</w:t>
            </w:r>
          </w:p>
          <w:p w14:paraId="2B5E6C98" w14:textId="561603E4" w:rsidR="0063567C" w:rsidRDefault="0063567C" w:rsidP="009170BF">
            <w:pPr>
              <w:pStyle w:val="EngHangEnd"/>
            </w:pPr>
            <w:r>
              <w:t>And fell down.</w:t>
            </w:r>
          </w:p>
        </w:tc>
        <w:tc>
          <w:tcPr>
            <w:tcW w:w="288" w:type="dxa"/>
          </w:tcPr>
          <w:p w14:paraId="6078DC4F" w14:textId="77777777" w:rsidR="0063567C" w:rsidRDefault="0063567C" w:rsidP="009170BF"/>
        </w:tc>
        <w:tc>
          <w:tcPr>
            <w:tcW w:w="288" w:type="dxa"/>
          </w:tcPr>
          <w:p w14:paraId="17A89B6B" w14:textId="77777777" w:rsidR="0063567C" w:rsidRDefault="0063567C" w:rsidP="009170BF">
            <w:pPr>
              <w:pStyle w:val="CopticCross"/>
            </w:pPr>
          </w:p>
        </w:tc>
        <w:tc>
          <w:tcPr>
            <w:tcW w:w="3960" w:type="dxa"/>
          </w:tcPr>
          <w:p w14:paraId="396D0B8D" w14:textId="77777777" w:rsidR="0063567C" w:rsidRDefault="0063567C" w:rsidP="0063567C">
            <w:pPr>
              <w:pStyle w:val="CopticVersemulti-line"/>
            </w:pPr>
            <w:r>
              <w:t>Ⲉⲧⲁϥⲛⲁⲩ ⲉ̀ⲡⲟⲩⲱⲓⲛⲓ:</w:t>
            </w:r>
          </w:p>
          <w:p w14:paraId="55C234B2" w14:textId="77777777" w:rsidR="0063567C" w:rsidRDefault="0063567C" w:rsidP="0063567C">
            <w:pPr>
              <w:pStyle w:val="CopticVersemulti-line"/>
            </w:pPr>
            <w:r>
              <w:t>ⲉⲧⲭⲏ ϧⲉⲛ ⲡⲉϥⲏ̄ⲟ;</w:t>
            </w:r>
          </w:p>
          <w:p w14:paraId="111CB5B0" w14:textId="77777777" w:rsidR="0063567C" w:rsidRDefault="0063567C" w:rsidP="0063567C">
            <w:pPr>
              <w:pStyle w:val="CopticVersemulti-line"/>
            </w:pPr>
            <w:r>
              <w:t>ⲁϥⲉⲣϩⲟϯ ⲟⲩⲟϩ ⲁϥϩⲉⲓ:</w:t>
            </w:r>
          </w:p>
          <w:p w14:paraId="2ACB02E7" w14:textId="5F8119E9" w:rsidR="0063567C" w:rsidRDefault="0063567C" w:rsidP="009170BF">
            <w:pPr>
              <w:pStyle w:val="CopticHangingVerse"/>
            </w:pPr>
            <w:r>
              <w:t>ϧⲁⲣⲁⲧⲟⲩ ⲛ̀ⲛⲉϥϭⲁⲗⲁⲩϫ.</w:t>
            </w:r>
          </w:p>
        </w:tc>
      </w:tr>
    </w:tbl>
    <w:p w14:paraId="173009E2" w14:textId="67599B19" w:rsidR="0063567C" w:rsidRDefault="0063567C" w:rsidP="00D1573A">
      <w:pPr>
        <w:pStyle w:val="Rubric"/>
        <w:keepNext/>
      </w:pPr>
      <w:r>
        <w:t>On the second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573A" w14:paraId="6ACF59A4" w14:textId="77777777" w:rsidTr="009170BF">
        <w:trPr>
          <w:cantSplit/>
          <w:jc w:val="center"/>
        </w:trPr>
        <w:tc>
          <w:tcPr>
            <w:tcW w:w="288" w:type="dxa"/>
          </w:tcPr>
          <w:p w14:paraId="30C11FDF" w14:textId="77777777" w:rsidR="00D1573A" w:rsidRDefault="00D1573A" w:rsidP="009170BF">
            <w:pPr>
              <w:pStyle w:val="CopticCross"/>
            </w:pPr>
          </w:p>
        </w:tc>
        <w:tc>
          <w:tcPr>
            <w:tcW w:w="3960" w:type="dxa"/>
          </w:tcPr>
          <w:p w14:paraId="0F482DDD" w14:textId="77777777" w:rsidR="00D1573A" w:rsidRDefault="00D1573A" w:rsidP="009170BF">
            <w:pPr>
              <w:pStyle w:val="EngHang"/>
            </w:pPr>
            <w:r>
              <w:t>You c</w:t>
            </w:r>
            <w:r w:rsidR="009170BF">
              <w:t>ame to</w:t>
            </w:r>
          </w:p>
          <w:p w14:paraId="2527743F" w14:textId="77777777" w:rsidR="009170BF" w:rsidRDefault="009170BF" w:rsidP="009170BF">
            <w:pPr>
              <w:pStyle w:val="EngHang"/>
            </w:pPr>
            <w:r>
              <w:t>Saint Mary,</w:t>
            </w:r>
          </w:p>
          <w:p w14:paraId="53D5709D" w14:textId="77777777" w:rsidR="009170BF" w:rsidRDefault="009170BF" w:rsidP="009170BF">
            <w:pPr>
              <w:pStyle w:val="EngHang"/>
            </w:pPr>
            <w:r>
              <w:t>And announced the Good News</w:t>
            </w:r>
          </w:p>
          <w:p w14:paraId="6E9C4C38" w14:textId="6AD25045" w:rsidR="009170BF" w:rsidRDefault="009170BF" w:rsidP="009170BF">
            <w:pPr>
              <w:pStyle w:val="EngHangEnd"/>
            </w:pPr>
            <w:r>
              <w:t>Of the joy of the cosmos.</w:t>
            </w:r>
          </w:p>
        </w:tc>
        <w:tc>
          <w:tcPr>
            <w:tcW w:w="288" w:type="dxa"/>
          </w:tcPr>
          <w:p w14:paraId="7D24F59A" w14:textId="77777777" w:rsidR="00D1573A" w:rsidRDefault="00D1573A" w:rsidP="009170BF"/>
        </w:tc>
        <w:tc>
          <w:tcPr>
            <w:tcW w:w="288" w:type="dxa"/>
          </w:tcPr>
          <w:p w14:paraId="0DEF1F7E" w14:textId="77777777" w:rsidR="00D1573A" w:rsidRDefault="00D1573A" w:rsidP="009170BF">
            <w:pPr>
              <w:pStyle w:val="CopticCross"/>
            </w:pPr>
          </w:p>
        </w:tc>
        <w:tc>
          <w:tcPr>
            <w:tcW w:w="3960" w:type="dxa"/>
          </w:tcPr>
          <w:p w14:paraId="4E9081A7" w14:textId="77777777" w:rsidR="00D1573A" w:rsidRDefault="009170BF" w:rsidP="009170BF">
            <w:pPr>
              <w:pStyle w:val="CopticVersemulti-line"/>
            </w:pPr>
            <w:r>
              <w:t>Ⲛⲑⲟⲕ ⲟⲛ ⲁⲕϩⲱⲗ:</w:t>
            </w:r>
          </w:p>
          <w:p w14:paraId="4839A01F" w14:textId="0A64C10E" w:rsidR="009170BF" w:rsidRDefault="009170BF" w:rsidP="009170BF">
            <w:pPr>
              <w:pStyle w:val="CopticVersemulti-line"/>
            </w:pPr>
            <w:r>
              <w:t>ϣⲁ ⲑⲏⲉⲑⲟⲩⲁⲃ Ⲙⲁⲣⲓⲁ:</w:t>
            </w:r>
          </w:p>
          <w:p w14:paraId="6385B917" w14:textId="77777777" w:rsidR="009170BF" w:rsidRDefault="009170BF" w:rsidP="009170BF">
            <w:pPr>
              <w:pStyle w:val="CopticVersemulti-line"/>
            </w:pPr>
            <w:r>
              <w:t>ⲁⲕϩⲓϣⲉⲛⲛⲟⲩϥⲓ ⲛⲁⲥ:</w:t>
            </w:r>
          </w:p>
          <w:p w14:paraId="0FC745D9" w14:textId="42E6E61F" w:rsidR="009170BF" w:rsidRPr="00C35319" w:rsidRDefault="009170BF" w:rsidP="009170BF">
            <w:pPr>
              <w:pStyle w:val="CopticVerse"/>
            </w:pPr>
            <w:r>
              <w:t>ⲙ̀ⲫ̀ⲣⲁϣⲓ ⲙ̀ⲡⲓⲕⲟⲥⲙⲟⲥ.</w:t>
            </w:r>
          </w:p>
        </w:tc>
      </w:tr>
      <w:tr w:rsidR="00D1573A" w14:paraId="29CD479A" w14:textId="77777777" w:rsidTr="009170BF">
        <w:trPr>
          <w:cantSplit/>
          <w:jc w:val="center"/>
        </w:trPr>
        <w:tc>
          <w:tcPr>
            <w:tcW w:w="288" w:type="dxa"/>
          </w:tcPr>
          <w:p w14:paraId="2FAED12E" w14:textId="77777777" w:rsidR="00D1573A" w:rsidRDefault="00D1573A" w:rsidP="009170BF">
            <w:pPr>
              <w:pStyle w:val="CopticCross"/>
            </w:pPr>
          </w:p>
        </w:tc>
        <w:tc>
          <w:tcPr>
            <w:tcW w:w="3960" w:type="dxa"/>
          </w:tcPr>
          <w:p w14:paraId="11B9CDE0" w14:textId="77777777" w:rsidR="00D1573A" w:rsidRDefault="009170BF" w:rsidP="009170BF">
            <w:pPr>
              <w:pStyle w:val="EngHang"/>
            </w:pPr>
            <w:r>
              <w:t>And you proclaimed to her,</w:t>
            </w:r>
          </w:p>
          <w:p w14:paraId="737EC99E" w14:textId="77777777" w:rsidR="009170BF" w:rsidRDefault="009170BF" w:rsidP="009170BF">
            <w:pPr>
              <w:pStyle w:val="EngHang"/>
            </w:pPr>
            <w:r>
              <w:t>With a joyful voice,</w:t>
            </w:r>
          </w:p>
          <w:p w14:paraId="54E44766" w14:textId="77777777" w:rsidR="009170BF" w:rsidRDefault="009170BF" w:rsidP="009170BF">
            <w:pPr>
              <w:pStyle w:val="EngHang"/>
            </w:pPr>
            <w:r>
              <w:t>“Rejoice, O full of grace,</w:t>
            </w:r>
          </w:p>
          <w:p w14:paraId="02DFD0C0" w14:textId="42063635" w:rsidR="009170BF" w:rsidRDefault="009170BF" w:rsidP="009170BF">
            <w:pPr>
              <w:pStyle w:val="EngHangEnd"/>
            </w:pPr>
            <w:r>
              <w:t>The Lord is with you!”</w:t>
            </w:r>
          </w:p>
        </w:tc>
        <w:tc>
          <w:tcPr>
            <w:tcW w:w="288" w:type="dxa"/>
          </w:tcPr>
          <w:p w14:paraId="5F5802A1" w14:textId="77777777" w:rsidR="00D1573A" w:rsidRDefault="00D1573A" w:rsidP="009170BF"/>
        </w:tc>
        <w:tc>
          <w:tcPr>
            <w:tcW w:w="288" w:type="dxa"/>
          </w:tcPr>
          <w:p w14:paraId="4E69D320" w14:textId="77777777" w:rsidR="00D1573A" w:rsidRDefault="00D1573A" w:rsidP="009170BF">
            <w:pPr>
              <w:pStyle w:val="CopticCross"/>
            </w:pPr>
          </w:p>
        </w:tc>
        <w:tc>
          <w:tcPr>
            <w:tcW w:w="3960" w:type="dxa"/>
          </w:tcPr>
          <w:p w14:paraId="70AEE06B" w14:textId="77777777" w:rsidR="009170BF" w:rsidRDefault="009170BF" w:rsidP="009170BF">
            <w:pPr>
              <w:pStyle w:val="CopticVersemulti-line"/>
            </w:pPr>
            <w:r>
              <w:t>Ⲟⲩⲟϩ ⲁⲕⲱϣ ⲉ̀ⲃⲟⲗ ⲉ̀ⲣⲟⲥ</w:t>
            </w:r>
          </w:p>
          <w:p w14:paraId="295E40A3" w14:textId="41944885" w:rsidR="00D1573A" w:rsidRDefault="009170BF" w:rsidP="009170BF">
            <w:pPr>
              <w:pStyle w:val="CopticVersemulti-line"/>
            </w:pPr>
            <w:r>
              <w:t>ϧⲉⲛ ⲟⲩⲥ̀ⲙⲏ ⲛ̀ⲑⲉⲗⲏⲗ:</w:t>
            </w:r>
          </w:p>
          <w:p w14:paraId="249A14A9" w14:textId="77777777" w:rsidR="009170BF" w:rsidRDefault="009170BF" w:rsidP="009170BF">
            <w:pPr>
              <w:pStyle w:val="CopticVersemulti-line"/>
            </w:pPr>
            <w:r>
              <w:t>ϫⲉ ⲭⲉⲣⲉ ⲑⲏⲉⲏⲙⲉϩ ⲛ̀ϩⲙⲟⲧ</w:t>
            </w:r>
          </w:p>
          <w:p w14:paraId="596C462E" w14:textId="7A3A2B3F" w:rsidR="009170BF" w:rsidRDefault="009170BF" w:rsidP="009170BF">
            <w:pPr>
              <w:pStyle w:val="CopticHangingVerse"/>
            </w:pPr>
            <w:r>
              <w:t>ⲟⲩⲟϩ Ⲡϭⲟⲓⲥ ϣⲟⲡ ⲛⲉⲙⲉ.</w:t>
            </w:r>
          </w:p>
        </w:tc>
      </w:tr>
    </w:tbl>
    <w:p w14:paraId="3D8FDF01" w14:textId="58C146B2" w:rsidR="0063567C" w:rsidRDefault="0063567C" w:rsidP="0063567C">
      <w:pPr>
        <w:pStyle w:val="Rubric"/>
      </w:pPr>
      <w:r>
        <w:t>On the third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21AD78BF" w14:textId="77777777" w:rsidTr="00A616A0">
        <w:trPr>
          <w:cantSplit/>
          <w:jc w:val="center"/>
        </w:trPr>
        <w:tc>
          <w:tcPr>
            <w:tcW w:w="288" w:type="dxa"/>
          </w:tcPr>
          <w:p w14:paraId="2A9D5E5D" w14:textId="77777777" w:rsidR="009170BF" w:rsidRDefault="009170BF" w:rsidP="00A616A0">
            <w:pPr>
              <w:pStyle w:val="CopticCross"/>
            </w:pPr>
          </w:p>
        </w:tc>
        <w:tc>
          <w:tcPr>
            <w:tcW w:w="3960" w:type="dxa"/>
          </w:tcPr>
          <w:p w14:paraId="2221478B" w14:textId="77777777" w:rsidR="009170BF" w:rsidRDefault="009170BF" w:rsidP="009170BF">
            <w:pPr>
              <w:pStyle w:val="EngHang"/>
              <w:rPr>
                <w:rFonts w:eastAsia="Arial Unicode MS"/>
              </w:rPr>
            </w:pPr>
            <w:r>
              <w:rPr>
                <w:rFonts w:eastAsia="Arial Unicode MS"/>
              </w:rPr>
              <w:t>Rejoice, O Mary,</w:t>
            </w:r>
          </w:p>
          <w:p w14:paraId="674E6AA5" w14:textId="77777777" w:rsidR="009170BF" w:rsidRDefault="009170BF" w:rsidP="009170BF">
            <w:pPr>
              <w:pStyle w:val="EngHang"/>
              <w:rPr>
                <w:rFonts w:eastAsia="Arial Unicode MS"/>
              </w:rPr>
            </w:pPr>
            <w:r>
              <w:rPr>
                <w:rFonts w:eastAsia="Arial Unicode MS"/>
              </w:rPr>
              <w:t>Handmaiden and mother,</w:t>
            </w:r>
          </w:p>
          <w:p w14:paraId="7264820B" w14:textId="3BF8891C" w:rsidR="009170BF" w:rsidRDefault="009170BF" w:rsidP="009170BF">
            <w:pPr>
              <w:pStyle w:val="EngHang"/>
              <w:rPr>
                <w:rFonts w:eastAsia="Arial Unicode MS"/>
              </w:rPr>
            </w:pPr>
            <w:r>
              <w:rPr>
                <w:rFonts w:eastAsia="Arial Unicode MS"/>
              </w:rPr>
              <w:t xml:space="preserve">For the angles praise </w:t>
            </w:r>
          </w:p>
          <w:p w14:paraId="26C56784" w14:textId="42678AB4" w:rsidR="009170BF" w:rsidRPr="009170BF" w:rsidRDefault="00A616A0" w:rsidP="009170BF">
            <w:pPr>
              <w:pStyle w:val="EngHang"/>
              <w:rPr>
                <w:rFonts w:eastAsia="Arial Unicode MS"/>
              </w:rPr>
            </w:pPr>
            <w:r>
              <w:rPr>
                <w:rFonts w:eastAsia="Arial Unicode MS"/>
              </w:rPr>
              <w:t>Him</w:t>
            </w:r>
            <w:r w:rsidR="009170BF">
              <w:rPr>
                <w:rFonts w:eastAsia="Arial Unicode MS"/>
              </w:rPr>
              <w:t xml:space="preserve"> Who is in your arms,</w:t>
            </w:r>
          </w:p>
        </w:tc>
        <w:tc>
          <w:tcPr>
            <w:tcW w:w="288" w:type="dxa"/>
          </w:tcPr>
          <w:p w14:paraId="7E20EE11" w14:textId="77777777" w:rsidR="009170BF" w:rsidRDefault="009170BF" w:rsidP="00A616A0"/>
        </w:tc>
        <w:tc>
          <w:tcPr>
            <w:tcW w:w="288" w:type="dxa"/>
          </w:tcPr>
          <w:p w14:paraId="505A0E71" w14:textId="77777777" w:rsidR="009170BF" w:rsidRDefault="009170BF" w:rsidP="00A616A0">
            <w:pPr>
              <w:pStyle w:val="CopticCross"/>
            </w:pPr>
          </w:p>
        </w:tc>
        <w:tc>
          <w:tcPr>
            <w:tcW w:w="3960" w:type="dxa"/>
          </w:tcPr>
          <w:p w14:paraId="36C458C3" w14:textId="77777777" w:rsidR="009170BF" w:rsidRDefault="009170BF" w:rsidP="009170BF">
            <w:pPr>
              <w:pStyle w:val="CopticVersemulti-line"/>
            </w:pPr>
            <w:r>
              <w:t>Ⲟⲩⲛⲟϥ ⲙ̀ⲙⲟ Ⲙⲁⲣⲓⲁ:</w:t>
            </w:r>
          </w:p>
          <w:p w14:paraId="76093641" w14:textId="77777777" w:rsidR="009170BF" w:rsidRDefault="009170BF" w:rsidP="009170BF">
            <w:pPr>
              <w:pStyle w:val="CopticVersemulti-line"/>
            </w:pPr>
            <w:r>
              <w:t>ϯⲃⲱⲕⲓ ⲟⲩⲟϩ ϯⲙⲁⲩ:</w:t>
            </w:r>
          </w:p>
          <w:p w14:paraId="032CCB10" w14:textId="77777777" w:rsidR="009170BF" w:rsidRDefault="009170BF" w:rsidP="009170BF">
            <w:pPr>
              <w:pStyle w:val="CopticVersemulti-line"/>
            </w:pPr>
            <w:r>
              <w:t>ϫⲉ ⲫⲏⲉⲧ ϧⲉⲛ ⲡⲉⲁ̀ⲙⲏⲣ:</w:t>
            </w:r>
          </w:p>
          <w:p w14:paraId="308CB94C" w14:textId="4FDB5414" w:rsidR="009170BF" w:rsidRPr="00C35319" w:rsidRDefault="009170BF" w:rsidP="00A616A0">
            <w:pPr>
              <w:pStyle w:val="CopticVerse"/>
            </w:pPr>
            <w:r>
              <w:t>ⲛⲓⲁⲅⲅⲉⲗⲟⲥ ⲥⲉϩⲱⲥ ⲉ̀ⲣⲟϥ.</w:t>
            </w:r>
          </w:p>
        </w:tc>
      </w:tr>
      <w:tr w:rsidR="009170BF" w14:paraId="7F806A96" w14:textId="77777777" w:rsidTr="00A616A0">
        <w:trPr>
          <w:cantSplit/>
          <w:jc w:val="center"/>
        </w:trPr>
        <w:tc>
          <w:tcPr>
            <w:tcW w:w="288" w:type="dxa"/>
          </w:tcPr>
          <w:p w14:paraId="16FDEC97" w14:textId="77777777" w:rsidR="009170BF" w:rsidRDefault="009170BF" w:rsidP="00A616A0">
            <w:pPr>
              <w:pStyle w:val="CopticCross"/>
            </w:pPr>
          </w:p>
        </w:tc>
        <w:tc>
          <w:tcPr>
            <w:tcW w:w="3960" w:type="dxa"/>
          </w:tcPr>
          <w:p w14:paraId="3C014EC7" w14:textId="77777777" w:rsidR="009170BF" w:rsidRDefault="009170BF" w:rsidP="009170BF">
            <w:pPr>
              <w:pStyle w:val="EngHang"/>
            </w:pPr>
            <w:r>
              <w:t>And the cherubim</w:t>
            </w:r>
          </w:p>
          <w:p w14:paraId="3E16B4BE" w14:textId="77777777" w:rsidR="009170BF" w:rsidRDefault="009170BF" w:rsidP="009170BF">
            <w:pPr>
              <w:pStyle w:val="EngHang"/>
            </w:pPr>
            <w:r>
              <w:t>Befittingly worship Him,</w:t>
            </w:r>
          </w:p>
          <w:p w14:paraId="4F5391F1" w14:textId="77777777" w:rsidR="009170BF" w:rsidRDefault="009170BF" w:rsidP="009170BF">
            <w:pPr>
              <w:pStyle w:val="EngHang"/>
            </w:pPr>
            <w:r>
              <w:t>With the seraphim as well</w:t>
            </w:r>
          </w:p>
          <w:p w14:paraId="29B3519D" w14:textId="708D0FD4" w:rsidR="009170BF" w:rsidRDefault="009170BF" w:rsidP="00A616A0">
            <w:pPr>
              <w:pStyle w:val="EngHangEnd"/>
            </w:pPr>
            <w:r>
              <w:t>Unceasingly.</w:t>
            </w:r>
          </w:p>
        </w:tc>
        <w:tc>
          <w:tcPr>
            <w:tcW w:w="288" w:type="dxa"/>
          </w:tcPr>
          <w:p w14:paraId="5F4EB273" w14:textId="77777777" w:rsidR="009170BF" w:rsidRDefault="009170BF" w:rsidP="00A616A0"/>
        </w:tc>
        <w:tc>
          <w:tcPr>
            <w:tcW w:w="288" w:type="dxa"/>
          </w:tcPr>
          <w:p w14:paraId="6920CB61" w14:textId="77777777" w:rsidR="009170BF" w:rsidRDefault="009170BF" w:rsidP="00A616A0">
            <w:pPr>
              <w:pStyle w:val="CopticCross"/>
            </w:pPr>
          </w:p>
        </w:tc>
        <w:tc>
          <w:tcPr>
            <w:tcW w:w="3960" w:type="dxa"/>
          </w:tcPr>
          <w:p w14:paraId="2B9537EA" w14:textId="77777777" w:rsidR="009170BF" w:rsidRDefault="009170BF" w:rsidP="009170BF">
            <w:pPr>
              <w:pStyle w:val="CopticVersemulti-line"/>
            </w:pPr>
            <w:r>
              <w:t>Ⲟⲩⲟϩ ⲛⲓⲭⲉⲣⲟⲩⲃⲓⲙ:</w:t>
            </w:r>
          </w:p>
          <w:p w14:paraId="309A8453" w14:textId="4A88D5EA" w:rsidR="009170BF" w:rsidRDefault="009170BF" w:rsidP="009170BF">
            <w:pPr>
              <w:pStyle w:val="CopticVersemulti-line"/>
            </w:pPr>
            <w:r>
              <w:t>ⲥⲉⲟⲩⲱϣⲧ ⲙ̀ⲙⲟϥ ⲁⲭⲓⲟⲥ:</w:t>
            </w:r>
          </w:p>
          <w:p w14:paraId="16AB0822" w14:textId="77777777" w:rsidR="009170BF" w:rsidRDefault="009170BF" w:rsidP="009170BF">
            <w:pPr>
              <w:pStyle w:val="CopticVersemulti-line"/>
            </w:pPr>
            <w:r>
              <w:t>ⲛⲉⲙ ⲛⲓⲥⲉⲣⲁⲫⲓⲙ:</w:t>
            </w:r>
          </w:p>
          <w:p w14:paraId="448D659F" w14:textId="0EE3EE70" w:rsidR="009170BF" w:rsidRDefault="009170BF" w:rsidP="00A616A0">
            <w:pPr>
              <w:pStyle w:val="CopticHangingVerse"/>
            </w:pPr>
            <w:r>
              <w:t>ϧⲉⲛ ⲟⲩⲙⲉⲧⲁⲩⲙⲟⲩⲛⲕ.</w:t>
            </w:r>
          </w:p>
        </w:tc>
      </w:tr>
    </w:tbl>
    <w:p w14:paraId="4EE40A94" w14:textId="1A3566BC" w:rsidR="0063567C" w:rsidRDefault="0063567C" w:rsidP="0063567C">
      <w:pPr>
        <w:pStyle w:val="Rubric"/>
      </w:pPr>
      <w:r>
        <w:t>On the fourth Sunday (and the week following it),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70BF" w14:paraId="0DEF38C1" w14:textId="77777777" w:rsidTr="00A616A0">
        <w:trPr>
          <w:cantSplit/>
          <w:jc w:val="center"/>
        </w:trPr>
        <w:tc>
          <w:tcPr>
            <w:tcW w:w="288" w:type="dxa"/>
          </w:tcPr>
          <w:p w14:paraId="0434B0AE" w14:textId="77777777" w:rsidR="009170BF" w:rsidRDefault="009170BF" w:rsidP="00A616A0">
            <w:pPr>
              <w:pStyle w:val="CopticCross"/>
            </w:pPr>
          </w:p>
        </w:tc>
        <w:tc>
          <w:tcPr>
            <w:tcW w:w="3960" w:type="dxa"/>
          </w:tcPr>
          <w:p w14:paraId="4C254049" w14:textId="77777777" w:rsidR="009170BF" w:rsidRDefault="009170BF" w:rsidP="00A616A0">
            <w:pPr>
              <w:pStyle w:val="EngHang"/>
              <w:rPr>
                <w:rFonts w:eastAsia="Arial Unicode MS"/>
              </w:rPr>
            </w:pPr>
            <w:r>
              <w:rPr>
                <w:rFonts w:eastAsia="Arial Unicode MS"/>
              </w:rPr>
              <w:t>God is light,</w:t>
            </w:r>
          </w:p>
          <w:p w14:paraId="197EE591" w14:textId="77777777" w:rsidR="009170BF" w:rsidRDefault="009170BF" w:rsidP="00A616A0">
            <w:pPr>
              <w:pStyle w:val="EngHang"/>
              <w:rPr>
                <w:rFonts w:eastAsia="Arial Unicode MS"/>
              </w:rPr>
            </w:pPr>
            <w:r>
              <w:rPr>
                <w:rFonts w:eastAsia="Arial Unicode MS"/>
              </w:rPr>
              <w:t>He abides in light,</w:t>
            </w:r>
          </w:p>
          <w:p w14:paraId="351B6AEB" w14:textId="77777777" w:rsidR="009170BF" w:rsidRDefault="009170BF" w:rsidP="00A616A0">
            <w:pPr>
              <w:pStyle w:val="EngHang"/>
              <w:rPr>
                <w:rFonts w:eastAsia="Arial Unicode MS"/>
              </w:rPr>
            </w:pPr>
            <w:r>
              <w:rPr>
                <w:rFonts w:eastAsia="Arial Unicode MS"/>
              </w:rPr>
              <w:t>And the angles of light</w:t>
            </w:r>
          </w:p>
          <w:p w14:paraId="267E4A59" w14:textId="6FB7F2B8" w:rsidR="009170BF" w:rsidRPr="009170BF" w:rsidRDefault="009170BF" w:rsidP="00A616A0">
            <w:pPr>
              <w:pStyle w:val="EngHang"/>
              <w:rPr>
                <w:rFonts w:eastAsia="Arial Unicode MS"/>
              </w:rPr>
            </w:pPr>
            <w:r>
              <w:rPr>
                <w:rFonts w:eastAsia="Arial Unicode MS"/>
              </w:rPr>
              <w:t>Sing to Him.</w:t>
            </w:r>
          </w:p>
        </w:tc>
        <w:tc>
          <w:tcPr>
            <w:tcW w:w="288" w:type="dxa"/>
          </w:tcPr>
          <w:p w14:paraId="55F6FFBD" w14:textId="77777777" w:rsidR="009170BF" w:rsidRDefault="009170BF" w:rsidP="00A616A0"/>
        </w:tc>
        <w:tc>
          <w:tcPr>
            <w:tcW w:w="288" w:type="dxa"/>
          </w:tcPr>
          <w:p w14:paraId="7FBDD378" w14:textId="77777777" w:rsidR="009170BF" w:rsidRDefault="009170BF" w:rsidP="00A616A0">
            <w:pPr>
              <w:pStyle w:val="CopticCross"/>
            </w:pPr>
          </w:p>
        </w:tc>
        <w:tc>
          <w:tcPr>
            <w:tcW w:w="3960" w:type="dxa"/>
          </w:tcPr>
          <w:p w14:paraId="71F0BD50" w14:textId="77777777" w:rsidR="009170BF" w:rsidRDefault="009170BF" w:rsidP="009170BF">
            <w:pPr>
              <w:pStyle w:val="CopticVersemulti-line"/>
            </w:pPr>
            <w:r>
              <w:t>Ⲟⲩⲟⲩⲱⲓⲛⲓ ⲡⲉ Ⲫⲛⲟⲩϯ:</w:t>
            </w:r>
          </w:p>
          <w:p w14:paraId="7E0544B2" w14:textId="77777777" w:rsidR="009170BF" w:rsidRDefault="009170BF" w:rsidP="009170BF">
            <w:pPr>
              <w:pStyle w:val="CopticVersemulti-line"/>
            </w:pPr>
            <w:r>
              <w:t>ⲉϥϣⲟⲡ ϧⲉⲛ ⲡⲓⲟⲩⲱⲓⲛⲓ:</w:t>
            </w:r>
          </w:p>
          <w:p w14:paraId="6A5710A9" w14:textId="77777777" w:rsidR="009170BF" w:rsidRDefault="009170BF" w:rsidP="009170BF">
            <w:pPr>
              <w:pStyle w:val="CopticVersemulti-line"/>
            </w:pPr>
            <w:r>
              <w:t>ϧⲁⲛⲁⲅⲅⲉⲗⲟⲥ ⲛ̀ⲟⲩⲱⲓⲛⲓ:</w:t>
            </w:r>
          </w:p>
          <w:p w14:paraId="465A36A5" w14:textId="07729A2B" w:rsidR="009170BF" w:rsidRPr="00C35319" w:rsidRDefault="009170BF" w:rsidP="00A616A0">
            <w:pPr>
              <w:pStyle w:val="CopticVerse"/>
            </w:pPr>
            <w:r>
              <w:t>ⲉ̀ⲧⲉⲣϩⲩⲙⲛⲟⲥ ⲉ̀ⲣⲟϥ.</w:t>
            </w:r>
          </w:p>
        </w:tc>
      </w:tr>
      <w:tr w:rsidR="009170BF" w14:paraId="2DE267A7" w14:textId="77777777" w:rsidTr="00A616A0">
        <w:trPr>
          <w:cantSplit/>
          <w:jc w:val="center"/>
        </w:trPr>
        <w:tc>
          <w:tcPr>
            <w:tcW w:w="288" w:type="dxa"/>
          </w:tcPr>
          <w:p w14:paraId="2D60EB4D" w14:textId="77777777" w:rsidR="009170BF" w:rsidRDefault="009170BF" w:rsidP="00A616A0">
            <w:pPr>
              <w:pStyle w:val="CopticCross"/>
            </w:pPr>
          </w:p>
        </w:tc>
        <w:tc>
          <w:tcPr>
            <w:tcW w:w="3960" w:type="dxa"/>
          </w:tcPr>
          <w:p w14:paraId="5C9B7DB2" w14:textId="77777777" w:rsidR="009170BF" w:rsidRDefault="009170BF" w:rsidP="009170BF">
            <w:pPr>
              <w:pStyle w:val="EngHang"/>
            </w:pPr>
            <w:r>
              <w:t>The light has shone</w:t>
            </w:r>
          </w:p>
          <w:p w14:paraId="393B8317" w14:textId="77777777" w:rsidR="009170BF" w:rsidRDefault="009170BF" w:rsidP="009170BF">
            <w:pPr>
              <w:pStyle w:val="EngHang"/>
            </w:pPr>
            <w:r>
              <w:t>From Mary,</w:t>
            </w:r>
          </w:p>
          <w:p w14:paraId="55A912F8" w14:textId="77777777" w:rsidR="009170BF" w:rsidRDefault="009170BF" w:rsidP="009170BF">
            <w:pPr>
              <w:pStyle w:val="EngHang"/>
            </w:pPr>
            <w:r>
              <w:t>And Elizabeth gave birth</w:t>
            </w:r>
          </w:p>
          <w:p w14:paraId="57751954" w14:textId="005A3973" w:rsidR="009170BF" w:rsidRDefault="009170BF" w:rsidP="009170BF">
            <w:pPr>
              <w:pStyle w:val="EngHangEnd"/>
            </w:pPr>
            <w:r>
              <w:t>To the Forerunner.</w:t>
            </w:r>
          </w:p>
        </w:tc>
        <w:tc>
          <w:tcPr>
            <w:tcW w:w="288" w:type="dxa"/>
          </w:tcPr>
          <w:p w14:paraId="42599D09" w14:textId="77777777" w:rsidR="009170BF" w:rsidRDefault="009170BF" w:rsidP="00A616A0"/>
        </w:tc>
        <w:tc>
          <w:tcPr>
            <w:tcW w:w="288" w:type="dxa"/>
          </w:tcPr>
          <w:p w14:paraId="02EA33DF" w14:textId="77777777" w:rsidR="009170BF" w:rsidRDefault="009170BF" w:rsidP="00A616A0">
            <w:pPr>
              <w:pStyle w:val="CopticCross"/>
            </w:pPr>
          </w:p>
        </w:tc>
        <w:tc>
          <w:tcPr>
            <w:tcW w:w="3960" w:type="dxa"/>
          </w:tcPr>
          <w:p w14:paraId="31332495" w14:textId="77777777" w:rsidR="009170BF" w:rsidRDefault="009170BF" w:rsidP="009170BF">
            <w:pPr>
              <w:pStyle w:val="CopticVersemulti-line"/>
            </w:pPr>
            <w:r>
              <w:t>Ⲁⲡⲓⲟⲩⲱⲓⲛⲓ ϣⲁⲓ:</w:t>
            </w:r>
          </w:p>
          <w:p w14:paraId="67EDD9FC" w14:textId="77777777" w:rsidR="009170BF" w:rsidRDefault="009170BF" w:rsidP="009170BF">
            <w:pPr>
              <w:pStyle w:val="CopticVersemulti-line"/>
            </w:pPr>
            <w:r>
              <w:t>ⲉ̀ⲃⲟⲗ ϧⲉⲛ Ⲙⲁⲣⲓⲁ:</w:t>
            </w:r>
          </w:p>
          <w:p w14:paraId="479BAAA1" w14:textId="77777777" w:rsidR="009170BF" w:rsidRDefault="009170BF" w:rsidP="009170BF">
            <w:pPr>
              <w:pStyle w:val="CopticVersemulti-line"/>
            </w:pPr>
            <w:r>
              <w:t>ⲁ̀Ⲉⲗⲓⲥⲁⲃⲉⲧ ⲙⲓⲥⲓ:</w:t>
            </w:r>
          </w:p>
          <w:p w14:paraId="1B949344" w14:textId="191B59DB" w:rsidR="009170BF" w:rsidRDefault="009170BF" w:rsidP="00A616A0">
            <w:pPr>
              <w:pStyle w:val="CopticHangingVerse"/>
            </w:pPr>
            <w:r>
              <w:t>ⲙ̀ⲡⲓⲡ̀ⲣⲟⲇⲣⲟⲙⲟⲥ.</w:t>
            </w:r>
          </w:p>
        </w:tc>
      </w:tr>
    </w:tbl>
    <w:p w14:paraId="37274F32" w14:textId="1094D175" w:rsidR="009170BF" w:rsidRPr="00A616A0" w:rsidRDefault="00A616A0" w:rsidP="00A616A0">
      <w:pPr>
        <w:pStyle w:val="Rubric"/>
      </w:pPr>
      <w:r>
        <w:t>Then continue as in the annual Aspasmos Adam with “We ask You, O Son of God, to keep…”</w:t>
      </w:r>
    </w:p>
    <w:p w14:paraId="2EDFDCF9" w14:textId="235D0C0F" w:rsidR="0063567C" w:rsidRDefault="0063567C" w:rsidP="0063567C">
      <w:pPr>
        <w:pStyle w:val="Heading4"/>
        <w:rPr>
          <w:rFonts w:ascii="FreeSerifAvvaShenouda" w:hAnsi="FreeSerifAvvaShenouda" w:cs="FreeSerifAvvaShenouda"/>
        </w:rPr>
      </w:pPr>
      <w:r>
        <w:t xml:space="preserve">The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16A0" w14:paraId="13792D21" w14:textId="77777777" w:rsidTr="00A616A0">
        <w:trPr>
          <w:cantSplit/>
          <w:jc w:val="center"/>
        </w:trPr>
        <w:tc>
          <w:tcPr>
            <w:tcW w:w="288" w:type="dxa"/>
          </w:tcPr>
          <w:p w14:paraId="5B2A4A9F" w14:textId="77777777" w:rsidR="00A616A0" w:rsidRDefault="00A616A0" w:rsidP="00A616A0">
            <w:pPr>
              <w:pStyle w:val="CopticCross"/>
            </w:pPr>
          </w:p>
        </w:tc>
        <w:tc>
          <w:tcPr>
            <w:tcW w:w="3960" w:type="dxa"/>
          </w:tcPr>
          <w:p w14:paraId="42E014E6" w14:textId="77777777" w:rsidR="00A616A0" w:rsidRDefault="00A616A0" w:rsidP="00A616A0">
            <w:pPr>
              <w:pStyle w:val="EngHang"/>
              <w:rPr>
                <w:rFonts w:eastAsia="Arial Unicode MS"/>
              </w:rPr>
            </w:pPr>
            <w:r>
              <w:rPr>
                <w:rFonts w:eastAsia="Arial Unicode MS"/>
              </w:rPr>
              <w:t>The Angel Gabriel Announced</w:t>
            </w:r>
          </w:p>
          <w:p w14:paraId="37FF8D9F" w14:textId="77777777" w:rsidR="00A616A0" w:rsidRDefault="00A616A0" w:rsidP="00A616A0">
            <w:pPr>
              <w:pStyle w:val="EngHang"/>
              <w:rPr>
                <w:rFonts w:eastAsia="Arial Unicode MS"/>
              </w:rPr>
            </w:pPr>
            <w:r>
              <w:rPr>
                <w:rFonts w:eastAsia="Arial Unicode MS"/>
              </w:rPr>
              <w:t>The Good News to the Virgin, saying,</w:t>
            </w:r>
          </w:p>
          <w:p w14:paraId="79DB164B" w14:textId="77777777" w:rsidR="00A616A0" w:rsidRDefault="00A616A0" w:rsidP="00A616A0">
            <w:pPr>
              <w:pStyle w:val="EngHang"/>
              <w:rPr>
                <w:rFonts w:eastAsia="Arial Unicode MS"/>
              </w:rPr>
            </w:pPr>
            <w:r>
              <w:rPr>
                <w:rFonts w:eastAsia="Arial Unicode MS"/>
              </w:rPr>
              <w:t>“Rejoice O full of grace,</w:t>
            </w:r>
          </w:p>
          <w:p w14:paraId="356CA7B1" w14:textId="238A6A30" w:rsidR="00A616A0" w:rsidRPr="009170BF" w:rsidRDefault="00A616A0" w:rsidP="00A616A0">
            <w:pPr>
              <w:pStyle w:val="EngHangEnd"/>
              <w:rPr>
                <w:rFonts w:eastAsia="Arial Unicode MS"/>
              </w:rPr>
            </w:pPr>
            <w:r>
              <w:rPr>
                <w:rFonts w:eastAsia="Arial Unicode MS"/>
              </w:rPr>
              <w:t>The Lord is with you!”</w:t>
            </w:r>
          </w:p>
        </w:tc>
        <w:tc>
          <w:tcPr>
            <w:tcW w:w="288" w:type="dxa"/>
          </w:tcPr>
          <w:p w14:paraId="246A121C" w14:textId="77777777" w:rsidR="00A616A0" w:rsidRDefault="00A616A0" w:rsidP="00A616A0"/>
        </w:tc>
        <w:tc>
          <w:tcPr>
            <w:tcW w:w="288" w:type="dxa"/>
          </w:tcPr>
          <w:p w14:paraId="144589BA" w14:textId="77777777" w:rsidR="00A616A0" w:rsidRDefault="00A616A0" w:rsidP="00A616A0">
            <w:pPr>
              <w:pStyle w:val="CopticCross"/>
            </w:pPr>
          </w:p>
        </w:tc>
        <w:tc>
          <w:tcPr>
            <w:tcW w:w="3960" w:type="dxa"/>
          </w:tcPr>
          <w:p w14:paraId="286C3E6C" w14:textId="77777777" w:rsidR="00A616A0" w:rsidRDefault="00A616A0" w:rsidP="00A616A0">
            <w:pPr>
              <w:pStyle w:val="CopticVersemulti-line"/>
            </w:pPr>
            <w:r>
              <w:t>Ⲅⲁⲃⲣⲓⲏⲗ ⲡⲓⲁⲅⲅⲉⲗⲟⲥ</w:t>
            </w:r>
          </w:p>
          <w:p w14:paraId="08AF4A1F" w14:textId="474B2236" w:rsidR="00A616A0" w:rsidRDefault="00A616A0" w:rsidP="00A616A0">
            <w:pPr>
              <w:pStyle w:val="CopticVersemulti-line"/>
            </w:pPr>
            <w:r>
              <w:t>ⲁϥϩⲓϣⲉⲛⲛⲟⲩⲫⲓ ⲛ̀ϯⲡⲁⲣⲑⲉⲛⲟⲥ:</w:t>
            </w:r>
          </w:p>
          <w:p w14:paraId="06B22F03" w14:textId="77777777" w:rsidR="00A616A0" w:rsidRDefault="00A616A0" w:rsidP="00A616A0">
            <w:pPr>
              <w:pStyle w:val="CopticVersemulti-line"/>
            </w:pPr>
            <w:r>
              <w:t>ϫⲉ ⲭⲉⲣⲉ ⲑⲏⲉⲑⲙⲉϩ ⲛ̀ϩ̀ⲙⲟⲧ:</w:t>
            </w:r>
          </w:p>
          <w:p w14:paraId="775503A1" w14:textId="64634566" w:rsidR="00A616A0" w:rsidRPr="00C35319" w:rsidRDefault="00A616A0" w:rsidP="00A616A0">
            <w:pPr>
              <w:pStyle w:val="CopticVerse"/>
            </w:pPr>
            <w:r>
              <w:t>ⲟⲩⲟϩ Ⲡϭⲟⲓⲥ ϣⲟⲡ ⲛⲉⲙⲉ.</w:t>
            </w:r>
          </w:p>
        </w:tc>
      </w:tr>
      <w:tr w:rsidR="00A616A0" w14:paraId="354D38BD" w14:textId="77777777" w:rsidTr="00A616A0">
        <w:trPr>
          <w:cantSplit/>
          <w:jc w:val="center"/>
        </w:trPr>
        <w:tc>
          <w:tcPr>
            <w:tcW w:w="288" w:type="dxa"/>
          </w:tcPr>
          <w:p w14:paraId="2AC5055C" w14:textId="77777777" w:rsidR="00A616A0" w:rsidRDefault="00A616A0" w:rsidP="00A616A0">
            <w:pPr>
              <w:pStyle w:val="CopticCross"/>
            </w:pPr>
          </w:p>
        </w:tc>
        <w:tc>
          <w:tcPr>
            <w:tcW w:w="3960" w:type="dxa"/>
          </w:tcPr>
          <w:p w14:paraId="7F7D8EFF" w14:textId="77777777" w:rsidR="00A616A0" w:rsidRDefault="00A616A0" w:rsidP="00A616A0">
            <w:pPr>
              <w:pStyle w:val="EngHang"/>
            </w:pPr>
            <w:r>
              <w:t>You will conceive and give birth so a Son,</w:t>
            </w:r>
          </w:p>
          <w:p w14:paraId="27E47205" w14:textId="77777777" w:rsidR="00A616A0" w:rsidRDefault="00A616A0" w:rsidP="00A616A0">
            <w:pPr>
              <w:pStyle w:val="EngHang"/>
            </w:pPr>
            <w:r>
              <w:t>His Name will be called Jesus.”</w:t>
            </w:r>
          </w:p>
          <w:p w14:paraId="1D9FC577" w14:textId="77777777" w:rsidR="00A616A0" w:rsidRDefault="00A616A0" w:rsidP="00A616A0">
            <w:pPr>
              <w:pStyle w:val="EngHang"/>
            </w:pPr>
            <w:r>
              <w:t>The wise one answered,</w:t>
            </w:r>
          </w:p>
          <w:p w14:paraId="61B754CC" w14:textId="7A9582DF" w:rsidR="00A616A0" w:rsidRDefault="00A616A0" w:rsidP="00A616A0">
            <w:pPr>
              <w:pStyle w:val="EngHangEnd"/>
            </w:pPr>
            <w:r>
              <w:t>“Let it be according to Your will, O Lord”</w:t>
            </w:r>
          </w:p>
        </w:tc>
        <w:tc>
          <w:tcPr>
            <w:tcW w:w="288" w:type="dxa"/>
          </w:tcPr>
          <w:p w14:paraId="513CF890" w14:textId="77777777" w:rsidR="00A616A0" w:rsidRDefault="00A616A0" w:rsidP="00A616A0"/>
        </w:tc>
        <w:tc>
          <w:tcPr>
            <w:tcW w:w="288" w:type="dxa"/>
          </w:tcPr>
          <w:p w14:paraId="2B18A014" w14:textId="77777777" w:rsidR="00A616A0" w:rsidRDefault="00A616A0" w:rsidP="00A616A0">
            <w:pPr>
              <w:pStyle w:val="CopticCross"/>
            </w:pPr>
          </w:p>
        </w:tc>
        <w:tc>
          <w:tcPr>
            <w:tcW w:w="3960" w:type="dxa"/>
          </w:tcPr>
          <w:p w14:paraId="307EC8C9" w14:textId="77777777" w:rsidR="00A616A0" w:rsidRDefault="00A616A0" w:rsidP="00A616A0">
            <w:pPr>
              <w:pStyle w:val="CopticVersemulti-line"/>
            </w:pPr>
            <w:r>
              <w:t>Ⲧⲉⲣⲁⲉⲣⲃⲟⲕⲓ ⲟⲩⲟϩ ⲛ̀ⲧⲉⲙⲓⲥⲓ ⲛ̀ⲟⲩϣⲏⲣⲓ:</w:t>
            </w:r>
          </w:p>
          <w:p w14:paraId="45B429B5" w14:textId="77777777" w:rsidR="00A616A0" w:rsidRDefault="00A616A0" w:rsidP="00A616A0">
            <w:pPr>
              <w:pStyle w:val="CopticVersemulti-line"/>
            </w:pPr>
            <w:r>
              <w:t>ⲉⲩⲉ̀ⲙⲟⲩϯ ⲉ̀ⲡⲉϥⲣⲁⲛ ϫⲉ Ⲓⲏⲥⲟⲩⲥ:</w:t>
            </w:r>
          </w:p>
          <w:p w14:paraId="0EE3914D" w14:textId="77777777" w:rsidR="00A616A0" w:rsidRDefault="00A616A0" w:rsidP="00A616A0">
            <w:pPr>
              <w:pStyle w:val="CopticVersemulti-line"/>
            </w:pPr>
            <w:r>
              <w:t>ⲁⲥⲉⲣⲟⲩⲱ ⲛ̀ϫⲉ ϯⲥⲁⲃⲉ:</w:t>
            </w:r>
          </w:p>
          <w:p w14:paraId="23169B36" w14:textId="098B23B1" w:rsidR="00A616A0" w:rsidRDefault="00A616A0" w:rsidP="00A616A0">
            <w:pPr>
              <w:pStyle w:val="CopticHangingVerse"/>
            </w:pPr>
            <w:r>
              <w:t>ⲡⲉⲧⲉϩⲛⲁⲕ Ⲡϭⲟⲓⲥ ⲙⲁⲣⲉϥϣⲱⲡⲓ.</w:t>
            </w:r>
          </w:p>
        </w:tc>
      </w:tr>
      <w:tr w:rsidR="00A616A0" w14:paraId="38566019" w14:textId="77777777" w:rsidTr="00A616A0">
        <w:trPr>
          <w:cantSplit/>
          <w:jc w:val="center"/>
        </w:trPr>
        <w:tc>
          <w:tcPr>
            <w:tcW w:w="288" w:type="dxa"/>
          </w:tcPr>
          <w:p w14:paraId="3093973E" w14:textId="77777777" w:rsidR="00A616A0" w:rsidRDefault="00A616A0" w:rsidP="00A616A0">
            <w:pPr>
              <w:pStyle w:val="CopticCross"/>
            </w:pPr>
          </w:p>
        </w:tc>
        <w:tc>
          <w:tcPr>
            <w:tcW w:w="3960" w:type="dxa"/>
          </w:tcPr>
          <w:p w14:paraId="7959EFF9" w14:textId="77777777" w:rsidR="00A616A0" w:rsidRDefault="00A616A0" w:rsidP="00A616A0">
            <w:pPr>
              <w:pStyle w:val="EngHang"/>
            </w:pPr>
            <w:r>
              <w:t>Alleluia, Alleluia, Alleluia.</w:t>
            </w:r>
          </w:p>
          <w:p w14:paraId="4C6D478E" w14:textId="77777777" w:rsidR="00A616A0" w:rsidRDefault="00A616A0" w:rsidP="00A616A0">
            <w:pPr>
              <w:pStyle w:val="EngHang"/>
            </w:pPr>
            <w:r>
              <w:t>You Who were born of the Father</w:t>
            </w:r>
          </w:p>
          <w:p w14:paraId="4B2B33D7" w14:textId="77777777" w:rsidR="00A616A0" w:rsidRDefault="00A616A0" w:rsidP="00A616A0">
            <w:pPr>
              <w:pStyle w:val="EngHang"/>
            </w:pPr>
            <w:r>
              <w:t>Before all the ages,</w:t>
            </w:r>
          </w:p>
          <w:p w14:paraId="291DFA0C" w14:textId="787D2BD4" w:rsidR="00A616A0" w:rsidRDefault="00A616A0" w:rsidP="00A616A0">
            <w:pPr>
              <w:pStyle w:val="EngHangEnd"/>
            </w:pPr>
            <w:r>
              <w:t>Save us and have mercy on us.</w:t>
            </w:r>
          </w:p>
        </w:tc>
        <w:tc>
          <w:tcPr>
            <w:tcW w:w="288" w:type="dxa"/>
          </w:tcPr>
          <w:p w14:paraId="7E0E5C06" w14:textId="77777777" w:rsidR="00A616A0" w:rsidRDefault="00A616A0" w:rsidP="00A616A0"/>
        </w:tc>
        <w:tc>
          <w:tcPr>
            <w:tcW w:w="288" w:type="dxa"/>
          </w:tcPr>
          <w:p w14:paraId="07ED3ED4" w14:textId="77777777" w:rsidR="00A616A0" w:rsidRDefault="00A616A0" w:rsidP="00A616A0">
            <w:pPr>
              <w:pStyle w:val="CopticCross"/>
            </w:pPr>
          </w:p>
        </w:tc>
        <w:tc>
          <w:tcPr>
            <w:tcW w:w="3960" w:type="dxa"/>
          </w:tcPr>
          <w:p w14:paraId="368E2FD6" w14:textId="77777777" w:rsidR="00A616A0" w:rsidRDefault="00A616A0" w:rsidP="00A616A0">
            <w:pPr>
              <w:pStyle w:val="CopticVersemulti-line"/>
            </w:pPr>
            <w:r>
              <w:t>Ⲁⲗⲗⲏⲗⲟⲩⲓⲁ ⲁⲗⲗⲏⲗⲟⲩⲓⲁ ⲁⲗⲗⲏⲗⲟⲩⲓⲁ.</w:t>
            </w:r>
          </w:p>
          <w:p w14:paraId="6EA22705" w14:textId="3323DF8B" w:rsidR="00A616A0" w:rsidRDefault="00A616A0" w:rsidP="00A616A0">
            <w:pPr>
              <w:pStyle w:val="CopticVersemulti-line"/>
            </w:pPr>
            <w:r>
              <w:t xml:space="preserve">Ⲡⲓⲙⲓⲥⲓ ⲉ̀ⲃⲟⲗ ϧⲉⲛ </w:t>
            </w:r>
            <w:r w:rsidR="008931E3">
              <w:t>Ⲫ̀</w:t>
            </w:r>
            <w:r>
              <w:t>ⲓⲱⲧ</w:t>
            </w:r>
          </w:p>
          <w:p w14:paraId="69B19C25" w14:textId="3AF0FD86" w:rsidR="00A616A0" w:rsidRDefault="00A616A0" w:rsidP="00A616A0">
            <w:pPr>
              <w:pStyle w:val="CopticVersemulti-line"/>
            </w:pPr>
            <w:r>
              <w:t>ϧⲁϫⲱⲟⲩ ⲛ̀ⲛⲓⲉ̀ⲱⲛ ⲧⲏⲣⲟⲩ:</w:t>
            </w:r>
          </w:p>
          <w:p w14:paraId="33900D2E" w14:textId="516FD916" w:rsidR="00A616A0" w:rsidRDefault="00A616A0" w:rsidP="00A616A0">
            <w:pPr>
              <w:pStyle w:val="CopticVersemulti-line"/>
            </w:pPr>
            <w:r>
              <w:t>ⲥⲱϯ ⲙ̀ⲙⲟⲛ ⲟⲩⲟϩ ⲛⲁⲓ ⲛⲁⲛ.</w:t>
            </w:r>
          </w:p>
        </w:tc>
      </w:tr>
      <w:tr w:rsidR="00A616A0" w14:paraId="7027A989" w14:textId="77777777" w:rsidTr="00A616A0">
        <w:trPr>
          <w:cantSplit/>
          <w:jc w:val="center"/>
        </w:trPr>
        <w:tc>
          <w:tcPr>
            <w:tcW w:w="288" w:type="dxa"/>
          </w:tcPr>
          <w:p w14:paraId="3321F3FA" w14:textId="77777777" w:rsidR="00A616A0" w:rsidRDefault="00A616A0" w:rsidP="00A616A0">
            <w:pPr>
              <w:pStyle w:val="CopticCross"/>
            </w:pPr>
          </w:p>
        </w:tc>
        <w:tc>
          <w:tcPr>
            <w:tcW w:w="3960" w:type="dxa"/>
          </w:tcPr>
          <w:p w14:paraId="2BE138FF" w14:textId="77777777" w:rsidR="00A616A0" w:rsidRDefault="00A616A0" w:rsidP="00A616A0">
            <w:pPr>
              <w:pStyle w:val="EngHang"/>
            </w:pPr>
            <w:r>
              <w:t>Holy, Holy, Holy,</w:t>
            </w:r>
          </w:p>
          <w:p w14:paraId="54D99A8A" w14:textId="77777777" w:rsidR="00A616A0" w:rsidRDefault="00A616A0" w:rsidP="00A616A0">
            <w:pPr>
              <w:pStyle w:val="EngHang"/>
            </w:pPr>
            <w:r>
              <w:t>Lord of Hosts,</w:t>
            </w:r>
          </w:p>
          <w:p w14:paraId="531DD7B7" w14:textId="77777777" w:rsidR="00A616A0" w:rsidRDefault="00A616A0" w:rsidP="00A616A0">
            <w:pPr>
              <w:pStyle w:val="EngHang"/>
            </w:pPr>
            <w:r>
              <w:t>Heaven and earth are full</w:t>
            </w:r>
          </w:p>
          <w:p w14:paraId="38999DF4" w14:textId="1EB297BE" w:rsidR="00A616A0" w:rsidRDefault="00A616A0" w:rsidP="00A616A0">
            <w:pPr>
              <w:pStyle w:val="EngHangEnd"/>
            </w:pPr>
            <w:r>
              <w:t>Of Your holy glory.</w:t>
            </w:r>
          </w:p>
        </w:tc>
        <w:tc>
          <w:tcPr>
            <w:tcW w:w="288" w:type="dxa"/>
          </w:tcPr>
          <w:p w14:paraId="784D7533" w14:textId="77777777" w:rsidR="00A616A0" w:rsidRDefault="00A616A0" w:rsidP="00A616A0"/>
        </w:tc>
        <w:tc>
          <w:tcPr>
            <w:tcW w:w="288" w:type="dxa"/>
          </w:tcPr>
          <w:p w14:paraId="4E962461" w14:textId="77777777" w:rsidR="00A616A0" w:rsidRDefault="00A616A0" w:rsidP="00A616A0">
            <w:pPr>
              <w:pStyle w:val="CopticCross"/>
            </w:pPr>
          </w:p>
        </w:tc>
        <w:tc>
          <w:tcPr>
            <w:tcW w:w="3960" w:type="dxa"/>
          </w:tcPr>
          <w:p w14:paraId="0FF0796A" w14:textId="77777777" w:rsidR="00A616A0" w:rsidRDefault="00A616A0" w:rsidP="00A616A0">
            <w:pPr>
              <w:pStyle w:val="CopticVersemulti-line"/>
            </w:pPr>
            <w:r>
              <w:t>Ϫⲉ ⲁ̀ⲅⲓⲟⲥ ⲁ̀ⲅⲓⲟⲥ ⲁ̀ⲅⲓⲟⲥ:</w:t>
            </w:r>
          </w:p>
          <w:p w14:paraId="7BAFEA37" w14:textId="77777777" w:rsidR="00A616A0" w:rsidRDefault="00A616A0" w:rsidP="00A616A0">
            <w:pPr>
              <w:pStyle w:val="CopticVersemulti-line"/>
            </w:pPr>
            <w:r>
              <w:t>Ⲕⲩⲣⲓⲟⲥ ⲥⲁⲃⲁⲱⲑ:</w:t>
            </w:r>
          </w:p>
          <w:p w14:paraId="637512BF" w14:textId="77777777" w:rsidR="00A616A0" w:rsidRDefault="00A616A0" w:rsidP="00A616A0">
            <w:pPr>
              <w:pStyle w:val="CopticVersemulti-line"/>
            </w:pPr>
            <w:r>
              <w:t>ⲡ̀ⲗⲏⲣⲏⲥ ⲟ̀ ⲟⲩⲣⲁⲛⲟⲥ ⲕⲉ ⲏ̀ ⲅⲏ</w:t>
            </w:r>
          </w:p>
          <w:p w14:paraId="70FE8B01" w14:textId="50AEF836" w:rsidR="00A616A0" w:rsidRDefault="00A616A0" w:rsidP="00A616A0">
            <w:pPr>
              <w:pStyle w:val="CopticVersemulti-line"/>
            </w:pPr>
            <w:r>
              <w:t>ⲧⲏⲥ ⲁ̀ⲅⲓⲁⲥ ⲥⲟⲩ ⲇⲟⲝⲏⲥ.</w:t>
            </w:r>
          </w:p>
        </w:tc>
      </w:tr>
    </w:tbl>
    <w:p w14:paraId="33A427D0" w14:textId="523E6A30" w:rsidR="0063567C" w:rsidRDefault="0063567C" w:rsidP="0063567C">
      <w:pPr>
        <w:pStyle w:val="Heading4"/>
      </w:pPr>
      <w:r>
        <w:t xml:space="preserve">Another Aspasmos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53E2" w14:paraId="242E5584" w14:textId="77777777" w:rsidTr="003B53E2">
        <w:trPr>
          <w:cantSplit/>
          <w:jc w:val="center"/>
        </w:trPr>
        <w:tc>
          <w:tcPr>
            <w:tcW w:w="288" w:type="dxa"/>
          </w:tcPr>
          <w:p w14:paraId="071C93E3" w14:textId="77777777" w:rsidR="003B53E2" w:rsidRDefault="003B53E2" w:rsidP="003B53E2">
            <w:pPr>
              <w:pStyle w:val="CopticCross"/>
            </w:pPr>
          </w:p>
        </w:tc>
        <w:tc>
          <w:tcPr>
            <w:tcW w:w="3960" w:type="dxa"/>
          </w:tcPr>
          <w:p w14:paraId="54240426" w14:textId="77777777" w:rsidR="003B53E2" w:rsidRDefault="003B53E2" w:rsidP="003B53E2">
            <w:pPr>
              <w:pStyle w:val="EngHang"/>
              <w:rPr>
                <w:rFonts w:eastAsia="Arial Unicode MS"/>
              </w:rPr>
            </w:pPr>
            <w:r>
              <w:rPr>
                <w:rFonts w:eastAsia="Arial Unicode MS"/>
              </w:rPr>
              <w:t>The holy angel Gabriel announced</w:t>
            </w:r>
          </w:p>
          <w:p w14:paraId="54EF197D" w14:textId="77777777" w:rsidR="003B53E2" w:rsidRDefault="003B53E2" w:rsidP="003B53E2">
            <w:pPr>
              <w:pStyle w:val="EngHang"/>
              <w:rPr>
                <w:rFonts w:eastAsia="Arial Unicode MS"/>
              </w:rPr>
            </w:pPr>
            <w:r>
              <w:rPr>
                <w:rFonts w:eastAsia="Arial Unicode MS"/>
              </w:rPr>
              <w:t>The Good News to the Virgin.</w:t>
            </w:r>
          </w:p>
          <w:p w14:paraId="6F91DB44" w14:textId="77777777" w:rsidR="003B53E2" w:rsidRDefault="003B53E2" w:rsidP="003B53E2">
            <w:pPr>
              <w:pStyle w:val="EngHang"/>
              <w:rPr>
                <w:rFonts w:eastAsia="Arial Unicode MS"/>
              </w:rPr>
            </w:pPr>
            <w:r>
              <w:rPr>
                <w:rFonts w:eastAsia="Arial Unicode MS"/>
              </w:rPr>
              <w:t>He saluted her,</w:t>
            </w:r>
          </w:p>
          <w:p w14:paraId="546CDBE9" w14:textId="69E36BA6" w:rsidR="003B53E2" w:rsidRPr="009170BF" w:rsidRDefault="003B53E2" w:rsidP="003B53E2">
            <w:pPr>
              <w:pStyle w:val="EngHangEnd"/>
              <w:rPr>
                <w:rFonts w:eastAsia="Arial Unicode MS"/>
              </w:rPr>
            </w:pPr>
            <w:r>
              <w:rPr>
                <w:rFonts w:eastAsia="Arial Unicode MS"/>
              </w:rPr>
              <w:t>Strengthening her by his word,</w:t>
            </w:r>
          </w:p>
        </w:tc>
        <w:tc>
          <w:tcPr>
            <w:tcW w:w="288" w:type="dxa"/>
          </w:tcPr>
          <w:p w14:paraId="6F3D5C53" w14:textId="77777777" w:rsidR="003B53E2" w:rsidRDefault="003B53E2" w:rsidP="003B53E2"/>
        </w:tc>
        <w:tc>
          <w:tcPr>
            <w:tcW w:w="288" w:type="dxa"/>
          </w:tcPr>
          <w:p w14:paraId="200BBE76" w14:textId="77777777" w:rsidR="003B53E2" w:rsidRDefault="003B53E2" w:rsidP="003B53E2">
            <w:pPr>
              <w:pStyle w:val="CopticCross"/>
            </w:pPr>
          </w:p>
        </w:tc>
        <w:tc>
          <w:tcPr>
            <w:tcW w:w="3960" w:type="dxa"/>
          </w:tcPr>
          <w:p w14:paraId="3663B09C" w14:textId="77777777" w:rsidR="003B53E2" w:rsidRDefault="009045FC" w:rsidP="009045FC">
            <w:pPr>
              <w:pStyle w:val="CopticVersemulti-line"/>
            </w:pPr>
            <w:r>
              <w:t>Ⲡⲓⲁⲅⲅⲉⲗⲟⲥ ⲉⲑⲟⲩⲁⲃ Ⲅⲃⲣⲓⲏⲗ:</w:t>
            </w:r>
          </w:p>
          <w:p w14:paraId="5711A648" w14:textId="77777777" w:rsidR="009045FC" w:rsidRDefault="009045FC" w:rsidP="009045FC">
            <w:pPr>
              <w:pStyle w:val="CopticVersemulti-line"/>
            </w:pPr>
            <w:r>
              <w:t>ⲁϥϩⲓϣⲉⲛⲛⲟⲩϥⲓ ⲛ̀ϯⲡⲁⲣⲑⲉⲛⲟⲥ:</w:t>
            </w:r>
          </w:p>
          <w:p w14:paraId="1C11344B" w14:textId="77777777" w:rsidR="009045FC" w:rsidRDefault="009045FC" w:rsidP="009045FC">
            <w:pPr>
              <w:pStyle w:val="CopticVersemulti-line"/>
            </w:pPr>
            <w:r>
              <w:t>ⲙⲉⲛⲉⲛⲥⲁ ⲡⲓⲁⲥⲡⲁⲥⲙⲟⲥ</w:t>
            </w:r>
          </w:p>
          <w:p w14:paraId="7BE1E580" w14:textId="006E21BE" w:rsidR="009045FC" w:rsidRPr="00C35319" w:rsidRDefault="009045FC" w:rsidP="003B53E2">
            <w:pPr>
              <w:pStyle w:val="CopticVerse"/>
            </w:pPr>
            <w:r>
              <w:t>ⲁϥⲧⲁϫⲣⲟ ⲙ̀ⲙⲟⲥ ϧⲉⲛ ⲡⲉϥⲥⲁϫⲓ.</w:t>
            </w:r>
          </w:p>
        </w:tc>
      </w:tr>
      <w:tr w:rsidR="003B53E2" w14:paraId="4FCD1EA2" w14:textId="77777777" w:rsidTr="003B53E2">
        <w:trPr>
          <w:cantSplit/>
          <w:jc w:val="center"/>
        </w:trPr>
        <w:tc>
          <w:tcPr>
            <w:tcW w:w="288" w:type="dxa"/>
          </w:tcPr>
          <w:p w14:paraId="20935FBA" w14:textId="77777777" w:rsidR="003B53E2" w:rsidRDefault="003B53E2" w:rsidP="003B53E2">
            <w:pPr>
              <w:pStyle w:val="CopticCross"/>
            </w:pPr>
          </w:p>
        </w:tc>
        <w:tc>
          <w:tcPr>
            <w:tcW w:w="3960" w:type="dxa"/>
          </w:tcPr>
          <w:p w14:paraId="48D3D9C3" w14:textId="77777777" w:rsidR="003B53E2" w:rsidRDefault="003B53E2" w:rsidP="003B53E2">
            <w:pPr>
              <w:pStyle w:val="EngHang"/>
            </w:pPr>
            <w:r>
              <w:t>Saying, “Fear not mary,</w:t>
            </w:r>
          </w:p>
          <w:p w14:paraId="19DE7076" w14:textId="77777777" w:rsidR="003B53E2" w:rsidRDefault="003B53E2" w:rsidP="003B53E2">
            <w:pPr>
              <w:pStyle w:val="EngHang"/>
            </w:pPr>
            <w:r>
              <w:t>For you have found grace before God.</w:t>
            </w:r>
          </w:p>
          <w:p w14:paraId="5DBE9991" w14:textId="77777777" w:rsidR="003B53E2" w:rsidRDefault="003B53E2" w:rsidP="003B53E2">
            <w:pPr>
              <w:pStyle w:val="EngHang"/>
            </w:pPr>
            <w:r>
              <w:t>You will conceive and give birth so a Son.”</w:t>
            </w:r>
          </w:p>
          <w:p w14:paraId="3B380ABD" w14:textId="4FC53057" w:rsidR="003B53E2" w:rsidRDefault="003B53E2" w:rsidP="003B53E2">
            <w:pPr>
              <w:pStyle w:val="EngHangEnd"/>
            </w:pPr>
            <w:r>
              <w:t>Alleluia, Alleluia, Alleluia.</w:t>
            </w:r>
          </w:p>
        </w:tc>
        <w:tc>
          <w:tcPr>
            <w:tcW w:w="288" w:type="dxa"/>
          </w:tcPr>
          <w:p w14:paraId="7000CEB9" w14:textId="77777777" w:rsidR="003B53E2" w:rsidRDefault="003B53E2" w:rsidP="003B53E2"/>
        </w:tc>
        <w:tc>
          <w:tcPr>
            <w:tcW w:w="288" w:type="dxa"/>
          </w:tcPr>
          <w:p w14:paraId="6A07813F" w14:textId="77777777" w:rsidR="003B53E2" w:rsidRDefault="003B53E2" w:rsidP="003B53E2">
            <w:pPr>
              <w:pStyle w:val="CopticCross"/>
            </w:pPr>
          </w:p>
        </w:tc>
        <w:tc>
          <w:tcPr>
            <w:tcW w:w="3960" w:type="dxa"/>
          </w:tcPr>
          <w:p w14:paraId="712FFBB2" w14:textId="77777777" w:rsidR="003B53E2" w:rsidRDefault="008931E3" w:rsidP="008931E3">
            <w:pPr>
              <w:pStyle w:val="CopticVersemulti-line"/>
            </w:pPr>
            <w:r>
              <w:t>Ϫⲉ ⲙ̀ⲡⲉⲣⲉⲣϩⲟϯ Ⲙⲁⲣⲓⲁⲙ ⲁⲣⲉϫⲓⲙⲓ ⲅⲁⲣ ⲛ̀ⲟⲩϩ̀ⲙⲟⲧ:</w:t>
            </w:r>
          </w:p>
          <w:p w14:paraId="43A532A7" w14:textId="77777777" w:rsidR="008931E3" w:rsidRDefault="008931E3" w:rsidP="008931E3">
            <w:pPr>
              <w:pStyle w:val="CopticVersemulti-line"/>
            </w:pPr>
            <w:r>
              <w:t>ϧⲁⲧⲉⲛ Ⲫⲛⲟⲩϯ ϩⲏⲡⲡⲉ ⲅⲁⲣ ⲧⲉⲣⲁⲉⲣⲃⲟⲕⲓ:</w:t>
            </w:r>
          </w:p>
          <w:p w14:paraId="5EC344AA" w14:textId="77777777" w:rsidR="008931E3" w:rsidRDefault="008931E3" w:rsidP="008931E3">
            <w:pPr>
              <w:pStyle w:val="CopticVersemulti-line"/>
            </w:pPr>
            <w:r>
              <w:t>ⲟⲩⲟϩ ⲛ̀ⲧⲉⲙⲓⲥⲓ ⲛ̀ⲟⲩϣⲏⲣⲓ.</w:t>
            </w:r>
          </w:p>
          <w:p w14:paraId="56AD4216" w14:textId="730E71A5" w:rsidR="008931E3" w:rsidRDefault="008931E3" w:rsidP="003B53E2">
            <w:pPr>
              <w:pStyle w:val="CopticHangingVerse"/>
            </w:pPr>
            <w:r>
              <w:t>Ⲁⲗⲗⲏⲗⲟⲩⲓⲁ ⲁⲗⲗⲏⲗⲟⲩⲓⲁ ⲁⲗⲗⲏⲗⲟⲩⲓⲁ.</w:t>
            </w:r>
          </w:p>
        </w:tc>
      </w:tr>
      <w:tr w:rsidR="003B53E2" w14:paraId="7E073D94" w14:textId="77777777" w:rsidTr="003B53E2">
        <w:trPr>
          <w:cantSplit/>
          <w:jc w:val="center"/>
        </w:trPr>
        <w:tc>
          <w:tcPr>
            <w:tcW w:w="288" w:type="dxa"/>
          </w:tcPr>
          <w:p w14:paraId="0B1D0220" w14:textId="77777777" w:rsidR="003B53E2" w:rsidRDefault="003B53E2" w:rsidP="003B53E2">
            <w:pPr>
              <w:pStyle w:val="CopticCross"/>
            </w:pPr>
          </w:p>
        </w:tc>
        <w:tc>
          <w:tcPr>
            <w:tcW w:w="3960" w:type="dxa"/>
          </w:tcPr>
          <w:p w14:paraId="7C3DA824" w14:textId="77777777" w:rsidR="003B53E2" w:rsidRDefault="003B53E2" w:rsidP="003B53E2">
            <w:pPr>
              <w:pStyle w:val="EngHang"/>
            </w:pPr>
            <w:r>
              <w:t>Christ, begotton of the Father</w:t>
            </w:r>
          </w:p>
          <w:p w14:paraId="6BD8DBBC" w14:textId="3CAAB710" w:rsidR="003B53E2" w:rsidRDefault="003B53E2" w:rsidP="003B53E2">
            <w:pPr>
              <w:pStyle w:val="EngHang"/>
            </w:pPr>
            <w:r>
              <w:t>before all ages,</w:t>
            </w:r>
          </w:p>
          <w:p w14:paraId="25044FE7" w14:textId="77777777" w:rsidR="003B53E2" w:rsidRDefault="003B53E2" w:rsidP="003B53E2">
            <w:pPr>
              <w:pStyle w:val="EngHang"/>
            </w:pPr>
            <w:r>
              <w:t>Save us and</w:t>
            </w:r>
          </w:p>
          <w:p w14:paraId="1304AAB2" w14:textId="1C5FDF40" w:rsidR="003B53E2" w:rsidRDefault="003B53E2" w:rsidP="003B53E2">
            <w:pPr>
              <w:pStyle w:val="EngHangEnd"/>
            </w:pPr>
            <w:r>
              <w:t>have mercy on us.</w:t>
            </w:r>
          </w:p>
        </w:tc>
        <w:tc>
          <w:tcPr>
            <w:tcW w:w="288" w:type="dxa"/>
          </w:tcPr>
          <w:p w14:paraId="35153193" w14:textId="77777777" w:rsidR="003B53E2" w:rsidRDefault="003B53E2" w:rsidP="003B53E2"/>
        </w:tc>
        <w:tc>
          <w:tcPr>
            <w:tcW w:w="288" w:type="dxa"/>
          </w:tcPr>
          <w:p w14:paraId="091BB61D" w14:textId="77777777" w:rsidR="003B53E2" w:rsidRDefault="003B53E2" w:rsidP="003B53E2">
            <w:pPr>
              <w:pStyle w:val="CopticCross"/>
            </w:pPr>
          </w:p>
        </w:tc>
        <w:tc>
          <w:tcPr>
            <w:tcW w:w="3960" w:type="dxa"/>
          </w:tcPr>
          <w:p w14:paraId="576B684C" w14:textId="77777777" w:rsidR="008931E3" w:rsidRDefault="008931E3" w:rsidP="003B53E2">
            <w:pPr>
              <w:pStyle w:val="CopticVersemulti-line"/>
            </w:pPr>
            <w:r>
              <w:t>Ⲡⲓⲭ̀ⲣⲓⲥⲧⲟⲥ ⲡⲓⲙⲓⲥⲓ ⲉ̀ⲃⲟⲗ ϧⲉⲛ Ⲫ̀ⲓⲱⲧ</w:t>
            </w:r>
          </w:p>
          <w:p w14:paraId="01C197DA" w14:textId="71D01967" w:rsidR="003B53E2" w:rsidRDefault="008931E3" w:rsidP="003B53E2">
            <w:pPr>
              <w:pStyle w:val="CopticVersemulti-line"/>
            </w:pPr>
            <w:r>
              <w:t>ϧⲁϫⲱⲟⲩ ⲛ̀ⲛⲓⲉ̀ⲱⲛ ⲧⲏⲣⲟⲩ:</w:t>
            </w:r>
          </w:p>
          <w:p w14:paraId="682C711A" w14:textId="77777777" w:rsidR="008931E3" w:rsidRDefault="008931E3" w:rsidP="003B53E2">
            <w:pPr>
              <w:pStyle w:val="CopticVersemulti-line"/>
            </w:pPr>
            <w:r>
              <w:t>ⲥⲱϯ ⲙ̀ⲙⲟⲛ</w:t>
            </w:r>
          </w:p>
          <w:p w14:paraId="21C0D710" w14:textId="7A2E958E" w:rsidR="008931E3" w:rsidRDefault="008931E3" w:rsidP="008931E3">
            <w:pPr>
              <w:pStyle w:val="CopticHangingVerse"/>
            </w:pPr>
            <w:r>
              <w:t>ⲟⲩⲟϩ ⲛⲁⲓ ⲛⲁⲛ.</w:t>
            </w:r>
          </w:p>
        </w:tc>
      </w:tr>
      <w:tr w:rsidR="003B53E2" w14:paraId="2264B42E" w14:textId="77777777" w:rsidTr="003B53E2">
        <w:trPr>
          <w:cantSplit/>
          <w:jc w:val="center"/>
        </w:trPr>
        <w:tc>
          <w:tcPr>
            <w:tcW w:w="288" w:type="dxa"/>
          </w:tcPr>
          <w:p w14:paraId="76D25385" w14:textId="77777777" w:rsidR="003B53E2" w:rsidRDefault="003B53E2" w:rsidP="003B53E2">
            <w:pPr>
              <w:pStyle w:val="CopticCross"/>
            </w:pPr>
          </w:p>
        </w:tc>
        <w:tc>
          <w:tcPr>
            <w:tcW w:w="3960" w:type="dxa"/>
          </w:tcPr>
          <w:p w14:paraId="7DDAFFC9" w14:textId="77777777" w:rsidR="003B53E2" w:rsidRDefault="003B53E2" w:rsidP="003B53E2">
            <w:pPr>
              <w:pStyle w:val="EngHang"/>
            </w:pPr>
            <w:r>
              <w:t>Holy, Holy, Holy,</w:t>
            </w:r>
          </w:p>
          <w:p w14:paraId="5593C691" w14:textId="77777777" w:rsidR="003B53E2" w:rsidRDefault="003B53E2" w:rsidP="003B53E2">
            <w:pPr>
              <w:pStyle w:val="EngHang"/>
            </w:pPr>
            <w:r>
              <w:t>Lord of Hosts,</w:t>
            </w:r>
          </w:p>
          <w:p w14:paraId="21358EF5" w14:textId="77777777" w:rsidR="003B53E2" w:rsidRDefault="003B53E2" w:rsidP="003B53E2">
            <w:pPr>
              <w:pStyle w:val="EngHang"/>
            </w:pPr>
            <w:r>
              <w:t>Heaven and earth are full</w:t>
            </w:r>
          </w:p>
          <w:p w14:paraId="1EB9FE29" w14:textId="77777777" w:rsidR="003B53E2" w:rsidRDefault="003B53E2" w:rsidP="003B53E2">
            <w:pPr>
              <w:pStyle w:val="EngHangEnd"/>
            </w:pPr>
            <w:r>
              <w:t>Of Your holy glory.</w:t>
            </w:r>
          </w:p>
        </w:tc>
        <w:tc>
          <w:tcPr>
            <w:tcW w:w="288" w:type="dxa"/>
          </w:tcPr>
          <w:p w14:paraId="6058245D" w14:textId="77777777" w:rsidR="003B53E2" w:rsidRDefault="003B53E2" w:rsidP="003B53E2"/>
        </w:tc>
        <w:tc>
          <w:tcPr>
            <w:tcW w:w="288" w:type="dxa"/>
          </w:tcPr>
          <w:p w14:paraId="3077E9D7" w14:textId="77777777" w:rsidR="003B53E2" w:rsidRDefault="003B53E2" w:rsidP="003B53E2">
            <w:pPr>
              <w:pStyle w:val="CopticCross"/>
            </w:pPr>
          </w:p>
        </w:tc>
        <w:tc>
          <w:tcPr>
            <w:tcW w:w="3960" w:type="dxa"/>
          </w:tcPr>
          <w:p w14:paraId="03529FB9" w14:textId="77777777" w:rsidR="003B53E2" w:rsidRDefault="003B53E2" w:rsidP="003B53E2">
            <w:pPr>
              <w:pStyle w:val="CopticVersemulti-line"/>
            </w:pPr>
            <w:r>
              <w:t>Ϫⲉ ⲁ̀ⲅⲓⲟⲥ ⲁ̀ⲅⲓⲟⲥ ⲁ̀ⲅⲓⲟⲥ:</w:t>
            </w:r>
          </w:p>
          <w:p w14:paraId="13C61BAE" w14:textId="77777777" w:rsidR="003B53E2" w:rsidRDefault="003B53E2" w:rsidP="003B53E2">
            <w:pPr>
              <w:pStyle w:val="CopticVersemulti-line"/>
            </w:pPr>
            <w:r>
              <w:t>Ⲕⲩⲣⲓⲟⲥ ⲥⲁⲃⲁⲱⲑ:</w:t>
            </w:r>
          </w:p>
          <w:p w14:paraId="3220A0C8" w14:textId="77777777" w:rsidR="003B53E2" w:rsidRDefault="003B53E2" w:rsidP="003B53E2">
            <w:pPr>
              <w:pStyle w:val="CopticVersemulti-line"/>
            </w:pPr>
            <w:r>
              <w:t>ⲡ̀ⲗⲏⲣⲏⲥ ⲟ̀ ⲟⲩⲣⲁⲛⲟⲥ ⲕⲉ ⲏ̀ ⲅⲏ</w:t>
            </w:r>
          </w:p>
          <w:p w14:paraId="28C4D679" w14:textId="77777777" w:rsidR="003B53E2" w:rsidRDefault="003B53E2" w:rsidP="008931E3">
            <w:pPr>
              <w:pStyle w:val="CopticHangingVerse"/>
            </w:pPr>
            <w:r>
              <w:t>ⲧⲏⲥ ⲁ̀ⲅⲓⲁⲥ ⲥⲟⲩ ⲇⲟⲝⲏⲥ.</w:t>
            </w:r>
          </w:p>
        </w:tc>
      </w:tr>
    </w:tbl>
    <w:p w14:paraId="4C3C0D35" w14:textId="19F7A71A" w:rsidR="008931E3" w:rsidRDefault="008931E3" w:rsidP="008931E3">
      <w:pPr>
        <w:pStyle w:val="Heading4"/>
      </w:pPr>
      <w:r>
        <w:t xml:space="preserve">Another Third Batos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931E3" w14:paraId="19E645EC" w14:textId="77777777" w:rsidTr="009F6B4B">
        <w:trPr>
          <w:cantSplit/>
          <w:jc w:val="center"/>
        </w:trPr>
        <w:tc>
          <w:tcPr>
            <w:tcW w:w="288" w:type="dxa"/>
          </w:tcPr>
          <w:p w14:paraId="36D37E40" w14:textId="77777777" w:rsidR="008931E3" w:rsidRDefault="008931E3" w:rsidP="009F6B4B">
            <w:pPr>
              <w:pStyle w:val="CopticCross"/>
            </w:pPr>
          </w:p>
        </w:tc>
        <w:tc>
          <w:tcPr>
            <w:tcW w:w="3960" w:type="dxa"/>
          </w:tcPr>
          <w:p w14:paraId="398269FD" w14:textId="76684728" w:rsidR="008931E3" w:rsidRDefault="008931E3" w:rsidP="008931E3">
            <w:pPr>
              <w:pStyle w:val="EngHang"/>
              <w:rPr>
                <w:rFonts w:eastAsia="Arial Unicode MS"/>
              </w:rPr>
            </w:pPr>
            <w:r>
              <w:rPr>
                <w:rFonts w:eastAsia="Arial Unicode MS"/>
              </w:rPr>
              <w:t>You announced the good news</w:t>
            </w:r>
          </w:p>
          <w:p w14:paraId="7273450B" w14:textId="77777777" w:rsidR="008931E3" w:rsidRDefault="008931E3" w:rsidP="008931E3">
            <w:pPr>
              <w:pStyle w:val="EngHang"/>
              <w:rPr>
                <w:rFonts w:eastAsia="Arial Unicode MS"/>
              </w:rPr>
            </w:pPr>
            <w:r>
              <w:rPr>
                <w:rFonts w:eastAsia="Arial Unicode MS"/>
              </w:rPr>
              <w:t>To Zacharias the priest</w:t>
            </w:r>
          </w:p>
          <w:p w14:paraId="28CF3FAD" w14:textId="0E8AF52B" w:rsidR="008931E3" w:rsidRDefault="008931E3" w:rsidP="008931E3">
            <w:pPr>
              <w:pStyle w:val="EngHang"/>
              <w:rPr>
                <w:rFonts w:eastAsia="Arial Unicode MS"/>
              </w:rPr>
            </w:pPr>
            <w:r>
              <w:rPr>
                <w:rFonts w:eastAsia="Arial Unicode MS"/>
              </w:rPr>
              <w:t>Of the birth of the Forerunner,</w:t>
            </w:r>
          </w:p>
          <w:p w14:paraId="47272FA9" w14:textId="4B8ACA59" w:rsidR="008931E3" w:rsidRPr="009170BF" w:rsidRDefault="008931E3" w:rsidP="009F6B4B">
            <w:pPr>
              <w:pStyle w:val="EngHangEnd"/>
              <w:rPr>
                <w:rFonts w:eastAsia="Arial Unicode MS"/>
              </w:rPr>
            </w:pPr>
            <w:r>
              <w:rPr>
                <w:rFonts w:eastAsia="Arial Unicode MS"/>
              </w:rPr>
              <w:t>John the Baptist.</w:t>
            </w:r>
          </w:p>
        </w:tc>
        <w:tc>
          <w:tcPr>
            <w:tcW w:w="288" w:type="dxa"/>
          </w:tcPr>
          <w:p w14:paraId="455C3C43" w14:textId="77777777" w:rsidR="008931E3" w:rsidRDefault="008931E3" w:rsidP="009F6B4B"/>
        </w:tc>
        <w:tc>
          <w:tcPr>
            <w:tcW w:w="288" w:type="dxa"/>
          </w:tcPr>
          <w:p w14:paraId="7E80B652" w14:textId="77777777" w:rsidR="008931E3" w:rsidRDefault="008931E3" w:rsidP="009F6B4B">
            <w:pPr>
              <w:pStyle w:val="CopticCross"/>
            </w:pPr>
          </w:p>
        </w:tc>
        <w:tc>
          <w:tcPr>
            <w:tcW w:w="3960" w:type="dxa"/>
          </w:tcPr>
          <w:p w14:paraId="15C1A9B6" w14:textId="77777777" w:rsidR="008931E3" w:rsidRDefault="008931E3" w:rsidP="008931E3">
            <w:pPr>
              <w:pStyle w:val="CopticVersemulti-line"/>
            </w:pPr>
            <w:r>
              <w:t>Ⲟⲩⲟϩ Ⲍⲁⲭⲁⲣⲓⲁⲥ ⲡⲓⲟⲩⲏⲃ:</w:t>
            </w:r>
          </w:p>
          <w:p w14:paraId="59295D5A" w14:textId="77777777" w:rsidR="008931E3" w:rsidRDefault="008931E3" w:rsidP="008931E3">
            <w:pPr>
              <w:pStyle w:val="CopticVersemulti-line"/>
            </w:pPr>
            <w:r>
              <w:t>ⲛ̀ⲑⲟⲕ ⲁⲕϩⲓϣⲉⲛⲛⲟⲩϥⲓ ⲛⲁϥ:</w:t>
            </w:r>
          </w:p>
          <w:p w14:paraId="48305B97" w14:textId="77777777" w:rsidR="008931E3" w:rsidRDefault="008931E3" w:rsidP="008931E3">
            <w:pPr>
              <w:pStyle w:val="CopticVersemulti-line"/>
            </w:pPr>
            <w:r>
              <w:t>ϧⲉⲛ ⲡ̀ϫⲓⲛⲙⲓⲥⲓ ⲙ̀ⲡⲓⲡ̀ⲣⲟⲇⲣⲟⲙⲟⲥ:</w:t>
            </w:r>
          </w:p>
          <w:p w14:paraId="3A8BA283" w14:textId="4F901F2A" w:rsidR="008931E3" w:rsidRPr="00C35319" w:rsidRDefault="008931E3" w:rsidP="008931E3">
            <w:pPr>
              <w:pStyle w:val="CopticHangingVerse"/>
            </w:pPr>
            <w:r>
              <w:t>Ⲓⲱⲁⲛⲛⲏⲥ ⲡⲓⲣⲉϥϯⲱⲙⲥ.</w:t>
            </w:r>
          </w:p>
        </w:tc>
      </w:tr>
      <w:tr w:rsidR="008931E3" w14:paraId="37758C6E" w14:textId="77777777" w:rsidTr="009F6B4B">
        <w:trPr>
          <w:cantSplit/>
          <w:jc w:val="center"/>
        </w:trPr>
        <w:tc>
          <w:tcPr>
            <w:tcW w:w="288" w:type="dxa"/>
          </w:tcPr>
          <w:p w14:paraId="43131D01" w14:textId="77777777" w:rsidR="008931E3" w:rsidRDefault="008931E3" w:rsidP="008931E3">
            <w:pPr>
              <w:pStyle w:val="CopticCross"/>
            </w:pPr>
          </w:p>
        </w:tc>
        <w:tc>
          <w:tcPr>
            <w:tcW w:w="3960" w:type="dxa"/>
          </w:tcPr>
          <w:p w14:paraId="4A64B5D3" w14:textId="77777777" w:rsidR="008931E3" w:rsidRDefault="008931E3" w:rsidP="008931E3">
            <w:pPr>
              <w:pStyle w:val="EngHang"/>
            </w:pPr>
            <w:r>
              <w:t>Alleluia, Alleluia, Alleluia.</w:t>
            </w:r>
          </w:p>
          <w:p w14:paraId="14A04B8D" w14:textId="77777777" w:rsidR="008931E3" w:rsidRDefault="008931E3" w:rsidP="008931E3">
            <w:pPr>
              <w:pStyle w:val="EngHang"/>
            </w:pPr>
            <w:r>
              <w:t>You Who were born of the Father</w:t>
            </w:r>
          </w:p>
          <w:p w14:paraId="647F2947" w14:textId="77777777" w:rsidR="008931E3" w:rsidRDefault="008931E3" w:rsidP="008931E3">
            <w:pPr>
              <w:pStyle w:val="EngHang"/>
            </w:pPr>
            <w:r>
              <w:t>Before all the ages,</w:t>
            </w:r>
          </w:p>
          <w:p w14:paraId="5B211362" w14:textId="7D5F6673" w:rsidR="008931E3" w:rsidRDefault="008931E3" w:rsidP="008931E3">
            <w:pPr>
              <w:pStyle w:val="EngHangEnd"/>
            </w:pPr>
            <w:r>
              <w:t>Save us and have mercy on us.</w:t>
            </w:r>
          </w:p>
        </w:tc>
        <w:tc>
          <w:tcPr>
            <w:tcW w:w="288" w:type="dxa"/>
          </w:tcPr>
          <w:p w14:paraId="1EF18C2B" w14:textId="77777777" w:rsidR="008931E3" w:rsidRDefault="008931E3" w:rsidP="008931E3"/>
        </w:tc>
        <w:tc>
          <w:tcPr>
            <w:tcW w:w="288" w:type="dxa"/>
          </w:tcPr>
          <w:p w14:paraId="339B00E0" w14:textId="77777777" w:rsidR="008931E3" w:rsidRDefault="008931E3" w:rsidP="008931E3">
            <w:pPr>
              <w:pStyle w:val="CopticCross"/>
            </w:pPr>
          </w:p>
        </w:tc>
        <w:tc>
          <w:tcPr>
            <w:tcW w:w="3960" w:type="dxa"/>
          </w:tcPr>
          <w:p w14:paraId="6A6FB091" w14:textId="77777777" w:rsidR="008931E3" w:rsidRDefault="008931E3" w:rsidP="008931E3">
            <w:pPr>
              <w:pStyle w:val="CopticVersemulti-line"/>
            </w:pPr>
            <w:r>
              <w:t>Ⲁⲗⲗⲏⲗⲟⲩⲓⲁ ⲁⲗⲗⲏⲗⲟⲩⲓⲁ ⲁⲗⲗⲏⲗⲟⲩⲓⲁ.</w:t>
            </w:r>
          </w:p>
          <w:p w14:paraId="59D592FA" w14:textId="003A1EBA" w:rsidR="008931E3" w:rsidRDefault="008931E3" w:rsidP="008931E3">
            <w:pPr>
              <w:pStyle w:val="CopticVersemulti-line"/>
            </w:pPr>
            <w:r>
              <w:t>Ⲡⲓⲙⲓⲥⲓ ⲉ̀ⲃⲟⲗ ϧⲉⲛ Ⲫ̀ⲓⲱⲧ</w:t>
            </w:r>
          </w:p>
          <w:p w14:paraId="717454AA" w14:textId="77777777" w:rsidR="008931E3" w:rsidRDefault="008931E3" w:rsidP="008931E3">
            <w:pPr>
              <w:pStyle w:val="CopticVersemulti-line"/>
            </w:pPr>
            <w:r>
              <w:t>ϧⲁϫⲱⲟⲩ ⲛ̀ⲛⲓⲉ̀ⲱⲛ ⲧⲏⲣⲟⲩ:</w:t>
            </w:r>
          </w:p>
          <w:p w14:paraId="130EBD01" w14:textId="16E0E16A" w:rsidR="008931E3" w:rsidRDefault="008931E3" w:rsidP="008931E3">
            <w:pPr>
              <w:pStyle w:val="CopticHangingVerse"/>
            </w:pPr>
            <w:r>
              <w:t>ⲥⲱϯ ⲙ̀ⲙⲟⲛ ⲟⲩⲟϩ ⲛⲁⲓ ⲛⲁⲛ.</w:t>
            </w:r>
          </w:p>
        </w:tc>
      </w:tr>
      <w:tr w:rsidR="008931E3" w14:paraId="6959B650" w14:textId="77777777" w:rsidTr="009F6B4B">
        <w:trPr>
          <w:cantSplit/>
          <w:jc w:val="center"/>
        </w:trPr>
        <w:tc>
          <w:tcPr>
            <w:tcW w:w="288" w:type="dxa"/>
          </w:tcPr>
          <w:p w14:paraId="3399333A" w14:textId="77777777" w:rsidR="008931E3" w:rsidRDefault="008931E3" w:rsidP="009F6B4B">
            <w:pPr>
              <w:pStyle w:val="CopticCross"/>
            </w:pPr>
          </w:p>
        </w:tc>
        <w:tc>
          <w:tcPr>
            <w:tcW w:w="3960" w:type="dxa"/>
          </w:tcPr>
          <w:p w14:paraId="174EF4B1" w14:textId="77777777" w:rsidR="008931E3" w:rsidRDefault="008931E3" w:rsidP="009F6B4B">
            <w:pPr>
              <w:pStyle w:val="EngHang"/>
            </w:pPr>
            <w:r>
              <w:t>Holy, Holy, Holy,</w:t>
            </w:r>
          </w:p>
          <w:p w14:paraId="4B0DDBC1" w14:textId="77777777" w:rsidR="008931E3" w:rsidRDefault="008931E3" w:rsidP="009F6B4B">
            <w:pPr>
              <w:pStyle w:val="EngHang"/>
            </w:pPr>
            <w:r>
              <w:t>Lord of Hosts,</w:t>
            </w:r>
          </w:p>
          <w:p w14:paraId="6DB45074" w14:textId="77777777" w:rsidR="008931E3" w:rsidRDefault="008931E3" w:rsidP="009F6B4B">
            <w:pPr>
              <w:pStyle w:val="EngHang"/>
            </w:pPr>
            <w:r>
              <w:t>Heaven and earth are full</w:t>
            </w:r>
          </w:p>
          <w:p w14:paraId="397F6E13" w14:textId="77777777" w:rsidR="008931E3" w:rsidRDefault="008931E3" w:rsidP="009F6B4B">
            <w:pPr>
              <w:pStyle w:val="EngHangEnd"/>
            </w:pPr>
            <w:r>
              <w:t>Of Your holy glory.</w:t>
            </w:r>
          </w:p>
        </w:tc>
        <w:tc>
          <w:tcPr>
            <w:tcW w:w="288" w:type="dxa"/>
          </w:tcPr>
          <w:p w14:paraId="68AE9329" w14:textId="77777777" w:rsidR="008931E3" w:rsidRDefault="008931E3" w:rsidP="009F6B4B"/>
        </w:tc>
        <w:tc>
          <w:tcPr>
            <w:tcW w:w="288" w:type="dxa"/>
          </w:tcPr>
          <w:p w14:paraId="0C5077F2" w14:textId="77777777" w:rsidR="008931E3" w:rsidRDefault="008931E3" w:rsidP="009F6B4B">
            <w:pPr>
              <w:pStyle w:val="CopticCross"/>
            </w:pPr>
          </w:p>
        </w:tc>
        <w:tc>
          <w:tcPr>
            <w:tcW w:w="3960" w:type="dxa"/>
          </w:tcPr>
          <w:p w14:paraId="06162F8C" w14:textId="77777777" w:rsidR="008931E3" w:rsidRDefault="008931E3" w:rsidP="009F6B4B">
            <w:pPr>
              <w:pStyle w:val="CopticVersemulti-line"/>
            </w:pPr>
            <w:r>
              <w:t>Ϫⲉ ⲁ̀ⲅⲓⲟⲥ ⲁ̀ⲅⲓⲟⲥ ⲁ̀ⲅⲓⲟⲥ:</w:t>
            </w:r>
          </w:p>
          <w:p w14:paraId="1C2ABCEB" w14:textId="77777777" w:rsidR="008931E3" w:rsidRDefault="008931E3" w:rsidP="009F6B4B">
            <w:pPr>
              <w:pStyle w:val="CopticVersemulti-line"/>
            </w:pPr>
            <w:r>
              <w:t>Ⲕⲩⲣⲓⲟⲥ ⲥⲁⲃⲁⲱⲑ:</w:t>
            </w:r>
          </w:p>
          <w:p w14:paraId="2E9E398C" w14:textId="77777777" w:rsidR="008931E3" w:rsidRDefault="008931E3" w:rsidP="009F6B4B">
            <w:pPr>
              <w:pStyle w:val="CopticVersemulti-line"/>
            </w:pPr>
            <w:r>
              <w:t>ⲡ̀ⲗⲏⲣⲏⲥ ⲟ̀ ⲟⲩⲣⲁⲛⲟⲥ ⲕⲉ ⲏ̀ ⲅⲏ</w:t>
            </w:r>
          </w:p>
          <w:p w14:paraId="07126FDA" w14:textId="77777777" w:rsidR="008931E3" w:rsidRDefault="008931E3" w:rsidP="008931E3">
            <w:pPr>
              <w:pStyle w:val="CopticHangingVerse"/>
            </w:pPr>
            <w:r>
              <w:t>ⲧⲏⲥ ⲁ̀ⲅⲓⲁⲥ ⲥⲟⲩ ⲇⲟⲝⲏⲥ.</w:t>
            </w:r>
          </w:p>
        </w:tc>
      </w:tr>
    </w:tbl>
    <w:p w14:paraId="28AA7091" w14:textId="0C2BC9F9" w:rsidR="00A534EB" w:rsidRDefault="00A534EB" w:rsidP="00A534EB">
      <w:pPr>
        <w:pStyle w:val="Heading4"/>
      </w:pPr>
      <w:r>
        <w:t xml:space="preserve">The End of Service Hymn for December or </w:t>
      </w:r>
      <w:r w:rsidRPr="006C0F49">
        <w:rPr>
          <w:rFonts w:ascii="FreeSerifAvvaShenouda" w:hAnsi="FreeSerifAvvaShenouda" w:cs="FreeSerifAvvaShenouda"/>
        </w:rPr>
        <w:t>Ⲕⲟⲓⲁϩⲕ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34EB" w14:paraId="0D6A5A13" w14:textId="77777777" w:rsidTr="00A534EB">
        <w:trPr>
          <w:cantSplit/>
          <w:jc w:val="center"/>
        </w:trPr>
        <w:tc>
          <w:tcPr>
            <w:tcW w:w="288" w:type="dxa"/>
          </w:tcPr>
          <w:p w14:paraId="2DAD26FF" w14:textId="77777777" w:rsidR="00A534EB" w:rsidRDefault="00A534EB" w:rsidP="00A534EB">
            <w:pPr>
              <w:pStyle w:val="CopticCross"/>
            </w:pPr>
          </w:p>
        </w:tc>
        <w:tc>
          <w:tcPr>
            <w:tcW w:w="3960" w:type="dxa"/>
          </w:tcPr>
          <w:p w14:paraId="66BDC094" w14:textId="77777777" w:rsidR="00A534EB" w:rsidRDefault="00A534EB" w:rsidP="00A534EB">
            <w:pPr>
              <w:pStyle w:val="EngHangEnd"/>
            </w:pPr>
            <w:r>
              <w:t xml:space="preserve">Amen. Alleluia… </w:t>
            </w:r>
          </w:p>
        </w:tc>
        <w:tc>
          <w:tcPr>
            <w:tcW w:w="288" w:type="dxa"/>
          </w:tcPr>
          <w:p w14:paraId="1891D399" w14:textId="77777777" w:rsidR="00A534EB" w:rsidRDefault="00A534EB" w:rsidP="00A534EB"/>
        </w:tc>
        <w:tc>
          <w:tcPr>
            <w:tcW w:w="288" w:type="dxa"/>
          </w:tcPr>
          <w:p w14:paraId="2D6F424A" w14:textId="77777777" w:rsidR="00A534EB" w:rsidRDefault="00A534EB" w:rsidP="00A534EB">
            <w:pPr>
              <w:pStyle w:val="CopticCross"/>
            </w:pPr>
          </w:p>
        </w:tc>
        <w:tc>
          <w:tcPr>
            <w:tcW w:w="3960" w:type="dxa"/>
          </w:tcPr>
          <w:p w14:paraId="204EE315" w14:textId="77777777" w:rsidR="00A534EB" w:rsidRPr="00C35319" w:rsidRDefault="00A534EB" w:rsidP="00A534EB">
            <w:pPr>
              <w:pStyle w:val="CopticVersemulti-line"/>
            </w:pPr>
            <w:r>
              <w:t>Ⲁⲙⲏⲛ, ⲁⲗⲗⲏⲗⲟⲩⲓⲁ…</w:t>
            </w:r>
          </w:p>
        </w:tc>
      </w:tr>
      <w:tr w:rsidR="00A534EB" w14:paraId="5EC527E2" w14:textId="77777777" w:rsidTr="00A534EB">
        <w:trPr>
          <w:cantSplit/>
          <w:jc w:val="center"/>
        </w:trPr>
        <w:tc>
          <w:tcPr>
            <w:tcW w:w="288" w:type="dxa"/>
          </w:tcPr>
          <w:p w14:paraId="440E3C48" w14:textId="77777777" w:rsidR="00A534EB" w:rsidRDefault="00A534EB" w:rsidP="00A534EB">
            <w:pPr>
              <w:pStyle w:val="CopticCross"/>
            </w:pPr>
          </w:p>
        </w:tc>
        <w:tc>
          <w:tcPr>
            <w:tcW w:w="3960" w:type="dxa"/>
          </w:tcPr>
          <w:p w14:paraId="28BC8F19" w14:textId="258EE009" w:rsidR="00A534EB" w:rsidRPr="008D031F" w:rsidRDefault="00A534EB" w:rsidP="00A534EB">
            <w:pPr>
              <w:pStyle w:val="EngHangEnd"/>
            </w:pPr>
            <w:r>
              <w:t>Begotten of the Father before all the ages:</w:t>
            </w:r>
          </w:p>
        </w:tc>
        <w:tc>
          <w:tcPr>
            <w:tcW w:w="288" w:type="dxa"/>
          </w:tcPr>
          <w:p w14:paraId="64CA75E4" w14:textId="77777777" w:rsidR="00A534EB" w:rsidRDefault="00A534EB" w:rsidP="00A534EB"/>
        </w:tc>
        <w:tc>
          <w:tcPr>
            <w:tcW w:w="288" w:type="dxa"/>
          </w:tcPr>
          <w:p w14:paraId="4619946E" w14:textId="77777777" w:rsidR="00A534EB" w:rsidRDefault="00A534EB" w:rsidP="00A534EB">
            <w:pPr>
              <w:pStyle w:val="CopticCross"/>
            </w:pPr>
          </w:p>
        </w:tc>
        <w:tc>
          <w:tcPr>
            <w:tcW w:w="3960" w:type="dxa"/>
          </w:tcPr>
          <w:p w14:paraId="25523B99" w14:textId="35AC4483" w:rsidR="00A534EB" w:rsidRDefault="00A534EB" w:rsidP="00A534EB">
            <w:pPr>
              <w:pStyle w:val="CopticHangingVerse"/>
            </w:pPr>
            <w:r>
              <w:t>Ⲡⲓⲙⲓⲥⲓ ⲉ̀ⲃⲟⲗϧⲉⲛ Ⲫⲓⲱⲧ ϧⲁϫⲱⲟⲩ ⲛ̀ⲛⲓⲉ̀ⲱⲟⲛ ⲧⲏⲣⲟⲩ:</w:t>
            </w:r>
          </w:p>
        </w:tc>
      </w:tr>
      <w:tr w:rsidR="00A534EB" w14:paraId="163C4EC3" w14:textId="77777777" w:rsidTr="00A534EB">
        <w:trPr>
          <w:cantSplit/>
          <w:jc w:val="center"/>
        </w:trPr>
        <w:tc>
          <w:tcPr>
            <w:tcW w:w="288" w:type="dxa"/>
          </w:tcPr>
          <w:p w14:paraId="4C97F7FF" w14:textId="77777777" w:rsidR="00A534EB" w:rsidRDefault="00A534EB" w:rsidP="00A534EB">
            <w:pPr>
              <w:pStyle w:val="CopticCross"/>
            </w:pPr>
          </w:p>
        </w:tc>
        <w:tc>
          <w:tcPr>
            <w:tcW w:w="3960" w:type="dxa"/>
          </w:tcPr>
          <w:p w14:paraId="7D11C4E1" w14:textId="77777777" w:rsidR="00A534EB" w:rsidRDefault="00A534EB" w:rsidP="00A534EB">
            <w:pPr>
              <w:pStyle w:val="EngHang"/>
            </w:pPr>
            <w:r>
              <w:t>Save us and have mercy upon us…</w:t>
            </w:r>
          </w:p>
        </w:tc>
        <w:tc>
          <w:tcPr>
            <w:tcW w:w="288" w:type="dxa"/>
          </w:tcPr>
          <w:p w14:paraId="2DBAE460" w14:textId="77777777" w:rsidR="00A534EB" w:rsidRDefault="00A534EB" w:rsidP="00A534EB"/>
        </w:tc>
        <w:tc>
          <w:tcPr>
            <w:tcW w:w="288" w:type="dxa"/>
          </w:tcPr>
          <w:p w14:paraId="75D7FB6E" w14:textId="77777777" w:rsidR="00A534EB" w:rsidRDefault="00A534EB" w:rsidP="00A534EB">
            <w:pPr>
              <w:pStyle w:val="CopticCross"/>
            </w:pPr>
          </w:p>
        </w:tc>
        <w:tc>
          <w:tcPr>
            <w:tcW w:w="3960" w:type="dxa"/>
          </w:tcPr>
          <w:p w14:paraId="79D5B2E1" w14:textId="77777777" w:rsidR="00A534EB" w:rsidRDefault="00A534EB" w:rsidP="00A534EB">
            <w:pPr>
              <w:pStyle w:val="CopticVerse"/>
            </w:pPr>
            <w:r>
              <w:t>Ⲥⲟϯ ⲙ̀ⲙⲟⲛ ⲟⲩⲟϩ ⲛⲁⲓ ⲛⲁⲛ…</w:t>
            </w:r>
          </w:p>
        </w:tc>
      </w:tr>
    </w:tbl>
    <w:p w14:paraId="4092BC61" w14:textId="77777777" w:rsidR="00253C5F" w:rsidRDefault="00253C5F" w:rsidP="00253C5F">
      <w:pPr>
        <w:pStyle w:val="Heading3"/>
      </w:pPr>
      <w:bookmarkStart w:id="1474" w:name="_Ref485109271"/>
      <w:bookmarkStart w:id="1475" w:name="_Ref485109278"/>
      <w:bookmarkStart w:id="1476" w:name="_Toc485884535"/>
      <w:r>
        <w:t>December 1 (2) / Koiak 5: Martyrdom of St. Victor</w:t>
      </w:r>
      <w:bookmarkEnd w:id="1470"/>
      <w:bookmarkEnd w:id="1474"/>
      <w:bookmarkEnd w:id="1475"/>
      <w:bookmarkEnd w:id="1476"/>
    </w:p>
    <w:p w14:paraId="5851AA48" w14:textId="77777777" w:rsidR="00253C5F" w:rsidRDefault="00253C5F" w:rsidP="00253C5F">
      <w:pPr>
        <w:pStyle w:val="Heading4"/>
      </w:pPr>
      <w:bookmarkStart w:id="1477" w:name="_Ref434489590"/>
      <w:r>
        <w:t>The Doxology</w:t>
      </w:r>
      <w:r w:rsidR="00B46E6E">
        <w:t xml:space="preserve"> for St. Victor</w:t>
      </w:r>
      <w:bookmarkEnd w:id="14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478"/>
            <w:r>
              <w:t>saint</w:t>
            </w:r>
            <w:commentRangeEnd w:id="1478"/>
            <w:r>
              <w:rPr>
                <w:rStyle w:val="CommentReference"/>
                <w:rFonts w:ascii="Times New Roman" w:eastAsiaTheme="minorHAnsi" w:hAnsi="Times New Roman" w:cstheme="minorBidi"/>
                <w:color w:val="auto"/>
              </w:rPr>
              <w:commentReference w:id="1478"/>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bookmarkStart w:id="1479" w:name="_Toc485884536"/>
      <w:r>
        <w:t>December 2 (3) / Koiak 6: Pope Abraam the Syrian</w:t>
      </w:r>
      <w:bookmarkEnd w:id="1479"/>
    </w:p>
    <w:p w14:paraId="705AECE8" w14:textId="77777777" w:rsidR="00F416C6" w:rsidRDefault="00F416C6" w:rsidP="00F416C6">
      <w:pPr>
        <w:pStyle w:val="Heading4"/>
      </w:pPr>
      <w:bookmarkStart w:id="1480" w:name="_Ref434492343"/>
      <w:r>
        <w:t>The Doxology of St. Simon the Tanner</w:t>
      </w:r>
      <w:r>
        <w:rPr>
          <w:rStyle w:val="FootnoteReference"/>
        </w:rPr>
        <w:footnoteReference w:id="1022"/>
      </w:r>
      <w:bookmarkEnd w:id="14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102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481" w:name="_Toc485884537"/>
      <w:r>
        <w:t xml:space="preserve">December 4 (5) / Koiak 8: </w:t>
      </w:r>
      <w:r w:rsidR="00743CE8">
        <w:t xml:space="preserve">The Martyrdom of </w:t>
      </w:r>
      <w:r>
        <w:t>Sts. Barbara and Juliana</w:t>
      </w:r>
      <w:bookmarkEnd w:id="1481"/>
    </w:p>
    <w:p w14:paraId="708D2111" w14:textId="7CD9674E" w:rsidR="003663F9" w:rsidRDefault="003663F9" w:rsidP="003663F9">
      <w:pPr>
        <w:pStyle w:val="Heading4"/>
      </w:pPr>
      <w:bookmarkStart w:id="1482"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bookmarkStart w:id="1483" w:name="_Ref459401359"/>
      <w:r>
        <w:t>The Doxology</w:t>
      </w:r>
      <w:r w:rsidR="00B46E6E">
        <w:t xml:space="preserve"> for Sts. Barbara and Juliana</w:t>
      </w:r>
      <w:bookmarkEnd w:id="1482"/>
      <w:bookmarkEnd w:id="14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bookmarkStart w:id="1484" w:name="_Toc485884538"/>
      <w:r>
        <w:lastRenderedPageBreak/>
        <w:t>December 4 (5) / Koiak 8: Also St. Samuel the Confessor</w:t>
      </w:r>
      <w:bookmarkEnd w:id="1484"/>
    </w:p>
    <w:p w14:paraId="2EE78AB4" w14:textId="77777777" w:rsidR="00224925" w:rsidRDefault="00224925" w:rsidP="00224925">
      <w:pPr>
        <w:pStyle w:val="Heading4"/>
      </w:pPr>
      <w:bookmarkStart w:id="1485" w:name="_Ref434491260"/>
      <w:r>
        <w:t>The Doxology</w:t>
      </w:r>
      <w:r w:rsidR="00810F04">
        <w:t xml:space="preserve"> for St. Samuel the Confessor</w:t>
      </w:r>
      <w:bookmarkEnd w:id="14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1024"/>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1522C8E1" w14:textId="5C57FBD3" w:rsidR="002A29E0" w:rsidRDefault="002A29E0" w:rsidP="002A29E0">
      <w:pPr>
        <w:pStyle w:val="Heading3"/>
      </w:pPr>
      <w:bookmarkStart w:id="1489" w:name="_Toc485884539"/>
      <w:r>
        <w:t>December 6 (7) / Koiak 10: St. Nicholas</w:t>
      </w:r>
      <w:bookmarkEnd w:id="1489"/>
    </w:p>
    <w:p w14:paraId="6C72D403" w14:textId="3BE941B3" w:rsidR="002A29E0" w:rsidRDefault="002A29E0" w:rsidP="002A29E0">
      <w:pPr>
        <w:pStyle w:val="Heading4"/>
      </w:pPr>
      <w:bookmarkStart w:id="1490" w:name="_Ref470555294"/>
      <w:r>
        <w:t>The Doxology of St. Nicholas</w:t>
      </w:r>
      <w:r>
        <w:rPr>
          <w:rStyle w:val="FootnoteReference"/>
        </w:rPr>
        <w:footnoteReference w:id="1025"/>
      </w:r>
      <w:bookmarkEnd w:id="14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35DFF8" w14:textId="77777777" w:rsidTr="00D94D36">
        <w:trPr>
          <w:cantSplit/>
          <w:jc w:val="center"/>
        </w:trPr>
        <w:tc>
          <w:tcPr>
            <w:tcW w:w="288" w:type="dxa"/>
          </w:tcPr>
          <w:p w14:paraId="0C3C7100" w14:textId="77777777" w:rsidR="002A29E0" w:rsidRDefault="002A29E0" w:rsidP="00D94D36">
            <w:pPr>
              <w:pStyle w:val="CopticCross"/>
            </w:pPr>
          </w:p>
        </w:tc>
        <w:tc>
          <w:tcPr>
            <w:tcW w:w="3960" w:type="dxa"/>
          </w:tcPr>
          <w:p w14:paraId="433B7731" w14:textId="77777777" w:rsidR="002A29E0" w:rsidRDefault="002A29E0" w:rsidP="002A29E0">
            <w:pPr>
              <w:pStyle w:val="EngHang"/>
              <w:rPr>
                <w:lang w:eastAsia="zh-CN"/>
              </w:rPr>
            </w:pPr>
            <w:r w:rsidRPr="002A29E0">
              <w:rPr>
                <w:shd w:val="clear" w:color="auto" w:fill="FFFFFF"/>
                <w:lang w:eastAsia="zh-CN"/>
              </w:rPr>
              <w:t>You were revealed to your flock</w:t>
            </w:r>
          </w:p>
          <w:p w14:paraId="1D1D2A32" w14:textId="77777777" w:rsidR="002A29E0" w:rsidRDefault="002A29E0" w:rsidP="002A29E0">
            <w:pPr>
              <w:pStyle w:val="EngHang"/>
              <w:rPr>
                <w:lang w:eastAsia="zh-CN"/>
              </w:rPr>
            </w:pPr>
            <w:r w:rsidRPr="002A29E0">
              <w:rPr>
                <w:shd w:val="clear" w:color="auto" w:fill="FFFFFF"/>
                <w:lang w:eastAsia="zh-CN"/>
              </w:rPr>
              <w:t>In truth, as a rule of faith,</w:t>
            </w:r>
          </w:p>
          <w:p w14:paraId="2E5FD66D" w14:textId="77777777" w:rsidR="002A29E0" w:rsidRDefault="002A29E0" w:rsidP="002A29E0">
            <w:pPr>
              <w:pStyle w:val="EngHang"/>
              <w:rPr>
                <w:lang w:eastAsia="zh-CN"/>
              </w:rPr>
            </w:pPr>
            <w:r w:rsidRPr="002A29E0">
              <w:rPr>
                <w:shd w:val="clear" w:color="auto" w:fill="FFFFFF"/>
                <w:lang w:eastAsia="zh-CN"/>
              </w:rPr>
              <w:t>An image of humility,</w:t>
            </w:r>
          </w:p>
          <w:p w14:paraId="5F168522" w14:textId="25E5ED4D"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an example of abstinence;</w:t>
            </w:r>
          </w:p>
        </w:tc>
        <w:tc>
          <w:tcPr>
            <w:tcW w:w="288" w:type="dxa"/>
          </w:tcPr>
          <w:p w14:paraId="7DFE5CAA" w14:textId="77777777" w:rsidR="002A29E0" w:rsidRDefault="002A29E0" w:rsidP="002A29E0">
            <w:pPr>
              <w:pStyle w:val="EngHang"/>
            </w:pPr>
          </w:p>
        </w:tc>
      </w:tr>
      <w:tr w:rsidR="002A29E0" w14:paraId="31848AC3" w14:textId="77777777" w:rsidTr="00D94D36">
        <w:trPr>
          <w:cantSplit/>
          <w:jc w:val="center"/>
        </w:trPr>
        <w:tc>
          <w:tcPr>
            <w:tcW w:w="288" w:type="dxa"/>
          </w:tcPr>
          <w:p w14:paraId="07DDEA77" w14:textId="77777777" w:rsidR="002A29E0" w:rsidRDefault="002A29E0" w:rsidP="00D94D36">
            <w:pPr>
              <w:pStyle w:val="CopticCross"/>
            </w:pPr>
            <w:r w:rsidRPr="00FB5ACB">
              <w:t>¿</w:t>
            </w:r>
          </w:p>
        </w:tc>
        <w:tc>
          <w:tcPr>
            <w:tcW w:w="3960" w:type="dxa"/>
          </w:tcPr>
          <w:p w14:paraId="634859CB" w14:textId="77777777" w:rsidR="002A29E0" w:rsidRDefault="002A29E0" w:rsidP="002A29E0">
            <w:pPr>
              <w:pStyle w:val="EngHang"/>
              <w:rPr>
                <w:lang w:eastAsia="zh-CN"/>
              </w:rPr>
            </w:pPr>
            <w:r w:rsidRPr="002A29E0">
              <w:rPr>
                <w:shd w:val="clear" w:color="auto" w:fill="FFFFFF"/>
                <w:lang w:eastAsia="zh-CN"/>
              </w:rPr>
              <w:t>Your humility lifted you on high;</w:t>
            </w:r>
          </w:p>
          <w:p w14:paraId="56EEFAFC" w14:textId="77777777" w:rsidR="002A29E0" w:rsidRDefault="002A29E0" w:rsidP="002A29E0">
            <w:pPr>
              <w:pStyle w:val="EngHang"/>
              <w:rPr>
                <w:lang w:eastAsia="zh-CN"/>
              </w:rPr>
            </w:pPr>
            <w:r w:rsidRPr="002A29E0">
              <w:rPr>
                <w:shd w:val="clear" w:color="auto" w:fill="FFFFFF"/>
                <w:lang w:eastAsia="zh-CN"/>
              </w:rPr>
              <w:t>Your poverty made you rich,</w:t>
            </w:r>
          </w:p>
          <w:p w14:paraId="155267AE" w14:textId="77777777" w:rsidR="002A29E0" w:rsidRDefault="002A29E0" w:rsidP="002A29E0">
            <w:pPr>
              <w:pStyle w:val="EngHang"/>
              <w:rPr>
                <w:lang w:eastAsia="zh-CN"/>
              </w:rPr>
            </w:pPr>
            <w:r w:rsidRPr="002A29E0">
              <w:rPr>
                <w:shd w:val="clear" w:color="auto" w:fill="FFFFFF"/>
                <w:lang w:eastAsia="zh-CN"/>
              </w:rPr>
              <w:t>O saint, O wise</w:t>
            </w:r>
          </w:p>
          <w:p w14:paraId="4802709A" w14:textId="453D100B" w:rsidR="002A29E0" w:rsidRPr="002A29E0" w:rsidRDefault="002A29E0" w:rsidP="002A29E0">
            <w:pPr>
              <w:pStyle w:val="EngHangEnd"/>
              <w:rPr>
                <w:rFonts w:ascii="Times New Roman" w:hAnsi="Times New Roman"/>
                <w:lang w:eastAsia="zh-CN"/>
              </w:rPr>
            </w:pPr>
            <w:r w:rsidRPr="002A29E0">
              <w:rPr>
                <w:shd w:val="clear" w:color="auto" w:fill="FFFFFF"/>
                <w:lang w:eastAsia="zh-CN"/>
              </w:rPr>
              <w:t>O bishop of Myra</w:t>
            </w:r>
          </w:p>
        </w:tc>
        <w:tc>
          <w:tcPr>
            <w:tcW w:w="288" w:type="dxa"/>
          </w:tcPr>
          <w:p w14:paraId="20A693E5" w14:textId="77777777" w:rsidR="002A29E0" w:rsidRDefault="002A29E0" w:rsidP="002A29E0">
            <w:pPr>
              <w:pStyle w:val="EngHang"/>
            </w:pPr>
          </w:p>
        </w:tc>
      </w:tr>
      <w:tr w:rsidR="002A29E0" w14:paraId="2DF01A86" w14:textId="77777777" w:rsidTr="00D94D36">
        <w:trPr>
          <w:cantSplit/>
          <w:jc w:val="center"/>
        </w:trPr>
        <w:tc>
          <w:tcPr>
            <w:tcW w:w="288" w:type="dxa"/>
          </w:tcPr>
          <w:p w14:paraId="44CC3B1F" w14:textId="77777777" w:rsidR="002A29E0" w:rsidRDefault="002A29E0" w:rsidP="00D94D36">
            <w:pPr>
              <w:pStyle w:val="CopticCross"/>
            </w:pPr>
          </w:p>
        </w:tc>
        <w:tc>
          <w:tcPr>
            <w:tcW w:w="3960" w:type="dxa"/>
          </w:tcPr>
          <w:p w14:paraId="0BF2C36D" w14:textId="77777777" w:rsidR="002A29E0" w:rsidRDefault="002A29E0" w:rsidP="002A29E0">
            <w:pPr>
              <w:pStyle w:val="EngHang"/>
              <w:rPr>
                <w:lang w:eastAsia="zh-CN"/>
              </w:rPr>
            </w:pPr>
            <w:r w:rsidRPr="002A29E0">
              <w:rPr>
                <w:shd w:val="clear" w:color="auto" w:fill="FFFFFF"/>
                <w:lang w:eastAsia="zh-CN"/>
              </w:rPr>
              <w:t>For you fulfilled</w:t>
            </w:r>
          </w:p>
          <w:p w14:paraId="47769FC8" w14:textId="77777777" w:rsidR="002A29E0" w:rsidRDefault="002A29E0" w:rsidP="002A29E0">
            <w:pPr>
              <w:pStyle w:val="EngHang"/>
              <w:rPr>
                <w:lang w:eastAsia="zh-CN"/>
              </w:rPr>
            </w:pPr>
            <w:r w:rsidRPr="002A29E0">
              <w:rPr>
                <w:shd w:val="clear" w:color="auto" w:fill="FFFFFF"/>
                <w:lang w:eastAsia="zh-CN"/>
              </w:rPr>
              <w:t>the Gospel of Christ,</w:t>
            </w:r>
          </w:p>
          <w:p w14:paraId="6A770591" w14:textId="77777777" w:rsidR="002A29E0" w:rsidRDefault="002A29E0" w:rsidP="002A29E0">
            <w:pPr>
              <w:pStyle w:val="EngHang"/>
              <w:rPr>
                <w:lang w:eastAsia="zh-CN"/>
              </w:rPr>
            </w:pPr>
            <w:r w:rsidRPr="002A29E0">
              <w:rPr>
                <w:shd w:val="clear" w:color="auto" w:fill="FFFFFF"/>
                <w:lang w:eastAsia="zh-CN"/>
              </w:rPr>
              <w:t>By giving your soul for your people,</w:t>
            </w:r>
          </w:p>
          <w:p w14:paraId="6B05AC7C" w14:textId="15A50016" w:rsidR="002A29E0" w:rsidRPr="002A29E0" w:rsidRDefault="002A29E0" w:rsidP="002A29E0">
            <w:pPr>
              <w:pStyle w:val="EngHangEnd"/>
              <w:rPr>
                <w:rFonts w:ascii="Times New Roman" w:hAnsi="Times New Roman"/>
                <w:lang w:eastAsia="zh-CN"/>
              </w:rPr>
            </w:pPr>
            <w:r w:rsidRPr="002A29E0">
              <w:rPr>
                <w:shd w:val="clear" w:color="auto" w:fill="FFFFFF"/>
                <w:lang w:eastAsia="zh-CN"/>
              </w:rPr>
              <w:t>And saving the innocent from death.</w:t>
            </w:r>
          </w:p>
        </w:tc>
        <w:tc>
          <w:tcPr>
            <w:tcW w:w="288" w:type="dxa"/>
          </w:tcPr>
          <w:p w14:paraId="53B6FC0B" w14:textId="77777777" w:rsidR="002A29E0" w:rsidRDefault="002A29E0" w:rsidP="002A29E0">
            <w:pPr>
              <w:pStyle w:val="EngHang"/>
            </w:pPr>
          </w:p>
        </w:tc>
      </w:tr>
      <w:tr w:rsidR="002A29E0" w14:paraId="61E96C68" w14:textId="77777777" w:rsidTr="00D94D36">
        <w:trPr>
          <w:cantSplit/>
          <w:jc w:val="center"/>
        </w:trPr>
        <w:tc>
          <w:tcPr>
            <w:tcW w:w="288" w:type="dxa"/>
          </w:tcPr>
          <w:p w14:paraId="6F364910" w14:textId="77777777" w:rsidR="002A29E0" w:rsidRDefault="002A29E0" w:rsidP="00D94D36">
            <w:pPr>
              <w:pStyle w:val="CopticCross"/>
            </w:pPr>
            <w:r w:rsidRPr="00FB5ACB">
              <w:t>¿</w:t>
            </w:r>
          </w:p>
        </w:tc>
        <w:tc>
          <w:tcPr>
            <w:tcW w:w="3960" w:type="dxa"/>
          </w:tcPr>
          <w:p w14:paraId="646D5096" w14:textId="77777777" w:rsidR="002A29E0" w:rsidRDefault="002A29E0" w:rsidP="002A29E0">
            <w:pPr>
              <w:pStyle w:val="EngHang"/>
              <w:rPr>
                <w:lang w:eastAsia="zh-CN"/>
              </w:rPr>
            </w:pPr>
            <w:r w:rsidRPr="002A29E0">
              <w:rPr>
                <w:shd w:val="clear" w:color="auto" w:fill="FFFFFF"/>
                <w:lang w:eastAsia="zh-CN"/>
              </w:rPr>
              <w:t>You defended the faith,</w:t>
            </w:r>
          </w:p>
          <w:p w14:paraId="6AAF4FD5" w14:textId="77777777" w:rsidR="002A29E0" w:rsidRDefault="002A29E0" w:rsidP="002A29E0">
            <w:pPr>
              <w:pStyle w:val="EngHang"/>
              <w:rPr>
                <w:lang w:eastAsia="zh-CN"/>
              </w:rPr>
            </w:pPr>
            <w:r w:rsidRPr="002A29E0">
              <w:rPr>
                <w:shd w:val="clear" w:color="auto" w:fill="FFFFFF"/>
                <w:lang w:eastAsia="zh-CN"/>
              </w:rPr>
              <w:t>At the great council of Nicaea.</w:t>
            </w:r>
          </w:p>
          <w:p w14:paraId="1220079B" w14:textId="77777777" w:rsidR="002A29E0" w:rsidRDefault="002A29E0" w:rsidP="002A29E0">
            <w:pPr>
              <w:pStyle w:val="EngHang"/>
              <w:rPr>
                <w:lang w:eastAsia="zh-CN"/>
              </w:rPr>
            </w:pPr>
            <w:r w:rsidRPr="002A29E0">
              <w:rPr>
                <w:shd w:val="clear" w:color="auto" w:fill="FFFFFF"/>
                <w:lang w:eastAsia="zh-CN"/>
              </w:rPr>
              <w:t>You saved the poor,</w:t>
            </w:r>
          </w:p>
          <w:p w14:paraId="6B4DB5AC" w14:textId="3979E50A" w:rsidR="002A29E0" w:rsidRPr="002A29E0" w:rsidRDefault="002A29E0" w:rsidP="002A29E0">
            <w:pPr>
              <w:pStyle w:val="EngHangEnd"/>
              <w:rPr>
                <w:rFonts w:ascii="Times New Roman" w:hAnsi="Times New Roman"/>
                <w:lang w:eastAsia="zh-CN"/>
              </w:rPr>
            </w:pPr>
            <w:r w:rsidRPr="002A29E0">
              <w:rPr>
                <w:shd w:val="clear" w:color="auto" w:fill="FFFFFF"/>
                <w:lang w:eastAsia="zh-CN"/>
              </w:rPr>
              <w:t>From spiritual ruin.</w:t>
            </w:r>
          </w:p>
        </w:tc>
        <w:tc>
          <w:tcPr>
            <w:tcW w:w="288" w:type="dxa"/>
          </w:tcPr>
          <w:p w14:paraId="1F3F7E9F" w14:textId="77777777" w:rsidR="002A29E0" w:rsidRDefault="002A29E0" w:rsidP="002A29E0">
            <w:pPr>
              <w:pStyle w:val="EngHang"/>
            </w:pPr>
          </w:p>
        </w:tc>
      </w:tr>
      <w:tr w:rsidR="002A29E0" w14:paraId="3DE2567F" w14:textId="77777777" w:rsidTr="00D94D36">
        <w:trPr>
          <w:cantSplit/>
          <w:jc w:val="center"/>
        </w:trPr>
        <w:tc>
          <w:tcPr>
            <w:tcW w:w="288" w:type="dxa"/>
          </w:tcPr>
          <w:p w14:paraId="52F0B908" w14:textId="77777777" w:rsidR="002A29E0" w:rsidRDefault="002A29E0" w:rsidP="00D94D36">
            <w:pPr>
              <w:pStyle w:val="CopticCross"/>
            </w:pPr>
          </w:p>
        </w:tc>
        <w:tc>
          <w:tcPr>
            <w:tcW w:w="3960" w:type="dxa"/>
          </w:tcPr>
          <w:p w14:paraId="4CAB4B94" w14:textId="77777777" w:rsidR="002A29E0" w:rsidRDefault="002A29E0" w:rsidP="002A29E0">
            <w:pPr>
              <w:pStyle w:val="EngHang"/>
              <w:rPr>
                <w:lang w:eastAsia="zh-CN"/>
              </w:rPr>
            </w:pPr>
            <w:r w:rsidRPr="002A29E0">
              <w:rPr>
                <w:shd w:val="clear" w:color="auto" w:fill="FFFFFF"/>
                <w:lang w:eastAsia="zh-CN"/>
              </w:rPr>
              <w:t>Hail to the bishop,</w:t>
            </w:r>
          </w:p>
          <w:p w14:paraId="2985CAFC" w14:textId="77777777" w:rsidR="002A29E0" w:rsidRDefault="002A29E0" w:rsidP="002A29E0">
            <w:pPr>
              <w:pStyle w:val="EngHang"/>
              <w:rPr>
                <w:lang w:eastAsia="zh-CN"/>
              </w:rPr>
            </w:pPr>
            <w:r w:rsidRPr="002A29E0">
              <w:rPr>
                <w:shd w:val="clear" w:color="auto" w:fill="FFFFFF"/>
                <w:lang w:eastAsia="zh-CN"/>
              </w:rPr>
              <w:t>Hail to the confessor,</w:t>
            </w:r>
          </w:p>
          <w:p w14:paraId="4E9B894A" w14:textId="77777777" w:rsidR="002A29E0" w:rsidRDefault="002A29E0" w:rsidP="002A29E0">
            <w:pPr>
              <w:pStyle w:val="EngHang"/>
              <w:rPr>
                <w:lang w:eastAsia="zh-CN"/>
              </w:rPr>
            </w:pPr>
            <w:r w:rsidRPr="002A29E0">
              <w:rPr>
                <w:shd w:val="clear" w:color="auto" w:fill="FFFFFF"/>
                <w:lang w:eastAsia="zh-CN"/>
              </w:rPr>
              <w:t>Hail to the Wonder-Worker,</w:t>
            </w:r>
          </w:p>
          <w:p w14:paraId="79B3FB8E" w14:textId="69F03866"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Nicholas the Bishop.</w:t>
            </w:r>
          </w:p>
        </w:tc>
        <w:tc>
          <w:tcPr>
            <w:tcW w:w="288" w:type="dxa"/>
          </w:tcPr>
          <w:p w14:paraId="08C66376" w14:textId="77777777" w:rsidR="002A29E0" w:rsidRDefault="002A29E0" w:rsidP="002A29E0">
            <w:pPr>
              <w:pStyle w:val="EngHang"/>
            </w:pPr>
          </w:p>
        </w:tc>
      </w:tr>
      <w:tr w:rsidR="002A29E0" w14:paraId="66BFFE8B" w14:textId="77777777" w:rsidTr="00D94D36">
        <w:trPr>
          <w:cantSplit/>
          <w:jc w:val="center"/>
        </w:trPr>
        <w:tc>
          <w:tcPr>
            <w:tcW w:w="288" w:type="dxa"/>
          </w:tcPr>
          <w:p w14:paraId="2F1D1B8E" w14:textId="77777777" w:rsidR="002A29E0" w:rsidRDefault="002A29E0" w:rsidP="00D94D36">
            <w:pPr>
              <w:pStyle w:val="CopticCross"/>
            </w:pPr>
            <w:r w:rsidRPr="00FB5ACB">
              <w:t>¿</w:t>
            </w:r>
          </w:p>
        </w:tc>
        <w:tc>
          <w:tcPr>
            <w:tcW w:w="3960" w:type="dxa"/>
          </w:tcPr>
          <w:p w14:paraId="3ECC0B01" w14:textId="77777777" w:rsidR="002A29E0" w:rsidRDefault="002A29E0" w:rsidP="002A29E0">
            <w:pPr>
              <w:pStyle w:val="EngHang"/>
              <w:rPr>
                <w:lang w:eastAsia="zh-CN"/>
              </w:rPr>
            </w:pPr>
            <w:r w:rsidRPr="002A29E0">
              <w:rPr>
                <w:shd w:val="clear" w:color="auto" w:fill="FFFFFF"/>
                <w:lang w:eastAsia="zh-CN"/>
              </w:rPr>
              <w:t>Pray to the Lord on our behalf,</w:t>
            </w:r>
          </w:p>
          <w:p w14:paraId="0DDF8841" w14:textId="77777777" w:rsidR="002A29E0" w:rsidRDefault="002A29E0" w:rsidP="002A29E0">
            <w:pPr>
              <w:pStyle w:val="EngHang"/>
              <w:rPr>
                <w:lang w:eastAsia="zh-CN"/>
              </w:rPr>
            </w:pPr>
            <w:r w:rsidRPr="002A29E0">
              <w:rPr>
                <w:shd w:val="clear" w:color="auto" w:fill="FFFFFF"/>
                <w:lang w:eastAsia="zh-CN"/>
              </w:rPr>
              <w:t>Our saintly father the confessor,</w:t>
            </w:r>
          </w:p>
          <w:p w14:paraId="3FE9A72E" w14:textId="77777777" w:rsidR="002A29E0" w:rsidRDefault="002A29E0" w:rsidP="002A29E0">
            <w:pPr>
              <w:pStyle w:val="EngHang"/>
              <w:rPr>
                <w:lang w:eastAsia="zh-CN"/>
              </w:rPr>
            </w:pPr>
            <w:r w:rsidRPr="002A29E0">
              <w:rPr>
                <w:shd w:val="clear" w:color="auto" w:fill="FFFFFF"/>
                <w:lang w:eastAsia="zh-CN"/>
              </w:rPr>
              <w:t>Abba Nicholas the Bishop,</w:t>
            </w:r>
          </w:p>
          <w:p w14:paraId="34275D08" w14:textId="0F832A96"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6528BBF8" w14:textId="77777777" w:rsidR="002A29E0" w:rsidRDefault="002A29E0" w:rsidP="002A29E0">
            <w:pPr>
              <w:pStyle w:val="EngHang"/>
            </w:pPr>
          </w:p>
        </w:tc>
      </w:tr>
    </w:tbl>
    <w:p w14:paraId="6A1B4BC3" w14:textId="24F5C17A" w:rsidR="000274A5" w:rsidRDefault="000274A5" w:rsidP="000274A5">
      <w:pPr>
        <w:pStyle w:val="Heading3"/>
      </w:pPr>
      <w:bookmarkStart w:id="1491" w:name="_Toc485884540"/>
      <w:r>
        <w:t>December 6 (7) / Koiak 10: Relocation of St. Severus’ Relics</w:t>
      </w:r>
      <w:bookmarkEnd w:id="1491"/>
    </w:p>
    <w:p w14:paraId="34367220" w14:textId="5285F974"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E2EAC">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E2EAC">
        <w:rPr>
          <w:noProof/>
        </w:rPr>
        <w:t>773</w:t>
      </w:r>
      <w:r w:rsidR="00191A26">
        <w:fldChar w:fldCharType="end"/>
      </w:r>
      <w:r w:rsidR="00191A26">
        <w:t>.</w:t>
      </w:r>
    </w:p>
    <w:p w14:paraId="1F4B0C61" w14:textId="778FEB0B" w:rsidR="002A29E0" w:rsidRDefault="002A29E0" w:rsidP="002A29E0">
      <w:pPr>
        <w:pStyle w:val="Heading3"/>
      </w:pPr>
      <w:bookmarkStart w:id="1492" w:name="_Toc485884541"/>
      <w:r>
        <w:t>December 7 (8) / Koiak 11: St. Ambrose</w:t>
      </w:r>
      <w:bookmarkEnd w:id="1492"/>
    </w:p>
    <w:p w14:paraId="5BA1907D" w14:textId="29C3B57A" w:rsidR="002A29E0" w:rsidRDefault="002A29E0" w:rsidP="002A29E0">
      <w:pPr>
        <w:pStyle w:val="Heading4"/>
      </w:pPr>
      <w:bookmarkStart w:id="1493" w:name="_Ref470555388"/>
      <w:r>
        <w:t>The Doxology of St. Ambrose</w:t>
      </w:r>
      <w:r>
        <w:rPr>
          <w:rStyle w:val="FootnoteReference"/>
        </w:rPr>
        <w:footnoteReference w:id="1026"/>
      </w:r>
      <w:bookmarkEnd w:id="1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79C20F04" w14:textId="77777777" w:rsidTr="00D94D36">
        <w:trPr>
          <w:cantSplit/>
          <w:jc w:val="center"/>
        </w:trPr>
        <w:tc>
          <w:tcPr>
            <w:tcW w:w="288" w:type="dxa"/>
          </w:tcPr>
          <w:p w14:paraId="6030F67B" w14:textId="77777777" w:rsidR="002A29E0" w:rsidRDefault="002A29E0" w:rsidP="00D94D36">
            <w:pPr>
              <w:pStyle w:val="CopticCross"/>
            </w:pPr>
          </w:p>
        </w:tc>
        <w:tc>
          <w:tcPr>
            <w:tcW w:w="3960" w:type="dxa"/>
          </w:tcPr>
          <w:p w14:paraId="3D36C4F2" w14:textId="77777777" w:rsidR="002A29E0" w:rsidRDefault="002A29E0" w:rsidP="002A29E0">
            <w:pPr>
              <w:pStyle w:val="EngHang"/>
              <w:rPr>
                <w:lang w:eastAsia="zh-CN"/>
              </w:rPr>
            </w:pPr>
            <w:r w:rsidRPr="002A29E0">
              <w:rPr>
                <w:shd w:val="clear" w:color="auto" w:fill="FFFFFF"/>
                <w:lang w:eastAsia="zh-CN"/>
              </w:rPr>
              <w:t>You were truly revealed to your flock</w:t>
            </w:r>
          </w:p>
          <w:p w14:paraId="509C83DD" w14:textId="77777777" w:rsidR="002A29E0" w:rsidRDefault="002A29E0" w:rsidP="002A29E0">
            <w:pPr>
              <w:pStyle w:val="EngHang"/>
              <w:rPr>
                <w:lang w:eastAsia="zh-CN"/>
              </w:rPr>
            </w:pPr>
            <w:r w:rsidRPr="002A29E0">
              <w:rPr>
                <w:shd w:val="clear" w:color="auto" w:fill="FFFFFF"/>
                <w:lang w:eastAsia="zh-CN"/>
              </w:rPr>
              <w:t>As a ruler of the faith,</w:t>
            </w:r>
          </w:p>
          <w:p w14:paraId="6A6318A0" w14:textId="77777777" w:rsidR="002A29E0" w:rsidRDefault="002A29E0" w:rsidP="002A29E0">
            <w:pPr>
              <w:pStyle w:val="EngHang"/>
              <w:rPr>
                <w:lang w:eastAsia="zh-CN"/>
              </w:rPr>
            </w:pPr>
            <w:r w:rsidRPr="002A29E0">
              <w:rPr>
                <w:shd w:val="clear" w:color="auto" w:fill="FFFFFF"/>
                <w:lang w:eastAsia="zh-CN"/>
              </w:rPr>
              <w:t>An image of humility,</w:t>
            </w:r>
          </w:p>
          <w:p w14:paraId="10FDB6D2" w14:textId="76B48F55" w:rsidR="002A29E0" w:rsidRPr="002A29E0" w:rsidRDefault="002A29E0" w:rsidP="002A29E0">
            <w:pPr>
              <w:pStyle w:val="EngHangEnd"/>
              <w:rPr>
                <w:rFonts w:ascii="Times New Roman" w:hAnsi="Times New Roman"/>
                <w:lang w:eastAsia="zh-CN"/>
              </w:rPr>
            </w:pPr>
            <w:r w:rsidRPr="002A29E0">
              <w:rPr>
                <w:shd w:val="clear" w:color="auto" w:fill="FFFFFF"/>
                <w:lang w:eastAsia="zh-CN"/>
              </w:rPr>
              <w:t>And a teacher of abstinence;</w:t>
            </w:r>
          </w:p>
        </w:tc>
        <w:tc>
          <w:tcPr>
            <w:tcW w:w="288" w:type="dxa"/>
          </w:tcPr>
          <w:p w14:paraId="705B4DBC" w14:textId="77777777" w:rsidR="002A29E0" w:rsidRDefault="002A29E0" w:rsidP="00D94D36">
            <w:pPr>
              <w:pStyle w:val="EngHang"/>
            </w:pPr>
          </w:p>
        </w:tc>
      </w:tr>
      <w:tr w:rsidR="002A29E0" w14:paraId="4D8C1F09" w14:textId="77777777" w:rsidTr="00D94D36">
        <w:trPr>
          <w:cantSplit/>
          <w:jc w:val="center"/>
        </w:trPr>
        <w:tc>
          <w:tcPr>
            <w:tcW w:w="288" w:type="dxa"/>
          </w:tcPr>
          <w:p w14:paraId="24C7180C" w14:textId="77777777" w:rsidR="002A29E0" w:rsidRDefault="002A29E0" w:rsidP="00D94D36">
            <w:pPr>
              <w:pStyle w:val="CopticCross"/>
            </w:pPr>
            <w:r w:rsidRPr="00FB5ACB">
              <w:lastRenderedPageBreak/>
              <w:t>¿</w:t>
            </w:r>
          </w:p>
        </w:tc>
        <w:tc>
          <w:tcPr>
            <w:tcW w:w="3960" w:type="dxa"/>
          </w:tcPr>
          <w:p w14:paraId="779569F6" w14:textId="77777777" w:rsidR="002A29E0" w:rsidRDefault="002A29E0" w:rsidP="002A29E0">
            <w:pPr>
              <w:pStyle w:val="EngHang"/>
              <w:rPr>
                <w:lang w:eastAsia="zh-CN"/>
              </w:rPr>
            </w:pPr>
            <w:r w:rsidRPr="002A29E0">
              <w:rPr>
                <w:shd w:val="clear" w:color="auto" w:fill="FFFFFF"/>
                <w:lang w:eastAsia="zh-CN"/>
              </w:rPr>
              <w:t>Your humility exalted you;</w:t>
            </w:r>
          </w:p>
          <w:p w14:paraId="6F78BF67" w14:textId="77777777" w:rsidR="002A29E0" w:rsidRDefault="002A29E0" w:rsidP="002A29E0">
            <w:pPr>
              <w:pStyle w:val="EngHang"/>
              <w:rPr>
                <w:lang w:eastAsia="zh-CN"/>
              </w:rPr>
            </w:pPr>
            <w:r w:rsidRPr="002A29E0">
              <w:rPr>
                <w:shd w:val="clear" w:color="auto" w:fill="FFFFFF"/>
                <w:lang w:eastAsia="zh-CN"/>
              </w:rPr>
              <w:t>Your poverty made you rich;</w:t>
            </w:r>
          </w:p>
          <w:p w14:paraId="4E3BE66E" w14:textId="77777777" w:rsidR="002A29E0" w:rsidRDefault="002A29E0" w:rsidP="002A29E0">
            <w:pPr>
              <w:pStyle w:val="EngHang"/>
              <w:rPr>
                <w:lang w:eastAsia="zh-CN"/>
              </w:rPr>
            </w:pPr>
            <w:r w:rsidRPr="002A29E0">
              <w:rPr>
                <w:shd w:val="clear" w:color="auto" w:fill="FFFFFF"/>
                <w:lang w:eastAsia="zh-CN"/>
              </w:rPr>
              <w:t>You shone with the doctrine of God,</w:t>
            </w:r>
          </w:p>
          <w:p w14:paraId="58B96C25" w14:textId="6B03E24D" w:rsidR="002A29E0" w:rsidRPr="002A29E0" w:rsidRDefault="002A29E0" w:rsidP="002A29E0">
            <w:pPr>
              <w:pStyle w:val="EngHangEnd"/>
              <w:rPr>
                <w:rFonts w:ascii="Times New Roman" w:hAnsi="Times New Roman"/>
                <w:lang w:eastAsia="zh-CN"/>
              </w:rPr>
            </w:pPr>
            <w:r w:rsidRPr="002A29E0">
              <w:rPr>
                <w:shd w:val="clear" w:color="auto" w:fill="FFFFFF"/>
                <w:lang w:eastAsia="zh-CN"/>
              </w:rPr>
              <w:t>Eclipsing the deception of Arius.</w:t>
            </w:r>
          </w:p>
        </w:tc>
        <w:tc>
          <w:tcPr>
            <w:tcW w:w="288" w:type="dxa"/>
          </w:tcPr>
          <w:p w14:paraId="5C769DAF" w14:textId="77777777" w:rsidR="002A29E0" w:rsidRDefault="002A29E0" w:rsidP="00D94D36">
            <w:pPr>
              <w:pStyle w:val="EngHang"/>
            </w:pPr>
          </w:p>
        </w:tc>
      </w:tr>
      <w:tr w:rsidR="002A29E0" w14:paraId="23C8D8D8" w14:textId="77777777" w:rsidTr="00D94D36">
        <w:trPr>
          <w:cantSplit/>
          <w:jc w:val="center"/>
        </w:trPr>
        <w:tc>
          <w:tcPr>
            <w:tcW w:w="288" w:type="dxa"/>
          </w:tcPr>
          <w:p w14:paraId="138F7BA8" w14:textId="77777777" w:rsidR="002A29E0" w:rsidRDefault="002A29E0" w:rsidP="00D94D36">
            <w:pPr>
              <w:pStyle w:val="CopticCross"/>
            </w:pPr>
          </w:p>
        </w:tc>
        <w:tc>
          <w:tcPr>
            <w:tcW w:w="3960" w:type="dxa"/>
          </w:tcPr>
          <w:p w14:paraId="07C2ECBB" w14:textId="77777777" w:rsidR="002A29E0" w:rsidRDefault="002A29E0" w:rsidP="002A29E0">
            <w:pPr>
              <w:pStyle w:val="EngHang"/>
              <w:rPr>
                <w:lang w:eastAsia="zh-CN"/>
              </w:rPr>
            </w:pPr>
            <w:r w:rsidRPr="002A29E0">
              <w:rPr>
                <w:shd w:val="clear" w:color="auto" w:fill="FFFFFF"/>
                <w:lang w:eastAsia="zh-CN"/>
              </w:rPr>
              <w:t>You worked miracles</w:t>
            </w:r>
          </w:p>
          <w:p w14:paraId="5E349E6F" w14:textId="77777777" w:rsidR="002A29E0" w:rsidRDefault="002A29E0" w:rsidP="002A29E0">
            <w:pPr>
              <w:pStyle w:val="EngHang"/>
              <w:rPr>
                <w:lang w:eastAsia="zh-CN"/>
              </w:rPr>
            </w:pPr>
            <w:r w:rsidRPr="002A29E0">
              <w:rPr>
                <w:shd w:val="clear" w:color="auto" w:fill="FFFFFF"/>
                <w:lang w:eastAsia="zh-CN"/>
              </w:rPr>
              <w:t>By the power of the Spirit,</w:t>
            </w:r>
          </w:p>
          <w:p w14:paraId="66706670" w14:textId="77777777" w:rsidR="002A29E0" w:rsidRDefault="002A29E0" w:rsidP="002A29E0">
            <w:pPr>
              <w:pStyle w:val="EngHang"/>
              <w:rPr>
                <w:lang w:eastAsia="zh-CN"/>
              </w:rPr>
            </w:pPr>
            <w:r w:rsidRPr="002A29E0">
              <w:rPr>
                <w:shd w:val="clear" w:color="auto" w:fill="FFFFFF"/>
                <w:lang w:eastAsia="zh-CN"/>
              </w:rPr>
              <w:t>Healing various passion,</w:t>
            </w:r>
          </w:p>
          <w:p w14:paraId="2CF757DE" w14:textId="0116BCF8" w:rsidR="002A29E0" w:rsidRPr="002A29E0" w:rsidRDefault="002A29E0" w:rsidP="002A29E0">
            <w:pPr>
              <w:pStyle w:val="EngHangEnd"/>
              <w:rPr>
                <w:rFonts w:ascii="Times New Roman" w:hAnsi="Times New Roman"/>
                <w:lang w:eastAsia="zh-CN"/>
              </w:rPr>
            </w:pPr>
            <w:r w:rsidRPr="002A29E0">
              <w:rPr>
                <w:shd w:val="clear" w:color="auto" w:fill="FFFFFF"/>
                <w:lang w:eastAsia="zh-CN"/>
              </w:rPr>
              <w:t>O shepherd and initiate of the Mysteries.</w:t>
            </w:r>
          </w:p>
        </w:tc>
        <w:tc>
          <w:tcPr>
            <w:tcW w:w="288" w:type="dxa"/>
          </w:tcPr>
          <w:p w14:paraId="27F2AC4D" w14:textId="77777777" w:rsidR="002A29E0" w:rsidRDefault="002A29E0" w:rsidP="00D94D36">
            <w:pPr>
              <w:pStyle w:val="EngHang"/>
            </w:pPr>
          </w:p>
        </w:tc>
      </w:tr>
      <w:tr w:rsidR="002A29E0" w14:paraId="1656BB67" w14:textId="77777777" w:rsidTr="00D94D36">
        <w:trPr>
          <w:cantSplit/>
          <w:jc w:val="center"/>
        </w:trPr>
        <w:tc>
          <w:tcPr>
            <w:tcW w:w="288" w:type="dxa"/>
          </w:tcPr>
          <w:p w14:paraId="6B33AC42" w14:textId="77777777" w:rsidR="002A29E0" w:rsidRDefault="002A29E0" w:rsidP="00D94D36">
            <w:pPr>
              <w:pStyle w:val="CopticCross"/>
            </w:pPr>
            <w:r w:rsidRPr="00FB5ACB">
              <w:t>¿</w:t>
            </w:r>
          </w:p>
        </w:tc>
        <w:tc>
          <w:tcPr>
            <w:tcW w:w="3960" w:type="dxa"/>
          </w:tcPr>
          <w:p w14:paraId="6B16B91F" w14:textId="77777777" w:rsidR="002A29E0" w:rsidRDefault="002A29E0" w:rsidP="002A29E0">
            <w:pPr>
              <w:pStyle w:val="EngHang"/>
              <w:rPr>
                <w:rFonts w:ascii="inherit" w:hAnsi="inherit"/>
                <w:lang w:eastAsia="zh-CN"/>
              </w:rPr>
            </w:pPr>
            <w:r>
              <w:rPr>
                <w:rFonts w:ascii="inherit" w:hAnsi="inherit"/>
                <w:lang w:eastAsia="zh-CN"/>
              </w:rPr>
              <w:t>Pray to the Lord on our behalf,</w:t>
            </w:r>
          </w:p>
          <w:p w14:paraId="232F738B" w14:textId="77777777" w:rsidR="002A29E0" w:rsidRDefault="002A29E0" w:rsidP="002A29E0">
            <w:pPr>
              <w:pStyle w:val="EngHang"/>
              <w:rPr>
                <w:rFonts w:ascii="inherit" w:hAnsi="inherit"/>
                <w:lang w:eastAsia="zh-CN"/>
              </w:rPr>
            </w:pPr>
            <w:r w:rsidRPr="002A29E0">
              <w:rPr>
                <w:rFonts w:ascii="inherit" w:hAnsi="inherit"/>
                <w:lang w:eastAsia="zh-CN"/>
              </w:rPr>
              <w:t>O our saintl</w:t>
            </w:r>
            <w:r>
              <w:rPr>
                <w:rFonts w:ascii="inherit" w:hAnsi="inherit"/>
                <w:lang w:eastAsia="zh-CN"/>
              </w:rPr>
              <w:t>y and righteous father,</w:t>
            </w:r>
          </w:p>
          <w:p w14:paraId="23402F3D" w14:textId="77777777" w:rsidR="002A29E0" w:rsidRDefault="002A29E0" w:rsidP="002A29E0">
            <w:pPr>
              <w:pStyle w:val="EngHang"/>
              <w:rPr>
                <w:rFonts w:ascii="inherit" w:hAnsi="inherit"/>
                <w:lang w:eastAsia="zh-CN"/>
              </w:rPr>
            </w:pPr>
            <w:r>
              <w:rPr>
                <w:rFonts w:ascii="inherit" w:hAnsi="inherit"/>
                <w:lang w:eastAsia="zh-CN"/>
              </w:rPr>
              <w:t>St. Ambrose, bishop of Milan,</w:t>
            </w:r>
          </w:p>
          <w:p w14:paraId="1AF08805" w14:textId="70610D1A" w:rsidR="002A29E0" w:rsidRPr="002A29E0" w:rsidRDefault="002A29E0" w:rsidP="002A29E0">
            <w:pPr>
              <w:pStyle w:val="EngHangEnd"/>
              <w:rPr>
                <w:lang w:eastAsia="zh-CN"/>
              </w:rPr>
            </w:pPr>
            <w:r w:rsidRPr="002A29E0">
              <w:rPr>
                <w:lang w:eastAsia="zh-CN"/>
              </w:rPr>
              <w:t>That He may forgive us our sins.</w:t>
            </w:r>
          </w:p>
          <w:p w14:paraId="24E99A6C" w14:textId="1C985318" w:rsidR="002A29E0" w:rsidRPr="002A29E0" w:rsidRDefault="002A29E0" w:rsidP="002A29E0">
            <w:pPr>
              <w:pStyle w:val="EngHang"/>
              <w:rPr>
                <w:rFonts w:ascii="Times New Roman" w:hAnsi="Times New Roman"/>
                <w:lang w:eastAsia="zh-CN"/>
              </w:rPr>
            </w:pPr>
          </w:p>
        </w:tc>
        <w:tc>
          <w:tcPr>
            <w:tcW w:w="288" w:type="dxa"/>
          </w:tcPr>
          <w:p w14:paraId="30D5D4F0" w14:textId="77777777" w:rsidR="002A29E0" w:rsidRDefault="002A29E0" w:rsidP="00D94D36">
            <w:pPr>
              <w:pStyle w:val="EngHang"/>
            </w:pPr>
          </w:p>
        </w:tc>
      </w:tr>
    </w:tbl>
    <w:p w14:paraId="27C4F9E3" w14:textId="77777777" w:rsidR="00B637D8" w:rsidRDefault="00B637D8" w:rsidP="00B637D8">
      <w:pPr>
        <w:pStyle w:val="Heading3"/>
      </w:pPr>
      <w:bookmarkStart w:id="1494" w:name="_Toc485884542"/>
      <w:r>
        <w:t>December 8 (9) / Koiak 12: Commemoration of Archangel Michael</w:t>
      </w:r>
      <w:bookmarkEnd w:id="1494"/>
    </w:p>
    <w:p w14:paraId="4AB33F26" w14:textId="6B8C0CD1" w:rsidR="00191A26"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4B14457" w14:textId="5817E206" w:rsidR="002A29E0" w:rsidRDefault="002A29E0" w:rsidP="002A29E0">
      <w:pPr>
        <w:pStyle w:val="Heading3"/>
      </w:pPr>
      <w:bookmarkStart w:id="1495" w:name="_Toc485884543"/>
      <w:r>
        <w:t>December 11 (12) / Koiak 15: St. Gregory the Armenian</w:t>
      </w:r>
      <w:bookmarkEnd w:id="1495"/>
    </w:p>
    <w:p w14:paraId="68D305ED" w14:textId="4394EE49" w:rsidR="002A29E0" w:rsidRDefault="002A29E0" w:rsidP="002A29E0">
      <w:pPr>
        <w:pStyle w:val="Heading4"/>
      </w:pPr>
      <w:bookmarkStart w:id="1496" w:name="_Ref470555434"/>
      <w:r>
        <w:t>The Doxology of St. Gregory the Armenian</w:t>
      </w:r>
      <w:r>
        <w:rPr>
          <w:rStyle w:val="FootnoteReference"/>
        </w:rPr>
        <w:footnoteReference w:id="1027"/>
      </w:r>
      <w:bookmarkEnd w:id="14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228F37DC" w14:textId="77777777" w:rsidTr="00D94D36">
        <w:trPr>
          <w:cantSplit/>
          <w:jc w:val="center"/>
        </w:trPr>
        <w:tc>
          <w:tcPr>
            <w:tcW w:w="288" w:type="dxa"/>
          </w:tcPr>
          <w:p w14:paraId="029732D7" w14:textId="77777777" w:rsidR="002A29E0" w:rsidRDefault="002A29E0" w:rsidP="00D94D36">
            <w:pPr>
              <w:pStyle w:val="CopticCross"/>
            </w:pPr>
          </w:p>
        </w:tc>
        <w:tc>
          <w:tcPr>
            <w:tcW w:w="3960" w:type="dxa"/>
          </w:tcPr>
          <w:p w14:paraId="541C05F9" w14:textId="77777777" w:rsidR="002A29E0" w:rsidRDefault="002A29E0" w:rsidP="002A29E0">
            <w:pPr>
              <w:pStyle w:val="EngHang"/>
              <w:rPr>
                <w:lang w:eastAsia="zh-CN"/>
              </w:rPr>
            </w:pPr>
            <w:r w:rsidRPr="002A29E0">
              <w:rPr>
                <w:shd w:val="clear" w:color="auto" w:fill="FFFFFF"/>
                <w:lang w:eastAsia="zh-CN"/>
              </w:rPr>
              <w:t>By sharing in the ways</w:t>
            </w:r>
          </w:p>
          <w:p w14:paraId="6919896F" w14:textId="77777777" w:rsidR="002A29E0" w:rsidRDefault="002A29E0" w:rsidP="002A29E0">
            <w:pPr>
              <w:pStyle w:val="EngHang"/>
              <w:rPr>
                <w:lang w:eastAsia="zh-CN"/>
              </w:rPr>
            </w:pPr>
            <w:r w:rsidRPr="002A29E0">
              <w:rPr>
                <w:shd w:val="clear" w:color="auto" w:fill="FFFFFF"/>
                <w:lang w:eastAsia="zh-CN"/>
              </w:rPr>
              <w:t>Of the Apostles,</w:t>
            </w:r>
          </w:p>
          <w:p w14:paraId="2CFD7097" w14:textId="77777777" w:rsidR="002A29E0" w:rsidRDefault="002A29E0" w:rsidP="002A29E0">
            <w:pPr>
              <w:pStyle w:val="EngHang"/>
              <w:rPr>
                <w:lang w:eastAsia="zh-CN"/>
              </w:rPr>
            </w:pPr>
            <w:r w:rsidRPr="002A29E0">
              <w:rPr>
                <w:shd w:val="clear" w:color="auto" w:fill="FFFFFF"/>
                <w:lang w:eastAsia="zh-CN"/>
              </w:rPr>
              <w:t>You became a successor</w:t>
            </w:r>
          </w:p>
          <w:p w14:paraId="3C613704" w14:textId="06F1B9CA" w:rsidR="002A29E0" w:rsidRPr="002A29E0" w:rsidRDefault="002A29E0" w:rsidP="002A29E0">
            <w:pPr>
              <w:pStyle w:val="EngHangEnd"/>
              <w:rPr>
                <w:rFonts w:ascii="Times New Roman" w:hAnsi="Times New Roman"/>
                <w:lang w:eastAsia="zh-CN"/>
              </w:rPr>
            </w:pPr>
            <w:r w:rsidRPr="002A29E0">
              <w:rPr>
                <w:shd w:val="clear" w:color="auto" w:fill="FFFFFF"/>
                <w:lang w:eastAsia="zh-CN"/>
              </w:rPr>
              <w:t>To their throne.</w:t>
            </w:r>
          </w:p>
        </w:tc>
        <w:tc>
          <w:tcPr>
            <w:tcW w:w="288" w:type="dxa"/>
          </w:tcPr>
          <w:p w14:paraId="78885E1B" w14:textId="77777777" w:rsidR="002A29E0" w:rsidRDefault="002A29E0" w:rsidP="00D94D36">
            <w:pPr>
              <w:pStyle w:val="EngHang"/>
            </w:pPr>
          </w:p>
        </w:tc>
      </w:tr>
      <w:tr w:rsidR="002A29E0" w14:paraId="3679A4CF" w14:textId="77777777" w:rsidTr="00D94D36">
        <w:trPr>
          <w:cantSplit/>
          <w:jc w:val="center"/>
        </w:trPr>
        <w:tc>
          <w:tcPr>
            <w:tcW w:w="288" w:type="dxa"/>
          </w:tcPr>
          <w:p w14:paraId="6B5EA4BF" w14:textId="77777777" w:rsidR="002A29E0" w:rsidRDefault="002A29E0" w:rsidP="00D94D36">
            <w:pPr>
              <w:pStyle w:val="CopticCross"/>
            </w:pPr>
            <w:r w:rsidRPr="00FB5ACB">
              <w:t>¿</w:t>
            </w:r>
          </w:p>
        </w:tc>
        <w:tc>
          <w:tcPr>
            <w:tcW w:w="3960" w:type="dxa"/>
          </w:tcPr>
          <w:p w14:paraId="50A400C9" w14:textId="77777777" w:rsidR="002A29E0" w:rsidRDefault="002A29E0" w:rsidP="002A29E0">
            <w:pPr>
              <w:pStyle w:val="EngHang"/>
              <w:rPr>
                <w:lang w:eastAsia="zh-CN"/>
              </w:rPr>
            </w:pPr>
            <w:r w:rsidRPr="002A29E0">
              <w:rPr>
                <w:shd w:val="clear" w:color="auto" w:fill="FFFFFF"/>
                <w:lang w:eastAsia="zh-CN"/>
              </w:rPr>
              <w:t>By practicing virtue,</w:t>
            </w:r>
          </w:p>
          <w:p w14:paraId="0550C74C" w14:textId="77777777" w:rsidR="002A29E0" w:rsidRDefault="002A29E0" w:rsidP="002A29E0">
            <w:pPr>
              <w:pStyle w:val="EngHang"/>
              <w:rPr>
                <w:lang w:eastAsia="zh-CN"/>
              </w:rPr>
            </w:pPr>
            <w:r w:rsidRPr="002A29E0">
              <w:rPr>
                <w:shd w:val="clear" w:color="auto" w:fill="FFFFFF"/>
                <w:lang w:eastAsia="zh-CN"/>
              </w:rPr>
              <w:t>You found the way</w:t>
            </w:r>
          </w:p>
          <w:p w14:paraId="2DAC6D92" w14:textId="77777777" w:rsidR="002A29E0" w:rsidRDefault="002A29E0" w:rsidP="002A29E0">
            <w:pPr>
              <w:pStyle w:val="EngHang"/>
              <w:rPr>
                <w:lang w:eastAsia="zh-CN"/>
              </w:rPr>
            </w:pPr>
            <w:r w:rsidRPr="002A29E0">
              <w:rPr>
                <w:shd w:val="clear" w:color="auto" w:fill="FFFFFF"/>
                <w:lang w:eastAsia="zh-CN"/>
              </w:rPr>
              <w:t>Of divine contemplation,</w:t>
            </w:r>
          </w:p>
          <w:p w14:paraId="5B7AAFDA" w14:textId="57ED7DA7" w:rsidR="002A29E0" w:rsidRPr="002A29E0" w:rsidRDefault="002A29E0" w:rsidP="002A29E0">
            <w:pPr>
              <w:pStyle w:val="EngHangEnd"/>
              <w:rPr>
                <w:rFonts w:ascii="Times New Roman" w:hAnsi="Times New Roman"/>
                <w:lang w:eastAsia="zh-CN"/>
              </w:rPr>
            </w:pPr>
            <w:r w:rsidRPr="002A29E0">
              <w:rPr>
                <w:shd w:val="clear" w:color="auto" w:fill="FFFFFF"/>
                <w:lang w:eastAsia="zh-CN"/>
              </w:rPr>
              <w:t>O inspired one of God.</w:t>
            </w:r>
          </w:p>
        </w:tc>
        <w:tc>
          <w:tcPr>
            <w:tcW w:w="288" w:type="dxa"/>
          </w:tcPr>
          <w:p w14:paraId="0CB9297F" w14:textId="77777777" w:rsidR="002A29E0" w:rsidRDefault="002A29E0" w:rsidP="00D94D36">
            <w:pPr>
              <w:pStyle w:val="EngHang"/>
            </w:pPr>
          </w:p>
        </w:tc>
      </w:tr>
      <w:tr w:rsidR="002A29E0" w14:paraId="4355C88D" w14:textId="77777777" w:rsidTr="00D94D36">
        <w:trPr>
          <w:cantSplit/>
          <w:jc w:val="center"/>
        </w:trPr>
        <w:tc>
          <w:tcPr>
            <w:tcW w:w="288" w:type="dxa"/>
          </w:tcPr>
          <w:p w14:paraId="73B47176" w14:textId="77777777" w:rsidR="002A29E0" w:rsidRDefault="002A29E0" w:rsidP="00D94D36">
            <w:pPr>
              <w:pStyle w:val="CopticCross"/>
            </w:pPr>
          </w:p>
        </w:tc>
        <w:tc>
          <w:tcPr>
            <w:tcW w:w="3960" w:type="dxa"/>
          </w:tcPr>
          <w:p w14:paraId="2DEF7A7C" w14:textId="77777777" w:rsidR="002A29E0" w:rsidRDefault="002A29E0" w:rsidP="002A29E0">
            <w:pPr>
              <w:pStyle w:val="EngHang"/>
              <w:rPr>
                <w:lang w:eastAsia="zh-CN"/>
              </w:rPr>
            </w:pPr>
            <w:r w:rsidRPr="002A29E0">
              <w:rPr>
                <w:shd w:val="clear" w:color="auto" w:fill="FFFFFF"/>
                <w:lang w:eastAsia="zh-CN"/>
              </w:rPr>
              <w:t>You defended the faith,</w:t>
            </w:r>
          </w:p>
          <w:p w14:paraId="1D934953" w14:textId="77777777" w:rsidR="002A29E0" w:rsidRDefault="002A29E0" w:rsidP="002A29E0">
            <w:pPr>
              <w:pStyle w:val="EngHang"/>
              <w:rPr>
                <w:lang w:eastAsia="zh-CN"/>
              </w:rPr>
            </w:pPr>
            <w:r w:rsidRPr="002A29E0">
              <w:rPr>
                <w:shd w:val="clear" w:color="auto" w:fill="FFFFFF"/>
                <w:lang w:eastAsia="zh-CN"/>
              </w:rPr>
              <w:t>Teaching the Word of Truth,</w:t>
            </w:r>
          </w:p>
          <w:p w14:paraId="5AC673A1" w14:textId="77777777" w:rsidR="002A29E0" w:rsidRDefault="002A29E0" w:rsidP="002A29E0">
            <w:pPr>
              <w:pStyle w:val="EngHang"/>
              <w:rPr>
                <w:lang w:eastAsia="zh-CN"/>
              </w:rPr>
            </w:pPr>
            <w:r w:rsidRPr="002A29E0">
              <w:rPr>
                <w:shd w:val="clear" w:color="auto" w:fill="FFFFFF"/>
                <w:lang w:eastAsia="zh-CN"/>
              </w:rPr>
              <w:t>Without error,</w:t>
            </w:r>
          </w:p>
          <w:p w14:paraId="6A46DEDF" w14:textId="689835BE" w:rsidR="002A29E0" w:rsidRPr="002A29E0" w:rsidRDefault="002A29E0" w:rsidP="002A29E0">
            <w:pPr>
              <w:pStyle w:val="EngHangEnd"/>
              <w:rPr>
                <w:rFonts w:ascii="Times New Roman" w:hAnsi="Times New Roman"/>
                <w:lang w:eastAsia="zh-CN"/>
              </w:rPr>
            </w:pPr>
            <w:r w:rsidRPr="002A29E0">
              <w:rPr>
                <w:shd w:val="clear" w:color="auto" w:fill="FFFFFF"/>
                <w:lang w:eastAsia="zh-CN"/>
              </w:rPr>
              <w:t>Even shedding your blood.</w:t>
            </w:r>
          </w:p>
        </w:tc>
        <w:tc>
          <w:tcPr>
            <w:tcW w:w="288" w:type="dxa"/>
          </w:tcPr>
          <w:p w14:paraId="3BE10A52" w14:textId="77777777" w:rsidR="002A29E0" w:rsidRDefault="002A29E0" w:rsidP="00D94D36">
            <w:pPr>
              <w:pStyle w:val="EngHang"/>
            </w:pPr>
          </w:p>
        </w:tc>
      </w:tr>
      <w:tr w:rsidR="002A29E0" w14:paraId="167FA009" w14:textId="77777777" w:rsidTr="00D94D36">
        <w:trPr>
          <w:cantSplit/>
          <w:jc w:val="center"/>
        </w:trPr>
        <w:tc>
          <w:tcPr>
            <w:tcW w:w="288" w:type="dxa"/>
          </w:tcPr>
          <w:p w14:paraId="4CFB9E1E" w14:textId="77777777" w:rsidR="002A29E0" w:rsidRDefault="002A29E0" w:rsidP="00D94D36">
            <w:pPr>
              <w:pStyle w:val="CopticCross"/>
            </w:pPr>
            <w:r w:rsidRPr="00FB5ACB">
              <w:t>¿</w:t>
            </w:r>
          </w:p>
        </w:tc>
        <w:tc>
          <w:tcPr>
            <w:tcW w:w="3960" w:type="dxa"/>
          </w:tcPr>
          <w:p w14:paraId="3C130686" w14:textId="77777777" w:rsidR="002A29E0" w:rsidRDefault="002A29E0" w:rsidP="002A29E0">
            <w:pPr>
              <w:pStyle w:val="EngHang"/>
              <w:rPr>
                <w:lang w:eastAsia="zh-CN"/>
              </w:rPr>
            </w:pPr>
            <w:r w:rsidRPr="002A29E0">
              <w:rPr>
                <w:shd w:val="clear" w:color="auto" w:fill="FFFFFF"/>
                <w:lang w:eastAsia="zh-CN"/>
              </w:rPr>
              <w:t>Hail to the teacher,</w:t>
            </w:r>
          </w:p>
          <w:p w14:paraId="2B4BFE39" w14:textId="77777777" w:rsidR="002A29E0" w:rsidRDefault="002A29E0" w:rsidP="002A29E0">
            <w:pPr>
              <w:pStyle w:val="EngHang"/>
              <w:rPr>
                <w:lang w:eastAsia="zh-CN"/>
              </w:rPr>
            </w:pPr>
            <w:r w:rsidRPr="002A29E0">
              <w:rPr>
                <w:shd w:val="clear" w:color="auto" w:fill="FFFFFF"/>
                <w:lang w:eastAsia="zh-CN"/>
              </w:rPr>
              <w:t>Hail to the bishop,</w:t>
            </w:r>
          </w:p>
          <w:p w14:paraId="5DBAFF5B" w14:textId="77777777" w:rsidR="002A29E0" w:rsidRDefault="002A29E0" w:rsidP="002A29E0">
            <w:pPr>
              <w:pStyle w:val="EngHang"/>
              <w:rPr>
                <w:lang w:eastAsia="zh-CN"/>
              </w:rPr>
            </w:pPr>
            <w:r w:rsidRPr="002A29E0">
              <w:rPr>
                <w:shd w:val="clear" w:color="auto" w:fill="FFFFFF"/>
                <w:lang w:eastAsia="zh-CN"/>
              </w:rPr>
              <w:t>Hail to the light for the whole world,</w:t>
            </w:r>
          </w:p>
          <w:p w14:paraId="16DAD4E3" w14:textId="108E202D" w:rsidR="002A29E0" w:rsidRPr="002A29E0" w:rsidRDefault="002A29E0" w:rsidP="002A29E0">
            <w:pPr>
              <w:pStyle w:val="EngHangEnd"/>
              <w:rPr>
                <w:rFonts w:ascii="Times New Roman" w:hAnsi="Times New Roman"/>
                <w:lang w:eastAsia="zh-CN"/>
              </w:rPr>
            </w:pPr>
            <w:r w:rsidRPr="002A29E0">
              <w:rPr>
                <w:shd w:val="clear" w:color="auto" w:fill="FFFFFF"/>
                <w:lang w:eastAsia="zh-CN"/>
              </w:rPr>
              <w:t>Gregory the Illuminator of Armenia.</w:t>
            </w:r>
          </w:p>
        </w:tc>
        <w:tc>
          <w:tcPr>
            <w:tcW w:w="288" w:type="dxa"/>
          </w:tcPr>
          <w:p w14:paraId="6425BAE4" w14:textId="77777777" w:rsidR="002A29E0" w:rsidRDefault="002A29E0" w:rsidP="00D94D36">
            <w:pPr>
              <w:pStyle w:val="EngHang"/>
            </w:pPr>
          </w:p>
        </w:tc>
      </w:tr>
      <w:tr w:rsidR="002A29E0" w14:paraId="3E714589" w14:textId="77777777" w:rsidTr="00D94D36">
        <w:trPr>
          <w:cantSplit/>
          <w:jc w:val="center"/>
        </w:trPr>
        <w:tc>
          <w:tcPr>
            <w:tcW w:w="288" w:type="dxa"/>
          </w:tcPr>
          <w:p w14:paraId="4CC8E0F0" w14:textId="77777777" w:rsidR="002A29E0" w:rsidRPr="00FB5ACB" w:rsidRDefault="002A29E0" w:rsidP="00D94D36">
            <w:pPr>
              <w:pStyle w:val="CopticCross"/>
            </w:pPr>
          </w:p>
        </w:tc>
        <w:tc>
          <w:tcPr>
            <w:tcW w:w="3960" w:type="dxa"/>
          </w:tcPr>
          <w:p w14:paraId="202F9D00" w14:textId="77777777" w:rsidR="002A29E0" w:rsidRDefault="002A29E0" w:rsidP="002A29E0">
            <w:pPr>
              <w:pStyle w:val="EngHang"/>
              <w:rPr>
                <w:lang w:eastAsia="zh-CN"/>
              </w:rPr>
            </w:pPr>
            <w:r w:rsidRPr="002A29E0">
              <w:rPr>
                <w:shd w:val="clear" w:color="auto" w:fill="FFFFFF"/>
                <w:lang w:eastAsia="zh-CN"/>
              </w:rPr>
              <w:t>Pray to the Lord on our behalf,</w:t>
            </w:r>
          </w:p>
          <w:p w14:paraId="56A89AF4" w14:textId="77777777" w:rsidR="002A29E0" w:rsidRDefault="002A29E0" w:rsidP="002A29E0">
            <w:pPr>
              <w:pStyle w:val="EngHang"/>
              <w:rPr>
                <w:lang w:eastAsia="zh-CN"/>
              </w:rPr>
            </w:pPr>
            <w:r w:rsidRPr="002A29E0">
              <w:rPr>
                <w:shd w:val="clear" w:color="auto" w:fill="FFFFFF"/>
                <w:lang w:eastAsia="zh-CN"/>
              </w:rPr>
              <w:t>O our saintly father, the bishop,</w:t>
            </w:r>
          </w:p>
          <w:p w14:paraId="6D387173" w14:textId="77777777" w:rsidR="002A29E0" w:rsidRDefault="002A29E0" w:rsidP="002A29E0">
            <w:pPr>
              <w:pStyle w:val="EngHang"/>
              <w:rPr>
                <w:lang w:eastAsia="zh-CN"/>
              </w:rPr>
            </w:pPr>
            <w:r w:rsidRPr="002A29E0">
              <w:rPr>
                <w:shd w:val="clear" w:color="auto" w:fill="FFFFFF"/>
                <w:lang w:eastAsia="zh-CN"/>
              </w:rPr>
              <w:t>Abba Gregory of Armenia,</w:t>
            </w:r>
          </w:p>
          <w:p w14:paraId="516A2543" w14:textId="1076936C"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70245F84" w14:textId="77777777" w:rsidR="002A29E0" w:rsidRDefault="002A29E0" w:rsidP="00D94D36">
            <w:pPr>
              <w:pStyle w:val="EngHang"/>
            </w:pPr>
          </w:p>
        </w:tc>
      </w:tr>
    </w:tbl>
    <w:p w14:paraId="4602A440" w14:textId="34697C47" w:rsidR="00B52F78" w:rsidRPr="00B637D8" w:rsidRDefault="00B52F78" w:rsidP="00B52F78">
      <w:pPr>
        <w:pStyle w:val="Heading3"/>
      </w:pPr>
      <w:bookmarkStart w:id="1497" w:name="_Toc485884544"/>
      <w:r>
        <w:t>December 12 (13) / Koiak 16: Saint Spyridon</w:t>
      </w:r>
      <w:r>
        <w:rPr>
          <w:rStyle w:val="FootnoteReference"/>
        </w:rPr>
        <w:footnoteReference w:id="1028"/>
      </w:r>
      <w:bookmarkEnd w:id="1497"/>
    </w:p>
    <w:p w14:paraId="62C88580" w14:textId="20113B9E" w:rsidR="002A29E0" w:rsidRDefault="002A29E0" w:rsidP="002A29E0">
      <w:pPr>
        <w:pStyle w:val="Heading4"/>
      </w:pPr>
      <w:bookmarkStart w:id="1498" w:name="_Ref470555491"/>
      <w:r>
        <w:t>The Doxology of St. Spyridon</w:t>
      </w:r>
      <w:r>
        <w:rPr>
          <w:rStyle w:val="FootnoteReference"/>
        </w:rPr>
        <w:footnoteReference w:id="1029"/>
      </w:r>
      <w:bookmarkEnd w:id="14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A29E0" w14:paraId="48EC6FAE" w14:textId="77777777" w:rsidTr="00D94D36">
        <w:trPr>
          <w:cantSplit/>
          <w:jc w:val="center"/>
        </w:trPr>
        <w:tc>
          <w:tcPr>
            <w:tcW w:w="288" w:type="dxa"/>
          </w:tcPr>
          <w:p w14:paraId="41B67763" w14:textId="77777777" w:rsidR="002A29E0" w:rsidRDefault="002A29E0" w:rsidP="00D94D36">
            <w:pPr>
              <w:pStyle w:val="CopticCross"/>
            </w:pPr>
          </w:p>
        </w:tc>
        <w:tc>
          <w:tcPr>
            <w:tcW w:w="3960" w:type="dxa"/>
          </w:tcPr>
          <w:p w14:paraId="3F922CD2" w14:textId="77777777" w:rsidR="002A29E0" w:rsidRDefault="002A29E0" w:rsidP="002A29E0">
            <w:pPr>
              <w:pStyle w:val="EngHang"/>
              <w:rPr>
                <w:lang w:eastAsia="zh-CN"/>
              </w:rPr>
            </w:pPr>
            <w:r w:rsidRPr="002A29E0">
              <w:rPr>
                <w:shd w:val="clear" w:color="auto" w:fill="FFFFFF"/>
                <w:lang w:eastAsia="zh-CN"/>
              </w:rPr>
              <w:t>Afflicted with the love of Christ,</w:t>
            </w:r>
          </w:p>
          <w:p w14:paraId="7A3D7624" w14:textId="77777777" w:rsidR="002A29E0" w:rsidRDefault="002A29E0" w:rsidP="002A29E0">
            <w:pPr>
              <w:pStyle w:val="EngHang"/>
              <w:rPr>
                <w:lang w:eastAsia="zh-CN"/>
              </w:rPr>
            </w:pPr>
            <w:r w:rsidRPr="002A29E0">
              <w:rPr>
                <w:shd w:val="clear" w:color="auto" w:fill="FFFFFF"/>
                <w:lang w:eastAsia="zh-CN"/>
              </w:rPr>
              <w:t>Your mind was given wings</w:t>
            </w:r>
          </w:p>
          <w:p w14:paraId="58295106" w14:textId="77777777" w:rsidR="002A29E0" w:rsidRDefault="002A29E0" w:rsidP="002A29E0">
            <w:pPr>
              <w:pStyle w:val="EngHang"/>
              <w:rPr>
                <w:lang w:eastAsia="zh-CN"/>
              </w:rPr>
            </w:pPr>
            <w:r w:rsidRPr="002A29E0">
              <w:rPr>
                <w:shd w:val="clear" w:color="auto" w:fill="FFFFFF"/>
                <w:lang w:eastAsia="zh-CN"/>
              </w:rPr>
              <w:t>By the light of the Spirit,</w:t>
            </w:r>
          </w:p>
          <w:p w14:paraId="04769AB2" w14:textId="20B0372A" w:rsidR="002A29E0" w:rsidRPr="002A29E0" w:rsidRDefault="002A29E0" w:rsidP="002A29E0">
            <w:pPr>
              <w:pStyle w:val="EngHangEnd"/>
              <w:rPr>
                <w:rFonts w:ascii="Times New Roman" w:hAnsi="Times New Roman"/>
                <w:lang w:eastAsia="zh-CN"/>
              </w:rPr>
            </w:pPr>
            <w:r w:rsidRPr="002A29E0">
              <w:rPr>
                <w:shd w:val="clear" w:color="auto" w:fill="FFFFFF"/>
                <w:lang w:eastAsia="zh-CN"/>
              </w:rPr>
              <w:t>O our saintly father.</w:t>
            </w:r>
          </w:p>
        </w:tc>
        <w:tc>
          <w:tcPr>
            <w:tcW w:w="288" w:type="dxa"/>
          </w:tcPr>
          <w:p w14:paraId="55195C08" w14:textId="77777777" w:rsidR="002A29E0" w:rsidRDefault="002A29E0" w:rsidP="00D94D36">
            <w:pPr>
              <w:pStyle w:val="EngHang"/>
            </w:pPr>
          </w:p>
        </w:tc>
      </w:tr>
      <w:tr w:rsidR="002A29E0" w14:paraId="273D1E29" w14:textId="77777777" w:rsidTr="00D94D36">
        <w:trPr>
          <w:cantSplit/>
          <w:jc w:val="center"/>
        </w:trPr>
        <w:tc>
          <w:tcPr>
            <w:tcW w:w="288" w:type="dxa"/>
          </w:tcPr>
          <w:p w14:paraId="318538B5" w14:textId="77777777" w:rsidR="002A29E0" w:rsidRDefault="002A29E0" w:rsidP="00D94D36">
            <w:pPr>
              <w:pStyle w:val="CopticCross"/>
            </w:pPr>
            <w:r w:rsidRPr="00FB5ACB">
              <w:t>¿</w:t>
            </w:r>
          </w:p>
        </w:tc>
        <w:tc>
          <w:tcPr>
            <w:tcW w:w="3960" w:type="dxa"/>
          </w:tcPr>
          <w:p w14:paraId="655CF322" w14:textId="77777777" w:rsidR="002A29E0" w:rsidRDefault="002A29E0" w:rsidP="002A29E0">
            <w:pPr>
              <w:pStyle w:val="EngHang"/>
              <w:rPr>
                <w:lang w:eastAsia="zh-CN"/>
              </w:rPr>
            </w:pPr>
            <w:r w:rsidRPr="002A29E0">
              <w:rPr>
                <w:shd w:val="clear" w:color="auto" w:fill="FFFFFF"/>
                <w:lang w:eastAsia="zh-CN"/>
              </w:rPr>
              <w:t>You contemplated the Mysteries,</w:t>
            </w:r>
          </w:p>
          <w:p w14:paraId="617B2E17" w14:textId="77777777" w:rsidR="002A29E0" w:rsidRDefault="002A29E0" w:rsidP="002A29E0">
            <w:pPr>
              <w:pStyle w:val="EngHang"/>
              <w:rPr>
                <w:lang w:eastAsia="zh-CN"/>
              </w:rPr>
            </w:pPr>
            <w:r w:rsidRPr="002A29E0">
              <w:rPr>
                <w:shd w:val="clear" w:color="auto" w:fill="FFFFFF"/>
                <w:lang w:eastAsia="zh-CN"/>
              </w:rPr>
              <w:t>Pleasing God, O Abba Spyridon,</w:t>
            </w:r>
          </w:p>
          <w:p w14:paraId="27ED42C2" w14:textId="77777777" w:rsidR="002A29E0" w:rsidRDefault="002A29E0" w:rsidP="002A29E0">
            <w:pPr>
              <w:pStyle w:val="EngHang"/>
              <w:rPr>
                <w:lang w:eastAsia="zh-CN"/>
              </w:rPr>
            </w:pPr>
            <w:r w:rsidRPr="002A29E0">
              <w:rPr>
                <w:shd w:val="clear" w:color="auto" w:fill="FFFFFF"/>
                <w:lang w:eastAsia="zh-CN"/>
              </w:rPr>
              <w:t>Becoming a divine sacrifice,</w:t>
            </w:r>
          </w:p>
          <w:p w14:paraId="6170624C" w14:textId="13FD9CC7" w:rsidR="002A29E0" w:rsidRPr="002A29E0" w:rsidRDefault="002A29E0" w:rsidP="002A29E0">
            <w:pPr>
              <w:pStyle w:val="EngHangEnd"/>
              <w:rPr>
                <w:rFonts w:ascii="Times New Roman" w:hAnsi="Times New Roman"/>
                <w:lang w:eastAsia="zh-CN"/>
              </w:rPr>
            </w:pPr>
            <w:r w:rsidRPr="002A29E0">
              <w:rPr>
                <w:shd w:val="clear" w:color="auto" w:fill="FFFFFF"/>
                <w:lang w:eastAsia="zh-CN"/>
              </w:rPr>
              <w:t>Begging illumination for all.</w:t>
            </w:r>
          </w:p>
        </w:tc>
        <w:tc>
          <w:tcPr>
            <w:tcW w:w="288" w:type="dxa"/>
          </w:tcPr>
          <w:p w14:paraId="2F77EFF4" w14:textId="77777777" w:rsidR="002A29E0" w:rsidRDefault="002A29E0" w:rsidP="00D94D36">
            <w:pPr>
              <w:pStyle w:val="EngHang"/>
            </w:pPr>
          </w:p>
        </w:tc>
      </w:tr>
      <w:tr w:rsidR="002A29E0" w14:paraId="61A2720C" w14:textId="77777777" w:rsidTr="00D94D36">
        <w:trPr>
          <w:cantSplit/>
          <w:jc w:val="center"/>
        </w:trPr>
        <w:tc>
          <w:tcPr>
            <w:tcW w:w="288" w:type="dxa"/>
          </w:tcPr>
          <w:p w14:paraId="6EBADF69" w14:textId="77777777" w:rsidR="002A29E0" w:rsidRDefault="002A29E0" w:rsidP="00D94D36">
            <w:pPr>
              <w:pStyle w:val="CopticCross"/>
            </w:pPr>
          </w:p>
        </w:tc>
        <w:tc>
          <w:tcPr>
            <w:tcW w:w="3960" w:type="dxa"/>
          </w:tcPr>
          <w:p w14:paraId="16346F8B" w14:textId="77777777" w:rsidR="002A29E0" w:rsidRDefault="002A29E0" w:rsidP="002A29E0">
            <w:pPr>
              <w:pStyle w:val="EngHang"/>
              <w:rPr>
                <w:lang w:eastAsia="zh-CN"/>
              </w:rPr>
            </w:pPr>
            <w:r w:rsidRPr="002A29E0">
              <w:rPr>
                <w:shd w:val="clear" w:color="auto" w:fill="FFFFFF"/>
                <w:lang w:eastAsia="zh-CN"/>
              </w:rPr>
              <w:t>Angels attended to you</w:t>
            </w:r>
          </w:p>
          <w:p w14:paraId="09439EA8" w14:textId="4B0D40EF" w:rsidR="002A29E0" w:rsidRDefault="002A29E0" w:rsidP="002A29E0">
            <w:pPr>
              <w:pStyle w:val="EngHang"/>
              <w:rPr>
                <w:lang w:eastAsia="zh-CN"/>
              </w:rPr>
            </w:pPr>
            <w:r>
              <w:rPr>
                <w:shd w:val="clear" w:color="auto" w:fill="FFFFFF"/>
                <w:lang w:eastAsia="zh-CN"/>
              </w:rPr>
              <w:t>W</w:t>
            </w:r>
            <w:r w:rsidRPr="002A29E0">
              <w:rPr>
                <w:shd w:val="clear" w:color="auto" w:fill="FFFFFF"/>
                <w:lang w:eastAsia="zh-CN"/>
              </w:rPr>
              <w:t>hile you chanted your prayers.</w:t>
            </w:r>
          </w:p>
          <w:p w14:paraId="7999412E" w14:textId="77777777" w:rsidR="002A29E0" w:rsidRDefault="002A29E0" w:rsidP="002A29E0">
            <w:pPr>
              <w:pStyle w:val="EngHang"/>
              <w:rPr>
                <w:lang w:eastAsia="zh-CN"/>
              </w:rPr>
            </w:pPr>
            <w:r w:rsidRPr="002A29E0">
              <w:rPr>
                <w:shd w:val="clear" w:color="auto" w:fill="FFFFFF"/>
                <w:lang w:eastAsia="zh-CN"/>
              </w:rPr>
              <w:t>You were revealed as a champion</w:t>
            </w:r>
          </w:p>
          <w:p w14:paraId="661B5EE0" w14:textId="7189AEBE" w:rsidR="002A29E0" w:rsidRPr="002A29E0" w:rsidRDefault="002A29E0" w:rsidP="002A29E0">
            <w:pPr>
              <w:pStyle w:val="EngHangEnd"/>
              <w:rPr>
                <w:rFonts w:ascii="Times New Roman" w:hAnsi="Times New Roman"/>
                <w:lang w:eastAsia="zh-CN"/>
              </w:rPr>
            </w:pPr>
            <w:r w:rsidRPr="002A29E0">
              <w:rPr>
                <w:shd w:val="clear" w:color="auto" w:fill="FFFFFF"/>
                <w:lang w:eastAsia="zh-CN"/>
              </w:rPr>
              <w:t>At the council of Nicaea.</w:t>
            </w:r>
          </w:p>
        </w:tc>
        <w:tc>
          <w:tcPr>
            <w:tcW w:w="288" w:type="dxa"/>
          </w:tcPr>
          <w:p w14:paraId="4313975C" w14:textId="77777777" w:rsidR="002A29E0" w:rsidRDefault="002A29E0" w:rsidP="00D94D36">
            <w:pPr>
              <w:pStyle w:val="EngHang"/>
            </w:pPr>
          </w:p>
        </w:tc>
      </w:tr>
      <w:tr w:rsidR="002A29E0" w14:paraId="12C01B70" w14:textId="77777777" w:rsidTr="00D94D36">
        <w:trPr>
          <w:cantSplit/>
          <w:jc w:val="center"/>
        </w:trPr>
        <w:tc>
          <w:tcPr>
            <w:tcW w:w="288" w:type="dxa"/>
          </w:tcPr>
          <w:p w14:paraId="2FFE1718" w14:textId="77777777" w:rsidR="002A29E0" w:rsidRDefault="002A29E0" w:rsidP="00D94D36">
            <w:pPr>
              <w:pStyle w:val="CopticCross"/>
            </w:pPr>
            <w:r w:rsidRPr="00FB5ACB">
              <w:t>¿</w:t>
            </w:r>
          </w:p>
        </w:tc>
        <w:tc>
          <w:tcPr>
            <w:tcW w:w="3960" w:type="dxa"/>
          </w:tcPr>
          <w:p w14:paraId="2B75FDE4" w14:textId="77777777" w:rsidR="002A29E0" w:rsidRDefault="002A29E0" w:rsidP="002A29E0">
            <w:pPr>
              <w:pStyle w:val="EngHang"/>
              <w:rPr>
                <w:lang w:eastAsia="zh-CN"/>
              </w:rPr>
            </w:pPr>
            <w:r w:rsidRPr="002A29E0">
              <w:rPr>
                <w:shd w:val="clear" w:color="auto" w:fill="FFFFFF"/>
                <w:lang w:eastAsia="zh-CN"/>
              </w:rPr>
              <w:t>You spoke to a dead man</w:t>
            </w:r>
          </w:p>
          <w:p w14:paraId="5C6AEB24" w14:textId="567A6290" w:rsidR="002A29E0" w:rsidRDefault="002A29E0" w:rsidP="002A29E0">
            <w:pPr>
              <w:pStyle w:val="EngHang"/>
              <w:rPr>
                <w:lang w:eastAsia="zh-CN"/>
              </w:rPr>
            </w:pPr>
            <w:r>
              <w:rPr>
                <w:shd w:val="clear" w:color="auto" w:fill="FFFFFF"/>
                <w:lang w:eastAsia="zh-CN"/>
              </w:rPr>
              <w:t>I</w:t>
            </w:r>
            <w:r w:rsidRPr="002A29E0">
              <w:rPr>
                <w:shd w:val="clear" w:color="auto" w:fill="FFFFFF"/>
                <w:lang w:eastAsia="zh-CN"/>
              </w:rPr>
              <w:t>n the grave;</w:t>
            </w:r>
          </w:p>
          <w:p w14:paraId="7F37DF81" w14:textId="77777777" w:rsidR="002A29E0" w:rsidRDefault="002A29E0" w:rsidP="002A29E0">
            <w:pPr>
              <w:pStyle w:val="EngHang"/>
              <w:rPr>
                <w:lang w:eastAsia="zh-CN"/>
              </w:rPr>
            </w:pPr>
            <w:r w:rsidRPr="002A29E0">
              <w:rPr>
                <w:shd w:val="clear" w:color="auto" w:fill="FFFFFF"/>
                <w:lang w:eastAsia="zh-CN"/>
              </w:rPr>
              <w:t>You transformed a serpent</w:t>
            </w:r>
          </w:p>
          <w:p w14:paraId="50F17348" w14:textId="45DB03A3" w:rsidR="002A29E0" w:rsidRPr="002A29E0" w:rsidRDefault="002A29E0" w:rsidP="002A29E0">
            <w:pPr>
              <w:pStyle w:val="EngHangEnd"/>
              <w:rPr>
                <w:rFonts w:ascii="Times New Roman" w:hAnsi="Times New Roman"/>
                <w:lang w:eastAsia="zh-CN"/>
              </w:rPr>
            </w:pPr>
            <w:r>
              <w:rPr>
                <w:shd w:val="clear" w:color="auto" w:fill="FFFFFF"/>
                <w:lang w:eastAsia="zh-CN"/>
              </w:rPr>
              <w:t>I</w:t>
            </w:r>
            <w:r w:rsidRPr="002A29E0">
              <w:rPr>
                <w:shd w:val="clear" w:color="auto" w:fill="FFFFFF"/>
                <w:lang w:eastAsia="zh-CN"/>
              </w:rPr>
              <w:t>nto gold.</w:t>
            </w:r>
          </w:p>
        </w:tc>
        <w:tc>
          <w:tcPr>
            <w:tcW w:w="288" w:type="dxa"/>
          </w:tcPr>
          <w:p w14:paraId="59E0739C" w14:textId="77777777" w:rsidR="002A29E0" w:rsidRDefault="002A29E0" w:rsidP="00D94D36">
            <w:pPr>
              <w:pStyle w:val="EngHang"/>
            </w:pPr>
          </w:p>
        </w:tc>
      </w:tr>
      <w:tr w:rsidR="002A29E0" w14:paraId="5A7848EA" w14:textId="77777777" w:rsidTr="00D94D36">
        <w:trPr>
          <w:cantSplit/>
          <w:jc w:val="center"/>
        </w:trPr>
        <w:tc>
          <w:tcPr>
            <w:tcW w:w="288" w:type="dxa"/>
          </w:tcPr>
          <w:p w14:paraId="6EE96383" w14:textId="77777777" w:rsidR="002A29E0" w:rsidRPr="00FB5ACB" w:rsidRDefault="002A29E0" w:rsidP="00D94D36">
            <w:pPr>
              <w:pStyle w:val="CopticCross"/>
            </w:pPr>
          </w:p>
        </w:tc>
        <w:tc>
          <w:tcPr>
            <w:tcW w:w="3960" w:type="dxa"/>
          </w:tcPr>
          <w:p w14:paraId="2C639A29" w14:textId="77777777" w:rsidR="002A29E0" w:rsidRDefault="002A29E0" w:rsidP="002A29E0">
            <w:pPr>
              <w:pStyle w:val="EngHang"/>
              <w:rPr>
                <w:lang w:eastAsia="zh-CN"/>
              </w:rPr>
            </w:pPr>
            <w:r w:rsidRPr="002A29E0">
              <w:rPr>
                <w:shd w:val="clear" w:color="auto" w:fill="FFFFFF"/>
                <w:lang w:eastAsia="zh-CN"/>
              </w:rPr>
              <w:t>Hail to you, O champion</w:t>
            </w:r>
          </w:p>
          <w:p w14:paraId="13DBA378" w14:textId="77777777" w:rsidR="002A29E0" w:rsidRDefault="002A29E0" w:rsidP="002A29E0">
            <w:pPr>
              <w:pStyle w:val="EngHang"/>
              <w:rPr>
                <w:lang w:eastAsia="zh-CN"/>
              </w:rPr>
            </w:pPr>
            <w:r w:rsidRPr="002A29E0">
              <w:rPr>
                <w:shd w:val="clear" w:color="auto" w:fill="FFFFFF"/>
                <w:lang w:eastAsia="zh-CN"/>
              </w:rPr>
              <w:t>Of the Council of Nicaea,</w:t>
            </w:r>
          </w:p>
          <w:p w14:paraId="7A0D890A" w14:textId="77777777" w:rsidR="002A29E0" w:rsidRDefault="002A29E0" w:rsidP="002A29E0">
            <w:pPr>
              <w:pStyle w:val="EngHang"/>
              <w:rPr>
                <w:lang w:eastAsia="zh-CN"/>
              </w:rPr>
            </w:pPr>
            <w:r w:rsidRPr="002A29E0">
              <w:rPr>
                <w:shd w:val="clear" w:color="auto" w:fill="FFFFFF"/>
                <w:lang w:eastAsia="zh-CN"/>
              </w:rPr>
              <w:t>Hail to you, O wonder-worker,</w:t>
            </w:r>
          </w:p>
          <w:p w14:paraId="4CC066CD" w14:textId="5B40C1DF" w:rsidR="002A29E0" w:rsidRPr="002A29E0" w:rsidRDefault="002A29E0" w:rsidP="002A29E0">
            <w:pPr>
              <w:pStyle w:val="EngHangEnd"/>
              <w:rPr>
                <w:rFonts w:ascii="Times New Roman" w:hAnsi="Times New Roman"/>
                <w:lang w:eastAsia="zh-CN"/>
              </w:rPr>
            </w:pPr>
            <w:r w:rsidRPr="002A29E0">
              <w:rPr>
                <w:shd w:val="clear" w:color="auto" w:fill="FFFFFF"/>
                <w:lang w:eastAsia="zh-CN"/>
              </w:rPr>
              <w:t>Abba Spyridon the Bishop.</w:t>
            </w:r>
          </w:p>
        </w:tc>
        <w:tc>
          <w:tcPr>
            <w:tcW w:w="288" w:type="dxa"/>
          </w:tcPr>
          <w:p w14:paraId="0C34A3B0" w14:textId="77777777" w:rsidR="002A29E0" w:rsidRDefault="002A29E0" w:rsidP="00D94D36">
            <w:pPr>
              <w:pStyle w:val="EngHang"/>
            </w:pPr>
          </w:p>
        </w:tc>
      </w:tr>
      <w:tr w:rsidR="002A29E0" w14:paraId="02153017" w14:textId="77777777" w:rsidTr="00D94D36">
        <w:trPr>
          <w:cantSplit/>
          <w:jc w:val="center"/>
        </w:trPr>
        <w:tc>
          <w:tcPr>
            <w:tcW w:w="288" w:type="dxa"/>
          </w:tcPr>
          <w:p w14:paraId="2F56E43D" w14:textId="4E813A6F" w:rsidR="002A29E0" w:rsidRPr="00FB5ACB" w:rsidRDefault="00D94D36" w:rsidP="00D94D36">
            <w:pPr>
              <w:pStyle w:val="CopticCross"/>
            </w:pPr>
            <w:r w:rsidRPr="00FB5ACB">
              <w:t>¿</w:t>
            </w:r>
          </w:p>
        </w:tc>
        <w:tc>
          <w:tcPr>
            <w:tcW w:w="3960" w:type="dxa"/>
          </w:tcPr>
          <w:p w14:paraId="68B416B3" w14:textId="77777777" w:rsidR="002A29E0" w:rsidRDefault="002A29E0" w:rsidP="002A29E0">
            <w:pPr>
              <w:pStyle w:val="EngHang"/>
              <w:rPr>
                <w:lang w:eastAsia="zh-CN"/>
              </w:rPr>
            </w:pPr>
            <w:r w:rsidRPr="002A29E0">
              <w:rPr>
                <w:shd w:val="clear" w:color="auto" w:fill="FFFFFF"/>
                <w:lang w:eastAsia="zh-CN"/>
              </w:rPr>
              <w:t> Pray to the Lord on our behalf,</w:t>
            </w:r>
          </w:p>
          <w:p w14:paraId="7F4635EA" w14:textId="77777777" w:rsidR="002A29E0" w:rsidRDefault="002A29E0" w:rsidP="002A29E0">
            <w:pPr>
              <w:pStyle w:val="EngHang"/>
              <w:rPr>
                <w:lang w:eastAsia="zh-CN"/>
              </w:rPr>
            </w:pPr>
            <w:r w:rsidRPr="002A29E0">
              <w:rPr>
                <w:shd w:val="clear" w:color="auto" w:fill="FFFFFF"/>
                <w:lang w:eastAsia="zh-CN"/>
              </w:rPr>
              <w:t>O our saintly and righteous father,</w:t>
            </w:r>
          </w:p>
          <w:p w14:paraId="1B8BF7C4" w14:textId="77777777" w:rsidR="002A29E0" w:rsidRDefault="002A29E0" w:rsidP="002A29E0">
            <w:pPr>
              <w:pStyle w:val="EngHang"/>
              <w:rPr>
                <w:lang w:eastAsia="zh-CN"/>
              </w:rPr>
            </w:pPr>
            <w:r w:rsidRPr="002A29E0">
              <w:rPr>
                <w:shd w:val="clear" w:color="auto" w:fill="FFFFFF"/>
                <w:lang w:eastAsia="zh-CN"/>
              </w:rPr>
              <w:t>Abba Spyridon the Bishop,</w:t>
            </w:r>
          </w:p>
          <w:p w14:paraId="337EC377" w14:textId="2D198AC2" w:rsidR="002A29E0" w:rsidRPr="002A29E0" w:rsidRDefault="002A29E0" w:rsidP="002A29E0">
            <w:pPr>
              <w:pStyle w:val="EngHangEnd"/>
              <w:rPr>
                <w:rFonts w:ascii="Times New Roman" w:hAnsi="Times New Roman"/>
                <w:lang w:eastAsia="zh-CN"/>
              </w:rPr>
            </w:pPr>
            <w:r w:rsidRPr="002A29E0">
              <w:rPr>
                <w:shd w:val="clear" w:color="auto" w:fill="FFFFFF"/>
                <w:lang w:eastAsia="zh-CN"/>
              </w:rPr>
              <w:t>That He may forgive us our sins.</w:t>
            </w:r>
          </w:p>
        </w:tc>
        <w:tc>
          <w:tcPr>
            <w:tcW w:w="288" w:type="dxa"/>
          </w:tcPr>
          <w:p w14:paraId="211D74C3" w14:textId="77777777" w:rsidR="002A29E0" w:rsidRDefault="002A29E0" w:rsidP="00D94D36">
            <w:pPr>
              <w:pStyle w:val="EngHang"/>
            </w:pPr>
          </w:p>
        </w:tc>
      </w:tr>
    </w:tbl>
    <w:p w14:paraId="598A6BCC" w14:textId="77777777" w:rsidR="005329C1" w:rsidRDefault="005329C1" w:rsidP="005329C1">
      <w:pPr>
        <w:pStyle w:val="Heading3"/>
      </w:pPr>
      <w:bookmarkStart w:id="1499" w:name="_Toc485884545"/>
      <w:r>
        <w:t>December 17 (18) / Koiak 21: Commemoration of the Theotokos</w:t>
      </w:r>
      <w:bookmarkEnd w:id="1499"/>
    </w:p>
    <w:p w14:paraId="2A71E82A" w14:textId="355044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EDC8594" w14:textId="77777777" w:rsidR="007F571C" w:rsidRDefault="007F571C" w:rsidP="007F571C">
      <w:pPr>
        <w:pStyle w:val="Heading3"/>
      </w:pPr>
      <w:bookmarkStart w:id="1500" w:name="_Toc485884546"/>
      <w:r>
        <w:t>December 17 (18) / Koiak 21: Also the Martyrdom of St. Barnabas, on</w:t>
      </w:r>
      <w:r w:rsidR="00743CE8">
        <w:t>e</w:t>
      </w:r>
      <w:r>
        <w:t xml:space="preserve"> of the Seventy Two</w:t>
      </w:r>
      <w:bookmarkEnd w:id="1500"/>
    </w:p>
    <w:p w14:paraId="2CFD651F" w14:textId="52C832F1" w:rsidR="007F571C" w:rsidRPr="007F571C"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01D0E63" w14:textId="77777777" w:rsidR="00CA0AB7" w:rsidRDefault="00CA0AB7" w:rsidP="00CA0AB7">
      <w:pPr>
        <w:pStyle w:val="Heading3"/>
      </w:pPr>
      <w:bookmarkStart w:id="1501" w:name="_Toc485884547"/>
      <w:r>
        <w:t>December 18 (19) / Koiak 22: Archangel Gabriel</w:t>
      </w:r>
      <w:r w:rsidR="00481AE5">
        <w:t xml:space="preserve"> (Consecration)</w:t>
      </w:r>
      <w:bookmarkEnd w:id="1501"/>
    </w:p>
    <w:p w14:paraId="45BDA150" w14:textId="2A529A45" w:rsidR="00CA0AB7" w:rsidRPr="00CA0AB7" w:rsidRDefault="002853EA" w:rsidP="002853EA">
      <w:pPr>
        <w:pStyle w:val="Rubric"/>
      </w:pPr>
      <w:r>
        <w:t xml:space="preserve">See </w:t>
      </w:r>
      <w:r>
        <w:fldChar w:fldCharType="begin"/>
      </w:r>
      <w:r>
        <w:instrText xml:space="preserve"> REF _Ref485107608 \h </w:instrText>
      </w:r>
      <w:r>
        <w:fldChar w:fldCharType="separate"/>
      </w:r>
      <w:r w:rsidR="000E2EAC">
        <w:t>March 26 / Phamenoth 30: Archangel Gabriel</w:t>
      </w:r>
      <w:r>
        <w:fldChar w:fldCharType="end"/>
      </w:r>
      <w:r w:rsidR="002409EF">
        <w:t>, page</w:t>
      </w:r>
      <w:r>
        <w:t xml:space="preserve"> </w:t>
      </w:r>
      <w:r>
        <w:fldChar w:fldCharType="begin"/>
      </w:r>
      <w:r>
        <w:instrText xml:space="preserve"> PAGEREF _Ref485107608 \h </w:instrText>
      </w:r>
      <w:r>
        <w:fldChar w:fldCharType="separate"/>
      </w:r>
      <w:r w:rsidR="000E2EAC">
        <w:rPr>
          <w:noProof/>
        </w:rPr>
        <w:t>1013</w:t>
      </w:r>
      <w:r>
        <w:fldChar w:fldCharType="end"/>
      </w:r>
      <w:r w:rsidR="00CA0AB7">
        <w:t>.</w:t>
      </w:r>
    </w:p>
    <w:p w14:paraId="78D35A39" w14:textId="31313210" w:rsidR="00D94D36" w:rsidRDefault="00D94D36" w:rsidP="00D94D36">
      <w:pPr>
        <w:pStyle w:val="Heading3"/>
      </w:pPr>
      <w:bookmarkStart w:id="1502" w:name="_Toc485884548"/>
      <w:r>
        <w:lastRenderedPageBreak/>
        <w:t>December 20 (21) / Koiak 24: St. Ignatius of Antioch</w:t>
      </w:r>
      <w:bookmarkEnd w:id="1502"/>
    </w:p>
    <w:p w14:paraId="2887E1AE" w14:textId="14F194FE" w:rsidR="00D94D36" w:rsidRDefault="00D94D36" w:rsidP="00D94D36">
      <w:pPr>
        <w:pStyle w:val="Heading4"/>
      </w:pPr>
      <w:bookmarkStart w:id="1503" w:name="_Ref472885708"/>
      <w:r>
        <w:t>The Doxology of St. Ignatius</w:t>
      </w:r>
      <w:r>
        <w:rPr>
          <w:rStyle w:val="FootnoteReference"/>
        </w:rPr>
        <w:footnoteReference w:id="1030"/>
      </w:r>
      <w:bookmarkEnd w:id="15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94D36" w14:paraId="6AD13165" w14:textId="77777777" w:rsidTr="00D94D36">
        <w:trPr>
          <w:cantSplit/>
          <w:jc w:val="center"/>
        </w:trPr>
        <w:tc>
          <w:tcPr>
            <w:tcW w:w="288" w:type="dxa"/>
          </w:tcPr>
          <w:p w14:paraId="7FE99DAF" w14:textId="77777777" w:rsidR="00D94D36" w:rsidRDefault="00D94D36" w:rsidP="00D94D36">
            <w:pPr>
              <w:pStyle w:val="CopticCross"/>
            </w:pPr>
          </w:p>
        </w:tc>
        <w:tc>
          <w:tcPr>
            <w:tcW w:w="3960" w:type="dxa"/>
          </w:tcPr>
          <w:p w14:paraId="08CA32EE" w14:textId="77777777" w:rsidR="00D94D36" w:rsidRPr="00D94D36" w:rsidRDefault="00D94D36" w:rsidP="00D94D36">
            <w:pPr>
              <w:pStyle w:val="EngHang"/>
              <w:rPr>
                <w:lang w:eastAsia="zh-CN"/>
              </w:rPr>
            </w:pPr>
            <w:r w:rsidRPr="00D94D36">
              <w:rPr>
                <w:lang w:eastAsia="zh-CN"/>
              </w:rPr>
              <w:t>You became a successor</w:t>
            </w:r>
          </w:p>
          <w:p w14:paraId="50108A55" w14:textId="77777777" w:rsidR="00D94D36" w:rsidRPr="00D94D36" w:rsidRDefault="00D94D36" w:rsidP="00D94D36">
            <w:pPr>
              <w:pStyle w:val="EngHang"/>
              <w:rPr>
                <w:lang w:eastAsia="zh-CN"/>
              </w:rPr>
            </w:pPr>
            <w:r w:rsidRPr="00D94D36">
              <w:rPr>
                <w:lang w:eastAsia="zh-CN"/>
              </w:rPr>
              <w:t>To the Apostolic Throne,</w:t>
            </w:r>
          </w:p>
          <w:p w14:paraId="2597CFB9" w14:textId="77777777" w:rsidR="00D94D36" w:rsidRPr="00D94D36" w:rsidRDefault="00D94D36" w:rsidP="00D94D36">
            <w:pPr>
              <w:pStyle w:val="EngHang"/>
              <w:rPr>
                <w:lang w:eastAsia="zh-CN"/>
              </w:rPr>
            </w:pPr>
            <w:r w:rsidRPr="00D94D36">
              <w:rPr>
                <w:lang w:eastAsia="zh-CN"/>
              </w:rPr>
              <w:t>By walking in the way of</w:t>
            </w:r>
          </w:p>
          <w:p w14:paraId="3A3EF851" w14:textId="050D69C8" w:rsidR="00D94D36" w:rsidRPr="002A29E0" w:rsidRDefault="00D94D36" w:rsidP="00D94D36">
            <w:pPr>
              <w:pStyle w:val="EngHangEnd"/>
              <w:rPr>
                <w:rFonts w:ascii="Times New Roman" w:hAnsi="Times New Roman"/>
                <w:lang w:eastAsia="zh-CN"/>
              </w:rPr>
            </w:pPr>
            <w:r w:rsidRPr="00D94D36">
              <w:rPr>
                <w:lang w:eastAsia="zh-CN"/>
              </w:rPr>
              <w:t>The Apostles.</w:t>
            </w:r>
          </w:p>
        </w:tc>
        <w:tc>
          <w:tcPr>
            <w:tcW w:w="288" w:type="dxa"/>
          </w:tcPr>
          <w:p w14:paraId="1CC91FAF" w14:textId="77777777" w:rsidR="00D94D36" w:rsidRDefault="00D94D36" w:rsidP="00D94D36">
            <w:pPr>
              <w:pStyle w:val="EngHang"/>
            </w:pPr>
          </w:p>
        </w:tc>
      </w:tr>
      <w:tr w:rsidR="00D94D36" w14:paraId="48F78C77" w14:textId="77777777" w:rsidTr="00D94D36">
        <w:trPr>
          <w:cantSplit/>
          <w:jc w:val="center"/>
        </w:trPr>
        <w:tc>
          <w:tcPr>
            <w:tcW w:w="288" w:type="dxa"/>
          </w:tcPr>
          <w:p w14:paraId="7660F210" w14:textId="77777777" w:rsidR="00D94D36" w:rsidRDefault="00D94D36" w:rsidP="00D94D36">
            <w:pPr>
              <w:pStyle w:val="CopticCross"/>
            </w:pPr>
            <w:r w:rsidRPr="00FB5ACB">
              <w:t>¿</w:t>
            </w:r>
          </w:p>
        </w:tc>
        <w:tc>
          <w:tcPr>
            <w:tcW w:w="3960" w:type="dxa"/>
          </w:tcPr>
          <w:p w14:paraId="1066EE71"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Through the practice of virtue</w:t>
            </w:r>
          </w:p>
          <w:p w14:paraId="57D62D35" w14:textId="77777777" w:rsidR="00D94D36" w:rsidRPr="00D94D36" w:rsidRDefault="00D94D36" w:rsidP="00D94D36">
            <w:pPr>
              <w:pStyle w:val="EngHang"/>
              <w:rPr>
                <w:rFonts w:ascii="Times" w:hAnsi="Times"/>
                <w:lang w:eastAsia="zh-CN"/>
              </w:rPr>
            </w:pPr>
            <w:r w:rsidRPr="00D94D36">
              <w:rPr>
                <w:rFonts w:ascii="Times" w:hAnsi="Times"/>
                <w:lang w:eastAsia="zh-CN"/>
              </w:rPr>
              <w:t>You discovered the way</w:t>
            </w:r>
          </w:p>
          <w:p w14:paraId="4E912105" w14:textId="77777777" w:rsidR="00D94D36" w:rsidRPr="00D94D36" w:rsidRDefault="00D94D36" w:rsidP="00D94D36">
            <w:pPr>
              <w:pStyle w:val="EngHang"/>
              <w:rPr>
                <w:rFonts w:ascii="Times" w:hAnsi="Times"/>
                <w:lang w:eastAsia="zh-CN"/>
              </w:rPr>
            </w:pPr>
            <w:r w:rsidRPr="00D94D36">
              <w:rPr>
                <w:rFonts w:ascii="Times" w:hAnsi="Times"/>
                <w:lang w:eastAsia="zh-CN"/>
              </w:rPr>
              <w:t>To divine contemplation,</w:t>
            </w:r>
          </w:p>
          <w:p w14:paraId="5B9C29A2" w14:textId="6375556E" w:rsidR="00D94D36" w:rsidRPr="00D94D36" w:rsidRDefault="00D94D36" w:rsidP="00D94D36">
            <w:pPr>
              <w:pStyle w:val="EngHangEnd"/>
              <w:rPr>
                <w:lang w:eastAsia="zh-CN"/>
              </w:rPr>
            </w:pPr>
            <w:r w:rsidRPr="00D94D36">
              <w:rPr>
                <w:lang w:eastAsia="zh-CN"/>
              </w:rPr>
              <w:t>O divinely-inspired one.</w:t>
            </w:r>
          </w:p>
        </w:tc>
        <w:tc>
          <w:tcPr>
            <w:tcW w:w="288" w:type="dxa"/>
          </w:tcPr>
          <w:p w14:paraId="10F603AC" w14:textId="77777777" w:rsidR="00D94D36" w:rsidRDefault="00D94D36" w:rsidP="00D94D36">
            <w:pPr>
              <w:pStyle w:val="EngHang"/>
            </w:pPr>
          </w:p>
        </w:tc>
      </w:tr>
      <w:tr w:rsidR="00D94D36" w14:paraId="43BF70A2" w14:textId="77777777" w:rsidTr="00D94D36">
        <w:trPr>
          <w:cantSplit/>
          <w:jc w:val="center"/>
        </w:trPr>
        <w:tc>
          <w:tcPr>
            <w:tcW w:w="288" w:type="dxa"/>
          </w:tcPr>
          <w:p w14:paraId="5BD486CC" w14:textId="77777777" w:rsidR="00D94D36" w:rsidRDefault="00D94D36" w:rsidP="00D94D36">
            <w:pPr>
              <w:pStyle w:val="CopticCross"/>
            </w:pPr>
          </w:p>
        </w:tc>
        <w:tc>
          <w:tcPr>
            <w:tcW w:w="3960" w:type="dxa"/>
          </w:tcPr>
          <w:p w14:paraId="48A7C70E"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 defended the faith,</w:t>
            </w:r>
          </w:p>
          <w:p w14:paraId="678C3E26" w14:textId="77777777" w:rsidR="00D94D36" w:rsidRPr="00D94D36" w:rsidRDefault="00D94D36" w:rsidP="00D94D36">
            <w:pPr>
              <w:pStyle w:val="EngHang"/>
              <w:rPr>
                <w:rFonts w:ascii="Times" w:hAnsi="Times"/>
                <w:lang w:eastAsia="zh-CN"/>
              </w:rPr>
            </w:pPr>
            <w:r w:rsidRPr="00D94D36">
              <w:rPr>
                <w:rFonts w:ascii="Times" w:hAnsi="Times"/>
                <w:lang w:eastAsia="zh-CN"/>
              </w:rPr>
              <w:t>By teaching the word of truth</w:t>
            </w:r>
          </w:p>
          <w:p w14:paraId="0A391E63" w14:textId="77777777" w:rsidR="00D94D36" w:rsidRPr="00D94D36" w:rsidRDefault="00D94D36" w:rsidP="00D94D36">
            <w:pPr>
              <w:pStyle w:val="EngHang"/>
              <w:rPr>
                <w:rFonts w:ascii="Times" w:hAnsi="Times"/>
                <w:lang w:eastAsia="zh-CN"/>
              </w:rPr>
            </w:pPr>
            <w:r w:rsidRPr="00D94D36">
              <w:rPr>
                <w:rFonts w:ascii="Times" w:hAnsi="Times"/>
                <w:lang w:eastAsia="zh-CN"/>
              </w:rPr>
              <w:t>Without error,</w:t>
            </w:r>
          </w:p>
          <w:p w14:paraId="3E3E395D" w14:textId="0D8D29CE" w:rsidR="00D94D36" w:rsidRPr="00D94D36" w:rsidRDefault="00D94D36" w:rsidP="00D94D36">
            <w:pPr>
              <w:pStyle w:val="EngHangEnd"/>
              <w:rPr>
                <w:lang w:eastAsia="zh-CN"/>
              </w:rPr>
            </w:pPr>
            <w:r w:rsidRPr="00D94D36">
              <w:rPr>
                <w:lang w:eastAsia="zh-CN"/>
              </w:rPr>
              <w:t>Even shedding your blood:</w:t>
            </w:r>
          </w:p>
        </w:tc>
        <w:tc>
          <w:tcPr>
            <w:tcW w:w="288" w:type="dxa"/>
          </w:tcPr>
          <w:p w14:paraId="742B7F4C" w14:textId="77777777" w:rsidR="00D94D36" w:rsidRDefault="00D94D36" w:rsidP="00D94D36">
            <w:pPr>
              <w:pStyle w:val="EngHang"/>
            </w:pPr>
          </w:p>
        </w:tc>
      </w:tr>
      <w:tr w:rsidR="00D94D36" w14:paraId="6C353B88" w14:textId="77777777" w:rsidTr="00D94D36">
        <w:trPr>
          <w:cantSplit/>
          <w:jc w:val="center"/>
        </w:trPr>
        <w:tc>
          <w:tcPr>
            <w:tcW w:w="288" w:type="dxa"/>
          </w:tcPr>
          <w:p w14:paraId="2250D198" w14:textId="77777777" w:rsidR="00D94D36" w:rsidRDefault="00D94D36" w:rsidP="00D94D36">
            <w:pPr>
              <w:pStyle w:val="CopticCross"/>
            </w:pPr>
            <w:r w:rsidRPr="00FB5ACB">
              <w:t>¿</w:t>
            </w:r>
          </w:p>
        </w:tc>
        <w:tc>
          <w:tcPr>
            <w:tcW w:w="3960" w:type="dxa"/>
          </w:tcPr>
          <w:p w14:paraId="59646F8A"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Your victorious struggle,</w:t>
            </w:r>
          </w:p>
          <w:p w14:paraId="7D17DF2A" w14:textId="77777777" w:rsidR="00D94D36" w:rsidRPr="00D94D36" w:rsidRDefault="00D94D36" w:rsidP="00D94D36">
            <w:pPr>
              <w:pStyle w:val="EngHang"/>
              <w:rPr>
                <w:rFonts w:ascii="Times" w:hAnsi="Times"/>
                <w:lang w:eastAsia="zh-CN"/>
              </w:rPr>
            </w:pPr>
            <w:r w:rsidRPr="00D94D36">
              <w:rPr>
                <w:rFonts w:ascii="Times" w:hAnsi="Times"/>
                <w:lang w:eastAsia="zh-CN"/>
              </w:rPr>
              <w:t>Proclaiming the One who IS,</w:t>
            </w:r>
          </w:p>
          <w:p w14:paraId="17D94CE4" w14:textId="77777777" w:rsidR="00D94D36" w:rsidRPr="00D94D36" w:rsidRDefault="00D94D36" w:rsidP="00D94D36">
            <w:pPr>
              <w:pStyle w:val="EngHang"/>
              <w:rPr>
                <w:rFonts w:ascii="Times" w:hAnsi="Times"/>
                <w:lang w:eastAsia="zh-CN"/>
              </w:rPr>
            </w:pPr>
            <w:r w:rsidRPr="00D94D36">
              <w:rPr>
                <w:rFonts w:ascii="Times" w:hAnsi="Times"/>
                <w:lang w:eastAsia="zh-CN"/>
              </w:rPr>
              <w:t>Who is born of the Virgin,</w:t>
            </w:r>
          </w:p>
          <w:p w14:paraId="7E6FFEA0" w14:textId="7E3AB3E4" w:rsidR="00D94D36" w:rsidRPr="00D94D36" w:rsidRDefault="00D94D36" w:rsidP="00D94D36">
            <w:pPr>
              <w:pStyle w:val="EngHangEnd"/>
              <w:rPr>
                <w:lang w:eastAsia="zh-CN"/>
              </w:rPr>
            </w:pPr>
            <w:r w:rsidRPr="00D94D36">
              <w:rPr>
                <w:lang w:eastAsia="zh-CN"/>
              </w:rPr>
              <w:t>stirs joyous celebration in us.</w:t>
            </w:r>
          </w:p>
        </w:tc>
        <w:tc>
          <w:tcPr>
            <w:tcW w:w="288" w:type="dxa"/>
          </w:tcPr>
          <w:p w14:paraId="298847BF" w14:textId="77777777" w:rsidR="00D94D36" w:rsidRDefault="00D94D36" w:rsidP="00D94D36">
            <w:pPr>
              <w:pStyle w:val="EngHang"/>
            </w:pPr>
          </w:p>
        </w:tc>
      </w:tr>
      <w:tr w:rsidR="00D94D36" w14:paraId="1F0ED6F9" w14:textId="77777777" w:rsidTr="00D94D36">
        <w:trPr>
          <w:cantSplit/>
          <w:jc w:val="center"/>
        </w:trPr>
        <w:tc>
          <w:tcPr>
            <w:tcW w:w="288" w:type="dxa"/>
          </w:tcPr>
          <w:p w14:paraId="5139C5BE" w14:textId="77777777" w:rsidR="00D94D36" w:rsidRPr="00FB5ACB" w:rsidRDefault="00D94D36" w:rsidP="00D94D36">
            <w:pPr>
              <w:pStyle w:val="CopticCross"/>
            </w:pPr>
          </w:p>
        </w:tc>
        <w:tc>
          <w:tcPr>
            <w:tcW w:w="3960" w:type="dxa"/>
          </w:tcPr>
          <w:p w14:paraId="4D58E170"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In your eagerness</w:t>
            </w:r>
          </w:p>
          <w:p w14:paraId="65CD6A77" w14:textId="77777777" w:rsidR="00D94D36" w:rsidRPr="00D94D36" w:rsidRDefault="00D94D36" w:rsidP="00D94D36">
            <w:pPr>
              <w:pStyle w:val="EngHang"/>
              <w:rPr>
                <w:rFonts w:ascii="Times" w:hAnsi="Times"/>
                <w:lang w:eastAsia="zh-CN"/>
              </w:rPr>
            </w:pPr>
            <w:r w:rsidRPr="00D94D36">
              <w:rPr>
                <w:rFonts w:ascii="Times" w:hAnsi="Times"/>
                <w:lang w:eastAsia="zh-CN"/>
              </w:rPr>
              <w:t>To possess Him forever,</w:t>
            </w:r>
          </w:p>
          <w:p w14:paraId="147A3CD6" w14:textId="77777777" w:rsidR="00D94D36" w:rsidRPr="00D94D36" w:rsidRDefault="00D94D36" w:rsidP="00D94D36">
            <w:pPr>
              <w:pStyle w:val="EngHang"/>
              <w:rPr>
                <w:rFonts w:ascii="Times" w:hAnsi="Times"/>
                <w:lang w:eastAsia="zh-CN"/>
              </w:rPr>
            </w:pPr>
            <w:r w:rsidRPr="00D94D36">
              <w:rPr>
                <w:rFonts w:ascii="Times" w:hAnsi="Times"/>
                <w:lang w:eastAsia="zh-CN"/>
              </w:rPr>
              <w:t>You rushed to be devoured</w:t>
            </w:r>
          </w:p>
          <w:p w14:paraId="7A7505F5" w14:textId="024C6C30" w:rsidR="00D94D36" w:rsidRPr="00D94D36" w:rsidRDefault="00D94D36" w:rsidP="00D94D36">
            <w:pPr>
              <w:pStyle w:val="EngHangEnd"/>
              <w:rPr>
                <w:lang w:eastAsia="zh-CN"/>
              </w:rPr>
            </w:pPr>
            <w:r w:rsidRPr="00D94D36">
              <w:rPr>
                <w:lang w:eastAsia="zh-CN"/>
              </w:rPr>
              <w:t>By the wild animals.</w:t>
            </w:r>
          </w:p>
        </w:tc>
        <w:tc>
          <w:tcPr>
            <w:tcW w:w="288" w:type="dxa"/>
          </w:tcPr>
          <w:p w14:paraId="76726EBA" w14:textId="77777777" w:rsidR="00D94D36" w:rsidRDefault="00D94D36" w:rsidP="00D94D36">
            <w:pPr>
              <w:pStyle w:val="EngHang"/>
            </w:pPr>
          </w:p>
        </w:tc>
      </w:tr>
      <w:tr w:rsidR="00D94D36" w14:paraId="427BAFC6" w14:textId="77777777" w:rsidTr="00D94D36">
        <w:trPr>
          <w:cantSplit/>
          <w:jc w:val="center"/>
        </w:trPr>
        <w:tc>
          <w:tcPr>
            <w:tcW w:w="288" w:type="dxa"/>
          </w:tcPr>
          <w:p w14:paraId="1759DC9C" w14:textId="6A04B73C" w:rsidR="00D94D36" w:rsidRPr="00FB5ACB" w:rsidRDefault="00D94D36" w:rsidP="00D94D36">
            <w:pPr>
              <w:pStyle w:val="CopticCross"/>
            </w:pPr>
            <w:r w:rsidRPr="00FB5ACB">
              <w:lastRenderedPageBreak/>
              <w:t>¿</w:t>
            </w:r>
          </w:p>
        </w:tc>
        <w:tc>
          <w:tcPr>
            <w:tcW w:w="3960" w:type="dxa"/>
          </w:tcPr>
          <w:p w14:paraId="74BF7C0A" w14:textId="77777777" w:rsidR="00D94D36" w:rsidRPr="00D94D36" w:rsidRDefault="00D94D36" w:rsidP="00D94D36">
            <w:pPr>
              <w:pStyle w:val="EngHang"/>
              <w:rPr>
                <w:rFonts w:ascii="Times New Roman" w:hAnsi="Times New Roman"/>
                <w:lang w:eastAsia="zh-CN"/>
              </w:rPr>
            </w:pPr>
            <w:r w:rsidRPr="002A29E0">
              <w:rPr>
                <w:shd w:val="clear" w:color="auto" w:fill="FFFFFF"/>
                <w:lang w:eastAsia="zh-CN"/>
              </w:rPr>
              <w:t> </w:t>
            </w:r>
            <w:r w:rsidRPr="00D94D36">
              <w:rPr>
                <w:rFonts w:ascii="Times" w:hAnsi="Times"/>
                <w:shd w:val="clear" w:color="auto" w:fill="FFFFFF"/>
                <w:lang w:eastAsia="zh-CN"/>
              </w:rPr>
              <w:t>Therefore, you were called</w:t>
            </w:r>
          </w:p>
          <w:p w14:paraId="7106755B" w14:textId="77777777" w:rsidR="00D94D36" w:rsidRPr="00D94D36" w:rsidRDefault="00D94D36" w:rsidP="00D94D36">
            <w:pPr>
              <w:pStyle w:val="EngHang"/>
              <w:rPr>
                <w:rFonts w:ascii="Times" w:hAnsi="Times"/>
                <w:lang w:eastAsia="zh-CN"/>
              </w:rPr>
            </w:pPr>
            <w:r w:rsidRPr="00D94D36">
              <w:rPr>
                <w:rFonts w:ascii="Times" w:hAnsi="Times"/>
                <w:lang w:eastAsia="zh-CN"/>
              </w:rPr>
              <w:t>The bearer of God,</w:t>
            </w:r>
          </w:p>
          <w:p w14:paraId="1FD1094A" w14:textId="77777777" w:rsidR="00D94D36" w:rsidRPr="00D94D36" w:rsidRDefault="00D94D36" w:rsidP="00D94D36">
            <w:pPr>
              <w:pStyle w:val="EngHang"/>
              <w:rPr>
                <w:rFonts w:ascii="Times" w:hAnsi="Times"/>
                <w:lang w:eastAsia="zh-CN"/>
              </w:rPr>
            </w:pPr>
            <w:r w:rsidRPr="00D94D36">
              <w:rPr>
                <w:rFonts w:ascii="Times" w:hAnsi="Times"/>
                <w:lang w:eastAsia="zh-CN"/>
              </w:rPr>
              <w:t>O our father,</w:t>
            </w:r>
          </w:p>
          <w:p w14:paraId="22B12B0E" w14:textId="32C1ADD8" w:rsidR="00D94D36" w:rsidRPr="00D94D36" w:rsidRDefault="00D94D36" w:rsidP="00D94D36">
            <w:pPr>
              <w:pStyle w:val="EngHangEnd"/>
              <w:rPr>
                <w:lang w:eastAsia="zh-CN"/>
              </w:rPr>
            </w:pPr>
            <w:r w:rsidRPr="00D94D36">
              <w:rPr>
                <w:lang w:eastAsia="zh-CN"/>
              </w:rPr>
              <w:t>The glorious Ignatius!</w:t>
            </w:r>
          </w:p>
        </w:tc>
        <w:tc>
          <w:tcPr>
            <w:tcW w:w="288" w:type="dxa"/>
          </w:tcPr>
          <w:p w14:paraId="01CD77DB" w14:textId="77777777" w:rsidR="00D94D36" w:rsidRDefault="00D94D36" w:rsidP="00D94D36">
            <w:pPr>
              <w:pStyle w:val="EngHang"/>
            </w:pPr>
          </w:p>
        </w:tc>
      </w:tr>
      <w:tr w:rsidR="00D94D36" w14:paraId="1C66CE84" w14:textId="77777777" w:rsidTr="00D94D36">
        <w:trPr>
          <w:cantSplit/>
          <w:trHeight w:val="1758"/>
          <w:jc w:val="center"/>
        </w:trPr>
        <w:tc>
          <w:tcPr>
            <w:tcW w:w="288" w:type="dxa"/>
          </w:tcPr>
          <w:p w14:paraId="47F89316" w14:textId="77777777" w:rsidR="00D94D36" w:rsidRPr="00FB5ACB" w:rsidRDefault="00D94D36" w:rsidP="00D94D36">
            <w:pPr>
              <w:pStyle w:val="CopticCross"/>
            </w:pPr>
          </w:p>
        </w:tc>
        <w:tc>
          <w:tcPr>
            <w:tcW w:w="3960" w:type="dxa"/>
          </w:tcPr>
          <w:p w14:paraId="08639406" w14:textId="77777777" w:rsidR="00D94D36" w:rsidRPr="00D94D36" w:rsidRDefault="00D94D36" w:rsidP="00D94D36">
            <w:pPr>
              <w:pStyle w:val="EngHang"/>
              <w:rPr>
                <w:rFonts w:ascii="Times New Roman" w:hAnsi="Times New Roman"/>
                <w:lang w:eastAsia="zh-CN"/>
              </w:rPr>
            </w:pPr>
            <w:r w:rsidRPr="00D94D36">
              <w:rPr>
                <w:rFonts w:ascii="Times" w:hAnsi="Times"/>
                <w:shd w:val="clear" w:color="auto" w:fill="FFFFFF"/>
                <w:lang w:eastAsia="zh-CN"/>
              </w:rPr>
              <w:t>Pray to the Lord on our behalf,</w:t>
            </w:r>
          </w:p>
          <w:p w14:paraId="6F32576F" w14:textId="77777777" w:rsidR="00D94D36" w:rsidRPr="00D94D36" w:rsidRDefault="00D94D36" w:rsidP="00D94D36">
            <w:pPr>
              <w:pStyle w:val="EngHang"/>
              <w:rPr>
                <w:rFonts w:ascii="Times" w:hAnsi="Times"/>
                <w:lang w:eastAsia="zh-CN"/>
              </w:rPr>
            </w:pPr>
            <w:r w:rsidRPr="00D94D36">
              <w:rPr>
                <w:rFonts w:ascii="Times" w:hAnsi="Times"/>
                <w:lang w:eastAsia="zh-CN"/>
              </w:rPr>
              <w:t>O our saintly father the bishop,</w:t>
            </w:r>
          </w:p>
          <w:p w14:paraId="7951326F" w14:textId="77777777" w:rsidR="00D94D36" w:rsidRPr="00D94D36" w:rsidRDefault="00D94D36" w:rsidP="00D94D36">
            <w:pPr>
              <w:pStyle w:val="EngHang"/>
              <w:rPr>
                <w:rFonts w:ascii="Times" w:hAnsi="Times"/>
                <w:lang w:eastAsia="zh-CN"/>
              </w:rPr>
            </w:pPr>
            <w:r w:rsidRPr="00D94D36">
              <w:rPr>
                <w:rFonts w:ascii="Times" w:hAnsi="Times"/>
                <w:lang w:eastAsia="zh-CN"/>
              </w:rPr>
              <w:t>St. Ignatius the Martyr,</w:t>
            </w:r>
          </w:p>
          <w:p w14:paraId="262F8664" w14:textId="2C9E3BE1" w:rsidR="00D94D36" w:rsidRPr="00D94D36" w:rsidRDefault="00D94D36" w:rsidP="00D94D36">
            <w:pPr>
              <w:pStyle w:val="EngHangEnd"/>
              <w:rPr>
                <w:lang w:eastAsia="zh-CN"/>
              </w:rPr>
            </w:pPr>
            <w:r w:rsidRPr="00D94D36">
              <w:rPr>
                <w:lang w:eastAsia="zh-CN"/>
              </w:rPr>
              <w:t>That He may forgive us our sins.</w:t>
            </w:r>
          </w:p>
        </w:tc>
        <w:tc>
          <w:tcPr>
            <w:tcW w:w="288" w:type="dxa"/>
          </w:tcPr>
          <w:p w14:paraId="0843642D" w14:textId="77777777" w:rsidR="00D94D36" w:rsidRDefault="00D94D36" w:rsidP="00D94D36">
            <w:pPr>
              <w:pStyle w:val="EngHang"/>
            </w:pPr>
          </w:p>
        </w:tc>
      </w:tr>
    </w:tbl>
    <w:p w14:paraId="16E2607E" w14:textId="77777777" w:rsidR="009F60F1" w:rsidRDefault="009F60F1" w:rsidP="009F60F1">
      <w:pPr>
        <w:pStyle w:val="Heading3"/>
      </w:pPr>
      <w:bookmarkStart w:id="1504" w:name="_Toc485884549"/>
      <w:r>
        <w:t>December 20 (21) / Koiak 24: The Birth of St. Takle Haymanot</w:t>
      </w:r>
      <w:bookmarkEnd w:id="1504"/>
    </w:p>
    <w:p w14:paraId="059C80DE" w14:textId="20B104FC" w:rsidR="009F60F1" w:rsidRDefault="009F60F1" w:rsidP="009F60F1">
      <w:pPr>
        <w:pStyle w:val="Rubric"/>
      </w:pPr>
      <w:r>
        <w:t>See</w:t>
      </w:r>
      <w:r w:rsidR="006D6137">
        <w:t xml:space="preserve"> </w:t>
      </w:r>
      <w:r w:rsidR="006D6137">
        <w:fldChar w:fldCharType="begin"/>
      </w:r>
      <w:r w:rsidR="006D6137">
        <w:instrText xml:space="preserve"> REF _Ref485109122 \h </w:instrText>
      </w:r>
      <w:r w:rsidR="006D6137">
        <w:fldChar w:fldCharType="separate"/>
      </w:r>
      <w:r w:rsidR="000E2EAC">
        <w:t>August 17 / Mesori 24: Departure of St. Takle Haymanot</w:t>
      </w:r>
      <w:r w:rsidR="006D6137">
        <w:fldChar w:fldCharType="end"/>
      </w:r>
      <w:r w:rsidR="002409EF">
        <w:t>, page</w:t>
      </w:r>
      <w:r w:rsidR="006D6137">
        <w:t xml:space="preserve"> </w:t>
      </w:r>
      <w:r w:rsidR="006D6137">
        <w:fldChar w:fldCharType="begin"/>
      </w:r>
      <w:r w:rsidR="006D6137">
        <w:instrText xml:space="preserve"> PAGEREF _Ref485109128 \h </w:instrText>
      </w:r>
      <w:r w:rsidR="006D6137">
        <w:fldChar w:fldCharType="separate"/>
      </w:r>
      <w:r w:rsidR="000E2EAC">
        <w:rPr>
          <w:noProof/>
        </w:rPr>
        <w:t>1126</w:t>
      </w:r>
      <w:r w:rsidR="006D6137">
        <w:fldChar w:fldCharType="end"/>
      </w:r>
      <w:r>
        <w:t>.</w:t>
      </w:r>
    </w:p>
    <w:p w14:paraId="600875E0" w14:textId="77777777" w:rsidR="00FF5FF3" w:rsidRDefault="00FF5FF3" w:rsidP="00FF5FF3">
      <w:pPr>
        <w:pStyle w:val="Heading3"/>
      </w:pPr>
      <w:bookmarkStart w:id="1505" w:name="_Toc485884550"/>
      <w:r>
        <w:t>December 21 (22) / Koiak 25: St. John Kami</w:t>
      </w:r>
      <w:bookmarkEnd w:id="1505"/>
    </w:p>
    <w:p w14:paraId="3F9EF92D" w14:textId="77777777" w:rsidR="00810F04" w:rsidRPr="00810F04" w:rsidRDefault="00810F04" w:rsidP="00810F04">
      <w:pPr>
        <w:pStyle w:val="Heading4"/>
      </w:pPr>
      <w:bookmarkStart w:id="1506" w:name="_Ref434491108"/>
      <w:r>
        <w:t>The Doxology for St. John Kami</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074B3334" w:rsidR="00F74D12" w:rsidRDefault="00F74D12" w:rsidP="00F74D12">
            <w:pPr>
              <w:pStyle w:val="EngHang"/>
            </w:pPr>
            <w:r>
              <w:t>You</w:t>
            </w:r>
            <w:r w:rsidR="001376CA">
              <w:t>r</w:t>
            </w:r>
            <w:r>
              <w:t xml:space="preserve">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lastRenderedPageBreak/>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507" w:name="_Toc485884551"/>
      <w:r>
        <w:t>December 24 (25) / Koiak 28: Nativity Preparation Day</w:t>
      </w:r>
      <w:bookmarkEnd w:id="150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508" w:name="_Ref434477504"/>
      <w:r>
        <w:lastRenderedPageBreak/>
        <w:t>The Doxology</w:t>
      </w:r>
      <w:r w:rsidR="00E21EA3">
        <w:t xml:space="preserve"> for the Preparation Day of Nativity</w:t>
      </w:r>
      <w:bookmarkEnd w:id="15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r>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509"/>
            <w:r>
              <w:t>Theotokos</w:t>
            </w:r>
            <w:commentRangeEnd w:id="1509"/>
            <w:r>
              <w:rPr>
                <w:rStyle w:val="CommentReference"/>
                <w:rFonts w:ascii="Times New Roman" w:eastAsiaTheme="minorHAnsi" w:hAnsi="Times New Roman" w:cstheme="minorBidi"/>
                <w:color w:val="auto"/>
              </w:rPr>
              <w:commentReference w:id="1509"/>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2448FA00" w:rsidR="006A0382" w:rsidRDefault="006A0382" w:rsidP="00996B65">
            <w:pPr>
              <w:pStyle w:val="EngHang"/>
            </w:pPr>
            <w:r>
              <w:t xml:space="preserve">You </w:t>
            </w:r>
            <w:r w:rsidR="00B35013">
              <w:t xml:space="preserve">are </w:t>
            </w:r>
            <w:r>
              <w:t>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lastRenderedPageBreak/>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bookmarkStart w:id="1510" w:name="_Toc485884552"/>
      <w:r>
        <w:t>December 25 (26) / Koiak 29: The Feast of the Nativity</w:t>
      </w:r>
      <w:bookmarkEnd w:id="1510"/>
    </w:p>
    <w:p w14:paraId="5E44D536" w14:textId="77777777" w:rsidR="00FF5FF3" w:rsidRPr="00FF5FF3" w:rsidRDefault="00FF5FF3" w:rsidP="00FF5FF3">
      <w:pPr>
        <w:pStyle w:val="Rubric"/>
      </w:pPr>
      <w:r>
        <w:t>The Joyful Tune is used until the Feast of the Wedding of Cana of Galilee on January 8 (9) / Tobi 13, inclusive.</w:t>
      </w:r>
    </w:p>
    <w:p w14:paraId="136F8184" w14:textId="4B7C554D" w:rsidR="00BE67B3" w:rsidRPr="00BE67B3" w:rsidRDefault="00BE67B3" w:rsidP="00BE67B3">
      <w:pPr>
        <w:pStyle w:val="Heading4"/>
        <w:rPr>
          <w:rFonts w:ascii="Arial Unicode MS" w:eastAsia="Arial Unicode MS" w:hAnsi="Arial Unicode MS" w:cs="Arial Unicode MS"/>
        </w:rPr>
      </w:pPr>
      <w:bookmarkStart w:id="1511" w:name="_Ref434477532"/>
      <w:r>
        <w:lastRenderedPageBreak/>
        <w:t>The Verses of the Cymbals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67B3" w14:paraId="63879876" w14:textId="77777777" w:rsidTr="00BE67B3">
        <w:trPr>
          <w:cantSplit/>
          <w:jc w:val="center"/>
        </w:trPr>
        <w:tc>
          <w:tcPr>
            <w:tcW w:w="288" w:type="dxa"/>
          </w:tcPr>
          <w:p w14:paraId="37C855E2" w14:textId="77777777" w:rsidR="00BE67B3" w:rsidRDefault="00BE67B3" w:rsidP="00BE67B3">
            <w:pPr>
              <w:pStyle w:val="CopticCross"/>
            </w:pPr>
          </w:p>
        </w:tc>
        <w:tc>
          <w:tcPr>
            <w:tcW w:w="3960" w:type="dxa"/>
          </w:tcPr>
          <w:p w14:paraId="596C8212" w14:textId="77777777" w:rsidR="00BE67B3" w:rsidRDefault="00BE67B3" w:rsidP="00BE67B3">
            <w:pPr>
              <w:pStyle w:val="EngHang"/>
            </w:pPr>
            <w:r>
              <w:t>Hail to Bethlehem,</w:t>
            </w:r>
          </w:p>
          <w:p w14:paraId="32C6C016" w14:textId="77777777" w:rsidR="00BE67B3" w:rsidRDefault="00BE67B3" w:rsidP="00BE67B3">
            <w:pPr>
              <w:pStyle w:val="EngHang"/>
            </w:pPr>
            <w:r>
              <w:t>The city of the prophets,</w:t>
            </w:r>
          </w:p>
          <w:p w14:paraId="0DC3D3C7" w14:textId="77777777" w:rsidR="00BE67B3" w:rsidRDefault="00BE67B3" w:rsidP="00BE67B3">
            <w:pPr>
              <w:pStyle w:val="EngHang"/>
            </w:pPr>
            <w:r>
              <w:t>In which Christ was born,</w:t>
            </w:r>
          </w:p>
          <w:p w14:paraId="79DC27F4" w14:textId="2CA02D38" w:rsidR="00BE67B3" w:rsidRDefault="00BE67B3" w:rsidP="00BE67B3">
            <w:pPr>
              <w:pStyle w:val="EngHangEnd"/>
            </w:pPr>
            <w:r>
              <w:t>The Second Adam.</w:t>
            </w:r>
          </w:p>
        </w:tc>
        <w:tc>
          <w:tcPr>
            <w:tcW w:w="288" w:type="dxa"/>
          </w:tcPr>
          <w:p w14:paraId="0DF5B806" w14:textId="77777777" w:rsidR="00BE67B3" w:rsidRDefault="00BE67B3" w:rsidP="00BE67B3"/>
        </w:tc>
        <w:tc>
          <w:tcPr>
            <w:tcW w:w="288" w:type="dxa"/>
          </w:tcPr>
          <w:p w14:paraId="26A185BD" w14:textId="77777777" w:rsidR="00BE67B3" w:rsidRDefault="00BE67B3" w:rsidP="00BE67B3">
            <w:pPr>
              <w:pStyle w:val="CopticCross"/>
            </w:pPr>
          </w:p>
        </w:tc>
        <w:tc>
          <w:tcPr>
            <w:tcW w:w="3960" w:type="dxa"/>
          </w:tcPr>
          <w:p w14:paraId="76469FE4" w14:textId="77777777" w:rsidR="00BE67B3" w:rsidRDefault="00BE67B3" w:rsidP="00BE67B3">
            <w:pPr>
              <w:pStyle w:val="CopticVersemulti-line"/>
            </w:pPr>
            <w:r>
              <w:t>Ⲭⲉⲣⲉ Ⲃⲏⲉⲑⲗⲉⲉⲙ:</w:t>
            </w:r>
          </w:p>
          <w:p w14:paraId="0E70E4AB" w14:textId="77777777" w:rsidR="00BE67B3" w:rsidRDefault="00BE67B3" w:rsidP="00BE67B3">
            <w:pPr>
              <w:pStyle w:val="CopticVersemulti-line"/>
            </w:pPr>
            <w:r>
              <w:t>ⲧ̀ⲡⲟⲗⲓⲥ ⲛ̀ⲛⲓⲡ̀ⲣⲟⲫⲏⲧⲏⲥ:</w:t>
            </w:r>
          </w:p>
          <w:p w14:paraId="1C012AE5" w14:textId="77777777" w:rsidR="00BE67B3" w:rsidRDefault="00BE67B3" w:rsidP="00BE67B3">
            <w:pPr>
              <w:pStyle w:val="CopticVersemulti-line"/>
            </w:pPr>
            <w:r>
              <w:t>ⲑⲏⲉⲧⲁⲩⲙⲉⲥ Ⲡⲓⲭ̀ⲣⲓⲥⲧⲟⲥ ⲛ̀ϧⲏⲧⲥ:</w:t>
            </w:r>
          </w:p>
          <w:p w14:paraId="583E27BE" w14:textId="73D76490" w:rsidR="00BE67B3" w:rsidRPr="00240FF0" w:rsidRDefault="00BE67B3" w:rsidP="00BE67B3">
            <w:pPr>
              <w:pStyle w:val="CopticHangingVerse"/>
              <w:rPr>
                <w:vanish/>
              </w:rPr>
            </w:pPr>
            <w:r>
              <w:t>ⲡⲓⲙⲁϩⲥ̀ⲛⲁⲩ ⲛ̀Ⲁⲇⲁⲙ.</w:t>
            </w:r>
          </w:p>
        </w:tc>
      </w:tr>
    </w:tbl>
    <w:p w14:paraId="11B45EE6" w14:textId="77777777" w:rsidR="00FF5FF3" w:rsidRDefault="00FF5FF3" w:rsidP="00FF5FF3">
      <w:pPr>
        <w:pStyle w:val="Heading4"/>
      </w:pPr>
      <w:bookmarkStart w:id="1512" w:name="_Ref485108167"/>
      <w:r>
        <w:t xml:space="preserve">The </w:t>
      </w:r>
      <w:r w:rsidR="00C33BEB">
        <w:t xml:space="preserve">First </w:t>
      </w:r>
      <w:r>
        <w:t>Doxology</w:t>
      </w:r>
      <w:r w:rsidR="00C33BEB">
        <w:t xml:space="preserve"> for Nativity</w:t>
      </w:r>
      <w:bookmarkEnd w:id="1511"/>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lastRenderedPageBreak/>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513" w:name="_Ref434477542"/>
      <w:r>
        <w:t>The Second Doxology for Nativity</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lastRenderedPageBreak/>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514"/>
            <w:r>
              <w:t xml:space="preserve">rescued </w:t>
            </w:r>
            <w:commentRangeEnd w:id="1514"/>
            <w:r>
              <w:rPr>
                <w:rStyle w:val="CommentReference"/>
                <w:rFonts w:ascii="Times New Roman" w:eastAsiaTheme="minorHAnsi" w:hAnsi="Times New Roman" w:cstheme="minorBidi"/>
                <w:color w:val="auto"/>
              </w:rPr>
              <w:commentReference w:id="1514"/>
            </w:r>
            <w:r>
              <w:t>and saved us,</w:t>
            </w:r>
          </w:p>
          <w:p w14:paraId="372D1056" w14:textId="77777777" w:rsidR="00C33BEB" w:rsidRDefault="00C33BEB" w:rsidP="00C33BEB">
            <w:pPr>
              <w:pStyle w:val="EngHangEnd"/>
            </w:pPr>
            <w:commentRangeStart w:id="1515"/>
            <w:r>
              <w:t xml:space="preserve">We </w:t>
            </w:r>
            <w:commentRangeEnd w:id="1515"/>
            <w:r>
              <w:rPr>
                <w:rStyle w:val="CommentReference"/>
                <w:rFonts w:ascii="Times New Roman" w:eastAsiaTheme="minorHAnsi" w:hAnsi="Times New Roman" w:cstheme="minorBidi"/>
                <w:color w:val="auto"/>
              </w:rPr>
              <w:commentReference w:id="151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516" w:name="_Ref434477554"/>
      <w:r>
        <w:t>The Third Doxology for Nativity</w:t>
      </w:r>
      <w:bookmarkEnd w:id="15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lastRenderedPageBreak/>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517" w:name="_Ref434475057"/>
      <w:r>
        <w:t>The Sunday Psali Adam</w:t>
      </w:r>
      <w:r w:rsidR="006C1B94">
        <w:t xml:space="preserve"> for Nativity</w:t>
      </w:r>
      <w:bookmarkEnd w:id="15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lastRenderedPageBreak/>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lastRenderedPageBreak/>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lastRenderedPageBreak/>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518" w:name="_Ref434475083"/>
      <w:r>
        <w:t>The Monday Psali Adam</w:t>
      </w:r>
      <w:r w:rsidR="006C1B94">
        <w:t xml:space="preserve"> for Nativity</w:t>
      </w:r>
      <w:bookmarkEnd w:id="15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lastRenderedPageBreak/>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103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lastRenderedPageBreak/>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519" w:name="_Ref434475102"/>
      <w:r>
        <w:t>The Tuesday Psali Adam</w:t>
      </w:r>
      <w:r w:rsidR="006C1B94">
        <w:t xml:space="preserve"> for Nativity</w:t>
      </w:r>
      <w:bookmarkEnd w:id="15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520"/>
            <w:r>
              <w:t xml:space="preserve">Shone </w:t>
            </w:r>
            <w:commentRangeEnd w:id="1520"/>
            <w:r>
              <w:rPr>
                <w:rStyle w:val="CommentReference"/>
              </w:rPr>
              <w:commentReference w:id="152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521"/>
            <w:r>
              <w:t>All</w:t>
            </w:r>
            <w:commentRangeEnd w:id="1521"/>
            <w:r>
              <w:rPr>
                <w:rStyle w:val="CommentReference"/>
              </w:rPr>
              <w:commentReference w:id="152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lastRenderedPageBreak/>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522"/>
            <w:r>
              <w:t>seals</w:t>
            </w:r>
            <w:commentRangeEnd w:id="1522"/>
            <w:r>
              <w:rPr>
                <w:rStyle w:val="CommentReference"/>
              </w:rPr>
              <w:commentReference w:id="152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lastRenderedPageBreak/>
              <w:t>¿</w:t>
            </w:r>
          </w:p>
        </w:tc>
        <w:tc>
          <w:tcPr>
            <w:tcW w:w="3960" w:type="dxa"/>
          </w:tcPr>
          <w:p w14:paraId="1D6B040B" w14:textId="77777777" w:rsidR="002B0C7C" w:rsidRDefault="002B0C7C" w:rsidP="002B0C7C">
            <w:pPr>
              <w:pStyle w:val="EngHang"/>
            </w:pPr>
            <w:commentRangeStart w:id="1523"/>
            <w:r>
              <w:t>Tetra</w:t>
            </w:r>
            <w:commentRangeEnd w:id="1523"/>
            <w:r>
              <w:rPr>
                <w:rStyle w:val="CommentReference"/>
              </w:rPr>
              <w:commentReference w:id="152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524"/>
            <w:r>
              <w:t xml:space="preserve">flaming </w:t>
            </w:r>
            <w:commentRangeEnd w:id="1524"/>
            <w:r>
              <w:rPr>
                <w:rStyle w:val="CommentReference"/>
              </w:rPr>
              <w:commentReference w:id="152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525"/>
            <w:r>
              <w:t>disease</w:t>
            </w:r>
            <w:commentRangeEnd w:id="1525"/>
            <w:r>
              <w:rPr>
                <w:rStyle w:val="CommentReference"/>
              </w:rPr>
              <w:commentReference w:id="152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526" w:name="_Ref434475128"/>
      <w:r>
        <w:t>The Wednesday Psali Batos</w:t>
      </w:r>
      <w:r w:rsidR="006C1B94">
        <w:t xml:space="preserve"> for Nativity</w:t>
      </w:r>
      <w:bookmarkEnd w:id="15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527" w:name="_Ref434475150"/>
      <w:r>
        <w:t>The Thursday Psali Batos</w:t>
      </w:r>
      <w:r w:rsidR="006C1B94">
        <w:t xml:space="preserve"> for Nativity</w:t>
      </w:r>
      <w:bookmarkEnd w:id="15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528"/>
            <w:r>
              <w:t xml:space="preserve">Isaiah </w:t>
            </w:r>
            <w:commentRangeEnd w:id="1528"/>
            <w:r>
              <w:rPr>
                <w:rStyle w:val="CommentReference"/>
              </w:rPr>
              <w:commentReference w:id="152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lastRenderedPageBreak/>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529" w:name="_Ref434475177"/>
      <w:r>
        <w:t>The Friday Psali Batos</w:t>
      </w:r>
      <w:r w:rsidR="006C1B94">
        <w:t xml:space="preserve"> for Nativity</w:t>
      </w:r>
      <w:bookmarkEnd w:id="15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lastRenderedPageBreak/>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lastRenderedPageBreak/>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lastRenderedPageBreak/>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530" w:name="_Ref434475196"/>
      <w:r>
        <w:lastRenderedPageBreak/>
        <w:t>The Saturday Psali Batos</w:t>
      </w:r>
      <w:r w:rsidR="006C1B94">
        <w:t xml:space="preserve"> for Nativity</w:t>
      </w:r>
      <w:bookmarkEnd w:id="15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lastRenderedPageBreak/>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lastRenderedPageBreak/>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531"/>
            <w:r>
              <w:t>For I cannot speak.</w:t>
            </w:r>
            <w:commentRangeEnd w:id="1531"/>
            <w:r>
              <w:rPr>
                <w:rStyle w:val="CommentReference"/>
              </w:rPr>
              <w:commentReference w:id="153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05D7E1D6" w14:textId="1BD352D8" w:rsidR="009F6B4B" w:rsidRDefault="009F6B4B" w:rsidP="009F6B4B">
      <w:pPr>
        <w:pStyle w:val="Heading4"/>
      </w:pPr>
      <w:r>
        <w:t>The Hymn of the Intercessions for Nativity</w:t>
      </w:r>
    </w:p>
    <w:p w14:paraId="151DDC19" w14:textId="0804F513" w:rsidR="009F6B4B" w:rsidRPr="009F6B4B" w:rsidRDefault="009F6B4B" w:rsidP="009F6B4B">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B4B" w:rsidRPr="00AF56AD" w14:paraId="1350F500" w14:textId="77777777" w:rsidTr="009F6B4B">
        <w:trPr>
          <w:cantSplit/>
          <w:jc w:val="center"/>
        </w:trPr>
        <w:tc>
          <w:tcPr>
            <w:tcW w:w="288" w:type="dxa"/>
          </w:tcPr>
          <w:p w14:paraId="45FF946D" w14:textId="77777777" w:rsidR="009F6B4B" w:rsidRDefault="009F6B4B" w:rsidP="009F6B4B">
            <w:pPr>
              <w:pStyle w:val="CopticCross"/>
            </w:pPr>
          </w:p>
        </w:tc>
        <w:tc>
          <w:tcPr>
            <w:tcW w:w="3960" w:type="dxa"/>
          </w:tcPr>
          <w:p w14:paraId="0D7D70D7" w14:textId="77777777" w:rsidR="009F6B4B" w:rsidRDefault="009F6B4B" w:rsidP="009F6B4B">
            <w:pPr>
              <w:pStyle w:val="EngHang"/>
            </w:pPr>
            <w:r>
              <w:t>Through the prayers of</w:t>
            </w:r>
          </w:p>
          <w:p w14:paraId="78EDF096" w14:textId="047166B2" w:rsidR="009F6B4B" w:rsidRPr="007425E1" w:rsidRDefault="009F6B4B" w:rsidP="009F6B4B">
            <w:pPr>
              <w:pStyle w:val="EngHang"/>
            </w:pPr>
            <w:r>
              <w:t>the blessed elders,</w:t>
            </w:r>
          </w:p>
          <w:p w14:paraId="5B33A646" w14:textId="36B612A2" w:rsidR="009F6B4B" w:rsidRPr="007425E1" w:rsidRDefault="009F6B4B" w:rsidP="009F6B4B">
            <w:pPr>
              <w:pStyle w:val="EngHang"/>
            </w:pPr>
            <w:r>
              <w:t>Joseph the carpenter, and St. Salome,</w:t>
            </w:r>
          </w:p>
          <w:p w14:paraId="00FE9516" w14:textId="732E9D74" w:rsidR="009F6B4B" w:rsidRDefault="009F6B4B" w:rsidP="009F6B4B">
            <w:pPr>
              <w:pStyle w:val="EngHangEnd"/>
            </w:pPr>
            <w:r>
              <w:t>O Lord, grant us the forgiveness of our sins.</w:t>
            </w:r>
          </w:p>
        </w:tc>
        <w:tc>
          <w:tcPr>
            <w:tcW w:w="288" w:type="dxa"/>
          </w:tcPr>
          <w:p w14:paraId="41AA251D" w14:textId="77777777" w:rsidR="009F6B4B" w:rsidRDefault="009F6B4B" w:rsidP="009F6B4B"/>
        </w:tc>
        <w:tc>
          <w:tcPr>
            <w:tcW w:w="288" w:type="dxa"/>
          </w:tcPr>
          <w:p w14:paraId="375EA540" w14:textId="77777777" w:rsidR="009F6B4B" w:rsidRDefault="009F6B4B" w:rsidP="009F6B4B">
            <w:pPr>
              <w:pStyle w:val="CopticCross"/>
            </w:pPr>
          </w:p>
        </w:tc>
        <w:tc>
          <w:tcPr>
            <w:tcW w:w="3960" w:type="dxa"/>
          </w:tcPr>
          <w:p w14:paraId="301FA0C0" w14:textId="77777777" w:rsidR="009F6B4B" w:rsidRDefault="009F6B4B" w:rsidP="009F6B4B">
            <w:pPr>
              <w:pStyle w:val="CopticVersemulti-line"/>
            </w:pPr>
            <w:r>
              <w:t>Ϩⲓⲧⲉⲛ ⲛⲓⲉⲩⲭⲏ ⲛ̀ⲧⲉ ⲛⲓϧⲉⲗⲗⲟⲓ:</w:t>
            </w:r>
          </w:p>
          <w:p w14:paraId="0FA75338" w14:textId="77777777" w:rsidR="009F6B4B" w:rsidRDefault="009F6B4B" w:rsidP="009F6B4B">
            <w:pPr>
              <w:pStyle w:val="CopticVersemulti-line"/>
            </w:pPr>
            <w:r>
              <w:t>ⲧ̀ⲥ̀ⲙⲁⲣⲱⲟⲩⲧ Ⲓⲱⲥⲉϩ ⲡⲓϩⲁⲙϣⲉ</w:t>
            </w:r>
          </w:p>
          <w:p w14:paraId="5BC27472" w14:textId="5070BA49" w:rsidR="009F6B4B" w:rsidRDefault="009F6B4B" w:rsidP="009F6B4B">
            <w:pPr>
              <w:pStyle w:val="CopticVersemulti-line"/>
            </w:pPr>
            <w:r>
              <w:t>ⲛⲉⲙ ⲑⲏⲉⲑⲟⲩⲁⲃ Ⲥⲁⲗⲱⲙⲓ:</w:t>
            </w:r>
          </w:p>
          <w:p w14:paraId="22A44753" w14:textId="0A061385" w:rsidR="009F6B4B" w:rsidRPr="00AF56AD" w:rsidRDefault="009F6B4B" w:rsidP="009F6B4B">
            <w:pPr>
              <w:pStyle w:val="CopticVerse"/>
              <w:jc w:val="left"/>
            </w:pPr>
            <w:r>
              <w:t>Ⲡϭⲟⲓⲥ ⲁ̀ⲣⲓϩ̀ⲙⲟⲧ ⲛⲁⲛ ⲙ̀ⲡⲓⲭⲱ ⲉ̀ⲃⲟⲗ ⲛ̀ⲧⲉ ⲛⲉⲛⲛⲟⲃⲓ.</w:t>
            </w:r>
          </w:p>
        </w:tc>
      </w:tr>
    </w:tbl>
    <w:p w14:paraId="16E7E59D" w14:textId="5FFAE970" w:rsidR="00B35013" w:rsidRDefault="00B35013" w:rsidP="00B35013">
      <w:pPr>
        <w:pStyle w:val="Heading4"/>
      </w:pPr>
      <w:r>
        <w:t>The Praxis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5013" w:rsidRPr="00AF56AD" w14:paraId="20CE0172" w14:textId="77777777" w:rsidTr="00B35013">
        <w:trPr>
          <w:cantSplit/>
          <w:jc w:val="center"/>
        </w:trPr>
        <w:tc>
          <w:tcPr>
            <w:tcW w:w="288" w:type="dxa"/>
          </w:tcPr>
          <w:p w14:paraId="59606644" w14:textId="77777777" w:rsidR="00B35013" w:rsidRDefault="00B35013" w:rsidP="00B35013">
            <w:pPr>
              <w:pStyle w:val="CopticCross"/>
            </w:pPr>
          </w:p>
        </w:tc>
        <w:tc>
          <w:tcPr>
            <w:tcW w:w="3960" w:type="dxa"/>
          </w:tcPr>
          <w:p w14:paraId="335BB5B1" w14:textId="77777777" w:rsidR="00B35013" w:rsidRDefault="00B35013" w:rsidP="00B35013">
            <w:pPr>
              <w:pStyle w:val="EngHang"/>
            </w:pPr>
            <w:r>
              <w:t>Hail to Bethlehem,</w:t>
            </w:r>
          </w:p>
          <w:p w14:paraId="3069AE02" w14:textId="77777777" w:rsidR="00B35013" w:rsidRDefault="00B35013" w:rsidP="00B35013">
            <w:pPr>
              <w:pStyle w:val="EngHang"/>
            </w:pPr>
            <w:r>
              <w:t>The city of the prophets,</w:t>
            </w:r>
          </w:p>
          <w:p w14:paraId="61CEEC57" w14:textId="77777777" w:rsidR="00B35013" w:rsidRDefault="00B35013" w:rsidP="00B35013">
            <w:pPr>
              <w:pStyle w:val="EngHang"/>
            </w:pPr>
            <w:r>
              <w:t>In which Christ was born,</w:t>
            </w:r>
          </w:p>
          <w:p w14:paraId="0D32E5D2" w14:textId="23AA0050" w:rsidR="00B35013" w:rsidRDefault="00B35013" w:rsidP="00B35013">
            <w:pPr>
              <w:pStyle w:val="EngHangEnd"/>
            </w:pPr>
            <w:r>
              <w:t>The Second Adam.</w:t>
            </w:r>
          </w:p>
        </w:tc>
        <w:tc>
          <w:tcPr>
            <w:tcW w:w="288" w:type="dxa"/>
          </w:tcPr>
          <w:p w14:paraId="74A765D4" w14:textId="77777777" w:rsidR="00B35013" w:rsidRDefault="00B35013" w:rsidP="00B35013"/>
        </w:tc>
        <w:tc>
          <w:tcPr>
            <w:tcW w:w="288" w:type="dxa"/>
          </w:tcPr>
          <w:p w14:paraId="54FA6D3A" w14:textId="77777777" w:rsidR="00B35013" w:rsidRDefault="00B35013" w:rsidP="00B35013">
            <w:pPr>
              <w:pStyle w:val="CopticCross"/>
            </w:pPr>
          </w:p>
        </w:tc>
        <w:tc>
          <w:tcPr>
            <w:tcW w:w="3960" w:type="dxa"/>
          </w:tcPr>
          <w:p w14:paraId="1E161C41" w14:textId="1A6548F6" w:rsidR="00B35013" w:rsidRDefault="00CA2605" w:rsidP="00B35013">
            <w:pPr>
              <w:pStyle w:val="CopticVersemulti-line"/>
            </w:pPr>
            <w:r>
              <w:t>Ⲭⲉⲣⲉ Ⲃⲏⲉⲑⲗⲉⲉⲙ:</w:t>
            </w:r>
          </w:p>
          <w:p w14:paraId="3AACD3AB" w14:textId="18EB0F90" w:rsidR="00CA2605" w:rsidRDefault="00CA2605" w:rsidP="00B35013">
            <w:pPr>
              <w:pStyle w:val="CopticVersemulti-line"/>
            </w:pPr>
            <w:r>
              <w:t>ⲧ̀ⲡⲟⲗⲓⲥ ⲛ̀ⲛⲓⲡ̀ⲣⲟⲫⲏⲧⲏⲥ:</w:t>
            </w:r>
          </w:p>
          <w:p w14:paraId="0CC0D2EB" w14:textId="69428E3E" w:rsidR="00CA2605" w:rsidRDefault="00CA2605" w:rsidP="00B35013">
            <w:pPr>
              <w:pStyle w:val="CopticVersemulti-line"/>
            </w:pPr>
            <w:r>
              <w:t>ⲑⲏⲉⲧⲁⲩⲙⲉⲥ Ⲡⲓⲭ̀ⲣⲓⲥⲧⲟⲥ ⲛ̀ϧⲏⲧⲥ:</w:t>
            </w:r>
          </w:p>
          <w:p w14:paraId="5146B657" w14:textId="3A596EFC" w:rsidR="00B35013" w:rsidRPr="00AF56AD" w:rsidRDefault="00CA2605" w:rsidP="00B35013">
            <w:pPr>
              <w:pStyle w:val="CopticVerse"/>
            </w:pPr>
            <w:r>
              <w:t>ⲡⲓⲙⲁϩⲥ̀ⲛⲁⲩ ⲛ̀Ⲁⲇⲁⲙ.</w:t>
            </w:r>
          </w:p>
        </w:tc>
      </w:tr>
      <w:tr w:rsidR="00B35013" w:rsidRPr="00AF56AD" w14:paraId="50E3EEE6" w14:textId="77777777" w:rsidTr="00B35013">
        <w:trPr>
          <w:cantSplit/>
          <w:jc w:val="center"/>
        </w:trPr>
        <w:tc>
          <w:tcPr>
            <w:tcW w:w="288" w:type="dxa"/>
          </w:tcPr>
          <w:p w14:paraId="1A1A4417" w14:textId="77777777" w:rsidR="00B35013" w:rsidRDefault="00B35013" w:rsidP="00B35013">
            <w:pPr>
              <w:pStyle w:val="CopticCross"/>
            </w:pPr>
          </w:p>
        </w:tc>
        <w:tc>
          <w:tcPr>
            <w:tcW w:w="3960" w:type="dxa"/>
          </w:tcPr>
          <w:p w14:paraId="7CB2D961" w14:textId="7E736F9D" w:rsidR="00B35013" w:rsidRDefault="00B35013" w:rsidP="00B35013">
            <w:pPr>
              <w:pStyle w:val="EngHang"/>
            </w:pPr>
            <w:r>
              <w:t>You are in truth blessed,</w:t>
            </w:r>
          </w:p>
          <w:p w14:paraId="744A52D3" w14:textId="77777777" w:rsidR="00B35013" w:rsidRDefault="00B35013" w:rsidP="00B35013">
            <w:pPr>
              <w:pStyle w:val="EngHang"/>
            </w:pPr>
            <w:r>
              <w:t>With Your good Father,</w:t>
            </w:r>
          </w:p>
          <w:p w14:paraId="62585AC4" w14:textId="77777777" w:rsidR="00B35013" w:rsidRDefault="00B35013" w:rsidP="00B35013">
            <w:pPr>
              <w:pStyle w:val="EngHang"/>
            </w:pPr>
            <w:r>
              <w:t>And the Holy Spirit,</w:t>
            </w:r>
          </w:p>
          <w:p w14:paraId="729F039E" w14:textId="78B981C2" w:rsidR="00B35013" w:rsidRDefault="00B35013" w:rsidP="00B35013">
            <w:pPr>
              <w:pStyle w:val="EngHangEnd"/>
            </w:pPr>
            <w:r>
              <w:t>For you have been born and saved us.</w:t>
            </w:r>
          </w:p>
        </w:tc>
        <w:tc>
          <w:tcPr>
            <w:tcW w:w="288" w:type="dxa"/>
          </w:tcPr>
          <w:p w14:paraId="595AAC3F" w14:textId="77777777" w:rsidR="00B35013" w:rsidRDefault="00B35013" w:rsidP="00B35013"/>
        </w:tc>
        <w:tc>
          <w:tcPr>
            <w:tcW w:w="288" w:type="dxa"/>
          </w:tcPr>
          <w:p w14:paraId="068EE3CD" w14:textId="77777777" w:rsidR="00B35013" w:rsidRDefault="00B35013" w:rsidP="00B35013">
            <w:pPr>
              <w:pStyle w:val="CopticCross"/>
            </w:pPr>
          </w:p>
        </w:tc>
        <w:tc>
          <w:tcPr>
            <w:tcW w:w="3960" w:type="dxa"/>
          </w:tcPr>
          <w:p w14:paraId="32C5ED11" w14:textId="77777777" w:rsidR="00B35013" w:rsidRDefault="00B35013" w:rsidP="00B35013">
            <w:pPr>
              <w:pStyle w:val="CopticVersemulti-line"/>
            </w:pPr>
            <w:r>
              <w:t>Ⲕⲥ̀ⲙⲁⲣⲱⲟⲩⲧ ⲁ̀ⲗⲏⲑⲟⲥ:</w:t>
            </w:r>
          </w:p>
          <w:p w14:paraId="6E24647D" w14:textId="77777777" w:rsidR="00B35013" w:rsidRDefault="00B35013" w:rsidP="00B35013">
            <w:pPr>
              <w:pStyle w:val="CopticVersemulti-line"/>
            </w:pPr>
            <w:r>
              <w:t>ⲛⲉⲙ Ⲡⲉⲕⲓⲱⲧ ⲛ̀ⲁ̀ⲅⲁⲑⲟⲥ:</w:t>
            </w:r>
          </w:p>
          <w:p w14:paraId="052FFBE9" w14:textId="77777777" w:rsidR="00B35013" w:rsidRDefault="00B35013" w:rsidP="00B35013">
            <w:pPr>
              <w:pStyle w:val="CopticVersemulti-line"/>
            </w:pPr>
            <w:r>
              <w:t>ⲛⲉⲙ Ⲡⲓⲡ̀ⲛⲉⲩⲙⲁ ⲉⲑⲟⲩⲁⲃ:</w:t>
            </w:r>
          </w:p>
          <w:p w14:paraId="1CDFCDB9" w14:textId="62CEAE45" w:rsidR="00B35013" w:rsidRPr="00AF56AD" w:rsidRDefault="00B35013" w:rsidP="00CA2605">
            <w:pPr>
              <w:pStyle w:val="CopticHangingVerse"/>
            </w:pPr>
            <w:r>
              <w:t xml:space="preserve">ϫⲉ </w:t>
            </w:r>
            <w:r w:rsidR="00CA2605">
              <w:t>ⲁⲩⲙⲁⲥⲕ</w:t>
            </w:r>
            <w:r>
              <w:t xml:space="preserve"> ⲁⲕⲥⲱϯ ⲙ̀ⲙⲟⲛ.</w:t>
            </w:r>
          </w:p>
        </w:tc>
      </w:tr>
    </w:tbl>
    <w:p w14:paraId="128490CA" w14:textId="688F61A6" w:rsidR="00CA2605" w:rsidRDefault="00CA2605" w:rsidP="00CA2605">
      <w:pPr>
        <w:pStyle w:val="Heading4"/>
      </w:pPr>
      <w:r>
        <w:t>The Paral</w:t>
      </w:r>
      <w:r w:rsidR="00432933">
        <w:t>la</w:t>
      </w:r>
      <w:r>
        <w:t>x Hymn for Nativity</w:t>
      </w:r>
    </w:p>
    <w:p w14:paraId="192A14A8" w14:textId="71EF502C" w:rsidR="00CA2605" w:rsidRPr="00CA2605" w:rsidRDefault="00CA2605" w:rsidP="00CA2605">
      <w:pPr>
        <w:pStyle w:val="Rubric"/>
      </w:pPr>
      <w:r>
        <w:t>Chanted after the first verse of the Trisagion on the Feast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2605" w:rsidRPr="00AF56AD" w14:paraId="14BFC026" w14:textId="77777777" w:rsidTr="00CA2605">
        <w:trPr>
          <w:cantSplit/>
          <w:jc w:val="center"/>
        </w:trPr>
        <w:tc>
          <w:tcPr>
            <w:tcW w:w="288" w:type="dxa"/>
          </w:tcPr>
          <w:p w14:paraId="02B35287" w14:textId="77777777" w:rsidR="00CA2605" w:rsidRDefault="00CA2605" w:rsidP="00CA2605">
            <w:pPr>
              <w:pStyle w:val="CopticCross"/>
            </w:pPr>
          </w:p>
        </w:tc>
        <w:tc>
          <w:tcPr>
            <w:tcW w:w="3960" w:type="dxa"/>
          </w:tcPr>
          <w:p w14:paraId="7B62090E" w14:textId="2D630482" w:rsidR="00CA2605" w:rsidRDefault="00CA2605" w:rsidP="00CA2605">
            <w:pPr>
              <w:pStyle w:val="EngHang"/>
            </w:pPr>
            <w:r>
              <w:t>Our Lord Jesus Christ,</w:t>
            </w:r>
          </w:p>
          <w:p w14:paraId="4AB0A95F" w14:textId="7B1FD23F" w:rsidR="00CA2605" w:rsidRDefault="00CA2605" w:rsidP="00CA2605">
            <w:pPr>
              <w:pStyle w:val="EngHang"/>
            </w:pPr>
            <w:r>
              <w:t>Who was born of the Virgin,</w:t>
            </w:r>
          </w:p>
          <w:p w14:paraId="0ED1B745" w14:textId="6912D5AB" w:rsidR="00CA2605" w:rsidRPr="007425E1" w:rsidRDefault="00CA2605" w:rsidP="00CA2605">
            <w:pPr>
              <w:pStyle w:val="EngHang"/>
            </w:pPr>
            <w:r>
              <w:t>In Bethlehem of Judea,</w:t>
            </w:r>
          </w:p>
          <w:p w14:paraId="7B024D34" w14:textId="7B3CCC8A" w:rsidR="00CA2605" w:rsidRDefault="00CA2605" w:rsidP="00CA2605">
            <w:pPr>
              <w:pStyle w:val="EngHangEnd"/>
            </w:pPr>
            <w:r>
              <w:t>According to the prophe</w:t>
            </w:r>
            <w:r w:rsidR="007E3044">
              <w:t>tic sayings,</w:t>
            </w:r>
          </w:p>
        </w:tc>
        <w:tc>
          <w:tcPr>
            <w:tcW w:w="288" w:type="dxa"/>
          </w:tcPr>
          <w:p w14:paraId="2258AC1E" w14:textId="77777777" w:rsidR="00CA2605" w:rsidRDefault="00CA2605" w:rsidP="00CA2605"/>
        </w:tc>
        <w:tc>
          <w:tcPr>
            <w:tcW w:w="288" w:type="dxa"/>
          </w:tcPr>
          <w:p w14:paraId="3ECFC7DA" w14:textId="77777777" w:rsidR="00CA2605" w:rsidRDefault="00CA2605" w:rsidP="00CA2605">
            <w:pPr>
              <w:pStyle w:val="CopticCross"/>
            </w:pPr>
          </w:p>
        </w:tc>
        <w:tc>
          <w:tcPr>
            <w:tcW w:w="3960" w:type="dxa"/>
          </w:tcPr>
          <w:p w14:paraId="077CABC8" w14:textId="77777777" w:rsidR="00CA2605" w:rsidRDefault="00CA2605" w:rsidP="00CA2605">
            <w:pPr>
              <w:pStyle w:val="CopticVersemulti-line"/>
            </w:pPr>
            <w:r>
              <w:t>Ⲁⲡⲉⲛϭⲟⲓⲥ Ⲓⲏⲥⲟⲩⲥ Ⲡⲓⲭ̀ⲣⲓⲥⲧⲟⲥ</w:t>
            </w:r>
          </w:p>
          <w:p w14:paraId="6B342E90" w14:textId="77777777" w:rsidR="00CA2605" w:rsidRDefault="00CA2605" w:rsidP="00CA2605">
            <w:pPr>
              <w:pStyle w:val="CopticVersemulti-line"/>
            </w:pPr>
            <w:r>
              <w:t>ⲫⲏⲉ̀ⲧⲁⲥⲙⲁⲥϥ ⲛ̀ϫⲉ ϯⲡⲁⲣⲑⲉⲛⲟⲥ</w:t>
            </w:r>
          </w:p>
          <w:p w14:paraId="7A8F370C" w14:textId="77777777" w:rsidR="00CA2605" w:rsidRDefault="00CA2605" w:rsidP="00CA2605">
            <w:pPr>
              <w:pStyle w:val="CopticVersemulti-line"/>
            </w:pPr>
            <w:r>
              <w:t>ϧⲉⲛ Ⲃⲏⲑⲗⲉⲉⲙ ⲛ̀ⲧⲉ ϯⲒⲟⲩⲇⲉⲁ̀</w:t>
            </w:r>
          </w:p>
          <w:p w14:paraId="40A85488" w14:textId="5791FE99" w:rsidR="00CA2605" w:rsidRPr="00AF56AD" w:rsidRDefault="00CA2605" w:rsidP="00CA2605">
            <w:pPr>
              <w:pStyle w:val="CopticVerse"/>
            </w:pPr>
            <w:r>
              <w:t>ⲕⲁⲧⲁ ⲛⲓⲥ̀ⲙⲏ ⲙ̀ⲡ̀ⲣⲟⲫⲏⲧⲓⲕⲟⲛ.</w:t>
            </w:r>
          </w:p>
        </w:tc>
      </w:tr>
      <w:tr w:rsidR="00CA2605" w:rsidRPr="00AF56AD" w14:paraId="0B4638E1" w14:textId="77777777" w:rsidTr="00CA2605">
        <w:trPr>
          <w:cantSplit/>
          <w:jc w:val="center"/>
        </w:trPr>
        <w:tc>
          <w:tcPr>
            <w:tcW w:w="288" w:type="dxa"/>
          </w:tcPr>
          <w:p w14:paraId="1B3B2402" w14:textId="77777777" w:rsidR="00CA2605" w:rsidRDefault="00CA2605" w:rsidP="00CA2605">
            <w:pPr>
              <w:pStyle w:val="CopticCross"/>
            </w:pPr>
          </w:p>
        </w:tc>
        <w:tc>
          <w:tcPr>
            <w:tcW w:w="3960" w:type="dxa"/>
          </w:tcPr>
          <w:p w14:paraId="75BBE28E" w14:textId="175AE404" w:rsidR="00CA2605" w:rsidRDefault="00CA2605" w:rsidP="00CA2605">
            <w:pPr>
              <w:pStyle w:val="EngHang"/>
            </w:pPr>
            <w:r>
              <w:t>The cherubim and the seraphim,</w:t>
            </w:r>
          </w:p>
          <w:p w14:paraId="14EA2487" w14:textId="05506069" w:rsidR="00CA2605" w:rsidRDefault="00CA2605" w:rsidP="00CA2605">
            <w:pPr>
              <w:pStyle w:val="EngHang"/>
            </w:pPr>
            <w:r>
              <w:t>The angels and the archangels,</w:t>
            </w:r>
          </w:p>
          <w:p w14:paraId="778F5CE1" w14:textId="2EDD49DF" w:rsidR="00CA2605" w:rsidRDefault="00CA2605" w:rsidP="00CA2605">
            <w:pPr>
              <w:pStyle w:val="EngHang"/>
            </w:pPr>
            <w:r>
              <w:t>The principalities and the authorities,</w:t>
            </w:r>
          </w:p>
          <w:p w14:paraId="43EF6935" w14:textId="65891CDA" w:rsidR="00CA2605" w:rsidRDefault="00CA2605" w:rsidP="00CA2605">
            <w:pPr>
              <w:pStyle w:val="EngHangEnd"/>
            </w:pPr>
            <w:r>
              <w:t>The thrones dominions, and the powers,</w:t>
            </w:r>
          </w:p>
        </w:tc>
        <w:tc>
          <w:tcPr>
            <w:tcW w:w="288" w:type="dxa"/>
          </w:tcPr>
          <w:p w14:paraId="52A3E767" w14:textId="77777777" w:rsidR="00CA2605" w:rsidRDefault="00CA2605" w:rsidP="00CA2605"/>
        </w:tc>
        <w:tc>
          <w:tcPr>
            <w:tcW w:w="288" w:type="dxa"/>
          </w:tcPr>
          <w:p w14:paraId="74F12964" w14:textId="77777777" w:rsidR="00CA2605" w:rsidRDefault="00CA2605" w:rsidP="00CA2605">
            <w:pPr>
              <w:pStyle w:val="CopticCross"/>
            </w:pPr>
          </w:p>
        </w:tc>
        <w:tc>
          <w:tcPr>
            <w:tcW w:w="3960" w:type="dxa"/>
          </w:tcPr>
          <w:p w14:paraId="180DBDC9" w14:textId="77777777" w:rsidR="00CA2605" w:rsidRDefault="00CA2605" w:rsidP="00CA2605">
            <w:pPr>
              <w:pStyle w:val="CopticVersemulti-line"/>
            </w:pPr>
            <w:r>
              <w:t>Ⲛⲓⲭⲉⲣⲟⲩⲃⲓⲙ ⲛⲉⲙ ⲛⲓⲥⲉⲣⲁⲫⲓⲙ:</w:t>
            </w:r>
          </w:p>
          <w:p w14:paraId="7B34A68E" w14:textId="77777777" w:rsidR="00CA2605" w:rsidRDefault="00CA2605" w:rsidP="00CA2605">
            <w:pPr>
              <w:pStyle w:val="CopticVersemulti-line"/>
            </w:pPr>
            <w:r>
              <w:t>ⲛⲓⲁⲅⲅⲉⲗⲟⲥ ⲛⲉⲙ ⲛⲓⲁⲣⲭⲏⲁⲅⲅⲉⲗⲟⲥ:</w:t>
            </w:r>
          </w:p>
          <w:p w14:paraId="2BF13943" w14:textId="77777777" w:rsidR="00CA2605" w:rsidRDefault="00CA2605" w:rsidP="00CA2605">
            <w:pPr>
              <w:pStyle w:val="CopticVersemulti-line"/>
            </w:pPr>
            <w:r>
              <w:t>ⲛⲓⲥⲧⲣⲁⲧⲓⲁ ⲛⲉⲙ ⲛⲓⲉⲝⲟⲩⲥⲓⲁ:</w:t>
            </w:r>
          </w:p>
          <w:p w14:paraId="2BB2F3F8" w14:textId="1CA5C1D0" w:rsidR="00CA2605" w:rsidRPr="00AF56AD" w:rsidRDefault="00CA2605" w:rsidP="00CA2605">
            <w:pPr>
              <w:pStyle w:val="CopticHangingVerse"/>
            </w:pPr>
            <w:r>
              <w:t>ⲛⲓⲑ̀ⲣⲟⲛⲟⲥ ⲛⲓⲙⲉⲧϭⲟⲓⲥ ⲛⲓϫⲟⲙ:</w:t>
            </w:r>
          </w:p>
        </w:tc>
      </w:tr>
      <w:tr w:rsidR="00CA2605" w:rsidRPr="00AF56AD" w14:paraId="64DF0EF4" w14:textId="77777777" w:rsidTr="00CA2605">
        <w:trPr>
          <w:cantSplit/>
          <w:jc w:val="center"/>
        </w:trPr>
        <w:tc>
          <w:tcPr>
            <w:tcW w:w="288" w:type="dxa"/>
          </w:tcPr>
          <w:p w14:paraId="6975A8F6" w14:textId="77777777" w:rsidR="00CA2605" w:rsidRDefault="00CA2605" w:rsidP="00CA2605">
            <w:pPr>
              <w:pStyle w:val="CopticCross"/>
            </w:pPr>
          </w:p>
        </w:tc>
        <w:tc>
          <w:tcPr>
            <w:tcW w:w="3960" w:type="dxa"/>
          </w:tcPr>
          <w:p w14:paraId="72600C4D" w14:textId="77777777" w:rsidR="00CA2605" w:rsidRDefault="00CA2605" w:rsidP="00CA2605">
            <w:pPr>
              <w:pStyle w:val="EngHang"/>
            </w:pPr>
            <w:r>
              <w:t>Proclaim and say,</w:t>
            </w:r>
          </w:p>
          <w:p w14:paraId="1F043897" w14:textId="39F33DFB" w:rsidR="00CA2605" w:rsidRDefault="00CA2605" w:rsidP="00CA2605">
            <w:pPr>
              <w:pStyle w:val="EngHang"/>
            </w:pPr>
            <w:r>
              <w:t>“Glory to God</w:t>
            </w:r>
            <w:r w:rsidR="007E3044">
              <w:t xml:space="preserve"> </w:t>
            </w:r>
            <w:r>
              <w:t>in the highest,</w:t>
            </w:r>
          </w:p>
          <w:p w14:paraId="1916C86D" w14:textId="77777777" w:rsidR="00CA2605" w:rsidRDefault="00CA2605" w:rsidP="00CA2605">
            <w:pPr>
              <w:pStyle w:val="EngHang"/>
            </w:pPr>
            <w:r>
              <w:t>Peace on earth</w:t>
            </w:r>
          </w:p>
          <w:p w14:paraId="61DFE019" w14:textId="147489FC" w:rsidR="00CA2605" w:rsidRDefault="00CA2605" w:rsidP="007E3044">
            <w:pPr>
              <w:pStyle w:val="EngHangEnd"/>
            </w:pPr>
            <w:r>
              <w:t xml:space="preserve">And goodwill towards </w:t>
            </w:r>
            <w:r w:rsidR="007E3044">
              <w:t>men</w:t>
            </w:r>
            <w:r>
              <w:t>.”</w:t>
            </w:r>
          </w:p>
        </w:tc>
        <w:tc>
          <w:tcPr>
            <w:tcW w:w="288" w:type="dxa"/>
          </w:tcPr>
          <w:p w14:paraId="64A50D26" w14:textId="77777777" w:rsidR="00CA2605" w:rsidRDefault="00CA2605" w:rsidP="00CA2605"/>
        </w:tc>
        <w:tc>
          <w:tcPr>
            <w:tcW w:w="288" w:type="dxa"/>
          </w:tcPr>
          <w:p w14:paraId="2AF6647D" w14:textId="77777777" w:rsidR="00CA2605" w:rsidRDefault="00CA2605" w:rsidP="00CA2605">
            <w:pPr>
              <w:pStyle w:val="CopticCross"/>
            </w:pPr>
          </w:p>
        </w:tc>
        <w:tc>
          <w:tcPr>
            <w:tcW w:w="3960" w:type="dxa"/>
          </w:tcPr>
          <w:p w14:paraId="072CBD04" w14:textId="77777777" w:rsidR="00CA2605" w:rsidRDefault="00CA2605" w:rsidP="00CA2605">
            <w:pPr>
              <w:pStyle w:val="CopticVersemulti-line"/>
            </w:pPr>
            <w:r>
              <w:t>Ⲉⲩⲱϣ ⲉ̀ⲃⲟⲗ ⲉⲩϫⲱ ⲙ̀ⲙⲟⲥ</w:t>
            </w:r>
          </w:p>
          <w:p w14:paraId="61BD6938" w14:textId="77777777" w:rsidR="00CA2605" w:rsidRDefault="00CA2605" w:rsidP="00CA2605">
            <w:pPr>
              <w:pStyle w:val="CopticVersemulti-line"/>
            </w:pPr>
            <w:r>
              <w:t>ϫⲉ ⲟⲩⲱ̀ⲟⲩ ⲙ̀Ⲫⲛⲟⲩϯ ϧⲉⲛ ⲛⲓⲉⲧϭⲟⲥⲓ</w:t>
            </w:r>
          </w:p>
          <w:p w14:paraId="3A33D73E" w14:textId="77777777" w:rsidR="00CA2605" w:rsidRDefault="00CA2605" w:rsidP="00CA2605">
            <w:pPr>
              <w:pStyle w:val="CopticVersemulti-line"/>
            </w:pPr>
            <w:r>
              <w:t>ⲛⲉⲙ ⲟⲩϩⲓⲣⲏⲛⲏ ϩⲓϫⲉⲛ ⲡⲓⲕⲁϩⲓ:</w:t>
            </w:r>
          </w:p>
          <w:p w14:paraId="4979E8A6" w14:textId="42126F4A" w:rsidR="00CA2605" w:rsidRDefault="00CA2605" w:rsidP="00CA2605">
            <w:pPr>
              <w:pStyle w:val="CopticHangingVerse"/>
            </w:pPr>
            <w:r>
              <w:t>ⲛⲉⲙ ⲟⲩⲧϯⲙⲁϯ ϧⲉⲛ ⲛⲓⲣⲱⲙⲓ.</w:t>
            </w:r>
          </w:p>
        </w:tc>
      </w:tr>
    </w:tbl>
    <w:p w14:paraId="10D775A2" w14:textId="06174F4F" w:rsidR="00CA2605" w:rsidRDefault="00CA2605" w:rsidP="00CA2605">
      <w:pPr>
        <w:pStyle w:val="Heading4"/>
      </w:pPr>
      <w:r>
        <w:t>The Trasaigion Hymn for Nativity</w:t>
      </w:r>
    </w:p>
    <w:p w14:paraId="474A37DB" w14:textId="34AEF40C" w:rsidR="00CA2605" w:rsidRPr="00CA2605" w:rsidRDefault="00CA2605" w:rsidP="00CA2605">
      <w:pPr>
        <w:pStyle w:val="Rubric"/>
      </w:pPr>
      <w:r>
        <w:t>“Who was born of the Virgin” is changed in all three verses from Nativity until the Feast of the Circumcision.</w:t>
      </w:r>
    </w:p>
    <w:p w14:paraId="5C9BFC17" w14:textId="2B922DC7" w:rsidR="007E3044" w:rsidRDefault="007E3044" w:rsidP="007E3044">
      <w:pPr>
        <w:pStyle w:val="Heading4"/>
      </w:pPr>
      <w:r>
        <w:t>The Psalm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09DB3106" w14:textId="77777777" w:rsidTr="00B05FA7">
        <w:trPr>
          <w:cantSplit/>
          <w:jc w:val="center"/>
        </w:trPr>
        <w:tc>
          <w:tcPr>
            <w:tcW w:w="288" w:type="dxa"/>
          </w:tcPr>
          <w:p w14:paraId="6722D9D7" w14:textId="77777777" w:rsidR="007E3044" w:rsidRDefault="007E3044" w:rsidP="00B05FA7">
            <w:pPr>
              <w:pStyle w:val="CopticCross"/>
            </w:pPr>
          </w:p>
        </w:tc>
        <w:tc>
          <w:tcPr>
            <w:tcW w:w="3960" w:type="dxa"/>
          </w:tcPr>
          <w:p w14:paraId="7508154A" w14:textId="77777777" w:rsidR="007E3044" w:rsidRDefault="007E3044" w:rsidP="00B05FA7">
            <w:pPr>
              <w:pStyle w:val="EngHang"/>
            </w:pPr>
            <w:r>
              <w:t>Alleluia, Alleluia:</w:t>
            </w:r>
          </w:p>
          <w:p w14:paraId="3364BA82" w14:textId="77777777" w:rsidR="007E3044" w:rsidRDefault="007E3044" w:rsidP="00B05FA7">
            <w:pPr>
              <w:pStyle w:val="EngHang"/>
            </w:pPr>
            <w:r>
              <w:t>Jesus Christ, the Son of God,</w:t>
            </w:r>
          </w:p>
          <w:p w14:paraId="50BA2AA4" w14:textId="77777777" w:rsidR="007E3044" w:rsidRDefault="007E3044" w:rsidP="00B05FA7">
            <w:pPr>
              <w:pStyle w:val="EngHang"/>
            </w:pPr>
            <w:r>
              <w:t>Was born of the Virgin,</w:t>
            </w:r>
          </w:p>
          <w:p w14:paraId="773F3325" w14:textId="77777777" w:rsidR="007E3044" w:rsidRDefault="007E3044" w:rsidP="00B05FA7">
            <w:pPr>
              <w:pStyle w:val="EngHang"/>
            </w:pPr>
            <w:r>
              <w:t>In Bethlehem of Judea,</w:t>
            </w:r>
          </w:p>
          <w:p w14:paraId="1CA52649" w14:textId="77777777" w:rsidR="007E3044" w:rsidRDefault="007E3044" w:rsidP="00B05FA7">
            <w:pPr>
              <w:pStyle w:val="EngHang"/>
            </w:pPr>
            <w:r>
              <w:t>According to the prophetic sayings.</w:t>
            </w:r>
          </w:p>
          <w:p w14:paraId="39D56FA3" w14:textId="5A76F52E" w:rsidR="007E3044" w:rsidRDefault="007E3044" w:rsidP="007E3044">
            <w:pPr>
              <w:pStyle w:val="EngHangEnd"/>
            </w:pPr>
            <w:r>
              <w:t>Alleluia, Alleluia.</w:t>
            </w:r>
          </w:p>
        </w:tc>
        <w:tc>
          <w:tcPr>
            <w:tcW w:w="288" w:type="dxa"/>
          </w:tcPr>
          <w:p w14:paraId="4C28933C" w14:textId="77777777" w:rsidR="007E3044" w:rsidRDefault="007E3044" w:rsidP="00B05FA7"/>
        </w:tc>
        <w:tc>
          <w:tcPr>
            <w:tcW w:w="288" w:type="dxa"/>
          </w:tcPr>
          <w:p w14:paraId="4BA54887" w14:textId="77777777" w:rsidR="007E3044" w:rsidRDefault="007E3044" w:rsidP="00B05FA7">
            <w:pPr>
              <w:pStyle w:val="CopticCross"/>
            </w:pPr>
          </w:p>
        </w:tc>
        <w:tc>
          <w:tcPr>
            <w:tcW w:w="3960" w:type="dxa"/>
          </w:tcPr>
          <w:p w14:paraId="1DF51EBC" w14:textId="77777777" w:rsidR="007E3044" w:rsidRDefault="007E3044" w:rsidP="007E3044">
            <w:pPr>
              <w:pStyle w:val="CopticVersemulti-line"/>
            </w:pPr>
            <w:r>
              <w:t>Ⲁⲗⲗⲏⲗⲟⲩⲓⲁ ⲁⲗⲗⲏⲗⲟⲩⲓⲁ.</w:t>
            </w:r>
          </w:p>
          <w:p w14:paraId="4384838B" w14:textId="77777777" w:rsidR="007E3044" w:rsidRDefault="007E3044" w:rsidP="007E3044">
            <w:pPr>
              <w:pStyle w:val="CopticVersemulti-line"/>
            </w:pPr>
            <w:r>
              <w:t>Ⲓⲥⲟⲩⲥ Ⲡⲓⲭ̀ⲣⲓⲥⲧⲟⲥ Ⲡϣⲏⲣⲓ ⲙ̀Ⲫⲛⲟⲩϯ</w:t>
            </w:r>
          </w:p>
          <w:p w14:paraId="1FDE7097" w14:textId="77777777" w:rsidR="007E3044" w:rsidRDefault="007E3044" w:rsidP="007E3044">
            <w:pPr>
              <w:pStyle w:val="CopticVersemulti-line"/>
            </w:pPr>
            <w:r>
              <w:t>ⲁⲥⲁⲥϥ ⲛ̀ϫⲉ ϯⲡⲁⲣⲑⲉⲛⲟⲥ</w:t>
            </w:r>
          </w:p>
          <w:p w14:paraId="5D5A9957" w14:textId="77777777" w:rsidR="007E3044" w:rsidRDefault="007E3044" w:rsidP="007E3044">
            <w:pPr>
              <w:pStyle w:val="CopticVersemulti-line"/>
            </w:pPr>
            <w:r>
              <w:t>ϧⲉⲛ Ⲃⲏⲑⲗⲉⲉⲙ ⲛ̀ⲧⲉ ϯⲒⲟⲩⲇⲉⲁ</w:t>
            </w:r>
          </w:p>
          <w:p w14:paraId="100DE54E" w14:textId="77777777" w:rsidR="007E3044" w:rsidRDefault="007E3044" w:rsidP="007E3044">
            <w:pPr>
              <w:pStyle w:val="CopticVersemulti-line"/>
            </w:pPr>
            <w:r>
              <w:t>ⲕⲁⲧⲁ ⲛⲓⲥ̀ⲙⲏ ⲙ̀ⲡ̀ⲣⲟⲩⲫⲏⲧⲓⲕⲟⲛ:</w:t>
            </w:r>
          </w:p>
          <w:p w14:paraId="373F137B" w14:textId="768DB5D8" w:rsidR="007E3044" w:rsidRPr="00C35319" w:rsidRDefault="007E3044" w:rsidP="00B05FA7">
            <w:pPr>
              <w:pStyle w:val="CopticHangingVerse"/>
            </w:pPr>
            <w:r>
              <w:t>ⲁⲗⲗⲏⲗⲟⲩⲓⲁ: ⲁⲗⲗⲏⲗⲟⲩⲓⲁ.</w:t>
            </w:r>
          </w:p>
        </w:tc>
      </w:tr>
    </w:tbl>
    <w:p w14:paraId="1D79D8DC" w14:textId="6EB2B5C7" w:rsidR="007E3044" w:rsidRDefault="007E3044" w:rsidP="007E3044">
      <w:pPr>
        <w:pStyle w:val="Heading4"/>
      </w:pPr>
      <w:r>
        <w:t>The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60D50638" w14:textId="77777777" w:rsidTr="00B05FA7">
        <w:trPr>
          <w:cantSplit/>
          <w:jc w:val="center"/>
        </w:trPr>
        <w:tc>
          <w:tcPr>
            <w:tcW w:w="288" w:type="dxa"/>
          </w:tcPr>
          <w:p w14:paraId="796DC64F" w14:textId="77777777" w:rsidR="007E3044" w:rsidRDefault="007E3044" w:rsidP="00B05FA7">
            <w:pPr>
              <w:pStyle w:val="CopticCross"/>
            </w:pPr>
          </w:p>
        </w:tc>
        <w:tc>
          <w:tcPr>
            <w:tcW w:w="3960" w:type="dxa"/>
          </w:tcPr>
          <w:p w14:paraId="458E85A4" w14:textId="77777777" w:rsidR="007E3044" w:rsidRDefault="007E3044" w:rsidP="00B05FA7">
            <w:pPr>
              <w:pStyle w:val="EngHang"/>
            </w:pPr>
            <w:r>
              <w:t>A star has shone in the East,</w:t>
            </w:r>
          </w:p>
          <w:p w14:paraId="0394EAAF" w14:textId="77777777" w:rsidR="007E3044" w:rsidRDefault="007E3044" w:rsidP="00B05FA7">
            <w:pPr>
              <w:pStyle w:val="EngHang"/>
            </w:pPr>
            <w:r>
              <w:t>And the magi followed it</w:t>
            </w:r>
          </w:p>
          <w:p w14:paraId="3459A118" w14:textId="77777777" w:rsidR="007E3044" w:rsidRDefault="007E3044" w:rsidP="00B05FA7">
            <w:pPr>
              <w:pStyle w:val="EngHang"/>
            </w:pPr>
            <w:r>
              <w:t>Until it brought them to Bethlehem,</w:t>
            </w:r>
          </w:p>
          <w:p w14:paraId="035DAF54" w14:textId="38E36C6F" w:rsidR="007E3044" w:rsidRDefault="007E3044" w:rsidP="007E3044">
            <w:pPr>
              <w:pStyle w:val="EngHangEnd"/>
            </w:pPr>
            <w:r>
              <w:t>Where they worshipped the King of the ages.</w:t>
            </w:r>
          </w:p>
        </w:tc>
        <w:tc>
          <w:tcPr>
            <w:tcW w:w="288" w:type="dxa"/>
          </w:tcPr>
          <w:p w14:paraId="3C1BC8E9" w14:textId="77777777" w:rsidR="007E3044" w:rsidRDefault="007E3044" w:rsidP="00B05FA7"/>
        </w:tc>
        <w:tc>
          <w:tcPr>
            <w:tcW w:w="288" w:type="dxa"/>
          </w:tcPr>
          <w:p w14:paraId="10F7709C" w14:textId="77777777" w:rsidR="007E3044" w:rsidRDefault="007E3044" w:rsidP="00B05FA7">
            <w:pPr>
              <w:pStyle w:val="CopticCross"/>
            </w:pPr>
          </w:p>
        </w:tc>
        <w:tc>
          <w:tcPr>
            <w:tcW w:w="3960" w:type="dxa"/>
          </w:tcPr>
          <w:p w14:paraId="26170231" w14:textId="77777777" w:rsidR="007E3044" w:rsidRDefault="007E3044" w:rsidP="00B05FA7">
            <w:pPr>
              <w:pStyle w:val="CopticVersemulti-line"/>
            </w:pPr>
            <w:r>
              <w:t>Ⲟⲩⲥⲓⲟⲩ ⲁϥϣⲁⲓ ϧⲉⲛ ⲛⲓⲙⲁⲛϣⲁⲓ</w:t>
            </w:r>
          </w:p>
          <w:p w14:paraId="0050E8FF" w14:textId="77777777" w:rsidR="007E3044" w:rsidRDefault="007E3044" w:rsidP="00B05FA7">
            <w:pPr>
              <w:pStyle w:val="CopticVersemulti-line"/>
            </w:pPr>
            <w:r>
              <w:t>ⲁ̀ ⲛⲓⲙⲁⲅⲟⲥ ⲙⲟϣⲓ ⲛ̀ⲥⲱϥ</w:t>
            </w:r>
          </w:p>
          <w:p w14:paraId="0E97AE30" w14:textId="57194AA1" w:rsidR="007E3044" w:rsidRDefault="007E3044" w:rsidP="00B05FA7">
            <w:pPr>
              <w:pStyle w:val="CopticVersemulti-line"/>
            </w:pPr>
            <w:r>
              <w:t>ϣⲁⲛ̀ⲧⲉϥⲉ̀ⲛⲟⲩ ⲉ̀ Ⲃⲏⲑⲗⲉⲉⲙ</w:t>
            </w:r>
          </w:p>
          <w:p w14:paraId="7FA7BB9A" w14:textId="7D3F5AFD" w:rsidR="007E3044" w:rsidRDefault="007E3044" w:rsidP="007E3044">
            <w:pPr>
              <w:pStyle w:val="CopticHangingVerse"/>
            </w:pPr>
            <w:r>
              <w:t>ⲁⲩⲟⲩⲱϣⲧ ⲙ̀ⲡ̀ⲟⲩⲣⲟ ⲛ̀ⲛⲓⲉ̀ⲱⲛ.</w:t>
            </w:r>
          </w:p>
        </w:tc>
      </w:tr>
      <w:tr w:rsidR="007E3044" w14:paraId="262699F3" w14:textId="77777777" w:rsidTr="00B05FA7">
        <w:trPr>
          <w:cantSplit/>
          <w:jc w:val="center"/>
        </w:trPr>
        <w:tc>
          <w:tcPr>
            <w:tcW w:w="288" w:type="dxa"/>
          </w:tcPr>
          <w:p w14:paraId="66813EAB" w14:textId="77777777" w:rsidR="007E3044" w:rsidRDefault="007E3044" w:rsidP="00B05FA7">
            <w:pPr>
              <w:pStyle w:val="CopticCross"/>
            </w:pPr>
          </w:p>
        </w:tc>
        <w:tc>
          <w:tcPr>
            <w:tcW w:w="3960" w:type="dxa"/>
          </w:tcPr>
          <w:p w14:paraId="5CC15712" w14:textId="641E145F" w:rsidR="007E3044" w:rsidRDefault="007D22E4" w:rsidP="007E3044">
            <w:pPr>
              <w:pStyle w:val="EngHang"/>
            </w:pPr>
            <w:r>
              <w:t>Alleluia, alleluia,</w:t>
            </w:r>
          </w:p>
          <w:p w14:paraId="7D952FA4" w14:textId="02CDFB39" w:rsidR="007E3044" w:rsidRDefault="007D22E4" w:rsidP="007E3044">
            <w:pPr>
              <w:pStyle w:val="EngHang"/>
            </w:pPr>
            <w:r>
              <w:t>alleluia, a</w:t>
            </w:r>
            <w:r w:rsidR="007E3044">
              <w:t>lleluia.</w:t>
            </w:r>
          </w:p>
          <w:p w14:paraId="2216E8C2" w14:textId="77777777" w:rsidR="007E3044" w:rsidRDefault="007E3044" w:rsidP="007E3044">
            <w:pPr>
              <w:pStyle w:val="EngHang"/>
            </w:pPr>
            <w:r>
              <w:t>Jesus Christ the Son of God,</w:t>
            </w:r>
          </w:p>
          <w:p w14:paraId="61727949" w14:textId="076B600E" w:rsidR="007E3044" w:rsidRDefault="007E3044" w:rsidP="00B05FA7">
            <w:pPr>
              <w:pStyle w:val="EngHangEnd"/>
            </w:pPr>
            <w:r>
              <w:t>Who was born in Bethlehem.</w:t>
            </w:r>
          </w:p>
        </w:tc>
        <w:tc>
          <w:tcPr>
            <w:tcW w:w="288" w:type="dxa"/>
          </w:tcPr>
          <w:p w14:paraId="7FA3C460" w14:textId="77777777" w:rsidR="007E3044" w:rsidRDefault="007E3044" w:rsidP="00B05FA7"/>
        </w:tc>
        <w:tc>
          <w:tcPr>
            <w:tcW w:w="288" w:type="dxa"/>
          </w:tcPr>
          <w:p w14:paraId="48B1956E" w14:textId="77777777" w:rsidR="007E3044" w:rsidRDefault="007E3044" w:rsidP="00B05FA7">
            <w:pPr>
              <w:pStyle w:val="CopticCross"/>
            </w:pPr>
          </w:p>
        </w:tc>
        <w:tc>
          <w:tcPr>
            <w:tcW w:w="3960" w:type="dxa"/>
          </w:tcPr>
          <w:p w14:paraId="1AE0546C" w14:textId="4DC74091" w:rsidR="007E3044" w:rsidRDefault="007E3044" w:rsidP="00B05FA7">
            <w:pPr>
              <w:pStyle w:val="CopticVersemulti-line"/>
            </w:pPr>
            <w:r>
              <w:t>Ⲁⲗⲗⲏⲗⲟⲩⲓⲁ</w:t>
            </w:r>
            <w:r w:rsidR="007D22E4">
              <w:t>:</w:t>
            </w:r>
            <w:r>
              <w:t xml:space="preserve"> Ⲁⲗⲗⲏⲗⲟⲩⲓⲁ</w:t>
            </w:r>
            <w:r w:rsidR="007D22E4">
              <w:t>:</w:t>
            </w:r>
          </w:p>
          <w:p w14:paraId="05308FC3" w14:textId="09C54D26" w:rsidR="007E3044" w:rsidRDefault="007E3044" w:rsidP="00B05FA7">
            <w:pPr>
              <w:pStyle w:val="CopticVersemulti-line"/>
            </w:pPr>
            <w:r>
              <w:t>Ⲁⲗⲗⲏⲗⲟⲩⲓⲁ</w:t>
            </w:r>
            <w:r w:rsidR="007D22E4">
              <w:t>:</w:t>
            </w:r>
            <w:r>
              <w:t xml:space="preserve"> Ⲁⲗⲗⲏⲗⲟⲩⲓⲁ.</w:t>
            </w:r>
          </w:p>
          <w:p w14:paraId="321B7BC9" w14:textId="0DC4A67A" w:rsidR="007E3044" w:rsidRDefault="007E3044" w:rsidP="00B05FA7">
            <w:pPr>
              <w:pStyle w:val="CopticVersemulti-line"/>
            </w:pPr>
            <w:r>
              <w:t>Ⲓⲏⲥⲟⲩⲥ Ⲡⲓⲭ̀ⲣⲓⲥⲧⲟⲥ Ⲡϣⲏⲣⲓ ⲙ̀Ⲫⲛⲟⲩϯ:</w:t>
            </w:r>
          </w:p>
          <w:p w14:paraId="2B13801D" w14:textId="41022F02" w:rsidR="007E3044" w:rsidRPr="00C35319" w:rsidRDefault="007E3044" w:rsidP="007E3044">
            <w:pPr>
              <w:pStyle w:val="CopticHangingVerse"/>
            </w:pPr>
            <w:r>
              <w:t>Ⲫⲏⲉⲧⲁⲩⲙⲁⲥϥ ϧⲉⲛ Ⲃⲏⲑⲗⲉⲉⲙ.</w:t>
            </w:r>
          </w:p>
        </w:tc>
      </w:tr>
      <w:tr w:rsidR="007E3044" w14:paraId="76951E13" w14:textId="77777777" w:rsidTr="00B05FA7">
        <w:trPr>
          <w:cantSplit/>
          <w:jc w:val="center"/>
        </w:trPr>
        <w:tc>
          <w:tcPr>
            <w:tcW w:w="288" w:type="dxa"/>
          </w:tcPr>
          <w:p w14:paraId="31ECC8B5" w14:textId="77777777" w:rsidR="007E3044" w:rsidRDefault="007E3044" w:rsidP="00B05FA7">
            <w:pPr>
              <w:pStyle w:val="CopticCross"/>
            </w:pPr>
          </w:p>
        </w:tc>
        <w:tc>
          <w:tcPr>
            <w:tcW w:w="3960" w:type="dxa"/>
          </w:tcPr>
          <w:p w14:paraId="62DE4CC7" w14:textId="154DD5C1" w:rsidR="007E3044" w:rsidRDefault="007E3044" w:rsidP="00B05FA7">
            <w:pPr>
              <w:pStyle w:val="EngHang"/>
            </w:pPr>
            <w:r>
              <w:t>This is He to Whom the glory is due,</w:t>
            </w:r>
          </w:p>
          <w:p w14:paraId="660DFF2A" w14:textId="5DFB4770" w:rsidR="007E3044" w:rsidRDefault="007E3044" w:rsidP="00B05FA7">
            <w:pPr>
              <w:pStyle w:val="EngHang"/>
            </w:pPr>
            <w:r>
              <w:t>With His Good Father,</w:t>
            </w:r>
          </w:p>
          <w:p w14:paraId="5EE421AB" w14:textId="7E3E6825" w:rsidR="007E3044" w:rsidRDefault="007E3044" w:rsidP="007E3044">
            <w:pPr>
              <w:pStyle w:val="EngHang"/>
            </w:pPr>
            <w:r>
              <w:t>And the Holy Spirit,</w:t>
            </w:r>
          </w:p>
          <w:p w14:paraId="05346462" w14:textId="7C93E658" w:rsidR="007E3044" w:rsidRDefault="007E3044" w:rsidP="007E3044">
            <w:pPr>
              <w:pStyle w:val="EngHangEnd"/>
            </w:pPr>
            <w:r>
              <w:t>Now and forever.</w:t>
            </w:r>
          </w:p>
        </w:tc>
        <w:tc>
          <w:tcPr>
            <w:tcW w:w="288" w:type="dxa"/>
          </w:tcPr>
          <w:p w14:paraId="45FBC144" w14:textId="77777777" w:rsidR="007E3044" w:rsidRDefault="007E3044" w:rsidP="00B05FA7"/>
        </w:tc>
        <w:tc>
          <w:tcPr>
            <w:tcW w:w="288" w:type="dxa"/>
          </w:tcPr>
          <w:p w14:paraId="66323A59" w14:textId="77777777" w:rsidR="007E3044" w:rsidRDefault="007E3044" w:rsidP="00B05FA7">
            <w:pPr>
              <w:pStyle w:val="CopticCross"/>
            </w:pPr>
          </w:p>
        </w:tc>
        <w:tc>
          <w:tcPr>
            <w:tcW w:w="3960" w:type="dxa"/>
          </w:tcPr>
          <w:p w14:paraId="5B703C35" w14:textId="361DDF74" w:rsidR="007E3044" w:rsidRDefault="007E3044" w:rsidP="00B05FA7">
            <w:pPr>
              <w:pStyle w:val="CopticVersemulti-line"/>
            </w:pPr>
            <w:r>
              <w:t>Ⲫⲁⲓ ⲉ̀ⲣⲉ ⲡⲓⲱ̀ⲟⲩ ⲉⲣⲡ̀ⲣⲉⲡ̀ⲓ ⲛⲁϥ:</w:t>
            </w:r>
          </w:p>
          <w:p w14:paraId="3312432D" w14:textId="72866D99" w:rsidR="007E3044" w:rsidRDefault="007E3044" w:rsidP="00B05FA7">
            <w:pPr>
              <w:pStyle w:val="CopticVersemulti-line"/>
            </w:pPr>
            <w:r>
              <w:t>ⲛⲉⲙ Ⲡⲉϥⲓⲱⲧ ⲛ̀ⲁ̀ⲅⲁⲑⲟⲥ:</w:t>
            </w:r>
          </w:p>
          <w:p w14:paraId="2A2786B6" w14:textId="49B66F38" w:rsidR="007E3044" w:rsidRDefault="007E3044" w:rsidP="00B05FA7">
            <w:pPr>
              <w:pStyle w:val="CopticVersemulti-line"/>
            </w:pPr>
            <w:r>
              <w:t>ⲛⲉⲙ Ⲡⲓⲡⲛⲉⲩⲙⲁ ⲉⲑⲟⲩⲁⲃ:</w:t>
            </w:r>
          </w:p>
          <w:p w14:paraId="7BC2ADDE" w14:textId="2D5C5B2C" w:rsidR="007E3044" w:rsidRDefault="007E3044" w:rsidP="00B05FA7">
            <w:pPr>
              <w:pStyle w:val="CopticHangingVerse"/>
            </w:pPr>
            <w:r>
              <w:t>ⲓⲥϫⲉⲛ ϯⲛⲟⲩ ⲛⲉⲙ ϣⲁ ⲉ̀ⲛⲉϩ.</w:t>
            </w:r>
          </w:p>
        </w:tc>
      </w:tr>
    </w:tbl>
    <w:p w14:paraId="7A05A970" w14:textId="23B88FF7" w:rsidR="007E3044" w:rsidRDefault="007E3044" w:rsidP="007E3044">
      <w:pPr>
        <w:pStyle w:val="Heading4"/>
      </w:pPr>
      <w:r>
        <w:t>Another Gospel Response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3044" w14:paraId="497D2592" w14:textId="77777777" w:rsidTr="00B05FA7">
        <w:trPr>
          <w:cantSplit/>
          <w:jc w:val="center"/>
        </w:trPr>
        <w:tc>
          <w:tcPr>
            <w:tcW w:w="288" w:type="dxa"/>
          </w:tcPr>
          <w:p w14:paraId="46421FCE" w14:textId="77777777" w:rsidR="007E3044" w:rsidRDefault="007E3044" w:rsidP="00B05FA7">
            <w:pPr>
              <w:pStyle w:val="CopticCross"/>
            </w:pPr>
          </w:p>
        </w:tc>
        <w:tc>
          <w:tcPr>
            <w:tcW w:w="3960" w:type="dxa"/>
          </w:tcPr>
          <w:p w14:paraId="748E1F44" w14:textId="77777777" w:rsidR="007E3044" w:rsidRDefault="007E3044" w:rsidP="007D22E4">
            <w:pPr>
              <w:pStyle w:val="EngHang"/>
            </w:pPr>
            <w:r>
              <w:t>The Lord of Glory was called a Son</w:t>
            </w:r>
          </w:p>
          <w:p w14:paraId="386BD679" w14:textId="77777777" w:rsidR="007E3044" w:rsidRDefault="007D22E4" w:rsidP="007D22E4">
            <w:pPr>
              <w:pStyle w:val="EngHang"/>
            </w:pPr>
            <w:r>
              <w:t>According to John’s words before He saw Him.</w:t>
            </w:r>
          </w:p>
          <w:p w14:paraId="77BA5C08" w14:textId="77777777" w:rsidR="007D22E4" w:rsidRDefault="007D22E4" w:rsidP="007D22E4">
            <w:pPr>
              <w:pStyle w:val="EngHang"/>
            </w:pPr>
            <w:r>
              <w:t>The eternal Logos took flesh</w:t>
            </w:r>
          </w:p>
          <w:p w14:paraId="50866869" w14:textId="2E5625A7" w:rsidR="007D22E4" w:rsidRDefault="007D22E4" w:rsidP="00B05FA7">
            <w:pPr>
              <w:pStyle w:val="EngHangEnd"/>
            </w:pPr>
            <w:r>
              <w:t>And dwelt among us; we beheld Him.</w:t>
            </w:r>
          </w:p>
        </w:tc>
        <w:tc>
          <w:tcPr>
            <w:tcW w:w="288" w:type="dxa"/>
          </w:tcPr>
          <w:p w14:paraId="4F6069F9" w14:textId="77777777" w:rsidR="007E3044" w:rsidRDefault="007E3044" w:rsidP="00B05FA7"/>
        </w:tc>
        <w:tc>
          <w:tcPr>
            <w:tcW w:w="288" w:type="dxa"/>
          </w:tcPr>
          <w:p w14:paraId="40CE4987" w14:textId="77777777" w:rsidR="007E3044" w:rsidRDefault="007E3044" w:rsidP="00B05FA7">
            <w:pPr>
              <w:pStyle w:val="CopticCross"/>
            </w:pPr>
          </w:p>
        </w:tc>
        <w:tc>
          <w:tcPr>
            <w:tcW w:w="3960" w:type="dxa"/>
          </w:tcPr>
          <w:p w14:paraId="47C95A25" w14:textId="1B22CCF4" w:rsidR="007E3044" w:rsidRDefault="007D22E4" w:rsidP="007D22E4">
            <w:pPr>
              <w:pStyle w:val="CopticVersemulti-line"/>
            </w:pPr>
            <w:r>
              <w:t>Ⲡϭⲟⲓⲥ ⲙ̀ⲡ̀ⲱⲟ̀ⲩ ⲁⲩⲙⲟⲩϯ ⲉ̀ⲣⲟϥ ⲛ̀ⲟ̀ϣⲏⲢⲓ:</w:t>
            </w:r>
          </w:p>
          <w:p w14:paraId="7E273088" w14:textId="77777777" w:rsidR="007D22E4" w:rsidRDefault="007D22E4" w:rsidP="007D22E4">
            <w:pPr>
              <w:pStyle w:val="CopticVersemulti-line"/>
            </w:pPr>
            <w:r>
              <w:t>ⲕⲁⲧⲁ ⲡ̀ⲥⲁϫⲓ ⲙ̀ⲡⲉⲧⲉ Ⲓⲱⲁⲛⲛⲏⲥ ⲛⲁⲩ ⲉ̀ⲣⲟϥ:</w:t>
            </w:r>
          </w:p>
          <w:p w14:paraId="76475BEE" w14:textId="77777777" w:rsidR="007D22E4" w:rsidRDefault="007D22E4" w:rsidP="007D22E4">
            <w:pPr>
              <w:pStyle w:val="CopticVersemulti-line"/>
            </w:pPr>
            <w:r>
              <w:t>ⲡⲓⲗⲟⲅⲟⲥ ⲉ̀ⲡⲓⲉ̀ⲱ̀ⲛⲓⲟⲛ ⲁϥϭⲓⲥⲁⲣⲝ:</w:t>
            </w:r>
          </w:p>
          <w:p w14:paraId="3BC9D856" w14:textId="7DC1D23C" w:rsidR="007D22E4" w:rsidRDefault="007D22E4" w:rsidP="00B05FA7">
            <w:pPr>
              <w:pStyle w:val="CopticHangingVerse"/>
            </w:pPr>
            <w:r>
              <w:t>Ⲁϥⲓ ⲛ̀ϧ̀ⲣⲏⲓ ⲛ̀ϧⲏⲧⲉⲛ ⲉⲛⲛⲁⲩ ⲉ̀ⲣⲟϥ.</w:t>
            </w:r>
          </w:p>
        </w:tc>
      </w:tr>
      <w:tr w:rsidR="007D22E4" w14:paraId="3E070A94" w14:textId="77777777" w:rsidTr="00B05FA7">
        <w:trPr>
          <w:cantSplit/>
          <w:jc w:val="center"/>
        </w:trPr>
        <w:tc>
          <w:tcPr>
            <w:tcW w:w="288" w:type="dxa"/>
          </w:tcPr>
          <w:p w14:paraId="0A80FF3D" w14:textId="77777777" w:rsidR="007D22E4" w:rsidRDefault="007D22E4" w:rsidP="00B05FA7">
            <w:pPr>
              <w:pStyle w:val="CopticCross"/>
            </w:pPr>
          </w:p>
        </w:tc>
        <w:tc>
          <w:tcPr>
            <w:tcW w:w="3960" w:type="dxa"/>
          </w:tcPr>
          <w:p w14:paraId="11CC7312" w14:textId="709A6218" w:rsidR="007D22E4" w:rsidRDefault="007D22E4" w:rsidP="007D22E4">
            <w:pPr>
              <w:pStyle w:val="EngHangEnd"/>
            </w:pPr>
            <w:r>
              <w:t>Alleluia, alleluia…</w:t>
            </w:r>
          </w:p>
        </w:tc>
        <w:tc>
          <w:tcPr>
            <w:tcW w:w="288" w:type="dxa"/>
          </w:tcPr>
          <w:p w14:paraId="6B673DF2" w14:textId="77777777" w:rsidR="007D22E4" w:rsidRDefault="007D22E4" w:rsidP="00B05FA7"/>
        </w:tc>
        <w:tc>
          <w:tcPr>
            <w:tcW w:w="288" w:type="dxa"/>
          </w:tcPr>
          <w:p w14:paraId="72C066E5" w14:textId="77777777" w:rsidR="007D22E4" w:rsidRDefault="007D22E4" w:rsidP="00B05FA7">
            <w:pPr>
              <w:pStyle w:val="CopticCross"/>
            </w:pPr>
          </w:p>
        </w:tc>
        <w:tc>
          <w:tcPr>
            <w:tcW w:w="3960" w:type="dxa"/>
          </w:tcPr>
          <w:p w14:paraId="5A38544E" w14:textId="4790B538" w:rsidR="007D22E4" w:rsidRDefault="007D22E4" w:rsidP="007D22E4">
            <w:pPr>
              <w:pStyle w:val="CopticVersemulti-line"/>
            </w:pPr>
            <w:r>
              <w:t>Ⲁⲗⲗⲏⲗⲟⲩⲓⲁ: ⲁⲗⲗⲏⲗⲟⲩⲓⲁ…</w:t>
            </w:r>
          </w:p>
        </w:tc>
      </w:tr>
    </w:tbl>
    <w:p w14:paraId="18D21D8C" w14:textId="24644A52" w:rsidR="00B05FA7" w:rsidRDefault="00B05FA7" w:rsidP="00B05FA7">
      <w:pPr>
        <w:pStyle w:val="Heading4"/>
      </w:pPr>
      <w:r>
        <w:t>The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276EEEFC" w14:textId="77777777" w:rsidTr="00B05FA7">
        <w:trPr>
          <w:cantSplit/>
          <w:jc w:val="center"/>
        </w:trPr>
        <w:tc>
          <w:tcPr>
            <w:tcW w:w="288" w:type="dxa"/>
          </w:tcPr>
          <w:p w14:paraId="4FC431B7" w14:textId="77777777" w:rsidR="00B05FA7" w:rsidRDefault="00B05FA7" w:rsidP="00B05FA7">
            <w:pPr>
              <w:pStyle w:val="CopticCross"/>
            </w:pPr>
          </w:p>
        </w:tc>
        <w:tc>
          <w:tcPr>
            <w:tcW w:w="3960" w:type="dxa"/>
          </w:tcPr>
          <w:p w14:paraId="56989791" w14:textId="77777777" w:rsidR="00B05FA7" w:rsidRDefault="00B05FA7" w:rsidP="00B05FA7">
            <w:pPr>
              <w:pStyle w:val="EngHang"/>
            </w:pPr>
            <w:r>
              <w:t>O True Lamb</w:t>
            </w:r>
          </w:p>
          <w:p w14:paraId="7BF018DA" w14:textId="23B0F44B" w:rsidR="00B05FA7" w:rsidRDefault="00B05FA7" w:rsidP="00B05FA7">
            <w:pPr>
              <w:pStyle w:val="EngHang"/>
            </w:pPr>
            <w:r>
              <w:t>of God the Father,</w:t>
            </w:r>
          </w:p>
          <w:p w14:paraId="4B46DC34" w14:textId="77777777" w:rsidR="00B05FA7" w:rsidRDefault="00B05FA7" w:rsidP="00B05FA7">
            <w:pPr>
              <w:pStyle w:val="EngHang"/>
            </w:pPr>
            <w:r>
              <w:t>Have mercy upon us</w:t>
            </w:r>
          </w:p>
          <w:p w14:paraId="6669FD4F" w14:textId="2E9CAA87" w:rsidR="00B05FA7" w:rsidRDefault="00B05FA7" w:rsidP="00B05FA7">
            <w:pPr>
              <w:pStyle w:val="EngHangEnd"/>
            </w:pPr>
            <w:r>
              <w:t>in Your kingdom.</w:t>
            </w:r>
          </w:p>
        </w:tc>
        <w:tc>
          <w:tcPr>
            <w:tcW w:w="288" w:type="dxa"/>
          </w:tcPr>
          <w:p w14:paraId="0B279D83" w14:textId="77777777" w:rsidR="00B05FA7" w:rsidRDefault="00B05FA7" w:rsidP="00B05FA7"/>
        </w:tc>
        <w:tc>
          <w:tcPr>
            <w:tcW w:w="288" w:type="dxa"/>
          </w:tcPr>
          <w:p w14:paraId="09D26DF4" w14:textId="77777777" w:rsidR="00B05FA7" w:rsidRDefault="00B05FA7" w:rsidP="00B05FA7">
            <w:pPr>
              <w:pStyle w:val="CopticCross"/>
            </w:pPr>
          </w:p>
        </w:tc>
        <w:tc>
          <w:tcPr>
            <w:tcW w:w="3960" w:type="dxa"/>
          </w:tcPr>
          <w:p w14:paraId="38C0AAFB" w14:textId="77777777" w:rsidR="00B05FA7" w:rsidRDefault="00B05FA7" w:rsidP="00B05FA7">
            <w:pPr>
              <w:pStyle w:val="CopticVersemulti-line"/>
            </w:pPr>
            <w:r>
              <w:t>Ⲡⲓϩⲓⲏⲃ ⲙ̀ⲙⲏⲓ</w:t>
            </w:r>
          </w:p>
          <w:p w14:paraId="46C75B90" w14:textId="77777777" w:rsidR="00B05FA7" w:rsidRDefault="00B05FA7" w:rsidP="00B05FA7">
            <w:pPr>
              <w:pStyle w:val="CopticVersemulti-line"/>
            </w:pPr>
            <w:r>
              <w:t>ⲛ̀ⲧⲉ Ⲫⲛⲟⲩϯ Ⲫ̀ⲓⲱⲧ</w:t>
            </w:r>
          </w:p>
          <w:p w14:paraId="789C7E6E" w14:textId="77777777" w:rsidR="00B05FA7" w:rsidRDefault="00B05FA7" w:rsidP="00B05FA7">
            <w:pPr>
              <w:pStyle w:val="CopticVersemulti-line"/>
            </w:pPr>
            <w:r>
              <w:t>ⲁ̀ⲣⲓⲟⲩⲛⲁⲓ ⲛⲉⲙⲁⲛ</w:t>
            </w:r>
          </w:p>
          <w:p w14:paraId="28BE4BCE" w14:textId="44C5E55F" w:rsidR="00B05FA7" w:rsidRDefault="00B05FA7" w:rsidP="00B05FA7">
            <w:pPr>
              <w:pStyle w:val="CopticHangingVerse"/>
            </w:pPr>
            <w:r>
              <w:t>ϧⲉⲛ ⲧⲉⲕⲙⲉⲧⲟⲩⲣⲟ.</w:t>
            </w:r>
          </w:p>
        </w:tc>
      </w:tr>
      <w:tr w:rsidR="00B05FA7" w14:paraId="03792CBD" w14:textId="77777777" w:rsidTr="00B05FA7">
        <w:trPr>
          <w:cantSplit/>
          <w:jc w:val="center"/>
        </w:trPr>
        <w:tc>
          <w:tcPr>
            <w:tcW w:w="288" w:type="dxa"/>
          </w:tcPr>
          <w:p w14:paraId="4BC8E807" w14:textId="77777777" w:rsidR="00B05FA7" w:rsidRDefault="00B05FA7" w:rsidP="00B05FA7">
            <w:pPr>
              <w:pStyle w:val="CopticCross"/>
            </w:pPr>
          </w:p>
        </w:tc>
        <w:tc>
          <w:tcPr>
            <w:tcW w:w="3960" w:type="dxa"/>
          </w:tcPr>
          <w:p w14:paraId="53D2823A" w14:textId="77777777" w:rsidR="00B05FA7" w:rsidRDefault="00B05FA7" w:rsidP="00B05FA7">
            <w:pPr>
              <w:pStyle w:val="EngHang"/>
            </w:pPr>
            <w:r>
              <w:t>For the mouth of Your Father</w:t>
            </w:r>
          </w:p>
          <w:p w14:paraId="1054C62B" w14:textId="77777777" w:rsidR="00B05FA7" w:rsidRDefault="00B05FA7" w:rsidP="00B05FA7">
            <w:pPr>
              <w:pStyle w:val="EngHang"/>
            </w:pPr>
            <w:r>
              <w:t>Testifies of You, saying,</w:t>
            </w:r>
          </w:p>
          <w:p w14:paraId="3A1CED85" w14:textId="77777777" w:rsidR="00B05FA7" w:rsidRDefault="00B05FA7" w:rsidP="00B05FA7">
            <w:pPr>
              <w:pStyle w:val="EngHang"/>
            </w:pPr>
            <w:r>
              <w:t>“You are my Son,</w:t>
            </w:r>
          </w:p>
          <w:p w14:paraId="757A24DD" w14:textId="2368A01D" w:rsidR="00B05FA7" w:rsidRDefault="00B05FA7" w:rsidP="00B05FA7">
            <w:pPr>
              <w:pStyle w:val="EngHangEnd"/>
            </w:pPr>
            <w:r>
              <w:t>Today I have begotten You.”</w:t>
            </w:r>
          </w:p>
        </w:tc>
        <w:tc>
          <w:tcPr>
            <w:tcW w:w="288" w:type="dxa"/>
          </w:tcPr>
          <w:p w14:paraId="69E527B2" w14:textId="77777777" w:rsidR="00B05FA7" w:rsidRDefault="00B05FA7" w:rsidP="00B05FA7"/>
        </w:tc>
        <w:tc>
          <w:tcPr>
            <w:tcW w:w="288" w:type="dxa"/>
          </w:tcPr>
          <w:p w14:paraId="1730C9C8" w14:textId="77777777" w:rsidR="00B05FA7" w:rsidRDefault="00B05FA7" w:rsidP="00B05FA7">
            <w:pPr>
              <w:pStyle w:val="CopticCross"/>
            </w:pPr>
          </w:p>
        </w:tc>
        <w:tc>
          <w:tcPr>
            <w:tcW w:w="3960" w:type="dxa"/>
          </w:tcPr>
          <w:p w14:paraId="6A588EFF" w14:textId="77777777" w:rsidR="00B05FA7" w:rsidRDefault="00B05FA7" w:rsidP="00B05FA7">
            <w:pPr>
              <w:pStyle w:val="CopticVersemulti-line"/>
            </w:pPr>
            <w:r>
              <w:t>Ⲣⲱϥ ⲅⲁⲣ ⲛ̀ⲡⲉⲕⲓⲱⲧ</w:t>
            </w:r>
          </w:p>
          <w:p w14:paraId="42F00EA7" w14:textId="77777777" w:rsidR="00B05FA7" w:rsidRDefault="00B05FA7" w:rsidP="00B05FA7">
            <w:pPr>
              <w:pStyle w:val="CopticVersemulti-line"/>
            </w:pPr>
            <w:r>
              <w:t>ⲉⲧⲟⲓ ⲙ̀ⲙⲉⲑⲣⲉ ϧⲁⲣⲟⲕ</w:t>
            </w:r>
          </w:p>
          <w:p w14:paraId="6BB7B97D" w14:textId="77777777" w:rsidR="00B05FA7" w:rsidRDefault="00B05FA7" w:rsidP="00B05FA7">
            <w:pPr>
              <w:pStyle w:val="CopticVersemulti-line"/>
            </w:pPr>
            <w:r>
              <w:t>ϫⲉ ⲛ̀ⲑⲟⲕ ⲡⲓ ⲡⲁϣⲏⲣⲓ</w:t>
            </w:r>
          </w:p>
          <w:p w14:paraId="45B9C9A2" w14:textId="31177386" w:rsidR="00B05FA7" w:rsidRDefault="00B05FA7" w:rsidP="00B05FA7">
            <w:pPr>
              <w:pStyle w:val="CopticHangingVerse"/>
            </w:pPr>
            <w:r>
              <w:t>ⲁ̀ⲛⲟⲕ ⲁⲓϫ̀ⲫⲟⲕ ⲙ̀ⲫⲟⲟⲩ.</w:t>
            </w:r>
          </w:p>
        </w:tc>
      </w:tr>
      <w:tr w:rsidR="00B05FA7" w14:paraId="76AFADDD" w14:textId="77777777" w:rsidTr="00B05FA7">
        <w:trPr>
          <w:cantSplit/>
          <w:jc w:val="center"/>
        </w:trPr>
        <w:tc>
          <w:tcPr>
            <w:tcW w:w="288" w:type="dxa"/>
          </w:tcPr>
          <w:p w14:paraId="256A244B" w14:textId="77777777" w:rsidR="00B05FA7" w:rsidRDefault="00B05FA7" w:rsidP="00B05FA7">
            <w:pPr>
              <w:pStyle w:val="CopticCross"/>
            </w:pPr>
          </w:p>
        </w:tc>
        <w:tc>
          <w:tcPr>
            <w:tcW w:w="3960" w:type="dxa"/>
          </w:tcPr>
          <w:p w14:paraId="73FF0FBC" w14:textId="3300F9A9" w:rsidR="00B05FA7" w:rsidRDefault="00B05FA7" w:rsidP="00B05FA7">
            <w:pPr>
              <w:pStyle w:val="EngHangEnd"/>
            </w:pPr>
            <w:r>
              <w:t>We ask You, O Son of God…</w:t>
            </w:r>
          </w:p>
        </w:tc>
        <w:tc>
          <w:tcPr>
            <w:tcW w:w="288" w:type="dxa"/>
          </w:tcPr>
          <w:p w14:paraId="1B0B8BDF" w14:textId="77777777" w:rsidR="00B05FA7" w:rsidRDefault="00B05FA7" w:rsidP="00B05FA7"/>
        </w:tc>
        <w:tc>
          <w:tcPr>
            <w:tcW w:w="288" w:type="dxa"/>
          </w:tcPr>
          <w:p w14:paraId="2501A522" w14:textId="77777777" w:rsidR="00B05FA7" w:rsidRDefault="00B05FA7" w:rsidP="00B05FA7">
            <w:pPr>
              <w:pStyle w:val="CopticCross"/>
            </w:pPr>
          </w:p>
        </w:tc>
        <w:tc>
          <w:tcPr>
            <w:tcW w:w="3960" w:type="dxa"/>
          </w:tcPr>
          <w:p w14:paraId="4B28C8E4" w14:textId="262665BC" w:rsidR="00B05FA7" w:rsidRDefault="00B05FA7" w:rsidP="00B05FA7">
            <w:pPr>
              <w:pStyle w:val="CopticVersemulti-line"/>
            </w:pPr>
            <w:r>
              <w:t>Ⲧⲉⲛϯϩⲟ ⲉ̀ⲣⲟⲕ ⲱ̀ Ⲩⲓⲟⲥ Ⲑⲉⲟⲥ…</w:t>
            </w:r>
          </w:p>
        </w:tc>
      </w:tr>
    </w:tbl>
    <w:p w14:paraId="32BDB0B8" w14:textId="563FBF6E" w:rsidR="00B05FA7" w:rsidRDefault="00B05FA7" w:rsidP="00B05FA7">
      <w:pPr>
        <w:pStyle w:val="Heading4"/>
      </w:pPr>
      <w:r>
        <w:lastRenderedPageBreak/>
        <w:t>Another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5FA7" w14:paraId="73F1FFF1" w14:textId="77777777" w:rsidTr="00B05FA7">
        <w:trPr>
          <w:cantSplit/>
          <w:jc w:val="center"/>
        </w:trPr>
        <w:tc>
          <w:tcPr>
            <w:tcW w:w="288" w:type="dxa"/>
          </w:tcPr>
          <w:p w14:paraId="32315677" w14:textId="77777777" w:rsidR="00B05FA7" w:rsidRDefault="00B05FA7" w:rsidP="00B05FA7">
            <w:pPr>
              <w:pStyle w:val="CopticCross"/>
            </w:pPr>
          </w:p>
        </w:tc>
        <w:tc>
          <w:tcPr>
            <w:tcW w:w="3960" w:type="dxa"/>
          </w:tcPr>
          <w:p w14:paraId="3491C8D2" w14:textId="77777777" w:rsidR="00B05FA7" w:rsidRDefault="00B05FA7" w:rsidP="00B05FA7">
            <w:pPr>
              <w:pStyle w:val="EngHang"/>
            </w:pPr>
            <w:r>
              <w:t>For unto us a Child is born,</w:t>
            </w:r>
          </w:p>
          <w:p w14:paraId="551F6D16" w14:textId="77777777" w:rsidR="00B05FA7" w:rsidRDefault="00B05FA7" w:rsidP="00B05FA7">
            <w:pPr>
              <w:pStyle w:val="EngHang"/>
            </w:pPr>
            <w:r>
              <w:t>Unto us a Son is given,</w:t>
            </w:r>
          </w:p>
          <w:p w14:paraId="20DDF87A" w14:textId="77777777" w:rsidR="00B05FA7" w:rsidRDefault="00B05FA7" w:rsidP="00B05FA7">
            <w:pPr>
              <w:pStyle w:val="EngHang"/>
            </w:pPr>
            <w:r>
              <w:t>Whose Rule</w:t>
            </w:r>
          </w:p>
          <w:p w14:paraId="26258EF2" w14:textId="52975A16" w:rsidR="00B05FA7" w:rsidRDefault="00B05FA7" w:rsidP="00B05FA7">
            <w:pPr>
              <w:pStyle w:val="EngHangEnd"/>
            </w:pPr>
            <w:r>
              <w:t>Is upon His shoulder.</w:t>
            </w:r>
          </w:p>
        </w:tc>
        <w:tc>
          <w:tcPr>
            <w:tcW w:w="288" w:type="dxa"/>
          </w:tcPr>
          <w:p w14:paraId="09E9A140" w14:textId="77777777" w:rsidR="00B05FA7" w:rsidRDefault="00B05FA7" w:rsidP="00B05FA7"/>
        </w:tc>
        <w:tc>
          <w:tcPr>
            <w:tcW w:w="288" w:type="dxa"/>
          </w:tcPr>
          <w:p w14:paraId="62DBC4BA" w14:textId="77777777" w:rsidR="00B05FA7" w:rsidRDefault="00B05FA7" w:rsidP="00B05FA7">
            <w:pPr>
              <w:pStyle w:val="CopticCross"/>
            </w:pPr>
          </w:p>
        </w:tc>
        <w:tc>
          <w:tcPr>
            <w:tcW w:w="3960" w:type="dxa"/>
          </w:tcPr>
          <w:p w14:paraId="3138BA1F" w14:textId="77777777" w:rsidR="00B05FA7" w:rsidRDefault="008230B6" w:rsidP="008230B6">
            <w:pPr>
              <w:pStyle w:val="CopticVersemulti-line"/>
            </w:pPr>
            <w:r>
              <w:t>Ϫⲉ ⲁⲩⲙⲓⲥⲓ ⲛⲁⲛ ⲛ̀ⲟⲩⲁ̀ⲗⲟⲩ:</w:t>
            </w:r>
          </w:p>
          <w:p w14:paraId="353A026C" w14:textId="77777777" w:rsidR="008230B6" w:rsidRDefault="008230B6" w:rsidP="008230B6">
            <w:pPr>
              <w:pStyle w:val="CopticVersemulti-line"/>
            </w:pPr>
            <w:r>
              <w:t>ⲁⲩϯ ⲛⲁⲛ ⲛ̀ⲟⲩϣⲏⲣⲓ:</w:t>
            </w:r>
          </w:p>
          <w:p w14:paraId="7F61B8A6" w14:textId="77777777" w:rsidR="008230B6" w:rsidRDefault="008230B6" w:rsidP="008230B6">
            <w:pPr>
              <w:pStyle w:val="CopticVersemulti-line"/>
            </w:pPr>
            <w:r>
              <w:t>ⲫⲏⲉⲧ ⲉ̀ⲣⲉⲧⲉϥⲁⲣⲭⲏ:</w:t>
            </w:r>
          </w:p>
          <w:p w14:paraId="7E3C8CC9" w14:textId="45772888" w:rsidR="008230B6" w:rsidRDefault="008230B6" w:rsidP="00B05FA7">
            <w:pPr>
              <w:pStyle w:val="CopticHangingVerse"/>
            </w:pPr>
            <w:r>
              <w:t>ⲭⲏ ϩⲓϫⲉⲛ ⲧⲉϥⲛⲁϩⲃⲓ.</w:t>
            </w:r>
          </w:p>
        </w:tc>
      </w:tr>
      <w:tr w:rsidR="00B05FA7" w14:paraId="4AC9C5D3" w14:textId="77777777" w:rsidTr="00B05FA7">
        <w:trPr>
          <w:cantSplit/>
          <w:jc w:val="center"/>
        </w:trPr>
        <w:tc>
          <w:tcPr>
            <w:tcW w:w="288" w:type="dxa"/>
          </w:tcPr>
          <w:p w14:paraId="25F4A362" w14:textId="77777777" w:rsidR="00B05FA7" w:rsidRDefault="00B05FA7" w:rsidP="00B05FA7">
            <w:pPr>
              <w:pStyle w:val="CopticCross"/>
            </w:pPr>
          </w:p>
        </w:tc>
        <w:tc>
          <w:tcPr>
            <w:tcW w:w="3960" w:type="dxa"/>
          </w:tcPr>
          <w:p w14:paraId="0691E503" w14:textId="77777777" w:rsidR="008230B6" w:rsidRDefault="008230B6" w:rsidP="008230B6">
            <w:pPr>
              <w:pStyle w:val="EngHang"/>
            </w:pPr>
            <w:r>
              <w:t>God, the</w:t>
            </w:r>
          </w:p>
          <w:p w14:paraId="632F31F3" w14:textId="558FBEA7" w:rsidR="00B05FA7" w:rsidRDefault="00B05FA7" w:rsidP="008230B6">
            <w:pPr>
              <w:pStyle w:val="EngHang"/>
            </w:pPr>
            <w:r>
              <w:t>mighty Ruler,</w:t>
            </w:r>
          </w:p>
          <w:p w14:paraId="7E96C24D" w14:textId="77777777" w:rsidR="00B05FA7" w:rsidRDefault="00B05FA7" w:rsidP="008230B6">
            <w:pPr>
              <w:pStyle w:val="EngHang"/>
            </w:pPr>
            <w:r>
              <w:t>And the Angel</w:t>
            </w:r>
          </w:p>
          <w:p w14:paraId="0455DAD3" w14:textId="1696CADF" w:rsidR="00B05FA7" w:rsidRDefault="00B05FA7" w:rsidP="00B05FA7">
            <w:pPr>
              <w:pStyle w:val="EngHangEnd"/>
            </w:pPr>
            <w:r>
              <w:t>Of great counsel.</w:t>
            </w:r>
          </w:p>
        </w:tc>
        <w:tc>
          <w:tcPr>
            <w:tcW w:w="288" w:type="dxa"/>
          </w:tcPr>
          <w:p w14:paraId="6CB887B9" w14:textId="77777777" w:rsidR="00B05FA7" w:rsidRDefault="00B05FA7" w:rsidP="00B05FA7"/>
        </w:tc>
        <w:tc>
          <w:tcPr>
            <w:tcW w:w="288" w:type="dxa"/>
          </w:tcPr>
          <w:p w14:paraId="7E3BB173" w14:textId="77777777" w:rsidR="00B05FA7" w:rsidRDefault="00B05FA7" w:rsidP="00B05FA7">
            <w:pPr>
              <w:pStyle w:val="CopticCross"/>
            </w:pPr>
          </w:p>
        </w:tc>
        <w:tc>
          <w:tcPr>
            <w:tcW w:w="3960" w:type="dxa"/>
          </w:tcPr>
          <w:p w14:paraId="2A141897" w14:textId="77777777" w:rsidR="00B05FA7" w:rsidRDefault="008230B6" w:rsidP="008230B6">
            <w:pPr>
              <w:pStyle w:val="CopticVersemulti-line"/>
            </w:pPr>
            <w:r>
              <w:t>Ⲫⲛⲟⲩϯ ⲫⲏⲉⲧϫⲟⲣ:</w:t>
            </w:r>
          </w:p>
          <w:p w14:paraId="62C72385" w14:textId="77777777" w:rsidR="008230B6" w:rsidRDefault="008230B6" w:rsidP="008230B6">
            <w:pPr>
              <w:pStyle w:val="CopticVersemulti-line"/>
            </w:pPr>
            <w:r>
              <w:t>ⲛ̀ⲉⲝⲟⲩⲥⲓⲁⲥⲧⲏⲥ:</w:t>
            </w:r>
          </w:p>
          <w:p w14:paraId="70C61534" w14:textId="77777777" w:rsidR="008230B6" w:rsidRDefault="008230B6" w:rsidP="008230B6">
            <w:pPr>
              <w:pStyle w:val="CopticVersemulti-line"/>
            </w:pPr>
            <w:r>
              <w:t>ⲟⲩⲟϩ ⲛⲓⲁⲅⲅⲉⲗⲟⲥ</w:t>
            </w:r>
          </w:p>
          <w:p w14:paraId="3CB0195C" w14:textId="18E8AC32" w:rsidR="008230B6" w:rsidRDefault="008230B6" w:rsidP="00B05FA7">
            <w:pPr>
              <w:pStyle w:val="CopticHangingVerse"/>
            </w:pPr>
            <w:r>
              <w:t>ⲛ̀ⲧⲉ ⲡⲓⲛⲓϣϯ ⲛ̀ⲥⲟϭⲛⲓ.</w:t>
            </w:r>
          </w:p>
        </w:tc>
      </w:tr>
      <w:tr w:rsidR="00B05FA7" w14:paraId="03B752D3" w14:textId="77777777" w:rsidTr="00B05FA7">
        <w:trPr>
          <w:cantSplit/>
          <w:jc w:val="center"/>
        </w:trPr>
        <w:tc>
          <w:tcPr>
            <w:tcW w:w="288" w:type="dxa"/>
          </w:tcPr>
          <w:p w14:paraId="39B6FC9B" w14:textId="77777777" w:rsidR="00B05FA7" w:rsidRDefault="00B05FA7" w:rsidP="00B05FA7">
            <w:pPr>
              <w:pStyle w:val="CopticCross"/>
            </w:pPr>
          </w:p>
        </w:tc>
        <w:tc>
          <w:tcPr>
            <w:tcW w:w="3960" w:type="dxa"/>
          </w:tcPr>
          <w:p w14:paraId="3C058EB1" w14:textId="77777777" w:rsidR="00B05FA7" w:rsidRDefault="00B05FA7" w:rsidP="00B05FA7">
            <w:pPr>
              <w:pStyle w:val="EngHangEnd"/>
            </w:pPr>
            <w:r>
              <w:t>We ask You, O Son of God…</w:t>
            </w:r>
          </w:p>
        </w:tc>
        <w:tc>
          <w:tcPr>
            <w:tcW w:w="288" w:type="dxa"/>
          </w:tcPr>
          <w:p w14:paraId="3C3FE19C" w14:textId="77777777" w:rsidR="00B05FA7" w:rsidRDefault="00B05FA7" w:rsidP="00B05FA7"/>
        </w:tc>
        <w:tc>
          <w:tcPr>
            <w:tcW w:w="288" w:type="dxa"/>
          </w:tcPr>
          <w:p w14:paraId="79BEF82F" w14:textId="77777777" w:rsidR="00B05FA7" w:rsidRDefault="00B05FA7" w:rsidP="00B05FA7">
            <w:pPr>
              <w:pStyle w:val="CopticCross"/>
            </w:pPr>
          </w:p>
        </w:tc>
        <w:tc>
          <w:tcPr>
            <w:tcW w:w="3960" w:type="dxa"/>
          </w:tcPr>
          <w:p w14:paraId="2E440D19" w14:textId="77777777" w:rsidR="00B05FA7" w:rsidRDefault="00B05FA7" w:rsidP="00B05FA7">
            <w:pPr>
              <w:pStyle w:val="CopticVersemulti-line"/>
            </w:pPr>
            <w:r>
              <w:t>Ⲧⲉⲛϯϩⲟ ⲉ̀ⲣⲟⲕ ⲱ̀ Ⲩⲓⲟⲥ Ⲑⲉⲟⲥ…</w:t>
            </w:r>
          </w:p>
        </w:tc>
      </w:tr>
    </w:tbl>
    <w:p w14:paraId="4228909E" w14:textId="1D56DA8A" w:rsidR="008230B6" w:rsidRDefault="008230B6" w:rsidP="008230B6">
      <w:pPr>
        <w:pStyle w:val="Heading4"/>
      </w:pPr>
      <w:r>
        <w:t>A Third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0645DAED" w14:textId="77777777" w:rsidTr="00822D4D">
        <w:trPr>
          <w:cantSplit/>
          <w:jc w:val="center"/>
        </w:trPr>
        <w:tc>
          <w:tcPr>
            <w:tcW w:w="288" w:type="dxa"/>
          </w:tcPr>
          <w:p w14:paraId="2940CD80" w14:textId="77777777" w:rsidR="008230B6" w:rsidRDefault="008230B6" w:rsidP="00822D4D">
            <w:pPr>
              <w:pStyle w:val="CopticCross"/>
            </w:pPr>
          </w:p>
        </w:tc>
        <w:tc>
          <w:tcPr>
            <w:tcW w:w="3960" w:type="dxa"/>
          </w:tcPr>
          <w:p w14:paraId="43665AD9" w14:textId="77777777" w:rsidR="008230B6" w:rsidRDefault="008230B6" w:rsidP="008230B6">
            <w:pPr>
              <w:pStyle w:val="EngHang"/>
            </w:pPr>
            <w:r>
              <w:t>Hail to the new heaven,</w:t>
            </w:r>
          </w:p>
          <w:p w14:paraId="08A97D55" w14:textId="77777777" w:rsidR="008230B6" w:rsidRDefault="008230B6" w:rsidP="008230B6">
            <w:pPr>
              <w:pStyle w:val="EngHang"/>
            </w:pPr>
            <w:r>
              <w:t>From which the Sun of Righteousness,</w:t>
            </w:r>
          </w:p>
          <w:p w14:paraId="09C657D9" w14:textId="77777777" w:rsidR="008230B6" w:rsidRDefault="008230B6" w:rsidP="008230B6">
            <w:pPr>
              <w:pStyle w:val="EngHang"/>
            </w:pPr>
            <w:r>
              <w:t>The Lord of all creation,</w:t>
            </w:r>
          </w:p>
          <w:p w14:paraId="45503487" w14:textId="714C9D62" w:rsidR="008230B6" w:rsidRDefault="008230B6" w:rsidP="008230B6">
            <w:pPr>
              <w:pStyle w:val="EngHangEnd"/>
            </w:pPr>
            <w:r>
              <w:t>Has shone upon us.</w:t>
            </w:r>
          </w:p>
        </w:tc>
        <w:tc>
          <w:tcPr>
            <w:tcW w:w="288" w:type="dxa"/>
          </w:tcPr>
          <w:p w14:paraId="30FC0AA4" w14:textId="77777777" w:rsidR="008230B6" w:rsidRDefault="008230B6" w:rsidP="00822D4D"/>
        </w:tc>
        <w:tc>
          <w:tcPr>
            <w:tcW w:w="288" w:type="dxa"/>
          </w:tcPr>
          <w:p w14:paraId="5031091F" w14:textId="77777777" w:rsidR="008230B6" w:rsidRDefault="008230B6" w:rsidP="00822D4D">
            <w:pPr>
              <w:pStyle w:val="CopticCross"/>
            </w:pPr>
          </w:p>
        </w:tc>
        <w:tc>
          <w:tcPr>
            <w:tcW w:w="3960" w:type="dxa"/>
          </w:tcPr>
          <w:p w14:paraId="386EAF45" w14:textId="77777777" w:rsidR="008230B6" w:rsidRDefault="008230B6" w:rsidP="008230B6">
            <w:pPr>
              <w:pStyle w:val="CopticVersemulti-line"/>
            </w:pPr>
            <w:r>
              <w:t>Ⲭⲉⲣⲉ ϯⲫⲉ ⲙ̀ⲃⲉⲣⲓ:</w:t>
            </w:r>
          </w:p>
          <w:p w14:paraId="410CF8D9" w14:textId="77777777" w:rsidR="008230B6" w:rsidRDefault="008230B6" w:rsidP="008230B6">
            <w:pPr>
              <w:pStyle w:val="CopticVersemulti-line"/>
            </w:pPr>
            <w:r>
              <w:t>ⲉⲧⲁϥϣⲁⲓ ⲛⲁⲛ ⲉ̀ⲃⲟⲗ ⲛ̀ϧⲏⲧⲥ:</w:t>
            </w:r>
          </w:p>
          <w:p w14:paraId="0FACE2CB" w14:textId="77777777" w:rsidR="008230B6" w:rsidRDefault="008230B6" w:rsidP="008230B6">
            <w:pPr>
              <w:pStyle w:val="CopticVersemulti-line"/>
            </w:pPr>
            <w:r>
              <w:t>ⲛ̀ϫⲉ ⲡⲓⲣⲏ ⲛ̀ⲧⲉ ϯⲇⲓⲕⲉⲟ̀ⲥⲩⲛⲏ:</w:t>
            </w:r>
          </w:p>
          <w:p w14:paraId="53AF470F" w14:textId="268E6A07" w:rsidR="008230B6" w:rsidRDefault="008230B6" w:rsidP="00822D4D">
            <w:pPr>
              <w:pStyle w:val="CopticHangingVerse"/>
            </w:pPr>
            <w:r>
              <w:t>Ⲡϭⲟⲓⲥ ⲛ̀ⲧⲉ ϯⲕ̀ⲧⲏⲥⲓⲥ ⲧⲏⲣⲥ.</w:t>
            </w:r>
          </w:p>
        </w:tc>
      </w:tr>
      <w:tr w:rsidR="008230B6" w14:paraId="42CAF8C7" w14:textId="77777777" w:rsidTr="00822D4D">
        <w:trPr>
          <w:cantSplit/>
          <w:jc w:val="center"/>
        </w:trPr>
        <w:tc>
          <w:tcPr>
            <w:tcW w:w="288" w:type="dxa"/>
          </w:tcPr>
          <w:p w14:paraId="12542A3A" w14:textId="77777777" w:rsidR="008230B6" w:rsidRDefault="008230B6" w:rsidP="00822D4D">
            <w:pPr>
              <w:pStyle w:val="CopticCross"/>
            </w:pPr>
          </w:p>
        </w:tc>
        <w:tc>
          <w:tcPr>
            <w:tcW w:w="3960" w:type="dxa"/>
          </w:tcPr>
          <w:p w14:paraId="41E49E3B" w14:textId="77777777" w:rsidR="008230B6" w:rsidRDefault="008230B6" w:rsidP="00822D4D">
            <w:pPr>
              <w:pStyle w:val="EngHangEnd"/>
            </w:pPr>
            <w:r>
              <w:t>We ask You, O Son of God…</w:t>
            </w:r>
          </w:p>
        </w:tc>
        <w:tc>
          <w:tcPr>
            <w:tcW w:w="288" w:type="dxa"/>
          </w:tcPr>
          <w:p w14:paraId="7A9708E2" w14:textId="77777777" w:rsidR="008230B6" w:rsidRDefault="008230B6" w:rsidP="00822D4D"/>
        </w:tc>
        <w:tc>
          <w:tcPr>
            <w:tcW w:w="288" w:type="dxa"/>
          </w:tcPr>
          <w:p w14:paraId="0F3CC2EF" w14:textId="77777777" w:rsidR="008230B6" w:rsidRDefault="008230B6" w:rsidP="00822D4D">
            <w:pPr>
              <w:pStyle w:val="CopticCross"/>
            </w:pPr>
          </w:p>
        </w:tc>
        <w:tc>
          <w:tcPr>
            <w:tcW w:w="3960" w:type="dxa"/>
          </w:tcPr>
          <w:p w14:paraId="290F15FB" w14:textId="77777777" w:rsidR="008230B6" w:rsidRDefault="008230B6" w:rsidP="00822D4D">
            <w:pPr>
              <w:pStyle w:val="CopticVersemulti-line"/>
            </w:pPr>
            <w:r>
              <w:t>Ⲧⲉⲛϯϩⲟ ⲉ̀ⲣⲟⲕ ⲱ̀ Ⲩⲓⲟⲥ Ⲑⲉⲟⲥ…</w:t>
            </w:r>
          </w:p>
        </w:tc>
      </w:tr>
    </w:tbl>
    <w:p w14:paraId="5B4631A3" w14:textId="4281CECF" w:rsidR="008230B6" w:rsidRDefault="008230B6" w:rsidP="008230B6">
      <w:pPr>
        <w:pStyle w:val="Heading4"/>
      </w:pPr>
      <w:r>
        <w:t>A Fourth Aspasmos Adam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B6" w14:paraId="48B7D2BB" w14:textId="77777777" w:rsidTr="00822D4D">
        <w:trPr>
          <w:cantSplit/>
          <w:jc w:val="center"/>
        </w:trPr>
        <w:tc>
          <w:tcPr>
            <w:tcW w:w="288" w:type="dxa"/>
          </w:tcPr>
          <w:p w14:paraId="2EEB237E" w14:textId="77777777" w:rsidR="008230B6" w:rsidRDefault="008230B6" w:rsidP="00822D4D">
            <w:pPr>
              <w:pStyle w:val="CopticCross"/>
            </w:pPr>
          </w:p>
        </w:tc>
        <w:tc>
          <w:tcPr>
            <w:tcW w:w="3960" w:type="dxa"/>
          </w:tcPr>
          <w:p w14:paraId="47DE975B" w14:textId="77777777" w:rsidR="008230B6" w:rsidRDefault="008230B6" w:rsidP="008230B6">
            <w:pPr>
              <w:pStyle w:val="EngHang"/>
            </w:pPr>
            <w:r>
              <w:t>Hail to Bethlehem,</w:t>
            </w:r>
          </w:p>
          <w:p w14:paraId="1BED8D3E" w14:textId="77777777" w:rsidR="008230B6" w:rsidRDefault="008230B6" w:rsidP="008230B6">
            <w:pPr>
              <w:pStyle w:val="EngHang"/>
            </w:pPr>
            <w:r>
              <w:t>The city of the prophets,</w:t>
            </w:r>
          </w:p>
          <w:p w14:paraId="4E655E05" w14:textId="77777777" w:rsidR="008230B6" w:rsidRDefault="008230B6" w:rsidP="008230B6">
            <w:pPr>
              <w:pStyle w:val="EngHang"/>
            </w:pPr>
            <w:r>
              <w:t>In which Christ was born,</w:t>
            </w:r>
          </w:p>
          <w:p w14:paraId="317E9E24" w14:textId="357D7809" w:rsidR="008230B6" w:rsidRDefault="008230B6" w:rsidP="00822D4D">
            <w:pPr>
              <w:pStyle w:val="EngHangEnd"/>
            </w:pPr>
            <w:r>
              <w:t>The Second Adam.</w:t>
            </w:r>
          </w:p>
        </w:tc>
        <w:tc>
          <w:tcPr>
            <w:tcW w:w="288" w:type="dxa"/>
          </w:tcPr>
          <w:p w14:paraId="6185A4B1" w14:textId="77777777" w:rsidR="008230B6" w:rsidRDefault="008230B6" w:rsidP="00822D4D"/>
        </w:tc>
        <w:tc>
          <w:tcPr>
            <w:tcW w:w="288" w:type="dxa"/>
          </w:tcPr>
          <w:p w14:paraId="5F0BFD6E" w14:textId="77777777" w:rsidR="008230B6" w:rsidRDefault="008230B6" w:rsidP="00822D4D">
            <w:pPr>
              <w:pStyle w:val="CopticCross"/>
            </w:pPr>
          </w:p>
        </w:tc>
        <w:tc>
          <w:tcPr>
            <w:tcW w:w="3960" w:type="dxa"/>
          </w:tcPr>
          <w:p w14:paraId="51526E05" w14:textId="77777777" w:rsidR="008230B6" w:rsidRDefault="008230B6" w:rsidP="008230B6">
            <w:pPr>
              <w:pStyle w:val="CopticVersemulti-line"/>
            </w:pPr>
            <w:r>
              <w:t>Ⲭⲉⲣⲉ Ⲃⲏⲉⲑⲗⲉⲉⲙ:</w:t>
            </w:r>
          </w:p>
          <w:p w14:paraId="736F7540" w14:textId="77777777" w:rsidR="008230B6" w:rsidRDefault="008230B6" w:rsidP="008230B6">
            <w:pPr>
              <w:pStyle w:val="CopticVersemulti-line"/>
            </w:pPr>
            <w:r>
              <w:t>ⲧ̀ⲡⲟⲗⲓⲥ ⲛ̀ⲛⲓⲡ̀ⲣⲟⲫⲏⲧⲏⲥ:</w:t>
            </w:r>
          </w:p>
          <w:p w14:paraId="761ECD9A" w14:textId="77777777" w:rsidR="008230B6" w:rsidRDefault="008230B6" w:rsidP="008230B6">
            <w:pPr>
              <w:pStyle w:val="CopticVersemulti-line"/>
            </w:pPr>
            <w:r>
              <w:t>ⲑⲏⲉⲧⲁⲩⲙⲉⲥ Ⲡⲓⲭ̀ⲣⲓⲥⲧⲟⲥ ⲛ̀ϧⲏⲧⲥ:</w:t>
            </w:r>
          </w:p>
          <w:p w14:paraId="34B96DD8" w14:textId="7CCD19A7" w:rsidR="008230B6" w:rsidRDefault="008230B6" w:rsidP="00822D4D">
            <w:pPr>
              <w:pStyle w:val="CopticHangingVerse"/>
            </w:pPr>
            <w:r>
              <w:t>ⲡⲓⲙⲁϩⲥ̀ⲛⲁⲩ ⲛ̀Ⲁⲇⲁⲙ.</w:t>
            </w:r>
          </w:p>
        </w:tc>
      </w:tr>
      <w:tr w:rsidR="008230B6" w14:paraId="56F8291D" w14:textId="77777777" w:rsidTr="00822D4D">
        <w:trPr>
          <w:cantSplit/>
          <w:jc w:val="center"/>
        </w:trPr>
        <w:tc>
          <w:tcPr>
            <w:tcW w:w="288" w:type="dxa"/>
          </w:tcPr>
          <w:p w14:paraId="28C9286D" w14:textId="77777777" w:rsidR="008230B6" w:rsidRDefault="008230B6" w:rsidP="00822D4D">
            <w:pPr>
              <w:pStyle w:val="CopticCross"/>
            </w:pPr>
          </w:p>
        </w:tc>
        <w:tc>
          <w:tcPr>
            <w:tcW w:w="3960" w:type="dxa"/>
          </w:tcPr>
          <w:p w14:paraId="4820B497" w14:textId="77777777" w:rsidR="008230B6" w:rsidRDefault="008230B6" w:rsidP="00822D4D">
            <w:pPr>
              <w:pStyle w:val="EngHangEnd"/>
            </w:pPr>
            <w:r>
              <w:t>We ask You, O Son of God…</w:t>
            </w:r>
          </w:p>
        </w:tc>
        <w:tc>
          <w:tcPr>
            <w:tcW w:w="288" w:type="dxa"/>
          </w:tcPr>
          <w:p w14:paraId="29BCDA47" w14:textId="77777777" w:rsidR="008230B6" w:rsidRDefault="008230B6" w:rsidP="00822D4D"/>
        </w:tc>
        <w:tc>
          <w:tcPr>
            <w:tcW w:w="288" w:type="dxa"/>
          </w:tcPr>
          <w:p w14:paraId="4D0E8BF7" w14:textId="77777777" w:rsidR="008230B6" w:rsidRDefault="008230B6" w:rsidP="00822D4D">
            <w:pPr>
              <w:pStyle w:val="CopticCross"/>
            </w:pPr>
          </w:p>
        </w:tc>
        <w:tc>
          <w:tcPr>
            <w:tcW w:w="3960" w:type="dxa"/>
          </w:tcPr>
          <w:p w14:paraId="421C6915" w14:textId="77777777" w:rsidR="008230B6" w:rsidRDefault="008230B6" w:rsidP="00822D4D">
            <w:pPr>
              <w:pStyle w:val="CopticVersemulti-line"/>
            </w:pPr>
            <w:r>
              <w:t>Ⲧⲉⲛϯϩⲟ ⲉ̀ⲣⲟⲕ ⲱ̀ Ⲩⲓⲟⲥ Ⲑⲉⲟⲥ…</w:t>
            </w:r>
          </w:p>
        </w:tc>
      </w:tr>
    </w:tbl>
    <w:p w14:paraId="1A72C93B" w14:textId="30F51227" w:rsidR="00822D4D" w:rsidRDefault="00822D4D" w:rsidP="00822D4D">
      <w:pPr>
        <w:pStyle w:val="Heading4"/>
      </w:pPr>
      <w:r>
        <w:lastRenderedPageBreak/>
        <w:t>The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2D4D" w14:paraId="7038ADCA" w14:textId="77777777" w:rsidTr="00822D4D">
        <w:trPr>
          <w:cantSplit/>
          <w:jc w:val="center"/>
        </w:trPr>
        <w:tc>
          <w:tcPr>
            <w:tcW w:w="288" w:type="dxa"/>
          </w:tcPr>
          <w:p w14:paraId="409E8A11" w14:textId="77777777" w:rsidR="00822D4D" w:rsidRDefault="00822D4D" w:rsidP="00822D4D">
            <w:pPr>
              <w:pStyle w:val="CopticCross"/>
            </w:pPr>
          </w:p>
        </w:tc>
        <w:tc>
          <w:tcPr>
            <w:tcW w:w="3960" w:type="dxa"/>
          </w:tcPr>
          <w:p w14:paraId="786FB687" w14:textId="77777777" w:rsidR="00822D4D" w:rsidRDefault="00822D4D" w:rsidP="00822D4D">
            <w:pPr>
              <w:pStyle w:val="EngHang"/>
            </w:pPr>
            <w:r>
              <w:t>He Who was begotten</w:t>
            </w:r>
          </w:p>
          <w:p w14:paraId="53274C3E" w14:textId="7B048BAF" w:rsidR="00822D4D" w:rsidRDefault="00822D4D" w:rsidP="00822D4D">
            <w:pPr>
              <w:pStyle w:val="EngHang"/>
            </w:pPr>
            <w:r>
              <w:t>of the Father before all ages,</w:t>
            </w:r>
          </w:p>
          <w:p w14:paraId="2D924E0E" w14:textId="77777777" w:rsidR="00822D4D" w:rsidRDefault="00822D4D" w:rsidP="00822D4D">
            <w:pPr>
              <w:pStyle w:val="EngHang"/>
            </w:pPr>
            <w:r>
              <w:t>Was born of the Queen,</w:t>
            </w:r>
          </w:p>
          <w:p w14:paraId="724CEC49" w14:textId="6DA90882" w:rsidR="00822D4D" w:rsidRDefault="00822D4D" w:rsidP="00822D4D">
            <w:pPr>
              <w:pStyle w:val="EngHangEnd"/>
            </w:pPr>
            <w:r>
              <w:t>And her virginity is sealed.</w:t>
            </w:r>
          </w:p>
        </w:tc>
        <w:tc>
          <w:tcPr>
            <w:tcW w:w="288" w:type="dxa"/>
          </w:tcPr>
          <w:p w14:paraId="0C11A8C1" w14:textId="77777777" w:rsidR="00822D4D" w:rsidRDefault="00822D4D" w:rsidP="00822D4D"/>
        </w:tc>
        <w:tc>
          <w:tcPr>
            <w:tcW w:w="288" w:type="dxa"/>
          </w:tcPr>
          <w:p w14:paraId="1C83B946" w14:textId="77777777" w:rsidR="00822D4D" w:rsidRDefault="00822D4D" w:rsidP="00822D4D">
            <w:pPr>
              <w:pStyle w:val="CopticCross"/>
            </w:pPr>
          </w:p>
        </w:tc>
        <w:tc>
          <w:tcPr>
            <w:tcW w:w="3960" w:type="dxa"/>
          </w:tcPr>
          <w:p w14:paraId="5DE79C6E" w14:textId="77777777" w:rsidR="00822D4D" w:rsidRDefault="00822D4D" w:rsidP="00A7793D">
            <w:pPr>
              <w:pStyle w:val="CopticVersemulti-line"/>
            </w:pPr>
            <w:r>
              <w:t>Ⲡⲓⲙⲓⲥⲓ ⲉ̀ⲃⲟⲗ ϧⲉⲛ Ⲫⲓⲱⲧ:</w:t>
            </w:r>
          </w:p>
          <w:p w14:paraId="1EAFFFBB" w14:textId="35F9B8C9" w:rsidR="00822D4D" w:rsidRDefault="00A7793D" w:rsidP="00A7793D">
            <w:pPr>
              <w:pStyle w:val="CopticVersemulti-line"/>
            </w:pPr>
            <w:r>
              <w:t>ϧ</w:t>
            </w:r>
            <w:r w:rsidR="00822D4D">
              <w:t>ⲁϫⲱⲟⲩ ⲛ̀ⲛⲓⲉ̀ⲱⲛ ⲧⲏⲣⲟⲩ:</w:t>
            </w:r>
          </w:p>
          <w:p w14:paraId="758BFE09" w14:textId="77777777" w:rsidR="00822D4D" w:rsidRDefault="00822D4D" w:rsidP="00A7793D">
            <w:pPr>
              <w:pStyle w:val="CopticVersemulti-line"/>
            </w:pPr>
            <w:r>
              <w:t>ⲁⲥⲙⲁⲥϥ ⲛ̀ϫⲉ ϯⲟⲩⲣⲱ:</w:t>
            </w:r>
          </w:p>
          <w:p w14:paraId="62E46D0E" w14:textId="421FA232" w:rsidR="00822D4D" w:rsidRDefault="00822D4D" w:rsidP="00822D4D">
            <w:pPr>
              <w:pStyle w:val="CopticHangingVerse"/>
            </w:pPr>
            <w:r>
              <w:t>ⲉⲥⲧⲟⲃ ⲛ̀ϫⲉ ⲧⲉⲥⲡⲁⲣⲑⲉⲛⲓⲁ.</w:t>
            </w:r>
          </w:p>
        </w:tc>
      </w:tr>
      <w:tr w:rsidR="00822D4D" w14:paraId="2996F6B2" w14:textId="77777777" w:rsidTr="00822D4D">
        <w:trPr>
          <w:cantSplit/>
          <w:jc w:val="center"/>
        </w:trPr>
        <w:tc>
          <w:tcPr>
            <w:tcW w:w="288" w:type="dxa"/>
          </w:tcPr>
          <w:p w14:paraId="49701A50" w14:textId="77777777" w:rsidR="00822D4D" w:rsidRDefault="00822D4D" w:rsidP="00822D4D">
            <w:pPr>
              <w:pStyle w:val="CopticCross"/>
            </w:pPr>
          </w:p>
        </w:tc>
        <w:tc>
          <w:tcPr>
            <w:tcW w:w="3960" w:type="dxa"/>
          </w:tcPr>
          <w:p w14:paraId="77FEC92D" w14:textId="77777777" w:rsidR="00822D4D" w:rsidRDefault="00822D4D" w:rsidP="00822D4D">
            <w:pPr>
              <w:pStyle w:val="EngHang"/>
            </w:pPr>
            <w:r>
              <w:t>Alleluia, alleluia, alleluia.</w:t>
            </w:r>
          </w:p>
          <w:p w14:paraId="69D0CF8F" w14:textId="77777777" w:rsidR="00822D4D" w:rsidRDefault="00822D4D" w:rsidP="00822D4D">
            <w:pPr>
              <w:pStyle w:val="EngHang"/>
            </w:pPr>
            <w:r>
              <w:t>Jesus Christ, the Son of God,</w:t>
            </w:r>
          </w:p>
          <w:p w14:paraId="7A7C2948" w14:textId="77777777" w:rsidR="00822D4D" w:rsidRDefault="00822D4D" w:rsidP="00822D4D">
            <w:pPr>
              <w:pStyle w:val="EngHang"/>
            </w:pPr>
            <w:r>
              <w:t>Was born of the Virgin,</w:t>
            </w:r>
          </w:p>
          <w:p w14:paraId="56A80F34" w14:textId="77777777" w:rsidR="00822D4D" w:rsidRDefault="00822D4D" w:rsidP="00822D4D">
            <w:pPr>
              <w:pStyle w:val="EngHang"/>
            </w:pPr>
            <w:r>
              <w:t>In Bethlehem of Judea,</w:t>
            </w:r>
          </w:p>
          <w:p w14:paraId="6BBA0D58" w14:textId="385D697A" w:rsidR="00822D4D" w:rsidRDefault="00822D4D" w:rsidP="00822D4D">
            <w:pPr>
              <w:pStyle w:val="EngHangEnd"/>
            </w:pPr>
            <w:r>
              <w:t>According to the prophetic sayings</w:t>
            </w:r>
          </w:p>
        </w:tc>
        <w:tc>
          <w:tcPr>
            <w:tcW w:w="288" w:type="dxa"/>
          </w:tcPr>
          <w:p w14:paraId="5B9EEA98" w14:textId="77777777" w:rsidR="00822D4D" w:rsidRDefault="00822D4D" w:rsidP="00822D4D"/>
        </w:tc>
        <w:tc>
          <w:tcPr>
            <w:tcW w:w="288" w:type="dxa"/>
          </w:tcPr>
          <w:p w14:paraId="7A9AAC58" w14:textId="77777777" w:rsidR="00822D4D" w:rsidRDefault="00822D4D" w:rsidP="00822D4D">
            <w:pPr>
              <w:pStyle w:val="CopticCross"/>
            </w:pPr>
          </w:p>
        </w:tc>
        <w:tc>
          <w:tcPr>
            <w:tcW w:w="3960" w:type="dxa"/>
          </w:tcPr>
          <w:p w14:paraId="05052DB4" w14:textId="77777777" w:rsidR="00822D4D" w:rsidRDefault="00A7793D" w:rsidP="00A7793D">
            <w:pPr>
              <w:pStyle w:val="CopticVersemulti-line"/>
            </w:pPr>
            <w:r>
              <w:t>Ⲁⲗⲗⲏⲗⲟⲩⲓⲁ: ⲁⲗⲗⲏⲗⲟⲩⲓⲁ: ⲁⲗⲗⲏⲗⲟⲩⲓⲁ.</w:t>
            </w:r>
          </w:p>
          <w:p w14:paraId="4BA208A3" w14:textId="77777777" w:rsidR="00A7793D" w:rsidRDefault="00A7793D" w:rsidP="00A7793D">
            <w:pPr>
              <w:pStyle w:val="CopticVersemulti-line"/>
            </w:pPr>
            <w:r>
              <w:t>Ⲓⲏⲥⲟⲩⲥ Ⲡⲓⲭ̀ⲣⲓⲥⲧⲟⲥ Ⲡϣⲏⲣⲓ ⲙ̀Ⲫⲛⲟⲩϯ:</w:t>
            </w:r>
          </w:p>
          <w:p w14:paraId="2503CF30" w14:textId="77777777" w:rsidR="00A7793D" w:rsidRDefault="00A7793D" w:rsidP="00A7793D">
            <w:pPr>
              <w:pStyle w:val="CopticVersemulti-line"/>
            </w:pPr>
            <w:r>
              <w:t>ⲁⲥⲙⲁⲥϥ ⲛ̀ϫⲉ ϯⲡⲁⲣⲑⲉⲛⲟⲥ:</w:t>
            </w:r>
          </w:p>
          <w:p w14:paraId="447A3B59" w14:textId="77777777" w:rsidR="00A7793D" w:rsidRDefault="00A7793D" w:rsidP="00A7793D">
            <w:pPr>
              <w:pStyle w:val="CopticVersemulti-line"/>
            </w:pPr>
            <w:r>
              <w:t>ϧⲉⲛ Ⲃⲏⲑⲗⲉⲉⲙ ⲛ̀ⲧⲉ ϯⲒⲟⲩⲣⲇⲉⲁ</w:t>
            </w:r>
          </w:p>
          <w:p w14:paraId="54039C7B" w14:textId="7C6C54E4" w:rsidR="00A7793D" w:rsidRDefault="00A7793D" w:rsidP="00822D4D">
            <w:pPr>
              <w:pStyle w:val="CopticHangingVerse"/>
            </w:pPr>
            <w:r>
              <w:t>ⲕⲁⲧⲁ ⲛⲓⲥ̀ⲙⲏ ⲙ̀ⲡ̀ⲣⲟⲫⲏⲧⲓⲕⲟⲛ.</w:t>
            </w:r>
          </w:p>
        </w:tc>
      </w:tr>
      <w:tr w:rsidR="00822D4D" w14:paraId="137BF7B4" w14:textId="77777777" w:rsidTr="00822D4D">
        <w:trPr>
          <w:cantSplit/>
          <w:jc w:val="center"/>
        </w:trPr>
        <w:tc>
          <w:tcPr>
            <w:tcW w:w="288" w:type="dxa"/>
          </w:tcPr>
          <w:p w14:paraId="1F82E69A" w14:textId="77777777" w:rsidR="00822D4D" w:rsidRDefault="00822D4D" w:rsidP="00822D4D">
            <w:pPr>
              <w:pStyle w:val="CopticCross"/>
            </w:pPr>
          </w:p>
        </w:tc>
        <w:tc>
          <w:tcPr>
            <w:tcW w:w="3960" w:type="dxa"/>
          </w:tcPr>
          <w:p w14:paraId="551C3B72" w14:textId="77777777" w:rsidR="00822D4D" w:rsidRDefault="00822D4D" w:rsidP="00822D4D">
            <w:pPr>
              <w:pStyle w:val="EngHang"/>
            </w:pPr>
            <w:r>
              <w:t>Holy, holy, holy,</w:t>
            </w:r>
          </w:p>
          <w:p w14:paraId="2F499113" w14:textId="77777777" w:rsidR="00822D4D" w:rsidRDefault="00822D4D" w:rsidP="00822D4D">
            <w:pPr>
              <w:pStyle w:val="EngHang"/>
            </w:pPr>
            <w:r>
              <w:t>Lord of Hosts.</w:t>
            </w:r>
          </w:p>
          <w:p w14:paraId="663F5F3D" w14:textId="77777777" w:rsidR="00822D4D" w:rsidRDefault="00822D4D" w:rsidP="00822D4D">
            <w:pPr>
              <w:pStyle w:val="EngHang"/>
            </w:pPr>
            <w:r>
              <w:t>Heaven and earth are full</w:t>
            </w:r>
          </w:p>
          <w:p w14:paraId="7BD576E9" w14:textId="52991432" w:rsidR="00822D4D" w:rsidRDefault="00822D4D" w:rsidP="00822D4D">
            <w:pPr>
              <w:pStyle w:val="EngHangEnd"/>
            </w:pPr>
            <w:r>
              <w:t>Of Your holy glory.</w:t>
            </w:r>
          </w:p>
        </w:tc>
        <w:tc>
          <w:tcPr>
            <w:tcW w:w="288" w:type="dxa"/>
          </w:tcPr>
          <w:p w14:paraId="473FC819" w14:textId="77777777" w:rsidR="00822D4D" w:rsidRDefault="00822D4D" w:rsidP="00822D4D"/>
        </w:tc>
        <w:tc>
          <w:tcPr>
            <w:tcW w:w="288" w:type="dxa"/>
          </w:tcPr>
          <w:p w14:paraId="74EC3FDF" w14:textId="77777777" w:rsidR="00822D4D" w:rsidRDefault="00822D4D" w:rsidP="00822D4D">
            <w:pPr>
              <w:pStyle w:val="CopticCross"/>
            </w:pPr>
          </w:p>
        </w:tc>
        <w:tc>
          <w:tcPr>
            <w:tcW w:w="3960" w:type="dxa"/>
          </w:tcPr>
          <w:p w14:paraId="52E622EB" w14:textId="77777777" w:rsidR="00822D4D" w:rsidRDefault="00A7793D" w:rsidP="00822D4D">
            <w:pPr>
              <w:pStyle w:val="CopticVersemulti-line"/>
            </w:pPr>
            <w:r>
              <w:t>Ϫⲉ ⲁ̀ⲅⲓⲟⲥ ⲁ̀ⲅⲓⲟⲥ ⲁ̀ⲅⲓⲟⲥ:</w:t>
            </w:r>
          </w:p>
          <w:p w14:paraId="1120161C" w14:textId="77777777" w:rsidR="00A7793D" w:rsidRDefault="00A7793D" w:rsidP="00822D4D">
            <w:pPr>
              <w:pStyle w:val="CopticVersemulti-line"/>
            </w:pPr>
            <w:r>
              <w:t>Ⲕⲩⲣⲓⲟⲥ ⲥⲁⲃⲁⲱⲑ:</w:t>
            </w:r>
          </w:p>
          <w:p w14:paraId="76CD3DCA" w14:textId="77777777" w:rsidR="00A7793D" w:rsidRDefault="00A7793D" w:rsidP="00822D4D">
            <w:pPr>
              <w:pStyle w:val="CopticVersemulti-line"/>
            </w:pPr>
            <w:r>
              <w:t>ⲛ̀ⲗⲏⲡⲏⲥ ⲟ̀ ⲟⲩⲣⲁⲛⲟⲥ ⲕⲉ ⲏ̀ ⲅⲏ</w:t>
            </w:r>
          </w:p>
          <w:p w14:paraId="265B3138" w14:textId="0F06112A" w:rsidR="00A7793D" w:rsidRDefault="00A7793D" w:rsidP="00A7793D">
            <w:pPr>
              <w:pStyle w:val="CopticHangingVerse"/>
            </w:pPr>
            <w:r>
              <w:t>ⲧⲏⲥ ⲁ̀ⲅⲓⲁⲥ ⲥⲟⲩ ⲇⲟⲝⲏⲥ.</w:t>
            </w:r>
          </w:p>
        </w:tc>
      </w:tr>
    </w:tbl>
    <w:p w14:paraId="598F46B5" w14:textId="7E9768AE" w:rsidR="00A7793D" w:rsidRDefault="00A7793D" w:rsidP="00A7793D">
      <w:pPr>
        <w:pStyle w:val="Heading4"/>
      </w:pPr>
      <w:r>
        <w:t>Another Aspasmos Batos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793D" w14:paraId="3851BF12" w14:textId="77777777" w:rsidTr="0078031B">
        <w:trPr>
          <w:cantSplit/>
          <w:jc w:val="center"/>
        </w:trPr>
        <w:tc>
          <w:tcPr>
            <w:tcW w:w="288" w:type="dxa"/>
          </w:tcPr>
          <w:p w14:paraId="68987C45" w14:textId="77777777" w:rsidR="00A7793D" w:rsidRDefault="00A7793D" w:rsidP="0078031B">
            <w:pPr>
              <w:pStyle w:val="CopticCross"/>
            </w:pPr>
          </w:p>
        </w:tc>
        <w:tc>
          <w:tcPr>
            <w:tcW w:w="3960" w:type="dxa"/>
          </w:tcPr>
          <w:p w14:paraId="0BEA1FDF" w14:textId="77777777" w:rsidR="00A7793D" w:rsidRDefault="00A7793D" w:rsidP="00A7793D">
            <w:pPr>
              <w:pStyle w:val="EngHang"/>
            </w:pPr>
            <w:r>
              <w:t>They presented Him with gifts,</w:t>
            </w:r>
          </w:p>
          <w:p w14:paraId="55EB8849" w14:textId="77777777" w:rsidR="00A7793D" w:rsidRDefault="00A7793D" w:rsidP="00A7793D">
            <w:pPr>
              <w:pStyle w:val="EngHang"/>
            </w:pPr>
            <w:r>
              <w:t>Gold, frankincense and myrrh,</w:t>
            </w:r>
          </w:p>
          <w:p w14:paraId="01B6E95D" w14:textId="77777777" w:rsidR="00A7793D" w:rsidRDefault="00A7793D" w:rsidP="00A7793D">
            <w:pPr>
              <w:pStyle w:val="EngHang"/>
            </w:pPr>
            <w:r>
              <w:t>Praising Him with the rest,</w:t>
            </w:r>
          </w:p>
          <w:p w14:paraId="7AD73BA2" w14:textId="7FB7BB36" w:rsidR="00A7793D" w:rsidRDefault="00A7793D" w:rsidP="0078031B">
            <w:pPr>
              <w:pStyle w:val="EngHangEnd"/>
            </w:pPr>
            <w:r>
              <w:t>And worshipping Him.</w:t>
            </w:r>
          </w:p>
        </w:tc>
        <w:tc>
          <w:tcPr>
            <w:tcW w:w="288" w:type="dxa"/>
          </w:tcPr>
          <w:p w14:paraId="2E179EE8" w14:textId="77777777" w:rsidR="00A7793D" w:rsidRDefault="00A7793D" w:rsidP="0078031B"/>
        </w:tc>
        <w:tc>
          <w:tcPr>
            <w:tcW w:w="288" w:type="dxa"/>
          </w:tcPr>
          <w:p w14:paraId="5B37E7CC" w14:textId="77777777" w:rsidR="00A7793D" w:rsidRDefault="00A7793D" w:rsidP="0078031B">
            <w:pPr>
              <w:pStyle w:val="CopticCross"/>
            </w:pPr>
          </w:p>
        </w:tc>
        <w:tc>
          <w:tcPr>
            <w:tcW w:w="3960" w:type="dxa"/>
          </w:tcPr>
          <w:p w14:paraId="28456854" w14:textId="77777777" w:rsidR="00A7793D" w:rsidRDefault="00A7793D" w:rsidP="00A7793D">
            <w:pPr>
              <w:pStyle w:val="CopticVersemulti-line"/>
            </w:pPr>
            <w:r>
              <w:t>Ⲁⲩⲓ̀ⲛⲓ ⲛⲁϥ ⲛ̀ϩⲁⲛⲇⲱⲣⲟⲛ:</w:t>
            </w:r>
          </w:p>
          <w:p w14:paraId="65D38FB9" w14:textId="77777777" w:rsidR="00A7793D" w:rsidRDefault="00A7793D" w:rsidP="00A7793D">
            <w:pPr>
              <w:pStyle w:val="CopticVersemulti-line"/>
            </w:pPr>
            <w:r>
              <w:t>ⲟⲩⲛⲟⲩⲃ ⲛⲉⲙ ⲟⲩⲗⲓⲃⲁⲛⲟⲥ ⲛⲉⲙ ⲟⲩϣⲁⲗ</w:t>
            </w:r>
          </w:p>
          <w:p w14:paraId="2EDF11D4" w14:textId="77777777" w:rsidR="00A7793D" w:rsidRDefault="00A7793D" w:rsidP="00A7793D">
            <w:pPr>
              <w:pStyle w:val="CopticVersemulti-line"/>
            </w:pPr>
            <w:r>
              <w:t>ⲉⲩⲉⲣϩⲩⲙⲛⲟⲥ ⲛⲉⲙ ⲡ̀ⲥⲉⲡⲓ</w:t>
            </w:r>
          </w:p>
          <w:p w14:paraId="549A2386" w14:textId="7DB549D9" w:rsidR="00A7793D" w:rsidRDefault="00A7793D" w:rsidP="0078031B">
            <w:pPr>
              <w:pStyle w:val="CopticHangingVerse"/>
            </w:pPr>
            <w:r>
              <w:t>ⲉⲩⲟⲩⲱϣⲧ ⲙ̀ⲙⲟϥ.</w:t>
            </w:r>
          </w:p>
        </w:tc>
      </w:tr>
      <w:tr w:rsidR="00A7793D" w14:paraId="3428A492" w14:textId="77777777" w:rsidTr="0078031B">
        <w:trPr>
          <w:cantSplit/>
          <w:jc w:val="center"/>
        </w:trPr>
        <w:tc>
          <w:tcPr>
            <w:tcW w:w="288" w:type="dxa"/>
          </w:tcPr>
          <w:p w14:paraId="331BE4E4" w14:textId="77777777" w:rsidR="00A7793D" w:rsidRDefault="00A7793D" w:rsidP="0078031B">
            <w:pPr>
              <w:pStyle w:val="CopticCross"/>
            </w:pPr>
          </w:p>
        </w:tc>
        <w:tc>
          <w:tcPr>
            <w:tcW w:w="3960" w:type="dxa"/>
          </w:tcPr>
          <w:p w14:paraId="5028C004" w14:textId="77777777" w:rsidR="00A7793D" w:rsidRDefault="00A7793D" w:rsidP="0078031B">
            <w:pPr>
              <w:pStyle w:val="EngHang"/>
            </w:pPr>
            <w:r>
              <w:t>Alleluia, alleluia, alleluia.</w:t>
            </w:r>
          </w:p>
          <w:p w14:paraId="465B3457" w14:textId="77777777" w:rsidR="00A7793D" w:rsidRDefault="00A7793D" w:rsidP="0078031B">
            <w:pPr>
              <w:pStyle w:val="EngHang"/>
            </w:pPr>
            <w:r>
              <w:t>Jesus Christ, the Son of God,</w:t>
            </w:r>
          </w:p>
          <w:p w14:paraId="33F3D41C" w14:textId="77777777" w:rsidR="00A7793D" w:rsidRDefault="00A7793D" w:rsidP="0078031B">
            <w:pPr>
              <w:pStyle w:val="EngHang"/>
            </w:pPr>
            <w:r>
              <w:t>Was born of the Virgin,</w:t>
            </w:r>
          </w:p>
          <w:p w14:paraId="2C1CFC3B" w14:textId="77777777" w:rsidR="00A7793D" w:rsidRDefault="00A7793D" w:rsidP="0078031B">
            <w:pPr>
              <w:pStyle w:val="EngHang"/>
            </w:pPr>
            <w:r>
              <w:t>In Bethlehem of Judea,</w:t>
            </w:r>
          </w:p>
          <w:p w14:paraId="6F0536E7" w14:textId="77777777" w:rsidR="00A7793D" w:rsidRDefault="00A7793D" w:rsidP="0078031B">
            <w:pPr>
              <w:pStyle w:val="EngHangEnd"/>
            </w:pPr>
            <w:r>
              <w:t>According to the prophetic sayings</w:t>
            </w:r>
          </w:p>
        </w:tc>
        <w:tc>
          <w:tcPr>
            <w:tcW w:w="288" w:type="dxa"/>
          </w:tcPr>
          <w:p w14:paraId="36182318" w14:textId="77777777" w:rsidR="00A7793D" w:rsidRDefault="00A7793D" w:rsidP="0078031B"/>
        </w:tc>
        <w:tc>
          <w:tcPr>
            <w:tcW w:w="288" w:type="dxa"/>
          </w:tcPr>
          <w:p w14:paraId="57072E34" w14:textId="77777777" w:rsidR="00A7793D" w:rsidRDefault="00A7793D" w:rsidP="0078031B">
            <w:pPr>
              <w:pStyle w:val="CopticCross"/>
            </w:pPr>
          </w:p>
        </w:tc>
        <w:tc>
          <w:tcPr>
            <w:tcW w:w="3960" w:type="dxa"/>
          </w:tcPr>
          <w:p w14:paraId="49845C9A" w14:textId="77777777" w:rsidR="00A7793D" w:rsidRDefault="00A7793D" w:rsidP="0078031B">
            <w:pPr>
              <w:pStyle w:val="CopticVersemulti-line"/>
            </w:pPr>
            <w:r>
              <w:t>Ⲁⲗⲗⲏⲗⲟⲩⲓⲁ: ⲁⲗⲗⲏⲗⲟⲩⲓⲁ: ⲁⲗⲗⲏⲗⲟⲩⲓⲁ.</w:t>
            </w:r>
          </w:p>
          <w:p w14:paraId="75E1665F" w14:textId="77777777" w:rsidR="00A7793D" w:rsidRDefault="00A7793D" w:rsidP="0078031B">
            <w:pPr>
              <w:pStyle w:val="CopticVersemulti-line"/>
            </w:pPr>
            <w:r>
              <w:t>Ⲓⲏⲥⲟⲩⲥ Ⲡⲓⲭ̀ⲣⲓⲥⲧⲟⲥ Ⲡϣⲏⲣⲓ ⲙ̀Ⲫⲛⲟⲩϯ:</w:t>
            </w:r>
          </w:p>
          <w:p w14:paraId="63212FF6" w14:textId="77777777" w:rsidR="00A7793D" w:rsidRDefault="00A7793D" w:rsidP="0078031B">
            <w:pPr>
              <w:pStyle w:val="CopticVersemulti-line"/>
            </w:pPr>
            <w:r>
              <w:t>ⲁⲥⲙⲁⲥϥ ⲛ̀ϫⲉ ϯⲡⲁⲣⲑⲉⲛⲟⲥ:</w:t>
            </w:r>
          </w:p>
          <w:p w14:paraId="0B39EE7A" w14:textId="77777777" w:rsidR="00A7793D" w:rsidRDefault="00A7793D" w:rsidP="0078031B">
            <w:pPr>
              <w:pStyle w:val="CopticVersemulti-line"/>
            </w:pPr>
            <w:r>
              <w:t>ϧⲉⲛ Ⲃⲏⲑⲗⲉⲉⲙ ⲛ̀ⲧⲉ ϯⲒⲟⲩⲣⲇⲉⲁ</w:t>
            </w:r>
          </w:p>
          <w:p w14:paraId="487E6655" w14:textId="77777777" w:rsidR="00A7793D" w:rsidRDefault="00A7793D" w:rsidP="0078031B">
            <w:pPr>
              <w:pStyle w:val="CopticHangingVerse"/>
            </w:pPr>
            <w:r>
              <w:t>ⲕⲁⲧⲁ ⲛⲓⲥ̀ⲙⲏ ⲙ̀ⲡ̀ⲣⲟⲫⲏⲧⲓⲕⲟⲛ.</w:t>
            </w:r>
          </w:p>
        </w:tc>
      </w:tr>
      <w:tr w:rsidR="00A7793D" w14:paraId="56984AAF" w14:textId="77777777" w:rsidTr="0078031B">
        <w:trPr>
          <w:cantSplit/>
          <w:jc w:val="center"/>
        </w:trPr>
        <w:tc>
          <w:tcPr>
            <w:tcW w:w="288" w:type="dxa"/>
          </w:tcPr>
          <w:p w14:paraId="163E38C7" w14:textId="77777777" w:rsidR="00A7793D" w:rsidRDefault="00A7793D" w:rsidP="0078031B">
            <w:pPr>
              <w:pStyle w:val="CopticCross"/>
            </w:pPr>
          </w:p>
        </w:tc>
        <w:tc>
          <w:tcPr>
            <w:tcW w:w="3960" w:type="dxa"/>
          </w:tcPr>
          <w:p w14:paraId="6C14E58F" w14:textId="77777777" w:rsidR="00A7793D" w:rsidRDefault="00A7793D" w:rsidP="0078031B">
            <w:pPr>
              <w:pStyle w:val="EngHang"/>
            </w:pPr>
            <w:r>
              <w:t>Holy, holy, holy,</w:t>
            </w:r>
          </w:p>
          <w:p w14:paraId="78B792C9" w14:textId="77777777" w:rsidR="00A7793D" w:rsidRDefault="00A7793D" w:rsidP="0078031B">
            <w:pPr>
              <w:pStyle w:val="EngHang"/>
            </w:pPr>
            <w:r>
              <w:t>Lord of Hosts.</w:t>
            </w:r>
          </w:p>
          <w:p w14:paraId="35872254" w14:textId="77777777" w:rsidR="00A7793D" w:rsidRDefault="00A7793D" w:rsidP="0078031B">
            <w:pPr>
              <w:pStyle w:val="EngHang"/>
            </w:pPr>
            <w:r>
              <w:t>Heaven and earth are full</w:t>
            </w:r>
          </w:p>
          <w:p w14:paraId="1C3CCD5B" w14:textId="77777777" w:rsidR="00A7793D" w:rsidRDefault="00A7793D" w:rsidP="0078031B">
            <w:pPr>
              <w:pStyle w:val="EngHangEnd"/>
            </w:pPr>
            <w:r>
              <w:t>Of Your holy glory.</w:t>
            </w:r>
          </w:p>
        </w:tc>
        <w:tc>
          <w:tcPr>
            <w:tcW w:w="288" w:type="dxa"/>
          </w:tcPr>
          <w:p w14:paraId="639ED18E" w14:textId="77777777" w:rsidR="00A7793D" w:rsidRDefault="00A7793D" w:rsidP="0078031B"/>
        </w:tc>
        <w:tc>
          <w:tcPr>
            <w:tcW w:w="288" w:type="dxa"/>
          </w:tcPr>
          <w:p w14:paraId="5EDA28F3" w14:textId="77777777" w:rsidR="00A7793D" w:rsidRDefault="00A7793D" w:rsidP="0078031B">
            <w:pPr>
              <w:pStyle w:val="CopticCross"/>
            </w:pPr>
          </w:p>
        </w:tc>
        <w:tc>
          <w:tcPr>
            <w:tcW w:w="3960" w:type="dxa"/>
          </w:tcPr>
          <w:p w14:paraId="7261CF7C" w14:textId="77777777" w:rsidR="00A7793D" w:rsidRDefault="00A7793D" w:rsidP="0078031B">
            <w:pPr>
              <w:pStyle w:val="CopticVersemulti-line"/>
            </w:pPr>
            <w:r>
              <w:t>Ϫⲉ ⲁ̀ⲅⲓⲟⲥ ⲁ̀ⲅⲓⲟⲥ ⲁ̀ⲅⲓⲟⲥ:</w:t>
            </w:r>
          </w:p>
          <w:p w14:paraId="2D61C6C1" w14:textId="77777777" w:rsidR="00A7793D" w:rsidRDefault="00A7793D" w:rsidP="0078031B">
            <w:pPr>
              <w:pStyle w:val="CopticVersemulti-line"/>
            </w:pPr>
            <w:r>
              <w:t>Ⲕⲩⲣⲓⲟⲥ ⲥⲁⲃⲁⲱⲑ:</w:t>
            </w:r>
          </w:p>
          <w:p w14:paraId="1B129396" w14:textId="77777777" w:rsidR="00A7793D" w:rsidRDefault="00A7793D" w:rsidP="0078031B">
            <w:pPr>
              <w:pStyle w:val="CopticVersemulti-line"/>
            </w:pPr>
            <w:r>
              <w:t>ⲛ̀ⲗⲏⲡⲏⲥ ⲟ̀ ⲟⲩⲣⲁⲛⲟⲥ ⲕⲉ ⲏ̀ ⲅⲏ</w:t>
            </w:r>
          </w:p>
          <w:p w14:paraId="32B4A12F" w14:textId="77777777" w:rsidR="00A7793D" w:rsidRDefault="00A7793D" w:rsidP="0078031B">
            <w:pPr>
              <w:pStyle w:val="CopticHangingVerse"/>
            </w:pPr>
            <w:r>
              <w:t>ⲧⲏⲥ ⲁ̀ⲅⲓⲁⲥ ⲥⲟⲩ ⲇⲟⲝⲏⲥ.</w:t>
            </w:r>
          </w:p>
        </w:tc>
      </w:tr>
    </w:tbl>
    <w:p w14:paraId="389BDA7B" w14:textId="260FDF67" w:rsidR="0078031B" w:rsidRDefault="0078031B" w:rsidP="0078031B">
      <w:pPr>
        <w:pStyle w:val="Heading4"/>
      </w:pPr>
      <w:r>
        <w:t>The End of Service Hymn for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031B" w14:paraId="6D9F970D" w14:textId="77777777" w:rsidTr="0078031B">
        <w:trPr>
          <w:cantSplit/>
          <w:jc w:val="center"/>
        </w:trPr>
        <w:tc>
          <w:tcPr>
            <w:tcW w:w="288" w:type="dxa"/>
          </w:tcPr>
          <w:p w14:paraId="4E1979EC" w14:textId="77777777" w:rsidR="0078031B" w:rsidRDefault="0078031B" w:rsidP="0078031B">
            <w:pPr>
              <w:pStyle w:val="CopticCross"/>
            </w:pPr>
          </w:p>
        </w:tc>
        <w:tc>
          <w:tcPr>
            <w:tcW w:w="3960" w:type="dxa"/>
          </w:tcPr>
          <w:p w14:paraId="0D115EF7" w14:textId="3E244BE0" w:rsidR="0078031B" w:rsidRDefault="0078031B" w:rsidP="0078031B">
            <w:pPr>
              <w:pStyle w:val="EngHangEnd"/>
            </w:pPr>
            <w:r>
              <w:t>…the Son of God, was bron of the Virgin, in Bethlehem of Judea, according to the prophetic sayings.” …</w:t>
            </w:r>
          </w:p>
        </w:tc>
        <w:tc>
          <w:tcPr>
            <w:tcW w:w="288" w:type="dxa"/>
          </w:tcPr>
          <w:p w14:paraId="6E74CE98" w14:textId="77777777" w:rsidR="0078031B" w:rsidRDefault="0078031B" w:rsidP="0078031B"/>
        </w:tc>
        <w:tc>
          <w:tcPr>
            <w:tcW w:w="288" w:type="dxa"/>
          </w:tcPr>
          <w:p w14:paraId="12268526" w14:textId="77777777" w:rsidR="0078031B" w:rsidRDefault="0078031B" w:rsidP="0078031B">
            <w:pPr>
              <w:pStyle w:val="CopticCross"/>
            </w:pPr>
          </w:p>
        </w:tc>
        <w:tc>
          <w:tcPr>
            <w:tcW w:w="3960" w:type="dxa"/>
          </w:tcPr>
          <w:p w14:paraId="16D7BDF8" w14:textId="34D09EA9" w:rsidR="0078031B" w:rsidRPr="00C35319" w:rsidRDefault="0078031B" w:rsidP="0078031B">
            <w:pPr>
              <w:pStyle w:val="CopticHangingVerse"/>
            </w:pPr>
            <w:r>
              <w:t>Ⲡϣⲏⲣⲓ ⲙ̀Ⲫⲛⲟⲩϯ ⲫⲏⲉⲧⲁⲩⲙⲁⲥϥ ϧⲉⲛ Ⲃⲏⲑⲗⲉⲉ̀ⲙ: ⲕⲁⲧⲁ ⲛⲓⲥ̀ⲙⲏ ⲙ̀ⲡ̀ⲣⲟⲫⲏⲧⲏⲕⲟⲛ…</w:t>
            </w:r>
          </w:p>
        </w:tc>
      </w:tr>
    </w:tbl>
    <w:p w14:paraId="6E881FCE" w14:textId="77777777" w:rsidR="00FF5FF3" w:rsidRDefault="00FF5FF3" w:rsidP="00FF5FF3">
      <w:pPr>
        <w:pStyle w:val="Heading3"/>
      </w:pPr>
      <w:bookmarkStart w:id="1532" w:name="_Toc485884553"/>
      <w:r>
        <w:t>December 26 (27) / Koiak 30: The Second Day of the Feast of the Nativity</w:t>
      </w:r>
      <w:bookmarkEnd w:id="153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533" w:name="_Ref434561401"/>
      <w:bookmarkStart w:id="1534" w:name="_Toc485884554"/>
      <w:r>
        <w:t>December 27 (28) / Tobi 1: St. Stephen Day</w:t>
      </w:r>
      <w:bookmarkEnd w:id="1533"/>
      <w:bookmarkEnd w:id="1534"/>
    </w:p>
    <w:p w14:paraId="1250AF95" w14:textId="7CE067E1"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E2EAC">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E2EAC">
        <w:rPr>
          <w:noProof/>
        </w:rPr>
        <w:t>709</w:t>
      </w:r>
      <w:r w:rsidR="002409EF">
        <w:fldChar w:fldCharType="end"/>
      </w:r>
      <w:r w:rsidR="002409EF">
        <w:t>.</w:t>
      </w:r>
    </w:p>
    <w:p w14:paraId="3C6CAB04" w14:textId="77777777" w:rsidR="00073003" w:rsidRDefault="00073003" w:rsidP="00073003">
      <w:pPr>
        <w:pStyle w:val="Heading3"/>
      </w:pPr>
      <w:bookmarkStart w:id="1535" w:name="_Toc485884555"/>
      <w:r>
        <w:t>December 29 (30) / Tobi 3: The One Hundred and Forty Four Thousand</w:t>
      </w:r>
      <w:bookmarkEnd w:id="1535"/>
    </w:p>
    <w:p w14:paraId="2FE981A9" w14:textId="77777777" w:rsidR="00073003" w:rsidRDefault="00073003" w:rsidP="00073003">
      <w:pPr>
        <w:pStyle w:val="Heading4"/>
      </w:pPr>
      <w:bookmarkStart w:id="1536" w:name="_Ref434488616"/>
      <w:r>
        <w:t>The Doxology</w:t>
      </w:r>
      <w:r w:rsidR="00B46E6E">
        <w:t xml:space="preserve"> for the One Hundred and Forty Four Thousand</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103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103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537" w:name="_Ref434564016"/>
      <w:bookmarkStart w:id="1538" w:name="_Toc485884556"/>
      <w:r>
        <w:t>December 30 (31) / Tobi 4: St. John the Evangelist</w:t>
      </w:r>
      <w:bookmarkEnd w:id="1537"/>
      <w:bookmarkEnd w:id="1538"/>
    </w:p>
    <w:p w14:paraId="3C0BCC81" w14:textId="77777777" w:rsidR="00FF5FF3" w:rsidRDefault="00FF5FF3" w:rsidP="00FF5FF3">
      <w:pPr>
        <w:pStyle w:val="Heading4"/>
      </w:pPr>
      <w:bookmarkStart w:id="1539" w:name="_Ref434488768"/>
      <w:r>
        <w:t>The Doxology</w:t>
      </w:r>
      <w:r w:rsidR="00B46E6E">
        <w:t xml:space="preserve"> for</w:t>
      </w:r>
      <w:r w:rsidR="00BC160E">
        <w:t xml:space="preserve"> St. John the Evangelist</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540"/>
            <w:r>
              <w:t>Zebulun</w:t>
            </w:r>
            <w:commentRangeEnd w:id="1540"/>
            <w:r>
              <w:rPr>
                <w:rStyle w:val="FootnoteReference"/>
              </w:rPr>
              <w:footnoteReference w:id="1034"/>
            </w:r>
            <w:r>
              <w:rPr>
                <w:rStyle w:val="CommentReference"/>
                <w:rFonts w:ascii="Times New Roman" w:eastAsiaTheme="minorHAnsi" w:hAnsi="Times New Roman" w:cstheme="minorBidi"/>
                <w:color w:val="auto"/>
              </w:rPr>
              <w:commentReference w:id="154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103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lastRenderedPageBreak/>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541" w:name="_Toc410196204"/>
      <w:bookmarkStart w:id="1542" w:name="_Toc410196446"/>
      <w:bookmarkStart w:id="1543" w:name="_Toc410196948"/>
      <w:bookmarkStart w:id="1544" w:name="_Toc485884449"/>
      <w:bookmarkStart w:id="1545" w:name="January"/>
      <w:bookmarkEnd w:id="1451"/>
      <w:bookmarkEnd w:id="1471"/>
      <w:bookmarkEnd w:id="1472"/>
      <w:bookmarkEnd w:id="1473"/>
      <w:r>
        <w:lastRenderedPageBreak/>
        <w:t>January</w:t>
      </w:r>
      <w:bookmarkEnd w:id="1541"/>
      <w:bookmarkEnd w:id="1542"/>
      <w:bookmarkEnd w:id="1543"/>
      <w:r w:rsidR="00FF5FF3">
        <w:t xml:space="preserve"> or </w:t>
      </w:r>
      <w:r w:rsidR="00FF5FF3">
        <w:rPr>
          <w:rFonts w:ascii="FreeSerifAvvaShenouda" w:hAnsi="FreeSerifAvvaShenouda" w:cs="FreeSerifAvvaShenouda"/>
        </w:rPr>
        <w:t>Ⲧⲱⲃⲓ</w:t>
      </w:r>
      <w:bookmarkEnd w:id="1544"/>
    </w:p>
    <w:bookmarkStart w:id="1546" w:name="_Toc410196205" w:displacedByCustomXml="next"/>
    <w:bookmarkStart w:id="1547" w:name="_Toc410196447" w:displacedByCustomXml="next"/>
    <w:bookmarkStart w:id="1548" w:name="_Toc410196949" w:displacedByCustomXml="next"/>
    <w:sdt>
      <w:sdtPr>
        <w:id w:val="-286434970"/>
        <w:docPartObj>
          <w:docPartGallery w:val="Table of Contents"/>
          <w:docPartUnique/>
        </w:docPartObj>
      </w:sdtPr>
      <w:sdtEndPr>
        <w:rPr>
          <w:b/>
          <w:bCs/>
          <w:noProof/>
        </w:rPr>
      </w:sdtEndPr>
      <w:sdtContent>
        <w:p w14:paraId="173E6517" w14:textId="7A7875E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85884557" w:history="1">
            <w:r w:rsidR="00710C7C" w:rsidRPr="002D1A3F">
              <w:rPr>
                <w:rStyle w:val="Hyperlink"/>
                <w:noProof/>
                <w:lang w:val="en-US"/>
              </w:rPr>
              <w:t xml:space="preserve">January 1 (2) / Tobi 6: The Feast of the </w:t>
            </w:r>
            <w:r w:rsidR="00710C7C" w:rsidRPr="002D1A3F">
              <w:rPr>
                <w:rStyle w:val="Hyperlink"/>
                <w:noProof/>
              </w:rPr>
              <w:t>Circumcision</w:t>
            </w:r>
            <w:r w:rsidR="00710C7C">
              <w:rPr>
                <w:noProof/>
                <w:webHidden/>
              </w:rPr>
              <w:tab/>
            </w:r>
            <w:r w:rsidR="00710C7C">
              <w:rPr>
                <w:noProof/>
                <w:webHidden/>
              </w:rPr>
              <w:fldChar w:fldCharType="begin"/>
            </w:r>
            <w:r w:rsidR="00710C7C">
              <w:rPr>
                <w:noProof/>
                <w:webHidden/>
              </w:rPr>
              <w:instrText xml:space="preserve"> PAGEREF _Toc485884557 \h </w:instrText>
            </w:r>
            <w:r w:rsidR="00710C7C">
              <w:rPr>
                <w:noProof/>
                <w:webHidden/>
              </w:rPr>
            </w:r>
            <w:r w:rsidR="00710C7C">
              <w:rPr>
                <w:noProof/>
                <w:webHidden/>
              </w:rPr>
              <w:fldChar w:fldCharType="separate"/>
            </w:r>
            <w:r w:rsidR="000E2EAC">
              <w:rPr>
                <w:noProof/>
                <w:webHidden/>
              </w:rPr>
              <w:t>908</w:t>
            </w:r>
            <w:r w:rsidR="00710C7C">
              <w:rPr>
                <w:noProof/>
                <w:webHidden/>
              </w:rPr>
              <w:fldChar w:fldCharType="end"/>
            </w:r>
          </w:hyperlink>
        </w:p>
        <w:p w14:paraId="4FB8D2A2" w14:textId="7EB5A291" w:rsidR="00710C7C" w:rsidRDefault="002758BE">
          <w:pPr>
            <w:pStyle w:val="TOC3"/>
            <w:tabs>
              <w:tab w:val="right" w:leader="dot" w:pos="8846"/>
            </w:tabs>
            <w:rPr>
              <w:rFonts w:asciiTheme="minorHAnsi" w:eastAsiaTheme="minorEastAsia" w:hAnsiTheme="minorHAnsi"/>
              <w:noProof/>
              <w:sz w:val="22"/>
              <w:lang w:val="en-US"/>
            </w:rPr>
          </w:pPr>
          <w:hyperlink w:anchor="_Toc485884558" w:history="1">
            <w:r w:rsidR="00710C7C" w:rsidRPr="002D1A3F">
              <w:rPr>
                <w:rStyle w:val="Hyperlink"/>
                <w:noProof/>
              </w:rPr>
              <w:t>January 2 (3) / Tobi 7: St. Seraphim of Sarov</w:t>
            </w:r>
            <w:r w:rsidR="00710C7C">
              <w:rPr>
                <w:noProof/>
                <w:webHidden/>
              </w:rPr>
              <w:tab/>
            </w:r>
            <w:r w:rsidR="00710C7C">
              <w:rPr>
                <w:noProof/>
                <w:webHidden/>
              </w:rPr>
              <w:fldChar w:fldCharType="begin"/>
            </w:r>
            <w:r w:rsidR="00710C7C">
              <w:rPr>
                <w:noProof/>
                <w:webHidden/>
              </w:rPr>
              <w:instrText xml:space="preserve"> PAGEREF _Toc485884558 \h </w:instrText>
            </w:r>
            <w:r w:rsidR="00710C7C">
              <w:rPr>
                <w:noProof/>
                <w:webHidden/>
              </w:rPr>
            </w:r>
            <w:r w:rsidR="00710C7C">
              <w:rPr>
                <w:noProof/>
                <w:webHidden/>
              </w:rPr>
              <w:fldChar w:fldCharType="separate"/>
            </w:r>
            <w:r w:rsidR="000E2EAC">
              <w:rPr>
                <w:noProof/>
                <w:webHidden/>
              </w:rPr>
              <w:t>918</w:t>
            </w:r>
            <w:r w:rsidR="00710C7C">
              <w:rPr>
                <w:noProof/>
                <w:webHidden/>
              </w:rPr>
              <w:fldChar w:fldCharType="end"/>
            </w:r>
          </w:hyperlink>
        </w:p>
        <w:p w14:paraId="0075824C" w14:textId="112B52A9" w:rsidR="00710C7C" w:rsidRDefault="002758BE">
          <w:pPr>
            <w:pStyle w:val="TOC3"/>
            <w:tabs>
              <w:tab w:val="right" w:leader="dot" w:pos="8846"/>
            </w:tabs>
            <w:rPr>
              <w:rFonts w:asciiTheme="minorHAnsi" w:eastAsiaTheme="minorEastAsia" w:hAnsiTheme="minorHAnsi"/>
              <w:noProof/>
              <w:sz w:val="22"/>
              <w:lang w:val="en-US"/>
            </w:rPr>
          </w:pPr>
          <w:hyperlink w:anchor="_Toc485884559" w:history="1">
            <w:r w:rsidR="00710C7C" w:rsidRPr="002D1A3F">
              <w:rPr>
                <w:rStyle w:val="Hyperlink"/>
                <w:noProof/>
              </w:rPr>
              <w:t>January 6 (7) / Tobi 11: The Feast of Theophany</w:t>
            </w:r>
            <w:r w:rsidR="00710C7C">
              <w:rPr>
                <w:noProof/>
                <w:webHidden/>
              </w:rPr>
              <w:tab/>
            </w:r>
            <w:r w:rsidR="00710C7C">
              <w:rPr>
                <w:noProof/>
                <w:webHidden/>
              </w:rPr>
              <w:fldChar w:fldCharType="begin"/>
            </w:r>
            <w:r w:rsidR="00710C7C">
              <w:rPr>
                <w:noProof/>
                <w:webHidden/>
              </w:rPr>
              <w:instrText xml:space="preserve"> PAGEREF _Toc485884559 \h </w:instrText>
            </w:r>
            <w:r w:rsidR="00710C7C">
              <w:rPr>
                <w:noProof/>
                <w:webHidden/>
              </w:rPr>
            </w:r>
            <w:r w:rsidR="00710C7C">
              <w:rPr>
                <w:noProof/>
                <w:webHidden/>
              </w:rPr>
              <w:fldChar w:fldCharType="separate"/>
            </w:r>
            <w:r w:rsidR="000E2EAC">
              <w:rPr>
                <w:noProof/>
                <w:webHidden/>
              </w:rPr>
              <w:t>919</w:t>
            </w:r>
            <w:r w:rsidR="00710C7C">
              <w:rPr>
                <w:noProof/>
                <w:webHidden/>
              </w:rPr>
              <w:fldChar w:fldCharType="end"/>
            </w:r>
          </w:hyperlink>
        </w:p>
        <w:p w14:paraId="3714513C" w14:textId="441ECDC6" w:rsidR="00710C7C" w:rsidRDefault="002758BE">
          <w:pPr>
            <w:pStyle w:val="TOC3"/>
            <w:tabs>
              <w:tab w:val="right" w:leader="dot" w:pos="8846"/>
            </w:tabs>
            <w:rPr>
              <w:rFonts w:asciiTheme="minorHAnsi" w:eastAsiaTheme="minorEastAsia" w:hAnsiTheme="minorHAnsi"/>
              <w:noProof/>
              <w:sz w:val="22"/>
              <w:lang w:val="en-US"/>
            </w:rPr>
          </w:pPr>
          <w:hyperlink w:anchor="_Toc485884560" w:history="1">
            <w:r w:rsidR="00710C7C" w:rsidRPr="002D1A3F">
              <w:rPr>
                <w:rStyle w:val="Hyperlink"/>
                <w:noProof/>
              </w:rPr>
              <w:t>January 7 (8) / Tobi 12: The Second Day of the Feast of Theophany</w:t>
            </w:r>
            <w:r w:rsidR="00710C7C">
              <w:rPr>
                <w:noProof/>
                <w:webHidden/>
              </w:rPr>
              <w:tab/>
            </w:r>
            <w:r w:rsidR="00710C7C">
              <w:rPr>
                <w:noProof/>
                <w:webHidden/>
              </w:rPr>
              <w:fldChar w:fldCharType="begin"/>
            </w:r>
            <w:r w:rsidR="00710C7C">
              <w:rPr>
                <w:noProof/>
                <w:webHidden/>
              </w:rPr>
              <w:instrText xml:space="preserve"> PAGEREF _Toc485884560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17D4A69" w14:textId="77B1686A" w:rsidR="00710C7C" w:rsidRDefault="002758BE">
          <w:pPr>
            <w:pStyle w:val="TOC3"/>
            <w:tabs>
              <w:tab w:val="right" w:leader="dot" w:pos="8846"/>
            </w:tabs>
            <w:rPr>
              <w:rFonts w:asciiTheme="minorHAnsi" w:eastAsiaTheme="minorEastAsia" w:hAnsiTheme="minorHAnsi"/>
              <w:noProof/>
              <w:sz w:val="22"/>
              <w:lang w:val="en-US"/>
            </w:rPr>
          </w:pPr>
          <w:hyperlink w:anchor="_Toc485884561" w:history="1">
            <w:r w:rsidR="00710C7C" w:rsidRPr="002D1A3F">
              <w:rPr>
                <w:rStyle w:val="Hyperlink"/>
                <w:noProof/>
              </w:rPr>
              <w:t>January 7 (8) / Tobi 12: Also the Commemoration of Archangel Michael</w:t>
            </w:r>
            <w:r w:rsidR="00710C7C">
              <w:rPr>
                <w:noProof/>
                <w:webHidden/>
              </w:rPr>
              <w:tab/>
            </w:r>
            <w:r w:rsidR="00710C7C">
              <w:rPr>
                <w:noProof/>
                <w:webHidden/>
              </w:rPr>
              <w:fldChar w:fldCharType="begin"/>
            </w:r>
            <w:r w:rsidR="00710C7C">
              <w:rPr>
                <w:noProof/>
                <w:webHidden/>
              </w:rPr>
              <w:instrText xml:space="preserve"> PAGEREF _Toc485884561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5E9C5464" w14:textId="48846E0A" w:rsidR="00710C7C" w:rsidRDefault="002758BE">
          <w:pPr>
            <w:pStyle w:val="TOC3"/>
            <w:tabs>
              <w:tab w:val="right" w:leader="dot" w:pos="8846"/>
            </w:tabs>
            <w:rPr>
              <w:rFonts w:asciiTheme="minorHAnsi" w:eastAsiaTheme="minorEastAsia" w:hAnsiTheme="minorHAnsi"/>
              <w:noProof/>
              <w:sz w:val="22"/>
              <w:lang w:val="en-US"/>
            </w:rPr>
          </w:pPr>
          <w:hyperlink w:anchor="_Toc485884562" w:history="1">
            <w:r w:rsidR="00710C7C" w:rsidRPr="002D1A3F">
              <w:rPr>
                <w:rStyle w:val="Hyperlink"/>
                <w:noProof/>
              </w:rPr>
              <w:t>January 7 (8) / Tobi 12: Also St. Theodore Anatoly</w:t>
            </w:r>
            <w:r w:rsidR="00710C7C">
              <w:rPr>
                <w:noProof/>
                <w:webHidden/>
              </w:rPr>
              <w:tab/>
            </w:r>
            <w:r w:rsidR="00710C7C">
              <w:rPr>
                <w:noProof/>
                <w:webHidden/>
              </w:rPr>
              <w:fldChar w:fldCharType="begin"/>
            </w:r>
            <w:r w:rsidR="00710C7C">
              <w:rPr>
                <w:noProof/>
                <w:webHidden/>
              </w:rPr>
              <w:instrText xml:space="preserve"> PAGEREF _Toc485884562 \h </w:instrText>
            </w:r>
            <w:r w:rsidR="00710C7C">
              <w:rPr>
                <w:noProof/>
                <w:webHidden/>
              </w:rPr>
            </w:r>
            <w:r w:rsidR="00710C7C">
              <w:rPr>
                <w:noProof/>
                <w:webHidden/>
              </w:rPr>
              <w:fldChar w:fldCharType="separate"/>
            </w:r>
            <w:r w:rsidR="000E2EAC">
              <w:rPr>
                <w:noProof/>
                <w:webHidden/>
              </w:rPr>
              <w:t>956</w:t>
            </w:r>
            <w:r w:rsidR="00710C7C">
              <w:rPr>
                <w:noProof/>
                <w:webHidden/>
              </w:rPr>
              <w:fldChar w:fldCharType="end"/>
            </w:r>
          </w:hyperlink>
        </w:p>
        <w:p w14:paraId="2E5E6DA6" w14:textId="57542B49" w:rsidR="00710C7C" w:rsidRDefault="002758BE">
          <w:pPr>
            <w:pStyle w:val="TOC3"/>
            <w:tabs>
              <w:tab w:val="right" w:leader="dot" w:pos="8846"/>
            </w:tabs>
            <w:rPr>
              <w:rFonts w:asciiTheme="minorHAnsi" w:eastAsiaTheme="minorEastAsia" w:hAnsiTheme="minorHAnsi"/>
              <w:noProof/>
              <w:sz w:val="22"/>
              <w:lang w:val="en-US"/>
            </w:rPr>
          </w:pPr>
          <w:hyperlink w:anchor="_Toc485884563" w:history="1">
            <w:r w:rsidR="00710C7C" w:rsidRPr="002D1A3F">
              <w:rPr>
                <w:rStyle w:val="Hyperlink"/>
                <w:noProof/>
              </w:rPr>
              <w:t>January 8 (9) / Tobi 13: The Feast of The Wedding of Cana of Galilee</w:t>
            </w:r>
            <w:r w:rsidR="00710C7C">
              <w:rPr>
                <w:noProof/>
                <w:webHidden/>
              </w:rPr>
              <w:tab/>
            </w:r>
            <w:r w:rsidR="00710C7C">
              <w:rPr>
                <w:noProof/>
                <w:webHidden/>
              </w:rPr>
              <w:fldChar w:fldCharType="begin"/>
            </w:r>
            <w:r w:rsidR="00710C7C">
              <w:rPr>
                <w:noProof/>
                <w:webHidden/>
              </w:rPr>
              <w:instrText xml:space="preserve"> PAGEREF _Toc485884563 \h </w:instrText>
            </w:r>
            <w:r w:rsidR="00710C7C">
              <w:rPr>
                <w:noProof/>
                <w:webHidden/>
              </w:rPr>
            </w:r>
            <w:r w:rsidR="00710C7C">
              <w:rPr>
                <w:noProof/>
                <w:webHidden/>
              </w:rPr>
              <w:fldChar w:fldCharType="separate"/>
            </w:r>
            <w:r w:rsidR="000E2EAC">
              <w:rPr>
                <w:noProof/>
                <w:webHidden/>
              </w:rPr>
              <w:t>957</w:t>
            </w:r>
            <w:r w:rsidR="00710C7C">
              <w:rPr>
                <w:noProof/>
                <w:webHidden/>
              </w:rPr>
              <w:fldChar w:fldCharType="end"/>
            </w:r>
          </w:hyperlink>
        </w:p>
        <w:p w14:paraId="77A153AA" w14:textId="43BB09AA" w:rsidR="00710C7C" w:rsidRDefault="002758BE">
          <w:pPr>
            <w:pStyle w:val="TOC3"/>
            <w:tabs>
              <w:tab w:val="right" w:leader="dot" w:pos="8846"/>
            </w:tabs>
            <w:rPr>
              <w:rFonts w:asciiTheme="minorHAnsi" w:eastAsiaTheme="minorEastAsia" w:hAnsiTheme="minorHAnsi"/>
              <w:noProof/>
              <w:sz w:val="22"/>
              <w:lang w:val="en-US"/>
            </w:rPr>
          </w:pPr>
          <w:hyperlink w:anchor="_Toc485884564" w:history="1">
            <w:r w:rsidR="00710C7C" w:rsidRPr="002D1A3F">
              <w:rPr>
                <w:rStyle w:val="Hyperlink"/>
                <w:noProof/>
              </w:rPr>
              <w:t>January 8 (9) / Tobi 13: Also the Martyrdom of St. Demiana</w:t>
            </w:r>
            <w:r w:rsidR="00710C7C">
              <w:rPr>
                <w:noProof/>
                <w:webHidden/>
              </w:rPr>
              <w:tab/>
            </w:r>
            <w:r w:rsidR="00710C7C">
              <w:rPr>
                <w:noProof/>
                <w:webHidden/>
              </w:rPr>
              <w:fldChar w:fldCharType="begin"/>
            </w:r>
            <w:r w:rsidR="00710C7C">
              <w:rPr>
                <w:noProof/>
                <w:webHidden/>
              </w:rPr>
              <w:instrText xml:space="preserve"> PAGEREF _Toc485884564 \h </w:instrText>
            </w:r>
            <w:r w:rsidR="00710C7C">
              <w:rPr>
                <w:noProof/>
                <w:webHidden/>
              </w:rPr>
            </w:r>
            <w:r w:rsidR="00710C7C">
              <w:rPr>
                <w:noProof/>
                <w:webHidden/>
              </w:rPr>
              <w:fldChar w:fldCharType="separate"/>
            </w:r>
            <w:r w:rsidR="000E2EAC">
              <w:rPr>
                <w:noProof/>
                <w:webHidden/>
              </w:rPr>
              <w:t>969</w:t>
            </w:r>
            <w:r w:rsidR="00710C7C">
              <w:rPr>
                <w:noProof/>
                <w:webHidden/>
              </w:rPr>
              <w:fldChar w:fldCharType="end"/>
            </w:r>
          </w:hyperlink>
        </w:p>
        <w:p w14:paraId="0313A336" w14:textId="2284FB65" w:rsidR="00710C7C" w:rsidRDefault="002758BE">
          <w:pPr>
            <w:pStyle w:val="TOC3"/>
            <w:tabs>
              <w:tab w:val="right" w:leader="dot" w:pos="8846"/>
            </w:tabs>
            <w:rPr>
              <w:rFonts w:asciiTheme="minorHAnsi" w:eastAsiaTheme="minorEastAsia" w:hAnsiTheme="minorHAnsi"/>
              <w:noProof/>
              <w:sz w:val="22"/>
              <w:lang w:val="en-US"/>
            </w:rPr>
          </w:pPr>
          <w:hyperlink w:anchor="_Toc485884565" w:history="1">
            <w:r w:rsidR="00710C7C" w:rsidRPr="002D1A3F">
              <w:rPr>
                <w:rStyle w:val="Hyperlink"/>
                <w:noProof/>
              </w:rPr>
              <w:t>January 9 (10) / Tobi 14: St. Maximus</w:t>
            </w:r>
            <w:r w:rsidR="00710C7C">
              <w:rPr>
                <w:noProof/>
                <w:webHidden/>
              </w:rPr>
              <w:tab/>
            </w:r>
            <w:r w:rsidR="00710C7C">
              <w:rPr>
                <w:noProof/>
                <w:webHidden/>
              </w:rPr>
              <w:fldChar w:fldCharType="begin"/>
            </w:r>
            <w:r w:rsidR="00710C7C">
              <w:rPr>
                <w:noProof/>
                <w:webHidden/>
              </w:rPr>
              <w:instrText xml:space="preserve"> PAGEREF _Toc485884565 \h </w:instrText>
            </w:r>
            <w:r w:rsidR="00710C7C">
              <w:rPr>
                <w:noProof/>
                <w:webHidden/>
              </w:rPr>
            </w:r>
            <w:r w:rsidR="00710C7C">
              <w:rPr>
                <w:noProof/>
                <w:webHidden/>
              </w:rPr>
              <w:fldChar w:fldCharType="separate"/>
            </w:r>
            <w:r w:rsidR="000E2EAC">
              <w:rPr>
                <w:noProof/>
                <w:webHidden/>
              </w:rPr>
              <w:t>972</w:t>
            </w:r>
            <w:r w:rsidR="00710C7C">
              <w:rPr>
                <w:noProof/>
                <w:webHidden/>
              </w:rPr>
              <w:fldChar w:fldCharType="end"/>
            </w:r>
          </w:hyperlink>
        </w:p>
        <w:p w14:paraId="23690B3C" w14:textId="252477D8" w:rsidR="00710C7C" w:rsidRDefault="002758BE">
          <w:pPr>
            <w:pStyle w:val="TOC3"/>
            <w:tabs>
              <w:tab w:val="right" w:leader="dot" w:pos="8846"/>
            </w:tabs>
            <w:rPr>
              <w:rFonts w:asciiTheme="minorHAnsi" w:eastAsiaTheme="minorEastAsia" w:hAnsiTheme="minorHAnsi"/>
              <w:noProof/>
              <w:sz w:val="22"/>
              <w:lang w:val="en-US"/>
            </w:rPr>
          </w:pPr>
          <w:hyperlink w:anchor="_Toc485884566" w:history="1">
            <w:r w:rsidR="00710C7C" w:rsidRPr="002D1A3F">
              <w:rPr>
                <w:rStyle w:val="Hyperlink"/>
                <w:noProof/>
              </w:rPr>
              <w:t>January 12 (13) / Tobi 17: St. Dometius</w:t>
            </w:r>
            <w:r w:rsidR="00710C7C">
              <w:rPr>
                <w:noProof/>
                <w:webHidden/>
              </w:rPr>
              <w:tab/>
            </w:r>
            <w:r w:rsidR="00710C7C">
              <w:rPr>
                <w:noProof/>
                <w:webHidden/>
              </w:rPr>
              <w:fldChar w:fldCharType="begin"/>
            </w:r>
            <w:r w:rsidR="00710C7C">
              <w:rPr>
                <w:noProof/>
                <w:webHidden/>
              </w:rPr>
              <w:instrText xml:space="preserve"> PAGEREF _Toc485884566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0FE0D49E" w14:textId="0B9DDA0D" w:rsidR="00710C7C" w:rsidRDefault="002758BE">
          <w:pPr>
            <w:pStyle w:val="TOC3"/>
            <w:tabs>
              <w:tab w:val="right" w:leader="dot" w:pos="8846"/>
            </w:tabs>
            <w:rPr>
              <w:rFonts w:asciiTheme="minorHAnsi" w:eastAsiaTheme="minorEastAsia" w:hAnsiTheme="minorHAnsi"/>
              <w:noProof/>
              <w:sz w:val="22"/>
              <w:lang w:val="en-US"/>
            </w:rPr>
          </w:pPr>
          <w:hyperlink w:anchor="_Toc485884567" w:history="1">
            <w:r w:rsidR="00710C7C" w:rsidRPr="002D1A3F">
              <w:rPr>
                <w:rStyle w:val="Hyperlink"/>
                <w:noProof/>
              </w:rPr>
              <w:t>January 13 (14) / Tobi 18: St. Hilary of Poitiers</w:t>
            </w:r>
            <w:r w:rsidR="00710C7C">
              <w:rPr>
                <w:noProof/>
                <w:webHidden/>
              </w:rPr>
              <w:tab/>
            </w:r>
            <w:r w:rsidR="00710C7C">
              <w:rPr>
                <w:noProof/>
                <w:webHidden/>
              </w:rPr>
              <w:fldChar w:fldCharType="begin"/>
            </w:r>
            <w:r w:rsidR="00710C7C">
              <w:rPr>
                <w:noProof/>
                <w:webHidden/>
              </w:rPr>
              <w:instrText xml:space="preserve"> PAGEREF _Toc485884567 \h </w:instrText>
            </w:r>
            <w:r w:rsidR="00710C7C">
              <w:rPr>
                <w:noProof/>
                <w:webHidden/>
              </w:rPr>
            </w:r>
            <w:r w:rsidR="00710C7C">
              <w:rPr>
                <w:noProof/>
                <w:webHidden/>
              </w:rPr>
              <w:fldChar w:fldCharType="separate"/>
            </w:r>
            <w:r w:rsidR="000E2EAC">
              <w:rPr>
                <w:noProof/>
                <w:webHidden/>
              </w:rPr>
              <w:t>973</w:t>
            </w:r>
            <w:r w:rsidR="00710C7C">
              <w:rPr>
                <w:noProof/>
                <w:webHidden/>
              </w:rPr>
              <w:fldChar w:fldCharType="end"/>
            </w:r>
          </w:hyperlink>
        </w:p>
        <w:p w14:paraId="3F497762" w14:textId="6D70E839" w:rsidR="00710C7C" w:rsidRDefault="002758BE">
          <w:pPr>
            <w:pStyle w:val="TOC3"/>
            <w:tabs>
              <w:tab w:val="right" w:leader="dot" w:pos="8846"/>
            </w:tabs>
            <w:rPr>
              <w:rFonts w:asciiTheme="minorHAnsi" w:eastAsiaTheme="minorEastAsia" w:hAnsiTheme="minorHAnsi"/>
              <w:noProof/>
              <w:sz w:val="22"/>
              <w:lang w:val="en-US"/>
            </w:rPr>
          </w:pPr>
          <w:hyperlink w:anchor="_Toc485884568" w:history="1">
            <w:r w:rsidR="00710C7C" w:rsidRPr="002D1A3F">
              <w:rPr>
                <w:rStyle w:val="Hyperlink"/>
                <w:noProof/>
              </w:rPr>
              <w:t>January 15 (16) / Tobi 20: Departure of St. Prochorus the Disciple</w:t>
            </w:r>
            <w:r w:rsidR="00710C7C">
              <w:rPr>
                <w:noProof/>
                <w:webHidden/>
              </w:rPr>
              <w:tab/>
            </w:r>
            <w:r w:rsidR="00710C7C">
              <w:rPr>
                <w:noProof/>
                <w:webHidden/>
              </w:rPr>
              <w:fldChar w:fldCharType="begin"/>
            </w:r>
            <w:r w:rsidR="00710C7C">
              <w:rPr>
                <w:noProof/>
                <w:webHidden/>
              </w:rPr>
              <w:instrText xml:space="preserve"> PAGEREF _Toc485884568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0075B71C" w14:textId="01599544" w:rsidR="00710C7C" w:rsidRDefault="002758BE">
          <w:pPr>
            <w:pStyle w:val="TOC3"/>
            <w:tabs>
              <w:tab w:val="right" w:leader="dot" w:pos="8846"/>
            </w:tabs>
            <w:rPr>
              <w:rFonts w:asciiTheme="minorHAnsi" w:eastAsiaTheme="minorEastAsia" w:hAnsiTheme="minorHAnsi"/>
              <w:noProof/>
              <w:sz w:val="22"/>
              <w:lang w:val="en-US"/>
            </w:rPr>
          </w:pPr>
          <w:hyperlink w:anchor="_Toc485884569" w:history="1">
            <w:r w:rsidR="00710C7C" w:rsidRPr="002D1A3F">
              <w:rPr>
                <w:rStyle w:val="Hyperlink"/>
                <w:noProof/>
              </w:rPr>
              <w:t>January 16 (17) / Tobi 21: The Dormition of the Virgin</w:t>
            </w:r>
            <w:r w:rsidR="00710C7C">
              <w:rPr>
                <w:noProof/>
                <w:webHidden/>
              </w:rPr>
              <w:tab/>
            </w:r>
            <w:r w:rsidR="00710C7C">
              <w:rPr>
                <w:noProof/>
                <w:webHidden/>
              </w:rPr>
              <w:fldChar w:fldCharType="begin"/>
            </w:r>
            <w:r w:rsidR="00710C7C">
              <w:rPr>
                <w:noProof/>
                <w:webHidden/>
              </w:rPr>
              <w:instrText xml:space="preserve"> PAGEREF _Toc485884569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EFE4BBE" w14:textId="3579A88D" w:rsidR="00710C7C" w:rsidRDefault="002758BE">
          <w:pPr>
            <w:pStyle w:val="TOC3"/>
            <w:tabs>
              <w:tab w:val="right" w:leader="dot" w:pos="8846"/>
            </w:tabs>
            <w:rPr>
              <w:rFonts w:asciiTheme="minorHAnsi" w:eastAsiaTheme="minorEastAsia" w:hAnsiTheme="minorHAnsi"/>
              <w:noProof/>
              <w:sz w:val="22"/>
              <w:lang w:val="en-US"/>
            </w:rPr>
          </w:pPr>
          <w:hyperlink w:anchor="_Toc485884570" w:history="1">
            <w:r w:rsidR="00710C7C" w:rsidRPr="002D1A3F">
              <w:rPr>
                <w:rStyle w:val="Hyperlink"/>
                <w:noProof/>
              </w:rPr>
              <w:t>January 17 (18) / Tobi 22: St. Anthony the Great</w:t>
            </w:r>
            <w:r w:rsidR="00710C7C">
              <w:rPr>
                <w:noProof/>
                <w:webHidden/>
              </w:rPr>
              <w:tab/>
            </w:r>
            <w:r w:rsidR="00710C7C">
              <w:rPr>
                <w:noProof/>
                <w:webHidden/>
              </w:rPr>
              <w:fldChar w:fldCharType="begin"/>
            </w:r>
            <w:r w:rsidR="00710C7C">
              <w:rPr>
                <w:noProof/>
                <w:webHidden/>
              </w:rPr>
              <w:instrText xml:space="preserve"> PAGEREF _Toc485884570 \h </w:instrText>
            </w:r>
            <w:r w:rsidR="00710C7C">
              <w:rPr>
                <w:noProof/>
                <w:webHidden/>
              </w:rPr>
            </w:r>
            <w:r w:rsidR="00710C7C">
              <w:rPr>
                <w:noProof/>
                <w:webHidden/>
              </w:rPr>
              <w:fldChar w:fldCharType="separate"/>
            </w:r>
            <w:r w:rsidR="000E2EAC">
              <w:rPr>
                <w:noProof/>
                <w:webHidden/>
              </w:rPr>
              <w:t>975</w:t>
            </w:r>
            <w:r w:rsidR="00710C7C">
              <w:rPr>
                <w:noProof/>
                <w:webHidden/>
              </w:rPr>
              <w:fldChar w:fldCharType="end"/>
            </w:r>
          </w:hyperlink>
        </w:p>
        <w:p w14:paraId="3CAC960F" w14:textId="22EC3FE4" w:rsidR="00710C7C" w:rsidRDefault="002758BE">
          <w:pPr>
            <w:pStyle w:val="TOC3"/>
            <w:tabs>
              <w:tab w:val="right" w:leader="dot" w:pos="8846"/>
            </w:tabs>
            <w:rPr>
              <w:rFonts w:asciiTheme="minorHAnsi" w:eastAsiaTheme="minorEastAsia" w:hAnsiTheme="minorHAnsi"/>
              <w:noProof/>
              <w:sz w:val="22"/>
              <w:lang w:val="en-US"/>
            </w:rPr>
          </w:pPr>
          <w:hyperlink w:anchor="_Toc485884571" w:history="1">
            <w:r w:rsidR="00710C7C" w:rsidRPr="002D1A3F">
              <w:rPr>
                <w:rStyle w:val="Hyperlink"/>
                <w:noProof/>
              </w:rPr>
              <w:t>January 18 (19) / Tobi 23: St. Timothy the Apostle</w:t>
            </w:r>
            <w:r w:rsidR="00710C7C">
              <w:rPr>
                <w:noProof/>
                <w:webHidden/>
              </w:rPr>
              <w:tab/>
            </w:r>
            <w:r w:rsidR="00710C7C">
              <w:rPr>
                <w:noProof/>
                <w:webHidden/>
              </w:rPr>
              <w:fldChar w:fldCharType="begin"/>
            </w:r>
            <w:r w:rsidR="00710C7C">
              <w:rPr>
                <w:noProof/>
                <w:webHidden/>
              </w:rPr>
              <w:instrText xml:space="preserve"> PAGEREF _Toc485884571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4405A12E" w14:textId="47361D75" w:rsidR="00710C7C" w:rsidRDefault="002758BE">
          <w:pPr>
            <w:pStyle w:val="TOC3"/>
            <w:tabs>
              <w:tab w:val="right" w:leader="dot" w:pos="8846"/>
            </w:tabs>
            <w:rPr>
              <w:rFonts w:asciiTheme="minorHAnsi" w:eastAsiaTheme="minorEastAsia" w:hAnsiTheme="minorHAnsi"/>
              <w:noProof/>
              <w:sz w:val="22"/>
              <w:lang w:val="en-US"/>
            </w:rPr>
          </w:pPr>
          <w:hyperlink w:anchor="_Toc485884572" w:history="1">
            <w:r w:rsidR="00710C7C" w:rsidRPr="002D1A3F">
              <w:rPr>
                <w:rStyle w:val="Hyperlink"/>
                <w:noProof/>
              </w:rPr>
              <w:t>January 22 (23) / Tobi 27: Archangel Suriel</w:t>
            </w:r>
            <w:r w:rsidR="00710C7C">
              <w:rPr>
                <w:noProof/>
                <w:webHidden/>
              </w:rPr>
              <w:tab/>
            </w:r>
            <w:r w:rsidR="00710C7C">
              <w:rPr>
                <w:noProof/>
                <w:webHidden/>
              </w:rPr>
              <w:fldChar w:fldCharType="begin"/>
            </w:r>
            <w:r w:rsidR="00710C7C">
              <w:rPr>
                <w:noProof/>
                <w:webHidden/>
              </w:rPr>
              <w:instrText xml:space="preserve"> PAGEREF _Toc485884572 \h </w:instrText>
            </w:r>
            <w:r w:rsidR="00710C7C">
              <w:rPr>
                <w:noProof/>
                <w:webHidden/>
              </w:rPr>
            </w:r>
            <w:r w:rsidR="00710C7C">
              <w:rPr>
                <w:noProof/>
                <w:webHidden/>
              </w:rPr>
              <w:fldChar w:fldCharType="separate"/>
            </w:r>
            <w:r w:rsidR="000E2EAC">
              <w:rPr>
                <w:noProof/>
                <w:webHidden/>
              </w:rPr>
              <w:t>977</w:t>
            </w:r>
            <w:r w:rsidR="00710C7C">
              <w:rPr>
                <w:noProof/>
                <w:webHidden/>
              </w:rPr>
              <w:fldChar w:fldCharType="end"/>
            </w:r>
          </w:hyperlink>
        </w:p>
        <w:p w14:paraId="2705327C" w14:textId="75DAB48E" w:rsidR="00710C7C" w:rsidRDefault="002758BE">
          <w:pPr>
            <w:pStyle w:val="TOC3"/>
            <w:tabs>
              <w:tab w:val="right" w:leader="dot" w:pos="8846"/>
            </w:tabs>
            <w:rPr>
              <w:rFonts w:asciiTheme="minorHAnsi" w:eastAsiaTheme="minorEastAsia" w:hAnsiTheme="minorHAnsi"/>
              <w:noProof/>
              <w:sz w:val="22"/>
              <w:lang w:val="en-US"/>
            </w:rPr>
          </w:pPr>
          <w:hyperlink w:anchor="_Toc485884573" w:history="1">
            <w:r w:rsidR="00710C7C" w:rsidRPr="002D1A3F">
              <w:rPr>
                <w:rStyle w:val="Hyperlink"/>
                <w:noProof/>
              </w:rPr>
              <w:t>January 22 (23) / Tobi 27: Also Relocation of St. Timothy the Apostle’s Relics</w:t>
            </w:r>
            <w:r w:rsidR="00710C7C">
              <w:rPr>
                <w:noProof/>
                <w:webHidden/>
              </w:rPr>
              <w:tab/>
            </w:r>
            <w:r w:rsidR="00710C7C">
              <w:rPr>
                <w:noProof/>
                <w:webHidden/>
              </w:rPr>
              <w:fldChar w:fldCharType="begin"/>
            </w:r>
            <w:r w:rsidR="00710C7C">
              <w:rPr>
                <w:noProof/>
                <w:webHidden/>
              </w:rPr>
              <w:instrText xml:space="preserve"> PAGEREF _Toc485884573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0D6E918C" w14:textId="56126C18" w:rsidR="00710C7C" w:rsidRDefault="002758BE">
          <w:pPr>
            <w:pStyle w:val="TOC3"/>
            <w:tabs>
              <w:tab w:val="right" w:leader="dot" w:pos="8846"/>
            </w:tabs>
            <w:rPr>
              <w:rFonts w:asciiTheme="minorHAnsi" w:eastAsiaTheme="minorEastAsia" w:hAnsiTheme="minorHAnsi"/>
              <w:noProof/>
              <w:sz w:val="22"/>
              <w:lang w:val="en-US"/>
            </w:rPr>
          </w:pPr>
          <w:hyperlink w:anchor="_Toc485884574" w:history="1">
            <w:r w:rsidR="00710C7C" w:rsidRPr="002D1A3F">
              <w:rPr>
                <w:rStyle w:val="Hyperlink"/>
                <w:noProof/>
              </w:rPr>
              <w:t>January 24 (25) / Tobi 29: Commemoration of the Annunciation, Nativity, and Resurrection on the 29</w:t>
            </w:r>
            <w:r w:rsidR="00710C7C" w:rsidRPr="002D1A3F">
              <w:rPr>
                <w:rStyle w:val="Hyperlink"/>
                <w:noProof/>
                <w:vertAlign w:val="superscript"/>
              </w:rPr>
              <w:t>th</w:t>
            </w:r>
            <w:r w:rsidR="00710C7C" w:rsidRPr="002D1A3F">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_Toc485884574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65D25ACF" w14:textId="264B3251" w:rsidR="00710C7C" w:rsidRDefault="002758BE">
          <w:pPr>
            <w:pStyle w:val="TOC3"/>
            <w:tabs>
              <w:tab w:val="right" w:leader="dot" w:pos="8846"/>
            </w:tabs>
            <w:rPr>
              <w:rFonts w:asciiTheme="minorHAnsi" w:eastAsiaTheme="minorEastAsia" w:hAnsiTheme="minorHAnsi"/>
              <w:noProof/>
              <w:sz w:val="22"/>
              <w:lang w:val="en-US"/>
            </w:rPr>
          </w:pPr>
          <w:hyperlink w:anchor="_Toc485884575" w:history="1">
            <w:r w:rsidR="00710C7C" w:rsidRPr="002D1A3F">
              <w:rPr>
                <w:rStyle w:val="Hyperlink"/>
                <w:noProof/>
              </w:rPr>
              <w:t>January 27 (28) / Meshir 2: St. Paul the Anchorite</w:t>
            </w:r>
            <w:r w:rsidR="00710C7C">
              <w:rPr>
                <w:noProof/>
                <w:webHidden/>
              </w:rPr>
              <w:tab/>
            </w:r>
            <w:r w:rsidR="00710C7C">
              <w:rPr>
                <w:noProof/>
                <w:webHidden/>
              </w:rPr>
              <w:fldChar w:fldCharType="begin"/>
            </w:r>
            <w:r w:rsidR="00710C7C">
              <w:rPr>
                <w:noProof/>
                <w:webHidden/>
              </w:rPr>
              <w:instrText xml:space="preserve"> PAGEREF _Toc485884575 \h </w:instrText>
            </w:r>
            <w:r w:rsidR="00710C7C">
              <w:rPr>
                <w:noProof/>
                <w:webHidden/>
              </w:rPr>
            </w:r>
            <w:r w:rsidR="00710C7C">
              <w:rPr>
                <w:noProof/>
                <w:webHidden/>
              </w:rPr>
              <w:fldChar w:fldCharType="separate"/>
            </w:r>
            <w:r w:rsidR="000E2EAC">
              <w:rPr>
                <w:noProof/>
                <w:webHidden/>
              </w:rPr>
              <w:t>978</w:t>
            </w:r>
            <w:r w:rsidR="00710C7C">
              <w:rPr>
                <w:noProof/>
                <w:webHidden/>
              </w:rPr>
              <w:fldChar w:fldCharType="end"/>
            </w:r>
          </w:hyperlink>
        </w:p>
        <w:p w14:paraId="51F2A4D2" w14:textId="09BBE3C1" w:rsidR="00710C7C" w:rsidRDefault="002758BE">
          <w:pPr>
            <w:pStyle w:val="TOC3"/>
            <w:tabs>
              <w:tab w:val="right" w:leader="dot" w:pos="8846"/>
            </w:tabs>
            <w:rPr>
              <w:rFonts w:asciiTheme="minorHAnsi" w:eastAsiaTheme="minorEastAsia" w:hAnsiTheme="minorHAnsi"/>
              <w:noProof/>
              <w:sz w:val="22"/>
              <w:lang w:val="en-US"/>
            </w:rPr>
          </w:pPr>
          <w:hyperlink w:anchor="_Toc485884576" w:history="1">
            <w:r w:rsidR="00710C7C" w:rsidRPr="002D1A3F">
              <w:rPr>
                <w:rStyle w:val="Hyperlink"/>
                <w:noProof/>
              </w:rPr>
              <w:t>January 29 (30) / Meshir 4: Martyrdom of St. Agabus the Disciple</w:t>
            </w:r>
            <w:r w:rsidR="00710C7C">
              <w:rPr>
                <w:noProof/>
                <w:webHidden/>
              </w:rPr>
              <w:tab/>
            </w:r>
            <w:r w:rsidR="00710C7C">
              <w:rPr>
                <w:noProof/>
                <w:webHidden/>
              </w:rPr>
              <w:fldChar w:fldCharType="begin"/>
            </w:r>
            <w:r w:rsidR="00710C7C">
              <w:rPr>
                <w:noProof/>
                <w:webHidden/>
              </w:rPr>
              <w:instrText xml:space="preserve"> PAGEREF _Toc485884576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64A9DC29" w14:textId="5C82ECD9" w:rsidR="00710C7C" w:rsidRDefault="002758BE">
          <w:pPr>
            <w:pStyle w:val="TOC3"/>
            <w:tabs>
              <w:tab w:val="right" w:leader="dot" w:pos="8846"/>
            </w:tabs>
            <w:rPr>
              <w:rFonts w:asciiTheme="minorHAnsi" w:eastAsiaTheme="minorEastAsia" w:hAnsiTheme="minorHAnsi"/>
              <w:noProof/>
              <w:sz w:val="22"/>
              <w:lang w:val="en-US"/>
            </w:rPr>
          </w:pPr>
          <w:hyperlink w:anchor="_Toc485884577" w:history="1">
            <w:r w:rsidR="00710C7C" w:rsidRPr="002D1A3F">
              <w:rPr>
                <w:rStyle w:val="Hyperlink"/>
                <w:noProof/>
              </w:rPr>
              <w:t>January 21 (31) / Meshir 5: St. Apollo the Friend of St. Apip</w:t>
            </w:r>
            <w:r w:rsidR="00710C7C">
              <w:rPr>
                <w:noProof/>
                <w:webHidden/>
              </w:rPr>
              <w:tab/>
            </w:r>
            <w:r w:rsidR="00710C7C">
              <w:rPr>
                <w:noProof/>
                <w:webHidden/>
              </w:rPr>
              <w:fldChar w:fldCharType="begin"/>
            </w:r>
            <w:r w:rsidR="00710C7C">
              <w:rPr>
                <w:noProof/>
                <w:webHidden/>
              </w:rPr>
              <w:instrText xml:space="preserve"> PAGEREF _Toc485884577 \h </w:instrText>
            </w:r>
            <w:r w:rsidR="00710C7C">
              <w:rPr>
                <w:noProof/>
                <w:webHidden/>
              </w:rPr>
            </w:r>
            <w:r w:rsidR="00710C7C">
              <w:rPr>
                <w:noProof/>
                <w:webHidden/>
              </w:rPr>
              <w:fldChar w:fldCharType="separate"/>
            </w:r>
            <w:r w:rsidR="000E2EAC">
              <w:rPr>
                <w:noProof/>
                <w:webHidden/>
              </w:rPr>
              <w:t>979</w:t>
            </w:r>
            <w:r w:rsidR="00710C7C">
              <w:rPr>
                <w:noProof/>
                <w:webHidden/>
              </w:rPr>
              <w:fldChar w:fldCharType="end"/>
            </w:r>
          </w:hyperlink>
        </w:p>
        <w:p w14:paraId="4926FAF9" w14:textId="7159A5E6"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549" w:name="_Toc485884557"/>
      <w:r>
        <w:rPr>
          <w:lang w:val="en-US"/>
        </w:rPr>
        <w:lastRenderedPageBreak/>
        <w:t>January 1 (2) / Tobi 6</w:t>
      </w:r>
      <w:r w:rsidR="00FF5FF3">
        <w:rPr>
          <w:lang w:val="en-US"/>
        </w:rPr>
        <w:t xml:space="preserve">: The Feast of the </w:t>
      </w:r>
      <w:r w:rsidR="00495F1A">
        <w:t>Circumcision</w:t>
      </w:r>
      <w:bookmarkEnd w:id="1548"/>
      <w:bookmarkEnd w:id="1547"/>
      <w:bookmarkEnd w:id="1546"/>
      <w:bookmarkEnd w:id="1549"/>
    </w:p>
    <w:p w14:paraId="1A97CDDF" w14:textId="50667650" w:rsidR="00240FF0" w:rsidRPr="000E62F4" w:rsidRDefault="00240FF0" w:rsidP="00240FF0">
      <w:pPr>
        <w:pStyle w:val="Heading4"/>
        <w:rPr>
          <w:rFonts w:ascii="Arial Unicode MS" w:eastAsia="Arial Unicode MS" w:hAnsi="Arial Unicode MS" w:cs="Arial Unicode MS"/>
        </w:rPr>
      </w:pPr>
      <w:bookmarkStart w:id="1550" w:name="_Ref434477590"/>
      <w:r>
        <w:t>The Verses of the Cymbals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0FF0" w14:paraId="295E39EC" w14:textId="77777777" w:rsidTr="00240FF0">
        <w:trPr>
          <w:cantSplit/>
          <w:jc w:val="center"/>
        </w:trPr>
        <w:tc>
          <w:tcPr>
            <w:tcW w:w="288" w:type="dxa"/>
          </w:tcPr>
          <w:p w14:paraId="4CC1ACC4" w14:textId="77777777" w:rsidR="00240FF0" w:rsidRDefault="00240FF0" w:rsidP="00240FF0">
            <w:pPr>
              <w:pStyle w:val="CopticCross"/>
            </w:pPr>
          </w:p>
        </w:tc>
        <w:tc>
          <w:tcPr>
            <w:tcW w:w="3960" w:type="dxa"/>
          </w:tcPr>
          <w:p w14:paraId="4B72DAE8" w14:textId="77777777" w:rsidR="00240FF0" w:rsidRDefault="00240FF0" w:rsidP="00240FF0">
            <w:pPr>
              <w:pStyle w:val="EngHang"/>
            </w:pPr>
            <w:r>
              <w:t>On the eighth day</w:t>
            </w:r>
          </w:p>
          <w:p w14:paraId="297B765F" w14:textId="77777777" w:rsidR="00240FF0" w:rsidRDefault="00240FF0" w:rsidP="00240FF0">
            <w:pPr>
              <w:pStyle w:val="EngHang"/>
            </w:pPr>
            <w:r>
              <w:t>Of His wondrous nativity,</w:t>
            </w:r>
          </w:p>
          <w:p w14:paraId="45A14E65" w14:textId="77777777" w:rsidR="00240FF0" w:rsidRDefault="00240FF0" w:rsidP="00240FF0">
            <w:pPr>
              <w:pStyle w:val="EngHang"/>
            </w:pPr>
            <w:r>
              <w:t>He received to Himself the Circumcision,</w:t>
            </w:r>
          </w:p>
          <w:p w14:paraId="1D3D393C" w14:textId="4D1339FC" w:rsidR="00240FF0" w:rsidRDefault="00240FF0" w:rsidP="00240FF0">
            <w:pPr>
              <w:pStyle w:val="EngHangEnd"/>
            </w:pPr>
            <w:r>
              <w:t>According to the custom of the Law.</w:t>
            </w:r>
          </w:p>
        </w:tc>
        <w:tc>
          <w:tcPr>
            <w:tcW w:w="288" w:type="dxa"/>
          </w:tcPr>
          <w:p w14:paraId="50C96F43" w14:textId="77777777" w:rsidR="00240FF0" w:rsidRDefault="00240FF0" w:rsidP="00240FF0"/>
        </w:tc>
        <w:tc>
          <w:tcPr>
            <w:tcW w:w="288" w:type="dxa"/>
          </w:tcPr>
          <w:p w14:paraId="5ABE4D95" w14:textId="77777777" w:rsidR="00240FF0" w:rsidRDefault="00240FF0" w:rsidP="00240FF0">
            <w:pPr>
              <w:pStyle w:val="CopticCross"/>
            </w:pPr>
          </w:p>
        </w:tc>
        <w:tc>
          <w:tcPr>
            <w:tcW w:w="3960" w:type="dxa"/>
          </w:tcPr>
          <w:p w14:paraId="52D3D31E" w14:textId="77777777" w:rsidR="00240FF0" w:rsidRDefault="00240FF0" w:rsidP="00240FF0">
            <w:pPr>
              <w:pStyle w:val="CopticVersemulti-line"/>
            </w:pPr>
            <w:r>
              <w:t>Ϧⲉⲛ ⲛⲓⲙⲁϩ ⲏ̄ (ϣ̀ⲙⲏⲛ) ⲛ̀ⲉ̀ϩⲟⲟⲩ:</w:t>
            </w:r>
          </w:p>
          <w:p w14:paraId="1D2AC966" w14:textId="77777777" w:rsidR="00240FF0" w:rsidRDefault="00240FF0" w:rsidP="00240FF0">
            <w:pPr>
              <w:pStyle w:val="CopticVersemulti-line"/>
            </w:pPr>
            <w:r>
              <w:t>ⲛ̀ⲧⲉ ⲡⲉϥϫⲓⲛⲙⲓⲥⲓ ⲙ̀ⲡⲁⲣⲁⲇⲟⲝⲟⲛ:</w:t>
            </w:r>
          </w:p>
          <w:p w14:paraId="461242ED" w14:textId="77777777" w:rsidR="00240FF0" w:rsidRDefault="00240FF0" w:rsidP="00240FF0">
            <w:pPr>
              <w:pStyle w:val="CopticVersemulti-line"/>
            </w:pPr>
            <w:r>
              <w:t>ⲁϥϣⲱⲡ ⲉ̀ⲣⲟϥ ⲙ̀ⲡⲓⲥⲉⲃⲓ:</w:t>
            </w:r>
          </w:p>
          <w:p w14:paraId="4EAEF79E" w14:textId="4A115DFB" w:rsidR="00240FF0" w:rsidRPr="00240FF0" w:rsidRDefault="00240FF0" w:rsidP="00240FF0">
            <w:pPr>
              <w:pStyle w:val="CopticHangingVerse"/>
              <w:rPr>
                <w:vanish/>
              </w:rPr>
            </w:pPr>
            <w:r>
              <w:t>ⲕⲁⲧⲁ ⲡⲉⲧⲥ̀ϣⲉ ⲙ̀ⲡⲓⲛⲟⲙⲟⲥ.</w:t>
            </w:r>
            <w:r>
              <w:rPr>
                <w:vanish/>
              </w:rPr>
              <w:t>ⲏⲏⲏⲏ</w:t>
            </w:r>
          </w:p>
        </w:tc>
      </w:tr>
    </w:tbl>
    <w:p w14:paraId="1387E376" w14:textId="77777777" w:rsidR="00FF5FF3" w:rsidRDefault="00FF5FF3" w:rsidP="00FF5FF3">
      <w:pPr>
        <w:pStyle w:val="Heading4"/>
      </w:pPr>
      <w:bookmarkStart w:id="1551" w:name="_Ref485108210"/>
      <w:r>
        <w:t>The Doxology</w:t>
      </w:r>
      <w:r w:rsidR="00E21EA3">
        <w:t xml:space="preserve"> for the Circumcision</w:t>
      </w:r>
      <w:bookmarkEnd w:id="1550"/>
      <w:bookmarkEnd w:id="15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552"/>
            <w:r>
              <w:t xml:space="preserve">Christian </w:t>
            </w:r>
            <w:commentRangeEnd w:id="1552"/>
            <w:r>
              <w:rPr>
                <w:rStyle w:val="CommentReference"/>
                <w:rFonts w:ascii="Times New Roman" w:eastAsiaTheme="minorHAnsi" w:hAnsi="Times New Roman" w:cstheme="minorBidi"/>
                <w:color w:val="auto"/>
              </w:rPr>
              <w:commentReference w:id="1552"/>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553" w:name="_Ref434475229"/>
      <w:r>
        <w:t>The Psali Adam</w:t>
      </w:r>
      <w:r w:rsidR="006C1B94">
        <w:t xml:space="preserve"> for the Circumcision</w:t>
      </w:r>
      <w:bookmarkEnd w:id="15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554"/>
            <w:r>
              <w:t xml:space="preserve">Victorious </w:t>
            </w:r>
            <w:commentRangeEnd w:id="1554"/>
            <w:r>
              <w:rPr>
                <w:rStyle w:val="CommentReference"/>
              </w:rPr>
              <w:commentReference w:id="1554"/>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lastRenderedPageBreak/>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555" w:name="_Ref434475252"/>
      <w:r>
        <w:t>The Psali Batos</w:t>
      </w:r>
      <w:r w:rsidR="006C1B94">
        <w:t xml:space="preserve"> for the Circumcision</w:t>
      </w:r>
      <w:bookmarkEnd w:id="15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lastRenderedPageBreak/>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lastRenderedPageBreak/>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0E57E7EE" w14:textId="4C93800F" w:rsidR="00872A1C" w:rsidRDefault="00872A1C" w:rsidP="009B2638">
            <w:pPr>
              <w:pStyle w:val="EngHangEnd"/>
            </w:pPr>
            <w:r>
              <w:t>And his father Zechariah.</w:t>
            </w: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556"/>
            <w:r>
              <w:t>divinity</w:t>
            </w:r>
            <w:commentRangeEnd w:id="1556"/>
            <w:r>
              <w:rPr>
                <w:rStyle w:val="CommentReference"/>
              </w:rPr>
              <w:commentReference w:id="1556"/>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1C1EFC59" w14:textId="1B87E6DF" w:rsidR="000E62F4" w:rsidRPr="000E62F4" w:rsidRDefault="000E62F4" w:rsidP="000E62F4">
      <w:pPr>
        <w:pStyle w:val="Heading4"/>
        <w:rPr>
          <w:rFonts w:ascii="Arial Unicode MS" w:eastAsia="Arial Unicode MS" w:hAnsi="Arial Unicode MS" w:cs="Arial Unicode MS"/>
        </w:rPr>
      </w:pPr>
      <w:bookmarkStart w:id="1557" w:name="_Toc410196206"/>
      <w:bookmarkStart w:id="1558" w:name="_Toc410196448"/>
      <w:bookmarkStart w:id="1559" w:name="_Toc410196950"/>
      <w:r>
        <w:t>The Psalm Response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6D95DDE3" w14:textId="77777777" w:rsidTr="00240FF0">
        <w:trPr>
          <w:cantSplit/>
          <w:jc w:val="center"/>
        </w:trPr>
        <w:tc>
          <w:tcPr>
            <w:tcW w:w="288" w:type="dxa"/>
          </w:tcPr>
          <w:p w14:paraId="6BC3B068" w14:textId="77777777" w:rsidR="000E62F4" w:rsidRDefault="000E62F4" w:rsidP="00240FF0">
            <w:pPr>
              <w:pStyle w:val="CopticCross"/>
            </w:pPr>
          </w:p>
        </w:tc>
        <w:tc>
          <w:tcPr>
            <w:tcW w:w="3960" w:type="dxa"/>
          </w:tcPr>
          <w:p w14:paraId="4D5369F6" w14:textId="77777777" w:rsidR="000E62F4" w:rsidRDefault="000E62F4" w:rsidP="00240FF0">
            <w:pPr>
              <w:pStyle w:val="EngHang"/>
            </w:pPr>
            <w:r>
              <w:t>Alleluia, Alleluia:</w:t>
            </w:r>
          </w:p>
          <w:p w14:paraId="1414D6AA" w14:textId="77777777" w:rsidR="000E62F4" w:rsidRDefault="000E62F4" w:rsidP="00240FF0">
            <w:pPr>
              <w:pStyle w:val="EngHang"/>
            </w:pPr>
            <w:r>
              <w:t>Jesus Christ, the Son of God,</w:t>
            </w:r>
          </w:p>
          <w:p w14:paraId="74F8F793" w14:textId="38540299" w:rsidR="000E62F4" w:rsidRDefault="000E62F4" w:rsidP="00240FF0">
            <w:pPr>
              <w:pStyle w:val="EngHang"/>
            </w:pPr>
            <w:r>
              <w:t>Received to Himself the circumcision,</w:t>
            </w:r>
          </w:p>
          <w:p w14:paraId="0E3EC1B5" w14:textId="5DF7AC8C" w:rsidR="000E62F4" w:rsidRDefault="000E62F4" w:rsidP="00240FF0">
            <w:pPr>
              <w:pStyle w:val="EngHang"/>
            </w:pPr>
            <w:r>
              <w:t>According to the custom of the Law.</w:t>
            </w:r>
          </w:p>
          <w:p w14:paraId="189A079C" w14:textId="77777777" w:rsidR="000E62F4" w:rsidRDefault="000E62F4" w:rsidP="00240FF0">
            <w:pPr>
              <w:pStyle w:val="EngHangEnd"/>
            </w:pPr>
            <w:r>
              <w:t>Alleluia, Alleluia.</w:t>
            </w:r>
          </w:p>
        </w:tc>
        <w:tc>
          <w:tcPr>
            <w:tcW w:w="288" w:type="dxa"/>
          </w:tcPr>
          <w:p w14:paraId="6822B0C1" w14:textId="77777777" w:rsidR="000E62F4" w:rsidRDefault="000E62F4" w:rsidP="00240FF0"/>
        </w:tc>
        <w:tc>
          <w:tcPr>
            <w:tcW w:w="288" w:type="dxa"/>
          </w:tcPr>
          <w:p w14:paraId="15E3C816" w14:textId="77777777" w:rsidR="000E62F4" w:rsidRDefault="000E62F4" w:rsidP="00240FF0">
            <w:pPr>
              <w:pStyle w:val="CopticCross"/>
            </w:pPr>
          </w:p>
        </w:tc>
        <w:tc>
          <w:tcPr>
            <w:tcW w:w="3960" w:type="dxa"/>
          </w:tcPr>
          <w:p w14:paraId="5E7FC404" w14:textId="77777777" w:rsidR="000E62F4" w:rsidRDefault="000E62F4" w:rsidP="00240FF0">
            <w:pPr>
              <w:pStyle w:val="CopticVersemulti-line"/>
            </w:pPr>
            <w:r>
              <w:t>Ⲁⲗⲗⲏⲗⲟⲩⲓⲁ ⲁⲗⲗⲏⲗⲟⲩⲓⲁ.</w:t>
            </w:r>
          </w:p>
          <w:p w14:paraId="668FA6FE" w14:textId="77777777" w:rsidR="000E62F4" w:rsidRDefault="000E62F4" w:rsidP="00240FF0">
            <w:pPr>
              <w:pStyle w:val="CopticVersemulti-line"/>
            </w:pPr>
            <w:r>
              <w:t>Ⲓⲥⲟⲩⲥ Ⲡⲓⲭ̀ⲣⲓⲥⲧⲟⲥ Ⲡϣⲏⲣⲓ ⲙ̀Ⲫⲛⲟⲩϯ</w:t>
            </w:r>
          </w:p>
          <w:p w14:paraId="6B4DD740" w14:textId="38D7CC87" w:rsidR="000E62F4" w:rsidRDefault="000E62F4" w:rsidP="00240FF0">
            <w:pPr>
              <w:pStyle w:val="CopticVersemulti-line"/>
            </w:pPr>
            <w:r>
              <w:t>ⲁϥϣⲱⲡ ⲉ̀ⲣⲟϥ ⲙ̀ⲡⲓⲥⲉⲃⲓ</w:t>
            </w:r>
          </w:p>
          <w:p w14:paraId="49CE2F88" w14:textId="1372743E" w:rsidR="000E62F4" w:rsidRDefault="000E62F4" w:rsidP="00240FF0">
            <w:pPr>
              <w:pStyle w:val="CopticVersemulti-line"/>
            </w:pPr>
            <w:r>
              <w:t>ⲕⲁⲧⲁ ⲡⲉⲧⲉⲥϣⲉ ϧⲉⲛ ⲡⲓⲛⲟⲙⲟⲥ:</w:t>
            </w:r>
          </w:p>
          <w:p w14:paraId="2447B274" w14:textId="77777777" w:rsidR="000E62F4" w:rsidRPr="00C35319" w:rsidRDefault="000E62F4" w:rsidP="00240FF0">
            <w:pPr>
              <w:pStyle w:val="CopticHangingVerse"/>
            </w:pPr>
            <w:r>
              <w:t>ⲁⲗⲗⲏⲗⲟⲩⲓⲁ: ⲁⲗⲗⲏⲗⲟⲩⲓⲁ.</w:t>
            </w:r>
          </w:p>
        </w:tc>
      </w:tr>
    </w:tbl>
    <w:p w14:paraId="296E2DD3" w14:textId="4BDB50D2" w:rsidR="000E62F4" w:rsidRDefault="000E62F4" w:rsidP="000E62F4">
      <w:pPr>
        <w:pStyle w:val="Heading4"/>
      </w:pPr>
      <w:r>
        <w:t>The Gospel Response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62F4" w14:paraId="2B6C1591" w14:textId="77777777" w:rsidTr="00240FF0">
        <w:trPr>
          <w:cantSplit/>
          <w:jc w:val="center"/>
        </w:trPr>
        <w:tc>
          <w:tcPr>
            <w:tcW w:w="288" w:type="dxa"/>
          </w:tcPr>
          <w:p w14:paraId="38D1EF97" w14:textId="77777777" w:rsidR="000E62F4" w:rsidRDefault="000E62F4" w:rsidP="00240FF0">
            <w:pPr>
              <w:pStyle w:val="CopticCross"/>
            </w:pPr>
          </w:p>
        </w:tc>
        <w:tc>
          <w:tcPr>
            <w:tcW w:w="3960" w:type="dxa"/>
          </w:tcPr>
          <w:p w14:paraId="68E13AA9" w14:textId="77777777" w:rsidR="000E62F4" w:rsidRDefault="000E62F4" w:rsidP="00240FF0">
            <w:pPr>
              <w:pStyle w:val="EngHang"/>
            </w:pPr>
            <w:r>
              <w:t>Alleluia, alleluia,</w:t>
            </w:r>
          </w:p>
          <w:p w14:paraId="23945830" w14:textId="77777777" w:rsidR="000E62F4" w:rsidRDefault="000E62F4" w:rsidP="00240FF0">
            <w:pPr>
              <w:pStyle w:val="EngHang"/>
            </w:pPr>
            <w:r>
              <w:t>alleluia, alleluia.</w:t>
            </w:r>
          </w:p>
          <w:p w14:paraId="0D07E768" w14:textId="77777777" w:rsidR="000E62F4" w:rsidRDefault="000E62F4" w:rsidP="00240FF0">
            <w:pPr>
              <w:pStyle w:val="EngHang"/>
            </w:pPr>
            <w:r>
              <w:t>Jesus Christ the Son of God,</w:t>
            </w:r>
          </w:p>
          <w:p w14:paraId="03453C94" w14:textId="142BF5E8" w:rsidR="000E62F4" w:rsidRDefault="000E62F4" w:rsidP="000E62F4">
            <w:pPr>
              <w:pStyle w:val="EngHangEnd"/>
            </w:pPr>
            <w:r>
              <w:t>Received to Himself the circumcision.</w:t>
            </w:r>
          </w:p>
        </w:tc>
        <w:tc>
          <w:tcPr>
            <w:tcW w:w="288" w:type="dxa"/>
          </w:tcPr>
          <w:p w14:paraId="1231AB4C" w14:textId="77777777" w:rsidR="000E62F4" w:rsidRDefault="000E62F4" w:rsidP="00240FF0"/>
        </w:tc>
        <w:tc>
          <w:tcPr>
            <w:tcW w:w="288" w:type="dxa"/>
          </w:tcPr>
          <w:p w14:paraId="16853890" w14:textId="77777777" w:rsidR="000E62F4" w:rsidRDefault="000E62F4" w:rsidP="00240FF0">
            <w:pPr>
              <w:pStyle w:val="CopticCross"/>
            </w:pPr>
          </w:p>
        </w:tc>
        <w:tc>
          <w:tcPr>
            <w:tcW w:w="3960" w:type="dxa"/>
          </w:tcPr>
          <w:p w14:paraId="0FD7AE67" w14:textId="77777777" w:rsidR="000E62F4" w:rsidRDefault="000E62F4" w:rsidP="00240FF0">
            <w:pPr>
              <w:pStyle w:val="CopticVersemulti-line"/>
            </w:pPr>
            <w:r>
              <w:t>Ⲁⲗⲗⲏⲗⲟⲩⲓⲁ: Ⲁⲗⲗⲏⲗⲟⲩⲓⲁ:</w:t>
            </w:r>
          </w:p>
          <w:p w14:paraId="604A60D6" w14:textId="77777777" w:rsidR="000E62F4" w:rsidRDefault="000E62F4" w:rsidP="00240FF0">
            <w:pPr>
              <w:pStyle w:val="CopticVersemulti-line"/>
            </w:pPr>
            <w:r>
              <w:t>Ⲁⲗⲗⲏⲗⲟⲩⲓⲁ: Ⲁⲗⲗⲏⲗⲟⲩⲓⲁ.</w:t>
            </w:r>
          </w:p>
          <w:p w14:paraId="2071CD28" w14:textId="77777777" w:rsidR="000E62F4" w:rsidRDefault="000E62F4" w:rsidP="00240FF0">
            <w:pPr>
              <w:pStyle w:val="CopticVersemulti-line"/>
            </w:pPr>
            <w:r>
              <w:t>Ⲓⲏⲥⲟⲩⲥ Ⲡⲓⲭ̀ⲣⲓⲥⲧⲟⲥ Ⲡϣⲏⲣⲓ ⲙ̀Ⲫⲛⲟⲩϯ:</w:t>
            </w:r>
          </w:p>
          <w:p w14:paraId="48D84216" w14:textId="43B3E3ED" w:rsidR="000E62F4" w:rsidRPr="00C35319" w:rsidRDefault="000E62F4" w:rsidP="00240FF0">
            <w:pPr>
              <w:pStyle w:val="CopticHangingVerse"/>
            </w:pPr>
            <w:r>
              <w:t>ⲁϥϣⲱⲡ ⲉ̀ⲣⲟϥ ⲙ̀ⲡⲓⲥⲉⲃⲓ.</w:t>
            </w:r>
          </w:p>
        </w:tc>
      </w:tr>
      <w:tr w:rsidR="000E62F4" w14:paraId="65B8B9A3" w14:textId="77777777" w:rsidTr="00240FF0">
        <w:trPr>
          <w:cantSplit/>
          <w:jc w:val="center"/>
        </w:trPr>
        <w:tc>
          <w:tcPr>
            <w:tcW w:w="288" w:type="dxa"/>
          </w:tcPr>
          <w:p w14:paraId="6C8431C4" w14:textId="77777777" w:rsidR="000E62F4" w:rsidRDefault="000E62F4" w:rsidP="00240FF0">
            <w:pPr>
              <w:pStyle w:val="CopticCross"/>
            </w:pPr>
          </w:p>
        </w:tc>
        <w:tc>
          <w:tcPr>
            <w:tcW w:w="3960" w:type="dxa"/>
          </w:tcPr>
          <w:p w14:paraId="26762118" w14:textId="77777777" w:rsidR="000E62F4" w:rsidRDefault="000E62F4" w:rsidP="00240FF0">
            <w:pPr>
              <w:pStyle w:val="EngHang"/>
            </w:pPr>
            <w:r>
              <w:t>This is He to Whom the glory is due,</w:t>
            </w:r>
          </w:p>
          <w:p w14:paraId="1CE056FC" w14:textId="77777777" w:rsidR="000E62F4" w:rsidRDefault="000E62F4" w:rsidP="00240FF0">
            <w:pPr>
              <w:pStyle w:val="EngHang"/>
            </w:pPr>
            <w:r>
              <w:t>With His Good Father,</w:t>
            </w:r>
          </w:p>
          <w:p w14:paraId="6575BD0A" w14:textId="77777777" w:rsidR="000E62F4" w:rsidRDefault="000E62F4" w:rsidP="00240FF0">
            <w:pPr>
              <w:pStyle w:val="EngHang"/>
            </w:pPr>
            <w:r>
              <w:t>And the Holy Spirit,</w:t>
            </w:r>
          </w:p>
          <w:p w14:paraId="70E20B03" w14:textId="77777777" w:rsidR="000E62F4" w:rsidRDefault="000E62F4" w:rsidP="00240FF0">
            <w:pPr>
              <w:pStyle w:val="EngHangEnd"/>
            </w:pPr>
            <w:r>
              <w:t>Now and forever.</w:t>
            </w:r>
          </w:p>
        </w:tc>
        <w:tc>
          <w:tcPr>
            <w:tcW w:w="288" w:type="dxa"/>
          </w:tcPr>
          <w:p w14:paraId="2ACD5EE3" w14:textId="77777777" w:rsidR="000E62F4" w:rsidRDefault="000E62F4" w:rsidP="00240FF0"/>
        </w:tc>
        <w:tc>
          <w:tcPr>
            <w:tcW w:w="288" w:type="dxa"/>
          </w:tcPr>
          <w:p w14:paraId="23BDFA6A" w14:textId="77777777" w:rsidR="000E62F4" w:rsidRDefault="000E62F4" w:rsidP="00240FF0">
            <w:pPr>
              <w:pStyle w:val="CopticCross"/>
            </w:pPr>
          </w:p>
        </w:tc>
        <w:tc>
          <w:tcPr>
            <w:tcW w:w="3960" w:type="dxa"/>
          </w:tcPr>
          <w:p w14:paraId="4A3C8714" w14:textId="77777777" w:rsidR="000E62F4" w:rsidRDefault="000E62F4" w:rsidP="00240FF0">
            <w:pPr>
              <w:pStyle w:val="CopticVersemulti-line"/>
            </w:pPr>
            <w:r>
              <w:t>Ⲫⲁⲓ ⲉ̀ⲣⲉ ⲡⲓⲱ̀ⲟⲩ ⲉⲣⲡ̀ⲣⲉⲡ̀ⲓ ⲛⲁϥ:</w:t>
            </w:r>
          </w:p>
          <w:p w14:paraId="0F16EA8D" w14:textId="77777777" w:rsidR="000E62F4" w:rsidRDefault="000E62F4" w:rsidP="00240FF0">
            <w:pPr>
              <w:pStyle w:val="CopticVersemulti-line"/>
            </w:pPr>
            <w:r>
              <w:t>ⲛⲉⲙ Ⲡⲉϥⲓⲱⲧ ⲛ̀ⲁ̀ⲅⲁⲑⲟⲥ:</w:t>
            </w:r>
          </w:p>
          <w:p w14:paraId="7D30E65B" w14:textId="77777777" w:rsidR="000E62F4" w:rsidRDefault="000E62F4" w:rsidP="00240FF0">
            <w:pPr>
              <w:pStyle w:val="CopticVersemulti-line"/>
            </w:pPr>
            <w:r>
              <w:t>ⲛⲉⲙ Ⲡⲓⲡⲛⲉⲩⲙⲁ ⲉⲑⲟⲩⲁⲃ:</w:t>
            </w:r>
          </w:p>
          <w:p w14:paraId="580227AB" w14:textId="77777777" w:rsidR="000E62F4" w:rsidRDefault="000E62F4" w:rsidP="00240FF0">
            <w:pPr>
              <w:pStyle w:val="CopticHangingVerse"/>
            </w:pPr>
            <w:r>
              <w:t>ⲓⲥϫⲉⲛ ϯⲛⲟⲩ ⲛⲉⲙ ϣⲁ ⲉ̀ⲛⲉϩ.</w:t>
            </w:r>
          </w:p>
        </w:tc>
      </w:tr>
    </w:tbl>
    <w:p w14:paraId="16652ADC" w14:textId="753F1095" w:rsidR="000C3EF1" w:rsidRPr="000C3EF1" w:rsidRDefault="000C3EF1" w:rsidP="000C3EF1">
      <w:pPr>
        <w:pStyle w:val="Heading4"/>
        <w:rPr>
          <w:rFonts w:ascii="Arial Unicode MS" w:eastAsia="Arial Unicode MS" w:hAnsi="Arial Unicode MS" w:cs="Arial Unicode MS"/>
        </w:rPr>
      </w:pPr>
      <w:r>
        <w:t>The End of Service Hymn for the Circumcision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EF1" w14:paraId="69503512" w14:textId="77777777" w:rsidTr="00240FF0">
        <w:trPr>
          <w:cantSplit/>
          <w:jc w:val="center"/>
        </w:trPr>
        <w:tc>
          <w:tcPr>
            <w:tcW w:w="288" w:type="dxa"/>
          </w:tcPr>
          <w:p w14:paraId="422A00CE" w14:textId="77777777" w:rsidR="000C3EF1" w:rsidRDefault="000C3EF1" w:rsidP="00240FF0">
            <w:pPr>
              <w:pStyle w:val="CopticCross"/>
            </w:pPr>
          </w:p>
        </w:tc>
        <w:tc>
          <w:tcPr>
            <w:tcW w:w="3960" w:type="dxa"/>
          </w:tcPr>
          <w:p w14:paraId="606DB23B" w14:textId="59616A0B" w:rsidR="000C3EF1" w:rsidRDefault="000C3EF1" w:rsidP="000C3EF1">
            <w:pPr>
              <w:pStyle w:val="EngHangEnd"/>
            </w:pPr>
            <w:r>
              <w:t>…the Son of God, received to Himself the circumcision, according to the custom of the Law.” …</w:t>
            </w:r>
          </w:p>
        </w:tc>
        <w:tc>
          <w:tcPr>
            <w:tcW w:w="288" w:type="dxa"/>
          </w:tcPr>
          <w:p w14:paraId="6B5B61A4" w14:textId="77777777" w:rsidR="000C3EF1" w:rsidRDefault="000C3EF1" w:rsidP="00240FF0"/>
        </w:tc>
        <w:tc>
          <w:tcPr>
            <w:tcW w:w="288" w:type="dxa"/>
          </w:tcPr>
          <w:p w14:paraId="2BBDB31C" w14:textId="77777777" w:rsidR="000C3EF1" w:rsidRDefault="000C3EF1" w:rsidP="00240FF0">
            <w:pPr>
              <w:pStyle w:val="CopticCross"/>
            </w:pPr>
          </w:p>
        </w:tc>
        <w:tc>
          <w:tcPr>
            <w:tcW w:w="3960" w:type="dxa"/>
          </w:tcPr>
          <w:p w14:paraId="278D0D9E" w14:textId="6A07BAF8" w:rsidR="000C3EF1" w:rsidRPr="00C35319" w:rsidRDefault="000C3EF1" w:rsidP="000C3EF1">
            <w:pPr>
              <w:pStyle w:val="CopticVersemulti-line"/>
            </w:pPr>
            <w:r>
              <w:t>Ⲡϣⲏⲣⲓ ⲙ̀Ⲫⲛⲟⲩϯ ⲁϥϣⲱⲡ ⲉ̀ⲣⲟϥ ⲙ̀ⲡⲓⲥⲉⲃⲓ ⲕⲁⲧⲁ ⲡⲉⲧⲉⲥϣⲉ ϧⲉⲛ ⲡⲓⲛⲟⲙⲟⲥ …</w:t>
            </w:r>
          </w:p>
        </w:tc>
      </w:tr>
    </w:tbl>
    <w:p w14:paraId="768003D5" w14:textId="22A490B6" w:rsidR="00B54DE8" w:rsidRDefault="00771794" w:rsidP="00B54DE8">
      <w:pPr>
        <w:pStyle w:val="Heading3"/>
      </w:pPr>
      <w:bookmarkStart w:id="1560" w:name="_Ref485884390"/>
      <w:bookmarkStart w:id="1561" w:name="_Toc485884558"/>
      <w:r>
        <w:t>January 2</w:t>
      </w:r>
      <w:r w:rsidR="00B54DE8">
        <w:t xml:space="preserve"> / Tobi 7</w:t>
      </w:r>
      <w:r>
        <w:t xml:space="preserve"> (6) </w:t>
      </w:r>
      <w:r w:rsidR="00B54DE8">
        <w:t>: St. Seraphim of Sarov</w:t>
      </w:r>
      <w:r w:rsidR="00B54DE8">
        <w:rPr>
          <w:rStyle w:val="FootnoteReference"/>
        </w:rPr>
        <w:footnoteReference w:id="1036"/>
      </w:r>
      <w:bookmarkEnd w:id="1560"/>
      <w:bookmarkEnd w:id="1561"/>
    </w:p>
    <w:p w14:paraId="281FEF54" w14:textId="77777777" w:rsidR="00B54DE8" w:rsidRPr="00F525F0" w:rsidRDefault="00B54DE8" w:rsidP="00B54DE8">
      <w:pPr>
        <w:pStyle w:val="Heading4"/>
      </w:pPr>
      <w:bookmarkStart w:id="1562" w:name="_Ref485884692"/>
      <w:r>
        <w:t>The Doxology for St. Seraphim of Sarov</w:t>
      </w:r>
      <w:r>
        <w:rPr>
          <w:rStyle w:val="FootnoteReference"/>
        </w:rPr>
        <w:footnoteReference w:id="1037"/>
      </w:r>
      <w:bookmarkEnd w:id="15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54DE8" w14:paraId="34059752" w14:textId="77777777" w:rsidTr="00710C7C">
        <w:trPr>
          <w:cantSplit/>
          <w:jc w:val="center"/>
        </w:trPr>
        <w:tc>
          <w:tcPr>
            <w:tcW w:w="288" w:type="dxa"/>
          </w:tcPr>
          <w:p w14:paraId="6C2D212F" w14:textId="77777777" w:rsidR="00B54DE8" w:rsidRDefault="00B54DE8" w:rsidP="00710C7C">
            <w:pPr>
              <w:pStyle w:val="CopticCross"/>
            </w:pPr>
          </w:p>
        </w:tc>
        <w:tc>
          <w:tcPr>
            <w:tcW w:w="3960" w:type="dxa"/>
          </w:tcPr>
          <w:p w14:paraId="1A5F06B5" w14:textId="77777777" w:rsidR="00B54DE8" w:rsidRDefault="00B54DE8" w:rsidP="00710C7C">
            <w:pPr>
              <w:pStyle w:val="EngHang"/>
            </w:pPr>
            <w:r>
              <w:t>You loved  Christ from your youth,</w:t>
            </w:r>
          </w:p>
          <w:p w14:paraId="4A910055" w14:textId="77777777" w:rsidR="00B54DE8" w:rsidRDefault="00B54DE8" w:rsidP="00710C7C">
            <w:pPr>
              <w:pStyle w:val="EngHang"/>
            </w:pPr>
            <w:r>
              <w:t>O blessed Seraphim,</w:t>
            </w:r>
          </w:p>
          <w:p w14:paraId="37C687A8" w14:textId="77777777" w:rsidR="00B54DE8" w:rsidRDefault="00B54DE8" w:rsidP="00710C7C">
            <w:pPr>
              <w:pStyle w:val="EngHang"/>
            </w:pPr>
            <w:r>
              <w:t>And longing to work for Him alone</w:t>
            </w:r>
          </w:p>
          <w:p w14:paraId="564F1C82" w14:textId="77777777" w:rsidR="00B54DE8" w:rsidRDefault="00B54DE8" w:rsidP="00710C7C">
            <w:pPr>
              <w:pStyle w:val="EngHangEnd"/>
            </w:pPr>
            <w:r>
              <w:t>You struggled in the wilderness:</w:t>
            </w:r>
          </w:p>
        </w:tc>
      </w:tr>
      <w:tr w:rsidR="00B54DE8" w14:paraId="1E2260C8" w14:textId="77777777" w:rsidTr="00710C7C">
        <w:trPr>
          <w:cantSplit/>
          <w:jc w:val="center"/>
        </w:trPr>
        <w:tc>
          <w:tcPr>
            <w:tcW w:w="288" w:type="dxa"/>
          </w:tcPr>
          <w:p w14:paraId="558AF470" w14:textId="77777777" w:rsidR="00B54DE8" w:rsidRDefault="00B54DE8" w:rsidP="00710C7C">
            <w:pPr>
              <w:pStyle w:val="CopticCross"/>
            </w:pPr>
            <w:r w:rsidRPr="00FB5ACB">
              <w:t>¿</w:t>
            </w:r>
          </w:p>
        </w:tc>
        <w:tc>
          <w:tcPr>
            <w:tcW w:w="3960" w:type="dxa"/>
          </w:tcPr>
          <w:p w14:paraId="4ED049BF" w14:textId="77777777" w:rsidR="00B54DE8" w:rsidRDefault="00B54DE8" w:rsidP="00710C7C">
            <w:pPr>
              <w:pStyle w:val="EngHang"/>
            </w:pPr>
            <w:r>
              <w:t>In constant prayer and labour,</w:t>
            </w:r>
          </w:p>
          <w:p w14:paraId="27AA1528" w14:textId="77777777" w:rsidR="00B54DE8" w:rsidRDefault="00B54DE8" w:rsidP="00710C7C">
            <w:pPr>
              <w:pStyle w:val="EngHang"/>
            </w:pPr>
            <w:r>
              <w:t>With a contrite heart,</w:t>
            </w:r>
          </w:p>
          <w:p w14:paraId="42FA612B" w14:textId="77777777" w:rsidR="00B54DE8" w:rsidRDefault="00B54DE8" w:rsidP="00710C7C">
            <w:pPr>
              <w:pStyle w:val="EngHang"/>
            </w:pPr>
            <w:r>
              <w:t>And great love for Christ,</w:t>
            </w:r>
          </w:p>
          <w:p w14:paraId="1A6E8CF5" w14:textId="7CB93E14" w:rsidR="00B54DE8" w:rsidRDefault="00B54DE8" w:rsidP="00710C7C">
            <w:pPr>
              <w:pStyle w:val="EngHangEnd"/>
            </w:pPr>
            <w:r>
              <w:t>You were favoured by the Th</w:t>
            </w:r>
            <w:r w:rsidR="00771794">
              <w:t>e</w:t>
            </w:r>
            <w:r>
              <w:t>otokos.</w:t>
            </w:r>
          </w:p>
        </w:tc>
      </w:tr>
      <w:tr w:rsidR="00B54DE8" w14:paraId="4810BA5D" w14:textId="77777777" w:rsidTr="00710C7C">
        <w:trPr>
          <w:cantSplit/>
          <w:jc w:val="center"/>
        </w:trPr>
        <w:tc>
          <w:tcPr>
            <w:tcW w:w="288" w:type="dxa"/>
          </w:tcPr>
          <w:p w14:paraId="27E7A0F7" w14:textId="77777777" w:rsidR="00B54DE8" w:rsidRDefault="00B54DE8" w:rsidP="00710C7C">
            <w:pPr>
              <w:pStyle w:val="CopticCross"/>
            </w:pPr>
          </w:p>
        </w:tc>
        <w:tc>
          <w:tcPr>
            <w:tcW w:w="3960" w:type="dxa"/>
          </w:tcPr>
          <w:p w14:paraId="7C16E211" w14:textId="33E84DD3" w:rsidR="00B54DE8" w:rsidRDefault="008031AD" w:rsidP="00710C7C">
            <w:pPr>
              <w:pStyle w:val="EngHang"/>
            </w:pPr>
            <w:r>
              <w:t>For</w:t>
            </w:r>
            <w:r w:rsidR="00B54DE8">
              <w:t>saking both the beauty</w:t>
            </w:r>
          </w:p>
          <w:p w14:paraId="14EBAB2D" w14:textId="77777777" w:rsidR="00B54DE8" w:rsidRDefault="00B54DE8" w:rsidP="00710C7C">
            <w:pPr>
              <w:pStyle w:val="EngHang"/>
            </w:pPr>
            <w:r>
              <w:t>And the corruption of the world,</w:t>
            </w:r>
          </w:p>
          <w:p w14:paraId="3012A0B6" w14:textId="392888CD" w:rsidR="00B54DE8" w:rsidRDefault="008031AD" w:rsidP="00710C7C">
            <w:pPr>
              <w:pStyle w:val="EngHang"/>
            </w:pPr>
            <w:r>
              <w:t>You settled in the monaste</w:t>
            </w:r>
            <w:r w:rsidR="00B54DE8">
              <w:t>ry</w:t>
            </w:r>
          </w:p>
          <w:p w14:paraId="55AC24E8" w14:textId="77777777" w:rsidR="00B54DE8" w:rsidRDefault="00B54DE8" w:rsidP="00710C7C">
            <w:pPr>
              <w:pStyle w:val="EngHangEnd"/>
            </w:pPr>
            <w:r>
              <w:t>Of Sarov, O holy one.</w:t>
            </w:r>
          </w:p>
        </w:tc>
      </w:tr>
      <w:tr w:rsidR="00B54DE8" w14:paraId="67360E22" w14:textId="77777777" w:rsidTr="00710C7C">
        <w:trPr>
          <w:cantSplit/>
          <w:jc w:val="center"/>
        </w:trPr>
        <w:tc>
          <w:tcPr>
            <w:tcW w:w="288" w:type="dxa"/>
          </w:tcPr>
          <w:p w14:paraId="44CA52B5" w14:textId="77777777" w:rsidR="00B54DE8" w:rsidRDefault="00B54DE8" w:rsidP="00710C7C">
            <w:pPr>
              <w:pStyle w:val="CopticCross"/>
            </w:pPr>
            <w:r w:rsidRPr="00FB5ACB">
              <w:lastRenderedPageBreak/>
              <w:t>¿</w:t>
            </w:r>
          </w:p>
        </w:tc>
        <w:tc>
          <w:tcPr>
            <w:tcW w:w="3960" w:type="dxa"/>
          </w:tcPr>
          <w:p w14:paraId="20D3CA30" w14:textId="77777777" w:rsidR="00B54DE8" w:rsidRDefault="00B54DE8" w:rsidP="00710C7C">
            <w:pPr>
              <w:pStyle w:val="EngHang"/>
            </w:pPr>
            <w:r>
              <w:t>You lived an angelic life there,</w:t>
            </w:r>
          </w:p>
          <w:p w14:paraId="78006482" w14:textId="77777777" w:rsidR="00B54DE8" w:rsidRDefault="00B54DE8" w:rsidP="00710C7C">
            <w:pPr>
              <w:pStyle w:val="EngHang"/>
            </w:pPr>
            <w:r>
              <w:t>Becoming the way of salvation</w:t>
            </w:r>
          </w:p>
          <w:p w14:paraId="421CBD99" w14:textId="2D519E2A" w:rsidR="00B54DE8" w:rsidRDefault="00B54DE8" w:rsidP="008031AD">
            <w:pPr>
              <w:pStyle w:val="EngHang"/>
            </w:pPr>
            <w:r>
              <w:t xml:space="preserve">To many </w:t>
            </w:r>
            <w:r w:rsidR="008031AD">
              <w:t>pilgrims</w:t>
            </w:r>
          </w:p>
          <w:p w14:paraId="63A25F7C" w14:textId="71FE6653" w:rsidR="00B54DE8" w:rsidRDefault="00B54DE8" w:rsidP="00710C7C">
            <w:pPr>
              <w:pStyle w:val="EngHangEnd"/>
            </w:pPr>
            <w:r>
              <w:t>Who journ</w:t>
            </w:r>
            <w:r w:rsidR="008031AD">
              <w:t>ey</w:t>
            </w:r>
            <w:r>
              <w:t>ed to behold Christ in you.</w:t>
            </w:r>
          </w:p>
        </w:tc>
      </w:tr>
      <w:tr w:rsidR="00B54DE8" w14:paraId="53647B89" w14:textId="77777777" w:rsidTr="00710C7C">
        <w:trPr>
          <w:cantSplit/>
          <w:jc w:val="center"/>
        </w:trPr>
        <w:tc>
          <w:tcPr>
            <w:tcW w:w="288" w:type="dxa"/>
          </w:tcPr>
          <w:p w14:paraId="1FC91262" w14:textId="77777777" w:rsidR="00B54DE8" w:rsidRDefault="00B54DE8" w:rsidP="00710C7C">
            <w:pPr>
              <w:pStyle w:val="CopticCross"/>
            </w:pPr>
          </w:p>
        </w:tc>
        <w:tc>
          <w:tcPr>
            <w:tcW w:w="3960" w:type="dxa"/>
          </w:tcPr>
          <w:p w14:paraId="7FD2FFE1" w14:textId="77777777" w:rsidR="00B54DE8" w:rsidRDefault="00B54DE8" w:rsidP="00710C7C">
            <w:pPr>
              <w:pStyle w:val="EngHang"/>
            </w:pPr>
            <w:r>
              <w:t>Therefore, Christ has glorified you,</w:t>
            </w:r>
          </w:p>
          <w:p w14:paraId="5CAF697A" w14:textId="77777777" w:rsidR="00B54DE8" w:rsidRDefault="00B54DE8" w:rsidP="00710C7C">
            <w:pPr>
              <w:pStyle w:val="EngHang"/>
            </w:pPr>
            <w:r>
              <w:t>O Father Seraphim,</w:t>
            </w:r>
          </w:p>
          <w:p w14:paraId="506E4835" w14:textId="77777777" w:rsidR="00B54DE8" w:rsidRDefault="00B54DE8" w:rsidP="00710C7C">
            <w:pPr>
              <w:pStyle w:val="EngHang"/>
            </w:pPr>
            <w:r>
              <w:t>Enriching you with abundant</w:t>
            </w:r>
          </w:p>
          <w:p w14:paraId="31D4FFC2" w14:textId="77777777" w:rsidR="00B54DE8" w:rsidRDefault="00B54DE8" w:rsidP="00710C7C">
            <w:pPr>
              <w:pStyle w:val="EngHangEnd"/>
            </w:pPr>
            <w:r>
              <w:t>Healing and miracles.</w:t>
            </w:r>
          </w:p>
        </w:tc>
      </w:tr>
      <w:tr w:rsidR="00B54DE8" w14:paraId="18C5AE88" w14:textId="77777777" w:rsidTr="00710C7C">
        <w:trPr>
          <w:cantSplit/>
          <w:jc w:val="center"/>
        </w:trPr>
        <w:tc>
          <w:tcPr>
            <w:tcW w:w="288" w:type="dxa"/>
          </w:tcPr>
          <w:p w14:paraId="50E40A3D" w14:textId="77777777" w:rsidR="00B54DE8" w:rsidRDefault="00B54DE8" w:rsidP="00710C7C">
            <w:pPr>
              <w:pStyle w:val="CopticCross"/>
            </w:pPr>
            <w:r w:rsidRPr="00FB5ACB">
              <w:t>¿</w:t>
            </w:r>
          </w:p>
        </w:tc>
        <w:tc>
          <w:tcPr>
            <w:tcW w:w="3960" w:type="dxa"/>
          </w:tcPr>
          <w:p w14:paraId="5769AD56" w14:textId="77777777" w:rsidR="00B54DE8" w:rsidRDefault="00B54DE8" w:rsidP="00710C7C">
            <w:pPr>
              <w:pStyle w:val="EngHang"/>
            </w:pPr>
            <w:r>
              <w:t>Pray to the Lord on our behalf,</w:t>
            </w:r>
          </w:p>
          <w:p w14:paraId="0C2B9AA8" w14:textId="77777777" w:rsidR="00B54DE8" w:rsidRDefault="00B54DE8" w:rsidP="00710C7C">
            <w:pPr>
              <w:pStyle w:val="EngHang"/>
            </w:pPr>
            <w:r>
              <w:t>Our saintly and righteous father,</w:t>
            </w:r>
          </w:p>
          <w:p w14:paraId="7FD8CD69" w14:textId="77777777" w:rsidR="00B54DE8" w:rsidRDefault="00B54DE8" w:rsidP="00710C7C">
            <w:pPr>
              <w:pStyle w:val="EngHang"/>
            </w:pPr>
            <w:r>
              <w:t>St. Seraphim of Sarov,</w:t>
            </w:r>
          </w:p>
          <w:p w14:paraId="3B4D1FB1" w14:textId="77777777" w:rsidR="00B54DE8" w:rsidRDefault="00B54DE8" w:rsidP="00710C7C">
            <w:pPr>
              <w:pStyle w:val="EngHangEnd"/>
            </w:pPr>
            <w:r>
              <w:t>That He may forgive us our sins.</w:t>
            </w:r>
          </w:p>
        </w:tc>
      </w:tr>
    </w:tbl>
    <w:p w14:paraId="32459329" w14:textId="09A8EAEB" w:rsidR="00495F1A" w:rsidRDefault="00FF5FF3" w:rsidP="00495F1A">
      <w:pPr>
        <w:pStyle w:val="Heading3"/>
      </w:pPr>
      <w:bookmarkStart w:id="1563" w:name="_Toc485884559"/>
      <w:r>
        <w:t xml:space="preserve">January 6 (7) / Tobi 11: The Feast of </w:t>
      </w:r>
      <w:r w:rsidR="00495F1A">
        <w:t>Theophany</w:t>
      </w:r>
      <w:bookmarkEnd w:id="1557"/>
      <w:bookmarkEnd w:id="1558"/>
      <w:bookmarkEnd w:id="1559"/>
      <w:bookmarkEnd w:id="1563"/>
    </w:p>
    <w:p w14:paraId="6163B419" w14:textId="17C71E69" w:rsidR="008712A7" w:rsidRPr="008712A7" w:rsidRDefault="008712A7" w:rsidP="008712A7">
      <w:pPr>
        <w:pStyle w:val="Heading4"/>
        <w:rPr>
          <w:rFonts w:ascii="Arial Unicode MS" w:eastAsia="Arial Unicode MS" w:hAnsi="Arial Unicode MS" w:cs="Arial Unicode MS"/>
        </w:rPr>
      </w:pPr>
      <w:bookmarkStart w:id="1564" w:name="_Ref434477630"/>
      <w:r>
        <w:t>The Verses of the Cymbals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5FE5A788" w14:textId="77777777" w:rsidTr="008712A7">
        <w:trPr>
          <w:cantSplit/>
          <w:jc w:val="center"/>
        </w:trPr>
        <w:tc>
          <w:tcPr>
            <w:tcW w:w="288" w:type="dxa"/>
          </w:tcPr>
          <w:p w14:paraId="49010936" w14:textId="77777777" w:rsidR="008712A7" w:rsidRDefault="008712A7" w:rsidP="008712A7">
            <w:pPr>
              <w:pStyle w:val="CopticCross"/>
            </w:pPr>
          </w:p>
        </w:tc>
        <w:tc>
          <w:tcPr>
            <w:tcW w:w="3960" w:type="dxa"/>
          </w:tcPr>
          <w:p w14:paraId="2A63A394" w14:textId="77777777" w:rsidR="008712A7" w:rsidRDefault="008712A7" w:rsidP="008712A7">
            <w:pPr>
              <w:pStyle w:val="EngHang"/>
            </w:pPr>
            <w:r>
              <w:t>“This is My Beloved Son,</w:t>
            </w:r>
          </w:p>
          <w:p w14:paraId="4B871E9D" w14:textId="77777777" w:rsidR="008712A7" w:rsidRDefault="008712A7" w:rsidP="008712A7">
            <w:pPr>
              <w:pStyle w:val="EngHang"/>
            </w:pPr>
            <w:r>
              <w:t>In Whom My soul is pleased;</w:t>
            </w:r>
          </w:p>
          <w:p w14:paraId="19AE4035" w14:textId="77777777" w:rsidR="008712A7" w:rsidRDefault="008712A7" w:rsidP="008712A7">
            <w:pPr>
              <w:pStyle w:val="EngHang"/>
            </w:pPr>
            <w:r>
              <w:t>He has done My will: hear Him,</w:t>
            </w:r>
          </w:p>
          <w:p w14:paraId="126FB7E3" w14:textId="4CE1FC8E" w:rsidR="008712A7" w:rsidRDefault="008712A7" w:rsidP="008712A7">
            <w:pPr>
              <w:pStyle w:val="EngHangEnd"/>
            </w:pPr>
            <w:r>
              <w:t>For He is the Life-Giver.”</w:t>
            </w:r>
          </w:p>
        </w:tc>
        <w:tc>
          <w:tcPr>
            <w:tcW w:w="288" w:type="dxa"/>
          </w:tcPr>
          <w:p w14:paraId="62EE4825" w14:textId="77777777" w:rsidR="008712A7" w:rsidRDefault="008712A7" w:rsidP="008712A7"/>
        </w:tc>
        <w:tc>
          <w:tcPr>
            <w:tcW w:w="288" w:type="dxa"/>
          </w:tcPr>
          <w:p w14:paraId="6A52949F" w14:textId="77777777" w:rsidR="008712A7" w:rsidRDefault="008712A7" w:rsidP="008712A7">
            <w:pPr>
              <w:pStyle w:val="CopticCross"/>
            </w:pPr>
          </w:p>
        </w:tc>
        <w:tc>
          <w:tcPr>
            <w:tcW w:w="3960" w:type="dxa"/>
          </w:tcPr>
          <w:p w14:paraId="430BBBEE" w14:textId="77777777" w:rsidR="008712A7" w:rsidRDefault="008712A7" w:rsidP="008712A7">
            <w:pPr>
              <w:pStyle w:val="CopticVersemulti-line"/>
            </w:pPr>
            <w:r>
              <w:t>Ϫⲉ ⲫⲁⲓ ⲡⲉ ⲡⲁϣⲏⲣⲓ ⲡⲁⲙⲉⲛⲣⲓⲧ:</w:t>
            </w:r>
          </w:p>
          <w:p w14:paraId="34356BBC" w14:textId="77777777" w:rsidR="008712A7" w:rsidRDefault="008712A7" w:rsidP="008712A7">
            <w:pPr>
              <w:pStyle w:val="CopticVersemulti-line"/>
            </w:pPr>
            <w:r>
              <w:t>ⲉ̀ⲧⲁ ⲧⲁⲯⲩⲭⲏ ϯⲙⲁϯ ⲛ̀ϧⲏⲧϥ:</w:t>
            </w:r>
          </w:p>
          <w:p w14:paraId="0072CFB6" w14:textId="77777777" w:rsidR="008712A7" w:rsidRDefault="008712A7" w:rsidP="008712A7">
            <w:pPr>
              <w:pStyle w:val="CopticVersemulti-line"/>
            </w:pPr>
            <w:r>
              <w:t>ⲁϥⲉⲣⲡⲁⲟⲩⲱϣ ⲥⲱⲧⲉⲙ ⲛ̀ⲥⲱϥ:</w:t>
            </w:r>
          </w:p>
          <w:p w14:paraId="3B26F083" w14:textId="4F972660" w:rsidR="008712A7" w:rsidRPr="00240FF0" w:rsidRDefault="008712A7" w:rsidP="008712A7">
            <w:pPr>
              <w:pStyle w:val="CopticHangingVerse"/>
              <w:rPr>
                <w:vanish/>
              </w:rPr>
            </w:pPr>
            <w:r>
              <w:t xml:space="preserve">ϫⲉ ⲛ̀ⲑⲟϥ ⲡⲉ ⲡⲓⲣⲉϥⲧⲁⲛϧⲟ. </w:t>
            </w:r>
          </w:p>
        </w:tc>
      </w:tr>
      <w:tr w:rsidR="008712A7" w14:paraId="1ACC4FF2" w14:textId="77777777" w:rsidTr="008712A7">
        <w:trPr>
          <w:cantSplit/>
          <w:jc w:val="center"/>
        </w:trPr>
        <w:tc>
          <w:tcPr>
            <w:tcW w:w="288" w:type="dxa"/>
          </w:tcPr>
          <w:p w14:paraId="62F8C148" w14:textId="77777777" w:rsidR="008712A7" w:rsidRDefault="008712A7" w:rsidP="008712A7">
            <w:pPr>
              <w:pStyle w:val="CopticCross"/>
            </w:pPr>
          </w:p>
        </w:tc>
        <w:tc>
          <w:tcPr>
            <w:tcW w:w="3960" w:type="dxa"/>
          </w:tcPr>
          <w:p w14:paraId="7EE1BE28" w14:textId="77777777" w:rsidR="008712A7" w:rsidRDefault="008712A7" w:rsidP="008712A7">
            <w:pPr>
              <w:pStyle w:val="EngHang"/>
            </w:pPr>
            <w:r>
              <w:t>Rejoice like lambs,</w:t>
            </w:r>
          </w:p>
          <w:p w14:paraId="3548FC31" w14:textId="77777777" w:rsidR="008712A7" w:rsidRDefault="008712A7" w:rsidP="008712A7">
            <w:pPr>
              <w:pStyle w:val="EngHang"/>
            </w:pPr>
            <w:r>
              <w:t>O Jordan and its shores,</w:t>
            </w:r>
          </w:p>
          <w:p w14:paraId="4BFFC0C9" w14:textId="77777777" w:rsidR="008712A7" w:rsidRDefault="008712A7" w:rsidP="008712A7">
            <w:pPr>
              <w:pStyle w:val="EngHang"/>
            </w:pPr>
            <w:r>
              <w:t>For the Lamb, who carries the sins</w:t>
            </w:r>
          </w:p>
          <w:p w14:paraId="7C1BC9C2" w14:textId="2D93C8D2" w:rsidR="008712A7" w:rsidRDefault="008712A7" w:rsidP="008712A7">
            <w:pPr>
              <w:pStyle w:val="EngHangEnd"/>
            </w:pPr>
            <w:r>
              <w:t>Of the world came to you.</w:t>
            </w:r>
          </w:p>
        </w:tc>
        <w:tc>
          <w:tcPr>
            <w:tcW w:w="288" w:type="dxa"/>
          </w:tcPr>
          <w:p w14:paraId="5118192D" w14:textId="77777777" w:rsidR="008712A7" w:rsidRDefault="008712A7" w:rsidP="008712A7"/>
        </w:tc>
        <w:tc>
          <w:tcPr>
            <w:tcW w:w="288" w:type="dxa"/>
          </w:tcPr>
          <w:p w14:paraId="248ABD60" w14:textId="77777777" w:rsidR="008712A7" w:rsidRDefault="008712A7" w:rsidP="008712A7">
            <w:pPr>
              <w:pStyle w:val="CopticCross"/>
            </w:pPr>
          </w:p>
        </w:tc>
        <w:tc>
          <w:tcPr>
            <w:tcW w:w="3960" w:type="dxa"/>
          </w:tcPr>
          <w:p w14:paraId="198BE60D" w14:textId="77777777" w:rsidR="008712A7" w:rsidRDefault="008712A7" w:rsidP="008712A7">
            <w:pPr>
              <w:pStyle w:val="CopticVersemulti-line"/>
            </w:pPr>
            <w:r>
              <w:t>Ⲑⲉⲗⲏⲗ ⲙ̀ⲫⲣⲏϯ ⲛ̀ϩⲁⲛϩⲓⲏⲃ:</w:t>
            </w:r>
          </w:p>
          <w:p w14:paraId="27053852" w14:textId="77777777" w:rsidR="008712A7" w:rsidRDefault="008712A7" w:rsidP="008712A7">
            <w:pPr>
              <w:pStyle w:val="CopticVersemulti-line"/>
            </w:pPr>
            <w:r>
              <w:t>ⲱ ⲡⲓⲒⲟⲣⲇⲁⲛⲏⲥ ⲛⲉⲙ ⲡⲉϥⲇ̀ⲣⲩⲙⲟⲥ:</w:t>
            </w:r>
          </w:p>
          <w:p w14:paraId="0E4E7317" w14:textId="77777777" w:rsidR="008712A7" w:rsidRDefault="008712A7" w:rsidP="008712A7">
            <w:pPr>
              <w:pStyle w:val="CopticVersemulti-line"/>
            </w:pPr>
            <w:r>
              <w:t>ϫⲉ ⲁϥⲓ̀ ϣⲁⲣⲟⲕ ⲛ̀ϫⲉ ⲡⲓϩⲓⲏⲃ:</w:t>
            </w:r>
          </w:p>
          <w:p w14:paraId="798FC02C" w14:textId="72A1EFE7" w:rsidR="008712A7" w:rsidRDefault="008712A7" w:rsidP="008712A7">
            <w:pPr>
              <w:pStyle w:val="CopticHangingVerse"/>
            </w:pPr>
            <w:r>
              <w:t>ⲫⲏⲉ̀ⲧⲱⲗⲓ ⲙ̀ⲫ̀ⲛⲟⲃⲓ ⲙ̀ⲡⲓⲕⲟⲥⲙⲟⲥ.</w:t>
            </w:r>
          </w:p>
        </w:tc>
      </w:tr>
      <w:tr w:rsidR="008712A7" w14:paraId="7F3A87E1" w14:textId="77777777" w:rsidTr="008712A7">
        <w:trPr>
          <w:cantSplit/>
          <w:jc w:val="center"/>
        </w:trPr>
        <w:tc>
          <w:tcPr>
            <w:tcW w:w="288" w:type="dxa"/>
          </w:tcPr>
          <w:p w14:paraId="78D25005" w14:textId="77777777" w:rsidR="008712A7" w:rsidRDefault="008712A7" w:rsidP="008712A7">
            <w:pPr>
              <w:pStyle w:val="CopticCross"/>
            </w:pPr>
          </w:p>
        </w:tc>
        <w:tc>
          <w:tcPr>
            <w:tcW w:w="3960" w:type="dxa"/>
          </w:tcPr>
          <w:p w14:paraId="182167EE" w14:textId="77777777" w:rsidR="008712A7" w:rsidRDefault="008712A7" w:rsidP="008712A7">
            <w:pPr>
              <w:pStyle w:val="EngHang"/>
            </w:pPr>
            <w:r>
              <w:t>Yours is a proud name,</w:t>
            </w:r>
          </w:p>
          <w:p w14:paraId="5ACC4627" w14:textId="77777777" w:rsidR="008712A7" w:rsidRDefault="008712A7" w:rsidP="008712A7">
            <w:pPr>
              <w:pStyle w:val="EngHang"/>
            </w:pPr>
            <w:r>
              <w:t>O cousin of Emmanuel.</w:t>
            </w:r>
          </w:p>
          <w:p w14:paraId="67EA7EA4" w14:textId="77777777" w:rsidR="008712A7" w:rsidRDefault="008712A7" w:rsidP="008712A7">
            <w:pPr>
              <w:pStyle w:val="EngHang"/>
            </w:pPr>
            <w:r>
              <w:t>You are great among the saints,</w:t>
            </w:r>
          </w:p>
          <w:p w14:paraId="3754B62B" w14:textId="5D15EA65" w:rsidR="008712A7" w:rsidRDefault="008712A7" w:rsidP="008712A7">
            <w:pPr>
              <w:pStyle w:val="EngHangEnd"/>
            </w:pPr>
            <w:r>
              <w:t>O John the Baptist.</w:t>
            </w:r>
          </w:p>
        </w:tc>
        <w:tc>
          <w:tcPr>
            <w:tcW w:w="288" w:type="dxa"/>
          </w:tcPr>
          <w:p w14:paraId="47DD6E41" w14:textId="77777777" w:rsidR="008712A7" w:rsidRDefault="008712A7" w:rsidP="008712A7"/>
        </w:tc>
        <w:tc>
          <w:tcPr>
            <w:tcW w:w="288" w:type="dxa"/>
          </w:tcPr>
          <w:p w14:paraId="14DB9D44" w14:textId="77777777" w:rsidR="008712A7" w:rsidRDefault="008712A7" w:rsidP="008712A7">
            <w:pPr>
              <w:pStyle w:val="CopticCross"/>
            </w:pPr>
          </w:p>
        </w:tc>
        <w:tc>
          <w:tcPr>
            <w:tcW w:w="3960" w:type="dxa"/>
          </w:tcPr>
          <w:p w14:paraId="157547AC" w14:textId="77777777" w:rsidR="008712A7" w:rsidRDefault="008712A7" w:rsidP="008712A7">
            <w:pPr>
              <w:pStyle w:val="CopticVersemulti-line"/>
            </w:pPr>
            <w:r>
              <w:t>Ⲟⲩⲣⲁⲛ ⲛ̀ϣⲟⲩϣⲟⲩ ⲡⲉ ⲡⲉⲕⲣⲁⲛ:</w:t>
            </w:r>
          </w:p>
          <w:p w14:paraId="7453BB68" w14:textId="77777777" w:rsidR="008712A7" w:rsidRDefault="008712A7" w:rsidP="008712A7">
            <w:pPr>
              <w:pStyle w:val="CopticVersemulti-line"/>
            </w:pPr>
            <w:r>
              <w:t>ⲱ̀ ⲡⲓⲥⲩⲅⲅⲉⲛⲏⲥ ⲛ̀Ⲉⲙⲙⲁⲛⲟⲩⲏⲗ:</w:t>
            </w:r>
          </w:p>
          <w:p w14:paraId="07D6F207" w14:textId="77777777" w:rsidR="008712A7" w:rsidRDefault="008712A7" w:rsidP="008712A7">
            <w:pPr>
              <w:pStyle w:val="CopticVersemulti-line"/>
            </w:pPr>
            <w:r>
              <w:t>ⲛ̀ⲑⲟⲕ ⲟⲩⲛⲓϣϯ ϧⲉⲛ ⲛⲏⲉⲑⲟⲩⲁⲃ ⲧⲏⲣⲟⲩ:</w:t>
            </w:r>
          </w:p>
          <w:p w14:paraId="482CF186" w14:textId="21D95657" w:rsidR="008712A7" w:rsidRDefault="008712A7" w:rsidP="008712A7">
            <w:pPr>
              <w:pStyle w:val="CopticHangingVerse"/>
            </w:pPr>
            <w:r>
              <w:t>Ⲓⲱⲁⲛⲛⲏⲥ ⲡⲓⲣⲉϥϯⲱⲙⲥ.</w:t>
            </w:r>
          </w:p>
        </w:tc>
      </w:tr>
      <w:tr w:rsidR="008712A7" w14:paraId="36D62400" w14:textId="77777777" w:rsidTr="008712A7">
        <w:trPr>
          <w:cantSplit/>
          <w:jc w:val="center"/>
        </w:trPr>
        <w:tc>
          <w:tcPr>
            <w:tcW w:w="288" w:type="dxa"/>
          </w:tcPr>
          <w:p w14:paraId="53967ADC" w14:textId="77777777" w:rsidR="008712A7" w:rsidRDefault="008712A7" w:rsidP="008712A7">
            <w:pPr>
              <w:pStyle w:val="CopticCross"/>
            </w:pPr>
          </w:p>
        </w:tc>
        <w:tc>
          <w:tcPr>
            <w:tcW w:w="3960" w:type="dxa"/>
          </w:tcPr>
          <w:p w14:paraId="42DA9BB5" w14:textId="77777777" w:rsidR="008712A7" w:rsidRDefault="008712A7" w:rsidP="008712A7">
            <w:pPr>
              <w:pStyle w:val="EngHang"/>
            </w:pPr>
            <w:r>
              <w:t>Hail to John</w:t>
            </w:r>
          </w:p>
          <w:p w14:paraId="579435C9" w14:textId="77777777" w:rsidR="008712A7" w:rsidRDefault="008712A7" w:rsidP="008712A7">
            <w:pPr>
              <w:pStyle w:val="EngHang"/>
            </w:pPr>
            <w:r>
              <w:t>The great forerunner.</w:t>
            </w:r>
          </w:p>
          <w:p w14:paraId="6BE04159" w14:textId="77777777" w:rsidR="008712A7" w:rsidRDefault="008712A7" w:rsidP="008712A7">
            <w:pPr>
              <w:pStyle w:val="EngHang"/>
            </w:pPr>
            <w:r>
              <w:t>Hail ot the priest,</w:t>
            </w:r>
          </w:p>
          <w:p w14:paraId="4EF43E96" w14:textId="1537F1AA" w:rsidR="008712A7" w:rsidRDefault="008712A7" w:rsidP="008712A7">
            <w:pPr>
              <w:pStyle w:val="EngHang"/>
            </w:pPr>
            <w:r>
              <w:t>The cousin of Emmanuel.</w:t>
            </w:r>
          </w:p>
        </w:tc>
        <w:tc>
          <w:tcPr>
            <w:tcW w:w="288" w:type="dxa"/>
          </w:tcPr>
          <w:p w14:paraId="0B11D337" w14:textId="77777777" w:rsidR="008712A7" w:rsidRDefault="008712A7" w:rsidP="008712A7"/>
        </w:tc>
        <w:tc>
          <w:tcPr>
            <w:tcW w:w="288" w:type="dxa"/>
          </w:tcPr>
          <w:p w14:paraId="45E0ACD6" w14:textId="77777777" w:rsidR="008712A7" w:rsidRDefault="008712A7" w:rsidP="008712A7">
            <w:pPr>
              <w:pStyle w:val="CopticCross"/>
            </w:pPr>
          </w:p>
        </w:tc>
        <w:tc>
          <w:tcPr>
            <w:tcW w:w="3960" w:type="dxa"/>
          </w:tcPr>
          <w:p w14:paraId="1E3EC3D4" w14:textId="77777777" w:rsidR="008712A7" w:rsidRDefault="008712A7" w:rsidP="008712A7">
            <w:pPr>
              <w:pStyle w:val="CopticVersemulti-line"/>
            </w:pPr>
            <w:r>
              <w:t>Ⲭⲉⲣⲉ Ⲓⲱⲁⲛⲛⲏⲥ:</w:t>
            </w:r>
          </w:p>
          <w:p w14:paraId="68EB50EA" w14:textId="77777777" w:rsidR="008712A7" w:rsidRDefault="008712A7" w:rsidP="008712A7">
            <w:pPr>
              <w:pStyle w:val="CopticVersemulti-line"/>
            </w:pPr>
            <w:r>
              <w:t>ⲡⲓⲛⲓϣϯ ⲙ̀ⲡ̀ⲣⲟⲇⲣⲟⲙⲟⲥ:</w:t>
            </w:r>
          </w:p>
          <w:p w14:paraId="268C03FD" w14:textId="77777777" w:rsidR="008712A7" w:rsidRDefault="008712A7" w:rsidP="008712A7">
            <w:pPr>
              <w:pStyle w:val="CopticVersemulti-line"/>
            </w:pPr>
            <w:r>
              <w:t>ⲭⲉⲣⲉ ⲡⲓⲟⲩⲏⲃ</w:t>
            </w:r>
          </w:p>
          <w:p w14:paraId="57536EFF" w14:textId="6481D8B9" w:rsidR="008712A7" w:rsidRDefault="008712A7" w:rsidP="008712A7">
            <w:pPr>
              <w:pStyle w:val="CopticVersemulti-line"/>
            </w:pPr>
            <w:r>
              <w:t>ⲛ̀ⲥⲩⲅⲅⲉⲛⲏⲥ ⲛⲈⲙⲙⲁⲛⲟⲩⲏⲗ.</w:t>
            </w:r>
          </w:p>
        </w:tc>
      </w:tr>
    </w:tbl>
    <w:p w14:paraId="322B4F7B" w14:textId="77777777" w:rsidR="00FF5FF3" w:rsidRDefault="00430630" w:rsidP="00FF5FF3">
      <w:pPr>
        <w:pStyle w:val="Heading4"/>
      </w:pPr>
      <w:bookmarkStart w:id="1565" w:name="_Ref485108233"/>
      <w:r>
        <w:t>An</w:t>
      </w:r>
      <w:r w:rsidR="00FF5FF3">
        <w:t xml:space="preserve"> </w:t>
      </w:r>
      <w:r>
        <w:t xml:space="preserve">Abridged </w:t>
      </w:r>
      <w:r w:rsidR="00FF5FF3">
        <w:t>Doxology</w:t>
      </w:r>
      <w:r w:rsidR="00E21EA3">
        <w:t xml:space="preserve"> for Theophany</w:t>
      </w:r>
      <w:bookmarkEnd w:id="1564"/>
      <w:bookmarkEnd w:id="15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566" w:name="_Ref434477641"/>
      <w:r>
        <w:lastRenderedPageBreak/>
        <w:t>The First Doxology for Theophany</w:t>
      </w:r>
      <w:bookmarkEnd w:id="15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2D6DAFA5" w14:textId="035EA61E" w:rsidR="00430630" w:rsidRPr="0097766E" w:rsidRDefault="00430630" w:rsidP="008712A7">
            <w:pPr>
              <w:pStyle w:val="EngHangEnd"/>
            </w:pPr>
            <w:r>
              <w:t>‘Make straight His paths.’”</w:t>
            </w:r>
            <w:r w:rsidR="008712A7" w:rsidRPr="0097766E">
              <w:t xml:space="preserve"> </w:t>
            </w: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45819418" w14:textId="138185DC" w:rsidR="00430630" w:rsidRDefault="00430630" w:rsidP="008712A7">
            <w:pPr>
              <w:pStyle w:val="EngHangEnd"/>
            </w:pPr>
            <w:r>
              <w:t>Was baptised in the Jordan.</w:t>
            </w:r>
            <w:r w:rsidR="008712A7">
              <w:t xml:space="preserve"> </w:t>
            </w: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567" w:name="_Ref434477660"/>
      <w:r>
        <w:lastRenderedPageBreak/>
        <w:t>The Second Doxology for Theophany</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568" w:name="_Ref434475280"/>
      <w:r>
        <w:t>The Sunday Psali Adam</w:t>
      </w:r>
      <w:r w:rsidR="006C1B94">
        <w:t xml:space="preserve"> for Theophany</w:t>
      </w:r>
      <w:bookmarkEnd w:id="15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569"/>
            <w:r>
              <w:t xml:space="preserve">confirm </w:t>
            </w:r>
            <w:commentRangeEnd w:id="1569"/>
            <w:r>
              <w:rPr>
                <w:rStyle w:val="CommentReference"/>
              </w:rPr>
              <w:commentReference w:id="1569"/>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lastRenderedPageBreak/>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570"/>
            <w:r>
              <w:t>ⲛ̀ϫⲉ</w:t>
            </w:r>
            <w:commentRangeEnd w:id="1570"/>
            <w:r>
              <w:rPr>
                <w:rStyle w:val="CommentReference"/>
                <w:rFonts w:ascii="Times New Roman" w:hAnsi="Times New Roman"/>
              </w:rPr>
              <w:commentReference w:id="1570"/>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571"/>
            <w:r>
              <w:t>moved</w:t>
            </w:r>
            <w:commentRangeEnd w:id="1571"/>
            <w:r>
              <w:rPr>
                <w:rStyle w:val="CommentReference"/>
              </w:rPr>
              <w:commentReference w:id="1571"/>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572"/>
            <w:r>
              <w:t>thrice holy,</w:t>
            </w:r>
            <w:commentRangeEnd w:id="1572"/>
            <w:r>
              <w:rPr>
                <w:rStyle w:val="CommentReference"/>
              </w:rPr>
              <w:commentReference w:id="1572"/>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lastRenderedPageBreak/>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573" w:name="_Ref434475309"/>
      <w:r>
        <w:t>The Monday Psali Adam</w:t>
      </w:r>
      <w:r w:rsidR="006C1B94">
        <w:t xml:space="preserve"> for Theophany</w:t>
      </w:r>
      <w:bookmarkEnd w:id="1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574"/>
            <w:r>
              <w:t xml:space="preserve">Ⲓⲱⲁⲛⲛⲟⲩ </w:t>
            </w:r>
            <w:commentRangeEnd w:id="1574"/>
            <w:r>
              <w:rPr>
                <w:rStyle w:val="CommentReference"/>
                <w:rFonts w:ascii="Times New Roman" w:hAnsi="Times New Roman"/>
              </w:rPr>
              <w:commentReference w:id="1574"/>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lastRenderedPageBreak/>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6ECC7B49" w:rsidR="005C7FAD" w:rsidRDefault="00A95C12" w:rsidP="005C7FAD">
            <w:pPr>
              <w:pStyle w:val="EngHang"/>
            </w:pPr>
            <w:r>
              <w:t>You are Elias</w:t>
            </w:r>
            <w:r w:rsidR="005C7FAD">
              <w:t>,</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lastRenderedPageBreak/>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575"/>
            <w:r>
              <w:rPr>
                <w:rFonts w:eastAsia="Arial Unicode MS" w:cs="FreeSerifAvvaShenouda"/>
              </w:rPr>
              <w:t>ⲛⲓϯϩⲟ</w:t>
            </w:r>
            <w:commentRangeEnd w:id="1575"/>
            <w:r>
              <w:rPr>
                <w:rStyle w:val="CommentReference"/>
                <w:rFonts w:ascii="Times New Roman" w:hAnsi="Times New Roman"/>
              </w:rPr>
              <w:commentReference w:id="1575"/>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576" w:name="_Ref434475331"/>
      <w:r>
        <w:lastRenderedPageBreak/>
        <w:t>The Tuesday Psali Adam</w:t>
      </w:r>
      <w:r w:rsidR="006C1B94">
        <w:t xml:space="preserve"> for Theophany</w:t>
      </w:r>
      <w:bookmarkEnd w:id="1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lastRenderedPageBreak/>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577"/>
            <w:r>
              <w:t>ⲫⲏ</w:t>
            </w:r>
            <w:commentRangeEnd w:id="1577"/>
            <w:r>
              <w:rPr>
                <w:rStyle w:val="CommentReference"/>
                <w:rFonts w:ascii="Times New Roman" w:hAnsi="Times New Roman"/>
              </w:rPr>
              <w:commentReference w:id="1577"/>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578"/>
            <w:r>
              <w:t>ϯⲥⲩⲛⲧⲉⲗⲓⲁ</w:t>
            </w:r>
            <w:commentRangeEnd w:id="1578"/>
            <w:r>
              <w:rPr>
                <w:rStyle w:val="CommentReference"/>
                <w:rFonts w:ascii="Times New Roman" w:hAnsi="Times New Roman"/>
              </w:rPr>
              <w:commentReference w:id="1578"/>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lastRenderedPageBreak/>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579" w:name="_Ref434475362"/>
      <w:r>
        <w:t>The Wednesday Psali Batos</w:t>
      </w:r>
      <w:r w:rsidR="006C1B94">
        <w:t xml:space="preserve"> for Theophany</w:t>
      </w:r>
      <w:bookmarkEnd w:id="15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1038"/>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lastRenderedPageBreak/>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lastRenderedPageBreak/>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580" w:name="_Ref434475388"/>
      <w:r>
        <w:t>The Thursday Psali Batos</w:t>
      </w:r>
      <w:r w:rsidR="006C1B94">
        <w:t xml:space="preserve"> for Theophany</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lastRenderedPageBreak/>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581" w:name="_Ref434475411"/>
      <w:r>
        <w:t>The Friday Psali Batos</w:t>
      </w:r>
      <w:r w:rsidR="006C1B94">
        <w:t xml:space="preserve"> for Theophany</w:t>
      </w:r>
      <w:bookmarkEnd w:id="1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lastRenderedPageBreak/>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lastRenderedPageBreak/>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lastRenderedPageBreak/>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582" w:name="_Ref434475434"/>
      <w:r>
        <w:t>The Saturday Psali Batos</w:t>
      </w:r>
      <w:r w:rsidR="006C1B94">
        <w:t xml:space="preserve"> for Theophany</w:t>
      </w:r>
      <w:bookmarkEnd w:id="15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lastRenderedPageBreak/>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583"/>
            <w:r>
              <w:t>liberty</w:t>
            </w:r>
            <w:commentRangeEnd w:id="1583"/>
            <w:r>
              <w:rPr>
                <w:rStyle w:val="CommentReference"/>
              </w:rPr>
              <w:commentReference w:id="1583"/>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lastRenderedPageBreak/>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lastRenderedPageBreak/>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584"/>
            <w:r>
              <w:t xml:space="preserve">confirm </w:t>
            </w:r>
            <w:commentRangeEnd w:id="1584"/>
            <w:r>
              <w:rPr>
                <w:rStyle w:val="CommentReference"/>
              </w:rPr>
              <w:commentReference w:id="1584"/>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6108CF63" w14:textId="26C341F8" w:rsidR="00B92A64" w:rsidRDefault="00B92A64" w:rsidP="00B92A64">
      <w:pPr>
        <w:pStyle w:val="Heading4"/>
      </w:pPr>
      <w:r>
        <w:t>The Hymn of the Intercessions for Theophany</w:t>
      </w:r>
    </w:p>
    <w:p w14:paraId="2A08FE4E" w14:textId="77777777" w:rsidR="00B92A64" w:rsidRPr="009F6B4B" w:rsidRDefault="00B92A64" w:rsidP="00B92A64">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00518E9B" w14:textId="77777777" w:rsidTr="00B92A64">
        <w:trPr>
          <w:cantSplit/>
          <w:jc w:val="center"/>
        </w:trPr>
        <w:tc>
          <w:tcPr>
            <w:tcW w:w="288" w:type="dxa"/>
          </w:tcPr>
          <w:p w14:paraId="3610BB0C" w14:textId="77777777" w:rsidR="00B92A64" w:rsidRDefault="00B92A64" w:rsidP="00B92A64">
            <w:pPr>
              <w:pStyle w:val="CopticCross"/>
            </w:pPr>
          </w:p>
        </w:tc>
        <w:tc>
          <w:tcPr>
            <w:tcW w:w="3960" w:type="dxa"/>
          </w:tcPr>
          <w:p w14:paraId="3AE4847D" w14:textId="0FCD231F" w:rsidR="00B92A64" w:rsidRDefault="00B92A64" w:rsidP="00B92A64">
            <w:pPr>
              <w:pStyle w:val="EngHang"/>
            </w:pPr>
            <w:r>
              <w:t>Through the intercessions of</w:t>
            </w:r>
          </w:p>
          <w:p w14:paraId="6BBB9409" w14:textId="4B1AE41E" w:rsidR="00B92A64" w:rsidRPr="007425E1" w:rsidRDefault="00B92A64" w:rsidP="00B92A64">
            <w:pPr>
              <w:pStyle w:val="EngHang"/>
            </w:pPr>
            <w:r>
              <w:t>the forerunner and baptiser,</w:t>
            </w:r>
          </w:p>
          <w:p w14:paraId="162B1B4D" w14:textId="641B7EC2" w:rsidR="00B92A64" w:rsidRPr="007425E1" w:rsidRDefault="00B92A64" w:rsidP="00B92A64">
            <w:pPr>
              <w:pStyle w:val="EngHang"/>
            </w:pPr>
            <w:r>
              <w:t>John the Baptist,</w:t>
            </w:r>
          </w:p>
          <w:p w14:paraId="0EC32088" w14:textId="77777777" w:rsidR="00B92A64" w:rsidRDefault="00B92A64" w:rsidP="00B92A64">
            <w:pPr>
              <w:pStyle w:val="EngHangEnd"/>
            </w:pPr>
            <w:r>
              <w:t>O Lord, grant us the forgiveness of our sins.</w:t>
            </w:r>
          </w:p>
        </w:tc>
        <w:tc>
          <w:tcPr>
            <w:tcW w:w="288" w:type="dxa"/>
          </w:tcPr>
          <w:p w14:paraId="6EC3C6CA" w14:textId="77777777" w:rsidR="00B92A64" w:rsidRDefault="00B92A64" w:rsidP="00B92A64"/>
        </w:tc>
        <w:tc>
          <w:tcPr>
            <w:tcW w:w="288" w:type="dxa"/>
          </w:tcPr>
          <w:p w14:paraId="67AE14DD" w14:textId="77777777" w:rsidR="00B92A64" w:rsidRDefault="00B92A64" w:rsidP="00B92A64">
            <w:pPr>
              <w:pStyle w:val="CopticCross"/>
            </w:pPr>
          </w:p>
        </w:tc>
        <w:tc>
          <w:tcPr>
            <w:tcW w:w="3960" w:type="dxa"/>
          </w:tcPr>
          <w:p w14:paraId="23A6114D" w14:textId="77777777" w:rsidR="00B92A64" w:rsidRDefault="00B92A64" w:rsidP="00B92A64">
            <w:pPr>
              <w:pStyle w:val="CopticVersemulti-line"/>
            </w:pPr>
            <w:r>
              <w:t>Ϩⲓⲧⲉⲛ ⲛⲓⲡ̀ⲣⲉⲥⲃⲓⲁ ⲛ̀ⲧⲉ</w:t>
            </w:r>
          </w:p>
          <w:p w14:paraId="1C634844" w14:textId="7F240378" w:rsidR="00B92A64" w:rsidRDefault="00B92A64" w:rsidP="00B92A64">
            <w:pPr>
              <w:pStyle w:val="CopticVersemulti-line"/>
            </w:pPr>
            <w:r>
              <w:t>ⲡⲓⲡ̀ⲣⲟⲇⲣⲟⲙⲟⲥ ⲙ̀ⲃⲁⲡⲧⲏⲥⲧⲓⲥ:</w:t>
            </w:r>
          </w:p>
          <w:p w14:paraId="2791644A" w14:textId="29E3D308" w:rsidR="00B92A64" w:rsidRDefault="00B92A64" w:rsidP="00B92A64">
            <w:pPr>
              <w:pStyle w:val="CopticVersemulti-line"/>
            </w:pPr>
            <w:r>
              <w:t>Ⲓⲱⲁⲛⲛⲏⲥ ⲡⲓⲣⲉϥϯⲱⲙⲥ:</w:t>
            </w:r>
          </w:p>
          <w:p w14:paraId="0FC12914" w14:textId="77777777" w:rsidR="00B92A64" w:rsidRPr="00AF56AD" w:rsidRDefault="00B92A64" w:rsidP="00B92A64">
            <w:pPr>
              <w:pStyle w:val="CopticVerse"/>
              <w:jc w:val="left"/>
            </w:pPr>
            <w:r>
              <w:t>Ⲡϭⲟⲓⲥ ⲁ̀ⲣⲓϩ̀ⲙⲟⲧ ⲛⲁⲛ ⲙ̀ⲡⲓⲭⲱ ⲉ̀ⲃⲟⲗ ⲛ̀ⲧⲉ ⲛⲉⲛⲛⲟⲃⲓ.</w:t>
            </w:r>
          </w:p>
        </w:tc>
      </w:tr>
    </w:tbl>
    <w:p w14:paraId="1A422A09" w14:textId="5B1501CA" w:rsidR="00B92A64" w:rsidRDefault="00B92A64" w:rsidP="00B92A64">
      <w:pPr>
        <w:pStyle w:val="Heading4"/>
      </w:pPr>
      <w:r>
        <w:t>The Praxis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2A64" w:rsidRPr="00AF56AD" w14:paraId="303AC6A0" w14:textId="77777777" w:rsidTr="00B92A64">
        <w:trPr>
          <w:cantSplit/>
          <w:jc w:val="center"/>
        </w:trPr>
        <w:tc>
          <w:tcPr>
            <w:tcW w:w="288" w:type="dxa"/>
          </w:tcPr>
          <w:p w14:paraId="77536080" w14:textId="77777777" w:rsidR="00B92A64" w:rsidRDefault="00B92A64" w:rsidP="00B92A64">
            <w:pPr>
              <w:pStyle w:val="CopticCross"/>
            </w:pPr>
          </w:p>
        </w:tc>
        <w:tc>
          <w:tcPr>
            <w:tcW w:w="3960" w:type="dxa"/>
          </w:tcPr>
          <w:p w14:paraId="36EC494A" w14:textId="77777777" w:rsidR="00D0046A" w:rsidRDefault="00D0046A" w:rsidP="00D0046A">
            <w:pPr>
              <w:pStyle w:val="EngHang"/>
            </w:pPr>
            <w:r>
              <w:t>This is My Beloved Son</w:t>
            </w:r>
          </w:p>
          <w:p w14:paraId="617102B2" w14:textId="0147B4B6" w:rsidR="00D0046A" w:rsidRDefault="00D0046A" w:rsidP="00D0046A">
            <w:pPr>
              <w:pStyle w:val="EngHang"/>
            </w:pPr>
            <w:r>
              <w:t>in Whom My soul is pleased,</w:t>
            </w:r>
          </w:p>
          <w:p w14:paraId="1BA7C90F" w14:textId="3460A9A9" w:rsidR="00D0046A" w:rsidRDefault="00D0046A" w:rsidP="00D0046A">
            <w:pPr>
              <w:pStyle w:val="EngHang"/>
            </w:pPr>
            <w:r>
              <w:t>For He has done My will.</w:t>
            </w:r>
          </w:p>
          <w:p w14:paraId="40943DF9" w14:textId="0687396A" w:rsidR="00B92A64" w:rsidRDefault="00D0046A" w:rsidP="00D0046A">
            <w:pPr>
              <w:pStyle w:val="EngHangEnd"/>
            </w:pPr>
            <w:r>
              <w:t>Hear Him, for He is the Lifegiver</w:t>
            </w:r>
            <w:r w:rsidR="00B92A64">
              <w:t>.</w:t>
            </w:r>
          </w:p>
        </w:tc>
        <w:tc>
          <w:tcPr>
            <w:tcW w:w="288" w:type="dxa"/>
          </w:tcPr>
          <w:p w14:paraId="121A60DC" w14:textId="77777777" w:rsidR="00B92A64" w:rsidRDefault="00B92A64" w:rsidP="00B92A64"/>
        </w:tc>
        <w:tc>
          <w:tcPr>
            <w:tcW w:w="288" w:type="dxa"/>
          </w:tcPr>
          <w:p w14:paraId="1902A4E0" w14:textId="77777777" w:rsidR="00B92A64" w:rsidRDefault="00B92A64" w:rsidP="00B92A64">
            <w:pPr>
              <w:pStyle w:val="CopticCross"/>
            </w:pPr>
          </w:p>
        </w:tc>
        <w:tc>
          <w:tcPr>
            <w:tcW w:w="3960" w:type="dxa"/>
          </w:tcPr>
          <w:p w14:paraId="37F6C1E8" w14:textId="77777777" w:rsidR="00B92A64" w:rsidRDefault="00D0046A" w:rsidP="00D0046A">
            <w:pPr>
              <w:pStyle w:val="CopticVersemulti-line"/>
            </w:pPr>
            <w:r>
              <w:t>Ϫⲉ ⲫⲁⲓ ⲡⲉ ⲡⲁϣⲏⲣⲓ ⲡⲁⲙⲉⲛⲣⲓⲧ:</w:t>
            </w:r>
          </w:p>
          <w:p w14:paraId="75DA3913" w14:textId="77777777" w:rsidR="00D0046A" w:rsidRDefault="00D0046A" w:rsidP="00D0046A">
            <w:pPr>
              <w:pStyle w:val="CopticVersemulti-line"/>
            </w:pPr>
            <w:r>
              <w:t>ⲉ̀ⲧⲁ ⲧⲁⲯⲩⲭⲏ ϯⲙⲁϯ ⲛ̀ϧⲏⲧϥ:</w:t>
            </w:r>
          </w:p>
          <w:p w14:paraId="2ABCD8A2" w14:textId="77777777" w:rsidR="00D0046A" w:rsidRDefault="00D0046A" w:rsidP="00D0046A">
            <w:pPr>
              <w:pStyle w:val="CopticVersemulti-line"/>
            </w:pPr>
            <w:r>
              <w:t>ⲁϥⲉⲣⲡⲁⲟⲩⲱϣ ⲥⲱⲧⲉⲙ ⲛ̀ⲥⲱϥ:</w:t>
            </w:r>
          </w:p>
          <w:p w14:paraId="0EDC306F" w14:textId="2F9B3A39" w:rsidR="00D0046A" w:rsidRPr="00AF56AD" w:rsidRDefault="00D0046A" w:rsidP="00B92A64">
            <w:pPr>
              <w:pStyle w:val="CopticVerse"/>
            </w:pPr>
            <w:r>
              <w:t>ϫⲉ ⲛ̀ⲑⲟϥ ⲡⲉ ⲡⲓⲣⲉϥⲧⲁⲛϧⲟ.</w:t>
            </w:r>
          </w:p>
        </w:tc>
      </w:tr>
      <w:tr w:rsidR="00D0046A" w:rsidRPr="00AF56AD" w14:paraId="26333400" w14:textId="77777777" w:rsidTr="00B92A64">
        <w:trPr>
          <w:cantSplit/>
          <w:jc w:val="center"/>
        </w:trPr>
        <w:tc>
          <w:tcPr>
            <w:tcW w:w="288" w:type="dxa"/>
          </w:tcPr>
          <w:p w14:paraId="097C9B6B" w14:textId="77777777" w:rsidR="00D0046A" w:rsidRDefault="00D0046A" w:rsidP="00B92A64">
            <w:pPr>
              <w:pStyle w:val="CopticCross"/>
            </w:pPr>
          </w:p>
        </w:tc>
        <w:tc>
          <w:tcPr>
            <w:tcW w:w="3960" w:type="dxa"/>
          </w:tcPr>
          <w:p w14:paraId="794A184E" w14:textId="77777777" w:rsidR="00D0046A" w:rsidRDefault="00D0046A" w:rsidP="00D0046A">
            <w:pPr>
              <w:pStyle w:val="EngHang"/>
            </w:pPr>
            <w:r>
              <w:t>Hail to John</w:t>
            </w:r>
          </w:p>
          <w:p w14:paraId="01A6BC9E" w14:textId="77777777" w:rsidR="00D0046A" w:rsidRDefault="00D0046A" w:rsidP="00D0046A">
            <w:pPr>
              <w:pStyle w:val="EngHang"/>
            </w:pPr>
            <w:r>
              <w:t>The great forerunner.</w:t>
            </w:r>
          </w:p>
          <w:p w14:paraId="11BFCE02" w14:textId="77777777" w:rsidR="00D0046A" w:rsidRDefault="00D0046A" w:rsidP="00D0046A">
            <w:pPr>
              <w:pStyle w:val="EngHang"/>
            </w:pPr>
            <w:r>
              <w:t>Hail ot the priest,</w:t>
            </w:r>
          </w:p>
          <w:p w14:paraId="0C62FEB0" w14:textId="4080747A" w:rsidR="00D0046A" w:rsidRDefault="00D0046A" w:rsidP="00D0046A">
            <w:pPr>
              <w:pStyle w:val="EngHangEnd"/>
            </w:pPr>
            <w:r>
              <w:t>The cousin of Emmanuel.</w:t>
            </w:r>
          </w:p>
        </w:tc>
        <w:tc>
          <w:tcPr>
            <w:tcW w:w="288" w:type="dxa"/>
          </w:tcPr>
          <w:p w14:paraId="4CD15CDC" w14:textId="77777777" w:rsidR="00D0046A" w:rsidRDefault="00D0046A" w:rsidP="00B92A64"/>
        </w:tc>
        <w:tc>
          <w:tcPr>
            <w:tcW w:w="288" w:type="dxa"/>
          </w:tcPr>
          <w:p w14:paraId="16E4433C" w14:textId="77777777" w:rsidR="00D0046A" w:rsidRDefault="00D0046A" w:rsidP="00B92A64">
            <w:pPr>
              <w:pStyle w:val="CopticCross"/>
            </w:pPr>
          </w:p>
        </w:tc>
        <w:tc>
          <w:tcPr>
            <w:tcW w:w="3960" w:type="dxa"/>
          </w:tcPr>
          <w:p w14:paraId="70F8BEC0" w14:textId="77777777" w:rsidR="00D0046A" w:rsidRDefault="00D0046A" w:rsidP="00D0046A">
            <w:pPr>
              <w:pStyle w:val="CopticVersemulti-line"/>
            </w:pPr>
            <w:r>
              <w:t>Ⲭⲉⲣⲉ Ⲓⲱⲁⲛⲛⲏⲥ:</w:t>
            </w:r>
          </w:p>
          <w:p w14:paraId="72F117B1" w14:textId="77777777" w:rsidR="00D0046A" w:rsidRDefault="00D0046A" w:rsidP="00D0046A">
            <w:pPr>
              <w:pStyle w:val="CopticVersemulti-line"/>
            </w:pPr>
            <w:r>
              <w:t>ⲡⲓⲛⲓϣϯ ⲙ̀ⲡ̀ⲣⲟⲇⲣⲟⲙⲟⲥ:</w:t>
            </w:r>
          </w:p>
          <w:p w14:paraId="0A96A4AA" w14:textId="77777777" w:rsidR="00D0046A" w:rsidRDefault="00D0046A" w:rsidP="00D0046A">
            <w:pPr>
              <w:pStyle w:val="CopticVersemulti-line"/>
            </w:pPr>
            <w:r>
              <w:t>ⲭⲉⲣⲉ ⲡⲓⲟⲩⲏⲃ</w:t>
            </w:r>
          </w:p>
          <w:p w14:paraId="4DF40A12" w14:textId="4C2A3741" w:rsidR="00D0046A" w:rsidRDefault="00D0046A" w:rsidP="00D0046A">
            <w:pPr>
              <w:pStyle w:val="CopticHangingVerse"/>
            </w:pPr>
            <w:r>
              <w:t>ⲛ̀ⲥⲩⲅⲅⲉⲛⲏⲥ ⲛⲈⲙⲙⲁⲛⲟⲩⲏⲗ.</w:t>
            </w:r>
          </w:p>
        </w:tc>
      </w:tr>
      <w:tr w:rsidR="00B92A64" w:rsidRPr="00AF56AD" w14:paraId="1C2FAA00" w14:textId="77777777" w:rsidTr="00B92A64">
        <w:trPr>
          <w:cantSplit/>
          <w:jc w:val="center"/>
        </w:trPr>
        <w:tc>
          <w:tcPr>
            <w:tcW w:w="288" w:type="dxa"/>
          </w:tcPr>
          <w:p w14:paraId="59E2B9B8" w14:textId="77777777" w:rsidR="00B92A64" w:rsidRDefault="00B92A64" w:rsidP="00B92A64">
            <w:pPr>
              <w:pStyle w:val="CopticCross"/>
            </w:pPr>
          </w:p>
        </w:tc>
        <w:tc>
          <w:tcPr>
            <w:tcW w:w="3960" w:type="dxa"/>
          </w:tcPr>
          <w:p w14:paraId="69FBC0A0" w14:textId="77777777" w:rsidR="00B92A64" w:rsidRDefault="00B92A64" w:rsidP="00B92A64">
            <w:pPr>
              <w:pStyle w:val="EngHang"/>
            </w:pPr>
            <w:r>
              <w:t>You are in truth blessed,</w:t>
            </w:r>
          </w:p>
          <w:p w14:paraId="7A19B2D5" w14:textId="77777777" w:rsidR="00B92A64" w:rsidRDefault="00B92A64" w:rsidP="00B92A64">
            <w:pPr>
              <w:pStyle w:val="EngHang"/>
            </w:pPr>
            <w:r>
              <w:t>With Your good Father,</w:t>
            </w:r>
          </w:p>
          <w:p w14:paraId="46EE871F" w14:textId="77777777" w:rsidR="00B92A64" w:rsidRDefault="00B92A64" w:rsidP="00B92A64">
            <w:pPr>
              <w:pStyle w:val="EngHang"/>
            </w:pPr>
            <w:r>
              <w:t>And the Holy Spirit,</w:t>
            </w:r>
          </w:p>
          <w:p w14:paraId="47C27FE9" w14:textId="77777777" w:rsidR="00B92A64" w:rsidRDefault="00B92A64" w:rsidP="00B92A64">
            <w:pPr>
              <w:pStyle w:val="EngHangEnd"/>
            </w:pPr>
            <w:r>
              <w:t>For you have been born and saved us.</w:t>
            </w:r>
          </w:p>
        </w:tc>
        <w:tc>
          <w:tcPr>
            <w:tcW w:w="288" w:type="dxa"/>
          </w:tcPr>
          <w:p w14:paraId="0BB1EAB6" w14:textId="77777777" w:rsidR="00B92A64" w:rsidRDefault="00B92A64" w:rsidP="00B92A64"/>
        </w:tc>
        <w:tc>
          <w:tcPr>
            <w:tcW w:w="288" w:type="dxa"/>
          </w:tcPr>
          <w:p w14:paraId="4385EC28" w14:textId="77777777" w:rsidR="00B92A64" w:rsidRDefault="00B92A64" w:rsidP="00B92A64">
            <w:pPr>
              <w:pStyle w:val="CopticCross"/>
            </w:pPr>
          </w:p>
        </w:tc>
        <w:tc>
          <w:tcPr>
            <w:tcW w:w="3960" w:type="dxa"/>
          </w:tcPr>
          <w:p w14:paraId="03C1A289" w14:textId="77777777" w:rsidR="00B92A64" w:rsidRDefault="00B92A64" w:rsidP="00B92A64">
            <w:pPr>
              <w:pStyle w:val="CopticVersemulti-line"/>
            </w:pPr>
            <w:r>
              <w:t>Ⲕⲥ̀ⲙⲁⲣⲱⲟⲩⲧ ⲁ̀ⲗⲏⲑⲟⲥ:</w:t>
            </w:r>
          </w:p>
          <w:p w14:paraId="368519BE" w14:textId="77777777" w:rsidR="00B92A64" w:rsidRDefault="00B92A64" w:rsidP="00B92A64">
            <w:pPr>
              <w:pStyle w:val="CopticVersemulti-line"/>
            </w:pPr>
            <w:r>
              <w:t>ⲛⲉⲙ Ⲡⲉⲕⲓⲱⲧ ⲛ̀ⲁ̀ⲅⲁⲑⲟⲥ:</w:t>
            </w:r>
          </w:p>
          <w:p w14:paraId="2B395BCD" w14:textId="77777777" w:rsidR="00B92A64" w:rsidRDefault="00B92A64" w:rsidP="00B92A64">
            <w:pPr>
              <w:pStyle w:val="CopticVersemulti-line"/>
            </w:pPr>
            <w:r>
              <w:t>ⲛⲉⲙ Ⲡⲓⲡ̀ⲛⲉⲩⲙⲁ ⲉⲑⲟⲩⲁⲃ:</w:t>
            </w:r>
          </w:p>
          <w:p w14:paraId="52838FC7" w14:textId="77777777" w:rsidR="00B92A64" w:rsidRPr="00AF56AD" w:rsidRDefault="00B92A64" w:rsidP="00B92A64">
            <w:pPr>
              <w:pStyle w:val="CopticHangingVerse"/>
            </w:pPr>
            <w:r>
              <w:t>ϫⲉ ⲁⲩⲙⲁⲥⲕ ⲁⲕⲥⲱϯ ⲙ̀ⲙⲟⲛ.</w:t>
            </w:r>
          </w:p>
        </w:tc>
      </w:tr>
    </w:tbl>
    <w:p w14:paraId="3A6CFC84" w14:textId="49468702" w:rsidR="00D0046A" w:rsidRDefault="00D0046A" w:rsidP="00D0046A">
      <w:pPr>
        <w:pStyle w:val="Heading4"/>
      </w:pPr>
      <w:r>
        <w:t>The Trasaigion Hymn for Theophany</w:t>
      </w:r>
    </w:p>
    <w:p w14:paraId="02202375" w14:textId="240C10F0" w:rsidR="00D0046A" w:rsidRPr="00CA2605" w:rsidRDefault="00D0046A" w:rsidP="00D0046A">
      <w:pPr>
        <w:pStyle w:val="Rubric"/>
      </w:pPr>
      <w:r>
        <w:t xml:space="preserve">“Who was baptised in the Jordan” </w:t>
      </w:r>
      <w:r w:rsidR="00924C51">
        <w:t>(“O Yordano baptistis”) is chant</w:t>
      </w:r>
      <w:r>
        <w:t>ed in all three verses from Theophany until the Feast of the the Wedding of Cana of Galilee.</w:t>
      </w:r>
    </w:p>
    <w:p w14:paraId="25FCE844" w14:textId="5E9178D7" w:rsidR="00D0046A" w:rsidRDefault="00D0046A" w:rsidP="00D0046A">
      <w:pPr>
        <w:pStyle w:val="Heading4"/>
      </w:pPr>
      <w:r>
        <w:t>The Psalm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B98F231" w14:textId="77777777" w:rsidTr="00D0046A">
        <w:trPr>
          <w:cantSplit/>
          <w:jc w:val="center"/>
        </w:trPr>
        <w:tc>
          <w:tcPr>
            <w:tcW w:w="288" w:type="dxa"/>
          </w:tcPr>
          <w:p w14:paraId="72674B59" w14:textId="77777777" w:rsidR="00D0046A" w:rsidRDefault="00D0046A" w:rsidP="00D0046A">
            <w:pPr>
              <w:pStyle w:val="CopticCross"/>
            </w:pPr>
          </w:p>
        </w:tc>
        <w:tc>
          <w:tcPr>
            <w:tcW w:w="3960" w:type="dxa"/>
          </w:tcPr>
          <w:p w14:paraId="7FC29395" w14:textId="77777777" w:rsidR="00D0046A" w:rsidRDefault="00D0046A" w:rsidP="00D0046A">
            <w:pPr>
              <w:pStyle w:val="EngHang"/>
            </w:pPr>
            <w:r>
              <w:t>Alleluia, Alleluia:</w:t>
            </w:r>
          </w:p>
          <w:p w14:paraId="66A4BDE0" w14:textId="77777777" w:rsidR="00D0046A" w:rsidRDefault="00D0046A" w:rsidP="00D0046A">
            <w:pPr>
              <w:pStyle w:val="EngHang"/>
            </w:pPr>
            <w:r>
              <w:t>Jesus Christ, the Son of God,</w:t>
            </w:r>
          </w:p>
          <w:p w14:paraId="5915393A" w14:textId="0309F9F4" w:rsidR="00D0046A" w:rsidRDefault="00D0046A" w:rsidP="00D0046A">
            <w:pPr>
              <w:pStyle w:val="EngHang"/>
            </w:pPr>
            <w:r>
              <w:t>Was baptized in the Jordan,</w:t>
            </w:r>
          </w:p>
          <w:p w14:paraId="25F95CD8" w14:textId="77777777" w:rsidR="00D0046A" w:rsidRDefault="00D0046A" w:rsidP="00D0046A">
            <w:pPr>
              <w:pStyle w:val="EngHangEnd"/>
            </w:pPr>
            <w:r>
              <w:t>Alleluia, Alleluia.</w:t>
            </w:r>
          </w:p>
        </w:tc>
        <w:tc>
          <w:tcPr>
            <w:tcW w:w="288" w:type="dxa"/>
          </w:tcPr>
          <w:p w14:paraId="6A6B88E2" w14:textId="77777777" w:rsidR="00D0046A" w:rsidRDefault="00D0046A" w:rsidP="00D0046A"/>
        </w:tc>
        <w:tc>
          <w:tcPr>
            <w:tcW w:w="288" w:type="dxa"/>
          </w:tcPr>
          <w:p w14:paraId="3A6F2BB4" w14:textId="77777777" w:rsidR="00D0046A" w:rsidRDefault="00D0046A" w:rsidP="00D0046A">
            <w:pPr>
              <w:pStyle w:val="CopticCross"/>
            </w:pPr>
          </w:p>
        </w:tc>
        <w:tc>
          <w:tcPr>
            <w:tcW w:w="3960" w:type="dxa"/>
          </w:tcPr>
          <w:p w14:paraId="55EC7DEB" w14:textId="77777777" w:rsidR="00D0046A" w:rsidRDefault="00D0046A" w:rsidP="00D0046A">
            <w:pPr>
              <w:pStyle w:val="CopticVersemulti-line"/>
            </w:pPr>
            <w:r>
              <w:t>Ⲁⲗⲗⲏⲗⲟⲩⲓⲁ ⲁⲗⲗⲏⲗⲟⲩⲓⲁ.</w:t>
            </w:r>
          </w:p>
          <w:p w14:paraId="6CA77EEE" w14:textId="44BD34FA" w:rsidR="00D0046A" w:rsidRDefault="00D0046A" w:rsidP="00D0046A">
            <w:pPr>
              <w:pStyle w:val="CopticVersemulti-line"/>
            </w:pPr>
            <w:r>
              <w:t>Ⲓⲥⲟⲩⲥ Ⲡⲓⲭ̀ⲣⲓⲥⲧⲟⲥ Ⲡϣⲏⲣⲓ ⲙ̀Ⲫⲛⲟⲩϯ:</w:t>
            </w:r>
          </w:p>
          <w:p w14:paraId="7CA12922" w14:textId="3AF45EF3" w:rsidR="00D0046A" w:rsidRDefault="00D0046A" w:rsidP="00D0046A">
            <w:pPr>
              <w:pStyle w:val="CopticVersemulti-line"/>
            </w:pPr>
            <w:r>
              <w:t>ⲁϥϭⲓⲱⲙⲥ ϧⲉⲛ ⲡⲓⲒⲟⲣⲇⲁⲛⲏⲥ:</w:t>
            </w:r>
          </w:p>
          <w:p w14:paraId="38D918CB" w14:textId="78269EA5" w:rsidR="00D0046A" w:rsidRPr="00C35319" w:rsidRDefault="00D0046A" w:rsidP="00D0046A">
            <w:pPr>
              <w:pStyle w:val="CopticHangingVerse"/>
            </w:pPr>
            <w:r>
              <w:t>ⲁⲗⲗⲏⲗⲟⲩⲓⲁ: ⲁⲗⲗⲏⲗⲟⲩⲓⲁ.</w:t>
            </w:r>
          </w:p>
        </w:tc>
      </w:tr>
    </w:tbl>
    <w:p w14:paraId="359048D3" w14:textId="53A996A5" w:rsidR="00D0046A" w:rsidRDefault="00D0046A" w:rsidP="00D0046A">
      <w:pPr>
        <w:pStyle w:val="Heading4"/>
      </w:pPr>
      <w:r>
        <w:t>The Gospel Response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0046A" w14:paraId="7AB38E2D" w14:textId="77777777" w:rsidTr="00D0046A">
        <w:trPr>
          <w:cantSplit/>
          <w:jc w:val="center"/>
        </w:trPr>
        <w:tc>
          <w:tcPr>
            <w:tcW w:w="288" w:type="dxa"/>
          </w:tcPr>
          <w:p w14:paraId="7B46866A" w14:textId="77777777" w:rsidR="00D0046A" w:rsidRDefault="00D0046A" w:rsidP="00D0046A">
            <w:pPr>
              <w:pStyle w:val="CopticCross"/>
            </w:pPr>
          </w:p>
        </w:tc>
        <w:tc>
          <w:tcPr>
            <w:tcW w:w="3960" w:type="dxa"/>
          </w:tcPr>
          <w:p w14:paraId="2013873E" w14:textId="34B812AA" w:rsidR="00D0046A" w:rsidRDefault="00D0046A" w:rsidP="00D0046A">
            <w:pPr>
              <w:pStyle w:val="EngHang"/>
            </w:pPr>
            <w:r>
              <w:t>This is the Lamb of God</w:t>
            </w:r>
          </w:p>
          <w:p w14:paraId="14B0D97B" w14:textId="0E1B581F" w:rsidR="00D0046A" w:rsidRDefault="00D0046A" w:rsidP="00D0046A">
            <w:pPr>
              <w:pStyle w:val="EngHang"/>
            </w:pPr>
            <w:r>
              <w:t>Who takes away the sin of the world,</w:t>
            </w:r>
          </w:p>
          <w:p w14:paraId="4A104712" w14:textId="5D18D672" w:rsidR="00D0046A" w:rsidRDefault="00D0046A" w:rsidP="00D0046A">
            <w:pPr>
              <w:pStyle w:val="EngHang"/>
            </w:pPr>
            <w:r>
              <w:t>Who raised a horn of salvation,</w:t>
            </w:r>
          </w:p>
          <w:p w14:paraId="283816F0" w14:textId="305BD131" w:rsidR="00D0046A" w:rsidRDefault="00D0046A" w:rsidP="00D0046A">
            <w:pPr>
              <w:pStyle w:val="EngHangEnd"/>
            </w:pPr>
            <w:r>
              <w:t>In order to save His people.</w:t>
            </w:r>
          </w:p>
        </w:tc>
        <w:tc>
          <w:tcPr>
            <w:tcW w:w="288" w:type="dxa"/>
          </w:tcPr>
          <w:p w14:paraId="0AD4BE9F" w14:textId="77777777" w:rsidR="00D0046A" w:rsidRDefault="00D0046A" w:rsidP="00D0046A"/>
        </w:tc>
        <w:tc>
          <w:tcPr>
            <w:tcW w:w="288" w:type="dxa"/>
          </w:tcPr>
          <w:p w14:paraId="1EA18D8A" w14:textId="77777777" w:rsidR="00D0046A" w:rsidRDefault="00D0046A" w:rsidP="00D0046A">
            <w:pPr>
              <w:pStyle w:val="CopticCross"/>
            </w:pPr>
          </w:p>
        </w:tc>
        <w:tc>
          <w:tcPr>
            <w:tcW w:w="3960" w:type="dxa"/>
          </w:tcPr>
          <w:p w14:paraId="2DD4323C" w14:textId="77777777" w:rsidR="00D0046A" w:rsidRDefault="00D0046A" w:rsidP="00D0046A">
            <w:pPr>
              <w:pStyle w:val="CopticVersemulti-line"/>
            </w:pPr>
            <w:r>
              <w:t>Ⲫⲁⲓ ⲡⲉ Ⲡⲓϩⲓⲏⲃ ⲛ̀ⲧⲉ Ⲫⲛⲟⲩϯ:</w:t>
            </w:r>
          </w:p>
          <w:p w14:paraId="6E53C92B" w14:textId="77777777" w:rsidR="00D0046A" w:rsidRDefault="00D0046A" w:rsidP="00D0046A">
            <w:pPr>
              <w:pStyle w:val="CopticVersemulti-line"/>
            </w:pPr>
            <w:r>
              <w:t>ⲫⲏⲉⲧⲱ̀ⲗⲓ ⲙ̀ⲫ̀ⲛⲟⲃⲓ ⲙ̀ⲡⲓⲕⲟⲥⲙⲟⲥ:</w:t>
            </w:r>
          </w:p>
          <w:p w14:paraId="2F5B50E2" w14:textId="77777777" w:rsidR="00D0046A" w:rsidRDefault="00D0046A" w:rsidP="00D0046A">
            <w:pPr>
              <w:pStyle w:val="CopticVersemulti-line"/>
            </w:pPr>
            <w:r>
              <w:t>ⲫⲏⲉ̀ⲧⲁϥⲓⲛⲓ ⲛ̀ⲟⲩⲧⲁⲡ ⲛ̀ⲥⲱϯ:</w:t>
            </w:r>
          </w:p>
          <w:p w14:paraId="3AAF85FA" w14:textId="0179B861" w:rsidR="00D0046A" w:rsidRDefault="00D0046A" w:rsidP="00D0046A">
            <w:pPr>
              <w:pStyle w:val="CopticHangingVerse"/>
            </w:pPr>
            <w:r>
              <w:t>ⲉⲑⲣⲉϥⲛⲟϩⲉⲙ ⲙ̀Ⲡⲉⲫⲗⲁⲟⲥ.</w:t>
            </w:r>
          </w:p>
        </w:tc>
      </w:tr>
      <w:tr w:rsidR="00D0046A" w14:paraId="2562AC5C" w14:textId="77777777" w:rsidTr="00D0046A">
        <w:trPr>
          <w:cantSplit/>
          <w:jc w:val="center"/>
        </w:trPr>
        <w:tc>
          <w:tcPr>
            <w:tcW w:w="288" w:type="dxa"/>
          </w:tcPr>
          <w:p w14:paraId="556243B1" w14:textId="77777777" w:rsidR="00D0046A" w:rsidRDefault="00D0046A" w:rsidP="00D0046A">
            <w:pPr>
              <w:pStyle w:val="CopticCross"/>
            </w:pPr>
          </w:p>
        </w:tc>
        <w:tc>
          <w:tcPr>
            <w:tcW w:w="3960" w:type="dxa"/>
          </w:tcPr>
          <w:p w14:paraId="35CBB425" w14:textId="77777777" w:rsidR="00D0046A" w:rsidRDefault="00D0046A" w:rsidP="00D0046A">
            <w:pPr>
              <w:pStyle w:val="EngHang"/>
            </w:pPr>
            <w:r>
              <w:t>Alleluia, alleluia,</w:t>
            </w:r>
          </w:p>
          <w:p w14:paraId="62CAB6EC" w14:textId="5AF912AC" w:rsidR="00D0046A" w:rsidRDefault="00951A36" w:rsidP="00D0046A">
            <w:pPr>
              <w:pStyle w:val="EngHang"/>
            </w:pPr>
            <w:r>
              <w:t>A</w:t>
            </w:r>
            <w:r w:rsidR="00D0046A">
              <w:t>lleluia, alleluia.</w:t>
            </w:r>
          </w:p>
          <w:p w14:paraId="15D86084" w14:textId="77777777" w:rsidR="00D0046A" w:rsidRDefault="00D0046A" w:rsidP="00D0046A">
            <w:pPr>
              <w:pStyle w:val="EngHang"/>
            </w:pPr>
            <w:r>
              <w:t>Jesus Christ the Son of God,</w:t>
            </w:r>
          </w:p>
          <w:p w14:paraId="28FB6732" w14:textId="00CA0BE1" w:rsidR="00D0046A" w:rsidRDefault="00D0046A" w:rsidP="00D0046A">
            <w:pPr>
              <w:pStyle w:val="EngHangEnd"/>
            </w:pPr>
            <w:r>
              <w:t>Was baptized in the Jordan.</w:t>
            </w:r>
          </w:p>
        </w:tc>
        <w:tc>
          <w:tcPr>
            <w:tcW w:w="288" w:type="dxa"/>
          </w:tcPr>
          <w:p w14:paraId="4FB2A854" w14:textId="77777777" w:rsidR="00D0046A" w:rsidRDefault="00D0046A" w:rsidP="00D0046A"/>
        </w:tc>
        <w:tc>
          <w:tcPr>
            <w:tcW w:w="288" w:type="dxa"/>
          </w:tcPr>
          <w:p w14:paraId="13F07D14" w14:textId="77777777" w:rsidR="00D0046A" w:rsidRDefault="00D0046A" w:rsidP="00D0046A">
            <w:pPr>
              <w:pStyle w:val="CopticCross"/>
            </w:pPr>
          </w:p>
        </w:tc>
        <w:tc>
          <w:tcPr>
            <w:tcW w:w="3960" w:type="dxa"/>
          </w:tcPr>
          <w:p w14:paraId="0BFB2496" w14:textId="77777777" w:rsidR="00D0046A" w:rsidRDefault="00D0046A" w:rsidP="00D0046A">
            <w:pPr>
              <w:pStyle w:val="CopticVersemulti-line"/>
            </w:pPr>
            <w:r>
              <w:t>Ⲁⲗⲗⲏⲗⲟⲩⲓⲁ: Ⲁⲗⲗⲏⲗⲟⲩⲓⲁ:</w:t>
            </w:r>
          </w:p>
          <w:p w14:paraId="3CB74A6F" w14:textId="77777777" w:rsidR="00D0046A" w:rsidRDefault="00D0046A" w:rsidP="00D0046A">
            <w:pPr>
              <w:pStyle w:val="CopticVersemulti-line"/>
            </w:pPr>
            <w:r>
              <w:t>Ⲁⲗⲗⲏⲗⲟⲩⲓⲁ: Ⲁⲗⲗⲏⲗⲟⲩⲓⲁ.</w:t>
            </w:r>
          </w:p>
          <w:p w14:paraId="5EAF6A26" w14:textId="77777777" w:rsidR="00D0046A" w:rsidRDefault="00D0046A" w:rsidP="00D0046A">
            <w:pPr>
              <w:pStyle w:val="CopticVersemulti-line"/>
            </w:pPr>
            <w:r>
              <w:t>Ⲓⲏⲥⲟⲩⲥ Ⲡⲓⲭ̀ⲣⲓⲥⲧⲟⲥ Ⲡϣⲏⲣⲓ ⲙ̀Ⲫⲛⲟⲩϯ:</w:t>
            </w:r>
          </w:p>
          <w:p w14:paraId="0A882E3E" w14:textId="46C6701B" w:rsidR="00D0046A" w:rsidRPr="00C35319" w:rsidRDefault="00D0046A" w:rsidP="00D0046A">
            <w:pPr>
              <w:pStyle w:val="CopticHangingVerse"/>
            </w:pPr>
            <w:r>
              <w:t>ⲁϥϭⲓⲱⲙⲥ ϧⲉⲛ ⲡⲓⲒⲟⲣⲇⲁⲛⲏⲥ.</w:t>
            </w:r>
          </w:p>
        </w:tc>
      </w:tr>
      <w:tr w:rsidR="00D0046A" w14:paraId="3759CC09" w14:textId="77777777" w:rsidTr="00D0046A">
        <w:trPr>
          <w:cantSplit/>
          <w:jc w:val="center"/>
        </w:trPr>
        <w:tc>
          <w:tcPr>
            <w:tcW w:w="288" w:type="dxa"/>
          </w:tcPr>
          <w:p w14:paraId="557B02DD" w14:textId="77777777" w:rsidR="00D0046A" w:rsidRDefault="00D0046A" w:rsidP="00D0046A">
            <w:pPr>
              <w:pStyle w:val="CopticCross"/>
            </w:pPr>
          </w:p>
        </w:tc>
        <w:tc>
          <w:tcPr>
            <w:tcW w:w="3960" w:type="dxa"/>
          </w:tcPr>
          <w:p w14:paraId="6B29B006" w14:textId="77777777" w:rsidR="00D0046A" w:rsidRDefault="00D0046A" w:rsidP="00D0046A">
            <w:pPr>
              <w:pStyle w:val="EngHang"/>
            </w:pPr>
            <w:r>
              <w:t>This is He to Whom the glory is due,</w:t>
            </w:r>
          </w:p>
          <w:p w14:paraId="3952CAEB" w14:textId="77777777" w:rsidR="00D0046A" w:rsidRDefault="00D0046A" w:rsidP="00D0046A">
            <w:pPr>
              <w:pStyle w:val="EngHang"/>
            </w:pPr>
            <w:r>
              <w:t>With His Good Father,</w:t>
            </w:r>
          </w:p>
          <w:p w14:paraId="383F7336" w14:textId="77777777" w:rsidR="00D0046A" w:rsidRDefault="00D0046A" w:rsidP="00D0046A">
            <w:pPr>
              <w:pStyle w:val="EngHang"/>
            </w:pPr>
            <w:r>
              <w:t>And the Holy Spirit,</w:t>
            </w:r>
          </w:p>
          <w:p w14:paraId="7533B049" w14:textId="77777777" w:rsidR="00D0046A" w:rsidRDefault="00D0046A" w:rsidP="00D0046A">
            <w:pPr>
              <w:pStyle w:val="EngHangEnd"/>
            </w:pPr>
            <w:r>
              <w:t>Now and forever.</w:t>
            </w:r>
          </w:p>
        </w:tc>
        <w:tc>
          <w:tcPr>
            <w:tcW w:w="288" w:type="dxa"/>
          </w:tcPr>
          <w:p w14:paraId="5AFEE045" w14:textId="77777777" w:rsidR="00D0046A" w:rsidRDefault="00D0046A" w:rsidP="00D0046A"/>
        </w:tc>
        <w:tc>
          <w:tcPr>
            <w:tcW w:w="288" w:type="dxa"/>
          </w:tcPr>
          <w:p w14:paraId="7EEEABBA" w14:textId="77777777" w:rsidR="00D0046A" w:rsidRDefault="00D0046A" w:rsidP="00D0046A">
            <w:pPr>
              <w:pStyle w:val="CopticCross"/>
            </w:pPr>
          </w:p>
        </w:tc>
        <w:tc>
          <w:tcPr>
            <w:tcW w:w="3960" w:type="dxa"/>
          </w:tcPr>
          <w:p w14:paraId="253EF7A8" w14:textId="77777777" w:rsidR="00D0046A" w:rsidRDefault="00D0046A" w:rsidP="00D0046A">
            <w:pPr>
              <w:pStyle w:val="CopticVersemulti-line"/>
            </w:pPr>
            <w:r>
              <w:t>Ⲫⲁⲓ ⲉ̀ⲣⲉ ⲡⲓⲱ̀ⲟⲩ ⲉⲣⲡ̀ⲣⲉⲡ̀ⲓ ⲛⲁϥ:</w:t>
            </w:r>
          </w:p>
          <w:p w14:paraId="7BAFAFE2" w14:textId="77777777" w:rsidR="00D0046A" w:rsidRDefault="00D0046A" w:rsidP="00D0046A">
            <w:pPr>
              <w:pStyle w:val="CopticVersemulti-line"/>
            </w:pPr>
            <w:r>
              <w:t>ⲛⲉⲙ Ⲡⲉϥⲓⲱⲧ ⲛ̀ⲁ̀ⲅⲁⲑⲟⲥ:</w:t>
            </w:r>
          </w:p>
          <w:p w14:paraId="1DFB78B9" w14:textId="77777777" w:rsidR="00D0046A" w:rsidRDefault="00D0046A" w:rsidP="00D0046A">
            <w:pPr>
              <w:pStyle w:val="CopticVersemulti-line"/>
            </w:pPr>
            <w:r>
              <w:t>ⲛⲉⲙ Ⲡⲓⲡⲛⲉⲩⲙⲁ ⲉⲑⲟⲩⲁⲃ:</w:t>
            </w:r>
          </w:p>
          <w:p w14:paraId="5353225B" w14:textId="77777777" w:rsidR="00D0046A" w:rsidRDefault="00D0046A" w:rsidP="00D0046A">
            <w:pPr>
              <w:pStyle w:val="CopticHangingVerse"/>
            </w:pPr>
            <w:r>
              <w:t>ⲓⲥϫⲉⲛ ϯⲛⲟⲩ ⲛⲉⲙ ϣⲁ ⲉ̀ⲛⲉϩ.</w:t>
            </w:r>
          </w:p>
        </w:tc>
      </w:tr>
      <w:tr w:rsidR="00951A36" w14:paraId="2921BEAB" w14:textId="77777777" w:rsidTr="00D0046A">
        <w:trPr>
          <w:cantSplit/>
          <w:jc w:val="center"/>
        </w:trPr>
        <w:tc>
          <w:tcPr>
            <w:tcW w:w="288" w:type="dxa"/>
          </w:tcPr>
          <w:p w14:paraId="25D2A0E0" w14:textId="77777777" w:rsidR="00951A36" w:rsidRDefault="00951A36" w:rsidP="00951A36">
            <w:pPr>
              <w:pStyle w:val="CopticCross"/>
            </w:pPr>
          </w:p>
        </w:tc>
        <w:tc>
          <w:tcPr>
            <w:tcW w:w="3960" w:type="dxa"/>
          </w:tcPr>
          <w:p w14:paraId="72B78A22" w14:textId="77777777" w:rsidR="00951A36" w:rsidRDefault="00951A36" w:rsidP="00951A36">
            <w:pPr>
              <w:pStyle w:val="EngHang"/>
            </w:pPr>
            <w:r>
              <w:t>Blessed be the Father and the Son</w:t>
            </w:r>
          </w:p>
          <w:p w14:paraId="063B390F" w14:textId="77777777" w:rsidR="00951A36" w:rsidRDefault="00951A36" w:rsidP="00951A36">
            <w:pPr>
              <w:pStyle w:val="EngHang"/>
            </w:pPr>
            <w:r>
              <w:t>And the Holy Spirit,</w:t>
            </w:r>
          </w:p>
          <w:p w14:paraId="2908ADEC" w14:textId="77777777" w:rsidR="00951A36" w:rsidRDefault="00951A36" w:rsidP="00951A36">
            <w:pPr>
              <w:pStyle w:val="EngHang"/>
            </w:pPr>
            <w:r>
              <w:t>The pefect Trinity,</w:t>
            </w:r>
          </w:p>
          <w:p w14:paraId="1C728599" w14:textId="4D04F66C" w:rsidR="00951A36" w:rsidRDefault="00951A36" w:rsidP="00951A36">
            <w:pPr>
              <w:pStyle w:val="EngHang"/>
            </w:pPr>
            <w:r>
              <w:t>We worship Him and glorify Him.</w:t>
            </w:r>
          </w:p>
        </w:tc>
        <w:tc>
          <w:tcPr>
            <w:tcW w:w="288" w:type="dxa"/>
          </w:tcPr>
          <w:p w14:paraId="707BF859" w14:textId="77777777" w:rsidR="00951A36" w:rsidRDefault="00951A36" w:rsidP="00951A36"/>
        </w:tc>
        <w:tc>
          <w:tcPr>
            <w:tcW w:w="288" w:type="dxa"/>
          </w:tcPr>
          <w:p w14:paraId="5EF37042" w14:textId="77777777" w:rsidR="00951A36" w:rsidRDefault="00951A36" w:rsidP="00951A36">
            <w:pPr>
              <w:pStyle w:val="CopticCross"/>
            </w:pPr>
          </w:p>
        </w:tc>
        <w:tc>
          <w:tcPr>
            <w:tcW w:w="3960" w:type="dxa"/>
          </w:tcPr>
          <w:p w14:paraId="526E7635" w14:textId="77777777" w:rsidR="00951A36" w:rsidRDefault="00951A36" w:rsidP="00951A36">
            <w:pPr>
              <w:pStyle w:val="CopticVersemulti-line"/>
            </w:pPr>
            <w:r>
              <w:t>Ϫⲉ ϥ̀ⲥ̀ⲙⲁⲣⲱⲟⲩⲧ ⲛ̀ϫⲉ Ⲫⲓⲱⲧ ⲛⲉⲙ Ⲡϣⲏⲣⲓ:</w:t>
            </w:r>
          </w:p>
          <w:p w14:paraId="72B9BB73" w14:textId="77777777" w:rsidR="00951A36" w:rsidRDefault="00951A36" w:rsidP="00951A36">
            <w:pPr>
              <w:pStyle w:val="CopticVersemulti-line"/>
            </w:pPr>
            <w:r>
              <w:t>ⲛⲉⲙ Ⲡⲓⲡ̀ⲛⲉⲩⲙⲁ ⲉⲑⲟⲩⲁⲃ:</w:t>
            </w:r>
          </w:p>
          <w:p w14:paraId="5A590FB4" w14:textId="77777777" w:rsidR="00951A36" w:rsidRDefault="00951A36" w:rsidP="00951A36">
            <w:pPr>
              <w:pStyle w:val="CopticVersemulti-line"/>
            </w:pPr>
            <w:r>
              <w:t>Ϯⲧ̀ⲣⲓⲁⲥ ⲉⲧϫⲏⲕ ⲉ̀ⲃⲟⲗ:</w:t>
            </w:r>
          </w:p>
          <w:p w14:paraId="3C266C9E" w14:textId="25BC6002" w:rsidR="00951A36" w:rsidRDefault="00951A36" w:rsidP="00951A36">
            <w:pPr>
              <w:pStyle w:val="CopticVersemulti-line"/>
            </w:pPr>
            <w:r>
              <w:t>ⲧⲉⲛⲟⲩⲱϣⲧ ⲙ̀ⲙⲟⲥ ⲧⲉⲛϯⲱ̀ⲟⲩ ⲛⲁⲥ.</w:t>
            </w:r>
          </w:p>
        </w:tc>
      </w:tr>
    </w:tbl>
    <w:p w14:paraId="0D36A562" w14:textId="78D66B38" w:rsidR="005E5D5D" w:rsidRPr="005E5D5D" w:rsidRDefault="005E5D5D" w:rsidP="005E5D5D">
      <w:pPr>
        <w:pStyle w:val="Heading4"/>
        <w:rPr>
          <w:rFonts w:ascii="Arial Unicode MS" w:eastAsia="Arial Unicode MS" w:hAnsi="Arial Unicode MS" w:cs="Arial Unicode MS"/>
          <w:lang w:val="en-US"/>
        </w:rPr>
      </w:pPr>
      <w:r>
        <w:t>The Aspasmos Adam for Thophany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62D2F01A" w14:textId="77777777" w:rsidTr="008712A7">
        <w:trPr>
          <w:cantSplit/>
          <w:jc w:val="center"/>
        </w:trPr>
        <w:tc>
          <w:tcPr>
            <w:tcW w:w="288" w:type="dxa"/>
          </w:tcPr>
          <w:p w14:paraId="04736A7C" w14:textId="77777777" w:rsidR="005E5D5D" w:rsidRDefault="005E5D5D" w:rsidP="008712A7">
            <w:pPr>
              <w:pStyle w:val="CopticCross"/>
            </w:pPr>
          </w:p>
        </w:tc>
        <w:tc>
          <w:tcPr>
            <w:tcW w:w="3960" w:type="dxa"/>
          </w:tcPr>
          <w:p w14:paraId="1CBB2C9F" w14:textId="3ED09797" w:rsidR="005E5D5D" w:rsidRDefault="005E5D5D" w:rsidP="008712A7">
            <w:pPr>
              <w:pStyle w:val="EngHang"/>
            </w:pPr>
            <w:r>
              <w:t>See, John the Baptist testified,</w:t>
            </w:r>
          </w:p>
          <w:p w14:paraId="63545C83" w14:textId="0AC43F7F" w:rsidR="005E5D5D" w:rsidRDefault="005E5D5D" w:rsidP="008712A7">
            <w:pPr>
              <w:pStyle w:val="EngHang"/>
            </w:pPr>
            <w:r>
              <w:t>“I have baptized the Lord</w:t>
            </w:r>
          </w:p>
          <w:p w14:paraId="53AB8A5B" w14:textId="2B7CF118" w:rsidR="005E5D5D" w:rsidRDefault="005E5D5D" w:rsidP="008712A7">
            <w:pPr>
              <w:pStyle w:val="EngHangEnd"/>
            </w:pPr>
            <w:r>
              <w:t>In the waters of the Jordan.”</w:t>
            </w:r>
          </w:p>
        </w:tc>
        <w:tc>
          <w:tcPr>
            <w:tcW w:w="288" w:type="dxa"/>
          </w:tcPr>
          <w:p w14:paraId="76E7A08B" w14:textId="77777777" w:rsidR="005E5D5D" w:rsidRDefault="005E5D5D" w:rsidP="008712A7"/>
        </w:tc>
        <w:tc>
          <w:tcPr>
            <w:tcW w:w="288" w:type="dxa"/>
          </w:tcPr>
          <w:p w14:paraId="2F06EC62" w14:textId="77777777" w:rsidR="005E5D5D" w:rsidRDefault="005E5D5D" w:rsidP="008712A7">
            <w:pPr>
              <w:pStyle w:val="CopticCross"/>
            </w:pPr>
          </w:p>
        </w:tc>
        <w:tc>
          <w:tcPr>
            <w:tcW w:w="3960" w:type="dxa"/>
          </w:tcPr>
          <w:p w14:paraId="55EE1497" w14:textId="6E7C3199" w:rsidR="005E5D5D" w:rsidRDefault="005E5D5D" w:rsidP="008712A7">
            <w:pPr>
              <w:pStyle w:val="CopticVersemulti-line"/>
            </w:pPr>
            <w:r>
              <w:t>Ϩⲏⲡⲡⲉ ⲁϥⲉⲣⲙⲉⲑⲣⲉ ⲛ̀ϫⲉ</w:t>
            </w:r>
          </w:p>
          <w:p w14:paraId="2D87ABBA" w14:textId="39DADD87" w:rsidR="005E5D5D" w:rsidRDefault="005E5D5D" w:rsidP="008712A7">
            <w:pPr>
              <w:pStyle w:val="CopticVersemulti-line"/>
            </w:pPr>
            <w:r>
              <w:t>Ⲓⲱⲁⲛⲛⲏⲥ ⲡⲓⲃⲁⲡⲧⲓⲥⲧⲏⲥ:</w:t>
            </w:r>
          </w:p>
          <w:p w14:paraId="1C715711" w14:textId="4142A2BD" w:rsidR="005E5D5D" w:rsidRDefault="005E5D5D" w:rsidP="008712A7">
            <w:pPr>
              <w:pStyle w:val="CopticVersemulti-line"/>
            </w:pPr>
            <w:r>
              <w:t>ϫⲉ ⲁⲓϯⲱⲙⲥ ⲙ̀Ⲡϭⲟⲓⲥ</w:t>
            </w:r>
          </w:p>
          <w:p w14:paraId="2998B7E1" w14:textId="4CF3C421" w:rsidR="005E5D5D" w:rsidRDefault="005E5D5D" w:rsidP="008712A7">
            <w:pPr>
              <w:pStyle w:val="CopticHangingVerse"/>
            </w:pPr>
            <w:r>
              <w:t>ϧⲉⲛ ⲡⲓⲙⲱⲟⲩ ⲛ̀ⲧⲉ ⲡⲓⲒⲟⲣⲇⲁⲛⲏⲥ.</w:t>
            </w:r>
          </w:p>
        </w:tc>
      </w:tr>
      <w:tr w:rsidR="005E5D5D" w14:paraId="459EE4F7" w14:textId="77777777" w:rsidTr="008712A7">
        <w:trPr>
          <w:cantSplit/>
          <w:jc w:val="center"/>
        </w:trPr>
        <w:tc>
          <w:tcPr>
            <w:tcW w:w="288" w:type="dxa"/>
          </w:tcPr>
          <w:p w14:paraId="51520C95" w14:textId="77777777" w:rsidR="005E5D5D" w:rsidRDefault="005E5D5D" w:rsidP="008712A7">
            <w:pPr>
              <w:pStyle w:val="CopticCross"/>
            </w:pPr>
          </w:p>
        </w:tc>
        <w:tc>
          <w:tcPr>
            <w:tcW w:w="3960" w:type="dxa"/>
          </w:tcPr>
          <w:p w14:paraId="1E716F4F" w14:textId="09F0C3D5" w:rsidR="005E5D5D" w:rsidRDefault="005E5D5D" w:rsidP="008712A7">
            <w:pPr>
              <w:pStyle w:val="EngHang"/>
            </w:pPr>
            <w:r>
              <w:t>“And I heard the Father’s voice</w:t>
            </w:r>
          </w:p>
          <w:p w14:paraId="74958271" w14:textId="031F88E0" w:rsidR="005E5D5D" w:rsidRDefault="005E5D5D" w:rsidP="008712A7">
            <w:pPr>
              <w:pStyle w:val="EngHang"/>
            </w:pPr>
            <w:r>
              <w:t>Crying out, saying,</w:t>
            </w:r>
          </w:p>
          <w:p w14:paraId="53F65410" w14:textId="77777777" w:rsidR="005E5D5D" w:rsidRDefault="005E5D5D" w:rsidP="005E5D5D">
            <w:pPr>
              <w:pStyle w:val="EngHang"/>
            </w:pPr>
            <w:r>
              <w:t>‘This is My beloved Son,</w:t>
            </w:r>
          </w:p>
          <w:p w14:paraId="00C7F994" w14:textId="6F6BE7DD" w:rsidR="005E5D5D" w:rsidRDefault="005E5D5D" w:rsidP="008712A7">
            <w:pPr>
              <w:pStyle w:val="EngHangEnd"/>
            </w:pPr>
            <w:r>
              <w:t>In Whom I am pleased.’”</w:t>
            </w:r>
          </w:p>
        </w:tc>
        <w:tc>
          <w:tcPr>
            <w:tcW w:w="288" w:type="dxa"/>
          </w:tcPr>
          <w:p w14:paraId="12BE4802" w14:textId="77777777" w:rsidR="005E5D5D" w:rsidRDefault="005E5D5D" w:rsidP="008712A7"/>
        </w:tc>
        <w:tc>
          <w:tcPr>
            <w:tcW w:w="288" w:type="dxa"/>
          </w:tcPr>
          <w:p w14:paraId="28DD32C5" w14:textId="77777777" w:rsidR="005E5D5D" w:rsidRDefault="005E5D5D" w:rsidP="008712A7">
            <w:pPr>
              <w:pStyle w:val="CopticCross"/>
            </w:pPr>
          </w:p>
        </w:tc>
        <w:tc>
          <w:tcPr>
            <w:tcW w:w="3960" w:type="dxa"/>
          </w:tcPr>
          <w:p w14:paraId="6D044F62" w14:textId="347F7FBC" w:rsidR="005E5D5D" w:rsidRDefault="005E5D5D" w:rsidP="008712A7">
            <w:pPr>
              <w:pStyle w:val="CopticVersemulti-line"/>
            </w:pPr>
            <w:r>
              <w:t>Ⲟⲩⲟϩ ⲁⲓⲥⲱⲧⲉⲙ ⲉ̀ⲧ̀ⲥ̀ⲙⲏ</w:t>
            </w:r>
          </w:p>
          <w:p w14:paraId="1A5410B6" w14:textId="749C1700" w:rsidR="008712A7" w:rsidRDefault="008712A7" w:rsidP="008712A7">
            <w:pPr>
              <w:pStyle w:val="CopticVersemulti-line"/>
            </w:pPr>
            <w:r>
              <w:t>ⲛ̀ⲧⲉ Ⲫⲓⲱⲧ ⲉⲥⲱϣ ⲉ̀ⲃⲟⲗ:</w:t>
            </w:r>
          </w:p>
          <w:p w14:paraId="232B53C9" w14:textId="3B222CDE" w:rsidR="008712A7" w:rsidRDefault="008712A7" w:rsidP="008712A7">
            <w:pPr>
              <w:pStyle w:val="CopticVersemulti-line"/>
            </w:pPr>
            <w:r>
              <w:t>ϫⲉ ⲫⲁⲓ ⲡⲉ Ⲡⲁϣⲏⲣⲓ</w:t>
            </w:r>
          </w:p>
          <w:p w14:paraId="59665384" w14:textId="2D3FAE94" w:rsidR="005E5D5D" w:rsidRDefault="008712A7" w:rsidP="008712A7">
            <w:pPr>
              <w:pStyle w:val="CopticHangingVerse"/>
            </w:pPr>
            <w:r>
              <w:t>Ⲡⲁⲙⲉⲛⲣⲓⲧ ⲉ̀ⲧⲁⲓϯⲙⲁϯ ⲛ̀ϧⲏⲧϥ</w:t>
            </w:r>
            <w:r w:rsidR="005E5D5D">
              <w:t>.</w:t>
            </w:r>
          </w:p>
        </w:tc>
      </w:tr>
      <w:tr w:rsidR="005E5D5D" w14:paraId="29831B65" w14:textId="77777777" w:rsidTr="008712A7">
        <w:trPr>
          <w:cantSplit/>
          <w:jc w:val="center"/>
        </w:trPr>
        <w:tc>
          <w:tcPr>
            <w:tcW w:w="288" w:type="dxa"/>
          </w:tcPr>
          <w:p w14:paraId="52919BAE" w14:textId="77777777" w:rsidR="005E5D5D" w:rsidRDefault="005E5D5D" w:rsidP="008712A7">
            <w:pPr>
              <w:pStyle w:val="CopticCross"/>
            </w:pPr>
          </w:p>
        </w:tc>
        <w:tc>
          <w:tcPr>
            <w:tcW w:w="3960" w:type="dxa"/>
          </w:tcPr>
          <w:p w14:paraId="02F18DAD" w14:textId="77777777" w:rsidR="005E5D5D" w:rsidRDefault="005E5D5D" w:rsidP="008712A7">
            <w:pPr>
              <w:pStyle w:val="EngHang"/>
            </w:pPr>
            <w:r>
              <w:t>Holy, holy, holy,</w:t>
            </w:r>
          </w:p>
          <w:p w14:paraId="1C12BAB4" w14:textId="7E87BFDF" w:rsidR="005E5D5D" w:rsidRDefault="005E5D5D" w:rsidP="008712A7">
            <w:pPr>
              <w:pStyle w:val="EngHang"/>
            </w:pPr>
            <w:r>
              <w:t>O You Who were baptized</w:t>
            </w:r>
          </w:p>
          <w:p w14:paraId="3F7F5E26" w14:textId="77777777" w:rsidR="005E5D5D" w:rsidRDefault="005E5D5D" w:rsidP="008712A7">
            <w:pPr>
              <w:pStyle w:val="EngHang"/>
            </w:pPr>
            <w:r>
              <w:t>In the Jordan,</w:t>
            </w:r>
          </w:p>
          <w:p w14:paraId="370E4DBC" w14:textId="0530A556" w:rsidR="005E5D5D" w:rsidRDefault="005E5D5D" w:rsidP="005E5D5D">
            <w:pPr>
              <w:pStyle w:val="EngHangEnd"/>
            </w:pPr>
            <w:r>
              <w:t>Forgive us our sins.</w:t>
            </w:r>
          </w:p>
        </w:tc>
        <w:tc>
          <w:tcPr>
            <w:tcW w:w="288" w:type="dxa"/>
          </w:tcPr>
          <w:p w14:paraId="3AC8F1E0" w14:textId="77777777" w:rsidR="005E5D5D" w:rsidRDefault="005E5D5D" w:rsidP="008712A7"/>
        </w:tc>
        <w:tc>
          <w:tcPr>
            <w:tcW w:w="288" w:type="dxa"/>
          </w:tcPr>
          <w:p w14:paraId="49F3EA47" w14:textId="77777777" w:rsidR="005E5D5D" w:rsidRDefault="005E5D5D" w:rsidP="008712A7">
            <w:pPr>
              <w:pStyle w:val="CopticCross"/>
            </w:pPr>
          </w:p>
        </w:tc>
        <w:tc>
          <w:tcPr>
            <w:tcW w:w="3960" w:type="dxa"/>
          </w:tcPr>
          <w:p w14:paraId="08179C1F" w14:textId="77777777" w:rsidR="005E5D5D" w:rsidRDefault="008712A7" w:rsidP="008712A7">
            <w:pPr>
              <w:pStyle w:val="CopticVersemulti-line"/>
            </w:pPr>
            <w:r>
              <w:t>Ϫⲉ ⲭ̀ⲟⲩⲁⲃ ⲭ̀ⲟⲩⲁⲃ:</w:t>
            </w:r>
          </w:p>
          <w:p w14:paraId="56B89444" w14:textId="77777777" w:rsidR="008712A7" w:rsidRDefault="008712A7" w:rsidP="008712A7">
            <w:pPr>
              <w:pStyle w:val="CopticVersemulti-line"/>
            </w:pPr>
            <w:r>
              <w:t>ⲭ̀ⲟⲩⲁⲃ ⲫⲏⲉ̀ⲧⲁϥϭⲓⲱⲙⲥ:</w:t>
            </w:r>
          </w:p>
          <w:p w14:paraId="657B64C9" w14:textId="77777777" w:rsidR="008712A7" w:rsidRDefault="008712A7" w:rsidP="008712A7">
            <w:pPr>
              <w:pStyle w:val="CopticVersemulti-line"/>
            </w:pPr>
            <w:r>
              <w:t>ϩⲓⲙⲏⲣ ⲙ̀ⲡⲓⲒⲟⲣⲇⲁⲛⲏⲥ:</w:t>
            </w:r>
          </w:p>
          <w:p w14:paraId="2D6F7FB5" w14:textId="537A2D09" w:rsidR="008712A7" w:rsidRDefault="008712A7" w:rsidP="008712A7">
            <w:pPr>
              <w:pStyle w:val="CopticHangingVerse"/>
            </w:pPr>
            <w:r>
              <w:t>ⲭⲁ ⲛⲉⲛⲛⲟⲃⲓ ⲛⲁⲛ ⲉ̀ⲃⲟⲗ.</w:t>
            </w:r>
          </w:p>
        </w:tc>
      </w:tr>
      <w:tr w:rsidR="005E5D5D" w14:paraId="48FD883D" w14:textId="77777777" w:rsidTr="008712A7">
        <w:trPr>
          <w:cantSplit/>
          <w:jc w:val="center"/>
        </w:trPr>
        <w:tc>
          <w:tcPr>
            <w:tcW w:w="288" w:type="dxa"/>
          </w:tcPr>
          <w:p w14:paraId="7BC2B4CA" w14:textId="77777777" w:rsidR="005E5D5D" w:rsidRDefault="005E5D5D" w:rsidP="008712A7">
            <w:pPr>
              <w:pStyle w:val="CopticCross"/>
            </w:pPr>
          </w:p>
        </w:tc>
        <w:tc>
          <w:tcPr>
            <w:tcW w:w="3960" w:type="dxa"/>
          </w:tcPr>
          <w:p w14:paraId="779E9A26" w14:textId="77777777" w:rsidR="005E5D5D" w:rsidRDefault="005E5D5D" w:rsidP="008712A7">
            <w:pPr>
              <w:pStyle w:val="EngHangEnd"/>
            </w:pPr>
            <w:r>
              <w:t>We ask You, O Son of God…</w:t>
            </w:r>
          </w:p>
        </w:tc>
        <w:tc>
          <w:tcPr>
            <w:tcW w:w="288" w:type="dxa"/>
          </w:tcPr>
          <w:p w14:paraId="1A8C8BE2" w14:textId="77777777" w:rsidR="005E5D5D" w:rsidRDefault="005E5D5D" w:rsidP="008712A7"/>
        </w:tc>
        <w:tc>
          <w:tcPr>
            <w:tcW w:w="288" w:type="dxa"/>
          </w:tcPr>
          <w:p w14:paraId="1CDF1C1E" w14:textId="77777777" w:rsidR="005E5D5D" w:rsidRDefault="005E5D5D" w:rsidP="008712A7">
            <w:pPr>
              <w:pStyle w:val="CopticCross"/>
            </w:pPr>
          </w:p>
        </w:tc>
        <w:tc>
          <w:tcPr>
            <w:tcW w:w="3960" w:type="dxa"/>
          </w:tcPr>
          <w:p w14:paraId="36467B86" w14:textId="77777777" w:rsidR="005E5D5D" w:rsidRDefault="005E5D5D" w:rsidP="008712A7">
            <w:pPr>
              <w:pStyle w:val="CopticVersemulti-line"/>
            </w:pPr>
            <w:r>
              <w:t>Ⲧⲉⲛϯϩⲟ ⲉ̀ⲣⲟⲕ ⲱ̀ Ⲩⲓⲟⲥ Ⲑⲉⲟⲥ…</w:t>
            </w:r>
          </w:p>
        </w:tc>
      </w:tr>
    </w:tbl>
    <w:p w14:paraId="4C61E377" w14:textId="7D74D221" w:rsidR="005E5D5D" w:rsidRDefault="005E5D5D" w:rsidP="005E5D5D">
      <w:pPr>
        <w:pStyle w:val="Heading4"/>
      </w:pPr>
      <w:r>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E5D5D" w14:paraId="43F0502B" w14:textId="77777777" w:rsidTr="008712A7">
        <w:trPr>
          <w:cantSplit/>
          <w:jc w:val="center"/>
        </w:trPr>
        <w:tc>
          <w:tcPr>
            <w:tcW w:w="288" w:type="dxa"/>
          </w:tcPr>
          <w:p w14:paraId="62602BFD" w14:textId="77777777" w:rsidR="005E5D5D" w:rsidRDefault="005E5D5D" w:rsidP="008712A7">
            <w:pPr>
              <w:pStyle w:val="CopticCross"/>
            </w:pPr>
          </w:p>
        </w:tc>
        <w:tc>
          <w:tcPr>
            <w:tcW w:w="3960" w:type="dxa"/>
          </w:tcPr>
          <w:p w14:paraId="1D2EC9F9" w14:textId="75898AAC" w:rsidR="005E5D5D" w:rsidRDefault="005E5D5D" w:rsidP="008712A7">
            <w:pPr>
              <w:pStyle w:val="EngHang"/>
            </w:pPr>
            <w:r>
              <w:t>Rejoice like lambs,</w:t>
            </w:r>
          </w:p>
          <w:p w14:paraId="3899F221" w14:textId="2DAA42FC" w:rsidR="005E5D5D" w:rsidRDefault="005E5D5D" w:rsidP="008712A7">
            <w:pPr>
              <w:pStyle w:val="EngHang"/>
            </w:pPr>
            <w:r>
              <w:t>O Jordan and your wilderness,</w:t>
            </w:r>
          </w:p>
          <w:p w14:paraId="77D88EFE" w14:textId="21196CF1" w:rsidR="005E5D5D" w:rsidRDefault="005E5D5D" w:rsidP="008712A7">
            <w:pPr>
              <w:pStyle w:val="EngHang"/>
            </w:pPr>
            <w:r>
              <w:t>For the Lamb, Who carries the sin of the world,</w:t>
            </w:r>
          </w:p>
          <w:p w14:paraId="2707178C" w14:textId="7C0485A1" w:rsidR="005E5D5D" w:rsidRDefault="005E5D5D" w:rsidP="008712A7">
            <w:pPr>
              <w:pStyle w:val="EngHangEnd"/>
            </w:pPr>
            <w:r>
              <w:t>Has come to you.</w:t>
            </w:r>
          </w:p>
        </w:tc>
        <w:tc>
          <w:tcPr>
            <w:tcW w:w="288" w:type="dxa"/>
          </w:tcPr>
          <w:p w14:paraId="561F1147" w14:textId="77777777" w:rsidR="005E5D5D" w:rsidRDefault="005E5D5D" w:rsidP="008712A7"/>
        </w:tc>
        <w:tc>
          <w:tcPr>
            <w:tcW w:w="288" w:type="dxa"/>
          </w:tcPr>
          <w:p w14:paraId="00E6AC36" w14:textId="77777777" w:rsidR="005E5D5D" w:rsidRDefault="005E5D5D" w:rsidP="008712A7">
            <w:pPr>
              <w:pStyle w:val="CopticCross"/>
            </w:pPr>
          </w:p>
        </w:tc>
        <w:tc>
          <w:tcPr>
            <w:tcW w:w="3960" w:type="dxa"/>
          </w:tcPr>
          <w:p w14:paraId="10C5C087" w14:textId="50127617" w:rsidR="005E5D5D" w:rsidRDefault="005E5D5D" w:rsidP="008712A7">
            <w:pPr>
              <w:pStyle w:val="CopticVersemulti-line"/>
            </w:pPr>
            <w:r>
              <w:t>Ⲑⲉⲗⲏⲗ ⲙ̀ⲫⲣⲏϯ ⲛ̀ϩⲁⲛϩⲓⲏⲃ:</w:t>
            </w:r>
          </w:p>
          <w:p w14:paraId="6F49337C" w14:textId="6E66A51C" w:rsidR="005E5D5D" w:rsidRDefault="005E5D5D" w:rsidP="008712A7">
            <w:pPr>
              <w:pStyle w:val="CopticVersemulti-line"/>
            </w:pPr>
            <w:r>
              <w:t>ⲱ̀ ⲡⲓⲒⲟⲣⲇⲁⲛⲏⲥ ⲛⲉⲙ ⲡⲉϥⲇ̀ⲣⲓⲙⲟⲥ:</w:t>
            </w:r>
          </w:p>
          <w:p w14:paraId="72D91ECD" w14:textId="7BA3314E" w:rsidR="005E5D5D" w:rsidRDefault="005E5D5D" w:rsidP="008712A7">
            <w:pPr>
              <w:pStyle w:val="CopticVersemulti-line"/>
            </w:pPr>
            <w:r>
              <w:t>ϫⲉ ⲁϥⲓ̀ ϣⲁⲣⲟⲕ ⲛ̀ϫⲉ Ⲡⲓϩⲓⲏⲃ:</w:t>
            </w:r>
          </w:p>
          <w:p w14:paraId="0D77B1E5" w14:textId="6095AE93" w:rsidR="005E5D5D" w:rsidRDefault="005E5D5D" w:rsidP="008712A7">
            <w:pPr>
              <w:pStyle w:val="CopticHangingVerse"/>
            </w:pPr>
            <w:r>
              <w:t>ⲫⲏⲉⲧⲱ̀ⲗⲓ ⲙ̀ⲫ̀ⲛⲟⲃⲓ ⲙ̀ⲡⲓⲕⲟⲥⲙⲟⲥ.</w:t>
            </w:r>
          </w:p>
        </w:tc>
      </w:tr>
      <w:tr w:rsidR="005E5D5D" w14:paraId="16A1A58B" w14:textId="77777777" w:rsidTr="008712A7">
        <w:trPr>
          <w:cantSplit/>
          <w:jc w:val="center"/>
        </w:trPr>
        <w:tc>
          <w:tcPr>
            <w:tcW w:w="288" w:type="dxa"/>
          </w:tcPr>
          <w:p w14:paraId="75406160" w14:textId="77777777" w:rsidR="005E5D5D" w:rsidRDefault="005E5D5D" w:rsidP="008712A7">
            <w:pPr>
              <w:pStyle w:val="CopticCross"/>
            </w:pPr>
          </w:p>
        </w:tc>
        <w:tc>
          <w:tcPr>
            <w:tcW w:w="3960" w:type="dxa"/>
          </w:tcPr>
          <w:p w14:paraId="41E4A553" w14:textId="77777777" w:rsidR="005E5D5D" w:rsidRDefault="005E5D5D" w:rsidP="008712A7">
            <w:pPr>
              <w:pStyle w:val="EngHang"/>
            </w:pPr>
            <w:r>
              <w:t>Alleluia, alleluia, alleluia.</w:t>
            </w:r>
          </w:p>
          <w:p w14:paraId="7BA727F5" w14:textId="77777777" w:rsidR="005E5D5D" w:rsidRDefault="005E5D5D" w:rsidP="008712A7">
            <w:pPr>
              <w:pStyle w:val="EngHang"/>
            </w:pPr>
            <w:r>
              <w:t>Jesus Christ, the Son of God,</w:t>
            </w:r>
          </w:p>
          <w:p w14:paraId="72545413" w14:textId="27E5DCF7" w:rsidR="005E5D5D" w:rsidRDefault="005E5D5D" w:rsidP="008712A7">
            <w:pPr>
              <w:pStyle w:val="EngHang"/>
            </w:pPr>
            <w:r>
              <w:t>Was baptized in the Jordan.</w:t>
            </w:r>
          </w:p>
          <w:p w14:paraId="385AB364" w14:textId="0B4B7CD4" w:rsidR="005E5D5D" w:rsidRDefault="005E5D5D" w:rsidP="008712A7">
            <w:pPr>
              <w:pStyle w:val="EngHang"/>
            </w:pPr>
            <w:r>
              <w:t>Have mercy on us</w:t>
            </w:r>
          </w:p>
          <w:p w14:paraId="282A3F0F" w14:textId="50F75D4F" w:rsidR="005E5D5D" w:rsidRDefault="005E5D5D" w:rsidP="008712A7">
            <w:pPr>
              <w:pStyle w:val="EngHangEnd"/>
            </w:pPr>
            <w:r>
              <w:t>According to Your mercy.</w:t>
            </w:r>
          </w:p>
        </w:tc>
        <w:tc>
          <w:tcPr>
            <w:tcW w:w="288" w:type="dxa"/>
          </w:tcPr>
          <w:p w14:paraId="77C1FA7D" w14:textId="77777777" w:rsidR="005E5D5D" w:rsidRDefault="005E5D5D" w:rsidP="008712A7"/>
        </w:tc>
        <w:tc>
          <w:tcPr>
            <w:tcW w:w="288" w:type="dxa"/>
          </w:tcPr>
          <w:p w14:paraId="67B377A8" w14:textId="77777777" w:rsidR="005E5D5D" w:rsidRDefault="005E5D5D" w:rsidP="008712A7">
            <w:pPr>
              <w:pStyle w:val="CopticCross"/>
            </w:pPr>
          </w:p>
        </w:tc>
        <w:tc>
          <w:tcPr>
            <w:tcW w:w="3960" w:type="dxa"/>
          </w:tcPr>
          <w:p w14:paraId="6B0257BF" w14:textId="77777777" w:rsidR="005E5D5D" w:rsidRDefault="005E5D5D" w:rsidP="008712A7">
            <w:pPr>
              <w:pStyle w:val="CopticVersemulti-line"/>
            </w:pPr>
            <w:r>
              <w:t>Ⲁⲗⲗⲏⲗⲟⲩⲓⲁ: ⲁⲗⲗⲏⲗⲟⲩⲓⲁ: ⲁⲗⲗⲏⲗⲟⲩⲓⲁ.</w:t>
            </w:r>
          </w:p>
          <w:p w14:paraId="53ED33EB" w14:textId="77777777" w:rsidR="005E5D5D" w:rsidRDefault="005E5D5D" w:rsidP="008712A7">
            <w:pPr>
              <w:pStyle w:val="CopticVersemulti-line"/>
            </w:pPr>
            <w:r>
              <w:t>Ⲓⲏⲥⲟⲩⲥ Ⲡⲓⲭ̀ⲣⲓⲥⲧⲟⲥ Ⲡϣⲏⲣⲓ ⲙ̀Ⲫⲛⲟⲩϯ:</w:t>
            </w:r>
          </w:p>
          <w:p w14:paraId="328CF7E8" w14:textId="12478A07" w:rsidR="005E5D5D" w:rsidRDefault="005E5D5D" w:rsidP="008712A7">
            <w:pPr>
              <w:pStyle w:val="CopticVersemulti-line"/>
            </w:pPr>
            <w:r>
              <w:t>ⲁϥϭⲓⲱⲙⲥ ϧⲉⲛ ⲡⲓⲒⲟⲣⲇⲁⲛⲏⲥ:</w:t>
            </w:r>
          </w:p>
          <w:p w14:paraId="650F4A48" w14:textId="3C4E787B" w:rsidR="005E5D5D" w:rsidRDefault="005E5D5D" w:rsidP="008712A7">
            <w:pPr>
              <w:pStyle w:val="CopticHangingVerse"/>
            </w:pPr>
            <w:r>
              <w:t>ⲛⲁⲓ ⲛⲁⲛ ⲕⲁⲧⲁ ⲡⲉⲕⲛⲓϣϯ ⲛ̀ⲛⲁⲓ.</w:t>
            </w:r>
          </w:p>
        </w:tc>
      </w:tr>
      <w:tr w:rsidR="005E5D5D" w14:paraId="1356921D" w14:textId="77777777" w:rsidTr="008712A7">
        <w:trPr>
          <w:cantSplit/>
          <w:jc w:val="center"/>
        </w:trPr>
        <w:tc>
          <w:tcPr>
            <w:tcW w:w="288" w:type="dxa"/>
          </w:tcPr>
          <w:p w14:paraId="525882DD" w14:textId="77777777" w:rsidR="005E5D5D" w:rsidRDefault="005E5D5D" w:rsidP="008712A7">
            <w:pPr>
              <w:pStyle w:val="CopticCross"/>
            </w:pPr>
          </w:p>
        </w:tc>
        <w:tc>
          <w:tcPr>
            <w:tcW w:w="3960" w:type="dxa"/>
          </w:tcPr>
          <w:p w14:paraId="28A1290F" w14:textId="77777777" w:rsidR="005E5D5D" w:rsidRDefault="005E5D5D" w:rsidP="008712A7">
            <w:pPr>
              <w:pStyle w:val="EngHang"/>
            </w:pPr>
            <w:r>
              <w:t>Holy, holy, holy,</w:t>
            </w:r>
          </w:p>
          <w:p w14:paraId="49B0F6F2" w14:textId="77777777" w:rsidR="005E5D5D" w:rsidRDefault="005E5D5D" w:rsidP="008712A7">
            <w:pPr>
              <w:pStyle w:val="EngHang"/>
            </w:pPr>
            <w:r>
              <w:t>Lord of Hosts.</w:t>
            </w:r>
          </w:p>
          <w:p w14:paraId="24FE7B3B" w14:textId="77777777" w:rsidR="005E5D5D" w:rsidRDefault="005E5D5D" w:rsidP="008712A7">
            <w:pPr>
              <w:pStyle w:val="EngHang"/>
            </w:pPr>
            <w:r>
              <w:t>Heaven and earth are full</w:t>
            </w:r>
          </w:p>
          <w:p w14:paraId="51CA4DB1" w14:textId="77777777" w:rsidR="005E5D5D" w:rsidRDefault="005E5D5D" w:rsidP="008712A7">
            <w:pPr>
              <w:pStyle w:val="EngHangEnd"/>
            </w:pPr>
            <w:r>
              <w:t>Of Your holy glory.</w:t>
            </w:r>
          </w:p>
        </w:tc>
        <w:tc>
          <w:tcPr>
            <w:tcW w:w="288" w:type="dxa"/>
          </w:tcPr>
          <w:p w14:paraId="59134F2C" w14:textId="77777777" w:rsidR="005E5D5D" w:rsidRDefault="005E5D5D" w:rsidP="008712A7"/>
        </w:tc>
        <w:tc>
          <w:tcPr>
            <w:tcW w:w="288" w:type="dxa"/>
          </w:tcPr>
          <w:p w14:paraId="54D13CF3" w14:textId="77777777" w:rsidR="005E5D5D" w:rsidRDefault="005E5D5D" w:rsidP="008712A7">
            <w:pPr>
              <w:pStyle w:val="CopticCross"/>
            </w:pPr>
          </w:p>
        </w:tc>
        <w:tc>
          <w:tcPr>
            <w:tcW w:w="3960" w:type="dxa"/>
          </w:tcPr>
          <w:p w14:paraId="7A1C1AAE" w14:textId="77777777" w:rsidR="005E5D5D" w:rsidRDefault="005E5D5D" w:rsidP="008712A7">
            <w:pPr>
              <w:pStyle w:val="CopticVersemulti-line"/>
            </w:pPr>
            <w:r>
              <w:t>Ϫⲉ ⲁ̀ⲅⲓⲟⲥ ⲁ̀ⲅⲓⲟⲥ ⲁ̀ⲅⲓⲟⲥ:</w:t>
            </w:r>
          </w:p>
          <w:p w14:paraId="23386E56" w14:textId="77777777" w:rsidR="005E5D5D" w:rsidRDefault="005E5D5D" w:rsidP="008712A7">
            <w:pPr>
              <w:pStyle w:val="CopticVersemulti-line"/>
            </w:pPr>
            <w:r>
              <w:t>Ⲕⲩⲣⲓⲟⲥ ⲥⲁⲃⲁⲱⲑ:</w:t>
            </w:r>
          </w:p>
          <w:p w14:paraId="46EDAD16" w14:textId="77777777" w:rsidR="005E5D5D" w:rsidRDefault="005E5D5D" w:rsidP="008712A7">
            <w:pPr>
              <w:pStyle w:val="CopticVersemulti-line"/>
            </w:pPr>
            <w:r>
              <w:t>ⲛ̀ⲗⲏⲡⲏⲥ ⲟ̀ ⲟⲩⲣⲁⲛⲟⲥ ⲕⲉ ⲏ̀ ⲅⲏ</w:t>
            </w:r>
          </w:p>
          <w:p w14:paraId="271608A6" w14:textId="77777777" w:rsidR="005E5D5D" w:rsidRDefault="005E5D5D" w:rsidP="008712A7">
            <w:pPr>
              <w:pStyle w:val="CopticHangingVerse"/>
            </w:pPr>
            <w:r>
              <w:t>ⲧⲏⲥ ⲁ̀ⲅⲓⲁⲥ ⲥⲟⲩ ⲇⲟⲝⲏⲥ.</w:t>
            </w:r>
          </w:p>
        </w:tc>
      </w:tr>
    </w:tbl>
    <w:p w14:paraId="7727BF77" w14:textId="0461A9DF" w:rsidR="008712A7" w:rsidRPr="008712A7" w:rsidRDefault="008712A7" w:rsidP="008712A7">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12A7" w14:paraId="4DA9C09F" w14:textId="77777777" w:rsidTr="008712A7">
        <w:trPr>
          <w:cantSplit/>
          <w:jc w:val="center"/>
        </w:trPr>
        <w:tc>
          <w:tcPr>
            <w:tcW w:w="288" w:type="dxa"/>
          </w:tcPr>
          <w:p w14:paraId="4AE9270D" w14:textId="77777777" w:rsidR="008712A7" w:rsidRDefault="008712A7" w:rsidP="008712A7">
            <w:pPr>
              <w:pStyle w:val="CopticCross"/>
            </w:pPr>
          </w:p>
        </w:tc>
        <w:tc>
          <w:tcPr>
            <w:tcW w:w="3960" w:type="dxa"/>
          </w:tcPr>
          <w:p w14:paraId="6D8BEA12" w14:textId="3EA8BA76" w:rsidR="008712A7" w:rsidRDefault="008712A7" w:rsidP="008712A7">
            <w:pPr>
              <w:pStyle w:val="EngHangEnd"/>
            </w:pPr>
            <w:r>
              <w:t>… “Our Lord Jesus Christ, the Son of God, was baptsied in the Jordan.” …</w:t>
            </w:r>
          </w:p>
        </w:tc>
        <w:tc>
          <w:tcPr>
            <w:tcW w:w="288" w:type="dxa"/>
          </w:tcPr>
          <w:p w14:paraId="2B9FB844" w14:textId="77777777" w:rsidR="008712A7" w:rsidRDefault="008712A7" w:rsidP="008712A7"/>
        </w:tc>
        <w:tc>
          <w:tcPr>
            <w:tcW w:w="288" w:type="dxa"/>
          </w:tcPr>
          <w:p w14:paraId="296CC8C5" w14:textId="77777777" w:rsidR="008712A7" w:rsidRDefault="008712A7" w:rsidP="008712A7">
            <w:pPr>
              <w:pStyle w:val="CopticCross"/>
            </w:pPr>
          </w:p>
        </w:tc>
        <w:tc>
          <w:tcPr>
            <w:tcW w:w="3960" w:type="dxa"/>
          </w:tcPr>
          <w:p w14:paraId="4D5EECA8" w14:textId="51309730" w:rsidR="008712A7" w:rsidRPr="00C35319" w:rsidRDefault="008712A7" w:rsidP="008712A7">
            <w:pPr>
              <w:pStyle w:val="CopticHangingVerse"/>
            </w:pPr>
            <w:r>
              <w:t>…Ⲫⲏⲉ̀ⲧⲁϥϭⲓⲱⲙⲥ ϧⲉⲛ ⲠⲓⲒⲟⲣⲇⲁⲛⲏⲥ…</w:t>
            </w:r>
          </w:p>
        </w:tc>
      </w:tr>
    </w:tbl>
    <w:p w14:paraId="0A851170" w14:textId="77777777" w:rsidR="00FF5FF3" w:rsidRDefault="00FF5FF3" w:rsidP="00FF5FF3">
      <w:pPr>
        <w:pStyle w:val="Heading3"/>
      </w:pPr>
      <w:bookmarkStart w:id="1585" w:name="_Toc485884560"/>
      <w:r>
        <w:t>January 7 (8) / Tobi 12</w:t>
      </w:r>
      <w:r w:rsidR="001225FA">
        <w:t xml:space="preserve">: </w:t>
      </w:r>
      <w:r>
        <w:t>The Second Day of the Feast of Theophany</w:t>
      </w:r>
      <w:bookmarkEnd w:id="1585"/>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586" w:name="_Toc485884561"/>
      <w:r>
        <w:t>January 7 (8) / Tobi 12</w:t>
      </w:r>
      <w:r w:rsidR="001225FA">
        <w:t xml:space="preserve">: </w:t>
      </w:r>
      <w:r>
        <w:t>Also the Commemoration of Archangel Michael</w:t>
      </w:r>
      <w:bookmarkEnd w:id="1586"/>
    </w:p>
    <w:p w14:paraId="322A578A" w14:textId="4262B2C8" w:rsidR="00191A26" w:rsidRPr="00B637D8" w:rsidRDefault="003D4731" w:rsidP="00191A26">
      <w:pPr>
        <w:pStyle w:val="Rubric"/>
      </w:pPr>
      <w:bookmarkStart w:id="1587" w:name="_Toc410196207"/>
      <w:bookmarkStart w:id="1588" w:name="_Toc410196449"/>
      <w:bookmarkStart w:id="1589" w:name="_Toc410196951"/>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6D1BDB" w14:textId="77777777" w:rsidR="006B44CE" w:rsidRDefault="006B44CE" w:rsidP="006B44CE">
      <w:pPr>
        <w:pStyle w:val="Heading3"/>
      </w:pPr>
      <w:bookmarkStart w:id="1590" w:name="_Ref434562461"/>
      <w:bookmarkStart w:id="1591" w:name="_Toc485884562"/>
      <w:r>
        <w:t>January 7 (8) / Tobi 12</w:t>
      </w:r>
      <w:r w:rsidR="001225FA">
        <w:t xml:space="preserve">: </w:t>
      </w:r>
      <w:commentRangeStart w:id="1592"/>
      <w:r>
        <w:t>Also St. Theodore Anatoly</w:t>
      </w:r>
      <w:commentRangeEnd w:id="1592"/>
      <w:r>
        <w:rPr>
          <w:rStyle w:val="CommentReference"/>
          <w:rFonts w:eastAsiaTheme="minorHAnsi" w:cstheme="minorBidi"/>
          <w:b w:val="0"/>
          <w:bCs w:val="0"/>
        </w:rPr>
        <w:commentReference w:id="1592"/>
      </w:r>
      <w:bookmarkEnd w:id="1590"/>
      <w:bookmarkEnd w:id="1591"/>
    </w:p>
    <w:p w14:paraId="7DD26869" w14:textId="77777777" w:rsidR="006B44CE" w:rsidRDefault="006B44CE" w:rsidP="006B44CE">
      <w:pPr>
        <w:pStyle w:val="Heading4"/>
      </w:pPr>
      <w:bookmarkStart w:id="1593" w:name="_Ref434477694"/>
      <w:bookmarkStart w:id="1594" w:name="_Ref434489376"/>
      <w:r>
        <w:t>The Doxology</w:t>
      </w:r>
      <w:bookmarkEnd w:id="1593"/>
      <w:r w:rsidR="00B46E6E">
        <w:t xml:space="preserve"> for St. Theodore Anatoly</w:t>
      </w:r>
      <w:bookmarkEnd w:id="1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lastRenderedPageBreak/>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595" w:name="_Ref485107416"/>
      <w:bookmarkStart w:id="1596" w:name="_Ref485107423"/>
      <w:bookmarkStart w:id="1597" w:name="_Toc485884563"/>
      <w:r>
        <w:t>January 8 (9) / Tobi 13: The Feast of T</w:t>
      </w:r>
      <w:r w:rsidR="00495F1A">
        <w:t>he Wedding of Cana of Galilee</w:t>
      </w:r>
      <w:bookmarkEnd w:id="1587"/>
      <w:bookmarkEnd w:id="1588"/>
      <w:bookmarkEnd w:id="1589"/>
      <w:bookmarkEnd w:id="1595"/>
      <w:bookmarkEnd w:id="1596"/>
      <w:bookmarkEnd w:id="1597"/>
    </w:p>
    <w:p w14:paraId="54A3A903" w14:textId="55426CC8" w:rsidR="00A9348E" w:rsidRPr="00A9348E" w:rsidRDefault="00A9348E" w:rsidP="00A9348E">
      <w:pPr>
        <w:pStyle w:val="Heading4"/>
        <w:rPr>
          <w:rFonts w:ascii="Arial Unicode MS" w:eastAsia="Arial Unicode MS" w:hAnsi="Arial Unicode MS" w:cs="Arial Unicode MS"/>
        </w:rPr>
      </w:pPr>
      <w:bookmarkStart w:id="1598" w:name="_Ref434477774"/>
      <w:r>
        <w:t>The Verses of the Cymbals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2D2348AC" w14:textId="77777777" w:rsidTr="00A9348E">
        <w:trPr>
          <w:cantSplit/>
          <w:jc w:val="center"/>
        </w:trPr>
        <w:tc>
          <w:tcPr>
            <w:tcW w:w="288" w:type="dxa"/>
          </w:tcPr>
          <w:p w14:paraId="2597B886" w14:textId="77777777" w:rsidR="00A9348E" w:rsidRDefault="00A9348E" w:rsidP="00A9348E">
            <w:pPr>
              <w:pStyle w:val="CopticCross"/>
            </w:pPr>
          </w:p>
        </w:tc>
        <w:tc>
          <w:tcPr>
            <w:tcW w:w="3960" w:type="dxa"/>
          </w:tcPr>
          <w:p w14:paraId="068B3719" w14:textId="1A1884FC" w:rsidR="00A9348E" w:rsidRDefault="00A9348E" w:rsidP="00A9348E">
            <w:pPr>
              <w:pStyle w:val="EngHang"/>
            </w:pPr>
            <w:r>
              <w:t>You have changed six pots</w:t>
            </w:r>
          </w:p>
          <w:p w14:paraId="39B26A6D" w14:textId="201A5970" w:rsidR="00A9348E" w:rsidRDefault="00A9348E" w:rsidP="00A9348E">
            <w:pPr>
              <w:pStyle w:val="EngHang"/>
            </w:pPr>
            <w:r>
              <w:t>Of water into choice wine,</w:t>
            </w:r>
          </w:p>
          <w:p w14:paraId="2DE5ECF7" w14:textId="453A2D7D" w:rsidR="00A9348E" w:rsidRDefault="00A9348E" w:rsidP="00A9348E">
            <w:pPr>
              <w:pStyle w:val="EngHang"/>
            </w:pPr>
            <w:r>
              <w:t>With great glory,</w:t>
            </w:r>
          </w:p>
          <w:p w14:paraId="25CD5C7A" w14:textId="14418292" w:rsidR="00A9348E" w:rsidRDefault="00A9348E" w:rsidP="00A9348E">
            <w:pPr>
              <w:pStyle w:val="EngHangEnd"/>
            </w:pPr>
            <w:r>
              <w:t>In Cana of Galilee.</w:t>
            </w:r>
          </w:p>
        </w:tc>
        <w:tc>
          <w:tcPr>
            <w:tcW w:w="288" w:type="dxa"/>
          </w:tcPr>
          <w:p w14:paraId="5261761B" w14:textId="77777777" w:rsidR="00A9348E" w:rsidRDefault="00A9348E" w:rsidP="00A9348E"/>
        </w:tc>
        <w:tc>
          <w:tcPr>
            <w:tcW w:w="288" w:type="dxa"/>
          </w:tcPr>
          <w:p w14:paraId="7FFCD614" w14:textId="77777777" w:rsidR="00A9348E" w:rsidRDefault="00A9348E" w:rsidP="00A9348E">
            <w:pPr>
              <w:pStyle w:val="CopticCross"/>
            </w:pPr>
          </w:p>
        </w:tc>
        <w:tc>
          <w:tcPr>
            <w:tcW w:w="3960" w:type="dxa"/>
          </w:tcPr>
          <w:p w14:paraId="041DCFBA" w14:textId="55BEC6E8" w:rsidR="00A9348E" w:rsidRDefault="00A9348E" w:rsidP="00A9348E">
            <w:pPr>
              <w:pStyle w:val="CopticVersemulti-line"/>
            </w:pPr>
            <w:r>
              <w:t>Ⲥⲟⲟⲩ ⲛ̀ϩⲩⲇⲣⲓⲁ ⲙ̀ⲙⲱⲟⲩ ⲁϥⲁⲓⲧⲟⲩ:</w:t>
            </w:r>
          </w:p>
          <w:p w14:paraId="12E18A40" w14:textId="0CA7FDDF" w:rsidR="00A9348E" w:rsidRDefault="00A9348E" w:rsidP="00A9348E">
            <w:pPr>
              <w:pStyle w:val="CopticVersemulti-line"/>
            </w:pPr>
            <w:r>
              <w:t>ⲛ̀ⲟⲩⲏⲣⲡ ⲉϥⲥⲱⲧⲡ:</w:t>
            </w:r>
          </w:p>
          <w:p w14:paraId="23C2FBCD" w14:textId="6021B0DA" w:rsidR="00A9348E" w:rsidRDefault="00A9348E" w:rsidP="00A9348E">
            <w:pPr>
              <w:pStyle w:val="CopticVersemulti-line"/>
            </w:pPr>
            <w:r>
              <w:t>ⲉ̀ⲃⲟⲗϩⲓⲧⲉⲛ ⲡⲉϥⲛⲓϣϯ ⲛ̀ⲱ̀ⲟⲩ:</w:t>
            </w:r>
          </w:p>
          <w:p w14:paraId="06B6C7FF" w14:textId="3BB42993" w:rsidR="00A9348E" w:rsidRPr="00240FF0" w:rsidRDefault="00A9348E" w:rsidP="00A9348E">
            <w:pPr>
              <w:pStyle w:val="CopticHangingVerse"/>
              <w:rPr>
                <w:vanish/>
              </w:rPr>
            </w:pPr>
            <w:r>
              <w:t xml:space="preserve">ϧⲉⲛ ⲡ̀ϩⲟⲡ ⲛ̀ⲧ̀Ⲕⲁⲛⲁ ⲉ̀ⲧⲉ ϯⲅⲁⲗⲓⲗⲉⲁ̀. </w:t>
            </w:r>
          </w:p>
        </w:tc>
      </w:tr>
    </w:tbl>
    <w:p w14:paraId="46F7A60E" w14:textId="77777777" w:rsidR="00A37BB6" w:rsidRDefault="00A37BB6" w:rsidP="00A37BB6">
      <w:pPr>
        <w:pStyle w:val="Heading4"/>
      </w:pPr>
      <w:bookmarkStart w:id="1599" w:name="_Ref485108263"/>
      <w:r>
        <w:lastRenderedPageBreak/>
        <w:t>The Doxology</w:t>
      </w:r>
      <w:r w:rsidR="00E21EA3">
        <w:t xml:space="preserve"> for the Wedding of Cana</w:t>
      </w:r>
      <w:bookmarkEnd w:id="1598"/>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600" w:name="_Ref434475472"/>
      <w:r>
        <w:lastRenderedPageBreak/>
        <w:t>The Psali Adam</w:t>
      </w:r>
      <w:r w:rsidR="006C1B94">
        <w:t xml:space="preserve"> for the Wedding of Cana</w:t>
      </w:r>
      <w:bookmarkEnd w:id="16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7B6A03C6" w14:textId="77777777" w:rsidR="000847B6" w:rsidRDefault="006F65DF" w:rsidP="006F65DF">
            <w:pPr>
              <w:pStyle w:val="EngHang"/>
            </w:pPr>
            <w:r>
              <w:t>I depend on You,</w:t>
            </w:r>
          </w:p>
          <w:p w14:paraId="02541861" w14:textId="77777777" w:rsidR="006F65DF" w:rsidRDefault="006F65DF" w:rsidP="006F65DF">
            <w:pPr>
              <w:pStyle w:val="EngHang"/>
            </w:pPr>
            <w:r>
              <w:t>My Lord Jesus, My God.</w:t>
            </w:r>
          </w:p>
          <w:p w14:paraId="5C0323C4" w14:textId="77777777" w:rsidR="006F65DF" w:rsidRDefault="006F65DF" w:rsidP="006F65DF">
            <w:pPr>
              <w:pStyle w:val="EngHang"/>
            </w:pPr>
            <w:r>
              <w:t>Do not forsake me,</w:t>
            </w:r>
          </w:p>
          <w:p w14:paraId="3C461DA7" w14:textId="65E1B6E2" w:rsidR="006F65DF" w:rsidRDefault="006F65DF" w:rsidP="00E6009C">
            <w:pPr>
              <w:pStyle w:val="EngHangEnd"/>
            </w:pPr>
            <w:r>
              <w:t>For You are God.</w:t>
            </w: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330CA4E" w14:textId="77777777" w:rsidR="000847B6" w:rsidRDefault="006F65DF" w:rsidP="006F65DF">
            <w:pPr>
              <w:pStyle w:val="EngHang"/>
            </w:pPr>
            <w:r>
              <w:t>Loosen all the works</w:t>
            </w:r>
          </w:p>
          <w:p w14:paraId="38EC116F" w14:textId="77777777" w:rsidR="006F65DF" w:rsidRDefault="006F65DF" w:rsidP="006F65DF">
            <w:pPr>
              <w:pStyle w:val="EngHang"/>
            </w:pPr>
            <w:r>
              <w:t>Of my sin from me,</w:t>
            </w:r>
          </w:p>
          <w:p w14:paraId="24EA2640" w14:textId="77777777" w:rsidR="006F65DF" w:rsidRDefault="006F65DF" w:rsidP="006F65DF">
            <w:pPr>
              <w:pStyle w:val="EngHang"/>
            </w:pPr>
            <w:r>
              <w:t>And do not forsake me,</w:t>
            </w:r>
          </w:p>
          <w:p w14:paraId="56C496AD" w14:textId="442435EA" w:rsidR="006F65DF" w:rsidRDefault="006F65DF" w:rsidP="00E6009C">
            <w:pPr>
              <w:pStyle w:val="EngHangEnd"/>
            </w:pPr>
            <w:r>
              <w:t>Though I have erred.</w:t>
            </w: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10920368" w14:textId="77777777" w:rsidR="000847B6" w:rsidRDefault="006F65DF" w:rsidP="006F65DF">
            <w:pPr>
              <w:pStyle w:val="EngHang"/>
            </w:pPr>
            <w:r>
              <w:t>Help me,</w:t>
            </w:r>
          </w:p>
          <w:p w14:paraId="250993DA" w14:textId="77777777" w:rsidR="006F65DF" w:rsidRDefault="006F65DF" w:rsidP="006F65DF">
            <w:pPr>
              <w:pStyle w:val="EngHang"/>
            </w:pPr>
            <w:r>
              <w:t>For I am Your servant.</w:t>
            </w:r>
          </w:p>
          <w:p w14:paraId="21F6A703" w14:textId="77777777" w:rsidR="006F65DF" w:rsidRDefault="006F65DF" w:rsidP="006F65DF">
            <w:pPr>
              <w:pStyle w:val="EngHang"/>
            </w:pPr>
            <w:r>
              <w:t>I beseech You,</w:t>
            </w:r>
          </w:p>
          <w:p w14:paraId="78DF6F4C" w14:textId="58E89F6D" w:rsidR="006F65DF" w:rsidRDefault="006F65DF" w:rsidP="00E6009C">
            <w:pPr>
              <w:pStyle w:val="EngHangEnd"/>
            </w:pPr>
            <w:r>
              <w:t>Have compassion on me.</w:t>
            </w: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74E4203D" w14:textId="77777777" w:rsidR="00624BBD" w:rsidRDefault="00624BBD" w:rsidP="00624BBD">
            <w:pPr>
              <w:pStyle w:val="EngHang"/>
            </w:pPr>
            <w:r>
              <w:t xml:space="preserve">I ask of you, Lord </w:t>
            </w:r>
          </w:p>
          <w:p w14:paraId="112F9D3E" w14:textId="77777777" w:rsidR="00624BBD" w:rsidRDefault="00624BBD" w:rsidP="00624BBD">
            <w:pPr>
              <w:pStyle w:val="EngHang"/>
            </w:pPr>
            <w:r>
              <w:t>Christ, My King,</w:t>
            </w:r>
          </w:p>
          <w:p w14:paraId="1F5F2336" w14:textId="31EB9CDB" w:rsidR="00624BBD" w:rsidRDefault="00624BBD" w:rsidP="00624BBD">
            <w:pPr>
              <w:pStyle w:val="EngHang"/>
            </w:pPr>
            <w:r>
              <w:t>have mercy on me</w:t>
            </w:r>
          </w:p>
          <w:p w14:paraId="46A34ABF" w14:textId="149E56A9" w:rsidR="00624BBD" w:rsidRDefault="00624BBD" w:rsidP="00553028">
            <w:pPr>
              <w:pStyle w:val="EngHang"/>
            </w:pPr>
            <w:r>
              <w:t>According to Your goodness.</w:t>
            </w: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4594D64F" w14:textId="57B7C8E8" w:rsidR="000847B6" w:rsidRDefault="00624BBD" w:rsidP="00624BBD">
            <w:pPr>
              <w:pStyle w:val="EngHang"/>
            </w:pPr>
            <w:r>
              <w:t>For the sake of Your compassion,</w:t>
            </w:r>
          </w:p>
          <w:p w14:paraId="5AFC2176" w14:textId="77777777" w:rsidR="00624BBD" w:rsidRDefault="00624BBD" w:rsidP="00624BBD">
            <w:pPr>
              <w:pStyle w:val="EngHang"/>
            </w:pPr>
            <w:r>
              <w:t>And Your holy Name,</w:t>
            </w:r>
          </w:p>
          <w:p w14:paraId="4E6371A3" w14:textId="77777777" w:rsidR="00624BBD" w:rsidRDefault="00624BBD" w:rsidP="00624BBD">
            <w:pPr>
              <w:pStyle w:val="EngHang"/>
            </w:pPr>
            <w:r>
              <w:t>Purify my heart</w:t>
            </w:r>
          </w:p>
          <w:p w14:paraId="5E5B5F97" w14:textId="0E4C6326" w:rsidR="00624BBD" w:rsidRDefault="00624BBD" w:rsidP="00E6009C">
            <w:pPr>
              <w:pStyle w:val="EngHangEnd"/>
            </w:pPr>
            <w:r>
              <w:t>By Your Holy Spirit.</w:t>
            </w: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4FE1177C" w14:textId="77777777" w:rsidR="000847B6" w:rsidRDefault="00624BBD" w:rsidP="00624BBD">
            <w:pPr>
              <w:pStyle w:val="EngHang"/>
            </w:pPr>
            <w:r>
              <w:t>At Cana of Galilee,</w:t>
            </w:r>
          </w:p>
          <w:p w14:paraId="558A49AC" w14:textId="77777777" w:rsidR="00624BBD" w:rsidRDefault="00624BBD" w:rsidP="00624BBD">
            <w:pPr>
              <w:pStyle w:val="EngHang"/>
            </w:pPr>
            <w:r>
              <w:t>Six pots of water</w:t>
            </w:r>
          </w:p>
          <w:p w14:paraId="3FD8B0DA" w14:textId="77777777" w:rsidR="00624BBD" w:rsidRDefault="00624BBD" w:rsidP="00624BBD">
            <w:pPr>
              <w:pStyle w:val="EngHang"/>
            </w:pPr>
            <w:r>
              <w:t>Were changed into wine,</w:t>
            </w:r>
          </w:p>
          <w:p w14:paraId="2461E786" w14:textId="221FAC6F" w:rsidR="00624BBD" w:rsidRDefault="00624BBD" w:rsidP="00E6009C">
            <w:pPr>
              <w:pStyle w:val="EngHangEnd"/>
            </w:pPr>
            <w:r>
              <w:t>According to Your wisdom.</w:t>
            </w: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lastRenderedPageBreak/>
              <w:t>¿</w:t>
            </w:r>
          </w:p>
        </w:tc>
        <w:tc>
          <w:tcPr>
            <w:tcW w:w="3960" w:type="dxa"/>
          </w:tcPr>
          <w:p w14:paraId="2983EFF7" w14:textId="77777777" w:rsidR="000847B6" w:rsidRDefault="00FF5A6E" w:rsidP="00FF5A6E">
            <w:pPr>
              <w:pStyle w:val="EngHang"/>
            </w:pPr>
            <w:r>
              <w:t>Seven times every day,</w:t>
            </w:r>
          </w:p>
          <w:p w14:paraId="478EC48F" w14:textId="77777777" w:rsidR="00FF5A6E" w:rsidRDefault="00FF5A6E" w:rsidP="00FF5A6E">
            <w:pPr>
              <w:pStyle w:val="EngHang"/>
            </w:pPr>
            <w:r>
              <w:t>I prostrate before You, O my God.</w:t>
            </w:r>
          </w:p>
          <w:p w14:paraId="29ABE5AC" w14:textId="77777777" w:rsidR="00FF5A6E" w:rsidRDefault="00FF5A6E" w:rsidP="00FF5A6E">
            <w:pPr>
              <w:pStyle w:val="EngHang"/>
            </w:pPr>
            <w:r>
              <w:t>Grant us Your peace</w:t>
            </w:r>
          </w:p>
          <w:p w14:paraId="4FEC2582" w14:textId="2B072AC0" w:rsidR="00FF5A6E" w:rsidRDefault="00FF5A6E" w:rsidP="00FF5A6E">
            <w:pPr>
              <w:pStyle w:val="EngHangEnd"/>
            </w:pPr>
            <w:r>
              <w:t>And Your Kingdom.</w:t>
            </w: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356A03D1" w14:textId="77777777" w:rsidR="000847B6" w:rsidRDefault="00FF5A6E" w:rsidP="00FF5A6E">
            <w:pPr>
              <w:pStyle w:val="EngHang"/>
            </w:pPr>
            <w:r>
              <w:t>See, the saints</w:t>
            </w:r>
          </w:p>
          <w:p w14:paraId="2C3E20ED" w14:textId="77777777" w:rsidR="00FF5A6E" w:rsidRDefault="00FF5A6E" w:rsidP="00FF5A6E">
            <w:pPr>
              <w:pStyle w:val="EngHang"/>
            </w:pPr>
            <w:r>
              <w:t>Prase You, my Lord,</w:t>
            </w:r>
          </w:p>
          <w:p w14:paraId="0B8EB750" w14:textId="77777777" w:rsidR="00FF5A6E" w:rsidRDefault="00FF5A6E" w:rsidP="00FF5A6E">
            <w:pPr>
              <w:pStyle w:val="EngHang"/>
            </w:pPr>
            <w:r>
              <w:t>Saying, “You are holy,”</w:t>
            </w:r>
          </w:p>
          <w:p w14:paraId="50CF548A" w14:textId="15991298" w:rsidR="00FF5A6E" w:rsidRDefault="00FF5A6E" w:rsidP="00E6009C">
            <w:pPr>
              <w:pStyle w:val="EngHangEnd"/>
            </w:pPr>
            <w:r>
              <w:t>O Jesus Christ our Lord.</w:t>
            </w: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DAA7F46" w14:textId="77777777" w:rsidR="000847B6" w:rsidRDefault="00FF5A6E" w:rsidP="00FF5A6E">
            <w:pPr>
              <w:pStyle w:val="EngHang"/>
            </w:pPr>
            <w:r>
              <w:t>Yours is the power,</w:t>
            </w:r>
          </w:p>
          <w:p w14:paraId="16514B9A" w14:textId="77777777" w:rsidR="00FF5A6E" w:rsidRDefault="00FF5A6E" w:rsidP="00FF5A6E">
            <w:pPr>
              <w:pStyle w:val="EngHang"/>
            </w:pPr>
            <w:r>
              <w:t>The glory and the might,</w:t>
            </w:r>
          </w:p>
          <w:p w14:paraId="42967337" w14:textId="77777777" w:rsidR="00FF5A6E" w:rsidRDefault="00FF5A6E" w:rsidP="00FF5A6E">
            <w:pPr>
              <w:pStyle w:val="EngHang"/>
            </w:pPr>
            <w:r>
              <w:t>From the ages in heaven,</w:t>
            </w:r>
          </w:p>
          <w:p w14:paraId="16BF9467" w14:textId="310CC9BF" w:rsidR="00FF5A6E" w:rsidRDefault="00FF5A6E" w:rsidP="00E6009C">
            <w:pPr>
              <w:pStyle w:val="EngHangEnd"/>
            </w:pPr>
            <w:r>
              <w:t>And on earth, now and forever.</w:t>
            </w: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45F9B692" w14:textId="77777777" w:rsidR="00FF5A6E" w:rsidRDefault="00FF5A6E" w:rsidP="00FF5A6E">
            <w:pPr>
              <w:pStyle w:val="EngHang"/>
            </w:pPr>
            <w:r>
              <w:t>Jesus, the King of glory,</w:t>
            </w:r>
          </w:p>
          <w:p w14:paraId="780E6F7F" w14:textId="33E83827" w:rsidR="00FF5A6E" w:rsidRDefault="00FF5A6E" w:rsidP="00FF5A6E">
            <w:pPr>
              <w:pStyle w:val="EngHang"/>
            </w:pPr>
            <w:r>
              <w:t>Whom we beseech,</w:t>
            </w:r>
          </w:p>
          <w:p w14:paraId="007D1E71" w14:textId="5A196D7D" w:rsidR="00FF5A6E" w:rsidRDefault="00FF5A6E" w:rsidP="00FF5A6E">
            <w:pPr>
              <w:pStyle w:val="EngHang"/>
            </w:pPr>
            <w:r>
              <w:t>Who is like You?</w:t>
            </w:r>
          </w:p>
          <w:p w14:paraId="7489C3AA" w14:textId="2188BD50" w:rsidR="00FF5A6E" w:rsidRDefault="00FF5A6E" w:rsidP="00FF5A6E">
            <w:pPr>
              <w:pStyle w:val="EngHangEnd"/>
            </w:pPr>
            <w:r>
              <w:t>You ARE yesterday and today.</w:t>
            </w: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1AEF15D7" w14:textId="77777777" w:rsidR="000847B6" w:rsidRDefault="00624BBD" w:rsidP="00624BBD">
            <w:pPr>
              <w:pStyle w:val="EngHang"/>
            </w:pPr>
            <w:r>
              <w:t>It is good indeed,</w:t>
            </w:r>
          </w:p>
          <w:p w14:paraId="68782D94" w14:textId="74780405" w:rsidR="00624BBD" w:rsidRDefault="00624BBD" w:rsidP="00624BBD">
            <w:pPr>
              <w:pStyle w:val="EngHang"/>
            </w:pPr>
            <w:r>
              <w:t>To worship the Lover of mankind,</w:t>
            </w:r>
          </w:p>
          <w:p w14:paraId="16D03308" w14:textId="77777777" w:rsidR="00624BBD" w:rsidRDefault="00624BBD" w:rsidP="00624BBD">
            <w:pPr>
              <w:pStyle w:val="EngHang"/>
            </w:pPr>
            <w:r>
              <w:t>The true God,</w:t>
            </w:r>
          </w:p>
          <w:p w14:paraId="54E83E92" w14:textId="2403A646" w:rsidR="00624BBD" w:rsidRDefault="00624BBD" w:rsidP="00E6009C">
            <w:pPr>
              <w:pStyle w:val="EngHangEnd"/>
            </w:pPr>
            <w:r>
              <w:t>Who became man.</w:t>
            </w: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541EE825" w14:textId="77777777" w:rsidR="000847B6" w:rsidRDefault="00624BBD" w:rsidP="00624BBD">
            <w:pPr>
              <w:pStyle w:val="EngHang"/>
            </w:pPr>
            <w:r>
              <w:t>All nations parise</w:t>
            </w:r>
          </w:p>
          <w:p w14:paraId="2338D848" w14:textId="77777777" w:rsidR="00624BBD" w:rsidRDefault="00624BBD" w:rsidP="00624BBD">
            <w:pPr>
              <w:pStyle w:val="EngHang"/>
            </w:pPr>
            <w:r>
              <w:t>The Name of Emmanuel,</w:t>
            </w:r>
          </w:p>
          <w:p w14:paraId="633F8472" w14:textId="77777777" w:rsidR="00624BBD" w:rsidRDefault="00624BBD" w:rsidP="00624BBD">
            <w:pPr>
              <w:pStyle w:val="EngHang"/>
            </w:pPr>
            <w:r>
              <w:t>For He is truly</w:t>
            </w:r>
          </w:p>
          <w:p w14:paraId="6337BFC6" w14:textId="175BBBA6" w:rsidR="00624BBD" w:rsidRDefault="00624BBD" w:rsidP="00E6009C">
            <w:pPr>
              <w:pStyle w:val="EngHangEnd"/>
            </w:pPr>
            <w:r>
              <w:t>The God of Israeal.</w:t>
            </w: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624BBD">
            <w:pPr>
              <w:pStyle w:val="EngHang"/>
            </w:pPr>
          </w:p>
        </w:tc>
        <w:tc>
          <w:tcPr>
            <w:tcW w:w="3960" w:type="dxa"/>
          </w:tcPr>
          <w:p w14:paraId="65434137" w14:textId="77777777" w:rsidR="000847B6" w:rsidRDefault="00624BBD" w:rsidP="00624BBD">
            <w:pPr>
              <w:pStyle w:val="EngHang"/>
            </w:pPr>
            <w:r>
              <w:t>I beeseach You,</w:t>
            </w:r>
          </w:p>
          <w:p w14:paraId="0722C753" w14:textId="77777777" w:rsidR="00624BBD" w:rsidRDefault="00624BBD" w:rsidP="00624BBD">
            <w:pPr>
              <w:pStyle w:val="EngHang"/>
            </w:pPr>
            <w:r>
              <w:t>Do not turn Your face</w:t>
            </w:r>
          </w:p>
          <w:p w14:paraId="4A1D93B0" w14:textId="77777777" w:rsidR="00624BBD" w:rsidRDefault="00624BBD" w:rsidP="00624BBD">
            <w:pPr>
              <w:pStyle w:val="EngHang"/>
            </w:pPr>
            <w:r>
              <w:t>Away from Your servent,</w:t>
            </w:r>
          </w:p>
          <w:p w14:paraId="594CCBB6" w14:textId="03100457" w:rsidR="00624BBD" w:rsidRDefault="00624BBD" w:rsidP="00624BBD">
            <w:pPr>
              <w:pStyle w:val="EngHang"/>
            </w:pPr>
            <w:r>
              <w:t>But hear my supplication.</w:t>
            </w: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04D4E42A" w14:textId="77777777" w:rsidR="000847B6" w:rsidRDefault="00931563" w:rsidP="00931563">
            <w:pPr>
              <w:pStyle w:val="EngHang"/>
            </w:pPr>
            <w:r>
              <w:t>Who is like You</w:t>
            </w:r>
          </w:p>
          <w:p w14:paraId="0649142F" w14:textId="3F3BF1EA" w:rsidR="00931563" w:rsidRDefault="00931563" w:rsidP="00931563">
            <w:pPr>
              <w:pStyle w:val="EngHang"/>
            </w:pPr>
            <w:r>
              <w:t>Among the Gods, O Lord?</w:t>
            </w:r>
          </w:p>
          <w:p w14:paraId="4B6520E7" w14:textId="77777777" w:rsidR="00931563" w:rsidRDefault="00931563" w:rsidP="00931563">
            <w:pPr>
              <w:pStyle w:val="EngHang"/>
            </w:pPr>
            <w:r>
              <w:t>For you are the</w:t>
            </w:r>
          </w:p>
          <w:p w14:paraId="5946DCEE" w14:textId="1B9627FD" w:rsidR="00931563" w:rsidRDefault="00931563" w:rsidP="00E6009C">
            <w:pPr>
              <w:pStyle w:val="EngHangEnd"/>
            </w:pPr>
            <w:r>
              <w:t>Uncircumscribed Son of God.</w:t>
            </w: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2536A7EA" w14:textId="77777777" w:rsidR="000847B6" w:rsidRDefault="00931563" w:rsidP="00931563">
            <w:pPr>
              <w:pStyle w:val="EngHang"/>
            </w:pPr>
            <w:r>
              <w:t>You know my thoughts,</w:t>
            </w:r>
          </w:p>
          <w:p w14:paraId="6B6DC31F" w14:textId="77777777" w:rsidR="00931563" w:rsidRDefault="00931563" w:rsidP="00931563">
            <w:pPr>
              <w:pStyle w:val="EngHang"/>
            </w:pPr>
            <w:r>
              <w:t>And my inner being.</w:t>
            </w:r>
          </w:p>
          <w:p w14:paraId="3EC31389" w14:textId="77777777" w:rsidR="00931563" w:rsidRDefault="00931563" w:rsidP="00931563">
            <w:pPr>
              <w:pStyle w:val="EngHang"/>
            </w:pPr>
            <w:r>
              <w:t>Remember me in Your mercy,</w:t>
            </w:r>
          </w:p>
          <w:p w14:paraId="7ADF589E" w14:textId="11F98B62" w:rsidR="00931563" w:rsidRDefault="00931563" w:rsidP="00E6009C">
            <w:pPr>
              <w:pStyle w:val="EngHangEnd"/>
            </w:pPr>
            <w:r>
              <w:t>And realise Your salvation in me.</w:t>
            </w: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5F109A9F" w14:textId="77777777" w:rsidR="000847B6" w:rsidRDefault="00931563" w:rsidP="00931563">
            <w:pPr>
              <w:pStyle w:val="EngHang"/>
            </w:pPr>
            <w:r>
              <w:t>The Mystery</w:t>
            </w:r>
          </w:p>
          <w:p w14:paraId="51AE91E2" w14:textId="77777777" w:rsidR="00931563" w:rsidRDefault="00931563" w:rsidP="00931563">
            <w:pPr>
              <w:pStyle w:val="EngHang"/>
            </w:pPr>
            <w:r>
              <w:t>Of God the Son</w:t>
            </w:r>
          </w:p>
          <w:p w14:paraId="73711756" w14:textId="77777777" w:rsidR="00931563" w:rsidRDefault="00931563" w:rsidP="00931563">
            <w:pPr>
              <w:pStyle w:val="EngHang"/>
            </w:pPr>
            <w:r>
              <w:t>Was manifest to us</w:t>
            </w:r>
          </w:p>
          <w:p w14:paraId="0FC1CA5E" w14:textId="47367A91" w:rsidR="00931563" w:rsidRDefault="00931563" w:rsidP="00E6009C">
            <w:pPr>
              <w:pStyle w:val="EngHangEnd"/>
            </w:pPr>
            <w:r>
              <w:t>From the Virgin.</w:t>
            </w: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291BA6AE" w14:textId="77777777" w:rsidR="00720984" w:rsidRDefault="00720984" w:rsidP="00720984">
            <w:pPr>
              <w:pStyle w:val="EngHang"/>
            </w:pPr>
            <w:r>
              <w:t>One of the</w:t>
            </w:r>
          </w:p>
          <w:p w14:paraId="28684FC5" w14:textId="13CFE1F1" w:rsidR="000847B6" w:rsidRDefault="00720984" w:rsidP="00720984">
            <w:pPr>
              <w:pStyle w:val="EngHang"/>
            </w:pPr>
            <w:r>
              <w:t>Holy Trinity</w:t>
            </w:r>
          </w:p>
          <w:p w14:paraId="27EE8CA4" w14:textId="77777777" w:rsidR="00720984" w:rsidRDefault="00720984" w:rsidP="00720984">
            <w:pPr>
              <w:pStyle w:val="EngHang"/>
            </w:pPr>
            <w:r>
              <w:t>Took flesh from</w:t>
            </w:r>
          </w:p>
          <w:p w14:paraId="0A9F759D" w14:textId="470C3E75" w:rsidR="00720984" w:rsidRDefault="00720984" w:rsidP="00720984">
            <w:pPr>
              <w:pStyle w:val="EngHangEnd"/>
            </w:pPr>
            <w:r>
              <w:t>The womb of the holy one</w:t>
            </w: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9A95CE5" w14:textId="77777777" w:rsidR="000847B6" w:rsidRDefault="00720984" w:rsidP="00720984">
            <w:pPr>
              <w:pStyle w:val="EngHang"/>
            </w:pPr>
            <w:r>
              <w:t>Our mouths are filled with joy,</w:t>
            </w:r>
          </w:p>
          <w:p w14:paraId="19362220" w14:textId="77777777" w:rsidR="00720984" w:rsidRDefault="00720984" w:rsidP="00720984">
            <w:pPr>
              <w:pStyle w:val="EngHang"/>
            </w:pPr>
            <w:r>
              <w:t>For salvation has come to us,</w:t>
            </w:r>
          </w:p>
          <w:p w14:paraId="1C106C06" w14:textId="77777777" w:rsidR="00720984" w:rsidRDefault="00720984" w:rsidP="00720984">
            <w:pPr>
              <w:pStyle w:val="EngHang"/>
            </w:pPr>
            <w:r>
              <w:t>And He has abolished</w:t>
            </w:r>
          </w:p>
          <w:p w14:paraId="36511C32" w14:textId="6D8A6262" w:rsidR="00720984" w:rsidRDefault="00720984" w:rsidP="00E6009C">
            <w:pPr>
              <w:pStyle w:val="EngHangEnd"/>
            </w:pPr>
            <w:r>
              <w:t>Our bitter bonadage.</w:t>
            </w: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3E405380" w14:textId="77777777" w:rsidR="000847B6" w:rsidRDefault="00720984" w:rsidP="00720984">
            <w:pPr>
              <w:pStyle w:val="EngHang"/>
            </w:pPr>
            <w:r>
              <w:t>Hear us and keep us,</w:t>
            </w:r>
          </w:p>
          <w:p w14:paraId="65812920" w14:textId="77777777" w:rsidR="00720984" w:rsidRDefault="00720984" w:rsidP="00720984">
            <w:pPr>
              <w:pStyle w:val="EngHang"/>
            </w:pPr>
            <w:r>
              <w:t>O Good One.</w:t>
            </w:r>
          </w:p>
          <w:p w14:paraId="5EA680B4" w14:textId="77777777" w:rsidR="00720984" w:rsidRDefault="00720984" w:rsidP="00720984">
            <w:pPr>
              <w:pStyle w:val="EngHang"/>
            </w:pPr>
            <w:r>
              <w:t>Be with us,</w:t>
            </w:r>
          </w:p>
          <w:p w14:paraId="49F2449D" w14:textId="0DA31D1A" w:rsidR="00720984" w:rsidRPr="0078672A" w:rsidRDefault="00720984" w:rsidP="00720984">
            <w:pPr>
              <w:pStyle w:val="EngHangEnd"/>
            </w:pPr>
            <w:r>
              <w:t>For You are our help.</w:t>
            </w: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6B4D8A11" w14:textId="7AFCA696" w:rsidR="00720984" w:rsidRDefault="00720984" w:rsidP="00720984">
            <w:pPr>
              <w:pStyle w:val="EngHang"/>
            </w:pPr>
            <w:r>
              <w:t>We worship You, o compassionate One</w:t>
            </w:r>
          </w:p>
          <w:p w14:paraId="26606CBE" w14:textId="77777777" w:rsidR="00720984" w:rsidRDefault="00720984" w:rsidP="00720984">
            <w:pPr>
              <w:pStyle w:val="EngHang"/>
            </w:pPr>
            <w:r>
              <w:t>With the sweet Name,</w:t>
            </w:r>
          </w:p>
          <w:p w14:paraId="5CFB9D23" w14:textId="77777777" w:rsidR="00720984" w:rsidRDefault="00720984" w:rsidP="00720984">
            <w:pPr>
              <w:pStyle w:val="EngHang"/>
            </w:pPr>
            <w:r>
              <w:t>With humble hearts</w:t>
            </w:r>
          </w:p>
          <w:p w14:paraId="7A38D6D0" w14:textId="4798DD7C" w:rsidR="00720984" w:rsidRDefault="00720984" w:rsidP="00E6009C">
            <w:pPr>
              <w:pStyle w:val="EngHangEnd"/>
            </w:pPr>
            <w:r>
              <w:t>And on bended knees.</w:t>
            </w: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3B2D6A5B" w14:textId="77777777" w:rsidR="000847B6" w:rsidRDefault="00A45670" w:rsidP="00A45670">
            <w:pPr>
              <w:pStyle w:val="EngHang"/>
            </w:pPr>
            <w:r>
              <w:t>O Master, Son of God,</w:t>
            </w:r>
          </w:p>
          <w:p w14:paraId="7E5F12DE" w14:textId="77777777" w:rsidR="00A45670" w:rsidRDefault="00A45670" w:rsidP="00A45670">
            <w:pPr>
              <w:pStyle w:val="EngHang"/>
            </w:pPr>
            <w:r>
              <w:t>Have mercy on me,</w:t>
            </w:r>
          </w:p>
          <w:p w14:paraId="50BDE226" w14:textId="77777777" w:rsidR="00A45670" w:rsidRDefault="00A45670" w:rsidP="00A45670">
            <w:pPr>
              <w:pStyle w:val="EngHang"/>
            </w:pPr>
            <w:r>
              <w:t>I, the lowly sinner,</w:t>
            </w:r>
          </w:p>
          <w:p w14:paraId="7699209D" w14:textId="34A16354" w:rsidR="00A45670" w:rsidRDefault="00A45670" w:rsidP="00E6009C">
            <w:pPr>
              <w:pStyle w:val="EngHangEnd"/>
            </w:pPr>
            <w:r>
              <w:t>For my sins have reached fullness.</w:t>
            </w: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213013EC" w14:textId="77777777" w:rsidR="000847B6" w:rsidRDefault="00A45670" w:rsidP="00A45670">
            <w:pPr>
              <w:pStyle w:val="EngHang"/>
            </w:pPr>
            <w:r>
              <w:t>O Lover-of-man</w:t>
            </w:r>
          </w:p>
          <w:p w14:paraId="79715361" w14:textId="77777777" w:rsidR="00A45670" w:rsidRDefault="00A45670" w:rsidP="00A45670">
            <w:pPr>
              <w:pStyle w:val="EngHang"/>
            </w:pPr>
            <w:r>
              <w:t>And longsuffering God,</w:t>
            </w:r>
          </w:p>
          <w:p w14:paraId="614BF312" w14:textId="77777777" w:rsidR="00A45670" w:rsidRDefault="00A45670" w:rsidP="00A45670">
            <w:pPr>
              <w:pStyle w:val="EngHang"/>
            </w:pPr>
            <w:r>
              <w:t>Who became man</w:t>
            </w:r>
          </w:p>
          <w:p w14:paraId="713316A1" w14:textId="25936BC8" w:rsidR="00A45670" w:rsidRDefault="00A45670" w:rsidP="00A45670">
            <w:pPr>
              <w:pStyle w:val="EngHangEnd"/>
              <w:ind w:left="0" w:firstLine="0"/>
            </w:pPr>
            <w:r>
              <w:t>Out of His compassion,</w:t>
            </w: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5108BFDB" w14:textId="77777777" w:rsidR="000847B6" w:rsidRDefault="00A45670" w:rsidP="00A45670">
            <w:pPr>
              <w:pStyle w:val="EngHang"/>
            </w:pPr>
            <w:r>
              <w:t>Forgive me my former sins,</w:t>
            </w:r>
          </w:p>
          <w:p w14:paraId="277522D8" w14:textId="77777777" w:rsidR="00A45670" w:rsidRDefault="00A45670" w:rsidP="00A45670">
            <w:pPr>
              <w:pStyle w:val="EngHang"/>
            </w:pPr>
            <w:r>
              <w:t>My God, through the intercessions</w:t>
            </w:r>
          </w:p>
          <w:p w14:paraId="58681B98" w14:textId="77777777" w:rsidR="00A45670" w:rsidRDefault="00A45670" w:rsidP="00A45670">
            <w:pPr>
              <w:pStyle w:val="EngHang"/>
            </w:pPr>
            <w:r>
              <w:t>Of the Mother of God,</w:t>
            </w:r>
          </w:p>
          <w:p w14:paraId="60B23057" w14:textId="0F98A255" w:rsidR="00A45670" w:rsidRDefault="00A45670" w:rsidP="00A45670">
            <w:pPr>
              <w:pStyle w:val="EngHangEnd"/>
              <w:ind w:left="0" w:firstLine="0"/>
            </w:pPr>
            <w:r>
              <w:t>The Virgin Mary.</w:t>
            </w: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75719EDD" w14:textId="77777777" w:rsidR="000847B6" w:rsidRDefault="00A45670" w:rsidP="00A45670">
            <w:pPr>
              <w:pStyle w:val="EngHang"/>
            </w:pPr>
            <w:r>
              <w:t>Every breath praises</w:t>
            </w:r>
          </w:p>
          <w:p w14:paraId="2CE77B3F" w14:textId="5EBA43B2" w:rsidR="00A45670" w:rsidRDefault="00A45670" w:rsidP="00A45670">
            <w:pPr>
              <w:pStyle w:val="EngHang"/>
            </w:pPr>
            <w:r>
              <w:t>And offers hymns,</w:t>
            </w:r>
          </w:p>
          <w:p w14:paraId="2AC3F256" w14:textId="545D93B1" w:rsidR="00A45670" w:rsidRDefault="00A45670" w:rsidP="00A45670">
            <w:pPr>
              <w:pStyle w:val="EngHang"/>
            </w:pPr>
            <w:r>
              <w:t>Giving honour to</w:t>
            </w:r>
          </w:p>
          <w:p w14:paraId="260FB9D2" w14:textId="2E6383BE" w:rsidR="00A45670" w:rsidRDefault="00A45670" w:rsidP="00E6009C">
            <w:pPr>
              <w:pStyle w:val="EngHangEnd"/>
            </w:pPr>
            <w:r>
              <w:t>God the Creator.</w:t>
            </w: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4756AF35" w14:textId="77777777" w:rsidR="000847B6" w:rsidRDefault="00A45670" w:rsidP="00A45670">
            <w:pPr>
              <w:pStyle w:val="EngHang"/>
            </w:pPr>
            <w:r>
              <w:t>Have compassion,</w:t>
            </w:r>
          </w:p>
          <w:p w14:paraId="39FEA2C1" w14:textId="77777777" w:rsidR="00A45670" w:rsidRDefault="00A45670" w:rsidP="00A45670">
            <w:pPr>
              <w:pStyle w:val="EngHang"/>
            </w:pPr>
            <w:r>
              <w:t>And hear my prayers.</w:t>
            </w:r>
          </w:p>
          <w:p w14:paraId="0F7E071C" w14:textId="77777777" w:rsidR="00A45670" w:rsidRDefault="00A45670" w:rsidP="00A45670">
            <w:pPr>
              <w:pStyle w:val="EngHang"/>
            </w:pPr>
            <w:r>
              <w:t>Preserve me, O Lord,</w:t>
            </w:r>
          </w:p>
          <w:p w14:paraId="1089AE27" w14:textId="50E82CCC" w:rsidR="00A45670" w:rsidRDefault="00A45670" w:rsidP="00E6009C">
            <w:pPr>
              <w:pStyle w:val="EngHangEnd"/>
            </w:pPr>
            <w:r>
              <w:t>From the snare that is set.</w:t>
            </w: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598CE9E8" w:rsidR="000847B6" w:rsidRDefault="000847B6" w:rsidP="000847B6">
            <w:pPr>
              <w:pStyle w:val="CopticVersemulti-line"/>
              <w:rPr>
                <w:rFonts w:eastAsia="Arial Unicode MS" w:cs="FreeSerifAvvaShenouda"/>
              </w:rPr>
            </w:pPr>
            <w:r>
              <w:rPr>
                <w:rFonts w:eastAsia="Arial Unicode MS" w:cs="FreeSerifAvvaShenouda"/>
              </w:rPr>
              <w:t>Ⲱⲟⲩⲛ</w:t>
            </w:r>
            <w:r w:rsidR="00C5072E">
              <w:rPr>
                <w:rFonts w:eastAsia="Arial Unicode MS" w:cs="FreeSerifAvvaShenouda"/>
              </w:rPr>
              <w:t>̀</w:t>
            </w:r>
            <w:r>
              <w:rPr>
                <w:rFonts w:eastAsia="Arial Unicode MS" w:cs="FreeSerifAvvaShenouda"/>
              </w:rPr>
              <w:t>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601" w:name="_Ref434475500"/>
      <w:r>
        <w:lastRenderedPageBreak/>
        <w:t>The Psali Batos</w:t>
      </w:r>
      <w:r w:rsidR="006C1B94">
        <w:t xml:space="preserve"> for the Wedding of Cana</w:t>
      </w:r>
      <w:bookmarkEnd w:id="16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6C612E43" w:rsidR="000847B6" w:rsidRDefault="00A95C12" w:rsidP="000847B6">
            <w:pPr>
              <w:pStyle w:val="EngHang"/>
            </w:pPr>
            <w:r>
              <w:t>Isaiah, Elias</w:t>
            </w:r>
            <w:r w:rsidR="000847B6">
              <w:t>,</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lastRenderedPageBreak/>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1049760D" w14:textId="7808D011" w:rsidR="00A9348E" w:rsidRDefault="00A9348E" w:rsidP="00A9348E">
      <w:pPr>
        <w:pStyle w:val="Heading4"/>
      </w:pPr>
      <w:bookmarkStart w:id="1602" w:name="_Ref434560112"/>
      <w:r>
        <w:lastRenderedPageBreak/>
        <w:t>The Praxis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rsidRPr="00AF56AD" w14:paraId="3EE69618" w14:textId="77777777" w:rsidTr="00A9348E">
        <w:trPr>
          <w:cantSplit/>
          <w:jc w:val="center"/>
        </w:trPr>
        <w:tc>
          <w:tcPr>
            <w:tcW w:w="288" w:type="dxa"/>
          </w:tcPr>
          <w:p w14:paraId="6D4298CD" w14:textId="77777777" w:rsidR="00A9348E" w:rsidRDefault="00A9348E" w:rsidP="00A9348E">
            <w:pPr>
              <w:pStyle w:val="CopticCross"/>
            </w:pPr>
          </w:p>
        </w:tc>
        <w:tc>
          <w:tcPr>
            <w:tcW w:w="3960" w:type="dxa"/>
          </w:tcPr>
          <w:p w14:paraId="405C87D8" w14:textId="77777777" w:rsidR="00A9348E" w:rsidRDefault="00A9348E" w:rsidP="00A9348E">
            <w:pPr>
              <w:pStyle w:val="EngHang"/>
            </w:pPr>
            <w:r>
              <w:t>You have made six pots</w:t>
            </w:r>
          </w:p>
          <w:p w14:paraId="5CA8897E" w14:textId="16A38004" w:rsidR="00A9348E" w:rsidRDefault="00A9348E" w:rsidP="00A9348E">
            <w:pPr>
              <w:pStyle w:val="EngHang"/>
            </w:pPr>
            <w:r>
              <w:t>Of water into choice wine</w:t>
            </w:r>
          </w:p>
          <w:p w14:paraId="5C6D8109" w14:textId="77777777" w:rsidR="00A9348E" w:rsidRDefault="00A9348E" w:rsidP="00A9348E">
            <w:pPr>
              <w:pStyle w:val="EngHang"/>
            </w:pPr>
            <w:r>
              <w:t>Through Your great glory:</w:t>
            </w:r>
          </w:p>
          <w:p w14:paraId="0BC085B4" w14:textId="4C889E5A" w:rsidR="00A9348E" w:rsidRDefault="00A9348E" w:rsidP="00A9348E">
            <w:pPr>
              <w:pStyle w:val="EngHangEnd"/>
            </w:pPr>
            <w:r>
              <w:t>We Praise You thrice.</w:t>
            </w:r>
          </w:p>
        </w:tc>
        <w:tc>
          <w:tcPr>
            <w:tcW w:w="288" w:type="dxa"/>
          </w:tcPr>
          <w:p w14:paraId="73D5FBB1" w14:textId="77777777" w:rsidR="00A9348E" w:rsidRDefault="00A9348E" w:rsidP="00A9348E"/>
        </w:tc>
        <w:tc>
          <w:tcPr>
            <w:tcW w:w="288" w:type="dxa"/>
          </w:tcPr>
          <w:p w14:paraId="7325A311" w14:textId="77777777" w:rsidR="00A9348E" w:rsidRDefault="00A9348E" w:rsidP="00A9348E">
            <w:pPr>
              <w:pStyle w:val="CopticCross"/>
            </w:pPr>
          </w:p>
        </w:tc>
        <w:tc>
          <w:tcPr>
            <w:tcW w:w="3960" w:type="dxa"/>
          </w:tcPr>
          <w:p w14:paraId="73FDC6FF" w14:textId="0B898E9E" w:rsidR="00A9348E" w:rsidRDefault="00A9348E" w:rsidP="00A9348E">
            <w:pPr>
              <w:pStyle w:val="CopticVersemulti-line"/>
            </w:pPr>
            <w:r>
              <w:t>Ⲥⲟⲟⲩ ⲛ̀ϩⲩⲇⲣⲓⲁ ⲙ̀ⲙⲱⲟⲩ:</w:t>
            </w:r>
          </w:p>
          <w:p w14:paraId="3730F0BB" w14:textId="12592C07" w:rsidR="00A9348E" w:rsidRDefault="00A9348E" w:rsidP="00A9348E">
            <w:pPr>
              <w:pStyle w:val="CopticVersemulti-line"/>
            </w:pPr>
            <w:r>
              <w:t>ⲁⲕⲁⲓⲧⲟⲩ ⲛ̀ⲏⲣⲡ ⲉϥⲥⲱⲧⲡ:</w:t>
            </w:r>
          </w:p>
          <w:p w14:paraId="01FAC0F8" w14:textId="4CAD52EE" w:rsidR="00A9348E" w:rsidRDefault="00A9348E" w:rsidP="00A9348E">
            <w:pPr>
              <w:pStyle w:val="CopticVersemulti-line"/>
            </w:pPr>
            <w:r>
              <w:t>ϩⲓⲧⲉⲛ ⲡⲉⲕⲛⲓϣϯ ⲛ̀ⲱ̀ⲟⲩ:</w:t>
            </w:r>
          </w:p>
          <w:p w14:paraId="69C82955" w14:textId="6BB0C873" w:rsidR="00A9348E" w:rsidRPr="00AF56AD" w:rsidRDefault="00A9348E" w:rsidP="00A9348E">
            <w:pPr>
              <w:pStyle w:val="CopticVerse"/>
            </w:pPr>
            <w:r>
              <w:t>ⲧⲉⲛϩⲱⲥ ⲛⲁⲕ ϣⲟⲙⲧ ⲛ̀ⲥⲟⲡ.</w:t>
            </w:r>
          </w:p>
        </w:tc>
      </w:tr>
      <w:tr w:rsidR="00A9348E" w:rsidRPr="00AF56AD" w14:paraId="258AA205" w14:textId="77777777" w:rsidTr="00A9348E">
        <w:trPr>
          <w:cantSplit/>
          <w:jc w:val="center"/>
        </w:trPr>
        <w:tc>
          <w:tcPr>
            <w:tcW w:w="288" w:type="dxa"/>
          </w:tcPr>
          <w:p w14:paraId="778B2C18" w14:textId="77777777" w:rsidR="00A9348E" w:rsidRDefault="00A9348E" w:rsidP="00A9348E">
            <w:pPr>
              <w:pStyle w:val="CopticCross"/>
            </w:pPr>
          </w:p>
        </w:tc>
        <w:tc>
          <w:tcPr>
            <w:tcW w:w="3960" w:type="dxa"/>
          </w:tcPr>
          <w:p w14:paraId="312786FC" w14:textId="77777777" w:rsidR="00A9348E" w:rsidRDefault="00A9348E" w:rsidP="00A9348E">
            <w:pPr>
              <w:pStyle w:val="EngHang"/>
            </w:pPr>
            <w:r>
              <w:t>You are in truth blessed,</w:t>
            </w:r>
          </w:p>
          <w:p w14:paraId="54724B89" w14:textId="77777777" w:rsidR="00A9348E" w:rsidRDefault="00A9348E" w:rsidP="00A9348E">
            <w:pPr>
              <w:pStyle w:val="EngHang"/>
            </w:pPr>
            <w:r>
              <w:t>With Your good Father,</w:t>
            </w:r>
          </w:p>
          <w:p w14:paraId="3FC8A661" w14:textId="77777777" w:rsidR="00A9348E" w:rsidRDefault="00A9348E" w:rsidP="00A9348E">
            <w:pPr>
              <w:pStyle w:val="EngHang"/>
            </w:pPr>
            <w:r>
              <w:t>And the Holy Spirit,</w:t>
            </w:r>
          </w:p>
          <w:p w14:paraId="0FA3A864" w14:textId="7E00D6A7" w:rsidR="00A9348E" w:rsidRDefault="00A9348E" w:rsidP="00A9348E">
            <w:pPr>
              <w:pStyle w:val="EngHangEnd"/>
            </w:pPr>
            <w:r>
              <w:t>For you have come and saved us.</w:t>
            </w:r>
          </w:p>
        </w:tc>
        <w:tc>
          <w:tcPr>
            <w:tcW w:w="288" w:type="dxa"/>
          </w:tcPr>
          <w:p w14:paraId="147FACF1" w14:textId="77777777" w:rsidR="00A9348E" w:rsidRDefault="00A9348E" w:rsidP="00A9348E"/>
        </w:tc>
        <w:tc>
          <w:tcPr>
            <w:tcW w:w="288" w:type="dxa"/>
          </w:tcPr>
          <w:p w14:paraId="011A5E44" w14:textId="77777777" w:rsidR="00A9348E" w:rsidRDefault="00A9348E" w:rsidP="00A9348E">
            <w:pPr>
              <w:pStyle w:val="CopticCross"/>
            </w:pPr>
          </w:p>
        </w:tc>
        <w:tc>
          <w:tcPr>
            <w:tcW w:w="3960" w:type="dxa"/>
          </w:tcPr>
          <w:p w14:paraId="6B9EF978" w14:textId="77777777" w:rsidR="00A9348E" w:rsidRDefault="00A9348E" w:rsidP="00A9348E">
            <w:pPr>
              <w:pStyle w:val="CopticVersemulti-line"/>
            </w:pPr>
            <w:r>
              <w:t>Ⲕⲥ̀ⲙⲁⲣⲱⲟⲩⲧ ⲁ̀ⲗⲏⲑⲟⲥ:</w:t>
            </w:r>
          </w:p>
          <w:p w14:paraId="4CD55539" w14:textId="77777777" w:rsidR="00A9348E" w:rsidRDefault="00A9348E" w:rsidP="00A9348E">
            <w:pPr>
              <w:pStyle w:val="CopticVersemulti-line"/>
            </w:pPr>
            <w:r>
              <w:t>ⲛⲉⲙ Ⲡⲉⲕⲓⲱⲧ ⲛ̀ⲁ̀ⲅⲁⲑⲟⲥ:</w:t>
            </w:r>
          </w:p>
          <w:p w14:paraId="2F334EFD" w14:textId="77777777" w:rsidR="00A9348E" w:rsidRDefault="00A9348E" w:rsidP="00A9348E">
            <w:pPr>
              <w:pStyle w:val="CopticVersemulti-line"/>
            </w:pPr>
            <w:r>
              <w:t>ⲛⲉⲙ Ⲡⲓⲡ̀ⲛⲉⲩⲙⲁ ⲉⲑⲟⲩⲁⲃ:</w:t>
            </w:r>
          </w:p>
          <w:p w14:paraId="5E6A0D3C" w14:textId="33FD46D6" w:rsidR="00A9348E" w:rsidRPr="00AF56AD" w:rsidRDefault="00A9348E" w:rsidP="00A9348E">
            <w:pPr>
              <w:pStyle w:val="CopticHangingVerse"/>
            </w:pPr>
            <w:r>
              <w:t>ϫⲉ ⲁⲕⲓ̀ ⲁⲕⲥⲱϯ ⲙ̀ⲙⲟⲛ.</w:t>
            </w:r>
          </w:p>
        </w:tc>
      </w:tr>
    </w:tbl>
    <w:p w14:paraId="31B5F25E" w14:textId="70AF091B" w:rsidR="00951A36" w:rsidRDefault="00951A36" w:rsidP="00951A36">
      <w:pPr>
        <w:pStyle w:val="Heading4"/>
      </w:pPr>
      <w:r>
        <w:t>The Paralex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62A9" w14:paraId="0DBDC644" w14:textId="77777777" w:rsidTr="00951A36">
        <w:trPr>
          <w:cantSplit/>
          <w:jc w:val="center"/>
        </w:trPr>
        <w:tc>
          <w:tcPr>
            <w:tcW w:w="288" w:type="dxa"/>
          </w:tcPr>
          <w:p w14:paraId="0C4B141B" w14:textId="77777777" w:rsidR="00FB62A9" w:rsidRDefault="00FB62A9" w:rsidP="00951A36">
            <w:pPr>
              <w:pStyle w:val="CopticCross"/>
            </w:pPr>
          </w:p>
        </w:tc>
        <w:tc>
          <w:tcPr>
            <w:tcW w:w="3960" w:type="dxa"/>
          </w:tcPr>
          <w:p w14:paraId="31EC5FC5" w14:textId="77777777" w:rsidR="00FB62A9" w:rsidRDefault="00FB62A9" w:rsidP="00FB62A9">
            <w:pPr>
              <w:pStyle w:val="EngHang"/>
            </w:pPr>
            <w:r>
              <w:t>Come and see this great wonder</w:t>
            </w:r>
          </w:p>
          <w:p w14:paraId="0F698D96" w14:textId="77777777" w:rsidR="00FB62A9" w:rsidRDefault="00FB62A9" w:rsidP="00FB62A9">
            <w:pPr>
              <w:pStyle w:val="EngHang"/>
            </w:pPr>
            <w:r>
              <w:t>That happened at the Wedding of Cana of Galille,</w:t>
            </w:r>
          </w:p>
          <w:p w14:paraId="317A2AA5" w14:textId="77777777" w:rsidR="00FB62A9" w:rsidRDefault="00FB62A9" w:rsidP="00FB62A9">
            <w:pPr>
              <w:pStyle w:val="EngHang"/>
            </w:pPr>
            <w:r>
              <w:t>All you cities, Jericho,</w:t>
            </w:r>
          </w:p>
          <w:p w14:paraId="374F0216" w14:textId="23FF4A83" w:rsidR="00FB62A9" w:rsidRDefault="00FB62A9" w:rsidP="00FB62A9">
            <w:pPr>
              <w:pStyle w:val="EngHangEnd"/>
            </w:pPr>
            <w:r>
              <w:t>The mount of Olives, and Jerusalem!</w:t>
            </w:r>
          </w:p>
        </w:tc>
        <w:tc>
          <w:tcPr>
            <w:tcW w:w="288" w:type="dxa"/>
          </w:tcPr>
          <w:p w14:paraId="6D0FDB42" w14:textId="77777777" w:rsidR="00FB62A9" w:rsidRDefault="00FB62A9" w:rsidP="00951A36"/>
        </w:tc>
        <w:tc>
          <w:tcPr>
            <w:tcW w:w="288" w:type="dxa"/>
          </w:tcPr>
          <w:p w14:paraId="145B67F1" w14:textId="77777777" w:rsidR="00FB62A9" w:rsidRDefault="00FB62A9" w:rsidP="00951A36">
            <w:pPr>
              <w:pStyle w:val="CopticCross"/>
            </w:pPr>
          </w:p>
        </w:tc>
        <w:tc>
          <w:tcPr>
            <w:tcW w:w="3960" w:type="dxa"/>
          </w:tcPr>
          <w:p w14:paraId="0FB5D6B1" w14:textId="77777777" w:rsidR="00FB62A9" w:rsidRDefault="00FB62A9" w:rsidP="00951A36">
            <w:pPr>
              <w:pStyle w:val="CopticVersemulti-line"/>
            </w:pPr>
            <w:r>
              <w:t>Ⲛⲓⲭⲱⲣⲁ ⲧⲏⲣⲟⲩ ⲛ̀ⲧⲉ Ⲓⲉⲣⲓⲝⲱ:</w:t>
            </w:r>
          </w:p>
          <w:p w14:paraId="215F7B3A" w14:textId="77777777" w:rsidR="00FB62A9" w:rsidRDefault="00FB62A9" w:rsidP="00951A36">
            <w:pPr>
              <w:pStyle w:val="CopticVersemulti-line"/>
            </w:pPr>
            <w:r>
              <w:t>ⲛⲉⲙ ⲡ̀ⲧⲱⲟⲩ ⲛ̀ⲧⲉ ⲛⲓϫⲱⲓⲧ ⲛⲉⲙ Ⲓⲗ̄ⲏ̄ⲙ̄:</w:t>
            </w:r>
          </w:p>
          <w:p w14:paraId="0242DFC8" w14:textId="77777777" w:rsidR="00FB62A9" w:rsidRDefault="00FB62A9" w:rsidP="00951A36">
            <w:pPr>
              <w:pStyle w:val="CopticVersemulti-line"/>
            </w:pPr>
            <w:r>
              <w:t>ⲁ̀ⲙⲱⲓⲛⲓ ⲁ̀ⲛⲁⲩ ⲉ̀ⲧⲁⲓⲛⲓϣϯ ⲛ̀ϣ̀ⲫⲏⲣⲓ:</w:t>
            </w:r>
          </w:p>
          <w:p w14:paraId="11AF50DC" w14:textId="3343086B" w:rsidR="00FB62A9" w:rsidRDefault="00FB62A9" w:rsidP="00FB62A9">
            <w:pPr>
              <w:pStyle w:val="CopticHangingVerse"/>
            </w:pPr>
            <w:r>
              <w:t>ⲑⲏⲉ̀ⲧⲁⲥϣⲱⲡⲓ ϧⲉⲛ ⲡ̀ϩⲟⲡ ⲛ̀ⲧ̀Ⲕⲁⲛⲁ ⲛ̀ⲧⲉ ϯⲄⲁⲗⲓⲗⲉⲁ̀.</w:t>
            </w:r>
          </w:p>
        </w:tc>
      </w:tr>
      <w:tr w:rsidR="00951A36" w14:paraId="2544FA99" w14:textId="77777777" w:rsidTr="00951A36">
        <w:trPr>
          <w:cantSplit/>
          <w:jc w:val="center"/>
        </w:trPr>
        <w:tc>
          <w:tcPr>
            <w:tcW w:w="288" w:type="dxa"/>
          </w:tcPr>
          <w:p w14:paraId="2C1FCBAD" w14:textId="77777777" w:rsidR="00951A36" w:rsidRDefault="00951A36" w:rsidP="00951A36">
            <w:pPr>
              <w:pStyle w:val="CopticCross"/>
            </w:pPr>
          </w:p>
        </w:tc>
        <w:tc>
          <w:tcPr>
            <w:tcW w:w="3960" w:type="dxa"/>
          </w:tcPr>
          <w:p w14:paraId="5AD58948" w14:textId="77777777" w:rsidR="00951A36" w:rsidRDefault="00951A36" w:rsidP="00951A36">
            <w:pPr>
              <w:pStyle w:val="EngHang"/>
            </w:pPr>
            <w:r>
              <w:t>This is the first miracle</w:t>
            </w:r>
          </w:p>
          <w:p w14:paraId="4D007C67" w14:textId="77777777" w:rsidR="00951A36" w:rsidRDefault="00951A36" w:rsidP="00951A36">
            <w:pPr>
              <w:pStyle w:val="EngHang"/>
            </w:pPr>
            <w:r>
              <w:t>That our good Saviour</w:t>
            </w:r>
          </w:p>
          <w:p w14:paraId="26B14ED1" w14:textId="77777777" w:rsidR="00951A36" w:rsidRDefault="00951A36" w:rsidP="00951A36">
            <w:pPr>
              <w:pStyle w:val="EngHang"/>
            </w:pPr>
            <w:r>
              <w:t>Performed before His Disciples;</w:t>
            </w:r>
          </w:p>
          <w:p w14:paraId="7B2961C4" w14:textId="77777777" w:rsidR="00951A36" w:rsidRDefault="00951A36" w:rsidP="00951A36">
            <w:pPr>
              <w:pStyle w:val="EngHangEnd"/>
            </w:pPr>
            <w:r>
              <w:t>They believed in Him: the Christ.</w:t>
            </w:r>
          </w:p>
        </w:tc>
        <w:tc>
          <w:tcPr>
            <w:tcW w:w="288" w:type="dxa"/>
          </w:tcPr>
          <w:p w14:paraId="7D98A518" w14:textId="77777777" w:rsidR="00951A36" w:rsidRDefault="00951A36" w:rsidP="00951A36"/>
        </w:tc>
        <w:tc>
          <w:tcPr>
            <w:tcW w:w="288" w:type="dxa"/>
          </w:tcPr>
          <w:p w14:paraId="64028486" w14:textId="77777777" w:rsidR="00951A36" w:rsidRDefault="00951A36" w:rsidP="00951A36">
            <w:pPr>
              <w:pStyle w:val="CopticCross"/>
            </w:pPr>
          </w:p>
        </w:tc>
        <w:tc>
          <w:tcPr>
            <w:tcW w:w="3960" w:type="dxa"/>
          </w:tcPr>
          <w:p w14:paraId="4FA2FDCB" w14:textId="77777777" w:rsidR="00951A36" w:rsidRDefault="00951A36" w:rsidP="00951A36">
            <w:pPr>
              <w:pStyle w:val="CopticVersemulti-line"/>
            </w:pPr>
            <w:r>
              <w:t>Ⲫⲁⲓ ⲡⲉ ⲡⲓϩⲟⲩⲓⲧ ⲙ̀ⲙⲏⲓⲛⲓ</w:t>
            </w:r>
          </w:p>
          <w:p w14:paraId="3AEF2AEA" w14:textId="77777777" w:rsidR="00951A36" w:rsidRDefault="00951A36" w:rsidP="00951A36">
            <w:pPr>
              <w:pStyle w:val="CopticVersemulti-line"/>
            </w:pPr>
            <w:r>
              <w:t>ⲉ̀ⲧⲁ ⲡⲉⲛⲥⲱⲧⲏⲣ ⲛ̀ⲁ̀ⲅⲁⲑⲟⲥ:</w:t>
            </w:r>
          </w:p>
          <w:p w14:paraId="044E2881" w14:textId="77777777" w:rsidR="00951A36" w:rsidRDefault="00951A36" w:rsidP="00951A36">
            <w:pPr>
              <w:pStyle w:val="CopticVersemulti-line"/>
            </w:pPr>
            <w:r>
              <w:t>ⲁⲓϥ ⲙ̀ⲡⲉⲙ̀ⲑⲟ ⲛ̀ⲛⲉϥⲙⲁⲑⲏⲧⲏⲥ</w:t>
            </w:r>
          </w:p>
          <w:p w14:paraId="45749A01" w14:textId="77777777" w:rsidR="00951A36" w:rsidRDefault="00951A36" w:rsidP="00951A36">
            <w:pPr>
              <w:pStyle w:val="CopticHangingVerse"/>
            </w:pPr>
            <w:r>
              <w:t xml:space="preserve">ⲁⲩⲛⲁϩϯ ⲉ̀ⲣⲟⲫ ϫⲉ Ⲡⲓⲭ̀ⲣⲓⲥⲧⲟⲥ. </w:t>
            </w:r>
          </w:p>
        </w:tc>
      </w:tr>
      <w:tr w:rsidR="00951A36" w14:paraId="275B9DB4" w14:textId="77777777" w:rsidTr="00951A36">
        <w:trPr>
          <w:cantSplit/>
          <w:jc w:val="center"/>
        </w:trPr>
        <w:tc>
          <w:tcPr>
            <w:tcW w:w="288" w:type="dxa"/>
          </w:tcPr>
          <w:p w14:paraId="624E7814" w14:textId="77777777" w:rsidR="00951A36" w:rsidRDefault="00951A36" w:rsidP="00951A36">
            <w:pPr>
              <w:pStyle w:val="CopticCross"/>
            </w:pPr>
          </w:p>
        </w:tc>
        <w:tc>
          <w:tcPr>
            <w:tcW w:w="3960" w:type="dxa"/>
          </w:tcPr>
          <w:p w14:paraId="71EF307A" w14:textId="2AC61030" w:rsidR="00951A36" w:rsidRDefault="00951A36" w:rsidP="00951A36">
            <w:pPr>
              <w:pStyle w:val="EngHang"/>
            </w:pPr>
            <w:r>
              <w:t>Jesus of Nazareth</w:t>
            </w:r>
          </w:p>
          <w:p w14:paraId="1AA9C64C" w14:textId="4D2C1F64" w:rsidR="00951A36" w:rsidRDefault="00951A36" w:rsidP="00951A36">
            <w:pPr>
              <w:pStyle w:val="EngHang"/>
            </w:pPr>
            <w:r>
              <w:t>Blessed the waters, and made them wine.</w:t>
            </w:r>
          </w:p>
          <w:p w14:paraId="30BD28C1" w14:textId="525E3464" w:rsidR="00951A36" w:rsidRDefault="00951A36" w:rsidP="00951A36">
            <w:pPr>
              <w:pStyle w:val="EngHang"/>
            </w:pPr>
            <w:r>
              <w:t>Such a wonder has not been seen</w:t>
            </w:r>
          </w:p>
          <w:p w14:paraId="0023A4BF" w14:textId="4AEC9DFF" w:rsidR="00951A36" w:rsidRDefault="00951A36" w:rsidP="00951A36">
            <w:pPr>
              <w:pStyle w:val="EngHangEnd"/>
            </w:pPr>
            <w:r>
              <w:t>From Adam until today.</w:t>
            </w:r>
          </w:p>
        </w:tc>
        <w:tc>
          <w:tcPr>
            <w:tcW w:w="288" w:type="dxa"/>
          </w:tcPr>
          <w:p w14:paraId="7273E091" w14:textId="77777777" w:rsidR="00951A36" w:rsidRDefault="00951A36" w:rsidP="00951A36"/>
        </w:tc>
        <w:tc>
          <w:tcPr>
            <w:tcW w:w="288" w:type="dxa"/>
          </w:tcPr>
          <w:p w14:paraId="627B08D2" w14:textId="77777777" w:rsidR="00951A36" w:rsidRDefault="00951A36" w:rsidP="00951A36">
            <w:pPr>
              <w:pStyle w:val="CopticCross"/>
            </w:pPr>
          </w:p>
        </w:tc>
        <w:tc>
          <w:tcPr>
            <w:tcW w:w="3960" w:type="dxa"/>
          </w:tcPr>
          <w:p w14:paraId="3CFF7423" w14:textId="061CD2BA" w:rsidR="00951A36" w:rsidRDefault="00951A36" w:rsidP="00951A36">
            <w:pPr>
              <w:pStyle w:val="CopticVersemulti-line"/>
            </w:pPr>
            <w:r>
              <w:t>Ⲓⲏⲥⲟⲩⲥ ⲡⲓⲣⲉⲙⲛⲁⲍⲁⲣⲉⲑ</w:t>
            </w:r>
          </w:p>
          <w:p w14:paraId="1ACCD7CE" w14:textId="6F1769BD" w:rsidR="00951A36" w:rsidRDefault="00951A36" w:rsidP="00951A36">
            <w:pPr>
              <w:pStyle w:val="CopticVersemulti-line"/>
            </w:pPr>
            <w:r>
              <w:t>ⲁϥⲥ̀ⲙⲟⲩ ⲉ̀ⲛⲓⲙⲱⲟⲩ ⲁϥⲁⲓⲧⲟⲩ ⲛ̀ⲏⲣⲡ:</w:t>
            </w:r>
          </w:p>
          <w:p w14:paraId="70405E9C" w14:textId="41C9EA48" w:rsidR="00951A36" w:rsidRDefault="00951A36" w:rsidP="00951A36">
            <w:pPr>
              <w:pStyle w:val="CopticVersemulti-line"/>
            </w:pPr>
            <w:r>
              <w:t>ⲙ̀ⲡⲉ ϩ̀ⲗⲓ ⲛⲁⲩ ⲉ̀ⲟⲩϣ̀ⲫⲏⲣⲓ ⲉⲥⲟ̀ⲛⲓ ⲛ̀ⲑⲁⲓ:</w:t>
            </w:r>
          </w:p>
          <w:p w14:paraId="2F172E65" w14:textId="2AFD4236" w:rsidR="00951A36" w:rsidRDefault="00FB62A9" w:rsidP="00951A36">
            <w:pPr>
              <w:pStyle w:val="CopticHangingVerse"/>
            </w:pPr>
            <w:r>
              <w:t>Ⲓⲥϫⲉⲛ Ⲁⲇⲁⲙ ϣⲁ ⲉ̀ϧⲟⲩⲛ ⲙ̀ⲫⲟⲟⲩ</w:t>
            </w:r>
            <w:r w:rsidR="00951A36">
              <w:t>.</w:t>
            </w:r>
          </w:p>
        </w:tc>
      </w:tr>
      <w:tr w:rsidR="00FB62A9" w14:paraId="79247A47" w14:textId="77777777" w:rsidTr="00951A36">
        <w:trPr>
          <w:cantSplit/>
          <w:jc w:val="center"/>
        </w:trPr>
        <w:tc>
          <w:tcPr>
            <w:tcW w:w="288" w:type="dxa"/>
          </w:tcPr>
          <w:p w14:paraId="5131899A" w14:textId="77777777" w:rsidR="00FB62A9" w:rsidRDefault="00FB62A9" w:rsidP="00951A36">
            <w:pPr>
              <w:pStyle w:val="CopticCross"/>
            </w:pPr>
          </w:p>
        </w:tc>
        <w:tc>
          <w:tcPr>
            <w:tcW w:w="3960" w:type="dxa"/>
          </w:tcPr>
          <w:p w14:paraId="67A850DA" w14:textId="77777777" w:rsidR="00FB62A9" w:rsidRDefault="00FB62A9" w:rsidP="00951A36">
            <w:pPr>
              <w:pStyle w:val="EngHang"/>
            </w:pPr>
            <w:r>
              <w:t>You have changed six pots</w:t>
            </w:r>
          </w:p>
          <w:p w14:paraId="2A910B71" w14:textId="77777777" w:rsidR="00FB62A9" w:rsidRDefault="00FB62A9" w:rsidP="00951A36">
            <w:pPr>
              <w:pStyle w:val="EngHang"/>
            </w:pPr>
            <w:r>
              <w:t>Of water into choice wine,</w:t>
            </w:r>
          </w:p>
          <w:p w14:paraId="7FD79748" w14:textId="77777777" w:rsidR="00FB62A9" w:rsidRDefault="00FB62A9" w:rsidP="00951A36">
            <w:pPr>
              <w:pStyle w:val="EngHang"/>
            </w:pPr>
            <w:r>
              <w:t>By Your great glory,</w:t>
            </w:r>
          </w:p>
          <w:p w14:paraId="7478C8CF" w14:textId="6BDBE321" w:rsidR="00FB62A9" w:rsidRDefault="00FB62A9" w:rsidP="00FB62A9">
            <w:pPr>
              <w:pStyle w:val="EngHangEnd"/>
            </w:pPr>
            <w:r>
              <w:t>At the wedding of Cana of Galilee.</w:t>
            </w:r>
          </w:p>
        </w:tc>
        <w:tc>
          <w:tcPr>
            <w:tcW w:w="288" w:type="dxa"/>
          </w:tcPr>
          <w:p w14:paraId="58BCB4AB" w14:textId="77777777" w:rsidR="00FB62A9" w:rsidRDefault="00FB62A9" w:rsidP="00951A36"/>
        </w:tc>
        <w:tc>
          <w:tcPr>
            <w:tcW w:w="288" w:type="dxa"/>
          </w:tcPr>
          <w:p w14:paraId="5A6BED8B" w14:textId="77777777" w:rsidR="00FB62A9" w:rsidRDefault="00FB62A9" w:rsidP="00951A36">
            <w:pPr>
              <w:pStyle w:val="CopticCross"/>
            </w:pPr>
          </w:p>
        </w:tc>
        <w:tc>
          <w:tcPr>
            <w:tcW w:w="3960" w:type="dxa"/>
          </w:tcPr>
          <w:p w14:paraId="53FC0E5D" w14:textId="77777777" w:rsidR="00FB62A9" w:rsidRDefault="00FB62A9" w:rsidP="00951A36">
            <w:pPr>
              <w:pStyle w:val="CopticVersemulti-line"/>
            </w:pPr>
            <w:r>
              <w:t>Ⲥⲟⲟⲩ ⲛ̀ϩⲩⲇⲣⲓⲁ ⲙ̀ⲙⲱⲟⲩ</w:t>
            </w:r>
          </w:p>
          <w:p w14:paraId="5D962EFF" w14:textId="1FA33A30" w:rsidR="00FB62A9" w:rsidRDefault="00FB62A9" w:rsidP="00951A36">
            <w:pPr>
              <w:pStyle w:val="CopticVersemulti-line"/>
            </w:pPr>
            <w:r>
              <w:t>ⲟⲩⲏⲣⲡ ⲉϥⲥⲱⲧⲡ ⲁⲕⲟⲩⲱ̀ⲧⲉⲃ ⲙ̀ⲙⲱⲟⲩ:</w:t>
            </w:r>
          </w:p>
          <w:p w14:paraId="11ACE957" w14:textId="77777777" w:rsidR="00FB62A9" w:rsidRDefault="00FB62A9" w:rsidP="00951A36">
            <w:pPr>
              <w:pStyle w:val="CopticVersemulti-line"/>
            </w:pPr>
            <w:r>
              <w:t>ⲉ̀ⲃⲟⲗϧⲉⲛ ⲡⲉⲕⲛⲓϣϯ ⲛ̀ⲱⲟⲩ:</w:t>
            </w:r>
          </w:p>
          <w:p w14:paraId="7984DD23" w14:textId="42616E48" w:rsidR="00FB62A9" w:rsidRDefault="00FB62A9" w:rsidP="00FB62A9">
            <w:pPr>
              <w:pStyle w:val="CopticHangingVerse"/>
            </w:pPr>
            <w:r>
              <w:t>ϧⲉⲛ ⲡ̀ϩⲟⲡ ⲛ̀ⲧ̀Ⲕⲁⲛⲁ ⲛ̀ⲧⲉ ϯⲄⲁⲗⲓⲗⲉⲁ.</w:t>
            </w:r>
          </w:p>
        </w:tc>
      </w:tr>
      <w:tr w:rsidR="00FB62A9" w14:paraId="2956456D" w14:textId="77777777" w:rsidTr="00951A36">
        <w:trPr>
          <w:cantSplit/>
          <w:jc w:val="center"/>
        </w:trPr>
        <w:tc>
          <w:tcPr>
            <w:tcW w:w="288" w:type="dxa"/>
          </w:tcPr>
          <w:p w14:paraId="0FD783F4" w14:textId="77777777" w:rsidR="00FB62A9" w:rsidRDefault="00FB62A9" w:rsidP="00951A36">
            <w:pPr>
              <w:pStyle w:val="CopticCross"/>
            </w:pPr>
          </w:p>
        </w:tc>
        <w:tc>
          <w:tcPr>
            <w:tcW w:w="3960" w:type="dxa"/>
          </w:tcPr>
          <w:p w14:paraId="6A51D514" w14:textId="77777777" w:rsidR="00FB62A9" w:rsidRDefault="00FB62A9" w:rsidP="00951A36">
            <w:pPr>
              <w:pStyle w:val="EngHang"/>
            </w:pPr>
            <w:r>
              <w:t>Jesus Christ the same,</w:t>
            </w:r>
          </w:p>
          <w:p w14:paraId="767FF14F" w14:textId="77777777" w:rsidR="00FB62A9" w:rsidRDefault="00FB62A9" w:rsidP="00951A36">
            <w:pPr>
              <w:pStyle w:val="EngHang"/>
            </w:pPr>
            <w:r>
              <w:t>Yesterday, today, and forever,</w:t>
            </w:r>
          </w:p>
          <w:p w14:paraId="196720A4" w14:textId="77777777" w:rsidR="00FB62A9" w:rsidRDefault="00FB62A9" w:rsidP="00951A36">
            <w:pPr>
              <w:pStyle w:val="EngHang"/>
            </w:pPr>
            <w:r>
              <w:t>In one hypostasis;</w:t>
            </w:r>
          </w:p>
          <w:p w14:paraId="59EDF2B8" w14:textId="6F303F46" w:rsidR="00FB62A9" w:rsidRDefault="00FB62A9" w:rsidP="00FB62A9">
            <w:pPr>
              <w:pStyle w:val="EngHangEnd"/>
            </w:pPr>
            <w:r>
              <w:t>We worship Him, we glorify Him.</w:t>
            </w:r>
          </w:p>
        </w:tc>
        <w:tc>
          <w:tcPr>
            <w:tcW w:w="288" w:type="dxa"/>
          </w:tcPr>
          <w:p w14:paraId="188556D6" w14:textId="77777777" w:rsidR="00FB62A9" w:rsidRDefault="00FB62A9" w:rsidP="00951A36"/>
        </w:tc>
        <w:tc>
          <w:tcPr>
            <w:tcW w:w="288" w:type="dxa"/>
          </w:tcPr>
          <w:p w14:paraId="4E6108FD" w14:textId="77777777" w:rsidR="00FB62A9" w:rsidRDefault="00FB62A9" w:rsidP="00951A36">
            <w:pPr>
              <w:pStyle w:val="CopticCross"/>
            </w:pPr>
          </w:p>
        </w:tc>
        <w:tc>
          <w:tcPr>
            <w:tcW w:w="3960" w:type="dxa"/>
          </w:tcPr>
          <w:p w14:paraId="26741352" w14:textId="77777777" w:rsidR="00FB62A9" w:rsidRDefault="00FB62A9" w:rsidP="00951A36">
            <w:pPr>
              <w:pStyle w:val="CopticVersemulti-line"/>
            </w:pPr>
            <w:r>
              <w:t>Ⲓⲏⲥⲟⲩⲥ Ⲡⲓⲭ̀ⲣⲓⲥⲧⲟⲥ ⲛ̀ⲥⲁϥ ⲛⲉⲙ ⲫⲟⲟⲩ:</w:t>
            </w:r>
          </w:p>
          <w:p w14:paraId="37092DAD" w14:textId="77777777" w:rsidR="00FB62A9" w:rsidRDefault="00FB62A9" w:rsidP="00951A36">
            <w:pPr>
              <w:pStyle w:val="CopticVersemulti-line"/>
            </w:pPr>
            <w:r>
              <w:t>ⲛ̀ⲑⲟϥ ⲛ̀ⲑⲟϥ ⲡⲉ ⲛⲉⲙ ϣⲁ ⲉ̀ⲛⲉϩ:</w:t>
            </w:r>
          </w:p>
          <w:p w14:paraId="706F01C5" w14:textId="77777777" w:rsidR="00FB62A9" w:rsidRDefault="00FB62A9" w:rsidP="00951A36">
            <w:pPr>
              <w:pStyle w:val="CopticVersemulti-line"/>
            </w:pPr>
            <w:r>
              <w:t>ϧⲉⲛ ⲟⲩϩⲯⲡⲟⲥⲧⲁⲥⲓⲥ ⲛ̀ⲟⲩⲱⲧ:</w:t>
            </w:r>
          </w:p>
          <w:p w14:paraId="7BA2A30E" w14:textId="65D4B971" w:rsidR="00FB62A9" w:rsidRDefault="00FB62A9" w:rsidP="00FB62A9">
            <w:pPr>
              <w:pStyle w:val="CopticHangingVerse"/>
            </w:pPr>
            <w:r>
              <w:t>ⲧⲉⲛⲟⲩⲱϣⲧ ⲙ̀ⲙⲟϥ ⲧⲉⲛϯⲱ̀ⲟⲩ ⲛⲁϥ.</w:t>
            </w:r>
          </w:p>
        </w:tc>
      </w:tr>
      <w:tr w:rsidR="00FB62A9" w14:paraId="3D51ADD2" w14:textId="77777777" w:rsidTr="00951A36">
        <w:trPr>
          <w:cantSplit/>
          <w:jc w:val="center"/>
        </w:trPr>
        <w:tc>
          <w:tcPr>
            <w:tcW w:w="288" w:type="dxa"/>
          </w:tcPr>
          <w:p w14:paraId="77F24B5B" w14:textId="77777777" w:rsidR="00FB62A9" w:rsidRDefault="00FB62A9" w:rsidP="00951A36">
            <w:pPr>
              <w:pStyle w:val="CopticCross"/>
            </w:pPr>
          </w:p>
        </w:tc>
        <w:tc>
          <w:tcPr>
            <w:tcW w:w="3960" w:type="dxa"/>
          </w:tcPr>
          <w:p w14:paraId="6AB8B71C" w14:textId="77777777" w:rsidR="00FB62A9" w:rsidRDefault="00FB62A9" w:rsidP="00951A36">
            <w:pPr>
              <w:pStyle w:val="EngHang"/>
            </w:pPr>
            <w:r>
              <w:t>Intecede on our behalf,</w:t>
            </w:r>
          </w:p>
          <w:p w14:paraId="218BEC1A" w14:textId="77777777" w:rsidR="00FB62A9" w:rsidRDefault="00FB62A9" w:rsidP="00951A36">
            <w:pPr>
              <w:pStyle w:val="EngHang"/>
            </w:pPr>
            <w:r>
              <w:t>O Lady of us all, the Theotokos,</w:t>
            </w:r>
          </w:p>
          <w:p w14:paraId="0EA0273B" w14:textId="77777777" w:rsidR="00FB62A9" w:rsidRDefault="00FB62A9" w:rsidP="00951A36">
            <w:pPr>
              <w:pStyle w:val="EngHang"/>
            </w:pPr>
            <w:r>
              <w:t>Mary the Mother of Jesus Christ,</w:t>
            </w:r>
          </w:p>
          <w:p w14:paraId="2541DC6B" w14:textId="031477B2" w:rsidR="00FB62A9" w:rsidRDefault="00FB62A9" w:rsidP="00FB62A9">
            <w:pPr>
              <w:pStyle w:val="EngHangEnd"/>
            </w:pPr>
            <w:r>
              <w:t>That He may forgive us our sins.</w:t>
            </w:r>
          </w:p>
        </w:tc>
        <w:tc>
          <w:tcPr>
            <w:tcW w:w="288" w:type="dxa"/>
          </w:tcPr>
          <w:p w14:paraId="6AB1C02C" w14:textId="77777777" w:rsidR="00FB62A9" w:rsidRDefault="00FB62A9" w:rsidP="00951A36"/>
        </w:tc>
        <w:tc>
          <w:tcPr>
            <w:tcW w:w="288" w:type="dxa"/>
          </w:tcPr>
          <w:p w14:paraId="402646E1" w14:textId="77777777" w:rsidR="00FB62A9" w:rsidRDefault="00FB62A9" w:rsidP="00951A36">
            <w:pPr>
              <w:pStyle w:val="CopticCross"/>
            </w:pPr>
          </w:p>
        </w:tc>
        <w:tc>
          <w:tcPr>
            <w:tcW w:w="3960" w:type="dxa"/>
          </w:tcPr>
          <w:p w14:paraId="25E432F5" w14:textId="77777777" w:rsidR="00FB62A9" w:rsidRDefault="00FB62A9" w:rsidP="00951A36">
            <w:pPr>
              <w:pStyle w:val="CopticVersemulti-line"/>
            </w:pPr>
            <w:r>
              <w:t>Ⲁⲣⲓⲡ1ⲣⲉⲥⲃⲉⲩⲓⲛ ⲉ̀ϩ̀ⲣⲏⲓ ⲉ̀ϫⲱⲛ:</w:t>
            </w:r>
          </w:p>
          <w:p w14:paraId="32988107" w14:textId="77777777" w:rsidR="00FB62A9" w:rsidRDefault="00FB62A9" w:rsidP="00951A36">
            <w:pPr>
              <w:pStyle w:val="CopticVersemulti-line"/>
            </w:pPr>
            <w:r>
              <w:t>ⲱ̀ ⲧⲉⲛϭⲟⲓⲥ ⲛ̀ⲛⲏⲃ ⲧⲏⲣⲉⲛ ϯⲑⲉⲟ̀ⲧⲟⲕⲟⲥ:</w:t>
            </w:r>
          </w:p>
          <w:p w14:paraId="023A3B8F" w14:textId="77777777" w:rsidR="00FB62A9" w:rsidRDefault="00FB62A9" w:rsidP="00951A36">
            <w:pPr>
              <w:pStyle w:val="CopticVersemulti-line"/>
            </w:pPr>
            <w:r>
              <w:t>Ⲙⲁⲣⲓⲁ ⲑ̀ⲙⲁⲩ ⲛ̀Ⲓⲏⲥⲟⲩⲥ Ⲡⲓⲭ̀ⲣⲓⲥⲧⲟⲥ:</w:t>
            </w:r>
          </w:p>
          <w:p w14:paraId="1779F8FD" w14:textId="78BBBA72" w:rsidR="00FB62A9" w:rsidRDefault="00FB62A9" w:rsidP="00FB62A9">
            <w:pPr>
              <w:pStyle w:val="CopticHangingVerse"/>
            </w:pPr>
            <w:r>
              <w:t>ⲛ̀ⲧⲉϥⲭⲁ ⲛⲉⲛⲛⲟⲃⲓ ⲛⲁⲛ ⲉ̀ⲃⲟⲗ.</w:t>
            </w:r>
          </w:p>
        </w:tc>
      </w:tr>
      <w:tr w:rsidR="00FB62A9" w14:paraId="1CCF7BBA" w14:textId="77777777" w:rsidTr="00951A36">
        <w:trPr>
          <w:cantSplit/>
          <w:jc w:val="center"/>
        </w:trPr>
        <w:tc>
          <w:tcPr>
            <w:tcW w:w="288" w:type="dxa"/>
          </w:tcPr>
          <w:p w14:paraId="6A018887" w14:textId="77777777" w:rsidR="00FB62A9" w:rsidRDefault="00FB62A9" w:rsidP="00951A36">
            <w:pPr>
              <w:pStyle w:val="CopticCross"/>
            </w:pPr>
          </w:p>
        </w:tc>
        <w:tc>
          <w:tcPr>
            <w:tcW w:w="3960" w:type="dxa"/>
          </w:tcPr>
          <w:p w14:paraId="3B28B2AD" w14:textId="77777777" w:rsidR="00FB62A9" w:rsidRDefault="00FB62A9" w:rsidP="00951A36">
            <w:pPr>
              <w:pStyle w:val="EngHang"/>
            </w:pPr>
            <w:r>
              <w:t>Pray to the Lord on our behalf,</w:t>
            </w:r>
          </w:p>
          <w:p w14:paraId="2707F9E7" w14:textId="77777777" w:rsidR="00FB62A9" w:rsidRDefault="00FB62A9" w:rsidP="00951A36">
            <w:pPr>
              <w:pStyle w:val="EngHang"/>
            </w:pPr>
            <w:r>
              <w:t>O bride of Christ,</w:t>
            </w:r>
          </w:p>
          <w:p w14:paraId="2C3D8498" w14:textId="0EFAAE62" w:rsidR="00FB62A9" w:rsidRDefault="00FB62A9" w:rsidP="00951A36">
            <w:pPr>
              <w:pStyle w:val="EngHang"/>
            </w:pPr>
            <w:r>
              <w:t>The true saint, Demiana,</w:t>
            </w:r>
          </w:p>
          <w:p w14:paraId="57DF972E" w14:textId="226A971B" w:rsidR="00FB62A9" w:rsidRDefault="00FB62A9" w:rsidP="00FB62A9">
            <w:pPr>
              <w:pStyle w:val="EngHangEnd"/>
            </w:pPr>
            <w:r>
              <w:t>That He may forgive us our sins.</w:t>
            </w:r>
          </w:p>
        </w:tc>
        <w:tc>
          <w:tcPr>
            <w:tcW w:w="288" w:type="dxa"/>
          </w:tcPr>
          <w:p w14:paraId="37B7AE61" w14:textId="77777777" w:rsidR="00FB62A9" w:rsidRDefault="00FB62A9" w:rsidP="00951A36"/>
        </w:tc>
        <w:tc>
          <w:tcPr>
            <w:tcW w:w="288" w:type="dxa"/>
          </w:tcPr>
          <w:p w14:paraId="1CA9A3F2" w14:textId="77777777" w:rsidR="00FB62A9" w:rsidRDefault="00FB62A9" w:rsidP="00951A36">
            <w:pPr>
              <w:pStyle w:val="CopticCross"/>
            </w:pPr>
          </w:p>
        </w:tc>
        <w:tc>
          <w:tcPr>
            <w:tcW w:w="3960" w:type="dxa"/>
          </w:tcPr>
          <w:p w14:paraId="01ABCA9B" w14:textId="77777777" w:rsidR="00FB62A9" w:rsidRDefault="00FB62A9" w:rsidP="00951A36">
            <w:pPr>
              <w:pStyle w:val="CopticVersemulti-line"/>
            </w:pPr>
            <w:r>
              <w:t>Ⲧⲱⲃϩ ⲙ̀Ⲡϭⲟⲓⲥ ⲉ̀ϩ̀ⲣⲏⲓ ⲉ̀ϫⲟⲱⲛ:</w:t>
            </w:r>
          </w:p>
          <w:p w14:paraId="19253195" w14:textId="77777777" w:rsidR="00FB62A9" w:rsidRDefault="00FB62A9" w:rsidP="00951A36">
            <w:pPr>
              <w:pStyle w:val="CopticVersemulti-line"/>
            </w:pPr>
            <w:r>
              <w:t>ⲱ̀ϯϣⲉⲗⲉⲧ ⲛ̀ⲧⲉ Ⲡⲓⲭ̀ⲣⲓⲥⲧⲟⲥ:</w:t>
            </w:r>
          </w:p>
          <w:p w14:paraId="0F9BBBD2" w14:textId="77777777" w:rsidR="00FB62A9" w:rsidRDefault="00FB62A9" w:rsidP="00951A36">
            <w:pPr>
              <w:pStyle w:val="CopticVersemulti-line"/>
            </w:pPr>
            <w:r>
              <w:t>ϯⲁ̀ⲅⲓⲁ ⲙ̀ⲛⲏⲓ Ⲇⲩⲙⲓⲁⲛⲁ:</w:t>
            </w:r>
          </w:p>
          <w:p w14:paraId="33033330" w14:textId="38F91739" w:rsidR="00FB62A9" w:rsidRDefault="00FB62A9" w:rsidP="00951A36">
            <w:pPr>
              <w:pStyle w:val="CopticVersemulti-line"/>
            </w:pPr>
            <w:r>
              <w:t>ⲛ̀ⲧⲉϥⲭⲁ ⲛⲉⲛⲛⲟⲅⲃⲓ ⲛⲁⲛ ⲉ̀ⲃⲟⲗ.</w:t>
            </w:r>
          </w:p>
        </w:tc>
      </w:tr>
    </w:tbl>
    <w:p w14:paraId="2399C862" w14:textId="30B5C123" w:rsidR="00A9348E" w:rsidRDefault="00A9348E" w:rsidP="00A9348E">
      <w:pPr>
        <w:pStyle w:val="Heading4"/>
      </w:pPr>
      <w:r>
        <w:t>The Psalm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5172097F" w14:textId="77777777" w:rsidTr="00A9348E">
        <w:trPr>
          <w:cantSplit/>
          <w:jc w:val="center"/>
        </w:trPr>
        <w:tc>
          <w:tcPr>
            <w:tcW w:w="288" w:type="dxa"/>
          </w:tcPr>
          <w:p w14:paraId="5DA922C1" w14:textId="77777777" w:rsidR="00A9348E" w:rsidRDefault="00A9348E" w:rsidP="00A9348E">
            <w:pPr>
              <w:pStyle w:val="CopticCross"/>
            </w:pPr>
          </w:p>
        </w:tc>
        <w:tc>
          <w:tcPr>
            <w:tcW w:w="3960" w:type="dxa"/>
          </w:tcPr>
          <w:p w14:paraId="3CA72712" w14:textId="77777777" w:rsidR="00A9348E" w:rsidRDefault="00A9348E" w:rsidP="00A9348E">
            <w:pPr>
              <w:pStyle w:val="EngHang"/>
            </w:pPr>
            <w:r>
              <w:t>Alleluia, Alleluia:</w:t>
            </w:r>
          </w:p>
          <w:p w14:paraId="7392B906" w14:textId="77777777" w:rsidR="00A9348E" w:rsidRDefault="00A9348E" w:rsidP="00A9348E">
            <w:pPr>
              <w:pStyle w:val="EngHang"/>
            </w:pPr>
            <w:r>
              <w:t>Jesus Christ, the Son of God,</w:t>
            </w:r>
          </w:p>
          <w:p w14:paraId="5ED11310" w14:textId="7CB0F829" w:rsidR="00A9348E" w:rsidRDefault="00A9348E" w:rsidP="00A9348E">
            <w:pPr>
              <w:pStyle w:val="EngHang"/>
            </w:pPr>
            <w:r>
              <w:t>Blessed the water and made into wine.</w:t>
            </w:r>
          </w:p>
          <w:p w14:paraId="15D53EA2" w14:textId="77777777" w:rsidR="00A9348E" w:rsidRDefault="00A9348E" w:rsidP="00A9348E">
            <w:pPr>
              <w:pStyle w:val="EngHangEnd"/>
            </w:pPr>
            <w:r>
              <w:t>Alleluia, Alleluia.</w:t>
            </w:r>
          </w:p>
        </w:tc>
        <w:tc>
          <w:tcPr>
            <w:tcW w:w="288" w:type="dxa"/>
          </w:tcPr>
          <w:p w14:paraId="30D07CF5" w14:textId="77777777" w:rsidR="00A9348E" w:rsidRDefault="00A9348E" w:rsidP="00A9348E"/>
        </w:tc>
        <w:tc>
          <w:tcPr>
            <w:tcW w:w="288" w:type="dxa"/>
          </w:tcPr>
          <w:p w14:paraId="49568E02" w14:textId="77777777" w:rsidR="00A9348E" w:rsidRDefault="00A9348E" w:rsidP="00A9348E">
            <w:pPr>
              <w:pStyle w:val="CopticCross"/>
            </w:pPr>
          </w:p>
        </w:tc>
        <w:tc>
          <w:tcPr>
            <w:tcW w:w="3960" w:type="dxa"/>
          </w:tcPr>
          <w:p w14:paraId="1892B5C0" w14:textId="77777777" w:rsidR="00A9348E" w:rsidRDefault="00A9348E" w:rsidP="00A9348E">
            <w:pPr>
              <w:pStyle w:val="CopticVersemulti-line"/>
            </w:pPr>
            <w:r>
              <w:t>Ⲁⲗⲗⲏⲗⲟⲩⲓⲁ ⲁⲗⲗⲏⲗⲟⲩⲓⲁ.</w:t>
            </w:r>
          </w:p>
          <w:p w14:paraId="4F53441E" w14:textId="77777777" w:rsidR="00A9348E" w:rsidRDefault="00A9348E" w:rsidP="00A9348E">
            <w:pPr>
              <w:pStyle w:val="CopticVersemulti-line"/>
            </w:pPr>
            <w:r>
              <w:t>Ⲓⲥⲟⲩⲥ Ⲡⲓⲭ̀ⲣⲓⲥⲧⲟⲥ Ⲡϣⲏⲣⲓ ⲙ̀Ⲫⲛⲟⲩϯ:</w:t>
            </w:r>
          </w:p>
          <w:p w14:paraId="486903AC" w14:textId="5B4BF6C4" w:rsidR="00A9348E" w:rsidRDefault="00A9348E" w:rsidP="00A9348E">
            <w:pPr>
              <w:pStyle w:val="CopticVersemulti-line"/>
            </w:pPr>
            <w:r>
              <w:t>ⲁϥⲥ̀ⲙⲟⲩ ⲉ̀ⲛⲓⲙⲱⲟⲩ ⲁϥⲁⲓⲧⲟⲩ ⲛ̀ⲏⲣⲡ:</w:t>
            </w:r>
          </w:p>
          <w:p w14:paraId="7FBEAFFA" w14:textId="77777777" w:rsidR="00A9348E" w:rsidRPr="00C35319" w:rsidRDefault="00A9348E" w:rsidP="00A9348E">
            <w:pPr>
              <w:pStyle w:val="CopticHangingVerse"/>
            </w:pPr>
            <w:r>
              <w:t>ⲁⲗⲗⲏⲗⲟⲩⲓⲁ: ⲁⲗⲗⲏⲗⲟⲩⲓⲁ.</w:t>
            </w:r>
          </w:p>
        </w:tc>
      </w:tr>
    </w:tbl>
    <w:p w14:paraId="1EE33AC2" w14:textId="1A488E24" w:rsidR="00A9348E" w:rsidRDefault="00A9348E" w:rsidP="00A9348E">
      <w:pPr>
        <w:pStyle w:val="Heading4"/>
      </w:pPr>
      <w:r>
        <w:t>The Gospel Response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9348E" w14:paraId="13ACD811" w14:textId="77777777" w:rsidTr="00A9348E">
        <w:trPr>
          <w:cantSplit/>
          <w:jc w:val="center"/>
        </w:trPr>
        <w:tc>
          <w:tcPr>
            <w:tcW w:w="288" w:type="dxa"/>
          </w:tcPr>
          <w:p w14:paraId="2B502A05" w14:textId="77777777" w:rsidR="00A9348E" w:rsidRDefault="00A9348E" w:rsidP="00A9348E">
            <w:pPr>
              <w:pStyle w:val="CopticCross"/>
            </w:pPr>
          </w:p>
        </w:tc>
        <w:tc>
          <w:tcPr>
            <w:tcW w:w="3960" w:type="dxa"/>
          </w:tcPr>
          <w:p w14:paraId="3D68C63A" w14:textId="77777777" w:rsidR="00A9348E" w:rsidRDefault="00A9348E" w:rsidP="00A9348E">
            <w:pPr>
              <w:pStyle w:val="EngHang"/>
            </w:pPr>
            <w:r>
              <w:t>Alleluia, alleluia,</w:t>
            </w:r>
          </w:p>
          <w:p w14:paraId="778972B0" w14:textId="283C0AA5" w:rsidR="00A9348E" w:rsidRDefault="00951A36" w:rsidP="00A9348E">
            <w:pPr>
              <w:pStyle w:val="EngHang"/>
            </w:pPr>
            <w:r>
              <w:t>A</w:t>
            </w:r>
            <w:r w:rsidR="00A9348E">
              <w:t>lleluia, alleluia.</w:t>
            </w:r>
          </w:p>
          <w:p w14:paraId="6F01BF0C" w14:textId="77777777" w:rsidR="00A9348E" w:rsidRDefault="00A9348E" w:rsidP="00A9348E">
            <w:pPr>
              <w:pStyle w:val="EngHang"/>
            </w:pPr>
            <w:r>
              <w:t>Jesus Christ the Son of God,</w:t>
            </w:r>
          </w:p>
          <w:p w14:paraId="310B2BF7" w14:textId="77777777" w:rsidR="00A9348E" w:rsidRDefault="00A9348E" w:rsidP="00A9348E">
            <w:pPr>
              <w:pStyle w:val="EngHangEnd"/>
            </w:pPr>
            <w:r>
              <w:t>Was baptized in the Jordan.</w:t>
            </w:r>
          </w:p>
        </w:tc>
        <w:tc>
          <w:tcPr>
            <w:tcW w:w="288" w:type="dxa"/>
          </w:tcPr>
          <w:p w14:paraId="14A27F45" w14:textId="77777777" w:rsidR="00A9348E" w:rsidRDefault="00A9348E" w:rsidP="00A9348E"/>
        </w:tc>
        <w:tc>
          <w:tcPr>
            <w:tcW w:w="288" w:type="dxa"/>
          </w:tcPr>
          <w:p w14:paraId="38F93A0E" w14:textId="77777777" w:rsidR="00A9348E" w:rsidRDefault="00A9348E" w:rsidP="00A9348E">
            <w:pPr>
              <w:pStyle w:val="CopticCross"/>
            </w:pPr>
          </w:p>
        </w:tc>
        <w:tc>
          <w:tcPr>
            <w:tcW w:w="3960" w:type="dxa"/>
          </w:tcPr>
          <w:p w14:paraId="4C350992" w14:textId="77777777" w:rsidR="00A9348E" w:rsidRDefault="00A9348E" w:rsidP="00A9348E">
            <w:pPr>
              <w:pStyle w:val="CopticVersemulti-line"/>
            </w:pPr>
            <w:r>
              <w:t>Ⲁⲗⲗⲏⲗⲟⲩⲓⲁ: Ⲁⲗⲗⲏⲗⲟⲩⲓⲁ:</w:t>
            </w:r>
          </w:p>
          <w:p w14:paraId="29BD01C1" w14:textId="77777777" w:rsidR="00A9348E" w:rsidRDefault="00A9348E" w:rsidP="00A9348E">
            <w:pPr>
              <w:pStyle w:val="CopticVersemulti-line"/>
            </w:pPr>
            <w:r>
              <w:t>Ⲁⲗⲗⲏⲗⲟⲩⲓⲁ: Ⲁⲗⲗⲏⲗⲟⲩⲓⲁ.</w:t>
            </w:r>
          </w:p>
          <w:p w14:paraId="52F9092D" w14:textId="77777777" w:rsidR="00A9348E" w:rsidRDefault="00A9348E" w:rsidP="00A9348E">
            <w:pPr>
              <w:pStyle w:val="CopticVersemulti-line"/>
            </w:pPr>
            <w:r>
              <w:t>Ⲓⲏⲥⲟⲩⲥ Ⲡⲓⲭ̀ⲣⲓⲥⲧⲟⲥ Ⲡϣⲏⲣⲓ ⲙ̀Ⲫⲛⲟⲩϯ:</w:t>
            </w:r>
          </w:p>
          <w:p w14:paraId="36E1E8CD" w14:textId="5177E8B5" w:rsidR="00A9348E" w:rsidRPr="00C35319" w:rsidRDefault="00951A36" w:rsidP="00951A36">
            <w:pPr>
              <w:pStyle w:val="CopticVersemulti-line"/>
            </w:pPr>
            <w:r>
              <w:t>ⲁϥⲥ̀ⲙⲟⲩ ⲉ̀ⲛⲓⲙⲱⲟⲩ ⲁϥⲁⲓⲧⲟⲩ ⲛ̀ⲏⲣⲡ:</w:t>
            </w:r>
          </w:p>
        </w:tc>
      </w:tr>
      <w:tr w:rsidR="00A9348E" w14:paraId="6B580621" w14:textId="77777777" w:rsidTr="00A9348E">
        <w:trPr>
          <w:cantSplit/>
          <w:jc w:val="center"/>
        </w:trPr>
        <w:tc>
          <w:tcPr>
            <w:tcW w:w="288" w:type="dxa"/>
          </w:tcPr>
          <w:p w14:paraId="68E9C49D" w14:textId="77777777" w:rsidR="00A9348E" w:rsidRDefault="00A9348E" w:rsidP="00A9348E">
            <w:pPr>
              <w:pStyle w:val="CopticCross"/>
            </w:pPr>
          </w:p>
        </w:tc>
        <w:tc>
          <w:tcPr>
            <w:tcW w:w="3960" w:type="dxa"/>
          </w:tcPr>
          <w:p w14:paraId="6B289CF7" w14:textId="77777777" w:rsidR="00A9348E" w:rsidRDefault="00A9348E" w:rsidP="00A9348E">
            <w:pPr>
              <w:pStyle w:val="EngHang"/>
            </w:pPr>
            <w:r>
              <w:t>This is He to Whom the glory is due,</w:t>
            </w:r>
          </w:p>
          <w:p w14:paraId="101A9915" w14:textId="77777777" w:rsidR="00A9348E" w:rsidRDefault="00A9348E" w:rsidP="00A9348E">
            <w:pPr>
              <w:pStyle w:val="EngHang"/>
            </w:pPr>
            <w:r>
              <w:t>With His Good Father,</w:t>
            </w:r>
          </w:p>
          <w:p w14:paraId="676F7D17" w14:textId="77777777" w:rsidR="00A9348E" w:rsidRDefault="00A9348E" w:rsidP="00A9348E">
            <w:pPr>
              <w:pStyle w:val="EngHang"/>
            </w:pPr>
            <w:r>
              <w:t>And the Holy Spirit,</w:t>
            </w:r>
          </w:p>
          <w:p w14:paraId="3B1EB99E" w14:textId="77777777" w:rsidR="00A9348E" w:rsidRDefault="00A9348E" w:rsidP="00A9348E">
            <w:pPr>
              <w:pStyle w:val="EngHangEnd"/>
            </w:pPr>
            <w:r>
              <w:t>Now and forever.</w:t>
            </w:r>
          </w:p>
        </w:tc>
        <w:tc>
          <w:tcPr>
            <w:tcW w:w="288" w:type="dxa"/>
          </w:tcPr>
          <w:p w14:paraId="24C3A935" w14:textId="77777777" w:rsidR="00A9348E" w:rsidRDefault="00A9348E" w:rsidP="00A9348E"/>
        </w:tc>
        <w:tc>
          <w:tcPr>
            <w:tcW w:w="288" w:type="dxa"/>
          </w:tcPr>
          <w:p w14:paraId="013F22AF" w14:textId="77777777" w:rsidR="00A9348E" w:rsidRDefault="00A9348E" w:rsidP="00A9348E">
            <w:pPr>
              <w:pStyle w:val="CopticCross"/>
            </w:pPr>
          </w:p>
        </w:tc>
        <w:tc>
          <w:tcPr>
            <w:tcW w:w="3960" w:type="dxa"/>
          </w:tcPr>
          <w:p w14:paraId="6E22518A" w14:textId="77777777" w:rsidR="00A9348E" w:rsidRDefault="00A9348E" w:rsidP="00A9348E">
            <w:pPr>
              <w:pStyle w:val="CopticVersemulti-line"/>
            </w:pPr>
            <w:r>
              <w:t>Ⲫⲁⲓ ⲉ̀ⲣⲉ ⲡⲓⲱ̀ⲟⲩ ⲉⲣⲡ̀ⲣⲉⲡ̀ⲓ ⲛⲁϥ:</w:t>
            </w:r>
          </w:p>
          <w:p w14:paraId="359EFD4A" w14:textId="77777777" w:rsidR="00A9348E" w:rsidRDefault="00A9348E" w:rsidP="00A9348E">
            <w:pPr>
              <w:pStyle w:val="CopticVersemulti-line"/>
            </w:pPr>
            <w:r>
              <w:t>ⲛⲉⲙ Ⲡⲉϥⲓⲱⲧ ⲛ̀ⲁ̀ⲅⲁⲑⲟⲥ:</w:t>
            </w:r>
          </w:p>
          <w:p w14:paraId="2F67E350" w14:textId="77777777" w:rsidR="00A9348E" w:rsidRDefault="00A9348E" w:rsidP="00A9348E">
            <w:pPr>
              <w:pStyle w:val="CopticVersemulti-line"/>
            </w:pPr>
            <w:r>
              <w:t>ⲛⲉⲙ Ⲡⲓⲡⲛⲉⲩⲙⲁ ⲉⲑⲟⲩⲁⲃ:</w:t>
            </w:r>
          </w:p>
          <w:p w14:paraId="3F884F53" w14:textId="77777777" w:rsidR="00A9348E" w:rsidRDefault="00A9348E" w:rsidP="00A9348E">
            <w:pPr>
              <w:pStyle w:val="CopticHangingVerse"/>
            </w:pPr>
            <w:r>
              <w:t>ⲓⲥϫⲉⲛ ϯⲛⲟⲩ ⲛⲉⲙ ϣⲁ ⲉ̀ⲛⲉϩ.</w:t>
            </w:r>
          </w:p>
        </w:tc>
      </w:tr>
      <w:tr w:rsidR="00951A36" w14:paraId="5C7F869D" w14:textId="77777777" w:rsidTr="00A9348E">
        <w:trPr>
          <w:cantSplit/>
          <w:jc w:val="center"/>
        </w:trPr>
        <w:tc>
          <w:tcPr>
            <w:tcW w:w="288" w:type="dxa"/>
          </w:tcPr>
          <w:p w14:paraId="2D2F0804" w14:textId="77777777" w:rsidR="00951A36" w:rsidRDefault="00951A36" w:rsidP="00951A36">
            <w:pPr>
              <w:pStyle w:val="CopticCross"/>
            </w:pPr>
          </w:p>
        </w:tc>
        <w:tc>
          <w:tcPr>
            <w:tcW w:w="3960" w:type="dxa"/>
          </w:tcPr>
          <w:p w14:paraId="27CE31FF" w14:textId="77777777" w:rsidR="00951A36" w:rsidRDefault="00951A36" w:rsidP="00951A36">
            <w:pPr>
              <w:pStyle w:val="EngHang"/>
            </w:pPr>
            <w:r>
              <w:t>Blessed be the Father and the Son</w:t>
            </w:r>
          </w:p>
          <w:p w14:paraId="2C60BF22" w14:textId="77777777" w:rsidR="00951A36" w:rsidRDefault="00951A36" w:rsidP="00951A36">
            <w:pPr>
              <w:pStyle w:val="EngHang"/>
            </w:pPr>
            <w:r>
              <w:t>And the Holy Spirit,</w:t>
            </w:r>
          </w:p>
          <w:p w14:paraId="1691375F" w14:textId="77777777" w:rsidR="00951A36" w:rsidRDefault="00951A36" w:rsidP="00951A36">
            <w:pPr>
              <w:pStyle w:val="EngHang"/>
            </w:pPr>
            <w:r>
              <w:t>The pefect Trinity,</w:t>
            </w:r>
          </w:p>
          <w:p w14:paraId="00535F28" w14:textId="5C05FDF1" w:rsidR="00951A36" w:rsidRDefault="00951A36" w:rsidP="00951A36">
            <w:pPr>
              <w:pStyle w:val="EngHang"/>
            </w:pPr>
            <w:r>
              <w:t>We worship Him and glorify Him.</w:t>
            </w:r>
          </w:p>
        </w:tc>
        <w:tc>
          <w:tcPr>
            <w:tcW w:w="288" w:type="dxa"/>
          </w:tcPr>
          <w:p w14:paraId="19762743" w14:textId="77777777" w:rsidR="00951A36" w:rsidRDefault="00951A36" w:rsidP="00951A36"/>
        </w:tc>
        <w:tc>
          <w:tcPr>
            <w:tcW w:w="288" w:type="dxa"/>
          </w:tcPr>
          <w:p w14:paraId="64CCE721" w14:textId="77777777" w:rsidR="00951A36" w:rsidRDefault="00951A36" w:rsidP="00951A36">
            <w:pPr>
              <w:pStyle w:val="CopticCross"/>
            </w:pPr>
          </w:p>
        </w:tc>
        <w:tc>
          <w:tcPr>
            <w:tcW w:w="3960" w:type="dxa"/>
          </w:tcPr>
          <w:p w14:paraId="6CEBFCDC" w14:textId="77777777" w:rsidR="00951A36" w:rsidRDefault="00951A36" w:rsidP="00951A36">
            <w:pPr>
              <w:pStyle w:val="CopticVersemulti-line"/>
            </w:pPr>
            <w:r>
              <w:t>Ϫⲉ ϥ̀ⲥ̀ⲙⲁⲣⲱⲟⲩⲧ ⲛ̀ϫⲉ Ⲫⲓⲱⲧ ⲛⲉⲙ Ⲡϣⲏⲣⲓ:</w:t>
            </w:r>
          </w:p>
          <w:p w14:paraId="34507CDB" w14:textId="77777777" w:rsidR="00951A36" w:rsidRDefault="00951A36" w:rsidP="00951A36">
            <w:pPr>
              <w:pStyle w:val="CopticVersemulti-line"/>
            </w:pPr>
            <w:r>
              <w:t>ⲛⲉⲙ Ⲡⲓⲡ̀ⲛⲉⲩⲙⲁ ⲉⲑⲟⲩⲁⲃ:</w:t>
            </w:r>
          </w:p>
          <w:p w14:paraId="0ED2BDFF" w14:textId="77777777" w:rsidR="00951A36" w:rsidRDefault="00951A36" w:rsidP="00951A36">
            <w:pPr>
              <w:pStyle w:val="CopticVersemulti-line"/>
            </w:pPr>
            <w:r>
              <w:t>Ϯⲧ̀ⲣⲓⲁⲥ ⲉⲧϫⲏⲕ ⲉ̀ⲃⲟⲗ:</w:t>
            </w:r>
          </w:p>
          <w:p w14:paraId="23CBCCE1" w14:textId="45CF8A59" w:rsidR="00951A36" w:rsidRDefault="00951A36" w:rsidP="00951A36">
            <w:pPr>
              <w:pStyle w:val="CopticVersemulti-line"/>
            </w:pPr>
            <w:r>
              <w:t>ⲧⲉⲛⲟⲩⲱϣⲧ ⲙ̀ⲙⲟⲥ ⲧⲉⲛϯⲱ̀ⲟⲩ ⲛⲁⲥ.</w:t>
            </w:r>
          </w:p>
        </w:tc>
      </w:tr>
    </w:tbl>
    <w:p w14:paraId="20A3A7F7" w14:textId="3A12C256" w:rsidR="00951A36" w:rsidRPr="005E5D5D" w:rsidRDefault="00951A36" w:rsidP="00951A36">
      <w:pPr>
        <w:pStyle w:val="Heading4"/>
        <w:rPr>
          <w:rFonts w:ascii="Arial Unicode MS" w:eastAsia="Arial Unicode MS" w:hAnsi="Arial Unicode MS" w:cs="Arial Unicode MS"/>
          <w:lang w:val="en-US"/>
        </w:rPr>
      </w:pPr>
      <w:r>
        <w:t>The Aspasmos Adam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3A4669ED" w14:textId="77777777" w:rsidTr="00951A36">
        <w:trPr>
          <w:cantSplit/>
          <w:jc w:val="center"/>
        </w:trPr>
        <w:tc>
          <w:tcPr>
            <w:tcW w:w="288" w:type="dxa"/>
          </w:tcPr>
          <w:p w14:paraId="416F7490" w14:textId="77777777" w:rsidR="00951A36" w:rsidRDefault="00951A36" w:rsidP="00951A36">
            <w:pPr>
              <w:pStyle w:val="CopticCross"/>
            </w:pPr>
          </w:p>
        </w:tc>
        <w:tc>
          <w:tcPr>
            <w:tcW w:w="3960" w:type="dxa"/>
          </w:tcPr>
          <w:p w14:paraId="5918342D" w14:textId="77777777" w:rsidR="00951A36" w:rsidRDefault="00951A36" w:rsidP="00951A36">
            <w:pPr>
              <w:pStyle w:val="EngHang"/>
            </w:pPr>
            <w:r>
              <w:t>You have made six pots</w:t>
            </w:r>
          </w:p>
          <w:p w14:paraId="1096754C" w14:textId="77777777" w:rsidR="00951A36" w:rsidRDefault="00951A36" w:rsidP="00951A36">
            <w:pPr>
              <w:pStyle w:val="EngHang"/>
            </w:pPr>
            <w:r>
              <w:t>Of water into choice wine</w:t>
            </w:r>
          </w:p>
          <w:p w14:paraId="771E9B01" w14:textId="77777777" w:rsidR="00951A36" w:rsidRDefault="00951A36" w:rsidP="00951A36">
            <w:pPr>
              <w:pStyle w:val="EngHang"/>
            </w:pPr>
            <w:r>
              <w:t>Through Your great glory:</w:t>
            </w:r>
          </w:p>
          <w:p w14:paraId="37CB5077" w14:textId="6C2D709E" w:rsidR="00951A36" w:rsidRDefault="00951A36" w:rsidP="00951A36">
            <w:pPr>
              <w:pStyle w:val="EngHangEnd"/>
            </w:pPr>
            <w:r>
              <w:t>We Praise You thrice.</w:t>
            </w:r>
          </w:p>
        </w:tc>
        <w:tc>
          <w:tcPr>
            <w:tcW w:w="288" w:type="dxa"/>
          </w:tcPr>
          <w:p w14:paraId="0DDAAC1E" w14:textId="77777777" w:rsidR="00951A36" w:rsidRDefault="00951A36" w:rsidP="00951A36"/>
        </w:tc>
        <w:tc>
          <w:tcPr>
            <w:tcW w:w="288" w:type="dxa"/>
          </w:tcPr>
          <w:p w14:paraId="1909A7EF" w14:textId="77777777" w:rsidR="00951A36" w:rsidRDefault="00951A36" w:rsidP="00951A36">
            <w:pPr>
              <w:pStyle w:val="CopticCross"/>
            </w:pPr>
          </w:p>
        </w:tc>
        <w:tc>
          <w:tcPr>
            <w:tcW w:w="3960" w:type="dxa"/>
          </w:tcPr>
          <w:p w14:paraId="735C7BE1" w14:textId="77777777" w:rsidR="00951A36" w:rsidRDefault="00951A36" w:rsidP="00951A36">
            <w:pPr>
              <w:pStyle w:val="CopticVersemulti-line"/>
            </w:pPr>
            <w:r>
              <w:t>Ⲥⲟⲟⲩ ⲛ̀ϩⲩⲇⲣⲓⲁ ⲙ̀ⲙⲱⲟⲩ:</w:t>
            </w:r>
          </w:p>
          <w:p w14:paraId="3E096BD0" w14:textId="77777777" w:rsidR="00951A36" w:rsidRDefault="00951A36" w:rsidP="00951A36">
            <w:pPr>
              <w:pStyle w:val="CopticVersemulti-line"/>
            </w:pPr>
            <w:r>
              <w:t>ⲁⲕⲁⲓⲧⲟⲩ ⲛ̀ⲏⲣⲡ ⲉϥⲥⲱⲧⲡ:</w:t>
            </w:r>
          </w:p>
          <w:p w14:paraId="0A79D4D2" w14:textId="77777777" w:rsidR="00951A36" w:rsidRDefault="00951A36" w:rsidP="00951A36">
            <w:pPr>
              <w:pStyle w:val="CopticVersemulti-line"/>
            </w:pPr>
            <w:r>
              <w:t>ϩⲓⲧⲉⲛ ⲡⲉⲕⲛⲓϣϯ ⲛ̀ⲱ̀ⲟⲩ:</w:t>
            </w:r>
          </w:p>
          <w:p w14:paraId="385BF157" w14:textId="7EE62FFC" w:rsidR="00951A36" w:rsidRDefault="00951A36" w:rsidP="00951A36">
            <w:pPr>
              <w:pStyle w:val="CopticHangingVerse"/>
            </w:pPr>
            <w:r>
              <w:t>ⲧⲉⲛϩⲱⲥ ⲛⲁⲕ ϣⲟⲙⲧ ⲛ̀ⲥⲟⲡ.</w:t>
            </w:r>
          </w:p>
        </w:tc>
      </w:tr>
      <w:tr w:rsidR="00951A36" w14:paraId="4FA4584E" w14:textId="77777777" w:rsidTr="00951A36">
        <w:trPr>
          <w:cantSplit/>
          <w:jc w:val="center"/>
        </w:trPr>
        <w:tc>
          <w:tcPr>
            <w:tcW w:w="288" w:type="dxa"/>
          </w:tcPr>
          <w:p w14:paraId="5686F774" w14:textId="77777777" w:rsidR="00951A36" w:rsidRDefault="00951A36" w:rsidP="00951A36">
            <w:pPr>
              <w:pStyle w:val="CopticCross"/>
            </w:pPr>
          </w:p>
        </w:tc>
        <w:tc>
          <w:tcPr>
            <w:tcW w:w="3960" w:type="dxa"/>
          </w:tcPr>
          <w:p w14:paraId="12CFF7BB" w14:textId="77777777" w:rsidR="00951A36" w:rsidRDefault="00951A36" w:rsidP="00951A36">
            <w:pPr>
              <w:pStyle w:val="EngHangEnd"/>
            </w:pPr>
            <w:r>
              <w:t>We ask You, O Son of God…</w:t>
            </w:r>
          </w:p>
        </w:tc>
        <w:tc>
          <w:tcPr>
            <w:tcW w:w="288" w:type="dxa"/>
          </w:tcPr>
          <w:p w14:paraId="4F5F8B90" w14:textId="77777777" w:rsidR="00951A36" w:rsidRDefault="00951A36" w:rsidP="00951A36"/>
        </w:tc>
        <w:tc>
          <w:tcPr>
            <w:tcW w:w="288" w:type="dxa"/>
          </w:tcPr>
          <w:p w14:paraId="1F79E9DB" w14:textId="77777777" w:rsidR="00951A36" w:rsidRDefault="00951A36" w:rsidP="00951A36">
            <w:pPr>
              <w:pStyle w:val="CopticCross"/>
            </w:pPr>
          </w:p>
        </w:tc>
        <w:tc>
          <w:tcPr>
            <w:tcW w:w="3960" w:type="dxa"/>
          </w:tcPr>
          <w:p w14:paraId="230D4888" w14:textId="77777777" w:rsidR="00951A36" w:rsidRDefault="00951A36" w:rsidP="00951A36">
            <w:pPr>
              <w:pStyle w:val="CopticVersemulti-line"/>
            </w:pPr>
            <w:r>
              <w:t>Ⲧⲉⲛϯϩⲟ ⲉ̀ⲣⲟⲕ ⲱ̀ Ⲩⲓⲟⲥ Ⲑⲉⲟⲥ…</w:t>
            </w:r>
          </w:p>
        </w:tc>
      </w:tr>
    </w:tbl>
    <w:p w14:paraId="6EDC8C70" w14:textId="37E98991" w:rsidR="00951A36" w:rsidRPr="00951A36" w:rsidRDefault="00951A36" w:rsidP="00951A36">
      <w:pPr>
        <w:pStyle w:val="Heading4"/>
        <w:rPr>
          <w:rFonts w:ascii="Arial Unicode MS" w:eastAsia="Arial Unicode MS" w:hAnsi="Arial Unicode MS" w:cs="Arial Unicode MS"/>
        </w:rPr>
      </w:pPr>
      <w:r>
        <w:t>The Aspasmos Batos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51C246C4" w14:textId="77777777" w:rsidTr="00951A36">
        <w:trPr>
          <w:cantSplit/>
          <w:jc w:val="center"/>
        </w:trPr>
        <w:tc>
          <w:tcPr>
            <w:tcW w:w="288" w:type="dxa"/>
          </w:tcPr>
          <w:p w14:paraId="1E04984E" w14:textId="77777777" w:rsidR="00951A36" w:rsidRDefault="00951A36" w:rsidP="00951A36">
            <w:pPr>
              <w:pStyle w:val="CopticCross"/>
            </w:pPr>
          </w:p>
        </w:tc>
        <w:tc>
          <w:tcPr>
            <w:tcW w:w="3960" w:type="dxa"/>
          </w:tcPr>
          <w:p w14:paraId="69345BE1" w14:textId="185C371B" w:rsidR="00951A36" w:rsidRDefault="00951A36" w:rsidP="00951A36">
            <w:pPr>
              <w:pStyle w:val="EngHang"/>
            </w:pPr>
            <w:r>
              <w:t>This is the first miracle</w:t>
            </w:r>
          </w:p>
          <w:p w14:paraId="24BAD6AF" w14:textId="2C0D9F83" w:rsidR="00951A36" w:rsidRDefault="00951A36" w:rsidP="00951A36">
            <w:pPr>
              <w:pStyle w:val="EngHang"/>
            </w:pPr>
            <w:r>
              <w:t>That our good Saviour</w:t>
            </w:r>
          </w:p>
          <w:p w14:paraId="21AD3956" w14:textId="12549DE5" w:rsidR="00951A36" w:rsidRDefault="00951A36" w:rsidP="00951A36">
            <w:pPr>
              <w:pStyle w:val="EngHang"/>
            </w:pPr>
            <w:r>
              <w:t>Performed before His Disciples;</w:t>
            </w:r>
          </w:p>
          <w:p w14:paraId="18B5A321" w14:textId="018E1674" w:rsidR="00951A36" w:rsidRDefault="00951A36" w:rsidP="00951A36">
            <w:pPr>
              <w:pStyle w:val="EngHangEnd"/>
            </w:pPr>
            <w:r>
              <w:t>They believed in Him: the Christ.</w:t>
            </w:r>
          </w:p>
        </w:tc>
        <w:tc>
          <w:tcPr>
            <w:tcW w:w="288" w:type="dxa"/>
          </w:tcPr>
          <w:p w14:paraId="0B3FDB0B" w14:textId="77777777" w:rsidR="00951A36" w:rsidRDefault="00951A36" w:rsidP="00951A36"/>
        </w:tc>
        <w:tc>
          <w:tcPr>
            <w:tcW w:w="288" w:type="dxa"/>
          </w:tcPr>
          <w:p w14:paraId="2BC2F55C" w14:textId="77777777" w:rsidR="00951A36" w:rsidRDefault="00951A36" w:rsidP="00951A36">
            <w:pPr>
              <w:pStyle w:val="CopticCross"/>
            </w:pPr>
          </w:p>
        </w:tc>
        <w:tc>
          <w:tcPr>
            <w:tcW w:w="3960" w:type="dxa"/>
          </w:tcPr>
          <w:p w14:paraId="34B90105" w14:textId="77777777" w:rsidR="00951A36" w:rsidRDefault="00951A36" w:rsidP="00951A36">
            <w:pPr>
              <w:pStyle w:val="CopticVersemulti-line"/>
            </w:pPr>
            <w:r>
              <w:t>Ⲫⲁⲓ ⲡⲉ ⲡⲓϩⲟⲩⲓⲧ ⲙ̀ⲙⲏⲓⲛⲓ</w:t>
            </w:r>
          </w:p>
          <w:p w14:paraId="759B30E9" w14:textId="060624A8" w:rsidR="00951A36" w:rsidRDefault="00951A36" w:rsidP="00951A36">
            <w:pPr>
              <w:pStyle w:val="CopticVersemulti-line"/>
            </w:pPr>
            <w:r>
              <w:t>ⲉ̀ⲧⲁ ⲡⲉⲛⲥⲱⲧⲏⲣ ⲛ̀ⲁ̀ⲅⲁⲑⲟⲥ:</w:t>
            </w:r>
          </w:p>
          <w:p w14:paraId="2D6D12B0" w14:textId="77777777" w:rsidR="00951A36" w:rsidRDefault="00951A36" w:rsidP="00951A36">
            <w:pPr>
              <w:pStyle w:val="CopticVersemulti-line"/>
            </w:pPr>
            <w:r>
              <w:t>ⲁⲓϥ ⲙ̀ⲡⲉⲙ̀ⲑⲟ ⲛ̀ⲛⲉϥⲙⲁⲑⲏⲧⲏⲥ</w:t>
            </w:r>
          </w:p>
          <w:p w14:paraId="5DB05BE5" w14:textId="24A37285" w:rsidR="00951A36" w:rsidRDefault="00951A36" w:rsidP="00951A36">
            <w:pPr>
              <w:pStyle w:val="CopticHangingVerse"/>
            </w:pPr>
            <w:r>
              <w:t xml:space="preserve">ⲁⲩⲛⲁϩϯ ⲉ̀ⲣⲟⲫ ϫⲉ Ⲡⲓⲭ̀ⲣⲓⲥⲧⲟⲥ. </w:t>
            </w:r>
          </w:p>
        </w:tc>
      </w:tr>
      <w:tr w:rsidR="00951A36" w14:paraId="64396D9D" w14:textId="77777777" w:rsidTr="00951A36">
        <w:trPr>
          <w:cantSplit/>
          <w:jc w:val="center"/>
        </w:trPr>
        <w:tc>
          <w:tcPr>
            <w:tcW w:w="288" w:type="dxa"/>
          </w:tcPr>
          <w:p w14:paraId="7C07816B" w14:textId="77777777" w:rsidR="00951A36" w:rsidRDefault="00951A36" w:rsidP="00951A36">
            <w:pPr>
              <w:pStyle w:val="CopticCross"/>
            </w:pPr>
          </w:p>
        </w:tc>
        <w:tc>
          <w:tcPr>
            <w:tcW w:w="3960" w:type="dxa"/>
          </w:tcPr>
          <w:p w14:paraId="46FCD49D" w14:textId="77777777" w:rsidR="00951A36" w:rsidRDefault="00951A36" w:rsidP="00951A36">
            <w:pPr>
              <w:pStyle w:val="EngHang"/>
            </w:pPr>
            <w:r>
              <w:t>Holy, holy, holy,</w:t>
            </w:r>
          </w:p>
          <w:p w14:paraId="6C7576DB" w14:textId="77777777" w:rsidR="00951A36" w:rsidRDefault="00951A36" w:rsidP="00951A36">
            <w:pPr>
              <w:pStyle w:val="EngHang"/>
            </w:pPr>
            <w:r>
              <w:t>Lord of Hosts.</w:t>
            </w:r>
          </w:p>
          <w:p w14:paraId="715D9802" w14:textId="77777777" w:rsidR="00951A36" w:rsidRDefault="00951A36" w:rsidP="00951A36">
            <w:pPr>
              <w:pStyle w:val="EngHang"/>
            </w:pPr>
            <w:r>
              <w:t>Heaven and earth are full</w:t>
            </w:r>
          </w:p>
          <w:p w14:paraId="2E9D66A9" w14:textId="77777777" w:rsidR="00951A36" w:rsidRDefault="00951A36" w:rsidP="00951A36">
            <w:pPr>
              <w:pStyle w:val="EngHangEnd"/>
            </w:pPr>
            <w:r>
              <w:t>Of Your holy glory.</w:t>
            </w:r>
          </w:p>
        </w:tc>
        <w:tc>
          <w:tcPr>
            <w:tcW w:w="288" w:type="dxa"/>
          </w:tcPr>
          <w:p w14:paraId="67782474" w14:textId="77777777" w:rsidR="00951A36" w:rsidRDefault="00951A36" w:rsidP="00951A36"/>
        </w:tc>
        <w:tc>
          <w:tcPr>
            <w:tcW w:w="288" w:type="dxa"/>
          </w:tcPr>
          <w:p w14:paraId="071B65CA" w14:textId="77777777" w:rsidR="00951A36" w:rsidRDefault="00951A36" w:rsidP="00951A36">
            <w:pPr>
              <w:pStyle w:val="CopticCross"/>
            </w:pPr>
          </w:p>
        </w:tc>
        <w:tc>
          <w:tcPr>
            <w:tcW w:w="3960" w:type="dxa"/>
          </w:tcPr>
          <w:p w14:paraId="411C9C39" w14:textId="77777777" w:rsidR="00951A36" w:rsidRDefault="00951A36" w:rsidP="00951A36">
            <w:pPr>
              <w:pStyle w:val="CopticVersemulti-line"/>
            </w:pPr>
            <w:r>
              <w:t>Ϫⲉ ⲁ̀ⲅⲓⲟⲥ ⲁ̀ⲅⲓⲟⲥ ⲁ̀ⲅⲓⲟⲥ:</w:t>
            </w:r>
          </w:p>
          <w:p w14:paraId="01A20623" w14:textId="77777777" w:rsidR="00951A36" w:rsidRDefault="00951A36" w:rsidP="00951A36">
            <w:pPr>
              <w:pStyle w:val="CopticVersemulti-line"/>
            </w:pPr>
            <w:r>
              <w:t>Ⲕⲩⲣⲓⲟⲥ ⲥⲁⲃⲁⲱⲑ:</w:t>
            </w:r>
          </w:p>
          <w:p w14:paraId="3FD20E82" w14:textId="77777777" w:rsidR="00951A36" w:rsidRDefault="00951A36" w:rsidP="00951A36">
            <w:pPr>
              <w:pStyle w:val="CopticVersemulti-line"/>
            </w:pPr>
            <w:r>
              <w:t>ⲛ̀ⲗⲏⲡⲏⲥ ⲟ̀ ⲟⲩⲣⲁⲛⲟⲥ ⲕⲉ ⲏ̀ ⲅⲏ</w:t>
            </w:r>
          </w:p>
          <w:p w14:paraId="788367FE" w14:textId="77777777" w:rsidR="00951A36" w:rsidRDefault="00951A36" w:rsidP="00951A36">
            <w:pPr>
              <w:pStyle w:val="CopticHangingVerse"/>
            </w:pPr>
            <w:r>
              <w:t>ⲧⲏⲥ ⲁ̀ⲅⲓⲁⲥ ⲥⲟⲩ ⲇⲟⲝⲏⲥ.</w:t>
            </w:r>
          </w:p>
        </w:tc>
      </w:tr>
    </w:tbl>
    <w:p w14:paraId="71E6408A" w14:textId="6AAE49F2" w:rsidR="00951A36" w:rsidRPr="008712A7" w:rsidRDefault="00951A36" w:rsidP="00951A36">
      <w:pPr>
        <w:pStyle w:val="Heading4"/>
        <w:rPr>
          <w:rFonts w:ascii="Arial Unicode MS" w:eastAsia="Arial Unicode MS" w:hAnsi="Arial Unicode MS" w:cs="Arial Unicode MS"/>
        </w:rPr>
      </w:pPr>
      <w:r>
        <w:lastRenderedPageBreak/>
        <w:t>The End of Service Hymn for the Wedding of Cana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A36" w14:paraId="0B1CFCA7" w14:textId="77777777" w:rsidTr="00951A36">
        <w:trPr>
          <w:cantSplit/>
          <w:jc w:val="center"/>
        </w:trPr>
        <w:tc>
          <w:tcPr>
            <w:tcW w:w="288" w:type="dxa"/>
          </w:tcPr>
          <w:p w14:paraId="2946EF03" w14:textId="77777777" w:rsidR="00951A36" w:rsidRDefault="00951A36" w:rsidP="00951A36">
            <w:pPr>
              <w:pStyle w:val="CopticCross"/>
            </w:pPr>
          </w:p>
        </w:tc>
        <w:tc>
          <w:tcPr>
            <w:tcW w:w="3960" w:type="dxa"/>
          </w:tcPr>
          <w:p w14:paraId="214C09C1" w14:textId="2D25AB7D" w:rsidR="00951A36" w:rsidRDefault="00951A36" w:rsidP="00951A36">
            <w:pPr>
              <w:pStyle w:val="EngHangEnd"/>
            </w:pPr>
            <w:r>
              <w:t>… “Our Lord Jesus Christ, the Son of God, blessed the water and  made it into wine.” …</w:t>
            </w:r>
          </w:p>
        </w:tc>
        <w:tc>
          <w:tcPr>
            <w:tcW w:w="288" w:type="dxa"/>
          </w:tcPr>
          <w:p w14:paraId="7D1EE569" w14:textId="77777777" w:rsidR="00951A36" w:rsidRDefault="00951A36" w:rsidP="00951A36"/>
        </w:tc>
        <w:tc>
          <w:tcPr>
            <w:tcW w:w="288" w:type="dxa"/>
          </w:tcPr>
          <w:p w14:paraId="2553E51B" w14:textId="77777777" w:rsidR="00951A36" w:rsidRDefault="00951A36" w:rsidP="00951A36">
            <w:pPr>
              <w:pStyle w:val="CopticCross"/>
            </w:pPr>
          </w:p>
        </w:tc>
        <w:tc>
          <w:tcPr>
            <w:tcW w:w="3960" w:type="dxa"/>
          </w:tcPr>
          <w:p w14:paraId="1E890F4F" w14:textId="7AF0E272" w:rsidR="00951A36" w:rsidRPr="00C35319" w:rsidRDefault="00951A36" w:rsidP="00951A36">
            <w:pPr>
              <w:pStyle w:val="CopticHangingVerse"/>
            </w:pPr>
            <w:r>
              <w:t>… ⲁϥⲥ̀ⲙⲟⲩ ⲉ̀ⲛⲓⲙⲱⲟⲩ ⲁϥⲁⲓⲧⲟⲩ ⲛ̀ⲏⲣⲡ …</w:t>
            </w:r>
          </w:p>
        </w:tc>
      </w:tr>
    </w:tbl>
    <w:p w14:paraId="012FAC32" w14:textId="77777777" w:rsidR="00B53E05" w:rsidRDefault="00B53E05" w:rsidP="00B53E05">
      <w:pPr>
        <w:pStyle w:val="Heading3"/>
      </w:pPr>
      <w:bookmarkStart w:id="1603" w:name="_Toc485884564"/>
      <w:r>
        <w:t>January 8 (9) / Tobi 13: Also the Martyrdom of St. Demiana</w:t>
      </w:r>
      <w:bookmarkEnd w:id="1602"/>
      <w:bookmarkEnd w:id="1603"/>
    </w:p>
    <w:p w14:paraId="1CED9AFC" w14:textId="35A97D1D"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E2EAC">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E2EAC">
        <w:rPr>
          <w:noProof/>
        </w:rPr>
        <w:t>712</w:t>
      </w:r>
      <w:r w:rsidR="002409EF">
        <w:fldChar w:fldCharType="end"/>
      </w:r>
      <w:r>
        <w:t>.</w:t>
      </w:r>
    </w:p>
    <w:p w14:paraId="625F7E74" w14:textId="77777777" w:rsidR="00B53E05" w:rsidRDefault="00B53E05" w:rsidP="00B53E05">
      <w:pPr>
        <w:pStyle w:val="Heading4"/>
      </w:pPr>
      <w:bookmarkStart w:id="1604" w:name="_Ref434490124"/>
      <w:r>
        <w:t>Another Doxology of St. Demiana</w:t>
      </w:r>
      <w:bookmarkEnd w:id="16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1039"/>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1040"/>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605" w:name="_Ref434563224"/>
      <w:bookmarkStart w:id="1606" w:name="_Toc485884565"/>
      <w:r>
        <w:t>January 9 (10) / Tobi 14: St. Maximus</w:t>
      </w:r>
      <w:bookmarkEnd w:id="1605"/>
      <w:bookmarkEnd w:id="1606"/>
    </w:p>
    <w:p w14:paraId="1847ABB1" w14:textId="77777777" w:rsidR="00662600" w:rsidRDefault="00810F04" w:rsidP="00810F04">
      <w:pPr>
        <w:pStyle w:val="Heading4"/>
      </w:pPr>
      <w:bookmarkStart w:id="1607" w:name="_Ref434490957"/>
      <w:r>
        <w:t>The Doxology for</w:t>
      </w:r>
      <w:r w:rsidR="00662600">
        <w:t xml:space="preserve"> Sts. Maximus and Dometius</w:t>
      </w:r>
      <w:bookmarkEnd w:id="16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1041"/>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1042"/>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611" w:name="_Toc485884566"/>
      <w:r>
        <w:t>Jan</w:t>
      </w:r>
      <w:r w:rsidR="00662600">
        <w:t>uary 12 (13) / Tobi 17: St. Dome</w:t>
      </w:r>
      <w:r>
        <w:t>tius</w:t>
      </w:r>
      <w:bookmarkEnd w:id="1611"/>
    </w:p>
    <w:p w14:paraId="1995A2EE" w14:textId="700AC526"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E2EAC">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E2EAC">
        <w:rPr>
          <w:noProof/>
        </w:rPr>
        <w:t>972</w:t>
      </w:r>
      <w:r w:rsidR="002409EF">
        <w:fldChar w:fldCharType="end"/>
      </w:r>
      <w:r>
        <w:t>.</w:t>
      </w:r>
    </w:p>
    <w:p w14:paraId="31A975E9" w14:textId="2AC36875" w:rsidR="00740C6C" w:rsidRDefault="00740C6C" w:rsidP="00740C6C">
      <w:pPr>
        <w:pStyle w:val="Heading3"/>
      </w:pPr>
      <w:bookmarkStart w:id="1612" w:name="_Toc485884567"/>
      <w:r>
        <w:lastRenderedPageBreak/>
        <w:t>January 13 (14) / Tobi 18: St. Hilary of Poitiers</w:t>
      </w:r>
      <w:bookmarkEnd w:id="1612"/>
    </w:p>
    <w:p w14:paraId="17E429FC" w14:textId="7FC8029F" w:rsidR="00A96087" w:rsidRDefault="00A96087" w:rsidP="00A96087">
      <w:pPr>
        <w:pStyle w:val="Heading4"/>
      </w:pPr>
      <w:r>
        <w:t>The Doxology for St. Hilary of Poitiers</w:t>
      </w:r>
      <w:r w:rsidR="006035EE">
        <w:rPr>
          <w:rStyle w:val="FootnoteReference"/>
        </w:rPr>
        <w:footnoteReference w:id="1043"/>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173B0D38" w:rsidR="00A96087" w:rsidRPr="00A96087" w:rsidRDefault="00A96087" w:rsidP="00A96087">
            <w:pPr>
              <w:pStyle w:val="EngHang"/>
              <w:rPr>
                <w:szCs w:val="22"/>
              </w:rPr>
            </w:pPr>
            <w:r w:rsidRPr="00A96087">
              <w:rPr>
                <w:szCs w:val="22"/>
              </w:rPr>
              <w:t>You marve</w:t>
            </w:r>
            <w:r w:rsidR="00DE5037">
              <w:rPr>
                <w:szCs w:val="22"/>
              </w:rPr>
              <w:t>l</w:t>
            </w:r>
            <w:r w:rsidRPr="00A96087">
              <w:rPr>
                <w:szCs w:val="22"/>
              </w:rPr>
              <w:t>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C32419" w:rsidR="00A96087" w:rsidRPr="00A96087" w:rsidRDefault="00DE5037" w:rsidP="00A96087">
            <w:pPr>
              <w:pStyle w:val="EngHang"/>
              <w:rPr>
                <w:szCs w:val="22"/>
              </w:rPr>
            </w:pPr>
            <w:r>
              <w:rPr>
                <w:szCs w:val="22"/>
              </w:rPr>
              <w:t>You were baptis</w:t>
            </w:r>
            <w:r w:rsidR="00A96087" w:rsidRPr="00A96087">
              <w:rPr>
                <w:szCs w:val="22"/>
              </w:rPr>
              <w:t>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2DE939B4" w14:textId="771AFCB2" w:rsidR="00A96087" w:rsidRPr="00A96087" w:rsidRDefault="00A96087" w:rsidP="005C4FC5">
            <w:pPr>
              <w:pStyle w:val="EngHangEnd"/>
            </w:pPr>
            <w:r w:rsidRPr="00A96087">
              <w:t>Hilary will be our bishop.”</w:t>
            </w: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613" w:name="_Toc485884568"/>
      <w:bookmarkStart w:id="1614" w:name="_Toc410196208"/>
      <w:bookmarkStart w:id="1615" w:name="_Toc410196450"/>
      <w:bookmarkStart w:id="1616" w:name="_Toc410196952"/>
      <w:r>
        <w:t>January 15 (16) / Tobi 20: Departure of St. Prochorus the Disciple</w:t>
      </w:r>
      <w:bookmarkEnd w:id="1613"/>
    </w:p>
    <w:p w14:paraId="19B1C0D1" w14:textId="5F6C1440"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33EC0AE" w14:textId="77777777" w:rsidR="00495F1A" w:rsidRDefault="00FF5FF3" w:rsidP="00495F1A">
      <w:pPr>
        <w:pStyle w:val="Heading3"/>
      </w:pPr>
      <w:bookmarkStart w:id="1617" w:name="_Toc485884569"/>
      <w:r>
        <w:lastRenderedPageBreak/>
        <w:t xml:space="preserve">January 16 (17) / Tobi 21: </w:t>
      </w:r>
      <w:r w:rsidR="00495F1A">
        <w:t>The Dormition of the Virgin</w:t>
      </w:r>
      <w:bookmarkEnd w:id="1614"/>
      <w:bookmarkEnd w:id="1615"/>
      <w:bookmarkEnd w:id="1616"/>
      <w:bookmarkEnd w:id="1617"/>
    </w:p>
    <w:p w14:paraId="721B09D4" w14:textId="5CF18050" w:rsidR="00DD1748" w:rsidRDefault="00DD1748" w:rsidP="00DD1748">
      <w:pPr>
        <w:pStyle w:val="Rubric"/>
      </w:pPr>
      <w:bookmarkStart w:id="1618" w:name="_Ref434560171"/>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315F86A2" w14:textId="77777777" w:rsidR="00FF5FF3" w:rsidRDefault="00FF5FF3" w:rsidP="00FF5FF3">
      <w:pPr>
        <w:pStyle w:val="Heading3"/>
      </w:pPr>
      <w:bookmarkStart w:id="1619" w:name="_Ref485109335"/>
      <w:bookmarkStart w:id="1620" w:name="_Ref485109342"/>
      <w:bookmarkStart w:id="1621" w:name="_Toc485884570"/>
      <w:r>
        <w:t>January 17 (18) / Tobi 22: St. Anthony the Great</w:t>
      </w:r>
      <w:bookmarkEnd w:id="1618"/>
      <w:bookmarkEnd w:id="1619"/>
      <w:bookmarkEnd w:id="1620"/>
      <w:bookmarkEnd w:id="1621"/>
    </w:p>
    <w:p w14:paraId="38BCD1D7" w14:textId="77777777" w:rsidR="00FF5FF3" w:rsidRDefault="00FF5FF3" w:rsidP="00FF5FF3">
      <w:pPr>
        <w:pStyle w:val="Heading4"/>
      </w:pPr>
      <w:bookmarkStart w:id="1622" w:name="_Ref434490340"/>
      <w:r>
        <w:t>The Doxology</w:t>
      </w:r>
      <w:r w:rsidR="00B46E6E">
        <w:t xml:space="preserve"> for St. Anthony the Great</w:t>
      </w:r>
      <w:bookmarkEnd w:id="1622"/>
    </w:p>
    <w:p w14:paraId="3ECAE88B" w14:textId="0C6C26F5"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623" w:name="_Toc485884571"/>
      <w:r>
        <w:t>January 18 (19) / Tobi 23: St. Timothy the Apostle</w:t>
      </w:r>
      <w:bookmarkEnd w:id="1623"/>
    </w:p>
    <w:p w14:paraId="7EAF3C01" w14:textId="4EB4AD6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39DDB91" w14:textId="77777777" w:rsidR="00596AC8" w:rsidRDefault="00596AC8" w:rsidP="00596AC8">
      <w:pPr>
        <w:pStyle w:val="Heading3"/>
      </w:pPr>
      <w:bookmarkStart w:id="1624" w:name="_Toc485884572"/>
      <w:r>
        <w:t>January 22 (23) / Tobi 27: Archangel Suriel</w:t>
      </w:r>
      <w:bookmarkEnd w:id="1624"/>
    </w:p>
    <w:p w14:paraId="79FCFE0C" w14:textId="77777777" w:rsidR="00596AC8" w:rsidRDefault="00596AC8" w:rsidP="00596AC8">
      <w:pPr>
        <w:pStyle w:val="Heading4"/>
      </w:pPr>
      <w:bookmarkStart w:id="1625" w:name="_Ref434488250"/>
      <w:r>
        <w:t>The Doxology</w:t>
      </w:r>
      <w:r w:rsidR="00B46E6E">
        <w:t xml:space="preserve"> for Archangel Suriel</w:t>
      </w:r>
      <w:bookmarkEnd w:id="16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626" w:name="_Toc485884573"/>
      <w:r>
        <w:t>January 22 (23) / Tobi 27: Also Relocation of St. Timothy the Apostle’s Relics</w:t>
      </w:r>
      <w:bookmarkEnd w:id="1626"/>
    </w:p>
    <w:p w14:paraId="3FBC7E0C" w14:textId="7BC1497D" w:rsidR="00191A26" w:rsidRDefault="00191A26" w:rsidP="00191A26">
      <w:pPr>
        <w:pStyle w:val="Rubric"/>
      </w:pPr>
      <w:bookmarkStart w:id="1627" w:name="_Ref434560218"/>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D3C66F4" w14:textId="77777777" w:rsidR="00B52D77" w:rsidRDefault="00B52D77" w:rsidP="00B52D77">
      <w:pPr>
        <w:pStyle w:val="Heading3"/>
      </w:pPr>
      <w:bookmarkStart w:id="1628" w:name="_Toc485884574"/>
      <w:r>
        <w:t>January 24 (25) / Tobi 29: Commemoration of the Annunciation, Nativity, and Resurrection on the 29</w:t>
      </w:r>
      <w:r w:rsidRPr="00C0205C">
        <w:rPr>
          <w:vertAlign w:val="superscript"/>
        </w:rPr>
        <w:t>th</w:t>
      </w:r>
      <w:r>
        <w:t xml:space="preserve"> of Every Month</w:t>
      </w:r>
      <w:bookmarkEnd w:id="1628"/>
    </w:p>
    <w:p w14:paraId="51467B40" w14:textId="3770BDBD"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17F33393" w14:textId="77777777" w:rsidR="00C30529" w:rsidRDefault="00C30529" w:rsidP="00C30529">
      <w:pPr>
        <w:pStyle w:val="Heading3"/>
      </w:pPr>
      <w:bookmarkStart w:id="1629" w:name="_Toc485884575"/>
      <w:r>
        <w:t>January 27 (28) / Meshir 2: St. Paul the Anchorite</w:t>
      </w:r>
      <w:bookmarkEnd w:id="1627"/>
      <w:bookmarkEnd w:id="1629"/>
    </w:p>
    <w:p w14:paraId="680E4267" w14:textId="77777777" w:rsidR="00C30529" w:rsidRDefault="00C30529" w:rsidP="00C30529">
      <w:pPr>
        <w:pStyle w:val="Heading4"/>
      </w:pPr>
      <w:bookmarkStart w:id="1630" w:name="_Ref434490368"/>
      <w:r>
        <w:t>The Doxology</w:t>
      </w:r>
      <w:r w:rsidR="00B46E6E">
        <w:t xml:space="preserve"> for St. Paul the Anchorite</w:t>
      </w:r>
      <w:bookmarkEnd w:id="1630"/>
    </w:p>
    <w:p w14:paraId="06164582" w14:textId="5D0081ED"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E2EAC">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E2EAC">
        <w:rPr>
          <w:noProof/>
        </w:rPr>
        <w:t>718</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1044"/>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1045"/>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631" w:name="_Toc485884576"/>
      <w:r>
        <w:t>January 29 (30) / Meshir 4: Martyrdom of St. Agabus the Disciple</w:t>
      </w:r>
      <w:bookmarkEnd w:id="1631"/>
    </w:p>
    <w:p w14:paraId="6DDD9040" w14:textId="6068F3AD" w:rsidR="00191A26" w:rsidRDefault="00191A26" w:rsidP="00191A26">
      <w:pPr>
        <w:pStyle w:val="Rubric"/>
      </w:pPr>
      <w:bookmarkStart w:id="1632" w:name="_Toc410196209"/>
      <w:bookmarkStart w:id="1633" w:name="_Toc410196451"/>
      <w:bookmarkStart w:id="1634" w:name="_Toc410196953"/>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7F3DC96" w14:textId="29D3F5B0" w:rsidR="00E30E2D" w:rsidRDefault="00DE5037" w:rsidP="00E30E2D">
      <w:pPr>
        <w:pStyle w:val="Heading3"/>
      </w:pPr>
      <w:bookmarkStart w:id="1635" w:name="_Toc485884577"/>
      <w:r>
        <w:t>January 30</w:t>
      </w:r>
      <w:r w:rsidR="00E30E2D">
        <w:t xml:space="preserve"> (31) / Meshir 5: St. Apollo the Friend of St. Api</w:t>
      </w:r>
      <w:r w:rsidR="00312E94">
        <w:t>b</w:t>
      </w:r>
      <w:bookmarkEnd w:id="1635"/>
    </w:p>
    <w:p w14:paraId="116251B8" w14:textId="1ACE6C38" w:rsidR="00E30E2D" w:rsidRDefault="00E30E2D" w:rsidP="00DD1748">
      <w:pPr>
        <w:pStyle w:val="Rubric"/>
      </w:pPr>
      <w:r>
        <w:t>See</w:t>
      </w:r>
      <w:r w:rsidR="00DD1748">
        <w:t xml:space="preserve"> </w:t>
      </w:r>
      <w:r w:rsidR="00DD1748">
        <w:fldChar w:fldCharType="begin"/>
      </w:r>
      <w:r w:rsidR="00DD1748">
        <w:instrText xml:space="preserve"> REF _Ref485106353 \h </w:instrText>
      </w:r>
      <w:r w:rsidR="00DD1748">
        <w:fldChar w:fldCharType="separate"/>
      </w:r>
      <w:r w:rsidR="000E2EAC">
        <w:t>October 23 (24) / Paopi 26: St. Apip the Friend of St. Apollo</w:t>
      </w:r>
      <w:r w:rsidR="00DD1748">
        <w:fldChar w:fldCharType="end"/>
      </w:r>
      <w:r w:rsidR="002409EF">
        <w:t>, page</w:t>
      </w:r>
      <w:r w:rsidR="00DD1748">
        <w:t xml:space="preserve"> </w:t>
      </w:r>
      <w:r w:rsidR="00DD1748">
        <w:fldChar w:fldCharType="begin"/>
      </w:r>
      <w:r w:rsidR="00DD1748">
        <w:instrText xml:space="preserve"> PAGEREF _Ref485106363 \h </w:instrText>
      </w:r>
      <w:r w:rsidR="00DD1748">
        <w:fldChar w:fldCharType="separate"/>
      </w:r>
      <w:r w:rsidR="000E2EAC">
        <w:rPr>
          <w:noProof/>
        </w:rPr>
        <w:t>787</w:t>
      </w:r>
      <w:r w:rsidR="00DD1748">
        <w:fldChar w:fldCharType="end"/>
      </w:r>
      <w:r>
        <w:t>.</w:t>
      </w:r>
    </w:p>
    <w:p w14:paraId="03E5B08D" w14:textId="77777777" w:rsidR="00495F1A" w:rsidRDefault="00495F1A" w:rsidP="00495F1A">
      <w:pPr>
        <w:pStyle w:val="Heading2"/>
      </w:pPr>
      <w:bookmarkStart w:id="1636" w:name="_Toc485884450"/>
      <w:bookmarkStart w:id="1637" w:name="February"/>
      <w:bookmarkEnd w:id="1545"/>
      <w:r>
        <w:lastRenderedPageBreak/>
        <w:t>February</w:t>
      </w:r>
      <w:bookmarkEnd w:id="1632"/>
      <w:bookmarkEnd w:id="1633"/>
      <w:bookmarkEnd w:id="1634"/>
      <w:r w:rsidR="00C30529">
        <w:t xml:space="preserve"> or </w:t>
      </w:r>
      <w:r w:rsidR="00C30529">
        <w:rPr>
          <w:rFonts w:ascii="FreeSerifAvvaShenouda" w:hAnsi="FreeSerifAvvaShenouda" w:cs="FreeSerifAvvaShenouda"/>
        </w:rPr>
        <w:t>Ⲙϣⲓⲣ</w:t>
      </w:r>
      <w:bookmarkEnd w:id="1636"/>
    </w:p>
    <w:bookmarkStart w:id="1638" w:name="_Toc410196210" w:displacedByCustomXml="next"/>
    <w:bookmarkStart w:id="1639" w:name="_Toc410196452" w:displacedByCustomXml="next"/>
    <w:bookmarkStart w:id="1640" w:name="_Toc410196954" w:displacedByCustomXml="next"/>
    <w:sdt>
      <w:sdtPr>
        <w:id w:val="603392108"/>
        <w:docPartObj>
          <w:docPartGallery w:val="Table of Contents"/>
          <w:docPartUnique/>
        </w:docPartObj>
      </w:sdtPr>
      <w:sdtEndPr>
        <w:rPr>
          <w:b/>
          <w:bCs/>
          <w:noProof/>
        </w:rPr>
      </w:sdtEndPr>
      <w:sdtContent>
        <w:p w14:paraId="2CC7F6AB" w14:textId="1DCB7A63"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85884578" w:history="1">
            <w:r w:rsidR="00710C7C" w:rsidRPr="00F614A1">
              <w:rPr>
                <w:rStyle w:val="Hyperlink"/>
                <w:noProof/>
              </w:rPr>
              <w:t>February 2 (3): Meshir 8: The Entrance into the Temple</w:t>
            </w:r>
            <w:r w:rsidR="00710C7C">
              <w:rPr>
                <w:noProof/>
                <w:webHidden/>
              </w:rPr>
              <w:tab/>
            </w:r>
            <w:r w:rsidR="00710C7C">
              <w:rPr>
                <w:noProof/>
                <w:webHidden/>
              </w:rPr>
              <w:fldChar w:fldCharType="begin"/>
            </w:r>
            <w:r w:rsidR="00710C7C">
              <w:rPr>
                <w:noProof/>
                <w:webHidden/>
              </w:rPr>
              <w:instrText xml:space="preserve"> PAGEREF _Toc485884578 \h </w:instrText>
            </w:r>
            <w:r w:rsidR="00710C7C">
              <w:rPr>
                <w:noProof/>
                <w:webHidden/>
              </w:rPr>
            </w:r>
            <w:r w:rsidR="00710C7C">
              <w:rPr>
                <w:noProof/>
                <w:webHidden/>
              </w:rPr>
              <w:fldChar w:fldCharType="separate"/>
            </w:r>
            <w:r w:rsidR="000E2EAC">
              <w:rPr>
                <w:noProof/>
                <w:webHidden/>
              </w:rPr>
              <w:t>981</w:t>
            </w:r>
            <w:r w:rsidR="00710C7C">
              <w:rPr>
                <w:noProof/>
                <w:webHidden/>
              </w:rPr>
              <w:fldChar w:fldCharType="end"/>
            </w:r>
          </w:hyperlink>
        </w:p>
        <w:p w14:paraId="0E4ED62A" w14:textId="320F2445" w:rsidR="00710C7C" w:rsidRDefault="002758BE">
          <w:pPr>
            <w:pStyle w:val="TOC3"/>
            <w:tabs>
              <w:tab w:val="right" w:leader="dot" w:pos="8846"/>
            </w:tabs>
            <w:rPr>
              <w:rFonts w:asciiTheme="minorHAnsi" w:eastAsiaTheme="minorEastAsia" w:hAnsiTheme="minorHAnsi"/>
              <w:noProof/>
              <w:sz w:val="22"/>
              <w:lang w:val="en-US"/>
            </w:rPr>
          </w:pPr>
          <w:hyperlink w:anchor="_Toc485884579" w:history="1">
            <w:r w:rsidR="00710C7C" w:rsidRPr="00F614A1">
              <w:rPr>
                <w:rStyle w:val="Hyperlink"/>
                <w:noProof/>
              </w:rPr>
              <w:t>February 4 (5) / Meshir 10: Martyrdom of St. James the Son of Alphaeus</w:t>
            </w:r>
            <w:r w:rsidR="00710C7C">
              <w:rPr>
                <w:noProof/>
                <w:webHidden/>
              </w:rPr>
              <w:tab/>
            </w:r>
            <w:r w:rsidR="00710C7C">
              <w:rPr>
                <w:noProof/>
                <w:webHidden/>
              </w:rPr>
              <w:fldChar w:fldCharType="begin"/>
            </w:r>
            <w:r w:rsidR="00710C7C">
              <w:rPr>
                <w:noProof/>
                <w:webHidden/>
              </w:rPr>
              <w:instrText xml:space="preserve"> PAGEREF _Toc485884579 \h </w:instrText>
            </w:r>
            <w:r w:rsidR="00710C7C">
              <w:rPr>
                <w:noProof/>
                <w:webHidden/>
              </w:rPr>
            </w:r>
            <w:r w:rsidR="00710C7C">
              <w:rPr>
                <w:noProof/>
                <w:webHidden/>
              </w:rPr>
              <w:fldChar w:fldCharType="separate"/>
            </w:r>
            <w:r w:rsidR="000E2EAC">
              <w:rPr>
                <w:noProof/>
                <w:webHidden/>
              </w:rPr>
              <w:t>983</w:t>
            </w:r>
            <w:r w:rsidR="00710C7C">
              <w:rPr>
                <w:noProof/>
                <w:webHidden/>
              </w:rPr>
              <w:fldChar w:fldCharType="end"/>
            </w:r>
          </w:hyperlink>
        </w:p>
        <w:p w14:paraId="017ACD26" w14:textId="3A9810F0" w:rsidR="00710C7C" w:rsidRDefault="002758BE">
          <w:pPr>
            <w:pStyle w:val="TOC3"/>
            <w:tabs>
              <w:tab w:val="right" w:leader="dot" w:pos="8846"/>
            </w:tabs>
            <w:rPr>
              <w:rFonts w:asciiTheme="minorHAnsi" w:eastAsiaTheme="minorEastAsia" w:hAnsiTheme="minorHAnsi"/>
              <w:noProof/>
              <w:sz w:val="22"/>
              <w:lang w:val="en-US"/>
            </w:rPr>
          </w:pPr>
          <w:hyperlink w:anchor="_Toc485884580" w:history="1">
            <w:r w:rsidR="00710C7C" w:rsidRPr="00F614A1">
              <w:rPr>
                <w:rStyle w:val="Hyperlink"/>
                <w:noProof/>
              </w:rPr>
              <w:t>February 6 (7) / Meshir 12: Commemoration of Archangel Michael</w:t>
            </w:r>
            <w:r w:rsidR="00710C7C">
              <w:rPr>
                <w:noProof/>
                <w:webHidden/>
              </w:rPr>
              <w:tab/>
            </w:r>
            <w:r w:rsidR="00710C7C">
              <w:rPr>
                <w:noProof/>
                <w:webHidden/>
              </w:rPr>
              <w:fldChar w:fldCharType="begin"/>
            </w:r>
            <w:r w:rsidR="00710C7C">
              <w:rPr>
                <w:noProof/>
                <w:webHidden/>
              </w:rPr>
              <w:instrText xml:space="preserve"> PAGEREF _Toc485884580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5F1CCDA5" w14:textId="6ECDE92E" w:rsidR="00710C7C" w:rsidRDefault="002758BE">
          <w:pPr>
            <w:pStyle w:val="TOC3"/>
            <w:tabs>
              <w:tab w:val="right" w:leader="dot" w:pos="8846"/>
            </w:tabs>
            <w:rPr>
              <w:rFonts w:asciiTheme="minorHAnsi" w:eastAsiaTheme="minorEastAsia" w:hAnsiTheme="minorHAnsi"/>
              <w:noProof/>
              <w:sz w:val="22"/>
              <w:lang w:val="en-US"/>
            </w:rPr>
          </w:pPr>
          <w:hyperlink w:anchor="_Toc485884581" w:history="1">
            <w:r w:rsidR="00710C7C" w:rsidRPr="00F614A1">
              <w:rPr>
                <w:rStyle w:val="Hyperlink"/>
                <w:noProof/>
              </w:rPr>
              <w:t>February 8 (9) / Meshir 14: The Departure of St. Severus</w:t>
            </w:r>
            <w:r w:rsidR="00710C7C">
              <w:rPr>
                <w:noProof/>
                <w:webHidden/>
              </w:rPr>
              <w:tab/>
            </w:r>
            <w:r w:rsidR="00710C7C">
              <w:rPr>
                <w:noProof/>
                <w:webHidden/>
              </w:rPr>
              <w:fldChar w:fldCharType="begin"/>
            </w:r>
            <w:r w:rsidR="00710C7C">
              <w:rPr>
                <w:noProof/>
                <w:webHidden/>
              </w:rPr>
              <w:instrText xml:space="preserve"> PAGEREF _Toc485884581 \h </w:instrText>
            </w:r>
            <w:r w:rsidR="00710C7C">
              <w:rPr>
                <w:noProof/>
                <w:webHidden/>
              </w:rPr>
            </w:r>
            <w:r w:rsidR="00710C7C">
              <w:rPr>
                <w:noProof/>
                <w:webHidden/>
              </w:rPr>
              <w:fldChar w:fldCharType="separate"/>
            </w:r>
            <w:r w:rsidR="000E2EAC">
              <w:rPr>
                <w:noProof/>
                <w:webHidden/>
              </w:rPr>
              <w:t>984</w:t>
            </w:r>
            <w:r w:rsidR="00710C7C">
              <w:rPr>
                <w:noProof/>
                <w:webHidden/>
              </w:rPr>
              <w:fldChar w:fldCharType="end"/>
            </w:r>
          </w:hyperlink>
        </w:p>
        <w:p w14:paraId="6F0A1E89" w14:textId="3E9CC2A8" w:rsidR="00710C7C" w:rsidRDefault="002758BE">
          <w:pPr>
            <w:pStyle w:val="TOC3"/>
            <w:tabs>
              <w:tab w:val="right" w:leader="dot" w:pos="8846"/>
            </w:tabs>
            <w:rPr>
              <w:rFonts w:asciiTheme="minorHAnsi" w:eastAsiaTheme="minorEastAsia" w:hAnsiTheme="minorHAnsi"/>
              <w:noProof/>
              <w:sz w:val="22"/>
              <w:lang w:val="en-US"/>
            </w:rPr>
          </w:pPr>
          <w:hyperlink w:anchor="_Toc485884582" w:history="1">
            <w:r w:rsidR="00710C7C" w:rsidRPr="00F614A1">
              <w:rPr>
                <w:rStyle w:val="Hyperlink"/>
                <w:noProof/>
              </w:rPr>
              <w:t>February 10 (11) / Meshir 16: Isaac the Syrian</w:t>
            </w:r>
            <w:r w:rsidR="00710C7C">
              <w:rPr>
                <w:noProof/>
                <w:webHidden/>
              </w:rPr>
              <w:tab/>
            </w:r>
            <w:r w:rsidR="00710C7C">
              <w:rPr>
                <w:noProof/>
                <w:webHidden/>
              </w:rPr>
              <w:fldChar w:fldCharType="begin"/>
            </w:r>
            <w:r w:rsidR="00710C7C">
              <w:rPr>
                <w:noProof/>
                <w:webHidden/>
              </w:rPr>
              <w:instrText xml:space="preserve"> PAGEREF _Toc485884582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2427324" w14:textId="3C67DCC2" w:rsidR="00710C7C" w:rsidRDefault="002758BE">
          <w:pPr>
            <w:pStyle w:val="TOC3"/>
            <w:tabs>
              <w:tab w:val="right" w:leader="dot" w:pos="8846"/>
            </w:tabs>
            <w:rPr>
              <w:rFonts w:asciiTheme="minorHAnsi" w:eastAsiaTheme="minorEastAsia" w:hAnsiTheme="minorHAnsi"/>
              <w:noProof/>
              <w:sz w:val="22"/>
              <w:lang w:val="en-US"/>
            </w:rPr>
          </w:pPr>
          <w:hyperlink w:anchor="_Toc485884583" w:history="1">
            <w:r w:rsidR="00710C7C" w:rsidRPr="00F614A1">
              <w:rPr>
                <w:rStyle w:val="Hyperlink"/>
                <w:noProof/>
              </w:rPr>
              <w:t>February 15 (16) / Meshir 21: Commemoration of the Theotokos</w:t>
            </w:r>
            <w:r w:rsidR="00710C7C">
              <w:rPr>
                <w:noProof/>
                <w:webHidden/>
              </w:rPr>
              <w:tab/>
            </w:r>
            <w:r w:rsidR="00710C7C">
              <w:rPr>
                <w:noProof/>
                <w:webHidden/>
              </w:rPr>
              <w:fldChar w:fldCharType="begin"/>
            </w:r>
            <w:r w:rsidR="00710C7C">
              <w:rPr>
                <w:noProof/>
                <w:webHidden/>
              </w:rPr>
              <w:instrText xml:space="preserve"> PAGEREF _Toc485884583 \h </w:instrText>
            </w:r>
            <w:r w:rsidR="00710C7C">
              <w:rPr>
                <w:noProof/>
                <w:webHidden/>
              </w:rPr>
            </w:r>
            <w:r w:rsidR="00710C7C">
              <w:rPr>
                <w:noProof/>
                <w:webHidden/>
              </w:rPr>
              <w:fldChar w:fldCharType="separate"/>
            </w:r>
            <w:r w:rsidR="000E2EAC">
              <w:rPr>
                <w:noProof/>
                <w:webHidden/>
              </w:rPr>
              <w:t>985</w:t>
            </w:r>
            <w:r w:rsidR="00710C7C">
              <w:rPr>
                <w:noProof/>
                <w:webHidden/>
              </w:rPr>
              <w:fldChar w:fldCharType="end"/>
            </w:r>
          </w:hyperlink>
        </w:p>
        <w:p w14:paraId="7A481234" w14:textId="6F3145AB" w:rsidR="00710C7C" w:rsidRDefault="002758BE">
          <w:pPr>
            <w:pStyle w:val="TOC3"/>
            <w:tabs>
              <w:tab w:val="right" w:leader="dot" w:pos="8846"/>
            </w:tabs>
            <w:rPr>
              <w:rFonts w:asciiTheme="minorHAnsi" w:eastAsiaTheme="minorEastAsia" w:hAnsiTheme="minorHAnsi"/>
              <w:noProof/>
              <w:sz w:val="22"/>
              <w:lang w:val="en-US"/>
            </w:rPr>
          </w:pPr>
          <w:hyperlink w:anchor="_Toc485884584" w:history="1">
            <w:r w:rsidR="00710C7C" w:rsidRPr="00F614A1">
              <w:rPr>
                <w:rStyle w:val="Hyperlink"/>
                <w:noProof/>
              </w:rPr>
              <w:t>February 15 (16) / Meshir 21: Also Martyrdom of St. Onesimus, the Disciple of St. Paul</w:t>
            </w:r>
            <w:r w:rsidR="00710C7C">
              <w:rPr>
                <w:noProof/>
                <w:webHidden/>
              </w:rPr>
              <w:tab/>
            </w:r>
            <w:r w:rsidR="00710C7C">
              <w:rPr>
                <w:noProof/>
                <w:webHidden/>
              </w:rPr>
              <w:fldChar w:fldCharType="begin"/>
            </w:r>
            <w:r w:rsidR="00710C7C">
              <w:rPr>
                <w:noProof/>
                <w:webHidden/>
              </w:rPr>
              <w:instrText xml:space="preserve"> PAGEREF _Toc485884584 \h </w:instrText>
            </w:r>
            <w:r w:rsidR="00710C7C">
              <w:rPr>
                <w:noProof/>
                <w:webHidden/>
              </w:rPr>
            </w:r>
            <w:r w:rsidR="00710C7C">
              <w:rPr>
                <w:noProof/>
                <w:webHidden/>
              </w:rPr>
              <w:fldChar w:fldCharType="separate"/>
            </w:r>
            <w:r w:rsidR="000E2EAC">
              <w:rPr>
                <w:noProof/>
                <w:webHidden/>
              </w:rPr>
              <w:t>986</w:t>
            </w:r>
            <w:r w:rsidR="00710C7C">
              <w:rPr>
                <w:noProof/>
                <w:webHidden/>
              </w:rPr>
              <w:fldChar w:fldCharType="end"/>
            </w:r>
          </w:hyperlink>
        </w:p>
        <w:p w14:paraId="39EF44E9" w14:textId="590C36BB" w:rsidR="00710C7C" w:rsidRDefault="002758BE">
          <w:pPr>
            <w:pStyle w:val="TOC3"/>
            <w:tabs>
              <w:tab w:val="right" w:leader="dot" w:pos="8846"/>
            </w:tabs>
            <w:rPr>
              <w:rFonts w:asciiTheme="minorHAnsi" w:eastAsiaTheme="minorEastAsia" w:hAnsiTheme="minorHAnsi"/>
              <w:noProof/>
              <w:sz w:val="22"/>
              <w:lang w:val="en-US"/>
            </w:rPr>
          </w:pPr>
          <w:hyperlink w:anchor="_Toc485884585" w:history="1">
            <w:r w:rsidR="00710C7C" w:rsidRPr="00F614A1">
              <w:rPr>
                <w:rStyle w:val="Hyperlink"/>
                <w:noProof/>
              </w:rPr>
              <w:t>February 23 (24) / Meshir 29: Commemoration of the Annunciation, Nativity, and Resurrection on the 29</w:t>
            </w:r>
            <w:r w:rsidR="00710C7C" w:rsidRPr="00F614A1">
              <w:rPr>
                <w:rStyle w:val="Hyperlink"/>
                <w:noProof/>
                <w:vertAlign w:val="superscript"/>
              </w:rPr>
              <w:t>th</w:t>
            </w:r>
            <w:r w:rsidR="00710C7C" w:rsidRPr="00F614A1">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_Toc485884585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2B336767" w14:textId="440A75A9" w:rsidR="00710C7C" w:rsidRDefault="002758BE">
          <w:pPr>
            <w:pStyle w:val="TOC3"/>
            <w:tabs>
              <w:tab w:val="right" w:leader="dot" w:pos="8846"/>
            </w:tabs>
            <w:rPr>
              <w:rFonts w:asciiTheme="minorHAnsi" w:eastAsiaTheme="minorEastAsia" w:hAnsiTheme="minorHAnsi"/>
              <w:noProof/>
              <w:sz w:val="22"/>
              <w:lang w:val="en-US"/>
            </w:rPr>
          </w:pPr>
          <w:hyperlink w:anchor="_Toc485884586" w:history="1">
            <w:r w:rsidR="00710C7C" w:rsidRPr="00F614A1">
              <w:rPr>
                <w:rStyle w:val="Hyperlink"/>
                <w:noProof/>
              </w:rPr>
              <w:t>February 23 (24) / Meshir 29: Also St. Polycarp of Smyrna</w:t>
            </w:r>
            <w:r w:rsidR="00710C7C">
              <w:rPr>
                <w:noProof/>
                <w:webHidden/>
              </w:rPr>
              <w:tab/>
            </w:r>
            <w:r w:rsidR="00710C7C">
              <w:rPr>
                <w:noProof/>
                <w:webHidden/>
              </w:rPr>
              <w:fldChar w:fldCharType="begin"/>
            </w:r>
            <w:r w:rsidR="00710C7C">
              <w:rPr>
                <w:noProof/>
                <w:webHidden/>
              </w:rPr>
              <w:instrText xml:space="preserve"> PAGEREF _Toc485884586 \h </w:instrText>
            </w:r>
            <w:r w:rsidR="00710C7C">
              <w:rPr>
                <w:noProof/>
                <w:webHidden/>
              </w:rPr>
            </w:r>
            <w:r w:rsidR="00710C7C">
              <w:rPr>
                <w:noProof/>
                <w:webHidden/>
              </w:rPr>
              <w:fldChar w:fldCharType="separate"/>
            </w:r>
            <w:r w:rsidR="000E2EAC">
              <w:rPr>
                <w:noProof/>
                <w:webHidden/>
              </w:rPr>
              <w:t>987</w:t>
            </w:r>
            <w:r w:rsidR="00710C7C">
              <w:rPr>
                <w:noProof/>
                <w:webHidden/>
              </w:rPr>
              <w:fldChar w:fldCharType="end"/>
            </w:r>
          </w:hyperlink>
        </w:p>
        <w:p w14:paraId="6E129C34" w14:textId="11BD6B08" w:rsidR="00710C7C" w:rsidRDefault="002758BE">
          <w:pPr>
            <w:pStyle w:val="TOC3"/>
            <w:tabs>
              <w:tab w:val="right" w:leader="dot" w:pos="8846"/>
            </w:tabs>
            <w:rPr>
              <w:rFonts w:asciiTheme="minorHAnsi" w:eastAsiaTheme="minorEastAsia" w:hAnsiTheme="minorHAnsi"/>
              <w:noProof/>
              <w:sz w:val="22"/>
              <w:lang w:val="en-US"/>
            </w:rPr>
          </w:pPr>
          <w:hyperlink w:anchor="_Toc485884587" w:history="1">
            <w:r w:rsidR="00710C7C" w:rsidRPr="00F614A1">
              <w:rPr>
                <w:rStyle w:val="Hyperlink"/>
                <w:noProof/>
              </w:rPr>
              <w:t>February 24 (25) / Meshir 30: Appearance of the Head of St. John the Baptist</w:t>
            </w:r>
            <w:r w:rsidR="00710C7C">
              <w:rPr>
                <w:noProof/>
                <w:webHidden/>
              </w:rPr>
              <w:tab/>
            </w:r>
            <w:r w:rsidR="00710C7C">
              <w:rPr>
                <w:noProof/>
                <w:webHidden/>
              </w:rPr>
              <w:fldChar w:fldCharType="begin"/>
            </w:r>
            <w:r w:rsidR="00710C7C">
              <w:rPr>
                <w:noProof/>
                <w:webHidden/>
              </w:rPr>
              <w:instrText xml:space="preserve"> PAGEREF _Toc485884587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5AFF6329" w14:textId="1D820A0E" w:rsidR="00710C7C" w:rsidRDefault="002758BE">
          <w:pPr>
            <w:pStyle w:val="TOC3"/>
            <w:tabs>
              <w:tab w:val="right" w:leader="dot" w:pos="8846"/>
            </w:tabs>
            <w:rPr>
              <w:rFonts w:asciiTheme="minorHAnsi" w:eastAsiaTheme="minorEastAsia" w:hAnsiTheme="minorHAnsi"/>
              <w:noProof/>
              <w:sz w:val="22"/>
              <w:lang w:val="en-US"/>
            </w:rPr>
          </w:pPr>
          <w:hyperlink w:anchor="_Toc485884588" w:history="1">
            <w:r w:rsidR="00710C7C" w:rsidRPr="00F614A1">
              <w:rPr>
                <w:rStyle w:val="Hyperlink"/>
                <w:noProof/>
              </w:rPr>
              <w:t>February 24 (25) / Meshir 30: Also St. Cyril VI</w:t>
            </w:r>
            <w:r w:rsidR="00710C7C">
              <w:rPr>
                <w:noProof/>
                <w:webHidden/>
              </w:rPr>
              <w:tab/>
            </w:r>
            <w:r w:rsidR="00710C7C">
              <w:rPr>
                <w:noProof/>
                <w:webHidden/>
              </w:rPr>
              <w:fldChar w:fldCharType="begin"/>
            </w:r>
            <w:r w:rsidR="00710C7C">
              <w:rPr>
                <w:noProof/>
                <w:webHidden/>
              </w:rPr>
              <w:instrText xml:space="preserve"> PAGEREF _Toc485884588 \h </w:instrText>
            </w:r>
            <w:r w:rsidR="00710C7C">
              <w:rPr>
                <w:noProof/>
                <w:webHidden/>
              </w:rPr>
            </w:r>
            <w:r w:rsidR="00710C7C">
              <w:rPr>
                <w:noProof/>
                <w:webHidden/>
              </w:rPr>
              <w:fldChar w:fldCharType="separate"/>
            </w:r>
            <w:r w:rsidR="000E2EAC">
              <w:rPr>
                <w:noProof/>
                <w:webHidden/>
              </w:rPr>
              <w:t>988</w:t>
            </w:r>
            <w:r w:rsidR="00710C7C">
              <w:rPr>
                <w:noProof/>
                <w:webHidden/>
              </w:rPr>
              <w:fldChar w:fldCharType="end"/>
            </w:r>
          </w:hyperlink>
        </w:p>
        <w:p w14:paraId="460A3E10" w14:textId="78E2B85E"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641" w:name="_Toc485884578"/>
      <w:r>
        <w:lastRenderedPageBreak/>
        <w:t xml:space="preserve">February 2 (3): Meshir 8: </w:t>
      </w:r>
      <w:r w:rsidR="00495F1A">
        <w:t>The Entrance into the Temple</w:t>
      </w:r>
      <w:bookmarkEnd w:id="1640"/>
      <w:bookmarkEnd w:id="1639"/>
      <w:bookmarkEnd w:id="1638"/>
      <w:bookmarkEnd w:id="1641"/>
    </w:p>
    <w:p w14:paraId="1BDF8DD5" w14:textId="6632A6F6" w:rsidR="0039401F" w:rsidRPr="00A9348E" w:rsidRDefault="0039401F" w:rsidP="0039401F">
      <w:pPr>
        <w:pStyle w:val="Heading4"/>
        <w:rPr>
          <w:rFonts w:ascii="Arial Unicode MS" w:eastAsia="Arial Unicode MS" w:hAnsi="Arial Unicode MS" w:cs="Arial Unicode MS"/>
        </w:rPr>
      </w:pPr>
      <w:bookmarkStart w:id="1642" w:name="_Ref434477815"/>
      <w:r>
        <w:t>The Verses of the Cymbals for the Entry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9401F" w14:paraId="78B74721" w14:textId="77777777" w:rsidTr="008C6F4C">
        <w:trPr>
          <w:cantSplit/>
          <w:jc w:val="center"/>
        </w:trPr>
        <w:tc>
          <w:tcPr>
            <w:tcW w:w="288" w:type="dxa"/>
          </w:tcPr>
          <w:p w14:paraId="6A50E3B1" w14:textId="77777777" w:rsidR="0039401F" w:rsidRDefault="0039401F" w:rsidP="008C6F4C">
            <w:pPr>
              <w:pStyle w:val="CopticCross"/>
            </w:pPr>
          </w:p>
        </w:tc>
        <w:tc>
          <w:tcPr>
            <w:tcW w:w="3960" w:type="dxa"/>
          </w:tcPr>
          <w:p w14:paraId="48FF0AEA" w14:textId="42A1651A" w:rsidR="0039401F" w:rsidRDefault="0039401F" w:rsidP="008C6F4C">
            <w:pPr>
              <w:pStyle w:val="EngHang"/>
            </w:pPr>
            <w:r>
              <w:t>Fourty days</w:t>
            </w:r>
          </w:p>
          <w:p w14:paraId="44B0621F" w14:textId="77296831" w:rsidR="0039401F" w:rsidRDefault="0039401F" w:rsidP="008C6F4C">
            <w:pPr>
              <w:pStyle w:val="EngHang"/>
            </w:pPr>
            <w:r>
              <w:t>After His</w:t>
            </w:r>
          </w:p>
          <w:p w14:paraId="0A8F2135" w14:textId="631C0030" w:rsidR="0039401F" w:rsidRDefault="0039401F" w:rsidP="008C6F4C">
            <w:pPr>
              <w:pStyle w:val="EngHang"/>
            </w:pPr>
            <w:r>
              <w:t>Woundrous Birth</w:t>
            </w:r>
          </w:p>
          <w:p w14:paraId="7B5291CA" w14:textId="7CB7410F" w:rsidR="0039401F" w:rsidRDefault="0039401F" w:rsidP="008C6F4C">
            <w:pPr>
              <w:pStyle w:val="EngHangEnd"/>
            </w:pPr>
            <w:r>
              <w:t>He entered into the Temple.</w:t>
            </w:r>
          </w:p>
        </w:tc>
        <w:tc>
          <w:tcPr>
            <w:tcW w:w="288" w:type="dxa"/>
          </w:tcPr>
          <w:p w14:paraId="29AFE9F8" w14:textId="77777777" w:rsidR="0039401F" w:rsidRDefault="0039401F" w:rsidP="008C6F4C"/>
        </w:tc>
        <w:tc>
          <w:tcPr>
            <w:tcW w:w="288" w:type="dxa"/>
          </w:tcPr>
          <w:p w14:paraId="5CAFA509" w14:textId="77777777" w:rsidR="0039401F" w:rsidRDefault="0039401F" w:rsidP="008C6F4C">
            <w:pPr>
              <w:pStyle w:val="CopticCross"/>
            </w:pPr>
          </w:p>
        </w:tc>
        <w:tc>
          <w:tcPr>
            <w:tcW w:w="3960" w:type="dxa"/>
          </w:tcPr>
          <w:p w14:paraId="2712F5BA" w14:textId="105F388D" w:rsidR="0039401F" w:rsidRDefault="0039401F" w:rsidP="008C6F4C">
            <w:pPr>
              <w:pStyle w:val="CopticVersemulti-line"/>
            </w:pPr>
            <w:r>
              <w:t>Ⲙⲉⲛⲉⲛⲥⲁ ϩ̀ⲙⲉ ⲛ̀ⲉ̀ϩⲟⲟⲩ:</w:t>
            </w:r>
          </w:p>
          <w:p w14:paraId="30092847" w14:textId="0730A865" w:rsidR="0039401F" w:rsidRDefault="0039401F" w:rsidP="008C6F4C">
            <w:pPr>
              <w:pStyle w:val="CopticVersemulti-line"/>
            </w:pPr>
            <w:r>
              <w:t>ⲛ̀ⲧⲉ ⲡⲉϥϫⲓⲛⲙⲓⲥⲓⲥ:</w:t>
            </w:r>
          </w:p>
          <w:p w14:paraId="70B8E9DA" w14:textId="220C27D7" w:rsidR="0039401F" w:rsidRDefault="0039401F" w:rsidP="008C6F4C">
            <w:pPr>
              <w:pStyle w:val="CopticVersemulti-line"/>
            </w:pPr>
            <w:r>
              <w:t>ⲙ̀ⲡⲁⲣⲁⲇⲟⲝⲟⲛ:</w:t>
            </w:r>
          </w:p>
          <w:p w14:paraId="1D69A3A2" w14:textId="587D3A78" w:rsidR="0039401F" w:rsidRPr="00240FF0" w:rsidRDefault="0039401F" w:rsidP="008C6F4C">
            <w:pPr>
              <w:pStyle w:val="CopticHangingVerse"/>
              <w:rPr>
                <w:vanish/>
              </w:rPr>
            </w:pPr>
            <w:r>
              <w:t xml:space="preserve">ⲁϥϣⲉ ⲉ̀ϧⲟⲩⲛ ⲉ̀ⲡⲓⲉⲣⲫⲉⲓ. </w:t>
            </w:r>
          </w:p>
        </w:tc>
      </w:tr>
    </w:tbl>
    <w:p w14:paraId="6E92944D" w14:textId="77777777" w:rsidR="00C30529" w:rsidRDefault="00C30529" w:rsidP="00124ADD">
      <w:pPr>
        <w:pStyle w:val="Heading4"/>
      </w:pPr>
      <w:bookmarkStart w:id="1643" w:name="_Ref485108288"/>
      <w:r>
        <w:t>The Doxology</w:t>
      </w:r>
      <w:r w:rsidR="00E21EA3">
        <w:t xml:space="preserve"> for the Entrance into the Temple</w:t>
      </w:r>
      <w:bookmarkEnd w:id="1642"/>
      <w:bookmarkEnd w:id="16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12EC1565"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E2EAC">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E2EAC">
        <w:rPr>
          <w:noProof/>
        </w:rPr>
        <w:t>909</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E2EAC">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E2EAC">
        <w:rPr>
          <w:noProof/>
        </w:rPr>
        <w:t>913</w:t>
      </w:r>
      <w:r w:rsidR="002409EF">
        <w:fldChar w:fldCharType="end"/>
      </w:r>
      <w:r w:rsidR="002409EF">
        <w:t>.</w:t>
      </w:r>
    </w:p>
    <w:p w14:paraId="02688B0C" w14:textId="77EBCC7F" w:rsidR="002C0AD9" w:rsidRDefault="002C0AD9" w:rsidP="002C0AD9">
      <w:pPr>
        <w:pStyle w:val="Heading4"/>
      </w:pPr>
      <w:r>
        <w:t>The Psalm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3B875434" w14:textId="77777777" w:rsidTr="008C6F4C">
        <w:trPr>
          <w:cantSplit/>
          <w:jc w:val="center"/>
        </w:trPr>
        <w:tc>
          <w:tcPr>
            <w:tcW w:w="288" w:type="dxa"/>
          </w:tcPr>
          <w:p w14:paraId="7FAB00DB" w14:textId="77777777" w:rsidR="002C0AD9" w:rsidRDefault="002C0AD9" w:rsidP="008C6F4C">
            <w:pPr>
              <w:pStyle w:val="CopticCross"/>
            </w:pPr>
          </w:p>
        </w:tc>
        <w:tc>
          <w:tcPr>
            <w:tcW w:w="3960" w:type="dxa"/>
          </w:tcPr>
          <w:p w14:paraId="5E4CC5EC" w14:textId="77777777" w:rsidR="002C0AD9" w:rsidRDefault="002C0AD9" w:rsidP="008C6F4C">
            <w:pPr>
              <w:pStyle w:val="EngHang"/>
            </w:pPr>
            <w:r>
              <w:t>Alleluia, Alleluia:</w:t>
            </w:r>
          </w:p>
          <w:p w14:paraId="4251E2F3" w14:textId="77777777" w:rsidR="002C0AD9" w:rsidRDefault="002C0AD9" w:rsidP="008C6F4C">
            <w:pPr>
              <w:pStyle w:val="EngHang"/>
            </w:pPr>
            <w:r>
              <w:t>Jesus Christ, the Son of God,</w:t>
            </w:r>
          </w:p>
          <w:p w14:paraId="5A7C538D" w14:textId="622603D7" w:rsidR="002C0AD9" w:rsidRDefault="002C0AD9" w:rsidP="008C6F4C">
            <w:pPr>
              <w:pStyle w:val="EngHang"/>
            </w:pPr>
            <w:r>
              <w:t>Entered into the Temple.</w:t>
            </w:r>
          </w:p>
          <w:p w14:paraId="6E9E28CD" w14:textId="77777777" w:rsidR="002C0AD9" w:rsidRDefault="002C0AD9" w:rsidP="008C6F4C">
            <w:pPr>
              <w:pStyle w:val="EngHangEnd"/>
            </w:pPr>
            <w:r>
              <w:t>Alleluia, Alleluia.</w:t>
            </w:r>
          </w:p>
        </w:tc>
        <w:tc>
          <w:tcPr>
            <w:tcW w:w="288" w:type="dxa"/>
          </w:tcPr>
          <w:p w14:paraId="449045D8" w14:textId="77777777" w:rsidR="002C0AD9" w:rsidRDefault="002C0AD9" w:rsidP="008C6F4C"/>
        </w:tc>
        <w:tc>
          <w:tcPr>
            <w:tcW w:w="288" w:type="dxa"/>
          </w:tcPr>
          <w:p w14:paraId="6DD45598" w14:textId="77777777" w:rsidR="002C0AD9" w:rsidRDefault="002C0AD9" w:rsidP="008C6F4C">
            <w:pPr>
              <w:pStyle w:val="CopticCross"/>
            </w:pPr>
          </w:p>
        </w:tc>
        <w:tc>
          <w:tcPr>
            <w:tcW w:w="3960" w:type="dxa"/>
          </w:tcPr>
          <w:p w14:paraId="05E4982A" w14:textId="77777777" w:rsidR="002C0AD9" w:rsidRDefault="002C0AD9" w:rsidP="008C6F4C">
            <w:pPr>
              <w:pStyle w:val="CopticVersemulti-line"/>
            </w:pPr>
            <w:r>
              <w:t>Ⲁⲗⲗⲏⲗⲟⲩⲓⲁ ⲁⲗⲗⲏⲗⲟⲩⲓⲁ.</w:t>
            </w:r>
          </w:p>
          <w:p w14:paraId="2DAE451F" w14:textId="77777777" w:rsidR="002C0AD9" w:rsidRDefault="002C0AD9" w:rsidP="008C6F4C">
            <w:pPr>
              <w:pStyle w:val="CopticVersemulti-line"/>
            </w:pPr>
            <w:r>
              <w:t>Ⲓⲥⲟⲩⲥ Ⲡⲓⲭ̀ⲣⲓⲥⲧⲟⲥ Ⲡϣⲏⲣⲓ ⲙ̀Ⲫⲛⲟⲩϯ:</w:t>
            </w:r>
          </w:p>
          <w:p w14:paraId="119E8324" w14:textId="0D6D27C3" w:rsidR="002C0AD9" w:rsidRDefault="002C0AD9" w:rsidP="008C6F4C">
            <w:pPr>
              <w:pStyle w:val="CopticVersemulti-line"/>
            </w:pPr>
            <w:r>
              <w:t>ⲁϥϣⲉ ⲉ̀ϧⲟⲩⲛ ⲉ̀ⲡⲓⲉⲣⲫⲉⲓ:</w:t>
            </w:r>
          </w:p>
          <w:p w14:paraId="0919BD7F" w14:textId="77777777" w:rsidR="002C0AD9" w:rsidRPr="00C35319" w:rsidRDefault="002C0AD9" w:rsidP="008C6F4C">
            <w:pPr>
              <w:pStyle w:val="CopticHangingVerse"/>
            </w:pPr>
            <w:r>
              <w:t>ⲁⲗⲗⲏⲗⲟⲩⲓⲁ: ⲁⲗⲗⲏⲗⲟⲩⲓⲁ.</w:t>
            </w:r>
          </w:p>
        </w:tc>
      </w:tr>
    </w:tbl>
    <w:p w14:paraId="45906B96" w14:textId="1320D573" w:rsidR="00AD33E4" w:rsidRDefault="00AD33E4" w:rsidP="002C0AD9">
      <w:pPr>
        <w:pStyle w:val="Heading4"/>
      </w:pPr>
      <w:r>
        <w:t>The Wednesday Theotokia Part 7</w:t>
      </w:r>
    </w:p>
    <w:p w14:paraId="6DA94696" w14:textId="69ABC8F4" w:rsidR="00AD33E4" w:rsidRPr="00AD33E4" w:rsidRDefault="00AD33E4" w:rsidP="00AD33E4">
      <w:pPr>
        <w:pStyle w:val="Rubric"/>
      </w:pPr>
      <w:r>
        <w:t xml:space="preserve">After the Liturgy Gospel is read, it is wrapped in a white silk or linen veil. The presbyter carries it in his arms, like Symeon carried Christ). The deacons carry candles, and the presbyters carry censers, and they process around the Altar three times while chanting Part 7 of the Wednesday Theotokia, page </w:t>
      </w:r>
      <w:r>
        <w:fldChar w:fldCharType="begin"/>
      </w:r>
      <w:r>
        <w:instrText xml:space="preserve"> PAGEREF _Ref483549093 \h </w:instrText>
      </w:r>
      <w:r>
        <w:fldChar w:fldCharType="separate"/>
      </w:r>
      <w:r w:rsidR="000E2EAC">
        <w:rPr>
          <w:noProof/>
        </w:rPr>
        <w:t>498</w:t>
      </w:r>
      <w:r>
        <w:fldChar w:fldCharType="end"/>
      </w:r>
      <w:r>
        <w:t>, in its long tune for this day.</w:t>
      </w:r>
    </w:p>
    <w:p w14:paraId="51B62907" w14:textId="461598B7" w:rsidR="002C0AD9" w:rsidRDefault="002C0AD9" w:rsidP="002C0AD9">
      <w:pPr>
        <w:pStyle w:val="Heading4"/>
      </w:pPr>
      <w:r>
        <w:lastRenderedPageBreak/>
        <w:t>The Gospel Response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C0AD9" w14:paraId="7F4EA8F4" w14:textId="77777777" w:rsidTr="008C6F4C">
        <w:trPr>
          <w:cantSplit/>
          <w:jc w:val="center"/>
        </w:trPr>
        <w:tc>
          <w:tcPr>
            <w:tcW w:w="288" w:type="dxa"/>
          </w:tcPr>
          <w:p w14:paraId="5450DF16" w14:textId="77777777" w:rsidR="002C0AD9" w:rsidRDefault="002C0AD9" w:rsidP="008C6F4C">
            <w:pPr>
              <w:pStyle w:val="CopticCross"/>
            </w:pPr>
          </w:p>
        </w:tc>
        <w:tc>
          <w:tcPr>
            <w:tcW w:w="3960" w:type="dxa"/>
          </w:tcPr>
          <w:p w14:paraId="3D8B3E43" w14:textId="77777777" w:rsidR="002C0AD9" w:rsidRDefault="002C0AD9" w:rsidP="008C6F4C">
            <w:pPr>
              <w:pStyle w:val="EngHang"/>
            </w:pPr>
            <w:r>
              <w:t>Alleluia, alleluia,</w:t>
            </w:r>
          </w:p>
          <w:p w14:paraId="21E06011" w14:textId="77777777" w:rsidR="002C0AD9" w:rsidRDefault="002C0AD9" w:rsidP="008C6F4C">
            <w:pPr>
              <w:pStyle w:val="EngHang"/>
            </w:pPr>
            <w:r>
              <w:t>Alleluia, alleluia.</w:t>
            </w:r>
          </w:p>
          <w:p w14:paraId="37D229D8" w14:textId="77777777" w:rsidR="002C0AD9" w:rsidRDefault="002C0AD9" w:rsidP="008C6F4C">
            <w:pPr>
              <w:pStyle w:val="EngHang"/>
            </w:pPr>
            <w:r>
              <w:t>Jesus Christ the Son of God,</w:t>
            </w:r>
          </w:p>
          <w:p w14:paraId="149C09C1" w14:textId="3F3761D9" w:rsidR="002C0AD9" w:rsidRDefault="00AD33E4" w:rsidP="008C6F4C">
            <w:pPr>
              <w:pStyle w:val="EngHangEnd"/>
            </w:pPr>
            <w:r>
              <w:t>Entered into the Temple</w:t>
            </w:r>
            <w:r w:rsidR="002C0AD9">
              <w:t>.</w:t>
            </w:r>
          </w:p>
        </w:tc>
        <w:tc>
          <w:tcPr>
            <w:tcW w:w="288" w:type="dxa"/>
          </w:tcPr>
          <w:p w14:paraId="412EF320" w14:textId="77777777" w:rsidR="002C0AD9" w:rsidRDefault="002C0AD9" w:rsidP="008C6F4C"/>
        </w:tc>
        <w:tc>
          <w:tcPr>
            <w:tcW w:w="288" w:type="dxa"/>
          </w:tcPr>
          <w:p w14:paraId="4131ED70" w14:textId="77777777" w:rsidR="002C0AD9" w:rsidRDefault="002C0AD9" w:rsidP="008C6F4C">
            <w:pPr>
              <w:pStyle w:val="CopticCross"/>
            </w:pPr>
          </w:p>
        </w:tc>
        <w:tc>
          <w:tcPr>
            <w:tcW w:w="3960" w:type="dxa"/>
          </w:tcPr>
          <w:p w14:paraId="336EC139" w14:textId="77777777" w:rsidR="002C0AD9" w:rsidRDefault="002C0AD9" w:rsidP="008C6F4C">
            <w:pPr>
              <w:pStyle w:val="CopticVersemulti-line"/>
            </w:pPr>
            <w:r>
              <w:t>Ⲁⲗⲗⲏⲗⲟⲩⲓⲁ: Ⲁⲗⲗⲏⲗⲟⲩⲓⲁ:</w:t>
            </w:r>
          </w:p>
          <w:p w14:paraId="3AF771E3" w14:textId="77777777" w:rsidR="002C0AD9" w:rsidRDefault="002C0AD9" w:rsidP="008C6F4C">
            <w:pPr>
              <w:pStyle w:val="CopticVersemulti-line"/>
            </w:pPr>
            <w:r>
              <w:t>Ⲁⲗⲗⲏⲗⲟⲩⲓⲁ: Ⲁⲗⲗⲏⲗⲟⲩⲓⲁ.</w:t>
            </w:r>
          </w:p>
          <w:p w14:paraId="41D8E48F" w14:textId="77777777" w:rsidR="002C0AD9" w:rsidRDefault="002C0AD9" w:rsidP="008C6F4C">
            <w:pPr>
              <w:pStyle w:val="CopticVersemulti-line"/>
            </w:pPr>
            <w:r>
              <w:t>Ⲓⲏⲥⲟⲩⲥ Ⲡⲓⲭ̀ⲣⲓⲥⲧⲟⲥ Ⲡϣⲏⲣⲓ ⲙ̀Ⲫⲛⲟⲩϯ:</w:t>
            </w:r>
          </w:p>
          <w:p w14:paraId="38C52CA6" w14:textId="5ABA4C16" w:rsidR="002C0AD9" w:rsidRPr="00C35319" w:rsidRDefault="002C0AD9" w:rsidP="008C6F4C">
            <w:pPr>
              <w:pStyle w:val="CopticVersemulti-line"/>
            </w:pPr>
            <w:r>
              <w:t>ⲁϥϣⲉ ⲉ̀ϧⲟⲩⲛ ⲉ̀ⲡⲓⲉⲣⲫⲉⲓ:</w:t>
            </w:r>
          </w:p>
        </w:tc>
      </w:tr>
      <w:tr w:rsidR="002C0AD9" w14:paraId="592506DF" w14:textId="77777777" w:rsidTr="008C6F4C">
        <w:trPr>
          <w:cantSplit/>
          <w:jc w:val="center"/>
        </w:trPr>
        <w:tc>
          <w:tcPr>
            <w:tcW w:w="288" w:type="dxa"/>
          </w:tcPr>
          <w:p w14:paraId="07B491E1" w14:textId="77777777" w:rsidR="002C0AD9" w:rsidRDefault="002C0AD9" w:rsidP="008C6F4C">
            <w:pPr>
              <w:pStyle w:val="CopticCross"/>
            </w:pPr>
          </w:p>
        </w:tc>
        <w:tc>
          <w:tcPr>
            <w:tcW w:w="3960" w:type="dxa"/>
          </w:tcPr>
          <w:p w14:paraId="354D1452" w14:textId="77777777" w:rsidR="002C0AD9" w:rsidRDefault="002C0AD9" w:rsidP="008C6F4C">
            <w:pPr>
              <w:pStyle w:val="EngHang"/>
            </w:pPr>
            <w:r>
              <w:t>This is He to Whom the glory is due,</w:t>
            </w:r>
          </w:p>
          <w:p w14:paraId="69114E60" w14:textId="77777777" w:rsidR="002C0AD9" w:rsidRDefault="002C0AD9" w:rsidP="008C6F4C">
            <w:pPr>
              <w:pStyle w:val="EngHang"/>
            </w:pPr>
            <w:r>
              <w:t>With His Good Father,</w:t>
            </w:r>
          </w:p>
          <w:p w14:paraId="57F8A8BE" w14:textId="77777777" w:rsidR="002C0AD9" w:rsidRDefault="002C0AD9" w:rsidP="008C6F4C">
            <w:pPr>
              <w:pStyle w:val="EngHang"/>
            </w:pPr>
            <w:r>
              <w:t>And the Holy Spirit,</w:t>
            </w:r>
          </w:p>
          <w:p w14:paraId="796E6221" w14:textId="77777777" w:rsidR="002C0AD9" w:rsidRDefault="002C0AD9" w:rsidP="008C6F4C">
            <w:pPr>
              <w:pStyle w:val="EngHangEnd"/>
            </w:pPr>
            <w:r>
              <w:t>Now and forever.</w:t>
            </w:r>
          </w:p>
        </w:tc>
        <w:tc>
          <w:tcPr>
            <w:tcW w:w="288" w:type="dxa"/>
          </w:tcPr>
          <w:p w14:paraId="1AB7756A" w14:textId="77777777" w:rsidR="002C0AD9" w:rsidRDefault="002C0AD9" w:rsidP="008C6F4C"/>
        </w:tc>
        <w:tc>
          <w:tcPr>
            <w:tcW w:w="288" w:type="dxa"/>
          </w:tcPr>
          <w:p w14:paraId="0B202CDE" w14:textId="77777777" w:rsidR="002C0AD9" w:rsidRDefault="002C0AD9" w:rsidP="008C6F4C">
            <w:pPr>
              <w:pStyle w:val="CopticCross"/>
            </w:pPr>
          </w:p>
        </w:tc>
        <w:tc>
          <w:tcPr>
            <w:tcW w:w="3960" w:type="dxa"/>
          </w:tcPr>
          <w:p w14:paraId="6C65ED74" w14:textId="77777777" w:rsidR="002C0AD9" w:rsidRDefault="002C0AD9" w:rsidP="008C6F4C">
            <w:pPr>
              <w:pStyle w:val="CopticVersemulti-line"/>
            </w:pPr>
            <w:r>
              <w:t>Ⲫⲁⲓ ⲉ̀ⲣⲉ ⲡⲓⲱ̀ⲟⲩ ⲉⲣⲡ̀ⲣⲉⲡ̀ⲓ ⲛⲁϥ:</w:t>
            </w:r>
          </w:p>
          <w:p w14:paraId="1D536CCF" w14:textId="77777777" w:rsidR="002C0AD9" w:rsidRDefault="002C0AD9" w:rsidP="008C6F4C">
            <w:pPr>
              <w:pStyle w:val="CopticVersemulti-line"/>
            </w:pPr>
            <w:r>
              <w:t>ⲛⲉⲙ Ⲡⲉϥⲓⲱⲧ ⲛ̀ⲁ̀ⲅⲁⲑⲟⲥ:</w:t>
            </w:r>
          </w:p>
          <w:p w14:paraId="248209CF" w14:textId="77777777" w:rsidR="002C0AD9" w:rsidRDefault="002C0AD9" w:rsidP="008C6F4C">
            <w:pPr>
              <w:pStyle w:val="CopticVersemulti-line"/>
            </w:pPr>
            <w:r>
              <w:t>ⲛⲉⲙ Ⲡⲓⲡⲛⲉⲩⲙⲁ ⲉⲑⲟⲩⲁⲃ:</w:t>
            </w:r>
          </w:p>
          <w:p w14:paraId="2BBEFE0D" w14:textId="77777777" w:rsidR="002C0AD9" w:rsidRDefault="002C0AD9" w:rsidP="008C6F4C">
            <w:pPr>
              <w:pStyle w:val="CopticHangingVerse"/>
            </w:pPr>
            <w:r>
              <w:t>ⲓⲥϫⲉⲛ ϯⲛⲟⲩ ⲛⲉⲙ ϣⲁ ⲉ̀ⲛⲉϩ.</w:t>
            </w:r>
          </w:p>
        </w:tc>
      </w:tr>
      <w:tr w:rsidR="002C0AD9" w14:paraId="367AE7B3" w14:textId="77777777" w:rsidTr="008C6F4C">
        <w:trPr>
          <w:cantSplit/>
          <w:jc w:val="center"/>
        </w:trPr>
        <w:tc>
          <w:tcPr>
            <w:tcW w:w="288" w:type="dxa"/>
          </w:tcPr>
          <w:p w14:paraId="7C858428" w14:textId="77777777" w:rsidR="002C0AD9" w:rsidRDefault="002C0AD9" w:rsidP="008C6F4C">
            <w:pPr>
              <w:pStyle w:val="CopticCross"/>
            </w:pPr>
          </w:p>
        </w:tc>
        <w:tc>
          <w:tcPr>
            <w:tcW w:w="3960" w:type="dxa"/>
          </w:tcPr>
          <w:p w14:paraId="292BE8FF" w14:textId="77777777" w:rsidR="002C0AD9" w:rsidRDefault="002C0AD9" w:rsidP="008C6F4C">
            <w:pPr>
              <w:pStyle w:val="EngHang"/>
            </w:pPr>
            <w:r>
              <w:t>Blessed be the Father and the Son</w:t>
            </w:r>
          </w:p>
          <w:p w14:paraId="149638DC" w14:textId="77777777" w:rsidR="002C0AD9" w:rsidRDefault="002C0AD9" w:rsidP="008C6F4C">
            <w:pPr>
              <w:pStyle w:val="EngHang"/>
            </w:pPr>
            <w:r>
              <w:t>And the Holy Spirit,</w:t>
            </w:r>
          </w:p>
          <w:p w14:paraId="62100891" w14:textId="77777777" w:rsidR="002C0AD9" w:rsidRDefault="002C0AD9" w:rsidP="008C6F4C">
            <w:pPr>
              <w:pStyle w:val="EngHang"/>
            </w:pPr>
            <w:r>
              <w:t>The pefect Trinity,</w:t>
            </w:r>
          </w:p>
          <w:p w14:paraId="1C2588CE" w14:textId="77777777" w:rsidR="002C0AD9" w:rsidRDefault="002C0AD9" w:rsidP="008C6F4C">
            <w:pPr>
              <w:pStyle w:val="EngHang"/>
            </w:pPr>
            <w:r>
              <w:t>We worship Him and glorify Him.</w:t>
            </w:r>
          </w:p>
        </w:tc>
        <w:tc>
          <w:tcPr>
            <w:tcW w:w="288" w:type="dxa"/>
          </w:tcPr>
          <w:p w14:paraId="66FE106A" w14:textId="77777777" w:rsidR="002C0AD9" w:rsidRDefault="002C0AD9" w:rsidP="008C6F4C"/>
        </w:tc>
        <w:tc>
          <w:tcPr>
            <w:tcW w:w="288" w:type="dxa"/>
          </w:tcPr>
          <w:p w14:paraId="3BC89A95" w14:textId="77777777" w:rsidR="002C0AD9" w:rsidRDefault="002C0AD9" w:rsidP="008C6F4C">
            <w:pPr>
              <w:pStyle w:val="CopticCross"/>
            </w:pPr>
          </w:p>
        </w:tc>
        <w:tc>
          <w:tcPr>
            <w:tcW w:w="3960" w:type="dxa"/>
          </w:tcPr>
          <w:p w14:paraId="19DF2B6F" w14:textId="77777777" w:rsidR="002C0AD9" w:rsidRDefault="002C0AD9" w:rsidP="008C6F4C">
            <w:pPr>
              <w:pStyle w:val="CopticVersemulti-line"/>
            </w:pPr>
            <w:r>
              <w:t>Ϫⲉ ϥ̀ⲥ̀ⲙⲁⲣⲱⲟⲩⲧ ⲛ̀ϫⲉ Ⲫⲓⲱⲧ ⲛⲉⲙ Ⲡϣⲏⲣⲓ:</w:t>
            </w:r>
          </w:p>
          <w:p w14:paraId="21920AFB" w14:textId="77777777" w:rsidR="002C0AD9" w:rsidRDefault="002C0AD9" w:rsidP="008C6F4C">
            <w:pPr>
              <w:pStyle w:val="CopticVersemulti-line"/>
            </w:pPr>
            <w:r>
              <w:t>ⲛⲉⲙ Ⲡⲓⲡ̀ⲛⲉⲩⲙⲁ ⲉⲑⲟⲩⲁⲃ:</w:t>
            </w:r>
          </w:p>
          <w:p w14:paraId="7ABC07DC" w14:textId="77777777" w:rsidR="002C0AD9" w:rsidRDefault="002C0AD9" w:rsidP="008C6F4C">
            <w:pPr>
              <w:pStyle w:val="CopticVersemulti-line"/>
            </w:pPr>
            <w:r>
              <w:t>Ϯⲧ̀ⲣⲓⲁⲥ ⲉⲧϫⲏⲕ ⲉ̀ⲃⲟⲗ:</w:t>
            </w:r>
          </w:p>
          <w:p w14:paraId="1A868A78" w14:textId="77777777" w:rsidR="002C0AD9" w:rsidRDefault="002C0AD9" w:rsidP="008C6F4C">
            <w:pPr>
              <w:pStyle w:val="CopticVersemulti-line"/>
            </w:pPr>
            <w:r>
              <w:t>ⲧⲉⲛⲟⲩⲱϣⲧ ⲙ̀ⲙⲟⲥ ⲧⲉⲛϯⲱ̀ⲟⲩ ⲛⲁⲥ.</w:t>
            </w:r>
          </w:p>
        </w:tc>
      </w:tr>
    </w:tbl>
    <w:p w14:paraId="5969D470" w14:textId="58F4B3D2" w:rsidR="00AD33E4" w:rsidRPr="008712A7" w:rsidRDefault="00AD33E4" w:rsidP="00AD33E4">
      <w:pPr>
        <w:pStyle w:val="Heading4"/>
        <w:rPr>
          <w:rFonts w:ascii="Arial Unicode MS" w:eastAsia="Arial Unicode MS" w:hAnsi="Arial Unicode MS" w:cs="Arial Unicode MS"/>
        </w:rPr>
      </w:pPr>
      <w:r>
        <w:t>The End of Service Hymn for the Entrance into the Temple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33E4" w14:paraId="04E35188" w14:textId="77777777" w:rsidTr="008C6F4C">
        <w:trPr>
          <w:cantSplit/>
          <w:jc w:val="center"/>
        </w:trPr>
        <w:tc>
          <w:tcPr>
            <w:tcW w:w="288" w:type="dxa"/>
          </w:tcPr>
          <w:p w14:paraId="4C07C2ED" w14:textId="77777777" w:rsidR="00AD33E4" w:rsidRDefault="00AD33E4" w:rsidP="008C6F4C">
            <w:pPr>
              <w:pStyle w:val="CopticCross"/>
            </w:pPr>
          </w:p>
        </w:tc>
        <w:tc>
          <w:tcPr>
            <w:tcW w:w="3960" w:type="dxa"/>
          </w:tcPr>
          <w:p w14:paraId="60CDC9B3" w14:textId="20C61D32" w:rsidR="00AD33E4" w:rsidRDefault="00AD33E4" w:rsidP="00AD33E4">
            <w:pPr>
              <w:pStyle w:val="EngHangEnd"/>
            </w:pPr>
            <w:r>
              <w:t>… “Our Lord Jesus Christ, the Son of God, entered into the Temple.” …</w:t>
            </w:r>
          </w:p>
        </w:tc>
        <w:tc>
          <w:tcPr>
            <w:tcW w:w="288" w:type="dxa"/>
          </w:tcPr>
          <w:p w14:paraId="51BFBC6E" w14:textId="77777777" w:rsidR="00AD33E4" w:rsidRDefault="00AD33E4" w:rsidP="008C6F4C"/>
        </w:tc>
        <w:tc>
          <w:tcPr>
            <w:tcW w:w="288" w:type="dxa"/>
          </w:tcPr>
          <w:p w14:paraId="43ACB116" w14:textId="77777777" w:rsidR="00AD33E4" w:rsidRDefault="00AD33E4" w:rsidP="008C6F4C">
            <w:pPr>
              <w:pStyle w:val="CopticCross"/>
            </w:pPr>
          </w:p>
        </w:tc>
        <w:tc>
          <w:tcPr>
            <w:tcW w:w="3960" w:type="dxa"/>
          </w:tcPr>
          <w:p w14:paraId="53126CC3" w14:textId="56C19A72" w:rsidR="00AD33E4" w:rsidRPr="00C35319" w:rsidRDefault="00AD33E4" w:rsidP="008C6F4C">
            <w:pPr>
              <w:pStyle w:val="CopticHangingVerse"/>
            </w:pPr>
            <w:r>
              <w:t>… ⲁϥϣⲉ ⲉ̀ϧⲟⲩⲛ ⲉ̀ⲡⲓⲉⲣⲫⲉⲓ …</w:t>
            </w:r>
          </w:p>
        </w:tc>
      </w:tr>
    </w:tbl>
    <w:p w14:paraId="531960F8" w14:textId="77777777" w:rsidR="007F571C" w:rsidRDefault="007F571C" w:rsidP="007F571C">
      <w:pPr>
        <w:pStyle w:val="Heading3"/>
      </w:pPr>
      <w:bookmarkStart w:id="1644" w:name="_Toc485884579"/>
      <w:r>
        <w:t>February 4 (5) / Meshir 10: Martyrdom of St. James the Son of Alphaeus</w:t>
      </w:r>
      <w:bookmarkEnd w:id="1644"/>
    </w:p>
    <w:p w14:paraId="0FA9E3A3" w14:textId="67902D9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6F65DF">
        <w:t xml:space="preserve"> James the son of Alphaeus, one of the Twelve, brother of St. Matthew the Evangelist. Not James the son of Zebedee or James the brother of the Lord.</w:t>
      </w:r>
    </w:p>
    <w:p w14:paraId="4212DB5B" w14:textId="387BB38F" w:rsidR="006F65DF" w:rsidRDefault="006F65DF" w:rsidP="006F65DF">
      <w:pPr>
        <w:pStyle w:val="Heading4"/>
      </w:pPr>
      <w:bookmarkStart w:id="1645" w:name="_Ref485883495"/>
      <w:r>
        <w:lastRenderedPageBreak/>
        <w:t>The Doxology for St. James the Son of Alphaeus</w:t>
      </w:r>
      <w:r w:rsidR="00D93653">
        <w:rPr>
          <w:rStyle w:val="FootnoteReference"/>
        </w:rPr>
        <w:footnoteReference w:id="1046"/>
      </w:r>
      <w:bookmarkEnd w:id="16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F65DF" w14:paraId="71AB344D" w14:textId="77777777" w:rsidTr="00894260">
        <w:trPr>
          <w:cantSplit/>
          <w:jc w:val="center"/>
        </w:trPr>
        <w:tc>
          <w:tcPr>
            <w:tcW w:w="288" w:type="dxa"/>
          </w:tcPr>
          <w:p w14:paraId="68761CAE" w14:textId="77777777" w:rsidR="006F65DF" w:rsidRDefault="006F65DF" w:rsidP="00894260">
            <w:pPr>
              <w:pStyle w:val="CopticCross"/>
            </w:pPr>
          </w:p>
        </w:tc>
        <w:tc>
          <w:tcPr>
            <w:tcW w:w="3960" w:type="dxa"/>
          </w:tcPr>
          <w:p w14:paraId="131F5484" w14:textId="54840DDB" w:rsidR="006F65DF" w:rsidRDefault="00ED602D" w:rsidP="00894260">
            <w:pPr>
              <w:pStyle w:val="EngHang"/>
              <w:rPr>
                <w:shd w:val="clear" w:color="auto" w:fill="FFFFFF"/>
              </w:rPr>
            </w:pPr>
            <w:r>
              <w:rPr>
                <w:shd w:val="clear" w:color="auto" w:fill="FFFFFF"/>
              </w:rPr>
              <w:t>Let us bless</w:t>
            </w:r>
          </w:p>
          <w:p w14:paraId="691468AB" w14:textId="33D4FA11" w:rsidR="00ED602D" w:rsidRDefault="00ED602D" w:rsidP="00894260">
            <w:pPr>
              <w:pStyle w:val="EngHang"/>
              <w:rPr>
                <w:shd w:val="clear" w:color="auto" w:fill="FFFFFF"/>
              </w:rPr>
            </w:pPr>
            <w:r>
              <w:rPr>
                <w:shd w:val="clear" w:color="auto" w:fill="FFFFFF"/>
              </w:rPr>
              <w:t>The Apostle James,</w:t>
            </w:r>
          </w:p>
          <w:p w14:paraId="0C8A1A6C" w14:textId="7A35079E" w:rsidR="00ED602D" w:rsidRDefault="00ED602D" w:rsidP="00894260">
            <w:pPr>
              <w:pStyle w:val="EngHang"/>
              <w:rPr>
                <w:shd w:val="clear" w:color="auto" w:fill="FFFFFF"/>
              </w:rPr>
            </w:pPr>
            <w:r>
              <w:rPr>
                <w:shd w:val="clear" w:color="auto" w:fill="FFFFFF"/>
              </w:rPr>
              <w:t>Praising Him as</w:t>
            </w:r>
          </w:p>
          <w:p w14:paraId="33FA0221" w14:textId="10314040" w:rsidR="006F65DF" w:rsidRDefault="00ED602D" w:rsidP="00ED602D">
            <w:pPr>
              <w:pStyle w:val="EngHangEnd"/>
            </w:pPr>
            <w:r>
              <w:rPr>
                <w:shd w:val="clear" w:color="auto" w:fill="FFFFFF"/>
              </w:rPr>
              <w:t>The messenger of God,</w:t>
            </w:r>
          </w:p>
        </w:tc>
        <w:tc>
          <w:tcPr>
            <w:tcW w:w="288" w:type="dxa"/>
          </w:tcPr>
          <w:p w14:paraId="19306BFB" w14:textId="77777777" w:rsidR="006F65DF" w:rsidRDefault="006F65DF" w:rsidP="00894260"/>
        </w:tc>
      </w:tr>
      <w:tr w:rsidR="006F65DF" w14:paraId="13FC1E81" w14:textId="77777777" w:rsidTr="00894260">
        <w:trPr>
          <w:cantSplit/>
          <w:jc w:val="center"/>
        </w:trPr>
        <w:tc>
          <w:tcPr>
            <w:tcW w:w="288" w:type="dxa"/>
          </w:tcPr>
          <w:p w14:paraId="5002700C" w14:textId="77777777" w:rsidR="006F65DF" w:rsidRDefault="006F65DF" w:rsidP="00894260">
            <w:pPr>
              <w:pStyle w:val="CopticCross"/>
            </w:pPr>
            <w:r w:rsidRPr="00FB5ACB">
              <w:t>¿</w:t>
            </w:r>
          </w:p>
        </w:tc>
        <w:tc>
          <w:tcPr>
            <w:tcW w:w="3960" w:type="dxa"/>
          </w:tcPr>
          <w:p w14:paraId="7C645DD9" w14:textId="77777777" w:rsidR="00ED602D" w:rsidRDefault="00ED602D" w:rsidP="00ED602D">
            <w:pPr>
              <w:pStyle w:val="EngHang"/>
              <w:rPr>
                <w:shd w:val="clear" w:color="auto" w:fill="FFFFFF"/>
              </w:rPr>
            </w:pPr>
            <w:r>
              <w:rPr>
                <w:shd w:val="clear" w:color="auto" w:fill="FFFFFF"/>
              </w:rPr>
              <w:t>For he filled</w:t>
            </w:r>
          </w:p>
          <w:p w14:paraId="09D75F8D" w14:textId="476EB00B" w:rsidR="006F65DF" w:rsidRDefault="00ED602D" w:rsidP="00ED602D">
            <w:pPr>
              <w:pStyle w:val="EngHang"/>
              <w:rPr>
                <w:shd w:val="clear" w:color="auto" w:fill="FFFFFF"/>
              </w:rPr>
            </w:pPr>
            <w:r>
              <w:rPr>
                <w:shd w:val="clear" w:color="auto" w:fill="FFFFFF"/>
              </w:rPr>
              <w:t>the souls</w:t>
            </w:r>
          </w:p>
          <w:p w14:paraId="453DBC4A" w14:textId="77777777" w:rsidR="006F65DF" w:rsidRDefault="00ED602D" w:rsidP="00ED602D">
            <w:pPr>
              <w:pStyle w:val="EngHang"/>
              <w:rPr>
                <w:shd w:val="clear" w:color="auto" w:fill="FFFFFF"/>
              </w:rPr>
            </w:pPr>
            <w:r>
              <w:rPr>
                <w:shd w:val="clear" w:color="auto" w:fill="FFFFFF"/>
              </w:rPr>
              <w:t>Of the pious</w:t>
            </w:r>
          </w:p>
          <w:p w14:paraId="267964AA" w14:textId="69A1792F" w:rsidR="00ED602D" w:rsidRDefault="00ED602D" w:rsidP="00894260">
            <w:pPr>
              <w:pStyle w:val="EngHangEnd"/>
            </w:pPr>
            <w:r>
              <w:rPr>
                <w:shd w:val="clear" w:color="auto" w:fill="FFFFFF"/>
              </w:rPr>
              <w:t>With wise dogmas.</w:t>
            </w:r>
          </w:p>
        </w:tc>
        <w:tc>
          <w:tcPr>
            <w:tcW w:w="288" w:type="dxa"/>
          </w:tcPr>
          <w:p w14:paraId="1A178954" w14:textId="77777777" w:rsidR="006F65DF" w:rsidRDefault="006F65DF" w:rsidP="00894260"/>
        </w:tc>
      </w:tr>
      <w:tr w:rsidR="00D93653" w14:paraId="7BE64D4C" w14:textId="77777777" w:rsidTr="00894260">
        <w:trPr>
          <w:cantSplit/>
          <w:jc w:val="center"/>
        </w:trPr>
        <w:tc>
          <w:tcPr>
            <w:tcW w:w="288" w:type="dxa"/>
          </w:tcPr>
          <w:p w14:paraId="0ED1AE86" w14:textId="77777777" w:rsidR="00D93653" w:rsidRPr="00FB5ACB" w:rsidRDefault="00D93653" w:rsidP="00894260">
            <w:pPr>
              <w:pStyle w:val="CopticCross"/>
            </w:pPr>
          </w:p>
        </w:tc>
        <w:tc>
          <w:tcPr>
            <w:tcW w:w="3960" w:type="dxa"/>
          </w:tcPr>
          <w:p w14:paraId="19A6A394" w14:textId="77777777" w:rsidR="00D93653" w:rsidRDefault="00D93653" w:rsidP="00ED602D">
            <w:pPr>
              <w:pStyle w:val="EngHang"/>
              <w:rPr>
                <w:shd w:val="clear" w:color="auto" w:fill="FFFFFF"/>
              </w:rPr>
            </w:pPr>
            <w:r>
              <w:rPr>
                <w:shd w:val="clear" w:color="auto" w:fill="FFFFFF"/>
              </w:rPr>
              <w:t>He received the crown</w:t>
            </w:r>
          </w:p>
          <w:p w14:paraId="51886238" w14:textId="77777777" w:rsidR="00D93653" w:rsidRDefault="00D93653" w:rsidP="00ED602D">
            <w:pPr>
              <w:pStyle w:val="EngHang"/>
              <w:rPr>
                <w:shd w:val="clear" w:color="auto" w:fill="FFFFFF"/>
              </w:rPr>
            </w:pPr>
            <w:r>
              <w:rPr>
                <w:shd w:val="clear" w:color="auto" w:fill="FFFFFF"/>
              </w:rPr>
              <w:t>Of martyrdom,</w:t>
            </w:r>
          </w:p>
          <w:p w14:paraId="11093DD0" w14:textId="77777777" w:rsidR="00D93653" w:rsidRDefault="00D93653" w:rsidP="00ED602D">
            <w:pPr>
              <w:pStyle w:val="EngHang"/>
              <w:rPr>
                <w:shd w:val="clear" w:color="auto" w:fill="FFFFFF"/>
              </w:rPr>
            </w:pPr>
            <w:r>
              <w:rPr>
                <w:shd w:val="clear" w:color="auto" w:fill="FFFFFF"/>
              </w:rPr>
              <w:t>In a city of Egypt,</w:t>
            </w:r>
          </w:p>
          <w:p w14:paraId="1D21086C" w14:textId="7478D4C8" w:rsidR="00D93653" w:rsidRDefault="00D93653" w:rsidP="00D93653">
            <w:pPr>
              <w:pStyle w:val="EngEnd"/>
              <w:rPr>
                <w:shd w:val="clear" w:color="auto" w:fill="FFFFFF"/>
              </w:rPr>
            </w:pPr>
            <w:r>
              <w:rPr>
                <w:shd w:val="clear" w:color="auto" w:fill="FFFFFF"/>
              </w:rPr>
              <w:t>Crucified by pagans.</w:t>
            </w:r>
          </w:p>
        </w:tc>
        <w:tc>
          <w:tcPr>
            <w:tcW w:w="288" w:type="dxa"/>
          </w:tcPr>
          <w:p w14:paraId="174CE47D" w14:textId="77777777" w:rsidR="00D93653" w:rsidRDefault="00D93653" w:rsidP="00894260"/>
        </w:tc>
      </w:tr>
      <w:tr w:rsidR="006F65DF" w14:paraId="2836ED87" w14:textId="77777777" w:rsidTr="00894260">
        <w:trPr>
          <w:cantSplit/>
          <w:jc w:val="center"/>
        </w:trPr>
        <w:tc>
          <w:tcPr>
            <w:tcW w:w="288" w:type="dxa"/>
          </w:tcPr>
          <w:p w14:paraId="4A2AFD2D" w14:textId="54FBF285" w:rsidR="006F65DF" w:rsidRDefault="00D93653" w:rsidP="00894260">
            <w:pPr>
              <w:pStyle w:val="CopticCross"/>
            </w:pPr>
            <w:r w:rsidRPr="00FB5ACB">
              <w:t>¿</w:t>
            </w:r>
          </w:p>
        </w:tc>
        <w:tc>
          <w:tcPr>
            <w:tcW w:w="3960" w:type="dxa"/>
          </w:tcPr>
          <w:p w14:paraId="1E29DD51" w14:textId="368A470C" w:rsidR="00ED602D" w:rsidRDefault="00ED602D" w:rsidP="00ED602D">
            <w:pPr>
              <w:pStyle w:val="EngHang"/>
              <w:rPr>
                <w:shd w:val="clear" w:color="auto" w:fill="FFFFFF"/>
              </w:rPr>
            </w:pPr>
            <w:r>
              <w:rPr>
                <w:shd w:val="clear" w:color="auto" w:fill="FFFFFF"/>
              </w:rPr>
              <w:t>Standing at the throne of glory</w:t>
            </w:r>
          </w:p>
          <w:p w14:paraId="71D468BB" w14:textId="4A0A1B50" w:rsidR="00ED602D" w:rsidRDefault="00ED602D" w:rsidP="00ED602D">
            <w:pPr>
              <w:pStyle w:val="EngHang"/>
              <w:rPr>
                <w:shd w:val="clear" w:color="auto" w:fill="FFFFFF"/>
              </w:rPr>
            </w:pPr>
            <w:r>
              <w:rPr>
                <w:shd w:val="clear" w:color="auto" w:fill="FFFFFF"/>
              </w:rPr>
              <w:t>Before the Master,</w:t>
            </w:r>
          </w:p>
          <w:p w14:paraId="00C69AF7" w14:textId="7B4F0A70" w:rsidR="00ED602D" w:rsidRDefault="00ED602D" w:rsidP="00ED602D">
            <w:pPr>
              <w:pStyle w:val="EngHang"/>
              <w:rPr>
                <w:shd w:val="clear" w:color="auto" w:fill="FFFFFF"/>
              </w:rPr>
            </w:pPr>
            <w:r>
              <w:rPr>
                <w:shd w:val="clear" w:color="auto" w:fill="FFFFFF"/>
              </w:rPr>
              <w:t>He unceasingly rejoiced</w:t>
            </w:r>
          </w:p>
          <w:p w14:paraId="320F57A8" w14:textId="551719FF" w:rsidR="006F65DF" w:rsidRDefault="00ED602D" w:rsidP="00894260">
            <w:pPr>
              <w:pStyle w:val="EngHangEnd"/>
              <w:ind w:left="0" w:firstLine="0"/>
            </w:pPr>
            <w:r>
              <w:rPr>
                <w:shd w:val="clear" w:color="auto" w:fill="FFFFFF"/>
              </w:rPr>
              <w:t>With the angels.</w:t>
            </w:r>
          </w:p>
        </w:tc>
        <w:tc>
          <w:tcPr>
            <w:tcW w:w="288" w:type="dxa"/>
          </w:tcPr>
          <w:p w14:paraId="11A2A8EB" w14:textId="77777777" w:rsidR="006F65DF" w:rsidRDefault="006F65DF" w:rsidP="00894260"/>
        </w:tc>
      </w:tr>
      <w:tr w:rsidR="006F65DF" w14:paraId="778A1AAA" w14:textId="77777777" w:rsidTr="00894260">
        <w:trPr>
          <w:cantSplit/>
          <w:jc w:val="center"/>
        </w:trPr>
        <w:tc>
          <w:tcPr>
            <w:tcW w:w="288" w:type="dxa"/>
          </w:tcPr>
          <w:p w14:paraId="5E4329AF" w14:textId="47B983D3" w:rsidR="006F65DF" w:rsidRDefault="006F65DF" w:rsidP="00894260">
            <w:pPr>
              <w:pStyle w:val="CopticCross"/>
            </w:pPr>
          </w:p>
        </w:tc>
        <w:tc>
          <w:tcPr>
            <w:tcW w:w="3960" w:type="dxa"/>
          </w:tcPr>
          <w:p w14:paraId="59EA25A8" w14:textId="38004C6F" w:rsidR="006F65DF" w:rsidRDefault="00ED602D" w:rsidP="00894260">
            <w:pPr>
              <w:pStyle w:val="EngHang"/>
              <w:rPr>
                <w:shd w:val="clear" w:color="auto" w:fill="FFFFFF"/>
              </w:rPr>
            </w:pPr>
            <w:r>
              <w:rPr>
                <w:shd w:val="clear" w:color="auto" w:fill="FFFFFF"/>
              </w:rPr>
              <w:t>Pray to the Lord on our behalf,</w:t>
            </w:r>
          </w:p>
          <w:p w14:paraId="1E8A868E" w14:textId="1EB24653" w:rsidR="00ED602D" w:rsidRDefault="00ED602D" w:rsidP="00ED602D">
            <w:pPr>
              <w:pStyle w:val="EngHang"/>
              <w:rPr>
                <w:shd w:val="clear" w:color="auto" w:fill="FFFFFF"/>
              </w:rPr>
            </w:pPr>
            <w:r>
              <w:rPr>
                <w:shd w:val="clear" w:color="auto" w:fill="FFFFFF"/>
              </w:rPr>
              <w:t>O my lord and father, the Apostle,</w:t>
            </w:r>
          </w:p>
          <w:p w14:paraId="3840A88F" w14:textId="6746078E" w:rsidR="00ED602D" w:rsidRDefault="00ED602D" w:rsidP="00ED602D">
            <w:pPr>
              <w:pStyle w:val="EngHang"/>
              <w:rPr>
                <w:shd w:val="clear" w:color="auto" w:fill="FFFFFF"/>
              </w:rPr>
            </w:pPr>
            <w:r>
              <w:rPr>
                <w:shd w:val="clear" w:color="auto" w:fill="FFFFFF"/>
              </w:rPr>
              <w:t>James the son of Alphaeus,</w:t>
            </w:r>
          </w:p>
          <w:p w14:paraId="06B3958C" w14:textId="77777777" w:rsidR="006F65DF" w:rsidRDefault="006F65DF" w:rsidP="00894260">
            <w:pPr>
              <w:pStyle w:val="EngHangEnd"/>
            </w:pPr>
            <w:r>
              <w:rPr>
                <w:shd w:val="clear" w:color="auto" w:fill="FFFFFF"/>
              </w:rPr>
              <w:t>Of Saint Martin, Bishop of Tours</w:t>
            </w:r>
          </w:p>
        </w:tc>
        <w:tc>
          <w:tcPr>
            <w:tcW w:w="288" w:type="dxa"/>
          </w:tcPr>
          <w:p w14:paraId="327CC479" w14:textId="77777777" w:rsidR="006F65DF" w:rsidRDefault="006F65DF" w:rsidP="00894260"/>
        </w:tc>
      </w:tr>
    </w:tbl>
    <w:p w14:paraId="038E9A04" w14:textId="77777777" w:rsidR="00DD5136" w:rsidRDefault="00DD5136" w:rsidP="00DD5136">
      <w:pPr>
        <w:pStyle w:val="Heading3"/>
      </w:pPr>
      <w:bookmarkStart w:id="1646" w:name="_Toc485884580"/>
      <w:r>
        <w:t>February 6 (7) / Meshir 12: Commemoration of Archangel Michael</w:t>
      </w:r>
      <w:bookmarkEnd w:id="1646"/>
    </w:p>
    <w:p w14:paraId="10B74EF7" w14:textId="3111A588" w:rsidR="00191A26" w:rsidRPr="00B637D8" w:rsidRDefault="003D4731" w:rsidP="00191A26">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5D2675" w14:textId="77777777" w:rsidR="000274A5" w:rsidRDefault="000274A5" w:rsidP="000274A5">
      <w:pPr>
        <w:pStyle w:val="Heading3"/>
      </w:pPr>
      <w:bookmarkStart w:id="1647" w:name="_Toc485884581"/>
      <w:r>
        <w:t>February 8 (9) / Meshir 14: The Departure of St. Severus</w:t>
      </w:r>
      <w:bookmarkEnd w:id="1647"/>
      <w:r>
        <w:t xml:space="preserve"> </w:t>
      </w:r>
    </w:p>
    <w:p w14:paraId="07993059" w14:textId="6938D8F3"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E2EAC">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E2EAC">
        <w:rPr>
          <w:noProof/>
        </w:rPr>
        <w:t>773</w:t>
      </w:r>
      <w:r w:rsidR="002409EF">
        <w:fldChar w:fldCharType="end"/>
      </w:r>
      <w:r>
        <w:t>.</w:t>
      </w:r>
    </w:p>
    <w:p w14:paraId="1AE071A5" w14:textId="460956DB" w:rsidR="00420011" w:rsidRDefault="00420011" w:rsidP="00420011">
      <w:pPr>
        <w:pStyle w:val="Heading3"/>
      </w:pPr>
      <w:bookmarkStart w:id="1648" w:name="_Toc485884582"/>
      <w:r>
        <w:lastRenderedPageBreak/>
        <w:t>February 10 (11) / Meshir 16: Isaac the Syrian</w:t>
      </w:r>
      <w:bookmarkEnd w:id="1648"/>
    </w:p>
    <w:p w14:paraId="5326C3FA" w14:textId="7B1DD7DD" w:rsidR="00DD1748" w:rsidRDefault="00DD1748" w:rsidP="00DD1748">
      <w:pPr>
        <w:pStyle w:val="Heading4"/>
      </w:pPr>
      <w:bookmarkStart w:id="1649" w:name="_Ref485108083"/>
      <w:r>
        <w:t>The Doxology for St. Isaac the Syrian</w:t>
      </w:r>
      <w:r>
        <w:rPr>
          <w:rStyle w:val="FootnoteReference"/>
        </w:rPr>
        <w:footnoteReference w:id="1047"/>
      </w:r>
      <w:bookmarkEnd w:id="16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D1748" w14:paraId="4866162D" w14:textId="77777777" w:rsidTr="00DB1A80">
        <w:trPr>
          <w:cantSplit/>
          <w:jc w:val="center"/>
        </w:trPr>
        <w:tc>
          <w:tcPr>
            <w:tcW w:w="288" w:type="dxa"/>
          </w:tcPr>
          <w:p w14:paraId="1139366C" w14:textId="77777777" w:rsidR="00DD1748" w:rsidRDefault="00DD1748" w:rsidP="00DB1A80">
            <w:pPr>
              <w:pStyle w:val="CopticCross"/>
            </w:pPr>
          </w:p>
        </w:tc>
        <w:tc>
          <w:tcPr>
            <w:tcW w:w="3960" w:type="dxa"/>
          </w:tcPr>
          <w:p w14:paraId="6DE13299" w14:textId="77777777" w:rsidR="00DD1748" w:rsidRDefault="00DD1748" w:rsidP="00DD1748">
            <w:pPr>
              <w:pStyle w:val="EngHang"/>
            </w:pPr>
            <w:r>
              <w:t>He Who thundered on Sinai</w:t>
            </w:r>
          </w:p>
          <w:p w14:paraId="735EFEF1" w14:textId="77777777" w:rsidR="00DD1748" w:rsidRDefault="00DD1748" w:rsidP="00DD1748">
            <w:pPr>
              <w:pStyle w:val="EngHang"/>
            </w:pPr>
            <w:r>
              <w:t>With saving laws for mankind</w:t>
            </w:r>
          </w:p>
          <w:p w14:paraId="1E67669A" w14:textId="77777777" w:rsidR="00DD1748" w:rsidRDefault="00DD1748" w:rsidP="00DD1748">
            <w:pPr>
              <w:pStyle w:val="EngHang"/>
            </w:pPr>
            <w:r>
              <w:t>Has also given your writings</w:t>
            </w:r>
          </w:p>
          <w:p w14:paraId="6A586A5C" w14:textId="7CAE62D5" w:rsidR="00DD1748" w:rsidRDefault="00DD1748" w:rsidP="00DD1748">
            <w:pPr>
              <w:pStyle w:val="EngHangEnd"/>
            </w:pPr>
            <w:r>
              <w:t>As guides in prayer to the monks;</w:t>
            </w:r>
          </w:p>
        </w:tc>
        <w:tc>
          <w:tcPr>
            <w:tcW w:w="288" w:type="dxa"/>
          </w:tcPr>
          <w:p w14:paraId="5CF54507" w14:textId="77777777" w:rsidR="00DD1748" w:rsidRDefault="00DD1748" w:rsidP="00DB1A80"/>
        </w:tc>
      </w:tr>
      <w:tr w:rsidR="00DD1748" w14:paraId="2A1BA60B" w14:textId="77777777" w:rsidTr="00DB1A80">
        <w:trPr>
          <w:cantSplit/>
          <w:jc w:val="center"/>
        </w:trPr>
        <w:tc>
          <w:tcPr>
            <w:tcW w:w="288" w:type="dxa"/>
          </w:tcPr>
          <w:p w14:paraId="0F6DA720" w14:textId="77777777" w:rsidR="00DD1748" w:rsidRDefault="00DD1748" w:rsidP="00DB1A80">
            <w:pPr>
              <w:pStyle w:val="CopticCross"/>
            </w:pPr>
            <w:r w:rsidRPr="00FB5ACB">
              <w:t>¿</w:t>
            </w:r>
          </w:p>
        </w:tc>
        <w:tc>
          <w:tcPr>
            <w:tcW w:w="3960" w:type="dxa"/>
          </w:tcPr>
          <w:p w14:paraId="337647DF" w14:textId="77777777" w:rsidR="00DD1748" w:rsidRDefault="00DD1748" w:rsidP="00DD1748">
            <w:pPr>
              <w:pStyle w:val="EngHang"/>
            </w:pPr>
            <w:r>
              <w:t>For having gone up to</w:t>
            </w:r>
          </w:p>
          <w:p w14:paraId="5BB00DAD" w14:textId="77777777" w:rsidR="00DD1748" w:rsidRDefault="00DD1748" w:rsidP="00DD1748">
            <w:pPr>
              <w:pStyle w:val="EngHang"/>
            </w:pPr>
            <w:r>
              <w:t>the mountain of the vision of the Lord,</w:t>
            </w:r>
          </w:p>
          <w:p w14:paraId="0C09939F" w14:textId="77777777" w:rsidR="00DD1748" w:rsidRDefault="00DD1748" w:rsidP="00DD1748">
            <w:pPr>
              <w:pStyle w:val="EngHang"/>
            </w:pPr>
            <w:r>
              <w:t>You were shown many mansions,</w:t>
            </w:r>
          </w:p>
          <w:p w14:paraId="083A3D27" w14:textId="5540EAC7" w:rsidR="00DD1748" w:rsidRDefault="00DD1748" w:rsidP="00DD1748">
            <w:pPr>
              <w:pStyle w:val="EngHangEnd"/>
            </w:pPr>
            <w:r>
              <w:t>O revealer of unfathomable mysteries.</w:t>
            </w:r>
          </w:p>
        </w:tc>
        <w:tc>
          <w:tcPr>
            <w:tcW w:w="288" w:type="dxa"/>
          </w:tcPr>
          <w:p w14:paraId="3D48BA30" w14:textId="77777777" w:rsidR="00DD1748" w:rsidRDefault="00DD1748" w:rsidP="00DB1A80"/>
        </w:tc>
      </w:tr>
      <w:tr w:rsidR="00DD1748" w14:paraId="18EB337C" w14:textId="77777777" w:rsidTr="00DB1A80">
        <w:trPr>
          <w:cantSplit/>
          <w:jc w:val="center"/>
        </w:trPr>
        <w:tc>
          <w:tcPr>
            <w:tcW w:w="288" w:type="dxa"/>
          </w:tcPr>
          <w:p w14:paraId="01BDCF56" w14:textId="77777777" w:rsidR="00DD1748" w:rsidRDefault="00DD1748" w:rsidP="00DB1A80">
            <w:pPr>
              <w:pStyle w:val="CopticCross"/>
            </w:pPr>
          </w:p>
        </w:tc>
        <w:tc>
          <w:tcPr>
            <w:tcW w:w="3960" w:type="dxa"/>
          </w:tcPr>
          <w:p w14:paraId="782C3487" w14:textId="77777777" w:rsidR="00DD1748" w:rsidRDefault="00DD1748" w:rsidP="00DD1748">
            <w:pPr>
              <w:pStyle w:val="EngHang"/>
            </w:pPr>
            <w:r>
              <w:t>We honour you</w:t>
            </w:r>
          </w:p>
          <w:p w14:paraId="52E80D69" w14:textId="77777777" w:rsidR="00DD1748" w:rsidRDefault="00DD1748" w:rsidP="00DD1748">
            <w:pPr>
              <w:pStyle w:val="EngHang"/>
            </w:pPr>
            <w:r>
              <w:t>As an ascetic God-bearer,</w:t>
            </w:r>
          </w:p>
          <w:p w14:paraId="2B57646A" w14:textId="77777777" w:rsidR="00DD1748" w:rsidRDefault="00DD1748" w:rsidP="00DD1748">
            <w:pPr>
              <w:pStyle w:val="EngHang"/>
            </w:pPr>
            <w:r>
              <w:t>Great in righteousness,</w:t>
            </w:r>
          </w:p>
          <w:p w14:paraId="27DDC016" w14:textId="5FEB9041" w:rsidR="00DD1748" w:rsidRDefault="00DD1748" w:rsidP="00DD1748">
            <w:pPr>
              <w:pStyle w:val="EngHangEnd"/>
            </w:pPr>
            <w:r>
              <w:t>A teacher of monasticism.</w:t>
            </w:r>
          </w:p>
        </w:tc>
        <w:tc>
          <w:tcPr>
            <w:tcW w:w="288" w:type="dxa"/>
          </w:tcPr>
          <w:p w14:paraId="011EE2B0" w14:textId="77777777" w:rsidR="00DD1748" w:rsidRDefault="00DD1748" w:rsidP="00DB1A80"/>
        </w:tc>
      </w:tr>
      <w:tr w:rsidR="00DD1748" w14:paraId="13E4D644" w14:textId="77777777" w:rsidTr="00DB1A80">
        <w:trPr>
          <w:cantSplit/>
          <w:jc w:val="center"/>
        </w:trPr>
        <w:tc>
          <w:tcPr>
            <w:tcW w:w="288" w:type="dxa"/>
          </w:tcPr>
          <w:p w14:paraId="1222E2B5" w14:textId="77777777" w:rsidR="00DD1748" w:rsidRDefault="00DD1748" w:rsidP="00DB1A80">
            <w:pPr>
              <w:pStyle w:val="CopticCross"/>
            </w:pPr>
            <w:r w:rsidRPr="00FB5ACB">
              <w:t>¿</w:t>
            </w:r>
          </w:p>
        </w:tc>
        <w:tc>
          <w:tcPr>
            <w:tcW w:w="3960" w:type="dxa"/>
          </w:tcPr>
          <w:p w14:paraId="550C8F6E" w14:textId="77777777" w:rsidR="00DD1748" w:rsidRDefault="00DD1748" w:rsidP="00DD1748">
            <w:pPr>
              <w:pStyle w:val="EngHang"/>
            </w:pPr>
            <w:r>
              <w:t>Pray to the Lord on our behalf,</w:t>
            </w:r>
          </w:p>
          <w:p w14:paraId="5DE75AC8" w14:textId="77777777" w:rsidR="00DD1748" w:rsidRDefault="00DD1748" w:rsidP="00DD1748">
            <w:pPr>
              <w:pStyle w:val="EngHang"/>
            </w:pPr>
            <w:r>
              <w:t>O our saintly and righteous father,</w:t>
            </w:r>
          </w:p>
          <w:p w14:paraId="0F92931C" w14:textId="77777777" w:rsidR="00DD1748" w:rsidRDefault="00DD1748" w:rsidP="00DD1748">
            <w:pPr>
              <w:pStyle w:val="EngHang"/>
            </w:pPr>
            <w:r>
              <w:t>St. Isaac the Syrian,</w:t>
            </w:r>
          </w:p>
          <w:p w14:paraId="0F198AA0" w14:textId="6106AB1A" w:rsidR="00DD1748" w:rsidRDefault="00DD1748" w:rsidP="00DD1748">
            <w:pPr>
              <w:pStyle w:val="EngHangEnd"/>
            </w:pPr>
            <w:r>
              <w:t>That He may forgive us our sins.</w:t>
            </w:r>
          </w:p>
        </w:tc>
        <w:tc>
          <w:tcPr>
            <w:tcW w:w="288" w:type="dxa"/>
          </w:tcPr>
          <w:p w14:paraId="61E7C7B2" w14:textId="77777777" w:rsidR="00DD1748" w:rsidRDefault="00DD1748" w:rsidP="00DB1A80"/>
        </w:tc>
      </w:tr>
    </w:tbl>
    <w:p w14:paraId="2F7479F8" w14:textId="77777777" w:rsidR="005329C1" w:rsidRDefault="005242D1" w:rsidP="005329C1">
      <w:pPr>
        <w:pStyle w:val="Heading3"/>
      </w:pPr>
      <w:bookmarkStart w:id="1650" w:name="_Toc485884583"/>
      <w:r>
        <w:t>February</w:t>
      </w:r>
      <w:r w:rsidR="005329C1">
        <w:t xml:space="preserve"> 15 (16) / Meshir 21: Commemoration of the Theotokos</w:t>
      </w:r>
      <w:bookmarkEnd w:id="1650"/>
    </w:p>
    <w:p w14:paraId="55CD0DD9" w14:textId="3B721838"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6DD82E8A" w14:textId="69CD929D" w:rsidR="00160DE3" w:rsidRDefault="00160DE3" w:rsidP="00160DE3">
      <w:pPr>
        <w:pStyle w:val="Heading3"/>
      </w:pPr>
      <w:bookmarkStart w:id="1651" w:name="_Toc485884584"/>
      <w:r>
        <w:lastRenderedPageBreak/>
        <w:t>February 15 (16) / Meshir 21: Also Martyrdom of St. Onesimus, the Disciple of St. Paul</w:t>
      </w:r>
      <w:bookmarkEnd w:id="1651"/>
    </w:p>
    <w:p w14:paraId="7222A1FD" w14:textId="13241A81" w:rsidR="00885E1E" w:rsidRDefault="00885E1E" w:rsidP="00885E1E">
      <w:pPr>
        <w:pStyle w:val="Heading4"/>
      </w:pPr>
      <w:bookmarkStart w:id="1652" w:name="_Ref485712030"/>
      <w:r>
        <w:t>The Doxology for St. Onesimus</w:t>
      </w:r>
      <w:r>
        <w:rPr>
          <w:rStyle w:val="FootnoteReference"/>
        </w:rPr>
        <w:footnoteReference w:id="1048"/>
      </w:r>
      <w:bookmarkEnd w:id="16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730E548C" w14:textId="77777777" w:rsidTr="00885E1E">
        <w:trPr>
          <w:cantSplit/>
          <w:jc w:val="center"/>
        </w:trPr>
        <w:tc>
          <w:tcPr>
            <w:tcW w:w="288" w:type="dxa"/>
          </w:tcPr>
          <w:p w14:paraId="35AD59DA" w14:textId="77777777" w:rsidR="00885E1E" w:rsidRDefault="00885E1E" w:rsidP="00885E1E">
            <w:pPr>
              <w:pStyle w:val="CopticCross"/>
            </w:pPr>
          </w:p>
        </w:tc>
        <w:tc>
          <w:tcPr>
            <w:tcW w:w="3960" w:type="dxa"/>
          </w:tcPr>
          <w:p w14:paraId="48CF470F" w14:textId="786F1725" w:rsidR="00885E1E" w:rsidRDefault="00885E1E" w:rsidP="00885E1E">
            <w:pPr>
              <w:pStyle w:val="EngHang"/>
              <w:rPr>
                <w:szCs w:val="22"/>
              </w:rPr>
            </w:pPr>
            <w:r>
              <w:rPr>
                <w:szCs w:val="22"/>
              </w:rPr>
              <w:t>The Church sees you</w:t>
            </w:r>
          </w:p>
          <w:p w14:paraId="58D7EEBC" w14:textId="0375D75B" w:rsidR="00885E1E" w:rsidRDefault="00885E1E" w:rsidP="00885E1E">
            <w:pPr>
              <w:pStyle w:val="EngHang"/>
              <w:rPr>
                <w:szCs w:val="22"/>
              </w:rPr>
            </w:pPr>
            <w:r>
              <w:rPr>
                <w:szCs w:val="22"/>
              </w:rPr>
              <w:t>As a shining star,</w:t>
            </w:r>
          </w:p>
          <w:p w14:paraId="5AD36159" w14:textId="3FEF3B65" w:rsidR="00885E1E" w:rsidRPr="00A96087" w:rsidRDefault="00885E1E" w:rsidP="00885E1E">
            <w:pPr>
              <w:pStyle w:val="EngHang"/>
              <w:rPr>
                <w:szCs w:val="22"/>
              </w:rPr>
            </w:pPr>
            <w:r>
              <w:rPr>
                <w:szCs w:val="22"/>
              </w:rPr>
              <w:t>You shone upon the world,</w:t>
            </w:r>
          </w:p>
          <w:p w14:paraId="52E5E077" w14:textId="5862E5D1" w:rsidR="00885E1E" w:rsidRPr="00A96087" w:rsidRDefault="00885E1E" w:rsidP="00885E1E">
            <w:pPr>
              <w:pStyle w:val="EngHangEnd"/>
              <w:rPr>
                <w:szCs w:val="22"/>
              </w:rPr>
            </w:pPr>
            <w:r>
              <w:rPr>
                <w:szCs w:val="22"/>
              </w:rPr>
              <w:t>Like a beam of light,</w:t>
            </w:r>
          </w:p>
        </w:tc>
        <w:tc>
          <w:tcPr>
            <w:tcW w:w="288" w:type="dxa"/>
          </w:tcPr>
          <w:p w14:paraId="57E12326" w14:textId="77777777" w:rsidR="00885E1E" w:rsidRDefault="00885E1E" w:rsidP="00885E1E"/>
        </w:tc>
      </w:tr>
      <w:tr w:rsidR="00885E1E" w14:paraId="3A7BAD5C" w14:textId="77777777" w:rsidTr="00885E1E">
        <w:trPr>
          <w:cantSplit/>
          <w:jc w:val="center"/>
        </w:trPr>
        <w:tc>
          <w:tcPr>
            <w:tcW w:w="288" w:type="dxa"/>
          </w:tcPr>
          <w:p w14:paraId="07CE86B5" w14:textId="77777777" w:rsidR="00885E1E" w:rsidRDefault="00885E1E" w:rsidP="00885E1E">
            <w:pPr>
              <w:pStyle w:val="CopticCross"/>
            </w:pPr>
            <w:r w:rsidRPr="00FB5ACB">
              <w:t>¿</w:t>
            </w:r>
          </w:p>
        </w:tc>
        <w:tc>
          <w:tcPr>
            <w:tcW w:w="3960" w:type="dxa"/>
          </w:tcPr>
          <w:p w14:paraId="0958957D" w14:textId="7AB5BEC9" w:rsidR="00885E1E" w:rsidRDefault="00885E1E" w:rsidP="00885E1E">
            <w:pPr>
              <w:pStyle w:val="EngHang"/>
              <w:rPr>
                <w:szCs w:val="22"/>
              </w:rPr>
            </w:pPr>
            <w:r>
              <w:rPr>
                <w:szCs w:val="22"/>
              </w:rPr>
              <w:t>You who were</w:t>
            </w:r>
          </w:p>
          <w:p w14:paraId="296512A4" w14:textId="06803A01" w:rsidR="00885E1E" w:rsidRDefault="00892FCE" w:rsidP="00885E1E">
            <w:pPr>
              <w:pStyle w:val="EngHang"/>
              <w:rPr>
                <w:szCs w:val="22"/>
              </w:rPr>
            </w:pPr>
            <w:r>
              <w:rPr>
                <w:szCs w:val="22"/>
              </w:rPr>
              <w:t>Illuminated by P</w:t>
            </w:r>
            <w:r w:rsidR="00885E1E">
              <w:rPr>
                <w:szCs w:val="22"/>
              </w:rPr>
              <w:t>aul,</w:t>
            </w:r>
          </w:p>
          <w:p w14:paraId="6D62720A" w14:textId="61813AA9" w:rsidR="00885E1E" w:rsidRPr="00A96087" w:rsidRDefault="00885E1E" w:rsidP="00885E1E">
            <w:pPr>
              <w:pStyle w:val="EngHang"/>
              <w:rPr>
                <w:szCs w:val="22"/>
              </w:rPr>
            </w:pPr>
            <w:r>
              <w:rPr>
                <w:szCs w:val="22"/>
              </w:rPr>
              <w:t>The all-radiant sun,</w:t>
            </w:r>
          </w:p>
          <w:p w14:paraId="266B9AAD" w14:textId="293BC527" w:rsidR="00885E1E" w:rsidRPr="00A96087" w:rsidRDefault="00885E1E" w:rsidP="00885E1E">
            <w:pPr>
              <w:pStyle w:val="EngHangEnd"/>
              <w:rPr>
                <w:szCs w:val="22"/>
              </w:rPr>
            </w:pPr>
            <w:r>
              <w:rPr>
                <w:szCs w:val="22"/>
              </w:rPr>
              <w:t>Whose rays enlightened the world.</w:t>
            </w:r>
          </w:p>
        </w:tc>
        <w:tc>
          <w:tcPr>
            <w:tcW w:w="288" w:type="dxa"/>
          </w:tcPr>
          <w:p w14:paraId="0919B684" w14:textId="77777777" w:rsidR="00885E1E" w:rsidRDefault="00885E1E" w:rsidP="00885E1E"/>
        </w:tc>
      </w:tr>
      <w:tr w:rsidR="00885E1E" w14:paraId="1DB662FA" w14:textId="77777777" w:rsidTr="00885E1E">
        <w:trPr>
          <w:cantSplit/>
          <w:jc w:val="center"/>
        </w:trPr>
        <w:tc>
          <w:tcPr>
            <w:tcW w:w="288" w:type="dxa"/>
          </w:tcPr>
          <w:p w14:paraId="35B6803C" w14:textId="77777777" w:rsidR="00885E1E" w:rsidRDefault="00885E1E" w:rsidP="00885E1E">
            <w:pPr>
              <w:pStyle w:val="CopticCross"/>
            </w:pPr>
          </w:p>
        </w:tc>
        <w:tc>
          <w:tcPr>
            <w:tcW w:w="3960" w:type="dxa"/>
          </w:tcPr>
          <w:p w14:paraId="31D79BA8" w14:textId="120DC02D" w:rsidR="00885E1E" w:rsidRDefault="00885E1E" w:rsidP="00885E1E">
            <w:pPr>
              <w:pStyle w:val="EngHang"/>
              <w:rPr>
                <w:szCs w:val="22"/>
              </w:rPr>
            </w:pPr>
            <w:r>
              <w:rPr>
                <w:szCs w:val="22"/>
              </w:rPr>
              <w:t>Your miracles</w:t>
            </w:r>
          </w:p>
          <w:p w14:paraId="349237D2" w14:textId="02DCFCFB" w:rsidR="00885E1E" w:rsidRDefault="00885E1E" w:rsidP="00885E1E">
            <w:pPr>
              <w:pStyle w:val="EngHang"/>
              <w:rPr>
                <w:szCs w:val="22"/>
              </w:rPr>
            </w:pPr>
            <w:r>
              <w:rPr>
                <w:szCs w:val="22"/>
              </w:rPr>
              <w:t>Have manifested</w:t>
            </w:r>
          </w:p>
          <w:p w14:paraId="72E1DB28" w14:textId="65ED9F24" w:rsidR="00885E1E" w:rsidRPr="00A96087" w:rsidRDefault="00885E1E" w:rsidP="00885E1E">
            <w:pPr>
              <w:pStyle w:val="EngHang"/>
              <w:rPr>
                <w:szCs w:val="22"/>
              </w:rPr>
            </w:pPr>
            <w:r>
              <w:rPr>
                <w:szCs w:val="22"/>
              </w:rPr>
              <w:t>This great enlightenment,</w:t>
            </w:r>
          </w:p>
          <w:p w14:paraId="377B4CF4" w14:textId="7AFC6EA6" w:rsidR="00885E1E" w:rsidRPr="00A96087" w:rsidRDefault="00885E1E" w:rsidP="00885E1E">
            <w:pPr>
              <w:pStyle w:val="EngHangEnd"/>
              <w:rPr>
                <w:szCs w:val="22"/>
              </w:rPr>
            </w:pPr>
            <w:r>
              <w:rPr>
                <w:szCs w:val="22"/>
              </w:rPr>
              <w:t>The light, Jesus Christ</w:t>
            </w:r>
            <w:r w:rsidRPr="00A96087">
              <w:rPr>
                <w:szCs w:val="22"/>
              </w:rPr>
              <w:t>.</w:t>
            </w:r>
          </w:p>
        </w:tc>
        <w:tc>
          <w:tcPr>
            <w:tcW w:w="288" w:type="dxa"/>
          </w:tcPr>
          <w:p w14:paraId="10440D14" w14:textId="77777777" w:rsidR="00885E1E" w:rsidRDefault="00885E1E" w:rsidP="00885E1E"/>
        </w:tc>
      </w:tr>
      <w:tr w:rsidR="00885E1E" w14:paraId="13FC9DFE" w14:textId="77777777" w:rsidTr="00885E1E">
        <w:trPr>
          <w:cantSplit/>
          <w:jc w:val="center"/>
        </w:trPr>
        <w:tc>
          <w:tcPr>
            <w:tcW w:w="288" w:type="dxa"/>
          </w:tcPr>
          <w:p w14:paraId="78FFD8D3" w14:textId="77777777" w:rsidR="00885E1E" w:rsidRDefault="00885E1E" w:rsidP="00885E1E">
            <w:pPr>
              <w:pStyle w:val="CopticCross"/>
            </w:pPr>
            <w:r w:rsidRPr="00FB5ACB">
              <w:t>¿</w:t>
            </w:r>
          </w:p>
        </w:tc>
        <w:tc>
          <w:tcPr>
            <w:tcW w:w="3960" w:type="dxa"/>
          </w:tcPr>
          <w:p w14:paraId="4E4813AE" w14:textId="093B331D" w:rsidR="00885E1E" w:rsidRDefault="00885E1E" w:rsidP="00885E1E">
            <w:pPr>
              <w:pStyle w:val="EngHang"/>
              <w:rPr>
                <w:szCs w:val="22"/>
              </w:rPr>
            </w:pPr>
            <w:r>
              <w:rPr>
                <w:szCs w:val="22"/>
              </w:rPr>
              <w:t xml:space="preserve">Hail to the </w:t>
            </w:r>
            <w:r w:rsidR="00025BE5">
              <w:rPr>
                <w:szCs w:val="22"/>
              </w:rPr>
              <w:t>bishop</w:t>
            </w:r>
            <w:r>
              <w:rPr>
                <w:szCs w:val="22"/>
              </w:rPr>
              <w:t>,</w:t>
            </w:r>
          </w:p>
          <w:p w14:paraId="3F24A465" w14:textId="72AD01D9" w:rsidR="00025BE5" w:rsidRPr="00A96087" w:rsidRDefault="00025BE5" w:rsidP="00885E1E">
            <w:pPr>
              <w:pStyle w:val="EngHang"/>
              <w:rPr>
                <w:szCs w:val="22"/>
              </w:rPr>
            </w:pPr>
            <w:r>
              <w:rPr>
                <w:szCs w:val="22"/>
              </w:rPr>
              <w:t>Of the city of Ephesus</w:t>
            </w:r>
          </w:p>
          <w:p w14:paraId="429E3E6F" w14:textId="456ABE86" w:rsidR="00885E1E" w:rsidRDefault="00885E1E" w:rsidP="00885E1E">
            <w:pPr>
              <w:pStyle w:val="EngHang"/>
              <w:rPr>
                <w:szCs w:val="22"/>
              </w:rPr>
            </w:pPr>
            <w:r>
              <w:rPr>
                <w:szCs w:val="22"/>
              </w:rPr>
              <w:t>Hail to the true slave,</w:t>
            </w:r>
          </w:p>
          <w:p w14:paraId="38C4A7DA" w14:textId="66AB5BCE" w:rsidR="00885E1E" w:rsidRPr="00A96087" w:rsidRDefault="00885E1E" w:rsidP="00025BE5">
            <w:pPr>
              <w:pStyle w:val="EngHangEnd"/>
              <w:ind w:left="0" w:firstLine="0"/>
              <w:rPr>
                <w:szCs w:val="22"/>
              </w:rPr>
            </w:pPr>
            <w:r w:rsidRPr="00A96087">
              <w:rPr>
                <w:szCs w:val="22"/>
              </w:rPr>
              <w:t xml:space="preserve">Saint </w:t>
            </w:r>
            <w:r>
              <w:rPr>
                <w:szCs w:val="22"/>
              </w:rPr>
              <w:t>Onesimus</w:t>
            </w:r>
            <w:r w:rsidRPr="00A96087">
              <w:rPr>
                <w:szCs w:val="22"/>
              </w:rPr>
              <w:t>.</w:t>
            </w:r>
          </w:p>
        </w:tc>
        <w:tc>
          <w:tcPr>
            <w:tcW w:w="288" w:type="dxa"/>
          </w:tcPr>
          <w:p w14:paraId="6B681BBA" w14:textId="77777777" w:rsidR="00885E1E" w:rsidRDefault="00885E1E" w:rsidP="00885E1E"/>
        </w:tc>
      </w:tr>
      <w:tr w:rsidR="00885E1E" w14:paraId="6A085928" w14:textId="77777777" w:rsidTr="00885E1E">
        <w:trPr>
          <w:cantSplit/>
          <w:jc w:val="center"/>
        </w:trPr>
        <w:tc>
          <w:tcPr>
            <w:tcW w:w="288" w:type="dxa"/>
          </w:tcPr>
          <w:p w14:paraId="5D45D0A5" w14:textId="77777777" w:rsidR="00885E1E" w:rsidRDefault="00885E1E" w:rsidP="00885E1E">
            <w:pPr>
              <w:pStyle w:val="CopticCross"/>
            </w:pPr>
          </w:p>
        </w:tc>
        <w:tc>
          <w:tcPr>
            <w:tcW w:w="3960" w:type="dxa"/>
          </w:tcPr>
          <w:p w14:paraId="1E4085E5" w14:textId="147896B5" w:rsidR="00885E1E" w:rsidRDefault="00885E1E" w:rsidP="00885E1E">
            <w:pPr>
              <w:pStyle w:val="EngHang"/>
              <w:rPr>
                <w:szCs w:val="22"/>
              </w:rPr>
            </w:pPr>
            <w:r>
              <w:rPr>
                <w:szCs w:val="22"/>
              </w:rPr>
              <w:t>Pray to the Lord on our behalf,</w:t>
            </w:r>
          </w:p>
          <w:p w14:paraId="713A6323" w14:textId="66A56DE4" w:rsidR="00885E1E" w:rsidRDefault="00885E1E" w:rsidP="00885E1E">
            <w:pPr>
              <w:pStyle w:val="EngHang"/>
              <w:rPr>
                <w:szCs w:val="22"/>
              </w:rPr>
            </w:pPr>
            <w:r>
              <w:rPr>
                <w:szCs w:val="22"/>
              </w:rPr>
              <w:t>O our saintly and righteous Father,</w:t>
            </w:r>
          </w:p>
          <w:p w14:paraId="7375B3FE" w14:textId="3FE80E71" w:rsidR="00885E1E" w:rsidRPr="00A96087" w:rsidRDefault="00885E1E" w:rsidP="00885E1E">
            <w:pPr>
              <w:pStyle w:val="EngHang"/>
              <w:rPr>
                <w:szCs w:val="22"/>
              </w:rPr>
            </w:pPr>
            <w:r>
              <w:rPr>
                <w:szCs w:val="22"/>
              </w:rPr>
              <w:t>St. Onesimus,</w:t>
            </w:r>
          </w:p>
          <w:p w14:paraId="2C5D76A3" w14:textId="08AED968" w:rsidR="00885E1E" w:rsidRPr="00A96087" w:rsidRDefault="00885E1E" w:rsidP="00885E1E">
            <w:pPr>
              <w:pStyle w:val="EngHang"/>
              <w:rPr>
                <w:szCs w:val="22"/>
              </w:rPr>
            </w:pPr>
            <w:r>
              <w:rPr>
                <w:szCs w:val="22"/>
              </w:rPr>
              <w:t>That He may forgive us our sins.</w:t>
            </w:r>
          </w:p>
          <w:p w14:paraId="189D19E4" w14:textId="77777777" w:rsidR="00885E1E" w:rsidRPr="00A96087" w:rsidRDefault="00885E1E" w:rsidP="00885E1E">
            <w:pPr>
              <w:pStyle w:val="EngHang"/>
              <w:rPr>
                <w:szCs w:val="22"/>
              </w:rPr>
            </w:pPr>
          </w:p>
        </w:tc>
        <w:tc>
          <w:tcPr>
            <w:tcW w:w="288" w:type="dxa"/>
          </w:tcPr>
          <w:p w14:paraId="5DF70F07" w14:textId="77777777" w:rsidR="00885E1E" w:rsidRDefault="00885E1E" w:rsidP="00885E1E"/>
        </w:tc>
      </w:tr>
    </w:tbl>
    <w:p w14:paraId="197E567A" w14:textId="77777777" w:rsidR="00B52D77" w:rsidRDefault="00B52D77" w:rsidP="00B52D77">
      <w:pPr>
        <w:pStyle w:val="Heading3"/>
      </w:pPr>
      <w:bookmarkStart w:id="1653" w:name="_Toc485884585"/>
      <w:r>
        <w:lastRenderedPageBreak/>
        <w:t>February 23 (24) / Meshir 29: Commemoration of the Annunciation, Nativity, and Resurrection on the 29</w:t>
      </w:r>
      <w:r w:rsidRPr="00C0205C">
        <w:rPr>
          <w:vertAlign w:val="superscript"/>
        </w:rPr>
        <w:t>th</w:t>
      </w:r>
      <w:r>
        <w:t xml:space="preserve"> of Every Month</w:t>
      </w:r>
      <w:bookmarkEnd w:id="1653"/>
    </w:p>
    <w:p w14:paraId="1EC840FE" w14:textId="2A40A7D7"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C57F2D0" w14:textId="3F19F8EA" w:rsidR="00885E1E" w:rsidRDefault="00885E1E" w:rsidP="00885E1E">
      <w:pPr>
        <w:pStyle w:val="Heading3"/>
      </w:pPr>
      <w:bookmarkStart w:id="1654" w:name="_Toc485884586"/>
      <w:r>
        <w:t>February 23 (24) / Meshir 29: Also St. Polycarp of Smyrna</w:t>
      </w:r>
      <w:bookmarkEnd w:id="1654"/>
    </w:p>
    <w:p w14:paraId="393F4FF3" w14:textId="26BA1C53" w:rsidR="00885E1E" w:rsidRDefault="00885E1E" w:rsidP="00885E1E">
      <w:pPr>
        <w:pStyle w:val="Heading4"/>
      </w:pPr>
      <w:bookmarkStart w:id="1655" w:name="_Ref485712077"/>
      <w:r>
        <w:t>The Doxology for St. Polycarp of Smyrna</w:t>
      </w:r>
      <w:r>
        <w:rPr>
          <w:rStyle w:val="FootnoteReference"/>
        </w:rPr>
        <w:footnoteReference w:id="1049"/>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85E1E" w14:paraId="666F71AA" w14:textId="77777777" w:rsidTr="00885E1E">
        <w:trPr>
          <w:cantSplit/>
          <w:jc w:val="center"/>
        </w:trPr>
        <w:tc>
          <w:tcPr>
            <w:tcW w:w="288" w:type="dxa"/>
          </w:tcPr>
          <w:p w14:paraId="4CEAEB5A" w14:textId="77777777" w:rsidR="00885E1E" w:rsidRDefault="00885E1E" w:rsidP="00885E1E">
            <w:pPr>
              <w:pStyle w:val="CopticCross"/>
            </w:pPr>
          </w:p>
        </w:tc>
        <w:tc>
          <w:tcPr>
            <w:tcW w:w="3960" w:type="dxa"/>
          </w:tcPr>
          <w:p w14:paraId="77C04F59" w14:textId="2533998A" w:rsidR="00885E1E" w:rsidRDefault="00885E1E" w:rsidP="00885E1E">
            <w:pPr>
              <w:pStyle w:val="EngHang"/>
              <w:rPr>
                <w:szCs w:val="22"/>
              </w:rPr>
            </w:pPr>
            <w:r>
              <w:rPr>
                <w:szCs w:val="22"/>
              </w:rPr>
              <w:t>By sharing in the way</w:t>
            </w:r>
          </w:p>
          <w:p w14:paraId="47960931" w14:textId="646D0374" w:rsidR="00885E1E" w:rsidRDefault="00885E1E" w:rsidP="00885E1E">
            <w:pPr>
              <w:pStyle w:val="EngHang"/>
              <w:rPr>
                <w:szCs w:val="22"/>
              </w:rPr>
            </w:pPr>
            <w:r>
              <w:rPr>
                <w:szCs w:val="22"/>
              </w:rPr>
              <w:t>Of the Apostles,</w:t>
            </w:r>
          </w:p>
          <w:p w14:paraId="452A6BA2" w14:textId="1D75CA0E" w:rsidR="00885E1E" w:rsidRPr="00A96087" w:rsidRDefault="00885E1E" w:rsidP="00885E1E">
            <w:pPr>
              <w:pStyle w:val="EngHang"/>
              <w:rPr>
                <w:szCs w:val="22"/>
              </w:rPr>
            </w:pPr>
            <w:r>
              <w:rPr>
                <w:szCs w:val="22"/>
              </w:rPr>
              <w:t>You became a successor,</w:t>
            </w:r>
          </w:p>
          <w:p w14:paraId="27B10B42" w14:textId="007CA281" w:rsidR="00885E1E" w:rsidRPr="00A96087" w:rsidRDefault="00885E1E" w:rsidP="00B75FE8">
            <w:pPr>
              <w:pStyle w:val="EngHangEnd"/>
              <w:rPr>
                <w:szCs w:val="22"/>
              </w:rPr>
            </w:pPr>
            <w:r>
              <w:rPr>
                <w:szCs w:val="22"/>
              </w:rPr>
              <w:t xml:space="preserve">Sitting </w:t>
            </w:r>
            <w:r w:rsidR="00B75FE8">
              <w:rPr>
                <w:szCs w:val="22"/>
              </w:rPr>
              <w:t>upon</w:t>
            </w:r>
            <w:r>
              <w:rPr>
                <w:szCs w:val="22"/>
              </w:rPr>
              <w:t xml:space="preserve"> their throne.</w:t>
            </w:r>
          </w:p>
        </w:tc>
        <w:tc>
          <w:tcPr>
            <w:tcW w:w="288" w:type="dxa"/>
          </w:tcPr>
          <w:p w14:paraId="4E09BB9E" w14:textId="77777777" w:rsidR="00885E1E" w:rsidRDefault="00885E1E" w:rsidP="00885E1E"/>
        </w:tc>
      </w:tr>
      <w:tr w:rsidR="00885E1E" w14:paraId="1C92779A" w14:textId="77777777" w:rsidTr="00885E1E">
        <w:trPr>
          <w:cantSplit/>
          <w:jc w:val="center"/>
        </w:trPr>
        <w:tc>
          <w:tcPr>
            <w:tcW w:w="288" w:type="dxa"/>
          </w:tcPr>
          <w:p w14:paraId="5C687BB8" w14:textId="77777777" w:rsidR="00885E1E" w:rsidRDefault="00885E1E" w:rsidP="00885E1E">
            <w:pPr>
              <w:pStyle w:val="CopticCross"/>
            </w:pPr>
            <w:r w:rsidRPr="00FB5ACB">
              <w:t>¿</w:t>
            </w:r>
          </w:p>
        </w:tc>
        <w:tc>
          <w:tcPr>
            <w:tcW w:w="3960" w:type="dxa"/>
          </w:tcPr>
          <w:p w14:paraId="125A9417" w14:textId="7307229A" w:rsidR="00885E1E" w:rsidRDefault="00885E1E" w:rsidP="00885E1E">
            <w:pPr>
              <w:pStyle w:val="EngHang"/>
              <w:rPr>
                <w:szCs w:val="22"/>
              </w:rPr>
            </w:pPr>
            <w:r>
              <w:rPr>
                <w:szCs w:val="22"/>
              </w:rPr>
              <w:t>Through the practice of virtue,</w:t>
            </w:r>
          </w:p>
          <w:p w14:paraId="4E8AAF66" w14:textId="65635054" w:rsidR="00885E1E" w:rsidRDefault="00885E1E" w:rsidP="00885E1E">
            <w:pPr>
              <w:pStyle w:val="EngHang"/>
              <w:rPr>
                <w:szCs w:val="22"/>
              </w:rPr>
            </w:pPr>
            <w:r>
              <w:rPr>
                <w:szCs w:val="22"/>
              </w:rPr>
              <w:t>You discovered the way</w:t>
            </w:r>
          </w:p>
          <w:p w14:paraId="2E0D8F44" w14:textId="4FAB51EB" w:rsidR="00885E1E" w:rsidRPr="00A96087" w:rsidRDefault="00885E1E" w:rsidP="00885E1E">
            <w:pPr>
              <w:pStyle w:val="EngHang"/>
              <w:rPr>
                <w:szCs w:val="22"/>
              </w:rPr>
            </w:pPr>
            <w:r>
              <w:rPr>
                <w:szCs w:val="22"/>
              </w:rPr>
              <w:t>To divine contemplation,</w:t>
            </w:r>
          </w:p>
          <w:p w14:paraId="27794656" w14:textId="591DAD0D" w:rsidR="00885E1E" w:rsidRPr="00A96087" w:rsidRDefault="00885E1E" w:rsidP="00885E1E">
            <w:pPr>
              <w:pStyle w:val="EngHangEnd"/>
              <w:rPr>
                <w:szCs w:val="22"/>
              </w:rPr>
            </w:pPr>
            <w:r>
              <w:rPr>
                <w:szCs w:val="22"/>
              </w:rPr>
              <w:t>O inspired one of God.</w:t>
            </w:r>
          </w:p>
        </w:tc>
        <w:tc>
          <w:tcPr>
            <w:tcW w:w="288" w:type="dxa"/>
          </w:tcPr>
          <w:p w14:paraId="03E252E3" w14:textId="77777777" w:rsidR="00885E1E" w:rsidRDefault="00885E1E" w:rsidP="00885E1E"/>
        </w:tc>
      </w:tr>
      <w:tr w:rsidR="00885E1E" w14:paraId="716167AD" w14:textId="77777777" w:rsidTr="00885E1E">
        <w:trPr>
          <w:cantSplit/>
          <w:jc w:val="center"/>
        </w:trPr>
        <w:tc>
          <w:tcPr>
            <w:tcW w:w="288" w:type="dxa"/>
          </w:tcPr>
          <w:p w14:paraId="3A031E12" w14:textId="77777777" w:rsidR="00885E1E" w:rsidRDefault="00885E1E" w:rsidP="00885E1E">
            <w:pPr>
              <w:pStyle w:val="CopticCross"/>
            </w:pPr>
          </w:p>
        </w:tc>
        <w:tc>
          <w:tcPr>
            <w:tcW w:w="3960" w:type="dxa"/>
          </w:tcPr>
          <w:p w14:paraId="22244288" w14:textId="0E653EC8" w:rsidR="00885E1E" w:rsidRDefault="00885E1E" w:rsidP="00885E1E">
            <w:pPr>
              <w:pStyle w:val="EngHang"/>
              <w:rPr>
                <w:szCs w:val="22"/>
              </w:rPr>
            </w:pPr>
            <w:r>
              <w:rPr>
                <w:szCs w:val="22"/>
              </w:rPr>
              <w:t>By teaching the word</w:t>
            </w:r>
          </w:p>
          <w:p w14:paraId="5D26416A" w14:textId="7C3B0CC0" w:rsidR="00885E1E" w:rsidRDefault="00885E1E" w:rsidP="00885E1E">
            <w:pPr>
              <w:pStyle w:val="EngHang"/>
              <w:rPr>
                <w:szCs w:val="22"/>
              </w:rPr>
            </w:pPr>
            <w:r>
              <w:rPr>
                <w:szCs w:val="22"/>
              </w:rPr>
              <w:t>Of truth without error,</w:t>
            </w:r>
          </w:p>
          <w:p w14:paraId="006519F0" w14:textId="55520E53" w:rsidR="00885E1E" w:rsidRPr="00A96087" w:rsidRDefault="00885E1E" w:rsidP="00885E1E">
            <w:pPr>
              <w:pStyle w:val="EngHang"/>
              <w:rPr>
                <w:szCs w:val="22"/>
              </w:rPr>
            </w:pPr>
            <w:r>
              <w:rPr>
                <w:szCs w:val="22"/>
              </w:rPr>
              <w:t>You defended the faith,</w:t>
            </w:r>
          </w:p>
          <w:p w14:paraId="64192C1A" w14:textId="6710223D" w:rsidR="00885E1E" w:rsidRPr="00A96087" w:rsidRDefault="00885E1E" w:rsidP="00885E1E">
            <w:pPr>
              <w:pStyle w:val="EngHangEnd"/>
              <w:rPr>
                <w:szCs w:val="22"/>
              </w:rPr>
            </w:pPr>
            <w:r>
              <w:rPr>
                <w:szCs w:val="22"/>
              </w:rPr>
              <w:t>Even to the shedding of blood</w:t>
            </w:r>
            <w:r w:rsidRPr="00A96087">
              <w:rPr>
                <w:szCs w:val="22"/>
              </w:rPr>
              <w:t>.</w:t>
            </w:r>
          </w:p>
        </w:tc>
        <w:tc>
          <w:tcPr>
            <w:tcW w:w="288" w:type="dxa"/>
          </w:tcPr>
          <w:p w14:paraId="34BDD356" w14:textId="77777777" w:rsidR="00885E1E" w:rsidRDefault="00885E1E" w:rsidP="00885E1E"/>
        </w:tc>
      </w:tr>
      <w:tr w:rsidR="00885E1E" w14:paraId="400CD040" w14:textId="77777777" w:rsidTr="00885E1E">
        <w:trPr>
          <w:cantSplit/>
          <w:jc w:val="center"/>
        </w:trPr>
        <w:tc>
          <w:tcPr>
            <w:tcW w:w="288" w:type="dxa"/>
          </w:tcPr>
          <w:p w14:paraId="40D34518" w14:textId="77777777" w:rsidR="00885E1E" w:rsidRDefault="00885E1E" w:rsidP="00885E1E">
            <w:pPr>
              <w:pStyle w:val="CopticCross"/>
            </w:pPr>
            <w:r w:rsidRPr="00FB5ACB">
              <w:t>¿</w:t>
            </w:r>
          </w:p>
        </w:tc>
        <w:tc>
          <w:tcPr>
            <w:tcW w:w="3960" w:type="dxa"/>
          </w:tcPr>
          <w:p w14:paraId="7FF0AC55" w14:textId="586A0E1F" w:rsidR="00885E1E" w:rsidRDefault="00885E1E" w:rsidP="00885E1E">
            <w:pPr>
              <w:pStyle w:val="EngHang"/>
              <w:rPr>
                <w:szCs w:val="22"/>
              </w:rPr>
            </w:pPr>
            <w:r>
              <w:rPr>
                <w:szCs w:val="22"/>
              </w:rPr>
              <w:t>By your virtue, you offered</w:t>
            </w:r>
          </w:p>
          <w:p w14:paraId="77ACA74E" w14:textId="16F6F029" w:rsidR="00885E1E" w:rsidRDefault="00885E1E" w:rsidP="00885E1E">
            <w:pPr>
              <w:pStyle w:val="EngHang"/>
              <w:rPr>
                <w:szCs w:val="22"/>
              </w:rPr>
            </w:pPr>
            <w:r>
              <w:rPr>
                <w:szCs w:val="22"/>
              </w:rPr>
              <w:t>Spiritual fruit to the Lord,</w:t>
            </w:r>
          </w:p>
          <w:p w14:paraId="1A680719" w14:textId="4DBED821" w:rsidR="00885E1E" w:rsidRDefault="00885E1E" w:rsidP="00885E1E">
            <w:pPr>
              <w:pStyle w:val="EngHang"/>
              <w:rPr>
                <w:szCs w:val="22"/>
              </w:rPr>
            </w:pPr>
            <w:r>
              <w:rPr>
                <w:szCs w:val="22"/>
              </w:rPr>
              <w:t>Therefore, we we glorify you</w:t>
            </w:r>
          </w:p>
          <w:p w14:paraId="4F10345C" w14:textId="2C411756" w:rsidR="00885E1E" w:rsidRPr="00A96087" w:rsidRDefault="00885E1E" w:rsidP="00885E1E">
            <w:pPr>
              <w:pStyle w:val="EngHangEnd"/>
              <w:rPr>
                <w:szCs w:val="22"/>
              </w:rPr>
            </w:pPr>
            <w:r>
              <w:rPr>
                <w:szCs w:val="22"/>
              </w:rPr>
              <w:t>As a worthy bishop, O Polycarp.</w:t>
            </w:r>
          </w:p>
        </w:tc>
        <w:tc>
          <w:tcPr>
            <w:tcW w:w="288" w:type="dxa"/>
          </w:tcPr>
          <w:p w14:paraId="3BB59473" w14:textId="77777777" w:rsidR="00885E1E" w:rsidRDefault="00885E1E" w:rsidP="00885E1E"/>
        </w:tc>
      </w:tr>
      <w:tr w:rsidR="00885E1E" w14:paraId="724EBC0F" w14:textId="77777777" w:rsidTr="00885E1E">
        <w:trPr>
          <w:cantSplit/>
          <w:jc w:val="center"/>
        </w:trPr>
        <w:tc>
          <w:tcPr>
            <w:tcW w:w="288" w:type="dxa"/>
          </w:tcPr>
          <w:p w14:paraId="469E043C" w14:textId="77777777" w:rsidR="00885E1E" w:rsidRDefault="00885E1E" w:rsidP="00885E1E">
            <w:pPr>
              <w:pStyle w:val="CopticCross"/>
            </w:pPr>
          </w:p>
        </w:tc>
        <w:tc>
          <w:tcPr>
            <w:tcW w:w="3960" w:type="dxa"/>
          </w:tcPr>
          <w:p w14:paraId="2C976191" w14:textId="2CD007C1" w:rsidR="00885E1E" w:rsidRDefault="00885E1E" w:rsidP="00885E1E">
            <w:pPr>
              <w:pStyle w:val="EngHang"/>
              <w:rPr>
                <w:szCs w:val="22"/>
              </w:rPr>
            </w:pPr>
            <w:r>
              <w:rPr>
                <w:szCs w:val="22"/>
              </w:rPr>
              <w:t>Today, we who have been</w:t>
            </w:r>
          </w:p>
          <w:p w14:paraId="43C64C75" w14:textId="0F76C36C" w:rsidR="00885E1E" w:rsidRDefault="00885E1E" w:rsidP="00885E1E">
            <w:pPr>
              <w:pStyle w:val="EngHang"/>
              <w:rPr>
                <w:szCs w:val="22"/>
              </w:rPr>
            </w:pPr>
            <w:r>
              <w:rPr>
                <w:szCs w:val="22"/>
              </w:rPr>
              <w:t>Enlightened by your words,</w:t>
            </w:r>
          </w:p>
          <w:p w14:paraId="5A33CD6A" w14:textId="731D0180" w:rsidR="00885E1E" w:rsidRPr="00A96087" w:rsidRDefault="00885E1E" w:rsidP="00885E1E">
            <w:pPr>
              <w:pStyle w:val="EngHang"/>
              <w:rPr>
                <w:szCs w:val="22"/>
              </w:rPr>
            </w:pPr>
            <w:r>
              <w:rPr>
                <w:szCs w:val="22"/>
              </w:rPr>
              <w:t>Venerate your praise-worthy</w:t>
            </w:r>
          </w:p>
          <w:p w14:paraId="3BD8D55E" w14:textId="19464EBB" w:rsidR="00885E1E" w:rsidRPr="00A96087" w:rsidRDefault="00885E1E" w:rsidP="004679C0">
            <w:pPr>
              <w:pStyle w:val="EngHangEnd"/>
            </w:pPr>
            <w:r>
              <w:t>Remembrance with songs.</w:t>
            </w:r>
          </w:p>
        </w:tc>
        <w:tc>
          <w:tcPr>
            <w:tcW w:w="288" w:type="dxa"/>
          </w:tcPr>
          <w:p w14:paraId="087E59FC" w14:textId="77777777" w:rsidR="00885E1E" w:rsidRDefault="00885E1E" w:rsidP="00885E1E"/>
        </w:tc>
      </w:tr>
      <w:tr w:rsidR="00885E1E" w14:paraId="2A1D4B1E" w14:textId="77777777" w:rsidTr="00885E1E">
        <w:trPr>
          <w:cantSplit/>
          <w:jc w:val="center"/>
        </w:trPr>
        <w:tc>
          <w:tcPr>
            <w:tcW w:w="288" w:type="dxa"/>
          </w:tcPr>
          <w:p w14:paraId="3CE026B9" w14:textId="77777777" w:rsidR="00885E1E" w:rsidRDefault="00885E1E" w:rsidP="00885E1E">
            <w:pPr>
              <w:pStyle w:val="CopticCross"/>
            </w:pPr>
          </w:p>
        </w:tc>
        <w:tc>
          <w:tcPr>
            <w:tcW w:w="3960" w:type="dxa"/>
          </w:tcPr>
          <w:p w14:paraId="7BC69107" w14:textId="7C98183A" w:rsidR="00885E1E" w:rsidRDefault="00885E1E" w:rsidP="00885E1E">
            <w:pPr>
              <w:pStyle w:val="EngHang"/>
              <w:rPr>
                <w:szCs w:val="22"/>
              </w:rPr>
            </w:pPr>
            <w:r>
              <w:rPr>
                <w:szCs w:val="22"/>
              </w:rPr>
              <w:t>Hail to the martyr,</w:t>
            </w:r>
          </w:p>
          <w:p w14:paraId="71E66D17" w14:textId="3DC6A167" w:rsidR="00885E1E" w:rsidRDefault="00885E1E" w:rsidP="00885E1E">
            <w:pPr>
              <w:pStyle w:val="EngHang"/>
              <w:rPr>
                <w:szCs w:val="22"/>
              </w:rPr>
            </w:pPr>
            <w:r>
              <w:rPr>
                <w:szCs w:val="22"/>
              </w:rPr>
              <w:t>Hail to the athlete of virtue,</w:t>
            </w:r>
          </w:p>
          <w:p w14:paraId="5FE4AD51" w14:textId="77777777" w:rsidR="00885E1E" w:rsidRDefault="00885E1E" w:rsidP="00885E1E">
            <w:pPr>
              <w:pStyle w:val="EngHang"/>
              <w:rPr>
                <w:szCs w:val="22"/>
              </w:rPr>
            </w:pPr>
            <w:r>
              <w:rPr>
                <w:szCs w:val="22"/>
              </w:rPr>
              <w:t>Hail to the bishop,</w:t>
            </w:r>
          </w:p>
          <w:p w14:paraId="7E3A4A14" w14:textId="58B6CD64" w:rsidR="00885E1E" w:rsidRDefault="00885E1E" w:rsidP="00885E1E">
            <w:pPr>
              <w:pStyle w:val="EngHangEnd"/>
            </w:pPr>
            <w:r>
              <w:t>St. Polycarp of  Smyrna.</w:t>
            </w:r>
          </w:p>
        </w:tc>
        <w:tc>
          <w:tcPr>
            <w:tcW w:w="288" w:type="dxa"/>
          </w:tcPr>
          <w:p w14:paraId="1D38E105" w14:textId="77777777" w:rsidR="00885E1E" w:rsidRDefault="00885E1E" w:rsidP="00885E1E"/>
        </w:tc>
      </w:tr>
      <w:tr w:rsidR="00885E1E" w14:paraId="6D05EDC1" w14:textId="77777777" w:rsidTr="00885E1E">
        <w:trPr>
          <w:cantSplit/>
          <w:jc w:val="center"/>
        </w:trPr>
        <w:tc>
          <w:tcPr>
            <w:tcW w:w="288" w:type="dxa"/>
          </w:tcPr>
          <w:p w14:paraId="7F86EB57" w14:textId="09D89537" w:rsidR="00885E1E" w:rsidRDefault="00885E1E" w:rsidP="00885E1E">
            <w:pPr>
              <w:pStyle w:val="CopticCross"/>
            </w:pPr>
            <w:r w:rsidRPr="00FB5ACB">
              <w:t>¿</w:t>
            </w:r>
          </w:p>
        </w:tc>
        <w:tc>
          <w:tcPr>
            <w:tcW w:w="3960" w:type="dxa"/>
          </w:tcPr>
          <w:p w14:paraId="55690C58" w14:textId="77777777" w:rsidR="00885E1E" w:rsidRDefault="00885E1E" w:rsidP="00885E1E">
            <w:pPr>
              <w:pStyle w:val="EngHang"/>
              <w:rPr>
                <w:szCs w:val="22"/>
              </w:rPr>
            </w:pPr>
            <w:r>
              <w:rPr>
                <w:szCs w:val="22"/>
              </w:rPr>
              <w:t>Pray to the Lord on our behalf,</w:t>
            </w:r>
          </w:p>
          <w:p w14:paraId="3ADA8460" w14:textId="77777777" w:rsidR="00885E1E" w:rsidRDefault="00885E1E" w:rsidP="00885E1E">
            <w:pPr>
              <w:pStyle w:val="EngHang"/>
              <w:rPr>
                <w:szCs w:val="22"/>
              </w:rPr>
            </w:pPr>
            <w:r>
              <w:rPr>
                <w:szCs w:val="22"/>
              </w:rPr>
              <w:t>O Struggle-bearer, the martyr,</w:t>
            </w:r>
          </w:p>
          <w:p w14:paraId="4B014C31" w14:textId="77777777" w:rsidR="00885E1E" w:rsidRDefault="00885E1E" w:rsidP="00885E1E">
            <w:pPr>
              <w:pStyle w:val="EngHang"/>
              <w:rPr>
                <w:szCs w:val="22"/>
              </w:rPr>
            </w:pPr>
            <w:r>
              <w:rPr>
                <w:szCs w:val="22"/>
              </w:rPr>
              <w:t>St. Polcarp of Smyrna,</w:t>
            </w:r>
          </w:p>
          <w:p w14:paraId="75FF5A0B" w14:textId="5D4D972C" w:rsidR="00885E1E" w:rsidRDefault="00885E1E" w:rsidP="00885E1E">
            <w:pPr>
              <w:pStyle w:val="EngHangEnd"/>
            </w:pPr>
            <w:r>
              <w:t>That He may forgive us our sins.</w:t>
            </w:r>
          </w:p>
        </w:tc>
        <w:tc>
          <w:tcPr>
            <w:tcW w:w="288" w:type="dxa"/>
          </w:tcPr>
          <w:p w14:paraId="602E587F" w14:textId="77777777" w:rsidR="00885E1E" w:rsidRDefault="00885E1E" w:rsidP="00885E1E"/>
        </w:tc>
      </w:tr>
    </w:tbl>
    <w:p w14:paraId="03720C5F" w14:textId="77777777" w:rsidR="005242D1" w:rsidRDefault="005242D1" w:rsidP="005242D1">
      <w:pPr>
        <w:pStyle w:val="Heading3"/>
      </w:pPr>
      <w:bookmarkStart w:id="1656" w:name="_Toc485884587"/>
      <w:r>
        <w:t>February 24 (25) / Meshir 30: Appearance of the Head of St. John the Baptist</w:t>
      </w:r>
      <w:bookmarkEnd w:id="1656"/>
    </w:p>
    <w:p w14:paraId="49513F8D" w14:textId="50C73D54" w:rsidR="00191A26" w:rsidRDefault="00191A26" w:rsidP="00191A26">
      <w:pPr>
        <w:pStyle w:val="Rubric"/>
      </w:pPr>
      <w:bookmarkStart w:id="1657" w:name="_Toc410196211"/>
      <w:bookmarkStart w:id="1658" w:name="_Toc410196453"/>
      <w:bookmarkStart w:id="1659" w:name="_Toc410196955"/>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4CFFD00D" w14:textId="77777777" w:rsidR="001779C0" w:rsidRDefault="001779C0" w:rsidP="001779C0">
      <w:pPr>
        <w:pStyle w:val="Heading3"/>
      </w:pPr>
      <w:bookmarkStart w:id="1660" w:name="_Toc485884588"/>
      <w:r>
        <w:t>February 24 (25) / Meshir 30: Also St. Cyril VI</w:t>
      </w:r>
      <w:bookmarkEnd w:id="1660"/>
    </w:p>
    <w:p w14:paraId="0CDD55AC" w14:textId="77777777" w:rsidR="001779C0" w:rsidRDefault="001779C0" w:rsidP="001779C0">
      <w:pPr>
        <w:pStyle w:val="Heading4"/>
      </w:pPr>
      <w:bookmarkStart w:id="1661" w:name="_Ref434492506"/>
      <w:r>
        <w:t>The Doxology</w:t>
      </w:r>
      <w:r w:rsidR="00B82753">
        <w:t xml:space="preserve"> for St. Cyril VI</w:t>
      </w:r>
      <w:r>
        <w:rPr>
          <w:rStyle w:val="FootnoteReference"/>
        </w:rPr>
        <w:footnoteReference w:id="1050"/>
      </w:r>
      <w:bookmarkEnd w:id="16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662" w:name="_Toc485884451"/>
      <w:bookmarkStart w:id="1663" w:name="March"/>
      <w:bookmarkEnd w:id="1637"/>
      <w:r>
        <w:lastRenderedPageBreak/>
        <w:t>March</w:t>
      </w:r>
      <w:bookmarkEnd w:id="1657"/>
      <w:bookmarkEnd w:id="1658"/>
      <w:bookmarkEnd w:id="1659"/>
      <w:r w:rsidR="00C30529">
        <w:t xml:space="preserve"> or </w:t>
      </w:r>
      <w:r w:rsidR="00C30529">
        <w:rPr>
          <w:rFonts w:ascii="FreeSerifAvvaShenouda" w:hAnsi="FreeSerifAvvaShenouda" w:cs="FreeSerifAvvaShenouda"/>
        </w:rPr>
        <w:t>Ⲡⲁⲣⲙϩⲟⲧⲡ</w:t>
      </w:r>
      <w:bookmarkEnd w:id="1662"/>
    </w:p>
    <w:bookmarkStart w:id="1664" w:name="_Toc410196212" w:displacedByCustomXml="next"/>
    <w:bookmarkStart w:id="1665" w:name="_Toc410196454" w:displacedByCustomXml="next"/>
    <w:bookmarkStart w:id="1666" w:name="_Toc410196956" w:displacedByCustomXml="next"/>
    <w:sdt>
      <w:sdtPr>
        <w:id w:val="-1351720020"/>
        <w:docPartObj>
          <w:docPartGallery w:val="Table of Contents"/>
          <w:docPartUnique/>
        </w:docPartObj>
      </w:sdtPr>
      <w:sdtEndPr>
        <w:rPr>
          <w:b/>
          <w:bCs/>
          <w:noProof/>
        </w:rPr>
      </w:sdtEndPr>
      <w:sdtContent>
        <w:p w14:paraId="7F7C049B" w14:textId="4241E04A"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85884589" w:history="1">
            <w:r w:rsidR="00710C7C" w:rsidRPr="00685405">
              <w:rPr>
                <w:rStyle w:val="Hyperlink"/>
                <w:noProof/>
              </w:rPr>
              <w:t>March 2: Departure of St. Chad of Mercia</w:t>
            </w:r>
            <w:r w:rsidR="00710C7C">
              <w:rPr>
                <w:noProof/>
                <w:webHidden/>
              </w:rPr>
              <w:tab/>
            </w:r>
            <w:r w:rsidR="00710C7C">
              <w:rPr>
                <w:noProof/>
                <w:webHidden/>
              </w:rPr>
              <w:fldChar w:fldCharType="begin"/>
            </w:r>
            <w:r w:rsidR="00710C7C">
              <w:rPr>
                <w:noProof/>
                <w:webHidden/>
              </w:rPr>
              <w:instrText xml:space="preserve"> PAGEREF _Toc485884589 \h </w:instrText>
            </w:r>
            <w:r w:rsidR="00710C7C">
              <w:rPr>
                <w:noProof/>
                <w:webHidden/>
              </w:rPr>
            </w:r>
            <w:r w:rsidR="00710C7C">
              <w:rPr>
                <w:noProof/>
                <w:webHidden/>
              </w:rPr>
              <w:fldChar w:fldCharType="separate"/>
            </w:r>
            <w:r w:rsidR="000E2EAC">
              <w:rPr>
                <w:noProof/>
                <w:webHidden/>
              </w:rPr>
              <w:t>992</w:t>
            </w:r>
            <w:r w:rsidR="00710C7C">
              <w:rPr>
                <w:noProof/>
                <w:webHidden/>
              </w:rPr>
              <w:fldChar w:fldCharType="end"/>
            </w:r>
          </w:hyperlink>
        </w:p>
        <w:p w14:paraId="53C9987B" w14:textId="496B312E" w:rsidR="00710C7C" w:rsidRDefault="002758BE">
          <w:pPr>
            <w:pStyle w:val="TOC3"/>
            <w:tabs>
              <w:tab w:val="right" w:leader="dot" w:pos="8846"/>
            </w:tabs>
            <w:rPr>
              <w:rFonts w:asciiTheme="minorHAnsi" w:eastAsiaTheme="minorEastAsia" w:hAnsiTheme="minorHAnsi"/>
              <w:noProof/>
              <w:sz w:val="22"/>
              <w:lang w:val="en-US"/>
            </w:rPr>
          </w:pPr>
          <w:hyperlink w:anchor="_Toc485884590" w:history="1">
            <w:r w:rsidR="00710C7C" w:rsidRPr="00685405">
              <w:rPr>
                <w:rStyle w:val="Hyperlink"/>
                <w:noProof/>
              </w:rPr>
              <w:t>March 4 / Phamenoth 8: Martyrdom of St. Matthias the Apostle</w:t>
            </w:r>
            <w:r w:rsidR="00710C7C">
              <w:rPr>
                <w:noProof/>
                <w:webHidden/>
              </w:rPr>
              <w:tab/>
            </w:r>
            <w:r w:rsidR="00710C7C">
              <w:rPr>
                <w:noProof/>
                <w:webHidden/>
              </w:rPr>
              <w:fldChar w:fldCharType="begin"/>
            </w:r>
            <w:r w:rsidR="00710C7C">
              <w:rPr>
                <w:noProof/>
                <w:webHidden/>
              </w:rPr>
              <w:instrText xml:space="preserve"> PAGEREF _Toc485884590 \h </w:instrText>
            </w:r>
            <w:r w:rsidR="00710C7C">
              <w:rPr>
                <w:noProof/>
                <w:webHidden/>
              </w:rPr>
            </w:r>
            <w:r w:rsidR="00710C7C">
              <w:rPr>
                <w:noProof/>
                <w:webHidden/>
              </w:rPr>
              <w:fldChar w:fldCharType="separate"/>
            </w:r>
            <w:r w:rsidR="000E2EAC">
              <w:rPr>
                <w:noProof/>
                <w:webHidden/>
              </w:rPr>
              <w:t>993</w:t>
            </w:r>
            <w:r w:rsidR="00710C7C">
              <w:rPr>
                <w:noProof/>
                <w:webHidden/>
              </w:rPr>
              <w:fldChar w:fldCharType="end"/>
            </w:r>
          </w:hyperlink>
        </w:p>
        <w:p w14:paraId="77EB8F5B" w14:textId="3676B64B" w:rsidR="00710C7C" w:rsidRDefault="002758BE">
          <w:pPr>
            <w:pStyle w:val="TOC3"/>
            <w:tabs>
              <w:tab w:val="right" w:leader="dot" w:pos="8846"/>
            </w:tabs>
            <w:rPr>
              <w:rFonts w:asciiTheme="minorHAnsi" w:eastAsiaTheme="minorEastAsia" w:hAnsiTheme="minorHAnsi"/>
              <w:noProof/>
              <w:sz w:val="22"/>
              <w:lang w:val="en-US"/>
            </w:rPr>
          </w:pPr>
          <w:hyperlink w:anchor="_Toc485884591" w:history="1">
            <w:r w:rsidR="00710C7C" w:rsidRPr="00685405">
              <w:rPr>
                <w:rStyle w:val="Hyperlink"/>
                <w:noProof/>
              </w:rPr>
              <w:t>March 6 / Phamenoth 10: The Finding of the Holy Cross</w:t>
            </w:r>
            <w:r w:rsidR="00710C7C">
              <w:rPr>
                <w:noProof/>
                <w:webHidden/>
              </w:rPr>
              <w:tab/>
            </w:r>
            <w:r w:rsidR="00710C7C">
              <w:rPr>
                <w:noProof/>
                <w:webHidden/>
              </w:rPr>
              <w:fldChar w:fldCharType="begin"/>
            </w:r>
            <w:r w:rsidR="00710C7C">
              <w:rPr>
                <w:noProof/>
                <w:webHidden/>
              </w:rPr>
              <w:instrText xml:space="preserve"> PAGEREF _Toc485884591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2E78CBF" w14:textId="35BC7676" w:rsidR="00710C7C" w:rsidRDefault="002758BE">
          <w:pPr>
            <w:pStyle w:val="TOC3"/>
            <w:tabs>
              <w:tab w:val="right" w:leader="dot" w:pos="8846"/>
            </w:tabs>
            <w:rPr>
              <w:rFonts w:asciiTheme="minorHAnsi" w:eastAsiaTheme="minorEastAsia" w:hAnsiTheme="minorHAnsi"/>
              <w:noProof/>
              <w:sz w:val="22"/>
              <w:lang w:val="en-US"/>
            </w:rPr>
          </w:pPr>
          <w:hyperlink w:anchor="_Toc485884592" w:history="1">
            <w:r w:rsidR="00710C7C" w:rsidRPr="00685405">
              <w:rPr>
                <w:rStyle w:val="Hyperlink"/>
                <w:noProof/>
              </w:rPr>
              <w:t>March 7 / Phamenoth 11: St. Basil of Caesarea</w:t>
            </w:r>
            <w:r w:rsidR="00710C7C">
              <w:rPr>
                <w:noProof/>
                <w:webHidden/>
              </w:rPr>
              <w:tab/>
            </w:r>
            <w:r w:rsidR="00710C7C">
              <w:rPr>
                <w:noProof/>
                <w:webHidden/>
              </w:rPr>
              <w:fldChar w:fldCharType="begin"/>
            </w:r>
            <w:r w:rsidR="00710C7C">
              <w:rPr>
                <w:noProof/>
                <w:webHidden/>
              </w:rPr>
              <w:instrText xml:space="preserve"> PAGEREF _Toc485884592 \h </w:instrText>
            </w:r>
            <w:r w:rsidR="00710C7C">
              <w:rPr>
                <w:noProof/>
                <w:webHidden/>
              </w:rPr>
            </w:r>
            <w:r w:rsidR="00710C7C">
              <w:rPr>
                <w:noProof/>
                <w:webHidden/>
              </w:rPr>
              <w:fldChar w:fldCharType="separate"/>
            </w:r>
            <w:r w:rsidR="000E2EAC">
              <w:rPr>
                <w:noProof/>
                <w:webHidden/>
              </w:rPr>
              <w:t>994</w:t>
            </w:r>
            <w:r w:rsidR="00710C7C">
              <w:rPr>
                <w:noProof/>
                <w:webHidden/>
              </w:rPr>
              <w:fldChar w:fldCharType="end"/>
            </w:r>
          </w:hyperlink>
        </w:p>
        <w:p w14:paraId="280F4A70" w14:textId="5A1BE6B9" w:rsidR="00710C7C" w:rsidRDefault="002758BE">
          <w:pPr>
            <w:pStyle w:val="TOC3"/>
            <w:tabs>
              <w:tab w:val="right" w:leader="dot" w:pos="8846"/>
            </w:tabs>
            <w:rPr>
              <w:rFonts w:asciiTheme="minorHAnsi" w:eastAsiaTheme="minorEastAsia" w:hAnsiTheme="minorHAnsi"/>
              <w:noProof/>
              <w:sz w:val="22"/>
              <w:lang w:val="en-US"/>
            </w:rPr>
          </w:pPr>
          <w:hyperlink w:anchor="_Toc485884593" w:history="1">
            <w:r w:rsidR="00710C7C" w:rsidRPr="00685405">
              <w:rPr>
                <w:rStyle w:val="Hyperlink"/>
                <w:noProof/>
              </w:rPr>
              <w:t>March 8 / Phamenoth 12: Commemoration of Archangel Michael</w:t>
            </w:r>
            <w:r w:rsidR="00710C7C">
              <w:rPr>
                <w:noProof/>
                <w:webHidden/>
              </w:rPr>
              <w:tab/>
            </w:r>
            <w:r w:rsidR="00710C7C">
              <w:rPr>
                <w:noProof/>
                <w:webHidden/>
              </w:rPr>
              <w:fldChar w:fldCharType="begin"/>
            </w:r>
            <w:r w:rsidR="00710C7C">
              <w:rPr>
                <w:noProof/>
                <w:webHidden/>
              </w:rPr>
              <w:instrText xml:space="preserve"> PAGEREF _Toc485884593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6DA7765D" w14:textId="72FA2804" w:rsidR="00710C7C" w:rsidRDefault="002758BE">
          <w:pPr>
            <w:pStyle w:val="TOC3"/>
            <w:tabs>
              <w:tab w:val="right" w:leader="dot" w:pos="8846"/>
            </w:tabs>
            <w:rPr>
              <w:rFonts w:asciiTheme="minorHAnsi" w:eastAsiaTheme="minorEastAsia" w:hAnsiTheme="minorHAnsi"/>
              <w:noProof/>
              <w:sz w:val="22"/>
              <w:lang w:val="en-US"/>
            </w:rPr>
          </w:pPr>
          <w:hyperlink w:anchor="_Toc485884594" w:history="1">
            <w:r w:rsidR="00710C7C" w:rsidRPr="00685405">
              <w:rPr>
                <w:rStyle w:val="Hyperlink"/>
                <w:noProof/>
              </w:rPr>
              <w:t>March 9 / Phamenoth 13: Return of St. Macarius the Great and St. Macarius of Alexandria from Exile</w:t>
            </w:r>
            <w:r w:rsidR="00710C7C">
              <w:rPr>
                <w:noProof/>
                <w:webHidden/>
              </w:rPr>
              <w:tab/>
            </w:r>
            <w:r w:rsidR="00710C7C">
              <w:rPr>
                <w:noProof/>
                <w:webHidden/>
              </w:rPr>
              <w:fldChar w:fldCharType="begin"/>
            </w:r>
            <w:r w:rsidR="00710C7C">
              <w:rPr>
                <w:noProof/>
                <w:webHidden/>
              </w:rPr>
              <w:instrText xml:space="preserve"> PAGEREF _Toc485884594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4C74B928" w14:textId="42E32E96" w:rsidR="00710C7C" w:rsidRDefault="002758BE">
          <w:pPr>
            <w:pStyle w:val="TOC3"/>
            <w:tabs>
              <w:tab w:val="right" w:leader="dot" w:pos="8846"/>
            </w:tabs>
            <w:rPr>
              <w:rFonts w:asciiTheme="minorHAnsi" w:eastAsiaTheme="minorEastAsia" w:hAnsiTheme="minorHAnsi"/>
              <w:noProof/>
              <w:sz w:val="22"/>
              <w:lang w:val="en-US"/>
            </w:rPr>
          </w:pPr>
          <w:hyperlink w:anchor="_Toc485884595" w:history="1">
            <w:r w:rsidR="00710C7C" w:rsidRPr="00685405">
              <w:rPr>
                <w:rStyle w:val="Hyperlink"/>
                <w:noProof/>
              </w:rPr>
              <w:t>March 15 / Phamenoth 19: Martyrdom of St. Aristobulus the Apostle</w:t>
            </w:r>
            <w:r w:rsidR="00710C7C">
              <w:rPr>
                <w:noProof/>
                <w:webHidden/>
              </w:rPr>
              <w:tab/>
            </w:r>
            <w:r w:rsidR="00710C7C">
              <w:rPr>
                <w:noProof/>
                <w:webHidden/>
              </w:rPr>
              <w:fldChar w:fldCharType="begin"/>
            </w:r>
            <w:r w:rsidR="00710C7C">
              <w:rPr>
                <w:noProof/>
                <w:webHidden/>
              </w:rPr>
              <w:instrText xml:space="preserve"> PAGEREF _Toc485884595 \h </w:instrText>
            </w:r>
            <w:r w:rsidR="00710C7C">
              <w:rPr>
                <w:noProof/>
                <w:webHidden/>
              </w:rPr>
            </w:r>
            <w:r w:rsidR="00710C7C">
              <w:rPr>
                <w:noProof/>
                <w:webHidden/>
              </w:rPr>
              <w:fldChar w:fldCharType="separate"/>
            </w:r>
            <w:r w:rsidR="000E2EAC">
              <w:rPr>
                <w:noProof/>
                <w:webHidden/>
              </w:rPr>
              <w:t>995</w:t>
            </w:r>
            <w:r w:rsidR="00710C7C">
              <w:rPr>
                <w:noProof/>
                <w:webHidden/>
              </w:rPr>
              <w:fldChar w:fldCharType="end"/>
            </w:r>
          </w:hyperlink>
        </w:p>
        <w:p w14:paraId="34F0189C" w14:textId="45F59975" w:rsidR="00710C7C" w:rsidRDefault="002758BE">
          <w:pPr>
            <w:pStyle w:val="TOC3"/>
            <w:tabs>
              <w:tab w:val="right" w:leader="dot" w:pos="8846"/>
            </w:tabs>
            <w:rPr>
              <w:rFonts w:asciiTheme="minorHAnsi" w:eastAsiaTheme="minorEastAsia" w:hAnsiTheme="minorHAnsi"/>
              <w:noProof/>
              <w:sz w:val="22"/>
              <w:lang w:val="en-US"/>
            </w:rPr>
          </w:pPr>
          <w:hyperlink w:anchor="_Toc485884596" w:history="1">
            <w:r w:rsidR="00710C7C" w:rsidRPr="00685405">
              <w:rPr>
                <w:rStyle w:val="Hyperlink"/>
                <w:noProof/>
              </w:rPr>
              <w:t>March 17 / Phamenoth 21: Commemoration of the Theotokos</w:t>
            </w:r>
            <w:r w:rsidR="00710C7C">
              <w:rPr>
                <w:noProof/>
                <w:webHidden/>
              </w:rPr>
              <w:tab/>
            </w:r>
            <w:r w:rsidR="00710C7C">
              <w:rPr>
                <w:noProof/>
                <w:webHidden/>
              </w:rPr>
              <w:fldChar w:fldCharType="begin"/>
            </w:r>
            <w:r w:rsidR="00710C7C">
              <w:rPr>
                <w:noProof/>
                <w:webHidden/>
              </w:rPr>
              <w:instrText xml:space="preserve"> PAGEREF _Toc485884596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79ECF3C8" w14:textId="5EB8F9CB" w:rsidR="00710C7C" w:rsidRDefault="002758BE">
          <w:pPr>
            <w:pStyle w:val="TOC3"/>
            <w:tabs>
              <w:tab w:val="right" w:leader="dot" w:pos="8846"/>
            </w:tabs>
            <w:rPr>
              <w:rFonts w:asciiTheme="minorHAnsi" w:eastAsiaTheme="minorEastAsia" w:hAnsiTheme="minorHAnsi"/>
              <w:noProof/>
              <w:sz w:val="22"/>
              <w:lang w:val="en-US"/>
            </w:rPr>
          </w:pPr>
          <w:hyperlink w:anchor="_Toc485884597" w:history="1">
            <w:r w:rsidR="00710C7C" w:rsidRPr="00685405">
              <w:rPr>
                <w:rStyle w:val="Hyperlink"/>
                <w:noProof/>
              </w:rPr>
              <w:t>March 19 / Phamenoth 23: Daniel the Prophet</w:t>
            </w:r>
            <w:r w:rsidR="00710C7C">
              <w:rPr>
                <w:noProof/>
                <w:webHidden/>
              </w:rPr>
              <w:tab/>
            </w:r>
            <w:r w:rsidR="00710C7C">
              <w:rPr>
                <w:noProof/>
                <w:webHidden/>
              </w:rPr>
              <w:fldChar w:fldCharType="begin"/>
            </w:r>
            <w:r w:rsidR="00710C7C">
              <w:rPr>
                <w:noProof/>
                <w:webHidden/>
              </w:rPr>
              <w:instrText xml:space="preserve"> PAGEREF _Toc485884597 \h </w:instrText>
            </w:r>
            <w:r w:rsidR="00710C7C">
              <w:rPr>
                <w:noProof/>
                <w:webHidden/>
              </w:rPr>
            </w:r>
            <w:r w:rsidR="00710C7C">
              <w:rPr>
                <w:noProof/>
                <w:webHidden/>
              </w:rPr>
              <w:fldChar w:fldCharType="separate"/>
            </w:r>
            <w:r w:rsidR="000E2EAC">
              <w:rPr>
                <w:noProof/>
                <w:webHidden/>
              </w:rPr>
              <w:t>996</w:t>
            </w:r>
            <w:r w:rsidR="00710C7C">
              <w:rPr>
                <w:noProof/>
                <w:webHidden/>
              </w:rPr>
              <w:fldChar w:fldCharType="end"/>
            </w:r>
          </w:hyperlink>
        </w:p>
        <w:p w14:paraId="12513B11" w14:textId="1FC1B4C8" w:rsidR="00710C7C" w:rsidRDefault="002758BE">
          <w:pPr>
            <w:pStyle w:val="TOC3"/>
            <w:tabs>
              <w:tab w:val="right" w:leader="dot" w:pos="8846"/>
            </w:tabs>
            <w:rPr>
              <w:rFonts w:asciiTheme="minorHAnsi" w:eastAsiaTheme="minorEastAsia" w:hAnsiTheme="minorHAnsi"/>
              <w:noProof/>
              <w:sz w:val="22"/>
              <w:lang w:val="en-US"/>
            </w:rPr>
          </w:pPr>
          <w:hyperlink w:anchor="_Toc485884598" w:history="1">
            <w:r w:rsidR="00710C7C" w:rsidRPr="00685405">
              <w:rPr>
                <w:rStyle w:val="Hyperlink"/>
                <w:noProof/>
              </w:rPr>
              <w:t>March 20 / Phamenoth 24: The Apparition of the Theotokos at Zeitoun</w:t>
            </w:r>
            <w:r w:rsidR="00710C7C">
              <w:rPr>
                <w:noProof/>
                <w:webHidden/>
              </w:rPr>
              <w:tab/>
            </w:r>
            <w:r w:rsidR="00710C7C">
              <w:rPr>
                <w:noProof/>
                <w:webHidden/>
              </w:rPr>
              <w:fldChar w:fldCharType="begin"/>
            </w:r>
            <w:r w:rsidR="00710C7C">
              <w:rPr>
                <w:noProof/>
                <w:webHidden/>
              </w:rPr>
              <w:instrText xml:space="preserve"> PAGEREF _Toc485884598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5153B4F2" w14:textId="0FA11129" w:rsidR="00710C7C" w:rsidRDefault="002758BE">
          <w:pPr>
            <w:pStyle w:val="TOC3"/>
            <w:tabs>
              <w:tab w:val="right" w:leader="dot" w:pos="8846"/>
            </w:tabs>
            <w:rPr>
              <w:rFonts w:asciiTheme="minorHAnsi" w:eastAsiaTheme="minorEastAsia" w:hAnsiTheme="minorHAnsi"/>
              <w:noProof/>
              <w:sz w:val="22"/>
              <w:lang w:val="en-US"/>
            </w:rPr>
          </w:pPr>
          <w:hyperlink w:anchor="_Toc485884599" w:history="1">
            <w:r w:rsidR="00710C7C" w:rsidRPr="00685405">
              <w:rPr>
                <w:rStyle w:val="Hyperlink"/>
                <w:noProof/>
              </w:rPr>
              <w:t>March 23 / Phamenoth 27: St. Macarius the Great</w:t>
            </w:r>
            <w:r w:rsidR="00710C7C">
              <w:rPr>
                <w:noProof/>
                <w:webHidden/>
              </w:rPr>
              <w:tab/>
            </w:r>
            <w:r w:rsidR="00710C7C">
              <w:rPr>
                <w:noProof/>
                <w:webHidden/>
              </w:rPr>
              <w:fldChar w:fldCharType="begin"/>
            </w:r>
            <w:r w:rsidR="00710C7C">
              <w:rPr>
                <w:noProof/>
                <w:webHidden/>
              </w:rPr>
              <w:instrText xml:space="preserve"> PAGEREF _Toc485884599 \h </w:instrText>
            </w:r>
            <w:r w:rsidR="00710C7C">
              <w:rPr>
                <w:noProof/>
                <w:webHidden/>
              </w:rPr>
            </w:r>
            <w:r w:rsidR="00710C7C">
              <w:rPr>
                <w:noProof/>
                <w:webHidden/>
              </w:rPr>
              <w:fldChar w:fldCharType="separate"/>
            </w:r>
            <w:r w:rsidR="000E2EAC">
              <w:rPr>
                <w:noProof/>
                <w:webHidden/>
              </w:rPr>
              <w:t>997</w:t>
            </w:r>
            <w:r w:rsidR="00710C7C">
              <w:rPr>
                <w:noProof/>
                <w:webHidden/>
              </w:rPr>
              <w:fldChar w:fldCharType="end"/>
            </w:r>
          </w:hyperlink>
        </w:p>
        <w:p w14:paraId="1351837B" w14:textId="1B461C57" w:rsidR="00710C7C" w:rsidRDefault="002758BE">
          <w:pPr>
            <w:pStyle w:val="TOC3"/>
            <w:tabs>
              <w:tab w:val="right" w:leader="dot" w:pos="8846"/>
            </w:tabs>
            <w:rPr>
              <w:rFonts w:asciiTheme="minorHAnsi" w:eastAsiaTheme="minorEastAsia" w:hAnsiTheme="minorHAnsi"/>
              <w:noProof/>
              <w:sz w:val="22"/>
              <w:lang w:val="en-US"/>
            </w:rPr>
          </w:pPr>
          <w:hyperlink w:anchor="_Toc485884600" w:history="1">
            <w:r w:rsidR="00710C7C" w:rsidRPr="00685405">
              <w:rPr>
                <w:rStyle w:val="Hyperlink"/>
                <w:noProof/>
              </w:rPr>
              <w:t>March 25 / Phamenoth 29: Annunciation</w:t>
            </w:r>
            <w:r w:rsidR="00710C7C">
              <w:rPr>
                <w:noProof/>
                <w:webHidden/>
              </w:rPr>
              <w:tab/>
            </w:r>
            <w:r w:rsidR="00710C7C">
              <w:rPr>
                <w:noProof/>
                <w:webHidden/>
              </w:rPr>
              <w:fldChar w:fldCharType="begin"/>
            </w:r>
            <w:r w:rsidR="00710C7C">
              <w:rPr>
                <w:noProof/>
                <w:webHidden/>
              </w:rPr>
              <w:instrText xml:space="preserve"> PAGEREF _Toc485884600 \h </w:instrText>
            </w:r>
            <w:r w:rsidR="00710C7C">
              <w:rPr>
                <w:noProof/>
                <w:webHidden/>
              </w:rPr>
            </w:r>
            <w:r w:rsidR="00710C7C">
              <w:rPr>
                <w:noProof/>
                <w:webHidden/>
              </w:rPr>
              <w:fldChar w:fldCharType="separate"/>
            </w:r>
            <w:r w:rsidR="000E2EAC">
              <w:rPr>
                <w:noProof/>
                <w:webHidden/>
              </w:rPr>
              <w:t>1001</w:t>
            </w:r>
            <w:r w:rsidR="00710C7C">
              <w:rPr>
                <w:noProof/>
                <w:webHidden/>
              </w:rPr>
              <w:fldChar w:fldCharType="end"/>
            </w:r>
          </w:hyperlink>
        </w:p>
        <w:p w14:paraId="392DB7D0" w14:textId="59C772EA" w:rsidR="00710C7C" w:rsidRDefault="002758BE">
          <w:pPr>
            <w:pStyle w:val="TOC3"/>
            <w:tabs>
              <w:tab w:val="right" w:leader="dot" w:pos="8846"/>
            </w:tabs>
            <w:rPr>
              <w:rFonts w:asciiTheme="minorHAnsi" w:eastAsiaTheme="minorEastAsia" w:hAnsiTheme="minorHAnsi"/>
              <w:noProof/>
              <w:sz w:val="22"/>
              <w:lang w:val="en-US"/>
            </w:rPr>
          </w:pPr>
          <w:hyperlink w:anchor="_Toc485884601" w:history="1">
            <w:r w:rsidR="00710C7C" w:rsidRPr="00685405">
              <w:rPr>
                <w:rStyle w:val="Hyperlink"/>
                <w:noProof/>
              </w:rPr>
              <w:t>March 26 / Phamenoth 30: Archangel Gabriel</w:t>
            </w:r>
            <w:r w:rsidR="00710C7C">
              <w:rPr>
                <w:noProof/>
                <w:webHidden/>
              </w:rPr>
              <w:tab/>
            </w:r>
            <w:r w:rsidR="00710C7C">
              <w:rPr>
                <w:noProof/>
                <w:webHidden/>
              </w:rPr>
              <w:fldChar w:fldCharType="begin"/>
            </w:r>
            <w:r w:rsidR="00710C7C">
              <w:rPr>
                <w:noProof/>
                <w:webHidden/>
              </w:rPr>
              <w:instrText xml:space="preserve"> PAGEREF _Toc485884601 \h </w:instrText>
            </w:r>
            <w:r w:rsidR="00710C7C">
              <w:rPr>
                <w:noProof/>
                <w:webHidden/>
              </w:rPr>
            </w:r>
            <w:r w:rsidR="00710C7C">
              <w:rPr>
                <w:noProof/>
                <w:webHidden/>
              </w:rPr>
              <w:fldChar w:fldCharType="separate"/>
            </w:r>
            <w:r w:rsidR="000E2EAC">
              <w:rPr>
                <w:noProof/>
                <w:webHidden/>
              </w:rPr>
              <w:t>1013</w:t>
            </w:r>
            <w:r w:rsidR="00710C7C">
              <w:rPr>
                <w:noProof/>
                <w:webHidden/>
              </w:rPr>
              <w:fldChar w:fldCharType="end"/>
            </w:r>
          </w:hyperlink>
        </w:p>
        <w:p w14:paraId="29F16DE5" w14:textId="66A031A3" w:rsidR="00710C7C" w:rsidRDefault="002758BE">
          <w:pPr>
            <w:pStyle w:val="TOC3"/>
            <w:tabs>
              <w:tab w:val="right" w:leader="dot" w:pos="8846"/>
            </w:tabs>
            <w:rPr>
              <w:rFonts w:asciiTheme="minorHAnsi" w:eastAsiaTheme="minorEastAsia" w:hAnsiTheme="minorHAnsi"/>
              <w:noProof/>
              <w:sz w:val="22"/>
              <w:lang w:val="en-US"/>
            </w:rPr>
          </w:pPr>
          <w:hyperlink w:anchor="_Toc485884602" w:history="1">
            <w:r w:rsidR="00710C7C" w:rsidRPr="00685405">
              <w:rPr>
                <w:rStyle w:val="Hyperlink"/>
                <w:noProof/>
              </w:rPr>
              <w:t>March 28 / Pharamuthi 2: Martyrdom of St. James the son of Zebedee, the Apostles</w:t>
            </w:r>
            <w:r w:rsidR="00710C7C">
              <w:rPr>
                <w:noProof/>
                <w:webHidden/>
              </w:rPr>
              <w:tab/>
            </w:r>
            <w:r w:rsidR="00710C7C">
              <w:rPr>
                <w:noProof/>
                <w:webHidden/>
              </w:rPr>
              <w:fldChar w:fldCharType="begin"/>
            </w:r>
            <w:r w:rsidR="00710C7C">
              <w:rPr>
                <w:noProof/>
                <w:webHidden/>
              </w:rPr>
              <w:instrText xml:space="preserve"> PAGEREF _Toc485884602 \h </w:instrText>
            </w:r>
            <w:r w:rsidR="00710C7C">
              <w:rPr>
                <w:noProof/>
                <w:webHidden/>
              </w:rPr>
            </w:r>
            <w:r w:rsidR="00710C7C">
              <w:rPr>
                <w:noProof/>
                <w:webHidden/>
              </w:rPr>
              <w:fldChar w:fldCharType="separate"/>
            </w:r>
            <w:r w:rsidR="000E2EAC">
              <w:rPr>
                <w:noProof/>
                <w:webHidden/>
              </w:rPr>
              <w:t>1014</w:t>
            </w:r>
            <w:r w:rsidR="00710C7C">
              <w:rPr>
                <w:noProof/>
                <w:webHidden/>
              </w:rPr>
              <w:fldChar w:fldCharType="end"/>
            </w:r>
          </w:hyperlink>
        </w:p>
        <w:p w14:paraId="3B5219DF" w14:textId="7FFBF1E6"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667" w:name="_Toc485884589"/>
      <w:r>
        <w:lastRenderedPageBreak/>
        <w:t>March 2: Departure of St. Chad of Mercia</w:t>
      </w:r>
      <w:r w:rsidR="00377E51">
        <w:rPr>
          <w:rStyle w:val="FootnoteReference"/>
        </w:rPr>
        <w:footnoteReference w:id="1051"/>
      </w:r>
      <w:bookmarkEnd w:id="1667"/>
    </w:p>
    <w:p w14:paraId="668738F1" w14:textId="77777777" w:rsidR="006A140A" w:rsidRDefault="006A140A" w:rsidP="006A140A">
      <w:pPr>
        <w:pStyle w:val="Heading4"/>
      </w:pPr>
      <w:bookmarkStart w:id="1668" w:name="_Ref434492702"/>
      <w:r>
        <w:t>The Doxology</w:t>
      </w:r>
      <w:r w:rsidR="00B82753">
        <w:t xml:space="preserve"> for St. Chad of Mercia</w:t>
      </w:r>
      <w:bookmarkEnd w:id="16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sidRPr="00F63BC6">
              <w:rPr>
                <w:rStyle w:val="apple-converted-space"/>
                <w:rFonts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669" w:name="_Toc485884590"/>
      <w:r>
        <w:t>March 4 / Phamenoth 8: Martyrdom of St. Matthias the Apostle</w:t>
      </w:r>
      <w:bookmarkEnd w:id="1669"/>
    </w:p>
    <w:p w14:paraId="5CD8BDEB" w14:textId="6B8387C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483B690" w14:textId="188C1DAA" w:rsidR="00281522" w:rsidRDefault="00281522" w:rsidP="00281522">
      <w:pPr>
        <w:pStyle w:val="Heading4"/>
      </w:pPr>
      <w:r>
        <w:t>The Doxology for St. Matthias the Apostle</w:t>
      </w:r>
      <w:r>
        <w:rPr>
          <w:rStyle w:val="FootnoteReference"/>
        </w:rPr>
        <w:footnoteReference w:id="1052"/>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281522" w14:paraId="627A3190" w14:textId="77777777" w:rsidTr="000E2EAC">
        <w:trPr>
          <w:cantSplit/>
          <w:jc w:val="center"/>
        </w:trPr>
        <w:tc>
          <w:tcPr>
            <w:tcW w:w="288" w:type="dxa"/>
          </w:tcPr>
          <w:p w14:paraId="7BFFB13D" w14:textId="77777777" w:rsidR="00281522" w:rsidRDefault="00281522" w:rsidP="000E2EAC">
            <w:pPr>
              <w:pStyle w:val="CopticCross"/>
            </w:pPr>
          </w:p>
        </w:tc>
        <w:tc>
          <w:tcPr>
            <w:tcW w:w="3960" w:type="dxa"/>
          </w:tcPr>
          <w:p w14:paraId="7CED3861" w14:textId="6CBA0663" w:rsidR="00281522" w:rsidRDefault="00281522" w:rsidP="000E2EAC">
            <w:pPr>
              <w:pStyle w:val="EngHang"/>
              <w:rPr>
                <w:shd w:val="clear" w:color="auto" w:fill="FFFFFF"/>
              </w:rPr>
            </w:pPr>
            <w:r>
              <w:rPr>
                <w:shd w:val="clear" w:color="auto" w:fill="FFFFFF"/>
              </w:rPr>
              <w:t>You were chosen</w:t>
            </w:r>
          </w:p>
          <w:p w14:paraId="3793F927" w14:textId="795741DA" w:rsidR="00281522" w:rsidRDefault="00281522" w:rsidP="000E2EAC">
            <w:pPr>
              <w:pStyle w:val="EngHang"/>
              <w:rPr>
                <w:shd w:val="clear" w:color="auto" w:fill="FFFFFF"/>
              </w:rPr>
            </w:pPr>
            <w:r>
              <w:rPr>
                <w:shd w:val="clear" w:color="auto" w:fill="FFFFFF"/>
              </w:rPr>
              <w:t>Instead of Judas,</w:t>
            </w:r>
          </w:p>
          <w:p w14:paraId="2386409B" w14:textId="1E254F4A" w:rsidR="00281522" w:rsidRDefault="00281522" w:rsidP="000E2EAC">
            <w:pPr>
              <w:pStyle w:val="EngHang"/>
              <w:rPr>
                <w:shd w:val="clear" w:color="auto" w:fill="FFFFFF"/>
              </w:rPr>
            </w:pPr>
            <w:r>
              <w:rPr>
                <w:shd w:val="clear" w:color="auto" w:fill="FFFFFF"/>
              </w:rPr>
              <w:t>And were numbered with</w:t>
            </w:r>
          </w:p>
          <w:p w14:paraId="3398E57D" w14:textId="4E193483" w:rsidR="00281522" w:rsidRDefault="00281522" w:rsidP="000E2EAC">
            <w:pPr>
              <w:pStyle w:val="EngHangEnd"/>
              <w:rPr>
                <w:shd w:val="clear" w:color="auto" w:fill="FFFFFF"/>
              </w:rPr>
            </w:pPr>
            <w:r>
              <w:rPr>
                <w:shd w:val="clear" w:color="auto" w:fill="FFFFFF"/>
              </w:rPr>
              <w:t>The rest of the Apostles.</w:t>
            </w:r>
          </w:p>
        </w:tc>
        <w:tc>
          <w:tcPr>
            <w:tcW w:w="288" w:type="dxa"/>
          </w:tcPr>
          <w:p w14:paraId="0BA8B6D1" w14:textId="77777777" w:rsidR="00281522" w:rsidRDefault="00281522" w:rsidP="000E2EAC"/>
        </w:tc>
      </w:tr>
      <w:tr w:rsidR="00281522" w14:paraId="3BF48852" w14:textId="77777777" w:rsidTr="000E2EAC">
        <w:trPr>
          <w:cantSplit/>
          <w:jc w:val="center"/>
        </w:trPr>
        <w:tc>
          <w:tcPr>
            <w:tcW w:w="288" w:type="dxa"/>
          </w:tcPr>
          <w:p w14:paraId="04CC3FA7" w14:textId="77777777" w:rsidR="00281522" w:rsidRDefault="00281522" w:rsidP="000E2EAC">
            <w:pPr>
              <w:pStyle w:val="CopticCross"/>
            </w:pPr>
            <w:r w:rsidRPr="00FB5ACB">
              <w:t>¿</w:t>
            </w:r>
          </w:p>
        </w:tc>
        <w:tc>
          <w:tcPr>
            <w:tcW w:w="3960" w:type="dxa"/>
          </w:tcPr>
          <w:p w14:paraId="5768A787" w14:textId="71517AB2" w:rsidR="00281522" w:rsidRDefault="00281522" w:rsidP="000E2EAC">
            <w:pPr>
              <w:pStyle w:val="EngHang"/>
              <w:rPr>
                <w:shd w:val="clear" w:color="auto" w:fill="FFFFFF"/>
              </w:rPr>
            </w:pPr>
            <w:r>
              <w:rPr>
                <w:shd w:val="clear" w:color="auto" w:fill="FFFFFF"/>
              </w:rPr>
              <w:t>O wonderworker</w:t>
            </w:r>
          </w:p>
          <w:p w14:paraId="5DDCFBB8" w14:textId="653C2C80" w:rsidR="00281522" w:rsidRDefault="00281522" w:rsidP="000E2EAC">
            <w:pPr>
              <w:pStyle w:val="EngHang"/>
              <w:rPr>
                <w:shd w:val="clear" w:color="auto" w:fill="FFFFFF"/>
              </w:rPr>
            </w:pPr>
            <w:r>
              <w:rPr>
                <w:shd w:val="clear" w:color="auto" w:fill="FFFFFF"/>
              </w:rPr>
              <w:t>And Apostle, Matthias,</w:t>
            </w:r>
          </w:p>
          <w:p w14:paraId="50841C3E" w14:textId="7109C599" w:rsidR="00281522" w:rsidRDefault="00281522" w:rsidP="000E2EAC">
            <w:pPr>
              <w:pStyle w:val="EngHang"/>
              <w:rPr>
                <w:shd w:val="clear" w:color="auto" w:fill="FFFFFF"/>
              </w:rPr>
            </w:pPr>
            <w:r>
              <w:rPr>
                <w:shd w:val="clear" w:color="auto" w:fill="FFFFFF"/>
              </w:rPr>
              <w:t>Your words have gone out</w:t>
            </w:r>
          </w:p>
          <w:p w14:paraId="64EFC4AD" w14:textId="3649712F" w:rsidR="00281522" w:rsidRDefault="00281522" w:rsidP="000E2EAC">
            <w:pPr>
              <w:pStyle w:val="EngHangEnd"/>
              <w:rPr>
                <w:shd w:val="clear" w:color="auto" w:fill="FFFFFF"/>
              </w:rPr>
            </w:pPr>
            <w:r>
              <w:rPr>
                <w:shd w:val="clear" w:color="auto" w:fill="FFFFFF"/>
              </w:rPr>
              <w:t>Into all the world,</w:t>
            </w:r>
          </w:p>
        </w:tc>
        <w:tc>
          <w:tcPr>
            <w:tcW w:w="288" w:type="dxa"/>
          </w:tcPr>
          <w:p w14:paraId="5D590A7F" w14:textId="77777777" w:rsidR="00281522" w:rsidRDefault="00281522" w:rsidP="000E2EAC"/>
        </w:tc>
      </w:tr>
      <w:tr w:rsidR="00281522" w14:paraId="42465474" w14:textId="77777777" w:rsidTr="000E2EAC">
        <w:trPr>
          <w:cantSplit/>
          <w:jc w:val="center"/>
        </w:trPr>
        <w:tc>
          <w:tcPr>
            <w:tcW w:w="288" w:type="dxa"/>
          </w:tcPr>
          <w:p w14:paraId="2F1E97FE" w14:textId="77777777" w:rsidR="00281522" w:rsidRDefault="00281522" w:rsidP="000E2EAC">
            <w:pPr>
              <w:pStyle w:val="CopticCross"/>
            </w:pPr>
          </w:p>
        </w:tc>
        <w:tc>
          <w:tcPr>
            <w:tcW w:w="3960" w:type="dxa"/>
          </w:tcPr>
          <w:p w14:paraId="60BE6F33" w14:textId="5F78900F" w:rsidR="00281522" w:rsidRDefault="00281522" w:rsidP="000E2EAC">
            <w:pPr>
              <w:pStyle w:val="EngHang"/>
              <w:rPr>
                <w:shd w:val="clear" w:color="auto" w:fill="FFFFFF"/>
              </w:rPr>
            </w:pPr>
            <w:r>
              <w:rPr>
                <w:shd w:val="clear" w:color="auto" w:fill="FFFFFF"/>
              </w:rPr>
              <w:t>Enlightening men</w:t>
            </w:r>
          </w:p>
          <w:p w14:paraId="2F3B6BFD" w14:textId="2BACAE90" w:rsidR="00281522" w:rsidRDefault="00281522" w:rsidP="000E2EAC">
            <w:pPr>
              <w:pStyle w:val="EngHang"/>
              <w:rPr>
                <w:shd w:val="clear" w:color="auto" w:fill="FFFFFF"/>
              </w:rPr>
            </w:pPr>
            <w:r>
              <w:rPr>
                <w:shd w:val="clear" w:color="auto" w:fill="FFFFFF"/>
              </w:rPr>
              <w:t>Like the sun,</w:t>
            </w:r>
          </w:p>
          <w:p w14:paraId="1AB19BD6" w14:textId="170DB218" w:rsidR="00281522" w:rsidRDefault="00281522" w:rsidP="000E2EAC">
            <w:pPr>
              <w:pStyle w:val="EngHang"/>
              <w:rPr>
                <w:shd w:val="clear" w:color="auto" w:fill="FFFFFF"/>
              </w:rPr>
            </w:pPr>
            <w:r>
              <w:rPr>
                <w:shd w:val="clear" w:color="auto" w:fill="FFFFFF"/>
              </w:rPr>
              <w:t>And giving grace to the Church,</w:t>
            </w:r>
          </w:p>
          <w:p w14:paraId="04BCE407" w14:textId="5E4362EF" w:rsidR="00281522" w:rsidRDefault="00281522" w:rsidP="000E2EAC">
            <w:pPr>
              <w:pStyle w:val="EngHangEnd"/>
              <w:rPr>
                <w:shd w:val="clear" w:color="auto" w:fill="FFFFFF"/>
              </w:rPr>
            </w:pPr>
            <w:r>
              <w:rPr>
                <w:shd w:val="clear" w:color="auto" w:fill="FFFFFF"/>
              </w:rPr>
              <w:t>Brining faith to the Nations.</w:t>
            </w:r>
          </w:p>
        </w:tc>
        <w:tc>
          <w:tcPr>
            <w:tcW w:w="288" w:type="dxa"/>
          </w:tcPr>
          <w:p w14:paraId="5D84949E" w14:textId="77777777" w:rsidR="00281522" w:rsidRDefault="00281522" w:rsidP="000E2EAC"/>
        </w:tc>
      </w:tr>
      <w:tr w:rsidR="00281522" w14:paraId="26B159EF" w14:textId="77777777" w:rsidTr="000E2EAC">
        <w:trPr>
          <w:cantSplit/>
          <w:jc w:val="center"/>
        </w:trPr>
        <w:tc>
          <w:tcPr>
            <w:tcW w:w="288" w:type="dxa"/>
          </w:tcPr>
          <w:p w14:paraId="69D64850" w14:textId="77777777" w:rsidR="00281522" w:rsidRDefault="00281522" w:rsidP="000E2EAC">
            <w:pPr>
              <w:pStyle w:val="CopticCross"/>
            </w:pPr>
            <w:r w:rsidRPr="00FB5ACB">
              <w:t>¿</w:t>
            </w:r>
          </w:p>
        </w:tc>
        <w:tc>
          <w:tcPr>
            <w:tcW w:w="3960" w:type="dxa"/>
          </w:tcPr>
          <w:p w14:paraId="5CA1105C" w14:textId="35BC8733" w:rsidR="00281522" w:rsidRDefault="00281522" w:rsidP="000E2EAC">
            <w:pPr>
              <w:pStyle w:val="EngHang"/>
              <w:rPr>
                <w:shd w:val="clear" w:color="auto" w:fill="FFFFFF"/>
              </w:rPr>
            </w:pPr>
            <w:r>
              <w:rPr>
                <w:shd w:val="clear" w:color="auto" w:fill="FFFFFF"/>
              </w:rPr>
              <w:t>Hail to you, O Apostle,</w:t>
            </w:r>
          </w:p>
          <w:p w14:paraId="29FD7775" w14:textId="72FCC7A3" w:rsidR="00281522" w:rsidRDefault="00281522" w:rsidP="000E2EAC">
            <w:pPr>
              <w:pStyle w:val="EngHang"/>
              <w:rPr>
                <w:shd w:val="clear" w:color="auto" w:fill="FFFFFF"/>
              </w:rPr>
            </w:pPr>
            <w:r>
              <w:rPr>
                <w:shd w:val="clear" w:color="auto" w:fill="FFFFFF"/>
              </w:rPr>
              <w:t>Hail to you, O hearald,</w:t>
            </w:r>
          </w:p>
          <w:p w14:paraId="7BDC9BC4" w14:textId="48C367FB" w:rsidR="00281522" w:rsidRDefault="00281522" w:rsidP="000E2EAC">
            <w:pPr>
              <w:pStyle w:val="EngHang"/>
              <w:rPr>
                <w:shd w:val="clear" w:color="auto" w:fill="FFFFFF"/>
              </w:rPr>
            </w:pPr>
            <w:r>
              <w:rPr>
                <w:shd w:val="clear" w:color="auto" w:fill="FFFFFF"/>
              </w:rPr>
              <w:t>Hail to you, O Disciple</w:t>
            </w:r>
          </w:p>
          <w:p w14:paraId="5950AD5B" w14:textId="2D9A3815" w:rsidR="00281522" w:rsidRDefault="00281522" w:rsidP="00281522">
            <w:pPr>
              <w:pStyle w:val="EngHangEnd"/>
              <w:ind w:left="0" w:firstLine="0"/>
            </w:pPr>
            <w:r>
              <w:rPr>
                <w:shd w:val="clear" w:color="auto" w:fill="FFFFFF"/>
              </w:rPr>
              <w:t>Saint Matthias.</w:t>
            </w:r>
          </w:p>
        </w:tc>
        <w:tc>
          <w:tcPr>
            <w:tcW w:w="288" w:type="dxa"/>
          </w:tcPr>
          <w:p w14:paraId="07175F58" w14:textId="77777777" w:rsidR="00281522" w:rsidRDefault="00281522" w:rsidP="000E2EAC"/>
        </w:tc>
      </w:tr>
      <w:tr w:rsidR="00281522" w14:paraId="56258335" w14:textId="77777777" w:rsidTr="000E2EAC">
        <w:trPr>
          <w:cantSplit/>
          <w:jc w:val="center"/>
        </w:trPr>
        <w:tc>
          <w:tcPr>
            <w:tcW w:w="288" w:type="dxa"/>
          </w:tcPr>
          <w:p w14:paraId="7CD3EAAE" w14:textId="77777777" w:rsidR="00281522" w:rsidRDefault="00281522" w:rsidP="000E2EAC">
            <w:pPr>
              <w:pStyle w:val="CopticCross"/>
            </w:pPr>
          </w:p>
        </w:tc>
        <w:tc>
          <w:tcPr>
            <w:tcW w:w="3960" w:type="dxa"/>
          </w:tcPr>
          <w:p w14:paraId="68DF12A4" w14:textId="77777777" w:rsidR="00281522" w:rsidRDefault="00281522" w:rsidP="000E2EAC">
            <w:pPr>
              <w:pStyle w:val="EngHang"/>
              <w:rPr>
                <w:shd w:val="clear" w:color="auto" w:fill="FFFFFF"/>
              </w:rPr>
            </w:pPr>
            <w:r>
              <w:rPr>
                <w:shd w:val="clear" w:color="auto" w:fill="FFFFFF"/>
              </w:rPr>
              <w:t>Pray to the Lord on our behalf,</w:t>
            </w:r>
          </w:p>
          <w:p w14:paraId="50DAFA1D" w14:textId="78021343" w:rsidR="00281522" w:rsidRDefault="00281522" w:rsidP="000E2EAC">
            <w:pPr>
              <w:pStyle w:val="EngHang"/>
              <w:rPr>
                <w:shd w:val="clear" w:color="auto" w:fill="FFFFFF"/>
              </w:rPr>
            </w:pPr>
            <w:r>
              <w:rPr>
                <w:shd w:val="clear" w:color="auto" w:fill="FFFFFF"/>
              </w:rPr>
              <w:t>My lord and father, the Apostle,</w:t>
            </w:r>
          </w:p>
          <w:p w14:paraId="7BBA10E2" w14:textId="2C7F422F" w:rsidR="00281522" w:rsidRDefault="00281522" w:rsidP="000E2EAC">
            <w:pPr>
              <w:pStyle w:val="EngHang"/>
              <w:rPr>
                <w:shd w:val="clear" w:color="auto" w:fill="FFFFFF"/>
              </w:rPr>
            </w:pPr>
            <w:r>
              <w:rPr>
                <w:shd w:val="clear" w:color="auto" w:fill="FFFFFF"/>
              </w:rPr>
              <w:t>Saint Matthias,</w:t>
            </w:r>
          </w:p>
          <w:p w14:paraId="2C26B2F3" w14:textId="77777777" w:rsidR="00281522" w:rsidRDefault="00281522" w:rsidP="000E2EAC">
            <w:pPr>
              <w:pStyle w:val="EngHangEnd"/>
            </w:pPr>
            <w:r>
              <w:rPr>
                <w:shd w:val="clear" w:color="auto" w:fill="FFFFFF"/>
              </w:rPr>
              <w:t>That He may forgive us our sins.</w:t>
            </w:r>
          </w:p>
        </w:tc>
        <w:tc>
          <w:tcPr>
            <w:tcW w:w="288" w:type="dxa"/>
          </w:tcPr>
          <w:p w14:paraId="63ABF010" w14:textId="77777777" w:rsidR="00281522" w:rsidRDefault="00281522" w:rsidP="000E2EAC"/>
        </w:tc>
      </w:tr>
    </w:tbl>
    <w:p w14:paraId="01FACE98" w14:textId="77777777" w:rsidR="00495F1A" w:rsidRDefault="00C30529" w:rsidP="00495F1A">
      <w:pPr>
        <w:pStyle w:val="Heading3"/>
      </w:pPr>
      <w:bookmarkStart w:id="1670" w:name="_Toc485884591"/>
      <w:r>
        <w:t xml:space="preserve">March 6 / Phamenoth 10: </w:t>
      </w:r>
      <w:r w:rsidR="00495F1A">
        <w:t>The Finding of the Holy Cross</w:t>
      </w:r>
      <w:bookmarkEnd w:id="1666"/>
      <w:bookmarkEnd w:id="1665"/>
      <w:bookmarkEnd w:id="1664"/>
      <w:bookmarkEnd w:id="1670"/>
    </w:p>
    <w:p w14:paraId="0DD4581E" w14:textId="1C7F2F93"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E2EAC">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E2EAC">
        <w:rPr>
          <w:noProof/>
        </w:rPr>
        <w:t>746</w:t>
      </w:r>
      <w:r w:rsidR="002409EF">
        <w:fldChar w:fldCharType="end"/>
      </w:r>
      <w:r>
        <w:t>.</w:t>
      </w:r>
    </w:p>
    <w:p w14:paraId="5C8B630F" w14:textId="5D137CB6" w:rsidR="00BD15D3" w:rsidRDefault="00BD15D3" w:rsidP="00BD15D3">
      <w:pPr>
        <w:pStyle w:val="Heading3"/>
      </w:pPr>
      <w:bookmarkStart w:id="1671" w:name="_Toc485884592"/>
      <w:r>
        <w:t>March 7 / Phamenoth 11: St. Basil of Caesarea</w:t>
      </w:r>
      <w:bookmarkEnd w:id="1671"/>
    </w:p>
    <w:p w14:paraId="0748B878" w14:textId="72005896" w:rsidR="00BD15D3" w:rsidRDefault="00BD15D3" w:rsidP="00BD15D3">
      <w:pPr>
        <w:pStyle w:val="Heading4"/>
      </w:pPr>
      <w:bookmarkStart w:id="1672" w:name="_Ref485712805"/>
      <w:r>
        <w:t>The Doxology for St. Basil of Caesarea</w:t>
      </w:r>
      <w:r>
        <w:rPr>
          <w:rStyle w:val="FootnoteReference"/>
        </w:rPr>
        <w:footnoteReference w:id="1053"/>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BD15D3" w14:paraId="7C99F5B4" w14:textId="77777777" w:rsidTr="00BD15D3">
        <w:trPr>
          <w:cantSplit/>
          <w:jc w:val="center"/>
        </w:trPr>
        <w:tc>
          <w:tcPr>
            <w:tcW w:w="288" w:type="dxa"/>
          </w:tcPr>
          <w:p w14:paraId="0BD975EA" w14:textId="77777777" w:rsidR="00BD15D3" w:rsidRDefault="00BD15D3" w:rsidP="00BD15D3">
            <w:pPr>
              <w:pStyle w:val="CopticCross"/>
            </w:pPr>
          </w:p>
        </w:tc>
        <w:tc>
          <w:tcPr>
            <w:tcW w:w="3960" w:type="dxa"/>
          </w:tcPr>
          <w:p w14:paraId="3B853085" w14:textId="03219331" w:rsidR="00BD15D3" w:rsidRDefault="00BD15D3" w:rsidP="00BD15D3">
            <w:pPr>
              <w:pStyle w:val="EngHang"/>
              <w:rPr>
                <w:shd w:val="clear" w:color="auto" w:fill="FFFFFF"/>
              </w:rPr>
            </w:pPr>
            <w:r>
              <w:rPr>
                <w:shd w:val="clear" w:color="auto" w:fill="FFFFFF"/>
              </w:rPr>
              <w:t>You have been revealed</w:t>
            </w:r>
          </w:p>
          <w:p w14:paraId="3A1868E9" w14:textId="136EDF55" w:rsidR="00BD15D3" w:rsidRDefault="00BD15D3" w:rsidP="00BD15D3">
            <w:pPr>
              <w:pStyle w:val="EngHang"/>
              <w:rPr>
                <w:shd w:val="clear" w:color="auto" w:fill="FFFFFF"/>
              </w:rPr>
            </w:pPr>
            <w:r>
              <w:rPr>
                <w:shd w:val="clear" w:color="auto" w:fill="FFFFFF"/>
              </w:rPr>
              <w:t>As the sure foundation of the Church,</w:t>
            </w:r>
          </w:p>
          <w:p w14:paraId="1F7A8D5B" w14:textId="44EB065C" w:rsidR="00BD15D3" w:rsidRDefault="00BD15D3" w:rsidP="00BD15D3">
            <w:pPr>
              <w:pStyle w:val="EngHang"/>
              <w:rPr>
                <w:shd w:val="clear" w:color="auto" w:fill="FFFFFF"/>
              </w:rPr>
            </w:pPr>
            <w:r>
              <w:rPr>
                <w:shd w:val="clear" w:color="auto" w:fill="FFFFFF"/>
              </w:rPr>
              <w:t>Granting man a lordship,</w:t>
            </w:r>
          </w:p>
          <w:p w14:paraId="7FA32AE4" w14:textId="0E11C71C" w:rsidR="00BD15D3" w:rsidRDefault="00BD15D3" w:rsidP="00BD15D3">
            <w:pPr>
              <w:pStyle w:val="EngHangEnd"/>
            </w:pPr>
            <w:r>
              <w:rPr>
                <w:shd w:val="clear" w:color="auto" w:fill="FFFFFF"/>
              </w:rPr>
              <w:t>Which cannot be removed,</w:t>
            </w:r>
          </w:p>
        </w:tc>
        <w:tc>
          <w:tcPr>
            <w:tcW w:w="288" w:type="dxa"/>
          </w:tcPr>
          <w:p w14:paraId="31B15F18" w14:textId="77777777" w:rsidR="00BD15D3" w:rsidRDefault="00BD15D3" w:rsidP="00BD15D3"/>
        </w:tc>
      </w:tr>
      <w:tr w:rsidR="00BD15D3" w14:paraId="59F7CCFB" w14:textId="77777777" w:rsidTr="00BD15D3">
        <w:trPr>
          <w:cantSplit/>
          <w:jc w:val="center"/>
        </w:trPr>
        <w:tc>
          <w:tcPr>
            <w:tcW w:w="288" w:type="dxa"/>
          </w:tcPr>
          <w:p w14:paraId="3974005D" w14:textId="77777777" w:rsidR="00BD15D3" w:rsidRDefault="00BD15D3" w:rsidP="00BD15D3">
            <w:pPr>
              <w:pStyle w:val="CopticCross"/>
            </w:pPr>
            <w:r w:rsidRPr="00FB5ACB">
              <w:t>¿</w:t>
            </w:r>
          </w:p>
        </w:tc>
        <w:tc>
          <w:tcPr>
            <w:tcW w:w="3960" w:type="dxa"/>
          </w:tcPr>
          <w:p w14:paraId="3A74002F" w14:textId="6E2E7560" w:rsidR="00BD15D3" w:rsidRDefault="00BD15D3" w:rsidP="00BD15D3">
            <w:pPr>
              <w:pStyle w:val="EngHang"/>
              <w:rPr>
                <w:shd w:val="clear" w:color="auto" w:fill="FFFFFF"/>
              </w:rPr>
            </w:pPr>
            <w:r>
              <w:rPr>
                <w:shd w:val="clear" w:color="auto" w:fill="FFFFFF"/>
              </w:rPr>
              <w:t>As it is sealed by</w:t>
            </w:r>
          </w:p>
          <w:p w14:paraId="0759CD61" w14:textId="329A1AA3" w:rsidR="00BD15D3" w:rsidRDefault="00BD15D3" w:rsidP="00BD15D3">
            <w:pPr>
              <w:pStyle w:val="EngHang"/>
              <w:rPr>
                <w:shd w:val="clear" w:color="auto" w:fill="FFFFFF"/>
              </w:rPr>
            </w:pPr>
            <w:r>
              <w:rPr>
                <w:shd w:val="clear" w:color="auto" w:fill="FFFFFF"/>
              </w:rPr>
              <w:t>Your holy precepts,</w:t>
            </w:r>
          </w:p>
          <w:p w14:paraId="193B1F8E" w14:textId="207FF9EB" w:rsidR="00BD15D3" w:rsidRDefault="00BD15D3" w:rsidP="00BD15D3">
            <w:pPr>
              <w:pStyle w:val="EngHang"/>
              <w:rPr>
                <w:shd w:val="clear" w:color="auto" w:fill="FFFFFF"/>
              </w:rPr>
            </w:pPr>
            <w:r>
              <w:rPr>
                <w:shd w:val="clear" w:color="auto" w:fill="FFFFFF"/>
              </w:rPr>
              <w:t>O venerable Basil,</w:t>
            </w:r>
          </w:p>
          <w:p w14:paraId="0F37D435" w14:textId="4859B2BC" w:rsidR="00BD15D3" w:rsidRDefault="00BD15D3" w:rsidP="00BD15D3">
            <w:pPr>
              <w:pStyle w:val="EngHangEnd"/>
            </w:pPr>
            <w:r>
              <w:rPr>
                <w:shd w:val="clear" w:color="auto" w:fill="FFFFFF"/>
              </w:rPr>
              <w:t>The revealer of heaven.</w:t>
            </w:r>
          </w:p>
        </w:tc>
        <w:tc>
          <w:tcPr>
            <w:tcW w:w="288" w:type="dxa"/>
          </w:tcPr>
          <w:p w14:paraId="6BD4B384" w14:textId="77777777" w:rsidR="00BD15D3" w:rsidRDefault="00BD15D3" w:rsidP="00BD15D3"/>
        </w:tc>
      </w:tr>
      <w:tr w:rsidR="00BD15D3" w14:paraId="25946D61" w14:textId="77777777" w:rsidTr="00BD15D3">
        <w:trPr>
          <w:cantSplit/>
          <w:jc w:val="center"/>
        </w:trPr>
        <w:tc>
          <w:tcPr>
            <w:tcW w:w="288" w:type="dxa"/>
          </w:tcPr>
          <w:p w14:paraId="127FA71B" w14:textId="77777777" w:rsidR="00BD15D3" w:rsidRDefault="00BD15D3" w:rsidP="00BD15D3">
            <w:pPr>
              <w:pStyle w:val="CopticCross"/>
            </w:pPr>
          </w:p>
        </w:tc>
        <w:tc>
          <w:tcPr>
            <w:tcW w:w="3960" w:type="dxa"/>
          </w:tcPr>
          <w:p w14:paraId="475DC10F" w14:textId="20C98CE3" w:rsidR="00BD15D3" w:rsidRDefault="00BD15D3" w:rsidP="00BD15D3">
            <w:pPr>
              <w:pStyle w:val="EngHang"/>
              <w:rPr>
                <w:shd w:val="clear" w:color="auto" w:fill="FFFFFF"/>
              </w:rPr>
            </w:pPr>
            <w:r>
              <w:rPr>
                <w:shd w:val="clear" w:color="auto" w:fill="FFFFFF"/>
              </w:rPr>
              <w:t>Your proclamation has gone forth</w:t>
            </w:r>
          </w:p>
          <w:p w14:paraId="6F2EADA3" w14:textId="7902982F" w:rsidR="00BD15D3" w:rsidRDefault="00BD15D3" w:rsidP="00BD15D3">
            <w:pPr>
              <w:pStyle w:val="EngHang"/>
              <w:rPr>
                <w:shd w:val="clear" w:color="auto" w:fill="FFFFFF"/>
              </w:rPr>
            </w:pPr>
            <w:r>
              <w:rPr>
                <w:shd w:val="clear" w:color="auto" w:fill="FFFFFF"/>
              </w:rPr>
              <w:t>Into all the earth,</w:t>
            </w:r>
          </w:p>
          <w:p w14:paraId="7395467F" w14:textId="3971DF6D" w:rsidR="00BD15D3" w:rsidRDefault="00BD15D3" w:rsidP="00BD15D3">
            <w:pPr>
              <w:pStyle w:val="EngHang"/>
              <w:rPr>
                <w:shd w:val="clear" w:color="auto" w:fill="FFFFFF"/>
              </w:rPr>
            </w:pPr>
            <w:r>
              <w:rPr>
                <w:shd w:val="clear" w:color="auto" w:fill="FFFFFF"/>
              </w:rPr>
              <w:t>Which was divinely taught,</w:t>
            </w:r>
          </w:p>
          <w:p w14:paraId="72C4377C" w14:textId="346C2508" w:rsidR="00BD15D3" w:rsidRDefault="00BD15D3" w:rsidP="00BD15D3">
            <w:pPr>
              <w:pStyle w:val="EngHangEnd"/>
              <w:ind w:left="0" w:firstLine="0"/>
            </w:pPr>
            <w:r>
              <w:rPr>
                <w:shd w:val="clear" w:color="auto" w:fill="FFFFFF"/>
              </w:rPr>
              <w:t>By hearing your voice,</w:t>
            </w:r>
          </w:p>
        </w:tc>
        <w:tc>
          <w:tcPr>
            <w:tcW w:w="288" w:type="dxa"/>
          </w:tcPr>
          <w:p w14:paraId="6C91847C" w14:textId="77777777" w:rsidR="00BD15D3" w:rsidRDefault="00BD15D3" w:rsidP="00BD15D3"/>
        </w:tc>
      </w:tr>
      <w:tr w:rsidR="00BD15D3" w14:paraId="0DC7A86B" w14:textId="77777777" w:rsidTr="00BD15D3">
        <w:trPr>
          <w:cantSplit/>
          <w:jc w:val="center"/>
        </w:trPr>
        <w:tc>
          <w:tcPr>
            <w:tcW w:w="288" w:type="dxa"/>
          </w:tcPr>
          <w:p w14:paraId="4A34DE1B" w14:textId="77777777" w:rsidR="00BD15D3" w:rsidRDefault="00BD15D3" w:rsidP="00BD15D3">
            <w:pPr>
              <w:pStyle w:val="CopticCross"/>
            </w:pPr>
            <w:r w:rsidRPr="00FB5ACB">
              <w:t>¿</w:t>
            </w:r>
          </w:p>
        </w:tc>
        <w:tc>
          <w:tcPr>
            <w:tcW w:w="3960" w:type="dxa"/>
          </w:tcPr>
          <w:p w14:paraId="3B6476E3" w14:textId="68371012" w:rsidR="00BD15D3" w:rsidRDefault="00BD15D3" w:rsidP="00BD15D3">
            <w:pPr>
              <w:pStyle w:val="EngHang"/>
              <w:rPr>
                <w:shd w:val="clear" w:color="auto" w:fill="FFFFFF"/>
              </w:rPr>
            </w:pPr>
            <w:r>
              <w:rPr>
                <w:shd w:val="clear" w:color="auto" w:fill="FFFFFF"/>
              </w:rPr>
              <w:t>Which expounded on</w:t>
            </w:r>
          </w:p>
          <w:p w14:paraId="237068AB" w14:textId="7ADA4BF5" w:rsidR="00BD15D3" w:rsidRDefault="00BD15D3" w:rsidP="00BD15D3">
            <w:pPr>
              <w:pStyle w:val="EngHang"/>
              <w:rPr>
                <w:shd w:val="clear" w:color="auto" w:fill="FFFFFF"/>
              </w:rPr>
            </w:pPr>
            <w:r>
              <w:rPr>
                <w:shd w:val="clear" w:color="auto" w:fill="FFFFFF"/>
              </w:rPr>
              <w:t>The nature of creatures,</w:t>
            </w:r>
          </w:p>
          <w:p w14:paraId="23A0F353" w14:textId="391677EC" w:rsidR="00BD15D3" w:rsidRDefault="00BD15D3" w:rsidP="00BD15D3">
            <w:pPr>
              <w:pStyle w:val="EngHang"/>
              <w:rPr>
                <w:shd w:val="clear" w:color="auto" w:fill="FFFFFF"/>
              </w:rPr>
            </w:pPr>
            <w:r>
              <w:rPr>
                <w:shd w:val="clear" w:color="auto" w:fill="FFFFFF"/>
              </w:rPr>
              <w:t>And en</w:t>
            </w:r>
            <w:r w:rsidR="00B514AF">
              <w:rPr>
                <w:shd w:val="clear" w:color="auto" w:fill="FFFFFF"/>
              </w:rPr>
              <w:t>n</w:t>
            </w:r>
            <w:r>
              <w:rPr>
                <w:shd w:val="clear" w:color="auto" w:fill="FFFFFF"/>
              </w:rPr>
              <w:t>obled the</w:t>
            </w:r>
          </w:p>
          <w:p w14:paraId="1831A36E" w14:textId="3285D7CC" w:rsidR="00BD15D3" w:rsidRDefault="00BD15D3" w:rsidP="00BD15D3">
            <w:pPr>
              <w:pStyle w:val="EngHangEnd"/>
            </w:pPr>
            <w:r>
              <w:rPr>
                <w:shd w:val="clear" w:color="auto" w:fill="FFFFFF"/>
              </w:rPr>
              <w:t>Manners of mankind.</w:t>
            </w:r>
          </w:p>
        </w:tc>
        <w:tc>
          <w:tcPr>
            <w:tcW w:w="288" w:type="dxa"/>
          </w:tcPr>
          <w:p w14:paraId="435778F2" w14:textId="77777777" w:rsidR="00BD15D3" w:rsidRDefault="00BD15D3" w:rsidP="00BD15D3"/>
        </w:tc>
      </w:tr>
      <w:tr w:rsidR="00BD15D3" w14:paraId="35026900" w14:textId="77777777" w:rsidTr="00BD15D3">
        <w:trPr>
          <w:cantSplit/>
          <w:jc w:val="center"/>
        </w:trPr>
        <w:tc>
          <w:tcPr>
            <w:tcW w:w="288" w:type="dxa"/>
          </w:tcPr>
          <w:p w14:paraId="3F94D5CE" w14:textId="77777777" w:rsidR="00BD15D3" w:rsidRDefault="00BD15D3" w:rsidP="00BD15D3">
            <w:pPr>
              <w:pStyle w:val="CopticCross"/>
            </w:pPr>
          </w:p>
        </w:tc>
        <w:tc>
          <w:tcPr>
            <w:tcW w:w="3960" w:type="dxa"/>
          </w:tcPr>
          <w:p w14:paraId="4F4A9895" w14:textId="08339A6D" w:rsidR="00BD15D3" w:rsidRDefault="00BD15D3" w:rsidP="00BD15D3">
            <w:pPr>
              <w:pStyle w:val="EngHang"/>
              <w:rPr>
                <w:shd w:val="clear" w:color="auto" w:fill="FFFFFF"/>
              </w:rPr>
            </w:pPr>
            <w:r>
              <w:rPr>
                <w:shd w:val="clear" w:color="auto" w:fill="FFFFFF"/>
              </w:rPr>
              <w:t>Hail to the great teacher,</w:t>
            </w:r>
          </w:p>
          <w:p w14:paraId="3EB7F00F" w14:textId="04BC8F3B" w:rsidR="00BD15D3" w:rsidRDefault="00BD15D3" w:rsidP="00BD15D3">
            <w:pPr>
              <w:pStyle w:val="EngHang"/>
              <w:rPr>
                <w:shd w:val="clear" w:color="auto" w:fill="FFFFFF"/>
              </w:rPr>
            </w:pPr>
            <w:r>
              <w:rPr>
                <w:shd w:val="clear" w:color="auto" w:fill="FFFFFF"/>
              </w:rPr>
              <w:t>Hail to the liturgist,</w:t>
            </w:r>
          </w:p>
          <w:p w14:paraId="50CF7631" w14:textId="5D343A4A" w:rsidR="00BD15D3" w:rsidRDefault="00BD15D3" w:rsidP="00BD15D3">
            <w:pPr>
              <w:pStyle w:val="EngHang"/>
              <w:rPr>
                <w:shd w:val="clear" w:color="auto" w:fill="FFFFFF"/>
              </w:rPr>
            </w:pPr>
            <w:r>
              <w:rPr>
                <w:shd w:val="clear" w:color="auto" w:fill="FFFFFF"/>
              </w:rPr>
              <w:t>Hail to the archbishop,</w:t>
            </w:r>
          </w:p>
          <w:p w14:paraId="7BCC6F55" w14:textId="624A140F" w:rsidR="00BD15D3" w:rsidRPr="00A40E4E" w:rsidRDefault="00BD15D3" w:rsidP="00BD15D3">
            <w:pPr>
              <w:pStyle w:val="EngHangEnd"/>
            </w:pPr>
            <w:r>
              <w:rPr>
                <w:shd w:val="clear" w:color="auto" w:fill="FFFFFF"/>
              </w:rPr>
              <w:t>St. basil of Caeasarea.</w:t>
            </w:r>
          </w:p>
        </w:tc>
        <w:tc>
          <w:tcPr>
            <w:tcW w:w="288" w:type="dxa"/>
          </w:tcPr>
          <w:p w14:paraId="6CD7FC99" w14:textId="77777777" w:rsidR="00BD15D3" w:rsidRDefault="00BD15D3" w:rsidP="00BD15D3"/>
        </w:tc>
      </w:tr>
      <w:tr w:rsidR="00BD15D3" w14:paraId="5996A346" w14:textId="77777777" w:rsidTr="00BD15D3">
        <w:trPr>
          <w:cantSplit/>
          <w:jc w:val="center"/>
        </w:trPr>
        <w:tc>
          <w:tcPr>
            <w:tcW w:w="288" w:type="dxa"/>
          </w:tcPr>
          <w:p w14:paraId="388302BC" w14:textId="77777777" w:rsidR="00BD15D3" w:rsidRDefault="00BD15D3" w:rsidP="00BD15D3">
            <w:pPr>
              <w:pStyle w:val="CopticCross"/>
            </w:pPr>
            <w:r w:rsidRPr="00FB5ACB">
              <w:t>¿</w:t>
            </w:r>
          </w:p>
        </w:tc>
        <w:tc>
          <w:tcPr>
            <w:tcW w:w="3960" w:type="dxa"/>
          </w:tcPr>
          <w:p w14:paraId="12897859" w14:textId="1E1DD603" w:rsidR="00BD15D3" w:rsidRDefault="00BD15D3" w:rsidP="00BD15D3">
            <w:pPr>
              <w:pStyle w:val="EngHang"/>
              <w:rPr>
                <w:shd w:val="clear" w:color="auto" w:fill="FFFFFF"/>
              </w:rPr>
            </w:pPr>
            <w:r>
              <w:rPr>
                <w:shd w:val="clear" w:color="auto" w:fill="FFFFFF"/>
              </w:rPr>
              <w:t>Pray to the Lord on our behalf,</w:t>
            </w:r>
          </w:p>
          <w:p w14:paraId="79A803F5" w14:textId="1388F2AF" w:rsidR="00BD15D3" w:rsidRDefault="00BD15D3" w:rsidP="00BD15D3">
            <w:pPr>
              <w:pStyle w:val="EngHang"/>
              <w:rPr>
                <w:shd w:val="clear" w:color="auto" w:fill="FFFFFF"/>
              </w:rPr>
            </w:pPr>
            <w:r>
              <w:rPr>
                <w:shd w:val="clear" w:color="auto" w:fill="FFFFFF"/>
              </w:rPr>
              <w:t>Our saintly father the bishop,</w:t>
            </w:r>
          </w:p>
          <w:p w14:paraId="07D2DE66" w14:textId="677DD1F5" w:rsidR="00BD15D3" w:rsidRDefault="00BD15D3" w:rsidP="00BD15D3">
            <w:pPr>
              <w:pStyle w:val="EngHang"/>
              <w:rPr>
                <w:shd w:val="clear" w:color="auto" w:fill="FFFFFF"/>
              </w:rPr>
            </w:pPr>
            <w:r>
              <w:rPr>
                <w:shd w:val="clear" w:color="auto" w:fill="FFFFFF"/>
              </w:rPr>
              <w:t>St. Basil of Caeasarea,</w:t>
            </w:r>
          </w:p>
          <w:p w14:paraId="3EDA9C6A" w14:textId="2D6ABC10" w:rsidR="00BD15D3" w:rsidRDefault="00BD15D3" w:rsidP="00BD15D3">
            <w:pPr>
              <w:pStyle w:val="EngHangEnd"/>
            </w:pPr>
            <w:r>
              <w:rPr>
                <w:shd w:val="clear" w:color="auto" w:fill="FFFFFF"/>
              </w:rPr>
              <w:t>That He may forgive us our sins.</w:t>
            </w:r>
          </w:p>
        </w:tc>
        <w:tc>
          <w:tcPr>
            <w:tcW w:w="288" w:type="dxa"/>
          </w:tcPr>
          <w:p w14:paraId="63AF5D2E" w14:textId="77777777" w:rsidR="00BD15D3" w:rsidRDefault="00BD15D3" w:rsidP="00BD15D3"/>
        </w:tc>
      </w:tr>
    </w:tbl>
    <w:p w14:paraId="26452189" w14:textId="77777777" w:rsidR="00DD5136" w:rsidRDefault="00DD5136" w:rsidP="00DD5136">
      <w:pPr>
        <w:pStyle w:val="Heading3"/>
      </w:pPr>
      <w:bookmarkStart w:id="1673" w:name="_Toc485884593"/>
      <w:r>
        <w:t>March 8 / Phamenoth</w:t>
      </w:r>
      <w:r w:rsidR="005329C1">
        <w:t xml:space="preserve"> 12</w:t>
      </w:r>
      <w:r>
        <w:t>: Commemoration of Archangel Michael</w:t>
      </w:r>
      <w:bookmarkEnd w:id="1673"/>
    </w:p>
    <w:p w14:paraId="1F61648E" w14:textId="6D71BE1D"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F095B73" w14:textId="77777777" w:rsidR="00494FE4" w:rsidRDefault="00494FE4" w:rsidP="00494FE4">
      <w:pPr>
        <w:pStyle w:val="Heading3"/>
      </w:pPr>
      <w:bookmarkStart w:id="1674" w:name="_Toc485884594"/>
      <w:r>
        <w:t>March 9 / Phamenoth 13: Return of St. Macarius the Great and St. Macarius of Alexandria from Exile</w:t>
      </w:r>
      <w:bookmarkEnd w:id="1674"/>
    </w:p>
    <w:p w14:paraId="450613FB" w14:textId="6E3514E4" w:rsidR="00494FE4" w:rsidRPr="00494FE4" w:rsidRDefault="00494FE4" w:rsidP="00BF77D7">
      <w:pPr>
        <w:pStyle w:val="Rubric"/>
      </w:pPr>
      <w:r>
        <w:t>See</w:t>
      </w:r>
      <w:r w:rsidR="00B01D40">
        <w:t xml:space="preserve"> </w:t>
      </w:r>
      <w:r w:rsidR="00B01D40">
        <w:fldChar w:fldCharType="begin"/>
      </w:r>
      <w:r w:rsidR="00B01D40">
        <w:instrText xml:space="preserve"> REF _Ref485191508 \h </w:instrText>
      </w:r>
      <w:r w:rsidR="00B01D40">
        <w:fldChar w:fldCharType="separate"/>
      </w:r>
      <w:r w:rsidR="000E2EAC">
        <w:t>March 23 / Phamenoth 27: St. Macarius the Great</w:t>
      </w:r>
      <w:r w:rsidR="00B01D40">
        <w:fldChar w:fldCharType="end"/>
      </w:r>
      <w:r>
        <w:t>,</w:t>
      </w:r>
      <w:r w:rsidR="002409EF">
        <w:t xml:space="preserve"> page</w:t>
      </w:r>
      <w:r w:rsidR="00B01D40">
        <w:t xml:space="preserve"> </w:t>
      </w:r>
      <w:r w:rsidR="00B01D40">
        <w:fldChar w:fldCharType="begin"/>
      </w:r>
      <w:r w:rsidR="00B01D40">
        <w:instrText xml:space="preserve"> PAGEREF _Ref485191516 \h </w:instrText>
      </w:r>
      <w:r w:rsidR="00B01D40">
        <w:fldChar w:fldCharType="separate"/>
      </w:r>
      <w:r w:rsidR="000E2EAC">
        <w:rPr>
          <w:noProof/>
        </w:rPr>
        <w:t>997</w:t>
      </w:r>
      <w:r w:rsidR="00B01D40">
        <w:fldChar w:fldCharType="end"/>
      </w:r>
      <w:r w:rsidR="00BF77D7">
        <w:t xml:space="preserve">, and </w:t>
      </w:r>
      <w:r w:rsidR="00BF77D7">
        <w:fldChar w:fldCharType="begin"/>
      </w:r>
      <w:r w:rsidR="00BF77D7">
        <w:instrText xml:space="preserve"> REF _Ref436250616 \h </w:instrText>
      </w:r>
      <w:r w:rsidR="00BF77D7">
        <w:fldChar w:fldCharType="separate"/>
      </w:r>
      <w:r w:rsidR="000E2EAC">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E2EAC">
        <w:rPr>
          <w:noProof/>
        </w:rPr>
        <w:t>1027</w:t>
      </w:r>
      <w:r w:rsidR="002409EF">
        <w:fldChar w:fldCharType="end"/>
      </w:r>
      <w:r>
        <w:t>.</w:t>
      </w:r>
    </w:p>
    <w:p w14:paraId="15396FC9" w14:textId="77777777" w:rsidR="007F571C" w:rsidRDefault="007F571C" w:rsidP="007F571C">
      <w:pPr>
        <w:pStyle w:val="Heading3"/>
      </w:pPr>
      <w:bookmarkStart w:id="1675" w:name="_Toc485884595"/>
      <w:r>
        <w:t>March 15 / Phamenoth 19: Martyrdom of St. Aristobulus the Apostle</w:t>
      </w:r>
      <w:bookmarkEnd w:id="1675"/>
    </w:p>
    <w:p w14:paraId="57821F33" w14:textId="32C46C23" w:rsidR="00191A26" w:rsidRDefault="00191A26" w:rsidP="00191A26">
      <w:pPr>
        <w:pStyle w:val="Rubric"/>
      </w:pPr>
      <w:bookmarkStart w:id="1676" w:name="_Toc410196213"/>
      <w:bookmarkStart w:id="1677" w:name="_Toc410196455"/>
      <w:bookmarkStart w:id="1678" w:name="_Toc410196957"/>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35F3D5AC" w14:textId="77777777" w:rsidR="005329C1" w:rsidRDefault="005329C1" w:rsidP="005329C1">
      <w:pPr>
        <w:pStyle w:val="Heading3"/>
      </w:pPr>
      <w:bookmarkStart w:id="1679" w:name="_Toc485884596"/>
      <w:r>
        <w:lastRenderedPageBreak/>
        <w:t>March 17 / Phamenoth 21: Commemoration of the Theotokos</w:t>
      </w:r>
      <w:bookmarkEnd w:id="1679"/>
    </w:p>
    <w:p w14:paraId="613D176A" w14:textId="6511E1F0" w:rsidR="00DD1748" w:rsidRDefault="00DD1748" w:rsidP="00DD1748">
      <w:pPr>
        <w:pStyle w:val="Rubric"/>
      </w:pPr>
      <w:bookmarkStart w:id="1680" w:name="_Ref434563557"/>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1BCE6D0D" w14:textId="4FED0123" w:rsidR="004C6309" w:rsidRDefault="004C6309" w:rsidP="004C6309">
      <w:pPr>
        <w:pStyle w:val="Heading3"/>
      </w:pPr>
      <w:bookmarkStart w:id="1681" w:name="_Ref485798098"/>
      <w:bookmarkStart w:id="1682" w:name="_Toc485884597"/>
      <w:r>
        <w:t>March 19 / Phamenoth 23: Daniel the Prophet</w:t>
      </w:r>
      <w:bookmarkEnd w:id="1681"/>
      <w:bookmarkEnd w:id="1682"/>
    </w:p>
    <w:p w14:paraId="47ACD7BD" w14:textId="6134F14B" w:rsidR="004C6309" w:rsidRDefault="004C6309" w:rsidP="004C6309">
      <w:pPr>
        <w:pStyle w:val="Heading4"/>
      </w:pPr>
      <w:bookmarkStart w:id="1683" w:name="_Ref485796350"/>
      <w:r>
        <w:t>The Doxology for Prophet Daniel</w:t>
      </w:r>
      <w:r>
        <w:rPr>
          <w:rStyle w:val="FootnoteReference"/>
        </w:rPr>
        <w:footnoteReference w:id="1054"/>
      </w:r>
      <w:bookmarkEnd w:id="16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D6D28" w14:paraId="116F649C" w14:textId="77777777" w:rsidTr="008C608D">
        <w:trPr>
          <w:cantSplit/>
          <w:jc w:val="center"/>
        </w:trPr>
        <w:tc>
          <w:tcPr>
            <w:tcW w:w="288" w:type="dxa"/>
          </w:tcPr>
          <w:p w14:paraId="476BBC19" w14:textId="77777777" w:rsidR="008D6D28" w:rsidRDefault="008D6D28" w:rsidP="008C608D">
            <w:pPr>
              <w:pStyle w:val="CopticCross"/>
            </w:pPr>
          </w:p>
        </w:tc>
        <w:tc>
          <w:tcPr>
            <w:tcW w:w="3960" w:type="dxa"/>
          </w:tcPr>
          <w:p w14:paraId="0B1BEE71" w14:textId="77777777" w:rsidR="008D6D28" w:rsidRDefault="008D6D28" w:rsidP="008C608D">
            <w:pPr>
              <w:pStyle w:val="EngHang"/>
              <w:rPr>
                <w:shd w:val="clear" w:color="auto" w:fill="FFFFFF"/>
              </w:rPr>
            </w:pPr>
            <w:r>
              <w:rPr>
                <w:shd w:val="clear" w:color="auto" w:fill="FFFFFF"/>
              </w:rPr>
              <w:t>The accomplishments of faith are great,</w:t>
            </w:r>
          </w:p>
          <w:p w14:paraId="499712FB" w14:textId="77777777" w:rsidR="008D6D28" w:rsidRDefault="008D6D28" w:rsidP="008C608D">
            <w:pPr>
              <w:pStyle w:val="EngHang"/>
              <w:rPr>
                <w:shd w:val="clear" w:color="auto" w:fill="FFFFFF"/>
              </w:rPr>
            </w:pPr>
            <w:r>
              <w:rPr>
                <w:shd w:val="clear" w:color="auto" w:fill="FFFFFF"/>
              </w:rPr>
              <w:t>For the Three Holy Youths</w:t>
            </w:r>
          </w:p>
          <w:p w14:paraId="43C00E49" w14:textId="77777777" w:rsidR="008D6D28" w:rsidRDefault="008D6D28" w:rsidP="008C608D">
            <w:pPr>
              <w:pStyle w:val="EngHang"/>
              <w:rPr>
                <w:shd w:val="clear" w:color="auto" w:fill="FFFFFF"/>
              </w:rPr>
            </w:pPr>
            <w:r>
              <w:rPr>
                <w:shd w:val="clear" w:color="auto" w:fill="FFFFFF"/>
              </w:rPr>
              <w:t>Rejoiced in the fountain of flames</w:t>
            </w:r>
          </w:p>
          <w:p w14:paraId="39F0DDF6" w14:textId="77777777" w:rsidR="008D6D28" w:rsidRDefault="008D6D28" w:rsidP="008C608D">
            <w:pPr>
              <w:pStyle w:val="EngHangEnd"/>
            </w:pPr>
            <w:r>
              <w:rPr>
                <w:shd w:val="clear" w:color="auto" w:fill="FFFFFF"/>
              </w:rPr>
              <w:t>as though in waters of rest.</w:t>
            </w:r>
          </w:p>
        </w:tc>
        <w:tc>
          <w:tcPr>
            <w:tcW w:w="288" w:type="dxa"/>
          </w:tcPr>
          <w:p w14:paraId="687FFF3B" w14:textId="77777777" w:rsidR="008D6D28" w:rsidRDefault="008D6D28" w:rsidP="008C608D"/>
        </w:tc>
      </w:tr>
      <w:tr w:rsidR="008D6D28" w14:paraId="6E0DC9C0" w14:textId="77777777" w:rsidTr="008C608D">
        <w:trPr>
          <w:cantSplit/>
          <w:jc w:val="center"/>
        </w:trPr>
        <w:tc>
          <w:tcPr>
            <w:tcW w:w="288" w:type="dxa"/>
          </w:tcPr>
          <w:p w14:paraId="797376E8" w14:textId="77777777" w:rsidR="008D6D28" w:rsidRDefault="008D6D28" w:rsidP="008C608D">
            <w:pPr>
              <w:pStyle w:val="CopticCross"/>
            </w:pPr>
            <w:r w:rsidRPr="00FB5ACB">
              <w:t>¿</w:t>
            </w:r>
          </w:p>
        </w:tc>
        <w:tc>
          <w:tcPr>
            <w:tcW w:w="3960" w:type="dxa"/>
          </w:tcPr>
          <w:p w14:paraId="5DA591FF" w14:textId="77777777" w:rsidR="008D6D28" w:rsidRDefault="008D6D28" w:rsidP="008C608D">
            <w:pPr>
              <w:pStyle w:val="EngHang"/>
              <w:rPr>
                <w:shd w:val="clear" w:color="auto" w:fill="FFFFFF"/>
              </w:rPr>
            </w:pPr>
            <w:r>
              <w:rPr>
                <w:shd w:val="clear" w:color="auto" w:fill="FFFFFF"/>
              </w:rPr>
              <w:t>And the prophet Daniel</w:t>
            </w:r>
          </w:p>
          <w:p w14:paraId="33DEDD3F" w14:textId="77777777" w:rsidR="008D6D28" w:rsidRDefault="008D6D28" w:rsidP="008C608D">
            <w:pPr>
              <w:pStyle w:val="EngHang"/>
              <w:rPr>
                <w:shd w:val="clear" w:color="auto" w:fill="FFFFFF"/>
              </w:rPr>
            </w:pPr>
            <w:r>
              <w:rPr>
                <w:shd w:val="clear" w:color="auto" w:fill="FFFFFF"/>
              </w:rPr>
              <w:t>Appeared as a shepherd</w:t>
            </w:r>
          </w:p>
          <w:p w14:paraId="07DA8C29" w14:textId="77777777" w:rsidR="008D6D28" w:rsidRDefault="008D6D28" w:rsidP="008C608D">
            <w:pPr>
              <w:pStyle w:val="EngHang"/>
              <w:rPr>
                <w:shd w:val="clear" w:color="auto" w:fill="FFFFFF"/>
              </w:rPr>
            </w:pPr>
            <w:r>
              <w:rPr>
                <w:shd w:val="clear" w:color="auto" w:fill="FFFFFF"/>
              </w:rPr>
              <w:t>To the lions</w:t>
            </w:r>
          </w:p>
          <w:p w14:paraId="663FC54D" w14:textId="77777777" w:rsidR="008D6D28" w:rsidRDefault="008D6D28" w:rsidP="008C608D">
            <w:pPr>
              <w:pStyle w:val="EngHangEnd"/>
            </w:pPr>
            <w:r>
              <w:rPr>
                <w:shd w:val="clear" w:color="auto" w:fill="FFFFFF"/>
              </w:rPr>
              <w:t>As though they were sheep.</w:t>
            </w:r>
          </w:p>
        </w:tc>
        <w:tc>
          <w:tcPr>
            <w:tcW w:w="288" w:type="dxa"/>
          </w:tcPr>
          <w:p w14:paraId="378114F5" w14:textId="77777777" w:rsidR="008D6D28" w:rsidRDefault="008D6D28" w:rsidP="008C608D"/>
        </w:tc>
      </w:tr>
      <w:tr w:rsidR="008D6D28" w14:paraId="43C44235" w14:textId="77777777" w:rsidTr="008C608D">
        <w:trPr>
          <w:cantSplit/>
          <w:jc w:val="center"/>
        </w:trPr>
        <w:tc>
          <w:tcPr>
            <w:tcW w:w="288" w:type="dxa"/>
          </w:tcPr>
          <w:p w14:paraId="2201C748" w14:textId="77777777" w:rsidR="008D6D28" w:rsidRDefault="008D6D28" w:rsidP="008C608D">
            <w:pPr>
              <w:pStyle w:val="CopticCross"/>
            </w:pPr>
          </w:p>
        </w:tc>
        <w:tc>
          <w:tcPr>
            <w:tcW w:w="3960" w:type="dxa"/>
          </w:tcPr>
          <w:p w14:paraId="3946EACD" w14:textId="77777777" w:rsidR="008D6D28" w:rsidRDefault="008D6D28" w:rsidP="008C608D">
            <w:pPr>
              <w:pStyle w:val="EngHang"/>
              <w:rPr>
                <w:shd w:val="clear" w:color="auto" w:fill="FFFFFF"/>
              </w:rPr>
            </w:pPr>
            <w:r>
              <w:rPr>
                <w:shd w:val="clear" w:color="auto" w:fill="FFFFFF"/>
              </w:rPr>
              <w:t>When your pure heart</w:t>
            </w:r>
          </w:p>
          <w:p w14:paraId="70AA858C" w14:textId="77777777" w:rsidR="008D6D28" w:rsidRDefault="008D6D28" w:rsidP="008C608D">
            <w:pPr>
              <w:pStyle w:val="EngHang"/>
              <w:rPr>
                <w:shd w:val="clear" w:color="auto" w:fill="FFFFFF"/>
              </w:rPr>
            </w:pPr>
            <w:r>
              <w:rPr>
                <w:shd w:val="clear" w:color="auto" w:fill="FFFFFF"/>
              </w:rPr>
              <w:t>Was cleansed by the Spirit,</w:t>
            </w:r>
          </w:p>
          <w:p w14:paraId="58D24C36" w14:textId="77777777" w:rsidR="008D6D28" w:rsidRDefault="008D6D28" w:rsidP="008C608D">
            <w:pPr>
              <w:pStyle w:val="EngHang"/>
              <w:rPr>
                <w:shd w:val="clear" w:color="auto" w:fill="FFFFFF"/>
              </w:rPr>
            </w:pPr>
            <w:r>
              <w:rPr>
                <w:shd w:val="clear" w:color="auto" w:fill="FFFFFF"/>
              </w:rPr>
              <w:t>You became a vessel</w:t>
            </w:r>
          </w:p>
          <w:p w14:paraId="16C2934E" w14:textId="77777777" w:rsidR="008D6D28" w:rsidRDefault="008D6D28" w:rsidP="008C608D">
            <w:pPr>
              <w:pStyle w:val="EngHangEnd"/>
              <w:ind w:left="0" w:firstLine="0"/>
            </w:pPr>
            <w:r>
              <w:rPr>
                <w:shd w:val="clear" w:color="auto" w:fill="FFFFFF"/>
              </w:rPr>
              <w:t>Of profound prophecy;</w:t>
            </w:r>
          </w:p>
        </w:tc>
        <w:tc>
          <w:tcPr>
            <w:tcW w:w="288" w:type="dxa"/>
          </w:tcPr>
          <w:p w14:paraId="4199C917" w14:textId="77777777" w:rsidR="008D6D28" w:rsidRDefault="008D6D28" w:rsidP="008C608D"/>
        </w:tc>
      </w:tr>
      <w:tr w:rsidR="008D6D28" w14:paraId="74DA2BE2" w14:textId="77777777" w:rsidTr="008C608D">
        <w:trPr>
          <w:cantSplit/>
          <w:jc w:val="center"/>
        </w:trPr>
        <w:tc>
          <w:tcPr>
            <w:tcW w:w="288" w:type="dxa"/>
          </w:tcPr>
          <w:p w14:paraId="5B2CD6B3" w14:textId="77777777" w:rsidR="008D6D28" w:rsidRDefault="008D6D28" w:rsidP="008C608D">
            <w:pPr>
              <w:pStyle w:val="CopticCross"/>
            </w:pPr>
            <w:r w:rsidRPr="00FB5ACB">
              <w:t>¿</w:t>
            </w:r>
          </w:p>
        </w:tc>
        <w:tc>
          <w:tcPr>
            <w:tcW w:w="3960" w:type="dxa"/>
          </w:tcPr>
          <w:p w14:paraId="62357CFF" w14:textId="77777777" w:rsidR="008D6D28" w:rsidRDefault="008D6D28" w:rsidP="008C608D">
            <w:pPr>
              <w:pStyle w:val="EngHang"/>
              <w:rPr>
                <w:shd w:val="clear" w:color="auto" w:fill="FFFFFF"/>
              </w:rPr>
            </w:pPr>
            <w:r>
              <w:rPr>
                <w:shd w:val="clear" w:color="auto" w:fill="FFFFFF"/>
              </w:rPr>
              <w:t>You saw things yet far off</w:t>
            </w:r>
          </w:p>
          <w:p w14:paraId="39093906" w14:textId="77777777" w:rsidR="008D6D28" w:rsidRDefault="008D6D28" w:rsidP="008C608D">
            <w:pPr>
              <w:pStyle w:val="EngHang"/>
              <w:rPr>
                <w:shd w:val="clear" w:color="auto" w:fill="FFFFFF"/>
              </w:rPr>
            </w:pPr>
            <w:r>
              <w:rPr>
                <w:shd w:val="clear" w:color="auto" w:fill="FFFFFF"/>
              </w:rPr>
              <w:t>As though they were near at hand.</w:t>
            </w:r>
          </w:p>
          <w:p w14:paraId="31DD74B8" w14:textId="77777777" w:rsidR="008D6D28" w:rsidRDefault="008D6D28" w:rsidP="008C608D">
            <w:pPr>
              <w:pStyle w:val="EngHang"/>
              <w:rPr>
                <w:shd w:val="clear" w:color="auto" w:fill="FFFFFF"/>
              </w:rPr>
            </w:pPr>
            <w:r>
              <w:rPr>
                <w:shd w:val="clear" w:color="auto" w:fill="FFFFFF"/>
              </w:rPr>
              <w:t>You tamed the lions,</w:t>
            </w:r>
          </w:p>
          <w:p w14:paraId="17D39302" w14:textId="6C9D514E" w:rsidR="008D6D28" w:rsidRDefault="008D6D28" w:rsidP="00B514AF">
            <w:pPr>
              <w:pStyle w:val="EngHangEnd"/>
            </w:pPr>
            <w:r>
              <w:rPr>
                <w:shd w:val="clear" w:color="auto" w:fill="FFFFFF"/>
              </w:rPr>
              <w:t xml:space="preserve">When cast </w:t>
            </w:r>
            <w:r w:rsidR="00B514AF">
              <w:rPr>
                <w:shd w:val="clear" w:color="auto" w:fill="FFFFFF"/>
              </w:rPr>
              <w:t>into</w:t>
            </w:r>
            <w:r>
              <w:rPr>
                <w:shd w:val="clear" w:color="auto" w:fill="FFFFFF"/>
              </w:rPr>
              <w:t xml:space="preserve"> their den.</w:t>
            </w:r>
          </w:p>
        </w:tc>
        <w:tc>
          <w:tcPr>
            <w:tcW w:w="288" w:type="dxa"/>
          </w:tcPr>
          <w:p w14:paraId="2ABB773D" w14:textId="77777777" w:rsidR="008D6D28" w:rsidRDefault="008D6D28" w:rsidP="008C608D"/>
        </w:tc>
      </w:tr>
      <w:tr w:rsidR="008D6D28" w14:paraId="46BDBF23" w14:textId="77777777" w:rsidTr="008C608D">
        <w:trPr>
          <w:cantSplit/>
          <w:jc w:val="center"/>
        </w:trPr>
        <w:tc>
          <w:tcPr>
            <w:tcW w:w="288" w:type="dxa"/>
          </w:tcPr>
          <w:p w14:paraId="70D27D4D" w14:textId="77777777" w:rsidR="008D6D28" w:rsidRDefault="008D6D28" w:rsidP="008C608D">
            <w:pPr>
              <w:pStyle w:val="CopticCross"/>
            </w:pPr>
          </w:p>
        </w:tc>
        <w:tc>
          <w:tcPr>
            <w:tcW w:w="3960" w:type="dxa"/>
          </w:tcPr>
          <w:p w14:paraId="561DEB15" w14:textId="77777777" w:rsidR="008D6D28" w:rsidRDefault="008D6D28" w:rsidP="008C608D">
            <w:pPr>
              <w:pStyle w:val="EngHang"/>
              <w:rPr>
                <w:shd w:val="clear" w:color="auto" w:fill="FFFFFF"/>
              </w:rPr>
            </w:pPr>
            <w:r>
              <w:rPr>
                <w:shd w:val="clear" w:color="auto" w:fill="FFFFFF"/>
              </w:rPr>
              <w:t>Pray to the Lord on our behalf,</w:t>
            </w:r>
          </w:p>
          <w:p w14:paraId="54D06510" w14:textId="77777777" w:rsidR="008D6D28" w:rsidRDefault="008D6D28" w:rsidP="008C608D">
            <w:pPr>
              <w:pStyle w:val="EngHang"/>
              <w:rPr>
                <w:shd w:val="clear" w:color="auto" w:fill="FFFFFF"/>
              </w:rPr>
            </w:pPr>
            <w:r>
              <w:rPr>
                <w:shd w:val="clear" w:color="auto" w:fill="FFFFFF"/>
              </w:rPr>
              <w:t>O Daniel, the great prophet,</w:t>
            </w:r>
          </w:p>
          <w:p w14:paraId="59C1E7E2" w14:textId="77777777" w:rsidR="008D6D28" w:rsidRDefault="008D6D28" w:rsidP="008C608D">
            <w:pPr>
              <w:pStyle w:val="EngHang"/>
              <w:rPr>
                <w:shd w:val="clear" w:color="auto" w:fill="FFFFFF"/>
              </w:rPr>
            </w:pPr>
            <w:r>
              <w:rPr>
                <w:shd w:val="clear" w:color="auto" w:fill="FFFFFF"/>
              </w:rPr>
              <w:t>And the three holy youths,</w:t>
            </w:r>
          </w:p>
          <w:p w14:paraId="7EE9B778" w14:textId="77777777" w:rsidR="008D6D28" w:rsidRPr="00A40E4E" w:rsidRDefault="008D6D28" w:rsidP="008C608D">
            <w:pPr>
              <w:pStyle w:val="EngHangEnd"/>
            </w:pPr>
            <w:r>
              <w:rPr>
                <w:shd w:val="clear" w:color="auto" w:fill="FFFFFF"/>
              </w:rPr>
              <w:t>That He may forgive us our sins..</w:t>
            </w:r>
          </w:p>
        </w:tc>
        <w:tc>
          <w:tcPr>
            <w:tcW w:w="288" w:type="dxa"/>
          </w:tcPr>
          <w:p w14:paraId="673065C9" w14:textId="77777777" w:rsidR="008D6D28" w:rsidRDefault="008D6D28" w:rsidP="008C608D"/>
        </w:tc>
      </w:tr>
    </w:tbl>
    <w:p w14:paraId="4719C7C0" w14:textId="253376CF" w:rsidR="008D6D28" w:rsidRDefault="008D6D28" w:rsidP="008D6D28">
      <w:pPr>
        <w:pStyle w:val="Heading3"/>
      </w:pPr>
      <w:bookmarkStart w:id="1684" w:name="_Toc485884598"/>
      <w:r>
        <w:lastRenderedPageBreak/>
        <w:t>March 20 / Phamenoth 24: The Apparition of the Theotokos at Zeitoun</w:t>
      </w:r>
      <w:bookmarkEnd w:id="1684"/>
    </w:p>
    <w:p w14:paraId="3BF5EAAB" w14:textId="1687F844" w:rsidR="008D6D28" w:rsidRDefault="008D6D28" w:rsidP="008D6D2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FA5DE0B" w14:textId="77777777" w:rsidR="00C30529" w:rsidRDefault="00C30529" w:rsidP="00C30529">
      <w:pPr>
        <w:pStyle w:val="Heading3"/>
      </w:pPr>
      <w:bookmarkStart w:id="1685" w:name="_Ref485109371"/>
      <w:bookmarkStart w:id="1686" w:name="_Ref485109379"/>
      <w:bookmarkStart w:id="1687" w:name="_Ref485191508"/>
      <w:bookmarkStart w:id="1688" w:name="_Ref485191516"/>
      <w:bookmarkStart w:id="1689" w:name="_Toc485884599"/>
      <w:r>
        <w:t>March 23 / Phamenoth 27: St. Macarius the Great</w:t>
      </w:r>
      <w:bookmarkEnd w:id="1680"/>
      <w:bookmarkEnd w:id="1685"/>
      <w:bookmarkEnd w:id="1686"/>
      <w:bookmarkEnd w:id="1687"/>
      <w:bookmarkEnd w:id="1688"/>
      <w:bookmarkEnd w:id="1689"/>
    </w:p>
    <w:p w14:paraId="19445963" w14:textId="77777777" w:rsidR="003E7329" w:rsidRDefault="003E7329" w:rsidP="003E7329">
      <w:pPr>
        <w:pStyle w:val="Heading4"/>
      </w:pPr>
      <w:bookmarkStart w:id="1690" w:name="_Ref434490507"/>
      <w:r>
        <w:t>The Doxology of St. Macarius the Great</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1055"/>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1056"/>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333FB576" w:rsidR="003E7329" w:rsidRPr="004764BD" w:rsidRDefault="003E7329" w:rsidP="003E7329">
            <w:pPr>
              <w:pStyle w:val="EngHang"/>
            </w:pPr>
            <w:r w:rsidRPr="004764BD">
              <w:t>And his children the cross</w:t>
            </w:r>
            <w:r w:rsidR="00D10060">
              <w:t>-</w:t>
            </w:r>
            <w:r w:rsidRPr="004764BD">
              <w:t>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697" w:name="_Ref434490525"/>
      <w:r>
        <w:t>Another Doxology of St. Macarius the Great</w:t>
      </w:r>
      <w:bookmarkEnd w:id="16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698" w:name="_Ref434490542"/>
      <w:r>
        <w:t>Another</w:t>
      </w:r>
      <w:r w:rsidR="00C30529">
        <w:t xml:space="preserve"> Doxology</w:t>
      </w:r>
      <w:r>
        <w:t xml:space="preserve"> of St. Macarius the Great</w:t>
      </w:r>
      <w:r>
        <w:rPr>
          <w:rStyle w:val="FootnoteReference"/>
        </w:rPr>
        <w:footnoteReference w:id="1057"/>
      </w:r>
      <w:bookmarkEnd w:id="16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412ACA87" w14:textId="77777777" w:rsidR="008D6D28" w:rsidRDefault="008D6D28" w:rsidP="00751B8B">
            <w:pPr>
              <w:pStyle w:val="CopticCross"/>
            </w:pPr>
          </w:p>
          <w:p w14:paraId="2A1D0D99" w14:textId="77777777" w:rsidR="008D6D28" w:rsidRDefault="008D6D28" w:rsidP="00751B8B">
            <w:pPr>
              <w:pStyle w:val="CopticCross"/>
            </w:pPr>
          </w:p>
          <w:p w14:paraId="7A67838F" w14:textId="38582F58" w:rsidR="008D6D28" w:rsidRDefault="008D6D28" w:rsidP="00751B8B">
            <w:pPr>
              <w:pStyle w:val="CopticCross"/>
            </w:pPr>
          </w:p>
        </w:tc>
        <w:tc>
          <w:tcPr>
            <w:tcW w:w="3960" w:type="dxa"/>
          </w:tcPr>
          <w:p w14:paraId="702EF6C3" w14:textId="6AFA668A" w:rsidR="00B4739C" w:rsidRDefault="00B01D40" w:rsidP="00751B8B">
            <w:pPr>
              <w:pStyle w:val="EngHangEnd"/>
            </w:pPr>
            <w:r>
              <w:t>TODO</w:t>
            </w: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699" w:name="_Toc485884600"/>
      <w:r>
        <w:lastRenderedPageBreak/>
        <w:t xml:space="preserve">March 25 / Phamenoth 29: </w:t>
      </w:r>
      <w:r w:rsidR="00495F1A">
        <w:t>Annunciation</w:t>
      </w:r>
      <w:bookmarkEnd w:id="1676"/>
      <w:bookmarkEnd w:id="1677"/>
      <w:bookmarkEnd w:id="1678"/>
      <w:bookmarkEnd w:id="1699"/>
    </w:p>
    <w:p w14:paraId="2B8989CB" w14:textId="77777777" w:rsidR="004246C3" w:rsidRDefault="004246C3" w:rsidP="004246C3">
      <w:pPr>
        <w:pStyle w:val="Heading4"/>
      </w:pPr>
      <w:bookmarkStart w:id="1700"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bookmarkStart w:id="1701" w:name="_Ref459399117"/>
      <w:r>
        <w:t>The Doxology</w:t>
      </w:r>
      <w:r w:rsidR="00E21EA3">
        <w:t xml:space="preserve"> for the Annunciation</w:t>
      </w:r>
      <w:bookmarkEnd w:id="1700"/>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702" w:name="_Ref434475566"/>
      <w:bookmarkStart w:id="1703" w:name="_Toc410196214"/>
      <w:bookmarkStart w:id="1704" w:name="_Toc410196456"/>
      <w:bookmarkStart w:id="1705" w:name="_Toc410196958"/>
      <w:r>
        <w:t>The Psali Adam</w:t>
      </w:r>
      <w:r w:rsidR="006C1B94">
        <w:t xml:space="preserve"> for Annunciation</w:t>
      </w:r>
      <w:bookmarkEnd w:id="17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706"/>
            <w:r>
              <w:t>Head</w:t>
            </w:r>
            <w:commentRangeEnd w:id="1706"/>
            <w:r>
              <w:rPr>
                <w:rStyle w:val="CommentReference"/>
              </w:rPr>
              <w:commentReference w:id="170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lastRenderedPageBreak/>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707" w:name="_Ref434475591"/>
      <w:r>
        <w:lastRenderedPageBreak/>
        <w:t>The Psali Batos</w:t>
      </w:r>
      <w:r w:rsidR="006C1B94">
        <w:t xml:space="preserve"> for Annunciation</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708"/>
            <w:r>
              <w:t>ruler</w:t>
            </w:r>
            <w:commentRangeEnd w:id="1708"/>
            <w:r>
              <w:rPr>
                <w:rStyle w:val="CommentReference"/>
              </w:rPr>
              <w:commentReference w:id="170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1058"/>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709"/>
            <w:r>
              <w:t xml:space="preserve">peoples </w:t>
            </w:r>
            <w:commentRangeEnd w:id="1709"/>
            <w:r>
              <w:rPr>
                <w:rStyle w:val="CommentReference"/>
              </w:rPr>
              <w:commentReference w:id="170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710"/>
            <w:r>
              <w:t>burned</w:t>
            </w:r>
            <w:commentRangeEnd w:id="1710"/>
            <w:r>
              <w:rPr>
                <w:rStyle w:val="CommentReference"/>
              </w:rPr>
              <w:commentReference w:id="171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lastRenderedPageBreak/>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711"/>
            <w:r>
              <w:t>Servant</w:t>
            </w:r>
            <w:commentRangeEnd w:id="1711"/>
            <w:r>
              <w:rPr>
                <w:rStyle w:val="CommentReference"/>
              </w:rPr>
              <w:commentReference w:id="171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712"/>
            <w:r>
              <w:t xml:space="preserve">Ⲫⲱⲕ </w:t>
            </w:r>
            <w:commentRangeEnd w:id="1712"/>
            <w:r>
              <w:rPr>
                <w:rStyle w:val="CommentReference"/>
                <w:rFonts w:ascii="Times New Roman" w:hAnsi="Times New Roman"/>
              </w:rPr>
              <w:commentReference w:id="171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5DC9F107" w14:textId="46BBB5CA" w:rsidR="00AC3FA8" w:rsidRDefault="00AC3FA8" w:rsidP="00AC3FA8">
      <w:pPr>
        <w:pStyle w:val="Heading4"/>
      </w:pPr>
      <w:bookmarkStart w:id="1713" w:name="_Ref434562998"/>
      <w:r>
        <w:lastRenderedPageBreak/>
        <w:t>The Hymn of the Intercessions for the Annunciation</w:t>
      </w:r>
    </w:p>
    <w:p w14:paraId="2730837E" w14:textId="18DA776E" w:rsidR="00AC3FA8" w:rsidRPr="009F6B4B" w:rsidRDefault="00AC3FA8" w:rsidP="00AC3FA8">
      <w:pPr>
        <w:pStyle w:val="Rubric"/>
      </w:pPr>
      <w:r>
        <w:t>Before the verses for the Angelic hosts,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04661E7" w14:textId="77777777" w:rsidTr="00AC3FA8">
        <w:trPr>
          <w:cantSplit/>
          <w:jc w:val="center"/>
        </w:trPr>
        <w:tc>
          <w:tcPr>
            <w:tcW w:w="288" w:type="dxa"/>
          </w:tcPr>
          <w:p w14:paraId="0B314C79" w14:textId="77777777" w:rsidR="00AC3FA8" w:rsidRDefault="00AC3FA8" w:rsidP="00AC3FA8">
            <w:pPr>
              <w:pStyle w:val="CopticCross"/>
            </w:pPr>
          </w:p>
        </w:tc>
        <w:tc>
          <w:tcPr>
            <w:tcW w:w="3960" w:type="dxa"/>
          </w:tcPr>
          <w:p w14:paraId="7D4F6D4F" w14:textId="77777777" w:rsidR="00AC3FA8" w:rsidRDefault="00AC3FA8" w:rsidP="00AC3FA8">
            <w:pPr>
              <w:pStyle w:val="EngHang"/>
            </w:pPr>
            <w:r>
              <w:t>Through the intercessions of</w:t>
            </w:r>
          </w:p>
          <w:p w14:paraId="6B21681B" w14:textId="2268BE25" w:rsidR="00AC3FA8" w:rsidRPr="007425E1" w:rsidRDefault="00AC3FA8" w:rsidP="00AC3FA8">
            <w:pPr>
              <w:pStyle w:val="EngHang"/>
            </w:pPr>
            <w:r>
              <w:t>The holy archangel,</w:t>
            </w:r>
          </w:p>
          <w:p w14:paraId="7BA3D01C" w14:textId="4E0A1995" w:rsidR="00AC3FA8" w:rsidRPr="007425E1" w:rsidRDefault="00AC3FA8" w:rsidP="00AC3FA8">
            <w:pPr>
              <w:pStyle w:val="EngHang"/>
            </w:pPr>
            <w:r>
              <w:t>Gabriel the Angel-Evangel,</w:t>
            </w:r>
          </w:p>
          <w:p w14:paraId="5673CF8F" w14:textId="77777777" w:rsidR="00AC3FA8" w:rsidRDefault="00AC3FA8" w:rsidP="00AC3FA8">
            <w:pPr>
              <w:pStyle w:val="EngHangEnd"/>
            </w:pPr>
            <w:r>
              <w:t>O Lord, grant us the forgiveness of our sins.</w:t>
            </w:r>
          </w:p>
        </w:tc>
        <w:tc>
          <w:tcPr>
            <w:tcW w:w="288" w:type="dxa"/>
          </w:tcPr>
          <w:p w14:paraId="33EE97DD" w14:textId="77777777" w:rsidR="00AC3FA8" w:rsidRDefault="00AC3FA8" w:rsidP="00AC3FA8"/>
        </w:tc>
        <w:tc>
          <w:tcPr>
            <w:tcW w:w="288" w:type="dxa"/>
          </w:tcPr>
          <w:p w14:paraId="6344B6E0" w14:textId="77777777" w:rsidR="00AC3FA8" w:rsidRDefault="00AC3FA8" w:rsidP="00AC3FA8">
            <w:pPr>
              <w:pStyle w:val="CopticCross"/>
            </w:pPr>
          </w:p>
        </w:tc>
        <w:tc>
          <w:tcPr>
            <w:tcW w:w="3960" w:type="dxa"/>
          </w:tcPr>
          <w:p w14:paraId="5E28950D" w14:textId="77777777" w:rsidR="00AC3FA8" w:rsidRDefault="00AC3FA8" w:rsidP="00AC3FA8">
            <w:pPr>
              <w:pStyle w:val="CopticVersemulti-line"/>
            </w:pPr>
            <w:r>
              <w:t>Ϩⲓⲧⲉⲛ ⲛⲓⲡ̀ⲣⲉⲥⲃⲓⲁ ⲛ̀ⲧⲉ</w:t>
            </w:r>
          </w:p>
          <w:p w14:paraId="55EB0038" w14:textId="2F490D30" w:rsidR="00AC3FA8" w:rsidRDefault="00AC3FA8" w:rsidP="00AC3FA8">
            <w:pPr>
              <w:pStyle w:val="CopticVersemulti-line"/>
            </w:pPr>
            <w:r>
              <w:t>ⲡⲓⲁ̀ⲣⲭⲓⲁⲅⲅⲉⲗⲟⲥ ⲉⲑⲟⲩⲁⲃ</w:t>
            </w:r>
          </w:p>
          <w:p w14:paraId="33743EC9" w14:textId="3093C6E6" w:rsidR="00AC3FA8" w:rsidRDefault="00AC3FA8" w:rsidP="00AC3FA8">
            <w:pPr>
              <w:pStyle w:val="CopticVersemulti-line"/>
            </w:pPr>
            <w:r>
              <w:t>Ⲅⲁⲃⲣⲓⲉⲗ ⲡⲓϥⲁⲓϣⲉⲛⲛⲟⲩϥⲓ:</w:t>
            </w:r>
          </w:p>
          <w:p w14:paraId="0D9961B7" w14:textId="77777777" w:rsidR="00AC3FA8" w:rsidRPr="00AF56AD" w:rsidRDefault="00AC3FA8" w:rsidP="00AC3FA8">
            <w:pPr>
              <w:pStyle w:val="CopticVerse"/>
              <w:jc w:val="left"/>
            </w:pPr>
            <w:r>
              <w:t>Ⲡϭⲟⲓⲥ ⲁ̀ⲣⲓϩ̀ⲙⲟⲧ ⲛⲁⲛ ⲙ̀ⲡⲓⲭⲱ ⲉ̀ⲃⲟⲗ ⲛ̀ⲧⲉ ⲛⲉⲛⲛⲟⲃⲓ.</w:t>
            </w:r>
          </w:p>
        </w:tc>
      </w:tr>
    </w:tbl>
    <w:p w14:paraId="3726AC24" w14:textId="7B2F5204" w:rsidR="00AC3FA8" w:rsidRDefault="00AC3FA8" w:rsidP="00AC3FA8">
      <w:pPr>
        <w:pStyle w:val="Heading4"/>
      </w:pPr>
      <w:r>
        <w:t>The Praxis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C3FA8" w:rsidRPr="00AF56AD" w14:paraId="5DF599A1" w14:textId="77777777" w:rsidTr="00AC3FA8">
        <w:trPr>
          <w:cantSplit/>
          <w:jc w:val="center"/>
        </w:trPr>
        <w:tc>
          <w:tcPr>
            <w:tcW w:w="288" w:type="dxa"/>
          </w:tcPr>
          <w:p w14:paraId="61A6B705" w14:textId="77777777" w:rsidR="00AC3FA8" w:rsidRDefault="00AC3FA8" w:rsidP="00AC3FA8">
            <w:pPr>
              <w:pStyle w:val="CopticCross"/>
            </w:pPr>
          </w:p>
        </w:tc>
        <w:tc>
          <w:tcPr>
            <w:tcW w:w="3960" w:type="dxa"/>
          </w:tcPr>
          <w:p w14:paraId="68A72FA5" w14:textId="27C58C5B" w:rsidR="00AC3FA8" w:rsidRDefault="00AC3FA8" w:rsidP="00AC3FA8">
            <w:pPr>
              <w:pStyle w:val="EngHang"/>
            </w:pPr>
            <w:r>
              <w:t>Hail to her who has found grace:</w:t>
            </w:r>
          </w:p>
          <w:p w14:paraId="60A63455" w14:textId="7D137551" w:rsidR="00AC3FA8" w:rsidRDefault="00AC3FA8" w:rsidP="00AC3FA8">
            <w:pPr>
              <w:pStyle w:val="EngHang"/>
            </w:pPr>
            <w:r>
              <w:t>The Lord is with you.</w:t>
            </w:r>
          </w:p>
          <w:p w14:paraId="6E88944B" w14:textId="0E8F276D" w:rsidR="00AC3FA8" w:rsidRDefault="00AC3FA8" w:rsidP="00AC3FA8">
            <w:pPr>
              <w:pStyle w:val="EngHang"/>
            </w:pPr>
            <w:r>
              <w:t>Hail to her who received the angel,</w:t>
            </w:r>
          </w:p>
          <w:p w14:paraId="70DBB65D" w14:textId="272F2402" w:rsidR="00AC3FA8" w:rsidRDefault="00AC3FA8" w:rsidP="00AC3FA8">
            <w:pPr>
              <w:pStyle w:val="EngHangEnd"/>
            </w:pPr>
            <w:r>
              <w:t>The joy of the world.</w:t>
            </w:r>
          </w:p>
        </w:tc>
        <w:tc>
          <w:tcPr>
            <w:tcW w:w="288" w:type="dxa"/>
          </w:tcPr>
          <w:p w14:paraId="37EFFD6E" w14:textId="77777777" w:rsidR="00AC3FA8" w:rsidRDefault="00AC3FA8" w:rsidP="00AC3FA8"/>
        </w:tc>
        <w:tc>
          <w:tcPr>
            <w:tcW w:w="288" w:type="dxa"/>
          </w:tcPr>
          <w:p w14:paraId="0CDA3151" w14:textId="77777777" w:rsidR="00AC3FA8" w:rsidRDefault="00AC3FA8" w:rsidP="00AC3FA8">
            <w:pPr>
              <w:pStyle w:val="CopticCross"/>
            </w:pPr>
          </w:p>
        </w:tc>
        <w:tc>
          <w:tcPr>
            <w:tcW w:w="3960" w:type="dxa"/>
          </w:tcPr>
          <w:p w14:paraId="24CF391C" w14:textId="6AF2EFDA" w:rsidR="00AC3FA8" w:rsidRDefault="00AC3FA8" w:rsidP="00AC3FA8">
            <w:pPr>
              <w:pStyle w:val="CopticVersemulti-line"/>
            </w:pPr>
            <w:r>
              <w:t>Ⲭⲉⲣⲉ ⲑⲏⲉ̀ⲧⲁⲥϫⲉⲙ ϩ̀ⲙⲟⲧ:</w:t>
            </w:r>
          </w:p>
          <w:p w14:paraId="04E87CAE" w14:textId="4EBB539B" w:rsidR="00AC3FA8" w:rsidRDefault="00AC3FA8" w:rsidP="00AC3FA8">
            <w:pPr>
              <w:pStyle w:val="CopticVersemulti-line"/>
            </w:pPr>
            <w:r>
              <w:t>Ⲡϭⲟⲓⲥ ϣⲟⲡ ⲛⲉⲙⲉ:</w:t>
            </w:r>
          </w:p>
          <w:p w14:paraId="038344AB" w14:textId="679F8057" w:rsidR="00AC3FA8" w:rsidRDefault="00AC3FA8" w:rsidP="00AC3FA8">
            <w:pPr>
              <w:pStyle w:val="CopticVersemulti-line"/>
            </w:pPr>
            <w:r>
              <w:t>ⲭⲉⲣⲉ ⲑⲏⲉ̀ⲧⲁⲥϭⲓ ⲛ̀ⲧⲉⲛ ⲡⲓⲁⲅⲅⲉⲗⲟⲥ:</w:t>
            </w:r>
          </w:p>
          <w:p w14:paraId="3CCEA0A4" w14:textId="75F71779" w:rsidR="00AC3FA8" w:rsidRPr="00AF56AD" w:rsidRDefault="00AC3FA8" w:rsidP="00AC3FA8">
            <w:pPr>
              <w:pStyle w:val="CopticVerse"/>
            </w:pPr>
            <w:r>
              <w:t>ⲙ̀ⲫ̀ⲣⲁϣⲓ ⲙ̀ⲡⲓⲕⲟⲥⲙⲟⲥ.</w:t>
            </w:r>
          </w:p>
        </w:tc>
      </w:tr>
      <w:tr w:rsidR="00AC3FA8" w:rsidRPr="00AF56AD" w14:paraId="7D018900" w14:textId="77777777" w:rsidTr="00AC3FA8">
        <w:trPr>
          <w:cantSplit/>
          <w:jc w:val="center"/>
        </w:trPr>
        <w:tc>
          <w:tcPr>
            <w:tcW w:w="288" w:type="dxa"/>
          </w:tcPr>
          <w:p w14:paraId="22109F85" w14:textId="77777777" w:rsidR="00AC3FA8" w:rsidRDefault="00AC3FA8" w:rsidP="00AC3FA8">
            <w:pPr>
              <w:pStyle w:val="CopticCross"/>
            </w:pPr>
          </w:p>
        </w:tc>
        <w:tc>
          <w:tcPr>
            <w:tcW w:w="3960" w:type="dxa"/>
          </w:tcPr>
          <w:p w14:paraId="72C47280" w14:textId="77777777" w:rsidR="00AC3FA8" w:rsidRDefault="00AC3FA8" w:rsidP="00AC3FA8">
            <w:pPr>
              <w:pStyle w:val="EngHang"/>
            </w:pPr>
            <w:r>
              <w:t>You are in truth blessed,</w:t>
            </w:r>
          </w:p>
          <w:p w14:paraId="756999C0" w14:textId="77777777" w:rsidR="00AC3FA8" w:rsidRDefault="00AC3FA8" w:rsidP="00AC3FA8">
            <w:pPr>
              <w:pStyle w:val="EngHang"/>
            </w:pPr>
            <w:r>
              <w:t>With Your good Father,</w:t>
            </w:r>
          </w:p>
          <w:p w14:paraId="6F3C4153" w14:textId="77777777" w:rsidR="00AC3FA8" w:rsidRDefault="00AC3FA8" w:rsidP="00AC3FA8">
            <w:pPr>
              <w:pStyle w:val="EngHang"/>
            </w:pPr>
            <w:r>
              <w:t>And the Holy Spirit,</w:t>
            </w:r>
          </w:p>
          <w:p w14:paraId="75A3009D" w14:textId="1CC1A681" w:rsidR="00AC3FA8" w:rsidRDefault="00AC3FA8" w:rsidP="00AC3FA8">
            <w:pPr>
              <w:pStyle w:val="EngHangEnd"/>
            </w:pPr>
            <w:r>
              <w:t>For you have come and saved us.</w:t>
            </w:r>
          </w:p>
        </w:tc>
        <w:tc>
          <w:tcPr>
            <w:tcW w:w="288" w:type="dxa"/>
          </w:tcPr>
          <w:p w14:paraId="095B83CB" w14:textId="77777777" w:rsidR="00AC3FA8" w:rsidRDefault="00AC3FA8" w:rsidP="00AC3FA8"/>
        </w:tc>
        <w:tc>
          <w:tcPr>
            <w:tcW w:w="288" w:type="dxa"/>
          </w:tcPr>
          <w:p w14:paraId="16DBC6DC" w14:textId="77777777" w:rsidR="00AC3FA8" w:rsidRDefault="00AC3FA8" w:rsidP="00AC3FA8">
            <w:pPr>
              <w:pStyle w:val="CopticCross"/>
            </w:pPr>
          </w:p>
        </w:tc>
        <w:tc>
          <w:tcPr>
            <w:tcW w:w="3960" w:type="dxa"/>
          </w:tcPr>
          <w:p w14:paraId="08689DAC" w14:textId="77777777" w:rsidR="00AC3FA8" w:rsidRDefault="00AC3FA8" w:rsidP="00AC3FA8">
            <w:pPr>
              <w:pStyle w:val="CopticVersemulti-line"/>
            </w:pPr>
            <w:r>
              <w:t>Ⲕⲥ̀ⲙⲁⲣⲱⲟⲩⲧ ⲁ̀ⲗⲏⲑⲟⲥ:</w:t>
            </w:r>
          </w:p>
          <w:p w14:paraId="3075885B" w14:textId="77777777" w:rsidR="00AC3FA8" w:rsidRDefault="00AC3FA8" w:rsidP="00AC3FA8">
            <w:pPr>
              <w:pStyle w:val="CopticVersemulti-line"/>
            </w:pPr>
            <w:r>
              <w:t>ⲛⲉⲙ Ⲡⲉⲕⲓⲱⲧ ⲛ̀ⲁ̀ⲅⲁⲑⲟⲥ:</w:t>
            </w:r>
          </w:p>
          <w:p w14:paraId="27FCDFBB" w14:textId="77777777" w:rsidR="00AC3FA8" w:rsidRDefault="00AC3FA8" w:rsidP="00AC3FA8">
            <w:pPr>
              <w:pStyle w:val="CopticVersemulti-line"/>
            </w:pPr>
            <w:r>
              <w:t>ⲛⲉⲙ Ⲡⲓⲡ̀ⲛⲉⲩⲙⲁ ⲉⲑⲟⲩⲁⲃ:</w:t>
            </w:r>
          </w:p>
          <w:p w14:paraId="2B1FC627" w14:textId="3567309E" w:rsidR="00AC3FA8" w:rsidRPr="00AF56AD" w:rsidRDefault="00AC3FA8" w:rsidP="00AC3FA8">
            <w:pPr>
              <w:pStyle w:val="CopticHangingVerse"/>
            </w:pPr>
            <w:r>
              <w:t>ϫⲉ ⲁⲕⲓ ⲁⲕϯ ⲙ̀ⲙⲟⲛ.</w:t>
            </w:r>
          </w:p>
        </w:tc>
      </w:tr>
    </w:tbl>
    <w:p w14:paraId="1B6EAF72" w14:textId="5A375A54" w:rsidR="0094717B" w:rsidRPr="0094717B" w:rsidRDefault="0094717B" w:rsidP="0094717B">
      <w:pPr>
        <w:pStyle w:val="Heading4"/>
        <w:rPr>
          <w:rFonts w:ascii="Arial Unicode MS" w:eastAsia="Arial Unicode MS" w:hAnsi="Arial Unicode MS" w:cs="Arial Unicode MS"/>
        </w:rPr>
      </w:pPr>
      <w:r>
        <w:t>The Psalm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6BEAF093" w14:textId="77777777" w:rsidTr="0094717B">
        <w:trPr>
          <w:cantSplit/>
          <w:jc w:val="center"/>
        </w:trPr>
        <w:tc>
          <w:tcPr>
            <w:tcW w:w="288" w:type="dxa"/>
          </w:tcPr>
          <w:p w14:paraId="004D7478" w14:textId="77777777" w:rsidR="0094717B" w:rsidRDefault="0094717B" w:rsidP="0094717B">
            <w:pPr>
              <w:pStyle w:val="CopticCross"/>
            </w:pPr>
          </w:p>
        </w:tc>
        <w:tc>
          <w:tcPr>
            <w:tcW w:w="3960" w:type="dxa"/>
          </w:tcPr>
          <w:p w14:paraId="3679E115" w14:textId="77777777" w:rsidR="0094717B" w:rsidRDefault="0094717B" w:rsidP="0094717B">
            <w:pPr>
              <w:pStyle w:val="EngHang"/>
            </w:pPr>
            <w:r>
              <w:t>Alleluia, Alleluia:</w:t>
            </w:r>
          </w:p>
          <w:p w14:paraId="7CBCB306" w14:textId="77777777" w:rsidR="0094717B" w:rsidRDefault="0094717B" w:rsidP="0094717B">
            <w:pPr>
              <w:pStyle w:val="EngHang"/>
            </w:pPr>
            <w:r>
              <w:t>Jesus Christ, the Son of God,</w:t>
            </w:r>
          </w:p>
          <w:p w14:paraId="6E2CF7F2" w14:textId="56B7A4BF" w:rsidR="0094717B" w:rsidRDefault="0094717B" w:rsidP="0094717B">
            <w:pPr>
              <w:pStyle w:val="EngHang"/>
            </w:pPr>
            <w:r>
              <w:t>Was incarnate of the Virgin,</w:t>
            </w:r>
          </w:p>
          <w:p w14:paraId="4E30E80A" w14:textId="77777777" w:rsidR="0094717B" w:rsidRDefault="0094717B" w:rsidP="0094717B">
            <w:pPr>
              <w:pStyle w:val="EngHangEnd"/>
            </w:pPr>
            <w:r>
              <w:t>Alleluia, Alleluia.</w:t>
            </w:r>
          </w:p>
        </w:tc>
        <w:tc>
          <w:tcPr>
            <w:tcW w:w="288" w:type="dxa"/>
          </w:tcPr>
          <w:p w14:paraId="45429B7A" w14:textId="77777777" w:rsidR="0094717B" w:rsidRDefault="0094717B" w:rsidP="0094717B"/>
        </w:tc>
        <w:tc>
          <w:tcPr>
            <w:tcW w:w="288" w:type="dxa"/>
          </w:tcPr>
          <w:p w14:paraId="27537AFA" w14:textId="77777777" w:rsidR="0094717B" w:rsidRDefault="0094717B" w:rsidP="0094717B">
            <w:pPr>
              <w:pStyle w:val="CopticCross"/>
            </w:pPr>
          </w:p>
        </w:tc>
        <w:tc>
          <w:tcPr>
            <w:tcW w:w="3960" w:type="dxa"/>
          </w:tcPr>
          <w:p w14:paraId="48A192A0" w14:textId="77777777" w:rsidR="0094717B" w:rsidRDefault="0094717B" w:rsidP="0094717B">
            <w:pPr>
              <w:pStyle w:val="CopticVersemulti-line"/>
            </w:pPr>
            <w:r>
              <w:t>Ⲁⲗⲗⲏⲗⲟⲩⲓⲁ ⲁⲗⲗⲏⲗⲟⲩⲓⲁ.</w:t>
            </w:r>
          </w:p>
          <w:p w14:paraId="7982DABD" w14:textId="77777777" w:rsidR="0094717B" w:rsidRDefault="0094717B" w:rsidP="0094717B">
            <w:pPr>
              <w:pStyle w:val="CopticVersemulti-line"/>
            </w:pPr>
            <w:r>
              <w:t>Ⲓⲥⲟⲩⲥ Ⲡⲓⲭ̀ⲣⲓⲥⲧⲟⲥ Ⲡϣⲏⲣⲓ ⲙ̀Ⲫⲛⲟⲩϯ:</w:t>
            </w:r>
          </w:p>
          <w:p w14:paraId="2C0E83F7" w14:textId="523C8DA7" w:rsidR="0094717B" w:rsidRDefault="0094717B" w:rsidP="0094717B">
            <w:pPr>
              <w:pStyle w:val="CopticVersemulti-line"/>
            </w:pPr>
            <w:r>
              <w:t>ⲁϥϭⲓⲥⲁⲣⲝ ϧⲉⲛ ϯⲡⲁⲣⲑⲉⲛⲟⲥ.</w:t>
            </w:r>
          </w:p>
          <w:p w14:paraId="43E96595" w14:textId="77777777" w:rsidR="0094717B" w:rsidRPr="00C35319" w:rsidRDefault="0094717B" w:rsidP="0094717B">
            <w:pPr>
              <w:pStyle w:val="CopticHangingVerse"/>
            </w:pPr>
            <w:r>
              <w:t>ⲁⲗⲗⲏⲗⲟⲩⲓⲁ: ⲁⲗⲗⲏⲗⲟⲩⲓⲁ.</w:t>
            </w:r>
          </w:p>
        </w:tc>
      </w:tr>
    </w:tbl>
    <w:p w14:paraId="2F1C2360" w14:textId="0BD027BE" w:rsidR="0094717B" w:rsidRDefault="0094717B" w:rsidP="0094717B">
      <w:pPr>
        <w:pStyle w:val="Heading4"/>
      </w:pPr>
      <w:r>
        <w:lastRenderedPageBreak/>
        <w:t>The Gospel Response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7BAF3BBF" w14:textId="77777777" w:rsidTr="0094717B">
        <w:trPr>
          <w:cantSplit/>
          <w:jc w:val="center"/>
        </w:trPr>
        <w:tc>
          <w:tcPr>
            <w:tcW w:w="288" w:type="dxa"/>
          </w:tcPr>
          <w:p w14:paraId="7DA73292" w14:textId="77777777" w:rsidR="0094717B" w:rsidRDefault="0094717B" w:rsidP="0094717B">
            <w:pPr>
              <w:pStyle w:val="CopticCross"/>
            </w:pPr>
          </w:p>
        </w:tc>
        <w:tc>
          <w:tcPr>
            <w:tcW w:w="3960" w:type="dxa"/>
          </w:tcPr>
          <w:p w14:paraId="124BF4EA" w14:textId="77777777" w:rsidR="0094717B" w:rsidRDefault="0094717B" w:rsidP="0094717B">
            <w:pPr>
              <w:pStyle w:val="EngHang"/>
            </w:pPr>
            <w:r>
              <w:t>Alleluia, alleluia,</w:t>
            </w:r>
          </w:p>
          <w:p w14:paraId="06FF81D0" w14:textId="77777777" w:rsidR="0094717B" w:rsidRDefault="0094717B" w:rsidP="0094717B">
            <w:pPr>
              <w:pStyle w:val="EngHang"/>
            </w:pPr>
            <w:r>
              <w:t>Alleluia, alleluia.</w:t>
            </w:r>
          </w:p>
          <w:p w14:paraId="1323C302" w14:textId="77777777" w:rsidR="0094717B" w:rsidRDefault="0094717B" w:rsidP="0094717B">
            <w:pPr>
              <w:pStyle w:val="EngHang"/>
            </w:pPr>
            <w:r>
              <w:t>Jesus Christ the Son of God,</w:t>
            </w:r>
          </w:p>
          <w:p w14:paraId="5DFCF147" w14:textId="7B9C0B78" w:rsidR="0094717B" w:rsidRDefault="0094717B" w:rsidP="0094717B">
            <w:pPr>
              <w:pStyle w:val="EngHangEnd"/>
            </w:pPr>
            <w:r>
              <w:t>Was incarnate of the Virgin.</w:t>
            </w:r>
          </w:p>
        </w:tc>
        <w:tc>
          <w:tcPr>
            <w:tcW w:w="288" w:type="dxa"/>
          </w:tcPr>
          <w:p w14:paraId="4BC10A8F" w14:textId="77777777" w:rsidR="0094717B" w:rsidRDefault="0094717B" w:rsidP="0094717B"/>
        </w:tc>
        <w:tc>
          <w:tcPr>
            <w:tcW w:w="288" w:type="dxa"/>
          </w:tcPr>
          <w:p w14:paraId="47BEDAA7" w14:textId="77777777" w:rsidR="0094717B" w:rsidRDefault="0094717B" w:rsidP="0094717B">
            <w:pPr>
              <w:pStyle w:val="CopticCross"/>
            </w:pPr>
          </w:p>
        </w:tc>
        <w:tc>
          <w:tcPr>
            <w:tcW w:w="3960" w:type="dxa"/>
          </w:tcPr>
          <w:p w14:paraId="7FD7162D" w14:textId="77777777" w:rsidR="0094717B" w:rsidRDefault="0094717B" w:rsidP="0094717B">
            <w:pPr>
              <w:pStyle w:val="CopticVersemulti-line"/>
            </w:pPr>
            <w:r>
              <w:t>Ⲁⲗⲗⲏⲗⲟⲩⲓⲁ: Ⲁⲗⲗⲏⲗⲟⲩⲓⲁ:</w:t>
            </w:r>
          </w:p>
          <w:p w14:paraId="797AB08F" w14:textId="77777777" w:rsidR="0094717B" w:rsidRDefault="0094717B" w:rsidP="0094717B">
            <w:pPr>
              <w:pStyle w:val="CopticVersemulti-line"/>
            </w:pPr>
            <w:r>
              <w:t>Ⲁⲗⲗⲏⲗⲟⲩⲓⲁ: Ⲁⲗⲗⲏⲗⲟⲩⲓⲁ.</w:t>
            </w:r>
          </w:p>
          <w:p w14:paraId="72D453A9" w14:textId="77777777" w:rsidR="0094717B" w:rsidRDefault="0094717B" w:rsidP="0094717B">
            <w:pPr>
              <w:pStyle w:val="CopticVersemulti-line"/>
            </w:pPr>
            <w:r>
              <w:t>Ⲓⲏⲥⲟⲩⲥ Ⲡⲓⲭ̀ⲣⲓⲥⲧⲟⲥ Ⲡϣⲏⲣⲓ ⲙ̀Ⲫⲛⲟⲩϯ:</w:t>
            </w:r>
          </w:p>
          <w:p w14:paraId="569A6205" w14:textId="67DC722F" w:rsidR="0094717B" w:rsidRPr="00C35319" w:rsidRDefault="0094717B" w:rsidP="0094717B">
            <w:pPr>
              <w:pStyle w:val="CopticHangingVerse"/>
            </w:pPr>
            <w:r>
              <w:t>ⲁϥϭⲓⲥⲁⲣⲝ ϧⲉⲛ ϯⲡⲁⲣⲑⲉⲛⲟⲥ.</w:t>
            </w:r>
          </w:p>
        </w:tc>
      </w:tr>
      <w:tr w:rsidR="0094717B" w14:paraId="581F91BF" w14:textId="77777777" w:rsidTr="0094717B">
        <w:trPr>
          <w:cantSplit/>
          <w:jc w:val="center"/>
        </w:trPr>
        <w:tc>
          <w:tcPr>
            <w:tcW w:w="288" w:type="dxa"/>
          </w:tcPr>
          <w:p w14:paraId="0C93F7BD" w14:textId="77777777" w:rsidR="0094717B" w:rsidRDefault="0094717B" w:rsidP="0094717B">
            <w:pPr>
              <w:pStyle w:val="CopticCross"/>
            </w:pPr>
          </w:p>
        </w:tc>
        <w:tc>
          <w:tcPr>
            <w:tcW w:w="3960" w:type="dxa"/>
          </w:tcPr>
          <w:p w14:paraId="2393D020" w14:textId="77777777" w:rsidR="0094717B" w:rsidRDefault="0094717B" w:rsidP="0094717B">
            <w:pPr>
              <w:pStyle w:val="EngHang"/>
            </w:pPr>
            <w:r>
              <w:t>This is He to Whom the glory is due,</w:t>
            </w:r>
          </w:p>
          <w:p w14:paraId="78A41385" w14:textId="77777777" w:rsidR="0094717B" w:rsidRDefault="0094717B" w:rsidP="0094717B">
            <w:pPr>
              <w:pStyle w:val="EngHang"/>
            </w:pPr>
            <w:r>
              <w:t>With His Good Father,</w:t>
            </w:r>
          </w:p>
          <w:p w14:paraId="498DC27D" w14:textId="77777777" w:rsidR="0094717B" w:rsidRDefault="0094717B" w:rsidP="0094717B">
            <w:pPr>
              <w:pStyle w:val="EngHang"/>
            </w:pPr>
            <w:r>
              <w:t>And the Holy Spirit,</w:t>
            </w:r>
          </w:p>
          <w:p w14:paraId="5E6B01E9" w14:textId="77777777" w:rsidR="0094717B" w:rsidRDefault="0094717B" w:rsidP="0094717B">
            <w:pPr>
              <w:pStyle w:val="EngHangEnd"/>
            </w:pPr>
            <w:r>
              <w:t>Now and forever.</w:t>
            </w:r>
          </w:p>
        </w:tc>
        <w:tc>
          <w:tcPr>
            <w:tcW w:w="288" w:type="dxa"/>
          </w:tcPr>
          <w:p w14:paraId="4A3532F1" w14:textId="77777777" w:rsidR="0094717B" w:rsidRDefault="0094717B" w:rsidP="0094717B"/>
        </w:tc>
        <w:tc>
          <w:tcPr>
            <w:tcW w:w="288" w:type="dxa"/>
          </w:tcPr>
          <w:p w14:paraId="75F02595" w14:textId="77777777" w:rsidR="0094717B" w:rsidRDefault="0094717B" w:rsidP="0094717B">
            <w:pPr>
              <w:pStyle w:val="CopticCross"/>
            </w:pPr>
          </w:p>
        </w:tc>
        <w:tc>
          <w:tcPr>
            <w:tcW w:w="3960" w:type="dxa"/>
          </w:tcPr>
          <w:p w14:paraId="18DEC3C3" w14:textId="77777777" w:rsidR="0094717B" w:rsidRDefault="0094717B" w:rsidP="0094717B">
            <w:pPr>
              <w:pStyle w:val="CopticVersemulti-line"/>
            </w:pPr>
            <w:r>
              <w:t>Ⲫⲁⲓ ⲉ̀ⲣⲉ ⲡⲓⲱ̀ⲟⲩ ⲉⲣⲡ̀ⲣⲉⲡ̀ⲓ ⲛⲁϥ:</w:t>
            </w:r>
          </w:p>
          <w:p w14:paraId="3508C26B" w14:textId="77777777" w:rsidR="0094717B" w:rsidRDefault="0094717B" w:rsidP="0094717B">
            <w:pPr>
              <w:pStyle w:val="CopticVersemulti-line"/>
            </w:pPr>
            <w:r>
              <w:t>ⲛⲉⲙ Ⲡⲉϥⲓⲱⲧ ⲛ̀ⲁ̀ⲅⲁⲑⲟⲥ:</w:t>
            </w:r>
          </w:p>
          <w:p w14:paraId="2C174DA7" w14:textId="77777777" w:rsidR="0094717B" w:rsidRDefault="0094717B" w:rsidP="0094717B">
            <w:pPr>
              <w:pStyle w:val="CopticVersemulti-line"/>
            </w:pPr>
            <w:r>
              <w:t>ⲛⲉⲙ Ⲡⲓⲡⲛⲉⲩⲙⲁ ⲉⲑⲟⲩⲁⲃ:</w:t>
            </w:r>
          </w:p>
          <w:p w14:paraId="150ABDC9" w14:textId="77777777" w:rsidR="0094717B" w:rsidRDefault="0094717B" w:rsidP="0094717B">
            <w:pPr>
              <w:pStyle w:val="CopticHangingVerse"/>
            </w:pPr>
            <w:r>
              <w:t>ⲓⲥϫⲉⲛ ϯⲛⲟⲩ ⲛⲉⲙ ϣⲁ ⲉ̀ⲛⲉϩ.</w:t>
            </w:r>
          </w:p>
        </w:tc>
      </w:tr>
      <w:tr w:rsidR="0094717B" w14:paraId="3C6E5F85" w14:textId="77777777" w:rsidTr="0094717B">
        <w:trPr>
          <w:cantSplit/>
          <w:jc w:val="center"/>
        </w:trPr>
        <w:tc>
          <w:tcPr>
            <w:tcW w:w="288" w:type="dxa"/>
          </w:tcPr>
          <w:p w14:paraId="4E274266" w14:textId="77777777" w:rsidR="0094717B" w:rsidRDefault="0094717B" w:rsidP="0094717B">
            <w:pPr>
              <w:pStyle w:val="CopticCross"/>
            </w:pPr>
          </w:p>
        </w:tc>
        <w:tc>
          <w:tcPr>
            <w:tcW w:w="3960" w:type="dxa"/>
          </w:tcPr>
          <w:p w14:paraId="532B201D" w14:textId="77777777" w:rsidR="0094717B" w:rsidRDefault="0094717B" w:rsidP="0094717B">
            <w:pPr>
              <w:pStyle w:val="EngHang"/>
            </w:pPr>
            <w:r>
              <w:t>Blessed be the Father and the Son</w:t>
            </w:r>
          </w:p>
          <w:p w14:paraId="387BE94E" w14:textId="77777777" w:rsidR="0094717B" w:rsidRDefault="0094717B" w:rsidP="0094717B">
            <w:pPr>
              <w:pStyle w:val="EngHang"/>
            </w:pPr>
            <w:r>
              <w:t>And the Holy Spirit,</w:t>
            </w:r>
          </w:p>
          <w:p w14:paraId="04B216FA" w14:textId="77777777" w:rsidR="0094717B" w:rsidRDefault="0094717B" w:rsidP="0094717B">
            <w:pPr>
              <w:pStyle w:val="EngHang"/>
            </w:pPr>
            <w:r>
              <w:t>The pefect Trinity,</w:t>
            </w:r>
          </w:p>
          <w:p w14:paraId="3F282CCB" w14:textId="77777777" w:rsidR="0094717B" w:rsidRDefault="0094717B" w:rsidP="0094717B">
            <w:pPr>
              <w:pStyle w:val="EngHang"/>
            </w:pPr>
            <w:r>
              <w:t>We worship Him and glorify Him.</w:t>
            </w:r>
          </w:p>
        </w:tc>
        <w:tc>
          <w:tcPr>
            <w:tcW w:w="288" w:type="dxa"/>
          </w:tcPr>
          <w:p w14:paraId="034B3587" w14:textId="77777777" w:rsidR="0094717B" w:rsidRDefault="0094717B" w:rsidP="0094717B"/>
        </w:tc>
        <w:tc>
          <w:tcPr>
            <w:tcW w:w="288" w:type="dxa"/>
          </w:tcPr>
          <w:p w14:paraId="77511DFC" w14:textId="77777777" w:rsidR="0094717B" w:rsidRDefault="0094717B" w:rsidP="0094717B">
            <w:pPr>
              <w:pStyle w:val="CopticCross"/>
            </w:pPr>
          </w:p>
        </w:tc>
        <w:tc>
          <w:tcPr>
            <w:tcW w:w="3960" w:type="dxa"/>
          </w:tcPr>
          <w:p w14:paraId="7DF83140" w14:textId="77777777" w:rsidR="0094717B" w:rsidRDefault="0094717B" w:rsidP="0094717B">
            <w:pPr>
              <w:pStyle w:val="CopticVersemulti-line"/>
            </w:pPr>
            <w:r>
              <w:t>Ϫⲉ ϥ̀ⲥ̀ⲙⲁⲣⲱⲟⲩⲧ ⲛ̀ϫⲉ Ⲫⲓⲱⲧ ⲛⲉⲙ Ⲡϣⲏⲣⲓ:</w:t>
            </w:r>
          </w:p>
          <w:p w14:paraId="358659F7" w14:textId="77777777" w:rsidR="0094717B" w:rsidRDefault="0094717B" w:rsidP="0094717B">
            <w:pPr>
              <w:pStyle w:val="CopticVersemulti-line"/>
            </w:pPr>
            <w:r>
              <w:t>ⲛⲉⲙ Ⲡⲓⲡ̀ⲛⲉⲩⲙⲁ ⲉⲑⲟⲩⲁⲃ:</w:t>
            </w:r>
          </w:p>
          <w:p w14:paraId="7E3619FD" w14:textId="77777777" w:rsidR="0094717B" w:rsidRDefault="0094717B" w:rsidP="0094717B">
            <w:pPr>
              <w:pStyle w:val="CopticVersemulti-line"/>
            </w:pPr>
            <w:r>
              <w:t>Ϯⲧ̀ⲣⲓⲁⲥ ⲉⲧϫⲏⲕ ⲉ̀ⲃⲟⲗ:</w:t>
            </w:r>
          </w:p>
          <w:p w14:paraId="7C900720" w14:textId="77777777" w:rsidR="0094717B" w:rsidRDefault="0094717B" w:rsidP="0094717B">
            <w:pPr>
              <w:pStyle w:val="CopticVersemulti-line"/>
            </w:pPr>
            <w:r>
              <w:t>ⲧⲉⲛⲟⲩⲱϣⲧ ⲙ̀ⲙⲟⲥ ⲧⲉⲛϯⲱ̀ⲟⲩ ⲛⲁⲥ.</w:t>
            </w:r>
          </w:p>
        </w:tc>
      </w:tr>
    </w:tbl>
    <w:p w14:paraId="5460777D" w14:textId="48DA8010" w:rsidR="0094717B" w:rsidRPr="005E5D5D" w:rsidRDefault="0094717B" w:rsidP="0094717B">
      <w:pPr>
        <w:pStyle w:val="Heading4"/>
        <w:rPr>
          <w:rFonts w:ascii="Arial Unicode MS" w:eastAsia="Arial Unicode MS" w:hAnsi="Arial Unicode MS" w:cs="Arial Unicode MS"/>
          <w:lang w:val="en-US"/>
        </w:rPr>
      </w:pPr>
      <w:r>
        <w:t>The Aspasmos Adam for the Annunciation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B8BD308" w14:textId="77777777" w:rsidTr="0094717B">
        <w:trPr>
          <w:cantSplit/>
          <w:jc w:val="center"/>
        </w:trPr>
        <w:tc>
          <w:tcPr>
            <w:tcW w:w="288" w:type="dxa"/>
          </w:tcPr>
          <w:p w14:paraId="13D4E349" w14:textId="77777777" w:rsidR="0094717B" w:rsidRDefault="0094717B" w:rsidP="0094717B">
            <w:pPr>
              <w:pStyle w:val="CopticCross"/>
            </w:pPr>
          </w:p>
        </w:tc>
        <w:tc>
          <w:tcPr>
            <w:tcW w:w="3960" w:type="dxa"/>
          </w:tcPr>
          <w:p w14:paraId="0F485F5B" w14:textId="24D1A6E7" w:rsidR="0094717B" w:rsidRDefault="0094717B" w:rsidP="0094717B">
            <w:pPr>
              <w:pStyle w:val="EngHang"/>
            </w:pPr>
            <w:r>
              <w:t>Rejoice O Mother of God,</w:t>
            </w:r>
          </w:p>
          <w:p w14:paraId="13742A24" w14:textId="4AA0AC43" w:rsidR="0094717B" w:rsidRDefault="0094717B" w:rsidP="0094717B">
            <w:pPr>
              <w:pStyle w:val="EngHang"/>
            </w:pPr>
            <w:r>
              <w:t>The rejoicing of the angels.</w:t>
            </w:r>
          </w:p>
          <w:p w14:paraId="10FD741D" w14:textId="07A3604C" w:rsidR="0094717B" w:rsidRPr="0094717B" w:rsidRDefault="0094717B" w:rsidP="0094717B">
            <w:pPr>
              <w:pStyle w:val="EngHang"/>
              <w:rPr>
                <w:rFonts w:ascii="Arial Unicode MS" w:eastAsia="Arial Unicode MS" w:hAnsi="Arial Unicode MS" w:cs="Arial Unicode MS"/>
              </w:rPr>
            </w:pPr>
            <w:r>
              <w:t>Rejoice O chate one,</w:t>
            </w:r>
          </w:p>
          <w:p w14:paraId="667EE05A" w14:textId="0C0FA4CE" w:rsidR="0094717B" w:rsidRDefault="0094717B" w:rsidP="0094717B">
            <w:pPr>
              <w:pStyle w:val="EngHangEnd"/>
            </w:pPr>
            <w:r>
              <w:t>The preaching of the prophets.</w:t>
            </w:r>
          </w:p>
        </w:tc>
        <w:tc>
          <w:tcPr>
            <w:tcW w:w="288" w:type="dxa"/>
          </w:tcPr>
          <w:p w14:paraId="2C71C2AD" w14:textId="77777777" w:rsidR="0094717B" w:rsidRDefault="0094717B" w:rsidP="0094717B"/>
        </w:tc>
        <w:tc>
          <w:tcPr>
            <w:tcW w:w="288" w:type="dxa"/>
          </w:tcPr>
          <w:p w14:paraId="2346227E" w14:textId="77777777" w:rsidR="0094717B" w:rsidRDefault="0094717B" w:rsidP="0094717B">
            <w:pPr>
              <w:pStyle w:val="CopticCross"/>
            </w:pPr>
          </w:p>
        </w:tc>
        <w:tc>
          <w:tcPr>
            <w:tcW w:w="3960" w:type="dxa"/>
          </w:tcPr>
          <w:p w14:paraId="4903BD53" w14:textId="2F957C16" w:rsidR="0094717B" w:rsidRDefault="0094717B" w:rsidP="0094717B">
            <w:pPr>
              <w:pStyle w:val="CopticVersemulti-line"/>
            </w:pPr>
            <w:r>
              <w:t>Ⲭⲉⲣⲉ ϯⲙⲁⲥⲛⲟⲩϯ:</w:t>
            </w:r>
          </w:p>
          <w:p w14:paraId="14C616EF" w14:textId="6812ADAB" w:rsidR="0094717B" w:rsidRDefault="0094717B" w:rsidP="0094717B">
            <w:pPr>
              <w:pStyle w:val="CopticVersemulti-line"/>
            </w:pPr>
            <w:r>
              <w:t>ⲡ̀ⲑⲉⲗⲏⲗ ⲛ̀ⲧⲉ ⲡⲓⲁⲅⲅⲉⲗⲟⲥ:</w:t>
            </w:r>
          </w:p>
          <w:p w14:paraId="605BAAD2" w14:textId="2E5260B6" w:rsidR="0094717B" w:rsidRDefault="0094717B" w:rsidP="0094717B">
            <w:pPr>
              <w:pStyle w:val="CopticVersemulti-line"/>
            </w:pPr>
            <w:r>
              <w:t>ⲭⲉⲣⲉ ϯⲥⲉⲙⲛⲉ:</w:t>
            </w:r>
          </w:p>
          <w:p w14:paraId="2F82E4AF" w14:textId="553D9509" w:rsidR="0094717B" w:rsidRDefault="0094717B" w:rsidP="0094717B">
            <w:pPr>
              <w:pStyle w:val="CopticHangingVerse"/>
            </w:pPr>
            <w:r>
              <w:t>ⲡ̀ϩⲓⲱⲓϣ ⲛ̀ⲧⲉ ⲛⲓⲡ̀ⲣⲟⲫⲏⲧⲏⲥ.</w:t>
            </w:r>
          </w:p>
        </w:tc>
      </w:tr>
      <w:tr w:rsidR="0094717B" w14:paraId="207ABBD3" w14:textId="77777777" w:rsidTr="0094717B">
        <w:trPr>
          <w:cantSplit/>
          <w:jc w:val="center"/>
        </w:trPr>
        <w:tc>
          <w:tcPr>
            <w:tcW w:w="288" w:type="dxa"/>
          </w:tcPr>
          <w:p w14:paraId="4E2BC25B" w14:textId="77777777" w:rsidR="0094717B" w:rsidRDefault="0094717B" w:rsidP="0094717B">
            <w:pPr>
              <w:pStyle w:val="CopticCross"/>
            </w:pPr>
          </w:p>
        </w:tc>
        <w:tc>
          <w:tcPr>
            <w:tcW w:w="3960" w:type="dxa"/>
          </w:tcPr>
          <w:p w14:paraId="1F030DDF" w14:textId="71F3DF91" w:rsidR="0094717B" w:rsidRDefault="0094717B" w:rsidP="0094717B">
            <w:pPr>
              <w:pStyle w:val="EngHang"/>
            </w:pPr>
            <w:r>
              <w:t>Rejoice O you who have found grace,</w:t>
            </w:r>
          </w:p>
          <w:p w14:paraId="3F2FB9B6" w14:textId="31B2C1D0" w:rsidR="0094717B" w:rsidRDefault="0094717B" w:rsidP="0094717B">
            <w:pPr>
              <w:pStyle w:val="EngHang"/>
            </w:pPr>
            <w:r>
              <w:t>The Lord is with you.</w:t>
            </w:r>
          </w:p>
          <w:p w14:paraId="31C20BC7" w14:textId="11B13954" w:rsidR="0094717B" w:rsidRDefault="0094717B" w:rsidP="0094717B">
            <w:pPr>
              <w:pStyle w:val="EngHang"/>
            </w:pPr>
            <w:r>
              <w:t>Rejoice O you who received</w:t>
            </w:r>
          </w:p>
          <w:p w14:paraId="5337F396" w14:textId="632934C1" w:rsidR="0094717B" w:rsidRDefault="0094717B" w:rsidP="0094717B">
            <w:pPr>
              <w:pStyle w:val="EngHangEnd"/>
            </w:pPr>
            <w:r>
              <w:t>The joy of the world from the angel.</w:t>
            </w:r>
          </w:p>
        </w:tc>
        <w:tc>
          <w:tcPr>
            <w:tcW w:w="288" w:type="dxa"/>
          </w:tcPr>
          <w:p w14:paraId="24889796" w14:textId="77777777" w:rsidR="0094717B" w:rsidRDefault="0094717B" w:rsidP="0094717B"/>
        </w:tc>
        <w:tc>
          <w:tcPr>
            <w:tcW w:w="288" w:type="dxa"/>
          </w:tcPr>
          <w:p w14:paraId="272C2405" w14:textId="77777777" w:rsidR="0094717B" w:rsidRDefault="0094717B" w:rsidP="0094717B">
            <w:pPr>
              <w:pStyle w:val="CopticCross"/>
            </w:pPr>
          </w:p>
        </w:tc>
        <w:tc>
          <w:tcPr>
            <w:tcW w:w="3960" w:type="dxa"/>
          </w:tcPr>
          <w:p w14:paraId="2C1041A5" w14:textId="6BAEAE49" w:rsidR="0094717B" w:rsidRDefault="0094717B" w:rsidP="0094717B">
            <w:pPr>
              <w:pStyle w:val="CopticVersemulti-line"/>
            </w:pPr>
            <w:r>
              <w:t>Ⲭⲉⲣⲉ ⲑⲏⲉ̀ⲧⲁⲥϫⲉⲙ ϩ̀ⲙⲟⲧ:</w:t>
            </w:r>
          </w:p>
          <w:p w14:paraId="276120A8" w14:textId="684750F7" w:rsidR="0094717B" w:rsidRDefault="0094717B" w:rsidP="0094717B">
            <w:pPr>
              <w:pStyle w:val="CopticVersemulti-line"/>
            </w:pPr>
            <w:r>
              <w:t>Ⲡϭⲟⲓⲥ ϣⲟⲡ ⲛⲉⲙⲉ:</w:t>
            </w:r>
          </w:p>
          <w:p w14:paraId="12FA06D3" w14:textId="242EF3A0" w:rsidR="0094717B" w:rsidRDefault="0094717B" w:rsidP="0094717B">
            <w:pPr>
              <w:pStyle w:val="CopticVersemulti-line"/>
            </w:pPr>
            <w:r>
              <w:t>ⲭⲉⲣⲉ ⲑⲏⲉ̀ⲧⲁⲥϭⲓ ⲛ̀ⲧⲉⲛ ⲛⲓⲁⲅⲅⲉⲗⲟⲥ:</w:t>
            </w:r>
          </w:p>
          <w:p w14:paraId="06B31D61" w14:textId="14DA537A" w:rsidR="0094717B" w:rsidRDefault="0094717B" w:rsidP="0094717B">
            <w:pPr>
              <w:pStyle w:val="CopticHangingVerse"/>
            </w:pPr>
            <w:r>
              <w:t>ⲙ̀ⲫ̀ⲣⲁϣⲓ ⲙ̀ⲡⲓⲕⲟⲥⲙⲟⲥ.</w:t>
            </w:r>
          </w:p>
        </w:tc>
      </w:tr>
      <w:tr w:rsidR="0094717B" w14:paraId="1337C100" w14:textId="77777777" w:rsidTr="0094717B">
        <w:trPr>
          <w:cantSplit/>
          <w:jc w:val="center"/>
        </w:trPr>
        <w:tc>
          <w:tcPr>
            <w:tcW w:w="288" w:type="dxa"/>
          </w:tcPr>
          <w:p w14:paraId="69FB9AC2" w14:textId="77777777" w:rsidR="0094717B" w:rsidRDefault="0094717B" w:rsidP="0094717B">
            <w:pPr>
              <w:pStyle w:val="CopticCross"/>
            </w:pPr>
          </w:p>
        </w:tc>
        <w:tc>
          <w:tcPr>
            <w:tcW w:w="3960" w:type="dxa"/>
          </w:tcPr>
          <w:p w14:paraId="746CFB9C" w14:textId="77777777" w:rsidR="0094717B" w:rsidRDefault="0094717B" w:rsidP="0094717B">
            <w:pPr>
              <w:pStyle w:val="EngHangEnd"/>
            </w:pPr>
            <w:r>
              <w:t>We ask You, O Son of God…</w:t>
            </w:r>
          </w:p>
        </w:tc>
        <w:tc>
          <w:tcPr>
            <w:tcW w:w="288" w:type="dxa"/>
          </w:tcPr>
          <w:p w14:paraId="13FD8889" w14:textId="77777777" w:rsidR="0094717B" w:rsidRDefault="0094717B" w:rsidP="0094717B"/>
        </w:tc>
        <w:tc>
          <w:tcPr>
            <w:tcW w:w="288" w:type="dxa"/>
          </w:tcPr>
          <w:p w14:paraId="006BA2CD" w14:textId="77777777" w:rsidR="0094717B" w:rsidRDefault="0094717B" w:rsidP="0094717B">
            <w:pPr>
              <w:pStyle w:val="CopticCross"/>
            </w:pPr>
          </w:p>
        </w:tc>
        <w:tc>
          <w:tcPr>
            <w:tcW w:w="3960" w:type="dxa"/>
          </w:tcPr>
          <w:p w14:paraId="3C513A56" w14:textId="77777777" w:rsidR="0094717B" w:rsidRDefault="0094717B" w:rsidP="0094717B">
            <w:pPr>
              <w:pStyle w:val="CopticVersemulti-line"/>
            </w:pPr>
            <w:r>
              <w:t>Ⲧⲉⲛϯϩⲟ ⲉ̀ⲣⲟⲕ ⲱ̀ Ⲩⲓⲟⲥ Ⲑⲉⲟⲥ…</w:t>
            </w:r>
          </w:p>
        </w:tc>
      </w:tr>
    </w:tbl>
    <w:p w14:paraId="5CF3CE14" w14:textId="77777777" w:rsidR="0094717B" w:rsidRDefault="0094717B" w:rsidP="0094717B">
      <w:pPr>
        <w:pStyle w:val="Heading4"/>
      </w:pPr>
      <w:r>
        <w:lastRenderedPageBreak/>
        <w:t>The Aspasmos Batos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43D01221" w14:textId="77777777" w:rsidTr="0094717B">
        <w:trPr>
          <w:cantSplit/>
          <w:jc w:val="center"/>
        </w:trPr>
        <w:tc>
          <w:tcPr>
            <w:tcW w:w="288" w:type="dxa"/>
          </w:tcPr>
          <w:p w14:paraId="1035AE22" w14:textId="77777777" w:rsidR="0094717B" w:rsidRDefault="0094717B" w:rsidP="0094717B">
            <w:pPr>
              <w:pStyle w:val="CopticCross"/>
            </w:pPr>
          </w:p>
        </w:tc>
        <w:tc>
          <w:tcPr>
            <w:tcW w:w="3960" w:type="dxa"/>
          </w:tcPr>
          <w:p w14:paraId="0467AC7F" w14:textId="402C17CC" w:rsidR="0094717B" w:rsidRDefault="0094717B" w:rsidP="0094717B">
            <w:pPr>
              <w:pStyle w:val="EngHang"/>
            </w:pPr>
            <w:r>
              <w:t>He bowed down the heaven of heavens,</w:t>
            </w:r>
          </w:p>
          <w:p w14:paraId="7699BF74" w14:textId="1BFA0E18" w:rsidR="0094717B" w:rsidRDefault="0094717B" w:rsidP="0094717B">
            <w:pPr>
              <w:pStyle w:val="EngHang"/>
            </w:pPr>
            <w:r>
              <w:t>And descended to the Virgin’s womb;</w:t>
            </w:r>
          </w:p>
          <w:p w14:paraId="62FB7C45" w14:textId="08469BAE" w:rsidR="0094717B" w:rsidRDefault="0094717B" w:rsidP="0094717B">
            <w:pPr>
              <w:pStyle w:val="EngHang"/>
            </w:pPr>
            <w:r>
              <w:t>He became man like us,</w:t>
            </w:r>
          </w:p>
          <w:p w14:paraId="185130F2" w14:textId="55EE5106" w:rsidR="0094717B" w:rsidRDefault="0094717B" w:rsidP="0094717B">
            <w:pPr>
              <w:pStyle w:val="EngHangEnd"/>
            </w:pPr>
            <w:r>
              <w:t>Except for sin alone.</w:t>
            </w:r>
          </w:p>
        </w:tc>
        <w:tc>
          <w:tcPr>
            <w:tcW w:w="288" w:type="dxa"/>
          </w:tcPr>
          <w:p w14:paraId="7DCF7F37" w14:textId="77777777" w:rsidR="0094717B" w:rsidRDefault="0094717B" w:rsidP="0094717B"/>
        </w:tc>
        <w:tc>
          <w:tcPr>
            <w:tcW w:w="288" w:type="dxa"/>
          </w:tcPr>
          <w:p w14:paraId="1C504FE0" w14:textId="77777777" w:rsidR="0094717B" w:rsidRDefault="0094717B" w:rsidP="0094717B">
            <w:pPr>
              <w:pStyle w:val="CopticCross"/>
            </w:pPr>
          </w:p>
        </w:tc>
        <w:tc>
          <w:tcPr>
            <w:tcW w:w="3960" w:type="dxa"/>
          </w:tcPr>
          <w:p w14:paraId="038C7AAF" w14:textId="173C0EDF" w:rsidR="0094717B" w:rsidRDefault="0094717B" w:rsidP="0094717B">
            <w:pPr>
              <w:pStyle w:val="CopticVersemulti-line"/>
            </w:pPr>
            <w:r>
              <w:t>Ⲁϥⲣⲉⲕ ⲛⲓⲫⲏⲟⲩⲓ ⲛ̀ⲧⲉ ⲛⲓⲫⲏⲟⲩⲓ:</w:t>
            </w:r>
          </w:p>
          <w:p w14:paraId="7613512F" w14:textId="68EDDC6E" w:rsidR="0094717B" w:rsidRDefault="0094717B" w:rsidP="0094717B">
            <w:pPr>
              <w:pStyle w:val="CopticVersemulti-line"/>
            </w:pPr>
            <w:r>
              <w:t>ⲁϥⲓ̀ ⲉ̀ⲑ̀ⲙⲏⲧⲣⲁ ⲛ̀ϯⲡⲁⲣⲑⲉⲛⲟⲥ:</w:t>
            </w:r>
          </w:p>
          <w:p w14:paraId="082E5CED" w14:textId="5872D0D8" w:rsidR="0094717B" w:rsidRDefault="0094717B" w:rsidP="0094717B">
            <w:pPr>
              <w:pStyle w:val="CopticVersemulti-line"/>
            </w:pPr>
            <w:r>
              <w:t>ⲁϥⲉⲣⲣⲱⲙⲓ ⲙ̀ⲡⲉⲛⲣⲏϯ:</w:t>
            </w:r>
          </w:p>
          <w:p w14:paraId="3F4B38D5" w14:textId="368B8D03" w:rsidR="0094717B" w:rsidRDefault="0094717B" w:rsidP="0094717B">
            <w:pPr>
              <w:pStyle w:val="CopticHangingVerse"/>
            </w:pPr>
            <w:r>
              <w:t>ϣⲁⲧⲉⲛ ⲫ̀ⲛⲟⲃⲓ ⲙ̀ⲙⲁⲩⲁⲧϥ.</w:t>
            </w:r>
          </w:p>
        </w:tc>
      </w:tr>
      <w:tr w:rsidR="0094717B" w14:paraId="68B47BAD" w14:textId="77777777" w:rsidTr="0094717B">
        <w:trPr>
          <w:cantSplit/>
          <w:jc w:val="center"/>
        </w:trPr>
        <w:tc>
          <w:tcPr>
            <w:tcW w:w="288" w:type="dxa"/>
          </w:tcPr>
          <w:p w14:paraId="20545228" w14:textId="77777777" w:rsidR="0094717B" w:rsidRDefault="0094717B" w:rsidP="0094717B">
            <w:pPr>
              <w:pStyle w:val="CopticCross"/>
            </w:pPr>
          </w:p>
        </w:tc>
        <w:tc>
          <w:tcPr>
            <w:tcW w:w="3960" w:type="dxa"/>
          </w:tcPr>
          <w:p w14:paraId="5DE09E06" w14:textId="77777777" w:rsidR="0094717B" w:rsidRDefault="0094717B" w:rsidP="0094717B">
            <w:pPr>
              <w:pStyle w:val="EngHang"/>
            </w:pPr>
            <w:r>
              <w:t>Alleluia, alleluia, alleluia.</w:t>
            </w:r>
          </w:p>
          <w:p w14:paraId="0D1B2FB0" w14:textId="77777777" w:rsidR="0094717B" w:rsidRDefault="0094717B" w:rsidP="0094717B">
            <w:pPr>
              <w:pStyle w:val="EngHang"/>
            </w:pPr>
            <w:r>
              <w:t>Jesus Christ, the Son of God,</w:t>
            </w:r>
          </w:p>
          <w:p w14:paraId="67012ECE" w14:textId="0274C007" w:rsidR="0094717B" w:rsidRDefault="0094717B" w:rsidP="0094717B">
            <w:pPr>
              <w:pStyle w:val="EngHang"/>
            </w:pPr>
            <w:r>
              <w:t>Was incarnate of the Virgin.</w:t>
            </w:r>
          </w:p>
          <w:p w14:paraId="08FC4BDC" w14:textId="0921A099" w:rsidR="0094717B" w:rsidRDefault="0094717B" w:rsidP="0094717B">
            <w:pPr>
              <w:pStyle w:val="EngHangEnd"/>
              <w:ind w:left="0" w:firstLine="0"/>
            </w:pPr>
            <w:r>
              <w:t>Save us and have mercy on us.</w:t>
            </w:r>
          </w:p>
        </w:tc>
        <w:tc>
          <w:tcPr>
            <w:tcW w:w="288" w:type="dxa"/>
          </w:tcPr>
          <w:p w14:paraId="51F6E261" w14:textId="77777777" w:rsidR="0094717B" w:rsidRDefault="0094717B" w:rsidP="0094717B"/>
        </w:tc>
        <w:tc>
          <w:tcPr>
            <w:tcW w:w="288" w:type="dxa"/>
          </w:tcPr>
          <w:p w14:paraId="07578A91" w14:textId="77777777" w:rsidR="0094717B" w:rsidRDefault="0094717B" w:rsidP="0094717B">
            <w:pPr>
              <w:pStyle w:val="CopticCross"/>
            </w:pPr>
          </w:p>
        </w:tc>
        <w:tc>
          <w:tcPr>
            <w:tcW w:w="3960" w:type="dxa"/>
          </w:tcPr>
          <w:p w14:paraId="446BA2A9" w14:textId="77777777" w:rsidR="0094717B" w:rsidRDefault="0094717B" w:rsidP="0094717B">
            <w:pPr>
              <w:pStyle w:val="CopticVersemulti-line"/>
            </w:pPr>
            <w:r>
              <w:t>Ⲁⲗⲗⲏⲗⲟⲩⲓⲁ: ⲁⲗⲗⲏⲗⲟⲩⲓⲁ: ⲁⲗⲗⲏⲗⲟⲩⲓⲁ.</w:t>
            </w:r>
          </w:p>
          <w:p w14:paraId="704BF9E5" w14:textId="77777777" w:rsidR="0094717B" w:rsidRDefault="0094717B" w:rsidP="0094717B">
            <w:pPr>
              <w:pStyle w:val="CopticVersemulti-line"/>
            </w:pPr>
            <w:r>
              <w:t>Ⲓⲏⲥⲟⲩⲥ Ⲡⲓⲭ̀ⲣⲓⲥⲧⲟⲥ Ⲡϣⲏⲣⲓ ⲙ̀Ⲫⲛⲟⲩϯ:</w:t>
            </w:r>
          </w:p>
          <w:p w14:paraId="2DBEB17D" w14:textId="5120C8E5" w:rsidR="0094717B" w:rsidRDefault="0094717B" w:rsidP="0094717B">
            <w:pPr>
              <w:pStyle w:val="CopticVersemulti-line"/>
            </w:pPr>
            <w:r>
              <w:t>ⲁϥϭⲓⲥⲁⲣⲝ ϧⲉⲛ ϯⲡⲁⲣⲑⲉⲛⲟⲥ:</w:t>
            </w:r>
          </w:p>
          <w:p w14:paraId="07ABE673" w14:textId="122FC3AB" w:rsidR="0094717B" w:rsidRDefault="00103BDA" w:rsidP="0094717B">
            <w:pPr>
              <w:pStyle w:val="CopticHangingVerse"/>
            </w:pPr>
            <w:r>
              <w:t>ⲥⲱϯ ⲙ̀ⲙⲟⲛ ⲟⲩⲟϩ ⲛⲁⲓ ⲛⲁⲛ</w:t>
            </w:r>
            <w:r w:rsidR="0094717B">
              <w:t>.</w:t>
            </w:r>
          </w:p>
        </w:tc>
      </w:tr>
      <w:tr w:rsidR="0094717B" w14:paraId="2D1DF3E2" w14:textId="77777777" w:rsidTr="0094717B">
        <w:trPr>
          <w:cantSplit/>
          <w:jc w:val="center"/>
        </w:trPr>
        <w:tc>
          <w:tcPr>
            <w:tcW w:w="288" w:type="dxa"/>
          </w:tcPr>
          <w:p w14:paraId="6EF99B00" w14:textId="77777777" w:rsidR="0094717B" w:rsidRDefault="0094717B" w:rsidP="0094717B">
            <w:pPr>
              <w:pStyle w:val="CopticCross"/>
            </w:pPr>
          </w:p>
        </w:tc>
        <w:tc>
          <w:tcPr>
            <w:tcW w:w="3960" w:type="dxa"/>
          </w:tcPr>
          <w:p w14:paraId="78BC3234" w14:textId="77777777" w:rsidR="0094717B" w:rsidRDefault="0094717B" w:rsidP="0094717B">
            <w:pPr>
              <w:pStyle w:val="EngHang"/>
            </w:pPr>
            <w:r>
              <w:t>Holy, holy, holy,</w:t>
            </w:r>
          </w:p>
          <w:p w14:paraId="66DEE19C" w14:textId="77777777" w:rsidR="0094717B" w:rsidRDefault="0094717B" w:rsidP="0094717B">
            <w:pPr>
              <w:pStyle w:val="EngHang"/>
            </w:pPr>
            <w:r>
              <w:t>Lord of Hosts.</w:t>
            </w:r>
          </w:p>
          <w:p w14:paraId="0F820D18" w14:textId="77777777" w:rsidR="0094717B" w:rsidRDefault="0094717B" w:rsidP="0094717B">
            <w:pPr>
              <w:pStyle w:val="EngHang"/>
            </w:pPr>
            <w:r>
              <w:t>Heaven and earth are full</w:t>
            </w:r>
          </w:p>
          <w:p w14:paraId="0B3D0905" w14:textId="77777777" w:rsidR="0094717B" w:rsidRDefault="0094717B" w:rsidP="0094717B">
            <w:pPr>
              <w:pStyle w:val="EngHangEnd"/>
            </w:pPr>
            <w:r>
              <w:t>Of Your holy glory.</w:t>
            </w:r>
          </w:p>
        </w:tc>
        <w:tc>
          <w:tcPr>
            <w:tcW w:w="288" w:type="dxa"/>
          </w:tcPr>
          <w:p w14:paraId="3F8FBA3E" w14:textId="77777777" w:rsidR="0094717B" w:rsidRDefault="0094717B" w:rsidP="0094717B"/>
        </w:tc>
        <w:tc>
          <w:tcPr>
            <w:tcW w:w="288" w:type="dxa"/>
          </w:tcPr>
          <w:p w14:paraId="07E8A38F" w14:textId="77777777" w:rsidR="0094717B" w:rsidRDefault="0094717B" w:rsidP="0094717B">
            <w:pPr>
              <w:pStyle w:val="CopticCross"/>
            </w:pPr>
          </w:p>
        </w:tc>
        <w:tc>
          <w:tcPr>
            <w:tcW w:w="3960" w:type="dxa"/>
          </w:tcPr>
          <w:p w14:paraId="02D75FEC" w14:textId="77777777" w:rsidR="0094717B" w:rsidRDefault="0094717B" w:rsidP="0094717B">
            <w:pPr>
              <w:pStyle w:val="CopticVersemulti-line"/>
            </w:pPr>
            <w:r>
              <w:t>Ϫⲉ ⲁ̀ⲅⲓⲟⲥ ⲁ̀ⲅⲓⲟⲥ ⲁ̀ⲅⲓⲟⲥ:</w:t>
            </w:r>
          </w:p>
          <w:p w14:paraId="1B879257" w14:textId="77777777" w:rsidR="0094717B" w:rsidRDefault="0094717B" w:rsidP="0094717B">
            <w:pPr>
              <w:pStyle w:val="CopticVersemulti-line"/>
            </w:pPr>
            <w:r>
              <w:t>Ⲕⲩⲣⲓⲟⲥ ⲥⲁⲃⲁⲱⲑ:</w:t>
            </w:r>
          </w:p>
          <w:p w14:paraId="3B05D086" w14:textId="77777777" w:rsidR="0094717B" w:rsidRDefault="0094717B" w:rsidP="0094717B">
            <w:pPr>
              <w:pStyle w:val="CopticVersemulti-line"/>
            </w:pPr>
            <w:r>
              <w:t>ⲛ̀ⲗⲏⲡⲏⲥ ⲟ̀ ⲟⲩⲣⲁⲛⲟⲥ ⲕⲉ ⲏ̀ ⲅⲏ</w:t>
            </w:r>
          </w:p>
          <w:p w14:paraId="691D8902" w14:textId="77777777" w:rsidR="0094717B" w:rsidRDefault="0094717B" w:rsidP="0094717B">
            <w:pPr>
              <w:pStyle w:val="CopticHangingVerse"/>
            </w:pPr>
            <w:r>
              <w:t>ⲧⲏⲥ ⲁ̀ⲅⲓⲁⲥ ⲥⲟⲩ ⲇⲟⲝⲏⲥ.</w:t>
            </w:r>
          </w:p>
        </w:tc>
      </w:tr>
    </w:tbl>
    <w:p w14:paraId="601BA751" w14:textId="77777777" w:rsidR="0094717B" w:rsidRPr="008712A7" w:rsidRDefault="0094717B" w:rsidP="0094717B">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4717B" w14:paraId="2D7A7787" w14:textId="77777777" w:rsidTr="0094717B">
        <w:trPr>
          <w:cantSplit/>
          <w:jc w:val="center"/>
        </w:trPr>
        <w:tc>
          <w:tcPr>
            <w:tcW w:w="288" w:type="dxa"/>
          </w:tcPr>
          <w:p w14:paraId="1FEEAA37" w14:textId="77777777" w:rsidR="0094717B" w:rsidRDefault="0094717B" w:rsidP="0094717B">
            <w:pPr>
              <w:pStyle w:val="CopticCross"/>
            </w:pPr>
          </w:p>
        </w:tc>
        <w:tc>
          <w:tcPr>
            <w:tcW w:w="3960" w:type="dxa"/>
          </w:tcPr>
          <w:p w14:paraId="2204C704" w14:textId="585A608A" w:rsidR="0094717B" w:rsidRDefault="0094717B" w:rsidP="0094717B">
            <w:pPr>
              <w:pStyle w:val="EngHangEnd"/>
            </w:pPr>
            <w:r>
              <w:t>… “Our Lord Jesus Christ, the Son of God, was incarnate of the Virgin.” …</w:t>
            </w:r>
          </w:p>
        </w:tc>
        <w:tc>
          <w:tcPr>
            <w:tcW w:w="288" w:type="dxa"/>
          </w:tcPr>
          <w:p w14:paraId="2C539F6C" w14:textId="77777777" w:rsidR="0094717B" w:rsidRDefault="0094717B" w:rsidP="0094717B"/>
        </w:tc>
        <w:tc>
          <w:tcPr>
            <w:tcW w:w="288" w:type="dxa"/>
          </w:tcPr>
          <w:p w14:paraId="1F17CA34" w14:textId="77777777" w:rsidR="0094717B" w:rsidRDefault="0094717B" w:rsidP="0094717B">
            <w:pPr>
              <w:pStyle w:val="CopticCross"/>
            </w:pPr>
          </w:p>
        </w:tc>
        <w:tc>
          <w:tcPr>
            <w:tcW w:w="3960" w:type="dxa"/>
          </w:tcPr>
          <w:p w14:paraId="6EB4E9CE" w14:textId="336BD676" w:rsidR="0094717B" w:rsidRPr="00C35319" w:rsidRDefault="0094717B" w:rsidP="0094717B">
            <w:pPr>
              <w:pStyle w:val="CopticHangingVerse"/>
            </w:pPr>
            <w:r>
              <w:t>… ⲁϥϭⲓⲥⲁⲣⲝ ϧⲉⲛ ϯⲡⲁⲣⲑⲉⲛⲟⲥ …</w:t>
            </w:r>
          </w:p>
        </w:tc>
      </w:tr>
    </w:tbl>
    <w:p w14:paraId="27E43C8A" w14:textId="77777777" w:rsidR="00481AE5" w:rsidRDefault="00481AE5" w:rsidP="00481AE5">
      <w:pPr>
        <w:pStyle w:val="Heading3"/>
      </w:pPr>
      <w:bookmarkStart w:id="1714" w:name="_Ref485107608"/>
      <w:bookmarkStart w:id="1715" w:name="_Toc485884601"/>
      <w:r>
        <w:t xml:space="preserve">March 26 / Phamenoth 30: </w:t>
      </w:r>
      <w:r w:rsidR="00D31016">
        <w:t>Arch</w:t>
      </w:r>
      <w:r>
        <w:t>angel Gabriel</w:t>
      </w:r>
      <w:bookmarkEnd w:id="1713"/>
      <w:bookmarkEnd w:id="1714"/>
      <w:bookmarkEnd w:id="1715"/>
    </w:p>
    <w:p w14:paraId="79F33061" w14:textId="6303C03F"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E2EAC">
        <w:rPr>
          <w:noProof/>
        </w:rPr>
        <w:t>838</w:t>
      </w:r>
      <w:r w:rsidR="002409EF">
        <w:fldChar w:fldCharType="end"/>
      </w:r>
      <w:r>
        <w:t xml:space="preserve">, </w:t>
      </w:r>
      <w:r w:rsidR="002409EF">
        <w:fldChar w:fldCharType="begin"/>
      </w:r>
      <w:r w:rsidR="002409EF">
        <w:instrText xml:space="preserve"> REF _Ref434487984 \h </w:instrText>
      </w:r>
      <w:r w:rsidR="002409EF">
        <w:fldChar w:fldCharType="separate"/>
      </w:r>
      <w:r w:rsidR="000E2EAC">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E2EAC">
        <w:rPr>
          <w:noProof/>
        </w:rPr>
        <w:t>796</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E2EAC">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E2EAC">
        <w:rPr>
          <w:noProof/>
        </w:rPr>
        <w:t>1066</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0F23A049" w:rsidR="00072324" w:rsidRDefault="00072324" w:rsidP="00072324">
      <w:pPr>
        <w:pStyle w:val="Heading3"/>
      </w:pPr>
      <w:bookmarkStart w:id="1716" w:name="_Toc485884602"/>
      <w:r>
        <w:lastRenderedPageBreak/>
        <w:t xml:space="preserve">March 28 / Pharamuthi 2: Martyrdom of St. James </w:t>
      </w:r>
      <w:r w:rsidR="008762FF">
        <w:t xml:space="preserve">the son of </w:t>
      </w:r>
      <w:r w:rsidR="002E495E">
        <w:t>Zebedee</w:t>
      </w:r>
      <w:r>
        <w:t>, the Apostle</w:t>
      </w:r>
      <w:bookmarkEnd w:id="1716"/>
    </w:p>
    <w:p w14:paraId="2200D664" w14:textId="7D66C84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D93653">
        <w:t xml:space="preserve"> The son of Zebedee, the brother of St. John the Theologian. Not the son of Alphaeus, or the Brother of the Lord.</w:t>
      </w:r>
    </w:p>
    <w:p w14:paraId="1BAC3BF2" w14:textId="04217512" w:rsidR="00894260" w:rsidRDefault="00894260" w:rsidP="00894260">
      <w:pPr>
        <w:pStyle w:val="Heading4"/>
      </w:pPr>
      <w:bookmarkStart w:id="1717" w:name="_Ref485883519"/>
      <w:r>
        <w:t>The Doxology for St. James the Son of Zebedee</w:t>
      </w:r>
      <w:r>
        <w:rPr>
          <w:rStyle w:val="FootnoteReference"/>
        </w:rPr>
        <w:footnoteReference w:id="1059"/>
      </w:r>
      <w:bookmarkEnd w:id="17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124E7D6F" w14:textId="77777777" w:rsidTr="00894260">
        <w:trPr>
          <w:cantSplit/>
          <w:jc w:val="center"/>
        </w:trPr>
        <w:tc>
          <w:tcPr>
            <w:tcW w:w="288" w:type="dxa"/>
          </w:tcPr>
          <w:p w14:paraId="39846138" w14:textId="77777777" w:rsidR="00894260" w:rsidRDefault="00894260" w:rsidP="00894260">
            <w:pPr>
              <w:pStyle w:val="CopticCross"/>
            </w:pPr>
          </w:p>
        </w:tc>
        <w:tc>
          <w:tcPr>
            <w:tcW w:w="3960" w:type="dxa"/>
          </w:tcPr>
          <w:p w14:paraId="169BBD91" w14:textId="6C4707FF" w:rsidR="00894260" w:rsidRDefault="00894260" w:rsidP="00894260">
            <w:pPr>
              <w:pStyle w:val="EngHang"/>
              <w:rPr>
                <w:shd w:val="clear" w:color="auto" w:fill="FFFFFF"/>
              </w:rPr>
            </w:pPr>
            <w:r>
              <w:rPr>
                <w:shd w:val="clear" w:color="auto" w:fill="FFFFFF"/>
              </w:rPr>
              <w:t>A true soldier</w:t>
            </w:r>
          </w:p>
          <w:p w14:paraId="7C0ABA6B" w14:textId="7CB79FBC" w:rsidR="00894260" w:rsidRDefault="00894260" w:rsidP="00894260">
            <w:pPr>
              <w:pStyle w:val="EngHang"/>
              <w:rPr>
                <w:shd w:val="clear" w:color="auto" w:fill="FFFFFF"/>
              </w:rPr>
            </w:pPr>
            <w:r>
              <w:rPr>
                <w:shd w:val="clear" w:color="auto" w:fill="FFFFFF"/>
              </w:rPr>
              <w:t>Of the true Lord,</w:t>
            </w:r>
          </w:p>
          <w:p w14:paraId="2B77FA37" w14:textId="0A8ADA77" w:rsidR="00894260" w:rsidRDefault="00894260" w:rsidP="00894260">
            <w:pPr>
              <w:pStyle w:val="EngHang"/>
              <w:rPr>
                <w:shd w:val="clear" w:color="auto" w:fill="FFFFFF"/>
              </w:rPr>
            </w:pPr>
            <w:r>
              <w:rPr>
                <w:shd w:val="clear" w:color="auto" w:fill="FFFFFF"/>
              </w:rPr>
              <w:t>You were counted among</w:t>
            </w:r>
          </w:p>
          <w:p w14:paraId="6FC415E0" w14:textId="2BEFF26A" w:rsidR="00894260" w:rsidRDefault="00894260" w:rsidP="00894260">
            <w:pPr>
              <w:pStyle w:val="EngHangEnd"/>
            </w:pPr>
            <w:r>
              <w:rPr>
                <w:shd w:val="clear" w:color="auto" w:fill="FFFFFF"/>
              </w:rPr>
              <w:t>The choir of the Apostles.</w:t>
            </w:r>
          </w:p>
        </w:tc>
        <w:tc>
          <w:tcPr>
            <w:tcW w:w="288" w:type="dxa"/>
          </w:tcPr>
          <w:p w14:paraId="5088270A" w14:textId="77777777" w:rsidR="00894260" w:rsidRDefault="00894260" w:rsidP="00894260"/>
        </w:tc>
      </w:tr>
      <w:tr w:rsidR="00894260" w14:paraId="2300E390" w14:textId="77777777" w:rsidTr="00894260">
        <w:trPr>
          <w:cantSplit/>
          <w:jc w:val="center"/>
        </w:trPr>
        <w:tc>
          <w:tcPr>
            <w:tcW w:w="288" w:type="dxa"/>
          </w:tcPr>
          <w:p w14:paraId="682EB3C9" w14:textId="77777777" w:rsidR="00894260" w:rsidRDefault="00894260" w:rsidP="00894260">
            <w:pPr>
              <w:pStyle w:val="CopticCross"/>
            </w:pPr>
            <w:r w:rsidRPr="00FB5ACB">
              <w:t>¿</w:t>
            </w:r>
          </w:p>
        </w:tc>
        <w:tc>
          <w:tcPr>
            <w:tcW w:w="3960" w:type="dxa"/>
          </w:tcPr>
          <w:p w14:paraId="5E4C0FCC" w14:textId="3B75A56E" w:rsidR="00894260" w:rsidRDefault="00894260" w:rsidP="00894260">
            <w:pPr>
              <w:pStyle w:val="EngHang"/>
              <w:rPr>
                <w:shd w:val="clear" w:color="auto" w:fill="FFFFFF"/>
              </w:rPr>
            </w:pPr>
            <w:r>
              <w:rPr>
                <w:shd w:val="clear" w:color="auto" w:fill="FFFFFF"/>
              </w:rPr>
              <w:t>Together with your brother,</w:t>
            </w:r>
          </w:p>
          <w:p w14:paraId="2B585364" w14:textId="714993CF" w:rsidR="00894260" w:rsidRDefault="00894260" w:rsidP="00894260">
            <w:pPr>
              <w:pStyle w:val="EngHang"/>
              <w:rPr>
                <w:shd w:val="clear" w:color="auto" w:fill="FFFFFF"/>
              </w:rPr>
            </w:pPr>
            <w:r>
              <w:rPr>
                <w:shd w:val="clear" w:color="auto" w:fill="FFFFFF"/>
              </w:rPr>
              <w:t>O Apostle James,</w:t>
            </w:r>
          </w:p>
          <w:p w14:paraId="2EB85001" w14:textId="2E6AF425" w:rsidR="00894260" w:rsidRDefault="00894260" w:rsidP="00894260">
            <w:pPr>
              <w:pStyle w:val="EngHang"/>
              <w:rPr>
                <w:shd w:val="clear" w:color="auto" w:fill="FFFFFF"/>
              </w:rPr>
            </w:pPr>
            <w:r>
              <w:rPr>
                <w:shd w:val="clear" w:color="auto" w:fill="FFFFFF"/>
              </w:rPr>
              <w:t>You clung wholeheartedly</w:t>
            </w:r>
          </w:p>
          <w:p w14:paraId="2706E3D2" w14:textId="503B40AE" w:rsidR="00894260" w:rsidRDefault="00894260" w:rsidP="00894260">
            <w:pPr>
              <w:pStyle w:val="EngHangEnd"/>
            </w:pPr>
            <w:r>
              <w:rPr>
                <w:shd w:val="clear" w:color="auto" w:fill="FFFFFF"/>
              </w:rPr>
              <w:t>To the Saviour.</w:t>
            </w:r>
          </w:p>
        </w:tc>
        <w:tc>
          <w:tcPr>
            <w:tcW w:w="288" w:type="dxa"/>
          </w:tcPr>
          <w:p w14:paraId="4E5EB98B" w14:textId="77777777" w:rsidR="00894260" w:rsidRDefault="00894260" w:rsidP="00894260"/>
        </w:tc>
      </w:tr>
      <w:tr w:rsidR="00894260" w14:paraId="5159643B" w14:textId="77777777" w:rsidTr="00894260">
        <w:trPr>
          <w:cantSplit/>
          <w:jc w:val="center"/>
        </w:trPr>
        <w:tc>
          <w:tcPr>
            <w:tcW w:w="288" w:type="dxa"/>
          </w:tcPr>
          <w:p w14:paraId="7426CB86" w14:textId="77777777" w:rsidR="00894260" w:rsidRPr="00FB5ACB" w:rsidRDefault="00894260" w:rsidP="00894260">
            <w:pPr>
              <w:pStyle w:val="CopticCross"/>
            </w:pPr>
          </w:p>
        </w:tc>
        <w:tc>
          <w:tcPr>
            <w:tcW w:w="3960" w:type="dxa"/>
          </w:tcPr>
          <w:p w14:paraId="3953E433" w14:textId="2D3EE89F" w:rsidR="00894260" w:rsidRDefault="00894260" w:rsidP="00894260">
            <w:pPr>
              <w:pStyle w:val="EngHang"/>
              <w:rPr>
                <w:shd w:val="clear" w:color="auto" w:fill="FFFFFF"/>
              </w:rPr>
            </w:pPr>
            <w:r>
              <w:rPr>
                <w:shd w:val="clear" w:color="auto" w:fill="FFFFFF"/>
              </w:rPr>
              <w:t>Armed with the power of the Spirit,</w:t>
            </w:r>
          </w:p>
          <w:p w14:paraId="0FC0C056" w14:textId="208CA56D" w:rsidR="00894260" w:rsidRDefault="00894260" w:rsidP="00894260">
            <w:pPr>
              <w:pStyle w:val="EngHang"/>
              <w:rPr>
                <w:shd w:val="clear" w:color="auto" w:fill="FFFFFF"/>
              </w:rPr>
            </w:pPr>
            <w:r>
              <w:rPr>
                <w:shd w:val="clear" w:color="auto" w:fill="FFFFFF"/>
              </w:rPr>
              <w:t>You preached Him to all,</w:t>
            </w:r>
          </w:p>
          <w:p w14:paraId="26816EF1" w14:textId="77777777" w:rsidR="00894260" w:rsidRDefault="00894260" w:rsidP="00894260">
            <w:pPr>
              <w:pStyle w:val="EngHang"/>
              <w:rPr>
                <w:shd w:val="clear" w:color="auto" w:fill="FFFFFF"/>
              </w:rPr>
            </w:pPr>
            <w:r>
              <w:rPr>
                <w:shd w:val="clear" w:color="auto" w:fill="FFFFFF"/>
              </w:rPr>
              <w:t>And were slain by the sword,</w:t>
            </w:r>
          </w:p>
          <w:p w14:paraId="1FC85C58" w14:textId="7D2D5061" w:rsidR="00894260" w:rsidRDefault="00894260" w:rsidP="00894260">
            <w:pPr>
              <w:pStyle w:val="EngEnd"/>
              <w:rPr>
                <w:shd w:val="clear" w:color="auto" w:fill="FFFFFF"/>
              </w:rPr>
            </w:pPr>
            <w:r>
              <w:rPr>
                <w:shd w:val="clear" w:color="auto" w:fill="FFFFFF"/>
              </w:rPr>
              <w:t>So we sing your praises!</w:t>
            </w:r>
          </w:p>
        </w:tc>
        <w:tc>
          <w:tcPr>
            <w:tcW w:w="288" w:type="dxa"/>
          </w:tcPr>
          <w:p w14:paraId="648B5C1B" w14:textId="77777777" w:rsidR="00894260" w:rsidRDefault="00894260" w:rsidP="00894260"/>
        </w:tc>
      </w:tr>
      <w:tr w:rsidR="00894260" w14:paraId="3D495645" w14:textId="77777777" w:rsidTr="00894260">
        <w:trPr>
          <w:cantSplit/>
          <w:jc w:val="center"/>
        </w:trPr>
        <w:tc>
          <w:tcPr>
            <w:tcW w:w="288" w:type="dxa"/>
          </w:tcPr>
          <w:p w14:paraId="6D66FEE7" w14:textId="77777777" w:rsidR="00894260" w:rsidRDefault="00894260" w:rsidP="00894260">
            <w:pPr>
              <w:pStyle w:val="CopticCross"/>
            </w:pPr>
            <w:r w:rsidRPr="00FB5ACB">
              <w:t>¿</w:t>
            </w:r>
          </w:p>
        </w:tc>
        <w:tc>
          <w:tcPr>
            <w:tcW w:w="3960" w:type="dxa"/>
          </w:tcPr>
          <w:p w14:paraId="7DAD4499" w14:textId="396D0D65" w:rsidR="00894260" w:rsidRDefault="00894260" w:rsidP="00894260">
            <w:pPr>
              <w:pStyle w:val="EngHang"/>
              <w:rPr>
                <w:shd w:val="clear" w:color="auto" w:fill="FFFFFF"/>
              </w:rPr>
            </w:pPr>
            <w:r>
              <w:rPr>
                <w:shd w:val="clear" w:color="auto" w:fill="FFFFFF"/>
              </w:rPr>
              <w:t>You were an elect,</w:t>
            </w:r>
          </w:p>
          <w:p w14:paraId="27A7B0F6" w14:textId="28347E60" w:rsidR="00894260" w:rsidRDefault="00894260" w:rsidP="00894260">
            <w:pPr>
              <w:pStyle w:val="EngHang"/>
              <w:rPr>
                <w:shd w:val="clear" w:color="auto" w:fill="FFFFFF"/>
              </w:rPr>
            </w:pPr>
            <w:r>
              <w:rPr>
                <w:shd w:val="clear" w:color="auto" w:fill="FFFFFF"/>
              </w:rPr>
              <w:t>Chosen Apostle of Christ,</w:t>
            </w:r>
          </w:p>
          <w:p w14:paraId="00E0F5C1" w14:textId="74F9DBE8" w:rsidR="00894260" w:rsidRDefault="00894260" w:rsidP="00894260">
            <w:pPr>
              <w:pStyle w:val="EngHang"/>
              <w:rPr>
                <w:shd w:val="clear" w:color="auto" w:fill="FFFFFF"/>
              </w:rPr>
            </w:pPr>
            <w:r>
              <w:rPr>
                <w:shd w:val="clear" w:color="auto" w:fill="FFFFFF"/>
              </w:rPr>
              <w:t>And the only brother to</w:t>
            </w:r>
          </w:p>
          <w:p w14:paraId="7B2DAE5E" w14:textId="26D340A0" w:rsidR="00894260" w:rsidRDefault="00894260" w:rsidP="00894260">
            <w:pPr>
              <w:pStyle w:val="EngHangEnd"/>
              <w:ind w:left="0" w:firstLine="0"/>
            </w:pPr>
            <w:r>
              <w:rPr>
                <w:shd w:val="clear" w:color="auto" w:fill="FFFFFF"/>
              </w:rPr>
              <w:t>The beloved Theologian.</w:t>
            </w:r>
          </w:p>
        </w:tc>
        <w:tc>
          <w:tcPr>
            <w:tcW w:w="288" w:type="dxa"/>
          </w:tcPr>
          <w:p w14:paraId="2287580B" w14:textId="77777777" w:rsidR="00894260" w:rsidRDefault="00894260" w:rsidP="00894260"/>
        </w:tc>
      </w:tr>
      <w:tr w:rsidR="00894260" w14:paraId="50C9D84D" w14:textId="77777777" w:rsidTr="00894260">
        <w:trPr>
          <w:cantSplit/>
          <w:jc w:val="center"/>
        </w:trPr>
        <w:tc>
          <w:tcPr>
            <w:tcW w:w="288" w:type="dxa"/>
          </w:tcPr>
          <w:p w14:paraId="417F585A" w14:textId="77777777" w:rsidR="00894260" w:rsidRDefault="00894260" w:rsidP="00894260">
            <w:pPr>
              <w:pStyle w:val="CopticCross"/>
            </w:pPr>
          </w:p>
        </w:tc>
        <w:tc>
          <w:tcPr>
            <w:tcW w:w="3960" w:type="dxa"/>
          </w:tcPr>
          <w:p w14:paraId="14CD591A" w14:textId="533EA9FD" w:rsidR="00894260" w:rsidRDefault="00894260" w:rsidP="00894260">
            <w:pPr>
              <w:pStyle w:val="EngHang"/>
              <w:rPr>
                <w:shd w:val="clear" w:color="auto" w:fill="FFFFFF"/>
              </w:rPr>
            </w:pPr>
            <w:r>
              <w:rPr>
                <w:shd w:val="clear" w:color="auto" w:fill="FFFFFF"/>
              </w:rPr>
              <w:t>You heard the voice of God</w:t>
            </w:r>
          </w:p>
          <w:p w14:paraId="260C3530" w14:textId="7F7B89EF" w:rsidR="00894260" w:rsidRDefault="00894260" w:rsidP="00894260">
            <w:pPr>
              <w:pStyle w:val="EngHang"/>
              <w:rPr>
                <w:shd w:val="clear" w:color="auto" w:fill="FFFFFF"/>
              </w:rPr>
            </w:pPr>
            <w:r>
              <w:rPr>
                <w:shd w:val="clear" w:color="auto" w:fill="FFFFFF"/>
              </w:rPr>
              <w:t>Calling you,</w:t>
            </w:r>
          </w:p>
          <w:p w14:paraId="416785FE" w14:textId="7994B1AB" w:rsidR="00894260" w:rsidRDefault="00894260" w:rsidP="00894260">
            <w:pPr>
              <w:pStyle w:val="EngHang"/>
              <w:rPr>
                <w:shd w:val="clear" w:color="auto" w:fill="FFFFFF"/>
              </w:rPr>
            </w:pPr>
            <w:r>
              <w:rPr>
                <w:shd w:val="clear" w:color="auto" w:fill="FFFFFF"/>
              </w:rPr>
              <w:t>And turned away from</w:t>
            </w:r>
          </w:p>
          <w:p w14:paraId="24DFF81D" w14:textId="2B124F39" w:rsidR="00894260" w:rsidRDefault="00894260" w:rsidP="00894260">
            <w:pPr>
              <w:pStyle w:val="EngHangEnd"/>
            </w:pPr>
            <w:r>
              <w:rPr>
                <w:shd w:val="clear" w:color="auto" w:fill="FFFFFF"/>
              </w:rPr>
              <w:t>The love of your father.</w:t>
            </w:r>
          </w:p>
        </w:tc>
        <w:tc>
          <w:tcPr>
            <w:tcW w:w="288" w:type="dxa"/>
          </w:tcPr>
          <w:p w14:paraId="3F3E36D1" w14:textId="77777777" w:rsidR="00894260" w:rsidRDefault="00894260" w:rsidP="00894260"/>
        </w:tc>
      </w:tr>
      <w:tr w:rsidR="00894260" w14:paraId="4E238D5D" w14:textId="77777777" w:rsidTr="00894260">
        <w:trPr>
          <w:cantSplit/>
          <w:jc w:val="center"/>
        </w:trPr>
        <w:tc>
          <w:tcPr>
            <w:tcW w:w="288" w:type="dxa"/>
          </w:tcPr>
          <w:p w14:paraId="6E908234" w14:textId="5E191202" w:rsidR="00894260" w:rsidRDefault="00894260" w:rsidP="00894260">
            <w:pPr>
              <w:pStyle w:val="CopticCross"/>
            </w:pPr>
            <w:r w:rsidRPr="00FB5ACB">
              <w:lastRenderedPageBreak/>
              <w:t>¿</w:t>
            </w:r>
          </w:p>
        </w:tc>
        <w:tc>
          <w:tcPr>
            <w:tcW w:w="3960" w:type="dxa"/>
          </w:tcPr>
          <w:p w14:paraId="0DF6FBBA" w14:textId="77777777" w:rsidR="00894260" w:rsidRDefault="00894260" w:rsidP="00894260">
            <w:pPr>
              <w:pStyle w:val="EngHang"/>
              <w:rPr>
                <w:shd w:val="clear" w:color="auto" w:fill="FFFFFF"/>
              </w:rPr>
            </w:pPr>
            <w:r>
              <w:rPr>
                <w:shd w:val="clear" w:color="auto" w:fill="FFFFFF"/>
              </w:rPr>
              <w:t>Together with your brother,</w:t>
            </w:r>
          </w:p>
          <w:p w14:paraId="545D2119" w14:textId="77777777" w:rsidR="00894260" w:rsidRDefault="00894260" w:rsidP="00894260">
            <w:pPr>
              <w:pStyle w:val="EngHang"/>
              <w:rPr>
                <w:shd w:val="clear" w:color="auto" w:fill="FFFFFF"/>
              </w:rPr>
            </w:pPr>
            <w:r>
              <w:rPr>
                <w:shd w:val="clear" w:color="auto" w:fill="FFFFFF"/>
              </w:rPr>
              <w:t>You hurried after Christ,</w:t>
            </w:r>
          </w:p>
          <w:p w14:paraId="62E386D8" w14:textId="77777777" w:rsidR="00894260" w:rsidRDefault="00894260" w:rsidP="00894260">
            <w:pPr>
              <w:pStyle w:val="EngHang"/>
              <w:rPr>
                <w:shd w:val="clear" w:color="auto" w:fill="FFFFFF"/>
              </w:rPr>
            </w:pPr>
            <w:r>
              <w:rPr>
                <w:shd w:val="clear" w:color="auto" w:fill="FFFFFF"/>
              </w:rPr>
              <w:t>And were counted with him worthy</w:t>
            </w:r>
          </w:p>
          <w:p w14:paraId="38DFF6DB" w14:textId="0000DF38" w:rsidR="00894260" w:rsidRDefault="00894260" w:rsidP="00894260">
            <w:pPr>
              <w:pStyle w:val="EngHangEnd"/>
              <w:rPr>
                <w:shd w:val="clear" w:color="auto" w:fill="FFFFFF"/>
              </w:rPr>
            </w:pPr>
            <w:r>
              <w:rPr>
                <w:shd w:val="clear" w:color="auto" w:fill="FFFFFF"/>
              </w:rPr>
              <w:t>To behold the Lord’s Transfiguration!</w:t>
            </w:r>
          </w:p>
        </w:tc>
        <w:tc>
          <w:tcPr>
            <w:tcW w:w="288" w:type="dxa"/>
          </w:tcPr>
          <w:p w14:paraId="030E140B" w14:textId="77777777" w:rsidR="00894260" w:rsidRDefault="00894260" w:rsidP="00894260"/>
        </w:tc>
      </w:tr>
      <w:tr w:rsidR="00894260" w14:paraId="214CBBEA" w14:textId="77777777" w:rsidTr="00894260">
        <w:trPr>
          <w:cantSplit/>
          <w:jc w:val="center"/>
        </w:trPr>
        <w:tc>
          <w:tcPr>
            <w:tcW w:w="288" w:type="dxa"/>
          </w:tcPr>
          <w:p w14:paraId="7FC50374" w14:textId="77777777" w:rsidR="00894260" w:rsidRDefault="00894260" w:rsidP="00894260">
            <w:pPr>
              <w:pStyle w:val="CopticCross"/>
            </w:pPr>
          </w:p>
        </w:tc>
        <w:tc>
          <w:tcPr>
            <w:tcW w:w="3960" w:type="dxa"/>
          </w:tcPr>
          <w:p w14:paraId="347E2F28" w14:textId="77777777" w:rsidR="00894260" w:rsidRDefault="00894260" w:rsidP="00894260">
            <w:pPr>
              <w:pStyle w:val="EngHang"/>
              <w:rPr>
                <w:shd w:val="clear" w:color="auto" w:fill="FFFFFF"/>
              </w:rPr>
            </w:pPr>
            <w:r>
              <w:rPr>
                <w:shd w:val="clear" w:color="auto" w:fill="FFFFFF"/>
              </w:rPr>
              <w:t>Pray to the Lord on our behalf,</w:t>
            </w:r>
          </w:p>
          <w:p w14:paraId="6CAFA344" w14:textId="77777777" w:rsidR="00894260" w:rsidRDefault="00894260" w:rsidP="00894260">
            <w:pPr>
              <w:pStyle w:val="EngHang"/>
              <w:rPr>
                <w:shd w:val="clear" w:color="auto" w:fill="FFFFFF"/>
              </w:rPr>
            </w:pPr>
            <w:r>
              <w:rPr>
                <w:shd w:val="clear" w:color="auto" w:fill="FFFFFF"/>
              </w:rPr>
              <w:t>My lord and father, the Apostle,</w:t>
            </w:r>
          </w:p>
          <w:p w14:paraId="227D2FB6" w14:textId="77777777" w:rsidR="00894260" w:rsidRDefault="00894260" w:rsidP="00894260">
            <w:pPr>
              <w:pStyle w:val="EngHang"/>
              <w:rPr>
                <w:shd w:val="clear" w:color="auto" w:fill="FFFFFF"/>
              </w:rPr>
            </w:pPr>
            <w:r>
              <w:rPr>
                <w:shd w:val="clear" w:color="auto" w:fill="FFFFFF"/>
              </w:rPr>
              <w:t>James the son of Zebedee,</w:t>
            </w:r>
          </w:p>
          <w:p w14:paraId="44226423" w14:textId="5CEE9864" w:rsidR="00894260" w:rsidRDefault="00894260" w:rsidP="00894260">
            <w:pPr>
              <w:pStyle w:val="EngHangEnd"/>
              <w:rPr>
                <w:shd w:val="clear" w:color="auto" w:fill="FFFFFF"/>
              </w:rPr>
            </w:pPr>
            <w:r>
              <w:rPr>
                <w:shd w:val="clear" w:color="auto" w:fill="FFFFFF"/>
              </w:rPr>
              <w:t>That He may forgive us our sins.</w:t>
            </w:r>
          </w:p>
        </w:tc>
        <w:tc>
          <w:tcPr>
            <w:tcW w:w="288" w:type="dxa"/>
          </w:tcPr>
          <w:p w14:paraId="76687B3D" w14:textId="77777777" w:rsidR="00894260" w:rsidRDefault="00894260" w:rsidP="00894260"/>
        </w:tc>
      </w:tr>
    </w:tbl>
    <w:p w14:paraId="7D517799" w14:textId="77777777" w:rsidR="00B05D74" w:rsidRPr="00B05D74" w:rsidRDefault="00B05D74" w:rsidP="00B05D74"/>
    <w:p w14:paraId="152D7706" w14:textId="77777777" w:rsidR="00495F1A" w:rsidRDefault="00495F1A" w:rsidP="00495F1A">
      <w:pPr>
        <w:pStyle w:val="Heading2"/>
        <w:rPr>
          <w:rFonts w:ascii="FreeSerifAvvaShenouda" w:hAnsi="FreeSerifAvvaShenouda" w:cs="FreeSerifAvvaShenouda"/>
        </w:rPr>
      </w:pPr>
      <w:bookmarkStart w:id="1718" w:name="_Toc485884452"/>
      <w:bookmarkStart w:id="1719" w:name="April"/>
      <w:bookmarkEnd w:id="1663"/>
      <w:r>
        <w:lastRenderedPageBreak/>
        <w:t>April</w:t>
      </w:r>
      <w:bookmarkEnd w:id="1703"/>
      <w:bookmarkEnd w:id="1704"/>
      <w:bookmarkEnd w:id="170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718"/>
    </w:p>
    <w:sdt>
      <w:sdtPr>
        <w:id w:val="637921212"/>
        <w:docPartObj>
          <w:docPartGallery w:val="Table of Contents"/>
          <w:docPartUnique/>
        </w:docPartObj>
      </w:sdtPr>
      <w:sdtEndPr>
        <w:rPr>
          <w:b/>
          <w:bCs/>
          <w:noProof/>
        </w:rPr>
      </w:sdtEndPr>
      <w:sdtContent>
        <w:p w14:paraId="26108D6A" w14:textId="0F7CA6E4"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85884603" w:history="1">
            <w:r w:rsidR="00710C7C" w:rsidRPr="00A3061D">
              <w:rPr>
                <w:rStyle w:val="Hyperlink"/>
                <w:noProof/>
              </w:rPr>
              <w:t>April 1 / Pharamuthi 6: Saint Mary of Egypt</w:t>
            </w:r>
            <w:r w:rsidR="00710C7C">
              <w:rPr>
                <w:noProof/>
                <w:webHidden/>
              </w:rPr>
              <w:tab/>
            </w:r>
            <w:r w:rsidR="00710C7C">
              <w:rPr>
                <w:noProof/>
                <w:webHidden/>
              </w:rPr>
              <w:fldChar w:fldCharType="begin"/>
            </w:r>
            <w:r w:rsidR="00710C7C">
              <w:rPr>
                <w:noProof/>
                <w:webHidden/>
              </w:rPr>
              <w:instrText xml:space="preserve"> PAGEREF _Toc485884603 \h </w:instrText>
            </w:r>
            <w:r w:rsidR="00710C7C">
              <w:rPr>
                <w:noProof/>
                <w:webHidden/>
              </w:rPr>
            </w:r>
            <w:r w:rsidR="00710C7C">
              <w:rPr>
                <w:noProof/>
                <w:webHidden/>
              </w:rPr>
              <w:fldChar w:fldCharType="separate"/>
            </w:r>
            <w:r w:rsidR="000E2EAC">
              <w:rPr>
                <w:noProof/>
                <w:webHidden/>
              </w:rPr>
              <w:t>1017</w:t>
            </w:r>
            <w:r w:rsidR="00710C7C">
              <w:rPr>
                <w:noProof/>
                <w:webHidden/>
              </w:rPr>
              <w:fldChar w:fldCharType="end"/>
            </w:r>
          </w:hyperlink>
        </w:p>
        <w:p w14:paraId="640DD8A6" w14:textId="7B56E8CC" w:rsidR="00710C7C" w:rsidRDefault="002758BE">
          <w:pPr>
            <w:pStyle w:val="TOC3"/>
            <w:tabs>
              <w:tab w:val="right" w:leader="dot" w:pos="8846"/>
            </w:tabs>
            <w:rPr>
              <w:rFonts w:asciiTheme="minorHAnsi" w:eastAsiaTheme="minorEastAsia" w:hAnsiTheme="minorHAnsi"/>
              <w:noProof/>
              <w:sz w:val="22"/>
              <w:lang w:val="en-US"/>
            </w:rPr>
          </w:pPr>
          <w:hyperlink w:anchor="_Toc485884604" w:history="1">
            <w:r w:rsidR="00710C7C" w:rsidRPr="00A3061D">
              <w:rPr>
                <w:rStyle w:val="Hyperlink"/>
                <w:noProof/>
              </w:rPr>
              <w:t>April 2 / Pharamuthi 7: St. Joachim</w:t>
            </w:r>
            <w:r w:rsidR="00710C7C">
              <w:rPr>
                <w:noProof/>
                <w:webHidden/>
              </w:rPr>
              <w:tab/>
            </w:r>
            <w:r w:rsidR="00710C7C">
              <w:rPr>
                <w:noProof/>
                <w:webHidden/>
              </w:rPr>
              <w:fldChar w:fldCharType="begin"/>
            </w:r>
            <w:r w:rsidR="00710C7C">
              <w:rPr>
                <w:noProof/>
                <w:webHidden/>
              </w:rPr>
              <w:instrText xml:space="preserve"> PAGEREF _Toc485884604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23D3A8A" w14:textId="067F6A75" w:rsidR="00710C7C" w:rsidRDefault="002758BE">
          <w:pPr>
            <w:pStyle w:val="TOC3"/>
            <w:tabs>
              <w:tab w:val="right" w:leader="dot" w:pos="8846"/>
            </w:tabs>
            <w:rPr>
              <w:rFonts w:asciiTheme="minorHAnsi" w:eastAsiaTheme="minorEastAsia" w:hAnsiTheme="minorHAnsi"/>
              <w:noProof/>
              <w:sz w:val="22"/>
              <w:lang w:val="en-US"/>
            </w:rPr>
          </w:pPr>
          <w:hyperlink w:anchor="_Toc485884605" w:history="1">
            <w:r w:rsidR="00710C7C" w:rsidRPr="00A3061D">
              <w:rPr>
                <w:rStyle w:val="Hyperlink"/>
                <w:noProof/>
              </w:rPr>
              <w:t>April 7 / Pharamuthi 12: Commemoration of Archangel Michael</w:t>
            </w:r>
            <w:r w:rsidR="00710C7C">
              <w:rPr>
                <w:noProof/>
                <w:webHidden/>
              </w:rPr>
              <w:tab/>
            </w:r>
            <w:r w:rsidR="00710C7C">
              <w:rPr>
                <w:noProof/>
                <w:webHidden/>
              </w:rPr>
              <w:fldChar w:fldCharType="begin"/>
            </w:r>
            <w:r w:rsidR="00710C7C">
              <w:rPr>
                <w:noProof/>
                <w:webHidden/>
              </w:rPr>
              <w:instrText xml:space="preserve"> PAGEREF _Toc485884605 \h </w:instrText>
            </w:r>
            <w:r w:rsidR="00710C7C">
              <w:rPr>
                <w:noProof/>
                <w:webHidden/>
              </w:rPr>
            </w:r>
            <w:r w:rsidR="00710C7C">
              <w:rPr>
                <w:noProof/>
                <w:webHidden/>
              </w:rPr>
              <w:fldChar w:fldCharType="separate"/>
            </w:r>
            <w:r w:rsidR="000E2EAC">
              <w:rPr>
                <w:noProof/>
                <w:webHidden/>
              </w:rPr>
              <w:t>1018</w:t>
            </w:r>
            <w:r w:rsidR="00710C7C">
              <w:rPr>
                <w:noProof/>
                <w:webHidden/>
              </w:rPr>
              <w:fldChar w:fldCharType="end"/>
            </w:r>
          </w:hyperlink>
        </w:p>
        <w:p w14:paraId="01FB78A2" w14:textId="31DA87C4" w:rsidR="00710C7C" w:rsidRDefault="002758BE">
          <w:pPr>
            <w:pStyle w:val="TOC3"/>
            <w:tabs>
              <w:tab w:val="right" w:leader="dot" w:pos="8846"/>
            </w:tabs>
            <w:rPr>
              <w:rFonts w:asciiTheme="minorHAnsi" w:eastAsiaTheme="minorEastAsia" w:hAnsiTheme="minorHAnsi"/>
              <w:noProof/>
              <w:sz w:val="22"/>
              <w:lang w:val="en-US"/>
            </w:rPr>
          </w:pPr>
          <w:hyperlink w:anchor="_Toc485884606" w:history="1">
            <w:r w:rsidR="00710C7C" w:rsidRPr="00A3061D">
              <w:rPr>
                <w:rStyle w:val="Hyperlink"/>
                <w:noProof/>
              </w:rPr>
              <w:t>April 10 / Pharamuthi 15: Consecrating of the Church of St. Agabus the Apostle</w:t>
            </w:r>
            <w:r w:rsidR="00710C7C">
              <w:rPr>
                <w:noProof/>
                <w:webHidden/>
              </w:rPr>
              <w:tab/>
            </w:r>
            <w:r w:rsidR="00710C7C">
              <w:rPr>
                <w:noProof/>
                <w:webHidden/>
              </w:rPr>
              <w:fldChar w:fldCharType="begin"/>
            </w:r>
            <w:r w:rsidR="00710C7C">
              <w:rPr>
                <w:noProof/>
                <w:webHidden/>
              </w:rPr>
              <w:instrText xml:space="preserve"> PAGEREF _Toc485884606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274F90AF" w14:textId="6C82808F" w:rsidR="00710C7C" w:rsidRDefault="002758BE">
          <w:pPr>
            <w:pStyle w:val="TOC3"/>
            <w:tabs>
              <w:tab w:val="right" w:leader="dot" w:pos="8846"/>
            </w:tabs>
            <w:rPr>
              <w:rFonts w:asciiTheme="minorHAnsi" w:eastAsiaTheme="minorEastAsia" w:hAnsiTheme="minorHAnsi"/>
              <w:noProof/>
              <w:sz w:val="22"/>
              <w:lang w:val="en-US"/>
            </w:rPr>
          </w:pPr>
          <w:hyperlink w:anchor="_Toc485884607" w:history="1">
            <w:r w:rsidR="00710C7C" w:rsidRPr="00A3061D">
              <w:rPr>
                <w:rStyle w:val="Hyperlink"/>
                <w:noProof/>
              </w:rPr>
              <w:t>April 12 / Pharamuthi 17: Martyrdom of St. James the Brother of the Lord, the Bishop of Jerusalem</w:t>
            </w:r>
            <w:r w:rsidR="00710C7C">
              <w:rPr>
                <w:noProof/>
                <w:webHidden/>
              </w:rPr>
              <w:tab/>
            </w:r>
            <w:r w:rsidR="00710C7C">
              <w:rPr>
                <w:noProof/>
                <w:webHidden/>
              </w:rPr>
              <w:fldChar w:fldCharType="begin"/>
            </w:r>
            <w:r w:rsidR="00710C7C">
              <w:rPr>
                <w:noProof/>
                <w:webHidden/>
              </w:rPr>
              <w:instrText xml:space="preserve"> PAGEREF _Toc485884607 \h </w:instrText>
            </w:r>
            <w:r w:rsidR="00710C7C">
              <w:rPr>
                <w:noProof/>
                <w:webHidden/>
              </w:rPr>
            </w:r>
            <w:r w:rsidR="00710C7C">
              <w:rPr>
                <w:noProof/>
                <w:webHidden/>
              </w:rPr>
              <w:fldChar w:fldCharType="separate"/>
            </w:r>
            <w:r w:rsidR="000E2EAC">
              <w:rPr>
                <w:noProof/>
                <w:webHidden/>
              </w:rPr>
              <w:t>1019</w:t>
            </w:r>
            <w:r w:rsidR="00710C7C">
              <w:rPr>
                <w:noProof/>
                <w:webHidden/>
              </w:rPr>
              <w:fldChar w:fldCharType="end"/>
            </w:r>
          </w:hyperlink>
        </w:p>
        <w:p w14:paraId="326E4C08" w14:textId="1D6F04E3" w:rsidR="00710C7C" w:rsidRDefault="002758BE">
          <w:pPr>
            <w:pStyle w:val="TOC3"/>
            <w:tabs>
              <w:tab w:val="right" w:leader="dot" w:pos="8846"/>
            </w:tabs>
            <w:rPr>
              <w:rFonts w:asciiTheme="minorHAnsi" w:eastAsiaTheme="minorEastAsia" w:hAnsiTheme="minorHAnsi"/>
              <w:noProof/>
              <w:sz w:val="22"/>
              <w:lang w:val="en-US"/>
            </w:rPr>
          </w:pPr>
          <w:hyperlink w:anchor="_Toc485884608" w:history="1">
            <w:r w:rsidR="00710C7C" w:rsidRPr="00A3061D">
              <w:rPr>
                <w:rStyle w:val="Hyperlink"/>
                <w:noProof/>
              </w:rPr>
              <w:t>April 16 / Pharamuthi 21: Commemoration of the Theotokos</w:t>
            </w:r>
            <w:r w:rsidR="00710C7C">
              <w:rPr>
                <w:noProof/>
                <w:webHidden/>
              </w:rPr>
              <w:tab/>
            </w:r>
            <w:r w:rsidR="00710C7C">
              <w:rPr>
                <w:noProof/>
                <w:webHidden/>
              </w:rPr>
              <w:fldChar w:fldCharType="begin"/>
            </w:r>
            <w:r w:rsidR="00710C7C">
              <w:rPr>
                <w:noProof/>
                <w:webHidden/>
              </w:rPr>
              <w:instrText xml:space="preserve"> PAGEREF _Toc485884608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4C67A586" w14:textId="79772273" w:rsidR="00710C7C" w:rsidRDefault="002758BE">
          <w:pPr>
            <w:pStyle w:val="TOC3"/>
            <w:tabs>
              <w:tab w:val="right" w:leader="dot" w:pos="8846"/>
            </w:tabs>
            <w:rPr>
              <w:rFonts w:asciiTheme="minorHAnsi" w:eastAsiaTheme="minorEastAsia" w:hAnsiTheme="minorHAnsi"/>
              <w:noProof/>
              <w:sz w:val="22"/>
              <w:lang w:val="en-US"/>
            </w:rPr>
          </w:pPr>
          <w:hyperlink w:anchor="_Toc485884609" w:history="1">
            <w:r w:rsidR="00710C7C" w:rsidRPr="00A3061D">
              <w:rPr>
                <w:rStyle w:val="Hyperlink"/>
                <w:noProof/>
              </w:rPr>
              <w:t>April 18 / Pharamuthi 23: Martyrdom of St. George the Prince of the Martyrs</w:t>
            </w:r>
            <w:r w:rsidR="00710C7C">
              <w:rPr>
                <w:noProof/>
                <w:webHidden/>
              </w:rPr>
              <w:tab/>
            </w:r>
            <w:r w:rsidR="00710C7C">
              <w:rPr>
                <w:noProof/>
                <w:webHidden/>
              </w:rPr>
              <w:fldChar w:fldCharType="begin"/>
            </w:r>
            <w:r w:rsidR="00710C7C">
              <w:rPr>
                <w:noProof/>
                <w:webHidden/>
              </w:rPr>
              <w:instrText xml:space="preserve"> PAGEREF _Toc485884609 \h </w:instrText>
            </w:r>
            <w:r w:rsidR="00710C7C">
              <w:rPr>
                <w:noProof/>
                <w:webHidden/>
              </w:rPr>
            </w:r>
            <w:r w:rsidR="00710C7C">
              <w:rPr>
                <w:noProof/>
                <w:webHidden/>
              </w:rPr>
              <w:fldChar w:fldCharType="separate"/>
            </w:r>
            <w:r w:rsidR="000E2EAC">
              <w:rPr>
                <w:noProof/>
                <w:webHidden/>
              </w:rPr>
              <w:t>1020</w:t>
            </w:r>
            <w:r w:rsidR="00710C7C">
              <w:rPr>
                <w:noProof/>
                <w:webHidden/>
              </w:rPr>
              <w:fldChar w:fldCharType="end"/>
            </w:r>
          </w:hyperlink>
        </w:p>
        <w:p w14:paraId="3F45DE9F" w14:textId="23CCE1C3" w:rsidR="00710C7C" w:rsidRDefault="002758BE">
          <w:pPr>
            <w:pStyle w:val="TOC3"/>
            <w:tabs>
              <w:tab w:val="right" w:leader="dot" w:pos="8846"/>
            </w:tabs>
            <w:rPr>
              <w:rFonts w:asciiTheme="minorHAnsi" w:eastAsiaTheme="minorEastAsia" w:hAnsiTheme="minorHAnsi"/>
              <w:noProof/>
              <w:sz w:val="22"/>
              <w:lang w:val="en-US"/>
            </w:rPr>
          </w:pPr>
          <w:hyperlink w:anchor="_Toc485884610" w:history="1">
            <w:r w:rsidR="00710C7C" w:rsidRPr="00A3061D">
              <w:rPr>
                <w:rStyle w:val="Hyperlink"/>
                <w:noProof/>
              </w:rPr>
              <w:t>April 24 / Pharamuthi 29: Commemoration of the Annunciation, Nativity, and Resurrection on the 29</w:t>
            </w:r>
            <w:r w:rsidR="00710C7C" w:rsidRPr="00A3061D">
              <w:rPr>
                <w:rStyle w:val="Hyperlink"/>
                <w:noProof/>
                <w:vertAlign w:val="superscript"/>
              </w:rPr>
              <w:t>th</w:t>
            </w:r>
            <w:r w:rsidR="00710C7C" w:rsidRPr="00A3061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_Toc485884610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67A448A" w14:textId="70F0679A" w:rsidR="00710C7C" w:rsidRDefault="002758BE">
          <w:pPr>
            <w:pStyle w:val="TOC3"/>
            <w:tabs>
              <w:tab w:val="right" w:leader="dot" w:pos="8846"/>
            </w:tabs>
            <w:rPr>
              <w:rFonts w:asciiTheme="minorHAnsi" w:eastAsiaTheme="minorEastAsia" w:hAnsiTheme="minorHAnsi"/>
              <w:noProof/>
              <w:sz w:val="22"/>
              <w:lang w:val="en-US"/>
            </w:rPr>
          </w:pPr>
          <w:hyperlink w:anchor="_Toc485884611" w:history="1">
            <w:r w:rsidR="00710C7C" w:rsidRPr="00A3061D">
              <w:rPr>
                <w:rStyle w:val="Hyperlink"/>
                <w:noProof/>
              </w:rPr>
              <w:t>April 24 / Pharamuthi 29: Also the Departure of St. Erastus the Apostle</w:t>
            </w:r>
            <w:r w:rsidR="00710C7C">
              <w:rPr>
                <w:noProof/>
                <w:webHidden/>
              </w:rPr>
              <w:tab/>
            </w:r>
            <w:r w:rsidR="00710C7C">
              <w:rPr>
                <w:noProof/>
                <w:webHidden/>
              </w:rPr>
              <w:fldChar w:fldCharType="begin"/>
            </w:r>
            <w:r w:rsidR="00710C7C">
              <w:rPr>
                <w:noProof/>
                <w:webHidden/>
              </w:rPr>
              <w:instrText xml:space="preserve"> PAGEREF _Toc485884611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4BA4469C" w14:textId="51CC9F2D" w:rsidR="00710C7C" w:rsidRDefault="002758BE">
          <w:pPr>
            <w:pStyle w:val="TOC3"/>
            <w:tabs>
              <w:tab w:val="right" w:leader="dot" w:pos="8846"/>
            </w:tabs>
            <w:rPr>
              <w:rFonts w:asciiTheme="minorHAnsi" w:eastAsiaTheme="minorEastAsia" w:hAnsiTheme="minorHAnsi"/>
              <w:noProof/>
              <w:sz w:val="22"/>
              <w:lang w:val="en-US"/>
            </w:rPr>
          </w:pPr>
          <w:hyperlink w:anchor="_Toc485884612" w:history="1">
            <w:r w:rsidR="00710C7C" w:rsidRPr="00A3061D">
              <w:rPr>
                <w:rStyle w:val="Hyperlink"/>
                <w:noProof/>
              </w:rPr>
              <w:t>April 25 / Pharamuthi 30: Martyrdom of St. Mark the Evangelist</w:t>
            </w:r>
            <w:r w:rsidR="00710C7C">
              <w:rPr>
                <w:noProof/>
                <w:webHidden/>
              </w:rPr>
              <w:tab/>
            </w:r>
            <w:r w:rsidR="00710C7C">
              <w:rPr>
                <w:noProof/>
                <w:webHidden/>
              </w:rPr>
              <w:fldChar w:fldCharType="begin"/>
            </w:r>
            <w:r w:rsidR="00710C7C">
              <w:rPr>
                <w:noProof/>
                <w:webHidden/>
              </w:rPr>
              <w:instrText xml:space="preserve"> PAGEREF _Toc485884612 \h </w:instrText>
            </w:r>
            <w:r w:rsidR="00710C7C">
              <w:rPr>
                <w:noProof/>
                <w:webHidden/>
              </w:rPr>
            </w:r>
            <w:r w:rsidR="00710C7C">
              <w:rPr>
                <w:noProof/>
                <w:webHidden/>
              </w:rPr>
              <w:fldChar w:fldCharType="separate"/>
            </w:r>
            <w:r w:rsidR="000E2EAC">
              <w:rPr>
                <w:noProof/>
                <w:webHidden/>
              </w:rPr>
              <w:t>1022</w:t>
            </w:r>
            <w:r w:rsidR="00710C7C">
              <w:rPr>
                <w:noProof/>
                <w:webHidden/>
              </w:rPr>
              <w:fldChar w:fldCharType="end"/>
            </w:r>
          </w:hyperlink>
        </w:p>
        <w:p w14:paraId="7835BED6" w14:textId="48B6909D" w:rsidR="00710C7C" w:rsidRDefault="002758BE">
          <w:pPr>
            <w:pStyle w:val="TOC3"/>
            <w:tabs>
              <w:tab w:val="right" w:leader="dot" w:pos="8846"/>
            </w:tabs>
            <w:rPr>
              <w:rFonts w:asciiTheme="minorHAnsi" w:eastAsiaTheme="minorEastAsia" w:hAnsiTheme="minorHAnsi"/>
              <w:noProof/>
              <w:sz w:val="22"/>
              <w:lang w:val="en-US"/>
            </w:rPr>
          </w:pPr>
          <w:hyperlink w:anchor="_Toc485884613" w:history="1">
            <w:r w:rsidR="00710C7C" w:rsidRPr="00A3061D">
              <w:rPr>
                <w:rStyle w:val="Hyperlink"/>
                <w:noProof/>
              </w:rPr>
              <w:t>April 26 / Pashons 1: Nativity of the Theotokos</w:t>
            </w:r>
            <w:r w:rsidR="00710C7C">
              <w:rPr>
                <w:noProof/>
                <w:webHidden/>
              </w:rPr>
              <w:tab/>
            </w:r>
            <w:r w:rsidR="00710C7C">
              <w:rPr>
                <w:noProof/>
                <w:webHidden/>
              </w:rPr>
              <w:fldChar w:fldCharType="begin"/>
            </w:r>
            <w:r w:rsidR="00710C7C">
              <w:rPr>
                <w:noProof/>
                <w:webHidden/>
              </w:rPr>
              <w:instrText xml:space="preserve"> PAGEREF _Toc485884613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40E714B9" w14:textId="2E40A80E" w:rsidR="00710C7C" w:rsidRDefault="002758BE">
          <w:pPr>
            <w:pStyle w:val="TOC3"/>
            <w:tabs>
              <w:tab w:val="right" w:leader="dot" w:pos="8846"/>
            </w:tabs>
            <w:rPr>
              <w:rFonts w:asciiTheme="minorHAnsi" w:eastAsiaTheme="minorEastAsia" w:hAnsiTheme="minorHAnsi"/>
              <w:noProof/>
              <w:sz w:val="22"/>
              <w:lang w:val="en-US"/>
            </w:rPr>
          </w:pPr>
          <w:hyperlink w:anchor="_Toc485884614" w:history="1">
            <w:r w:rsidR="00710C7C" w:rsidRPr="00A3061D">
              <w:rPr>
                <w:rStyle w:val="Hyperlink"/>
                <w:noProof/>
              </w:rPr>
              <w:t>April 27 / Pashons 2: Job the Rigtheous</w:t>
            </w:r>
            <w:r w:rsidR="00710C7C">
              <w:rPr>
                <w:noProof/>
                <w:webHidden/>
              </w:rPr>
              <w:tab/>
            </w:r>
            <w:r w:rsidR="00710C7C">
              <w:rPr>
                <w:noProof/>
                <w:webHidden/>
              </w:rPr>
              <w:fldChar w:fldCharType="begin"/>
            </w:r>
            <w:r w:rsidR="00710C7C">
              <w:rPr>
                <w:noProof/>
                <w:webHidden/>
              </w:rPr>
              <w:instrText xml:space="preserve"> PAGEREF _Toc485884614 \h </w:instrText>
            </w:r>
            <w:r w:rsidR="00710C7C">
              <w:rPr>
                <w:noProof/>
                <w:webHidden/>
              </w:rPr>
            </w:r>
            <w:r w:rsidR="00710C7C">
              <w:rPr>
                <w:noProof/>
                <w:webHidden/>
              </w:rPr>
              <w:fldChar w:fldCharType="separate"/>
            </w:r>
            <w:r w:rsidR="000E2EAC">
              <w:rPr>
                <w:noProof/>
                <w:webHidden/>
              </w:rPr>
              <w:t>1023</w:t>
            </w:r>
            <w:r w:rsidR="00710C7C">
              <w:rPr>
                <w:noProof/>
                <w:webHidden/>
              </w:rPr>
              <w:fldChar w:fldCharType="end"/>
            </w:r>
          </w:hyperlink>
        </w:p>
        <w:p w14:paraId="7C12D625" w14:textId="0B845137" w:rsidR="00710C7C" w:rsidRDefault="002758BE">
          <w:pPr>
            <w:pStyle w:val="TOC3"/>
            <w:tabs>
              <w:tab w:val="right" w:leader="dot" w:pos="8846"/>
            </w:tabs>
            <w:rPr>
              <w:rFonts w:asciiTheme="minorHAnsi" w:eastAsiaTheme="minorEastAsia" w:hAnsiTheme="minorHAnsi"/>
              <w:noProof/>
              <w:sz w:val="22"/>
              <w:lang w:val="en-US"/>
            </w:rPr>
          </w:pPr>
          <w:hyperlink w:anchor="_Toc485884615" w:history="1">
            <w:r w:rsidR="00710C7C" w:rsidRPr="00A3061D">
              <w:rPr>
                <w:rStyle w:val="Hyperlink"/>
                <w:noProof/>
              </w:rPr>
              <w:t>April 28 / Pashons 3: Departure of St. Jason the Disciple</w:t>
            </w:r>
            <w:r w:rsidR="00710C7C">
              <w:rPr>
                <w:noProof/>
                <w:webHidden/>
              </w:rPr>
              <w:tab/>
            </w:r>
            <w:r w:rsidR="00710C7C">
              <w:rPr>
                <w:noProof/>
                <w:webHidden/>
              </w:rPr>
              <w:fldChar w:fldCharType="begin"/>
            </w:r>
            <w:r w:rsidR="00710C7C">
              <w:rPr>
                <w:noProof/>
                <w:webHidden/>
              </w:rPr>
              <w:instrText xml:space="preserve"> PAGEREF _Toc485884615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79AE3A94" w14:textId="363676EE" w:rsidR="00710C7C" w:rsidRDefault="002758BE">
          <w:pPr>
            <w:pStyle w:val="TOC3"/>
            <w:tabs>
              <w:tab w:val="right" w:leader="dot" w:pos="8846"/>
            </w:tabs>
            <w:rPr>
              <w:rFonts w:asciiTheme="minorHAnsi" w:eastAsiaTheme="minorEastAsia" w:hAnsiTheme="minorHAnsi"/>
              <w:noProof/>
              <w:sz w:val="22"/>
              <w:lang w:val="en-US"/>
            </w:rPr>
          </w:pPr>
          <w:hyperlink w:anchor="_Toc485884616" w:history="1">
            <w:r w:rsidR="00710C7C" w:rsidRPr="00A3061D">
              <w:rPr>
                <w:rStyle w:val="Hyperlink"/>
                <w:noProof/>
              </w:rPr>
              <w:t>April 28 / Pashons 3: Also St. Theodore the Disciple of St. Pachom</w:t>
            </w:r>
            <w:r w:rsidR="00710C7C">
              <w:rPr>
                <w:noProof/>
                <w:webHidden/>
              </w:rPr>
              <w:tab/>
            </w:r>
            <w:r w:rsidR="00710C7C">
              <w:rPr>
                <w:noProof/>
                <w:webHidden/>
              </w:rPr>
              <w:fldChar w:fldCharType="begin"/>
            </w:r>
            <w:r w:rsidR="00710C7C">
              <w:rPr>
                <w:noProof/>
                <w:webHidden/>
              </w:rPr>
              <w:instrText xml:space="preserve"> PAGEREF _Toc485884616 \h </w:instrText>
            </w:r>
            <w:r w:rsidR="00710C7C">
              <w:rPr>
                <w:noProof/>
                <w:webHidden/>
              </w:rPr>
            </w:r>
            <w:r w:rsidR="00710C7C">
              <w:rPr>
                <w:noProof/>
                <w:webHidden/>
              </w:rPr>
              <w:fldChar w:fldCharType="separate"/>
            </w:r>
            <w:r w:rsidR="000E2EAC">
              <w:rPr>
                <w:noProof/>
                <w:webHidden/>
              </w:rPr>
              <w:t>1024</w:t>
            </w:r>
            <w:r w:rsidR="00710C7C">
              <w:rPr>
                <w:noProof/>
                <w:webHidden/>
              </w:rPr>
              <w:fldChar w:fldCharType="end"/>
            </w:r>
          </w:hyperlink>
        </w:p>
        <w:p w14:paraId="2C0A4AC2" w14:textId="7D930844" w:rsidR="00710C7C" w:rsidRDefault="002758BE">
          <w:pPr>
            <w:pStyle w:val="TOC3"/>
            <w:tabs>
              <w:tab w:val="right" w:leader="dot" w:pos="8846"/>
            </w:tabs>
            <w:rPr>
              <w:rFonts w:asciiTheme="minorHAnsi" w:eastAsiaTheme="minorEastAsia" w:hAnsiTheme="minorHAnsi"/>
              <w:noProof/>
              <w:sz w:val="22"/>
              <w:lang w:val="en-US"/>
            </w:rPr>
          </w:pPr>
          <w:hyperlink w:anchor="_Toc485884617" w:history="1">
            <w:r w:rsidR="00710C7C" w:rsidRPr="00A3061D">
              <w:rPr>
                <w:rStyle w:val="Hyperlink"/>
                <w:noProof/>
              </w:rPr>
              <w:t>April 30 / Pashons 5: Jeremias the Prophet</w:t>
            </w:r>
            <w:r w:rsidR="00710C7C">
              <w:rPr>
                <w:noProof/>
                <w:webHidden/>
              </w:rPr>
              <w:tab/>
            </w:r>
            <w:r w:rsidR="00710C7C">
              <w:rPr>
                <w:noProof/>
                <w:webHidden/>
              </w:rPr>
              <w:fldChar w:fldCharType="begin"/>
            </w:r>
            <w:r w:rsidR="00710C7C">
              <w:rPr>
                <w:noProof/>
                <w:webHidden/>
              </w:rPr>
              <w:instrText xml:space="preserve"> PAGEREF _Toc485884617 \h </w:instrText>
            </w:r>
            <w:r w:rsidR="00710C7C">
              <w:rPr>
                <w:noProof/>
                <w:webHidden/>
              </w:rPr>
            </w:r>
            <w:r w:rsidR="00710C7C">
              <w:rPr>
                <w:noProof/>
                <w:webHidden/>
              </w:rPr>
              <w:fldChar w:fldCharType="separate"/>
            </w:r>
            <w:r w:rsidR="000E2EAC">
              <w:rPr>
                <w:noProof/>
                <w:webHidden/>
              </w:rPr>
              <w:t>1026</w:t>
            </w:r>
            <w:r w:rsidR="00710C7C">
              <w:rPr>
                <w:noProof/>
                <w:webHidden/>
              </w:rPr>
              <w:fldChar w:fldCharType="end"/>
            </w:r>
          </w:hyperlink>
        </w:p>
        <w:p w14:paraId="7037429A" w14:textId="16DFE2E8"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720" w:name="_Toc485884603"/>
      <w:r>
        <w:lastRenderedPageBreak/>
        <w:t>April 1 / Pharamuthi 6</w:t>
      </w:r>
      <w:r w:rsidR="006E4762">
        <w:t xml:space="preserve">: </w:t>
      </w:r>
      <w:r>
        <w:t>Saint Mary of Egypt</w:t>
      </w:r>
      <w:bookmarkEnd w:id="1720"/>
    </w:p>
    <w:p w14:paraId="70D0F650" w14:textId="77777777" w:rsidR="00254945" w:rsidRDefault="00254945" w:rsidP="00254945">
      <w:pPr>
        <w:pStyle w:val="Heading4"/>
      </w:pPr>
      <w:bookmarkStart w:id="1721" w:name="_Ref434491512"/>
      <w:r>
        <w:t>The Doxology</w:t>
      </w:r>
      <w:r w:rsidR="00810F04">
        <w:t xml:space="preserve"> for St. Mary of Egypt</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22B08808" w14:textId="272E8FFB" w:rsidR="00182B91" w:rsidRDefault="00182B91" w:rsidP="00DD5136">
      <w:pPr>
        <w:pStyle w:val="Heading3"/>
      </w:pPr>
      <w:bookmarkStart w:id="1722" w:name="_Toc485884604"/>
      <w:r>
        <w:lastRenderedPageBreak/>
        <w:t>April 2 / Pharamuthi 7: St. Joachim</w:t>
      </w:r>
      <w:bookmarkEnd w:id="1722"/>
    </w:p>
    <w:p w14:paraId="28AAF57F" w14:textId="1A3212FE" w:rsidR="00182B91" w:rsidRDefault="00182B91" w:rsidP="00182B91">
      <w:pPr>
        <w:pStyle w:val="Heading4"/>
      </w:pPr>
      <w:bookmarkStart w:id="1723" w:name="_Ref485796966"/>
      <w:r>
        <w:t>The Doxology for St. Joachim</w:t>
      </w:r>
      <w:r>
        <w:rPr>
          <w:rStyle w:val="FootnoteReference"/>
        </w:rPr>
        <w:footnoteReference w:id="1060"/>
      </w:r>
      <w:bookmarkEnd w:id="1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182B91" w14:paraId="696AE990" w14:textId="77777777" w:rsidTr="00182B91">
        <w:trPr>
          <w:cantSplit/>
          <w:jc w:val="center"/>
        </w:trPr>
        <w:tc>
          <w:tcPr>
            <w:tcW w:w="288" w:type="dxa"/>
          </w:tcPr>
          <w:p w14:paraId="4198C3E1" w14:textId="77777777" w:rsidR="00182B91" w:rsidRDefault="00182B91" w:rsidP="00182B91">
            <w:pPr>
              <w:pStyle w:val="CopticCross"/>
            </w:pPr>
          </w:p>
        </w:tc>
        <w:tc>
          <w:tcPr>
            <w:tcW w:w="3960" w:type="dxa"/>
          </w:tcPr>
          <w:p w14:paraId="79927107" w14:textId="01593F8B" w:rsidR="00182B91" w:rsidRDefault="00182B91" w:rsidP="00182B91">
            <w:pPr>
              <w:pStyle w:val="EngHang"/>
              <w:rPr>
                <w:shd w:val="clear" w:color="auto" w:fill="FFFFFF"/>
              </w:rPr>
            </w:pPr>
            <w:r>
              <w:rPr>
                <w:shd w:val="clear" w:color="auto" w:fill="FFFFFF"/>
              </w:rPr>
              <w:t>Since you were righteous by the law of grace,</w:t>
            </w:r>
          </w:p>
          <w:p w14:paraId="5A21ED13" w14:textId="4E774843" w:rsidR="00182B91" w:rsidRDefault="00182B91" w:rsidP="00182B91">
            <w:pPr>
              <w:pStyle w:val="EngHang"/>
              <w:rPr>
                <w:shd w:val="clear" w:color="auto" w:fill="FFFFFF"/>
              </w:rPr>
            </w:pPr>
            <w:r>
              <w:rPr>
                <w:shd w:val="clear" w:color="auto" w:fill="FFFFFF"/>
              </w:rPr>
              <w:t>O Joachim and Anna</w:t>
            </w:r>
          </w:p>
          <w:p w14:paraId="511C21FB" w14:textId="58EA5578" w:rsidR="00182B91" w:rsidRDefault="00182B91" w:rsidP="00182B91">
            <w:pPr>
              <w:pStyle w:val="EngHang"/>
              <w:rPr>
                <w:shd w:val="clear" w:color="auto" w:fill="FFFFFF"/>
              </w:rPr>
            </w:pPr>
            <w:r>
              <w:rPr>
                <w:shd w:val="clear" w:color="auto" w:fill="FFFFFF"/>
              </w:rPr>
              <w:t>You gave birth to</w:t>
            </w:r>
            <w:r w:rsidR="00965805">
              <w:rPr>
                <w:shd w:val="clear" w:color="auto" w:fill="FFFFFF"/>
              </w:rPr>
              <w:t xml:space="preserve"> the</w:t>
            </w:r>
          </w:p>
          <w:p w14:paraId="3EFB10AB" w14:textId="5D919534" w:rsidR="00182B91" w:rsidRDefault="00182B91" w:rsidP="00182B91">
            <w:pPr>
              <w:pStyle w:val="EngHangEnd"/>
            </w:pPr>
            <w:r>
              <w:rPr>
                <w:shd w:val="clear" w:color="auto" w:fill="FFFFFF"/>
              </w:rPr>
              <w:t>God-given infant for our sakes.</w:t>
            </w:r>
          </w:p>
        </w:tc>
        <w:tc>
          <w:tcPr>
            <w:tcW w:w="288" w:type="dxa"/>
          </w:tcPr>
          <w:p w14:paraId="40BB3848" w14:textId="77777777" w:rsidR="00182B91" w:rsidRDefault="00182B91" w:rsidP="00182B91"/>
        </w:tc>
      </w:tr>
      <w:tr w:rsidR="00182B91" w14:paraId="2730C922" w14:textId="77777777" w:rsidTr="00182B91">
        <w:trPr>
          <w:cantSplit/>
          <w:jc w:val="center"/>
        </w:trPr>
        <w:tc>
          <w:tcPr>
            <w:tcW w:w="288" w:type="dxa"/>
          </w:tcPr>
          <w:p w14:paraId="458F171F" w14:textId="77777777" w:rsidR="00182B91" w:rsidRDefault="00182B91" w:rsidP="00182B91">
            <w:pPr>
              <w:pStyle w:val="CopticCross"/>
            </w:pPr>
            <w:r w:rsidRPr="00FB5ACB">
              <w:t>¿</w:t>
            </w:r>
          </w:p>
        </w:tc>
        <w:tc>
          <w:tcPr>
            <w:tcW w:w="3960" w:type="dxa"/>
          </w:tcPr>
          <w:p w14:paraId="44E0AE1C" w14:textId="008EE77A" w:rsidR="00182B91" w:rsidRDefault="00182B91" w:rsidP="00182B91">
            <w:pPr>
              <w:pStyle w:val="EngHang"/>
              <w:rPr>
                <w:shd w:val="clear" w:color="auto" w:fill="FFFFFF"/>
              </w:rPr>
            </w:pPr>
            <w:r>
              <w:rPr>
                <w:shd w:val="clear" w:color="auto" w:fill="FFFFFF"/>
              </w:rPr>
              <w:t>Anna is now</w:t>
            </w:r>
          </w:p>
          <w:p w14:paraId="0552D51E" w14:textId="542E4FC1" w:rsidR="00182B91" w:rsidRDefault="00182B91" w:rsidP="00182B91">
            <w:pPr>
              <w:pStyle w:val="EngHang"/>
              <w:rPr>
                <w:shd w:val="clear" w:color="auto" w:fill="FFFFFF"/>
              </w:rPr>
            </w:pPr>
            <w:r>
              <w:rPr>
                <w:shd w:val="clear" w:color="auto" w:fill="FFFFFF"/>
              </w:rPr>
              <w:t>No longer barren,</w:t>
            </w:r>
          </w:p>
          <w:p w14:paraId="0FB679A1" w14:textId="79D0B89E" w:rsidR="00182B91" w:rsidRDefault="00182B91" w:rsidP="00182B91">
            <w:pPr>
              <w:pStyle w:val="EngHang"/>
              <w:rPr>
                <w:shd w:val="clear" w:color="auto" w:fill="FFFFFF"/>
              </w:rPr>
            </w:pPr>
            <w:r>
              <w:rPr>
                <w:shd w:val="clear" w:color="auto" w:fill="FFFFFF"/>
              </w:rPr>
              <w:t>But nurses</w:t>
            </w:r>
          </w:p>
          <w:p w14:paraId="7A84392B" w14:textId="35E51892" w:rsidR="00182B91" w:rsidRDefault="00182B91" w:rsidP="00182B91">
            <w:pPr>
              <w:pStyle w:val="EngHangEnd"/>
            </w:pPr>
            <w:r>
              <w:rPr>
                <w:shd w:val="clear" w:color="auto" w:fill="FFFFFF"/>
              </w:rPr>
              <w:t>The all-pure one!</w:t>
            </w:r>
          </w:p>
        </w:tc>
        <w:tc>
          <w:tcPr>
            <w:tcW w:w="288" w:type="dxa"/>
          </w:tcPr>
          <w:p w14:paraId="3D920E06" w14:textId="77777777" w:rsidR="00182B91" w:rsidRDefault="00182B91" w:rsidP="00182B91"/>
        </w:tc>
      </w:tr>
      <w:tr w:rsidR="00182B91" w14:paraId="03F5180C" w14:textId="77777777" w:rsidTr="00182B91">
        <w:trPr>
          <w:cantSplit/>
          <w:jc w:val="center"/>
        </w:trPr>
        <w:tc>
          <w:tcPr>
            <w:tcW w:w="288" w:type="dxa"/>
          </w:tcPr>
          <w:p w14:paraId="15A0E5BC" w14:textId="77777777" w:rsidR="00182B91" w:rsidRDefault="00182B91" w:rsidP="00182B91">
            <w:pPr>
              <w:pStyle w:val="CopticCross"/>
            </w:pPr>
          </w:p>
        </w:tc>
        <w:tc>
          <w:tcPr>
            <w:tcW w:w="3960" w:type="dxa"/>
          </w:tcPr>
          <w:p w14:paraId="0C5E5851" w14:textId="53665902" w:rsidR="00182B91" w:rsidRDefault="00182B91" w:rsidP="00182B91">
            <w:pPr>
              <w:pStyle w:val="EngHang"/>
              <w:rPr>
                <w:shd w:val="clear" w:color="auto" w:fill="FFFFFF"/>
              </w:rPr>
            </w:pPr>
            <w:r>
              <w:rPr>
                <w:shd w:val="clear" w:color="auto" w:fill="FFFFFF"/>
              </w:rPr>
              <w:t>Therefore, the holy Church</w:t>
            </w:r>
          </w:p>
          <w:p w14:paraId="187194BF" w14:textId="3B95B754" w:rsidR="00182B91" w:rsidRDefault="00182B91" w:rsidP="00182B91">
            <w:pPr>
              <w:pStyle w:val="EngHang"/>
              <w:rPr>
                <w:shd w:val="clear" w:color="auto" w:fill="FFFFFF"/>
              </w:rPr>
            </w:pPr>
            <w:r>
              <w:rPr>
                <w:shd w:val="clear" w:color="auto" w:fill="FFFFFF"/>
              </w:rPr>
              <w:t>Keeps a radiant feast today,</w:t>
            </w:r>
          </w:p>
          <w:p w14:paraId="42C28793" w14:textId="77777777" w:rsidR="00182B91" w:rsidRDefault="00182B91" w:rsidP="00182B91">
            <w:pPr>
              <w:pStyle w:val="EngHang"/>
              <w:rPr>
                <w:shd w:val="clear" w:color="auto" w:fill="FFFFFF"/>
              </w:rPr>
            </w:pPr>
            <w:r>
              <w:rPr>
                <w:shd w:val="clear" w:color="auto" w:fill="FFFFFF"/>
              </w:rPr>
              <w:t>Joyfully celebrating</w:t>
            </w:r>
          </w:p>
          <w:p w14:paraId="1A6ECFBA" w14:textId="0EB894CD" w:rsidR="00182B91" w:rsidRPr="00182B91" w:rsidRDefault="00182B91" w:rsidP="00182B91">
            <w:pPr>
              <w:pStyle w:val="EngHangEnd"/>
              <w:rPr>
                <w:shd w:val="clear" w:color="auto" w:fill="FFFFFF"/>
              </w:rPr>
            </w:pPr>
            <w:r>
              <w:rPr>
                <w:shd w:val="clear" w:color="auto" w:fill="FFFFFF"/>
              </w:rPr>
              <w:t>your honourable memory.</w:t>
            </w:r>
          </w:p>
        </w:tc>
        <w:tc>
          <w:tcPr>
            <w:tcW w:w="288" w:type="dxa"/>
          </w:tcPr>
          <w:p w14:paraId="2823E42B" w14:textId="77777777" w:rsidR="00182B91" w:rsidRDefault="00182B91" w:rsidP="00182B91"/>
        </w:tc>
      </w:tr>
      <w:tr w:rsidR="00182B91" w14:paraId="78F2FB6F" w14:textId="77777777" w:rsidTr="00182B91">
        <w:trPr>
          <w:cantSplit/>
          <w:jc w:val="center"/>
        </w:trPr>
        <w:tc>
          <w:tcPr>
            <w:tcW w:w="288" w:type="dxa"/>
          </w:tcPr>
          <w:p w14:paraId="6CA83057" w14:textId="77777777" w:rsidR="00182B91" w:rsidRDefault="00182B91" w:rsidP="00182B91">
            <w:pPr>
              <w:pStyle w:val="CopticCross"/>
            </w:pPr>
            <w:r w:rsidRPr="00FB5ACB">
              <w:t>¿</w:t>
            </w:r>
          </w:p>
        </w:tc>
        <w:tc>
          <w:tcPr>
            <w:tcW w:w="3960" w:type="dxa"/>
          </w:tcPr>
          <w:p w14:paraId="24ADEE3F" w14:textId="26F5C35A" w:rsidR="00182B91" w:rsidRDefault="00182B91" w:rsidP="00182B91">
            <w:pPr>
              <w:pStyle w:val="EngHang"/>
              <w:rPr>
                <w:shd w:val="clear" w:color="auto" w:fill="FFFFFF"/>
              </w:rPr>
            </w:pPr>
            <w:r>
              <w:rPr>
                <w:shd w:val="clear" w:color="auto" w:fill="FFFFFF"/>
              </w:rPr>
              <w:t>And glorifying God,</w:t>
            </w:r>
          </w:p>
          <w:p w14:paraId="3D540E4A" w14:textId="712BABEF" w:rsidR="00182B91" w:rsidRDefault="00182B91" w:rsidP="00182B91">
            <w:pPr>
              <w:pStyle w:val="EngHang"/>
              <w:rPr>
                <w:shd w:val="clear" w:color="auto" w:fill="FFFFFF"/>
              </w:rPr>
            </w:pPr>
            <w:r>
              <w:rPr>
                <w:shd w:val="clear" w:color="auto" w:fill="FFFFFF"/>
              </w:rPr>
              <w:t>Who has raised a horn</w:t>
            </w:r>
          </w:p>
          <w:p w14:paraId="336FD43B" w14:textId="4037F502" w:rsidR="00182B91" w:rsidRDefault="00182B91" w:rsidP="00182B91">
            <w:pPr>
              <w:pStyle w:val="EngHang"/>
              <w:rPr>
                <w:shd w:val="clear" w:color="auto" w:fill="FFFFFF"/>
              </w:rPr>
            </w:pPr>
            <w:r>
              <w:rPr>
                <w:shd w:val="clear" w:color="auto" w:fill="FFFFFF"/>
              </w:rPr>
              <w:t>Of salvation from</w:t>
            </w:r>
          </w:p>
          <w:p w14:paraId="3F99B14A" w14:textId="2E7C82D4" w:rsidR="00182B91" w:rsidRDefault="00182B91" w:rsidP="00182B91">
            <w:pPr>
              <w:pStyle w:val="EngHangEnd"/>
            </w:pPr>
            <w:r>
              <w:rPr>
                <w:shd w:val="clear" w:color="auto" w:fill="FFFFFF"/>
              </w:rPr>
              <w:t>The house of David.</w:t>
            </w:r>
          </w:p>
        </w:tc>
        <w:tc>
          <w:tcPr>
            <w:tcW w:w="288" w:type="dxa"/>
          </w:tcPr>
          <w:p w14:paraId="06334BE3" w14:textId="77777777" w:rsidR="00182B91" w:rsidRDefault="00182B91" w:rsidP="00182B91"/>
        </w:tc>
      </w:tr>
      <w:tr w:rsidR="00182B91" w14:paraId="00AA3B87" w14:textId="77777777" w:rsidTr="00182B91">
        <w:trPr>
          <w:cantSplit/>
          <w:jc w:val="center"/>
        </w:trPr>
        <w:tc>
          <w:tcPr>
            <w:tcW w:w="288" w:type="dxa"/>
          </w:tcPr>
          <w:p w14:paraId="1CA4C577" w14:textId="77777777" w:rsidR="00182B91" w:rsidRDefault="00182B91" w:rsidP="00182B91">
            <w:pPr>
              <w:pStyle w:val="CopticCross"/>
            </w:pPr>
          </w:p>
        </w:tc>
        <w:tc>
          <w:tcPr>
            <w:tcW w:w="3960" w:type="dxa"/>
          </w:tcPr>
          <w:p w14:paraId="78EA2E85" w14:textId="29DF2109" w:rsidR="00182B91" w:rsidRDefault="00182B91" w:rsidP="00182B91">
            <w:pPr>
              <w:pStyle w:val="EngHang"/>
              <w:rPr>
                <w:shd w:val="clear" w:color="auto" w:fill="FFFFFF"/>
              </w:rPr>
            </w:pPr>
            <w:r>
              <w:rPr>
                <w:shd w:val="clear" w:color="auto" w:fill="FFFFFF"/>
              </w:rPr>
              <w:t>Pray to the Lord on our behalf,</w:t>
            </w:r>
          </w:p>
          <w:p w14:paraId="7003191A" w14:textId="6D4CF247" w:rsidR="00182B91" w:rsidRDefault="00EB1196" w:rsidP="00182B91">
            <w:pPr>
              <w:pStyle w:val="EngHang"/>
              <w:rPr>
                <w:shd w:val="clear" w:color="auto" w:fill="FFFFFF"/>
              </w:rPr>
            </w:pPr>
            <w:r>
              <w:rPr>
                <w:shd w:val="clear" w:color="auto" w:fill="FFFFFF"/>
              </w:rPr>
              <w:t>O parents of the Theotokos,</w:t>
            </w:r>
          </w:p>
          <w:p w14:paraId="51D72D8F" w14:textId="53A1463D" w:rsidR="00182B91" w:rsidRDefault="00182B91" w:rsidP="00182B91">
            <w:pPr>
              <w:pStyle w:val="EngHang"/>
              <w:rPr>
                <w:shd w:val="clear" w:color="auto" w:fill="FFFFFF"/>
              </w:rPr>
            </w:pPr>
            <w:r>
              <w:rPr>
                <w:shd w:val="clear" w:color="auto" w:fill="FFFFFF"/>
              </w:rPr>
              <w:t>Joachim and Anna,</w:t>
            </w:r>
          </w:p>
          <w:p w14:paraId="4B079CA7" w14:textId="77777777" w:rsidR="00182B91" w:rsidRPr="00A40E4E" w:rsidRDefault="00182B91" w:rsidP="00182B91">
            <w:pPr>
              <w:pStyle w:val="EngHangEnd"/>
            </w:pPr>
            <w:r>
              <w:rPr>
                <w:shd w:val="clear" w:color="auto" w:fill="FFFFFF"/>
              </w:rPr>
              <w:t>That He may forgive us our sins..</w:t>
            </w:r>
          </w:p>
        </w:tc>
        <w:tc>
          <w:tcPr>
            <w:tcW w:w="288" w:type="dxa"/>
          </w:tcPr>
          <w:p w14:paraId="7E1181B7" w14:textId="77777777" w:rsidR="00182B91" w:rsidRDefault="00182B91" w:rsidP="00182B91"/>
        </w:tc>
      </w:tr>
    </w:tbl>
    <w:p w14:paraId="4C431AA6" w14:textId="7A4420F0" w:rsidR="00DD5136" w:rsidRDefault="00DD5136" w:rsidP="00DD5136">
      <w:pPr>
        <w:pStyle w:val="Heading3"/>
      </w:pPr>
      <w:bookmarkStart w:id="1724" w:name="_Toc485884605"/>
      <w:r>
        <w:t>April 7 / Pharamuthi 12: Commemoration of Archangel Michael</w:t>
      </w:r>
      <w:bookmarkEnd w:id="1724"/>
    </w:p>
    <w:p w14:paraId="479C2235" w14:textId="68DE932A"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3190F8B" w14:textId="77777777" w:rsidR="00072324" w:rsidRDefault="00072324" w:rsidP="00072324">
      <w:pPr>
        <w:pStyle w:val="Heading3"/>
      </w:pPr>
      <w:bookmarkStart w:id="1725" w:name="_Toc485884606"/>
      <w:r>
        <w:lastRenderedPageBreak/>
        <w:t>April 10 / Pharamuthi 15: Consecrating of the Church of St. Agabus the Apostle</w:t>
      </w:r>
      <w:bookmarkEnd w:id="1725"/>
    </w:p>
    <w:p w14:paraId="537622D5" w14:textId="3695CF45"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232F53" w14:textId="70F18612" w:rsidR="00072324" w:rsidRDefault="00072324" w:rsidP="00072324">
      <w:pPr>
        <w:pStyle w:val="Heading3"/>
      </w:pPr>
      <w:bookmarkStart w:id="1726" w:name="_Toc485884607"/>
      <w:r>
        <w:t xml:space="preserve">April 12 / Pharamuthi 17: Martyrdom of St. </w:t>
      </w:r>
      <w:commentRangeStart w:id="1727"/>
      <w:r>
        <w:t xml:space="preserve">James </w:t>
      </w:r>
      <w:commentRangeEnd w:id="1727"/>
      <w:r>
        <w:rPr>
          <w:rStyle w:val="CommentReference"/>
          <w:rFonts w:eastAsiaTheme="minorHAnsi" w:cstheme="minorBidi"/>
          <w:b w:val="0"/>
          <w:bCs w:val="0"/>
        </w:rPr>
        <w:commentReference w:id="1727"/>
      </w:r>
      <w:r>
        <w:t xml:space="preserve">the </w:t>
      </w:r>
      <w:r w:rsidR="00894260">
        <w:t>B</w:t>
      </w:r>
      <w:r>
        <w:t xml:space="preserve">rother of </w:t>
      </w:r>
      <w:r w:rsidR="002E495E">
        <w:t>the Lord</w:t>
      </w:r>
      <w:r w:rsidR="00894260">
        <w:t>, the B</w:t>
      </w:r>
      <w:r w:rsidR="002E495E">
        <w:t>ishop of Jerusalem</w:t>
      </w:r>
      <w:bookmarkEnd w:id="1726"/>
    </w:p>
    <w:p w14:paraId="3EDB7D36" w14:textId="0B2F3B4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894260">
        <w:t xml:space="preserve"> Not the son of Alphaeus or the son of Zebedee, not one of the Twelve, but the brother of the Lord (a son of the widower St. Joseph the Carpenter) who became the Bishop of Jerusalem and presided over the Council there. </w:t>
      </w:r>
      <w:r w:rsidR="00ED586B">
        <w:t xml:space="preserve">He is the author of the Epistle of St. James. </w:t>
      </w:r>
      <w:r w:rsidR="00894260">
        <w:t>His Liturgy was the basis for St. Basil’s.</w:t>
      </w:r>
    </w:p>
    <w:p w14:paraId="44C4EDC7" w14:textId="3CAC7AD9" w:rsidR="00894260" w:rsidRDefault="00894260" w:rsidP="00894260">
      <w:pPr>
        <w:pStyle w:val="Heading4"/>
      </w:pPr>
      <w:bookmarkStart w:id="1728" w:name="_Ref485883643"/>
      <w:r>
        <w:t>The Doxology for St. James the Brother of the Lord</w:t>
      </w:r>
      <w:r>
        <w:rPr>
          <w:rStyle w:val="FootnoteReference"/>
        </w:rPr>
        <w:footnoteReference w:id="1061"/>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894260" w14:paraId="4BB1B5B2" w14:textId="77777777" w:rsidTr="00894260">
        <w:trPr>
          <w:cantSplit/>
          <w:jc w:val="center"/>
        </w:trPr>
        <w:tc>
          <w:tcPr>
            <w:tcW w:w="288" w:type="dxa"/>
          </w:tcPr>
          <w:p w14:paraId="51E2CB80" w14:textId="77777777" w:rsidR="00894260" w:rsidRDefault="00894260" w:rsidP="00894260">
            <w:pPr>
              <w:pStyle w:val="CopticCross"/>
            </w:pPr>
          </w:p>
        </w:tc>
        <w:tc>
          <w:tcPr>
            <w:tcW w:w="3960" w:type="dxa"/>
          </w:tcPr>
          <w:p w14:paraId="44FA4680" w14:textId="52AE1D8B" w:rsidR="00894260" w:rsidRDefault="00ED586B" w:rsidP="00894260">
            <w:pPr>
              <w:pStyle w:val="EngHang"/>
              <w:rPr>
                <w:shd w:val="clear" w:color="auto" w:fill="FFFFFF"/>
              </w:rPr>
            </w:pPr>
            <w:r>
              <w:rPr>
                <w:shd w:val="clear" w:color="auto" w:fill="FFFFFF"/>
              </w:rPr>
              <w:t>As the Lord’s Disciple,</w:t>
            </w:r>
          </w:p>
          <w:p w14:paraId="7CB031C9" w14:textId="4B8187EF" w:rsidR="00ED586B" w:rsidRDefault="00ED586B" w:rsidP="00894260">
            <w:pPr>
              <w:pStyle w:val="EngHang"/>
              <w:rPr>
                <w:shd w:val="clear" w:color="auto" w:fill="FFFFFF"/>
              </w:rPr>
            </w:pPr>
            <w:r>
              <w:rPr>
                <w:shd w:val="clear" w:color="auto" w:fill="FFFFFF"/>
              </w:rPr>
              <w:t>You received the Gospel,</w:t>
            </w:r>
          </w:p>
          <w:p w14:paraId="4348B2E4" w14:textId="34D49B2C" w:rsidR="00ED586B" w:rsidRDefault="00ED586B" w:rsidP="00894260">
            <w:pPr>
              <w:pStyle w:val="EngHang"/>
              <w:rPr>
                <w:shd w:val="clear" w:color="auto" w:fill="FFFFFF"/>
              </w:rPr>
            </w:pPr>
            <w:r>
              <w:rPr>
                <w:shd w:val="clear" w:color="auto" w:fill="FFFFFF"/>
              </w:rPr>
              <w:t>O righteous James,</w:t>
            </w:r>
          </w:p>
          <w:p w14:paraId="506F6FD2" w14:textId="4D1B633B" w:rsidR="00894260" w:rsidRDefault="00ED586B" w:rsidP="00894260">
            <w:pPr>
              <w:pStyle w:val="EngHangEnd"/>
            </w:pPr>
            <w:r>
              <w:rPr>
                <w:shd w:val="clear" w:color="auto" w:fill="FFFFFF"/>
              </w:rPr>
              <w:t>The brother of the Lord.</w:t>
            </w:r>
          </w:p>
        </w:tc>
        <w:tc>
          <w:tcPr>
            <w:tcW w:w="288" w:type="dxa"/>
          </w:tcPr>
          <w:p w14:paraId="5E21A487" w14:textId="77777777" w:rsidR="00894260" w:rsidRDefault="00894260" w:rsidP="00894260"/>
        </w:tc>
      </w:tr>
      <w:tr w:rsidR="00894260" w14:paraId="4851C60D" w14:textId="77777777" w:rsidTr="00894260">
        <w:trPr>
          <w:cantSplit/>
          <w:jc w:val="center"/>
        </w:trPr>
        <w:tc>
          <w:tcPr>
            <w:tcW w:w="288" w:type="dxa"/>
          </w:tcPr>
          <w:p w14:paraId="7B9441A8" w14:textId="77777777" w:rsidR="00894260" w:rsidRDefault="00894260" w:rsidP="00894260">
            <w:pPr>
              <w:pStyle w:val="CopticCross"/>
            </w:pPr>
            <w:r w:rsidRPr="00FB5ACB">
              <w:t>¿</w:t>
            </w:r>
          </w:p>
        </w:tc>
        <w:tc>
          <w:tcPr>
            <w:tcW w:w="3960" w:type="dxa"/>
          </w:tcPr>
          <w:p w14:paraId="1201F94F" w14:textId="37196F13" w:rsidR="00894260" w:rsidRDefault="00ED586B" w:rsidP="00894260">
            <w:pPr>
              <w:pStyle w:val="EngHang"/>
              <w:rPr>
                <w:shd w:val="clear" w:color="auto" w:fill="FFFFFF"/>
              </w:rPr>
            </w:pPr>
            <w:r>
              <w:rPr>
                <w:shd w:val="clear" w:color="auto" w:fill="FFFFFF"/>
              </w:rPr>
              <w:t>As a martyr,</w:t>
            </w:r>
          </w:p>
          <w:p w14:paraId="65C6ECDD" w14:textId="6AB76392" w:rsidR="00ED586B" w:rsidRDefault="00ED586B" w:rsidP="00894260">
            <w:pPr>
              <w:pStyle w:val="EngHang"/>
              <w:rPr>
                <w:shd w:val="clear" w:color="auto" w:fill="FFFFFF"/>
              </w:rPr>
            </w:pPr>
            <w:r>
              <w:rPr>
                <w:shd w:val="clear" w:color="auto" w:fill="FFFFFF"/>
              </w:rPr>
              <w:t>You have unfailing courage;</w:t>
            </w:r>
          </w:p>
          <w:p w14:paraId="1873B63A" w14:textId="18CBDA34" w:rsidR="00ED586B" w:rsidRDefault="00ED586B" w:rsidP="00894260">
            <w:pPr>
              <w:pStyle w:val="EngHang"/>
              <w:rPr>
                <w:shd w:val="clear" w:color="auto" w:fill="FFFFFF"/>
              </w:rPr>
            </w:pPr>
            <w:r>
              <w:rPr>
                <w:shd w:val="clear" w:color="auto" w:fill="FFFFFF"/>
              </w:rPr>
              <w:t>As God’s brother,</w:t>
            </w:r>
          </w:p>
          <w:p w14:paraId="70C602BB" w14:textId="18B7254F" w:rsidR="00894260" w:rsidRDefault="00ED586B" w:rsidP="00894260">
            <w:pPr>
              <w:pStyle w:val="EngHangEnd"/>
            </w:pPr>
            <w:r>
              <w:rPr>
                <w:shd w:val="clear" w:color="auto" w:fill="FFFFFF"/>
              </w:rPr>
              <w:t>You have great boldness;</w:t>
            </w:r>
          </w:p>
        </w:tc>
        <w:tc>
          <w:tcPr>
            <w:tcW w:w="288" w:type="dxa"/>
          </w:tcPr>
          <w:p w14:paraId="7763BCE0" w14:textId="77777777" w:rsidR="00894260" w:rsidRDefault="00894260" w:rsidP="00894260"/>
        </w:tc>
      </w:tr>
      <w:tr w:rsidR="00894260" w14:paraId="3253A948" w14:textId="77777777" w:rsidTr="00894260">
        <w:trPr>
          <w:cantSplit/>
          <w:jc w:val="center"/>
        </w:trPr>
        <w:tc>
          <w:tcPr>
            <w:tcW w:w="288" w:type="dxa"/>
          </w:tcPr>
          <w:p w14:paraId="0427B120" w14:textId="77777777" w:rsidR="00894260" w:rsidRPr="00FB5ACB" w:rsidRDefault="00894260" w:rsidP="00894260">
            <w:pPr>
              <w:pStyle w:val="CopticCross"/>
            </w:pPr>
          </w:p>
        </w:tc>
        <w:tc>
          <w:tcPr>
            <w:tcW w:w="3960" w:type="dxa"/>
          </w:tcPr>
          <w:p w14:paraId="288A39B7" w14:textId="076B2D07" w:rsidR="00894260" w:rsidRDefault="00ED586B" w:rsidP="00894260">
            <w:pPr>
              <w:pStyle w:val="EngHang"/>
              <w:rPr>
                <w:shd w:val="clear" w:color="auto" w:fill="FFFFFF"/>
              </w:rPr>
            </w:pPr>
            <w:r>
              <w:rPr>
                <w:shd w:val="clear" w:color="auto" w:fill="FFFFFF"/>
              </w:rPr>
              <w:t>As a bishop,</w:t>
            </w:r>
          </w:p>
          <w:p w14:paraId="70EA4D37" w14:textId="59022B4B" w:rsidR="00ED586B" w:rsidRDefault="00ED586B" w:rsidP="00ED586B">
            <w:pPr>
              <w:pStyle w:val="EngHang"/>
              <w:rPr>
                <w:shd w:val="clear" w:color="auto" w:fill="FFFFFF"/>
              </w:rPr>
            </w:pPr>
            <w:r>
              <w:rPr>
                <w:shd w:val="clear" w:color="auto" w:fill="FFFFFF"/>
              </w:rPr>
              <w:t>You sit upon the throne,</w:t>
            </w:r>
          </w:p>
          <w:p w14:paraId="4343C705" w14:textId="56B05562" w:rsidR="00ED586B" w:rsidRDefault="00ED586B" w:rsidP="00ED586B">
            <w:pPr>
              <w:pStyle w:val="EngHang"/>
              <w:rPr>
                <w:shd w:val="clear" w:color="auto" w:fill="FFFFFF"/>
              </w:rPr>
            </w:pPr>
            <w:r>
              <w:rPr>
                <w:shd w:val="clear" w:color="auto" w:fill="FFFFFF"/>
              </w:rPr>
              <w:t>To intercede for us,</w:t>
            </w:r>
          </w:p>
          <w:p w14:paraId="57A9A4C5" w14:textId="74E60589" w:rsidR="00894260" w:rsidRDefault="00ED586B" w:rsidP="00894260">
            <w:pPr>
              <w:pStyle w:val="EngEnd"/>
              <w:rPr>
                <w:shd w:val="clear" w:color="auto" w:fill="FFFFFF"/>
              </w:rPr>
            </w:pPr>
            <w:r>
              <w:rPr>
                <w:shd w:val="clear" w:color="auto" w:fill="FFFFFF"/>
              </w:rPr>
              <w:t>We, your children.</w:t>
            </w:r>
          </w:p>
        </w:tc>
        <w:tc>
          <w:tcPr>
            <w:tcW w:w="288" w:type="dxa"/>
          </w:tcPr>
          <w:p w14:paraId="2222F668" w14:textId="77777777" w:rsidR="00894260" w:rsidRDefault="00894260" w:rsidP="00894260"/>
        </w:tc>
      </w:tr>
      <w:tr w:rsidR="00894260" w14:paraId="459E54AD" w14:textId="77777777" w:rsidTr="00894260">
        <w:trPr>
          <w:cantSplit/>
          <w:jc w:val="center"/>
        </w:trPr>
        <w:tc>
          <w:tcPr>
            <w:tcW w:w="288" w:type="dxa"/>
          </w:tcPr>
          <w:p w14:paraId="4E91FD28" w14:textId="77777777" w:rsidR="00894260" w:rsidRDefault="00894260" w:rsidP="00894260">
            <w:pPr>
              <w:pStyle w:val="CopticCross"/>
            </w:pPr>
            <w:r w:rsidRPr="00FB5ACB">
              <w:t>¿</w:t>
            </w:r>
          </w:p>
        </w:tc>
        <w:tc>
          <w:tcPr>
            <w:tcW w:w="3960" w:type="dxa"/>
          </w:tcPr>
          <w:p w14:paraId="4B22208B" w14:textId="4D244D8F" w:rsidR="00894260" w:rsidRDefault="00ED586B" w:rsidP="00894260">
            <w:pPr>
              <w:pStyle w:val="EngHang"/>
              <w:rPr>
                <w:shd w:val="clear" w:color="auto" w:fill="FFFFFF"/>
              </w:rPr>
            </w:pPr>
            <w:r>
              <w:rPr>
                <w:shd w:val="clear" w:color="auto" w:fill="FFFFFF"/>
              </w:rPr>
              <w:t>When God the Logos,</w:t>
            </w:r>
          </w:p>
          <w:p w14:paraId="04C039F9" w14:textId="52DDE13B" w:rsidR="00ED586B" w:rsidRDefault="00ED586B" w:rsidP="00894260">
            <w:pPr>
              <w:pStyle w:val="EngHang"/>
              <w:rPr>
                <w:shd w:val="clear" w:color="auto" w:fill="FFFFFF"/>
              </w:rPr>
            </w:pPr>
            <w:r>
              <w:rPr>
                <w:shd w:val="clear" w:color="auto" w:fill="FFFFFF"/>
              </w:rPr>
              <w:t>The Only-begotton of the Father,</w:t>
            </w:r>
          </w:p>
          <w:p w14:paraId="25166715" w14:textId="728E8403" w:rsidR="00ED586B" w:rsidRDefault="00ED586B" w:rsidP="00894260">
            <w:pPr>
              <w:pStyle w:val="EngHang"/>
              <w:rPr>
                <w:shd w:val="clear" w:color="auto" w:fill="FFFFFF"/>
              </w:rPr>
            </w:pPr>
            <w:r>
              <w:rPr>
                <w:shd w:val="clear" w:color="auto" w:fill="FFFFFF"/>
              </w:rPr>
              <w:t>Came and lived among us</w:t>
            </w:r>
          </w:p>
          <w:p w14:paraId="774753BA" w14:textId="5315542D" w:rsidR="00894260" w:rsidRDefault="00ED586B" w:rsidP="00894260">
            <w:pPr>
              <w:pStyle w:val="EngHangEnd"/>
              <w:ind w:left="0" w:firstLine="0"/>
            </w:pPr>
            <w:r>
              <w:rPr>
                <w:shd w:val="clear" w:color="auto" w:fill="FFFFFF"/>
              </w:rPr>
              <w:t>In these last days,</w:t>
            </w:r>
          </w:p>
        </w:tc>
        <w:tc>
          <w:tcPr>
            <w:tcW w:w="288" w:type="dxa"/>
          </w:tcPr>
          <w:p w14:paraId="0664019B" w14:textId="77777777" w:rsidR="00894260" w:rsidRDefault="00894260" w:rsidP="00894260"/>
        </w:tc>
      </w:tr>
      <w:tr w:rsidR="00894260" w14:paraId="329580BF" w14:textId="77777777" w:rsidTr="00894260">
        <w:trPr>
          <w:cantSplit/>
          <w:jc w:val="center"/>
        </w:trPr>
        <w:tc>
          <w:tcPr>
            <w:tcW w:w="288" w:type="dxa"/>
          </w:tcPr>
          <w:p w14:paraId="6623419E" w14:textId="77777777" w:rsidR="00894260" w:rsidRDefault="00894260" w:rsidP="00894260">
            <w:pPr>
              <w:pStyle w:val="CopticCross"/>
            </w:pPr>
          </w:p>
        </w:tc>
        <w:tc>
          <w:tcPr>
            <w:tcW w:w="3960" w:type="dxa"/>
          </w:tcPr>
          <w:p w14:paraId="27354881" w14:textId="6813EB48" w:rsidR="00894260" w:rsidRDefault="00ED586B" w:rsidP="00894260">
            <w:pPr>
              <w:pStyle w:val="EngHang"/>
              <w:rPr>
                <w:shd w:val="clear" w:color="auto" w:fill="FFFFFF"/>
              </w:rPr>
            </w:pPr>
            <w:r>
              <w:rPr>
                <w:shd w:val="clear" w:color="auto" w:fill="FFFFFF"/>
              </w:rPr>
              <w:t>He declared you,</w:t>
            </w:r>
          </w:p>
          <w:p w14:paraId="5F361C2B" w14:textId="386EF860" w:rsidR="00ED586B" w:rsidRDefault="00ED586B" w:rsidP="00894260">
            <w:pPr>
              <w:pStyle w:val="EngHang"/>
              <w:rPr>
                <w:shd w:val="clear" w:color="auto" w:fill="FFFFFF"/>
              </w:rPr>
            </w:pPr>
            <w:r>
              <w:rPr>
                <w:shd w:val="clear" w:color="auto" w:fill="FFFFFF"/>
              </w:rPr>
              <w:t>O venerable James,</w:t>
            </w:r>
          </w:p>
          <w:p w14:paraId="143B4090" w14:textId="7EEE96A8" w:rsidR="00ED586B" w:rsidRDefault="00ED586B" w:rsidP="00894260">
            <w:pPr>
              <w:pStyle w:val="EngHang"/>
              <w:rPr>
                <w:shd w:val="clear" w:color="auto" w:fill="FFFFFF"/>
              </w:rPr>
            </w:pPr>
            <w:r>
              <w:rPr>
                <w:shd w:val="clear" w:color="auto" w:fill="FFFFFF"/>
              </w:rPr>
              <w:t>To be the first shephard</w:t>
            </w:r>
          </w:p>
          <w:p w14:paraId="422B4CBD" w14:textId="70E33F44" w:rsidR="00894260" w:rsidRDefault="00ED586B" w:rsidP="00894260">
            <w:pPr>
              <w:pStyle w:val="EngHangEnd"/>
            </w:pPr>
            <w:r>
              <w:rPr>
                <w:shd w:val="clear" w:color="auto" w:fill="FFFFFF"/>
              </w:rPr>
              <w:t>And teacher of Jerusalem,</w:t>
            </w:r>
          </w:p>
        </w:tc>
        <w:tc>
          <w:tcPr>
            <w:tcW w:w="288" w:type="dxa"/>
          </w:tcPr>
          <w:p w14:paraId="122BBA44" w14:textId="77777777" w:rsidR="00894260" w:rsidRDefault="00894260" w:rsidP="00894260"/>
        </w:tc>
      </w:tr>
      <w:tr w:rsidR="00894260" w14:paraId="6C4D4F56" w14:textId="77777777" w:rsidTr="00894260">
        <w:trPr>
          <w:cantSplit/>
          <w:jc w:val="center"/>
        </w:trPr>
        <w:tc>
          <w:tcPr>
            <w:tcW w:w="288" w:type="dxa"/>
          </w:tcPr>
          <w:p w14:paraId="2C78E226" w14:textId="77777777" w:rsidR="00894260" w:rsidRDefault="00894260" w:rsidP="00894260">
            <w:pPr>
              <w:pStyle w:val="CopticCross"/>
            </w:pPr>
            <w:r w:rsidRPr="00FB5ACB">
              <w:t>¿</w:t>
            </w:r>
          </w:p>
        </w:tc>
        <w:tc>
          <w:tcPr>
            <w:tcW w:w="3960" w:type="dxa"/>
          </w:tcPr>
          <w:p w14:paraId="623CEB47" w14:textId="09A84FF6" w:rsidR="00894260" w:rsidRDefault="00ED586B" w:rsidP="00894260">
            <w:pPr>
              <w:pStyle w:val="EngHang"/>
              <w:rPr>
                <w:shd w:val="clear" w:color="auto" w:fill="FFFFFF"/>
              </w:rPr>
            </w:pPr>
            <w:r>
              <w:rPr>
                <w:shd w:val="clear" w:color="auto" w:fill="FFFFFF"/>
              </w:rPr>
              <w:t>And a faithful steward</w:t>
            </w:r>
          </w:p>
          <w:p w14:paraId="19103D2D" w14:textId="6E92529D" w:rsidR="00ED586B" w:rsidRDefault="00ED586B" w:rsidP="00894260">
            <w:pPr>
              <w:pStyle w:val="EngHang"/>
              <w:rPr>
                <w:shd w:val="clear" w:color="auto" w:fill="FFFFFF"/>
              </w:rPr>
            </w:pPr>
            <w:r>
              <w:rPr>
                <w:shd w:val="clear" w:color="auto" w:fill="FFFFFF"/>
              </w:rPr>
              <w:t>Of the spiritual Mysteries,</w:t>
            </w:r>
          </w:p>
          <w:p w14:paraId="7E783EA7" w14:textId="1CE471E0" w:rsidR="00ED586B" w:rsidRDefault="00ED586B" w:rsidP="00894260">
            <w:pPr>
              <w:pStyle w:val="EngHang"/>
              <w:rPr>
                <w:shd w:val="clear" w:color="auto" w:fill="FFFFFF"/>
              </w:rPr>
            </w:pPr>
            <w:r>
              <w:rPr>
                <w:shd w:val="clear" w:color="auto" w:fill="FFFFFF"/>
              </w:rPr>
              <w:t>In your Divine Liturgy,</w:t>
            </w:r>
          </w:p>
          <w:p w14:paraId="561AFF66" w14:textId="06A2A8E8" w:rsidR="00894260" w:rsidRDefault="00ED586B" w:rsidP="00894260">
            <w:pPr>
              <w:pStyle w:val="EngHangEnd"/>
              <w:rPr>
                <w:shd w:val="clear" w:color="auto" w:fill="FFFFFF"/>
              </w:rPr>
            </w:pPr>
            <w:r>
              <w:rPr>
                <w:shd w:val="clear" w:color="auto" w:fill="FFFFFF"/>
              </w:rPr>
              <w:t>And your Revelation.</w:t>
            </w:r>
          </w:p>
        </w:tc>
        <w:tc>
          <w:tcPr>
            <w:tcW w:w="288" w:type="dxa"/>
          </w:tcPr>
          <w:p w14:paraId="64C4C884" w14:textId="77777777" w:rsidR="00894260" w:rsidRDefault="00894260" w:rsidP="00894260"/>
        </w:tc>
      </w:tr>
      <w:tr w:rsidR="00894260" w14:paraId="37B5B3BD" w14:textId="77777777" w:rsidTr="00894260">
        <w:trPr>
          <w:cantSplit/>
          <w:jc w:val="center"/>
        </w:trPr>
        <w:tc>
          <w:tcPr>
            <w:tcW w:w="288" w:type="dxa"/>
          </w:tcPr>
          <w:p w14:paraId="6CE978D8" w14:textId="77777777" w:rsidR="00894260" w:rsidRDefault="00894260" w:rsidP="00894260">
            <w:pPr>
              <w:pStyle w:val="CopticCross"/>
            </w:pPr>
          </w:p>
        </w:tc>
        <w:tc>
          <w:tcPr>
            <w:tcW w:w="3960" w:type="dxa"/>
          </w:tcPr>
          <w:p w14:paraId="53CDF82B" w14:textId="77777777" w:rsidR="00894260" w:rsidRDefault="00894260" w:rsidP="00894260">
            <w:pPr>
              <w:pStyle w:val="EngHang"/>
              <w:rPr>
                <w:shd w:val="clear" w:color="auto" w:fill="FFFFFF"/>
              </w:rPr>
            </w:pPr>
            <w:r>
              <w:rPr>
                <w:shd w:val="clear" w:color="auto" w:fill="FFFFFF"/>
              </w:rPr>
              <w:t>Pray to the Lord on our behalf,</w:t>
            </w:r>
          </w:p>
          <w:p w14:paraId="1FB673A6" w14:textId="77777777" w:rsidR="00894260" w:rsidRDefault="00894260" w:rsidP="00894260">
            <w:pPr>
              <w:pStyle w:val="EngHang"/>
              <w:rPr>
                <w:shd w:val="clear" w:color="auto" w:fill="FFFFFF"/>
              </w:rPr>
            </w:pPr>
            <w:r>
              <w:rPr>
                <w:shd w:val="clear" w:color="auto" w:fill="FFFFFF"/>
              </w:rPr>
              <w:t>My lord and father, the Apostle,</w:t>
            </w:r>
          </w:p>
          <w:p w14:paraId="357F5B9B" w14:textId="0DE0B373" w:rsidR="00894260" w:rsidRDefault="00894260" w:rsidP="00894260">
            <w:pPr>
              <w:pStyle w:val="EngHang"/>
              <w:rPr>
                <w:shd w:val="clear" w:color="auto" w:fill="FFFFFF"/>
              </w:rPr>
            </w:pPr>
            <w:r>
              <w:rPr>
                <w:shd w:val="clear" w:color="auto" w:fill="FFFFFF"/>
              </w:rPr>
              <w:t xml:space="preserve">James the </w:t>
            </w:r>
            <w:r w:rsidR="00ED586B">
              <w:rPr>
                <w:shd w:val="clear" w:color="auto" w:fill="FFFFFF"/>
              </w:rPr>
              <w:t>bishop of Jerusalem</w:t>
            </w:r>
            <w:r>
              <w:rPr>
                <w:shd w:val="clear" w:color="auto" w:fill="FFFFFF"/>
              </w:rPr>
              <w:t>,</w:t>
            </w:r>
          </w:p>
          <w:p w14:paraId="71EA1AE7" w14:textId="77777777" w:rsidR="00894260" w:rsidRDefault="00894260" w:rsidP="00894260">
            <w:pPr>
              <w:pStyle w:val="EngHangEnd"/>
              <w:rPr>
                <w:shd w:val="clear" w:color="auto" w:fill="FFFFFF"/>
              </w:rPr>
            </w:pPr>
            <w:r>
              <w:rPr>
                <w:shd w:val="clear" w:color="auto" w:fill="FFFFFF"/>
              </w:rPr>
              <w:t>That He may forgive us our sins.</w:t>
            </w:r>
          </w:p>
        </w:tc>
        <w:tc>
          <w:tcPr>
            <w:tcW w:w="288" w:type="dxa"/>
          </w:tcPr>
          <w:p w14:paraId="3D1708B4" w14:textId="77777777" w:rsidR="00894260" w:rsidRDefault="00894260" w:rsidP="00894260"/>
        </w:tc>
      </w:tr>
    </w:tbl>
    <w:p w14:paraId="055F566A" w14:textId="77777777" w:rsidR="005329C1" w:rsidRDefault="005329C1" w:rsidP="005329C1">
      <w:pPr>
        <w:pStyle w:val="Heading3"/>
      </w:pPr>
      <w:bookmarkStart w:id="1729" w:name="_Toc485884608"/>
      <w:r>
        <w:t>April 16 / Pharamuthi 21: Commemoration of the Theotokos</w:t>
      </w:r>
      <w:bookmarkEnd w:id="1729"/>
    </w:p>
    <w:p w14:paraId="3A82478B" w14:textId="4A6E384E" w:rsidR="00DD1748" w:rsidRDefault="00DD1748" w:rsidP="00DD1748">
      <w:pPr>
        <w:pStyle w:val="Rubric"/>
      </w:pPr>
      <w:bookmarkStart w:id="1730" w:name="_Ref434560035"/>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6EB9DA3" w14:textId="77777777" w:rsidR="00AF6D10" w:rsidRDefault="00AF6D10" w:rsidP="00AF6D10">
      <w:pPr>
        <w:pStyle w:val="Heading3"/>
      </w:pPr>
      <w:bookmarkStart w:id="1731" w:name="_Ref485109216"/>
      <w:bookmarkStart w:id="1732" w:name="_Ref485109221"/>
      <w:bookmarkStart w:id="1733" w:name="_Toc485884609"/>
      <w:r>
        <w:t>April 18 / Pharamuthi 23: Martyrdom of St. George the Prince of the Martyrs</w:t>
      </w:r>
      <w:bookmarkEnd w:id="1730"/>
      <w:bookmarkEnd w:id="1731"/>
      <w:bookmarkEnd w:id="1732"/>
      <w:bookmarkEnd w:id="1733"/>
    </w:p>
    <w:p w14:paraId="480B7CF0" w14:textId="77777777" w:rsidR="00AF6D10" w:rsidRDefault="00AF6D10" w:rsidP="00AF6D10">
      <w:pPr>
        <w:pStyle w:val="Heading4"/>
      </w:pPr>
      <w:bookmarkStart w:id="1734" w:name="_Ref434489211"/>
      <w:r>
        <w:t>Another Doxology of St. George</w:t>
      </w:r>
      <w:bookmarkEnd w:id="1734"/>
    </w:p>
    <w:p w14:paraId="7BC4CD70" w14:textId="450C3546"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E2EAC">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E2EAC">
        <w:rPr>
          <w:noProof/>
        </w:rPr>
        <w:t>711</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735" w:name="_Toc485884610"/>
      <w:r>
        <w:lastRenderedPageBreak/>
        <w:t>April 24 / Pharamuthi 29: Commemoration of the Annunciation, Nativity, and Resurrection on the 29</w:t>
      </w:r>
      <w:r w:rsidRPr="00C0205C">
        <w:rPr>
          <w:vertAlign w:val="superscript"/>
        </w:rPr>
        <w:t>th</w:t>
      </w:r>
      <w:r>
        <w:t xml:space="preserve"> of Every Month</w:t>
      </w:r>
      <w:bookmarkEnd w:id="1735"/>
    </w:p>
    <w:p w14:paraId="303C033D" w14:textId="77723579"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955026C" w14:textId="77777777" w:rsidR="00072324" w:rsidRDefault="00072324" w:rsidP="00072324">
      <w:pPr>
        <w:pStyle w:val="Heading3"/>
      </w:pPr>
      <w:bookmarkStart w:id="1736" w:name="_Toc485884611"/>
      <w:r>
        <w:t xml:space="preserve">April 24 / Pharamuthi 29: </w:t>
      </w:r>
      <w:r w:rsidR="00B52D77">
        <w:t xml:space="preserve">Also the </w:t>
      </w:r>
      <w:r>
        <w:t>Departure of St. Erastus the Apostle</w:t>
      </w:r>
      <w:bookmarkEnd w:id="1736"/>
    </w:p>
    <w:p w14:paraId="1D4A92BF" w14:textId="6CE7558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0EC74FD" w14:textId="77777777" w:rsidR="00072324" w:rsidRDefault="00072324" w:rsidP="00072324">
      <w:pPr>
        <w:pStyle w:val="Heading3"/>
      </w:pPr>
      <w:bookmarkStart w:id="1737" w:name="_Ref434562195"/>
      <w:bookmarkStart w:id="1738" w:name="_Toc485884612"/>
      <w:r>
        <w:t>April 25 / Pharamuthi 30: Martyrdom of St. Mark the Evangelist</w:t>
      </w:r>
      <w:bookmarkEnd w:id="1737"/>
      <w:bookmarkEnd w:id="1738"/>
    </w:p>
    <w:p w14:paraId="1A50F251" w14:textId="77777777" w:rsidR="00072324" w:rsidRDefault="00B46E6E" w:rsidP="00072324">
      <w:pPr>
        <w:pStyle w:val="Heading4"/>
      </w:pPr>
      <w:bookmarkStart w:id="1739" w:name="_Ref434488936"/>
      <w:r>
        <w:t>Another</w:t>
      </w:r>
      <w:r w:rsidR="00072324">
        <w:t xml:space="preserve"> Doxology</w:t>
      </w:r>
      <w:r>
        <w:t xml:space="preserve"> of St. Mark</w:t>
      </w:r>
      <w:bookmarkEnd w:id="1739"/>
    </w:p>
    <w:p w14:paraId="2E6CD030" w14:textId="6D09AF84"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E2EAC">
        <w:t>The Doxology of St. Mark</w:t>
      </w:r>
      <w:r>
        <w:fldChar w:fldCharType="end"/>
      </w:r>
      <w:r>
        <w:t xml:space="preserve">, page </w:t>
      </w:r>
      <w:r>
        <w:fldChar w:fldCharType="begin"/>
      </w:r>
      <w:r>
        <w:instrText xml:space="preserve"> PAGEREF _Ref434488814 \h </w:instrText>
      </w:r>
      <w:r>
        <w:fldChar w:fldCharType="separate"/>
      </w:r>
      <w:r w:rsidR="000E2EAC">
        <w:rPr>
          <w:noProof/>
        </w:rPr>
        <w:t>707</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6EC1954C" w:rsidR="00E12AEC" w:rsidRDefault="00E12AEC" w:rsidP="00E12AEC">
            <w:pPr>
              <w:pStyle w:val="EngHang"/>
            </w:pPr>
            <w:r>
              <w:t xml:space="preserve">O </w:t>
            </w:r>
            <w:r w:rsidR="00FD7CBF">
              <w:t>Divinely Inspired</w:t>
            </w:r>
            <w:r w:rsidR="00FD7CBF">
              <w:rPr>
                <w:rStyle w:val="FootnoteReference"/>
              </w:rPr>
              <w:footnoteReference w:id="1062"/>
            </w:r>
            <w:r>
              <w:t xml:space="preserv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lastRenderedPageBreak/>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583CAE89" w:rsidR="00E12AEC" w:rsidRDefault="00E12AEC" w:rsidP="00E12AEC">
            <w:pPr>
              <w:pStyle w:val="EngHang"/>
            </w:pPr>
            <w:r>
              <w:t xml:space="preserve">O </w:t>
            </w:r>
            <w:r w:rsidR="00FD7CBF">
              <w:t>Divinely Inspired</w:t>
            </w:r>
            <w:r>
              <w:t xml:space="preserv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740" w:name="_Toc485884613"/>
      <w:r>
        <w:t>April 26 / Pashons 1: Nativity of the Theotokos</w:t>
      </w:r>
      <w:bookmarkEnd w:id="1740"/>
    </w:p>
    <w:p w14:paraId="39FC1B42" w14:textId="0C74AE86" w:rsidR="00DB1A80" w:rsidRDefault="00DB1A80" w:rsidP="00DB1A80">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782C3CF0" w14:textId="10202522" w:rsidR="005A4893" w:rsidRDefault="005A4893" w:rsidP="00160DE3">
      <w:pPr>
        <w:pStyle w:val="Heading3"/>
      </w:pPr>
      <w:bookmarkStart w:id="1741" w:name="_Toc485884614"/>
      <w:r>
        <w:t>April 27 / Pashons 2: Job the Rigtheous</w:t>
      </w:r>
      <w:bookmarkEnd w:id="1741"/>
    </w:p>
    <w:p w14:paraId="615A1DD1" w14:textId="7F995846" w:rsidR="005A4893" w:rsidRDefault="005A4893" w:rsidP="005A4893">
      <w:pPr>
        <w:pStyle w:val="Heading4"/>
      </w:pPr>
      <w:bookmarkStart w:id="1742" w:name="_Ref485797335"/>
      <w:r>
        <w:t>The Doxology for Job the Righteous</w:t>
      </w:r>
      <w:r>
        <w:rPr>
          <w:rStyle w:val="FootnoteReference"/>
        </w:rPr>
        <w:footnoteReference w:id="1063"/>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A4893" w14:paraId="6A7C439E" w14:textId="77777777" w:rsidTr="00E21C24">
        <w:trPr>
          <w:cantSplit/>
          <w:jc w:val="center"/>
        </w:trPr>
        <w:tc>
          <w:tcPr>
            <w:tcW w:w="288" w:type="dxa"/>
          </w:tcPr>
          <w:p w14:paraId="5936BE94" w14:textId="77777777" w:rsidR="005A4893" w:rsidRDefault="005A4893" w:rsidP="00E21C24">
            <w:pPr>
              <w:pStyle w:val="CopticCross"/>
            </w:pPr>
          </w:p>
        </w:tc>
        <w:tc>
          <w:tcPr>
            <w:tcW w:w="3960" w:type="dxa"/>
          </w:tcPr>
          <w:p w14:paraId="2F10EDFE" w14:textId="088237D8" w:rsidR="005A4893" w:rsidRDefault="005A4893" w:rsidP="00E21C24">
            <w:pPr>
              <w:pStyle w:val="EngHang"/>
              <w:rPr>
                <w:shd w:val="clear" w:color="auto" w:fill="FFFFFF"/>
              </w:rPr>
            </w:pPr>
            <w:r>
              <w:rPr>
                <w:shd w:val="clear" w:color="auto" w:fill="FFFFFF"/>
              </w:rPr>
              <w:t>You are an indestructible</w:t>
            </w:r>
          </w:p>
          <w:p w14:paraId="73954C48" w14:textId="2A2F6E62" w:rsidR="005A4893" w:rsidRDefault="00603697" w:rsidP="00E21C24">
            <w:pPr>
              <w:pStyle w:val="EngHang"/>
              <w:rPr>
                <w:shd w:val="clear" w:color="auto" w:fill="FFFFFF"/>
              </w:rPr>
            </w:pPr>
            <w:r>
              <w:rPr>
                <w:shd w:val="clear" w:color="auto" w:fill="FFFFFF"/>
              </w:rPr>
              <w:t>P</w:t>
            </w:r>
            <w:r w:rsidR="005A4893">
              <w:rPr>
                <w:shd w:val="clear" w:color="auto" w:fill="FFFFFF"/>
              </w:rPr>
              <w:t>illar of courage,</w:t>
            </w:r>
          </w:p>
          <w:p w14:paraId="56507FC6" w14:textId="62445E0F" w:rsidR="005A4893" w:rsidRDefault="005A4893" w:rsidP="00E21C24">
            <w:pPr>
              <w:pStyle w:val="EngHang"/>
              <w:rPr>
                <w:shd w:val="clear" w:color="auto" w:fill="FFFFFF"/>
              </w:rPr>
            </w:pPr>
            <w:r>
              <w:rPr>
                <w:shd w:val="clear" w:color="auto" w:fill="FFFFFF"/>
              </w:rPr>
              <w:t>You turned back the attacks of the Devil,</w:t>
            </w:r>
          </w:p>
          <w:p w14:paraId="3786F40D" w14:textId="54C5FFE8" w:rsidR="005A4893" w:rsidRDefault="005A4893" w:rsidP="00E21C24">
            <w:pPr>
              <w:pStyle w:val="EngHangEnd"/>
            </w:pPr>
            <w:r>
              <w:rPr>
                <w:shd w:val="clear" w:color="auto" w:fill="FFFFFF"/>
              </w:rPr>
              <w:t>And remained unmoved in temptation.</w:t>
            </w:r>
          </w:p>
        </w:tc>
        <w:tc>
          <w:tcPr>
            <w:tcW w:w="288" w:type="dxa"/>
          </w:tcPr>
          <w:p w14:paraId="4F4D7B33" w14:textId="77777777" w:rsidR="005A4893" w:rsidRDefault="005A4893" w:rsidP="00E21C24"/>
        </w:tc>
      </w:tr>
      <w:tr w:rsidR="005A4893" w14:paraId="3A4F8647" w14:textId="77777777" w:rsidTr="00E21C24">
        <w:trPr>
          <w:cantSplit/>
          <w:jc w:val="center"/>
        </w:trPr>
        <w:tc>
          <w:tcPr>
            <w:tcW w:w="288" w:type="dxa"/>
          </w:tcPr>
          <w:p w14:paraId="3C3AFA69" w14:textId="77777777" w:rsidR="005A4893" w:rsidRDefault="005A4893" w:rsidP="00E21C24">
            <w:pPr>
              <w:pStyle w:val="CopticCross"/>
            </w:pPr>
            <w:r w:rsidRPr="00FB5ACB">
              <w:lastRenderedPageBreak/>
              <w:t>¿</w:t>
            </w:r>
          </w:p>
        </w:tc>
        <w:tc>
          <w:tcPr>
            <w:tcW w:w="3960" w:type="dxa"/>
          </w:tcPr>
          <w:p w14:paraId="61500708" w14:textId="3B4C2FDD" w:rsidR="005A4893" w:rsidRDefault="005A4893" w:rsidP="00E21C24">
            <w:pPr>
              <w:pStyle w:val="EngHang"/>
              <w:rPr>
                <w:shd w:val="clear" w:color="auto" w:fill="FFFFFF"/>
              </w:rPr>
            </w:pPr>
            <w:r>
              <w:rPr>
                <w:shd w:val="clear" w:color="auto" w:fill="FFFFFF"/>
              </w:rPr>
              <w:t>You were true and just,</w:t>
            </w:r>
          </w:p>
          <w:p w14:paraId="74D4F731" w14:textId="13B2BC68" w:rsidR="005A4893" w:rsidRDefault="005A4893" w:rsidP="00E21C24">
            <w:pPr>
              <w:pStyle w:val="EngHang"/>
              <w:rPr>
                <w:shd w:val="clear" w:color="auto" w:fill="FFFFFF"/>
              </w:rPr>
            </w:pPr>
            <w:r>
              <w:rPr>
                <w:shd w:val="clear" w:color="auto" w:fill="FFFFFF"/>
              </w:rPr>
              <w:t>Pious, blameless, and holy,</w:t>
            </w:r>
          </w:p>
          <w:p w14:paraId="3DD3446F" w14:textId="77777777" w:rsidR="005A4893" w:rsidRDefault="005A4893" w:rsidP="005A4893">
            <w:pPr>
              <w:pStyle w:val="EngHang"/>
              <w:rPr>
                <w:shd w:val="clear" w:color="auto" w:fill="FFFFFF"/>
              </w:rPr>
            </w:pPr>
            <w:r>
              <w:rPr>
                <w:shd w:val="clear" w:color="auto" w:fill="FFFFFF"/>
              </w:rPr>
              <w:t>O glorious servant,</w:t>
            </w:r>
          </w:p>
          <w:p w14:paraId="562A9C3D" w14:textId="367831C6" w:rsidR="005A4893" w:rsidRDefault="005A4893" w:rsidP="00E21C24">
            <w:pPr>
              <w:pStyle w:val="EngHangEnd"/>
            </w:pPr>
            <w:r>
              <w:rPr>
                <w:shd w:val="clear" w:color="auto" w:fill="FFFFFF"/>
              </w:rPr>
              <w:t>Of the true God!</w:t>
            </w:r>
          </w:p>
        </w:tc>
        <w:tc>
          <w:tcPr>
            <w:tcW w:w="288" w:type="dxa"/>
          </w:tcPr>
          <w:p w14:paraId="3BB8C44D" w14:textId="77777777" w:rsidR="005A4893" w:rsidRDefault="005A4893" w:rsidP="00E21C24"/>
        </w:tc>
      </w:tr>
      <w:tr w:rsidR="005A4893" w14:paraId="4DFCC176" w14:textId="77777777" w:rsidTr="00E21C24">
        <w:trPr>
          <w:cantSplit/>
          <w:jc w:val="center"/>
        </w:trPr>
        <w:tc>
          <w:tcPr>
            <w:tcW w:w="288" w:type="dxa"/>
          </w:tcPr>
          <w:p w14:paraId="17DF3680" w14:textId="77777777" w:rsidR="005A4893" w:rsidRDefault="005A4893" w:rsidP="00E21C24">
            <w:pPr>
              <w:pStyle w:val="CopticCross"/>
            </w:pPr>
          </w:p>
        </w:tc>
        <w:tc>
          <w:tcPr>
            <w:tcW w:w="3960" w:type="dxa"/>
          </w:tcPr>
          <w:p w14:paraId="145F132B" w14:textId="2655A404" w:rsidR="005A4893" w:rsidRDefault="005A4893" w:rsidP="00E21C24">
            <w:pPr>
              <w:pStyle w:val="EngHang"/>
              <w:rPr>
                <w:shd w:val="clear" w:color="auto" w:fill="FFFFFF"/>
              </w:rPr>
            </w:pPr>
            <w:r>
              <w:rPr>
                <w:shd w:val="clear" w:color="auto" w:fill="FFFFFF"/>
              </w:rPr>
              <w:t>You enlightened the whole world</w:t>
            </w:r>
          </w:p>
          <w:p w14:paraId="1D9F0C4E" w14:textId="77777777" w:rsidR="005A4893" w:rsidRDefault="005A4893" w:rsidP="00E21C24">
            <w:pPr>
              <w:pStyle w:val="EngHang"/>
              <w:rPr>
                <w:shd w:val="clear" w:color="auto" w:fill="FFFFFF"/>
              </w:rPr>
            </w:pPr>
            <w:r>
              <w:rPr>
                <w:shd w:val="clear" w:color="auto" w:fill="FFFFFF"/>
              </w:rPr>
              <w:t>By your perseverance,</w:t>
            </w:r>
          </w:p>
          <w:p w14:paraId="3E81EE57" w14:textId="2461EFF9" w:rsidR="005A4893" w:rsidRDefault="005A4893" w:rsidP="00E21C24">
            <w:pPr>
              <w:pStyle w:val="EngHang"/>
              <w:rPr>
                <w:shd w:val="clear" w:color="auto" w:fill="FFFFFF"/>
              </w:rPr>
            </w:pPr>
            <w:r>
              <w:rPr>
                <w:shd w:val="clear" w:color="auto" w:fill="FFFFFF"/>
              </w:rPr>
              <w:t>O much-afflicted Job,</w:t>
            </w:r>
          </w:p>
          <w:p w14:paraId="1E6F1876" w14:textId="1EEF19EF" w:rsidR="005A4893" w:rsidRPr="00182B91" w:rsidRDefault="005A4893" w:rsidP="00E21C24">
            <w:pPr>
              <w:pStyle w:val="EngHangEnd"/>
              <w:rPr>
                <w:shd w:val="clear" w:color="auto" w:fill="FFFFFF"/>
              </w:rPr>
            </w:pPr>
            <w:r>
              <w:rPr>
                <w:shd w:val="clear" w:color="auto" w:fill="FFFFFF"/>
              </w:rPr>
              <w:t>Therefore we hono</w:t>
            </w:r>
            <w:r w:rsidR="00A93DD0">
              <w:rPr>
                <w:shd w:val="clear" w:color="auto" w:fill="FFFFFF"/>
              </w:rPr>
              <w:t>u</w:t>
            </w:r>
            <w:r>
              <w:rPr>
                <w:shd w:val="clear" w:color="auto" w:fill="FFFFFF"/>
              </w:rPr>
              <w:t>r and praise you.</w:t>
            </w:r>
          </w:p>
        </w:tc>
        <w:tc>
          <w:tcPr>
            <w:tcW w:w="288" w:type="dxa"/>
          </w:tcPr>
          <w:p w14:paraId="270A376B" w14:textId="77777777" w:rsidR="005A4893" w:rsidRDefault="005A4893" w:rsidP="00E21C24"/>
        </w:tc>
      </w:tr>
      <w:tr w:rsidR="005A4893" w14:paraId="3F03DF53" w14:textId="77777777" w:rsidTr="00E21C24">
        <w:trPr>
          <w:cantSplit/>
          <w:jc w:val="center"/>
        </w:trPr>
        <w:tc>
          <w:tcPr>
            <w:tcW w:w="288" w:type="dxa"/>
          </w:tcPr>
          <w:p w14:paraId="7496B18B" w14:textId="77777777" w:rsidR="005A4893" w:rsidRDefault="005A4893" w:rsidP="00E21C24">
            <w:pPr>
              <w:pStyle w:val="CopticCross"/>
            </w:pPr>
            <w:r w:rsidRPr="00FB5ACB">
              <w:t>¿</w:t>
            </w:r>
          </w:p>
        </w:tc>
        <w:tc>
          <w:tcPr>
            <w:tcW w:w="3960" w:type="dxa"/>
          </w:tcPr>
          <w:p w14:paraId="67DC602C" w14:textId="2F373270" w:rsidR="005A4893" w:rsidRDefault="005A4893" w:rsidP="00E21C24">
            <w:pPr>
              <w:pStyle w:val="EngHang"/>
              <w:rPr>
                <w:shd w:val="clear" w:color="auto" w:fill="FFFFFF"/>
              </w:rPr>
            </w:pPr>
            <w:r>
              <w:rPr>
                <w:shd w:val="clear" w:color="auto" w:fill="FFFFFF"/>
              </w:rPr>
              <w:t>And the Church praises you</w:t>
            </w:r>
          </w:p>
          <w:p w14:paraId="7396C0C3" w14:textId="2DF84F5A" w:rsidR="005A4893" w:rsidRDefault="005A4893" w:rsidP="00E21C24">
            <w:pPr>
              <w:pStyle w:val="EngHang"/>
              <w:rPr>
                <w:shd w:val="clear" w:color="auto" w:fill="FFFFFF"/>
              </w:rPr>
            </w:pPr>
            <w:r>
              <w:rPr>
                <w:shd w:val="clear" w:color="auto" w:fill="FFFFFF"/>
              </w:rPr>
              <w:t>As a model of endurance,</w:t>
            </w:r>
          </w:p>
          <w:p w14:paraId="2A0901AB" w14:textId="1BC2F1AE" w:rsidR="005A4893" w:rsidRDefault="005A4893" w:rsidP="00E21C24">
            <w:pPr>
              <w:pStyle w:val="EngHang"/>
              <w:rPr>
                <w:shd w:val="clear" w:color="auto" w:fill="FFFFFF"/>
              </w:rPr>
            </w:pPr>
            <w:r>
              <w:rPr>
                <w:shd w:val="clear" w:color="auto" w:fill="FFFFFF"/>
              </w:rPr>
              <w:t>And an example of virtue,</w:t>
            </w:r>
          </w:p>
          <w:p w14:paraId="0C6256C6" w14:textId="3C9F52E8" w:rsidR="005A4893" w:rsidRDefault="005A4893" w:rsidP="00E21C24">
            <w:pPr>
              <w:pStyle w:val="EngHangEnd"/>
            </w:pPr>
            <w:r>
              <w:rPr>
                <w:shd w:val="clear" w:color="auto" w:fill="FFFFFF"/>
              </w:rPr>
              <w:t>O righteous Job.</w:t>
            </w:r>
          </w:p>
        </w:tc>
        <w:tc>
          <w:tcPr>
            <w:tcW w:w="288" w:type="dxa"/>
          </w:tcPr>
          <w:p w14:paraId="33A794CA" w14:textId="77777777" w:rsidR="005A4893" w:rsidRDefault="005A4893" w:rsidP="00E21C24"/>
        </w:tc>
      </w:tr>
      <w:tr w:rsidR="005A4893" w14:paraId="36B14815" w14:textId="77777777" w:rsidTr="00E21C24">
        <w:trPr>
          <w:cantSplit/>
          <w:jc w:val="center"/>
        </w:trPr>
        <w:tc>
          <w:tcPr>
            <w:tcW w:w="288" w:type="dxa"/>
          </w:tcPr>
          <w:p w14:paraId="129B5A1B" w14:textId="77777777" w:rsidR="005A4893" w:rsidRDefault="005A4893" w:rsidP="00E21C24">
            <w:pPr>
              <w:pStyle w:val="CopticCross"/>
            </w:pPr>
          </w:p>
        </w:tc>
        <w:tc>
          <w:tcPr>
            <w:tcW w:w="3960" w:type="dxa"/>
          </w:tcPr>
          <w:p w14:paraId="6CDC8750" w14:textId="77777777" w:rsidR="005A4893" w:rsidRDefault="005A4893" w:rsidP="00E21C24">
            <w:pPr>
              <w:pStyle w:val="EngHang"/>
              <w:rPr>
                <w:shd w:val="clear" w:color="auto" w:fill="FFFFFF"/>
              </w:rPr>
            </w:pPr>
            <w:r>
              <w:rPr>
                <w:shd w:val="clear" w:color="auto" w:fill="FFFFFF"/>
              </w:rPr>
              <w:t>Pray to the Lord on our behalf,</w:t>
            </w:r>
          </w:p>
          <w:p w14:paraId="633FE92B" w14:textId="080D7C6E" w:rsidR="005A4893" w:rsidRDefault="005A4893" w:rsidP="00E21C24">
            <w:pPr>
              <w:pStyle w:val="EngHang"/>
              <w:rPr>
                <w:shd w:val="clear" w:color="auto" w:fill="FFFFFF"/>
              </w:rPr>
            </w:pPr>
            <w:r>
              <w:rPr>
                <w:shd w:val="clear" w:color="auto" w:fill="FFFFFF"/>
              </w:rPr>
              <w:t>O our saintly and righteous father,</w:t>
            </w:r>
          </w:p>
          <w:p w14:paraId="25E1000C" w14:textId="6BD3DE48" w:rsidR="005A4893" w:rsidRDefault="005A4893" w:rsidP="00E21C24">
            <w:pPr>
              <w:pStyle w:val="EngHang"/>
              <w:rPr>
                <w:shd w:val="clear" w:color="auto" w:fill="FFFFFF"/>
              </w:rPr>
            </w:pPr>
            <w:r>
              <w:rPr>
                <w:shd w:val="clear" w:color="auto" w:fill="FFFFFF"/>
              </w:rPr>
              <w:t>Job the righteous,</w:t>
            </w:r>
          </w:p>
          <w:p w14:paraId="43CB95A4" w14:textId="77777777" w:rsidR="005A4893" w:rsidRPr="00A40E4E" w:rsidRDefault="005A4893" w:rsidP="00E21C24">
            <w:pPr>
              <w:pStyle w:val="EngHangEnd"/>
            </w:pPr>
            <w:r>
              <w:rPr>
                <w:shd w:val="clear" w:color="auto" w:fill="FFFFFF"/>
              </w:rPr>
              <w:t>That He may forgive us our sins..</w:t>
            </w:r>
          </w:p>
        </w:tc>
        <w:tc>
          <w:tcPr>
            <w:tcW w:w="288" w:type="dxa"/>
          </w:tcPr>
          <w:p w14:paraId="743880C7" w14:textId="77777777" w:rsidR="005A4893" w:rsidRDefault="005A4893" w:rsidP="00E21C24"/>
        </w:tc>
      </w:tr>
    </w:tbl>
    <w:p w14:paraId="4644CD75" w14:textId="13B0940C" w:rsidR="00160DE3" w:rsidRDefault="00160DE3" w:rsidP="00160DE3">
      <w:pPr>
        <w:pStyle w:val="Heading3"/>
      </w:pPr>
      <w:bookmarkStart w:id="1743" w:name="_Toc485884615"/>
      <w:r>
        <w:t>April 28 /</w:t>
      </w:r>
      <w:r w:rsidR="00F66BB3">
        <w:t xml:space="preserve"> Pashons 3: Departure of St. Jas</w:t>
      </w:r>
      <w:r>
        <w:t>on the Disciple</w:t>
      </w:r>
      <w:bookmarkEnd w:id="1743"/>
    </w:p>
    <w:p w14:paraId="588AE276" w14:textId="0E55962B" w:rsidR="00191A26" w:rsidRDefault="00191A26" w:rsidP="00191A26">
      <w:pPr>
        <w:pStyle w:val="Rubric"/>
      </w:pPr>
      <w:bookmarkStart w:id="1744" w:name="_Toc410196215"/>
      <w:bookmarkStart w:id="1745" w:name="_Toc410196457"/>
      <w:bookmarkStart w:id="1746" w:name="_Toc410196959"/>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1EA45A" w14:textId="77777777" w:rsidR="00F66BB3" w:rsidRDefault="00F66BB3" w:rsidP="00F66BB3">
      <w:pPr>
        <w:pStyle w:val="Heading3"/>
      </w:pPr>
      <w:bookmarkStart w:id="1747" w:name="_Toc485884616"/>
      <w:r>
        <w:t>April 28 / Pashons 3: Also St. Theodore</w:t>
      </w:r>
      <w:r w:rsidR="00AF6F9B">
        <w:t xml:space="preserve"> the Disciple of St. Pachom</w:t>
      </w:r>
      <w:bookmarkEnd w:id="1747"/>
    </w:p>
    <w:p w14:paraId="29940895" w14:textId="08DFBAF5" w:rsidR="00F66BB3" w:rsidRDefault="00F66BB3" w:rsidP="00A93DD0">
      <w:pPr>
        <w:pStyle w:val="Rubric"/>
      </w:pPr>
      <w:r>
        <w:t>See</w:t>
      </w:r>
      <w:r w:rsidR="00A93DD0">
        <w:t xml:space="preserve"> </w:t>
      </w:r>
      <w:r w:rsidR="00A93DD0">
        <w:fldChar w:fldCharType="begin"/>
      </w:r>
      <w:r w:rsidR="00A93DD0">
        <w:instrText xml:space="preserve"> REF _Ref489387026 \h </w:instrText>
      </w:r>
      <w:r w:rsidR="00A93DD0">
        <w:fldChar w:fldCharType="separate"/>
      </w:r>
      <w:r w:rsidR="00A93DD0">
        <w:t>May 9 / Pashons 14: Also St. Pachomius</w:t>
      </w:r>
      <w:r w:rsidR="00A93DD0">
        <w:fldChar w:fldCharType="end"/>
      </w:r>
      <w:r w:rsidR="00A93DD0">
        <w:t xml:space="preserve"> </w:t>
      </w:r>
      <w:r w:rsidR="00DB1A80">
        <w:t>, page</w:t>
      </w:r>
      <w:r w:rsidR="00A93DD0">
        <w:t xml:space="preserve"> </w:t>
      </w:r>
      <w:r w:rsidR="00A93DD0">
        <w:fldChar w:fldCharType="begin"/>
      </w:r>
      <w:r w:rsidR="00A93DD0">
        <w:instrText xml:space="preserve"> PAGEREF _Ref489387048 \h </w:instrText>
      </w:r>
      <w:r w:rsidR="00A93DD0">
        <w:fldChar w:fldCharType="separate"/>
      </w:r>
      <w:r w:rsidR="00A93DD0">
        <w:rPr>
          <w:noProof/>
        </w:rPr>
        <w:t>1029</w:t>
      </w:r>
      <w:r w:rsidR="00A93DD0">
        <w:fldChar w:fldCharType="end"/>
      </w:r>
      <w:r w:rsidR="00DB1A80">
        <w:t>.</w:t>
      </w:r>
    </w:p>
    <w:p w14:paraId="2D7170DD" w14:textId="5245A4B5" w:rsidR="00FD5DB0" w:rsidRDefault="00FD5DB0" w:rsidP="00FD5DB0">
      <w:pPr>
        <w:pStyle w:val="Heading3"/>
      </w:pPr>
      <w:bookmarkStart w:id="1748" w:name="_Toc485884617"/>
      <w:r>
        <w:lastRenderedPageBreak/>
        <w:t>April 30 / Pashons 5: Jeremias the Prophet</w:t>
      </w:r>
      <w:bookmarkEnd w:id="1748"/>
    </w:p>
    <w:p w14:paraId="732C7B8D" w14:textId="3094CAC0" w:rsidR="00FD5DB0" w:rsidRDefault="00FD5DB0" w:rsidP="00FD5DB0">
      <w:pPr>
        <w:pStyle w:val="Heading4"/>
      </w:pPr>
      <w:bookmarkStart w:id="1749" w:name="_Ref485798008"/>
      <w:r>
        <w:t>The Doxology for Prophet Jeremias</w:t>
      </w:r>
      <w:r>
        <w:rPr>
          <w:rStyle w:val="FootnoteReference"/>
        </w:rPr>
        <w:footnoteReference w:id="1064"/>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D5DB0" w14:paraId="13F41EF1" w14:textId="77777777" w:rsidTr="00E21C24">
        <w:trPr>
          <w:cantSplit/>
          <w:jc w:val="center"/>
        </w:trPr>
        <w:tc>
          <w:tcPr>
            <w:tcW w:w="288" w:type="dxa"/>
          </w:tcPr>
          <w:p w14:paraId="0C8CC557" w14:textId="77777777" w:rsidR="00FD5DB0" w:rsidRDefault="00FD5DB0" w:rsidP="00E21C24">
            <w:pPr>
              <w:pStyle w:val="CopticCross"/>
            </w:pPr>
          </w:p>
        </w:tc>
        <w:tc>
          <w:tcPr>
            <w:tcW w:w="3960" w:type="dxa"/>
          </w:tcPr>
          <w:p w14:paraId="03C1819D" w14:textId="3FC28333" w:rsidR="00FD5DB0" w:rsidRDefault="00FD5DB0" w:rsidP="00E21C24">
            <w:pPr>
              <w:pStyle w:val="EngHang"/>
              <w:rPr>
                <w:shd w:val="clear" w:color="auto" w:fill="FFFFFF"/>
              </w:rPr>
            </w:pPr>
            <w:r>
              <w:rPr>
                <w:shd w:val="clear" w:color="auto" w:fill="FFFFFF"/>
              </w:rPr>
              <w:t>You cleaned your</w:t>
            </w:r>
          </w:p>
          <w:p w14:paraId="24302242" w14:textId="6CA0EFFA" w:rsidR="00FD5DB0" w:rsidRDefault="00FD5DB0" w:rsidP="00E21C24">
            <w:pPr>
              <w:pStyle w:val="EngHang"/>
              <w:rPr>
                <w:shd w:val="clear" w:color="auto" w:fill="FFFFFF"/>
              </w:rPr>
            </w:pPr>
            <w:r>
              <w:rPr>
                <w:shd w:val="clear" w:color="auto" w:fill="FFFFFF"/>
              </w:rPr>
              <w:t>Radiant heart through the Spirit,</w:t>
            </w:r>
          </w:p>
          <w:p w14:paraId="75233471" w14:textId="617B5DD6" w:rsidR="00FD5DB0" w:rsidRDefault="00FD5DB0" w:rsidP="00E21C24">
            <w:pPr>
              <w:pStyle w:val="EngHang"/>
              <w:rPr>
                <w:shd w:val="clear" w:color="auto" w:fill="FFFFFF"/>
              </w:rPr>
            </w:pPr>
            <w:r>
              <w:rPr>
                <w:shd w:val="clear" w:color="auto" w:fill="FFFFFF"/>
              </w:rPr>
              <w:t>O great prophet and martyr,</w:t>
            </w:r>
          </w:p>
          <w:p w14:paraId="31962047" w14:textId="0E567027" w:rsidR="00FD5DB0" w:rsidRDefault="00FD5DB0" w:rsidP="00FD5DB0">
            <w:pPr>
              <w:pStyle w:val="EngHangEnd"/>
            </w:pPr>
            <w:r>
              <w:rPr>
                <w:shd w:val="clear" w:color="auto" w:fill="FFFFFF"/>
              </w:rPr>
              <w:t>Glorious Jeremias,</w:t>
            </w:r>
          </w:p>
        </w:tc>
        <w:tc>
          <w:tcPr>
            <w:tcW w:w="288" w:type="dxa"/>
          </w:tcPr>
          <w:p w14:paraId="67611F21" w14:textId="77777777" w:rsidR="00FD5DB0" w:rsidRDefault="00FD5DB0" w:rsidP="00E21C24"/>
        </w:tc>
      </w:tr>
      <w:tr w:rsidR="00FD5DB0" w14:paraId="1DC8548A" w14:textId="77777777" w:rsidTr="00E21C24">
        <w:trPr>
          <w:cantSplit/>
          <w:jc w:val="center"/>
        </w:trPr>
        <w:tc>
          <w:tcPr>
            <w:tcW w:w="288" w:type="dxa"/>
          </w:tcPr>
          <w:p w14:paraId="1753B0E3" w14:textId="77777777" w:rsidR="00FD5DB0" w:rsidRDefault="00FD5DB0" w:rsidP="00E21C24">
            <w:pPr>
              <w:pStyle w:val="CopticCross"/>
            </w:pPr>
            <w:r w:rsidRPr="00FB5ACB">
              <w:t>¿</w:t>
            </w:r>
          </w:p>
        </w:tc>
        <w:tc>
          <w:tcPr>
            <w:tcW w:w="3960" w:type="dxa"/>
          </w:tcPr>
          <w:p w14:paraId="5220961C" w14:textId="5774AAD4" w:rsidR="00FD5DB0" w:rsidRDefault="00FD5DB0" w:rsidP="00E21C24">
            <w:pPr>
              <w:pStyle w:val="EngHang"/>
              <w:rPr>
                <w:shd w:val="clear" w:color="auto" w:fill="FFFFFF"/>
              </w:rPr>
            </w:pPr>
            <w:r>
              <w:rPr>
                <w:shd w:val="clear" w:color="auto" w:fill="FFFFFF"/>
              </w:rPr>
              <w:t>You received the gift</w:t>
            </w:r>
          </w:p>
          <w:p w14:paraId="31CA6C8B" w14:textId="7B41D541" w:rsidR="00FD5DB0" w:rsidRDefault="00FD5DB0" w:rsidP="00E21C24">
            <w:pPr>
              <w:pStyle w:val="EngHang"/>
              <w:rPr>
                <w:shd w:val="clear" w:color="auto" w:fill="FFFFFF"/>
              </w:rPr>
            </w:pPr>
            <w:r>
              <w:rPr>
                <w:shd w:val="clear" w:color="auto" w:fill="FFFFFF"/>
              </w:rPr>
              <w:t>Of prophecy from on high.</w:t>
            </w:r>
          </w:p>
          <w:p w14:paraId="279F27BC" w14:textId="54072C35" w:rsidR="00FD5DB0" w:rsidRDefault="00FD5DB0" w:rsidP="00E21C24">
            <w:pPr>
              <w:pStyle w:val="EngHang"/>
              <w:rPr>
                <w:shd w:val="clear" w:color="auto" w:fill="FFFFFF"/>
              </w:rPr>
            </w:pPr>
            <w:r>
              <w:rPr>
                <w:shd w:val="clear" w:color="auto" w:fill="FFFFFF"/>
              </w:rPr>
              <w:t>You cried out to the nations</w:t>
            </w:r>
          </w:p>
          <w:p w14:paraId="472B9B9E" w14:textId="627067CA" w:rsidR="00FD5DB0" w:rsidRDefault="00FD5DB0" w:rsidP="00E21C24">
            <w:pPr>
              <w:pStyle w:val="EngHangEnd"/>
            </w:pPr>
            <w:r>
              <w:rPr>
                <w:shd w:val="clear" w:color="auto" w:fill="FFFFFF"/>
              </w:rPr>
              <w:t>With a great voice,</w:t>
            </w:r>
          </w:p>
        </w:tc>
        <w:tc>
          <w:tcPr>
            <w:tcW w:w="288" w:type="dxa"/>
          </w:tcPr>
          <w:p w14:paraId="6EFDE85E" w14:textId="77777777" w:rsidR="00FD5DB0" w:rsidRDefault="00FD5DB0" w:rsidP="00E21C24"/>
        </w:tc>
      </w:tr>
      <w:tr w:rsidR="00FD5DB0" w14:paraId="4E7833DD" w14:textId="77777777" w:rsidTr="00E21C24">
        <w:trPr>
          <w:cantSplit/>
          <w:jc w:val="center"/>
        </w:trPr>
        <w:tc>
          <w:tcPr>
            <w:tcW w:w="288" w:type="dxa"/>
          </w:tcPr>
          <w:p w14:paraId="295FE550" w14:textId="77777777" w:rsidR="00FD5DB0" w:rsidRDefault="00FD5DB0" w:rsidP="00E21C24">
            <w:pPr>
              <w:pStyle w:val="CopticCross"/>
            </w:pPr>
          </w:p>
        </w:tc>
        <w:tc>
          <w:tcPr>
            <w:tcW w:w="3960" w:type="dxa"/>
          </w:tcPr>
          <w:p w14:paraId="12D156D7" w14:textId="41E34705" w:rsidR="00FD5DB0" w:rsidRDefault="00FD5DB0" w:rsidP="00E21C24">
            <w:pPr>
              <w:pStyle w:val="EngHang"/>
              <w:rPr>
                <w:shd w:val="clear" w:color="auto" w:fill="FFFFFF"/>
              </w:rPr>
            </w:pPr>
            <w:r>
              <w:rPr>
                <w:shd w:val="clear" w:color="auto" w:fill="FFFFFF"/>
              </w:rPr>
              <w:t>“This is our God!</w:t>
            </w:r>
          </w:p>
          <w:p w14:paraId="47286D0D" w14:textId="5BB83E70" w:rsidR="00FD5DB0" w:rsidRDefault="00FD5DB0" w:rsidP="00E21C24">
            <w:pPr>
              <w:pStyle w:val="EngHang"/>
              <w:rPr>
                <w:shd w:val="clear" w:color="auto" w:fill="FFFFFF"/>
              </w:rPr>
            </w:pPr>
            <w:r>
              <w:rPr>
                <w:shd w:val="clear" w:color="auto" w:fill="FFFFFF"/>
              </w:rPr>
              <w:t>There is no other besides Him,</w:t>
            </w:r>
          </w:p>
          <w:p w14:paraId="4640242E" w14:textId="5B96791E" w:rsidR="00FD5DB0" w:rsidRDefault="00FD5DB0" w:rsidP="00E21C24">
            <w:pPr>
              <w:pStyle w:val="EngHang"/>
              <w:rPr>
                <w:shd w:val="clear" w:color="auto" w:fill="FFFFFF"/>
              </w:rPr>
            </w:pPr>
            <w:r>
              <w:rPr>
                <w:shd w:val="clear" w:color="auto" w:fill="FFFFFF"/>
              </w:rPr>
              <w:t>He Who became incarnate,</w:t>
            </w:r>
          </w:p>
          <w:p w14:paraId="03FD2996" w14:textId="3B2BFA63" w:rsidR="00FD5DB0" w:rsidRPr="00182B91" w:rsidRDefault="00FD5DB0" w:rsidP="00E21C24">
            <w:pPr>
              <w:pStyle w:val="EngHangEnd"/>
              <w:rPr>
                <w:shd w:val="clear" w:color="auto" w:fill="FFFFFF"/>
              </w:rPr>
            </w:pPr>
            <w:r>
              <w:rPr>
                <w:shd w:val="clear" w:color="auto" w:fill="FFFFFF"/>
              </w:rPr>
              <w:t>And appeared on earth.”</w:t>
            </w:r>
          </w:p>
        </w:tc>
        <w:tc>
          <w:tcPr>
            <w:tcW w:w="288" w:type="dxa"/>
          </w:tcPr>
          <w:p w14:paraId="22310ACE" w14:textId="77777777" w:rsidR="00FD5DB0" w:rsidRDefault="00FD5DB0" w:rsidP="00E21C24"/>
        </w:tc>
      </w:tr>
      <w:tr w:rsidR="00FD5DB0" w14:paraId="3E062CE4" w14:textId="77777777" w:rsidTr="00E21C24">
        <w:trPr>
          <w:cantSplit/>
          <w:jc w:val="center"/>
        </w:trPr>
        <w:tc>
          <w:tcPr>
            <w:tcW w:w="288" w:type="dxa"/>
          </w:tcPr>
          <w:p w14:paraId="49D00ADB" w14:textId="6EF012F6" w:rsidR="00FD5DB0" w:rsidRDefault="00FD5DB0" w:rsidP="00E21C24">
            <w:pPr>
              <w:pStyle w:val="CopticCross"/>
            </w:pPr>
            <w:r w:rsidRPr="00FB5ACB">
              <w:t>¿</w:t>
            </w:r>
          </w:p>
        </w:tc>
        <w:tc>
          <w:tcPr>
            <w:tcW w:w="3960" w:type="dxa"/>
          </w:tcPr>
          <w:p w14:paraId="4D3D550A" w14:textId="77777777" w:rsidR="00FD5DB0" w:rsidRDefault="00FD5DB0" w:rsidP="00E21C24">
            <w:pPr>
              <w:pStyle w:val="EngHang"/>
              <w:rPr>
                <w:shd w:val="clear" w:color="auto" w:fill="FFFFFF"/>
              </w:rPr>
            </w:pPr>
            <w:r>
              <w:rPr>
                <w:shd w:val="clear" w:color="auto" w:fill="FFFFFF"/>
              </w:rPr>
              <w:t>Pray to the Lord on our behalf,</w:t>
            </w:r>
          </w:p>
          <w:p w14:paraId="44F44689" w14:textId="77777777" w:rsidR="00FD5DB0" w:rsidRDefault="00FD5DB0" w:rsidP="00E21C24">
            <w:pPr>
              <w:pStyle w:val="EngHang"/>
              <w:rPr>
                <w:shd w:val="clear" w:color="auto" w:fill="FFFFFF"/>
              </w:rPr>
            </w:pPr>
            <w:r>
              <w:rPr>
                <w:shd w:val="clear" w:color="auto" w:fill="FFFFFF"/>
              </w:rPr>
              <w:t>O our saintly and righteous father,</w:t>
            </w:r>
          </w:p>
          <w:p w14:paraId="6A42D0CE" w14:textId="445D209B" w:rsidR="00FD5DB0" w:rsidRDefault="00FD5DB0" w:rsidP="00E21C24">
            <w:pPr>
              <w:pStyle w:val="EngHang"/>
              <w:rPr>
                <w:shd w:val="clear" w:color="auto" w:fill="FFFFFF"/>
              </w:rPr>
            </w:pPr>
            <w:r>
              <w:rPr>
                <w:shd w:val="clear" w:color="auto" w:fill="FFFFFF"/>
              </w:rPr>
              <w:t>Jeremias the prophet,</w:t>
            </w:r>
          </w:p>
          <w:p w14:paraId="20516347" w14:textId="77777777" w:rsidR="00FD5DB0" w:rsidRPr="00A40E4E" w:rsidRDefault="00FD5DB0" w:rsidP="00E21C24">
            <w:pPr>
              <w:pStyle w:val="EngHangEnd"/>
            </w:pPr>
            <w:r>
              <w:rPr>
                <w:shd w:val="clear" w:color="auto" w:fill="FFFFFF"/>
              </w:rPr>
              <w:t>That He may forgive us our sins..</w:t>
            </w:r>
          </w:p>
        </w:tc>
        <w:tc>
          <w:tcPr>
            <w:tcW w:w="288" w:type="dxa"/>
          </w:tcPr>
          <w:p w14:paraId="6D5A589B" w14:textId="77777777" w:rsidR="00FD5DB0" w:rsidRDefault="00FD5DB0" w:rsidP="00E21C24"/>
        </w:tc>
      </w:tr>
    </w:tbl>
    <w:p w14:paraId="54CC97EF" w14:textId="77777777" w:rsidR="00FD5DB0" w:rsidRPr="00FD5DB0" w:rsidRDefault="00FD5DB0" w:rsidP="00FD5DB0"/>
    <w:p w14:paraId="2F1A0795" w14:textId="77777777" w:rsidR="00F66BB3" w:rsidRPr="00072324" w:rsidRDefault="00F66BB3" w:rsidP="00160DE3">
      <w:pPr>
        <w:pStyle w:val="Rubric"/>
      </w:pPr>
    </w:p>
    <w:p w14:paraId="14A1B599" w14:textId="77777777" w:rsidR="00495F1A" w:rsidRPr="00745B45" w:rsidRDefault="00FB5E62" w:rsidP="00495F1A">
      <w:pPr>
        <w:pStyle w:val="Heading2"/>
        <w:rPr>
          <w:rFonts w:ascii="FreeSerifAvvaShenouda" w:eastAsia="Arial Unicode MS" w:hAnsi="FreeSerifAvvaShenouda" w:cs="Arial Unicode MS"/>
          <w:lang w:val="en-US"/>
        </w:rPr>
      </w:pPr>
      <w:bookmarkStart w:id="1750" w:name="_Toc485884453"/>
      <w:bookmarkStart w:id="1751" w:name="May"/>
      <w:bookmarkEnd w:id="1719"/>
      <w:r>
        <w:lastRenderedPageBreak/>
        <w:t>May</w:t>
      </w:r>
      <w:r w:rsidR="00495F1A">
        <w:t xml:space="preserve"> or </w:t>
      </w:r>
      <w:bookmarkEnd w:id="1744"/>
      <w:bookmarkEnd w:id="1745"/>
      <w:bookmarkEnd w:id="1746"/>
      <w:r w:rsidRPr="00FB5E62">
        <w:rPr>
          <w:rFonts w:ascii="FreeSerifAvvaShenouda" w:eastAsia="Arial Unicode MS" w:hAnsi="FreeSerifAvvaShenouda" w:cs="FreeSerifAvvaShenouda"/>
          <w:lang w:val="en-US"/>
        </w:rPr>
        <w:t>Ⲡⲁϣⲁⲛⲥ</w:t>
      </w:r>
      <w:bookmarkEnd w:id="1750"/>
    </w:p>
    <w:bookmarkStart w:id="1752" w:name="_Ref434563583" w:displacedByCustomXml="next"/>
    <w:bookmarkStart w:id="1753" w:name="_Toc410196216" w:displacedByCustomXml="next"/>
    <w:bookmarkStart w:id="1754" w:name="_Toc410196458" w:displacedByCustomXml="next"/>
    <w:bookmarkStart w:id="1755" w:name="_Toc410196960" w:displacedByCustomXml="next"/>
    <w:sdt>
      <w:sdtPr>
        <w:id w:val="-252591667"/>
        <w:docPartObj>
          <w:docPartGallery w:val="Table of Contents"/>
          <w:docPartUnique/>
        </w:docPartObj>
      </w:sdtPr>
      <w:sdtEndPr>
        <w:rPr>
          <w:b/>
          <w:bCs/>
          <w:noProof/>
        </w:rPr>
      </w:sdtEndPr>
      <w:sdtContent>
        <w:p w14:paraId="383B726E" w14:textId="115BFDC5"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85884618" w:history="1">
            <w:r w:rsidR="00710C7C" w:rsidRPr="001B14C3">
              <w:rPr>
                <w:rStyle w:val="Hyperlink"/>
                <w:noProof/>
              </w:rPr>
              <w:t>May 1 / Pashons 6: St. Macarius of Alexandria, the Presbyter</w:t>
            </w:r>
            <w:r w:rsidR="00710C7C">
              <w:rPr>
                <w:noProof/>
                <w:webHidden/>
              </w:rPr>
              <w:tab/>
            </w:r>
            <w:r w:rsidR="00710C7C">
              <w:rPr>
                <w:noProof/>
                <w:webHidden/>
              </w:rPr>
              <w:fldChar w:fldCharType="begin"/>
            </w:r>
            <w:r w:rsidR="00710C7C">
              <w:rPr>
                <w:noProof/>
                <w:webHidden/>
              </w:rPr>
              <w:instrText xml:space="preserve"> PAGEREF _Toc485884618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5BA1B336" w14:textId="0F41EA9D" w:rsidR="00710C7C" w:rsidRDefault="002758BE">
          <w:pPr>
            <w:pStyle w:val="TOC3"/>
            <w:tabs>
              <w:tab w:val="right" w:leader="dot" w:pos="8846"/>
            </w:tabs>
            <w:rPr>
              <w:rFonts w:asciiTheme="minorHAnsi" w:eastAsiaTheme="minorEastAsia" w:hAnsiTheme="minorHAnsi"/>
              <w:noProof/>
              <w:sz w:val="22"/>
              <w:lang w:val="en-US"/>
            </w:rPr>
          </w:pPr>
          <w:hyperlink w:anchor="_Toc485884619" w:history="1">
            <w:r w:rsidR="00710C7C" w:rsidRPr="001B14C3">
              <w:rPr>
                <w:rStyle w:val="Hyperlink"/>
                <w:noProof/>
              </w:rPr>
              <w:t>May 2 / Pashons 7: St. Athanasius the Apostolic</w:t>
            </w:r>
            <w:r w:rsidR="00710C7C">
              <w:rPr>
                <w:noProof/>
                <w:webHidden/>
              </w:rPr>
              <w:tab/>
            </w:r>
            <w:r w:rsidR="00710C7C">
              <w:rPr>
                <w:noProof/>
                <w:webHidden/>
              </w:rPr>
              <w:fldChar w:fldCharType="begin"/>
            </w:r>
            <w:r w:rsidR="00710C7C">
              <w:rPr>
                <w:noProof/>
                <w:webHidden/>
              </w:rPr>
              <w:instrText xml:space="preserve"> PAGEREF _Toc485884619 \h </w:instrText>
            </w:r>
            <w:r w:rsidR="00710C7C">
              <w:rPr>
                <w:noProof/>
                <w:webHidden/>
              </w:rPr>
            </w:r>
            <w:r w:rsidR="00710C7C">
              <w:rPr>
                <w:noProof/>
                <w:webHidden/>
              </w:rPr>
              <w:fldChar w:fldCharType="separate"/>
            </w:r>
            <w:r w:rsidR="000E2EAC">
              <w:rPr>
                <w:noProof/>
                <w:webHidden/>
              </w:rPr>
              <w:t>1028</w:t>
            </w:r>
            <w:r w:rsidR="00710C7C">
              <w:rPr>
                <w:noProof/>
                <w:webHidden/>
              </w:rPr>
              <w:fldChar w:fldCharType="end"/>
            </w:r>
          </w:hyperlink>
        </w:p>
        <w:p w14:paraId="656502DF" w14:textId="158D1B0E" w:rsidR="00710C7C" w:rsidRDefault="002758BE">
          <w:pPr>
            <w:pStyle w:val="TOC3"/>
            <w:tabs>
              <w:tab w:val="right" w:leader="dot" w:pos="8846"/>
            </w:tabs>
            <w:rPr>
              <w:rFonts w:asciiTheme="minorHAnsi" w:eastAsiaTheme="minorEastAsia" w:hAnsiTheme="minorHAnsi"/>
              <w:noProof/>
              <w:sz w:val="22"/>
              <w:lang w:val="en-US"/>
            </w:rPr>
          </w:pPr>
          <w:hyperlink w:anchor="_Toc485884620" w:history="1">
            <w:r w:rsidR="00710C7C" w:rsidRPr="001B14C3">
              <w:rPr>
                <w:rStyle w:val="Hyperlink"/>
                <w:noProof/>
              </w:rPr>
              <w:t>May 5 / Pashons 10: The Three Holy Youths</w:t>
            </w:r>
            <w:r w:rsidR="00710C7C">
              <w:rPr>
                <w:noProof/>
                <w:webHidden/>
              </w:rPr>
              <w:tab/>
            </w:r>
            <w:r w:rsidR="00710C7C">
              <w:rPr>
                <w:noProof/>
                <w:webHidden/>
              </w:rPr>
              <w:fldChar w:fldCharType="begin"/>
            </w:r>
            <w:r w:rsidR="00710C7C">
              <w:rPr>
                <w:noProof/>
                <w:webHidden/>
              </w:rPr>
              <w:instrText xml:space="preserve"> PAGEREF _Toc485884620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F2C0032" w14:textId="5F053AAC" w:rsidR="00710C7C" w:rsidRDefault="002758BE">
          <w:pPr>
            <w:pStyle w:val="TOC3"/>
            <w:tabs>
              <w:tab w:val="right" w:leader="dot" w:pos="8846"/>
            </w:tabs>
            <w:rPr>
              <w:rFonts w:asciiTheme="minorHAnsi" w:eastAsiaTheme="minorEastAsia" w:hAnsiTheme="minorHAnsi"/>
              <w:noProof/>
              <w:sz w:val="22"/>
              <w:lang w:val="en-US"/>
            </w:rPr>
          </w:pPr>
          <w:hyperlink w:anchor="_Toc485884621" w:history="1">
            <w:r w:rsidR="00710C7C" w:rsidRPr="001B14C3">
              <w:rPr>
                <w:rStyle w:val="Hyperlink"/>
                <w:noProof/>
              </w:rPr>
              <w:t>May 7 / Pashons 12: Commemoration of Archangel Michael</w:t>
            </w:r>
            <w:r w:rsidR="00710C7C">
              <w:rPr>
                <w:noProof/>
                <w:webHidden/>
              </w:rPr>
              <w:tab/>
            </w:r>
            <w:r w:rsidR="00710C7C">
              <w:rPr>
                <w:noProof/>
                <w:webHidden/>
              </w:rPr>
              <w:fldChar w:fldCharType="begin"/>
            </w:r>
            <w:r w:rsidR="00710C7C">
              <w:rPr>
                <w:noProof/>
                <w:webHidden/>
              </w:rPr>
              <w:instrText xml:space="preserve"> PAGEREF _Toc485884621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0610808B" w14:textId="74E9FC7D" w:rsidR="00710C7C" w:rsidRDefault="002758BE">
          <w:pPr>
            <w:pStyle w:val="TOC3"/>
            <w:tabs>
              <w:tab w:val="right" w:leader="dot" w:pos="8846"/>
            </w:tabs>
            <w:rPr>
              <w:rFonts w:asciiTheme="minorHAnsi" w:eastAsiaTheme="minorEastAsia" w:hAnsiTheme="minorHAnsi"/>
              <w:noProof/>
              <w:sz w:val="22"/>
              <w:lang w:val="en-US"/>
            </w:rPr>
          </w:pPr>
          <w:hyperlink w:anchor="_Toc485884622" w:history="1">
            <w:r w:rsidR="00710C7C" w:rsidRPr="001B14C3">
              <w:rPr>
                <w:rStyle w:val="Hyperlink"/>
                <w:noProof/>
              </w:rPr>
              <w:t>May 7 / Pashons 12: Also the Consecration of the Church of St. Demiana</w:t>
            </w:r>
            <w:r w:rsidR="00710C7C">
              <w:rPr>
                <w:noProof/>
                <w:webHidden/>
              </w:rPr>
              <w:tab/>
            </w:r>
            <w:r w:rsidR="00710C7C">
              <w:rPr>
                <w:noProof/>
                <w:webHidden/>
              </w:rPr>
              <w:fldChar w:fldCharType="begin"/>
            </w:r>
            <w:r w:rsidR="00710C7C">
              <w:rPr>
                <w:noProof/>
                <w:webHidden/>
              </w:rPr>
              <w:instrText xml:space="preserve"> PAGEREF _Toc485884622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42200A12" w14:textId="384D3982" w:rsidR="00710C7C" w:rsidRDefault="002758BE">
          <w:pPr>
            <w:pStyle w:val="TOC3"/>
            <w:tabs>
              <w:tab w:val="right" w:leader="dot" w:pos="8846"/>
            </w:tabs>
            <w:rPr>
              <w:rFonts w:asciiTheme="minorHAnsi" w:eastAsiaTheme="minorEastAsia" w:hAnsiTheme="minorHAnsi"/>
              <w:noProof/>
              <w:sz w:val="22"/>
              <w:lang w:val="en-US"/>
            </w:rPr>
          </w:pPr>
          <w:hyperlink w:anchor="_Toc485884623" w:history="1">
            <w:r w:rsidR="00710C7C" w:rsidRPr="001B14C3">
              <w:rPr>
                <w:rStyle w:val="Hyperlink"/>
                <w:noProof/>
              </w:rPr>
              <w:t>May 8 / Pashons 13 St. Junia of the Seventy Two Disciples</w:t>
            </w:r>
            <w:r w:rsidR="00710C7C">
              <w:rPr>
                <w:noProof/>
                <w:webHidden/>
              </w:rPr>
              <w:tab/>
            </w:r>
            <w:r w:rsidR="00710C7C">
              <w:rPr>
                <w:noProof/>
                <w:webHidden/>
              </w:rPr>
              <w:fldChar w:fldCharType="begin"/>
            </w:r>
            <w:r w:rsidR="00710C7C">
              <w:rPr>
                <w:noProof/>
                <w:webHidden/>
              </w:rPr>
              <w:instrText xml:space="preserve"> PAGEREF _Toc485884623 \h </w:instrText>
            </w:r>
            <w:r w:rsidR="00710C7C">
              <w:rPr>
                <w:noProof/>
                <w:webHidden/>
              </w:rPr>
            </w:r>
            <w:r w:rsidR="00710C7C">
              <w:rPr>
                <w:noProof/>
                <w:webHidden/>
              </w:rPr>
              <w:fldChar w:fldCharType="separate"/>
            </w:r>
            <w:r w:rsidR="000E2EAC">
              <w:rPr>
                <w:noProof/>
                <w:webHidden/>
              </w:rPr>
              <w:t>1031</w:t>
            </w:r>
            <w:r w:rsidR="00710C7C">
              <w:rPr>
                <w:noProof/>
                <w:webHidden/>
              </w:rPr>
              <w:fldChar w:fldCharType="end"/>
            </w:r>
          </w:hyperlink>
        </w:p>
        <w:p w14:paraId="622F2982" w14:textId="0262117F" w:rsidR="00710C7C" w:rsidRDefault="002758BE">
          <w:pPr>
            <w:pStyle w:val="TOC3"/>
            <w:tabs>
              <w:tab w:val="right" w:leader="dot" w:pos="8846"/>
            </w:tabs>
            <w:rPr>
              <w:rFonts w:asciiTheme="minorHAnsi" w:eastAsiaTheme="minorEastAsia" w:hAnsiTheme="minorHAnsi"/>
              <w:noProof/>
              <w:sz w:val="22"/>
              <w:lang w:val="en-US"/>
            </w:rPr>
          </w:pPr>
          <w:hyperlink w:anchor="_Toc485884624" w:history="1">
            <w:r w:rsidR="00710C7C" w:rsidRPr="001B14C3">
              <w:rPr>
                <w:rStyle w:val="Hyperlink"/>
                <w:noProof/>
              </w:rPr>
              <w:t>May 8 / Pashons 13 Also St. Arsenius</w:t>
            </w:r>
            <w:r w:rsidR="00710C7C">
              <w:rPr>
                <w:noProof/>
                <w:webHidden/>
              </w:rPr>
              <w:tab/>
            </w:r>
            <w:r w:rsidR="00710C7C">
              <w:rPr>
                <w:noProof/>
                <w:webHidden/>
              </w:rPr>
              <w:fldChar w:fldCharType="begin"/>
            </w:r>
            <w:r w:rsidR="00710C7C">
              <w:rPr>
                <w:noProof/>
                <w:webHidden/>
              </w:rPr>
              <w:instrText xml:space="preserve"> PAGEREF _Toc485884624 \h </w:instrText>
            </w:r>
            <w:r w:rsidR="00710C7C">
              <w:rPr>
                <w:noProof/>
                <w:webHidden/>
              </w:rPr>
            </w:r>
            <w:r w:rsidR="00710C7C">
              <w:rPr>
                <w:noProof/>
                <w:webHidden/>
              </w:rPr>
              <w:fldChar w:fldCharType="separate"/>
            </w:r>
            <w:r w:rsidR="000E2EAC">
              <w:rPr>
                <w:noProof/>
                <w:webHidden/>
              </w:rPr>
              <w:t>1032</w:t>
            </w:r>
            <w:r w:rsidR="00710C7C">
              <w:rPr>
                <w:noProof/>
                <w:webHidden/>
              </w:rPr>
              <w:fldChar w:fldCharType="end"/>
            </w:r>
          </w:hyperlink>
        </w:p>
        <w:p w14:paraId="46583951" w14:textId="20587C72" w:rsidR="00710C7C" w:rsidRDefault="002758BE">
          <w:pPr>
            <w:pStyle w:val="TOC3"/>
            <w:tabs>
              <w:tab w:val="right" w:leader="dot" w:pos="8846"/>
            </w:tabs>
            <w:rPr>
              <w:rFonts w:asciiTheme="minorHAnsi" w:eastAsiaTheme="minorEastAsia" w:hAnsiTheme="minorHAnsi"/>
              <w:noProof/>
              <w:sz w:val="22"/>
              <w:lang w:val="en-US"/>
            </w:rPr>
          </w:pPr>
          <w:hyperlink w:anchor="_Toc485884625" w:history="1">
            <w:r w:rsidR="00710C7C" w:rsidRPr="001B14C3">
              <w:rPr>
                <w:rStyle w:val="Hyperlink"/>
                <w:noProof/>
              </w:rPr>
              <w:t>May 9 / Pashons 14: St. Christopher</w:t>
            </w:r>
            <w:r w:rsidR="00710C7C">
              <w:rPr>
                <w:noProof/>
                <w:webHidden/>
              </w:rPr>
              <w:tab/>
            </w:r>
            <w:r w:rsidR="00710C7C">
              <w:rPr>
                <w:noProof/>
                <w:webHidden/>
              </w:rPr>
              <w:fldChar w:fldCharType="begin"/>
            </w:r>
            <w:r w:rsidR="00710C7C">
              <w:rPr>
                <w:noProof/>
                <w:webHidden/>
              </w:rPr>
              <w:instrText xml:space="preserve"> PAGEREF _Toc485884625 \h </w:instrText>
            </w:r>
            <w:r w:rsidR="00710C7C">
              <w:rPr>
                <w:noProof/>
                <w:webHidden/>
              </w:rPr>
            </w:r>
            <w:r w:rsidR="00710C7C">
              <w:rPr>
                <w:noProof/>
                <w:webHidden/>
              </w:rPr>
              <w:fldChar w:fldCharType="separate"/>
            </w:r>
            <w:r w:rsidR="000E2EAC">
              <w:rPr>
                <w:noProof/>
                <w:webHidden/>
              </w:rPr>
              <w:t>1033</w:t>
            </w:r>
            <w:r w:rsidR="00710C7C">
              <w:rPr>
                <w:noProof/>
                <w:webHidden/>
              </w:rPr>
              <w:fldChar w:fldCharType="end"/>
            </w:r>
          </w:hyperlink>
        </w:p>
        <w:p w14:paraId="419BB124" w14:textId="1DF4E1AF" w:rsidR="00710C7C" w:rsidRDefault="002758BE">
          <w:pPr>
            <w:pStyle w:val="TOC3"/>
            <w:tabs>
              <w:tab w:val="right" w:leader="dot" w:pos="8846"/>
            </w:tabs>
            <w:rPr>
              <w:rFonts w:asciiTheme="minorHAnsi" w:eastAsiaTheme="minorEastAsia" w:hAnsiTheme="minorHAnsi"/>
              <w:noProof/>
              <w:sz w:val="22"/>
              <w:lang w:val="en-US"/>
            </w:rPr>
          </w:pPr>
          <w:hyperlink w:anchor="_Toc485884626" w:history="1">
            <w:r w:rsidR="00710C7C" w:rsidRPr="001B14C3">
              <w:rPr>
                <w:rStyle w:val="Hyperlink"/>
                <w:noProof/>
              </w:rPr>
              <w:t>May 9 / Pashons 14: Also St. Pachomius</w:t>
            </w:r>
            <w:r w:rsidR="00710C7C">
              <w:rPr>
                <w:noProof/>
                <w:webHidden/>
              </w:rPr>
              <w:tab/>
            </w:r>
            <w:r w:rsidR="00710C7C">
              <w:rPr>
                <w:noProof/>
                <w:webHidden/>
              </w:rPr>
              <w:fldChar w:fldCharType="begin"/>
            </w:r>
            <w:r w:rsidR="00710C7C">
              <w:rPr>
                <w:noProof/>
                <w:webHidden/>
              </w:rPr>
              <w:instrText xml:space="preserve"> PAGEREF _Toc485884626 \h </w:instrText>
            </w:r>
            <w:r w:rsidR="00710C7C">
              <w:rPr>
                <w:noProof/>
                <w:webHidden/>
              </w:rPr>
            </w:r>
            <w:r w:rsidR="00710C7C">
              <w:rPr>
                <w:noProof/>
                <w:webHidden/>
              </w:rPr>
              <w:fldChar w:fldCharType="separate"/>
            </w:r>
            <w:r w:rsidR="000E2EAC">
              <w:rPr>
                <w:noProof/>
                <w:webHidden/>
              </w:rPr>
              <w:t>1034</w:t>
            </w:r>
            <w:r w:rsidR="00710C7C">
              <w:rPr>
                <w:noProof/>
                <w:webHidden/>
              </w:rPr>
              <w:fldChar w:fldCharType="end"/>
            </w:r>
          </w:hyperlink>
        </w:p>
        <w:p w14:paraId="0CE78E51" w14:textId="6EB3FB87" w:rsidR="00710C7C" w:rsidRDefault="002758BE">
          <w:pPr>
            <w:pStyle w:val="TOC3"/>
            <w:tabs>
              <w:tab w:val="right" w:leader="dot" w:pos="8846"/>
            </w:tabs>
            <w:rPr>
              <w:rFonts w:asciiTheme="minorHAnsi" w:eastAsiaTheme="minorEastAsia" w:hAnsiTheme="minorHAnsi"/>
              <w:noProof/>
              <w:sz w:val="22"/>
              <w:lang w:val="en-US"/>
            </w:rPr>
          </w:pPr>
          <w:hyperlink w:anchor="_Toc485884627" w:history="1">
            <w:r w:rsidR="00710C7C" w:rsidRPr="001B14C3">
              <w:rPr>
                <w:rStyle w:val="Hyperlink"/>
                <w:noProof/>
              </w:rPr>
              <w:t>May 11 / Pashons 16: Commemoration of St. John the Evangelist</w:t>
            </w:r>
            <w:r w:rsidR="00710C7C">
              <w:rPr>
                <w:noProof/>
                <w:webHidden/>
              </w:rPr>
              <w:tab/>
            </w:r>
            <w:r w:rsidR="00710C7C">
              <w:rPr>
                <w:noProof/>
                <w:webHidden/>
              </w:rPr>
              <w:fldChar w:fldCharType="begin"/>
            </w:r>
            <w:r w:rsidR="00710C7C">
              <w:rPr>
                <w:noProof/>
                <w:webHidden/>
              </w:rPr>
              <w:instrText xml:space="preserve"> PAGEREF _Toc485884627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A4B83E8" w14:textId="755606F5" w:rsidR="00710C7C" w:rsidRDefault="002758BE">
          <w:pPr>
            <w:pStyle w:val="TOC3"/>
            <w:tabs>
              <w:tab w:val="right" w:leader="dot" w:pos="8846"/>
            </w:tabs>
            <w:rPr>
              <w:rFonts w:asciiTheme="minorHAnsi" w:eastAsiaTheme="minorEastAsia" w:hAnsiTheme="minorHAnsi"/>
              <w:noProof/>
              <w:sz w:val="22"/>
              <w:lang w:val="en-US"/>
            </w:rPr>
          </w:pPr>
          <w:hyperlink w:anchor="_Toc485884628" w:history="1">
            <w:r w:rsidR="00710C7C" w:rsidRPr="001B14C3">
              <w:rPr>
                <w:rStyle w:val="Hyperlink"/>
                <w:noProof/>
              </w:rPr>
              <w:t>May 16 / Pashons 21: Commemoration of the Theotokos</w:t>
            </w:r>
            <w:r w:rsidR="00710C7C">
              <w:rPr>
                <w:noProof/>
                <w:webHidden/>
              </w:rPr>
              <w:tab/>
            </w:r>
            <w:r w:rsidR="00710C7C">
              <w:rPr>
                <w:noProof/>
                <w:webHidden/>
              </w:rPr>
              <w:fldChar w:fldCharType="begin"/>
            </w:r>
            <w:r w:rsidR="00710C7C">
              <w:rPr>
                <w:noProof/>
                <w:webHidden/>
              </w:rPr>
              <w:instrText xml:space="preserve"> PAGEREF _Toc485884628 \h </w:instrText>
            </w:r>
            <w:r w:rsidR="00710C7C">
              <w:rPr>
                <w:noProof/>
                <w:webHidden/>
              </w:rPr>
            </w:r>
            <w:r w:rsidR="00710C7C">
              <w:rPr>
                <w:noProof/>
                <w:webHidden/>
              </w:rPr>
              <w:fldChar w:fldCharType="separate"/>
            </w:r>
            <w:r w:rsidR="000E2EAC">
              <w:rPr>
                <w:noProof/>
                <w:webHidden/>
              </w:rPr>
              <w:t>1035</w:t>
            </w:r>
            <w:r w:rsidR="00710C7C">
              <w:rPr>
                <w:noProof/>
                <w:webHidden/>
              </w:rPr>
              <w:fldChar w:fldCharType="end"/>
            </w:r>
          </w:hyperlink>
        </w:p>
        <w:p w14:paraId="2E1023E3" w14:textId="7ADF4D11" w:rsidR="00710C7C" w:rsidRDefault="002758BE">
          <w:pPr>
            <w:pStyle w:val="TOC3"/>
            <w:tabs>
              <w:tab w:val="right" w:leader="dot" w:pos="8846"/>
            </w:tabs>
            <w:rPr>
              <w:rFonts w:asciiTheme="minorHAnsi" w:eastAsiaTheme="minorEastAsia" w:hAnsiTheme="minorHAnsi"/>
              <w:noProof/>
              <w:sz w:val="22"/>
              <w:lang w:val="en-US"/>
            </w:rPr>
          </w:pPr>
          <w:hyperlink w:anchor="_Toc485884629" w:history="1">
            <w:r w:rsidR="00710C7C" w:rsidRPr="001B14C3">
              <w:rPr>
                <w:rStyle w:val="Hyperlink"/>
                <w:noProof/>
              </w:rPr>
              <w:t>May 17 / Pashons 22: Departure of St. Andronicus the Disciple</w:t>
            </w:r>
            <w:r w:rsidR="00710C7C">
              <w:rPr>
                <w:noProof/>
                <w:webHidden/>
              </w:rPr>
              <w:tab/>
            </w:r>
            <w:r w:rsidR="00710C7C">
              <w:rPr>
                <w:noProof/>
                <w:webHidden/>
              </w:rPr>
              <w:fldChar w:fldCharType="begin"/>
            </w:r>
            <w:r w:rsidR="00710C7C">
              <w:rPr>
                <w:noProof/>
                <w:webHidden/>
              </w:rPr>
              <w:instrText xml:space="preserve"> PAGEREF _Toc485884629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3C3D95AE" w14:textId="0867C6C6" w:rsidR="00710C7C" w:rsidRDefault="002758BE">
          <w:pPr>
            <w:pStyle w:val="TOC3"/>
            <w:tabs>
              <w:tab w:val="right" w:leader="dot" w:pos="8846"/>
            </w:tabs>
            <w:rPr>
              <w:rFonts w:asciiTheme="minorHAnsi" w:eastAsiaTheme="minorEastAsia" w:hAnsiTheme="minorHAnsi"/>
              <w:noProof/>
              <w:sz w:val="22"/>
              <w:lang w:val="en-US"/>
            </w:rPr>
          </w:pPr>
          <w:hyperlink w:anchor="_Toc485884630" w:history="1">
            <w:r w:rsidR="00710C7C" w:rsidRPr="001B14C3">
              <w:rPr>
                <w:rStyle w:val="Hyperlink"/>
                <w:noProof/>
              </w:rPr>
              <w:t>May 19 / Pashons 24: The Entry into Egypt</w:t>
            </w:r>
            <w:r w:rsidR="00710C7C">
              <w:rPr>
                <w:noProof/>
                <w:webHidden/>
              </w:rPr>
              <w:tab/>
            </w:r>
            <w:r w:rsidR="00710C7C">
              <w:rPr>
                <w:noProof/>
                <w:webHidden/>
              </w:rPr>
              <w:fldChar w:fldCharType="begin"/>
            </w:r>
            <w:r w:rsidR="00710C7C">
              <w:rPr>
                <w:noProof/>
                <w:webHidden/>
              </w:rPr>
              <w:instrText xml:space="preserve"> PAGEREF _Toc485884630 \h </w:instrText>
            </w:r>
            <w:r w:rsidR="00710C7C">
              <w:rPr>
                <w:noProof/>
                <w:webHidden/>
              </w:rPr>
            </w:r>
            <w:r w:rsidR="00710C7C">
              <w:rPr>
                <w:noProof/>
                <w:webHidden/>
              </w:rPr>
              <w:fldChar w:fldCharType="separate"/>
            </w:r>
            <w:r w:rsidR="000E2EAC">
              <w:rPr>
                <w:noProof/>
                <w:webHidden/>
              </w:rPr>
              <w:t>1036</w:t>
            </w:r>
            <w:r w:rsidR="00710C7C">
              <w:rPr>
                <w:noProof/>
                <w:webHidden/>
              </w:rPr>
              <w:fldChar w:fldCharType="end"/>
            </w:r>
          </w:hyperlink>
        </w:p>
        <w:p w14:paraId="21A4025D" w14:textId="3235581F" w:rsidR="00710C7C" w:rsidRDefault="002758BE">
          <w:pPr>
            <w:pStyle w:val="TOC3"/>
            <w:tabs>
              <w:tab w:val="right" w:leader="dot" w:pos="8846"/>
            </w:tabs>
            <w:rPr>
              <w:rFonts w:asciiTheme="minorHAnsi" w:eastAsiaTheme="minorEastAsia" w:hAnsiTheme="minorHAnsi"/>
              <w:noProof/>
              <w:sz w:val="22"/>
              <w:lang w:val="en-US"/>
            </w:rPr>
          </w:pPr>
          <w:hyperlink w:anchor="_Toc485884631" w:history="1">
            <w:r w:rsidR="00710C7C" w:rsidRPr="001B14C3">
              <w:rPr>
                <w:rStyle w:val="Hyperlink"/>
                <w:noProof/>
              </w:rPr>
              <w:t>May 19 / Pashons 24: Also, St. Pashnouni, the Monk and Martyr</w:t>
            </w:r>
            <w:r w:rsidR="00710C7C">
              <w:rPr>
                <w:noProof/>
                <w:webHidden/>
              </w:rPr>
              <w:tab/>
            </w:r>
            <w:r w:rsidR="00710C7C">
              <w:rPr>
                <w:noProof/>
                <w:webHidden/>
              </w:rPr>
              <w:fldChar w:fldCharType="begin"/>
            </w:r>
            <w:r w:rsidR="00710C7C">
              <w:rPr>
                <w:noProof/>
                <w:webHidden/>
              </w:rPr>
              <w:instrText xml:space="preserve"> PAGEREF _Toc485884631 \h </w:instrText>
            </w:r>
            <w:r w:rsidR="00710C7C">
              <w:rPr>
                <w:noProof/>
                <w:webHidden/>
              </w:rPr>
            </w:r>
            <w:r w:rsidR="00710C7C">
              <w:rPr>
                <w:noProof/>
                <w:webHidden/>
              </w:rPr>
              <w:fldChar w:fldCharType="separate"/>
            </w:r>
            <w:r w:rsidR="000E2EAC">
              <w:rPr>
                <w:noProof/>
                <w:webHidden/>
              </w:rPr>
              <w:t>1046</w:t>
            </w:r>
            <w:r w:rsidR="00710C7C">
              <w:rPr>
                <w:noProof/>
                <w:webHidden/>
              </w:rPr>
              <w:fldChar w:fldCharType="end"/>
            </w:r>
          </w:hyperlink>
        </w:p>
        <w:p w14:paraId="2BFB6E92" w14:textId="7D17A986" w:rsidR="00710C7C" w:rsidRDefault="002758BE">
          <w:pPr>
            <w:pStyle w:val="TOC3"/>
            <w:tabs>
              <w:tab w:val="right" w:leader="dot" w:pos="8846"/>
            </w:tabs>
            <w:rPr>
              <w:rFonts w:asciiTheme="minorHAnsi" w:eastAsiaTheme="minorEastAsia" w:hAnsiTheme="minorHAnsi"/>
              <w:noProof/>
              <w:sz w:val="22"/>
              <w:lang w:val="en-US"/>
            </w:rPr>
          </w:pPr>
          <w:hyperlink w:anchor="_Toc485884632" w:history="1">
            <w:r w:rsidR="00710C7C" w:rsidRPr="001B14C3">
              <w:rPr>
                <w:rStyle w:val="Hyperlink"/>
                <w:noProof/>
              </w:rPr>
              <w:t>May 21 / Pashons 26: Martyrdom of St. Thomas the Apostle</w:t>
            </w:r>
            <w:r w:rsidR="00710C7C">
              <w:rPr>
                <w:noProof/>
                <w:webHidden/>
              </w:rPr>
              <w:tab/>
            </w:r>
            <w:r w:rsidR="00710C7C">
              <w:rPr>
                <w:noProof/>
                <w:webHidden/>
              </w:rPr>
              <w:fldChar w:fldCharType="begin"/>
            </w:r>
            <w:r w:rsidR="00710C7C">
              <w:rPr>
                <w:noProof/>
                <w:webHidden/>
              </w:rPr>
              <w:instrText xml:space="preserve"> PAGEREF _Toc485884632 \h </w:instrText>
            </w:r>
            <w:r w:rsidR="00710C7C">
              <w:rPr>
                <w:noProof/>
                <w:webHidden/>
              </w:rPr>
            </w:r>
            <w:r w:rsidR="00710C7C">
              <w:rPr>
                <w:noProof/>
                <w:webHidden/>
              </w:rPr>
              <w:fldChar w:fldCharType="separate"/>
            </w:r>
            <w:r w:rsidR="000E2EAC">
              <w:rPr>
                <w:noProof/>
                <w:webHidden/>
              </w:rPr>
              <w:t>1047</w:t>
            </w:r>
            <w:r w:rsidR="00710C7C">
              <w:rPr>
                <w:noProof/>
                <w:webHidden/>
              </w:rPr>
              <w:fldChar w:fldCharType="end"/>
            </w:r>
          </w:hyperlink>
        </w:p>
        <w:p w14:paraId="67CDA723" w14:textId="223F2A69" w:rsidR="00710C7C" w:rsidRDefault="002758BE">
          <w:pPr>
            <w:pStyle w:val="TOC3"/>
            <w:tabs>
              <w:tab w:val="right" w:leader="dot" w:pos="8846"/>
            </w:tabs>
            <w:rPr>
              <w:rFonts w:asciiTheme="minorHAnsi" w:eastAsiaTheme="minorEastAsia" w:hAnsiTheme="minorHAnsi"/>
              <w:noProof/>
              <w:sz w:val="22"/>
              <w:lang w:val="en-US"/>
            </w:rPr>
          </w:pPr>
          <w:hyperlink w:anchor="_Toc485884633" w:history="1">
            <w:r w:rsidR="00710C7C" w:rsidRPr="001B14C3">
              <w:rPr>
                <w:rStyle w:val="Hyperlink"/>
                <w:noProof/>
              </w:rPr>
              <w:t>May 22 / Pashons 27: St. Thomas the Anchorite</w:t>
            </w:r>
            <w:r w:rsidR="00710C7C">
              <w:rPr>
                <w:noProof/>
                <w:webHidden/>
              </w:rPr>
              <w:tab/>
            </w:r>
            <w:r w:rsidR="00710C7C">
              <w:rPr>
                <w:noProof/>
                <w:webHidden/>
              </w:rPr>
              <w:fldChar w:fldCharType="begin"/>
            </w:r>
            <w:r w:rsidR="00710C7C">
              <w:rPr>
                <w:noProof/>
                <w:webHidden/>
              </w:rPr>
              <w:instrText xml:space="preserve"> PAGEREF _Toc485884633 \h </w:instrText>
            </w:r>
            <w:r w:rsidR="00710C7C">
              <w:rPr>
                <w:noProof/>
                <w:webHidden/>
              </w:rPr>
            </w:r>
            <w:r w:rsidR="00710C7C">
              <w:rPr>
                <w:noProof/>
                <w:webHidden/>
              </w:rPr>
              <w:fldChar w:fldCharType="separate"/>
            </w:r>
            <w:r w:rsidR="000E2EAC">
              <w:rPr>
                <w:noProof/>
                <w:webHidden/>
              </w:rPr>
              <w:t>1048</w:t>
            </w:r>
            <w:r w:rsidR="00710C7C">
              <w:rPr>
                <w:noProof/>
                <w:webHidden/>
              </w:rPr>
              <w:fldChar w:fldCharType="end"/>
            </w:r>
          </w:hyperlink>
        </w:p>
        <w:p w14:paraId="5791CA39" w14:textId="09FA0203" w:rsidR="00710C7C" w:rsidRDefault="002758BE">
          <w:pPr>
            <w:pStyle w:val="TOC3"/>
            <w:tabs>
              <w:tab w:val="right" w:leader="dot" w:pos="8846"/>
            </w:tabs>
            <w:rPr>
              <w:rFonts w:asciiTheme="minorHAnsi" w:eastAsiaTheme="minorEastAsia" w:hAnsiTheme="minorHAnsi"/>
              <w:noProof/>
              <w:sz w:val="22"/>
              <w:lang w:val="en-US"/>
            </w:rPr>
          </w:pPr>
          <w:hyperlink w:anchor="_Toc485884634" w:history="1">
            <w:r w:rsidR="00710C7C" w:rsidRPr="001B14C3">
              <w:rPr>
                <w:rStyle w:val="Hyperlink"/>
                <w:noProof/>
              </w:rPr>
              <w:t>May 24 (25) / Pashons 29: Commemoration of the Annunciation, Nativity, and Resurrection on the 29</w:t>
            </w:r>
            <w:r w:rsidR="00710C7C" w:rsidRPr="001B14C3">
              <w:rPr>
                <w:rStyle w:val="Hyperlink"/>
                <w:noProof/>
                <w:vertAlign w:val="superscript"/>
              </w:rPr>
              <w:t>th</w:t>
            </w:r>
            <w:r w:rsidR="00710C7C" w:rsidRPr="001B14C3">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_Toc485884634 \h </w:instrText>
            </w:r>
            <w:r w:rsidR="00710C7C">
              <w:rPr>
                <w:noProof/>
                <w:webHidden/>
              </w:rPr>
            </w:r>
            <w:r w:rsidR="00710C7C">
              <w:rPr>
                <w:noProof/>
                <w:webHidden/>
              </w:rPr>
              <w:fldChar w:fldCharType="separate"/>
            </w:r>
            <w:r w:rsidR="000E2EAC">
              <w:rPr>
                <w:noProof/>
                <w:webHidden/>
              </w:rPr>
              <w:t>1049</w:t>
            </w:r>
            <w:r w:rsidR="00710C7C">
              <w:rPr>
                <w:noProof/>
                <w:webHidden/>
              </w:rPr>
              <w:fldChar w:fldCharType="end"/>
            </w:r>
          </w:hyperlink>
        </w:p>
        <w:p w14:paraId="0F07C4C0" w14:textId="4B529554" w:rsidR="00710C7C" w:rsidRDefault="002758BE">
          <w:pPr>
            <w:pStyle w:val="TOC3"/>
            <w:tabs>
              <w:tab w:val="right" w:leader="dot" w:pos="8846"/>
            </w:tabs>
            <w:rPr>
              <w:rFonts w:asciiTheme="minorHAnsi" w:eastAsiaTheme="minorEastAsia" w:hAnsiTheme="minorHAnsi"/>
              <w:noProof/>
              <w:sz w:val="22"/>
              <w:lang w:val="en-US"/>
            </w:rPr>
          </w:pPr>
          <w:hyperlink w:anchor="_Toc485884635" w:history="1">
            <w:r w:rsidR="00710C7C" w:rsidRPr="001B14C3">
              <w:rPr>
                <w:rStyle w:val="Hyperlink"/>
                <w:noProof/>
              </w:rPr>
              <w:t>May 24 (25) / Pashons 29: Also St. Simeon the Stylite</w:t>
            </w:r>
            <w:r w:rsidR="00710C7C">
              <w:rPr>
                <w:noProof/>
                <w:webHidden/>
              </w:rPr>
              <w:tab/>
            </w:r>
            <w:r w:rsidR="00710C7C">
              <w:rPr>
                <w:noProof/>
                <w:webHidden/>
              </w:rPr>
              <w:fldChar w:fldCharType="begin"/>
            </w:r>
            <w:r w:rsidR="00710C7C">
              <w:rPr>
                <w:noProof/>
                <w:webHidden/>
              </w:rPr>
              <w:instrText xml:space="preserve"> PAGEREF _Toc485884635 \h </w:instrText>
            </w:r>
            <w:r w:rsidR="00710C7C">
              <w:rPr>
                <w:noProof/>
                <w:webHidden/>
              </w:rPr>
            </w:r>
            <w:r w:rsidR="00710C7C">
              <w:rPr>
                <w:noProof/>
                <w:webHidden/>
              </w:rPr>
              <w:fldChar w:fldCharType="separate"/>
            </w:r>
            <w:r w:rsidR="000E2EAC">
              <w:rPr>
                <w:noProof/>
                <w:webHidden/>
              </w:rPr>
              <w:t>1050</w:t>
            </w:r>
            <w:r w:rsidR="00710C7C">
              <w:rPr>
                <w:noProof/>
                <w:webHidden/>
              </w:rPr>
              <w:fldChar w:fldCharType="end"/>
            </w:r>
          </w:hyperlink>
        </w:p>
        <w:p w14:paraId="3813BDA3" w14:textId="000CAA87" w:rsidR="00710C7C" w:rsidRDefault="002758BE">
          <w:pPr>
            <w:pStyle w:val="TOC3"/>
            <w:tabs>
              <w:tab w:val="right" w:leader="dot" w:pos="8846"/>
            </w:tabs>
            <w:rPr>
              <w:rFonts w:asciiTheme="minorHAnsi" w:eastAsiaTheme="minorEastAsia" w:hAnsiTheme="minorHAnsi"/>
              <w:noProof/>
              <w:sz w:val="22"/>
              <w:lang w:val="en-US"/>
            </w:rPr>
          </w:pPr>
          <w:hyperlink w:anchor="_Toc485884636" w:history="1">
            <w:r w:rsidR="00710C7C" w:rsidRPr="001B14C3">
              <w:rPr>
                <w:rStyle w:val="Hyperlink"/>
                <w:noProof/>
              </w:rPr>
              <w:t>May 25 / Pashons 30: Departure of St. Fournous the Disciple</w:t>
            </w:r>
            <w:r w:rsidR="00710C7C">
              <w:rPr>
                <w:noProof/>
                <w:webHidden/>
              </w:rPr>
              <w:tab/>
            </w:r>
            <w:r w:rsidR="00710C7C">
              <w:rPr>
                <w:noProof/>
                <w:webHidden/>
              </w:rPr>
              <w:fldChar w:fldCharType="begin"/>
            </w:r>
            <w:r w:rsidR="00710C7C">
              <w:rPr>
                <w:noProof/>
                <w:webHidden/>
              </w:rPr>
              <w:instrText xml:space="preserve"> PAGEREF _Toc485884636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685EDF6B" w14:textId="148DDC98" w:rsidR="00710C7C" w:rsidRDefault="002758BE">
          <w:pPr>
            <w:pStyle w:val="TOC3"/>
            <w:tabs>
              <w:tab w:val="right" w:leader="dot" w:pos="8846"/>
            </w:tabs>
            <w:rPr>
              <w:rFonts w:asciiTheme="minorHAnsi" w:eastAsiaTheme="minorEastAsia" w:hAnsiTheme="minorHAnsi"/>
              <w:noProof/>
              <w:sz w:val="22"/>
              <w:lang w:val="en-US"/>
            </w:rPr>
          </w:pPr>
          <w:hyperlink w:anchor="_Toc485884637" w:history="1">
            <w:r w:rsidR="00710C7C" w:rsidRPr="001B14C3">
              <w:rPr>
                <w:rStyle w:val="Hyperlink"/>
                <w:noProof/>
              </w:rPr>
              <w:t>May 27 / Paoni 2: St. Commemoration of the Appearance of the Bodies of St. John the Baptist and Elisha the Prophet</w:t>
            </w:r>
            <w:r w:rsidR="00710C7C">
              <w:rPr>
                <w:noProof/>
                <w:webHidden/>
              </w:rPr>
              <w:tab/>
            </w:r>
            <w:r w:rsidR="00710C7C">
              <w:rPr>
                <w:noProof/>
                <w:webHidden/>
              </w:rPr>
              <w:fldChar w:fldCharType="begin"/>
            </w:r>
            <w:r w:rsidR="00710C7C">
              <w:rPr>
                <w:noProof/>
                <w:webHidden/>
              </w:rPr>
              <w:instrText xml:space="preserve"> PAGEREF _Toc485884637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AADF779" w14:textId="3F48698B" w:rsidR="00710C7C" w:rsidRDefault="002758BE">
          <w:pPr>
            <w:pStyle w:val="TOC3"/>
            <w:tabs>
              <w:tab w:val="right" w:leader="dot" w:pos="8846"/>
            </w:tabs>
            <w:rPr>
              <w:rFonts w:asciiTheme="minorHAnsi" w:eastAsiaTheme="minorEastAsia" w:hAnsiTheme="minorHAnsi"/>
              <w:noProof/>
              <w:sz w:val="22"/>
              <w:lang w:val="en-US"/>
            </w:rPr>
          </w:pPr>
          <w:hyperlink w:anchor="_Toc485884638" w:history="1">
            <w:r w:rsidR="00710C7C" w:rsidRPr="001B14C3">
              <w:rPr>
                <w:rStyle w:val="Hyperlink"/>
                <w:noProof/>
              </w:rPr>
              <w:t>May 28 / Paoni 3: Consecration of St. George’s Church</w:t>
            </w:r>
            <w:r w:rsidR="00710C7C">
              <w:rPr>
                <w:noProof/>
                <w:webHidden/>
              </w:rPr>
              <w:tab/>
            </w:r>
            <w:r w:rsidR="00710C7C">
              <w:rPr>
                <w:noProof/>
                <w:webHidden/>
              </w:rPr>
              <w:fldChar w:fldCharType="begin"/>
            </w:r>
            <w:r w:rsidR="00710C7C">
              <w:rPr>
                <w:noProof/>
                <w:webHidden/>
              </w:rPr>
              <w:instrText xml:space="preserve"> PAGEREF _Toc485884638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1EFB8A24" w14:textId="708C92CD" w:rsidR="00710C7C" w:rsidRDefault="002758BE">
          <w:pPr>
            <w:pStyle w:val="TOC3"/>
            <w:tabs>
              <w:tab w:val="right" w:leader="dot" w:pos="8846"/>
            </w:tabs>
            <w:rPr>
              <w:rFonts w:asciiTheme="minorHAnsi" w:eastAsiaTheme="minorEastAsia" w:hAnsiTheme="minorHAnsi"/>
              <w:noProof/>
              <w:sz w:val="22"/>
              <w:lang w:val="en-US"/>
            </w:rPr>
          </w:pPr>
          <w:hyperlink w:anchor="_Toc485884639" w:history="1">
            <w:r w:rsidR="00710C7C" w:rsidRPr="001B14C3">
              <w:rPr>
                <w:rStyle w:val="Hyperlink"/>
                <w:noProof/>
              </w:rPr>
              <w:t>May 28 / Paoni 3: Also St. Abraam of Fayyoum</w:t>
            </w:r>
            <w:r w:rsidR="00710C7C">
              <w:rPr>
                <w:noProof/>
                <w:webHidden/>
              </w:rPr>
              <w:tab/>
            </w:r>
            <w:r w:rsidR="00710C7C">
              <w:rPr>
                <w:noProof/>
                <w:webHidden/>
              </w:rPr>
              <w:fldChar w:fldCharType="begin"/>
            </w:r>
            <w:r w:rsidR="00710C7C">
              <w:rPr>
                <w:noProof/>
                <w:webHidden/>
              </w:rPr>
              <w:instrText xml:space="preserve"> PAGEREF _Toc485884639 \h </w:instrText>
            </w:r>
            <w:r w:rsidR="00710C7C">
              <w:rPr>
                <w:noProof/>
                <w:webHidden/>
              </w:rPr>
            </w:r>
            <w:r w:rsidR="00710C7C">
              <w:rPr>
                <w:noProof/>
                <w:webHidden/>
              </w:rPr>
              <w:fldChar w:fldCharType="separate"/>
            </w:r>
            <w:r w:rsidR="000E2EAC">
              <w:rPr>
                <w:noProof/>
                <w:webHidden/>
              </w:rPr>
              <w:t>1051</w:t>
            </w:r>
            <w:r w:rsidR="00710C7C">
              <w:rPr>
                <w:noProof/>
                <w:webHidden/>
              </w:rPr>
              <w:fldChar w:fldCharType="end"/>
            </w:r>
          </w:hyperlink>
        </w:p>
        <w:p w14:paraId="32EF4EDC" w14:textId="0B841865" w:rsidR="00710C7C" w:rsidRDefault="002758BE">
          <w:pPr>
            <w:pStyle w:val="TOC3"/>
            <w:tabs>
              <w:tab w:val="right" w:leader="dot" w:pos="8846"/>
            </w:tabs>
            <w:rPr>
              <w:rFonts w:asciiTheme="minorHAnsi" w:eastAsiaTheme="minorEastAsia" w:hAnsiTheme="minorHAnsi"/>
              <w:noProof/>
              <w:sz w:val="22"/>
              <w:lang w:val="en-US"/>
            </w:rPr>
          </w:pPr>
          <w:hyperlink w:anchor="_Toc485884640" w:history="1">
            <w:r w:rsidR="00710C7C" w:rsidRPr="001B14C3">
              <w:rPr>
                <w:rStyle w:val="Hyperlink"/>
                <w:noProof/>
              </w:rPr>
              <w:t>May 30 / Paoni 5: Consecration of the Church of St. Victor</w:t>
            </w:r>
            <w:r w:rsidR="00710C7C">
              <w:rPr>
                <w:noProof/>
                <w:webHidden/>
              </w:rPr>
              <w:tab/>
            </w:r>
            <w:r w:rsidR="00710C7C">
              <w:rPr>
                <w:noProof/>
                <w:webHidden/>
              </w:rPr>
              <w:fldChar w:fldCharType="begin"/>
            </w:r>
            <w:r w:rsidR="00710C7C">
              <w:rPr>
                <w:noProof/>
                <w:webHidden/>
              </w:rPr>
              <w:instrText xml:space="preserve"> PAGEREF _Toc485884640 \h </w:instrText>
            </w:r>
            <w:r w:rsidR="00710C7C">
              <w:rPr>
                <w:noProof/>
                <w:webHidden/>
              </w:rPr>
            </w:r>
            <w:r w:rsidR="00710C7C">
              <w:rPr>
                <w:noProof/>
                <w:webHidden/>
              </w:rPr>
              <w:fldChar w:fldCharType="separate"/>
            </w:r>
            <w:r w:rsidR="000E2EAC">
              <w:rPr>
                <w:noProof/>
                <w:webHidden/>
              </w:rPr>
              <w:t>1053</w:t>
            </w:r>
            <w:r w:rsidR="00710C7C">
              <w:rPr>
                <w:noProof/>
                <w:webHidden/>
              </w:rPr>
              <w:fldChar w:fldCharType="end"/>
            </w:r>
          </w:hyperlink>
        </w:p>
        <w:p w14:paraId="69157D6B" w14:textId="1E5EDC70" w:rsidR="009E261C" w:rsidRDefault="009E261C" w:rsidP="009E261C">
          <w:r>
            <w:rPr>
              <w:b/>
              <w:bCs/>
              <w:noProof/>
            </w:rPr>
            <w:fldChar w:fldCharType="end"/>
          </w:r>
        </w:p>
      </w:sdtContent>
    </w:sdt>
    <w:p w14:paraId="1AC07996" w14:textId="77777777" w:rsidR="00137929" w:rsidRDefault="00137929" w:rsidP="00137929">
      <w:pPr>
        <w:pStyle w:val="Heading3"/>
      </w:pPr>
      <w:bookmarkStart w:id="1756" w:name="_Ref436250616"/>
      <w:bookmarkStart w:id="1757" w:name="_Toc485884618"/>
      <w:r>
        <w:lastRenderedPageBreak/>
        <w:t>May 1 / Pashons 6: St. Macarius of Alexandria, the Presbyter</w:t>
      </w:r>
      <w:bookmarkEnd w:id="1752"/>
      <w:bookmarkEnd w:id="1756"/>
      <w:bookmarkEnd w:id="1757"/>
    </w:p>
    <w:p w14:paraId="65054283" w14:textId="77777777" w:rsidR="00137929" w:rsidRDefault="00137929" w:rsidP="00137929">
      <w:pPr>
        <w:pStyle w:val="Heading4"/>
      </w:pPr>
      <w:bookmarkStart w:id="1758" w:name="_Ref434490596"/>
      <w:r>
        <w:t>The Doxology</w:t>
      </w:r>
      <w:r w:rsidR="00B46E6E">
        <w:t xml:space="preserve"> for St. Macarius of Alexandria, the Presbyter</w:t>
      </w:r>
      <w:bookmarkEnd w:id="17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759" w:name="_Ref434560539"/>
      <w:bookmarkStart w:id="1760" w:name="_Toc485884619"/>
      <w:r>
        <w:t>May 2 / Pashons 7: St. Athanasius the Apostolic</w:t>
      </w:r>
      <w:bookmarkEnd w:id="1759"/>
      <w:bookmarkEnd w:id="1760"/>
    </w:p>
    <w:p w14:paraId="5C918841" w14:textId="77777777" w:rsidR="00EE657B" w:rsidRDefault="00EE657B" w:rsidP="00EE657B">
      <w:pPr>
        <w:pStyle w:val="Heading4"/>
      </w:pPr>
      <w:bookmarkStart w:id="1761" w:name="_Ref434492183"/>
      <w:r>
        <w:t>The Doxology</w:t>
      </w:r>
      <w:r w:rsidR="00B82753">
        <w:t xml:space="preserve"> for St. Athanasius the Apostolic</w:t>
      </w:r>
      <w:bookmarkEnd w:id="1761"/>
    </w:p>
    <w:p w14:paraId="56250E5D" w14:textId="0EAB3586"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E2EAC">
        <w:t>The Doxology of St. Athanasius the Apostolic</w:t>
      </w:r>
      <w:r>
        <w:fldChar w:fldCharType="end"/>
      </w:r>
      <w:r>
        <w:t xml:space="preserve">, page </w:t>
      </w:r>
      <w:r>
        <w:fldChar w:fldCharType="begin"/>
      </w:r>
      <w:r>
        <w:instrText xml:space="preserve"> PAGEREF _Ref434492161 \h </w:instrText>
      </w:r>
      <w:r>
        <w:fldChar w:fldCharType="separate"/>
      </w:r>
      <w:r w:rsidR="000E2EAC">
        <w:rPr>
          <w:noProof/>
        </w:rPr>
        <w:t>721</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762" w:name="_Ref434492196"/>
      <w:r>
        <w:lastRenderedPageBreak/>
        <w:t>Another</w:t>
      </w:r>
      <w:r w:rsidR="0047441D">
        <w:t xml:space="preserve"> Doxology</w:t>
      </w:r>
      <w:r>
        <w:t xml:space="preserve"> for St. Athanasius the Apostolic</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1065"/>
            </w:r>
            <w:r>
              <w:t>;</w:t>
            </w:r>
          </w:p>
          <w:p w14:paraId="38DFDD79" w14:textId="77777777" w:rsidR="0047441D" w:rsidRDefault="0047441D" w:rsidP="0047441D">
            <w:pPr>
              <w:pStyle w:val="EngHang"/>
            </w:pPr>
            <w:r>
              <w:t>He sent them “the Father of Peace</w:t>
            </w:r>
            <w:r>
              <w:rPr>
                <w:rStyle w:val="FootnoteReference"/>
              </w:rPr>
              <w:footnoteReference w:id="1066"/>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177947D4" w14:textId="0184CEF5" w:rsidR="00E21C24" w:rsidRDefault="00E21C24" w:rsidP="00DD5136">
      <w:pPr>
        <w:pStyle w:val="Heading3"/>
      </w:pPr>
      <w:bookmarkStart w:id="1763" w:name="_Toc485884620"/>
      <w:r>
        <w:t>May 5 / Pashons 10: The Three Holy Youths</w:t>
      </w:r>
      <w:bookmarkEnd w:id="1763"/>
    </w:p>
    <w:p w14:paraId="5F044952" w14:textId="059C4037" w:rsidR="00E21C24" w:rsidRPr="00E21C24" w:rsidRDefault="00E21C24" w:rsidP="00E21C24">
      <w:r>
        <w:t xml:space="preserve">See </w:t>
      </w:r>
      <w:r w:rsidR="00684D69">
        <w:fldChar w:fldCharType="begin"/>
      </w:r>
      <w:r w:rsidR="00684D69">
        <w:instrText xml:space="preserve"> REF _Ref485798098 \h </w:instrText>
      </w:r>
      <w:r w:rsidR="00684D69">
        <w:fldChar w:fldCharType="separate"/>
      </w:r>
      <w:r w:rsidR="000E2EAC">
        <w:t>March 19 / Phamenoth 23: Daniel the Prophet</w:t>
      </w:r>
      <w:r w:rsidR="00684D69">
        <w:fldChar w:fldCharType="end"/>
      </w:r>
      <w:r w:rsidR="00684D69">
        <w:t xml:space="preserve">, page </w:t>
      </w:r>
      <w:r w:rsidR="00684D69">
        <w:fldChar w:fldCharType="begin"/>
      </w:r>
      <w:r w:rsidR="00684D69">
        <w:instrText xml:space="preserve"> PAGEREF _Ref485798098 \h </w:instrText>
      </w:r>
      <w:r w:rsidR="00684D69">
        <w:fldChar w:fldCharType="separate"/>
      </w:r>
      <w:r w:rsidR="000E2EAC">
        <w:rPr>
          <w:noProof/>
        </w:rPr>
        <w:t>996</w:t>
      </w:r>
      <w:r w:rsidR="00684D69">
        <w:fldChar w:fldCharType="end"/>
      </w:r>
      <w:r w:rsidR="00684D69">
        <w:t>.</w:t>
      </w:r>
    </w:p>
    <w:p w14:paraId="76B4C1CD" w14:textId="6F8D36B9" w:rsidR="00DD5136" w:rsidRDefault="00DD5136" w:rsidP="00DD5136">
      <w:pPr>
        <w:pStyle w:val="Heading3"/>
      </w:pPr>
      <w:bookmarkStart w:id="1764" w:name="_Toc485884621"/>
      <w:r>
        <w:t>May 7 / Pashons 12: Commemoration of Archangel Michael</w:t>
      </w:r>
      <w:bookmarkEnd w:id="1764"/>
    </w:p>
    <w:p w14:paraId="78149016" w14:textId="5B5D3872"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8F2AB5D" w14:textId="77777777" w:rsidR="00B53E05" w:rsidRDefault="00B53E05" w:rsidP="00B53E05">
      <w:pPr>
        <w:pStyle w:val="Heading3"/>
      </w:pPr>
      <w:bookmarkStart w:id="1765" w:name="_Toc485884622"/>
      <w:r>
        <w:t>May 7 / Pashons 12: Also the Consecration of the Church of St. Demiana</w:t>
      </w:r>
      <w:bookmarkEnd w:id="1765"/>
    </w:p>
    <w:p w14:paraId="30A4D1C6" w14:textId="31C599B5" w:rsidR="00B53E05" w:rsidRDefault="00B53E05" w:rsidP="00DD5136">
      <w:pPr>
        <w:pStyle w:val="Rubric"/>
      </w:pPr>
      <w:r>
        <w:t>See</w:t>
      </w:r>
      <w:r w:rsidR="002409EF">
        <w:t xml:space="preserve"> </w:t>
      </w:r>
      <w:r w:rsidR="00DB1A80">
        <w:fldChar w:fldCharType="begin"/>
      </w:r>
      <w:r w:rsidR="00DB1A80">
        <w:instrText xml:space="preserve"> REF _Ref485107416 \h </w:instrText>
      </w:r>
      <w:r w:rsidR="00DB1A80">
        <w:fldChar w:fldCharType="separate"/>
      </w:r>
      <w:r w:rsidR="000E2EAC">
        <w:t>January 8 (9) / Tobi 13: The Feast of The Wedding of Cana of Galilee</w:t>
      </w:r>
      <w:r w:rsidR="00DB1A80">
        <w:fldChar w:fldCharType="end"/>
      </w:r>
      <w:r w:rsidR="00DB1A80">
        <w:t xml:space="preserve">, page </w:t>
      </w:r>
      <w:r w:rsidR="00DB1A80">
        <w:fldChar w:fldCharType="begin"/>
      </w:r>
      <w:r w:rsidR="00DB1A80">
        <w:instrText xml:space="preserve"> PAGEREF _Ref485107423 \h </w:instrText>
      </w:r>
      <w:r w:rsidR="00DB1A80">
        <w:fldChar w:fldCharType="separate"/>
      </w:r>
      <w:r w:rsidR="000E2EAC">
        <w:rPr>
          <w:noProof/>
        </w:rPr>
        <w:t>957</w:t>
      </w:r>
      <w:r w:rsidR="00DB1A80">
        <w:fldChar w:fldCharType="end"/>
      </w:r>
      <w:r w:rsidR="00DB1A80">
        <w:t>.</w:t>
      </w:r>
    </w:p>
    <w:p w14:paraId="3E105B3E" w14:textId="77777777" w:rsidR="00220DFD" w:rsidRDefault="00220DFD" w:rsidP="00220DFD">
      <w:pPr>
        <w:pStyle w:val="Heading3"/>
      </w:pPr>
      <w:bookmarkStart w:id="1766" w:name="_Toc485884623"/>
      <w:r>
        <w:t>May 8 / Pashons 13 St. Junia of the Seventy Two Disciples</w:t>
      </w:r>
      <w:bookmarkEnd w:id="1766"/>
    </w:p>
    <w:p w14:paraId="148929D9" w14:textId="1868F7F7"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D1738E1" w14:textId="77777777" w:rsidR="00220DFD" w:rsidRDefault="00220DFD" w:rsidP="00220DFD">
      <w:pPr>
        <w:pStyle w:val="Heading3"/>
      </w:pPr>
      <w:bookmarkStart w:id="1767" w:name="_Toc485884624"/>
      <w:r>
        <w:t xml:space="preserve">May 8 / Pashons 13 Also St. </w:t>
      </w:r>
      <w:commentRangeStart w:id="1768"/>
      <w:r>
        <w:t>Arsenius</w:t>
      </w:r>
      <w:commentRangeEnd w:id="1768"/>
      <w:r>
        <w:rPr>
          <w:rStyle w:val="CommentReference"/>
          <w:rFonts w:eastAsiaTheme="minorHAnsi" w:cstheme="minorBidi"/>
          <w:b w:val="0"/>
          <w:bCs w:val="0"/>
        </w:rPr>
        <w:commentReference w:id="1768"/>
      </w:r>
      <w:bookmarkEnd w:id="1767"/>
    </w:p>
    <w:p w14:paraId="2EEE01C8" w14:textId="77777777" w:rsidR="00220DFD" w:rsidRDefault="00220DFD" w:rsidP="00220DFD">
      <w:pPr>
        <w:pStyle w:val="Heading4"/>
      </w:pPr>
      <w:bookmarkStart w:id="1769" w:name="_Ref434490892"/>
      <w:r>
        <w:t>The Doxology</w:t>
      </w:r>
      <w:r w:rsidR="00810F04">
        <w:t xml:space="preserve"> for St. Arsenius</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lastRenderedPageBreak/>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0BB8E446" w14:textId="174C8F18" w:rsidR="00220DFD" w:rsidRDefault="00220DFD" w:rsidP="0010062E">
            <w:pPr>
              <w:pStyle w:val="EngHangEnd"/>
            </w:pPr>
            <w:r>
              <w:t>And so has your fame.</w:t>
            </w: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5C67A3AB" w14:textId="0E133CB3" w:rsidR="008C608D" w:rsidRDefault="008C608D" w:rsidP="00495F1A">
      <w:pPr>
        <w:pStyle w:val="Heading3"/>
      </w:pPr>
      <w:bookmarkStart w:id="1770" w:name="_Toc485884625"/>
      <w:bookmarkStart w:id="1771" w:name="_Ref485107348"/>
      <w:bookmarkStart w:id="1772" w:name="_Ref485107356"/>
      <w:r>
        <w:lastRenderedPageBreak/>
        <w:t>May 9 / Pashons 14: St. Christopher</w:t>
      </w:r>
      <w:bookmarkEnd w:id="1770"/>
    </w:p>
    <w:p w14:paraId="65A69388" w14:textId="21147B1B" w:rsidR="008C608D" w:rsidRDefault="008C608D" w:rsidP="008C608D">
      <w:pPr>
        <w:pStyle w:val="Heading4"/>
      </w:pPr>
      <w:bookmarkStart w:id="1773" w:name="_Ref485796394"/>
      <w:r>
        <w:t>The Doxology for St. Christopher</w:t>
      </w:r>
      <w:r>
        <w:rPr>
          <w:rStyle w:val="FootnoteReference"/>
        </w:rPr>
        <w:footnoteReference w:id="1067"/>
      </w:r>
      <w:bookmarkEnd w:id="17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47286" w14:paraId="48BF3DDF" w14:textId="77777777" w:rsidTr="008C608D">
        <w:trPr>
          <w:cantSplit/>
          <w:jc w:val="center"/>
        </w:trPr>
        <w:tc>
          <w:tcPr>
            <w:tcW w:w="288" w:type="dxa"/>
          </w:tcPr>
          <w:p w14:paraId="798438A6" w14:textId="77777777" w:rsidR="00A47286" w:rsidRDefault="00A47286" w:rsidP="008C608D">
            <w:pPr>
              <w:pStyle w:val="CopticCross"/>
            </w:pPr>
          </w:p>
        </w:tc>
        <w:tc>
          <w:tcPr>
            <w:tcW w:w="3960" w:type="dxa"/>
          </w:tcPr>
          <w:p w14:paraId="767B02FE" w14:textId="77777777" w:rsidR="00A47286" w:rsidRDefault="00A47286" w:rsidP="008C608D">
            <w:pPr>
              <w:pStyle w:val="EngHang"/>
              <w:rPr>
                <w:shd w:val="clear" w:color="auto" w:fill="FFFFFF"/>
              </w:rPr>
            </w:pPr>
            <w:r>
              <w:rPr>
                <w:shd w:val="clear" w:color="auto" w:fill="FFFFFF"/>
              </w:rPr>
              <w:t>You were terrifying,</w:t>
            </w:r>
          </w:p>
          <w:p w14:paraId="5CB73E46" w14:textId="77777777" w:rsidR="00A47286" w:rsidRDefault="00A47286" w:rsidP="008C608D">
            <w:pPr>
              <w:pStyle w:val="EngHang"/>
              <w:rPr>
                <w:shd w:val="clear" w:color="auto" w:fill="FFFFFF"/>
              </w:rPr>
            </w:pPr>
            <w:r>
              <w:rPr>
                <w:shd w:val="clear" w:color="auto" w:fill="FFFFFF"/>
              </w:rPr>
              <w:t>In strength, and in appearance,</w:t>
            </w:r>
          </w:p>
          <w:p w14:paraId="55FD2891" w14:textId="77777777" w:rsidR="00A47286" w:rsidRDefault="00A47286" w:rsidP="008C608D">
            <w:pPr>
              <w:pStyle w:val="EngHang"/>
              <w:rPr>
                <w:shd w:val="clear" w:color="auto" w:fill="FFFFFF"/>
              </w:rPr>
            </w:pPr>
            <w:r>
              <w:rPr>
                <w:shd w:val="clear" w:color="auto" w:fill="FFFFFF"/>
              </w:rPr>
              <w:t>Yet for the sake of your Creator,</w:t>
            </w:r>
          </w:p>
          <w:p w14:paraId="607E2CD1" w14:textId="0FD5F193" w:rsidR="00A47286" w:rsidRDefault="00A47286" w:rsidP="00A47286">
            <w:pPr>
              <w:pStyle w:val="EngHangEnd"/>
              <w:rPr>
                <w:shd w:val="clear" w:color="auto" w:fill="FFFFFF"/>
              </w:rPr>
            </w:pPr>
            <w:r>
              <w:rPr>
                <w:shd w:val="clear" w:color="auto" w:fill="FFFFFF"/>
              </w:rPr>
              <w:t>You willingly surrendered yourself.</w:t>
            </w:r>
          </w:p>
        </w:tc>
        <w:tc>
          <w:tcPr>
            <w:tcW w:w="288" w:type="dxa"/>
          </w:tcPr>
          <w:p w14:paraId="638A3925" w14:textId="77777777" w:rsidR="00A47286" w:rsidRDefault="00A47286" w:rsidP="008C608D"/>
        </w:tc>
      </w:tr>
      <w:tr w:rsidR="00A47286" w14:paraId="09A1D2A1" w14:textId="77777777" w:rsidTr="008C608D">
        <w:trPr>
          <w:cantSplit/>
          <w:jc w:val="center"/>
        </w:trPr>
        <w:tc>
          <w:tcPr>
            <w:tcW w:w="288" w:type="dxa"/>
          </w:tcPr>
          <w:p w14:paraId="0A7C4D83" w14:textId="392C32D6" w:rsidR="00A47286" w:rsidRDefault="00A47286" w:rsidP="008C608D">
            <w:pPr>
              <w:pStyle w:val="CopticCross"/>
            </w:pPr>
            <w:r w:rsidRPr="00FB5ACB">
              <w:t>¿</w:t>
            </w:r>
          </w:p>
        </w:tc>
        <w:tc>
          <w:tcPr>
            <w:tcW w:w="3960" w:type="dxa"/>
          </w:tcPr>
          <w:p w14:paraId="0F739F79" w14:textId="77777777" w:rsidR="00A47286" w:rsidRDefault="00A47286" w:rsidP="00A47286">
            <w:pPr>
              <w:pStyle w:val="EngHang"/>
              <w:rPr>
                <w:shd w:val="clear" w:color="auto" w:fill="FFFFFF"/>
              </w:rPr>
            </w:pPr>
            <w:r>
              <w:rPr>
                <w:shd w:val="clear" w:color="auto" w:fill="FFFFFF"/>
              </w:rPr>
              <w:t>Men and women tried to arouse</w:t>
            </w:r>
          </w:p>
          <w:p w14:paraId="61B9AD30" w14:textId="77777777" w:rsidR="00A47286" w:rsidRDefault="00A47286" w:rsidP="00A47286">
            <w:pPr>
              <w:pStyle w:val="EngHang"/>
              <w:rPr>
                <w:shd w:val="clear" w:color="auto" w:fill="FFFFFF"/>
              </w:rPr>
            </w:pPr>
            <w:r>
              <w:rPr>
                <w:shd w:val="clear" w:color="auto" w:fill="FFFFFF"/>
              </w:rPr>
              <w:t>The consuming fires of passion in you,</w:t>
            </w:r>
          </w:p>
          <w:p w14:paraId="2B35E82D" w14:textId="77777777" w:rsidR="00A47286" w:rsidRDefault="00A47286" w:rsidP="00A47286">
            <w:pPr>
              <w:pStyle w:val="EngHang"/>
              <w:rPr>
                <w:shd w:val="clear" w:color="auto" w:fill="FFFFFF"/>
              </w:rPr>
            </w:pPr>
            <w:r>
              <w:rPr>
                <w:shd w:val="clear" w:color="auto" w:fill="FFFFFF"/>
              </w:rPr>
              <w:t>But instead they followed you</w:t>
            </w:r>
          </w:p>
          <w:p w14:paraId="5DB6479F" w14:textId="205457C2" w:rsidR="00A47286" w:rsidRDefault="00A47286" w:rsidP="00A47286">
            <w:pPr>
              <w:pStyle w:val="EngHangEnd"/>
              <w:rPr>
                <w:shd w:val="clear" w:color="auto" w:fill="FFFFFF"/>
              </w:rPr>
            </w:pPr>
            <w:r>
              <w:rPr>
                <w:shd w:val="clear" w:color="auto" w:fill="FFFFFF"/>
              </w:rPr>
              <w:t>In the way of martyrdom.</w:t>
            </w:r>
          </w:p>
        </w:tc>
        <w:tc>
          <w:tcPr>
            <w:tcW w:w="288" w:type="dxa"/>
          </w:tcPr>
          <w:p w14:paraId="34E67EF8" w14:textId="77777777" w:rsidR="00A47286" w:rsidRDefault="00A47286" w:rsidP="008C608D"/>
        </w:tc>
      </w:tr>
      <w:tr w:rsidR="00A47286" w14:paraId="19289799" w14:textId="77777777" w:rsidTr="008C608D">
        <w:trPr>
          <w:cantSplit/>
          <w:jc w:val="center"/>
        </w:trPr>
        <w:tc>
          <w:tcPr>
            <w:tcW w:w="288" w:type="dxa"/>
          </w:tcPr>
          <w:p w14:paraId="1980FD54" w14:textId="77777777" w:rsidR="00A47286" w:rsidRDefault="00A47286" w:rsidP="008C608D">
            <w:pPr>
              <w:pStyle w:val="CopticCross"/>
            </w:pPr>
          </w:p>
        </w:tc>
        <w:tc>
          <w:tcPr>
            <w:tcW w:w="3960" w:type="dxa"/>
          </w:tcPr>
          <w:p w14:paraId="36EE8F1C" w14:textId="77777777" w:rsidR="00A47286" w:rsidRDefault="00A47286" w:rsidP="00A47286">
            <w:pPr>
              <w:pStyle w:val="EngHang"/>
              <w:rPr>
                <w:shd w:val="clear" w:color="auto" w:fill="FFFFFF"/>
              </w:rPr>
            </w:pPr>
            <w:r>
              <w:rPr>
                <w:shd w:val="clear" w:color="auto" w:fill="FFFFFF"/>
              </w:rPr>
              <w:t>You proved courageous,</w:t>
            </w:r>
          </w:p>
          <w:p w14:paraId="1A3734F6" w14:textId="77777777" w:rsidR="00A47286" w:rsidRDefault="00A47286" w:rsidP="00A47286">
            <w:pPr>
              <w:pStyle w:val="EngHang"/>
              <w:rPr>
                <w:shd w:val="clear" w:color="auto" w:fill="FFFFFF"/>
              </w:rPr>
            </w:pPr>
            <w:r>
              <w:rPr>
                <w:shd w:val="clear" w:color="auto" w:fill="FFFFFF"/>
              </w:rPr>
              <w:t>Enduring your torments.</w:t>
            </w:r>
          </w:p>
          <w:p w14:paraId="0D057B36" w14:textId="77777777" w:rsidR="00A47286" w:rsidRDefault="00A47286" w:rsidP="00A47286">
            <w:pPr>
              <w:pStyle w:val="EngHang"/>
              <w:rPr>
                <w:shd w:val="clear" w:color="auto" w:fill="FFFFFF"/>
              </w:rPr>
            </w:pPr>
            <w:r>
              <w:rPr>
                <w:shd w:val="clear" w:color="auto" w:fill="FFFFFF"/>
              </w:rPr>
              <w:t>Therefore we have gained you</w:t>
            </w:r>
          </w:p>
          <w:p w14:paraId="048343EE" w14:textId="47EF9B4A" w:rsidR="00A47286" w:rsidRDefault="00A47286" w:rsidP="00A47286">
            <w:pPr>
              <w:pStyle w:val="EngHangEnd"/>
              <w:rPr>
                <w:shd w:val="clear" w:color="auto" w:fill="FFFFFF"/>
              </w:rPr>
            </w:pPr>
            <w:r>
              <w:rPr>
                <w:shd w:val="clear" w:color="auto" w:fill="FFFFFF"/>
              </w:rPr>
              <w:t>As our great protector.</w:t>
            </w:r>
          </w:p>
        </w:tc>
        <w:tc>
          <w:tcPr>
            <w:tcW w:w="288" w:type="dxa"/>
          </w:tcPr>
          <w:p w14:paraId="3AD1AEB8" w14:textId="77777777" w:rsidR="00A47286" w:rsidRDefault="00A47286" w:rsidP="008C608D"/>
        </w:tc>
      </w:tr>
      <w:tr w:rsidR="008C608D" w14:paraId="1B426404" w14:textId="77777777" w:rsidTr="008C608D">
        <w:trPr>
          <w:cantSplit/>
          <w:jc w:val="center"/>
        </w:trPr>
        <w:tc>
          <w:tcPr>
            <w:tcW w:w="288" w:type="dxa"/>
          </w:tcPr>
          <w:p w14:paraId="4276ABC3" w14:textId="62EDA48E" w:rsidR="008C608D" w:rsidRDefault="00A47286" w:rsidP="008C608D">
            <w:pPr>
              <w:pStyle w:val="CopticCross"/>
            </w:pPr>
            <w:r w:rsidRPr="00FB5ACB">
              <w:t>¿</w:t>
            </w:r>
          </w:p>
        </w:tc>
        <w:tc>
          <w:tcPr>
            <w:tcW w:w="3960" w:type="dxa"/>
          </w:tcPr>
          <w:p w14:paraId="5171E8A7" w14:textId="72820B3C" w:rsidR="00A47286" w:rsidRDefault="008C608D" w:rsidP="008C608D">
            <w:pPr>
              <w:pStyle w:val="EngHang"/>
              <w:rPr>
                <w:shd w:val="clear" w:color="auto" w:fill="FFFFFF"/>
              </w:rPr>
            </w:pPr>
            <w:r>
              <w:rPr>
                <w:shd w:val="clear" w:color="auto" w:fill="FFFFFF"/>
              </w:rPr>
              <w:t xml:space="preserve">O Christopher, you </w:t>
            </w:r>
            <w:r w:rsidR="00A47286">
              <w:rPr>
                <w:shd w:val="clear" w:color="auto" w:fill="FFFFFF"/>
              </w:rPr>
              <w:t>received</w:t>
            </w:r>
          </w:p>
          <w:p w14:paraId="4010C72F" w14:textId="77777777" w:rsidR="00A47286" w:rsidRDefault="00A47286" w:rsidP="008C608D">
            <w:pPr>
              <w:pStyle w:val="EngHang"/>
              <w:rPr>
                <w:shd w:val="clear" w:color="auto" w:fill="FFFFFF"/>
              </w:rPr>
            </w:pPr>
            <w:r>
              <w:rPr>
                <w:shd w:val="clear" w:color="auto" w:fill="FFFFFF"/>
              </w:rPr>
              <w:t>A purple robe,</w:t>
            </w:r>
          </w:p>
          <w:p w14:paraId="22086896" w14:textId="72B753CA" w:rsidR="008C608D" w:rsidRDefault="00A47286" w:rsidP="008C608D">
            <w:pPr>
              <w:pStyle w:val="EngHang"/>
              <w:rPr>
                <w:shd w:val="clear" w:color="auto" w:fill="FFFFFF"/>
              </w:rPr>
            </w:pPr>
            <w:r>
              <w:rPr>
                <w:shd w:val="clear" w:color="auto" w:fill="FFFFFF"/>
              </w:rPr>
              <w:t>The glorious garment,</w:t>
            </w:r>
            <w:r w:rsidR="008C608D">
              <w:rPr>
                <w:shd w:val="clear" w:color="auto" w:fill="FFFFFF"/>
              </w:rPr>
              <w:t xml:space="preserve"> </w:t>
            </w:r>
          </w:p>
          <w:p w14:paraId="37A0F4FF" w14:textId="28C5E974" w:rsidR="008C608D" w:rsidRDefault="00A47286" w:rsidP="008C608D">
            <w:pPr>
              <w:pStyle w:val="EngHangEnd"/>
            </w:pPr>
            <w:r>
              <w:rPr>
                <w:shd w:val="clear" w:color="auto" w:fill="FFFFFF"/>
              </w:rPr>
              <w:t>Of martyrdom</w:t>
            </w:r>
            <w:r w:rsidR="008C608D">
              <w:rPr>
                <w:shd w:val="clear" w:color="auto" w:fill="FFFFFF"/>
              </w:rPr>
              <w:t>.</w:t>
            </w:r>
          </w:p>
        </w:tc>
        <w:tc>
          <w:tcPr>
            <w:tcW w:w="288" w:type="dxa"/>
          </w:tcPr>
          <w:p w14:paraId="34E39E73" w14:textId="77777777" w:rsidR="008C608D" w:rsidRDefault="008C608D" w:rsidP="008C608D"/>
        </w:tc>
      </w:tr>
      <w:tr w:rsidR="008C608D" w14:paraId="5E8C9CDE" w14:textId="77777777" w:rsidTr="008C608D">
        <w:trPr>
          <w:cantSplit/>
          <w:jc w:val="center"/>
        </w:trPr>
        <w:tc>
          <w:tcPr>
            <w:tcW w:w="288" w:type="dxa"/>
          </w:tcPr>
          <w:p w14:paraId="5D03B6CE" w14:textId="61EF7356" w:rsidR="008C608D" w:rsidRDefault="008C608D" w:rsidP="008C608D">
            <w:pPr>
              <w:pStyle w:val="CopticCross"/>
            </w:pPr>
          </w:p>
        </w:tc>
        <w:tc>
          <w:tcPr>
            <w:tcW w:w="3960" w:type="dxa"/>
          </w:tcPr>
          <w:p w14:paraId="0C2ECB89" w14:textId="0B04194E" w:rsidR="008C608D" w:rsidRDefault="00A47286" w:rsidP="008C608D">
            <w:pPr>
              <w:pStyle w:val="EngHang"/>
              <w:rPr>
                <w:shd w:val="clear" w:color="auto" w:fill="FFFFFF"/>
              </w:rPr>
            </w:pPr>
            <w:r>
              <w:rPr>
                <w:shd w:val="clear" w:color="auto" w:fill="FFFFFF"/>
              </w:rPr>
              <w:t>And you came before</w:t>
            </w:r>
          </w:p>
          <w:p w14:paraId="374B7930" w14:textId="119903CD" w:rsidR="00A47286" w:rsidRDefault="00A47286" w:rsidP="008C608D">
            <w:pPr>
              <w:pStyle w:val="EngHang"/>
              <w:rPr>
                <w:shd w:val="clear" w:color="auto" w:fill="FFFFFF"/>
              </w:rPr>
            </w:pPr>
            <w:r>
              <w:rPr>
                <w:shd w:val="clear" w:color="auto" w:fill="FFFFFF"/>
              </w:rPr>
              <w:t>The Lord of heaven,</w:t>
            </w:r>
          </w:p>
          <w:p w14:paraId="363387BF" w14:textId="48A787A0" w:rsidR="00A47286" w:rsidRDefault="00A47286" w:rsidP="008C608D">
            <w:pPr>
              <w:pStyle w:val="EngHang"/>
              <w:rPr>
                <w:shd w:val="clear" w:color="auto" w:fill="FFFFFF"/>
              </w:rPr>
            </w:pPr>
            <w:r>
              <w:rPr>
                <w:shd w:val="clear" w:color="auto" w:fill="FFFFFF"/>
              </w:rPr>
              <w:t>Therefore you now sing</w:t>
            </w:r>
          </w:p>
          <w:p w14:paraId="7A42FA9E" w14:textId="1BBB59BC" w:rsidR="008C608D" w:rsidRDefault="00A47286" w:rsidP="008C608D">
            <w:pPr>
              <w:pStyle w:val="EngHangEnd"/>
            </w:pPr>
            <w:r>
              <w:rPr>
                <w:shd w:val="clear" w:color="auto" w:fill="FFFFFF"/>
              </w:rPr>
              <w:t>The Trisagion with the angels</w:t>
            </w:r>
            <w:r w:rsidR="008C608D">
              <w:rPr>
                <w:shd w:val="clear" w:color="auto" w:fill="FFFFFF"/>
              </w:rPr>
              <w:t>.</w:t>
            </w:r>
          </w:p>
        </w:tc>
        <w:tc>
          <w:tcPr>
            <w:tcW w:w="288" w:type="dxa"/>
          </w:tcPr>
          <w:p w14:paraId="769573E9" w14:textId="77777777" w:rsidR="008C608D" w:rsidRDefault="008C608D" w:rsidP="008C608D"/>
        </w:tc>
      </w:tr>
      <w:tr w:rsidR="008C608D" w14:paraId="15CC58E5" w14:textId="77777777" w:rsidTr="008C608D">
        <w:trPr>
          <w:cantSplit/>
          <w:jc w:val="center"/>
        </w:trPr>
        <w:tc>
          <w:tcPr>
            <w:tcW w:w="288" w:type="dxa"/>
          </w:tcPr>
          <w:p w14:paraId="536AC7CA" w14:textId="00AAF56F" w:rsidR="008C608D" w:rsidRDefault="00A47286" w:rsidP="008C608D">
            <w:pPr>
              <w:pStyle w:val="CopticCross"/>
            </w:pPr>
            <w:r w:rsidRPr="00FB5ACB">
              <w:t>¿</w:t>
            </w:r>
          </w:p>
        </w:tc>
        <w:tc>
          <w:tcPr>
            <w:tcW w:w="3960" w:type="dxa"/>
          </w:tcPr>
          <w:p w14:paraId="4864462C" w14:textId="51EDD0FC" w:rsidR="00A47286" w:rsidRDefault="00A47286" w:rsidP="008C608D">
            <w:pPr>
              <w:pStyle w:val="EngHang"/>
              <w:rPr>
                <w:shd w:val="clear" w:color="auto" w:fill="FFFFFF"/>
              </w:rPr>
            </w:pPr>
            <w:r>
              <w:rPr>
                <w:shd w:val="clear" w:color="auto" w:fill="FFFFFF"/>
              </w:rPr>
              <w:t>Hail to you, O strong one,</w:t>
            </w:r>
          </w:p>
          <w:p w14:paraId="2FC090BE" w14:textId="5C79D16E" w:rsidR="008C608D" w:rsidRDefault="00A47286" w:rsidP="008C608D">
            <w:pPr>
              <w:pStyle w:val="EngHang"/>
              <w:rPr>
                <w:shd w:val="clear" w:color="auto" w:fill="FFFFFF"/>
              </w:rPr>
            </w:pPr>
            <w:r>
              <w:rPr>
                <w:shd w:val="clear" w:color="auto" w:fill="FFFFFF"/>
              </w:rPr>
              <w:t>Hail to you, O soldier,</w:t>
            </w:r>
          </w:p>
          <w:p w14:paraId="602C538B" w14:textId="09B7C34D" w:rsidR="00A47286" w:rsidRDefault="00A47286" w:rsidP="008C608D">
            <w:pPr>
              <w:pStyle w:val="EngHang"/>
              <w:rPr>
                <w:shd w:val="clear" w:color="auto" w:fill="FFFFFF"/>
              </w:rPr>
            </w:pPr>
            <w:r>
              <w:rPr>
                <w:shd w:val="clear" w:color="auto" w:fill="FFFFFF"/>
              </w:rPr>
              <w:t>Hail to you, O martyr</w:t>
            </w:r>
          </w:p>
          <w:p w14:paraId="097DA078" w14:textId="236DEC57" w:rsidR="008C608D" w:rsidRDefault="00A47286" w:rsidP="00A47286">
            <w:pPr>
              <w:pStyle w:val="EngHangEnd"/>
              <w:ind w:left="0" w:firstLine="0"/>
            </w:pPr>
            <w:r>
              <w:rPr>
                <w:shd w:val="clear" w:color="auto" w:fill="FFFFFF"/>
              </w:rPr>
              <w:t>Saint Christopher.</w:t>
            </w:r>
          </w:p>
        </w:tc>
        <w:tc>
          <w:tcPr>
            <w:tcW w:w="288" w:type="dxa"/>
          </w:tcPr>
          <w:p w14:paraId="3381CE19" w14:textId="77777777" w:rsidR="008C608D" w:rsidRDefault="008C608D" w:rsidP="008C608D"/>
        </w:tc>
      </w:tr>
      <w:tr w:rsidR="008C608D" w14:paraId="47EF835F" w14:textId="77777777" w:rsidTr="008C608D">
        <w:trPr>
          <w:cantSplit/>
          <w:jc w:val="center"/>
        </w:trPr>
        <w:tc>
          <w:tcPr>
            <w:tcW w:w="288" w:type="dxa"/>
          </w:tcPr>
          <w:p w14:paraId="5B7B0B6D" w14:textId="694A5710" w:rsidR="008C608D" w:rsidRDefault="008C608D" w:rsidP="008C608D">
            <w:pPr>
              <w:pStyle w:val="CopticCross"/>
            </w:pPr>
          </w:p>
        </w:tc>
        <w:tc>
          <w:tcPr>
            <w:tcW w:w="3960" w:type="dxa"/>
          </w:tcPr>
          <w:p w14:paraId="03A47AE4" w14:textId="1907FF18" w:rsidR="008C608D" w:rsidRDefault="00A47286" w:rsidP="008C608D">
            <w:pPr>
              <w:pStyle w:val="EngHang"/>
              <w:rPr>
                <w:shd w:val="clear" w:color="auto" w:fill="FFFFFF"/>
              </w:rPr>
            </w:pPr>
            <w:r>
              <w:rPr>
                <w:shd w:val="clear" w:color="auto" w:fill="FFFFFF"/>
              </w:rPr>
              <w:t>Pray to the Lord on our behalf,</w:t>
            </w:r>
          </w:p>
          <w:p w14:paraId="62D209CB" w14:textId="65AEEC4C" w:rsidR="00A47286" w:rsidRDefault="00A47286" w:rsidP="008C608D">
            <w:pPr>
              <w:pStyle w:val="EngHang"/>
              <w:rPr>
                <w:shd w:val="clear" w:color="auto" w:fill="FFFFFF"/>
              </w:rPr>
            </w:pPr>
            <w:r>
              <w:rPr>
                <w:shd w:val="clear" w:color="auto" w:fill="FFFFFF"/>
              </w:rPr>
              <w:t>O struggle-bearer, the martyr,</w:t>
            </w:r>
          </w:p>
          <w:p w14:paraId="02AC18EC" w14:textId="499B6C0B" w:rsidR="00A47286" w:rsidRDefault="00A47286" w:rsidP="008C608D">
            <w:pPr>
              <w:pStyle w:val="EngHang"/>
              <w:rPr>
                <w:shd w:val="clear" w:color="auto" w:fill="FFFFFF"/>
              </w:rPr>
            </w:pPr>
            <w:r>
              <w:rPr>
                <w:shd w:val="clear" w:color="auto" w:fill="FFFFFF"/>
              </w:rPr>
              <w:t>Saint Christopher of Lycia,</w:t>
            </w:r>
          </w:p>
          <w:p w14:paraId="580B1EFF" w14:textId="463B7124" w:rsidR="008C608D" w:rsidRDefault="00A47286" w:rsidP="008C608D">
            <w:pPr>
              <w:pStyle w:val="EngHangEnd"/>
            </w:pPr>
            <w:r>
              <w:rPr>
                <w:shd w:val="clear" w:color="auto" w:fill="FFFFFF"/>
              </w:rPr>
              <w:t>That He may forgive us our sins</w:t>
            </w:r>
            <w:r w:rsidR="008C608D">
              <w:rPr>
                <w:shd w:val="clear" w:color="auto" w:fill="FFFFFF"/>
              </w:rPr>
              <w:t>.</w:t>
            </w:r>
          </w:p>
        </w:tc>
        <w:tc>
          <w:tcPr>
            <w:tcW w:w="288" w:type="dxa"/>
          </w:tcPr>
          <w:p w14:paraId="3DB0EFE2" w14:textId="77777777" w:rsidR="008C608D" w:rsidRDefault="008C608D" w:rsidP="008C608D"/>
        </w:tc>
      </w:tr>
    </w:tbl>
    <w:p w14:paraId="06737A92" w14:textId="7FF7B1A9" w:rsidR="00C30529" w:rsidRDefault="00C30529" w:rsidP="00495F1A">
      <w:pPr>
        <w:pStyle w:val="Heading3"/>
      </w:pPr>
      <w:bookmarkStart w:id="1774" w:name="_Toc485884626"/>
      <w:bookmarkStart w:id="1775" w:name="_Ref489387026"/>
      <w:bookmarkStart w:id="1776" w:name="_Ref489387048"/>
      <w:r>
        <w:t xml:space="preserve">May 9 / Pashons 14: </w:t>
      </w:r>
      <w:r w:rsidR="008C608D">
        <w:t xml:space="preserve">Also </w:t>
      </w:r>
      <w:r>
        <w:t>St. Pachomius</w:t>
      </w:r>
      <w:bookmarkEnd w:id="1771"/>
      <w:bookmarkEnd w:id="1772"/>
      <w:bookmarkEnd w:id="1774"/>
      <w:bookmarkEnd w:id="1775"/>
      <w:bookmarkEnd w:id="1776"/>
    </w:p>
    <w:p w14:paraId="1731E46B" w14:textId="77777777" w:rsidR="00C30529" w:rsidRDefault="00C30529" w:rsidP="00C30529">
      <w:pPr>
        <w:pStyle w:val="Heading4"/>
      </w:pPr>
      <w:bookmarkStart w:id="1777" w:name="_Ref434491150"/>
      <w:r>
        <w:t>The Doxology</w:t>
      </w:r>
      <w:r w:rsidR="00810F04">
        <w:t xml:space="preserve"> for St. Pachomius</w:t>
      </w:r>
      <w:bookmarkEnd w:id="17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778" w:name="_Toc485884627"/>
      <w:r>
        <w:t>May 11 / Pashons 16: Commemoration of St. John the Evangelist</w:t>
      </w:r>
      <w:bookmarkEnd w:id="1778"/>
    </w:p>
    <w:p w14:paraId="2ADA71D1" w14:textId="283E4A0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E2EAC">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E2EAC">
        <w:rPr>
          <w:noProof/>
        </w:rPr>
        <w:t>905</w:t>
      </w:r>
      <w:r w:rsidR="002409EF">
        <w:fldChar w:fldCharType="end"/>
      </w:r>
      <w:r>
        <w:t>.</w:t>
      </w:r>
    </w:p>
    <w:p w14:paraId="194D23B6" w14:textId="77777777" w:rsidR="005329C1" w:rsidRDefault="005329C1" w:rsidP="005329C1">
      <w:pPr>
        <w:pStyle w:val="Heading3"/>
      </w:pPr>
      <w:bookmarkStart w:id="1779" w:name="_Toc485884628"/>
      <w:r>
        <w:t>May 16 / Pashons 21: Commemoration of the Theotokos</w:t>
      </w:r>
      <w:bookmarkEnd w:id="1779"/>
    </w:p>
    <w:p w14:paraId="678F262C" w14:textId="4F79D3D5"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50977D" w14:textId="77777777" w:rsidR="00160DE3" w:rsidRDefault="00160DE3" w:rsidP="00160DE3">
      <w:pPr>
        <w:pStyle w:val="Heading3"/>
      </w:pPr>
      <w:bookmarkStart w:id="1780" w:name="_Toc485884629"/>
      <w:r>
        <w:t xml:space="preserve">May 17 / Pashons 22: Departure of St. Andronicus the </w:t>
      </w:r>
      <w:r w:rsidR="00191A26">
        <w:t>Disciple</w:t>
      </w:r>
      <w:bookmarkEnd w:id="1780"/>
    </w:p>
    <w:p w14:paraId="03D06E74" w14:textId="0876AF5E"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E2A1C06" w14:textId="552935F4" w:rsidR="00495F1A" w:rsidRDefault="00C30529" w:rsidP="00495F1A">
      <w:pPr>
        <w:pStyle w:val="Heading3"/>
      </w:pPr>
      <w:bookmarkStart w:id="1781" w:name="_Ref485108333"/>
      <w:bookmarkStart w:id="1782" w:name="_Ref485108337"/>
      <w:bookmarkStart w:id="1783" w:name="_Toc485884630"/>
      <w:r>
        <w:lastRenderedPageBreak/>
        <w:t xml:space="preserve">May 19 / Pashons 24: </w:t>
      </w:r>
      <w:r w:rsidR="00495F1A">
        <w:t>The Entr</w:t>
      </w:r>
      <w:r w:rsidR="00CC0A2E">
        <w:t>y</w:t>
      </w:r>
      <w:r w:rsidR="00495F1A">
        <w:t xml:space="preserve"> into Egypt</w:t>
      </w:r>
      <w:bookmarkEnd w:id="1755"/>
      <w:bookmarkEnd w:id="1754"/>
      <w:bookmarkEnd w:id="1753"/>
      <w:bookmarkEnd w:id="1781"/>
      <w:bookmarkEnd w:id="1782"/>
      <w:bookmarkEnd w:id="1783"/>
    </w:p>
    <w:p w14:paraId="344CD129" w14:textId="08BCC326" w:rsidR="00D1689A" w:rsidRPr="008712A7" w:rsidRDefault="00D1689A" w:rsidP="00D1689A">
      <w:pPr>
        <w:pStyle w:val="Heading4"/>
        <w:rPr>
          <w:rFonts w:ascii="Arial Unicode MS" w:eastAsia="Arial Unicode MS" w:hAnsi="Arial Unicode MS" w:cs="Arial Unicode MS"/>
        </w:rPr>
      </w:pPr>
      <w:bookmarkStart w:id="1784" w:name="_Ref434477906"/>
      <w:r>
        <w:t>The Verses of the Cymbals for 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1689A" w14:paraId="663E1883" w14:textId="77777777" w:rsidTr="00C223F0">
        <w:trPr>
          <w:cantSplit/>
          <w:jc w:val="center"/>
        </w:trPr>
        <w:tc>
          <w:tcPr>
            <w:tcW w:w="288" w:type="dxa"/>
          </w:tcPr>
          <w:p w14:paraId="0200DB1B" w14:textId="77777777" w:rsidR="00D1689A" w:rsidRDefault="00D1689A" w:rsidP="00C223F0">
            <w:pPr>
              <w:pStyle w:val="CopticCross"/>
            </w:pPr>
          </w:p>
        </w:tc>
        <w:tc>
          <w:tcPr>
            <w:tcW w:w="3960" w:type="dxa"/>
          </w:tcPr>
          <w:p w14:paraId="51DA5E37" w14:textId="54B617FB" w:rsidR="00D1689A" w:rsidRDefault="00D1689A" w:rsidP="00D1689A">
            <w:pPr>
              <w:pStyle w:val="EngHang"/>
            </w:pPr>
            <w:r>
              <w:t>Rejoice, O Egypt, and be glad,</w:t>
            </w:r>
          </w:p>
          <w:p w14:paraId="68C2CAFA" w14:textId="6BD8839D" w:rsidR="00D1689A" w:rsidRDefault="00D1689A" w:rsidP="00D1689A">
            <w:pPr>
              <w:pStyle w:val="EngHang"/>
            </w:pPr>
            <w:r>
              <w:t>With all your borders,</w:t>
            </w:r>
          </w:p>
          <w:p w14:paraId="6C3E050F" w14:textId="329FE4CB" w:rsidR="00D1689A" w:rsidRDefault="00D1689A" w:rsidP="00D1689A">
            <w:pPr>
              <w:pStyle w:val="EngHang"/>
            </w:pPr>
            <w:r>
              <w:t>For the Lover of Mankind,</w:t>
            </w:r>
          </w:p>
          <w:p w14:paraId="5B651B90" w14:textId="43033A81" w:rsidR="00D1689A" w:rsidRDefault="00D1689A" w:rsidP="00C223F0">
            <w:pPr>
              <w:pStyle w:val="EngHangEnd"/>
            </w:pPr>
            <w:r>
              <w:t>Who IS before all ages, came to you.</w:t>
            </w:r>
          </w:p>
        </w:tc>
        <w:tc>
          <w:tcPr>
            <w:tcW w:w="288" w:type="dxa"/>
          </w:tcPr>
          <w:p w14:paraId="50DF5042" w14:textId="77777777" w:rsidR="00D1689A" w:rsidRDefault="00D1689A" w:rsidP="00C223F0"/>
        </w:tc>
        <w:tc>
          <w:tcPr>
            <w:tcW w:w="288" w:type="dxa"/>
          </w:tcPr>
          <w:p w14:paraId="2216D1DD" w14:textId="77777777" w:rsidR="00D1689A" w:rsidRDefault="00D1689A" w:rsidP="00C223F0">
            <w:pPr>
              <w:pStyle w:val="CopticCross"/>
            </w:pPr>
          </w:p>
        </w:tc>
        <w:tc>
          <w:tcPr>
            <w:tcW w:w="3960" w:type="dxa"/>
          </w:tcPr>
          <w:p w14:paraId="72C673A1" w14:textId="3667D0E8" w:rsidR="00D1689A" w:rsidRDefault="00D1689A" w:rsidP="00C223F0">
            <w:pPr>
              <w:pStyle w:val="CopticVersemulti-line"/>
            </w:pPr>
            <w:r>
              <w:t>Ⲣⲁϣⲓ ⲑⲉⲗⲏⲗ ⲱ̀ ⲛⲓⲣⲉⲙⲛ̀ⲭⲏⲙⲓ:</w:t>
            </w:r>
          </w:p>
          <w:p w14:paraId="47C612FF" w14:textId="74B7BA82" w:rsidR="00D1689A" w:rsidRDefault="00D1689A" w:rsidP="00C223F0">
            <w:pPr>
              <w:pStyle w:val="CopticVersemulti-line"/>
            </w:pPr>
            <w:r>
              <w:t>ⲛⲉⲙ ⲛⲉⲥⲑⲱϣ ⲧⲏⲣⲟⲩ:</w:t>
            </w:r>
          </w:p>
          <w:p w14:paraId="477B142C" w14:textId="4FE10F99" w:rsidR="00D1689A" w:rsidRDefault="00D1689A" w:rsidP="00C223F0">
            <w:pPr>
              <w:pStyle w:val="CopticVersemulti-line"/>
            </w:pPr>
            <w:r>
              <w:t>ϫⲉ ⲁϥⲓ̀ ϣⲁⲣⲟ ⲛ̀ϫⲉ ⲡⲓⲙⲁⲓⲣⲱⲙⲓ:</w:t>
            </w:r>
          </w:p>
          <w:p w14:paraId="424EDB41" w14:textId="2630E35F" w:rsidR="00D1689A" w:rsidRPr="00240FF0" w:rsidRDefault="00D1689A" w:rsidP="00C223F0">
            <w:pPr>
              <w:pStyle w:val="CopticHangingVerse"/>
              <w:rPr>
                <w:vanish/>
              </w:rPr>
            </w:pPr>
            <w:r>
              <w:t xml:space="preserve">ⲫⲏⲉⲧϣⲟⲡ ϧⲁϫⲱⲟⲩ ⲛ̀ⲛⲓⲉ̀ⲱⲛ ⲧⲏⲣⲟⲩ. </w:t>
            </w:r>
          </w:p>
        </w:tc>
      </w:tr>
    </w:tbl>
    <w:p w14:paraId="608201BF" w14:textId="6A10F474" w:rsidR="00C30529" w:rsidRDefault="00C30529" w:rsidP="00C30529">
      <w:pPr>
        <w:pStyle w:val="Heading4"/>
      </w:pPr>
      <w:r>
        <w:t>The Doxology</w:t>
      </w:r>
      <w:r w:rsidR="00E21EA3">
        <w:t xml:space="preserve"> for the Entr</w:t>
      </w:r>
      <w:r w:rsidR="00CC0A2E">
        <w:t>y</w:t>
      </w:r>
      <w:r w:rsidR="00E21EA3">
        <w:t xml:space="preserve"> into Egypt</w:t>
      </w:r>
      <w:bookmarkEnd w:id="1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66490D19" w:rsidR="008D6DBB" w:rsidRPr="00B87131" w:rsidRDefault="00D1689A" w:rsidP="008D6DBB">
            <w:pPr>
              <w:pStyle w:val="EngHang"/>
            </w:pPr>
            <w:r>
              <w:t>God, W</w:t>
            </w:r>
            <w:r w:rsidR="008D6DBB" w:rsidRPr="00B87131">
              <w:t>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27633B00" w:rsidR="0030497C" w:rsidRDefault="0030497C" w:rsidP="0030497C">
      <w:pPr>
        <w:pStyle w:val="Heading4"/>
      </w:pPr>
      <w:bookmarkStart w:id="1785" w:name="_Ref434476089"/>
      <w:r>
        <w:t>The Psali Adam</w:t>
      </w:r>
      <w:r w:rsidR="006C1B94">
        <w:t xml:space="preserve"> for the Entr</w:t>
      </w:r>
      <w:r w:rsidR="00CC0A2E">
        <w:t>y</w:t>
      </w:r>
      <w:r w:rsidR="006C1B94">
        <w:t xml:space="preserve"> into Egypt</w:t>
      </w:r>
      <w:bookmarkEnd w:id="17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220176B9" w14:textId="52ED4475" w:rsidR="00B91869" w:rsidRPr="00B91869" w:rsidRDefault="00B91869" w:rsidP="00D044A7">
            <w:pPr>
              <w:pStyle w:val="EngHangEnd"/>
            </w:pPr>
            <w:r w:rsidRPr="00B91869">
              <w:t>Of Adam and Eve.</w:t>
            </w: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57F408FD" w:rsidR="0030497C" w:rsidRDefault="0030497C" w:rsidP="0030497C">
      <w:pPr>
        <w:pStyle w:val="Heading4"/>
      </w:pPr>
      <w:bookmarkStart w:id="1786" w:name="_Ref434476112"/>
      <w:r>
        <w:t>The Psali Batos</w:t>
      </w:r>
      <w:r w:rsidR="006C1B94">
        <w:t xml:space="preserve"> for the Entr</w:t>
      </w:r>
      <w:r w:rsidR="00CC0A2E">
        <w:t>y</w:t>
      </w:r>
      <w:r w:rsidR="006C1B94">
        <w:t xml:space="preserve"> into Egypt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787"/>
            <w:r>
              <w:t>approached</w:t>
            </w:r>
            <w:commentRangeEnd w:id="1787"/>
            <w:r>
              <w:rPr>
                <w:rStyle w:val="CommentReference"/>
              </w:rPr>
              <w:commentReference w:id="178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788"/>
            <w:r>
              <w:t xml:space="preserve">Ⲫⲱⲕ </w:t>
            </w:r>
            <w:commentRangeEnd w:id="1788"/>
            <w:r>
              <w:rPr>
                <w:rStyle w:val="CommentReference"/>
                <w:rFonts w:ascii="Times New Roman" w:hAnsi="Times New Roman"/>
              </w:rPr>
              <w:commentReference w:id="178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5ABFB7DA" w14:textId="12B17FC3" w:rsidR="00CC0A2E" w:rsidRDefault="00CC0A2E" w:rsidP="00CC0A2E">
      <w:pPr>
        <w:pStyle w:val="Heading4"/>
      </w:pPr>
      <w:r>
        <w:lastRenderedPageBreak/>
        <w:t xml:space="preserve">The Psalm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A1E6CC5" w14:textId="77777777" w:rsidTr="00CC0A2E">
        <w:trPr>
          <w:cantSplit/>
          <w:jc w:val="center"/>
        </w:trPr>
        <w:tc>
          <w:tcPr>
            <w:tcW w:w="288" w:type="dxa"/>
          </w:tcPr>
          <w:p w14:paraId="07FD0E33" w14:textId="77777777" w:rsidR="00CC0A2E" w:rsidRDefault="00CC0A2E" w:rsidP="00CC0A2E">
            <w:pPr>
              <w:pStyle w:val="CopticCross"/>
            </w:pPr>
          </w:p>
        </w:tc>
        <w:tc>
          <w:tcPr>
            <w:tcW w:w="3960" w:type="dxa"/>
          </w:tcPr>
          <w:p w14:paraId="12167280" w14:textId="77777777" w:rsidR="00CC0A2E" w:rsidRDefault="00CC0A2E" w:rsidP="00CC0A2E">
            <w:pPr>
              <w:pStyle w:val="EngHang"/>
            </w:pPr>
            <w:r>
              <w:t>Alleluia, Alleluia:</w:t>
            </w:r>
          </w:p>
          <w:p w14:paraId="02336648" w14:textId="77777777" w:rsidR="00CC0A2E" w:rsidRDefault="00CC0A2E" w:rsidP="00CC0A2E">
            <w:pPr>
              <w:pStyle w:val="EngHang"/>
            </w:pPr>
            <w:r>
              <w:t>Jesus Christ, the Son of God,</w:t>
            </w:r>
          </w:p>
          <w:p w14:paraId="08E77A1A" w14:textId="7318A9D2" w:rsidR="00CC0A2E" w:rsidRDefault="00B110E9" w:rsidP="00CC0A2E">
            <w:pPr>
              <w:pStyle w:val="EngHang"/>
            </w:pPr>
            <w:r>
              <w:t>Entered</w:t>
            </w:r>
            <w:r w:rsidR="00CC0A2E">
              <w:t xml:space="preserve"> the land of Egypt.</w:t>
            </w:r>
          </w:p>
          <w:p w14:paraId="3343F5CA" w14:textId="77777777" w:rsidR="00CC0A2E" w:rsidRDefault="00CC0A2E" w:rsidP="00CC0A2E">
            <w:pPr>
              <w:pStyle w:val="EngHangEnd"/>
            </w:pPr>
            <w:r>
              <w:t>Alleluia, Alleluia.</w:t>
            </w:r>
          </w:p>
        </w:tc>
        <w:tc>
          <w:tcPr>
            <w:tcW w:w="288" w:type="dxa"/>
          </w:tcPr>
          <w:p w14:paraId="513915A6" w14:textId="77777777" w:rsidR="00CC0A2E" w:rsidRDefault="00CC0A2E" w:rsidP="00CC0A2E"/>
        </w:tc>
        <w:tc>
          <w:tcPr>
            <w:tcW w:w="288" w:type="dxa"/>
          </w:tcPr>
          <w:p w14:paraId="160052A4" w14:textId="77777777" w:rsidR="00CC0A2E" w:rsidRDefault="00CC0A2E" w:rsidP="00CC0A2E">
            <w:pPr>
              <w:pStyle w:val="CopticCross"/>
            </w:pPr>
          </w:p>
        </w:tc>
        <w:tc>
          <w:tcPr>
            <w:tcW w:w="3960" w:type="dxa"/>
          </w:tcPr>
          <w:p w14:paraId="256F2AC2" w14:textId="77777777" w:rsidR="00CC0A2E" w:rsidRDefault="00CC0A2E" w:rsidP="00CC0A2E">
            <w:pPr>
              <w:pStyle w:val="CopticVersemulti-line"/>
            </w:pPr>
            <w:r>
              <w:t>Ⲁⲗⲗⲏⲗⲟⲩⲓⲁ ⲁⲗⲗⲏⲗⲟⲩⲓⲁ.</w:t>
            </w:r>
          </w:p>
          <w:p w14:paraId="34C80B66" w14:textId="77777777" w:rsidR="00CC0A2E" w:rsidRDefault="00CC0A2E" w:rsidP="00CC0A2E">
            <w:pPr>
              <w:pStyle w:val="CopticVersemulti-line"/>
            </w:pPr>
            <w:r>
              <w:t>Ⲓⲥⲟⲩⲥ Ⲡⲓⲭ̀ⲣⲓⲥⲧⲟⲥ Ⲡϣⲏⲣⲓ ⲙ̀Ⲫⲛⲟⲩϯ:</w:t>
            </w:r>
          </w:p>
          <w:p w14:paraId="796A275C" w14:textId="673239A1" w:rsidR="00CC0A2E" w:rsidRDefault="00B110E9" w:rsidP="00CC0A2E">
            <w:pPr>
              <w:pStyle w:val="CopticVersemulti-line"/>
            </w:pPr>
            <w:r>
              <w:t>ⲁϥⲓ̀ ⲉ̀ϧⲟⲩⲛ ⲉ̀ⲡ̀ⲕⲁϩⲓ ⲛ̀ⲭⲏⲙⲓ</w:t>
            </w:r>
            <w:r w:rsidR="00CC0A2E">
              <w:t>:</w:t>
            </w:r>
          </w:p>
          <w:p w14:paraId="7874F66B" w14:textId="77777777" w:rsidR="00CC0A2E" w:rsidRPr="00C35319" w:rsidRDefault="00CC0A2E" w:rsidP="00CC0A2E">
            <w:pPr>
              <w:pStyle w:val="CopticHangingVerse"/>
            </w:pPr>
            <w:r>
              <w:t>ⲁⲗⲗⲏⲗⲟⲩⲓⲁ: ⲁⲗⲗⲏⲗⲟⲩⲓⲁ.</w:t>
            </w:r>
          </w:p>
        </w:tc>
      </w:tr>
    </w:tbl>
    <w:p w14:paraId="3C3F8BD2" w14:textId="19EC505B" w:rsidR="00CC0A2E" w:rsidRDefault="00CC0A2E" w:rsidP="00CC0A2E">
      <w:pPr>
        <w:pStyle w:val="Heading4"/>
      </w:pPr>
      <w:r>
        <w:t xml:space="preserve">The Gospel Response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318F967C" w14:textId="77777777" w:rsidTr="00CC0A2E">
        <w:trPr>
          <w:cantSplit/>
          <w:jc w:val="center"/>
        </w:trPr>
        <w:tc>
          <w:tcPr>
            <w:tcW w:w="288" w:type="dxa"/>
          </w:tcPr>
          <w:p w14:paraId="05EEBC5F" w14:textId="77777777" w:rsidR="00CC0A2E" w:rsidRDefault="00CC0A2E" w:rsidP="00CC0A2E">
            <w:pPr>
              <w:pStyle w:val="CopticCross"/>
            </w:pPr>
          </w:p>
        </w:tc>
        <w:tc>
          <w:tcPr>
            <w:tcW w:w="3960" w:type="dxa"/>
          </w:tcPr>
          <w:p w14:paraId="32BD34DF" w14:textId="77777777" w:rsidR="00CC0A2E" w:rsidRDefault="00CC0A2E" w:rsidP="00CC0A2E">
            <w:pPr>
              <w:pStyle w:val="EngHang"/>
            </w:pPr>
            <w:r>
              <w:t>Alleluia, alleluia,</w:t>
            </w:r>
          </w:p>
          <w:p w14:paraId="1FA216DF" w14:textId="77777777" w:rsidR="00CC0A2E" w:rsidRDefault="00CC0A2E" w:rsidP="00CC0A2E">
            <w:pPr>
              <w:pStyle w:val="EngHang"/>
            </w:pPr>
            <w:r>
              <w:t>Alleluia, alleluia.</w:t>
            </w:r>
          </w:p>
          <w:p w14:paraId="285423E8" w14:textId="77777777" w:rsidR="00CC0A2E" w:rsidRDefault="00CC0A2E" w:rsidP="00CC0A2E">
            <w:pPr>
              <w:pStyle w:val="EngHang"/>
            </w:pPr>
            <w:r>
              <w:t>Jesus Christ the Son of God,</w:t>
            </w:r>
          </w:p>
          <w:p w14:paraId="3EF24C47" w14:textId="7A896A5D" w:rsidR="00CC0A2E" w:rsidRDefault="00B110E9" w:rsidP="00CC0A2E">
            <w:pPr>
              <w:pStyle w:val="EngHangEnd"/>
            </w:pPr>
            <w:r>
              <w:t>Entered the land of Egypt</w:t>
            </w:r>
            <w:r w:rsidR="00CC0A2E">
              <w:t>.</w:t>
            </w:r>
          </w:p>
        </w:tc>
        <w:tc>
          <w:tcPr>
            <w:tcW w:w="288" w:type="dxa"/>
          </w:tcPr>
          <w:p w14:paraId="70652731" w14:textId="77777777" w:rsidR="00CC0A2E" w:rsidRDefault="00CC0A2E" w:rsidP="00CC0A2E"/>
        </w:tc>
        <w:tc>
          <w:tcPr>
            <w:tcW w:w="288" w:type="dxa"/>
          </w:tcPr>
          <w:p w14:paraId="739D761D" w14:textId="77777777" w:rsidR="00CC0A2E" w:rsidRDefault="00CC0A2E" w:rsidP="00CC0A2E">
            <w:pPr>
              <w:pStyle w:val="CopticCross"/>
            </w:pPr>
          </w:p>
        </w:tc>
        <w:tc>
          <w:tcPr>
            <w:tcW w:w="3960" w:type="dxa"/>
          </w:tcPr>
          <w:p w14:paraId="7AC9255A" w14:textId="77777777" w:rsidR="00CC0A2E" w:rsidRDefault="00CC0A2E" w:rsidP="00CC0A2E">
            <w:pPr>
              <w:pStyle w:val="CopticVersemulti-line"/>
            </w:pPr>
            <w:r>
              <w:t>Ⲁⲗⲗⲏⲗⲟⲩⲓⲁ: Ⲁⲗⲗⲏⲗⲟⲩⲓⲁ:</w:t>
            </w:r>
          </w:p>
          <w:p w14:paraId="11AAE06A" w14:textId="77777777" w:rsidR="00CC0A2E" w:rsidRDefault="00CC0A2E" w:rsidP="00CC0A2E">
            <w:pPr>
              <w:pStyle w:val="CopticVersemulti-line"/>
            </w:pPr>
            <w:r>
              <w:t>Ⲁⲗⲗⲏⲗⲟⲩⲓⲁ: Ⲁⲗⲗⲏⲗⲟⲩⲓⲁ.</w:t>
            </w:r>
          </w:p>
          <w:p w14:paraId="636FF994" w14:textId="77777777" w:rsidR="00CC0A2E" w:rsidRDefault="00CC0A2E" w:rsidP="00CC0A2E">
            <w:pPr>
              <w:pStyle w:val="CopticVersemulti-line"/>
            </w:pPr>
            <w:r>
              <w:t>Ⲓⲏⲥⲟⲩⲥ Ⲡⲓⲭ̀ⲣⲓⲥⲧⲟⲥ Ⲡϣⲏⲣⲓ ⲙ̀Ⲫⲛⲟⲩϯ:</w:t>
            </w:r>
          </w:p>
          <w:p w14:paraId="59C69003" w14:textId="3597A076" w:rsidR="00CC0A2E" w:rsidRPr="00C35319" w:rsidRDefault="00B110E9" w:rsidP="00CC0A2E">
            <w:pPr>
              <w:pStyle w:val="CopticHangingVerse"/>
            </w:pPr>
            <w:r>
              <w:t>ⲁϥⲓ̀ ⲉ̀ϧⲟⲩⲛ ⲉ̀ⲡ̀ⲕⲁϩⲓ ⲛ̀ⲭⲏⲙⲓ</w:t>
            </w:r>
            <w:r w:rsidR="00CC0A2E">
              <w:t>.</w:t>
            </w:r>
          </w:p>
        </w:tc>
      </w:tr>
      <w:tr w:rsidR="00CC0A2E" w14:paraId="103FAB67" w14:textId="77777777" w:rsidTr="00CC0A2E">
        <w:trPr>
          <w:cantSplit/>
          <w:jc w:val="center"/>
        </w:trPr>
        <w:tc>
          <w:tcPr>
            <w:tcW w:w="288" w:type="dxa"/>
          </w:tcPr>
          <w:p w14:paraId="6C8CF341" w14:textId="77777777" w:rsidR="00CC0A2E" w:rsidRDefault="00CC0A2E" w:rsidP="00CC0A2E">
            <w:pPr>
              <w:pStyle w:val="CopticCross"/>
            </w:pPr>
          </w:p>
        </w:tc>
        <w:tc>
          <w:tcPr>
            <w:tcW w:w="3960" w:type="dxa"/>
          </w:tcPr>
          <w:p w14:paraId="765CE724" w14:textId="77777777" w:rsidR="00CC0A2E" w:rsidRDefault="00CC0A2E" w:rsidP="00CC0A2E">
            <w:pPr>
              <w:pStyle w:val="EngHang"/>
            </w:pPr>
            <w:r>
              <w:t>This is He to Whom the glory is due,</w:t>
            </w:r>
          </w:p>
          <w:p w14:paraId="651C4AE2" w14:textId="77777777" w:rsidR="00CC0A2E" w:rsidRDefault="00CC0A2E" w:rsidP="00CC0A2E">
            <w:pPr>
              <w:pStyle w:val="EngHang"/>
            </w:pPr>
            <w:r>
              <w:t>With His Good Father,</w:t>
            </w:r>
          </w:p>
          <w:p w14:paraId="0971B538" w14:textId="77777777" w:rsidR="00CC0A2E" w:rsidRDefault="00CC0A2E" w:rsidP="00CC0A2E">
            <w:pPr>
              <w:pStyle w:val="EngHang"/>
            </w:pPr>
            <w:r>
              <w:t>And the Holy Spirit,</w:t>
            </w:r>
          </w:p>
          <w:p w14:paraId="6A41D525" w14:textId="77777777" w:rsidR="00CC0A2E" w:rsidRDefault="00CC0A2E" w:rsidP="00CC0A2E">
            <w:pPr>
              <w:pStyle w:val="EngHangEnd"/>
            </w:pPr>
            <w:r>
              <w:t>Now and forever.</w:t>
            </w:r>
          </w:p>
        </w:tc>
        <w:tc>
          <w:tcPr>
            <w:tcW w:w="288" w:type="dxa"/>
          </w:tcPr>
          <w:p w14:paraId="7A9AE84B" w14:textId="77777777" w:rsidR="00CC0A2E" w:rsidRDefault="00CC0A2E" w:rsidP="00CC0A2E"/>
        </w:tc>
        <w:tc>
          <w:tcPr>
            <w:tcW w:w="288" w:type="dxa"/>
          </w:tcPr>
          <w:p w14:paraId="23CE8F1E" w14:textId="77777777" w:rsidR="00CC0A2E" w:rsidRDefault="00CC0A2E" w:rsidP="00CC0A2E">
            <w:pPr>
              <w:pStyle w:val="CopticCross"/>
            </w:pPr>
          </w:p>
        </w:tc>
        <w:tc>
          <w:tcPr>
            <w:tcW w:w="3960" w:type="dxa"/>
          </w:tcPr>
          <w:p w14:paraId="46552DC4" w14:textId="77777777" w:rsidR="00CC0A2E" w:rsidRDefault="00CC0A2E" w:rsidP="00CC0A2E">
            <w:pPr>
              <w:pStyle w:val="CopticVersemulti-line"/>
            </w:pPr>
            <w:r>
              <w:t>Ⲫⲁⲓ ⲉ̀ⲣⲉ ⲡⲓⲱ̀ⲟⲩ ⲉⲣⲡ̀ⲣⲉⲡ̀ⲓ ⲛⲁϥ:</w:t>
            </w:r>
          </w:p>
          <w:p w14:paraId="4CC99710" w14:textId="77777777" w:rsidR="00CC0A2E" w:rsidRDefault="00CC0A2E" w:rsidP="00CC0A2E">
            <w:pPr>
              <w:pStyle w:val="CopticVersemulti-line"/>
            </w:pPr>
            <w:r>
              <w:t>ⲛⲉⲙ Ⲡⲉϥⲓⲱⲧ ⲛ̀ⲁ̀ⲅⲁⲑⲟⲥ:</w:t>
            </w:r>
          </w:p>
          <w:p w14:paraId="6CB51900" w14:textId="77777777" w:rsidR="00CC0A2E" w:rsidRDefault="00CC0A2E" w:rsidP="00CC0A2E">
            <w:pPr>
              <w:pStyle w:val="CopticVersemulti-line"/>
            </w:pPr>
            <w:r>
              <w:t>ⲛⲉⲙ Ⲡⲓⲡⲛⲉⲩⲙⲁ ⲉⲑⲟⲩⲁⲃ:</w:t>
            </w:r>
          </w:p>
          <w:p w14:paraId="7A8D0D2F" w14:textId="77777777" w:rsidR="00CC0A2E" w:rsidRDefault="00CC0A2E" w:rsidP="00CC0A2E">
            <w:pPr>
              <w:pStyle w:val="CopticHangingVerse"/>
            </w:pPr>
            <w:r>
              <w:t>ⲓⲥϫⲉⲛ ϯⲛⲟⲩ ⲛⲉⲙ ϣⲁ ⲉ̀ⲛⲉϩ.</w:t>
            </w:r>
          </w:p>
        </w:tc>
      </w:tr>
      <w:tr w:rsidR="00CC0A2E" w14:paraId="43384DE1" w14:textId="77777777" w:rsidTr="00CC0A2E">
        <w:trPr>
          <w:cantSplit/>
          <w:jc w:val="center"/>
        </w:trPr>
        <w:tc>
          <w:tcPr>
            <w:tcW w:w="288" w:type="dxa"/>
          </w:tcPr>
          <w:p w14:paraId="759F5479" w14:textId="77777777" w:rsidR="00CC0A2E" w:rsidRDefault="00CC0A2E" w:rsidP="00CC0A2E">
            <w:pPr>
              <w:pStyle w:val="CopticCross"/>
            </w:pPr>
          </w:p>
        </w:tc>
        <w:tc>
          <w:tcPr>
            <w:tcW w:w="3960" w:type="dxa"/>
          </w:tcPr>
          <w:p w14:paraId="7C789FC9" w14:textId="77777777" w:rsidR="00CC0A2E" w:rsidRDefault="00CC0A2E" w:rsidP="00CC0A2E">
            <w:pPr>
              <w:pStyle w:val="EngHang"/>
            </w:pPr>
            <w:r>
              <w:t>Blessed be the Father and the Son</w:t>
            </w:r>
          </w:p>
          <w:p w14:paraId="3A96EFB6" w14:textId="77777777" w:rsidR="00CC0A2E" w:rsidRDefault="00CC0A2E" w:rsidP="00CC0A2E">
            <w:pPr>
              <w:pStyle w:val="EngHang"/>
            </w:pPr>
            <w:r>
              <w:t>And the Holy Spirit,</w:t>
            </w:r>
          </w:p>
          <w:p w14:paraId="4B76DF2D" w14:textId="77777777" w:rsidR="00CC0A2E" w:rsidRDefault="00CC0A2E" w:rsidP="00CC0A2E">
            <w:pPr>
              <w:pStyle w:val="EngHang"/>
            </w:pPr>
            <w:r>
              <w:t>The pefect Trinity,</w:t>
            </w:r>
          </w:p>
          <w:p w14:paraId="2A5C94D2" w14:textId="77777777" w:rsidR="00CC0A2E" w:rsidRDefault="00CC0A2E" w:rsidP="00CC0A2E">
            <w:pPr>
              <w:pStyle w:val="EngHang"/>
            </w:pPr>
            <w:r>
              <w:t>We worship Him and glorify Him.</w:t>
            </w:r>
          </w:p>
        </w:tc>
        <w:tc>
          <w:tcPr>
            <w:tcW w:w="288" w:type="dxa"/>
          </w:tcPr>
          <w:p w14:paraId="3CC5FD1A" w14:textId="77777777" w:rsidR="00CC0A2E" w:rsidRDefault="00CC0A2E" w:rsidP="00CC0A2E"/>
        </w:tc>
        <w:tc>
          <w:tcPr>
            <w:tcW w:w="288" w:type="dxa"/>
          </w:tcPr>
          <w:p w14:paraId="128BACDC" w14:textId="77777777" w:rsidR="00CC0A2E" w:rsidRDefault="00CC0A2E" w:rsidP="00CC0A2E">
            <w:pPr>
              <w:pStyle w:val="CopticCross"/>
            </w:pPr>
          </w:p>
        </w:tc>
        <w:tc>
          <w:tcPr>
            <w:tcW w:w="3960" w:type="dxa"/>
          </w:tcPr>
          <w:p w14:paraId="1373224E" w14:textId="77777777" w:rsidR="00CC0A2E" w:rsidRDefault="00CC0A2E" w:rsidP="00CC0A2E">
            <w:pPr>
              <w:pStyle w:val="CopticVersemulti-line"/>
            </w:pPr>
            <w:r>
              <w:t>Ϫⲉ ϥ̀ⲥ̀ⲙⲁⲣⲱⲟⲩⲧ ⲛ̀ϫⲉ Ⲫⲓⲱⲧ ⲛⲉⲙ Ⲡϣⲏⲣⲓ:</w:t>
            </w:r>
          </w:p>
          <w:p w14:paraId="42F7CE85" w14:textId="77777777" w:rsidR="00CC0A2E" w:rsidRDefault="00CC0A2E" w:rsidP="00CC0A2E">
            <w:pPr>
              <w:pStyle w:val="CopticVersemulti-line"/>
            </w:pPr>
            <w:r>
              <w:t>ⲛⲉⲙ Ⲡⲓⲡ̀ⲛⲉⲩⲙⲁ ⲉⲑⲟⲩⲁⲃ:</w:t>
            </w:r>
          </w:p>
          <w:p w14:paraId="37BAA965" w14:textId="77777777" w:rsidR="00CC0A2E" w:rsidRDefault="00CC0A2E" w:rsidP="00CC0A2E">
            <w:pPr>
              <w:pStyle w:val="CopticVersemulti-line"/>
            </w:pPr>
            <w:r>
              <w:t>Ϯⲧ̀ⲣⲓⲁⲥ ⲉⲧϫⲏⲕ ⲉ̀ⲃⲟⲗ:</w:t>
            </w:r>
          </w:p>
          <w:p w14:paraId="0F0162CF" w14:textId="77777777" w:rsidR="00CC0A2E" w:rsidRDefault="00CC0A2E" w:rsidP="00CC0A2E">
            <w:pPr>
              <w:pStyle w:val="CopticVersemulti-line"/>
            </w:pPr>
            <w:r>
              <w:t>ⲧⲉⲛⲟⲩⲱϣⲧ ⲙ̀ⲙⲟⲥ ⲧⲉⲛϯⲱ̀ⲟⲩ ⲛⲁⲥ.</w:t>
            </w:r>
          </w:p>
        </w:tc>
      </w:tr>
    </w:tbl>
    <w:p w14:paraId="398814A7" w14:textId="39100E26" w:rsidR="00CC0A2E" w:rsidRDefault="00CC0A2E" w:rsidP="00CC0A2E">
      <w:pPr>
        <w:pStyle w:val="Heading4"/>
      </w:pPr>
      <w:r>
        <w:t xml:space="preserve">The Aspasmos Batos Hymn for </w:t>
      </w:r>
      <w:r w:rsidR="00B110E9">
        <w:t>the Entry into Egypt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698D62E9" w14:textId="77777777" w:rsidTr="00CC0A2E">
        <w:trPr>
          <w:cantSplit/>
          <w:jc w:val="center"/>
        </w:trPr>
        <w:tc>
          <w:tcPr>
            <w:tcW w:w="288" w:type="dxa"/>
          </w:tcPr>
          <w:p w14:paraId="348D1C91" w14:textId="77777777" w:rsidR="00CC0A2E" w:rsidRDefault="00CC0A2E" w:rsidP="00CC0A2E">
            <w:pPr>
              <w:pStyle w:val="CopticCross"/>
            </w:pPr>
          </w:p>
        </w:tc>
        <w:tc>
          <w:tcPr>
            <w:tcW w:w="3960" w:type="dxa"/>
          </w:tcPr>
          <w:p w14:paraId="73014CA5" w14:textId="066ECFAF" w:rsidR="00CC0A2E" w:rsidRDefault="00B110E9" w:rsidP="00CC0A2E">
            <w:pPr>
              <w:pStyle w:val="EngHang"/>
            </w:pPr>
            <w:r>
              <w:t>The great Isaias has said,</w:t>
            </w:r>
          </w:p>
          <w:p w14:paraId="64222CF0" w14:textId="0097EE04" w:rsidR="00B110E9" w:rsidRDefault="00B110E9" w:rsidP="00CC0A2E">
            <w:pPr>
              <w:pStyle w:val="EngHang"/>
            </w:pPr>
            <w:r>
              <w:t>“The Lord will enter Egypt</w:t>
            </w:r>
          </w:p>
          <w:p w14:paraId="6CC65826" w14:textId="509149C9" w:rsidR="00B110E9" w:rsidRDefault="00B110E9" w:rsidP="00B110E9">
            <w:pPr>
              <w:pStyle w:val="EngHang"/>
            </w:pPr>
            <w:r>
              <w:t>Upon a light cloud.</w:t>
            </w:r>
          </w:p>
          <w:p w14:paraId="13E63DB8" w14:textId="204E3A7C" w:rsidR="00CC0A2E" w:rsidRDefault="00B110E9" w:rsidP="00B110E9">
            <w:pPr>
              <w:pStyle w:val="EngHangEnd"/>
            </w:pPr>
            <w:r>
              <w:t>He is the King of heaven and earth</w:t>
            </w:r>
            <w:r w:rsidR="00CC0A2E">
              <w:t>.</w:t>
            </w:r>
            <w:r>
              <w:t>”</w:t>
            </w:r>
          </w:p>
        </w:tc>
        <w:tc>
          <w:tcPr>
            <w:tcW w:w="288" w:type="dxa"/>
          </w:tcPr>
          <w:p w14:paraId="02DA855A" w14:textId="77777777" w:rsidR="00CC0A2E" w:rsidRDefault="00CC0A2E" w:rsidP="00CC0A2E"/>
        </w:tc>
        <w:tc>
          <w:tcPr>
            <w:tcW w:w="288" w:type="dxa"/>
          </w:tcPr>
          <w:p w14:paraId="143A8871" w14:textId="77777777" w:rsidR="00CC0A2E" w:rsidRDefault="00CC0A2E" w:rsidP="00CC0A2E">
            <w:pPr>
              <w:pStyle w:val="CopticCross"/>
            </w:pPr>
          </w:p>
        </w:tc>
        <w:tc>
          <w:tcPr>
            <w:tcW w:w="3960" w:type="dxa"/>
          </w:tcPr>
          <w:p w14:paraId="3ADCFD6D" w14:textId="7C86B782" w:rsidR="00CC0A2E" w:rsidRDefault="00B110E9" w:rsidP="00CC0A2E">
            <w:pPr>
              <w:pStyle w:val="CopticVersemulti-line"/>
            </w:pPr>
            <w:r>
              <w:t>Ⲏⲥⲁⲏ̀ⲥⲁ ⲡⲓⲛⲓϣϯ ⲁϥϫⲱ ⲙ̀ⲙⲟⲥ</w:t>
            </w:r>
            <w:r w:rsidR="00CC0A2E">
              <w:t>:</w:t>
            </w:r>
          </w:p>
          <w:p w14:paraId="573B008B" w14:textId="307A9B07" w:rsidR="00B110E9" w:rsidRDefault="00B110E9" w:rsidP="00CC0A2E">
            <w:pPr>
              <w:pStyle w:val="CopticVersemulti-line"/>
            </w:pPr>
            <w:r>
              <w:t>ϫⲉ ϥ̀ⲛⲏⲟⲩ ⲛ̀ϫⲉ Ⲡ̀ϭⲟⲓⲥ ⲉ̀Ⲭⲏⲙⲓ:</w:t>
            </w:r>
          </w:p>
          <w:p w14:paraId="4E34A4A3" w14:textId="02231D93" w:rsidR="00B110E9" w:rsidRDefault="00B110E9" w:rsidP="00B110E9">
            <w:pPr>
              <w:pStyle w:val="CopticVersemulti-line"/>
            </w:pPr>
            <w:r>
              <w:t>ⲉ̀ϫⲉⲛ ⲟⲩϭⲏⲡⲓ ⲉⲥⲁ̀ⲥⲓⲱ̀ⲟⲩ:</w:t>
            </w:r>
          </w:p>
          <w:p w14:paraId="4AF30ED8" w14:textId="45578F31" w:rsidR="00CC0A2E" w:rsidRDefault="00B110E9" w:rsidP="00CC0A2E">
            <w:pPr>
              <w:pStyle w:val="CopticHangingVerse"/>
            </w:pPr>
            <w:r>
              <w:t>ⲛ̀ⲑⲟϥ ⲡⲉ ⲡ̀ⲟⲩⲣⲟ ⲛ̀ⲧⲉ ⲧ̀ⲫⲉ ⲛⲉⲙ ⲡ̀ⲕⲁϩⲓ</w:t>
            </w:r>
            <w:r w:rsidR="00CC0A2E">
              <w:t>.</w:t>
            </w:r>
          </w:p>
        </w:tc>
      </w:tr>
      <w:tr w:rsidR="00CC0A2E" w14:paraId="5F63EF68" w14:textId="77777777" w:rsidTr="00CC0A2E">
        <w:trPr>
          <w:cantSplit/>
          <w:jc w:val="center"/>
        </w:trPr>
        <w:tc>
          <w:tcPr>
            <w:tcW w:w="288" w:type="dxa"/>
          </w:tcPr>
          <w:p w14:paraId="4D9782A2" w14:textId="77777777" w:rsidR="00CC0A2E" w:rsidRDefault="00CC0A2E" w:rsidP="00CC0A2E">
            <w:pPr>
              <w:pStyle w:val="CopticCross"/>
            </w:pPr>
          </w:p>
        </w:tc>
        <w:tc>
          <w:tcPr>
            <w:tcW w:w="3960" w:type="dxa"/>
          </w:tcPr>
          <w:p w14:paraId="487B71D8" w14:textId="77777777" w:rsidR="00CC0A2E" w:rsidRDefault="00CC0A2E" w:rsidP="00CC0A2E">
            <w:pPr>
              <w:pStyle w:val="EngHang"/>
            </w:pPr>
            <w:r>
              <w:t>Holy, holy, holy,</w:t>
            </w:r>
          </w:p>
          <w:p w14:paraId="42CB4203" w14:textId="77777777" w:rsidR="00CC0A2E" w:rsidRDefault="00CC0A2E" w:rsidP="00CC0A2E">
            <w:pPr>
              <w:pStyle w:val="EngHang"/>
            </w:pPr>
            <w:r>
              <w:t>Lord of Hosts.</w:t>
            </w:r>
          </w:p>
          <w:p w14:paraId="0AB03F11" w14:textId="77777777" w:rsidR="00CC0A2E" w:rsidRDefault="00CC0A2E" w:rsidP="00CC0A2E">
            <w:pPr>
              <w:pStyle w:val="EngHang"/>
            </w:pPr>
            <w:r>
              <w:t>Heaven and earth are full</w:t>
            </w:r>
          </w:p>
          <w:p w14:paraId="267017B7" w14:textId="77777777" w:rsidR="00CC0A2E" w:rsidRDefault="00CC0A2E" w:rsidP="00CC0A2E">
            <w:pPr>
              <w:pStyle w:val="EngHangEnd"/>
            </w:pPr>
            <w:r>
              <w:t>Of Your holy glory.</w:t>
            </w:r>
          </w:p>
        </w:tc>
        <w:tc>
          <w:tcPr>
            <w:tcW w:w="288" w:type="dxa"/>
          </w:tcPr>
          <w:p w14:paraId="354A8539" w14:textId="77777777" w:rsidR="00CC0A2E" w:rsidRDefault="00CC0A2E" w:rsidP="00CC0A2E"/>
        </w:tc>
        <w:tc>
          <w:tcPr>
            <w:tcW w:w="288" w:type="dxa"/>
          </w:tcPr>
          <w:p w14:paraId="06E5A8F6" w14:textId="77777777" w:rsidR="00CC0A2E" w:rsidRDefault="00CC0A2E" w:rsidP="00CC0A2E">
            <w:pPr>
              <w:pStyle w:val="CopticCross"/>
            </w:pPr>
          </w:p>
        </w:tc>
        <w:tc>
          <w:tcPr>
            <w:tcW w:w="3960" w:type="dxa"/>
          </w:tcPr>
          <w:p w14:paraId="338FA342" w14:textId="77777777" w:rsidR="00CC0A2E" w:rsidRDefault="00CC0A2E" w:rsidP="00CC0A2E">
            <w:pPr>
              <w:pStyle w:val="CopticVersemulti-line"/>
            </w:pPr>
            <w:r>
              <w:t>Ϫⲉ ⲁ̀ⲅⲓⲟⲥ ⲁ̀ⲅⲓⲟⲥ ⲁ̀ⲅⲓⲟⲥ:</w:t>
            </w:r>
          </w:p>
          <w:p w14:paraId="2876F62B" w14:textId="77777777" w:rsidR="00CC0A2E" w:rsidRDefault="00CC0A2E" w:rsidP="00CC0A2E">
            <w:pPr>
              <w:pStyle w:val="CopticVersemulti-line"/>
            </w:pPr>
            <w:r>
              <w:t>Ⲕⲩⲣⲓⲟⲥ ⲥⲁⲃⲁⲱⲑ:</w:t>
            </w:r>
          </w:p>
          <w:p w14:paraId="76CE8544" w14:textId="77777777" w:rsidR="00CC0A2E" w:rsidRDefault="00CC0A2E" w:rsidP="00CC0A2E">
            <w:pPr>
              <w:pStyle w:val="CopticVersemulti-line"/>
            </w:pPr>
            <w:r>
              <w:t>ⲛ̀ⲗⲏⲡⲏⲥ ⲟ̀ ⲟⲩⲣⲁⲛⲟⲥ ⲕⲉ ⲏ̀ ⲅⲏ</w:t>
            </w:r>
          </w:p>
          <w:p w14:paraId="6BDB8400" w14:textId="77777777" w:rsidR="00CC0A2E" w:rsidRDefault="00CC0A2E" w:rsidP="00CC0A2E">
            <w:pPr>
              <w:pStyle w:val="CopticHangingVerse"/>
            </w:pPr>
            <w:r>
              <w:t>ⲧⲏⲥ ⲁ̀ⲅⲓⲁⲥ ⲥⲟⲩ ⲇⲟⲝⲏⲥ.</w:t>
            </w:r>
          </w:p>
        </w:tc>
      </w:tr>
    </w:tbl>
    <w:p w14:paraId="17E448EB" w14:textId="77777777" w:rsidR="00CC0A2E" w:rsidRPr="008712A7" w:rsidRDefault="00CC0A2E" w:rsidP="00CC0A2E">
      <w:pPr>
        <w:pStyle w:val="Heading4"/>
        <w:rPr>
          <w:rFonts w:ascii="Arial Unicode MS" w:eastAsia="Arial Unicode MS" w:hAnsi="Arial Unicode MS" w:cs="Arial Unicode MS"/>
        </w:rPr>
      </w:pPr>
      <w:r>
        <w:t>The End of Service Hymn for Theophany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C0A2E" w14:paraId="2AA8C6C0" w14:textId="77777777" w:rsidTr="00CC0A2E">
        <w:trPr>
          <w:cantSplit/>
          <w:jc w:val="center"/>
        </w:trPr>
        <w:tc>
          <w:tcPr>
            <w:tcW w:w="288" w:type="dxa"/>
          </w:tcPr>
          <w:p w14:paraId="2BCE1492" w14:textId="77777777" w:rsidR="00CC0A2E" w:rsidRDefault="00CC0A2E" w:rsidP="00CC0A2E">
            <w:pPr>
              <w:pStyle w:val="CopticCross"/>
            </w:pPr>
          </w:p>
        </w:tc>
        <w:tc>
          <w:tcPr>
            <w:tcW w:w="3960" w:type="dxa"/>
          </w:tcPr>
          <w:p w14:paraId="1BF7FD88" w14:textId="58DFDF64" w:rsidR="00CC0A2E" w:rsidRDefault="00CC0A2E" w:rsidP="00B110E9">
            <w:pPr>
              <w:pStyle w:val="EngHangEnd"/>
            </w:pPr>
            <w:r>
              <w:t xml:space="preserve">… “Our Lord Jesus Christ, the Son of God, </w:t>
            </w:r>
            <w:r w:rsidR="00B110E9">
              <w:t>entered into the land of Egypt</w:t>
            </w:r>
            <w:r>
              <w:t>.” …</w:t>
            </w:r>
          </w:p>
        </w:tc>
        <w:tc>
          <w:tcPr>
            <w:tcW w:w="288" w:type="dxa"/>
          </w:tcPr>
          <w:p w14:paraId="13C611BE" w14:textId="77777777" w:rsidR="00CC0A2E" w:rsidRDefault="00CC0A2E" w:rsidP="00CC0A2E"/>
        </w:tc>
        <w:tc>
          <w:tcPr>
            <w:tcW w:w="288" w:type="dxa"/>
          </w:tcPr>
          <w:p w14:paraId="30A35681" w14:textId="77777777" w:rsidR="00CC0A2E" w:rsidRDefault="00CC0A2E" w:rsidP="00CC0A2E">
            <w:pPr>
              <w:pStyle w:val="CopticCross"/>
            </w:pPr>
          </w:p>
        </w:tc>
        <w:tc>
          <w:tcPr>
            <w:tcW w:w="3960" w:type="dxa"/>
          </w:tcPr>
          <w:p w14:paraId="053A5A59" w14:textId="0E095FE9" w:rsidR="00CC0A2E" w:rsidRPr="00C35319" w:rsidRDefault="00CC0A2E" w:rsidP="00CC0A2E">
            <w:pPr>
              <w:pStyle w:val="CopticHangingVerse"/>
            </w:pPr>
            <w:r>
              <w:t>…</w:t>
            </w:r>
            <w:r w:rsidR="00B110E9">
              <w:t xml:space="preserve"> ⲁϥⲓ̀ ⲉ̀ϧⲟⲩⲛ ⲉ̀ⲡ̀ⲕⲁϩⲓ ⲛ̀ⲭⲏⲙⲓ </w:t>
            </w:r>
            <w:r>
              <w:t>…</w:t>
            </w:r>
          </w:p>
        </w:tc>
      </w:tr>
    </w:tbl>
    <w:p w14:paraId="77097309" w14:textId="77777777" w:rsidR="00A055D8" w:rsidRDefault="00A055D8" w:rsidP="00A055D8">
      <w:pPr>
        <w:pStyle w:val="Heading3"/>
      </w:pPr>
      <w:bookmarkStart w:id="1789" w:name="_Toc485884631"/>
      <w:r>
        <w:t>May 19 / Pashons 24: Also, St. Pashnouni, the Monk and Martyr</w:t>
      </w:r>
      <w:bookmarkEnd w:id="1789"/>
    </w:p>
    <w:p w14:paraId="408F0E44" w14:textId="77777777" w:rsidR="00A055D8" w:rsidRDefault="00A055D8" w:rsidP="00A055D8">
      <w:pPr>
        <w:pStyle w:val="Heading4"/>
      </w:pPr>
      <w:bookmarkStart w:id="1790" w:name="_Ref434491429"/>
      <w:r>
        <w:t>The Doxology</w:t>
      </w:r>
      <w:r w:rsidR="00810F04">
        <w:t xml:space="preserve"> for St. Pashnouni</w:t>
      </w:r>
      <w:bookmarkEnd w:id="17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lastRenderedPageBreak/>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791" w:name="_Toc485884632"/>
      <w:r>
        <w:t xml:space="preserve">May 21 / Pashons 26: </w:t>
      </w:r>
      <w:r w:rsidR="00072324">
        <w:t>Martyrdom of St. Thomas the Apostle</w:t>
      </w:r>
      <w:bookmarkEnd w:id="1791"/>
    </w:p>
    <w:p w14:paraId="574A2F34" w14:textId="7A35672C"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3A2CF4D" w14:textId="411C1E4F" w:rsidR="003462CF" w:rsidRDefault="003462CF" w:rsidP="003462CF">
      <w:pPr>
        <w:pStyle w:val="Heading4"/>
      </w:pPr>
      <w:r>
        <w:lastRenderedPageBreak/>
        <w:t>The Doxology for St. Thomas the Apostle</w:t>
      </w:r>
      <w:r>
        <w:rPr>
          <w:rStyle w:val="FootnoteReference"/>
        </w:rPr>
        <w:footnoteReference w:id="106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462CF" w14:paraId="57D79F3E" w14:textId="77777777" w:rsidTr="003462CF">
        <w:trPr>
          <w:cantSplit/>
          <w:jc w:val="center"/>
        </w:trPr>
        <w:tc>
          <w:tcPr>
            <w:tcW w:w="288" w:type="dxa"/>
          </w:tcPr>
          <w:p w14:paraId="47F7A50C" w14:textId="77777777" w:rsidR="003462CF" w:rsidRDefault="003462CF" w:rsidP="003462CF">
            <w:pPr>
              <w:pStyle w:val="CopticCross"/>
            </w:pPr>
          </w:p>
        </w:tc>
        <w:tc>
          <w:tcPr>
            <w:tcW w:w="3960" w:type="dxa"/>
          </w:tcPr>
          <w:p w14:paraId="1A2F9E15" w14:textId="4FD942C8" w:rsidR="003462CF" w:rsidRDefault="003462CF" w:rsidP="003462CF">
            <w:pPr>
              <w:pStyle w:val="EngHang"/>
              <w:rPr>
                <w:shd w:val="clear" w:color="auto" w:fill="FFFFFF"/>
              </w:rPr>
            </w:pPr>
            <w:r>
              <w:rPr>
                <w:shd w:val="clear" w:color="auto" w:fill="FFFFFF"/>
              </w:rPr>
              <w:t>You were a Disciple of Christ,</w:t>
            </w:r>
          </w:p>
          <w:p w14:paraId="5CE3E419" w14:textId="5C6F1569" w:rsidR="003462CF" w:rsidRDefault="003462CF" w:rsidP="003462CF">
            <w:pPr>
              <w:pStyle w:val="EngHang"/>
              <w:rPr>
                <w:shd w:val="clear" w:color="auto" w:fill="FFFFFF"/>
              </w:rPr>
            </w:pPr>
            <w:r>
              <w:rPr>
                <w:shd w:val="clear" w:color="auto" w:fill="FFFFFF"/>
              </w:rPr>
              <w:t>Among the holy Apostles.</w:t>
            </w:r>
          </w:p>
          <w:p w14:paraId="15DF8C6E" w14:textId="0D97D509" w:rsidR="003462CF" w:rsidRDefault="003462CF" w:rsidP="003462CF">
            <w:pPr>
              <w:pStyle w:val="EngHang"/>
              <w:rPr>
                <w:shd w:val="clear" w:color="auto" w:fill="FFFFFF"/>
              </w:rPr>
            </w:pPr>
            <w:r>
              <w:rPr>
                <w:shd w:val="clear" w:color="auto" w:fill="FFFFFF"/>
              </w:rPr>
              <w:t>When your faith was weak,</w:t>
            </w:r>
          </w:p>
          <w:p w14:paraId="2FD05DD4" w14:textId="1D5338FD" w:rsidR="003462CF" w:rsidRDefault="003462CF" w:rsidP="003462CF">
            <w:pPr>
              <w:pStyle w:val="EngHangEnd"/>
              <w:rPr>
                <w:shd w:val="clear" w:color="auto" w:fill="FFFFFF"/>
              </w:rPr>
            </w:pPr>
            <w:r>
              <w:rPr>
                <w:shd w:val="clear" w:color="auto" w:fill="FFFFFF"/>
              </w:rPr>
              <w:t xml:space="preserve">You doubted the </w:t>
            </w:r>
            <w:r w:rsidR="008677DC" w:rsidRPr="008677DC">
              <w:rPr>
                <w:shd w:val="clear" w:color="auto" w:fill="FFFFFF"/>
              </w:rPr>
              <w:t>Resurrection</w:t>
            </w:r>
            <w:r>
              <w:rPr>
                <w:shd w:val="clear" w:color="auto" w:fill="FFFFFF"/>
              </w:rPr>
              <w:t>.</w:t>
            </w:r>
          </w:p>
        </w:tc>
        <w:tc>
          <w:tcPr>
            <w:tcW w:w="288" w:type="dxa"/>
          </w:tcPr>
          <w:p w14:paraId="67AC4B74" w14:textId="77777777" w:rsidR="003462CF" w:rsidRDefault="003462CF" w:rsidP="003462CF"/>
        </w:tc>
      </w:tr>
      <w:tr w:rsidR="003462CF" w14:paraId="27B96785" w14:textId="77777777" w:rsidTr="003462CF">
        <w:trPr>
          <w:cantSplit/>
          <w:jc w:val="center"/>
        </w:trPr>
        <w:tc>
          <w:tcPr>
            <w:tcW w:w="288" w:type="dxa"/>
          </w:tcPr>
          <w:p w14:paraId="06050244" w14:textId="77777777" w:rsidR="003462CF" w:rsidRDefault="003462CF" w:rsidP="003462CF">
            <w:pPr>
              <w:pStyle w:val="CopticCross"/>
            </w:pPr>
            <w:r w:rsidRPr="00FB5ACB">
              <w:t>¿</w:t>
            </w:r>
          </w:p>
        </w:tc>
        <w:tc>
          <w:tcPr>
            <w:tcW w:w="3960" w:type="dxa"/>
          </w:tcPr>
          <w:p w14:paraId="76B1E135" w14:textId="4FF8BC23" w:rsidR="003462CF" w:rsidRDefault="003462CF" w:rsidP="003462CF">
            <w:pPr>
              <w:pStyle w:val="EngHang"/>
              <w:rPr>
                <w:shd w:val="clear" w:color="auto" w:fill="FFFFFF"/>
              </w:rPr>
            </w:pPr>
            <w:r>
              <w:rPr>
                <w:shd w:val="clear" w:color="auto" w:fill="FFFFFF"/>
              </w:rPr>
              <w:t>But by feeling the wounds,</w:t>
            </w:r>
          </w:p>
          <w:p w14:paraId="14565A5E" w14:textId="35AF5CF0" w:rsidR="003462CF" w:rsidRDefault="003462CF" w:rsidP="003462CF">
            <w:pPr>
              <w:pStyle w:val="EngHang"/>
              <w:rPr>
                <w:shd w:val="clear" w:color="auto" w:fill="FFFFFF"/>
              </w:rPr>
            </w:pPr>
            <w:r>
              <w:rPr>
                <w:shd w:val="clear" w:color="auto" w:fill="FFFFFF"/>
              </w:rPr>
              <w:t>You believed in His pure Passion,</w:t>
            </w:r>
          </w:p>
          <w:p w14:paraId="238D402D" w14:textId="15932AE1" w:rsidR="003462CF" w:rsidRDefault="003462CF" w:rsidP="003462CF">
            <w:pPr>
              <w:pStyle w:val="EngHang"/>
              <w:rPr>
                <w:shd w:val="clear" w:color="auto" w:fill="FFFFFF"/>
              </w:rPr>
            </w:pPr>
            <w:r>
              <w:rPr>
                <w:shd w:val="clear" w:color="auto" w:fill="FFFFFF"/>
              </w:rPr>
              <w:t>And cried out,</w:t>
            </w:r>
          </w:p>
          <w:p w14:paraId="2119A218" w14:textId="49FE4BFB" w:rsidR="003462CF" w:rsidRDefault="003462CF" w:rsidP="003462CF">
            <w:pPr>
              <w:pStyle w:val="EngHangEnd"/>
              <w:rPr>
                <w:shd w:val="clear" w:color="auto" w:fill="FFFFFF"/>
              </w:rPr>
            </w:pPr>
            <w:r>
              <w:rPr>
                <w:shd w:val="clear" w:color="auto" w:fill="FFFFFF"/>
              </w:rPr>
              <w:t>“My Lord and my God!”</w:t>
            </w:r>
          </w:p>
        </w:tc>
        <w:tc>
          <w:tcPr>
            <w:tcW w:w="288" w:type="dxa"/>
          </w:tcPr>
          <w:p w14:paraId="6F6C45A9" w14:textId="77777777" w:rsidR="003462CF" w:rsidRDefault="003462CF" w:rsidP="003462CF"/>
        </w:tc>
      </w:tr>
      <w:tr w:rsidR="003462CF" w14:paraId="053D7D45" w14:textId="77777777" w:rsidTr="003462CF">
        <w:trPr>
          <w:cantSplit/>
          <w:jc w:val="center"/>
        </w:trPr>
        <w:tc>
          <w:tcPr>
            <w:tcW w:w="288" w:type="dxa"/>
          </w:tcPr>
          <w:p w14:paraId="0EC52E5D" w14:textId="77777777" w:rsidR="003462CF" w:rsidRDefault="003462CF" w:rsidP="003462CF">
            <w:pPr>
              <w:pStyle w:val="CopticCross"/>
            </w:pPr>
          </w:p>
        </w:tc>
        <w:tc>
          <w:tcPr>
            <w:tcW w:w="3960" w:type="dxa"/>
          </w:tcPr>
          <w:p w14:paraId="66E26E67" w14:textId="45EBDE87" w:rsidR="003462CF" w:rsidRDefault="003462CF" w:rsidP="003462CF">
            <w:pPr>
              <w:pStyle w:val="EngHang"/>
              <w:rPr>
                <w:shd w:val="clear" w:color="auto" w:fill="FFFFFF"/>
              </w:rPr>
            </w:pPr>
            <w:r>
              <w:rPr>
                <w:shd w:val="clear" w:color="auto" w:fill="FFFFFF"/>
              </w:rPr>
              <w:t>Hail to the Apostle,</w:t>
            </w:r>
          </w:p>
          <w:p w14:paraId="04C4C9CC" w14:textId="799C223C" w:rsidR="003462CF" w:rsidRDefault="003462CF" w:rsidP="003462CF">
            <w:pPr>
              <w:pStyle w:val="EngHang"/>
              <w:rPr>
                <w:shd w:val="clear" w:color="auto" w:fill="FFFFFF"/>
              </w:rPr>
            </w:pPr>
            <w:r>
              <w:rPr>
                <w:shd w:val="clear" w:color="auto" w:fill="FFFFFF"/>
              </w:rPr>
              <w:t>Hail to the Disciple,</w:t>
            </w:r>
          </w:p>
          <w:p w14:paraId="75DA59A5" w14:textId="2C1D9654" w:rsidR="003462CF" w:rsidRDefault="003462CF" w:rsidP="003462CF">
            <w:pPr>
              <w:pStyle w:val="EngHang"/>
              <w:rPr>
                <w:shd w:val="clear" w:color="auto" w:fill="FFFFFF"/>
              </w:rPr>
            </w:pPr>
            <w:r>
              <w:rPr>
                <w:shd w:val="clear" w:color="auto" w:fill="FFFFFF"/>
              </w:rPr>
              <w:t>Hail to him who confessed,</w:t>
            </w:r>
          </w:p>
          <w:p w14:paraId="17B252BE" w14:textId="5CABD5A1" w:rsidR="003462CF" w:rsidRDefault="003462CF" w:rsidP="003462CF">
            <w:pPr>
              <w:pStyle w:val="EngHangEnd"/>
              <w:rPr>
                <w:shd w:val="clear" w:color="auto" w:fill="FFFFFF"/>
              </w:rPr>
            </w:pPr>
            <w:r>
              <w:rPr>
                <w:shd w:val="clear" w:color="auto" w:fill="FFFFFF"/>
              </w:rPr>
              <w:t>“My Lord and my God!”</w:t>
            </w:r>
          </w:p>
        </w:tc>
        <w:tc>
          <w:tcPr>
            <w:tcW w:w="288" w:type="dxa"/>
          </w:tcPr>
          <w:p w14:paraId="2F1CF706" w14:textId="77777777" w:rsidR="003462CF" w:rsidRDefault="003462CF" w:rsidP="003462CF"/>
        </w:tc>
      </w:tr>
      <w:tr w:rsidR="003462CF" w14:paraId="00CD0392" w14:textId="77777777" w:rsidTr="003462CF">
        <w:trPr>
          <w:cantSplit/>
          <w:jc w:val="center"/>
        </w:trPr>
        <w:tc>
          <w:tcPr>
            <w:tcW w:w="288" w:type="dxa"/>
          </w:tcPr>
          <w:p w14:paraId="4FC9E586" w14:textId="77777777" w:rsidR="003462CF" w:rsidRDefault="003462CF" w:rsidP="003462CF">
            <w:pPr>
              <w:pStyle w:val="CopticCross"/>
            </w:pPr>
          </w:p>
        </w:tc>
        <w:tc>
          <w:tcPr>
            <w:tcW w:w="3960" w:type="dxa"/>
          </w:tcPr>
          <w:p w14:paraId="0F771D93" w14:textId="77777777" w:rsidR="003462CF" w:rsidRDefault="003462CF" w:rsidP="003462CF">
            <w:pPr>
              <w:pStyle w:val="EngHang"/>
              <w:rPr>
                <w:shd w:val="clear" w:color="auto" w:fill="FFFFFF"/>
              </w:rPr>
            </w:pPr>
            <w:r>
              <w:rPr>
                <w:shd w:val="clear" w:color="auto" w:fill="FFFFFF"/>
              </w:rPr>
              <w:t>Pray to the Lord on our behalf,</w:t>
            </w:r>
          </w:p>
          <w:p w14:paraId="67B64659" w14:textId="6B893E2F" w:rsidR="003462CF" w:rsidRDefault="003462CF" w:rsidP="003462CF">
            <w:pPr>
              <w:pStyle w:val="EngHang"/>
              <w:rPr>
                <w:shd w:val="clear" w:color="auto" w:fill="FFFFFF"/>
              </w:rPr>
            </w:pPr>
            <w:r>
              <w:rPr>
                <w:shd w:val="clear" w:color="auto" w:fill="FFFFFF"/>
              </w:rPr>
              <w:t>O my lord and father, the Apostle,</w:t>
            </w:r>
          </w:p>
          <w:p w14:paraId="56B5BC24" w14:textId="0E5BBDC0" w:rsidR="003462CF" w:rsidRDefault="003462CF" w:rsidP="003462CF">
            <w:pPr>
              <w:pStyle w:val="EngHang"/>
              <w:rPr>
                <w:shd w:val="clear" w:color="auto" w:fill="FFFFFF"/>
              </w:rPr>
            </w:pPr>
            <w:r>
              <w:rPr>
                <w:shd w:val="clear" w:color="auto" w:fill="FFFFFF"/>
              </w:rPr>
              <w:t>Saint Thomas,</w:t>
            </w:r>
          </w:p>
          <w:p w14:paraId="14FF9BEE" w14:textId="77777777" w:rsidR="003462CF" w:rsidRDefault="003462CF" w:rsidP="003462CF">
            <w:pPr>
              <w:pStyle w:val="EngHangEnd"/>
            </w:pPr>
            <w:r>
              <w:rPr>
                <w:shd w:val="clear" w:color="auto" w:fill="FFFFFF"/>
              </w:rPr>
              <w:t>That He may forgive us our sins.</w:t>
            </w:r>
          </w:p>
        </w:tc>
        <w:tc>
          <w:tcPr>
            <w:tcW w:w="288" w:type="dxa"/>
          </w:tcPr>
          <w:p w14:paraId="2D0DADB0" w14:textId="77777777" w:rsidR="003462CF" w:rsidRDefault="003462CF" w:rsidP="003462CF"/>
        </w:tc>
      </w:tr>
    </w:tbl>
    <w:p w14:paraId="5401C91D" w14:textId="77777777" w:rsidR="007A6E4F" w:rsidRDefault="007A6E4F" w:rsidP="00160DE3">
      <w:pPr>
        <w:pStyle w:val="Heading3"/>
      </w:pPr>
      <w:bookmarkStart w:id="1792" w:name="_Toc485884633"/>
      <w:r>
        <w:t>May 22 / Pashons 27: St. Thomas the Anchorite</w:t>
      </w:r>
      <w:bookmarkEnd w:id="1792"/>
    </w:p>
    <w:p w14:paraId="638D349A" w14:textId="77777777" w:rsidR="007A6E4F" w:rsidRDefault="007A6E4F" w:rsidP="007A6E4F">
      <w:pPr>
        <w:pStyle w:val="Heading4"/>
      </w:pPr>
      <w:bookmarkStart w:id="1793" w:name="_Ref434490403"/>
      <w:r>
        <w:t>The Doxology</w:t>
      </w:r>
      <w:r w:rsidR="00B46E6E">
        <w:t xml:space="preserve"> for St. Thomas the Anchorite</w:t>
      </w:r>
      <w:bookmarkEnd w:id="1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lastRenderedPageBreak/>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794"/>
            <w:r>
              <w:t>Like amber</w:t>
            </w:r>
          </w:p>
          <w:p w14:paraId="2CE5E879" w14:textId="77777777" w:rsidR="007A6E4F" w:rsidRDefault="007A6E4F" w:rsidP="007A6E4F">
            <w:pPr>
              <w:pStyle w:val="EngHangEnd"/>
            </w:pPr>
            <w:r>
              <w:t>Spreading in paradise.</w:t>
            </w:r>
            <w:commentRangeEnd w:id="1794"/>
            <w:r>
              <w:rPr>
                <w:rStyle w:val="CommentReference"/>
                <w:rFonts w:ascii="Times New Roman" w:eastAsiaTheme="minorHAnsi" w:hAnsi="Times New Roman" w:cstheme="minorBidi"/>
                <w:color w:val="auto"/>
              </w:rPr>
              <w:commentReference w:id="179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lastRenderedPageBreak/>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3E0608D5" w:rsidR="00B52D77" w:rsidRDefault="00BD41BC" w:rsidP="00B52D77">
      <w:pPr>
        <w:pStyle w:val="Heading3"/>
      </w:pPr>
      <w:bookmarkStart w:id="1795" w:name="_Toc485884634"/>
      <w:r>
        <w:t>May 24</w:t>
      </w:r>
      <w:r w:rsidR="00B52D77">
        <w:t xml:space="preserve"> / Pashons 29: Commemoration of the Annunciation, Nativity, and Resurrection on the 29</w:t>
      </w:r>
      <w:r w:rsidR="00B52D77" w:rsidRPr="00C0205C">
        <w:rPr>
          <w:vertAlign w:val="superscript"/>
        </w:rPr>
        <w:t>th</w:t>
      </w:r>
      <w:r w:rsidR="00B52D77">
        <w:t xml:space="preserve"> of Every Month</w:t>
      </w:r>
      <w:bookmarkEnd w:id="1795"/>
    </w:p>
    <w:p w14:paraId="328345A0" w14:textId="4C1BAA1D"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035949E7" w14:textId="7D3C5D22" w:rsidR="00D552F6" w:rsidRDefault="00BD41BC" w:rsidP="00D552F6">
      <w:pPr>
        <w:pStyle w:val="Heading3"/>
      </w:pPr>
      <w:bookmarkStart w:id="1796" w:name="_Toc485884635"/>
      <w:r>
        <w:t>May 24</w:t>
      </w:r>
      <w:r w:rsidR="00D552F6">
        <w:t xml:space="preserve"> / Pashons 29: Also St. </w:t>
      </w:r>
      <w:r w:rsidR="00F525F0">
        <w:t>Simeon</w:t>
      </w:r>
      <w:r w:rsidR="00D552F6">
        <w:t xml:space="preserve"> the Stylite</w:t>
      </w:r>
      <w:bookmarkEnd w:id="1796"/>
    </w:p>
    <w:p w14:paraId="6BC6625E" w14:textId="07CBC558" w:rsidR="00F525F0" w:rsidRPr="00F525F0" w:rsidRDefault="00F525F0" w:rsidP="00F525F0">
      <w:pPr>
        <w:pStyle w:val="Heading4"/>
      </w:pPr>
      <w:bookmarkStart w:id="1797" w:name="_Ref439328220"/>
      <w:r>
        <w:t>The Doxology for St. Simeon the Stylite</w:t>
      </w:r>
      <w:r w:rsidR="00BD2B3F">
        <w:rPr>
          <w:rStyle w:val="FootnoteReference"/>
        </w:rPr>
        <w:footnoteReference w:id="1069"/>
      </w:r>
      <w:bookmarkEnd w:id="1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lastRenderedPageBreak/>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798" w:name="_Toc485884636"/>
      <w:r>
        <w:t>May 25 / Pashons 30: Departure of St. Fournous the Disciple</w:t>
      </w:r>
      <w:bookmarkEnd w:id="1798"/>
    </w:p>
    <w:p w14:paraId="78E47792" w14:textId="1255DDE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FCC02EA" w14:textId="77777777" w:rsidR="00F26510" w:rsidRDefault="00F26510" w:rsidP="00F26510">
      <w:pPr>
        <w:pStyle w:val="Heading3"/>
      </w:pPr>
      <w:bookmarkStart w:id="1799" w:name="_Toc485884637"/>
      <w:r>
        <w:t>May 27 / Paoni 2: St. Commemoration of the Appearance of the Bodies of St. John the Baptist and Elisha the Prophet</w:t>
      </w:r>
      <w:bookmarkEnd w:id="1799"/>
    </w:p>
    <w:p w14:paraId="0098B3FD" w14:textId="7D925CD3"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7D3D9074" w14:textId="77777777" w:rsidR="00601ED3" w:rsidRDefault="00601ED3" w:rsidP="00601ED3">
      <w:pPr>
        <w:pStyle w:val="Heading3"/>
      </w:pPr>
      <w:bookmarkStart w:id="1800" w:name="_Toc485884638"/>
      <w:r>
        <w:lastRenderedPageBreak/>
        <w:t>May 28 / Paoni 3: Consecration of St. George’s Church</w:t>
      </w:r>
      <w:bookmarkEnd w:id="1800"/>
    </w:p>
    <w:p w14:paraId="3DDB9E0A" w14:textId="0A233774" w:rsidR="00601ED3" w:rsidRPr="00601ED3" w:rsidRDefault="00601ED3" w:rsidP="00601ED3">
      <w:pPr>
        <w:pStyle w:val="Rubric"/>
      </w:pPr>
      <w:r>
        <w:t>See</w:t>
      </w:r>
      <w:r w:rsidR="006D6137">
        <w:t xml:space="preserve"> </w:t>
      </w:r>
      <w:r w:rsidR="006D6137">
        <w:fldChar w:fldCharType="begin"/>
      </w:r>
      <w:r w:rsidR="006D6137">
        <w:instrText xml:space="preserve"> REF _Ref485109216 \h </w:instrText>
      </w:r>
      <w:r w:rsidR="006D6137">
        <w:fldChar w:fldCharType="separate"/>
      </w:r>
      <w:r w:rsidR="000E2EAC">
        <w:t>April 18 / Pharamuthi 23: Martyrdom of St. George the Prince of the Martyrs</w:t>
      </w:r>
      <w:r w:rsidR="006D6137">
        <w:fldChar w:fldCharType="end"/>
      </w:r>
      <w:r w:rsidR="002409EF">
        <w:t>,</w:t>
      </w:r>
      <w:r w:rsidR="00191A26">
        <w:t xml:space="preserve"> </w:t>
      </w:r>
      <w:r w:rsidR="002409EF">
        <w:t>page</w:t>
      </w:r>
      <w:r w:rsidR="006D6137">
        <w:t xml:space="preserve"> </w:t>
      </w:r>
      <w:r w:rsidR="006D6137">
        <w:fldChar w:fldCharType="begin"/>
      </w:r>
      <w:r w:rsidR="006D6137">
        <w:instrText xml:space="preserve"> PAGEREF _Ref485109221 \h </w:instrText>
      </w:r>
      <w:r w:rsidR="006D6137">
        <w:fldChar w:fldCharType="separate"/>
      </w:r>
      <w:r w:rsidR="000E2EAC">
        <w:rPr>
          <w:noProof/>
        </w:rPr>
        <w:t>1020</w:t>
      </w:r>
      <w:r w:rsidR="006D6137">
        <w:fldChar w:fldCharType="end"/>
      </w:r>
      <w:r>
        <w:t>.</w:t>
      </w:r>
    </w:p>
    <w:p w14:paraId="2D4ABA3A" w14:textId="77777777" w:rsidR="00C30529" w:rsidRDefault="00C30529" w:rsidP="00C30529">
      <w:pPr>
        <w:pStyle w:val="Heading3"/>
      </w:pPr>
      <w:bookmarkStart w:id="1801" w:name="_Toc485884639"/>
      <w:r>
        <w:t xml:space="preserve">May 28 / Paoni 3: </w:t>
      </w:r>
      <w:r w:rsidR="00601ED3">
        <w:t xml:space="preserve">Also </w:t>
      </w:r>
      <w:r>
        <w:t>St. Abraam of Fayyoum</w:t>
      </w:r>
      <w:bookmarkEnd w:id="1801"/>
    </w:p>
    <w:p w14:paraId="26D71FAF" w14:textId="77777777" w:rsidR="00C30529" w:rsidRDefault="00C30529" w:rsidP="00C30529">
      <w:pPr>
        <w:pStyle w:val="Heading4"/>
      </w:pPr>
      <w:bookmarkStart w:id="1802" w:name="_Ref434492469"/>
      <w:r>
        <w:t>The Doxology</w:t>
      </w:r>
      <w:r w:rsidR="00B82753">
        <w:t xml:space="preserve"> for St. Abraam of Fayyoum</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1070"/>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lastRenderedPageBreak/>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6A61C6D0" w:rsidR="006A4A82" w:rsidRPr="004764BD" w:rsidRDefault="006A4A82" w:rsidP="006A4A82">
            <w:pPr>
              <w:pStyle w:val="EngHang"/>
            </w:pPr>
            <w:r>
              <w:t xml:space="preserve">But you built </w:t>
            </w:r>
            <w:r w:rsidR="009A2AEC" w:rsidRPr="009A2AEC">
              <w:t>spiritual</w:t>
            </w:r>
            <w:r w:rsidR="009A2AEC">
              <w:t xml:space="preserve"> </w:t>
            </w:r>
            <w:r>
              <w:t>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806" w:name="_Toc485884640"/>
      <w:r>
        <w:t>May 30 / Paoni 5: Consecration of the Church of St. Victor</w:t>
      </w:r>
      <w:bookmarkEnd w:id="1806"/>
    </w:p>
    <w:p w14:paraId="311B6702" w14:textId="6787DFB8" w:rsidR="00253C5F" w:rsidRPr="00253C5F" w:rsidRDefault="00253C5F" w:rsidP="006D6137">
      <w:pPr>
        <w:pStyle w:val="Rubric"/>
      </w:pPr>
      <w:r>
        <w:t>See</w:t>
      </w:r>
      <w:r w:rsidR="006D6137">
        <w:t xml:space="preserve"> </w:t>
      </w:r>
      <w:r w:rsidR="006D6137">
        <w:fldChar w:fldCharType="begin"/>
      </w:r>
      <w:r w:rsidR="006D6137">
        <w:instrText xml:space="preserve"> REF _Ref485109271 \h </w:instrText>
      </w:r>
      <w:r w:rsidR="006D6137">
        <w:fldChar w:fldCharType="separate"/>
      </w:r>
      <w:r w:rsidR="000E2EAC">
        <w:t>December 1 (2) / Koiak 5: Martyrdom of St. Victor</w:t>
      </w:r>
      <w:r w:rsidR="006D6137">
        <w:fldChar w:fldCharType="end"/>
      </w:r>
      <w:r w:rsidR="002409EF">
        <w:t>, page</w:t>
      </w:r>
      <w:r w:rsidR="006D6137">
        <w:t xml:space="preserve"> </w:t>
      </w:r>
      <w:r w:rsidR="006D6137">
        <w:fldChar w:fldCharType="begin"/>
      </w:r>
      <w:r w:rsidR="006D6137">
        <w:instrText xml:space="preserve"> PAGEREF _Ref485109278 \h </w:instrText>
      </w:r>
      <w:r w:rsidR="006D6137">
        <w:fldChar w:fldCharType="separate"/>
      </w:r>
      <w:r w:rsidR="000E2EAC">
        <w:rPr>
          <w:noProof/>
        </w:rPr>
        <w:t>847</w:t>
      </w:r>
      <w:r w:rsidR="006D6137">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807" w:name="_Toc410196217"/>
      <w:bookmarkStart w:id="1808" w:name="_Toc410196459"/>
      <w:bookmarkStart w:id="1809" w:name="_Toc410196961"/>
      <w:bookmarkStart w:id="1810" w:name="_Toc485884454"/>
      <w:bookmarkStart w:id="1811" w:name="June"/>
      <w:bookmarkEnd w:id="1751"/>
      <w:r>
        <w:lastRenderedPageBreak/>
        <w:t>June</w:t>
      </w:r>
      <w:bookmarkEnd w:id="1807"/>
      <w:bookmarkEnd w:id="1808"/>
      <w:bookmarkEnd w:id="1809"/>
      <w:r w:rsidR="00C30529">
        <w:t xml:space="preserve"> or </w:t>
      </w:r>
      <w:r w:rsidR="00C30529">
        <w:rPr>
          <w:rFonts w:ascii="FreeSerifAvvaShenouda" w:hAnsi="FreeSerifAvvaShenouda" w:cs="FreeSerifAvvaShenouda"/>
        </w:rPr>
        <w:t>Ⲡⲁⲱⲛⲉ</w:t>
      </w:r>
      <w:bookmarkEnd w:id="1810"/>
    </w:p>
    <w:sdt>
      <w:sdtPr>
        <w:id w:val="-1182355935"/>
        <w:docPartObj>
          <w:docPartGallery w:val="Table of Contents"/>
          <w:docPartUnique/>
        </w:docPartObj>
      </w:sdtPr>
      <w:sdtEndPr>
        <w:rPr>
          <w:b/>
          <w:bCs/>
          <w:noProof/>
        </w:rPr>
      </w:sdtEndPr>
      <w:sdtContent>
        <w:p w14:paraId="09101859" w14:textId="75E9DED1"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85884641" w:history="1">
            <w:r w:rsidR="00710C7C" w:rsidRPr="00B2625D">
              <w:rPr>
                <w:rStyle w:val="Hyperlink"/>
                <w:noProof/>
              </w:rPr>
              <w:t>The Apostles' Fast</w:t>
            </w:r>
            <w:r w:rsidR="00710C7C">
              <w:rPr>
                <w:noProof/>
                <w:webHidden/>
              </w:rPr>
              <w:tab/>
            </w:r>
            <w:r w:rsidR="00710C7C">
              <w:rPr>
                <w:noProof/>
                <w:webHidden/>
              </w:rPr>
              <w:fldChar w:fldCharType="begin"/>
            </w:r>
            <w:r w:rsidR="00710C7C">
              <w:rPr>
                <w:noProof/>
                <w:webHidden/>
              </w:rPr>
              <w:instrText xml:space="preserve"> PAGEREF _Toc485884641 \h </w:instrText>
            </w:r>
            <w:r w:rsidR="00710C7C">
              <w:rPr>
                <w:noProof/>
                <w:webHidden/>
              </w:rPr>
            </w:r>
            <w:r w:rsidR="00710C7C">
              <w:rPr>
                <w:noProof/>
                <w:webHidden/>
              </w:rPr>
              <w:fldChar w:fldCharType="separate"/>
            </w:r>
            <w:r w:rsidR="000E2EAC">
              <w:rPr>
                <w:noProof/>
                <w:webHidden/>
              </w:rPr>
              <w:t>1055</w:t>
            </w:r>
            <w:r w:rsidR="00710C7C">
              <w:rPr>
                <w:noProof/>
                <w:webHidden/>
              </w:rPr>
              <w:fldChar w:fldCharType="end"/>
            </w:r>
          </w:hyperlink>
        </w:p>
        <w:p w14:paraId="4982BC43" w14:textId="6D33434A" w:rsidR="00710C7C" w:rsidRDefault="002758BE">
          <w:pPr>
            <w:pStyle w:val="TOC3"/>
            <w:tabs>
              <w:tab w:val="right" w:leader="dot" w:pos="8846"/>
            </w:tabs>
            <w:rPr>
              <w:rFonts w:asciiTheme="minorHAnsi" w:eastAsiaTheme="minorEastAsia" w:hAnsiTheme="minorHAnsi"/>
              <w:noProof/>
              <w:sz w:val="22"/>
              <w:lang w:val="en-US"/>
            </w:rPr>
          </w:pPr>
          <w:hyperlink w:anchor="_Toc485884642" w:history="1">
            <w:r w:rsidR="00710C7C" w:rsidRPr="00B2625D">
              <w:rPr>
                <w:rStyle w:val="Hyperlink"/>
                <w:noProof/>
              </w:rPr>
              <w:t>June 6 / Paoni 12: Commemoration of Archangel Michael</w:t>
            </w:r>
            <w:r w:rsidR="00710C7C">
              <w:rPr>
                <w:noProof/>
                <w:webHidden/>
              </w:rPr>
              <w:tab/>
            </w:r>
            <w:r w:rsidR="00710C7C">
              <w:rPr>
                <w:noProof/>
                <w:webHidden/>
              </w:rPr>
              <w:fldChar w:fldCharType="begin"/>
            </w:r>
            <w:r w:rsidR="00710C7C">
              <w:rPr>
                <w:noProof/>
                <w:webHidden/>
              </w:rPr>
              <w:instrText xml:space="preserve"> PAGEREF _Toc485884642 \h </w:instrText>
            </w:r>
            <w:r w:rsidR="00710C7C">
              <w:rPr>
                <w:noProof/>
                <w:webHidden/>
              </w:rPr>
            </w:r>
            <w:r w:rsidR="00710C7C">
              <w:rPr>
                <w:noProof/>
                <w:webHidden/>
              </w:rPr>
              <w:fldChar w:fldCharType="separate"/>
            </w:r>
            <w:r w:rsidR="000E2EAC">
              <w:rPr>
                <w:noProof/>
                <w:webHidden/>
              </w:rPr>
              <w:t>1065</w:t>
            </w:r>
            <w:r w:rsidR="00710C7C">
              <w:rPr>
                <w:noProof/>
                <w:webHidden/>
              </w:rPr>
              <w:fldChar w:fldCharType="end"/>
            </w:r>
          </w:hyperlink>
        </w:p>
        <w:p w14:paraId="377D3D71" w14:textId="1511606F" w:rsidR="00710C7C" w:rsidRDefault="002758BE">
          <w:pPr>
            <w:pStyle w:val="TOC3"/>
            <w:tabs>
              <w:tab w:val="right" w:leader="dot" w:pos="8846"/>
            </w:tabs>
            <w:rPr>
              <w:rFonts w:asciiTheme="minorHAnsi" w:eastAsiaTheme="minorEastAsia" w:hAnsiTheme="minorHAnsi"/>
              <w:noProof/>
              <w:sz w:val="22"/>
              <w:lang w:val="en-US"/>
            </w:rPr>
          </w:pPr>
          <w:hyperlink w:anchor="_Toc485884643" w:history="1">
            <w:r w:rsidR="00710C7C" w:rsidRPr="00B2625D">
              <w:rPr>
                <w:rStyle w:val="Hyperlink"/>
                <w:noProof/>
              </w:rPr>
              <w:t>June 7 / Paoni 13: Archangel Gabriel, the Evangelist of Daniel</w:t>
            </w:r>
            <w:r w:rsidR="00710C7C">
              <w:rPr>
                <w:noProof/>
                <w:webHidden/>
              </w:rPr>
              <w:tab/>
            </w:r>
            <w:r w:rsidR="00710C7C">
              <w:rPr>
                <w:noProof/>
                <w:webHidden/>
              </w:rPr>
              <w:fldChar w:fldCharType="begin"/>
            </w:r>
            <w:r w:rsidR="00710C7C">
              <w:rPr>
                <w:noProof/>
                <w:webHidden/>
              </w:rPr>
              <w:instrText xml:space="preserve"> PAGEREF _Toc485884643 \h </w:instrText>
            </w:r>
            <w:r w:rsidR="00710C7C">
              <w:rPr>
                <w:noProof/>
                <w:webHidden/>
              </w:rPr>
            </w:r>
            <w:r w:rsidR="00710C7C">
              <w:rPr>
                <w:noProof/>
                <w:webHidden/>
              </w:rPr>
              <w:fldChar w:fldCharType="separate"/>
            </w:r>
            <w:r w:rsidR="000E2EAC">
              <w:rPr>
                <w:noProof/>
                <w:webHidden/>
              </w:rPr>
              <w:t>1066</w:t>
            </w:r>
            <w:r w:rsidR="00710C7C">
              <w:rPr>
                <w:noProof/>
                <w:webHidden/>
              </w:rPr>
              <w:fldChar w:fldCharType="end"/>
            </w:r>
          </w:hyperlink>
        </w:p>
        <w:p w14:paraId="5AAAEF7E" w14:textId="50544FDB" w:rsidR="00710C7C" w:rsidRDefault="002758BE">
          <w:pPr>
            <w:pStyle w:val="TOC3"/>
            <w:tabs>
              <w:tab w:val="right" w:leader="dot" w:pos="8846"/>
            </w:tabs>
            <w:rPr>
              <w:rFonts w:asciiTheme="minorHAnsi" w:eastAsiaTheme="minorEastAsia" w:hAnsiTheme="minorHAnsi"/>
              <w:noProof/>
              <w:sz w:val="22"/>
              <w:lang w:val="en-US"/>
            </w:rPr>
          </w:pPr>
          <w:hyperlink w:anchor="_Toc485884644" w:history="1">
            <w:r w:rsidR="00710C7C" w:rsidRPr="00B2625D">
              <w:rPr>
                <w:rStyle w:val="Hyperlink"/>
                <w:noProof/>
              </w:rPr>
              <w:t>June 8 / Paoni 14: Sts. Apakir and John</w:t>
            </w:r>
            <w:r w:rsidR="00710C7C">
              <w:rPr>
                <w:noProof/>
                <w:webHidden/>
              </w:rPr>
              <w:tab/>
            </w:r>
            <w:r w:rsidR="00710C7C">
              <w:rPr>
                <w:noProof/>
                <w:webHidden/>
              </w:rPr>
              <w:fldChar w:fldCharType="begin"/>
            </w:r>
            <w:r w:rsidR="00710C7C">
              <w:rPr>
                <w:noProof/>
                <w:webHidden/>
              </w:rPr>
              <w:instrText xml:space="preserve"> PAGEREF _Toc485884644 \h </w:instrText>
            </w:r>
            <w:r w:rsidR="00710C7C">
              <w:rPr>
                <w:noProof/>
                <w:webHidden/>
              </w:rPr>
            </w:r>
            <w:r w:rsidR="00710C7C">
              <w:rPr>
                <w:noProof/>
                <w:webHidden/>
              </w:rPr>
              <w:fldChar w:fldCharType="separate"/>
            </w:r>
            <w:r w:rsidR="000E2EAC">
              <w:rPr>
                <w:noProof/>
                <w:webHidden/>
              </w:rPr>
              <w:t>1067</w:t>
            </w:r>
            <w:r w:rsidR="00710C7C">
              <w:rPr>
                <w:noProof/>
                <w:webHidden/>
              </w:rPr>
              <w:fldChar w:fldCharType="end"/>
            </w:r>
          </w:hyperlink>
        </w:p>
        <w:p w14:paraId="6AB28DA3" w14:textId="05748B64" w:rsidR="00710C7C" w:rsidRDefault="002758BE">
          <w:pPr>
            <w:pStyle w:val="TOC3"/>
            <w:tabs>
              <w:tab w:val="right" w:leader="dot" w:pos="8846"/>
            </w:tabs>
            <w:rPr>
              <w:rFonts w:asciiTheme="minorHAnsi" w:eastAsiaTheme="minorEastAsia" w:hAnsiTheme="minorHAnsi"/>
              <w:noProof/>
              <w:sz w:val="22"/>
              <w:lang w:val="en-US"/>
            </w:rPr>
          </w:pPr>
          <w:hyperlink w:anchor="_Toc485884645" w:history="1">
            <w:r w:rsidR="00710C7C" w:rsidRPr="00B2625D">
              <w:rPr>
                <w:rStyle w:val="Hyperlink"/>
                <w:noProof/>
                <w:lang w:val="en-US"/>
              </w:rPr>
              <w:t>June 9 / Paoni 15: Handing over of St. Mark's Relics</w:t>
            </w:r>
            <w:r w:rsidR="00710C7C">
              <w:rPr>
                <w:noProof/>
                <w:webHidden/>
              </w:rPr>
              <w:tab/>
            </w:r>
            <w:r w:rsidR="00710C7C">
              <w:rPr>
                <w:noProof/>
                <w:webHidden/>
              </w:rPr>
              <w:fldChar w:fldCharType="begin"/>
            </w:r>
            <w:r w:rsidR="00710C7C">
              <w:rPr>
                <w:noProof/>
                <w:webHidden/>
              </w:rPr>
              <w:instrText xml:space="preserve"> PAGEREF _Toc485884645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5EF09063" w14:textId="19D8750D" w:rsidR="00710C7C" w:rsidRDefault="002758BE">
          <w:pPr>
            <w:pStyle w:val="TOC3"/>
            <w:tabs>
              <w:tab w:val="right" w:leader="dot" w:pos="8846"/>
            </w:tabs>
            <w:rPr>
              <w:rFonts w:asciiTheme="minorHAnsi" w:eastAsiaTheme="minorEastAsia" w:hAnsiTheme="minorHAnsi"/>
              <w:noProof/>
              <w:sz w:val="22"/>
              <w:lang w:val="en-US"/>
            </w:rPr>
          </w:pPr>
          <w:hyperlink w:anchor="_Toc485884646" w:history="1">
            <w:r w:rsidR="00710C7C" w:rsidRPr="00B2625D">
              <w:rPr>
                <w:rStyle w:val="Hyperlink"/>
                <w:noProof/>
                <w:lang w:val="en-US"/>
              </w:rPr>
              <w:t>June 11 / Paoni 17: Return of St. Mark's Relics</w:t>
            </w:r>
            <w:r w:rsidR="00710C7C">
              <w:rPr>
                <w:noProof/>
                <w:webHidden/>
              </w:rPr>
              <w:tab/>
            </w:r>
            <w:r w:rsidR="00710C7C">
              <w:rPr>
                <w:noProof/>
                <w:webHidden/>
              </w:rPr>
              <w:fldChar w:fldCharType="begin"/>
            </w:r>
            <w:r w:rsidR="00710C7C">
              <w:rPr>
                <w:noProof/>
                <w:webHidden/>
              </w:rPr>
              <w:instrText xml:space="preserve"> PAGEREF _Toc485884646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4DE00E90" w14:textId="032B6100" w:rsidR="00710C7C" w:rsidRDefault="002758BE">
          <w:pPr>
            <w:pStyle w:val="TOC3"/>
            <w:tabs>
              <w:tab w:val="right" w:leader="dot" w:pos="8846"/>
            </w:tabs>
            <w:rPr>
              <w:rFonts w:asciiTheme="minorHAnsi" w:eastAsiaTheme="minorEastAsia" w:hAnsiTheme="minorHAnsi"/>
              <w:noProof/>
              <w:sz w:val="22"/>
              <w:lang w:val="en-US"/>
            </w:rPr>
          </w:pPr>
          <w:hyperlink w:anchor="_Toc485884647" w:history="1">
            <w:r w:rsidR="00710C7C" w:rsidRPr="00B2625D">
              <w:rPr>
                <w:rStyle w:val="Hyperlink"/>
                <w:noProof/>
                <w:lang w:val="en-US"/>
              </w:rPr>
              <w:t>June 13 / Paoni 19: Martyrdom of St. George of Zahim</w:t>
            </w:r>
            <w:r w:rsidR="00710C7C">
              <w:rPr>
                <w:noProof/>
                <w:webHidden/>
              </w:rPr>
              <w:tab/>
            </w:r>
            <w:r w:rsidR="00710C7C">
              <w:rPr>
                <w:noProof/>
                <w:webHidden/>
              </w:rPr>
              <w:fldChar w:fldCharType="begin"/>
            </w:r>
            <w:r w:rsidR="00710C7C">
              <w:rPr>
                <w:noProof/>
                <w:webHidden/>
              </w:rPr>
              <w:instrText xml:space="preserve"> PAGEREF _Toc485884647 \h </w:instrText>
            </w:r>
            <w:r w:rsidR="00710C7C">
              <w:rPr>
                <w:noProof/>
                <w:webHidden/>
              </w:rPr>
            </w:r>
            <w:r w:rsidR="00710C7C">
              <w:rPr>
                <w:noProof/>
                <w:webHidden/>
              </w:rPr>
              <w:fldChar w:fldCharType="separate"/>
            </w:r>
            <w:r w:rsidR="000E2EAC">
              <w:rPr>
                <w:noProof/>
                <w:webHidden/>
              </w:rPr>
              <w:t>1068</w:t>
            </w:r>
            <w:r w:rsidR="00710C7C">
              <w:rPr>
                <w:noProof/>
                <w:webHidden/>
              </w:rPr>
              <w:fldChar w:fldCharType="end"/>
            </w:r>
          </w:hyperlink>
        </w:p>
        <w:p w14:paraId="279B9A08" w14:textId="355BDA17" w:rsidR="00710C7C" w:rsidRDefault="002758BE">
          <w:pPr>
            <w:pStyle w:val="TOC3"/>
            <w:tabs>
              <w:tab w:val="right" w:leader="dot" w:pos="8846"/>
            </w:tabs>
            <w:rPr>
              <w:rFonts w:asciiTheme="minorHAnsi" w:eastAsiaTheme="minorEastAsia" w:hAnsiTheme="minorHAnsi"/>
              <w:noProof/>
              <w:sz w:val="22"/>
              <w:lang w:val="en-US"/>
            </w:rPr>
          </w:pPr>
          <w:hyperlink w:anchor="_Toc485884648" w:history="1">
            <w:r w:rsidR="00710C7C" w:rsidRPr="00B2625D">
              <w:rPr>
                <w:rStyle w:val="Hyperlink"/>
                <w:noProof/>
              </w:rPr>
              <w:t>June 15 / Paoni 21: Commemoration of the Theotokos</w:t>
            </w:r>
            <w:r w:rsidR="00710C7C">
              <w:rPr>
                <w:noProof/>
                <w:webHidden/>
              </w:rPr>
              <w:tab/>
            </w:r>
            <w:r w:rsidR="00710C7C">
              <w:rPr>
                <w:noProof/>
                <w:webHidden/>
              </w:rPr>
              <w:fldChar w:fldCharType="begin"/>
            </w:r>
            <w:r w:rsidR="00710C7C">
              <w:rPr>
                <w:noProof/>
                <w:webHidden/>
              </w:rPr>
              <w:instrText xml:space="preserve"> PAGEREF _Toc485884648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770F814" w14:textId="32C03F39" w:rsidR="00710C7C" w:rsidRDefault="002758BE">
          <w:pPr>
            <w:pStyle w:val="TOC3"/>
            <w:tabs>
              <w:tab w:val="right" w:leader="dot" w:pos="8846"/>
            </w:tabs>
            <w:rPr>
              <w:rFonts w:asciiTheme="minorHAnsi" w:eastAsiaTheme="minorEastAsia" w:hAnsiTheme="minorHAnsi"/>
              <w:noProof/>
              <w:sz w:val="22"/>
              <w:lang w:val="en-US"/>
            </w:rPr>
          </w:pPr>
          <w:hyperlink w:anchor="_Toc485884649" w:history="1">
            <w:r w:rsidR="00710C7C" w:rsidRPr="00B2625D">
              <w:rPr>
                <w:rStyle w:val="Hyperlink"/>
                <w:noProof/>
              </w:rPr>
              <w:t>June 16 / Paoni 22: Consecration of a Church of St. Cosmas and Damian, Their Brothers and Their Mother</w:t>
            </w:r>
            <w:r w:rsidR="00710C7C">
              <w:rPr>
                <w:noProof/>
                <w:webHidden/>
              </w:rPr>
              <w:tab/>
            </w:r>
            <w:r w:rsidR="00710C7C">
              <w:rPr>
                <w:noProof/>
                <w:webHidden/>
              </w:rPr>
              <w:fldChar w:fldCharType="begin"/>
            </w:r>
            <w:r w:rsidR="00710C7C">
              <w:rPr>
                <w:noProof/>
                <w:webHidden/>
              </w:rPr>
              <w:instrText xml:space="preserve"> PAGEREF _Toc485884649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63E9E291" w14:textId="638A81B1" w:rsidR="00710C7C" w:rsidRDefault="002758BE">
          <w:pPr>
            <w:pStyle w:val="TOC3"/>
            <w:tabs>
              <w:tab w:val="right" w:leader="dot" w:pos="8846"/>
            </w:tabs>
            <w:rPr>
              <w:rFonts w:asciiTheme="minorHAnsi" w:eastAsiaTheme="minorEastAsia" w:hAnsiTheme="minorHAnsi"/>
              <w:noProof/>
              <w:sz w:val="22"/>
              <w:lang w:val="en-US"/>
            </w:rPr>
          </w:pPr>
          <w:hyperlink w:anchor="_Toc485884650" w:history="1">
            <w:r w:rsidR="00710C7C" w:rsidRPr="00B2625D">
              <w:rPr>
                <w:rStyle w:val="Hyperlink"/>
                <w:noProof/>
                <w:lang w:val="en-US"/>
              </w:rPr>
              <w:t>June 18 / Paoni 24: The Strong St. Moses</w:t>
            </w:r>
            <w:r w:rsidR="00710C7C">
              <w:rPr>
                <w:noProof/>
                <w:webHidden/>
              </w:rPr>
              <w:tab/>
            </w:r>
            <w:r w:rsidR="00710C7C">
              <w:rPr>
                <w:noProof/>
                <w:webHidden/>
              </w:rPr>
              <w:fldChar w:fldCharType="begin"/>
            </w:r>
            <w:r w:rsidR="00710C7C">
              <w:rPr>
                <w:noProof/>
                <w:webHidden/>
              </w:rPr>
              <w:instrText xml:space="preserve"> PAGEREF _Toc485884650 \h </w:instrText>
            </w:r>
            <w:r w:rsidR="00710C7C">
              <w:rPr>
                <w:noProof/>
                <w:webHidden/>
              </w:rPr>
            </w:r>
            <w:r w:rsidR="00710C7C">
              <w:rPr>
                <w:noProof/>
                <w:webHidden/>
              </w:rPr>
              <w:fldChar w:fldCharType="separate"/>
            </w:r>
            <w:r w:rsidR="000E2EAC">
              <w:rPr>
                <w:noProof/>
                <w:webHidden/>
              </w:rPr>
              <w:t>1069</w:t>
            </w:r>
            <w:r w:rsidR="00710C7C">
              <w:rPr>
                <w:noProof/>
                <w:webHidden/>
              </w:rPr>
              <w:fldChar w:fldCharType="end"/>
            </w:r>
          </w:hyperlink>
        </w:p>
        <w:p w14:paraId="1EA5C392" w14:textId="78A7DF3B" w:rsidR="00710C7C" w:rsidRDefault="002758BE">
          <w:pPr>
            <w:pStyle w:val="TOC3"/>
            <w:tabs>
              <w:tab w:val="right" w:leader="dot" w:pos="8846"/>
            </w:tabs>
            <w:rPr>
              <w:rFonts w:asciiTheme="minorHAnsi" w:eastAsiaTheme="minorEastAsia" w:hAnsiTheme="minorHAnsi"/>
              <w:noProof/>
              <w:sz w:val="22"/>
              <w:lang w:val="en-US"/>
            </w:rPr>
          </w:pPr>
          <w:hyperlink w:anchor="_Toc485884651" w:history="1">
            <w:r w:rsidR="00710C7C" w:rsidRPr="00B2625D">
              <w:rPr>
                <w:rStyle w:val="Hyperlink"/>
                <w:noProof/>
                <w:lang w:val="en-US"/>
              </w:rPr>
              <w:t>June 19 / Paoni 25: Martyrdom of St. Jude the Disciple and Epistle-Writer</w:t>
            </w:r>
            <w:r w:rsidR="00710C7C">
              <w:rPr>
                <w:noProof/>
                <w:webHidden/>
              </w:rPr>
              <w:tab/>
            </w:r>
            <w:r w:rsidR="00710C7C">
              <w:rPr>
                <w:noProof/>
                <w:webHidden/>
              </w:rPr>
              <w:fldChar w:fldCharType="begin"/>
            </w:r>
            <w:r w:rsidR="00710C7C">
              <w:rPr>
                <w:noProof/>
                <w:webHidden/>
              </w:rPr>
              <w:instrText xml:space="preserve"> PAGEREF _Toc485884651 \h </w:instrText>
            </w:r>
            <w:r w:rsidR="00710C7C">
              <w:rPr>
                <w:noProof/>
                <w:webHidden/>
              </w:rPr>
            </w:r>
            <w:r w:rsidR="00710C7C">
              <w:rPr>
                <w:noProof/>
                <w:webHidden/>
              </w:rPr>
              <w:fldChar w:fldCharType="separate"/>
            </w:r>
            <w:r w:rsidR="000E2EAC">
              <w:rPr>
                <w:noProof/>
                <w:webHidden/>
              </w:rPr>
              <w:t>1072</w:t>
            </w:r>
            <w:r w:rsidR="00710C7C">
              <w:rPr>
                <w:noProof/>
                <w:webHidden/>
              </w:rPr>
              <w:fldChar w:fldCharType="end"/>
            </w:r>
          </w:hyperlink>
        </w:p>
        <w:p w14:paraId="584C8B49" w14:textId="39E5CE31" w:rsidR="00710C7C" w:rsidRDefault="002758BE">
          <w:pPr>
            <w:pStyle w:val="TOC3"/>
            <w:tabs>
              <w:tab w:val="right" w:leader="dot" w:pos="8846"/>
            </w:tabs>
            <w:rPr>
              <w:rFonts w:asciiTheme="minorHAnsi" w:eastAsiaTheme="minorEastAsia" w:hAnsiTheme="minorHAnsi"/>
              <w:noProof/>
              <w:sz w:val="22"/>
              <w:lang w:val="en-US"/>
            </w:rPr>
          </w:pPr>
          <w:hyperlink w:anchor="_Toc485884652" w:history="1">
            <w:r w:rsidR="00710C7C" w:rsidRPr="00B2625D">
              <w:rPr>
                <w:rStyle w:val="Hyperlink"/>
                <w:noProof/>
              </w:rPr>
              <w:t>June 20 / Paoni 26: Consecration of the Church of Archangel Gabriel</w:t>
            </w:r>
            <w:r w:rsidR="00710C7C">
              <w:rPr>
                <w:noProof/>
                <w:webHidden/>
              </w:rPr>
              <w:tab/>
            </w:r>
            <w:r w:rsidR="00710C7C">
              <w:rPr>
                <w:noProof/>
                <w:webHidden/>
              </w:rPr>
              <w:fldChar w:fldCharType="begin"/>
            </w:r>
            <w:r w:rsidR="00710C7C">
              <w:rPr>
                <w:noProof/>
                <w:webHidden/>
              </w:rPr>
              <w:instrText xml:space="preserve"> PAGEREF _Toc485884652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B8841CB" w14:textId="3E1874DA" w:rsidR="00710C7C" w:rsidRDefault="002758BE">
          <w:pPr>
            <w:pStyle w:val="TOC3"/>
            <w:tabs>
              <w:tab w:val="right" w:leader="dot" w:pos="8846"/>
            </w:tabs>
            <w:rPr>
              <w:rFonts w:asciiTheme="minorHAnsi" w:eastAsiaTheme="minorEastAsia" w:hAnsiTheme="minorHAnsi"/>
              <w:noProof/>
              <w:sz w:val="22"/>
              <w:lang w:val="en-US"/>
            </w:rPr>
          </w:pPr>
          <w:hyperlink w:anchor="_Toc485884653" w:history="1">
            <w:r w:rsidR="00710C7C" w:rsidRPr="00B2625D">
              <w:rPr>
                <w:rStyle w:val="Hyperlink"/>
                <w:noProof/>
                <w:lang w:val="en-US"/>
              </w:rPr>
              <w:t>June 21 / Paoni 27: Martyrdom of St. Ananias the Apostle</w:t>
            </w:r>
            <w:r w:rsidR="00710C7C">
              <w:rPr>
                <w:noProof/>
                <w:webHidden/>
              </w:rPr>
              <w:tab/>
            </w:r>
            <w:r w:rsidR="00710C7C">
              <w:rPr>
                <w:noProof/>
                <w:webHidden/>
              </w:rPr>
              <w:fldChar w:fldCharType="begin"/>
            </w:r>
            <w:r w:rsidR="00710C7C">
              <w:rPr>
                <w:noProof/>
                <w:webHidden/>
              </w:rPr>
              <w:instrText xml:space="preserve"> PAGEREF _Toc485884653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550CD29" w14:textId="13A8D86C" w:rsidR="00710C7C" w:rsidRDefault="002758BE">
          <w:pPr>
            <w:pStyle w:val="TOC3"/>
            <w:tabs>
              <w:tab w:val="right" w:leader="dot" w:pos="8846"/>
            </w:tabs>
            <w:rPr>
              <w:rFonts w:asciiTheme="minorHAnsi" w:eastAsiaTheme="minorEastAsia" w:hAnsiTheme="minorHAnsi"/>
              <w:noProof/>
              <w:sz w:val="22"/>
              <w:lang w:val="en-US"/>
            </w:rPr>
          </w:pPr>
          <w:hyperlink w:anchor="_Toc485884654" w:history="1">
            <w:r w:rsidR="00710C7C" w:rsidRPr="00B2625D">
              <w:rPr>
                <w:rStyle w:val="Hyperlink"/>
                <w:noProof/>
              </w:rPr>
              <w:t>June 23 / Paoni 29: Commemoration of the Annunciation, Nativity, and Resurrection on the 29</w:t>
            </w:r>
            <w:r w:rsidR="00710C7C" w:rsidRPr="00B2625D">
              <w:rPr>
                <w:rStyle w:val="Hyperlink"/>
                <w:noProof/>
                <w:vertAlign w:val="superscript"/>
              </w:rPr>
              <w:t>th</w:t>
            </w:r>
            <w:r w:rsidR="00710C7C" w:rsidRPr="00B2625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_Toc485884654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7DB4B28" w14:textId="00BF8150" w:rsidR="00710C7C" w:rsidRDefault="002758BE">
          <w:pPr>
            <w:pStyle w:val="TOC3"/>
            <w:tabs>
              <w:tab w:val="right" w:leader="dot" w:pos="8846"/>
            </w:tabs>
            <w:rPr>
              <w:rFonts w:asciiTheme="minorHAnsi" w:eastAsiaTheme="minorEastAsia" w:hAnsiTheme="minorHAnsi"/>
              <w:noProof/>
              <w:sz w:val="22"/>
              <w:lang w:val="en-US"/>
            </w:rPr>
          </w:pPr>
          <w:hyperlink w:anchor="_Toc485884655" w:history="1">
            <w:r w:rsidR="00710C7C" w:rsidRPr="00B2625D">
              <w:rPr>
                <w:rStyle w:val="Hyperlink"/>
                <w:noProof/>
                <w:lang w:val="en-US"/>
              </w:rPr>
              <w:t>June 24 / Paoni 30: The Nativity of St. John the Baptist</w:t>
            </w:r>
            <w:r w:rsidR="00710C7C">
              <w:rPr>
                <w:noProof/>
                <w:webHidden/>
              </w:rPr>
              <w:tab/>
            </w:r>
            <w:r w:rsidR="00710C7C">
              <w:rPr>
                <w:noProof/>
                <w:webHidden/>
              </w:rPr>
              <w:fldChar w:fldCharType="begin"/>
            </w:r>
            <w:r w:rsidR="00710C7C">
              <w:rPr>
                <w:noProof/>
                <w:webHidden/>
              </w:rPr>
              <w:instrText xml:space="preserve"> PAGEREF _Toc485884655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02DEE5EC" w14:textId="56EC409F" w:rsidR="00710C7C" w:rsidRDefault="002758BE">
          <w:pPr>
            <w:pStyle w:val="TOC3"/>
            <w:tabs>
              <w:tab w:val="right" w:leader="dot" w:pos="8846"/>
            </w:tabs>
            <w:rPr>
              <w:rFonts w:asciiTheme="minorHAnsi" w:eastAsiaTheme="minorEastAsia" w:hAnsiTheme="minorHAnsi"/>
              <w:noProof/>
              <w:sz w:val="22"/>
              <w:lang w:val="en-US"/>
            </w:rPr>
          </w:pPr>
          <w:hyperlink w:anchor="_Toc485884656" w:history="1">
            <w:r w:rsidR="00710C7C" w:rsidRPr="00B2625D">
              <w:rPr>
                <w:rStyle w:val="Hyperlink"/>
                <w:noProof/>
              </w:rPr>
              <w:t>June 26 / Epip 2: Departure of St. Thaddaeus the Apostle</w:t>
            </w:r>
            <w:r w:rsidR="00710C7C">
              <w:rPr>
                <w:noProof/>
                <w:webHidden/>
              </w:rPr>
              <w:tab/>
            </w:r>
            <w:r w:rsidR="00710C7C">
              <w:rPr>
                <w:noProof/>
                <w:webHidden/>
              </w:rPr>
              <w:fldChar w:fldCharType="begin"/>
            </w:r>
            <w:r w:rsidR="00710C7C">
              <w:rPr>
                <w:noProof/>
                <w:webHidden/>
              </w:rPr>
              <w:instrText xml:space="preserve"> PAGEREF _Toc485884656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3C273E8A" w14:textId="5508316D" w:rsidR="00710C7C" w:rsidRDefault="002758BE">
          <w:pPr>
            <w:pStyle w:val="TOC3"/>
            <w:tabs>
              <w:tab w:val="right" w:leader="dot" w:pos="8846"/>
            </w:tabs>
            <w:rPr>
              <w:rFonts w:asciiTheme="minorHAnsi" w:eastAsiaTheme="minorEastAsia" w:hAnsiTheme="minorHAnsi"/>
              <w:noProof/>
              <w:sz w:val="22"/>
              <w:lang w:val="en-US"/>
            </w:rPr>
          </w:pPr>
          <w:hyperlink w:anchor="_Toc485884657" w:history="1">
            <w:r w:rsidR="00710C7C" w:rsidRPr="00B2625D">
              <w:rPr>
                <w:rStyle w:val="Hyperlink"/>
                <w:noProof/>
              </w:rPr>
              <w:t>June 27 / Epip 3: St. Cyril of Alexandria</w:t>
            </w:r>
            <w:r w:rsidR="00710C7C">
              <w:rPr>
                <w:noProof/>
                <w:webHidden/>
              </w:rPr>
              <w:tab/>
            </w:r>
            <w:r w:rsidR="00710C7C">
              <w:rPr>
                <w:noProof/>
                <w:webHidden/>
              </w:rPr>
              <w:fldChar w:fldCharType="begin"/>
            </w:r>
            <w:r w:rsidR="00710C7C">
              <w:rPr>
                <w:noProof/>
                <w:webHidden/>
              </w:rPr>
              <w:instrText xml:space="preserve"> PAGEREF _Toc485884657 \h </w:instrText>
            </w:r>
            <w:r w:rsidR="00710C7C">
              <w:rPr>
                <w:noProof/>
                <w:webHidden/>
              </w:rPr>
            </w:r>
            <w:r w:rsidR="00710C7C">
              <w:rPr>
                <w:noProof/>
                <w:webHidden/>
              </w:rPr>
              <w:fldChar w:fldCharType="separate"/>
            </w:r>
            <w:r w:rsidR="000E2EAC">
              <w:rPr>
                <w:noProof/>
                <w:webHidden/>
              </w:rPr>
              <w:t>1073</w:t>
            </w:r>
            <w:r w:rsidR="00710C7C">
              <w:rPr>
                <w:noProof/>
                <w:webHidden/>
              </w:rPr>
              <w:fldChar w:fldCharType="end"/>
            </w:r>
          </w:hyperlink>
        </w:p>
        <w:p w14:paraId="489709A1" w14:textId="287B244B" w:rsidR="00710C7C" w:rsidRDefault="002758BE">
          <w:pPr>
            <w:pStyle w:val="TOC3"/>
            <w:tabs>
              <w:tab w:val="right" w:leader="dot" w:pos="8846"/>
            </w:tabs>
            <w:rPr>
              <w:rFonts w:asciiTheme="minorHAnsi" w:eastAsiaTheme="minorEastAsia" w:hAnsiTheme="minorHAnsi"/>
              <w:noProof/>
              <w:sz w:val="22"/>
              <w:lang w:val="en-US"/>
            </w:rPr>
          </w:pPr>
          <w:hyperlink w:anchor="_Toc485884658" w:history="1">
            <w:r w:rsidR="00710C7C" w:rsidRPr="00B2625D">
              <w:rPr>
                <w:rStyle w:val="Hyperlink"/>
                <w:noProof/>
              </w:rPr>
              <w:t>June 28 / Epip 4: Sts. Apakir and John</w:t>
            </w:r>
            <w:r w:rsidR="00710C7C">
              <w:rPr>
                <w:noProof/>
                <w:webHidden/>
              </w:rPr>
              <w:tab/>
            </w:r>
            <w:r w:rsidR="00710C7C">
              <w:rPr>
                <w:noProof/>
                <w:webHidden/>
              </w:rPr>
              <w:fldChar w:fldCharType="begin"/>
            </w:r>
            <w:r w:rsidR="00710C7C">
              <w:rPr>
                <w:noProof/>
                <w:webHidden/>
              </w:rPr>
              <w:instrText xml:space="preserve"> PAGEREF _Toc485884658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655939A1" w14:textId="104AAD09" w:rsidR="00710C7C" w:rsidRDefault="002758BE">
          <w:pPr>
            <w:pStyle w:val="TOC3"/>
            <w:tabs>
              <w:tab w:val="right" w:leader="dot" w:pos="8846"/>
            </w:tabs>
            <w:rPr>
              <w:rFonts w:asciiTheme="minorHAnsi" w:eastAsiaTheme="minorEastAsia" w:hAnsiTheme="minorHAnsi"/>
              <w:noProof/>
              <w:sz w:val="22"/>
              <w:lang w:val="en-US"/>
            </w:rPr>
          </w:pPr>
          <w:hyperlink w:anchor="_Toc485884659" w:history="1">
            <w:r w:rsidR="00710C7C" w:rsidRPr="00B2625D">
              <w:rPr>
                <w:rStyle w:val="Hyperlink"/>
                <w:noProof/>
                <w:lang w:val="en-US"/>
              </w:rPr>
              <w:t>June 29 / Epip 5: The Apostles’ Feast</w:t>
            </w:r>
            <w:r w:rsidR="00710C7C">
              <w:rPr>
                <w:noProof/>
                <w:webHidden/>
              </w:rPr>
              <w:tab/>
            </w:r>
            <w:r w:rsidR="00710C7C">
              <w:rPr>
                <w:noProof/>
                <w:webHidden/>
              </w:rPr>
              <w:fldChar w:fldCharType="begin"/>
            </w:r>
            <w:r w:rsidR="00710C7C">
              <w:rPr>
                <w:noProof/>
                <w:webHidden/>
              </w:rPr>
              <w:instrText xml:space="preserve"> PAGEREF _Toc485884659 \h </w:instrText>
            </w:r>
            <w:r w:rsidR="00710C7C">
              <w:rPr>
                <w:noProof/>
                <w:webHidden/>
              </w:rPr>
            </w:r>
            <w:r w:rsidR="00710C7C">
              <w:rPr>
                <w:noProof/>
                <w:webHidden/>
              </w:rPr>
              <w:fldChar w:fldCharType="separate"/>
            </w:r>
            <w:r w:rsidR="000E2EAC">
              <w:rPr>
                <w:noProof/>
                <w:webHidden/>
              </w:rPr>
              <w:t>1074</w:t>
            </w:r>
            <w:r w:rsidR="00710C7C">
              <w:rPr>
                <w:noProof/>
                <w:webHidden/>
              </w:rPr>
              <w:fldChar w:fldCharType="end"/>
            </w:r>
          </w:hyperlink>
        </w:p>
        <w:p w14:paraId="2B04D505" w14:textId="05581733" w:rsidR="00710C7C" w:rsidRDefault="002758BE">
          <w:pPr>
            <w:pStyle w:val="TOC3"/>
            <w:tabs>
              <w:tab w:val="right" w:leader="dot" w:pos="8846"/>
            </w:tabs>
            <w:rPr>
              <w:rFonts w:asciiTheme="minorHAnsi" w:eastAsiaTheme="minorEastAsia" w:hAnsiTheme="minorHAnsi"/>
              <w:noProof/>
              <w:sz w:val="22"/>
              <w:lang w:val="en-US"/>
            </w:rPr>
          </w:pPr>
          <w:hyperlink w:anchor="_Toc485884660" w:history="1">
            <w:r w:rsidR="00710C7C" w:rsidRPr="00B2625D">
              <w:rPr>
                <w:rStyle w:val="Hyperlink"/>
                <w:noProof/>
                <w:lang w:val="en-US"/>
              </w:rPr>
              <w:t>June 30 / Epip 6: Martyrdom of St. Aoulimpas the Apostle</w:t>
            </w:r>
            <w:r w:rsidR="00710C7C">
              <w:rPr>
                <w:noProof/>
                <w:webHidden/>
              </w:rPr>
              <w:tab/>
            </w:r>
            <w:r w:rsidR="00710C7C">
              <w:rPr>
                <w:noProof/>
                <w:webHidden/>
              </w:rPr>
              <w:fldChar w:fldCharType="begin"/>
            </w:r>
            <w:r w:rsidR="00710C7C">
              <w:rPr>
                <w:noProof/>
                <w:webHidden/>
              </w:rPr>
              <w:instrText xml:space="preserve"> PAGEREF _Toc485884660 \h </w:instrText>
            </w:r>
            <w:r w:rsidR="00710C7C">
              <w:rPr>
                <w:noProof/>
                <w:webHidden/>
              </w:rPr>
            </w:r>
            <w:r w:rsidR="00710C7C">
              <w:rPr>
                <w:noProof/>
                <w:webHidden/>
              </w:rPr>
              <w:fldChar w:fldCharType="separate"/>
            </w:r>
            <w:r w:rsidR="000E2EAC">
              <w:rPr>
                <w:noProof/>
                <w:webHidden/>
              </w:rPr>
              <w:t>1088</w:t>
            </w:r>
            <w:r w:rsidR="00710C7C">
              <w:rPr>
                <w:noProof/>
                <w:webHidden/>
              </w:rPr>
              <w:fldChar w:fldCharType="end"/>
            </w:r>
          </w:hyperlink>
        </w:p>
        <w:p w14:paraId="79195AF6" w14:textId="272D1F22" w:rsidR="009E261C" w:rsidRDefault="009E261C" w:rsidP="009E261C">
          <w:r>
            <w:rPr>
              <w:b/>
              <w:bCs/>
              <w:noProof/>
            </w:rPr>
            <w:fldChar w:fldCharType="end"/>
          </w:r>
        </w:p>
      </w:sdtContent>
    </w:sdt>
    <w:p w14:paraId="6C0E934F" w14:textId="77777777" w:rsidR="00980D99" w:rsidRDefault="00980D99" w:rsidP="00980D99">
      <w:pPr>
        <w:pStyle w:val="Heading3"/>
      </w:pPr>
      <w:bookmarkStart w:id="1812" w:name="_Toc485884641"/>
      <w:r>
        <w:lastRenderedPageBreak/>
        <w:t>The Apostles' Fast</w:t>
      </w:r>
      <w:bookmarkEnd w:id="1812"/>
    </w:p>
    <w:p w14:paraId="06362FF7" w14:textId="77777777" w:rsidR="00654C55" w:rsidRDefault="00654C55" w:rsidP="00654C55">
      <w:pPr>
        <w:pStyle w:val="Heading4"/>
      </w:pPr>
      <w:bookmarkStart w:id="1813" w:name="_Ref434476183"/>
      <w:r>
        <w:t>The Psali Adam</w:t>
      </w:r>
      <w:r w:rsidR="006C1B94">
        <w:t xml:space="preserve"> for the Apostles’ Fast</w:t>
      </w:r>
      <w:bookmarkEnd w:id="18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814" w:name="_Ref434476204"/>
      <w:r>
        <w:t>The Psali Batos</w:t>
      </w:r>
      <w:r w:rsidR="006C1B94">
        <w:t xml:space="preserve"> for the Apostles’ Fast</w:t>
      </w:r>
      <w:bookmarkEnd w:id="18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815"/>
            <w:r>
              <w:t xml:space="preserve">the </w:t>
            </w:r>
            <w:commentRangeEnd w:id="1815"/>
            <w:r>
              <w:rPr>
                <w:rStyle w:val="CommentReference"/>
              </w:rPr>
              <w:commentReference w:id="1815"/>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D3DF92F" w14:textId="542CE4C0" w:rsidR="00C223F0" w:rsidRDefault="00C223F0" w:rsidP="00C223F0">
      <w:pPr>
        <w:pStyle w:val="Heading4"/>
      </w:pPr>
      <w:r>
        <w:t>The Praxis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C223F0" w:rsidRPr="00AF56AD" w14:paraId="7EF92F7C" w14:textId="77777777" w:rsidTr="00C223F0">
        <w:trPr>
          <w:cantSplit/>
          <w:jc w:val="center"/>
        </w:trPr>
        <w:tc>
          <w:tcPr>
            <w:tcW w:w="288" w:type="dxa"/>
          </w:tcPr>
          <w:p w14:paraId="4D8D6E25" w14:textId="77777777" w:rsidR="00C223F0" w:rsidRDefault="00C223F0" w:rsidP="00C223F0">
            <w:pPr>
              <w:pStyle w:val="CopticCross"/>
            </w:pPr>
          </w:p>
        </w:tc>
        <w:tc>
          <w:tcPr>
            <w:tcW w:w="3960" w:type="dxa"/>
          </w:tcPr>
          <w:p w14:paraId="4E5EEF9E" w14:textId="77777777" w:rsidR="00C223F0" w:rsidRDefault="00C223F0" w:rsidP="00C223F0">
            <w:pPr>
              <w:pStyle w:val="EngHang"/>
            </w:pPr>
            <w:r>
              <w:t>Rejoice O Mary,</w:t>
            </w:r>
          </w:p>
          <w:p w14:paraId="5C9934EA" w14:textId="77777777" w:rsidR="00C223F0" w:rsidRDefault="00C223F0" w:rsidP="00C223F0">
            <w:pPr>
              <w:pStyle w:val="EngHang"/>
            </w:pPr>
            <w:r>
              <w:t>the fair dove,</w:t>
            </w:r>
          </w:p>
          <w:p w14:paraId="68F47AF9" w14:textId="77777777" w:rsidR="00C223F0" w:rsidRDefault="00C223F0" w:rsidP="00C223F0">
            <w:pPr>
              <w:pStyle w:val="EngHang"/>
            </w:pPr>
            <w:r w:rsidRPr="004B5E8A">
              <w:t>who has</w:t>
            </w:r>
            <w:r>
              <w:t xml:space="preserve"> borne unto us</w:t>
            </w:r>
          </w:p>
          <w:p w14:paraId="73175291" w14:textId="146B06E7" w:rsidR="00C223F0" w:rsidRDefault="00C223F0" w:rsidP="00C223F0">
            <w:pPr>
              <w:pStyle w:val="EngHangEnd"/>
            </w:pPr>
            <w:r w:rsidRPr="004B5E8A">
              <w:t>God the Logos.</w:t>
            </w:r>
          </w:p>
        </w:tc>
        <w:tc>
          <w:tcPr>
            <w:tcW w:w="288" w:type="dxa"/>
          </w:tcPr>
          <w:p w14:paraId="60C772BE" w14:textId="77777777" w:rsidR="00C223F0" w:rsidRDefault="00C223F0" w:rsidP="00C223F0"/>
        </w:tc>
        <w:tc>
          <w:tcPr>
            <w:tcW w:w="288" w:type="dxa"/>
          </w:tcPr>
          <w:p w14:paraId="5E89DCC8" w14:textId="77777777" w:rsidR="00C223F0" w:rsidRDefault="00C223F0" w:rsidP="00C223F0">
            <w:pPr>
              <w:pStyle w:val="CopticCross"/>
            </w:pPr>
          </w:p>
        </w:tc>
        <w:tc>
          <w:tcPr>
            <w:tcW w:w="3960" w:type="dxa"/>
          </w:tcPr>
          <w:p w14:paraId="55399B10" w14:textId="77777777" w:rsidR="00C223F0" w:rsidRDefault="00C223F0" w:rsidP="00C223F0">
            <w:pPr>
              <w:pStyle w:val="CopticVersemulti-line"/>
            </w:pPr>
            <w:r>
              <w:t>Ⲭⲉⲣⲉ ⲛⲉ ⲙⲁⲣⲓⲁ:</w:t>
            </w:r>
          </w:p>
          <w:p w14:paraId="430C54A1" w14:textId="77777777" w:rsidR="00C223F0" w:rsidRDefault="00C223F0" w:rsidP="00C223F0">
            <w:pPr>
              <w:pStyle w:val="CopticVersemulti-line"/>
            </w:pPr>
            <w:r>
              <w:t>Ϯ ϭⲣⲟⲙⲡⲓ ⲉⲑⲛⲉⲥⲱⲥ:</w:t>
            </w:r>
          </w:p>
          <w:p w14:paraId="7F581169" w14:textId="77777777" w:rsidR="00C223F0" w:rsidRDefault="00C223F0" w:rsidP="00C223F0">
            <w:pPr>
              <w:pStyle w:val="CopticVersemulti-line"/>
            </w:pPr>
            <w:r>
              <w:t>ⲑⲏⲉ̀ⲧⲁⲥⲙⲓⲥⲓ ⲛⲁⲛ:</w:t>
            </w:r>
          </w:p>
          <w:p w14:paraId="038ACD78" w14:textId="5B2624FC" w:rsidR="00C223F0" w:rsidRPr="00AF56AD" w:rsidRDefault="00C223F0" w:rsidP="00C223F0">
            <w:pPr>
              <w:pStyle w:val="CopticVerse"/>
            </w:pPr>
            <w:r>
              <w:t>ⲙ̀Ⲫⲛⲟⲩϯ ⲡⲓⲗⲁⲅⲟⲥ.</w:t>
            </w:r>
          </w:p>
        </w:tc>
      </w:tr>
      <w:tr w:rsidR="00C223F0" w:rsidRPr="00AF56AD" w14:paraId="6319422B" w14:textId="77777777" w:rsidTr="00C223F0">
        <w:trPr>
          <w:cantSplit/>
          <w:jc w:val="center"/>
        </w:trPr>
        <w:tc>
          <w:tcPr>
            <w:tcW w:w="288" w:type="dxa"/>
          </w:tcPr>
          <w:p w14:paraId="389F9F69" w14:textId="77777777" w:rsidR="00C223F0" w:rsidRDefault="00C223F0" w:rsidP="00C223F0">
            <w:pPr>
              <w:pStyle w:val="CopticCross"/>
            </w:pPr>
          </w:p>
        </w:tc>
        <w:tc>
          <w:tcPr>
            <w:tcW w:w="3960" w:type="dxa"/>
          </w:tcPr>
          <w:p w14:paraId="4296F6D1" w14:textId="4A7E7411" w:rsidR="00C223F0" w:rsidRDefault="00C223F0" w:rsidP="00C223F0">
            <w:pPr>
              <w:pStyle w:val="EngHang"/>
            </w:pPr>
            <w:r>
              <w:t>Hail to my lords and fathers,</w:t>
            </w:r>
          </w:p>
          <w:p w14:paraId="70379E78" w14:textId="6AEC3025" w:rsidR="00C223F0" w:rsidRDefault="00C223F0" w:rsidP="00C223F0">
            <w:pPr>
              <w:pStyle w:val="EngHang"/>
            </w:pPr>
            <w:r>
              <w:t>The Apostles,</w:t>
            </w:r>
          </w:p>
          <w:p w14:paraId="01FFF774" w14:textId="0D463B9B" w:rsidR="00C223F0" w:rsidRDefault="00C223F0" w:rsidP="00C223F0">
            <w:pPr>
              <w:pStyle w:val="EngHang"/>
            </w:pPr>
            <w:r>
              <w:t>Hail to the Disciples</w:t>
            </w:r>
          </w:p>
          <w:p w14:paraId="3487759C" w14:textId="7D38578D" w:rsidR="00C223F0" w:rsidRDefault="00C223F0" w:rsidP="00C223F0">
            <w:pPr>
              <w:pStyle w:val="EngHangEnd"/>
            </w:pPr>
            <w:r>
              <w:t>Of our Lord, Jesus Christ.</w:t>
            </w:r>
          </w:p>
        </w:tc>
        <w:tc>
          <w:tcPr>
            <w:tcW w:w="288" w:type="dxa"/>
          </w:tcPr>
          <w:p w14:paraId="4BB7B8AA" w14:textId="77777777" w:rsidR="00C223F0" w:rsidRDefault="00C223F0" w:rsidP="00C223F0"/>
        </w:tc>
        <w:tc>
          <w:tcPr>
            <w:tcW w:w="288" w:type="dxa"/>
          </w:tcPr>
          <w:p w14:paraId="6234272D" w14:textId="77777777" w:rsidR="00C223F0" w:rsidRDefault="00C223F0" w:rsidP="00C223F0">
            <w:pPr>
              <w:pStyle w:val="CopticCross"/>
            </w:pPr>
          </w:p>
        </w:tc>
        <w:tc>
          <w:tcPr>
            <w:tcW w:w="3960" w:type="dxa"/>
          </w:tcPr>
          <w:p w14:paraId="05CFC5E3" w14:textId="77777777" w:rsidR="00C223F0" w:rsidRDefault="00C223F0" w:rsidP="00C223F0">
            <w:pPr>
              <w:pStyle w:val="CopticVersemulti-line"/>
            </w:pPr>
            <w:r>
              <w:t>Ⲭⲉⲣⲉ Ⲓⲱⲁⲛⲛⲏⲥ:</w:t>
            </w:r>
          </w:p>
          <w:p w14:paraId="0EE75575" w14:textId="77777777" w:rsidR="00C223F0" w:rsidRDefault="00C223F0" w:rsidP="00C223F0">
            <w:pPr>
              <w:pStyle w:val="CopticVersemulti-line"/>
            </w:pPr>
            <w:r>
              <w:t>ⲡⲓⲛⲓϣϯ ⲙ̀ⲡ̀ⲣⲟⲇⲣⲟⲙⲟⲥ:</w:t>
            </w:r>
          </w:p>
          <w:p w14:paraId="5BC621A0" w14:textId="77777777" w:rsidR="00C223F0" w:rsidRDefault="00C223F0" w:rsidP="00C223F0">
            <w:pPr>
              <w:pStyle w:val="CopticVersemulti-line"/>
            </w:pPr>
            <w:r>
              <w:t>ⲭⲉⲣⲉ ⲡⲓⲟⲩⲏⲃ</w:t>
            </w:r>
          </w:p>
          <w:p w14:paraId="5B04D2D6" w14:textId="77777777" w:rsidR="00C223F0" w:rsidRDefault="00C223F0" w:rsidP="00C223F0">
            <w:pPr>
              <w:pStyle w:val="CopticHangingVerse"/>
            </w:pPr>
            <w:r>
              <w:t>ⲛ̀ⲥⲩⲅⲅⲉⲛⲏⲥ ⲛⲈⲙⲙⲁⲛⲟⲩⲏⲗ.</w:t>
            </w:r>
          </w:p>
        </w:tc>
      </w:tr>
      <w:tr w:rsidR="00C223F0" w:rsidRPr="00AF56AD" w14:paraId="5971AB55" w14:textId="77777777" w:rsidTr="00C223F0">
        <w:trPr>
          <w:cantSplit/>
          <w:jc w:val="center"/>
        </w:trPr>
        <w:tc>
          <w:tcPr>
            <w:tcW w:w="288" w:type="dxa"/>
          </w:tcPr>
          <w:p w14:paraId="5B0C5113" w14:textId="77777777" w:rsidR="00C223F0" w:rsidRDefault="00C223F0" w:rsidP="00C223F0">
            <w:pPr>
              <w:pStyle w:val="CopticCross"/>
            </w:pPr>
          </w:p>
        </w:tc>
        <w:tc>
          <w:tcPr>
            <w:tcW w:w="3960" w:type="dxa"/>
          </w:tcPr>
          <w:p w14:paraId="028F1D7F" w14:textId="77777777" w:rsidR="00C223F0" w:rsidRDefault="00C223F0" w:rsidP="00C223F0">
            <w:pPr>
              <w:pStyle w:val="EngHang"/>
            </w:pPr>
            <w:r>
              <w:t>You are in truth blessed,</w:t>
            </w:r>
          </w:p>
          <w:p w14:paraId="476B5193" w14:textId="77777777" w:rsidR="00C223F0" w:rsidRDefault="00C223F0" w:rsidP="00C223F0">
            <w:pPr>
              <w:pStyle w:val="EngHang"/>
            </w:pPr>
            <w:r>
              <w:t>With Your good Father,</w:t>
            </w:r>
          </w:p>
          <w:p w14:paraId="7B255655" w14:textId="77777777" w:rsidR="00C223F0" w:rsidRDefault="00C223F0" w:rsidP="00C223F0">
            <w:pPr>
              <w:pStyle w:val="EngHang"/>
            </w:pPr>
            <w:r>
              <w:t>And the Holy Spirit,</w:t>
            </w:r>
          </w:p>
          <w:p w14:paraId="626DFB3B" w14:textId="77777777" w:rsidR="00C223F0" w:rsidRDefault="00C223F0" w:rsidP="00C223F0">
            <w:pPr>
              <w:pStyle w:val="EngHangEnd"/>
            </w:pPr>
            <w:r>
              <w:t>For you have been born and saved us.</w:t>
            </w:r>
          </w:p>
        </w:tc>
        <w:tc>
          <w:tcPr>
            <w:tcW w:w="288" w:type="dxa"/>
          </w:tcPr>
          <w:p w14:paraId="304BE61E" w14:textId="77777777" w:rsidR="00C223F0" w:rsidRDefault="00C223F0" w:rsidP="00C223F0"/>
        </w:tc>
        <w:tc>
          <w:tcPr>
            <w:tcW w:w="288" w:type="dxa"/>
          </w:tcPr>
          <w:p w14:paraId="6AC7E503" w14:textId="77777777" w:rsidR="00C223F0" w:rsidRDefault="00C223F0" w:rsidP="00C223F0">
            <w:pPr>
              <w:pStyle w:val="CopticCross"/>
            </w:pPr>
          </w:p>
        </w:tc>
        <w:tc>
          <w:tcPr>
            <w:tcW w:w="3960" w:type="dxa"/>
          </w:tcPr>
          <w:p w14:paraId="11A9954F" w14:textId="77777777" w:rsidR="00C223F0" w:rsidRDefault="00C223F0" w:rsidP="00C223F0">
            <w:pPr>
              <w:pStyle w:val="CopticVersemulti-line"/>
            </w:pPr>
            <w:r>
              <w:t>Ⲕⲥ̀ⲙⲁⲣⲱⲟⲩⲧ ⲁ̀ⲗⲏⲑⲟⲥ:</w:t>
            </w:r>
          </w:p>
          <w:p w14:paraId="31D1BCDC" w14:textId="77777777" w:rsidR="00C223F0" w:rsidRDefault="00C223F0" w:rsidP="00C223F0">
            <w:pPr>
              <w:pStyle w:val="CopticVersemulti-line"/>
            </w:pPr>
            <w:r>
              <w:t>ⲛⲉⲙ Ⲡⲉⲕⲓⲱⲧ ⲛ̀ⲁ̀ⲅⲁⲑⲟⲥ:</w:t>
            </w:r>
          </w:p>
          <w:p w14:paraId="5647107F" w14:textId="77777777" w:rsidR="00C223F0" w:rsidRDefault="00C223F0" w:rsidP="00C223F0">
            <w:pPr>
              <w:pStyle w:val="CopticVersemulti-line"/>
            </w:pPr>
            <w:r>
              <w:t>ⲛⲉⲙ Ⲡⲓⲡ̀ⲛⲉⲩⲙⲁ ⲉⲑⲟⲩⲁⲃ:</w:t>
            </w:r>
          </w:p>
          <w:p w14:paraId="7F50CA66" w14:textId="77777777" w:rsidR="00C223F0" w:rsidRPr="00AF56AD" w:rsidRDefault="00C223F0" w:rsidP="00C223F0">
            <w:pPr>
              <w:pStyle w:val="CopticHangingVerse"/>
            </w:pPr>
            <w:r>
              <w:t>ϫⲉ ⲁⲩⲙⲁⲥⲕ ⲁⲕⲥⲱϯ ⲙ̀ⲙⲟⲛ.</w:t>
            </w:r>
          </w:p>
        </w:tc>
      </w:tr>
    </w:tbl>
    <w:p w14:paraId="4F28875B" w14:textId="741FFD98" w:rsidR="00BC01FE" w:rsidRPr="00D62D89" w:rsidRDefault="00D62D89" w:rsidP="00BC01FE">
      <w:pPr>
        <w:pStyle w:val="Heading4"/>
        <w:rPr>
          <w:rFonts w:ascii="Segoe UI Historic" w:hAnsi="Segoe UI Historic" w:cs="Segoe UI Historic"/>
          <w:lang w:val="en-US"/>
        </w:rPr>
      </w:pPr>
      <w:r>
        <w:lastRenderedPageBreak/>
        <w:t>O</w:t>
      </w:r>
      <w:r w:rsidR="00BC01FE">
        <w:t xml:space="preserve"> Men Abord the </w:t>
      </w:r>
      <w:r>
        <w:t>Ships</w:t>
      </w:r>
    </w:p>
    <w:p w14:paraId="0ADC92A2" w14:textId="446BD349" w:rsidR="00BC01FE" w:rsidRPr="00BC01FE" w:rsidRDefault="00BC01FE" w:rsidP="00BC01FE">
      <w:pPr>
        <w:pStyle w:val="Rubric"/>
        <w:rPr>
          <w:lang w:val="en-US"/>
        </w:rPr>
      </w:pPr>
      <w:r>
        <w:rPr>
          <w:lang w:val="en-US"/>
        </w:rPr>
        <w:t>This may be chanted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C01FE" w:rsidRPr="00AF56AD" w14:paraId="4E20BE97" w14:textId="77777777" w:rsidTr="00C223F0">
        <w:trPr>
          <w:cantSplit/>
          <w:jc w:val="center"/>
        </w:trPr>
        <w:tc>
          <w:tcPr>
            <w:tcW w:w="288" w:type="dxa"/>
          </w:tcPr>
          <w:p w14:paraId="60DD9289" w14:textId="77777777" w:rsidR="00BC01FE" w:rsidRDefault="00BC01FE" w:rsidP="00BC01FE">
            <w:pPr>
              <w:pStyle w:val="CopticCross"/>
            </w:pPr>
          </w:p>
        </w:tc>
        <w:tc>
          <w:tcPr>
            <w:tcW w:w="3960" w:type="dxa"/>
          </w:tcPr>
          <w:p w14:paraId="05979D81" w14:textId="52690824" w:rsidR="00BC01FE" w:rsidRDefault="00BC01FE" w:rsidP="00BC01FE">
            <w:pPr>
              <w:pStyle w:val="EngHang"/>
            </w:pPr>
            <w:r>
              <w:t>O Men aboard the ships,</w:t>
            </w:r>
          </w:p>
          <w:p w14:paraId="226A2472" w14:textId="29BC65DF" w:rsidR="00BC01FE" w:rsidRDefault="00BC01FE" w:rsidP="00BC01FE">
            <w:pPr>
              <w:pStyle w:val="EngHang"/>
            </w:pPr>
            <w:r>
              <w:t>Sailing upon the sea,</w:t>
            </w:r>
          </w:p>
          <w:p w14:paraId="3B9CDCD3" w14:textId="70227AF5" w:rsidR="00BC01FE" w:rsidRDefault="00BC01FE" w:rsidP="00BC01FE">
            <w:pPr>
              <w:pStyle w:val="EngHang"/>
            </w:pPr>
            <w:r>
              <w:t>Come and follow me,</w:t>
            </w:r>
          </w:p>
          <w:p w14:paraId="03D54206" w14:textId="714B1F9D" w:rsidR="00BC01FE" w:rsidRDefault="00BC01FE" w:rsidP="00BC01FE">
            <w:pPr>
              <w:pStyle w:val="EngHangEnd"/>
            </w:pPr>
            <w:r>
              <w:t>That I might make you fishers of men</w:t>
            </w:r>
            <w:r w:rsidRPr="004B5E8A">
              <w:t>.</w:t>
            </w:r>
          </w:p>
        </w:tc>
        <w:tc>
          <w:tcPr>
            <w:tcW w:w="288" w:type="dxa"/>
          </w:tcPr>
          <w:p w14:paraId="27528978" w14:textId="77777777" w:rsidR="00BC01FE" w:rsidRDefault="00BC01FE" w:rsidP="00BC01FE"/>
        </w:tc>
        <w:tc>
          <w:tcPr>
            <w:tcW w:w="288" w:type="dxa"/>
          </w:tcPr>
          <w:p w14:paraId="2470774B" w14:textId="77777777" w:rsidR="00BC01FE" w:rsidRDefault="00BC01FE" w:rsidP="00BC01FE">
            <w:pPr>
              <w:pStyle w:val="CopticCross"/>
            </w:pPr>
          </w:p>
        </w:tc>
        <w:tc>
          <w:tcPr>
            <w:tcW w:w="3960" w:type="dxa"/>
          </w:tcPr>
          <w:p w14:paraId="79CA1776" w14:textId="77777777" w:rsidR="00BC01FE" w:rsidRDefault="00BC01FE" w:rsidP="00BC01FE">
            <w:pPr>
              <w:pStyle w:val="CopticVersemulti-line"/>
            </w:pPr>
            <w:r>
              <w:t>Ⲛⲓⲣⲱⲙⲓ ⲉⲧⲧⲁⲗⲏⲟⲩⲧ ⲉ̀ⲛⲓⲉ̀ϫⲏⲟⲩ</w:t>
            </w:r>
          </w:p>
          <w:p w14:paraId="7F2D076B" w14:textId="727B2868" w:rsidR="00BC01FE" w:rsidRDefault="00BC01FE" w:rsidP="00BC01FE">
            <w:pPr>
              <w:pStyle w:val="CopticVersemulti-line"/>
            </w:pPr>
            <w:r>
              <w:t>ⲛⲏⲉ̀ⲧⲉⲣϩⲱⲧ ϩⲓ ⲑⲁⲗⲁⲥⲥⲁ ⲁ̀ⲙⲱⲓⲛⲓ</w:t>
            </w:r>
          </w:p>
          <w:p w14:paraId="5B5F4A13" w14:textId="77777777" w:rsidR="00BC01FE" w:rsidRDefault="00BC01FE" w:rsidP="00BC01FE">
            <w:pPr>
              <w:pStyle w:val="CopticVersemulti-line"/>
            </w:pPr>
            <w:r>
              <w:t>ⲟⲩⲁϩⲑⲏⲛⲟⲩ ⲛ̀ⲥⲱⲓ ⲛ̀ⲧⲁⲉⲣⲑⲏⲛⲟⲩ</w:t>
            </w:r>
          </w:p>
          <w:p w14:paraId="771A7C55" w14:textId="1AD9D67E" w:rsidR="00BC01FE" w:rsidRPr="00AF56AD" w:rsidRDefault="00BC01FE" w:rsidP="00BC01FE">
            <w:pPr>
              <w:pStyle w:val="CopticVerse"/>
            </w:pPr>
            <w:r>
              <w:t>ⲛ̀ⲟⲩⲟ̀ϩⲓ ⲛ̀ⲣⲉϥⲧⲁϩⲉⲣⲱⲙⲓ.</w:t>
            </w:r>
          </w:p>
        </w:tc>
      </w:tr>
      <w:tr w:rsidR="00BC01FE" w:rsidRPr="00AF56AD" w14:paraId="48D8A520" w14:textId="77777777" w:rsidTr="00C223F0">
        <w:trPr>
          <w:cantSplit/>
          <w:jc w:val="center"/>
        </w:trPr>
        <w:tc>
          <w:tcPr>
            <w:tcW w:w="288" w:type="dxa"/>
          </w:tcPr>
          <w:p w14:paraId="593C8E7B" w14:textId="77777777" w:rsidR="00BC01FE" w:rsidRDefault="00BC01FE" w:rsidP="00BC01FE">
            <w:pPr>
              <w:pStyle w:val="CopticCross"/>
            </w:pPr>
          </w:p>
        </w:tc>
        <w:tc>
          <w:tcPr>
            <w:tcW w:w="3960" w:type="dxa"/>
          </w:tcPr>
          <w:p w14:paraId="5183BB01" w14:textId="77777777" w:rsidR="00BC01FE" w:rsidRDefault="00BC01FE" w:rsidP="00BC01FE">
            <w:pPr>
              <w:pStyle w:val="EngHang"/>
            </w:pPr>
            <w:r>
              <w:t>That which you bind on earth</w:t>
            </w:r>
          </w:p>
          <w:p w14:paraId="5B598AE9" w14:textId="7B3FDB61" w:rsidR="00BC01FE" w:rsidRDefault="00BC01FE" w:rsidP="00BC01FE">
            <w:pPr>
              <w:pStyle w:val="EngHang"/>
            </w:pPr>
            <w:r>
              <w:t>Will be bound in the heavens,</w:t>
            </w:r>
          </w:p>
          <w:p w14:paraId="5BD00CC0" w14:textId="7C8AE5E8" w:rsidR="00BC01FE" w:rsidRDefault="00BC01FE" w:rsidP="00BC01FE">
            <w:pPr>
              <w:pStyle w:val="EngHang"/>
            </w:pPr>
            <w:r>
              <w:t>And that which you loose on earth</w:t>
            </w:r>
          </w:p>
          <w:p w14:paraId="355BE0EB" w14:textId="28842FCB" w:rsidR="00BC01FE" w:rsidRDefault="00BC01FE" w:rsidP="00BC01FE">
            <w:pPr>
              <w:pStyle w:val="EngHangEnd"/>
            </w:pPr>
            <w:r>
              <w:t>Will bee loosed in Heaven.</w:t>
            </w:r>
          </w:p>
        </w:tc>
        <w:tc>
          <w:tcPr>
            <w:tcW w:w="288" w:type="dxa"/>
          </w:tcPr>
          <w:p w14:paraId="20D060E1" w14:textId="77777777" w:rsidR="00BC01FE" w:rsidRDefault="00BC01FE" w:rsidP="00BC01FE"/>
        </w:tc>
        <w:tc>
          <w:tcPr>
            <w:tcW w:w="288" w:type="dxa"/>
          </w:tcPr>
          <w:p w14:paraId="7521527B" w14:textId="77777777" w:rsidR="00BC01FE" w:rsidRDefault="00BC01FE" w:rsidP="00BC01FE">
            <w:pPr>
              <w:pStyle w:val="CopticCross"/>
            </w:pPr>
          </w:p>
        </w:tc>
        <w:tc>
          <w:tcPr>
            <w:tcW w:w="3960" w:type="dxa"/>
          </w:tcPr>
          <w:p w14:paraId="06121188" w14:textId="77777777" w:rsidR="00BC01FE" w:rsidRDefault="00BC01FE" w:rsidP="00BC01FE">
            <w:pPr>
              <w:pStyle w:val="CopticVersemulti-line"/>
            </w:pPr>
            <w:r>
              <w:t>Ϫⲉ ⲛⲏⲉ̀ⲧⲉⲧⲉⲛⲛⲁⲥⲟⲛϩⲟⲩ ϩⲓϫⲉⲛ ⲡⲓⲕⲁϩⲓ</w:t>
            </w:r>
          </w:p>
          <w:p w14:paraId="0B43A97E" w14:textId="77777777" w:rsidR="00BC01FE" w:rsidRDefault="00BC01FE" w:rsidP="00BC01FE">
            <w:pPr>
              <w:pStyle w:val="CopticVersemulti-line"/>
            </w:pPr>
            <w:r>
              <w:t>ⲉⲩⲉ̀ϣⲱⲡⲓ ⲉⲩⲥⲟⲛϩ ϧⲉⲛ ⲛⲓⲫⲏⲟⲩⲓ</w:t>
            </w:r>
          </w:p>
          <w:p w14:paraId="5666A4EC" w14:textId="77777777" w:rsidR="00BC01FE" w:rsidRDefault="00BC01FE" w:rsidP="00BC01FE">
            <w:pPr>
              <w:pStyle w:val="CopticVersemulti-line"/>
            </w:pPr>
            <w:r>
              <w:t>ⲟⲩⲟϩ ⲛⲏⲉ̀ⲧⲉⲧⲉⲛⲛⲁⲃⲟⲗⲟⲩ ⲉ̀ⲃⲟⲗ ϩⲓϫⲉⲛ ⲡⲓⲕⲁϩⲓ</w:t>
            </w:r>
          </w:p>
          <w:p w14:paraId="415DDC49" w14:textId="2747C172" w:rsidR="00BC01FE" w:rsidRDefault="00BC01FE" w:rsidP="00BC01FE">
            <w:pPr>
              <w:pStyle w:val="CopticHangingVerse"/>
            </w:pPr>
            <w:r>
              <w:t>ⲉⲩⲉ̀ϣⲱⲡⲓ ⲉⲩⲃⲏⲗ ϧⲉⲛ ⲛⲓⲫⲏⲟⲩ.</w:t>
            </w:r>
          </w:p>
        </w:tc>
      </w:tr>
    </w:tbl>
    <w:p w14:paraId="5755689B" w14:textId="78BB7F63" w:rsidR="00BC01FE" w:rsidRDefault="00906FD2" w:rsidP="00906FD2">
      <w:pPr>
        <w:pStyle w:val="Rubric"/>
      </w:pPr>
      <w:r>
        <w:t>The hymn may be continued with the Doxology of the Apostles</w:t>
      </w:r>
    </w:p>
    <w:p w14:paraId="4BC9676A" w14:textId="66D63244" w:rsidR="00906FD2" w:rsidRDefault="00906FD2" w:rsidP="00906FD2">
      <w:pPr>
        <w:pStyle w:val="Heading4"/>
        <w:rPr>
          <w:lang w:val="en-US"/>
        </w:rPr>
      </w:pPr>
      <w:r>
        <w:t>You Stood By Me</w:t>
      </w:r>
    </w:p>
    <w:p w14:paraId="08911A9D" w14:textId="41188390" w:rsidR="00906FD2" w:rsidRPr="00BC01FE" w:rsidRDefault="00906FD2" w:rsidP="00906FD2">
      <w:pPr>
        <w:pStyle w:val="Rubric"/>
        <w:rPr>
          <w:lang w:val="en-US"/>
        </w:rPr>
      </w:pPr>
      <w:r>
        <w:rPr>
          <w:lang w:val="en-US"/>
        </w:rPr>
        <w:t>Also after the reading of the Synaxarium.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906FD2" w:rsidRPr="00AF56AD" w14:paraId="3E9BED93" w14:textId="77777777" w:rsidTr="00906FD2">
        <w:trPr>
          <w:cantSplit/>
          <w:jc w:val="center"/>
        </w:trPr>
        <w:tc>
          <w:tcPr>
            <w:tcW w:w="288" w:type="dxa"/>
          </w:tcPr>
          <w:p w14:paraId="41B6A8FD" w14:textId="77777777" w:rsidR="00906FD2" w:rsidRDefault="00906FD2" w:rsidP="00906FD2">
            <w:pPr>
              <w:pStyle w:val="CopticCross"/>
            </w:pPr>
          </w:p>
        </w:tc>
        <w:tc>
          <w:tcPr>
            <w:tcW w:w="3960" w:type="dxa"/>
          </w:tcPr>
          <w:p w14:paraId="0E7B38A2" w14:textId="3C0E3E7F" w:rsidR="00906FD2" w:rsidRDefault="00906FD2" w:rsidP="00906FD2">
            <w:pPr>
              <w:pStyle w:val="EngHang"/>
            </w:pPr>
            <w:r>
              <w:t>I will establish with you—</w:t>
            </w:r>
          </w:p>
          <w:p w14:paraId="5BFED2B8" w14:textId="4CA10E33" w:rsidR="00906FD2" w:rsidRDefault="00906FD2" w:rsidP="00906FD2">
            <w:pPr>
              <w:pStyle w:val="EngHang"/>
            </w:pPr>
            <w:r>
              <w:t>You who stood by Me</w:t>
            </w:r>
          </w:p>
          <w:p w14:paraId="59AA9AA9" w14:textId="53DD83C1" w:rsidR="00906FD2" w:rsidRDefault="00906FD2" w:rsidP="00906FD2">
            <w:pPr>
              <w:pStyle w:val="EngHang"/>
            </w:pPr>
            <w:r>
              <w:t>In My temptations—</w:t>
            </w:r>
          </w:p>
          <w:p w14:paraId="2838504E" w14:textId="25DF4FD0" w:rsidR="00906FD2" w:rsidRDefault="00906FD2" w:rsidP="00906FD2">
            <w:pPr>
              <w:pStyle w:val="EngHangEnd"/>
            </w:pPr>
            <w:r>
              <w:t>My holy covenant, forever.</w:t>
            </w:r>
          </w:p>
        </w:tc>
        <w:tc>
          <w:tcPr>
            <w:tcW w:w="288" w:type="dxa"/>
          </w:tcPr>
          <w:p w14:paraId="136D95AF" w14:textId="77777777" w:rsidR="00906FD2" w:rsidRDefault="00906FD2" w:rsidP="00906FD2"/>
        </w:tc>
        <w:tc>
          <w:tcPr>
            <w:tcW w:w="288" w:type="dxa"/>
          </w:tcPr>
          <w:p w14:paraId="6E1409C7" w14:textId="77777777" w:rsidR="00906FD2" w:rsidRDefault="00906FD2" w:rsidP="00906FD2">
            <w:pPr>
              <w:pStyle w:val="CopticCross"/>
            </w:pPr>
          </w:p>
        </w:tc>
        <w:tc>
          <w:tcPr>
            <w:tcW w:w="3960" w:type="dxa"/>
          </w:tcPr>
          <w:p w14:paraId="2CA3268D" w14:textId="77777777" w:rsidR="00906FD2" w:rsidRDefault="00906FD2" w:rsidP="00906FD2">
            <w:pPr>
              <w:pStyle w:val="CopticVersemulti-line"/>
            </w:pPr>
            <w:r>
              <w:t>Ⲛⲑⲱⲧⲉⲛ ⲇⲉ ϧⲁ ⲛⲏⲉⲧⲁⲩⲟ̀ϩⲓ</w:t>
            </w:r>
          </w:p>
          <w:p w14:paraId="2B1A445A" w14:textId="77777777" w:rsidR="00906FD2" w:rsidRDefault="00906FD2" w:rsidP="00906FD2">
            <w:pPr>
              <w:pStyle w:val="CopticVersemulti-line"/>
            </w:pPr>
            <w:r>
              <w:t>ⲛⲉⲙⲏⲓ ϧⲉⲛ ⲡⲁⲡⲓⲣⲁⲥⲙⲟⲥ</w:t>
            </w:r>
          </w:p>
          <w:p w14:paraId="0138A40D" w14:textId="1083CB48" w:rsidR="00906FD2" w:rsidRDefault="00906FD2" w:rsidP="00906FD2">
            <w:pPr>
              <w:pStyle w:val="CopticVersemulti-line"/>
            </w:pPr>
            <w:r>
              <w:t>ϯⲛⲁⲥⲉⲙⲛⲓ ⲛⲉⲙⲱⲧⲉⲛ</w:t>
            </w:r>
          </w:p>
          <w:p w14:paraId="04F1782C" w14:textId="6F48AE6D" w:rsidR="00906FD2" w:rsidRPr="00AF56AD" w:rsidRDefault="00906FD2" w:rsidP="00906FD2">
            <w:pPr>
              <w:pStyle w:val="CopticVerse"/>
            </w:pPr>
            <w:r>
              <w:t>ⲛ̀ⲧⲁⲇⲓⲁⲑⲏⲕⲏ ⲉⲑⲟⲩⲁⲃⲉ ϣⲁ ⲉ̀ⲛ̀ϩ.</w:t>
            </w:r>
          </w:p>
        </w:tc>
      </w:tr>
      <w:tr w:rsidR="00906FD2" w:rsidRPr="00AF56AD" w14:paraId="3ED26871" w14:textId="77777777" w:rsidTr="00906FD2">
        <w:trPr>
          <w:cantSplit/>
          <w:jc w:val="center"/>
        </w:trPr>
        <w:tc>
          <w:tcPr>
            <w:tcW w:w="288" w:type="dxa"/>
          </w:tcPr>
          <w:p w14:paraId="7EF60614" w14:textId="77777777" w:rsidR="00906FD2" w:rsidRDefault="00906FD2" w:rsidP="00906FD2">
            <w:pPr>
              <w:pStyle w:val="CopticCross"/>
            </w:pPr>
          </w:p>
        </w:tc>
        <w:tc>
          <w:tcPr>
            <w:tcW w:w="3960" w:type="dxa"/>
          </w:tcPr>
          <w:p w14:paraId="2EAF0ED9" w14:textId="7ECD6375" w:rsidR="00906FD2" w:rsidRDefault="00906FD2" w:rsidP="00906FD2">
            <w:pPr>
              <w:pStyle w:val="EngHang"/>
            </w:pPr>
            <w:r>
              <w:t>I invite you to eat with Me</w:t>
            </w:r>
          </w:p>
          <w:p w14:paraId="286D85A1" w14:textId="219169AB" w:rsidR="00906FD2" w:rsidRDefault="00906FD2" w:rsidP="00906FD2">
            <w:pPr>
              <w:pStyle w:val="EngHang"/>
            </w:pPr>
            <w:r>
              <w:t>On My table in the Kingdom.</w:t>
            </w:r>
          </w:p>
          <w:p w14:paraId="628F827C" w14:textId="343D8BE3" w:rsidR="00906FD2" w:rsidRDefault="00906FD2" w:rsidP="00906FD2">
            <w:pPr>
              <w:pStyle w:val="EngHang"/>
            </w:pPr>
            <w:r>
              <w:t>I will set you upon tweleve thrones;</w:t>
            </w:r>
          </w:p>
          <w:p w14:paraId="0CD9799F" w14:textId="3D51A2EC" w:rsidR="00906FD2" w:rsidRDefault="00906FD2" w:rsidP="00906FD2">
            <w:pPr>
              <w:pStyle w:val="EngHangEnd"/>
            </w:pPr>
            <w:r>
              <w:t>You will judge the twelve tribes.</w:t>
            </w:r>
          </w:p>
        </w:tc>
        <w:tc>
          <w:tcPr>
            <w:tcW w:w="288" w:type="dxa"/>
          </w:tcPr>
          <w:p w14:paraId="0E1B73A0" w14:textId="77777777" w:rsidR="00906FD2" w:rsidRDefault="00906FD2" w:rsidP="00906FD2"/>
        </w:tc>
        <w:tc>
          <w:tcPr>
            <w:tcW w:w="288" w:type="dxa"/>
          </w:tcPr>
          <w:p w14:paraId="4E2F70B4" w14:textId="77777777" w:rsidR="00906FD2" w:rsidRDefault="00906FD2" w:rsidP="00906FD2">
            <w:pPr>
              <w:pStyle w:val="CopticCross"/>
            </w:pPr>
          </w:p>
        </w:tc>
        <w:tc>
          <w:tcPr>
            <w:tcW w:w="3960" w:type="dxa"/>
          </w:tcPr>
          <w:p w14:paraId="371F8729" w14:textId="77777777" w:rsidR="00906FD2" w:rsidRDefault="00906FD2" w:rsidP="00906FD2">
            <w:pPr>
              <w:pStyle w:val="CopticVersemulti-line"/>
            </w:pPr>
            <w:r>
              <w:t>Ϯⲛⲁⲑ̀ⲣⲉⲧⲉⲧⲉⲛⲟⲩⲱⲙ ⲛⲉⲙⲏⲓ</w:t>
            </w:r>
          </w:p>
          <w:p w14:paraId="43DDDC91" w14:textId="0FCC993E" w:rsidR="00906FD2" w:rsidRDefault="00906FD2" w:rsidP="00906FD2">
            <w:pPr>
              <w:pStyle w:val="CopticVersemulti-line"/>
            </w:pPr>
            <w:r>
              <w:t>ϩⲓϫⲉⲛ ⲧⲁⲧ̀ⲣⲁⲡⲉⲝⲁ ϧⲉⲛ ⲧⲁⲙⲉⲧⲟⲩⲣⲟ</w:t>
            </w:r>
          </w:p>
          <w:p w14:paraId="42DB2D37" w14:textId="77777777" w:rsidR="00906FD2" w:rsidRDefault="00906FD2" w:rsidP="00906FD2">
            <w:pPr>
              <w:pStyle w:val="CopticVersemulti-line"/>
            </w:pPr>
            <w:r>
              <w:t>Ϯⲛⲁⲧ̀ϩⲉⲙⲥⲉ ⲑⲏⲛⲟⲩ ⲉ̀ϫⲉⲛ ⲙⲏⲧⲥ̀ⲛⲁⲩ ⲛ̀ⲑ̀ⲣⲟⲛⲟⲥ</w:t>
            </w:r>
          </w:p>
          <w:p w14:paraId="0490B73E" w14:textId="38767145" w:rsidR="00906FD2" w:rsidRDefault="00906FD2" w:rsidP="00906FD2">
            <w:pPr>
              <w:pStyle w:val="CopticHangingVerse"/>
            </w:pPr>
            <w:r>
              <w:t>ⲉ̀®ⲉⲧⲉⲛⲉ̀ϯϩⲁⲡ ⲉ̀ϯⲙⲏⲧ ⲥ̀ⲛⲁⲩ ⲙ̀ⲫⲩⲗⲏ ⲛ̀ⲧⲉ Ⲡⲓⲥ̀ⲣⲁⲏⲗ.</w:t>
            </w:r>
          </w:p>
        </w:tc>
      </w:tr>
      <w:tr w:rsidR="00906FD2" w:rsidRPr="00AF56AD" w14:paraId="7CDC7E2F" w14:textId="77777777" w:rsidTr="00906FD2">
        <w:trPr>
          <w:cantSplit/>
          <w:jc w:val="center"/>
        </w:trPr>
        <w:tc>
          <w:tcPr>
            <w:tcW w:w="288" w:type="dxa"/>
          </w:tcPr>
          <w:p w14:paraId="09A48741" w14:textId="77777777" w:rsidR="00906FD2" w:rsidRDefault="00906FD2" w:rsidP="00906FD2">
            <w:pPr>
              <w:pStyle w:val="CopticCross"/>
            </w:pPr>
          </w:p>
        </w:tc>
        <w:tc>
          <w:tcPr>
            <w:tcW w:w="3960" w:type="dxa"/>
          </w:tcPr>
          <w:p w14:paraId="29DA984B" w14:textId="77777777" w:rsidR="00906FD2" w:rsidRDefault="00906FD2" w:rsidP="00906FD2">
            <w:pPr>
              <w:pStyle w:val="EngHang"/>
            </w:pPr>
            <w:r>
              <w:t>Come and hear the jewel,</w:t>
            </w:r>
          </w:p>
          <w:p w14:paraId="445D542A" w14:textId="77777777" w:rsidR="00906FD2" w:rsidRDefault="00906FD2" w:rsidP="00906FD2">
            <w:pPr>
              <w:pStyle w:val="EngHang"/>
            </w:pPr>
            <w:r>
              <w:t>The precious pearl,</w:t>
            </w:r>
          </w:p>
          <w:p w14:paraId="3D051A7A" w14:textId="77777777" w:rsidR="00906FD2" w:rsidRDefault="00906FD2" w:rsidP="00906FD2">
            <w:pPr>
              <w:pStyle w:val="EngHang"/>
            </w:pPr>
            <w:r>
              <w:t>Who invites to piety,</w:t>
            </w:r>
          </w:p>
          <w:p w14:paraId="07E57414" w14:textId="5B82A610" w:rsidR="00906FD2" w:rsidRDefault="00906FD2" w:rsidP="00906FD2">
            <w:pPr>
              <w:pStyle w:val="EngHangEnd"/>
            </w:pPr>
            <w:r>
              <w:t>Luke the Evangelist.</w:t>
            </w:r>
          </w:p>
        </w:tc>
        <w:tc>
          <w:tcPr>
            <w:tcW w:w="288" w:type="dxa"/>
          </w:tcPr>
          <w:p w14:paraId="08A2D4DD" w14:textId="77777777" w:rsidR="00906FD2" w:rsidRDefault="00906FD2" w:rsidP="00906FD2"/>
        </w:tc>
        <w:tc>
          <w:tcPr>
            <w:tcW w:w="288" w:type="dxa"/>
          </w:tcPr>
          <w:p w14:paraId="69CCCFF1" w14:textId="77777777" w:rsidR="00906FD2" w:rsidRDefault="00906FD2" w:rsidP="00906FD2">
            <w:pPr>
              <w:pStyle w:val="CopticCross"/>
            </w:pPr>
          </w:p>
        </w:tc>
        <w:tc>
          <w:tcPr>
            <w:tcW w:w="3960" w:type="dxa"/>
          </w:tcPr>
          <w:p w14:paraId="05A31C28" w14:textId="77777777" w:rsidR="00906FD2" w:rsidRDefault="00906FD2" w:rsidP="00906FD2">
            <w:pPr>
              <w:pStyle w:val="CopticVersemulti-line"/>
            </w:pPr>
            <w:r>
              <w:t>Ⲁⲙⲱⲓⲛⲓ ⲥⲱⲧⲉⲙ ⲉ̀ⲡⲓⲁ̀ⲛⲁⲙⲏⲓ:</w:t>
            </w:r>
          </w:p>
          <w:p w14:paraId="76E39842" w14:textId="77777777" w:rsidR="00906FD2" w:rsidRDefault="00906FD2" w:rsidP="00906FD2">
            <w:pPr>
              <w:pStyle w:val="CopticVersemulti-line"/>
            </w:pPr>
            <w:r>
              <w:t>ⲡⲓⲙⲁⲣⲅⲁⲣⲓⲧⲏⲥ ⲉ̀ⲛⲁϣⲉ ⲛ̀ⲥⲟⲩⲉⲛϥ:</w:t>
            </w:r>
          </w:p>
          <w:p w14:paraId="2C786C57" w14:textId="77777777" w:rsidR="00906FD2" w:rsidRDefault="00906FD2" w:rsidP="00906FD2">
            <w:pPr>
              <w:pStyle w:val="CopticVersemulti-line"/>
            </w:pPr>
            <w:r>
              <w:t>ⲛⲓⲕⲩⲣⲓⲝ ⲛ̀ⲧⲉ ϯⲙⲉⲧⲉⲩⲥⲉⲃⲏ:</w:t>
            </w:r>
          </w:p>
          <w:p w14:paraId="7152498C" w14:textId="19E4FC2A" w:rsidR="00906FD2" w:rsidRDefault="00906FD2" w:rsidP="00906FD2">
            <w:pPr>
              <w:pStyle w:val="CopticHangingVerse"/>
            </w:pPr>
            <w:r>
              <w:t>Ⲗⲟⲩⲕⲁⲥ ⲡⲓⲉⲩⲁⲅⲅⲉⲗⲓⲥⲧⲏⲥ.</w:t>
            </w:r>
          </w:p>
        </w:tc>
      </w:tr>
      <w:tr w:rsidR="00906FD2" w:rsidRPr="00AF56AD" w14:paraId="2EA69CBE" w14:textId="77777777" w:rsidTr="00906FD2">
        <w:trPr>
          <w:cantSplit/>
          <w:jc w:val="center"/>
        </w:trPr>
        <w:tc>
          <w:tcPr>
            <w:tcW w:w="288" w:type="dxa"/>
          </w:tcPr>
          <w:p w14:paraId="4746F950" w14:textId="77777777" w:rsidR="00906FD2" w:rsidRDefault="00906FD2" w:rsidP="00906FD2">
            <w:pPr>
              <w:pStyle w:val="CopticCross"/>
            </w:pPr>
          </w:p>
        </w:tc>
        <w:tc>
          <w:tcPr>
            <w:tcW w:w="3960" w:type="dxa"/>
          </w:tcPr>
          <w:p w14:paraId="0F503E98" w14:textId="77777777" w:rsidR="00906FD2" w:rsidRDefault="00906FD2" w:rsidP="00906FD2">
            <w:pPr>
              <w:pStyle w:val="EngHang"/>
            </w:pPr>
            <w:r>
              <w:t>He speaks of the glory and honour,</w:t>
            </w:r>
          </w:p>
          <w:p w14:paraId="4D6B588D" w14:textId="77777777" w:rsidR="00906FD2" w:rsidRDefault="00906FD2" w:rsidP="00906FD2">
            <w:pPr>
              <w:pStyle w:val="EngHang"/>
            </w:pPr>
            <w:r>
              <w:t>Of my lords and fathers,</w:t>
            </w:r>
          </w:p>
          <w:p w14:paraId="00CB55AB" w14:textId="77777777" w:rsidR="00906FD2" w:rsidRDefault="00906FD2" w:rsidP="00906FD2">
            <w:pPr>
              <w:pStyle w:val="EngHang"/>
            </w:pPr>
            <w:r>
              <w:t>And of the loftiness of their worthiness,</w:t>
            </w:r>
          </w:p>
          <w:p w14:paraId="08D7495C" w14:textId="0F461342" w:rsidR="00906FD2" w:rsidRDefault="00906FD2" w:rsidP="00906FD2">
            <w:pPr>
              <w:pStyle w:val="EngHangEnd"/>
            </w:pPr>
            <w:r>
              <w:t>And of the economy, fulfilled in them.</w:t>
            </w:r>
          </w:p>
        </w:tc>
        <w:tc>
          <w:tcPr>
            <w:tcW w:w="288" w:type="dxa"/>
          </w:tcPr>
          <w:p w14:paraId="4625F2FD" w14:textId="77777777" w:rsidR="00906FD2" w:rsidRDefault="00906FD2" w:rsidP="00906FD2"/>
        </w:tc>
        <w:tc>
          <w:tcPr>
            <w:tcW w:w="288" w:type="dxa"/>
          </w:tcPr>
          <w:p w14:paraId="38E79FF7" w14:textId="77777777" w:rsidR="00906FD2" w:rsidRDefault="00906FD2" w:rsidP="00906FD2">
            <w:pPr>
              <w:pStyle w:val="CopticCross"/>
            </w:pPr>
          </w:p>
        </w:tc>
        <w:tc>
          <w:tcPr>
            <w:tcW w:w="3960" w:type="dxa"/>
          </w:tcPr>
          <w:p w14:paraId="76E47D8A" w14:textId="77777777" w:rsidR="00906FD2" w:rsidRDefault="00906FD2" w:rsidP="00906FD2">
            <w:pPr>
              <w:pStyle w:val="CopticVersemulti-line"/>
            </w:pPr>
            <w:r>
              <w:t>Ⲉϥⲥⲁϫⲓ ⲙ̀ⲡ̀ⲱ̀ⲟⲩ ⲛⲉⲙ ⲡ̀ⲧⲁⲓⲟ:</w:t>
            </w:r>
          </w:p>
          <w:p w14:paraId="09C77805" w14:textId="77777777" w:rsidR="00906FD2" w:rsidRDefault="00906FD2" w:rsidP="00906FD2">
            <w:pPr>
              <w:pStyle w:val="CopticVersemulti-line"/>
            </w:pPr>
            <w:r>
              <w:t>ⲛ̀ⲁϭⲟⲓⲥ ⲛ̀ⲓⲟϯ ⲛ̀ⲁ̀ⲡⲟⲥⲧⲟⲗⲟⲥ:</w:t>
            </w:r>
          </w:p>
          <w:p w14:paraId="7E1FAE61" w14:textId="77777777" w:rsidR="00906FD2" w:rsidRDefault="00906FD2" w:rsidP="00906FD2">
            <w:pPr>
              <w:pStyle w:val="CopticVersemulti-line"/>
            </w:pPr>
            <w:r>
              <w:t>ⲛⲉⲙ ⲡ̀ ϭⲓⲥⲓ ⲙ̀ⲡⲟⲩⲁⲝⲓⲱⲙⲁ:</w:t>
            </w:r>
          </w:p>
          <w:p w14:paraId="28F08838" w14:textId="33880BC0" w:rsidR="00906FD2" w:rsidRDefault="00906FD2" w:rsidP="00906FD2">
            <w:pPr>
              <w:pStyle w:val="CopticHangingVerse"/>
            </w:pPr>
            <w:r>
              <w:t>ⲛⲉⲙ ϯⲧⲁⲝⲓⲥ ⲉ̀ⲧⲁⲥϣⲱⲡⲓ ⲛ̀ϧⲏⲧⲟⲩ.</w:t>
            </w:r>
          </w:p>
        </w:tc>
      </w:tr>
    </w:tbl>
    <w:p w14:paraId="3A0B8F09" w14:textId="35E2C2BC" w:rsidR="008C7A49" w:rsidRPr="008C7A49" w:rsidRDefault="008C7A49" w:rsidP="008C7A4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10D91C32" w14:textId="77777777" w:rsidTr="008C7A49">
        <w:trPr>
          <w:cantSplit/>
          <w:jc w:val="center"/>
        </w:trPr>
        <w:tc>
          <w:tcPr>
            <w:tcW w:w="288" w:type="dxa"/>
          </w:tcPr>
          <w:p w14:paraId="687B1240" w14:textId="77777777" w:rsidR="008C7A49" w:rsidRDefault="008C7A49" w:rsidP="008C7A49">
            <w:pPr>
              <w:pStyle w:val="CopticCross"/>
            </w:pPr>
          </w:p>
        </w:tc>
        <w:tc>
          <w:tcPr>
            <w:tcW w:w="3960" w:type="dxa"/>
          </w:tcPr>
          <w:p w14:paraId="3DE8C756" w14:textId="77777777" w:rsidR="008C7A49" w:rsidRPr="00A742AC" w:rsidRDefault="008C7A49" w:rsidP="008C7A49">
            <w:pPr>
              <w:pStyle w:val="EngHang"/>
              <w:rPr>
                <w:szCs w:val="20"/>
              </w:rPr>
            </w:pPr>
            <w:r w:rsidRPr="00A742AC">
              <w:t>Intercede on our behalf,</w:t>
            </w:r>
          </w:p>
          <w:p w14:paraId="2633F14E" w14:textId="77777777" w:rsidR="008C7A49" w:rsidRPr="00A742AC" w:rsidRDefault="008C7A49" w:rsidP="008C7A49">
            <w:pPr>
              <w:pStyle w:val="EngHang"/>
              <w:rPr>
                <w:szCs w:val="20"/>
              </w:rPr>
            </w:pPr>
            <w:r w:rsidRPr="00A742AC">
              <w:t>O lady of us all, the Mother of God,</w:t>
            </w:r>
          </w:p>
          <w:p w14:paraId="31BD069E" w14:textId="77777777" w:rsidR="008C7A49" w:rsidRPr="00A742AC" w:rsidRDefault="008C7A49" w:rsidP="008C7A49">
            <w:pPr>
              <w:pStyle w:val="EngHang"/>
              <w:rPr>
                <w:szCs w:val="20"/>
              </w:rPr>
            </w:pPr>
            <w:r w:rsidRPr="00A742AC">
              <w:t>Mary, the Mother of our Saviour,</w:t>
            </w:r>
          </w:p>
          <w:p w14:paraId="0E34BEC7" w14:textId="537DF7D1" w:rsidR="008C7A49" w:rsidRDefault="008C7A49" w:rsidP="008C7A49">
            <w:pPr>
              <w:pStyle w:val="EngHang"/>
            </w:pPr>
            <w:r w:rsidRPr="00A742AC">
              <w:t>That He may forgive us our sins.</w:t>
            </w:r>
          </w:p>
        </w:tc>
        <w:tc>
          <w:tcPr>
            <w:tcW w:w="288" w:type="dxa"/>
          </w:tcPr>
          <w:p w14:paraId="18878AB9" w14:textId="77777777" w:rsidR="008C7A49" w:rsidRDefault="008C7A49" w:rsidP="008C7A49"/>
        </w:tc>
        <w:tc>
          <w:tcPr>
            <w:tcW w:w="288" w:type="dxa"/>
          </w:tcPr>
          <w:p w14:paraId="22E1980D" w14:textId="77777777" w:rsidR="008C7A49" w:rsidRDefault="008C7A49" w:rsidP="008C7A49">
            <w:pPr>
              <w:pStyle w:val="CopticCross"/>
            </w:pPr>
          </w:p>
        </w:tc>
        <w:tc>
          <w:tcPr>
            <w:tcW w:w="3960" w:type="dxa"/>
          </w:tcPr>
          <w:p w14:paraId="7074F540" w14:textId="77777777" w:rsidR="008C7A49" w:rsidRDefault="008C7A49" w:rsidP="008C7A49">
            <w:pPr>
              <w:pStyle w:val="CopticVersemulti-line"/>
            </w:pPr>
            <w:r w:rsidRPr="00A742AC">
              <w:t>Ⲁⲣⲓⲡⲣⲉⲥⲃⲉⲩⲓⲛ ⲉϩ̀ⲣⲏⲓ ⲉϫⲱⲛ</w:t>
            </w:r>
          </w:p>
          <w:p w14:paraId="51F17C34" w14:textId="77777777" w:rsidR="008C7A49" w:rsidRDefault="008C7A49" w:rsidP="008C7A49">
            <w:pPr>
              <w:pStyle w:val="CopticVersemulti-line"/>
            </w:pPr>
            <w:r w:rsidRPr="00A742AC">
              <w:t>ⲱ ⲧⲉⲛⲟ̅ⲥ̅ ⲛ̀ⲛⲏⲃ ⲧⲏⲣⲉⲛ ϯⲑⲉⲟⲧⲟⲕⲟⲥ</w:t>
            </w:r>
          </w:p>
          <w:p w14:paraId="3836BCB8" w14:textId="77777777" w:rsidR="008C7A49" w:rsidRDefault="008C7A49" w:rsidP="008C7A49">
            <w:pPr>
              <w:pStyle w:val="CopticVersemulti-line"/>
            </w:pPr>
            <w:r w:rsidRPr="00A742AC">
              <w:t>Ⲙⲁⲣⲓⲁ ⲑ̀ⲙⲁⲩ ⲙ̀ⲡⲉⲛⲥ̅ⲱ̅ⲣ</w:t>
            </w:r>
          </w:p>
          <w:p w14:paraId="2CCB5DC5" w14:textId="26F2B2EA" w:rsidR="008C7A49" w:rsidRDefault="008C7A49" w:rsidP="008C7A49">
            <w:pPr>
              <w:pStyle w:val="CopticHangingVerse"/>
            </w:pPr>
            <w:r w:rsidRPr="00A742AC">
              <w:t>ⲛ̀ⲧⲉϥⲭⲁ ⲛⲉⲛⲛⲟⲃⲓ ⲛⲁⲛ ⲉⲃⲟⲗ.</w:t>
            </w:r>
          </w:p>
        </w:tc>
      </w:tr>
      <w:tr w:rsidR="008C7A49" w14:paraId="232E8416" w14:textId="77777777" w:rsidTr="008C7A49">
        <w:trPr>
          <w:cantSplit/>
          <w:jc w:val="center"/>
        </w:trPr>
        <w:tc>
          <w:tcPr>
            <w:tcW w:w="288" w:type="dxa"/>
          </w:tcPr>
          <w:p w14:paraId="741B6488" w14:textId="77777777" w:rsidR="008C7A49" w:rsidRDefault="008C7A49" w:rsidP="008C7A49">
            <w:pPr>
              <w:pStyle w:val="CopticCross"/>
            </w:pPr>
          </w:p>
        </w:tc>
        <w:tc>
          <w:tcPr>
            <w:tcW w:w="3960" w:type="dxa"/>
          </w:tcPr>
          <w:p w14:paraId="097CC234" w14:textId="18D1C229" w:rsidR="008C7A49" w:rsidRDefault="008C7A49" w:rsidP="008C7A49">
            <w:pPr>
              <w:pStyle w:val="EngHang"/>
            </w:pPr>
            <w:r>
              <w:t>Pray to the Lord on our behalf,</w:t>
            </w:r>
          </w:p>
          <w:p w14:paraId="42125B5D" w14:textId="033A8DEB" w:rsidR="008C7A49" w:rsidRDefault="008C7A49" w:rsidP="008C7A49">
            <w:pPr>
              <w:pStyle w:val="EngHang"/>
            </w:pPr>
            <w:r>
              <w:t>O my lords and fathers, the Apostles,</w:t>
            </w:r>
          </w:p>
          <w:p w14:paraId="78633082" w14:textId="69F35B83" w:rsidR="008C7A49" w:rsidRDefault="008C7A49" w:rsidP="008C7A49">
            <w:pPr>
              <w:pStyle w:val="EngHang"/>
            </w:pPr>
            <w:r>
              <w:t>And the rest of the disciples,</w:t>
            </w:r>
          </w:p>
          <w:p w14:paraId="1232F752" w14:textId="141BA997" w:rsidR="008C7A49" w:rsidRDefault="008C7A49" w:rsidP="008C7A49">
            <w:pPr>
              <w:pStyle w:val="EngHangEnd"/>
            </w:pPr>
            <w:r>
              <w:t>That He may forgive us our sins.</w:t>
            </w:r>
          </w:p>
        </w:tc>
        <w:tc>
          <w:tcPr>
            <w:tcW w:w="288" w:type="dxa"/>
          </w:tcPr>
          <w:p w14:paraId="4846C1A1" w14:textId="77777777" w:rsidR="008C7A49" w:rsidRDefault="008C7A49" w:rsidP="008C7A49"/>
        </w:tc>
        <w:tc>
          <w:tcPr>
            <w:tcW w:w="288" w:type="dxa"/>
          </w:tcPr>
          <w:p w14:paraId="5D7F2A35" w14:textId="77777777" w:rsidR="008C7A49" w:rsidRDefault="008C7A49" w:rsidP="008C7A49">
            <w:pPr>
              <w:pStyle w:val="CopticCross"/>
            </w:pPr>
          </w:p>
        </w:tc>
        <w:tc>
          <w:tcPr>
            <w:tcW w:w="3960" w:type="dxa"/>
          </w:tcPr>
          <w:p w14:paraId="217279B0" w14:textId="77777777" w:rsidR="008C7A49" w:rsidRDefault="008C7A49" w:rsidP="008C7A49">
            <w:pPr>
              <w:pStyle w:val="CopticVersemulti-line"/>
            </w:pPr>
            <w:r>
              <w:t>Ⲧⲱⲃϩ ⲙ̀Ⲡϭⲟⲓⲥ ⲉ̀ϩ̀ⲣⲏⲓ ⲉ̀ϫⲱⲛ:</w:t>
            </w:r>
          </w:p>
          <w:p w14:paraId="33ABC812" w14:textId="77777777" w:rsidR="008C7A49" w:rsidRDefault="008C7A49" w:rsidP="008C7A49">
            <w:pPr>
              <w:pStyle w:val="CopticVersemulti-line"/>
            </w:pPr>
            <w:r>
              <w:t>ⲱ̀ ⲛⲁϭⲟⲓⲥ ⲛ̀ⲓⲟϯ ⲛ̀ⲁ̀ⲡⲟⲥⲧⲟⲗⲟⲥ:</w:t>
            </w:r>
          </w:p>
          <w:p w14:paraId="12E56C22" w14:textId="77777777" w:rsidR="008C7A49" w:rsidRDefault="008C7A49" w:rsidP="008C7A49">
            <w:pPr>
              <w:pStyle w:val="CopticVersemulti-line"/>
            </w:pPr>
            <w:r>
              <w:t>ⲛⲉⲙ ⲡ̀ⲥⲉⲡⲓ ⲛ̀ⲧⲉ ⲛⲓⲙⲁⲑⲏⲧⲏⲥ:</w:t>
            </w:r>
          </w:p>
          <w:p w14:paraId="12500723" w14:textId="09D285E4" w:rsidR="008C7A49" w:rsidRPr="00C35319" w:rsidRDefault="008C7A49" w:rsidP="008C7A49">
            <w:pPr>
              <w:pStyle w:val="CopticHangingVerse"/>
            </w:pPr>
            <w:r>
              <w:t>ⲛ̀ⲧⲉϥⲭⲁ ⲛⲉⲛⲟⲃⲓ ⲛⲁⲛ ⲉ̀ⲃⲟⲗ.</w:t>
            </w:r>
          </w:p>
        </w:tc>
      </w:tr>
      <w:tr w:rsidR="008C7A49" w14:paraId="6C36F42E" w14:textId="77777777" w:rsidTr="008C7A49">
        <w:trPr>
          <w:cantSplit/>
          <w:jc w:val="center"/>
        </w:trPr>
        <w:tc>
          <w:tcPr>
            <w:tcW w:w="288" w:type="dxa"/>
          </w:tcPr>
          <w:p w14:paraId="544AC7D6" w14:textId="77777777" w:rsidR="008C7A49" w:rsidRDefault="008C7A49" w:rsidP="008C7A49">
            <w:pPr>
              <w:pStyle w:val="CopticCross"/>
            </w:pPr>
          </w:p>
        </w:tc>
        <w:tc>
          <w:tcPr>
            <w:tcW w:w="3960" w:type="dxa"/>
          </w:tcPr>
          <w:p w14:paraId="53E13F59" w14:textId="77777777" w:rsidR="008C7A49" w:rsidRDefault="008C7A49" w:rsidP="008C7A49">
            <w:pPr>
              <w:pStyle w:val="EngHang"/>
            </w:pPr>
            <w:r>
              <w:t>Blessed be the Father and the Son</w:t>
            </w:r>
          </w:p>
          <w:p w14:paraId="034814AC" w14:textId="77777777" w:rsidR="008C7A49" w:rsidRDefault="008C7A49" w:rsidP="008C7A49">
            <w:pPr>
              <w:pStyle w:val="EngHang"/>
            </w:pPr>
            <w:r>
              <w:t>And the Holy Spirit,</w:t>
            </w:r>
          </w:p>
          <w:p w14:paraId="7F4DCE11" w14:textId="77777777" w:rsidR="008C7A49" w:rsidRDefault="008C7A49" w:rsidP="008C7A49">
            <w:pPr>
              <w:pStyle w:val="EngHang"/>
            </w:pPr>
            <w:r>
              <w:t>The pefect Trinity,</w:t>
            </w:r>
          </w:p>
          <w:p w14:paraId="66E75C3C" w14:textId="77777777" w:rsidR="008C7A49" w:rsidRDefault="008C7A49" w:rsidP="008C7A49">
            <w:pPr>
              <w:pStyle w:val="EngHang"/>
            </w:pPr>
            <w:r>
              <w:t>We worship Him and glorify Him.</w:t>
            </w:r>
          </w:p>
        </w:tc>
        <w:tc>
          <w:tcPr>
            <w:tcW w:w="288" w:type="dxa"/>
          </w:tcPr>
          <w:p w14:paraId="54CA5684" w14:textId="77777777" w:rsidR="008C7A49" w:rsidRDefault="008C7A49" w:rsidP="008C7A49"/>
        </w:tc>
        <w:tc>
          <w:tcPr>
            <w:tcW w:w="288" w:type="dxa"/>
          </w:tcPr>
          <w:p w14:paraId="7165F54B" w14:textId="77777777" w:rsidR="008C7A49" w:rsidRDefault="008C7A49" w:rsidP="008C7A49">
            <w:pPr>
              <w:pStyle w:val="CopticCross"/>
            </w:pPr>
          </w:p>
        </w:tc>
        <w:tc>
          <w:tcPr>
            <w:tcW w:w="3960" w:type="dxa"/>
          </w:tcPr>
          <w:p w14:paraId="6F803B4D" w14:textId="77777777" w:rsidR="008C7A49" w:rsidRDefault="008C7A49" w:rsidP="008C7A49">
            <w:pPr>
              <w:pStyle w:val="CopticVersemulti-line"/>
            </w:pPr>
            <w:r>
              <w:t>Ϫⲉ ϥ̀ⲥ̀ⲙⲁⲣⲱⲟⲩⲧ ⲛ̀ϫⲉ Ⲫⲓⲱⲧ ⲛⲉⲙ Ⲡϣⲏⲣⲓ:</w:t>
            </w:r>
          </w:p>
          <w:p w14:paraId="256FD8F5" w14:textId="77777777" w:rsidR="008C7A49" w:rsidRDefault="008C7A49" w:rsidP="008C7A49">
            <w:pPr>
              <w:pStyle w:val="CopticVersemulti-line"/>
            </w:pPr>
            <w:r>
              <w:t>ⲛⲉⲙ Ⲡⲓⲡ̀ⲛⲉⲩⲙⲁ ⲉⲑⲟⲩⲁⲃ:</w:t>
            </w:r>
          </w:p>
          <w:p w14:paraId="4EE2FCB4" w14:textId="77777777" w:rsidR="008C7A49" w:rsidRDefault="008C7A49" w:rsidP="008C7A49">
            <w:pPr>
              <w:pStyle w:val="CopticVersemulti-line"/>
            </w:pPr>
            <w:r>
              <w:t>Ϯⲧ̀ⲣⲓⲁⲥ ⲉⲧϫⲏⲕ ⲉ̀ⲃⲟⲗ:</w:t>
            </w:r>
          </w:p>
          <w:p w14:paraId="75056D17" w14:textId="77777777" w:rsidR="008C7A49" w:rsidRDefault="008C7A49" w:rsidP="008C7A49">
            <w:pPr>
              <w:pStyle w:val="CopticHangingVerse"/>
            </w:pPr>
            <w:r>
              <w:t>ⲧⲉⲛⲟⲩⲱϣⲧ ⲙ̀ⲙⲟⲥ ⲧⲉⲛϯⲱ̀ⲟⲩ ⲛⲁⲥ.</w:t>
            </w:r>
          </w:p>
        </w:tc>
      </w:tr>
    </w:tbl>
    <w:p w14:paraId="758A61A0" w14:textId="30383557" w:rsidR="008C7A49" w:rsidRPr="005E5D5D" w:rsidRDefault="008C7A49" w:rsidP="008C7A49">
      <w:pPr>
        <w:pStyle w:val="Heading4"/>
        <w:rPr>
          <w:rFonts w:ascii="Arial Unicode MS" w:eastAsia="Arial Unicode MS" w:hAnsi="Arial Unicode MS" w:cs="Arial Unicode MS"/>
          <w:lang w:val="en-US"/>
        </w:rPr>
      </w:pPr>
      <w:r>
        <w:t>The Aspasmos Adam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0EC5E8A9" w14:textId="77777777" w:rsidTr="008C7A49">
        <w:trPr>
          <w:cantSplit/>
          <w:jc w:val="center"/>
        </w:trPr>
        <w:tc>
          <w:tcPr>
            <w:tcW w:w="288" w:type="dxa"/>
          </w:tcPr>
          <w:p w14:paraId="58D02F9C" w14:textId="77777777" w:rsidR="008C7A49" w:rsidRDefault="008C7A49" w:rsidP="008C7A49">
            <w:pPr>
              <w:pStyle w:val="CopticCross"/>
            </w:pPr>
          </w:p>
        </w:tc>
        <w:tc>
          <w:tcPr>
            <w:tcW w:w="3960" w:type="dxa"/>
          </w:tcPr>
          <w:p w14:paraId="57806716" w14:textId="1B289F0E" w:rsidR="008C7A49" w:rsidRDefault="008C7A49" w:rsidP="008C7A49">
            <w:pPr>
              <w:pStyle w:val="EngHang"/>
            </w:pPr>
            <w:r>
              <w:t>Our Fathers, the Apostles,</w:t>
            </w:r>
          </w:p>
          <w:p w14:paraId="006AA6F2" w14:textId="11EED8C8" w:rsidR="008C7A49" w:rsidRDefault="008C7A49" w:rsidP="008C7A49">
            <w:pPr>
              <w:pStyle w:val="EngHang"/>
            </w:pPr>
            <w:r>
              <w:t>Have proclaimed the Good News</w:t>
            </w:r>
          </w:p>
          <w:p w14:paraId="12FF221D" w14:textId="3EC0F5EC" w:rsidR="008C7A49" w:rsidRDefault="008C7A49" w:rsidP="008C7A49">
            <w:pPr>
              <w:pStyle w:val="EngHang"/>
            </w:pPr>
            <w:r>
              <w:t>Of Jesus Christ</w:t>
            </w:r>
          </w:p>
          <w:p w14:paraId="73FFAB5A" w14:textId="1F3237B1" w:rsidR="008C7A49" w:rsidRDefault="008C7A49" w:rsidP="008C7A49">
            <w:pPr>
              <w:pStyle w:val="EngHangEnd"/>
            </w:pPr>
            <w:r>
              <w:t>Among all the nations.</w:t>
            </w:r>
          </w:p>
        </w:tc>
        <w:tc>
          <w:tcPr>
            <w:tcW w:w="288" w:type="dxa"/>
          </w:tcPr>
          <w:p w14:paraId="325D9F45" w14:textId="77777777" w:rsidR="008C7A49" w:rsidRDefault="008C7A49" w:rsidP="008C7A49"/>
        </w:tc>
        <w:tc>
          <w:tcPr>
            <w:tcW w:w="288" w:type="dxa"/>
          </w:tcPr>
          <w:p w14:paraId="4CB3F268" w14:textId="77777777" w:rsidR="008C7A49" w:rsidRDefault="008C7A49" w:rsidP="008C7A49">
            <w:pPr>
              <w:pStyle w:val="CopticCross"/>
            </w:pPr>
          </w:p>
        </w:tc>
        <w:tc>
          <w:tcPr>
            <w:tcW w:w="3960" w:type="dxa"/>
          </w:tcPr>
          <w:p w14:paraId="26356C8E" w14:textId="77777777" w:rsidR="008C7A49" w:rsidRDefault="008C7A49" w:rsidP="008C7A49">
            <w:pPr>
              <w:pStyle w:val="CopticVersemulti-line"/>
            </w:pPr>
            <w:r>
              <w:t>Ⲛⲉⲛⲓⲟϯ ⲛ̀ⲁ̀ⲡⲟⲥⲧⲟⲗⲟⲥ</w:t>
            </w:r>
          </w:p>
          <w:p w14:paraId="446F7CA2" w14:textId="631B37B8" w:rsidR="008C7A49" w:rsidRDefault="008C7A49" w:rsidP="008C7A49">
            <w:pPr>
              <w:pStyle w:val="CopticVersemulti-line"/>
            </w:pPr>
            <w:r>
              <w:t>ⲁⲩϩⲓⲱⲓϣ ϧⲉⲛ ⲛⲓⲉⲑⲛⲟⲥ:</w:t>
            </w:r>
          </w:p>
          <w:p w14:paraId="209FAAA7" w14:textId="77777777" w:rsidR="008C7A49" w:rsidRDefault="008C7A49" w:rsidP="008C7A49">
            <w:pPr>
              <w:pStyle w:val="CopticVersemulti-line"/>
            </w:pPr>
            <w:r>
              <w:t>ϧⲉⲛ ⲡⲓⲉⲩⲁⲅⲅⲉⲗⲓⲟⲛ</w:t>
            </w:r>
          </w:p>
          <w:p w14:paraId="52CFF3B9" w14:textId="500B2046" w:rsidR="008C7A49" w:rsidRDefault="008C7A49" w:rsidP="008C7A49">
            <w:pPr>
              <w:pStyle w:val="CopticHangingVerse"/>
            </w:pPr>
            <w:r>
              <w:t>ⲛ̀ⲧⲉ Ⲓⲏⲥⲟⲩⲥ Ⲡⲓⲭ̀ⲣⲓⲥⲧⲟⲥ.</w:t>
            </w:r>
          </w:p>
        </w:tc>
      </w:tr>
      <w:tr w:rsidR="008C7A49" w14:paraId="6BE50D3A" w14:textId="77777777" w:rsidTr="008C7A49">
        <w:trPr>
          <w:cantSplit/>
          <w:jc w:val="center"/>
        </w:trPr>
        <w:tc>
          <w:tcPr>
            <w:tcW w:w="288" w:type="dxa"/>
          </w:tcPr>
          <w:p w14:paraId="597B56D0" w14:textId="77777777" w:rsidR="008C7A49" w:rsidRDefault="008C7A49" w:rsidP="008C7A49">
            <w:pPr>
              <w:pStyle w:val="CopticCross"/>
            </w:pPr>
          </w:p>
        </w:tc>
        <w:tc>
          <w:tcPr>
            <w:tcW w:w="3960" w:type="dxa"/>
          </w:tcPr>
          <w:p w14:paraId="3739F9FC" w14:textId="77777777" w:rsidR="008C7A49" w:rsidRDefault="008C7A49" w:rsidP="008C7A49">
            <w:pPr>
              <w:pStyle w:val="EngHang"/>
            </w:pPr>
            <w:r>
              <w:t xml:space="preserve">Their </w:t>
            </w:r>
            <w:commentRangeStart w:id="1816"/>
            <w:r>
              <w:t xml:space="preserve">sound </w:t>
            </w:r>
            <w:commentRangeEnd w:id="1816"/>
            <w:r>
              <w:rPr>
                <w:rStyle w:val="CommentReference"/>
                <w:rFonts w:ascii="Times New Roman" w:eastAsiaTheme="minorHAnsi" w:hAnsi="Times New Roman" w:cstheme="minorBidi"/>
                <w:color w:val="auto"/>
              </w:rPr>
              <w:commentReference w:id="1816"/>
            </w:r>
            <w:r>
              <w:t>went forth</w:t>
            </w:r>
          </w:p>
          <w:p w14:paraId="463813E2" w14:textId="77777777" w:rsidR="008C7A49" w:rsidRDefault="008C7A49" w:rsidP="008C7A49">
            <w:pPr>
              <w:pStyle w:val="EngHang"/>
            </w:pPr>
            <w:r>
              <w:t>Into all the earth,</w:t>
            </w:r>
          </w:p>
          <w:p w14:paraId="705FAF0C" w14:textId="77777777" w:rsidR="008C7A49" w:rsidRDefault="008C7A49" w:rsidP="008C7A49">
            <w:pPr>
              <w:pStyle w:val="EngHang"/>
            </w:pPr>
            <w:r>
              <w:t>And their words unto</w:t>
            </w:r>
          </w:p>
          <w:p w14:paraId="3CB778D1" w14:textId="21CB596B" w:rsidR="008C7A49" w:rsidRDefault="008C7A49" w:rsidP="008C7A49">
            <w:pPr>
              <w:pStyle w:val="EngHangEnd"/>
            </w:pPr>
            <w:r>
              <w:t>The ends of the world.</w:t>
            </w:r>
          </w:p>
        </w:tc>
        <w:tc>
          <w:tcPr>
            <w:tcW w:w="288" w:type="dxa"/>
          </w:tcPr>
          <w:p w14:paraId="65A2BB4C" w14:textId="77777777" w:rsidR="008C7A49" w:rsidRDefault="008C7A49" w:rsidP="008C7A49"/>
        </w:tc>
        <w:tc>
          <w:tcPr>
            <w:tcW w:w="288" w:type="dxa"/>
          </w:tcPr>
          <w:p w14:paraId="2EF8367D" w14:textId="77777777" w:rsidR="008C7A49" w:rsidRDefault="008C7A49" w:rsidP="008C7A49">
            <w:pPr>
              <w:pStyle w:val="CopticCross"/>
            </w:pPr>
          </w:p>
        </w:tc>
        <w:tc>
          <w:tcPr>
            <w:tcW w:w="3960" w:type="dxa"/>
          </w:tcPr>
          <w:p w14:paraId="455352AD" w14:textId="799FD98B" w:rsidR="008C7A49" w:rsidRDefault="008C7A49" w:rsidP="008C7A49">
            <w:pPr>
              <w:pStyle w:val="CopticVersemulti-line"/>
            </w:pPr>
            <w:r>
              <w:t>Ⲁⲡⲟⲩ ϧ̀ⲣⲱⲟⲩ ϣⲉⲛⲁϥ ⲉ̀ⲃⲟⲗ:</w:t>
            </w:r>
          </w:p>
          <w:p w14:paraId="28979735" w14:textId="77777777" w:rsidR="008C7A49" w:rsidRDefault="008C7A49" w:rsidP="008C7A49">
            <w:pPr>
              <w:pStyle w:val="CopticVersemulti-line"/>
            </w:pPr>
            <w:r>
              <w:t>Ϩⲓϫⲉⲛ ⲡ̀ϩⲟ ⲙ̀ⲡ̀ⲕⲁϩⲓ ⲧⲏⲣϥ:</w:t>
            </w:r>
          </w:p>
          <w:p w14:paraId="5A90965B" w14:textId="77777777" w:rsidR="008C7A49" w:rsidRDefault="008C7A49" w:rsidP="008C7A49">
            <w:pPr>
              <w:pStyle w:val="CopticVersemulti-line"/>
            </w:pPr>
            <w:r>
              <w:t>ⲟⲩⲟϩ ⲛⲟⲩⲥⲁϫⲓ ⲁⲩⲫⲟϩ:</w:t>
            </w:r>
          </w:p>
          <w:p w14:paraId="5AE3B008" w14:textId="77E5138C" w:rsidR="008C7A49" w:rsidRDefault="008C7A49" w:rsidP="008C7A49">
            <w:pPr>
              <w:pStyle w:val="CopticHangingVerse"/>
            </w:pPr>
            <w:r>
              <w:t>ϣⲁ ⲁⲩⲣⲉⲏϫⲉ ⲛ̀ϯⲟⲓⲕⲟⲩⲙⲉⲛⲏ.</w:t>
            </w:r>
          </w:p>
        </w:tc>
      </w:tr>
      <w:tr w:rsidR="008C7A49" w14:paraId="6B32F5B6" w14:textId="77777777" w:rsidTr="008C7A49">
        <w:trPr>
          <w:cantSplit/>
          <w:jc w:val="center"/>
        </w:trPr>
        <w:tc>
          <w:tcPr>
            <w:tcW w:w="288" w:type="dxa"/>
          </w:tcPr>
          <w:p w14:paraId="7B0AE704" w14:textId="77777777" w:rsidR="008C7A49" w:rsidRDefault="008C7A49" w:rsidP="008C7A49">
            <w:pPr>
              <w:pStyle w:val="CopticCross"/>
            </w:pPr>
          </w:p>
        </w:tc>
        <w:tc>
          <w:tcPr>
            <w:tcW w:w="3960" w:type="dxa"/>
          </w:tcPr>
          <w:p w14:paraId="6C4D766B" w14:textId="77777777" w:rsidR="008C7A49" w:rsidRDefault="008C7A49" w:rsidP="008C7A49">
            <w:pPr>
              <w:pStyle w:val="EngHangEnd"/>
            </w:pPr>
            <w:r>
              <w:t>We ask You, O Son of God…</w:t>
            </w:r>
          </w:p>
        </w:tc>
        <w:tc>
          <w:tcPr>
            <w:tcW w:w="288" w:type="dxa"/>
          </w:tcPr>
          <w:p w14:paraId="72C4CB59" w14:textId="77777777" w:rsidR="008C7A49" w:rsidRDefault="008C7A49" w:rsidP="008C7A49"/>
        </w:tc>
        <w:tc>
          <w:tcPr>
            <w:tcW w:w="288" w:type="dxa"/>
          </w:tcPr>
          <w:p w14:paraId="02BA0581" w14:textId="77777777" w:rsidR="008C7A49" w:rsidRDefault="008C7A49" w:rsidP="008C7A49">
            <w:pPr>
              <w:pStyle w:val="CopticCross"/>
            </w:pPr>
          </w:p>
        </w:tc>
        <w:tc>
          <w:tcPr>
            <w:tcW w:w="3960" w:type="dxa"/>
          </w:tcPr>
          <w:p w14:paraId="3571D631" w14:textId="77777777" w:rsidR="008C7A49" w:rsidRDefault="008C7A49" w:rsidP="008C7A49">
            <w:pPr>
              <w:pStyle w:val="CopticVersemulti-line"/>
            </w:pPr>
            <w:r>
              <w:t>Ⲧⲉⲛϯϩⲟ ⲉ̀ⲣⲟⲕ ⲱ̀ Ⲩⲓⲟⲥ Ⲑⲉⲟⲥ…</w:t>
            </w:r>
          </w:p>
        </w:tc>
      </w:tr>
    </w:tbl>
    <w:p w14:paraId="1D0924C8" w14:textId="54759A34" w:rsidR="008C7A49" w:rsidRDefault="008C7A49" w:rsidP="008C7A49">
      <w:pPr>
        <w:pStyle w:val="Heading4"/>
      </w:pPr>
      <w:r>
        <w:t>The Aspasmos Batos Hymn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7A49" w14:paraId="5FEBF764" w14:textId="77777777" w:rsidTr="008C7A49">
        <w:trPr>
          <w:cantSplit/>
          <w:jc w:val="center"/>
        </w:trPr>
        <w:tc>
          <w:tcPr>
            <w:tcW w:w="288" w:type="dxa"/>
          </w:tcPr>
          <w:p w14:paraId="02D4C23C" w14:textId="77777777" w:rsidR="008C7A49" w:rsidRDefault="008C7A49" w:rsidP="008C7A49">
            <w:pPr>
              <w:pStyle w:val="CopticCross"/>
            </w:pPr>
          </w:p>
        </w:tc>
        <w:tc>
          <w:tcPr>
            <w:tcW w:w="3960" w:type="dxa"/>
          </w:tcPr>
          <w:p w14:paraId="6ACE68F1" w14:textId="47F23989" w:rsidR="008C7A49" w:rsidRDefault="008C7A49" w:rsidP="008C7A49">
            <w:pPr>
              <w:pStyle w:val="EngHang"/>
            </w:pPr>
            <w:r>
              <w:t>He guided</w:t>
            </w:r>
          </w:p>
          <w:p w14:paraId="3296267F" w14:textId="451DDD2C" w:rsidR="008C7A49" w:rsidRDefault="008C7A49" w:rsidP="008C7A49">
            <w:pPr>
              <w:pStyle w:val="EngHang"/>
            </w:pPr>
            <w:r>
              <w:t>Our holy fathers, the Apostles,</w:t>
            </w:r>
          </w:p>
          <w:p w14:paraId="25BAC564" w14:textId="53964E09" w:rsidR="008C7A49" w:rsidRDefault="008C7A49" w:rsidP="008C7A49">
            <w:pPr>
              <w:pStyle w:val="EngHang"/>
            </w:pPr>
            <w:r>
              <w:t>Until they restored the world</w:t>
            </w:r>
          </w:p>
          <w:p w14:paraId="0B9CDF17" w14:textId="3D23E0A1" w:rsidR="008C7A49" w:rsidRDefault="008C7A49" w:rsidP="008C7A49">
            <w:pPr>
              <w:pStyle w:val="EngHangEnd"/>
            </w:pPr>
            <w:r>
              <w:t>To the knowledge of the Truth.</w:t>
            </w:r>
          </w:p>
        </w:tc>
        <w:tc>
          <w:tcPr>
            <w:tcW w:w="288" w:type="dxa"/>
          </w:tcPr>
          <w:p w14:paraId="1C271A73" w14:textId="77777777" w:rsidR="008C7A49" w:rsidRDefault="008C7A49" w:rsidP="008C7A49"/>
        </w:tc>
        <w:tc>
          <w:tcPr>
            <w:tcW w:w="288" w:type="dxa"/>
          </w:tcPr>
          <w:p w14:paraId="232E5DE2" w14:textId="77777777" w:rsidR="008C7A49" w:rsidRDefault="008C7A49" w:rsidP="008C7A49">
            <w:pPr>
              <w:pStyle w:val="CopticCross"/>
            </w:pPr>
          </w:p>
        </w:tc>
        <w:tc>
          <w:tcPr>
            <w:tcW w:w="3960" w:type="dxa"/>
          </w:tcPr>
          <w:p w14:paraId="6238D0BE" w14:textId="7A4A8BFC" w:rsidR="008C7A49" w:rsidRDefault="008C7A49" w:rsidP="008C7A49">
            <w:pPr>
              <w:pStyle w:val="CopticVersemulti-line"/>
            </w:pPr>
            <w:r>
              <w:t>Ⲛⲉⲛⲓⲟϯ ⲉⲑⲟⲩⲁⲃ ⲛ̀ⲁ̀ⲡⲟⲥⲧⲟⲗⲟⲥ:</w:t>
            </w:r>
          </w:p>
          <w:p w14:paraId="18E94885" w14:textId="09D72C9D" w:rsidR="008C7A49" w:rsidRDefault="008C7A49" w:rsidP="008C7A49">
            <w:pPr>
              <w:pStyle w:val="CopticVersemulti-line"/>
            </w:pPr>
            <w:r>
              <w:t>Ⲛⲑⲟϥ ⲉⲧⲉⲣϭⲁⲩⲙⲱⲓⲧ ϧⲁϫⲱⲟⲩ</w:t>
            </w:r>
          </w:p>
          <w:p w14:paraId="1ED728BB" w14:textId="21DFB002" w:rsidR="008C7A49" w:rsidRDefault="008C7A49" w:rsidP="008C7A49">
            <w:pPr>
              <w:pStyle w:val="CopticVersemulti-line"/>
            </w:pPr>
            <w:r>
              <w:t>ϣⲁ ⲛ̀ⲧⲟⲩⲧⲁⲥⲑⲟ ⲛ̀ϯⲟⲓⲕⲟⲩⲙⲉⲛⲏ</w:t>
            </w:r>
          </w:p>
          <w:p w14:paraId="38AD0029" w14:textId="57985245" w:rsidR="008C7A49" w:rsidRDefault="008C7A49" w:rsidP="008C7A49">
            <w:pPr>
              <w:pStyle w:val="CopticHangingVerse"/>
            </w:pPr>
            <w:r>
              <w:t>ⲉ̀ϧⲟⲩⲛ ⲉ̀ⲡ̀ⲥⲟⲩⲉⲛ ϯⲙⲉⲑⲙⲏⲓ.</w:t>
            </w:r>
          </w:p>
        </w:tc>
      </w:tr>
      <w:tr w:rsidR="008C7A49" w14:paraId="4911A26F" w14:textId="77777777" w:rsidTr="008C7A49">
        <w:trPr>
          <w:cantSplit/>
          <w:jc w:val="center"/>
        </w:trPr>
        <w:tc>
          <w:tcPr>
            <w:tcW w:w="288" w:type="dxa"/>
          </w:tcPr>
          <w:p w14:paraId="16B6840F" w14:textId="77777777" w:rsidR="008C7A49" w:rsidRDefault="008C7A49" w:rsidP="008C7A49">
            <w:pPr>
              <w:pStyle w:val="CopticCross"/>
            </w:pPr>
          </w:p>
        </w:tc>
        <w:tc>
          <w:tcPr>
            <w:tcW w:w="3960" w:type="dxa"/>
          </w:tcPr>
          <w:p w14:paraId="72F4FF80" w14:textId="77777777" w:rsidR="008C7A49" w:rsidRDefault="008C7A49" w:rsidP="008C7A49">
            <w:pPr>
              <w:pStyle w:val="EngHang"/>
            </w:pPr>
            <w:r>
              <w:t>Holy, holy, holy,</w:t>
            </w:r>
          </w:p>
          <w:p w14:paraId="3BFAB95A" w14:textId="77777777" w:rsidR="008C7A49" w:rsidRDefault="008C7A49" w:rsidP="008C7A49">
            <w:pPr>
              <w:pStyle w:val="EngHang"/>
            </w:pPr>
            <w:r>
              <w:t>Lord of Hosts.</w:t>
            </w:r>
          </w:p>
          <w:p w14:paraId="1CA5823F" w14:textId="77777777" w:rsidR="008C7A49" w:rsidRDefault="008C7A49" w:rsidP="008C7A49">
            <w:pPr>
              <w:pStyle w:val="EngHang"/>
            </w:pPr>
            <w:r>
              <w:t>Heaven and earth are full</w:t>
            </w:r>
          </w:p>
          <w:p w14:paraId="1482687B" w14:textId="77777777" w:rsidR="008C7A49" w:rsidRDefault="008C7A49" w:rsidP="008C7A49">
            <w:pPr>
              <w:pStyle w:val="EngHangEnd"/>
            </w:pPr>
            <w:r>
              <w:t>Of Your holy glory.</w:t>
            </w:r>
          </w:p>
        </w:tc>
        <w:tc>
          <w:tcPr>
            <w:tcW w:w="288" w:type="dxa"/>
          </w:tcPr>
          <w:p w14:paraId="69EEF5FF" w14:textId="77777777" w:rsidR="008C7A49" w:rsidRDefault="008C7A49" w:rsidP="008C7A49"/>
        </w:tc>
        <w:tc>
          <w:tcPr>
            <w:tcW w:w="288" w:type="dxa"/>
          </w:tcPr>
          <w:p w14:paraId="0F602423" w14:textId="77777777" w:rsidR="008C7A49" w:rsidRDefault="008C7A49" w:rsidP="008C7A49">
            <w:pPr>
              <w:pStyle w:val="CopticCross"/>
            </w:pPr>
          </w:p>
        </w:tc>
        <w:tc>
          <w:tcPr>
            <w:tcW w:w="3960" w:type="dxa"/>
          </w:tcPr>
          <w:p w14:paraId="765706C9" w14:textId="77777777" w:rsidR="008C7A49" w:rsidRDefault="008C7A49" w:rsidP="008C7A49">
            <w:pPr>
              <w:pStyle w:val="CopticVersemulti-line"/>
            </w:pPr>
            <w:r>
              <w:t>Ϫⲉ ⲁ̀ⲅⲓⲟⲥ ⲁ̀ⲅⲓⲟⲥ ⲁ̀ⲅⲓⲟⲥ:</w:t>
            </w:r>
          </w:p>
          <w:p w14:paraId="03AC5671" w14:textId="77777777" w:rsidR="008C7A49" w:rsidRDefault="008C7A49" w:rsidP="008C7A49">
            <w:pPr>
              <w:pStyle w:val="CopticVersemulti-line"/>
            </w:pPr>
            <w:r>
              <w:t>Ⲕⲩⲣⲓⲟⲥ ⲥⲁⲃⲁⲱⲑ:</w:t>
            </w:r>
          </w:p>
          <w:p w14:paraId="057CE5A0" w14:textId="77777777" w:rsidR="008C7A49" w:rsidRDefault="008C7A49" w:rsidP="008C7A49">
            <w:pPr>
              <w:pStyle w:val="CopticVersemulti-line"/>
            </w:pPr>
            <w:r>
              <w:t>ⲛ̀ⲗⲏⲡⲏⲥ ⲟ̀ ⲟⲩⲣⲁⲛⲟⲥ ⲕⲉ ⲏ̀ ⲅⲏ</w:t>
            </w:r>
          </w:p>
          <w:p w14:paraId="2381E3EC" w14:textId="77777777" w:rsidR="008C7A49" w:rsidRDefault="008C7A49" w:rsidP="008C7A49">
            <w:pPr>
              <w:pStyle w:val="CopticHangingVerse"/>
            </w:pPr>
            <w:r>
              <w:t>ⲧⲏⲥ ⲁ̀ⲅⲓⲁⲥ ⲥⲟⲩ ⲇⲟⲝⲏⲥ.</w:t>
            </w:r>
          </w:p>
        </w:tc>
      </w:tr>
    </w:tbl>
    <w:p w14:paraId="74166F2E" w14:textId="77777777" w:rsidR="00DD5136" w:rsidRDefault="00DD5136" w:rsidP="00DD5136">
      <w:pPr>
        <w:pStyle w:val="Heading3"/>
      </w:pPr>
      <w:bookmarkStart w:id="1817" w:name="_Toc485884642"/>
      <w:r>
        <w:t>June 6 / Paoni 12: Commemoration of Archangel Michael</w:t>
      </w:r>
      <w:bookmarkEnd w:id="1817"/>
    </w:p>
    <w:p w14:paraId="2964AB65" w14:textId="659F745B"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6B7BA1A2" w14:textId="77777777" w:rsidR="00595AF3" w:rsidRDefault="00595AF3" w:rsidP="00595AF3">
      <w:pPr>
        <w:pStyle w:val="Heading3"/>
      </w:pPr>
      <w:bookmarkStart w:id="1818" w:name="_Toc485884643"/>
      <w:r>
        <w:t>June 7 / Paoni 13: Archangel Gabriel</w:t>
      </w:r>
      <w:r w:rsidR="00D31016">
        <w:t>, the Evangelist of Daniel</w:t>
      </w:r>
      <w:bookmarkEnd w:id="1818"/>
    </w:p>
    <w:p w14:paraId="00F4ACC1" w14:textId="77777777" w:rsidR="00595AF3" w:rsidRPr="00980D99" w:rsidRDefault="00595AF3" w:rsidP="00595AF3">
      <w:pPr>
        <w:pStyle w:val="Heading4"/>
      </w:pPr>
      <w:bookmarkStart w:id="1819" w:name="_Ref434488149"/>
      <w:r>
        <w:t>The Doxology</w:t>
      </w:r>
      <w:r w:rsidR="00B46E6E">
        <w:t xml:space="preserve"> for Archangel Gabriel, the Evangelist of Daniel</w:t>
      </w:r>
      <w:bookmarkEnd w:id="18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1071"/>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1072"/>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1073"/>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820" w:name="_Ref434564551"/>
      <w:bookmarkStart w:id="1821" w:name="_Toc485884644"/>
      <w:r>
        <w:t>June 8 / Paoni 14: Sts. Apakir and John</w:t>
      </w:r>
      <w:bookmarkEnd w:id="1820"/>
      <w:bookmarkEnd w:id="1821"/>
    </w:p>
    <w:p w14:paraId="25CBD4EF" w14:textId="77777777" w:rsidR="006A0D7C" w:rsidRPr="00980D99" w:rsidRDefault="006A0D7C" w:rsidP="006A0D7C">
      <w:pPr>
        <w:pStyle w:val="Heading4"/>
      </w:pPr>
      <w:bookmarkStart w:id="1822" w:name="_Ref434489722"/>
      <w:r>
        <w:t>The Doxology</w:t>
      </w:r>
      <w:r w:rsidR="00B46E6E">
        <w:t xml:space="preserve"> for Sts. Apakir and John</w:t>
      </w:r>
      <w:bookmarkEnd w:id="18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823" w:name="_Toc485884645"/>
      <w:r>
        <w:rPr>
          <w:lang w:val="en-US"/>
        </w:rPr>
        <w:t>June 9 / Paoni 15: Handing over of St. Mark's Relics</w:t>
      </w:r>
      <w:bookmarkEnd w:id="1823"/>
    </w:p>
    <w:p w14:paraId="12A16B61" w14:textId="77777777" w:rsidR="00980D99" w:rsidRDefault="00980D99" w:rsidP="00980D99">
      <w:pPr>
        <w:pStyle w:val="Heading3"/>
        <w:rPr>
          <w:lang w:val="en-US"/>
        </w:rPr>
      </w:pPr>
      <w:bookmarkStart w:id="1824" w:name="_Toc485884646"/>
      <w:r>
        <w:rPr>
          <w:lang w:val="en-US"/>
        </w:rPr>
        <w:t>June 11 / Paoni 17: Return of St. Mark's Relics</w:t>
      </w:r>
      <w:bookmarkEnd w:id="1824"/>
    </w:p>
    <w:p w14:paraId="55A12BE6" w14:textId="626741AB"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E2EAC">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E2EAC">
        <w:rPr>
          <w:noProof/>
          <w:lang w:val="en-US"/>
        </w:rPr>
        <w:t>1022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825" w:name="_Toc485884647"/>
      <w:r>
        <w:rPr>
          <w:lang w:val="en-US"/>
        </w:rPr>
        <w:t>June 13 / Paoni 19: Martyrdom of St. George of Zahim</w:t>
      </w:r>
      <w:bookmarkEnd w:id="1825"/>
    </w:p>
    <w:p w14:paraId="4EBBC2F1" w14:textId="77777777" w:rsidR="006D27E4" w:rsidRPr="00980D99" w:rsidRDefault="006D27E4" w:rsidP="006D27E4">
      <w:pPr>
        <w:pStyle w:val="Heading4"/>
      </w:pPr>
      <w:bookmarkStart w:id="1826" w:name="_Ref434489925"/>
      <w:r>
        <w:t>The Doxology</w:t>
      </w:r>
      <w:r w:rsidR="00B46E6E">
        <w:t xml:space="preserve"> for St. George of Zahim</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1074"/>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lastRenderedPageBreak/>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62A4B319" w:rsidR="006D27E4" w:rsidRDefault="000A5186" w:rsidP="006D27E4">
            <w:pPr>
              <w:pStyle w:val="EngHang"/>
            </w:pPr>
            <w:r>
              <w:t>O ath</w:t>
            </w:r>
            <w:r w:rsidR="006D27E4">
              <w:t>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827" w:name="_Toc485884648"/>
      <w:r>
        <w:t>June 15 / Paoni 21: Commemoration of the Theotokos</w:t>
      </w:r>
      <w:bookmarkEnd w:id="1827"/>
    </w:p>
    <w:p w14:paraId="67DE9EE2" w14:textId="1ED2494C" w:rsidR="00DD1748" w:rsidRDefault="00DD1748" w:rsidP="00DD1748">
      <w:pPr>
        <w:pStyle w:val="Rubric"/>
      </w:pPr>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EECE7CB" w14:textId="77777777" w:rsidR="00027E5B" w:rsidRDefault="00027E5B" w:rsidP="00027E5B">
      <w:pPr>
        <w:pStyle w:val="Heading3"/>
      </w:pPr>
      <w:bookmarkStart w:id="1828" w:name="_Toc485884649"/>
      <w:r>
        <w:lastRenderedPageBreak/>
        <w:t>June 16 / Paoni 22: Consecration of a Church of St. Cosmas and Damian, Their Brothers and Their Mother</w:t>
      </w:r>
      <w:bookmarkEnd w:id="1828"/>
    </w:p>
    <w:p w14:paraId="41853561" w14:textId="0D7F2816" w:rsidR="00027E5B" w:rsidRPr="005329C1" w:rsidRDefault="00027E5B" w:rsidP="00EA5667">
      <w:pPr>
        <w:pStyle w:val="Rubric"/>
      </w:pPr>
      <w:r>
        <w:t>See</w:t>
      </w:r>
      <w:r w:rsidR="00EA5667">
        <w:t xml:space="preserve"> </w:t>
      </w:r>
      <w:r w:rsidR="00EA5667">
        <w:fldChar w:fldCharType="begin"/>
      </w:r>
      <w:r w:rsidR="00EA5667">
        <w:instrText xml:space="preserve"> REF _Ref485106062 \h </w:instrText>
      </w:r>
      <w:r w:rsidR="00EA5667">
        <w:fldChar w:fldCharType="separate"/>
      </w:r>
      <w:r w:rsidR="000E2EAC">
        <w:t>November 18 (19) / Athor 22: Martyrdom of Sts. Cosmas, Damian, and their Brothers</w:t>
      </w:r>
      <w:r w:rsidR="00EA5667">
        <w:fldChar w:fldCharType="end"/>
      </w:r>
      <w:r w:rsidR="002409EF">
        <w:t>, page</w:t>
      </w:r>
      <w:r w:rsidR="00EA5667">
        <w:t xml:space="preserve"> </w:t>
      </w:r>
      <w:r w:rsidR="00EA5667">
        <w:fldChar w:fldCharType="begin"/>
      </w:r>
      <w:r w:rsidR="00EA5667">
        <w:instrText xml:space="preserve"> PAGEREF _Ref485106062 \h </w:instrText>
      </w:r>
      <w:r w:rsidR="00EA5667">
        <w:fldChar w:fldCharType="separate"/>
      </w:r>
      <w:r w:rsidR="000E2EAC">
        <w:rPr>
          <w:noProof/>
        </w:rPr>
        <w:t>806</w:t>
      </w:r>
      <w:r w:rsidR="00EA5667">
        <w:fldChar w:fldCharType="end"/>
      </w:r>
      <w:r>
        <w:t>.</w:t>
      </w:r>
    </w:p>
    <w:p w14:paraId="2E5DB3E3" w14:textId="77777777" w:rsidR="00980D99" w:rsidRDefault="00980D99" w:rsidP="00980D99">
      <w:pPr>
        <w:pStyle w:val="Heading3"/>
        <w:rPr>
          <w:lang w:val="en-US"/>
        </w:rPr>
      </w:pPr>
      <w:bookmarkStart w:id="1829" w:name="_Toc485884650"/>
      <w:r>
        <w:rPr>
          <w:lang w:val="en-US"/>
        </w:rPr>
        <w:t xml:space="preserve">June 18 / Paoni 24: </w:t>
      </w:r>
      <w:r w:rsidR="001B4E41">
        <w:rPr>
          <w:lang w:val="en-US"/>
        </w:rPr>
        <w:t xml:space="preserve">The Strong </w:t>
      </w:r>
      <w:r>
        <w:rPr>
          <w:lang w:val="en-US"/>
        </w:rPr>
        <w:t>St. Moses</w:t>
      </w:r>
      <w:bookmarkEnd w:id="1829"/>
    </w:p>
    <w:p w14:paraId="5BCAE9A6" w14:textId="77777777" w:rsidR="00980D99" w:rsidRDefault="00980D99" w:rsidP="00980D99">
      <w:pPr>
        <w:pStyle w:val="Heading4"/>
        <w:rPr>
          <w:lang w:val="en-US"/>
        </w:rPr>
      </w:pPr>
      <w:bookmarkStart w:id="1830" w:name="_Ref434491006"/>
      <w:r>
        <w:rPr>
          <w:lang w:val="en-US"/>
        </w:rPr>
        <w:t>The Doxology</w:t>
      </w:r>
      <w:r w:rsidR="00810F04">
        <w:rPr>
          <w:lang w:val="en-US"/>
        </w:rPr>
        <w:t xml:space="preserve"> for the Strong St. Moses</w:t>
      </w:r>
      <w:bookmarkEnd w:id="18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292C55D3" w14:textId="1B4185A3" w:rsidR="001B4E41" w:rsidRDefault="001B4E41" w:rsidP="00537D6B">
            <w:pPr>
              <w:pStyle w:val="EngHangEnd"/>
            </w:pPr>
            <w:r w:rsidRPr="004764BD">
              <w:t>In the desert</w:t>
            </w:r>
            <w:r w:rsidRPr="004764BD">
              <w:rPr>
                <w:rStyle w:val="FootnoteReference"/>
              </w:rPr>
              <w:footnoteReference w:id="1075"/>
            </w:r>
            <w:r w:rsidRPr="004764BD">
              <w:t xml:space="preserve"> of </w:t>
            </w:r>
            <w:r>
              <w:t>Shiheet.</w:t>
            </w: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1076"/>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lastRenderedPageBreak/>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1077"/>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841" w:name="_Toc485884651"/>
      <w:r>
        <w:rPr>
          <w:lang w:val="en-US"/>
        </w:rPr>
        <w:t>June 19 / Paoni 25: Martyrdom of St</w:t>
      </w:r>
      <w:r w:rsidR="00191A26">
        <w:rPr>
          <w:lang w:val="en-US"/>
        </w:rPr>
        <w:t>. Jude the Disciple and Epistle-</w:t>
      </w:r>
      <w:r>
        <w:rPr>
          <w:lang w:val="en-US"/>
        </w:rPr>
        <w:t>Writer</w:t>
      </w:r>
      <w:bookmarkEnd w:id="1841"/>
    </w:p>
    <w:p w14:paraId="3C380312" w14:textId="2C8D0074"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2D5C33B" w14:textId="1BBB880E" w:rsidR="00F93B55" w:rsidRDefault="00F93B55" w:rsidP="00F93B55">
      <w:pPr>
        <w:pStyle w:val="Heading4"/>
      </w:pPr>
      <w:r>
        <w:t>The Doxology for St. Jude the Apostle</w:t>
      </w:r>
      <w:r>
        <w:rPr>
          <w:rStyle w:val="FootnoteReference"/>
        </w:rPr>
        <w:footnoteReference w:id="10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F93B55" w14:paraId="0C6835D9" w14:textId="77777777" w:rsidTr="000E2EAC">
        <w:trPr>
          <w:cantSplit/>
          <w:jc w:val="center"/>
        </w:trPr>
        <w:tc>
          <w:tcPr>
            <w:tcW w:w="288" w:type="dxa"/>
          </w:tcPr>
          <w:p w14:paraId="3DAF87AC" w14:textId="77777777" w:rsidR="00F93B55" w:rsidRDefault="00F93B55" w:rsidP="000E2EAC">
            <w:pPr>
              <w:pStyle w:val="CopticCross"/>
            </w:pPr>
          </w:p>
        </w:tc>
        <w:tc>
          <w:tcPr>
            <w:tcW w:w="3960" w:type="dxa"/>
          </w:tcPr>
          <w:p w14:paraId="2C611359" w14:textId="780161A0" w:rsidR="00F93B55" w:rsidRDefault="00F93B55" w:rsidP="000E2EAC">
            <w:pPr>
              <w:pStyle w:val="EngHang"/>
              <w:rPr>
                <w:shd w:val="clear" w:color="auto" w:fill="FFFFFF"/>
              </w:rPr>
            </w:pPr>
            <w:r>
              <w:rPr>
                <w:shd w:val="clear" w:color="auto" w:fill="FFFFFF"/>
              </w:rPr>
              <w:t>We praise you,</w:t>
            </w:r>
          </w:p>
          <w:p w14:paraId="680B3813" w14:textId="4C352DAD" w:rsidR="00F93B55" w:rsidRDefault="00F93B55" w:rsidP="000E2EAC">
            <w:pPr>
              <w:pStyle w:val="EngHang"/>
              <w:rPr>
                <w:shd w:val="clear" w:color="auto" w:fill="FFFFFF"/>
              </w:rPr>
            </w:pPr>
            <w:r>
              <w:rPr>
                <w:shd w:val="clear" w:color="auto" w:fill="FFFFFF"/>
              </w:rPr>
              <w:t>O faithful witness, Jude,</w:t>
            </w:r>
          </w:p>
          <w:p w14:paraId="2F261679" w14:textId="315CB57A" w:rsidR="00F93B55" w:rsidRDefault="00F93B55" w:rsidP="000E2EAC">
            <w:pPr>
              <w:pStyle w:val="EngHang"/>
              <w:rPr>
                <w:shd w:val="clear" w:color="auto" w:fill="FFFFFF"/>
              </w:rPr>
            </w:pPr>
            <w:r>
              <w:rPr>
                <w:shd w:val="clear" w:color="auto" w:fill="FFFFFF"/>
              </w:rPr>
              <w:t>Knowing that you are</w:t>
            </w:r>
          </w:p>
          <w:p w14:paraId="232FFEE5" w14:textId="1BA8D767" w:rsidR="00F93B55" w:rsidRDefault="00F93B55" w:rsidP="003E4C32">
            <w:pPr>
              <w:pStyle w:val="EngHangEnd"/>
              <w:rPr>
                <w:shd w:val="clear" w:color="auto" w:fill="FFFFFF"/>
              </w:rPr>
            </w:pPr>
            <w:r>
              <w:rPr>
                <w:shd w:val="clear" w:color="auto" w:fill="FFFFFF"/>
              </w:rPr>
              <w:t>The brother of the Lord.</w:t>
            </w:r>
          </w:p>
        </w:tc>
        <w:tc>
          <w:tcPr>
            <w:tcW w:w="288" w:type="dxa"/>
          </w:tcPr>
          <w:p w14:paraId="03526E90" w14:textId="77777777" w:rsidR="00F93B55" w:rsidRDefault="00F93B55" w:rsidP="000E2EAC"/>
        </w:tc>
      </w:tr>
      <w:tr w:rsidR="00F93B55" w14:paraId="0020B211" w14:textId="77777777" w:rsidTr="000E2EAC">
        <w:trPr>
          <w:cantSplit/>
          <w:jc w:val="center"/>
        </w:trPr>
        <w:tc>
          <w:tcPr>
            <w:tcW w:w="288" w:type="dxa"/>
          </w:tcPr>
          <w:p w14:paraId="14E68DC5" w14:textId="77777777" w:rsidR="00F93B55" w:rsidRDefault="00F93B55" w:rsidP="000E2EAC">
            <w:pPr>
              <w:pStyle w:val="CopticCross"/>
            </w:pPr>
            <w:r w:rsidRPr="00FB5ACB">
              <w:lastRenderedPageBreak/>
              <w:t>¿</w:t>
            </w:r>
          </w:p>
        </w:tc>
        <w:tc>
          <w:tcPr>
            <w:tcW w:w="3960" w:type="dxa"/>
          </w:tcPr>
          <w:p w14:paraId="329A64B8" w14:textId="2053271E" w:rsidR="00F93B55" w:rsidRDefault="00F93B55" w:rsidP="000E2EAC">
            <w:pPr>
              <w:pStyle w:val="EngHang"/>
              <w:rPr>
                <w:shd w:val="clear" w:color="auto" w:fill="FFFFFF"/>
              </w:rPr>
            </w:pPr>
            <w:r>
              <w:rPr>
                <w:shd w:val="clear" w:color="auto" w:fill="FFFFFF"/>
              </w:rPr>
              <w:t>You trampled</w:t>
            </w:r>
          </w:p>
          <w:p w14:paraId="3110665E" w14:textId="7B53801E" w:rsidR="00F93B55" w:rsidRDefault="00F93B55" w:rsidP="000E2EAC">
            <w:pPr>
              <w:pStyle w:val="EngHang"/>
              <w:rPr>
                <w:shd w:val="clear" w:color="auto" w:fill="FFFFFF"/>
              </w:rPr>
            </w:pPr>
            <w:r>
              <w:rPr>
                <w:shd w:val="clear" w:color="auto" w:fill="FFFFFF"/>
              </w:rPr>
              <w:t>Upon delusions,</w:t>
            </w:r>
          </w:p>
          <w:p w14:paraId="4D66F702" w14:textId="648AECC3" w:rsidR="00F93B55" w:rsidRDefault="00F93B55" w:rsidP="000E2EAC">
            <w:pPr>
              <w:pStyle w:val="EngHang"/>
              <w:rPr>
                <w:shd w:val="clear" w:color="auto" w:fill="FFFFFF"/>
              </w:rPr>
            </w:pPr>
            <w:r>
              <w:rPr>
                <w:shd w:val="clear" w:color="auto" w:fill="FFFFFF"/>
              </w:rPr>
              <w:t>And so preserved</w:t>
            </w:r>
          </w:p>
          <w:p w14:paraId="6816AE53" w14:textId="4EFF6E07" w:rsidR="00F93B55" w:rsidRDefault="00F93B55" w:rsidP="000E2EAC">
            <w:pPr>
              <w:pStyle w:val="EngHangEnd"/>
              <w:rPr>
                <w:shd w:val="clear" w:color="auto" w:fill="FFFFFF"/>
              </w:rPr>
            </w:pPr>
            <w:r>
              <w:rPr>
                <w:shd w:val="clear" w:color="auto" w:fill="FFFFFF"/>
              </w:rPr>
              <w:t>The Orthodox faith.</w:t>
            </w:r>
          </w:p>
        </w:tc>
        <w:tc>
          <w:tcPr>
            <w:tcW w:w="288" w:type="dxa"/>
          </w:tcPr>
          <w:p w14:paraId="492A8AEE" w14:textId="77777777" w:rsidR="00F93B55" w:rsidRDefault="00F93B55" w:rsidP="000E2EAC"/>
        </w:tc>
      </w:tr>
      <w:tr w:rsidR="00F93B55" w14:paraId="2D7D523A" w14:textId="77777777" w:rsidTr="000E2EAC">
        <w:trPr>
          <w:cantSplit/>
          <w:jc w:val="center"/>
        </w:trPr>
        <w:tc>
          <w:tcPr>
            <w:tcW w:w="288" w:type="dxa"/>
          </w:tcPr>
          <w:p w14:paraId="015BF558" w14:textId="77777777" w:rsidR="00F93B55" w:rsidRDefault="00F93B55" w:rsidP="000E2EAC">
            <w:pPr>
              <w:pStyle w:val="CopticCross"/>
            </w:pPr>
          </w:p>
        </w:tc>
        <w:tc>
          <w:tcPr>
            <w:tcW w:w="3960" w:type="dxa"/>
          </w:tcPr>
          <w:p w14:paraId="18D08C30" w14:textId="03AAF3C7" w:rsidR="00F93B55" w:rsidRDefault="00F93B55" w:rsidP="000E2EAC">
            <w:pPr>
              <w:pStyle w:val="EngHang"/>
              <w:rPr>
                <w:shd w:val="clear" w:color="auto" w:fill="FFFFFF"/>
              </w:rPr>
            </w:pPr>
            <w:r>
              <w:rPr>
                <w:shd w:val="clear" w:color="auto" w:fill="FFFFFF"/>
              </w:rPr>
              <w:t>Christ chose you as His Di</w:t>
            </w:r>
            <w:r w:rsidR="003E4C32">
              <w:rPr>
                <w:shd w:val="clear" w:color="auto" w:fill="FFFFFF"/>
              </w:rPr>
              <w:t>s</w:t>
            </w:r>
            <w:r>
              <w:rPr>
                <w:shd w:val="clear" w:color="auto" w:fill="FFFFFF"/>
              </w:rPr>
              <w:t>ciple</w:t>
            </w:r>
          </w:p>
          <w:p w14:paraId="5256764C" w14:textId="6B61FABF" w:rsidR="00F93B55" w:rsidRDefault="00F93B55" w:rsidP="000E2EAC">
            <w:pPr>
              <w:pStyle w:val="EngHang"/>
              <w:rPr>
                <w:shd w:val="clear" w:color="auto" w:fill="FFFFFF"/>
              </w:rPr>
            </w:pPr>
            <w:r>
              <w:rPr>
                <w:shd w:val="clear" w:color="auto" w:fill="FFFFFF"/>
              </w:rPr>
              <w:t>For your firmness of mind,</w:t>
            </w:r>
          </w:p>
          <w:p w14:paraId="28DD6C0C" w14:textId="03DE8BE8" w:rsidR="00F93B55" w:rsidRDefault="00F93B55" w:rsidP="000E2EAC">
            <w:pPr>
              <w:pStyle w:val="EngHang"/>
              <w:rPr>
                <w:shd w:val="clear" w:color="auto" w:fill="FFFFFF"/>
              </w:rPr>
            </w:pPr>
            <w:r>
              <w:rPr>
                <w:shd w:val="clear" w:color="auto" w:fill="FFFFFF"/>
              </w:rPr>
              <w:t>An unshakable pillar</w:t>
            </w:r>
          </w:p>
          <w:p w14:paraId="139EC3EA" w14:textId="326D3D8C" w:rsidR="00F93B55" w:rsidRDefault="00F93B55" w:rsidP="000E2EAC">
            <w:pPr>
              <w:pStyle w:val="EngHangEnd"/>
              <w:rPr>
                <w:shd w:val="clear" w:color="auto" w:fill="FFFFFF"/>
              </w:rPr>
            </w:pPr>
            <w:r>
              <w:rPr>
                <w:shd w:val="clear" w:color="auto" w:fill="FFFFFF"/>
              </w:rPr>
              <w:t>Of the Church of Christ.</w:t>
            </w:r>
          </w:p>
        </w:tc>
        <w:tc>
          <w:tcPr>
            <w:tcW w:w="288" w:type="dxa"/>
          </w:tcPr>
          <w:p w14:paraId="4CCE9D82" w14:textId="77777777" w:rsidR="00F93B55" w:rsidRDefault="00F93B55" w:rsidP="000E2EAC"/>
        </w:tc>
      </w:tr>
      <w:tr w:rsidR="00F93B55" w14:paraId="215CB3B7" w14:textId="77777777" w:rsidTr="000E2EAC">
        <w:trPr>
          <w:cantSplit/>
          <w:jc w:val="center"/>
        </w:trPr>
        <w:tc>
          <w:tcPr>
            <w:tcW w:w="288" w:type="dxa"/>
          </w:tcPr>
          <w:p w14:paraId="3BC85848" w14:textId="77777777" w:rsidR="00F93B55" w:rsidRDefault="00F93B55" w:rsidP="000E2EAC">
            <w:pPr>
              <w:pStyle w:val="CopticCross"/>
            </w:pPr>
            <w:r w:rsidRPr="00FB5ACB">
              <w:t>¿</w:t>
            </w:r>
          </w:p>
        </w:tc>
        <w:tc>
          <w:tcPr>
            <w:tcW w:w="3960" w:type="dxa"/>
          </w:tcPr>
          <w:p w14:paraId="7606D9E4" w14:textId="3E8C3299" w:rsidR="00F93B55" w:rsidRDefault="00F93B55" w:rsidP="000E2EAC">
            <w:pPr>
              <w:pStyle w:val="EngHang"/>
              <w:rPr>
                <w:shd w:val="clear" w:color="auto" w:fill="FFFFFF"/>
              </w:rPr>
            </w:pPr>
            <w:r>
              <w:rPr>
                <w:shd w:val="clear" w:color="auto" w:fill="FFFFFF"/>
              </w:rPr>
              <w:t>You proclaimed</w:t>
            </w:r>
          </w:p>
          <w:p w14:paraId="0AB8C571" w14:textId="3DC70DCF" w:rsidR="00F93B55" w:rsidRDefault="00F93B55" w:rsidP="00F93B55">
            <w:pPr>
              <w:pStyle w:val="EngHang"/>
              <w:rPr>
                <w:shd w:val="clear" w:color="auto" w:fill="FFFFFF"/>
              </w:rPr>
            </w:pPr>
            <w:r>
              <w:rPr>
                <w:shd w:val="clear" w:color="auto" w:fill="FFFFFF"/>
              </w:rPr>
              <w:t>His word to the Gentiles,</w:t>
            </w:r>
          </w:p>
          <w:p w14:paraId="7FE20546" w14:textId="3618674E" w:rsidR="00F93B55" w:rsidRDefault="00F93B55" w:rsidP="000E2EAC">
            <w:pPr>
              <w:pStyle w:val="EngHang"/>
              <w:rPr>
                <w:shd w:val="clear" w:color="auto" w:fill="FFFFFF"/>
              </w:rPr>
            </w:pPr>
            <w:r>
              <w:rPr>
                <w:shd w:val="clear" w:color="auto" w:fill="FFFFFF"/>
              </w:rPr>
              <w:t>Telling them to believe</w:t>
            </w:r>
          </w:p>
          <w:p w14:paraId="1CF13B9A" w14:textId="6AC13CC6" w:rsidR="00F93B55" w:rsidRDefault="00F93B55" w:rsidP="000E2EAC">
            <w:pPr>
              <w:pStyle w:val="EngHangEnd"/>
            </w:pPr>
            <w:r>
              <w:rPr>
                <w:shd w:val="clear" w:color="auto" w:fill="FFFFFF"/>
              </w:rPr>
              <w:t>In one Godhead.</w:t>
            </w:r>
          </w:p>
        </w:tc>
        <w:tc>
          <w:tcPr>
            <w:tcW w:w="288" w:type="dxa"/>
          </w:tcPr>
          <w:p w14:paraId="6D884F72" w14:textId="77777777" w:rsidR="00F93B55" w:rsidRDefault="00F93B55" w:rsidP="000E2EAC"/>
        </w:tc>
      </w:tr>
      <w:tr w:rsidR="00F93B55" w14:paraId="14A19D90" w14:textId="77777777" w:rsidTr="000E2EAC">
        <w:trPr>
          <w:cantSplit/>
          <w:jc w:val="center"/>
        </w:trPr>
        <w:tc>
          <w:tcPr>
            <w:tcW w:w="288" w:type="dxa"/>
          </w:tcPr>
          <w:p w14:paraId="7C672B26" w14:textId="77777777" w:rsidR="00F93B55" w:rsidRDefault="00F93B55" w:rsidP="000E2EAC">
            <w:pPr>
              <w:pStyle w:val="CopticCross"/>
            </w:pPr>
          </w:p>
        </w:tc>
        <w:tc>
          <w:tcPr>
            <w:tcW w:w="3960" w:type="dxa"/>
          </w:tcPr>
          <w:p w14:paraId="2B46B17C" w14:textId="6A41BB3F" w:rsidR="00F93B55" w:rsidRDefault="00F93B55" w:rsidP="000E2EAC">
            <w:pPr>
              <w:pStyle w:val="EngHang"/>
              <w:rPr>
                <w:shd w:val="clear" w:color="auto" w:fill="FFFFFF"/>
              </w:rPr>
            </w:pPr>
            <w:r>
              <w:rPr>
                <w:shd w:val="clear" w:color="auto" w:fill="FFFFFF"/>
              </w:rPr>
              <w:t>He glorified you</w:t>
            </w:r>
          </w:p>
          <w:p w14:paraId="76B9444A" w14:textId="04813FB4" w:rsidR="00F93B55" w:rsidRDefault="00F93B55" w:rsidP="000E2EAC">
            <w:pPr>
              <w:pStyle w:val="EngHang"/>
              <w:rPr>
                <w:shd w:val="clear" w:color="auto" w:fill="FFFFFF"/>
              </w:rPr>
            </w:pPr>
            <w:r>
              <w:rPr>
                <w:shd w:val="clear" w:color="auto" w:fill="FFFFFF"/>
              </w:rPr>
              <w:t>With the grace of healing,</w:t>
            </w:r>
          </w:p>
          <w:p w14:paraId="6D75939C" w14:textId="7B3FFF73" w:rsidR="00F93B55" w:rsidRDefault="00F93B55" w:rsidP="000E2EAC">
            <w:pPr>
              <w:pStyle w:val="EngHang"/>
              <w:rPr>
                <w:shd w:val="clear" w:color="auto" w:fill="FFFFFF"/>
              </w:rPr>
            </w:pPr>
            <w:r>
              <w:rPr>
                <w:shd w:val="clear" w:color="auto" w:fill="FFFFFF"/>
              </w:rPr>
              <w:t>Heal the sickness of all</w:t>
            </w:r>
          </w:p>
          <w:p w14:paraId="5213A029" w14:textId="7936E2CB" w:rsidR="00F93B55" w:rsidRDefault="00F93B55" w:rsidP="000E2EAC">
            <w:pPr>
              <w:pStyle w:val="EngHangEnd"/>
            </w:pPr>
            <w:r>
              <w:rPr>
                <w:shd w:val="clear" w:color="auto" w:fill="FFFFFF"/>
              </w:rPr>
              <w:t>Who come to you, O Jude.</w:t>
            </w:r>
          </w:p>
        </w:tc>
        <w:tc>
          <w:tcPr>
            <w:tcW w:w="288" w:type="dxa"/>
          </w:tcPr>
          <w:p w14:paraId="55F434FC" w14:textId="77777777" w:rsidR="00F93B55" w:rsidRDefault="00F93B55" w:rsidP="000E2EAC"/>
        </w:tc>
      </w:tr>
      <w:tr w:rsidR="00F93B55" w14:paraId="2DA352B1" w14:textId="77777777" w:rsidTr="000E2EAC">
        <w:trPr>
          <w:cantSplit/>
          <w:jc w:val="center"/>
        </w:trPr>
        <w:tc>
          <w:tcPr>
            <w:tcW w:w="288" w:type="dxa"/>
          </w:tcPr>
          <w:p w14:paraId="17265403" w14:textId="77777777" w:rsidR="00F93B55" w:rsidRDefault="00F93B55" w:rsidP="000E2EAC">
            <w:pPr>
              <w:pStyle w:val="CopticCross"/>
            </w:pPr>
            <w:r w:rsidRPr="00FB5ACB">
              <w:t>¿</w:t>
            </w:r>
          </w:p>
        </w:tc>
        <w:tc>
          <w:tcPr>
            <w:tcW w:w="3960" w:type="dxa"/>
          </w:tcPr>
          <w:p w14:paraId="3471C17F" w14:textId="26D121E8" w:rsidR="00F93B55" w:rsidRDefault="00F93B55" w:rsidP="000E2EAC">
            <w:pPr>
              <w:pStyle w:val="EngHang"/>
              <w:rPr>
                <w:shd w:val="clear" w:color="auto" w:fill="FFFFFF"/>
              </w:rPr>
            </w:pPr>
            <w:r>
              <w:rPr>
                <w:shd w:val="clear" w:color="auto" w:fill="FFFFFF"/>
              </w:rPr>
              <w:t>Hail to you, Apostle,</w:t>
            </w:r>
          </w:p>
          <w:p w14:paraId="0B18E6C7" w14:textId="136C1E63" w:rsidR="00F93B55" w:rsidRDefault="00F93B55" w:rsidP="000E2EAC">
            <w:pPr>
              <w:pStyle w:val="EngHang"/>
              <w:rPr>
                <w:shd w:val="clear" w:color="auto" w:fill="FFFFFF"/>
              </w:rPr>
            </w:pPr>
            <w:r>
              <w:rPr>
                <w:shd w:val="clear" w:color="auto" w:fill="FFFFFF"/>
              </w:rPr>
              <w:t>Hail to you, herald,</w:t>
            </w:r>
          </w:p>
          <w:p w14:paraId="555A1843" w14:textId="72EA297D" w:rsidR="00F93B55" w:rsidRDefault="00F93B55" w:rsidP="000E2EAC">
            <w:pPr>
              <w:pStyle w:val="EngHang"/>
              <w:rPr>
                <w:shd w:val="clear" w:color="auto" w:fill="FFFFFF"/>
              </w:rPr>
            </w:pPr>
            <w:r>
              <w:rPr>
                <w:shd w:val="clear" w:color="auto" w:fill="FFFFFF"/>
              </w:rPr>
              <w:t>Hail to you, Disciple,</w:t>
            </w:r>
          </w:p>
          <w:p w14:paraId="7C61B67A" w14:textId="4FB57ECE" w:rsidR="00F93B55" w:rsidRDefault="00F93B55" w:rsidP="00F93B55">
            <w:pPr>
              <w:pStyle w:val="EngHangEnd"/>
              <w:ind w:left="0" w:firstLine="0"/>
            </w:pPr>
            <w:r>
              <w:rPr>
                <w:shd w:val="clear" w:color="auto" w:fill="FFFFFF"/>
              </w:rPr>
              <w:t>Saint Jude Thaddaus.</w:t>
            </w:r>
          </w:p>
        </w:tc>
        <w:tc>
          <w:tcPr>
            <w:tcW w:w="288" w:type="dxa"/>
          </w:tcPr>
          <w:p w14:paraId="4BA254FD" w14:textId="77777777" w:rsidR="00F93B55" w:rsidRDefault="00F93B55" w:rsidP="000E2EAC"/>
        </w:tc>
      </w:tr>
      <w:tr w:rsidR="00F93B55" w14:paraId="710AC64C" w14:textId="77777777" w:rsidTr="000E2EAC">
        <w:trPr>
          <w:cantSplit/>
          <w:jc w:val="center"/>
        </w:trPr>
        <w:tc>
          <w:tcPr>
            <w:tcW w:w="288" w:type="dxa"/>
          </w:tcPr>
          <w:p w14:paraId="6DA80F8A" w14:textId="77777777" w:rsidR="00F93B55" w:rsidRDefault="00F93B55" w:rsidP="000E2EAC">
            <w:pPr>
              <w:pStyle w:val="CopticCross"/>
            </w:pPr>
          </w:p>
        </w:tc>
        <w:tc>
          <w:tcPr>
            <w:tcW w:w="3960" w:type="dxa"/>
          </w:tcPr>
          <w:p w14:paraId="636906A9" w14:textId="77777777" w:rsidR="00F93B55" w:rsidRDefault="00F93B55" w:rsidP="000E2EAC">
            <w:pPr>
              <w:pStyle w:val="EngHang"/>
              <w:rPr>
                <w:shd w:val="clear" w:color="auto" w:fill="FFFFFF"/>
              </w:rPr>
            </w:pPr>
            <w:r>
              <w:rPr>
                <w:shd w:val="clear" w:color="auto" w:fill="FFFFFF"/>
              </w:rPr>
              <w:t>Pray to the Lord on our behalf,</w:t>
            </w:r>
          </w:p>
          <w:p w14:paraId="4F316007" w14:textId="5AC1A7E1" w:rsidR="00F93B55" w:rsidRDefault="00F93B55" w:rsidP="000E2EAC">
            <w:pPr>
              <w:pStyle w:val="EngHang"/>
              <w:rPr>
                <w:shd w:val="clear" w:color="auto" w:fill="FFFFFF"/>
              </w:rPr>
            </w:pPr>
            <w:r>
              <w:rPr>
                <w:shd w:val="clear" w:color="auto" w:fill="FFFFFF"/>
              </w:rPr>
              <w:t>O my lord and father, the Apostle,</w:t>
            </w:r>
          </w:p>
          <w:p w14:paraId="343DD631" w14:textId="398511A7" w:rsidR="00F93B55" w:rsidRDefault="00F93B55" w:rsidP="000E2EAC">
            <w:pPr>
              <w:pStyle w:val="EngHang"/>
              <w:rPr>
                <w:shd w:val="clear" w:color="auto" w:fill="FFFFFF"/>
              </w:rPr>
            </w:pPr>
            <w:r>
              <w:rPr>
                <w:shd w:val="clear" w:color="auto" w:fill="FFFFFF"/>
              </w:rPr>
              <w:t>Saint Jude Thaddaeus,</w:t>
            </w:r>
          </w:p>
          <w:p w14:paraId="434EF3FC" w14:textId="77777777" w:rsidR="00F93B55" w:rsidRDefault="00F93B55" w:rsidP="000E2EAC">
            <w:pPr>
              <w:pStyle w:val="EngHangEnd"/>
            </w:pPr>
            <w:r>
              <w:rPr>
                <w:shd w:val="clear" w:color="auto" w:fill="FFFFFF"/>
              </w:rPr>
              <w:t>That He may forgive us our sins.</w:t>
            </w:r>
          </w:p>
        </w:tc>
        <w:tc>
          <w:tcPr>
            <w:tcW w:w="288" w:type="dxa"/>
          </w:tcPr>
          <w:p w14:paraId="46F2F0C0" w14:textId="77777777" w:rsidR="00F93B55" w:rsidRDefault="00F93B55" w:rsidP="000E2EAC"/>
        </w:tc>
      </w:tr>
    </w:tbl>
    <w:p w14:paraId="4BDA9DC2" w14:textId="77777777" w:rsidR="00980D99" w:rsidRDefault="00980D99" w:rsidP="00980D99">
      <w:pPr>
        <w:pStyle w:val="Heading3"/>
      </w:pPr>
      <w:bookmarkStart w:id="1842" w:name="_Toc485884652"/>
      <w:r>
        <w:t xml:space="preserve">June 20 / Paoni 26: </w:t>
      </w:r>
      <w:r w:rsidR="00237D47">
        <w:t xml:space="preserve">Consecration of the Church of </w:t>
      </w:r>
      <w:r>
        <w:t>Archangel Gabriel</w:t>
      </w:r>
      <w:bookmarkEnd w:id="1842"/>
    </w:p>
    <w:p w14:paraId="1CE2FB9D" w14:textId="0DB6336B" w:rsidR="00980D99" w:rsidRPr="00980D99" w:rsidRDefault="00237D47" w:rsidP="00D31016">
      <w:pPr>
        <w:pStyle w:val="Rubric"/>
      </w:pPr>
      <w:r>
        <w:t xml:space="preserve">See </w:t>
      </w:r>
      <w:r w:rsidR="00220A88">
        <w:fldChar w:fldCharType="begin"/>
      </w:r>
      <w:r w:rsidR="00220A88">
        <w:instrText xml:space="preserve"> REF _Ref485107608 \h </w:instrText>
      </w:r>
      <w:r w:rsidR="00220A88">
        <w:fldChar w:fldCharType="separate"/>
      </w:r>
      <w:r w:rsidR="000E2EAC">
        <w:t>March 26 / Phamenoth 30: Archangel Gabriel</w:t>
      </w:r>
      <w:r w:rsidR="00220A88">
        <w:fldChar w:fldCharType="end"/>
      </w:r>
      <w:r w:rsidR="00220A88">
        <w:t xml:space="preserve">, page </w:t>
      </w:r>
      <w:r w:rsidR="00220A88">
        <w:fldChar w:fldCharType="begin"/>
      </w:r>
      <w:r w:rsidR="00220A88">
        <w:instrText xml:space="preserve"> PAGEREF _Ref485107608 \h </w:instrText>
      </w:r>
      <w:r w:rsidR="00220A88">
        <w:fldChar w:fldCharType="separate"/>
      </w:r>
      <w:r w:rsidR="000E2EAC">
        <w:rPr>
          <w:noProof/>
        </w:rPr>
        <w:t>1013</w:t>
      </w:r>
      <w:r w:rsidR="00220A88">
        <w:fldChar w:fldCharType="end"/>
      </w:r>
      <w:r w:rsidR="00220A88">
        <w:t>.</w:t>
      </w:r>
    </w:p>
    <w:p w14:paraId="4ADB6B3C" w14:textId="77777777" w:rsidR="00072324" w:rsidRDefault="00072324" w:rsidP="00072324">
      <w:pPr>
        <w:pStyle w:val="Heading3"/>
        <w:rPr>
          <w:lang w:val="en-US"/>
        </w:rPr>
      </w:pPr>
      <w:bookmarkStart w:id="1843" w:name="_Toc485884653"/>
      <w:r>
        <w:rPr>
          <w:lang w:val="en-US"/>
        </w:rPr>
        <w:lastRenderedPageBreak/>
        <w:t>June 21 / Paoni 27: Martyrdom of St. Ananias the Apostle</w:t>
      </w:r>
      <w:bookmarkEnd w:id="1843"/>
    </w:p>
    <w:p w14:paraId="5EADB549" w14:textId="1E4AC980" w:rsidR="00191A26" w:rsidRDefault="00191A26" w:rsidP="00220A88">
      <w:pPr>
        <w:pStyle w:val="Rubric"/>
        <w:tabs>
          <w:tab w:val="left" w:pos="7425"/>
        </w:tabs>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r w:rsidR="00220A88">
        <w:tab/>
      </w:r>
    </w:p>
    <w:p w14:paraId="49109F37" w14:textId="77777777" w:rsidR="00B52D77" w:rsidRDefault="00B52D77" w:rsidP="00B52D77">
      <w:pPr>
        <w:pStyle w:val="Heading3"/>
      </w:pPr>
      <w:bookmarkStart w:id="1844" w:name="_Toc485884654"/>
      <w:r>
        <w:t>June 23 / Paoni 29: Commemoration of the Annunciation, Nativity, and Resurrection on the 29</w:t>
      </w:r>
      <w:r w:rsidRPr="00C0205C">
        <w:rPr>
          <w:vertAlign w:val="superscript"/>
        </w:rPr>
        <w:t>th</w:t>
      </w:r>
      <w:r>
        <w:t xml:space="preserve"> of Every Month</w:t>
      </w:r>
      <w:bookmarkEnd w:id="1844"/>
    </w:p>
    <w:p w14:paraId="1DB8D7D3" w14:textId="2AF9E591" w:rsidR="00B52D77" w:rsidRP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573C8122" w14:textId="77777777" w:rsidR="00980D99" w:rsidRDefault="00980D99" w:rsidP="00980D99">
      <w:pPr>
        <w:pStyle w:val="Heading3"/>
        <w:rPr>
          <w:lang w:val="en-US"/>
        </w:rPr>
      </w:pPr>
      <w:bookmarkStart w:id="1845" w:name="_Toc485884655"/>
      <w:r>
        <w:rPr>
          <w:lang w:val="en-US"/>
        </w:rPr>
        <w:t>June 24 / Paoni 30: The Nativity of St. John the Baptist</w:t>
      </w:r>
      <w:bookmarkEnd w:id="1845"/>
    </w:p>
    <w:p w14:paraId="4732DA21" w14:textId="4CFE7EF2" w:rsidR="00191A26" w:rsidRDefault="00191A26" w:rsidP="00191A26">
      <w:pPr>
        <w:pStyle w:val="Rubric"/>
      </w:pPr>
      <w:r>
        <w:t xml:space="preserve">See </w:t>
      </w:r>
      <w:r>
        <w:fldChar w:fldCharType="begin"/>
      </w:r>
      <w:r>
        <w:instrText xml:space="preserve"> REF _Ref434488524 \h </w:instrText>
      </w:r>
      <w:r>
        <w:fldChar w:fldCharType="separate"/>
      </w:r>
      <w:r w:rsidR="000E2EAC">
        <w:t>The Doxology of St. John the Baptist</w:t>
      </w:r>
      <w:r>
        <w:fldChar w:fldCharType="end"/>
      </w:r>
      <w:r>
        <w:t xml:space="preserve"> on pages </w:t>
      </w:r>
      <w:r>
        <w:fldChar w:fldCharType="begin"/>
      </w:r>
      <w:r>
        <w:instrText xml:space="preserve"> PAGEREF _Ref434488524 \h </w:instrText>
      </w:r>
      <w:r>
        <w:fldChar w:fldCharType="separate"/>
      </w:r>
      <w:r w:rsidR="000E2EAC">
        <w:rPr>
          <w:noProof/>
        </w:rPr>
        <w:t>704</w:t>
      </w:r>
      <w:r>
        <w:fldChar w:fldCharType="end"/>
      </w:r>
      <w:r>
        <w:t xml:space="preserve"> and </w:t>
      </w:r>
      <w:r>
        <w:fldChar w:fldCharType="begin"/>
      </w:r>
      <w:r>
        <w:instrText xml:space="preserve"> PAGEREF _Ref434488546 \h </w:instrText>
      </w:r>
      <w:r>
        <w:fldChar w:fldCharType="separate"/>
      </w:r>
      <w:r w:rsidR="000E2EAC">
        <w:rPr>
          <w:noProof/>
        </w:rPr>
        <w:t>705</w:t>
      </w:r>
      <w:r>
        <w:fldChar w:fldCharType="end"/>
      </w:r>
      <w:r>
        <w:t>.</w:t>
      </w:r>
    </w:p>
    <w:p w14:paraId="04E70998" w14:textId="77777777" w:rsidR="005B716A" w:rsidRDefault="005B716A" w:rsidP="005B716A">
      <w:pPr>
        <w:pStyle w:val="Heading3"/>
      </w:pPr>
      <w:bookmarkStart w:id="1846" w:name="_Toc485884656"/>
      <w:r>
        <w:t>June 26 / Epip 2: Departure of St. Thaddaeus the Apostle</w:t>
      </w:r>
      <w:bookmarkEnd w:id="1846"/>
    </w:p>
    <w:p w14:paraId="2E67CB62" w14:textId="2875B32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5EF24D29" w14:textId="77777777" w:rsidR="00980D99" w:rsidRDefault="00980D99" w:rsidP="00980D99">
      <w:pPr>
        <w:pStyle w:val="Heading3"/>
      </w:pPr>
      <w:bookmarkStart w:id="1847" w:name="_Toc485884657"/>
      <w:r>
        <w:t>June 27 / Epip 3: St. Cyril of Alexandria</w:t>
      </w:r>
      <w:bookmarkEnd w:id="1847"/>
    </w:p>
    <w:p w14:paraId="6FD5F64A" w14:textId="5DFA16C8" w:rsidR="00E50261" w:rsidRDefault="00E50261" w:rsidP="00E50261">
      <w:pPr>
        <w:pStyle w:val="Rubric"/>
      </w:pPr>
      <w:r>
        <w:t>TODO add</w:t>
      </w:r>
    </w:p>
    <w:p w14:paraId="262DE9B6" w14:textId="01FA0672" w:rsidR="006A0D7C" w:rsidRDefault="006A0D7C" w:rsidP="006A0D7C">
      <w:pPr>
        <w:pStyle w:val="Heading3"/>
      </w:pPr>
      <w:bookmarkStart w:id="1848" w:name="_Toc485884658"/>
      <w:r>
        <w:t>June 28 / Epip 4: Sts. Apakir and John</w:t>
      </w:r>
      <w:bookmarkEnd w:id="1848"/>
    </w:p>
    <w:p w14:paraId="4A6BAA95" w14:textId="256EBAFF"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E2EAC">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E2EAC">
        <w:rPr>
          <w:noProof/>
        </w:rPr>
        <w:t>1067</w:t>
      </w:r>
      <w:r w:rsidR="00237D47">
        <w:fldChar w:fldCharType="end"/>
      </w:r>
      <w:r>
        <w:t>.</w:t>
      </w:r>
    </w:p>
    <w:p w14:paraId="1F7BEA33" w14:textId="77777777" w:rsidR="00980D99" w:rsidRDefault="00980D99" w:rsidP="00980D99">
      <w:pPr>
        <w:pStyle w:val="Heading3"/>
        <w:rPr>
          <w:lang w:val="en-US"/>
        </w:rPr>
      </w:pPr>
      <w:bookmarkStart w:id="1849" w:name="_Toc485884659"/>
      <w:r>
        <w:rPr>
          <w:lang w:val="en-US"/>
        </w:rPr>
        <w:t>June 29 / Epip 5: The Apos</w:t>
      </w:r>
      <w:r w:rsidR="005B716A">
        <w:rPr>
          <w:lang w:val="en-US"/>
        </w:rPr>
        <w:t>tle</w:t>
      </w:r>
      <w:r>
        <w:rPr>
          <w:lang w:val="en-US"/>
        </w:rPr>
        <w:t>s</w:t>
      </w:r>
      <w:r w:rsidR="005B716A">
        <w:rPr>
          <w:lang w:val="en-US"/>
        </w:rPr>
        <w:t>’</w:t>
      </w:r>
      <w:r>
        <w:rPr>
          <w:lang w:val="en-US"/>
        </w:rPr>
        <w:t xml:space="preserve"> Feast</w:t>
      </w:r>
      <w:bookmarkEnd w:id="1849"/>
    </w:p>
    <w:p w14:paraId="251E582D" w14:textId="4DB63EF3" w:rsidR="00D62D89" w:rsidRPr="00D62D89" w:rsidRDefault="00D62D89" w:rsidP="00D62D89">
      <w:pPr>
        <w:pStyle w:val="Heading4"/>
        <w:rPr>
          <w:rFonts w:ascii="Segoe UI Historic" w:eastAsia="Arial Unicode MS" w:hAnsi="Segoe UI Historic" w:cs="Segoe UI Historic"/>
        </w:rPr>
      </w:pPr>
      <w:bookmarkStart w:id="1850" w:name="_Ref434477973"/>
      <w:r>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4AFCED8A" w14:textId="77777777" w:rsidTr="00D62D89">
        <w:trPr>
          <w:cantSplit/>
          <w:jc w:val="center"/>
        </w:trPr>
        <w:tc>
          <w:tcPr>
            <w:tcW w:w="288" w:type="dxa"/>
          </w:tcPr>
          <w:p w14:paraId="182970DF" w14:textId="77777777" w:rsidR="00D62D89" w:rsidRDefault="00D62D89" w:rsidP="00D62D89">
            <w:pPr>
              <w:pStyle w:val="CopticCross"/>
            </w:pPr>
          </w:p>
        </w:tc>
        <w:tc>
          <w:tcPr>
            <w:tcW w:w="3960" w:type="dxa"/>
          </w:tcPr>
          <w:p w14:paraId="7C9797C7" w14:textId="64DF930B" w:rsidR="00D62D89" w:rsidRDefault="00D62D89" w:rsidP="00D62D89">
            <w:pPr>
              <w:pStyle w:val="EngHang"/>
            </w:pPr>
            <w:r>
              <w:t>Hail to our Father Peter,</w:t>
            </w:r>
          </w:p>
          <w:p w14:paraId="7018FC7D" w14:textId="6162469B" w:rsidR="00D62D89" w:rsidRDefault="00D62D89" w:rsidP="00D62D89">
            <w:pPr>
              <w:pStyle w:val="EngHang"/>
            </w:pPr>
            <w:r>
              <w:t>And our Teacher Paul,</w:t>
            </w:r>
          </w:p>
          <w:p w14:paraId="123BA598" w14:textId="3CD1A313" w:rsidR="00D62D89" w:rsidRDefault="00D62D89" w:rsidP="00D62D89">
            <w:pPr>
              <w:pStyle w:val="EngHang"/>
            </w:pPr>
            <w:r>
              <w:t>The great pillars,</w:t>
            </w:r>
          </w:p>
          <w:p w14:paraId="5EA6ADCB" w14:textId="443FC04E" w:rsidR="00D62D89" w:rsidRDefault="00D62D89" w:rsidP="00D62D89">
            <w:pPr>
              <w:pStyle w:val="EngHangEnd"/>
            </w:pPr>
            <w:r>
              <w:t>The firmess of the faithful.</w:t>
            </w:r>
          </w:p>
        </w:tc>
        <w:tc>
          <w:tcPr>
            <w:tcW w:w="288" w:type="dxa"/>
          </w:tcPr>
          <w:p w14:paraId="3B66325E" w14:textId="77777777" w:rsidR="00D62D89" w:rsidRDefault="00D62D89" w:rsidP="00D62D89"/>
        </w:tc>
        <w:tc>
          <w:tcPr>
            <w:tcW w:w="288" w:type="dxa"/>
          </w:tcPr>
          <w:p w14:paraId="5AA71005" w14:textId="77777777" w:rsidR="00D62D89" w:rsidRDefault="00D62D89" w:rsidP="00D62D89">
            <w:pPr>
              <w:pStyle w:val="CopticCross"/>
            </w:pPr>
          </w:p>
        </w:tc>
        <w:tc>
          <w:tcPr>
            <w:tcW w:w="3960" w:type="dxa"/>
          </w:tcPr>
          <w:p w14:paraId="389FBA93" w14:textId="4FF92397" w:rsidR="00D62D89" w:rsidRDefault="00D62D89" w:rsidP="00D62D89">
            <w:pPr>
              <w:pStyle w:val="CopticVersemulti-line"/>
            </w:pPr>
            <w:r>
              <w:t>Ⲭⲉⲣⲉ ⲡⲉⲛⲓⲱⲧ Ⲡⲉⲧⲣⲟⲥ:</w:t>
            </w:r>
          </w:p>
          <w:p w14:paraId="23D72675" w14:textId="15590BEC" w:rsidR="00D62D89" w:rsidRDefault="00D62D89" w:rsidP="00D62D89">
            <w:pPr>
              <w:pStyle w:val="CopticVersemulti-line"/>
            </w:pPr>
            <w:r>
              <w:t>ⲛⲉⲙ ⲡⲉⲛⲥⲁϧ Ⲡⲁⲩⲗⲟⲥ:</w:t>
            </w:r>
          </w:p>
          <w:p w14:paraId="142B2352" w14:textId="661421BF" w:rsidR="00D62D89" w:rsidRDefault="00D62D89" w:rsidP="00D62D89">
            <w:pPr>
              <w:pStyle w:val="CopticVersemulti-line"/>
            </w:pPr>
            <w:r>
              <w:t>ⲛⲓⲛⲓϣϯ ⲛ̀ⲥⲧⲁⲩⲗⲗⲟⲥ:</w:t>
            </w:r>
          </w:p>
          <w:p w14:paraId="62C56D3F" w14:textId="6FFFC778" w:rsidR="00D62D89" w:rsidRPr="00240FF0" w:rsidRDefault="00D62D89" w:rsidP="00D62D89">
            <w:pPr>
              <w:pStyle w:val="CopticHangingVerse"/>
              <w:rPr>
                <w:vanish/>
              </w:rPr>
            </w:pPr>
            <w:r>
              <w:t>ⲉⲧⲧⲁϫⲣⲟ ⲛ̀ⲛⲓⲡⲓⲥⲧⲟⲥ.</w:t>
            </w:r>
          </w:p>
        </w:tc>
      </w:tr>
    </w:tbl>
    <w:p w14:paraId="6FD478B9" w14:textId="77777777" w:rsidR="004C7F73" w:rsidRDefault="004C7F73" w:rsidP="004C7F73">
      <w:pPr>
        <w:pStyle w:val="Heading4"/>
      </w:pPr>
      <w:bookmarkStart w:id="1851" w:name="_Ref485107884"/>
      <w:r>
        <w:lastRenderedPageBreak/>
        <w:t>The Doxology of Sts. Peter and Paul</w:t>
      </w:r>
      <w:bookmarkEnd w:id="1850"/>
      <w:bookmarkEnd w:id="18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852"/>
            <w:r>
              <w:t>Are the working husbandmen</w:t>
            </w:r>
            <w:commentRangeEnd w:id="1852"/>
            <w:r>
              <w:rPr>
                <w:rStyle w:val="CommentReference"/>
                <w:rFonts w:ascii="Times New Roman" w:eastAsiaTheme="minorHAnsi" w:hAnsi="Times New Roman" w:cstheme="minorBidi"/>
                <w:color w:val="auto"/>
              </w:rPr>
              <w:commentReference w:id="1852"/>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853"/>
            <w:r>
              <w:t xml:space="preserve">With </w:t>
            </w:r>
            <w:commentRangeEnd w:id="1853"/>
            <w:r>
              <w:rPr>
                <w:rStyle w:val="CommentReference"/>
                <w:rFonts w:ascii="Times New Roman" w:eastAsiaTheme="minorHAnsi" w:hAnsi="Times New Roman" w:cstheme="minorBidi"/>
                <w:color w:val="auto"/>
              </w:rPr>
              <w:commentReference w:id="1853"/>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854"/>
            <w:commentRangeStart w:id="1855"/>
            <w:r>
              <w:t xml:space="preserve">sound </w:t>
            </w:r>
            <w:commentRangeEnd w:id="1854"/>
            <w:r>
              <w:rPr>
                <w:rStyle w:val="CommentReference"/>
                <w:rFonts w:ascii="Times New Roman" w:eastAsiaTheme="minorHAnsi" w:hAnsi="Times New Roman" w:cstheme="minorBidi"/>
                <w:color w:val="auto"/>
              </w:rPr>
              <w:commentReference w:id="1854"/>
            </w:r>
            <w:commentRangeEnd w:id="1855"/>
            <w:r>
              <w:rPr>
                <w:rStyle w:val="CommentReference"/>
                <w:rFonts w:ascii="Times New Roman" w:eastAsiaTheme="minorHAnsi" w:hAnsi="Times New Roman" w:cstheme="minorBidi"/>
                <w:color w:val="auto"/>
              </w:rPr>
              <w:commentReference w:id="1855"/>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856" w:name="_Ref434488724"/>
      <w:r>
        <w:t>The Doxology of St. Paul</w:t>
      </w:r>
      <w:bookmarkEnd w:id="18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857"/>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858"/>
            <w:r>
              <w:t xml:space="preserve">To </w:t>
            </w:r>
            <w:commentRangeEnd w:id="1858"/>
            <w:r>
              <w:rPr>
                <w:rStyle w:val="CommentReference"/>
                <w:rFonts w:ascii="Times New Roman" w:eastAsiaTheme="minorHAnsi" w:hAnsi="Times New Roman" w:cstheme="minorBidi"/>
                <w:color w:val="auto"/>
              </w:rPr>
              <w:commentReference w:id="1858"/>
            </w:r>
            <w:r>
              <w:t xml:space="preserve">all the </w:t>
            </w:r>
            <w:commentRangeStart w:id="1859"/>
            <w:r>
              <w:t>Gentiles</w:t>
            </w:r>
            <w:commentRangeEnd w:id="1859"/>
            <w:r>
              <w:rPr>
                <w:rStyle w:val="CommentReference"/>
                <w:rFonts w:ascii="Times New Roman" w:eastAsiaTheme="minorHAnsi" w:hAnsi="Times New Roman" w:cstheme="minorBidi"/>
                <w:color w:val="auto"/>
              </w:rPr>
              <w:commentReference w:id="1859"/>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860"/>
            <w:r>
              <w:t>To be completely filled</w:t>
            </w:r>
          </w:p>
          <w:p w14:paraId="68A85021" w14:textId="77777777" w:rsidR="00306181" w:rsidRDefault="00306181" w:rsidP="00306181">
            <w:pPr>
              <w:pStyle w:val="EngHangEnd"/>
            </w:pPr>
            <w:r>
              <w:t>With God in love.</w:t>
            </w:r>
            <w:commentRangeEnd w:id="1860"/>
            <w:r>
              <w:rPr>
                <w:rStyle w:val="CommentReference"/>
                <w:rFonts w:ascii="Times New Roman" w:eastAsiaTheme="minorHAnsi" w:hAnsi="Times New Roman" w:cstheme="minorBidi"/>
                <w:color w:val="auto"/>
              </w:rPr>
              <w:commentReference w:id="1860"/>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861" w:name="_Ref434476236"/>
      <w:r>
        <w:t>The Psali Adam</w:t>
      </w:r>
      <w:r w:rsidR="006C1B94">
        <w:t xml:space="preserve"> for the Apostles’ Feast</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1D8A7EA3" w14:textId="23C8244A" w:rsidR="00554484" w:rsidRDefault="00EF40C2" w:rsidP="00EF40C2">
            <w:pPr>
              <w:pStyle w:val="EngHang"/>
            </w:pPr>
            <w:r>
              <w:t>I ask You, my God,</w:t>
            </w:r>
          </w:p>
          <w:p w14:paraId="4A2BEE9F" w14:textId="77777777" w:rsidR="00EF40C2" w:rsidRDefault="00EF40C2" w:rsidP="00EF40C2">
            <w:pPr>
              <w:pStyle w:val="EngHang"/>
            </w:pPr>
            <w:r>
              <w:t>Forgive me O my Lord Jesus,</w:t>
            </w:r>
          </w:p>
          <w:p w14:paraId="0B1D4106" w14:textId="77777777" w:rsidR="00EF40C2" w:rsidRDefault="00EF40C2" w:rsidP="00EF40C2">
            <w:pPr>
              <w:pStyle w:val="EngHang"/>
            </w:pPr>
            <w:r>
              <w:t>For the sake of my lords and fathers,</w:t>
            </w:r>
          </w:p>
          <w:p w14:paraId="0E475FCD" w14:textId="4CC13C93" w:rsidR="00EF40C2" w:rsidRDefault="00EF40C2" w:rsidP="00235C40">
            <w:pPr>
              <w:pStyle w:val="EngHangEnd"/>
            </w:pPr>
            <w:r>
              <w:t>Peter and Paul.</w:t>
            </w: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0F9101F3" w:rsidR="00554484" w:rsidRDefault="00554484" w:rsidP="00554484">
            <w:pPr>
              <w:pStyle w:val="CopticVersemulti-line"/>
            </w:pPr>
            <w:r>
              <w:t xml:space="preserve">ⲭⲱ ⲛⲏⲓ ⲱ̀ ⲠⲁϬⲟⲓⲥ </w:t>
            </w:r>
            <w:r w:rsidR="00EF40C2">
              <w:t>Ⲓⲏⲥⲟⲩⲥ</w:t>
            </w:r>
            <w:r>
              <w:t>:</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3FE4E033" w14:textId="77777777" w:rsidR="00554484" w:rsidRDefault="00EF40C2" w:rsidP="00EF40C2">
            <w:pPr>
              <w:pStyle w:val="EngHang"/>
            </w:pPr>
            <w:r>
              <w:t>Help me, my God,</w:t>
            </w:r>
          </w:p>
          <w:p w14:paraId="355F8969" w14:textId="77777777" w:rsidR="00EF40C2" w:rsidRDefault="00EF40C2" w:rsidP="00EF40C2">
            <w:pPr>
              <w:pStyle w:val="EngHang"/>
            </w:pPr>
            <w:r>
              <w:t>For the sake of the Theotokos,</w:t>
            </w:r>
          </w:p>
          <w:p w14:paraId="2C9D5C2D" w14:textId="77777777" w:rsidR="00EF40C2" w:rsidRDefault="00EF40C2" w:rsidP="00EF40C2">
            <w:pPr>
              <w:pStyle w:val="EngHang"/>
            </w:pPr>
            <w:r>
              <w:t>And the two Apostles,</w:t>
            </w:r>
          </w:p>
          <w:p w14:paraId="5214AA38" w14:textId="7458942E" w:rsidR="00EF40C2" w:rsidRDefault="00EF40C2" w:rsidP="00235C40">
            <w:pPr>
              <w:pStyle w:val="EngHangEnd"/>
            </w:pPr>
            <w:r>
              <w:t>Peter and Paul.</w:t>
            </w: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lastRenderedPageBreak/>
              <w:t>¿</w:t>
            </w:r>
          </w:p>
        </w:tc>
        <w:tc>
          <w:tcPr>
            <w:tcW w:w="3960" w:type="dxa"/>
          </w:tcPr>
          <w:p w14:paraId="1EBCE989" w14:textId="38C6CC79" w:rsidR="00EF40C2" w:rsidRDefault="00EF40C2" w:rsidP="00EF40C2">
            <w:pPr>
              <w:pStyle w:val="EngHang"/>
            </w:pPr>
            <w:r>
              <w:t>For these two bright pillars,</w:t>
            </w:r>
          </w:p>
          <w:p w14:paraId="3D9F0A89" w14:textId="020FDE40" w:rsidR="00EF40C2" w:rsidRDefault="00EF40C2" w:rsidP="00EF40C2">
            <w:pPr>
              <w:pStyle w:val="EngHang"/>
            </w:pPr>
            <w:r>
              <w:t>Peter, and Paul,</w:t>
            </w:r>
          </w:p>
          <w:p w14:paraId="56D82E4E" w14:textId="070C2485" w:rsidR="00554484" w:rsidRDefault="00EF40C2" w:rsidP="00EF40C2">
            <w:pPr>
              <w:pStyle w:val="EngHang"/>
            </w:pPr>
            <w:r>
              <w:t>are exalted</w:t>
            </w:r>
          </w:p>
          <w:p w14:paraId="00E62A9D" w14:textId="6E54ADC5" w:rsidR="00EF40C2" w:rsidRDefault="00EF40C2" w:rsidP="00235C40">
            <w:pPr>
              <w:pStyle w:val="EngHangEnd"/>
            </w:pPr>
            <w:r>
              <w:t>In great righteousness</w:t>
            </w:r>
            <w:r w:rsidR="003E4C32">
              <w:t>.</w:t>
            </w: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5F24C936" w14:textId="77777777" w:rsidR="00554484" w:rsidRDefault="00EF40C2" w:rsidP="00EF40C2">
            <w:pPr>
              <w:pStyle w:val="EngHang"/>
            </w:pPr>
            <w:r>
              <w:t>King David said</w:t>
            </w:r>
          </w:p>
          <w:p w14:paraId="7EB00B04" w14:textId="77777777" w:rsidR="00EF40C2" w:rsidRDefault="00EF40C2" w:rsidP="00EF40C2">
            <w:pPr>
              <w:pStyle w:val="EngHang"/>
            </w:pPr>
            <w:r>
              <w:t>In the Book of his Psalms,</w:t>
            </w:r>
          </w:p>
          <w:p w14:paraId="39AAAAA8" w14:textId="77777777" w:rsidR="00EF40C2" w:rsidRDefault="00EF40C2" w:rsidP="00EF40C2">
            <w:pPr>
              <w:pStyle w:val="EngHang"/>
            </w:pPr>
            <w:r>
              <w:t>“Their voices went forth</w:t>
            </w:r>
          </w:p>
          <w:p w14:paraId="010EE492" w14:textId="474A5D14" w:rsidR="00EF40C2" w:rsidRDefault="00EF40C2" w:rsidP="00EF40C2">
            <w:pPr>
              <w:pStyle w:val="EngHang"/>
            </w:pPr>
            <w:r>
              <w:t>Throughout the world.”</w:t>
            </w: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74421D13" w14:textId="77777777" w:rsidR="00EF40C2" w:rsidRDefault="00EF40C2" w:rsidP="00EF40C2">
            <w:pPr>
              <w:pStyle w:val="EngHang"/>
            </w:pPr>
            <w:r>
              <w:t>Thanks to our fathers</w:t>
            </w:r>
          </w:p>
          <w:p w14:paraId="5792A07F" w14:textId="77777777" w:rsidR="00EF40C2" w:rsidRDefault="00EF40C2" w:rsidP="00EF40C2">
            <w:pPr>
              <w:pStyle w:val="EngHang"/>
            </w:pPr>
            <w:r>
              <w:t>The Apostles,</w:t>
            </w:r>
          </w:p>
          <w:p w14:paraId="15A7F23D" w14:textId="77777777" w:rsidR="00EF40C2" w:rsidRDefault="00EF40C2" w:rsidP="00EF40C2">
            <w:pPr>
              <w:pStyle w:val="EngHang"/>
            </w:pPr>
            <w:r>
              <w:t>We knew God:</w:t>
            </w:r>
          </w:p>
          <w:p w14:paraId="312DDF23" w14:textId="00BAB0D4" w:rsidR="00EF40C2" w:rsidRDefault="00EF40C2" w:rsidP="00EF40C2">
            <w:pPr>
              <w:pStyle w:val="EngHangEnd"/>
            </w:pPr>
            <w:r>
              <w:t>Our Lord Jesus Christ.</w:t>
            </w: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55FB5E7A" w14:textId="77777777" w:rsidR="00554484" w:rsidRDefault="00EF40C2" w:rsidP="00EF40C2">
            <w:pPr>
              <w:pStyle w:val="EngHang"/>
            </w:pPr>
            <w:r>
              <w:t>They performed numerous</w:t>
            </w:r>
          </w:p>
          <w:p w14:paraId="556AF143" w14:textId="77777777" w:rsidR="00EF40C2" w:rsidRDefault="00EF40C2" w:rsidP="00EF40C2">
            <w:pPr>
              <w:pStyle w:val="EngHang"/>
            </w:pPr>
            <w:r>
              <w:t>Mighty acts and wonders</w:t>
            </w:r>
          </w:p>
          <w:p w14:paraId="0DDEE768" w14:textId="77777777" w:rsidR="00EF40C2" w:rsidRDefault="00EF40C2" w:rsidP="00EF40C2">
            <w:pPr>
              <w:pStyle w:val="EngHang"/>
            </w:pPr>
            <w:r>
              <w:t>In the Name of</w:t>
            </w:r>
          </w:p>
          <w:p w14:paraId="3A723FED" w14:textId="74B0675D" w:rsidR="00EF40C2" w:rsidRDefault="00EF40C2" w:rsidP="00235C40">
            <w:pPr>
              <w:pStyle w:val="EngHangEnd"/>
            </w:pPr>
            <w:r>
              <w:t>The mighty Christ.</w:t>
            </w: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2FAE6D87" w14:textId="77777777" w:rsidR="00554484" w:rsidRDefault="00EF40C2" w:rsidP="00EF40C2">
            <w:pPr>
              <w:pStyle w:val="EngHang"/>
            </w:pPr>
            <w:r>
              <w:t>See, the King of glory</w:t>
            </w:r>
          </w:p>
          <w:p w14:paraId="1E10F94D" w14:textId="77777777" w:rsidR="00EF40C2" w:rsidRDefault="00EF40C2" w:rsidP="00EF40C2">
            <w:pPr>
              <w:pStyle w:val="EngHang"/>
            </w:pPr>
            <w:r>
              <w:t>Sent them into the world,</w:t>
            </w:r>
          </w:p>
          <w:p w14:paraId="5BFE8679" w14:textId="4C6A86D8" w:rsidR="00EF40C2" w:rsidRDefault="00EF40C2" w:rsidP="00EF40C2">
            <w:pPr>
              <w:pStyle w:val="EngHang"/>
            </w:pPr>
            <w:r>
              <w:t>To preach the resurrection</w:t>
            </w:r>
          </w:p>
          <w:p w14:paraId="4165977D" w14:textId="3C317694" w:rsidR="00EF40C2" w:rsidRDefault="00EF40C2" w:rsidP="00235C40">
            <w:pPr>
              <w:pStyle w:val="EngHangEnd"/>
            </w:pPr>
            <w:r>
              <w:t>Of the Lord to all.</w:t>
            </w: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446D3811" w14:textId="77777777" w:rsidR="00554484" w:rsidRDefault="00EF40C2" w:rsidP="00EF40C2">
            <w:pPr>
              <w:pStyle w:val="EngHang"/>
            </w:pPr>
            <w:r>
              <w:t>Assemble, O beloved,</w:t>
            </w:r>
          </w:p>
          <w:p w14:paraId="1821C0D3" w14:textId="77777777" w:rsidR="00EF40C2" w:rsidRDefault="00EF40C2" w:rsidP="00EF40C2">
            <w:pPr>
              <w:pStyle w:val="EngHang"/>
            </w:pPr>
            <w:r>
              <w:t>To celebrate</w:t>
            </w:r>
          </w:p>
          <w:p w14:paraId="24BC410F" w14:textId="77777777" w:rsidR="00EF40C2" w:rsidRDefault="00EF40C2" w:rsidP="00EF40C2">
            <w:pPr>
              <w:pStyle w:val="EngHang"/>
            </w:pPr>
            <w:r>
              <w:t>My lords and fathers,</w:t>
            </w:r>
          </w:p>
          <w:p w14:paraId="6E6CC9B7" w14:textId="203E4100" w:rsidR="00EF40C2" w:rsidRDefault="00EF40C2" w:rsidP="00235C40">
            <w:pPr>
              <w:pStyle w:val="EngHangEnd"/>
            </w:pPr>
            <w:r>
              <w:t>Peter and Paul.</w:t>
            </w: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67D8A880" w14:textId="77777777" w:rsidR="00554484" w:rsidRDefault="00EF40C2" w:rsidP="00EF40C2">
            <w:pPr>
              <w:pStyle w:val="EngHang"/>
            </w:pPr>
            <w:r>
              <w:t>Jesus Christ chose</w:t>
            </w:r>
          </w:p>
          <w:p w14:paraId="29AD0ED1" w14:textId="77777777" w:rsidR="00EF40C2" w:rsidRDefault="00EF40C2" w:rsidP="00EF40C2">
            <w:pPr>
              <w:pStyle w:val="EngHang"/>
            </w:pPr>
            <w:r>
              <w:t>Our two fathers, the Apostles,</w:t>
            </w:r>
          </w:p>
          <w:p w14:paraId="04194087" w14:textId="77777777" w:rsidR="00EF40C2" w:rsidRDefault="00EF40C2" w:rsidP="00EF40C2">
            <w:pPr>
              <w:pStyle w:val="EngHang"/>
            </w:pPr>
            <w:r>
              <w:t>Peter and Paul,</w:t>
            </w:r>
          </w:p>
          <w:p w14:paraId="231F0058" w14:textId="19538664" w:rsidR="00EF40C2" w:rsidRDefault="00EF40C2" w:rsidP="00235C40">
            <w:pPr>
              <w:pStyle w:val="EngHangEnd"/>
            </w:pPr>
            <w:r>
              <w:t>The chief of the Apostles.</w:t>
            </w: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24D093D0" w14:textId="77777777" w:rsidR="00554484" w:rsidRDefault="00EF40C2" w:rsidP="00EF40C2">
            <w:pPr>
              <w:pStyle w:val="EngHang"/>
            </w:pPr>
            <w:r>
              <w:t>For they truly preached</w:t>
            </w:r>
          </w:p>
          <w:p w14:paraId="27FAB736" w14:textId="77777777" w:rsidR="00EF40C2" w:rsidRDefault="00EF40C2" w:rsidP="00EF40C2">
            <w:pPr>
              <w:pStyle w:val="EngHang"/>
            </w:pPr>
            <w:r>
              <w:t>To the nations</w:t>
            </w:r>
          </w:p>
          <w:p w14:paraId="35CB7C0A" w14:textId="77777777" w:rsidR="00EF40C2" w:rsidRDefault="00EF40C2" w:rsidP="00EF40C2">
            <w:pPr>
              <w:pStyle w:val="EngHang"/>
            </w:pPr>
            <w:r>
              <w:t>In the Name of truth,</w:t>
            </w:r>
          </w:p>
          <w:p w14:paraId="3AAFE7AF" w14:textId="4058669B" w:rsidR="00EF40C2" w:rsidRDefault="00EF40C2" w:rsidP="00235C40">
            <w:pPr>
              <w:pStyle w:val="EngHangEnd"/>
            </w:pPr>
            <w:r>
              <w:t>The Name of Jesus Christ.</w:t>
            </w: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39B031D2" w14:textId="77777777" w:rsidR="00554484" w:rsidRDefault="00EF40C2" w:rsidP="00EF40C2">
            <w:pPr>
              <w:pStyle w:val="EngHang"/>
            </w:pPr>
            <w:r>
              <w:t>Rejoice O faithful,</w:t>
            </w:r>
          </w:p>
          <w:p w14:paraId="11E43575" w14:textId="77777777" w:rsidR="00EF40C2" w:rsidRDefault="00EF40C2" w:rsidP="00EF40C2">
            <w:pPr>
              <w:pStyle w:val="EngHang"/>
            </w:pPr>
            <w:r>
              <w:t>In the Name of the two pillars</w:t>
            </w:r>
          </w:p>
          <w:p w14:paraId="70B9B53B" w14:textId="77777777" w:rsidR="00EF40C2" w:rsidRDefault="00EF40C2" w:rsidP="00EF40C2">
            <w:pPr>
              <w:pStyle w:val="EngHang"/>
            </w:pPr>
            <w:r>
              <w:t>Of the Body of Jesus Christ,</w:t>
            </w:r>
          </w:p>
          <w:p w14:paraId="65F4EEB3" w14:textId="7D6860B8" w:rsidR="00EF40C2" w:rsidRDefault="00EF40C2" w:rsidP="00235C40">
            <w:pPr>
              <w:pStyle w:val="EngHangEnd"/>
            </w:pPr>
            <w:r>
              <w:t>Peter and Paul.</w:t>
            </w: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F0847E8" w14:textId="77777777" w:rsidR="00554484" w:rsidRDefault="00EF40C2" w:rsidP="00EF40C2">
            <w:pPr>
              <w:pStyle w:val="EngHang"/>
            </w:pPr>
            <w:r>
              <w:t>Grant us Your peace</w:t>
            </w:r>
          </w:p>
          <w:p w14:paraId="24C91E78" w14:textId="77777777" w:rsidR="00EF40C2" w:rsidRDefault="00EF40C2" w:rsidP="00EF40C2">
            <w:pPr>
              <w:pStyle w:val="EngHang"/>
            </w:pPr>
            <w:r>
              <w:t>Unto the fullness of time,</w:t>
            </w:r>
          </w:p>
          <w:p w14:paraId="04C86850" w14:textId="77777777" w:rsidR="00EF40C2" w:rsidRDefault="00EF40C2" w:rsidP="00EF40C2">
            <w:pPr>
              <w:pStyle w:val="EngHang"/>
            </w:pPr>
            <w:r>
              <w:t>And heal our sicknesses</w:t>
            </w:r>
          </w:p>
          <w:p w14:paraId="7A4DDF79" w14:textId="0BA04A35" w:rsidR="00EF40C2" w:rsidRDefault="00EF40C2" w:rsidP="00235C40">
            <w:pPr>
              <w:pStyle w:val="EngHangEnd"/>
            </w:pPr>
            <w:r>
              <w:t>For the sake of the Apostles.</w:t>
            </w: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15D1FC07" w14:textId="77777777" w:rsidR="00554484" w:rsidRDefault="00EF40C2" w:rsidP="00EF40C2">
            <w:pPr>
              <w:pStyle w:val="EngHang"/>
            </w:pPr>
            <w:r>
              <w:t>Our fathers the Apostles</w:t>
            </w:r>
          </w:p>
          <w:p w14:paraId="3C090222" w14:textId="77777777" w:rsidR="00EF40C2" w:rsidRDefault="00EF40C2" w:rsidP="00EF40C2">
            <w:pPr>
              <w:pStyle w:val="EngHang"/>
            </w:pPr>
            <w:r>
              <w:t>Preached the Gospel</w:t>
            </w:r>
          </w:p>
          <w:p w14:paraId="199C130E" w14:textId="77777777" w:rsidR="00EF40C2" w:rsidRDefault="00EF40C2" w:rsidP="00EF40C2">
            <w:pPr>
              <w:pStyle w:val="EngHang"/>
            </w:pPr>
            <w:r>
              <w:t>To the Nations</w:t>
            </w:r>
          </w:p>
          <w:p w14:paraId="76CBFBDA" w14:textId="1F31C4FF" w:rsidR="00EF40C2" w:rsidRDefault="00EF40C2" w:rsidP="00235C40">
            <w:pPr>
              <w:pStyle w:val="EngHangEnd"/>
            </w:pPr>
            <w:r>
              <w:t>In the Name of the Lord.</w:t>
            </w: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4E2FFEAA" w14:textId="77777777" w:rsidR="00554484" w:rsidRDefault="0085168E" w:rsidP="0085168E">
            <w:pPr>
              <w:pStyle w:val="EngHang"/>
            </w:pPr>
            <w:r>
              <w:t>Peter the Apostle,</w:t>
            </w:r>
          </w:p>
          <w:p w14:paraId="03E68ED2" w14:textId="49A42643" w:rsidR="0085168E" w:rsidRDefault="0085168E" w:rsidP="0085168E">
            <w:pPr>
              <w:pStyle w:val="EngHang"/>
            </w:pPr>
            <w:r>
              <w:t>And the elect and holy Paul,</w:t>
            </w:r>
          </w:p>
          <w:p w14:paraId="68C754F5" w14:textId="78DA2A08" w:rsidR="0085168E" w:rsidRDefault="0085168E" w:rsidP="0085168E">
            <w:pPr>
              <w:pStyle w:val="EngHang"/>
            </w:pPr>
            <w:r>
              <w:t>The Teacher,</w:t>
            </w:r>
          </w:p>
          <w:p w14:paraId="0DD4AA2B" w14:textId="68813B86" w:rsidR="0085168E" w:rsidRDefault="0085168E" w:rsidP="00235C40">
            <w:pPr>
              <w:pStyle w:val="EngHangEnd"/>
            </w:pPr>
            <w:r>
              <w:t>Are highly exalted.</w:t>
            </w: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558BDEA0" w14:textId="77777777" w:rsidR="00554484" w:rsidRDefault="0085168E" w:rsidP="0085168E">
            <w:pPr>
              <w:pStyle w:val="EngHang"/>
            </w:pPr>
            <w:r>
              <w:t>Their honour is great</w:t>
            </w:r>
          </w:p>
          <w:p w14:paraId="6569DC35" w14:textId="77777777" w:rsidR="0085168E" w:rsidRDefault="0085168E" w:rsidP="0085168E">
            <w:pPr>
              <w:pStyle w:val="EngHang"/>
            </w:pPr>
            <w:r>
              <w:t>In the midst of heaven,</w:t>
            </w:r>
          </w:p>
          <w:p w14:paraId="18A69315" w14:textId="721A53A0" w:rsidR="0085168E" w:rsidRDefault="0085168E" w:rsidP="0085168E">
            <w:pPr>
              <w:pStyle w:val="EngHang"/>
            </w:pPr>
            <w:r>
              <w:t>More</w:t>
            </w:r>
            <w:r w:rsidR="00801F11">
              <w:t xml:space="preserve"> </w:t>
            </w:r>
            <w:r>
              <w:t>so than all the saints</w:t>
            </w:r>
          </w:p>
          <w:p w14:paraId="7CD4E8D1" w14:textId="41B36892" w:rsidR="0085168E" w:rsidRDefault="0085168E" w:rsidP="00235C40">
            <w:pPr>
              <w:pStyle w:val="EngHangEnd"/>
            </w:pPr>
            <w:r>
              <w:t>And the righteous.</w:t>
            </w: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lastRenderedPageBreak/>
              <w:t>¿</w:t>
            </w:r>
          </w:p>
        </w:tc>
        <w:tc>
          <w:tcPr>
            <w:tcW w:w="3960" w:type="dxa"/>
          </w:tcPr>
          <w:p w14:paraId="782AD3AF" w14:textId="77777777" w:rsidR="00554484" w:rsidRDefault="0085168E" w:rsidP="0085168E">
            <w:pPr>
              <w:pStyle w:val="EngHang"/>
            </w:pPr>
            <w:r>
              <w:t>O our Master,</w:t>
            </w:r>
          </w:p>
          <w:p w14:paraId="29040392" w14:textId="77777777" w:rsidR="0085168E" w:rsidRDefault="0085168E" w:rsidP="0085168E">
            <w:pPr>
              <w:pStyle w:val="EngHang"/>
            </w:pPr>
            <w:r>
              <w:t>Scatter the enemies</w:t>
            </w:r>
          </w:p>
          <w:p w14:paraId="1B70EB17" w14:textId="77777777" w:rsidR="0085168E" w:rsidRDefault="0085168E" w:rsidP="0085168E">
            <w:pPr>
              <w:pStyle w:val="EngHang"/>
            </w:pPr>
            <w:r>
              <w:t>Of the Church, and keep us</w:t>
            </w:r>
          </w:p>
          <w:p w14:paraId="5053740C" w14:textId="05235AAF" w:rsidR="0085168E" w:rsidRDefault="0085168E" w:rsidP="0085168E">
            <w:pPr>
              <w:pStyle w:val="EngHangEnd"/>
            </w:pPr>
            <w:r>
              <w:t>In Your love forever.</w:t>
            </w: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5EE5936B" w14:textId="77777777" w:rsidR="00554484" w:rsidRDefault="0085168E" w:rsidP="0085168E">
            <w:pPr>
              <w:pStyle w:val="EngHang"/>
            </w:pPr>
            <w:r>
              <w:t>Rejoice, O cities,</w:t>
            </w:r>
          </w:p>
          <w:p w14:paraId="401BA20E" w14:textId="77777777" w:rsidR="0085168E" w:rsidRDefault="0085168E" w:rsidP="0085168E">
            <w:pPr>
              <w:pStyle w:val="EngHang"/>
            </w:pPr>
            <w:r>
              <w:t>Rome, Alexandria,</w:t>
            </w:r>
          </w:p>
          <w:p w14:paraId="438574A8" w14:textId="297DE8E0" w:rsidR="0085168E" w:rsidRDefault="0085168E" w:rsidP="0085168E">
            <w:pPr>
              <w:pStyle w:val="EngHang"/>
            </w:pPr>
            <w:r>
              <w:t>Jerusalem, Ephesus,</w:t>
            </w:r>
          </w:p>
          <w:p w14:paraId="322669E3" w14:textId="17C0D1E8" w:rsidR="0085168E" w:rsidRDefault="0085168E" w:rsidP="00235C40">
            <w:pPr>
              <w:pStyle w:val="EngHangEnd"/>
            </w:pPr>
            <w:r>
              <w:t>And Antioch.</w:t>
            </w: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00C41DB9" w14:textId="77777777" w:rsidR="00554484" w:rsidRDefault="0085168E" w:rsidP="0085168E">
            <w:pPr>
              <w:pStyle w:val="EngHang"/>
            </w:pPr>
            <w:r>
              <w:t>Bless the rivers,</w:t>
            </w:r>
          </w:p>
          <w:p w14:paraId="3C754342" w14:textId="77777777" w:rsidR="0085168E" w:rsidRDefault="0085168E" w:rsidP="0085168E">
            <w:pPr>
              <w:pStyle w:val="EngHang"/>
            </w:pPr>
            <w:r>
              <w:t>The plants and their fruits,</w:t>
            </w:r>
          </w:p>
          <w:p w14:paraId="4F86BEDD" w14:textId="77777777" w:rsidR="0085168E" w:rsidRDefault="0085168E" w:rsidP="0085168E">
            <w:pPr>
              <w:pStyle w:val="EngHang"/>
            </w:pPr>
            <w:r>
              <w:t>Through the supplications of</w:t>
            </w:r>
          </w:p>
          <w:p w14:paraId="4ACF1893" w14:textId="1D50003D" w:rsidR="0085168E" w:rsidRDefault="0085168E" w:rsidP="00235C40">
            <w:pPr>
              <w:pStyle w:val="EngHangEnd"/>
            </w:pPr>
            <w:r>
              <w:t>Peter and Paul.</w:t>
            </w: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13791A8B" w14:textId="77777777" w:rsidR="00554484" w:rsidRDefault="0085168E" w:rsidP="0085168E">
            <w:pPr>
              <w:pStyle w:val="EngHang"/>
            </w:pPr>
            <w:r>
              <w:t>We ask on behalf of our fathers,</w:t>
            </w:r>
          </w:p>
          <w:p w14:paraId="0B45661E" w14:textId="77777777" w:rsidR="0085168E" w:rsidRDefault="0085168E" w:rsidP="0085168E">
            <w:pPr>
              <w:pStyle w:val="EngHang"/>
            </w:pPr>
            <w:r>
              <w:t>The priests of God,</w:t>
            </w:r>
          </w:p>
          <w:p w14:paraId="54D54B01" w14:textId="77777777" w:rsidR="0085168E" w:rsidRDefault="0085168E" w:rsidP="0085168E">
            <w:pPr>
              <w:pStyle w:val="EngHang"/>
            </w:pPr>
            <w:r>
              <w:t>The rulers who love the Lord,</w:t>
            </w:r>
          </w:p>
          <w:p w14:paraId="33854BE4" w14:textId="660A9FFB" w:rsidR="0085168E" w:rsidRPr="0078672A" w:rsidRDefault="0085168E" w:rsidP="00235C40">
            <w:pPr>
              <w:pStyle w:val="EngHangEnd"/>
            </w:pPr>
            <w:r>
              <w:t>And the deacons,</w:t>
            </w: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7DF0AD7" w14:textId="77777777" w:rsidR="00554484" w:rsidRDefault="0085168E" w:rsidP="0085168E">
            <w:pPr>
              <w:pStyle w:val="EngHang"/>
            </w:pPr>
            <w:r>
              <w:t>And also the people,</w:t>
            </w:r>
          </w:p>
          <w:p w14:paraId="6024C019" w14:textId="77777777" w:rsidR="0085168E" w:rsidRDefault="0085168E" w:rsidP="0085168E">
            <w:pPr>
              <w:pStyle w:val="EngHang"/>
            </w:pPr>
            <w:r>
              <w:t>All of the faithful,</w:t>
            </w:r>
          </w:p>
          <w:p w14:paraId="1A046DB6" w14:textId="77777777" w:rsidR="0085168E" w:rsidRDefault="0085168E" w:rsidP="0085168E">
            <w:pPr>
              <w:pStyle w:val="EngHang"/>
            </w:pPr>
            <w:r>
              <w:t>Save them O Christ our Master,</w:t>
            </w:r>
          </w:p>
          <w:p w14:paraId="75A34A91" w14:textId="161C49BD" w:rsidR="0085168E" w:rsidRDefault="0085168E" w:rsidP="00235C40">
            <w:pPr>
              <w:pStyle w:val="EngHangEnd"/>
            </w:pPr>
            <w:r>
              <w:t>For the sake of the Apostles.</w:t>
            </w: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2199F637" w14:textId="77777777" w:rsidR="00554484" w:rsidRDefault="0085168E" w:rsidP="0085168E">
            <w:pPr>
              <w:pStyle w:val="EngHang"/>
            </w:pPr>
            <w:r>
              <w:t>O God, the Lover of Mankind,</w:t>
            </w:r>
          </w:p>
          <w:p w14:paraId="3DF6A819" w14:textId="77777777" w:rsidR="0085168E" w:rsidRDefault="0085168E" w:rsidP="0085168E">
            <w:pPr>
              <w:pStyle w:val="EngHang"/>
            </w:pPr>
            <w:r>
              <w:t>Keep Your people</w:t>
            </w:r>
          </w:p>
          <w:p w14:paraId="08B885F5" w14:textId="77777777" w:rsidR="0085168E" w:rsidRDefault="0085168E" w:rsidP="0085168E">
            <w:pPr>
              <w:pStyle w:val="EngHang"/>
            </w:pPr>
            <w:r>
              <w:t>For the new heaven,</w:t>
            </w:r>
          </w:p>
          <w:p w14:paraId="63088BD5" w14:textId="0BD321C2" w:rsidR="0085168E" w:rsidRDefault="0085168E" w:rsidP="00235C40">
            <w:pPr>
              <w:pStyle w:val="EngHangEnd"/>
            </w:pPr>
            <w:r>
              <w:t>For the sake of the Apostles.</w:t>
            </w: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127FAC33" w14:textId="77777777" w:rsidR="00554484" w:rsidRDefault="0085168E" w:rsidP="0085168E">
            <w:pPr>
              <w:pStyle w:val="EngHang"/>
            </w:pPr>
            <w:r>
              <w:t>Hail to our masters,</w:t>
            </w:r>
          </w:p>
          <w:p w14:paraId="3AE38A14" w14:textId="77777777" w:rsidR="0085168E" w:rsidRDefault="0085168E" w:rsidP="0085168E">
            <w:pPr>
              <w:pStyle w:val="EngHang"/>
            </w:pPr>
            <w:r>
              <w:t>The Apostolic fathers,</w:t>
            </w:r>
          </w:p>
          <w:p w14:paraId="78DE6DB3" w14:textId="77777777" w:rsidR="0085168E" w:rsidRDefault="0085168E" w:rsidP="0085168E">
            <w:pPr>
              <w:pStyle w:val="EngHang"/>
            </w:pPr>
            <w:r>
              <w:t>The great Peter,</w:t>
            </w:r>
          </w:p>
          <w:p w14:paraId="5C74202D" w14:textId="3E6AEC3B" w:rsidR="0085168E" w:rsidRDefault="0085168E" w:rsidP="00235C40">
            <w:pPr>
              <w:pStyle w:val="EngHangEnd"/>
            </w:pPr>
            <w:r>
              <w:t>And our Teacher Paul.</w:t>
            </w: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2BB82BC0" w14:textId="77777777" w:rsidR="00554484" w:rsidRDefault="0085168E" w:rsidP="0085168E">
            <w:pPr>
              <w:pStyle w:val="EngHang"/>
            </w:pPr>
            <w:r>
              <w:t>Repose the souls [of the departed]</w:t>
            </w:r>
          </w:p>
          <w:p w14:paraId="4B4897CA" w14:textId="77777777" w:rsidR="0085168E" w:rsidRDefault="0085168E" w:rsidP="0085168E">
            <w:pPr>
              <w:pStyle w:val="EngHang"/>
            </w:pPr>
            <w:r>
              <w:t>In Paradise for the sake</w:t>
            </w:r>
          </w:p>
          <w:p w14:paraId="38609EDE" w14:textId="77777777" w:rsidR="0085168E" w:rsidRDefault="0085168E" w:rsidP="0085168E">
            <w:pPr>
              <w:pStyle w:val="EngHang"/>
            </w:pPr>
            <w:r>
              <w:t>Of those who overcame:</w:t>
            </w:r>
          </w:p>
          <w:p w14:paraId="34399863" w14:textId="48F90763" w:rsidR="0085168E" w:rsidRDefault="0085168E" w:rsidP="00235C40">
            <w:pPr>
              <w:pStyle w:val="EngHangEnd"/>
            </w:pPr>
            <w:r>
              <w:t>Peter and Paul.</w:t>
            </w: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777801D" w14:textId="77777777" w:rsidR="00554484" w:rsidRDefault="0085168E" w:rsidP="0085168E">
            <w:pPr>
              <w:pStyle w:val="EngHang"/>
            </w:pPr>
            <w:r>
              <w:t>O our Master, remember,</w:t>
            </w:r>
          </w:p>
          <w:p w14:paraId="251E85E6" w14:textId="77777777" w:rsidR="0085168E" w:rsidRDefault="0085168E" w:rsidP="0085168E">
            <w:pPr>
              <w:pStyle w:val="EngHang"/>
            </w:pPr>
            <w:r>
              <w:t>Your servant Nicodemus</w:t>
            </w:r>
          </w:p>
          <w:p w14:paraId="0DE8BD93" w14:textId="77777777" w:rsidR="0085168E" w:rsidRDefault="0085168E" w:rsidP="0085168E">
            <w:pPr>
              <w:pStyle w:val="EngHang"/>
            </w:pPr>
            <w:r>
              <w:t>In the new heaven,</w:t>
            </w:r>
          </w:p>
          <w:p w14:paraId="461CA138" w14:textId="08F2D348" w:rsidR="0085168E" w:rsidRDefault="0085168E" w:rsidP="00235C40">
            <w:pPr>
              <w:pStyle w:val="EngHangEnd"/>
            </w:pPr>
            <w:r>
              <w:t>For the sake of Peter and Paul.</w:t>
            </w: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862" w:name="_Ref434476261"/>
      <w:r>
        <w:t>The Psali Batos</w:t>
      </w:r>
      <w:r w:rsidR="006C1B94">
        <w:t xml:space="preserve"> for the Apostles’ Feast</w:t>
      </w:r>
      <w:bookmarkEnd w:id="18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51DF43EC" w14:textId="77777777" w:rsidR="00554484" w:rsidRDefault="005371C1" w:rsidP="005371C1">
            <w:pPr>
              <w:pStyle w:val="EngHang"/>
            </w:pPr>
            <w:r>
              <w:t>Sound your trumpets, O beloved!</w:t>
            </w:r>
          </w:p>
          <w:p w14:paraId="66197CBD" w14:textId="77777777" w:rsidR="005371C1" w:rsidRDefault="005371C1" w:rsidP="005371C1">
            <w:pPr>
              <w:pStyle w:val="EngHang"/>
            </w:pPr>
            <w:r>
              <w:t>Let the sound of the trumpet be heard</w:t>
            </w:r>
          </w:p>
          <w:p w14:paraId="300540AB" w14:textId="77777777" w:rsidR="005371C1" w:rsidRDefault="005371C1" w:rsidP="005371C1">
            <w:pPr>
              <w:pStyle w:val="EngHang"/>
            </w:pPr>
            <w:r>
              <w:t>On the feast of our lords and fathers,</w:t>
            </w:r>
          </w:p>
          <w:p w14:paraId="4FAE9700" w14:textId="4099E389" w:rsidR="005371C1" w:rsidRDefault="005371C1" w:rsidP="00235C40">
            <w:pPr>
              <w:pStyle w:val="EngHangEnd"/>
            </w:pPr>
            <w:r>
              <w:t>Our Father Peter and our Teacher Paul!</w:t>
            </w: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209A4F4F" w14:textId="77777777" w:rsidR="00554484" w:rsidRDefault="005371C1" w:rsidP="005371C1">
            <w:pPr>
              <w:pStyle w:val="EngHang"/>
            </w:pPr>
            <w:r>
              <w:t>All joy and gladness</w:t>
            </w:r>
          </w:p>
          <w:p w14:paraId="3EFA9766" w14:textId="77777777" w:rsidR="005371C1" w:rsidRDefault="005371C1" w:rsidP="005371C1">
            <w:pPr>
              <w:pStyle w:val="EngHang"/>
            </w:pPr>
            <w:r>
              <w:t>Befits [the feast of] these two Pillars,</w:t>
            </w:r>
          </w:p>
          <w:p w14:paraId="1C90228D" w14:textId="77777777" w:rsidR="005371C1" w:rsidRDefault="005371C1" w:rsidP="005371C1">
            <w:pPr>
              <w:pStyle w:val="EngHang"/>
            </w:pPr>
            <w:r>
              <w:t>Servants of Immanuel, Christ:</w:t>
            </w:r>
          </w:p>
          <w:p w14:paraId="09748D66" w14:textId="2511A6D3" w:rsidR="005371C1" w:rsidRDefault="005371C1" w:rsidP="00235C40">
            <w:pPr>
              <w:pStyle w:val="EngHangEnd"/>
            </w:pPr>
            <w:r>
              <w:t>Our Father Peter and our Teacher Paul.</w:t>
            </w: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3D1CA04D" w14:textId="77777777" w:rsidR="00554484" w:rsidRDefault="005371C1" w:rsidP="005371C1">
            <w:pPr>
              <w:pStyle w:val="EngHang"/>
            </w:pPr>
            <w:r>
              <w:t>All the tribes of the faithful</w:t>
            </w:r>
          </w:p>
          <w:p w14:paraId="7C01C188" w14:textId="77777777" w:rsidR="005371C1" w:rsidRDefault="005371C1" w:rsidP="005371C1">
            <w:pPr>
              <w:pStyle w:val="EngHang"/>
            </w:pPr>
            <w:r>
              <w:t>Assemble in the Church</w:t>
            </w:r>
          </w:p>
          <w:p w14:paraId="4B80957D" w14:textId="77777777" w:rsidR="005371C1" w:rsidRDefault="005371C1" w:rsidP="005371C1">
            <w:pPr>
              <w:pStyle w:val="EngHang"/>
            </w:pPr>
            <w:r>
              <w:t>At the feast of the Apostles,</w:t>
            </w:r>
          </w:p>
          <w:p w14:paraId="451AE677" w14:textId="3C70CFAC" w:rsidR="005371C1" w:rsidRDefault="005371C1" w:rsidP="00235C40">
            <w:pPr>
              <w:pStyle w:val="EngHangEnd"/>
            </w:pPr>
            <w:r>
              <w:t>With praises and hymns.</w:t>
            </w: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lastRenderedPageBreak/>
              <w:t>¿</w:t>
            </w:r>
          </w:p>
        </w:tc>
        <w:tc>
          <w:tcPr>
            <w:tcW w:w="3960" w:type="dxa"/>
          </w:tcPr>
          <w:p w14:paraId="37BCCA10" w14:textId="77777777" w:rsidR="00554484" w:rsidRDefault="005371C1" w:rsidP="005371C1">
            <w:pPr>
              <w:pStyle w:val="EngHang"/>
            </w:pPr>
            <w:r>
              <w:t>King David cried out</w:t>
            </w:r>
          </w:p>
          <w:p w14:paraId="589D459E" w14:textId="77777777" w:rsidR="005371C1" w:rsidRDefault="005371C1" w:rsidP="005371C1">
            <w:pPr>
              <w:pStyle w:val="EngHang"/>
            </w:pPr>
            <w:r>
              <w:t>In the Book of the Psalms,</w:t>
            </w:r>
          </w:p>
          <w:p w14:paraId="4B8E9093" w14:textId="77777777" w:rsidR="005371C1" w:rsidRDefault="005371C1" w:rsidP="005371C1">
            <w:pPr>
              <w:pStyle w:val="EngHang"/>
            </w:pPr>
            <w:r>
              <w:t>Saying, “Their voices</w:t>
            </w:r>
          </w:p>
          <w:p w14:paraId="090E6D06" w14:textId="7EF82180" w:rsidR="005371C1" w:rsidRDefault="005371C1" w:rsidP="00235C40">
            <w:pPr>
              <w:pStyle w:val="EngHangEnd"/>
            </w:pPr>
            <w:r>
              <w:t>Went forth into the world.”</w:t>
            </w: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1300A1" w14:textId="77777777" w:rsidR="00554484" w:rsidRDefault="005371C1" w:rsidP="005371C1">
            <w:pPr>
              <w:pStyle w:val="EngHang"/>
            </w:pPr>
            <w:r>
              <w:t>We know our Lord Jesus, the Logos</w:t>
            </w:r>
          </w:p>
          <w:p w14:paraId="0FBE32B1" w14:textId="77777777" w:rsidR="005371C1" w:rsidRDefault="005371C1" w:rsidP="005371C1">
            <w:pPr>
              <w:pStyle w:val="EngHang"/>
            </w:pPr>
            <w:r>
              <w:t>Because of the Apostles,</w:t>
            </w:r>
          </w:p>
          <w:p w14:paraId="48FDE303" w14:textId="77777777" w:rsidR="005371C1" w:rsidRDefault="005371C1" w:rsidP="005371C1">
            <w:pPr>
              <w:pStyle w:val="EngHang"/>
            </w:pPr>
            <w:r>
              <w:t>The Disciples of Christ,</w:t>
            </w:r>
          </w:p>
          <w:p w14:paraId="28AE2568" w14:textId="61DCC91D" w:rsidR="005371C1" w:rsidRDefault="005371C1" w:rsidP="00235C40">
            <w:pPr>
              <w:pStyle w:val="EngHangEnd"/>
            </w:pPr>
            <w:r>
              <w:t xml:space="preserve">So have mercy on us for their sakes, O Good One. </w:t>
            </w: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34C68C00" w14:textId="77777777" w:rsidR="00554484" w:rsidRDefault="005371C1" w:rsidP="005371C1">
            <w:pPr>
              <w:pStyle w:val="EngHang"/>
            </w:pPr>
            <w:r>
              <w:t>They performed numerous</w:t>
            </w:r>
          </w:p>
          <w:p w14:paraId="55518D5E" w14:textId="77777777" w:rsidR="005371C1" w:rsidRDefault="005371C1" w:rsidP="005371C1">
            <w:pPr>
              <w:pStyle w:val="EngHang"/>
            </w:pPr>
            <w:r>
              <w:t>Wonders in the world,</w:t>
            </w:r>
          </w:p>
          <w:p w14:paraId="0337F763" w14:textId="77777777" w:rsidR="005371C1" w:rsidRDefault="005371C1" w:rsidP="005371C1">
            <w:pPr>
              <w:pStyle w:val="EngHang"/>
            </w:pPr>
            <w:r>
              <w:t>And healed the sick in the Name</w:t>
            </w:r>
          </w:p>
          <w:p w14:paraId="067DD369" w14:textId="6C9970F0" w:rsidR="005371C1" w:rsidRDefault="005371C1" w:rsidP="00235C40">
            <w:pPr>
              <w:pStyle w:val="EngHangEnd"/>
            </w:pPr>
            <w:r>
              <w:t>Of our Lord Jesus Christ.</w:t>
            </w: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7DC80267" w14:textId="77777777" w:rsidR="00554484" w:rsidRDefault="005371C1" w:rsidP="00703663">
            <w:pPr>
              <w:pStyle w:val="EngHang"/>
            </w:pPr>
            <w:r>
              <w:t>Look, we, the Christians</w:t>
            </w:r>
            <w:r w:rsidR="00703663">
              <w:t>,</w:t>
            </w:r>
          </w:p>
          <w:p w14:paraId="51DFEB07" w14:textId="77777777" w:rsidR="00703663" w:rsidRDefault="00703663" w:rsidP="00703663">
            <w:pPr>
              <w:pStyle w:val="EngHang"/>
            </w:pPr>
            <w:r>
              <w:t>Celebrate them with praises,</w:t>
            </w:r>
          </w:p>
          <w:p w14:paraId="507C0519" w14:textId="77777777" w:rsidR="00703663" w:rsidRDefault="00703663" w:rsidP="00703663">
            <w:pPr>
              <w:pStyle w:val="EngHang"/>
            </w:pPr>
            <w:r>
              <w:t>Crying out, saying,</w:t>
            </w:r>
          </w:p>
          <w:p w14:paraId="235207B8" w14:textId="55A0A206" w:rsidR="00703663" w:rsidRDefault="00703663" w:rsidP="00235C40">
            <w:pPr>
              <w:pStyle w:val="EngHangEnd"/>
            </w:pPr>
            <w:r>
              <w:t>“Hail to you, O Apostles!”</w:t>
            </w: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0FBC9044" w14:textId="77777777" w:rsidR="00554484" w:rsidRDefault="00703663" w:rsidP="00703663">
            <w:pPr>
              <w:pStyle w:val="EngHang"/>
            </w:pPr>
            <w:r>
              <w:t>Yours is the power and the honour,</w:t>
            </w:r>
          </w:p>
          <w:p w14:paraId="2D47DE33" w14:textId="77777777" w:rsidR="00703663" w:rsidRDefault="00703663" w:rsidP="00703663">
            <w:pPr>
              <w:pStyle w:val="EngHang"/>
            </w:pPr>
            <w:r>
              <w:t>O our Good Saviour.</w:t>
            </w:r>
          </w:p>
          <w:p w14:paraId="59D8B7DF" w14:textId="77777777" w:rsidR="00703663" w:rsidRDefault="00703663" w:rsidP="00703663">
            <w:pPr>
              <w:pStyle w:val="EngHang"/>
            </w:pPr>
            <w:r>
              <w:t>For give us for the sake of the supplications</w:t>
            </w:r>
          </w:p>
          <w:p w14:paraId="14607207" w14:textId="1762209B" w:rsidR="00703663" w:rsidRDefault="00703663" w:rsidP="00235C40">
            <w:pPr>
              <w:pStyle w:val="EngHangEnd"/>
            </w:pPr>
            <w:r>
              <w:t>Of our Father Peter and our Teacher Paul.</w:t>
            </w: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10ECC1ED" w14:textId="77777777" w:rsidR="00554484" w:rsidRDefault="00703663" w:rsidP="00703663">
            <w:pPr>
              <w:pStyle w:val="EngHang"/>
            </w:pPr>
            <w:r>
              <w:t>Our Lord Jesus Christ</w:t>
            </w:r>
          </w:p>
          <w:p w14:paraId="4C9AF499" w14:textId="77777777" w:rsidR="00703663" w:rsidRDefault="00703663" w:rsidP="00703663">
            <w:pPr>
              <w:pStyle w:val="EngHang"/>
            </w:pPr>
            <w:r>
              <w:t>Raised His right hand</w:t>
            </w:r>
          </w:p>
          <w:p w14:paraId="5238B0FB" w14:textId="77777777" w:rsidR="00703663" w:rsidRDefault="00703663" w:rsidP="00703663">
            <w:pPr>
              <w:pStyle w:val="EngHang"/>
            </w:pPr>
            <w:r>
              <w:t>Over the heads of the Apostles,</w:t>
            </w:r>
          </w:p>
          <w:p w14:paraId="7CE6C8BB" w14:textId="26859861" w:rsidR="00703663" w:rsidRDefault="00703663" w:rsidP="00235C40">
            <w:pPr>
              <w:pStyle w:val="EngHangEnd"/>
            </w:pPr>
            <w:r>
              <w:t>The firm unshaken foundations.</w:t>
            </w: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30A34FE3" w14:textId="77777777" w:rsidR="00554484" w:rsidRDefault="00703663" w:rsidP="00703663">
            <w:pPr>
              <w:pStyle w:val="EngHang"/>
            </w:pPr>
            <w:r>
              <w:t>Jesus Christ appeared to</w:t>
            </w:r>
          </w:p>
          <w:p w14:paraId="760B9620" w14:textId="77777777" w:rsidR="00703663" w:rsidRDefault="00703663" w:rsidP="00703663">
            <w:pPr>
              <w:pStyle w:val="EngHang"/>
            </w:pPr>
            <w:r>
              <w:t>Our Teacher Paul,</w:t>
            </w:r>
          </w:p>
          <w:p w14:paraId="2F0F1582" w14:textId="77777777" w:rsidR="00703663" w:rsidRDefault="00703663" w:rsidP="00703663">
            <w:pPr>
              <w:pStyle w:val="EngHang"/>
            </w:pPr>
            <w:r>
              <w:t>On the way to Damascus,</w:t>
            </w:r>
          </w:p>
          <w:p w14:paraId="7CEEB028" w14:textId="3AFF9D2D" w:rsidR="00703663" w:rsidRDefault="00703663" w:rsidP="00235C40">
            <w:pPr>
              <w:pStyle w:val="EngHangEnd"/>
            </w:pPr>
            <w:r>
              <w:t>And chose him to be an Apostle.</w:t>
            </w: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663E2FC2" w14:textId="77777777" w:rsidR="00554484" w:rsidRDefault="00703663" w:rsidP="00703663">
            <w:pPr>
              <w:pStyle w:val="EngHang"/>
            </w:pPr>
            <w:r>
              <w:t>The Christian people</w:t>
            </w:r>
          </w:p>
          <w:p w14:paraId="4A198B25" w14:textId="77777777" w:rsidR="00703663" w:rsidRDefault="00703663" w:rsidP="00703663">
            <w:pPr>
              <w:pStyle w:val="EngHang"/>
            </w:pPr>
            <w:r>
              <w:t>In Rome and Alexandria,</w:t>
            </w:r>
          </w:p>
          <w:p w14:paraId="67314937" w14:textId="77777777" w:rsidR="00703663" w:rsidRDefault="00703663" w:rsidP="00703663">
            <w:pPr>
              <w:pStyle w:val="EngHang"/>
            </w:pPr>
            <w:r>
              <w:t>Honour the Apostles along with</w:t>
            </w:r>
          </w:p>
          <w:p w14:paraId="1E55F228" w14:textId="59FC4876" w:rsidR="00703663" w:rsidRDefault="00703663" w:rsidP="00235C40">
            <w:pPr>
              <w:pStyle w:val="EngHangEnd"/>
            </w:pPr>
            <w:r>
              <w:t>[Jerusalem] and Antioch.</w:t>
            </w: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076E4481" w14:textId="77777777" w:rsidR="00554484" w:rsidRDefault="00703663" w:rsidP="00703663">
            <w:pPr>
              <w:pStyle w:val="EngHang"/>
            </w:pPr>
            <w:r>
              <w:t>Let us assemble, O beloved,</w:t>
            </w:r>
          </w:p>
          <w:p w14:paraId="6A74E78C" w14:textId="77777777" w:rsidR="00703663" w:rsidRDefault="00703663" w:rsidP="00703663">
            <w:pPr>
              <w:pStyle w:val="EngHang"/>
            </w:pPr>
            <w:r>
              <w:t>To praise Christ our Lord,</w:t>
            </w:r>
          </w:p>
          <w:p w14:paraId="3785674F" w14:textId="77777777" w:rsidR="00703663" w:rsidRDefault="00703663" w:rsidP="00703663">
            <w:pPr>
              <w:pStyle w:val="EngHang"/>
            </w:pPr>
            <w:r>
              <w:t>And honour our lords and fathers,</w:t>
            </w:r>
          </w:p>
          <w:p w14:paraId="1B5A6FFE" w14:textId="43D83780" w:rsidR="00703663" w:rsidRDefault="00703663" w:rsidP="00235C40">
            <w:pPr>
              <w:pStyle w:val="EngHangEnd"/>
            </w:pPr>
            <w:r>
              <w:t>The elect Apostles.</w:t>
            </w: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3821B39E" w14:textId="77777777" w:rsidR="00554484" w:rsidRDefault="00703663" w:rsidP="00703663">
            <w:pPr>
              <w:pStyle w:val="EngHang"/>
            </w:pPr>
            <w:r>
              <w:t>Have mercy on us and hear us,</w:t>
            </w:r>
          </w:p>
          <w:p w14:paraId="0BE14EB1" w14:textId="77777777" w:rsidR="00703663" w:rsidRDefault="00703663" w:rsidP="00703663">
            <w:pPr>
              <w:pStyle w:val="EngHang"/>
            </w:pPr>
            <w:r>
              <w:t>O our Good Saviour,</w:t>
            </w:r>
          </w:p>
          <w:p w14:paraId="1A9EDD70" w14:textId="77777777" w:rsidR="00703663" w:rsidRDefault="00703663" w:rsidP="00703663">
            <w:pPr>
              <w:pStyle w:val="EngHang"/>
            </w:pPr>
            <w:r>
              <w:t>Take away your wrath from us,</w:t>
            </w:r>
          </w:p>
          <w:p w14:paraId="44013F52" w14:textId="20BD2CE6" w:rsidR="00703663" w:rsidRDefault="00703663" w:rsidP="00703663">
            <w:pPr>
              <w:pStyle w:val="EngHangEnd"/>
            </w:pPr>
            <w:r>
              <w:t>For the sake of our fathers, the Apostles.</w:t>
            </w: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0A6A813E" w14:textId="77777777" w:rsidR="00554484" w:rsidRDefault="00703663" w:rsidP="00703663">
            <w:pPr>
              <w:pStyle w:val="EngHang"/>
            </w:pPr>
            <w:r>
              <w:t>The great were highly exalted,</w:t>
            </w:r>
          </w:p>
          <w:p w14:paraId="10D2A1ED" w14:textId="77777777" w:rsidR="00703663" w:rsidRDefault="00703663" w:rsidP="00703663">
            <w:pPr>
              <w:pStyle w:val="EngHang"/>
            </w:pPr>
            <w:r>
              <w:t>Above the righteous and the faithful,</w:t>
            </w:r>
          </w:p>
          <w:p w14:paraId="31410231" w14:textId="77777777" w:rsidR="00703663" w:rsidRDefault="00703663" w:rsidP="00703663">
            <w:pPr>
              <w:pStyle w:val="EngHang"/>
            </w:pPr>
            <w:r>
              <w:t>For the fearful wonders</w:t>
            </w:r>
          </w:p>
          <w:p w14:paraId="6E449F80" w14:textId="2C75D018" w:rsidR="00703663" w:rsidRDefault="00703663" w:rsidP="00235C40">
            <w:pPr>
              <w:pStyle w:val="EngHangEnd"/>
            </w:pPr>
            <w:r>
              <w:t>That they performed in the world.</w:t>
            </w: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767ECBEF" w14:textId="1001466B" w:rsidR="00554484" w:rsidRDefault="00703663" w:rsidP="00703663">
            <w:pPr>
              <w:pStyle w:val="EngHang"/>
            </w:pPr>
            <w:r>
              <w:t>The honour of the two Apostles is great,</w:t>
            </w:r>
          </w:p>
          <w:p w14:paraId="6C0152F8" w14:textId="77777777" w:rsidR="00703663" w:rsidRDefault="00703663" w:rsidP="00703663">
            <w:pPr>
              <w:pStyle w:val="EngHang"/>
            </w:pPr>
            <w:r>
              <w:t>Our Father Peter and our Teacher Paul,</w:t>
            </w:r>
          </w:p>
          <w:p w14:paraId="6F6C7172" w14:textId="77777777" w:rsidR="00703663" w:rsidRDefault="00703663" w:rsidP="00703663">
            <w:pPr>
              <w:pStyle w:val="EngHang"/>
            </w:pPr>
            <w:r>
              <w:t>Who accepted suffering</w:t>
            </w:r>
          </w:p>
          <w:p w14:paraId="06F7D038" w14:textId="563D817B" w:rsidR="00703663" w:rsidRDefault="00703663" w:rsidP="00235C40">
            <w:pPr>
              <w:pStyle w:val="EngHangEnd"/>
            </w:pPr>
            <w:r>
              <w:t>For the Name of Jesus Christ.</w:t>
            </w: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397C4650" w14:textId="77777777" w:rsidR="00554484" w:rsidRDefault="00703663" w:rsidP="00703663">
            <w:pPr>
              <w:pStyle w:val="EngHang"/>
            </w:pPr>
            <w:r>
              <w:t>Our huble father Peter</w:t>
            </w:r>
          </w:p>
          <w:p w14:paraId="39DBB18A" w14:textId="77777777" w:rsidR="00703663" w:rsidRDefault="00703663" w:rsidP="00703663">
            <w:pPr>
              <w:pStyle w:val="EngHang"/>
            </w:pPr>
            <w:r>
              <w:t>Completed his good fight</w:t>
            </w:r>
          </w:p>
          <w:p w14:paraId="6BA9FBE4" w14:textId="77777777" w:rsidR="00703663" w:rsidRDefault="00703663" w:rsidP="00703663">
            <w:pPr>
              <w:pStyle w:val="EngHang"/>
            </w:pPr>
            <w:r>
              <w:t>On June 29</w:t>
            </w:r>
            <w:r w:rsidRPr="00703663">
              <w:rPr>
                <w:vertAlign w:val="superscript"/>
              </w:rPr>
              <w:t>th</w:t>
            </w:r>
            <w:r>
              <w:t>,</w:t>
            </w:r>
          </w:p>
          <w:p w14:paraId="0E76BAF6" w14:textId="2298F6F6" w:rsidR="00703663" w:rsidRDefault="00703663" w:rsidP="00235C40">
            <w:pPr>
              <w:pStyle w:val="EngHangEnd"/>
            </w:pPr>
            <w:r>
              <w:t>In the days of the infidel, Nero.</w:t>
            </w: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6721C340" w14:textId="77777777" w:rsidR="00554484" w:rsidRDefault="00703663" w:rsidP="00703663">
            <w:pPr>
              <w:pStyle w:val="EngHang"/>
            </w:pPr>
            <w:r>
              <w:t>Our Teacher Paul greatly rejoiced,</w:t>
            </w:r>
          </w:p>
          <w:p w14:paraId="6F9F49A4" w14:textId="77777777" w:rsidR="00703663" w:rsidRDefault="00703663" w:rsidP="00703663">
            <w:pPr>
              <w:pStyle w:val="EngHang"/>
            </w:pPr>
            <w:r>
              <w:t>With the sweet voice of wisdom,</w:t>
            </w:r>
          </w:p>
          <w:p w14:paraId="680DAD2A" w14:textId="77777777" w:rsidR="00703663" w:rsidRDefault="00703663" w:rsidP="00703663">
            <w:pPr>
              <w:pStyle w:val="EngHang"/>
            </w:pPr>
            <w:r>
              <w:t>To have died by the sword for Christ,</w:t>
            </w:r>
          </w:p>
          <w:p w14:paraId="01A95802" w14:textId="4AC09FAC" w:rsidR="00703663" w:rsidRDefault="00801F11" w:rsidP="00235C40">
            <w:pPr>
              <w:pStyle w:val="EngHangEnd"/>
            </w:pPr>
            <w:r>
              <w:t>He Who has the domin</w:t>
            </w:r>
            <w:r w:rsidR="00703663">
              <w:t>ion, whom he loved.</w:t>
            </w: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5702D551" w14:textId="77777777" w:rsidR="00554484" w:rsidRDefault="00703663" w:rsidP="00703663">
            <w:pPr>
              <w:pStyle w:val="EngHang"/>
            </w:pPr>
            <w:r>
              <w:t>Bless the rivers,</w:t>
            </w:r>
          </w:p>
          <w:p w14:paraId="0483FDE9" w14:textId="77777777" w:rsidR="00703663" w:rsidRDefault="00703663" w:rsidP="00703663">
            <w:pPr>
              <w:pStyle w:val="EngHang"/>
            </w:pPr>
            <w:r>
              <w:t>The plants and the fruits,</w:t>
            </w:r>
          </w:p>
          <w:p w14:paraId="22E263CE" w14:textId="06026784" w:rsidR="00703663" w:rsidRDefault="00801F11" w:rsidP="00703663">
            <w:pPr>
              <w:pStyle w:val="EngHang"/>
            </w:pPr>
            <w:r>
              <w:t>Through</w:t>
            </w:r>
            <w:r w:rsidR="00703663">
              <w:t xml:space="preserve"> he prayers and supplications</w:t>
            </w:r>
          </w:p>
          <w:p w14:paraId="70554DF7" w14:textId="774619A4" w:rsidR="00703663" w:rsidRDefault="00703663" w:rsidP="00235C40">
            <w:pPr>
              <w:pStyle w:val="EngHangEnd"/>
            </w:pPr>
            <w:r>
              <w:t>Of our saintly fathers, the Apostles.</w:t>
            </w: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741E6790" w14:textId="77777777" w:rsidR="00554484" w:rsidRDefault="00703663" w:rsidP="00703663">
            <w:pPr>
              <w:pStyle w:val="EngHang"/>
            </w:pPr>
            <w:r>
              <w:t>We ask You, O Christ our master,</w:t>
            </w:r>
          </w:p>
          <w:p w14:paraId="705AF8B1" w14:textId="77777777" w:rsidR="00703663" w:rsidRDefault="00703663" w:rsidP="00703663">
            <w:pPr>
              <w:pStyle w:val="EngHang"/>
            </w:pPr>
            <w:r>
              <w:t>For the priests and the deacons,</w:t>
            </w:r>
          </w:p>
          <w:p w14:paraId="09325C6F" w14:textId="77777777" w:rsidR="00703663" w:rsidRDefault="00703663" w:rsidP="00703663">
            <w:pPr>
              <w:pStyle w:val="EngHang"/>
            </w:pPr>
            <w:r>
              <w:t>Keep them steadfast in goodness</w:t>
            </w:r>
          </w:p>
          <w:p w14:paraId="5F8E228B" w14:textId="43D66BE3" w:rsidR="00703663" w:rsidRPr="0078672A" w:rsidRDefault="00703663" w:rsidP="00235C40">
            <w:pPr>
              <w:pStyle w:val="EngHangEnd"/>
            </w:pPr>
            <w:r>
              <w:t>For the sake of the trusted Apostles.</w:t>
            </w: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162C516E" w14:textId="77777777" w:rsidR="00554484" w:rsidRDefault="00D13236" w:rsidP="00D13236">
            <w:pPr>
              <w:pStyle w:val="EngHang"/>
            </w:pPr>
            <w:r>
              <w:t>And keep the rest of the faithful,</w:t>
            </w:r>
          </w:p>
          <w:p w14:paraId="52B2DA84" w14:textId="77777777" w:rsidR="00D13236" w:rsidRDefault="00D13236" w:rsidP="00D13236">
            <w:pPr>
              <w:pStyle w:val="EngHang"/>
            </w:pPr>
            <w:r>
              <w:t>O Good One,</w:t>
            </w:r>
          </w:p>
          <w:p w14:paraId="1116F6F2" w14:textId="77777777" w:rsidR="00D13236" w:rsidRDefault="00D13236" w:rsidP="00D13236">
            <w:pPr>
              <w:pStyle w:val="EngHang"/>
            </w:pPr>
            <w:r>
              <w:t>From fraud and envy,</w:t>
            </w:r>
          </w:p>
          <w:p w14:paraId="7C6503D9" w14:textId="2B3C69F9" w:rsidR="00D13236" w:rsidRDefault="00D13236" w:rsidP="00235C40">
            <w:pPr>
              <w:pStyle w:val="EngHangEnd"/>
            </w:pPr>
            <w:r>
              <w:t>For the sake of our fathers the Apostles.</w:t>
            </w: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CBC7E9" w14:textId="77777777" w:rsidR="00554484" w:rsidRDefault="00D13236" w:rsidP="00D13236">
            <w:pPr>
              <w:pStyle w:val="EngHang"/>
            </w:pPr>
            <w:r>
              <w:t>God, the Master, the supporter,</w:t>
            </w:r>
          </w:p>
          <w:p w14:paraId="38A29C6C" w14:textId="77777777" w:rsidR="00D13236" w:rsidRDefault="00D13236" w:rsidP="00D13236">
            <w:pPr>
              <w:pStyle w:val="EngHang"/>
            </w:pPr>
            <w:r>
              <w:t>Raise the strength of the Christians</w:t>
            </w:r>
          </w:p>
          <w:p w14:paraId="24153EE0" w14:textId="77777777" w:rsidR="00D13236" w:rsidRDefault="00D13236" w:rsidP="00D13236">
            <w:pPr>
              <w:pStyle w:val="EngHang"/>
            </w:pPr>
            <w:r>
              <w:t>And confirm the faithful</w:t>
            </w:r>
          </w:p>
          <w:p w14:paraId="713FEB6E" w14:textId="69104F86" w:rsidR="00D13236" w:rsidRDefault="00D13236" w:rsidP="00235C40">
            <w:pPr>
              <w:pStyle w:val="EngHangEnd"/>
            </w:pPr>
            <w:r>
              <w:t>For the sake of your elect Apostles.</w:t>
            </w: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2EC9069C" w14:textId="77777777" w:rsidR="00554484" w:rsidRDefault="00D13236" w:rsidP="00D13236">
            <w:pPr>
              <w:pStyle w:val="EngHang"/>
            </w:pPr>
            <w:r>
              <w:t>Rejoice, O Virgin,</w:t>
            </w:r>
          </w:p>
          <w:p w14:paraId="3B0D73CA" w14:textId="77777777" w:rsidR="00D13236" w:rsidRDefault="00D13236" w:rsidP="00D13236">
            <w:pPr>
              <w:pStyle w:val="EngHang"/>
            </w:pPr>
            <w:r>
              <w:t>Mary the Theotokos.</w:t>
            </w:r>
          </w:p>
          <w:p w14:paraId="60FC368A" w14:textId="77777777" w:rsidR="00D13236" w:rsidRDefault="00D13236" w:rsidP="00D13236">
            <w:pPr>
              <w:pStyle w:val="EngHang"/>
            </w:pPr>
            <w:r>
              <w:t>Hail to our fathers, the Apostles,</w:t>
            </w:r>
          </w:p>
          <w:p w14:paraId="550918A9" w14:textId="0D33EA3F" w:rsidR="00D13236" w:rsidRDefault="00D13236" w:rsidP="00235C40">
            <w:pPr>
              <w:pStyle w:val="EngHangEnd"/>
            </w:pPr>
            <w:r>
              <w:t>Who preached to the whole world.</w:t>
            </w: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36A5080F" w14:textId="77777777" w:rsidR="00554484" w:rsidRDefault="00D13236" w:rsidP="00D13236">
            <w:pPr>
              <w:pStyle w:val="EngHang"/>
            </w:pPr>
            <w:r>
              <w:t>Repose the souls [of the departed]</w:t>
            </w:r>
          </w:p>
          <w:p w14:paraId="0D2E8C3D" w14:textId="77777777" w:rsidR="00D13236" w:rsidRDefault="00D13236" w:rsidP="00D13236">
            <w:pPr>
              <w:pStyle w:val="EngHang"/>
            </w:pPr>
            <w:r>
              <w:t>In the bosom of our righteous fathers,</w:t>
            </w:r>
          </w:p>
          <w:p w14:paraId="60A2C60F" w14:textId="77777777" w:rsidR="00D13236" w:rsidRDefault="00D13236" w:rsidP="00D13236">
            <w:pPr>
              <w:pStyle w:val="EngHang"/>
            </w:pPr>
            <w:r>
              <w:t>Abraham, Isaac, and Jacob,</w:t>
            </w:r>
          </w:p>
          <w:p w14:paraId="0D84768E" w14:textId="1201CDAA" w:rsidR="00D13236" w:rsidRDefault="00D13236" w:rsidP="00235C40">
            <w:pPr>
              <w:pStyle w:val="EngHangEnd"/>
            </w:pPr>
            <w:r>
              <w:t>For the sake of the Apostles.</w:t>
            </w: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2F294CA7" w14:textId="77777777" w:rsidR="00554484" w:rsidRDefault="00D13236" w:rsidP="00D13236">
            <w:pPr>
              <w:pStyle w:val="EngHang"/>
            </w:pPr>
            <w:r>
              <w:t>O our Master, Jesus Christ,</w:t>
            </w:r>
          </w:p>
          <w:p w14:paraId="4CBDC81F" w14:textId="77777777" w:rsidR="00D13236" w:rsidRDefault="00D13236" w:rsidP="00D13236">
            <w:pPr>
              <w:pStyle w:val="EngHang"/>
            </w:pPr>
            <w:r>
              <w:t>Remember Your servant, Nicodemus,</w:t>
            </w:r>
          </w:p>
          <w:p w14:paraId="703C9988" w14:textId="77777777" w:rsidR="00D13236" w:rsidRDefault="00D13236" w:rsidP="00D13236">
            <w:pPr>
              <w:pStyle w:val="EngHang"/>
            </w:pPr>
            <w:r>
              <w:t>For the sake of Your Mother and the elders,</w:t>
            </w:r>
          </w:p>
          <w:p w14:paraId="481F4087" w14:textId="535AB276" w:rsidR="00D13236" w:rsidRDefault="00D13236" w:rsidP="00235C40">
            <w:pPr>
              <w:pStyle w:val="EngHangEnd"/>
            </w:pPr>
            <w:r>
              <w:t>Our fathers the pure Apostles.</w:t>
            </w: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35B6E30" w14:textId="1889D4EB" w:rsidR="00D62D89" w:rsidRPr="00D62D89" w:rsidRDefault="00D62D89" w:rsidP="00D62D89">
      <w:pPr>
        <w:pStyle w:val="Heading4"/>
        <w:rPr>
          <w:rFonts w:ascii="Segoe UI Historic" w:hAnsi="Segoe UI Historic" w:cs="Segoe UI Historic"/>
        </w:rPr>
      </w:pPr>
      <w:r>
        <w:t>The Hymn of the Intercessions for the Apostles’ Feast</w:t>
      </w:r>
    </w:p>
    <w:p w14:paraId="259EF54A" w14:textId="77777777" w:rsidR="00D62D89" w:rsidRPr="009F6B4B" w:rsidRDefault="00D62D89" w:rsidP="00D62D89">
      <w:pPr>
        <w:pStyle w:val="Rubric"/>
      </w:pPr>
      <w:r>
        <w:t>After the verses for the Angelic hosts, and before the verses for the Apostles,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E8FE45A" w14:textId="77777777" w:rsidTr="00D62D89">
        <w:trPr>
          <w:cantSplit/>
          <w:jc w:val="center"/>
        </w:trPr>
        <w:tc>
          <w:tcPr>
            <w:tcW w:w="288" w:type="dxa"/>
          </w:tcPr>
          <w:p w14:paraId="5E34E728" w14:textId="77777777" w:rsidR="00D62D89" w:rsidRDefault="00D62D89" w:rsidP="00D62D89">
            <w:pPr>
              <w:pStyle w:val="CopticCross"/>
            </w:pPr>
          </w:p>
        </w:tc>
        <w:tc>
          <w:tcPr>
            <w:tcW w:w="3960" w:type="dxa"/>
          </w:tcPr>
          <w:p w14:paraId="2E94CA1D" w14:textId="56A7C9D1" w:rsidR="00D62D89" w:rsidRDefault="00D62D89" w:rsidP="00D62D89">
            <w:pPr>
              <w:pStyle w:val="EngHang"/>
            </w:pPr>
            <w:r>
              <w:t>Through the prayers of</w:t>
            </w:r>
          </w:p>
          <w:p w14:paraId="20814FA0" w14:textId="0CB8E818" w:rsidR="00D62D89" w:rsidRDefault="0055409B" w:rsidP="00D62D89">
            <w:pPr>
              <w:pStyle w:val="EngHang"/>
            </w:pPr>
            <w:r>
              <w:t>My lords and fathers the Apostles</w:t>
            </w:r>
            <w:r w:rsidR="00D62D89">
              <w:t>,</w:t>
            </w:r>
          </w:p>
          <w:p w14:paraId="2CAC9E50" w14:textId="2FDBBC47" w:rsidR="0055409B" w:rsidRPr="007425E1" w:rsidRDefault="0055409B" w:rsidP="00D62D89">
            <w:pPr>
              <w:pStyle w:val="EngHang"/>
            </w:pPr>
            <w:r>
              <w:t>Our Father Peter and our Teacher Paul,</w:t>
            </w:r>
          </w:p>
          <w:p w14:paraId="1BD876B5" w14:textId="77777777" w:rsidR="00D62D89" w:rsidRDefault="00D62D89" w:rsidP="00D62D89">
            <w:pPr>
              <w:pStyle w:val="EngHangEnd"/>
            </w:pPr>
            <w:r>
              <w:t>O Lord, grant us the forgiveness of our sins.</w:t>
            </w:r>
          </w:p>
        </w:tc>
        <w:tc>
          <w:tcPr>
            <w:tcW w:w="288" w:type="dxa"/>
          </w:tcPr>
          <w:p w14:paraId="5A4EBF77" w14:textId="77777777" w:rsidR="00D62D89" w:rsidRDefault="00D62D89" w:rsidP="00D62D89"/>
        </w:tc>
        <w:tc>
          <w:tcPr>
            <w:tcW w:w="288" w:type="dxa"/>
          </w:tcPr>
          <w:p w14:paraId="1A141D89" w14:textId="77777777" w:rsidR="00D62D89" w:rsidRDefault="00D62D89" w:rsidP="00D62D89">
            <w:pPr>
              <w:pStyle w:val="CopticCross"/>
            </w:pPr>
          </w:p>
        </w:tc>
        <w:tc>
          <w:tcPr>
            <w:tcW w:w="3960" w:type="dxa"/>
          </w:tcPr>
          <w:p w14:paraId="10BDDA6D" w14:textId="2512C0E8" w:rsidR="00D62D89" w:rsidRDefault="00D62D89" w:rsidP="00D62D89">
            <w:pPr>
              <w:pStyle w:val="CopticVersemulti-line"/>
            </w:pPr>
            <w:r>
              <w:t>Ϩⲓⲧⲉⲛ ⲛⲓⲉⲩⲭⲏ ⲛ̀ⲧⲉ</w:t>
            </w:r>
          </w:p>
          <w:p w14:paraId="2C55B180" w14:textId="77777777" w:rsidR="00D62D89" w:rsidRDefault="00D62D89" w:rsidP="00D62D89">
            <w:pPr>
              <w:pStyle w:val="CopticVersemulti-line"/>
            </w:pPr>
            <w:r>
              <w:t>ⲛⲁϭⲟⲓⲥ ⲛ̀ⲓⲟϯ ⲛ̀ⲁ̀ⲡⲟⲥⲧⲟⲗⲟⲥ</w:t>
            </w:r>
          </w:p>
          <w:p w14:paraId="3C2194FA" w14:textId="4EF5C69E" w:rsidR="00D62D89" w:rsidRDefault="00D62D89" w:rsidP="00D62D89">
            <w:pPr>
              <w:pStyle w:val="CopticVersemulti-line"/>
            </w:pPr>
            <w:r>
              <w:t>ⲡⲉⲛⲓⲱⲧ Ⲡⲉⲧⲣⲟⲥ ⲛⲉⲙ ⲡⲉⲛⲥⲁϧ Ⲡⲁⲩⲗⲟⲥ:</w:t>
            </w:r>
          </w:p>
          <w:p w14:paraId="6F5D04D9" w14:textId="77777777" w:rsidR="00D62D89" w:rsidRPr="00AF56AD" w:rsidRDefault="00D62D89" w:rsidP="00D62D89">
            <w:pPr>
              <w:pStyle w:val="CopticVerse"/>
              <w:jc w:val="left"/>
            </w:pPr>
            <w:r>
              <w:t>Ⲡϭⲟⲓⲥ ⲁ̀ⲣⲓϩ̀ⲙⲟⲧ ⲛⲁⲛ ⲙ̀ⲡⲓⲭⲱ ⲉ̀ⲃⲟⲗ ⲛ̀ⲧⲉ ⲛⲉⲛⲛⲟⲃⲓ.</w:t>
            </w:r>
          </w:p>
        </w:tc>
      </w:tr>
    </w:tbl>
    <w:p w14:paraId="2937E62F" w14:textId="65543FB1" w:rsidR="00D62D89" w:rsidRPr="00D62D89" w:rsidRDefault="00D62D89" w:rsidP="00D62D89">
      <w:pPr>
        <w:pStyle w:val="Heading4"/>
        <w:rPr>
          <w:rFonts w:ascii="Segoe UI Historic" w:hAnsi="Segoe UI Historic" w:cs="Segoe UI Historic"/>
        </w:rPr>
      </w:pPr>
      <w:r>
        <w:t>The Praxis Response for the Apostles’ Fesat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62D89" w:rsidRPr="00AF56AD" w14:paraId="50612CB1" w14:textId="77777777" w:rsidTr="00D62D89">
        <w:trPr>
          <w:cantSplit/>
          <w:jc w:val="center"/>
        </w:trPr>
        <w:tc>
          <w:tcPr>
            <w:tcW w:w="288" w:type="dxa"/>
          </w:tcPr>
          <w:p w14:paraId="60866965" w14:textId="77777777" w:rsidR="00D62D89" w:rsidRDefault="00D62D89" w:rsidP="00D62D89">
            <w:pPr>
              <w:pStyle w:val="CopticCross"/>
            </w:pPr>
          </w:p>
        </w:tc>
        <w:tc>
          <w:tcPr>
            <w:tcW w:w="3960" w:type="dxa"/>
          </w:tcPr>
          <w:p w14:paraId="1F863D1B" w14:textId="77777777" w:rsidR="00D62D89" w:rsidRDefault="00D62D89" w:rsidP="00D62D89">
            <w:pPr>
              <w:pStyle w:val="EngHang"/>
            </w:pPr>
            <w:r>
              <w:t>Rejoice O Mary,</w:t>
            </w:r>
          </w:p>
          <w:p w14:paraId="7BE3007C" w14:textId="77777777" w:rsidR="00D62D89" w:rsidRDefault="00D62D89" w:rsidP="00D62D89">
            <w:pPr>
              <w:pStyle w:val="EngHang"/>
            </w:pPr>
            <w:r>
              <w:t>the fair dove,</w:t>
            </w:r>
          </w:p>
          <w:p w14:paraId="4E96806B" w14:textId="77777777" w:rsidR="00D62D89" w:rsidRDefault="00D62D89" w:rsidP="00D62D89">
            <w:pPr>
              <w:pStyle w:val="EngHang"/>
            </w:pPr>
            <w:r w:rsidRPr="004B5E8A">
              <w:t>who has</w:t>
            </w:r>
            <w:r>
              <w:t xml:space="preserve"> borne unto us</w:t>
            </w:r>
          </w:p>
          <w:p w14:paraId="7EC96DF2" w14:textId="77777777" w:rsidR="00D62D89" w:rsidRDefault="00D62D89" w:rsidP="00D62D89">
            <w:pPr>
              <w:pStyle w:val="EngHangEnd"/>
            </w:pPr>
            <w:r w:rsidRPr="004B5E8A">
              <w:t>God the Logos.</w:t>
            </w:r>
          </w:p>
        </w:tc>
        <w:tc>
          <w:tcPr>
            <w:tcW w:w="288" w:type="dxa"/>
          </w:tcPr>
          <w:p w14:paraId="108BDE65" w14:textId="77777777" w:rsidR="00D62D89" w:rsidRDefault="00D62D89" w:rsidP="00D62D89"/>
        </w:tc>
        <w:tc>
          <w:tcPr>
            <w:tcW w:w="288" w:type="dxa"/>
          </w:tcPr>
          <w:p w14:paraId="60DF775F" w14:textId="77777777" w:rsidR="00D62D89" w:rsidRDefault="00D62D89" w:rsidP="00D62D89">
            <w:pPr>
              <w:pStyle w:val="CopticCross"/>
            </w:pPr>
          </w:p>
        </w:tc>
        <w:tc>
          <w:tcPr>
            <w:tcW w:w="3960" w:type="dxa"/>
          </w:tcPr>
          <w:p w14:paraId="77F35791" w14:textId="77777777" w:rsidR="00D62D89" w:rsidRDefault="00D62D89" w:rsidP="00D62D89">
            <w:pPr>
              <w:pStyle w:val="CopticVersemulti-line"/>
            </w:pPr>
            <w:r>
              <w:t>Ⲭⲉⲣⲉ ⲛⲉ ⲙⲁⲣⲓⲁ:</w:t>
            </w:r>
          </w:p>
          <w:p w14:paraId="4D7350A2" w14:textId="77777777" w:rsidR="00D62D89" w:rsidRDefault="00D62D89" w:rsidP="00D62D89">
            <w:pPr>
              <w:pStyle w:val="CopticVersemulti-line"/>
            </w:pPr>
            <w:r>
              <w:t>Ϯ ϭⲣⲟⲙⲡⲓ ⲉⲑⲛⲉⲥⲱⲥ:</w:t>
            </w:r>
          </w:p>
          <w:p w14:paraId="5BE93389" w14:textId="77777777" w:rsidR="00D62D89" w:rsidRDefault="00D62D89" w:rsidP="00D62D89">
            <w:pPr>
              <w:pStyle w:val="CopticVersemulti-line"/>
            </w:pPr>
            <w:r>
              <w:t>ⲑⲏⲉ̀ⲧⲁⲥⲙⲓⲥⲓ ⲛⲁⲛ:</w:t>
            </w:r>
          </w:p>
          <w:p w14:paraId="1C6B0310" w14:textId="77777777" w:rsidR="00D62D89" w:rsidRPr="00AF56AD" w:rsidRDefault="00D62D89" w:rsidP="00D62D89">
            <w:pPr>
              <w:pStyle w:val="CopticVerse"/>
            </w:pPr>
            <w:r>
              <w:t>ⲙ̀Ⲫⲛⲟⲩϯ ⲡⲓⲗⲁⲅⲟⲥ.</w:t>
            </w:r>
          </w:p>
        </w:tc>
      </w:tr>
      <w:tr w:rsidR="00D62D89" w:rsidRPr="00AF56AD" w14:paraId="680BF2F3" w14:textId="77777777" w:rsidTr="00D62D89">
        <w:trPr>
          <w:cantSplit/>
          <w:jc w:val="center"/>
        </w:trPr>
        <w:tc>
          <w:tcPr>
            <w:tcW w:w="288" w:type="dxa"/>
          </w:tcPr>
          <w:p w14:paraId="3AFC5EC3" w14:textId="77777777" w:rsidR="00D62D89" w:rsidRDefault="00D62D89" w:rsidP="00D62D89">
            <w:pPr>
              <w:pStyle w:val="CopticCross"/>
            </w:pPr>
          </w:p>
        </w:tc>
        <w:tc>
          <w:tcPr>
            <w:tcW w:w="3960" w:type="dxa"/>
          </w:tcPr>
          <w:p w14:paraId="7ECC3E38" w14:textId="77777777" w:rsidR="00D62D89" w:rsidRDefault="00D62D89" w:rsidP="00D62D89">
            <w:pPr>
              <w:pStyle w:val="EngHang"/>
            </w:pPr>
            <w:r>
              <w:t>Hail to my lords and fathers,</w:t>
            </w:r>
          </w:p>
          <w:p w14:paraId="7C7BF34F" w14:textId="34B10DC2" w:rsidR="00D62D89" w:rsidRDefault="00D62D89" w:rsidP="00D62D89">
            <w:pPr>
              <w:pStyle w:val="EngHang"/>
            </w:pPr>
            <w:r>
              <w:t>The Apostles.</w:t>
            </w:r>
          </w:p>
          <w:p w14:paraId="3A321F67" w14:textId="6DCB75F9" w:rsidR="00D62D89" w:rsidRDefault="00D62D89" w:rsidP="00D62D89">
            <w:pPr>
              <w:pStyle w:val="EngHang"/>
            </w:pPr>
            <w:r>
              <w:t>Hail to our Father Peter,</w:t>
            </w:r>
          </w:p>
          <w:p w14:paraId="2FEB7614" w14:textId="1E5A2AA5" w:rsidR="00D62D89" w:rsidRDefault="00D62D89" w:rsidP="00D62D89">
            <w:pPr>
              <w:pStyle w:val="EngHangEnd"/>
            </w:pPr>
            <w:r>
              <w:t>And our Teacher Paul.</w:t>
            </w:r>
          </w:p>
        </w:tc>
        <w:tc>
          <w:tcPr>
            <w:tcW w:w="288" w:type="dxa"/>
          </w:tcPr>
          <w:p w14:paraId="771DB7ED" w14:textId="77777777" w:rsidR="00D62D89" w:rsidRDefault="00D62D89" w:rsidP="00D62D89"/>
        </w:tc>
        <w:tc>
          <w:tcPr>
            <w:tcW w:w="288" w:type="dxa"/>
          </w:tcPr>
          <w:p w14:paraId="4A25F70F" w14:textId="77777777" w:rsidR="00D62D89" w:rsidRDefault="00D62D89" w:rsidP="00D62D89">
            <w:pPr>
              <w:pStyle w:val="CopticCross"/>
            </w:pPr>
          </w:p>
        </w:tc>
        <w:tc>
          <w:tcPr>
            <w:tcW w:w="3960" w:type="dxa"/>
          </w:tcPr>
          <w:p w14:paraId="2D83CCF2" w14:textId="77777777" w:rsidR="00D62D89" w:rsidRDefault="00D62D89" w:rsidP="00D62D89">
            <w:pPr>
              <w:pStyle w:val="CopticVersemulti-line"/>
            </w:pPr>
            <w:r>
              <w:t>Ⲭⲉⲣⲉ Ⲓⲱⲁⲛⲛⲏⲥ:</w:t>
            </w:r>
          </w:p>
          <w:p w14:paraId="345A393B" w14:textId="5CBB0C44" w:rsidR="00D62D89" w:rsidRDefault="00D62D89" w:rsidP="00D62D89">
            <w:pPr>
              <w:pStyle w:val="CopticVersemulti-line"/>
            </w:pPr>
            <w:r>
              <w:t>ⲡⲓⲛⲓϣϯ ⲙ̀ⲡ̀ⲣⲟⲇⲣⲟⲙⲟⲥ:</w:t>
            </w:r>
          </w:p>
          <w:p w14:paraId="0ED27635" w14:textId="12F92D31" w:rsidR="00D62D89" w:rsidRDefault="00D62D89" w:rsidP="00D62D89">
            <w:pPr>
              <w:pStyle w:val="CopticVersemulti-line"/>
            </w:pPr>
            <w:r>
              <w:t>ⲭⲉⲣⲉ ⲡⲉⲛⲓⲱⲧ Ⲡⲉⲧⲣⲟⲥ:</w:t>
            </w:r>
          </w:p>
          <w:p w14:paraId="65617D2C" w14:textId="4B8F0E1C" w:rsidR="00D62D89" w:rsidRDefault="00D62D89" w:rsidP="00D62D89">
            <w:pPr>
              <w:pStyle w:val="CopticHangingVerse"/>
            </w:pPr>
            <w:r>
              <w:t>ⲛⲉⲙ ⲡⲉⲛⲥⲁϧ Ⲡⲁⲩⲗⲟⲥ.</w:t>
            </w:r>
          </w:p>
        </w:tc>
      </w:tr>
      <w:tr w:rsidR="00D62D89" w:rsidRPr="00AF56AD" w14:paraId="18B4E16D" w14:textId="77777777" w:rsidTr="00D62D89">
        <w:trPr>
          <w:cantSplit/>
          <w:jc w:val="center"/>
        </w:trPr>
        <w:tc>
          <w:tcPr>
            <w:tcW w:w="288" w:type="dxa"/>
          </w:tcPr>
          <w:p w14:paraId="2D7438AF" w14:textId="77777777" w:rsidR="00D62D89" w:rsidRDefault="00D62D89" w:rsidP="00D62D89">
            <w:pPr>
              <w:pStyle w:val="CopticCross"/>
            </w:pPr>
          </w:p>
        </w:tc>
        <w:tc>
          <w:tcPr>
            <w:tcW w:w="3960" w:type="dxa"/>
          </w:tcPr>
          <w:p w14:paraId="5EAF5455" w14:textId="77777777" w:rsidR="00D62D89" w:rsidRDefault="00D62D89" w:rsidP="00D62D89">
            <w:pPr>
              <w:pStyle w:val="EngHang"/>
            </w:pPr>
            <w:r>
              <w:t>You are in truth blessed,</w:t>
            </w:r>
          </w:p>
          <w:p w14:paraId="07433B04" w14:textId="77777777" w:rsidR="00D62D89" w:rsidRDefault="00D62D89" w:rsidP="00D62D89">
            <w:pPr>
              <w:pStyle w:val="EngHang"/>
            </w:pPr>
            <w:r>
              <w:t>With Your good Father,</w:t>
            </w:r>
          </w:p>
          <w:p w14:paraId="393BBEC7" w14:textId="77777777" w:rsidR="00D62D89" w:rsidRDefault="00D62D89" w:rsidP="00D62D89">
            <w:pPr>
              <w:pStyle w:val="EngHang"/>
            </w:pPr>
            <w:r>
              <w:t>And the Holy Spirit,</w:t>
            </w:r>
          </w:p>
          <w:p w14:paraId="4412A638" w14:textId="77777777" w:rsidR="00D62D89" w:rsidRDefault="00D62D89" w:rsidP="00D62D89">
            <w:pPr>
              <w:pStyle w:val="EngHangEnd"/>
            </w:pPr>
            <w:r>
              <w:t>For you have been born and saved us.</w:t>
            </w:r>
          </w:p>
        </w:tc>
        <w:tc>
          <w:tcPr>
            <w:tcW w:w="288" w:type="dxa"/>
          </w:tcPr>
          <w:p w14:paraId="1A7F8897" w14:textId="77777777" w:rsidR="00D62D89" w:rsidRDefault="00D62D89" w:rsidP="00D62D89"/>
        </w:tc>
        <w:tc>
          <w:tcPr>
            <w:tcW w:w="288" w:type="dxa"/>
          </w:tcPr>
          <w:p w14:paraId="29A7BEF5" w14:textId="77777777" w:rsidR="00D62D89" w:rsidRDefault="00D62D89" w:rsidP="00D62D89">
            <w:pPr>
              <w:pStyle w:val="CopticCross"/>
            </w:pPr>
          </w:p>
        </w:tc>
        <w:tc>
          <w:tcPr>
            <w:tcW w:w="3960" w:type="dxa"/>
          </w:tcPr>
          <w:p w14:paraId="23557607" w14:textId="77777777" w:rsidR="00D62D89" w:rsidRDefault="00D62D89" w:rsidP="00D62D89">
            <w:pPr>
              <w:pStyle w:val="CopticVersemulti-line"/>
            </w:pPr>
            <w:r>
              <w:t>Ⲕⲥ̀ⲙⲁⲣⲱⲟⲩⲧ ⲁ̀ⲗⲏⲑⲟⲥ:</w:t>
            </w:r>
          </w:p>
          <w:p w14:paraId="209DA6CA" w14:textId="77777777" w:rsidR="00D62D89" w:rsidRDefault="00D62D89" w:rsidP="00D62D89">
            <w:pPr>
              <w:pStyle w:val="CopticVersemulti-line"/>
            </w:pPr>
            <w:r>
              <w:t>ⲛⲉⲙ Ⲡⲉⲕⲓⲱⲧ ⲛ̀ⲁ̀ⲅⲁⲑⲟⲥ:</w:t>
            </w:r>
          </w:p>
          <w:p w14:paraId="5B14485B" w14:textId="77777777" w:rsidR="00D62D89" w:rsidRDefault="00D62D89" w:rsidP="00D62D89">
            <w:pPr>
              <w:pStyle w:val="CopticVersemulti-line"/>
            </w:pPr>
            <w:r>
              <w:t>ⲛⲉⲙ Ⲡⲓⲡ̀ⲛⲉⲩⲙⲁ ⲉⲑⲟⲩⲁⲃ:</w:t>
            </w:r>
          </w:p>
          <w:p w14:paraId="3428B502" w14:textId="77777777" w:rsidR="00D62D89" w:rsidRPr="00AF56AD" w:rsidRDefault="00D62D89" w:rsidP="00D62D89">
            <w:pPr>
              <w:pStyle w:val="CopticHangingVerse"/>
            </w:pPr>
            <w:r>
              <w:t>ϫⲉ ⲁⲩⲙⲁⲥⲕ ⲁⲕⲥⲱϯ ⲙ̀ⲙⲟⲛ.</w:t>
            </w:r>
          </w:p>
        </w:tc>
      </w:tr>
    </w:tbl>
    <w:p w14:paraId="47F22816" w14:textId="2CA67222" w:rsidR="00D62D89" w:rsidRDefault="00D62D89" w:rsidP="00D62D89">
      <w:pPr>
        <w:pStyle w:val="Rubric"/>
        <w:rPr>
          <w:lang w:val="en-US"/>
        </w:rPr>
      </w:pPr>
      <w:r>
        <w:rPr>
          <w:lang w:val="en-US"/>
        </w:rPr>
        <w:t>“O Men Aboard the Ships,” and “You Stood by Me” may be chanted after the Synaxarium.</w:t>
      </w:r>
    </w:p>
    <w:p w14:paraId="46FD93F5" w14:textId="77777777" w:rsidR="00D62D89" w:rsidRPr="008C7A49" w:rsidRDefault="00D62D89" w:rsidP="00D62D89">
      <w:pPr>
        <w:pStyle w:val="Heading4"/>
        <w:rPr>
          <w:rFonts w:ascii="Segoe UI Historic" w:hAnsi="Segoe UI Historic" w:cs="Segoe UI Historic"/>
        </w:rPr>
      </w:pPr>
      <w:r>
        <w:t>The Gospel Response for the Apostles’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62D89" w14:paraId="70A761B7" w14:textId="77777777" w:rsidTr="00D62D89">
        <w:trPr>
          <w:cantSplit/>
          <w:jc w:val="center"/>
        </w:trPr>
        <w:tc>
          <w:tcPr>
            <w:tcW w:w="288" w:type="dxa"/>
          </w:tcPr>
          <w:p w14:paraId="0921FE11" w14:textId="77777777" w:rsidR="00D62D89" w:rsidRDefault="00D62D89" w:rsidP="00D62D89">
            <w:pPr>
              <w:pStyle w:val="CopticCross"/>
            </w:pPr>
          </w:p>
        </w:tc>
        <w:tc>
          <w:tcPr>
            <w:tcW w:w="3960" w:type="dxa"/>
          </w:tcPr>
          <w:p w14:paraId="781C8067" w14:textId="77777777" w:rsidR="00D62D89" w:rsidRPr="00A742AC" w:rsidRDefault="00D62D89" w:rsidP="00D62D89">
            <w:pPr>
              <w:pStyle w:val="EngHang"/>
              <w:rPr>
                <w:szCs w:val="20"/>
              </w:rPr>
            </w:pPr>
            <w:r w:rsidRPr="00A742AC">
              <w:t>Intercede on our behalf,</w:t>
            </w:r>
          </w:p>
          <w:p w14:paraId="7876F264" w14:textId="77777777" w:rsidR="00D62D89" w:rsidRPr="00A742AC" w:rsidRDefault="00D62D89" w:rsidP="00D62D89">
            <w:pPr>
              <w:pStyle w:val="EngHang"/>
              <w:rPr>
                <w:szCs w:val="20"/>
              </w:rPr>
            </w:pPr>
            <w:r w:rsidRPr="00A742AC">
              <w:t>O lady of us all, the Mother of God,</w:t>
            </w:r>
          </w:p>
          <w:p w14:paraId="063DD3A7" w14:textId="77777777" w:rsidR="00D62D89" w:rsidRPr="00A742AC" w:rsidRDefault="00D62D89" w:rsidP="00D62D89">
            <w:pPr>
              <w:pStyle w:val="EngHang"/>
              <w:rPr>
                <w:szCs w:val="20"/>
              </w:rPr>
            </w:pPr>
            <w:r w:rsidRPr="00A742AC">
              <w:t>Mary, the Mother of our Saviour,</w:t>
            </w:r>
          </w:p>
          <w:p w14:paraId="0CED61BF" w14:textId="77777777" w:rsidR="00D62D89" w:rsidRDefault="00D62D89" w:rsidP="00D62D89">
            <w:pPr>
              <w:pStyle w:val="EngHang"/>
            </w:pPr>
            <w:r w:rsidRPr="00A742AC">
              <w:t>That He may forgive us our sins.</w:t>
            </w:r>
          </w:p>
        </w:tc>
        <w:tc>
          <w:tcPr>
            <w:tcW w:w="288" w:type="dxa"/>
          </w:tcPr>
          <w:p w14:paraId="09CB9915" w14:textId="77777777" w:rsidR="00D62D89" w:rsidRDefault="00D62D89" w:rsidP="00D62D89"/>
        </w:tc>
        <w:tc>
          <w:tcPr>
            <w:tcW w:w="288" w:type="dxa"/>
          </w:tcPr>
          <w:p w14:paraId="62BC730C" w14:textId="77777777" w:rsidR="00D62D89" w:rsidRDefault="00D62D89" w:rsidP="00D62D89">
            <w:pPr>
              <w:pStyle w:val="CopticCross"/>
            </w:pPr>
          </w:p>
        </w:tc>
        <w:tc>
          <w:tcPr>
            <w:tcW w:w="3960" w:type="dxa"/>
          </w:tcPr>
          <w:p w14:paraId="72968AF1" w14:textId="77777777" w:rsidR="00D62D89" w:rsidRDefault="00D62D89" w:rsidP="00D62D89">
            <w:pPr>
              <w:pStyle w:val="CopticVersemulti-line"/>
            </w:pPr>
            <w:r w:rsidRPr="00A742AC">
              <w:t>Ⲁⲣⲓⲡⲣⲉⲥⲃⲉⲩⲓⲛ ⲉϩ̀ⲣⲏⲓ ⲉϫⲱⲛ</w:t>
            </w:r>
          </w:p>
          <w:p w14:paraId="145D3BDC" w14:textId="77777777" w:rsidR="00D62D89" w:rsidRDefault="00D62D89" w:rsidP="00D62D89">
            <w:pPr>
              <w:pStyle w:val="CopticVersemulti-line"/>
            </w:pPr>
            <w:r w:rsidRPr="00A742AC">
              <w:t>ⲱ ⲧⲉⲛⲟ̅ⲥ̅ ⲛ̀ⲛⲏⲃ ⲧⲏⲣⲉⲛ ϯⲑⲉⲟⲧⲟⲕⲟⲥ</w:t>
            </w:r>
          </w:p>
          <w:p w14:paraId="57CE2795" w14:textId="77777777" w:rsidR="00D62D89" w:rsidRDefault="00D62D89" w:rsidP="00D62D89">
            <w:pPr>
              <w:pStyle w:val="CopticVersemulti-line"/>
            </w:pPr>
            <w:r w:rsidRPr="00A742AC">
              <w:t>Ⲙⲁⲣⲓⲁ ⲑ̀ⲙⲁⲩ ⲙ̀ⲡⲉⲛⲥ̅ⲱ̅ⲣ</w:t>
            </w:r>
          </w:p>
          <w:p w14:paraId="1AD175F8" w14:textId="77777777" w:rsidR="00D62D89" w:rsidRDefault="00D62D89" w:rsidP="00D62D89">
            <w:pPr>
              <w:pStyle w:val="CopticHangingVerse"/>
            </w:pPr>
            <w:r w:rsidRPr="00A742AC">
              <w:t>ⲛ̀ⲧⲉϥⲭⲁ ⲛⲉⲛⲛⲟⲃⲓ ⲛⲁⲛ ⲉⲃⲟⲗ.</w:t>
            </w:r>
          </w:p>
        </w:tc>
      </w:tr>
      <w:tr w:rsidR="00D62D89" w14:paraId="41C48CA7" w14:textId="77777777" w:rsidTr="00D62D89">
        <w:trPr>
          <w:cantSplit/>
          <w:jc w:val="center"/>
        </w:trPr>
        <w:tc>
          <w:tcPr>
            <w:tcW w:w="288" w:type="dxa"/>
          </w:tcPr>
          <w:p w14:paraId="605C9347" w14:textId="77777777" w:rsidR="00D62D89" w:rsidRDefault="00D62D89" w:rsidP="00D62D89">
            <w:pPr>
              <w:pStyle w:val="CopticCross"/>
            </w:pPr>
          </w:p>
        </w:tc>
        <w:tc>
          <w:tcPr>
            <w:tcW w:w="3960" w:type="dxa"/>
          </w:tcPr>
          <w:p w14:paraId="5A8AF6EA" w14:textId="77777777" w:rsidR="00D62D89" w:rsidRDefault="00D62D89" w:rsidP="00D62D89">
            <w:pPr>
              <w:pStyle w:val="EngHang"/>
            </w:pPr>
            <w:r>
              <w:t>Pray to the Lord on our behalf,</w:t>
            </w:r>
          </w:p>
          <w:p w14:paraId="202F4CF8" w14:textId="77777777" w:rsidR="00D62D89" w:rsidRDefault="00D62D89" w:rsidP="00D62D89">
            <w:pPr>
              <w:pStyle w:val="EngHang"/>
            </w:pPr>
            <w:r>
              <w:t>O my lords and fathers, the Apostles,</w:t>
            </w:r>
          </w:p>
          <w:p w14:paraId="51A89764" w14:textId="17855822" w:rsidR="00D62D89" w:rsidRDefault="00D62D89" w:rsidP="00D62D89">
            <w:pPr>
              <w:pStyle w:val="EngHang"/>
            </w:pPr>
            <w:r>
              <w:t>Our Father Peter and our Teacher Paul,</w:t>
            </w:r>
          </w:p>
          <w:p w14:paraId="4BC4B43D" w14:textId="77777777" w:rsidR="00D62D89" w:rsidRDefault="00D62D89" w:rsidP="00D62D89">
            <w:pPr>
              <w:pStyle w:val="EngHangEnd"/>
            </w:pPr>
            <w:r>
              <w:t>That He may forgive us our sins.</w:t>
            </w:r>
          </w:p>
        </w:tc>
        <w:tc>
          <w:tcPr>
            <w:tcW w:w="288" w:type="dxa"/>
          </w:tcPr>
          <w:p w14:paraId="54436AFD" w14:textId="77777777" w:rsidR="00D62D89" w:rsidRDefault="00D62D89" w:rsidP="00D62D89"/>
        </w:tc>
        <w:tc>
          <w:tcPr>
            <w:tcW w:w="288" w:type="dxa"/>
          </w:tcPr>
          <w:p w14:paraId="396C5C27" w14:textId="77777777" w:rsidR="00D62D89" w:rsidRDefault="00D62D89" w:rsidP="00D62D89">
            <w:pPr>
              <w:pStyle w:val="CopticCross"/>
            </w:pPr>
          </w:p>
        </w:tc>
        <w:tc>
          <w:tcPr>
            <w:tcW w:w="3960" w:type="dxa"/>
          </w:tcPr>
          <w:p w14:paraId="0D1821C2" w14:textId="77777777" w:rsidR="00D62D89" w:rsidRDefault="00D62D89" w:rsidP="00D62D89">
            <w:pPr>
              <w:pStyle w:val="CopticVersemulti-line"/>
            </w:pPr>
            <w:r>
              <w:t>Ⲧⲱⲃϩ ⲙ̀Ⲡϭⲟⲓⲥ ⲉ̀ϩ̀ⲣⲏⲓ ⲉ̀ϫⲱⲛ:</w:t>
            </w:r>
          </w:p>
          <w:p w14:paraId="71D3BDEE" w14:textId="77777777" w:rsidR="00D62D89" w:rsidRDefault="00D62D89" w:rsidP="00D62D89">
            <w:pPr>
              <w:pStyle w:val="CopticVersemulti-line"/>
            </w:pPr>
            <w:r>
              <w:t>ⲱ̀ ⲛⲁϭⲟⲓⲥ ⲛ̀ⲓⲟϯ ⲛ̀ⲁ̀ⲡⲟⲥⲧⲟⲗⲟⲥ:</w:t>
            </w:r>
          </w:p>
          <w:p w14:paraId="632A44FA" w14:textId="15D2B697" w:rsidR="00D62D89" w:rsidRDefault="00D62D89" w:rsidP="00D62D89">
            <w:pPr>
              <w:pStyle w:val="CopticVersemulti-line"/>
            </w:pPr>
            <w:r>
              <w:t>ⲡⲉⲛⲓⲱⲧ Ⲡⲉⲧⲣⲟⲥ ⲛⲉⲙ ⲡⲉⲛⲥⲁϭ Ⲡⲁⲩⲗⲟⲥ:</w:t>
            </w:r>
          </w:p>
          <w:p w14:paraId="67A50BDA" w14:textId="77777777" w:rsidR="00D62D89" w:rsidRPr="00C35319" w:rsidRDefault="00D62D89" w:rsidP="00D62D89">
            <w:pPr>
              <w:pStyle w:val="CopticHangingVerse"/>
            </w:pPr>
            <w:r>
              <w:t>ⲛ̀ⲧⲉϥⲭⲁ ⲛⲉⲛⲟⲃⲓ ⲛⲁⲛ ⲉ̀ⲃⲟⲗ.</w:t>
            </w:r>
          </w:p>
        </w:tc>
      </w:tr>
      <w:tr w:rsidR="00D62D89" w14:paraId="0CA75D7A" w14:textId="77777777" w:rsidTr="00D62D89">
        <w:trPr>
          <w:cantSplit/>
          <w:jc w:val="center"/>
        </w:trPr>
        <w:tc>
          <w:tcPr>
            <w:tcW w:w="288" w:type="dxa"/>
          </w:tcPr>
          <w:p w14:paraId="2C54B012" w14:textId="77777777" w:rsidR="00D62D89" w:rsidRDefault="00D62D89" w:rsidP="00D62D89">
            <w:pPr>
              <w:pStyle w:val="CopticCross"/>
            </w:pPr>
          </w:p>
        </w:tc>
        <w:tc>
          <w:tcPr>
            <w:tcW w:w="3960" w:type="dxa"/>
          </w:tcPr>
          <w:p w14:paraId="47F36E5E" w14:textId="77777777" w:rsidR="00D62D89" w:rsidRDefault="00D62D89" w:rsidP="00D62D89">
            <w:pPr>
              <w:pStyle w:val="EngHang"/>
            </w:pPr>
            <w:r>
              <w:t>Blessed be the Father and the Son</w:t>
            </w:r>
          </w:p>
          <w:p w14:paraId="60DDDF18" w14:textId="77777777" w:rsidR="00D62D89" w:rsidRDefault="00D62D89" w:rsidP="00D62D89">
            <w:pPr>
              <w:pStyle w:val="EngHang"/>
            </w:pPr>
            <w:r>
              <w:t>And the Holy Spirit,</w:t>
            </w:r>
          </w:p>
          <w:p w14:paraId="3AC4787B" w14:textId="77777777" w:rsidR="00D62D89" w:rsidRDefault="00D62D89" w:rsidP="00D62D89">
            <w:pPr>
              <w:pStyle w:val="EngHang"/>
            </w:pPr>
            <w:r>
              <w:t>The pefect Trinity,</w:t>
            </w:r>
          </w:p>
          <w:p w14:paraId="1E4EDB94" w14:textId="77777777" w:rsidR="00D62D89" w:rsidRDefault="00D62D89" w:rsidP="00D62D89">
            <w:pPr>
              <w:pStyle w:val="EngHang"/>
            </w:pPr>
            <w:r>
              <w:t>We worship Him and glorify Him.</w:t>
            </w:r>
          </w:p>
        </w:tc>
        <w:tc>
          <w:tcPr>
            <w:tcW w:w="288" w:type="dxa"/>
          </w:tcPr>
          <w:p w14:paraId="524A8EE3" w14:textId="77777777" w:rsidR="00D62D89" w:rsidRDefault="00D62D89" w:rsidP="00D62D89"/>
        </w:tc>
        <w:tc>
          <w:tcPr>
            <w:tcW w:w="288" w:type="dxa"/>
          </w:tcPr>
          <w:p w14:paraId="1158774E" w14:textId="77777777" w:rsidR="00D62D89" w:rsidRDefault="00D62D89" w:rsidP="00D62D89">
            <w:pPr>
              <w:pStyle w:val="CopticCross"/>
            </w:pPr>
          </w:p>
        </w:tc>
        <w:tc>
          <w:tcPr>
            <w:tcW w:w="3960" w:type="dxa"/>
          </w:tcPr>
          <w:p w14:paraId="09E5A0D7" w14:textId="77777777" w:rsidR="00D62D89" w:rsidRDefault="00D62D89" w:rsidP="00D62D89">
            <w:pPr>
              <w:pStyle w:val="CopticVersemulti-line"/>
            </w:pPr>
            <w:r>
              <w:t>Ϫⲉ ϥ̀ⲥ̀ⲙⲁⲣⲱⲟⲩⲧ ⲛ̀ϫⲉ Ⲫⲓⲱⲧ ⲛⲉⲙ Ⲡϣⲏⲣⲓ:</w:t>
            </w:r>
          </w:p>
          <w:p w14:paraId="4957FFBE" w14:textId="77777777" w:rsidR="00D62D89" w:rsidRDefault="00D62D89" w:rsidP="00D62D89">
            <w:pPr>
              <w:pStyle w:val="CopticVersemulti-line"/>
            </w:pPr>
            <w:r>
              <w:t>ⲛⲉⲙ Ⲡⲓⲡ̀ⲛⲉⲩⲙⲁ ⲉⲑⲟⲩⲁⲃ:</w:t>
            </w:r>
          </w:p>
          <w:p w14:paraId="4FFAF93C" w14:textId="77777777" w:rsidR="00D62D89" w:rsidRDefault="00D62D89" w:rsidP="00D62D89">
            <w:pPr>
              <w:pStyle w:val="CopticVersemulti-line"/>
            </w:pPr>
            <w:r>
              <w:t>Ϯⲧ̀ⲣⲓⲁⲥ ⲉⲧϫⲏⲕ ⲉ̀ⲃⲟⲗ:</w:t>
            </w:r>
          </w:p>
          <w:p w14:paraId="6A384B23" w14:textId="77777777" w:rsidR="00D62D89" w:rsidRDefault="00D62D89" w:rsidP="00D62D89">
            <w:pPr>
              <w:pStyle w:val="CopticHangingVerse"/>
            </w:pPr>
            <w:r>
              <w:t>ⲧⲉⲛⲟⲩⲱϣⲧ ⲙ̀ⲙⲟⲥ ⲧⲉⲛϯⲱ̀ⲟⲩ ⲛⲁⲥ.</w:t>
            </w:r>
          </w:p>
        </w:tc>
      </w:tr>
    </w:tbl>
    <w:p w14:paraId="03A597D6" w14:textId="719F984C" w:rsidR="0055409B" w:rsidRPr="005E5D5D" w:rsidRDefault="0055409B" w:rsidP="0055409B">
      <w:pPr>
        <w:pStyle w:val="Heading4"/>
        <w:rPr>
          <w:rFonts w:ascii="Arial Unicode MS" w:eastAsia="Arial Unicode MS" w:hAnsi="Arial Unicode MS" w:cs="Arial Unicode MS"/>
          <w:lang w:val="en-US"/>
        </w:rPr>
      </w:pPr>
      <w:r>
        <w:lastRenderedPageBreak/>
        <w:t>The Aspasmos Adam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0C76CF3A" w14:textId="77777777" w:rsidTr="00953E32">
        <w:trPr>
          <w:cantSplit/>
          <w:jc w:val="center"/>
        </w:trPr>
        <w:tc>
          <w:tcPr>
            <w:tcW w:w="288" w:type="dxa"/>
          </w:tcPr>
          <w:p w14:paraId="02BE9F06" w14:textId="77777777" w:rsidR="0055409B" w:rsidRDefault="0055409B" w:rsidP="0055409B">
            <w:pPr>
              <w:pStyle w:val="CopticCross"/>
            </w:pPr>
          </w:p>
        </w:tc>
        <w:tc>
          <w:tcPr>
            <w:tcW w:w="3960" w:type="dxa"/>
          </w:tcPr>
          <w:p w14:paraId="0BEB60EA" w14:textId="77777777" w:rsidR="0055409B" w:rsidRDefault="0055409B" w:rsidP="0055409B">
            <w:pPr>
              <w:pStyle w:val="EngHang"/>
            </w:pPr>
            <w:r>
              <w:t>Hail to our Father Peter,</w:t>
            </w:r>
          </w:p>
          <w:p w14:paraId="5FF196FF" w14:textId="77777777" w:rsidR="0055409B" w:rsidRDefault="0055409B" w:rsidP="0055409B">
            <w:pPr>
              <w:pStyle w:val="EngHang"/>
            </w:pPr>
            <w:r>
              <w:t>And our Teacher Paul,</w:t>
            </w:r>
          </w:p>
          <w:p w14:paraId="523A91FF" w14:textId="77777777" w:rsidR="0055409B" w:rsidRDefault="0055409B" w:rsidP="0055409B">
            <w:pPr>
              <w:pStyle w:val="EngHang"/>
            </w:pPr>
            <w:r>
              <w:t>The great pillars,</w:t>
            </w:r>
          </w:p>
          <w:p w14:paraId="0CD0A6E3" w14:textId="2BFFC9EA" w:rsidR="0055409B" w:rsidRDefault="0055409B" w:rsidP="0055409B">
            <w:pPr>
              <w:pStyle w:val="EngHangEnd"/>
            </w:pPr>
            <w:r>
              <w:t>The firmess of the faithful.</w:t>
            </w:r>
          </w:p>
        </w:tc>
        <w:tc>
          <w:tcPr>
            <w:tcW w:w="288" w:type="dxa"/>
          </w:tcPr>
          <w:p w14:paraId="3B9F16A6" w14:textId="77777777" w:rsidR="0055409B" w:rsidRDefault="0055409B" w:rsidP="0055409B"/>
        </w:tc>
        <w:tc>
          <w:tcPr>
            <w:tcW w:w="288" w:type="dxa"/>
          </w:tcPr>
          <w:p w14:paraId="6134C362" w14:textId="77777777" w:rsidR="0055409B" w:rsidRDefault="0055409B" w:rsidP="0055409B">
            <w:pPr>
              <w:pStyle w:val="CopticCross"/>
            </w:pPr>
          </w:p>
        </w:tc>
        <w:tc>
          <w:tcPr>
            <w:tcW w:w="3960" w:type="dxa"/>
          </w:tcPr>
          <w:p w14:paraId="72320D83" w14:textId="77777777" w:rsidR="0055409B" w:rsidRDefault="0055409B" w:rsidP="0055409B">
            <w:pPr>
              <w:pStyle w:val="CopticVersemulti-line"/>
            </w:pPr>
            <w:r>
              <w:t>Ⲭⲉⲣⲉ ⲡⲉⲛⲓⲱⲧ Ⲡⲉⲧⲣⲟⲥ:</w:t>
            </w:r>
          </w:p>
          <w:p w14:paraId="053D40A5" w14:textId="77777777" w:rsidR="0055409B" w:rsidRDefault="0055409B" w:rsidP="0055409B">
            <w:pPr>
              <w:pStyle w:val="CopticVersemulti-line"/>
            </w:pPr>
            <w:r>
              <w:t>ⲛⲉⲙ ⲡⲉⲛⲥⲁϧ Ⲡⲁⲩⲗⲟⲥ:</w:t>
            </w:r>
          </w:p>
          <w:p w14:paraId="19E5BCB5" w14:textId="77777777" w:rsidR="0055409B" w:rsidRDefault="0055409B" w:rsidP="0055409B">
            <w:pPr>
              <w:pStyle w:val="CopticVersemulti-line"/>
            </w:pPr>
            <w:r>
              <w:t>ⲛⲓⲛⲓϣϯ ⲛ̀ⲥⲧⲁⲩⲗⲗⲟⲥ:</w:t>
            </w:r>
          </w:p>
          <w:p w14:paraId="23D3B942" w14:textId="1D85192A" w:rsidR="0055409B" w:rsidRDefault="0055409B" w:rsidP="0055409B">
            <w:pPr>
              <w:pStyle w:val="CopticHangingVerse"/>
            </w:pPr>
            <w:r>
              <w:t>ⲉⲧⲧⲁϫⲣⲟ ⲛ̀ⲛⲓⲡⲓⲥⲧⲟⲥ.</w:t>
            </w:r>
          </w:p>
        </w:tc>
      </w:tr>
      <w:tr w:rsidR="0055409B" w14:paraId="117BF5D8" w14:textId="77777777" w:rsidTr="00953E32">
        <w:trPr>
          <w:cantSplit/>
          <w:jc w:val="center"/>
        </w:trPr>
        <w:tc>
          <w:tcPr>
            <w:tcW w:w="288" w:type="dxa"/>
          </w:tcPr>
          <w:p w14:paraId="38E98DAB" w14:textId="77777777" w:rsidR="0055409B" w:rsidRDefault="0055409B" w:rsidP="00953E32">
            <w:pPr>
              <w:pStyle w:val="CopticCross"/>
            </w:pPr>
          </w:p>
        </w:tc>
        <w:tc>
          <w:tcPr>
            <w:tcW w:w="3960" w:type="dxa"/>
          </w:tcPr>
          <w:p w14:paraId="72ECA77E" w14:textId="77777777" w:rsidR="0055409B" w:rsidRDefault="0055409B" w:rsidP="00953E32">
            <w:pPr>
              <w:pStyle w:val="EngHangEnd"/>
            </w:pPr>
            <w:r>
              <w:t>We ask You, O Son of God…</w:t>
            </w:r>
          </w:p>
        </w:tc>
        <w:tc>
          <w:tcPr>
            <w:tcW w:w="288" w:type="dxa"/>
          </w:tcPr>
          <w:p w14:paraId="7BE28CD3" w14:textId="77777777" w:rsidR="0055409B" w:rsidRDefault="0055409B" w:rsidP="00953E32"/>
        </w:tc>
        <w:tc>
          <w:tcPr>
            <w:tcW w:w="288" w:type="dxa"/>
          </w:tcPr>
          <w:p w14:paraId="3D4164D4" w14:textId="77777777" w:rsidR="0055409B" w:rsidRDefault="0055409B" w:rsidP="00953E32">
            <w:pPr>
              <w:pStyle w:val="CopticCross"/>
            </w:pPr>
          </w:p>
        </w:tc>
        <w:tc>
          <w:tcPr>
            <w:tcW w:w="3960" w:type="dxa"/>
          </w:tcPr>
          <w:p w14:paraId="10C5DB55" w14:textId="77777777" w:rsidR="0055409B" w:rsidRDefault="0055409B" w:rsidP="00953E32">
            <w:pPr>
              <w:pStyle w:val="CopticVersemulti-line"/>
            </w:pPr>
            <w:r>
              <w:t>Ⲧⲉⲛϯϩⲟ ⲉ̀ⲣⲟⲕ ⲱ̀ Ⲩⲓⲟⲥ Ⲑⲉⲟⲥ…</w:t>
            </w:r>
          </w:p>
        </w:tc>
      </w:tr>
    </w:tbl>
    <w:p w14:paraId="5B930827" w14:textId="1516A03A" w:rsidR="0055409B" w:rsidRDefault="0055409B" w:rsidP="0055409B">
      <w:pPr>
        <w:pStyle w:val="Heading4"/>
      </w:pPr>
      <w:r>
        <w:t>The Aspasmos Batos Hymn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09B" w14:paraId="653054FC" w14:textId="77777777" w:rsidTr="00953E32">
        <w:trPr>
          <w:cantSplit/>
          <w:jc w:val="center"/>
        </w:trPr>
        <w:tc>
          <w:tcPr>
            <w:tcW w:w="288" w:type="dxa"/>
          </w:tcPr>
          <w:p w14:paraId="32ACB236" w14:textId="77777777" w:rsidR="0055409B" w:rsidRDefault="0055409B" w:rsidP="00953E32">
            <w:pPr>
              <w:pStyle w:val="CopticCross"/>
            </w:pPr>
          </w:p>
        </w:tc>
        <w:tc>
          <w:tcPr>
            <w:tcW w:w="3960" w:type="dxa"/>
          </w:tcPr>
          <w:p w14:paraId="5CCCFF22" w14:textId="4291C2E6" w:rsidR="0055409B" w:rsidRDefault="00953E32" w:rsidP="00953E32">
            <w:pPr>
              <w:pStyle w:val="EngHang"/>
            </w:pPr>
            <w:r>
              <w:t>Hail to the true physician, Paul,</w:t>
            </w:r>
          </w:p>
          <w:p w14:paraId="6CEEB836" w14:textId="549A8321" w:rsidR="00953E32" w:rsidRDefault="00953E32" w:rsidP="00953E32">
            <w:pPr>
              <w:pStyle w:val="EngHang"/>
            </w:pPr>
            <w:r>
              <w:t>The lamp of Orthodoxy,</w:t>
            </w:r>
          </w:p>
          <w:p w14:paraId="46A565E6" w14:textId="73C2FFB7" w:rsidR="00953E32" w:rsidRDefault="00953E32" w:rsidP="00953E32">
            <w:pPr>
              <w:pStyle w:val="EngHang"/>
            </w:pPr>
            <w:r>
              <w:t>Who performed wonders</w:t>
            </w:r>
          </w:p>
          <w:p w14:paraId="3F649484" w14:textId="501C92FB" w:rsidR="0055409B" w:rsidRDefault="00953E32" w:rsidP="00953E32">
            <w:pPr>
              <w:pStyle w:val="EngHangEnd"/>
            </w:pPr>
            <w:r>
              <w:t>In the Name of the eternal Christ</w:t>
            </w:r>
            <w:r w:rsidR="0055409B">
              <w:t>.</w:t>
            </w:r>
          </w:p>
        </w:tc>
        <w:tc>
          <w:tcPr>
            <w:tcW w:w="288" w:type="dxa"/>
          </w:tcPr>
          <w:p w14:paraId="10A26BA4" w14:textId="77777777" w:rsidR="0055409B" w:rsidRDefault="0055409B" w:rsidP="00953E32"/>
        </w:tc>
        <w:tc>
          <w:tcPr>
            <w:tcW w:w="288" w:type="dxa"/>
          </w:tcPr>
          <w:p w14:paraId="42082455" w14:textId="77777777" w:rsidR="0055409B" w:rsidRDefault="0055409B" w:rsidP="00953E32">
            <w:pPr>
              <w:pStyle w:val="CopticCross"/>
            </w:pPr>
          </w:p>
        </w:tc>
        <w:tc>
          <w:tcPr>
            <w:tcW w:w="3960" w:type="dxa"/>
          </w:tcPr>
          <w:p w14:paraId="296F1F7A" w14:textId="6EB13CB5" w:rsidR="00953E32" w:rsidRDefault="00953E32" w:rsidP="00953E32">
            <w:pPr>
              <w:pStyle w:val="CopticVersemulti-line"/>
            </w:pPr>
            <w:r>
              <w:t>Ⲭⲉⲣⲉ ⲡⲓⲥⲏⲓⲛⲓ ⲙ̀ⲙⲏⲓ Ⲡⲁⲩⲗⲟⲥ</w:t>
            </w:r>
          </w:p>
          <w:p w14:paraId="2072E537" w14:textId="1584855F" w:rsidR="00953E32" w:rsidRDefault="00953E32" w:rsidP="00953E32">
            <w:pPr>
              <w:pStyle w:val="CopticVersemulti-line"/>
            </w:pPr>
            <w:r>
              <w:t>ⲡⲓϭⲏⲃⲥ ⲛ̀ⲧⲉ ϯⲟⲣⲑⲟⲇⲟⲝⲓⲁ</w:t>
            </w:r>
          </w:p>
          <w:p w14:paraId="17FD4FFA" w14:textId="07F365E1" w:rsidR="00953E32" w:rsidRDefault="00953E32" w:rsidP="00953E32">
            <w:pPr>
              <w:pStyle w:val="CopticVersemulti-line"/>
            </w:pPr>
            <w:r>
              <w:t>ⲫⲏⲉ̀ⲧⲁϥⲓ̀ⲣⲓ ⲛ̀ϩⲁⲛⲙⲏⲓⲛⲓ</w:t>
            </w:r>
          </w:p>
          <w:p w14:paraId="5097A8B7" w14:textId="52690CE0" w:rsidR="0055409B" w:rsidRDefault="00953E32" w:rsidP="00953E32">
            <w:pPr>
              <w:pStyle w:val="CopticHangingVerse"/>
            </w:pPr>
            <w:r>
              <w:t>ϧⲉⲛ ⲫ̀ⲣⲁⲛ ⲙ̀Ⲡⲓⲭ̀ⲣⲓⲥⲧⲟⲥ ⲡⲓⲁⲓⲇⲓⲟⲥ</w:t>
            </w:r>
            <w:r w:rsidR="0055409B">
              <w:t>.</w:t>
            </w:r>
          </w:p>
        </w:tc>
      </w:tr>
      <w:tr w:rsidR="0055409B" w14:paraId="429A3C87" w14:textId="77777777" w:rsidTr="00953E32">
        <w:trPr>
          <w:cantSplit/>
          <w:jc w:val="center"/>
        </w:trPr>
        <w:tc>
          <w:tcPr>
            <w:tcW w:w="288" w:type="dxa"/>
          </w:tcPr>
          <w:p w14:paraId="0A3945F4" w14:textId="77777777" w:rsidR="0055409B" w:rsidRDefault="0055409B" w:rsidP="00953E32">
            <w:pPr>
              <w:pStyle w:val="CopticCross"/>
            </w:pPr>
          </w:p>
        </w:tc>
        <w:tc>
          <w:tcPr>
            <w:tcW w:w="3960" w:type="dxa"/>
          </w:tcPr>
          <w:p w14:paraId="523D6586" w14:textId="77777777" w:rsidR="0055409B" w:rsidRDefault="0055409B" w:rsidP="00953E32">
            <w:pPr>
              <w:pStyle w:val="EngHang"/>
            </w:pPr>
            <w:r>
              <w:t>Holy, holy, holy,</w:t>
            </w:r>
          </w:p>
          <w:p w14:paraId="186CB540" w14:textId="77777777" w:rsidR="0055409B" w:rsidRDefault="0055409B" w:rsidP="00953E32">
            <w:pPr>
              <w:pStyle w:val="EngHang"/>
            </w:pPr>
            <w:r>
              <w:t>Lord of Hosts.</w:t>
            </w:r>
          </w:p>
          <w:p w14:paraId="1D721D7C" w14:textId="77777777" w:rsidR="0055409B" w:rsidRDefault="0055409B" w:rsidP="00953E32">
            <w:pPr>
              <w:pStyle w:val="EngHang"/>
            </w:pPr>
            <w:r>
              <w:t>Heaven and earth are full</w:t>
            </w:r>
          </w:p>
          <w:p w14:paraId="3DE1F198" w14:textId="77777777" w:rsidR="0055409B" w:rsidRDefault="0055409B" w:rsidP="00953E32">
            <w:pPr>
              <w:pStyle w:val="EngHangEnd"/>
            </w:pPr>
            <w:r>
              <w:t>Of Your holy glory.</w:t>
            </w:r>
          </w:p>
        </w:tc>
        <w:tc>
          <w:tcPr>
            <w:tcW w:w="288" w:type="dxa"/>
          </w:tcPr>
          <w:p w14:paraId="1FFE1C01" w14:textId="77777777" w:rsidR="0055409B" w:rsidRDefault="0055409B" w:rsidP="00953E32"/>
        </w:tc>
        <w:tc>
          <w:tcPr>
            <w:tcW w:w="288" w:type="dxa"/>
          </w:tcPr>
          <w:p w14:paraId="72850649" w14:textId="77777777" w:rsidR="0055409B" w:rsidRDefault="0055409B" w:rsidP="00953E32">
            <w:pPr>
              <w:pStyle w:val="CopticCross"/>
            </w:pPr>
          </w:p>
        </w:tc>
        <w:tc>
          <w:tcPr>
            <w:tcW w:w="3960" w:type="dxa"/>
          </w:tcPr>
          <w:p w14:paraId="744F1A00" w14:textId="77777777" w:rsidR="0055409B" w:rsidRDefault="0055409B" w:rsidP="00953E32">
            <w:pPr>
              <w:pStyle w:val="CopticVersemulti-line"/>
            </w:pPr>
            <w:r>
              <w:t>Ϫⲉ ⲁ̀ⲅⲓⲟⲥ ⲁ̀ⲅⲓⲟⲥ ⲁ̀ⲅⲓⲟⲥ:</w:t>
            </w:r>
          </w:p>
          <w:p w14:paraId="19A55907" w14:textId="77777777" w:rsidR="0055409B" w:rsidRDefault="0055409B" w:rsidP="00953E32">
            <w:pPr>
              <w:pStyle w:val="CopticVersemulti-line"/>
            </w:pPr>
            <w:r>
              <w:t>Ⲕⲩⲣⲓⲟⲥ ⲥⲁⲃⲁⲱⲑ:</w:t>
            </w:r>
          </w:p>
          <w:p w14:paraId="77553216" w14:textId="77777777" w:rsidR="0055409B" w:rsidRDefault="0055409B" w:rsidP="00953E32">
            <w:pPr>
              <w:pStyle w:val="CopticVersemulti-line"/>
            </w:pPr>
            <w:r>
              <w:t>ⲛ̀ⲗⲏⲡⲏⲥ ⲟ̀ ⲟⲩⲣⲁⲛⲟⲥ ⲕⲉ ⲏ̀ ⲅⲏ</w:t>
            </w:r>
          </w:p>
          <w:p w14:paraId="1A6F8050" w14:textId="77777777" w:rsidR="0055409B" w:rsidRDefault="0055409B" w:rsidP="00953E32">
            <w:pPr>
              <w:pStyle w:val="CopticHangingVerse"/>
            </w:pPr>
            <w:r>
              <w:t>ⲧⲏⲥ ⲁ̀ⲅⲓⲁⲥ ⲥⲟⲩ ⲇⲟⲝⲏⲥ.</w:t>
            </w:r>
          </w:p>
        </w:tc>
      </w:tr>
    </w:tbl>
    <w:p w14:paraId="4D31E36A" w14:textId="0D8F27AF" w:rsidR="005B716A" w:rsidRDefault="005B716A" w:rsidP="005B716A">
      <w:pPr>
        <w:pStyle w:val="Heading3"/>
        <w:rPr>
          <w:lang w:val="en-US"/>
        </w:rPr>
      </w:pPr>
      <w:bookmarkStart w:id="1863" w:name="_Toc485884660"/>
      <w:r>
        <w:rPr>
          <w:lang w:val="en-US"/>
        </w:rPr>
        <w:t>June 30 / Epip 6: Martyrdom of St. Aoulimpas the Apostle</w:t>
      </w:r>
      <w:bookmarkEnd w:id="1863"/>
    </w:p>
    <w:p w14:paraId="0DEE2976" w14:textId="7C9A4988"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864" w:name="_Toc410196218"/>
      <w:bookmarkStart w:id="1865" w:name="_Toc410196460"/>
      <w:bookmarkStart w:id="1866" w:name="_Toc410196962"/>
      <w:bookmarkStart w:id="1867" w:name="_Toc485884455"/>
      <w:bookmarkStart w:id="1868" w:name="July"/>
      <w:bookmarkEnd w:id="1811"/>
      <w:r>
        <w:lastRenderedPageBreak/>
        <w:t>July</w:t>
      </w:r>
      <w:bookmarkEnd w:id="1864"/>
      <w:bookmarkEnd w:id="1865"/>
      <w:bookmarkEnd w:id="1866"/>
      <w:r w:rsidR="00980D99">
        <w:t xml:space="preserve"> or </w:t>
      </w:r>
      <w:r w:rsidR="00980D99">
        <w:rPr>
          <w:rFonts w:ascii="FreeSerifAvvaShenouda" w:hAnsi="FreeSerifAvvaShenouda" w:cs="FreeSerifAvvaShenouda"/>
        </w:rPr>
        <w:t>Ⲉⲡⲏⲡ</w:t>
      </w:r>
      <w:bookmarkEnd w:id="1867"/>
    </w:p>
    <w:bookmarkStart w:id="1869" w:name="_Ref434562742" w:displacedByCustomXml="next"/>
    <w:bookmarkStart w:id="1870" w:name="_Toc410196221" w:displacedByCustomXml="next"/>
    <w:bookmarkStart w:id="1871" w:name="_Toc410196463" w:displacedByCustomXml="next"/>
    <w:bookmarkStart w:id="1872" w:name="_Toc410196965" w:displacedByCustomXml="next"/>
    <w:sdt>
      <w:sdtPr>
        <w:id w:val="233667495"/>
        <w:docPartObj>
          <w:docPartGallery w:val="Table of Contents"/>
          <w:docPartUnique/>
        </w:docPartObj>
      </w:sdtPr>
      <w:sdtEndPr>
        <w:rPr>
          <w:b/>
          <w:bCs/>
          <w:noProof/>
        </w:rPr>
      </w:sdtEndPr>
      <w:sdtContent>
        <w:p w14:paraId="219B8EE1" w14:textId="20732C3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85884661" w:history="1">
            <w:r w:rsidR="00710C7C" w:rsidRPr="00B44EF2">
              <w:rPr>
                <w:rStyle w:val="Hyperlink"/>
                <w:rFonts w:ascii="Times New Roman" w:hAnsi="Times New Roman" w:cs="Times New Roman"/>
                <w:noProof/>
              </w:rPr>
              <w:t>July 1 / Epip 7: St. Shenoute</w:t>
            </w:r>
            <w:r w:rsidR="00710C7C">
              <w:rPr>
                <w:noProof/>
                <w:webHidden/>
              </w:rPr>
              <w:tab/>
            </w:r>
            <w:r w:rsidR="00710C7C">
              <w:rPr>
                <w:noProof/>
                <w:webHidden/>
              </w:rPr>
              <w:fldChar w:fldCharType="begin"/>
            </w:r>
            <w:r w:rsidR="00710C7C">
              <w:rPr>
                <w:noProof/>
                <w:webHidden/>
              </w:rPr>
              <w:instrText xml:space="preserve"> PAGEREF _Toc485884661 \h </w:instrText>
            </w:r>
            <w:r w:rsidR="00710C7C">
              <w:rPr>
                <w:noProof/>
                <w:webHidden/>
              </w:rPr>
            </w:r>
            <w:r w:rsidR="00710C7C">
              <w:rPr>
                <w:noProof/>
                <w:webHidden/>
              </w:rPr>
              <w:fldChar w:fldCharType="separate"/>
            </w:r>
            <w:r w:rsidR="000E2EAC">
              <w:rPr>
                <w:noProof/>
                <w:webHidden/>
              </w:rPr>
              <w:t>1090</w:t>
            </w:r>
            <w:r w:rsidR="00710C7C">
              <w:rPr>
                <w:noProof/>
                <w:webHidden/>
              </w:rPr>
              <w:fldChar w:fldCharType="end"/>
            </w:r>
          </w:hyperlink>
        </w:p>
        <w:p w14:paraId="67C518D0" w14:textId="13C5E62C" w:rsidR="00710C7C" w:rsidRDefault="002758BE">
          <w:pPr>
            <w:pStyle w:val="TOC3"/>
            <w:tabs>
              <w:tab w:val="right" w:leader="dot" w:pos="8846"/>
            </w:tabs>
            <w:rPr>
              <w:rFonts w:asciiTheme="minorHAnsi" w:eastAsiaTheme="minorEastAsia" w:hAnsiTheme="minorHAnsi"/>
              <w:noProof/>
              <w:sz w:val="22"/>
              <w:lang w:val="en-US"/>
            </w:rPr>
          </w:pPr>
          <w:hyperlink w:anchor="_Toc485884662" w:history="1">
            <w:r w:rsidR="00710C7C" w:rsidRPr="00B44EF2">
              <w:rPr>
                <w:rStyle w:val="Hyperlink"/>
                <w:rFonts w:ascii="Times New Roman" w:hAnsi="Times New Roman" w:cs="Times New Roman"/>
                <w:noProof/>
              </w:rPr>
              <w:t>July 1 / Epip 7: Also St. Ignatius</w:t>
            </w:r>
            <w:r w:rsidR="00710C7C">
              <w:rPr>
                <w:noProof/>
                <w:webHidden/>
              </w:rPr>
              <w:tab/>
            </w:r>
            <w:r w:rsidR="00710C7C">
              <w:rPr>
                <w:noProof/>
                <w:webHidden/>
              </w:rPr>
              <w:fldChar w:fldCharType="begin"/>
            </w:r>
            <w:r w:rsidR="00710C7C">
              <w:rPr>
                <w:noProof/>
                <w:webHidden/>
              </w:rPr>
              <w:instrText xml:space="preserve"> PAGEREF _Toc485884662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0F55E3EB" w14:textId="0B4F8013" w:rsidR="00710C7C" w:rsidRDefault="002758BE">
          <w:pPr>
            <w:pStyle w:val="TOC3"/>
            <w:tabs>
              <w:tab w:val="right" w:leader="dot" w:pos="8846"/>
            </w:tabs>
            <w:rPr>
              <w:rFonts w:asciiTheme="minorHAnsi" w:eastAsiaTheme="minorEastAsia" w:hAnsiTheme="minorHAnsi"/>
              <w:noProof/>
              <w:sz w:val="22"/>
              <w:lang w:val="en-US"/>
            </w:rPr>
          </w:pPr>
          <w:hyperlink w:anchor="_Toc485884663" w:history="1">
            <w:r w:rsidR="00710C7C" w:rsidRPr="00B44EF2">
              <w:rPr>
                <w:rStyle w:val="Hyperlink"/>
                <w:noProof/>
                <w:lang w:val="en-US"/>
              </w:rPr>
              <w:t>July 2 / Epip 8: St. Pishoy</w:t>
            </w:r>
            <w:r w:rsidR="00710C7C">
              <w:rPr>
                <w:noProof/>
                <w:webHidden/>
              </w:rPr>
              <w:tab/>
            </w:r>
            <w:r w:rsidR="00710C7C">
              <w:rPr>
                <w:noProof/>
                <w:webHidden/>
              </w:rPr>
              <w:fldChar w:fldCharType="begin"/>
            </w:r>
            <w:r w:rsidR="00710C7C">
              <w:rPr>
                <w:noProof/>
                <w:webHidden/>
              </w:rPr>
              <w:instrText xml:space="preserve"> PAGEREF _Toc485884663 \h </w:instrText>
            </w:r>
            <w:r w:rsidR="00710C7C">
              <w:rPr>
                <w:noProof/>
                <w:webHidden/>
              </w:rPr>
            </w:r>
            <w:r w:rsidR="00710C7C">
              <w:rPr>
                <w:noProof/>
                <w:webHidden/>
              </w:rPr>
              <w:fldChar w:fldCharType="separate"/>
            </w:r>
            <w:r w:rsidR="000E2EAC">
              <w:rPr>
                <w:noProof/>
                <w:webHidden/>
              </w:rPr>
              <w:t>1092</w:t>
            </w:r>
            <w:r w:rsidR="00710C7C">
              <w:rPr>
                <w:noProof/>
                <w:webHidden/>
              </w:rPr>
              <w:fldChar w:fldCharType="end"/>
            </w:r>
          </w:hyperlink>
        </w:p>
        <w:p w14:paraId="6D15679D" w14:textId="525AAC90" w:rsidR="00710C7C" w:rsidRDefault="002758BE">
          <w:pPr>
            <w:pStyle w:val="TOC3"/>
            <w:tabs>
              <w:tab w:val="right" w:leader="dot" w:pos="8846"/>
            </w:tabs>
            <w:rPr>
              <w:rFonts w:asciiTheme="minorHAnsi" w:eastAsiaTheme="minorEastAsia" w:hAnsiTheme="minorHAnsi"/>
              <w:noProof/>
              <w:sz w:val="22"/>
              <w:lang w:val="en-US"/>
            </w:rPr>
          </w:pPr>
          <w:hyperlink w:anchor="_Toc485884664" w:history="1">
            <w:r w:rsidR="00710C7C" w:rsidRPr="00B44EF2">
              <w:rPr>
                <w:rStyle w:val="Hyperlink"/>
                <w:noProof/>
                <w:lang w:val="en-US"/>
              </w:rPr>
              <w:t>July 3 / Epip 9: Martyrdom of St. Simon Cleophas the Apostle</w:t>
            </w:r>
            <w:r w:rsidR="00710C7C">
              <w:rPr>
                <w:noProof/>
                <w:webHidden/>
              </w:rPr>
              <w:tab/>
            </w:r>
            <w:r w:rsidR="00710C7C">
              <w:rPr>
                <w:noProof/>
                <w:webHidden/>
              </w:rPr>
              <w:fldChar w:fldCharType="begin"/>
            </w:r>
            <w:r w:rsidR="00710C7C">
              <w:rPr>
                <w:noProof/>
                <w:webHidden/>
              </w:rPr>
              <w:instrText xml:space="preserve"> PAGEREF _Toc485884664 \h </w:instrText>
            </w:r>
            <w:r w:rsidR="00710C7C">
              <w:rPr>
                <w:noProof/>
                <w:webHidden/>
              </w:rPr>
            </w:r>
            <w:r w:rsidR="00710C7C">
              <w:rPr>
                <w:noProof/>
                <w:webHidden/>
              </w:rPr>
              <w:fldChar w:fldCharType="separate"/>
            </w:r>
            <w:r w:rsidR="000E2EAC">
              <w:rPr>
                <w:noProof/>
                <w:webHidden/>
              </w:rPr>
              <w:t>1094</w:t>
            </w:r>
            <w:r w:rsidR="00710C7C">
              <w:rPr>
                <w:noProof/>
                <w:webHidden/>
              </w:rPr>
              <w:fldChar w:fldCharType="end"/>
            </w:r>
          </w:hyperlink>
        </w:p>
        <w:p w14:paraId="6934E98B" w14:textId="035A51B8" w:rsidR="00710C7C" w:rsidRDefault="002758BE">
          <w:pPr>
            <w:pStyle w:val="TOC3"/>
            <w:tabs>
              <w:tab w:val="right" w:leader="dot" w:pos="8846"/>
            </w:tabs>
            <w:rPr>
              <w:rFonts w:asciiTheme="minorHAnsi" w:eastAsiaTheme="minorEastAsia" w:hAnsiTheme="minorHAnsi"/>
              <w:noProof/>
              <w:sz w:val="22"/>
              <w:lang w:val="en-US"/>
            </w:rPr>
          </w:pPr>
          <w:hyperlink w:anchor="_Toc485884665" w:history="1">
            <w:r w:rsidR="00710C7C" w:rsidRPr="00B44EF2">
              <w:rPr>
                <w:rStyle w:val="Hyperlink"/>
                <w:noProof/>
              </w:rPr>
              <w:t>July 6 / Epip 12: Commemoration of Archangel Michael</w:t>
            </w:r>
            <w:r w:rsidR="00710C7C">
              <w:rPr>
                <w:noProof/>
                <w:webHidden/>
              </w:rPr>
              <w:tab/>
            </w:r>
            <w:r w:rsidR="00710C7C">
              <w:rPr>
                <w:noProof/>
                <w:webHidden/>
              </w:rPr>
              <w:fldChar w:fldCharType="begin"/>
            </w:r>
            <w:r w:rsidR="00710C7C">
              <w:rPr>
                <w:noProof/>
                <w:webHidden/>
              </w:rPr>
              <w:instrText xml:space="preserve"> PAGEREF _Toc485884665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2DF06EE9" w14:textId="337E8F52" w:rsidR="00710C7C" w:rsidRDefault="002758BE">
          <w:pPr>
            <w:pStyle w:val="TOC3"/>
            <w:tabs>
              <w:tab w:val="right" w:leader="dot" w:pos="8846"/>
            </w:tabs>
            <w:rPr>
              <w:rFonts w:asciiTheme="minorHAnsi" w:eastAsiaTheme="minorEastAsia" w:hAnsiTheme="minorHAnsi"/>
              <w:noProof/>
              <w:sz w:val="22"/>
              <w:lang w:val="en-US"/>
            </w:rPr>
          </w:pPr>
          <w:hyperlink w:anchor="_Toc485884666" w:history="1">
            <w:r w:rsidR="00710C7C" w:rsidRPr="00B44EF2">
              <w:rPr>
                <w:rStyle w:val="Hyperlink"/>
                <w:noProof/>
              </w:rPr>
              <w:t>July 12 / Epip 18: Martyrdom of St. James the Apostle, the Bishop of Jerusalem</w:t>
            </w:r>
            <w:r w:rsidR="00710C7C">
              <w:rPr>
                <w:noProof/>
                <w:webHidden/>
              </w:rPr>
              <w:tab/>
            </w:r>
            <w:r w:rsidR="00710C7C">
              <w:rPr>
                <w:noProof/>
                <w:webHidden/>
              </w:rPr>
              <w:fldChar w:fldCharType="begin"/>
            </w:r>
            <w:r w:rsidR="00710C7C">
              <w:rPr>
                <w:noProof/>
                <w:webHidden/>
              </w:rPr>
              <w:instrText xml:space="preserve"> PAGEREF _Toc485884666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7BDBAC52" w14:textId="3DEE2A36" w:rsidR="00710C7C" w:rsidRDefault="002758BE">
          <w:pPr>
            <w:pStyle w:val="TOC3"/>
            <w:tabs>
              <w:tab w:val="right" w:leader="dot" w:pos="8846"/>
            </w:tabs>
            <w:rPr>
              <w:rFonts w:asciiTheme="minorHAnsi" w:eastAsiaTheme="minorEastAsia" w:hAnsiTheme="minorHAnsi"/>
              <w:noProof/>
              <w:sz w:val="22"/>
              <w:lang w:val="en-US"/>
            </w:rPr>
          </w:pPr>
          <w:hyperlink w:anchor="_Toc485884667" w:history="1">
            <w:r w:rsidR="00710C7C" w:rsidRPr="00B44EF2">
              <w:rPr>
                <w:rStyle w:val="Hyperlink"/>
                <w:noProof/>
              </w:rPr>
              <w:t>July 14 / Epip 20: Martyrdom of St. Theodore of Shotep, the General</w:t>
            </w:r>
            <w:r w:rsidR="00710C7C">
              <w:rPr>
                <w:noProof/>
                <w:webHidden/>
              </w:rPr>
              <w:tab/>
            </w:r>
            <w:r w:rsidR="00710C7C">
              <w:rPr>
                <w:noProof/>
                <w:webHidden/>
              </w:rPr>
              <w:fldChar w:fldCharType="begin"/>
            </w:r>
            <w:r w:rsidR="00710C7C">
              <w:rPr>
                <w:noProof/>
                <w:webHidden/>
              </w:rPr>
              <w:instrText xml:space="preserve"> PAGEREF _Toc485884667 \h </w:instrText>
            </w:r>
            <w:r w:rsidR="00710C7C">
              <w:rPr>
                <w:noProof/>
                <w:webHidden/>
              </w:rPr>
            </w:r>
            <w:r w:rsidR="00710C7C">
              <w:rPr>
                <w:noProof/>
                <w:webHidden/>
              </w:rPr>
              <w:fldChar w:fldCharType="separate"/>
            </w:r>
            <w:r w:rsidR="000E2EAC">
              <w:rPr>
                <w:noProof/>
                <w:webHidden/>
              </w:rPr>
              <w:t>1095</w:t>
            </w:r>
            <w:r w:rsidR="00710C7C">
              <w:rPr>
                <w:noProof/>
                <w:webHidden/>
              </w:rPr>
              <w:fldChar w:fldCharType="end"/>
            </w:r>
          </w:hyperlink>
        </w:p>
        <w:p w14:paraId="356EB12A" w14:textId="58C5DE12" w:rsidR="00710C7C" w:rsidRDefault="002758BE">
          <w:pPr>
            <w:pStyle w:val="TOC3"/>
            <w:tabs>
              <w:tab w:val="right" w:leader="dot" w:pos="8846"/>
            </w:tabs>
            <w:rPr>
              <w:rFonts w:asciiTheme="minorHAnsi" w:eastAsiaTheme="minorEastAsia" w:hAnsiTheme="minorHAnsi"/>
              <w:noProof/>
              <w:sz w:val="22"/>
              <w:lang w:val="en-US"/>
            </w:rPr>
          </w:pPr>
          <w:hyperlink w:anchor="_Toc485884668" w:history="1">
            <w:r w:rsidR="00710C7C" w:rsidRPr="00B44EF2">
              <w:rPr>
                <w:rStyle w:val="Hyperlink"/>
                <w:noProof/>
              </w:rPr>
              <w:t>July 15 / Epip 21: Commemoration of the Theotokos</w:t>
            </w:r>
            <w:r w:rsidR="00710C7C">
              <w:rPr>
                <w:noProof/>
                <w:webHidden/>
              </w:rPr>
              <w:tab/>
            </w:r>
            <w:r w:rsidR="00710C7C">
              <w:rPr>
                <w:noProof/>
                <w:webHidden/>
              </w:rPr>
              <w:fldChar w:fldCharType="begin"/>
            </w:r>
            <w:r w:rsidR="00710C7C">
              <w:rPr>
                <w:noProof/>
                <w:webHidden/>
              </w:rPr>
              <w:instrText xml:space="preserve"> PAGEREF _Toc485884668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728F56F8" w14:textId="2B2BE97F" w:rsidR="00710C7C" w:rsidRDefault="002758BE">
          <w:pPr>
            <w:pStyle w:val="TOC3"/>
            <w:tabs>
              <w:tab w:val="right" w:leader="dot" w:pos="8846"/>
            </w:tabs>
            <w:rPr>
              <w:rFonts w:asciiTheme="minorHAnsi" w:eastAsiaTheme="minorEastAsia" w:hAnsiTheme="minorHAnsi"/>
              <w:noProof/>
              <w:sz w:val="22"/>
              <w:lang w:val="en-US"/>
            </w:rPr>
          </w:pPr>
          <w:hyperlink w:anchor="_Toc485884669" w:history="1">
            <w:r w:rsidR="00710C7C" w:rsidRPr="00B44EF2">
              <w:rPr>
                <w:rStyle w:val="Hyperlink"/>
                <w:noProof/>
              </w:rPr>
              <w:t>July 17 / Epip 23: The Martyrdom of St. Marina</w:t>
            </w:r>
            <w:r w:rsidR="00710C7C">
              <w:rPr>
                <w:noProof/>
                <w:webHidden/>
              </w:rPr>
              <w:tab/>
            </w:r>
            <w:r w:rsidR="00710C7C">
              <w:rPr>
                <w:noProof/>
                <w:webHidden/>
              </w:rPr>
              <w:fldChar w:fldCharType="begin"/>
            </w:r>
            <w:r w:rsidR="00710C7C">
              <w:rPr>
                <w:noProof/>
                <w:webHidden/>
              </w:rPr>
              <w:instrText xml:space="preserve"> PAGEREF _Toc485884669 \h </w:instrText>
            </w:r>
            <w:r w:rsidR="00710C7C">
              <w:rPr>
                <w:noProof/>
                <w:webHidden/>
              </w:rPr>
            </w:r>
            <w:r w:rsidR="00710C7C">
              <w:rPr>
                <w:noProof/>
                <w:webHidden/>
              </w:rPr>
              <w:fldChar w:fldCharType="separate"/>
            </w:r>
            <w:r w:rsidR="000E2EAC">
              <w:rPr>
                <w:noProof/>
                <w:webHidden/>
              </w:rPr>
              <w:t>1097</w:t>
            </w:r>
            <w:r w:rsidR="00710C7C">
              <w:rPr>
                <w:noProof/>
                <w:webHidden/>
              </w:rPr>
              <w:fldChar w:fldCharType="end"/>
            </w:r>
          </w:hyperlink>
        </w:p>
        <w:p w14:paraId="00086993" w14:textId="54286A7B" w:rsidR="00710C7C" w:rsidRDefault="002758BE">
          <w:pPr>
            <w:pStyle w:val="TOC3"/>
            <w:tabs>
              <w:tab w:val="right" w:leader="dot" w:pos="8846"/>
            </w:tabs>
            <w:rPr>
              <w:rFonts w:asciiTheme="minorHAnsi" w:eastAsiaTheme="minorEastAsia" w:hAnsiTheme="minorHAnsi"/>
              <w:noProof/>
              <w:sz w:val="22"/>
              <w:lang w:val="en-US"/>
            </w:rPr>
          </w:pPr>
          <w:hyperlink w:anchor="_Toc485884670" w:history="1">
            <w:r w:rsidR="00710C7C" w:rsidRPr="00B44EF2">
              <w:rPr>
                <w:rStyle w:val="Hyperlink"/>
                <w:noProof/>
              </w:rPr>
              <w:t>July 18 / Epip 24: The Martyrdom of Abba Noub</w:t>
            </w:r>
            <w:r w:rsidR="00710C7C">
              <w:rPr>
                <w:noProof/>
                <w:webHidden/>
              </w:rPr>
              <w:tab/>
            </w:r>
            <w:r w:rsidR="00710C7C">
              <w:rPr>
                <w:noProof/>
                <w:webHidden/>
              </w:rPr>
              <w:fldChar w:fldCharType="begin"/>
            </w:r>
            <w:r w:rsidR="00710C7C">
              <w:rPr>
                <w:noProof/>
                <w:webHidden/>
              </w:rPr>
              <w:instrText xml:space="preserve"> PAGEREF _Toc485884670 \h </w:instrText>
            </w:r>
            <w:r w:rsidR="00710C7C">
              <w:rPr>
                <w:noProof/>
                <w:webHidden/>
              </w:rPr>
            </w:r>
            <w:r w:rsidR="00710C7C">
              <w:rPr>
                <w:noProof/>
                <w:webHidden/>
              </w:rPr>
              <w:fldChar w:fldCharType="separate"/>
            </w:r>
            <w:r w:rsidR="000E2EAC">
              <w:rPr>
                <w:noProof/>
                <w:webHidden/>
              </w:rPr>
              <w:t>1098</w:t>
            </w:r>
            <w:r w:rsidR="00710C7C">
              <w:rPr>
                <w:noProof/>
                <w:webHidden/>
              </w:rPr>
              <w:fldChar w:fldCharType="end"/>
            </w:r>
          </w:hyperlink>
        </w:p>
        <w:p w14:paraId="5DC6DB15" w14:textId="1B283CF9" w:rsidR="00710C7C" w:rsidRDefault="002758BE">
          <w:pPr>
            <w:pStyle w:val="TOC3"/>
            <w:tabs>
              <w:tab w:val="right" w:leader="dot" w:pos="8846"/>
            </w:tabs>
            <w:rPr>
              <w:rFonts w:asciiTheme="minorHAnsi" w:eastAsiaTheme="minorEastAsia" w:hAnsiTheme="minorHAnsi"/>
              <w:noProof/>
              <w:sz w:val="22"/>
              <w:lang w:val="en-US"/>
            </w:rPr>
          </w:pPr>
          <w:hyperlink w:anchor="_Toc485884671" w:history="1">
            <w:r w:rsidR="00710C7C" w:rsidRPr="00B44EF2">
              <w:rPr>
                <w:rStyle w:val="Hyperlink"/>
                <w:noProof/>
              </w:rPr>
              <w:t>July 19 / Epip 25: St. Seraphim of Sarov (uncovering of relics)</w:t>
            </w:r>
            <w:r w:rsidR="00710C7C">
              <w:rPr>
                <w:noProof/>
                <w:webHidden/>
              </w:rPr>
              <w:tab/>
            </w:r>
            <w:r w:rsidR="00710C7C">
              <w:rPr>
                <w:noProof/>
                <w:webHidden/>
              </w:rPr>
              <w:fldChar w:fldCharType="begin"/>
            </w:r>
            <w:r w:rsidR="00710C7C">
              <w:rPr>
                <w:noProof/>
                <w:webHidden/>
              </w:rPr>
              <w:instrText xml:space="preserve"> PAGEREF _Toc485884671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30CF94B1" w14:textId="36C47210" w:rsidR="00710C7C" w:rsidRDefault="002758BE">
          <w:pPr>
            <w:pStyle w:val="TOC3"/>
            <w:tabs>
              <w:tab w:val="right" w:leader="dot" w:pos="8846"/>
            </w:tabs>
            <w:rPr>
              <w:rFonts w:asciiTheme="minorHAnsi" w:eastAsiaTheme="minorEastAsia" w:hAnsiTheme="minorHAnsi"/>
              <w:noProof/>
              <w:sz w:val="22"/>
              <w:lang w:val="en-US"/>
            </w:rPr>
          </w:pPr>
          <w:hyperlink w:anchor="_Toc485884672" w:history="1">
            <w:r w:rsidR="00710C7C" w:rsidRPr="00B44EF2">
              <w:rPr>
                <w:rStyle w:val="Hyperlink"/>
                <w:noProof/>
              </w:rPr>
              <w:t>July 20 / Epip 26: Joseph the Carpenter</w:t>
            </w:r>
            <w:r w:rsidR="00710C7C">
              <w:rPr>
                <w:noProof/>
                <w:webHidden/>
              </w:rPr>
              <w:tab/>
            </w:r>
            <w:r w:rsidR="00710C7C">
              <w:rPr>
                <w:noProof/>
                <w:webHidden/>
              </w:rPr>
              <w:fldChar w:fldCharType="begin"/>
            </w:r>
            <w:r w:rsidR="00710C7C">
              <w:rPr>
                <w:noProof/>
                <w:webHidden/>
              </w:rPr>
              <w:instrText xml:space="preserve"> PAGEREF _Toc485884672 \h </w:instrText>
            </w:r>
            <w:r w:rsidR="00710C7C">
              <w:rPr>
                <w:noProof/>
                <w:webHidden/>
              </w:rPr>
            </w:r>
            <w:r w:rsidR="00710C7C">
              <w:rPr>
                <w:noProof/>
                <w:webHidden/>
              </w:rPr>
              <w:fldChar w:fldCharType="separate"/>
            </w:r>
            <w:r w:rsidR="000E2EAC">
              <w:rPr>
                <w:noProof/>
                <w:webHidden/>
              </w:rPr>
              <w:t>1100</w:t>
            </w:r>
            <w:r w:rsidR="00710C7C">
              <w:rPr>
                <w:noProof/>
                <w:webHidden/>
              </w:rPr>
              <w:fldChar w:fldCharType="end"/>
            </w:r>
          </w:hyperlink>
        </w:p>
        <w:p w14:paraId="2688062C" w14:textId="46E1DAD3" w:rsidR="00710C7C" w:rsidRDefault="002758BE">
          <w:pPr>
            <w:pStyle w:val="TOC3"/>
            <w:tabs>
              <w:tab w:val="right" w:leader="dot" w:pos="8846"/>
            </w:tabs>
            <w:rPr>
              <w:rFonts w:asciiTheme="minorHAnsi" w:eastAsiaTheme="minorEastAsia" w:hAnsiTheme="minorHAnsi"/>
              <w:noProof/>
              <w:sz w:val="22"/>
              <w:lang w:val="en-US"/>
            </w:rPr>
          </w:pPr>
          <w:hyperlink w:anchor="_Toc485884673" w:history="1">
            <w:r w:rsidR="00710C7C" w:rsidRPr="00B44EF2">
              <w:rPr>
                <w:rStyle w:val="Hyperlink"/>
                <w:noProof/>
              </w:rPr>
              <w:t>July 20 / Epip 26: Also St. Frumentius (Abune Selama), the First Bishop of Ethiopia</w:t>
            </w:r>
            <w:r w:rsidR="00710C7C">
              <w:rPr>
                <w:noProof/>
                <w:webHidden/>
              </w:rPr>
              <w:tab/>
            </w:r>
            <w:r w:rsidR="00710C7C">
              <w:rPr>
                <w:noProof/>
                <w:webHidden/>
              </w:rPr>
              <w:fldChar w:fldCharType="begin"/>
            </w:r>
            <w:r w:rsidR="00710C7C">
              <w:rPr>
                <w:noProof/>
                <w:webHidden/>
              </w:rPr>
              <w:instrText xml:space="preserve"> PAGEREF _Toc485884673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4B617E7B" w14:textId="222095A2" w:rsidR="00710C7C" w:rsidRDefault="002758BE">
          <w:pPr>
            <w:pStyle w:val="TOC3"/>
            <w:tabs>
              <w:tab w:val="right" w:leader="dot" w:pos="8846"/>
            </w:tabs>
            <w:rPr>
              <w:rFonts w:asciiTheme="minorHAnsi" w:eastAsiaTheme="minorEastAsia" w:hAnsiTheme="minorHAnsi"/>
              <w:noProof/>
              <w:sz w:val="22"/>
              <w:lang w:val="en-US"/>
            </w:rPr>
          </w:pPr>
          <w:hyperlink w:anchor="_Toc485884674" w:history="1">
            <w:r w:rsidR="00710C7C" w:rsidRPr="00B44EF2">
              <w:rPr>
                <w:rStyle w:val="Hyperlink"/>
                <w:noProof/>
              </w:rPr>
              <w:t>July 22 / Epip 28: Departure of St. Mary Magdalene</w:t>
            </w:r>
            <w:r w:rsidR="00710C7C">
              <w:rPr>
                <w:noProof/>
                <w:webHidden/>
              </w:rPr>
              <w:tab/>
            </w:r>
            <w:r w:rsidR="00710C7C">
              <w:rPr>
                <w:noProof/>
                <w:webHidden/>
              </w:rPr>
              <w:fldChar w:fldCharType="begin"/>
            </w:r>
            <w:r w:rsidR="00710C7C">
              <w:rPr>
                <w:noProof/>
                <w:webHidden/>
              </w:rPr>
              <w:instrText xml:space="preserve"> PAGEREF _Toc485884674 \h </w:instrText>
            </w:r>
            <w:r w:rsidR="00710C7C">
              <w:rPr>
                <w:noProof/>
                <w:webHidden/>
              </w:rPr>
            </w:r>
            <w:r w:rsidR="00710C7C">
              <w:rPr>
                <w:noProof/>
                <w:webHidden/>
              </w:rPr>
              <w:fldChar w:fldCharType="separate"/>
            </w:r>
            <w:r w:rsidR="000E2EAC">
              <w:rPr>
                <w:noProof/>
                <w:webHidden/>
              </w:rPr>
              <w:t>1101</w:t>
            </w:r>
            <w:r w:rsidR="00710C7C">
              <w:rPr>
                <w:noProof/>
                <w:webHidden/>
              </w:rPr>
              <w:fldChar w:fldCharType="end"/>
            </w:r>
          </w:hyperlink>
        </w:p>
        <w:p w14:paraId="763E0CDF" w14:textId="7C7611F0" w:rsidR="00710C7C" w:rsidRDefault="002758BE">
          <w:pPr>
            <w:pStyle w:val="TOC3"/>
            <w:tabs>
              <w:tab w:val="right" w:leader="dot" w:pos="8846"/>
            </w:tabs>
            <w:rPr>
              <w:rFonts w:asciiTheme="minorHAnsi" w:eastAsiaTheme="minorEastAsia" w:hAnsiTheme="minorHAnsi"/>
              <w:noProof/>
              <w:sz w:val="22"/>
              <w:lang w:val="en-US"/>
            </w:rPr>
          </w:pPr>
          <w:hyperlink w:anchor="_Toc485884675" w:history="1">
            <w:r w:rsidR="00710C7C" w:rsidRPr="00B44EF2">
              <w:rPr>
                <w:rStyle w:val="Hyperlink"/>
                <w:noProof/>
              </w:rPr>
              <w:t>July 23 / Epip 29: Commemoration of the Annunciation, Nativity, and Resurrection on the 29</w:t>
            </w:r>
            <w:r w:rsidR="00710C7C" w:rsidRPr="00B44EF2">
              <w:rPr>
                <w:rStyle w:val="Hyperlink"/>
                <w:noProof/>
                <w:vertAlign w:val="superscript"/>
              </w:rPr>
              <w:t>th</w:t>
            </w:r>
            <w:r w:rsidR="00710C7C" w:rsidRPr="00B44EF2">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_Toc485884675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4580BF32" w14:textId="531A9EB6" w:rsidR="00710C7C" w:rsidRDefault="002758BE">
          <w:pPr>
            <w:pStyle w:val="TOC3"/>
            <w:tabs>
              <w:tab w:val="right" w:leader="dot" w:pos="8846"/>
            </w:tabs>
            <w:rPr>
              <w:rFonts w:asciiTheme="minorHAnsi" w:eastAsiaTheme="minorEastAsia" w:hAnsiTheme="minorHAnsi"/>
              <w:noProof/>
              <w:sz w:val="22"/>
              <w:lang w:val="en-US"/>
            </w:rPr>
          </w:pPr>
          <w:hyperlink w:anchor="_Toc485884676" w:history="1">
            <w:r w:rsidR="00710C7C" w:rsidRPr="00B44EF2">
              <w:rPr>
                <w:rStyle w:val="Hyperlink"/>
                <w:noProof/>
              </w:rPr>
              <w:t>July 23 / Epip 29: Also the Translocation of the Relics of St. Andrew, the Apostle</w:t>
            </w:r>
            <w:r w:rsidR="00710C7C">
              <w:rPr>
                <w:noProof/>
                <w:webHidden/>
              </w:rPr>
              <w:tab/>
            </w:r>
            <w:r w:rsidR="00710C7C">
              <w:rPr>
                <w:noProof/>
                <w:webHidden/>
              </w:rPr>
              <w:fldChar w:fldCharType="begin"/>
            </w:r>
            <w:r w:rsidR="00710C7C">
              <w:rPr>
                <w:noProof/>
                <w:webHidden/>
              </w:rPr>
              <w:instrText xml:space="preserve"> PAGEREF _Toc485884676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7733C87D" w14:textId="3815A0B7" w:rsidR="00710C7C" w:rsidRDefault="002758BE">
          <w:pPr>
            <w:pStyle w:val="TOC3"/>
            <w:tabs>
              <w:tab w:val="right" w:leader="dot" w:pos="8846"/>
            </w:tabs>
            <w:rPr>
              <w:rFonts w:asciiTheme="minorHAnsi" w:eastAsiaTheme="minorEastAsia" w:hAnsiTheme="minorHAnsi"/>
              <w:noProof/>
              <w:sz w:val="22"/>
              <w:lang w:val="en-US"/>
            </w:rPr>
          </w:pPr>
          <w:hyperlink w:anchor="_Toc485884677" w:history="1">
            <w:r w:rsidR="00710C7C" w:rsidRPr="00B44EF2">
              <w:rPr>
                <w:rStyle w:val="Hyperlink"/>
                <w:noProof/>
              </w:rPr>
              <w:t>July 25 / Mesori 1: The Virgin’s Fast</w:t>
            </w:r>
            <w:r w:rsidR="00710C7C">
              <w:rPr>
                <w:noProof/>
                <w:webHidden/>
              </w:rPr>
              <w:tab/>
            </w:r>
            <w:r w:rsidR="00710C7C">
              <w:rPr>
                <w:noProof/>
                <w:webHidden/>
              </w:rPr>
              <w:fldChar w:fldCharType="begin"/>
            </w:r>
            <w:r w:rsidR="00710C7C">
              <w:rPr>
                <w:noProof/>
                <w:webHidden/>
              </w:rPr>
              <w:instrText xml:space="preserve"> PAGEREF _Toc485884677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89F4FC2" w14:textId="54B1B885" w:rsidR="00710C7C" w:rsidRDefault="002758BE">
          <w:pPr>
            <w:pStyle w:val="TOC3"/>
            <w:tabs>
              <w:tab w:val="right" w:leader="dot" w:pos="8846"/>
            </w:tabs>
            <w:rPr>
              <w:rFonts w:asciiTheme="minorHAnsi" w:eastAsiaTheme="minorEastAsia" w:hAnsiTheme="minorHAnsi"/>
              <w:noProof/>
              <w:sz w:val="22"/>
              <w:lang w:val="en-US"/>
            </w:rPr>
          </w:pPr>
          <w:hyperlink w:anchor="_Toc485884678" w:history="1">
            <w:r w:rsidR="00710C7C" w:rsidRPr="00B44EF2">
              <w:rPr>
                <w:rStyle w:val="Hyperlink"/>
                <w:noProof/>
              </w:rPr>
              <w:t>July 28 / Mesori 4: Consecration of the Church of St. Anthony</w:t>
            </w:r>
            <w:r w:rsidR="00710C7C">
              <w:rPr>
                <w:noProof/>
                <w:webHidden/>
              </w:rPr>
              <w:tab/>
            </w:r>
            <w:r w:rsidR="00710C7C">
              <w:rPr>
                <w:noProof/>
                <w:webHidden/>
              </w:rPr>
              <w:fldChar w:fldCharType="begin"/>
            </w:r>
            <w:r w:rsidR="00710C7C">
              <w:rPr>
                <w:noProof/>
                <w:webHidden/>
              </w:rPr>
              <w:instrText xml:space="preserve"> PAGEREF _Toc485884678 \h </w:instrText>
            </w:r>
            <w:r w:rsidR="00710C7C">
              <w:rPr>
                <w:noProof/>
                <w:webHidden/>
              </w:rPr>
            </w:r>
            <w:r w:rsidR="00710C7C">
              <w:rPr>
                <w:noProof/>
                <w:webHidden/>
              </w:rPr>
              <w:fldChar w:fldCharType="separate"/>
            </w:r>
            <w:r w:rsidR="000E2EAC">
              <w:rPr>
                <w:noProof/>
                <w:webHidden/>
              </w:rPr>
              <w:t>1103</w:t>
            </w:r>
            <w:r w:rsidR="00710C7C">
              <w:rPr>
                <w:noProof/>
                <w:webHidden/>
              </w:rPr>
              <w:fldChar w:fldCharType="end"/>
            </w:r>
          </w:hyperlink>
        </w:p>
        <w:p w14:paraId="11911C47" w14:textId="3E3C126C"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873" w:name="_Ref436250323"/>
      <w:bookmarkStart w:id="1874" w:name="_Toc485884661"/>
      <w:r>
        <w:rPr>
          <w:rFonts w:ascii="Times New Roman" w:hAnsi="Times New Roman" w:cs="Times New Roman"/>
        </w:rPr>
        <w:lastRenderedPageBreak/>
        <w:t>July 1 / Epip 7: St. Shenoute</w:t>
      </w:r>
      <w:bookmarkEnd w:id="1869"/>
      <w:bookmarkEnd w:id="1873"/>
      <w:bookmarkEnd w:id="1874"/>
    </w:p>
    <w:p w14:paraId="5B5A5AD3" w14:textId="77777777" w:rsidR="00980D99" w:rsidRDefault="00980D99" w:rsidP="00980D99">
      <w:pPr>
        <w:pStyle w:val="Heading4"/>
        <w:rPr>
          <w:lang w:val="en-US"/>
        </w:rPr>
      </w:pPr>
      <w:bookmarkStart w:id="1875" w:name="_Ref434491186"/>
      <w:r>
        <w:rPr>
          <w:lang w:val="en-US"/>
        </w:rPr>
        <w:t>The Doxology</w:t>
      </w:r>
      <w:r w:rsidR="00810F04">
        <w:rPr>
          <w:lang w:val="en-US"/>
        </w:rPr>
        <w:t xml:space="preserve"> for St. Shenoute</w:t>
      </w:r>
      <w:bookmarkEnd w:id="18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1079"/>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1080"/>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1081"/>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879" w:name="_Ref434491207"/>
      <w:r>
        <w:rPr>
          <w:lang w:val="en-US"/>
        </w:rPr>
        <w:t>A Doxology for St. Besa</w:t>
      </w:r>
      <w:bookmarkEnd w:id="18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lastRenderedPageBreak/>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27EE5922" w:rsidR="00F67B89" w:rsidRDefault="00F67B89" w:rsidP="00F67B89">
      <w:pPr>
        <w:pStyle w:val="Heading3"/>
        <w:rPr>
          <w:rFonts w:ascii="Times New Roman" w:hAnsi="Times New Roman" w:cs="Times New Roman"/>
        </w:rPr>
      </w:pPr>
      <w:bookmarkStart w:id="1880" w:name="_Toc485884662"/>
      <w:r>
        <w:rPr>
          <w:rFonts w:ascii="Times New Roman" w:hAnsi="Times New Roman" w:cs="Times New Roman"/>
        </w:rPr>
        <w:t>July 1 / Epip 7: Also St. Ignatius</w:t>
      </w:r>
      <w:bookmarkEnd w:id="1880"/>
    </w:p>
    <w:p w14:paraId="7DDE3F3F" w14:textId="3F06237A" w:rsidR="00E50261" w:rsidRPr="00E50261" w:rsidRDefault="00E50261" w:rsidP="00E50261">
      <w:pPr>
        <w:pStyle w:val="Rubric"/>
      </w:pPr>
      <w:r>
        <w:t>TODO add</w:t>
      </w:r>
    </w:p>
    <w:p w14:paraId="08CD1881" w14:textId="77777777" w:rsidR="00980D99" w:rsidRDefault="00980D99" w:rsidP="00980D99">
      <w:pPr>
        <w:pStyle w:val="Heading3"/>
        <w:rPr>
          <w:lang w:val="en-US"/>
        </w:rPr>
      </w:pPr>
      <w:bookmarkStart w:id="1881" w:name="_Ref434560325"/>
      <w:bookmarkStart w:id="1882" w:name="_Toc485884663"/>
      <w:r>
        <w:rPr>
          <w:lang w:val="en-US"/>
        </w:rPr>
        <w:t>July 2 / Epip 8: St. Pishoy</w:t>
      </w:r>
      <w:bookmarkEnd w:id="1881"/>
      <w:bookmarkEnd w:id="1882"/>
    </w:p>
    <w:p w14:paraId="3F31CCDA" w14:textId="77777777" w:rsidR="00980D99" w:rsidRDefault="00980D99" w:rsidP="00980D99">
      <w:pPr>
        <w:pStyle w:val="Heading4"/>
        <w:rPr>
          <w:lang w:val="en-US"/>
        </w:rPr>
      </w:pPr>
      <w:bookmarkStart w:id="1883" w:name="_Ref434490783"/>
      <w:r>
        <w:rPr>
          <w:lang w:val="en-US"/>
        </w:rPr>
        <w:t>The Doxology</w:t>
      </w:r>
      <w:r w:rsidR="00810F04">
        <w:rPr>
          <w:lang w:val="en-US"/>
        </w:rPr>
        <w:t xml:space="preserve"> for St. Pishoy</w:t>
      </w:r>
      <w:bookmarkEnd w:id="1883"/>
    </w:p>
    <w:p w14:paraId="748CA5AD" w14:textId="5A905D0F"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E2EAC">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E2EAC">
        <w:rPr>
          <w:noProof/>
          <w:lang w:val="en-US"/>
        </w:rPr>
        <w:t>719</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6B251C04" w:rsidR="00FB36D8" w:rsidRPr="00C35319" w:rsidRDefault="00B01D40" w:rsidP="00220DFD">
            <w:pPr>
              <w:pStyle w:val="CopticHangingVerse"/>
            </w:pPr>
            <w:r>
              <w:t>TODO</w:t>
            </w: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1082"/>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1083"/>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67B94F6A" w14:textId="77777777" w:rsidR="005B716A" w:rsidRDefault="005B716A" w:rsidP="005B716A">
      <w:pPr>
        <w:pStyle w:val="Heading3"/>
        <w:rPr>
          <w:lang w:val="en-US"/>
        </w:rPr>
      </w:pPr>
      <w:bookmarkStart w:id="1893" w:name="_Toc485884664"/>
      <w:bookmarkEnd w:id="1872"/>
      <w:bookmarkEnd w:id="1871"/>
      <w:bookmarkEnd w:id="1870"/>
      <w:r>
        <w:rPr>
          <w:lang w:val="en-US"/>
        </w:rPr>
        <w:t>July 3 / Epip 9: Martyrdom of</w:t>
      </w:r>
      <w:r w:rsidR="00FE0AE4">
        <w:rPr>
          <w:lang w:val="en-US"/>
        </w:rPr>
        <w:t xml:space="preserve"> </w:t>
      </w:r>
      <w:r>
        <w:rPr>
          <w:lang w:val="en-US"/>
        </w:rPr>
        <w:t>St. Simon Cleophas the Apostle</w:t>
      </w:r>
      <w:bookmarkEnd w:id="1893"/>
    </w:p>
    <w:p w14:paraId="4B2873D8" w14:textId="19A7C82D"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2A95AA98" w14:textId="79A9177A" w:rsidR="006D5FC1" w:rsidRDefault="006D5FC1" w:rsidP="006D5FC1">
      <w:pPr>
        <w:pStyle w:val="Heading4"/>
      </w:pPr>
      <w:r>
        <w:t xml:space="preserve">The Doxology for St. Simon the </w:t>
      </w:r>
      <w:r w:rsidR="00F93B55">
        <w:t>Apostle</w:t>
      </w:r>
      <w:r>
        <w:rPr>
          <w:rStyle w:val="FootnoteReference"/>
        </w:rPr>
        <w:footnoteReference w:id="108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D5FC1" w14:paraId="6E56DC68" w14:textId="77777777" w:rsidTr="000E2EAC">
        <w:trPr>
          <w:cantSplit/>
          <w:jc w:val="center"/>
        </w:trPr>
        <w:tc>
          <w:tcPr>
            <w:tcW w:w="288" w:type="dxa"/>
          </w:tcPr>
          <w:p w14:paraId="4ABE41CB" w14:textId="77777777" w:rsidR="006D5FC1" w:rsidRDefault="006D5FC1" w:rsidP="000E2EAC">
            <w:pPr>
              <w:pStyle w:val="CopticCross"/>
            </w:pPr>
          </w:p>
        </w:tc>
        <w:tc>
          <w:tcPr>
            <w:tcW w:w="3960" w:type="dxa"/>
          </w:tcPr>
          <w:p w14:paraId="68BBC54C" w14:textId="111A01F6" w:rsidR="006D5FC1" w:rsidRDefault="006D5FC1" w:rsidP="000E2EAC">
            <w:pPr>
              <w:pStyle w:val="EngHang"/>
              <w:rPr>
                <w:shd w:val="clear" w:color="auto" w:fill="FFFFFF"/>
              </w:rPr>
            </w:pPr>
            <w:r>
              <w:rPr>
                <w:shd w:val="clear" w:color="auto" w:fill="FFFFFF"/>
              </w:rPr>
              <w:t>We praise and bless Simon,</w:t>
            </w:r>
          </w:p>
          <w:p w14:paraId="2DC9ECB8" w14:textId="5AFAFA3F" w:rsidR="006D5FC1" w:rsidRDefault="006D5FC1" w:rsidP="000E2EAC">
            <w:pPr>
              <w:pStyle w:val="EngHang"/>
              <w:rPr>
                <w:shd w:val="clear" w:color="auto" w:fill="FFFFFF"/>
              </w:rPr>
            </w:pPr>
            <w:r>
              <w:rPr>
                <w:shd w:val="clear" w:color="auto" w:fill="FFFFFF"/>
              </w:rPr>
              <w:t>The herald of God,</w:t>
            </w:r>
          </w:p>
          <w:p w14:paraId="695F378C" w14:textId="4FDDA7D1" w:rsidR="006D5FC1" w:rsidRDefault="006D5FC1" w:rsidP="000E2EAC">
            <w:pPr>
              <w:pStyle w:val="EngHang"/>
              <w:rPr>
                <w:shd w:val="clear" w:color="auto" w:fill="FFFFFF"/>
              </w:rPr>
            </w:pPr>
            <w:r>
              <w:rPr>
                <w:shd w:val="clear" w:color="auto" w:fill="FFFFFF"/>
              </w:rPr>
              <w:t>Who established wise doctrine</w:t>
            </w:r>
          </w:p>
          <w:p w14:paraId="068CDD5D" w14:textId="784AE41F" w:rsidR="006D5FC1" w:rsidRDefault="006D5FC1" w:rsidP="000E2EAC">
            <w:pPr>
              <w:pStyle w:val="EngHangEnd"/>
              <w:rPr>
                <w:shd w:val="clear" w:color="auto" w:fill="FFFFFF"/>
              </w:rPr>
            </w:pPr>
            <w:r>
              <w:rPr>
                <w:shd w:val="clear" w:color="auto" w:fill="FFFFFF"/>
              </w:rPr>
              <w:t>In the hearts of men.</w:t>
            </w:r>
          </w:p>
        </w:tc>
        <w:tc>
          <w:tcPr>
            <w:tcW w:w="288" w:type="dxa"/>
          </w:tcPr>
          <w:p w14:paraId="6514E9B6" w14:textId="77777777" w:rsidR="006D5FC1" w:rsidRDefault="006D5FC1" w:rsidP="000E2EAC"/>
        </w:tc>
      </w:tr>
      <w:tr w:rsidR="006D5FC1" w14:paraId="73E6A057" w14:textId="77777777" w:rsidTr="000E2EAC">
        <w:trPr>
          <w:cantSplit/>
          <w:jc w:val="center"/>
        </w:trPr>
        <w:tc>
          <w:tcPr>
            <w:tcW w:w="288" w:type="dxa"/>
          </w:tcPr>
          <w:p w14:paraId="15527433" w14:textId="77777777" w:rsidR="006D5FC1" w:rsidRDefault="006D5FC1" w:rsidP="000E2EAC">
            <w:pPr>
              <w:pStyle w:val="CopticCross"/>
            </w:pPr>
            <w:r w:rsidRPr="00FB5ACB">
              <w:t>¿</w:t>
            </w:r>
          </w:p>
        </w:tc>
        <w:tc>
          <w:tcPr>
            <w:tcW w:w="3960" w:type="dxa"/>
          </w:tcPr>
          <w:p w14:paraId="38776A1B" w14:textId="6AAE6C86" w:rsidR="006D5FC1" w:rsidRDefault="006D5FC1" w:rsidP="000E2EAC">
            <w:pPr>
              <w:pStyle w:val="EngHang"/>
              <w:rPr>
                <w:shd w:val="clear" w:color="auto" w:fill="FFFFFF"/>
              </w:rPr>
            </w:pPr>
            <w:r>
              <w:rPr>
                <w:shd w:val="clear" w:color="auto" w:fill="FFFFFF"/>
              </w:rPr>
              <w:t>Now he stands before</w:t>
            </w:r>
          </w:p>
          <w:p w14:paraId="40864D10" w14:textId="453B4998" w:rsidR="006D5FC1" w:rsidRDefault="006D5FC1" w:rsidP="000E2EAC">
            <w:pPr>
              <w:pStyle w:val="EngHang"/>
              <w:rPr>
                <w:shd w:val="clear" w:color="auto" w:fill="FFFFFF"/>
              </w:rPr>
            </w:pPr>
            <w:r>
              <w:rPr>
                <w:shd w:val="clear" w:color="auto" w:fill="FFFFFF"/>
              </w:rPr>
              <w:t>The throne of glory,</w:t>
            </w:r>
          </w:p>
          <w:p w14:paraId="0E8328AF" w14:textId="539188EE" w:rsidR="006D5FC1" w:rsidRDefault="006D5FC1" w:rsidP="000E2EAC">
            <w:pPr>
              <w:pStyle w:val="EngHang"/>
              <w:rPr>
                <w:shd w:val="clear" w:color="auto" w:fill="FFFFFF"/>
              </w:rPr>
            </w:pPr>
            <w:r>
              <w:rPr>
                <w:shd w:val="clear" w:color="auto" w:fill="FFFFFF"/>
              </w:rPr>
              <w:t>And rejoices with the angels,</w:t>
            </w:r>
          </w:p>
          <w:p w14:paraId="582E55BD" w14:textId="0015791A" w:rsidR="006D5FC1" w:rsidRDefault="006D5FC1" w:rsidP="000E2EAC">
            <w:pPr>
              <w:pStyle w:val="EngHangEnd"/>
              <w:rPr>
                <w:shd w:val="clear" w:color="auto" w:fill="FFFFFF"/>
              </w:rPr>
            </w:pPr>
            <w:r>
              <w:rPr>
                <w:shd w:val="clear" w:color="auto" w:fill="FFFFFF"/>
              </w:rPr>
              <w:t>Always praying for us.</w:t>
            </w:r>
          </w:p>
        </w:tc>
        <w:tc>
          <w:tcPr>
            <w:tcW w:w="288" w:type="dxa"/>
          </w:tcPr>
          <w:p w14:paraId="049C1BE4" w14:textId="77777777" w:rsidR="006D5FC1" w:rsidRDefault="006D5FC1" w:rsidP="000E2EAC"/>
        </w:tc>
      </w:tr>
      <w:tr w:rsidR="006D5FC1" w14:paraId="2A0B3771" w14:textId="77777777" w:rsidTr="000E2EAC">
        <w:trPr>
          <w:cantSplit/>
          <w:jc w:val="center"/>
        </w:trPr>
        <w:tc>
          <w:tcPr>
            <w:tcW w:w="288" w:type="dxa"/>
          </w:tcPr>
          <w:p w14:paraId="259D78E6" w14:textId="77777777" w:rsidR="006D5FC1" w:rsidRDefault="006D5FC1" w:rsidP="000E2EAC">
            <w:pPr>
              <w:pStyle w:val="CopticCross"/>
            </w:pPr>
            <w:r w:rsidRPr="00FB5ACB">
              <w:t>¿</w:t>
            </w:r>
          </w:p>
        </w:tc>
        <w:tc>
          <w:tcPr>
            <w:tcW w:w="3960" w:type="dxa"/>
          </w:tcPr>
          <w:p w14:paraId="2533D0BF" w14:textId="2EDC5D30" w:rsidR="006D5FC1" w:rsidRDefault="006D5FC1" w:rsidP="000E2EAC">
            <w:pPr>
              <w:pStyle w:val="EngHang"/>
              <w:rPr>
                <w:shd w:val="clear" w:color="auto" w:fill="FFFFFF"/>
              </w:rPr>
            </w:pPr>
            <w:r>
              <w:rPr>
                <w:shd w:val="clear" w:color="auto" w:fill="FFFFFF"/>
              </w:rPr>
              <w:t>Hail to you, O Apostle,</w:t>
            </w:r>
          </w:p>
          <w:p w14:paraId="4FDBE3E9" w14:textId="72F4C104" w:rsidR="006D5FC1" w:rsidRDefault="006D5FC1" w:rsidP="000E2EAC">
            <w:pPr>
              <w:pStyle w:val="EngHang"/>
              <w:rPr>
                <w:shd w:val="clear" w:color="auto" w:fill="FFFFFF"/>
              </w:rPr>
            </w:pPr>
            <w:r>
              <w:rPr>
                <w:shd w:val="clear" w:color="auto" w:fill="FFFFFF"/>
              </w:rPr>
              <w:t>Hail to you, O Zealot,</w:t>
            </w:r>
          </w:p>
          <w:p w14:paraId="41C34826" w14:textId="04EF2C97" w:rsidR="006D5FC1" w:rsidRDefault="006D5FC1" w:rsidP="000E2EAC">
            <w:pPr>
              <w:pStyle w:val="EngHang"/>
              <w:rPr>
                <w:shd w:val="clear" w:color="auto" w:fill="FFFFFF"/>
              </w:rPr>
            </w:pPr>
            <w:r>
              <w:rPr>
                <w:shd w:val="clear" w:color="auto" w:fill="FFFFFF"/>
              </w:rPr>
              <w:t>Hail to you, O hearald,</w:t>
            </w:r>
          </w:p>
          <w:p w14:paraId="7BB39FDC" w14:textId="71E798E8" w:rsidR="006D5FC1" w:rsidRDefault="006D5FC1" w:rsidP="006D5FC1">
            <w:pPr>
              <w:pStyle w:val="EngHangEnd"/>
              <w:ind w:left="0" w:firstLine="0"/>
            </w:pPr>
            <w:r>
              <w:rPr>
                <w:shd w:val="clear" w:color="auto" w:fill="FFFFFF"/>
              </w:rPr>
              <w:t>Saint Simon the Cananite.</w:t>
            </w:r>
          </w:p>
        </w:tc>
        <w:tc>
          <w:tcPr>
            <w:tcW w:w="288" w:type="dxa"/>
          </w:tcPr>
          <w:p w14:paraId="3508B4C2" w14:textId="77777777" w:rsidR="006D5FC1" w:rsidRDefault="006D5FC1" w:rsidP="000E2EAC"/>
        </w:tc>
      </w:tr>
      <w:tr w:rsidR="006D5FC1" w14:paraId="13D28095" w14:textId="77777777" w:rsidTr="000E2EAC">
        <w:trPr>
          <w:cantSplit/>
          <w:jc w:val="center"/>
        </w:trPr>
        <w:tc>
          <w:tcPr>
            <w:tcW w:w="288" w:type="dxa"/>
          </w:tcPr>
          <w:p w14:paraId="0B5AB00A" w14:textId="77777777" w:rsidR="006D5FC1" w:rsidRDefault="006D5FC1" w:rsidP="000E2EAC">
            <w:pPr>
              <w:pStyle w:val="CopticCross"/>
            </w:pPr>
          </w:p>
        </w:tc>
        <w:tc>
          <w:tcPr>
            <w:tcW w:w="3960" w:type="dxa"/>
          </w:tcPr>
          <w:p w14:paraId="312015C6" w14:textId="77777777" w:rsidR="006D5FC1" w:rsidRDefault="006D5FC1" w:rsidP="000E2EAC">
            <w:pPr>
              <w:pStyle w:val="EngHang"/>
              <w:rPr>
                <w:shd w:val="clear" w:color="auto" w:fill="FFFFFF"/>
              </w:rPr>
            </w:pPr>
            <w:r>
              <w:rPr>
                <w:shd w:val="clear" w:color="auto" w:fill="FFFFFF"/>
              </w:rPr>
              <w:t>Pray to the Lord on our behalf,</w:t>
            </w:r>
          </w:p>
          <w:p w14:paraId="36F011DD" w14:textId="4394BD50" w:rsidR="006D5FC1" w:rsidRDefault="006D5FC1" w:rsidP="000E2EAC">
            <w:pPr>
              <w:pStyle w:val="EngHang"/>
              <w:rPr>
                <w:shd w:val="clear" w:color="auto" w:fill="FFFFFF"/>
              </w:rPr>
            </w:pPr>
            <w:r>
              <w:rPr>
                <w:shd w:val="clear" w:color="auto" w:fill="FFFFFF"/>
              </w:rPr>
              <w:t>O my lord and father, the Apostle,</w:t>
            </w:r>
          </w:p>
          <w:p w14:paraId="32EA2952" w14:textId="7DC188FC" w:rsidR="006D5FC1" w:rsidRDefault="006D5FC1" w:rsidP="000E2EAC">
            <w:pPr>
              <w:pStyle w:val="EngHang"/>
              <w:rPr>
                <w:shd w:val="clear" w:color="auto" w:fill="FFFFFF"/>
              </w:rPr>
            </w:pPr>
            <w:r>
              <w:rPr>
                <w:shd w:val="clear" w:color="auto" w:fill="FFFFFF"/>
              </w:rPr>
              <w:t>Saint Simon the Zealot,</w:t>
            </w:r>
          </w:p>
          <w:p w14:paraId="5C40070E" w14:textId="77777777" w:rsidR="006D5FC1" w:rsidRDefault="006D5FC1" w:rsidP="000E2EAC">
            <w:pPr>
              <w:pStyle w:val="EngHangEnd"/>
            </w:pPr>
            <w:r>
              <w:rPr>
                <w:shd w:val="clear" w:color="auto" w:fill="FFFFFF"/>
              </w:rPr>
              <w:t>That He may forgive us our sins.</w:t>
            </w:r>
          </w:p>
        </w:tc>
        <w:tc>
          <w:tcPr>
            <w:tcW w:w="288" w:type="dxa"/>
          </w:tcPr>
          <w:p w14:paraId="1F5B7CE1" w14:textId="77777777" w:rsidR="006D5FC1" w:rsidRDefault="006D5FC1" w:rsidP="000E2EAC"/>
        </w:tc>
      </w:tr>
    </w:tbl>
    <w:p w14:paraId="69F0F33E" w14:textId="77777777" w:rsidR="00DD5136" w:rsidRDefault="00DD5136" w:rsidP="00DD5136">
      <w:pPr>
        <w:pStyle w:val="Heading3"/>
      </w:pPr>
      <w:bookmarkStart w:id="1894" w:name="_Toc485884665"/>
      <w:r>
        <w:t>July 6 / Epip 12: Commemoration of Archangel Michael</w:t>
      </w:r>
      <w:bookmarkEnd w:id="1894"/>
    </w:p>
    <w:p w14:paraId="05CD381F" w14:textId="147904D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1D32BC82" w14:textId="77777777" w:rsidR="005B716A" w:rsidRDefault="005B716A" w:rsidP="005B716A">
      <w:pPr>
        <w:pStyle w:val="Heading3"/>
      </w:pPr>
      <w:bookmarkStart w:id="1895" w:name="_Toc485884666"/>
      <w:r>
        <w:t>July 12 / Epip 18: Martyrdom of St. James the Apostle, the Bishop of Jerusalem</w:t>
      </w:r>
      <w:bookmarkEnd w:id="1895"/>
    </w:p>
    <w:p w14:paraId="3E767F80" w14:textId="4FAE53D3"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630614C9" w14:textId="77777777" w:rsidR="009C1989" w:rsidRDefault="009C1989" w:rsidP="009C1989">
      <w:pPr>
        <w:pStyle w:val="Heading3"/>
      </w:pPr>
      <w:bookmarkStart w:id="1896" w:name="_Ref434562330"/>
      <w:bookmarkStart w:id="1897" w:name="_Toc485884667"/>
      <w:r>
        <w:t>July 14 / Epip 20: Martyrdom of St. Theodore of Shotep, the General</w:t>
      </w:r>
      <w:bookmarkEnd w:id="1896"/>
      <w:bookmarkEnd w:id="1897"/>
    </w:p>
    <w:p w14:paraId="7B584133" w14:textId="77777777" w:rsidR="009C1989" w:rsidRDefault="009C1989" w:rsidP="009C1989">
      <w:pPr>
        <w:pStyle w:val="Heading4"/>
      </w:pPr>
      <w:bookmarkStart w:id="1898" w:name="_Ref434489277"/>
      <w:r>
        <w:t>The Doxology of St. Theodore of Shotep, the General</w:t>
      </w:r>
      <w:bookmarkEnd w:id="18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lastRenderedPageBreak/>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899" w:name="_Ref434489296"/>
      <w:r>
        <w:t>Another Doxology of St. Theodore of Shotep, the General</w:t>
      </w:r>
      <w:bookmarkEnd w:id="18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900"/>
            <w:r>
              <w:t>struggler</w:t>
            </w:r>
            <w:commentRangeEnd w:id="1900"/>
            <w:r>
              <w:rPr>
                <w:rStyle w:val="CommentReference"/>
                <w:rFonts w:ascii="Times New Roman" w:eastAsiaTheme="minorHAnsi" w:hAnsi="Times New Roman" w:cstheme="minorBidi"/>
                <w:color w:val="auto"/>
              </w:rPr>
              <w:commentReference w:id="1900"/>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lastRenderedPageBreak/>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901" w:name="_Toc485884668"/>
      <w:r>
        <w:t>July 15 / Epip 21: Commemoration of the Theotokos</w:t>
      </w:r>
      <w:bookmarkEnd w:id="1901"/>
    </w:p>
    <w:p w14:paraId="4AA179DA" w14:textId="112E5CAA" w:rsidR="00DD1748" w:rsidRDefault="00DD1748" w:rsidP="00DD1748">
      <w:pPr>
        <w:pStyle w:val="Rubric"/>
      </w:pPr>
      <w:bookmarkStart w:id="1902" w:name="_Ref434562663"/>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46562046" w14:textId="77777777" w:rsidR="0078548F" w:rsidRDefault="0078548F" w:rsidP="0078548F">
      <w:pPr>
        <w:pStyle w:val="Heading3"/>
      </w:pPr>
      <w:bookmarkStart w:id="1903" w:name="_Ref485190899"/>
      <w:bookmarkStart w:id="1904" w:name="_Ref485190907"/>
      <w:bookmarkStart w:id="1905" w:name="_Toc485884669"/>
      <w:r>
        <w:t>July 17 / Epip 23: The Martyrdom of St. Marina</w:t>
      </w:r>
      <w:bookmarkEnd w:id="1902"/>
      <w:bookmarkEnd w:id="1903"/>
      <w:bookmarkEnd w:id="1904"/>
      <w:bookmarkEnd w:id="1905"/>
    </w:p>
    <w:p w14:paraId="71210AE6" w14:textId="77777777" w:rsidR="0078548F" w:rsidRDefault="0078548F" w:rsidP="0078548F">
      <w:pPr>
        <w:pStyle w:val="Heading4"/>
      </w:pPr>
      <w:bookmarkStart w:id="1906" w:name="_Ref434490204"/>
      <w:r>
        <w:t>The Doxology</w:t>
      </w:r>
      <w:r w:rsidR="00B46E6E">
        <w:t xml:space="preserve"> for St. Marina</w:t>
      </w:r>
      <w:bookmarkEnd w:id="1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EA3E391" w:rsidR="00951605" w:rsidRDefault="00951605" w:rsidP="00951605">
      <w:pPr>
        <w:pStyle w:val="Heading3"/>
      </w:pPr>
      <w:bookmarkStart w:id="1907" w:name="_Toc485884670"/>
      <w:r>
        <w:t xml:space="preserve">July 18 / Epip 24: The Martyrdom of </w:t>
      </w:r>
      <w:r w:rsidR="00EB5325">
        <w:t xml:space="preserve">St </w:t>
      </w:r>
      <w:r>
        <w:t>A</w:t>
      </w:r>
      <w:r w:rsidR="00EB5325">
        <w:t>p</w:t>
      </w:r>
      <w:r>
        <w:t>a</w:t>
      </w:r>
      <w:r w:rsidR="00EB5325">
        <w:t>n</w:t>
      </w:r>
      <w:r>
        <w:t>oub</w:t>
      </w:r>
      <w:bookmarkEnd w:id="1907"/>
    </w:p>
    <w:p w14:paraId="45A4C76D" w14:textId="21CDE1FD" w:rsidR="00951605" w:rsidRDefault="00951605" w:rsidP="00951605">
      <w:pPr>
        <w:pStyle w:val="Heading4"/>
      </w:pPr>
      <w:bookmarkStart w:id="1908" w:name="_Ref434489534"/>
      <w:r>
        <w:t>The Doxology</w:t>
      </w:r>
      <w:r w:rsidR="00B46E6E">
        <w:t xml:space="preserve"> for A</w:t>
      </w:r>
      <w:r w:rsidR="00EB5325">
        <w:t>p</w:t>
      </w:r>
      <w:r w:rsidR="00B46E6E">
        <w:t>a</w:t>
      </w:r>
      <w:r w:rsidR="00EB5325">
        <w:t>n</w:t>
      </w:r>
      <w:r w:rsidR="00B46E6E">
        <w:t>oub</w:t>
      </w:r>
      <w:bookmarkEnd w:id="1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128324BC" w:rsidR="00951605" w:rsidRDefault="00951605" w:rsidP="00951605">
            <w:pPr>
              <w:pStyle w:val="EngHang"/>
            </w:pPr>
            <w:r>
              <w:t xml:space="preserve">O </w:t>
            </w:r>
            <w:r w:rsidR="00EB5325">
              <w:t>ap</w:t>
            </w:r>
            <w:commentRangeStart w:id="1909"/>
            <w:r>
              <w:t>a</w:t>
            </w:r>
            <w:r w:rsidR="00EB5325">
              <w:t>n</w:t>
            </w:r>
            <w:r>
              <w:t>oub</w:t>
            </w:r>
            <w:commentRangeEnd w:id="1909"/>
            <w:r>
              <w:rPr>
                <w:rStyle w:val="CommentReference"/>
                <w:rFonts w:ascii="Times New Roman" w:eastAsiaTheme="minorHAnsi" w:hAnsi="Times New Roman" w:cstheme="minorBidi"/>
                <w:color w:val="auto"/>
              </w:rPr>
              <w:commentReference w:id="190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5CDCCF2C" w:rsidR="00951605" w:rsidRDefault="00EB5325" w:rsidP="00951605">
            <w:pPr>
              <w:pStyle w:val="EngHang"/>
            </w:pPr>
            <w:r>
              <w:t>The strong saint Apan</w:t>
            </w:r>
            <w:r w:rsidR="00951605">
              <w:t>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910"/>
            <w:r>
              <w:t xml:space="preserve">upright </w:t>
            </w:r>
            <w:commentRangeEnd w:id="1910"/>
            <w:r>
              <w:rPr>
                <w:rStyle w:val="CommentReference"/>
                <w:rFonts w:ascii="Times New Roman" w:eastAsiaTheme="minorHAnsi" w:hAnsi="Times New Roman" w:cstheme="minorBidi"/>
                <w:color w:val="auto"/>
              </w:rPr>
              <w:commentReference w:id="191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B3CDCF" w:rsidR="00951605" w:rsidRDefault="00EB5325" w:rsidP="00951605">
            <w:pPr>
              <w:pStyle w:val="EngHangEnd"/>
            </w:pPr>
            <w:r>
              <w:t>Apan</w:t>
            </w:r>
            <w:r w:rsidR="00951605">
              <w:t>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4EFCCC92" w:rsidR="00951605" w:rsidRDefault="00EB5325" w:rsidP="00951605">
            <w:pPr>
              <w:pStyle w:val="EngHang"/>
            </w:pPr>
            <w:r>
              <w:t>Apan</w:t>
            </w:r>
            <w:r w:rsidR="00951605">
              <w:t>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2F0CAA44" w14:textId="540708FE" w:rsidR="00B54DE8" w:rsidRDefault="00B54DE8" w:rsidP="00BF240D">
      <w:pPr>
        <w:pStyle w:val="Heading3"/>
      </w:pPr>
      <w:bookmarkStart w:id="1911" w:name="_Toc485884671"/>
      <w:r>
        <w:lastRenderedPageBreak/>
        <w:t>July 19 / Epip 25: St. Seraphim of Sarov (uncovering of relics)</w:t>
      </w:r>
      <w:r>
        <w:rPr>
          <w:rStyle w:val="FootnoteReference"/>
        </w:rPr>
        <w:footnoteReference w:id="1085"/>
      </w:r>
      <w:bookmarkEnd w:id="1911"/>
    </w:p>
    <w:p w14:paraId="2CF0CA79" w14:textId="022C500E" w:rsidR="00B54DE8" w:rsidRPr="00B54DE8" w:rsidRDefault="00B54DE8" w:rsidP="00B54DE8">
      <w:pPr>
        <w:pStyle w:val="Rubric"/>
      </w:pPr>
      <w:r>
        <w:t xml:space="preserve">See </w:t>
      </w:r>
      <w:r>
        <w:fldChar w:fldCharType="begin"/>
      </w:r>
      <w:r>
        <w:instrText xml:space="preserve"> REF _Ref485884390 \h </w:instrText>
      </w:r>
      <w:r>
        <w:fldChar w:fldCharType="separate"/>
      </w:r>
      <w:r w:rsidR="000E2EAC">
        <w:t>January 2 (3) / Tobi 7: St. Seraphim of Sarov</w:t>
      </w:r>
      <w:r>
        <w:fldChar w:fldCharType="end"/>
      </w:r>
      <w:r>
        <w:t xml:space="preserve">, page </w:t>
      </w:r>
      <w:r>
        <w:fldChar w:fldCharType="begin"/>
      </w:r>
      <w:r>
        <w:instrText xml:space="preserve"> PAGEREF _Ref485884390 \h </w:instrText>
      </w:r>
      <w:r>
        <w:fldChar w:fldCharType="separate"/>
      </w:r>
      <w:r w:rsidR="000E2EAC">
        <w:rPr>
          <w:noProof/>
        </w:rPr>
        <w:t>918</w:t>
      </w:r>
      <w:r>
        <w:fldChar w:fldCharType="end"/>
      </w:r>
      <w:r>
        <w:t>.</w:t>
      </w:r>
    </w:p>
    <w:p w14:paraId="1F10ADAE" w14:textId="6B0B641D" w:rsidR="00BF240D" w:rsidRDefault="00BF240D" w:rsidP="00BF240D">
      <w:pPr>
        <w:pStyle w:val="Heading3"/>
      </w:pPr>
      <w:bookmarkStart w:id="1912" w:name="_Toc485884672"/>
      <w:r>
        <w:t>July 20 / Epip 26: Joseph the Carpenter</w:t>
      </w:r>
      <w:bookmarkEnd w:id="1912"/>
    </w:p>
    <w:p w14:paraId="5DE3B33E" w14:textId="77777777" w:rsidR="00BF240D" w:rsidRDefault="00BF240D" w:rsidP="00BF240D">
      <w:pPr>
        <w:pStyle w:val="Heading4"/>
      </w:pPr>
      <w:bookmarkStart w:id="1913" w:name="_Ref434488476"/>
      <w:r>
        <w:t>The Doxology</w:t>
      </w:r>
      <w:r w:rsidR="00B46E6E">
        <w:t xml:space="preserve"> for St. Joseph the Carpenter</w:t>
      </w:r>
      <w:bookmarkEnd w:id="19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10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914" w:name="_Toc485884673"/>
      <w:bookmarkStart w:id="1915" w:name="_Toc410196222"/>
      <w:bookmarkStart w:id="1916" w:name="_Toc410196464"/>
      <w:bookmarkStart w:id="1917" w:name="_Toc410196966"/>
      <w:r>
        <w:t>July 20 / Epip 26: Also St. Frumentius (Abune Selama), the First Bishop of Ethiopia</w:t>
      </w:r>
      <w:bookmarkEnd w:id="1914"/>
    </w:p>
    <w:p w14:paraId="5EE79286" w14:textId="0BD830D6"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E2EAC">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E2EAC">
        <w:rPr>
          <w:noProof/>
        </w:rPr>
        <w:t>1030</w:t>
      </w:r>
      <w:r w:rsidR="00237D47">
        <w:fldChar w:fldCharType="end"/>
      </w:r>
      <w:r>
        <w:t>.</w:t>
      </w:r>
    </w:p>
    <w:p w14:paraId="74ECF631" w14:textId="77777777" w:rsidR="00C325FC" w:rsidRDefault="00C325FC" w:rsidP="005B716A">
      <w:pPr>
        <w:pStyle w:val="Heading3"/>
      </w:pPr>
      <w:bookmarkStart w:id="1918" w:name="_Toc485884674"/>
      <w:r>
        <w:t>July 22 / Epip 28: Departure of St. Mary Magdalene</w:t>
      </w:r>
      <w:bookmarkEnd w:id="1918"/>
    </w:p>
    <w:p w14:paraId="41ADBBFF" w14:textId="77777777" w:rsidR="00C325FC" w:rsidRDefault="00C325FC" w:rsidP="00C325FC">
      <w:pPr>
        <w:pStyle w:val="Heading4"/>
      </w:pPr>
      <w:bookmarkStart w:id="1919" w:name="_Ref434489077"/>
      <w:r>
        <w:t>The Doxology</w:t>
      </w:r>
      <w:r w:rsidR="00B46E6E">
        <w:t xml:space="preserve"> for St. Mary Magdalene</w:t>
      </w:r>
      <w:bookmarkEnd w:id="19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lastRenderedPageBreak/>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920"/>
            <w:r>
              <w:t xml:space="preserve">ϯⲁⲅⲓⲁ </w:t>
            </w:r>
            <w:commentRangeEnd w:id="1920"/>
            <w:r>
              <w:rPr>
                <w:rStyle w:val="CommentReference"/>
                <w:rFonts w:ascii="Times New Roman" w:hAnsi="Times New Roman" w:cstheme="minorBidi"/>
                <w:noProof w:val="0"/>
              </w:rPr>
              <w:commentReference w:id="1920"/>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921" w:name="_Toc485884675"/>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921"/>
    </w:p>
    <w:p w14:paraId="19C57F68" w14:textId="2850396B" w:rsidR="00B52D77" w:rsidRDefault="00B52D77" w:rsidP="00B52D77">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48B57972" w14:textId="77777777" w:rsidR="005B716A" w:rsidRDefault="005B716A" w:rsidP="005B716A">
      <w:pPr>
        <w:pStyle w:val="Heading3"/>
      </w:pPr>
      <w:bookmarkStart w:id="1922" w:name="_Toc485884676"/>
      <w:r>
        <w:t xml:space="preserve">July 23 / Epip 29: </w:t>
      </w:r>
      <w:r w:rsidR="00B52D77">
        <w:t xml:space="preserve">Also the </w:t>
      </w:r>
      <w:r>
        <w:t>Translocation of the Relics of St. Andrew, the Apostle</w:t>
      </w:r>
      <w:bookmarkEnd w:id="1922"/>
    </w:p>
    <w:p w14:paraId="7500DAE2" w14:textId="485F7009"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19ADAAAA" w14:textId="32A52D84" w:rsidR="00953E32" w:rsidRDefault="00953E32" w:rsidP="00953E32">
      <w:pPr>
        <w:pStyle w:val="Heading3"/>
      </w:pPr>
      <w:bookmarkStart w:id="1923" w:name="_Toc485884677"/>
      <w:r>
        <w:t>July 25 / Mesori 1: The Virgin’s Fast</w:t>
      </w:r>
      <w:bookmarkEnd w:id="1923"/>
    </w:p>
    <w:p w14:paraId="05CFE451" w14:textId="726F8EE0" w:rsidR="003D07AB" w:rsidRDefault="003D07AB" w:rsidP="003D07AB">
      <w:pPr>
        <w:pStyle w:val="Rubric"/>
      </w:pPr>
      <w:r>
        <w:t xml:space="preserve">See </w:t>
      </w:r>
      <w:r>
        <w:fldChar w:fldCharType="begin"/>
      </w:r>
      <w:r>
        <w:instrText xml:space="preserve"> REF _Ref485102883 \h  \* MERGEFORMAT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9D80777" w14:textId="37AC330E" w:rsidR="002758BE" w:rsidRDefault="002758BE" w:rsidP="002758BE">
      <w:pPr>
        <w:pStyle w:val="Heading4"/>
      </w:pPr>
      <w:r>
        <w:t xml:space="preserve">The Psali </w:t>
      </w:r>
      <w:commentRangeStart w:id="1924"/>
      <w:r>
        <w:t xml:space="preserve">Adam </w:t>
      </w:r>
      <w:commentRangeEnd w:id="1924"/>
      <w:r>
        <w:rPr>
          <w:rStyle w:val="CommentReference"/>
          <w:rFonts w:eastAsiaTheme="minorHAnsi" w:cstheme="minorBidi"/>
          <w:b w:val="0"/>
          <w:bCs w:val="0"/>
          <w:iCs w:val="0"/>
          <w:color w:val="auto"/>
        </w:rPr>
        <w:commentReference w:id="1924"/>
      </w:r>
      <w:r>
        <w:t>for the Virgin’s Fast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28E6193E" w14:textId="77777777" w:rsidTr="002758BE">
        <w:trPr>
          <w:cantSplit/>
          <w:jc w:val="center"/>
        </w:trPr>
        <w:tc>
          <w:tcPr>
            <w:tcW w:w="288" w:type="dxa"/>
          </w:tcPr>
          <w:p w14:paraId="4FA33E57" w14:textId="77777777" w:rsidR="002758BE" w:rsidRDefault="002758BE" w:rsidP="002758BE">
            <w:pPr>
              <w:pStyle w:val="CopticCross"/>
            </w:pPr>
          </w:p>
        </w:tc>
        <w:tc>
          <w:tcPr>
            <w:tcW w:w="3960" w:type="dxa"/>
          </w:tcPr>
          <w:p w14:paraId="4603E96D" w14:textId="32FFED24" w:rsidR="002758BE" w:rsidRDefault="002758BE" w:rsidP="002758BE">
            <w:pPr>
              <w:pStyle w:val="EngHangEnd"/>
            </w:pPr>
          </w:p>
        </w:tc>
        <w:tc>
          <w:tcPr>
            <w:tcW w:w="288" w:type="dxa"/>
          </w:tcPr>
          <w:p w14:paraId="1F1ED557" w14:textId="77777777" w:rsidR="002758BE" w:rsidRDefault="002758BE" w:rsidP="002758BE"/>
        </w:tc>
        <w:tc>
          <w:tcPr>
            <w:tcW w:w="288" w:type="dxa"/>
          </w:tcPr>
          <w:p w14:paraId="7CEB1CCE" w14:textId="77777777" w:rsidR="002758BE" w:rsidRDefault="002758BE" w:rsidP="002758BE">
            <w:pPr>
              <w:pStyle w:val="CopticCross"/>
            </w:pPr>
          </w:p>
        </w:tc>
        <w:tc>
          <w:tcPr>
            <w:tcW w:w="3960" w:type="dxa"/>
          </w:tcPr>
          <w:p w14:paraId="781A6D75" w14:textId="5D3C905C" w:rsidR="002758BE" w:rsidRPr="00C35319" w:rsidRDefault="002758BE" w:rsidP="002758BE">
            <w:pPr>
              <w:pStyle w:val="CopticHangingVerse"/>
            </w:pPr>
          </w:p>
        </w:tc>
      </w:tr>
      <w:tr w:rsidR="002758BE" w14:paraId="18BAC594" w14:textId="77777777" w:rsidTr="002758BE">
        <w:trPr>
          <w:cantSplit/>
          <w:jc w:val="center"/>
        </w:trPr>
        <w:tc>
          <w:tcPr>
            <w:tcW w:w="288" w:type="dxa"/>
          </w:tcPr>
          <w:p w14:paraId="1E631D31" w14:textId="77777777" w:rsidR="002758BE" w:rsidRDefault="002758BE" w:rsidP="002758BE">
            <w:pPr>
              <w:pStyle w:val="CopticCross"/>
            </w:pPr>
          </w:p>
        </w:tc>
        <w:tc>
          <w:tcPr>
            <w:tcW w:w="3960" w:type="dxa"/>
          </w:tcPr>
          <w:p w14:paraId="314E3BE2" w14:textId="1F3947E3" w:rsidR="002758BE" w:rsidRDefault="002758BE" w:rsidP="002758BE">
            <w:pPr>
              <w:pStyle w:val="EngHangEnd"/>
            </w:pPr>
          </w:p>
        </w:tc>
        <w:tc>
          <w:tcPr>
            <w:tcW w:w="288" w:type="dxa"/>
          </w:tcPr>
          <w:p w14:paraId="215C1748" w14:textId="77777777" w:rsidR="002758BE" w:rsidRDefault="002758BE" w:rsidP="002758BE"/>
        </w:tc>
        <w:tc>
          <w:tcPr>
            <w:tcW w:w="288" w:type="dxa"/>
          </w:tcPr>
          <w:p w14:paraId="64F5F840" w14:textId="77777777" w:rsidR="002758BE" w:rsidRDefault="002758BE" w:rsidP="002758BE">
            <w:pPr>
              <w:pStyle w:val="CopticCross"/>
            </w:pPr>
          </w:p>
        </w:tc>
        <w:tc>
          <w:tcPr>
            <w:tcW w:w="3960" w:type="dxa"/>
          </w:tcPr>
          <w:p w14:paraId="79965EAB" w14:textId="777AFECC" w:rsidR="002758BE" w:rsidRDefault="002758BE" w:rsidP="002758BE">
            <w:pPr>
              <w:pStyle w:val="CopticHangingVerse"/>
            </w:pPr>
          </w:p>
        </w:tc>
      </w:tr>
      <w:tr w:rsidR="002758BE" w14:paraId="33CF9E41" w14:textId="77777777" w:rsidTr="002758BE">
        <w:trPr>
          <w:cantSplit/>
          <w:jc w:val="center"/>
        </w:trPr>
        <w:tc>
          <w:tcPr>
            <w:tcW w:w="288" w:type="dxa"/>
          </w:tcPr>
          <w:p w14:paraId="503A7131" w14:textId="77777777" w:rsidR="002758BE" w:rsidRDefault="002758BE" w:rsidP="002758BE">
            <w:pPr>
              <w:pStyle w:val="CopticCross"/>
            </w:pPr>
            <w:r w:rsidRPr="00FB5ACB">
              <w:t>¿</w:t>
            </w:r>
          </w:p>
        </w:tc>
        <w:tc>
          <w:tcPr>
            <w:tcW w:w="3960" w:type="dxa"/>
          </w:tcPr>
          <w:p w14:paraId="7DF99E04" w14:textId="73877FB7" w:rsidR="002758BE" w:rsidRDefault="002758BE" w:rsidP="002758BE">
            <w:pPr>
              <w:pStyle w:val="EngHangEnd"/>
            </w:pPr>
          </w:p>
        </w:tc>
        <w:tc>
          <w:tcPr>
            <w:tcW w:w="288" w:type="dxa"/>
          </w:tcPr>
          <w:p w14:paraId="6C3001C0" w14:textId="77777777" w:rsidR="002758BE" w:rsidRDefault="002758BE" w:rsidP="002758BE"/>
        </w:tc>
        <w:tc>
          <w:tcPr>
            <w:tcW w:w="288" w:type="dxa"/>
          </w:tcPr>
          <w:p w14:paraId="08C01E29" w14:textId="77777777" w:rsidR="002758BE" w:rsidRDefault="002758BE" w:rsidP="002758BE">
            <w:pPr>
              <w:pStyle w:val="CopticCross"/>
            </w:pPr>
            <w:r w:rsidRPr="00FB5ACB">
              <w:t>¿</w:t>
            </w:r>
          </w:p>
        </w:tc>
        <w:tc>
          <w:tcPr>
            <w:tcW w:w="3960" w:type="dxa"/>
          </w:tcPr>
          <w:p w14:paraId="26D77C7D" w14:textId="448DCF18" w:rsidR="002758BE" w:rsidRDefault="002758BE" w:rsidP="002758BE">
            <w:pPr>
              <w:pStyle w:val="CopticHangingVerse"/>
            </w:pPr>
          </w:p>
        </w:tc>
      </w:tr>
      <w:tr w:rsidR="002758BE" w14:paraId="627242AD" w14:textId="77777777" w:rsidTr="002758BE">
        <w:trPr>
          <w:cantSplit/>
          <w:jc w:val="center"/>
        </w:trPr>
        <w:tc>
          <w:tcPr>
            <w:tcW w:w="288" w:type="dxa"/>
          </w:tcPr>
          <w:p w14:paraId="3EF6EB18" w14:textId="77777777" w:rsidR="002758BE" w:rsidRDefault="002758BE" w:rsidP="002758BE">
            <w:pPr>
              <w:pStyle w:val="CopticCross"/>
            </w:pPr>
            <w:r w:rsidRPr="00FB5ACB">
              <w:t>¿</w:t>
            </w:r>
          </w:p>
        </w:tc>
        <w:tc>
          <w:tcPr>
            <w:tcW w:w="3960" w:type="dxa"/>
          </w:tcPr>
          <w:p w14:paraId="5884C912" w14:textId="303B8EC9" w:rsidR="002758BE" w:rsidRDefault="002758BE" w:rsidP="002758BE">
            <w:pPr>
              <w:pStyle w:val="EngHangEnd"/>
            </w:pPr>
          </w:p>
        </w:tc>
        <w:tc>
          <w:tcPr>
            <w:tcW w:w="288" w:type="dxa"/>
          </w:tcPr>
          <w:p w14:paraId="7922A12F" w14:textId="77777777" w:rsidR="002758BE" w:rsidRDefault="002758BE" w:rsidP="002758BE"/>
        </w:tc>
        <w:tc>
          <w:tcPr>
            <w:tcW w:w="288" w:type="dxa"/>
          </w:tcPr>
          <w:p w14:paraId="408E8C9F" w14:textId="77777777" w:rsidR="002758BE" w:rsidRDefault="002758BE" w:rsidP="002758BE">
            <w:pPr>
              <w:pStyle w:val="CopticCross"/>
            </w:pPr>
            <w:r w:rsidRPr="00FB5ACB">
              <w:t>¿</w:t>
            </w:r>
          </w:p>
        </w:tc>
        <w:tc>
          <w:tcPr>
            <w:tcW w:w="3960" w:type="dxa"/>
          </w:tcPr>
          <w:p w14:paraId="05A33D45" w14:textId="0F4EB6A5" w:rsidR="002758BE" w:rsidRDefault="002758BE" w:rsidP="002758BE">
            <w:pPr>
              <w:pStyle w:val="CopticHangingVerse"/>
            </w:pPr>
          </w:p>
        </w:tc>
      </w:tr>
      <w:tr w:rsidR="002758BE" w14:paraId="10551FBA" w14:textId="77777777" w:rsidTr="002758BE">
        <w:trPr>
          <w:cantSplit/>
          <w:jc w:val="center"/>
        </w:trPr>
        <w:tc>
          <w:tcPr>
            <w:tcW w:w="288" w:type="dxa"/>
          </w:tcPr>
          <w:p w14:paraId="5474D30B" w14:textId="77777777" w:rsidR="002758BE" w:rsidRDefault="002758BE" w:rsidP="002758BE">
            <w:pPr>
              <w:pStyle w:val="CopticCross"/>
            </w:pPr>
          </w:p>
        </w:tc>
        <w:tc>
          <w:tcPr>
            <w:tcW w:w="3960" w:type="dxa"/>
          </w:tcPr>
          <w:p w14:paraId="531A8BCA" w14:textId="77E17FDF" w:rsidR="002758BE" w:rsidRDefault="002758BE" w:rsidP="002758BE">
            <w:pPr>
              <w:pStyle w:val="EngHangEnd"/>
            </w:pPr>
          </w:p>
        </w:tc>
        <w:tc>
          <w:tcPr>
            <w:tcW w:w="288" w:type="dxa"/>
          </w:tcPr>
          <w:p w14:paraId="3C71A005" w14:textId="77777777" w:rsidR="002758BE" w:rsidRDefault="002758BE" w:rsidP="002758BE"/>
        </w:tc>
        <w:tc>
          <w:tcPr>
            <w:tcW w:w="288" w:type="dxa"/>
          </w:tcPr>
          <w:p w14:paraId="6E14BF46" w14:textId="77777777" w:rsidR="002758BE" w:rsidRDefault="002758BE" w:rsidP="002758BE">
            <w:pPr>
              <w:pStyle w:val="CopticCross"/>
            </w:pPr>
          </w:p>
        </w:tc>
        <w:tc>
          <w:tcPr>
            <w:tcW w:w="3960" w:type="dxa"/>
          </w:tcPr>
          <w:p w14:paraId="7E57FB6A" w14:textId="59C19322" w:rsidR="002758BE" w:rsidRDefault="002758BE" w:rsidP="002758BE">
            <w:pPr>
              <w:pStyle w:val="CopticHangingVerse"/>
            </w:pPr>
          </w:p>
        </w:tc>
      </w:tr>
      <w:tr w:rsidR="002758BE" w14:paraId="224783BF" w14:textId="77777777" w:rsidTr="002758BE">
        <w:trPr>
          <w:cantSplit/>
          <w:jc w:val="center"/>
        </w:trPr>
        <w:tc>
          <w:tcPr>
            <w:tcW w:w="288" w:type="dxa"/>
          </w:tcPr>
          <w:p w14:paraId="2CAECCC2" w14:textId="77777777" w:rsidR="002758BE" w:rsidRDefault="002758BE" w:rsidP="002758BE">
            <w:pPr>
              <w:pStyle w:val="CopticCross"/>
            </w:pPr>
          </w:p>
        </w:tc>
        <w:tc>
          <w:tcPr>
            <w:tcW w:w="3960" w:type="dxa"/>
          </w:tcPr>
          <w:p w14:paraId="24C790BE" w14:textId="20F37976" w:rsidR="002758BE" w:rsidRDefault="002758BE" w:rsidP="002758BE">
            <w:pPr>
              <w:pStyle w:val="EngHangEnd"/>
            </w:pPr>
          </w:p>
        </w:tc>
        <w:tc>
          <w:tcPr>
            <w:tcW w:w="288" w:type="dxa"/>
          </w:tcPr>
          <w:p w14:paraId="170885B8" w14:textId="77777777" w:rsidR="002758BE" w:rsidRDefault="002758BE" w:rsidP="002758BE"/>
        </w:tc>
        <w:tc>
          <w:tcPr>
            <w:tcW w:w="288" w:type="dxa"/>
          </w:tcPr>
          <w:p w14:paraId="3CFE9C44" w14:textId="77777777" w:rsidR="002758BE" w:rsidRDefault="002758BE" w:rsidP="002758BE">
            <w:pPr>
              <w:pStyle w:val="CopticCross"/>
            </w:pPr>
          </w:p>
        </w:tc>
        <w:tc>
          <w:tcPr>
            <w:tcW w:w="3960" w:type="dxa"/>
          </w:tcPr>
          <w:p w14:paraId="53C75CFF" w14:textId="72366C38" w:rsidR="002758BE" w:rsidRDefault="002758BE" w:rsidP="002758BE">
            <w:pPr>
              <w:pStyle w:val="CopticHangingVerse"/>
            </w:pPr>
          </w:p>
        </w:tc>
      </w:tr>
      <w:tr w:rsidR="002758BE" w14:paraId="50934949" w14:textId="77777777" w:rsidTr="002758BE">
        <w:trPr>
          <w:cantSplit/>
          <w:jc w:val="center"/>
        </w:trPr>
        <w:tc>
          <w:tcPr>
            <w:tcW w:w="288" w:type="dxa"/>
          </w:tcPr>
          <w:p w14:paraId="2C95F973" w14:textId="77777777" w:rsidR="002758BE" w:rsidRDefault="002758BE" w:rsidP="002758BE">
            <w:pPr>
              <w:pStyle w:val="CopticCross"/>
            </w:pPr>
            <w:r w:rsidRPr="00FB5ACB">
              <w:t>¿</w:t>
            </w:r>
          </w:p>
        </w:tc>
        <w:tc>
          <w:tcPr>
            <w:tcW w:w="3960" w:type="dxa"/>
          </w:tcPr>
          <w:p w14:paraId="1C9F23E1" w14:textId="378769A0" w:rsidR="002758BE" w:rsidRDefault="002758BE" w:rsidP="002758BE">
            <w:pPr>
              <w:pStyle w:val="EngHangEnd"/>
            </w:pPr>
          </w:p>
        </w:tc>
        <w:tc>
          <w:tcPr>
            <w:tcW w:w="288" w:type="dxa"/>
          </w:tcPr>
          <w:p w14:paraId="20301F25" w14:textId="77777777" w:rsidR="002758BE" w:rsidRDefault="002758BE" w:rsidP="002758BE"/>
        </w:tc>
        <w:tc>
          <w:tcPr>
            <w:tcW w:w="288" w:type="dxa"/>
          </w:tcPr>
          <w:p w14:paraId="71278EF4" w14:textId="77777777" w:rsidR="002758BE" w:rsidRDefault="002758BE" w:rsidP="002758BE">
            <w:pPr>
              <w:pStyle w:val="CopticCross"/>
            </w:pPr>
            <w:r w:rsidRPr="00FB5ACB">
              <w:t>¿</w:t>
            </w:r>
          </w:p>
        </w:tc>
        <w:tc>
          <w:tcPr>
            <w:tcW w:w="3960" w:type="dxa"/>
          </w:tcPr>
          <w:p w14:paraId="230D4EC3" w14:textId="2CE29DA0" w:rsidR="002758BE" w:rsidRDefault="002758BE" w:rsidP="002758BE">
            <w:pPr>
              <w:pStyle w:val="CopticHangingVerse"/>
            </w:pPr>
          </w:p>
        </w:tc>
      </w:tr>
      <w:tr w:rsidR="002758BE" w14:paraId="1EE32D6A" w14:textId="77777777" w:rsidTr="002758BE">
        <w:trPr>
          <w:cantSplit/>
          <w:jc w:val="center"/>
        </w:trPr>
        <w:tc>
          <w:tcPr>
            <w:tcW w:w="288" w:type="dxa"/>
          </w:tcPr>
          <w:p w14:paraId="3D6F4312" w14:textId="77777777" w:rsidR="002758BE" w:rsidRDefault="002758BE" w:rsidP="002758BE">
            <w:pPr>
              <w:pStyle w:val="CopticCross"/>
            </w:pPr>
            <w:r w:rsidRPr="00FB5ACB">
              <w:lastRenderedPageBreak/>
              <w:t>¿</w:t>
            </w:r>
          </w:p>
        </w:tc>
        <w:tc>
          <w:tcPr>
            <w:tcW w:w="3960" w:type="dxa"/>
          </w:tcPr>
          <w:p w14:paraId="0B9B042B" w14:textId="60EBFD15" w:rsidR="002758BE" w:rsidRDefault="002758BE" w:rsidP="002758BE">
            <w:pPr>
              <w:pStyle w:val="EngHangEnd"/>
            </w:pPr>
          </w:p>
        </w:tc>
        <w:tc>
          <w:tcPr>
            <w:tcW w:w="288" w:type="dxa"/>
          </w:tcPr>
          <w:p w14:paraId="54FB8A69" w14:textId="77777777" w:rsidR="002758BE" w:rsidRDefault="002758BE" w:rsidP="002758BE"/>
        </w:tc>
        <w:tc>
          <w:tcPr>
            <w:tcW w:w="288" w:type="dxa"/>
          </w:tcPr>
          <w:p w14:paraId="50F9BF1A" w14:textId="77777777" w:rsidR="002758BE" w:rsidRDefault="002758BE" w:rsidP="002758BE">
            <w:pPr>
              <w:pStyle w:val="CopticCross"/>
            </w:pPr>
            <w:r w:rsidRPr="00FB5ACB">
              <w:t>¿</w:t>
            </w:r>
          </w:p>
        </w:tc>
        <w:tc>
          <w:tcPr>
            <w:tcW w:w="3960" w:type="dxa"/>
          </w:tcPr>
          <w:p w14:paraId="4869D37D" w14:textId="0CC5D194" w:rsidR="002758BE" w:rsidRPr="005130A7" w:rsidRDefault="002758BE" w:rsidP="002758BE">
            <w:pPr>
              <w:pStyle w:val="CopticHangingVerse"/>
            </w:pPr>
          </w:p>
        </w:tc>
      </w:tr>
      <w:tr w:rsidR="002758BE" w14:paraId="7288AEBB" w14:textId="77777777" w:rsidTr="002758BE">
        <w:trPr>
          <w:cantSplit/>
          <w:jc w:val="center"/>
        </w:trPr>
        <w:tc>
          <w:tcPr>
            <w:tcW w:w="288" w:type="dxa"/>
          </w:tcPr>
          <w:p w14:paraId="0C520E88" w14:textId="77777777" w:rsidR="002758BE" w:rsidRDefault="002758BE" w:rsidP="002758BE">
            <w:pPr>
              <w:pStyle w:val="CopticCross"/>
            </w:pPr>
          </w:p>
        </w:tc>
        <w:tc>
          <w:tcPr>
            <w:tcW w:w="3960" w:type="dxa"/>
          </w:tcPr>
          <w:p w14:paraId="0A61FCC8" w14:textId="5859064A" w:rsidR="002758BE" w:rsidRDefault="002758BE" w:rsidP="002758BE">
            <w:pPr>
              <w:pStyle w:val="EngHangEnd"/>
            </w:pPr>
          </w:p>
        </w:tc>
        <w:tc>
          <w:tcPr>
            <w:tcW w:w="288" w:type="dxa"/>
          </w:tcPr>
          <w:p w14:paraId="6C2B4BE9" w14:textId="77777777" w:rsidR="002758BE" w:rsidRDefault="002758BE" w:rsidP="002758BE"/>
        </w:tc>
        <w:tc>
          <w:tcPr>
            <w:tcW w:w="288" w:type="dxa"/>
          </w:tcPr>
          <w:p w14:paraId="540C1FE1" w14:textId="77777777" w:rsidR="002758BE" w:rsidRDefault="002758BE" w:rsidP="002758BE">
            <w:pPr>
              <w:pStyle w:val="CopticCross"/>
            </w:pPr>
          </w:p>
        </w:tc>
        <w:tc>
          <w:tcPr>
            <w:tcW w:w="3960" w:type="dxa"/>
          </w:tcPr>
          <w:p w14:paraId="37C74401" w14:textId="1C05D510" w:rsidR="002758BE" w:rsidRPr="005130A7" w:rsidRDefault="002758BE" w:rsidP="002758BE">
            <w:pPr>
              <w:pStyle w:val="CopticHangingVerse"/>
            </w:pPr>
          </w:p>
        </w:tc>
      </w:tr>
      <w:tr w:rsidR="002758BE" w14:paraId="253D8811" w14:textId="77777777" w:rsidTr="002758BE">
        <w:trPr>
          <w:cantSplit/>
          <w:jc w:val="center"/>
        </w:trPr>
        <w:tc>
          <w:tcPr>
            <w:tcW w:w="288" w:type="dxa"/>
          </w:tcPr>
          <w:p w14:paraId="00A42A02" w14:textId="77777777" w:rsidR="002758BE" w:rsidRDefault="002758BE" w:rsidP="002758BE">
            <w:pPr>
              <w:pStyle w:val="CopticCross"/>
            </w:pPr>
          </w:p>
        </w:tc>
        <w:tc>
          <w:tcPr>
            <w:tcW w:w="3960" w:type="dxa"/>
          </w:tcPr>
          <w:p w14:paraId="5975715D" w14:textId="6A5321CB" w:rsidR="002758BE" w:rsidRDefault="002758BE" w:rsidP="002758BE">
            <w:pPr>
              <w:pStyle w:val="EngHangEnd"/>
            </w:pPr>
          </w:p>
        </w:tc>
        <w:tc>
          <w:tcPr>
            <w:tcW w:w="288" w:type="dxa"/>
          </w:tcPr>
          <w:p w14:paraId="098ADB93" w14:textId="77777777" w:rsidR="002758BE" w:rsidRDefault="002758BE" w:rsidP="002758BE"/>
        </w:tc>
        <w:tc>
          <w:tcPr>
            <w:tcW w:w="288" w:type="dxa"/>
          </w:tcPr>
          <w:p w14:paraId="2F164143" w14:textId="77777777" w:rsidR="002758BE" w:rsidRDefault="002758BE" w:rsidP="002758BE">
            <w:pPr>
              <w:pStyle w:val="CopticCross"/>
            </w:pPr>
          </w:p>
        </w:tc>
        <w:tc>
          <w:tcPr>
            <w:tcW w:w="3960" w:type="dxa"/>
          </w:tcPr>
          <w:p w14:paraId="539F66F4" w14:textId="26CB866E" w:rsidR="002758BE" w:rsidRPr="005130A7" w:rsidRDefault="002758BE" w:rsidP="002758BE">
            <w:pPr>
              <w:pStyle w:val="CopticHangingVerse"/>
            </w:pPr>
          </w:p>
        </w:tc>
      </w:tr>
      <w:tr w:rsidR="002758BE" w14:paraId="2130F608" w14:textId="77777777" w:rsidTr="002758BE">
        <w:trPr>
          <w:cantSplit/>
          <w:jc w:val="center"/>
        </w:trPr>
        <w:tc>
          <w:tcPr>
            <w:tcW w:w="288" w:type="dxa"/>
          </w:tcPr>
          <w:p w14:paraId="4499BD75" w14:textId="77777777" w:rsidR="002758BE" w:rsidRDefault="002758BE" w:rsidP="002758BE">
            <w:pPr>
              <w:pStyle w:val="CopticCross"/>
            </w:pPr>
            <w:r w:rsidRPr="00FB5ACB">
              <w:t>¿</w:t>
            </w:r>
          </w:p>
        </w:tc>
        <w:tc>
          <w:tcPr>
            <w:tcW w:w="3960" w:type="dxa"/>
          </w:tcPr>
          <w:p w14:paraId="6D6F2F6A" w14:textId="12444B94" w:rsidR="002758BE" w:rsidRDefault="002758BE" w:rsidP="002758BE">
            <w:pPr>
              <w:pStyle w:val="EngHangEnd"/>
            </w:pPr>
          </w:p>
        </w:tc>
        <w:tc>
          <w:tcPr>
            <w:tcW w:w="288" w:type="dxa"/>
          </w:tcPr>
          <w:p w14:paraId="5D7ADC88" w14:textId="77777777" w:rsidR="002758BE" w:rsidRDefault="002758BE" w:rsidP="002758BE"/>
        </w:tc>
        <w:tc>
          <w:tcPr>
            <w:tcW w:w="288" w:type="dxa"/>
          </w:tcPr>
          <w:p w14:paraId="4D6B4451" w14:textId="77777777" w:rsidR="002758BE" w:rsidRDefault="002758BE" w:rsidP="002758BE">
            <w:pPr>
              <w:pStyle w:val="CopticCross"/>
            </w:pPr>
            <w:r w:rsidRPr="00FB5ACB">
              <w:t>¿</w:t>
            </w:r>
          </w:p>
        </w:tc>
        <w:tc>
          <w:tcPr>
            <w:tcW w:w="3960" w:type="dxa"/>
          </w:tcPr>
          <w:p w14:paraId="6CC01D4D" w14:textId="68F0E59A" w:rsidR="002758BE" w:rsidRPr="005130A7" w:rsidRDefault="002758BE" w:rsidP="002758BE">
            <w:pPr>
              <w:pStyle w:val="CopticHangingVerse"/>
            </w:pPr>
          </w:p>
        </w:tc>
      </w:tr>
      <w:tr w:rsidR="002758BE" w14:paraId="040E1857" w14:textId="77777777" w:rsidTr="002758BE">
        <w:trPr>
          <w:cantSplit/>
          <w:jc w:val="center"/>
        </w:trPr>
        <w:tc>
          <w:tcPr>
            <w:tcW w:w="288" w:type="dxa"/>
          </w:tcPr>
          <w:p w14:paraId="6E5B497A" w14:textId="77777777" w:rsidR="002758BE" w:rsidRDefault="002758BE" w:rsidP="002758BE">
            <w:pPr>
              <w:pStyle w:val="CopticCross"/>
            </w:pPr>
            <w:r w:rsidRPr="00FB5ACB">
              <w:t>¿</w:t>
            </w:r>
          </w:p>
        </w:tc>
        <w:tc>
          <w:tcPr>
            <w:tcW w:w="3960" w:type="dxa"/>
          </w:tcPr>
          <w:p w14:paraId="7DE09993" w14:textId="611436A5" w:rsidR="002758BE" w:rsidRDefault="002758BE" w:rsidP="002758BE">
            <w:pPr>
              <w:pStyle w:val="EngHangEnd"/>
            </w:pPr>
          </w:p>
        </w:tc>
        <w:tc>
          <w:tcPr>
            <w:tcW w:w="288" w:type="dxa"/>
          </w:tcPr>
          <w:p w14:paraId="2C70A1C7" w14:textId="77777777" w:rsidR="002758BE" w:rsidRDefault="002758BE" w:rsidP="002758BE"/>
        </w:tc>
        <w:tc>
          <w:tcPr>
            <w:tcW w:w="288" w:type="dxa"/>
          </w:tcPr>
          <w:p w14:paraId="77FB0F0E" w14:textId="77777777" w:rsidR="002758BE" w:rsidRDefault="002758BE" w:rsidP="002758BE">
            <w:pPr>
              <w:pStyle w:val="CopticCross"/>
            </w:pPr>
            <w:r w:rsidRPr="00FB5ACB">
              <w:t>¿</w:t>
            </w:r>
          </w:p>
        </w:tc>
        <w:tc>
          <w:tcPr>
            <w:tcW w:w="3960" w:type="dxa"/>
          </w:tcPr>
          <w:p w14:paraId="611880B2" w14:textId="7CA53542" w:rsidR="002758BE" w:rsidRPr="005130A7" w:rsidRDefault="002758BE" w:rsidP="002758BE">
            <w:pPr>
              <w:pStyle w:val="CopticHangingVerse"/>
            </w:pPr>
          </w:p>
        </w:tc>
      </w:tr>
      <w:tr w:rsidR="002758BE" w14:paraId="37371A3E" w14:textId="77777777" w:rsidTr="002758BE">
        <w:trPr>
          <w:cantSplit/>
          <w:jc w:val="center"/>
        </w:trPr>
        <w:tc>
          <w:tcPr>
            <w:tcW w:w="288" w:type="dxa"/>
          </w:tcPr>
          <w:p w14:paraId="2BC875C2" w14:textId="77777777" w:rsidR="002758BE" w:rsidRDefault="002758BE" w:rsidP="002758BE">
            <w:pPr>
              <w:pStyle w:val="CopticCross"/>
            </w:pPr>
          </w:p>
        </w:tc>
        <w:tc>
          <w:tcPr>
            <w:tcW w:w="3960" w:type="dxa"/>
          </w:tcPr>
          <w:p w14:paraId="66DEEA29" w14:textId="5F813586" w:rsidR="002758BE" w:rsidRDefault="002758BE" w:rsidP="002758BE">
            <w:pPr>
              <w:pStyle w:val="EngHangEnd"/>
            </w:pPr>
          </w:p>
        </w:tc>
        <w:tc>
          <w:tcPr>
            <w:tcW w:w="288" w:type="dxa"/>
          </w:tcPr>
          <w:p w14:paraId="10CA1F9B" w14:textId="77777777" w:rsidR="002758BE" w:rsidRDefault="002758BE" w:rsidP="002758BE"/>
        </w:tc>
        <w:tc>
          <w:tcPr>
            <w:tcW w:w="288" w:type="dxa"/>
          </w:tcPr>
          <w:p w14:paraId="352B48B0" w14:textId="77777777" w:rsidR="002758BE" w:rsidRDefault="002758BE" w:rsidP="002758BE">
            <w:pPr>
              <w:pStyle w:val="CopticCross"/>
            </w:pPr>
          </w:p>
        </w:tc>
        <w:tc>
          <w:tcPr>
            <w:tcW w:w="3960" w:type="dxa"/>
          </w:tcPr>
          <w:p w14:paraId="01446082" w14:textId="68F92FE4" w:rsidR="002758BE" w:rsidRPr="005130A7" w:rsidRDefault="002758BE" w:rsidP="002758BE">
            <w:pPr>
              <w:pStyle w:val="CopticHangingVerse"/>
            </w:pPr>
          </w:p>
        </w:tc>
      </w:tr>
      <w:tr w:rsidR="002758BE" w14:paraId="19E65F8E" w14:textId="77777777" w:rsidTr="002758BE">
        <w:trPr>
          <w:cantSplit/>
          <w:jc w:val="center"/>
        </w:trPr>
        <w:tc>
          <w:tcPr>
            <w:tcW w:w="288" w:type="dxa"/>
          </w:tcPr>
          <w:p w14:paraId="57F68D25" w14:textId="77777777" w:rsidR="002758BE" w:rsidRDefault="002758BE" w:rsidP="002758BE">
            <w:pPr>
              <w:pStyle w:val="CopticCross"/>
            </w:pPr>
          </w:p>
        </w:tc>
        <w:tc>
          <w:tcPr>
            <w:tcW w:w="3960" w:type="dxa"/>
          </w:tcPr>
          <w:p w14:paraId="2298F06A" w14:textId="7AEF50DC" w:rsidR="002758BE" w:rsidRDefault="002758BE" w:rsidP="002758BE">
            <w:pPr>
              <w:pStyle w:val="EngHangEnd"/>
            </w:pPr>
          </w:p>
        </w:tc>
        <w:tc>
          <w:tcPr>
            <w:tcW w:w="288" w:type="dxa"/>
          </w:tcPr>
          <w:p w14:paraId="604BC6CE" w14:textId="77777777" w:rsidR="002758BE" w:rsidRDefault="002758BE" w:rsidP="002758BE"/>
        </w:tc>
        <w:tc>
          <w:tcPr>
            <w:tcW w:w="288" w:type="dxa"/>
          </w:tcPr>
          <w:p w14:paraId="5616C4CC" w14:textId="77777777" w:rsidR="002758BE" w:rsidRDefault="002758BE" w:rsidP="002758BE">
            <w:pPr>
              <w:pStyle w:val="CopticCross"/>
            </w:pPr>
          </w:p>
        </w:tc>
        <w:tc>
          <w:tcPr>
            <w:tcW w:w="3960" w:type="dxa"/>
          </w:tcPr>
          <w:p w14:paraId="52942F46" w14:textId="3AAF350A" w:rsidR="002758BE" w:rsidRPr="005130A7" w:rsidRDefault="002758BE" w:rsidP="002758BE">
            <w:pPr>
              <w:pStyle w:val="CopticHangingVerse"/>
            </w:pPr>
          </w:p>
        </w:tc>
      </w:tr>
      <w:tr w:rsidR="002758BE" w14:paraId="7F4F5FA5" w14:textId="77777777" w:rsidTr="002758BE">
        <w:trPr>
          <w:cantSplit/>
          <w:jc w:val="center"/>
        </w:trPr>
        <w:tc>
          <w:tcPr>
            <w:tcW w:w="288" w:type="dxa"/>
          </w:tcPr>
          <w:p w14:paraId="35EC9D3C" w14:textId="77777777" w:rsidR="002758BE" w:rsidRDefault="002758BE" w:rsidP="002758BE">
            <w:pPr>
              <w:pStyle w:val="CopticCross"/>
            </w:pPr>
            <w:r w:rsidRPr="00FB5ACB">
              <w:t>¿</w:t>
            </w:r>
          </w:p>
        </w:tc>
        <w:tc>
          <w:tcPr>
            <w:tcW w:w="3960" w:type="dxa"/>
          </w:tcPr>
          <w:p w14:paraId="5C7DA343" w14:textId="49FDF970" w:rsidR="002758BE" w:rsidRDefault="002758BE" w:rsidP="002758BE">
            <w:pPr>
              <w:pStyle w:val="EngHangEnd"/>
            </w:pPr>
          </w:p>
        </w:tc>
        <w:tc>
          <w:tcPr>
            <w:tcW w:w="288" w:type="dxa"/>
          </w:tcPr>
          <w:p w14:paraId="5AED22E5" w14:textId="77777777" w:rsidR="002758BE" w:rsidRDefault="002758BE" w:rsidP="002758BE"/>
        </w:tc>
        <w:tc>
          <w:tcPr>
            <w:tcW w:w="288" w:type="dxa"/>
          </w:tcPr>
          <w:p w14:paraId="56609810" w14:textId="77777777" w:rsidR="002758BE" w:rsidRDefault="002758BE" w:rsidP="002758BE">
            <w:pPr>
              <w:pStyle w:val="CopticCross"/>
            </w:pPr>
            <w:r w:rsidRPr="00FB5ACB">
              <w:t>¿</w:t>
            </w:r>
          </w:p>
        </w:tc>
        <w:tc>
          <w:tcPr>
            <w:tcW w:w="3960" w:type="dxa"/>
          </w:tcPr>
          <w:p w14:paraId="733CD1F3" w14:textId="6E929A18" w:rsidR="002758BE" w:rsidRPr="005130A7" w:rsidRDefault="002758BE" w:rsidP="002758BE">
            <w:pPr>
              <w:pStyle w:val="CopticHangingVerse"/>
            </w:pPr>
          </w:p>
        </w:tc>
      </w:tr>
      <w:tr w:rsidR="002758BE" w14:paraId="7CE4B68C" w14:textId="77777777" w:rsidTr="002758BE">
        <w:trPr>
          <w:cantSplit/>
          <w:jc w:val="center"/>
        </w:trPr>
        <w:tc>
          <w:tcPr>
            <w:tcW w:w="288" w:type="dxa"/>
          </w:tcPr>
          <w:p w14:paraId="23152D43" w14:textId="77777777" w:rsidR="002758BE" w:rsidRDefault="002758BE" w:rsidP="002758BE">
            <w:pPr>
              <w:pStyle w:val="CopticCross"/>
            </w:pPr>
            <w:r w:rsidRPr="00FB5ACB">
              <w:t>¿</w:t>
            </w:r>
          </w:p>
        </w:tc>
        <w:tc>
          <w:tcPr>
            <w:tcW w:w="3960" w:type="dxa"/>
          </w:tcPr>
          <w:p w14:paraId="0584D2A0" w14:textId="2F571EB9" w:rsidR="002758BE" w:rsidRDefault="002758BE" w:rsidP="002758BE">
            <w:pPr>
              <w:pStyle w:val="EngHangEnd"/>
            </w:pPr>
          </w:p>
        </w:tc>
        <w:tc>
          <w:tcPr>
            <w:tcW w:w="288" w:type="dxa"/>
          </w:tcPr>
          <w:p w14:paraId="5390FF64" w14:textId="77777777" w:rsidR="002758BE" w:rsidRDefault="002758BE" w:rsidP="002758BE"/>
        </w:tc>
        <w:tc>
          <w:tcPr>
            <w:tcW w:w="288" w:type="dxa"/>
          </w:tcPr>
          <w:p w14:paraId="7CA2932A" w14:textId="77777777" w:rsidR="002758BE" w:rsidRDefault="002758BE" w:rsidP="002758BE">
            <w:pPr>
              <w:pStyle w:val="CopticCross"/>
            </w:pPr>
            <w:r w:rsidRPr="00FB5ACB">
              <w:t>¿</w:t>
            </w:r>
          </w:p>
        </w:tc>
        <w:tc>
          <w:tcPr>
            <w:tcW w:w="3960" w:type="dxa"/>
          </w:tcPr>
          <w:p w14:paraId="6CE3DEBC" w14:textId="092E8647" w:rsidR="002758BE" w:rsidRPr="005130A7" w:rsidRDefault="002758BE" w:rsidP="002758BE">
            <w:pPr>
              <w:pStyle w:val="CopticHangingVerse"/>
            </w:pPr>
          </w:p>
        </w:tc>
      </w:tr>
      <w:tr w:rsidR="002758BE" w14:paraId="5D94F9DC" w14:textId="77777777" w:rsidTr="002758BE">
        <w:trPr>
          <w:cantSplit/>
          <w:jc w:val="center"/>
        </w:trPr>
        <w:tc>
          <w:tcPr>
            <w:tcW w:w="288" w:type="dxa"/>
          </w:tcPr>
          <w:p w14:paraId="6D3C1A8F" w14:textId="77777777" w:rsidR="002758BE" w:rsidRDefault="002758BE" w:rsidP="002758BE">
            <w:pPr>
              <w:pStyle w:val="CopticCross"/>
            </w:pPr>
          </w:p>
        </w:tc>
        <w:tc>
          <w:tcPr>
            <w:tcW w:w="3960" w:type="dxa"/>
          </w:tcPr>
          <w:p w14:paraId="1C9DC23C" w14:textId="3C425B4D" w:rsidR="002758BE" w:rsidRDefault="002758BE" w:rsidP="002758BE">
            <w:pPr>
              <w:pStyle w:val="EngHangEnd"/>
            </w:pPr>
          </w:p>
        </w:tc>
        <w:tc>
          <w:tcPr>
            <w:tcW w:w="288" w:type="dxa"/>
          </w:tcPr>
          <w:p w14:paraId="6B314A84" w14:textId="77777777" w:rsidR="002758BE" w:rsidRDefault="002758BE" w:rsidP="002758BE"/>
        </w:tc>
        <w:tc>
          <w:tcPr>
            <w:tcW w:w="288" w:type="dxa"/>
          </w:tcPr>
          <w:p w14:paraId="5D04982C" w14:textId="77777777" w:rsidR="002758BE" w:rsidRDefault="002758BE" w:rsidP="002758BE">
            <w:pPr>
              <w:pStyle w:val="CopticCross"/>
            </w:pPr>
          </w:p>
        </w:tc>
        <w:tc>
          <w:tcPr>
            <w:tcW w:w="3960" w:type="dxa"/>
          </w:tcPr>
          <w:p w14:paraId="571BB8FF" w14:textId="58E21980" w:rsidR="002758BE" w:rsidRPr="005130A7" w:rsidRDefault="002758BE" w:rsidP="002758BE">
            <w:pPr>
              <w:pStyle w:val="CopticHangingVerse"/>
            </w:pPr>
          </w:p>
        </w:tc>
      </w:tr>
      <w:tr w:rsidR="002758BE" w14:paraId="04D998B5" w14:textId="77777777" w:rsidTr="002758BE">
        <w:trPr>
          <w:cantSplit/>
          <w:jc w:val="center"/>
        </w:trPr>
        <w:tc>
          <w:tcPr>
            <w:tcW w:w="288" w:type="dxa"/>
          </w:tcPr>
          <w:p w14:paraId="374243FD" w14:textId="77777777" w:rsidR="002758BE" w:rsidRDefault="002758BE" w:rsidP="002758BE">
            <w:pPr>
              <w:pStyle w:val="CopticCross"/>
            </w:pPr>
          </w:p>
        </w:tc>
        <w:tc>
          <w:tcPr>
            <w:tcW w:w="3960" w:type="dxa"/>
          </w:tcPr>
          <w:p w14:paraId="7489683E" w14:textId="58B5665F" w:rsidR="002758BE" w:rsidRDefault="002758BE" w:rsidP="002758BE">
            <w:pPr>
              <w:pStyle w:val="EngHangEnd"/>
            </w:pPr>
          </w:p>
        </w:tc>
        <w:tc>
          <w:tcPr>
            <w:tcW w:w="288" w:type="dxa"/>
          </w:tcPr>
          <w:p w14:paraId="5670FFFE" w14:textId="77777777" w:rsidR="002758BE" w:rsidRDefault="002758BE" w:rsidP="002758BE"/>
        </w:tc>
        <w:tc>
          <w:tcPr>
            <w:tcW w:w="288" w:type="dxa"/>
          </w:tcPr>
          <w:p w14:paraId="48199BA6" w14:textId="77777777" w:rsidR="002758BE" w:rsidRDefault="002758BE" w:rsidP="002758BE">
            <w:pPr>
              <w:pStyle w:val="CopticCross"/>
            </w:pPr>
          </w:p>
        </w:tc>
        <w:tc>
          <w:tcPr>
            <w:tcW w:w="3960" w:type="dxa"/>
          </w:tcPr>
          <w:p w14:paraId="34FA63F6" w14:textId="74F916D1" w:rsidR="002758BE" w:rsidRPr="005130A7" w:rsidRDefault="002758BE" w:rsidP="002758BE">
            <w:pPr>
              <w:pStyle w:val="CopticHangingVerse"/>
            </w:pPr>
          </w:p>
        </w:tc>
      </w:tr>
      <w:tr w:rsidR="002758BE" w14:paraId="72A43C09" w14:textId="77777777" w:rsidTr="002758BE">
        <w:trPr>
          <w:cantSplit/>
          <w:jc w:val="center"/>
        </w:trPr>
        <w:tc>
          <w:tcPr>
            <w:tcW w:w="288" w:type="dxa"/>
          </w:tcPr>
          <w:p w14:paraId="2AC3FE0B" w14:textId="77777777" w:rsidR="002758BE" w:rsidRDefault="002758BE" w:rsidP="002758BE">
            <w:pPr>
              <w:pStyle w:val="CopticCross"/>
            </w:pPr>
            <w:r w:rsidRPr="00FB5ACB">
              <w:t>¿</w:t>
            </w:r>
          </w:p>
        </w:tc>
        <w:tc>
          <w:tcPr>
            <w:tcW w:w="3960" w:type="dxa"/>
          </w:tcPr>
          <w:p w14:paraId="693225EC" w14:textId="42253CB4" w:rsidR="002758BE" w:rsidRPr="0078672A" w:rsidRDefault="002758BE" w:rsidP="002758BE">
            <w:pPr>
              <w:pStyle w:val="EngHangEnd"/>
            </w:pPr>
          </w:p>
        </w:tc>
        <w:tc>
          <w:tcPr>
            <w:tcW w:w="288" w:type="dxa"/>
          </w:tcPr>
          <w:p w14:paraId="43E5AF18" w14:textId="77777777" w:rsidR="002758BE" w:rsidRDefault="002758BE" w:rsidP="002758BE"/>
        </w:tc>
        <w:tc>
          <w:tcPr>
            <w:tcW w:w="288" w:type="dxa"/>
          </w:tcPr>
          <w:p w14:paraId="5D7AF5D2" w14:textId="77777777" w:rsidR="002758BE" w:rsidRDefault="002758BE" w:rsidP="002758BE">
            <w:pPr>
              <w:pStyle w:val="CopticCross"/>
            </w:pPr>
            <w:r w:rsidRPr="00FB5ACB">
              <w:t>¿</w:t>
            </w:r>
          </w:p>
        </w:tc>
        <w:tc>
          <w:tcPr>
            <w:tcW w:w="3960" w:type="dxa"/>
          </w:tcPr>
          <w:p w14:paraId="626FB5F4" w14:textId="12ED4F88" w:rsidR="002758BE" w:rsidRPr="005130A7" w:rsidRDefault="002758BE" w:rsidP="002758BE">
            <w:pPr>
              <w:pStyle w:val="CopticHangingVerse"/>
            </w:pPr>
          </w:p>
        </w:tc>
      </w:tr>
      <w:tr w:rsidR="002758BE" w14:paraId="1B89E2A1" w14:textId="77777777" w:rsidTr="002758BE">
        <w:trPr>
          <w:cantSplit/>
          <w:jc w:val="center"/>
        </w:trPr>
        <w:tc>
          <w:tcPr>
            <w:tcW w:w="288" w:type="dxa"/>
          </w:tcPr>
          <w:p w14:paraId="21A022C7" w14:textId="77777777" w:rsidR="002758BE" w:rsidRDefault="002758BE" w:rsidP="002758BE">
            <w:pPr>
              <w:pStyle w:val="CopticCross"/>
            </w:pPr>
            <w:r w:rsidRPr="00FB5ACB">
              <w:t>¿</w:t>
            </w:r>
          </w:p>
        </w:tc>
        <w:tc>
          <w:tcPr>
            <w:tcW w:w="3960" w:type="dxa"/>
          </w:tcPr>
          <w:p w14:paraId="5B749C67" w14:textId="29969857" w:rsidR="002758BE" w:rsidRDefault="002758BE" w:rsidP="002758BE">
            <w:pPr>
              <w:pStyle w:val="EngHangEnd"/>
            </w:pPr>
          </w:p>
        </w:tc>
        <w:tc>
          <w:tcPr>
            <w:tcW w:w="288" w:type="dxa"/>
          </w:tcPr>
          <w:p w14:paraId="23A0F0C3" w14:textId="77777777" w:rsidR="002758BE" w:rsidRDefault="002758BE" w:rsidP="002758BE"/>
        </w:tc>
        <w:tc>
          <w:tcPr>
            <w:tcW w:w="288" w:type="dxa"/>
          </w:tcPr>
          <w:p w14:paraId="70413E68" w14:textId="77777777" w:rsidR="002758BE" w:rsidRDefault="002758BE" w:rsidP="002758BE">
            <w:pPr>
              <w:pStyle w:val="CopticCross"/>
            </w:pPr>
            <w:r w:rsidRPr="00FB5ACB">
              <w:t>¿</w:t>
            </w:r>
          </w:p>
        </w:tc>
        <w:tc>
          <w:tcPr>
            <w:tcW w:w="3960" w:type="dxa"/>
          </w:tcPr>
          <w:p w14:paraId="78A6369B" w14:textId="3510D4C5" w:rsidR="002758BE" w:rsidRPr="005130A7" w:rsidRDefault="002758BE" w:rsidP="002758BE">
            <w:pPr>
              <w:pStyle w:val="CopticHangingVerse"/>
            </w:pPr>
          </w:p>
        </w:tc>
      </w:tr>
      <w:tr w:rsidR="002758BE" w14:paraId="390C25D0" w14:textId="77777777" w:rsidTr="002758BE">
        <w:trPr>
          <w:cantSplit/>
          <w:jc w:val="center"/>
        </w:trPr>
        <w:tc>
          <w:tcPr>
            <w:tcW w:w="288" w:type="dxa"/>
          </w:tcPr>
          <w:p w14:paraId="13C7F9F5" w14:textId="77777777" w:rsidR="002758BE" w:rsidRDefault="002758BE" w:rsidP="002758BE">
            <w:pPr>
              <w:pStyle w:val="CopticCross"/>
            </w:pPr>
          </w:p>
        </w:tc>
        <w:tc>
          <w:tcPr>
            <w:tcW w:w="3960" w:type="dxa"/>
          </w:tcPr>
          <w:p w14:paraId="3E357143" w14:textId="115EF802" w:rsidR="002758BE" w:rsidRDefault="002758BE" w:rsidP="002758BE">
            <w:pPr>
              <w:pStyle w:val="EngHangEnd"/>
            </w:pPr>
          </w:p>
        </w:tc>
        <w:tc>
          <w:tcPr>
            <w:tcW w:w="288" w:type="dxa"/>
          </w:tcPr>
          <w:p w14:paraId="2346E199" w14:textId="77777777" w:rsidR="002758BE" w:rsidRDefault="002758BE" w:rsidP="002758BE"/>
        </w:tc>
        <w:tc>
          <w:tcPr>
            <w:tcW w:w="288" w:type="dxa"/>
          </w:tcPr>
          <w:p w14:paraId="71495E48" w14:textId="77777777" w:rsidR="002758BE" w:rsidRDefault="002758BE" w:rsidP="002758BE">
            <w:pPr>
              <w:pStyle w:val="CopticCross"/>
            </w:pPr>
          </w:p>
        </w:tc>
        <w:tc>
          <w:tcPr>
            <w:tcW w:w="3960" w:type="dxa"/>
          </w:tcPr>
          <w:p w14:paraId="559B11F1" w14:textId="61BF6487" w:rsidR="002758BE" w:rsidRPr="005130A7" w:rsidRDefault="002758BE" w:rsidP="002758BE">
            <w:pPr>
              <w:pStyle w:val="CopticHangingVerse"/>
            </w:pPr>
          </w:p>
        </w:tc>
      </w:tr>
      <w:tr w:rsidR="002758BE" w14:paraId="45E365F2" w14:textId="77777777" w:rsidTr="002758BE">
        <w:trPr>
          <w:cantSplit/>
          <w:jc w:val="center"/>
        </w:trPr>
        <w:tc>
          <w:tcPr>
            <w:tcW w:w="288" w:type="dxa"/>
          </w:tcPr>
          <w:p w14:paraId="22137F8C" w14:textId="77777777" w:rsidR="002758BE" w:rsidRDefault="002758BE" w:rsidP="002758BE">
            <w:pPr>
              <w:pStyle w:val="CopticCross"/>
            </w:pPr>
          </w:p>
        </w:tc>
        <w:tc>
          <w:tcPr>
            <w:tcW w:w="3960" w:type="dxa"/>
          </w:tcPr>
          <w:p w14:paraId="17E20CCF" w14:textId="035D1343" w:rsidR="002758BE" w:rsidRDefault="002758BE" w:rsidP="002758BE">
            <w:pPr>
              <w:pStyle w:val="EngHangEnd"/>
            </w:pPr>
          </w:p>
        </w:tc>
        <w:tc>
          <w:tcPr>
            <w:tcW w:w="288" w:type="dxa"/>
          </w:tcPr>
          <w:p w14:paraId="561218F2" w14:textId="77777777" w:rsidR="002758BE" w:rsidRDefault="002758BE" w:rsidP="002758BE"/>
        </w:tc>
        <w:tc>
          <w:tcPr>
            <w:tcW w:w="288" w:type="dxa"/>
          </w:tcPr>
          <w:p w14:paraId="0F53DB27" w14:textId="77777777" w:rsidR="002758BE" w:rsidRDefault="002758BE" w:rsidP="002758BE">
            <w:pPr>
              <w:pStyle w:val="CopticCross"/>
            </w:pPr>
          </w:p>
        </w:tc>
        <w:tc>
          <w:tcPr>
            <w:tcW w:w="3960" w:type="dxa"/>
          </w:tcPr>
          <w:p w14:paraId="6CA30AD4" w14:textId="06807C84" w:rsidR="002758BE" w:rsidRPr="005130A7" w:rsidRDefault="002758BE" w:rsidP="002758BE">
            <w:pPr>
              <w:pStyle w:val="CopticHangingVerse"/>
            </w:pPr>
          </w:p>
        </w:tc>
      </w:tr>
      <w:tr w:rsidR="002758BE" w14:paraId="1CE06FC4" w14:textId="77777777" w:rsidTr="002758BE">
        <w:trPr>
          <w:cantSplit/>
          <w:jc w:val="center"/>
        </w:trPr>
        <w:tc>
          <w:tcPr>
            <w:tcW w:w="288" w:type="dxa"/>
          </w:tcPr>
          <w:p w14:paraId="3FCAC35D" w14:textId="77777777" w:rsidR="002758BE" w:rsidRPr="003209AF" w:rsidRDefault="002758BE" w:rsidP="002758BE">
            <w:pPr>
              <w:pStyle w:val="CopticCross"/>
              <w:rPr>
                <w:b/>
              </w:rPr>
            </w:pPr>
            <w:r w:rsidRPr="00FB5ACB">
              <w:t>¿</w:t>
            </w:r>
          </w:p>
        </w:tc>
        <w:tc>
          <w:tcPr>
            <w:tcW w:w="3960" w:type="dxa"/>
          </w:tcPr>
          <w:p w14:paraId="2F36E12E" w14:textId="24B89D1A" w:rsidR="002758BE" w:rsidRDefault="002758BE" w:rsidP="002758BE">
            <w:pPr>
              <w:pStyle w:val="EngHangEnd"/>
            </w:pPr>
          </w:p>
        </w:tc>
        <w:tc>
          <w:tcPr>
            <w:tcW w:w="288" w:type="dxa"/>
          </w:tcPr>
          <w:p w14:paraId="67695FE6" w14:textId="77777777" w:rsidR="002758BE" w:rsidRDefault="002758BE" w:rsidP="002758BE"/>
        </w:tc>
        <w:tc>
          <w:tcPr>
            <w:tcW w:w="288" w:type="dxa"/>
          </w:tcPr>
          <w:p w14:paraId="5090F19D" w14:textId="77777777" w:rsidR="002758BE" w:rsidRDefault="002758BE" w:rsidP="002758BE">
            <w:pPr>
              <w:pStyle w:val="CopticCross"/>
            </w:pPr>
            <w:r w:rsidRPr="00FB5ACB">
              <w:t>¿</w:t>
            </w:r>
          </w:p>
        </w:tc>
        <w:tc>
          <w:tcPr>
            <w:tcW w:w="3960" w:type="dxa"/>
          </w:tcPr>
          <w:p w14:paraId="7C2E7236" w14:textId="0A3595E5" w:rsidR="002758BE" w:rsidRPr="005130A7" w:rsidRDefault="002758BE" w:rsidP="002758BE">
            <w:pPr>
              <w:pStyle w:val="CopticHangingVerse"/>
            </w:pPr>
          </w:p>
        </w:tc>
      </w:tr>
      <w:tr w:rsidR="002758BE" w14:paraId="36CB9FDA" w14:textId="77777777" w:rsidTr="002758BE">
        <w:trPr>
          <w:cantSplit/>
          <w:jc w:val="center"/>
        </w:trPr>
        <w:tc>
          <w:tcPr>
            <w:tcW w:w="288" w:type="dxa"/>
          </w:tcPr>
          <w:p w14:paraId="692C6647" w14:textId="77777777" w:rsidR="002758BE" w:rsidRDefault="002758BE" w:rsidP="002758BE">
            <w:pPr>
              <w:pStyle w:val="CopticCross"/>
            </w:pPr>
            <w:r w:rsidRPr="00FB5ACB">
              <w:t>¿</w:t>
            </w:r>
          </w:p>
        </w:tc>
        <w:tc>
          <w:tcPr>
            <w:tcW w:w="3960" w:type="dxa"/>
          </w:tcPr>
          <w:p w14:paraId="6C430EB4" w14:textId="596FA4EB" w:rsidR="002758BE" w:rsidRDefault="002758BE" w:rsidP="002758BE">
            <w:pPr>
              <w:pStyle w:val="EngHangEnd"/>
            </w:pPr>
          </w:p>
        </w:tc>
        <w:tc>
          <w:tcPr>
            <w:tcW w:w="288" w:type="dxa"/>
          </w:tcPr>
          <w:p w14:paraId="6397F657" w14:textId="77777777" w:rsidR="002758BE" w:rsidRDefault="002758BE" w:rsidP="002758BE"/>
        </w:tc>
        <w:tc>
          <w:tcPr>
            <w:tcW w:w="288" w:type="dxa"/>
          </w:tcPr>
          <w:p w14:paraId="57D2579F" w14:textId="77777777" w:rsidR="002758BE" w:rsidRDefault="002758BE" w:rsidP="002758BE">
            <w:pPr>
              <w:pStyle w:val="CopticCross"/>
            </w:pPr>
            <w:r w:rsidRPr="00FB5ACB">
              <w:t>¿</w:t>
            </w:r>
          </w:p>
        </w:tc>
        <w:tc>
          <w:tcPr>
            <w:tcW w:w="3960" w:type="dxa"/>
          </w:tcPr>
          <w:p w14:paraId="2C899FFE" w14:textId="44C41FAC" w:rsidR="002758BE" w:rsidRPr="00384F62" w:rsidRDefault="002758BE" w:rsidP="002758BE">
            <w:pPr>
              <w:pStyle w:val="CopticHangingVerse"/>
            </w:pPr>
          </w:p>
        </w:tc>
      </w:tr>
    </w:tbl>
    <w:p w14:paraId="3CC03A19" w14:textId="77777777" w:rsidR="002758BE" w:rsidRDefault="002758BE" w:rsidP="002758BE">
      <w:pPr>
        <w:pStyle w:val="Heading4"/>
      </w:pPr>
      <w:r>
        <w:lastRenderedPageBreak/>
        <w:t>The Psali Batos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58BE" w14:paraId="36FA6BC1" w14:textId="77777777" w:rsidTr="002758BE">
        <w:trPr>
          <w:cantSplit/>
          <w:jc w:val="center"/>
        </w:trPr>
        <w:tc>
          <w:tcPr>
            <w:tcW w:w="288" w:type="dxa"/>
          </w:tcPr>
          <w:p w14:paraId="3581AAFF" w14:textId="77777777" w:rsidR="002758BE" w:rsidRDefault="002758BE" w:rsidP="002758BE">
            <w:pPr>
              <w:pStyle w:val="CopticCross"/>
            </w:pPr>
          </w:p>
        </w:tc>
        <w:tc>
          <w:tcPr>
            <w:tcW w:w="3960" w:type="dxa"/>
          </w:tcPr>
          <w:p w14:paraId="230E426A" w14:textId="328E8AD6" w:rsidR="002758BE" w:rsidRDefault="002758BE" w:rsidP="002758BE">
            <w:pPr>
              <w:pStyle w:val="EngHang"/>
            </w:pPr>
            <w:r>
              <w:t>Come to praise</w:t>
            </w:r>
          </w:p>
          <w:p w14:paraId="7F05237D" w14:textId="07BA0658" w:rsidR="002758BE" w:rsidRDefault="002758BE" w:rsidP="002758BE">
            <w:pPr>
              <w:pStyle w:val="EngHang"/>
            </w:pPr>
            <w:r>
              <w:t>Our Lord Jesus Christ,</w:t>
            </w:r>
          </w:p>
          <w:p w14:paraId="06921472" w14:textId="4E73F502" w:rsidR="002758BE" w:rsidRDefault="002758BE" w:rsidP="002758BE">
            <w:pPr>
              <w:pStyle w:val="EngHang"/>
            </w:pPr>
            <w:r>
              <w:t>And His Mother, the Virgin,</w:t>
            </w:r>
          </w:p>
          <w:p w14:paraId="7516A4BC" w14:textId="3A20D6BC" w:rsidR="002758BE" w:rsidRDefault="002758BE" w:rsidP="002758BE">
            <w:pPr>
              <w:pStyle w:val="EngHangEnd"/>
            </w:pPr>
            <w:r>
              <w:t>O Mary the Theotokos.</w:t>
            </w:r>
          </w:p>
        </w:tc>
        <w:tc>
          <w:tcPr>
            <w:tcW w:w="288" w:type="dxa"/>
          </w:tcPr>
          <w:p w14:paraId="00BAC466" w14:textId="77777777" w:rsidR="002758BE" w:rsidRDefault="002758BE" w:rsidP="002758BE"/>
        </w:tc>
        <w:tc>
          <w:tcPr>
            <w:tcW w:w="288" w:type="dxa"/>
          </w:tcPr>
          <w:p w14:paraId="180D3986" w14:textId="77777777" w:rsidR="002758BE" w:rsidRDefault="002758BE" w:rsidP="002758BE">
            <w:pPr>
              <w:pStyle w:val="CopticCross"/>
            </w:pPr>
          </w:p>
        </w:tc>
        <w:tc>
          <w:tcPr>
            <w:tcW w:w="3960" w:type="dxa"/>
          </w:tcPr>
          <w:p w14:paraId="613E8829" w14:textId="442A1CEA" w:rsidR="002758BE" w:rsidRPr="00C35319" w:rsidRDefault="002758BE" w:rsidP="002758BE">
            <w:pPr>
              <w:pStyle w:val="CopticHangingVerse"/>
            </w:pPr>
          </w:p>
        </w:tc>
      </w:tr>
      <w:tr w:rsidR="002758BE" w14:paraId="3CB309A3" w14:textId="77777777" w:rsidTr="002758BE">
        <w:trPr>
          <w:cantSplit/>
          <w:jc w:val="center"/>
        </w:trPr>
        <w:tc>
          <w:tcPr>
            <w:tcW w:w="288" w:type="dxa"/>
          </w:tcPr>
          <w:p w14:paraId="4004A34E" w14:textId="2D270EEA" w:rsidR="002758BE" w:rsidRDefault="002758BE" w:rsidP="002758BE">
            <w:pPr>
              <w:pStyle w:val="CopticCross"/>
            </w:pPr>
          </w:p>
        </w:tc>
        <w:tc>
          <w:tcPr>
            <w:tcW w:w="3960" w:type="dxa"/>
          </w:tcPr>
          <w:p w14:paraId="53B02FE7" w14:textId="71BC6385" w:rsidR="002758BE" w:rsidRDefault="002758BE" w:rsidP="002758BE">
            <w:pPr>
              <w:pStyle w:val="EngHang"/>
            </w:pPr>
            <w:r>
              <w:t>Berechias spoke of you,</w:t>
            </w:r>
          </w:p>
          <w:p w14:paraId="6342D7E1" w14:textId="77777777" w:rsidR="002758BE" w:rsidRDefault="002758BE" w:rsidP="002758BE">
            <w:pPr>
              <w:pStyle w:val="EngHang"/>
            </w:pPr>
            <w:r>
              <w:t>Of the Economy of salvation,</w:t>
            </w:r>
          </w:p>
          <w:p w14:paraId="19FC8B12" w14:textId="4C5D6653" w:rsidR="002758BE" w:rsidRDefault="002758BE" w:rsidP="002758BE">
            <w:pPr>
              <w:pStyle w:val="EngHang"/>
            </w:pPr>
            <w:r>
              <w:t>Of the dawning of Christ from You,</w:t>
            </w:r>
          </w:p>
          <w:p w14:paraId="292AA3C9" w14:textId="7AA866E5" w:rsidR="002758BE" w:rsidRDefault="002758BE" w:rsidP="002758BE">
            <w:pPr>
              <w:pStyle w:val="EngHangEnd"/>
            </w:pPr>
            <w:r>
              <w:t>O Mary the Theotokos.</w:t>
            </w:r>
          </w:p>
        </w:tc>
        <w:tc>
          <w:tcPr>
            <w:tcW w:w="288" w:type="dxa"/>
          </w:tcPr>
          <w:p w14:paraId="63DA1AF4" w14:textId="77777777" w:rsidR="002758BE" w:rsidRDefault="002758BE" w:rsidP="002758BE"/>
        </w:tc>
        <w:tc>
          <w:tcPr>
            <w:tcW w:w="288" w:type="dxa"/>
          </w:tcPr>
          <w:p w14:paraId="4148E0AD" w14:textId="77777777" w:rsidR="002758BE" w:rsidRDefault="002758BE" w:rsidP="002758BE">
            <w:pPr>
              <w:pStyle w:val="CopticCross"/>
            </w:pPr>
          </w:p>
        </w:tc>
        <w:tc>
          <w:tcPr>
            <w:tcW w:w="3960" w:type="dxa"/>
          </w:tcPr>
          <w:p w14:paraId="0594E8C9" w14:textId="1EA4149F" w:rsidR="002758BE" w:rsidRDefault="002758BE" w:rsidP="002758BE">
            <w:pPr>
              <w:pStyle w:val="CopticHangingVerse"/>
            </w:pPr>
          </w:p>
        </w:tc>
      </w:tr>
      <w:tr w:rsidR="002758BE" w14:paraId="63CE640C" w14:textId="77777777" w:rsidTr="002758BE">
        <w:trPr>
          <w:cantSplit/>
          <w:jc w:val="center"/>
        </w:trPr>
        <w:tc>
          <w:tcPr>
            <w:tcW w:w="288" w:type="dxa"/>
          </w:tcPr>
          <w:p w14:paraId="3B8588E8" w14:textId="08700430" w:rsidR="002758BE" w:rsidRDefault="002758BE" w:rsidP="002758BE">
            <w:pPr>
              <w:pStyle w:val="CopticCross"/>
            </w:pPr>
            <w:r w:rsidRPr="00FB5ACB">
              <w:t>¿</w:t>
            </w:r>
          </w:p>
        </w:tc>
        <w:tc>
          <w:tcPr>
            <w:tcW w:w="3960" w:type="dxa"/>
          </w:tcPr>
          <w:p w14:paraId="22C23656" w14:textId="77777777" w:rsidR="002758BE" w:rsidRDefault="002758BE" w:rsidP="002758BE">
            <w:pPr>
              <w:pStyle w:val="EngHang"/>
            </w:pPr>
            <w:r>
              <w:t>For the Lord without beginning,</w:t>
            </w:r>
          </w:p>
          <w:p w14:paraId="39BA844B" w14:textId="77777777" w:rsidR="002758BE" w:rsidRDefault="002758BE" w:rsidP="002758BE">
            <w:pPr>
              <w:pStyle w:val="EngHang"/>
            </w:pPr>
            <w:r>
              <w:t>Chose you, O Virgin,</w:t>
            </w:r>
          </w:p>
          <w:p w14:paraId="05B3641D" w14:textId="77777777" w:rsidR="002758BE" w:rsidRDefault="002758BE" w:rsidP="002758BE">
            <w:pPr>
              <w:pStyle w:val="EngHang"/>
            </w:pPr>
            <w:r>
              <w:t>For you are the pride of our race,</w:t>
            </w:r>
          </w:p>
          <w:p w14:paraId="3611F2A1" w14:textId="7B850A3B" w:rsidR="002758BE" w:rsidRDefault="002758BE" w:rsidP="002758BE">
            <w:pPr>
              <w:pStyle w:val="EngHangEnd"/>
            </w:pPr>
            <w:r>
              <w:t>O Mary the Theotokos.</w:t>
            </w:r>
          </w:p>
        </w:tc>
        <w:tc>
          <w:tcPr>
            <w:tcW w:w="288" w:type="dxa"/>
          </w:tcPr>
          <w:p w14:paraId="6995EBE5" w14:textId="77777777" w:rsidR="002758BE" w:rsidRDefault="002758BE" w:rsidP="002758BE"/>
        </w:tc>
        <w:tc>
          <w:tcPr>
            <w:tcW w:w="288" w:type="dxa"/>
          </w:tcPr>
          <w:p w14:paraId="37878F20" w14:textId="77777777" w:rsidR="002758BE" w:rsidRDefault="002758BE" w:rsidP="002758BE">
            <w:pPr>
              <w:pStyle w:val="CopticCross"/>
            </w:pPr>
            <w:r w:rsidRPr="00FB5ACB">
              <w:t>¿</w:t>
            </w:r>
          </w:p>
        </w:tc>
        <w:tc>
          <w:tcPr>
            <w:tcW w:w="3960" w:type="dxa"/>
          </w:tcPr>
          <w:p w14:paraId="463E6C52" w14:textId="17B7D056" w:rsidR="002758BE" w:rsidRDefault="002758BE" w:rsidP="002758BE">
            <w:pPr>
              <w:pStyle w:val="CopticHangingVerse"/>
            </w:pPr>
          </w:p>
        </w:tc>
      </w:tr>
      <w:tr w:rsidR="002758BE" w14:paraId="170CEF61" w14:textId="77777777" w:rsidTr="002758BE">
        <w:trPr>
          <w:cantSplit/>
          <w:jc w:val="center"/>
        </w:trPr>
        <w:tc>
          <w:tcPr>
            <w:tcW w:w="288" w:type="dxa"/>
          </w:tcPr>
          <w:p w14:paraId="7FE10D87" w14:textId="4E14567F" w:rsidR="002758BE" w:rsidRDefault="002758BE" w:rsidP="002758BE">
            <w:pPr>
              <w:pStyle w:val="CopticCross"/>
            </w:pPr>
            <w:r w:rsidRPr="00FB5ACB">
              <w:t>¿</w:t>
            </w:r>
          </w:p>
        </w:tc>
        <w:tc>
          <w:tcPr>
            <w:tcW w:w="3960" w:type="dxa"/>
          </w:tcPr>
          <w:p w14:paraId="5867835C" w14:textId="77777777" w:rsidR="002758BE" w:rsidRDefault="002758BE" w:rsidP="002758BE">
            <w:pPr>
              <w:pStyle w:val="EngHang"/>
            </w:pPr>
            <w:r>
              <w:t>Daniel also likened her</w:t>
            </w:r>
          </w:p>
          <w:p w14:paraId="7C573276" w14:textId="77777777" w:rsidR="002758BE" w:rsidRDefault="002758BE" w:rsidP="002758BE">
            <w:pPr>
              <w:pStyle w:val="EngHang"/>
            </w:pPr>
            <w:r>
              <w:t>To the rational mountain,</w:t>
            </w:r>
          </w:p>
          <w:p w14:paraId="4CA9AA18" w14:textId="77777777" w:rsidR="002758BE" w:rsidRDefault="002758BE" w:rsidP="002758BE">
            <w:pPr>
              <w:pStyle w:val="EngHang"/>
            </w:pPr>
            <w:r>
              <w:t>And to Mount Zion,</w:t>
            </w:r>
          </w:p>
          <w:p w14:paraId="61A70468" w14:textId="2A41A950" w:rsidR="002758BE" w:rsidRDefault="002758BE" w:rsidP="002758BE">
            <w:pPr>
              <w:pStyle w:val="EngHangEnd"/>
            </w:pPr>
            <w:r>
              <w:t>O Mary the Theotokos.</w:t>
            </w:r>
          </w:p>
        </w:tc>
        <w:tc>
          <w:tcPr>
            <w:tcW w:w="288" w:type="dxa"/>
          </w:tcPr>
          <w:p w14:paraId="5F60E1F8" w14:textId="77777777" w:rsidR="002758BE" w:rsidRDefault="002758BE" w:rsidP="002758BE"/>
        </w:tc>
        <w:tc>
          <w:tcPr>
            <w:tcW w:w="288" w:type="dxa"/>
          </w:tcPr>
          <w:p w14:paraId="22C9DF48" w14:textId="77777777" w:rsidR="002758BE" w:rsidRDefault="002758BE" w:rsidP="002758BE">
            <w:pPr>
              <w:pStyle w:val="CopticCross"/>
            </w:pPr>
            <w:r w:rsidRPr="00FB5ACB">
              <w:t>¿</w:t>
            </w:r>
          </w:p>
        </w:tc>
        <w:tc>
          <w:tcPr>
            <w:tcW w:w="3960" w:type="dxa"/>
          </w:tcPr>
          <w:p w14:paraId="2D7FB343" w14:textId="01C02C0B" w:rsidR="002758BE" w:rsidRDefault="002758BE" w:rsidP="002758BE">
            <w:pPr>
              <w:pStyle w:val="CopticHangingVerse"/>
            </w:pPr>
          </w:p>
        </w:tc>
      </w:tr>
      <w:tr w:rsidR="002758BE" w14:paraId="35B225EB" w14:textId="77777777" w:rsidTr="002758BE">
        <w:trPr>
          <w:cantSplit/>
          <w:jc w:val="center"/>
        </w:trPr>
        <w:tc>
          <w:tcPr>
            <w:tcW w:w="288" w:type="dxa"/>
          </w:tcPr>
          <w:p w14:paraId="66480E23" w14:textId="23EF3143" w:rsidR="002758BE" w:rsidRDefault="002758BE" w:rsidP="002758BE">
            <w:pPr>
              <w:pStyle w:val="CopticCross"/>
            </w:pPr>
          </w:p>
        </w:tc>
        <w:tc>
          <w:tcPr>
            <w:tcW w:w="3960" w:type="dxa"/>
          </w:tcPr>
          <w:p w14:paraId="340930F7" w14:textId="77777777" w:rsidR="002758BE" w:rsidRDefault="002758BE" w:rsidP="002758BE">
            <w:pPr>
              <w:pStyle w:val="EngHang"/>
            </w:pPr>
            <w:r>
              <w:t>Who among the wise,</w:t>
            </w:r>
          </w:p>
          <w:p w14:paraId="63072182" w14:textId="1E52FB33" w:rsidR="002758BE" w:rsidRDefault="002758BE" w:rsidP="00454778">
            <w:pPr>
              <w:pStyle w:val="EngHang"/>
            </w:pPr>
            <w:r>
              <w:t xml:space="preserve">The faithful </w:t>
            </w:r>
            <w:r w:rsidR="00454778">
              <w:t>with understanding,</w:t>
            </w:r>
          </w:p>
          <w:p w14:paraId="239D536B" w14:textId="77777777" w:rsidR="002758BE" w:rsidRDefault="002758BE" w:rsidP="002758BE">
            <w:pPr>
              <w:pStyle w:val="EngHang"/>
            </w:pPr>
            <w:r>
              <w:t>Could speak of your blessedness,</w:t>
            </w:r>
          </w:p>
          <w:p w14:paraId="0EAA195B" w14:textId="4292FB41" w:rsidR="002758BE" w:rsidRDefault="002758BE" w:rsidP="002758BE">
            <w:pPr>
              <w:pStyle w:val="EngHangEnd"/>
            </w:pPr>
            <w:r>
              <w:t>O Mary the Theotokos.</w:t>
            </w:r>
          </w:p>
        </w:tc>
        <w:tc>
          <w:tcPr>
            <w:tcW w:w="288" w:type="dxa"/>
          </w:tcPr>
          <w:p w14:paraId="2E9B6864" w14:textId="77777777" w:rsidR="002758BE" w:rsidRDefault="002758BE" w:rsidP="002758BE"/>
        </w:tc>
        <w:tc>
          <w:tcPr>
            <w:tcW w:w="288" w:type="dxa"/>
          </w:tcPr>
          <w:p w14:paraId="1B007DE0" w14:textId="77777777" w:rsidR="002758BE" w:rsidRDefault="002758BE" w:rsidP="002758BE">
            <w:pPr>
              <w:pStyle w:val="CopticCross"/>
            </w:pPr>
          </w:p>
        </w:tc>
        <w:tc>
          <w:tcPr>
            <w:tcW w:w="3960" w:type="dxa"/>
          </w:tcPr>
          <w:p w14:paraId="2593E482" w14:textId="44664955" w:rsidR="002758BE" w:rsidRDefault="002758BE" w:rsidP="002758BE">
            <w:pPr>
              <w:pStyle w:val="CopticHangingVerse"/>
            </w:pPr>
          </w:p>
        </w:tc>
      </w:tr>
      <w:tr w:rsidR="002758BE" w14:paraId="345441DB" w14:textId="77777777" w:rsidTr="002758BE">
        <w:trPr>
          <w:cantSplit/>
          <w:jc w:val="center"/>
        </w:trPr>
        <w:tc>
          <w:tcPr>
            <w:tcW w:w="288" w:type="dxa"/>
          </w:tcPr>
          <w:p w14:paraId="0E658848" w14:textId="6595E585" w:rsidR="002758BE" w:rsidRDefault="002758BE" w:rsidP="002758BE">
            <w:pPr>
              <w:pStyle w:val="CopticCross"/>
            </w:pPr>
          </w:p>
        </w:tc>
        <w:tc>
          <w:tcPr>
            <w:tcW w:w="3960" w:type="dxa"/>
          </w:tcPr>
          <w:p w14:paraId="1BBDC196" w14:textId="7398FAE1" w:rsidR="002758BE" w:rsidRDefault="002758BE" w:rsidP="002758BE">
            <w:pPr>
              <w:pStyle w:val="EngHang"/>
            </w:pPr>
            <w:r>
              <w:t>Zacharias taught us,</w:t>
            </w:r>
          </w:p>
          <w:p w14:paraId="4B1497AF" w14:textId="77777777" w:rsidR="002758BE" w:rsidRDefault="002758BE" w:rsidP="002758BE">
            <w:pPr>
              <w:pStyle w:val="EngHang"/>
            </w:pPr>
            <w:r>
              <w:t>Saying in his prophecy,</w:t>
            </w:r>
          </w:p>
          <w:p w14:paraId="1641991D" w14:textId="44933C47" w:rsidR="002758BE" w:rsidRDefault="002758BE" w:rsidP="002758BE">
            <w:pPr>
              <w:pStyle w:val="EngHang"/>
            </w:pPr>
            <w:r>
              <w:t>“You are the daughter of Zion,”</w:t>
            </w:r>
          </w:p>
          <w:p w14:paraId="433B7BAC" w14:textId="33F7C22C" w:rsidR="002758BE" w:rsidRDefault="002758BE" w:rsidP="002758BE">
            <w:pPr>
              <w:pStyle w:val="EngHangEnd"/>
            </w:pPr>
            <w:r>
              <w:t>O Mary the Theotokos.</w:t>
            </w:r>
          </w:p>
        </w:tc>
        <w:tc>
          <w:tcPr>
            <w:tcW w:w="288" w:type="dxa"/>
          </w:tcPr>
          <w:p w14:paraId="5C04546B" w14:textId="77777777" w:rsidR="002758BE" w:rsidRDefault="002758BE" w:rsidP="002758BE"/>
        </w:tc>
        <w:tc>
          <w:tcPr>
            <w:tcW w:w="288" w:type="dxa"/>
          </w:tcPr>
          <w:p w14:paraId="2D276C08" w14:textId="77777777" w:rsidR="002758BE" w:rsidRDefault="002758BE" w:rsidP="002758BE">
            <w:pPr>
              <w:pStyle w:val="CopticCross"/>
            </w:pPr>
          </w:p>
        </w:tc>
        <w:tc>
          <w:tcPr>
            <w:tcW w:w="3960" w:type="dxa"/>
          </w:tcPr>
          <w:p w14:paraId="702E1E7B" w14:textId="23182996" w:rsidR="002758BE" w:rsidRDefault="002758BE" w:rsidP="002758BE">
            <w:pPr>
              <w:pStyle w:val="CopticHangingVerse"/>
            </w:pPr>
          </w:p>
        </w:tc>
      </w:tr>
      <w:tr w:rsidR="002758BE" w14:paraId="212DEEDF" w14:textId="77777777" w:rsidTr="002758BE">
        <w:trPr>
          <w:cantSplit/>
          <w:jc w:val="center"/>
        </w:trPr>
        <w:tc>
          <w:tcPr>
            <w:tcW w:w="288" w:type="dxa"/>
          </w:tcPr>
          <w:p w14:paraId="1F6F3B10" w14:textId="6D9B99D1" w:rsidR="002758BE" w:rsidRDefault="002758BE" w:rsidP="002758BE">
            <w:pPr>
              <w:pStyle w:val="CopticCross"/>
            </w:pPr>
            <w:r w:rsidRPr="00FB5ACB">
              <w:lastRenderedPageBreak/>
              <w:t>¿</w:t>
            </w:r>
          </w:p>
        </w:tc>
        <w:tc>
          <w:tcPr>
            <w:tcW w:w="3960" w:type="dxa"/>
          </w:tcPr>
          <w:p w14:paraId="5F7C497B" w14:textId="77777777" w:rsidR="002758BE" w:rsidRDefault="002758BE" w:rsidP="002758BE">
            <w:pPr>
              <w:pStyle w:val="EngHang"/>
            </w:pPr>
            <w:r>
              <w:t>Isaias and Daniel</w:t>
            </w:r>
          </w:p>
          <w:p w14:paraId="4E18234A" w14:textId="77777777" w:rsidR="002758BE" w:rsidRDefault="002758BE" w:rsidP="002758BE">
            <w:pPr>
              <w:pStyle w:val="EngHang"/>
            </w:pPr>
            <w:r>
              <w:t>Joyfully proclaimed</w:t>
            </w:r>
          </w:p>
          <w:p w14:paraId="36BBDBD9" w14:textId="77777777" w:rsidR="002758BE" w:rsidRDefault="002758BE" w:rsidP="002758BE">
            <w:pPr>
              <w:pStyle w:val="EngHang"/>
            </w:pPr>
            <w:r>
              <w:t>That you are the Mother of Emmanuel,</w:t>
            </w:r>
          </w:p>
          <w:p w14:paraId="4439B44B" w14:textId="4744DFD4" w:rsidR="002758BE" w:rsidRDefault="002758BE" w:rsidP="002758BE">
            <w:pPr>
              <w:pStyle w:val="EngHangEnd"/>
            </w:pPr>
            <w:r>
              <w:t>O Mary the Theotokos.</w:t>
            </w:r>
          </w:p>
        </w:tc>
        <w:tc>
          <w:tcPr>
            <w:tcW w:w="288" w:type="dxa"/>
          </w:tcPr>
          <w:p w14:paraId="74C67514" w14:textId="77777777" w:rsidR="002758BE" w:rsidRDefault="002758BE" w:rsidP="002758BE"/>
        </w:tc>
        <w:tc>
          <w:tcPr>
            <w:tcW w:w="288" w:type="dxa"/>
          </w:tcPr>
          <w:p w14:paraId="7C867AFF" w14:textId="77777777" w:rsidR="002758BE" w:rsidRDefault="002758BE" w:rsidP="002758BE">
            <w:pPr>
              <w:pStyle w:val="CopticCross"/>
            </w:pPr>
            <w:r w:rsidRPr="00FB5ACB">
              <w:t>¿</w:t>
            </w:r>
          </w:p>
        </w:tc>
        <w:tc>
          <w:tcPr>
            <w:tcW w:w="3960" w:type="dxa"/>
          </w:tcPr>
          <w:p w14:paraId="03D51908" w14:textId="71001297" w:rsidR="002758BE" w:rsidRDefault="002758BE" w:rsidP="002758BE">
            <w:pPr>
              <w:pStyle w:val="CopticHangingVerse"/>
            </w:pPr>
          </w:p>
        </w:tc>
      </w:tr>
      <w:tr w:rsidR="002758BE" w14:paraId="3AD00B0D" w14:textId="77777777" w:rsidTr="002758BE">
        <w:trPr>
          <w:cantSplit/>
          <w:jc w:val="center"/>
        </w:trPr>
        <w:tc>
          <w:tcPr>
            <w:tcW w:w="288" w:type="dxa"/>
          </w:tcPr>
          <w:p w14:paraId="7A31A5DE" w14:textId="5FEDF7B6" w:rsidR="002758BE" w:rsidRDefault="002758BE" w:rsidP="002758BE">
            <w:pPr>
              <w:pStyle w:val="CopticCross"/>
            </w:pPr>
            <w:r w:rsidRPr="00FB5ACB">
              <w:t>¿</w:t>
            </w:r>
          </w:p>
        </w:tc>
        <w:tc>
          <w:tcPr>
            <w:tcW w:w="3960" w:type="dxa"/>
          </w:tcPr>
          <w:p w14:paraId="384B9245" w14:textId="77777777" w:rsidR="002758BE" w:rsidRDefault="002758BE" w:rsidP="002758BE">
            <w:pPr>
              <w:pStyle w:val="EngHang"/>
            </w:pPr>
            <w:r>
              <w:t>She is the gate towards the East,</w:t>
            </w:r>
          </w:p>
          <w:p w14:paraId="4FE44791" w14:textId="77777777" w:rsidR="002758BE" w:rsidRDefault="002758BE" w:rsidP="002758BE">
            <w:pPr>
              <w:pStyle w:val="EngHang"/>
            </w:pPr>
            <w:r>
              <w:t>She is the City of the Merciful,</w:t>
            </w:r>
          </w:p>
          <w:p w14:paraId="526392BD" w14:textId="77777777" w:rsidR="002758BE" w:rsidRDefault="002758BE" w:rsidP="002758BE">
            <w:pPr>
              <w:pStyle w:val="EngHang"/>
            </w:pPr>
            <w:r>
              <w:t>The dwelling of the Lord,</w:t>
            </w:r>
          </w:p>
          <w:p w14:paraId="39FCD523" w14:textId="38A2A682" w:rsidR="002758BE" w:rsidRDefault="002758BE" w:rsidP="002758BE">
            <w:pPr>
              <w:pStyle w:val="EngHangEnd"/>
            </w:pPr>
            <w:r>
              <w:t>O Mary the Theotokos.</w:t>
            </w:r>
          </w:p>
        </w:tc>
        <w:tc>
          <w:tcPr>
            <w:tcW w:w="288" w:type="dxa"/>
          </w:tcPr>
          <w:p w14:paraId="33897B6E" w14:textId="77777777" w:rsidR="002758BE" w:rsidRDefault="002758BE" w:rsidP="002758BE"/>
        </w:tc>
        <w:tc>
          <w:tcPr>
            <w:tcW w:w="288" w:type="dxa"/>
          </w:tcPr>
          <w:p w14:paraId="3C50EB06" w14:textId="77777777" w:rsidR="002758BE" w:rsidRDefault="002758BE" w:rsidP="002758BE">
            <w:pPr>
              <w:pStyle w:val="CopticCross"/>
            </w:pPr>
            <w:r w:rsidRPr="00FB5ACB">
              <w:t>¿</w:t>
            </w:r>
          </w:p>
        </w:tc>
        <w:tc>
          <w:tcPr>
            <w:tcW w:w="3960" w:type="dxa"/>
          </w:tcPr>
          <w:p w14:paraId="47664E20" w14:textId="2AD6266A" w:rsidR="002758BE" w:rsidRPr="005130A7" w:rsidRDefault="002758BE" w:rsidP="002758BE">
            <w:pPr>
              <w:pStyle w:val="CopticHangingVerse"/>
            </w:pPr>
          </w:p>
        </w:tc>
      </w:tr>
      <w:tr w:rsidR="002758BE" w14:paraId="59DBC04C" w14:textId="77777777" w:rsidTr="002758BE">
        <w:trPr>
          <w:cantSplit/>
          <w:jc w:val="center"/>
        </w:trPr>
        <w:tc>
          <w:tcPr>
            <w:tcW w:w="288" w:type="dxa"/>
          </w:tcPr>
          <w:p w14:paraId="5A44BB00" w14:textId="51014436" w:rsidR="002758BE" w:rsidRDefault="002758BE" w:rsidP="002758BE">
            <w:pPr>
              <w:pStyle w:val="CopticCross"/>
            </w:pPr>
          </w:p>
        </w:tc>
        <w:tc>
          <w:tcPr>
            <w:tcW w:w="3960" w:type="dxa"/>
          </w:tcPr>
          <w:p w14:paraId="52DA895D" w14:textId="77777777" w:rsidR="002758BE" w:rsidRDefault="002758BE" w:rsidP="002758BE">
            <w:pPr>
              <w:pStyle w:val="EngHang"/>
            </w:pPr>
            <w:r>
              <w:t>Jeremias alluded</w:t>
            </w:r>
          </w:p>
          <w:p w14:paraId="0C3941BA" w14:textId="77777777" w:rsidR="002758BE" w:rsidRDefault="002758BE" w:rsidP="002758BE">
            <w:pPr>
              <w:pStyle w:val="EngHang"/>
            </w:pPr>
            <w:r>
              <w:t>In his prophecy,</w:t>
            </w:r>
          </w:p>
          <w:p w14:paraId="4DB11C2D" w14:textId="77777777" w:rsidR="002758BE" w:rsidRDefault="002758BE" w:rsidP="002758BE">
            <w:pPr>
              <w:pStyle w:val="EngHang"/>
            </w:pPr>
            <w:r>
              <w:t>That you are the unshakable mountain,</w:t>
            </w:r>
          </w:p>
          <w:p w14:paraId="018B82CB" w14:textId="7FAE14E8" w:rsidR="002758BE" w:rsidRDefault="002758BE" w:rsidP="002758BE">
            <w:pPr>
              <w:pStyle w:val="EngHangEnd"/>
            </w:pPr>
            <w:r>
              <w:t>O Mary the Theotokos.</w:t>
            </w:r>
          </w:p>
        </w:tc>
        <w:tc>
          <w:tcPr>
            <w:tcW w:w="288" w:type="dxa"/>
          </w:tcPr>
          <w:p w14:paraId="602546DD" w14:textId="77777777" w:rsidR="002758BE" w:rsidRDefault="002758BE" w:rsidP="002758BE"/>
        </w:tc>
        <w:tc>
          <w:tcPr>
            <w:tcW w:w="288" w:type="dxa"/>
          </w:tcPr>
          <w:p w14:paraId="111C7111" w14:textId="77777777" w:rsidR="002758BE" w:rsidRDefault="002758BE" w:rsidP="002758BE">
            <w:pPr>
              <w:pStyle w:val="CopticCross"/>
            </w:pPr>
          </w:p>
        </w:tc>
        <w:tc>
          <w:tcPr>
            <w:tcW w:w="3960" w:type="dxa"/>
          </w:tcPr>
          <w:p w14:paraId="19F151CC" w14:textId="748C7836" w:rsidR="002758BE" w:rsidRPr="005130A7" w:rsidRDefault="002758BE" w:rsidP="002758BE">
            <w:pPr>
              <w:pStyle w:val="CopticHangingVerse"/>
            </w:pPr>
          </w:p>
        </w:tc>
      </w:tr>
      <w:tr w:rsidR="002758BE" w14:paraId="0126CAB7" w14:textId="77777777" w:rsidTr="002758BE">
        <w:trPr>
          <w:cantSplit/>
          <w:jc w:val="center"/>
        </w:trPr>
        <w:tc>
          <w:tcPr>
            <w:tcW w:w="288" w:type="dxa"/>
          </w:tcPr>
          <w:p w14:paraId="5E6CFE7F" w14:textId="1E92C576" w:rsidR="002758BE" w:rsidRDefault="002758BE" w:rsidP="002758BE">
            <w:pPr>
              <w:pStyle w:val="CopticCross"/>
            </w:pPr>
          </w:p>
        </w:tc>
        <w:tc>
          <w:tcPr>
            <w:tcW w:w="3960" w:type="dxa"/>
          </w:tcPr>
          <w:p w14:paraId="54650EB4" w14:textId="77777777" w:rsidR="002758BE" w:rsidRDefault="002758BE" w:rsidP="00454778">
            <w:pPr>
              <w:pStyle w:val="EngHang"/>
            </w:pPr>
            <w:r>
              <w:t>Jacob also spoke well,</w:t>
            </w:r>
          </w:p>
          <w:p w14:paraId="341D5538" w14:textId="77777777" w:rsidR="002758BE" w:rsidRDefault="00454778" w:rsidP="00454778">
            <w:pPr>
              <w:pStyle w:val="EngHang"/>
            </w:pPr>
            <w:r>
              <w:t>[Indicating] w</w:t>
            </w:r>
            <w:r w:rsidR="002758BE">
              <w:t>ith hidden mystery</w:t>
            </w:r>
          </w:p>
          <w:p w14:paraId="645B040F" w14:textId="77777777" w:rsidR="00454778" w:rsidRDefault="00454778" w:rsidP="00454778">
            <w:pPr>
              <w:pStyle w:val="EngHang"/>
            </w:pPr>
            <w:r>
              <w:t>That her virginity is sealed,</w:t>
            </w:r>
          </w:p>
          <w:p w14:paraId="1DF445C1" w14:textId="26E4FF5C" w:rsidR="00454778" w:rsidRDefault="00454778" w:rsidP="002758BE">
            <w:pPr>
              <w:pStyle w:val="EngHangEnd"/>
            </w:pPr>
            <w:r>
              <w:t>O Mary the Theotokos.</w:t>
            </w:r>
          </w:p>
        </w:tc>
        <w:tc>
          <w:tcPr>
            <w:tcW w:w="288" w:type="dxa"/>
          </w:tcPr>
          <w:p w14:paraId="3F24B529" w14:textId="77777777" w:rsidR="002758BE" w:rsidRDefault="002758BE" w:rsidP="002758BE"/>
        </w:tc>
        <w:tc>
          <w:tcPr>
            <w:tcW w:w="288" w:type="dxa"/>
          </w:tcPr>
          <w:p w14:paraId="7E46BAA3" w14:textId="77777777" w:rsidR="002758BE" w:rsidRDefault="002758BE" w:rsidP="002758BE">
            <w:pPr>
              <w:pStyle w:val="CopticCross"/>
            </w:pPr>
          </w:p>
        </w:tc>
        <w:tc>
          <w:tcPr>
            <w:tcW w:w="3960" w:type="dxa"/>
          </w:tcPr>
          <w:p w14:paraId="3E91F9BE" w14:textId="4BECA94D" w:rsidR="002758BE" w:rsidRPr="005130A7" w:rsidRDefault="002758BE" w:rsidP="002758BE">
            <w:pPr>
              <w:pStyle w:val="CopticHangingVerse"/>
            </w:pPr>
          </w:p>
        </w:tc>
      </w:tr>
      <w:tr w:rsidR="002758BE" w14:paraId="67C7BDB8" w14:textId="77777777" w:rsidTr="002758BE">
        <w:trPr>
          <w:cantSplit/>
          <w:jc w:val="center"/>
        </w:trPr>
        <w:tc>
          <w:tcPr>
            <w:tcW w:w="288" w:type="dxa"/>
          </w:tcPr>
          <w:p w14:paraId="483B760B" w14:textId="12B78E91" w:rsidR="002758BE" w:rsidRDefault="002758BE" w:rsidP="002758BE">
            <w:pPr>
              <w:pStyle w:val="CopticCross"/>
            </w:pPr>
            <w:r w:rsidRPr="00FB5ACB">
              <w:t>¿</w:t>
            </w:r>
          </w:p>
        </w:tc>
        <w:tc>
          <w:tcPr>
            <w:tcW w:w="3960" w:type="dxa"/>
          </w:tcPr>
          <w:p w14:paraId="3A25261E" w14:textId="77777777" w:rsidR="002758BE" w:rsidRDefault="00454778" w:rsidP="00454778">
            <w:pPr>
              <w:pStyle w:val="EngHang"/>
            </w:pPr>
            <w:r>
              <w:t>A branch budded from her,</w:t>
            </w:r>
          </w:p>
          <w:p w14:paraId="02A5F60B" w14:textId="77777777" w:rsidR="00454778" w:rsidRDefault="00454778" w:rsidP="00454778">
            <w:pPr>
              <w:pStyle w:val="EngHang"/>
            </w:pPr>
            <w:r>
              <w:t>The pure vineyard, the fair dove,</w:t>
            </w:r>
          </w:p>
          <w:p w14:paraId="7D8C1389" w14:textId="77777777" w:rsidR="00454778" w:rsidRDefault="00454778" w:rsidP="00454778">
            <w:pPr>
              <w:pStyle w:val="EngHang"/>
            </w:pPr>
            <w:r>
              <w:t>And He is the One,</w:t>
            </w:r>
          </w:p>
          <w:p w14:paraId="05828053" w14:textId="188EEDAD" w:rsidR="00454778" w:rsidRDefault="00454778" w:rsidP="00454778">
            <w:pPr>
              <w:pStyle w:val="EngHangEnd"/>
            </w:pPr>
            <w:r>
              <w:t>O Mary the Theotokos.</w:t>
            </w:r>
          </w:p>
        </w:tc>
        <w:tc>
          <w:tcPr>
            <w:tcW w:w="288" w:type="dxa"/>
          </w:tcPr>
          <w:p w14:paraId="7A8191B8" w14:textId="77777777" w:rsidR="002758BE" w:rsidRDefault="002758BE" w:rsidP="002758BE"/>
        </w:tc>
        <w:tc>
          <w:tcPr>
            <w:tcW w:w="288" w:type="dxa"/>
          </w:tcPr>
          <w:p w14:paraId="57C02811" w14:textId="77777777" w:rsidR="002758BE" w:rsidRDefault="002758BE" w:rsidP="002758BE">
            <w:pPr>
              <w:pStyle w:val="CopticCross"/>
            </w:pPr>
            <w:r w:rsidRPr="00FB5ACB">
              <w:t>¿</w:t>
            </w:r>
          </w:p>
        </w:tc>
        <w:tc>
          <w:tcPr>
            <w:tcW w:w="3960" w:type="dxa"/>
          </w:tcPr>
          <w:p w14:paraId="7FCC9D9E" w14:textId="5127C836" w:rsidR="002758BE" w:rsidRPr="005130A7" w:rsidRDefault="002758BE" w:rsidP="002758BE">
            <w:pPr>
              <w:pStyle w:val="CopticHangingVerse"/>
            </w:pPr>
          </w:p>
        </w:tc>
      </w:tr>
      <w:tr w:rsidR="002758BE" w14:paraId="14E52102" w14:textId="77777777" w:rsidTr="002758BE">
        <w:trPr>
          <w:cantSplit/>
          <w:jc w:val="center"/>
        </w:trPr>
        <w:tc>
          <w:tcPr>
            <w:tcW w:w="288" w:type="dxa"/>
          </w:tcPr>
          <w:p w14:paraId="74C6177A" w14:textId="01D6628A" w:rsidR="002758BE" w:rsidRDefault="002758BE" w:rsidP="002758BE">
            <w:pPr>
              <w:pStyle w:val="CopticCross"/>
            </w:pPr>
            <w:r w:rsidRPr="00FB5ACB">
              <w:t>¿</w:t>
            </w:r>
          </w:p>
        </w:tc>
        <w:tc>
          <w:tcPr>
            <w:tcW w:w="3960" w:type="dxa"/>
          </w:tcPr>
          <w:p w14:paraId="3E40B967" w14:textId="77777777" w:rsidR="002758BE" w:rsidRDefault="00454778" w:rsidP="00454778">
            <w:pPr>
              <w:pStyle w:val="EngHang"/>
            </w:pPr>
            <w:r>
              <w:t>Moses saw the Logos,</w:t>
            </w:r>
          </w:p>
          <w:p w14:paraId="551E383A" w14:textId="77777777" w:rsidR="00454778" w:rsidRDefault="00454778" w:rsidP="00454778">
            <w:pPr>
              <w:pStyle w:val="EngHang"/>
            </w:pPr>
            <w:r>
              <w:t>He Who dwelt within her,</w:t>
            </w:r>
          </w:p>
          <w:p w14:paraId="14C10615" w14:textId="77777777" w:rsidR="00454778" w:rsidRDefault="00454778" w:rsidP="00454778">
            <w:pPr>
              <w:pStyle w:val="EngHang"/>
            </w:pPr>
            <w:r>
              <w:t>The fire within the bush,</w:t>
            </w:r>
          </w:p>
          <w:p w14:paraId="19C95014" w14:textId="108E8DC9" w:rsidR="00454778" w:rsidRDefault="00454778" w:rsidP="002758BE">
            <w:pPr>
              <w:pStyle w:val="EngHangEnd"/>
            </w:pPr>
            <w:r>
              <w:t>O Mary the Theotokos.</w:t>
            </w:r>
          </w:p>
        </w:tc>
        <w:tc>
          <w:tcPr>
            <w:tcW w:w="288" w:type="dxa"/>
          </w:tcPr>
          <w:p w14:paraId="5B11DC11" w14:textId="77777777" w:rsidR="002758BE" w:rsidRDefault="002758BE" w:rsidP="002758BE"/>
        </w:tc>
        <w:tc>
          <w:tcPr>
            <w:tcW w:w="288" w:type="dxa"/>
          </w:tcPr>
          <w:p w14:paraId="573458FB" w14:textId="77777777" w:rsidR="002758BE" w:rsidRDefault="002758BE" w:rsidP="002758BE">
            <w:pPr>
              <w:pStyle w:val="CopticCross"/>
            </w:pPr>
            <w:r w:rsidRPr="00FB5ACB">
              <w:t>¿</w:t>
            </w:r>
          </w:p>
        </w:tc>
        <w:tc>
          <w:tcPr>
            <w:tcW w:w="3960" w:type="dxa"/>
          </w:tcPr>
          <w:p w14:paraId="69F91D47" w14:textId="7E38A644" w:rsidR="002758BE" w:rsidRPr="005130A7" w:rsidRDefault="002758BE" w:rsidP="002758BE">
            <w:pPr>
              <w:pStyle w:val="CopticHangingVerse"/>
            </w:pPr>
          </w:p>
        </w:tc>
      </w:tr>
      <w:tr w:rsidR="002758BE" w14:paraId="1AA3AC1D" w14:textId="77777777" w:rsidTr="002758BE">
        <w:trPr>
          <w:cantSplit/>
          <w:jc w:val="center"/>
        </w:trPr>
        <w:tc>
          <w:tcPr>
            <w:tcW w:w="288" w:type="dxa"/>
          </w:tcPr>
          <w:p w14:paraId="35301900" w14:textId="4C130408" w:rsidR="002758BE" w:rsidRDefault="002758BE" w:rsidP="002758BE">
            <w:pPr>
              <w:pStyle w:val="CopticCross"/>
            </w:pPr>
          </w:p>
        </w:tc>
        <w:tc>
          <w:tcPr>
            <w:tcW w:w="3960" w:type="dxa"/>
          </w:tcPr>
          <w:p w14:paraId="47E21A8E" w14:textId="77777777" w:rsidR="002758BE" w:rsidRDefault="00454778" w:rsidP="00454778">
            <w:pPr>
              <w:pStyle w:val="EngHang"/>
            </w:pPr>
            <w:r>
              <w:t>The heavenly are amazed,</w:t>
            </w:r>
          </w:p>
          <w:p w14:paraId="4CD67A9D" w14:textId="5DFE94A8" w:rsidR="00454778" w:rsidRDefault="00454778" w:rsidP="00454778">
            <w:pPr>
              <w:pStyle w:val="EngHang"/>
            </w:pPr>
            <w:r>
              <w:t>And powerfully praise</w:t>
            </w:r>
          </w:p>
          <w:p w14:paraId="0E28E38E" w14:textId="77777777" w:rsidR="00454778" w:rsidRDefault="00454778" w:rsidP="00454778">
            <w:pPr>
              <w:pStyle w:val="EngHang"/>
            </w:pPr>
            <w:r>
              <w:t>Before Your Son, Jesus,</w:t>
            </w:r>
          </w:p>
          <w:p w14:paraId="16FA100D" w14:textId="2A8336B2" w:rsidR="00454778" w:rsidRDefault="00454778" w:rsidP="002758BE">
            <w:pPr>
              <w:pStyle w:val="EngHangEnd"/>
            </w:pPr>
            <w:r>
              <w:t>O Mary the Theotokos.</w:t>
            </w:r>
          </w:p>
        </w:tc>
        <w:tc>
          <w:tcPr>
            <w:tcW w:w="288" w:type="dxa"/>
          </w:tcPr>
          <w:p w14:paraId="12468470" w14:textId="77777777" w:rsidR="002758BE" w:rsidRDefault="002758BE" w:rsidP="002758BE"/>
        </w:tc>
        <w:tc>
          <w:tcPr>
            <w:tcW w:w="288" w:type="dxa"/>
          </w:tcPr>
          <w:p w14:paraId="36537BA1" w14:textId="77777777" w:rsidR="002758BE" w:rsidRDefault="002758BE" w:rsidP="002758BE">
            <w:pPr>
              <w:pStyle w:val="CopticCross"/>
            </w:pPr>
          </w:p>
        </w:tc>
        <w:tc>
          <w:tcPr>
            <w:tcW w:w="3960" w:type="dxa"/>
          </w:tcPr>
          <w:p w14:paraId="0CF47E73" w14:textId="5E4F790F" w:rsidR="002758BE" w:rsidRPr="005130A7" w:rsidRDefault="002758BE" w:rsidP="002758BE">
            <w:pPr>
              <w:pStyle w:val="CopticHangingVerse"/>
            </w:pPr>
          </w:p>
        </w:tc>
      </w:tr>
      <w:tr w:rsidR="002758BE" w14:paraId="0F7BFE8A" w14:textId="77777777" w:rsidTr="002758BE">
        <w:trPr>
          <w:cantSplit/>
          <w:jc w:val="center"/>
        </w:trPr>
        <w:tc>
          <w:tcPr>
            <w:tcW w:w="288" w:type="dxa"/>
          </w:tcPr>
          <w:p w14:paraId="140EA011" w14:textId="51AE65C6" w:rsidR="002758BE" w:rsidRDefault="002758BE" w:rsidP="002758BE">
            <w:pPr>
              <w:pStyle w:val="CopticCross"/>
            </w:pPr>
          </w:p>
        </w:tc>
        <w:tc>
          <w:tcPr>
            <w:tcW w:w="3960" w:type="dxa"/>
          </w:tcPr>
          <w:p w14:paraId="0A99E540" w14:textId="77777777" w:rsidR="002758BE" w:rsidRDefault="00454778" w:rsidP="00454778">
            <w:pPr>
              <w:pStyle w:val="EngHang"/>
            </w:pPr>
            <w:r>
              <w:t>And Gabriel</w:t>
            </w:r>
          </w:p>
          <w:p w14:paraId="0B8E127B" w14:textId="77777777" w:rsidR="00454778" w:rsidRDefault="00454778" w:rsidP="00454778">
            <w:pPr>
              <w:pStyle w:val="EngHang"/>
            </w:pPr>
            <w:r>
              <w:t>Came to you with honour,</w:t>
            </w:r>
          </w:p>
          <w:p w14:paraId="790AC9A4" w14:textId="77777777" w:rsidR="00454778" w:rsidRDefault="00454778" w:rsidP="00454778">
            <w:pPr>
              <w:pStyle w:val="EngHang"/>
            </w:pPr>
            <w:r>
              <w:t>And saluted you,</w:t>
            </w:r>
          </w:p>
          <w:p w14:paraId="72789B98" w14:textId="00103E8C" w:rsidR="00454778" w:rsidRDefault="00454778" w:rsidP="002758BE">
            <w:pPr>
              <w:pStyle w:val="EngHangEnd"/>
            </w:pPr>
            <w:r>
              <w:t>O Mary the Theotokos.</w:t>
            </w:r>
          </w:p>
        </w:tc>
        <w:tc>
          <w:tcPr>
            <w:tcW w:w="288" w:type="dxa"/>
          </w:tcPr>
          <w:p w14:paraId="17F5F8C1" w14:textId="77777777" w:rsidR="002758BE" w:rsidRDefault="002758BE" w:rsidP="002758BE"/>
        </w:tc>
        <w:tc>
          <w:tcPr>
            <w:tcW w:w="288" w:type="dxa"/>
          </w:tcPr>
          <w:p w14:paraId="5254B232" w14:textId="77777777" w:rsidR="002758BE" w:rsidRDefault="002758BE" w:rsidP="002758BE">
            <w:pPr>
              <w:pStyle w:val="CopticCross"/>
            </w:pPr>
          </w:p>
        </w:tc>
        <w:tc>
          <w:tcPr>
            <w:tcW w:w="3960" w:type="dxa"/>
          </w:tcPr>
          <w:p w14:paraId="767F5F68" w14:textId="29E4261E" w:rsidR="002758BE" w:rsidRPr="005130A7" w:rsidRDefault="002758BE" w:rsidP="002758BE">
            <w:pPr>
              <w:pStyle w:val="CopticHangingVerse"/>
            </w:pPr>
          </w:p>
        </w:tc>
      </w:tr>
      <w:tr w:rsidR="002758BE" w14:paraId="6CFA8398" w14:textId="77777777" w:rsidTr="002758BE">
        <w:trPr>
          <w:cantSplit/>
          <w:jc w:val="center"/>
        </w:trPr>
        <w:tc>
          <w:tcPr>
            <w:tcW w:w="288" w:type="dxa"/>
          </w:tcPr>
          <w:p w14:paraId="22E09B06" w14:textId="2DE68886" w:rsidR="002758BE" w:rsidRDefault="002758BE" w:rsidP="002758BE">
            <w:pPr>
              <w:pStyle w:val="CopticCross"/>
            </w:pPr>
            <w:r w:rsidRPr="00FB5ACB">
              <w:t>¿</w:t>
            </w:r>
          </w:p>
        </w:tc>
        <w:tc>
          <w:tcPr>
            <w:tcW w:w="3960" w:type="dxa"/>
          </w:tcPr>
          <w:p w14:paraId="0A3C2760" w14:textId="77777777" w:rsidR="002758BE" w:rsidRDefault="00454778" w:rsidP="00454778">
            <w:pPr>
              <w:pStyle w:val="EngHang"/>
            </w:pPr>
            <w:r>
              <w:t>Two wonderous mysteries,</w:t>
            </w:r>
          </w:p>
          <w:p w14:paraId="0651A0F9" w14:textId="77777777" w:rsidR="00454778" w:rsidRDefault="00454778" w:rsidP="00454778">
            <w:pPr>
              <w:pStyle w:val="EngHang"/>
            </w:pPr>
            <w:r>
              <w:t>The barren gave birth to a son,</w:t>
            </w:r>
          </w:p>
          <w:p w14:paraId="013842AF" w14:textId="77777777" w:rsidR="00454778" w:rsidRDefault="00454778" w:rsidP="00454778">
            <w:pPr>
              <w:pStyle w:val="EngHang"/>
            </w:pPr>
            <w:r>
              <w:t>And the Virgin gabe birth to God for us,</w:t>
            </w:r>
          </w:p>
          <w:p w14:paraId="051F9312" w14:textId="791068DF" w:rsidR="00454778" w:rsidRDefault="00454778" w:rsidP="002758BE">
            <w:pPr>
              <w:pStyle w:val="EngHangEnd"/>
            </w:pPr>
            <w:r>
              <w:t>O Mary the Theotokos.</w:t>
            </w:r>
          </w:p>
        </w:tc>
        <w:tc>
          <w:tcPr>
            <w:tcW w:w="288" w:type="dxa"/>
          </w:tcPr>
          <w:p w14:paraId="2759C825" w14:textId="77777777" w:rsidR="002758BE" w:rsidRDefault="002758BE" w:rsidP="002758BE"/>
        </w:tc>
        <w:tc>
          <w:tcPr>
            <w:tcW w:w="288" w:type="dxa"/>
          </w:tcPr>
          <w:p w14:paraId="3A600C88" w14:textId="77777777" w:rsidR="002758BE" w:rsidRDefault="002758BE" w:rsidP="002758BE">
            <w:pPr>
              <w:pStyle w:val="CopticCross"/>
            </w:pPr>
            <w:r w:rsidRPr="00FB5ACB">
              <w:t>¿</w:t>
            </w:r>
          </w:p>
        </w:tc>
        <w:tc>
          <w:tcPr>
            <w:tcW w:w="3960" w:type="dxa"/>
          </w:tcPr>
          <w:p w14:paraId="38CEB4CA" w14:textId="3097156E" w:rsidR="002758BE" w:rsidRPr="005130A7" w:rsidRDefault="002758BE" w:rsidP="002758BE">
            <w:pPr>
              <w:pStyle w:val="CopticHangingVerse"/>
            </w:pPr>
          </w:p>
        </w:tc>
      </w:tr>
      <w:tr w:rsidR="002758BE" w14:paraId="1FBD887A" w14:textId="77777777" w:rsidTr="002758BE">
        <w:trPr>
          <w:cantSplit/>
          <w:jc w:val="center"/>
        </w:trPr>
        <w:tc>
          <w:tcPr>
            <w:tcW w:w="288" w:type="dxa"/>
          </w:tcPr>
          <w:p w14:paraId="619752BB" w14:textId="6662D849" w:rsidR="002758BE" w:rsidRDefault="002758BE" w:rsidP="002758BE">
            <w:pPr>
              <w:pStyle w:val="CopticCross"/>
            </w:pPr>
            <w:r w:rsidRPr="00FB5ACB">
              <w:t>¿</w:t>
            </w:r>
          </w:p>
        </w:tc>
        <w:tc>
          <w:tcPr>
            <w:tcW w:w="3960" w:type="dxa"/>
          </w:tcPr>
          <w:p w14:paraId="707B98C2" w14:textId="77777777" w:rsidR="002758BE" w:rsidRDefault="00454778" w:rsidP="00454778">
            <w:pPr>
              <w:pStyle w:val="EngHang"/>
            </w:pPr>
            <w:r>
              <w:t>The pure Lamb,</w:t>
            </w:r>
          </w:p>
          <w:p w14:paraId="2F6C51D3" w14:textId="77777777" w:rsidR="00454778" w:rsidRDefault="00454778" w:rsidP="00454778">
            <w:pPr>
              <w:pStyle w:val="EngHang"/>
            </w:pPr>
            <w:r>
              <w:t>The Son of God in truth,</w:t>
            </w:r>
          </w:p>
          <w:p w14:paraId="2224E92C" w14:textId="77777777" w:rsidR="00454778" w:rsidRDefault="00454778" w:rsidP="00454778">
            <w:pPr>
              <w:pStyle w:val="EngHang"/>
            </w:pPr>
            <w:r>
              <w:t>Was incarnate of the Virgin,</w:t>
            </w:r>
          </w:p>
          <w:p w14:paraId="50AEEB82" w14:textId="36F49180" w:rsidR="00454778" w:rsidRDefault="00454778" w:rsidP="002758BE">
            <w:pPr>
              <w:pStyle w:val="EngHangEnd"/>
            </w:pPr>
            <w:r>
              <w:t>O Mary the Theotokos.</w:t>
            </w:r>
          </w:p>
        </w:tc>
        <w:tc>
          <w:tcPr>
            <w:tcW w:w="288" w:type="dxa"/>
          </w:tcPr>
          <w:p w14:paraId="618DC0F4" w14:textId="77777777" w:rsidR="002758BE" w:rsidRDefault="002758BE" w:rsidP="002758BE"/>
        </w:tc>
        <w:tc>
          <w:tcPr>
            <w:tcW w:w="288" w:type="dxa"/>
          </w:tcPr>
          <w:p w14:paraId="16302B9B" w14:textId="77777777" w:rsidR="002758BE" w:rsidRDefault="002758BE" w:rsidP="002758BE">
            <w:pPr>
              <w:pStyle w:val="CopticCross"/>
            </w:pPr>
            <w:r w:rsidRPr="00FB5ACB">
              <w:t>¿</w:t>
            </w:r>
          </w:p>
        </w:tc>
        <w:tc>
          <w:tcPr>
            <w:tcW w:w="3960" w:type="dxa"/>
          </w:tcPr>
          <w:p w14:paraId="170B18A7" w14:textId="2F1DF035" w:rsidR="002758BE" w:rsidRPr="005130A7" w:rsidRDefault="002758BE" w:rsidP="002758BE">
            <w:pPr>
              <w:pStyle w:val="CopticHangingVerse"/>
            </w:pPr>
          </w:p>
        </w:tc>
      </w:tr>
      <w:tr w:rsidR="002758BE" w14:paraId="0D423B32" w14:textId="77777777" w:rsidTr="002758BE">
        <w:trPr>
          <w:cantSplit/>
          <w:jc w:val="center"/>
        </w:trPr>
        <w:tc>
          <w:tcPr>
            <w:tcW w:w="288" w:type="dxa"/>
          </w:tcPr>
          <w:p w14:paraId="45296093" w14:textId="7D120271" w:rsidR="002758BE" w:rsidRDefault="002758BE" w:rsidP="002758BE">
            <w:pPr>
              <w:pStyle w:val="CopticCross"/>
            </w:pPr>
          </w:p>
        </w:tc>
        <w:tc>
          <w:tcPr>
            <w:tcW w:w="3960" w:type="dxa"/>
          </w:tcPr>
          <w:p w14:paraId="5F7EBD6E" w14:textId="77777777" w:rsidR="002758BE" w:rsidRDefault="00454778" w:rsidP="00454778">
            <w:pPr>
              <w:pStyle w:val="EngHang"/>
            </w:pPr>
            <w:r>
              <w:t>The teachers of the Church,</w:t>
            </w:r>
          </w:p>
          <w:p w14:paraId="60CFD55F" w14:textId="77777777" w:rsidR="00454778" w:rsidRDefault="00454778" w:rsidP="00454778">
            <w:pPr>
              <w:pStyle w:val="EngHang"/>
            </w:pPr>
            <w:r>
              <w:t>The fountains of wisdom,</w:t>
            </w:r>
          </w:p>
          <w:p w14:paraId="5BF73793" w14:textId="77777777" w:rsidR="00454778" w:rsidRDefault="00454778" w:rsidP="00454778">
            <w:pPr>
              <w:pStyle w:val="EngHang"/>
            </w:pPr>
            <w:r>
              <w:t>Speak of the honour of the all-holy,</w:t>
            </w:r>
          </w:p>
          <w:p w14:paraId="20C1AF61" w14:textId="697D7E6C" w:rsidR="00454778" w:rsidRDefault="00454778" w:rsidP="002758BE">
            <w:pPr>
              <w:pStyle w:val="EngHangEnd"/>
            </w:pPr>
            <w:r>
              <w:t>O Mary the Theotokos.</w:t>
            </w:r>
          </w:p>
        </w:tc>
        <w:tc>
          <w:tcPr>
            <w:tcW w:w="288" w:type="dxa"/>
          </w:tcPr>
          <w:p w14:paraId="4171EBE3" w14:textId="77777777" w:rsidR="002758BE" w:rsidRDefault="002758BE" w:rsidP="002758BE"/>
        </w:tc>
        <w:tc>
          <w:tcPr>
            <w:tcW w:w="288" w:type="dxa"/>
          </w:tcPr>
          <w:p w14:paraId="4A734087" w14:textId="77777777" w:rsidR="002758BE" w:rsidRDefault="002758BE" w:rsidP="002758BE">
            <w:pPr>
              <w:pStyle w:val="CopticCross"/>
            </w:pPr>
          </w:p>
        </w:tc>
        <w:tc>
          <w:tcPr>
            <w:tcW w:w="3960" w:type="dxa"/>
          </w:tcPr>
          <w:p w14:paraId="03D7EA40" w14:textId="2A94F387" w:rsidR="002758BE" w:rsidRPr="005130A7" w:rsidRDefault="002758BE" w:rsidP="002758BE">
            <w:pPr>
              <w:pStyle w:val="CopticHangingVerse"/>
            </w:pPr>
          </w:p>
        </w:tc>
      </w:tr>
      <w:tr w:rsidR="002758BE" w14:paraId="38609656" w14:textId="77777777" w:rsidTr="002758BE">
        <w:trPr>
          <w:cantSplit/>
          <w:jc w:val="center"/>
        </w:trPr>
        <w:tc>
          <w:tcPr>
            <w:tcW w:w="288" w:type="dxa"/>
          </w:tcPr>
          <w:p w14:paraId="40E5AB81" w14:textId="361BF472" w:rsidR="002758BE" w:rsidRDefault="002758BE" w:rsidP="002758BE">
            <w:pPr>
              <w:pStyle w:val="CopticCross"/>
            </w:pPr>
          </w:p>
        </w:tc>
        <w:tc>
          <w:tcPr>
            <w:tcW w:w="3960" w:type="dxa"/>
          </w:tcPr>
          <w:p w14:paraId="0E67DA3E" w14:textId="77777777" w:rsidR="002758BE" w:rsidRDefault="00454778" w:rsidP="00454778">
            <w:pPr>
              <w:pStyle w:val="EngHang"/>
            </w:pPr>
            <w:r>
              <w:t>Solomon, the son of the king,</w:t>
            </w:r>
          </w:p>
          <w:p w14:paraId="565FCB80" w14:textId="77777777" w:rsidR="00454778" w:rsidRDefault="00454778" w:rsidP="00454778">
            <w:pPr>
              <w:pStyle w:val="EngHang"/>
            </w:pPr>
            <w:r>
              <w:t>Spoke of your great honour</w:t>
            </w:r>
          </w:p>
          <w:p w14:paraId="36E25C31" w14:textId="77777777" w:rsidR="00454778" w:rsidRDefault="00454778" w:rsidP="00454778">
            <w:pPr>
              <w:pStyle w:val="EngHang"/>
            </w:pPr>
            <w:r>
              <w:t>In the Song of Songs,</w:t>
            </w:r>
          </w:p>
          <w:p w14:paraId="07086D19" w14:textId="4828881D" w:rsidR="00454778" w:rsidRDefault="00454778" w:rsidP="002758BE">
            <w:pPr>
              <w:pStyle w:val="EngHangEnd"/>
            </w:pPr>
            <w:r>
              <w:t>O Mary the Theotokos.</w:t>
            </w:r>
          </w:p>
        </w:tc>
        <w:tc>
          <w:tcPr>
            <w:tcW w:w="288" w:type="dxa"/>
          </w:tcPr>
          <w:p w14:paraId="694E0244" w14:textId="77777777" w:rsidR="002758BE" w:rsidRDefault="002758BE" w:rsidP="002758BE"/>
        </w:tc>
        <w:tc>
          <w:tcPr>
            <w:tcW w:w="288" w:type="dxa"/>
          </w:tcPr>
          <w:p w14:paraId="70B9CEA8" w14:textId="77777777" w:rsidR="002758BE" w:rsidRDefault="002758BE" w:rsidP="002758BE">
            <w:pPr>
              <w:pStyle w:val="CopticCross"/>
            </w:pPr>
          </w:p>
        </w:tc>
        <w:tc>
          <w:tcPr>
            <w:tcW w:w="3960" w:type="dxa"/>
          </w:tcPr>
          <w:p w14:paraId="3209ADE2" w14:textId="2F4F4674" w:rsidR="002758BE" w:rsidRPr="005130A7" w:rsidRDefault="002758BE" w:rsidP="002758BE">
            <w:pPr>
              <w:pStyle w:val="CopticHangingVerse"/>
            </w:pPr>
          </w:p>
        </w:tc>
      </w:tr>
      <w:tr w:rsidR="002758BE" w14:paraId="2F1B6431" w14:textId="77777777" w:rsidTr="002758BE">
        <w:trPr>
          <w:cantSplit/>
          <w:jc w:val="center"/>
        </w:trPr>
        <w:tc>
          <w:tcPr>
            <w:tcW w:w="288" w:type="dxa"/>
          </w:tcPr>
          <w:p w14:paraId="6C7435E9" w14:textId="24F78EA8" w:rsidR="002758BE" w:rsidRDefault="002758BE" w:rsidP="002758BE">
            <w:pPr>
              <w:pStyle w:val="CopticCross"/>
            </w:pPr>
            <w:r w:rsidRPr="00FB5ACB">
              <w:t>¿</w:t>
            </w:r>
          </w:p>
        </w:tc>
        <w:tc>
          <w:tcPr>
            <w:tcW w:w="3960" w:type="dxa"/>
          </w:tcPr>
          <w:p w14:paraId="55FAAC81" w14:textId="77777777" w:rsidR="002758BE" w:rsidRDefault="00454778" w:rsidP="00454778">
            <w:pPr>
              <w:pStyle w:val="EngHang"/>
            </w:pPr>
            <w:r>
              <w:t>You are worth of all honour,</w:t>
            </w:r>
          </w:p>
          <w:p w14:paraId="3DA69F3D" w14:textId="77777777" w:rsidR="00454778" w:rsidRDefault="00454778" w:rsidP="00454778">
            <w:pPr>
              <w:pStyle w:val="EngHang"/>
            </w:pPr>
            <w:r>
              <w:t>O Queen, Mother of the King.</w:t>
            </w:r>
          </w:p>
          <w:p w14:paraId="41F3EEAC" w14:textId="77777777" w:rsidR="00454778" w:rsidRDefault="00454778" w:rsidP="00454778">
            <w:pPr>
              <w:pStyle w:val="EngHang"/>
            </w:pPr>
            <w:r>
              <w:t>The angels praise you,</w:t>
            </w:r>
          </w:p>
          <w:p w14:paraId="790A5B45" w14:textId="250C009A" w:rsidR="00454778" w:rsidRPr="0078672A" w:rsidRDefault="00454778" w:rsidP="002758BE">
            <w:pPr>
              <w:pStyle w:val="EngHangEnd"/>
            </w:pPr>
            <w:r>
              <w:t>O Mary the Theotokos.</w:t>
            </w:r>
          </w:p>
        </w:tc>
        <w:tc>
          <w:tcPr>
            <w:tcW w:w="288" w:type="dxa"/>
          </w:tcPr>
          <w:p w14:paraId="1D5C5B1B" w14:textId="77777777" w:rsidR="002758BE" w:rsidRDefault="002758BE" w:rsidP="002758BE"/>
        </w:tc>
        <w:tc>
          <w:tcPr>
            <w:tcW w:w="288" w:type="dxa"/>
          </w:tcPr>
          <w:p w14:paraId="7B1FEA28" w14:textId="77777777" w:rsidR="002758BE" w:rsidRDefault="002758BE" w:rsidP="002758BE">
            <w:pPr>
              <w:pStyle w:val="CopticCross"/>
            </w:pPr>
            <w:r w:rsidRPr="00FB5ACB">
              <w:t>¿</w:t>
            </w:r>
          </w:p>
        </w:tc>
        <w:tc>
          <w:tcPr>
            <w:tcW w:w="3960" w:type="dxa"/>
          </w:tcPr>
          <w:p w14:paraId="3530E058" w14:textId="0F4EA3C4" w:rsidR="002758BE" w:rsidRPr="005130A7" w:rsidRDefault="002758BE" w:rsidP="002758BE">
            <w:pPr>
              <w:pStyle w:val="CopticHangingVerse"/>
            </w:pPr>
          </w:p>
        </w:tc>
      </w:tr>
      <w:tr w:rsidR="002758BE" w14:paraId="27F8DC02" w14:textId="77777777" w:rsidTr="002758BE">
        <w:trPr>
          <w:cantSplit/>
          <w:jc w:val="center"/>
        </w:trPr>
        <w:tc>
          <w:tcPr>
            <w:tcW w:w="288" w:type="dxa"/>
          </w:tcPr>
          <w:p w14:paraId="48DF6592" w14:textId="461815E0" w:rsidR="002758BE" w:rsidRDefault="002758BE" w:rsidP="002758BE">
            <w:pPr>
              <w:pStyle w:val="CopticCross"/>
            </w:pPr>
            <w:r w:rsidRPr="00FB5ACB">
              <w:lastRenderedPageBreak/>
              <w:t>¿</w:t>
            </w:r>
          </w:p>
        </w:tc>
        <w:tc>
          <w:tcPr>
            <w:tcW w:w="3960" w:type="dxa"/>
          </w:tcPr>
          <w:p w14:paraId="587FDFB2" w14:textId="77777777" w:rsidR="002758BE" w:rsidRDefault="00454778" w:rsidP="00454778">
            <w:pPr>
              <w:pStyle w:val="EngHang"/>
            </w:pPr>
            <w:r>
              <w:t>The Son of God chose you,</w:t>
            </w:r>
          </w:p>
          <w:p w14:paraId="1F14E13F" w14:textId="77777777" w:rsidR="00454778" w:rsidRDefault="00454778" w:rsidP="00454778">
            <w:pPr>
              <w:pStyle w:val="EngHang"/>
            </w:pPr>
            <w:r>
              <w:t>And dwelt in you,</w:t>
            </w:r>
          </w:p>
          <w:p w14:paraId="70F3256C" w14:textId="77777777" w:rsidR="00454778" w:rsidRDefault="00454778" w:rsidP="00454778">
            <w:pPr>
              <w:pStyle w:val="EngHang"/>
            </w:pPr>
            <w:r>
              <w:t>For you were worth of the honour,</w:t>
            </w:r>
          </w:p>
          <w:p w14:paraId="5F2D53A8" w14:textId="13B753C9" w:rsidR="00454778" w:rsidRDefault="00454778" w:rsidP="002758BE">
            <w:pPr>
              <w:pStyle w:val="EngHangEnd"/>
            </w:pPr>
            <w:r>
              <w:t>O Mary the Theotokos.</w:t>
            </w:r>
          </w:p>
        </w:tc>
        <w:tc>
          <w:tcPr>
            <w:tcW w:w="288" w:type="dxa"/>
          </w:tcPr>
          <w:p w14:paraId="68EF41E0" w14:textId="77777777" w:rsidR="002758BE" w:rsidRDefault="002758BE" w:rsidP="002758BE"/>
        </w:tc>
        <w:tc>
          <w:tcPr>
            <w:tcW w:w="288" w:type="dxa"/>
          </w:tcPr>
          <w:p w14:paraId="3DBF1327" w14:textId="77777777" w:rsidR="002758BE" w:rsidRDefault="002758BE" w:rsidP="002758BE">
            <w:pPr>
              <w:pStyle w:val="CopticCross"/>
            </w:pPr>
            <w:r w:rsidRPr="00FB5ACB">
              <w:t>¿</w:t>
            </w:r>
          </w:p>
        </w:tc>
        <w:tc>
          <w:tcPr>
            <w:tcW w:w="3960" w:type="dxa"/>
          </w:tcPr>
          <w:p w14:paraId="77B2F89F" w14:textId="56ED3E97" w:rsidR="002758BE" w:rsidRPr="005130A7" w:rsidRDefault="002758BE" w:rsidP="002758BE">
            <w:pPr>
              <w:pStyle w:val="CopticHangingVerse"/>
            </w:pPr>
          </w:p>
        </w:tc>
      </w:tr>
      <w:tr w:rsidR="002758BE" w14:paraId="209CD71C" w14:textId="77777777" w:rsidTr="002758BE">
        <w:trPr>
          <w:cantSplit/>
          <w:jc w:val="center"/>
        </w:trPr>
        <w:tc>
          <w:tcPr>
            <w:tcW w:w="288" w:type="dxa"/>
          </w:tcPr>
          <w:p w14:paraId="111CF01A" w14:textId="3AEF91C0" w:rsidR="002758BE" w:rsidRDefault="002758BE" w:rsidP="002758BE">
            <w:pPr>
              <w:pStyle w:val="CopticCross"/>
            </w:pPr>
          </w:p>
        </w:tc>
        <w:tc>
          <w:tcPr>
            <w:tcW w:w="3960" w:type="dxa"/>
          </w:tcPr>
          <w:p w14:paraId="7B16021C" w14:textId="77777777" w:rsidR="002758BE" w:rsidRDefault="00454778" w:rsidP="00454778">
            <w:pPr>
              <w:pStyle w:val="EngHang"/>
            </w:pPr>
            <w:r>
              <w:t>God is glorified</w:t>
            </w:r>
          </w:p>
          <w:p w14:paraId="5DAAC617" w14:textId="77777777" w:rsidR="00454778" w:rsidRDefault="00454778" w:rsidP="00454778">
            <w:pPr>
              <w:pStyle w:val="EngHang"/>
            </w:pPr>
            <w:r>
              <w:t>In the counsel of His saints.</w:t>
            </w:r>
          </w:p>
          <w:p w14:paraId="348E41B5" w14:textId="3FF330C7" w:rsidR="00454778" w:rsidRDefault="00454778" w:rsidP="00454778">
            <w:pPr>
              <w:pStyle w:val="EngHang"/>
            </w:pPr>
            <w:r>
              <w:t>The pure Virgin was pleasing to Him,</w:t>
            </w:r>
          </w:p>
          <w:p w14:paraId="1525D057" w14:textId="2FA09EA7" w:rsidR="00454778" w:rsidRDefault="00454778" w:rsidP="002758BE">
            <w:pPr>
              <w:pStyle w:val="EngHangEnd"/>
            </w:pPr>
            <w:r>
              <w:t>O Mary the Theotokos.</w:t>
            </w:r>
          </w:p>
        </w:tc>
        <w:tc>
          <w:tcPr>
            <w:tcW w:w="288" w:type="dxa"/>
          </w:tcPr>
          <w:p w14:paraId="66B66847" w14:textId="77777777" w:rsidR="002758BE" w:rsidRDefault="002758BE" w:rsidP="002758BE"/>
        </w:tc>
        <w:tc>
          <w:tcPr>
            <w:tcW w:w="288" w:type="dxa"/>
          </w:tcPr>
          <w:p w14:paraId="7ECB615A" w14:textId="77777777" w:rsidR="002758BE" w:rsidRDefault="002758BE" w:rsidP="002758BE">
            <w:pPr>
              <w:pStyle w:val="CopticCross"/>
            </w:pPr>
          </w:p>
        </w:tc>
        <w:tc>
          <w:tcPr>
            <w:tcW w:w="3960" w:type="dxa"/>
          </w:tcPr>
          <w:p w14:paraId="37039CA2" w14:textId="6686FD05" w:rsidR="002758BE" w:rsidRPr="005130A7" w:rsidRDefault="002758BE" w:rsidP="002758BE">
            <w:pPr>
              <w:pStyle w:val="CopticHangingVerse"/>
            </w:pPr>
          </w:p>
        </w:tc>
      </w:tr>
      <w:tr w:rsidR="002758BE" w14:paraId="7F87A923" w14:textId="77777777" w:rsidTr="002758BE">
        <w:trPr>
          <w:cantSplit/>
          <w:jc w:val="center"/>
        </w:trPr>
        <w:tc>
          <w:tcPr>
            <w:tcW w:w="288" w:type="dxa"/>
          </w:tcPr>
          <w:p w14:paraId="3BF501FF" w14:textId="507B9219" w:rsidR="002758BE" w:rsidRDefault="002758BE" w:rsidP="002758BE">
            <w:pPr>
              <w:pStyle w:val="CopticCross"/>
            </w:pPr>
          </w:p>
        </w:tc>
        <w:tc>
          <w:tcPr>
            <w:tcW w:w="3960" w:type="dxa"/>
          </w:tcPr>
          <w:p w14:paraId="6FA32066" w14:textId="77777777" w:rsidR="002758BE" w:rsidRDefault="00454778" w:rsidP="00454778">
            <w:pPr>
              <w:pStyle w:val="EngHang"/>
            </w:pPr>
            <w:r>
              <w:t>Hail to the mountain from which was cut</w:t>
            </w:r>
          </w:p>
          <w:p w14:paraId="1DB6516A" w14:textId="77777777" w:rsidR="00454778" w:rsidRDefault="00454778" w:rsidP="00454778">
            <w:pPr>
              <w:pStyle w:val="EngHang"/>
            </w:pPr>
            <w:r>
              <w:t>The stone without human hands.</w:t>
            </w:r>
          </w:p>
          <w:p w14:paraId="12265262" w14:textId="77777777" w:rsidR="00454778" w:rsidRDefault="00454778" w:rsidP="00454778">
            <w:pPr>
              <w:pStyle w:val="EngHang"/>
            </w:pPr>
            <w:r>
              <w:t>You guide all virgins,</w:t>
            </w:r>
          </w:p>
          <w:p w14:paraId="15ABC4DE" w14:textId="3D88E79C" w:rsidR="00454778" w:rsidRDefault="00454778" w:rsidP="002758BE">
            <w:pPr>
              <w:pStyle w:val="EngHangEnd"/>
            </w:pPr>
            <w:r>
              <w:t>O Mary the Theotokos.</w:t>
            </w:r>
          </w:p>
        </w:tc>
        <w:tc>
          <w:tcPr>
            <w:tcW w:w="288" w:type="dxa"/>
          </w:tcPr>
          <w:p w14:paraId="79AC2B12" w14:textId="77777777" w:rsidR="002758BE" w:rsidRDefault="002758BE" w:rsidP="002758BE"/>
        </w:tc>
        <w:tc>
          <w:tcPr>
            <w:tcW w:w="288" w:type="dxa"/>
          </w:tcPr>
          <w:p w14:paraId="5CFD5B1B" w14:textId="77777777" w:rsidR="002758BE" w:rsidRDefault="002758BE" w:rsidP="002758BE">
            <w:pPr>
              <w:pStyle w:val="CopticCross"/>
            </w:pPr>
          </w:p>
        </w:tc>
        <w:tc>
          <w:tcPr>
            <w:tcW w:w="3960" w:type="dxa"/>
          </w:tcPr>
          <w:p w14:paraId="1A5665AF" w14:textId="63A5A4AC" w:rsidR="002758BE" w:rsidRPr="005130A7" w:rsidRDefault="002758BE" w:rsidP="002758BE">
            <w:pPr>
              <w:pStyle w:val="CopticHangingVerse"/>
            </w:pPr>
            <w:bookmarkStart w:id="1925" w:name="_GoBack"/>
            <w:bookmarkEnd w:id="1925"/>
          </w:p>
        </w:tc>
      </w:tr>
      <w:tr w:rsidR="002758BE" w14:paraId="7129E57B" w14:textId="77777777" w:rsidTr="002758BE">
        <w:trPr>
          <w:cantSplit/>
          <w:jc w:val="center"/>
        </w:trPr>
        <w:tc>
          <w:tcPr>
            <w:tcW w:w="288" w:type="dxa"/>
          </w:tcPr>
          <w:p w14:paraId="12709742" w14:textId="63332E6D" w:rsidR="002758BE" w:rsidRPr="003209AF" w:rsidRDefault="002758BE" w:rsidP="002758BE">
            <w:pPr>
              <w:pStyle w:val="CopticCross"/>
              <w:rPr>
                <w:b/>
              </w:rPr>
            </w:pPr>
            <w:r w:rsidRPr="00FB5ACB">
              <w:t>¿</w:t>
            </w:r>
          </w:p>
        </w:tc>
        <w:tc>
          <w:tcPr>
            <w:tcW w:w="3960" w:type="dxa"/>
          </w:tcPr>
          <w:p w14:paraId="482A279C" w14:textId="77777777" w:rsidR="002758BE" w:rsidRDefault="00454778" w:rsidP="00454778">
            <w:pPr>
              <w:pStyle w:val="EngHang"/>
            </w:pPr>
            <w:r>
              <w:t>The adornment of the Church,</w:t>
            </w:r>
          </w:p>
          <w:p w14:paraId="380E4CAB" w14:textId="77777777" w:rsidR="00454778" w:rsidRDefault="00454778" w:rsidP="00454778">
            <w:pPr>
              <w:pStyle w:val="EngHang"/>
            </w:pPr>
            <w:r>
              <w:t>The pride of virginity,</w:t>
            </w:r>
          </w:p>
          <w:p w14:paraId="734C31FA" w14:textId="77777777" w:rsidR="00454778" w:rsidRDefault="00454778" w:rsidP="00454778">
            <w:pPr>
              <w:pStyle w:val="EngHang"/>
            </w:pPr>
            <w:r>
              <w:t>The true and chaste Queen,</w:t>
            </w:r>
          </w:p>
          <w:p w14:paraId="2188219A" w14:textId="4DBF2683" w:rsidR="00454778" w:rsidRDefault="00454778" w:rsidP="002758BE">
            <w:pPr>
              <w:pStyle w:val="EngHangEnd"/>
            </w:pPr>
            <w:r>
              <w:t>O Mary the Theotokos.</w:t>
            </w:r>
          </w:p>
        </w:tc>
        <w:tc>
          <w:tcPr>
            <w:tcW w:w="288" w:type="dxa"/>
          </w:tcPr>
          <w:p w14:paraId="7E7DCD1C" w14:textId="77777777" w:rsidR="002758BE" w:rsidRDefault="002758BE" w:rsidP="002758BE"/>
        </w:tc>
        <w:tc>
          <w:tcPr>
            <w:tcW w:w="288" w:type="dxa"/>
          </w:tcPr>
          <w:p w14:paraId="3B32B44B" w14:textId="77777777" w:rsidR="002758BE" w:rsidRDefault="002758BE" w:rsidP="002758BE">
            <w:pPr>
              <w:pStyle w:val="CopticCross"/>
            </w:pPr>
            <w:r w:rsidRPr="00FB5ACB">
              <w:t>¿</w:t>
            </w:r>
          </w:p>
        </w:tc>
        <w:tc>
          <w:tcPr>
            <w:tcW w:w="3960" w:type="dxa"/>
          </w:tcPr>
          <w:p w14:paraId="0F029564" w14:textId="64AB3DFD" w:rsidR="002758BE" w:rsidRPr="005130A7" w:rsidRDefault="002758BE" w:rsidP="002758BE">
            <w:pPr>
              <w:pStyle w:val="CopticHangingVerse"/>
            </w:pPr>
          </w:p>
        </w:tc>
      </w:tr>
      <w:tr w:rsidR="002758BE" w14:paraId="3D38BAE2" w14:textId="77777777" w:rsidTr="002758BE">
        <w:trPr>
          <w:cantSplit/>
          <w:jc w:val="center"/>
        </w:trPr>
        <w:tc>
          <w:tcPr>
            <w:tcW w:w="288" w:type="dxa"/>
          </w:tcPr>
          <w:p w14:paraId="6F559CD0" w14:textId="4D2634A9" w:rsidR="002758BE" w:rsidRDefault="002758BE" w:rsidP="002758BE">
            <w:pPr>
              <w:pStyle w:val="CopticCross"/>
            </w:pPr>
            <w:r w:rsidRPr="00FB5ACB">
              <w:t>¿</w:t>
            </w:r>
          </w:p>
        </w:tc>
        <w:tc>
          <w:tcPr>
            <w:tcW w:w="3960" w:type="dxa"/>
          </w:tcPr>
          <w:p w14:paraId="546E982A" w14:textId="77777777" w:rsidR="002758BE" w:rsidRDefault="00552156" w:rsidP="00552156">
            <w:pPr>
              <w:pStyle w:val="EngHang"/>
            </w:pPr>
            <w:r>
              <w:t>O pure Tent,</w:t>
            </w:r>
          </w:p>
          <w:p w14:paraId="31D06950" w14:textId="77777777" w:rsidR="00552156" w:rsidRDefault="00552156" w:rsidP="00552156">
            <w:pPr>
              <w:pStyle w:val="EngHang"/>
            </w:pPr>
            <w:r>
              <w:t>O serene Virgin,</w:t>
            </w:r>
          </w:p>
          <w:p w14:paraId="70A586AE" w14:textId="77777777" w:rsidR="00552156" w:rsidRDefault="00552156" w:rsidP="00552156">
            <w:pPr>
              <w:pStyle w:val="EngHang"/>
            </w:pPr>
            <w:r>
              <w:t>The Mother of God the Logos,</w:t>
            </w:r>
          </w:p>
          <w:p w14:paraId="138CB831" w14:textId="60EE8054" w:rsidR="00552156" w:rsidRDefault="00552156" w:rsidP="002758BE">
            <w:pPr>
              <w:pStyle w:val="EngHangEnd"/>
            </w:pPr>
            <w:r>
              <w:t>O Mary the Theotokos.</w:t>
            </w:r>
          </w:p>
        </w:tc>
        <w:tc>
          <w:tcPr>
            <w:tcW w:w="288" w:type="dxa"/>
          </w:tcPr>
          <w:p w14:paraId="1882F5F0" w14:textId="77777777" w:rsidR="002758BE" w:rsidRDefault="002758BE" w:rsidP="002758BE"/>
        </w:tc>
        <w:tc>
          <w:tcPr>
            <w:tcW w:w="288" w:type="dxa"/>
          </w:tcPr>
          <w:p w14:paraId="7321AC43" w14:textId="77777777" w:rsidR="002758BE" w:rsidRDefault="002758BE" w:rsidP="002758BE">
            <w:pPr>
              <w:pStyle w:val="CopticCross"/>
            </w:pPr>
            <w:r w:rsidRPr="00FB5ACB">
              <w:t>¿</w:t>
            </w:r>
          </w:p>
        </w:tc>
        <w:tc>
          <w:tcPr>
            <w:tcW w:w="3960" w:type="dxa"/>
          </w:tcPr>
          <w:p w14:paraId="76B9492A" w14:textId="1875F525" w:rsidR="002758BE" w:rsidRPr="00384F62" w:rsidRDefault="002758BE" w:rsidP="002758BE">
            <w:pPr>
              <w:pStyle w:val="CopticHangingVerse"/>
            </w:pPr>
          </w:p>
        </w:tc>
      </w:tr>
    </w:tbl>
    <w:p w14:paraId="45A80516" w14:textId="192CA624" w:rsidR="002758BE" w:rsidRPr="003D07AB" w:rsidRDefault="002758BE" w:rsidP="003D07AB">
      <w:pPr>
        <w:pStyle w:val="Rubric"/>
      </w:pPr>
    </w:p>
    <w:p w14:paraId="3CDA1374" w14:textId="375A2E44" w:rsidR="00960235" w:rsidRDefault="00960235" w:rsidP="00960235">
      <w:pPr>
        <w:pStyle w:val="Heading3"/>
      </w:pPr>
      <w:bookmarkStart w:id="1926" w:name="_Toc485884678"/>
      <w:r>
        <w:t>July 28 / Mesori 4: Consecration of the Church of St. Anthony</w:t>
      </w:r>
      <w:bookmarkEnd w:id="1926"/>
    </w:p>
    <w:p w14:paraId="15290CA7" w14:textId="1F8BD815" w:rsidR="00960235" w:rsidRPr="005B716A" w:rsidRDefault="00960235" w:rsidP="005B716A">
      <w:pPr>
        <w:pStyle w:val="Rubric"/>
      </w:pPr>
      <w:r>
        <w:t>See</w:t>
      </w:r>
      <w:r w:rsidR="006D6137">
        <w:t xml:space="preserve"> </w:t>
      </w:r>
      <w:r w:rsidR="006D6137">
        <w:fldChar w:fldCharType="begin"/>
      </w:r>
      <w:r w:rsidR="006D6137">
        <w:instrText xml:space="preserve"> REF _Ref485109335 \h </w:instrText>
      </w:r>
      <w:r w:rsidR="006D6137">
        <w:fldChar w:fldCharType="separate"/>
      </w:r>
      <w:r w:rsidR="000E2EAC">
        <w:t>January 17 (18) / Tobi 22: St. Anthony the Great</w:t>
      </w:r>
      <w:r w:rsidR="006D6137">
        <w:fldChar w:fldCharType="end"/>
      </w:r>
      <w:r w:rsidR="00237D47">
        <w:t>, page</w:t>
      </w:r>
      <w:bookmarkEnd w:id="1868"/>
      <w:r w:rsidR="006D6137">
        <w:t xml:space="preserve"> </w:t>
      </w:r>
      <w:r w:rsidR="006D6137">
        <w:fldChar w:fldCharType="begin"/>
      </w:r>
      <w:r w:rsidR="006D6137">
        <w:instrText xml:space="preserve"> PAGEREF _Ref485109342 \h </w:instrText>
      </w:r>
      <w:r w:rsidR="006D6137">
        <w:fldChar w:fldCharType="separate"/>
      </w:r>
      <w:r w:rsidR="000E2EAC">
        <w:rPr>
          <w:noProof/>
        </w:rPr>
        <w:t>975</w:t>
      </w:r>
      <w:r w:rsidR="006D6137">
        <w:fldChar w:fldCharType="end"/>
      </w:r>
      <w:r>
        <w:t>.</w:t>
      </w:r>
    </w:p>
    <w:p w14:paraId="62D72F65" w14:textId="77777777" w:rsidR="00495F1A" w:rsidRPr="00980D99" w:rsidRDefault="00495F1A" w:rsidP="00495F1A">
      <w:pPr>
        <w:pStyle w:val="Heading2"/>
        <w:rPr>
          <w:lang w:val="en-US"/>
        </w:rPr>
      </w:pPr>
      <w:bookmarkStart w:id="1927" w:name="_Toc485884456"/>
      <w:bookmarkStart w:id="1928" w:name="August"/>
      <w:r>
        <w:lastRenderedPageBreak/>
        <w:t>August</w:t>
      </w:r>
      <w:bookmarkEnd w:id="1915"/>
      <w:bookmarkEnd w:id="1916"/>
      <w:bookmarkEnd w:id="1917"/>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927"/>
    </w:p>
    <w:bookmarkStart w:id="1929" w:name="_Toc410196223" w:displacedByCustomXml="next"/>
    <w:bookmarkStart w:id="1930" w:name="_Toc410196465" w:displacedByCustomXml="next"/>
    <w:bookmarkStart w:id="1931" w:name="_Toc410196967" w:displacedByCustomXml="next"/>
    <w:sdt>
      <w:sdtPr>
        <w:id w:val="-1335066635"/>
        <w:docPartObj>
          <w:docPartGallery w:val="Table of Contents"/>
          <w:docPartUnique/>
        </w:docPartObj>
      </w:sdtPr>
      <w:sdtEndPr>
        <w:rPr>
          <w:b/>
          <w:bCs/>
          <w:noProof/>
        </w:rPr>
      </w:sdtEndPr>
      <w:sdtContent>
        <w:p w14:paraId="7D0153AD" w14:textId="78A8C3CF" w:rsidR="00710C7C"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85884679" w:history="1">
            <w:r w:rsidR="00710C7C" w:rsidRPr="005F780D">
              <w:rPr>
                <w:rStyle w:val="Hyperlink"/>
                <w:noProof/>
              </w:rPr>
              <w:t>August 1 / Mesori 8: The Confession of St. Peter</w:t>
            </w:r>
            <w:r w:rsidR="00710C7C">
              <w:rPr>
                <w:noProof/>
                <w:webHidden/>
              </w:rPr>
              <w:tab/>
            </w:r>
            <w:r w:rsidR="00710C7C">
              <w:rPr>
                <w:noProof/>
                <w:webHidden/>
              </w:rPr>
              <w:fldChar w:fldCharType="begin"/>
            </w:r>
            <w:r w:rsidR="00710C7C">
              <w:rPr>
                <w:noProof/>
                <w:webHidden/>
              </w:rPr>
              <w:instrText xml:space="preserve"> PAGEREF _Toc485884679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36F4110E" w14:textId="538F95C1" w:rsidR="00710C7C" w:rsidRDefault="002758BE">
          <w:pPr>
            <w:pStyle w:val="TOC3"/>
            <w:tabs>
              <w:tab w:val="right" w:leader="dot" w:pos="8846"/>
            </w:tabs>
            <w:rPr>
              <w:rFonts w:asciiTheme="minorHAnsi" w:eastAsiaTheme="minorEastAsia" w:hAnsiTheme="minorHAnsi"/>
              <w:noProof/>
              <w:sz w:val="22"/>
              <w:lang w:val="en-US"/>
            </w:rPr>
          </w:pPr>
          <w:hyperlink w:anchor="_Toc485884680" w:history="1">
            <w:r w:rsidR="00710C7C" w:rsidRPr="005F780D">
              <w:rPr>
                <w:rStyle w:val="Hyperlink"/>
                <w:noProof/>
              </w:rPr>
              <w:t>August 5 / Mesori 12: Commemoration of Archangel Michael</w:t>
            </w:r>
            <w:r w:rsidR="00710C7C">
              <w:rPr>
                <w:noProof/>
                <w:webHidden/>
              </w:rPr>
              <w:tab/>
            </w:r>
            <w:r w:rsidR="00710C7C">
              <w:rPr>
                <w:noProof/>
                <w:webHidden/>
              </w:rPr>
              <w:fldChar w:fldCharType="begin"/>
            </w:r>
            <w:r w:rsidR="00710C7C">
              <w:rPr>
                <w:noProof/>
                <w:webHidden/>
              </w:rPr>
              <w:instrText xml:space="preserve"> PAGEREF _Toc485884680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4C3F0DA4" w14:textId="756CE3E5" w:rsidR="00710C7C" w:rsidRDefault="002758BE">
          <w:pPr>
            <w:pStyle w:val="TOC3"/>
            <w:tabs>
              <w:tab w:val="right" w:leader="dot" w:pos="8846"/>
            </w:tabs>
            <w:rPr>
              <w:rFonts w:asciiTheme="minorHAnsi" w:eastAsiaTheme="minorEastAsia" w:hAnsiTheme="minorHAnsi"/>
              <w:noProof/>
              <w:sz w:val="22"/>
              <w:lang w:val="en-US"/>
            </w:rPr>
          </w:pPr>
          <w:hyperlink w:anchor="_Toc485884681" w:history="1">
            <w:r w:rsidR="00710C7C" w:rsidRPr="005F780D">
              <w:rPr>
                <w:rStyle w:val="Hyperlink"/>
                <w:noProof/>
              </w:rPr>
              <w:t>August 6 / Mesori 13: The Transfiguration</w:t>
            </w:r>
            <w:r w:rsidR="00710C7C">
              <w:rPr>
                <w:noProof/>
                <w:webHidden/>
              </w:rPr>
              <w:tab/>
            </w:r>
            <w:r w:rsidR="00710C7C">
              <w:rPr>
                <w:noProof/>
                <w:webHidden/>
              </w:rPr>
              <w:fldChar w:fldCharType="begin"/>
            </w:r>
            <w:r w:rsidR="00710C7C">
              <w:rPr>
                <w:noProof/>
                <w:webHidden/>
              </w:rPr>
              <w:instrText xml:space="preserve"> PAGEREF _Toc485884681 \h </w:instrText>
            </w:r>
            <w:r w:rsidR="00710C7C">
              <w:rPr>
                <w:noProof/>
                <w:webHidden/>
              </w:rPr>
            </w:r>
            <w:r w:rsidR="00710C7C">
              <w:rPr>
                <w:noProof/>
                <w:webHidden/>
              </w:rPr>
              <w:fldChar w:fldCharType="separate"/>
            </w:r>
            <w:r w:rsidR="000E2EAC">
              <w:rPr>
                <w:noProof/>
                <w:webHidden/>
              </w:rPr>
              <w:t>1105</w:t>
            </w:r>
            <w:r w:rsidR="00710C7C">
              <w:rPr>
                <w:noProof/>
                <w:webHidden/>
              </w:rPr>
              <w:fldChar w:fldCharType="end"/>
            </w:r>
          </w:hyperlink>
        </w:p>
        <w:p w14:paraId="29FB3854" w14:textId="728A71E7" w:rsidR="00710C7C" w:rsidRDefault="002758BE">
          <w:pPr>
            <w:pStyle w:val="TOC3"/>
            <w:tabs>
              <w:tab w:val="right" w:leader="dot" w:pos="8846"/>
            </w:tabs>
            <w:rPr>
              <w:rFonts w:asciiTheme="minorHAnsi" w:eastAsiaTheme="minorEastAsia" w:hAnsiTheme="minorHAnsi"/>
              <w:noProof/>
              <w:sz w:val="22"/>
              <w:lang w:val="en-US"/>
            </w:rPr>
          </w:pPr>
          <w:hyperlink w:anchor="_Toc485884682" w:history="1">
            <w:r w:rsidR="00710C7C" w:rsidRPr="005F780D">
              <w:rPr>
                <w:rStyle w:val="Hyperlink"/>
                <w:noProof/>
              </w:rPr>
              <w:t>August 9 / Mesori 16: The Assumption of the Virgin</w:t>
            </w:r>
            <w:r w:rsidR="00710C7C">
              <w:rPr>
                <w:noProof/>
                <w:webHidden/>
              </w:rPr>
              <w:tab/>
            </w:r>
            <w:r w:rsidR="00710C7C">
              <w:rPr>
                <w:noProof/>
                <w:webHidden/>
              </w:rPr>
              <w:fldChar w:fldCharType="begin"/>
            </w:r>
            <w:r w:rsidR="00710C7C">
              <w:rPr>
                <w:noProof/>
                <w:webHidden/>
              </w:rPr>
              <w:instrText xml:space="preserve"> PAGEREF _Toc485884682 \h </w:instrText>
            </w:r>
            <w:r w:rsidR="00710C7C">
              <w:rPr>
                <w:noProof/>
                <w:webHidden/>
              </w:rPr>
            </w:r>
            <w:r w:rsidR="00710C7C">
              <w:rPr>
                <w:noProof/>
                <w:webHidden/>
              </w:rPr>
              <w:fldChar w:fldCharType="separate"/>
            </w:r>
            <w:r w:rsidR="000E2EAC">
              <w:rPr>
                <w:noProof/>
                <w:webHidden/>
              </w:rPr>
              <w:t>1116</w:t>
            </w:r>
            <w:r w:rsidR="00710C7C">
              <w:rPr>
                <w:noProof/>
                <w:webHidden/>
              </w:rPr>
              <w:fldChar w:fldCharType="end"/>
            </w:r>
          </w:hyperlink>
        </w:p>
        <w:p w14:paraId="25ACA9A3" w14:textId="7FF755BF" w:rsidR="00710C7C" w:rsidRDefault="002758BE">
          <w:pPr>
            <w:pStyle w:val="TOC3"/>
            <w:tabs>
              <w:tab w:val="right" w:leader="dot" w:pos="8846"/>
            </w:tabs>
            <w:rPr>
              <w:rFonts w:asciiTheme="minorHAnsi" w:eastAsiaTheme="minorEastAsia" w:hAnsiTheme="minorHAnsi"/>
              <w:noProof/>
              <w:sz w:val="22"/>
              <w:lang w:val="en-US"/>
            </w:rPr>
          </w:pPr>
          <w:hyperlink w:anchor="_Toc485884683" w:history="1">
            <w:r w:rsidR="00710C7C" w:rsidRPr="005F780D">
              <w:rPr>
                <w:rStyle w:val="Hyperlink"/>
                <w:noProof/>
              </w:rPr>
              <w:t>August 12 / Mesori 19: Translocation of the Relics of St. Macarius the Great</w:t>
            </w:r>
            <w:r w:rsidR="00710C7C">
              <w:rPr>
                <w:noProof/>
                <w:webHidden/>
              </w:rPr>
              <w:tab/>
            </w:r>
            <w:r w:rsidR="00710C7C">
              <w:rPr>
                <w:noProof/>
                <w:webHidden/>
              </w:rPr>
              <w:fldChar w:fldCharType="begin"/>
            </w:r>
            <w:r w:rsidR="00710C7C">
              <w:rPr>
                <w:noProof/>
                <w:webHidden/>
              </w:rPr>
              <w:instrText xml:space="preserve"> PAGEREF _Toc485884683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6BF491C0" w14:textId="248CD581" w:rsidR="00710C7C" w:rsidRDefault="002758BE">
          <w:pPr>
            <w:pStyle w:val="TOC3"/>
            <w:tabs>
              <w:tab w:val="right" w:leader="dot" w:pos="8846"/>
            </w:tabs>
            <w:rPr>
              <w:rFonts w:asciiTheme="minorHAnsi" w:eastAsiaTheme="minorEastAsia" w:hAnsiTheme="minorHAnsi"/>
              <w:noProof/>
              <w:sz w:val="22"/>
              <w:lang w:val="en-US"/>
            </w:rPr>
          </w:pPr>
          <w:hyperlink w:anchor="_Toc485884684" w:history="1">
            <w:r w:rsidR="00710C7C" w:rsidRPr="005F780D">
              <w:rPr>
                <w:rStyle w:val="Hyperlink"/>
                <w:noProof/>
              </w:rPr>
              <w:t>August 14 / Mesori 21: Commemoration of the Theotokos</w:t>
            </w:r>
            <w:r w:rsidR="00710C7C">
              <w:rPr>
                <w:noProof/>
                <w:webHidden/>
              </w:rPr>
              <w:tab/>
            </w:r>
            <w:r w:rsidR="00710C7C">
              <w:rPr>
                <w:noProof/>
                <w:webHidden/>
              </w:rPr>
              <w:fldChar w:fldCharType="begin"/>
            </w:r>
            <w:r w:rsidR="00710C7C">
              <w:rPr>
                <w:noProof/>
                <w:webHidden/>
              </w:rPr>
              <w:instrText xml:space="preserve"> PAGEREF _Toc485884684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0887427" w14:textId="506481E3" w:rsidR="00710C7C" w:rsidRDefault="002758BE">
          <w:pPr>
            <w:pStyle w:val="TOC3"/>
            <w:tabs>
              <w:tab w:val="right" w:leader="dot" w:pos="8846"/>
            </w:tabs>
            <w:rPr>
              <w:rFonts w:asciiTheme="minorHAnsi" w:eastAsiaTheme="minorEastAsia" w:hAnsiTheme="minorHAnsi"/>
              <w:noProof/>
              <w:sz w:val="22"/>
              <w:lang w:val="en-US"/>
            </w:rPr>
          </w:pPr>
          <w:hyperlink w:anchor="_Toc485884685" w:history="1">
            <w:r w:rsidR="00710C7C" w:rsidRPr="005F780D">
              <w:rPr>
                <w:rStyle w:val="Hyperlink"/>
                <w:noProof/>
              </w:rPr>
              <w:t>August 17 / Mesori 24: Departure of St. Takle Haymanot</w:t>
            </w:r>
            <w:r w:rsidR="00710C7C">
              <w:rPr>
                <w:noProof/>
                <w:webHidden/>
              </w:rPr>
              <w:tab/>
            </w:r>
            <w:r w:rsidR="00710C7C">
              <w:rPr>
                <w:noProof/>
                <w:webHidden/>
              </w:rPr>
              <w:fldChar w:fldCharType="begin"/>
            </w:r>
            <w:r w:rsidR="00710C7C">
              <w:rPr>
                <w:noProof/>
                <w:webHidden/>
              </w:rPr>
              <w:instrText xml:space="preserve"> PAGEREF _Toc485884685 \h </w:instrText>
            </w:r>
            <w:r w:rsidR="00710C7C">
              <w:rPr>
                <w:noProof/>
                <w:webHidden/>
              </w:rPr>
            </w:r>
            <w:r w:rsidR="00710C7C">
              <w:rPr>
                <w:noProof/>
                <w:webHidden/>
              </w:rPr>
              <w:fldChar w:fldCharType="separate"/>
            </w:r>
            <w:r w:rsidR="000E2EAC">
              <w:rPr>
                <w:noProof/>
                <w:webHidden/>
              </w:rPr>
              <w:t>1126</w:t>
            </w:r>
            <w:r w:rsidR="00710C7C">
              <w:rPr>
                <w:noProof/>
                <w:webHidden/>
              </w:rPr>
              <w:fldChar w:fldCharType="end"/>
            </w:r>
          </w:hyperlink>
        </w:p>
        <w:p w14:paraId="2DDCCA52" w14:textId="7FC0E1F2" w:rsidR="00710C7C" w:rsidRDefault="002758BE">
          <w:pPr>
            <w:pStyle w:val="TOC3"/>
            <w:tabs>
              <w:tab w:val="right" w:leader="dot" w:pos="8846"/>
            </w:tabs>
            <w:rPr>
              <w:rFonts w:asciiTheme="minorHAnsi" w:eastAsiaTheme="minorEastAsia" w:hAnsiTheme="minorHAnsi"/>
              <w:noProof/>
              <w:sz w:val="22"/>
              <w:lang w:val="en-US"/>
            </w:rPr>
          </w:pPr>
          <w:hyperlink w:anchor="_Toc485884686" w:history="1">
            <w:r w:rsidR="00710C7C" w:rsidRPr="005F780D">
              <w:rPr>
                <w:rStyle w:val="Hyperlink"/>
                <w:noProof/>
              </w:rPr>
              <w:t>August 21 / Mesori 28: The Patriarchs: Abraham, Isaac, and Jacob</w:t>
            </w:r>
            <w:r w:rsidR="00710C7C">
              <w:rPr>
                <w:noProof/>
                <w:webHidden/>
              </w:rPr>
              <w:tab/>
            </w:r>
            <w:r w:rsidR="00710C7C">
              <w:rPr>
                <w:noProof/>
                <w:webHidden/>
              </w:rPr>
              <w:fldChar w:fldCharType="begin"/>
            </w:r>
            <w:r w:rsidR="00710C7C">
              <w:rPr>
                <w:noProof/>
                <w:webHidden/>
              </w:rPr>
              <w:instrText xml:space="preserve"> PAGEREF _Toc485884686 \h </w:instrText>
            </w:r>
            <w:r w:rsidR="00710C7C">
              <w:rPr>
                <w:noProof/>
                <w:webHidden/>
              </w:rPr>
            </w:r>
            <w:r w:rsidR="00710C7C">
              <w:rPr>
                <w:noProof/>
                <w:webHidden/>
              </w:rPr>
              <w:fldChar w:fldCharType="separate"/>
            </w:r>
            <w:r w:rsidR="000E2EAC">
              <w:rPr>
                <w:noProof/>
                <w:webHidden/>
              </w:rPr>
              <w:t>1128</w:t>
            </w:r>
            <w:r w:rsidR="00710C7C">
              <w:rPr>
                <w:noProof/>
                <w:webHidden/>
              </w:rPr>
              <w:fldChar w:fldCharType="end"/>
            </w:r>
          </w:hyperlink>
        </w:p>
        <w:p w14:paraId="0A4A7094" w14:textId="5FF5C9B6" w:rsidR="00710C7C" w:rsidRDefault="002758BE">
          <w:pPr>
            <w:pStyle w:val="TOC3"/>
            <w:tabs>
              <w:tab w:val="right" w:leader="dot" w:pos="8846"/>
            </w:tabs>
            <w:rPr>
              <w:rFonts w:asciiTheme="minorHAnsi" w:eastAsiaTheme="minorEastAsia" w:hAnsiTheme="minorHAnsi"/>
              <w:noProof/>
              <w:sz w:val="22"/>
              <w:lang w:val="en-US"/>
            </w:rPr>
          </w:pPr>
          <w:hyperlink w:anchor="_Toc485884687" w:history="1">
            <w:r w:rsidR="00710C7C" w:rsidRPr="005F780D">
              <w:rPr>
                <w:rStyle w:val="Hyperlink"/>
                <w:noProof/>
              </w:rPr>
              <w:t>August 22 / Mesori 29: Commemoration of the Annunciation, Nativity, and Resurrection on the 29</w:t>
            </w:r>
            <w:r w:rsidR="00710C7C" w:rsidRPr="005F780D">
              <w:rPr>
                <w:rStyle w:val="Hyperlink"/>
                <w:noProof/>
                <w:vertAlign w:val="superscript"/>
              </w:rPr>
              <w:t>th</w:t>
            </w:r>
            <w:r w:rsidR="00710C7C" w:rsidRPr="005F780D">
              <w:rPr>
                <w:rStyle w:val="Hyperlink"/>
                <w:noProof/>
              </w:rPr>
              <w:t xml:space="preserve"> of Every Month</w:t>
            </w:r>
            <w:r w:rsidR="00710C7C">
              <w:rPr>
                <w:noProof/>
                <w:webHidden/>
              </w:rPr>
              <w:tab/>
            </w:r>
            <w:r w:rsidR="00710C7C">
              <w:rPr>
                <w:noProof/>
                <w:webHidden/>
              </w:rPr>
              <w:fldChar w:fldCharType="begin"/>
            </w:r>
            <w:r w:rsidR="00710C7C">
              <w:rPr>
                <w:noProof/>
                <w:webHidden/>
              </w:rPr>
              <w:instrText xml:space="preserve"> PAGEREF _Toc485884687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64CD8780" w14:textId="31DE3B41" w:rsidR="00710C7C" w:rsidRDefault="002758BE">
          <w:pPr>
            <w:pStyle w:val="TOC3"/>
            <w:tabs>
              <w:tab w:val="right" w:leader="dot" w:pos="8846"/>
            </w:tabs>
            <w:rPr>
              <w:rFonts w:asciiTheme="minorHAnsi" w:eastAsiaTheme="minorEastAsia" w:hAnsiTheme="minorHAnsi"/>
              <w:noProof/>
              <w:sz w:val="22"/>
              <w:lang w:val="en-US"/>
            </w:rPr>
          </w:pPr>
          <w:hyperlink w:anchor="_Toc485884688" w:history="1">
            <w:r w:rsidR="00710C7C" w:rsidRPr="005F780D">
              <w:rPr>
                <w:rStyle w:val="Hyperlink"/>
                <w:noProof/>
              </w:rPr>
              <w:t>August 22 / Mesori 29: Also the Translocation of the Relics of St. John the Short to Scetis</w:t>
            </w:r>
            <w:r w:rsidR="00710C7C">
              <w:rPr>
                <w:noProof/>
                <w:webHidden/>
              </w:rPr>
              <w:tab/>
            </w:r>
            <w:r w:rsidR="00710C7C">
              <w:rPr>
                <w:noProof/>
                <w:webHidden/>
              </w:rPr>
              <w:fldChar w:fldCharType="begin"/>
            </w:r>
            <w:r w:rsidR="00710C7C">
              <w:rPr>
                <w:noProof/>
                <w:webHidden/>
              </w:rPr>
              <w:instrText xml:space="preserve"> PAGEREF _Toc485884688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3BD41A02" w14:textId="09AEAE7D" w:rsidR="00710C7C" w:rsidRDefault="002758BE">
          <w:pPr>
            <w:pStyle w:val="TOC3"/>
            <w:tabs>
              <w:tab w:val="right" w:leader="dot" w:pos="8846"/>
            </w:tabs>
            <w:rPr>
              <w:rFonts w:asciiTheme="minorHAnsi" w:eastAsiaTheme="minorEastAsia" w:hAnsiTheme="minorHAnsi"/>
              <w:noProof/>
              <w:sz w:val="22"/>
              <w:lang w:val="en-US"/>
            </w:rPr>
          </w:pPr>
          <w:hyperlink w:anchor="_Toc485884689" w:history="1">
            <w:r w:rsidR="00710C7C" w:rsidRPr="005F780D">
              <w:rPr>
                <w:rStyle w:val="Hyperlink"/>
                <w:noProof/>
              </w:rPr>
              <w:t>August 25 / Little Month 2: Departure of St. Titus the Apostle</w:t>
            </w:r>
            <w:r w:rsidR="00710C7C">
              <w:rPr>
                <w:noProof/>
                <w:webHidden/>
              </w:rPr>
              <w:tab/>
            </w:r>
            <w:r w:rsidR="00710C7C">
              <w:rPr>
                <w:noProof/>
                <w:webHidden/>
              </w:rPr>
              <w:fldChar w:fldCharType="begin"/>
            </w:r>
            <w:r w:rsidR="00710C7C">
              <w:rPr>
                <w:noProof/>
                <w:webHidden/>
              </w:rPr>
              <w:instrText xml:space="preserve"> PAGEREF _Toc485884689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2F696C4" w14:textId="05814800" w:rsidR="00710C7C" w:rsidRDefault="002758BE">
          <w:pPr>
            <w:pStyle w:val="TOC3"/>
            <w:tabs>
              <w:tab w:val="right" w:leader="dot" w:pos="8846"/>
            </w:tabs>
            <w:rPr>
              <w:rFonts w:asciiTheme="minorHAnsi" w:eastAsiaTheme="minorEastAsia" w:hAnsiTheme="minorHAnsi"/>
              <w:noProof/>
              <w:sz w:val="22"/>
              <w:lang w:val="en-US"/>
            </w:rPr>
          </w:pPr>
          <w:hyperlink w:anchor="_Toc485884690" w:history="1">
            <w:r w:rsidR="00710C7C" w:rsidRPr="005F780D">
              <w:rPr>
                <w:rStyle w:val="Hyperlink"/>
                <w:noProof/>
              </w:rPr>
              <w:t>August 26 / Little Month 3: Archangel Raphael</w:t>
            </w:r>
            <w:r w:rsidR="00710C7C">
              <w:rPr>
                <w:noProof/>
                <w:webHidden/>
              </w:rPr>
              <w:tab/>
            </w:r>
            <w:r w:rsidR="00710C7C">
              <w:rPr>
                <w:noProof/>
                <w:webHidden/>
              </w:rPr>
              <w:fldChar w:fldCharType="begin"/>
            </w:r>
            <w:r w:rsidR="00710C7C">
              <w:rPr>
                <w:noProof/>
                <w:webHidden/>
              </w:rPr>
              <w:instrText xml:space="preserve"> PAGEREF _Toc485884690 \h </w:instrText>
            </w:r>
            <w:r w:rsidR="00710C7C">
              <w:rPr>
                <w:noProof/>
                <w:webHidden/>
              </w:rPr>
            </w:r>
            <w:r w:rsidR="00710C7C">
              <w:rPr>
                <w:noProof/>
                <w:webHidden/>
              </w:rPr>
              <w:fldChar w:fldCharType="separate"/>
            </w:r>
            <w:r w:rsidR="000E2EAC">
              <w:rPr>
                <w:noProof/>
                <w:webHidden/>
              </w:rPr>
              <w:t>1129</w:t>
            </w:r>
            <w:r w:rsidR="00710C7C">
              <w:rPr>
                <w:noProof/>
                <w:webHidden/>
              </w:rPr>
              <w:fldChar w:fldCharType="end"/>
            </w:r>
          </w:hyperlink>
        </w:p>
        <w:p w14:paraId="5902C773" w14:textId="4BD58190" w:rsidR="00710C7C" w:rsidRDefault="002758BE">
          <w:pPr>
            <w:pStyle w:val="TOC3"/>
            <w:tabs>
              <w:tab w:val="right" w:leader="dot" w:pos="8846"/>
            </w:tabs>
            <w:rPr>
              <w:rFonts w:asciiTheme="minorHAnsi" w:eastAsiaTheme="minorEastAsia" w:hAnsiTheme="minorHAnsi"/>
              <w:noProof/>
              <w:sz w:val="22"/>
              <w:lang w:val="en-US"/>
            </w:rPr>
          </w:pPr>
          <w:hyperlink w:anchor="_Toc485884691" w:history="1">
            <w:r w:rsidR="00710C7C" w:rsidRPr="005F780D">
              <w:rPr>
                <w:rStyle w:val="Hyperlink"/>
                <w:noProof/>
              </w:rPr>
              <w:t>August 28 / Little Month 5: St. Parsouma</w:t>
            </w:r>
            <w:r w:rsidR="00710C7C">
              <w:rPr>
                <w:noProof/>
                <w:webHidden/>
              </w:rPr>
              <w:tab/>
            </w:r>
            <w:r w:rsidR="00710C7C">
              <w:rPr>
                <w:noProof/>
                <w:webHidden/>
              </w:rPr>
              <w:fldChar w:fldCharType="begin"/>
            </w:r>
            <w:r w:rsidR="00710C7C">
              <w:rPr>
                <w:noProof/>
                <w:webHidden/>
              </w:rPr>
              <w:instrText xml:space="preserve"> PAGEREF _Toc485884691 \h </w:instrText>
            </w:r>
            <w:r w:rsidR="00710C7C">
              <w:rPr>
                <w:noProof/>
                <w:webHidden/>
              </w:rPr>
            </w:r>
            <w:r w:rsidR="00710C7C">
              <w:rPr>
                <w:noProof/>
                <w:webHidden/>
              </w:rPr>
              <w:fldChar w:fldCharType="separate"/>
            </w:r>
            <w:r w:rsidR="000E2EAC">
              <w:rPr>
                <w:noProof/>
                <w:webHidden/>
              </w:rPr>
              <w:t>1130</w:t>
            </w:r>
            <w:r w:rsidR="00710C7C">
              <w:rPr>
                <w:noProof/>
                <w:webHidden/>
              </w:rPr>
              <w:fldChar w:fldCharType="end"/>
            </w:r>
          </w:hyperlink>
        </w:p>
        <w:p w14:paraId="022B7510" w14:textId="6E42353D"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932" w:name="_Toc485884679"/>
      <w:r>
        <w:lastRenderedPageBreak/>
        <w:t>August 1 / Mesori 8: The Confession of St. Peter</w:t>
      </w:r>
      <w:bookmarkEnd w:id="1932"/>
    </w:p>
    <w:p w14:paraId="3BEDB2F9" w14:textId="77777777" w:rsidR="000E2EAC" w:rsidRPr="00D62D89" w:rsidRDefault="00306181" w:rsidP="00D62D89">
      <w:pPr>
        <w:pStyle w:val="Heading4"/>
        <w:rPr>
          <w:rFonts w:ascii="Segoe UI Historic" w:eastAsia="Arial Unicode MS" w:hAnsi="Segoe UI Historic" w:cs="Segoe UI Historic"/>
        </w:rPr>
      </w:pPr>
      <w:r>
        <w:t xml:space="preserve">See </w:t>
      </w:r>
      <w:r w:rsidR="00237D47">
        <w:fldChar w:fldCharType="begin"/>
      </w:r>
      <w:r w:rsidR="00237D47">
        <w:instrText xml:space="preserve"> REF _Ref434477973 \h </w:instrText>
      </w:r>
      <w:r w:rsidR="00237D47">
        <w:fldChar w:fldCharType="separate"/>
      </w:r>
      <w:r w:rsidR="000E2EAC">
        <w:t>The Verses of the Cymbals for the Apostles’ Feast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1B08408D" w14:textId="77777777" w:rsidTr="00D62D89">
        <w:trPr>
          <w:cantSplit/>
          <w:jc w:val="center"/>
        </w:trPr>
        <w:tc>
          <w:tcPr>
            <w:tcW w:w="288" w:type="dxa"/>
          </w:tcPr>
          <w:p w14:paraId="28F7D233" w14:textId="77777777" w:rsidR="000E2EAC" w:rsidRDefault="000E2EAC" w:rsidP="00D62D89">
            <w:pPr>
              <w:pStyle w:val="CopticCross"/>
            </w:pPr>
          </w:p>
        </w:tc>
        <w:tc>
          <w:tcPr>
            <w:tcW w:w="3960" w:type="dxa"/>
          </w:tcPr>
          <w:p w14:paraId="4647BCE7" w14:textId="77777777" w:rsidR="000E2EAC" w:rsidRDefault="000E2EAC" w:rsidP="00D62D89">
            <w:pPr>
              <w:pStyle w:val="EngHang"/>
            </w:pPr>
            <w:r>
              <w:t>Hail to our Father Peter,</w:t>
            </w:r>
          </w:p>
          <w:p w14:paraId="4926C39B" w14:textId="77777777" w:rsidR="000E2EAC" w:rsidRDefault="000E2EAC" w:rsidP="00D62D89">
            <w:pPr>
              <w:pStyle w:val="EngHang"/>
            </w:pPr>
            <w:r>
              <w:t>And our Teacher Paul,</w:t>
            </w:r>
          </w:p>
          <w:p w14:paraId="6F2AFB68" w14:textId="77777777" w:rsidR="000E2EAC" w:rsidRDefault="000E2EAC" w:rsidP="00D62D89">
            <w:pPr>
              <w:pStyle w:val="EngHang"/>
            </w:pPr>
            <w:r>
              <w:t>The great pillars,</w:t>
            </w:r>
          </w:p>
          <w:p w14:paraId="5EFBA669" w14:textId="77777777" w:rsidR="000E2EAC" w:rsidRDefault="000E2EAC" w:rsidP="00D62D89">
            <w:pPr>
              <w:pStyle w:val="EngHangEnd"/>
            </w:pPr>
            <w:r>
              <w:t>The firmess of the faithful.</w:t>
            </w:r>
          </w:p>
        </w:tc>
        <w:tc>
          <w:tcPr>
            <w:tcW w:w="288" w:type="dxa"/>
          </w:tcPr>
          <w:p w14:paraId="772BFE0E" w14:textId="77777777" w:rsidR="000E2EAC" w:rsidRDefault="000E2EAC" w:rsidP="00D62D89"/>
        </w:tc>
        <w:tc>
          <w:tcPr>
            <w:tcW w:w="288" w:type="dxa"/>
          </w:tcPr>
          <w:p w14:paraId="6DBE5F36" w14:textId="77777777" w:rsidR="000E2EAC" w:rsidRDefault="000E2EAC" w:rsidP="00D62D89">
            <w:pPr>
              <w:pStyle w:val="CopticCross"/>
            </w:pPr>
          </w:p>
        </w:tc>
        <w:tc>
          <w:tcPr>
            <w:tcW w:w="3960" w:type="dxa"/>
          </w:tcPr>
          <w:p w14:paraId="3B578BD6" w14:textId="77777777" w:rsidR="000E2EAC" w:rsidRDefault="000E2EAC" w:rsidP="00D62D89">
            <w:pPr>
              <w:pStyle w:val="CopticVersemulti-line"/>
            </w:pPr>
            <w:r>
              <w:t>Ⲭⲉⲣⲉ ⲡⲉⲛⲓⲱⲧ Ⲡⲉⲧⲣⲟⲥ:</w:t>
            </w:r>
          </w:p>
          <w:p w14:paraId="289C55E7" w14:textId="77777777" w:rsidR="000E2EAC" w:rsidRDefault="000E2EAC" w:rsidP="00D62D89">
            <w:pPr>
              <w:pStyle w:val="CopticVersemulti-line"/>
            </w:pPr>
            <w:r>
              <w:t>ⲛⲉⲙ ⲡⲉⲛⲥⲁϧ Ⲡⲁⲩⲗⲟⲥ:</w:t>
            </w:r>
          </w:p>
          <w:p w14:paraId="10984B7F" w14:textId="77777777" w:rsidR="000E2EAC" w:rsidRDefault="000E2EAC" w:rsidP="00D62D89">
            <w:pPr>
              <w:pStyle w:val="CopticVersemulti-line"/>
            </w:pPr>
            <w:r>
              <w:t>ⲛⲓⲛⲓϣϯ ⲛ̀ⲥⲧⲁⲩⲗⲗⲟⲥ:</w:t>
            </w:r>
          </w:p>
          <w:p w14:paraId="3D95130A" w14:textId="77777777" w:rsidR="000E2EAC" w:rsidRPr="00240FF0" w:rsidRDefault="000E2EAC" w:rsidP="00D62D89">
            <w:pPr>
              <w:pStyle w:val="CopticHangingVerse"/>
              <w:rPr>
                <w:vanish/>
              </w:rPr>
            </w:pPr>
            <w:r>
              <w:t>ⲉⲧⲧⲁϫⲣⲟ ⲛ̀ⲛⲓⲡⲓⲥⲧⲟⲥ.</w:t>
            </w:r>
          </w:p>
        </w:tc>
      </w:tr>
    </w:tbl>
    <w:p w14:paraId="255AA614" w14:textId="2E4277DA" w:rsidR="00306181" w:rsidRDefault="000E2EAC" w:rsidP="00306181">
      <w:pPr>
        <w:pStyle w:val="Rubric"/>
      </w:pPr>
      <w:r>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Pr>
          <w:noProof/>
        </w:rPr>
        <w:t>1074</w:t>
      </w:r>
      <w:r w:rsidR="00237D47">
        <w:fldChar w:fldCharType="end"/>
      </w:r>
      <w:r w:rsidR="00306181">
        <w:t>.</w:t>
      </w:r>
    </w:p>
    <w:p w14:paraId="21A226CF" w14:textId="77777777" w:rsidR="00DD5136" w:rsidRDefault="00DD5136" w:rsidP="00DD5136">
      <w:pPr>
        <w:pStyle w:val="Heading3"/>
      </w:pPr>
      <w:bookmarkStart w:id="1933" w:name="_Toc485884680"/>
      <w:r>
        <w:t>August 5 / Mesori 12: Commemoration of Archangel Michael</w:t>
      </w:r>
      <w:bookmarkEnd w:id="1933"/>
    </w:p>
    <w:p w14:paraId="1A62CB0D" w14:textId="3643F079" w:rsidR="003D4731" w:rsidRPr="00B637D8" w:rsidRDefault="003D4731" w:rsidP="003D4731">
      <w:pPr>
        <w:pStyle w:val="Rubric"/>
      </w:pPr>
      <w:r>
        <w:t xml:space="preserve">See </w:t>
      </w:r>
      <w:r>
        <w:fldChar w:fldCharType="begin"/>
      </w:r>
      <w:r>
        <w:instrText xml:space="preserve"> REF _Ref485105264 \h </w:instrText>
      </w:r>
      <w:r>
        <w:fldChar w:fldCharType="separate"/>
      </w:r>
      <w:r w:rsidR="000E2EAC">
        <w:t>November 8 (9) / Athor 12: Archangel Michael</w:t>
      </w:r>
      <w:r>
        <w:fldChar w:fldCharType="end"/>
      </w:r>
      <w:r>
        <w:t xml:space="preserve">, page </w:t>
      </w:r>
      <w:r>
        <w:fldChar w:fldCharType="begin"/>
      </w:r>
      <w:r>
        <w:instrText xml:space="preserve"> PAGEREF _Ref485105267 \h </w:instrText>
      </w:r>
      <w:r>
        <w:fldChar w:fldCharType="separate"/>
      </w:r>
      <w:r w:rsidR="000E2EAC">
        <w:rPr>
          <w:noProof/>
        </w:rPr>
        <w:t>795</w:t>
      </w:r>
      <w:r>
        <w:fldChar w:fldCharType="end"/>
      </w:r>
      <w:r>
        <w:t>.</w:t>
      </w:r>
    </w:p>
    <w:p w14:paraId="700F8882" w14:textId="77777777" w:rsidR="00495F1A" w:rsidRDefault="00980D99" w:rsidP="00495F1A">
      <w:pPr>
        <w:pStyle w:val="Heading3"/>
      </w:pPr>
      <w:bookmarkStart w:id="1934" w:name="_Toc485884681"/>
      <w:r>
        <w:t xml:space="preserve">August 6 / Mesori 13: </w:t>
      </w:r>
      <w:r w:rsidR="00495F1A">
        <w:t>The Transfiguration</w:t>
      </w:r>
      <w:bookmarkEnd w:id="1931"/>
      <w:bookmarkEnd w:id="1930"/>
      <w:bookmarkEnd w:id="1929"/>
      <w:bookmarkEnd w:id="1934"/>
    </w:p>
    <w:p w14:paraId="7EAEB060" w14:textId="12F0EC4C" w:rsidR="00155D64" w:rsidRPr="008712A7" w:rsidRDefault="00155D64" w:rsidP="00155D64">
      <w:pPr>
        <w:pStyle w:val="Heading4"/>
        <w:rPr>
          <w:rFonts w:ascii="Arial Unicode MS" w:eastAsia="Arial Unicode MS" w:hAnsi="Arial Unicode MS" w:cs="Arial Unicode MS"/>
        </w:rPr>
      </w:pPr>
      <w:bookmarkStart w:id="1935" w:name="_Ref434478012"/>
      <w:r>
        <w:t>Verses of the Cymbals for the Trasfiguration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44A9A8BB" w14:textId="77777777" w:rsidTr="00155D64">
        <w:trPr>
          <w:cantSplit/>
          <w:jc w:val="center"/>
        </w:trPr>
        <w:tc>
          <w:tcPr>
            <w:tcW w:w="288" w:type="dxa"/>
          </w:tcPr>
          <w:p w14:paraId="0EB14ED0" w14:textId="77777777" w:rsidR="00155D64" w:rsidRDefault="00155D64" w:rsidP="00155D64">
            <w:pPr>
              <w:pStyle w:val="CopticCross"/>
            </w:pPr>
          </w:p>
        </w:tc>
        <w:tc>
          <w:tcPr>
            <w:tcW w:w="3960" w:type="dxa"/>
          </w:tcPr>
          <w:p w14:paraId="02C105C3" w14:textId="38A4BE64" w:rsidR="00155D64" w:rsidRDefault="00155D64" w:rsidP="00155D64">
            <w:pPr>
              <w:pStyle w:val="EngHang"/>
            </w:pPr>
            <w:r>
              <w:t>Jesus Christ, our God,</w:t>
            </w:r>
          </w:p>
          <w:p w14:paraId="2328D341" w14:textId="75249AC6" w:rsidR="00155D64" w:rsidRDefault="00155D64" w:rsidP="00155D64">
            <w:pPr>
              <w:pStyle w:val="EngHang"/>
            </w:pPr>
            <w:r>
              <w:t>Took His Diciples,</w:t>
            </w:r>
          </w:p>
          <w:p w14:paraId="185296DE" w14:textId="6D256D64" w:rsidR="00155D64" w:rsidRDefault="00155D64" w:rsidP="00155D64">
            <w:pPr>
              <w:pStyle w:val="EngHang"/>
            </w:pPr>
            <w:r>
              <w:t>And brought them up</w:t>
            </w:r>
          </w:p>
          <w:p w14:paraId="4206B872" w14:textId="2AB3C6F3" w:rsidR="00155D64" w:rsidRDefault="00155D64" w:rsidP="00155D64">
            <w:pPr>
              <w:pStyle w:val="EngHangEnd"/>
            </w:pPr>
            <w:r>
              <w:t>To Mount Tabor.</w:t>
            </w:r>
          </w:p>
        </w:tc>
        <w:tc>
          <w:tcPr>
            <w:tcW w:w="288" w:type="dxa"/>
          </w:tcPr>
          <w:p w14:paraId="16DEC682" w14:textId="77777777" w:rsidR="00155D64" w:rsidRDefault="00155D64" w:rsidP="00155D64"/>
        </w:tc>
        <w:tc>
          <w:tcPr>
            <w:tcW w:w="288" w:type="dxa"/>
          </w:tcPr>
          <w:p w14:paraId="7B723294" w14:textId="77777777" w:rsidR="00155D64" w:rsidRDefault="00155D64" w:rsidP="00155D64">
            <w:pPr>
              <w:pStyle w:val="CopticCross"/>
            </w:pPr>
          </w:p>
        </w:tc>
        <w:tc>
          <w:tcPr>
            <w:tcW w:w="3960" w:type="dxa"/>
          </w:tcPr>
          <w:p w14:paraId="4141A611" w14:textId="51CC643F" w:rsidR="00155D64" w:rsidRDefault="00155D64" w:rsidP="00155D64">
            <w:pPr>
              <w:pStyle w:val="CopticVersemulti-line"/>
            </w:pPr>
            <w:r>
              <w:t>Ⲓⲏⲥⲟⲩⲥ Ⲡⲓⲭ̀ⲣⲓⲥⲧⲟⲥ Ⲡⲉⲛⲛⲟⲩϯ:</w:t>
            </w:r>
          </w:p>
          <w:p w14:paraId="292E9BBB" w14:textId="5E05786D" w:rsidR="00155D64" w:rsidRDefault="00155D64" w:rsidP="00155D64">
            <w:pPr>
              <w:pStyle w:val="CopticVersemulti-line"/>
            </w:pPr>
            <w:r>
              <w:t>ⲁϥϭⲓ ⲛ̀ⲛⲉϥⲙⲁⲑⲏⲧⲏⲥ:</w:t>
            </w:r>
          </w:p>
          <w:p w14:paraId="12E9CA10" w14:textId="478A09A2" w:rsidR="00155D64" w:rsidRDefault="00155D64" w:rsidP="00155D64">
            <w:pPr>
              <w:pStyle w:val="CopticVersemulti-line"/>
            </w:pPr>
            <w:r>
              <w:t>ⲁϥϭⲓⲧⲟⲩ ⲥⲁⲡ̀ϣⲱⲓ:</w:t>
            </w:r>
          </w:p>
          <w:p w14:paraId="0E8CA52F" w14:textId="35725178" w:rsidR="00155D64" w:rsidRPr="00240FF0" w:rsidRDefault="00155D64" w:rsidP="00155D64">
            <w:pPr>
              <w:pStyle w:val="CopticHangingVerse"/>
              <w:rPr>
                <w:vanish/>
              </w:rPr>
            </w:pPr>
            <w:r>
              <w:t xml:space="preserve">ⲙ̀ⲡⲓⲧⲱⲟⲩ ⲛ̀Ⲑⲁⲃⲱⲣ. </w:t>
            </w:r>
          </w:p>
        </w:tc>
      </w:tr>
      <w:tr w:rsidR="00155D64" w14:paraId="50ED18A9" w14:textId="77777777" w:rsidTr="00155D64">
        <w:trPr>
          <w:cantSplit/>
          <w:jc w:val="center"/>
        </w:trPr>
        <w:tc>
          <w:tcPr>
            <w:tcW w:w="288" w:type="dxa"/>
          </w:tcPr>
          <w:p w14:paraId="3BBAF1AA" w14:textId="77777777" w:rsidR="00155D64" w:rsidRDefault="00155D64" w:rsidP="00155D64">
            <w:pPr>
              <w:pStyle w:val="CopticCross"/>
            </w:pPr>
          </w:p>
        </w:tc>
        <w:tc>
          <w:tcPr>
            <w:tcW w:w="3960" w:type="dxa"/>
          </w:tcPr>
          <w:p w14:paraId="0971CD3C" w14:textId="0F9FC2E2" w:rsidR="00155D64" w:rsidRDefault="00155D64" w:rsidP="00155D64">
            <w:pPr>
              <w:pStyle w:val="EngHang"/>
            </w:pPr>
            <w:r>
              <w:t>Elias and Moses</w:t>
            </w:r>
          </w:p>
          <w:p w14:paraId="57662266" w14:textId="6E645027" w:rsidR="00155D64" w:rsidRDefault="00155D64" w:rsidP="00155D64">
            <w:pPr>
              <w:pStyle w:val="EngHang"/>
            </w:pPr>
            <w:r>
              <w:t>Saw his cothing on Tabor,</w:t>
            </w:r>
          </w:p>
          <w:p w14:paraId="1963E5FA" w14:textId="3BE827E4" w:rsidR="00155D64" w:rsidRDefault="00155D64" w:rsidP="00155D64">
            <w:pPr>
              <w:pStyle w:val="EngHang"/>
            </w:pPr>
            <w:r>
              <w:t>And the Diciples</w:t>
            </w:r>
          </w:p>
          <w:p w14:paraId="6DDB3E0D" w14:textId="0185F4AE" w:rsidR="00155D64" w:rsidRDefault="00155D64" w:rsidP="00155D64">
            <w:pPr>
              <w:pStyle w:val="EngHangEnd"/>
            </w:pPr>
            <w:r>
              <w:t>Passed through a bright cloud.</w:t>
            </w:r>
          </w:p>
        </w:tc>
        <w:tc>
          <w:tcPr>
            <w:tcW w:w="288" w:type="dxa"/>
          </w:tcPr>
          <w:p w14:paraId="0EE86EF6" w14:textId="77777777" w:rsidR="00155D64" w:rsidRDefault="00155D64" w:rsidP="00155D64"/>
        </w:tc>
        <w:tc>
          <w:tcPr>
            <w:tcW w:w="288" w:type="dxa"/>
          </w:tcPr>
          <w:p w14:paraId="05F59F20" w14:textId="77777777" w:rsidR="00155D64" w:rsidRDefault="00155D64" w:rsidP="00155D64">
            <w:pPr>
              <w:pStyle w:val="CopticCross"/>
            </w:pPr>
          </w:p>
        </w:tc>
        <w:tc>
          <w:tcPr>
            <w:tcW w:w="3960" w:type="dxa"/>
          </w:tcPr>
          <w:p w14:paraId="35EF1F84" w14:textId="01160506" w:rsidR="00155D64" w:rsidRDefault="00155D64" w:rsidP="00155D64">
            <w:pPr>
              <w:pStyle w:val="CopticVersemulti-line"/>
            </w:pPr>
            <w:r>
              <w:t>Ⲏⲗⲓⲁⲥ ⲛⲉⲙ Ⲙⲱⲩⲥⲏⲥ:</w:t>
            </w:r>
          </w:p>
          <w:p w14:paraId="44CB63D6" w14:textId="3B7E736D" w:rsidR="00155D64" w:rsidRDefault="00155D64" w:rsidP="00155D64">
            <w:pPr>
              <w:pStyle w:val="CopticVersemulti-line"/>
            </w:pPr>
            <w:r>
              <w:t>ⲁⲩⲛⲁⲩ ⲉ̀ⲛⲉϥϩ̀ⲃⲱⲥ ϩⲓ Ⲑⲁⲃⲱⲣ:</w:t>
            </w:r>
          </w:p>
          <w:p w14:paraId="7D1EE0C7" w14:textId="7E1FCB82" w:rsidR="00155D64" w:rsidRDefault="00155D64" w:rsidP="00155D64">
            <w:pPr>
              <w:pStyle w:val="CopticVersemulti-line"/>
            </w:pPr>
            <w:r>
              <w:t>ⲛⲓⲙⲁⲑⲏⲧⲏⲥ ⲉⲩⲉⲣϫⲓⲛⲓⲟⲣ:</w:t>
            </w:r>
          </w:p>
          <w:p w14:paraId="3198E099" w14:textId="00B7CA26" w:rsidR="00155D64" w:rsidRDefault="00155D64" w:rsidP="00155D64">
            <w:pPr>
              <w:pStyle w:val="CopticVersemulti-line"/>
            </w:pPr>
            <w:r>
              <w:t>ⲛ̀ϯϭⲏⲡⲓ ⲉⲥⲉⲣⲟⲩⲱⲓⲛⲓ.</w:t>
            </w:r>
          </w:p>
        </w:tc>
      </w:tr>
    </w:tbl>
    <w:p w14:paraId="1EF4D652" w14:textId="77777777" w:rsidR="00980D99" w:rsidRDefault="00980D99" w:rsidP="00980D99">
      <w:pPr>
        <w:pStyle w:val="Heading4"/>
      </w:pPr>
      <w:bookmarkStart w:id="1936" w:name="_Ref485108387"/>
      <w:r>
        <w:t>The Doxology</w:t>
      </w:r>
      <w:r w:rsidR="00E21EA3">
        <w:t xml:space="preserve"> of the Transfiguration</w:t>
      </w:r>
      <w:bookmarkEnd w:id="1935"/>
      <w:bookmarkEnd w:id="19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E0D79AE" w:rsidR="001E5E16" w:rsidRDefault="00A95C12" w:rsidP="001E5E16">
            <w:pPr>
              <w:pStyle w:val="EngHang"/>
            </w:pPr>
            <w:r>
              <w:t>Elias</w:t>
            </w:r>
            <w:r w:rsidR="001E5E16">
              <w:t>,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lastRenderedPageBreak/>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937" w:name="_Ref434476299"/>
      <w:r>
        <w:t>The Psali Adam</w:t>
      </w:r>
      <w:r w:rsidR="006C1B94">
        <w:t xml:space="preserve"> for the Transfiguration</w:t>
      </w:r>
      <w:bookmarkEnd w:id="19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18E7CCDB" w:rsidR="00934B8D" w:rsidRDefault="008452C0" w:rsidP="00934B8D">
            <w:pPr>
              <w:pStyle w:val="EngHangEnd"/>
            </w:pPr>
            <w:r>
              <w:t>O three Discip</w:t>
            </w:r>
            <w:r w:rsidR="00934B8D">
              <w:t>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61CB775F" w:rsidR="00934B8D" w:rsidRDefault="00A95C12" w:rsidP="00934B8D">
            <w:pPr>
              <w:pStyle w:val="EngHangEnd"/>
            </w:pPr>
            <w:r>
              <w:t>And Elias</w:t>
            </w:r>
            <w:r w:rsidR="00934B8D">
              <w:t xml:space="preserve">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45AE9180" w:rsidR="00934B8D" w:rsidRPr="005130A7" w:rsidRDefault="00934B8D" w:rsidP="00934B8D">
            <w:pPr>
              <w:pStyle w:val="CopticHangingVerse"/>
            </w:pPr>
            <w:r>
              <w:t>ⲛⲉⲙ Ⲏⲗⲓⲁⲥ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lastRenderedPageBreak/>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53417970" w:rsidR="00934B8D" w:rsidRDefault="00A95C12" w:rsidP="00934B8D">
            <w:pPr>
              <w:pStyle w:val="EngHang"/>
            </w:pPr>
            <w:r>
              <w:t>And Elias</w:t>
            </w:r>
            <w:r w:rsidR="00934B8D">
              <w:t xml:space="preserve">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lastRenderedPageBreak/>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2037CF40" w:rsidR="00934B8D" w:rsidRDefault="00A95C12" w:rsidP="00934B8D">
            <w:pPr>
              <w:pStyle w:val="EngHang"/>
            </w:pPr>
            <w:r>
              <w:t>Moses and Elias</w:t>
            </w:r>
            <w:r w:rsidR="00934B8D">
              <w:t>,</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938" w:name="_Ref434476316"/>
      <w:r>
        <w:lastRenderedPageBreak/>
        <w:t>The Psali Batos</w:t>
      </w:r>
      <w:r w:rsidR="006C1B94">
        <w:t xml:space="preserve"> for the Transfiguration</w:t>
      </w:r>
      <w:bookmarkEnd w:id="19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rsidRPr="00F63BC6">
              <w:rPr>
                <w:rFonts w:cs="FreeSerifAvvaShenouda"/>
              </w:rPr>
              <w:t>ⲁⲩⲃⲱⲗ ⲉ̀ⲃⲟⲗ ⲛ̀ϫⲉ ϩⲁⲛⲉⲑⲛⲟⲥ</w:t>
            </w:r>
            <w:r>
              <w:t>.</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lastRenderedPageBreak/>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0852C5C7" w:rsidR="00811539" w:rsidRDefault="00A95C12" w:rsidP="00811539">
            <w:pPr>
              <w:pStyle w:val="EngHang"/>
            </w:pPr>
            <w:r>
              <w:t>Moses and Elias</w:t>
            </w:r>
            <w:r w:rsidR="00811539">
              <w:t>.</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lastRenderedPageBreak/>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312AA2A7" w:rsidR="00811539" w:rsidRDefault="00A95C12" w:rsidP="00811539">
            <w:pPr>
              <w:pStyle w:val="EngHang"/>
            </w:pPr>
            <w:r>
              <w:t>Moses and Elias</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6FBA9B2D" w:rsidR="00811539" w:rsidRDefault="00A95C12" w:rsidP="00811539">
            <w:pPr>
              <w:pStyle w:val="EngHang"/>
            </w:pPr>
            <w:r>
              <w:t>And Elias</w:t>
            </w:r>
            <w:r w:rsidR="00811539">
              <w:t xml:space="preserve">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27917631" w14:textId="0D5596E4" w:rsidR="00155D64" w:rsidRPr="00155D64" w:rsidRDefault="00155D64" w:rsidP="00155D64">
      <w:pPr>
        <w:pStyle w:val="Heading4"/>
        <w:rPr>
          <w:rFonts w:ascii="Segoe UI Historic" w:hAnsi="Segoe UI Historic" w:cs="Segoe UI Historic"/>
        </w:rPr>
      </w:pPr>
      <w:bookmarkStart w:id="1939" w:name="_Toc410196224"/>
      <w:bookmarkStart w:id="1940" w:name="_Toc410196466"/>
      <w:bookmarkStart w:id="1941" w:name="_Toc410196968"/>
      <w:bookmarkStart w:id="1942" w:name="_Ref435642801"/>
      <w:bookmarkStart w:id="1943" w:name="_Ref435642808"/>
      <w:r>
        <w:lastRenderedPageBreak/>
        <w:t>Praxis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rsidRPr="00AF56AD" w14:paraId="6B0680F0" w14:textId="77777777" w:rsidTr="00155D64">
        <w:trPr>
          <w:cantSplit/>
          <w:jc w:val="center"/>
        </w:trPr>
        <w:tc>
          <w:tcPr>
            <w:tcW w:w="288" w:type="dxa"/>
          </w:tcPr>
          <w:p w14:paraId="12700813" w14:textId="77777777" w:rsidR="00155D64" w:rsidRDefault="00155D64" w:rsidP="00155D64">
            <w:pPr>
              <w:pStyle w:val="CopticCross"/>
            </w:pPr>
          </w:p>
        </w:tc>
        <w:tc>
          <w:tcPr>
            <w:tcW w:w="3960" w:type="dxa"/>
          </w:tcPr>
          <w:p w14:paraId="7C8A64B5" w14:textId="77777777" w:rsidR="00155D64" w:rsidRDefault="00155D64" w:rsidP="00155D64">
            <w:pPr>
              <w:pStyle w:val="EngHang"/>
            </w:pPr>
            <w:r>
              <w:t>Hail to the Transfiguration of Christ</w:t>
            </w:r>
          </w:p>
          <w:p w14:paraId="69803BE3" w14:textId="77777777" w:rsidR="00155D64" w:rsidRDefault="00155D64" w:rsidP="00155D64">
            <w:pPr>
              <w:pStyle w:val="EngHang"/>
            </w:pPr>
            <w:r>
              <w:t>On Mount Tabor,</w:t>
            </w:r>
          </w:p>
          <w:p w14:paraId="05A60554" w14:textId="35E74C9D" w:rsidR="00155D64" w:rsidRDefault="00155D64" w:rsidP="00155D64">
            <w:pPr>
              <w:pStyle w:val="EngHang"/>
            </w:pPr>
            <w:r>
              <w:t>Before His holy Diciples,</w:t>
            </w:r>
          </w:p>
          <w:p w14:paraId="4D271752" w14:textId="12BBE739" w:rsidR="00155D64" w:rsidRDefault="00155D64" w:rsidP="00155D64">
            <w:pPr>
              <w:pStyle w:val="EngHangEnd"/>
            </w:pPr>
            <w:r>
              <w:t>Peter, John, and James.</w:t>
            </w:r>
          </w:p>
        </w:tc>
        <w:tc>
          <w:tcPr>
            <w:tcW w:w="288" w:type="dxa"/>
          </w:tcPr>
          <w:p w14:paraId="6FB67A48" w14:textId="77777777" w:rsidR="00155D64" w:rsidRDefault="00155D64" w:rsidP="00155D64"/>
        </w:tc>
        <w:tc>
          <w:tcPr>
            <w:tcW w:w="288" w:type="dxa"/>
          </w:tcPr>
          <w:p w14:paraId="467DFFA9" w14:textId="77777777" w:rsidR="00155D64" w:rsidRDefault="00155D64" w:rsidP="00155D64">
            <w:pPr>
              <w:pStyle w:val="CopticCross"/>
            </w:pPr>
          </w:p>
        </w:tc>
        <w:tc>
          <w:tcPr>
            <w:tcW w:w="3960" w:type="dxa"/>
          </w:tcPr>
          <w:p w14:paraId="7D73ABE2" w14:textId="4347D594" w:rsidR="00155D64" w:rsidRDefault="00155D64" w:rsidP="00155D64">
            <w:pPr>
              <w:pStyle w:val="CopticVersemulti-line"/>
            </w:pPr>
            <w:r>
              <w:t>Ⲭⲉⲣⲉ ⲡⲓϣⲱⲃⲧ ⲛ̀ⲧⲉ Ⲡⲓⲭ̀ⲣⲓⲥⲧⲟⲥ:</w:t>
            </w:r>
          </w:p>
          <w:p w14:paraId="35D96BAD" w14:textId="262C677D" w:rsidR="00155D64" w:rsidRDefault="00155D64" w:rsidP="00155D64">
            <w:pPr>
              <w:pStyle w:val="CopticVersemulti-line"/>
            </w:pPr>
            <w:r>
              <w:t>Ϩⲓϫⲉⲛ ⲡⲓⲧⲱⲟⲩ ⲛ̀Ⲑⲁⲃⲱⲣ:</w:t>
            </w:r>
          </w:p>
          <w:p w14:paraId="3DB1E1B7" w14:textId="46F0EBB4" w:rsidR="00155D64" w:rsidRDefault="00155D64" w:rsidP="00155D64">
            <w:pPr>
              <w:pStyle w:val="CopticVersemulti-line"/>
            </w:pPr>
            <w:r>
              <w:t>ⲛⲁϩⲣⲉⲛ ⲛⲉϥⲙⲁⲑⲏⲧⲏⲥ ⲉⲑⲟⲩⲁⲃ:</w:t>
            </w:r>
          </w:p>
          <w:p w14:paraId="59960339" w14:textId="44BA60F6" w:rsidR="00155D64" w:rsidRPr="00AF56AD" w:rsidRDefault="00155D64" w:rsidP="00155D64">
            <w:pPr>
              <w:pStyle w:val="CopticVerse"/>
            </w:pPr>
            <w:r>
              <w:t>Ⲡⲉⲧⲣⲟⲥ ⲛⲉⲙ Ⲓⲱⲁⲛⲛⲏⲥ ⲛⲉⲙ Ⲓⲁⲕⲱⲃⲟⲥ.</w:t>
            </w:r>
          </w:p>
        </w:tc>
      </w:tr>
      <w:tr w:rsidR="00155D64" w:rsidRPr="00AF56AD" w14:paraId="3B1A2BF1" w14:textId="77777777" w:rsidTr="00155D64">
        <w:trPr>
          <w:cantSplit/>
          <w:jc w:val="center"/>
        </w:trPr>
        <w:tc>
          <w:tcPr>
            <w:tcW w:w="288" w:type="dxa"/>
          </w:tcPr>
          <w:p w14:paraId="50FAF607" w14:textId="77777777" w:rsidR="00155D64" w:rsidRDefault="00155D64" w:rsidP="00155D64">
            <w:pPr>
              <w:pStyle w:val="CopticCross"/>
            </w:pPr>
          </w:p>
        </w:tc>
        <w:tc>
          <w:tcPr>
            <w:tcW w:w="3960" w:type="dxa"/>
          </w:tcPr>
          <w:p w14:paraId="46BD56BD" w14:textId="77777777" w:rsidR="00155D64" w:rsidRDefault="00155D64" w:rsidP="00155D64">
            <w:pPr>
              <w:pStyle w:val="EngHang"/>
            </w:pPr>
            <w:r>
              <w:t>You are in truth blessed,</w:t>
            </w:r>
          </w:p>
          <w:p w14:paraId="68B57596" w14:textId="77777777" w:rsidR="00155D64" w:rsidRDefault="00155D64" w:rsidP="00155D64">
            <w:pPr>
              <w:pStyle w:val="EngHang"/>
            </w:pPr>
            <w:r>
              <w:t>With Your good Father,</w:t>
            </w:r>
          </w:p>
          <w:p w14:paraId="146CEF09" w14:textId="77777777" w:rsidR="00155D64" w:rsidRDefault="00155D64" w:rsidP="00155D64">
            <w:pPr>
              <w:pStyle w:val="EngHang"/>
            </w:pPr>
            <w:r>
              <w:t>And the Holy Spirit,</w:t>
            </w:r>
          </w:p>
          <w:p w14:paraId="321AE331" w14:textId="77777777" w:rsidR="00155D64" w:rsidRDefault="00155D64" w:rsidP="00155D64">
            <w:pPr>
              <w:pStyle w:val="EngHangEnd"/>
            </w:pPr>
            <w:r>
              <w:t>For you have been born and saved us.</w:t>
            </w:r>
          </w:p>
        </w:tc>
        <w:tc>
          <w:tcPr>
            <w:tcW w:w="288" w:type="dxa"/>
          </w:tcPr>
          <w:p w14:paraId="4C8AAE1C" w14:textId="77777777" w:rsidR="00155D64" w:rsidRDefault="00155D64" w:rsidP="00155D64"/>
        </w:tc>
        <w:tc>
          <w:tcPr>
            <w:tcW w:w="288" w:type="dxa"/>
          </w:tcPr>
          <w:p w14:paraId="7F4643CE" w14:textId="77777777" w:rsidR="00155D64" w:rsidRDefault="00155D64" w:rsidP="00155D64">
            <w:pPr>
              <w:pStyle w:val="CopticCross"/>
            </w:pPr>
          </w:p>
        </w:tc>
        <w:tc>
          <w:tcPr>
            <w:tcW w:w="3960" w:type="dxa"/>
          </w:tcPr>
          <w:p w14:paraId="45A43BA8" w14:textId="77777777" w:rsidR="00155D64" w:rsidRDefault="00155D64" w:rsidP="00155D64">
            <w:pPr>
              <w:pStyle w:val="CopticVersemulti-line"/>
            </w:pPr>
            <w:r>
              <w:t>Ⲕⲥ̀ⲙⲁⲣⲱⲟⲩⲧ ⲁ̀ⲗⲏⲑⲟⲥ:</w:t>
            </w:r>
          </w:p>
          <w:p w14:paraId="489185C1" w14:textId="77777777" w:rsidR="00155D64" w:rsidRDefault="00155D64" w:rsidP="00155D64">
            <w:pPr>
              <w:pStyle w:val="CopticVersemulti-line"/>
            </w:pPr>
            <w:r>
              <w:t>ⲛⲉⲙ Ⲡⲉⲕⲓⲱⲧ ⲛ̀ⲁ̀ⲅⲁⲑⲟⲥ:</w:t>
            </w:r>
          </w:p>
          <w:p w14:paraId="11C52245" w14:textId="77777777" w:rsidR="00155D64" w:rsidRDefault="00155D64" w:rsidP="00155D64">
            <w:pPr>
              <w:pStyle w:val="CopticVersemulti-line"/>
            </w:pPr>
            <w:r>
              <w:t>ⲛⲉⲙ Ⲡⲓⲡ̀ⲛⲉⲩⲙⲁ ⲉⲑⲟⲩⲁⲃ:</w:t>
            </w:r>
          </w:p>
          <w:p w14:paraId="52C06CC9" w14:textId="77777777" w:rsidR="00155D64" w:rsidRPr="00AF56AD" w:rsidRDefault="00155D64" w:rsidP="00155D64">
            <w:pPr>
              <w:pStyle w:val="CopticHangingVerse"/>
            </w:pPr>
            <w:r>
              <w:t>ϫⲉ ⲁⲩⲙⲁⲥⲕ ⲁⲕⲥⲱϯ ⲙ̀ⲙⲟⲛ.</w:t>
            </w:r>
          </w:p>
        </w:tc>
      </w:tr>
    </w:tbl>
    <w:p w14:paraId="597207EE" w14:textId="315F747A" w:rsidR="009A4C25" w:rsidRPr="009A4C25" w:rsidRDefault="009A4C25" w:rsidP="009A4C25">
      <w:pPr>
        <w:pStyle w:val="Rubric"/>
      </w:pPr>
      <w:r>
        <w:t>The following is given in place of the above as the more standard Praxis Response. However, since it refers to “Moses the Strong” (removed here) rather than Moses the Archprophet, it is clearly either a corruption or a confused later composition.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C25" w14:paraId="188F8085" w14:textId="77777777" w:rsidTr="007C5FC1">
        <w:trPr>
          <w:cantSplit/>
          <w:jc w:val="center"/>
        </w:trPr>
        <w:tc>
          <w:tcPr>
            <w:tcW w:w="288" w:type="dxa"/>
          </w:tcPr>
          <w:p w14:paraId="6378BEB2" w14:textId="77777777" w:rsidR="009A4C25" w:rsidRDefault="009A4C25" w:rsidP="007C5FC1">
            <w:pPr>
              <w:pStyle w:val="CopticCross"/>
            </w:pPr>
          </w:p>
        </w:tc>
        <w:tc>
          <w:tcPr>
            <w:tcW w:w="3960" w:type="dxa"/>
          </w:tcPr>
          <w:p w14:paraId="2A38A216" w14:textId="77777777" w:rsidR="009A4C25" w:rsidRDefault="009A4C25" w:rsidP="007C5FC1">
            <w:pPr>
              <w:pStyle w:val="EngHang"/>
            </w:pPr>
            <w:r>
              <w:t>Elias and Moses</w:t>
            </w:r>
          </w:p>
          <w:p w14:paraId="59AEDD4A" w14:textId="77777777" w:rsidR="009A4C25" w:rsidRDefault="009A4C25" w:rsidP="007C5FC1">
            <w:pPr>
              <w:pStyle w:val="EngHang"/>
            </w:pPr>
            <w:r>
              <w:t>Saw his cothing on Tabor,</w:t>
            </w:r>
          </w:p>
          <w:p w14:paraId="246C3BAC" w14:textId="77777777" w:rsidR="009A4C25" w:rsidRDefault="009A4C25" w:rsidP="007C5FC1">
            <w:pPr>
              <w:pStyle w:val="EngHang"/>
            </w:pPr>
            <w:r>
              <w:t>And the Diciples</w:t>
            </w:r>
          </w:p>
          <w:p w14:paraId="6739FC84" w14:textId="77777777" w:rsidR="009A4C25" w:rsidRDefault="009A4C25" w:rsidP="007C5FC1">
            <w:pPr>
              <w:pStyle w:val="EngHangEnd"/>
            </w:pPr>
            <w:r>
              <w:t>Passed through a bright cloud.</w:t>
            </w:r>
          </w:p>
        </w:tc>
        <w:tc>
          <w:tcPr>
            <w:tcW w:w="288" w:type="dxa"/>
          </w:tcPr>
          <w:p w14:paraId="36993549" w14:textId="77777777" w:rsidR="009A4C25" w:rsidRDefault="009A4C25" w:rsidP="007C5FC1"/>
        </w:tc>
        <w:tc>
          <w:tcPr>
            <w:tcW w:w="288" w:type="dxa"/>
          </w:tcPr>
          <w:p w14:paraId="2E9E097D" w14:textId="77777777" w:rsidR="009A4C25" w:rsidRDefault="009A4C25" w:rsidP="007C5FC1">
            <w:pPr>
              <w:pStyle w:val="CopticCross"/>
            </w:pPr>
          </w:p>
        </w:tc>
        <w:tc>
          <w:tcPr>
            <w:tcW w:w="3960" w:type="dxa"/>
          </w:tcPr>
          <w:p w14:paraId="7FDEBD53" w14:textId="77777777" w:rsidR="009A4C25" w:rsidRDefault="009A4C25" w:rsidP="007C5FC1">
            <w:pPr>
              <w:pStyle w:val="CopticVersemulti-line"/>
            </w:pPr>
            <w:r>
              <w:t>Ⲏⲗⲓⲁⲥ ⲛⲉⲙ Ⲙⲱⲩⲥⲏⲥ:</w:t>
            </w:r>
          </w:p>
          <w:p w14:paraId="1F120CD8" w14:textId="77777777" w:rsidR="009A4C25" w:rsidRDefault="009A4C25" w:rsidP="007C5FC1">
            <w:pPr>
              <w:pStyle w:val="CopticVersemulti-line"/>
            </w:pPr>
            <w:r>
              <w:t>ⲁⲩⲛⲁⲩ ⲉ̀ⲛⲉϥϩ̀ⲃⲱⲥ ϩⲓ Ⲑⲁⲃⲱⲣ:</w:t>
            </w:r>
          </w:p>
          <w:p w14:paraId="12837F55" w14:textId="77777777" w:rsidR="009A4C25" w:rsidRDefault="009A4C25" w:rsidP="007C5FC1">
            <w:pPr>
              <w:pStyle w:val="CopticVersemulti-line"/>
            </w:pPr>
            <w:r>
              <w:t>ⲛⲓⲙⲁⲑⲏⲧⲏⲥ ⲉⲩⲉⲣϫⲓⲛⲓⲟⲣ:</w:t>
            </w:r>
          </w:p>
          <w:p w14:paraId="59B89095" w14:textId="77777777" w:rsidR="009A4C25" w:rsidRDefault="009A4C25" w:rsidP="007C5FC1">
            <w:pPr>
              <w:pStyle w:val="CopticVersemulti-line"/>
            </w:pPr>
            <w:r>
              <w:t>ⲛ̀ϯϭⲏⲡⲓ ⲉⲥⲉⲣⲟⲩⲱⲓⲛⲓ.</w:t>
            </w:r>
          </w:p>
        </w:tc>
      </w:tr>
    </w:tbl>
    <w:p w14:paraId="13336B14" w14:textId="0AFE50E5" w:rsidR="00953E32" w:rsidRDefault="00953E32" w:rsidP="00953E32">
      <w:pPr>
        <w:pStyle w:val="Heading4"/>
      </w:pPr>
      <w:r>
        <w:t>The Psalm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0CA0C44C" w14:textId="77777777" w:rsidTr="00953E32">
        <w:trPr>
          <w:cantSplit/>
          <w:jc w:val="center"/>
        </w:trPr>
        <w:tc>
          <w:tcPr>
            <w:tcW w:w="288" w:type="dxa"/>
          </w:tcPr>
          <w:p w14:paraId="369F8CB9" w14:textId="77777777" w:rsidR="00953E32" w:rsidRDefault="00953E32" w:rsidP="00953E32">
            <w:pPr>
              <w:pStyle w:val="CopticCross"/>
            </w:pPr>
          </w:p>
        </w:tc>
        <w:tc>
          <w:tcPr>
            <w:tcW w:w="3960" w:type="dxa"/>
          </w:tcPr>
          <w:p w14:paraId="21E6605D" w14:textId="77777777" w:rsidR="00953E32" w:rsidRDefault="00953E32" w:rsidP="00953E32">
            <w:pPr>
              <w:pStyle w:val="EngHang"/>
            </w:pPr>
            <w:r>
              <w:t>Alleluia, Alleluia:</w:t>
            </w:r>
          </w:p>
          <w:p w14:paraId="1E0B8A62" w14:textId="77777777" w:rsidR="00953E32" w:rsidRDefault="00953E32" w:rsidP="00953E32">
            <w:pPr>
              <w:pStyle w:val="EngHang"/>
            </w:pPr>
            <w:r>
              <w:t>Jesus Christ, the Son of God,</w:t>
            </w:r>
          </w:p>
          <w:p w14:paraId="3BC886BA" w14:textId="2D9D8B50" w:rsidR="00953E32" w:rsidRDefault="00953E32" w:rsidP="00953E32">
            <w:pPr>
              <w:pStyle w:val="EngHang"/>
            </w:pPr>
            <w:r>
              <w:t>Was transfigured on Mount Tabor,</w:t>
            </w:r>
          </w:p>
          <w:p w14:paraId="16E55F18" w14:textId="77777777" w:rsidR="00953E32" w:rsidRDefault="00953E32" w:rsidP="00953E32">
            <w:pPr>
              <w:pStyle w:val="EngHangEnd"/>
            </w:pPr>
            <w:r>
              <w:t>Alleluia, Alleluia.</w:t>
            </w:r>
          </w:p>
        </w:tc>
        <w:tc>
          <w:tcPr>
            <w:tcW w:w="288" w:type="dxa"/>
          </w:tcPr>
          <w:p w14:paraId="787DE72B" w14:textId="77777777" w:rsidR="00953E32" w:rsidRDefault="00953E32" w:rsidP="00953E32"/>
        </w:tc>
        <w:tc>
          <w:tcPr>
            <w:tcW w:w="288" w:type="dxa"/>
          </w:tcPr>
          <w:p w14:paraId="111A5974" w14:textId="77777777" w:rsidR="00953E32" w:rsidRDefault="00953E32" w:rsidP="00953E32">
            <w:pPr>
              <w:pStyle w:val="CopticCross"/>
            </w:pPr>
          </w:p>
        </w:tc>
        <w:tc>
          <w:tcPr>
            <w:tcW w:w="3960" w:type="dxa"/>
          </w:tcPr>
          <w:p w14:paraId="3AE6824B" w14:textId="77777777" w:rsidR="00953E32" w:rsidRDefault="00953E32" w:rsidP="00953E32">
            <w:pPr>
              <w:pStyle w:val="CopticVersemulti-line"/>
            </w:pPr>
            <w:r>
              <w:t>Ⲁⲗⲗⲏⲗⲟⲩⲓⲁ ⲁⲗⲗⲏⲗⲟⲩⲓⲁ.</w:t>
            </w:r>
          </w:p>
          <w:p w14:paraId="38215834" w14:textId="77777777" w:rsidR="00953E32" w:rsidRDefault="00953E32" w:rsidP="00953E32">
            <w:pPr>
              <w:pStyle w:val="CopticVersemulti-line"/>
            </w:pPr>
            <w:r>
              <w:t>Ⲓⲥⲟⲩⲥ Ⲡⲓⲭ̀ⲣⲓⲥⲧⲟⲥ Ⲡϣⲏⲣⲓ ⲙ̀Ⲫⲛⲟⲩϯ:</w:t>
            </w:r>
          </w:p>
          <w:p w14:paraId="72419E60" w14:textId="1E0A711B" w:rsidR="00953E32" w:rsidRDefault="009C7202" w:rsidP="00953E32">
            <w:pPr>
              <w:pStyle w:val="CopticVersemulti-line"/>
            </w:pPr>
            <w:r>
              <w:t>ⲁϥϣⲟⲃⲧϥ ⲉ̀ϫⲉⲛ ⲡⲓⲧⲱⲟⲩ ⲛ̀Ⲑⲁⲃⲱⲣ</w:t>
            </w:r>
            <w:r w:rsidR="00953E32">
              <w:t>:</w:t>
            </w:r>
          </w:p>
          <w:p w14:paraId="5A65C0C2" w14:textId="77777777" w:rsidR="00953E32" w:rsidRPr="00C35319" w:rsidRDefault="00953E32" w:rsidP="00953E32">
            <w:pPr>
              <w:pStyle w:val="CopticHangingVerse"/>
            </w:pPr>
            <w:r>
              <w:t>ⲁⲗⲗⲏⲗⲟⲩⲓⲁ: ⲁⲗⲗⲏⲗⲟⲩⲓⲁ.</w:t>
            </w:r>
          </w:p>
        </w:tc>
      </w:tr>
    </w:tbl>
    <w:p w14:paraId="0E9747B7" w14:textId="1B05C0B3" w:rsidR="00953E32" w:rsidRDefault="00953E32" w:rsidP="00953E32">
      <w:pPr>
        <w:pStyle w:val="Heading4"/>
      </w:pPr>
      <w:r>
        <w:t>The Gospel Response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3E32" w14:paraId="6045F5CA" w14:textId="77777777" w:rsidTr="00953E32">
        <w:trPr>
          <w:cantSplit/>
          <w:jc w:val="center"/>
        </w:trPr>
        <w:tc>
          <w:tcPr>
            <w:tcW w:w="288" w:type="dxa"/>
          </w:tcPr>
          <w:p w14:paraId="73C80031" w14:textId="77777777" w:rsidR="00953E32" w:rsidRDefault="00953E32" w:rsidP="00953E32">
            <w:pPr>
              <w:pStyle w:val="CopticCross"/>
            </w:pPr>
          </w:p>
        </w:tc>
        <w:tc>
          <w:tcPr>
            <w:tcW w:w="3960" w:type="dxa"/>
          </w:tcPr>
          <w:p w14:paraId="5ABC4DF6" w14:textId="77777777" w:rsidR="00953E32" w:rsidRDefault="00953E32" w:rsidP="00953E32">
            <w:pPr>
              <w:pStyle w:val="EngHang"/>
            </w:pPr>
            <w:r>
              <w:t>Alleluia, alleluia,</w:t>
            </w:r>
          </w:p>
          <w:p w14:paraId="0507C172" w14:textId="77777777" w:rsidR="00953E32" w:rsidRDefault="00953E32" w:rsidP="00953E32">
            <w:pPr>
              <w:pStyle w:val="EngHang"/>
            </w:pPr>
            <w:r>
              <w:t>Alleluia, alleluia.</w:t>
            </w:r>
          </w:p>
          <w:p w14:paraId="1594D52F" w14:textId="77777777" w:rsidR="00953E32" w:rsidRDefault="00953E32" w:rsidP="00953E32">
            <w:pPr>
              <w:pStyle w:val="EngHang"/>
            </w:pPr>
            <w:r>
              <w:t>Jesus Christ the Son of God,</w:t>
            </w:r>
          </w:p>
          <w:p w14:paraId="09C32A58" w14:textId="0CDC59F0" w:rsidR="00953E32" w:rsidRDefault="009C7202" w:rsidP="00953E32">
            <w:pPr>
              <w:pStyle w:val="EngHangEnd"/>
            </w:pPr>
            <w:r>
              <w:t>Was transfigured on Mount Tabor</w:t>
            </w:r>
            <w:r w:rsidR="00953E32">
              <w:t>.</w:t>
            </w:r>
          </w:p>
        </w:tc>
        <w:tc>
          <w:tcPr>
            <w:tcW w:w="288" w:type="dxa"/>
          </w:tcPr>
          <w:p w14:paraId="1F3C2346" w14:textId="77777777" w:rsidR="00953E32" w:rsidRDefault="00953E32" w:rsidP="00953E32"/>
        </w:tc>
        <w:tc>
          <w:tcPr>
            <w:tcW w:w="288" w:type="dxa"/>
          </w:tcPr>
          <w:p w14:paraId="6121FBD6" w14:textId="77777777" w:rsidR="00953E32" w:rsidRDefault="00953E32" w:rsidP="00953E32">
            <w:pPr>
              <w:pStyle w:val="CopticCross"/>
            </w:pPr>
          </w:p>
        </w:tc>
        <w:tc>
          <w:tcPr>
            <w:tcW w:w="3960" w:type="dxa"/>
          </w:tcPr>
          <w:p w14:paraId="6FC71E8D" w14:textId="77777777" w:rsidR="00953E32" w:rsidRDefault="00953E32" w:rsidP="00953E32">
            <w:pPr>
              <w:pStyle w:val="CopticVersemulti-line"/>
            </w:pPr>
            <w:r>
              <w:t>Ⲁⲗⲗⲏⲗⲟⲩⲓⲁ: Ⲁⲗⲗⲏⲗⲟⲩⲓⲁ:</w:t>
            </w:r>
          </w:p>
          <w:p w14:paraId="44EBF0F2" w14:textId="77777777" w:rsidR="00953E32" w:rsidRDefault="00953E32" w:rsidP="00953E32">
            <w:pPr>
              <w:pStyle w:val="CopticVersemulti-line"/>
            </w:pPr>
            <w:r>
              <w:t>Ⲁⲗⲗⲏⲗⲟⲩⲓⲁ: Ⲁⲗⲗⲏⲗⲟⲩⲓⲁ.</w:t>
            </w:r>
          </w:p>
          <w:p w14:paraId="2A875925" w14:textId="77777777" w:rsidR="00953E32" w:rsidRDefault="00953E32" w:rsidP="00953E32">
            <w:pPr>
              <w:pStyle w:val="CopticVersemulti-line"/>
            </w:pPr>
            <w:r>
              <w:t>Ⲓⲏⲥⲟⲩⲥ Ⲡⲓⲭ̀ⲣⲓⲥⲧⲟⲥ Ⲡϣⲏⲣⲓ ⲙ̀Ⲫⲛⲟⲩϯ:</w:t>
            </w:r>
          </w:p>
          <w:p w14:paraId="2573A321" w14:textId="23828876" w:rsidR="00953E32" w:rsidRPr="00C35319" w:rsidRDefault="009C7202" w:rsidP="00953E32">
            <w:pPr>
              <w:pStyle w:val="CopticHangingVerse"/>
            </w:pPr>
            <w:r>
              <w:t>ⲁϥϣⲟⲃⲧϥ ⲉ̀ϫⲉⲛ ⲡⲓⲧⲱⲟⲩ ⲛ̀Ⲑⲁⲃⲱⲣ</w:t>
            </w:r>
            <w:r w:rsidR="00953E32">
              <w:t>.</w:t>
            </w:r>
          </w:p>
        </w:tc>
      </w:tr>
      <w:tr w:rsidR="00953E32" w14:paraId="0C608150" w14:textId="77777777" w:rsidTr="00953E32">
        <w:trPr>
          <w:cantSplit/>
          <w:jc w:val="center"/>
        </w:trPr>
        <w:tc>
          <w:tcPr>
            <w:tcW w:w="288" w:type="dxa"/>
          </w:tcPr>
          <w:p w14:paraId="76F32730" w14:textId="77777777" w:rsidR="00953E32" w:rsidRDefault="00953E32" w:rsidP="00953E32">
            <w:pPr>
              <w:pStyle w:val="CopticCross"/>
            </w:pPr>
          </w:p>
        </w:tc>
        <w:tc>
          <w:tcPr>
            <w:tcW w:w="3960" w:type="dxa"/>
          </w:tcPr>
          <w:p w14:paraId="69335059" w14:textId="77777777" w:rsidR="00953E32" w:rsidRDefault="00953E32" w:rsidP="00953E32">
            <w:pPr>
              <w:pStyle w:val="EngHang"/>
            </w:pPr>
            <w:r>
              <w:t>This is He to Whom the glory is due,</w:t>
            </w:r>
          </w:p>
          <w:p w14:paraId="709E6688" w14:textId="77777777" w:rsidR="00953E32" w:rsidRDefault="00953E32" w:rsidP="00953E32">
            <w:pPr>
              <w:pStyle w:val="EngHang"/>
            </w:pPr>
            <w:r>
              <w:t>With His Good Father,</w:t>
            </w:r>
          </w:p>
          <w:p w14:paraId="07D06772" w14:textId="77777777" w:rsidR="00953E32" w:rsidRDefault="00953E32" w:rsidP="00953E32">
            <w:pPr>
              <w:pStyle w:val="EngHang"/>
            </w:pPr>
            <w:r>
              <w:t>And the Holy Spirit,</w:t>
            </w:r>
          </w:p>
          <w:p w14:paraId="611D3397" w14:textId="77777777" w:rsidR="00953E32" w:rsidRDefault="00953E32" w:rsidP="00953E32">
            <w:pPr>
              <w:pStyle w:val="EngHangEnd"/>
            </w:pPr>
            <w:r>
              <w:t>Now and forever.</w:t>
            </w:r>
          </w:p>
        </w:tc>
        <w:tc>
          <w:tcPr>
            <w:tcW w:w="288" w:type="dxa"/>
          </w:tcPr>
          <w:p w14:paraId="38510405" w14:textId="77777777" w:rsidR="00953E32" w:rsidRDefault="00953E32" w:rsidP="00953E32"/>
        </w:tc>
        <w:tc>
          <w:tcPr>
            <w:tcW w:w="288" w:type="dxa"/>
          </w:tcPr>
          <w:p w14:paraId="1713F754" w14:textId="77777777" w:rsidR="00953E32" w:rsidRDefault="00953E32" w:rsidP="00953E32">
            <w:pPr>
              <w:pStyle w:val="CopticCross"/>
            </w:pPr>
          </w:p>
        </w:tc>
        <w:tc>
          <w:tcPr>
            <w:tcW w:w="3960" w:type="dxa"/>
          </w:tcPr>
          <w:p w14:paraId="74041E3D" w14:textId="77777777" w:rsidR="00953E32" w:rsidRDefault="00953E32" w:rsidP="00953E32">
            <w:pPr>
              <w:pStyle w:val="CopticVersemulti-line"/>
            </w:pPr>
            <w:r>
              <w:t>Ⲫⲁⲓ ⲉ̀ⲣⲉ ⲡⲓⲱ̀ⲟⲩ ⲉⲣⲡ̀ⲣⲉⲡ̀ⲓ ⲛⲁϥ:</w:t>
            </w:r>
          </w:p>
          <w:p w14:paraId="5D090A5C" w14:textId="77777777" w:rsidR="00953E32" w:rsidRDefault="00953E32" w:rsidP="00953E32">
            <w:pPr>
              <w:pStyle w:val="CopticVersemulti-line"/>
            </w:pPr>
            <w:r>
              <w:t>ⲛⲉⲙ Ⲡⲉϥⲓⲱⲧ ⲛ̀ⲁ̀ⲅⲁⲑⲟⲥ:</w:t>
            </w:r>
          </w:p>
          <w:p w14:paraId="3EDF6388" w14:textId="77777777" w:rsidR="00953E32" w:rsidRDefault="00953E32" w:rsidP="00953E32">
            <w:pPr>
              <w:pStyle w:val="CopticVersemulti-line"/>
            </w:pPr>
            <w:r>
              <w:t>ⲛⲉⲙ Ⲡⲓⲡⲛⲉⲩⲙⲁ ⲉⲑⲟⲩⲁⲃ:</w:t>
            </w:r>
          </w:p>
          <w:p w14:paraId="1AFA38C4" w14:textId="77777777" w:rsidR="00953E32" w:rsidRDefault="00953E32" w:rsidP="00953E32">
            <w:pPr>
              <w:pStyle w:val="CopticHangingVerse"/>
            </w:pPr>
            <w:r>
              <w:t>ⲓⲥϫⲉⲛ ϯⲛⲟⲩ ⲛⲉⲙ ϣⲁ ⲉ̀ⲛⲉϩ.</w:t>
            </w:r>
          </w:p>
        </w:tc>
      </w:tr>
      <w:tr w:rsidR="00953E32" w14:paraId="5049FFF6" w14:textId="77777777" w:rsidTr="00953E32">
        <w:trPr>
          <w:cantSplit/>
          <w:jc w:val="center"/>
        </w:trPr>
        <w:tc>
          <w:tcPr>
            <w:tcW w:w="288" w:type="dxa"/>
          </w:tcPr>
          <w:p w14:paraId="6D4D7FD3" w14:textId="77777777" w:rsidR="00953E32" w:rsidRDefault="00953E32" w:rsidP="00953E32">
            <w:pPr>
              <w:pStyle w:val="CopticCross"/>
            </w:pPr>
          </w:p>
        </w:tc>
        <w:tc>
          <w:tcPr>
            <w:tcW w:w="3960" w:type="dxa"/>
          </w:tcPr>
          <w:p w14:paraId="512DB078" w14:textId="77777777" w:rsidR="00953E32" w:rsidRDefault="00953E32" w:rsidP="00953E32">
            <w:pPr>
              <w:pStyle w:val="EngHang"/>
            </w:pPr>
            <w:r>
              <w:t>Blessed be the Father and the Son</w:t>
            </w:r>
          </w:p>
          <w:p w14:paraId="60D7DE4F" w14:textId="77777777" w:rsidR="00953E32" w:rsidRDefault="00953E32" w:rsidP="00953E32">
            <w:pPr>
              <w:pStyle w:val="EngHang"/>
            </w:pPr>
            <w:r>
              <w:t>And the Holy Spirit,</w:t>
            </w:r>
          </w:p>
          <w:p w14:paraId="54785A0F" w14:textId="77777777" w:rsidR="00953E32" w:rsidRDefault="00953E32" w:rsidP="00953E32">
            <w:pPr>
              <w:pStyle w:val="EngHang"/>
            </w:pPr>
            <w:r>
              <w:t>The pefect Trinity,</w:t>
            </w:r>
          </w:p>
          <w:p w14:paraId="2823D7BA" w14:textId="77777777" w:rsidR="00953E32" w:rsidRDefault="00953E32" w:rsidP="00953E32">
            <w:pPr>
              <w:pStyle w:val="EngHang"/>
            </w:pPr>
            <w:r>
              <w:t>We worship Him and glorify Him.</w:t>
            </w:r>
          </w:p>
        </w:tc>
        <w:tc>
          <w:tcPr>
            <w:tcW w:w="288" w:type="dxa"/>
          </w:tcPr>
          <w:p w14:paraId="0217D217" w14:textId="77777777" w:rsidR="00953E32" w:rsidRDefault="00953E32" w:rsidP="00953E32"/>
        </w:tc>
        <w:tc>
          <w:tcPr>
            <w:tcW w:w="288" w:type="dxa"/>
          </w:tcPr>
          <w:p w14:paraId="66E375D3" w14:textId="77777777" w:rsidR="00953E32" w:rsidRDefault="00953E32" w:rsidP="00953E32">
            <w:pPr>
              <w:pStyle w:val="CopticCross"/>
            </w:pPr>
          </w:p>
        </w:tc>
        <w:tc>
          <w:tcPr>
            <w:tcW w:w="3960" w:type="dxa"/>
          </w:tcPr>
          <w:p w14:paraId="3F2C05B5" w14:textId="77777777" w:rsidR="00953E32" w:rsidRDefault="00953E32" w:rsidP="00953E32">
            <w:pPr>
              <w:pStyle w:val="CopticVersemulti-line"/>
            </w:pPr>
            <w:r>
              <w:t>Ϫⲉ ϥ̀ⲥ̀ⲙⲁⲣⲱⲟⲩⲧ ⲛ̀ϫⲉ Ⲫⲓⲱⲧ ⲛⲉⲙ Ⲡϣⲏⲣⲓ:</w:t>
            </w:r>
          </w:p>
          <w:p w14:paraId="16E3CA5F" w14:textId="77777777" w:rsidR="00953E32" w:rsidRDefault="00953E32" w:rsidP="00953E32">
            <w:pPr>
              <w:pStyle w:val="CopticVersemulti-line"/>
            </w:pPr>
            <w:r>
              <w:t>ⲛⲉⲙ Ⲡⲓⲡ̀ⲛⲉⲩⲙⲁ ⲉⲑⲟⲩⲁⲃ:</w:t>
            </w:r>
          </w:p>
          <w:p w14:paraId="3BD75B47" w14:textId="77777777" w:rsidR="00953E32" w:rsidRDefault="00953E32" w:rsidP="00953E32">
            <w:pPr>
              <w:pStyle w:val="CopticVersemulti-line"/>
            </w:pPr>
            <w:r>
              <w:t>Ϯⲧ̀ⲣⲓⲁⲥ ⲉⲧϫⲏⲕ ⲉ̀ⲃⲟⲗ:</w:t>
            </w:r>
          </w:p>
          <w:p w14:paraId="4FD5988C" w14:textId="77777777" w:rsidR="00953E32" w:rsidRDefault="00953E32" w:rsidP="00953E32">
            <w:pPr>
              <w:pStyle w:val="CopticVersemulti-line"/>
            </w:pPr>
            <w:r>
              <w:t>ⲧⲉⲛⲟⲩⲱϣⲧ ⲙ̀ⲙⲟⲥ ⲧⲉⲛϯⲱ̀ⲟⲩ ⲛⲁⲥ.</w:t>
            </w:r>
          </w:p>
        </w:tc>
      </w:tr>
    </w:tbl>
    <w:p w14:paraId="6CE0DF5D" w14:textId="7A96D845" w:rsidR="00155D64" w:rsidRPr="00155D64" w:rsidRDefault="00155D64" w:rsidP="00155D64">
      <w:pPr>
        <w:pStyle w:val="Heading4"/>
        <w:rPr>
          <w:rFonts w:ascii="Segoe UI Historic" w:eastAsia="Arial Unicode MS" w:hAnsi="Segoe UI Historic" w:cs="Segoe UI Historic"/>
        </w:rPr>
      </w:pPr>
      <w:r>
        <w:t>The End of Service Hymn for the Transfiguration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55D64" w14:paraId="597E1C05" w14:textId="77777777" w:rsidTr="00155D64">
        <w:trPr>
          <w:cantSplit/>
          <w:jc w:val="center"/>
        </w:trPr>
        <w:tc>
          <w:tcPr>
            <w:tcW w:w="288" w:type="dxa"/>
          </w:tcPr>
          <w:p w14:paraId="09E5D685" w14:textId="77777777" w:rsidR="00155D64" w:rsidRDefault="00155D64" w:rsidP="00155D64">
            <w:pPr>
              <w:pStyle w:val="CopticCross"/>
            </w:pPr>
          </w:p>
        </w:tc>
        <w:tc>
          <w:tcPr>
            <w:tcW w:w="3960" w:type="dxa"/>
          </w:tcPr>
          <w:p w14:paraId="516356CD" w14:textId="41945F67" w:rsidR="00155D64" w:rsidRDefault="00155D64" w:rsidP="00155D64">
            <w:pPr>
              <w:pStyle w:val="EngHangEnd"/>
            </w:pPr>
            <w:r>
              <w:t>… “Our Lord Jesus Christ, the Son of God, was transfigured on Mount Tabor.” …</w:t>
            </w:r>
          </w:p>
        </w:tc>
        <w:tc>
          <w:tcPr>
            <w:tcW w:w="288" w:type="dxa"/>
          </w:tcPr>
          <w:p w14:paraId="6B05CFEF" w14:textId="77777777" w:rsidR="00155D64" w:rsidRDefault="00155D64" w:rsidP="00155D64"/>
        </w:tc>
        <w:tc>
          <w:tcPr>
            <w:tcW w:w="288" w:type="dxa"/>
          </w:tcPr>
          <w:p w14:paraId="5906FF61" w14:textId="77777777" w:rsidR="00155D64" w:rsidRDefault="00155D64" w:rsidP="00155D64">
            <w:pPr>
              <w:pStyle w:val="CopticCross"/>
            </w:pPr>
          </w:p>
        </w:tc>
        <w:tc>
          <w:tcPr>
            <w:tcW w:w="3960" w:type="dxa"/>
          </w:tcPr>
          <w:p w14:paraId="7C801A4E" w14:textId="03F01F87" w:rsidR="00155D64" w:rsidRPr="00C35319" w:rsidRDefault="00155D64" w:rsidP="00155D64">
            <w:pPr>
              <w:pStyle w:val="CopticHangingVerse"/>
            </w:pPr>
            <w:r>
              <w:t>… ⲁϥϣⲟⲃⲧϥ ⲉ̀ϫⲉⲛ ⲡⲓⲧⲱⲟⲩ ⲛ̀Ⲑⲁⲃⲱⲣ …</w:t>
            </w:r>
          </w:p>
        </w:tc>
      </w:tr>
    </w:tbl>
    <w:p w14:paraId="365C701F" w14:textId="77777777" w:rsidR="00495F1A" w:rsidRDefault="00980D99" w:rsidP="00495F1A">
      <w:pPr>
        <w:pStyle w:val="Heading3"/>
      </w:pPr>
      <w:bookmarkStart w:id="1944" w:name="_Ref485102883"/>
      <w:bookmarkStart w:id="1945" w:name="_Toc485884682"/>
      <w:r>
        <w:t xml:space="preserve">August 9 / Mesori 16: </w:t>
      </w:r>
      <w:r w:rsidR="00495F1A">
        <w:t>The Assumption of the Virgin</w:t>
      </w:r>
      <w:bookmarkEnd w:id="1939"/>
      <w:bookmarkEnd w:id="1940"/>
      <w:bookmarkEnd w:id="1941"/>
      <w:bookmarkEnd w:id="1942"/>
      <w:bookmarkEnd w:id="1943"/>
      <w:bookmarkEnd w:id="1944"/>
      <w:bookmarkEnd w:id="1945"/>
    </w:p>
    <w:p w14:paraId="7CA90D1D" w14:textId="7FF594DA" w:rsidR="003D07AB" w:rsidRDefault="003D07AB" w:rsidP="003D07AB">
      <w:pPr>
        <w:pStyle w:val="Heading4"/>
      </w:pPr>
      <w:bookmarkStart w:id="1946" w:name="_Ref435642763"/>
      <w:r>
        <w:t>The Vespers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07AB" w14:paraId="56A589ED" w14:textId="77777777" w:rsidTr="007C5FC1">
        <w:trPr>
          <w:cantSplit/>
          <w:jc w:val="center"/>
        </w:trPr>
        <w:tc>
          <w:tcPr>
            <w:tcW w:w="288" w:type="dxa"/>
          </w:tcPr>
          <w:p w14:paraId="23299C6D" w14:textId="77777777" w:rsidR="003D07AB" w:rsidRDefault="003D07AB" w:rsidP="007C5FC1">
            <w:pPr>
              <w:pStyle w:val="CopticCross"/>
            </w:pPr>
          </w:p>
        </w:tc>
        <w:tc>
          <w:tcPr>
            <w:tcW w:w="3960" w:type="dxa"/>
          </w:tcPr>
          <w:p w14:paraId="7B17A3DA" w14:textId="4FA67770" w:rsidR="003D07AB" w:rsidRDefault="003D07AB" w:rsidP="007C5FC1">
            <w:pPr>
              <w:pStyle w:val="EngHang"/>
            </w:pPr>
            <w:r>
              <w:t>Many women attained honours—</w:t>
            </w:r>
          </w:p>
          <w:p w14:paraId="4040E4B8" w14:textId="1875FF9C" w:rsidR="003D07AB" w:rsidRDefault="003D07AB" w:rsidP="007C5FC1">
            <w:pPr>
              <w:pStyle w:val="EngHang"/>
            </w:pPr>
            <w:r>
              <w:t>You are exalted above them all,</w:t>
            </w:r>
          </w:p>
          <w:p w14:paraId="01DBBD85" w14:textId="3FE7E6D5" w:rsidR="003D07AB" w:rsidRDefault="003D07AB" w:rsidP="007C5FC1">
            <w:pPr>
              <w:pStyle w:val="EngHang"/>
            </w:pPr>
            <w:r>
              <w:t>For youy are the pride of the virgins,</w:t>
            </w:r>
          </w:p>
          <w:p w14:paraId="54F5E458" w14:textId="5E03F636" w:rsidR="003D07AB" w:rsidRDefault="003D07AB" w:rsidP="007C5FC1">
            <w:pPr>
              <w:pStyle w:val="EngHangEnd"/>
            </w:pPr>
            <w:r>
              <w:t>O Mary, the Theotokos.</w:t>
            </w:r>
          </w:p>
        </w:tc>
        <w:tc>
          <w:tcPr>
            <w:tcW w:w="288" w:type="dxa"/>
          </w:tcPr>
          <w:p w14:paraId="7845F170" w14:textId="77777777" w:rsidR="003D07AB" w:rsidRDefault="003D07AB" w:rsidP="007C5FC1"/>
        </w:tc>
        <w:tc>
          <w:tcPr>
            <w:tcW w:w="288" w:type="dxa"/>
          </w:tcPr>
          <w:p w14:paraId="2E4C3DFD" w14:textId="77777777" w:rsidR="003D07AB" w:rsidRDefault="003D07AB" w:rsidP="007C5FC1">
            <w:pPr>
              <w:pStyle w:val="CopticCross"/>
            </w:pPr>
          </w:p>
        </w:tc>
        <w:tc>
          <w:tcPr>
            <w:tcW w:w="3960" w:type="dxa"/>
          </w:tcPr>
          <w:p w14:paraId="3F99185F" w14:textId="3F6C52E6" w:rsidR="003D07AB" w:rsidRDefault="007C5FC1" w:rsidP="007C5FC1">
            <w:pPr>
              <w:pStyle w:val="CopticVersemulti-line"/>
            </w:pPr>
            <w:r>
              <w:t>Ⲁ ⲟⲩⲙⲏϣ ⲛ̀ⲥ̀ϩⲓⲙⲓ ϭⲓⲧⲁⲓⲟ:</w:t>
            </w:r>
          </w:p>
          <w:p w14:paraId="39B512A1" w14:textId="14A247C9" w:rsidR="007C5FC1" w:rsidRDefault="007C5FC1" w:rsidP="007C5FC1">
            <w:pPr>
              <w:pStyle w:val="CopticVersemulti-line"/>
            </w:pPr>
            <w:r>
              <w:t>ⲁ̀ⲣⲉϭⲓⲥⲓ ⲛ̀ⲑⲟ ⲉ̀ϩⲟⲧⲉⲣⲱⲟⲩ ⲧⲏⲣⲟⲩ:</w:t>
            </w:r>
          </w:p>
          <w:p w14:paraId="4FAC470E" w14:textId="78F5F8B3" w:rsidR="007C5FC1" w:rsidRDefault="007C5FC1" w:rsidP="007C5FC1">
            <w:pPr>
              <w:pStyle w:val="CopticVersemulti-line"/>
            </w:pPr>
            <w:r>
              <w:t>ϫⲉ ⲛ̀ⲑⲟ ⲡⲉ ⲡ̀ϣⲟⲩϣⲟⲩ ⲛ̀ⲛⲓⲡⲁⲣⲑⲉⲛⲟⲥ:</w:t>
            </w:r>
          </w:p>
          <w:p w14:paraId="6F48CB20" w14:textId="1CD3465F" w:rsidR="003D07AB" w:rsidRDefault="007C5FC1" w:rsidP="007C5FC1">
            <w:pPr>
              <w:pStyle w:val="CopticHangingVerse"/>
            </w:pPr>
            <w:r>
              <w:t>ϯⲑⲉⲟ̀ⲧⲟⲕⲟⲥ Ⲙⲁⲣⲓⲁ.</w:t>
            </w:r>
          </w:p>
        </w:tc>
      </w:tr>
      <w:tr w:rsidR="007C5FC1" w14:paraId="6D8292FB" w14:textId="77777777" w:rsidTr="007C5FC1">
        <w:trPr>
          <w:cantSplit/>
          <w:jc w:val="center"/>
        </w:trPr>
        <w:tc>
          <w:tcPr>
            <w:tcW w:w="288" w:type="dxa"/>
          </w:tcPr>
          <w:p w14:paraId="240BB643" w14:textId="77777777" w:rsidR="007C5FC1" w:rsidRDefault="007C5FC1" w:rsidP="007C5FC1">
            <w:pPr>
              <w:pStyle w:val="CopticCross"/>
            </w:pPr>
          </w:p>
        </w:tc>
        <w:tc>
          <w:tcPr>
            <w:tcW w:w="3960" w:type="dxa"/>
          </w:tcPr>
          <w:p w14:paraId="58C65FC1" w14:textId="77777777" w:rsidR="007C5FC1" w:rsidRPr="00A742AC" w:rsidRDefault="007C5FC1" w:rsidP="007C5FC1">
            <w:pPr>
              <w:pStyle w:val="EngHang"/>
              <w:rPr>
                <w:szCs w:val="20"/>
              </w:rPr>
            </w:pPr>
            <w:r w:rsidRPr="00A742AC">
              <w:t>Intercede on our behalf,</w:t>
            </w:r>
          </w:p>
          <w:p w14:paraId="4D544C19" w14:textId="77777777" w:rsidR="007C5FC1" w:rsidRPr="00A742AC" w:rsidRDefault="007C5FC1" w:rsidP="007C5FC1">
            <w:pPr>
              <w:pStyle w:val="EngHang"/>
              <w:rPr>
                <w:szCs w:val="20"/>
              </w:rPr>
            </w:pPr>
            <w:r w:rsidRPr="00A742AC">
              <w:t>O lady of us all, the Mother of God,</w:t>
            </w:r>
          </w:p>
          <w:p w14:paraId="35F844E2" w14:textId="77777777" w:rsidR="007C5FC1" w:rsidRPr="00A742AC" w:rsidRDefault="007C5FC1" w:rsidP="007C5FC1">
            <w:pPr>
              <w:pStyle w:val="EngHang"/>
              <w:rPr>
                <w:szCs w:val="20"/>
              </w:rPr>
            </w:pPr>
            <w:r w:rsidRPr="00A742AC">
              <w:t>Mary, the Mother of our Saviour,</w:t>
            </w:r>
          </w:p>
          <w:p w14:paraId="705BE687" w14:textId="7A41B4FC" w:rsidR="007C5FC1" w:rsidRDefault="007C5FC1" w:rsidP="007C5FC1">
            <w:pPr>
              <w:pStyle w:val="EngHangEnd"/>
            </w:pPr>
            <w:r w:rsidRPr="00A742AC">
              <w:t>That He may forgive us our sins.</w:t>
            </w:r>
          </w:p>
        </w:tc>
        <w:tc>
          <w:tcPr>
            <w:tcW w:w="288" w:type="dxa"/>
          </w:tcPr>
          <w:p w14:paraId="10A7C01B" w14:textId="77777777" w:rsidR="007C5FC1" w:rsidRDefault="007C5FC1" w:rsidP="007C5FC1"/>
        </w:tc>
        <w:tc>
          <w:tcPr>
            <w:tcW w:w="288" w:type="dxa"/>
          </w:tcPr>
          <w:p w14:paraId="0E81976A" w14:textId="77777777" w:rsidR="007C5FC1" w:rsidRDefault="007C5FC1" w:rsidP="007C5FC1">
            <w:pPr>
              <w:pStyle w:val="CopticCross"/>
            </w:pPr>
          </w:p>
        </w:tc>
        <w:tc>
          <w:tcPr>
            <w:tcW w:w="3960" w:type="dxa"/>
          </w:tcPr>
          <w:p w14:paraId="3A615F66" w14:textId="77777777" w:rsidR="007C5FC1" w:rsidRDefault="007C5FC1" w:rsidP="007C5FC1">
            <w:pPr>
              <w:pStyle w:val="CopticVersemulti-line"/>
            </w:pPr>
            <w:r w:rsidRPr="00A742AC">
              <w:t>Ⲁⲣⲓⲡⲣⲉⲥⲃⲉⲩⲓⲛ ⲉϩ̀ⲣⲏⲓ ⲉϫⲱⲛ</w:t>
            </w:r>
          </w:p>
          <w:p w14:paraId="4495A8F7" w14:textId="77777777" w:rsidR="007C5FC1" w:rsidRDefault="007C5FC1" w:rsidP="007C5FC1">
            <w:pPr>
              <w:pStyle w:val="CopticVersemulti-line"/>
            </w:pPr>
            <w:r w:rsidRPr="00A742AC">
              <w:t>ⲱ ⲧⲉⲛⲟ̅ⲥ̅ ⲛ̀ⲛⲏⲃ ⲧⲏⲣⲉⲛ ϯⲑⲉⲟⲧⲟⲕⲟⲥ</w:t>
            </w:r>
          </w:p>
          <w:p w14:paraId="3C7FEE90" w14:textId="77777777" w:rsidR="007C5FC1" w:rsidRDefault="007C5FC1" w:rsidP="007C5FC1">
            <w:pPr>
              <w:pStyle w:val="CopticVersemulti-line"/>
            </w:pPr>
            <w:r w:rsidRPr="00A742AC">
              <w:t>Ⲙⲁⲣⲓⲁ ⲑ̀ⲙⲁⲩ ⲙ̀ⲡⲉⲛⲥ̅ⲱ̅ⲣ</w:t>
            </w:r>
          </w:p>
          <w:p w14:paraId="1C9A7B8D" w14:textId="12EFD432" w:rsidR="007C5FC1" w:rsidRDefault="007C5FC1" w:rsidP="007C5FC1">
            <w:pPr>
              <w:pStyle w:val="CopticHangingVerse"/>
            </w:pPr>
            <w:r w:rsidRPr="00A742AC">
              <w:t>ⲛ̀ⲧⲉϥⲭⲁ ⲛⲉⲛⲛⲟⲃⲓ ⲛⲁⲛ ⲉⲃⲟⲗ.</w:t>
            </w:r>
          </w:p>
        </w:tc>
      </w:tr>
      <w:tr w:rsidR="007C5FC1" w14:paraId="010CD9D7" w14:textId="77777777" w:rsidTr="007C5FC1">
        <w:trPr>
          <w:cantSplit/>
          <w:jc w:val="center"/>
        </w:trPr>
        <w:tc>
          <w:tcPr>
            <w:tcW w:w="288" w:type="dxa"/>
          </w:tcPr>
          <w:p w14:paraId="1BDD3503" w14:textId="77777777" w:rsidR="007C5FC1" w:rsidRDefault="007C5FC1" w:rsidP="007C5FC1">
            <w:pPr>
              <w:pStyle w:val="CopticCross"/>
            </w:pPr>
          </w:p>
        </w:tc>
        <w:tc>
          <w:tcPr>
            <w:tcW w:w="3960" w:type="dxa"/>
          </w:tcPr>
          <w:p w14:paraId="7A04A1C9" w14:textId="77777777" w:rsidR="007C5FC1" w:rsidRDefault="007C5FC1" w:rsidP="007C5FC1">
            <w:pPr>
              <w:pStyle w:val="EngHang"/>
            </w:pPr>
            <w:r>
              <w:t>Blessed be the Father and the Son</w:t>
            </w:r>
          </w:p>
          <w:p w14:paraId="1EBF8A3E" w14:textId="77777777" w:rsidR="007C5FC1" w:rsidRDefault="007C5FC1" w:rsidP="007C5FC1">
            <w:pPr>
              <w:pStyle w:val="EngHang"/>
            </w:pPr>
            <w:r>
              <w:t>And the Holy Spirit,</w:t>
            </w:r>
          </w:p>
          <w:p w14:paraId="3527277E" w14:textId="77777777" w:rsidR="007C5FC1" w:rsidRDefault="007C5FC1" w:rsidP="007C5FC1">
            <w:pPr>
              <w:pStyle w:val="EngHang"/>
            </w:pPr>
            <w:r>
              <w:t>The pefect Trinity,</w:t>
            </w:r>
          </w:p>
          <w:p w14:paraId="10476A91" w14:textId="3A22E4BD" w:rsidR="007C5FC1" w:rsidRDefault="007C5FC1" w:rsidP="007C5FC1">
            <w:pPr>
              <w:pStyle w:val="EngHangEnd"/>
            </w:pPr>
            <w:r>
              <w:t>We worship Him and glorify Him.</w:t>
            </w:r>
          </w:p>
        </w:tc>
        <w:tc>
          <w:tcPr>
            <w:tcW w:w="288" w:type="dxa"/>
          </w:tcPr>
          <w:p w14:paraId="1ECFF22D" w14:textId="77777777" w:rsidR="007C5FC1" w:rsidRDefault="007C5FC1" w:rsidP="007C5FC1"/>
        </w:tc>
        <w:tc>
          <w:tcPr>
            <w:tcW w:w="288" w:type="dxa"/>
          </w:tcPr>
          <w:p w14:paraId="2A8A765A" w14:textId="77777777" w:rsidR="007C5FC1" w:rsidRDefault="007C5FC1" w:rsidP="007C5FC1">
            <w:pPr>
              <w:pStyle w:val="CopticCross"/>
            </w:pPr>
          </w:p>
        </w:tc>
        <w:tc>
          <w:tcPr>
            <w:tcW w:w="3960" w:type="dxa"/>
          </w:tcPr>
          <w:p w14:paraId="67AE09F0" w14:textId="77777777" w:rsidR="007C5FC1" w:rsidRDefault="007C5FC1" w:rsidP="007C5FC1">
            <w:pPr>
              <w:pStyle w:val="CopticVersemulti-line"/>
            </w:pPr>
            <w:r>
              <w:t>Ϫⲉ ϥ̀ⲥ̀ⲙⲁⲣⲱⲟⲩⲧ ⲛ̀ϫⲉ Ⲫⲓⲱⲧ ⲛⲉⲙ Ⲡϣⲏⲣⲓ:</w:t>
            </w:r>
          </w:p>
          <w:p w14:paraId="1AC02FE1" w14:textId="77777777" w:rsidR="007C5FC1" w:rsidRDefault="007C5FC1" w:rsidP="007C5FC1">
            <w:pPr>
              <w:pStyle w:val="CopticVersemulti-line"/>
            </w:pPr>
            <w:r>
              <w:t>ⲛⲉⲙ Ⲡⲓⲡ̀ⲛⲉⲩⲙⲁ ⲉⲑⲟⲩⲁⲃ:</w:t>
            </w:r>
          </w:p>
          <w:p w14:paraId="59F98F99" w14:textId="77777777" w:rsidR="007C5FC1" w:rsidRDefault="007C5FC1" w:rsidP="007C5FC1">
            <w:pPr>
              <w:pStyle w:val="CopticVersemulti-line"/>
            </w:pPr>
            <w:r>
              <w:t>Ϯⲧ̀ⲣⲓⲁⲥ ⲉⲧϫⲏⲕ ⲉ̀ⲃⲟⲗ:</w:t>
            </w:r>
          </w:p>
          <w:p w14:paraId="1CEB118C" w14:textId="5606B7A6" w:rsidR="007C5FC1" w:rsidRDefault="007C5FC1" w:rsidP="007C5FC1">
            <w:pPr>
              <w:pStyle w:val="CopticHangingVerse"/>
            </w:pPr>
            <w:r>
              <w:t>ⲧⲉⲛⲟⲩⲱϣⲧ ⲙ̀ⲙⲟⲥ ⲧⲉⲛϯⲱ̀ⲟⲩ ⲛⲁⲥ.</w:t>
            </w:r>
          </w:p>
        </w:tc>
      </w:tr>
    </w:tbl>
    <w:p w14:paraId="4D26BE2A" w14:textId="4FF0A956" w:rsidR="007E24F9" w:rsidRDefault="007E24F9" w:rsidP="007E24F9">
      <w:pPr>
        <w:pStyle w:val="Heading4"/>
      </w:pPr>
      <w:bookmarkStart w:id="1947" w:name="_Ref485192399"/>
      <w:r>
        <w:t xml:space="preserve">The Psali </w:t>
      </w:r>
      <w:commentRangeStart w:id="1948"/>
      <w:r>
        <w:t xml:space="preserve">Adam </w:t>
      </w:r>
      <w:commentRangeEnd w:id="1948"/>
      <w:r>
        <w:rPr>
          <w:rStyle w:val="CommentReference"/>
          <w:rFonts w:eastAsiaTheme="minorHAnsi" w:cstheme="minorBidi"/>
          <w:b w:val="0"/>
          <w:bCs w:val="0"/>
          <w:iCs w:val="0"/>
          <w:color w:val="auto"/>
        </w:rPr>
        <w:commentReference w:id="1948"/>
      </w:r>
      <w:r>
        <w:t>for the Virgin</w:t>
      </w:r>
      <w:bookmarkEnd w:id="1946"/>
      <w:bookmarkEnd w:id="1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949"/>
            <w:r>
              <w:t>With divine hands.”</w:t>
            </w:r>
            <w:commentRangeEnd w:id="1949"/>
            <w:r>
              <w:rPr>
                <w:rStyle w:val="CommentReference"/>
                <w:rFonts w:ascii="Times New Roman" w:eastAsiaTheme="minorHAnsi" w:hAnsi="Times New Roman" w:cstheme="minorBidi"/>
                <w:color w:val="auto"/>
              </w:rPr>
              <w:commentReference w:id="1949"/>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lastRenderedPageBreak/>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lastRenderedPageBreak/>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950" w:name="_Ref435734818"/>
      <w:r>
        <w:lastRenderedPageBreak/>
        <w:t>The Psali Batos for the Virgin</w:t>
      </w:r>
      <w:bookmarkEnd w:id="1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10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lastRenderedPageBreak/>
              <w:t>¿</w:t>
            </w:r>
          </w:p>
        </w:tc>
        <w:tc>
          <w:tcPr>
            <w:tcW w:w="3960" w:type="dxa"/>
          </w:tcPr>
          <w:p w14:paraId="1339C223" w14:textId="3C326E8B" w:rsidR="00662A48" w:rsidRDefault="00A95C12" w:rsidP="00662A48">
            <w:pPr>
              <w:pStyle w:val="EngHang"/>
            </w:pPr>
            <w:r>
              <w:t>Elias</w:t>
            </w:r>
            <w:r w:rsidR="00662A48">
              <w:t xml:space="preserve">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951"/>
            <w:r>
              <w:t>forever</w:t>
            </w:r>
            <w:commentRangeEnd w:id="1951"/>
            <w:r>
              <w:rPr>
                <w:rStyle w:val="CommentReference"/>
                <w:rFonts w:ascii="Times New Roman" w:eastAsiaTheme="minorHAnsi" w:hAnsi="Times New Roman" w:cstheme="minorBidi"/>
                <w:color w:val="auto"/>
              </w:rPr>
              <w:commentReference w:id="1951"/>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952"/>
            <w:r>
              <w:t>In the unshakable places.</w:t>
            </w:r>
            <w:commentRangeEnd w:id="1952"/>
            <w:r>
              <w:rPr>
                <w:rStyle w:val="CommentReference"/>
                <w:rFonts w:ascii="Times New Roman" w:eastAsiaTheme="minorHAnsi" w:hAnsi="Times New Roman" w:cstheme="minorBidi"/>
                <w:color w:val="auto"/>
              </w:rPr>
              <w:commentReference w:id="1952"/>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953"/>
            <w:r>
              <w:t>Your name adorns our works.</w:t>
            </w:r>
            <w:commentRangeEnd w:id="1953"/>
            <w:r>
              <w:rPr>
                <w:rStyle w:val="CommentReference"/>
                <w:rFonts w:ascii="Times New Roman" w:eastAsiaTheme="minorHAnsi" w:hAnsi="Times New Roman" w:cstheme="minorBidi"/>
                <w:color w:val="auto"/>
              </w:rPr>
              <w:commentReference w:id="1953"/>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954"/>
            <w:r>
              <w:t xml:space="preserve">Interceding </w:t>
            </w:r>
            <w:commentRangeEnd w:id="1954"/>
            <w:r>
              <w:rPr>
                <w:rStyle w:val="CommentReference"/>
                <w:rFonts w:ascii="Times New Roman" w:eastAsiaTheme="minorHAnsi" w:hAnsi="Times New Roman" w:cstheme="minorBidi"/>
                <w:color w:val="auto"/>
              </w:rPr>
              <w:commentReference w:id="1954"/>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lastRenderedPageBreak/>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8BB4877" w14:textId="5FC0CB69" w:rsidR="007C5FC1" w:rsidRDefault="007C5FC1" w:rsidP="007C5FC1">
      <w:pPr>
        <w:pStyle w:val="Heading4"/>
      </w:pPr>
      <w:r>
        <w:lastRenderedPageBreak/>
        <w:t>The Prime Gospel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AE4B435" w14:textId="77777777" w:rsidTr="007C5FC1">
        <w:trPr>
          <w:cantSplit/>
          <w:jc w:val="center"/>
        </w:trPr>
        <w:tc>
          <w:tcPr>
            <w:tcW w:w="288" w:type="dxa"/>
          </w:tcPr>
          <w:p w14:paraId="13D7A09A" w14:textId="77777777" w:rsidR="007C5FC1" w:rsidRDefault="007C5FC1" w:rsidP="007C5FC1">
            <w:pPr>
              <w:pStyle w:val="CopticCross"/>
            </w:pPr>
          </w:p>
        </w:tc>
        <w:tc>
          <w:tcPr>
            <w:tcW w:w="3960" w:type="dxa"/>
          </w:tcPr>
          <w:p w14:paraId="1788BB8B" w14:textId="180D9DBB" w:rsidR="007C5FC1" w:rsidRDefault="007C5FC1" w:rsidP="007C5FC1">
            <w:pPr>
              <w:pStyle w:val="EngHang"/>
            </w:pPr>
            <w:r>
              <w:t>All the rulers of the earth</w:t>
            </w:r>
          </w:p>
          <w:p w14:paraId="6221F7CC" w14:textId="494F8275" w:rsidR="007C5FC1" w:rsidRDefault="007C5FC1" w:rsidP="007C5FC1">
            <w:pPr>
              <w:pStyle w:val="EngHang"/>
            </w:pPr>
            <w:r>
              <w:t>Walk in your light,</w:t>
            </w:r>
          </w:p>
          <w:p w14:paraId="0A4C8DA9" w14:textId="389D41CD" w:rsidR="007C5FC1" w:rsidRDefault="007C5FC1" w:rsidP="007C5FC1">
            <w:pPr>
              <w:pStyle w:val="EngHang"/>
            </w:pPr>
            <w:r>
              <w:t>And all the nations in your radiance,</w:t>
            </w:r>
          </w:p>
          <w:p w14:paraId="738F8521" w14:textId="506C97A5" w:rsidR="007C5FC1" w:rsidRDefault="007C5FC1" w:rsidP="007C5FC1">
            <w:pPr>
              <w:pStyle w:val="EngHangEnd"/>
            </w:pPr>
            <w:r>
              <w:t>O Mary, the Mother of God.</w:t>
            </w:r>
          </w:p>
        </w:tc>
        <w:tc>
          <w:tcPr>
            <w:tcW w:w="288" w:type="dxa"/>
          </w:tcPr>
          <w:p w14:paraId="63F347AF" w14:textId="77777777" w:rsidR="007C5FC1" w:rsidRDefault="007C5FC1" w:rsidP="007C5FC1"/>
        </w:tc>
        <w:tc>
          <w:tcPr>
            <w:tcW w:w="288" w:type="dxa"/>
          </w:tcPr>
          <w:p w14:paraId="0711F8CB" w14:textId="77777777" w:rsidR="007C5FC1" w:rsidRDefault="007C5FC1" w:rsidP="007C5FC1">
            <w:pPr>
              <w:pStyle w:val="CopticCross"/>
            </w:pPr>
          </w:p>
        </w:tc>
        <w:tc>
          <w:tcPr>
            <w:tcW w:w="3960" w:type="dxa"/>
          </w:tcPr>
          <w:p w14:paraId="4195AB0B" w14:textId="3CC92279" w:rsidR="007C5FC1" w:rsidRDefault="007C5FC1" w:rsidP="007C5FC1">
            <w:pPr>
              <w:pStyle w:val="CopticVersemulti-line"/>
            </w:pPr>
            <w:r>
              <w:t>Ⲡⲓⲟⲩⲣⲱⲟⲩ ⲧⲏⲣⲟⲩ ⲛ̀ⲧⲉ ⲡ̀ⲕⲁ ⲏⲓ:</w:t>
            </w:r>
          </w:p>
          <w:p w14:paraId="0B3C3FD8" w14:textId="10945766" w:rsidR="007C5FC1" w:rsidRDefault="007C5FC1" w:rsidP="007C5FC1">
            <w:pPr>
              <w:pStyle w:val="CopticVersemulti-line"/>
            </w:pPr>
            <w:r>
              <w:t>ⲥⲉⲙⲟϣⲓ  ⲝⲉⲛ ⲡⲉⲟⲩⲱⲓⲛⲓ:</w:t>
            </w:r>
          </w:p>
          <w:p w14:paraId="562BFEAF" w14:textId="363C341D" w:rsidR="007C5FC1" w:rsidRDefault="007C5FC1" w:rsidP="007C5FC1">
            <w:pPr>
              <w:pStyle w:val="CopticVersemulti-line"/>
            </w:pPr>
            <w:r>
              <w:t>ⲟⲩⲟϩ ⲛⲓⲉⲣⲑⲛⲟⲥ  ⲝⲉⲛ ⲡⲉⲫⲓⲣⲓ:</w:t>
            </w:r>
          </w:p>
          <w:p w14:paraId="25CFAB20" w14:textId="59F3D9F8" w:rsidR="007C5FC1" w:rsidRDefault="007C5FC1" w:rsidP="007C5FC1">
            <w:pPr>
              <w:pStyle w:val="CopticHangingVerse"/>
            </w:pPr>
            <w:r>
              <w:t>ⲱ̀ Ⲙⲁⲣⲓⲁ ⲑ̀ⲙⲁⲩ ⲙ̀Ⲫⲛⲟⲩϯ.</w:t>
            </w:r>
          </w:p>
        </w:tc>
      </w:tr>
      <w:tr w:rsidR="007C5FC1" w14:paraId="1EFE8B8D" w14:textId="77777777" w:rsidTr="007C5FC1">
        <w:trPr>
          <w:cantSplit/>
          <w:jc w:val="center"/>
        </w:trPr>
        <w:tc>
          <w:tcPr>
            <w:tcW w:w="288" w:type="dxa"/>
          </w:tcPr>
          <w:p w14:paraId="22E216F8" w14:textId="77777777" w:rsidR="007C5FC1" w:rsidRDefault="007C5FC1" w:rsidP="007C5FC1">
            <w:pPr>
              <w:pStyle w:val="CopticCross"/>
            </w:pPr>
          </w:p>
        </w:tc>
        <w:tc>
          <w:tcPr>
            <w:tcW w:w="3960" w:type="dxa"/>
          </w:tcPr>
          <w:p w14:paraId="5697E708" w14:textId="77777777" w:rsidR="007C5FC1" w:rsidRPr="00A742AC" w:rsidRDefault="007C5FC1" w:rsidP="007C5FC1">
            <w:pPr>
              <w:pStyle w:val="EngHang"/>
              <w:rPr>
                <w:szCs w:val="20"/>
              </w:rPr>
            </w:pPr>
            <w:r w:rsidRPr="00A742AC">
              <w:t>Intercede on our behalf,</w:t>
            </w:r>
          </w:p>
          <w:p w14:paraId="1C870DED" w14:textId="77777777" w:rsidR="007C5FC1" w:rsidRPr="00A742AC" w:rsidRDefault="007C5FC1" w:rsidP="007C5FC1">
            <w:pPr>
              <w:pStyle w:val="EngHang"/>
              <w:rPr>
                <w:szCs w:val="20"/>
              </w:rPr>
            </w:pPr>
            <w:r w:rsidRPr="00A742AC">
              <w:t>O lady of us all, the Mother of God,</w:t>
            </w:r>
          </w:p>
          <w:p w14:paraId="042E05C8" w14:textId="77777777" w:rsidR="007C5FC1" w:rsidRPr="00A742AC" w:rsidRDefault="007C5FC1" w:rsidP="007C5FC1">
            <w:pPr>
              <w:pStyle w:val="EngHang"/>
              <w:rPr>
                <w:szCs w:val="20"/>
              </w:rPr>
            </w:pPr>
            <w:r w:rsidRPr="00A742AC">
              <w:t>Mary, the Mother of our Saviour,</w:t>
            </w:r>
          </w:p>
          <w:p w14:paraId="74A08479" w14:textId="77777777" w:rsidR="007C5FC1" w:rsidRDefault="007C5FC1" w:rsidP="007C5FC1">
            <w:pPr>
              <w:pStyle w:val="EngHangEnd"/>
            </w:pPr>
            <w:r w:rsidRPr="00A742AC">
              <w:t>That He may forgive us our sins.</w:t>
            </w:r>
          </w:p>
        </w:tc>
        <w:tc>
          <w:tcPr>
            <w:tcW w:w="288" w:type="dxa"/>
          </w:tcPr>
          <w:p w14:paraId="4D070659" w14:textId="77777777" w:rsidR="007C5FC1" w:rsidRDefault="007C5FC1" w:rsidP="007C5FC1"/>
        </w:tc>
        <w:tc>
          <w:tcPr>
            <w:tcW w:w="288" w:type="dxa"/>
          </w:tcPr>
          <w:p w14:paraId="218B6FDB" w14:textId="77777777" w:rsidR="007C5FC1" w:rsidRDefault="007C5FC1" w:rsidP="007C5FC1">
            <w:pPr>
              <w:pStyle w:val="CopticCross"/>
            </w:pPr>
          </w:p>
        </w:tc>
        <w:tc>
          <w:tcPr>
            <w:tcW w:w="3960" w:type="dxa"/>
          </w:tcPr>
          <w:p w14:paraId="7D4EF122" w14:textId="77777777" w:rsidR="007C5FC1" w:rsidRDefault="007C5FC1" w:rsidP="007C5FC1">
            <w:pPr>
              <w:pStyle w:val="CopticVersemulti-line"/>
            </w:pPr>
            <w:r w:rsidRPr="00A742AC">
              <w:t>Ⲁⲣⲓⲡⲣⲉⲥⲃⲉⲩⲓⲛ ⲉϩ̀ⲣⲏⲓ ⲉϫⲱⲛ</w:t>
            </w:r>
          </w:p>
          <w:p w14:paraId="5885979E" w14:textId="77777777" w:rsidR="007C5FC1" w:rsidRDefault="007C5FC1" w:rsidP="007C5FC1">
            <w:pPr>
              <w:pStyle w:val="CopticVersemulti-line"/>
            </w:pPr>
            <w:r w:rsidRPr="00A742AC">
              <w:t>ⲱ ⲧⲉⲛⲟ̅ⲥ̅ ⲛ̀ⲛⲏⲃ ⲧⲏⲣⲉⲛ ϯⲑⲉⲟⲧⲟⲕⲟⲥ</w:t>
            </w:r>
          </w:p>
          <w:p w14:paraId="18166264" w14:textId="77777777" w:rsidR="007C5FC1" w:rsidRDefault="007C5FC1" w:rsidP="007C5FC1">
            <w:pPr>
              <w:pStyle w:val="CopticVersemulti-line"/>
            </w:pPr>
            <w:r w:rsidRPr="00A742AC">
              <w:t>Ⲙⲁⲣⲓⲁ ⲑ̀ⲙⲁⲩ ⲙ̀ⲡⲉⲛⲥ̅ⲱ̅ⲣ</w:t>
            </w:r>
          </w:p>
          <w:p w14:paraId="2DC94F93" w14:textId="77777777" w:rsidR="007C5FC1" w:rsidRDefault="007C5FC1" w:rsidP="007C5FC1">
            <w:pPr>
              <w:pStyle w:val="CopticHangingVerse"/>
            </w:pPr>
            <w:r w:rsidRPr="00A742AC">
              <w:t>ⲛ̀ⲧⲉϥⲭⲁ ⲛⲉⲛⲛⲟⲃⲓ ⲛⲁⲛ ⲉⲃⲟⲗ.</w:t>
            </w:r>
          </w:p>
        </w:tc>
      </w:tr>
      <w:tr w:rsidR="007C5FC1" w14:paraId="2C570595" w14:textId="77777777" w:rsidTr="007C5FC1">
        <w:trPr>
          <w:cantSplit/>
          <w:jc w:val="center"/>
        </w:trPr>
        <w:tc>
          <w:tcPr>
            <w:tcW w:w="288" w:type="dxa"/>
          </w:tcPr>
          <w:p w14:paraId="263C6F33" w14:textId="77777777" w:rsidR="007C5FC1" w:rsidRDefault="007C5FC1" w:rsidP="007C5FC1">
            <w:pPr>
              <w:pStyle w:val="CopticCross"/>
            </w:pPr>
          </w:p>
        </w:tc>
        <w:tc>
          <w:tcPr>
            <w:tcW w:w="3960" w:type="dxa"/>
          </w:tcPr>
          <w:p w14:paraId="7782BC3C" w14:textId="77777777" w:rsidR="007C5FC1" w:rsidRDefault="007C5FC1" w:rsidP="007C5FC1">
            <w:pPr>
              <w:pStyle w:val="EngHang"/>
            </w:pPr>
            <w:r>
              <w:t>Blessed be the Father and the Son</w:t>
            </w:r>
          </w:p>
          <w:p w14:paraId="6D7C394A" w14:textId="77777777" w:rsidR="007C5FC1" w:rsidRDefault="007C5FC1" w:rsidP="007C5FC1">
            <w:pPr>
              <w:pStyle w:val="EngHang"/>
            </w:pPr>
            <w:r>
              <w:t>And the Holy Spirit,</w:t>
            </w:r>
          </w:p>
          <w:p w14:paraId="51AEB083" w14:textId="77777777" w:rsidR="007C5FC1" w:rsidRDefault="007C5FC1" w:rsidP="007C5FC1">
            <w:pPr>
              <w:pStyle w:val="EngHang"/>
            </w:pPr>
            <w:r>
              <w:t>The pefect Trinity,</w:t>
            </w:r>
          </w:p>
          <w:p w14:paraId="35B66955" w14:textId="77777777" w:rsidR="007C5FC1" w:rsidRDefault="007C5FC1" w:rsidP="007C5FC1">
            <w:pPr>
              <w:pStyle w:val="EngHangEnd"/>
            </w:pPr>
            <w:r>
              <w:t>We worship Him and glorify Him.</w:t>
            </w:r>
          </w:p>
        </w:tc>
        <w:tc>
          <w:tcPr>
            <w:tcW w:w="288" w:type="dxa"/>
          </w:tcPr>
          <w:p w14:paraId="31F3B041" w14:textId="77777777" w:rsidR="007C5FC1" w:rsidRDefault="007C5FC1" w:rsidP="007C5FC1"/>
        </w:tc>
        <w:tc>
          <w:tcPr>
            <w:tcW w:w="288" w:type="dxa"/>
          </w:tcPr>
          <w:p w14:paraId="6CBD874D" w14:textId="77777777" w:rsidR="007C5FC1" w:rsidRDefault="007C5FC1" w:rsidP="007C5FC1">
            <w:pPr>
              <w:pStyle w:val="CopticCross"/>
            </w:pPr>
          </w:p>
        </w:tc>
        <w:tc>
          <w:tcPr>
            <w:tcW w:w="3960" w:type="dxa"/>
          </w:tcPr>
          <w:p w14:paraId="3DFC7F12" w14:textId="77777777" w:rsidR="007C5FC1" w:rsidRDefault="007C5FC1" w:rsidP="007C5FC1">
            <w:pPr>
              <w:pStyle w:val="CopticVersemulti-line"/>
            </w:pPr>
            <w:r>
              <w:t>Ϫⲉ ϥ̀ⲥ̀ⲙⲁⲣⲱⲟⲩⲧ ⲛ̀ϫⲉ Ⲫⲓⲱⲧ ⲛⲉⲙ Ⲡϣⲏⲣⲓ:</w:t>
            </w:r>
          </w:p>
          <w:p w14:paraId="1AA3B72C" w14:textId="77777777" w:rsidR="007C5FC1" w:rsidRDefault="007C5FC1" w:rsidP="007C5FC1">
            <w:pPr>
              <w:pStyle w:val="CopticVersemulti-line"/>
            </w:pPr>
            <w:r>
              <w:t>ⲛⲉⲙ Ⲡⲓⲡ̀ⲛⲉⲩⲙⲁ ⲉⲑⲟⲩⲁⲃ:</w:t>
            </w:r>
          </w:p>
          <w:p w14:paraId="15B6E077" w14:textId="77777777" w:rsidR="007C5FC1" w:rsidRDefault="007C5FC1" w:rsidP="007C5FC1">
            <w:pPr>
              <w:pStyle w:val="CopticVersemulti-line"/>
            </w:pPr>
            <w:r>
              <w:t>Ϯⲧ̀ⲣⲓⲁⲥ ⲉⲧϫⲏⲕ ⲉ̀ⲃⲟⲗ:</w:t>
            </w:r>
          </w:p>
          <w:p w14:paraId="23CDE1AA" w14:textId="77777777" w:rsidR="007C5FC1" w:rsidRDefault="007C5FC1" w:rsidP="007C5FC1">
            <w:pPr>
              <w:pStyle w:val="CopticHangingVerse"/>
            </w:pPr>
            <w:r>
              <w:t>ⲧⲉⲛⲟⲩⲱϣⲧ ⲙ̀ⲙⲟⲥ ⲧⲉⲛϯⲱ̀ⲟⲩ ⲛⲁⲥ.</w:t>
            </w:r>
          </w:p>
        </w:tc>
      </w:tr>
    </w:tbl>
    <w:p w14:paraId="7F9A1A2F" w14:textId="5AF9B9AA" w:rsidR="007C5FC1" w:rsidRDefault="007C5FC1" w:rsidP="007C5FC1">
      <w:pPr>
        <w:pStyle w:val="Heading4"/>
      </w:pPr>
      <w:r>
        <w:t>The Liturgy Response for 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C8B981F" w14:textId="77777777" w:rsidTr="007C5FC1">
        <w:trPr>
          <w:cantSplit/>
          <w:jc w:val="center"/>
        </w:trPr>
        <w:tc>
          <w:tcPr>
            <w:tcW w:w="288" w:type="dxa"/>
          </w:tcPr>
          <w:p w14:paraId="55EB7961" w14:textId="77777777" w:rsidR="007C5FC1" w:rsidRDefault="007C5FC1" w:rsidP="007C5FC1">
            <w:pPr>
              <w:pStyle w:val="CopticCross"/>
            </w:pPr>
          </w:p>
        </w:tc>
        <w:tc>
          <w:tcPr>
            <w:tcW w:w="3960" w:type="dxa"/>
          </w:tcPr>
          <w:p w14:paraId="55F14555" w14:textId="294CEC8B" w:rsidR="007C5FC1" w:rsidRDefault="007C5FC1" w:rsidP="007C5FC1">
            <w:pPr>
              <w:pStyle w:val="EngHang"/>
            </w:pPr>
            <w:r>
              <w:t>We exalt you befittingly,</w:t>
            </w:r>
          </w:p>
          <w:p w14:paraId="071B4BB1" w14:textId="68EAEC36" w:rsidR="007C5FC1" w:rsidRDefault="007C5FC1" w:rsidP="007C5FC1">
            <w:pPr>
              <w:pStyle w:val="EngHang"/>
            </w:pPr>
            <w:r>
              <w:t>With your cousin, Elizabeth,</w:t>
            </w:r>
          </w:p>
          <w:p w14:paraId="1774C416" w14:textId="01BA7158" w:rsidR="007C5FC1" w:rsidRDefault="007C5FC1" w:rsidP="007C5FC1">
            <w:pPr>
              <w:pStyle w:val="EngHang"/>
            </w:pPr>
            <w:r>
              <w:t>“Blessed are you among women,</w:t>
            </w:r>
          </w:p>
          <w:p w14:paraId="23FDB7AE" w14:textId="402B79DA" w:rsidR="007C5FC1" w:rsidRDefault="007C5FC1" w:rsidP="007C5FC1">
            <w:pPr>
              <w:pStyle w:val="EngHangEnd"/>
            </w:pPr>
            <w:r>
              <w:t>And blessed is the Fruit of your womb.”</w:t>
            </w:r>
          </w:p>
        </w:tc>
        <w:tc>
          <w:tcPr>
            <w:tcW w:w="288" w:type="dxa"/>
          </w:tcPr>
          <w:p w14:paraId="577C53F8" w14:textId="77777777" w:rsidR="007C5FC1" w:rsidRDefault="007C5FC1" w:rsidP="007C5FC1"/>
        </w:tc>
        <w:tc>
          <w:tcPr>
            <w:tcW w:w="288" w:type="dxa"/>
          </w:tcPr>
          <w:p w14:paraId="57AE2F0D" w14:textId="77777777" w:rsidR="007C5FC1" w:rsidRDefault="007C5FC1" w:rsidP="007C5FC1">
            <w:pPr>
              <w:pStyle w:val="CopticCross"/>
            </w:pPr>
          </w:p>
        </w:tc>
        <w:tc>
          <w:tcPr>
            <w:tcW w:w="3960" w:type="dxa"/>
          </w:tcPr>
          <w:p w14:paraId="6A81056B" w14:textId="66EE66B6" w:rsidR="007C5FC1" w:rsidRDefault="007C5FC1" w:rsidP="007C5FC1">
            <w:pPr>
              <w:pStyle w:val="CopticVersemulti-line"/>
            </w:pPr>
            <w:r>
              <w:t>Ⲧⲉⲛⲭⲓⲥⲓ ⲙ̀ⲙⲟ  ϧⲉⲛ ⲟⲩⲉⲙⲡ̀ϣⲁ:</w:t>
            </w:r>
          </w:p>
          <w:p w14:paraId="62E74508" w14:textId="5338F8E2" w:rsidR="007C5FC1" w:rsidRDefault="007C5FC1" w:rsidP="007C5FC1">
            <w:pPr>
              <w:pStyle w:val="CopticVersemulti-line"/>
            </w:pPr>
            <w:r>
              <w:t>ⲛⲉⲙ Ⲉⲗⲓⲥⲁⲃⲉⲧ ⲧⲉⲥⲩⲅⲅⲉⲛⲏⲥ:</w:t>
            </w:r>
          </w:p>
          <w:p w14:paraId="4BB0E90B" w14:textId="6055CFEF" w:rsidR="007C5FC1" w:rsidRDefault="007C5FC1" w:rsidP="007C5FC1">
            <w:pPr>
              <w:pStyle w:val="CopticVersemulti-line"/>
            </w:pPr>
            <w:r>
              <w:t>ϫⲉ ⲧⲉⲥ̀ⲙⲁⲣⲱⲟⲩⲧ ⲛ̀ⲑⲟ ϧⲉⲛ ⲛⲓϩⲓⲟⲙⲓ:</w:t>
            </w:r>
          </w:p>
          <w:p w14:paraId="72B9CA1C" w14:textId="6C14D88E" w:rsidR="007C5FC1" w:rsidRDefault="007C5FC1" w:rsidP="007C5FC1">
            <w:pPr>
              <w:pStyle w:val="CopticHangingVerse"/>
            </w:pPr>
            <w:r>
              <w:t>ϥ̀ⲥ̀ⲙⲁⲣⲱⲟⲩⲧ ⲛ̀ϫⲉ ⲡ̀ⲟⲩⲧⲁϩ ⲛ̀ⲧⲉ ⲧⲉⲛⲉϫⲓ.</w:t>
            </w:r>
          </w:p>
        </w:tc>
      </w:tr>
      <w:tr w:rsidR="007C5FC1" w14:paraId="4842212B" w14:textId="77777777" w:rsidTr="007C5FC1">
        <w:trPr>
          <w:cantSplit/>
          <w:jc w:val="center"/>
        </w:trPr>
        <w:tc>
          <w:tcPr>
            <w:tcW w:w="288" w:type="dxa"/>
          </w:tcPr>
          <w:p w14:paraId="7257B227" w14:textId="77777777" w:rsidR="007C5FC1" w:rsidRDefault="007C5FC1" w:rsidP="007C5FC1">
            <w:pPr>
              <w:pStyle w:val="CopticCross"/>
            </w:pPr>
          </w:p>
        </w:tc>
        <w:tc>
          <w:tcPr>
            <w:tcW w:w="3960" w:type="dxa"/>
          </w:tcPr>
          <w:p w14:paraId="295A7AA8" w14:textId="77777777" w:rsidR="007C5FC1" w:rsidRPr="00A742AC" w:rsidRDefault="007C5FC1" w:rsidP="007C5FC1">
            <w:pPr>
              <w:pStyle w:val="EngHang"/>
              <w:rPr>
                <w:szCs w:val="20"/>
              </w:rPr>
            </w:pPr>
            <w:r w:rsidRPr="00A742AC">
              <w:t>Intercede on our behalf,</w:t>
            </w:r>
          </w:p>
          <w:p w14:paraId="0F203582" w14:textId="77777777" w:rsidR="007C5FC1" w:rsidRPr="00A742AC" w:rsidRDefault="007C5FC1" w:rsidP="007C5FC1">
            <w:pPr>
              <w:pStyle w:val="EngHang"/>
              <w:rPr>
                <w:szCs w:val="20"/>
              </w:rPr>
            </w:pPr>
            <w:r w:rsidRPr="00A742AC">
              <w:t>O lady of us all, the Mother of God,</w:t>
            </w:r>
          </w:p>
          <w:p w14:paraId="61B171B9" w14:textId="77777777" w:rsidR="007C5FC1" w:rsidRPr="00A742AC" w:rsidRDefault="007C5FC1" w:rsidP="007C5FC1">
            <w:pPr>
              <w:pStyle w:val="EngHang"/>
              <w:rPr>
                <w:szCs w:val="20"/>
              </w:rPr>
            </w:pPr>
            <w:r w:rsidRPr="00A742AC">
              <w:t>Mary, the Mother of our Saviour,</w:t>
            </w:r>
          </w:p>
          <w:p w14:paraId="6F64BA91" w14:textId="77777777" w:rsidR="007C5FC1" w:rsidRDefault="007C5FC1" w:rsidP="007C5FC1">
            <w:pPr>
              <w:pStyle w:val="EngHangEnd"/>
            </w:pPr>
            <w:r w:rsidRPr="00A742AC">
              <w:t>That He may forgive us our sins.</w:t>
            </w:r>
          </w:p>
        </w:tc>
        <w:tc>
          <w:tcPr>
            <w:tcW w:w="288" w:type="dxa"/>
          </w:tcPr>
          <w:p w14:paraId="06565041" w14:textId="77777777" w:rsidR="007C5FC1" w:rsidRDefault="007C5FC1" w:rsidP="007C5FC1"/>
        </w:tc>
        <w:tc>
          <w:tcPr>
            <w:tcW w:w="288" w:type="dxa"/>
          </w:tcPr>
          <w:p w14:paraId="38517F97" w14:textId="77777777" w:rsidR="007C5FC1" w:rsidRDefault="007C5FC1" w:rsidP="007C5FC1">
            <w:pPr>
              <w:pStyle w:val="CopticCross"/>
            </w:pPr>
          </w:p>
        </w:tc>
        <w:tc>
          <w:tcPr>
            <w:tcW w:w="3960" w:type="dxa"/>
          </w:tcPr>
          <w:p w14:paraId="2998A39E" w14:textId="77777777" w:rsidR="007C5FC1" w:rsidRDefault="007C5FC1" w:rsidP="007C5FC1">
            <w:pPr>
              <w:pStyle w:val="CopticVersemulti-line"/>
            </w:pPr>
            <w:r w:rsidRPr="00A742AC">
              <w:t>Ⲁⲣⲓⲡⲣⲉⲥⲃⲉⲩⲓⲛ ⲉϩ̀ⲣⲏⲓ ⲉϫⲱⲛ</w:t>
            </w:r>
          </w:p>
          <w:p w14:paraId="5FC99D1E" w14:textId="77777777" w:rsidR="007C5FC1" w:rsidRDefault="007C5FC1" w:rsidP="007C5FC1">
            <w:pPr>
              <w:pStyle w:val="CopticVersemulti-line"/>
            </w:pPr>
            <w:r w:rsidRPr="00A742AC">
              <w:t>ⲱ ⲧⲉⲛⲟ̅ⲥ̅ ⲛ̀ⲛⲏⲃ ⲧⲏⲣⲉⲛ ϯⲑⲉⲟⲧⲟⲕⲟⲥ</w:t>
            </w:r>
          </w:p>
          <w:p w14:paraId="549D74FE" w14:textId="77777777" w:rsidR="007C5FC1" w:rsidRDefault="007C5FC1" w:rsidP="007C5FC1">
            <w:pPr>
              <w:pStyle w:val="CopticVersemulti-line"/>
            </w:pPr>
            <w:r w:rsidRPr="00A742AC">
              <w:t>Ⲙⲁⲣⲓⲁ ⲑ̀ⲙⲁⲩ ⲙ̀ⲡⲉⲛⲥ̅ⲱ̅ⲣ</w:t>
            </w:r>
          </w:p>
          <w:p w14:paraId="379E2019" w14:textId="77777777" w:rsidR="007C5FC1" w:rsidRDefault="007C5FC1" w:rsidP="007C5FC1">
            <w:pPr>
              <w:pStyle w:val="CopticHangingVerse"/>
            </w:pPr>
            <w:r w:rsidRPr="00A742AC">
              <w:t>ⲛ̀ⲧⲉϥⲭⲁ ⲛⲉⲛⲛⲟⲃⲓ ⲛⲁⲛ ⲉⲃⲟⲗ.</w:t>
            </w:r>
          </w:p>
        </w:tc>
      </w:tr>
      <w:tr w:rsidR="007C5FC1" w14:paraId="27ED939E" w14:textId="77777777" w:rsidTr="007C5FC1">
        <w:trPr>
          <w:cantSplit/>
          <w:jc w:val="center"/>
        </w:trPr>
        <w:tc>
          <w:tcPr>
            <w:tcW w:w="288" w:type="dxa"/>
          </w:tcPr>
          <w:p w14:paraId="2BFF5067" w14:textId="77777777" w:rsidR="007C5FC1" w:rsidRDefault="007C5FC1" w:rsidP="007C5FC1">
            <w:pPr>
              <w:pStyle w:val="CopticCross"/>
            </w:pPr>
          </w:p>
        </w:tc>
        <w:tc>
          <w:tcPr>
            <w:tcW w:w="3960" w:type="dxa"/>
          </w:tcPr>
          <w:p w14:paraId="7CBC5AD4" w14:textId="77777777" w:rsidR="007C5FC1" w:rsidRDefault="007C5FC1" w:rsidP="007C5FC1">
            <w:pPr>
              <w:pStyle w:val="EngHang"/>
            </w:pPr>
            <w:r>
              <w:t>Blessed be the Father and the Son</w:t>
            </w:r>
          </w:p>
          <w:p w14:paraId="60F567EE" w14:textId="77777777" w:rsidR="007C5FC1" w:rsidRDefault="007C5FC1" w:rsidP="007C5FC1">
            <w:pPr>
              <w:pStyle w:val="EngHang"/>
            </w:pPr>
            <w:r>
              <w:t>And the Holy Spirit,</w:t>
            </w:r>
          </w:p>
          <w:p w14:paraId="41A10B79" w14:textId="77777777" w:rsidR="007C5FC1" w:rsidRDefault="007C5FC1" w:rsidP="007C5FC1">
            <w:pPr>
              <w:pStyle w:val="EngHang"/>
            </w:pPr>
            <w:r>
              <w:t>The pefect Trinity,</w:t>
            </w:r>
          </w:p>
          <w:p w14:paraId="5A41FE04" w14:textId="77777777" w:rsidR="007C5FC1" w:rsidRDefault="007C5FC1" w:rsidP="007C5FC1">
            <w:pPr>
              <w:pStyle w:val="EngHangEnd"/>
            </w:pPr>
            <w:r>
              <w:t>We worship Him and glorify Him.</w:t>
            </w:r>
          </w:p>
        </w:tc>
        <w:tc>
          <w:tcPr>
            <w:tcW w:w="288" w:type="dxa"/>
          </w:tcPr>
          <w:p w14:paraId="30BAD039" w14:textId="77777777" w:rsidR="007C5FC1" w:rsidRDefault="007C5FC1" w:rsidP="007C5FC1"/>
        </w:tc>
        <w:tc>
          <w:tcPr>
            <w:tcW w:w="288" w:type="dxa"/>
          </w:tcPr>
          <w:p w14:paraId="09D2DC59" w14:textId="77777777" w:rsidR="007C5FC1" w:rsidRDefault="007C5FC1" w:rsidP="007C5FC1">
            <w:pPr>
              <w:pStyle w:val="CopticCross"/>
            </w:pPr>
          </w:p>
        </w:tc>
        <w:tc>
          <w:tcPr>
            <w:tcW w:w="3960" w:type="dxa"/>
          </w:tcPr>
          <w:p w14:paraId="795BFA4D" w14:textId="77777777" w:rsidR="007C5FC1" w:rsidRDefault="007C5FC1" w:rsidP="007C5FC1">
            <w:pPr>
              <w:pStyle w:val="CopticVersemulti-line"/>
            </w:pPr>
            <w:r>
              <w:t>Ϫⲉ ϥ̀ⲥ̀ⲙⲁⲣⲱⲟⲩⲧ ⲛ̀ϫⲉ Ⲫⲓⲱⲧ ⲛⲉⲙ Ⲡϣⲏⲣⲓ:</w:t>
            </w:r>
          </w:p>
          <w:p w14:paraId="589E501C" w14:textId="77777777" w:rsidR="007C5FC1" w:rsidRDefault="007C5FC1" w:rsidP="007C5FC1">
            <w:pPr>
              <w:pStyle w:val="CopticVersemulti-line"/>
            </w:pPr>
            <w:r>
              <w:t>ⲛⲉⲙ Ⲡⲓⲡ̀ⲛⲉⲩⲙⲁ ⲉⲑⲟⲩⲁⲃ:</w:t>
            </w:r>
          </w:p>
          <w:p w14:paraId="4C7430FE" w14:textId="77777777" w:rsidR="007C5FC1" w:rsidRDefault="007C5FC1" w:rsidP="007C5FC1">
            <w:pPr>
              <w:pStyle w:val="CopticVersemulti-line"/>
            </w:pPr>
            <w:r>
              <w:t>Ϯⲧ̀ⲣⲓⲁⲥ ⲉⲧϫⲏⲕ ⲉ̀ⲃⲟⲗ:</w:t>
            </w:r>
          </w:p>
          <w:p w14:paraId="20884C8D" w14:textId="77777777" w:rsidR="007C5FC1" w:rsidRDefault="007C5FC1" w:rsidP="007C5FC1">
            <w:pPr>
              <w:pStyle w:val="CopticHangingVerse"/>
            </w:pPr>
            <w:r>
              <w:t>ⲧⲉⲛⲟⲩⲱϣⲧ ⲙ̀ⲙⲟⲥ ⲧⲉⲛϯⲱ̀ⲟⲩ ⲛⲁⲥ.</w:t>
            </w:r>
          </w:p>
        </w:tc>
      </w:tr>
    </w:tbl>
    <w:p w14:paraId="2F5C1898" w14:textId="13A54985" w:rsidR="007C5FC1" w:rsidRPr="00112214" w:rsidRDefault="007C5FC1" w:rsidP="007C5FC1">
      <w:pPr>
        <w:pStyle w:val="Heading4"/>
        <w:rPr>
          <w:rFonts w:ascii="Arial Unicode MS" w:eastAsia="Arial Unicode MS" w:hAnsi="Arial Unicode MS" w:cs="Arial Unicode MS"/>
          <w:lang w:val="en-US"/>
        </w:rPr>
      </w:pPr>
      <w:r>
        <w:lastRenderedPageBreak/>
        <w:t xml:space="preserve">The Aspasmos Adam for </w:t>
      </w:r>
      <w:r w:rsidR="00112214">
        <w:t>the Virgin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568169C7" w14:textId="77777777" w:rsidTr="007C5FC1">
        <w:trPr>
          <w:cantSplit/>
          <w:jc w:val="center"/>
        </w:trPr>
        <w:tc>
          <w:tcPr>
            <w:tcW w:w="288" w:type="dxa"/>
          </w:tcPr>
          <w:p w14:paraId="7B284DE4" w14:textId="77777777" w:rsidR="007C5FC1" w:rsidRDefault="007C5FC1" w:rsidP="007C5FC1">
            <w:pPr>
              <w:pStyle w:val="CopticCross"/>
            </w:pPr>
          </w:p>
        </w:tc>
        <w:tc>
          <w:tcPr>
            <w:tcW w:w="3960" w:type="dxa"/>
          </w:tcPr>
          <w:p w14:paraId="6077EB04" w14:textId="217D22FD" w:rsidR="007C5FC1" w:rsidRDefault="00112214" w:rsidP="007C5FC1">
            <w:pPr>
              <w:pStyle w:val="EngHang"/>
            </w:pPr>
            <w:r>
              <w:t>Look, what is more beautiful,</w:t>
            </w:r>
          </w:p>
          <w:p w14:paraId="58B3F8E2" w14:textId="7084E3DC" w:rsidR="00112214" w:rsidRDefault="00112214" w:rsidP="007C5FC1">
            <w:pPr>
              <w:pStyle w:val="EngHang"/>
            </w:pPr>
            <w:r>
              <w:t>What is sweeter,</w:t>
            </w:r>
          </w:p>
          <w:p w14:paraId="3526599F" w14:textId="29449BDB" w:rsidR="00112214" w:rsidRPr="00112214" w:rsidRDefault="00112214" w:rsidP="007C5FC1">
            <w:pPr>
              <w:pStyle w:val="EngHang"/>
              <w:rPr>
                <w:rFonts w:ascii="Segoe UI Historic" w:hAnsi="Segoe UI Historic" w:cs="Segoe UI Historic"/>
              </w:rPr>
            </w:pPr>
            <w:r>
              <w:t>Than the remembrance of</w:t>
            </w:r>
          </w:p>
          <w:p w14:paraId="737FE28C" w14:textId="4E7378B6" w:rsidR="007C5FC1" w:rsidRDefault="00112214" w:rsidP="007C5FC1">
            <w:pPr>
              <w:pStyle w:val="EngHangEnd"/>
            </w:pPr>
            <w:r>
              <w:t>Mary, the Theotokos?</w:t>
            </w:r>
          </w:p>
        </w:tc>
        <w:tc>
          <w:tcPr>
            <w:tcW w:w="288" w:type="dxa"/>
          </w:tcPr>
          <w:p w14:paraId="0C231CDC" w14:textId="77777777" w:rsidR="007C5FC1" w:rsidRDefault="007C5FC1" w:rsidP="007C5FC1"/>
        </w:tc>
        <w:tc>
          <w:tcPr>
            <w:tcW w:w="288" w:type="dxa"/>
          </w:tcPr>
          <w:p w14:paraId="3A16CB1C" w14:textId="77777777" w:rsidR="007C5FC1" w:rsidRDefault="007C5FC1" w:rsidP="007C5FC1">
            <w:pPr>
              <w:pStyle w:val="CopticCross"/>
            </w:pPr>
          </w:p>
        </w:tc>
        <w:tc>
          <w:tcPr>
            <w:tcW w:w="3960" w:type="dxa"/>
          </w:tcPr>
          <w:p w14:paraId="0515BF58" w14:textId="7CD7FC66" w:rsidR="007C5FC1" w:rsidRDefault="007C5FC1" w:rsidP="00112214">
            <w:pPr>
              <w:pStyle w:val="CopticVersemulti-line"/>
            </w:pPr>
            <w:r>
              <w:t xml:space="preserve">Ϩⲏⲡⲡⲉ </w:t>
            </w:r>
            <w:r w:rsidR="00112214">
              <w:t>ⲟⲩⲡⲉⲑⲛⲁⲛⲉϥ:</w:t>
            </w:r>
          </w:p>
          <w:p w14:paraId="03F90713" w14:textId="77777777" w:rsidR="00112214" w:rsidRDefault="00112214" w:rsidP="00112214">
            <w:pPr>
              <w:pStyle w:val="CopticVersemulti-line"/>
            </w:pPr>
            <w:r>
              <w:t>ⲓⲉ ⲟⲩ ⲡⲉⲧϩⲟⲗϫ</w:t>
            </w:r>
          </w:p>
          <w:p w14:paraId="04FABD0F" w14:textId="069ECFFE" w:rsidR="00112214" w:rsidRDefault="00112214" w:rsidP="00112214">
            <w:pPr>
              <w:pStyle w:val="CopticVersemulti-line"/>
            </w:pPr>
            <w:r>
              <w:t>ⲉ̀ⲃⲏⲗ ⲉ̀ⲡⲓⲉⲣⲫ̀ⲙⲉⲣⲩⲓ̀</w:t>
            </w:r>
          </w:p>
          <w:p w14:paraId="2E5A3A75" w14:textId="6E71592A" w:rsidR="007C5FC1" w:rsidRDefault="00112214" w:rsidP="007C5FC1">
            <w:pPr>
              <w:pStyle w:val="CopticHangingVerse"/>
            </w:pPr>
            <w:r>
              <w:t>ⲛ̀ϯⲑⲉⲟ̀ⲧⲟⲕⲟⲥ Ⲙⲁⲣⲓⲁ.</w:t>
            </w:r>
          </w:p>
        </w:tc>
      </w:tr>
      <w:tr w:rsidR="007C5FC1" w14:paraId="7424CDE0" w14:textId="77777777" w:rsidTr="007C5FC1">
        <w:trPr>
          <w:cantSplit/>
          <w:jc w:val="center"/>
        </w:trPr>
        <w:tc>
          <w:tcPr>
            <w:tcW w:w="288" w:type="dxa"/>
          </w:tcPr>
          <w:p w14:paraId="00837B77" w14:textId="77777777" w:rsidR="007C5FC1" w:rsidRDefault="007C5FC1" w:rsidP="007C5FC1">
            <w:pPr>
              <w:pStyle w:val="CopticCross"/>
            </w:pPr>
          </w:p>
        </w:tc>
        <w:tc>
          <w:tcPr>
            <w:tcW w:w="3960" w:type="dxa"/>
          </w:tcPr>
          <w:p w14:paraId="4F24403F" w14:textId="77777777" w:rsidR="007C5FC1" w:rsidRDefault="007C5FC1" w:rsidP="007C5FC1">
            <w:pPr>
              <w:pStyle w:val="EngHangEnd"/>
            </w:pPr>
            <w:r>
              <w:t>We ask You, O Son of God…</w:t>
            </w:r>
          </w:p>
        </w:tc>
        <w:tc>
          <w:tcPr>
            <w:tcW w:w="288" w:type="dxa"/>
          </w:tcPr>
          <w:p w14:paraId="3CC19DAF" w14:textId="77777777" w:rsidR="007C5FC1" w:rsidRDefault="007C5FC1" w:rsidP="007C5FC1"/>
        </w:tc>
        <w:tc>
          <w:tcPr>
            <w:tcW w:w="288" w:type="dxa"/>
          </w:tcPr>
          <w:p w14:paraId="6ACB1DFC" w14:textId="77777777" w:rsidR="007C5FC1" w:rsidRDefault="007C5FC1" w:rsidP="007C5FC1">
            <w:pPr>
              <w:pStyle w:val="CopticCross"/>
            </w:pPr>
          </w:p>
        </w:tc>
        <w:tc>
          <w:tcPr>
            <w:tcW w:w="3960" w:type="dxa"/>
          </w:tcPr>
          <w:p w14:paraId="0D4A3D78" w14:textId="77777777" w:rsidR="007C5FC1" w:rsidRDefault="007C5FC1" w:rsidP="007C5FC1">
            <w:pPr>
              <w:pStyle w:val="CopticVersemulti-line"/>
            </w:pPr>
            <w:r>
              <w:t>Ⲧⲉⲛϯϩⲟ ⲉ̀ⲣⲟⲕ ⲱ̀ Ⲩⲓⲟⲥ Ⲑⲉⲟⲥ…</w:t>
            </w:r>
          </w:p>
        </w:tc>
      </w:tr>
    </w:tbl>
    <w:p w14:paraId="42FB0DCD" w14:textId="01A31639" w:rsidR="007C5FC1" w:rsidRDefault="007C5FC1" w:rsidP="007C5FC1">
      <w:pPr>
        <w:pStyle w:val="Heading4"/>
      </w:pPr>
      <w:r>
        <w:t xml:space="preserve">The Aspasmos Batos Hymn </w:t>
      </w:r>
      <w:r w:rsidR="00112214">
        <w:t>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5FC1" w14:paraId="2EADB059" w14:textId="77777777" w:rsidTr="007C5FC1">
        <w:trPr>
          <w:cantSplit/>
          <w:jc w:val="center"/>
        </w:trPr>
        <w:tc>
          <w:tcPr>
            <w:tcW w:w="288" w:type="dxa"/>
          </w:tcPr>
          <w:p w14:paraId="344D3C07" w14:textId="77777777" w:rsidR="007C5FC1" w:rsidRDefault="007C5FC1" w:rsidP="007C5FC1">
            <w:pPr>
              <w:pStyle w:val="CopticCross"/>
            </w:pPr>
          </w:p>
        </w:tc>
        <w:tc>
          <w:tcPr>
            <w:tcW w:w="3960" w:type="dxa"/>
          </w:tcPr>
          <w:p w14:paraId="70A64ACC" w14:textId="70734A6F" w:rsidR="007C5FC1" w:rsidRDefault="00112214" w:rsidP="007C5FC1">
            <w:pPr>
              <w:pStyle w:val="EngHang"/>
            </w:pPr>
            <w:r>
              <w:t>Who am I,</w:t>
            </w:r>
          </w:p>
          <w:p w14:paraId="11FB89ED" w14:textId="4D038FBB" w:rsidR="00112214" w:rsidRDefault="00112214" w:rsidP="007C5FC1">
            <w:pPr>
              <w:pStyle w:val="EngHang"/>
            </w:pPr>
            <w:r>
              <w:t>The weakest of those on earth,</w:t>
            </w:r>
          </w:p>
          <w:p w14:paraId="3621D540" w14:textId="0C3C2B27" w:rsidR="00112214" w:rsidRDefault="00112214" w:rsidP="007C5FC1">
            <w:pPr>
              <w:pStyle w:val="EngHang"/>
            </w:pPr>
            <w:r>
              <w:t>To speak of your honour,</w:t>
            </w:r>
          </w:p>
          <w:p w14:paraId="36905BBC" w14:textId="7D7F55B4" w:rsidR="007C5FC1" w:rsidRDefault="00112214" w:rsidP="007C5FC1">
            <w:pPr>
              <w:pStyle w:val="EngHangEnd"/>
            </w:pPr>
            <w:r>
              <w:t>O Mary, dauther of Joachim?</w:t>
            </w:r>
          </w:p>
        </w:tc>
        <w:tc>
          <w:tcPr>
            <w:tcW w:w="288" w:type="dxa"/>
          </w:tcPr>
          <w:p w14:paraId="5B1C1D3A" w14:textId="77777777" w:rsidR="007C5FC1" w:rsidRDefault="007C5FC1" w:rsidP="007C5FC1"/>
        </w:tc>
        <w:tc>
          <w:tcPr>
            <w:tcW w:w="288" w:type="dxa"/>
          </w:tcPr>
          <w:p w14:paraId="609A236B" w14:textId="77777777" w:rsidR="007C5FC1" w:rsidRDefault="007C5FC1" w:rsidP="007C5FC1">
            <w:pPr>
              <w:pStyle w:val="CopticCross"/>
            </w:pPr>
          </w:p>
        </w:tc>
        <w:tc>
          <w:tcPr>
            <w:tcW w:w="3960" w:type="dxa"/>
          </w:tcPr>
          <w:p w14:paraId="187D8120" w14:textId="07545787" w:rsidR="007C5FC1" w:rsidRDefault="00112214" w:rsidP="007C5FC1">
            <w:pPr>
              <w:pStyle w:val="CopticVersemulti-line"/>
            </w:pPr>
            <w:r>
              <w:t>Ⲁⲛⲟⲕ ⲛⲓⲙ ϧⲁ ⲡⲓⲉ̀ⲃⲓⲏⲛ</w:t>
            </w:r>
          </w:p>
          <w:p w14:paraId="49AE9C2D" w14:textId="0AEDA9A6" w:rsidR="00112214" w:rsidRDefault="00112214" w:rsidP="007C5FC1">
            <w:pPr>
              <w:pStyle w:val="CopticVersemulti-line"/>
            </w:pPr>
            <w:r>
              <w:t>ⲡⲁⲣⲁ ⲟⲩⲟⲛ ⲛⲓⲃⲉⲛ ⲉⲧϩⲓϫⲉⲛ ⲡⲓⲕⲁϩⲓ</w:t>
            </w:r>
          </w:p>
          <w:p w14:paraId="5A91FC4D" w14:textId="7E7B74FE" w:rsidR="00112214" w:rsidRDefault="00112214" w:rsidP="007C5FC1">
            <w:pPr>
              <w:pStyle w:val="CopticVersemulti-line"/>
            </w:pPr>
            <w:r>
              <w:t>ⲉⲑⲣⲓⲥⲁϫⲓ ⲙ̀ⲡⲉⲧⲁⲓⲟ</w:t>
            </w:r>
          </w:p>
          <w:p w14:paraId="21CF744F" w14:textId="54D80A27" w:rsidR="007C5FC1" w:rsidRDefault="00112214" w:rsidP="007C5FC1">
            <w:pPr>
              <w:pStyle w:val="CopticHangingVerse"/>
            </w:pPr>
            <w:r>
              <w:t>Ⲙⲁⲣⲓⲁ ⲧ̀ϣⲉⲣⲓ ⲛ̀Ⲓⲱⲁⲕⲓⲙ.</w:t>
            </w:r>
          </w:p>
        </w:tc>
      </w:tr>
      <w:tr w:rsidR="007C5FC1" w14:paraId="7F070692" w14:textId="77777777" w:rsidTr="007C5FC1">
        <w:trPr>
          <w:cantSplit/>
          <w:jc w:val="center"/>
        </w:trPr>
        <w:tc>
          <w:tcPr>
            <w:tcW w:w="288" w:type="dxa"/>
          </w:tcPr>
          <w:p w14:paraId="53D8BCCE" w14:textId="77777777" w:rsidR="007C5FC1" w:rsidRDefault="007C5FC1" w:rsidP="007C5FC1">
            <w:pPr>
              <w:pStyle w:val="CopticCross"/>
            </w:pPr>
          </w:p>
        </w:tc>
        <w:tc>
          <w:tcPr>
            <w:tcW w:w="3960" w:type="dxa"/>
          </w:tcPr>
          <w:p w14:paraId="3CCFFE3B" w14:textId="77777777" w:rsidR="007C5FC1" w:rsidRDefault="007C5FC1" w:rsidP="007C5FC1">
            <w:pPr>
              <w:pStyle w:val="EngHang"/>
            </w:pPr>
            <w:r>
              <w:t>Holy, holy, holy,</w:t>
            </w:r>
          </w:p>
          <w:p w14:paraId="1258FDA5" w14:textId="77777777" w:rsidR="007C5FC1" w:rsidRDefault="007C5FC1" w:rsidP="007C5FC1">
            <w:pPr>
              <w:pStyle w:val="EngHang"/>
            </w:pPr>
            <w:r>
              <w:t>Lord of Hosts.</w:t>
            </w:r>
          </w:p>
          <w:p w14:paraId="7B075F1B" w14:textId="77777777" w:rsidR="007C5FC1" w:rsidRDefault="007C5FC1" w:rsidP="007C5FC1">
            <w:pPr>
              <w:pStyle w:val="EngHang"/>
            </w:pPr>
            <w:r>
              <w:t>Heaven and earth are full</w:t>
            </w:r>
          </w:p>
          <w:p w14:paraId="64D8898A" w14:textId="77777777" w:rsidR="007C5FC1" w:rsidRDefault="007C5FC1" w:rsidP="007C5FC1">
            <w:pPr>
              <w:pStyle w:val="EngHangEnd"/>
            </w:pPr>
            <w:r>
              <w:t>Of Your holy glory.</w:t>
            </w:r>
          </w:p>
        </w:tc>
        <w:tc>
          <w:tcPr>
            <w:tcW w:w="288" w:type="dxa"/>
          </w:tcPr>
          <w:p w14:paraId="6221615A" w14:textId="77777777" w:rsidR="007C5FC1" w:rsidRDefault="007C5FC1" w:rsidP="007C5FC1"/>
        </w:tc>
        <w:tc>
          <w:tcPr>
            <w:tcW w:w="288" w:type="dxa"/>
          </w:tcPr>
          <w:p w14:paraId="35A09AF4" w14:textId="77777777" w:rsidR="007C5FC1" w:rsidRDefault="007C5FC1" w:rsidP="007C5FC1">
            <w:pPr>
              <w:pStyle w:val="CopticCross"/>
            </w:pPr>
          </w:p>
        </w:tc>
        <w:tc>
          <w:tcPr>
            <w:tcW w:w="3960" w:type="dxa"/>
          </w:tcPr>
          <w:p w14:paraId="6D6553A3" w14:textId="77777777" w:rsidR="007C5FC1" w:rsidRDefault="007C5FC1" w:rsidP="007C5FC1">
            <w:pPr>
              <w:pStyle w:val="CopticVersemulti-line"/>
            </w:pPr>
            <w:r>
              <w:t>Ϫⲉ ⲁ̀ⲅⲓⲟⲥ ⲁ̀ⲅⲓⲟⲥ ⲁ̀ⲅⲓⲟⲥ:</w:t>
            </w:r>
          </w:p>
          <w:p w14:paraId="63467B9D" w14:textId="77777777" w:rsidR="007C5FC1" w:rsidRDefault="007C5FC1" w:rsidP="007C5FC1">
            <w:pPr>
              <w:pStyle w:val="CopticVersemulti-line"/>
            </w:pPr>
            <w:r>
              <w:t>Ⲕⲩⲣⲓⲟⲥ ⲥⲁⲃⲁⲱⲑ:</w:t>
            </w:r>
          </w:p>
          <w:p w14:paraId="2201295A" w14:textId="77777777" w:rsidR="007C5FC1" w:rsidRDefault="007C5FC1" w:rsidP="007C5FC1">
            <w:pPr>
              <w:pStyle w:val="CopticVersemulti-line"/>
            </w:pPr>
            <w:r>
              <w:t>ⲛ̀ⲗⲏⲡⲏⲥ ⲟ̀ ⲟⲩⲣⲁⲛⲟⲥ ⲕⲉ ⲏ̀ ⲅⲏ</w:t>
            </w:r>
          </w:p>
          <w:p w14:paraId="219C2A14" w14:textId="77777777" w:rsidR="007C5FC1" w:rsidRDefault="007C5FC1" w:rsidP="007C5FC1">
            <w:pPr>
              <w:pStyle w:val="CopticHangingVerse"/>
            </w:pPr>
            <w:r>
              <w:t>ⲧⲏⲥ ⲁ̀ⲅⲓⲁⲥ ⲥⲟⲩ ⲇⲟⲝⲏⲥ.</w:t>
            </w:r>
          </w:p>
        </w:tc>
      </w:tr>
    </w:tbl>
    <w:p w14:paraId="035C4EB8" w14:textId="77777777" w:rsidR="00E87FBF" w:rsidRDefault="00E87FBF" w:rsidP="00E87FBF">
      <w:pPr>
        <w:pStyle w:val="Heading3"/>
      </w:pPr>
      <w:bookmarkStart w:id="1955" w:name="_Toc485884683"/>
      <w:r>
        <w:t>August 12 / Mesori 19: Translocation of the Relics of St. Macarius the Great</w:t>
      </w:r>
      <w:bookmarkEnd w:id="1955"/>
    </w:p>
    <w:p w14:paraId="0744AB3C" w14:textId="4252B9F7" w:rsidR="00E87FBF" w:rsidRDefault="00E87FBF" w:rsidP="00336FAA">
      <w:pPr>
        <w:pStyle w:val="Rubric"/>
      </w:pPr>
      <w:r>
        <w:t>See</w:t>
      </w:r>
      <w:r w:rsidR="006D6137">
        <w:t xml:space="preserve"> </w:t>
      </w:r>
      <w:r w:rsidR="006D6137">
        <w:fldChar w:fldCharType="begin"/>
      </w:r>
      <w:r w:rsidR="006D6137">
        <w:instrText xml:space="preserve"> REF _Ref485109371 \h </w:instrText>
      </w:r>
      <w:r w:rsidR="006D6137">
        <w:fldChar w:fldCharType="separate"/>
      </w:r>
      <w:r w:rsidR="000E2EAC">
        <w:t>March 23 / Phamenoth 27: St. Macarius the Great</w:t>
      </w:r>
      <w:r w:rsidR="006D6137">
        <w:fldChar w:fldCharType="end"/>
      </w:r>
      <w:r w:rsidR="00237D47">
        <w:t>, page</w:t>
      </w:r>
      <w:r w:rsidR="006D6137">
        <w:t xml:space="preserve"> </w:t>
      </w:r>
      <w:r w:rsidR="006D6137">
        <w:fldChar w:fldCharType="begin"/>
      </w:r>
      <w:r w:rsidR="006D6137">
        <w:instrText xml:space="preserve"> PAGEREF _Ref485109379 \h </w:instrText>
      </w:r>
      <w:r w:rsidR="006D6137">
        <w:fldChar w:fldCharType="separate"/>
      </w:r>
      <w:r w:rsidR="000E2EAC">
        <w:rPr>
          <w:noProof/>
        </w:rPr>
        <w:t>997</w:t>
      </w:r>
      <w:r w:rsidR="006D6137">
        <w:fldChar w:fldCharType="end"/>
      </w:r>
      <w:r w:rsidR="00237D47">
        <w:t>.</w:t>
      </w:r>
    </w:p>
    <w:p w14:paraId="7069CDB9" w14:textId="77777777" w:rsidR="005329C1" w:rsidRDefault="005329C1" w:rsidP="005329C1">
      <w:pPr>
        <w:pStyle w:val="Heading3"/>
      </w:pPr>
      <w:bookmarkStart w:id="1956" w:name="_Toc485884684"/>
      <w:r>
        <w:t>August 14 / Mesori 21: Commemoration of the Theotokos</w:t>
      </w:r>
      <w:bookmarkEnd w:id="1956"/>
    </w:p>
    <w:p w14:paraId="3E243021" w14:textId="74DC604E" w:rsidR="00DD1748" w:rsidRDefault="00DD1748" w:rsidP="00DD1748">
      <w:pPr>
        <w:pStyle w:val="Rubric"/>
      </w:pPr>
      <w:bookmarkStart w:id="1957" w:name="_Ref434563030"/>
      <w:r>
        <w:t xml:space="preserve">See the Doxologies, Psali, and Theotokia for the Virgin. See </w:t>
      </w:r>
      <w:r>
        <w:fldChar w:fldCharType="begin"/>
      </w:r>
      <w:r>
        <w:instrText xml:space="preserve"> REF _Ref485102883 \h </w:instrText>
      </w:r>
      <w:r>
        <w:fldChar w:fldCharType="separate"/>
      </w:r>
      <w:r w:rsidR="000E2EAC">
        <w:t>August 9 / Mesori 16: The Assumption of the Virgin</w:t>
      </w:r>
      <w:r>
        <w:fldChar w:fldCharType="end"/>
      </w:r>
      <w:r>
        <w:t xml:space="preserve">, page </w:t>
      </w:r>
      <w:r>
        <w:fldChar w:fldCharType="begin"/>
      </w:r>
      <w:r>
        <w:instrText xml:space="preserve"> PAGEREF _Ref485102883 \h </w:instrText>
      </w:r>
      <w:r>
        <w:fldChar w:fldCharType="separate"/>
      </w:r>
      <w:r w:rsidR="000E2EAC">
        <w:rPr>
          <w:noProof/>
        </w:rPr>
        <w:t>1116</w:t>
      </w:r>
      <w:r>
        <w:fldChar w:fldCharType="end"/>
      </w:r>
      <w:r>
        <w:t>.</w:t>
      </w:r>
    </w:p>
    <w:p w14:paraId="548CB18D" w14:textId="77777777" w:rsidR="009F60F1" w:rsidRDefault="009F60F1" w:rsidP="009F60F1">
      <w:pPr>
        <w:pStyle w:val="Heading3"/>
      </w:pPr>
      <w:bookmarkStart w:id="1958" w:name="_Ref485109122"/>
      <w:bookmarkStart w:id="1959" w:name="_Ref485109128"/>
      <w:bookmarkStart w:id="1960" w:name="_Toc485884685"/>
      <w:r>
        <w:lastRenderedPageBreak/>
        <w:t>August 17 / Mesori 24: Departure of St. Takle Haymanot</w:t>
      </w:r>
      <w:bookmarkEnd w:id="1957"/>
      <w:bookmarkEnd w:id="1958"/>
      <w:bookmarkEnd w:id="1959"/>
      <w:bookmarkEnd w:id="1960"/>
    </w:p>
    <w:p w14:paraId="34845613" w14:textId="77777777" w:rsidR="009F60F1" w:rsidRDefault="009F60F1" w:rsidP="009F60F1">
      <w:pPr>
        <w:pStyle w:val="Heading4"/>
      </w:pPr>
      <w:bookmarkStart w:id="1961" w:name="_Ref434492302"/>
      <w:r>
        <w:t>The Doxology</w:t>
      </w:r>
      <w:r w:rsidR="00B82753">
        <w:t xml:space="preserve"> for St. Takle Haymanot</w:t>
      </w:r>
      <w:bookmarkEnd w:id="19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962" w:name="_Toc485884686"/>
      <w:r>
        <w:t>August 21 / Mesori 28: The Patriarchs: Abraham, Isaac, and Jacob</w:t>
      </w:r>
      <w:bookmarkEnd w:id="1962"/>
    </w:p>
    <w:p w14:paraId="1D063B19" w14:textId="77777777" w:rsidR="00431ABD" w:rsidRDefault="00431ABD" w:rsidP="00431ABD">
      <w:pPr>
        <w:pStyle w:val="Heading4"/>
      </w:pPr>
      <w:bookmarkStart w:id="1963" w:name="_Ref434492413"/>
      <w:r>
        <w:t>The Doxology</w:t>
      </w:r>
      <w:r w:rsidR="00B82753">
        <w:t xml:space="preserve"> for the Patriarchs: Abraham, Isaac, and Jacob</w:t>
      </w:r>
      <w:bookmarkEnd w:id="19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lastRenderedPageBreak/>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964" w:name="_Toc485884687"/>
      <w:r>
        <w:t>August 22 / Mesori 29: Commemoration of the Annunciation, Nativity, and Resurrection on the 29</w:t>
      </w:r>
      <w:r w:rsidRPr="00C0205C">
        <w:rPr>
          <w:vertAlign w:val="superscript"/>
        </w:rPr>
        <w:t>th</w:t>
      </w:r>
      <w:r>
        <w:t xml:space="preserve"> of Every Month</w:t>
      </w:r>
      <w:bookmarkEnd w:id="1964"/>
    </w:p>
    <w:p w14:paraId="19306DA7" w14:textId="72371DDE" w:rsidR="007D439A" w:rsidRPr="00B52D77" w:rsidRDefault="007D439A" w:rsidP="007D439A">
      <w:pPr>
        <w:pStyle w:val="Rubric"/>
      </w:pPr>
      <w:r>
        <w:t xml:space="preserve">See </w:t>
      </w:r>
      <w:r>
        <w:fldChar w:fldCharType="begin"/>
      </w:r>
      <w:r>
        <w:instrText xml:space="preserve"> REF _Ref435003974 \h </w:instrText>
      </w:r>
      <w:r>
        <w:fldChar w:fldCharType="separate"/>
      </w:r>
      <w:r w:rsidR="000E2EAC">
        <w:t>September 26 (27) / Tho-out 29: Commemoration of the Annunciation, Nativity, and Resurrection on the 29</w:t>
      </w:r>
      <w:r w:rsidR="000E2EAC" w:rsidRPr="00C0205C">
        <w:rPr>
          <w:vertAlign w:val="superscript"/>
        </w:rPr>
        <w:t>th</w:t>
      </w:r>
      <w:r w:rsidR="000E2EAC">
        <w:t xml:space="preserve"> of Every Coptic Month</w:t>
      </w:r>
      <w:r>
        <w:fldChar w:fldCharType="end"/>
      </w:r>
      <w:r>
        <w:t xml:space="preserve">, page </w:t>
      </w:r>
      <w:r>
        <w:fldChar w:fldCharType="begin"/>
      </w:r>
      <w:r>
        <w:instrText xml:space="preserve"> PAGEREF _Ref435003974 \h </w:instrText>
      </w:r>
      <w:r>
        <w:fldChar w:fldCharType="separate"/>
      </w:r>
      <w:r w:rsidR="000E2EAC">
        <w:rPr>
          <w:noProof/>
        </w:rPr>
        <w:t>764</w:t>
      </w:r>
      <w:r>
        <w:fldChar w:fldCharType="end"/>
      </w:r>
      <w:r>
        <w:t>.</w:t>
      </w:r>
    </w:p>
    <w:p w14:paraId="71EB5850" w14:textId="77777777" w:rsidR="0070722E" w:rsidRDefault="0070722E" w:rsidP="0070722E">
      <w:pPr>
        <w:pStyle w:val="Heading3"/>
      </w:pPr>
      <w:bookmarkStart w:id="1965" w:name="_Toc485884688"/>
      <w:r>
        <w:t xml:space="preserve">August 22 / Mesori 29: </w:t>
      </w:r>
      <w:r w:rsidR="007D439A">
        <w:t xml:space="preserve">Also the </w:t>
      </w:r>
      <w:r>
        <w:t>Translocation of the Relics of St. John the Short to Scetis</w:t>
      </w:r>
      <w:bookmarkEnd w:id="1965"/>
    </w:p>
    <w:p w14:paraId="6CA7DB30" w14:textId="4EACD71B" w:rsidR="0070722E" w:rsidRDefault="0070722E" w:rsidP="006D6137">
      <w:pPr>
        <w:pStyle w:val="Rubric"/>
      </w:pPr>
      <w:r>
        <w:t>See</w:t>
      </w:r>
      <w:r w:rsidR="006D6137">
        <w:t xml:space="preserve"> </w:t>
      </w:r>
      <w:r w:rsidR="006D6137">
        <w:fldChar w:fldCharType="begin"/>
      </w:r>
      <w:r w:rsidR="006D6137">
        <w:instrText xml:space="preserve"> REF _Ref485109408 \h </w:instrText>
      </w:r>
      <w:r w:rsidR="006D6137">
        <w:fldChar w:fldCharType="separate"/>
      </w:r>
      <w:r w:rsidR="000E2EAC">
        <w:t>October 17 (18) Paopi 20: St. John the Short</w:t>
      </w:r>
      <w:r w:rsidR="006D6137">
        <w:fldChar w:fldCharType="end"/>
      </w:r>
      <w:r w:rsidR="00237D47">
        <w:t>, page</w:t>
      </w:r>
      <w:r w:rsidR="006D6137">
        <w:t xml:space="preserve"> </w:t>
      </w:r>
      <w:r w:rsidR="006D6137">
        <w:fldChar w:fldCharType="begin"/>
      </w:r>
      <w:r w:rsidR="006D6137">
        <w:instrText xml:space="preserve"> PAGEREF _Ref485109416 \h </w:instrText>
      </w:r>
      <w:r w:rsidR="006D6137">
        <w:fldChar w:fldCharType="separate"/>
      </w:r>
      <w:r w:rsidR="000E2EAC">
        <w:rPr>
          <w:noProof/>
        </w:rPr>
        <w:t>782</w:t>
      </w:r>
      <w:r w:rsidR="006D6137">
        <w:fldChar w:fldCharType="end"/>
      </w:r>
      <w:r>
        <w:t>.</w:t>
      </w:r>
    </w:p>
    <w:p w14:paraId="7E90B074" w14:textId="77777777" w:rsidR="00D46726" w:rsidRDefault="00D46726" w:rsidP="00D46726">
      <w:pPr>
        <w:pStyle w:val="Heading3"/>
      </w:pPr>
      <w:bookmarkStart w:id="1966" w:name="_Toc485884689"/>
      <w:r>
        <w:t>August 25 / Little Month 2: Departure of St. Titus the Apostle</w:t>
      </w:r>
      <w:bookmarkEnd w:id="1966"/>
    </w:p>
    <w:p w14:paraId="0FCE4143" w14:textId="0CB9AC0A" w:rsidR="00191A26" w:rsidRDefault="00191A26" w:rsidP="00191A26">
      <w:pPr>
        <w:pStyle w:val="Rubric"/>
      </w:pPr>
      <w:r>
        <w:t xml:space="preserve">See </w:t>
      </w:r>
      <w:r>
        <w:fldChar w:fldCharType="begin"/>
      </w:r>
      <w:r>
        <w:instrText xml:space="preserve"> REF _Ref434488644 \h </w:instrText>
      </w:r>
      <w:r>
        <w:fldChar w:fldCharType="separate"/>
      </w:r>
      <w:r w:rsidR="000E2EAC">
        <w:t>A Doxology for the Apostles</w:t>
      </w:r>
      <w:r>
        <w:fldChar w:fldCharType="end"/>
      </w:r>
      <w:r>
        <w:t xml:space="preserve">, on pages </w:t>
      </w:r>
      <w:r>
        <w:fldChar w:fldCharType="begin"/>
      </w:r>
      <w:r>
        <w:instrText xml:space="preserve"> PAGEREF _Ref434488644 \h </w:instrText>
      </w:r>
      <w:r>
        <w:fldChar w:fldCharType="separate"/>
      </w:r>
      <w:r w:rsidR="000E2EAC">
        <w:rPr>
          <w:noProof/>
        </w:rPr>
        <w:t>706</w:t>
      </w:r>
      <w:r>
        <w:fldChar w:fldCharType="end"/>
      </w:r>
      <w:r>
        <w:t xml:space="preserve">, </w:t>
      </w:r>
      <w:r>
        <w:fldChar w:fldCharType="begin"/>
      </w:r>
      <w:r>
        <w:instrText xml:space="preserve"> PAGEREF _Ref434488657 \h </w:instrText>
      </w:r>
      <w:r>
        <w:fldChar w:fldCharType="separate"/>
      </w:r>
      <w:r w:rsidR="000E2EAC">
        <w:rPr>
          <w:noProof/>
        </w:rPr>
        <w:t>706</w:t>
      </w:r>
      <w:r>
        <w:fldChar w:fldCharType="end"/>
      </w:r>
      <w:r>
        <w:t xml:space="preserve">, or </w:t>
      </w:r>
      <w:r>
        <w:fldChar w:fldCharType="begin"/>
      </w:r>
      <w:r>
        <w:instrText xml:space="preserve"> PAGEREF _Ref434488992 \h </w:instrText>
      </w:r>
      <w:r>
        <w:fldChar w:fldCharType="separate"/>
      </w:r>
      <w:r w:rsidR="000E2EAC">
        <w:rPr>
          <w:noProof/>
        </w:rPr>
        <w:t>708</w:t>
      </w:r>
      <w:r>
        <w:fldChar w:fldCharType="end"/>
      </w:r>
      <w:r>
        <w:t>.</w:t>
      </w:r>
    </w:p>
    <w:p w14:paraId="76AA6933" w14:textId="77777777" w:rsidR="00C30039" w:rsidRDefault="00C30039" w:rsidP="00C30039">
      <w:pPr>
        <w:pStyle w:val="Heading3"/>
      </w:pPr>
      <w:bookmarkStart w:id="1967" w:name="_Toc485884690"/>
      <w:r>
        <w:lastRenderedPageBreak/>
        <w:t>August 26 / Little Month 3: Archangel Raphael</w:t>
      </w:r>
      <w:bookmarkEnd w:id="1967"/>
    </w:p>
    <w:p w14:paraId="0292BCC5" w14:textId="77777777" w:rsidR="00C30039" w:rsidRDefault="00C30039" w:rsidP="00C30039">
      <w:pPr>
        <w:pStyle w:val="Heading4"/>
      </w:pPr>
      <w:bookmarkStart w:id="1968" w:name="_Ref434488208"/>
      <w:r>
        <w:t>The Doxology</w:t>
      </w:r>
      <w:r w:rsidR="00B46E6E">
        <w:t xml:space="preserve"> for Archangel Raphael</w:t>
      </w:r>
      <w:bookmarkEnd w:id="19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969" w:name="_Toc485884691"/>
      <w:r>
        <w:t>August 28 / Little Month 5</w:t>
      </w:r>
      <w:r w:rsidR="00980D99">
        <w:t>: St. Parsouma</w:t>
      </w:r>
      <w:bookmarkEnd w:id="1969"/>
    </w:p>
    <w:p w14:paraId="32F5CFB7" w14:textId="77777777" w:rsidR="00980D99" w:rsidRDefault="00980D99" w:rsidP="00980D99">
      <w:pPr>
        <w:pStyle w:val="Heading4"/>
      </w:pPr>
      <w:bookmarkStart w:id="1970" w:name="_Ref434491294"/>
      <w:r>
        <w:t>The Doxology</w:t>
      </w:r>
      <w:r w:rsidR="00810F04">
        <w:t xml:space="preserve"> for St. Parsouma</w:t>
      </w:r>
      <w:bookmarkEnd w:id="19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10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974"/>
            <w:r>
              <w:t xml:space="preserve">ⲙ̀Ⲡⲭ̄ⲥ̄ </w:t>
            </w:r>
            <w:commentRangeEnd w:id="1974"/>
            <w:r>
              <w:rPr>
                <w:rStyle w:val="CommentReference"/>
                <w:rFonts w:ascii="Times New Roman" w:hAnsi="Times New Roman" w:cstheme="minorBidi"/>
                <w:noProof w:val="0"/>
              </w:rPr>
              <w:commentReference w:id="1974"/>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975"/>
            <w:r>
              <w:t xml:space="preserve">ⲡⲉⲛⲥⲱⲧⲏⲣ </w:t>
            </w:r>
            <w:commentRangeEnd w:id="1975"/>
            <w:r>
              <w:rPr>
                <w:rStyle w:val="CommentReference"/>
                <w:rFonts w:ascii="Times New Roman" w:hAnsi="Times New Roman" w:cstheme="minorBidi"/>
                <w:noProof w:val="0"/>
              </w:rPr>
              <w:commentReference w:id="1975"/>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976" w:name="_Toc410196226"/>
      <w:bookmarkStart w:id="1977" w:name="_Toc410196468"/>
      <w:bookmarkStart w:id="1978" w:name="_Toc410196970"/>
      <w:bookmarkStart w:id="1979" w:name="_Toc485884457"/>
      <w:bookmarkStart w:id="1980" w:name="Pascal"/>
      <w:bookmarkEnd w:id="1928"/>
      <w:r>
        <w:lastRenderedPageBreak/>
        <w:t>The Pascal Cycle</w:t>
      </w:r>
      <w:bookmarkEnd w:id="1976"/>
      <w:bookmarkEnd w:id="1977"/>
      <w:bookmarkEnd w:id="1978"/>
      <w:bookmarkEnd w:id="1979"/>
    </w:p>
    <w:p w14:paraId="5B5D97E6" w14:textId="018E9B71" w:rsidR="009E261C" w:rsidRDefault="00EF4931" w:rsidP="00EF4931">
      <w:pPr>
        <w:pStyle w:val="TOC3"/>
        <w:tabs>
          <w:tab w:val="right" w:leader="dot" w:pos="8846"/>
        </w:tabs>
      </w:pPr>
      <w:bookmarkStart w:id="1981" w:name="_Toc410196227"/>
      <w:bookmarkStart w:id="1982" w:name="_Toc410196469"/>
      <w:bookmarkStart w:id="1983" w:name="_Toc410196971"/>
      <w:r>
        <w:t>TODO: READD TOC</w:t>
      </w:r>
    </w:p>
    <w:p w14:paraId="0AD076AD" w14:textId="5D532FCC" w:rsidR="00495F1A" w:rsidRDefault="00495F1A" w:rsidP="00495F1A">
      <w:pPr>
        <w:pStyle w:val="Heading3"/>
      </w:pPr>
      <w:bookmarkStart w:id="1984" w:name="_Toc479145670"/>
      <w:r>
        <w:t>Jonah’s Fast</w:t>
      </w:r>
      <w:bookmarkEnd w:id="1981"/>
      <w:bookmarkEnd w:id="1982"/>
      <w:bookmarkEnd w:id="1983"/>
      <w:bookmarkEnd w:id="1984"/>
    </w:p>
    <w:p w14:paraId="7A658690" w14:textId="77777777" w:rsidR="001E5E16" w:rsidRPr="001E5E16" w:rsidRDefault="001E5E16" w:rsidP="001E5E16">
      <w:pPr>
        <w:pStyle w:val="Heading4"/>
      </w:pPr>
      <w:bookmarkStart w:id="1985" w:name="_Ref434478053"/>
      <w:r>
        <w:t>The Doxology</w:t>
      </w:r>
      <w:r w:rsidR="00E21EA3">
        <w:t xml:space="preserve"> of Jonah’s Fast</w:t>
      </w:r>
      <w:bookmarkEnd w:id="19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986" w:name="_Toc410196228"/>
      <w:bookmarkStart w:id="1987" w:name="_Toc410196470"/>
      <w:bookmarkStart w:id="1988" w:name="_Toc410196972"/>
      <w:bookmarkStart w:id="1989" w:name="_Toc479145671"/>
      <w:r>
        <w:t>Jonah’s Feast</w:t>
      </w:r>
      <w:bookmarkEnd w:id="1986"/>
      <w:bookmarkEnd w:id="1987"/>
      <w:bookmarkEnd w:id="1988"/>
      <w:bookmarkEnd w:id="1989"/>
    </w:p>
    <w:p w14:paraId="6EE6C439" w14:textId="77777777" w:rsidR="00495F1A" w:rsidRDefault="00495F1A" w:rsidP="00495F1A">
      <w:pPr>
        <w:pStyle w:val="Heading3"/>
      </w:pPr>
      <w:bookmarkStart w:id="1990" w:name="_Toc410196229"/>
      <w:bookmarkStart w:id="1991" w:name="_Toc410196471"/>
      <w:bookmarkStart w:id="1992" w:name="_Toc410196973"/>
      <w:bookmarkStart w:id="1993" w:name="_Toc479145672"/>
      <w:r>
        <w:t>Great Lent</w:t>
      </w:r>
      <w:bookmarkEnd w:id="1990"/>
      <w:bookmarkEnd w:id="1991"/>
      <w:bookmarkEnd w:id="1992"/>
      <w:bookmarkEnd w:id="1993"/>
    </w:p>
    <w:p w14:paraId="100B48D2" w14:textId="61FB6051" w:rsidR="008C6F4C" w:rsidRDefault="008C6F4C" w:rsidP="008C6F4C">
      <w:pPr>
        <w:pStyle w:val="Heading4"/>
      </w:pPr>
      <w:bookmarkStart w:id="1994" w:name="_Ref434478080"/>
      <w:r>
        <w:t xml:space="preserve">The Verses of the Cymbals for </w:t>
      </w:r>
      <w:r>
        <w:rPr>
          <w:lang w:val="en-US"/>
        </w:rPr>
        <w:t xml:space="preserve">Sundays and Saturdays of </w:t>
      </w:r>
      <w:r>
        <w:t>Great Lent</w:t>
      </w:r>
    </w:p>
    <w:p w14:paraId="3F3D7F5B" w14:textId="038F0831" w:rsidR="008C6F4C" w:rsidRPr="008C6F4C" w:rsidRDefault="008C6F4C" w:rsidP="008C6F4C">
      <w:pPr>
        <w:pStyle w:val="Rubric"/>
      </w:pPr>
      <w:r>
        <w:t>Between the introduction and “Shere ne Maria,” insert: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236515B3" w14:textId="77777777" w:rsidTr="008C6F4C">
        <w:trPr>
          <w:cantSplit/>
          <w:jc w:val="center"/>
        </w:trPr>
        <w:tc>
          <w:tcPr>
            <w:tcW w:w="288" w:type="dxa"/>
          </w:tcPr>
          <w:p w14:paraId="1BF56214" w14:textId="77777777" w:rsidR="008C6F4C" w:rsidRDefault="008C6F4C" w:rsidP="008C6F4C">
            <w:pPr>
              <w:pStyle w:val="CopticCross"/>
            </w:pPr>
          </w:p>
        </w:tc>
        <w:tc>
          <w:tcPr>
            <w:tcW w:w="3960" w:type="dxa"/>
          </w:tcPr>
          <w:p w14:paraId="3BE4D528" w14:textId="5B1EC58D" w:rsidR="008C6F4C" w:rsidRDefault="008C6F4C" w:rsidP="008C6F4C">
            <w:pPr>
              <w:pStyle w:val="EngHang"/>
            </w:pPr>
            <w:r>
              <w:t>Our Lord Jesus Christ</w:t>
            </w:r>
          </w:p>
          <w:p w14:paraId="7D9545AF" w14:textId="4C5E38BF" w:rsidR="008C6F4C" w:rsidRDefault="008C6F4C" w:rsidP="008C6F4C">
            <w:pPr>
              <w:pStyle w:val="EngHang"/>
            </w:pPr>
            <w:r>
              <w:t>Fasted on our behalf,</w:t>
            </w:r>
          </w:p>
          <w:p w14:paraId="55B3D5A5" w14:textId="4A202A76" w:rsidR="008C6F4C" w:rsidRDefault="008C6F4C" w:rsidP="008C6F4C">
            <w:pPr>
              <w:pStyle w:val="EngHang"/>
            </w:pPr>
            <w:r>
              <w:t>Fourty days and forty nights,</w:t>
            </w:r>
          </w:p>
          <w:p w14:paraId="54D23D31" w14:textId="6F1DE558" w:rsidR="008C6F4C" w:rsidRDefault="008C6F4C" w:rsidP="008C6F4C">
            <w:pPr>
              <w:pStyle w:val="EngHangEnd"/>
            </w:pPr>
            <w:r>
              <w:t>To save us from our sins.</w:t>
            </w:r>
          </w:p>
        </w:tc>
        <w:tc>
          <w:tcPr>
            <w:tcW w:w="288" w:type="dxa"/>
          </w:tcPr>
          <w:p w14:paraId="20827398" w14:textId="77777777" w:rsidR="008C6F4C" w:rsidRDefault="008C6F4C" w:rsidP="008C6F4C"/>
        </w:tc>
        <w:tc>
          <w:tcPr>
            <w:tcW w:w="288" w:type="dxa"/>
          </w:tcPr>
          <w:p w14:paraId="47994C2F" w14:textId="77777777" w:rsidR="008C6F4C" w:rsidRDefault="008C6F4C" w:rsidP="008C6F4C">
            <w:pPr>
              <w:pStyle w:val="CopticCross"/>
            </w:pPr>
          </w:p>
        </w:tc>
        <w:tc>
          <w:tcPr>
            <w:tcW w:w="3960" w:type="dxa"/>
          </w:tcPr>
          <w:p w14:paraId="42F07077" w14:textId="3D8AFC4F" w:rsidR="008C6F4C" w:rsidRDefault="008C6F4C" w:rsidP="008C6F4C">
            <w:pPr>
              <w:pStyle w:val="CopticVersemulti-line"/>
            </w:pPr>
            <w:r>
              <w:t>Ⲁⲡⲉⲛϭⲟⲓⲥ Ⲓⲏⲥⲟⲩⲥ Ⲡⲓⲭ̀ⲣⲓⲥⲧⲟⲥ:</w:t>
            </w:r>
          </w:p>
          <w:p w14:paraId="17FE29CF" w14:textId="2237336C" w:rsidR="008C6F4C" w:rsidRDefault="008C6F4C" w:rsidP="008C6F4C">
            <w:pPr>
              <w:pStyle w:val="CopticVersemulti-line"/>
            </w:pPr>
            <w:r>
              <w:t>ⲉⲣⲛⲏⲥⲧⲉⲩⲓⲛ ⲉ̀ϩ̀ⲣⲏⲓ ⲉ̀ϫⲱⲛ:</w:t>
            </w:r>
          </w:p>
          <w:p w14:paraId="3ABC8296" w14:textId="749CCE2A" w:rsidR="008C6F4C" w:rsidRDefault="008C6F4C" w:rsidP="008C6F4C">
            <w:pPr>
              <w:pStyle w:val="CopticVersemulti-line"/>
            </w:pPr>
            <w:r>
              <w:t>ⲛ̀ϩ̀ⲙⲉ ⲛ̀ⲉ̀ϩⲟⲟⲩ ⲛⲉⲙ ϩ̀ⲙⲉ ⲛ̀ⲉ̀ϫⲱⲣϩ:</w:t>
            </w:r>
          </w:p>
          <w:p w14:paraId="1D1756AE" w14:textId="633FDDF4" w:rsidR="008C6F4C" w:rsidRPr="00240FF0" w:rsidRDefault="008C6F4C" w:rsidP="008C6F4C">
            <w:pPr>
              <w:pStyle w:val="CopticHangingVerse"/>
              <w:rPr>
                <w:vanish/>
              </w:rPr>
            </w:pPr>
            <w:r>
              <w:t xml:space="preserve">ϣⲁ ⲛ̀ⲧⲉϥⲥⲟⲧⲧⲉⲛ ϧⲉⲛ ⲛⲉⲛⲛⲟⲃⲓ. </w:t>
            </w:r>
          </w:p>
        </w:tc>
      </w:tr>
      <w:tr w:rsidR="008C6F4C" w14:paraId="5881B59E" w14:textId="77777777" w:rsidTr="008C6F4C">
        <w:trPr>
          <w:cantSplit/>
          <w:jc w:val="center"/>
        </w:trPr>
        <w:tc>
          <w:tcPr>
            <w:tcW w:w="288" w:type="dxa"/>
          </w:tcPr>
          <w:p w14:paraId="21E223EC" w14:textId="77777777" w:rsidR="008C6F4C" w:rsidRDefault="008C6F4C" w:rsidP="008C6F4C">
            <w:pPr>
              <w:pStyle w:val="CopticCross"/>
            </w:pPr>
          </w:p>
        </w:tc>
        <w:tc>
          <w:tcPr>
            <w:tcW w:w="3960" w:type="dxa"/>
          </w:tcPr>
          <w:p w14:paraId="0D46F4FD" w14:textId="77777777" w:rsidR="008C6F4C" w:rsidRDefault="008C6F4C" w:rsidP="008C6F4C">
            <w:pPr>
              <w:pStyle w:val="EngHang"/>
            </w:pPr>
            <w:r>
              <w:t>And, we too, let us fast</w:t>
            </w:r>
          </w:p>
          <w:p w14:paraId="2D650E76" w14:textId="77777777" w:rsidR="008C6F4C" w:rsidRDefault="008C6F4C" w:rsidP="008C6F4C">
            <w:pPr>
              <w:pStyle w:val="EngHang"/>
            </w:pPr>
            <w:r>
              <w:t>In purity and righteousness,</w:t>
            </w:r>
          </w:p>
          <w:p w14:paraId="6B56AF28" w14:textId="726E3396" w:rsidR="008C6F4C" w:rsidRDefault="008C6F4C" w:rsidP="008C6F4C">
            <w:pPr>
              <w:pStyle w:val="EngHang"/>
            </w:pPr>
            <w:r>
              <w:t>And [let us also] pray,</w:t>
            </w:r>
          </w:p>
          <w:p w14:paraId="7B88C728" w14:textId="209D74CF" w:rsidR="008C6F4C" w:rsidRDefault="008C6F4C" w:rsidP="008C6F4C">
            <w:pPr>
              <w:pStyle w:val="EngHangEnd"/>
            </w:pPr>
            <w:r>
              <w:t>Proclaiming and saying,</w:t>
            </w:r>
          </w:p>
        </w:tc>
        <w:tc>
          <w:tcPr>
            <w:tcW w:w="288" w:type="dxa"/>
          </w:tcPr>
          <w:p w14:paraId="494D5319" w14:textId="77777777" w:rsidR="008C6F4C" w:rsidRDefault="008C6F4C" w:rsidP="008C6F4C"/>
        </w:tc>
        <w:tc>
          <w:tcPr>
            <w:tcW w:w="288" w:type="dxa"/>
          </w:tcPr>
          <w:p w14:paraId="3679D2CE" w14:textId="77777777" w:rsidR="008C6F4C" w:rsidRDefault="008C6F4C" w:rsidP="008C6F4C">
            <w:pPr>
              <w:pStyle w:val="CopticCross"/>
            </w:pPr>
          </w:p>
        </w:tc>
        <w:tc>
          <w:tcPr>
            <w:tcW w:w="3960" w:type="dxa"/>
          </w:tcPr>
          <w:p w14:paraId="3A7C3B60" w14:textId="77777777" w:rsidR="008C6F4C" w:rsidRDefault="008C6F4C" w:rsidP="008C6F4C">
            <w:pPr>
              <w:pStyle w:val="CopticVersemulti-line"/>
            </w:pPr>
            <w:r>
              <w:t>Ⲁⲛⲟⲛ ϩⲱⲛ ⲙⲁⲣⲉⲛⲉⲣⲛⲏⲥⲧⲉⲩⲓⲛ:</w:t>
            </w:r>
          </w:p>
          <w:p w14:paraId="565B40E8" w14:textId="5B84338D" w:rsidR="008C6F4C" w:rsidRDefault="008C6F4C" w:rsidP="008C6F4C">
            <w:pPr>
              <w:pStyle w:val="CopticVersemulti-line"/>
            </w:pPr>
            <w:r>
              <w:t>ϧⲉⲛ ⲟⲩⲧⲟⲩⲃⲟ ⲛⲉⲙ ⲟⲩⲙⲉⲑⲙⲏⲓ:</w:t>
            </w:r>
          </w:p>
          <w:p w14:paraId="2B1457EF" w14:textId="77777777" w:rsidR="008C6F4C" w:rsidRDefault="008C6F4C" w:rsidP="008C6F4C">
            <w:pPr>
              <w:pStyle w:val="CopticVersemulti-line"/>
            </w:pPr>
            <w:r>
              <w:t>ⲟⲩⲟϩ ⲛ̀ⲧⲉⲛⲉⲣⲡ̀ⲣⲟⲥⲉⲩⲭⲉⲥⲑⲉ:</w:t>
            </w:r>
          </w:p>
          <w:p w14:paraId="7A98F1D0" w14:textId="4979BEF4" w:rsidR="008C6F4C" w:rsidRDefault="008C6F4C" w:rsidP="008C6F4C">
            <w:pPr>
              <w:pStyle w:val="CopticHangingVerse"/>
            </w:pPr>
            <w:r>
              <w:t>ⲉⲛⲱϣ ⲉ̀ⲃⲟⲗ ⲉⲛϫⲱ ⲙ̀ⲙⲟⲥ.</w:t>
            </w:r>
          </w:p>
        </w:tc>
      </w:tr>
      <w:tr w:rsidR="008C6F4C" w14:paraId="2C56857F" w14:textId="77777777" w:rsidTr="008C6F4C">
        <w:trPr>
          <w:cantSplit/>
          <w:jc w:val="center"/>
        </w:trPr>
        <w:tc>
          <w:tcPr>
            <w:tcW w:w="288" w:type="dxa"/>
          </w:tcPr>
          <w:p w14:paraId="08268EE3" w14:textId="77777777" w:rsidR="008C6F4C" w:rsidRDefault="008C6F4C" w:rsidP="008C6F4C">
            <w:pPr>
              <w:pStyle w:val="CopticCross"/>
            </w:pPr>
          </w:p>
        </w:tc>
        <w:tc>
          <w:tcPr>
            <w:tcW w:w="3960" w:type="dxa"/>
          </w:tcPr>
          <w:p w14:paraId="39AA4FBF" w14:textId="77777777" w:rsidR="008C6F4C" w:rsidRDefault="008C6F4C" w:rsidP="008C6F4C">
            <w:pPr>
              <w:pStyle w:val="EngHang"/>
            </w:pPr>
            <w:r>
              <w:t>Our Father, in heaven,</w:t>
            </w:r>
          </w:p>
          <w:p w14:paraId="6B2AB173" w14:textId="77777777" w:rsidR="008C6F4C" w:rsidRDefault="008C6F4C" w:rsidP="008C6F4C">
            <w:pPr>
              <w:pStyle w:val="EngHang"/>
            </w:pPr>
            <w:r>
              <w:t>May Your Name be holy.</w:t>
            </w:r>
          </w:p>
          <w:p w14:paraId="147342CD" w14:textId="77777777" w:rsidR="008C6F4C" w:rsidRDefault="008C6F4C" w:rsidP="008C6F4C">
            <w:pPr>
              <w:pStyle w:val="EngHang"/>
            </w:pPr>
            <w:r>
              <w:t>May Your Kingdom come on us,</w:t>
            </w:r>
          </w:p>
          <w:p w14:paraId="4A4445A0" w14:textId="73CCE1B6" w:rsidR="008C6F4C" w:rsidRDefault="008C6F4C" w:rsidP="0009450E">
            <w:pPr>
              <w:pStyle w:val="EngHangEnd"/>
            </w:pPr>
            <w:r>
              <w:t>For Yours is the glory forever.</w:t>
            </w:r>
          </w:p>
        </w:tc>
        <w:tc>
          <w:tcPr>
            <w:tcW w:w="288" w:type="dxa"/>
          </w:tcPr>
          <w:p w14:paraId="382FD694" w14:textId="77777777" w:rsidR="008C6F4C" w:rsidRDefault="008C6F4C" w:rsidP="008C6F4C"/>
        </w:tc>
        <w:tc>
          <w:tcPr>
            <w:tcW w:w="288" w:type="dxa"/>
          </w:tcPr>
          <w:p w14:paraId="1E47C23C" w14:textId="77777777" w:rsidR="008C6F4C" w:rsidRDefault="008C6F4C" w:rsidP="008C6F4C">
            <w:pPr>
              <w:pStyle w:val="CopticCross"/>
            </w:pPr>
          </w:p>
        </w:tc>
        <w:tc>
          <w:tcPr>
            <w:tcW w:w="3960" w:type="dxa"/>
          </w:tcPr>
          <w:p w14:paraId="105356C6" w14:textId="77777777" w:rsidR="008C6F4C" w:rsidRDefault="008C6F4C" w:rsidP="008C6F4C">
            <w:pPr>
              <w:pStyle w:val="CopticVersemulti-line"/>
            </w:pPr>
            <w:r>
              <w:t>Ϫⲉ ⲡⲉⲛⲓⲱⲧ ⲉⲧϧⲉⲛ ⲛⲓⲫⲏⲟⲩⲓ:</w:t>
            </w:r>
          </w:p>
          <w:p w14:paraId="79011099" w14:textId="77777777" w:rsidR="008C6F4C" w:rsidRDefault="008C6F4C" w:rsidP="008C6F4C">
            <w:pPr>
              <w:pStyle w:val="CopticVersemulti-line"/>
            </w:pPr>
            <w:r>
              <w:t>ⲙⲁⲣⲉϥⲧⲟⲩⲃⲟ ⲛ̀ϫⲉ ⲡⲉⲕⲣⲁⲛ:</w:t>
            </w:r>
          </w:p>
          <w:p w14:paraId="44A207CE" w14:textId="77777777" w:rsidR="008C6F4C" w:rsidRDefault="008C6F4C" w:rsidP="008C6F4C">
            <w:pPr>
              <w:pStyle w:val="CopticVersemulti-line"/>
            </w:pPr>
            <w:r>
              <w:t>ⲙⲁⲣⲉⲥⲓ̀ ⲛ̀ϫⲉ ⲧⲉⲕⲙⲉⲧⲟⲩⲣⲟ:</w:t>
            </w:r>
          </w:p>
          <w:p w14:paraId="41F342CD" w14:textId="2593405D" w:rsidR="008C6F4C" w:rsidRDefault="008C6F4C" w:rsidP="008C6F4C">
            <w:pPr>
              <w:pStyle w:val="CopticVersemulti-line"/>
            </w:pPr>
            <w:r>
              <w:t>ϫⲉ ⲫⲱⲕ ⲡⲉ ⲡⲓⲱ̀ⲟⲩ ϣⲁ ⲛⲓⲉ̀ⲛⲉϩ.</w:t>
            </w:r>
          </w:p>
        </w:tc>
      </w:tr>
    </w:tbl>
    <w:p w14:paraId="7FEB81D1" w14:textId="77FEF5B1" w:rsidR="007D37D6" w:rsidRDefault="000E066F" w:rsidP="00EC2AEB">
      <w:pPr>
        <w:pStyle w:val="Heading4"/>
      </w:pPr>
      <w:r>
        <w:t xml:space="preserve">The Prostration </w:t>
      </w:r>
      <w:r w:rsidR="007D37D6">
        <w:t xml:space="preserve">for </w:t>
      </w:r>
      <w:r>
        <w:t xml:space="preserve">Weekdays of </w:t>
      </w:r>
      <w:r w:rsidR="007D37D6">
        <w:t>Great Lent</w:t>
      </w:r>
    </w:p>
    <w:p w14:paraId="1730B220" w14:textId="6EFC659D" w:rsidR="007D37D6" w:rsidRPr="007D37D6" w:rsidRDefault="007D37D6" w:rsidP="007D37D6">
      <w:pPr>
        <w:pStyle w:val="Rubric"/>
      </w:pPr>
      <w:r>
        <w:t>After the Prime Prophesies, before the Gospel, begin: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4" w:type="dxa"/>
          <w:right w:w="284" w:type="dxa"/>
        </w:tblCellMar>
        <w:tblLook w:val="04A0" w:firstRow="1" w:lastRow="0" w:firstColumn="1" w:lastColumn="0" w:noHBand="0" w:noVBand="1"/>
      </w:tblPr>
      <w:tblGrid>
        <w:gridCol w:w="2930"/>
        <w:gridCol w:w="2939"/>
        <w:gridCol w:w="2987"/>
      </w:tblGrid>
      <w:tr w:rsidR="007D37D6" w14:paraId="25AA7E7D" w14:textId="77777777" w:rsidTr="007D37D6">
        <w:tc>
          <w:tcPr>
            <w:tcW w:w="3024" w:type="dxa"/>
          </w:tcPr>
          <w:p w14:paraId="019E9936" w14:textId="77777777" w:rsidR="007D37D6" w:rsidRDefault="007D37D6" w:rsidP="007D37D6">
            <w:pPr>
              <w:pStyle w:val="Priest"/>
            </w:pPr>
            <w:r w:rsidRPr="007A57AD">
              <w:t>Presbyter:</w:t>
            </w:r>
          </w:p>
        </w:tc>
        <w:tc>
          <w:tcPr>
            <w:tcW w:w="3024" w:type="dxa"/>
          </w:tcPr>
          <w:p w14:paraId="3C686CE8" w14:textId="77777777" w:rsidR="007D37D6" w:rsidRDefault="007D37D6" w:rsidP="007D37D6">
            <w:pPr>
              <w:pStyle w:val="Priest"/>
            </w:pPr>
            <w:r w:rsidRPr="007A57AD">
              <w:t>Pi Oo-eeb:</w:t>
            </w:r>
          </w:p>
        </w:tc>
        <w:tc>
          <w:tcPr>
            <w:tcW w:w="3024" w:type="dxa"/>
          </w:tcPr>
          <w:p w14:paraId="0D26D448"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ⲡⲓⲟⲩⲏⲃ:</w:t>
            </w:r>
          </w:p>
        </w:tc>
      </w:tr>
      <w:tr w:rsidR="007D37D6" w14:paraId="198CFC76" w14:textId="77777777" w:rsidTr="007D37D6">
        <w:tc>
          <w:tcPr>
            <w:tcW w:w="3024" w:type="dxa"/>
          </w:tcPr>
          <w:p w14:paraId="18C33AF5" w14:textId="77777777" w:rsidR="007D37D6" w:rsidRPr="007A3BD5" w:rsidRDefault="007D37D6" w:rsidP="007D37D6">
            <w:pPr>
              <w:pStyle w:val="EngEnd"/>
              <w:rPr>
                <w:rFonts w:eastAsia="New Athena Unicode"/>
              </w:rPr>
            </w:pPr>
            <w:r w:rsidRPr="007A3BD5">
              <w:rPr>
                <w:rFonts w:eastAsia="New Athena Unicode"/>
              </w:rPr>
              <w:t>Let us bend our knees.</w:t>
            </w:r>
          </w:p>
        </w:tc>
        <w:tc>
          <w:tcPr>
            <w:tcW w:w="3024" w:type="dxa"/>
          </w:tcPr>
          <w:p w14:paraId="14B98FAA" w14:textId="77777777" w:rsidR="007D37D6" w:rsidRPr="007A3BD5" w:rsidRDefault="007D37D6" w:rsidP="007D37D6">
            <w:pPr>
              <w:pStyle w:val="EngEnd"/>
              <w:rPr>
                <w:rFonts w:eastAsia="New Athena Unicode"/>
              </w:rPr>
            </w:pPr>
            <w:r w:rsidRPr="007A3BD5">
              <w:rPr>
                <w:rFonts w:eastAsia="New Athena Unicode"/>
              </w:rPr>
              <w:t>Eklinomen ta ghonata.</w:t>
            </w:r>
          </w:p>
        </w:tc>
        <w:tc>
          <w:tcPr>
            <w:tcW w:w="3024" w:type="dxa"/>
          </w:tcPr>
          <w:p w14:paraId="2DC92B40" w14:textId="77777777" w:rsidR="007D37D6" w:rsidRPr="007A3BD5" w:rsidRDefault="007D37D6" w:rsidP="007D37D6">
            <w:pPr>
              <w:pStyle w:val="CopticVerse"/>
              <w:rPr>
                <w:szCs w:val="24"/>
              </w:rPr>
            </w:pPr>
            <w:r>
              <w:rPr>
                <w:szCs w:val="24"/>
              </w:rPr>
              <w:t>Ⲕ̀</w:t>
            </w:r>
            <w:r w:rsidRPr="007A3BD5">
              <w:rPr>
                <w:szCs w:val="24"/>
              </w:rPr>
              <w:t>ⲗⲓⲛⲱⲙⲉⲛ ⲧⲁ ⲅⲟⲛⲁⲧⲁ.</w:t>
            </w:r>
          </w:p>
        </w:tc>
      </w:tr>
      <w:tr w:rsidR="007D37D6" w14:paraId="2BBB47CD" w14:textId="77777777" w:rsidTr="007D37D6">
        <w:tc>
          <w:tcPr>
            <w:tcW w:w="3024" w:type="dxa"/>
          </w:tcPr>
          <w:p w14:paraId="50BDF5E9" w14:textId="77777777" w:rsidR="007D37D6" w:rsidRDefault="007D37D6" w:rsidP="007D37D6">
            <w:pPr>
              <w:pStyle w:val="Priest"/>
            </w:pPr>
            <w:r w:rsidRPr="007A57AD">
              <w:t>People:</w:t>
            </w:r>
          </w:p>
        </w:tc>
        <w:tc>
          <w:tcPr>
            <w:tcW w:w="3024" w:type="dxa"/>
          </w:tcPr>
          <w:p w14:paraId="228FCA95" w14:textId="77777777" w:rsidR="007D37D6" w:rsidRDefault="007D37D6" w:rsidP="007D37D6">
            <w:pPr>
              <w:pStyle w:val="Priest"/>
            </w:pPr>
            <w:r w:rsidRPr="007A57AD">
              <w:t>Pi La-os:</w:t>
            </w:r>
          </w:p>
        </w:tc>
        <w:tc>
          <w:tcPr>
            <w:tcW w:w="3024" w:type="dxa"/>
          </w:tcPr>
          <w:p w14:paraId="015B6EEE" w14:textId="77777777" w:rsidR="007D37D6" w:rsidRPr="007A57AD" w:rsidRDefault="007D37D6" w:rsidP="007D37D6">
            <w:pPr>
              <w:pStyle w:val="Standard"/>
              <w:tabs>
                <w:tab w:val="right" w:leader="dot" w:pos="10150"/>
              </w:tabs>
              <w:spacing w:line="346" w:lineRule="exact"/>
              <w:ind w:firstLine="0"/>
              <w:rPr>
                <w:rFonts w:ascii="Free Serif Avva Shenouda" w:eastAsia="New Athena Unicode" w:hAnsi="Free Serif Avva Shenouda" w:cs="New Athena Unicode"/>
                <w:b/>
                <w:bCs/>
                <w:sz w:val="24"/>
                <w:szCs w:val="22"/>
                <w:lang w:val="en-GB"/>
              </w:rPr>
            </w:pPr>
            <w:r w:rsidRPr="007A57AD">
              <w:rPr>
                <w:rFonts w:ascii="Free Serif Avva Shenouda" w:eastAsia="New Athena Unicode" w:hAnsi="Free Serif Avva Shenouda" w:cs="New Athena Unicode"/>
                <w:b/>
                <w:bCs/>
                <w:sz w:val="24"/>
                <w:szCs w:val="22"/>
                <w:lang w:val="en-GB"/>
              </w:rPr>
              <w:t>ⲡⲓⲗⲁⲟⲥ:</w:t>
            </w:r>
          </w:p>
        </w:tc>
      </w:tr>
      <w:tr w:rsidR="007D37D6" w14:paraId="167B0A04" w14:textId="77777777" w:rsidTr="007D37D6">
        <w:tc>
          <w:tcPr>
            <w:tcW w:w="3024" w:type="dxa"/>
          </w:tcPr>
          <w:p w14:paraId="4ABE44D0" w14:textId="77777777" w:rsidR="007D37D6" w:rsidRPr="007A3BD5" w:rsidRDefault="007D37D6" w:rsidP="007D37D6">
            <w:pPr>
              <w:pStyle w:val="EngEnd"/>
              <w:rPr>
                <w:rFonts w:eastAsia="New Athena Unicode"/>
              </w:rPr>
            </w:pPr>
            <w:r w:rsidRPr="007A3BD5">
              <w:rPr>
                <w:rFonts w:eastAsia="New Athena Unicode"/>
              </w:rPr>
              <w:t>Have mercy upon us, O God the Father, the Pantocrator.</w:t>
            </w:r>
          </w:p>
        </w:tc>
        <w:tc>
          <w:tcPr>
            <w:tcW w:w="3024" w:type="dxa"/>
          </w:tcPr>
          <w:p w14:paraId="0062AD88" w14:textId="77777777" w:rsidR="007D37D6" w:rsidRPr="007A3BD5" w:rsidRDefault="007D37D6" w:rsidP="007D37D6">
            <w:pPr>
              <w:pStyle w:val="EngEnd"/>
              <w:rPr>
                <w:rFonts w:eastAsia="New Athena Unicode"/>
              </w:rPr>
            </w:pPr>
            <w:r w:rsidRPr="007A3BD5">
              <w:rPr>
                <w:rFonts w:eastAsia="New Athena Unicode"/>
              </w:rPr>
              <w:t>Nai nan Ef Nooti ef Yot pi Pantokrator.</w:t>
            </w:r>
          </w:p>
        </w:tc>
        <w:tc>
          <w:tcPr>
            <w:tcW w:w="3024" w:type="dxa"/>
          </w:tcPr>
          <w:p w14:paraId="64A7DAA0"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 xml:space="preserve">ⲛⲟⲩϯ </w:t>
            </w:r>
            <w:r>
              <w:rPr>
                <w:szCs w:val="24"/>
              </w:rPr>
              <w:t>Ⲫ̀</w:t>
            </w:r>
            <w:r w:rsidRPr="007A3BD5">
              <w:rPr>
                <w:szCs w:val="24"/>
              </w:rPr>
              <w:t>ⲓⲱⲧ ⲡⲓⲡⲁⲛⲧⲟⲕⲣⲁⲧⲱⲣ.</w:t>
            </w:r>
          </w:p>
        </w:tc>
      </w:tr>
      <w:tr w:rsidR="007D37D6" w14:paraId="3BB42335" w14:textId="77777777" w:rsidTr="007D37D6">
        <w:tc>
          <w:tcPr>
            <w:tcW w:w="3024" w:type="dxa"/>
          </w:tcPr>
          <w:p w14:paraId="093BEDCF" w14:textId="77777777" w:rsidR="007D37D6" w:rsidRDefault="007D37D6" w:rsidP="007D37D6">
            <w:pPr>
              <w:pStyle w:val="Priest"/>
            </w:pPr>
            <w:r w:rsidRPr="007A57AD">
              <w:t>Presbyter:</w:t>
            </w:r>
          </w:p>
        </w:tc>
        <w:tc>
          <w:tcPr>
            <w:tcW w:w="3024" w:type="dxa"/>
          </w:tcPr>
          <w:p w14:paraId="5B1ED412" w14:textId="77777777" w:rsidR="007D37D6" w:rsidRDefault="007D37D6" w:rsidP="007D37D6">
            <w:pPr>
              <w:pStyle w:val="Priest"/>
            </w:pPr>
            <w:r w:rsidRPr="007A57AD">
              <w:t>Pi Oo-eeb:</w:t>
            </w:r>
          </w:p>
        </w:tc>
        <w:tc>
          <w:tcPr>
            <w:tcW w:w="3024" w:type="dxa"/>
          </w:tcPr>
          <w:p w14:paraId="48BAA762"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49AB1716" w14:textId="77777777" w:rsidTr="007D37D6">
        <w:tc>
          <w:tcPr>
            <w:tcW w:w="3024" w:type="dxa"/>
          </w:tcPr>
          <w:p w14:paraId="08B78279" w14:textId="77777777" w:rsidR="007D37D6" w:rsidRPr="007A3BD5" w:rsidRDefault="007D37D6" w:rsidP="007D37D6">
            <w:pPr>
              <w:pStyle w:val="EngEnd"/>
              <w:rPr>
                <w:rFonts w:eastAsia="New Athena Unicode"/>
              </w:rPr>
            </w:pPr>
            <w:r w:rsidRPr="007A3BD5">
              <w:rPr>
                <w:rFonts w:eastAsia="New Athena Unicode"/>
              </w:rPr>
              <w:t>Let us stand, then bend our knees.</w:t>
            </w:r>
          </w:p>
        </w:tc>
        <w:tc>
          <w:tcPr>
            <w:tcW w:w="3024" w:type="dxa"/>
          </w:tcPr>
          <w:p w14:paraId="031503BF" w14:textId="77777777" w:rsidR="007D37D6" w:rsidRPr="007A3BD5" w:rsidRDefault="007D37D6" w:rsidP="007D37D6">
            <w:pPr>
              <w:pStyle w:val="EngEnd"/>
              <w:rPr>
                <w:rFonts w:eastAsia="New Athena Unicode"/>
              </w:rPr>
            </w:pPr>
            <w:r w:rsidRPr="007A3BD5">
              <w:rPr>
                <w:rFonts w:eastAsia="New Athena Unicode"/>
              </w:rPr>
              <w:t>Anastomen eklinomen ta ghonata.</w:t>
            </w:r>
          </w:p>
        </w:tc>
        <w:tc>
          <w:tcPr>
            <w:tcW w:w="3024" w:type="dxa"/>
          </w:tcPr>
          <w:p w14:paraId="583D7B2B" w14:textId="77777777" w:rsidR="007D37D6" w:rsidRPr="007A3BD5" w:rsidRDefault="007D37D6" w:rsidP="007D37D6">
            <w:pPr>
              <w:pStyle w:val="CopticVerse"/>
              <w:rPr>
                <w:szCs w:val="24"/>
              </w:rPr>
            </w:pPr>
            <w:r>
              <w:rPr>
                <w:szCs w:val="24"/>
              </w:rPr>
              <w:t>Ⲁ</w:t>
            </w:r>
            <w:r w:rsidRPr="007A3BD5">
              <w:rPr>
                <w:szCs w:val="24"/>
              </w:rPr>
              <w:t>ⲛⲁⲥⲧⲱⲙⲉⲛ ⲕ̀ⲗⲓⲛⲱⲙⲉⲛ ⲧⲁ ⲅⲟⲛⲁⲧⲁ.</w:t>
            </w:r>
          </w:p>
        </w:tc>
      </w:tr>
      <w:tr w:rsidR="007D37D6" w14:paraId="01F5D03E" w14:textId="77777777" w:rsidTr="007D37D6">
        <w:tc>
          <w:tcPr>
            <w:tcW w:w="3024" w:type="dxa"/>
          </w:tcPr>
          <w:p w14:paraId="43A17824" w14:textId="77777777" w:rsidR="007D37D6" w:rsidRDefault="007D37D6" w:rsidP="007D37D6">
            <w:pPr>
              <w:pStyle w:val="Priest"/>
            </w:pPr>
            <w:r w:rsidRPr="007A57AD">
              <w:t>People:</w:t>
            </w:r>
          </w:p>
        </w:tc>
        <w:tc>
          <w:tcPr>
            <w:tcW w:w="3024" w:type="dxa"/>
          </w:tcPr>
          <w:p w14:paraId="248ACC0E" w14:textId="77777777" w:rsidR="007D37D6" w:rsidRDefault="007D37D6" w:rsidP="007D37D6">
            <w:pPr>
              <w:pStyle w:val="Priest"/>
            </w:pPr>
            <w:r w:rsidRPr="007A57AD">
              <w:t>Pi La-os:</w:t>
            </w:r>
          </w:p>
        </w:tc>
        <w:tc>
          <w:tcPr>
            <w:tcW w:w="3024" w:type="dxa"/>
          </w:tcPr>
          <w:p w14:paraId="7BC2F9CB"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44C99718" w14:textId="77777777" w:rsidTr="007D37D6">
        <w:tc>
          <w:tcPr>
            <w:tcW w:w="3024" w:type="dxa"/>
          </w:tcPr>
          <w:p w14:paraId="4E4298CA" w14:textId="77777777" w:rsidR="007D37D6" w:rsidRPr="007A3BD5" w:rsidRDefault="007D37D6" w:rsidP="007D37D6">
            <w:pPr>
              <w:pStyle w:val="EngEnd"/>
              <w:rPr>
                <w:rFonts w:eastAsia="New Athena Unicode"/>
              </w:rPr>
            </w:pPr>
            <w:r w:rsidRPr="007A3BD5">
              <w:rPr>
                <w:rFonts w:eastAsia="New Athena Unicode"/>
              </w:rPr>
              <w:t>Have mercy upon us, O God, our Saviour.</w:t>
            </w:r>
          </w:p>
        </w:tc>
        <w:tc>
          <w:tcPr>
            <w:tcW w:w="3024" w:type="dxa"/>
          </w:tcPr>
          <w:p w14:paraId="6BEC550D" w14:textId="77777777" w:rsidR="007D37D6" w:rsidRPr="007A3BD5" w:rsidRDefault="007D37D6" w:rsidP="007D37D6">
            <w:pPr>
              <w:pStyle w:val="EngEnd"/>
              <w:rPr>
                <w:rFonts w:eastAsia="New Athena Unicode"/>
              </w:rPr>
            </w:pPr>
            <w:r w:rsidRPr="007A3BD5">
              <w:rPr>
                <w:rFonts w:eastAsia="New Athena Unicode"/>
              </w:rPr>
              <w:t>Nai nan Ef Nooti pen Sotir.</w:t>
            </w:r>
          </w:p>
        </w:tc>
        <w:tc>
          <w:tcPr>
            <w:tcW w:w="3024" w:type="dxa"/>
          </w:tcPr>
          <w:p w14:paraId="6487B22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ⲡⲉⲛⲥⲱⲧⲏⲣ.</w:t>
            </w:r>
          </w:p>
        </w:tc>
      </w:tr>
      <w:tr w:rsidR="007D37D6" w14:paraId="5AAB549C" w14:textId="77777777" w:rsidTr="007D37D6">
        <w:tc>
          <w:tcPr>
            <w:tcW w:w="3024" w:type="dxa"/>
          </w:tcPr>
          <w:p w14:paraId="04B65E45" w14:textId="77777777" w:rsidR="007D37D6" w:rsidRDefault="007D37D6" w:rsidP="007D37D6">
            <w:pPr>
              <w:pStyle w:val="Priest"/>
            </w:pPr>
            <w:r w:rsidRPr="007A57AD">
              <w:t>Presbyter:</w:t>
            </w:r>
          </w:p>
        </w:tc>
        <w:tc>
          <w:tcPr>
            <w:tcW w:w="3024" w:type="dxa"/>
          </w:tcPr>
          <w:p w14:paraId="634B3BC8" w14:textId="77777777" w:rsidR="007D37D6" w:rsidRDefault="007D37D6" w:rsidP="007D37D6">
            <w:pPr>
              <w:pStyle w:val="Priest"/>
            </w:pPr>
            <w:r w:rsidRPr="007A57AD">
              <w:t>Pi Oo-eeb:</w:t>
            </w:r>
          </w:p>
        </w:tc>
        <w:tc>
          <w:tcPr>
            <w:tcW w:w="3024" w:type="dxa"/>
          </w:tcPr>
          <w:p w14:paraId="584142C5" w14:textId="77777777" w:rsidR="007D37D6" w:rsidRPr="007A57AD" w:rsidRDefault="007D37D6" w:rsidP="007D37D6">
            <w:r w:rsidRPr="007A57AD">
              <w:rPr>
                <w:rFonts w:ascii="Free Serif Avva Shenouda" w:eastAsia="New Athena Unicode" w:hAnsi="Free Serif Avva Shenouda" w:cs="New Athena Unicode"/>
                <w:b/>
                <w:bCs/>
                <w:lang w:val="en-GB"/>
              </w:rPr>
              <w:t>ⲡⲓⲟⲩⲏⲃ:</w:t>
            </w:r>
          </w:p>
        </w:tc>
      </w:tr>
      <w:tr w:rsidR="007D37D6" w14:paraId="0FFE2CDD" w14:textId="77777777" w:rsidTr="007D37D6">
        <w:tc>
          <w:tcPr>
            <w:tcW w:w="3024" w:type="dxa"/>
          </w:tcPr>
          <w:p w14:paraId="79D9C4BA" w14:textId="77777777" w:rsidR="007D37D6" w:rsidRPr="007A3BD5" w:rsidRDefault="007D37D6" w:rsidP="007D37D6">
            <w:pPr>
              <w:pStyle w:val="EngEnd"/>
              <w:rPr>
                <w:rFonts w:eastAsia="New Athena Unicode"/>
              </w:rPr>
            </w:pPr>
            <w:r w:rsidRPr="007A3BD5">
              <w:rPr>
                <w:rFonts w:eastAsia="New Athena Unicode"/>
              </w:rPr>
              <w:t>Again, let us stand, then bend our knees.</w:t>
            </w:r>
          </w:p>
        </w:tc>
        <w:tc>
          <w:tcPr>
            <w:tcW w:w="3024" w:type="dxa"/>
          </w:tcPr>
          <w:p w14:paraId="325D0E87" w14:textId="77777777" w:rsidR="007D37D6" w:rsidRPr="007A3BD5" w:rsidRDefault="007D37D6" w:rsidP="007D37D6">
            <w:pPr>
              <w:pStyle w:val="EngEnd"/>
              <w:rPr>
                <w:rFonts w:eastAsia="New Athena Unicode"/>
              </w:rPr>
            </w:pPr>
            <w:r w:rsidRPr="007A3BD5">
              <w:rPr>
                <w:rFonts w:eastAsia="New Athena Unicode"/>
              </w:rPr>
              <w:t>Ke anastomen eklinomen ta ghonata.</w:t>
            </w:r>
          </w:p>
        </w:tc>
        <w:tc>
          <w:tcPr>
            <w:tcW w:w="3024" w:type="dxa"/>
          </w:tcPr>
          <w:p w14:paraId="37032DBB" w14:textId="77777777" w:rsidR="007D37D6" w:rsidRPr="007A3BD5" w:rsidRDefault="007D37D6" w:rsidP="007D37D6">
            <w:pPr>
              <w:pStyle w:val="CopticVerse"/>
              <w:rPr>
                <w:szCs w:val="24"/>
              </w:rPr>
            </w:pPr>
            <w:r w:rsidRPr="007A3BD5">
              <w:rPr>
                <w:szCs w:val="24"/>
              </w:rPr>
              <w:t>ⲕⲉ ⲁ̀ⲛⲁⲥⲧⲱⲙⲉⲛ</w:t>
            </w:r>
            <w:r>
              <w:rPr>
                <w:szCs w:val="24"/>
              </w:rPr>
              <w:t>:</w:t>
            </w:r>
            <w:r w:rsidRPr="007A3BD5">
              <w:rPr>
                <w:szCs w:val="24"/>
              </w:rPr>
              <w:t xml:space="preserve"> ⲕ̀ⲗⲓⲛⲱⲙⲉⲛ ⲧⲁ ⲅⲟⲛⲁⲧⲁ.</w:t>
            </w:r>
          </w:p>
        </w:tc>
      </w:tr>
      <w:tr w:rsidR="007D37D6" w14:paraId="65928EAD" w14:textId="77777777" w:rsidTr="007D37D6">
        <w:tc>
          <w:tcPr>
            <w:tcW w:w="3024" w:type="dxa"/>
          </w:tcPr>
          <w:p w14:paraId="250BCA2B" w14:textId="77777777" w:rsidR="007D37D6" w:rsidRDefault="007D37D6" w:rsidP="007D37D6">
            <w:pPr>
              <w:pStyle w:val="Priest"/>
            </w:pPr>
            <w:r w:rsidRPr="007A57AD">
              <w:t>People:</w:t>
            </w:r>
          </w:p>
        </w:tc>
        <w:tc>
          <w:tcPr>
            <w:tcW w:w="3024" w:type="dxa"/>
          </w:tcPr>
          <w:p w14:paraId="505789B8" w14:textId="77777777" w:rsidR="007D37D6" w:rsidRDefault="007D37D6" w:rsidP="007D37D6">
            <w:pPr>
              <w:pStyle w:val="Priest"/>
            </w:pPr>
            <w:r w:rsidRPr="007A57AD">
              <w:t>Pi La-os:</w:t>
            </w:r>
          </w:p>
        </w:tc>
        <w:tc>
          <w:tcPr>
            <w:tcW w:w="3024" w:type="dxa"/>
          </w:tcPr>
          <w:p w14:paraId="494B373A" w14:textId="77777777" w:rsidR="007D37D6" w:rsidRPr="007A57AD" w:rsidRDefault="007D37D6" w:rsidP="007D37D6">
            <w:r w:rsidRPr="007A57AD">
              <w:rPr>
                <w:rFonts w:ascii="Free Serif Avva Shenouda" w:eastAsia="New Athena Unicode" w:hAnsi="Free Serif Avva Shenouda" w:cs="New Athena Unicode"/>
                <w:b/>
                <w:bCs/>
                <w:lang w:val="en-GB"/>
              </w:rPr>
              <w:t>ⲡⲓⲗⲁⲟⲥ:</w:t>
            </w:r>
          </w:p>
        </w:tc>
      </w:tr>
      <w:tr w:rsidR="007D37D6" w14:paraId="11F6CF19" w14:textId="77777777" w:rsidTr="007D37D6">
        <w:tc>
          <w:tcPr>
            <w:tcW w:w="3024" w:type="dxa"/>
          </w:tcPr>
          <w:p w14:paraId="42785E2F" w14:textId="77777777" w:rsidR="007D37D6" w:rsidRPr="007A3BD5" w:rsidRDefault="007D37D6" w:rsidP="007D37D6">
            <w:pPr>
              <w:pStyle w:val="EngEnd"/>
              <w:rPr>
                <w:rFonts w:eastAsia="New Athena Unicode"/>
              </w:rPr>
            </w:pPr>
            <w:r w:rsidRPr="007A3BD5">
              <w:rPr>
                <w:rFonts w:eastAsia="New Athena Unicode"/>
              </w:rPr>
              <w:t>Have mercy upon us, O God, and (again) have mercy.</w:t>
            </w:r>
          </w:p>
        </w:tc>
        <w:tc>
          <w:tcPr>
            <w:tcW w:w="3024" w:type="dxa"/>
          </w:tcPr>
          <w:p w14:paraId="1EC21B06" w14:textId="77777777" w:rsidR="007D37D6" w:rsidRPr="007A3BD5" w:rsidRDefault="007D37D6" w:rsidP="007D37D6">
            <w:pPr>
              <w:pStyle w:val="EngEnd"/>
              <w:rPr>
                <w:rFonts w:eastAsia="New Athena Unicode"/>
              </w:rPr>
            </w:pPr>
            <w:r w:rsidRPr="007A3BD5">
              <w:rPr>
                <w:rFonts w:eastAsia="New Athena Unicode"/>
              </w:rPr>
              <w:t>Nai nan Ef Nooti owoh nai nan.</w:t>
            </w:r>
          </w:p>
        </w:tc>
        <w:tc>
          <w:tcPr>
            <w:tcW w:w="3024" w:type="dxa"/>
          </w:tcPr>
          <w:p w14:paraId="179388E1" w14:textId="77777777" w:rsidR="007D37D6" w:rsidRPr="007A3BD5" w:rsidRDefault="007D37D6" w:rsidP="007D37D6">
            <w:pPr>
              <w:pStyle w:val="CopticVerse"/>
              <w:rPr>
                <w:szCs w:val="24"/>
              </w:rPr>
            </w:pPr>
            <w:r>
              <w:rPr>
                <w:szCs w:val="24"/>
              </w:rPr>
              <w:t>Ⲛ</w:t>
            </w:r>
            <w:r w:rsidRPr="007A3BD5">
              <w:rPr>
                <w:szCs w:val="24"/>
              </w:rPr>
              <w:t xml:space="preserve">ⲁⲓ ⲛⲁⲛ </w:t>
            </w:r>
            <w:r>
              <w:rPr>
                <w:szCs w:val="24"/>
              </w:rPr>
              <w:t>Ⲫ</w:t>
            </w:r>
            <w:r w:rsidRPr="007A3BD5">
              <w:rPr>
                <w:szCs w:val="24"/>
              </w:rPr>
              <w:t>ⲛⲟⲩϯ ⲟⲩⲟϩ ⲛⲁⲓ ⲛⲁⲛ.</w:t>
            </w:r>
          </w:p>
        </w:tc>
      </w:tr>
    </w:tbl>
    <w:p w14:paraId="4AF7434B" w14:textId="43EB0B28" w:rsidR="007D37D6" w:rsidRDefault="007D37D6" w:rsidP="007D37D6">
      <w:pPr>
        <w:pStyle w:val="Rubric"/>
      </w:pPr>
      <w:r>
        <w:lastRenderedPageBreak/>
        <w:t>The presbyter then prays the following litany. The people respond to each verse with “Lord have mercy”, offering prostrations</w:t>
      </w:r>
      <w:r w:rsidR="000E066F">
        <w:t>. After every third verse, the above introduction is repeated</w:t>
      </w:r>
      <w:r>
        <w:t>:</w:t>
      </w:r>
    </w:p>
    <w:p w14:paraId="4B35B83C" w14:textId="5FBE3287" w:rsidR="007D37D6" w:rsidRPr="000E066F" w:rsidRDefault="007D37D6" w:rsidP="007D37D6">
      <w:pPr>
        <w:pStyle w:val="EngInd"/>
        <w:rPr>
          <w:rStyle w:val="RubricsInBodyChar"/>
        </w:rPr>
      </w:pPr>
      <w:r>
        <w:t>Pray for the living.</w:t>
      </w:r>
      <w:r w:rsidR="000E066F">
        <w:t xml:space="preserve"> </w:t>
      </w:r>
      <w:r w:rsidR="000E066F" w:rsidRPr="000E066F">
        <w:rPr>
          <w:rStyle w:val="RubricsInBodyChar"/>
        </w:rPr>
        <w:t>Lord have mercy.</w:t>
      </w:r>
    </w:p>
    <w:p w14:paraId="0C364909" w14:textId="43BE8668" w:rsidR="007D37D6" w:rsidRPr="000E066F" w:rsidRDefault="007D37D6" w:rsidP="000E066F">
      <w:pPr>
        <w:pStyle w:val="EngInd"/>
        <w:rPr>
          <w:i/>
        </w:rPr>
      </w:pPr>
      <w:r>
        <w:t>Pray for the sick.</w:t>
      </w:r>
      <w:r w:rsidR="000E066F" w:rsidRPr="000E066F">
        <w:rPr>
          <w:rStyle w:val="RubricsInBodyChar"/>
        </w:rPr>
        <w:t xml:space="preserve"> Lord have mercy.</w:t>
      </w:r>
    </w:p>
    <w:p w14:paraId="46001936" w14:textId="1C8E95CB" w:rsidR="007D37D6" w:rsidRDefault="007D37D6" w:rsidP="007D37D6">
      <w:pPr>
        <w:pStyle w:val="EngIndEnd"/>
      </w:pPr>
      <w:r>
        <w:t>Pray for the travelers.</w:t>
      </w:r>
      <w:r w:rsidR="000E066F" w:rsidRPr="000E066F">
        <w:rPr>
          <w:i/>
        </w:rPr>
        <w:t xml:space="preserve"> Lord have mercy.</w:t>
      </w:r>
    </w:p>
    <w:p w14:paraId="41F378FA" w14:textId="3B29954C" w:rsidR="007D37D6" w:rsidRDefault="000E066F" w:rsidP="007D37D6">
      <w:pPr>
        <w:pStyle w:val="EngIndEnd"/>
      </w:pPr>
      <w:r>
        <w:t>Let us bend our knees…</w:t>
      </w:r>
    </w:p>
    <w:p w14:paraId="45515BD3" w14:textId="4A429983" w:rsidR="000E066F" w:rsidRPr="000E066F" w:rsidRDefault="000E066F" w:rsidP="000E066F">
      <w:pPr>
        <w:pStyle w:val="EngInd"/>
        <w:rPr>
          <w:i/>
        </w:rPr>
      </w:pPr>
      <w:r>
        <w:t>Pray for good weather and for the fruits of the earth.</w:t>
      </w:r>
      <w:r w:rsidRPr="000E066F">
        <w:rPr>
          <w:rStyle w:val="RubricsInBodyChar"/>
        </w:rPr>
        <w:t xml:space="preserve"> Lord have mercy.</w:t>
      </w:r>
    </w:p>
    <w:p w14:paraId="2724C502" w14:textId="1AB5AD3D" w:rsidR="000E066F" w:rsidRPr="000E066F" w:rsidRDefault="000E066F" w:rsidP="000E066F">
      <w:pPr>
        <w:pStyle w:val="EngInd"/>
        <w:rPr>
          <w:i/>
        </w:rPr>
      </w:pPr>
      <w:r>
        <w:t>Pray for the rising of the river water according to their measure.</w:t>
      </w:r>
      <w:r w:rsidRPr="000E066F">
        <w:rPr>
          <w:rStyle w:val="RubricsInBodyChar"/>
        </w:rPr>
        <w:t xml:space="preserve"> Lord have mercy.</w:t>
      </w:r>
    </w:p>
    <w:p w14:paraId="2E71A250" w14:textId="25198ABC" w:rsidR="000E066F" w:rsidRDefault="000E066F" w:rsidP="007D37D6">
      <w:pPr>
        <w:pStyle w:val="EngIndEnd"/>
      </w:pPr>
      <w:r>
        <w:t>Pray for good rain and the plants of the field.</w:t>
      </w:r>
      <w:r w:rsidRPr="000E066F">
        <w:rPr>
          <w:i/>
        </w:rPr>
        <w:t xml:space="preserve"> Lord have mercy.</w:t>
      </w:r>
    </w:p>
    <w:p w14:paraId="5F9A2BD4" w14:textId="77777777" w:rsidR="000E066F" w:rsidRDefault="000E066F" w:rsidP="000E066F">
      <w:pPr>
        <w:pStyle w:val="EngIndEnd"/>
      </w:pPr>
      <w:r>
        <w:t>Let us bend our knees…</w:t>
      </w:r>
    </w:p>
    <w:p w14:paraId="711F382F" w14:textId="5397AF34" w:rsidR="000E066F" w:rsidRDefault="000E066F" w:rsidP="000E066F">
      <w:pPr>
        <w:pStyle w:val="EngInd"/>
      </w:pPr>
      <w:r>
        <w:t>Pray for the safety of the people and the cattle.</w:t>
      </w:r>
      <w:r w:rsidRPr="000E066F">
        <w:rPr>
          <w:i/>
        </w:rPr>
        <w:t xml:space="preserve"> Lord have mercy.</w:t>
      </w:r>
    </w:p>
    <w:p w14:paraId="5576C99E" w14:textId="021CE051" w:rsidR="000E066F" w:rsidRDefault="000E066F" w:rsidP="000E066F">
      <w:pPr>
        <w:pStyle w:val="EngInd"/>
      </w:pPr>
      <w:r>
        <w:t>Pray for the peace of the world and of this city.</w:t>
      </w:r>
      <w:r w:rsidRPr="000E066F">
        <w:rPr>
          <w:i/>
        </w:rPr>
        <w:t xml:space="preserve"> Lord have mercy.</w:t>
      </w:r>
    </w:p>
    <w:p w14:paraId="423DB4CD" w14:textId="108BBCE2" w:rsidR="000E066F" w:rsidRDefault="000E066F" w:rsidP="007D37D6">
      <w:pPr>
        <w:pStyle w:val="EngIndEnd"/>
      </w:pPr>
      <w:r>
        <w:t>Pray for our Christ loving King(s) {Queen}.</w:t>
      </w:r>
      <w:r w:rsidRPr="000E066F">
        <w:rPr>
          <w:i/>
        </w:rPr>
        <w:t xml:space="preserve"> Lord have mercy.</w:t>
      </w:r>
    </w:p>
    <w:p w14:paraId="75C3E357" w14:textId="77777777" w:rsidR="000E066F" w:rsidRDefault="000E066F" w:rsidP="000E066F">
      <w:pPr>
        <w:pStyle w:val="EngIndEnd"/>
      </w:pPr>
      <w:r>
        <w:t>Let us bend our knees…</w:t>
      </w:r>
    </w:p>
    <w:p w14:paraId="67134C91" w14:textId="7B09D591" w:rsidR="000E066F" w:rsidRDefault="000E066F" w:rsidP="000E066F">
      <w:pPr>
        <w:pStyle w:val="EngInd"/>
      </w:pPr>
      <w:r>
        <w:t>Pray for the captives</w:t>
      </w:r>
      <w:r w:rsidRPr="000E066F">
        <w:rPr>
          <w:i/>
        </w:rPr>
        <w:t xml:space="preserve"> Lord have mercy.</w:t>
      </w:r>
    </w:p>
    <w:p w14:paraId="4CF8E189" w14:textId="2A59D2EE" w:rsidR="000E066F" w:rsidRDefault="000E066F" w:rsidP="000E066F">
      <w:pPr>
        <w:pStyle w:val="EngInd"/>
      </w:pPr>
      <w:r>
        <w:t>Pray for those who have fallen asleep.</w:t>
      </w:r>
      <w:r w:rsidRPr="000E066F">
        <w:rPr>
          <w:i/>
        </w:rPr>
        <w:t xml:space="preserve"> Lord have mercy.</w:t>
      </w:r>
    </w:p>
    <w:p w14:paraId="3D28D547" w14:textId="52176749" w:rsidR="000E066F" w:rsidRDefault="000E066F" w:rsidP="007D37D6">
      <w:pPr>
        <w:pStyle w:val="EngIndEnd"/>
      </w:pPr>
      <w:r>
        <w:t>Pray for the sacrifices and the oblations.</w:t>
      </w:r>
      <w:r w:rsidRPr="000E066F">
        <w:rPr>
          <w:i/>
        </w:rPr>
        <w:t xml:space="preserve"> Lord have mercy.</w:t>
      </w:r>
    </w:p>
    <w:p w14:paraId="6F6AA9CD" w14:textId="77777777" w:rsidR="000E066F" w:rsidRDefault="000E066F" w:rsidP="000E066F">
      <w:pPr>
        <w:pStyle w:val="EngIndEnd"/>
      </w:pPr>
      <w:r>
        <w:t>Let us bend our knees…</w:t>
      </w:r>
    </w:p>
    <w:p w14:paraId="63A5D83F" w14:textId="5516D21F" w:rsidR="000E066F" w:rsidRDefault="000E066F" w:rsidP="000E066F">
      <w:pPr>
        <w:pStyle w:val="EngInd"/>
      </w:pPr>
      <w:r>
        <w:t>Pray for those who are in distress.</w:t>
      </w:r>
      <w:r w:rsidRPr="000E066F">
        <w:rPr>
          <w:i/>
        </w:rPr>
        <w:t xml:space="preserve"> Lord have mercy.</w:t>
      </w:r>
    </w:p>
    <w:p w14:paraId="5A57248F" w14:textId="5C49DB19" w:rsidR="000E066F" w:rsidRDefault="000E066F" w:rsidP="000E066F">
      <w:pPr>
        <w:pStyle w:val="EngInd"/>
      </w:pPr>
      <w:r>
        <w:t>Pray for the Catechumens.</w:t>
      </w:r>
      <w:r w:rsidRPr="000E066F">
        <w:rPr>
          <w:i/>
        </w:rPr>
        <w:t xml:space="preserve"> Lord have mercy.</w:t>
      </w:r>
    </w:p>
    <w:p w14:paraId="2966EA9B" w14:textId="5FC4BC0A" w:rsidR="000E066F" w:rsidRDefault="000E066F" w:rsidP="007D37D6">
      <w:pPr>
        <w:pStyle w:val="EngIndEnd"/>
      </w:pPr>
      <w:r>
        <w:t>Pray, “Lord have mercy.”</w:t>
      </w:r>
      <w:r w:rsidRPr="000E066F">
        <w:rPr>
          <w:i/>
        </w:rPr>
        <w:t xml:space="preserve"> Lord have mercy.</w:t>
      </w:r>
      <w:r>
        <w:rPr>
          <w:i/>
        </w:rPr>
        <w:t xml:space="preserve"> (In the long tune.)</w:t>
      </w:r>
    </w:p>
    <w:p w14:paraId="2602B6E5" w14:textId="2CA98F4F" w:rsidR="00EC2AEB" w:rsidRPr="001E5E16" w:rsidRDefault="00EC2AEB" w:rsidP="00EC2AEB">
      <w:pPr>
        <w:pStyle w:val="Heading4"/>
      </w:pPr>
      <w:bookmarkStart w:id="1995" w:name="_Ref485108420"/>
      <w:r>
        <w:lastRenderedPageBreak/>
        <w:t>The Doxology</w:t>
      </w:r>
      <w:r w:rsidR="00420CFA">
        <w:t xml:space="preserve"> for </w:t>
      </w:r>
      <w:r w:rsidR="008C6F4C">
        <w:t>Sundays</w:t>
      </w:r>
      <w:r w:rsidR="00420CFA">
        <w:t xml:space="preserve"> and S</w:t>
      </w:r>
      <w:r w:rsidR="008C6F4C">
        <w:t>aturdays of</w:t>
      </w:r>
      <w:r w:rsidR="00E21EA3">
        <w:t xml:space="preserve"> Great Lent</w:t>
      </w:r>
      <w:bookmarkEnd w:id="1994"/>
      <w:bookmarkEnd w:id="1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996" w:name="_Ref434478104"/>
      <w:r>
        <w:lastRenderedPageBreak/>
        <w:t>The Doxology</w:t>
      </w:r>
      <w:r w:rsidR="00E21EA3">
        <w:t xml:space="preserve"> for Weekdays in Great Lent</w:t>
      </w:r>
      <w:bookmarkEnd w:id="1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375E085F" w:rsidR="00420CFA" w:rsidRDefault="00A95C12" w:rsidP="00420CFA">
            <w:pPr>
              <w:pStyle w:val="EngHang"/>
            </w:pPr>
            <w:r>
              <w:t>Through fasting Elias</w:t>
            </w:r>
            <w:r w:rsidR="00420CFA">
              <w:t xml:space="preserve">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997"/>
            <w:r>
              <w:t>ⲛⲓⲉ̀ⲛⲉϩ</w:t>
            </w:r>
            <w:commentRangeEnd w:id="1997"/>
            <w:r>
              <w:rPr>
                <w:rStyle w:val="CommentReference"/>
                <w:rFonts w:ascii="Times New Roman" w:hAnsi="Times New Roman" w:cstheme="minorBidi"/>
                <w:noProof w:val="0"/>
              </w:rPr>
              <w:commentReference w:id="1997"/>
            </w:r>
            <w:r>
              <w:t>.</w:t>
            </w:r>
          </w:p>
        </w:tc>
      </w:tr>
    </w:tbl>
    <w:p w14:paraId="1A70F51E" w14:textId="77777777" w:rsidR="00420CFA" w:rsidRPr="001E5E16" w:rsidRDefault="00420CFA" w:rsidP="00420CFA">
      <w:pPr>
        <w:pStyle w:val="Heading4"/>
      </w:pPr>
      <w:bookmarkStart w:id="1998" w:name="_Ref434478128"/>
      <w:r>
        <w:lastRenderedPageBreak/>
        <w:t>A Second Doxology for Weekdays</w:t>
      </w:r>
      <w:r w:rsidR="00E21EA3">
        <w:t xml:space="preserve"> in Great Lent</w:t>
      </w:r>
      <w:bookmarkEnd w:id="19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999"/>
            <w:r>
              <w:t xml:space="preserve">He </w:t>
            </w:r>
            <w:r w:rsidR="00253DD3">
              <w:t>humiliated</w:t>
            </w:r>
          </w:p>
          <w:p w14:paraId="774AFAE4" w14:textId="77777777" w:rsidR="00420CFA" w:rsidRDefault="00420CFA" w:rsidP="00420CFA">
            <w:pPr>
              <w:pStyle w:val="EngHangEnd"/>
            </w:pPr>
            <w:r>
              <w:t>The Tempter</w:t>
            </w:r>
            <w:commentRangeEnd w:id="1999"/>
            <w:r>
              <w:rPr>
                <w:rStyle w:val="CommentReference"/>
              </w:rPr>
              <w:commentReference w:id="19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2000"/>
            <w:r>
              <w:t>“Fast in watchfulness</w:t>
            </w:r>
          </w:p>
          <w:p w14:paraId="6B2FDE71" w14:textId="77777777" w:rsidR="00420CFA" w:rsidRDefault="00420CFA" w:rsidP="00420CFA">
            <w:pPr>
              <w:pStyle w:val="EngHangEnd"/>
            </w:pPr>
            <w:r>
              <w:t>By day and by night.”</w:t>
            </w:r>
            <w:commentRangeEnd w:id="2000"/>
            <w:r>
              <w:rPr>
                <w:rStyle w:val="CommentReference"/>
              </w:rPr>
              <w:commentReference w:id="20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2001" w:name="_Ref434478147"/>
      <w:r>
        <w:t>A Third</w:t>
      </w:r>
      <w:r w:rsidR="00420CFA">
        <w:t xml:space="preserve"> Doxology</w:t>
      </w:r>
      <w:r>
        <w:t xml:space="preserve"> for Weekdays</w:t>
      </w:r>
      <w:r w:rsidR="00E21EA3">
        <w:t xml:space="preserve"> in Great Lent</w:t>
      </w:r>
      <w:bookmarkEnd w:id="20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2002" w:name="_Ref434478172"/>
      <w:r>
        <w:lastRenderedPageBreak/>
        <w:t xml:space="preserve">The </w:t>
      </w:r>
      <w:r w:rsidR="007A72D2">
        <w:t xml:space="preserve">Fourth </w:t>
      </w:r>
      <w:r>
        <w:t>Doxology</w:t>
      </w:r>
      <w:r w:rsidR="007A72D2">
        <w:t xml:space="preserve"> </w:t>
      </w:r>
      <w:r w:rsidR="00E21EA3">
        <w:t>for Great Lent</w:t>
      </w:r>
      <w:bookmarkEnd w:id="20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2003"/>
            <w:r>
              <w:t xml:space="preserve">Ϯⲛⲏⲥⲧⲓⲁ̀ </w:t>
            </w:r>
            <w:commentRangeEnd w:id="2003"/>
            <w:r>
              <w:rPr>
                <w:rStyle w:val="CommentReference"/>
                <w:rFonts w:ascii="Times New Roman" w:hAnsi="Times New Roman" w:cstheme="minorBidi"/>
                <w:noProof w:val="0"/>
              </w:rPr>
              <w:commentReference w:id="20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2004"/>
            <w:r>
              <w:t>pretense</w:t>
            </w:r>
            <w:commentRangeEnd w:id="2004"/>
            <w:r>
              <w:rPr>
                <w:rStyle w:val="CommentReference"/>
              </w:rPr>
              <w:commentReference w:id="20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2005"/>
            <w:r>
              <w:t>strugglers</w:t>
            </w:r>
            <w:commentRangeEnd w:id="2005"/>
            <w:r>
              <w:rPr>
                <w:rStyle w:val="CommentReference"/>
              </w:rPr>
              <w:commentReference w:id="20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2006"/>
            <w:r>
              <w:t>martyrdom</w:t>
            </w:r>
            <w:commentRangeEnd w:id="2006"/>
            <w:r>
              <w:rPr>
                <w:rStyle w:val="CommentReference"/>
              </w:rPr>
              <w:commentReference w:id="20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sidRPr="00F63BC6">
              <w:rPr>
                <w:rFonts w:cs="FreeSerifAvvaShenouda"/>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2007"/>
            <w:r>
              <w:t xml:space="preserve">carries </w:t>
            </w:r>
            <w:commentRangeEnd w:id="2007"/>
            <w:r>
              <w:rPr>
                <w:rStyle w:val="CommentReference"/>
              </w:rPr>
              <w:commentReference w:id="20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lastRenderedPageBreak/>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2008"/>
            <w:r>
              <w:t>assembly</w:t>
            </w:r>
            <w:commentRangeEnd w:id="2008"/>
            <w:r>
              <w:rPr>
                <w:rStyle w:val="CommentReference"/>
              </w:rPr>
              <w:commentReference w:id="2008"/>
            </w:r>
            <w:r>
              <w:t>,</w:t>
            </w:r>
          </w:p>
          <w:p w14:paraId="33941A18" w14:textId="77777777" w:rsidR="006A78B4" w:rsidRDefault="006A78B4" w:rsidP="006A78B4">
            <w:pPr>
              <w:pStyle w:val="EngHangEnd"/>
            </w:pPr>
            <w:r>
              <w:t xml:space="preserve">From now until the </w:t>
            </w:r>
            <w:commentRangeStart w:id="2009"/>
            <w:r>
              <w:t>ages of ages</w:t>
            </w:r>
            <w:commentRangeEnd w:id="2009"/>
            <w:r>
              <w:rPr>
                <w:rStyle w:val="CommentReference"/>
              </w:rPr>
              <w:commentReference w:id="20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2010" w:name="_Ref434476347"/>
      <w:r>
        <w:t>The Psali Adam</w:t>
      </w:r>
      <w:r w:rsidR="006C1B94">
        <w:t xml:space="preserve"> for Great Lent</w:t>
      </w:r>
      <w:bookmarkEnd w:id="20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43411A56" w:rsidR="00356D1B" w:rsidRDefault="00A95C12" w:rsidP="00356D1B">
            <w:pPr>
              <w:pStyle w:val="EngHang"/>
            </w:pPr>
            <w:r>
              <w:t>Elias</w:t>
            </w:r>
            <w:r w:rsidR="00356D1B">
              <w:t xml:space="preserve">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lastRenderedPageBreak/>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2011" w:name="_Ref434476369"/>
      <w:r>
        <w:t>The Psali Batos</w:t>
      </w:r>
      <w:r w:rsidR="006C1B94">
        <w:t xml:space="preserve"> for Great Lent</w:t>
      </w:r>
      <w:bookmarkEnd w:id="20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4D3D0E1F" w:rsidR="00356D1B" w:rsidRDefault="0049349A" w:rsidP="00356D1B">
            <w:pPr>
              <w:pStyle w:val="EngHang"/>
            </w:pPr>
            <w:r>
              <w:t>The fil</w:t>
            </w:r>
            <w:r w:rsidR="00356D1B">
              <w:t>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2243170F" w:rsidR="00356D1B" w:rsidRDefault="00A95C12" w:rsidP="00356D1B">
            <w:pPr>
              <w:pStyle w:val="EngHang"/>
            </w:pPr>
            <w:r>
              <w:t>Elias</w:t>
            </w:r>
            <w:r w:rsidR="00356D1B">
              <w:t xml:space="preserve">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sidRPr="00745B45">
              <w:rPr>
                <w:rFonts w:cs="Arial"/>
              </w:rPr>
              <w:t>̀</w:t>
            </w:r>
            <w:r>
              <w:t>ⲡⲟⲩ</w:t>
            </w:r>
            <w:r w:rsidRPr="00F63BC6">
              <w:rPr>
                <w:rFonts w:cs="Arial"/>
              </w:rPr>
              <w:t>ϩ</w:t>
            </w:r>
            <w:r>
              <w:t>ⲱⲟⲩ ⲛ</w:t>
            </w:r>
            <w:r w:rsidRPr="00745B45">
              <w:rPr>
                <w:rFonts w:cs="Arial"/>
              </w:rPr>
              <w:t>̀ϫ</w:t>
            </w:r>
            <w:r>
              <w:t>ⲉ ⲛⲓ</w:t>
            </w:r>
            <w:r w:rsidRPr="00F63BC6">
              <w:rPr>
                <w:rFonts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lastRenderedPageBreak/>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lastRenderedPageBreak/>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12A4827" w14:textId="4D1447E1" w:rsidR="00334E7B" w:rsidRDefault="00334E7B" w:rsidP="00334E7B">
      <w:pPr>
        <w:pStyle w:val="Heading4"/>
      </w:pPr>
      <w:bookmarkStart w:id="2012" w:name="_Toc410196230"/>
      <w:bookmarkStart w:id="2013" w:name="_Toc410196472"/>
      <w:bookmarkStart w:id="2014" w:name="_Toc410196974"/>
      <w:bookmarkStart w:id="2015" w:name="_Toc479145673"/>
      <w:r>
        <w:t>The Praxis Response for Great Lent</w:t>
      </w:r>
    </w:p>
    <w:p w14:paraId="1E165E4E" w14:textId="14AA7B01" w:rsidR="00334E7B" w:rsidRPr="00334E7B" w:rsidRDefault="00334E7B" w:rsidP="00334E7B">
      <w:pPr>
        <w:pStyle w:val="Rubric"/>
      </w:pPr>
      <w:r>
        <w:rPr>
          <w:lang w:val="en-US"/>
        </w:rP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6A3E177B" w14:textId="77777777" w:rsidTr="00334E7B">
        <w:trPr>
          <w:cantSplit/>
          <w:jc w:val="center"/>
        </w:trPr>
        <w:tc>
          <w:tcPr>
            <w:tcW w:w="288" w:type="dxa"/>
          </w:tcPr>
          <w:p w14:paraId="7E1F06F6" w14:textId="77777777" w:rsidR="00334E7B" w:rsidRDefault="00334E7B" w:rsidP="00334E7B">
            <w:pPr>
              <w:pStyle w:val="CopticCross"/>
            </w:pPr>
          </w:p>
        </w:tc>
        <w:tc>
          <w:tcPr>
            <w:tcW w:w="3960" w:type="dxa"/>
          </w:tcPr>
          <w:p w14:paraId="57E4510F" w14:textId="33A4430B" w:rsidR="00334E7B" w:rsidRDefault="00334E7B" w:rsidP="00334E7B">
            <w:pPr>
              <w:pStyle w:val="EngHang"/>
            </w:pPr>
            <w:r>
              <w:t>Remember me, O my Lord;</w:t>
            </w:r>
          </w:p>
          <w:p w14:paraId="3FACC78D" w14:textId="0AFAF419" w:rsidR="00334E7B" w:rsidRDefault="00334E7B" w:rsidP="00334E7B">
            <w:pPr>
              <w:pStyle w:val="EngHang"/>
            </w:pPr>
            <w:r>
              <w:t>Remember me, O my God;</w:t>
            </w:r>
          </w:p>
          <w:p w14:paraId="58731C67" w14:textId="1EA6616C" w:rsidR="00334E7B" w:rsidRDefault="00334E7B" w:rsidP="00334E7B">
            <w:pPr>
              <w:pStyle w:val="EngHang"/>
            </w:pPr>
            <w:r>
              <w:t>Remember me, O my King,</w:t>
            </w:r>
          </w:p>
          <w:p w14:paraId="6D0697D2" w14:textId="56A9D9F8" w:rsidR="00334E7B" w:rsidRDefault="00334E7B" w:rsidP="00334E7B">
            <w:pPr>
              <w:pStyle w:val="EngHangEnd"/>
            </w:pPr>
            <w:r>
              <w:t>When You come in Your Kingdom.</w:t>
            </w:r>
          </w:p>
        </w:tc>
        <w:tc>
          <w:tcPr>
            <w:tcW w:w="288" w:type="dxa"/>
          </w:tcPr>
          <w:p w14:paraId="30FB384B" w14:textId="77777777" w:rsidR="00334E7B" w:rsidRDefault="00334E7B" w:rsidP="00334E7B"/>
        </w:tc>
        <w:tc>
          <w:tcPr>
            <w:tcW w:w="288" w:type="dxa"/>
          </w:tcPr>
          <w:p w14:paraId="30AB6964" w14:textId="77777777" w:rsidR="00334E7B" w:rsidRDefault="00334E7B" w:rsidP="00334E7B">
            <w:pPr>
              <w:pStyle w:val="CopticCross"/>
            </w:pPr>
          </w:p>
        </w:tc>
        <w:tc>
          <w:tcPr>
            <w:tcW w:w="3960" w:type="dxa"/>
          </w:tcPr>
          <w:p w14:paraId="54C9C79E" w14:textId="631B47DA" w:rsidR="00334E7B" w:rsidRDefault="00334E7B" w:rsidP="00334E7B">
            <w:pPr>
              <w:pStyle w:val="CopticVersemulti-line"/>
            </w:pPr>
            <w:r>
              <w:t>Ⲁ̀ⲣⲓⲡⲁⲩⲙⲉⲩⲓ̀ ⲱ̀ Ⲡⲁϭⲟⲓⲥ:</w:t>
            </w:r>
          </w:p>
          <w:p w14:paraId="425710B3" w14:textId="02639950" w:rsidR="00334E7B" w:rsidRDefault="00334E7B" w:rsidP="00334E7B">
            <w:pPr>
              <w:pStyle w:val="CopticVersemulti-line"/>
            </w:pPr>
            <w:r>
              <w:t>ⲁ̀ⲣⲓⲡⲁⲙⲉⲩⲓ̀ ⲱ̀ Ⲡⲁⲛⲟⲩϯ:</w:t>
            </w:r>
          </w:p>
          <w:p w14:paraId="73B64656" w14:textId="4C19C828" w:rsidR="00334E7B" w:rsidRDefault="00334E7B" w:rsidP="00334E7B">
            <w:pPr>
              <w:pStyle w:val="CopticVersemulti-line"/>
            </w:pPr>
            <w:r>
              <w:t>ⲁ̀ⲣⲓⲡⲁⲙⲉⲩⲓ̀ ⲱ̀ Ⲡⲁⲟⲩⲣⲟ:</w:t>
            </w:r>
          </w:p>
          <w:p w14:paraId="5BFBE99D" w14:textId="5FBB0DA3" w:rsidR="00334E7B" w:rsidRPr="00AF56AD" w:rsidRDefault="00334E7B" w:rsidP="00334E7B">
            <w:pPr>
              <w:pStyle w:val="CopticVerse"/>
            </w:pPr>
            <w:r>
              <w:t>ⲁⲕϣⲁⲛⲓ̀ ϧⲉⲛ ⲧⲉⲕⲙⲉⲧⲟⲩⲣⲟ.</w:t>
            </w:r>
          </w:p>
        </w:tc>
      </w:tr>
    </w:tbl>
    <w:p w14:paraId="53FBC558" w14:textId="759A379A" w:rsidR="00334E7B" w:rsidRDefault="00334E7B" w:rsidP="00334E7B">
      <w:pPr>
        <w:pStyle w:val="Rubric"/>
      </w:pPr>
      <w:r>
        <w:t>On weekdays (including the Fast of Nineveh),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06C4F6F5" w14:textId="77777777" w:rsidTr="00334E7B">
        <w:trPr>
          <w:cantSplit/>
          <w:jc w:val="center"/>
        </w:trPr>
        <w:tc>
          <w:tcPr>
            <w:tcW w:w="288" w:type="dxa"/>
          </w:tcPr>
          <w:p w14:paraId="22A1B189" w14:textId="77777777" w:rsidR="00334E7B" w:rsidRDefault="00334E7B" w:rsidP="00334E7B">
            <w:pPr>
              <w:pStyle w:val="CopticCross"/>
            </w:pPr>
          </w:p>
        </w:tc>
        <w:tc>
          <w:tcPr>
            <w:tcW w:w="3960" w:type="dxa"/>
          </w:tcPr>
          <w:p w14:paraId="4D267EC6" w14:textId="42799EEE" w:rsidR="00334E7B" w:rsidRDefault="00334E7B" w:rsidP="00334E7B">
            <w:pPr>
              <w:pStyle w:val="EngHang"/>
            </w:pPr>
            <w:r>
              <w:t>God lifts away</w:t>
            </w:r>
          </w:p>
          <w:p w14:paraId="4ED2F65D" w14:textId="62D2A5FC" w:rsidR="00334E7B" w:rsidRDefault="00334E7B" w:rsidP="00334E7B">
            <w:pPr>
              <w:pStyle w:val="EngHang"/>
            </w:pPr>
            <w:r>
              <w:t>The sins of the people,</w:t>
            </w:r>
          </w:p>
          <w:p w14:paraId="4636AB3C" w14:textId="234C1CF8" w:rsidR="00334E7B" w:rsidRDefault="00334E7B" w:rsidP="00334E7B">
            <w:pPr>
              <w:pStyle w:val="EngHang"/>
            </w:pPr>
            <w:r>
              <w:t>Through the burnt offering,</w:t>
            </w:r>
          </w:p>
          <w:p w14:paraId="58DA580E" w14:textId="4CA82637" w:rsidR="00334E7B" w:rsidRDefault="00334E7B" w:rsidP="00334E7B">
            <w:pPr>
              <w:pStyle w:val="EngHangEnd"/>
            </w:pPr>
            <w:r>
              <w:t>And the savour of incense.</w:t>
            </w:r>
          </w:p>
        </w:tc>
        <w:tc>
          <w:tcPr>
            <w:tcW w:w="288" w:type="dxa"/>
          </w:tcPr>
          <w:p w14:paraId="4B710107" w14:textId="77777777" w:rsidR="00334E7B" w:rsidRDefault="00334E7B" w:rsidP="00334E7B"/>
        </w:tc>
        <w:tc>
          <w:tcPr>
            <w:tcW w:w="288" w:type="dxa"/>
          </w:tcPr>
          <w:p w14:paraId="4941519E" w14:textId="77777777" w:rsidR="00334E7B" w:rsidRDefault="00334E7B" w:rsidP="00334E7B">
            <w:pPr>
              <w:pStyle w:val="CopticCross"/>
            </w:pPr>
          </w:p>
        </w:tc>
        <w:tc>
          <w:tcPr>
            <w:tcW w:w="3960" w:type="dxa"/>
          </w:tcPr>
          <w:p w14:paraId="5581A30A" w14:textId="4099913A" w:rsidR="00334E7B" w:rsidRDefault="00334E7B" w:rsidP="00334E7B">
            <w:pPr>
              <w:pStyle w:val="CopticVersemulti-line"/>
            </w:pPr>
            <w:r>
              <w:t>Ϣⲁⲣⲉ Ⲫⲛⲟⲩϯ ⲱ̀ⲗⲓ:</w:t>
            </w:r>
          </w:p>
          <w:p w14:paraId="5E652FBE" w14:textId="65D017F8" w:rsidR="00334E7B" w:rsidRDefault="00334E7B" w:rsidP="00334E7B">
            <w:pPr>
              <w:pStyle w:val="CopticVersemulti-line"/>
            </w:pPr>
            <w:r>
              <w:t>ⲙ̀ⲙⲁⲩ ⲛ̀ⲛⲓⲛⲟⲃⲓ ⲛ̀ⲧⲉ ⲡⲓⲗⲁⲟⲥ:</w:t>
            </w:r>
          </w:p>
          <w:p w14:paraId="7B3476C2" w14:textId="6FDDA277" w:rsidR="00334E7B" w:rsidRDefault="00334E7B" w:rsidP="00334E7B">
            <w:pPr>
              <w:pStyle w:val="CopticVersemulti-line"/>
            </w:pPr>
            <w:r>
              <w:t>ⲉ̀ⲃⲟⲗ ϩⲓⲧⲉⲛ ⲡⲓ̀ϭⲗⲓⲗ:</w:t>
            </w:r>
          </w:p>
          <w:p w14:paraId="695897D0" w14:textId="5F1A725B" w:rsidR="00334E7B" w:rsidRPr="00AF56AD" w:rsidRDefault="00334E7B" w:rsidP="00334E7B">
            <w:pPr>
              <w:pStyle w:val="CopticVerse"/>
            </w:pPr>
            <w:r>
              <w:t>ⲛⲉⲙ ⲡⲓⲥ̀ⲑⲟⲓ ⲛ̀ⲧⲉ ⲡⲓⲥ̀ⲑⲟⲓⲛⲟⲩϥⲓ.</w:t>
            </w:r>
          </w:p>
        </w:tc>
      </w:tr>
    </w:tbl>
    <w:p w14:paraId="6C968B85" w14:textId="171BF9C3" w:rsidR="00334E7B" w:rsidRPr="00334E7B" w:rsidRDefault="00334E7B" w:rsidP="00334E7B">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rsidRPr="00AF56AD" w14:paraId="2B5C8E12" w14:textId="77777777" w:rsidTr="00334E7B">
        <w:trPr>
          <w:cantSplit/>
          <w:jc w:val="center"/>
        </w:trPr>
        <w:tc>
          <w:tcPr>
            <w:tcW w:w="288" w:type="dxa"/>
          </w:tcPr>
          <w:p w14:paraId="6B17B5A7" w14:textId="77777777" w:rsidR="00334E7B" w:rsidRDefault="00334E7B" w:rsidP="00334E7B">
            <w:pPr>
              <w:pStyle w:val="CopticCross"/>
            </w:pPr>
          </w:p>
        </w:tc>
        <w:tc>
          <w:tcPr>
            <w:tcW w:w="3960" w:type="dxa"/>
          </w:tcPr>
          <w:p w14:paraId="07A0BE0F" w14:textId="77777777" w:rsidR="00334E7B" w:rsidRDefault="00334E7B" w:rsidP="00334E7B">
            <w:pPr>
              <w:pStyle w:val="EngHang"/>
            </w:pPr>
            <w:r>
              <w:t>You are in truth blessed,</w:t>
            </w:r>
          </w:p>
          <w:p w14:paraId="3CA7F8A0" w14:textId="77777777" w:rsidR="00334E7B" w:rsidRDefault="00334E7B" w:rsidP="00334E7B">
            <w:pPr>
              <w:pStyle w:val="EngHang"/>
            </w:pPr>
            <w:r>
              <w:t>With Your good Father,</w:t>
            </w:r>
          </w:p>
          <w:p w14:paraId="12F9EE4A" w14:textId="77777777" w:rsidR="00334E7B" w:rsidRDefault="00334E7B" w:rsidP="00334E7B">
            <w:pPr>
              <w:pStyle w:val="EngHang"/>
            </w:pPr>
            <w:r>
              <w:t>And the Holy Spirit,</w:t>
            </w:r>
          </w:p>
          <w:p w14:paraId="19375065" w14:textId="77777777" w:rsidR="00334E7B" w:rsidRDefault="00334E7B" w:rsidP="00334E7B">
            <w:pPr>
              <w:pStyle w:val="EngHangEnd"/>
            </w:pPr>
            <w:r>
              <w:t>For you have come and saved us.</w:t>
            </w:r>
          </w:p>
        </w:tc>
        <w:tc>
          <w:tcPr>
            <w:tcW w:w="288" w:type="dxa"/>
          </w:tcPr>
          <w:p w14:paraId="7A13FF6A" w14:textId="77777777" w:rsidR="00334E7B" w:rsidRDefault="00334E7B" w:rsidP="00334E7B"/>
        </w:tc>
        <w:tc>
          <w:tcPr>
            <w:tcW w:w="288" w:type="dxa"/>
          </w:tcPr>
          <w:p w14:paraId="6C3A85B5" w14:textId="77777777" w:rsidR="00334E7B" w:rsidRDefault="00334E7B" w:rsidP="00334E7B">
            <w:pPr>
              <w:pStyle w:val="CopticCross"/>
            </w:pPr>
          </w:p>
        </w:tc>
        <w:tc>
          <w:tcPr>
            <w:tcW w:w="3960" w:type="dxa"/>
          </w:tcPr>
          <w:p w14:paraId="1C2868DE" w14:textId="77777777" w:rsidR="00334E7B" w:rsidRDefault="00334E7B" w:rsidP="00334E7B">
            <w:pPr>
              <w:pStyle w:val="CopticVersemulti-line"/>
            </w:pPr>
            <w:r>
              <w:t>Ⲕⲥ̀ⲙⲁⲣⲱⲟⲩⲧ ⲁ̀ⲗⲏⲑⲟⲥ:</w:t>
            </w:r>
          </w:p>
          <w:p w14:paraId="554BC6B8" w14:textId="77777777" w:rsidR="00334E7B" w:rsidRDefault="00334E7B" w:rsidP="00334E7B">
            <w:pPr>
              <w:pStyle w:val="CopticVersemulti-line"/>
            </w:pPr>
            <w:r>
              <w:t>ⲛⲉⲙ Ⲡⲉⲕⲓⲱⲧ ⲛ̀ⲁ̀ⲅⲁⲑⲟⲥ:</w:t>
            </w:r>
          </w:p>
          <w:p w14:paraId="571351EA" w14:textId="77777777" w:rsidR="00334E7B" w:rsidRDefault="00334E7B" w:rsidP="00334E7B">
            <w:pPr>
              <w:pStyle w:val="CopticVersemulti-line"/>
            </w:pPr>
            <w:r>
              <w:t>ⲛⲉⲙ Ⲡⲓⲡ̀ⲛⲉⲩⲙⲁ ⲉⲑⲟⲩⲁⲃ:</w:t>
            </w:r>
          </w:p>
          <w:p w14:paraId="1B3A6C61" w14:textId="77777777" w:rsidR="00334E7B" w:rsidRPr="00AF56AD" w:rsidRDefault="00334E7B" w:rsidP="00334E7B">
            <w:pPr>
              <w:pStyle w:val="CopticHangingVerse"/>
            </w:pPr>
            <w:r>
              <w:t>ϫⲉ ⲁⲕⲓ̀ ⲁⲕⲥⲱϯ ⲙ̀ⲙⲟⲛ.</w:t>
            </w:r>
          </w:p>
        </w:tc>
      </w:tr>
    </w:tbl>
    <w:p w14:paraId="2444FA0E" w14:textId="71821635" w:rsidR="004073DB" w:rsidRDefault="004073DB" w:rsidP="00334E7B">
      <w:pPr>
        <w:pStyle w:val="Heading4"/>
        <w:rPr>
          <w:lang w:val="en-US"/>
        </w:rPr>
      </w:pPr>
      <w:r>
        <w:rPr>
          <w:lang w:val="en-US"/>
        </w:rPr>
        <w:t>The Great High Priest</w:t>
      </w:r>
    </w:p>
    <w:p w14:paraId="269ADFDF" w14:textId="600AE33C" w:rsidR="004073DB" w:rsidRDefault="004073DB" w:rsidP="004073DB">
      <w:pPr>
        <w:pStyle w:val="Rubric"/>
        <w:rPr>
          <w:lang w:val="en-US"/>
        </w:rPr>
      </w:pPr>
      <w:r>
        <w:rPr>
          <w:lang w:val="en-US"/>
        </w:rPr>
        <w:t>May be chanted before the Parallax before the Trisagion.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0D5889CB" w14:textId="77777777" w:rsidTr="00AC3FA8">
        <w:trPr>
          <w:cantSplit/>
          <w:jc w:val="center"/>
        </w:trPr>
        <w:tc>
          <w:tcPr>
            <w:tcW w:w="288" w:type="dxa"/>
          </w:tcPr>
          <w:p w14:paraId="09CF5F47" w14:textId="77777777" w:rsidR="004073DB" w:rsidRDefault="004073DB" w:rsidP="00AC3FA8">
            <w:pPr>
              <w:pStyle w:val="CopticCross"/>
            </w:pPr>
          </w:p>
        </w:tc>
        <w:tc>
          <w:tcPr>
            <w:tcW w:w="3960" w:type="dxa"/>
          </w:tcPr>
          <w:p w14:paraId="2C915CEE" w14:textId="5A69524D" w:rsidR="004073DB" w:rsidRDefault="004073DB" w:rsidP="00AC3FA8">
            <w:pPr>
              <w:pStyle w:val="EngHang"/>
            </w:pPr>
            <w:r>
              <w:t>The great High Priest,</w:t>
            </w:r>
          </w:p>
          <w:p w14:paraId="15873FB9" w14:textId="62796439" w:rsidR="004073DB" w:rsidRDefault="004073DB" w:rsidP="00AC3FA8">
            <w:pPr>
              <w:pStyle w:val="EngHang"/>
            </w:pPr>
            <w:r>
              <w:t>Undefiles forever.</w:t>
            </w:r>
          </w:p>
          <w:p w14:paraId="5FA6D300" w14:textId="0DFB65B6" w:rsidR="004073DB" w:rsidRDefault="004073DB" w:rsidP="00AC3FA8">
            <w:pPr>
              <w:pStyle w:val="EngHangEnd"/>
            </w:pPr>
            <w:r>
              <w:t>Holy God.</w:t>
            </w:r>
          </w:p>
        </w:tc>
        <w:tc>
          <w:tcPr>
            <w:tcW w:w="288" w:type="dxa"/>
          </w:tcPr>
          <w:p w14:paraId="1DF99E37" w14:textId="77777777" w:rsidR="004073DB" w:rsidRDefault="004073DB" w:rsidP="00AC3FA8"/>
        </w:tc>
        <w:tc>
          <w:tcPr>
            <w:tcW w:w="288" w:type="dxa"/>
          </w:tcPr>
          <w:p w14:paraId="0C375716" w14:textId="77777777" w:rsidR="004073DB" w:rsidRDefault="004073DB" w:rsidP="00AC3FA8">
            <w:pPr>
              <w:pStyle w:val="CopticCross"/>
            </w:pPr>
          </w:p>
        </w:tc>
        <w:tc>
          <w:tcPr>
            <w:tcW w:w="3960" w:type="dxa"/>
          </w:tcPr>
          <w:p w14:paraId="5086C7DF" w14:textId="11C7A813" w:rsidR="004073DB" w:rsidRDefault="00D80246" w:rsidP="00AC3FA8">
            <w:pPr>
              <w:pStyle w:val="CopticVersemulti-line"/>
            </w:pPr>
            <w:r>
              <w:t>Ⲙⲉⲅⲁⲗⲟⲩ ⲁⲣⲭⲓⲉ̀ⲣⲉⲩⲥ</w:t>
            </w:r>
          </w:p>
          <w:p w14:paraId="3387A58A" w14:textId="415C5843" w:rsidR="00D80246" w:rsidRDefault="00D80246" w:rsidP="00AC3FA8">
            <w:pPr>
              <w:pStyle w:val="CopticVersemulti-line"/>
            </w:pPr>
            <w:r>
              <w:t>ⲓⲥⲧⲟⲩⲥ ⲉ̀ⲱ̀ⲛⲁⲥ ⲭⲝⲣⲁⲛⲧⲟⲛ</w:t>
            </w:r>
          </w:p>
          <w:p w14:paraId="5DAE935F" w14:textId="16B0A3DB" w:rsidR="004073DB" w:rsidRPr="00AF56AD" w:rsidRDefault="00D80246" w:rsidP="0049179A">
            <w:pPr>
              <w:pStyle w:val="CopticHangingVerse"/>
            </w:pPr>
            <w:r>
              <w:t>ⲁ̀ⲅⲓⲟⲥ ⲟ̀ Ⲑⲉⲟⲥ:</w:t>
            </w:r>
          </w:p>
        </w:tc>
      </w:tr>
    </w:tbl>
    <w:p w14:paraId="1CBC6D22" w14:textId="7E3543A3" w:rsidR="004073DB" w:rsidRDefault="004073DB" w:rsidP="004073DB">
      <w:pPr>
        <w:pStyle w:val="Rubric"/>
        <w:rPr>
          <w:lang w:val="en-US"/>
        </w:rPr>
      </w:pPr>
      <w:r>
        <w:rPr>
          <w:lang w:val="en-US"/>
        </w:rPr>
        <w:t>Optionally 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A0BC43C" w14:textId="77777777" w:rsidTr="00AC3FA8">
        <w:trPr>
          <w:cantSplit/>
          <w:jc w:val="center"/>
        </w:trPr>
        <w:tc>
          <w:tcPr>
            <w:tcW w:w="288" w:type="dxa"/>
          </w:tcPr>
          <w:p w14:paraId="00180F02" w14:textId="77777777" w:rsidR="004073DB" w:rsidRDefault="004073DB" w:rsidP="00AC3FA8">
            <w:pPr>
              <w:pStyle w:val="CopticCross"/>
            </w:pPr>
          </w:p>
        </w:tc>
        <w:tc>
          <w:tcPr>
            <w:tcW w:w="3960" w:type="dxa"/>
          </w:tcPr>
          <w:p w14:paraId="32B6EF4E" w14:textId="6B0685C4" w:rsidR="004073DB" w:rsidRDefault="00D80246" w:rsidP="00D80246">
            <w:pPr>
              <w:pStyle w:val="EngHang"/>
            </w:pPr>
            <w:r>
              <w:t>Holy Mighty,</w:t>
            </w:r>
          </w:p>
          <w:p w14:paraId="4DB793A1" w14:textId="77777777" w:rsidR="00D80246" w:rsidRDefault="00D80246" w:rsidP="00D80246">
            <w:pPr>
              <w:pStyle w:val="EngHang"/>
            </w:pPr>
            <w:r>
              <w:t>Holy Imortal,</w:t>
            </w:r>
          </w:p>
          <w:p w14:paraId="773AD842" w14:textId="69D50CBE" w:rsidR="00D80246" w:rsidRDefault="00D80246" w:rsidP="00AC3FA8">
            <w:pPr>
              <w:pStyle w:val="EngHangEnd"/>
            </w:pPr>
            <w:r>
              <w:t>Have mercy on us.</w:t>
            </w:r>
          </w:p>
        </w:tc>
        <w:tc>
          <w:tcPr>
            <w:tcW w:w="288" w:type="dxa"/>
          </w:tcPr>
          <w:p w14:paraId="2787627A" w14:textId="77777777" w:rsidR="004073DB" w:rsidRDefault="004073DB" w:rsidP="00AC3FA8"/>
        </w:tc>
        <w:tc>
          <w:tcPr>
            <w:tcW w:w="288" w:type="dxa"/>
          </w:tcPr>
          <w:p w14:paraId="0FD99799" w14:textId="77777777" w:rsidR="004073DB" w:rsidRDefault="004073DB" w:rsidP="00AC3FA8">
            <w:pPr>
              <w:pStyle w:val="CopticCross"/>
            </w:pPr>
          </w:p>
        </w:tc>
        <w:tc>
          <w:tcPr>
            <w:tcW w:w="3960" w:type="dxa"/>
          </w:tcPr>
          <w:p w14:paraId="78C00D73" w14:textId="38C0297C" w:rsidR="004073DB" w:rsidRDefault="00D80246" w:rsidP="00AC3FA8">
            <w:pPr>
              <w:pStyle w:val="CopticVersemulti-line"/>
            </w:pPr>
            <w:r>
              <w:t>Ⲁ̀ⲅⲓⲟⲥ ⲓⲥⲭⲩⲣⲟⲥ:</w:t>
            </w:r>
          </w:p>
          <w:p w14:paraId="3F043E75" w14:textId="0C5B563D" w:rsidR="00D80246" w:rsidRDefault="00D80246" w:rsidP="00AC3FA8">
            <w:pPr>
              <w:pStyle w:val="CopticVersemulti-line"/>
            </w:pPr>
            <w:r>
              <w:t>ⲁ̀ⲅⲓⲟⲥ ⲁ̀ⲑⲁⲛⲁⲧⲟⲥ:</w:t>
            </w:r>
          </w:p>
          <w:p w14:paraId="7AD0DF19" w14:textId="1EA6D3FB" w:rsidR="004073DB" w:rsidRPr="00AF56AD" w:rsidRDefault="00D80246" w:rsidP="0049179A">
            <w:pPr>
              <w:pStyle w:val="CopticHangingVerse"/>
            </w:pPr>
            <w:r>
              <w:t>ⲉ̀ⲗⲉ̀ⲏⲥⲟⲛ ⲏ̀ⲙⲁⲥ</w:t>
            </w:r>
            <w:r w:rsidR="004073DB">
              <w:t>.</w:t>
            </w:r>
          </w:p>
        </w:tc>
      </w:tr>
    </w:tbl>
    <w:p w14:paraId="5C70B26F" w14:textId="537BAD34" w:rsidR="004073DB" w:rsidRDefault="004073DB" w:rsidP="004073DB">
      <w:pPr>
        <w:pStyle w:val="Rubric"/>
        <w:rPr>
          <w:lang w:val="en-US"/>
        </w:rPr>
      </w:pPr>
      <w:r>
        <w:rPr>
          <w:lang w:val="en-US"/>
        </w:rPr>
        <w:t>Or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073DB" w:rsidRPr="00AF56AD" w14:paraId="358D7339" w14:textId="77777777" w:rsidTr="00AC3FA8">
        <w:trPr>
          <w:cantSplit/>
          <w:jc w:val="center"/>
        </w:trPr>
        <w:tc>
          <w:tcPr>
            <w:tcW w:w="288" w:type="dxa"/>
          </w:tcPr>
          <w:p w14:paraId="212D8D4F" w14:textId="77777777" w:rsidR="004073DB" w:rsidRDefault="004073DB" w:rsidP="00AC3FA8">
            <w:pPr>
              <w:pStyle w:val="CopticCross"/>
            </w:pPr>
          </w:p>
        </w:tc>
        <w:tc>
          <w:tcPr>
            <w:tcW w:w="3960" w:type="dxa"/>
          </w:tcPr>
          <w:p w14:paraId="253E8FEE" w14:textId="060BBCDA" w:rsidR="004073DB" w:rsidRDefault="00D80246" w:rsidP="00AC3FA8">
            <w:pPr>
              <w:pStyle w:val="EngHang"/>
            </w:pPr>
            <w:r>
              <w:t>According to the order</w:t>
            </w:r>
          </w:p>
          <w:p w14:paraId="0B58B936" w14:textId="7E54B02A" w:rsidR="00D80246" w:rsidRDefault="00D80246" w:rsidP="00AC3FA8">
            <w:pPr>
              <w:pStyle w:val="EngHang"/>
            </w:pPr>
            <w:r>
              <w:t>Of Melchizedek, perfect.</w:t>
            </w:r>
          </w:p>
          <w:p w14:paraId="6C246803" w14:textId="029DE35C" w:rsidR="004073DB" w:rsidRDefault="00D80246" w:rsidP="00AC3FA8">
            <w:pPr>
              <w:pStyle w:val="EngHangEnd"/>
            </w:pPr>
            <w:r>
              <w:t>Holy Mighty</w:t>
            </w:r>
            <w:r w:rsidR="004073DB">
              <w:t>.</w:t>
            </w:r>
          </w:p>
        </w:tc>
        <w:tc>
          <w:tcPr>
            <w:tcW w:w="288" w:type="dxa"/>
          </w:tcPr>
          <w:p w14:paraId="4BB73107" w14:textId="77777777" w:rsidR="004073DB" w:rsidRDefault="004073DB" w:rsidP="00AC3FA8"/>
        </w:tc>
        <w:tc>
          <w:tcPr>
            <w:tcW w:w="288" w:type="dxa"/>
          </w:tcPr>
          <w:p w14:paraId="4DE0AFC9" w14:textId="77777777" w:rsidR="004073DB" w:rsidRDefault="004073DB" w:rsidP="00AC3FA8">
            <w:pPr>
              <w:pStyle w:val="CopticCross"/>
            </w:pPr>
          </w:p>
        </w:tc>
        <w:tc>
          <w:tcPr>
            <w:tcW w:w="3960" w:type="dxa"/>
          </w:tcPr>
          <w:p w14:paraId="3B2C42C8" w14:textId="34401725" w:rsidR="004073DB" w:rsidRDefault="00D80246" w:rsidP="00AC3FA8">
            <w:pPr>
              <w:pStyle w:val="CopticVersemulti-line"/>
            </w:pPr>
            <w:r>
              <w:t>Ⲕⲁⲧⲁ ⲧⲏⲛ ⲧⲁⲝⲓⲛ ⲧⲟⲩ</w:t>
            </w:r>
          </w:p>
          <w:p w14:paraId="19C4C0E2" w14:textId="341B9FEC" w:rsidR="00D80246" w:rsidRDefault="00D80246" w:rsidP="00AC3FA8">
            <w:pPr>
              <w:pStyle w:val="CopticVersemulti-line"/>
            </w:pPr>
            <w:r>
              <w:t>Ⲙⲉⲗⲭⲓⲥⲁⲇⲉⲕ ⲧⲉⲗⲓⲟⲥ.</w:t>
            </w:r>
          </w:p>
          <w:p w14:paraId="2C0ACDFF" w14:textId="49BC583E" w:rsidR="004073DB" w:rsidRPr="00AF56AD" w:rsidRDefault="00D80246" w:rsidP="0049179A">
            <w:pPr>
              <w:pStyle w:val="CopticHangingVerse"/>
            </w:pPr>
            <w:r>
              <w:t>ⲁ̀ⲅⲓⲟⲥ ⲓⲥⲭⲩⲣⲟⲥ</w:t>
            </w:r>
            <w:r w:rsidR="004073DB">
              <w:t>.</w:t>
            </w:r>
          </w:p>
        </w:tc>
      </w:tr>
      <w:tr w:rsidR="00D80246" w:rsidRPr="00AF56AD" w14:paraId="1DFFEEE6" w14:textId="77777777" w:rsidTr="00AC3FA8">
        <w:trPr>
          <w:cantSplit/>
          <w:jc w:val="center"/>
        </w:trPr>
        <w:tc>
          <w:tcPr>
            <w:tcW w:w="288" w:type="dxa"/>
          </w:tcPr>
          <w:p w14:paraId="44C22CFA" w14:textId="77777777" w:rsidR="00D80246" w:rsidRDefault="00D80246" w:rsidP="00AC3FA8">
            <w:pPr>
              <w:pStyle w:val="CopticCross"/>
            </w:pPr>
          </w:p>
        </w:tc>
        <w:tc>
          <w:tcPr>
            <w:tcW w:w="3960" w:type="dxa"/>
          </w:tcPr>
          <w:p w14:paraId="174539FA" w14:textId="77777777" w:rsidR="00D80246" w:rsidRDefault="00D80246" w:rsidP="00AC3FA8">
            <w:pPr>
              <w:pStyle w:val="EngHang"/>
            </w:pPr>
            <w:r>
              <w:t>You were incarnate of the Holy Spirit,</w:t>
            </w:r>
          </w:p>
          <w:p w14:paraId="69B3BFF3" w14:textId="77777777" w:rsidR="00D80246" w:rsidRDefault="00D80246" w:rsidP="00AC3FA8">
            <w:pPr>
              <w:pStyle w:val="EngHang"/>
            </w:pPr>
            <w:r>
              <w:t>And of the holy Virign Mary,</w:t>
            </w:r>
          </w:p>
          <w:p w14:paraId="294DAE43" w14:textId="77777777" w:rsidR="00D80246" w:rsidRDefault="00D80246" w:rsidP="00AC3FA8">
            <w:pPr>
              <w:pStyle w:val="EngHang"/>
            </w:pPr>
            <w:r>
              <w:t>In a great Mystery.</w:t>
            </w:r>
          </w:p>
          <w:p w14:paraId="68443A3A" w14:textId="550552C6" w:rsidR="00D80246" w:rsidRDefault="00D80246" w:rsidP="00D80246">
            <w:pPr>
              <w:pStyle w:val="EngHangEnd"/>
            </w:pPr>
            <w:r>
              <w:t>Holy Immortal, have mercy on us.</w:t>
            </w:r>
          </w:p>
        </w:tc>
        <w:tc>
          <w:tcPr>
            <w:tcW w:w="288" w:type="dxa"/>
          </w:tcPr>
          <w:p w14:paraId="1C7AA0E2" w14:textId="77777777" w:rsidR="00D80246" w:rsidRDefault="00D80246" w:rsidP="00AC3FA8"/>
        </w:tc>
        <w:tc>
          <w:tcPr>
            <w:tcW w:w="288" w:type="dxa"/>
          </w:tcPr>
          <w:p w14:paraId="277AC177" w14:textId="77777777" w:rsidR="00D80246" w:rsidRDefault="00D80246" w:rsidP="00AC3FA8">
            <w:pPr>
              <w:pStyle w:val="CopticCross"/>
            </w:pPr>
          </w:p>
        </w:tc>
        <w:tc>
          <w:tcPr>
            <w:tcW w:w="3960" w:type="dxa"/>
          </w:tcPr>
          <w:p w14:paraId="06F8B4C4" w14:textId="77777777" w:rsidR="00D80246" w:rsidRDefault="00D80246" w:rsidP="00AC3FA8">
            <w:pPr>
              <w:pStyle w:val="CopticVersemulti-line"/>
            </w:pPr>
            <w:r>
              <w:t>Ⲟⲥⲁⲣⲕⲱⲑⲉⲛⲧⲁ ⲉⲕ Ⲡ̀ⲛⲉⲩⲙⲁⲧⲟⲥ ⲁ̀ⲅⲓⲟⲥ</w:t>
            </w:r>
          </w:p>
          <w:p w14:paraId="776D270A" w14:textId="77777777" w:rsidR="00D80246" w:rsidRDefault="00D80246" w:rsidP="00AC3FA8">
            <w:pPr>
              <w:pStyle w:val="CopticVersemulti-line"/>
            </w:pPr>
            <w:r>
              <w:t>ⲕⲉ ⲁ̀ⲅⲓⲁⲥ Ⲙⲁⲣⲓⲁⲥ ⲧⲏⲥ ⲡⲁⲣⲑⲉⲛⲟⲩ</w:t>
            </w:r>
          </w:p>
          <w:p w14:paraId="70AEDCD2" w14:textId="77777777" w:rsidR="00D80246" w:rsidRDefault="00D80246" w:rsidP="00AC3FA8">
            <w:pPr>
              <w:pStyle w:val="CopticVersemulti-line"/>
            </w:pPr>
            <w:r>
              <w:t>ⲙⲉⲅⲁ ⲧⲟ ⲙⲩⲥⲧⲏⲣⲓⲟⲛ.</w:t>
            </w:r>
          </w:p>
          <w:p w14:paraId="2B5CB106" w14:textId="4FA5B9F2" w:rsidR="00D80246" w:rsidRDefault="00D80246" w:rsidP="0049179A">
            <w:pPr>
              <w:pStyle w:val="CopticHangingVerse"/>
            </w:pPr>
            <w:r>
              <w:t>ⲁ̀ⲅⲓⲟⲥ ⲁ̀ⲑⲁⲛⲁⲧⲟⲥ ⲉ̀ⲗⲉ̀ⲏⲥⲟⲛ ⲏ̀ⲙⲁⲥ.</w:t>
            </w:r>
          </w:p>
        </w:tc>
      </w:tr>
    </w:tbl>
    <w:p w14:paraId="18C3114C" w14:textId="0D94E5EA" w:rsidR="00334E7B" w:rsidRDefault="00334E7B" w:rsidP="00334E7B">
      <w:pPr>
        <w:pStyle w:val="Heading4"/>
      </w:pPr>
      <w:r>
        <w:t xml:space="preserve">The </w:t>
      </w:r>
      <w:r w:rsidR="0009450E">
        <w:rPr>
          <w:lang w:val="en-US"/>
        </w:rPr>
        <w:t xml:space="preserve">Trisagion </w:t>
      </w:r>
      <w:r>
        <w:t>Para</w:t>
      </w:r>
      <w:r w:rsidR="0009450E">
        <w:t>lla</w:t>
      </w:r>
      <w:r>
        <w:t xml:space="preserve">x Hymn for the </w:t>
      </w:r>
      <w:r w:rsidR="0009450E">
        <w:t>Sundays and Saturdays of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70FFA854" w14:textId="77777777" w:rsidTr="00334E7B">
        <w:trPr>
          <w:cantSplit/>
          <w:jc w:val="center"/>
        </w:trPr>
        <w:tc>
          <w:tcPr>
            <w:tcW w:w="288" w:type="dxa"/>
          </w:tcPr>
          <w:p w14:paraId="0E7B5266" w14:textId="77777777" w:rsidR="0009450E" w:rsidRDefault="0009450E" w:rsidP="0009450E">
            <w:pPr>
              <w:pStyle w:val="CopticCross"/>
            </w:pPr>
          </w:p>
        </w:tc>
        <w:tc>
          <w:tcPr>
            <w:tcW w:w="3960" w:type="dxa"/>
          </w:tcPr>
          <w:p w14:paraId="51CEBF61" w14:textId="77777777" w:rsidR="0009450E" w:rsidRDefault="0009450E" w:rsidP="0009450E">
            <w:pPr>
              <w:pStyle w:val="EngHang"/>
            </w:pPr>
            <w:r>
              <w:t>Our Lord Jesus Christ</w:t>
            </w:r>
          </w:p>
          <w:p w14:paraId="0390C662" w14:textId="77777777" w:rsidR="0009450E" w:rsidRDefault="0009450E" w:rsidP="0009450E">
            <w:pPr>
              <w:pStyle w:val="EngHang"/>
            </w:pPr>
            <w:r>
              <w:t>Fasted on our behalf,</w:t>
            </w:r>
          </w:p>
          <w:p w14:paraId="64173E6B" w14:textId="77777777" w:rsidR="0009450E" w:rsidRDefault="0009450E" w:rsidP="0009450E">
            <w:pPr>
              <w:pStyle w:val="EngHang"/>
            </w:pPr>
            <w:r>
              <w:t>Fourty days and forty nights,</w:t>
            </w:r>
          </w:p>
          <w:p w14:paraId="1B1C6E24" w14:textId="6AC27E23" w:rsidR="0009450E" w:rsidRDefault="0009450E" w:rsidP="0009450E">
            <w:pPr>
              <w:pStyle w:val="EngHangEnd"/>
            </w:pPr>
            <w:r>
              <w:t>To save us from our sins.</w:t>
            </w:r>
          </w:p>
        </w:tc>
        <w:tc>
          <w:tcPr>
            <w:tcW w:w="288" w:type="dxa"/>
          </w:tcPr>
          <w:p w14:paraId="2CBA1081" w14:textId="77777777" w:rsidR="0009450E" w:rsidRDefault="0009450E" w:rsidP="0009450E"/>
        </w:tc>
        <w:tc>
          <w:tcPr>
            <w:tcW w:w="288" w:type="dxa"/>
          </w:tcPr>
          <w:p w14:paraId="7917EBE4" w14:textId="77777777" w:rsidR="0009450E" w:rsidRDefault="0009450E" w:rsidP="0009450E">
            <w:pPr>
              <w:pStyle w:val="CopticCross"/>
            </w:pPr>
          </w:p>
        </w:tc>
        <w:tc>
          <w:tcPr>
            <w:tcW w:w="3960" w:type="dxa"/>
          </w:tcPr>
          <w:p w14:paraId="103B6E81" w14:textId="77777777" w:rsidR="0009450E" w:rsidRDefault="0009450E" w:rsidP="0009450E">
            <w:pPr>
              <w:pStyle w:val="CopticVersemulti-line"/>
            </w:pPr>
            <w:r>
              <w:t>Ⲁⲡⲉⲛϭⲟⲓⲥ Ⲓⲏⲥⲟⲩⲥ Ⲡⲓⲭ̀ⲣⲓⲥⲧⲟⲥ:</w:t>
            </w:r>
          </w:p>
          <w:p w14:paraId="530B1125" w14:textId="77777777" w:rsidR="0009450E" w:rsidRDefault="0009450E" w:rsidP="0009450E">
            <w:pPr>
              <w:pStyle w:val="CopticVersemulti-line"/>
            </w:pPr>
            <w:r>
              <w:t>ⲉⲣⲛⲏⲥⲧⲉⲩⲓⲛ ⲉ̀ϩ̀ⲣⲏⲓ ⲉ̀ϫⲱⲛ:</w:t>
            </w:r>
          </w:p>
          <w:p w14:paraId="6A9DA0D0" w14:textId="77777777" w:rsidR="0009450E" w:rsidRDefault="0009450E" w:rsidP="0009450E">
            <w:pPr>
              <w:pStyle w:val="CopticVersemulti-line"/>
            </w:pPr>
            <w:r>
              <w:t>ⲛ̀ϩ̀ⲙⲉ ⲛ̀ⲉ̀ϩⲟⲟⲩ ⲛⲉⲙ ϩ̀ⲙⲉ ⲛ̀ⲉ̀ϫⲱⲣϩ:</w:t>
            </w:r>
          </w:p>
          <w:p w14:paraId="2378EBED" w14:textId="3C2F4CBD" w:rsidR="0009450E" w:rsidRDefault="0009450E" w:rsidP="0009450E">
            <w:pPr>
              <w:pStyle w:val="CopticHangingVerse"/>
            </w:pPr>
            <w:r>
              <w:t xml:space="preserve">ϣⲁ ⲛ̀ⲧⲉϥⲥⲟⲧⲧⲉⲛ ϧⲉⲛ ⲛⲉⲛⲛⲟⲃⲓ. </w:t>
            </w:r>
          </w:p>
        </w:tc>
      </w:tr>
      <w:tr w:rsidR="0009450E" w14:paraId="7A8A964C" w14:textId="77777777" w:rsidTr="00334E7B">
        <w:trPr>
          <w:cantSplit/>
          <w:jc w:val="center"/>
        </w:trPr>
        <w:tc>
          <w:tcPr>
            <w:tcW w:w="288" w:type="dxa"/>
          </w:tcPr>
          <w:p w14:paraId="1AE9986D" w14:textId="77777777" w:rsidR="0009450E" w:rsidRDefault="0009450E" w:rsidP="0009450E">
            <w:pPr>
              <w:pStyle w:val="CopticCross"/>
            </w:pPr>
          </w:p>
        </w:tc>
        <w:tc>
          <w:tcPr>
            <w:tcW w:w="3960" w:type="dxa"/>
          </w:tcPr>
          <w:p w14:paraId="4E45E2D4" w14:textId="77777777" w:rsidR="0009450E" w:rsidRDefault="0009450E" w:rsidP="0009450E">
            <w:pPr>
              <w:pStyle w:val="EngHang"/>
            </w:pPr>
            <w:r>
              <w:t>And, we too, let us fast</w:t>
            </w:r>
          </w:p>
          <w:p w14:paraId="6A1BAC1D" w14:textId="77777777" w:rsidR="0009450E" w:rsidRDefault="0009450E" w:rsidP="0009450E">
            <w:pPr>
              <w:pStyle w:val="EngHang"/>
            </w:pPr>
            <w:r>
              <w:t>In purity and righteousness,</w:t>
            </w:r>
          </w:p>
          <w:p w14:paraId="42A6D137" w14:textId="77777777" w:rsidR="0009450E" w:rsidRDefault="0009450E" w:rsidP="0009450E">
            <w:pPr>
              <w:pStyle w:val="EngHang"/>
            </w:pPr>
            <w:r>
              <w:t>And [let us also] pray,</w:t>
            </w:r>
          </w:p>
          <w:p w14:paraId="6170901F" w14:textId="14B50E6A" w:rsidR="0009450E" w:rsidRDefault="0009450E" w:rsidP="0009450E">
            <w:pPr>
              <w:pStyle w:val="EngHangEnd"/>
            </w:pPr>
            <w:r>
              <w:t>Proclaiming and saying,</w:t>
            </w:r>
          </w:p>
        </w:tc>
        <w:tc>
          <w:tcPr>
            <w:tcW w:w="288" w:type="dxa"/>
          </w:tcPr>
          <w:p w14:paraId="3655E894" w14:textId="77777777" w:rsidR="0009450E" w:rsidRDefault="0009450E" w:rsidP="0009450E"/>
        </w:tc>
        <w:tc>
          <w:tcPr>
            <w:tcW w:w="288" w:type="dxa"/>
          </w:tcPr>
          <w:p w14:paraId="18C83E26" w14:textId="77777777" w:rsidR="0009450E" w:rsidRDefault="0009450E" w:rsidP="0009450E">
            <w:pPr>
              <w:pStyle w:val="CopticCross"/>
            </w:pPr>
          </w:p>
        </w:tc>
        <w:tc>
          <w:tcPr>
            <w:tcW w:w="3960" w:type="dxa"/>
          </w:tcPr>
          <w:p w14:paraId="126751C4" w14:textId="77777777" w:rsidR="0009450E" w:rsidRDefault="0009450E" w:rsidP="0009450E">
            <w:pPr>
              <w:pStyle w:val="CopticVersemulti-line"/>
            </w:pPr>
            <w:r>
              <w:t>Ⲁⲛⲟⲛ ϩⲱⲛ ⲙⲁⲣⲉⲛⲉⲣⲛⲏⲥⲧⲉⲩⲓⲛ:</w:t>
            </w:r>
          </w:p>
          <w:p w14:paraId="20B87DA9" w14:textId="77777777" w:rsidR="0009450E" w:rsidRDefault="0009450E" w:rsidP="0009450E">
            <w:pPr>
              <w:pStyle w:val="CopticVersemulti-line"/>
            </w:pPr>
            <w:r>
              <w:t>ϧⲉⲛ ⲟⲩⲧⲟⲩⲃⲟ ⲛⲉⲙ ⲟⲩⲙⲉⲑⲙⲏⲓ:</w:t>
            </w:r>
          </w:p>
          <w:p w14:paraId="60B976E0" w14:textId="77777777" w:rsidR="0009450E" w:rsidRDefault="0009450E" w:rsidP="0009450E">
            <w:pPr>
              <w:pStyle w:val="CopticVersemulti-line"/>
            </w:pPr>
            <w:r>
              <w:t>ⲟⲩⲟϩ ⲛ̀ⲧⲉⲛⲉⲣⲡ̀ⲣⲟⲥⲉⲩⲭⲉⲥⲑⲉ:</w:t>
            </w:r>
          </w:p>
          <w:p w14:paraId="3460A444" w14:textId="46125397" w:rsidR="0009450E" w:rsidRDefault="0009450E" w:rsidP="0009450E">
            <w:pPr>
              <w:pStyle w:val="CopticHangingVerse"/>
            </w:pPr>
            <w:r>
              <w:t>ⲉⲛⲱϣ ⲉ̀ⲃⲟⲗ ⲉⲛϫⲱ ⲙ̀ⲙⲟⲥ.</w:t>
            </w:r>
          </w:p>
        </w:tc>
      </w:tr>
      <w:tr w:rsidR="00334E7B" w14:paraId="4A021365" w14:textId="77777777" w:rsidTr="00334E7B">
        <w:trPr>
          <w:cantSplit/>
          <w:jc w:val="center"/>
        </w:trPr>
        <w:tc>
          <w:tcPr>
            <w:tcW w:w="288" w:type="dxa"/>
          </w:tcPr>
          <w:p w14:paraId="31B4DA65" w14:textId="77777777" w:rsidR="00334E7B" w:rsidRDefault="00334E7B" w:rsidP="00334E7B">
            <w:pPr>
              <w:pStyle w:val="CopticCross"/>
            </w:pPr>
          </w:p>
        </w:tc>
        <w:tc>
          <w:tcPr>
            <w:tcW w:w="3960" w:type="dxa"/>
          </w:tcPr>
          <w:p w14:paraId="370D2098" w14:textId="325A4D89" w:rsidR="00334E7B" w:rsidRDefault="0009450E" w:rsidP="00334E7B">
            <w:pPr>
              <w:pStyle w:val="EngHang"/>
            </w:pPr>
            <w:r>
              <w:t>“I have sinned, I have sinned,</w:t>
            </w:r>
          </w:p>
          <w:p w14:paraId="4D5D58CF" w14:textId="248499F3" w:rsidR="0009450E" w:rsidRDefault="0009450E" w:rsidP="00334E7B">
            <w:pPr>
              <w:pStyle w:val="EngHang"/>
            </w:pPr>
            <w:r>
              <w:t>My Lord Jesus: Forgive me.</w:t>
            </w:r>
          </w:p>
          <w:p w14:paraId="0E12B3BB" w14:textId="27D922E9" w:rsidR="0009450E" w:rsidRDefault="0009450E" w:rsidP="00334E7B">
            <w:pPr>
              <w:pStyle w:val="EngHang"/>
            </w:pPr>
            <w:r>
              <w:t>For there is no servant without sin,</w:t>
            </w:r>
          </w:p>
          <w:p w14:paraId="0DA826FC" w14:textId="71EFA7C8" w:rsidR="00334E7B" w:rsidRDefault="0009450E" w:rsidP="0009450E">
            <w:pPr>
              <w:pStyle w:val="EngHangEnd"/>
            </w:pPr>
            <w:r>
              <w:t>And no master without forgiveness.”</w:t>
            </w:r>
          </w:p>
        </w:tc>
        <w:tc>
          <w:tcPr>
            <w:tcW w:w="288" w:type="dxa"/>
          </w:tcPr>
          <w:p w14:paraId="06EC5B21" w14:textId="77777777" w:rsidR="00334E7B" w:rsidRDefault="00334E7B" w:rsidP="00334E7B"/>
        </w:tc>
        <w:tc>
          <w:tcPr>
            <w:tcW w:w="288" w:type="dxa"/>
          </w:tcPr>
          <w:p w14:paraId="3470C2B4" w14:textId="77777777" w:rsidR="00334E7B" w:rsidRDefault="00334E7B" w:rsidP="00334E7B">
            <w:pPr>
              <w:pStyle w:val="CopticCross"/>
            </w:pPr>
          </w:p>
        </w:tc>
        <w:tc>
          <w:tcPr>
            <w:tcW w:w="3960" w:type="dxa"/>
          </w:tcPr>
          <w:p w14:paraId="2E164074" w14:textId="55C5F7CA" w:rsidR="00334E7B" w:rsidRDefault="0009450E" w:rsidP="00334E7B">
            <w:pPr>
              <w:pStyle w:val="CopticVersemulti-line"/>
            </w:pPr>
            <w:r>
              <w:t>Ⲁⲓⲉⲣⲛⲟⲃⲓ ⲁⲓⲉⲣⲛⲟⲃⲓ</w:t>
            </w:r>
          </w:p>
          <w:p w14:paraId="26BFF3D9" w14:textId="2F4900D0" w:rsidR="0009450E" w:rsidRDefault="0009450E" w:rsidP="00334E7B">
            <w:pPr>
              <w:pStyle w:val="CopticVersemulti-line"/>
            </w:pPr>
            <w:r>
              <w:t>ⲡⲁϭⲟⲓⲥ Ⲓⲏⲥⲟⲩⲥ ⲭⲱ ⲛⲏⲓ ⲉ̀ⲃⲟⲗ</w:t>
            </w:r>
          </w:p>
          <w:p w14:paraId="1EB0ED5A" w14:textId="7086C241" w:rsidR="0009450E" w:rsidRPr="0009450E" w:rsidRDefault="0009450E" w:rsidP="00334E7B">
            <w:pPr>
              <w:pStyle w:val="CopticVersemulti-line"/>
              <w:rPr>
                <w:rFonts w:ascii="Arial Unicode MS" w:eastAsia="Arial Unicode MS" w:hAnsi="Arial Unicode MS" w:cs="Arial Unicode MS"/>
              </w:rPr>
            </w:pPr>
            <w:r>
              <w:t>ϫⲉ ⲙ̀ⲙⲟⲛ ⲃⲱⲕ ⲛ̀ⲁⲧⲉⲣⲛⲟⲃⲓ</w:t>
            </w:r>
          </w:p>
          <w:p w14:paraId="26B35CF6" w14:textId="5D9D0A03" w:rsidR="00334E7B" w:rsidRDefault="0009450E" w:rsidP="00334E7B">
            <w:pPr>
              <w:pStyle w:val="CopticHangingVerse"/>
            </w:pPr>
            <w:r>
              <w:t>ⲟⲩⲇⲉ ⲙ̀ⲙⲟⲛ ϭⲟⲓⲥ ⲛ̀ⲁⲧⲭⲱ ⲉ̀ⲃⲟⲗ</w:t>
            </w:r>
            <w:r w:rsidR="00334E7B">
              <w:t>.</w:t>
            </w:r>
          </w:p>
        </w:tc>
      </w:tr>
      <w:tr w:rsidR="0009450E" w14:paraId="3A9B2AAE" w14:textId="77777777" w:rsidTr="00334E7B">
        <w:trPr>
          <w:cantSplit/>
          <w:jc w:val="center"/>
        </w:trPr>
        <w:tc>
          <w:tcPr>
            <w:tcW w:w="288" w:type="dxa"/>
          </w:tcPr>
          <w:p w14:paraId="4CAEF537" w14:textId="77777777" w:rsidR="0009450E" w:rsidRDefault="0009450E" w:rsidP="0009450E">
            <w:pPr>
              <w:pStyle w:val="CopticCross"/>
            </w:pPr>
          </w:p>
        </w:tc>
        <w:tc>
          <w:tcPr>
            <w:tcW w:w="3960" w:type="dxa"/>
          </w:tcPr>
          <w:p w14:paraId="4FC96385" w14:textId="77777777" w:rsidR="0009450E" w:rsidRDefault="0009450E" w:rsidP="0009450E">
            <w:pPr>
              <w:pStyle w:val="EngHang"/>
            </w:pPr>
            <w:r>
              <w:t>Our Father, in heaven,</w:t>
            </w:r>
          </w:p>
          <w:p w14:paraId="7BFBCFF0" w14:textId="77777777" w:rsidR="0009450E" w:rsidRDefault="0009450E" w:rsidP="0009450E">
            <w:pPr>
              <w:pStyle w:val="EngHang"/>
            </w:pPr>
            <w:r>
              <w:t>May Your Name be holy.</w:t>
            </w:r>
          </w:p>
          <w:p w14:paraId="0665163D" w14:textId="77777777" w:rsidR="0009450E" w:rsidRDefault="0009450E" w:rsidP="0009450E">
            <w:pPr>
              <w:pStyle w:val="EngHang"/>
            </w:pPr>
            <w:r>
              <w:t>May Your Kingdom come on us,</w:t>
            </w:r>
          </w:p>
          <w:p w14:paraId="29F133AF" w14:textId="1AEFF3C3" w:rsidR="0009450E" w:rsidRDefault="0009450E" w:rsidP="0009450E">
            <w:pPr>
              <w:pStyle w:val="EngHangEnd"/>
            </w:pPr>
            <w:r>
              <w:t>For Yours is the glory forever.</w:t>
            </w:r>
          </w:p>
        </w:tc>
        <w:tc>
          <w:tcPr>
            <w:tcW w:w="288" w:type="dxa"/>
          </w:tcPr>
          <w:p w14:paraId="255891B9" w14:textId="77777777" w:rsidR="0009450E" w:rsidRDefault="0009450E" w:rsidP="0009450E"/>
        </w:tc>
        <w:tc>
          <w:tcPr>
            <w:tcW w:w="288" w:type="dxa"/>
          </w:tcPr>
          <w:p w14:paraId="51DB352E" w14:textId="77777777" w:rsidR="0009450E" w:rsidRDefault="0009450E" w:rsidP="0009450E">
            <w:pPr>
              <w:pStyle w:val="CopticCross"/>
            </w:pPr>
          </w:p>
        </w:tc>
        <w:tc>
          <w:tcPr>
            <w:tcW w:w="3960" w:type="dxa"/>
          </w:tcPr>
          <w:p w14:paraId="050DBCF2" w14:textId="77777777" w:rsidR="0009450E" w:rsidRDefault="0009450E" w:rsidP="0009450E">
            <w:pPr>
              <w:pStyle w:val="CopticVersemulti-line"/>
            </w:pPr>
            <w:r>
              <w:t>Ϫⲉ ⲡⲉⲛⲓⲱⲧ ⲉⲧϧⲉⲛ ⲛⲓⲫⲏⲟⲩⲓ:</w:t>
            </w:r>
          </w:p>
          <w:p w14:paraId="7B163839" w14:textId="77777777" w:rsidR="0009450E" w:rsidRDefault="0009450E" w:rsidP="0009450E">
            <w:pPr>
              <w:pStyle w:val="CopticVersemulti-line"/>
            </w:pPr>
            <w:r>
              <w:t>ⲙⲁⲣⲉϥⲧⲟⲩⲃⲟ ⲛ̀ϫⲉ ⲡⲉⲕⲣⲁⲛ:</w:t>
            </w:r>
          </w:p>
          <w:p w14:paraId="1E77D846" w14:textId="77777777" w:rsidR="0009450E" w:rsidRDefault="0009450E" w:rsidP="0009450E">
            <w:pPr>
              <w:pStyle w:val="CopticVersemulti-line"/>
            </w:pPr>
            <w:r>
              <w:t>ⲙⲁⲣⲉⲥⲓ̀ ⲛ̀ϫⲉ ⲧⲉⲕⲙⲉⲧⲟⲩⲣⲟ:</w:t>
            </w:r>
          </w:p>
          <w:p w14:paraId="117E6FFE" w14:textId="76B0A8C1" w:rsidR="0009450E" w:rsidRDefault="0009450E" w:rsidP="0009450E">
            <w:pPr>
              <w:pStyle w:val="CopticHangingVerse"/>
            </w:pPr>
            <w:r>
              <w:t>ϫⲉ ⲫⲱⲕ ⲡⲉ ⲡⲓⲱ̀ⲟⲩ ϣⲁ ⲛⲓⲉ̀ⲛⲉϩ.</w:t>
            </w:r>
          </w:p>
        </w:tc>
      </w:tr>
    </w:tbl>
    <w:p w14:paraId="6C7AACEB" w14:textId="4FAF141E" w:rsidR="00334E7B" w:rsidRPr="0009450E" w:rsidRDefault="00334E7B" w:rsidP="00334E7B">
      <w:pPr>
        <w:pStyle w:val="Heading4"/>
        <w:rPr>
          <w:rFonts w:ascii="Arial Unicode MS" w:eastAsia="Arial Unicode MS" w:hAnsi="Arial Unicode MS" w:cs="Arial Unicode MS"/>
        </w:rPr>
      </w:pPr>
      <w:r>
        <w:t xml:space="preserve">The Gospel Response for </w:t>
      </w:r>
      <w:r w:rsidR="0009450E">
        <w:t>Great Lent</w:t>
      </w:r>
    </w:p>
    <w:p w14:paraId="1F95ED1F" w14:textId="7D9D0DDC" w:rsidR="0009450E" w:rsidRPr="0009450E" w:rsidRDefault="0009450E" w:rsidP="0009450E">
      <w:pPr>
        <w:pStyle w:val="Rubric"/>
      </w:pPr>
      <w:r>
        <w:t>On Sundays and Saturdays,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31437039" w14:textId="77777777" w:rsidTr="00334E7B">
        <w:trPr>
          <w:cantSplit/>
          <w:jc w:val="center"/>
        </w:trPr>
        <w:tc>
          <w:tcPr>
            <w:tcW w:w="288" w:type="dxa"/>
          </w:tcPr>
          <w:p w14:paraId="3948AD94" w14:textId="77777777" w:rsidR="0009450E" w:rsidRDefault="0009450E" w:rsidP="0009450E">
            <w:pPr>
              <w:pStyle w:val="CopticCross"/>
            </w:pPr>
          </w:p>
        </w:tc>
        <w:tc>
          <w:tcPr>
            <w:tcW w:w="3960" w:type="dxa"/>
          </w:tcPr>
          <w:p w14:paraId="38652566" w14:textId="77777777" w:rsidR="0009450E" w:rsidRDefault="0009450E" w:rsidP="0009450E">
            <w:pPr>
              <w:pStyle w:val="EngHang"/>
            </w:pPr>
            <w:r>
              <w:t>Our Father, in heaven,</w:t>
            </w:r>
          </w:p>
          <w:p w14:paraId="1B588FED" w14:textId="77777777" w:rsidR="0009450E" w:rsidRDefault="0009450E" w:rsidP="0009450E">
            <w:pPr>
              <w:pStyle w:val="EngHang"/>
            </w:pPr>
            <w:r>
              <w:t>May Your Name be holy.</w:t>
            </w:r>
          </w:p>
          <w:p w14:paraId="2F9630B8" w14:textId="77777777" w:rsidR="0009450E" w:rsidRDefault="0009450E" w:rsidP="0009450E">
            <w:pPr>
              <w:pStyle w:val="EngHang"/>
            </w:pPr>
            <w:r>
              <w:t>May Your Kingdom come on us,</w:t>
            </w:r>
          </w:p>
          <w:p w14:paraId="19D81165" w14:textId="1FDFE786" w:rsidR="0009450E" w:rsidRDefault="0009450E" w:rsidP="0009450E">
            <w:pPr>
              <w:pStyle w:val="EngHangEnd"/>
            </w:pPr>
            <w:r>
              <w:t>For Yours is the glory forever.</w:t>
            </w:r>
          </w:p>
        </w:tc>
        <w:tc>
          <w:tcPr>
            <w:tcW w:w="288" w:type="dxa"/>
          </w:tcPr>
          <w:p w14:paraId="112016F4" w14:textId="77777777" w:rsidR="0009450E" w:rsidRDefault="0009450E" w:rsidP="0009450E"/>
        </w:tc>
        <w:tc>
          <w:tcPr>
            <w:tcW w:w="288" w:type="dxa"/>
          </w:tcPr>
          <w:p w14:paraId="171D3827" w14:textId="77777777" w:rsidR="0009450E" w:rsidRDefault="0009450E" w:rsidP="0009450E">
            <w:pPr>
              <w:pStyle w:val="CopticCross"/>
            </w:pPr>
          </w:p>
        </w:tc>
        <w:tc>
          <w:tcPr>
            <w:tcW w:w="3960" w:type="dxa"/>
          </w:tcPr>
          <w:p w14:paraId="1EF9991A" w14:textId="77777777" w:rsidR="0009450E" w:rsidRDefault="0009450E" w:rsidP="0009450E">
            <w:pPr>
              <w:pStyle w:val="CopticVersemulti-line"/>
            </w:pPr>
            <w:r>
              <w:t>Ϫⲉ ⲡⲉⲛⲓⲱⲧ ⲉⲧϧⲉⲛ ⲛⲓⲫⲏⲟⲩⲓ:</w:t>
            </w:r>
          </w:p>
          <w:p w14:paraId="687331F7" w14:textId="77777777" w:rsidR="0009450E" w:rsidRDefault="0009450E" w:rsidP="0009450E">
            <w:pPr>
              <w:pStyle w:val="CopticVersemulti-line"/>
            </w:pPr>
            <w:r>
              <w:t>ⲙⲁⲣⲉϥⲧⲟⲩⲃⲟ ⲛ̀ϫⲉ ⲡⲉⲕⲣⲁⲛ:</w:t>
            </w:r>
          </w:p>
          <w:p w14:paraId="2650C16D" w14:textId="77777777" w:rsidR="0009450E" w:rsidRDefault="0009450E" w:rsidP="0009450E">
            <w:pPr>
              <w:pStyle w:val="CopticVersemulti-line"/>
            </w:pPr>
            <w:r>
              <w:t>ⲙⲁⲣⲉⲥⲓ̀ ⲛ̀ϫⲉ ⲧⲉⲕⲙⲉⲧⲟⲩⲣⲟ:</w:t>
            </w:r>
          </w:p>
          <w:p w14:paraId="7601771C" w14:textId="03192D45" w:rsidR="0009450E" w:rsidRPr="00C35319" w:rsidRDefault="0009450E" w:rsidP="0009450E">
            <w:pPr>
              <w:pStyle w:val="CopticVersemulti-line"/>
            </w:pPr>
            <w:r>
              <w:t>ϫⲉ ⲫⲱⲕ ⲡⲉ ⲡⲓⲱ̀ⲟⲩ ϣⲁ ⲛⲓⲉ̀ⲛⲉϩ.</w:t>
            </w:r>
          </w:p>
        </w:tc>
      </w:tr>
    </w:tbl>
    <w:p w14:paraId="7D8A71E7" w14:textId="60C9C2C1" w:rsidR="0009450E" w:rsidRDefault="0009450E" w:rsidP="0009450E">
      <w:pPr>
        <w:pStyle w:val="Rubric"/>
      </w:pPr>
      <w:r>
        <w:t>On weekdays, begin: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450E" w14:paraId="5753128A" w14:textId="77777777" w:rsidTr="0009450E">
        <w:trPr>
          <w:cantSplit/>
          <w:jc w:val="center"/>
        </w:trPr>
        <w:tc>
          <w:tcPr>
            <w:tcW w:w="288" w:type="dxa"/>
          </w:tcPr>
          <w:p w14:paraId="207B1966" w14:textId="77777777" w:rsidR="0009450E" w:rsidRDefault="0009450E" w:rsidP="0009450E">
            <w:pPr>
              <w:pStyle w:val="CopticCross"/>
            </w:pPr>
          </w:p>
        </w:tc>
        <w:tc>
          <w:tcPr>
            <w:tcW w:w="3960" w:type="dxa"/>
          </w:tcPr>
          <w:p w14:paraId="57B0A277" w14:textId="002663D6" w:rsidR="0009450E" w:rsidRDefault="0009450E" w:rsidP="0009450E">
            <w:pPr>
              <w:pStyle w:val="EngHang"/>
            </w:pPr>
            <w:r>
              <w:t>The peace of God,</w:t>
            </w:r>
          </w:p>
          <w:p w14:paraId="5BD0AB22" w14:textId="234BA5F7" w:rsidR="0009450E" w:rsidRDefault="0009450E" w:rsidP="0009450E">
            <w:pPr>
              <w:pStyle w:val="EngHang"/>
            </w:pPr>
            <w:r>
              <w:t>Which surpasses all understanding,</w:t>
            </w:r>
          </w:p>
          <w:p w14:paraId="282AB7F1" w14:textId="4CE4188B" w:rsidR="0009450E" w:rsidRDefault="0009450E" w:rsidP="0009450E">
            <w:pPr>
              <w:pStyle w:val="EngHang"/>
            </w:pPr>
            <w:r>
              <w:t>Will keep your hearts,</w:t>
            </w:r>
          </w:p>
          <w:p w14:paraId="2E558660" w14:textId="4BE6CD2C" w:rsidR="0009450E" w:rsidRDefault="0009450E" w:rsidP="0009450E">
            <w:pPr>
              <w:pStyle w:val="EngHangEnd"/>
            </w:pPr>
            <w:r>
              <w:t>In Christ Jesus, our Lord.</w:t>
            </w:r>
          </w:p>
        </w:tc>
        <w:tc>
          <w:tcPr>
            <w:tcW w:w="288" w:type="dxa"/>
          </w:tcPr>
          <w:p w14:paraId="2210CDDE" w14:textId="77777777" w:rsidR="0009450E" w:rsidRDefault="0009450E" w:rsidP="0009450E"/>
        </w:tc>
        <w:tc>
          <w:tcPr>
            <w:tcW w:w="288" w:type="dxa"/>
          </w:tcPr>
          <w:p w14:paraId="79B691F1" w14:textId="77777777" w:rsidR="0009450E" w:rsidRDefault="0009450E" w:rsidP="0009450E">
            <w:pPr>
              <w:pStyle w:val="CopticCross"/>
            </w:pPr>
          </w:p>
        </w:tc>
        <w:tc>
          <w:tcPr>
            <w:tcW w:w="3960" w:type="dxa"/>
          </w:tcPr>
          <w:p w14:paraId="210FAA1D" w14:textId="7AFB0DE1" w:rsidR="0009450E" w:rsidRDefault="007D37D6" w:rsidP="0009450E">
            <w:pPr>
              <w:pStyle w:val="CopticVersemulti-line"/>
            </w:pPr>
            <w:r>
              <w:t>Ϯϩⲓⲣⲏⲛⲏ ⲛ̀ⲧⲉ Ⲫⲛⲟⲩϯ:</w:t>
            </w:r>
          </w:p>
          <w:p w14:paraId="0C507AAF" w14:textId="0135D6CE" w:rsidR="007D37D6" w:rsidRDefault="007D37D6" w:rsidP="0009450E">
            <w:pPr>
              <w:pStyle w:val="CopticVersemulti-line"/>
            </w:pPr>
            <w:r>
              <w:t>ⲑⲏⲉⲧϭⲟⲓⲥ ⲉ̀ⲛⲟⲩⲥ ⲛⲓⲃⲉⲛ:</w:t>
            </w:r>
          </w:p>
          <w:p w14:paraId="6516F678" w14:textId="6414CB9D" w:rsidR="007D37D6" w:rsidRDefault="007D37D6" w:rsidP="007D37D6">
            <w:pPr>
              <w:pStyle w:val="CopticVersemulti-line"/>
            </w:pPr>
            <w:r>
              <w:t>ⲉⲥⲉ̀ⲁ̀ⲣⲉϩ ⲉ̀ⲛⲉⲧⲉⲛϩⲏⲧ:</w:t>
            </w:r>
          </w:p>
          <w:p w14:paraId="70FDE550" w14:textId="49628728" w:rsidR="0009450E" w:rsidRPr="00C35319" w:rsidRDefault="007D37D6" w:rsidP="007D37D6">
            <w:pPr>
              <w:pStyle w:val="CopticVersemulti-line"/>
              <w:ind w:left="0" w:firstLine="0"/>
            </w:pPr>
            <w:r>
              <w:t>ϧⲉⲛ Ⲡⲓⲭ̀ⲣⲓⲥⲧⲟⲥ Ⲓⲏⲥⲟⲩⲥ Ⲡⲉⲛϭⲟⲓⲥ</w:t>
            </w:r>
            <w:r w:rsidR="0009450E">
              <w:t>:</w:t>
            </w:r>
          </w:p>
        </w:tc>
      </w:tr>
      <w:tr w:rsidR="007D37D6" w14:paraId="34E36A82" w14:textId="77777777" w:rsidTr="0009450E">
        <w:trPr>
          <w:cantSplit/>
          <w:jc w:val="center"/>
        </w:trPr>
        <w:tc>
          <w:tcPr>
            <w:tcW w:w="288" w:type="dxa"/>
          </w:tcPr>
          <w:p w14:paraId="7C85D771" w14:textId="77777777" w:rsidR="007D37D6" w:rsidRDefault="007D37D6" w:rsidP="007D37D6">
            <w:pPr>
              <w:pStyle w:val="CopticCross"/>
            </w:pPr>
          </w:p>
        </w:tc>
        <w:tc>
          <w:tcPr>
            <w:tcW w:w="3960" w:type="dxa"/>
          </w:tcPr>
          <w:p w14:paraId="1C6F04EF" w14:textId="77777777" w:rsidR="007D37D6" w:rsidRDefault="007D37D6" w:rsidP="007D37D6">
            <w:pPr>
              <w:pStyle w:val="EngHang"/>
            </w:pPr>
            <w:r>
              <w:t>“I have sinned, I have sinned,</w:t>
            </w:r>
          </w:p>
          <w:p w14:paraId="6A1D0808" w14:textId="77777777" w:rsidR="007D37D6" w:rsidRDefault="007D37D6" w:rsidP="007D37D6">
            <w:pPr>
              <w:pStyle w:val="EngHang"/>
            </w:pPr>
            <w:r>
              <w:t>My Lord Jesus: Forgive me.</w:t>
            </w:r>
          </w:p>
          <w:p w14:paraId="76CA187C" w14:textId="77777777" w:rsidR="007D37D6" w:rsidRDefault="007D37D6" w:rsidP="007D37D6">
            <w:pPr>
              <w:pStyle w:val="EngHang"/>
            </w:pPr>
            <w:r>
              <w:t>For there is no servant without sin,</w:t>
            </w:r>
          </w:p>
          <w:p w14:paraId="35A71318" w14:textId="421A375F" w:rsidR="007D37D6" w:rsidRDefault="007D37D6" w:rsidP="007D37D6">
            <w:pPr>
              <w:pStyle w:val="EngHangEnd"/>
            </w:pPr>
            <w:r>
              <w:t>And no master without forgiveness.”</w:t>
            </w:r>
          </w:p>
        </w:tc>
        <w:tc>
          <w:tcPr>
            <w:tcW w:w="288" w:type="dxa"/>
          </w:tcPr>
          <w:p w14:paraId="65946219" w14:textId="77777777" w:rsidR="007D37D6" w:rsidRDefault="007D37D6" w:rsidP="007D37D6"/>
        </w:tc>
        <w:tc>
          <w:tcPr>
            <w:tcW w:w="288" w:type="dxa"/>
          </w:tcPr>
          <w:p w14:paraId="088445E2" w14:textId="77777777" w:rsidR="007D37D6" w:rsidRDefault="007D37D6" w:rsidP="007D37D6">
            <w:pPr>
              <w:pStyle w:val="CopticCross"/>
            </w:pPr>
          </w:p>
        </w:tc>
        <w:tc>
          <w:tcPr>
            <w:tcW w:w="3960" w:type="dxa"/>
          </w:tcPr>
          <w:p w14:paraId="02CB07C4" w14:textId="77777777" w:rsidR="007D37D6" w:rsidRDefault="007D37D6" w:rsidP="007D37D6">
            <w:pPr>
              <w:pStyle w:val="CopticVersemulti-line"/>
            </w:pPr>
            <w:r>
              <w:t>Ⲁⲓⲉⲣⲛⲟⲃⲓ ⲁⲓⲉⲣⲛⲟⲃⲓ</w:t>
            </w:r>
          </w:p>
          <w:p w14:paraId="41F58BEC" w14:textId="77777777" w:rsidR="007D37D6" w:rsidRDefault="007D37D6" w:rsidP="007D37D6">
            <w:pPr>
              <w:pStyle w:val="CopticVersemulti-line"/>
            </w:pPr>
            <w:r>
              <w:t>ⲡⲁϭⲟⲓⲥ Ⲓⲏⲥⲟⲩⲥ ⲭⲱ ⲛⲏⲓ ⲉ̀ⲃⲟⲗ</w:t>
            </w:r>
          </w:p>
          <w:p w14:paraId="0405AC8A" w14:textId="77777777" w:rsidR="007D37D6" w:rsidRPr="0009450E" w:rsidRDefault="007D37D6" w:rsidP="007D37D6">
            <w:pPr>
              <w:pStyle w:val="CopticVersemulti-line"/>
              <w:rPr>
                <w:rFonts w:ascii="Arial Unicode MS" w:eastAsia="Arial Unicode MS" w:hAnsi="Arial Unicode MS" w:cs="Arial Unicode MS"/>
              </w:rPr>
            </w:pPr>
            <w:r>
              <w:t>ϫⲉ ⲙ̀ⲙⲟⲛ ⲃⲱⲕ ⲛ̀ⲁⲧⲉⲣⲛⲟⲃⲓ</w:t>
            </w:r>
          </w:p>
          <w:p w14:paraId="557998B0" w14:textId="68B8DF68" w:rsidR="007D37D6" w:rsidRDefault="007D37D6" w:rsidP="007D37D6">
            <w:pPr>
              <w:pStyle w:val="CopticHangingVerse"/>
            </w:pPr>
            <w:r>
              <w:t>ⲟⲩⲇⲉ ⲙ̀ⲙⲟⲛ ϭⲟⲓⲥ ⲛ̀ⲁⲧⲭⲱ ⲉ̀ⲃⲟⲗ.</w:t>
            </w:r>
          </w:p>
        </w:tc>
      </w:tr>
      <w:tr w:rsidR="007D37D6" w14:paraId="07FA635B" w14:textId="77777777" w:rsidTr="0009450E">
        <w:trPr>
          <w:cantSplit/>
          <w:jc w:val="center"/>
        </w:trPr>
        <w:tc>
          <w:tcPr>
            <w:tcW w:w="288" w:type="dxa"/>
          </w:tcPr>
          <w:p w14:paraId="2CAB5EA2" w14:textId="77777777" w:rsidR="007D37D6" w:rsidRDefault="007D37D6" w:rsidP="007D37D6">
            <w:pPr>
              <w:pStyle w:val="CopticCross"/>
            </w:pPr>
          </w:p>
        </w:tc>
        <w:tc>
          <w:tcPr>
            <w:tcW w:w="3960" w:type="dxa"/>
          </w:tcPr>
          <w:p w14:paraId="66261710" w14:textId="77777777" w:rsidR="007D37D6" w:rsidRDefault="007D37D6" w:rsidP="007D37D6">
            <w:pPr>
              <w:pStyle w:val="EngHang"/>
            </w:pPr>
            <w:r>
              <w:t>Our Father, in heaven,</w:t>
            </w:r>
          </w:p>
          <w:p w14:paraId="5E4F9FAC" w14:textId="77777777" w:rsidR="007D37D6" w:rsidRDefault="007D37D6" w:rsidP="007D37D6">
            <w:pPr>
              <w:pStyle w:val="EngHang"/>
            </w:pPr>
            <w:r>
              <w:t>May Your Name be holy.</w:t>
            </w:r>
          </w:p>
          <w:p w14:paraId="2FAD61AD" w14:textId="77777777" w:rsidR="007D37D6" w:rsidRDefault="007D37D6" w:rsidP="007D37D6">
            <w:pPr>
              <w:pStyle w:val="EngHang"/>
            </w:pPr>
            <w:r>
              <w:t>May Your Kingdom come on us,</w:t>
            </w:r>
          </w:p>
          <w:p w14:paraId="455A2A4B" w14:textId="2988FBAC" w:rsidR="007D37D6" w:rsidRDefault="007D37D6" w:rsidP="007D37D6">
            <w:pPr>
              <w:pStyle w:val="EngHangEnd"/>
            </w:pPr>
            <w:r>
              <w:t>For Yours is the glory forever.</w:t>
            </w:r>
          </w:p>
        </w:tc>
        <w:tc>
          <w:tcPr>
            <w:tcW w:w="288" w:type="dxa"/>
          </w:tcPr>
          <w:p w14:paraId="2F1556FD" w14:textId="77777777" w:rsidR="007D37D6" w:rsidRDefault="007D37D6" w:rsidP="007D37D6"/>
        </w:tc>
        <w:tc>
          <w:tcPr>
            <w:tcW w:w="288" w:type="dxa"/>
          </w:tcPr>
          <w:p w14:paraId="60B6F649" w14:textId="77777777" w:rsidR="007D37D6" w:rsidRDefault="007D37D6" w:rsidP="007D37D6">
            <w:pPr>
              <w:pStyle w:val="CopticCross"/>
            </w:pPr>
          </w:p>
        </w:tc>
        <w:tc>
          <w:tcPr>
            <w:tcW w:w="3960" w:type="dxa"/>
          </w:tcPr>
          <w:p w14:paraId="072BB673" w14:textId="77777777" w:rsidR="007D37D6" w:rsidRDefault="007D37D6" w:rsidP="007D37D6">
            <w:pPr>
              <w:pStyle w:val="CopticVersemulti-line"/>
            </w:pPr>
            <w:r>
              <w:t>Ϫⲉ ⲡⲉⲛⲓⲱⲧ ⲉⲧϧⲉⲛ ⲛⲓⲫⲏⲟⲩⲓ:</w:t>
            </w:r>
          </w:p>
          <w:p w14:paraId="33031FC3" w14:textId="77777777" w:rsidR="007D37D6" w:rsidRDefault="007D37D6" w:rsidP="007D37D6">
            <w:pPr>
              <w:pStyle w:val="CopticVersemulti-line"/>
            </w:pPr>
            <w:r>
              <w:t>ⲙⲁⲣⲉϥⲧⲟⲩⲃⲟ ⲛ̀ϫⲉ ⲡⲉⲕⲣⲁⲛ:</w:t>
            </w:r>
          </w:p>
          <w:p w14:paraId="19E64858" w14:textId="77777777" w:rsidR="007D37D6" w:rsidRDefault="007D37D6" w:rsidP="007D37D6">
            <w:pPr>
              <w:pStyle w:val="CopticVersemulti-line"/>
            </w:pPr>
            <w:r>
              <w:t>ⲙⲁⲣⲉⲥⲓ̀ ⲛ̀ϫⲉ ⲧⲉⲕⲙⲉⲧⲟⲩⲣⲟ:</w:t>
            </w:r>
          </w:p>
          <w:p w14:paraId="66132835" w14:textId="32721CE7" w:rsidR="007D37D6" w:rsidRDefault="007D37D6" w:rsidP="007D37D6">
            <w:pPr>
              <w:pStyle w:val="CopticHangingVerse"/>
            </w:pPr>
            <w:r>
              <w:t>ϫⲉ ⲫⲱⲕ ⲡⲉ ⲡⲓⲱ̀ⲟⲩ ϣⲁ ⲛⲓⲉ̀ⲛⲉϩ.</w:t>
            </w:r>
          </w:p>
        </w:tc>
      </w:tr>
    </w:tbl>
    <w:p w14:paraId="37414D37" w14:textId="390EC137" w:rsidR="0009450E" w:rsidRDefault="0009450E" w:rsidP="0009450E">
      <w:pPr>
        <w:pStyle w:val="Rubric"/>
      </w:pPr>
      <w:r>
        <w:t>Conclude: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34E7B" w14:paraId="1589DE6A" w14:textId="77777777" w:rsidTr="00334E7B">
        <w:trPr>
          <w:cantSplit/>
          <w:jc w:val="center"/>
        </w:trPr>
        <w:tc>
          <w:tcPr>
            <w:tcW w:w="288" w:type="dxa"/>
          </w:tcPr>
          <w:p w14:paraId="57F4B7B3" w14:textId="77777777" w:rsidR="00334E7B" w:rsidRDefault="00334E7B" w:rsidP="00334E7B">
            <w:pPr>
              <w:pStyle w:val="CopticCross"/>
            </w:pPr>
          </w:p>
        </w:tc>
        <w:tc>
          <w:tcPr>
            <w:tcW w:w="3960" w:type="dxa"/>
          </w:tcPr>
          <w:p w14:paraId="623842EA" w14:textId="77777777" w:rsidR="00334E7B" w:rsidRDefault="00334E7B" w:rsidP="00334E7B">
            <w:pPr>
              <w:pStyle w:val="EngHang"/>
            </w:pPr>
            <w:r>
              <w:t>Blessed be the Father and the Son</w:t>
            </w:r>
          </w:p>
          <w:p w14:paraId="236BF2A3" w14:textId="77777777" w:rsidR="00334E7B" w:rsidRDefault="00334E7B" w:rsidP="00334E7B">
            <w:pPr>
              <w:pStyle w:val="EngHang"/>
            </w:pPr>
            <w:r>
              <w:t>And the Holy Spirit,</w:t>
            </w:r>
          </w:p>
          <w:p w14:paraId="7F4812B4" w14:textId="77777777" w:rsidR="00334E7B" w:rsidRDefault="00334E7B" w:rsidP="00334E7B">
            <w:pPr>
              <w:pStyle w:val="EngHang"/>
            </w:pPr>
            <w:r>
              <w:t>The pefect Trinity,</w:t>
            </w:r>
          </w:p>
          <w:p w14:paraId="0B028C23" w14:textId="77777777" w:rsidR="00334E7B" w:rsidRDefault="00334E7B" w:rsidP="00334E7B">
            <w:pPr>
              <w:pStyle w:val="EngHang"/>
            </w:pPr>
            <w:r>
              <w:t>We worship Him and glorify Him.</w:t>
            </w:r>
          </w:p>
        </w:tc>
        <w:tc>
          <w:tcPr>
            <w:tcW w:w="288" w:type="dxa"/>
          </w:tcPr>
          <w:p w14:paraId="7BC6E138" w14:textId="77777777" w:rsidR="00334E7B" w:rsidRDefault="00334E7B" w:rsidP="00334E7B"/>
        </w:tc>
        <w:tc>
          <w:tcPr>
            <w:tcW w:w="288" w:type="dxa"/>
          </w:tcPr>
          <w:p w14:paraId="17BB1EA0" w14:textId="77777777" w:rsidR="00334E7B" w:rsidRDefault="00334E7B" w:rsidP="00334E7B">
            <w:pPr>
              <w:pStyle w:val="CopticCross"/>
            </w:pPr>
          </w:p>
        </w:tc>
        <w:tc>
          <w:tcPr>
            <w:tcW w:w="3960" w:type="dxa"/>
          </w:tcPr>
          <w:p w14:paraId="0092AE94" w14:textId="77777777" w:rsidR="00334E7B" w:rsidRDefault="00334E7B" w:rsidP="00334E7B">
            <w:pPr>
              <w:pStyle w:val="CopticVersemulti-line"/>
            </w:pPr>
            <w:r>
              <w:t>Ϫⲉ ϥ̀ⲥ̀ⲙⲁⲣⲱⲟⲩⲧ ⲛ̀ϫⲉ Ⲫⲓⲱⲧ ⲛⲉⲙ Ⲡϣⲏⲣⲓ:</w:t>
            </w:r>
          </w:p>
          <w:p w14:paraId="16401E10" w14:textId="77777777" w:rsidR="00334E7B" w:rsidRDefault="00334E7B" w:rsidP="00334E7B">
            <w:pPr>
              <w:pStyle w:val="CopticVersemulti-line"/>
            </w:pPr>
            <w:r>
              <w:t>ⲛⲉⲙ Ⲡⲓⲡ̀ⲛⲉⲩⲙⲁ ⲉⲑⲟⲩⲁⲃ:</w:t>
            </w:r>
          </w:p>
          <w:p w14:paraId="34CE0B6E" w14:textId="77777777" w:rsidR="00334E7B" w:rsidRDefault="00334E7B" w:rsidP="00334E7B">
            <w:pPr>
              <w:pStyle w:val="CopticVersemulti-line"/>
            </w:pPr>
            <w:r>
              <w:t>Ϯⲧ̀ⲣⲓⲁⲥ ⲉⲧϫⲏⲕ ⲉ̀ⲃⲟⲗ:</w:t>
            </w:r>
          </w:p>
          <w:p w14:paraId="5F99421B" w14:textId="77777777" w:rsidR="00334E7B" w:rsidRDefault="00334E7B" w:rsidP="00334E7B">
            <w:pPr>
              <w:pStyle w:val="CopticVersemulti-line"/>
            </w:pPr>
            <w:r>
              <w:t>ⲧⲉⲛⲟⲩⲱϣⲧ ⲙ̀ⲙⲟⲥ ⲧⲉⲛϯⲱ̀ⲟⲩ ⲛⲁⲥ.</w:t>
            </w:r>
          </w:p>
        </w:tc>
      </w:tr>
    </w:tbl>
    <w:p w14:paraId="60A6EB46" w14:textId="15442916" w:rsidR="000E066F" w:rsidRPr="005E5D5D" w:rsidRDefault="000E066F" w:rsidP="000E066F">
      <w:pPr>
        <w:pStyle w:val="Heading4"/>
        <w:rPr>
          <w:rFonts w:ascii="Arial Unicode MS" w:eastAsia="Arial Unicode MS" w:hAnsi="Arial Unicode MS" w:cs="Arial Unicode MS"/>
          <w:lang w:val="en-US"/>
        </w:rPr>
      </w:pPr>
      <w:r>
        <w:t>The Aspasmos Adam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08298AE1" w14:textId="77777777" w:rsidTr="00AC3FA8">
        <w:trPr>
          <w:cantSplit/>
          <w:jc w:val="center"/>
        </w:trPr>
        <w:tc>
          <w:tcPr>
            <w:tcW w:w="288" w:type="dxa"/>
          </w:tcPr>
          <w:p w14:paraId="7E9CC0C1" w14:textId="77777777" w:rsidR="000E066F" w:rsidRDefault="000E066F" w:rsidP="00AC3FA8">
            <w:pPr>
              <w:pStyle w:val="CopticCross"/>
            </w:pPr>
          </w:p>
        </w:tc>
        <w:tc>
          <w:tcPr>
            <w:tcW w:w="3960" w:type="dxa"/>
          </w:tcPr>
          <w:p w14:paraId="02434F15" w14:textId="68200E89" w:rsidR="000E066F" w:rsidRDefault="000E066F" w:rsidP="00AC3FA8">
            <w:pPr>
              <w:pStyle w:val="EngHang"/>
            </w:pPr>
            <w:r>
              <w:t>For You do not desire</w:t>
            </w:r>
          </w:p>
          <w:p w14:paraId="30DA97E7" w14:textId="76BF7EFA" w:rsidR="000E066F" w:rsidRDefault="000E066F" w:rsidP="00AC3FA8">
            <w:pPr>
              <w:pStyle w:val="EngHang"/>
            </w:pPr>
            <w:r>
              <w:t>The death of a sinner,</w:t>
            </w:r>
          </w:p>
          <w:p w14:paraId="2B773B27" w14:textId="40905591" w:rsidR="000E066F" w:rsidRDefault="000E066F" w:rsidP="00AC3FA8">
            <w:pPr>
              <w:pStyle w:val="EngHang"/>
            </w:pPr>
            <w:r>
              <w:t>But rather that he returns,</w:t>
            </w:r>
          </w:p>
          <w:p w14:paraId="6B3D7B78" w14:textId="050E23CA" w:rsidR="000E066F" w:rsidRDefault="000E066F" w:rsidP="00AC3FA8">
            <w:pPr>
              <w:pStyle w:val="EngHangEnd"/>
            </w:pPr>
            <w:r>
              <w:t>That his soul may live.</w:t>
            </w:r>
          </w:p>
        </w:tc>
        <w:tc>
          <w:tcPr>
            <w:tcW w:w="288" w:type="dxa"/>
          </w:tcPr>
          <w:p w14:paraId="30B69632" w14:textId="77777777" w:rsidR="000E066F" w:rsidRDefault="000E066F" w:rsidP="00AC3FA8"/>
        </w:tc>
        <w:tc>
          <w:tcPr>
            <w:tcW w:w="288" w:type="dxa"/>
          </w:tcPr>
          <w:p w14:paraId="67ACC06C" w14:textId="77777777" w:rsidR="000E066F" w:rsidRDefault="000E066F" w:rsidP="00AC3FA8">
            <w:pPr>
              <w:pStyle w:val="CopticCross"/>
            </w:pPr>
          </w:p>
        </w:tc>
        <w:tc>
          <w:tcPr>
            <w:tcW w:w="3960" w:type="dxa"/>
          </w:tcPr>
          <w:p w14:paraId="1CB6F73A" w14:textId="73F66A52" w:rsidR="000E066F" w:rsidRDefault="000E066F" w:rsidP="00AC3FA8">
            <w:pPr>
              <w:pStyle w:val="CopticVersemulti-line"/>
            </w:pPr>
            <w:r>
              <w:t>Ϫⲉ ⲭ̀ⲟⲩⲱϣ ⲙ̀ⲫ̀ⲙⲟⲩ ⲁⲛ:</w:t>
            </w:r>
          </w:p>
          <w:p w14:paraId="4F59BF2E" w14:textId="55B8782A" w:rsidR="000E066F" w:rsidRDefault="000E066F" w:rsidP="00AC3FA8">
            <w:pPr>
              <w:pStyle w:val="CopticVersemulti-line"/>
            </w:pPr>
            <w:r>
              <w:t>ⲙ̀ⲡⲓⲣⲉϥⲉⲣⲛⲟⲃⲓ:</w:t>
            </w:r>
          </w:p>
          <w:p w14:paraId="20E6BB9A" w14:textId="46333328" w:rsidR="000E066F" w:rsidRDefault="000E066F" w:rsidP="00AC3FA8">
            <w:pPr>
              <w:pStyle w:val="CopticVersemulti-line"/>
            </w:pPr>
            <w:r>
              <w:t>ⲙ̀ⲫ̀ⲣⲏϯ ⲛ̀ⲧⲉϥⲧⲁⲥⲑⲟϥ:</w:t>
            </w:r>
          </w:p>
          <w:p w14:paraId="3237223F" w14:textId="7C959EEA" w:rsidR="000E066F" w:rsidRDefault="000E066F" w:rsidP="00AC3FA8">
            <w:pPr>
              <w:pStyle w:val="CopticHangingVerse"/>
            </w:pPr>
            <w:r>
              <w:t>ⲛ̀ⲧⲉⲥⲱ̀ⲛϧ ⲛ̀ϫⲉ ⲧⲉϥⲯⲩⲭⲏ.</w:t>
            </w:r>
          </w:p>
        </w:tc>
      </w:tr>
      <w:tr w:rsidR="000E066F" w14:paraId="47ED334D" w14:textId="77777777" w:rsidTr="00AC3FA8">
        <w:trPr>
          <w:cantSplit/>
          <w:jc w:val="center"/>
        </w:trPr>
        <w:tc>
          <w:tcPr>
            <w:tcW w:w="288" w:type="dxa"/>
          </w:tcPr>
          <w:p w14:paraId="61CE8737" w14:textId="77777777" w:rsidR="000E066F" w:rsidRDefault="000E066F" w:rsidP="00AC3FA8">
            <w:pPr>
              <w:pStyle w:val="CopticCross"/>
            </w:pPr>
          </w:p>
        </w:tc>
        <w:tc>
          <w:tcPr>
            <w:tcW w:w="3960" w:type="dxa"/>
          </w:tcPr>
          <w:p w14:paraId="69A434F9" w14:textId="77777777" w:rsidR="000E066F" w:rsidRDefault="000E066F" w:rsidP="00AC3FA8">
            <w:pPr>
              <w:pStyle w:val="EngHang"/>
            </w:pPr>
            <w:r>
              <w:t>Restore us, O God,</w:t>
            </w:r>
          </w:p>
          <w:p w14:paraId="2947048E" w14:textId="77777777" w:rsidR="000E066F" w:rsidRDefault="000E066F" w:rsidP="00AC3FA8">
            <w:pPr>
              <w:pStyle w:val="EngHang"/>
            </w:pPr>
            <w:r>
              <w:t>To Your salvation,</w:t>
            </w:r>
          </w:p>
          <w:p w14:paraId="75BE6D52" w14:textId="77777777" w:rsidR="000E066F" w:rsidRDefault="000E066F" w:rsidP="00AC3FA8">
            <w:pPr>
              <w:pStyle w:val="EngHang"/>
            </w:pPr>
            <w:r>
              <w:t>And deal with us,</w:t>
            </w:r>
          </w:p>
          <w:p w14:paraId="4B26388C" w14:textId="18703EFC" w:rsidR="000E066F" w:rsidRDefault="000E066F" w:rsidP="000E066F">
            <w:pPr>
              <w:pStyle w:val="EngHangEnd"/>
            </w:pPr>
            <w:r>
              <w:t>According do Your goodness.</w:t>
            </w:r>
          </w:p>
        </w:tc>
        <w:tc>
          <w:tcPr>
            <w:tcW w:w="288" w:type="dxa"/>
          </w:tcPr>
          <w:p w14:paraId="14543E76" w14:textId="77777777" w:rsidR="000E066F" w:rsidRDefault="000E066F" w:rsidP="00AC3FA8"/>
        </w:tc>
        <w:tc>
          <w:tcPr>
            <w:tcW w:w="288" w:type="dxa"/>
          </w:tcPr>
          <w:p w14:paraId="7EECE20C" w14:textId="77777777" w:rsidR="000E066F" w:rsidRDefault="000E066F" w:rsidP="00AC3FA8">
            <w:pPr>
              <w:pStyle w:val="CopticCross"/>
            </w:pPr>
          </w:p>
        </w:tc>
        <w:tc>
          <w:tcPr>
            <w:tcW w:w="3960" w:type="dxa"/>
          </w:tcPr>
          <w:p w14:paraId="159B0267" w14:textId="77777777" w:rsidR="000E066F" w:rsidRDefault="001D4695" w:rsidP="00AC3FA8">
            <w:pPr>
              <w:pStyle w:val="CopticVersemulti-line"/>
            </w:pPr>
            <w:r>
              <w:t>Ⲙⲁⲧⲁⲥⲑⲟⲛ Ⲫⲛⲟⲩϯ:</w:t>
            </w:r>
          </w:p>
          <w:p w14:paraId="0EFB27BA" w14:textId="77777777" w:rsidR="001D4695" w:rsidRDefault="001D4695" w:rsidP="00AC3FA8">
            <w:pPr>
              <w:pStyle w:val="CopticVersemulti-line"/>
            </w:pPr>
            <w:r>
              <w:t>ⲉ̀ϧⲟⲩⲛ ⲉ̀ⲡⲉⲕⲟⲩϫⲁⲓ:</w:t>
            </w:r>
          </w:p>
          <w:p w14:paraId="59794B41" w14:textId="77777777" w:rsidR="001D4695" w:rsidRDefault="001D4695" w:rsidP="00AC3FA8">
            <w:pPr>
              <w:pStyle w:val="CopticVersemulti-line"/>
            </w:pPr>
            <w:r>
              <w:t>ⲁ̀ⲣⲓⲟⲩⲓ ⲛⲉⲙⲁⲛ:</w:t>
            </w:r>
          </w:p>
          <w:p w14:paraId="60A8D481" w14:textId="0CD0561D" w:rsidR="001D4695" w:rsidRDefault="001D4695" w:rsidP="001D4695">
            <w:pPr>
              <w:pStyle w:val="CopticHangingVerse"/>
            </w:pPr>
            <w:r>
              <w:t>ⲕⲁⲧⲁ ⲧⲉⲕⲙⲉⲧⲁ̀ⲅⲁⲑⲟⲥ.</w:t>
            </w:r>
          </w:p>
        </w:tc>
      </w:tr>
      <w:tr w:rsidR="000E066F" w14:paraId="3B664920" w14:textId="77777777" w:rsidTr="00AC3FA8">
        <w:trPr>
          <w:cantSplit/>
          <w:jc w:val="center"/>
        </w:trPr>
        <w:tc>
          <w:tcPr>
            <w:tcW w:w="288" w:type="dxa"/>
          </w:tcPr>
          <w:p w14:paraId="3CC191DC" w14:textId="77777777" w:rsidR="000E066F" w:rsidRDefault="000E066F" w:rsidP="00AC3FA8">
            <w:pPr>
              <w:pStyle w:val="CopticCross"/>
            </w:pPr>
          </w:p>
        </w:tc>
        <w:tc>
          <w:tcPr>
            <w:tcW w:w="3960" w:type="dxa"/>
          </w:tcPr>
          <w:p w14:paraId="690580A2" w14:textId="77777777" w:rsidR="000E066F" w:rsidRDefault="000E066F" w:rsidP="00AC3FA8">
            <w:pPr>
              <w:pStyle w:val="EngHangEnd"/>
            </w:pPr>
            <w:r>
              <w:t>We ask You, O Son of God…</w:t>
            </w:r>
          </w:p>
        </w:tc>
        <w:tc>
          <w:tcPr>
            <w:tcW w:w="288" w:type="dxa"/>
          </w:tcPr>
          <w:p w14:paraId="1324AD48" w14:textId="77777777" w:rsidR="000E066F" w:rsidRDefault="000E066F" w:rsidP="00AC3FA8"/>
        </w:tc>
        <w:tc>
          <w:tcPr>
            <w:tcW w:w="288" w:type="dxa"/>
          </w:tcPr>
          <w:p w14:paraId="01186240" w14:textId="77777777" w:rsidR="000E066F" w:rsidRDefault="000E066F" w:rsidP="00AC3FA8">
            <w:pPr>
              <w:pStyle w:val="CopticCross"/>
            </w:pPr>
          </w:p>
        </w:tc>
        <w:tc>
          <w:tcPr>
            <w:tcW w:w="3960" w:type="dxa"/>
          </w:tcPr>
          <w:p w14:paraId="1F7DE27B" w14:textId="77777777" w:rsidR="000E066F" w:rsidRDefault="000E066F" w:rsidP="00AC3FA8">
            <w:pPr>
              <w:pStyle w:val="CopticVersemulti-line"/>
            </w:pPr>
            <w:r>
              <w:t>Ⲧⲉⲛϯϩⲟ ⲉ̀ⲣⲟⲕ ⲱ̀ Ⲩⲓⲟⲥ Ⲑⲉⲟⲥ…</w:t>
            </w:r>
          </w:p>
        </w:tc>
      </w:tr>
    </w:tbl>
    <w:p w14:paraId="5E1017B1" w14:textId="127DEC67" w:rsidR="000E066F" w:rsidRPr="001D4695" w:rsidRDefault="000E066F" w:rsidP="000E066F">
      <w:pPr>
        <w:pStyle w:val="Heading4"/>
        <w:rPr>
          <w:rFonts w:ascii="Arial Unicode MS" w:eastAsia="Arial Unicode MS" w:hAnsi="Arial Unicode MS" w:cs="Arial Unicode MS"/>
        </w:rPr>
      </w:pPr>
      <w:r>
        <w:t xml:space="preserve">The Aspasmos Batos Hymn for </w:t>
      </w:r>
      <w:r w:rsidR="001D4695">
        <w:t>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6F" w14:paraId="6254E231" w14:textId="77777777" w:rsidTr="00AC3FA8">
        <w:trPr>
          <w:cantSplit/>
          <w:jc w:val="center"/>
        </w:trPr>
        <w:tc>
          <w:tcPr>
            <w:tcW w:w="288" w:type="dxa"/>
          </w:tcPr>
          <w:p w14:paraId="2A69D956" w14:textId="77777777" w:rsidR="000E066F" w:rsidRDefault="000E066F" w:rsidP="00AC3FA8">
            <w:pPr>
              <w:pStyle w:val="CopticCross"/>
            </w:pPr>
          </w:p>
        </w:tc>
        <w:tc>
          <w:tcPr>
            <w:tcW w:w="3960" w:type="dxa"/>
          </w:tcPr>
          <w:p w14:paraId="64404504" w14:textId="7C761CCB" w:rsidR="000E066F" w:rsidRDefault="001D4695" w:rsidP="00AC3FA8">
            <w:pPr>
              <w:pStyle w:val="EngHang"/>
            </w:pPr>
            <w:r>
              <w:t>I know that You are good,</w:t>
            </w:r>
          </w:p>
          <w:p w14:paraId="5A3B8837" w14:textId="207BDC16" w:rsidR="001D4695" w:rsidRDefault="001D4695" w:rsidP="00AC3FA8">
            <w:pPr>
              <w:pStyle w:val="EngHang"/>
            </w:pPr>
            <w:r>
              <w:t>Compassionate, and merciful.</w:t>
            </w:r>
          </w:p>
          <w:p w14:paraId="4AB6EB2B" w14:textId="5A224470" w:rsidR="001D4695" w:rsidRDefault="001D4695" w:rsidP="00AC3FA8">
            <w:pPr>
              <w:pStyle w:val="EngHang"/>
            </w:pPr>
            <w:r>
              <w:t>Remember me in Your mercy,</w:t>
            </w:r>
          </w:p>
          <w:p w14:paraId="10A49CCC" w14:textId="17AB4708" w:rsidR="000E066F" w:rsidRDefault="001D4695" w:rsidP="00AC3FA8">
            <w:pPr>
              <w:pStyle w:val="EngHangEnd"/>
            </w:pPr>
            <w:r>
              <w:t>To the ages of the ages</w:t>
            </w:r>
            <w:r w:rsidR="000E066F">
              <w:t>.</w:t>
            </w:r>
          </w:p>
        </w:tc>
        <w:tc>
          <w:tcPr>
            <w:tcW w:w="288" w:type="dxa"/>
          </w:tcPr>
          <w:p w14:paraId="161FF8A2" w14:textId="77777777" w:rsidR="000E066F" w:rsidRDefault="000E066F" w:rsidP="00AC3FA8"/>
        </w:tc>
        <w:tc>
          <w:tcPr>
            <w:tcW w:w="288" w:type="dxa"/>
          </w:tcPr>
          <w:p w14:paraId="63920D01" w14:textId="77777777" w:rsidR="000E066F" w:rsidRDefault="000E066F" w:rsidP="00AC3FA8">
            <w:pPr>
              <w:pStyle w:val="CopticCross"/>
            </w:pPr>
          </w:p>
        </w:tc>
        <w:tc>
          <w:tcPr>
            <w:tcW w:w="3960" w:type="dxa"/>
          </w:tcPr>
          <w:p w14:paraId="076AF8FF" w14:textId="48FEE9C0" w:rsidR="000E066F" w:rsidRDefault="001D4695" w:rsidP="00AC3FA8">
            <w:pPr>
              <w:pStyle w:val="CopticVersemulti-line"/>
            </w:pPr>
            <w:r>
              <w:t>Ϯⲥⲱⲟⲩⲛ ϫⲉ ⲛ̀ⲑⲟⲕ ⲟⲩⲁ̀ⲅⲁⲑⲟⲥ:</w:t>
            </w:r>
          </w:p>
          <w:p w14:paraId="765A3A9F" w14:textId="014B0BAF" w:rsidR="001D4695" w:rsidRDefault="001D4695" w:rsidP="00AC3FA8">
            <w:pPr>
              <w:pStyle w:val="CopticVersemulti-line"/>
            </w:pPr>
            <w:r>
              <w:t>ⲛ̀ⲣⲉϥϣⲉⲛϩⲏⲧ ⲟⲩⲟϩ ⲛ̀ⲛⲁⲏⲧ:</w:t>
            </w:r>
          </w:p>
          <w:p w14:paraId="370BD87F" w14:textId="5629BC46" w:rsidR="001D4695" w:rsidRDefault="001D4695" w:rsidP="00AC3FA8">
            <w:pPr>
              <w:pStyle w:val="CopticVersemulti-line"/>
            </w:pPr>
            <w:r>
              <w:t>ⲁ̀ⲣⲓⲡⲁⲙⲉⲩⲓ̀ ϧⲉⲛ ⲡⲉⲕⲛⲁⲓ:</w:t>
            </w:r>
          </w:p>
          <w:p w14:paraId="2DDF15D2" w14:textId="024A00E5" w:rsidR="000E066F" w:rsidRDefault="001D4695" w:rsidP="00AC3FA8">
            <w:pPr>
              <w:pStyle w:val="CopticHangingVerse"/>
            </w:pPr>
            <w:r>
              <w:t>ϣⲁ ⲉ̀ⲛⲉϩ ⲛ̀ⲧⲉ ⲛⲓⲉ̀ⲛⲉϩ</w:t>
            </w:r>
            <w:r w:rsidR="000E066F">
              <w:t xml:space="preserve">. </w:t>
            </w:r>
          </w:p>
        </w:tc>
      </w:tr>
      <w:tr w:rsidR="000E066F" w14:paraId="6B68A3EB" w14:textId="77777777" w:rsidTr="00AC3FA8">
        <w:trPr>
          <w:cantSplit/>
          <w:jc w:val="center"/>
        </w:trPr>
        <w:tc>
          <w:tcPr>
            <w:tcW w:w="288" w:type="dxa"/>
          </w:tcPr>
          <w:p w14:paraId="6D7667E3" w14:textId="77777777" w:rsidR="000E066F" w:rsidRDefault="000E066F" w:rsidP="00AC3FA8">
            <w:pPr>
              <w:pStyle w:val="CopticCross"/>
            </w:pPr>
          </w:p>
        </w:tc>
        <w:tc>
          <w:tcPr>
            <w:tcW w:w="3960" w:type="dxa"/>
          </w:tcPr>
          <w:p w14:paraId="4825D231" w14:textId="3D5C8EA5" w:rsidR="000E066F" w:rsidRDefault="001D4695" w:rsidP="00AC3FA8">
            <w:pPr>
              <w:pStyle w:val="EngHang"/>
            </w:pPr>
            <w:r>
              <w:t>I ask You, O My Lord Jesus,</w:t>
            </w:r>
          </w:p>
          <w:p w14:paraId="22D92211" w14:textId="57BD1ECF" w:rsidR="001D4695" w:rsidRDefault="001D4695" w:rsidP="00AC3FA8">
            <w:pPr>
              <w:pStyle w:val="EngHang"/>
            </w:pPr>
            <w:r>
              <w:t>Rebuke Me, but not in Your anger,</w:t>
            </w:r>
          </w:p>
          <w:p w14:paraId="0D53DF91" w14:textId="262C4396" w:rsidR="001D4695" w:rsidRDefault="001D4695" w:rsidP="00AC3FA8">
            <w:pPr>
              <w:pStyle w:val="EngHang"/>
            </w:pPr>
            <w:r>
              <w:t>Do not reprove my ignorances</w:t>
            </w:r>
          </w:p>
          <w:p w14:paraId="6DFD7F75" w14:textId="218E8ACE" w:rsidR="000E066F" w:rsidRDefault="001D4695" w:rsidP="00AC3FA8">
            <w:pPr>
              <w:pStyle w:val="EngHangEnd"/>
            </w:pPr>
            <w:r>
              <w:t>In Your wrath</w:t>
            </w:r>
            <w:r w:rsidR="000E066F">
              <w:t>.</w:t>
            </w:r>
          </w:p>
        </w:tc>
        <w:tc>
          <w:tcPr>
            <w:tcW w:w="288" w:type="dxa"/>
          </w:tcPr>
          <w:p w14:paraId="310FADA8" w14:textId="77777777" w:rsidR="000E066F" w:rsidRDefault="000E066F" w:rsidP="00AC3FA8"/>
        </w:tc>
        <w:tc>
          <w:tcPr>
            <w:tcW w:w="288" w:type="dxa"/>
          </w:tcPr>
          <w:p w14:paraId="4185CD23" w14:textId="77777777" w:rsidR="000E066F" w:rsidRDefault="000E066F" w:rsidP="00AC3FA8">
            <w:pPr>
              <w:pStyle w:val="CopticCross"/>
            </w:pPr>
          </w:p>
        </w:tc>
        <w:tc>
          <w:tcPr>
            <w:tcW w:w="3960" w:type="dxa"/>
          </w:tcPr>
          <w:p w14:paraId="6F2D2A0B" w14:textId="77777777" w:rsidR="001D4695" w:rsidRDefault="001D4695" w:rsidP="00AC3FA8">
            <w:pPr>
              <w:pStyle w:val="CopticVersemulti-line"/>
            </w:pPr>
            <w:r>
              <w:t>Ϯⲧⲱⲃϩ ⲙ̀ⲙⲟⲕ ⲱ̀ Ⲡⲁϭⲟⲓⲥ Ⲓⲏⲥⲟⲩⲥ</w:t>
            </w:r>
          </w:p>
          <w:p w14:paraId="3D2A8591" w14:textId="77777777" w:rsidR="001D4695" w:rsidRDefault="001D4695" w:rsidP="00AC3FA8">
            <w:pPr>
              <w:pStyle w:val="CopticVersemulti-line"/>
            </w:pPr>
            <w:r>
              <w:t>ⲙ̀ⲡⲉⲣⲥⲟϩⲓ ⲙ̀ⲙⲟⲓ ϧⲉⲛ ⲡⲉⲕϫⲱⲛⲧ</w:t>
            </w:r>
          </w:p>
          <w:p w14:paraId="656D41F2" w14:textId="77777777" w:rsidR="001D4695" w:rsidRDefault="001D4695" w:rsidP="00AC3FA8">
            <w:pPr>
              <w:pStyle w:val="CopticVersemulti-line"/>
            </w:pPr>
            <w:r>
              <w:t>ⲟⲩⲇⲉ ⲟⲛ ϧⲉⲛ ⲡⲉⲕⲙ̀ⲃⲟⲛ</w:t>
            </w:r>
          </w:p>
          <w:p w14:paraId="74F78043" w14:textId="202FD0E2" w:rsidR="000E066F" w:rsidRDefault="001D4695" w:rsidP="001D4695">
            <w:pPr>
              <w:pStyle w:val="CopticHangingVerse"/>
            </w:pPr>
            <w:r>
              <w:t>ⲙ̀ⲡⲉⲣϯ ⲥ̀ⲃⲱ ⲛ̀ⲧⲁⲙⲉⲧⲁⲧⲉ̀ⲙⲓ.</w:t>
            </w:r>
          </w:p>
          <w:p w14:paraId="56007A82" w14:textId="3EBD41CA" w:rsidR="000E066F" w:rsidRDefault="000E066F" w:rsidP="001D4695">
            <w:pPr>
              <w:pStyle w:val="CopticHangingVerse"/>
              <w:ind w:left="0" w:firstLine="0"/>
            </w:pPr>
          </w:p>
        </w:tc>
      </w:tr>
      <w:tr w:rsidR="001D4695" w14:paraId="0C79F8BB" w14:textId="77777777" w:rsidTr="00AC3FA8">
        <w:trPr>
          <w:cantSplit/>
          <w:jc w:val="center"/>
        </w:trPr>
        <w:tc>
          <w:tcPr>
            <w:tcW w:w="288" w:type="dxa"/>
          </w:tcPr>
          <w:p w14:paraId="6F3AE613" w14:textId="77777777" w:rsidR="001D4695" w:rsidRDefault="001D4695" w:rsidP="00AC3FA8">
            <w:pPr>
              <w:pStyle w:val="CopticCross"/>
            </w:pPr>
          </w:p>
        </w:tc>
        <w:tc>
          <w:tcPr>
            <w:tcW w:w="3960" w:type="dxa"/>
          </w:tcPr>
          <w:p w14:paraId="257FF806" w14:textId="77777777" w:rsidR="001D4695" w:rsidRDefault="001D4695" w:rsidP="00AC3FA8">
            <w:pPr>
              <w:pStyle w:val="EngHang"/>
            </w:pPr>
            <w:r>
              <w:t>Alleluia, Alleluia, Alleluia.</w:t>
            </w:r>
          </w:p>
          <w:p w14:paraId="5230F17B" w14:textId="77777777" w:rsidR="001D4695" w:rsidRDefault="001D4695" w:rsidP="00AC3FA8">
            <w:pPr>
              <w:pStyle w:val="EngHang"/>
            </w:pPr>
            <w:r>
              <w:t>Christ fasted for us,</w:t>
            </w:r>
          </w:p>
          <w:p w14:paraId="344E7061" w14:textId="77777777" w:rsidR="001D4695" w:rsidRDefault="001D4695" w:rsidP="00AC3FA8">
            <w:pPr>
              <w:pStyle w:val="EngHang"/>
            </w:pPr>
            <w:r>
              <w:t>Forty days and forty nights.</w:t>
            </w:r>
          </w:p>
          <w:p w14:paraId="41994AA2" w14:textId="021100DE" w:rsidR="001D4695" w:rsidRDefault="001D4695" w:rsidP="001D4695">
            <w:pPr>
              <w:pStyle w:val="EngHangEnd"/>
            </w:pPr>
            <w:r>
              <w:t>Have mercy on us according to Your great mercy.</w:t>
            </w:r>
          </w:p>
        </w:tc>
        <w:tc>
          <w:tcPr>
            <w:tcW w:w="288" w:type="dxa"/>
          </w:tcPr>
          <w:p w14:paraId="30D0F9B3" w14:textId="77777777" w:rsidR="001D4695" w:rsidRDefault="001D4695" w:rsidP="00AC3FA8"/>
        </w:tc>
        <w:tc>
          <w:tcPr>
            <w:tcW w:w="288" w:type="dxa"/>
          </w:tcPr>
          <w:p w14:paraId="5C08217E" w14:textId="77777777" w:rsidR="001D4695" w:rsidRDefault="001D4695" w:rsidP="00AC3FA8">
            <w:pPr>
              <w:pStyle w:val="CopticCross"/>
            </w:pPr>
          </w:p>
        </w:tc>
        <w:tc>
          <w:tcPr>
            <w:tcW w:w="3960" w:type="dxa"/>
          </w:tcPr>
          <w:p w14:paraId="0B27B44D" w14:textId="77777777" w:rsidR="001D4695" w:rsidRDefault="001D4695" w:rsidP="00AC3FA8">
            <w:pPr>
              <w:pStyle w:val="CopticVersemulti-line"/>
            </w:pPr>
            <w:r>
              <w:t>Ⲁⲗⲗⲏⲗⲟⲩⲓⲁ: ⲁⲗⲗⲏⲗⲟⲩⲓⲁ: ⲁⲗⲗⲏⲗⲟⲩⲓⲁ.</w:t>
            </w:r>
          </w:p>
          <w:p w14:paraId="7964CE23" w14:textId="77777777" w:rsidR="001D4695" w:rsidRDefault="001D4695" w:rsidP="00AC3FA8">
            <w:pPr>
              <w:pStyle w:val="CopticVersemulti-line"/>
            </w:pPr>
            <w:r>
              <w:t>Ⲡⲓⲭ̀ⲣⲓⲥⲧⲟⲥ ⲁϥⲉⲣⲛⲏⲥⲧⲉⲩⲓⲛ ⲉ̀ϩ̀ⲣⲏⲓ ⲉ̀ϫⲱⲛ:</w:t>
            </w:r>
          </w:p>
          <w:p w14:paraId="111A84EB" w14:textId="77777777" w:rsidR="001D4695" w:rsidRDefault="001D4695" w:rsidP="00AC3FA8">
            <w:pPr>
              <w:pStyle w:val="CopticVersemulti-line"/>
            </w:pPr>
            <w:r>
              <w:t>ⲛ̀ϩ̀ⲙⲉ ⲛ̀ⲉ̀ϩⲟⲟⲩ ⲛⲉⲙ ϩ̀ⲙⲉ ⲛ̀ⲉ̀ϫⲱⲣϩ:</w:t>
            </w:r>
          </w:p>
          <w:p w14:paraId="3EF9B3F8" w14:textId="3C9D3575" w:rsidR="001D4695" w:rsidRDefault="001D4695" w:rsidP="001D4695">
            <w:pPr>
              <w:pStyle w:val="CopticHangingVerse"/>
            </w:pPr>
            <w:r>
              <w:t>ⲛⲁⲓ ⲛⲁⲛ ⲕⲁⲧⲁ ⲡⲉⲕⲛⲓϣϯ ⲛ̀ⲛⲁⲓ.</w:t>
            </w:r>
          </w:p>
        </w:tc>
      </w:tr>
    </w:tbl>
    <w:p w14:paraId="2EA6CBB8" w14:textId="4717DC07" w:rsidR="008C6F4C" w:rsidRDefault="008C6F4C" w:rsidP="008C6F4C">
      <w:pPr>
        <w:pStyle w:val="Heading4"/>
      </w:pPr>
      <w:r>
        <w:t>The End of Service Hymn for Great Lent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C6F4C" w14:paraId="7CFC8D02" w14:textId="77777777" w:rsidTr="008C6F4C">
        <w:trPr>
          <w:cantSplit/>
          <w:jc w:val="center"/>
        </w:trPr>
        <w:tc>
          <w:tcPr>
            <w:tcW w:w="288" w:type="dxa"/>
          </w:tcPr>
          <w:p w14:paraId="4FE22949" w14:textId="77777777" w:rsidR="008C6F4C" w:rsidRDefault="008C6F4C" w:rsidP="008C6F4C">
            <w:pPr>
              <w:pStyle w:val="CopticCross"/>
            </w:pPr>
          </w:p>
        </w:tc>
        <w:tc>
          <w:tcPr>
            <w:tcW w:w="3960" w:type="dxa"/>
          </w:tcPr>
          <w:p w14:paraId="3256AE63" w14:textId="77777777" w:rsidR="008C6F4C" w:rsidRDefault="008C6F4C" w:rsidP="008C6F4C">
            <w:pPr>
              <w:pStyle w:val="EngHangEnd"/>
            </w:pPr>
            <w:r>
              <w:t xml:space="preserve">Amen. Alleluia… </w:t>
            </w:r>
          </w:p>
        </w:tc>
        <w:tc>
          <w:tcPr>
            <w:tcW w:w="288" w:type="dxa"/>
          </w:tcPr>
          <w:p w14:paraId="426CCFC6" w14:textId="77777777" w:rsidR="008C6F4C" w:rsidRDefault="008C6F4C" w:rsidP="008C6F4C"/>
        </w:tc>
        <w:tc>
          <w:tcPr>
            <w:tcW w:w="288" w:type="dxa"/>
          </w:tcPr>
          <w:p w14:paraId="636BC787" w14:textId="77777777" w:rsidR="008C6F4C" w:rsidRDefault="008C6F4C" w:rsidP="008C6F4C">
            <w:pPr>
              <w:pStyle w:val="CopticCross"/>
            </w:pPr>
          </w:p>
        </w:tc>
        <w:tc>
          <w:tcPr>
            <w:tcW w:w="3960" w:type="dxa"/>
          </w:tcPr>
          <w:p w14:paraId="38D275C3" w14:textId="77777777" w:rsidR="008C6F4C" w:rsidRPr="00C35319" w:rsidRDefault="008C6F4C" w:rsidP="008C6F4C">
            <w:pPr>
              <w:pStyle w:val="CopticVersemulti-line"/>
            </w:pPr>
            <w:r>
              <w:t>Ⲁⲙⲏⲛ, ⲁⲗⲗⲏⲗⲟⲩⲓⲁ…</w:t>
            </w:r>
          </w:p>
        </w:tc>
      </w:tr>
      <w:tr w:rsidR="008C6F4C" w14:paraId="39972E10" w14:textId="77777777" w:rsidTr="008C6F4C">
        <w:trPr>
          <w:cantSplit/>
          <w:jc w:val="center"/>
        </w:trPr>
        <w:tc>
          <w:tcPr>
            <w:tcW w:w="288" w:type="dxa"/>
          </w:tcPr>
          <w:p w14:paraId="7FBA7764" w14:textId="77777777" w:rsidR="008C6F4C" w:rsidRDefault="008C6F4C" w:rsidP="008C6F4C">
            <w:pPr>
              <w:pStyle w:val="CopticCross"/>
            </w:pPr>
          </w:p>
        </w:tc>
        <w:tc>
          <w:tcPr>
            <w:tcW w:w="3960" w:type="dxa"/>
          </w:tcPr>
          <w:p w14:paraId="0DC63BEE" w14:textId="77777777" w:rsidR="00CC39D4" w:rsidRDefault="00CC39D4" w:rsidP="00CC39D4">
            <w:pPr>
              <w:pStyle w:val="EngHang"/>
            </w:pPr>
            <w:r>
              <w:t>“Our Lord Jesus Christ,</w:t>
            </w:r>
          </w:p>
          <w:p w14:paraId="64D370B6" w14:textId="77777777" w:rsidR="00CC39D4" w:rsidRDefault="00CC39D4" w:rsidP="00CC39D4">
            <w:pPr>
              <w:pStyle w:val="EngHang"/>
            </w:pPr>
            <w:r>
              <w:t>fasted on our behalf,</w:t>
            </w:r>
          </w:p>
          <w:p w14:paraId="19D54B84" w14:textId="77777777" w:rsidR="00CC39D4" w:rsidRDefault="00CC39D4" w:rsidP="00CC39D4">
            <w:pPr>
              <w:pStyle w:val="EngHang"/>
            </w:pPr>
            <w:r>
              <w:t>forty days and forty nights,</w:t>
            </w:r>
          </w:p>
          <w:p w14:paraId="2F83264C" w14:textId="7542AC34" w:rsidR="008C6F4C" w:rsidRPr="008D031F" w:rsidRDefault="00CC39D4" w:rsidP="00CC39D4">
            <w:pPr>
              <w:pStyle w:val="EngHangEnd"/>
            </w:pPr>
            <w:r>
              <w:t>to save us from our sins.”</w:t>
            </w:r>
          </w:p>
        </w:tc>
        <w:tc>
          <w:tcPr>
            <w:tcW w:w="288" w:type="dxa"/>
          </w:tcPr>
          <w:p w14:paraId="55610BE6" w14:textId="77777777" w:rsidR="008C6F4C" w:rsidRDefault="008C6F4C" w:rsidP="008C6F4C"/>
        </w:tc>
        <w:tc>
          <w:tcPr>
            <w:tcW w:w="288" w:type="dxa"/>
          </w:tcPr>
          <w:p w14:paraId="07124BAD" w14:textId="77777777" w:rsidR="008C6F4C" w:rsidRDefault="008C6F4C" w:rsidP="008C6F4C">
            <w:pPr>
              <w:pStyle w:val="CopticCross"/>
            </w:pPr>
          </w:p>
        </w:tc>
        <w:tc>
          <w:tcPr>
            <w:tcW w:w="3960" w:type="dxa"/>
          </w:tcPr>
          <w:p w14:paraId="774AD720" w14:textId="77777777" w:rsidR="008C6F4C" w:rsidRDefault="00CC39D4" w:rsidP="00CC39D4">
            <w:pPr>
              <w:pStyle w:val="CopticVersemulti-line"/>
            </w:pPr>
            <w:r>
              <w:t>Ⲡⲉⲛ ϭⲟⲓⲥ Ⲓⲥⲟⲩⲥ Ⲡⲓⲭ̀ⲣⲓⲥⲧⲟⲥ</w:t>
            </w:r>
            <w:r w:rsidR="008C6F4C">
              <w:t>:</w:t>
            </w:r>
          </w:p>
          <w:p w14:paraId="13F0F5D7" w14:textId="77777777" w:rsidR="00CC39D4" w:rsidRDefault="00CC39D4" w:rsidP="00CC39D4">
            <w:pPr>
              <w:pStyle w:val="CopticVersemulti-line"/>
            </w:pPr>
            <w:r>
              <w:t>ⲫⲏⲉ̀ⲧⲁϥⲉⲣⲛⲏⲥⲧⲉⲩⲓⲛ ⲉ̀ϩ̀ⲣⲏⲓ ⲉ̀ϫⲱⲛ</w:t>
            </w:r>
          </w:p>
          <w:p w14:paraId="5CC84892" w14:textId="77777777" w:rsidR="00CC39D4" w:rsidRDefault="00CC39D4" w:rsidP="00CC39D4">
            <w:pPr>
              <w:pStyle w:val="CopticVersemulti-line"/>
            </w:pPr>
            <w:r>
              <w:t>ⲛ̀ϩ̀ⲙⲉ ⲛ̀ⲉ̀ϩⲟⲟⲩ ⲛⲉⲙ ϩ̀ⲙⲉ ⲛ̀ⲉ̀ϫⲱⲣϩ:</w:t>
            </w:r>
          </w:p>
          <w:p w14:paraId="63EDEC82" w14:textId="024A701C" w:rsidR="00CC39D4" w:rsidRDefault="00CC39D4" w:rsidP="00CC39D4">
            <w:pPr>
              <w:pStyle w:val="CopticHangingVerse"/>
            </w:pPr>
            <w:r>
              <w:t>ϣⲁ ⲛ̀ⲧⲉϥⲥⲟⲧⲧⲉⲛ ϧⲉⲛ ⲛⲉⲛⲛⲟⲃⲓ.</w:t>
            </w:r>
          </w:p>
        </w:tc>
      </w:tr>
      <w:tr w:rsidR="008C6F4C" w14:paraId="03A4FEAF" w14:textId="77777777" w:rsidTr="008C6F4C">
        <w:trPr>
          <w:cantSplit/>
          <w:jc w:val="center"/>
        </w:trPr>
        <w:tc>
          <w:tcPr>
            <w:tcW w:w="288" w:type="dxa"/>
          </w:tcPr>
          <w:p w14:paraId="77CEF8CC" w14:textId="77777777" w:rsidR="008C6F4C" w:rsidRDefault="008C6F4C" w:rsidP="008C6F4C">
            <w:pPr>
              <w:pStyle w:val="CopticCross"/>
            </w:pPr>
          </w:p>
        </w:tc>
        <w:tc>
          <w:tcPr>
            <w:tcW w:w="3960" w:type="dxa"/>
          </w:tcPr>
          <w:p w14:paraId="5A2B93E8" w14:textId="77777777" w:rsidR="008C6F4C" w:rsidRDefault="008C6F4C" w:rsidP="008C6F4C">
            <w:pPr>
              <w:pStyle w:val="EngHang"/>
            </w:pPr>
            <w:r>
              <w:t>Save us and have mercy upon us…</w:t>
            </w:r>
          </w:p>
        </w:tc>
        <w:tc>
          <w:tcPr>
            <w:tcW w:w="288" w:type="dxa"/>
          </w:tcPr>
          <w:p w14:paraId="54D61767" w14:textId="77777777" w:rsidR="008C6F4C" w:rsidRDefault="008C6F4C" w:rsidP="008C6F4C"/>
        </w:tc>
        <w:tc>
          <w:tcPr>
            <w:tcW w:w="288" w:type="dxa"/>
          </w:tcPr>
          <w:p w14:paraId="344CA861" w14:textId="77777777" w:rsidR="008C6F4C" w:rsidRDefault="008C6F4C" w:rsidP="008C6F4C">
            <w:pPr>
              <w:pStyle w:val="CopticCross"/>
            </w:pPr>
          </w:p>
        </w:tc>
        <w:tc>
          <w:tcPr>
            <w:tcW w:w="3960" w:type="dxa"/>
          </w:tcPr>
          <w:p w14:paraId="7BE46288" w14:textId="77777777" w:rsidR="008C6F4C" w:rsidRDefault="008C6F4C" w:rsidP="008C6F4C">
            <w:pPr>
              <w:pStyle w:val="CopticVerse"/>
            </w:pPr>
            <w:r>
              <w:t>Ⲥⲟϯ ⲙ̀ⲙⲟⲛ ⲟⲩⲟϩ ⲛⲁⲓ ⲛⲁⲛ…</w:t>
            </w:r>
          </w:p>
        </w:tc>
      </w:tr>
    </w:tbl>
    <w:p w14:paraId="7F14936A" w14:textId="77777777" w:rsidR="00495F1A" w:rsidRDefault="00495F1A" w:rsidP="00495F1A">
      <w:pPr>
        <w:pStyle w:val="Heading3"/>
      </w:pPr>
      <w:r>
        <w:t>Lazarus Saturday</w:t>
      </w:r>
      <w:bookmarkEnd w:id="2012"/>
      <w:bookmarkEnd w:id="2013"/>
      <w:bookmarkEnd w:id="2014"/>
      <w:bookmarkEnd w:id="2015"/>
    </w:p>
    <w:p w14:paraId="536840DE" w14:textId="77777777" w:rsidR="00EC2AEB" w:rsidRPr="001E5E16" w:rsidRDefault="00EC2AEB" w:rsidP="00EC2AEB">
      <w:pPr>
        <w:pStyle w:val="Heading4"/>
      </w:pPr>
      <w:bookmarkStart w:id="2016" w:name="_Ref434478195"/>
      <w:r>
        <w:t>The Doxology</w:t>
      </w:r>
      <w:r w:rsidR="00E21EA3">
        <w:t xml:space="preserve"> for Lazarus Saturday</w:t>
      </w:r>
      <w:bookmarkEnd w:id="20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lastRenderedPageBreak/>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2017" w:name="_Ref434476394"/>
      <w:r>
        <w:t>The Psali Batos</w:t>
      </w:r>
      <w:r w:rsidR="006C1B94">
        <w:t xml:space="preserve"> for Lazarus Saturday</w:t>
      </w:r>
      <w:bookmarkEnd w:id="20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2018"/>
            <w:r>
              <w:t>With glory befitting You</w:t>
            </w:r>
            <w:commentRangeEnd w:id="2018"/>
            <w:r>
              <w:rPr>
                <w:rStyle w:val="CommentReference"/>
              </w:rPr>
              <w:commentReference w:id="20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lastRenderedPageBreak/>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lastRenderedPageBreak/>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2019" w:name="_Toc410196231"/>
      <w:bookmarkStart w:id="2020" w:name="_Toc410196473"/>
      <w:bookmarkStart w:id="2021" w:name="_Toc410196975"/>
      <w:bookmarkStart w:id="2022" w:name="_Toc479145674"/>
      <w:r>
        <w:t>Palm Sunday</w:t>
      </w:r>
      <w:bookmarkEnd w:id="2019"/>
      <w:bookmarkEnd w:id="2020"/>
      <w:bookmarkEnd w:id="2021"/>
      <w:bookmarkEnd w:id="2022"/>
    </w:p>
    <w:p w14:paraId="1C79214B" w14:textId="452580E2" w:rsidR="00B91DD6" w:rsidRPr="00B91DD6" w:rsidRDefault="00B91DD6" w:rsidP="00B91DD6">
      <w:pPr>
        <w:pStyle w:val="Heading4"/>
        <w:rPr>
          <w:rFonts w:ascii="Arial Unicode MS" w:eastAsia="Arial Unicode MS" w:hAnsi="Arial Unicode MS" w:cs="Arial Unicode MS"/>
        </w:rPr>
      </w:pPr>
      <w:bookmarkStart w:id="2023" w:name="_Ref434478217"/>
      <w:r>
        <w:t>The Verses of Cymbals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91DD6" w14:paraId="62C89D43" w14:textId="77777777" w:rsidTr="00B91DD6">
        <w:trPr>
          <w:cantSplit/>
          <w:jc w:val="center"/>
        </w:trPr>
        <w:tc>
          <w:tcPr>
            <w:tcW w:w="288" w:type="dxa"/>
          </w:tcPr>
          <w:p w14:paraId="6DFEEC12" w14:textId="77777777" w:rsidR="00B91DD6" w:rsidRDefault="00B91DD6" w:rsidP="00B91DD6">
            <w:pPr>
              <w:pStyle w:val="CopticCross"/>
            </w:pPr>
          </w:p>
        </w:tc>
        <w:tc>
          <w:tcPr>
            <w:tcW w:w="3960" w:type="dxa"/>
          </w:tcPr>
          <w:p w14:paraId="78CC83C0" w14:textId="5B212D15" w:rsidR="00B91DD6" w:rsidRDefault="00B91DD6" w:rsidP="00B91DD6">
            <w:pPr>
              <w:pStyle w:val="EngHang"/>
            </w:pPr>
            <w:r>
              <w:t>Hosanna in the highest,</w:t>
            </w:r>
          </w:p>
          <w:p w14:paraId="22CB6E20" w14:textId="4D77CE08" w:rsidR="00B91DD6" w:rsidRDefault="00B91DD6" w:rsidP="00B91DD6">
            <w:pPr>
              <w:pStyle w:val="EngHang"/>
            </w:pPr>
            <w:r>
              <w:t>This is the King of Israel.</w:t>
            </w:r>
          </w:p>
          <w:p w14:paraId="0827DE67" w14:textId="50989EA8" w:rsidR="00B91DD6" w:rsidRDefault="00B91DD6" w:rsidP="00B91DD6">
            <w:pPr>
              <w:pStyle w:val="EngHang"/>
            </w:pPr>
            <w:r>
              <w:t>Blessed is He who comes</w:t>
            </w:r>
          </w:p>
          <w:p w14:paraId="58E74F9D" w14:textId="788FD67B" w:rsidR="00B91DD6" w:rsidRDefault="00B91DD6" w:rsidP="00B91DD6">
            <w:pPr>
              <w:pStyle w:val="EngHangEnd"/>
            </w:pPr>
            <w:r>
              <w:t>In the Name of the Lord of Hosts.</w:t>
            </w:r>
          </w:p>
        </w:tc>
        <w:tc>
          <w:tcPr>
            <w:tcW w:w="288" w:type="dxa"/>
          </w:tcPr>
          <w:p w14:paraId="3CE62568" w14:textId="77777777" w:rsidR="00B91DD6" w:rsidRDefault="00B91DD6" w:rsidP="00B91DD6"/>
        </w:tc>
        <w:tc>
          <w:tcPr>
            <w:tcW w:w="288" w:type="dxa"/>
          </w:tcPr>
          <w:p w14:paraId="6435EBC8" w14:textId="77777777" w:rsidR="00B91DD6" w:rsidRDefault="00B91DD6" w:rsidP="00B91DD6">
            <w:pPr>
              <w:pStyle w:val="CopticCross"/>
            </w:pPr>
          </w:p>
        </w:tc>
        <w:tc>
          <w:tcPr>
            <w:tcW w:w="3960" w:type="dxa"/>
          </w:tcPr>
          <w:p w14:paraId="652E84EA" w14:textId="44C575DA" w:rsidR="00B91DD6" w:rsidRDefault="00B91DD6" w:rsidP="00B91DD6">
            <w:pPr>
              <w:pStyle w:val="CopticVersemulti-line"/>
            </w:pPr>
            <w:r>
              <w:t>Ⲱⲥⲁⲛⲁ ϧⲉⲛ ⲛⲏⲉⲧϭⲟⲥⲓ:</w:t>
            </w:r>
          </w:p>
          <w:p w14:paraId="6647086E" w14:textId="5BBC2A46" w:rsidR="00B91DD6" w:rsidRDefault="00B91DD6" w:rsidP="00B91DD6">
            <w:pPr>
              <w:pStyle w:val="CopticVersemulti-line"/>
            </w:pPr>
            <w:r>
              <w:t>ⲫⲁⲓ ⲡⲉ ⲡ̀ⲟⲩⲣⲟ ⲙ̀Ⲡⲓⲥ̀ⲣⲁⲏⲗ:</w:t>
            </w:r>
          </w:p>
          <w:p w14:paraId="7092B29C" w14:textId="506A8EEA" w:rsidR="00B91DD6" w:rsidRDefault="00B91DD6" w:rsidP="00B91DD6">
            <w:pPr>
              <w:pStyle w:val="CopticVersemulti-line"/>
            </w:pPr>
            <w:r>
              <w:t>ϥ̀ⲥ̀ⲙⲁⲣⲱⲟⲩⲧ ⲛ̀ϫⲉ ⲫⲏⲉⲑⲛⲏⲟⲩ:</w:t>
            </w:r>
          </w:p>
          <w:p w14:paraId="44AE037D" w14:textId="597F1CF3" w:rsidR="00B91DD6" w:rsidRPr="00C35319" w:rsidRDefault="00B91DD6" w:rsidP="00B91DD6">
            <w:pPr>
              <w:pStyle w:val="CopticHangingVerse"/>
            </w:pPr>
            <w:r>
              <w:t>ϧⲉⲛ ⲫ̀ⲣⲁⲛ ⲙ̀Ⲡϭⲟⲓⲥ ⲛ̀ⲧⲉ ⲛⲓϫⲱⲙ.</w:t>
            </w:r>
          </w:p>
        </w:tc>
      </w:tr>
      <w:tr w:rsidR="00B91DD6" w14:paraId="4E8F246E" w14:textId="77777777" w:rsidTr="00B91DD6">
        <w:trPr>
          <w:cantSplit/>
          <w:jc w:val="center"/>
        </w:trPr>
        <w:tc>
          <w:tcPr>
            <w:tcW w:w="288" w:type="dxa"/>
          </w:tcPr>
          <w:p w14:paraId="4545FEC9" w14:textId="77777777" w:rsidR="00B91DD6" w:rsidRDefault="00B91DD6" w:rsidP="00B91DD6">
            <w:pPr>
              <w:pStyle w:val="CopticCross"/>
            </w:pPr>
          </w:p>
        </w:tc>
        <w:tc>
          <w:tcPr>
            <w:tcW w:w="3960" w:type="dxa"/>
          </w:tcPr>
          <w:p w14:paraId="7DCE6D25" w14:textId="1A1B13CD" w:rsidR="00B91DD6" w:rsidRDefault="00B91DD6" w:rsidP="00B91DD6">
            <w:pPr>
              <w:pStyle w:val="EngHang"/>
            </w:pPr>
            <w:r>
              <w:t>He who sits upon the cherubim,</w:t>
            </w:r>
          </w:p>
          <w:p w14:paraId="1BD35F2A" w14:textId="68AFF523" w:rsidR="00B91DD6" w:rsidRDefault="00B91DD6" w:rsidP="00B91DD6">
            <w:pPr>
              <w:pStyle w:val="EngHang"/>
            </w:pPr>
            <w:r>
              <w:t>Sat upon a donkey,</w:t>
            </w:r>
          </w:p>
          <w:p w14:paraId="415C2CD0" w14:textId="47073B45" w:rsidR="00B91DD6" w:rsidRDefault="00B91DD6" w:rsidP="00B91DD6">
            <w:pPr>
              <w:pStyle w:val="EngHang"/>
            </w:pPr>
            <w:r>
              <w:t>And entered Jerusalem,</w:t>
            </w:r>
          </w:p>
          <w:p w14:paraId="733E270A" w14:textId="0A9CD201" w:rsidR="00B91DD6" w:rsidRDefault="00B91DD6" w:rsidP="00B91DD6">
            <w:pPr>
              <w:pStyle w:val="EngHangEnd"/>
            </w:pPr>
            <w:r>
              <w:t>Oh what great humility.</w:t>
            </w:r>
          </w:p>
        </w:tc>
        <w:tc>
          <w:tcPr>
            <w:tcW w:w="288" w:type="dxa"/>
          </w:tcPr>
          <w:p w14:paraId="326C9B8D" w14:textId="77777777" w:rsidR="00B91DD6" w:rsidRDefault="00B91DD6" w:rsidP="00B91DD6"/>
        </w:tc>
        <w:tc>
          <w:tcPr>
            <w:tcW w:w="288" w:type="dxa"/>
          </w:tcPr>
          <w:p w14:paraId="0B983FE0" w14:textId="77777777" w:rsidR="00B91DD6" w:rsidRDefault="00B91DD6" w:rsidP="00B91DD6">
            <w:pPr>
              <w:pStyle w:val="CopticCross"/>
            </w:pPr>
          </w:p>
        </w:tc>
        <w:tc>
          <w:tcPr>
            <w:tcW w:w="3960" w:type="dxa"/>
          </w:tcPr>
          <w:p w14:paraId="14A8926A" w14:textId="539BC445" w:rsidR="00B91DD6" w:rsidRDefault="00B91DD6" w:rsidP="00B91DD6">
            <w:pPr>
              <w:pStyle w:val="CopticVersemulti-line"/>
            </w:pPr>
            <w:r>
              <w:t>Ⲫⲏⲉⲧϩⲉⲙⲥⲓ ϩⲓϫⲉⲛ ⲛⲓⲭⲉⲣⲟⲩⲃⲓⲙ:</w:t>
            </w:r>
          </w:p>
          <w:p w14:paraId="19C572C5" w14:textId="32431915" w:rsidR="00B91DD6" w:rsidRDefault="00B91DD6" w:rsidP="00B91DD6">
            <w:pPr>
              <w:pStyle w:val="CopticVersemulti-line"/>
            </w:pPr>
            <w:r>
              <w:t>ⲁϥⲧⲁⲗⲟϥ ⲉ̀ⲟⲩⲉ̀ⲱ̀:</w:t>
            </w:r>
          </w:p>
          <w:p w14:paraId="532614D7" w14:textId="14C757E6" w:rsidR="00B91DD6" w:rsidRDefault="00B91DD6" w:rsidP="00B91DD6">
            <w:pPr>
              <w:pStyle w:val="CopticVersemulti-line"/>
            </w:pPr>
            <w:r>
              <w:t>ⲁϥϣⲉ ⲉ̀ϧⲟⲩⲛ ⲉ̀Ⲓⲉⲣⲟⲩⲥⲁⲗⲏⲙ:</w:t>
            </w:r>
          </w:p>
          <w:p w14:paraId="2205AB73" w14:textId="3BE7311D" w:rsidR="00B91DD6" w:rsidRDefault="00B91DD6" w:rsidP="00B91DD6">
            <w:pPr>
              <w:pStyle w:val="CopticHangingVerse"/>
            </w:pPr>
            <w:r>
              <w:t>ⲡⲁⲓⲛⲓϣϯ ⲛ̀ⲑⲉⲃⲓⲟ.</w:t>
            </w:r>
          </w:p>
        </w:tc>
      </w:tr>
    </w:tbl>
    <w:p w14:paraId="5FD5B809" w14:textId="77777777" w:rsidR="00EC2AEB" w:rsidRPr="001E5E16" w:rsidRDefault="00EC2AEB" w:rsidP="00EC2AEB">
      <w:pPr>
        <w:pStyle w:val="Heading4"/>
      </w:pPr>
      <w:bookmarkStart w:id="2024" w:name="_Ref485108442"/>
      <w:r>
        <w:lastRenderedPageBreak/>
        <w:t xml:space="preserve">The </w:t>
      </w:r>
      <w:r w:rsidR="00FA139D">
        <w:t xml:space="preserve">First </w:t>
      </w:r>
      <w:r>
        <w:t>Doxology</w:t>
      </w:r>
      <w:r w:rsidR="00E21EA3">
        <w:t xml:space="preserve"> for Palm Sunday</w:t>
      </w:r>
      <w:bookmarkEnd w:id="2023"/>
      <w:bookmarkEnd w:id="20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2025"/>
            <w:r>
              <w:t>To the ages.</w:t>
            </w:r>
            <w:commentRangeEnd w:id="2025"/>
            <w:r>
              <w:rPr>
                <w:rStyle w:val="CommentReference"/>
              </w:rPr>
              <w:commentReference w:id="2025"/>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2026" w:name="_Ref434478234"/>
      <w:r>
        <w:t>The Second Doxology</w:t>
      </w:r>
      <w:r w:rsidR="00E21EA3">
        <w:t xml:space="preserve"> for Palm Sunday</w:t>
      </w:r>
      <w:bookmarkEnd w:id="20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10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2027" w:name="_Ref434478255"/>
      <w:r>
        <w:lastRenderedPageBreak/>
        <w:t>The Third Doxology</w:t>
      </w:r>
      <w:r w:rsidR="00E21EA3">
        <w:t xml:space="preserve"> for Palm Sunday</w:t>
      </w:r>
      <w:bookmarkEnd w:id="20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10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2028"/>
            <w:r>
              <w:t xml:space="preserve">is </w:t>
            </w:r>
            <w:commentRangeEnd w:id="2028"/>
            <w:r>
              <w:rPr>
                <w:rStyle w:val="CommentReference"/>
              </w:rPr>
              <w:commentReference w:id="2028"/>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76F84B7C" w14:textId="3CCF25A3" w:rsidR="00914BF2" w:rsidRDefault="00914BF2" w:rsidP="00A043A7">
      <w:pPr>
        <w:pStyle w:val="Heading4"/>
        <w:rPr>
          <w:lang w:val="en-US"/>
        </w:rPr>
      </w:pPr>
      <w:bookmarkStart w:id="2029" w:name="_Ref434476417"/>
      <w:r>
        <w:rPr>
          <w:lang w:val="en-US"/>
        </w:rPr>
        <w:t>Blessed is He</w:t>
      </w:r>
    </w:p>
    <w:p w14:paraId="71E3AB63" w14:textId="312370F7" w:rsidR="00914BF2" w:rsidRPr="00914BF2" w:rsidRDefault="00F06EEE" w:rsidP="00914BF2">
      <w:pPr>
        <w:pStyle w:val="Rubric"/>
        <w:rPr>
          <w:lang w:val="en-US"/>
        </w:rPr>
      </w:pPr>
      <w:r>
        <w:rPr>
          <w:lang w:val="en-US"/>
        </w:rPr>
        <w:t xml:space="preserve">The people sing the following at Vespers after “God have mercy upon us.” </w:t>
      </w:r>
      <w:r w:rsidR="00914BF2">
        <w:rPr>
          <w:lang w:val="en-US"/>
        </w:rPr>
        <w:t>In some parishes, the children</w:t>
      </w:r>
      <w:r w:rsidR="0065590E">
        <w:rPr>
          <w:lang w:val="en-US"/>
        </w:rPr>
        <w:t>, or all the people,</w:t>
      </w:r>
      <w:r w:rsidR="00914BF2">
        <w:rPr>
          <w:lang w:val="en-US"/>
        </w:rPr>
        <w:t xml:space="preserve"> process around the Nave three times, carrying palm leaves, often woven into crosses</w:t>
      </w:r>
      <w:r>
        <w:rPr>
          <w:lang w:val="en-US"/>
        </w:rPr>
        <w:t xml:space="preserve"> or other items, followed by the deacon carrying the icon of Palm Sunday, followed by the presbyter censing the icon. In other parishes, there is no procession</w:t>
      </w:r>
      <w:r w:rsidR="00031FEC">
        <w:rPr>
          <w:lang w:val="en-US"/>
        </w:rPr>
        <w:t xml:space="preserve"> (perhaps due to clericalism, unable to accept a procession for children</w:t>
      </w:r>
      <w:r w:rsidR="0065590E">
        <w:rPr>
          <w:lang w:val="en-US"/>
        </w:rPr>
        <w:t xml:space="preserve"> or the people,</w:t>
      </w:r>
      <w:r w:rsidR="00031FEC">
        <w:rPr>
          <w:lang w:val="en-US"/>
        </w:rPr>
        <w:t xml:space="preserve"> rather than clergy?)</w:t>
      </w:r>
      <w:r>
        <w:rPr>
          <w:lang w:val="en-US"/>
        </w:rPr>
        <w:t>, and the icon is censed while the hymn is sung. It is sung again during the Liturgy, before the Trisagion, with no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14BF2" w14:paraId="75AC0361" w14:textId="77777777" w:rsidTr="00F06EEE">
        <w:trPr>
          <w:cantSplit/>
          <w:jc w:val="center"/>
        </w:trPr>
        <w:tc>
          <w:tcPr>
            <w:tcW w:w="288" w:type="dxa"/>
          </w:tcPr>
          <w:p w14:paraId="01E499A7" w14:textId="77777777" w:rsidR="00914BF2" w:rsidRDefault="00914BF2" w:rsidP="00F06EEE">
            <w:pPr>
              <w:pStyle w:val="CopticCross"/>
            </w:pPr>
          </w:p>
        </w:tc>
        <w:tc>
          <w:tcPr>
            <w:tcW w:w="3960" w:type="dxa"/>
          </w:tcPr>
          <w:p w14:paraId="674DCAF9" w14:textId="04CC2054" w:rsidR="00914BF2" w:rsidRDefault="00914BF2" w:rsidP="00F06EEE">
            <w:pPr>
              <w:pStyle w:val="EngHang"/>
            </w:pPr>
            <w:r>
              <w:t>Blessed is He Who comes in the Name of the Lord;</w:t>
            </w:r>
          </w:p>
          <w:p w14:paraId="2E709032" w14:textId="06D8939B" w:rsidR="00914BF2" w:rsidRDefault="00914BF2" w:rsidP="00F06EEE">
            <w:pPr>
              <w:pStyle w:val="EngHangEnd"/>
            </w:pPr>
            <w:r>
              <w:t>Again, in the Name of the Lord..</w:t>
            </w:r>
          </w:p>
        </w:tc>
        <w:tc>
          <w:tcPr>
            <w:tcW w:w="288" w:type="dxa"/>
          </w:tcPr>
          <w:p w14:paraId="2F588A8F" w14:textId="77777777" w:rsidR="00914BF2" w:rsidRDefault="00914BF2" w:rsidP="00F06EEE"/>
        </w:tc>
        <w:tc>
          <w:tcPr>
            <w:tcW w:w="288" w:type="dxa"/>
          </w:tcPr>
          <w:p w14:paraId="72C852DB" w14:textId="77777777" w:rsidR="00914BF2" w:rsidRDefault="00914BF2" w:rsidP="00F06EEE">
            <w:pPr>
              <w:pStyle w:val="CopticCross"/>
            </w:pPr>
          </w:p>
        </w:tc>
        <w:tc>
          <w:tcPr>
            <w:tcW w:w="3960" w:type="dxa"/>
          </w:tcPr>
          <w:p w14:paraId="5F033E7F" w14:textId="5AA6DDE9" w:rsidR="00914BF2" w:rsidRDefault="00914BF2" w:rsidP="00914BF2">
            <w:pPr>
              <w:pStyle w:val="CopticVersemulti-line"/>
            </w:pPr>
            <w:r>
              <w:t>Ⲉⲩⲗⲟⲅⲓⲙⲉⲛⲟⲥ ⲟ̀ⲉⲣⲭⲟⲙⲉⲛⲟⲥ ⲉⲛ ⲟ̀ⲛⲟⲙⲁⲧⲓ Ⲕⲩⲣⲓⲟ:</w:t>
            </w:r>
          </w:p>
          <w:p w14:paraId="1A8183DA" w14:textId="688B3AA7" w:rsidR="00914BF2" w:rsidRPr="00C35319" w:rsidRDefault="00914BF2" w:rsidP="00914BF2">
            <w:pPr>
              <w:pStyle w:val="CopticHangingVerse"/>
            </w:pPr>
            <w:r>
              <w:t>ⲡⲁⲗⲓⲛ ⲉⲛ ⲟ̀ⲛⲟⲙⲁⲧⲓ Ⲕⲩⲣⲓⲟⲩ.</w:t>
            </w:r>
          </w:p>
        </w:tc>
      </w:tr>
      <w:tr w:rsidR="00914BF2" w14:paraId="7ADFED5F" w14:textId="77777777" w:rsidTr="00F06EEE">
        <w:trPr>
          <w:cantSplit/>
          <w:jc w:val="center"/>
        </w:trPr>
        <w:tc>
          <w:tcPr>
            <w:tcW w:w="288" w:type="dxa"/>
          </w:tcPr>
          <w:p w14:paraId="630AA17D" w14:textId="77777777" w:rsidR="00914BF2" w:rsidRDefault="00914BF2" w:rsidP="00F06EEE">
            <w:pPr>
              <w:pStyle w:val="CopticCross"/>
            </w:pPr>
          </w:p>
        </w:tc>
        <w:tc>
          <w:tcPr>
            <w:tcW w:w="3960" w:type="dxa"/>
          </w:tcPr>
          <w:p w14:paraId="3850728A" w14:textId="75D5EB64" w:rsidR="00914BF2" w:rsidRDefault="00914BF2" w:rsidP="00F06EEE">
            <w:pPr>
              <w:pStyle w:val="EngHang"/>
            </w:pPr>
            <w:r>
              <w:t>Hosanna to the Son of David;</w:t>
            </w:r>
          </w:p>
          <w:p w14:paraId="0146D953" w14:textId="3E55EFCC" w:rsidR="00914BF2" w:rsidRDefault="00914BF2" w:rsidP="00914BF2">
            <w:pPr>
              <w:pStyle w:val="EngHangEnd"/>
            </w:pPr>
            <w:r>
              <w:t>Again to the Son of Davild.</w:t>
            </w:r>
          </w:p>
        </w:tc>
        <w:tc>
          <w:tcPr>
            <w:tcW w:w="288" w:type="dxa"/>
          </w:tcPr>
          <w:p w14:paraId="160BF9AE" w14:textId="77777777" w:rsidR="00914BF2" w:rsidRDefault="00914BF2" w:rsidP="00F06EEE"/>
        </w:tc>
        <w:tc>
          <w:tcPr>
            <w:tcW w:w="288" w:type="dxa"/>
          </w:tcPr>
          <w:p w14:paraId="64764859" w14:textId="77777777" w:rsidR="00914BF2" w:rsidRDefault="00914BF2" w:rsidP="00F06EEE">
            <w:pPr>
              <w:pStyle w:val="CopticCross"/>
            </w:pPr>
          </w:p>
        </w:tc>
        <w:tc>
          <w:tcPr>
            <w:tcW w:w="3960" w:type="dxa"/>
          </w:tcPr>
          <w:p w14:paraId="69C8C674" w14:textId="224EE991" w:rsidR="00914BF2" w:rsidRDefault="00914BF2" w:rsidP="00F06EEE">
            <w:pPr>
              <w:pStyle w:val="CopticVersemulti-line"/>
            </w:pPr>
            <w:r>
              <w:t>Ⲱⲥⲁⲛⲛⲁ ⲧⲱ ⲩ̀ⲓⲱ Ⲇⲁⲩⲓⲇ:</w:t>
            </w:r>
          </w:p>
          <w:p w14:paraId="567252D1" w14:textId="67D14C26" w:rsidR="00914BF2" w:rsidRDefault="00914BF2" w:rsidP="00F06EEE">
            <w:pPr>
              <w:pStyle w:val="CopticHangingVerse"/>
            </w:pPr>
            <w:r>
              <w:t>ⲡⲁⲗⲓⲛ ⲧⲱ ⲩ̀ⲓⲱ Ⲇⲁⲩⲓⲇ.</w:t>
            </w:r>
          </w:p>
        </w:tc>
      </w:tr>
      <w:tr w:rsidR="00914BF2" w14:paraId="0F56138B" w14:textId="77777777" w:rsidTr="00F06EEE">
        <w:trPr>
          <w:cantSplit/>
          <w:jc w:val="center"/>
        </w:trPr>
        <w:tc>
          <w:tcPr>
            <w:tcW w:w="288" w:type="dxa"/>
          </w:tcPr>
          <w:p w14:paraId="55AEC538" w14:textId="77777777" w:rsidR="00914BF2" w:rsidRDefault="00914BF2" w:rsidP="00F06EEE">
            <w:pPr>
              <w:pStyle w:val="CopticCross"/>
            </w:pPr>
          </w:p>
        </w:tc>
        <w:tc>
          <w:tcPr>
            <w:tcW w:w="3960" w:type="dxa"/>
          </w:tcPr>
          <w:p w14:paraId="17ACAD80" w14:textId="77777777" w:rsidR="00914BF2" w:rsidRDefault="00914BF2" w:rsidP="00F06EEE">
            <w:pPr>
              <w:pStyle w:val="EngHang"/>
            </w:pPr>
            <w:r>
              <w:t>Hosanna in the highest;</w:t>
            </w:r>
          </w:p>
          <w:p w14:paraId="2CD0C7C4" w14:textId="495F642C" w:rsidR="00914BF2" w:rsidRDefault="00914BF2" w:rsidP="00914BF2">
            <w:pPr>
              <w:pStyle w:val="EngHangEnd"/>
            </w:pPr>
            <w:r>
              <w:t>Again, in the highest.</w:t>
            </w:r>
          </w:p>
        </w:tc>
        <w:tc>
          <w:tcPr>
            <w:tcW w:w="288" w:type="dxa"/>
          </w:tcPr>
          <w:p w14:paraId="608C7C8C" w14:textId="77777777" w:rsidR="00914BF2" w:rsidRDefault="00914BF2" w:rsidP="00F06EEE"/>
        </w:tc>
        <w:tc>
          <w:tcPr>
            <w:tcW w:w="288" w:type="dxa"/>
          </w:tcPr>
          <w:p w14:paraId="0892F89B" w14:textId="77777777" w:rsidR="00914BF2" w:rsidRDefault="00914BF2" w:rsidP="00F06EEE">
            <w:pPr>
              <w:pStyle w:val="CopticCross"/>
            </w:pPr>
          </w:p>
        </w:tc>
        <w:tc>
          <w:tcPr>
            <w:tcW w:w="3960" w:type="dxa"/>
          </w:tcPr>
          <w:p w14:paraId="74270DE8" w14:textId="77777777" w:rsidR="00914BF2" w:rsidRDefault="00914BF2" w:rsidP="00F06EEE">
            <w:pPr>
              <w:pStyle w:val="CopticVersemulti-line"/>
            </w:pPr>
            <w:r>
              <w:t>Ⲱⲥⲁⲛⲁ ⲉⲛ ⲧⲓⲥ ⲩ̀ⲯⲓⲥⲧⲓⲥ:</w:t>
            </w:r>
          </w:p>
          <w:p w14:paraId="0957FB73" w14:textId="24E8057B" w:rsidR="00914BF2" w:rsidRDefault="00914BF2" w:rsidP="00914BF2">
            <w:pPr>
              <w:pStyle w:val="CopticHangingVerse"/>
            </w:pPr>
            <w:r>
              <w:t>ⲡⲁⲗⲓⲛ ⲉⲛ ⲧⲏⲓⲥ ⲩ̀ⲯⲓⲥⲧⲓⲥ.</w:t>
            </w:r>
          </w:p>
        </w:tc>
      </w:tr>
      <w:tr w:rsidR="00914BF2" w14:paraId="61F21004" w14:textId="77777777" w:rsidTr="00F06EEE">
        <w:trPr>
          <w:cantSplit/>
          <w:jc w:val="center"/>
        </w:trPr>
        <w:tc>
          <w:tcPr>
            <w:tcW w:w="288" w:type="dxa"/>
          </w:tcPr>
          <w:p w14:paraId="37B2AE23" w14:textId="77777777" w:rsidR="00914BF2" w:rsidRDefault="00914BF2" w:rsidP="00F06EEE">
            <w:pPr>
              <w:pStyle w:val="CopticCross"/>
            </w:pPr>
          </w:p>
        </w:tc>
        <w:tc>
          <w:tcPr>
            <w:tcW w:w="3960" w:type="dxa"/>
          </w:tcPr>
          <w:p w14:paraId="315DC6C0" w14:textId="77777777" w:rsidR="00914BF2" w:rsidRDefault="00914BF2" w:rsidP="00F06EEE">
            <w:pPr>
              <w:pStyle w:val="EngHang"/>
            </w:pPr>
            <w:r>
              <w:t>Hosanna to the King of Israel;</w:t>
            </w:r>
          </w:p>
          <w:p w14:paraId="5CCF4377" w14:textId="59BDE3F7" w:rsidR="00914BF2" w:rsidRDefault="00914BF2" w:rsidP="00914BF2">
            <w:pPr>
              <w:pStyle w:val="EngHangEnd"/>
            </w:pPr>
            <w:r>
              <w:t>Again, to the King of Israel.</w:t>
            </w:r>
          </w:p>
        </w:tc>
        <w:tc>
          <w:tcPr>
            <w:tcW w:w="288" w:type="dxa"/>
          </w:tcPr>
          <w:p w14:paraId="165C0267" w14:textId="77777777" w:rsidR="00914BF2" w:rsidRDefault="00914BF2" w:rsidP="00F06EEE"/>
        </w:tc>
        <w:tc>
          <w:tcPr>
            <w:tcW w:w="288" w:type="dxa"/>
          </w:tcPr>
          <w:p w14:paraId="62D4D88C" w14:textId="77777777" w:rsidR="00914BF2" w:rsidRDefault="00914BF2" w:rsidP="00F06EEE">
            <w:pPr>
              <w:pStyle w:val="CopticCross"/>
            </w:pPr>
          </w:p>
        </w:tc>
        <w:tc>
          <w:tcPr>
            <w:tcW w:w="3960" w:type="dxa"/>
          </w:tcPr>
          <w:p w14:paraId="33E7D57F" w14:textId="77777777" w:rsidR="00914BF2" w:rsidRDefault="00914BF2" w:rsidP="00F06EEE">
            <w:pPr>
              <w:pStyle w:val="CopticVersemulti-line"/>
            </w:pPr>
            <w:r>
              <w:t>Ⲱⲥⲁⲛⲁ ⲃⲁⲥⲓⲗⲓ ⲧⲟⲩ Ⲓⲥⲣⲁⲏⲗ:</w:t>
            </w:r>
          </w:p>
          <w:p w14:paraId="1A84565E" w14:textId="54714A96" w:rsidR="00914BF2" w:rsidRDefault="00914BF2" w:rsidP="00914BF2">
            <w:pPr>
              <w:pStyle w:val="CopticHangingVerse"/>
            </w:pPr>
            <w:r>
              <w:t>ⲡⲁⲗⲓⲛ ⲃⲁⲥⲓⲗⲓ ⲧⲟⲩ Ⲓⲥⲣⲁⲏⲗ.</w:t>
            </w:r>
          </w:p>
        </w:tc>
      </w:tr>
      <w:tr w:rsidR="00914BF2" w14:paraId="10F0F268" w14:textId="77777777" w:rsidTr="00F06EEE">
        <w:trPr>
          <w:cantSplit/>
          <w:jc w:val="center"/>
        </w:trPr>
        <w:tc>
          <w:tcPr>
            <w:tcW w:w="288" w:type="dxa"/>
          </w:tcPr>
          <w:p w14:paraId="783C5873" w14:textId="77777777" w:rsidR="00914BF2" w:rsidRDefault="00914BF2" w:rsidP="00F06EEE">
            <w:pPr>
              <w:pStyle w:val="CopticCross"/>
            </w:pPr>
          </w:p>
        </w:tc>
        <w:tc>
          <w:tcPr>
            <w:tcW w:w="3960" w:type="dxa"/>
          </w:tcPr>
          <w:p w14:paraId="3E1A2033" w14:textId="3A7DC0AB" w:rsidR="00914BF2" w:rsidRDefault="00914BF2" w:rsidP="00F06EEE">
            <w:pPr>
              <w:pStyle w:val="EngHang"/>
            </w:pPr>
            <w:r>
              <w:t>Let us praise Him, saying,</w:t>
            </w:r>
          </w:p>
        </w:tc>
        <w:tc>
          <w:tcPr>
            <w:tcW w:w="288" w:type="dxa"/>
          </w:tcPr>
          <w:p w14:paraId="0B521813" w14:textId="77777777" w:rsidR="00914BF2" w:rsidRDefault="00914BF2" w:rsidP="00F06EEE"/>
        </w:tc>
        <w:tc>
          <w:tcPr>
            <w:tcW w:w="288" w:type="dxa"/>
          </w:tcPr>
          <w:p w14:paraId="677258AE" w14:textId="77777777" w:rsidR="00914BF2" w:rsidRDefault="00914BF2" w:rsidP="00F06EEE">
            <w:pPr>
              <w:pStyle w:val="CopticCross"/>
            </w:pPr>
          </w:p>
        </w:tc>
        <w:tc>
          <w:tcPr>
            <w:tcW w:w="3960" w:type="dxa"/>
          </w:tcPr>
          <w:p w14:paraId="28C10BDD" w14:textId="7A715C63" w:rsidR="00914BF2" w:rsidRDefault="00914BF2" w:rsidP="00914BF2">
            <w:pPr>
              <w:pStyle w:val="CopticHangingVerse"/>
            </w:pPr>
            <w:r>
              <w:t>Ⲧⲉⲛ ⲉⲣⲯⲁⲗⲓⲛ ⲉⲛϫⲱ ⲙ̀ⲙⲟⲥ:</w:t>
            </w:r>
          </w:p>
        </w:tc>
      </w:tr>
      <w:tr w:rsidR="00914BF2" w14:paraId="1EEA6895" w14:textId="77777777" w:rsidTr="00F06EEE">
        <w:trPr>
          <w:cantSplit/>
          <w:jc w:val="center"/>
        </w:trPr>
        <w:tc>
          <w:tcPr>
            <w:tcW w:w="288" w:type="dxa"/>
          </w:tcPr>
          <w:p w14:paraId="7F089FBF" w14:textId="77777777" w:rsidR="00914BF2" w:rsidRDefault="00914BF2" w:rsidP="00F06EEE">
            <w:pPr>
              <w:pStyle w:val="CopticCross"/>
            </w:pPr>
          </w:p>
        </w:tc>
        <w:tc>
          <w:tcPr>
            <w:tcW w:w="3960" w:type="dxa"/>
          </w:tcPr>
          <w:p w14:paraId="08E565F7" w14:textId="188007DC" w:rsidR="00914BF2" w:rsidRDefault="00914BF2" w:rsidP="00F06EEE">
            <w:pPr>
              <w:pStyle w:val="EngHang"/>
            </w:pPr>
            <w:r>
              <w:t>“Alleluia, Alleluia, Alleluia.</w:t>
            </w:r>
          </w:p>
        </w:tc>
        <w:tc>
          <w:tcPr>
            <w:tcW w:w="288" w:type="dxa"/>
          </w:tcPr>
          <w:p w14:paraId="638566B5" w14:textId="77777777" w:rsidR="00914BF2" w:rsidRDefault="00914BF2" w:rsidP="00F06EEE"/>
        </w:tc>
        <w:tc>
          <w:tcPr>
            <w:tcW w:w="288" w:type="dxa"/>
          </w:tcPr>
          <w:p w14:paraId="0FC20D84" w14:textId="77777777" w:rsidR="00914BF2" w:rsidRDefault="00914BF2" w:rsidP="00F06EEE">
            <w:pPr>
              <w:pStyle w:val="CopticCross"/>
            </w:pPr>
          </w:p>
        </w:tc>
        <w:tc>
          <w:tcPr>
            <w:tcW w:w="3960" w:type="dxa"/>
          </w:tcPr>
          <w:p w14:paraId="228D39AD" w14:textId="09DA148E" w:rsidR="00914BF2" w:rsidRDefault="00914BF2" w:rsidP="00914BF2">
            <w:pPr>
              <w:pStyle w:val="CopticHangingVerse"/>
            </w:pPr>
            <w:r>
              <w:t>Ⲁⲗⲗⲏⲗⲟⲩⲓⲁ: ⲁⲗⲗⲏⲗⲟⲩⲓⲁ: ⲁⲗⲗⲏⲗⲟⲩⲓⲁ.</w:t>
            </w:r>
          </w:p>
        </w:tc>
      </w:tr>
      <w:tr w:rsidR="00914BF2" w14:paraId="4EC36387" w14:textId="77777777" w:rsidTr="00F06EEE">
        <w:trPr>
          <w:cantSplit/>
          <w:jc w:val="center"/>
        </w:trPr>
        <w:tc>
          <w:tcPr>
            <w:tcW w:w="288" w:type="dxa"/>
          </w:tcPr>
          <w:p w14:paraId="177A9E96" w14:textId="77777777" w:rsidR="00914BF2" w:rsidRDefault="00914BF2" w:rsidP="00F06EEE">
            <w:pPr>
              <w:pStyle w:val="CopticCross"/>
            </w:pPr>
          </w:p>
        </w:tc>
        <w:tc>
          <w:tcPr>
            <w:tcW w:w="3960" w:type="dxa"/>
          </w:tcPr>
          <w:p w14:paraId="09CC3B55" w14:textId="77777777" w:rsidR="00914BF2" w:rsidRDefault="00914BF2" w:rsidP="00F06EEE">
            <w:pPr>
              <w:pStyle w:val="EngHang"/>
            </w:pPr>
            <w:r>
              <w:t>Glory be to our God;</w:t>
            </w:r>
          </w:p>
          <w:p w14:paraId="5622AEA4" w14:textId="1936144F" w:rsidR="00914BF2" w:rsidRDefault="00914BF2" w:rsidP="00F06EEE">
            <w:pPr>
              <w:pStyle w:val="EngHang"/>
            </w:pPr>
            <w:r>
              <w:t>Again, glory be to our God.”</w:t>
            </w:r>
          </w:p>
        </w:tc>
        <w:tc>
          <w:tcPr>
            <w:tcW w:w="288" w:type="dxa"/>
          </w:tcPr>
          <w:p w14:paraId="0B92B4BB" w14:textId="77777777" w:rsidR="00914BF2" w:rsidRDefault="00914BF2" w:rsidP="00F06EEE"/>
        </w:tc>
        <w:tc>
          <w:tcPr>
            <w:tcW w:w="288" w:type="dxa"/>
          </w:tcPr>
          <w:p w14:paraId="162C13AC" w14:textId="77777777" w:rsidR="00914BF2" w:rsidRDefault="00914BF2" w:rsidP="00F06EEE">
            <w:pPr>
              <w:pStyle w:val="CopticCross"/>
            </w:pPr>
          </w:p>
        </w:tc>
        <w:tc>
          <w:tcPr>
            <w:tcW w:w="3960" w:type="dxa"/>
          </w:tcPr>
          <w:p w14:paraId="1D9ABC2B" w14:textId="77777777" w:rsidR="00914BF2" w:rsidRDefault="00914BF2" w:rsidP="00914BF2">
            <w:pPr>
              <w:pStyle w:val="CopticVersemulti-line"/>
            </w:pPr>
            <w:r>
              <w:t>Ⲡⲓⲱ̀ⲟⲩ ⲫⲁ Ⲡⲉⲛⲛⲟⲩϯ</w:t>
            </w:r>
          </w:p>
          <w:p w14:paraId="33FB67A1" w14:textId="514D4D49" w:rsidR="00914BF2" w:rsidRDefault="00914BF2" w:rsidP="00914BF2">
            <w:pPr>
              <w:pStyle w:val="CopticHangingVerse"/>
            </w:pPr>
            <w:r>
              <w:t>ⲡⲉ ⲡⲁⲗⲓⲛ ⲡⲓⲱ̀ⲟⲩ ⲫⲁ Ⲡⲉⲛⲛⲟⲩϯ ⲡⲉ.</w:t>
            </w:r>
          </w:p>
        </w:tc>
      </w:tr>
      <w:tr w:rsidR="00914BF2" w14:paraId="03EE9D64" w14:textId="77777777" w:rsidTr="00F06EEE">
        <w:trPr>
          <w:cantSplit/>
          <w:jc w:val="center"/>
        </w:trPr>
        <w:tc>
          <w:tcPr>
            <w:tcW w:w="288" w:type="dxa"/>
          </w:tcPr>
          <w:p w14:paraId="105CD216" w14:textId="77777777" w:rsidR="00914BF2" w:rsidRDefault="00914BF2" w:rsidP="00F06EEE">
            <w:pPr>
              <w:pStyle w:val="CopticCross"/>
            </w:pPr>
          </w:p>
        </w:tc>
        <w:tc>
          <w:tcPr>
            <w:tcW w:w="3960" w:type="dxa"/>
          </w:tcPr>
          <w:p w14:paraId="3E794847" w14:textId="77777777" w:rsidR="00914BF2" w:rsidRDefault="00914BF2" w:rsidP="00F06EEE">
            <w:pPr>
              <w:pStyle w:val="EngHang"/>
            </w:pPr>
            <w:r>
              <w:t>Hosanna in thee highest,</w:t>
            </w:r>
          </w:p>
          <w:p w14:paraId="5494D1C8" w14:textId="77777777" w:rsidR="00914BF2" w:rsidRDefault="00914BF2" w:rsidP="00F06EEE">
            <w:pPr>
              <w:pStyle w:val="EngHang"/>
            </w:pPr>
            <w:r>
              <w:t>This is the King of Israel.</w:t>
            </w:r>
          </w:p>
          <w:p w14:paraId="3F9F5DA7" w14:textId="77777777" w:rsidR="00914BF2" w:rsidRDefault="00914BF2" w:rsidP="00F06EEE">
            <w:pPr>
              <w:pStyle w:val="EngHang"/>
            </w:pPr>
            <w:r>
              <w:t>Blessed is He who comes</w:t>
            </w:r>
          </w:p>
          <w:p w14:paraId="53F4407A" w14:textId="4AB6972E" w:rsidR="00914BF2" w:rsidRDefault="00914BF2" w:rsidP="00914BF2">
            <w:pPr>
              <w:pStyle w:val="EngHangEnd"/>
            </w:pPr>
            <w:r>
              <w:t>In the Name of the Lord of Hosts.</w:t>
            </w:r>
          </w:p>
        </w:tc>
        <w:tc>
          <w:tcPr>
            <w:tcW w:w="288" w:type="dxa"/>
          </w:tcPr>
          <w:p w14:paraId="5C5A61C9" w14:textId="77777777" w:rsidR="00914BF2" w:rsidRDefault="00914BF2" w:rsidP="00F06EEE"/>
        </w:tc>
        <w:tc>
          <w:tcPr>
            <w:tcW w:w="288" w:type="dxa"/>
          </w:tcPr>
          <w:p w14:paraId="12663137" w14:textId="77777777" w:rsidR="00914BF2" w:rsidRDefault="00914BF2" w:rsidP="00F06EEE">
            <w:pPr>
              <w:pStyle w:val="CopticCross"/>
            </w:pPr>
          </w:p>
        </w:tc>
        <w:tc>
          <w:tcPr>
            <w:tcW w:w="3960" w:type="dxa"/>
          </w:tcPr>
          <w:p w14:paraId="07D32D53" w14:textId="77777777" w:rsidR="00914BF2" w:rsidRDefault="00914BF2" w:rsidP="00914BF2">
            <w:pPr>
              <w:pStyle w:val="CopticVersemulti-line"/>
            </w:pPr>
            <w:r>
              <w:t>Ⲱⲥⲁⲛⲛⲁ ϧⲉⲛ ⲛⲏⲉⲧϭⲟⲥⲓ:</w:t>
            </w:r>
          </w:p>
          <w:p w14:paraId="14911F74" w14:textId="77777777" w:rsidR="00914BF2" w:rsidRDefault="00914BF2" w:rsidP="00914BF2">
            <w:pPr>
              <w:pStyle w:val="CopticVersemulti-line"/>
            </w:pPr>
            <w:r>
              <w:t>ⲫⲁⲓ ⲡⲉ ⲡ̀ⲟⲩⲣⲟ ⲙ̀Ⲡⲓⲥ̀ⲣⲁⲏⲗ:</w:t>
            </w:r>
          </w:p>
          <w:p w14:paraId="6062888B" w14:textId="77777777" w:rsidR="00914BF2" w:rsidRDefault="00914BF2" w:rsidP="00914BF2">
            <w:pPr>
              <w:pStyle w:val="CopticVersemulti-line"/>
            </w:pPr>
            <w:r>
              <w:t>ϥ̀ⲥ̀ⲙⲁⲣⲱⲟⲩⲧ ⲛ̀ϫⲉ ⲫⲏⲉⲑⲛⲏⲟⲩ:</w:t>
            </w:r>
          </w:p>
          <w:p w14:paraId="757AD29C" w14:textId="11314A35" w:rsidR="00914BF2" w:rsidRDefault="00914BF2" w:rsidP="00914BF2">
            <w:pPr>
              <w:pStyle w:val="CopticHangingVerse"/>
            </w:pPr>
            <w:r>
              <w:t>ϧⲉⲛ ⲫ̀ⲣⲁⲛ ⲙ̀Ⲡϭⲟⲓⲥ ⲛ̀ⲧⲉ ⲛⲓϫⲟⲙ.</w:t>
            </w:r>
          </w:p>
        </w:tc>
      </w:tr>
    </w:tbl>
    <w:p w14:paraId="0398F789" w14:textId="77777777" w:rsidR="00914BF2" w:rsidRPr="00914BF2" w:rsidRDefault="00914BF2" w:rsidP="00914BF2">
      <w:pPr>
        <w:rPr>
          <w:lang w:val="en-US"/>
        </w:rPr>
      </w:pPr>
    </w:p>
    <w:p w14:paraId="1A97DD1A" w14:textId="6D2B142E" w:rsidR="00031FEC" w:rsidRDefault="00031FEC" w:rsidP="004C686A">
      <w:pPr>
        <w:pStyle w:val="Heading4"/>
      </w:pPr>
      <w:r>
        <w:t>The Prime Processional Gospel Responses for the Palm Sunday</w:t>
      </w:r>
    </w:p>
    <w:p w14:paraId="28B2288A" w14:textId="374CEB73" w:rsidR="00031FEC" w:rsidRDefault="00031FEC" w:rsidP="00031FEC">
      <w:pPr>
        <w:pStyle w:val="Rubric"/>
        <w:keepNext/>
      </w:pPr>
      <w:r>
        <w:t>The refrain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2CD9136" w14:textId="77777777" w:rsidTr="0065590E">
        <w:trPr>
          <w:cantSplit/>
          <w:jc w:val="center"/>
        </w:trPr>
        <w:tc>
          <w:tcPr>
            <w:tcW w:w="288" w:type="dxa"/>
          </w:tcPr>
          <w:p w14:paraId="16EF3964" w14:textId="77777777" w:rsidR="00031FEC" w:rsidRDefault="00031FEC" w:rsidP="0065590E">
            <w:pPr>
              <w:pStyle w:val="CopticCross"/>
            </w:pPr>
          </w:p>
        </w:tc>
        <w:tc>
          <w:tcPr>
            <w:tcW w:w="3960" w:type="dxa"/>
          </w:tcPr>
          <w:p w14:paraId="72797BBB" w14:textId="1D050BB7" w:rsidR="00031FEC" w:rsidRDefault="00F32116" w:rsidP="0065590E">
            <w:pPr>
              <w:pStyle w:val="EngHang"/>
            </w:pPr>
            <w:r>
              <w:t>Hosanna in th</w:t>
            </w:r>
            <w:r w:rsidR="00031FEC">
              <w:t>e highest,</w:t>
            </w:r>
          </w:p>
          <w:p w14:paraId="398C9CEF" w14:textId="77777777" w:rsidR="00031FEC" w:rsidRDefault="00031FEC" w:rsidP="0065590E">
            <w:pPr>
              <w:pStyle w:val="EngHang"/>
            </w:pPr>
            <w:r>
              <w:t>This is the King of Israel.</w:t>
            </w:r>
          </w:p>
          <w:p w14:paraId="626D5B28" w14:textId="77777777" w:rsidR="00031FEC" w:rsidRDefault="00031FEC" w:rsidP="0065590E">
            <w:pPr>
              <w:pStyle w:val="EngHang"/>
            </w:pPr>
            <w:r>
              <w:t>Blessed is He who comes</w:t>
            </w:r>
          </w:p>
          <w:p w14:paraId="184F01AC" w14:textId="77777777" w:rsidR="00031FEC" w:rsidRDefault="00031FEC" w:rsidP="0065590E">
            <w:pPr>
              <w:pStyle w:val="EngHangEnd"/>
            </w:pPr>
            <w:r>
              <w:t>In the Name of the Lord of Hosts.</w:t>
            </w:r>
          </w:p>
        </w:tc>
        <w:tc>
          <w:tcPr>
            <w:tcW w:w="288" w:type="dxa"/>
          </w:tcPr>
          <w:p w14:paraId="29FFEBCB" w14:textId="77777777" w:rsidR="00031FEC" w:rsidRDefault="00031FEC" w:rsidP="0065590E"/>
        </w:tc>
        <w:tc>
          <w:tcPr>
            <w:tcW w:w="288" w:type="dxa"/>
          </w:tcPr>
          <w:p w14:paraId="5A058916" w14:textId="77777777" w:rsidR="00031FEC" w:rsidRDefault="00031FEC" w:rsidP="0065590E">
            <w:pPr>
              <w:pStyle w:val="CopticCross"/>
            </w:pPr>
          </w:p>
        </w:tc>
        <w:tc>
          <w:tcPr>
            <w:tcW w:w="3960" w:type="dxa"/>
          </w:tcPr>
          <w:p w14:paraId="2168EFA1" w14:textId="77777777" w:rsidR="00031FEC" w:rsidRDefault="00031FEC" w:rsidP="0065590E">
            <w:pPr>
              <w:pStyle w:val="CopticVersemulti-line"/>
            </w:pPr>
            <w:r>
              <w:t>Ⲱⲥⲁⲛⲛⲁ ϧⲉⲛ ⲛⲏⲉⲧϭⲟⲥⲓ:</w:t>
            </w:r>
          </w:p>
          <w:p w14:paraId="51BDB6C6" w14:textId="77777777" w:rsidR="00031FEC" w:rsidRDefault="00031FEC" w:rsidP="0065590E">
            <w:pPr>
              <w:pStyle w:val="CopticVersemulti-line"/>
            </w:pPr>
            <w:r>
              <w:t>ⲫⲁⲓ ⲡⲉ ⲡ̀ⲟⲩⲣⲟ ⲙ̀Ⲡⲓⲥ̀ⲣⲁⲏⲗ:</w:t>
            </w:r>
          </w:p>
          <w:p w14:paraId="7619A81D" w14:textId="77777777" w:rsidR="00031FEC" w:rsidRDefault="00031FEC" w:rsidP="0065590E">
            <w:pPr>
              <w:pStyle w:val="CopticVersemulti-line"/>
            </w:pPr>
            <w:r>
              <w:t>ϥ̀ⲥ̀ⲙⲁⲣⲱⲟⲩⲧ ⲛ̀ϫⲉ ⲫⲏⲉⲑⲛⲏⲟⲩ:</w:t>
            </w:r>
          </w:p>
          <w:p w14:paraId="515346BD" w14:textId="77777777" w:rsidR="00031FEC" w:rsidRPr="00C35319" w:rsidRDefault="00031FEC" w:rsidP="0065590E">
            <w:pPr>
              <w:pStyle w:val="CopticHangingVerse"/>
            </w:pPr>
            <w:r>
              <w:t>ϧⲉⲛ ⲫ̀ⲣⲁⲛ ⲙ̀Ⲡϭⲟⲓⲥ ⲛ̀ⲧⲉ ⲛⲓϫⲟⲙ.</w:t>
            </w:r>
          </w:p>
        </w:tc>
      </w:tr>
    </w:tbl>
    <w:p w14:paraId="1A87F243" w14:textId="0948E3D8" w:rsidR="00031FEC" w:rsidRDefault="00031FEC" w:rsidP="00031FEC">
      <w:pPr>
        <w:pStyle w:val="Rubric"/>
        <w:keepNext/>
      </w:pPr>
      <w:r>
        <w:lastRenderedPageBreak/>
        <w:t>The r</w:t>
      </w:r>
      <w:r w:rsidR="00F32116">
        <w:t>efrain for the Feats of the Cro</w:t>
      </w:r>
      <w:r>
        <w:t>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097CF941" w14:textId="77777777" w:rsidTr="0065590E">
        <w:trPr>
          <w:cantSplit/>
          <w:jc w:val="center"/>
        </w:trPr>
        <w:tc>
          <w:tcPr>
            <w:tcW w:w="288" w:type="dxa"/>
          </w:tcPr>
          <w:p w14:paraId="6C65AE42" w14:textId="77777777" w:rsidR="00031FEC" w:rsidRDefault="00031FEC" w:rsidP="0065590E">
            <w:pPr>
              <w:pStyle w:val="CopticCross"/>
            </w:pPr>
          </w:p>
        </w:tc>
        <w:tc>
          <w:tcPr>
            <w:tcW w:w="3960" w:type="dxa"/>
          </w:tcPr>
          <w:p w14:paraId="182ABC1F" w14:textId="35C91D8E" w:rsidR="00031FEC" w:rsidRDefault="00031FEC" w:rsidP="0065590E">
            <w:pPr>
              <w:pStyle w:val="EngHang"/>
            </w:pPr>
            <w:r>
              <w:t>Through His Corss,</w:t>
            </w:r>
          </w:p>
          <w:p w14:paraId="7F7FA33A" w14:textId="159FFF83" w:rsidR="00031FEC" w:rsidRDefault="00031FEC" w:rsidP="0065590E">
            <w:pPr>
              <w:pStyle w:val="EngHang"/>
            </w:pPr>
            <w:r>
              <w:t>And His Holy Resurrection,</w:t>
            </w:r>
          </w:p>
          <w:p w14:paraId="361A0A33" w14:textId="5538D7DA" w:rsidR="00031FEC" w:rsidRDefault="00031FEC" w:rsidP="0065590E">
            <w:pPr>
              <w:pStyle w:val="EngHang"/>
            </w:pPr>
            <w:r>
              <w:t>He restored mankind,</w:t>
            </w:r>
          </w:p>
          <w:p w14:paraId="3A7FC110" w14:textId="56B5E920" w:rsidR="00031FEC" w:rsidRDefault="00031FEC" w:rsidP="0065590E">
            <w:pPr>
              <w:pStyle w:val="EngHangEnd"/>
            </w:pPr>
            <w:r>
              <w:t>Once again, to Paradise.</w:t>
            </w:r>
          </w:p>
        </w:tc>
        <w:tc>
          <w:tcPr>
            <w:tcW w:w="288" w:type="dxa"/>
          </w:tcPr>
          <w:p w14:paraId="521E4772" w14:textId="77777777" w:rsidR="00031FEC" w:rsidRDefault="00031FEC" w:rsidP="0065590E"/>
        </w:tc>
        <w:tc>
          <w:tcPr>
            <w:tcW w:w="288" w:type="dxa"/>
          </w:tcPr>
          <w:p w14:paraId="6EA7C8F0" w14:textId="77777777" w:rsidR="00031FEC" w:rsidRDefault="00031FEC" w:rsidP="0065590E">
            <w:pPr>
              <w:pStyle w:val="CopticCross"/>
            </w:pPr>
          </w:p>
        </w:tc>
        <w:tc>
          <w:tcPr>
            <w:tcW w:w="3960" w:type="dxa"/>
          </w:tcPr>
          <w:p w14:paraId="2F18F579" w14:textId="77777777" w:rsidR="00031FEC" w:rsidRDefault="00031FEC" w:rsidP="00031FEC">
            <w:pPr>
              <w:pStyle w:val="CopticVersemulti-line"/>
            </w:pPr>
            <w:r w:rsidRPr="00D72DC0">
              <w:t>Ⲉ̀ⲃⲟⲗϩⲓⲧⲉⲛ ⲡⲉϥ̀ⲥⲧⲁⲩⲣⲟⲥ</w:t>
            </w:r>
          </w:p>
          <w:p w14:paraId="6B8DF753" w14:textId="77777777" w:rsidR="00031FEC" w:rsidRDefault="00031FEC" w:rsidP="00031FEC">
            <w:pPr>
              <w:pStyle w:val="CopticVersemulti-line"/>
            </w:pPr>
            <w:r w:rsidRPr="00D72DC0">
              <w:t>ⲛⲉⲙ ⲧⲉϥⲁ̀ⲛⲁⲥⲧⲁⲥⲓⲥ ⲉ̅ⲑ̅ⲩ</w:t>
            </w:r>
          </w:p>
          <w:p w14:paraId="40561939" w14:textId="77777777" w:rsidR="00031FEC" w:rsidRDefault="00031FEC" w:rsidP="00031FEC">
            <w:pPr>
              <w:pStyle w:val="CopticVersemulti-line"/>
            </w:pPr>
            <w:r w:rsidRPr="00D72DC0">
              <w:t>ⲁϥⲧⲁⲥⲑⲟ ⲙ̀ⲡⲓⲣⲱⲙⲓ ⲛ̀ⲕⲉⲥⲟⲡ</w:t>
            </w:r>
          </w:p>
          <w:p w14:paraId="63853CDE" w14:textId="4212731A" w:rsidR="00031FEC" w:rsidRPr="00C35319" w:rsidRDefault="00031FEC" w:rsidP="00031FEC">
            <w:pPr>
              <w:pStyle w:val="CopticHangingVerse"/>
            </w:pPr>
            <w:r w:rsidRPr="00D72DC0">
              <w:t>ⲉ̀ϧⲟⲩⲛ ⲉ̀ⲡⲓⲡⲁⲣⲁⲇⲓⲥⲟⲥ</w:t>
            </w:r>
          </w:p>
        </w:tc>
      </w:tr>
    </w:tbl>
    <w:p w14:paraId="2BA7F95A" w14:textId="33E4D7B4" w:rsidR="00031FEC" w:rsidRDefault="00031FEC" w:rsidP="00031FEC">
      <w:pPr>
        <w:pStyle w:val="Rubric"/>
        <w:keepNext/>
      </w:pPr>
      <w:r>
        <w:t>1: Before the Altar: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6D51C960" w14:textId="77777777" w:rsidTr="0065590E">
        <w:trPr>
          <w:cantSplit/>
          <w:jc w:val="center"/>
        </w:trPr>
        <w:tc>
          <w:tcPr>
            <w:tcW w:w="288" w:type="dxa"/>
          </w:tcPr>
          <w:p w14:paraId="6615C444" w14:textId="77777777" w:rsidR="00031FEC" w:rsidRDefault="00031FEC" w:rsidP="0065590E">
            <w:pPr>
              <w:pStyle w:val="CopticCross"/>
            </w:pPr>
          </w:p>
        </w:tc>
        <w:tc>
          <w:tcPr>
            <w:tcW w:w="3960" w:type="dxa"/>
          </w:tcPr>
          <w:p w14:paraId="499DD99B" w14:textId="3A5D094A" w:rsidR="00031FEC" w:rsidRDefault="00031FEC" w:rsidP="0065590E">
            <w:pPr>
              <w:pStyle w:val="EngHang"/>
            </w:pPr>
            <w:r>
              <w:t>The Four Incorporeal Beasts,</w:t>
            </w:r>
          </w:p>
          <w:p w14:paraId="1E3A3E6A" w14:textId="17CF0FD5" w:rsidR="00031FEC" w:rsidRDefault="00031FEC" w:rsidP="0065590E">
            <w:pPr>
              <w:pStyle w:val="EngHang"/>
            </w:pPr>
            <w:r>
              <w:t>Carrying the throne of God:</w:t>
            </w:r>
          </w:p>
          <w:p w14:paraId="7D9F2D6D" w14:textId="30F5F78C" w:rsidR="00031FEC" w:rsidRDefault="00031FEC" w:rsidP="0065590E">
            <w:pPr>
              <w:pStyle w:val="EngHang"/>
            </w:pPr>
            <w:r>
              <w:t>A lion’s face and a calf’s face,</w:t>
            </w:r>
          </w:p>
          <w:p w14:paraId="47B1FDC1" w14:textId="35EBE876" w:rsidR="00031FEC" w:rsidRDefault="00031FEC" w:rsidP="0065590E">
            <w:pPr>
              <w:pStyle w:val="EngHangEnd"/>
            </w:pPr>
            <w:r>
              <w:t>A man’s face an an eagle’s face.</w:t>
            </w:r>
          </w:p>
        </w:tc>
        <w:tc>
          <w:tcPr>
            <w:tcW w:w="288" w:type="dxa"/>
          </w:tcPr>
          <w:p w14:paraId="1260A4EA" w14:textId="77777777" w:rsidR="00031FEC" w:rsidRDefault="00031FEC" w:rsidP="0065590E"/>
        </w:tc>
        <w:tc>
          <w:tcPr>
            <w:tcW w:w="288" w:type="dxa"/>
          </w:tcPr>
          <w:p w14:paraId="20A369A5" w14:textId="77777777" w:rsidR="00031FEC" w:rsidRDefault="00031FEC" w:rsidP="0065590E">
            <w:pPr>
              <w:pStyle w:val="CopticCross"/>
            </w:pPr>
          </w:p>
        </w:tc>
        <w:tc>
          <w:tcPr>
            <w:tcW w:w="3960" w:type="dxa"/>
          </w:tcPr>
          <w:p w14:paraId="59AA176E" w14:textId="7C728077" w:rsidR="00031FEC" w:rsidRPr="00C35319" w:rsidRDefault="00031FEC" w:rsidP="0065590E">
            <w:pPr>
              <w:pStyle w:val="CopticHangingVerse"/>
            </w:pPr>
          </w:p>
        </w:tc>
      </w:tr>
    </w:tbl>
    <w:p w14:paraId="3CF652C0" w14:textId="0F9406FF" w:rsidR="00031FEC" w:rsidRDefault="00031FEC" w:rsidP="00031FEC">
      <w:pPr>
        <w:pStyle w:val="Rubric"/>
        <w:keepNext/>
      </w:pPr>
      <w:r>
        <w:t>2: Before the icon of the Theotokos: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1B905D2A" w14:textId="77777777" w:rsidTr="0065590E">
        <w:trPr>
          <w:cantSplit/>
          <w:jc w:val="center"/>
        </w:trPr>
        <w:tc>
          <w:tcPr>
            <w:tcW w:w="288" w:type="dxa"/>
          </w:tcPr>
          <w:p w14:paraId="50D16DB6" w14:textId="77777777" w:rsidR="00031FEC" w:rsidRDefault="00031FEC" w:rsidP="0065590E">
            <w:pPr>
              <w:pStyle w:val="CopticCross"/>
            </w:pPr>
          </w:p>
        </w:tc>
        <w:tc>
          <w:tcPr>
            <w:tcW w:w="3960" w:type="dxa"/>
          </w:tcPr>
          <w:p w14:paraId="559C7EB3" w14:textId="517887FF" w:rsidR="00031FEC" w:rsidRDefault="00031FEC" w:rsidP="0065590E">
            <w:pPr>
              <w:pStyle w:val="EngHang"/>
            </w:pPr>
            <w:r>
              <w:t>We exalt you befittingly,</w:t>
            </w:r>
          </w:p>
          <w:p w14:paraId="18061DF3" w14:textId="102B80BB" w:rsidR="00031FEC" w:rsidRDefault="00031FEC" w:rsidP="0065590E">
            <w:pPr>
              <w:pStyle w:val="EngHang"/>
            </w:pPr>
            <w:r>
              <w:t>With your cousin Elizabeth:</w:t>
            </w:r>
          </w:p>
          <w:p w14:paraId="4904CFA7" w14:textId="1C0681B1" w:rsidR="00031FEC" w:rsidRDefault="00031FEC" w:rsidP="00031FEC">
            <w:pPr>
              <w:pStyle w:val="EngHang"/>
            </w:pPr>
            <w:r>
              <w:t>“Blessed are you among women,</w:t>
            </w:r>
          </w:p>
          <w:p w14:paraId="6FB58944" w14:textId="6E752AF2" w:rsidR="00031FEC" w:rsidRDefault="00031FEC" w:rsidP="0065590E">
            <w:pPr>
              <w:pStyle w:val="EngHangEnd"/>
            </w:pPr>
            <w:r>
              <w:t>And blessed is the Fruit of your womb.”</w:t>
            </w:r>
          </w:p>
        </w:tc>
        <w:tc>
          <w:tcPr>
            <w:tcW w:w="288" w:type="dxa"/>
          </w:tcPr>
          <w:p w14:paraId="225FF9A7" w14:textId="77777777" w:rsidR="00031FEC" w:rsidRDefault="00031FEC" w:rsidP="0065590E"/>
        </w:tc>
        <w:tc>
          <w:tcPr>
            <w:tcW w:w="288" w:type="dxa"/>
          </w:tcPr>
          <w:p w14:paraId="56F95090" w14:textId="77777777" w:rsidR="00031FEC" w:rsidRDefault="00031FEC" w:rsidP="0065590E">
            <w:pPr>
              <w:pStyle w:val="CopticCross"/>
            </w:pPr>
          </w:p>
        </w:tc>
        <w:tc>
          <w:tcPr>
            <w:tcW w:w="3960" w:type="dxa"/>
          </w:tcPr>
          <w:p w14:paraId="3594766F" w14:textId="77777777" w:rsidR="00031FEC" w:rsidRPr="00C35319" w:rsidRDefault="00031FEC" w:rsidP="0065590E">
            <w:pPr>
              <w:pStyle w:val="CopticHangingVerse"/>
            </w:pPr>
          </w:p>
        </w:tc>
      </w:tr>
    </w:tbl>
    <w:p w14:paraId="108FD45B" w14:textId="3CC39340" w:rsidR="00031FEC" w:rsidRDefault="00031FEC" w:rsidP="00031FEC">
      <w:pPr>
        <w:pStyle w:val="Rubric"/>
        <w:keepNext/>
      </w:pPr>
      <w:r>
        <w:t>3: Before the Annunciation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DDECE6" w14:textId="77777777" w:rsidTr="0065590E">
        <w:trPr>
          <w:cantSplit/>
          <w:jc w:val="center"/>
        </w:trPr>
        <w:tc>
          <w:tcPr>
            <w:tcW w:w="288" w:type="dxa"/>
          </w:tcPr>
          <w:p w14:paraId="78D264B9" w14:textId="77777777" w:rsidR="00031FEC" w:rsidRDefault="00031FEC" w:rsidP="0065590E">
            <w:pPr>
              <w:pStyle w:val="CopticCross"/>
            </w:pPr>
          </w:p>
        </w:tc>
        <w:tc>
          <w:tcPr>
            <w:tcW w:w="3960" w:type="dxa"/>
          </w:tcPr>
          <w:p w14:paraId="547F6398" w14:textId="4A9B2293" w:rsidR="00031FEC" w:rsidRDefault="00031FEC" w:rsidP="0065590E">
            <w:pPr>
              <w:pStyle w:val="EngHang"/>
            </w:pPr>
            <w:r>
              <w:t>Gabriel the Angel</w:t>
            </w:r>
          </w:p>
          <w:p w14:paraId="3C8A3ACB" w14:textId="64F19CF9" w:rsidR="00031FEC" w:rsidRDefault="00031FEC" w:rsidP="0065590E">
            <w:pPr>
              <w:pStyle w:val="EngHang"/>
            </w:pPr>
            <w:r>
              <w:t>Was seeon by Daniel,</w:t>
            </w:r>
          </w:p>
          <w:p w14:paraId="241FE655" w14:textId="3B409153" w:rsidR="00031FEC" w:rsidRDefault="00031FEC" w:rsidP="0065590E">
            <w:pPr>
              <w:pStyle w:val="EngHang"/>
            </w:pPr>
            <w:r>
              <w:t>Standing on his feet,</w:t>
            </w:r>
          </w:p>
          <w:p w14:paraId="361C9583" w14:textId="20AE174C" w:rsidR="00031FEC" w:rsidRDefault="00031FEC" w:rsidP="0065590E">
            <w:pPr>
              <w:pStyle w:val="EngHangEnd"/>
            </w:pPr>
            <w:r>
              <w:t>By the bank of the river.</w:t>
            </w:r>
          </w:p>
        </w:tc>
        <w:tc>
          <w:tcPr>
            <w:tcW w:w="288" w:type="dxa"/>
          </w:tcPr>
          <w:p w14:paraId="01A08D86" w14:textId="77777777" w:rsidR="00031FEC" w:rsidRDefault="00031FEC" w:rsidP="0065590E"/>
        </w:tc>
        <w:tc>
          <w:tcPr>
            <w:tcW w:w="288" w:type="dxa"/>
          </w:tcPr>
          <w:p w14:paraId="0761F35F" w14:textId="77777777" w:rsidR="00031FEC" w:rsidRDefault="00031FEC" w:rsidP="0065590E">
            <w:pPr>
              <w:pStyle w:val="CopticCross"/>
            </w:pPr>
          </w:p>
        </w:tc>
        <w:tc>
          <w:tcPr>
            <w:tcW w:w="3960" w:type="dxa"/>
          </w:tcPr>
          <w:p w14:paraId="53C24500" w14:textId="77777777" w:rsidR="00031FEC" w:rsidRPr="00C35319" w:rsidRDefault="00031FEC" w:rsidP="0065590E">
            <w:pPr>
              <w:pStyle w:val="CopticHangingVerse"/>
            </w:pPr>
          </w:p>
        </w:tc>
      </w:tr>
    </w:tbl>
    <w:p w14:paraId="222F5B8D" w14:textId="40EB57F0" w:rsidR="00031FEC" w:rsidRDefault="00031FEC" w:rsidP="00031FEC">
      <w:pPr>
        <w:pStyle w:val="Rubric"/>
        <w:keepNext/>
      </w:pPr>
      <w:r>
        <w:t>4: Before the Archangel Michael’s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E1270E2" w14:textId="77777777" w:rsidTr="0065590E">
        <w:trPr>
          <w:cantSplit/>
          <w:jc w:val="center"/>
        </w:trPr>
        <w:tc>
          <w:tcPr>
            <w:tcW w:w="288" w:type="dxa"/>
          </w:tcPr>
          <w:p w14:paraId="0DD7FF80" w14:textId="77777777" w:rsidR="00031FEC" w:rsidRDefault="00031FEC" w:rsidP="0065590E">
            <w:pPr>
              <w:pStyle w:val="CopticCross"/>
            </w:pPr>
          </w:p>
        </w:tc>
        <w:tc>
          <w:tcPr>
            <w:tcW w:w="3960" w:type="dxa"/>
          </w:tcPr>
          <w:p w14:paraId="1D69C153" w14:textId="387DE147" w:rsidR="00031FEC" w:rsidRDefault="00031FEC" w:rsidP="0065590E">
            <w:pPr>
              <w:pStyle w:val="EngHang"/>
            </w:pPr>
            <w:r>
              <w:t>Michael, chief of the heavenly,</w:t>
            </w:r>
          </w:p>
          <w:p w14:paraId="503837A2" w14:textId="4E349791" w:rsidR="00031FEC" w:rsidRDefault="00031FEC" w:rsidP="0065590E">
            <w:pPr>
              <w:pStyle w:val="EngHang"/>
            </w:pPr>
            <w:r>
              <w:t>Is the foremost,</w:t>
            </w:r>
          </w:p>
          <w:p w14:paraId="1821C634" w14:textId="03EE85BF" w:rsidR="00031FEC" w:rsidRDefault="00031FEC" w:rsidP="00031FEC">
            <w:pPr>
              <w:pStyle w:val="EngHang"/>
            </w:pPr>
            <w:r>
              <w:t>Among the angelic orders</w:t>
            </w:r>
          </w:p>
          <w:p w14:paraId="7D2A56BB" w14:textId="341ED03D" w:rsidR="00031FEC" w:rsidRDefault="00031FEC" w:rsidP="0065590E">
            <w:pPr>
              <w:pStyle w:val="EngHangEnd"/>
            </w:pPr>
            <w:r>
              <w:t>Serving the Lord.</w:t>
            </w:r>
          </w:p>
        </w:tc>
        <w:tc>
          <w:tcPr>
            <w:tcW w:w="288" w:type="dxa"/>
          </w:tcPr>
          <w:p w14:paraId="5C4E2C02" w14:textId="77777777" w:rsidR="00031FEC" w:rsidRDefault="00031FEC" w:rsidP="0065590E"/>
        </w:tc>
        <w:tc>
          <w:tcPr>
            <w:tcW w:w="288" w:type="dxa"/>
          </w:tcPr>
          <w:p w14:paraId="3DFB2E1B" w14:textId="77777777" w:rsidR="00031FEC" w:rsidRDefault="00031FEC" w:rsidP="0065590E">
            <w:pPr>
              <w:pStyle w:val="CopticCross"/>
            </w:pPr>
          </w:p>
        </w:tc>
        <w:tc>
          <w:tcPr>
            <w:tcW w:w="3960" w:type="dxa"/>
          </w:tcPr>
          <w:p w14:paraId="6824926E" w14:textId="77777777" w:rsidR="00031FEC" w:rsidRPr="00C35319" w:rsidRDefault="00031FEC" w:rsidP="0065590E">
            <w:pPr>
              <w:pStyle w:val="CopticHangingVerse"/>
            </w:pPr>
          </w:p>
        </w:tc>
      </w:tr>
    </w:tbl>
    <w:p w14:paraId="5B3A7AAA" w14:textId="215A6B83" w:rsidR="00031FEC" w:rsidRDefault="00031FEC" w:rsidP="00031FEC">
      <w:pPr>
        <w:pStyle w:val="Rubric"/>
        <w:keepNext/>
      </w:pPr>
      <w:r>
        <w:lastRenderedPageBreak/>
        <w:t xml:space="preserve">5: Before the </w:t>
      </w:r>
      <w:r w:rsidR="0065590E">
        <w:t>St. Mark’s icon</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1FEC" w14:paraId="508FAE26" w14:textId="77777777" w:rsidTr="0065590E">
        <w:trPr>
          <w:cantSplit/>
          <w:jc w:val="center"/>
        </w:trPr>
        <w:tc>
          <w:tcPr>
            <w:tcW w:w="288" w:type="dxa"/>
          </w:tcPr>
          <w:p w14:paraId="6D80BED8" w14:textId="77777777" w:rsidR="00031FEC" w:rsidRDefault="00031FEC" w:rsidP="0065590E">
            <w:pPr>
              <w:pStyle w:val="CopticCross"/>
            </w:pPr>
          </w:p>
        </w:tc>
        <w:tc>
          <w:tcPr>
            <w:tcW w:w="3960" w:type="dxa"/>
          </w:tcPr>
          <w:p w14:paraId="7BA373DD" w14:textId="5E9E46FA" w:rsidR="00031FEC" w:rsidRDefault="0065590E" w:rsidP="0065590E">
            <w:pPr>
              <w:pStyle w:val="EngHang"/>
            </w:pPr>
            <w:r>
              <w:t>Mark the Apostle,</w:t>
            </w:r>
          </w:p>
          <w:p w14:paraId="7915BF41" w14:textId="0CA67F28" w:rsidR="0065590E" w:rsidRDefault="0065590E" w:rsidP="0065590E">
            <w:pPr>
              <w:pStyle w:val="EngHang"/>
            </w:pPr>
            <w:r>
              <w:t>And the Evangelist,</w:t>
            </w:r>
          </w:p>
          <w:p w14:paraId="7E675FAB" w14:textId="02D24F63" w:rsidR="0065590E" w:rsidRDefault="0065590E" w:rsidP="0065590E">
            <w:pPr>
              <w:pStyle w:val="EngHang"/>
            </w:pPr>
            <w:r>
              <w:t>The widness to the Passion</w:t>
            </w:r>
          </w:p>
          <w:p w14:paraId="48A0DCCC" w14:textId="45BBDD93" w:rsidR="00031FEC" w:rsidRDefault="0065590E" w:rsidP="0065590E">
            <w:pPr>
              <w:pStyle w:val="EngHangEnd"/>
            </w:pPr>
            <w:r>
              <w:t>Of the Only-Begotten God</w:t>
            </w:r>
            <w:r w:rsidR="00031FEC">
              <w:t>.</w:t>
            </w:r>
          </w:p>
        </w:tc>
        <w:tc>
          <w:tcPr>
            <w:tcW w:w="288" w:type="dxa"/>
          </w:tcPr>
          <w:p w14:paraId="5E434D28" w14:textId="77777777" w:rsidR="00031FEC" w:rsidRDefault="00031FEC" w:rsidP="0065590E"/>
        </w:tc>
        <w:tc>
          <w:tcPr>
            <w:tcW w:w="288" w:type="dxa"/>
          </w:tcPr>
          <w:p w14:paraId="56F3E992" w14:textId="77777777" w:rsidR="00031FEC" w:rsidRDefault="00031FEC" w:rsidP="0065590E">
            <w:pPr>
              <w:pStyle w:val="CopticCross"/>
            </w:pPr>
          </w:p>
        </w:tc>
        <w:tc>
          <w:tcPr>
            <w:tcW w:w="3960" w:type="dxa"/>
          </w:tcPr>
          <w:p w14:paraId="66547169" w14:textId="77777777" w:rsidR="00031FEC" w:rsidRPr="00C35319" w:rsidRDefault="00031FEC" w:rsidP="0065590E">
            <w:pPr>
              <w:pStyle w:val="CopticHangingVerse"/>
            </w:pPr>
          </w:p>
        </w:tc>
      </w:tr>
    </w:tbl>
    <w:p w14:paraId="258A5CBC" w14:textId="739EDC79" w:rsidR="0065590E" w:rsidRDefault="0065590E" w:rsidP="0065590E">
      <w:pPr>
        <w:pStyle w:val="Rubric"/>
        <w:keepNext/>
      </w:pPr>
      <w:r>
        <w:t>6: Before the Apostles’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AE4A28E" w14:textId="77777777" w:rsidTr="0065590E">
        <w:trPr>
          <w:cantSplit/>
          <w:jc w:val="center"/>
        </w:trPr>
        <w:tc>
          <w:tcPr>
            <w:tcW w:w="288" w:type="dxa"/>
          </w:tcPr>
          <w:p w14:paraId="48146CD1" w14:textId="77777777" w:rsidR="0065590E" w:rsidRDefault="0065590E" w:rsidP="0065590E">
            <w:pPr>
              <w:pStyle w:val="CopticCross"/>
            </w:pPr>
          </w:p>
        </w:tc>
        <w:tc>
          <w:tcPr>
            <w:tcW w:w="3960" w:type="dxa"/>
          </w:tcPr>
          <w:p w14:paraId="046D8FE4" w14:textId="02DA72F0" w:rsidR="0065590E" w:rsidRDefault="0065590E" w:rsidP="0065590E">
            <w:pPr>
              <w:pStyle w:val="EngHang"/>
            </w:pPr>
            <w:r>
              <w:t>Jesus Christ has sent you,</w:t>
            </w:r>
          </w:p>
          <w:p w14:paraId="11780AA0" w14:textId="75959E98" w:rsidR="0065590E" w:rsidRDefault="0065590E" w:rsidP="0065590E">
            <w:pPr>
              <w:pStyle w:val="EngHang"/>
            </w:pPr>
            <w:r>
              <w:t>O Twelve Apostles,</w:t>
            </w:r>
          </w:p>
          <w:p w14:paraId="07F22D46" w14:textId="1295620D" w:rsidR="0065590E" w:rsidRDefault="0065590E" w:rsidP="0065590E">
            <w:pPr>
              <w:pStyle w:val="EngHang"/>
            </w:pPr>
            <w:r>
              <w:t>To evangelize the nations,</w:t>
            </w:r>
          </w:p>
          <w:p w14:paraId="7A35D712" w14:textId="59062CAF" w:rsidR="0065590E" w:rsidRDefault="0065590E" w:rsidP="0065590E">
            <w:pPr>
              <w:pStyle w:val="EngHangEnd"/>
            </w:pPr>
            <w:r>
              <w:t>And make them Christians.</w:t>
            </w:r>
          </w:p>
        </w:tc>
        <w:tc>
          <w:tcPr>
            <w:tcW w:w="288" w:type="dxa"/>
          </w:tcPr>
          <w:p w14:paraId="7E88C50C" w14:textId="77777777" w:rsidR="0065590E" w:rsidRDefault="0065590E" w:rsidP="0065590E"/>
        </w:tc>
        <w:tc>
          <w:tcPr>
            <w:tcW w:w="288" w:type="dxa"/>
          </w:tcPr>
          <w:p w14:paraId="5FFC52C5" w14:textId="77777777" w:rsidR="0065590E" w:rsidRDefault="0065590E" w:rsidP="0065590E">
            <w:pPr>
              <w:pStyle w:val="CopticCross"/>
            </w:pPr>
          </w:p>
        </w:tc>
        <w:tc>
          <w:tcPr>
            <w:tcW w:w="3960" w:type="dxa"/>
          </w:tcPr>
          <w:p w14:paraId="6E0041AE" w14:textId="77777777" w:rsidR="0065590E" w:rsidRPr="00C35319" w:rsidRDefault="0065590E" w:rsidP="0065590E">
            <w:pPr>
              <w:pStyle w:val="CopticHangingVerse"/>
            </w:pPr>
          </w:p>
        </w:tc>
      </w:tr>
    </w:tbl>
    <w:p w14:paraId="6C145AE6" w14:textId="3E9D92DB" w:rsidR="0065590E" w:rsidRDefault="0065590E" w:rsidP="0065590E">
      <w:pPr>
        <w:pStyle w:val="Rubric"/>
        <w:keepNext/>
      </w:pPr>
      <w:r>
        <w:t>7: Before the icon of St. George (or any martyr):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1F9612FD" w14:textId="77777777" w:rsidTr="0065590E">
        <w:trPr>
          <w:cantSplit/>
          <w:jc w:val="center"/>
        </w:trPr>
        <w:tc>
          <w:tcPr>
            <w:tcW w:w="288" w:type="dxa"/>
          </w:tcPr>
          <w:p w14:paraId="63F01407" w14:textId="77777777" w:rsidR="0065590E" w:rsidRDefault="0065590E" w:rsidP="0065590E">
            <w:pPr>
              <w:pStyle w:val="CopticCross"/>
            </w:pPr>
          </w:p>
        </w:tc>
        <w:tc>
          <w:tcPr>
            <w:tcW w:w="3960" w:type="dxa"/>
          </w:tcPr>
          <w:p w14:paraId="1F372B7B" w14:textId="4824252D" w:rsidR="0065590E" w:rsidRDefault="0065590E" w:rsidP="0065590E">
            <w:pPr>
              <w:pStyle w:val="EngHang"/>
            </w:pPr>
            <w:r>
              <w:t>Hail to you, O martyr(s),</w:t>
            </w:r>
          </w:p>
          <w:p w14:paraId="2DB30C09" w14:textId="20C66A5B" w:rsidR="0065590E" w:rsidRDefault="0065590E" w:rsidP="0065590E">
            <w:pPr>
              <w:pStyle w:val="EngHang"/>
            </w:pPr>
            <w:r>
              <w:t>Hail to the noble athelete(s),</w:t>
            </w:r>
          </w:p>
          <w:p w14:paraId="76EAFA2D" w14:textId="2C1173C6" w:rsidR="0065590E" w:rsidRDefault="0065590E" w:rsidP="0065590E">
            <w:pPr>
              <w:pStyle w:val="EngHang"/>
            </w:pPr>
            <w:r>
              <w:t>Hail to the struggle-bearer(s),</w:t>
            </w:r>
          </w:p>
          <w:p w14:paraId="228BCB47" w14:textId="7D3886D9" w:rsidR="0065590E" w:rsidRDefault="0065590E" w:rsidP="0065590E">
            <w:pPr>
              <w:pStyle w:val="EngHangEnd"/>
            </w:pPr>
            <w:r>
              <w:t>__________.</w:t>
            </w:r>
          </w:p>
        </w:tc>
        <w:tc>
          <w:tcPr>
            <w:tcW w:w="288" w:type="dxa"/>
          </w:tcPr>
          <w:p w14:paraId="6802221B" w14:textId="77777777" w:rsidR="0065590E" w:rsidRDefault="0065590E" w:rsidP="0065590E"/>
        </w:tc>
        <w:tc>
          <w:tcPr>
            <w:tcW w:w="288" w:type="dxa"/>
          </w:tcPr>
          <w:p w14:paraId="34E3524E" w14:textId="77777777" w:rsidR="0065590E" w:rsidRDefault="0065590E" w:rsidP="0065590E">
            <w:pPr>
              <w:pStyle w:val="CopticCross"/>
            </w:pPr>
          </w:p>
        </w:tc>
        <w:tc>
          <w:tcPr>
            <w:tcW w:w="3960" w:type="dxa"/>
          </w:tcPr>
          <w:p w14:paraId="0FD954C7" w14:textId="77777777" w:rsidR="0065590E" w:rsidRPr="00C35319" w:rsidRDefault="0065590E" w:rsidP="0065590E">
            <w:pPr>
              <w:pStyle w:val="CopticHangingVerse"/>
            </w:pPr>
          </w:p>
        </w:tc>
      </w:tr>
    </w:tbl>
    <w:p w14:paraId="3767F0C4" w14:textId="1695AF1E" w:rsidR="0065590E" w:rsidRDefault="0065590E" w:rsidP="0065590E">
      <w:pPr>
        <w:pStyle w:val="Rubric"/>
        <w:keepNext/>
      </w:pPr>
      <w:r>
        <w:t>8: Before the icon of St. Antony (or any other ascetic):</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5BE7603C" w14:textId="77777777" w:rsidTr="0065590E">
        <w:trPr>
          <w:cantSplit/>
          <w:jc w:val="center"/>
        </w:trPr>
        <w:tc>
          <w:tcPr>
            <w:tcW w:w="288" w:type="dxa"/>
          </w:tcPr>
          <w:p w14:paraId="298C4F0B" w14:textId="77777777" w:rsidR="0065590E" w:rsidRDefault="0065590E" w:rsidP="0065590E">
            <w:pPr>
              <w:pStyle w:val="CopticCross"/>
            </w:pPr>
          </w:p>
        </w:tc>
        <w:tc>
          <w:tcPr>
            <w:tcW w:w="3960" w:type="dxa"/>
          </w:tcPr>
          <w:p w14:paraId="779C2A74" w14:textId="71841A43" w:rsidR="0065590E" w:rsidRDefault="0065590E" w:rsidP="0065590E">
            <w:pPr>
              <w:pStyle w:val="EngHang"/>
            </w:pPr>
            <w:r>
              <w:t>Chase away the thoughts of</w:t>
            </w:r>
          </w:p>
          <w:p w14:paraId="73F07CB0" w14:textId="76908542" w:rsidR="0065590E" w:rsidRDefault="0065590E" w:rsidP="0065590E">
            <w:pPr>
              <w:pStyle w:val="EngHang"/>
            </w:pPr>
            <w:r>
              <w:t>Darkness from your hearts,</w:t>
            </w:r>
          </w:p>
          <w:p w14:paraId="21552A17" w14:textId="0BF3F2C5" w:rsidR="0065590E" w:rsidRDefault="0065590E" w:rsidP="0065590E">
            <w:pPr>
              <w:pStyle w:val="EngHang"/>
            </w:pPr>
            <w:r>
              <w:t>And the memories that deceive,</w:t>
            </w:r>
          </w:p>
          <w:p w14:paraId="3D1590A3" w14:textId="4312131D" w:rsidR="0065590E" w:rsidRDefault="0065590E" w:rsidP="0065590E">
            <w:pPr>
              <w:pStyle w:val="EngHangEnd"/>
            </w:pPr>
            <w:r>
              <w:t>And darken the mind.</w:t>
            </w:r>
          </w:p>
        </w:tc>
        <w:tc>
          <w:tcPr>
            <w:tcW w:w="288" w:type="dxa"/>
          </w:tcPr>
          <w:p w14:paraId="7F5A97A6" w14:textId="77777777" w:rsidR="0065590E" w:rsidRDefault="0065590E" w:rsidP="0065590E"/>
        </w:tc>
        <w:tc>
          <w:tcPr>
            <w:tcW w:w="288" w:type="dxa"/>
          </w:tcPr>
          <w:p w14:paraId="5178C4B9" w14:textId="77777777" w:rsidR="0065590E" w:rsidRDefault="0065590E" w:rsidP="0065590E">
            <w:pPr>
              <w:pStyle w:val="CopticCross"/>
            </w:pPr>
          </w:p>
        </w:tc>
        <w:tc>
          <w:tcPr>
            <w:tcW w:w="3960" w:type="dxa"/>
          </w:tcPr>
          <w:p w14:paraId="211FCC25" w14:textId="77777777" w:rsidR="0065590E" w:rsidRPr="00C35319" w:rsidRDefault="0065590E" w:rsidP="0065590E">
            <w:pPr>
              <w:pStyle w:val="CopticHangingVerse"/>
            </w:pPr>
          </w:p>
        </w:tc>
      </w:tr>
    </w:tbl>
    <w:p w14:paraId="72F663A2" w14:textId="4353B4AF" w:rsidR="0065590E" w:rsidRDefault="0065590E" w:rsidP="0065590E">
      <w:pPr>
        <w:pStyle w:val="Rubric"/>
        <w:keepNext/>
      </w:pPr>
      <w:r>
        <w:t>9: Before the Northern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2749F439" w14:textId="77777777" w:rsidTr="0065590E">
        <w:trPr>
          <w:cantSplit/>
          <w:jc w:val="center"/>
        </w:trPr>
        <w:tc>
          <w:tcPr>
            <w:tcW w:w="288" w:type="dxa"/>
          </w:tcPr>
          <w:p w14:paraId="71593C8D" w14:textId="77777777" w:rsidR="0065590E" w:rsidRDefault="0065590E" w:rsidP="0065590E">
            <w:pPr>
              <w:pStyle w:val="CopticCross"/>
            </w:pPr>
          </w:p>
        </w:tc>
        <w:tc>
          <w:tcPr>
            <w:tcW w:w="3960" w:type="dxa"/>
          </w:tcPr>
          <w:p w14:paraId="3F436794" w14:textId="7DC454D1" w:rsidR="0065590E" w:rsidRDefault="0065590E" w:rsidP="0065590E">
            <w:pPr>
              <w:pStyle w:val="EngHang"/>
            </w:pPr>
            <w:r>
              <w:t>When You come again,</w:t>
            </w:r>
          </w:p>
          <w:p w14:paraId="6FF6D946" w14:textId="28A8C0E8" w:rsidR="0065590E" w:rsidRDefault="0065590E" w:rsidP="0065590E">
            <w:pPr>
              <w:pStyle w:val="EngHang"/>
            </w:pPr>
            <w:r>
              <w:t>In Your fearful Parousia,</w:t>
            </w:r>
          </w:p>
          <w:p w14:paraId="6CFD5607" w14:textId="20A3C4C0" w:rsidR="0065590E" w:rsidRDefault="0065590E" w:rsidP="0065590E">
            <w:pPr>
              <w:pStyle w:val="EngHang"/>
            </w:pPr>
            <w:r>
              <w:t>May we not hear with trembling,</w:t>
            </w:r>
          </w:p>
          <w:p w14:paraId="17E980D8" w14:textId="728674D9" w:rsidR="0065590E" w:rsidRDefault="0065590E" w:rsidP="0065590E">
            <w:pPr>
              <w:pStyle w:val="EngHangEnd"/>
            </w:pPr>
            <w:r>
              <w:t>“I do not know you.”</w:t>
            </w:r>
          </w:p>
        </w:tc>
        <w:tc>
          <w:tcPr>
            <w:tcW w:w="288" w:type="dxa"/>
          </w:tcPr>
          <w:p w14:paraId="74009D68" w14:textId="77777777" w:rsidR="0065590E" w:rsidRDefault="0065590E" w:rsidP="0065590E"/>
        </w:tc>
        <w:tc>
          <w:tcPr>
            <w:tcW w:w="288" w:type="dxa"/>
          </w:tcPr>
          <w:p w14:paraId="56A38ECC" w14:textId="77777777" w:rsidR="0065590E" w:rsidRDefault="0065590E" w:rsidP="0065590E">
            <w:pPr>
              <w:pStyle w:val="CopticCross"/>
            </w:pPr>
          </w:p>
        </w:tc>
        <w:tc>
          <w:tcPr>
            <w:tcW w:w="3960" w:type="dxa"/>
          </w:tcPr>
          <w:p w14:paraId="5BAA173A" w14:textId="77777777" w:rsidR="0065590E" w:rsidRPr="00C35319" w:rsidRDefault="0065590E" w:rsidP="0065590E">
            <w:pPr>
              <w:pStyle w:val="CopticHangingVerse"/>
            </w:pPr>
          </w:p>
        </w:tc>
      </w:tr>
    </w:tbl>
    <w:p w14:paraId="74C4A605" w14:textId="5652E4EA" w:rsidR="0065590E" w:rsidRDefault="0065590E" w:rsidP="0065590E">
      <w:pPr>
        <w:pStyle w:val="Rubric"/>
        <w:keepNext/>
      </w:pPr>
      <w:r>
        <w:lastRenderedPageBreak/>
        <w:t>10: Before the Theophany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D44A8B6" w14:textId="77777777" w:rsidTr="0065590E">
        <w:trPr>
          <w:cantSplit/>
          <w:jc w:val="center"/>
        </w:trPr>
        <w:tc>
          <w:tcPr>
            <w:tcW w:w="288" w:type="dxa"/>
          </w:tcPr>
          <w:p w14:paraId="3722143D" w14:textId="77777777" w:rsidR="0065590E" w:rsidRDefault="0065590E" w:rsidP="0065590E">
            <w:pPr>
              <w:pStyle w:val="CopticCross"/>
            </w:pPr>
          </w:p>
        </w:tc>
        <w:tc>
          <w:tcPr>
            <w:tcW w:w="3960" w:type="dxa"/>
          </w:tcPr>
          <w:p w14:paraId="3D353E4F" w14:textId="66F5AFE9" w:rsidR="0065590E" w:rsidRDefault="0065590E" w:rsidP="0065590E">
            <w:pPr>
              <w:pStyle w:val="EngHang"/>
            </w:pPr>
            <w:r>
              <w:t>John has witnessed,</w:t>
            </w:r>
          </w:p>
          <w:p w14:paraId="7A6A6724" w14:textId="640DCE69" w:rsidR="0065590E" w:rsidRDefault="0065590E" w:rsidP="0065590E">
            <w:pPr>
              <w:pStyle w:val="EngHang"/>
            </w:pPr>
            <w:r>
              <w:t>In the four Gospels:</w:t>
            </w:r>
          </w:p>
          <w:p w14:paraId="6EA30711" w14:textId="2527F2CC" w:rsidR="0065590E" w:rsidRDefault="0065590E" w:rsidP="0065590E">
            <w:pPr>
              <w:pStyle w:val="EngHang"/>
            </w:pPr>
            <w:r>
              <w:t>“I have baptized my Saviour</w:t>
            </w:r>
          </w:p>
          <w:p w14:paraId="3EA437D0" w14:textId="24AF920A" w:rsidR="0065590E" w:rsidRDefault="0065590E" w:rsidP="0065590E">
            <w:pPr>
              <w:pStyle w:val="EngHangEnd"/>
            </w:pPr>
            <w:r>
              <w:t>In the waters of the Jordan.”</w:t>
            </w:r>
          </w:p>
        </w:tc>
        <w:tc>
          <w:tcPr>
            <w:tcW w:w="288" w:type="dxa"/>
          </w:tcPr>
          <w:p w14:paraId="3CFDFB9B" w14:textId="77777777" w:rsidR="0065590E" w:rsidRDefault="0065590E" w:rsidP="0065590E"/>
        </w:tc>
        <w:tc>
          <w:tcPr>
            <w:tcW w:w="288" w:type="dxa"/>
          </w:tcPr>
          <w:p w14:paraId="76AA495D" w14:textId="77777777" w:rsidR="0065590E" w:rsidRDefault="0065590E" w:rsidP="0065590E">
            <w:pPr>
              <w:pStyle w:val="CopticCross"/>
            </w:pPr>
          </w:p>
        </w:tc>
        <w:tc>
          <w:tcPr>
            <w:tcW w:w="3960" w:type="dxa"/>
          </w:tcPr>
          <w:p w14:paraId="7DCD6FBD" w14:textId="77777777" w:rsidR="0065590E" w:rsidRPr="00C35319" w:rsidRDefault="0065590E" w:rsidP="0065590E">
            <w:pPr>
              <w:pStyle w:val="CopticHangingVerse"/>
            </w:pPr>
          </w:p>
        </w:tc>
      </w:tr>
    </w:tbl>
    <w:p w14:paraId="60AD8408" w14:textId="1D1B6575" w:rsidR="0065590E" w:rsidRDefault="0065590E" w:rsidP="0065590E">
      <w:pPr>
        <w:pStyle w:val="Rubric"/>
        <w:keepNext/>
      </w:pPr>
      <w:r>
        <w:t>11: Before the Southern Gate: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431FFE3D" w14:textId="77777777" w:rsidTr="0065590E">
        <w:trPr>
          <w:cantSplit/>
          <w:jc w:val="center"/>
        </w:trPr>
        <w:tc>
          <w:tcPr>
            <w:tcW w:w="288" w:type="dxa"/>
          </w:tcPr>
          <w:p w14:paraId="7BAF23CF" w14:textId="77777777" w:rsidR="0065590E" w:rsidRDefault="0065590E" w:rsidP="0065590E">
            <w:pPr>
              <w:pStyle w:val="CopticCross"/>
            </w:pPr>
          </w:p>
        </w:tc>
        <w:tc>
          <w:tcPr>
            <w:tcW w:w="3960" w:type="dxa"/>
          </w:tcPr>
          <w:p w14:paraId="1222D5F8" w14:textId="5D53E99A" w:rsidR="0065590E" w:rsidRDefault="0065590E" w:rsidP="0065590E">
            <w:pPr>
              <w:pStyle w:val="EngHang"/>
            </w:pPr>
            <w:r>
              <w:t>He Who sits on the Cherubim,</w:t>
            </w:r>
          </w:p>
          <w:p w14:paraId="7735ABF5" w14:textId="4BBD3969" w:rsidR="0065590E" w:rsidRDefault="0065590E" w:rsidP="0065590E">
            <w:pPr>
              <w:pStyle w:val="EngHang"/>
            </w:pPr>
            <w:r>
              <w:t>On the throne of His glory,</w:t>
            </w:r>
          </w:p>
          <w:p w14:paraId="35505DDE" w14:textId="65A5C048" w:rsidR="0065590E" w:rsidRDefault="0065590E" w:rsidP="0065590E">
            <w:pPr>
              <w:pStyle w:val="EngHang"/>
            </w:pPr>
            <w:r>
              <w:t>Has entered Jerusalem:</w:t>
            </w:r>
          </w:p>
          <w:p w14:paraId="5D77501A" w14:textId="41935193" w:rsidR="0065590E" w:rsidRDefault="0065590E" w:rsidP="0065590E">
            <w:pPr>
              <w:pStyle w:val="EngHangEnd"/>
            </w:pPr>
            <w:r>
              <w:t>Oh what great humility.</w:t>
            </w:r>
          </w:p>
        </w:tc>
        <w:tc>
          <w:tcPr>
            <w:tcW w:w="288" w:type="dxa"/>
          </w:tcPr>
          <w:p w14:paraId="4548DA73" w14:textId="77777777" w:rsidR="0065590E" w:rsidRDefault="0065590E" w:rsidP="0065590E"/>
        </w:tc>
        <w:tc>
          <w:tcPr>
            <w:tcW w:w="288" w:type="dxa"/>
          </w:tcPr>
          <w:p w14:paraId="16F141ED" w14:textId="77777777" w:rsidR="0065590E" w:rsidRDefault="0065590E" w:rsidP="0065590E">
            <w:pPr>
              <w:pStyle w:val="CopticCross"/>
            </w:pPr>
          </w:p>
        </w:tc>
        <w:tc>
          <w:tcPr>
            <w:tcW w:w="3960" w:type="dxa"/>
          </w:tcPr>
          <w:p w14:paraId="407AD3E6" w14:textId="77777777" w:rsidR="0065590E" w:rsidRPr="00C35319" w:rsidRDefault="0065590E" w:rsidP="0065590E">
            <w:pPr>
              <w:pStyle w:val="CopticHangingVerse"/>
            </w:pPr>
          </w:p>
        </w:tc>
      </w:tr>
    </w:tbl>
    <w:p w14:paraId="1E46FB0C" w14:textId="4D2C3E55" w:rsidR="0065590E" w:rsidRDefault="0065590E" w:rsidP="0065590E">
      <w:pPr>
        <w:pStyle w:val="Rubric"/>
        <w:keepNext/>
      </w:pPr>
      <w:r>
        <w:t>12: Before the Theophany icon: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590E" w14:paraId="65F6C310" w14:textId="77777777" w:rsidTr="0065590E">
        <w:trPr>
          <w:cantSplit/>
          <w:jc w:val="center"/>
        </w:trPr>
        <w:tc>
          <w:tcPr>
            <w:tcW w:w="288" w:type="dxa"/>
          </w:tcPr>
          <w:p w14:paraId="2419CF6E" w14:textId="77777777" w:rsidR="0065590E" w:rsidRDefault="0065590E" w:rsidP="0065590E">
            <w:pPr>
              <w:pStyle w:val="CopticCross"/>
            </w:pPr>
          </w:p>
        </w:tc>
        <w:tc>
          <w:tcPr>
            <w:tcW w:w="3960" w:type="dxa"/>
          </w:tcPr>
          <w:p w14:paraId="58531DFB" w14:textId="382623B2" w:rsidR="0065590E" w:rsidRDefault="0065590E" w:rsidP="0065590E">
            <w:pPr>
              <w:pStyle w:val="EngHang"/>
            </w:pPr>
            <w:r>
              <w:t>Among those born of women,</w:t>
            </w:r>
          </w:p>
          <w:p w14:paraId="2A3427B3" w14:textId="08270156" w:rsidR="0065590E" w:rsidRDefault="0065590E" w:rsidP="0065590E">
            <w:pPr>
              <w:pStyle w:val="EngHang"/>
            </w:pPr>
            <w:r>
              <w:t>No one is like you:</w:t>
            </w:r>
          </w:p>
          <w:p w14:paraId="5B6B06F9" w14:textId="42B86DA4" w:rsidR="0065590E" w:rsidRDefault="0065590E" w:rsidP="0065590E">
            <w:pPr>
              <w:pStyle w:val="EngHang"/>
            </w:pPr>
            <w:r>
              <w:t>You are great among all the saints,</w:t>
            </w:r>
          </w:p>
          <w:p w14:paraId="07B21AED" w14:textId="0B5B0F91" w:rsidR="0065590E" w:rsidRDefault="0065590E" w:rsidP="0065590E">
            <w:pPr>
              <w:pStyle w:val="EngHangEnd"/>
            </w:pPr>
            <w:r>
              <w:t>O John the Baptist.</w:t>
            </w:r>
          </w:p>
        </w:tc>
        <w:tc>
          <w:tcPr>
            <w:tcW w:w="288" w:type="dxa"/>
          </w:tcPr>
          <w:p w14:paraId="56BFA96C" w14:textId="77777777" w:rsidR="0065590E" w:rsidRDefault="0065590E" w:rsidP="0065590E"/>
        </w:tc>
        <w:tc>
          <w:tcPr>
            <w:tcW w:w="288" w:type="dxa"/>
          </w:tcPr>
          <w:p w14:paraId="11D37E56" w14:textId="77777777" w:rsidR="0065590E" w:rsidRDefault="0065590E" w:rsidP="0065590E">
            <w:pPr>
              <w:pStyle w:val="CopticCross"/>
            </w:pPr>
          </w:p>
        </w:tc>
        <w:tc>
          <w:tcPr>
            <w:tcW w:w="3960" w:type="dxa"/>
          </w:tcPr>
          <w:p w14:paraId="79A26482" w14:textId="77777777" w:rsidR="0065590E" w:rsidRPr="00C35319" w:rsidRDefault="0065590E" w:rsidP="0065590E">
            <w:pPr>
              <w:pStyle w:val="CopticHangingVerse"/>
            </w:pPr>
          </w:p>
        </w:tc>
      </w:tr>
    </w:tbl>
    <w:p w14:paraId="124D43A1" w14:textId="69BD349A" w:rsidR="004C686A" w:rsidRDefault="004C686A" w:rsidP="004C686A">
      <w:pPr>
        <w:pStyle w:val="Heading4"/>
      </w:pPr>
      <w:r>
        <w:t>The Prime Gospel Response for the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32F26E5C" w14:textId="77777777" w:rsidTr="004C686A">
        <w:trPr>
          <w:cantSplit/>
          <w:jc w:val="center"/>
        </w:trPr>
        <w:tc>
          <w:tcPr>
            <w:tcW w:w="288" w:type="dxa"/>
          </w:tcPr>
          <w:p w14:paraId="546F9E20" w14:textId="77777777" w:rsidR="004C686A" w:rsidRDefault="004C686A" w:rsidP="004C686A">
            <w:pPr>
              <w:pStyle w:val="CopticCross"/>
            </w:pPr>
          </w:p>
        </w:tc>
        <w:tc>
          <w:tcPr>
            <w:tcW w:w="3960" w:type="dxa"/>
          </w:tcPr>
          <w:p w14:paraId="1D1D042A" w14:textId="6F16462B" w:rsidR="004C686A" w:rsidRDefault="004C686A" w:rsidP="004C686A">
            <w:pPr>
              <w:pStyle w:val="EngHang"/>
            </w:pPr>
            <w:r>
              <w:t>Zaccheus said to his Lord,</w:t>
            </w:r>
          </w:p>
          <w:p w14:paraId="12A5B643" w14:textId="664FD067" w:rsidR="004C686A" w:rsidRDefault="004C686A" w:rsidP="004C686A">
            <w:pPr>
              <w:pStyle w:val="EngHang"/>
            </w:pPr>
            <w:r>
              <w:t>“I will give the half</w:t>
            </w:r>
          </w:p>
          <w:p w14:paraId="448EC6DF" w14:textId="41D12026" w:rsidR="004C686A" w:rsidRDefault="004C686A" w:rsidP="004C686A">
            <w:pPr>
              <w:pStyle w:val="EngHang"/>
            </w:pPr>
            <w:r>
              <w:t>of all my goods to the poor,</w:t>
            </w:r>
          </w:p>
          <w:p w14:paraId="7D358889" w14:textId="0A4B6726" w:rsidR="004C686A" w:rsidRDefault="004C686A" w:rsidP="004C686A">
            <w:pPr>
              <w:pStyle w:val="EngHangEnd"/>
            </w:pPr>
            <w:r>
              <w:t>Cheerfully, O my Lord.”</w:t>
            </w:r>
          </w:p>
        </w:tc>
        <w:tc>
          <w:tcPr>
            <w:tcW w:w="288" w:type="dxa"/>
          </w:tcPr>
          <w:p w14:paraId="09C3E257" w14:textId="77777777" w:rsidR="004C686A" w:rsidRDefault="004C686A" w:rsidP="004C686A"/>
        </w:tc>
        <w:tc>
          <w:tcPr>
            <w:tcW w:w="288" w:type="dxa"/>
          </w:tcPr>
          <w:p w14:paraId="3ACECCBE" w14:textId="77777777" w:rsidR="004C686A" w:rsidRDefault="004C686A" w:rsidP="004C686A">
            <w:pPr>
              <w:pStyle w:val="CopticCross"/>
            </w:pPr>
          </w:p>
        </w:tc>
        <w:tc>
          <w:tcPr>
            <w:tcW w:w="3960" w:type="dxa"/>
          </w:tcPr>
          <w:p w14:paraId="0F6B9B08" w14:textId="08587D60" w:rsidR="004C686A" w:rsidRDefault="004C686A" w:rsidP="004C686A">
            <w:pPr>
              <w:pStyle w:val="CopticVersemulti-line"/>
            </w:pPr>
            <w:r>
              <w:t>Ⲧⲫⲁⲗⲓ ⲛ̀ⲛⲓϩⲩⲡⲁⲣⲭⲱⲛⲧⲁ:</w:t>
            </w:r>
          </w:p>
          <w:p w14:paraId="45CE89D7" w14:textId="3B61A6B5" w:rsidR="004C686A" w:rsidRDefault="004C686A" w:rsidP="004C686A">
            <w:pPr>
              <w:pStyle w:val="CopticVersemulti-line"/>
            </w:pPr>
            <w:r>
              <w:t>ⲡⲉϫⲉ Ⲍⲁⲕⲁⲉⲟⲥ ⲙ̀Ⲡⲉϥϭⲟⲓⲥ</w:t>
            </w:r>
          </w:p>
          <w:p w14:paraId="2C454233" w14:textId="1EC450BB" w:rsidR="00031FEC" w:rsidRDefault="00031FEC" w:rsidP="004C686A">
            <w:pPr>
              <w:pStyle w:val="CopticVersemulti-line"/>
            </w:pPr>
            <w:r>
              <w:t>ϯⲛⲁϯⲏⲓϥ ⲱ̀ ⲇⲉⲥⲡⲟⲧⲁ</w:t>
            </w:r>
          </w:p>
          <w:p w14:paraId="2E2740EC" w14:textId="2983D0F2" w:rsidR="004C686A" w:rsidRPr="00C35319" w:rsidRDefault="00031FEC" w:rsidP="004C686A">
            <w:pPr>
              <w:pStyle w:val="CopticHangingVerse"/>
            </w:pPr>
            <w:r>
              <w:t>ⲛ̀ⲛⲓϩⲏⲕⲓ ϧⲉⲛ ϣ̀ⲣⲱⲓⲥ</w:t>
            </w:r>
            <w:r w:rsidR="004C686A">
              <w:t>.</w:t>
            </w:r>
          </w:p>
        </w:tc>
      </w:tr>
      <w:tr w:rsidR="004C686A" w14:paraId="62252E97" w14:textId="77777777" w:rsidTr="004C686A">
        <w:trPr>
          <w:cantSplit/>
          <w:jc w:val="center"/>
        </w:trPr>
        <w:tc>
          <w:tcPr>
            <w:tcW w:w="288" w:type="dxa"/>
          </w:tcPr>
          <w:p w14:paraId="65178625" w14:textId="77777777" w:rsidR="004C686A" w:rsidRDefault="004C686A" w:rsidP="004C686A">
            <w:pPr>
              <w:pStyle w:val="CopticCross"/>
            </w:pPr>
          </w:p>
        </w:tc>
        <w:tc>
          <w:tcPr>
            <w:tcW w:w="3960" w:type="dxa"/>
          </w:tcPr>
          <w:p w14:paraId="71C4A35E" w14:textId="77777777" w:rsidR="004C686A" w:rsidRDefault="004C686A" w:rsidP="004C686A">
            <w:pPr>
              <w:pStyle w:val="EngHang"/>
            </w:pPr>
            <w:r>
              <w:t>Then said the Lord, the God of Hosts,</w:t>
            </w:r>
          </w:p>
          <w:p w14:paraId="2E37B773" w14:textId="77777777" w:rsidR="004C686A" w:rsidRDefault="004C686A" w:rsidP="004C686A">
            <w:pPr>
              <w:pStyle w:val="EngHang"/>
            </w:pPr>
            <w:r>
              <w:t>“Today salvation is come</w:t>
            </w:r>
          </w:p>
          <w:p w14:paraId="1E3D3C80" w14:textId="77777777" w:rsidR="004C686A" w:rsidRDefault="004C686A" w:rsidP="004C686A">
            <w:pPr>
              <w:pStyle w:val="EngHang"/>
            </w:pPr>
            <w:r>
              <w:t>To this house, in as much</w:t>
            </w:r>
          </w:p>
          <w:p w14:paraId="52822F87" w14:textId="1D4857D9" w:rsidR="004C686A" w:rsidRDefault="004C686A" w:rsidP="004C686A">
            <w:pPr>
              <w:pStyle w:val="EngHangEnd"/>
            </w:pPr>
            <w:r>
              <w:t>As he is a son of Abraham.”</w:t>
            </w:r>
          </w:p>
        </w:tc>
        <w:tc>
          <w:tcPr>
            <w:tcW w:w="288" w:type="dxa"/>
          </w:tcPr>
          <w:p w14:paraId="67663212" w14:textId="77777777" w:rsidR="004C686A" w:rsidRDefault="004C686A" w:rsidP="004C686A"/>
        </w:tc>
        <w:tc>
          <w:tcPr>
            <w:tcW w:w="288" w:type="dxa"/>
          </w:tcPr>
          <w:p w14:paraId="569BC92F" w14:textId="77777777" w:rsidR="004C686A" w:rsidRDefault="004C686A" w:rsidP="004C686A">
            <w:pPr>
              <w:pStyle w:val="CopticCross"/>
            </w:pPr>
          </w:p>
        </w:tc>
        <w:tc>
          <w:tcPr>
            <w:tcW w:w="3960" w:type="dxa"/>
          </w:tcPr>
          <w:p w14:paraId="1FE8BE29" w14:textId="77777777" w:rsidR="004C686A" w:rsidRDefault="00031FEC" w:rsidP="004C686A">
            <w:pPr>
              <w:pStyle w:val="CopticVersemulti-line"/>
            </w:pPr>
            <w:r>
              <w:t>Ⲓⲥ ⲡⲓⲟⲩϫⲁⲓ ⲁϥϣⲱⲡⲓ ⲛⲁⲕ:</w:t>
            </w:r>
          </w:p>
          <w:p w14:paraId="09A1F91B" w14:textId="77777777" w:rsidR="00031FEC" w:rsidRDefault="00031FEC" w:rsidP="004C686A">
            <w:pPr>
              <w:pStyle w:val="CopticVersemulti-line"/>
            </w:pPr>
            <w:r>
              <w:t>ⲡⲉϫⲉ Ⲡϭⲟⲓⲥ Ⲫⲛⲟⲩϯ ⲛ̀ⲧⲉ ⲛⲓϫⲟⲙ:</w:t>
            </w:r>
          </w:p>
          <w:p w14:paraId="7C5275D5" w14:textId="77777777" w:rsidR="00031FEC" w:rsidRDefault="00031FEC" w:rsidP="004C686A">
            <w:pPr>
              <w:pStyle w:val="CopticVersemulti-line"/>
            </w:pPr>
            <w:r>
              <w:t>ⲙ̀ⲫⲟⲟⲩ ⲅⲁⲣ ϫⲉ ⲛ̀ⲑⲟⲕ ϩⲱⲕ</w:t>
            </w:r>
          </w:p>
          <w:p w14:paraId="3181F873" w14:textId="160DE270" w:rsidR="00031FEC" w:rsidRDefault="00031FEC" w:rsidP="00031FEC">
            <w:pPr>
              <w:pStyle w:val="CopticHangingVerse"/>
            </w:pPr>
            <w:r>
              <w:t>ⲟⲩϣⲏⲣⲓ ⲛ̀ⲧⲉ Ⲁⲃⲣⲁⲁⲙ.</w:t>
            </w:r>
          </w:p>
        </w:tc>
      </w:tr>
      <w:tr w:rsidR="004C686A" w14:paraId="342F5E18" w14:textId="77777777" w:rsidTr="004C686A">
        <w:trPr>
          <w:cantSplit/>
          <w:jc w:val="center"/>
        </w:trPr>
        <w:tc>
          <w:tcPr>
            <w:tcW w:w="288" w:type="dxa"/>
          </w:tcPr>
          <w:p w14:paraId="7553E3FB" w14:textId="77777777" w:rsidR="004C686A" w:rsidRDefault="004C686A" w:rsidP="004C686A">
            <w:pPr>
              <w:pStyle w:val="CopticCross"/>
            </w:pPr>
          </w:p>
        </w:tc>
        <w:tc>
          <w:tcPr>
            <w:tcW w:w="3960" w:type="dxa"/>
          </w:tcPr>
          <w:p w14:paraId="312DB93F" w14:textId="77777777" w:rsidR="004C686A" w:rsidRDefault="004C686A" w:rsidP="004C686A">
            <w:pPr>
              <w:pStyle w:val="EngHang"/>
            </w:pPr>
            <w:r>
              <w:t>Blessed be the Father and the Son</w:t>
            </w:r>
          </w:p>
          <w:p w14:paraId="42287815" w14:textId="77777777" w:rsidR="004C686A" w:rsidRDefault="004C686A" w:rsidP="004C686A">
            <w:pPr>
              <w:pStyle w:val="EngHang"/>
            </w:pPr>
            <w:r>
              <w:t>And the Holy Spirit,</w:t>
            </w:r>
          </w:p>
          <w:p w14:paraId="2593A16F" w14:textId="77777777" w:rsidR="004C686A" w:rsidRDefault="004C686A" w:rsidP="004C686A">
            <w:pPr>
              <w:pStyle w:val="EngHang"/>
            </w:pPr>
            <w:r>
              <w:t>The pefect Trinity,</w:t>
            </w:r>
          </w:p>
          <w:p w14:paraId="2E5E057A" w14:textId="2BA4F711" w:rsidR="004C686A" w:rsidRDefault="004C686A" w:rsidP="004C686A">
            <w:pPr>
              <w:pStyle w:val="EngHang"/>
            </w:pPr>
            <w:r>
              <w:t>We worship Him and glorify Him.</w:t>
            </w:r>
          </w:p>
        </w:tc>
        <w:tc>
          <w:tcPr>
            <w:tcW w:w="288" w:type="dxa"/>
          </w:tcPr>
          <w:p w14:paraId="6804E55F" w14:textId="77777777" w:rsidR="004C686A" w:rsidRDefault="004C686A" w:rsidP="004C686A"/>
        </w:tc>
        <w:tc>
          <w:tcPr>
            <w:tcW w:w="288" w:type="dxa"/>
          </w:tcPr>
          <w:p w14:paraId="1EE0555D" w14:textId="77777777" w:rsidR="004C686A" w:rsidRDefault="004C686A" w:rsidP="004C686A">
            <w:pPr>
              <w:pStyle w:val="CopticCross"/>
            </w:pPr>
          </w:p>
        </w:tc>
        <w:tc>
          <w:tcPr>
            <w:tcW w:w="3960" w:type="dxa"/>
          </w:tcPr>
          <w:p w14:paraId="72A7158C" w14:textId="77777777" w:rsidR="004C686A" w:rsidRDefault="004C686A" w:rsidP="004C686A">
            <w:pPr>
              <w:pStyle w:val="CopticVersemulti-line"/>
            </w:pPr>
            <w:r>
              <w:t>Ϫⲉ ϥ̀ⲥ̀ⲙⲁⲣⲱⲟⲩⲧ ⲛ̀ϫⲉ Ⲫⲓⲱⲧ ⲛⲉⲙ Ⲡϣⲏⲣⲓ:</w:t>
            </w:r>
          </w:p>
          <w:p w14:paraId="0EF29BEA" w14:textId="77777777" w:rsidR="004C686A" w:rsidRDefault="004C686A" w:rsidP="004C686A">
            <w:pPr>
              <w:pStyle w:val="CopticVersemulti-line"/>
            </w:pPr>
            <w:r>
              <w:t>ⲛⲉⲙ Ⲡⲓⲡ̀ⲛⲉⲩⲙⲁ ⲉⲑⲟⲩⲁⲃ:</w:t>
            </w:r>
          </w:p>
          <w:p w14:paraId="0C5423D2" w14:textId="77777777" w:rsidR="004C686A" w:rsidRDefault="004C686A" w:rsidP="004C686A">
            <w:pPr>
              <w:pStyle w:val="CopticVersemulti-line"/>
            </w:pPr>
            <w:r>
              <w:t>Ϯⲧ̀ⲣⲓⲁⲥ ⲉⲧϫⲏⲕ ⲉ̀ⲃⲟⲗ:</w:t>
            </w:r>
          </w:p>
          <w:p w14:paraId="1F37A12F" w14:textId="12EEF187" w:rsidR="004C686A" w:rsidRDefault="004C686A" w:rsidP="00031FEC">
            <w:pPr>
              <w:pStyle w:val="CopticHangingVerse"/>
            </w:pPr>
            <w:r>
              <w:t>ⲧⲉⲛⲟⲩⲱϣⲧ ⲙ̀ⲙⲟⲥ ⲧⲉⲛϯⲱ̀ⲟⲩ ⲛⲁⲥ.</w:t>
            </w:r>
          </w:p>
        </w:tc>
      </w:tr>
    </w:tbl>
    <w:p w14:paraId="273AD3A6" w14:textId="334EF420" w:rsidR="00A043A7" w:rsidRDefault="00A043A7" w:rsidP="00A043A7">
      <w:pPr>
        <w:pStyle w:val="Heading4"/>
      </w:pPr>
      <w:bookmarkStart w:id="2030" w:name="_Ref485192297"/>
      <w:r>
        <w:t>The Psali Adam</w:t>
      </w:r>
      <w:r w:rsidR="006C1B94">
        <w:t xml:space="preserve"> for Palm Sunday</w:t>
      </w:r>
      <w:bookmarkEnd w:id="2029"/>
      <w:bookmarkEnd w:id="20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2031"/>
            <w:r>
              <w:t xml:space="preserve">Offer </w:t>
            </w:r>
            <w:commentRangeEnd w:id="2031"/>
            <w:r>
              <w:rPr>
                <w:rStyle w:val="CommentReference"/>
              </w:rPr>
              <w:commentReference w:id="2031"/>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2032"/>
            <w:r>
              <w:t>Kranion</w:t>
            </w:r>
            <w:commentRangeEnd w:id="2032"/>
            <w:r>
              <w:rPr>
                <w:rStyle w:val="CommentReference"/>
              </w:rPr>
              <w:commentReference w:id="2032"/>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lastRenderedPageBreak/>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7D2A984E" w14:textId="092BCB1B" w:rsidR="00F06EEE" w:rsidRDefault="00F06EEE" w:rsidP="00F06EEE">
      <w:pPr>
        <w:pStyle w:val="Heading4"/>
      </w:pPr>
      <w:bookmarkStart w:id="2033" w:name="_Toc479145675"/>
      <w:bookmarkStart w:id="2034" w:name="_Toc410196232"/>
      <w:bookmarkStart w:id="2035" w:name="_Toc410196474"/>
      <w:bookmarkStart w:id="2036" w:name="_Toc410196976"/>
      <w:r>
        <w:lastRenderedPageBreak/>
        <w:t>The Praxis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rsidRPr="00AF56AD" w14:paraId="3DBC0FEB" w14:textId="77777777" w:rsidTr="00F06EEE">
        <w:trPr>
          <w:cantSplit/>
          <w:jc w:val="center"/>
        </w:trPr>
        <w:tc>
          <w:tcPr>
            <w:tcW w:w="288" w:type="dxa"/>
          </w:tcPr>
          <w:p w14:paraId="6621DF78" w14:textId="77777777" w:rsidR="00F06EEE" w:rsidRDefault="00F06EEE" w:rsidP="00F06EEE">
            <w:pPr>
              <w:pStyle w:val="CopticCross"/>
            </w:pPr>
          </w:p>
        </w:tc>
        <w:tc>
          <w:tcPr>
            <w:tcW w:w="3960" w:type="dxa"/>
          </w:tcPr>
          <w:p w14:paraId="7C7B4F4F" w14:textId="77777777" w:rsidR="00F06EEE" w:rsidRDefault="00F06EEE" w:rsidP="00F06EEE">
            <w:pPr>
              <w:pStyle w:val="EngHang"/>
            </w:pPr>
            <w:r>
              <w:t>Hosanna in thee highest,</w:t>
            </w:r>
          </w:p>
          <w:p w14:paraId="219E85DC" w14:textId="77777777" w:rsidR="00F06EEE" w:rsidRDefault="00F06EEE" w:rsidP="00F06EEE">
            <w:pPr>
              <w:pStyle w:val="EngHang"/>
            </w:pPr>
            <w:r>
              <w:t>This is the King of Israel.</w:t>
            </w:r>
          </w:p>
          <w:p w14:paraId="5981FBA6" w14:textId="77777777" w:rsidR="00F06EEE" w:rsidRDefault="00F06EEE" w:rsidP="00F06EEE">
            <w:pPr>
              <w:pStyle w:val="EngHang"/>
            </w:pPr>
            <w:r>
              <w:t>Blessed is He who comes</w:t>
            </w:r>
          </w:p>
          <w:p w14:paraId="5165821E" w14:textId="6A9FE804" w:rsidR="00F06EEE" w:rsidRDefault="00F06EEE" w:rsidP="00F06EEE">
            <w:pPr>
              <w:pStyle w:val="EngHangEnd"/>
            </w:pPr>
            <w:r>
              <w:t>In the Name of the Lord of Hosts.</w:t>
            </w:r>
          </w:p>
        </w:tc>
        <w:tc>
          <w:tcPr>
            <w:tcW w:w="288" w:type="dxa"/>
          </w:tcPr>
          <w:p w14:paraId="3E3DA3D2" w14:textId="77777777" w:rsidR="00F06EEE" w:rsidRDefault="00F06EEE" w:rsidP="00F06EEE"/>
        </w:tc>
        <w:tc>
          <w:tcPr>
            <w:tcW w:w="288" w:type="dxa"/>
          </w:tcPr>
          <w:p w14:paraId="5DC290D8" w14:textId="77777777" w:rsidR="00F06EEE" w:rsidRDefault="00F06EEE" w:rsidP="00F06EEE">
            <w:pPr>
              <w:pStyle w:val="CopticCross"/>
            </w:pPr>
          </w:p>
        </w:tc>
        <w:tc>
          <w:tcPr>
            <w:tcW w:w="3960" w:type="dxa"/>
          </w:tcPr>
          <w:p w14:paraId="51FDB790" w14:textId="77777777" w:rsidR="00F06EEE" w:rsidRDefault="00F06EEE" w:rsidP="00F06EEE">
            <w:pPr>
              <w:pStyle w:val="CopticVersemulti-line"/>
            </w:pPr>
            <w:r>
              <w:t>Ⲱⲥⲁⲛⲛⲁ ϧⲉⲛ ⲛⲏⲉⲧϭⲟⲥⲓ:</w:t>
            </w:r>
          </w:p>
          <w:p w14:paraId="0D77FE49" w14:textId="77777777" w:rsidR="00F06EEE" w:rsidRDefault="00F06EEE" w:rsidP="00F06EEE">
            <w:pPr>
              <w:pStyle w:val="CopticVersemulti-line"/>
            </w:pPr>
            <w:r>
              <w:t>ⲫⲁⲓ ⲡⲉ ⲡ̀ⲟⲩⲣⲟ ⲙ̀Ⲡⲓⲥ̀ⲣⲁⲏⲗ:</w:t>
            </w:r>
          </w:p>
          <w:p w14:paraId="4F62EA5F" w14:textId="77777777" w:rsidR="00F06EEE" w:rsidRDefault="00F06EEE" w:rsidP="00F06EEE">
            <w:pPr>
              <w:pStyle w:val="CopticVersemulti-line"/>
            </w:pPr>
            <w:r>
              <w:t>ϥ̀ⲥ̀ⲙⲁⲣⲱⲟⲩⲧ ⲛ̀ϫⲉ ⲫⲏⲉⲑⲛⲏⲟⲩ:</w:t>
            </w:r>
          </w:p>
          <w:p w14:paraId="68A930A5" w14:textId="20C60CAA" w:rsidR="00F06EEE" w:rsidRPr="00AF56AD" w:rsidRDefault="00F06EEE" w:rsidP="00F06EEE">
            <w:pPr>
              <w:pStyle w:val="CopticVerse"/>
            </w:pPr>
            <w:r>
              <w:t>ϧⲉⲛ ⲫ̀ⲣⲁⲛ ⲙ̀Ⲡϭⲟⲓⲥ ⲛ̀ⲧⲉ ⲛⲓϫⲟⲙ.</w:t>
            </w:r>
          </w:p>
        </w:tc>
      </w:tr>
      <w:tr w:rsidR="00F06EEE" w:rsidRPr="00AF56AD" w14:paraId="00C2ACA3" w14:textId="77777777" w:rsidTr="00F06EEE">
        <w:trPr>
          <w:cantSplit/>
          <w:jc w:val="center"/>
        </w:trPr>
        <w:tc>
          <w:tcPr>
            <w:tcW w:w="288" w:type="dxa"/>
          </w:tcPr>
          <w:p w14:paraId="72BB8C60" w14:textId="77777777" w:rsidR="00F06EEE" w:rsidRDefault="00F06EEE" w:rsidP="00F06EEE">
            <w:pPr>
              <w:pStyle w:val="CopticCross"/>
            </w:pPr>
          </w:p>
        </w:tc>
        <w:tc>
          <w:tcPr>
            <w:tcW w:w="3960" w:type="dxa"/>
          </w:tcPr>
          <w:p w14:paraId="20052F32" w14:textId="77777777" w:rsidR="00F06EEE" w:rsidRDefault="00F06EEE" w:rsidP="00F06EEE">
            <w:pPr>
              <w:pStyle w:val="EngHang"/>
            </w:pPr>
            <w:r>
              <w:t>You are in truth blessed,</w:t>
            </w:r>
          </w:p>
          <w:p w14:paraId="01F04F6F" w14:textId="77777777" w:rsidR="00F06EEE" w:rsidRDefault="00F06EEE" w:rsidP="00F06EEE">
            <w:pPr>
              <w:pStyle w:val="EngHang"/>
            </w:pPr>
            <w:r>
              <w:t>With Your good Father,</w:t>
            </w:r>
          </w:p>
          <w:p w14:paraId="7B2406A0" w14:textId="77777777" w:rsidR="00F06EEE" w:rsidRDefault="00F06EEE" w:rsidP="00F06EEE">
            <w:pPr>
              <w:pStyle w:val="EngHang"/>
            </w:pPr>
            <w:r>
              <w:t>And the Holy Spirit,</w:t>
            </w:r>
          </w:p>
          <w:p w14:paraId="301F15E6" w14:textId="77777777" w:rsidR="00F06EEE" w:rsidRDefault="00F06EEE" w:rsidP="00F06EEE">
            <w:pPr>
              <w:pStyle w:val="EngHangEnd"/>
            </w:pPr>
            <w:r>
              <w:t>For you have come and saved us.</w:t>
            </w:r>
          </w:p>
        </w:tc>
        <w:tc>
          <w:tcPr>
            <w:tcW w:w="288" w:type="dxa"/>
          </w:tcPr>
          <w:p w14:paraId="3397E701" w14:textId="77777777" w:rsidR="00F06EEE" w:rsidRDefault="00F06EEE" w:rsidP="00F06EEE"/>
        </w:tc>
        <w:tc>
          <w:tcPr>
            <w:tcW w:w="288" w:type="dxa"/>
          </w:tcPr>
          <w:p w14:paraId="6585F205" w14:textId="77777777" w:rsidR="00F06EEE" w:rsidRDefault="00F06EEE" w:rsidP="00F06EEE">
            <w:pPr>
              <w:pStyle w:val="CopticCross"/>
            </w:pPr>
          </w:p>
        </w:tc>
        <w:tc>
          <w:tcPr>
            <w:tcW w:w="3960" w:type="dxa"/>
          </w:tcPr>
          <w:p w14:paraId="5EA28FCB" w14:textId="77777777" w:rsidR="00F06EEE" w:rsidRDefault="00F06EEE" w:rsidP="00F06EEE">
            <w:pPr>
              <w:pStyle w:val="CopticVersemulti-line"/>
            </w:pPr>
            <w:r>
              <w:t>Ⲕⲥ̀ⲙⲁⲣⲱⲟⲩⲧ ⲁ̀ⲗⲏⲑⲟⲥ:</w:t>
            </w:r>
          </w:p>
          <w:p w14:paraId="1D7340C1" w14:textId="77777777" w:rsidR="00F06EEE" w:rsidRDefault="00F06EEE" w:rsidP="00F06EEE">
            <w:pPr>
              <w:pStyle w:val="CopticVersemulti-line"/>
            </w:pPr>
            <w:r>
              <w:t>ⲛⲉⲙ Ⲡⲉⲕⲓⲱⲧ ⲛ̀ⲁ̀ⲅⲁⲑⲟⲥ:</w:t>
            </w:r>
          </w:p>
          <w:p w14:paraId="6987F611" w14:textId="77777777" w:rsidR="00F06EEE" w:rsidRDefault="00F06EEE" w:rsidP="00F06EEE">
            <w:pPr>
              <w:pStyle w:val="CopticVersemulti-line"/>
            </w:pPr>
            <w:r>
              <w:t>ⲛⲉⲙ Ⲡⲓⲡ̀ⲛⲉⲩⲙⲁ ⲉⲑⲟⲩⲁⲃ:</w:t>
            </w:r>
          </w:p>
          <w:p w14:paraId="1FF7CEBB" w14:textId="77777777" w:rsidR="00F06EEE" w:rsidRPr="00AF56AD" w:rsidRDefault="00F06EEE" w:rsidP="00F06EEE">
            <w:pPr>
              <w:pStyle w:val="CopticHangingVerse"/>
            </w:pPr>
            <w:r>
              <w:t>ϫⲉ ⲁⲕⲓ ⲁⲕϯ ⲙ̀ⲙⲟⲛ.</w:t>
            </w:r>
          </w:p>
        </w:tc>
      </w:tr>
    </w:tbl>
    <w:p w14:paraId="47658E61" w14:textId="3B3EE14D" w:rsidR="00F06EEE" w:rsidRPr="0094717B" w:rsidRDefault="00F06EEE" w:rsidP="00F06EEE">
      <w:pPr>
        <w:pStyle w:val="Heading4"/>
        <w:rPr>
          <w:rFonts w:ascii="Arial Unicode MS" w:eastAsia="Arial Unicode MS" w:hAnsi="Arial Unicode MS" w:cs="Arial Unicode MS"/>
        </w:rPr>
      </w:pPr>
      <w:r>
        <w:t>The Psalm Response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0C8C8EFE" w14:textId="77777777" w:rsidTr="00F06EEE">
        <w:trPr>
          <w:cantSplit/>
          <w:jc w:val="center"/>
        </w:trPr>
        <w:tc>
          <w:tcPr>
            <w:tcW w:w="288" w:type="dxa"/>
          </w:tcPr>
          <w:p w14:paraId="1E13FCAD" w14:textId="77777777" w:rsidR="00F06EEE" w:rsidRDefault="00F06EEE" w:rsidP="00F06EEE">
            <w:pPr>
              <w:pStyle w:val="CopticCross"/>
            </w:pPr>
          </w:p>
        </w:tc>
        <w:tc>
          <w:tcPr>
            <w:tcW w:w="3960" w:type="dxa"/>
          </w:tcPr>
          <w:p w14:paraId="7FD14B31" w14:textId="77777777" w:rsidR="00F06EEE" w:rsidRDefault="00F06EEE" w:rsidP="00F06EEE">
            <w:pPr>
              <w:pStyle w:val="EngHang"/>
            </w:pPr>
            <w:r>
              <w:t>Alleluia, Alleluia:</w:t>
            </w:r>
          </w:p>
          <w:p w14:paraId="1B3E888B" w14:textId="77777777" w:rsidR="00F06EEE" w:rsidRDefault="00F06EEE" w:rsidP="00F06EEE">
            <w:pPr>
              <w:pStyle w:val="EngHang"/>
            </w:pPr>
            <w:r>
              <w:t>Jesus Christ, the Son of God,</w:t>
            </w:r>
          </w:p>
          <w:p w14:paraId="49090C25" w14:textId="66B2E722" w:rsidR="00F06EEE" w:rsidRDefault="00F06EEE" w:rsidP="00F06EEE">
            <w:pPr>
              <w:pStyle w:val="EngHang"/>
            </w:pPr>
            <w:r>
              <w:t>Entered Jerusalem, riding upon a colt.</w:t>
            </w:r>
          </w:p>
          <w:p w14:paraId="7B23C480" w14:textId="77777777" w:rsidR="00F06EEE" w:rsidRDefault="00F06EEE" w:rsidP="00F06EEE">
            <w:pPr>
              <w:pStyle w:val="EngHangEnd"/>
            </w:pPr>
            <w:r>
              <w:t>Alleluia, Alleluia.</w:t>
            </w:r>
          </w:p>
        </w:tc>
        <w:tc>
          <w:tcPr>
            <w:tcW w:w="288" w:type="dxa"/>
          </w:tcPr>
          <w:p w14:paraId="26365345" w14:textId="77777777" w:rsidR="00F06EEE" w:rsidRDefault="00F06EEE" w:rsidP="00F06EEE"/>
        </w:tc>
        <w:tc>
          <w:tcPr>
            <w:tcW w:w="288" w:type="dxa"/>
          </w:tcPr>
          <w:p w14:paraId="0D253FC8" w14:textId="77777777" w:rsidR="00F06EEE" w:rsidRDefault="00F06EEE" w:rsidP="00F06EEE">
            <w:pPr>
              <w:pStyle w:val="CopticCross"/>
            </w:pPr>
          </w:p>
        </w:tc>
        <w:tc>
          <w:tcPr>
            <w:tcW w:w="3960" w:type="dxa"/>
          </w:tcPr>
          <w:p w14:paraId="690C9A98" w14:textId="77777777" w:rsidR="00F06EEE" w:rsidRDefault="00F06EEE" w:rsidP="00F06EEE">
            <w:pPr>
              <w:pStyle w:val="CopticVersemulti-line"/>
            </w:pPr>
            <w:r>
              <w:t>Ⲁⲗⲗⲏⲗⲟⲩⲓⲁ ⲁⲗⲗⲏⲗⲟⲩⲓⲁ.</w:t>
            </w:r>
          </w:p>
          <w:p w14:paraId="2393A93D" w14:textId="77777777" w:rsidR="00F06EEE" w:rsidRDefault="00F06EEE" w:rsidP="00F06EEE">
            <w:pPr>
              <w:pStyle w:val="CopticVersemulti-line"/>
            </w:pPr>
            <w:r>
              <w:t>Ⲓⲥⲟⲩⲥ Ⲡⲓⲭ̀ⲣⲓⲥⲧⲟⲥ Ⲡϣⲏⲣⲓ ⲙ̀Ⲫⲛⲟⲩϯ:</w:t>
            </w:r>
          </w:p>
          <w:p w14:paraId="72D051D6" w14:textId="314F3BCE" w:rsidR="00F06EEE" w:rsidRDefault="00F06EEE" w:rsidP="00F06EEE">
            <w:pPr>
              <w:pStyle w:val="CopticVersemulti-line"/>
            </w:pPr>
            <w:r>
              <w:t>ⲁϥϣⲉ ⲉ̀ϧⲟⲩⲛ ⲉ̀Ⲓⲗ̄ⲏ̄ⲙ̄ ⲉϥⲧⲁⲗⲏⲟⲩⲧ ⲉ̀ⲟⲩⲉ̀ⲱ̀:</w:t>
            </w:r>
          </w:p>
          <w:p w14:paraId="3CE0864A" w14:textId="77777777" w:rsidR="00F06EEE" w:rsidRPr="00C35319" w:rsidRDefault="00F06EEE" w:rsidP="00F06EEE">
            <w:pPr>
              <w:pStyle w:val="CopticHangingVerse"/>
            </w:pPr>
            <w:r>
              <w:t>ⲁⲗⲗⲏⲗⲟⲩⲓⲁ: ⲁⲗⲗⲏⲗⲟⲩⲓⲁ.</w:t>
            </w:r>
          </w:p>
        </w:tc>
      </w:tr>
    </w:tbl>
    <w:p w14:paraId="07564C0B" w14:textId="761BF328" w:rsidR="00F06EEE" w:rsidRDefault="00F06EEE" w:rsidP="00F06EEE">
      <w:pPr>
        <w:pStyle w:val="Heading4"/>
      </w:pPr>
      <w:r>
        <w:t xml:space="preserve">The </w:t>
      </w:r>
      <w:r w:rsidR="004C686A">
        <w:t xml:space="preserve">Liturgy </w:t>
      </w:r>
      <w:r>
        <w:t>Gospel Response</w:t>
      </w:r>
      <w:r w:rsidR="004C686A">
        <w:rPr>
          <w:lang w:val="en-US"/>
        </w:rPr>
        <w:t>s</w:t>
      </w:r>
      <w:r>
        <w:t xml:space="preserve"> for the </w:t>
      </w:r>
      <w:r w:rsidR="004C686A">
        <w:t>Palm Sunday</w:t>
      </w:r>
    </w:p>
    <w:p w14:paraId="070CBC79" w14:textId="6F6CBC9B" w:rsidR="00F06EEE" w:rsidRPr="00F06EEE" w:rsidRDefault="00F06EEE" w:rsidP="00F06EEE">
      <w:pPr>
        <w:pStyle w:val="Rubric"/>
        <w:rPr>
          <w:lang w:val="en-US"/>
        </w:rPr>
      </w:pPr>
      <w:r>
        <w:rPr>
          <w:lang w:val="en-US"/>
        </w:rPr>
        <w:t>To the first Liturgy Gospel, according to St. Matthew: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6667120" w14:textId="77777777" w:rsidTr="00F06EEE">
        <w:trPr>
          <w:cantSplit/>
          <w:jc w:val="center"/>
        </w:trPr>
        <w:tc>
          <w:tcPr>
            <w:tcW w:w="288" w:type="dxa"/>
          </w:tcPr>
          <w:p w14:paraId="14AFE417" w14:textId="77777777" w:rsidR="00F06EEE" w:rsidRDefault="00F06EEE" w:rsidP="00F06EEE">
            <w:pPr>
              <w:pStyle w:val="CopticCross"/>
            </w:pPr>
          </w:p>
        </w:tc>
        <w:tc>
          <w:tcPr>
            <w:tcW w:w="3960" w:type="dxa"/>
          </w:tcPr>
          <w:p w14:paraId="2612E351" w14:textId="77777777" w:rsidR="00F06EEE" w:rsidRDefault="00F06EEE" w:rsidP="00F06EEE">
            <w:pPr>
              <w:pStyle w:val="EngHang"/>
            </w:pPr>
            <w:r>
              <w:t>Hosanna in thee highest,</w:t>
            </w:r>
          </w:p>
          <w:p w14:paraId="3DA77158" w14:textId="77777777" w:rsidR="00F06EEE" w:rsidRDefault="00F06EEE" w:rsidP="00F06EEE">
            <w:pPr>
              <w:pStyle w:val="EngHang"/>
            </w:pPr>
            <w:r>
              <w:t>This is the King of Israel.</w:t>
            </w:r>
          </w:p>
          <w:p w14:paraId="5BB40B6B" w14:textId="77777777" w:rsidR="00F06EEE" w:rsidRDefault="00F06EEE" w:rsidP="00F06EEE">
            <w:pPr>
              <w:pStyle w:val="EngHang"/>
            </w:pPr>
            <w:r>
              <w:t>Blessed is He who comes</w:t>
            </w:r>
          </w:p>
          <w:p w14:paraId="119C37E1" w14:textId="2526E888" w:rsidR="00F06EEE" w:rsidRDefault="00F06EEE" w:rsidP="00F06EEE">
            <w:pPr>
              <w:pStyle w:val="EngHangEnd"/>
            </w:pPr>
            <w:r>
              <w:t>In the Name of the Lord of Hosts.</w:t>
            </w:r>
          </w:p>
        </w:tc>
        <w:tc>
          <w:tcPr>
            <w:tcW w:w="288" w:type="dxa"/>
          </w:tcPr>
          <w:p w14:paraId="31186FBB" w14:textId="77777777" w:rsidR="00F06EEE" w:rsidRDefault="00F06EEE" w:rsidP="00F06EEE"/>
        </w:tc>
        <w:tc>
          <w:tcPr>
            <w:tcW w:w="288" w:type="dxa"/>
          </w:tcPr>
          <w:p w14:paraId="11832D3B" w14:textId="77777777" w:rsidR="00F06EEE" w:rsidRDefault="00F06EEE" w:rsidP="00F06EEE">
            <w:pPr>
              <w:pStyle w:val="CopticCross"/>
            </w:pPr>
          </w:p>
        </w:tc>
        <w:tc>
          <w:tcPr>
            <w:tcW w:w="3960" w:type="dxa"/>
          </w:tcPr>
          <w:p w14:paraId="5DD0C6D2" w14:textId="77777777" w:rsidR="00F06EEE" w:rsidRDefault="00F06EEE" w:rsidP="00F06EEE">
            <w:pPr>
              <w:pStyle w:val="CopticVersemulti-line"/>
            </w:pPr>
            <w:r>
              <w:t>Ⲱⲥⲁⲛⲛⲁ ϧⲉⲛ ⲛⲏⲉⲧϭⲟⲥⲓ:</w:t>
            </w:r>
          </w:p>
          <w:p w14:paraId="2D68569C" w14:textId="77777777" w:rsidR="00F06EEE" w:rsidRDefault="00F06EEE" w:rsidP="00F06EEE">
            <w:pPr>
              <w:pStyle w:val="CopticVersemulti-line"/>
            </w:pPr>
            <w:r>
              <w:t>ⲫⲁⲓ ⲡⲉ ⲡ̀ⲟⲩⲣⲟ ⲙ̀Ⲡⲓⲥ̀ⲣⲁⲏⲗ:</w:t>
            </w:r>
          </w:p>
          <w:p w14:paraId="16CF5CDD" w14:textId="77777777" w:rsidR="00F06EEE" w:rsidRDefault="00F06EEE" w:rsidP="00F06EEE">
            <w:pPr>
              <w:pStyle w:val="CopticVersemulti-line"/>
            </w:pPr>
            <w:r>
              <w:t>ϥ̀ⲥ̀ⲙⲁⲣⲱⲟⲩⲧ ⲛ̀ϫⲉ ⲫⲏⲉⲑⲛⲏⲟⲩ:</w:t>
            </w:r>
          </w:p>
          <w:p w14:paraId="17230AEA" w14:textId="2C2A5AFC" w:rsidR="00F06EEE" w:rsidRPr="00C35319" w:rsidRDefault="00F06EEE" w:rsidP="00F06EEE">
            <w:pPr>
              <w:pStyle w:val="CopticHangingVerse"/>
            </w:pPr>
            <w:r>
              <w:t>ϧⲉⲛ ⲫ̀ⲣⲁⲛ ⲙ̀Ⲡϭⲟⲓⲥ ⲛ̀ⲧⲉ ⲛⲓϫⲟⲙ.</w:t>
            </w:r>
          </w:p>
        </w:tc>
      </w:tr>
    </w:tbl>
    <w:p w14:paraId="22BF46F3" w14:textId="06DA8C24" w:rsidR="00F06EEE" w:rsidRPr="00F06EEE" w:rsidRDefault="00F06EEE" w:rsidP="00F06EEE">
      <w:pPr>
        <w:pStyle w:val="Rubric"/>
        <w:rPr>
          <w:lang w:val="en-US"/>
        </w:rPr>
      </w:pPr>
      <w:r>
        <w:rPr>
          <w:lang w:val="en-US"/>
        </w:rPr>
        <w:t>To the second Liturgy Gospel, according to St. Mark: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35D07345" w14:textId="77777777" w:rsidTr="00F06EEE">
        <w:trPr>
          <w:cantSplit/>
          <w:jc w:val="center"/>
        </w:trPr>
        <w:tc>
          <w:tcPr>
            <w:tcW w:w="288" w:type="dxa"/>
          </w:tcPr>
          <w:p w14:paraId="1F11A7A1" w14:textId="77777777" w:rsidR="00F06EEE" w:rsidRDefault="00F06EEE" w:rsidP="00F06EEE">
            <w:pPr>
              <w:pStyle w:val="CopticCross"/>
            </w:pPr>
          </w:p>
        </w:tc>
        <w:tc>
          <w:tcPr>
            <w:tcW w:w="3960" w:type="dxa"/>
          </w:tcPr>
          <w:p w14:paraId="2DAB49CD" w14:textId="23F03714" w:rsidR="00F06EEE" w:rsidRDefault="00F06EEE" w:rsidP="00F06EEE">
            <w:pPr>
              <w:pStyle w:val="EngHang"/>
            </w:pPr>
            <w:r>
              <w:t>He Who sits on the Cherubim,</w:t>
            </w:r>
          </w:p>
          <w:p w14:paraId="517DB349" w14:textId="04708604" w:rsidR="00F06EEE" w:rsidRDefault="00F06EEE" w:rsidP="00F06EEE">
            <w:pPr>
              <w:pStyle w:val="EngHang"/>
            </w:pPr>
            <w:r>
              <w:t>Entered Jerusalem today,</w:t>
            </w:r>
          </w:p>
          <w:p w14:paraId="6BD1F515" w14:textId="7E2CC919" w:rsidR="00F06EEE" w:rsidRDefault="00F06EEE" w:rsidP="00F06EEE">
            <w:pPr>
              <w:pStyle w:val="EngHang"/>
            </w:pPr>
            <w:r>
              <w:t>Riding on a colt with great glory,</w:t>
            </w:r>
          </w:p>
          <w:p w14:paraId="1F3B0388" w14:textId="5D7732D3" w:rsidR="00F06EEE" w:rsidRDefault="00F06EEE" w:rsidP="00F06EEE">
            <w:pPr>
              <w:pStyle w:val="EngHangEnd"/>
            </w:pPr>
            <w:r>
              <w:t>Surrounded by the angelic orders.</w:t>
            </w:r>
          </w:p>
        </w:tc>
        <w:tc>
          <w:tcPr>
            <w:tcW w:w="288" w:type="dxa"/>
          </w:tcPr>
          <w:p w14:paraId="36034BE1" w14:textId="77777777" w:rsidR="00F06EEE" w:rsidRDefault="00F06EEE" w:rsidP="00F06EEE"/>
        </w:tc>
        <w:tc>
          <w:tcPr>
            <w:tcW w:w="288" w:type="dxa"/>
          </w:tcPr>
          <w:p w14:paraId="3782B78D" w14:textId="77777777" w:rsidR="00F06EEE" w:rsidRDefault="00F06EEE" w:rsidP="00F06EEE">
            <w:pPr>
              <w:pStyle w:val="CopticCross"/>
            </w:pPr>
          </w:p>
        </w:tc>
        <w:tc>
          <w:tcPr>
            <w:tcW w:w="3960" w:type="dxa"/>
          </w:tcPr>
          <w:p w14:paraId="2AB32648" w14:textId="6F4F27DE" w:rsidR="00F06EEE" w:rsidRPr="00C35319" w:rsidRDefault="00F06EEE" w:rsidP="00F06EEE">
            <w:pPr>
              <w:pStyle w:val="CopticHangingVerse"/>
            </w:pPr>
          </w:p>
        </w:tc>
      </w:tr>
    </w:tbl>
    <w:p w14:paraId="2108D6B0" w14:textId="59C46B36" w:rsidR="00F06EEE" w:rsidRPr="00F06EEE" w:rsidRDefault="00F06EEE" w:rsidP="00F06EEE">
      <w:pPr>
        <w:pStyle w:val="Rubric"/>
        <w:keepNext/>
        <w:rPr>
          <w:lang w:val="en-US"/>
        </w:rPr>
      </w:pPr>
      <w:r>
        <w:rPr>
          <w:lang w:val="en-US"/>
        </w:rPr>
        <w:lastRenderedPageBreak/>
        <w:t>To the third Liturgy Gospel, according to St. Luke: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4756FA27" w14:textId="77777777" w:rsidTr="00F06EEE">
        <w:trPr>
          <w:cantSplit/>
          <w:jc w:val="center"/>
        </w:trPr>
        <w:tc>
          <w:tcPr>
            <w:tcW w:w="288" w:type="dxa"/>
          </w:tcPr>
          <w:p w14:paraId="6B20CF2A" w14:textId="77777777" w:rsidR="00F06EEE" w:rsidRDefault="00F06EEE" w:rsidP="00F06EEE">
            <w:pPr>
              <w:pStyle w:val="CopticCross"/>
            </w:pPr>
          </w:p>
        </w:tc>
        <w:tc>
          <w:tcPr>
            <w:tcW w:w="3960" w:type="dxa"/>
          </w:tcPr>
          <w:p w14:paraId="40D8BC96" w14:textId="791DF338" w:rsidR="00F06EEE" w:rsidRDefault="00F06EEE" w:rsidP="00F06EEE">
            <w:pPr>
              <w:pStyle w:val="EngHang"/>
            </w:pPr>
            <w:r>
              <w:t>They spread their garments in the way,</w:t>
            </w:r>
          </w:p>
          <w:p w14:paraId="0D08B73D" w14:textId="393503A4" w:rsidR="00F06EEE" w:rsidRDefault="00F06EEE" w:rsidP="00F06EEE">
            <w:pPr>
              <w:pStyle w:val="EngHang"/>
            </w:pPr>
            <w:r>
              <w:t>And cut off branches from the trees;</w:t>
            </w:r>
          </w:p>
          <w:p w14:paraId="41D97009" w14:textId="31C677C1" w:rsidR="00F06EEE" w:rsidRDefault="00F06EEE" w:rsidP="00F06EEE">
            <w:pPr>
              <w:pStyle w:val="EngHang"/>
            </w:pPr>
            <w:r>
              <w:t>And as they followed they cried and said,</w:t>
            </w:r>
          </w:p>
          <w:p w14:paraId="55C7AF2A" w14:textId="5FE683B9" w:rsidR="00F06EEE" w:rsidRDefault="00F06EEE" w:rsidP="00F06EEE">
            <w:pPr>
              <w:pStyle w:val="EngHangEnd"/>
            </w:pPr>
            <w:r>
              <w:t>“Hosanna to the Son of David.”</w:t>
            </w:r>
          </w:p>
        </w:tc>
        <w:tc>
          <w:tcPr>
            <w:tcW w:w="288" w:type="dxa"/>
          </w:tcPr>
          <w:p w14:paraId="6897D4F1" w14:textId="77777777" w:rsidR="00F06EEE" w:rsidRDefault="00F06EEE" w:rsidP="00F06EEE"/>
        </w:tc>
        <w:tc>
          <w:tcPr>
            <w:tcW w:w="288" w:type="dxa"/>
          </w:tcPr>
          <w:p w14:paraId="23D116F7" w14:textId="77777777" w:rsidR="00F06EEE" w:rsidRDefault="00F06EEE" w:rsidP="00F06EEE">
            <w:pPr>
              <w:pStyle w:val="CopticCross"/>
            </w:pPr>
          </w:p>
        </w:tc>
        <w:tc>
          <w:tcPr>
            <w:tcW w:w="3960" w:type="dxa"/>
          </w:tcPr>
          <w:p w14:paraId="276ACD69" w14:textId="77777777" w:rsidR="00F06EEE" w:rsidRPr="00C35319" w:rsidRDefault="00F06EEE" w:rsidP="00F06EEE">
            <w:pPr>
              <w:pStyle w:val="CopticHangingVerse"/>
            </w:pPr>
          </w:p>
        </w:tc>
      </w:tr>
    </w:tbl>
    <w:p w14:paraId="381B604E" w14:textId="26C6E1DF" w:rsidR="00F06EEE" w:rsidRPr="00F06EEE" w:rsidRDefault="00F06EEE" w:rsidP="00F06EEE">
      <w:pPr>
        <w:pStyle w:val="Rubric"/>
        <w:rPr>
          <w:lang w:val="en-US"/>
        </w:rPr>
      </w:pPr>
      <w:r>
        <w:rPr>
          <w:lang w:val="en-US"/>
        </w:rPr>
        <w:t xml:space="preserve">To the fourth Liturgy Gospel, according to St. </w:t>
      </w:r>
      <w:r w:rsidR="004C686A">
        <w:rPr>
          <w:lang w:val="en-US"/>
        </w:rPr>
        <w:t>John</w:t>
      </w:r>
      <w:r>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06EEE" w14:paraId="128EEE94" w14:textId="77777777" w:rsidTr="00F06EEE">
        <w:trPr>
          <w:cantSplit/>
          <w:jc w:val="center"/>
        </w:trPr>
        <w:tc>
          <w:tcPr>
            <w:tcW w:w="288" w:type="dxa"/>
          </w:tcPr>
          <w:p w14:paraId="0D4A58CC" w14:textId="77777777" w:rsidR="00F06EEE" w:rsidRDefault="00F06EEE" w:rsidP="00F06EEE">
            <w:pPr>
              <w:pStyle w:val="CopticCross"/>
            </w:pPr>
          </w:p>
        </w:tc>
        <w:tc>
          <w:tcPr>
            <w:tcW w:w="3960" w:type="dxa"/>
          </w:tcPr>
          <w:p w14:paraId="5D82C783" w14:textId="0D07C0ED" w:rsidR="00F06EEE" w:rsidRDefault="004C686A" w:rsidP="00F06EEE">
            <w:pPr>
              <w:pStyle w:val="EngHang"/>
            </w:pPr>
            <w:r>
              <w:t>Today the sayings of the prophets</w:t>
            </w:r>
          </w:p>
          <w:p w14:paraId="7D810D86" w14:textId="5B88E090" w:rsidR="004C686A" w:rsidRDefault="004C686A" w:rsidP="00F06EEE">
            <w:pPr>
              <w:pStyle w:val="EngHang"/>
            </w:pPr>
            <w:r>
              <w:t>And of the psalmists were fulfilled;</w:t>
            </w:r>
          </w:p>
          <w:p w14:paraId="2D1BDFD6" w14:textId="45E01833" w:rsidR="004C686A" w:rsidRDefault="004C686A" w:rsidP="00F06EEE">
            <w:pPr>
              <w:pStyle w:val="EngHang"/>
            </w:pPr>
            <w:r>
              <w:t>Zacharias also prophesied,</w:t>
            </w:r>
          </w:p>
          <w:p w14:paraId="7A713E76" w14:textId="77777777" w:rsidR="00F06EEE" w:rsidRDefault="004C686A" w:rsidP="004C686A">
            <w:pPr>
              <w:pStyle w:val="EngHang"/>
            </w:pPr>
            <w:r>
              <w:t>Concerning Jesus the Christ.</w:t>
            </w:r>
          </w:p>
          <w:p w14:paraId="7D2CCAB2" w14:textId="6132CFE0" w:rsidR="004C686A" w:rsidRDefault="004C686A" w:rsidP="00F06EEE">
            <w:pPr>
              <w:pStyle w:val="EngHangEnd"/>
            </w:pPr>
            <w:r>
              <w:t>[Or: ‘Concerning Isos Pi Khristos’]</w:t>
            </w:r>
          </w:p>
        </w:tc>
        <w:tc>
          <w:tcPr>
            <w:tcW w:w="288" w:type="dxa"/>
          </w:tcPr>
          <w:p w14:paraId="3A691443" w14:textId="77777777" w:rsidR="00F06EEE" w:rsidRDefault="00F06EEE" w:rsidP="00F06EEE"/>
        </w:tc>
        <w:tc>
          <w:tcPr>
            <w:tcW w:w="288" w:type="dxa"/>
          </w:tcPr>
          <w:p w14:paraId="6C3B2315" w14:textId="77777777" w:rsidR="00F06EEE" w:rsidRDefault="00F06EEE" w:rsidP="00F06EEE">
            <w:pPr>
              <w:pStyle w:val="CopticCross"/>
            </w:pPr>
          </w:p>
        </w:tc>
        <w:tc>
          <w:tcPr>
            <w:tcW w:w="3960" w:type="dxa"/>
          </w:tcPr>
          <w:p w14:paraId="33BDC72E" w14:textId="77777777" w:rsidR="00F06EEE" w:rsidRPr="00C35319" w:rsidRDefault="00F06EEE" w:rsidP="00F06EEE">
            <w:pPr>
              <w:pStyle w:val="CopticHangingVerse"/>
            </w:pPr>
          </w:p>
        </w:tc>
      </w:tr>
    </w:tbl>
    <w:p w14:paraId="75CFDD3A" w14:textId="5BC68F99" w:rsidR="004C686A" w:rsidRPr="008712A7" w:rsidRDefault="004C686A" w:rsidP="004C686A">
      <w:pPr>
        <w:pStyle w:val="Heading4"/>
        <w:rPr>
          <w:rFonts w:ascii="Arial Unicode MS" w:eastAsia="Arial Unicode MS" w:hAnsi="Arial Unicode MS" w:cs="Arial Unicode MS"/>
        </w:rPr>
      </w:pPr>
      <w:r>
        <w:t>The End of Service Hymn for Palm Sunday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686A" w14:paraId="14E44109" w14:textId="77777777" w:rsidTr="004C686A">
        <w:trPr>
          <w:cantSplit/>
          <w:jc w:val="center"/>
        </w:trPr>
        <w:tc>
          <w:tcPr>
            <w:tcW w:w="288" w:type="dxa"/>
          </w:tcPr>
          <w:p w14:paraId="4266FEB2" w14:textId="77777777" w:rsidR="004C686A" w:rsidRDefault="004C686A" w:rsidP="004C686A">
            <w:pPr>
              <w:pStyle w:val="CopticCross"/>
            </w:pPr>
          </w:p>
        </w:tc>
        <w:tc>
          <w:tcPr>
            <w:tcW w:w="3960" w:type="dxa"/>
          </w:tcPr>
          <w:p w14:paraId="0445B9A0" w14:textId="25B19920" w:rsidR="004C686A" w:rsidRDefault="004C686A" w:rsidP="004C686A">
            <w:pPr>
              <w:pStyle w:val="EngHangEnd"/>
            </w:pPr>
            <w:r>
              <w:t>… “Our Lord Jesus Christ, the Son of God, entered Jerusalem on a colt with great glroy.” …</w:t>
            </w:r>
          </w:p>
        </w:tc>
        <w:tc>
          <w:tcPr>
            <w:tcW w:w="288" w:type="dxa"/>
          </w:tcPr>
          <w:p w14:paraId="01EEE321" w14:textId="77777777" w:rsidR="004C686A" w:rsidRDefault="004C686A" w:rsidP="004C686A"/>
        </w:tc>
        <w:tc>
          <w:tcPr>
            <w:tcW w:w="288" w:type="dxa"/>
          </w:tcPr>
          <w:p w14:paraId="448C1EB6" w14:textId="77777777" w:rsidR="004C686A" w:rsidRDefault="004C686A" w:rsidP="004C686A">
            <w:pPr>
              <w:pStyle w:val="CopticCross"/>
            </w:pPr>
          </w:p>
        </w:tc>
        <w:tc>
          <w:tcPr>
            <w:tcW w:w="3960" w:type="dxa"/>
          </w:tcPr>
          <w:p w14:paraId="4E830F06" w14:textId="72F5EC43" w:rsidR="004C686A" w:rsidRPr="00C35319" w:rsidRDefault="004C686A" w:rsidP="004C686A">
            <w:pPr>
              <w:pStyle w:val="CopticHangingVerse"/>
            </w:pPr>
            <w:r>
              <w:t>… ⲁϥϭⲓϧⲟⲛ Ⲓⲗ̄ⲏ̄ⲙ̄ ⲉϥⲧⲁⲗⲓⲟϯ ⲓⲟⲱ …</w:t>
            </w:r>
          </w:p>
        </w:tc>
      </w:tr>
    </w:tbl>
    <w:p w14:paraId="5D414EF0" w14:textId="03CD8A55" w:rsidR="003E106D" w:rsidRDefault="0038077A" w:rsidP="00495F1A">
      <w:pPr>
        <w:pStyle w:val="Heading3"/>
      </w:pPr>
      <w:bookmarkStart w:id="2037" w:name="_Ref485365426"/>
      <w:r>
        <w:t>Bright</w:t>
      </w:r>
      <w:r w:rsidR="003E106D">
        <w:t xml:space="preserve"> Saturday</w:t>
      </w:r>
      <w:bookmarkEnd w:id="2033"/>
      <w:bookmarkEnd w:id="2037"/>
    </w:p>
    <w:p w14:paraId="65F4337A" w14:textId="2CA465AF" w:rsidR="003E106D" w:rsidRDefault="003E106D" w:rsidP="003E106D">
      <w:pPr>
        <w:pStyle w:val="Heading4"/>
      </w:pPr>
      <w:bookmarkStart w:id="2038" w:name="_Ref435562018"/>
      <w:r>
        <w:t>The Psali Batos for the Joyous Saturday</w:t>
      </w:r>
      <w:bookmarkEnd w:id="20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lastRenderedPageBreak/>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2039"/>
            <w:r>
              <w:t xml:space="preserve">abolished </w:t>
            </w:r>
            <w:commentRangeEnd w:id="2039"/>
            <w:r>
              <w:rPr>
                <w:rStyle w:val="CommentReference"/>
              </w:rPr>
              <w:commentReference w:id="2039"/>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2040"/>
            <w:r>
              <w:t>power</w:t>
            </w:r>
            <w:commentRangeEnd w:id="2040"/>
            <w:r>
              <w:rPr>
                <w:rStyle w:val="CommentReference"/>
              </w:rPr>
              <w:commentReference w:id="2040"/>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7704EE86" w:rsidR="00495F1A" w:rsidRDefault="00D22853" w:rsidP="00495F1A">
      <w:pPr>
        <w:pStyle w:val="Heading3"/>
        <w:rPr>
          <w:lang w:val="en-US"/>
        </w:rPr>
      </w:pPr>
      <w:bookmarkStart w:id="2041" w:name="_Toc479145676"/>
      <w:bookmarkEnd w:id="2034"/>
      <w:bookmarkEnd w:id="2035"/>
      <w:bookmarkEnd w:id="2036"/>
      <w:r>
        <w:rPr>
          <w:lang w:val="en-US"/>
        </w:rPr>
        <w:t>Pascha</w:t>
      </w:r>
      <w:bookmarkEnd w:id="2041"/>
    </w:p>
    <w:p w14:paraId="133F8D35" w14:textId="3F0487F2" w:rsidR="00987C57" w:rsidRPr="00987C57" w:rsidRDefault="00987C57" w:rsidP="00987C57">
      <w:pPr>
        <w:pStyle w:val="Rubric"/>
        <w:rPr>
          <w:lang w:val="en-US"/>
        </w:rPr>
      </w:pPr>
      <w:r>
        <w:rPr>
          <w:lang w:val="en-US"/>
        </w:rPr>
        <w:t>Generally, the hymns in this section are chanted from Pascha until Pentecost, except when replaced by variants from Ascension until Pentecost.</w:t>
      </w:r>
    </w:p>
    <w:p w14:paraId="22123DAD" w14:textId="45E846E9" w:rsidR="000D1B28" w:rsidRDefault="000D1B28" w:rsidP="000D1B28">
      <w:pPr>
        <w:pStyle w:val="Heading4"/>
      </w:pPr>
      <w:bookmarkStart w:id="2042" w:name="_Ref434478294"/>
      <w:r>
        <w:t>The Verses of the Cymbals for Pascha</w:t>
      </w:r>
    </w:p>
    <w:p w14:paraId="7AF52824" w14:textId="5EBE9DE5" w:rsidR="00924C51" w:rsidRPr="00924C51" w:rsidRDefault="00924C51" w:rsidP="00924C51">
      <w:pPr>
        <w:pStyle w:val="Rubrics0"/>
      </w:pPr>
      <w:r>
        <w:t>On Pascha, these versus are sung after the first part of the Doxology of Prime. Then, until A</w:t>
      </w:r>
      <w:r w:rsidR="000437A2">
        <w:t>scension,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D1B28" w14:paraId="72C5C05D" w14:textId="77777777" w:rsidTr="000D1B28">
        <w:trPr>
          <w:cantSplit/>
          <w:jc w:val="center"/>
        </w:trPr>
        <w:tc>
          <w:tcPr>
            <w:tcW w:w="288" w:type="dxa"/>
          </w:tcPr>
          <w:p w14:paraId="30D4DA55" w14:textId="77777777" w:rsidR="000D1B28" w:rsidRDefault="000D1B28" w:rsidP="000D1B28">
            <w:pPr>
              <w:pStyle w:val="CopticCross"/>
            </w:pPr>
          </w:p>
        </w:tc>
        <w:tc>
          <w:tcPr>
            <w:tcW w:w="3960" w:type="dxa"/>
          </w:tcPr>
          <w:p w14:paraId="47B22040" w14:textId="48FA716F" w:rsidR="000D1B28" w:rsidRDefault="000D1B28" w:rsidP="000D1B28">
            <w:pPr>
              <w:pStyle w:val="EngHang"/>
            </w:pPr>
            <w:r>
              <w:t>Christ our God</w:t>
            </w:r>
          </w:p>
          <w:p w14:paraId="4ADE7F7F" w14:textId="39E7E416" w:rsidR="000D1B28" w:rsidRDefault="000D1B28" w:rsidP="000D1B28">
            <w:pPr>
              <w:pStyle w:val="EngHang"/>
            </w:pPr>
            <w:r>
              <w:t>Is risen from the dead,</w:t>
            </w:r>
          </w:p>
          <w:p w14:paraId="08793E62" w14:textId="5D524C0E" w:rsidR="000D1B28" w:rsidRDefault="000D1B28" w:rsidP="000D1B28">
            <w:pPr>
              <w:pStyle w:val="EngHang"/>
            </w:pPr>
            <w:r>
              <w:t>And He is the Firstfruit</w:t>
            </w:r>
          </w:p>
          <w:p w14:paraId="178C0939" w14:textId="76E887BF" w:rsidR="000D1B28" w:rsidRDefault="000D1B28" w:rsidP="000D1B28">
            <w:pPr>
              <w:pStyle w:val="EngHangEnd"/>
            </w:pPr>
            <w:r>
              <w:t>Of those who have fallen asleep.</w:t>
            </w:r>
          </w:p>
        </w:tc>
        <w:tc>
          <w:tcPr>
            <w:tcW w:w="288" w:type="dxa"/>
          </w:tcPr>
          <w:p w14:paraId="724A9E9B" w14:textId="77777777" w:rsidR="000D1B28" w:rsidRDefault="000D1B28" w:rsidP="000D1B28"/>
        </w:tc>
        <w:tc>
          <w:tcPr>
            <w:tcW w:w="288" w:type="dxa"/>
          </w:tcPr>
          <w:p w14:paraId="33B3846A" w14:textId="77777777" w:rsidR="000D1B28" w:rsidRDefault="000D1B28" w:rsidP="000D1B28">
            <w:pPr>
              <w:pStyle w:val="CopticCross"/>
            </w:pPr>
          </w:p>
        </w:tc>
        <w:tc>
          <w:tcPr>
            <w:tcW w:w="3960" w:type="dxa"/>
          </w:tcPr>
          <w:p w14:paraId="141F3119" w14:textId="77777777" w:rsidR="000D1B28" w:rsidRPr="000D1B28" w:rsidRDefault="000D1B28" w:rsidP="000D1B28">
            <w:pPr>
              <w:pStyle w:val="CopticVersemulti-line"/>
            </w:pPr>
            <w:r w:rsidRPr="000D1B28">
              <w:t>ⲀⲠⲓⲭ̀ⲣⲓⲥⲧⲟⲥ Ⲡⲉⲛⲛⲟⲩϯ:</w:t>
            </w:r>
          </w:p>
          <w:p w14:paraId="5EE53A17" w14:textId="06FA3B42" w:rsidR="000D1B28" w:rsidRPr="000D1B28" w:rsidRDefault="00764BE6" w:rsidP="000D1B28">
            <w:pPr>
              <w:pStyle w:val="CopticVersemulti-line"/>
            </w:pPr>
            <w:r>
              <w:t>ⲧⲱⲛϥ</w:t>
            </w:r>
            <w:r w:rsidR="000D1B28" w:rsidRPr="000D1B28">
              <w:t xml:space="preserve"> ⲉ̀ⲃⲟⲗ ϧⲉⲛ ⲛⲏⲉⲑⲙⲱⲟⲩⲧ:</w:t>
            </w:r>
          </w:p>
          <w:p w14:paraId="0EB8046E" w14:textId="77777777" w:rsidR="000D1B28" w:rsidRPr="000D1B28" w:rsidRDefault="000D1B28" w:rsidP="000D1B28">
            <w:pPr>
              <w:pStyle w:val="CopticVersemulti-line"/>
            </w:pPr>
            <w:r w:rsidRPr="000D1B28">
              <w:t>ⲛ̀ⲑⲟϥ ⲡⲉ ⲧ̀ⲁ̀ⲡⲁⲣⲭⲏ:</w:t>
            </w:r>
          </w:p>
          <w:p w14:paraId="7FD39345" w14:textId="04CE9CBB" w:rsidR="000D1B28" w:rsidRPr="00240FF0" w:rsidRDefault="000D1B28" w:rsidP="000D1B28">
            <w:pPr>
              <w:pStyle w:val="CopticHangingVerse"/>
              <w:rPr>
                <w:vanish/>
              </w:rPr>
            </w:pPr>
            <w:r>
              <w:t>ⲛ̀ⲧⲉ ⲛⲏⲉⲧⲁⲩⲉⲛⲕⲟⲧ.</w:t>
            </w:r>
          </w:p>
        </w:tc>
      </w:tr>
      <w:tr w:rsidR="000D1B28" w14:paraId="26FE8EE6" w14:textId="77777777" w:rsidTr="000D1B28">
        <w:trPr>
          <w:cantSplit/>
          <w:jc w:val="center"/>
        </w:trPr>
        <w:tc>
          <w:tcPr>
            <w:tcW w:w="288" w:type="dxa"/>
          </w:tcPr>
          <w:p w14:paraId="2771AB32" w14:textId="77777777" w:rsidR="000D1B28" w:rsidRDefault="000D1B28" w:rsidP="000D1B28">
            <w:pPr>
              <w:pStyle w:val="CopticCross"/>
            </w:pPr>
          </w:p>
        </w:tc>
        <w:tc>
          <w:tcPr>
            <w:tcW w:w="3960" w:type="dxa"/>
          </w:tcPr>
          <w:p w14:paraId="719CB074" w14:textId="031FA162" w:rsidR="000D1B28" w:rsidRDefault="000D1B28" w:rsidP="000D1B28">
            <w:pPr>
              <w:pStyle w:val="EngHang"/>
            </w:pPr>
            <w:r>
              <w:t>Hail to His Resurrection:</w:t>
            </w:r>
          </w:p>
          <w:p w14:paraId="6F7EDD74" w14:textId="3C884696" w:rsidR="000D1B28" w:rsidRDefault="000D1B28" w:rsidP="000D1B28">
            <w:pPr>
              <w:pStyle w:val="EngHang"/>
            </w:pPr>
            <w:r>
              <w:t>He rose from the dead,</w:t>
            </w:r>
          </w:p>
          <w:p w14:paraId="5308B84A" w14:textId="2B7C3699" w:rsidR="000D1B28" w:rsidRDefault="000D1B28" w:rsidP="000D1B28">
            <w:pPr>
              <w:pStyle w:val="EngHang"/>
            </w:pPr>
            <w:r>
              <w:t>Even to save us</w:t>
            </w:r>
          </w:p>
          <w:p w14:paraId="232A3FD6" w14:textId="108DC37A" w:rsidR="000D1B28" w:rsidRDefault="000D1B28" w:rsidP="000D1B28">
            <w:pPr>
              <w:pStyle w:val="EngHangEnd"/>
            </w:pPr>
            <w:r>
              <w:t>From our sins.</w:t>
            </w:r>
          </w:p>
        </w:tc>
        <w:tc>
          <w:tcPr>
            <w:tcW w:w="288" w:type="dxa"/>
          </w:tcPr>
          <w:p w14:paraId="26DFCB96" w14:textId="77777777" w:rsidR="000D1B28" w:rsidRDefault="000D1B28" w:rsidP="000D1B28"/>
        </w:tc>
        <w:tc>
          <w:tcPr>
            <w:tcW w:w="288" w:type="dxa"/>
          </w:tcPr>
          <w:p w14:paraId="729200F9" w14:textId="77777777" w:rsidR="000D1B28" w:rsidRDefault="000D1B28" w:rsidP="000D1B28">
            <w:pPr>
              <w:pStyle w:val="CopticCross"/>
            </w:pPr>
          </w:p>
        </w:tc>
        <w:tc>
          <w:tcPr>
            <w:tcW w:w="3960" w:type="dxa"/>
          </w:tcPr>
          <w:p w14:paraId="5E9DDFA5" w14:textId="77777777" w:rsidR="000D1B28" w:rsidRDefault="000D1B28" w:rsidP="000D1B28">
            <w:pPr>
              <w:pStyle w:val="CopticVersemulti-line"/>
            </w:pPr>
            <w:r>
              <w:t>Ⲭⲉⲣⲉ ⲧⲉϥⲁ̀ⲛⲁⲥⲧⲁⲥⲓⲥ:</w:t>
            </w:r>
          </w:p>
          <w:p w14:paraId="4B5311E5" w14:textId="77777777" w:rsidR="000D1B28" w:rsidRDefault="000D1B28" w:rsidP="000D1B28">
            <w:pPr>
              <w:pStyle w:val="CopticVersemulti-line"/>
            </w:pPr>
            <w:r>
              <w:t>ⲉ̀ⲧⲁϥⲧⲱⲛϥ ⲉ̀ⲃⲟⲗ ϧⲉⲛ ⲛⲏⲉⲑⲙⲱⲟⲩⲧ:</w:t>
            </w:r>
          </w:p>
          <w:p w14:paraId="11E1E7C8" w14:textId="77777777" w:rsidR="000D1B28" w:rsidRDefault="000D1B28" w:rsidP="000D1B28">
            <w:pPr>
              <w:pStyle w:val="CopticVersemulti-line"/>
            </w:pPr>
            <w:r>
              <w:t>ϣⲁ ⲛ̀ⲧⲉϥⲥⲱϯ ⲙ̀ⲙⲟⲛ:</w:t>
            </w:r>
          </w:p>
          <w:p w14:paraId="12D59695" w14:textId="5F1FC263" w:rsidR="000D1B28" w:rsidRDefault="000D1B28" w:rsidP="000D1B28">
            <w:pPr>
              <w:pStyle w:val="CopticHangingVerse"/>
            </w:pPr>
            <w:r>
              <w:t>ⲉ̀ⲃⲟⲗ ϧⲉⲛ ⲛⲉⲛⲛⲟⲃⲓ.</w:t>
            </w:r>
          </w:p>
        </w:tc>
      </w:tr>
      <w:tr w:rsidR="000D1B28" w14:paraId="75B3BC4E" w14:textId="77777777" w:rsidTr="000D1B28">
        <w:trPr>
          <w:cantSplit/>
          <w:jc w:val="center"/>
        </w:trPr>
        <w:tc>
          <w:tcPr>
            <w:tcW w:w="288" w:type="dxa"/>
          </w:tcPr>
          <w:p w14:paraId="0EBCCCF3" w14:textId="77777777" w:rsidR="000D1B28" w:rsidRDefault="000D1B28" w:rsidP="000D1B28">
            <w:pPr>
              <w:pStyle w:val="CopticCross"/>
            </w:pPr>
          </w:p>
        </w:tc>
        <w:tc>
          <w:tcPr>
            <w:tcW w:w="3960" w:type="dxa"/>
          </w:tcPr>
          <w:p w14:paraId="7594B183" w14:textId="77777777" w:rsidR="000D1B28" w:rsidRDefault="000D1B28" w:rsidP="000D1B28">
            <w:pPr>
              <w:pStyle w:val="EngHang"/>
            </w:pPr>
            <w:r>
              <w:rPr>
                <w:rFonts w:hint="eastAsia"/>
              </w:rPr>
              <w:t>Hail to you, O Mary,</w:t>
            </w:r>
          </w:p>
          <w:p w14:paraId="646AEE1E" w14:textId="77777777" w:rsidR="000D1B28" w:rsidRDefault="000D1B28" w:rsidP="000D1B28">
            <w:pPr>
              <w:pStyle w:val="EngHang"/>
            </w:pPr>
            <w:r>
              <w:t>T</w:t>
            </w:r>
            <w:r>
              <w:rPr>
                <w:rFonts w:hint="eastAsia"/>
              </w:rPr>
              <w:t>he fair dove,</w:t>
            </w:r>
          </w:p>
          <w:p w14:paraId="753DD4BB" w14:textId="77777777" w:rsidR="000D1B28" w:rsidRDefault="000D1B28" w:rsidP="000D1B28">
            <w:pPr>
              <w:pStyle w:val="EngHang"/>
            </w:pPr>
            <w:r>
              <w:t>W</w:t>
            </w:r>
            <w:r>
              <w:rPr>
                <w:rFonts w:hint="eastAsia"/>
              </w:rPr>
              <w:t>ho brought forth</w:t>
            </w:r>
            <w:r>
              <w:t xml:space="preserve"> </w:t>
            </w:r>
            <w:r>
              <w:rPr>
                <w:rFonts w:hint="eastAsia"/>
              </w:rPr>
              <w:t>to us</w:t>
            </w:r>
          </w:p>
          <w:p w14:paraId="1CFDE1FA" w14:textId="6016EFFC" w:rsidR="000D1B28" w:rsidRDefault="000D1B28" w:rsidP="000D1B28">
            <w:pPr>
              <w:pStyle w:val="EngHangEnd"/>
            </w:pPr>
            <w:r>
              <w:rPr>
                <w:rFonts w:hint="eastAsia"/>
              </w:rPr>
              <w:t>God the Logos.</w:t>
            </w:r>
          </w:p>
        </w:tc>
        <w:tc>
          <w:tcPr>
            <w:tcW w:w="288" w:type="dxa"/>
          </w:tcPr>
          <w:p w14:paraId="52D2F768" w14:textId="77777777" w:rsidR="000D1B28" w:rsidRDefault="000D1B28" w:rsidP="000D1B28"/>
        </w:tc>
        <w:tc>
          <w:tcPr>
            <w:tcW w:w="288" w:type="dxa"/>
          </w:tcPr>
          <w:p w14:paraId="026A247B" w14:textId="77777777" w:rsidR="000D1B28" w:rsidRDefault="000D1B28" w:rsidP="000D1B28">
            <w:pPr>
              <w:pStyle w:val="CopticCross"/>
            </w:pPr>
          </w:p>
        </w:tc>
        <w:tc>
          <w:tcPr>
            <w:tcW w:w="3960" w:type="dxa"/>
          </w:tcPr>
          <w:p w14:paraId="338BBD41" w14:textId="77777777" w:rsidR="000D1B28" w:rsidRDefault="000D1B28" w:rsidP="000D1B28">
            <w:pPr>
              <w:pStyle w:val="CopticVersemulti-line"/>
            </w:pPr>
            <w:r>
              <w:t>Ⲭⲉⲣⲉ ⲛⲉ Ⲙⲁⲣⲓⲁ:</w:t>
            </w:r>
          </w:p>
          <w:p w14:paraId="12E84374" w14:textId="77777777" w:rsidR="000D1B28" w:rsidRDefault="000D1B28" w:rsidP="000D1B28">
            <w:pPr>
              <w:pStyle w:val="CopticVersemulti-line"/>
            </w:pPr>
            <w:r>
              <w:t>Ϯϭⲣⲟⲙⲡⲓ ⲉⲑⲛⲉⲥⲟⲥ:</w:t>
            </w:r>
          </w:p>
          <w:p w14:paraId="73706EA3" w14:textId="77777777" w:rsidR="000D1B28" w:rsidRDefault="000D1B28" w:rsidP="000D1B28">
            <w:pPr>
              <w:pStyle w:val="CopticVersemulti-line"/>
            </w:pPr>
            <w:r>
              <w:t>ⲑⲏⲉ̀ⲧⲁⲥⲙⲓⲥⲓ ⲛⲁⲛ:</w:t>
            </w:r>
          </w:p>
          <w:p w14:paraId="3F748F8C" w14:textId="3B515794" w:rsidR="000D1B28" w:rsidRDefault="000D1B28" w:rsidP="000D1B28">
            <w:pPr>
              <w:pStyle w:val="CopticHangingVerse"/>
            </w:pPr>
            <w:r>
              <w:t>ⲙ̀Ⲫⲛⲟⲩϯ ⲡⲓⲗⲟⲅⲟⲥ.</w:t>
            </w:r>
          </w:p>
        </w:tc>
      </w:tr>
      <w:tr w:rsidR="000D1B28" w14:paraId="1B45F6A6" w14:textId="77777777" w:rsidTr="000D1B28">
        <w:trPr>
          <w:cantSplit/>
          <w:jc w:val="center"/>
        </w:trPr>
        <w:tc>
          <w:tcPr>
            <w:tcW w:w="288" w:type="dxa"/>
          </w:tcPr>
          <w:p w14:paraId="0B4C035C" w14:textId="77777777" w:rsidR="000D1B28" w:rsidRDefault="000D1B28" w:rsidP="000D1B28">
            <w:pPr>
              <w:pStyle w:val="CopticCross"/>
            </w:pPr>
          </w:p>
        </w:tc>
        <w:tc>
          <w:tcPr>
            <w:tcW w:w="3960" w:type="dxa"/>
          </w:tcPr>
          <w:p w14:paraId="33842008" w14:textId="77777777" w:rsidR="000D1B28" w:rsidRDefault="000D1B28" w:rsidP="000D1B28">
            <w:pPr>
              <w:pStyle w:val="EngHang"/>
            </w:pPr>
            <w:r>
              <w:rPr>
                <w:rFonts w:hint="eastAsia"/>
              </w:rPr>
              <w:t>Hail to you, O Mary</w:t>
            </w:r>
            <w:r>
              <w:t>—</w:t>
            </w:r>
          </w:p>
          <w:p w14:paraId="6ECDAE8B" w14:textId="77777777" w:rsidR="000D1B28" w:rsidRDefault="000D1B28" w:rsidP="000D1B28">
            <w:pPr>
              <w:pStyle w:val="EngHang"/>
            </w:pPr>
            <w:r>
              <w:t>A</w:t>
            </w:r>
            <w:r>
              <w:rPr>
                <w:rFonts w:hint="eastAsia"/>
              </w:rPr>
              <w:t xml:space="preserve"> holy hail.</w:t>
            </w:r>
          </w:p>
          <w:p w14:paraId="63ADE9F4" w14:textId="77777777" w:rsidR="000D1B28" w:rsidRDefault="000D1B28" w:rsidP="000D1B28">
            <w:pPr>
              <w:pStyle w:val="EngHang"/>
            </w:pPr>
            <w:r>
              <w:rPr>
                <w:rFonts w:hint="eastAsia"/>
              </w:rPr>
              <w:t>Hail to you, O Mary,</w:t>
            </w:r>
          </w:p>
          <w:p w14:paraId="1403F017" w14:textId="21F51F5E" w:rsidR="000D1B28" w:rsidRDefault="000D1B28" w:rsidP="000D1B28">
            <w:pPr>
              <w:pStyle w:val="EngHang"/>
            </w:pPr>
            <w:r>
              <w:t>T</w:t>
            </w:r>
            <w:r>
              <w:rPr>
                <w:rFonts w:hint="eastAsia"/>
              </w:rPr>
              <w:t>he Mother of the Holy.</w:t>
            </w:r>
          </w:p>
        </w:tc>
        <w:tc>
          <w:tcPr>
            <w:tcW w:w="288" w:type="dxa"/>
          </w:tcPr>
          <w:p w14:paraId="761E63C4" w14:textId="77777777" w:rsidR="000D1B28" w:rsidRDefault="000D1B28" w:rsidP="000D1B28"/>
        </w:tc>
        <w:tc>
          <w:tcPr>
            <w:tcW w:w="288" w:type="dxa"/>
          </w:tcPr>
          <w:p w14:paraId="06E64600" w14:textId="177FD5C3" w:rsidR="000D1B28" w:rsidRDefault="000D1B28" w:rsidP="000D1B28">
            <w:pPr>
              <w:pStyle w:val="CopticCross"/>
            </w:pPr>
          </w:p>
        </w:tc>
        <w:tc>
          <w:tcPr>
            <w:tcW w:w="3960" w:type="dxa"/>
          </w:tcPr>
          <w:p w14:paraId="35A20BFD" w14:textId="77777777" w:rsidR="000D1B28" w:rsidRDefault="000D1B28" w:rsidP="000D1B28">
            <w:pPr>
              <w:pStyle w:val="CopticVersemulti-line"/>
            </w:pPr>
            <w:r>
              <w:t>Ⲭⲉⲣⲉ ⲛⲉ Ⲙⲁⲣⲓⲁ:</w:t>
            </w:r>
          </w:p>
          <w:p w14:paraId="24B2C958" w14:textId="77777777" w:rsidR="000D1B28" w:rsidRDefault="000D1B28" w:rsidP="000D1B28">
            <w:pPr>
              <w:pStyle w:val="CopticVersemulti-line"/>
            </w:pPr>
            <w:r>
              <w:t>ϧⲉⲛ ⲟⲩⲭⲉⲣⲉ ⲉϥⲟⲩⲁⲃ:</w:t>
            </w:r>
          </w:p>
          <w:p w14:paraId="79E3060A" w14:textId="77777777" w:rsidR="000D1B28" w:rsidRDefault="000D1B28" w:rsidP="000D1B28">
            <w:pPr>
              <w:pStyle w:val="CopticVersemulti-line"/>
            </w:pPr>
            <w:r>
              <w:t>ⲭⲉⲣⲉ ⲛⲉ Ⲙⲁⲣⲓⲁ:</w:t>
            </w:r>
          </w:p>
          <w:p w14:paraId="048C73DF" w14:textId="156B9C01" w:rsidR="000D1B28" w:rsidRDefault="000D1B28" w:rsidP="000D1B28">
            <w:pPr>
              <w:pStyle w:val="CopticHangingVerse"/>
            </w:pPr>
            <w:r>
              <w:t>ⲑ̀ⲙⲁⲩ ⲙ̀ⲫⲏⲉ̀ⲑⲟⲩⲁⲃ.</w:t>
            </w:r>
          </w:p>
        </w:tc>
      </w:tr>
      <w:tr w:rsidR="000D1B28" w14:paraId="13FC6CC2" w14:textId="77777777" w:rsidTr="000D1B28">
        <w:trPr>
          <w:cantSplit/>
          <w:jc w:val="center"/>
        </w:trPr>
        <w:tc>
          <w:tcPr>
            <w:tcW w:w="288" w:type="dxa"/>
          </w:tcPr>
          <w:p w14:paraId="64C67D99" w14:textId="77777777" w:rsidR="000D1B28" w:rsidRDefault="000D1B28" w:rsidP="000D1B28">
            <w:pPr>
              <w:pStyle w:val="CopticCross"/>
            </w:pPr>
          </w:p>
        </w:tc>
        <w:tc>
          <w:tcPr>
            <w:tcW w:w="3960" w:type="dxa"/>
          </w:tcPr>
          <w:p w14:paraId="671B305B" w14:textId="77777777" w:rsidR="000D1B28" w:rsidRDefault="000D1B28" w:rsidP="000D1B28">
            <w:pPr>
              <w:pStyle w:val="EngHang"/>
            </w:pPr>
            <w:r>
              <w:t>Hail to Michael,</w:t>
            </w:r>
          </w:p>
          <w:p w14:paraId="3FCBB313" w14:textId="77777777" w:rsidR="000D1B28" w:rsidRDefault="000D1B28" w:rsidP="000D1B28">
            <w:pPr>
              <w:pStyle w:val="EngHang"/>
            </w:pPr>
            <w:r>
              <w:t>The great archangel,</w:t>
            </w:r>
          </w:p>
          <w:p w14:paraId="348BC25B" w14:textId="77777777" w:rsidR="000D1B28" w:rsidRDefault="000D1B28" w:rsidP="000D1B28">
            <w:pPr>
              <w:pStyle w:val="EngHang"/>
            </w:pPr>
            <w:r>
              <w:t>The herald of the salvation</w:t>
            </w:r>
          </w:p>
          <w:p w14:paraId="2DCD4ACC" w14:textId="7215D2DD" w:rsidR="000D1B28" w:rsidRDefault="000D1B28" w:rsidP="000D1B28">
            <w:pPr>
              <w:pStyle w:val="EngHangEnd"/>
            </w:pPr>
            <w:r>
              <w:t>Of the Resurrection.</w:t>
            </w:r>
          </w:p>
        </w:tc>
        <w:tc>
          <w:tcPr>
            <w:tcW w:w="288" w:type="dxa"/>
          </w:tcPr>
          <w:p w14:paraId="37BB4362" w14:textId="77777777" w:rsidR="000D1B28" w:rsidRDefault="000D1B28" w:rsidP="000D1B28"/>
        </w:tc>
        <w:tc>
          <w:tcPr>
            <w:tcW w:w="288" w:type="dxa"/>
          </w:tcPr>
          <w:p w14:paraId="2614E730" w14:textId="77777777" w:rsidR="000D1B28" w:rsidRPr="00FB5ACB" w:rsidRDefault="000D1B28" w:rsidP="000D1B28">
            <w:pPr>
              <w:pStyle w:val="CopticCross"/>
            </w:pPr>
          </w:p>
        </w:tc>
        <w:tc>
          <w:tcPr>
            <w:tcW w:w="3960" w:type="dxa"/>
          </w:tcPr>
          <w:p w14:paraId="01D11466" w14:textId="77777777" w:rsidR="000D1B28" w:rsidRDefault="000D1B28" w:rsidP="000D1B28">
            <w:pPr>
              <w:pStyle w:val="CopticVersemulti-line"/>
            </w:pPr>
            <w:r>
              <w:t>Ⲭⲉⲣⲉ Ⲙⲓⲭⲁⲏⲗ:</w:t>
            </w:r>
          </w:p>
          <w:p w14:paraId="529AB705" w14:textId="77777777" w:rsidR="000D1B28" w:rsidRDefault="000D1B28" w:rsidP="000D1B28">
            <w:pPr>
              <w:pStyle w:val="CopticVersemulti-line"/>
            </w:pPr>
            <w:r>
              <w:t>ⲡⲓⲛⲓϣϯ ⲛ̀ⲁⲣⲭⲏⲁⲅⲅⲉⲗⲟⲥ:</w:t>
            </w:r>
          </w:p>
          <w:p w14:paraId="5084C8D0" w14:textId="77777777" w:rsidR="000D1B28" w:rsidRDefault="000D1B28" w:rsidP="000D1B28">
            <w:pPr>
              <w:pStyle w:val="CopticVersemulti-line"/>
            </w:pPr>
            <w:r>
              <w:t>ⲡⲓⲭ̀ⲣⲓⲙⲁⲛ ⲛ̀ⲟⲩϫⲁⲓ:</w:t>
            </w:r>
          </w:p>
          <w:p w14:paraId="0AF5D516" w14:textId="4A4B91B9" w:rsidR="000D1B28" w:rsidRDefault="000D1B28" w:rsidP="000D1B28">
            <w:pPr>
              <w:pStyle w:val="CopticHangingVerse"/>
            </w:pPr>
            <w:r>
              <w:t>ⲛ̀ⲧⲉ ϯⲁ̀ⲛⲁⲥⲧⲁⲥⲓⲥ.</w:t>
            </w:r>
          </w:p>
        </w:tc>
      </w:tr>
    </w:tbl>
    <w:p w14:paraId="48D283B9" w14:textId="0F0ACF4A" w:rsidR="00EC2AEB" w:rsidRPr="001E5E16" w:rsidRDefault="00EC2AEB" w:rsidP="00EC2AEB">
      <w:pPr>
        <w:pStyle w:val="Heading4"/>
      </w:pPr>
      <w:bookmarkStart w:id="2043" w:name="_Ref485108466"/>
      <w:r>
        <w:t>The Doxology</w:t>
      </w:r>
      <w:r w:rsidR="00E21EA3">
        <w:t xml:space="preserve"> for </w:t>
      </w:r>
      <w:r w:rsidR="00D22853">
        <w:t>Pascha</w:t>
      </w:r>
      <w:bookmarkEnd w:id="2042"/>
      <w:bookmarkEnd w:id="2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2044"/>
            <w:r>
              <w:t>Name</w:t>
            </w:r>
            <w:commentRangeEnd w:id="2044"/>
            <w:r>
              <w:rPr>
                <w:rStyle w:val="CommentReference"/>
              </w:rPr>
              <w:commentReference w:id="2044"/>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6EB56C5E" w:rsidR="002E06A7" w:rsidRPr="001E5E16" w:rsidRDefault="002E06A7" w:rsidP="002E06A7">
      <w:pPr>
        <w:pStyle w:val="Heading4"/>
      </w:pPr>
      <w:bookmarkStart w:id="2045" w:name="_Ref434478317"/>
      <w:r>
        <w:t>A</w:t>
      </w:r>
      <w:r w:rsidR="00E21EA3">
        <w:t>nother</w:t>
      </w:r>
      <w:r>
        <w:t xml:space="preserve"> Doxology</w:t>
      </w:r>
      <w:r w:rsidR="00E21EA3">
        <w:t xml:space="preserve"> </w:t>
      </w:r>
      <w:r w:rsidR="00D22853">
        <w:t>Pascha</w:t>
      </w:r>
      <w:bookmarkEnd w:id="2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6F8D0666" w:rsidR="002E06A7" w:rsidRPr="001E5E16" w:rsidRDefault="002E06A7" w:rsidP="002E06A7">
      <w:pPr>
        <w:pStyle w:val="Heading4"/>
      </w:pPr>
      <w:bookmarkStart w:id="2046" w:name="_Ref434478347"/>
      <w:r>
        <w:lastRenderedPageBreak/>
        <w:t>A Doxology for Archangel Michael</w:t>
      </w:r>
      <w:r w:rsidR="00E21EA3">
        <w:t xml:space="preserve"> </w:t>
      </w:r>
      <w:r w:rsidR="00D22853">
        <w:t>Pascha</w:t>
      </w:r>
      <w:bookmarkEnd w:id="2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10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10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10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lastRenderedPageBreak/>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12FBBEA2" w14:textId="77777777" w:rsidR="00C103DB" w:rsidRDefault="00C103DB" w:rsidP="00C103DB">
      <w:pPr>
        <w:pStyle w:val="Heading4"/>
      </w:pPr>
      <w:bookmarkStart w:id="2047" w:name="_Ref434476440"/>
      <w:r>
        <w:t>Sunday Psali Adam for Pascha and Paschaltide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66C8CE78" w14:textId="77777777" w:rsidTr="00C103DB">
        <w:trPr>
          <w:cantSplit/>
        </w:trPr>
        <w:tc>
          <w:tcPr>
            <w:tcW w:w="288" w:type="dxa"/>
          </w:tcPr>
          <w:p w14:paraId="5ECCFE87" w14:textId="77777777" w:rsidR="00C103DB" w:rsidRDefault="00C103DB" w:rsidP="00C103DB">
            <w:pPr>
              <w:pStyle w:val="CopticCross"/>
            </w:pPr>
          </w:p>
        </w:tc>
        <w:tc>
          <w:tcPr>
            <w:tcW w:w="3960" w:type="dxa"/>
          </w:tcPr>
          <w:p w14:paraId="794D6B4A" w14:textId="77777777" w:rsidR="00C103DB" w:rsidRDefault="00C103DB" w:rsidP="00C103DB">
            <w:pPr>
              <w:pStyle w:val="EngHang"/>
              <w:rPr>
                <w:rFonts w:eastAsia="Arial Unicode MS"/>
              </w:rPr>
            </w:pPr>
            <w:r>
              <w:rPr>
                <w:rFonts w:eastAsia="Arial Unicode MS"/>
              </w:rPr>
              <w:t>God is risen</w:t>
            </w:r>
          </w:p>
          <w:p w14:paraId="2A19E574" w14:textId="77777777" w:rsidR="00C103DB" w:rsidRDefault="00C103DB" w:rsidP="00C103DB">
            <w:pPr>
              <w:pStyle w:val="EngHang"/>
              <w:rPr>
                <w:rFonts w:eastAsia="Arial Unicode MS"/>
              </w:rPr>
            </w:pPr>
            <w:r>
              <w:rPr>
                <w:rFonts w:eastAsia="Arial Unicode MS"/>
              </w:rPr>
              <w:t>Like one from sleep.</w:t>
            </w:r>
          </w:p>
          <w:p w14:paraId="3E845873" w14:textId="77777777" w:rsidR="00C103DB" w:rsidRDefault="00C103DB" w:rsidP="00C103DB">
            <w:pPr>
              <w:pStyle w:val="EngHang"/>
              <w:rPr>
                <w:rFonts w:eastAsia="Arial Unicode MS"/>
              </w:rPr>
            </w:pPr>
            <w:r>
              <w:rPr>
                <w:rFonts w:eastAsia="Arial Unicode MS"/>
              </w:rPr>
              <w:t>Christ our Lord</w:t>
            </w:r>
          </w:p>
          <w:p w14:paraId="76420E4A" w14:textId="77777777" w:rsidR="00C103DB" w:rsidRPr="00E257A0" w:rsidRDefault="00C103DB" w:rsidP="00C103DB">
            <w:pPr>
              <w:pStyle w:val="EngHangEnd"/>
              <w:rPr>
                <w:rFonts w:eastAsia="Arial Unicode MS"/>
              </w:rPr>
            </w:pPr>
            <w:r>
              <w:rPr>
                <w:rFonts w:eastAsia="Arial Unicode MS"/>
              </w:rPr>
              <w:t xml:space="preserve">Is risen from </w:t>
            </w:r>
            <w:r w:rsidRPr="00E257A0">
              <w:rPr>
                <w:rFonts w:eastAsia="Arial Unicode MS"/>
              </w:rPr>
              <w:t>the</w:t>
            </w:r>
            <w:r>
              <w:rPr>
                <w:rFonts w:eastAsia="Arial Unicode MS"/>
              </w:rPr>
              <w:t xml:space="preserve"> dead.</w:t>
            </w:r>
          </w:p>
        </w:tc>
        <w:tc>
          <w:tcPr>
            <w:tcW w:w="288" w:type="dxa"/>
          </w:tcPr>
          <w:p w14:paraId="5F2B16E8" w14:textId="77777777" w:rsidR="00C103DB" w:rsidRDefault="00C103DB" w:rsidP="00C103DB">
            <w:pPr>
              <w:pStyle w:val="CopticCross"/>
            </w:pPr>
          </w:p>
        </w:tc>
        <w:tc>
          <w:tcPr>
            <w:tcW w:w="288" w:type="dxa"/>
          </w:tcPr>
          <w:p w14:paraId="131A9D06" w14:textId="77777777" w:rsidR="00C103DB" w:rsidRDefault="00C103DB" w:rsidP="00C103DB">
            <w:pPr>
              <w:pStyle w:val="CopticCross"/>
            </w:pPr>
          </w:p>
        </w:tc>
        <w:tc>
          <w:tcPr>
            <w:tcW w:w="3960" w:type="dxa"/>
          </w:tcPr>
          <w:p w14:paraId="7F06A161" w14:textId="77777777" w:rsidR="00C103DB" w:rsidRDefault="00C103DB" w:rsidP="00C103DB">
            <w:pPr>
              <w:pStyle w:val="CopticVersemulti-line"/>
            </w:pPr>
            <w:r>
              <w:t>Ⲁϥⲧⲱⲛⲫϥ ⲙ̀ϫⲉ Ⲫⲛⲟⲩϯ:</w:t>
            </w:r>
          </w:p>
          <w:p w14:paraId="3C69FAE7" w14:textId="77777777" w:rsidR="00C103DB" w:rsidRDefault="00C103DB" w:rsidP="00C103DB">
            <w:pPr>
              <w:pStyle w:val="CopticVersemulti-line"/>
            </w:pPr>
            <w:r>
              <w:t>ⲙ̀ⲫ̀ⲣⲏⲧϯ ⲙ̀ⲫⲏⲉ̀ⲧⲉⲛⲕⲟⲧ:</w:t>
            </w:r>
          </w:p>
          <w:p w14:paraId="48CB42B7" w14:textId="77777777" w:rsidR="00C103DB" w:rsidRDefault="00C103DB" w:rsidP="00C103DB">
            <w:pPr>
              <w:pStyle w:val="CopticVersemulti-line"/>
            </w:pPr>
            <w:r>
              <w:t>Ⲡⲭⲣⲓⲥⲧⲟⲥ ⲡⲉⲛⲛⲟⲩϯ:</w:t>
            </w:r>
          </w:p>
          <w:p w14:paraId="38CB354E" w14:textId="77777777" w:rsidR="00C103DB" w:rsidRPr="005130A7" w:rsidRDefault="00C103DB" w:rsidP="00C103DB">
            <w:pPr>
              <w:pStyle w:val="CopticVerse"/>
            </w:pPr>
            <w:r>
              <w:t>ⲧⲟⲛϥ ⲉ̀ⲃⲟⲗϧⲉⲛ ⲛⲏⲉⲑⲙⲱⲟⲩⲧ.</w:t>
            </w:r>
          </w:p>
        </w:tc>
      </w:tr>
      <w:tr w:rsidR="00C103DB" w14:paraId="4545CF76" w14:textId="77777777" w:rsidTr="00C103DB">
        <w:trPr>
          <w:cantSplit/>
        </w:trPr>
        <w:tc>
          <w:tcPr>
            <w:tcW w:w="288" w:type="dxa"/>
          </w:tcPr>
          <w:p w14:paraId="40A5C954" w14:textId="77777777" w:rsidR="00C103DB" w:rsidRPr="001E2E1C" w:rsidRDefault="00C103DB" w:rsidP="00C103DB">
            <w:pPr>
              <w:pStyle w:val="CopticCross"/>
            </w:pPr>
          </w:p>
        </w:tc>
        <w:tc>
          <w:tcPr>
            <w:tcW w:w="3960" w:type="dxa"/>
          </w:tcPr>
          <w:p w14:paraId="33297F65" w14:textId="77777777" w:rsidR="00C103DB" w:rsidRDefault="00C103DB" w:rsidP="00C103DB">
            <w:pPr>
              <w:pStyle w:val="EngHang"/>
            </w:pPr>
            <w:r>
              <w:t xml:space="preserve">Joy has filled </w:t>
            </w:r>
          </w:p>
          <w:p w14:paraId="5A092466" w14:textId="77777777" w:rsidR="00C103DB" w:rsidRDefault="00C103DB" w:rsidP="00C103DB">
            <w:pPr>
              <w:pStyle w:val="EngHang"/>
            </w:pPr>
            <w:r>
              <w:t>The whole world,</w:t>
            </w:r>
          </w:p>
          <w:p w14:paraId="2BC64DAC" w14:textId="77777777" w:rsidR="00C103DB" w:rsidRDefault="00C103DB" w:rsidP="00C103DB">
            <w:pPr>
              <w:pStyle w:val="EngHang"/>
            </w:pPr>
            <w:r>
              <w:t>For light has shone upon</w:t>
            </w:r>
          </w:p>
          <w:p w14:paraId="719E998C" w14:textId="77777777" w:rsidR="00C103DB" w:rsidRDefault="00C103DB" w:rsidP="00C103DB">
            <w:pPr>
              <w:pStyle w:val="EngHangEnd"/>
            </w:pPr>
            <w:r>
              <w:t>Those sitting in darkness.</w:t>
            </w:r>
          </w:p>
        </w:tc>
        <w:tc>
          <w:tcPr>
            <w:tcW w:w="288" w:type="dxa"/>
          </w:tcPr>
          <w:p w14:paraId="6C75766F" w14:textId="77777777" w:rsidR="00C103DB" w:rsidRDefault="00C103DB" w:rsidP="00C103DB">
            <w:pPr>
              <w:pStyle w:val="CopticCross"/>
            </w:pPr>
          </w:p>
        </w:tc>
        <w:tc>
          <w:tcPr>
            <w:tcW w:w="288" w:type="dxa"/>
          </w:tcPr>
          <w:p w14:paraId="714D73C9" w14:textId="77777777" w:rsidR="00C103DB" w:rsidRDefault="00C103DB" w:rsidP="00C103DB">
            <w:pPr>
              <w:pStyle w:val="CopticCross"/>
            </w:pPr>
          </w:p>
        </w:tc>
        <w:tc>
          <w:tcPr>
            <w:tcW w:w="3960" w:type="dxa"/>
          </w:tcPr>
          <w:p w14:paraId="435FE2C6" w14:textId="77777777" w:rsidR="00C103DB" w:rsidRDefault="00C103DB" w:rsidP="00C103DB">
            <w:pPr>
              <w:pStyle w:val="CopticVersemulti-line"/>
            </w:pPr>
            <w:r>
              <w:t>Ⲃⲟⲛ ⲟⲩⲣⲁϣⲓ ϣⲱⲡⲓ:</w:t>
            </w:r>
          </w:p>
          <w:p w14:paraId="508BB067" w14:textId="77777777" w:rsidR="00C103DB" w:rsidRDefault="00C103DB" w:rsidP="00C103DB">
            <w:pPr>
              <w:pStyle w:val="CopticVersemulti-line"/>
            </w:pPr>
            <w:r>
              <w:t>ϧⲉⲛ ϯⲟⲓⲕⲟⲩⲙⲉⲛⲏ:</w:t>
            </w:r>
          </w:p>
          <w:p w14:paraId="19FB3D88" w14:textId="77777777" w:rsidR="00C103DB" w:rsidRDefault="00C103DB" w:rsidP="00C103DB">
            <w:pPr>
              <w:pStyle w:val="CopticVersemulti-line"/>
            </w:pPr>
            <w:r>
              <w:t>ϫⲉ ⲛⲏⲉⲧϩⲉⲙⲥⲓ ϧⲉⲛ ⲡ̀ⲭⲁⲕⲓ:</w:t>
            </w:r>
          </w:p>
          <w:p w14:paraId="56744347" w14:textId="77777777" w:rsidR="00C103DB" w:rsidRPr="005130A7" w:rsidRDefault="00C103DB" w:rsidP="00C103DB">
            <w:pPr>
              <w:pStyle w:val="CopticVerse"/>
            </w:pPr>
            <w:r>
              <w:t>ⲁϥϣⲁⲓ ⲛⲱⲟⲩ ⲛ̀ⲟⲩⲱⲓⲛⲓ.</w:t>
            </w:r>
          </w:p>
        </w:tc>
      </w:tr>
      <w:tr w:rsidR="00C103DB" w14:paraId="59AADEC1" w14:textId="77777777" w:rsidTr="00C103DB">
        <w:trPr>
          <w:cantSplit/>
        </w:trPr>
        <w:tc>
          <w:tcPr>
            <w:tcW w:w="288" w:type="dxa"/>
          </w:tcPr>
          <w:p w14:paraId="2234C573" w14:textId="77777777" w:rsidR="00C103DB" w:rsidRDefault="00C103DB" w:rsidP="00C103DB">
            <w:pPr>
              <w:pStyle w:val="CopticCross"/>
            </w:pPr>
            <w:r>
              <w:t>¿</w:t>
            </w:r>
          </w:p>
        </w:tc>
        <w:tc>
          <w:tcPr>
            <w:tcW w:w="3960" w:type="dxa"/>
          </w:tcPr>
          <w:p w14:paraId="5D878F9D" w14:textId="77777777" w:rsidR="00C103DB" w:rsidRDefault="00C103DB" w:rsidP="00C103DB">
            <w:pPr>
              <w:pStyle w:val="EngHang"/>
            </w:pPr>
            <w:r>
              <w:t>The writings of our fathers</w:t>
            </w:r>
          </w:p>
          <w:p w14:paraId="349D54C6" w14:textId="77777777" w:rsidR="00C103DB" w:rsidRDefault="00C103DB" w:rsidP="00C103DB">
            <w:pPr>
              <w:pStyle w:val="EngHang"/>
            </w:pPr>
            <w:r>
              <w:t>Passed down the knowledge</w:t>
            </w:r>
          </w:p>
          <w:p w14:paraId="12CA087F" w14:textId="77777777" w:rsidR="00C103DB" w:rsidRDefault="00C103DB" w:rsidP="00C103DB">
            <w:pPr>
              <w:pStyle w:val="EngHang"/>
            </w:pPr>
            <w:r>
              <w:t>Of Christ our Lord,</w:t>
            </w:r>
          </w:p>
          <w:p w14:paraId="6BB4BE6F" w14:textId="77777777" w:rsidR="00C103DB" w:rsidRDefault="00C103DB" w:rsidP="00C103DB">
            <w:pPr>
              <w:pStyle w:val="EngHangEnd"/>
            </w:pPr>
            <w:r>
              <w:t>And His resurrection.</w:t>
            </w:r>
          </w:p>
        </w:tc>
        <w:tc>
          <w:tcPr>
            <w:tcW w:w="288" w:type="dxa"/>
          </w:tcPr>
          <w:p w14:paraId="0FFAA169" w14:textId="77777777" w:rsidR="00C103DB" w:rsidRDefault="00C103DB" w:rsidP="00C103DB">
            <w:pPr>
              <w:pStyle w:val="CopticCross"/>
            </w:pPr>
          </w:p>
        </w:tc>
        <w:tc>
          <w:tcPr>
            <w:tcW w:w="288" w:type="dxa"/>
          </w:tcPr>
          <w:p w14:paraId="1D0F0101" w14:textId="77777777" w:rsidR="00C103DB" w:rsidRDefault="00C103DB" w:rsidP="00C103DB">
            <w:pPr>
              <w:pStyle w:val="CopticCross"/>
            </w:pPr>
            <w:r>
              <w:t>¿</w:t>
            </w:r>
          </w:p>
        </w:tc>
        <w:tc>
          <w:tcPr>
            <w:tcW w:w="3960" w:type="dxa"/>
          </w:tcPr>
          <w:p w14:paraId="63A63E41" w14:textId="77777777" w:rsidR="00C103DB" w:rsidRDefault="00C103DB" w:rsidP="00C103DB">
            <w:pPr>
              <w:pStyle w:val="CopticVersemulti-line"/>
            </w:pPr>
            <w:r>
              <w:t>Ⲅⲣⲁⲫⲏ ⲛ̀ⲧⲉ ⲛⲓⲟϯ:</w:t>
            </w:r>
          </w:p>
          <w:p w14:paraId="7BAF3AF9" w14:textId="77777777" w:rsidR="00C103DB" w:rsidRDefault="00C103DB" w:rsidP="00C103DB">
            <w:pPr>
              <w:pStyle w:val="CopticVersemulti-line"/>
            </w:pPr>
            <w:r>
              <w:t>ⲁⲩϯ ⲛ̀ϯⲅ̀ⲛⲱⲥⲓⲥ:</w:t>
            </w:r>
          </w:p>
          <w:p w14:paraId="0C7649DD" w14:textId="77777777" w:rsidR="00C103DB" w:rsidRDefault="00C103DB" w:rsidP="00C103DB">
            <w:pPr>
              <w:pStyle w:val="CopticVersemulti-line"/>
            </w:pPr>
            <w:r>
              <w:t>Ⲡⲭⲣⲓⲥⲧⲟⲥ ⲡⲉⲛⲛⲟⲩϯ:</w:t>
            </w:r>
          </w:p>
          <w:p w14:paraId="30FC49E0" w14:textId="77777777" w:rsidR="00C103DB" w:rsidRPr="005130A7" w:rsidRDefault="00C103DB" w:rsidP="00C103DB">
            <w:pPr>
              <w:pStyle w:val="CopticVerse"/>
            </w:pPr>
            <w:r>
              <w:t>ⲛⲉⲙ ⲧⲉϥⲁ̀ⲛⲁⲥⲧⲁⲥⲓⲥ.</w:t>
            </w:r>
          </w:p>
        </w:tc>
      </w:tr>
      <w:tr w:rsidR="00C103DB" w14:paraId="53043A7F" w14:textId="77777777" w:rsidTr="00C103DB">
        <w:trPr>
          <w:cantSplit/>
        </w:trPr>
        <w:tc>
          <w:tcPr>
            <w:tcW w:w="288" w:type="dxa"/>
          </w:tcPr>
          <w:p w14:paraId="0B307DCA" w14:textId="77777777" w:rsidR="00C103DB" w:rsidRDefault="00C103DB" w:rsidP="00C103DB">
            <w:pPr>
              <w:pStyle w:val="CopticCross"/>
            </w:pPr>
            <w:r>
              <w:lastRenderedPageBreak/>
              <w:t>¿</w:t>
            </w:r>
          </w:p>
        </w:tc>
        <w:tc>
          <w:tcPr>
            <w:tcW w:w="3960" w:type="dxa"/>
          </w:tcPr>
          <w:p w14:paraId="5E566288" w14:textId="77777777" w:rsidR="00C103DB" w:rsidRPr="004249D2" w:rsidRDefault="00C103DB" w:rsidP="00C103DB">
            <w:pPr>
              <w:pStyle w:val="EngHang"/>
            </w:pPr>
            <w:r w:rsidRPr="004249D2">
              <w:t>David, inspired by God,</w:t>
            </w:r>
          </w:p>
          <w:p w14:paraId="330EE56E" w14:textId="77777777" w:rsidR="00C103DB" w:rsidRPr="004249D2" w:rsidRDefault="00C103DB" w:rsidP="00C103DB">
            <w:pPr>
              <w:pStyle w:val="EngHang"/>
            </w:pPr>
            <w:r w:rsidRPr="004249D2">
              <w:t>Spoke among these, saying,</w:t>
            </w:r>
          </w:p>
          <w:p w14:paraId="5D84879F" w14:textId="77777777" w:rsidR="00C103DB" w:rsidRPr="004249D2" w:rsidRDefault="00C103DB" w:rsidP="00C103DB">
            <w:pPr>
              <w:pStyle w:val="EngHang"/>
            </w:pPr>
            <w:r w:rsidRPr="004249D2">
              <w:t>“Let God arise, and</w:t>
            </w:r>
          </w:p>
          <w:p w14:paraId="4053D6B9" w14:textId="77777777" w:rsidR="00C103DB" w:rsidRDefault="00C103DB" w:rsidP="00C103DB">
            <w:pPr>
              <w:pStyle w:val="EngHangEnd"/>
            </w:pPr>
            <w:r>
              <w:t>Let His enemies be scattered.”</w:t>
            </w:r>
          </w:p>
        </w:tc>
        <w:tc>
          <w:tcPr>
            <w:tcW w:w="288" w:type="dxa"/>
          </w:tcPr>
          <w:p w14:paraId="6B6149A0" w14:textId="77777777" w:rsidR="00C103DB" w:rsidRDefault="00C103DB" w:rsidP="00C103DB">
            <w:pPr>
              <w:pStyle w:val="CopticCross"/>
            </w:pPr>
          </w:p>
        </w:tc>
        <w:tc>
          <w:tcPr>
            <w:tcW w:w="288" w:type="dxa"/>
          </w:tcPr>
          <w:p w14:paraId="0E5277D6" w14:textId="77777777" w:rsidR="00C103DB" w:rsidRDefault="00C103DB" w:rsidP="00C103DB">
            <w:pPr>
              <w:pStyle w:val="CopticCross"/>
            </w:pPr>
            <w:r>
              <w:t>¿</w:t>
            </w:r>
          </w:p>
        </w:tc>
        <w:tc>
          <w:tcPr>
            <w:tcW w:w="3960" w:type="dxa"/>
          </w:tcPr>
          <w:p w14:paraId="0CCC1833" w14:textId="77777777" w:rsidR="00C103DB" w:rsidRDefault="00C103DB" w:rsidP="00C103DB">
            <w:pPr>
              <w:pStyle w:val="CopticVersemulti-line"/>
            </w:pPr>
            <w:r>
              <w:t>Ⲇⲁⲩⲓⲇ ⲫ̀ⲙⲁ ⲉ̀ⲫⲛⲟⲩϯ:</w:t>
            </w:r>
          </w:p>
          <w:p w14:paraId="0CC90CA2" w14:textId="77777777" w:rsidR="00C103DB" w:rsidRDefault="00C103DB" w:rsidP="00C103DB">
            <w:pPr>
              <w:pStyle w:val="CopticVersemulti-line"/>
            </w:pPr>
            <w:r>
              <w:t>ⲁϥⲥⲁϫⲓ ϧⲉⲛ ⲛⲁⲓ ⲧⲏⲣⲟⲩ:</w:t>
            </w:r>
          </w:p>
          <w:p w14:paraId="17F66DDC" w14:textId="77777777" w:rsidR="00C103DB" w:rsidRDefault="00C103DB" w:rsidP="00C103DB">
            <w:pPr>
              <w:pStyle w:val="CopticVersemulti-line"/>
            </w:pPr>
            <w:r>
              <w:t>ⲙⲁⲣⲉϥⲧⲱⲛϥ ⲛ̀ϫⲉ Ⲫⲛⲟⲩϯ:</w:t>
            </w:r>
          </w:p>
          <w:p w14:paraId="63E13D94" w14:textId="77777777" w:rsidR="00C103DB" w:rsidRPr="005130A7" w:rsidRDefault="00C103DB" w:rsidP="00C103DB">
            <w:pPr>
              <w:pStyle w:val="CopticVerse"/>
            </w:pPr>
            <w:r>
              <w:t>ⲛⲉϥϫⲁϫⲓ ⲙⲁⲣⲟⲩⲇⲟⲣⲟⲩ.</w:t>
            </w:r>
          </w:p>
        </w:tc>
      </w:tr>
      <w:tr w:rsidR="00C103DB" w14:paraId="27685519" w14:textId="77777777" w:rsidTr="00C103DB">
        <w:trPr>
          <w:cantSplit/>
        </w:trPr>
        <w:tc>
          <w:tcPr>
            <w:tcW w:w="288" w:type="dxa"/>
          </w:tcPr>
          <w:p w14:paraId="6444EAE8" w14:textId="77777777" w:rsidR="00C103DB" w:rsidRDefault="00C103DB" w:rsidP="00C103DB">
            <w:pPr>
              <w:pStyle w:val="CopticCross"/>
            </w:pPr>
          </w:p>
        </w:tc>
        <w:tc>
          <w:tcPr>
            <w:tcW w:w="3960" w:type="dxa"/>
          </w:tcPr>
          <w:p w14:paraId="42F4BF24" w14:textId="77777777" w:rsidR="00C103DB" w:rsidRDefault="00C103DB" w:rsidP="00C103DB">
            <w:pPr>
              <w:pStyle w:val="EngHang"/>
            </w:pPr>
            <w:r>
              <w:t>He also speaks</w:t>
            </w:r>
          </w:p>
          <w:p w14:paraId="4255A165" w14:textId="77777777" w:rsidR="00C103DB" w:rsidRDefault="00C103DB" w:rsidP="00C103DB">
            <w:pPr>
              <w:pStyle w:val="EngHang"/>
            </w:pPr>
            <w:r>
              <w:t>Of this day,</w:t>
            </w:r>
          </w:p>
          <w:p w14:paraId="6A1D66F2" w14:textId="77777777" w:rsidR="00C103DB" w:rsidRDefault="00C103DB" w:rsidP="00C103DB">
            <w:pPr>
              <w:pStyle w:val="EngHang"/>
            </w:pPr>
            <w:r>
              <w:t>Which the Lord has made, saying,</w:t>
            </w:r>
          </w:p>
          <w:p w14:paraId="05034828" w14:textId="77777777" w:rsidR="00C103DB" w:rsidRDefault="00C103DB" w:rsidP="00C103DB">
            <w:pPr>
              <w:pStyle w:val="EngHangEnd"/>
            </w:pPr>
            <w:r>
              <w:t>“Let us rejoice and be glad.”</w:t>
            </w:r>
          </w:p>
        </w:tc>
        <w:tc>
          <w:tcPr>
            <w:tcW w:w="288" w:type="dxa"/>
          </w:tcPr>
          <w:p w14:paraId="69F3CBC5" w14:textId="77777777" w:rsidR="00C103DB" w:rsidRDefault="00C103DB" w:rsidP="00C103DB">
            <w:pPr>
              <w:pStyle w:val="CopticCross"/>
            </w:pPr>
          </w:p>
        </w:tc>
        <w:tc>
          <w:tcPr>
            <w:tcW w:w="288" w:type="dxa"/>
          </w:tcPr>
          <w:p w14:paraId="48DD28F8" w14:textId="77777777" w:rsidR="00C103DB" w:rsidRDefault="00C103DB" w:rsidP="00C103DB">
            <w:pPr>
              <w:pStyle w:val="CopticCross"/>
            </w:pPr>
          </w:p>
        </w:tc>
        <w:tc>
          <w:tcPr>
            <w:tcW w:w="3960" w:type="dxa"/>
          </w:tcPr>
          <w:p w14:paraId="67799B37" w14:textId="77777777" w:rsidR="00C103DB" w:rsidRDefault="00C103DB" w:rsidP="00C103DB">
            <w:pPr>
              <w:pStyle w:val="CopticVersemulti-line"/>
            </w:pPr>
            <w:r>
              <w:t>Ⲉϥϫⲟⲥ ⲛ̀ⲑⲟϥ ϩⲟϥ:</w:t>
            </w:r>
          </w:p>
          <w:p w14:paraId="3F44871D" w14:textId="77777777" w:rsidR="00C103DB" w:rsidRDefault="00C103DB" w:rsidP="00C103DB">
            <w:pPr>
              <w:pStyle w:val="CopticVersemulti-line"/>
            </w:pPr>
            <w:r>
              <w:t>Ϫⲉ ⲡⲁⲓⲉ̀ϩⲟⲟⲩ ⲛ̀ⲑⲟϥ:</w:t>
            </w:r>
          </w:p>
          <w:p w14:paraId="43004039" w14:textId="77777777" w:rsidR="00C103DB" w:rsidRDefault="00C103DB" w:rsidP="00C103DB">
            <w:pPr>
              <w:pStyle w:val="CopticVersemulti-line"/>
            </w:pPr>
            <w:r>
              <w:t>ⲉ̀ⲧⲁ Ⲡϭⲟⲓⲥ ⲑⲁⲙⲓⲟϥ:</w:t>
            </w:r>
          </w:p>
          <w:p w14:paraId="7BAC98A1" w14:textId="77777777" w:rsidR="00C103DB" w:rsidRDefault="00C103DB" w:rsidP="00C103DB">
            <w:pPr>
              <w:pStyle w:val="CopticVerse"/>
            </w:pPr>
            <w:r>
              <w:t>ⲙⲁⲣⲉⲛⲑⲉⲗⲏⲗ ⲟⲩⲛⲟϥ.</w:t>
            </w:r>
          </w:p>
        </w:tc>
      </w:tr>
      <w:tr w:rsidR="00C103DB" w14:paraId="7FA6C32E" w14:textId="77777777" w:rsidTr="00C103DB">
        <w:trPr>
          <w:cantSplit/>
        </w:trPr>
        <w:tc>
          <w:tcPr>
            <w:tcW w:w="288" w:type="dxa"/>
          </w:tcPr>
          <w:p w14:paraId="68955641" w14:textId="77777777" w:rsidR="00C103DB" w:rsidRDefault="00C103DB" w:rsidP="00C103DB">
            <w:pPr>
              <w:pStyle w:val="CopticCross"/>
            </w:pPr>
          </w:p>
        </w:tc>
        <w:tc>
          <w:tcPr>
            <w:tcW w:w="3960" w:type="dxa"/>
          </w:tcPr>
          <w:p w14:paraId="441AE1F7" w14:textId="77777777" w:rsidR="00C103DB" w:rsidRDefault="00C103DB" w:rsidP="00C103DB">
            <w:pPr>
              <w:pStyle w:val="EngHang"/>
            </w:pPr>
            <w:r>
              <w:t>In the fullness of the sixth day,</w:t>
            </w:r>
          </w:p>
          <w:p w14:paraId="565B9F37" w14:textId="77777777" w:rsidR="00C103DB" w:rsidRDefault="00C103DB" w:rsidP="00C103DB">
            <w:pPr>
              <w:pStyle w:val="EngHang"/>
            </w:pPr>
            <w:r>
              <w:t>They crucified the Creator.</w:t>
            </w:r>
          </w:p>
          <w:p w14:paraId="13F7DCB2" w14:textId="77777777" w:rsidR="00C103DB" w:rsidRDefault="00C103DB" w:rsidP="00C103DB">
            <w:pPr>
              <w:pStyle w:val="EngHang"/>
            </w:pPr>
            <w:r>
              <w:t>On the third day,</w:t>
            </w:r>
          </w:p>
          <w:p w14:paraId="26DA58BB" w14:textId="77777777" w:rsidR="00C103DB" w:rsidRDefault="00C103DB" w:rsidP="00C103DB">
            <w:pPr>
              <w:pStyle w:val="EngHangEnd"/>
            </w:pPr>
            <w:r>
              <w:t>He rose in His glory.</w:t>
            </w:r>
          </w:p>
        </w:tc>
        <w:tc>
          <w:tcPr>
            <w:tcW w:w="288" w:type="dxa"/>
          </w:tcPr>
          <w:p w14:paraId="218ABD07" w14:textId="77777777" w:rsidR="00C103DB" w:rsidRDefault="00C103DB" w:rsidP="00C103DB">
            <w:pPr>
              <w:pStyle w:val="CopticCross"/>
            </w:pPr>
          </w:p>
        </w:tc>
        <w:tc>
          <w:tcPr>
            <w:tcW w:w="288" w:type="dxa"/>
          </w:tcPr>
          <w:p w14:paraId="628266C5" w14:textId="77777777" w:rsidR="00C103DB" w:rsidRDefault="00C103DB" w:rsidP="00C103DB">
            <w:pPr>
              <w:pStyle w:val="CopticCross"/>
            </w:pPr>
          </w:p>
        </w:tc>
        <w:tc>
          <w:tcPr>
            <w:tcW w:w="3960" w:type="dxa"/>
          </w:tcPr>
          <w:p w14:paraId="3FAD7A5E" w14:textId="77777777" w:rsidR="00C103DB" w:rsidRDefault="00C103DB" w:rsidP="00C103DB">
            <w:pPr>
              <w:pStyle w:val="CopticVersemulti-line"/>
            </w:pPr>
            <w:r>
              <w:t>ⲋ ⲛ̀ⲉ̀ϩⲟⲟⲩ ⲁⲩⲙⲟϩ:</w:t>
            </w:r>
          </w:p>
          <w:p w14:paraId="7D3C4A14" w14:textId="77777777" w:rsidR="00C103DB" w:rsidRDefault="00C103DB" w:rsidP="00C103DB">
            <w:pPr>
              <w:pStyle w:val="CopticVersemulti-line"/>
            </w:pPr>
            <w:r>
              <w:t>ⲁⲩⲁϣϥ ⲉ̀ⲡⲓⲣⲉϥⲥⲱⲛⲧ:</w:t>
            </w:r>
          </w:p>
          <w:p w14:paraId="0CF2CA9E" w14:textId="77777777" w:rsidR="00C103DB" w:rsidRDefault="00C103DB" w:rsidP="00C103DB">
            <w:pPr>
              <w:pStyle w:val="CopticVersemulti-line"/>
            </w:pPr>
            <w:r>
              <w:t>ⲁϥⲧⲱⲛϥ ϧⲉⲛ ⲡⲉϥⲱ̀ⲟⲩ:</w:t>
            </w:r>
          </w:p>
          <w:p w14:paraId="5953D1DC" w14:textId="77777777" w:rsidR="00C103DB" w:rsidRDefault="00C103DB" w:rsidP="00C103DB">
            <w:pPr>
              <w:pStyle w:val="CopticVerse"/>
            </w:pPr>
            <w:r>
              <w:t>ϧⲉⲛ ⲡⲓⲉ̀ϩⲟⲟⲩ ⲙ̀ⲙⲁϩ ϣⲟⲙⲧ.</w:t>
            </w:r>
          </w:p>
        </w:tc>
      </w:tr>
      <w:tr w:rsidR="00C103DB" w14:paraId="37E77CBB" w14:textId="77777777" w:rsidTr="00C103DB">
        <w:trPr>
          <w:cantSplit/>
        </w:trPr>
        <w:tc>
          <w:tcPr>
            <w:tcW w:w="288" w:type="dxa"/>
          </w:tcPr>
          <w:p w14:paraId="3B9AA8E2" w14:textId="77777777" w:rsidR="00C103DB" w:rsidRDefault="00C103DB" w:rsidP="00C103DB">
            <w:pPr>
              <w:pStyle w:val="CopticCross"/>
            </w:pPr>
            <w:r>
              <w:t>¿</w:t>
            </w:r>
          </w:p>
        </w:tc>
        <w:tc>
          <w:tcPr>
            <w:tcW w:w="3960" w:type="dxa"/>
          </w:tcPr>
          <w:p w14:paraId="374DB29B" w14:textId="77777777" w:rsidR="00C103DB" w:rsidRDefault="00C103DB" w:rsidP="00C103DB">
            <w:pPr>
              <w:pStyle w:val="EngHang"/>
            </w:pPr>
            <w:r>
              <w:t>The mercy of Christ</w:t>
            </w:r>
          </w:p>
          <w:p w14:paraId="3AC9A93E" w14:textId="77777777" w:rsidR="00C103DB" w:rsidRDefault="00C103DB" w:rsidP="00C103DB">
            <w:pPr>
              <w:pStyle w:val="EngHang"/>
            </w:pPr>
            <w:r>
              <w:t>Towards mankind</w:t>
            </w:r>
          </w:p>
          <w:p w14:paraId="656E8D8E" w14:textId="77777777" w:rsidR="00C103DB" w:rsidRDefault="00C103DB" w:rsidP="00C103DB">
            <w:pPr>
              <w:pStyle w:val="EngHang"/>
            </w:pPr>
            <w:r>
              <w:t>Is incomprehensibly vast;</w:t>
            </w:r>
          </w:p>
          <w:p w14:paraId="5D397F37" w14:textId="77777777" w:rsidR="00C103DB" w:rsidRDefault="00C103DB" w:rsidP="00C103DB">
            <w:pPr>
              <w:pStyle w:val="EngHangEnd"/>
            </w:pPr>
            <w:r>
              <w:t>He saved His people.</w:t>
            </w:r>
          </w:p>
        </w:tc>
        <w:tc>
          <w:tcPr>
            <w:tcW w:w="288" w:type="dxa"/>
          </w:tcPr>
          <w:p w14:paraId="01D239C6" w14:textId="77777777" w:rsidR="00C103DB" w:rsidRDefault="00C103DB" w:rsidP="00C103DB">
            <w:pPr>
              <w:pStyle w:val="CopticCross"/>
            </w:pPr>
          </w:p>
        </w:tc>
        <w:tc>
          <w:tcPr>
            <w:tcW w:w="288" w:type="dxa"/>
          </w:tcPr>
          <w:p w14:paraId="78FF1DC5" w14:textId="77777777" w:rsidR="00C103DB" w:rsidRDefault="00C103DB" w:rsidP="00C103DB">
            <w:pPr>
              <w:pStyle w:val="CopticCross"/>
            </w:pPr>
            <w:r>
              <w:t>¿</w:t>
            </w:r>
          </w:p>
        </w:tc>
        <w:tc>
          <w:tcPr>
            <w:tcW w:w="3960" w:type="dxa"/>
          </w:tcPr>
          <w:p w14:paraId="6E25FB4A" w14:textId="77777777" w:rsidR="00C103DB" w:rsidRDefault="00C103DB" w:rsidP="00C103DB">
            <w:pPr>
              <w:pStyle w:val="CopticVersemulti-line"/>
            </w:pPr>
            <w:r>
              <w:t>Ⲍⲉⲟϣ ⲉ̀ⲙⲁϣⲱ:</w:t>
            </w:r>
          </w:p>
          <w:p w14:paraId="422625DE" w14:textId="77777777" w:rsidR="00C103DB" w:rsidRDefault="00C103DB" w:rsidP="00C103DB">
            <w:pPr>
              <w:pStyle w:val="CopticVersemulti-line"/>
            </w:pPr>
            <w:r>
              <w:t>ⲫ̀ⲛⲁⲓ ⲙ̀Ⲡⲭⲣⲓⲥⲧⲟⲥ:</w:t>
            </w:r>
          </w:p>
          <w:p w14:paraId="4C878359" w14:textId="77777777" w:rsidR="00C103DB" w:rsidRDefault="00C103DB" w:rsidP="00C103DB">
            <w:pPr>
              <w:pStyle w:val="CopticVersemulti-line"/>
            </w:pPr>
            <w:r>
              <w:t>ϧⲉⲛ ⲡⲉϥⲑⲉⲃⲓⲟ̀:</w:t>
            </w:r>
          </w:p>
          <w:p w14:paraId="05C6D509" w14:textId="77777777" w:rsidR="00C103DB" w:rsidRPr="007241F3" w:rsidRDefault="00C103DB" w:rsidP="00C103DB">
            <w:pPr>
              <w:pStyle w:val="CopticVerse"/>
            </w:pPr>
            <w:r>
              <w:t>ⲁϥⲥⲱϯ ⲙ̀ⲡⲉⲫⲗⲁⲟⲥ.</w:t>
            </w:r>
          </w:p>
        </w:tc>
      </w:tr>
      <w:tr w:rsidR="00C103DB" w14:paraId="6EB6C6A1" w14:textId="77777777" w:rsidTr="00C103DB">
        <w:trPr>
          <w:cantSplit/>
        </w:trPr>
        <w:tc>
          <w:tcPr>
            <w:tcW w:w="288" w:type="dxa"/>
          </w:tcPr>
          <w:p w14:paraId="46A8F031"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5A1374F8" w14:textId="77777777" w:rsidR="00C103DB" w:rsidRDefault="00C103DB" w:rsidP="00C103DB">
            <w:pPr>
              <w:pStyle w:val="EngHang"/>
            </w:pPr>
            <w:r>
              <w:t>Look, the whole creation</w:t>
            </w:r>
          </w:p>
          <w:p w14:paraId="377B40E2" w14:textId="77777777" w:rsidR="00C103DB" w:rsidRDefault="00C103DB" w:rsidP="00C103DB">
            <w:pPr>
              <w:pStyle w:val="EngHang"/>
            </w:pPr>
            <w:r>
              <w:t>Rejoices in grace,</w:t>
            </w:r>
          </w:p>
          <w:p w14:paraId="0E75026F" w14:textId="77777777" w:rsidR="00C103DB" w:rsidRDefault="00C103DB" w:rsidP="00C103DB">
            <w:pPr>
              <w:pStyle w:val="EngHang"/>
            </w:pPr>
            <w:r>
              <w:t>For the Lord is risen</w:t>
            </w:r>
          </w:p>
          <w:p w14:paraId="39EB181E" w14:textId="77777777" w:rsidR="00C103DB" w:rsidRDefault="00C103DB" w:rsidP="00C103DB">
            <w:pPr>
              <w:pStyle w:val="EngHangEnd"/>
            </w:pPr>
            <w:r>
              <w:t>From the dead.</w:t>
            </w:r>
          </w:p>
        </w:tc>
        <w:tc>
          <w:tcPr>
            <w:tcW w:w="288" w:type="dxa"/>
          </w:tcPr>
          <w:p w14:paraId="0B090ECB" w14:textId="77777777" w:rsidR="00C103DB" w:rsidRDefault="00C103DB" w:rsidP="00C103DB">
            <w:pPr>
              <w:pStyle w:val="CopticCross"/>
            </w:pPr>
          </w:p>
        </w:tc>
        <w:tc>
          <w:tcPr>
            <w:tcW w:w="288" w:type="dxa"/>
          </w:tcPr>
          <w:p w14:paraId="758937B1" w14:textId="77777777" w:rsidR="00C103DB" w:rsidRDefault="00C103DB" w:rsidP="00C103DB">
            <w:pPr>
              <w:pStyle w:val="CopticCross"/>
            </w:pPr>
            <w:r>
              <w:t>¿</w:t>
            </w:r>
          </w:p>
        </w:tc>
        <w:tc>
          <w:tcPr>
            <w:tcW w:w="3960" w:type="dxa"/>
          </w:tcPr>
          <w:p w14:paraId="2C2A791D" w14:textId="77777777" w:rsidR="00C103DB" w:rsidRDefault="00C103DB" w:rsidP="00C103DB">
            <w:pPr>
              <w:pStyle w:val="CopticVersemulti-line"/>
            </w:pPr>
            <w:r>
              <w:t>Ⲏⲥ ϯⲕ̀ⲧⲏⲥⲓⲥ ⲧⲏⲣⲥ:</w:t>
            </w:r>
          </w:p>
          <w:p w14:paraId="74751217" w14:textId="77777777" w:rsidR="00C103DB" w:rsidRDefault="00C103DB" w:rsidP="00C103DB">
            <w:pPr>
              <w:pStyle w:val="CopticVersemulti-line"/>
            </w:pPr>
            <w:r>
              <w:t>ⲁⲩⲁϣⲓ ϧⲉⲛ ⲡⲓϩ̀ⲙⲟⲧ:</w:t>
            </w:r>
          </w:p>
          <w:p w14:paraId="4A440446" w14:textId="77777777" w:rsidR="00C103DB" w:rsidRDefault="00C103DB" w:rsidP="00C103DB">
            <w:pPr>
              <w:pStyle w:val="CopticVersemulti-line"/>
            </w:pPr>
            <w:r>
              <w:t>ϫⲉ ⲁϥⲧⲱⲛϥ ⲛ̀ϫⲉ Ⲡϭⲟⲓⲥ:</w:t>
            </w:r>
          </w:p>
          <w:p w14:paraId="2E64DE74" w14:textId="77777777" w:rsidR="00C103DB" w:rsidRDefault="00C103DB" w:rsidP="00C103DB">
            <w:pPr>
              <w:pStyle w:val="CopticVerse"/>
            </w:pPr>
            <w:r>
              <w:t>ⲉ̀ⲃⲟⲗϧⲉⲛ ⲛⲏⲉⲑⲙⲱⲟⲩⲧ.</w:t>
            </w:r>
          </w:p>
        </w:tc>
      </w:tr>
      <w:tr w:rsidR="00C103DB" w14:paraId="3092725E" w14:textId="77777777" w:rsidTr="00C103DB">
        <w:trPr>
          <w:cantSplit/>
        </w:trPr>
        <w:tc>
          <w:tcPr>
            <w:tcW w:w="288" w:type="dxa"/>
          </w:tcPr>
          <w:p w14:paraId="74EEFB0E" w14:textId="77777777" w:rsidR="00C103DB" w:rsidRDefault="00C103DB" w:rsidP="00C103DB">
            <w:pPr>
              <w:pStyle w:val="CopticCross"/>
            </w:pPr>
          </w:p>
        </w:tc>
        <w:tc>
          <w:tcPr>
            <w:tcW w:w="3960" w:type="dxa"/>
          </w:tcPr>
          <w:p w14:paraId="0F224FEF" w14:textId="77777777" w:rsidR="00C103DB" w:rsidRDefault="00C103DB" w:rsidP="00C103DB">
            <w:pPr>
              <w:pStyle w:val="EngHang"/>
            </w:pPr>
            <w:r>
              <w:t>Rejoice, O faithful,</w:t>
            </w:r>
          </w:p>
          <w:p w14:paraId="32614371" w14:textId="77777777" w:rsidR="00C103DB" w:rsidRDefault="00C103DB" w:rsidP="00C103DB">
            <w:pPr>
              <w:pStyle w:val="EngHang"/>
            </w:pPr>
            <w:r>
              <w:t>In the resurrection</w:t>
            </w:r>
          </w:p>
          <w:p w14:paraId="586501B1" w14:textId="77777777" w:rsidR="00C103DB" w:rsidRDefault="00C103DB" w:rsidP="00C103DB">
            <w:pPr>
              <w:pStyle w:val="EngHang"/>
            </w:pPr>
            <w:r>
              <w:t>Of Jesus Christ,</w:t>
            </w:r>
          </w:p>
          <w:p w14:paraId="35FED39F" w14:textId="77777777" w:rsidR="00C103DB" w:rsidRDefault="00C103DB" w:rsidP="00C103DB">
            <w:pPr>
              <w:pStyle w:val="EngHangEnd"/>
            </w:pPr>
            <w:r>
              <w:t>The King of all creation.</w:t>
            </w:r>
          </w:p>
        </w:tc>
        <w:tc>
          <w:tcPr>
            <w:tcW w:w="288" w:type="dxa"/>
          </w:tcPr>
          <w:p w14:paraId="0C0938F5" w14:textId="77777777" w:rsidR="00C103DB" w:rsidRDefault="00C103DB" w:rsidP="00C103DB">
            <w:pPr>
              <w:pStyle w:val="CopticCross"/>
            </w:pPr>
          </w:p>
        </w:tc>
        <w:tc>
          <w:tcPr>
            <w:tcW w:w="288" w:type="dxa"/>
          </w:tcPr>
          <w:p w14:paraId="58DAB956" w14:textId="77777777" w:rsidR="00C103DB" w:rsidRDefault="00C103DB" w:rsidP="00C103DB">
            <w:pPr>
              <w:pStyle w:val="CopticCross"/>
            </w:pPr>
          </w:p>
        </w:tc>
        <w:tc>
          <w:tcPr>
            <w:tcW w:w="3960" w:type="dxa"/>
          </w:tcPr>
          <w:p w14:paraId="5A050A22" w14:textId="77777777" w:rsidR="00C103DB" w:rsidRDefault="00C103DB" w:rsidP="00C103DB">
            <w:pPr>
              <w:pStyle w:val="CopticVersemulti-line"/>
            </w:pPr>
            <w:r>
              <w:t>Ⲑⲉⲗⲏⲗ ⲱ̀ ⲛⲓⲡⲓⲥⲧⲟⲥ:</w:t>
            </w:r>
          </w:p>
          <w:p w14:paraId="0E6297CA" w14:textId="77777777" w:rsidR="00C103DB" w:rsidRDefault="00C103DB" w:rsidP="00C103DB">
            <w:pPr>
              <w:pStyle w:val="CopticVersemulti-line"/>
            </w:pPr>
            <w:r>
              <w:t>ϧⲉⲛ ϯⲁ̀ⲛⲁⲥⲧⲁⲥⲓⲥ:</w:t>
            </w:r>
          </w:p>
          <w:p w14:paraId="7765E743" w14:textId="77777777" w:rsidR="00C103DB" w:rsidRDefault="00C103DB" w:rsidP="00C103DB">
            <w:pPr>
              <w:pStyle w:val="CopticVersemulti-line"/>
            </w:pPr>
            <w:r>
              <w:t>ⲛ̀ⲧⲉ Ⲓⲏⲥⲟⲩⲥ Ⲡⲭ̀ⲣⲓⲥⲧⲟⲥ:</w:t>
            </w:r>
          </w:p>
          <w:p w14:paraId="1B65EF1A" w14:textId="77777777" w:rsidR="00C103DB" w:rsidRDefault="00C103DB" w:rsidP="00C103DB">
            <w:pPr>
              <w:pStyle w:val="CopticVerse"/>
            </w:pPr>
            <w:r>
              <w:t>ⲡ̀ⲟⲩⲣⲟ ⲛ̀ϯⲕ̀ⲧⲏⲥⲓⲥ.</w:t>
            </w:r>
          </w:p>
        </w:tc>
      </w:tr>
      <w:tr w:rsidR="00C103DB" w14:paraId="5C936712" w14:textId="77777777" w:rsidTr="00C103DB">
        <w:trPr>
          <w:cantSplit/>
        </w:trPr>
        <w:tc>
          <w:tcPr>
            <w:tcW w:w="288" w:type="dxa"/>
          </w:tcPr>
          <w:p w14:paraId="7D3A4348" w14:textId="77777777" w:rsidR="00C103DB" w:rsidRDefault="00C103DB" w:rsidP="00C103DB">
            <w:pPr>
              <w:pStyle w:val="CopticCross"/>
            </w:pPr>
          </w:p>
        </w:tc>
        <w:tc>
          <w:tcPr>
            <w:tcW w:w="3960" w:type="dxa"/>
          </w:tcPr>
          <w:p w14:paraId="3F3417C5" w14:textId="77777777" w:rsidR="00C103DB" w:rsidRDefault="00C103DB" w:rsidP="00C103DB">
            <w:pPr>
              <w:pStyle w:val="EngHang"/>
            </w:pPr>
            <w:r>
              <w:t>See, the women came</w:t>
            </w:r>
          </w:p>
          <w:p w14:paraId="4C80A8B9" w14:textId="77777777" w:rsidR="00C103DB" w:rsidRDefault="00C103DB" w:rsidP="00C103DB">
            <w:pPr>
              <w:pStyle w:val="EngHang"/>
            </w:pPr>
            <w:r>
              <w:t>To the tomb</w:t>
            </w:r>
          </w:p>
          <w:p w14:paraId="7ED597F8" w14:textId="77777777" w:rsidR="00C103DB" w:rsidRDefault="00C103DB" w:rsidP="00C103DB">
            <w:pPr>
              <w:pStyle w:val="EngHang"/>
            </w:pPr>
            <w:r>
              <w:t>Bearing their spices,</w:t>
            </w:r>
          </w:p>
          <w:p w14:paraId="63341255" w14:textId="77777777" w:rsidR="00C103DB" w:rsidRDefault="00C103DB" w:rsidP="00C103DB">
            <w:pPr>
              <w:pStyle w:val="EngHangEnd"/>
            </w:pPr>
            <w:r>
              <w:t>With His mother, Mary.</w:t>
            </w:r>
          </w:p>
        </w:tc>
        <w:tc>
          <w:tcPr>
            <w:tcW w:w="288" w:type="dxa"/>
          </w:tcPr>
          <w:p w14:paraId="5FB02FDA" w14:textId="77777777" w:rsidR="00C103DB" w:rsidRDefault="00C103DB" w:rsidP="00C103DB">
            <w:pPr>
              <w:pStyle w:val="CopticCross"/>
            </w:pPr>
          </w:p>
        </w:tc>
        <w:tc>
          <w:tcPr>
            <w:tcW w:w="288" w:type="dxa"/>
          </w:tcPr>
          <w:p w14:paraId="0528AA65" w14:textId="77777777" w:rsidR="00C103DB" w:rsidRDefault="00C103DB" w:rsidP="00C103DB">
            <w:pPr>
              <w:pStyle w:val="CopticCross"/>
            </w:pPr>
          </w:p>
        </w:tc>
        <w:tc>
          <w:tcPr>
            <w:tcW w:w="3960" w:type="dxa"/>
          </w:tcPr>
          <w:p w14:paraId="041DA343" w14:textId="77777777" w:rsidR="00C103DB" w:rsidRDefault="00C103DB" w:rsidP="00C103DB">
            <w:pPr>
              <w:pStyle w:val="CopticVersemulti-line"/>
            </w:pPr>
            <w:r>
              <w:t>Ⲓⲥ ⲛⲓϩⲓⲟ̀ⲙⲓ ⲁⲩⲓ̀:</w:t>
            </w:r>
          </w:p>
          <w:p w14:paraId="000CE828" w14:textId="77777777" w:rsidR="00C103DB" w:rsidRDefault="00C103DB" w:rsidP="00C103DB">
            <w:pPr>
              <w:pStyle w:val="CopticVersemulti-line"/>
            </w:pPr>
            <w:r>
              <w:t>ⲉ̀ϧ̀ⲣⲏⲓ ⲉ̀ⲡⲓⲙ̀ϩⲁⲩ:</w:t>
            </w:r>
          </w:p>
          <w:p w14:paraId="0A32FD75" w14:textId="77777777" w:rsidR="00C103DB" w:rsidRDefault="00C103DB" w:rsidP="00C103DB">
            <w:pPr>
              <w:pStyle w:val="CopticVersemulti-line"/>
            </w:pPr>
            <w:r>
              <w:t>ⲁⲩϥⲁⲓ ⲛ̀ⲛⲟⲩⲥⲟϫⲉⲛ:</w:t>
            </w:r>
          </w:p>
          <w:p w14:paraId="61322A73" w14:textId="77777777" w:rsidR="00C103DB" w:rsidRDefault="00C103DB" w:rsidP="00C103DB">
            <w:pPr>
              <w:pStyle w:val="CopticVerse"/>
            </w:pPr>
            <w:r>
              <w:t>ⲛⲉⲙ Ⲙⲁⲣⲓⲁ̀ ⲧⲉϥⲙⲁⲩ.</w:t>
            </w:r>
          </w:p>
        </w:tc>
      </w:tr>
      <w:tr w:rsidR="00C103DB" w14:paraId="19562143" w14:textId="77777777" w:rsidTr="00C103DB">
        <w:trPr>
          <w:cantSplit/>
        </w:trPr>
        <w:tc>
          <w:tcPr>
            <w:tcW w:w="288" w:type="dxa"/>
          </w:tcPr>
          <w:p w14:paraId="1DE5F761" w14:textId="77777777" w:rsidR="00C103DB" w:rsidRDefault="00C103DB" w:rsidP="00C103DB">
            <w:pPr>
              <w:pStyle w:val="CopticCross"/>
            </w:pPr>
            <w:r>
              <w:lastRenderedPageBreak/>
              <w:t>¿</w:t>
            </w:r>
          </w:p>
        </w:tc>
        <w:tc>
          <w:tcPr>
            <w:tcW w:w="3960" w:type="dxa"/>
          </w:tcPr>
          <w:p w14:paraId="1A5015EA" w14:textId="77777777" w:rsidR="00C103DB" w:rsidRDefault="00C103DB" w:rsidP="00C103DB">
            <w:pPr>
              <w:pStyle w:val="EngHang"/>
              <w:rPr>
                <w:rFonts w:eastAsia="Arial Unicode MS"/>
              </w:rPr>
            </w:pPr>
            <w:r>
              <w:rPr>
                <w:rFonts w:eastAsia="Arial Unicode MS"/>
              </w:rPr>
              <w:t>The angle spoke</w:t>
            </w:r>
          </w:p>
          <w:p w14:paraId="0D65650A" w14:textId="77777777" w:rsidR="00C103DB" w:rsidRDefault="00C103DB" w:rsidP="00C103DB">
            <w:pPr>
              <w:pStyle w:val="EngHang"/>
              <w:rPr>
                <w:rFonts w:eastAsia="Arial Unicode MS"/>
              </w:rPr>
            </w:pPr>
            <w:r>
              <w:rPr>
                <w:rFonts w:eastAsia="Arial Unicode MS"/>
              </w:rPr>
              <w:t>To them, soothingly,</w:t>
            </w:r>
          </w:p>
          <w:p w14:paraId="05E1D880" w14:textId="77777777" w:rsidR="00C103DB" w:rsidRDefault="00C103DB" w:rsidP="00C103DB">
            <w:pPr>
              <w:pStyle w:val="EngHang"/>
              <w:rPr>
                <w:rFonts w:eastAsia="Arial Unicode MS"/>
              </w:rPr>
            </w:pPr>
            <w:r>
              <w:rPr>
                <w:rFonts w:eastAsia="Arial Unicode MS"/>
              </w:rPr>
              <w:t>“Why do you seek</w:t>
            </w:r>
          </w:p>
          <w:p w14:paraId="443B4BE4" w14:textId="77777777" w:rsidR="00C103DB" w:rsidRPr="003678BC" w:rsidRDefault="00C103DB" w:rsidP="00C103DB">
            <w:pPr>
              <w:pStyle w:val="EngHangEnd"/>
              <w:rPr>
                <w:rFonts w:eastAsia="Arial Unicode MS"/>
              </w:rPr>
            </w:pPr>
            <w:r>
              <w:rPr>
                <w:rFonts w:eastAsia="Arial Unicode MS"/>
              </w:rPr>
              <w:t>Jesus of Nazareth?”</w:t>
            </w:r>
          </w:p>
        </w:tc>
        <w:tc>
          <w:tcPr>
            <w:tcW w:w="288" w:type="dxa"/>
          </w:tcPr>
          <w:p w14:paraId="31DB35CE" w14:textId="77777777" w:rsidR="00C103DB" w:rsidRDefault="00C103DB" w:rsidP="00C103DB">
            <w:pPr>
              <w:pStyle w:val="CopticCross"/>
            </w:pPr>
          </w:p>
        </w:tc>
        <w:tc>
          <w:tcPr>
            <w:tcW w:w="288" w:type="dxa"/>
          </w:tcPr>
          <w:p w14:paraId="41AC00B8" w14:textId="77777777" w:rsidR="00C103DB" w:rsidRDefault="00C103DB" w:rsidP="00C103DB">
            <w:pPr>
              <w:pStyle w:val="CopticCross"/>
            </w:pPr>
            <w:r>
              <w:t>¿</w:t>
            </w:r>
          </w:p>
        </w:tc>
        <w:tc>
          <w:tcPr>
            <w:tcW w:w="3960" w:type="dxa"/>
          </w:tcPr>
          <w:p w14:paraId="7EA4675C" w14:textId="77777777" w:rsidR="00C103DB" w:rsidRDefault="00C103DB" w:rsidP="00C103DB">
            <w:pPr>
              <w:pStyle w:val="CopticVersemulti-line"/>
            </w:pPr>
            <w:r>
              <w:t>Ⲕⲁⲗⲱⲥ ⲁϥϫⲟⲥ ⲛⲱⲟⲩ:</w:t>
            </w:r>
          </w:p>
          <w:p w14:paraId="041E306F" w14:textId="77777777" w:rsidR="00C103DB" w:rsidRDefault="00C103DB" w:rsidP="00C103DB">
            <w:pPr>
              <w:pStyle w:val="CopticVersemulti-line"/>
            </w:pPr>
            <w:r>
              <w:t>ⲛ̀ϫⲉ ⲡⲓⲁⲅⲅⲉⲗⲟⲥ:</w:t>
            </w:r>
          </w:p>
          <w:p w14:paraId="1534B71E" w14:textId="77777777" w:rsidR="00C103DB" w:rsidRDefault="00C103DB" w:rsidP="00C103DB">
            <w:pPr>
              <w:pStyle w:val="CopticVersemulti-line"/>
            </w:pPr>
            <w:r>
              <w:t>ⲟⲩ ⲡⲉ ⲉ̀ⲧⲉⲧⲉⲛⲕⲱϯ ⲛ̀ⲥⲱⲟⲩ:</w:t>
            </w:r>
          </w:p>
          <w:p w14:paraId="2261B47F" w14:textId="77777777" w:rsidR="00C103DB" w:rsidRPr="005130A7" w:rsidRDefault="00C103DB" w:rsidP="00C103DB">
            <w:pPr>
              <w:pStyle w:val="CopticVerse"/>
            </w:pPr>
            <w:r>
              <w:t>Ⲓⲏⲥⲟⲩⲥ ⲡⲓⲛⲁⲍⲱⲣⲉⲟⲥ.</w:t>
            </w:r>
          </w:p>
        </w:tc>
      </w:tr>
      <w:tr w:rsidR="00C103DB" w14:paraId="023B8F11" w14:textId="77777777" w:rsidTr="00C103DB">
        <w:trPr>
          <w:cantSplit/>
        </w:trPr>
        <w:tc>
          <w:tcPr>
            <w:tcW w:w="288" w:type="dxa"/>
          </w:tcPr>
          <w:p w14:paraId="1846D8DD" w14:textId="77777777" w:rsidR="00C103DB" w:rsidRDefault="00C103DB" w:rsidP="00C103DB">
            <w:pPr>
              <w:pStyle w:val="CopticCross"/>
            </w:pPr>
            <w:r>
              <w:t>¿</w:t>
            </w:r>
          </w:p>
        </w:tc>
        <w:tc>
          <w:tcPr>
            <w:tcW w:w="3960" w:type="dxa"/>
          </w:tcPr>
          <w:p w14:paraId="70FA61BC" w14:textId="77777777" w:rsidR="00C103DB" w:rsidRDefault="00C103DB" w:rsidP="00C103DB">
            <w:pPr>
              <w:pStyle w:val="EngHang"/>
            </w:pPr>
            <w:r>
              <w:t>Again, he said to thme,</w:t>
            </w:r>
          </w:p>
          <w:p w14:paraId="50846620" w14:textId="77777777" w:rsidR="00C103DB" w:rsidRDefault="00C103DB" w:rsidP="00C103DB">
            <w:pPr>
              <w:pStyle w:val="EngHang"/>
            </w:pPr>
            <w:r>
              <w:t>“Christ is risen!</w:t>
            </w:r>
          </w:p>
          <w:p w14:paraId="024ECB25" w14:textId="77777777" w:rsidR="00C103DB" w:rsidRDefault="00C103DB" w:rsidP="00C103DB">
            <w:pPr>
              <w:pStyle w:val="EngHang"/>
            </w:pPr>
            <w:r>
              <w:t>See the place</w:t>
            </w:r>
          </w:p>
          <w:p w14:paraId="23D4050A" w14:textId="77777777" w:rsidR="00C103DB" w:rsidRDefault="00C103DB" w:rsidP="00C103DB">
            <w:pPr>
              <w:pStyle w:val="EngHangEnd"/>
            </w:pPr>
            <w:r>
              <w:t>Where they laid Him.”</w:t>
            </w:r>
          </w:p>
        </w:tc>
        <w:tc>
          <w:tcPr>
            <w:tcW w:w="288" w:type="dxa"/>
          </w:tcPr>
          <w:p w14:paraId="17D205C3" w14:textId="77777777" w:rsidR="00C103DB" w:rsidRDefault="00C103DB" w:rsidP="00C103DB">
            <w:pPr>
              <w:pStyle w:val="CopticCross"/>
            </w:pPr>
          </w:p>
        </w:tc>
        <w:tc>
          <w:tcPr>
            <w:tcW w:w="288" w:type="dxa"/>
          </w:tcPr>
          <w:p w14:paraId="6F33CC00" w14:textId="77777777" w:rsidR="00C103DB" w:rsidRDefault="00C103DB" w:rsidP="00C103DB">
            <w:pPr>
              <w:pStyle w:val="CopticCross"/>
            </w:pPr>
            <w:r>
              <w:t>¿</w:t>
            </w:r>
          </w:p>
        </w:tc>
        <w:tc>
          <w:tcPr>
            <w:tcW w:w="3960" w:type="dxa"/>
          </w:tcPr>
          <w:p w14:paraId="312604C0" w14:textId="77777777" w:rsidR="00C103DB" w:rsidRDefault="00C103DB" w:rsidP="00C103DB">
            <w:pPr>
              <w:pStyle w:val="CopticVersemulti-line"/>
            </w:pPr>
            <w:r>
              <w:t>Ⲗⲟⲓⲡⲟⲛ ⲁϥϫⲟⲥ ⲛⲱⲟⲩ:</w:t>
            </w:r>
          </w:p>
          <w:p w14:paraId="1A911132" w14:textId="77777777" w:rsidR="00C103DB" w:rsidRDefault="00C103DB" w:rsidP="00C103DB">
            <w:pPr>
              <w:pStyle w:val="CopticVersemulti-line"/>
            </w:pPr>
            <w:r>
              <w:t>Ϫⲉ ⲁ̀Ⲡⲭⲣⲓⲥⲧⲟⲥ ⲧⲱⲛϥ:</w:t>
            </w:r>
          </w:p>
          <w:p w14:paraId="4A4D5DAA" w14:textId="77777777" w:rsidR="00C103DB" w:rsidRDefault="00C103DB" w:rsidP="00C103DB">
            <w:pPr>
              <w:pStyle w:val="CopticVersemulti-line"/>
            </w:pPr>
            <w:r>
              <w:t>ⲏⲡⲡⲉ ⲓⲥ ⲡⲓⲙⲁ:</w:t>
            </w:r>
          </w:p>
          <w:p w14:paraId="150F2CEF" w14:textId="77777777" w:rsidR="00C103DB" w:rsidRDefault="00C103DB" w:rsidP="00C103DB">
            <w:pPr>
              <w:pStyle w:val="CopticVerse"/>
            </w:pPr>
            <w:r>
              <w:t>ⲉ̀ⲧⲁⲩⲭⲁⲩ  ⲛ̀ϧⲏⲧϥ.</w:t>
            </w:r>
          </w:p>
        </w:tc>
      </w:tr>
      <w:tr w:rsidR="00C103DB" w14:paraId="3F816EA4" w14:textId="77777777" w:rsidTr="00C103DB">
        <w:trPr>
          <w:cantSplit/>
        </w:trPr>
        <w:tc>
          <w:tcPr>
            <w:tcW w:w="288" w:type="dxa"/>
          </w:tcPr>
          <w:p w14:paraId="41EC222B" w14:textId="77777777" w:rsidR="00C103DB" w:rsidRDefault="00C103DB" w:rsidP="00C103DB">
            <w:pPr>
              <w:pStyle w:val="CopticCross"/>
            </w:pPr>
          </w:p>
        </w:tc>
        <w:tc>
          <w:tcPr>
            <w:tcW w:w="3960" w:type="dxa"/>
          </w:tcPr>
          <w:p w14:paraId="1AE79ECC" w14:textId="77777777" w:rsidR="00C103DB" w:rsidRDefault="00C103DB" w:rsidP="00C103DB">
            <w:pPr>
              <w:pStyle w:val="EngHang"/>
            </w:pPr>
            <w:r>
              <w:t>Go and tell</w:t>
            </w:r>
          </w:p>
          <w:p w14:paraId="42C3B40D" w14:textId="77777777" w:rsidR="00C103DB" w:rsidRDefault="00C103DB" w:rsidP="00C103DB">
            <w:pPr>
              <w:pStyle w:val="EngHang"/>
            </w:pPr>
            <w:r>
              <w:t>His Discioples</w:t>
            </w:r>
          </w:p>
          <w:p w14:paraId="68DF3C8C" w14:textId="77777777" w:rsidR="00C103DB" w:rsidRDefault="00C103DB" w:rsidP="00C103DB">
            <w:pPr>
              <w:pStyle w:val="EngHang"/>
            </w:pPr>
            <w:r>
              <w:t>That the Lord and Master,</w:t>
            </w:r>
          </w:p>
          <w:p w14:paraId="5722C14B" w14:textId="77777777" w:rsidR="00C103DB" w:rsidRDefault="00C103DB" w:rsidP="00C103DB">
            <w:pPr>
              <w:pStyle w:val="EngHangEnd"/>
            </w:pPr>
            <w:r>
              <w:t>Jesus is risen.</w:t>
            </w:r>
          </w:p>
        </w:tc>
        <w:tc>
          <w:tcPr>
            <w:tcW w:w="288" w:type="dxa"/>
          </w:tcPr>
          <w:p w14:paraId="6B5E2C71" w14:textId="77777777" w:rsidR="00C103DB" w:rsidRDefault="00C103DB" w:rsidP="00C103DB">
            <w:pPr>
              <w:pStyle w:val="CopticCross"/>
            </w:pPr>
          </w:p>
        </w:tc>
        <w:tc>
          <w:tcPr>
            <w:tcW w:w="288" w:type="dxa"/>
          </w:tcPr>
          <w:p w14:paraId="16DBCEDC" w14:textId="77777777" w:rsidR="00C103DB" w:rsidRDefault="00C103DB" w:rsidP="00C103DB">
            <w:pPr>
              <w:pStyle w:val="CopticCross"/>
            </w:pPr>
          </w:p>
        </w:tc>
        <w:tc>
          <w:tcPr>
            <w:tcW w:w="3960" w:type="dxa"/>
          </w:tcPr>
          <w:p w14:paraId="099B7F4E" w14:textId="77777777" w:rsidR="00C103DB" w:rsidRDefault="00C103DB" w:rsidP="00C103DB">
            <w:pPr>
              <w:pStyle w:val="CopticVersemulti-line"/>
            </w:pPr>
            <w:r>
              <w:t>Ⲙⲁϣⲉⲛⲱⲧⲉⲛ ⲁϫⲟⲥ:</w:t>
            </w:r>
          </w:p>
          <w:p w14:paraId="2D6F7B59" w14:textId="77777777" w:rsidR="00C103DB" w:rsidRDefault="00C103DB" w:rsidP="00C103DB">
            <w:pPr>
              <w:pStyle w:val="CopticVersemulti-line"/>
            </w:pPr>
            <w:r>
              <w:t>ⲛ̀ⲛⲉϥⲙⲁⲑⲏⲧⲏⲥ:</w:t>
            </w:r>
          </w:p>
          <w:p w14:paraId="28DBDF06" w14:textId="77777777" w:rsidR="00C103DB" w:rsidRDefault="00C103DB" w:rsidP="00C103DB">
            <w:pPr>
              <w:pStyle w:val="CopticVersemulti-line"/>
            </w:pPr>
            <w:r>
              <w:t>ϫⲉ ⲁϥⲧⲱⲛϥ ⲛ̀ϫⲉ Ⲡϭⲟⲓⲥ:</w:t>
            </w:r>
          </w:p>
          <w:p w14:paraId="1607ACEB" w14:textId="77777777" w:rsidR="00C103DB" w:rsidRDefault="00C103DB" w:rsidP="00C103DB">
            <w:pPr>
              <w:pStyle w:val="CopticVerse"/>
            </w:pPr>
            <w:r>
              <w:t>Ⲓⲏⲥⲟⲩⲥ ⲡⲓⲇⲉⲥⲡⲟⲧⲏⲥ.</w:t>
            </w:r>
          </w:p>
        </w:tc>
      </w:tr>
      <w:tr w:rsidR="00C103DB" w14:paraId="2AE066B7" w14:textId="77777777" w:rsidTr="00C103DB">
        <w:trPr>
          <w:cantSplit/>
        </w:trPr>
        <w:tc>
          <w:tcPr>
            <w:tcW w:w="288" w:type="dxa"/>
          </w:tcPr>
          <w:p w14:paraId="637E570D" w14:textId="77777777" w:rsidR="00C103DB" w:rsidRDefault="00C103DB" w:rsidP="00C103DB">
            <w:pPr>
              <w:pStyle w:val="CopticCross"/>
            </w:pPr>
          </w:p>
        </w:tc>
        <w:tc>
          <w:tcPr>
            <w:tcW w:w="3960" w:type="dxa"/>
          </w:tcPr>
          <w:p w14:paraId="00DE86E3" w14:textId="77777777" w:rsidR="00C103DB" w:rsidRDefault="00C103DB" w:rsidP="00C103DB">
            <w:pPr>
              <w:pStyle w:val="EngHang"/>
            </w:pPr>
            <w:r>
              <w:t>The Disciples came</w:t>
            </w:r>
          </w:p>
          <w:p w14:paraId="73E95AEC" w14:textId="77777777" w:rsidR="00C103DB" w:rsidRDefault="00C103DB" w:rsidP="00C103DB">
            <w:pPr>
              <w:pStyle w:val="EngHang"/>
            </w:pPr>
            <w:r>
              <w:t>To the tomb s well.</w:t>
            </w:r>
          </w:p>
          <w:p w14:paraId="5A52133C" w14:textId="77777777" w:rsidR="00C103DB" w:rsidRDefault="00C103DB" w:rsidP="00C103DB">
            <w:pPr>
              <w:pStyle w:val="EngHang"/>
            </w:pPr>
            <w:r>
              <w:t>They saw the clothes</w:t>
            </w:r>
          </w:p>
          <w:p w14:paraId="19B8C1C9" w14:textId="77777777" w:rsidR="00C103DB" w:rsidRDefault="00C103DB" w:rsidP="00C103DB">
            <w:pPr>
              <w:pStyle w:val="EngHangEnd"/>
            </w:pPr>
            <w:r>
              <w:t>And the hankerchief.</w:t>
            </w:r>
          </w:p>
        </w:tc>
        <w:tc>
          <w:tcPr>
            <w:tcW w:w="288" w:type="dxa"/>
          </w:tcPr>
          <w:p w14:paraId="5FEEFF74" w14:textId="77777777" w:rsidR="00C103DB" w:rsidRDefault="00C103DB" w:rsidP="00C103DB">
            <w:pPr>
              <w:pStyle w:val="CopticCross"/>
            </w:pPr>
          </w:p>
        </w:tc>
        <w:tc>
          <w:tcPr>
            <w:tcW w:w="288" w:type="dxa"/>
          </w:tcPr>
          <w:p w14:paraId="6ECAF142" w14:textId="77777777" w:rsidR="00C103DB" w:rsidRDefault="00C103DB" w:rsidP="00C103DB">
            <w:pPr>
              <w:pStyle w:val="CopticCross"/>
            </w:pPr>
          </w:p>
        </w:tc>
        <w:tc>
          <w:tcPr>
            <w:tcW w:w="3960" w:type="dxa"/>
          </w:tcPr>
          <w:p w14:paraId="7A96754C" w14:textId="77777777" w:rsidR="00C103DB" w:rsidRDefault="00C103DB" w:rsidP="00C103DB">
            <w:pPr>
              <w:pStyle w:val="CopticVersemulti-line"/>
            </w:pPr>
            <w:r>
              <w:t>Ⲛⲓⲙⲁⲑⲧⲏⲥ ⲁⲩⲓ̀:</w:t>
            </w:r>
          </w:p>
          <w:p w14:paraId="791EDC6B" w14:textId="77777777" w:rsidR="00C103DB" w:rsidRDefault="00C103DB" w:rsidP="00C103DB">
            <w:pPr>
              <w:pStyle w:val="CopticVersemulti-line"/>
            </w:pPr>
            <w:r>
              <w:t>ⲉ̀ⲡⲓⲙ̀ϩⲁⲩ ⲇⲉ ⲟⲛ:</w:t>
            </w:r>
          </w:p>
          <w:p w14:paraId="2FFADFCC" w14:textId="77777777" w:rsidR="00C103DB" w:rsidRDefault="00C103DB" w:rsidP="00C103DB">
            <w:pPr>
              <w:pStyle w:val="CopticVersemulti-line"/>
            </w:pPr>
            <w:r>
              <w:t>ⲁⲩⲛⲁⲩ ⲉ̀ⲛⲓϩ̀ⲃⲱⲥ:</w:t>
            </w:r>
          </w:p>
          <w:p w14:paraId="46685061" w14:textId="77777777" w:rsidR="00C103DB" w:rsidRDefault="00C103DB" w:rsidP="00C103DB">
            <w:pPr>
              <w:pStyle w:val="CopticVerse"/>
            </w:pPr>
            <w:r>
              <w:t>ⲛⲉⲙ ⲡⲓⲥⲟⲇⲁⲣⲓⲟⲛ.</w:t>
            </w:r>
          </w:p>
        </w:tc>
      </w:tr>
      <w:tr w:rsidR="00C103DB" w14:paraId="430BF77F" w14:textId="77777777" w:rsidTr="00C103DB">
        <w:trPr>
          <w:cantSplit/>
        </w:trPr>
        <w:tc>
          <w:tcPr>
            <w:tcW w:w="288" w:type="dxa"/>
          </w:tcPr>
          <w:p w14:paraId="7DD14D46" w14:textId="77777777" w:rsidR="00C103DB" w:rsidRDefault="00C103DB" w:rsidP="00C103DB">
            <w:pPr>
              <w:pStyle w:val="CopticCross"/>
            </w:pPr>
            <w:r>
              <w:t>¿</w:t>
            </w:r>
          </w:p>
        </w:tc>
        <w:tc>
          <w:tcPr>
            <w:tcW w:w="3960" w:type="dxa"/>
          </w:tcPr>
          <w:p w14:paraId="618E6B9E" w14:textId="77777777" w:rsidR="00C103DB" w:rsidRPr="004249D2" w:rsidRDefault="00C103DB" w:rsidP="00C103DB">
            <w:pPr>
              <w:pStyle w:val="EngHang"/>
            </w:pPr>
            <w:r w:rsidRPr="004249D2">
              <w:t>You are blessed, O Christ,</w:t>
            </w:r>
          </w:p>
          <w:p w14:paraId="2FC36989" w14:textId="77777777" w:rsidR="00C103DB" w:rsidRPr="004249D2" w:rsidRDefault="00C103DB" w:rsidP="00C103DB">
            <w:pPr>
              <w:pStyle w:val="EngHang"/>
            </w:pPr>
            <w:r w:rsidRPr="004249D2">
              <w:t>For You are our hope.</w:t>
            </w:r>
          </w:p>
          <w:p w14:paraId="76B47E23" w14:textId="77777777" w:rsidR="00C103DB" w:rsidRPr="004249D2" w:rsidRDefault="00C103DB" w:rsidP="00C103DB">
            <w:pPr>
              <w:pStyle w:val="EngHang"/>
            </w:pPr>
            <w:r w:rsidRPr="004249D2">
              <w:t>You saved our race</w:t>
            </w:r>
          </w:p>
          <w:p w14:paraId="05580EF6" w14:textId="77777777" w:rsidR="00C103DB" w:rsidRDefault="00C103DB" w:rsidP="00C103DB">
            <w:pPr>
              <w:pStyle w:val="EngHangEnd"/>
            </w:pPr>
            <w:r>
              <w:t>Through Your resurrection.</w:t>
            </w:r>
          </w:p>
        </w:tc>
        <w:tc>
          <w:tcPr>
            <w:tcW w:w="288" w:type="dxa"/>
          </w:tcPr>
          <w:p w14:paraId="1E42ABCA" w14:textId="77777777" w:rsidR="00C103DB" w:rsidRDefault="00C103DB" w:rsidP="00C103DB">
            <w:pPr>
              <w:pStyle w:val="CopticCross"/>
            </w:pPr>
          </w:p>
        </w:tc>
        <w:tc>
          <w:tcPr>
            <w:tcW w:w="288" w:type="dxa"/>
          </w:tcPr>
          <w:p w14:paraId="7EC5359A" w14:textId="77777777" w:rsidR="00C103DB" w:rsidRDefault="00C103DB" w:rsidP="00C103DB">
            <w:pPr>
              <w:pStyle w:val="CopticCross"/>
            </w:pPr>
            <w:r>
              <w:t>¿</w:t>
            </w:r>
          </w:p>
        </w:tc>
        <w:tc>
          <w:tcPr>
            <w:tcW w:w="3960" w:type="dxa"/>
          </w:tcPr>
          <w:p w14:paraId="6EA65140" w14:textId="77777777" w:rsidR="00C103DB" w:rsidRDefault="00C103DB" w:rsidP="00C103DB">
            <w:pPr>
              <w:pStyle w:val="CopticVersemulti-line"/>
            </w:pPr>
            <w:r>
              <w:t>Ⲝⲙⲁⲣⲱⲟⲩⲧ ⲱ̀ Ⲡⲭⲣⲓⲥⲧⲟⲥ:</w:t>
            </w:r>
          </w:p>
          <w:p w14:paraId="7D87EB46" w14:textId="77777777" w:rsidR="00C103DB" w:rsidRDefault="00C103DB" w:rsidP="00C103DB">
            <w:pPr>
              <w:pStyle w:val="CopticVersemulti-line"/>
            </w:pPr>
            <w:r>
              <w:t>Ϫⲉ ⲛ̀ⲑⲟⲕ ⲡⲉⲧⲉⲛϩⲉⲗⲡⲓⲥ:</w:t>
            </w:r>
          </w:p>
          <w:p w14:paraId="6259D357" w14:textId="77777777" w:rsidR="00C103DB" w:rsidRDefault="00C103DB" w:rsidP="00C103DB">
            <w:pPr>
              <w:pStyle w:val="CopticVersemulti-line"/>
            </w:pPr>
            <w:r>
              <w:t>ⲁⲕⲥⲱϯ ⲙ̀ⲡⲉⲛⲅⲉⲛⲟⲥ:</w:t>
            </w:r>
          </w:p>
          <w:p w14:paraId="2B0D94A3" w14:textId="77777777" w:rsidR="00C103DB" w:rsidRDefault="00C103DB" w:rsidP="00C103DB">
            <w:pPr>
              <w:pStyle w:val="CopticVerse"/>
            </w:pPr>
            <w:r>
              <w:t>ϧⲉⲛ ⲧⲉⲕⲁ̀ⲛⲁⲥⲧⲁⲥⲓⲥ.</w:t>
            </w:r>
          </w:p>
        </w:tc>
      </w:tr>
      <w:tr w:rsidR="00C103DB" w14:paraId="30C18DA5" w14:textId="77777777" w:rsidTr="00C103DB">
        <w:trPr>
          <w:cantSplit/>
        </w:trPr>
        <w:tc>
          <w:tcPr>
            <w:tcW w:w="288" w:type="dxa"/>
          </w:tcPr>
          <w:p w14:paraId="3D22AB83" w14:textId="77777777" w:rsidR="00C103DB" w:rsidRDefault="00C103DB" w:rsidP="00C103DB">
            <w:pPr>
              <w:pStyle w:val="CopticCross"/>
            </w:pPr>
            <w:r>
              <w:t>¿</w:t>
            </w:r>
          </w:p>
        </w:tc>
        <w:tc>
          <w:tcPr>
            <w:tcW w:w="3960" w:type="dxa"/>
          </w:tcPr>
          <w:p w14:paraId="761A9B66" w14:textId="77777777" w:rsidR="00C103DB" w:rsidRDefault="00C103DB" w:rsidP="00C103DB">
            <w:pPr>
              <w:pStyle w:val="EngHang"/>
            </w:pPr>
            <w:r>
              <w:t>Glory to You in truth.</w:t>
            </w:r>
          </w:p>
          <w:p w14:paraId="75C89DF3" w14:textId="77777777" w:rsidR="00C103DB" w:rsidRDefault="00C103DB" w:rsidP="00C103DB">
            <w:pPr>
              <w:pStyle w:val="EngHang"/>
            </w:pPr>
            <w:r>
              <w:t>You accepted suffering for us,</w:t>
            </w:r>
          </w:p>
          <w:p w14:paraId="2C6063E5" w14:textId="77777777" w:rsidR="00C103DB" w:rsidRDefault="00C103DB" w:rsidP="00C103DB">
            <w:pPr>
              <w:pStyle w:val="EngHang"/>
            </w:pPr>
            <w:r>
              <w:t>And saved our race.</w:t>
            </w:r>
          </w:p>
          <w:p w14:paraId="08E52255" w14:textId="77777777" w:rsidR="00C103DB" w:rsidRDefault="00C103DB" w:rsidP="00C103DB">
            <w:pPr>
              <w:pStyle w:val="EngHangEnd"/>
            </w:pPr>
            <w:r>
              <w:t>You have risen and saved us!</w:t>
            </w:r>
          </w:p>
        </w:tc>
        <w:tc>
          <w:tcPr>
            <w:tcW w:w="288" w:type="dxa"/>
          </w:tcPr>
          <w:p w14:paraId="5962DE0F" w14:textId="77777777" w:rsidR="00C103DB" w:rsidRDefault="00C103DB" w:rsidP="00C103DB">
            <w:pPr>
              <w:pStyle w:val="CopticCross"/>
            </w:pPr>
          </w:p>
        </w:tc>
        <w:tc>
          <w:tcPr>
            <w:tcW w:w="288" w:type="dxa"/>
          </w:tcPr>
          <w:p w14:paraId="40EDD4B8" w14:textId="77777777" w:rsidR="00C103DB" w:rsidRDefault="00C103DB" w:rsidP="00C103DB">
            <w:pPr>
              <w:pStyle w:val="CopticCross"/>
            </w:pPr>
            <w:r>
              <w:t>¿</w:t>
            </w:r>
          </w:p>
        </w:tc>
        <w:tc>
          <w:tcPr>
            <w:tcW w:w="3960" w:type="dxa"/>
          </w:tcPr>
          <w:p w14:paraId="7F066690" w14:textId="77777777" w:rsidR="00C103DB" w:rsidRDefault="00C103DB" w:rsidP="00C103DB">
            <w:pPr>
              <w:pStyle w:val="CopticVersemulti-line"/>
            </w:pPr>
            <w:r>
              <w:t>Ⲟⲩⲱ̀ⲟⲩ ⲛⲁⲕ ⲁ̀ⲗⲏⲑⲱⲥ:</w:t>
            </w:r>
          </w:p>
          <w:p w14:paraId="3399ACB5" w14:textId="77777777" w:rsidR="00C103DB" w:rsidRDefault="00C103DB" w:rsidP="00C103DB">
            <w:pPr>
              <w:pStyle w:val="CopticVersemulti-line"/>
            </w:pPr>
            <w:r>
              <w:t>ⲁⲕϣⲉⲡ ⲙ̀ⲕⲁϩ ⲉ̀ϫⲱⲛ:</w:t>
            </w:r>
          </w:p>
          <w:p w14:paraId="2983621D" w14:textId="77777777" w:rsidR="00C103DB" w:rsidRDefault="00C103DB" w:rsidP="00C103DB">
            <w:pPr>
              <w:pStyle w:val="CopticVersemulti-line"/>
            </w:pPr>
            <w:r>
              <w:t>ⲁⲕⲥⲱϯ ⲙ̀ⲡⲉⲛⲅⲉⲛⲟⲥ:</w:t>
            </w:r>
          </w:p>
          <w:p w14:paraId="3057BB84" w14:textId="77777777" w:rsidR="00C103DB" w:rsidRDefault="00C103DB" w:rsidP="00C103DB">
            <w:pPr>
              <w:pStyle w:val="CopticVerse"/>
            </w:pPr>
            <w:r>
              <w:t>ⲁⲕⲧⲱⲛⲕ ⲁⲕⲥⲱϯ ⲙ̀ⲙⲟⲛ.</w:t>
            </w:r>
          </w:p>
        </w:tc>
      </w:tr>
      <w:tr w:rsidR="00C103DB" w14:paraId="1B328A8E" w14:textId="77777777" w:rsidTr="00C103DB">
        <w:trPr>
          <w:cantSplit/>
        </w:trPr>
        <w:tc>
          <w:tcPr>
            <w:tcW w:w="288" w:type="dxa"/>
          </w:tcPr>
          <w:p w14:paraId="0C63D2DA" w14:textId="77777777" w:rsidR="00C103DB" w:rsidRDefault="00C103DB" w:rsidP="00C103DB">
            <w:pPr>
              <w:pStyle w:val="CopticCross"/>
            </w:pPr>
          </w:p>
        </w:tc>
        <w:tc>
          <w:tcPr>
            <w:tcW w:w="3960" w:type="dxa"/>
          </w:tcPr>
          <w:p w14:paraId="6C9CBBDA" w14:textId="77777777" w:rsidR="00C103DB" w:rsidRDefault="00C103DB" w:rsidP="00C103DB">
            <w:pPr>
              <w:pStyle w:val="EngHang"/>
            </w:pPr>
            <w:r>
              <w:t>O King of all creation,</w:t>
            </w:r>
          </w:p>
          <w:p w14:paraId="53DF7F0C" w14:textId="77777777" w:rsidR="00C103DB" w:rsidRDefault="00C103DB" w:rsidP="00C103DB">
            <w:pPr>
              <w:pStyle w:val="EngHang"/>
            </w:pPr>
            <w:r>
              <w:t>Christ our God,</w:t>
            </w:r>
          </w:p>
          <w:p w14:paraId="4019DC15" w14:textId="77777777" w:rsidR="00C103DB" w:rsidRDefault="00C103DB" w:rsidP="00C103DB">
            <w:pPr>
              <w:pStyle w:val="EngHang"/>
            </w:pPr>
            <w:r>
              <w:t>Grand us salvation</w:t>
            </w:r>
          </w:p>
          <w:p w14:paraId="3B1CDA9C" w14:textId="77777777" w:rsidR="00C103DB" w:rsidRDefault="00C103DB" w:rsidP="00C103DB">
            <w:pPr>
              <w:pStyle w:val="EngHangEnd"/>
            </w:pPr>
            <w:r>
              <w:t>Through Your resurrection.</w:t>
            </w:r>
          </w:p>
        </w:tc>
        <w:tc>
          <w:tcPr>
            <w:tcW w:w="288" w:type="dxa"/>
          </w:tcPr>
          <w:p w14:paraId="5CFB695D" w14:textId="77777777" w:rsidR="00C103DB" w:rsidRDefault="00C103DB" w:rsidP="00C103DB">
            <w:pPr>
              <w:pStyle w:val="CopticCross"/>
            </w:pPr>
          </w:p>
        </w:tc>
        <w:tc>
          <w:tcPr>
            <w:tcW w:w="288" w:type="dxa"/>
          </w:tcPr>
          <w:p w14:paraId="3405F4B2" w14:textId="77777777" w:rsidR="00C103DB" w:rsidRDefault="00C103DB" w:rsidP="00C103DB">
            <w:pPr>
              <w:pStyle w:val="CopticCross"/>
            </w:pPr>
          </w:p>
        </w:tc>
        <w:tc>
          <w:tcPr>
            <w:tcW w:w="3960" w:type="dxa"/>
          </w:tcPr>
          <w:p w14:paraId="63891752" w14:textId="77777777" w:rsidR="00C103DB" w:rsidRDefault="00C103DB" w:rsidP="00C103DB">
            <w:pPr>
              <w:pStyle w:val="CopticVersemulti-line"/>
            </w:pPr>
            <w:r>
              <w:t>Ⲡⲟⲩⲣⲟ ⲛ̀ϯⲕ̀ⲧⲏⲥⲓⲥ:</w:t>
            </w:r>
          </w:p>
          <w:p w14:paraId="1D5089A5" w14:textId="77777777" w:rsidR="00C103DB" w:rsidRDefault="00C103DB" w:rsidP="00C103DB">
            <w:pPr>
              <w:pStyle w:val="CopticVersemulti-line"/>
            </w:pPr>
            <w:r>
              <w:t>Ⲡⲭⲣⲓⲥⲧⲟⲥ Ⲡⲉⲛⲛⲟⲩϯ:</w:t>
            </w:r>
          </w:p>
          <w:p w14:paraId="35BD4526" w14:textId="77777777" w:rsidR="00C103DB" w:rsidRDefault="00C103DB" w:rsidP="00C103DB">
            <w:pPr>
              <w:pStyle w:val="CopticVersemulti-line"/>
            </w:pPr>
            <w:r>
              <w:t>ϧⲉⲛ ⲧⲉⲕⲁ̀ⲛⲁⲥⲧⲁⲥⲓⲥ:</w:t>
            </w:r>
          </w:p>
          <w:p w14:paraId="3912A436" w14:textId="77777777" w:rsidR="00C103DB" w:rsidRDefault="00C103DB" w:rsidP="00C103DB">
            <w:pPr>
              <w:pStyle w:val="CopticVerse"/>
            </w:pPr>
            <w:r>
              <w:t>ⲁⲕϯⲛⲁⲛ ⲛ̀ⲟⲩⲥⲱϯ.</w:t>
            </w:r>
          </w:p>
        </w:tc>
      </w:tr>
      <w:tr w:rsidR="00C103DB" w14:paraId="66ADBA8E" w14:textId="77777777" w:rsidTr="00C103DB">
        <w:trPr>
          <w:cantSplit/>
        </w:trPr>
        <w:tc>
          <w:tcPr>
            <w:tcW w:w="288" w:type="dxa"/>
          </w:tcPr>
          <w:p w14:paraId="7CFA2261" w14:textId="77777777" w:rsidR="00C103DB" w:rsidRDefault="00C103DB" w:rsidP="00C103DB">
            <w:pPr>
              <w:pStyle w:val="CopticCross"/>
            </w:pPr>
          </w:p>
        </w:tc>
        <w:tc>
          <w:tcPr>
            <w:tcW w:w="3960" w:type="dxa"/>
          </w:tcPr>
          <w:p w14:paraId="2305D74E" w14:textId="77777777" w:rsidR="00C103DB" w:rsidRDefault="00C103DB" w:rsidP="00C103DB">
            <w:pPr>
              <w:pStyle w:val="EngHang"/>
            </w:pPr>
            <w:r>
              <w:t>Rejoice together,</w:t>
            </w:r>
          </w:p>
          <w:p w14:paraId="32218CC0" w14:textId="77777777" w:rsidR="00C103DB" w:rsidRDefault="00C103DB" w:rsidP="00C103DB">
            <w:pPr>
              <w:pStyle w:val="EngHang"/>
            </w:pPr>
            <w:r>
              <w:t>O heaven and earth,</w:t>
            </w:r>
          </w:p>
          <w:p w14:paraId="4C216B2E" w14:textId="77777777" w:rsidR="00C103DB" w:rsidRDefault="00C103DB" w:rsidP="00C103DB">
            <w:pPr>
              <w:pStyle w:val="EngHang"/>
            </w:pPr>
            <w:r>
              <w:t>The the Lord has renewed</w:t>
            </w:r>
          </w:p>
          <w:p w14:paraId="39199DDA" w14:textId="77777777" w:rsidR="00C103DB" w:rsidRDefault="00C103DB" w:rsidP="00C103DB">
            <w:pPr>
              <w:pStyle w:val="EngHangEnd"/>
            </w:pPr>
            <w:r>
              <w:t>All who dewll therein.</w:t>
            </w:r>
          </w:p>
        </w:tc>
        <w:tc>
          <w:tcPr>
            <w:tcW w:w="288" w:type="dxa"/>
          </w:tcPr>
          <w:p w14:paraId="26C97B61" w14:textId="77777777" w:rsidR="00C103DB" w:rsidRDefault="00C103DB" w:rsidP="00C103DB">
            <w:pPr>
              <w:pStyle w:val="CopticCross"/>
            </w:pPr>
          </w:p>
        </w:tc>
        <w:tc>
          <w:tcPr>
            <w:tcW w:w="288" w:type="dxa"/>
          </w:tcPr>
          <w:p w14:paraId="1A8F0125" w14:textId="77777777" w:rsidR="00C103DB" w:rsidRDefault="00C103DB" w:rsidP="00C103DB">
            <w:pPr>
              <w:pStyle w:val="CopticCross"/>
            </w:pPr>
          </w:p>
        </w:tc>
        <w:tc>
          <w:tcPr>
            <w:tcW w:w="3960" w:type="dxa"/>
          </w:tcPr>
          <w:p w14:paraId="7B2BB829" w14:textId="77777777" w:rsidR="00C103DB" w:rsidRDefault="00C103DB" w:rsidP="00C103DB">
            <w:pPr>
              <w:pStyle w:val="CopticVersemulti-line"/>
            </w:pPr>
            <w:r>
              <w:t>Ⲣⲁϣⲓ ⲱ̀ ⲛⲓⲫⲏⲟⲩⲓ̀:</w:t>
            </w:r>
          </w:p>
          <w:p w14:paraId="57450749" w14:textId="77777777" w:rsidR="00C103DB" w:rsidRDefault="00C103DB" w:rsidP="00C103DB">
            <w:pPr>
              <w:pStyle w:val="CopticVersemulti-line"/>
            </w:pPr>
            <w:r>
              <w:t>ⲛⲉⲙ ⲛⲁⲡ̀ⲕⲁϩⲓ ⲉⲩⲥⲟⲡ:</w:t>
            </w:r>
          </w:p>
          <w:p w14:paraId="0E35683E" w14:textId="77777777" w:rsidR="00C103DB" w:rsidRDefault="00C103DB" w:rsidP="00C103DB">
            <w:pPr>
              <w:pStyle w:val="CopticVersemulti-line"/>
            </w:pPr>
            <w:r>
              <w:t>ϫⲉ ⲁ̀Ⲡϭⲟⲓⲥ ⲉⲣⲃⲉⲣⲓ:</w:t>
            </w:r>
          </w:p>
          <w:p w14:paraId="31ECDB81" w14:textId="77777777" w:rsidR="00C103DB" w:rsidRDefault="00C103DB" w:rsidP="00C103DB">
            <w:pPr>
              <w:pStyle w:val="CopticVerse"/>
            </w:pPr>
            <w:r>
              <w:t>ⲛ̀ⲛⲏⲧⲏⲣⲟⲩ ⲉⲧϣⲟⲡ.</w:t>
            </w:r>
          </w:p>
        </w:tc>
      </w:tr>
      <w:tr w:rsidR="00C103DB" w14:paraId="561603CD" w14:textId="77777777" w:rsidTr="00C103DB">
        <w:trPr>
          <w:cantSplit/>
        </w:trPr>
        <w:tc>
          <w:tcPr>
            <w:tcW w:w="288" w:type="dxa"/>
          </w:tcPr>
          <w:p w14:paraId="31DAB97F" w14:textId="77777777" w:rsidR="00C103DB" w:rsidRDefault="00C103DB" w:rsidP="00C103DB">
            <w:pPr>
              <w:pStyle w:val="CopticCross"/>
            </w:pPr>
            <w:r>
              <w:t>¿</w:t>
            </w:r>
          </w:p>
        </w:tc>
        <w:tc>
          <w:tcPr>
            <w:tcW w:w="3960" w:type="dxa"/>
          </w:tcPr>
          <w:p w14:paraId="2F0B03CC" w14:textId="77777777" w:rsidR="00C103DB" w:rsidRDefault="00C103DB" w:rsidP="00C103DB">
            <w:pPr>
              <w:pStyle w:val="EngHang"/>
            </w:pPr>
            <w:r>
              <w:t>It is right for us,</w:t>
            </w:r>
          </w:p>
          <w:p w14:paraId="549D6799" w14:textId="77777777" w:rsidR="00C103DB" w:rsidRDefault="00C103DB" w:rsidP="00C103DB">
            <w:pPr>
              <w:pStyle w:val="EngHang"/>
            </w:pPr>
            <w:r>
              <w:t>We the Christians,</w:t>
            </w:r>
          </w:p>
          <w:p w14:paraId="359C4527" w14:textId="77777777" w:rsidR="00C103DB" w:rsidRDefault="00C103DB" w:rsidP="00C103DB">
            <w:pPr>
              <w:pStyle w:val="EngHang"/>
            </w:pPr>
            <w:r>
              <w:t>To celebrate</w:t>
            </w:r>
          </w:p>
          <w:p w14:paraId="4715CA93" w14:textId="77777777" w:rsidR="00C103DB" w:rsidRDefault="00C103DB" w:rsidP="00C103DB">
            <w:pPr>
              <w:pStyle w:val="EngHangEnd"/>
            </w:pPr>
            <w:r>
              <w:t>In the joy of Christ.</w:t>
            </w:r>
          </w:p>
        </w:tc>
        <w:tc>
          <w:tcPr>
            <w:tcW w:w="288" w:type="dxa"/>
          </w:tcPr>
          <w:p w14:paraId="2A094857" w14:textId="77777777" w:rsidR="00C103DB" w:rsidRDefault="00C103DB" w:rsidP="00C103DB">
            <w:pPr>
              <w:pStyle w:val="CopticCross"/>
            </w:pPr>
          </w:p>
        </w:tc>
        <w:tc>
          <w:tcPr>
            <w:tcW w:w="288" w:type="dxa"/>
          </w:tcPr>
          <w:p w14:paraId="4128EA67" w14:textId="77777777" w:rsidR="00C103DB" w:rsidRDefault="00C103DB" w:rsidP="00C103DB">
            <w:pPr>
              <w:pStyle w:val="CopticCross"/>
            </w:pPr>
            <w:r>
              <w:t>¿</w:t>
            </w:r>
          </w:p>
        </w:tc>
        <w:tc>
          <w:tcPr>
            <w:tcW w:w="3960" w:type="dxa"/>
          </w:tcPr>
          <w:p w14:paraId="59B53F1E" w14:textId="77777777" w:rsidR="00C103DB" w:rsidRDefault="00C103DB" w:rsidP="00C103DB">
            <w:pPr>
              <w:pStyle w:val="CopticVersemulti-line"/>
            </w:pPr>
            <w:r>
              <w:t>Ⲥⲉⲙⲡ̀ϣⲁ ⲛⲁⲛ ⲁ̀ⲛⲟⲛ:</w:t>
            </w:r>
          </w:p>
          <w:p w14:paraId="1943499A" w14:textId="77777777" w:rsidR="00C103DB" w:rsidRDefault="00C103DB" w:rsidP="00C103DB">
            <w:pPr>
              <w:pStyle w:val="CopticVersemulti-line"/>
            </w:pPr>
            <w:r>
              <w:t>ϧⲁ ⲛⲓⲭ̀ⲣⲓⲥⲧⲓⲁⲛⲟⲥ:</w:t>
            </w:r>
          </w:p>
          <w:p w14:paraId="456B5B68" w14:textId="77777777" w:rsidR="00C103DB" w:rsidRDefault="00C103DB" w:rsidP="00C103DB">
            <w:pPr>
              <w:pStyle w:val="CopticVersemulti-line"/>
            </w:pPr>
            <w:r>
              <w:t>ⲛ̀ⲧⲉⲛⲉⲣϣⲁⲓ ϩⲱⲛ:</w:t>
            </w:r>
          </w:p>
          <w:p w14:paraId="429E830B" w14:textId="77777777" w:rsidR="00C103DB" w:rsidRPr="00FE0104" w:rsidRDefault="00C103DB" w:rsidP="00C103DB">
            <w:pPr>
              <w:pStyle w:val="CopticVerse"/>
            </w:pPr>
            <w:r>
              <w:t>ⲉ̀ⲫ̀ⲣⲁϣⲓ ⲙ̀Ⲡⲭⲣⲓⲥⲧⲟⲥ.</w:t>
            </w:r>
          </w:p>
        </w:tc>
      </w:tr>
      <w:tr w:rsidR="00C103DB" w14:paraId="2E3DA9C5" w14:textId="77777777" w:rsidTr="00C103DB">
        <w:trPr>
          <w:cantSplit/>
        </w:trPr>
        <w:tc>
          <w:tcPr>
            <w:tcW w:w="288" w:type="dxa"/>
          </w:tcPr>
          <w:p w14:paraId="259CC244" w14:textId="77777777" w:rsidR="00C103DB" w:rsidRDefault="00C103DB" w:rsidP="00C103DB">
            <w:pPr>
              <w:pStyle w:val="CopticCross"/>
            </w:pPr>
            <w:r>
              <w:t>¿</w:t>
            </w:r>
          </w:p>
        </w:tc>
        <w:tc>
          <w:tcPr>
            <w:tcW w:w="3960" w:type="dxa"/>
          </w:tcPr>
          <w:p w14:paraId="09D568AC" w14:textId="77777777" w:rsidR="00C103DB" w:rsidRDefault="00C103DB" w:rsidP="00C103DB">
            <w:pPr>
              <w:pStyle w:val="EngHang"/>
            </w:pPr>
            <w:r>
              <w:t>We behold the resurrection</w:t>
            </w:r>
          </w:p>
          <w:p w14:paraId="5B1D4A47" w14:textId="77777777" w:rsidR="00C103DB" w:rsidRDefault="00C103DB" w:rsidP="00C103DB">
            <w:pPr>
              <w:pStyle w:val="EngHang"/>
            </w:pPr>
            <w:r>
              <w:t>Of Christ our God,</w:t>
            </w:r>
          </w:p>
          <w:p w14:paraId="0DB75DB0" w14:textId="77777777" w:rsidR="00C103DB" w:rsidRDefault="00C103DB" w:rsidP="00C103DB">
            <w:pPr>
              <w:pStyle w:val="EngHang"/>
            </w:pPr>
            <w:r>
              <w:t>And we fall down without doubt</w:t>
            </w:r>
          </w:p>
          <w:p w14:paraId="4E91DEE3" w14:textId="77777777" w:rsidR="00C103DB" w:rsidRDefault="00C103DB" w:rsidP="00C103DB">
            <w:pPr>
              <w:pStyle w:val="EngHangEnd"/>
            </w:pPr>
            <w:r>
              <w:t>Beofre the Savioiour.</w:t>
            </w:r>
          </w:p>
        </w:tc>
        <w:tc>
          <w:tcPr>
            <w:tcW w:w="288" w:type="dxa"/>
          </w:tcPr>
          <w:p w14:paraId="4D207BE9" w14:textId="77777777" w:rsidR="00C103DB" w:rsidRDefault="00C103DB" w:rsidP="00C103DB">
            <w:pPr>
              <w:pStyle w:val="CopticCross"/>
            </w:pPr>
          </w:p>
        </w:tc>
        <w:tc>
          <w:tcPr>
            <w:tcW w:w="288" w:type="dxa"/>
          </w:tcPr>
          <w:p w14:paraId="723E847D" w14:textId="77777777" w:rsidR="00C103DB" w:rsidRDefault="00C103DB" w:rsidP="00C103DB">
            <w:pPr>
              <w:pStyle w:val="CopticCross"/>
            </w:pPr>
            <w:r>
              <w:t>¿</w:t>
            </w:r>
          </w:p>
        </w:tc>
        <w:tc>
          <w:tcPr>
            <w:tcW w:w="3960" w:type="dxa"/>
          </w:tcPr>
          <w:p w14:paraId="636DB05C" w14:textId="77777777" w:rsidR="00C103DB" w:rsidRDefault="00C103DB" w:rsidP="00C103DB">
            <w:pPr>
              <w:pStyle w:val="CopticVersemulti-line"/>
            </w:pPr>
            <w:r>
              <w:t>Ⲧⲉⲛⲛⲁⲩ ⲉ̀ⲧ̀ⲁ̀ⲛⲁⲥⲧⲁⲥⲓⲥ:</w:t>
            </w:r>
          </w:p>
          <w:p w14:paraId="0213AA7E" w14:textId="77777777" w:rsidR="00C103DB" w:rsidRDefault="00C103DB" w:rsidP="00C103DB">
            <w:pPr>
              <w:pStyle w:val="CopticVersemulti-line"/>
            </w:pPr>
            <w:r>
              <w:t>ⲙ̀Ⲡⲭⲣⲓⲥⲧⲟⲥ Ⲡⲉⲛⲛⲟⲩϯ:</w:t>
            </w:r>
          </w:p>
          <w:p w14:paraId="47805AEC" w14:textId="77777777" w:rsidR="00C103DB" w:rsidRDefault="00C103DB" w:rsidP="00C103DB">
            <w:pPr>
              <w:pStyle w:val="CopticVersemulti-line"/>
            </w:pPr>
            <w:r>
              <w:t>ⲧⲉⲛⲟⲩⲱϣⲧ ⲁϭⲛⲉ ⲥⲁⲛⲏⲉ:</w:t>
            </w:r>
          </w:p>
          <w:p w14:paraId="222CDD97" w14:textId="77777777" w:rsidR="00C103DB" w:rsidRDefault="00C103DB" w:rsidP="00C103DB">
            <w:pPr>
              <w:pStyle w:val="CopticVerse"/>
            </w:pPr>
            <w:r>
              <w:t>ⲉ̀Ⲫⲏⲉ̀ⲧⲁϥⲥⲱϯ.</w:t>
            </w:r>
          </w:p>
        </w:tc>
      </w:tr>
      <w:tr w:rsidR="00C103DB" w14:paraId="535DD58C" w14:textId="77777777" w:rsidTr="00C103DB">
        <w:trPr>
          <w:cantSplit/>
        </w:trPr>
        <w:tc>
          <w:tcPr>
            <w:tcW w:w="288" w:type="dxa"/>
          </w:tcPr>
          <w:p w14:paraId="0EA6C216" w14:textId="77777777" w:rsidR="00C103DB" w:rsidRDefault="00C103DB" w:rsidP="00C103DB">
            <w:pPr>
              <w:pStyle w:val="CopticCross"/>
            </w:pPr>
          </w:p>
        </w:tc>
        <w:tc>
          <w:tcPr>
            <w:tcW w:w="3960" w:type="dxa"/>
          </w:tcPr>
          <w:p w14:paraId="2E707F77" w14:textId="77777777" w:rsidR="00C103DB" w:rsidRDefault="00C103DB" w:rsidP="00C103DB">
            <w:pPr>
              <w:pStyle w:val="EngHang"/>
            </w:pPr>
            <w:r>
              <w:t>All blessings</w:t>
            </w:r>
          </w:p>
          <w:p w14:paraId="2CD6B7EC" w14:textId="77777777" w:rsidR="00C103DB" w:rsidRDefault="00C103DB" w:rsidP="00C103DB">
            <w:pPr>
              <w:pStyle w:val="EngHang"/>
            </w:pPr>
            <w:r>
              <w:t>Are due to You,</w:t>
            </w:r>
          </w:p>
          <w:p w14:paraId="445A9B58" w14:textId="77777777" w:rsidR="00C103DB" w:rsidRDefault="00C103DB" w:rsidP="00C103DB">
            <w:pPr>
              <w:pStyle w:val="EngHang"/>
            </w:pPr>
            <w:r>
              <w:t>For all things</w:t>
            </w:r>
          </w:p>
          <w:p w14:paraId="63066B2A" w14:textId="77777777" w:rsidR="00C103DB" w:rsidRDefault="00C103DB" w:rsidP="00C103DB">
            <w:pPr>
              <w:pStyle w:val="EngHangEnd"/>
            </w:pPr>
            <w:r>
              <w:t>Are under Your dominion.</w:t>
            </w:r>
          </w:p>
        </w:tc>
        <w:tc>
          <w:tcPr>
            <w:tcW w:w="288" w:type="dxa"/>
          </w:tcPr>
          <w:p w14:paraId="084A0F31" w14:textId="77777777" w:rsidR="00C103DB" w:rsidRDefault="00C103DB" w:rsidP="00C103DB">
            <w:pPr>
              <w:pStyle w:val="CopticCross"/>
            </w:pPr>
          </w:p>
        </w:tc>
        <w:tc>
          <w:tcPr>
            <w:tcW w:w="288" w:type="dxa"/>
          </w:tcPr>
          <w:p w14:paraId="1C35719E" w14:textId="77777777" w:rsidR="00C103DB" w:rsidRDefault="00C103DB" w:rsidP="00C103DB">
            <w:pPr>
              <w:pStyle w:val="CopticCross"/>
            </w:pPr>
          </w:p>
        </w:tc>
        <w:tc>
          <w:tcPr>
            <w:tcW w:w="3960" w:type="dxa"/>
          </w:tcPr>
          <w:p w14:paraId="49547152" w14:textId="77777777" w:rsidR="00C103DB" w:rsidRDefault="00C103DB" w:rsidP="00C103DB">
            <w:pPr>
              <w:pStyle w:val="CopticVersemulti-line"/>
            </w:pPr>
            <w:r>
              <w:t>Ⲩⲙⲛⲟⲗⲟⲅⲓⲁ ⲛⲓⲃⲉⲛ:</w:t>
            </w:r>
          </w:p>
          <w:p w14:paraId="478C3619" w14:textId="77777777" w:rsidR="00C103DB" w:rsidRDefault="00C103DB" w:rsidP="00C103DB">
            <w:pPr>
              <w:pStyle w:val="CopticVersemulti-line"/>
            </w:pPr>
            <w:r>
              <w:t>ⲥⲉⲉⲡⲣ̀ⲡⲉⲣⲓ ⲛⲁⲕ:</w:t>
            </w:r>
          </w:p>
          <w:p w14:paraId="690438B8" w14:textId="77777777" w:rsidR="00C103DB" w:rsidRDefault="00C103DB" w:rsidP="00C103DB">
            <w:pPr>
              <w:pStyle w:val="CopticVersemulti-line"/>
            </w:pPr>
            <w:r>
              <w:t>ⲫⲏⲉ̀ⲧⲁϩⲱⲃ ⲛⲓⲃⲉⲛ:</w:t>
            </w:r>
          </w:p>
          <w:p w14:paraId="6200CA4D" w14:textId="77777777" w:rsidR="00C103DB" w:rsidRDefault="00C103DB" w:rsidP="00C103DB">
            <w:pPr>
              <w:pStyle w:val="CopticVerse"/>
            </w:pPr>
            <w:r>
              <w:t>ⲁⲩϭ̀ⲛⲉϫⲱⲟⲩ ⲛⲁⲕ.</w:t>
            </w:r>
          </w:p>
        </w:tc>
      </w:tr>
      <w:tr w:rsidR="00C103DB" w14:paraId="4B1139F3" w14:textId="77777777" w:rsidTr="00C103DB">
        <w:trPr>
          <w:cantSplit/>
        </w:trPr>
        <w:tc>
          <w:tcPr>
            <w:tcW w:w="288" w:type="dxa"/>
          </w:tcPr>
          <w:p w14:paraId="51D63313" w14:textId="77777777" w:rsidR="00C103DB" w:rsidRDefault="00C103DB" w:rsidP="00C103DB">
            <w:pPr>
              <w:pStyle w:val="CopticCross"/>
            </w:pPr>
          </w:p>
        </w:tc>
        <w:tc>
          <w:tcPr>
            <w:tcW w:w="3960" w:type="dxa"/>
          </w:tcPr>
          <w:p w14:paraId="21724A3A" w14:textId="77777777" w:rsidR="00C103DB" w:rsidRDefault="00C103DB" w:rsidP="00C103DB">
            <w:pPr>
              <w:pStyle w:val="EngHang"/>
            </w:pPr>
            <w:r>
              <w:t>God the Logos</w:t>
            </w:r>
          </w:p>
          <w:p w14:paraId="3896633F" w14:textId="77777777" w:rsidR="00C103DB" w:rsidRDefault="00C103DB" w:rsidP="00C103DB">
            <w:pPr>
              <w:pStyle w:val="EngHang"/>
            </w:pPr>
            <w:r>
              <w:t>Was incarnate for us.</w:t>
            </w:r>
          </w:p>
          <w:p w14:paraId="7C6A28FF" w14:textId="77777777" w:rsidR="00C103DB" w:rsidRDefault="00C103DB" w:rsidP="00C103DB">
            <w:pPr>
              <w:pStyle w:val="EngHang"/>
            </w:pPr>
            <w:r>
              <w:t>We saw His glory;</w:t>
            </w:r>
          </w:p>
          <w:p w14:paraId="0FB3B8EC" w14:textId="77777777" w:rsidR="00C103DB" w:rsidRDefault="00C103DB" w:rsidP="00C103DB">
            <w:pPr>
              <w:pStyle w:val="EngHangEnd"/>
            </w:pPr>
            <w:r>
              <w:t>He has dwelt in us.</w:t>
            </w:r>
          </w:p>
        </w:tc>
        <w:tc>
          <w:tcPr>
            <w:tcW w:w="288" w:type="dxa"/>
          </w:tcPr>
          <w:p w14:paraId="7CC9F9FE" w14:textId="77777777" w:rsidR="00C103DB" w:rsidRDefault="00C103DB" w:rsidP="00C103DB">
            <w:pPr>
              <w:pStyle w:val="CopticCross"/>
            </w:pPr>
          </w:p>
        </w:tc>
        <w:tc>
          <w:tcPr>
            <w:tcW w:w="288" w:type="dxa"/>
          </w:tcPr>
          <w:p w14:paraId="6B887151" w14:textId="77777777" w:rsidR="00C103DB" w:rsidRDefault="00C103DB" w:rsidP="00C103DB">
            <w:pPr>
              <w:pStyle w:val="CopticCross"/>
            </w:pPr>
          </w:p>
        </w:tc>
        <w:tc>
          <w:tcPr>
            <w:tcW w:w="3960" w:type="dxa"/>
          </w:tcPr>
          <w:p w14:paraId="6C702DEE" w14:textId="77777777" w:rsidR="00C103DB" w:rsidRDefault="00C103DB" w:rsidP="00C103DB">
            <w:pPr>
              <w:pStyle w:val="CopticVersemulti-line"/>
            </w:pPr>
            <w:r>
              <w:t>Ⲫⲛⲟⲩϯ ⲡⲓⲗⲟⲅⲟⲥ:</w:t>
            </w:r>
          </w:p>
          <w:p w14:paraId="269EE6E5" w14:textId="77777777" w:rsidR="00C103DB" w:rsidRDefault="00C103DB" w:rsidP="00C103DB">
            <w:pPr>
              <w:pStyle w:val="CopticVersemulti-line"/>
            </w:pPr>
            <w:r>
              <w:t>ⲁϥϭⲓⲥⲁⲣⲝ ⲉⲑⲃⲏⲧⲉⲛ:</w:t>
            </w:r>
          </w:p>
          <w:p w14:paraId="390C942B" w14:textId="77777777" w:rsidR="00C103DB" w:rsidRDefault="00C103DB" w:rsidP="00C103DB">
            <w:pPr>
              <w:pStyle w:val="CopticVersemulti-line"/>
            </w:pPr>
            <w:r>
              <w:t>ⲁ̀ⲛⲛⲁⲩ ⲉ̀ⲡⲉϥⲱ̀ⲟⲩ:</w:t>
            </w:r>
          </w:p>
          <w:p w14:paraId="329CF935" w14:textId="77777777" w:rsidR="00C103DB" w:rsidRDefault="00C103DB" w:rsidP="00C103DB">
            <w:pPr>
              <w:pStyle w:val="CopticVerse"/>
            </w:pPr>
            <w:r>
              <w:t>ⲁϥϣⲱⲡⲓ ⲛ̀ϧⲏⲧⲉⲛ.</w:t>
            </w:r>
          </w:p>
        </w:tc>
      </w:tr>
      <w:tr w:rsidR="00C103DB" w14:paraId="0496A2A9" w14:textId="77777777" w:rsidTr="00C103DB">
        <w:trPr>
          <w:cantSplit/>
        </w:trPr>
        <w:tc>
          <w:tcPr>
            <w:tcW w:w="288" w:type="dxa"/>
          </w:tcPr>
          <w:p w14:paraId="6EE8F4FE" w14:textId="77777777" w:rsidR="00C103DB" w:rsidRDefault="00C103DB" w:rsidP="00C103DB">
            <w:pPr>
              <w:pStyle w:val="CopticCross"/>
            </w:pPr>
            <w:r>
              <w:t>¿</w:t>
            </w:r>
          </w:p>
        </w:tc>
        <w:tc>
          <w:tcPr>
            <w:tcW w:w="3960" w:type="dxa"/>
          </w:tcPr>
          <w:p w14:paraId="7A0BACAE" w14:textId="77777777" w:rsidR="00C103DB" w:rsidRDefault="00C103DB" w:rsidP="00C103DB">
            <w:pPr>
              <w:pStyle w:val="EngHang"/>
            </w:pPr>
            <w:r>
              <w:t>Hail to the Cross,</w:t>
            </w:r>
          </w:p>
          <w:p w14:paraId="2CEC8B85" w14:textId="77777777" w:rsidR="00C103DB" w:rsidRDefault="00C103DB" w:rsidP="00C103DB">
            <w:pPr>
              <w:pStyle w:val="EngHang"/>
            </w:pPr>
            <w:r>
              <w:t>Hail to Cranium,</w:t>
            </w:r>
          </w:p>
          <w:p w14:paraId="09B12DFC" w14:textId="77777777" w:rsidR="00C103DB" w:rsidRDefault="00C103DB" w:rsidP="00C103DB">
            <w:pPr>
              <w:pStyle w:val="EngHang"/>
            </w:pPr>
            <w:r>
              <w:t>Hail to the tomb</w:t>
            </w:r>
          </w:p>
          <w:p w14:paraId="6D3DC6A7" w14:textId="77777777" w:rsidR="00C103DB" w:rsidRDefault="00C103DB" w:rsidP="00C103DB">
            <w:pPr>
              <w:pStyle w:val="EngHangEnd"/>
            </w:pPr>
            <w:r>
              <w:t>Of our Lord Jesus.</w:t>
            </w:r>
          </w:p>
        </w:tc>
        <w:tc>
          <w:tcPr>
            <w:tcW w:w="288" w:type="dxa"/>
          </w:tcPr>
          <w:p w14:paraId="75FAF804" w14:textId="77777777" w:rsidR="00C103DB" w:rsidRDefault="00C103DB" w:rsidP="00C103DB">
            <w:pPr>
              <w:pStyle w:val="CopticCross"/>
            </w:pPr>
          </w:p>
        </w:tc>
        <w:tc>
          <w:tcPr>
            <w:tcW w:w="288" w:type="dxa"/>
          </w:tcPr>
          <w:p w14:paraId="38099B54" w14:textId="77777777" w:rsidR="00C103DB" w:rsidRDefault="00C103DB" w:rsidP="00C103DB">
            <w:pPr>
              <w:pStyle w:val="CopticCross"/>
            </w:pPr>
            <w:r>
              <w:t>¿</w:t>
            </w:r>
          </w:p>
        </w:tc>
        <w:tc>
          <w:tcPr>
            <w:tcW w:w="3960" w:type="dxa"/>
          </w:tcPr>
          <w:p w14:paraId="6398B251" w14:textId="77777777" w:rsidR="00C103DB" w:rsidRDefault="00C103DB" w:rsidP="00C103DB">
            <w:pPr>
              <w:pStyle w:val="CopticVersemulti-line"/>
            </w:pPr>
            <w:r>
              <w:t>Ⲭⲉⲣⲉ ⲡⲓⲥ̀ⲧⲁⲩⲣⲟⲥ:</w:t>
            </w:r>
          </w:p>
          <w:p w14:paraId="73FDAE3B" w14:textId="77777777" w:rsidR="00C103DB" w:rsidRDefault="00C103DB" w:rsidP="00C103DB">
            <w:pPr>
              <w:pStyle w:val="CopticVersemulti-line"/>
            </w:pPr>
            <w:r>
              <w:t>ⲭⲉⲣⲉ ⲡⲓⲕ̀ⲣⲁⲛⲓⲟⲛ:</w:t>
            </w:r>
          </w:p>
          <w:p w14:paraId="66120158" w14:textId="77777777" w:rsidR="00C103DB" w:rsidRDefault="00C103DB" w:rsidP="00C103DB">
            <w:pPr>
              <w:pStyle w:val="CopticVersemulti-line"/>
            </w:pPr>
            <w:r>
              <w:t>ⲭⲉⲣⲉ ⲡⲓⲙ̀ϩⲁⲩ:</w:t>
            </w:r>
          </w:p>
          <w:p w14:paraId="5BCA8D2B" w14:textId="77777777" w:rsidR="00C103DB" w:rsidRDefault="00C103DB" w:rsidP="00C103DB">
            <w:pPr>
              <w:pStyle w:val="CopticVerse"/>
            </w:pPr>
            <w:r>
              <w:t>Ⲓⲏⲥⲟⲩⲥ ⲧⲱⲛ Ⲕⲩⲣⲓⲟⲛ.</w:t>
            </w:r>
          </w:p>
        </w:tc>
      </w:tr>
      <w:tr w:rsidR="00C103DB" w14:paraId="450BE286" w14:textId="77777777" w:rsidTr="00C103DB">
        <w:trPr>
          <w:cantSplit/>
        </w:trPr>
        <w:tc>
          <w:tcPr>
            <w:tcW w:w="288" w:type="dxa"/>
          </w:tcPr>
          <w:p w14:paraId="21EAE06C" w14:textId="77777777" w:rsidR="00C103DB" w:rsidRDefault="00C103DB" w:rsidP="00C103DB">
            <w:pPr>
              <w:pStyle w:val="CopticCross"/>
            </w:pPr>
            <w:r>
              <w:lastRenderedPageBreak/>
              <w:t>¿</w:t>
            </w:r>
          </w:p>
        </w:tc>
        <w:tc>
          <w:tcPr>
            <w:tcW w:w="3960" w:type="dxa"/>
          </w:tcPr>
          <w:p w14:paraId="4AB05D76" w14:textId="77777777" w:rsidR="00C103DB" w:rsidRDefault="00C103DB" w:rsidP="00C103DB">
            <w:pPr>
              <w:pStyle w:val="EngHang"/>
            </w:pPr>
            <w:r>
              <w:t>Everyone rejoices,</w:t>
            </w:r>
          </w:p>
          <w:p w14:paraId="6AFE439E" w14:textId="77777777" w:rsidR="00C103DB" w:rsidRDefault="00C103DB" w:rsidP="00C103DB">
            <w:pPr>
              <w:pStyle w:val="EngHang"/>
            </w:pPr>
            <w:r>
              <w:t>For they have received salvation</w:t>
            </w:r>
          </w:p>
          <w:p w14:paraId="3774F6BD" w14:textId="77777777" w:rsidR="00C103DB" w:rsidRDefault="00C103DB" w:rsidP="00C103DB">
            <w:pPr>
              <w:pStyle w:val="EngHang"/>
            </w:pPr>
            <w:r>
              <w:t>From death</w:t>
            </w:r>
          </w:p>
          <w:p w14:paraId="1D2A91B2" w14:textId="77777777" w:rsidR="00C103DB" w:rsidRDefault="00C103DB" w:rsidP="00C103DB">
            <w:pPr>
              <w:pStyle w:val="EngHangEnd"/>
            </w:pPr>
            <w:r>
              <w:t>And from Hades.</w:t>
            </w:r>
          </w:p>
        </w:tc>
        <w:tc>
          <w:tcPr>
            <w:tcW w:w="288" w:type="dxa"/>
          </w:tcPr>
          <w:p w14:paraId="052415C3" w14:textId="77777777" w:rsidR="00C103DB" w:rsidRDefault="00C103DB" w:rsidP="00C103DB">
            <w:pPr>
              <w:pStyle w:val="CopticCross"/>
            </w:pPr>
          </w:p>
        </w:tc>
        <w:tc>
          <w:tcPr>
            <w:tcW w:w="288" w:type="dxa"/>
          </w:tcPr>
          <w:p w14:paraId="546380E0" w14:textId="77777777" w:rsidR="00C103DB" w:rsidRDefault="00C103DB" w:rsidP="00C103DB">
            <w:pPr>
              <w:pStyle w:val="CopticCross"/>
            </w:pPr>
            <w:r>
              <w:t>¿</w:t>
            </w:r>
          </w:p>
        </w:tc>
        <w:tc>
          <w:tcPr>
            <w:tcW w:w="3960" w:type="dxa"/>
          </w:tcPr>
          <w:p w14:paraId="08540392" w14:textId="77777777" w:rsidR="00C103DB" w:rsidRDefault="00C103DB" w:rsidP="00C103DB">
            <w:pPr>
              <w:pStyle w:val="CopticVersemulti-line"/>
            </w:pPr>
            <w:r>
              <w:t>Ⲯⲩⲭⲏ ⲛⲓⲃⲉⲛ ⲣⲁϣⲓ:</w:t>
            </w:r>
          </w:p>
          <w:p w14:paraId="1A19A4A0" w14:textId="77777777" w:rsidR="00C103DB" w:rsidRDefault="00C103DB" w:rsidP="00C103DB">
            <w:pPr>
              <w:pStyle w:val="CopticVersemulti-line"/>
            </w:pPr>
            <w:r>
              <w:t>Ϫⲉ ⲁⲩϭⲓ ⲛ̀ⲟⲩⲥⲱϯ:</w:t>
            </w:r>
          </w:p>
          <w:p w14:paraId="64CD4485" w14:textId="77777777" w:rsidR="00C103DB" w:rsidRDefault="00C103DB" w:rsidP="00C103DB">
            <w:pPr>
              <w:pStyle w:val="CopticVersemulti-line"/>
            </w:pPr>
            <w:r>
              <w:t>ⲉ̀ⲃⲟⲗϧⲉⲛ ⲫ̀ⲙⲟⲩ:</w:t>
            </w:r>
          </w:p>
          <w:p w14:paraId="31CA9D93" w14:textId="77777777" w:rsidR="00C103DB" w:rsidRDefault="00C103DB" w:rsidP="00C103DB">
            <w:pPr>
              <w:pStyle w:val="CopticVerse"/>
            </w:pPr>
            <w:r>
              <w:t>ⲛⲉⲙ ⲉ̀ⲃⲟⲗϧⲉⲛ ⲁ̀ⲙⲉⲛϯ.</w:t>
            </w:r>
          </w:p>
        </w:tc>
      </w:tr>
      <w:tr w:rsidR="00C103DB" w14:paraId="0A78D104" w14:textId="77777777" w:rsidTr="00C103DB">
        <w:trPr>
          <w:cantSplit/>
        </w:trPr>
        <w:tc>
          <w:tcPr>
            <w:tcW w:w="288" w:type="dxa"/>
          </w:tcPr>
          <w:p w14:paraId="73FE0B83" w14:textId="77777777" w:rsidR="00C103DB" w:rsidRDefault="00C103DB" w:rsidP="00C103DB">
            <w:pPr>
              <w:pStyle w:val="CopticCross"/>
            </w:pPr>
          </w:p>
        </w:tc>
        <w:tc>
          <w:tcPr>
            <w:tcW w:w="3960" w:type="dxa"/>
          </w:tcPr>
          <w:p w14:paraId="740CA2D0" w14:textId="77777777" w:rsidR="00C103DB" w:rsidRDefault="00C103DB" w:rsidP="00C103DB">
            <w:pPr>
              <w:pStyle w:val="EngHang"/>
            </w:pPr>
            <w:r>
              <w:t>O Christ,</w:t>
            </w:r>
          </w:p>
          <w:p w14:paraId="23CEFA14" w14:textId="77777777" w:rsidR="00C103DB" w:rsidRDefault="00C103DB" w:rsidP="00C103DB">
            <w:pPr>
              <w:pStyle w:val="EngHang"/>
              <w:ind w:left="0" w:firstLine="0"/>
            </w:pPr>
            <w:r>
              <w:t>The compassionate and merciful,</w:t>
            </w:r>
          </w:p>
          <w:p w14:paraId="565C9620" w14:textId="77777777" w:rsidR="00C103DB" w:rsidRDefault="00C103DB" w:rsidP="00C103DB">
            <w:pPr>
              <w:pStyle w:val="EngHang"/>
              <w:ind w:left="0" w:firstLine="0"/>
            </w:pPr>
            <w:r>
              <w:t>Grant us goodness,</w:t>
            </w:r>
          </w:p>
          <w:p w14:paraId="38F820B1" w14:textId="77777777" w:rsidR="00C103DB" w:rsidRDefault="00C103DB" w:rsidP="00C103DB">
            <w:pPr>
              <w:pStyle w:val="EngHangEnd"/>
            </w:pPr>
            <w:r>
              <w:t>For the sake of Your Moether, the bride.</w:t>
            </w:r>
          </w:p>
        </w:tc>
        <w:tc>
          <w:tcPr>
            <w:tcW w:w="288" w:type="dxa"/>
          </w:tcPr>
          <w:p w14:paraId="220B02B1" w14:textId="77777777" w:rsidR="00C103DB" w:rsidRDefault="00C103DB" w:rsidP="00C103DB">
            <w:pPr>
              <w:pStyle w:val="CopticCross"/>
            </w:pPr>
          </w:p>
        </w:tc>
        <w:tc>
          <w:tcPr>
            <w:tcW w:w="288" w:type="dxa"/>
          </w:tcPr>
          <w:p w14:paraId="1B72F25B" w14:textId="77777777" w:rsidR="00C103DB" w:rsidRDefault="00C103DB" w:rsidP="00C103DB">
            <w:pPr>
              <w:pStyle w:val="CopticCross"/>
            </w:pPr>
          </w:p>
        </w:tc>
        <w:tc>
          <w:tcPr>
            <w:tcW w:w="3960" w:type="dxa"/>
          </w:tcPr>
          <w:p w14:paraId="23C84D6D" w14:textId="77777777" w:rsidR="00C103DB" w:rsidRDefault="00C103DB" w:rsidP="00C103DB">
            <w:pPr>
              <w:pStyle w:val="CopticVersemulti-line"/>
            </w:pPr>
            <w:r>
              <w:t>Ⲱ ⲡⲓⲣⲉϥϣⲉⲛϩⲏⲧ:</w:t>
            </w:r>
          </w:p>
          <w:p w14:paraId="564F0332" w14:textId="77777777" w:rsidR="00C103DB" w:rsidRDefault="00C103DB" w:rsidP="00C103DB">
            <w:pPr>
              <w:pStyle w:val="CopticVersemulti-line"/>
            </w:pPr>
            <w:r>
              <w:t>Ⲡⲭⲣⲓⲥⲧⲟⲥ ⲡⲓⲛⲁⲏⲧ:</w:t>
            </w:r>
          </w:p>
          <w:p w14:paraId="303A82A3" w14:textId="77777777" w:rsidR="00C103DB" w:rsidRDefault="00C103DB" w:rsidP="00C103DB">
            <w:pPr>
              <w:pStyle w:val="CopticVersemulti-line"/>
            </w:pPr>
            <w:r>
              <w:t>ⲓ̀ⲣⲓ ⲛⲉⲙⲁⲛ ⲛ̀ⲟⲩⲡⲉⲑⲛⲁⲛⲉϥ:</w:t>
            </w:r>
          </w:p>
          <w:p w14:paraId="4FB26927" w14:textId="77777777" w:rsidR="00C103DB" w:rsidRDefault="00C103DB" w:rsidP="00C103DB">
            <w:pPr>
              <w:pStyle w:val="CopticHangingVerse"/>
            </w:pPr>
            <w:r>
              <w:t>ⲉⲑⲃⲉ ⲧⲉⲕⲙⲁⲩ ϯϣⲉⲗⲉⲧ.</w:t>
            </w:r>
          </w:p>
        </w:tc>
      </w:tr>
    </w:tbl>
    <w:p w14:paraId="711DB7E5" w14:textId="40FE9A8A" w:rsidR="009A461A" w:rsidRDefault="009A461A" w:rsidP="009A461A">
      <w:pPr>
        <w:pStyle w:val="Heading4"/>
      </w:pPr>
      <w:bookmarkStart w:id="2048" w:name="_Ref485192337"/>
      <w:r>
        <w:t>The Psali Adam</w:t>
      </w:r>
      <w:r w:rsidR="006C1B94">
        <w:t xml:space="preserve"> </w:t>
      </w:r>
      <w:r w:rsidR="00D22853">
        <w:t>Pascha</w:t>
      </w:r>
      <w:bookmarkEnd w:id="2047"/>
      <w:bookmarkEnd w:id="20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56D6775" w:rsidR="009A461A" w:rsidRDefault="009A461A" w:rsidP="009A461A">
            <w:pPr>
              <w:pStyle w:val="EngHangEnd"/>
            </w:pPr>
            <w:r>
              <w:t>Jesus Christ is risen</w:t>
            </w:r>
            <w:r w:rsidR="00C103DB">
              <w:t>!</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4E7457AB" w:rsidR="009A461A" w:rsidRDefault="009A461A" w:rsidP="009A461A">
            <w:pPr>
              <w:pStyle w:val="EngHangEnd"/>
            </w:pPr>
            <w:r>
              <w:t>Jesus Christ is risen</w:t>
            </w:r>
            <w:r w:rsidR="00C103DB">
              <w:t>!</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530A61C9" w14:textId="77777777" w:rsidR="00C103DB" w:rsidRDefault="00C103DB" w:rsidP="00C103DB">
            <w:pPr>
              <w:pStyle w:val="EngHang"/>
            </w:pPr>
            <w:r>
              <w:t>Come, let us worship Him,</w:t>
            </w:r>
          </w:p>
          <w:p w14:paraId="50563615" w14:textId="77777777" w:rsidR="00C103DB" w:rsidRDefault="00C103DB" w:rsidP="00C103DB">
            <w:pPr>
              <w:pStyle w:val="EngHang"/>
            </w:pPr>
            <w:r>
              <w:t>For He is our God,</w:t>
            </w:r>
          </w:p>
          <w:p w14:paraId="1665AA35" w14:textId="77777777" w:rsidR="00C103DB" w:rsidRDefault="00C103DB" w:rsidP="00C103DB">
            <w:pPr>
              <w:pStyle w:val="EngHang"/>
            </w:pPr>
            <w:r>
              <w:t>The Lamb of God;</w:t>
            </w:r>
          </w:p>
          <w:p w14:paraId="4A23C0EC" w14:textId="553F8047" w:rsidR="009A461A" w:rsidRDefault="00C103DB" w:rsidP="00C103DB">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2A07F4B5" w14:textId="77777777" w:rsidR="00C103DB" w:rsidRDefault="00C103DB" w:rsidP="00C103DB">
            <w:pPr>
              <w:pStyle w:val="EngHang"/>
            </w:pPr>
            <w:r>
              <w:t>The Master died</w:t>
            </w:r>
          </w:p>
          <w:p w14:paraId="0E438BD7" w14:textId="77777777" w:rsidR="00C103DB" w:rsidRDefault="00C103DB" w:rsidP="00C103DB">
            <w:pPr>
              <w:pStyle w:val="EngHang"/>
            </w:pPr>
            <w:r>
              <w:t>In the flesh, and was buried;</w:t>
            </w:r>
          </w:p>
          <w:p w14:paraId="5058608A" w14:textId="77777777" w:rsidR="00C103DB" w:rsidRDefault="00C103DB" w:rsidP="00C103DB">
            <w:pPr>
              <w:pStyle w:val="EngHang"/>
            </w:pPr>
            <w:r>
              <w:t>On the third day,</w:t>
            </w:r>
          </w:p>
          <w:p w14:paraId="2BD1C6ED" w14:textId="697C7921" w:rsidR="009A461A" w:rsidRDefault="00C103DB" w:rsidP="00C103DB">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673FCF83" w:rsidR="009A461A" w:rsidRDefault="009A461A" w:rsidP="009A461A">
            <w:pPr>
              <w:pStyle w:val="EngHang"/>
            </w:pPr>
            <w:r>
              <w:t>Emmanuel</w:t>
            </w:r>
            <w:r w:rsidR="00C103DB">
              <w:t>,</w:t>
            </w:r>
            <w:r>
              <w:t xml:space="preserve"> the Logos</w:t>
            </w:r>
          </w:p>
          <w:p w14:paraId="40DE100D" w14:textId="77777777" w:rsidR="009A461A" w:rsidRDefault="009A461A" w:rsidP="009A461A">
            <w:pPr>
              <w:pStyle w:val="EngHang"/>
            </w:pPr>
            <w:r>
              <w:t>With the angels, for,</w:t>
            </w:r>
          </w:p>
          <w:p w14:paraId="221AA6E7" w14:textId="685489E5" w:rsidR="009A461A" w:rsidRDefault="009A461A" w:rsidP="009A461A">
            <w:pPr>
              <w:pStyle w:val="EngHangEnd"/>
            </w:pPr>
            <w:r>
              <w:t>Jesus Christ is risen</w:t>
            </w:r>
            <w:r w:rsidR="00C103DB">
              <w:t>!</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176062EF" w:rsidR="009A461A" w:rsidRDefault="00C103DB" w:rsidP="009A461A">
            <w:pPr>
              <w:pStyle w:val="EngHangEnd"/>
            </w:pPr>
            <w:r>
              <w:t>“Jesus Christ is risen!</w:t>
            </w:r>
            <w:r w:rsidR="009A461A">
              <w:t>”</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76603C99" w14:textId="77777777" w:rsidR="00C103DB" w:rsidRDefault="00C103DB" w:rsidP="00C103DB">
            <w:pPr>
              <w:pStyle w:val="EngHang"/>
            </w:pPr>
            <w:r>
              <w:t>See, our father Adam</w:t>
            </w:r>
          </w:p>
          <w:p w14:paraId="6501BBCE" w14:textId="77777777" w:rsidR="00C103DB" w:rsidRDefault="00C103DB" w:rsidP="00C103DB">
            <w:pPr>
              <w:pStyle w:val="EngHang"/>
            </w:pPr>
            <w:r>
              <w:t>Rejoiced, and was glad,</w:t>
            </w:r>
          </w:p>
          <w:p w14:paraId="0E8EC25A" w14:textId="240D4D4D" w:rsidR="00C103DB" w:rsidRDefault="00C103DB" w:rsidP="00C103DB">
            <w:pPr>
              <w:pStyle w:val="EngHang"/>
            </w:pPr>
            <w:r>
              <w:t>Together with our father Abraham, for</w:t>
            </w:r>
          </w:p>
          <w:p w14:paraId="48607BFA" w14:textId="15C2BB7B" w:rsidR="009A461A" w:rsidRDefault="00C103DB" w:rsidP="00C103DB">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6CF5341C" w:rsidR="009A461A" w:rsidRDefault="00C103DB"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35298646" w:rsidR="009A461A" w:rsidRDefault="00C103DB" w:rsidP="009A461A">
            <w:pPr>
              <w:pStyle w:val="EngHang"/>
            </w:pPr>
            <w:r>
              <w:t>Look! T</w:t>
            </w:r>
            <w:r w:rsidR="009A461A">
              <w:t>he Apostles</w:t>
            </w:r>
          </w:p>
          <w:p w14:paraId="0897B7C2" w14:textId="77777777" w:rsidR="009A461A" w:rsidRDefault="009A461A" w:rsidP="009A461A">
            <w:pPr>
              <w:pStyle w:val="EngHang"/>
            </w:pPr>
            <w:r>
              <w:t>Saw and rejoiced.</w:t>
            </w:r>
          </w:p>
          <w:p w14:paraId="3F714BD1" w14:textId="00B620BB" w:rsidR="009A461A" w:rsidRDefault="009A461A" w:rsidP="00C103DB">
            <w:pPr>
              <w:pStyle w:val="EngHang"/>
            </w:pPr>
            <w:r>
              <w:t xml:space="preserve">They </w:t>
            </w:r>
            <w:r w:rsidR="00C103DB">
              <w:t>evangelized</w:t>
            </w:r>
            <w:r>
              <w:t xml:space="preserve"> the </w:t>
            </w:r>
            <w:r w:rsidR="00C103DB">
              <w:t>cosmos,</w:t>
            </w:r>
            <w:r>
              <w:t xml:space="preserve"> that</w:t>
            </w:r>
          </w:p>
          <w:p w14:paraId="78766F8F" w14:textId="5C55E80F" w:rsidR="009A461A" w:rsidRDefault="00C103DB"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322498A0" w:rsidR="009A461A" w:rsidRDefault="00C103DB" w:rsidP="009A461A">
            <w:pPr>
              <w:pStyle w:val="EngHang"/>
            </w:pPr>
            <w:r>
              <w:t>And said, “He is not here,</w:t>
            </w:r>
          </w:p>
          <w:p w14:paraId="1220D50E" w14:textId="5A09B7EB" w:rsidR="009A461A" w:rsidRDefault="00C103DB"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0F7FA55A" w:rsidR="009A461A" w:rsidRDefault="00C103DB"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213F73C7" w:rsidR="009A461A" w:rsidRDefault="00C103DB"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2512743A" w:rsidR="009A461A" w:rsidRDefault="00C103DB"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237ABB6D" w:rsidR="009A461A" w:rsidRDefault="00C103DB" w:rsidP="00C103DB">
            <w:pPr>
              <w:pStyle w:val="EngHang"/>
            </w:pPr>
            <w:r>
              <w:t>You are b</w:t>
            </w:r>
            <w:r w:rsidR="009A461A">
              <w:t>lessed,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46D2F021" w:rsidR="009A461A" w:rsidRDefault="009A461A" w:rsidP="009A461A">
            <w:pPr>
              <w:pStyle w:val="EngHangEnd"/>
            </w:pPr>
            <w:r>
              <w:t>Jesus Christ is ris</w:t>
            </w:r>
            <w:r w:rsidR="00C103DB">
              <w:t>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22A18F1A" w:rsidR="009A461A" w:rsidRDefault="00C103DB"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65FA20E4" w:rsidR="009A461A" w:rsidRDefault="00FB0F28"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1681C813" w:rsidR="009A461A" w:rsidRDefault="00FB0F28"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6EF34E9B" w:rsidR="009A461A" w:rsidRDefault="00FB0F28"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46BA8C64" w:rsidR="009A461A" w:rsidRPr="0078672A" w:rsidRDefault="009A461A" w:rsidP="009A461A">
            <w:pPr>
              <w:pStyle w:val="EngHangEnd"/>
            </w:pPr>
            <w:r>
              <w:t>Jesus Christ is risen</w:t>
            </w:r>
            <w:r w:rsidR="00FB0F28">
              <w:t>!</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522B6B18" w:rsidR="009A461A" w:rsidRDefault="00FB0F28"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25633CE5" w:rsidR="009A461A" w:rsidRDefault="00FB0F28"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4ACC1FEB" w:rsidR="009A461A" w:rsidRDefault="00FB0F28"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23B04001" w:rsidR="009A461A" w:rsidRDefault="00FB0F28"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3B349650" w:rsidR="009A461A" w:rsidRDefault="00FB0F28"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0B0CF635" w:rsidR="009A461A" w:rsidRDefault="009A461A" w:rsidP="009A461A">
      <w:pPr>
        <w:pStyle w:val="Heading4"/>
      </w:pPr>
      <w:bookmarkStart w:id="2049" w:name="_Ref434476459"/>
      <w:r>
        <w:t>The Psali Batos</w:t>
      </w:r>
      <w:r w:rsidR="006C1B94">
        <w:t xml:space="preserve"> </w:t>
      </w:r>
      <w:r w:rsidR="00D22853">
        <w:t>Pascha</w:t>
      </w:r>
      <w:bookmarkEnd w:id="2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15810519" w14:textId="69C1BC9D" w:rsidR="00ED7853" w:rsidRPr="00ED7853" w:rsidRDefault="00ED7853" w:rsidP="00ED7853">
      <w:pPr>
        <w:pStyle w:val="Heading4"/>
        <w:rPr>
          <w:rFonts w:ascii="Arial Unicode MS" w:eastAsia="Arial Unicode MS" w:hAnsi="Arial Unicode MS" w:cs="Arial Unicode MS"/>
        </w:rPr>
      </w:pPr>
      <w:bookmarkStart w:id="2050" w:name="_Toc479145677"/>
      <w:bookmarkStart w:id="2051" w:name="_Toc410196233"/>
      <w:bookmarkStart w:id="2052" w:name="_Toc410196475"/>
      <w:bookmarkStart w:id="2053" w:name="_Toc410196977"/>
      <w:r>
        <w:t>The Hymn of the Intercessions for Pascha</w:t>
      </w:r>
    </w:p>
    <w:p w14:paraId="11AD49DB" w14:textId="5F11DF70" w:rsidR="00ED7853" w:rsidRPr="009F6B4B" w:rsidRDefault="00ED7853" w:rsidP="00ED7853">
      <w:pPr>
        <w:pStyle w:val="Rubric"/>
      </w:pPr>
      <w:r>
        <w:t>After the verses for the Theotokos, and before the verse for the heavenly,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D7853" w:rsidRPr="00AF56AD" w14:paraId="2559DF5E" w14:textId="77777777" w:rsidTr="00ED7853">
        <w:trPr>
          <w:cantSplit/>
          <w:jc w:val="center"/>
        </w:trPr>
        <w:tc>
          <w:tcPr>
            <w:tcW w:w="288" w:type="dxa"/>
          </w:tcPr>
          <w:p w14:paraId="3FF70BC2" w14:textId="77777777" w:rsidR="00ED7853" w:rsidRDefault="00ED7853" w:rsidP="00ED7853">
            <w:pPr>
              <w:pStyle w:val="CopticCross"/>
            </w:pPr>
          </w:p>
        </w:tc>
        <w:tc>
          <w:tcPr>
            <w:tcW w:w="3960" w:type="dxa"/>
          </w:tcPr>
          <w:p w14:paraId="038AE9F9" w14:textId="77777777" w:rsidR="00ED7853" w:rsidRDefault="00ED7853" w:rsidP="00ED7853">
            <w:pPr>
              <w:pStyle w:val="EngHang"/>
            </w:pPr>
            <w:r>
              <w:t>Through the intercessions of</w:t>
            </w:r>
          </w:p>
          <w:p w14:paraId="033E966E" w14:textId="3E5B44CA" w:rsidR="00ED7853" w:rsidRPr="007425E1" w:rsidRDefault="00ED7853" w:rsidP="00ED7853">
            <w:pPr>
              <w:pStyle w:val="EngHang"/>
            </w:pPr>
            <w:r>
              <w:t>The trumpeter of the resurrection,</w:t>
            </w:r>
          </w:p>
          <w:p w14:paraId="131DAA71" w14:textId="21CDBEDE" w:rsidR="00ED7853" w:rsidRPr="007425E1" w:rsidRDefault="00ED7853" w:rsidP="00ED7853">
            <w:pPr>
              <w:pStyle w:val="EngHang"/>
            </w:pPr>
            <w:r>
              <w:t>Michael, chief of the heavenly,</w:t>
            </w:r>
          </w:p>
          <w:p w14:paraId="74207888" w14:textId="77777777" w:rsidR="00ED7853" w:rsidRDefault="00ED7853" w:rsidP="00ED7853">
            <w:pPr>
              <w:pStyle w:val="EngHangEnd"/>
            </w:pPr>
            <w:r>
              <w:t>O Lord, grant us the forgiveness of our sins.</w:t>
            </w:r>
          </w:p>
        </w:tc>
        <w:tc>
          <w:tcPr>
            <w:tcW w:w="288" w:type="dxa"/>
          </w:tcPr>
          <w:p w14:paraId="1CBCF531" w14:textId="77777777" w:rsidR="00ED7853" w:rsidRDefault="00ED7853" w:rsidP="00ED7853"/>
        </w:tc>
        <w:tc>
          <w:tcPr>
            <w:tcW w:w="288" w:type="dxa"/>
          </w:tcPr>
          <w:p w14:paraId="18170EFA" w14:textId="77777777" w:rsidR="00ED7853" w:rsidRDefault="00ED7853" w:rsidP="00ED7853">
            <w:pPr>
              <w:pStyle w:val="CopticCross"/>
            </w:pPr>
          </w:p>
        </w:tc>
        <w:tc>
          <w:tcPr>
            <w:tcW w:w="3960" w:type="dxa"/>
          </w:tcPr>
          <w:p w14:paraId="47A64CCF" w14:textId="77777777" w:rsidR="00ED7853" w:rsidRDefault="00ED7853" w:rsidP="00ED7853">
            <w:pPr>
              <w:pStyle w:val="CopticVersemulti-line"/>
            </w:pPr>
            <w:r>
              <w:t>Ϩⲓⲧⲉⲛ ⲛⲓⲡ̀ⲣⲉⲥⲃⲓⲁ ⲛ̀ⲧⲉ</w:t>
            </w:r>
          </w:p>
          <w:p w14:paraId="51DD7FAF" w14:textId="640C38C4" w:rsidR="00ED7853" w:rsidRDefault="00ED7853" w:rsidP="00ED7853">
            <w:pPr>
              <w:pStyle w:val="CopticVersemulti-line"/>
            </w:pPr>
            <w:r>
              <w:t>ⲡⲓⲥⲁⲗⲡⲓⲥⲧⲏⲥ ⲛ̀ϯⲁ̀ⲛⲁⲥⲧⲁⲥⲓⲥ</w:t>
            </w:r>
          </w:p>
          <w:p w14:paraId="3978384A" w14:textId="5697B08A" w:rsidR="00ED7853" w:rsidRDefault="00ED7853" w:rsidP="00ED7853">
            <w:pPr>
              <w:pStyle w:val="CopticVersemulti-line"/>
            </w:pPr>
            <w:r>
              <w:t>Ⲙⲓⲭⲁⲏⲗ ⲡ̀ⲁⲣⲭⲱⲛ ⲛ̀ⲛⲁⲛⲓⲫⲏⲟⲩⲓ:</w:t>
            </w:r>
          </w:p>
          <w:p w14:paraId="54142EF2" w14:textId="77777777" w:rsidR="00ED7853" w:rsidRPr="00AF56AD" w:rsidRDefault="00ED7853" w:rsidP="00ED7853">
            <w:pPr>
              <w:pStyle w:val="CopticVerse"/>
              <w:jc w:val="left"/>
            </w:pPr>
            <w:r>
              <w:t>Ⲡϭⲟⲓⲥ ⲁ̀ⲣⲓϩ̀ⲙⲟⲧ ⲛⲁⲛ ⲙ̀ⲡⲓⲭⲱ ⲉ̀ⲃⲟⲗ ⲛ̀ⲧⲉ ⲛⲉⲛⲛⲟⲃⲓ.</w:t>
            </w:r>
          </w:p>
        </w:tc>
      </w:tr>
    </w:tbl>
    <w:p w14:paraId="21078A29" w14:textId="15DA3BE7" w:rsidR="003C273F" w:rsidRPr="009F6B4B" w:rsidRDefault="003C273F" w:rsidP="003C273F">
      <w:pPr>
        <w:pStyle w:val="Rubric"/>
      </w:pPr>
      <w:r>
        <w:t>After the verses for the Apostles, and before the verses for the martyrs, add: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377ABE99" w14:textId="77777777" w:rsidTr="003C273F">
        <w:trPr>
          <w:cantSplit/>
          <w:jc w:val="center"/>
        </w:trPr>
        <w:tc>
          <w:tcPr>
            <w:tcW w:w="288" w:type="dxa"/>
          </w:tcPr>
          <w:p w14:paraId="394C0A1B" w14:textId="77777777" w:rsidR="003C273F" w:rsidRDefault="003C273F" w:rsidP="003C273F">
            <w:pPr>
              <w:pStyle w:val="CopticCross"/>
            </w:pPr>
          </w:p>
        </w:tc>
        <w:tc>
          <w:tcPr>
            <w:tcW w:w="3960" w:type="dxa"/>
          </w:tcPr>
          <w:p w14:paraId="352C8507" w14:textId="4B3791B3" w:rsidR="003C273F" w:rsidRDefault="003C273F" w:rsidP="003C273F">
            <w:pPr>
              <w:pStyle w:val="EngHang"/>
            </w:pPr>
            <w:r>
              <w:t>Through the prayers of</w:t>
            </w:r>
          </w:p>
          <w:p w14:paraId="07F82182" w14:textId="13F223E2" w:rsidR="003C273F" w:rsidRPr="007425E1" w:rsidRDefault="003C273F" w:rsidP="003C273F">
            <w:pPr>
              <w:pStyle w:val="EngHang"/>
            </w:pPr>
            <w:r>
              <w:t>The righteous and perfect men,</w:t>
            </w:r>
          </w:p>
          <w:p w14:paraId="552A2209" w14:textId="38C65CDD" w:rsidR="003C273F" w:rsidRDefault="003C273F" w:rsidP="003C273F">
            <w:pPr>
              <w:pStyle w:val="EngHang"/>
            </w:pPr>
            <w:r>
              <w:t>Joseph and Nicodemus,</w:t>
            </w:r>
          </w:p>
          <w:p w14:paraId="2CE5549E" w14:textId="173D6393" w:rsidR="003C273F" w:rsidRPr="007425E1" w:rsidRDefault="003C273F" w:rsidP="003C273F">
            <w:pPr>
              <w:pStyle w:val="EngHang"/>
            </w:pPr>
            <w:r>
              <w:t>And St. Mary Magdalene,</w:t>
            </w:r>
          </w:p>
          <w:p w14:paraId="4C689ABF" w14:textId="77777777" w:rsidR="003C273F" w:rsidRDefault="003C273F" w:rsidP="003C273F">
            <w:pPr>
              <w:pStyle w:val="EngHangEnd"/>
            </w:pPr>
            <w:r>
              <w:t>O Lord, grant us the forgiveness of our sins.</w:t>
            </w:r>
          </w:p>
        </w:tc>
        <w:tc>
          <w:tcPr>
            <w:tcW w:w="288" w:type="dxa"/>
          </w:tcPr>
          <w:p w14:paraId="6405654E" w14:textId="77777777" w:rsidR="003C273F" w:rsidRDefault="003C273F" w:rsidP="003C273F"/>
        </w:tc>
        <w:tc>
          <w:tcPr>
            <w:tcW w:w="288" w:type="dxa"/>
          </w:tcPr>
          <w:p w14:paraId="3E0C4BF6" w14:textId="77777777" w:rsidR="003C273F" w:rsidRDefault="003C273F" w:rsidP="003C273F">
            <w:pPr>
              <w:pStyle w:val="CopticCross"/>
            </w:pPr>
          </w:p>
        </w:tc>
        <w:tc>
          <w:tcPr>
            <w:tcW w:w="3960" w:type="dxa"/>
          </w:tcPr>
          <w:p w14:paraId="78CAE20C" w14:textId="77777777" w:rsidR="003C273F" w:rsidRDefault="003C273F" w:rsidP="003C273F">
            <w:pPr>
              <w:pStyle w:val="CopticVersemulti-line"/>
            </w:pPr>
            <w:r>
              <w:t>Ϩⲓⲧⲉⲛ ⲛⲓⲡ̀ⲣⲉⲥⲃⲓⲁ ⲛ̀ⲧⲉ</w:t>
            </w:r>
          </w:p>
          <w:p w14:paraId="5F82B8F9" w14:textId="10B16A77" w:rsidR="003C273F" w:rsidRDefault="003C273F" w:rsidP="003C273F">
            <w:pPr>
              <w:pStyle w:val="CopticVersemulti-line"/>
            </w:pPr>
            <w:r>
              <w:t>ⲛⲓⲑ̀ⲙⲏⲓ ⲛⲓⲣⲱⲙⲓ ⲛ̀ⲧⲉⲗⲓⲟⲥ</w:t>
            </w:r>
          </w:p>
          <w:p w14:paraId="014E1FFD" w14:textId="1E9905AE" w:rsidR="003C273F" w:rsidRDefault="003C273F" w:rsidP="003C273F">
            <w:pPr>
              <w:pStyle w:val="CopticVersemulti-line"/>
            </w:pPr>
            <w:r>
              <w:t>Ⲓⲱⲥⲉϥ ⲛⲉⲙ Ⲛⲓⲕⲟⲇⲏⲙⲟⲥ</w:t>
            </w:r>
          </w:p>
          <w:p w14:paraId="6F7BB189" w14:textId="2A36AE29" w:rsidR="003C273F" w:rsidRDefault="003C273F" w:rsidP="003C273F">
            <w:pPr>
              <w:pStyle w:val="CopticVersemulti-line"/>
            </w:pPr>
            <w:r>
              <w:t>ⲛⲉⲙ ϯⲁ̀ⲅⲓⲁ Ⲙⲁⲣⲓⲁ ϯⲘⲁⲅⲇⲁⲗⲓⲛⲏ:</w:t>
            </w:r>
          </w:p>
          <w:p w14:paraId="34FF0BF6" w14:textId="77777777" w:rsidR="003C273F" w:rsidRPr="00AF56AD" w:rsidRDefault="003C273F" w:rsidP="003C273F">
            <w:pPr>
              <w:pStyle w:val="CopticVerse"/>
              <w:jc w:val="left"/>
            </w:pPr>
            <w:r>
              <w:t>Ⲡϭⲟⲓⲥ ⲁ̀ⲣⲓϩ̀ⲙⲟⲧ ⲛⲁⲛ ⲙ̀ⲡⲓⲭⲱ ⲉ̀ⲃⲟⲗ ⲛ̀ⲧⲉ ⲛⲉⲛⲛⲟⲃⲓ.</w:t>
            </w:r>
          </w:p>
        </w:tc>
      </w:tr>
    </w:tbl>
    <w:p w14:paraId="3DB446E5" w14:textId="36CE679E" w:rsidR="00924C51" w:rsidRDefault="00924C51" w:rsidP="00924C51">
      <w:pPr>
        <w:pStyle w:val="Heading4"/>
      </w:pPr>
      <w:r>
        <w:t>The Praxis Response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74437D7D" w14:textId="77777777" w:rsidTr="00924C51">
        <w:trPr>
          <w:cantSplit/>
          <w:jc w:val="center"/>
        </w:trPr>
        <w:tc>
          <w:tcPr>
            <w:tcW w:w="288" w:type="dxa"/>
          </w:tcPr>
          <w:p w14:paraId="481092E3" w14:textId="77777777" w:rsidR="00924C51" w:rsidRDefault="00924C51" w:rsidP="00924C51">
            <w:pPr>
              <w:pStyle w:val="CopticCross"/>
            </w:pPr>
          </w:p>
        </w:tc>
        <w:tc>
          <w:tcPr>
            <w:tcW w:w="3960" w:type="dxa"/>
          </w:tcPr>
          <w:p w14:paraId="2934C822" w14:textId="0DD18FE3" w:rsidR="00924C51" w:rsidRDefault="00924C51" w:rsidP="00924C51">
            <w:pPr>
              <w:pStyle w:val="EngHang"/>
            </w:pPr>
            <w:r>
              <w:t>Hail to His Resurrection:</w:t>
            </w:r>
          </w:p>
          <w:p w14:paraId="3B89A5D9" w14:textId="1F6C8881" w:rsidR="00924C51" w:rsidRDefault="00924C51" w:rsidP="00924C51">
            <w:pPr>
              <w:pStyle w:val="EngHang"/>
            </w:pPr>
            <w:r>
              <w:t>He rose from the dead,</w:t>
            </w:r>
          </w:p>
          <w:p w14:paraId="656232D7" w14:textId="54AC67B6" w:rsidR="00924C51" w:rsidRDefault="00924C51" w:rsidP="00924C51">
            <w:pPr>
              <w:pStyle w:val="EngHang"/>
            </w:pPr>
            <w:r>
              <w:t>Even to save us</w:t>
            </w:r>
          </w:p>
          <w:p w14:paraId="68EE79F8" w14:textId="1713B487" w:rsidR="00924C51" w:rsidRDefault="00924C51" w:rsidP="00924C51">
            <w:pPr>
              <w:pStyle w:val="EngHangEnd"/>
            </w:pPr>
            <w:r>
              <w:t>From our sins.</w:t>
            </w:r>
          </w:p>
        </w:tc>
        <w:tc>
          <w:tcPr>
            <w:tcW w:w="288" w:type="dxa"/>
          </w:tcPr>
          <w:p w14:paraId="1FCA1316" w14:textId="77777777" w:rsidR="00924C51" w:rsidRDefault="00924C51" w:rsidP="00924C51"/>
        </w:tc>
        <w:tc>
          <w:tcPr>
            <w:tcW w:w="288" w:type="dxa"/>
          </w:tcPr>
          <w:p w14:paraId="264AED5D" w14:textId="77777777" w:rsidR="00924C51" w:rsidRDefault="00924C51" w:rsidP="00924C51">
            <w:pPr>
              <w:pStyle w:val="CopticCross"/>
            </w:pPr>
          </w:p>
        </w:tc>
        <w:tc>
          <w:tcPr>
            <w:tcW w:w="3960" w:type="dxa"/>
          </w:tcPr>
          <w:p w14:paraId="5E064E99" w14:textId="2FB43BEB" w:rsidR="00924C51" w:rsidRDefault="00924C51" w:rsidP="00924C51">
            <w:pPr>
              <w:pStyle w:val="CopticVersemulti-line"/>
            </w:pPr>
            <w:r>
              <w:t>Ⲭⲉⲣⲉ ⲧⲉϥⲁ̀ⲛⲁⲥⲧⲁⲥⲓⲥ:</w:t>
            </w:r>
          </w:p>
          <w:p w14:paraId="306B61A4" w14:textId="06BDA53A" w:rsidR="00924C51" w:rsidRDefault="00924C51" w:rsidP="00924C51">
            <w:pPr>
              <w:pStyle w:val="CopticVersemulti-line"/>
            </w:pPr>
            <w:r>
              <w:t>ⲉ̀ⲧⲁϥⲧⲱⲛϥ ⲉ̀ⲃⲟⲗϧⲉⲛ ⲛⲏⲉⲑⲙⲱⲟⲩⲧ:</w:t>
            </w:r>
          </w:p>
          <w:p w14:paraId="347863EF" w14:textId="436258AE" w:rsidR="00924C51" w:rsidRDefault="00924C51" w:rsidP="00924C51">
            <w:pPr>
              <w:pStyle w:val="CopticVersemulti-line"/>
            </w:pPr>
            <w:r>
              <w:t>ϣⲁ ⲛ̀ⲧⲉϥⲥⲱϯ ⲙ̀ⲙⲟⲛ:</w:t>
            </w:r>
          </w:p>
          <w:p w14:paraId="3302249E" w14:textId="302E136A" w:rsidR="00924C51" w:rsidRPr="00AF56AD" w:rsidRDefault="00924C51" w:rsidP="00924C51">
            <w:pPr>
              <w:pStyle w:val="CopticVerse"/>
            </w:pPr>
            <w:r>
              <w:t>ⲉ̀ⲃⲟⲗϧⲉⲛ ⲛⲉⲛⲛⲟⲃⲓ.</w:t>
            </w:r>
          </w:p>
        </w:tc>
      </w:tr>
      <w:tr w:rsidR="00924C51" w:rsidRPr="00AF56AD" w14:paraId="357F4923" w14:textId="77777777" w:rsidTr="00924C51">
        <w:trPr>
          <w:cantSplit/>
          <w:jc w:val="center"/>
        </w:trPr>
        <w:tc>
          <w:tcPr>
            <w:tcW w:w="288" w:type="dxa"/>
          </w:tcPr>
          <w:p w14:paraId="200FCF2B" w14:textId="77777777" w:rsidR="00924C51" w:rsidRDefault="00924C51" w:rsidP="00924C51">
            <w:pPr>
              <w:pStyle w:val="CopticCross"/>
            </w:pPr>
          </w:p>
        </w:tc>
        <w:tc>
          <w:tcPr>
            <w:tcW w:w="3960" w:type="dxa"/>
          </w:tcPr>
          <w:p w14:paraId="198B7433" w14:textId="77777777" w:rsidR="00924C51" w:rsidRDefault="00924C51" w:rsidP="00924C51">
            <w:pPr>
              <w:pStyle w:val="EngHang"/>
            </w:pPr>
            <w:r>
              <w:t>You are in truth blessed,</w:t>
            </w:r>
          </w:p>
          <w:p w14:paraId="15F57842" w14:textId="77777777" w:rsidR="00924C51" w:rsidRDefault="00924C51" w:rsidP="00924C51">
            <w:pPr>
              <w:pStyle w:val="EngHang"/>
            </w:pPr>
            <w:r>
              <w:t>With Your good Father,</w:t>
            </w:r>
          </w:p>
          <w:p w14:paraId="05134A81" w14:textId="77777777" w:rsidR="00924C51" w:rsidRDefault="00924C51" w:rsidP="00924C51">
            <w:pPr>
              <w:pStyle w:val="EngHang"/>
            </w:pPr>
            <w:r>
              <w:t>And the Holy Spirit,</w:t>
            </w:r>
          </w:p>
          <w:p w14:paraId="501DF820" w14:textId="3CD10D8F" w:rsidR="00924C51" w:rsidRDefault="00924C51" w:rsidP="00924C51">
            <w:pPr>
              <w:pStyle w:val="EngHangEnd"/>
            </w:pPr>
            <w:r>
              <w:t>For you have risen and saved us.</w:t>
            </w:r>
          </w:p>
        </w:tc>
        <w:tc>
          <w:tcPr>
            <w:tcW w:w="288" w:type="dxa"/>
          </w:tcPr>
          <w:p w14:paraId="28C4C57C" w14:textId="77777777" w:rsidR="00924C51" w:rsidRDefault="00924C51" w:rsidP="00924C51"/>
        </w:tc>
        <w:tc>
          <w:tcPr>
            <w:tcW w:w="288" w:type="dxa"/>
          </w:tcPr>
          <w:p w14:paraId="1FD8E211" w14:textId="77777777" w:rsidR="00924C51" w:rsidRDefault="00924C51" w:rsidP="00924C51">
            <w:pPr>
              <w:pStyle w:val="CopticCross"/>
            </w:pPr>
          </w:p>
        </w:tc>
        <w:tc>
          <w:tcPr>
            <w:tcW w:w="3960" w:type="dxa"/>
          </w:tcPr>
          <w:p w14:paraId="5E656C9B" w14:textId="77777777" w:rsidR="00924C51" w:rsidRDefault="00924C51" w:rsidP="00924C51">
            <w:pPr>
              <w:pStyle w:val="CopticVersemulti-line"/>
            </w:pPr>
            <w:r>
              <w:t>Ⲕⲥ̀ⲙⲁⲣⲱⲟⲩⲧ ⲁ̀ⲗⲏⲑⲟⲥ:</w:t>
            </w:r>
          </w:p>
          <w:p w14:paraId="74046C9E" w14:textId="77777777" w:rsidR="00924C51" w:rsidRDefault="00924C51" w:rsidP="00924C51">
            <w:pPr>
              <w:pStyle w:val="CopticVersemulti-line"/>
            </w:pPr>
            <w:r>
              <w:t>ⲛⲉⲙ Ⲡⲉⲕⲓⲱⲧ ⲛ̀ⲁ̀ⲅⲁⲑⲟⲥ:</w:t>
            </w:r>
          </w:p>
          <w:p w14:paraId="68C7E255" w14:textId="77777777" w:rsidR="00924C51" w:rsidRDefault="00924C51" w:rsidP="00924C51">
            <w:pPr>
              <w:pStyle w:val="CopticVersemulti-line"/>
            </w:pPr>
            <w:r>
              <w:t>ⲛⲉⲙ Ⲡⲓⲡ̀ⲛⲉⲩⲙⲁ ⲉⲑⲟⲩⲁⲃ:</w:t>
            </w:r>
          </w:p>
          <w:p w14:paraId="5742B74F" w14:textId="45F6CE28" w:rsidR="00924C51" w:rsidRPr="00AF56AD" w:rsidRDefault="00924C51" w:rsidP="00924C51">
            <w:pPr>
              <w:pStyle w:val="CopticHangingVerse"/>
            </w:pPr>
            <w:r>
              <w:t>ϫⲉ ⲁⲕⲧⲱⲛⲕ ⲁⲕⲥⲱϯ ⲙ̀ⲙⲟⲛ.</w:t>
            </w:r>
          </w:p>
        </w:tc>
      </w:tr>
    </w:tbl>
    <w:p w14:paraId="0DC5CEA0" w14:textId="11244929" w:rsidR="00987C57" w:rsidRDefault="00987C57" w:rsidP="00626974">
      <w:pPr>
        <w:pStyle w:val="Heading4"/>
      </w:pPr>
      <w:r>
        <w:t>The Paschal Drama</w:t>
      </w:r>
    </w:p>
    <w:p w14:paraId="38175966" w14:textId="1BFAD65A" w:rsidR="00987C57" w:rsidRDefault="00987C57" w:rsidP="00987C57">
      <w:pPr>
        <w:pStyle w:val="Rubric"/>
      </w:pPr>
      <w:r>
        <w:t>On Pascha only, and not during Paschaltide, the presbyter and deacon chant the following after the Praxis is read, while the icon is being prepared for the procession.</w:t>
      </w:r>
      <w:r w:rsidR="00946CAD">
        <w:t xml:space="preserve"> All the lamps are extinguished and the Church is dark. The Sanctuary veil is closed.</w:t>
      </w:r>
    </w:p>
    <w:p w14:paraId="641A48BF" w14:textId="0BC89088" w:rsidR="00987C57" w:rsidRDefault="00987C57" w:rsidP="00987C57">
      <w:pPr>
        <w:pStyle w:val="Priest"/>
      </w:pPr>
      <w:r>
        <w:t>Deacon:</w:t>
      </w:r>
    </w:p>
    <w:p w14:paraId="285D7478" w14:textId="2F520E44" w:rsidR="00987C57" w:rsidRDefault="00987C57" w:rsidP="00987C57">
      <w:pPr>
        <w:pStyle w:val="Body"/>
      </w:pPr>
      <w:r>
        <w:t>Christ is risen!</w:t>
      </w:r>
    </w:p>
    <w:p w14:paraId="79FA105B" w14:textId="11FE69CF" w:rsidR="00987C57" w:rsidRDefault="00987C57" w:rsidP="00987C57">
      <w:pPr>
        <w:pStyle w:val="Priest"/>
      </w:pPr>
      <w:r>
        <w:t>Presbyter:</w:t>
      </w:r>
    </w:p>
    <w:p w14:paraId="682DDEB9" w14:textId="647173B2" w:rsidR="00987C57" w:rsidRDefault="00987C57" w:rsidP="00987C57">
      <w:pPr>
        <w:pStyle w:val="Body"/>
      </w:pPr>
      <w:r>
        <w:t>In truth, He is risen!</w:t>
      </w:r>
    </w:p>
    <w:p w14:paraId="6F7059B7" w14:textId="444C3FE1" w:rsidR="00987C57" w:rsidRDefault="00987C57" w:rsidP="00987C57">
      <w:pPr>
        <w:pStyle w:val="Priest"/>
      </w:pPr>
      <w:r>
        <w:t>Deacon:</w:t>
      </w:r>
    </w:p>
    <w:p w14:paraId="3C3B6631" w14:textId="03186391" w:rsidR="00987C57" w:rsidRDefault="00987C57" w:rsidP="00987C57">
      <w:pPr>
        <w:pStyle w:val="Body"/>
      </w:pPr>
      <w:r>
        <w:t>Christ is risen!</w:t>
      </w:r>
    </w:p>
    <w:p w14:paraId="451EEAD5" w14:textId="77777777" w:rsidR="00987C57" w:rsidRDefault="00987C57" w:rsidP="00987C57">
      <w:pPr>
        <w:pStyle w:val="Priest"/>
      </w:pPr>
      <w:r>
        <w:t>Presbyter:</w:t>
      </w:r>
    </w:p>
    <w:p w14:paraId="4E23D6E1" w14:textId="77777777" w:rsidR="00987C57" w:rsidRDefault="00987C57" w:rsidP="00987C57">
      <w:pPr>
        <w:pStyle w:val="Body"/>
      </w:pPr>
      <w:r>
        <w:t>In truth, He is risen!</w:t>
      </w:r>
    </w:p>
    <w:p w14:paraId="7688A6CF" w14:textId="77777777" w:rsidR="00987C57" w:rsidRDefault="00987C57" w:rsidP="00987C57">
      <w:pPr>
        <w:pStyle w:val="Priest"/>
      </w:pPr>
      <w:r>
        <w:lastRenderedPageBreak/>
        <w:t>Deacon:</w:t>
      </w:r>
    </w:p>
    <w:p w14:paraId="73743F78" w14:textId="77777777" w:rsidR="00987C57" w:rsidRDefault="00987C57" w:rsidP="00987C57">
      <w:pPr>
        <w:pStyle w:val="Body"/>
      </w:pPr>
      <w:r>
        <w:t>Christ is risen!</w:t>
      </w:r>
    </w:p>
    <w:p w14:paraId="4DB3CA91" w14:textId="77777777" w:rsidR="00987C57" w:rsidRDefault="00987C57" w:rsidP="00987C57">
      <w:pPr>
        <w:pStyle w:val="Priest"/>
      </w:pPr>
      <w:r>
        <w:t>Presbyter:</w:t>
      </w:r>
    </w:p>
    <w:p w14:paraId="056EECC7" w14:textId="77777777" w:rsidR="00987C57" w:rsidRDefault="00987C57" w:rsidP="00987C57">
      <w:pPr>
        <w:pStyle w:val="Body"/>
      </w:pPr>
      <w:r>
        <w:t>In truth, He is risen!</w:t>
      </w:r>
    </w:p>
    <w:p w14:paraId="59B06FDD" w14:textId="52C55971" w:rsidR="00987C57" w:rsidRDefault="00946CAD" w:rsidP="00946CAD">
      <w:pPr>
        <w:pStyle w:val="Priest"/>
      </w:pPr>
      <w:r>
        <w:t>Deacon:</w:t>
      </w:r>
    </w:p>
    <w:p w14:paraId="780520D0" w14:textId="17946167" w:rsidR="00946CAD" w:rsidRDefault="00946CAD" w:rsidP="00946CAD">
      <w:pPr>
        <w:pStyle w:val="Body"/>
      </w:pPr>
      <w:r>
        <w:t>Lift up the gates, you rulers!</w:t>
      </w:r>
    </w:p>
    <w:p w14:paraId="32695D1F" w14:textId="2971F310" w:rsidR="00946CAD" w:rsidRDefault="00946CAD" w:rsidP="00946CAD">
      <w:pPr>
        <w:pStyle w:val="Body"/>
        <w:contextualSpacing w:val="0"/>
      </w:pPr>
      <w:r>
        <w:t>And be lifted up, you eternal doors! (Ps 23:7ab)</w:t>
      </w:r>
    </w:p>
    <w:p w14:paraId="6CD9B185" w14:textId="44C26333" w:rsidR="00946CAD" w:rsidRDefault="00946CAD" w:rsidP="00946CAD">
      <w:pPr>
        <w:pStyle w:val="Body"/>
      </w:pPr>
      <w:r>
        <w:t>Lift up the gates, you rulers!</w:t>
      </w:r>
    </w:p>
    <w:p w14:paraId="70647643" w14:textId="65D64419" w:rsidR="00946CAD" w:rsidRDefault="00946CAD" w:rsidP="00946CAD">
      <w:pPr>
        <w:pStyle w:val="Body"/>
        <w:contextualSpacing w:val="0"/>
      </w:pPr>
      <w:r>
        <w:t>And be lifted up, you eternal doors! (Ps 23:7ab)</w:t>
      </w:r>
    </w:p>
    <w:p w14:paraId="67FF5935" w14:textId="360105E1" w:rsidR="00946CAD" w:rsidRDefault="00946CAD" w:rsidP="00946CAD">
      <w:pPr>
        <w:pStyle w:val="Body"/>
      </w:pPr>
      <w:r>
        <w:t>Lift up the gates, you rulers!</w:t>
      </w:r>
    </w:p>
    <w:p w14:paraId="604B511E" w14:textId="3E6627FA" w:rsidR="00946CAD" w:rsidRDefault="00946CAD" w:rsidP="00946CAD">
      <w:pPr>
        <w:pStyle w:val="Body"/>
      </w:pPr>
      <w:r>
        <w:t>And be lifted up, you eternal doors!</w:t>
      </w:r>
    </w:p>
    <w:p w14:paraId="70187F54" w14:textId="7D71A07B" w:rsidR="00946CAD" w:rsidRDefault="00946CAD" w:rsidP="00946CAD">
      <w:pPr>
        <w:pStyle w:val="Body"/>
      </w:pPr>
      <w:r>
        <w:t>And the King of Glory will enter. (Ps 23:7abc)</w:t>
      </w:r>
    </w:p>
    <w:p w14:paraId="0B267E8E" w14:textId="1DDD0482" w:rsidR="00946CAD" w:rsidRDefault="00946CAD" w:rsidP="00946CAD">
      <w:pPr>
        <w:pStyle w:val="Priest"/>
      </w:pPr>
      <w:r>
        <w:t>Presbyter:</w:t>
      </w:r>
    </w:p>
    <w:p w14:paraId="4302B177" w14:textId="54023684" w:rsidR="00946CAD" w:rsidRDefault="00946CAD" w:rsidP="00946CAD">
      <w:pPr>
        <w:pStyle w:val="Body"/>
      </w:pPr>
      <w:r>
        <w:t>Who is this King of Glory? (Ps 23:8a)</w:t>
      </w:r>
    </w:p>
    <w:p w14:paraId="73F24BED" w14:textId="0A68D1B9" w:rsidR="00946CAD" w:rsidRDefault="00946CAD" w:rsidP="00946CAD">
      <w:pPr>
        <w:pStyle w:val="Priest"/>
      </w:pPr>
      <w:r>
        <w:t>Deacon:</w:t>
      </w:r>
    </w:p>
    <w:p w14:paraId="72426C30" w14:textId="2521DCAC" w:rsidR="00946CAD" w:rsidRDefault="00946CAD" w:rsidP="00946CAD">
      <w:pPr>
        <w:pStyle w:val="Body"/>
      </w:pPr>
      <w:r>
        <w:t>The Lord, strong and mighty,</w:t>
      </w:r>
    </w:p>
    <w:p w14:paraId="1F1B6C8E" w14:textId="68A72B0E" w:rsidR="00946CAD" w:rsidRDefault="00946CAD" w:rsidP="00946CAD">
      <w:pPr>
        <w:pStyle w:val="Body"/>
      </w:pPr>
      <w:r>
        <w:t>The Lord, mighty in battle, (Psalm 23:8bc)</w:t>
      </w:r>
    </w:p>
    <w:p w14:paraId="39A550D7" w14:textId="3EB10EC0" w:rsidR="00946CAD" w:rsidRPr="00987C57" w:rsidRDefault="00946CAD" w:rsidP="009E50D6">
      <w:pPr>
        <w:pStyle w:val="Body"/>
      </w:pPr>
      <w:r>
        <w:t>He is the King of Glory (Psalm 23:10b)</w:t>
      </w:r>
    </w:p>
    <w:p w14:paraId="7BA23583" w14:textId="20C2FC0E" w:rsidR="00946CAD" w:rsidRDefault="00946CAD" w:rsidP="00946CAD">
      <w:pPr>
        <w:pStyle w:val="Rubric"/>
      </w:pPr>
      <w:r>
        <w:t>A lound sound is made, traditionally by striking the floor with a wooden pole, on</w:t>
      </w:r>
      <w:r w:rsidR="009E50D6">
        <w:t>c</w:t>
      </w:r>
      <w:r>
        <w:t>e for the gates of brass, and on</w:t>
      </w:r>
      <w:r w:rsidR="009E50D6">
        <w:t>c</w:t>
      </w:r>
      <w:r>
        <w:t xml:space="preserve">e for the bars of iron. The Sanctuary lamps are lit, the sanctuary door is opened. </w:t>
      </w:r>
      <w:r w:rsidR="009E50D6">
        <w:t>The people sing the Paschal Troparion as t</w:t>
      </w:r>
      <w:r>
        <w:t>he procession begins, three times around the altar, three times around the name, and once more around the altar</w:t>
      </w:r>
      <w:r w:rsidR="009E50D6">
        <w:t>, carrying light from the altar out to the nave, as the lamps are relit.</w:t>
      </w:r>
    </w:p>
    <w:p w14:paraId="3DF0B7FF" w14:textId="7DECAC7D" w:rsidR="00626974" w:rsidRDefault="00626974" w:rsidP="00626974">
      <w:pPr>
        <w:pStyle w:val="Heading4"/>
      </w:pPr>
      <w:r>
        <w:t>All the Choirs</w:t>
      </w:r>
    </w:p>
    <w:p w14:paraId="0F77320A" w14:textId="14C538AE" w:rsidR="00626974" w:rsidRDefault="00987C57" w:rsidP="00626974">
      <w:pPr>
        <w:pStyle w:val="Rubric"/>
      </w:pPr>
      <w:r>
        <w:t>This is s</w:t>
      </w:r>
      <w:r w:rsidR="00626974">
        <w:t xml:space="preserve">aid </w:t>
      </w:r>
      <w:r>
        <w:t xml:space="preserve">after the Praxis is read, </w:t>
      </w:r>
      <w:r w:rsidR="00626974">
        <w:t>while the icon is being prepared for the procession, or during distribution, or omitted.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26974" w:rsidRPr="00AF56AD" w14:paraId="3DE96B8F" w14:textId="77777777" w:rsidTr="00626974">
        <w:trPr>
          <w:cantSplit/>
          <w:jc w:val="center"/>
        </w:trPr>
        <w:tc>
          <w:tcPr>
            <w:tcW w:w="288" w:type="dxa"/>
          </w:tcPr>
          <w:p w14:paraId="01CF006E" w14:textId="77777777" w:rsidR="00626974" w:rsidRDefault="00626974" w:rsidP="00626974">
            <w:pPr>
              <w:pStyle w:val="CopticCross"/>
            </w:pPr>
          </w:p>
        </w:tc>
        <w:tc>
          <w:tcPr>
            <w:tcW w:w="3960" w:type="dxa"/>
          </w:tcPr>
          <w:p w14:paraId="12DAEEB7" w14:textId="52AB357D" w:rsidR="00626974" w:rsidRDefault="00626974" w:rsidP="00626974">
            <w:pPr>
              <w:pStyle w:val="EngHang"/>
            </w:pPr>
            <w:r>
              <w:t>I hear so many choirs!</w:t>
            </w:r>
          </w:p>
          <w:p w14:paraId="6CFE6679" w14:textId="77777777" w:rsidR="00626974" w:rsidRDefault="00626974" w:rsidP="00626974">
            <w:pPr>
              <w:pStyle w:val="EngHang"/>
            </w:pPr>
            <w:r>
              <w:t>What are these symphonies</w:t>
            </w:r>
          </w:p>
          <w:p w14:paraId="74048B3D" w14:textId="0B8775A5" w:rsidR="00626974" w:rsidRDefault="00626974" w:rsidP="00626974">
            <w:pPr>
              <w:pStyle w:val="EngHangEnd"/>
            </w:pPr>
            <w:r>
              <w:t>Coming to my ear?</w:t>
            </w:r>
          </w:p>
        </w:tc>
        <w:tc>
          <w:tcPr>
            <w:tcW w:w="288" w:type="dxa"/>
          </w:tcPr>
          <w:p w14:paraId="6D5E9C2B" w14:textId="77777777" w:rsidR="00626974" w:rsidRDefault="00626974" w:rsidP="00626974"/>
        </w:tc>
        <w:tc>
          <w:tcPr>
            <w:tcW w:w="288" w:type="dxa"/>
          </w:tcPr>
          <w:p w14:paraId="619A04F2" w14:textId="77777777" w:rsidR="00626974" w:rsidRDefault="00626974" w:rsidP="00626974">
            <w:pPr>
              <w:pStyle w:val="CopticCross"/>
            </w:pPr>
          </w:p>
        </w:tc>
        <w:tc>
          <w:tcPr>
            <w:tcW w:w="3960" w:type="dxa"/>
          </w:tcPr>
          <w:p w14:paraId="45B40F71" w14:textId="5A49D832" w:rsidR="00626974" w:rsidRDefault="00626974" w:rsidP="00626974">
            <w:pPr>
              <w:pStyle w:val="CopticVersemulti-line"/>
            </w:pPr>
            <w:r>
              <w:t>Ⲕⲁⲧⲁ ⲛⲓⲭⲟⲣⲟⲥ ⲉ̀ϯⲥⲱⲧⲉⲙ ⲉ̀ⲣⲱⲟⲩ:</w:t>
            </w:r>
          </w:p>
          <w:p w14:paraId="27C14E66" w14:textId="2F3A0D17" w:rsidR="00626974" w:rsidRPr="00AF56AD" w:rsidRDefault="00626974" w:rsidP="00626974">
            <w:pPr>
              <w:pStyle w:val="CopticHangingVerse"/>
            </w:pPr>
            <w:r>
              <w:t>ⲱ̀ⲛⲓⲙ ⲛⲁⲓ ⲉⲩⲙⲁⲫⲱⲛⲁⲓ ⲉⲑⲛⲏⲟⲩ ⲉ̀ⲛⲁⲙⲁϣϫ.</w:t>
            </w:r>
          </w:p>
        </w:tc>
      </w:tr>
      <w:tr w:rsidR="00626974" w:rsidRPr="00AF56AD" w14:paraId="43024CE6" w14:textId="77777777" w:rsidTr="00626974">
        <w:trPr>
          <w:cantSplit/>
          <w:jc w:val="center"/>
        </w:trPr>
        <w:tc>
          <w:tcPr>
            <w:tcW w:w="288" w:type="dxa"/>
          </w:tcPr>
          <w:p w14:paraId="3ED011E2" w14:textId="77777777" w:rsidR="00626974" w:rsidRDefault="00626974" w:rsidP="00626974">
            <w:pPr>
              <w:pStyle w:val="CopticCross"/>
            </w:pPr>
          </w:p>
        </w:tc>
        <w:tc>
          <w:tcPr>
            <w:tcW w:w="3960" w:type="dxa"/>
          </w:tcPr>
          <w:p w14:paraId="06DE64FA" w14:textId="4DF926DD" w:rsidR="00626974" w:rsidRDefault="00626974" w:rsidP="00626974">
            <w:pPr>
              <w:pStyle w:val="EngHang"/>
            </w:pPr>
            <w:r>
              <w:t>Christ rose from the dead,</w:t>
            </w:r>
          </w:p>
          <w:p w14:paraId="1CD487AA" w14:textId="561A7AD4" w:rsidR="00626974" w:rsidRDefault="00626974" w:rsidP="00626974">
            <w:pPr>
              <w:pStyle w:val="EngHangEnd"/>
            </w:pPr>
            <w:r>
              <w:t>Early on the first day of the week.</w:t>
            </w:r>
          </w:p>
        </w:tc>
        <w:tc>
          <w:tcPr>
            <w:tcW w:w="288" w:type="dxa"/>
          </w:tcPr>
          <w:p w14:paraId="20654B1E" w14:textId="77777777" w:rsidR="00626974" w:rsidRDefault="00626974" w:rsidP="00626974"/>
        </w:tc>
        <w:tc>
          <w:tcPr>
            <w:tcW w:w="288" w:type="dxa"/>
          </w:tcPr>
          <w:p w14:paraId="68FF86E0" w14:textId="77777777" w:rsidR="00626974" w:rsidRDefault="00626974" w:rsidP="00626974">
            <w:pPr>
              <w:pStyle w:val="CopticCross"/>
            </w:pPr>
          </w:p>
        </w:tc>
        <w:tc>
          <w:tcPr>
            <w:tcW w:w="3960" w:type="dxa"/>
          </w:tcPr>
          <w:p w14:paraId="186B5CAC" w14:textId="27DFA7D9" w:rsidR="00626974" w:rsidRDefault="00626974" w:rsidP="00626974">
            <w:pPr>
              <w:pStyle w:val="CopticVersemulti-line"/>
            </w:pPr>
            <w:r>
              <w:t>Ⲡⲓⲭ̀ⲣⲓⲥⲧⲟⲥ ⲁϥⲧⲱⲛϥ ⲉ̀ⲃⲟⲗ ϧⲉⲛ ⲛⲏⲉⲑⲙⲱⲟⲩⲧ:</w:t>
            </w:r>
          </w:p>
          <w:p w14:paraId="69CEF10C" w14:textId="111AA484" w:rsidR="00626974" w:rsidRPr="00AF56AD" w:rsidRDefault="00626974" w:rsidP="00626974">
            <w:pPr>
              <w:pStyle w:val="CopticHangingVerse"/>
            </w:pPr>
            <w:r>
              <w:t>ⲛ̀ϣⲱⲣⲡ ⲙ̀ⲫ̀ⲟⲩⲁⲓ ⲛ̀ⲧⲉ ⲛⲓⲥⲁⲃⲃⲁⲧⲟⲛ.</w:t>
            </w:r>
          </w:p>
        </w:tc>
      </w:tr>
      <w:tr w:rsidR="00626974" w:rsidRPr="00AF56AD" w14:paraId="42B2BA32" w14:textId="77777777" w:rsidTr="00626974">
        <w:trPr>
          <w:cantSplit/>
          <w:jc w:val="center"/>
        </w:trPr>
        <w:tc>
          <w:tcPr>
            <w:tcW w:w="288" w:type="dxa"/>
          </w:tcPr>
          <w:p w14:paraId="082A1BC1" w14:textId="77777777" w:rsidR="00626974" w:rsidRDefault="00626974" w:rsidP="00626974">
            <w:pPr>
              <w:pStyle w:val="CopticCross"/>
            </w:pPr>
          </w:p>
        </w:tc>
        <w:tc>
          <w:tcPr>
            <w:tcW w:w="3960" w:type="dxa"/>
          </w:tcPr>
          <w:p w14:paraId="6BB98BE0" w14:textId="77777777" w:rsidR="00626974" w:rsidRDefault="00626974" w:rsidP="00626974">
            <w:pPr>
              <w:pStyle w:val="EngHang"/>
            </w:pPr>
            <w:r>
              <w:t>O soldiers, do not lie about</w:t>
            </w:r>
          </w:p>
          <w:p w14:paraId="7D427317" w14:textId="77777777" w:rsidR="00626974" w:rsidRDefault="00626974" w:rsidP="00626974">
            <w:pPr>
              <w:pStyle w:val="EngHang"/>
            </w:pPr>
            <w:r>
              <w:t>The resurrection of our Saviour,</w:t>
            </w:r>
          </w:p>
          <w:p w14:paraId="527768BE" w14:textId="488A5096" w:rsidR="00626974" w:rsidRDefault="00626974" w:rsidP="00626974">
            <w:pPr>
              <w:pStyle w:val="EngHangEnd"/>
            </w:pPr>
            <w:r>
              <w:t>on the Lord’s day.</w:t>
            </w:r>
          </w:p>
        </w:tc>
        <w:tc>
          <w:tcPr>
            <w:tcW w:w="288" w:type="dxa"/>
          </w:tcPr>
          <w:p w14:paraId="49FA329D" w14:textId="77777777" w:rsidR="00626974" w:rsidRDefault="00626974" w:rsidP="00626974"/>
        </w:tc>
        <w:tc>
          <w:tcPr>
            <w:tcW w:w="288" w:type="dxa"/>
          </w:tcPr>
          <w:p w14:paraId="1E7498F7" w14:textId="77777777" w:rsidR="00626974" w:rsidRDefault="00626974" w:rsidP="00626974">
            <w:pPr>
              <w:pStyle w:val="CopticCross"/>
            </w:pPr>
          </w:p>
        </w:tc>
        <w:tc>
          <w:tcPr>
            <w:tcW w:w="3960" w:type="dxa"/>
          </w:tcPr>
          <w:p w14:paraId="4AEF281D" w14:textId="77777777" w:rsidR="00626974" w:rsidRDefault="00626974" w:rsidP="00626974">
            <w:pPr>
              <w:pStyle w:val="CopticVersemulti-line"/>
            </w:pPr>
            <w:r>
              <w:t>Ⲛⲓⲙⲁⲧⲟⲓ ⲙ̀ⲡⲉⲣ ϫⲉ ⲙⲉⲑⲛⲟⲩϫ:</w:t>
            </w:r>
          </w:p>
          <w:p w14:paraId="0EAA3016" w14:textId="77777777" w:rsidR="00626974" w:rsidRDefault="00626974" w:rsidP="00626974">
            <w:pPr>
              <w:pStyle w:val="CopticVersemulti-line"/>
            </w:pPr>
            <w:r>
              <w:t>ϧⲁ ⲧ̀ⲁ̀ⲛⲁⲥⲧⲁⲥⲓⲥ ⲙ̀ⲡⲉⲛⲥⲱⲧⲏⲣ:</w:t>
            </w:r>
          </w:p>
          <w:p w14:paraId="7A1CECBB" w14:textId="1E350CF5" w:rsidR="00626974" w:rsidRDefault="00626974" w:rsidP="00626974">
            <w:pPr>
              <w:pStyle w:val="CopticHangingVerse"/>
            </w:pPr>
            <w:r>
              <w:t>ϧⲉⲛ ⲡⲓⲉ̀ϩⲟⲟⲩ ⲛ̀ⲧⲉ ϯⲕⲩⲣⲓⲁⲕⲏ.</w:t>
            </w:r>
          </w:p>
        </w:tc>
      </w:tr>
    </w:tbl>
    <w:p w14:paraId="025ECB01" w14:textId="4FC1463F" w:rsidR="003C273F" w:rsidRDefault="003C273F" w:rsidP="003C273F">
      <w:pPr>
        <w:pStyle w:val="Rubric"/>
      </w:pPr>
      <w:r>
        <w:t>Or else,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C273F" w:rsidRPr="00AF56AD" w14:paraId="63DE358F" w14:textId="77777777" w:rsidTr="003C273F">
        <w:trPr>
          <w:cantSplit/>
          <w:jc w:val="center"/>
        </w:trPr>
        <w:tc>
          <w:tcPr>
            <w:tcW w:w="288" w:type="dxa"/>
          </w:tcPr>
          <w:p w14:paraId="099E9C24" w14:textId="77777777" w:rsidR="003C273F" w:rsidRDefault="003C273F" w:rsidP="003C273F">
            <w:pPr>
              <w:pStyle w:val="CopticCross"/>
            </w:pPr>
          </w:p>
        </w:tc>
        <w:tc>
          <w:tcPr>
            <w:tcW w:w="3960" w:type="dxa"/>
          </w:tcPr>
          <w:p w14:paraId="29B492DE" w14:textId="2EB06275" w:rsidR="003C273F" w:rsidRDefault="003C273F" w:rsidP="003C273F">
            <w:pPr>
              <w:pStyle w:val="EngHang"/>
            </w:pPr>
            <w:r>
              <w:t>All the choirs and orders</w:t>
            </w:r>
          </w:p>
          <w:p w14:paraId="3FBDF91F" w14:textId="19BB5010" w:rsidR="003C273F" w:rsidRDefault="003C273F" w:rsidP="003C273F">
            <w:pPr>
              <w:pStyle w:val="EngHang"/>
            </w:pPr>
            <w:r>
              <w:t>Of the heavenly and earthly,</w:t>
            </w:r>
          </w:p>
          <w:p w14:paraId="41FB411E" w14:textId="019F3104" w:rsidR="003C273F" w:rsidRDefault="003C273F" w:rsidP="003C273F">
            <w:pPr>
              <w:pStyle w:val="EngHang"/>
            </w:pPr>
            <w:r>
              <w:t>Angels and mankind</w:t>
            </w:r>
          </w:p>
          <w:p w14:paraId="0F73150C" w14:textId="63507A99" w:rsidR="003C273F" w:rsidRDefault="003C273F" w:rsidP="003C273F">
            <w:pPr>
              <w:pStyle w:val="EngHangEnd"/>
            </w:pPr>
            <w:r>
              <w:t>Sing together joyfully.</w:t>
            </w:r>
          </w:p>
        </w:tc>
        <w:tc>
          <w:tcPr>
            <w:tcW w:w="288" w:type="dxa"/>
          </w:tcPr>
          <w:p w14:paraId="4CFB26A4" w14:textId="77777777" w:rsidR="003C273F" w:rsidRDefault="003C273F" w:rsidP="003C273F"/>
        </w:tc>
        <w:tc>
          <w:tcPr>
            <w:tcW w:w="288" w:type="dxa"/>
          </w:tcPr>
          <w:p w14:paraId="5A064964" w14:textId="77777777" w:rsidR="003C273F" w:rsidRDefault="003C273F" w:rsidP="003C273F">
            <w:pPr>
              <w:pStyle w:val="CopticCross"/>
            </w:pPr>
          </w:p>
        </w:tc>
        <w:tc>
          <w:tcPr>
            <w:tcW w:w="3960" w:type="dxa"/>
          </w:tcPr>
          <w:p w14:paraId="0A49DAE3" w14:textId="77777777" w:rsidR="003C273F" w:rsidRDefault="008F07D0" w:rsidP="008F07D0">
            <w:pPr>
              <w:pStyle w:val="CopticVersemulti-line"/>
            </w:pPr>
            <w:r>
              <w:t>Ⲕⲁⲧⲁ ⲛⲓⲭⲟⲣⲟⲥ ⲛⲉⲙ ⲛⲓⲧⲁⲝⲓⲥ:</w:t>
            </w:r>
          </w:p>
          <w:p w14:paraId="0D106262" w14:textId="77777777" w:rsidR="008F07D0" w:rsidRDefault="008F07D0" w:rsidP="008F07D0">
            <w:pPr>
              <w:pStyle w:val="CopticVersemulti-line"/>
            </w:pPr>
            <w:r>
              <w:t>ⲛ̀ⲧⲉ ⲛⲁ ⲛⲓⲫⲏⲟⲩⲓ ⲛⲉⲙ ⲛⲁ ⲛ̀ⲕⲁϩⲓ:</w:t>
            </w:r>
          </w:p>
          <w:p w14:paraId="679F8D36" w14:textId="77777777" w:rsidR="008F07D0" w:rsidRDefault="008F07D0" w:rsidP="008F07D0">
            <w:pPr>
              <w:pStyle w:val="CopticVersemulti-line"/>
            </w:pPr>
            <w:r>
              <w:t>ⲛⲓⲁⲅⲅⲉⲗⲟⲥ ⲛⲉⲙ ⲛⲓⲣⲱⲙⲓ ⲉⲩⲥⲟⲡ:</w:t>
            </w:r>
          </w:p>
          <w:p w14:paraId="60B6E78F" w14:textId="5993FA02" w:rsidR="008F07D0" w:rsidRPr="00AF56AD" w:rsidRDefault="008F07D0" w:rsidP="003C273F">
            <w:pPr>
              <w:pStyle w:val="CopticHangingVerse"/>
            </w:pPr>
            <w:r>
              <w:t>ⲉⲩⲉⲣⲯⲁⲗⲓⲛ ϧⲉⲛ ⲟⲩⲑⲉⲗⲏⲗ.</w:t>
            </w:r>
          </w:p>
        </w:tc>
      </w:tr>
      <w:tr w:rsidR="003C273F" w:rsidRPr="00AF56AD" w14:paraId="5B4A5BFB" w14:textId="77777777" w:rsidTr="003C273F">
        <w:trPr>
          <w:cantSplit/>
          <w:jc w:val="center"/>
        </w:trPr>
        <w:tc>
          <w:tcPr>
            <w:tcW w:w="288" w:type="dxa"/>
          </w:tcPr>
          <w:p w14:paraId="5EB99C45" w14:textId="77777777" w:rsidR="003C273F" w:rsidRDefault="003C273F" w:rsidP="003C273F">
            <w:pPr>
              <w:pStyle w:val="CopticCross"/>
            </w:pPr>
          </w:p>
        </w:tc>
        <w:tc>
          <w:tcPr>
            <w:tcW w:w="3960" w:type="dxa"/>
          </w:tcPr>
          <w:p w14:paraId="11ACDD6F" w14:textId="10A87E28" w:rsidR="003C273F" w:rsidRDefault="003C273F" w:rsidP="003C273F">
            <w:pPr>
              <w:pStyle w:val="EngHang"/>
            </w:pPr>
            <w:r>
              <w:t>For our Lord</w:t>
            </w:r>
          </w:p>
          <w:p w14:paraId="5E55F36E" w14:textId="064C0E37" w:rsidR="003C273F" w:rsidRDefault="003C273F" w:rsidP="003C273F">
            <w:pPr>
              <w:pStyle w:val="EngHang"/>
            </w:pPr>
            <w:r>
              <w:t>Jesus Christ,</w:t>
            </w:r>
          </w:p>
          <w:p w14:paraId="2ECA086F" w14:textId="1049707D" w:rsidR="003C273F" w:rsidRDefault="003C273F" w:rsidP="003C273F">
            <w:pPr>
              <w:pStyle w:val="EngHang"/>
            </w:pPr>
            <w:r>
              <w:t>The true Lamb,</w:t>
            </w:r>
          </w:p>
          <w:p w14:paraId="2FB7A10D" w14:textId="38882370" w:rsidR="003C273F" w:rsidRDefault="003C273F" w:rsidP="003C273F">
            <w:pPr>
              <w:pStyle w:val="EngHangEnd"/>
            </w:pPr>
            <w:r>
              <w:t>Is risen from the dead!</w:t>
            </w:r>
          </w:p>
        </w:tc>
        <w:tc>
          <w:tcPr>
            <w:tcW w:w="288" w:type="dxa"/>
          </w:tcPr>
          <w:p w14:paraId="32AA2C44" w14:textId="77777777" w:rsidR="003C273F" w:rsidRDefault="003C273F" w:rsidP="003C273F"/>
        </w:tc>
        <w:tc>
          <w:tcPr>
            <w:tcW w:w="288" w:type="dxa"/>
          </w:tcPr>
          <w:p w14:paraId="4570FD8D" w14:textId="77777777" w:rsidR="003C273F" w:rsidRDefault="003C273F" w:rsidP="003C273F">
            <w:pPr>
              <w:pStyle w:val="CopticCross"/>
            </w:pPr>
          </w:p>
        </w:tc>
        <w:tc>
          <w:tcPr>
            <w:tcW w:w="3960" w:type="dxa"/>
          </w:tcPr>
          <w:p w14:paraId="39947959" w14:textId="77777777" w:rsidR="008F07D0" w:rsidRDefault="008F07D0" w:rsidP="008F07D0">
            <w:pPr>
              <w:pStyle w:val="CopticVersemulti-line"/>
            </w:pPr>
            <w:r>
              <w:t>Ϫⲉ Ⲡⲉⲛϭⲟⲓⲥ</w:t>
            </w:r>
          </w:p>
          <w:p w14:paraId="6FB9D3DB" w14:textId="375E594C" w:rsidR="003C273F" w:rsidRDefault="008F07D0" w:rsidP="008F07D0">
            <w:pPr>
              <w:pStyle w:val="CopticVersemulti-line"/>
            </w:pPr>
            <w:r>
              <w:t>Ⲓⲏⲥⲟⲩⲥ Ⲡⲓⲭ̀ⲣⲓⲥⲧⲟⲥ</w:t>
            </w:r>
          </w:p>
          <w:p w14:paraId="2BBC1F13" w14:textId="77777777" w:rsidR="008F07D0" w:rsidRDefault="008F07D0" w:rsidP="008F07D0">
            <w:pPr>
              <w:pStyle w:val="CopticVersemulti-line"/>
            </w:pPr>
            <w:r>
              <w:t>ⲛⲓϩⲓⲏⲃ ⲙ̀ⲙⲏⲓ</w:t>
            </w:r>
          </w:p>
          <w:p w14:paraId="351AAC22" w14:textId="2E259C11" w:rsidR="008F07D0" w:rsidRPr="00AF56AD" w:rsidRDefault="008F07D0" w:rsidP="003C273F">
            <w:pPr>
              <w:pStyle w:val="CopticHangingVerse"/>
            </w:pPr>
            <w:r>
              <w:t>ⲁϥⲧⲱⲛϥ ⲉ̀ⲃⲟⲗ ϧⲉⲛ ⲛⲓⲉⲑⲙⲱⲟⲩⲧ.</w:t>
            </w:r>
          </w:p>
        </w:tc>
      </w:tr>
      <w:tr w:rsidR="003C273F" w:rsidRPr="00AF56AD" w14:paraId="0ABF1762" w14:textId="77777777" w:rsidTr="003C273F">
        <w:trPr>
          <w:cantSplit/>
          <w:jc w:val="center"/>
        </w:trPr>
        <w:tc>
          <w:tcPr>
            <w:tcW w:w="288" w:type="dxa"/>
          </w:tcPr>
          <w:p w14:paraId="4EB79EE6" w14:textId="77777777" w:rsidR="003C273F" w:rsidRDefault="003C273F" w:rsidP="003C273F">
            <w:pPr>
              <w:pStyle w:val="CopticCross"/>
            </w:pPr>
          </w:p>
        </w:tc>
        <w:tc>
          <w:tcPr>
            <w:tcW w:w="3960" w:type="dxa"/>
          </w:tcPr>
          <w:p w14:paraId="41AA8949" w14:textId="620CDD19" w:rsidR="003C273F" w:rsidRDefault="003C273F" w:rsidP="003C273F">
            <w:pPr>
              <w:pStyle w:val="EngHang"/>
            </w:pPr>
            <w:r>
              <w:t>I hear Isaias,</w:t>
            </w:r>
          </w:p>
          <w:p w14:paraId="228AE632" w14:textId="40E9C33A" w:rsidR="003C273F" w:rsidRDefault="003C273F" w:rsidP="003C273F">
            <w:pPr>
              <w:pStyle w:val="EngHang"/>
            </w:pPr>
            <w:r>
              <w:t>The great prophet,</w:t>
            </w:r>
          </w:p>
          <w:p w14:paraId="7332B8C9" w14:textId="41357EE0" w:rsidR="003C273F" w:rsidRDefault="003C273F" w:rsidP="003C273F">
            <w:pPr>
              <w:pStyle w:val="EngHang"/>
            </w:pPr>
            <w:r>
              <w:t>“</w:t>
            </w:r>
            <w:r w:rsidR="008F07D0">
              <w:t>shine, shine</w:t>
            </w:r>
            <w:r>
              <w:t xml:space="preserve"> Jerusalem</w:t>
            </w:r>
          </w:p>
          <w:p w14:paraId="46618D1C" w14:textId="38DF7CFA" w:rsidR="003C273F" w:rsidRDefault="003C273F" w:rsidP="003C273F">
            <w:pPr>
              <w:pStyle w:val="EngHangEnd"/>
              <w:ind w:left="0" w:firstLine="0"/>
            </w:pPr>
            <w:r>
              <w:t>For Your light has come.”</w:t>
            </w:r>
          </w:p>
        </w:tc>
        <w:tc>
          <w:tcPr>
            <w:tcW w:w="288" w:type="dxa"/>
          </w:tcPr>
          <w:p w14:paraId="276F51FA" w14:textId="77777777" w:rsidR="003C273F" w:rsidRDefault="003C273F" w:rsidP="003C273F"/>
        </w:tc>
        <w:tc>
          <w:tcPr>
            <w:tcW w:w="288" w:type="dxa"/>
          </w:tcPr>
          <w:p w14:paraId="74A89F63" w14:textId="77777777" w:rsidR="003C273F" w:rsidRDefault="003C273F" w:rsidP="003C273F">
            <w:pPr>
              <w:pStyle w:val="CopticCross"/>
            </w:pPr>
          </w:p>
        </w:tc>
        <w:tc>
          <w:tcPr>
            <w:tcW w:w="3960" w:type="dxa"/>
          </w:tcPr>
          <w:p w14:paraId="5ECEE80F" w14:textId="77777777" w:rsidR="003C273F" w:rsidRDefault="008F07D0" w:rsidP="008F07D0">
            <w:pPr>
              <w:pStyle w:val="CopticVersemulti-line"/>
            </w:pPr>
            <w:r>
              <w:t>Ⲉϯ ⲥⲱⲧⲉⲙ ⲉ̀ⲣⲟϥ ⲫⲁⲓ ⲡⲉ Ⲏⲥⲁⲏ̀ⲁⲥ</w:t>
            </w:r>
          </w:p>
          <w:p w14:paraId="55530710" w14:textId="77777777" w:rsidR="008F07D0" w:rsidRDefault="008F07D0" w:rsidP="008F07D0">
            <w:pPr>
              <w:pStyle w:val="CopticVersemulti-line"/>
            </w:pPr>
            <w:r>
              <w:t>ⲡⲓ ⲛⲓϣϯ ⲙ̀ⲡ̀ⲣⲟⲫⲏⲧⲏⲥ:</w:t>
            </w:r>
          </w:p>
          <w:p w14:paraId="15F05CC0" w14:textId="77777777" w:rsidR="008F07D0" w:rsidRDefault="008F07D0" w:rsidP="008F07D0">
            <w:pPr>
              <w:pStyle w:val="CopticVersemulti-line"/>
            </w:pPr>
            <w:r>
              <w:t>ϫⲉ ϭⲓⲟⲩⲱⲓⲛⲓ ϭⲓⲟⲩⲱⲓⲛⲓ Ⲓⲗ̄ⲏ̄ⲙ̄:</w:t>
            </w:r>
          </w:p>
          <w:p w14:paraId="7B8725B9" w14:textId="77932185" w:rsidR="008F07D0" w:rsidRDefault="008F07D0" w:rsidP="003C273F">
            <w:pPr>
              <w:pStyle w:val="CopticHangingVerse"/>
            </w:pPr>
            <w:r>
              <w:t>ⲁϥⲓ̀ ⲅⲁⲣ ⲛ̀ϫⲉ ⲡⲉⲟⲩⲱⲓⲛⲓ.</w:t>
            </w:r>
          </w:p>
        </w:tc>
      </w:tr>
      <w:tr w:rsidR="008F07D0" w:rsidRPr="00AF56AD" w14:paraId="740B74F7" w14:textId="77777777" w:rsidTr="003C273F">
        <w:trPr>
          <w:cantSplit/>
          <w:jc w:val="center"/>
        </w:trPr>
        <w:tc>
          <w:tcPr>
            <w:tcW w:w="288" w:type="dxa"/>
          </w:tcPr>
          <w:p w14:paraId="733E0C80" w14:textId="77777777" w:rsidR="008F07D0" w:rsidRDefault="008F07D0" w:rsidP="003C273F">
            <w:pPr>
              <w:pStyle w:val="CopticCross"/>
            </w:pPr>
          </w:p>
        </w:tc>
        <w:tc>
          <w:tcPr>
            <w:tcW w:w="3960" w:type="dxa"/>
          </w:tcPr>
          <w:p w14:paraId="4741E1E1" w14:textId="77777777" w:rsidR="008F07D0" w:rsidRDefault="008F07D0" w:rsidP="003C273F">
            <w:pPr>
              <w:pStyle w:val="EngHang"/>
            </w:pPr>
            <w:r>
              <w:t>For our Lord</w:t>
            </w:r>
          </w:p>
          <w:p w14:paraId="61B9FC71" w14:textId="77777777" w:rsidR="008F07D0" w:rsidRDefault="008F07D0" w:rsidP="003C273F">
            <w:pPr>
              <w:pStyle w:val="EngHang"/>
            </w:pPr>
            <w:r>
              <w:t>Jesus Christ,</w:t>
            </w:r>
          </w:p>
          <w:p w14:paraId="6C5025B7" w14:textId="77777777" w:rsidR="008F07D0" w:rsidRDefault="008F07D0" w:rsidP="003C273F">
            <w:pPr>
              <w:pStyle w:val="EngHang"/>
            </w:pPr>
            <w:r>
              <w:t>The true Lamb,</w:t>
            </w:r>
          </w:p>
          <w:p w14:paraId="2E7292A5" w14:textId="1EFBF765" w:rsidR="008F07D0" w:rsidRDefault="008F07D0" w:rsidP="008F07D0">
            <w:pPr>
              <w:pStyle w:val="EngHangEnd"/>
            </w:pPr>
            <w:r>
              <w:t>Is risen from the dead!</w:t>
            </w:r>
          </w:p>
        </w:tc>
        <w:tc>
          <w:tcPr>
            <w:tcW w:w="288" w:type="dxa"/>
          </w:tcPr>
          <w:p w14:paraId="7C709F6D" w14:textId="77777777" w:rsidR="008F07D0" w:rsidRDefault="008F07D0" w:rsidP="003C273F"/>
        </w:tc>
        <w:tc>
          <w:tcPr>
            <w:tcW w:w="288" w:type="dxa"/>
          </w:tcPr>
          <w:p w14:paraId="07A1107D" w14:textId="77777777" w:rsidR="008F07D0" w:rsidRDefault="008F07D0" w:rsidP="003C273F">
            <w:pPr>
              <w:pStyle w:val="CopticCross"/>
            </w:pPr>
          </w:p>
        </w:tc>
        <w:tc>
          <w:tcPr>
            <w:tcW w:w="3960" w:type="dxa"/>
          </w:tcPr>
          <w:p w14:paraId="551D6BEE" w14:textId="77777777" w:rsidR="008F07D0" w:rsidRDefault="008F07D0" w:rsidP="008F07D0">
            <w:pPr>
              <w:pStyle w:val="CopticVersemulti-line"/>
            </w:pPr>
            <w:r>
              <w:t>Ϫⲉ Ⲡⲉⲛϭⲟⲓⲥ</w:t>
            </w:r>
          </w:p>
          <w:p w14:paraId="64C265D8" w14:textId="77777777" w:rsidR="008F07D0" w:rsidRDefault="008F07D0" w:rsidP="008F07D0">
            <w:pPr>
              <w:pStyle w:val="CopticVersemulti-line"/>
            </w:pPr>
            <w:r>
              <w:t>Ⲓⲏⲥⲟⲩⲥ Ⲡⲓⲭ̀ⲣⲓⲥⲧⲟⲥ</w:t>
            </w:r>
          </w:p>
          <w:p w14:paraId="10CA0E40" w14:textId="77777777" w:rsidR="008F07D0" w:rsidRDefault="008F07D0" w:rsidP="008F07D0">
            <w:pPr>
              <w:pStyle w:val="CopticVersemulti-line"/>
            </w:pPr>
            <w:r>
              <w:t>ⲛⲓϩⲓⲏⲃ ⲙ̀ⲙⲏⲓ</w:t>
            </w:r>
          </w:p>
          <w:p w14:paraId="49023080" w14:textId="32916D9D" w:rsidR="008F07D0" w:rsidRDefault="008F07D0" w:rsidP="008F07D0">
            <w:pPr>
              <w:pStyle w:val="CopticHangingVerse"/>
            </w:pPr>
            <w:r>
              <w:t>ⲁϥⲧⲱⲛϥ ⲉ̀ⲃⲟⲗ ϧⲉⲛ ⲛⲓⲉⲑⲙⲱⲟⲩⲧ.</w:t>
            </w:r>
          </w:p>
        </w:tc>
      </w:tr>
      <w:tr w:rsidR="008F07D0" w:rsidRPr="00AF56AD" w14:paraId="55194AF9" w14:textId="77777777" w:rsidTr="003C273F">
        <w:trPr>
          <w:cantSplit/>
          <w:jc w:val="center"/>
        </w:trPr>
        <w:tc>
          <w:tcPr>
            <w:tcW w:w="288" w:type="dxa"/>
          </w:tcPr>
          <w:p w14:paraId="3ADC1AF6" w14:textId="77777777" w:rsidR="008F07D0" w:rsidRDefault="008F07D0" w:rsidP="003C273F">
            <w:pPr>
              <w:pStyle w:val="CopticCross"/>
            </w:pPr>
          </w:p>
        </w:tc>
        <w:tc>
          <w:tcPr>
            <w:tcW w:w="3960" w:type="dxa"/>
          </w:tcPr>
          <w:p w14:paraId="48C525ED" w14:textId="77777777" w:rsidR="008F07D0" w:rsidRDefault="008F07D0" w:rsidP="003C273F">
            <w:pPr>
              <w:pStyle w:val="EngHang"/>
            </w:pPr>
            <w:r>
              <w:t>What are these sweet</w:t>
            </w:r>
          </w:p>
          <w:p w14:paraId="3F37D8F4" w14:textId="77777777" w:rsidR="008F07D0" w:rsidRDefault="008F07D0" w:rsidP="003C273F">
            <w:pPr>
              <w:pStyle w:val="EngHang"/>
            </w:pPr>
            <w:r>
              <w:t>Prophetic symphonies</w:t>
            </w:r>
          </w:p>
          <w:p w14:paraId="3A841F9A" w14:textId="77777777" w:rsidR="008F07D0" w:rsidRDefault="008F07D0" w:rsidP="003C273F">
            <w:pPr>
              <w:pStyle w:val="EngHang"/>
            </w:pPr>
            <w:r>
              <w:t>That testify of Christ,</w:t>
            </w:r>
          </w:p>
          <w:p w14:paraId="290333FF" w14:textId="200C6F77" w:rsidR="008F07D0" w:rsidRDefault="008F07D0" w:rsidP="008F07D0">
            <w:pPr>
              <w:pStyle w:val="EngHangEnd"/>
            </w:pPr>
            <w:r>
              <w:t>His suffering and His resurrection?</w:t>
            </w:r>
          </w:p>
        </w:tc>
        <w:tc>
          <w:tcPr>
            <w:tcW w:w="288" w:type="dxa"/>
          </w:tcPr>
          <w:p w14:paraId="7AEE954D" w14:textId="77777777" w:rsidR="008F07D0" w:rsidRDefault="008F07D0" w:rsidP="003C273F"/>
        </w:tc>
        <w:tc>
          <w:tcPr>
            <w:tcW w:w="288" w:type="dxa"/>
          </w:tcPr>
          <w:p w14:paraId="2DE298BE" w14:textId="77777777" w:rsidR="008F07D0" w:rsidRDefault="008F07D0" w:rsidP="003C273F">
            <w:pPr>
              <w:pStyle w:val="CopticCross"/>
            </w:pPr>
          </w:p>
        </w:tc>
        <w:tc>
          <w:tcPr>
            <w:tcW w:w="3960" w:type="dxa"/>
          </w:tcPr>
          <w:p w14:paraId="04893FE7" w14:textId="77777777" w:rsidR="00432933" w:rsidRPr="00432933" w:rsidRDefault="008F07D0" w:rsidP="00432933">
            <w:pPr>
              <w:pStyle w:val="CopticVersemulti-line"/>
              <w:rPr>
                <w:rFonts w:cs="FreeSerifAvvaShenouda"/>
              </w:rPr>
            </w:pPr>
            <w:r w:rsidRPr="00432933">
              <w:rPr>
                <w:rFonts w:cs="FreeSerifAvvaShenouda"/>
              </w:rPr>
              <w:t>Ⲱ ⲛⲓⲙ ⲛⲁⲓ ⲥⲩⲙⲫⲱⲛⲓⲁ̀</w:t>
            </w:r>
            <w:r w:rsidR="00432933" w:rsidRPr="00432933">
              <w:rPr>
                <w:rFonts w:cs="FreeSerifAvvaShenouda"/>
              </w:rPr>
              <w:t xml:space="preserve"> </w:t>
            </w:r>
            <w:r w:rsidRPr="00432933">
              <w:rPr>
                <w:rFonts w:cs="FreeSerifAvvaShenouda"/>
              </w:rPr>
              <w:t>ⲉⲧϩⲟⲗϫ</w:t>
            </w:r>
          </w:p>
          <w:p w14:paraId="5E3D36E5" w14:textId="4EF0BCD6" w:rsidR="008F07D0" w:rsidRPr="00432933" w:rsidRDefault="008F07D0" w:rsidP="00432933">
            <w:pPr>
              <w:pStyle w:val="CopticVersemulti-line"/>
              <w:rPr>
                <w:rFonts w:cs="FreeSerifAvvaShenouda"/>
              </w:rPr>
            </w:pPr>
            <w:r w:rsidRPr="00432933">
              <w:rPr>
                <w:rFonts w:cs="FreeSerifAvvaShenouda"/>
              </w:rPr>
              <w:t>ⲙ̀ⲡ̀ⲣⲟⲫⲏⲧⲓⲕⲟⲛ ⲉ̀ⲧⲁⲩ ⲉⲣⲙⲉⲑⲣⲉ:</w:t>
            </w:r>
          </w:p>
          <w:p w14:paraId="07EFB954" w14:textId="77777777" w:rsidR="008F07D0" w:rsidRPr="00432933" w:rsidRDefault="00432933" w:rsidP="00432933">
            <w:pPr>
              <w:pStyle w:val="CopticVersemulti-line"/>
              <w:rPr>
                <w:rFonts w:cs="FreeSerifAvvaShenouda"/>
              </w:rPr>
            </w:pPr>
            <w:r w:rsidRPr="00432933">
              <w:rPr>
                <w:rFonts w:cs="FreeSerifAvvaShenouda"/>
              </w:rPr>
              <w:t>ⲉⲑⲃⲉ Ⲡⲓⲭ̀ⲣⲓⲥⲧⲟⲥ ⲛⲉⲙ ⲛⲉϥϣⲉⲡ ⲙ̀ⲕⲁϩ</w:t>
            </w:r>
          </w:p>
          <w:p w14:paraId="690A8EE8" w14:textId="6CC6E9CC" w:rsidR="00432933" w:rsidRDefault="00432933" w:rsidP="003C273F">
            <w:pPr>
              <w:pStyle w:val="CopticHangingVerse"/>
            </w:pPr>
            <w:r w:rsidRPr="00432933">
              <w:rPr>
                <w:rFonts w:cs="FreeSerifAvvaShenouda"/>
              </w:rPr>
              <w:t>ⲛⲉⲙ ⲧⲉϥ ⲁ̀ⲛⲁⲥⲧⲁⲥⲓⲥ ⲉⲑⲟⲩⲁⲃ.</w:t>
            </w:r>
          </w:p>
        </w:tc>
      </w:tr>
      <w:tr w:rsidR="008F07D0" w:rsidRPr="00AF56AD" w14:paraId="295311CD" w14:textId="77777777" w:rsidTr="003C273F">
        <w:trPr>
          <w:cantSplit/>
          <w:jc w:val="center"/>
        </w:trPr>
        <w:tc>
          <w:tcPr>
            <w:tcW w:w="288" w:type="dxa"/>
          </w:tcPr>
          <w:p w14:paraId="0F5453DA" w14:textId="77777777" w:rsidR="008F07D0" w:rsidRDefault="008F07D0" w:rsidP="008F07D0">
            <w:pPr>
              <w:pStyle w:val="CopticCross"/>
            </w:pPr>
          </w:p>
        </w:tc>
        <w:tc>
          <w:tcPr>
            <w:tcW w:w="3960" w:type="dxa"/>
          </w:tcPr>
          <w:p w14:paraId="41372402" w14:textId="77777777" w:rsidR="008F07D0" w:rsidRDefault="008F07D0" w:rsidP="008F07D0">
            <w:pPr>
              <w:pStyle w:val="EngHang"/>
            </w:pPr>
            <w:r>
              <w:t>For our Lord</w:t>
            </w:r>
          </w:p>
          <w:p w14:paraId="7B6D2B5A" w14:textId="77777777" w:rsidR="008F07D0" w:rsidRDefault="008F07D0" w:rsidP="008F07D0">
            <w:pPr>
              <w:pStyle w:val="EngHang"/>
            </w:pPr>
            <w:r>
              <w:t>Jesus Christ,</w:t>
            </w:r>
          </w:p>
          <w:p w14:paraId="2625189A" w14:textId="77777777" w:rsidR="008F07D0" w:rsidRDefault="008F07D0" w:rsidP="008F07D0">
            <w:pPr>
              <w:pStyle w:val="EngHang"/>
            </w:pPr>
            <w:r>
              <w:t>The true Lamb,</w:t>
            </w:r>
          </w:p>
          <w:p w14:paraId="312184FF" w14:textId="782D9DFD" w:rsidR="008F07D0" w:rsidRDefault="008F07D0" w:rsidP="008F07D0">
            <w:pPr>
              <w:pStyle w:val="EngHangEnd"/>
            </w:pPr>
            <w:r>
              <w:t>Is risen from the dead!</w:t>
            </w:r>
          </w:p>
        </w:tc>
        <w:tc>
          <w:tcPr>
            <w:tcW w:w="288" w:type="dxa"/>
          </w:tcPr>
          <w:p w14:paraId="6DF80A51" w14:textId="77777777" w:rsidR="008F07D0" w:rsidRDefault="008F07D0" w:rsidP="008F07D0"/>
        </w:tc>
        <w:tc>
          <w:tcPr>
            <w:tcW w:w="288" w:type="dxa"/>
          </w:tcPr>
          <w:p w14:paraId="5FB0C3E7" w14:textId="77777777" w:rsidR="008F07D0" w:rsidRDefault="008F07D0" w:rsidP="008F07D0">
            <w:pPr>
              <w:pStyle w:val="CopticCross"/>
            </w:pPr>
          </w:p>
        </w:tc>
        <w:tc>
          <w:tcPr>
            <w:tcW w:w="3960" w:type="dxa"/>
          </w:tcPr>
          <w:p w14:paraId="0912EF25" w14:textId="77777777" w:rsidR="008F07D0" w:rsidRDefault="008F07D0" w:rsidP="008F07D0">
            <w:pPr>
              <w:pStyle w:val="CopticVersemulti-line"/>
            </w:pPr>
            <w:r>
              <w:t>Ϫⲉ Ⲡⲉⲛϭⲟⲓⲥ</w:t>
            </w:r>
          </w:p>
          <w:p w14:paraId="366D1836" w14:textId="77777777" w:rsidR="008F07D0" w:rsidRDefault="008F07D0" w:rsidP="008F07D0">
            <w:pPr>
              <w:pStyle w:val="CopticVersemulti-line"/>
            </w:pPr>
            <w:r>
              <w:t>Ⲓⲏⲥⲟⲩⲥ Ⲡⲓⲭ̀ⲣⲓⲥⲧⲟⲥ</w:t>
            </w:r>
          </w:p>
          <w:p w14:paraId="1246AB2F" w14:textId="77777777" w:rsidR="008F07D0" w:rsidRDefault="008F07D0" w:rsidP="008F07D0">
            <w:pPr>
              <w:pStyle w:val="CopticVersemulti-line"/>
            </w:pPr>
            <w:r>
              <w:t>ⲛⲓϩⲓⲏⲃ ⲙ̀ⲙⲏⲓ</w:t>
            </w:r>
          </w:p>
          <w:p w14:paraId="1B586623" w14:textId="3C21DC34" w:rsidR="008F07D0" w:rsidRDefault="008F07D0" w:rsidP="008F07D0">
            <w:pPr>
              <w:pStyle w:val="CopticHangingVerse"/>
            </w:pPr>
            <w:r>
              <w:t>ⲁϥⲧⲱⲛϥ ⲉ̀ⲃⲟⲗ ϧⲉⲛ ⲛⲓⲉⲑⲙⲱⲟⲩⲧ.</w:t>
            </w:r>
          </w:p>
        </w:tc>
      </w:tr>
      <w:tr w:rsidR="008F07D0" w:rsidRPr="00AF56AD" w14:paraId="6B83591B" w14:textId="77777777" w:rsidTr="003C273F">
        <w:trPr>
          <w:cantSplit/>
          <w:jc w:val="center"/>
        </w:trPr>
        <w:tc>
          <w:tcPr>
            <w:tcW w:w="288" w:type="dxa"/>
          </w:tcPr>
          <w:p w14:paraId="29E14CEB" w14:textId="77777777" w:rsidR="008F07D0" w:rsidRDefault="008F07D0" w:rsidP="008F07D0">
            <w:pPr>
              <w:pStyle w:val="CopticCross"/>
            </w:pPr>
          </w:p>
        </w:tc>
        <w:tc>
          <w:tcPr>
            <w:tcW w:w="3960" w:type="dxa"/>
          </w:tcPr>
          <w:p w14:paraId="6BABE763" w14:textId="77777777" w:rsidR="008F07D0" w:rsidRDefault="008F07D0" w:rsidP="008F07D0">
            <w:pPr>
              <w:pStyle w:val="EngHang"/>
            </w:pPr>
            <w:r>
              <w:t>King David is reaching</w:t>
            </w:r>
          </w:p>
          <w:p w14:paraId="0BAA4B90" w14:textId="77777777" w:rsidR="008F07D0" w:rsidRDefault="008F07D0" w:rsidP="008F07D0">
            <w:pPr>
              <w:pStyle w:val="EngHang"/>
            </w:pPr>
            <w:r>
              <w:t>My ears with great joy, saying,</w:t>
            </w:r>
          </w:p>
          <w:p w14:paraId="402F0199" w14:textId="77777777" w:rsidR="008F07D0" w:rsidRDefault="008F07D0" w:rsidP="008F07D0">
            <w:pPr>
              <w:pStyle w:val="EngHang"/>
            </w:pPr>
            <w:r>
              <w:t>“The Lord rose like One Who sleeps,</w:t>
            </w:r>
          </w:p>
          <w:p w14:paraId="4350A797" w14:textId="71A6125D" w:rsidR="008F07D0" w:rsidRDefault="008F07D0" w:rsidP="008F07D0">
            <w:pPr>
              <w:pStyle w:val="EngHangEnd"/>
            </w:pPr>
            <w:r>
              <w:t>Or one satisfied with wine.”</w:t>
            </w:r>
          </w:p>
        </w:tc>
        <w:tc>
          <w:tcPr>
            <w:tcW w:w="288" w:type="dxa"/>
          </w:tcPr>
          <w:p w14:paraId="083A2BFE" w14:textId="77777777" w:rsidR="008F07D0" w:rsidRDefault="008F07D0" w:rsidP="008F07D0"/>
        </w:tc>
        <w:tc>
          <w:tcPr>
            <w:tcW w:w="288" w:type="dxa"/>
          </w:tcPr>
          <w:p w14:paraId="3AB66479" w14:textId="77777777" w:rsidR="008F07D0" w:rsidRDefault="008F07D0" w:rsidP="008F07D0">
            <w:pPr>
              <w:pStyle w:val="CopticCross"/>
            </w:pPr>
          </w:p>
        </w:tc>
        <w:tc>
          <w:tcPr>
            <w:tcW w:w="3960" w:type="dxa"/>
          </w:tcPr>
          <w:p w14:paraId="1E5FCE3A" w14:textId="77777777" w:rsidR="008F07D0" w:rsidRDefault="00432933" w:rsidP="00432933">
            <w:pPr>
              <w:pStyle w:val="CopticVersemulti-line"/>
            </w:pPr>
            <w:r>
              <w:t>Ⲉⲑⲛⲏⲟⲩ ⲉ̀ⲛⲁⲙⲁϣϫ ⲛ̀ⲟⲩⲛⲓϣϯ</w:t>
            </w:r>
          </w:p>
          <w:p w14:paraId="5581C596" w14:textId="77777777" w:rsidR="00432933" w:rsidRDefault="00432933" w:rsidP="00432933">
            <w:pPr>
              <w:pStyle w:val="CopticVersemulti-line"/>
            </w:pPr>
            <w:r>
              <w:t>ⲛ̀ⲣⲁϣⲓ Ⲇⲁⲩⲓⲇ ⲡ̀ⲟⲩⲣⲟ ⲉϥϫⲱ ⲙ̀ⲙⲟⲥ</w:t>
            </w:r>
          </w:p>
          <w:p w14:paraId="4A7993CE" w14:textId="77777777" w:rsidR="00432933" w:rsidRDefault="00432933" w:rsidP="00432933">
            <w:pPr>
              <w:pStyle w:val="CopticVersemulti-line"/>
            </w:pPr>
            <w:r>
              <w:t>ⲁϥⲧⲱⲛϥ ⲛ̀ϫⲉ Ⲡϭⲟⲓⲥ ⲙ̀ⲫ̀ⲣⲏϯ ⲙ̀ⲫⲏⲉ̀ⲧⲉⲛⲕⲟⲧ</w:t>
            </w:r>
          </w:p>
          <w:p w14:paraId="02394E74" w14:textId="5A25070E" w:rsidR="00432933" w:rsidRDefault="00432933" w:rsidP="008F07D0">
            <w:pPr>
              <w:pStyle w:val="CopticHangingVerse"/>
            </w:pPr>
            <w:r>
              <w:t>ⲓⲥ ⲕⲉⲟⲩⲁⲓ ⲉϥⲑⲁϧⲓ ⲉ̀ⲃⲟⲗ ϧⲉⲛ ⲡ̀ⲏⲣⲡ.</w:t>
            </w:r>
          </w:p>
        </w:tc>
      </w:tr>
      <w:tr w:rsidR="008F07D0" w:rsidRPr="00AF56AD" w14:paraId="4D011059" w14:textId="77777777" w:rsidTr="003C273F">
        <w:trPr>
          <w:cantSplit/>
          <w:jc w:val="center"/>
        </w:trPr>
        <w:tc>
          <w:tcPr>
            <w:tcW w:w="288" w:type="dxa"/>
          </w:tcPr>
          <w:p w14:paraId="22F400C0" w14:textId="77777777" w:rsidR="008F07D0" w:rsidRDefault="008F07D0" w:rsidP="008F07D0">
            <w:pPr>
              <w:pStyle w:val="CopticCross"/>
            </w:pPr>
          </w:p>
        </w:tc>
        <w:tc>
          <w:tcPr>
            <w:tcW w:w="3960" w:type="dxa"/>
          </w:tcPr>
          <w:p w14:paraId="1C91D206" w14:textId="77777777" w:rsidR="008F07D0" w:rsidRDefault="008F07D0" w:rsidP="008F07D0">
            <w:pPr>
              <w:pStyle w:val="EngHang"/>
            </w:pPr>
            <w:r>
              <w:t>For our Lord</w:t>
            </w:r>
          </w:p>
          <w:p w14:paraId="21330227" w14:textId="77777777" w:rsidR="008F07D0" w:rsidRDefault="008F07D0" w:rsidP="008F07D0">
            <w:pPr>
              <w:pStyle w:val="EngHang"/>
            </w:pPr>
            <w:r>
              <w:t>Jesus Christ,</w:t>
            </w:r>
          </w:p>
          <w:p w14:paraId="3CE66111" w14:textId="77777777" w:rsidR="008F07D0" w:rsidRDefault="008F07D0" w:rsidP="008F07D0">
            <w:pPr>
              <w:pStyle w:val="EngHang"/>
            </w:pPr>
            <w:r>
              <w:t>The true Lamb,</w:t>
            </w:r>
          </w:p>
          <w:p w14:paraId="05CD9374" w14:textId="6D26AD47" w:rsidR="008F07D0" w:rsidRDefault="008F07D0" w:rsidP="008F07D0">
            <w:pPr>
              <w:pStyle w:val="EngHangEnd"/>
            </w:pPr>
            <w:r>
              <w:t>Is risen from the dead!</w:t>
            </w:r>
          </w:p>
        </w:tc>
        <w:tc>
          <w:tcPr>
            <w:tcW w:w="288" w:type="dxa"/>
          </w:tcPr>
          <w:p w14:paraId="3A9E8A7B" w14:textId="77777777" w:rsidR="008F07D0" w:rsidRDefault="008F07D0" w:rsidP="008F07D0"/>
        </w:tc>
        <w:tc>
          <w:tcPr>
            <w:tcW w:w="288" w:type="dxa"/>
          </w:tcPr>
          <w:p w14:paraId="6F335324" w14:textId="77777777" w:rsidR="008F07D0" w:rsidRDefault="008F07D0" w:rsidP="008F07D0">
            <w:pPr>
              <w:pStyle w:val="CopticCross"/>
            </w:pPr>
          </w:p>
        </w:tc>
        <w:tc>
          <w:tcPr>
            <w:tcW w:w="3960" w:type="dxa"/>
          </w:tcPr>
          <w:p w14:paraId="76EBEFB5" w14:textId="77777777" w:rsidR="008F07D0" w:rsidRDefault="008F07D0" w:rsidP="008F07D0">
            <w:pPr>
              <w:pStyle w:val="CopticVersemulti-line"/>
            </w:pPr>
            <w:r>
              <w:t>Ϫⲉ Ⲡⲉⲛϭⲟⲓⲥ</w:t>
            </w:r>
          </w:p>
          <w:p w14:paraId="5457E3F8" w14:textId="77777777" w:rsidR="008F07D0" w:rsidRDefault="008F07D0" w:rsidP="008F07D0">
            <w:pPr>
              <w:pStyle w:val="CopticVersemulti-line"/>
            </w:pPr>
            <w:r>
              <w:t>Ⲓⲏⲥⲟⲩⲥ Ⲡⲓⲭ̀ⲣⲓⲥⲧⲟⲥ</w:t>
            </w:r>
          </w:p>
          <w:p w14:paraId="4AD18C9E" w14:textId="77777777" w:rsidR="008F07D0" w:rsidRDefault="008F07D0" w:rsidP="008F07D0">
            <w:pPr>
              <w:pStyle w:val="CopticVersemulti-line"/>
            </w:pPr>
            <w:r>
              <w:t>ⲛⲓϩⲓⲏⲃ ⲙ̀ⲙⲏⲓ</w:t>
            </w:r>
          </w:p>
          <w:p w14:paraId="1F0990B4" w14:textId="640C55F9" w:rsidR="008F07D0" w:rsidRDefault="008F07D0" w:rsidP="008F07D0">
            <w:pPr>
              <w:pStyle w:val="CopticHangingVerse"/>
            </w:pPr>
            <w:r>
              <w:t>ⲁϥⲧⲱⲛϥ ⲉ̀ⲃⲟⲗ ϧⲉⲛ ⲛⲓⲉⲑⲙⲱⲟⲩⲧ.</w:t>
            </w:r>
          </w:p>
        </w:tc>
      </w:tr>
      <w:tr w:rsidR="008F07D0" w:rsidRPr="00AF56AD" w14:paraId="694EA6AF" w14:textId="77777777" w:rsidTr="003C273F">
        <w:trPr>
          <w:cantSplit/>
          <w:jc w:val="center"/>
        </w:trPr>
        <w:tc>
          <w:tcPr>
            <w:tcW w:w="288" w:type="dxa"/>
          </w:tcPr>
          <w:p w14:paraId="00BFEB32" w14:textId="77777777" w:rsidR="008F07D0" w:rsidRDefault="008F07D0" w:rsidP="008F07D0">
            <w:pPr>
              <w:pStyle w:val="CopticCross"/>
            </w:pPr>
          </w:p>
        </w:tc>
        <w:tc>
          <w:tcPr>
            <w:tcW w:w="3960" w:type="dxa"/>
          </w:tcPr>
          <w:p w14:paraId="3EA7F9A7" w14:textId="77777777" w:rsidR="008F07D0" w:rsidRDefault="008F07D0" w:rsidP="008F07D0">
            <w:pPr>
              <w:pStyle w:val="EngHang"/>
            </w:pPr>
            <w:r>
              <w:t>Christ rose and granted us</w:t>
            </w:r>
          </w:p>
          <w:p w14:paraId="4D06E660" w14:textId="77777777" w:rsidR="008F07D0" w:rsidRDefault="008F07D0" w:rsidP="008F07D0">
            <w:pPr>
              <w:pStyle w:val="EngHang"/>
            </w:pPr>
            <w:r>
              <w:t>The life that endures forever,</w:t>
            </w:r>
          </w:p>
          <w:p w14:paraId="0DBB58CA" w14:textId="77777777" w:rsidR="008F07D0" w:rsidRDefault="008F07D0" w:rsidP="008F07D0">
            <w:pPr>
              <w:pStyle w:val="EngHang"/>
            </w:pPr>
            <w:r>
              <w:t>And destried death in His Godhead,</w:t>
            </w:r>
          </w:p>
          <w:p w14:paraId="5DAEA039" w14:textId="131B3132" w:rsidR="008F07D0" w:rsidRDefault="008F07D0" w:rsidP="008F07D0">
            <w:pPr>
              <w:pStyle w:val="EngHangEnd"/>
            </w:pPr>
            <w:r>
              <w:t>Trampling its thorn in His might.</w:t>
            </w:r>
          </w:p>
        </w:tc>
        <w:tc>
          <w:tcPr>
            <w:tcW w:w="288" w:type="dxa"/>
          </w:tcPr>
          <w:p w14:paraId="0F459A5B" w14:textId="77777777" w:rsidR="008F07D0" w:rsidRDefault="008F07D0" w:rsidP="008F07D0"/>
        </w:tc>
        <w:tc>
          <w:tcPr>
            <w:tcW w:w="288" w:type="dxa"/>
          </w:tcPr>
          <w:p w14:paraId="7C3F465C" w14:textId="77777777" w:rsidR="008F07D0" w:rsidRDefault="008F07D0" w:rsidP="008F07D0">
            <w:pPr>
              <w:pStyle w:val="CopticCross"/>
            </w:pPr>
          </w:p>
        </w:tc>
        <w:tc>
          <w:tcPr>
            <w:tcW w:w="3960" w:type="dxa"/>
          </w:tcPr>
          <w:p w14:paraId="42878B00" w14:textId="77777777" w:rsidR="00432933" w:rsidRDefault="00432933" w:rsidP="00432933">
            <w:pPr>
              <w:pStyle w:val="CopticVersemulti-line"/>
            </w:pPr>
            <w:r>
              <w:t>Ⲡⲓⲭ̀ⲣⲓⲥⲧⲟⲥ ⲁϥⲧⲱⲛϥ ⲟⲩⲟϩ ⲁϥⲉⲣϩ̀ⲙⲟⲧ</w:t>
            </w:r>
          </w:p>
          <w:p w14:paraId="71F7646A" w14:textId="0220E1EA" w:rsidR="008F07D0" w:rsidRDefault="00432933" w:rsidP="00432933">
            <w:pPr>
              <w:pStyle w:val="CopticVersemulti-line"/>
            </w:pPr>
            <w:r>
              <w:t>ⲛⲁⲛ ⲙ̀ⲡⲓⲱⲛϧ ⲉⲑⲙⲏⲛ ⲉ̀ⲃⲟⲗ ϣⲁ ⲉ̀ⲛⲉϩ:</w:t>
            </w:r>
          </w:p>
          <w:p w14:paraId="0C01AC93" w14:textId="77777777" w:rsidR="00432933" w:rsidRDefault="00432933" w:rsidP="00432933">
            <w:pPr>
              <w:pStyle w:val="CopticVersemulti-line"/>
            </w:pPr>
            <w:r>
              <w:t>ⲁϥⲕⲱⲣϥ ⲙ̀ⲫ̀ⲙⲟⲩ ϧⲉⲛ ⲧⲉϥ ⲙⲉⲑⲛⲟⲩϯ</w:t>
            </w:r>
          </w:p>
          <w:p w14:paraId="227B2532" w14:textId="4F75132F" w:rsidR="00432933" w:rsidRDefault="00432933" w:rsidP="008F07D0">
            <w:pPr>
              <w:pStyle w:val="CopticHangingVerse"/>
            </w:pPr>
            <w:r>
              <w:t>ⲁϥϩⲱⲙⲓ ⲛ̀ⲧⲉϥⲥⲟⲩⲣⲓ ϧⲉⲛ ⲧⲉϥϫⲟⲙ.</w:t>
            </w:r>
          </w:p>
        </w:tc>
      </w:tr>
      <w:tr w:rsidR="008F07D0" w:rsidRPr="00AF56AD" w14:paraId="58D1688D" w14:textId="77777777" w:rsidTr="003C273F">
        <w:trPr>
          <w:cantSplit/>
          <w:jc w:val="center"/>
        </w:trPr>
        <w:tc>
          <w:tcPr>
            <w:tcW w:w="288" w:type="dxa"/>
          </w:tcPr>
          <w:p w14:paraId="7B5C3898" w14:textId="77777777" w:rsidR="008F07D0" w:rsidRDefault="008F07D0" w:rsidP="008F07D0">
            <w:pPr>
              <w:pStyle w:val="CopticCross"/>
            </w:pPr>
          </w:p>
        </w:tc>
        <w:tc>
          <w:tcPr>
            <w:tcW w:w="3960" w:type="dxa"/>
          </w:tcPr>
          <w:p w14:paraId="441D4A25" w14:textId="77777777" w:rsidR="008F07D0" w:rsidRDefault="008F07D0" w:rsidP="008F07D0">
            <w:pPr>
              <w:pStyle w:val="EngHang"/>
            </w:pPr>
            <w:r>
              <w:t>For our Lord</w:t>
            </w:r>
          </w:p>
          <w:p w14:paraId="32B2384C" w14:textId="77777777" w:rsidR="008F07D0" w:rsidRDefault="008F07D0" w:rsidP="008F07D0">
            <w:pPr>
              <w:pStyle w:val="EngHang"/>
            </w:pPr>
            <w:r>
              <w:t>Jesus Christ,</w:t>
            </w:r>
          </w:p>
          <w:p w14:paraId="7A2680B1" w14:textId="77777777" w:rsidR="008F07D0" w:rsidRDefault="008F07D0" w:rsidP="008F07D0">
            <w:pPr>
              <w:pStyle w:val="EngHang"/>
            </w:pPr>
            <w:r>
              <w:t>The true Lamb,</w:t>
            </w:r>
          </w:p>
          <w:p w14:paraId="1BF4208C" w14:textId="3223F246" w:rsidR="008F07D0" w:rsidRDefault="008F07D0" w:rsidP="008F07D0">
            <w:pPr>
              <w:pStyle w:val="EngHangEnd"/>
            </w:pPr>
            <w:r>
              <w:t>Is risen from the dead!</w:t>
            </w:r>
          </w:p>
        </w:tc>
        <w:tc>
          <w:tcPr>
            <w:tcW w:w="288" w:type="dxa"/>
          </w:tcPr>
          <w:p w14:paraId="7F91621D" w14:textId="77777777" w:rsidR="008F07D0" w:rsidRDefault="008F07D0" w:rsidP="008F07D0"/>
        </w:tc>
        <w:tc>
          <w:tcPr>
            <w:tcW w:w="288" w:type="dxa"/>
          </w:tcPr>
          <w:p w14:paraId="076DE8C7" w14:textId="77777777" w:rsidR="008F07D0" w:rsidRDefault="008F07D0" w:rsidP="008F07D0">
            <w:pPr>
              <w:pStyle w:val="CopticCross"/>
            </w:pPr>
          </w:p>
        </w:tc>
        <w:tc>
          <w:tcPr>
            <w:tcW w:w="3960" w:type="dxa"/>
          </w:tcPr>
          <w:p w14:paraId="525186AD" w14:textId="77777777" w:rsidR="008F07D0" w:rsidRDefault="008F07D0" w:rsidP="008F07D0">
            <w:pPr>
              <w:pStyle w:val="CopticVersemulti-line"/>
            </w:pPr>
            <w:r>
              <w:t>Ϫⲉ Ⲡⲉⲛϭⲟⲓⲥ</w:t>
            </w:r>
          </w:p>
          <w:p w14:paraId="1CA888D8" w14:textId="77777777" w:rsidR="008F07D0" w:rsidRDefault="008F07D0" w:rsidP="008F07D0">
            <w:pPr>
              <w:pStyle w:val="CopticVersemulti-line"/>
            </w:pPr>
            <w:r>
              <w:t>Ⲓⲏⲥⲟⲩⲥ Ⲡⲓⲭ̀ⲣⲓⲥⲧⲟⲥ</w:t>
            </w:r>
          </w:p>
          <w:p w14:paraId="089692D3" w14:textId="77777777" w:rsidR="008F07D0" w:rsidRDefault="008F07D0" w:rsidP="008F07D0">
            <w:pPr>
              <w:pStyle w:val="CopticVersemulti-line"/>
            </w:pPr>
            <w:r>
              <w:t>ⲛⲓϩⲓⲏⲃ ⲙ̀ⲙⲏⲓ</w:t>
            </w:r>
          </w:p>
          <w:p w14:paraId="1E87BFAF" w14:textId="138B5FA7" w:rsidR="008F07D0" w:rsidRDefault="008F07D0" w:rsidP="008F07D0">
            <w:pPr>
              <w:pStyle w:val="CopticHangingVerse"/>
            </w:pPr>
            <w:r>
              <w:t>ⲁϥⲧⲱⲛϥ ⲉ̀ⲃⲟⲗ ϧⲉⲛ ⲛⲓⲉⲑⲙⲱⲟⲩⲧ.</w:t>
            </w:r>
          </w:p>
        </w:tc>
      </w:tr>
      <w:tr w:rsidR="008F07D0" w:rsidRPr="00AF56AD" w14:paraId="0AD311FC" w14:textId="77777777" w:rsidTr="003C273F">
        <w:trPr>
          <w:cantSplit/>
          <w:jc w:val="center"/>
        </w:trPr>
        <w:tc>
          <w:tcPr>
            <w:tcW w:w="288" w:type="dxa"/>
          </w:tcPr>
          <w:p w14:paraId="59A9BB3D" w14:textId="77777777" w:rsidR="008F07D0" w:rsidRDefault="008F07D0" w:rsidP="008F07D0">
            <w:pPr>
              <w:pStyle w:val="CopticCross"/>
            </w:pPr>
          </w:p>
        </w:tc>
        <w:tc>
          <w:tcPr>
            <w:tcW w:w="3960" w:type="dxa"/>
          </w:tcPr>
          <w:p w14:paraId="316340A6" w14:textId="77777777" w:rsidR="008F07D0" w:rsidRDefault="008F07D0" w:rsidP="008F07D0">
            <w:pPr>
              <w:pStyle w:val="EngHang"/>
            </w:pPr>
            <w:r>
              <w:t>Early on the first day of the week,</w:t>
            </w:r>
          </w:p>
          <w:p w14:paraId="77986D0E" w14:textId="77777777" w:rsidR="008F07D0" w:rsidRDefault="008F07D0" w:rsidP="008F07D0">
            <w:pPr>
              <w:pStyle w:val="EngHang"/>
            </w:pPr>
            <w:r>
              <w:t>Mary came to the tomb.</w:t>
            </w:r>
          </w:p>
          <w:p w14:paraId="31E72FC7" w14:textId="77777777" w:rsidR="008F07D0" w:rsidRDefault="008F07D0" w:rsidP="008F07D0">
            <w:pPr>
              <w:pStyle w:val="EngHang"/>
            </w:pPr>
            <w:r>
              <w:t>She saw the stone rolled away,</w:t>
            </w:r>
          </w:p>
          <w:p w14:paraId="5F810400" w14:textId="32EC1D22" w:rsidR="008F07D0" w:rsidRDefault="008F07D0" w:rsidP="008F07D0">
            <w:pPr>
              <w:pStyle w:val="EngHangEnd"/>
            </w:pPr>
            <w:r>
              <w:t>And the linens placed there.</w:t>
            </w:r>
          </w:p>
        </w:tc>
        <w:tc>
          <w:tcPr>
            <w:tcW w:w="288" w:type="dxa"/>
          </w:tcPr>
          <w:p w14:paraId="738362F7" w14:textId="77777777" w:rsidR="008F07D0" w:rsidRDefault="008F07D0" w:rsidP="008F07D0"/>
        </w:tc>
        <w:tc>
          <w:tcPr>
            <w:tcW w:w="288" w:type="dxa"/>
          </w:tcPr>
          <w:p w14:paraId="12789E4F" w14:textId="77777777" w:rsidR="008F07D0" w:rsidRDefault="008F07D0" w:rsidP="008F07D0">
            <w:pPr>
              <w:pStyle w:val="CopticCross"/>
            </w:pPr>
          </w:p>
        </w:tc>
        <w:tc>
          <w:tcPr>
            <w:tcW w:w="3960" w:type="dxa"/>
          </w:tcPr>
          <w:p w14:paraId="794AF55C" w14:textId="77777777" w:rsidR="008F07D0" w:rsidRDefault="00432933" w:rsidP="00432933">
            <w:pPr>
              <w:pStyle w:val="CopticVersemulti-line"/>
            </w:pPr>
            <w:r>
              <w:t>Ⲛϣⲱⲣⲡ ⲙ̀ⲫ̀ⲟⲩⲁⲓ ⲛ̀ⲧⲉ ⲛⲓⲥⲁⲃⲃⲁⲧⲟⲛ</w:t>
            </w:r>
          </w:p>
          <w:p w14:paraId="441891BE" w14:textId="77777777" w:rsidR="00432933" w:rsidRDefault="00432933" w:rsidP="00432933">
            <w:pPr>
              <w:pStyle w:val="CopticVersemulti-line"/>
            </w:pPr>
            <w:r>
              <w:t>ⲁⲥⲓ̀ ⲛ̀ϫⲉ Ⲙⲁⲣⲓⲁ ⲉ̀ⲡⲓⲙ̀ϩⲁⲩ:</w:t>
            </w:r>
          </w:p>
          <w:p w14:paraId="5D800FCD" w14:textId="77777777" w:rsidR="00432933" w:rsidRDefault="00432933" w:rsidP="00432933">
            <w:pPr>
              <w:pStyle w:val="CopticVersemulti-line"/>
            </w:pPr>
            <w:r>
              <w:t>ⲁⲥⲛⲁⲩ ⲉ̀ ⲡⲓⲱ̀ⲛⲓ ⲉ̀ ⲁⲩⲥ̀ⲕⲉⲣⲕⲱⲣϥ</w:t>
            </w:r>
          </w:p>
          <w:p w14:paraId="385E0ADA" w14:textId="509FF63E" w:rsidR="00432933" w:rsidRDefault="00432933" w:rsidP="008F07D0">
            <w:pPr>
              <w:pStyle w:val="CopticHangingVerse"/>
            </w:pPr>
            <w:r>
              <w:t>ⲛⲉⲙ ⲛⲓϩ̀ⲃⲱⲥ ⲉⲩⲭⲏ ⲉ̀ϧ̀ⲣⲏⲓ.</w:t>
            </w:r>
          </w:p>
        </w:tc>
      </w:tr>
      <w:tr w:rsidR="008F07D0" w:rsidRPr="00AF56AD" w14:paraId="3CA4F51F" w14:textId="77777777" w:rsidTr="003C273F">
        <w:trPr>
          <w:cantSplit/>
          <w:jc w:val="center"/>
        </w:trPr>
        <w:tc>
          <w:tcPr>
            <w:tcW w:w="288" w:type="dxa"/>
          </w:tcPr>
          <w:p w14:paraId="2EC47EAF" w14:textId="77777777" w:rsidR="008F07D0" w:rsidRDefault="008F07D0" w:rsidP="008F07D0">
            <w:pPr>
              <w:pStyle w:val="CopticCross"/>
            </w:pPr>
          </w:p>
        </w:tc>
        <w:tc>
          <w:tcPr>
            <w:tcW w:w="3960" w:type="dxa"/>
          </w:tcPr>
          <w:p w14:paraId="2B83D36A" w14:textId="77777777" w:rsidR="008F07D0" w:rsidRDefault="008F07D0" w:rsidP="008F07D0">
            <w:pPr>
              <w:pStyle w:val="EngHang"/>
            </w:pPr>
            <w:r>
              <w:t>For our Lord</w:t>
            </w:r>
          </w:p>
          <w:p w14:paraId="7B5264C4" w14:textId="77777777" w:rsidR="008F07D0" w:rsidRDefault="008F07D0" w:rsidP="008F07D0">
            <w:pPr>
              <w:pStyle w:val="EngHang"/>
            </w:pPr>
            <w:r>
              <w:t>Jesus Christ,</w:t>
            </w:r>
          </w:p>
          <w:p w14:paraId="22F0BC8C" w14:textId="77777777" w:rsidR="008F07D0" w:rsidRDefault="008F07D0" w:rsidP="008F07D0">
            <w:pPr>
              <w:pStyle w:val="EngHang"/>
            </w:pPr>
            <w:r>
              <w:t>The true Lamb,</w:t>
            </w:r>
          </w:p>
          <w:p w14:paraId="433CC376" w14:textId="087E1EC1" w:rsidR="008F07D0" w:rsidRDefault="008F07D0" w:rsidP="008F07D0">
            <w:pPr>
              <w:pStyle w:val="EngHangEnd"/>
            </w:pPr>
            <w:r>
              <w:t>Is risen from the dead!</w:t>
            </w:r>
          </w:p>
        </w:tc>
        <w:tc>
          <w:tcPr>
            <w:tcW w:w="288" w:type="dxa"/>
          </w:tcPr>
          <w:p w14:paraId="0D234F13" w14:textId="77777777" w:rsidR="008F07D0" w:rsidRDefault="008F07D0" w:rsidP="008F07D0"/>
        </w:tc>
        <w:tc>
          <w:tcPr>
            <w:tcW w:w="288" w:type="dxa"/>
          </w:tcPr>
          <w:p w14:paraId="1E9D5123" w14:textId="77777777" w:rsidR="008F07D0" w:rsidRDefault="008F07D0" w:rsidP="008F07D0">
            <w:pPr>
              <w:pStyle w:val="CopticCross"/>
            </w:pPr>
          </w:p>
        </w:tc>
        <w:tc>
          <w:tcPr>
            <w:tcW w:w="3960" w:type="dxa"/>
          </w:tcPr>
          <w:p w14:paraId="48836819" w14:textId="77777777" w:rsidR="008F07D0" w:rsidRDefault="008F07D0" w:rsidP="008F07D0">
            <w:pPr>
              <w:pStyle w:val="CopticVersemulti-line"/>
            </w:pPr>
            <w:r>
              <w:t>Ϫⲉ Ⲡⲉⲛϭⲟⲓⲥ</w:t>
            </w:r>
          </w:p>
          <w:p w14:paraId="743D5ED2" w14:textId="77777777" w:rsidR="008F07D0" w:rsidRDefault="008F07D0" w:rsidP="008F07D0">
            <w:pPr>
              <w:pStyle w:val="CopticVersemulti-line"/>
            </w:pPr>
            <w:r>
              <w:t>Ⲓⲏⲥⲟⲩⲥ Ⲡⲓⲭ̀ⲣⲓⲥⲧⲟⲥ</w:t>
            </w:r>
          </w:p>
          <w:p w14:paraId="716B9306" w14:textId="77777777" w:rsidR="008F07D0" w:rsidRDefault="008F07D0" w:rsidP="008F07D0">
            <w:pPr>
              <w:pStyle w:val="CopticVersemulti-line"/>
            </w:pPr>
            <w:r>
              <w:t>ⲛⲓϩⲓⲏⲃ ⲙ̀ⲙⲏⲓ</w:t>
            </w:r>
          </w:p>
          <w:p w14:paraId="143E7F43" w14:textId="46F44D62" w:rsidR="008F07D0" w:rsidRDefault="008F07D0" w:rsidP="008F07D0">
            <w:pPr>
              <w:pStyle w:val="CopticHangingVerse"/>
            </w:pPr>
            <w:r>
              <w:t>ⲁϥⲧⲱⲛϥ ⲉ̀ⲃⲟⲗ ϧⲉⲛ ⲛⲓⲉⲑⲙⲱⲟⲩⲧ.</w:t>
            </w:r>
          </w:p>
        </w:tc>
      </w:tr>
      <w:tr w:rsidR="008F07D0" w:rsidRPr="00AF56AD" w14:paraId="5E16AE88" w14:textId="77777777" w:rsidTr="003C273F">
        <w:trPr>
          <w:cantSplit/>
          <w:jc w:val="center"/>
        </w:trPr>
        <w:tc>
          <w:tcPr>
            <w:tcW w:w="288" w:type="dxa"/>
          </w:tcPr>
          <w:p w14:paraId="58D31A53" w14:textId="77777777" w:rsidR="008F07D0" w:rsidRDefault="008F07D0" w:rsidP="008F07D0">
            <w:pPr>
              <w:pStyle w:val="CopticCross"/>
            </w:pPr>
          </w:p>
        </w:tc>
        <w:tc>
          <w:tcPr>
            <w:tcW w:w="3960" w:type="dxa"/>
          </w:tcPr>
          <w:p w14:paraId="4BD91E80" w14:textId="77777777" w:rsidR="008F07D0" w:rsidRDefault="008F07D0" w:rsidP="008F07D0">
            <w:pPr>
              <w:pStyle w:val="EngHang"/>
            </w:pPr>
            <w:r>
              <w:t>O King of Glory</w:t>
            </w:r>
          </w:p>
          <w:p w14:paraId="54F4BD7B" w14:textId="77777777" w:rsidR="008F07D0" w:rsidRDefault="008F07D0" w:rsidP="008F07D0">
            <w:pPr>
              <w:pStyle w:val="EngHang"/>
            </w:pPr>
            <w:r>
              <w:t>Who rose from the dead</w:t>
            </w:r>
          </w:p>
          <w:p w14:paraId="7ECB439E" w14:textId="77777777" w:rsidR="008F07D0" w:rsidRDefault="008F07D0" w:rsidP="008F07D0">
            <w:pPr>
              <w:pStyle w:val="EngHang"/>
            </w:pPr>
            <w:r>
              <w:t>On the third day,</w:t>
            </w:r>
          </w:p>
          <w:p w14:paraId="35A5C8E1" w14:textId="37BDF03D" w:rsidR="008F07D0" w:rsidRDefault="008F07D0" w:rsidP="008F07D0">
            <w:pPr>
              <w:pStyle w:val="EngHangEnd"/>
            </w:pPr>
            <w:r>
              <w:t>Save us and have mercy on us.</w:t>
            </w:r>
          </w:p>
        </w:tc>
        <w:tc>
          <w:tcPr>
            <w:tcW w:w="288" w:type="dxa"/>
          </w:tcPr>
          <w:p w14:paraId="34183AB4" w14:textId="77777777" w:rsidR="008F07D0" w:rsidRDefault="008F07D0" w:rsidP="008F07D0"/>
        </w:tc>
        <w:tc>
          <w:tcPr>
            <w:tcW w:w="288" w:type="dxa"/>
          </w:tcPr>
          <w:p w14:paraId="2090D280" w14:textId="77777777" w:rsidR="008F07D0" w:rsidRDefault="008F07D0" w:rsidP="008F07D0">
            <w:pPr>
              <w:pStyle w:val="CopticCross"/>
            </w:pPr>
          </w:p>
        </w:tc>
        <w:tc>
          <w:tcPr>
            <w:tcW w:w="3960" w:type="dxa"/>
          </w:tcPr>
          <w:p w14:paraId="5A30C64A" w14:textId="77777777" w:rsidR="008F07D0" w:rsidRDefault="00432933" w:rsidP="00432933">
            <w:pPr>
              <w:pStyle w:val="CopticVersemulti-line"/>
            </w:pPr>
            <w:r>
              <w:t>Ⲡⲟⲩⲣⲟ ⲛ̀ⲧⲉ ⲡ̀ⲱ̀ⲟⲩ</w:t>
            </w:r>
          </w:p>
          <w:p w14:paraId="326C7B5A" w14:textId="77777777" w:rsidR="00432933" w:rsidRDefault="00432933" w:rsidP="00432933">
            <w:pPr>
              <w:pStyle w:val="CopticVersemulti-line"/>
            </w:pPr>
            <w:r>
              <w:t xml:space="preserve">ⲫⲏⲉ̀ⲧⲁϥⲧⲱⲛϥ ⲉ̀ⲃⲟⲗ </w:t>
            </w:r>
          </w:p>
          <w:p w14:paraId="4C855CAF" w14:textId="77777777" w:rsidR="00432933" w:rsidRDefault="00432933" w:rsidP="00432933">
            <w:pPr>
              <w:pStyle w:val="CopticVersemulti-line"/>
            </w:pPr>
            <w:r>
              <w:t>ϧⲉⲛ ⲛⲓⲉ̀ϩⲟⲟⲩ ⲙ̀ⲙⲁϩϣⲟⲙⲧ:</w:t>
            </w:r>
          </w:p>
          <w:p w14:paraId="6EE83A6F" w14:textId="25E6BDF9" w:rsidR="00432933" w:rsidRDefault="00432933" w:rsidP="008F07D0">
            <w:pPr>
              <w:pStyle w:val="CopticHangingVerse"/>
            </w:pPr>
            <w:r>
              <w:t>ⲥⲱϯ ⲙ̀ⲙⲟⲛ ⲟⲩⲟϩ ⲛⲁⲓ ⲛⲁⲛ.</w:t>
            </w:r>
          </w:p>
        </w:tc>
      </w:tr>
    </w:tbl>
    <w:p w14:paraId="72928A2F" w14:textId="66A628C6" w:rsidR="00924C51" w:rsidRDefault="0026642A" w:rsidP="00924C51">
      <w:pPr>
        <w:pStyle w:val="Heading4"/>
      </w:pPr>
      <w:r>
        <w:t>All You Heavenly Multitudes</w:t>
      </w:r>
    </w:p>
    <w:p w14:paraId="0DA3CC7C" w14:textId="1EB15957" w:rsidR="00717690" w:rsidRPr="00717690" w:rsidRDefault="00987C57" w:rsidP="00717690">
      <w:pPr>
        <w:pStyle w:val="Rubric"/>
      </w:pPr>
      <w:r>
        <w:t>This is s</w:t>
      </w:r>
      <w:r w:rsidR="00717690">
        <w:t xml:space="preserve">aid </w:t>
      </w:r>
      <w:r>
        <w:t xml:space="preserve">after the Praxis is read, </w:t>
      </w:r>
      <w:r w:rsidR="0026642A">
        <w:rPr>
          <w:lang w:val="en-US"/>
        </w:rPr>
        <w:t>while the icon is being prepared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C51" w:rsidRPr="00AF56AD" w14:paraId="5D539A76" w14:textId="77777777" w:rsidTr="00924C51">
        <w:trPr>
          <w:cantSplit/>
          <w:jc w:val="center"/>
        </w:trPr>
        <w:tc>
          <w:tcPr>
            <w:tcW w:w="288" w:type="dxa"/>
          </w:tcPr>
          <w:p w14:paraId="7ACC106D" w14:textId="77777777" w:rsidR="00924C51" w:rsidRDefault="00924C51" w:rsidP="00924C51">
            <w:pPr>
              <w:pStyle w:val="CopticCross"/>
            </w:pPr>
          </w:p>
        </w:tc>
        <w:tc>
          <w:tcPr>
            <w:tcW w:w="3960" w:type="dxa"/>
          </w:tcPr>
          <w:p w14:paraId="4BD9AB93" w14:textId="602A05F0" w:rsidR="00924C51" w:rsidRDefault="00924C51" w:rsidP="00924C51">
            <w:pPr>
              <w:pStyle w:val="EngHang"/>
            </w:pPr>
            <w:r>
              <w:t>All you heavenly multitudes,</w:t>
            </w:r>
          </w:p>
          <w:p w14:paraId="4732B6EE" w14:textId="0D212E11" w:rsidR="00924C51" w:rsidRDefault="00924C51" w:rsidP="00924C51">
            <w:pPr>
              <w:pStyle w:val="EngHang"/>
            </w:pPr>
            <w:r>
              <w:t>Sing melodies of praise to our God;</w:t>
            </w:r>
          </w:p>
          <w:p w14:paraId="4CF10B3B" w14:textId="5D5ADA27" w:rsidR="00924C51" w:rsidRDefault="00924C51" w:rsidP="00924C51">
            <w:pPr>
              <w:pStyle w:val="EngHang"/>
            </w:pPr>
            <w:r>
              <w:t>Rejoice together with us today,</w:t>
            </w:r>
          </w:p>
          <w:p w14:paraId="7898075B" w14:textId="7944780A" w:rsidR="00924C51" w:rsidRDefault="00924C51" w:rsidP="00924C51">
            <w:pPr>
              <w:pStyle w:val="EngHangEnd"/>
            </w:pPr>
            <w:r>
              <w:t>In the Resurrection of the Lord Christ.</w:t>
            </w:r>
          </w:p>
        </w:tc>
        <w:tc>
          <w:tcPr>
            <w:tcW w:w="288" w:type="dxa"/>
          </w:tcPr>
          <w:p w14:paraId="7B5F2FE8" w14:textId="77777777" w:rsidR="00924C51" w:rsidRDefault="00924C51" w:rsidP="00924C51"/>
        </w:tc>
        <w:tc>
          <w:tcPr>
            <w:tcW w:w="288" w:type="dxa"/>
          </w:tcPr>
          <w:p w14:paraId="0DBDCF3F" w14:textId="77777777" w:rsidR="00924C51" w:rsidRDefault="00924C51" w:rsidP="00924C51">
            <w:pPr>
              <w:pStyle w:val="CopticCross"/>
            </w:pPr>
          </w:p>
        </w:tc>
        <w:tc>
          <w:tcPr>
            <w:tcW w:w="3960" w:type="dxa"/>
          </w:tcPr>
          <w:p w14:paraId="73B5D5AC" w14:textId="77777777" w:rsidR="00924C51" w:rsidRDefault="00924C51" w:rsidP="00924C51">
            <w:pPr>
              <w:pStyle w:val="CopticVersemulti-line"/>
            </w:pPr>
            <w:r>
              <w:t>Ⲛⲓⲭⲟⲣⲟⲥ ⲧⲏⲣⲟⲩ ⲛ̀ⲛⲁⲛⲓⲫⲏⲟⲩⲓ:</w:t>
            </w:r>
          </w:p>
          <w:p w14:paraId="44AF003B" w14:textId="77777777" w:rsidR="00924C51" w:rsidRDefault="00924C51" w:rsidP="00924C51">
            <w:pPr>
              <w:pStyle w:val="CopticVersemulti-line"/>
            </w:pPr>
            <w:r>
              <w:t>ⲁⲣⲓⲯⲁⲗⲓⲛ ⲉ̀Ⲡⲉⲛⲛⲟⲩϯ ϧⲉⲛ ⲛⲓⲃⲱϩⲉⲙ ⲛ̀ⲧⲉ ⲛⲓϩⲱⲥ:</w:t>
            </w:r>
          </w:p>
          <w:p w14:paraId="64D7856A" w14:textId="77777777" w:rsidR="00924C51" w:rsidRDefault="00924C51" w:rsidP="00924C51">
            <w:pPr>
              <w:pStyle w:val="CopticVersemulti-line"/>
            </w:pPr>
            <w:r>
              <w:t>ⲟⲩⲛⲟϥ ⲙ̀ⲙⲱⲧⲉⲛ ⲛⲉⲙⲁⲛ ⲙ̀ⲫⲟⲟⲩ ⲉⲣⲧⲉⲛⲣⲁϣⲓ:</w:t>
            </w:r>
          </w:p>
          <w:p w14:paraId="31B3E48C" w14:textId="4BFBA3E7" w:rsidR="00924C51" w:rsidRPr="00AF56AD" w:rsidRDefault="00924C51" w:rsidP="00924C51">
            <w:pPr>
              <w:pStyle w:val="CopticVerse"/>
            </w:pPr>
            <w:r>
              <w:t>ϧⲉⲛ ⲧ̀ⲁ̀ⲛⲁⲥⲧⲁⲥⲓⲥ ⲙ̀ⲫ̀ⲛⲏⲃ Ⲡⲓⲭ̀ⲣⲓⲥⲧⲟⲥ.</w:t>
            </w:r>
          </w:p>
        </w:tc>
      </w:tr>
      <w:tr w:rsidR="00924C51" w:rsidRPr="00AF56AD" w14:paraId="4BE1A2A2" w14:textId="77777777" w:rsidTr="00924C51">
        <w:trPr>
          <w:cantSplit/>
          <w:jc w:val="center"/>
        </w:trPr>
        <w:tc>
          <w:tcPr>
            <w:tcW w:w="288" w:type="dxa"/>
          </w:tcPr>
          <w:p w14:paraId="6B598545" w14:textId="77777777" w:rsidR="00924C51" w:rsidRDefault="00924C51" w:rsidP="00924C51">
            <w:pPr>
              <w:pStyle w:val="CopticCross"/>
            </w:pPr>
          </w:p>
        </w:tc>
        <w:tc>
          <w:tcPr>
            <w:tcW w:w="3960" w:type="dxa"/>
          </w:tcPr>
          <w:p w14:paraId="47041599" w14:textId="0FDB506E" w:rsidR="00924C51" w:rsidRDefault="00924C51" w:rsidP="00924C51">
            <w:pPr>
              <w:pStyle w:val="EngHang"/>
            </w:pPr>
            <w:r>
              <w:t>Today the prophecies were fulfilled,</w:t>
            </w:r>
          </w:p>
          <w:p w14:paraId="6BA95012" w14:textId="468A3253" w:rsidR="00924C51" w:rsidRDefault="00924C51" w:rsidP="00924C51">
            <w:pPr>
              <w:pStyle w:val="EngHang"/>
            </w:pPr>
            <w:r>
              <w:t>And the sayings of the forefathers were realized:</w:t>
            </w:r>
          </w:p>
          <w:p w14:paraId="3BF6D367" w14:textId="74FE9631" w:rsidR="00924C51" w:rsidRDefault="00924C51" w:rsidP="00924C51">
            <w:pPr>
              <w:pStyle w:val="EngHang"/>
            </w:pPr>
            <w:r>
              <w:t>The Lord is risen from the dead,</w:t>
            </w:r>
          </w:p>
          <w:p w14:paraId="02BD5864" w14:textId="772A9C3C" w:rsidR="00924C51" w:rsidRDefault="00924C51" w:rsidP="00924C51">
            <w:pPr>
              <w:pStyle w:val="EngHangEnd"/>
            </w:pPr>
            <w:r>
              <w:t>And He is the Firstfruit of those who slept.</w:t>
            </w:r>
          </w:p>
        </w:tc>
        <w:tc>
          <w:tcPr>
            <w:tcW w:w="288" w:type="dxa"/>
          </w:tcPr>
          <w:p w14:paraId="34F4B00C" w14:textId="77777777" w:rsidR="00924C51" w:rsidRDefault="00924C51" w:rsidP="00924C51"/>
        </w:tc>
        <w:tc>
          <w:tcPr>
            <w:tcW w:w="288" w:type="dxa"/>
          </w:tcPr>
          <w:p w14:paraId="2A128D49" w14:textId="77777777" w:rsidR="00924C51" w:rsidRDefault="00924C51" w:rsidP="00924C51">
            <w:pPr>
              <w:pStyle w:val="CopticCross"/>
            </w:pPr>
          </w:p>
        </w:tc>
        <w:tc>
          <w:tcPr>
            <w:tcW w:w="3960" w:type="dxa"/>
          </w:tcPr>
          <w:p w14:paraId="01A40376" w14:textId="77777777" w:rsidR="00924C51" w:rsidRDefault="00924C51" w:rsidP="00924C51">
            <w:pPr>
              <w:pStyle w:val="CopticVersemulti-line"/>
            </w:pPr>
            <w:r>
              <w:t>Ⲙ̀ⲫⲟⲟⲩ ⲁ̀ⲛⲓⲡ̀ⲣⲟⲫⲏⲧⲓⲁ ϫⲱⲕ ⲉ̀ⲃⲟⲗ:</w:t>
            </w:r>
          </w:p>
          <w:p w14:paraId="0A5079F7" w14:textId="77777777" w:rsidR="00924C51" w:rsidRDefault="00924C51" w:rsidP="00924C51">
            <w:pPr>
              <w:pStyle w:val="CopticVersemulti-line"/>
            </w:pPr>
            <w:r>
              <w:t>ⲟⲩⲟϩ ⲁ̀ⲛⲓⲥⲁϫⲓ ⲛ̀ⲧⲉ ⲛⲉⲛⲓⲟϯ ϣⲱⲡⲓ:</w:t>
            </w:r>
          </w:p>
          <w:p w14:paraId="0B0DE023" w14:textId="77777777" w:rsidR="00924C51" w:rsidRDefault="00924C51" w:rsidP="00924C51">
            <w:pPr>
              <w:pStyle w:val="CopticVersemulti-line"/>
            </w:pPr>
            <w:r>
              <w:t>ⲉⲑⲃⲉ ⲧ̀ⲁ̀ⲛⲁⲥⲧⲁⲥⲓⲥ ⲙ̀Ⲡϭⲟⲓⲥ ⲉ̀ⲃⲟⲗ ϧⲉⲛ ⲛⲏⲉⲑⲙⲱⲟⲩⲧ:</w:t>
            </w:r>
          </w:p>
          <w:p w14:paraId="7B8F84AC" w14:textId="08575FAD" w:rsidR="00924C51" w:rsidRDefault="00924C51" w:rsidP="00924C51">
            <w:pPr>
              <w:pStyle w:val="CopticHangingVerse"/>
            </w:pPr>
            <w:r>
              <w:t>ⲉϥⲟⲓ ⲛ̀ϣⲟⲣⲡ ⲛ̀ⲛⲏⲉⲧⲁⲩⲉⲛⲕⲟⲧ:</w:t>
            </w:r>
          </w:p>
        </w:tc>
      </w:tr>
      <w:tr w:rsidR="00924C51" w:rsidRPr="00AF56AD" w14:paraId="64AEC022" w14:textId="77777777" w:rsidTr="00924C51">
        <w:trPr>
          <w:cantSplit/>
          <w:jc w:val="center"/>
        </w:trPr>
        <w:tc>
          <w:tcPr>
            <w:tcW w:w="288" w:type="dxa"/>
          </w:tcPr>
          <w:p w14:paraId="2A290D46" w14:textId="77777777" w:rsidR="00924C51" w:rsidRDefault="00924C51" w:rsidP="00924C51">
            <w:pPr>
              <w:pStyle w:val="CopticCross"/>
            </w:pPr>
          </w:p>
        </w:tc>
        <w:tc>
          <w:tcPr>
            <w:tcW w:w="3960" w:type="dxa"/>
          </w:tcPr>
          <w:p w14:paraId="4AA51B58" w14:textId="2E628071" w:rsidR="00924C51" w:rsidRDefault="00924C51" w:rsidP="00924C51">
            <w:pPr>
              <w:pStyle w:val="EngHang"/>
            </w:pPr>
            <w:r>
              <w:t>The Lord has awakened as one from sleep,</w:t>
            </w:r>
          </w:p>
          <w:p w14:paraId="13E62920" w14:textId="6089F37B" w:rsidR="00924C51" w:rsidRDefault="00924C51" w:rsidP="00924C51">
            <w:pPr>
              <w:pStyle w:val="EngHang"/>
            </w:pPr>
            <w:r>
              <w:t>And as a mighty man shouting by reason of wine;</w:t>
            </w:r>
          </w:p>
          <w:p w14:paraId="274E9239" w14:textId="03170A86" w:rsidR="00924C51" w:rsidRDefault="00924C51" w:rsidP="00924C51">
            <w:pPr>
              <w:pStyle w:val="EngHang"/>
            </w:pPr>
            <w:r>
              <w:t>He has granted us eternal joy,</w:t>
            </w:r>
          </w:p>
          <w:p w14:paraId="3B16D3B7" w14:textId="18BCC472" w:rsidR="00924C51" w:rsidRDefault="00924C51" w:rsidP="00924C51">
            <w:pPr>
              <w:pStyle w:val="EngHangEnd"/>
            </w:pPr>
            <w:r>
              <w:t>And has freed us from the bitter bondage.</w:t>
            </w:r>
          </w:p>
        </w:tc>
        <w:tc>
          <w:tcPr>
            <w:tcW w:w="288" w:type="dxa"/>
          </w:tcPr>
          <w:p w14:paraId="75C4D7AA" w14:textId="77777777" w:rsidR="00924C51" w:rsidRDefault="00924C51" w:rsidP="00924C51"/>
        </w:tc>
        <w:tc>
          <w:tcPr>
            <w:tcW w:w="288" w:type="dxa"/>
          </w:tcPr>
          <w:p w14:paraId="1B9279D7" w14:textId="77777777" w:rsidR="00924C51" w:rsidRDefault="00924C51" w:rsidP="00924C51">
            <w:pPr>
              <w:pStyle w:val="CopticCross"/>
            </w:pPr>
          </w:p>
        </w:tc>
        <w:tc>
          <w:tcPr>
            <w:tcW w:w="3960" w:type="dxa"/>
          </w:tcPr>
          <w:p w14:paraId="601F5294" w14:textId="77777777" w:rsidR="00924C51" w:rsidRDefault="00924C51" w:rsidP="00924C51">
            <w:pPr>
              <w:pStyle w:val="CopticVersemulti-line"/>
            </w:pPr>
            <w:r>
              <w:t>Ⲁϥⲧⲱⲛϥ ⲛ̀ϫⲉ Ⲡϭⲟⲓⲥ ⲙ̀ⲫ̀ⲣⲏϯ ⲙ̀ⲫⲏ ⲉⲧⲉⲛⲕⲟⲧ:</w:t>
            </w:r>
          </w:p>
          <w:p w14:paraId="5DBD4A41" w14:textId="77777777" w:rsidR="00924C51" w:rsidRDefault="00924C51" w:rsidP="00924C51">
            <w:pPr>
              <w:pStyle w:val="CopticVersemulti-line"/>
            </w:pPr>
            <w:r>
              <w:t>ⲓⲉ ⲕⲉ ⲟⲩⲁⲓ ⲉϥⲑⲁϧⲓ ⲉ̀ⲃⲟⲗ ϧⲉⲛ ⲡ̀ⲏⲣⲡ:</w:t>
            </w:r>
          </w:p>
          <w:p w14:paraId="493C670E" w14:textId="77777777" w:rsidR="00924C51" w:rsidRDefault="00924C51" w:rsidP="00924C51">
            <w:pPr>
              <w:pStyle w:val="CopticVersemulti-line"/>
            </w:pPr>
            <w:r>
              <w:t>ⲟⲩⲟϩ ⲁϥⲉⲣϩ̀ⲙⲟⲧ ⲛⲁⲛ ⲙ̀ⲡⲓⲱⲛϧ ⲛ̀ⲉ̀ⲛⲉϩ:</w:t>
            </w:r>
          </w:p>
          <w:p w14:paraId="6A8AAA28" w14:textId="79EE2AA7" w:rsidR="00924C51" w:rsidRPr="00AF56AD" w:rsidRDefault="00924C51" w:rsidP="00924C51">
            <w:pPr>
              <w:pStyle w:val="CopticHangingVerse"/>
            </w:pPr>
            <w:r>
              <w:t>ⲟⲩⲟϩ ⲁϥⲁⲓⲧⲉⲛ ⲛ̀ⲣⲉⲙϩⲉ ⲉ̀ⲃⲟⲗ ϩⲁ ϯⲙⲉⲧⲃⲱⲕ ⲛ̀ϣⲁϣⲓ.</w:t>
            </w:r>
          </w:p>
        </w:tc>
      </w:tr>
      <w:tr w:rsidR="0026642A" w:rsidRPr="00AF56AD" w14:paraId="6184C7E6" w14:textId="77777777" w:rsidTr="00924C51">
        <w:trPr>
          <w:cantSplit/>
          <w:jc w:val="center"/>
        </w:trPr>
        <w:tc>
          <w:tcPr>
            <w:tcW w:w="288" w:type="dxa"/>
          </w:tcPr>
          <w:p w14:paraId="5DDFD0DD" w14:textId="77777777" w:rsidR="0026642A" w:rsidRDefault="0026642A" w:rsidP="00924C51">
            <w:pPr>
              <w:pStyle w:val="CopticCross"/>
            </w:pPr>
          </w:p>
        </w:tc>
        <w:tc>
          <w:tcPr>
            <w:tcW w:w="3960" w:type="dxa"/>
          </w:tcPr>
          <w:p w14:paraId="62A6D8ED" w14:textId="43F364AD" w:rsidR="0026642A" w:rsidRDefault="0026642A" w:rsidP="00924C51">
            <w:pPr>
              <w:pStyle w:val="EngHang"/>
            </w:pPr>
            <w:r>
              <w:t xml:space="preserve">He </w:t>
            </w:r>
            <w:r w:rsidR="001309A0">
              <w:t>conquered and annihilated Hades</w:t>
            </w:r>
            <w:r>
              <w:t>,</w:t>
            </w:r>
          </w:p>
          <w:p w14:paraId="3A555661" w14:textId="77777777" w:rsidR="0026642A" w:rsidRDefault="0026642A" w:rsidP="00924C51">
            <w:pPr>
              <w:pStyle w:val="EngHang"/>
            </w:pPr>
            <w:r>
              <w:t>And broke the gates of brass,</w:t>
            </w:r>
          </w:p>
          <w:p w14:paraId="3CEA7E3F" w14:textId="2503D476" w:rsidR="0026642A" w:rsidRDefault="0026642A" w:rsidP="00924C51">
            <w:pPr>
              <w:pStyle w:val="EngHang"/>
            </w:pPr>
            <w:r>
              <w:t>And cut asunder the bars of iron</w:t>
            </w:r>
            <w:r w:rsidR="001309A0">
              <w:t xml:space="preserve"> for us</w:t>
            </w:r>
            <w:r>
              <w:t>,</w:t>
            </w:r>
          </w:p>
          <w:p w14:paraId="6E5C8F51" w14:textId="2837B1D5" w:rsidR="0026642A" w:rsidRDefault="001309A0" w:rsidP="0026642A">
            <w:pPr>
              <w:pStyle w:val="EngHangEnd"/>
            </w:pPr>
            <w:r>
              <w:t>E</w:t>
            </w:r>
            <w:r w:rsidR="0026642A">
              <w:t>xchanging punishment for salvation,</w:t>
            </w:r>
          </w:p>
        </w:tc>
        <w:tc>
          <w:tcPr>
            <w:tcW w:w="288" w:type="dxa"/>
          </w:tcPr>
          <w:p w14:paraId="6FF2F8E1" w14:textId="77777777" w:rsidR="0026642A" w:rsidRDefault="0026642A" w:rsidP="00924C51"/>
        </w:tc>
        <w:tc>
          <w:tcPr>
            <w:tcW w:w="288" w:type="dxa"/>
          </w:tcPr>
          <w:p w14:paraId="5742C3A7" w14:textId="77777777" w:rsidR="0026642A" w:rsidRDefault="0026642A" w:rsidP="00924C51">
            <w:pPr>
              <w:pStyle w:val="CopticCross"/>
            </w:pPr>
          </w:p>
        </w:tc>
        <w:tc>
          <w:tcPr>
            <w:tcW w:w="3960" w:type="dxa"/>
          </w:tcPr>
          <w:p w14:paraId="3758B782" w14:textId="77777777" w:rsidR="0026642A" w:rsidRDefault="0026642A" w:rsidP="00924C51">
            <w:pPr>
              <w:pStyle w:val="CopticVersemulti-line"/>
            </w:pPr>
          </w:p>
        </w:tc>
      </w:tr>
      <w:tr w:rsidR="0026642A" w:rsidRPr="00AF56AD" w14:paraId="63B1BA4E" w14:textId="77777777" w:rsidTr="00924C51">
        <w:trPr>
          <w:cantSplit/>
          <w:jc w:val="center"/>
        </w:trPr>
        <w:tc>
          <w:tcPr>
            <w:tcW w:w="288" w:type="dxa"/>
          </w:tcPr>
          <w:p w14:paraId="664E30CA" w14:textId="77777777" w:rsidR="0026642A" w:rsidRDefault="0026642A" w:rsidP="00924C51">
            <w:pPr>
              <w:pStyle w:val="CopticCross"/>
            </w:pPr>
          </w:p>
        </w:tc>
        <w:tc>
          <w:tcPr>
            <w:tcW w:w="3960" w:type="dxa"/>
          </w:tcPr>
          <w:p w14:paraId="2F102F12" w14:textId="77777777" w:rsidR="0026642A" w:rsidRDefault="0026642A" w:rsidP="00924C51">
            <w:pPr>
              <w:pStyle w:val="EngHang"/>
            </w:pPr>
            <w:r>
              <w:t>And restored Adam to Paradise,</w:t>
            </w:r>
          </w:p>
          <w:p w14:paraId="1CD54307" w14:textId="441CB20C" w:rsidR="0026642A" w:rsidRDefault="001309A0" w:rsidP="00924C51">
            <w:pPr>
              <w:pStyle w:val="EngHang"/>
            </w:pPr>
            <w:r>
              <w:t>In joy, gladness, and happiness,</w:t>
            </w:r>
          </w:p>
          <w:p w14:paraId="6FCEB2EB" w14:textId="77777777" w:rsidR="001309A0" w:rsidRDefault="001309A0" w:rsidP="001309A0">
            <w:pPr>
              <w:pStyle w:val="EngHang"/>
            </w:pPr>
            <w:r>
              <w:t>And his sons, who were in captivity,</w:t>
            </w:r>
          </w:p>
          <w:p w14:paraId="60B29F7B" w14:textId="01FB9E2D" w:rsidR="001309A0" w:rsidRDefault="001309A0" w:rsidP="001309A0">
            <w:pPr>
              <w:pStyle w:val="EngHangEnd"/>
            </w:pPr>
            <w:r>
              <w:t>Once more to joy.</w:t>
            </w:r>
          </w:p>
        </w:tc>
        <w:tc>
          <w:tcPr>
            <w:tcW w:w="288" w:type="dxa"/>
          </w:tcPr>
          <w:p w14:paraId="3F9D1351" w14:textId="77777777" w:rsidR="0026642A" w:rsidRDefault="0026642A" w:rsidP="00924C51"/>
        </w:tc>
        <w:tc>
          <w:tcPr>
            <w:tcW w:w="288" w:type="dxa"/>
          </w:tcPr>
          <w:p w14:paraId="07FAD7E8" w14:textId="77777777" w:rsidR="0026642A" w:rsidRDefault="0026642A" w:rsidP="00924C51">
            <w:pPr>
              <w:pStyle w:val="CopticCross"/>
            </w:pPr>
          </w:p>
        </w:tc>
        <w:tc>
          <w:tcPr>
            <w:tcW w:w="3960" w:type="dxa"/>
          </w:tcPr>
          <w:p w14:paraId="3D398BB7" w14:textId="77777777" w:rsidR="0026642A" w:rsidRDefault="0026642A" w:rsidP="00924C51">
            <w:pPr>
              <w:pStyle w:val="CopticVersemulti-line"/>
            </w:pPr>
          </w:p>
        </w:tc>
      </w:tr>
      <w:tr w:rsidR="001309A0" w:rsidRPr="00AF56AD" w14:paraId="558EF258" w14:textId="77777777" w:rsidTr="00924C51">
        <w:trPr>
          <w:cantSplit/>
          <w:jc w:val="center"/>
        </w:trPr>
        <w:tc>
          <w:tcPr>
            <w:tcW w:w="288" w:type="dxa"/>
          </w:tcPr>
          <w:p w14:paraId="30A58124" w14:textId="77777777" w:rsidR="001309A0" w:rsidRDefault="001309A0" w:rsidP="00924C51">
            <w:pPr>
              <w:pStyle w:val="CopticCross"/>
            </w:pPr>
          </w:p>
        </w:tc>
        <w:tc>
          <w:tcPr>
            <w:tcW w:w="3960" w:type="dxa"/>
          </w:tcPr>
          <w:p w14:paraId="0AC1C271" w14:textId="77777777" w:rsidR="001309A0" w:rsidRDefault="001309A0" w:rsidP="00924C51">
            <w:pPr>
              <w:pStyle w:val="EngHang"/>
            </w:pPr>
            <w:r>
              <w:t>Today the signal of salvation spread,</w:t>
            </w:r>
          </w:p>
          <w:p w14:paraId="0E94D57A" w14:textId="77777777" w:rsidR="001309A0" w:rsidRDefault="001309A0" w:rsidP="00924C51">
            <w:pPr>
              <w:pStyle w:val="EngHang"/>
            </w:pPr>
            <w:r>
              <w:t>The boides and spirits were renewed,</w:t>
            </w:r>
          </w:p>
          <w:p w14:paraId="73C6BDDD" w14:textId="77777777" w:rsidR="001309A0" w:rsidRDefault="001309A0" w:rsidP="00924C51">
            <w:pPr>
              <w:pStyle w:val="EngHang"/>
            </w:pPr>
            <w:r>
              <w:t>The believers won clemency for the retribution,</w:t>
            </w:r>
          </w:p>
          <w:p w14:paraId="585800DE" w14:textId="407FFEF6" w:rsidR="001309A0" w:rsidRDefault="001309A0" w:rsidP="001309A0">
            <w:pPr>
              <w:pStyle w:val="EngHangEnd"/>
            </w:pPr>
            <w:r>
              <w:t>And glorified God with joyful praises.</w:t>
            </w:r>
          </w:p>
        </w:tc>
        <w:tc>
          <w:tcPr>
            <w:tcW w:w="288" w:type="dxa"/>
          </w:tcPr>
          <w:p w14:paraId="432626BB" w14:textId="77777777" w:rsidR="001309A0" w:rsidRDefault="001309A0" w:rsidP="00924C51"/>
        </w:tc>
        <w:tc>
          <w:tcPr>
            <w:tcW w:w="288" w:type="dxa"/>
          </w:tcPr>
          <w:p w14:paraId="29A8A4DC" w14:textId="77777777" w:rsidR="001309A0" w:rsidRDefault="001309A0" w:rsidP="00924C51">
            <w:pPr>
              <w:pStyle w:val="CopticCross"/>
            </w:pPr>
          </w:p>
        </w:tc>
        <w:tc>
          <w:tcPr>
            <w:tcW w:w="3960" w:type="dxa"/>
          </w:tcPr>
          <w:p w14:paraId="45C945FE" w14:textId="77777777" w:rsidR="001309A0" w:rsidRDefault="001309A0" w:rsidP="00924C51">
            <w:pPr>
              <w:pStyle w:val="CopticVersemulti-line"/>
            </w:pPr>
          </w:p>
        </w:tc>
      </w:tr>
      <w:tr w:rsidR="001309A0" w:rsidRPr="00AF56AD" w14:paraId="20A9AE50" w14:textId="77777777" w:rsidTr="00924C51">
        <w:trPr>
          <w:cantSplit/>
          <w:jc w:val="center"/>
        </w:trPr>
        <w:tc>
          <w:tcPr>
            <w:tcW w:w="288" w:type="dxa"/>
          </w:tcPr>
          <w:p w14:paraId="3E6C7521" w14:textId="77777777" w:rsidR="001309A0" w:rsidRDefault="001309A0" w:rsidP="00924C51">
            <w:pPr>
              <w:pStyle w:val="CopticCross"/>
            </w:pPr>
          </w:p>
        </w:tc>
        <w:tc>
          <w:tcPr>
            <w:tcW w:w="3960" w:type="dxa"/>
          </w:tcPr>
          <w:p w14:paraId="61AD977B" w14:textId="77777777" w:rsidR="001309A0" w:rsidRDefault="001309A0" w:rsidP="00924C51">
            <w:pPr>
              <w:pStyle w:val="EngHang"/>
            </w:pPr>
            <w:r>
              <w:t>The daughter of David rejoiced,</w:t>
            </w:r>
          </w:p>
          <w:p w14:paraId="081646D2" w14:textId="77777777" w:rsidR="001309A0" w:rsidRDefault="001309A0" w:rsidP="00924C51">
            <w:pPr>
              <w:pStyle w:val="EngHang"/>
            </w:pPr>
            <w:r>
              <w:t>And hearts of the righteous apostles became glad,</w:t>
            </w:r>
          </w:p>
          <w:p w14:paraId="1FC36A8D" w14:textId="20FE0E40" w:rsidR="001309A0" w:rsidRDefault="001309A0" w:rsidP="00924C51">
            <w:pPr>
              <w:pStyle w:val="EngHang"/>
            </w:pPr>
            <w:r>
              <w:t>When the pure angels</w:t>
            </w:r>
          </w:p>
          <w:p w14:paraId="61D65418" w14:textId="63F006CD" w:rsidR="001309A0" w:rsidRDefault="001309A0" w:rsidP="001309A0">
            <w:pPr>
              <w:pStyle w:val="EngHangEnd"/>
            </w:pPr>
            <w:r>
              <w:t>Announced the Good News to them:</w:t>
            </w:r>
          </w:p>
        </w:tc>
        <w:tc>
          <w:tcPr>
            <w:tcW w:w="288" w:type="dxa"/>
          </w:tcPr>
          <w:p w14:paraId="76650624" w14:textId="77777777" w:rsidR="001309A0" w:rsidRDefault="001309A0" w:rsidP="00924C51"/>
        </w:tc>
        <w:tc>
          <w:tcPr>
            <w:tcW w:w="288" w:type="dxa"/>
          </w:tcPr>
          <w:p w14:paraId="1CA982B9" w14:textId="77777777" w:rsidR="001309A0" w:rsidRDefault="001309A0" w:rsidP="00924C51">
            <w:pPr>
              <w:pStyle w:val="CopticCross"/>
            </w:pPr>
          </w:p>
        </w:tc>
        <w:tc>
          <w:tcPr>
            <w:tcW w:w="3960" w:type="dxa"/>
          </w:tcPr>
          <w:p w14:paraId="2E08BF8F" w14:textId="77777777" w:rsidR="001309A0" w:rsidRDefault="001309A0" w:rsidP="00924C51">
            <w:pPr>
              <w:pStyle w:val="CopticVersemulti-line"/>
            </w:pPr>
          </w:p>
        </w:tc>
      </w:tr>
      <w:tr w:rsidR="001309A0" w:rsidRPr="00AF56AD" w14:paraId="458EE246" w14:textId="77777777" w:rsidTr="00924C51">
        <w:trPr>
          <w:cantSplit/>
          <w:jc w:val="center"/>
        </w:trPr>
        <w:tc>
          <w:tcPr>
            <w:tcW w:w="288" w:type="dxa"/>
          </w:tcPr>
          <w:p w14:paraId="7E1AD1F7" w14:textId="77777777" w:rsidR="001309A0" w:rsidRDefault="001309A0" w:rsidP="00924C51">
            <w:pPr>
              <w:pStyle w:val="CopticCross"/>
            </w:pPr>
          </w:p>
        </w:tc>
        <w:tc>
          <w:tcPr>
            <w:tcW w:w="3960" w:type="dxa"/>
          </w:tcPr>
          <w:p w14:paraId="31347179" w14:textId="77777777" w:rsidR="001309A0" w:rsidRDefault="001309A0" w:rsidP="00924C51">
            <w:pPr>
              <w:pStyle w:val="EngHang"/>
            </w:pPr>
            <w:r>
              <w:t>That Jesus Christ is risen,</w:t>
            </w:r>
          </w:p>
          <w:p w14:paraId="5A0438F1" w14:textId="77777777" w:rsidR="001309A0" w:rsidRDefault="001309A0" w:rsidP="001309A0">
            <w:pPr>
              <w:pStyle w:val="EngHang"/>
              <w:ind w:left="0" w:firstLine="0"/>
            </w:pPr>
            <w:r>
              <w:t>“He is not here.”</w:t>
            </w:r>
          </w:p>
          <w:p w14:paraId="3C656A6F" w14:textId="3310F5FA" w:rsidR="001309A0" w:rsidRDefault="001309A0" w:rsidP="00924C51">
            <w:pPr>
              <w:pStyle w:val="EngHang"/>
            </w:pPr>
            <w:r>
              <w:t>So the women went to he honoured disciples,</w:t>
            </w:r>
          </w:p>
          <w:p w14:paraId="65F5FC65" w14:textId="4F1364D9" w:rsidR="001309A0" w:rsidRDefault="001309A0" w:rsidP="001309A0">
            <w:pPr>
              <w:pStyle w:val="EngHangEnd"/>
            </w:pPr>
            <w:r>
              <w:t>And proclaimed the Resurreciton of the Creator of all to them.</w:t>
            </w:r>
          </w:p>
        </w:tc>
        <w:tc>
          <w:tcPr>
            <w:tcW w:w="288" w:type="dxa"/>
          </w:tcPr>
          <w:p w14:paraId="28E09EB6" w14:textId="77777777" w:rsidR="001309A0" w:rsidRDefault="001309A0" w:rsidP="00924C51"/>
        </w:tc>
        <w:tc>
          <w:tcPr>
            <w:tcW w:w="288" w:type="dxa"/>
          </w:tcPr>
          <w:p w14:paraId="4C3574CC" w14:textId="77777777" w:rsidR="001309A0" w:rsidRDefault="001309A0" w:rsidP="00924C51">
            <w:pPr>
              <w:pStyle w:val="CopticCross"/>
            </w:pPr>
          </w:p>
        </w:tc>
        <w:tc>
          <w:tcPr>
            <w:tcW w:w="3960" w:type="dxa"/>
          </w:tcPr>
          <w:p w14:paraId="39CE974B" w14:textId="77777777" w:rsidR="001309A0" w:rsidRDefault="001309A0" w:rsidP="00924C51">
            <w:pPr>
              <w:pStyle w:val="CopticVersemulti-line"/>
            </w:pPr>
          </w:p>
        </w:tc>
      </w:tr>
      <w:tr w:rsidR="001309A0" w:rsidRPr="00AF56AD" w14:paraId="352B3240" w14:textId="77777777" w:rsidTr="00924C51">
        <w:trPr>
          <w:cantSplit/>
          <w:jc w:val="center"/>
        </w:trPr>
        <w:tc>
          <w:tcPr>
            <w:tcW w:w="288" w:type="dxa"/>
          </w:tcPr>
          <w:p w14:paraId="4BACEF0D" w14:textId="77777777" w:rsidR="001309A0" w:rsidRDefault="001309A0" w:rsidP="00924C51">
            <w:pPr>
              <w:pStyle w:val="CopticCross"/>
            </w:pPr>
          </w:p>
        </w:tc>
        <w:tc>
          <w:tcPr>
            <w:tcW w:w="3960" w:type="dxa"/>
          </w:tcPr>
          <w:p w14:paraId="70F35FF7" w14:textId="77777777" w:rsidR="001309A0" w:rsidRDefault="001309A0" w:rsidP="00924C51">
            <w:pPr>
              <w:pStyle w:val="EngHang"/>
            </w:pPr>
            <w:r>
              <w:t>He appreared to His diciples, giving them joy,</w:t>
            </w:r>
          </w:p>
          <w:p w14:paraId="70C89D05" w14:textId="77777777" w:rsidR="001309A0" w:rsidRDefault="001309A0" w:rsidP="00924C51">
            <w:pPr>
              <w:pStyle w:val="EngHang"/>
            </w:pPr>
            <w:r>
              <w:t>They say Him with delight,</w:t>
            </w:r>
          </w:p>
          <w:p w14:paraId="70593958" w14:textId="77777777" w:rsidR="001309A0" w:rsidRDefault="001309A0" w:rsidP="00924C51">
            <w:pPr>
              <w:pStyle w:val="EngHang"/>
            </w:pPr>
            <w:r>
              <w:t>In the glory of His divinity,</w:t>
            </w:r>
          </w:p>
          <w:p w14:paraId="445BA46F" w14:textId="24A02B26" w:rsidR="001309A0" w:rsidRDefault="001309A0" w:rsidP="001309A0">
            <w:pPr>
              <w:pStyle w:val="EngHangEnd"/>
            </w:pPr>
            <w:r>
              <w:t>And they were happy to see Him alive.</w:t>
            </w:r>
          </w:p>
        </w:tc>
        <w:tc>
          <w:tcPr>
            <w:tcW w:w="288" w:type="dxa"/>
          </w:tcPr>
          <w:p w14:paraId="0AC00095" w14:textId="77777777" w:rsidR="001309A0" w:rsidRDefault="001309A0" w:rsidP="00924C51"/>
        </w:tc>
        <w:tc>
          <w:tcPr>
            <w:tcW w:w="288" w:type="dxa"/>
          </w:tcPr>
          <w:p w14:paraId="02E307D5" w14:textId="77777777" w:rsidR="001309A0" w:rsidRDefault="001309A0" w:rsidP="00924C51">
            <w:pPr>
              <w:pStyle w:val="CopticCross"/>
            </w:pPr>
          </w:p>
        </w:tc>
        <w:tc>
          <w:tcPr>
            <w:tcW w:w="3960" w:type="dxa"/>
          </w:tcPr>
          <w:p w14:paraId="5AB03697" w14:textId="77777777" w:rsidR="001309A0" w:rsidRDefault="001309A0" w:rsidP="00924C51">
            <w:pPr>
              <w:pStyle w:val="CopticVersemulti-line"/>
            </w:pPr>
          </w:p>
        </w:tc>
      </w:tr>
      <w:tr w:rsidR="001309A0" w:rsidRPr="00AF56AD" w14:paraId="15F49821" w14:textId="77777777" w:rsidTr="00924C51">
        <w:trPr>
          <w:cantSplit/>
          <w:jc w:val="center"/>
        </w:trPr>
        <w:tc>
          <w:tcPr>
            <w:tcW w:w="288" w:type="dxa"/>
          </w:tcPr>
          <w:p w14:paraId="27BB0C60" w14:textId="77777777" w:rsidR="001309A0" w:rsidRDefault="001309A0" w:rsidP="00924C51">
            <w:pPr>
              <w:pStyle w:val="CopticCross"/>
            </w:pPr>
          </w:p>
        </w:tc>
        <w:tc>
          <w:tcPr>
            <w:tcW w:w="3960" w:type="dxa"/>
          </w:tcPr>
          <w:p w14:paraId="55C15CE7" w14:textId="77777777" w:rsidR="001309A0" w:rsidRDefault="00626974" w:rsidP="00924C51">
            <w:pPr>
              <w:pStyle w:val="EngHang"/>
            </w:pPr>
            <w:r>
              <w:t>We praise Him and exalt Him,</w:t>
            </w:r>
          </w:p>
          <w:p w14:paraId="499D9D82" w14:textId="77777777" w:rsidR="00626974" w:rsidRDefault="00626974" w:rsidP="00924C51">
            <w:pPr>
              <w:pStyle w:val="EngHang"/>
            </w:pPr>
            <w:r>
              <w:t>And confess the glory of His resurrection.</w:t>
            </w:r>
          </w:p>
          <w:p w14:paraId="79C81FF2" w14:textId="77777777" w:rsidR="00626974" w:rsidRDefault="00626974" w:rsidP="00924C51">
            <w:pPr>
              <w:pStyle w:val="EngHang"/>
            </w:pPr>
            <w:r>
              <w:t>We thank Him for His great grace,</w:t>
            </w:r>
          </w:p>
          <w:p w14:paraId="4DD68741" w14:textId="7B1FE1E6" w:rsidR="00626974" w:rsidRDefault="00626974" w:rsidP="00626974">
            <w:pPr>
              <w:pStyle w:val="EngHangEnd"/>
            </w:pPr>
            <w:r>
              <w:t>For His mercy endures forever.</w:t>
            </w:r>
          </w:p>
        </w:tc>
        <w:tc>
          <w:tcPr>
            <w:tcW w:w="288" w:type="dxa"/>
          </w:tcPr>
          <w:p w14:paraId="3A0FB449" w14:textId="77777777" w:rsidR="001309A0" w:rsidRDefault="001309A0" w:rsidP="00924C51"/>
        </w:tc>
        <w:tc>
          <w:tcPr>
            <w:tcW w:w="288" w:type="dxa"/>
          </w:tcPr>
          <w:p w14:paraId="07842F09" w14:textId="77777777" w:rsidR="001309A0" w:rsidRDefault="001309A0" w:rsidP="00924C51">
            <w:pPr>
              <w:pStyle w:val="CopticCross"/>
            </w:pPr>
          </w:p>
        </w:tc>
        <w:tc>
          <w:tcPr>
            <w:tcW w:w="3960" w:type="dxa"/>
          </w:tcPr>
          <w:p w14:paraId="750D2FED" w14:textId="77777777" w:rsidR="001309A0" w:rsidRDefault="001309A0" w:rsidP="00924C51">
            <w:pPr>
              <w:pStyle w:val="CopticVersemulti-line"/>
            </w:pPr>
          </w:p>
        </w:tc>
      </w:tr>
    </w:tbl>
    <w:p w14:paraId="548D5C42" w14:textId="2282941B" w:rsidR="00717690" w:rsidRPr="00AA4D95" w:rsidRDefault="00717690" w:rsidP="00717690">
      <w:pPr>
        <w:pStyle w:val="Heading4"/>
        <w:rPr>
          <w:rFonts w:ascii="Arial Unicode MS" w:eastAsia="Arial Unicode MS" w:hAnsi="Arial Unicode MS" w:cs="Arial Unicode MS"/>
        </w:rPr>
      </w:pPr>
      <w:r>
        <w:t xml:space="preserve">The </w:t>
      </w:r>
      <w:r w:rsidR="00AA4D95">
        <w:t>Greek Paschal Troparion</w:t>
      </w:r>
    </w:p>
    <w:p w14:paraId="4E192C96" w14:textId="5510262C" w:rsidR="00717690" w:rsidRPr="00717690" w:rsidRDefault="00717690" w:rsidP="00717690">
      <w:pPr>
        <w:pStyle w:val="Rubric"/>
      </w:pPr>
      <w:r>
        <w:t>The clergy process around the altar three times, the nave three times, and the altar once more, carrying the adorned Paschal icon, with the censers, crosses, and candles, while all the people chant the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rsidRPr="00AF56AD" w14:paraId="7F05EAEC" w14:textId="77777777" w:rsidTr="00717690">
        <w:trPr>
          <w:cantSplit/>
          <w:jc w:val="center"/>
        </w:trPr>
        <w:tc>
          <w:tcPr>
            <w:tcW w:w="288" w:type="dxa"/>
          </w:tcPr>
          <w:p w14:paraId="36D063D0" w14:textId="77777777" w:rsidR="00717690" w:rsidRDefault="00717690" w:rsidP="00717690">
            <w:pPr>
              <w:pStyle w:val="CopticCross"/>
            </w:pPr>
          </w:p>
        </w:tc>
        <w:tc>
          <w:tcPr>
            <w:tcW w:w="3960" w:type="dxa"/>
          </w:tcPr>
          <w:p w14:paraId="3291AA0E" w14:textId="14B35B53" w:rsidR="00717690" w:rsidRDefault="00717690" w:rsidP="00717690">
            <w:pPr>
              <w:pStyle w:val="EngHang"/>
            </w:pPr>
            <w:r>
              <w:t>Christ is risen from the dead,</w:t>
            </w:r>
          </w:p>
          <w:p w14:paraId="3FC34AD5" w14:textId="3CFC37E7" w:rsidR="00717690" w:rsidRDefault="00717690" w:rsidP="00717690">
            <w:pPr>
              <w:pStyle w:val="EngHang"/>
            </w:pPr>
            <w:r>
              <w:t>Trampling down death by death,</w:t>
            </w:r>
          </w:p>
          <w:p w14:paraId="32F963C6" w14:textId="0417E94F" w:rsidR="00717690" w:rsidRDefault="00717690" w:rsidP="00717690">
            <w:pPr>
              <w:pStyle w:val="EngHang"/>
            </w:pPr>
            <w:r>
              <w:t>And upon those in the tombs,</w:t>
            </w:r>
          </w:p>
          <w:p w14:paraId="1935B2E8" w14:textId="08453316" w:rsidR="00717690" w:rsidRDefault="00717690" w:rsidP="00717690">
            <w:pPr>
              <w:pStyle w:val="EngHangEnd"/>
            </w:pPr>
            <w:r>
              <w:t>Bestowing eternal life!</w:t>
            </w:r>
          </w:p>
        </w:tc>
        <w:tc>
          <w:tcPr>
            <w:tcW w:w="288" w:type="dxa"/>
          </w:tcPr>
          <w:p w14:paraId="3C1D1D43" w14:textId="77777777" w:rsidR="00717690" w:rsidRDefault="00717690" w:rsidP="00717690"/>
        </w:tc>
        <w:tc>
          <w:tcPr>
            <w:tcW w:w="288" w:type="dxa"/>
          </w:tcPr>
          <w:p w14:paraId="43F868E8" w14:textId="77777777" w:rsidR="00717690" w:rsidRDefault="00717690" w:rsidP="00717690">
            <w:pPr>
              <w:pStyle w:val="CopticCross"/>
            </w:pPr>
          </w:p>
        </w:tc>
        <w:tc>
          <w:tcPr>
            <w:tcW w:w="3960" w:type="dxa"/>
          </w:tcPr>
          <w:p w14:paraId="283F71F1" w14:textId="1060F047" w:rsidR="00717690" w:rsidRDefault="00717690" w:rsidP="00717690">
            <w:pPr>
              <w:pStyle w:val="CopticVersemulti-line"/>
            </w:pPr>
            <w:r>
              <w:t>Ⲭ̀ⲣⲓⲥⲧⲟⲥ ⲁ̀ⲛⲉⲥⲧⲏ ⲉⲕⲛⲉⲕⲣⲱⲛ:</w:t>
            </w:r>
          </w:p>
          <w:p w14:paraId="71EE968D" w14:textId="6F63020D" w:rsidR="00717690" w:rsidRDefault="00717690" w:rsidP="00717690">
            <w:pPr>
              <w:pStyle w:val="CopticVersemulti-line"/>
            </w:pPr>
            <w:r>
              <w:t>ⲑⲁⲛⲁⲧⲱ ⲑⲁⲛⲁⲧⲟⲛ ⲡⲁⲧⲏⲥⲁⲥ</w:t>
            </w:r>
          </w:p>
          <w:p w14:paraId="66A2D6E6" w14:textId="77777777" w:rsidR="00717690" w:rsidRDefault="00717690" w:rsidP="00717690">
            <w:pPr>
              <w:pStyle w:val="CopticVersemulti-line"/>
            </w:pPr>
            <w:r>
              <w:t>ⲕⲉ ⲧⲓⲥ ⲉⲛ ⲧⲓⲥ ⲙ̀ⲛⲏⲙⲁⲥⲓ</w:t>
            </w:r>
          </w:p>
          <w:p w14:paraId="2502FF39" w14:textId="241F7A48" w:rsidR="00717690" w:rsidRPr="00AF56AD" w:rsidRDefault="00717690" w:rsidP="00717690">
            <w:pPr>
              <w:pStyle w:val="CopticHangingVerse"/>
            </w:pPr>
            <w:r>
              <w:t>ⲍⲱⲏⲛ ⲭⲁⲣⲓⲥⲁⲙⲉⲛⲟⲥ.</w:t>
            </w:r>
          </w:p>
        </w:tc>
      </w:tr>
      <w:tr w:rsidR="00717690" w:rsidRPr="00AF56AD" w14:paraId="75701C81" w14:textId="77777777" w:rsidTr="00717690">
        <w:trPr>
          <w:cantSplit/>
          <w:jc w:val="center"/>
        </w:trPr>
        <w:tc>
          <w:tcPr>
            <w:tcW w:w="288" w:type="dxa"/>
          </w:tcPr>
          <w:p w14:paraId="211248F0" w14:textId="77777777" w:rsidR="00717690" w:rsidRDefault="00717690" w:rsidP="00717690">
            <w:pPr>
              <w:pStyle w:val="CopticCross"/>
            </w:pPr>
          </w:p>
        </w:tc>
        <w:tc>
          <w:tcPr>
            <w:tcW w:w="3960" w:type="dxa"/>
          </w:tcPr>
          <w:p w14:paraId="7ED9F08D" w14:textId="77777777" w:rsidR="00717690" w:rsidRDefault="00717690" w:rsidP="00717690">
            <w:pPr>
              <w:pStyle w:val="EngHang"/>
            </w:pPr>
            <w:r>
              <w:t>Glory to the Father and the Son</w:t>
            </w:r>
          </w:p>
          <w:p w14:paraId="22C31AD7" w14:textId="77777777" w:rsidR="00717690" w:rsidRDefault="00717690" w:rsidP="00717690">
            <w:pPr>
              <w:pStyle w:val="EngHang"/>
            </w:pPr>
            <w:r>
              <w:t>And the Holy Spirit,</w:t>
            </w:r>
          </w:p>
          <w:p w14:paraId="2DB6A7D8" w14:textId="77777777" w:rsidR="00717690" w:rsidRDefault="00717690" w:rsidP="00717690">
            <w:pPr>
              <w:pStyle w:val="EngHang"/>
            </w:pPr>
            <w:r>
              <w:t>Now and ever and to</w:t>
            </w:r>
          </w:p>
          <w:p w14:paraId="080BEB5B" w14:textId="7567E485" w:rsidR="00717690" w:rsidRDefault="00717690" w:rsidP="00717690">
            <w:pPr>
              <w:pStyle w:val="EngHangEnd"/>
            </w:pPr>
            <w:r>
              <w:t>the ages of the ages. Amen.</w:t>
            </w:r>
          </w:p>
        </w:tc>
        <w:tc>
          <w:tcPr>
            <w:tcW w:w="288" w:type="dxa"/>
          </w:tcPr>
          <w:p w14:paraId="4C50C9EA" w14:textId="77777777" w:rsidR="00717690" w:rsidRDefault="00717690" w:rsidP="00717690"/>
        </w:tc>
        <w:tc>
          <w:tcPr>
            <w:tcW w:w="288" w:type="dxa"/>
          </w:tcPr>
          <w:p w14:paraId="525EF744" w14:textId="77777777" w:rsidR="00717690" w:rsidRDefault="00717690" w:rsidP="00717690">
            <w:pPr>
              <w:pStyle w:val="CopticCross"/>
            </w:pPr>
          </w:p>
        </w:tc>
        <w:tc>
          <w:tcPr>
            <w:tcW w:w="3960" w:type="dxa"/>
          </w:tcPr>
          <w:p w14:paraId="3FC776EA" w14:textId="4EDFEEF0" w:rsidR="00717690" w:rsidRDefault="00717690" w:rsidP="00717690">
            <w:pPr>
              <w:pStyle w:val="CopticVersemulti-line"/>
            </w:pPr>
            <w:r>
              <w:t>Ⲇⲟⲝⲁ Ⲡⲁⲧⲣⲓ ⲕⲉ Ⲩⲓⲱ</w:t>
            </w:r>
          </w:p>
          <w:p w14:paraId="7FDE4ED1" w14:textId="7625ED9D" w:rsidR="00717690" w:rsidRDefault="00717690" w:rsidP="00717690">
            <w:pPr>
              <w:pStyle w:val="CopticVersemulti-line"/>
            </w:pPr>
            <w:r>
              <w:t>ⲕⲉ ⲁ̀ⲅⲓⲱ Ⲡⲛⲉⲩⲙⲁⲧⲓ:</w:t>
            </w:r>
          </w:p>
          <w:p w14:paraId="2819978C" w14:textId="0D617030" w:rsidR="00717690" w:rsidRDefault="00717690" w:rsidP="00717690">
            <w:pPr>
              <w:pStyle w:val="CopticVersemulti-line"/>
            </w:pPr>
            <w:r>
              <w:t>ⲕⲉ ⲛⲯⲛ ⲕⲉ ⲁ̀ⲓ̀ ⲕⲉ ⲓⲥⲧⲟⲩⲥ</w:t>
            </w:r>
          </w:p>
          <w:p w14:paraId="6229B776" w14:textId="645EC47A" w:rsidR="00717690" w:rsidRDefault="00717690" w:rsidP="00717690">
            <w:pPr>
              <w:pStyle w:val="CopticHangingVerse"/>
            </w:pPr>
            <w:r>
              <w:t>ⲉ̀ⲱ̀ⲛⲁⲥ ⲧⲱⲛ ⲉ̀ⲱ̀ⲛⲱⲛ: ⲁ̀ⲙⲏⲛ.</w:t>
            </w:r>
          </w:p>
        </w:tc>
      </w:tr>
    </w:tbl>
    <w:p w14:paraId="302725D8" w14:textId="03A50E45" w:rsidR="00AA4D95" w:rsidRPr="00AA4D95" w:rsidRDefault="00AA4D95" w:rsidP="00AA4D95">
      <w:pPr>
        <w:pStyle w:val="Heading4"/>
        <w:rPr>
          <w:rFonts w:ascii="Arial Unicode MS" w:eastAsia="Arial Unicode MS" w:hAnsi="Arial Unicode MS" w:cs="Arial Unicode MS"/>
        </w:rPr>
      </w:pPr>
      <w:r>
        <w:lastRenderedPageBreak/>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565828FE" w14:textId="77777777" w:rsidTr="008160D6">
        <w:trPr>
          <w:cantSplit/>
          <w:jc w:val="center"/>
        </w:trPr>
        <w:tc>
          <w:tcPr>
            <w:tcW w:w="288" w:type="dxa"/>
          </w:tcPr>
          <w:p w14:paraId="68E3A20A" w14:textId="77777777" w:rsidR="00AA4D95" w:rsidRDefault="00AA4D95" w:rsidP="008160D6">
            <w:pPr>
              <w:pStyle w:val="CopticCross"/>
            </w:pPr>
          </w:p>
        </w:tc>
        <w:tc>
          <w:tcPr>
            <w:tcW w:w="3960" w:type="dxa"/>
          </w:tcPr>
          <w:p w14:paraId="0CED719C" w14:textId="77777777" w:rsidR="00AA4D95" w:rsidRDefault="008160D6" w:rsidP="008160D6">
            <w:pPr>
              <w:pStyle w:val="EngHang"/>
            </w:pPr>
            <w:r>
              <w:t>We, the faithful,</w:t>
            </w:r>
          </w:p>
          <w:p w14:paraId="24C53686" w14:textId="77777777" w:rsidR="008160D6" w:rsidRDefault="008160D6" w:rsidP="008160D6">
            <w:pPr>
              <w:pStyle w:val="EngHang"/>
            </w:pPr>
            <w:r>
              <w:t>Sing to, and worship the Logos,</w:t>
            </w:r>
          </w:p>
          <w:p w14:paraId="759CD300" w14:textId="77777777" w:rsidR="008160D6" w:rsidRDefault="008160D6" w:rsidP="008160D6">
            <w:pPr>
              <w:pStyle w:val="EngHang"/>
            </w:pPr>
            <w:r>
              <w:t>Without beginning,</w:t>
            </w:r>
          </w:p>
          <w:p w14:paraId="582F70D0" w14:textId="77777777" w:rsidR="008160D6" w:rsidRDefault="008160D6" w:rsidP="008160D6">
            <w:pPr>
              <w:pStyle w:val="EngHang"/>
            </w:pPr>
            <w:r>
              <w:t>With the Father and the Spirit,</w:t>
            </w:r>
          </w:p>
          <w:p w14:paraId="54D15664" w14:textId="77777777" w:rsidR="008160D6" w:rsidRDefault="008160D6" w:rsidP="008160D6">
            <w:pPr>
              <w:pStyle w:val="EngHang"/>
            </w:pPr>
            <w:r>
              <w:t>Born of the Virgin for our salvation,</w:t>
            </w:r>
          </w:p>
          <w:p w14:paraId="76FA234E" w14:textId="77777777" w:rsidR="008160D6" w:rsidRDefault="008160D6" w:rsidP="008160D6">
            <w:pPr>
              <w:pStyle w:val="EngHang"/>
            </w:pPr>
            <w:r>
              <w:t>He was manifested in the flesh</w:t>
            </w:r>
          </w:p>
          <w:p w14:paraId="4385C425" w14:textId="77777777" w:rsidR="008160D6" w:rsidRDefault="008160D6" w:rsidP="008160D6">
            <w:pPr>
              <w:pStyle w:val="EngHang"/>
            </w:pPr>
            <w:r>
              <w:t>To ascend upon the Cross.</w:t>
            </w:r>
          </w:p>
          <w:p w14:paraId="35BC4917" w14:textId="77777777" w:rsidR="008160D6" w:rsidRDefault="008160D6" w:rsidP="008160D6">
            <w:pPr>
              <w:pStyle w:val="EngHang"/>
            </w:pPr>
            <w:r>
              <w:t>He endured even to death,</w:t>
            </w:r>
          </w:p>
          <w:p w14:paraId="2FC73A1F" w14:textId="77777777" w:rsidR="008160D6" w:rsidRDefault="008160D6" w:rsidP="008160D6">
            <w:pPr>
              <w:pStyle w:val="EngHang"/>
            </w:pPr>
            <w:r>
              <w:t>And raise the dead</w:t>
            </w:r>
          </w:p>
          <w:p w14:paraId="11BEB668" w14:textId="5FBF9DA2" w:rsidR="008160D6" w:rsidRDefault="008160D6" w:rsidP="008160D6">
            <w:pPr>
              <w:pStyle w:val="EngHangEnd"/>
            </w:pPr>
            <w:r>
              <w:t>By His glorious resurrection.</w:t>
            </w:r>
          </w:p>
        </w:tc>
        <w:tc>
          <w:tcPr>
            <w:tcW w:w="288" w:type="dxa"/>
          </w:tcPr>
          <w:p w14:paraId="5C685D37" w14:textId="77777777" w:rsidR="00AA4D95" w:rsidRDefault="00AA4D95" w:rsidP="008160D6"/>
        </w:tc>
        <w:tc>
          <w:tcPr>
            <w:tcW w:w="288" w:type="dxa"/>
          </w:tcPr>
          <w:p w14:paraId="2ACCF1FB" w14:textId="77777777" w:rsidR="00AA4D95" w:rsidRDefault="00AA4D95" w:rsidP="008160D6">
            <w:pPr>
              <w:pStyle w:val="CopticCross"/>
            </w:pPr>
          </w:p>
        </w:tc>
        <w:tc>
          <w:tcPr>
            <w:tcW w:w="3960" w:type="dxa"/>
          </w:tcPr>
          <w:p w14:paraId="5373008D" w14:textId="77777777" w:rsidR="00AA4D95" w:rsidRDefault="008160D6" w:rsidP="008160D6">
            <w:pPr>
              <w:pStyle w:val="CopticVersemulti-line"/>
            </w:pPr>
            <w:r>
              <w:t>Ⲧⲟⲛ ⲥⲩⲛⲁⲛⲁⲣⲭⲟⲛ ⲗⲟⲅⲟⲛ</w:t>
            </w:r>
          </w:p>
          <w:p w14:paraId="3225A9DC" w14:textId="77777777" w:rsidR="008160D6" w:rsidRDefault="008160D6" w:rsidP="008160D6">
            <w:pPr>
              <w:pStyle w:val="CopticVersemulti-line"/>
            </w:pPr>
            <w:r>
              <w:t>Ⲡⲁⲧⲣⲓ ⲕⲉ Ⲡⲛⲉⲩⲙⲁⲧⲓ:</w:t>
            </w:r>
          </w:p>
          <w:p w14:paraId="602F9C6A" w14:textId="77777777" w:rsidR="008160D6" w:rsidRDefault="008160D6" w:rsidP="008160D6">
            <w:pPr>
              <w:pStyle w:val="CopticVersemulti-line"/>
            </w:pPr>
            <w:r>
              <w:t>ⲧⲟⲛ ⲉⲕⲡⲁⲣⲑⲉⲛⲟⲩ ⲧⲉⲝⲉⲛⲧⲁ</w:t>
            </w:r>
          </w:p>
          <w:p w14:paraId="4F906DB8" w14:textId="77777777" w:rsidR="008160D6" w:rsidRDefault="008160D6" w:rsidP="008160D6">
            <w:pPr>
              <w:pStyle w:val="CopticVersemulti-line"/>
            </w:pPr>
            <w:r>
              <w:t>ⲓⲥ ⲥⲱⲧⲏⲣⲓⲁⲛ ⲏ̀ⲙⲱⲛ:</w:t>
            </w:r>
          </w:p>
          <w:p w14:paraId="2813BB2C" w14:textId="37A89472" w:rsidR="008160D6" w:rsidRDefault="008160D6" w:rsidP="00ED7853">
            <w:pPr>
              <w:pStyle w:val="CopticVersemulti-line"/>
            </w:pPr>
            <w:r>
              <w:t>ⲁ̀ⲛⲩⲙⲛⲏⲥⲱⲙⲉⲛ ⲡⲓⲥⲓ</w:t>
            </w:r>
            <w:r w:rsidR="00ED7853">
              <w:t xml:space="preserve"> </w:t>
            </w:r>
            <w:r>
              <w:t>ⲕⲉ ⲡ̀ⲣⲟⲥⲕⲩⲛⲏⲱⲙⲉⲛ:</w:t>
            </w:r>
          </w:p>
          <w:p w14:paraId="47BEED35" w14:textId="77777777" w:rsidR="008160D6" w:rsidRDefault="008160D6" w:rsidP="008160D6">
            <w:pPr>
              <w:pStyle w:val="CopticVersemulti-line"/>
            </w:pPr>
            <w:r>
              <w:t>ⲟ̀ⲧⲓ ⲏⲩⲇⲟⲕⲏⲥⲉ ⲥⲁⲣⲕⲓ:</w:t>
            </w:r>
          </w:p>
          <w:p w14:paraId="15B88B26" w14:textId="77777777" w:rsidR="008160D6" w:rsidRDefault="008160D6" w:rsidP="008160D6">
            <w:pPr>
              <w:pStyle w:val="CopticVersemulti-line"/>
            </w:pPr>
            <w:r>
              <w:t>ⲁ̀ⲛⲉⲗⲑⲓⲛ ⲉⲛⲧⲱⲥⲧⲁⲩⲣⲟ:</w:t>
            </w:r>
          </w:p>
          <w:p w14:paraId="6E10A2B0" w14:textId="77777777" w:rsidR="008160D6" w:rsidRDefault="008160D6" w:rsidP="008160D6">
            <w:pPr>
              <w:pStyle w:val="CopticVersemulti-line"/>
            </w:pPr>
            <w:r>
              <w:t>ⲕⲉ ⲑⲁⲛⲁⲧⲟⲛ ⲩ̀ⲡⲟⲙⲓⲛⲉ:</w:t>
            </w:r>
          </w:p>
          <w:p w14:paraId="438726A1" w14:textId="77777777" w:rsidR="008160D6" w:rsidRDefault="008160D6" w:rsidP="008160D6">
            <w:pPr>
              <w:pStyle w:val="CopticVersemulti-line"/>
            </w:pPr>
            <w:r>
              <w:t>ⲕⲉ ⲉ̀ⲅⲓⲣⲉ ⲧⲟⲩ ⲧⲉⲑⲛⲉⲱ̀ⲟ̀ ⲧⲁⲥ:</w:t>
            </w:r>
          </w:p>
          <w:p w14:paraId="212CFFA5" w14:textId="744CD68F" w:rsidR="008160D6" w:rsidRPr="00AF56AD" w:rsidRDefault="008160D6" w:rsidP="008160D6">
            <w:pPr>
              <w:pStyle w:val="CopticHangingVerse"/>
            </w:pPr>
            <w:r>
              <w:t>ⲉⲛⲧⲏ ⲉⲛⲇⲟⲝⲱ ⲁ̀ⲛⲁⲥⲧⲁⲥⲓ ⲁⲩⲧⲟⲩ.</w:t>
            </w:r>
          </w:p>
        </w:tc>
      </w:tr>
    </w:tbl>
    <w:p w14:paraId="464C1C27" w14:textId="379E9FBB" w:rsidR="00AA4D95" w:rsidRPr="00AA4D95" w:rsidRDefault="00AA4D95" w:rsidP="00AA4D95">
      <w:pPr>
        <w:pStyle w:val="Heading4"/>
        <w:rPr>
          <w:rFonts w:ascii="Arial Unicode MS" w:eastAsia="Arial Unicode MS" w:hAnsi="Arial Unicode MS" w:cs="Arial Unicode MS"/>
        </w:rPr>
      </w:pPr>
      <w:r>
        <w:t>Another 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6494302D" w14:textId="77777777" w:rsidTr="008160D6">
        <w:trPr>
          <w:cantSplit/>
          <w:jc w:val="center"/>
        </w:trPr>
        <w:tc>
          <w:tcPr>
            <w:tcW w:w="288" w:type="dxa"/>
          </w:tcPr>
          <w:p w14:paraId="70E0CE6B" w14:textId="77777777" w:rsidR="00AA4D95" w:rsidRDefault="00AA4D95" w:rsidP="008160D6">
            <w:pPr>
              <w:pStyle w:val="CopticCross"/>
            </w:pPr>
          </w:p>
        </w:tc>
        <w:tc>
          <w:tcPr>
            <w:tcW w:w="3960" w:type="dxa"/>
          </w:tcPr>
          <w:p w14:paraId="1E7BCFB5" w14:textId="77777777" w:rsidR="00AA4D95" w:rsidRDefault="00ED7853" w:rsidP="00ED7853">
            <w:pPr>
              <w:pStyle w:val="EngHang"/>
            </w:pPr>
            <w:r>
              <w:t>When the tomb was sealed by the Jews,</w:t>
            </w:r>
          </w:p>
          <w:p w14:paraId="6AC65CFB" w14:textId="77777777" w:rsidR="00ED7853" w:rsidRDefault="00ED7853" w:rsidP="00ED7853">
            <w:pPr>
              <w:pStyle w:val="EngHang"/>
            </w:pPr>
            <w:r>
              <w:t>And the soldiers were guarding Your undefiled Body,</w:t>
            </w:r>
          </w:p>
          <w:p w14:paraId="07C52013" w14:textId="77777777" w:rsidR="00ED7853" w:rsidRDefault="00ED7853" w:rsidP="00ED7853">
            <w:pPr>
              <w:pStyle w:val="EngHang"/>
            </w:pPr>
            <w:r>
              <w:t>You rose on the third day, O Saviour,</w:t>
            </w:r>
          </w:p>
          <w:p w14:paraId="26B785CF" w14:textId="77777777" w:rsidR="00ED7853" w:rsidRDefault="00ED7853" w:rsidP="00ED7853">
            <w:pPr>
              <w:pStyle w:val="EngHang"/>
            </w:pPr>
            <w:r>
              <w:t>Granting life to the whole world.</w:t>
            </w:r>
          </w:p>
          <w:p w14:paraId="5E9AC863" w14:textId="77777777" w:rsidR="00ED7853" w:rsidRDefault="00ED7853" w:rsidP="00ED7853">
            <w:pPr>
              <w:pStyle w:val="EngHang"/>
            </w:pPr>
            <w:r>
              <w:t>And so the heavenly powers cried out</w:t>
            </w:r>
          </w:p>
          <w:p w14:paraId="3C8B3D2B" w14:textId="3811B587" w:rsidR="00ED7853" w:rsidRDefault="00ED7853" w:rsidP="00ED7853">
            <w:pPr>
              <w:pStyle w:val="EngHang"/>
            </w:pPr>
            <w:r>
              <w:t>To You, O Giver of Life,</w:t>
            </w:r>
          </w:p>
          <w:p w14:paraId="45EAB1F1" w14:textId="77777777" w:rsidR="00ED7853" w:rsidRDefault="00ED7853" w:rsidP="00ED7853">
            <w:pPr>
              <w:pStyle w:val="EngHang"/>
            </w:pPr>
            <w:r>
              <w:t>“Glory to Your resurrection, O Christ.</w:t>
            </w:r>
          </w:p>
          <w:p w14:paraId="28928BF4" w14:textId="77777777" w:rsidR="00ED7853" w:rsidRDefault="00ED7853" w:rsidP="00ED7853">
            <w:pPr>
              <w:pStyle w:val="EngHang"/>
            </w:pPr>
            <w:r>
              <w:t>Glory to Your kingdom,</w:t>
            </w:r>
          </w:p>
          <w:p w14:paraId="0C03BBD3" w14:textId="77777777" w:rsidR="00ED7853" w:rsidRDefault="00ED7853" w:rsidP="00ED7853">
            <w:pPr>
              <w:pStyle w:val="EngHang"/>
            </w:pPr>
            <w:r>
              <w:t>Glory to Your economy,</w:t>
            </w:r>
          </w:p>
          <w:p w14:paraId="2C5D133C" w14:textId="0E3AA7F2" w:rsidR="00ED7853" w:rsidRDefault="00ED7853" w:rsidP="008160D6">
            <w:pPr>
              <w:pStyle w:val="EngHangEnd"/>
            </w:pPr>
            <w:r>
              <w:t>O You Who alone are the Lover of mankind.”</w:t>
            </w:r>
          </w:p>
        </w:tc>
        <w:tc>
          <w:tcPr>
            <w:tcW w:w="288" w:type="dxa"/>
          </w:tcPr>
          <w:p w14:paraId="09B7A29E" w14:textId="77777777" w:rsidR="00AA4D95" w:rsidRDefault="00AA4D95" w:rsidP="008160D6"/>
        </w:tc>
        <w:tc>
          <w:tcPr>
            <w:tcW w:w="288" w:type="dxa"/>
          </w:tcPr>
          <w:p w14:paraId="64E63541" w14:textId="77777777" w:rsidR="00AA4D95" w:rsidRDefault="00AA4D95" w:rsidP="008160D6">
            <w:pPr>
              <w:pStyle w:val="CopticCross"/>
            </w:pPr>
          </w:p>
        </w:tc>
        <w:tc>
          <w:tcPr>
            <w:tcW w:w="3960" w:type="dxa"/>
          </w:tcPr>
          <w:p w14:paraId="7B4966C7" w14:textId="77777777" w:rsidR="00AA4D95" w:rsidRDefault="00ED7853" w:rsidP="00ED7853">
            <w:pPr>
              <w:pStyle w:val="CopticVersemulti-line"/>
            </w:pPr>
            <w:r>
              <w:t>Ⲧⲟⲩ ⲗⲓⲑⲟⲩⲥ ⲫ̀ⲣⲁⲅⲓⲥⲉⲑⲉⲛ ⲧⲟⲥ ⲩ̀ⲡⲟ ⲧⲱⲛ ⲓⲟⲩⲇⲉⲱⲛ:</w:t>
            </w:r>
          </w:p>
          <w:p w14:paraId="29FBE0C9" w14:textId="77777777" w:rsidR="00ED7853" w:rsidRDefault="00ED7853" w:rsidP="00ED7853">
            <w:pPr>
              <w:pStyle w:val="CopticVersemulti-line"/>
            </w:pPr>
            <w:r>
              <w:t>ⲕⲉ ⲥ̀ⲧⲣⲁⲧⲓⲱ̀ ⲧⲱⲛ ⲫⲩⲗⲁⲥⲥⲟⲛ ⲧⲱⲛ ⲧⲟ ⲁⲝⲣⲁⲛⲧⲟⲛ ⲥⲟⲩ Ⲥⲱⲙⲁ:</w:t>
            </w:r>
          </w:p>
          <w:p w14:paraId="41530588" w14:textId="77777777" w:rsidR="00ED7853" w:rsidRDefault="00ED7853" w:rsidP="00ED7853">
            <w:pPr>
              <w:pStyle w:val="CopticVersemulti-line"/>
            </w:pPr>
            <w:r>
              <w:t>ⲁ̀ⲛⲉⲥⲧⲏⲥ ⲧ̀ⲣⲓⲏ̀ⲙⲉⲣⲟⲥ Ⲥⲱⲧⲏⲣ:</w:t>
            </w:r>
          </w:p>
          <w:p w14:paraId="6FD2908F" w14:textId="77777777" w:rsidR="00ED7853" w:rsidRDefault="00ED7853" w:rsidP="00ED7853">
            <w:pPr>
              <w:pStyle w:val="CopticVersemulti-line"/>
            </w:pPr>
            <w:r>
              <w:t>ⲗⲱⲣⲟⲩⲙⲉⲛⲟⲥ ⲧⲱ ⲕⲟⲥⲙⲱ ⲧⲏⲛ ⲍⲱⲏⲛ:</w:t>
            </w:r>
          </w:p>
          <w:p w14:paraId="5A0D1D7D" w14:textId="77777777" w:rsidR="00ED7853" w:rsidRDefault="00ED7853" w:rsidP="00ED7853">
            <w:pPr>
              <w:pStyle w:val="CopticVersemulti-line"/>
            </w:pPr>
            <w:r>
              <w:t>ⲇⲓⲁ̀ⲧⲟⲩⲧⲟ ⲉ̀ⲇⲩⲛⲁⲙⲓⲥ ⲧⲱⲛ ⲟⲩⲣⲁⲛⲱⲛ ⲉ̀ⲃⲟⲱⲛ ⲥⲓ ⲍⲱⲟ̀ⲇⲟⲧⲁⲓ:</w:t>
            </w:r>
          </w:p>
          <w:p w14:paraId="04470F37" w14:textId="77777777" w:rsidR="00ED7853" w:rsidRDefault="00ED7853" w:rsidP="00ED7853">
            <w:pPr>
              <w:pStyle w:val="CopticVersemulti-line"/>
            </w:pPr>
            <w:r>
              <w:t>ⲇⲟⲝⲁ ⲧⲏ ⲁ̀ⲛⲁⲥⲧⲁⲥⲓ ⲥⲟⲩ Ⲭⲣⲓⲥⲧⲉ:</w:t>
            </w:r>
          </w:p>
          <w:p w14:paraId="2974D23B" w14:textId="77777777" w:rsidR="00ED7853" w:rsidRDefault="00ED7853" w:rsidP="00ED7853">
            <w:pPr>
              <w:pStyle w:val="CopticVersemulti-line"/>
            </w:pPr>
            <w:r>
              <w:t>ⲇⲟⲝⲁⲧⲏ Ⲃⲁⲥⲓⲗⲓⲁ ⲥⲟⲩ:</w:t>
            </w:r>
          </w:p>
          <w:p w14:paraId="176CF4E9" w14:textId="77777777" w:rsidR="00ED7853" w:rsidRDefault="00ED7853" w:rsidP="00ED7853">
            <w:pPr>
              <w:pStyle w:val="CopticVersemulti-line"/>
            </w:pPr>
            <w:r>
              <w:t>ⲇⲟⲍⲁⲧⲏ ⲓ̀ⲕⲟⲛⲟⲙⲓⲁ ⲥⲟⲩ:</w:t>
            </w:r>
          </w:p>
          <w:p w14:paraId="7CE126A3" w14:textId="501EEC79" w:rsidR="00ED7853" w:rsidRPr="00AF56AD" w:rsidRDefault="00ED7853" w:rsidP="00ED7853">
            <w:pPr>
              <w:pStyle w:val="CopticHangingVerse"/>
            </w:pPr>
            <w:r>
              <w:t>ⲙⲟⲛⲉ ⲫⲓⲗⲁⲛⲑ̀ⲣⲱⲡⲉ.</w:t>
            </w:r>
          </w:p>
        </w:tc>
      </w:tr>
    </w:tbl>
    <w:p w14:paraId="69F673FF" w14:textId="7DD56AAF" w:rsidR="00AA4D95" w:rsidRPr="00AA4D95" w:rsidRDefault="00AA4D95" w:rsidP="00AA4D95">
      <w:pPr>
        <w:pStyle w:val="Heading4"/>
        <w:rPr>
          <w:rFonts w:ascii="Arial Unicode MS" w:eastAsia="Arial Unicode MS" w:hAnsi="Arial Unicode MS" w:cs="Arial Unicode MS"/>
        </w:rPr>
      </w:pPr>
      <w:r>
        <w:lastRenderedPageBreak/>
        <w:t>The Coptic Paschal Troparion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A4D95" w:rsidRPr="00AF56AD" w14:paraId="2A2BFBAB" w14:textId="77777777" w:rsidTr="008160D6">
        <w:trPr>
          <w:cantSplit/>
          <w:jc w:val="center"/>
        </w:trPr>
        <w:tc>
          <w:tcPr>
            <w:tcW w:w="288" w:type="dxa"/>
          </w:tcPr>
          <w:p w14:paraId="7B877C66" w14:textId="77777777" w:rsidR="00AA4D95" w:rsidRDefault="00AA4D95" w:rsidP="008160D6">
            <w:pPr>
              <w:pStyle w:val="CopticCross"/>
            </w:pPr>
          </w:p>
        </w:tc>
        <w:tc>
          <w:tcPr>
            <w:tcW w:w="3960" w:type="dxa"/>
          </w:tcPr>
          <w:p w14:paraId="17BC3F88" w14:textId="6BC786AA" w:rsidR="00AA4D95" w:rsidRDefault="00AA4D95" w:rsidP="008160D6">
            <w:pPr>
              <w:pStyle w:val="EngHang"/>
            </w:pPr>
            <w:r>
              <w:t>Christ is risen from the dead;</w:t>
            </w:r>
          </w:p>
          <w:p w14:paraId="2BDDFC3B" w14:textId="17F541E0" w:rsidR="00AA4D95" w:rsidRDefault="00AA4D95" w:rsidP="008160D6">
            <w:pPr>
              <w:pStyle w:val="EngHang"/>
            </w:pPr>
            <w:r>
              <w:t>He who died trampled down death,</w:t>
            </w:r>
          </w:p>
          <w:p w14:paraId="7E222345" w14:textId="77777777" w:rsidR="00AA4D95" w:rsidRDefault="00AA4D95" w:rsidP="008160D6">
            <w:pPr>
              <w:pStyle w:val="EngHang"/>
            </w:pPr>
            <w:r>
              <w:t>And upon those in the tombs,</w:t>
            </w:r>
          </w:p>
          <w:p w14:paraId="7EB004F9" w14:textId="2D38C294" w:rsidR="00AA4D95" w:rsidRDefault="00AA4D95" w:rsidP="008160D6">
            <w:pPr>
              <w:pStyle w:val="EngHangEnd"/>
            </w:pPr>
            <w:r>
              <w:t>Bestowed eternal life!</w:t>
            </w:r>
          </w:p>
        </w:tc>
        <w:tc>
          <w:tcPr>
            <w:tcW w:w="288" w:type="dxa"/>
          </w:tcPr>
          <w:p w14:paraId="41BBCEDA" w14:textId="77777777" w:rsidR="00AA4D95" w:rsidRDefault="00AA4D95" w:rsidP="008160D6"/>
        </w:tc>
        <w:tc>
          <w:tcPr>
            <w:tcW w:w="288" w:type="dxa"/>
          </w:tcPr>
          <w:p w14:paraId="5CFB478D" w14:textId="77777777" w:rsidR="00AA4D95" w:rsidRDefault="00AA4D95" w:rsidP="008160D6">
            <w:pPr>
              <w:pStyle w:val="CopticCross"/>
            </w:pPr>
          </w:p>
        </w:tc>
        <w:tc>
          <w:tcPr>
            <w:tcW w:w="3960" w:type="dxa"/>
          </w:tcPr>
          <w:p w14:paraId="211E960F" w14:textId="2DFEDDAB" w:rsidR="00AA4D95" w:rsidRDefault="00AA4D95" w:rsidP="008160D6">
            <w:pPr>
              <w:pStyle w:val="CopticVersemulti-line"/>
            </w:pPr>
            <w:r>
              <w:t>Ⲡⲓⲭ̀ⲣⲓⲥⲧⲟⲥ ⲁϥⲧⲱⲛϥ ⲉ̀ⲃⲟⲗ ϧⲉⲛ ⲛⲏⲉⲑⲙⲱⲟⲩⲧ</w:t>
            </w:r>
          </w:p>
          <w:p w14:paraId="42EE206D" w14:textId="77777777" w:rsidR="00AA4D95" w:rsidRDefault="00AA4D95" w:rsidP="00AA4D95">
            <w:pPr>
              <w:pStyle w:val="CopticVersemulti-line"/>
            </w:pPr>
            <w:r>
              <w:t>ⲫⲏⲉⲧⲁϥⲙⲟⲩ ⲁϥϩⲱⲙⲓ ⲉ̀ϫⲉⲛ ⲫ̀ⲙⲟⲩ</w:t>
            </w:r>
          </w:p>
          <w:p w14:paraId="77FF8B88" w14:textId="77777777" w:rsidR="00AA4D95" w:rsidRDefault="00AA4D95" w:rsidP="00AA4D95">
            <w:pPr>
              <w:pStyle w:val="CopticVersemulti-line"/>
            </w:pPr>
            <w:r>
              <w:t>ⲟⲩⲟϩ ⲛⲏⲉⲧ̀ⲭⲏ ϧⲉⲛ ⲛⲓⲙ̀ϩⲁⲩ</w:t>
            </w:r>
          </w:p>
          <w:p w14:paraId="2D6F841C" w14:textId="511399C9" w:rsidR="00AA4D95" w:rsidRPr="00AF56AD" w:rsidRDefault="00AA4D95" w:rsidP="00AA4D95">
            <w:pPr>
              <w:pStyle w:val="CopticHangingVerse"/>
            </w:pPr>
            <w:r>
              <w:t>ⲁϥⲉⲣ ϩ̀ⲙⲟⲧ ⲛⲱⲟⲩ ⲙ̀ⲡⲓⲱ̀ⲛϧ ⲛ̀ⲉ̀ⲛⲉϩ.</w:t>
            </w:r>
          </w:p>
        </w:tc>
      </w:tr>
    </w:tbl>
    <w:p w14:paraId="0EFBD33E" w14:textId="6071FC4F" w:rsidR="009E50D6" w:rsidRDefault="009E50D6" w:rsidP="009E50D6">
      <w:pPr>
        <w:pStyle w:val="Rubric"/>
      </w:pPr>
      <w:r>
        <w:t>After the procession is complete, the icon is held before the altar, facing the people, and prebyster censes it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186034B4" w14:textId="1D84E96E" w:rsidR="00432933" w:rsidRDefault="00432933" w:rsidP="00A1499D">
      <w:pPr>
        <w:pStyle w:val="Heading4"/>
      </w:pPr>
      <w:r>
        <w:t>The Parallax Hymn for Pascha</w:t>
      </w:r>
    </w:p>
    <w:p w14:paraId="0ED7F237" w14:textId="3F5945E1" w:rsidR="00A1499D" w:rsidRPr="00A1499D" w:rsidRDefault="00A1499D" w:rsidP="00A1499D">
      <w:pPr>
        <w:pStyle w:val="Rubric"/>
      </w:pPr>
      <w:r>
        <w:t>May be chanted after the first verse of the Trisation from Pascha till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2933" w:rsidRPr="00AF56AD" w14:paraId="25D95851" w14:textId="77777777" w:rsidTr="00432933">
        <w:trPr>
          <w:cantSplit/>
          <w:jc w:val="center"/>
        </w:trPr>
        <w:tc>
          <w:tcPr>
            <w:tcW w:w="288" w:type="dxa"/>
          </w:tcPr>
          <w:p w14:paraId="3DD2A240" w14:textId="77777777" w:rsidR="00432933" w:rsidRDefault="00432933" w:rsidP="00432933">
            <w:pPr>
              <w:pStyle w:val="CopticCross"/>
            </w:pPr>
          </w:p>
        </w:tc>
        <w:tc>
          <w:tcPr>
            <w:tcW w:w="3960" w:type="dxa"/>
          </w:tcPr>
          <w:p w14:paraId="589A2EFA" w14:textId="54FBE2AE" w:rsidR="00432933" w:rsidRDefault="00A1499D" w:rsidP="00432933">
            <w:pPr>
              <w:pStyle w:val="EngHang"/>
            </w:pPr>
            <w:r>
              <w:t>My Lord Jesus Christ,</w:t>
            </w:r>
          </w:p>
          <w:p w14:paraId="5E341B6E" w14:textId="623467EE" w:rsidR="00A1499D" w:rsidRDefault="00A1499D" w:rsidP="00432933">
            <w:pPr>
              <w:pStyle w:val="EngHang"/>
            </w:pPr>
            <w:r>
              <w:t>Who rose from the dead</w:t>
            </w:r>
          </w:p>
          <w:p w14:paraId="0F84087B" w14:textId="1C449C26" w:rsidR="00A1499D" w:rsidRPr="007425E1" w:rsidRDefault="00A1499D" w:rsidP="00432933">
            <w:pPr>
              <w:pStyle w:val="EngHang"/>
            </w:pPr>
            <w:r>
              <w:t>On the third day,</w:t>
            </w:r>
          </w:p>
          <w:p w14:paraId="2E09138C" w14:textId="5B1A3191" w:rsidR="00432933" w:rsidRDefault="00A1499D" w:rsidP="00432933">
            <w:pPr>
              <w:pStyle w:val="EngHangEnd"/>
            </w:pPr>
            <w:r>
              <w:t>You will raise is by Your power</w:t>
            </w:r>
            <w:r w:rsidR="00432933">
              <w:t>,</w:t>
            </w:r>
          </w:p>
        </w:tc>
        <w:tc>
          <w:tcPr>
            <w:tcW w:w="288" w:type="dxa"/>
          </w:tcPr>
          <w:p w14:paraId="2D3FBCD3" w14:textId="77777777" w:rsidR="00432933" w:rsidRDefault="00432933" w:rsidP="00432933"/>
        </w:tc>
        <w:tc>
          <w:tcPr>
            <w:tcW w:w="288" w:type="dxa"/>
          </w:tcPr>
          <w:p w14:paraId="013BB1C3" w14:textId="77777777" w:rsidR="00432933" w:rsidRDefault="00432933" w:rsidP="00432933">
            <w:pPr>
              <w:pStyle w:val="CopticCross"/>
            </w:pPr>
          </w:p>
        </w:tc>
        <w:tc>
          <w:tcPr>
            <w:tcW w:w="3960" w:type="dxa"/>
          </w:tcPr>
          <w:p w14:paraId="27156B74" w14:textId="77777777" w:rsidR="00432933" w:rsidRDefault="00A1499D" w:rsidP="00A1499D">
            <w:pPr>
              <w:pStyle w:val="CopticVersemulti-line"/>
            </w:pPr>
            <w:r>
              <w:t>Ⲡⲁϭⲟⲓⲥ Ⲓⲏⲥⲟⲩⲥ Ⲡⲓⲭ̀ⲣⲓⲥⲧⲟⲥ:</w:t>
            </w:r>
          </w:p>
          <w:p w14:paraId="4F84AA49" w14:textId="77777777" w:rsidR="00A1499D" w:rsidRDefault="00A1499D" w:rsidP="00A1499D">
            <w:pPr>
              <w:pStyle w:val="CopticVersemulti-line"/>
            </w:pPr>
            <w:r>
              <w:t>ⲫⲏⲉⲧⲁϥⲧⲱⲛϥ ⲉ̀ⲃⲟⲗ ϧⲉⲛ ⲛⲏⲉⲑⲙⲱⲟⲩⲧ:</w:t>
            </w:r>
          </w:p>
          <w:p w14:paraId="735113CE" w14:textId="77777777" w:rsidR="00A1499D" w:rsidRDefault="00A1499D" w:rsidP="00A1499D">
            <w:pPr>
              <w:pStyle w:val="CopticVersemulti-line"/>
            </w:pPr>
            <w:r>
              <w:t>ϧⲉⲛ ⲛⲓⲉ̀ϩⲟⲟⲩ ⲙ̀ⲙⲁϩ ϣⲟⲙⲧ:</w:t>
            </w:r>
          </w:p>
          <w:p w14:paraId="5593E587" w14:textId="04F2D7F8" w:rsidR="00A1499D" w:rsidRPr="00AF56AD" w:rsidRDefault="00A1499D" w:rsidP="00A1499D">
            <w:pPr>
              <w:pStyle w:val="CopticHangingVerse"/>
            </w:pPr>
            <w:r>
              <w:t>ⲉⲕⲉ̀ⲧⲟⲩⲛⲟⲥⲧⲉⲛ ϧⲉⲛ ⲧⲉⲕϫⲟⲙ.</w:t>
            </w:r>
          </w:p>
        </w:tc>
      </w:tr>
      <w:tr w:rsidR="00432933" w:rsidRPr="00AF56AD" w14:paraId="3726E8AB" w14:textId="77777777" w:rsidTr="00432933">
        <w:trPr>
          <w:cantSplit/>
          <w:jc w:val="center"/>
        </w:trPr>
        <w:tc>
          <w:tcPr>
            <w:tcW w:w="288" w:type="dxa"/>
          </w:tcPr>
          <w:p w14:paraId="1E1DE0F6" w14:textId="77777777" w:rsidR="00432933" w:rsidRDefault="00432933" w:rsidP="00432933">
            <w:pPr>
              <w:pStyle w:val="CopticCross"/>
            </w:pPr>
          </w:p>
        </w:tc>
        <w:tc>
          <w:tcPr>
            <w:tcW w:w="3960" w:type="dxa"/>
          </w:tcPr>
          <w:p w14:paraId="7B4C066B" w14:textId="77777777" w:rsidR="00432933" w:rsidRDefault="00432933" w:rsidP="00432933">
            <w:pPr>
              <w:pStyle w:val="EngHang"/>
            </w:pPr>
            <w:r>
              <w:t>The cherubim and the seraphim,</w:t>
            </w:r>
          </w:p>
          <w:p w14:paraId="2E9F3AE5" w14:textId="77777777" w:rsidR="00432933" w:rsidRDefault="00432933" w:rsidP="00432933">
            <w:pPr>
              <w:pStyle w:val="EngHang"/>
            </w:pPr>
            <w:r>
              <w:t>The angels and the archangels,</w:t>
            </w:r>
          </w:p>
          <w:p w14:paraId="2DA33F21" w14:textId="77777777" w:rsidR="00432933" w:rsidRDefault="00432933" w:rsidP="00432933">
            <w:pPr>
              <w:pStyle w:val="EngHang"/>
            </w:pPr>
            <w:r>
              <w:t>The principalities and the authorities,</w:t>
            </w:r>
          </w:p>
          <w:p w14:paraId="6AB9A9F4" w14:textId="77777777" w:rsidR="00432933" w:rsidRDefault="00432933" w:rsidP="00432933">
            <w:pPr>
              <w:pStyle w:val="EngHangEnd"/>
            </w:pPr>
            <w:r>
              <w:t>The thrones dominions, and the powers,</w:t>
            </w:r>
          </w:p>
        </w:tc>
        <w:tc>
          <w:tcPr>
            <w:tcW w:w="288" w:type="dxa"/>
          </w:tcPr>
          <w:p w14:paraId="6FB9F517" w14:textId="77777777" w:rsidR="00432933" w:rsidRDefault="00432933" w:rsidP="00432933"/>
        </w:tc>
        <w:tc>
          <w:tcPr>
            <w:tcW w:w="288" w:type="dxa"/>
          </w:tcPr>
          <w:p w14:paraId="4BFC726F" w14:textId="77777777" w:rsidR="00432933" w:rsidRDefault="00432933" w:rsidP="00432933">
            <w:pPr>
              <w:pStyle w:val="CopticCross"/>
            </w:pPr>
          </w:p>
        </w:tc>
        <w:tc>
          <w:tcPr>
            <w:tcW w:w="3960" w:type="dxa"/>
          </w:tcPr>
          <w:p w14:paraId="2EBEE890" w14:textId="77777777" w:rsidR="00432933" w:rsidRDefault="00432933" w:rsidP="00432933">
            <w:pPr>
              <w:pStyle w:val="CopticVersemulti-line"/>
            </w:pPr>
            <w:r>
              <w:t>Ⲛⲓⲭⲉⲣⲟⲩⲃⲓⲙ ⲛⲉⲙ ⲛⲓⲥⲉⲣⲁⲫⲓⲙ:</w:t>
            </w:r>
          </w:p>
          <w:p w14:paraId="6CECA6CA" w14:textId="77777777" w:rsidR="00432933" w:rsidRDefault="00432933" w:rsidP="00432933">
            <w:pPr>
              <w:pStyle w:val="CopticVersemulti-line"/>
            </w:pPr>
            <w:r>
              <w:t>ⲛⲓⲁⲅⲅⲉⲗⲟⲥ ⲛⲉⲙ ⲛⲓⲁⲣⲭⲏⲁⲅⲅⲉⲗⲟⲥ:</w:t>
            </w:r>
          </w:p>
          <w:p w14:paraId="4DC7825A" w14:textId="77777777" w:rsidR="00432933" w:rsidRDefault="00432933" w:rsidP="00432933">
            <w:pPr>
              <w:pStyle w:val="CopticVersemulti-line"/>
            </w:pPr>
            <w:r>
              <w:t>ⲛⲓⲥⲧⲣⲁⲧⲓⲁ ⲛⲉⲙ ⲛⲓⲉⲝⲟⲩⲥⲓⲁ:</w:t>
            </w:r>
          </w:p>
          <w:p w14:paraId="79E090FB" w14:textId="77777777" w:rsidR="00432933" w:rsidRPr="00AF56AD" w:rsidRDefault="00432933" w:rsidP="00432933">
            <w:pPr>
              <w:pStyle w:val="CopticHangingVerse"/>
            </w:pPr>
            <w:r>
              <w:t>ⲛⲓⲑ̀ⲣⲟⲛⲟⲥ ⲛⲓⲙⲉⲧϭⲟⲓⲥ ⲛⲓϫⲟⲙ:</w:t>
            </w:r>
          </w:p>
        </w:tc>
      </w:tr>
      <w:tr w:rsidR="00432933" w:rsidRPr="00AF56AD" w14:paraId="02F86D33" w14:textId="77777777" w:rsidTr="00432933">
        <w:trPr>
          <w:cantSplit/>
          <w:jc w:val="center"/>
        </w:trPr>
        <w:tc>
          <w:tcPr>
            <w:tcW w:w="288" w:type="dxa"/>
          </w:tcPr>
          <w:p w14:paraId="6AB8A8C8" w14:textId="77777777" w:rsidR="00432933" w:rsidRDefault="00432933" w:rsidP="00432933">
            <w:pPr>
              <w:pStyle w:val="CopticCross"/>
            </w:pPr>
          </w:p>
        </w:tc>
        <w:tc>
          <w:tcPr>
            <w:tcW w:w="3960" w:type="dxa"/>
          </w:tcPr>
          <w:p w14:paraId="492FF77E" w14:textId="77777777" w:rsidR="00432933" w:rsidRDefault="00432933" w:rsidP="00432933">
            <w:pPr>
              <w:pStyle w:val="EngHang"/>
            </w:pPr>
            <w:r>
              <w:t>Proclaim and say,</w:t>
            </w:r>
          </w:p>
          <w:p w14:paraId="54E9F146" w14:textId="683CB032" w:rsidR="00432933" w:rsidRDefault="00432933" w:rsidP="00A1499D">
            <w:pPr>
              <w:pStyle w:val="EngHang"/>
            </w:pPr>
            <w:r>
              <w:t>“</w:t>
            </w:r>
            <w:r w:rsidR="00A1499D">
              <w:t>Holy, holy, holy,</w:t>
            </w:r>
          </w:p>
          <w:p w14:paraId="7B406BAA" w14:textId="0D8FDB37" w:rsidR="00A1499D" w:rsidRDefault="00A1499D" w:rsidP="00A1499D">
            <w:pPr>
              <w:pStyle w:val="EngHang"/>
            </w:pPr>
            <w:r>
              <w:t>O Lord of the ages,</w:t>
            </w:r>
          </w:p>
          <w:p w14:paraId="2DD9F68D" w14:textId="7874AD6A" w:rsidR="00432933" w:rsidRDefault="00A1499D" w:rsidP="00432933">
            <w:pPr>
              <w:pStyle w:val="EngHangEnd"/>
            </w:pPr>
            <w:r>
              <w:t>Christ is risen from the dead!</w:t>
            </w:r>
            <w:r w:rsidR="00432933">
              <w:t>”</w:t>
            </w:r>
          </w:p>
        </w:tc>
        <w:tc>
          <w:tcPr>
            <w:tcW w:w="288" w:type="dxa"/>
          </w:tcPr>
          <w:p w14:paraId="1DD45D2F" w14:textId="77777777" w:rsidR="00432933" w:rsidRDefault="00432933" w:rsidP="00432933"/>
        </w:tc>
        <w:tc>
          <w:tcPr>
            <w:tcW w:w="288" w:type="dxa"/>
          </w:tcPr>
          <w:p w14:paraId="7707A55E" w14:textId="77777777" w:rsidR="00432933" w:rsidRDefault="00432933" w:rsidP="00432933">
            <w:pPr>
              <w:pStyle w:val="CopticCross"/>
            </w:pPr>
          </w:p>
        </w:tc>
        <w:tc>
          <w:tcPr>
            <w:tcW w:w="3960" w:type="dxa"/>
          </w:tcPr>
          <w:p w14:paraId="7B600A6B" w14:textId="7D8E2464" w:rsidR="00432933" w:rsidRDefault="00432933" w:rsidP="00432933">
            <w:pPr>
              <w:pStyle w:val="CopticVersemulti-line"/>
            </w:pPr>
            <w:r>
              <w:t>Ⲉⲩⲱϣ ⲉ̀ⲃⲟⲗ ⲉⲩϫⲱ ⲙ̀ⲙⲟⲥ</w:t>
            </w:r>
            <w:r w:rsidR="00A1499D">
              <w:t>:</w:t>
            </w:r>
          </w:p>
          <w:p w14:paraId="5117043E" w14:textId="41341376" w:rsidR="00A1499D" w:rsidRDefault="00A1499D" w:rsidP="00432933">
            <w:pPr>
              <w:pStyle w:val="CopticVersemulti-line"/>
            </w:pPr>
            <w:r>
              <w:t>ϫⲉ ⲭ̀ⲟⲩⲁⲃ ⲟⲩⲟϩ ⲭ̀ⲟⲩⲁⲃ:</w:t>
            </w:r>
          </w:p>
          <w:p w14:paraId="1EEAF938" w14:textId="64719598" w:rsidR="00A1499D" w:rsidRDefault="00A1499D" w:rsidP="00432933">
            <w:pPr>
              <w:pStyle w:val="CopticVersemulti-line"/>
            </w:pPr>
            <w:r>
              <w:t>ⲭ̀ⲟⲩⲁⲃ Ⲡϭⲟⲓⲥ ⲛ̀ⲛⲓⲉ̀ⲱⲛ:</w:t>
            </w:r>
          </w:p>
          <w:p w14:paraId="1335688C" w14:textId="4A3A7E3E" w:rsidR="00432933" w:rsidRDefault="00A1499D" w:rsidP="008E73C8">
            <w:pPr>
              <w:pStyle w:val="CopticHangingVerse"/>
            </w:pPr>
            <w:r>
              <w:t>Ⲭⲣⲓⲥⲧⲟⲥ ⲁ̀ⲛⲉⲥⲧⲏ ⲉⲕⲛⲉⲕⲣⲱⲛ.</w:t>
            </w:r>
          </w:p>
        </w:tc>
      </w:tr>
    </w:tbl>
    <w:p w14:paraId="7F909708" w14:textId="00EBDD20" w:rsidR="00717690" w:rsidRDefault="00717690" w:rsidP="00717690">
      <w:pPr>
        <w:pStyle w:val="Heading4"/>
      </w:pPr>
      <w:r>
        <w:t xml:space="preserve">The Trasaigion Hymn for </w:t>
      </w:r>
      <w:r w:rsidR="00495511">
        <w:t>Pascha</w:t>
      </w:r>
    </w:p>
    <w:p w14:paraId="68FF0EC8" w14:textId="78ADACD2" w:rsidR="00717690" w:rsidRPr="00CA2605" w:rsidRDefault="00717690" w:rsidP="00717690">
      <w:pPr>
        <w:pStyle w:val="Rubric"/>
      </w:pPr>
      <w:r>
        <w:t>“Who rose from the dead” (“O anastasis ek nekron”) is chanted in all three verses from Pascha until the Feast of the the Ascension.</w:t>
      </w:r>
    </w:p>
    <w:p w14:paraId="1BE6F8AF" w14:textId="3EEBEED9" w:rsidR="00717690" w:rsidRDefault="00717690" w:rsidP="00717690">
      <w:pPr>
        <w:pStyle w:val="Heading4"/>
      </w:pPr>
      <w:r>
        <w:lastRenderedPageBreak/>
        <w:t xml:space="preserve">The Psalm Response for </w:t>
      </w:r>
      <w:r w:rsidR="00495511">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4954F3B8" w14:textId="77777777" w:rsidTr="00717690">
        <w:trPr>
          <w:cantSplit/>
          <w:jc w:val="center"/>
        </w:trPr>
        <w:tc>
          <w:tcPr>
            <w:tcW w:w="288" w:type="dxa"/>
          </w:tcPr>
          <w:p w14:paraId="06DF05E1" w14:textId="77777777" w:rsidR="00717690" w:rsidRDefault="00717690" w:rsidP="00717690">
            <w:pPr>
              <w:pStyle w:val="CopticCross"/>
            </w:pPr>
          </w:p>
        </w:tc>
        <w:tc>
          <w:tcPr>
            <w:tcW w:w="3960" w:type="dxa"/>
          </w:tcPr>
          <w:p w14:paraId="34F133F9" w14:textId="77777777" w:rsidR="00717690" w:rsidRDefault="00717690" w:rsidP="00717690">
            <w:pPr>
              <w:pStyle w:val="EngHang"/>
            </w:pPr>
            <w:r>
              <w:t>Alleluia, Alleluia:</w:t>
            </w:r>
          </w:p>
          <w:p w14:paraId="2463A9E1" w14:textId="69E56709" w:rsidR="00717690" w:rsidRDefault="00717690" w:rsidP="00717690">
            <w:pPr>
              <w:pStyle w:val="EngHang"/>
            </w:pPr>
            <w:r>
              <w:t>Jesus Christ, the King of Glory,</w:t>
            </w:r>
          </w:p>
          <w:p w14:paraId="1E78EF16" w14:textId="3C92B4C9" w:rsidR="00717690" w:rsidRDefault="00717690" w:rsidP="00717690">
            <w:pPr>
              <w:pStyle w:val="EngHang"/>
            </w:pPr>
            <w:r>
              <w:t>Has risen from the dead,</w:t>
            </w:r>
            <w:r w:rsidR="00495511">
              <w:t xml:space="preserve"> on the third day</w:t>
            </w:r>
            <w:r>
              <w:t>,</w:t>
            </w:r>
          </w:p>
          <w:p w14:paraId="2078EA5F" w14:textId="77777777" w:rsidR="00717690" w:rsidRDefault="00717690" w:rsidP="00717690">
            <w:pPr>
              <w:pStyle w:val="EngHangEnd"/>
            </w:pPr>
            <w:r>
              <w:t>Alleluia, Alleluia.</w:t>
            </w:r>
          </w:p>
        </w:tc>
        <w:tc>
          <w:tcPr>
            <w:tcW w:w="288" w:type="dxa"/>
          </w:tcPr>
          <w:p w14:paraId="59C40E02" w14:textId="77777777" w:rsidR="00717690" w:rsidRDefault="00717690" w:rsidP="00717690"/>
        </w:tc>
        <w:tc>
          <w:tcPr>
            <w:tcW w:w="288" w:type="dxa"/>
          </w:tcPr>
          <w:p w14:paraId="515A5837" w14:textId="77777777" w:rsidR="00717690" w:rsidRDefault="00717690" w:rsidP="00717690">
            <w:pPr>
              <w:pStyle w:val="CopticCross"/>
            </w:pPr>
          </w:p>
        </w:tc>
        <w:tc>
          <w:tcPr>
            <w:tcW w:w="3960" w:type="dxa"/>
          </w:tcPr>
          <w:p w14:paraId="11F708A1" w14:textId="77777777" w:rsidR="00717690" w:rsidRDefault="00717690" w:rsidP="00717690">
            <w:pPr>
              <w:pStyle w:val="CopticVersemulti-line"/>
            </w:pPr>
            <w:r>
              <w:t>Ⲁⲗⲗⲏⲗⲟⲩⲓⲁ ⲁⲗⲗⲏⲗⲟⲩⲓⲁ.</w:t>
            </w:r>
          </w:p>
          <w:p w14:paraId="4D12C960" w14:textId="518E1827" w:rsidR="00717690" w:rsidRDefault="00717690" w:rsidP="00717690">
            <w:pPr>
              <w:pStyle w:val="CopticVersemulti-line"/>
            </w:pPr>
            <w:r>
              <w:t xml:space="preserve">Ⲓⲥⲟⲩⲥ Ⲡⲓⲭ̀ⲣⲓⲥⲧⲟⲥ </w:t>
            </w:r>
            <w:r w:rsidR="00D27F59">
              <w:t>ⲡ̀ⲟⲩⲣⲟ ⲛ̀ⲧⲉ ⲡ̀ⲱ̀ⲟⲩ</w:t>
            </w:r>
            <w:r>
              <w:t>:</w:t>
            </w:r>
          </w:p>
          <w:p w14:paraId="64C44D40" w14:textId="7D3BF8DA" w:rsidR="00717690" w:rsidRDefault="00D27F59" w:rsidP="00717690">
            <w:pPr>
              <w:pStyle w:val="CopticVersemulti-line"/>
            </w:pPr>
            <w:r>
              <w:t>ⲁϥⲧⲱⲛϥ ⲉ̀ⲃⲟⲗ ϧⲉⲛ ⲛⲏⲉⲑⲙⲱⲟⲩⲧ ϧⲉⲛ ⲡⲓⲉ̀ϩⲟⲟⲩ ⲙ̀ⲙⲁϩϣⲟⲙⲧ</w:t>
            </w:r>
            <w:r w:rsidR="00717690">
              <w:t>:</w:t>
            </w:r>
          </w:p>
          <w:p w14:paraId="59D4873C" w14:textId="77777777" w:rsidR="00717690" w:rsidRPr="00C35319" w:rsidRDefault="00717690" w:rsidP="00717690">
            <w:pPr>
              <w:pStyle w:val="CopticHangingVerse"/>
            </w:pPr>
            <w:r>
              <w:t>ⲁⲗⲗⲏⲗⲟⲩⲓⲁ: ⲁⲗⲗⲏⲗⲟⲩⲓⲁ.</w:t>
            </w:r>
          </w:p>
        </w:tc>
      </w:tr>
    </w:tbl>
    <w:p w14:paraId="5B16BB66" w14:textId="7DE0304C" w:rsidR="00717690" w:rsidRPr="00D27F59" w:rsidRDefault="00717690" w:rsidP="00717690">
      <w:pPr>
        <w:pStyle w:val="Heading4"/>
        <w:rPr>
          <w:rFonts w:ascii="Arial Unicode MS" w:eastAsia="Arial Unicode MS" w:hAnsi="Arial Unicode MS" w:cs="Arial Unicode MS"/>
        </w:rPr>
      </w:pPr>
      <w:r>
        <w:t xml:space="preserve">The Gospel Response for </w:t>
      </w:r>
      <w:r w:rsidR="00D27F59">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E568C11" w14:textId="77777777" w:rsidTr="00717690">
        <w:trPr>
          <w:cantSplit/>
          <w:jc w:val="center"/>
        </w:trPr>
        <w:tc>
          <w:tcPr>
            <w:tcW w:w="288" w:type="dxa"/>
          </w:tcPr>
          <w:p w14:paraId="160C922D" w14:textId="77777777" w:rsidR="00717690" w:rsidRDefault="00717690" w:rsidP="00717690">
            <w:pPr>
              <w:pStyle w:val="CopticCross"/>
            </w:pPr>
          </w:p>
        </w:tc>
        <w:tc>
          <w:tcPr>
            <w:tcW w:w="3960" w:type="dxa"/>
          </w:tcPr>
          <w:p w14:paraId="7B5080C4" w14:textId="77777777" w:rsidR="00717690" w:rsidRDefault="00717690" w:rsidP="00717690">
            <w:pPr>
              <w:pStyle w:val="EngHang"/>
            </w:pPr>
            <w:r>
              <w:t>Alleluia, alleluia,</w:t>
            </w:r>
          </w:p>
          <w:p w14:paraId="5A68D6CA" w14:textId="77777777" w:rsidR="00717690" w:rsidRDefault="00717690" w:rsidP="00717690">
            <w:pPr>
              <w:pStyle w:val="EngHang"/>
            </w:pPr>
            <w:r>
              <w:t>Alleluia, alleluia.</w:t>
            </w:r>
          </w:p>
          <w:p w14:paraId="2ABEA97E" w14:textId="77777777" w:rsidR="00D27F59" w:rsidRDefault="00D27F59" w:rsidP="00D27F59">
            <w:pPr>
              <w:pStyle w:val="EngHang"/>
            </w:pPr>
            <w:r>
              <w:t>Jesus Christ, the King of Glory,</w:t>
            </w:r>
          </w:p>
          <w:p w14:paraId="6C122C1A" w14:textId="6F7902A3" w:rsidR="00717690" w:rsidRDefault="00D27F59" w:rsidP="00D27F59">
            <w:pPr>
              <w:pStyle w:val="EngHangEnd"/>
            </w:pPr>
            <w:r>
              <w:t>Has risen from the dead</w:t>
            </w:r>
            <w:r w:rsidR="00717690">
              <w:t>.</w:t>
            </w:r>
          </w:p>
        </w:tc>
        <w:tc>
          <w:tcPr>
            <w:tcW w:w="288" w:type="dxa"/>
          </w:tcPr>
          <w:p w14:paraId="1032D152" w14:textId="77777777" w:rsidR="00717690" w:rsidRDefault="00717690" w:rsidP="00717690"/>
        </w:tc>
        <w:tc>
          <w:tcPr>
            <w:tcW w:w="288" w:type="dxa"/>
          </w:tcPr>
          <w:p w14:paraId="0894E22D" w14:textId="77777777" w:rsidR="00717690" w:rsidRDefault="00717690" w:rsidP="00717690">
            <w:pPr>
              <w:pStyle w:val="CopticCross"/>
            </w:pPr>
          </w:p>
        </w:tc>
        <w:tc>
          <w:tcPr>
            <w:tcW w:w="3960" w:type="dxa"/>
          </w:tcPr>
          <w:p w14:paraId="52B59257" w14:textId="77777777" w:rsidR="00717690" w:rsidRDefault="00717690" w:rsidP="00717690">
            <w:pPr>
              <w:pStyle w:val="CopticVersemulti-line"/>
            </w:pPr>
            <w:r>
              <w:t>Ⲁⲗⲗⲏⲗⲟⲩⲓⲁ: Ⲁⲗⲗⲏⲗⲟⲩⲓⲁ:</w:t>
            </w:r>
          </w:p>
          <w:p w14:paraId="1ABC0413" w14:textId="77777777" w:rsidR="00717690" w:rsidRDefault="00717690" w:rsidP="00717690">
            <w:pPr>
              <w:pStyle w:val="CopticVersemulti-line"/>
            </w:pPr>
            <w:r>
              <w:t>Ⲁⲗⲗⲏⲗⲟⲩⲓⲁ: Ⲁⲗⲗⲏⲗⲟⲩⲓⲁ.</w:t>
            </w:r>
          </w:p>
          <w:p w14:paraId="589C0D63" w14:textId="77777777" w:rsidR="00D27F59" w:rsidRDefault="00D27F59" w:rsidP="00D27F59">
            <w:pPr>
              <w:pStyle w:val="CopticVersemulti-line"/>
            </w:pPr>
            <w:r>
              <w:t>Ⲓⲥⲟⲩⲥ Ⲡⲓⲭ̀ⲣⲓⲥⲧⲟⲥ ⲡ̀ⲟⲩⲣⲟ ⲛ̀ⲧⲉ ⲡ̀ⲱ̀ⲟⲩ:</w:t>
            </w:r>
          </w:p>
          <w:p w14:paraId="0ACE105E" w14:textId="75BA7D2E" w:rsidR="00717690" w:rsidRPr="00C35319" w:rsidRDefault="00D27F59" w:rsidP="00D27F59">
            <w:pPr>
              <w:pStyle w:val="CopticHangingVerse"/>
            </w:pPr>
            <w:r>
              <w:t>ⲁϥⲧⲱⲛϥ ⲉ̀ⲃⲟⲗ ϧⲉⲛ ⲛⲏⲉⲑⲙⲱⲟⲩⲧ</w:t>
            </w:r>
            <w:r w:rsidR="00717690">
              <w:t>.</w:t>
            </w:r>
          </w:p>
        </w:tc>
      </w:tr>
      <w:tr w:rsidR="00717690" w14:paraId="7A2056C2" w14:textId="77777777" w:rsidTr="00717690">
        <w:trPr>
          <w:cantSplit/>
          <w:jc w:val="center"/>
        </w:trPr>
        <w:tc>
          <w:tcPr>
            <w:tcW w:w="288" w:type="dxa"/>
          </w:tcPr>
          <w:p w14:paraId="79481834" w14:textId="77777777" w:rsidR="00717690" w:rsidRDefault="00717690" w:rsidP="00717690">
            <w:pPr>
              <w:pStyle w:val="CopticCross"/>
            </w:pPr>
          </w:p>
        </w:tc>
        <w:tc>
          <w:tcPr>
            <w:tcW w:w="3960" w:type="dxa"/>
          </w:tcPr>
          <w:p w14:paraId="5DD56D4A" w14:textId="77777777" w:rsidR="00717690" w:rsidRDefault="00717690" w:rsidP="00717690">
            <w:pPr>
              <w:pStyle w:val="EngHang"/>
            </w:pPr>
            <w:r>
              <w:t>This is He to Whom the glory is due,</w:t>
            </w:r>
          </w:p>
          <w:p w14:paraId="5FCE8706" w14:textId="77777777" w:rsidR="00717690" w:rsidRDefault="00717690" w:rsidP="00717690">
            <w:pPr>
              <w:pStyle w:val="EngHang"/>
            </w:pPr>
            <w:r>
              <w:t>With His Good Father,</w:t>
            </w:r>
          </w:p>
          <w:p w14:paraId="111ED48A" w14:textId="77777777" w:rsidR="00717690" w:rsidRDefault="00717690" w:rsidP="00717690">
            <w:pPr>
              <w:pStyle w:val="EngHang"/>
            </w:pPr>
            <w:r>
              <w:t>And the Holy Spirit,</w:t>
            </w:r>
          </w:p>
          <w:p w14:paraId="66CC6010" w14:textId="77777777" w:rsidR="00717690" w:rsidRDefault="00717690" w:rsidP="00717690">
            <w:pPr>
              <w:pStyle w:val="EngHangEnd"/>
            </w:pPr>
            <w:r>
              <w:t>Now and forever.</w:t>
            </w:r>
          </w:p>
        </w:tc>
        <w:tc>
          <w:tcPr>
            <w:tcW w:w="288" w:type="dxa"/>
          </w:tcPr>
          <w:p w14:paraId="498E2CEA" w14:textId="77777777" w:rsidR="00717690" w:rsidRDefault="00717690" w:rsidP="00717690"/>
        </w:tc>
        <w:tc>
          <w:tcPr>
            <w:tcW w:w="288" w:type="dxa"/>
          </w:tcPr>
          <w:p w14:paraId="6E5DE472" w14:textId="77777777" w:rsidR="00717690" w:rsidRDefault="00717690" w:rsidP="00717690">
            <w:pPr>
              <w:pStyle w:val="CopticCross"/>
            </w:pPr>
          </w:p>
        </w:tc>
        <w:tc>
          <w:tcPr>
            <w:tcW w:w="3960" w:type="dxa"/>
          </w:tcPr>
          <w:p w14:paraId="2311E8A5" w14:textId="77777777" w:rsidR="00717690" w:rsidRDefault="00717690" w:rsidP="00717690">
            <w:pPr>
              <w:pStyle w:val="CopticVersemulti-line"/>
            </w:pPr>
            <w:r>
              <w:t>Ⲫⲁⲓ ⲉ̀ⲣⲉ ⲡⲓⲱ̀ⲟⲩ ⲉⲣⲡ̀ⲣⲉⲡ̀ⲓ ⲛⲁϥ:</w:t>
            </w:r>
          </w:p>
          <w:p w14:paraId="0116C5E8" w14:textId="77777777" w:rsidR="00717690" w:rsidRDefault="00717690" w:rsidP="00717690">
            <w:pPr>
              <w:pStyle w:val="CopticVersemulti-line"/>
            </w:pPr>
            <w:r>
              <w:t>ⲛⲉⲙ Ⲡⲉϥⲓⲱⲧ ⲛ̀ⲁ̀ⲅⲁⲑⲟⲥ:</w:t>
            </w:r>
          </w:p>
          <w:p w14:paraId="61B2FF17" w14:textId="77777777" w:rsidR="00717690" w:rsidRDefault="00717690" w:rsidP="00717690">
            <w:pPr>
              <w:pStyle w:val="CopticVersemulti-line"/>
            </w:pPr>
            <w:r>
              <w:t>ⲛⲉⲙ Ⲡⲓⲡⲛⲉⲩⲙⲁ ⲉⲑⲟⲩⲁⲃ:</w:t>
            </w:r>
          </w:p>
          <w:p w14:paraId="2AF0FCD6" w14:textId="77777777" w:rsidR="00717690" w:rsidRDefault="00717690" w:rsidP="00717690">
            <w:pPr>
              <w:pStyle w:val="CopticHangingVerse"/>
            </w:pPr>
            <w:r>
              <w:t>ⲓⲥϫⲉⲛ ϯⲛⲟⲩ ⲛⲉⲙ ϣⲁ ⲉ̀ⲛⲉϩ.</w:t>
            </w:r>
          </w:p>
        </w:tc>
      </w:tr>
      <w:tr w:rsidR="00717690" w14:paraId="35AAE3D3" w14:textId="77777777" w:rsidTr="00717690">
        <w:trPr>
          <w:cantSplit/>
          <w:jc w:val="center"/>
        </w:trPr>
        <w:tc>
          <w:tcPr>
            <w:tcW w:w="288" w:type="dxa"/>
          </w:tcPr>
          <w:p w14:paraId="45AD5972" w14:textId="77777777" w:rsidR="00717690" w:rsidRDefault="00717690" w:rsidP="00717690">
            <w:pPr>
              <w:pStyle w:val="CopticCross"/>
            </w:pPr>
          </w:p>
        </w:tc>
        <w:tc>
          <w:tcPr>
            <w:tcW w:w="3960" w:type="dxa"/>
          </w:tcPr>
          <w:p w14:paraId="264D45C1" w14:textId="77777777" w:rsidR="00717690" w:rsidRDefault="00717690" w:rsidP="00717690">
            <w:pPr>
              <w:pStyle w:val="EngHang"/>
            </w:pPr>
            <w:r>
              <w:t>Blessed be the Father and the Son</w:t>
            </w:r>
          </w:p>
          <w:p w14:paraId="7D79C0B2" w14:textId="77777777" w:rsidR="00717690" w:rsidRDefault="00717690" w:rsidP="00717690">
            <w:pPr>
              <w:pStyle w:val="EngHang"/>
            </w:pPr>
            <w:r>
              <w:t>And the Holy Spirit,</w:t>
            </w:r>
          </w:p>
          <w:p w14:paraId="42E266B9" w14:textId="77777777" w:rsidR="00717690" w:rsidRDefault="00717690" w:rsidP="00717690">
            <w:pPr>
              <w:pStyle w:val="EngHang"/>
            </w:pPr>
            <w:r>
              <w:t>The pefect Trinity,</w:t>
            </w:r>
          </w:p>
          <w:p w14:paraId="028B9D01" w14:textId="77777777" w:rsidR="00717690" w:rsidRDefault="00717690" w:rsidP="00717690">
            <w:pPr>
              <w:pStyle w:val="EngHang"/>
            </w:pPr>
            <w:r>
              <w:t>We worship Him and glorify Him.</w:t>
            </w:r>
          </w:p>
        </w:tc>
        <w:tc>
          <w:tcPr>
            <w:tcW w:w="288" w:type="dxa"/>
          </w:tcPr>
          <w:p w14:paraId="4112E204" w14:textId="77777777" w:rsidR="00717690" w:rsidRDefault="00717690" w:rsidP="00717690"/>
        </w:tc>
        <w:tc>
          <w:tcPr>
            <w:tcW w:w="288" w:type="dxa"/>
          </w:tcPr>
          <w:p w14:paraId="0C758535" w14:textId="77777777" w:rsidR="00717690" w:rsidRDefault="00717690" w:rsidP="00717690">
            <w:pPr>
              <w:pStyle w:val="CopticCross"/>
            </w:pPr>
          </w:p>
        </w:tc>
        <w:tc>
          <w:tcPr>
            <w:tcW w:w="3960" w:type="dxa"/>
          </w:tcPr>
          <w:p w14:paraId="1383ECE4" w14:textId="77777777" w:rsidR="00717690" w:rsidRDefault="00717690" w:rsidP="00717690">
            <w:pPr>
              <w:pStyle w:val="CopticVersemulti-line"/>
            </w:pPr>
            <w:r>
              <w:t>Ϫⲉ ϥ̀ⲥ̀ⲙⲁⲣⲱⲟⲩⲧ ⲛ̀ϫⲉ Ⲫⲓⲱⲧ ⲛⲉⲙ Ⲡϣⲏⲣⲓ:</w:t>
            </w:r>
          </w:p>
          <w:p w14:paraId="4723A7DE" w14:textId="77777777" w:rsidR="00717690" w:rsidRDefault="00717690" w:rsidP="00717690">
            <w:pPr>
              <w:pStyle w:val="CopticVersemulti-line"/>
            </w:pPr>
            <w:r>
              <w:t>ⲛⲉⲙ Ⲡⲓⲡ̀ⲛⲉⲩⲙⲁ ⲉⲑⲟⲩⲁⲃ:</w:t>
            </w:r>
          </w:p>
          <w:p w14:paraId="3DEBBC9A" w14:textId="77777777" w:rsidR="00717690" w:rsidRDefault="00717690" w:rsidP="00717690">
            <w:pPr>
              <w:pStyle w:val="CopticVersemulti-line"/>
            </w:pPr>
            <w:r>
              <w:t>Ϯⲧ̀ⲣⲓⲁⲥ ⲉⲧϫⲏⲕ ⲉ̀ⲃⲟⲗ:</w:t>
            </w:r>
          </w:p>
          <w:p w14:paraId="17AF2854" w14:textId="77777777" w:rsidR="00717690" w:rsidRDefault="00717690" w:rsidP="00717690">
            <w:pPr>
              <w:pStyle w:val="CopticVersemulti-line"/>
            </w:pPr>
            <w:r>
              <w:t>ⲧⲉⲛⲟⲩⲱϣⲧ ⲙ̀ⲙⲟⲥ ⲧⲉⲛϯⲱ̀ⲟⲩ ⲛⲁⲥ.</w:t>
            </w:r>
          </w:p>
        </w:tc>
      </w:tr>
    </w:tbl>
    <w:p w14:paraId="77F2F02A" w14:textId="2768104E" w:rsidR="00717690" w:rsidRPr="000140EC" w:rsidRDefault="00717690" w:rsidP="00717690">
      <w:pPr>
        <w:pStyle w:val="Heading4"/>
        <w:rPr>
          <w:rFonts w:ascii="Arial Unicode MS" w:eastAsia="Arial Unicode MS" w:hAnsi="Arial Unicode MS" w:cs="Arial Unicode MS"/>
          <w:lang w:val="en-US"/>
        </w:rPr>
      </w:pPr>
      <w:r>
        <w:t xml:space="preserve">The Aspasmos Adam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9B2EB99" w14:textId="77777777" w:rsidTr="00717690">
        <w:trPr>
          <w:cantSplit/>
          <w:jc w:val="center"/>
        </w:trPr>
        <w:tc>
          <w:tcPr>
            <w:tcW w:w="288" w:type="dxa"/>
          </w:tcPr>
          <w:p w14:paraId="3DF46548" w14:textId="77777777" w:rsidR="00717690" w:rsidRDefault="00717690" w:rsidP="00717690">
            <w:pPr>
              <w:pStyle w:val="CopticCross"/>
            </w:pPr>
          </w:p>
        </w:tc>
        <w:tc>
          <w:tcPr>
            <w:tcW w:w="3960" w:type="dxa"/>
          </w:tcPr>
          <w:p w14:paraId="63920AC1" w14:textId="3C5F9816" w:rsidR="00717690" w:rsidRDefault="00D27F59" w:rsidP="00717690">
            <w:pPr>
              <w:pStyle w:val="EngHang"/>
            </w:pPr>
            <w:r>
              <w:t>Christ our God</w:t>
            </w:r>
          </w:p>
          <w:p w14:paraId="64C345D1" w14:textId="25DF373E" w:rsidR="00D27F59" w:rsidRDefault="00D27F59" w:rsidP="00D27F59">
            <w:pPr>
              <w:pStyle w:val="EngHang"/>
            </w:pPr>
            <w:r>
              <w:t>Is risen from the dead;</w:t>
            </w:r>
          </w:p>
          <w:p w14:paraId="7F571C49" w14:textId="09D3F47D" w:rsidR="00D27F59" w:rsidRDefault="00D27F59" w:rsidP="00D27F59">
            <w:pPr>
              <w:pStyle w:val="EngHang"/>
            </w:pPr>
            <w:r>
              <w:t>He is the Firstfruit</w:t>
            </w:r>
          </w:p>
          <w:p w14:paraId="74B382C6" w14:textId="0867DF8A" w:rsidR="00717690" w:rsidRDefault="00D27F59" w:rsidP="00717690">
            <w:pPr>
              <w:pStyle w:val="EngHangEnd"/>
            </w:pPr>
            <w:r>
              <w:t>Of those who have fallen asleep.</w:t>
            </w:r>
          </w:p>
        </w:tc>
        <w:tc>
          <w:tcPr>
            <w:tcW w:w="288" w:type="dxa"/>
          </w:tcPr>
          <w:p w14:paraId="25ACDF04" w14:textId="77777777" w:rsidR="00717690" w:rsidRDefault="00717690" w:rsidP="00717690"/>
        </w:tc>
        <w:tc>
          <w:tcPr>
            <w:tcW w:w="288" w:type="dxa"/>
          </w:tcPr>
          <w:p w14:paraId="73F4644E" w14:textId="77777777" w:rsidR="00717690" w:rsidRDefault="00717690" w:rsidP="00717690">
            <w:pPr>
              <w:pStyle w:val="CopticCross"/>
            </w:pPr>
          </w:p>
        </w:tc>
        <w:tc>
          <w:tcPr>
            <w:tcW w:w="3960" w:type="dxa"/>
          </w:tcPr>
          <w:p w14:paraId="02A9B226" w14:textId="02B085FE" w:rsidR="00717690" w:rsidRDefault="00D27F59" w:rsidP="00717690">
            <w:pPr>
              <w:pStyle w:val="CopticVersemulti-line"/>
            </w:pPr>
            <w:r>
              <w:t>ⲀⲠⲓⲭ̀ⲣⲓⲥⲧⲟⲥ Ⲡⲉⲛⲛⲟⲩϯ</w:t>
            </w:r>
          </w:p>
          <w:p w14:paraId="491118B8" w14:textId="71FAC54A" w:rsidR="00D27F59" w:rsidRDefault="00D27F59" w:rsidP="00717690">
            <w:pPr>
              <w:pStyle w:val="CopticVersemulti-line"/>
            </w:pPr>
            <w:r>
              <w:t>ⲉ̀ⲃⲟⲗ ϧⲉⲛ ⲛⲏⲉⲑⲙⲱⲟⲩⲧ:</w:t>
            </w:r>
          </w:p>
          <w:p w14:paraId="3C6F90EF" w14:textId="11534E92" w:rsidR="00D27F59" w:rsidRDefault="00D27F59" w:rsidP="00717690">
            <w:pPr>
              <w:pStyle w:val="CopticVersemulti-line"/>
            </w:pPr>
            <w:r>
              <w:t>ⲛ̀ⲑⲟϥ ⲡⲉ ⲧ̀ⲁ̀ⲡⲁⲣⲭⲏ:</w:t>
            </w:r>
          </w:p>
          <w:p w14:paraId="43241127" w14:textId="096580EF" w:rsidR="00717690" w:rsidRDefault="00D27F59" w:rsidP="00717690">
            <w:pPr>
              <w:pStyle w:val="CopticHangingVerse"/>
            </w:pPr>
            <w:r>
              <w:t>ⲛ̀ⲧⲉ ⲛⲏⲉⲧⲁⲩⲉⲛⲕⲟⲧ</w:t>
            </w:r>
            <w:r w:rsidR="00717690">
              <w:t>.</w:t>
            </w:r>
          </w:p>
        </w:tc>
      </w:tr>
      <w:tr w:rsidR="00717690" w14:paraId="6B7E4319" w14:textId="77777777" w:rsidTr="00717690">
        <w:trPr>
          <w:cantSplit/>
          <w:jc w:val="center"/>
        </w:trPr>
        <w:tc>
          <w:tcPr>
            <w:tcW w:w="288" w:type="dxa"/>
          </w:tcPr>
          <w:p w14:paraId="400522AD" w14:textId="77777777" w:rsidR="00717690" w:rsidRDefault="00717690" w:rsidP="00717690">
            <w:pPr>
              <w:pStyle w:val="CopticCross"/>
            </w:pPr>
          </w:p>
        </w:tc>
        <w:tc>
          <w:tcPr>
            <w:tcW w:w="3960" w:type="dxa"/>
          </w:tcPr>
          <w:p w14:paraId="3267B193" w14:textId="581A42E2" w:rsidR="00717690" w:rsidRDefault="00D27F59" w:rsidP="00717690">
            <w:pPr>
              <w:pStyle w:val="EngHang"/>
            </w:pPr>
            <w:r>
              <w:t>We glorify Him for this,</w:t>
            </w:r>
          </w:p>
          <w:p w14:paraId="0284AC2D" w14:textId="1CC84B67" w:rsidR="00D27F59" w:rsidRDefault="00D27F59" w:rsidP="00717690">
            <w:pPr>
              <w:pStyle w:val="EngHang"/>
            </w:pPr>
            <w:r>
              <w:t>Proclaiming and saying,</w:t>
            </w:r>
          </w:p>
          <w:p w14:paraId="4B016B1D" w14:textId="1DBAF66D" w:rsidR="00D27F59" w:rsidRDefault="00D27F59" w:rsidP="00717690">
            <w:pPr>
              <w:pStyle w:val="EngHang"/>
            </w:pPr>
            <w:r>
              <w:t>“You are blessed, O my Lord Jesus,</w:t>
            </w:r>
          </w:p>
          <w:p w14:paraId="4F14106B" w14:textId="39BFC7C1" w:rsidR="00717690" w:rsidRDefault="00D27F59" w:rsidP="00717690">
            <w:pPr>
              <w:pStyle w:val="EngHangEnd"/>
            </w:pPr>
            <w:r>
              <w:t>For You have risen and saved us”</w:t>
            </w:r>
          </w:p>
        </w:tc>
        <w:tc>
          <w:tcPr>
            <w:tcW w:w="288" w:type="dxa"/>
          </w:tcPr>
          <w:p w14:paraId="4FC6C5AB" w14:textId="77777777" w:rsidR="00717690" w:rsidRDefault="00717690" w:rsidP="00717690"/>
        </w:tc>
        <w:tc>
          <w:tcPr>
            <w:tcW w:w="288" w:type="dxa"/>
          </w:tcPr>
          <w:p w14:paraId="179A0113" w14:textId="77777777" w:rsidR="00717690" w:rsidRDefault="00717690" w:rsidP="00717690">
            <w:pPr>
              <w:pStyle w:val="CopticCross"/>
            </w:pPr>
          </w:p>
        </w:tc>
        <w:tc>
          <w:tcPr>
            <w:tcW w:w="3960" w:type="dxa"/>
          </w:tcPr>
          <w:p w14:paraId="17571A5E" w14:textId="77777777" w:rsidR="000140EC" w:rsidRDefault="00D27F59" w:rsidP="00717690">
            <w:pPr>
              <w:pStyle w:val="CopticVersemulti-line"/>
            </w:pPr>
            <w:r>
              <w:t>Ⲉⲑⲃⲉ ⲫⲁⲓ ⲧⲉⲛϯⲱⲟⲩ ⲛⲁϥ</w:t>
            </w:r>
          </w:p>
          <w:p w14:paraId="022847A5" w14:textId="5C570C99" w:rsidR="00717690" w:rsidRDefault="00D27F59" w:rsidP="00717690">
            <w:pPr>
              <w:pStyle w:val="CopticVersemulti-line"/>
            </w:pPr>
            <w:r>
              <w:t>ⲉⲛⲱϣ ⲉ̀ⲃⲟⲗ ⲉⲛϫⲱ ⲙ̀ⲙⲟⲥ:</w:t>
            </w:r>
          </w:p>
          <w:p w14:paraId="128B4332" w14:textId="485CB266" w:rsidR="000140EC" w:rsidRDefault="000140EC" w:rsidP="00717690">
            <w:pPr>
              <w:pStyle w:val="CopticVersemulti-line"/>
            </w:pPr>
            <w:r>
              <w:t>ϫⲉ ⲕ̀ⲥ̀ⲙⲁⲣⲱⲟⲩⲧ ⲱ1Ⲡⲁϭⲟⲓⲥ Ⲓⲏⲥⲟⲩⲥ</w:t>
            </w:r>
          </w:p>
          <w:p w14:paraId="5E512ED3" w14:textId="4F82E607" w:rsidR="00717690" w:rsidRDefault="000140EC" w:rsidP="00717690">
            <w:pPr>
              <w:pStyle w:val="CopticHangingVerse"/>
            </w:pPr>
            <w:r>
              <w:t>ϫⲉ ⲁⲕⲧⲱⲛⲕ ⲁⲕⲥⲱϯ ⲙ̀ⲙⲟⲛ</w:t>
            </w:r>
            <w:r w:rsidR="00717690">
              <w:t>.</w:t>
            </w:r>
          </w:p>
        </w:tc>
      </w:tr>
      <w:tr w:rsidR="00717690" w14:paraId="4F11F3AB" w14:textId="77777777" w:rsidTr="00717690">
        <w:trPr>
          <w:cantSplit/>
          <w:jc w:val="center"/>
        </w:trPr>
        <w:tc>
          <w:tcPr>
            <w:tcW w:w="288" w:type="dxa"/>
          </w:tcPr>
          <w:p w14:paraId="341EEAB8" w14:textId="77777777" w:rsidR="00717690" w:rsidRDefault="00717690" w:rsidP="00717690">
            <w:pPr>
              <w:pStyle w:val="CopticCross"/>
            </w:pPr>
          </w:p>
        </w:tc>
        <w:tc>
          <w:tcPr>
            <w:tcW w:w="3960" w:type="dxa"/>
          </w:tcPr>
          <w:p w14:paraId="211F6731" w14:textId="77777777" w:rsidR="00717690" w:rsidRDefault="00717690" w:rsidP="00717690">
            <w:pPr>
              <w:pStyle w:val="EngHangEnd"/>
            </w:pPr>
            <w:r>
              <w:t>We ask You, O Son of God…</w:t>
            </w:r>
          </w:p>
        </w:tc>
        <w:tc>
          <w:tcPr>
            <w:tcW w:w="288" w:type="dxa"/>
          </w:tcPr>
          <w:p w14:paraId="4CC68E2E" w14:textId="77777777" w:rsidR="00717690" w:rsidRDefault="00717690" w:rsidP="00717690"/>
        </w:tc>
        <w:tc>
          <w:tcPr>
            <w:tcW w:w="288" w:type="dxa"/>
          </w:tcPr>
          <w:p w14:paraId="78494A35" w14:textId="77777777" w:rsidR="00717690" w:rsidRDefault="00717690" w:rsidP="00717690">
            <w:pPr>
              <w:pStyle w:val="CopticCross"/>
            </w:pPr>
          </w:p>
        </w:tc>
        <w:tc>
          <w:tcPr>
            <w:tcW w:w="3960" w:type="dxa"/>
          </w:tcPr>
          <w:p w14:paraId="2EB0C8BE" w14:textId="77777777" w:rsidR="00717690" w:rsidRDefault="00717690" w:rsidP="00717690">
            <w:pPr>
              <w:pStyle w:val="CopticVersemulti-line"/>
            </w:pPr>
            <w:r>
              <w:t>Ⲧⲉⲛϯϩⲟ ⲉ̀ⲣⲟⲕ ⲱ̀ Ⲩⲓⲟⲥ Ⲑⲉⲟⲥ…</w:t>
            </w:r>
          </w:p>
        </w:tc>
      </w:tr>
    </w:tbl>
    <w:p w14:paraId="3A965A83" w14:textId="10E6B861" w:rsidR="000140EC" w:rsidRPr="000140EC" w:rsidRDefault="000140EC" w:rsidP="000140EC">
      <w:pPr>
        <w:pStyle w:val="Heading4"/>
        <w:rPr>
          <w:rFonts w:ascii="Arial Unicode MS" w:eastAsia="Arial Unicode MS" w:hAnsi="Arial Unicode MS" w:cs="Arial Unicode MS"/>
          <w:lang w:val="en-US"/>
        </w:rPr>
      </w:pPr>
      <w:r>
        <w:t>Another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3F2F8394" w14:textId="77777777" w:rsidTr="000140EC">
        <w:trPr>
          <w:cantSplit/>
          <w:jc w:val="center"/>
        </w:trPr>
        <w:tc>
          <w:tcPr>
            <w:tcW w:w="288" w:type="dxa"/>
          </w:tcPr>
          <w:p w14:paraId="351B37FF" w14:textId="77777777" w:rsidR="000140EC" w:rsidRDefault="000140EC" w:rsidP="000140EC">
            <w:pPr>
              <w:pStyle w:val="CopticCross"/>
            </w:pPr>
          </w:p>
        </w:tc>
        <w:tc>
          <w:tcPr>
            <w:tcW w:w="3960" w:type="dxa"/>
          </w:tcPr>
          <w:p w14:paraId="05E53B7E" w14:textId="7139AE61" w:rsidR="000140EC" w:rsidRDefault="000140EC" w:rsidP="000140EC">
            <w:pPr>
              <w:pStyle w:val="EngHang"/>
            </w:pPr>
            <w:r>
              <w:t>Let us praise with the angles,</w:t>
            </w:r>
          </w:p>
          <w:p w14:paraId="4CE3A5D1" w14:textId="0DD5F6F5" w:rsidR="000140EC" w:rsidRDefault="000140EC" w:rsidP="000140EC">
            <w:pPr>
              <w:pStyle w:val="EngHang"/>
            </w:pPr>
            <w:r>
              <w:t>Crying out and saying,</w:t>
            </w:r>
          </w:p>
          <w:p w14:paraId="646FC016" w14:textId="2C261512" w:rsidR="000140EC" w:rsidRDefault="000140EC" w:rsidP="000140EC">
            <w:pPr>
              <w:pStyle w:val="EngHang"/>
            </w:pPr>
            <w:r>
              <w:t>“He is risen from the dead</w:t>
            </w:r>
          </w:p>
          <w:p w14:paraId="46280646" w14:textId="6E189476" w:rsidR="000140EC" w:rsidRDefault="000140EC" w:rsidP="000140EC">
            <w:pPr>
              <w:pStyle w:val="EngHangEnd"/>
            </w:pPr>
            <w:r>
              <w:t>On the third day!”</w:t>
            </w:r>
          </w:p>
        </w:tc>
        <w:tc>
          <w:tcPr>
            <w:tcW w:w="288" w:type="dxa"/>
          </w:tcPr>
          <w:p w14:paraId="0885796F" w14:textId="77777777" w:rsidR="000140EC" w:rsidRDefault="000140EC" w:rsidP="000140EC"/>
        </w:tc>
        <w:tc>
          <w:tcPr>
            <w:tcW w:w="288" w:type="dxa"/>
          </w:tcPr>
          <w:p w14:paraId="03904E2D" w14:textId="77777777" w:rsidR="000140EC" w:rsidRDefault="000140EC" w:rsidP="000140EC">
            <w:pPr>
              <w:pStyle w:val="CopticCross"/>
            </w:pPr>
          </w:p>
        </w:tc>
        <w:tc>
          <w:tcPr>
            <w:tcW w:w="3960" w:type="dxa"/>
          </w:tcPr>
          <w:p w14:paraId="79CFF2BA" w14:textId="7F0135AF" w:rsidR="000140EC" w:rsidRDefault="000140EC" w:rsidP="000140EC">
            <w:pPr>
              <w:pStyle w:val="CopticVersemulti-line"/>
            </w:pPr>
            <w:r>
              <w:t>Ⲙⲁⲣⲉⲛϩⲱⲥ ⲛⲉⲙ ⲛⲓⲁⲅⲅⲉⲗⲟⲥ</w:t>
            </w:r>
          </w:p>
          <w:p w14:paraId="6C75808B" w14:textId="6D95A2EF" w:rsidR="000140EC" w:rsidRDefault="000140EC" w:rsidP="000140EC">
            <w:pPr>
              <w:pStyle w:val="CopticVersemulti-line"/>
            </w:pPr>
            <w:r>
              <w:t>ⲉⲛⲱϣ ⲉ̀ⲃⲟⲗ ⲉⲛϫⲱ ⲙ̀ⲙⲟⲥ</w:t>
            </w:r>
          </w:p>
          <w:p w14:paraId="2098954D" w14:textId="479F47BB" w:rsidR="000140EC" w:rsidRDefault="000140EC" w:rsidP="000140EC">
            <w:pPr>
              <w:pStyle w:val="CopticVersemulti-line"/>
            </w:pPr>
            <w:r>
              <w:t>ϫⲉ ⲁϥⲧⲱⲛϥ ⲉ̀ⲃⲟⲗ ϧⲉⲛ ⲛⲏⲉ̀ⲑⲙⲱⲟⲩⲧ</w:t>
            </w:r>
          </w:p>
          <w:p w14:paraId="399FB6AB" w14:textId="1305CFBA" w:rsidR="000140EC" w:rsidRDefault="000140EC" w:rsidP="008F714E">
            <w:pPr>
              <w:pStyle w:val="CopticHangingVerse"/>
            </w:pPr>
            <w:r>
              <w:t>ϧⲉⲛ ⲛⲓⲉ̀ϩⲟⲟⲩ ⲙ̀ⲙⲁϩ ϣⲟⲙⲧ</w:t>
            </w:r>
            <w:r w:rsidR="008F714E">
              <w:t>.</w:t>
            </w:r>
          </w:p>
        </w:tc>
      </w:tr>
      <w:tr w:rsidR="000140EC" w14:paraId="780F217D" w14:textId="77777777" w:rsidTr="000140EC">
        <w:trPr>
          <w:cantSplit/>
          <w:jc w:val="center"/>
        </w:trPr>
        <w:tc>
          <w:tcPr>
            <w:tcW w:w="288" w:type="dxa"/>
          </w:tcPr>
          <w:p w14:paraId="1CD7AD38" w14:textId="77777777" w:rsidR="000140EC" w:rsidRDefault="000140EC" w:rsidP="000140EC">
            <w:pPr>
              <w:pStyle w:val="CopticCross"/>
            </w:pPr>
          </w:p>
        </w:tc>
        <w:tc>
          <w:tcPr>
            <w:tcW w:w="3960" w:type="dxa"/>
          </w:tcPr>
          <w:p w14:paraId="5B2E842A" w14:textId="0093C5EA" w:rsidR="000140EC" w:rsidRDefault="000140EC" w:rsidP="000140EC">
            <w:pPr>
              <w:pStyle w:val="EngHang"/>
            </w:pPr>
            <w:r>
              <w:t>Sing with understanding,</w:t>
            </w:r>
          </w:p>
          <w:p w14:paraId="401C4201" w14:textId="1F8A34C6" w:rsidR="000140EC" w:rsidRDefault="000140EC" w:rsidP="000140EC">
            <w:pPr>
              <w:pStyle w:val="EngHang"/>
            </w:pPr>
            <w:r>
              <w:t>To He who came, saved us,</w:t>
            </w:r>
          </w:p>
          <w:p w14:paraId="14175E02" w14:textId="49219CBC" w:rsidR="000140EC" w:rsidRDefault="000140EC" w:rsidP="000140EC">
            <w:pPr>
              <w:pStyle w:val="EngHang"/>
            </w:pPr>
            <w:r>
              <w:t>And died for our salvation.</w:t>
            </w:r>
          </w:p>
          <w:p w14:paraId="22913532" w14:textId="52CFC8B8" w:rsidR="000140EC" w:rsidRDefault="000140EC" w:rsidP="000140EC">
            <w:pPr>
              <w:pStyle w:val="EngHangEnd"/>
            </w:pPr>
            <w:r>
              <w:t>Christ is risen from the dead!</w:t>
            </w:r>
          </w:p>
        </w:tc>
        <w:tc>
          <w:tcPr>
            <w:tcW w:w="288" w:type="dxa"/>
          </w:tcPr>
          <w:p w14:paraId="37B29542" w14:textId="77777777" w:rsidR="000140EC" w:rsidRDefault="000140EC" w:rsidP="000140EC"/>
        </w:tc>
        <w:tc>
          <w:tcPr>
            <w:tcW w:w="288" w:type="dxa"/>
          </w:tcPr>
          <w:p w14:paraId="5914D380" w14:textId="77777777" w:rsidR="000140EC" w:rsidRDefault="000140EC" w:rsidP="000140EC">
            <w:pPr>
              <w:pStyle w:val="CopticCross"/>
            </w:pPr>
          </w:p>
        </w:tc>
        <w:tc>
          <w:tcPr>
            <w:tcW w:w="3960" w:type="dxa"/>
          </w:tcPr>
          <w:p w14:paraId="61E88F10" w14:textId="56A7BB16" w:rsidR="000140EC" w:rsidRDefault="008F714E" w:rsidP="000140EC">
            <w:pPr>
              <w:pStyle w:val="CopticVersemulti-line"/>
            </w:pPr>
            <w:r>
              <w:t>Ⲁⲣⲓⲯⲁⲗⲓⲛ ϧⲉⲛ ⲟⲩⲕⲁϯ</w:t>
            </w:r>
          </w:p>
          <w:p w14:paraId="7BC121A4" w14:textId="00F10BA5" w:rsidR="008F714E" w:rsidRDefault="008F714E" w:rsidP="000140EC">
            <w:pPr>
              <w:pStyle w:val="CopticVersemulti-line"/>
            </w:pPr>
            <w:r>
              <w:t>ⲉ̀ⲫⲏⲉ̀ⲧⲁϥⲓ̀ ⲁϥⲥⲱϯ ⲙ̀ⲙⲟⲛ</w:t>
            </w:r>
          </w:p>
          <w:p w14:paraId="1C204C20" w14:textId="51BAD81C" w:rsidR="008F714E" w:rsidRDefault="008F714E" w:rsidP="008F714E">
            <w:pPr>
              <w:pStyle w:val="CopticVersemulti-line"/>
            </w:pPr>
            <w:r>
              <w:t>ⲟⲩⲟϩ ⲁϥⲙⲟⲩ ⲉⲑⲃⲉ ⲡⲉⲛⲥⲱϯ</w:t>
            </w:r>
          </w:p>
          <w:p w14:paraId="31C545AF" w14:textId="1AA04017" w:rsidR="000140EC" w:rsidRPr="008F714E" w:rsidRDefault="008F714E" w:rsidP="000140EC">
            <w:pPr>
              <w:pStyle w:val="CopticHangingVerse"/>
            </w:pPr>
            <w:r>
              <w:t>Ⲭⲣⲓⲥⲧⲟⲥ ⲁ̀ⲛⲉⲥⲧⲏ ⲉⲕ ⲛⲉⲕⲣⲱⲛ.</w:t>
            </w:r>
          </w:p>
        </w:tc>
      </w:tr>
      <w:tr w:rsidR="000140EC" w14:paraId="49B46D97" w14:textId="77777777" w:rsidTr="000140EC">
        <w:trPr>
          <w:cantSplit/>
          <w:jc w:val="center"/>
        </w:trPr>
        <w:tc>
          <w:tcPr>
            <w:tcW w:w="288" w:type="dxa"/>
          </w:tcPr>
          <w:p w14:paraId="317B1D76" w14:textId="77777777" w:rsidR="000140EC" w:rsidRDefault="000140EC" w:rsidP="000140EC">
            <w:pPr>
              <w:pStyle w:val="CopticCross"/>
            </w:pPr>
          </w:p>
        </w:tc>
        <w:tc>
          <w:tcPr>
            <w:tcW w:w="3960" w:type="dxa"/>
          </w:tcPr>
          <w:p w14:paraId="2D063BE9" w14:textId="77777777" w:rsidR="000140EC" w:rsidRDefault="000140EC" w:rsidP="000140EC">
            <w:pPr>
              <w:pStyle w:val="EngHang"/>
              <w:ind w:left="0" w:firstLine="0"/>
            </w:pPr>
            <w:r>
              <w:t>David, the King and Psalmist,</w:t>
            </w:r>
          </w:p>
          <w:p w14:paraId="77B43200" w14:textId="12241D10" w:rsidR="000140EC" w:rsidRPr="008F714E" w:rsidRDefault="007315A8" w:rsidP="008F714E">
            <w:pPr>
              <w:pStyle w:val="EngHang"/>
            </w:pPr>
            <w:r>
              <w:t>sings</w:t>
            </w:r>
            <w:r w:rsidR="008F714E" w:rsidRPr="008F714E">
              <w:t xml:space="preserve"> </w:t>
            </w:r>
            <w:r>
              <w:rPr>
                <w:rFonts w:eastAsia="Arial Unicode MS"/>
              </w:rPr>
              <w:t>with his harp</w:t>
            </w:r>
            <w:r w:rsidR="000140EC" w:rsidRPr="008F714E">
              <w:t>,</w:t>
            </w:r>
          </w:p>
          <w:p w14:paraId="54B401E5" w14:textId="00F1C86F" w:rsidR="000140EC" w:rsidRDefault="008F714E" w:rsidP="000140EC">
            <w:pPr>
              <w:pStyle w:val="EngHang"/>
              <w:ind w:left="0" w:firstLine="0"/>
            </w:pPr>
            <w:r>
              <w:t>“The Creator of the Ages,</w:t>
            </w:r>
          </w:p>
          <w:p w14:paraId="5B260D0F" w14:textId="4CB773BE" w:rsidR="000140EC" w:rsidRDefault="000140EC" w:rsidP="000140EC">
            <w:pPr>
              <w:pStyle w:val="EngHangEnd"/>
            </w:pPr>
            <w:r>
              <w:t>Christ is risen from the dead!</w:t>
            </w:r>
            <w:r w:rsidR="008F714E">
              <w:t>”</w:t>
            </w:r>
          </w:p>
        </w:tc>
        <w:tc>
          <w:tcPr>
            <w:tcW w:w="288" w:type="dxa"/>
          </w:tcPr>
          <w:p w14:paraId="5DCFE671" w14:textId="77777777" w:rsidR="000140EC" w:rsidRDefault="000140EC" w:rsidP="000140EC"/>
        </w:tc>
        <w:tc>
          <w:tcPr>
            <w:tcW w:w="288" w:type="dxa"/>
          </w:tcPr>
          <w:p w14:paraId="0BC86FC5" w14:textId="77777777" w:rsidR="000140EC" w:rsidRDefault="000140EC" w:rsidP="000140EC">
            <w:pPr>
              <w:pStyle w:val="CopticCross"/>
            </w:pPr>
          </w:p>
        </w:tc>
        <w:tc>
          <w:tcPr>
            <w:tcW w:w="3960" w:type="dxa"/>
          </w:tcPr>
          <w:p w14:paraId="5E16726E" w14:textId="77777777" w:rsidR="000140EC" w:rsidRDefault="008F714E" w:rsidP="000140EC">
            <w:pPr>
              <w:pStyle w:val="CopticVersemulti-line"/>
            </w:pPr>
            <w:r>
              <w:t>Ⲇⲁⲩⲓⲇ ⲡ̀ⲟⲩⲣⲟ ⲛⲓϩⲏⲙⲛⲟⲇⲟⲥ</w:t>
            </w:r>
          </w:p>
          <w:p w14:paraId="7FA54F55" w14:textId="77777777" w:rsidR="008F714E" w:rsidRDefault="008F714E" w:rsidP="000140EC">
            <w:pPr>
              <w:pStyle w:val="CopticVersemulti-line"/>
            </w:pPr>
            <w:r>
              <w:t>ⲁϥϫⲟⲥ ϧⲉⲛ ⲛⲓⲯⲁⲗⲧⲏⲣⲓⲟⲛ</w:t>
            </w:r>
          </w:p>
          <w:p w14:paraId="259B8B75" w14:textId="77777777" w:rsidR="008F714E" w:rsidRDefault="008F714E" w:rsidP="000140EC">
            <w:pPr>
              <w:pStyle w:val="CopticVersemulti-line"/>
            </w:pPr>
            <w:r>
              <w:t>ϫⲉ ⲡⲓⲣⲉϥⲥⲱⲛⲧ ⲛ̀ⲛⲓⲉ̀ⲱⲛ</w:t>
            </w:r>
          </w:p>
          <w:p w14:paraId="23748F91" w14:textId="2F083E63" w:rsidR="008F714E" w:rsidRDefault="008F714E" w:rsidP="008F714E">
            <w:pPr>
              <w:pStyle w:val="CopticHangingVerse"/>
            </w:pPr>
            <w:r>
              <w:t>Ⲭⲣⲓⲥⲧⲟⲥ ⲁ̀ⲛⲉⲥⲧⲏ ⲉⲕ ⲛⲉⲕⲣⲱⲛ.</w:t>
            </w:r>
          </w:p>
        </w:tc>
      </w:tr>
      <w:tr w:rsidR="000140EC" w14:paraId="046A5E51" w14:textId="77777777" w:rsidTr="000140EC">
        <w:trPr>
          <w:cantSplit/>
          <w:jc w:val="center"/>
        </w:trPr>
        <w:tc>
          <w:tcPr>
            <w:tcW w:w="288" w:type="dxa"/>
          </w:tcPr>
          <w:p w14:paraId="204B1AFB" w14:textId="77777777" w:rsidR="000140EC" w:rsidRDefault="000140EC" w:rsidP="000140EC">
            <w:pPr>
              <w:pStyle w:val="CopticCross"/>
            </w:pPr>
          </w:p>
        </w:tc>
        <w:tc>
          <w:tcPr>
            <w:tcW w:w="3960" w:type="dxa"/>
          </w:tcPr>
          <w:p w14:paraId="5FC56570" w14:textId="77777777" w:rsidR="000140EC" w:rsidRDefault="000140EC" w:rsidP="000140EC">
            <w:pPr>
              <w:pStyle w:val="EngHang"/>
              <w:ind w:left="0" w:firstLine="0"/>
            </w:pPr>
            <w:r>
              <w:t>We cry out and proclaim,</w:t>
            </w:r>
          </w:p>
          <w:p w14:paraId="34D915EF" w14:textId="77777777" w:rsidR="000140EC" w:rsidRDefault="000140EC" w:rsidP="000140EC">
            <w:pPr>
              <w:pStyle w:val="EngHang"/>
              <w:ind w:left="0" w:firstLine="0"/>
            </w:pPr>
            <w:r>
              <w:t>“Holy, holy, holy</w:t>
            </w:r>
          </w:p>
          <w:p w14:paraId="463E1FC7" w14:textId="77777777" w:rsidR="000140EC" w:rsidRDefault="000140EC" w:rsidP="000140EC">
            <w:pPr>
              <w:pStyle w:val="EngHang"/>
              <w:ind w:left="0" w:firstLine="0"/>
            </w:pPr>
            <w:r>
              <w:t>Is the Lord of ages.</w:t>
            </w:r>
          </w:p>
          <w:p w14:paraId="7C56C401" w14:textId="0590520F" w:rsidR="000140EC" w:rsidRDefault="000140EC" w:rsidP="000140EC">
            <w:pPr>
              <w:pStyle w:val="EngHangEnd"/>
            </w:pPr>
            <w:r>
              <w:t>Christ is risen from the dead!”</w:t>
            </w:r>
          </w:p>
        </w:tc>
        <w:tc>
          <w:tcPr>
            <w:tcW w:w="288" w:type="dxa"/>
          </w:tcPr>
          <w:p w14:paraId="27AA5CBE" w14:textId="77777777" w:rsidR="000140EC" w:rsidRDefault="000140EC" w:rsidP="000140EC"/>
        </w:tc>
        <w:tc>
          <w:tcPr>
            <w:tcW w:w="288" w:type="dxa"/>
          </w:tcPr>
          <w:p w14:paraId="4DB49A99" w14:textId="77777777" w:rsidR="000140EC" w:rsidRDefault="000140EC" w:rsidP="000140EC">
            <w:pPr>
              <w:pStyle w:val="CopticCross"/>
            </w:pPr>
          </w:p>
        </w:tc>
        <w:tc>
          <w:tcPr>
            <w:tcW w:w="3960" w:type="dxa"/>
          </w:tcPr>
          <w:p w14:paraId="2D857A9B" w14:textId="77777777" w:rsidR="000140EC" w:rsidRDefault="008F714E" w:rsidP="000140EC">
            <w:pPr>
              <w:pStyle w:val="CopticVersemulti-line"/>
            </w:pPr>
            <w:r>
              <w:t>Ⲉⲛⲱϣ ⲉ̀ⲃⲟⲗ ⲉⲛϫⲱ ⲙ̀ⲙⲟⲥ</w:t>
            </w:r>
          </w:p>
          <w:p w14:paraId="75A47A76" w14:textId="77777777" w:rsidR="008F714E" w:rsidRDefault="008F714E" w:rsidP="000140EC">
            <w:pPr>
              <w:pStyle w:val="CopticVersemulti-line"/>
            </w:pPr>
            <w:r>
              <w:t>ϫⲉ Ⲭⲟⲩⲁⲃ ⲟⲩⲟϩ Ⲭⲟⲩⲁⲃ Ⲭⲟⲩⲁⲃ</w:t>
            </w:r>
          </w:p>
          <w:p w14:paraId="4A589975" w14:textId="77777777" w:rsidR="008F714E" w:rsidRDefault="008F714E" w:rsidP="000140EC">
            <w:pPr>
              <w:pStyle w:val="CopticVersemulti-line"/>
            </w:pPr>
            <w:r>
              <w:t>Ⲡϭⲟⲓⲥ ⲛ̀ⲛⲏⲉ̀ⲱⲛ</w:t>
            </w:r>
          </w:p>
          <w:p w14:paraId="249BB48D" w14:textId="3365FA71" w:rsidR="008F714E" w:rsidRDefault="008F714E" w:rsidP="000140EC">
            <w:pPr>
              <w:pStyle w:val="CopticVersemulti-line"/>
            </w:pPr>
            <w:r>
              <w:t>Ⲭⲣⲓⲥⲧⲟⲥ ⲁ̀ⲛⲉⲥⲧⲏ ⲉⲕ ⲛⲉⲕⲣⲱⲛ.</w:t>
            </w:r>
          </w:p>
        </w:tc>
      </w:tr>
      <w:tr w:rsidR="000140EC" w14:paraId="5FBF57E3" w14:textId="77777777" w:rsidTr="000140EC">
        <w:trPr>
          <w:cantSplit/>
          <w:jc w:val="center"/>
        </w:trPr>
        <w:tc>
          <w:tcPr>
            <w:tcW w:w="288" w:type="dxa"/>
          </w:tcPr>
          <w:p w14:paraId="7784AD38" w14:textId="77777777" w:rsidR="000140EC" w:rsidRDefault="000140EC" w:rsidP="000140EC">
            <w:pPr>
              <w:pStyle w:val="CopticCross"/>
            </w:pPr>
          </w:p>
        </w:tc>
        <w:tc>
          <w:tcPr>
            <w:tcW w:w="3960" w:type="dxa"/>
          </w:tcPr>
          <w:p w14:paraId="37F64471" w14:textId="77777777" w:rsidR="000140EC" w:rsidRDefault="000140EC" w:rsidP="000140EC">
            <w:pPr>
              <w:pStyle w:val="EngHangEnd"/>
            </w:pPr>
            <w:r>
              <w:t>We ask You, O Son of God…</w:t>
            </w:r>
          </w:p>
        </w:tc>
        <w:tc>
          <w:tcPr>
            <w:tcW w:w="288" w:type="dxa"/>
          </w:tcPr>
          <w:p w14:paraId="7DAC69B4" w14:textId="77777777" w:rsidR="000140EC" w:rsidRDefault="000140EC" w:rsidP="000140EC"/>
        </w:tc>
        <w:tc>
          <w:tcPr>
            <w:tcW w:w="288" w:type="dxa"/>
          </w:tcPr>
          <w:p w14:paraId="5A60299B" w14:textId="77777777" w:rsidR="000140EC" w:rsidRDefault="000140EC" w:rsidP="000140EC">
            <w:pPr>
              <w:pStyle w:val="CopticCross"/>
            </w:pPr>
          </w:p>
        </w:tc>
        <w:tc>
          <w:tcPr>
            <w:tcW w:w="3960" w:type="dxa"/>
          </w:tcPr>
          <w:p w14:paraId="36290C08" w14:textId="77777777" w:rsidR="000140EC" w:rsidRDefault="000140EC" w:rsidP="000140EC">
            <w:pPr>
              <w:pStyle w:val="CopticVersemulti-line"/>
            </w:pPr>
            <w:r>
              <w:t>Ⲧⲉⲛϯϩⲟ ⲉ̀ⲣⲟⲕ ⲱ̀ Ⲩⲓⲟⲥ Ⲑⲉⲟⲥ…</w:t>
            </w:r>
          </w:p>
        </w:tc>
      </w:tr>
    </w:tbl>
    <w:p w14:paraId="13D591F8" w14:textId="34879831" w:rsidR="000140EC" w:rsidRPr="000140EC" w:rsidRDefault="000140EC" w:rsidP="000140EC">
      <w:pPr>
        <w:pStyle w:val="Heading4"/>
        <w:rPr>
          <w:rFonts w:ascii="Arial Unicode MS" w:eastAsia="Arial Unicode MS" w:hAnsi="Arial Unicode MS" w:cs="Arial Unicode MS"/>
          <w:lang w:val="en-US"/>
        </w:rPr>
      </w:pPr>
      <w:r>
        <w:lastRenderedPageBreak/>
        <w:t>A Third Aspasmos Adam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40EC" w14:paraId="171F65E1" w14:textId="77777777" w:rsidTr="000140EC">
        <w:trPr>
          <w:cantSplit/>
          <w:jc w:val="center"/>
        </w:trPr>
        <w:tc>
          <w:tcPr>
            <w:tcW w:w="288" w:type="dxa"/>
          </w:tcPr>
          <w:p w14:paraId="034D9357" w14:textId="77777777" w:rsidR="000140EC" w:rsidRDefault="000140EC" w:rsidP="000140EC">
            <w:pPr>
              <w:pStyle w:val="CopticCross"/>
            </w:pPr>
          </w:p>
        </w:tc>
        <w:tc>
          <w:tcPr>
            <w:tcW w:w="3960" w:type="dxa"/>
          </w:tcPr>
          <w:p w14:paraId="0B29BF2F" w14:textId="52DDAF17" w:rsidR="000140EC" w:rsidRDefault="008F714E" w:rsidP="000140EC">
            <w:pPr>
              <w:pStyle w:val="EngHang"/>
            </w:pPr>
            <w:r>
              <w:t>Our Lord Jesus Christ,</w:t>
            </w:r>
          </w:p>
          <w:p w14:paraId="1D92F2B7" w14:textId="64C58D33" w:rsidR="008F714E" w:rsidRDefault="008F714E" w:rsidP="000140EC">
            <w:pPr>
              <w:pStyle w:val="EngHang"/>
            </w:pPr>
            <w:r>
              <w:t>The King of the ages,</w:t>
            </w:r>
          </w:p>
          <w:p w14:paraId="09C6DBB6" w14:textId="13CB50E3" w:rsidR="008F714E" w:rsidRDefault="008F714E" w:rsidP="000140EC">
            <w:pPr>
              <w:pStyle w:val="EngHang"/>
            </w:pPr>
            <w:r>
              <w:t>Is risen from the dead</w:t>
            </w:r>
          </w:p>
          <w:p w14:paraId="5B98145C" w14:textId="27486AB5" w:rsidR="000140EC" w:rsidRDefault="008F714E" w:rsidP="000140EC">
            <w:pPr>
              <w:pStyle w:val="EngHangEnd"/>
            </w:pPr>
            <w:r>
              <w:t>On the third day</w:t>
            </w:r>
            <w:r w:rsidR="000140EC">
              <w:t>.</w:t>
            </w:r>
          </w:p>
        </w:tc>
        <w:tc>
          <w:tcPr>
            <w:tcW w:w="288" w:type="dxa"/>
          </w:tcPr>
          <w:p w14:paraId="745206A7" w14:textId="77777777" w:rsidR="000140EC" w:rsidRDefault="000140EC" w:rsidP="000140EC"/>
        </w:tc>
        <w:tc>
          <w:tcPr>
            <w:tcW w:w="288" w:type="dxa"/>
          </w:tcPr>
          <w:p w14:paraId="09D630D4" w14:textId="77777777" w:rsidR="000140EC" w:rsidRDefault="000140EC" w:rsidP="000140EC">
            <w:pPr>
              <w:pStyle w:val="CopticCross"/>
            </w:pPr>
          </w:p>
        </w:tc>
        <w:tc>
          <w:tcPr>
            <w:tcW w:w="3960" w:type="dxa"/>
          </w:tcPr>
          <w:p w14:paraId="24A4FAE6" w14:textId="3ED06799" w:rsidR="000140EC" w:rsidRDefault="007315A8" w:rsidP="000140EC">
            <w:pPr>
              <w:pStyle w:val="CopticVersemulti-line"/>
            </w:pPr>
            <w:r>
              <w:t>Ⲁⲡⲉⲛϭⲟⲓⲥ Ⲓⲏⲥⲟⲩⲥ Ⲡⲓⲭ̀ⲣⲓⲥⲧⲟⲥ</w:t>
            </w:r>
          </w:p>
          <w:p w14:paraId="5C233617" w14:textId="3201CF88" w:rsidR="007315A8" w:rsidRDefault="007315A8" w:rsidP="000140EC">
            <w:pPr>
              <w:pStyle w:val="CopticVersemulti-line"/>
            </w:pPr>
            <w:r>
              <w:t>ⲡ̀ⲟⲩⲣⲟ ⲛ̀ⲧⲉ ⲛⲓⲉ̀ⲱⲛ</w:t>
            </w:r>
          </w:p>
          <w:p w14:paraId="0A836F4C" w14:textId="5063C9FC" w:rsidR="007315A8" w:rsidRDefault="007315A8" w:rsidP="000140EC">
            <w:pPr>
              <w:pStyle w:val="CopticVersemulti-line"/>
            </w:pPr>
            <w:r>
              <w:t>ⲁϥⲧⲱⲛϥ ⲉ̀ⲃⲟⲗ ϧⲉⲛ ⲛⲏⲉⲑⲙⲱⲟⲩⲧ</w:t>
            </w:r>
          </w:p>
          <w:p w14:paraId="683A1408" w14:textId="655C5C8D" w:rsidR="000140EC" w:rsidRDefault="007315A8" w:rsidP="000140EC">
            <w:pPr>
              <w:pStyle w:val="CopticHangingVerse"/>
            </w:pPr>
            <w:r>
              <w:t>ϧⲉⲛ ⲡⲓⲉ̀ϩⲟⲟⲩ ⲙ̀ⲙⲁϩ ϣⲟⲙⲧ</w:t>
            </w:r>
            <w:r w:rsidR="000140EC">
              <w:t>.</w:t>
            </w:r>
          </w:p>
        </w:tc>
      </w:tr>
      <w:tr w:rsidR="000140EC" w14:paraId="3BC962E3" w14:textId="77777777" w:rsidTr="000140EC">
        <w:trPr>
          <w:cantSplit/>
          <w:jc w:val="center"/>
        </w:trPr>
        <w:tc>
          <w:tcPr>
            <w:tcW w:w="288" w:type="dxa"/>
          </w:tcPr>
          <w:p w14:paraId="2A941C97" w14:textId="77777777" w:rsidR="000140EC" w:rsidRDefault="000140EC" w:rsidP="000140EC">
            <w:pPr>
              <w:pStyle w:val="CopticCross"/>
            </w:pPr>
          </w:p>
        </w:tc>
        <w:tc>
          <w:tcPr>
            <w:tcW w:w="3960" w:type="dxa"/>
          </w:tcPr>
          <w:p w14:paraId="46EF51B0" w14:textId="3962C065" w:rsidR="000140EC" w:rsidRDefault="008F714E" w:rsidP="000140EC">
            <w:pPr>
              <w:pStyle w:val="EngHang"/>
            </w:pPr>
            <w:r>
              <w:t>Sing to our God,</w:t>
            </w:r>
          </w:p>
          <w:p w14:paraId="1C7BB32B" w14:textId="7F37825F" w:rsidR="008F714E" w:rsidRDefault="008F714E" w:rsidP="000140EC">
            <w:pPr>
              <w:pStyle w:val="EngHang"/>
            </w:pPr>
            <w:r>
              <w:t>Sing to our King,</w:t>
            </w:r>
          </w:p>
          <w:p w14:paraId="0F91791D" w14:textId="1ACBE1F8" w:rsidR="008F714E" w:rsidRDefault="008F714E" w:rsidP="000140EC">
            <w:pPr>
              <w:pStyle w:val="EngHang"/>
            </w:pPr>
            <w:r>
              <w:t>Sing to our Saviour,</w:t>
            </w:r>
          </w:p>
          <w:p w14:paraId="661DAD71" w14:textId="2C9DD825" w:rsidR="000140EC" w:rsidRDefault="008F714E" w:rsidP="000140EC">
            <w:pPr>
              <w:pStyle w:val="EngHangEnd"/>
            </w:pPr>
            <w:r>
              <w:t>“He is risen from the dead!”</w:t>
            </w:r>
          </w:p>
        </w:tc>
        <w:tc>
          <w:tcPr>
            <w:tcW w:w="288" w:type="dxa"/>
          </w:tcPr>
          <w:p w14:paraId="1B93C675" w14:textId="77777777" w:rsidR="000140EC" w:rsidRDefault="000140EC" w:rsidP="000140EC"/>
        </w:tc>
        <w:tc>
          <w:tcPr>
            <w:tcW w:w="288" w:type="dxa"/>
          </w:tcPr>
          <w:p w14:paraId="0F313A64" w14:textId="77777777" w:rsidR="000140EC" w:rsidRDefault="000140EC" w:rsidP="000140EC">
            <w:pPr>
              <w:pStyle w:val="CopticCross"/>
            </w:pPr>
          </w:p>
        </w:tc>
        <w:tc>
          <w:tcPr>
            <w:tcW w:w="3960" w:type="dxa"/>
          </w:tcPr>
          <w:p w14:paraId="3B18C1E9" w14:textId="43FCF8EE" w:rsidR="000140EC" w:rsidRDefault="007315A8" w:rsidP="000140EC">
            <w:pPr>
              <w:pStyle w:val="CopticVersemulti-line"/>
            </w:pPr>
            <w:r>
              <w:t>Ⲁⲣⲓⲯⲁⲗⲓⲛ ⲉ̀Ⲡⲉⲛⲛⲟⲩϯ</w:t>
            </w:r>
          </w:p>
          <w:p w14:paraId="5AE6981A" w14:textId="7948CBDB" w:rsidR="007315A8" w:rsidRDefault="007315A8" w:rsidP="000140EC">
            <w:pPr>
              <w:pStyle w:val="CopticVersemulti-line"/>
            </w:pPr>
            <w:r>
              <w:t>ⲁⲣⲓⲯⲁⲗⲓⲛ ⲉ̀ⲡⲉⲛⲟⲩⲣⲟ</w:t>
            </w:r>
          </w:p>
          <w:p w14:paraId="78C19075" w14:textId="2C71AE76" w:rsidR="007315A8" w:rsidRDefault="007315A8" w:rsidP="000140EC">
            <w:pPr>
              <w:pStyle w:val="CopticVersemulti-line"/>
            </w:pPr>
            <w:r>
              <w:t>ⲁⲣⲓⲯⲁⲗⲓⲛ ⲉ̀ⲡⲉⲛⲣⲉϥⲥⲱϯ</w:t>
            </w:r>
          </w:p>
          <w:p w14:paraId="3FD3CF6D" w14:textId="75D231ED" w:rsidR="000140EC" w:rsidRDefault="007315A8" w:rsidP="000140EC">
            <w:pPr>
              <w:pStyle w:val="CopticHangingVerse"/>
            </w:pPr>
            <w:r>
              <w:t>ⲁϥⲧⲱⲛϥ ⲉ̀ⲃⲟⲗ ϧⲉⲛ ⲛⲏⲉⲑⲙⲱⲟⲩⲧ</w:t>
            </w:r>
            <w:r w:rsidR="000140EC">
              <w:t>.</w:t>
            </w:r>
          </w:p>
        </w:tc>
      </w:tr>
      <w:tr w:rsidR="007315A8" w14:paraId="164457CC" w14:textId="77777777" w:rsidTr="000140EC">
        <w:trPr>
          <w:cantSplit/>
          <w:jc w:val="center"/>
        </w:trPr>
        <w:tc>
          <w:tcPr>
            <w:tcW w:w="288" w:type="dxa"/>
          </w:tcPr>
          <w:p w14:paraId="38A10AAE" w14:textId="77777777" w:rsidR="007315A8" w:rsidRDefault="007315A8" w:rsidP="000140EC">
            <w:pPr>
              <w:pStyle w:val="CopticCross"/>
            </w:pPr>
          </w:p>
        </w:tc>
        <w:tc>
          <w:tcPr>
            <w:tcW w:w="3960" w:type="dxa"/>
          </w:tcPr>
          <w:p w14:paraId="1913171D" w14:textId="77777777" w:rsidR="007315A8" w:rsidRDefault="007315A8" w:rsidP="000140EC">
            <w:pPr>
              <w:pStyle w:val="EngHang"/>
            </w:pPr>
            <w:r>
              <w:t>Sine, shine,</w:t>
            </w:r>
          </w:p>
          <w:p w14:paraId="23A674F8" w14:textId="175937E4" w:rsidR="007315A8" w:rsidRDefault="007315A8" w:rsidP="000140EC">
            <w:pPr>
              <w:pStyle w:val="EngHang"/>
            </w:pPr>
            <w:r>
              <w:t>O Virgin Mary,</w:t>
            </w:r>
          </w:p>
          <w:p w14:paraId="01B5F566" w14:textId="77777777" w:rsidR="007315A8" w:rsidRDefault="007315A8" w:rsidP="000140EC">
            <w:pPr>
              <w:pStyle w:val="EngHang"/>
            </w:pPr>
            <w:r>
              <w:t>Shine, Shine,</w:t>
            </w:r>
          </w:p>
          <w:p w14:paraId="15239712" w14:textId="280B5B3F" w:rsidR="007315A8" w:rsidRDefault="007315A8" w:rsidP="007315A8">
            <w:pPr>
              <w:pStyle w:val="EngHangEnd"/>
            </w:pPr>
            <w:r>
              <w:t>O righteous Apostles,</w:t>
            </w:r>
          </w:p>
        </w:tc>
        <w:tc>
          <w:tcPr>
            <w:tcW w:w="288" w:type="dxa"/>
          </w:tcPr>
          <w:p w14:paraId="1167498F" w14:textId="77777777" w:rsidR="007315A8" w:rsidRDefault="007315A8" w:rsidP="000140EC"/>
        </w:tc>
        <w:tc>
          <w:tcPr>
            <w:tcW w:w="288" w:type="dxa"/>
          </w:tcPr>
          <w:p w14:paraId="427DB962" w14:textId="77777777" w:rsidR="007315A8" w:rsidRDefault="007315A8" w:rsidP="000140EC">
            <w:pPr>
              <w:pStyle w:val="CopticCross"/>
            </w:pPr>
          </w:p>
        </w:tc>
        <w:tc>
          <w:tcPr>
            <w:tcW w:w="3960" w:type="dxa"/>
          </w:tcPr>
          <w:p w14:paraId="33540550" w14:textId="77777777" w:rsidR="007315A8" w:rsidRDefault="007315A8" w:rsidP="000140EC">
            <w:pPr>
              <w:pStyle w:val="CopticVersemulti-line"/>
            </w:pPr>
            <w:r>
              <w:t>Ϭⲓⲟⲩⲱⲓⲛⲓ ϭⲓⲟⲩⲱⲓⲛⲓ:</w:t>
            </w:r>
          </w:p>
          <w:p w14:paraId="60AC88AE" w14:textId="77777777" w:rsidR="007315A8" w:rsidRDefault="007315A8" w:rsidP="000140EC">
            <w:pPr>
              <w:pStyle w:val="CopticVersemulti-line"/>
            </w:pPr>
            <w:r>
              <w:t>ⲱ̀ϯⲡⲁⲣⲑⲉⲛⲟⲥ Ⲙⲁⲣⲓⲁⲙ:</w:t>
            </w:r>
          </w:p>
          <w:p w14:paraId="36916F16" w14:textId="77777777" w:rsidR="007315A8" w:rsidRDefault="007315A8" w:rsidP="000140EC">
            <w:pPr>
              <w:pStyle w:val="CopticVersemulti-line"/>
            </w:pPr>
            <w:r>
              <w:t>ϭⲓⲟⲩⲱⲓⲛⲓ ϧⲓⲟⲩⲱⲓⲛⲓ:</w:t>
            </w:r>
          </w:p>
          <w:p w14:paraId="6C3DB48C" w14:textId="64F1C854" w:rsidR="007315A8" w:rsidRDefault="007315A8" w:rsidP="007315A8">
            <w:pPr>
              <w:pStyle w:val="CopticHangingVerse"/>
            </w:pPr>
            <w:r>
              <w:t>ⲛⲓⲁ̀ⲡⲓⲥⲧⲟⲗⲟⲥ ⲛ̀ⲇⲓⲕⲉⲟⲥ.</w:t>
            </w:r>
          </w:p>
        </w:tc>
      </w:tr>
      <w:tr w:rsidR="007315A8" w14:paraId="3F26F741" w14:textId="77777777" w:rsidTr="000140EC">
        <w:trPr>
          <w:cantSplit/>
          <w:jc w:val="center"/>
        </w:trPr>
        <w:tc>
          <w:tcPr>
            <w:tcW w:w="288" w:type="dxa"/>
          </w:tcPr>
          <w:p w14:paraId="7533998F" w14:textId="77777777" w:rsidR="007315A8" w:rsidRDefault="007315A8" w:rsidP="007315A8">
            <w:pPr>
              <w:pStyle w:val="CopticCross"/>
            </w:pPr>
          </w:p>
        </w:tc>
        <w:tc>
          <w:tcPr>
            <w:tcW w:w="3960" w:type="dxa"/>
          </w:tcPr>
          <w:p w14:paraId="6DA58CFB" w14:textId="77777777" w:rsidR="007315A8" w:rsidRDefault="007315A8" w:rsidP="007315A8">
            <w:pPr>
              <w:pStyle w:val="EngHang"/>
              <w:ind w:left="0" w:firstLine="0"/>
            </w:pPr>
            <w:r>
              <w:t>We cry out and proclaim,</w:t>
            </w:r>
          </w:p>
          <w:p w14:paraId="031E6370" w14:textId="77777777" w:rsidR="007315A8" w:rsidRDefault="007315A8" w:rsidP="007315A8">
            <w:pPr>
              <w:pStyle w:val="EngHang"/>
              <w:ind w:left="0" w:firstLine="0"/>
            </w:pPr>
            <w:r>
              <w:t>“Holy, holy, holy</w:t>
            </w:r>
          </w:p>
          <w:p w14:paraId="3FD962AE" w14:textId="77777777" w:rsidR="007315A8" w:rsidRDefault="007315A8" w:rsidP="007315A8">
            <w:pPr>
              <w:pStyle w:val="EngHang"/>
              <w:ind w:left="0" w:firstLine="0"/>
            </w:pPr>
            <w:r>
              <w:t>Is the Lord of ages.</w:t>
            </w:r>
          </w:p>
          <w:p w14:paraId="5796F271" w14:textId="11AB8063" w:rsidR="007315A8" w:rsidRDefault="007315A8" w:rsidP="007315A8">
            <w:pPr>
              <w:pStyle w:val="EngHangEnd"/>
            </w:pPr>
            <w:r>
              <w:t>Christ is risen from the dead!”</w:t>
            </w:r>
          </w:p>
        </w:tc>
        <w:tc>
          <w:tcPr>
            <w:tcW w:w="288" w:type="dxa"/>
          </w:tcPr>
          <w:p w14:paraId="54DFBDAE" w14:textId="77777777" w:rsidR="007315A8" w:rsidRDefault="007315A8" w:rsidP="007315A8"/>
        </w:tc>
        <w:tc>
          <w:tcPr>
            <w:tcW w:w="288" w:type="dxa"/>
          </w:tcPr>
          <w:p w14:paraId="267C93E1" w14:textId="77777777" w:rsidR="007315A8" w:rsidRDefault="007315A8" w:rsidP="007315A8">
            <w:pPr>
              <w:pStyle w:val="CopticCross"/>
            </w:pPr>
          </w:p>
        </w:tc>
        <w:tc>
          <w:tcPr>
            <w:tcW w:w="3960" w:type="dxa"/>
          </w:tcPr>
          <w:p w14:paraId="7B6911E7" w14:textId="77777777" w:rsidR="007315A8" w:rsidRDefault="007315A8" w:rsidP="007315A8">
            <w:pPr>
              <w:pStyle w:val="CopticVersemulti-line"/>
            </w:pPr>
            <w:r>
              <w:t>Ⲉⲛⲱϣ ⲉ̀ⲃⲟⲗ ⲉⲛϫⲱ ⲙ̀ⲙⲟⲥ</w:t>
            </w:r>
          </w:p>
          <w:p w14:paraId="08E0D71D" w14:textId="77777777" w:rsidR="007315A8" w:rsidRDefault="007315A8" w:rsidP="007315A8">
            <w:pPr>
              <w:pStyle w:val="CopticVersemulti-line"/>
            </w:pPr>
            <w:r>
              <w:t>ϫⲉ Ⲭⲟⲩⲁⲃ ⲟⲩⲟϩ Ⲭⲟⲩⲁⲃ Ⲭⲟⲩⲁⲃ</w:t>
            </w:r>
          </w:p>
          <w:p w14:paraId="34A92151" w14:textId="77777777" w:rsidR="007315A8" w:rsidRDefault="007315A8" w:rsidP="007315A8">
            <w:pPr>
              <w:pStyle w:val="CopticVersemulti-line"/>
            </w:pPr>
            <w:r>
              <w:t>Ⲡϭⲟⲓⲥ ⲛ̀ⲛⲏⲉ̀ⲱⲛ</w:t>
            </w:r>
          </w:p>
          <w:p w14:paraId="1441E626" w14:textId="576FF997" w:rsidR="007315A8" w:rsidRDefault="007315A8" w:rsidP="007315A8">
            <w:pPr>
              <w:pStyle w:val="CopticHangingVerse"/>
            </w:pPr>
            <w:r>
              <w:t>Ⲭⲣⲓⲥⲧⲟⲥ ⲁ̀ⲛⲉⲥⲧⲏ ⲉⲕ ⲛⲉⲕⲣⲱⲛ.</w:t>
            </w:r>
          </w:p>
        </w:tc>
      </w:tr>
      <w:tr w:rsidR="007315A8" w14:paraId="6925261C" w14:textId="77777777" w:rsidTr="000140EC">
        <w:trPr>
          <w:cantSplit/>
          <w:jc w:val="center"/>
        </w:trPr>
        <w:tc>
          <w:tcPr>
            <w:tcW w:w="288" w:type="dxa"/>
          </w:tcPr>
          <w:p w14:paraId="37E37396" w14:textId="77777777" w:rsidR="007315A8" w:rsidRDefault="007315A8" w:rsidP="007315A8">
            <w:pPr>
              <w:pStyle w:val="CopticCross"/>
            </w:pPr>
          </w:p>
        </w:tc>
        <w:tc>
          <w:tcPr>
            <w:tcW w:w="3960" w:type="dxa"/>
          </w:tcPr>
          <w:p w14:paraId="2BD60228" w14:textId="77777777" w:rsidR="007315A8" w:rsidRDefault="007315A8" w:rsidP="007315A8">
            <w:pPr>
              <w:pStyle w:val="EngHangEnd"/>
            </w:pPr>
            <w:r>
              <w:t>We ask You, O Son of God…</w:t>
            </w:r>
          </w:p>
        </w:tc>
        <w:tc>
          <w:tcPr>
            <w:tcW w:w="288" w:type="dxa"/>
          </w:tcPr>
          <w:p w14:paraId="4C1D8901" w14:textId="77777777" w:rsidR="007315A8" w:rsidRDefault="007315A8" w:rsidP="007315A8"/>
        </w:tc>
        <w:tc>
          <w:tcPr>
            <w:tcW w:w="288" w:type="dxa"/>
          </w:tcPr>
          <w:p w14:paraId="241DC85A" w14:textId="77777777" w:rsidR="007315A8" w:rsidRDefault="007315A8" w:rsidP="007315A8">
            <w:pPr>
              <w:pStyle w:val="CopticCross"/>
            </w:pPr>
          </w:p>
        </w:tc>
        <w:tc>
          <w:tcPr>
            <w:tcW w:w="3960" w:type="dxa"/>
          </w:tcPr>
          <w:p w14:paraId="259BE822" w14:textId="77777777" w:rsidR="007315A8" w:rsidRDefault="007315A8" w:rsidP="007315A8">
            <w:pPr>
              <w:pStyle w:val="CopticVersemulti-line"/>
            </w:pPr>
            <w:r>
              <w:t>Ⲧⲉⲛϯϩⲟ ⲉ̀ⲣⲟⲕ ⲱ̀ Ⲩⲓⲟⲥ Ⲑⲉⲟⲥ…</w:t>
            </w:r>
          </w:p>
        </w:tc>
      </w:tr>
    </w:tbl>
    <w:p w14:paraId="7EBDCE5E" w14:textId="38118C0F" w:rsidR="00717690" w:rsidRPr="000140EC" w:rsidRDefault="00717690" w:rsidP="00717690">
      <w:pPr>
        <w:pStyle w:val="Heading4"/>
        <w:rPr>
          <w:rFonts w:ascii="Arial Unicode MS" w:eastAsia="Arial Unicode MS" w:hAnsi="Arial Unicode MS" w:cs="Arial Unicode MS"/>
        </w:rPr>
      </w:pPr>
      <w:r>
        <w:t xml:space="preserve">The Aspasmos Batos Hymn for </w:t>
      </w:r>
      <w:r w:rsidR="000140EC">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5BEC7B25" w14:textId="77777777" w:rsidTr="00717690">
        <w:trPr>
          <w:cantSplit/>
          <w:jc w:val="center"/>
        </w:trPr>
        <w:tc>
          <w:tcPr>
            <w:tcW w:w="288" w:type="dxa"/>
          </w:tcPr>
          <w:p w14:paraId="52A2F7E4" w14:textId="77777777" w:rsidR="00717690" w:rsidRDefault="00717690" w:rsidP="00717690">
            <w:pPr>
              <w:pStyle w:val="CopticCross"/>
            </w:pPr>
          </w:p>
        </w:tc>
        <w:tc>
          <w:tcPr>
            <w:tcW w:w="3960" w:type="dxa"/>
          </w:tcPr>
          <w:p w14:paraId="2C5ED27A" w14:textId="099462F2" w:rsidR="00717690" w:rsidRDefault="000140EC" w:rsidP="00717690">
            <w:pPr>
              <w:pStyle w:val="EngHang"/>
            </w:pPr>
            <w:r>
              <w:t>Finally, He was put in the tomb;</w:t>
            </w:r>
          </w:p>
          <w:p w14:paraId="1CA4A326" w14:textId="35063C38" w:rsidR="000140EC" w:rsidRDefault="000140EC" w:rsidP="00717690">
            <w:pPr>
              <w:pStyle w:val="EngHang"/>
            </w:pPr>
            <w:r>
              <w:t>And according to the prophetic sayings,</w:t>
            </w:r>
          </w:p>
          <w:p w14:paraId="5D4AE8C5" w14:textId="18AA5217" w:rsidR="000140EC" w:rsidRDefault="000140EC" w:rsidP="000140EC">
            <w:pPr>
              <w:pStyle w:val="EngHang"/>
            </w:pPr>
            <w:r>
              <w:t>On the third day,</w:t>
            </w:r>
          </w:p>
          <w:p w14:paraId="4CBD5947" w14:textId="0FEE56DA" w:rsidR="00717690" w:rsidRDefault="000140EC" w:rsidP="00717690">
            <w:pPr>
              <w:pStyle w:val="EngHangEnd"/>
            </w:pPr>
            <w:r>
              <w:t>Christ rose from the dead!</w:t>
            </w:r>
          </w:p>
        </w:tc>
        <w:tc>
          <w:tcPr>
            <w:tcW w:w="288" w:type="dxa"/>
          </w:tcPr>
          <w:p w14:paraId="1716D329" w14:textId="77777777" w:rsidR="00717690" w:rsidRDefault="00717690" w:rsidP="00717690"/>
        </w:tc>
        <w:tc>
          <w:tcPr>
            <w:tcW w:w="288" w:type="dxa"/>
          </w:tcPr>
          <w:p w14:paraId="61AF819E" w14:textId="77777777" w:rsidR="00717690" w:rsidRDefault="00717690" w:rsidP="00717690">
            <w:pPr>
              <w:pStyle w:val="CopticCross"/>
            </w:pPr>
          </w:p>
        </w:tc>
        <w:tc>
          <w:tcPr>
            <w:tcW w:w="3960" w:type="dxa"/>
          </w:tcPr>
          <w:p w14:paraId="2C5B568A" w14:textId="363DF41C" w:rsidR="00717690" w:rsidRDefault="000140EC" w:rsidP="00717690">
            <w:pPr>
              <w:pStyle w:val="CopticVersemulti-line"/>
            </w:pPr>
            <w:r>
              <w:t>Ⲗⲟⲓⲡⲟⲛ Ⲁⲩⲭⲁⲩ ϧⲉⲛ ⲛⲓⲙ̀ϩⲁⲩ:</w:t>
            </w:r>
          </w:p>
          <w:p w14:paraId="1FC3C51E" w14:textId="77777777" w:rsidR="000140EC" w:rsidRDefault="000140EC" w:rsidP="00717690">
            <w:pPr>
              <w:pStyle w:val="CopticVersemulti-line"/>
            </w:pPr>
            <w:r>
              <w:t>ⲕⲁⲧⲁ ⲛⲓⲥ̀ⲙⲏ ⲙ̀ⲡ̀ⲣⲟⲫⲏⲧⲓⲕⲟⲛ</w:t>
            </w:r>
          </w:p>
          <w:p w14:paraId="01CAB82F" w14:textId="71B74AF6" w:rsidR="000140EC" w:rsidRDefault="000140EC" w:rsidP="00717690">
            <w:pPr>
              <w:pStyle w:val="CopticVersemulti-line"/>
            </w:pPr>
            <w:r>
              <w:t>ϧⲉⲛ ⲡⲓⲙⲁϩ ϣⲱⲙⲧ ⲛ̀ⲉ̀ϩⲟⲟⲩ</w:t>
            </w:r>
          </w:p>
          <w:p w14:paraId="4713C154" w14:textId="7FDDBA3E" w:rsidR="00717690" w:rsidRDefault="000140EC" w:rsidP="00717690">
            <w:pPr>
              <w:pStyle w:val="CopticHangingVerse"/>
            </w:pPr>
            <w:r>
              <w:t>Ⲡⲓⲭ̀ⲣⲓⲥⲧⲟⲥ Ⲁⲛⲉⲥⲧⲏ ⲉⲕⲛⲉⲕⲣⲱⲛ</w:t>
            </w:r>
            <w:r w:rsidR="00717690">
              <w:t>.</w:t>
            </w:r>
          </w:p>
        </w:tc>
      </w:tr>
      <w:tr w:rsidR="00717690" w14:paraId="1BCFF3BB" w14:textId="77777777" w:rsidTr="00717690">
        <w:trPr>
          <w:cantSplit/>
          <w:jc w:val="center"/>
        </w:trPr>
        <w:tc>
          <w:tcPr>
            <w:tcW w:w="288" w:type="dxa"/>
          </w:tcPr>
          <w:p w14:paraId="1A3D2D29" w14:textId="77777777" w:rsidR="00717690" w:rsidRDefault="00717690" w:rsidP="00717690">
            <w:pPr>
              <w:pStyle w:val="CopticCross"/>
            </w:pPr>
          </w:p>
        </w:tc>
        <w:tc>
          <w:tcPr>
            <w:tcW w:w="3960" w:type="dxa"/>
          </w:tcPr>
          <w:p w14:paraId="37FA34E5" w14:textId="77777777" w:rsidR="00717690" w:rsidRDefault="00717690" w:rsidP="00717690">
            <w:pPr>
              <w:pStyle w:val="EngHang"/>
            </w:pPr>
            <w:r>
              <w:t>Alleluia, alleluia, alleluia.</w:t>
            </w:r>
          </w:p>
          <w:p w14:paraId="14CBF51C" w14:textId="023D87BA" w:rsidR="00717690" w:rsidRDefault="00717690" w:rsidP="00717690">
            <w:pPr>
              <w:pStyle w:val="EngHang"/>
            </w:pPr>
            <w:r>
              <w:t xml:space="preserve">Jesus Christ, the </w:t>
            </w:r>
            <w:r w:rsidR="000140EC">
              <w:t>King of Glory</w:t>
            </w:r>
            <w:r>
              <w:t>,</w:t>
            </w:r>
          </w:p>
          <w:p w14:paraId="24F223FD" w14:textId="08C028FA" w:rsidR="00717690" w:rsidRDefault="000140EC" w:rsidP="00717690">
            <w:pPr>
              <w:pStyle w:val="EngHang"/>
            </w:pPr>
            <w:r>
              <w:t>Is risen from the dead.</w:t>
            </w:r>
          </w:p>
          <w:p w14:paraId="785B60AC" w14:textId="4EB7F32B" w:rsidR="00717690" w:rsidRDefault="000140EC" w:rsidP="00717690">
            <w:pPr>
              <w:pStyle w:val="EngHangEnd"/>
            </w:pPr>
            <w:r>
              <w:t>Saev us and have mercy on us</w:t>
            </w:r>
            <w:r w:rsidR="00717690">
              <w:t>.</w:t>
            </w:r>
          </w:p>
        </w:tc>
        <w:tc>
          <w:tcPr>
            <w:tcW w:w="288" w:type="dxa"/>
          </w:tcPr>
          <w:p w14:paraId="6498966D" w14:textId="77777777" w:rsidR="00717690" w:rsidRDefault="00717690" w:rsidP="00717690"/>
        </w:tc>
        <w:tc>
          <w:tcPr>
            <w:tcW w:w="288" w:type="dxa"/>
          </w:tcPr>
          <w:p w14:paraId="4CCFBBD3" w14:textId="77777777" w:rsidR="00717690" w:rsidRDefault="00717690" w:rsidP="00717690">
            <w:pPr>
              <w:pStyle w:val="CopticCross"/>
            </w:pPr>
          </w:p>
        </w:tc>
        <w:tc>
          <w:tcPr>
            <w:tcW w:w="3960" w:type="dxa"/>
          </w:tcPr>
          <w:p w14:paraId="58655A87" w14:textId="77777777" w:rsidR="00717690" w:rsidRDefault="00717690" w:rsidP="00717690">
            <w:pPr>
              <w:pStyle w:val="CopticVersemulti-line"/>
            </w:pPr>
            <w:r>
              <w:t>Ⲁⲗⲗⲏⲗⲟⲩⲓⲁ: ⲁⲗⲗⲏⲗⲟⲩⲓⲁ: ⲁⲗⲗⲏⲗⲟⲩⲓⲁ.</w:t>
            </w:r>
          </w:p>
          <w:p w14:paraId="424745B8" w14:textId="129BA709" w:rsidR="00717690" w:rsidRDefault="00717690" w:rsidP="000140EC">
            <w:pPr>
              <w:pStyle w:val="CopticVersemulti-line"/>
            </w:pPr>
            <w:r>
              <w:t xml:space="preserve">Ⲓⲏⲥⲟⲩⲥ Ⲡⲓⲭ̀ⲣⲓⲥⲧⲟⲥ </w:t>
            </w:r>
            <w:r w:rsidR="000140EC">
              <w:t>ⲡ̀ⲟⲩⲣⲟ ⲛ̀ⲧⲉ ⲡ̀ⲱⲟⲩ:</w:t>
            </w:r>
          </w:p>
          <w:p w14:paraId="7863AF20" w14:textId="64EB1BDD" w:rsidR="000140EC" w:rsidRDefault="000140EC" w:rsidP="000140EC">
            <w:pPr>
              <w:pStyle w:val="CopticVersemulti-line"/>
            </w:pPr>
            <w:r>
              <w:t>Ⲁϥⲧⲱⲛϥ ⲉ̀ⲃⲟⲗ ϧⲉⲛ ⲛⲏⲉⲑⲙⲟⲩⲧ:</w:t>
            </w:r>
          </w:p>
          <w:p w14:paraId="434A7DFC" w14:textId="76D80EAB" w:rsidR="00717690" w:rsidRDefault="000140EC" w:rsidP="00717690">
            <w:pPr>
              <w:pStyle w:val="CopticHangingVerse"/>
            </w:pPr>
            <w:r>
              <w:t>ⲥⲱϯ ⲙ̀ⲙⲟⲛ ⲟⲩⲟϩ ⲛⲁⲓ ⲛⲁⲛ</w:t>
            </w:r>
            <w:r w:rsidR="00717690">
              <w:t>.</w:t>
            </w:r>
          </w:p>
        </w:tc>
      </w:tr>
      <w:tr w:rsidR="00717690" w14:paraId="79EAEBA7" w14:textId="77777777" w:rsidTr="00717690">
        <w:trPr>
          <w:cantSplit/>
          <w:jc w:val="center"/>
        </w:trPr>
        <w:tc>
          <w:tcPr>
            <w:tcW w:w="288" w:type="dxa"/>
          </w:tcPr>
          <w:p w14:paraId="13C615D8" w14:textId="77777777" w:rsidR="00717690" w:rsidRDefault="00717690" w:rsidP="00717690">
            <w:pPr>
              <w:pStyle w:val="CopticCross"/>
            </w:pPr>
          </w:p>
        </w:tc>
        <w:tc>
          <w:tcPr>
            <w:tcW w:w="3960" w:type="dxa"/>
          </w:tcPr>
          <w:p w14:paraId="3140A8D5" w14:textId="77777777" w:rsidR="00717690" w:rsidRDefault="00717690" w:rsidP="00717690">
            <w:pPr>
              <w:pStyle w:val="EngHang"/>
            </w:pPr>
            <w:r>
              <w:t>Holy, holy, holy,</w:t>
            </w:r>
          </w:p>
          <w:p w14:paraId="1899B10C" w14:textId="77777777" w:rsidR="00717690" w:rsidRDefault="00717690" w:rsidP="00717690">
            <w:pPr>
              <w:pStyle w:val="EngHang"/>
            </w:pPr>
            <w:r>
              <w:t>Lord of Hosts.</w:t>
            </w:r>
          </w:p>
          <w:p w14:paraId="5B29DFA4" w14:textId="77777777" w:rsidR="00717690" w:rsidRDefault="00717690" w:rsidP="00717690">
            <w:pPr>
              <w:pStyle w:val="EngHang"/>
            </w:pPr>
            <w:r>
              <w:t>Heaven and earth are full</w:t>
            </w:r>
          </w:p>
          <w:p w14:paraId="70757EF3" w14:textId="77777777" w:rsidR="00717690" w:rsidRDefault="00717690" w:rsidP="00717690">
            <w:pPr>
              <w:pStyle w:val="EngHangEnd"/>
            </w:pPr>
            <w:r>
              <w:t>Of Your holy glory.</w:t>
            </w:r>
          </w:p>
        </w:tc>
        <w:tc>
          <w:tcPr>
            <w:tcW w:w="288" w:type="dxa"/>
          </w:tcPr>
          <w:p w14:paraId="66943174" w14:textId="77777777" w:rsidR="00717690" w:rsidRDefault="00717690" w:rsidP="00717690"/>
        </w:tc>
        <w:tc>
          <w:tcPr>
            <w:tcW w:w="288" w:type="dxa"/>
          </w:tcPr>
          <w:p w14:paraId="5E3A0EAC" w14:textId="77777777" w:rsidR="00717690" w:rsidRDefault="00717690" w:rsidP="00717690">
            <w:pPr>
              <w:pStyle w:val="CopticCross"/>
            </w:pPr>
          </w:p>
        </w:tc>
        <w:tc>
          <w:tcPr>
            <w:tcW w:w="3960" w:type="dxa"/>
          </w:tcPr>
          <w:p w14:paraId="7451CD06" w14:textId="77777777" w:rsidR="00717690" w:rsidRDefault="00717690" w:rsidP="00717690">
            <w:pPr>
              <w:pStyle w:val="CopticVersemulti-line"/>
            </w:pPr>
            <w:r>
              <w:t>Ϫⲉ ⲁ̀ⲅⲓⲟⲥ ⲁ̀ⲅⲓⲟⲥ ⲁ̀ⲅⲓⲟⲥ:</w:t>
            </w:r>
          </w:p>
          <w:p w14:paraId="013358A5" w14:textId="77777777" w:rsidR="00717690" w:rsidRDefault="00717690" w:rsidP="00717690">
            <w:pPr>
              <w:pStyle w:val="CopticVersemulti-line"/>
            </w:pPr>
            <w:r>
              <w:t>Ⲕⲩⲣⲓⲟⲥ ⲥⲁⲃⲁⲱⲑ:</w:t>
            </w:r>
          </w:p>
          <w:p w14:paraId="29DC4FFD" w14:textId="77777777" w:rsidR="00717690" w:rsidRDefault="00717690" w:rsidP="00717690">
            <w:pPr>
              <w:pStyle w:val="CopticVersemulti-line"/>
            </w:pPr>
            <w:r>
              <w:t>ⲛ̀ⲗⲏⲡⲏⲥ ⲟ̀ ⲟⲩⲣⲁⲛⲟⲥ ⲕⲉ ⲏ̀ ⲅⲏ</w:t>
            </w:r>
          </w:p>
          <w:p w14:paraId="03F57089" w14:textId="77777777" w:rsidR="00717690" w:rsidRDefault="00717690" w:rsidP="00717690">
            <w:pPr>
              <w:pStyle w:val="CopticHangingVerse"/>
            </w:pPr>
            <w:r>
              <w:t>ⲧⲏⲥ ⲁ̀ⲅⲓⲁⲥ ⲥⲟⲩ ⲇⲟⲝⲏⲥ.</w:t>
            </w:r>
          </w:p>
        </w:tc>
      </w:tr>
    </w:tbl>
    <w:p w14:paraId="445F70D9" w14:textId="57D37E14" w:rsidR="00717690" w:rsidRPr="003C273F" w:rsidRDefault="00717690" w:rsidP="00717690">
      <w:pPr>
        <w:pStyle w:val="Heading4"/>
        <w:rPr>
          <w:rFonts w:ascii="Arial Unicode MS" w:eastAsia="Arial Unicode MS" w:hAnsi="Arial Unicode MS" w:cs="Arial Unicode MS"/>
        </w:rPr>
      </w:pPr>
      <w:r>
        <w:t xml:space="preserve">The End of Service Hymn for </w:t>
      </w:r>
      <w:r w:rsidR="003C273F">
        <w:t>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17690" w14:paraId="1057432F" w14:textId="77777777" w:rsidTr="00717690">
        <w:trPr>
          <w:cantSplit/>
          <w:jc w:val="center"/>
        </w:trPr>
        <w:tc>
          <w:tcPr>
            <w:tcW w:w="288" w:type="dxa"/>
          </w:tcPr>
          <w:p w14:paraId="1C790AC7" w14:textId="77777777" w:rsidR="00717690" w:rsidRDefault="00717690" w:rsidP="00717690">
            <w:pPr>
              <w:pStyle w:val="CopticCross"/>
            </w:pPr>
          </w:p>
        </w:tc>
        <w:tc>
          <w:tcPr>
            <w:tcW w:w="3960" w:type="dxa"/>
          </w:tcPr>
          <w:p w14:paraId="6A9F34E1" w14:textId="69091A48" w:rsidR="00717690" w:rsidRDefault="00717690" w:rsidP="003C273F">
            <w:pPr>
              <w:pStyle w:val="EngHangEnd"/>
            </w:pPr>
            <w:r>
              <w:t xml:space="preserve">… “Our Lord Jesus Christ, the </w:t>
            </w:r>
            <w:r w:rsidR="003C273F">
              <w:t>King of glory</w:t>
            </w:r>
            <w:r>
              <w:t xml:space="preserve">, </w:t>
            </w:r>
            <w:r w:rsidR="003C273F">
              <w:t>is risen from the dead, on the third day</w:t>
            </w:r>
            <w:r>
              <w:t>.” …</w:t>
            </w:r>
          </w:p>
        </w:tc>
        <w:tc>
          <w:tcPr>
            <w:tcW w:w="288" w:type="dxa"/>
          </w:tcPr>
          <w:p w14:paraId="78BC8B9A" w14:textId="77777777" w:rsidR="00717690" w:rsidRDefault="00717690" w:rsidP="00717690"/>
        </w:tc>
        <w:tc>
          <w:tcPr>
            <w:tcW w:w="288" w:type="dxa"/>
          </w:tcPr>
          <w:p w14:paraId="74449A6A" w14:textId="77777777" w:rsidR="00717690" w:rsidRDefault="00717690" w:rsidP="00717690">
            <w:pPr>
              <w:pStyle w:val="CopticCross"/>
            </w:pPr>
          </w:p>
        </w:tc>
        <w:tc>
          <w:tcPr>
            <w:tcW w:w="3960" w:type="dxa"/>
          </w:tcPr>
          <w:p w14:paraId="06E4BDF0" w14:textId="6B0605DB" w:rsidR="00717690" w:rsidRPr="00C35319" w:rsidRDefault="00717690" w:rsidP="003C273F">
            <w:pPr>
              <w:pStyle w:val="CopticHangingVerse"/>
            </w:pPr>
            <w:r>
              <w:t>…</w:t>
            </w:r>
            <w:r w:rsidR="003C273F">
              <w:t>Ⲡⲟⲩⲣⲟ ⲛ̀ⲧⲉ ⲡ̀ⲱ̀ⲟⲩ ⲫⲏⲉ̀ⲧⲁϥⲧⲱⲛϥ ⲉ̀ⲃⲟⲗ ϧⲉⲛ ⲛⲏⲉⲑⲙⲱⲟⲩⲧ ϧⲉⲛ ⲡⲓⲉ̀ϩⲟⲟⲩ ⲙ̀ⲙⲁϩϣⲟⲙⲧ</w:t>
            </w:r>
            <w:r>
              <w:t>…</w:t>
            </w:r>
          </w:p>
        </w:tc>
      </w:tr>
    </w:tbl>
    <w:p w14:paraId="7EF68BA3" w14:textId="77777777" w:rsidR="00D22853" w:rsidRDefault="00D22853" w:rsidP="00D22853">
      <w:pPr>
        <w:pStyle w:val="Heading3"/>
      </w:pPr>
      <w:r>
        <w:t>Monday of Bright Week</w:t>
      </w:r>
      <w:bookmarkEnd w:id="2050"/>
    </w:p>
    <w:p w14:paraId="160CEDAE" w14:textId="77777777" w:rsidR="00C103DB" w:rsidRDefault="00C103DB" w:rsidP="00C103DB">
      <w:pPr>
        <w:pStyle w:val="Heading4"/>
      </w:pPr>
      <w:r>
        <w:t>The Psali Adam for the Eve of Bright Monday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C103DB" w14:paraId="1F25F6F4" w14:textId="77777777" w:rsidTr="00FB0F28">
        <w:trPr>
          <w:cantSplit/>
        </w:trPr>
        <w:tc>
          <w:tcPr>
            <w:tcW w:w="288" w:type="dxa"/>
          </w:tcPr>
          <w:p w14:paraId="0906F006" w14:textId="77777777" w:rsidR="00C103DB" w:rsidRDefault="00C103DB" w:rsidP="00C103DB">
            <w:pPr>
              <w:pStyle w:val="CopticCross"/>
            </w:pPr>
          </w:p>
        </w:tc>
        <w:tc>
          <w:tcPr>
            <w:tcW w:w="3960" w:type="dxa"/>
          </w:tcPr>
          <w:p w14:paraId="6A32D86A" w14:textId="77777777" w:rsidR="00C103DB" w:rsidRDefault="00C103DB" w:rsidP="00C103DB">
            <w:pPr>
              <w:pStyle w:val="EngHang"/>
              <w:rPr>
                <w:rFonts w:eastAsia="Arial Unicode MS"/>
              </w:rPr>
            </w:pPr>
            <w:r>
              <w:rPr>
                <w:rFonts w:eastAsia="Arial Unicode MS"/>
              </w:rPr>
              <w:t>Sing today,</w:t>
            </w:r>
          </w:p>
          <w:p w14:paraId="3BA54A3A" w14:textId="77777777" w:rsidR="00C103DB" w:rsidRDefault="00C103DB" w:rsidP="00C103DB">
            <w:pPr>
              <w:pStyle w:val="EngHang"/>
              <w:rPr>
                <w:rFonts w:eastAsia="Arial Unicode MS"/>
              </w:rPr>
            </w:pPr>
            <w:r>
              <w:rPr>
                <w:rFonts w:eastAsia="Arial Unicode MS"/>
              </w:rPr>
              <w:t>With a joyful voice,</w:t>
            </w:r>
          </w:p>
          <w:p w14:paraId="4F1D663D" w14:textId="77777777" w:rsidR="00C103DB" w:rsidRDefault="00C103DB" w:rsidP="00C103DB">
            <w:pPr>
              <w:pStyle w:val="EngHang"/>
              <w:rPr>
                <w:rFonts w:eastAsia="Arial Unicode MS"/>
              </w:rPr>
            </w:pPr>
            <w:r>
              <w:rPr>
                <w:rFonts w:eastAsia="Arial Unicode MS"/>
              </w:rPr>
              <w:t>For the King of glory,</w:t>
            </w:r>
          </w:p>
          <w:p w14:paraId="35E823D4" w14:textId="77777777" w:rsidR="00C103DB" w:rsidRPr="00E257A0" w:rsidRDefault="00C103DB" w:rsidP="00C103DB">
            <w:pPr>
              <w:pStyle w:val="EngHangEnd"/>
              <w:rPr>
                <w:rFonts w:eastAsia="Arial Unicode MS"/>
              </w:rPr>
            </w:pPr>
            <w:r>
              <w:rPr>
                <w:rFonts w:eastAsia="Arial Unicode MS"/>
              </w:rPr>
              <w:t>Jsus Christ is risen!</w:t>
            </w:r>
          </w:p>
        </w:tc>
        <w:tc>
          <w:tcPr>
            <w:tcW w:w="288" w:type="dxa"/>
          </w:tcPr>
          <w:p w14:paraId="25B3448C" w14:textId="77777777" w:rsidR="00C103DB" w:rsidRDefault="00C103DB" w:rsidP="00C103DB">
            <w:pPr>
              <w:pStyle w:val="CopticCross"/>
            </w:pPr>
          </w:p>
        </w:tc>
        <w:tc>
          <w:tcPr>
            <w:tcW w:w="288" w:type="dxa"/>
          </w:tcPr>
          <w:p w14:paraId="6959821A" w14:textId="77777777" w:rsidR="00C103DB" w:rsidRDefault="00C103DB" w:rsidP="00C103DB">
            <w:pPr>
              <w:pStyle w:val="CopticCross"/>
            </w:pPr>
          </w:p>
        </w:tc>
        <w:tc>
          <w:tcPr>
            <w:tcW w:w="3960" w:type="dxa"/>
          </w:tcPr>
          <w:p w14:paraId="29E11815" w14:textId="77777777" w:rsidR="00C103DB" w:rsidRDefault="00C103DB" w:rsidP="00C103DB">
            <w:pPr>
              <w:pStyle w:val="CopticVersemulti-line"/>
            </w:pPr>
            <w:r>
              <w:t>Ⲁⲣⲓⲯⲁⲗⲓⲛ ⲙ̀ⲫⲟⲟⲩ:</w:t>
            </w:r>
          </w:p>
          <w:p w14:paraId="3B65A20A" w14:textId="77777777" w:rsidR="00C103DB" w:rsidRDefault="00C103DB" w:rsidP="00C103DB">
            <w:pPr>
              <w:pStyle w:val="CopticVersemulti-line"/>
            </w:pPr>
            <w:r>
              <w:t>ϧⲉⲛ ⲟⲩⲥ̀ⲙⲏ ⲛ̀ⲟⲩⲛⲟϥ:</w:t>
            </w:r>
          </w:p>
          <w:p w14:paraId="45062D41" w14:textId="77777777" w:rsidR="00C103DB" w:rsidRDefault="00C103DB" w:rsidP="00C103DB">
            <w:pPr>
              <w:pStyle w:val="CopticVersemulti-line"/>
            </w:pPr>
            <w:r>
              <w:t>ϫⲉ ⲡ̀ⲟⲩⲣⲟ ⲛ̀ⲧⲉ ⲡ̀ⲱ̀ⲟⲩ:</w:t>
            </w:r>
          </w:p>
          <w:p w14:paraId="1902E55E" w14:textId="77777777" w:rsidR="00C103DB" w:rsidRPr="005130A7" w:rsidRDefault="00C103DB" w:rsidP="00C103DB">
            <w:pPr>
              <w:pStyle w:val="CopticVerse"/>
            </w:pPr>
            <w:r>
              <w:t>Ⲓⲏⲥⲟⲩⲥ Ⲡⲭⲣⲓⲥⲧⲟⲥ ⲁϥⲧⲱⲛϥ.</w:t>
            </w:r>
          </w:p>
        </w:tc>
      </w:tr>
      <w:tr w:rsidR="00C103DB" w14:paraId="749F51B9" w14:textId="77777777" w:rsidTr="00FB0F28">
        <w:trPr>
          <w:cantSplit/>
        </w:trPr>
        <w:tc>
          <w:tcPr>
            <w:tcW w:w="288" w:type="dxa"/>
          </w:tcPr>
          <w:p w14:paraId="0E7FC423" w14:textId="77777777" w:rsidR="00C103DB" w:rsidRPr="001E2E1C" w:rsidRDefault="00C103DB" w:rsidP="00C103DB">
            <w:pPr>
              <w:pStyle w:val="CopticCross"/>
            </w:pPr>
          </w:p>
        </w:tc>
        <w:tc>
          <w:tcPr>
            <w:tcW w:w="3960" w:type="dxa"/>
          </w:tcPr>
          <w:p w14:paraId="56942FDB" w14:textId="77777777" w:rsidR="00C103DB" w:rsidRDefault="00C103DB" w:rsidP="00C103DB">
            <w:pPr>
              <w:pStyle w:val="EngHang"/>
            </w:pPr>
            <w:r>
              <w:t>Eveyone praises</w:t>
            </w:r>
          </w:p>
          <w:p w14:paraId="0DFCC6CB" w14:textId="77777777" w:rsidR="00C103DB" w:rsidRDefault="00C103DB" w:rsidP="00C103DB">
            <w:pPr>
              <w:pStyle w:val="EngHang"/>
            </w:pPr>
            <w:r>
              <w:t>With unceasing voices,</w:t>
            </w:r>
          </w:p>
          <w:p w14:paraId="3563123E" w14:textId="77777777" w:rsidR="00C103DB" w:rsidRDefault="00C103DB" w:rsidP="00C103DB">
            <w:pPr>
              <w:pStyle w:val="EngHang"/>
            </w:pPr>
            <w:r>
              <w:t>For God the Logos,</w:t>
            </w:r>
          </w:p>
          <w:p w14:paraId="34BFACB7" w14:textId="77777777" w:rsidR="00C103DB" w:rsidRDefault="00C103DB" w:rsidP="00C103DB">
            <w:pPr>
              <w:pStyle w:val="EngHangEnd"/>
            </w:pPr>
            <w:r>
              <w:t>Jesus Christ is risen!</w:t>
            </w:r>
          </w:p>
        </w:tc>
        <w:tc>
          <w:tcPr>
            <w:tcW w:w="288" w:type="dxa"/>
          </w:tcPr>
          <w:p w14:paraId="3851BA4E" w14:textId="77777777" w:rsidR="00C103DB" w:rsidRDefault="00C103DB" w:rsidP="00C103DB">
            <w:pPr>
              <w:pStyle w:val="CopticCross"/>
            </w:pPr>
          </w:p>
        </w:tc>
        <w:tc>
          <w:tcPr>
            <w:tcW w:w="288" w:type="dxa"/>
          </w:tcPr>
          <w:p w14:paraId="3265034D" w14:textId="77777777" w:rsidR="00C103DB" w:rsidRDefault="00C103DB" w:rsidP="00C103DB">
            <w:pPr>
              <w:pStyle w:val="CopticCross"/>
            </w:pPr>
          </w:p>
        </w:tc>
        <w:tc>
          <w:tcPr>
            <w:tcW w:w="3960" w:type="dxa"/>
          </w:tcPr>
          <w:p w14:paraId="683C66F4" w14:textId="77777777" w:rsidR="00C103DB" w:rsidRDefault="00C103DB" w:rsidP="00C103DB">
            <w:pPr>
              <w:pStyle w:val="CopticVersemulti-line"/>
            </w:pPr>
            <w:r>
              <w:t>Ⲃⲟⲛ ⲛⲓⲃⲉⲛ ⲉⲩϩⲱⲥ:</w:t>
            </w:r>
          </w:p>
          <w:p w14:paraId="70469181" w14:textId="77777777" w:rsidR="00C103DB" w:rsidRDefault="00C103DB" w:rsidP="00C103DB">
            <w:pPr>
              <w:pStyle w:val="CopticVersemulti-line"/>
            </w:pPr>
            <w:r>
              <w:t>ϧⲉⲛ ⲟⲩⲥ̀ⲙⲏ ⲛ̀ⲁⲧⲭⲁⲣⲱϥ:</w:t>
            </w:r>
          </w:p>
          <w:p w14:paraId="5E48ED29" w14:textId="77777777" w:rsidR="00C103DB" w:rsidRDefault="00C103DB" w:rsidP="00C103DB">
            <w:pPr>
              <w:pStyle w:val="CopticVersemulti-line"/>
            </w:pPr>
            <w:r>
              <w:t>ϫⲉ ⲁ̀Ⲫⲛⲟⲩϯ Ⲡⲓⲗⲟⲅⲟⲥ:</w:t>
            </w:r>
          </w:p>
          <w:p w14:paraId="2EBF1BEE" w14:textId="77777777" w:rsidR="00C103DB" w:rsidRPr="005130A7" w:rsidRDefault="00C103DB" w:rsidP="00C103DB">
            <w:pPr>
              <w:pStyle w:val="CopticVerse"/>
            </w:pPr>
            <w:r>
              <w:t>Ⲓⲏⲥⲟⲩⲥ Ⲡⲭⲣⲓⲥⲧⲟⲥ ⲁϥⲧⲱⲛϥ.</w:t>
            </w:r>
          </w:p>
        </w:tc>
      </w:tr>
      <w:tr w:rsidR="00C103DB" w14:paraId="24C2D5E0" w14:textId="77777777" w:rsidTr="00FB0F28">
        <w:trPr>
          <w:cantSplit/>
        </w:trPr>
        <w:tc>
          <w:tcPr>
            <w:tcW w:w="288" w:type="dxa"/>
          </w:tcPr>
          <w:p w14:paraId="1F0F255D" w14:textId="77777777" w:rsidR="00C103DB" w:rsidRDefault="00C103DB" w:rsidP="00C103DB">
            <w:pPr>
              <w:pStyle w:val="CopticCross"/>
            </w:pPr>
            <w:r>
              <w:lastRenderedPageBreak/>
              <w:t>¿</w:t>
            </w:r>
          </w:p>
        </w:tc>
        <w:tc>
          <w:tcPr>
            <w:tcW w:w="3960" w:type="dxa"/>
          </w:tcPr>
          <w:p w14:paraId="23191DB4" w14:textId="77777777" w:rsidR="00C103DB" w:rsidRDefault="00C103DB" w:rsidP="00C103DB">
            <w:pPr>
              <w:pStyle w:val="EngHang"/>
            </w:pPr>
            <w:r>
              <w:t>Come, let us worship Him,</w:t>
            </w:r>
          </w:p>
          <w:p w14:paraId="15954FB8" w14:textId="77777777" w:rsidR="00C103DB" w:rsidRDefault="00C103DB" w:rsidP="00C103DB">
            <w:pPr>
              <w:pStyle w:val="EngHang"/>
            </w:pPr>
            <w:r>
              <w:t>For He is our God,</w:t>
            </w:r>
          </w:p>
          <w:p w14:paraId="1C200AB5" w14:textId="77777777" w:rsidR="00C103DB" w:rsidRDefault="00C103DB" w:rsidP="00C103DB">
            <w:pPr>
              <w:pStyle w:val="EngHang"/>
            </w:pPr>
            <w:r>
              <w:t>The Lamb of God;</w:t>
            </w:r>
          </w:p>
          <w:p w14:paraId="14477276" w14:textId="77777777" w:rsidR="00C103DB" w:rsidRDefault="00C103DB" w:rsidP="00C103DB">
            <w:pPr>
              <w:pStyle w:val="EngHangEnd"/>
            </w:pPr>
            <w:r>
              <w:t>Jesus Christ is risen!</w:t>
            </w:r>
          </w:p>
        </w:tc>
        <w:tc>
          <w:tcPr>
            <w:tcW w:w="288" w:type="dxa"/>
          </w:tcPr>
          <w:p w14:paraId="13FECEE5" w14:textId="77777777" w:rsidR="00C103DB" w:rsidRDefault="00C103DB" w:rsidP="00C103DB">
            <w:pPr>
              <w:pStyle w:val="CopticCross"/>
            </w:pPr>
          </w:p>
        </w:tc>
        <w:tc>
          <w:tcPr>
            <w:tcW w:w="288" w:type="dxa"/>
          </w:tcPr>
          <w:p w14:paraId="3153D93F" w14:textId="77777777" w:rsidR="00C103DB" w:rsidRDefault="00C103DB" w:rsidP="00C103DB">
            <w:pPr>
              <w:pStyle w:val="CopticCross"/>
            </w:pPr>
            <w:r>
              <w:t>¿</w:t>
            </w:r>
          </w:p>
        </w:tc>
        <w:tc>
          <w:tcPr>
            <w:tcW w:w="3960" w:type="dxa"/>
          </w:tcPr>
          <w:p w14:paraId="78C2063F" w14:textId="77777777" w:rsidR="00C103DB" w:rsidRDefault="00C103DB" w:rsidP="00C103DB">
            <w:pPr>
              <w:pStyle w:val="CopticVersemulti-line"/>
            </w:pPr>
            <w:r>
              <w:t>Ⲅⲉ ⲅⲁⲣ ⲛ̀ⲑⲟϥ ⲡⲉ Ⲡⲉⲛⲛⲟⲩϯ:</w:t>
            </w:r>
          </w:p>
          <w:p w14:paraId="4676A037" w14:textId="77777777" w:rsidR="00C103DB" w:rsidRDefault="00C103DB" w:rsidP="00C103DB">
            <w:pPr>
              <w:pStyle w:val="CopticVersemulti-line"/>
            </w:pPr>
            <w:r>
              <w:t>ⲁ̀ⲙⲱⲓⲛⲓ ⲙⲁⲣⲉⲛⲟⲩⲱϣⲧ ⲙ̀ⲙⲟϥ:</w:t>
            </w:r>
          </w:p>
          <w:p w14:paraId="4FED253D" w14:textId="77777777" w:rsidR="00C103DB" w:rsidRDefault="00C103DB" w:rsidP="00C103DB">
            <w:pPr>
              <w:pStyle w:val="CopticVersemulti-line"/>
            </w:pPr>
            <w:r>
              <w:t>Ⲡⲓϩⲓⲏⲃ ⲛ̀ⲧⲉ Ⲫⲛⲟⲩϯ:</w:t>
            </w:r>
          </w:p>
          <w:p w14:paraId="57BA6508" w14:textId="77777777" w:rsidR="00C103DB" w:rsidRPr="005130A7" w:rsidRDefault="00C103DB" w:rsidP="00C103DB">
            <w:pPr>
              <w:pStyle w:val="CopticVerse"/>
            </w:pPr>
            <w:r>
              <w:t>Ⲓⲏⲥⲟⲩⲥ Ⲡⲭⲣⲓⲥⲧⲟⲥ ⲁϥⲧⲱⲛϥ.</w:t>
            </w:r>
          </w:p>
        </w:tc>
      </w:tr>
      <w:tr w:rsidR="00C103DB" w14:paraId="28214977" w14:textId="77777777" w:rsidTr="00FB0F28">
        <w:trPr>
          <w:cantSplit/>
        </w:trPr>
        <w:tc>
          <w:tcPr>
            <w:tcW w:w="288" w:type="dxa"/>
          </w:tcPr>
          <w:p w14:paraId="6193B06A" w14:textId="77777777" w:rsidR="00C103DB" w:rsidRDefault="00C103DB" w:rsidP="00C103DB">
            <w:pPr>
              <w:pStyle w:val="CopticCross"/>
            </w:pPr>
            <w:r>
              <w:t>¿</w:t>
            </w:r>
          </w:p>
        </w:tc>
        <w:tc>
          <w:tcPr>
            <w:tcW w:w="3960" w:type="dxa"/>
          </w:tcPr>
          <w:p w14:paraId="79E3BBA1" w14:textId="5D742A65" w:rsidR="00C103DB" w:rsidRDefault="00C103DB" w:rsidP="00C103DB">
            <w:pPr>
              <w:pStyle w:val="EngHang"/>
            </w:pPr>
            <w:r>
              <w:t>The Master died</w:t>
            </w:r>
          </w:p>
          <w:p w14:paraId="30A2099F" w14:textId="77777777" w:rsidR="00C103DB" w:rsidRDefault="00C103DB" w:rsidP="00C103DB">
            <w:pPr>
              <w:pStyle w:val="EngHang"/>
            </w:pPr>
            <w:r>
              <w:t>In the flesh, and was buried;</w:t>
            </w:r>
          </w:p>
          <w:p w14:paraId="5357F599" w14:textId="77777777" w:rsidR="00C103DB" w:rsidRDefault="00C103DB" w:rsidP="00C103DB">
            <w:pPr>
              <w:pStyle w:val="EngHang"/>
            </w:pPr>
            <w:r>
              <w:t>On the third day,</w:t>
            </w:r>
          </w:p>
          <w:p w14:paraId="7075CA71" w14:textId="0D166030" w:rsidR="00C103DB" w:rsidRDefault="00C103DB" w:rsidP="00C103DB">
            <w:pPr>
              <w:pStyle w:val="EngHangEnd"/>
            </w:pPr>
            <w:r>
              <w:t>Jesus Christ is risen!</w:t>
            </w:r>
          </w:p>
        </w:tc>
        <w:tc>
          <w:tcPr>
            <w:tcW w:w="288" w:type="dxa"/>
          </w:tcPr>
          <w:p w14:paraId="71E44569" w14:textId="77777777" w:rsidR="00C103DB" w:rsidRDefault="00C103DB" w:rsidP="00C103DB">
            <w:pPr>
              <w:pStyle w:val="CopticCross"/>
            </w:pPr>
          </w:p>
        </w:tc>
        <w:tc>
          <w:tcPr>
            <w:tcW w:w="288" w:type="dxa"/>
          </w:tcPr>
          <w:p w14:paraId="5D47D0CB" w14:textId="77777777" w:rsidR="00C103DB" w:rsidRDefault="00C103DB" w:rsidP="00C103DB">
            <w:pPr>
              <w:pStyle w:val="CopticCross"/>
            </w:pPr>
            <w:r>
              <w:t>¿</w:t>
            </w:r>
          </w:p>
        </w:tc>
        <w:tc>
          <w:tcPr>
            <w:tcW w:w="3960" w:type="dxa"/>
          </w:tcPr>
          <w:p w14:paraId="2721DB22" w14:textId="77777777" w:rsidR="00C103DB" w:rsidRDefault="00C103DB" w:rsidP="00C103DB">
            <w:pPr>
              <w:pStyle w:val="CopticVersemulti-line"/>
            </w:pPr>
            <w:r>
              <w:t>Ⲇⲉⲥⲡⲟⲧⲁ ⲁϥⲙⲟⲩ:</w:t>
            </w:r>
          </w:p>
          <w:p w14:paraId="58E06398" w14:textId="77777777" w:rsidR="00C103DB" w:rsidRDefault="00C103DB" w:rsidP="00C103DB">
            <w:pPr>
              <w:pStyle w:val="CopticVersemulti-line"/>
            </w:pPr>
            <w:r>
              <w:t>ϧⲉⲛ ⲧ̀ⲥⲁⲣⲝ ⲟⲩⲟϩ ⲁϥⲕⲟⲥϥ:</w:t>
            </w:r>
          </w:p>
          <w:p w14:paraId="3359998F" w14:textId="77777777" w:rsidR="00C103DB" w:rsidRDefault="00C103DB" w:rsidP="00C103DB">
            <w:pPr>
              <w:pStyle w:val="CopticVersemulti-line"/>
            </w:pPr>
            <w:r>
              <w:t>ϧⲉⲛ ⲡⲓⲙⲁϩ ⲋ ⲛ̀ⲉ̀ϩⲟⲟⲩ:</w:t>
            </w:r>
          </w:p>
          <w:p w14:paraId="0F64C68A" w14:textId="77777777" w:rsidR="00C103DB" w:rsidRPr="005130A7" w:rsidRDefault="00C103DB" w:rsidP="00C103DB">
            <w:pPr>
              <w:pStyle w:val="CopticVerse"/>
            </w:pPr>
            <w:r>
              <w:t>Ⲓⲏⲥⲟⲩⲥ Ⲡⲭⲣⲓⲥⲧⲟⲥ ⲁϥⲧⲱⲛϥ.</w:t>
            </w:r>
          </w:p>
        </w:tc>
      </w:tr>
      <w:tr w:rsidR="00C103DB" w14:paraId="25AC5D87" w14:textId="77777777" w:rsidTr="00FB0F28">
        <w:trPr>
          <w:cantSplit/>
        </w:trPr>
        <w:tc>
          <w:tcPr>
            <w:tcW w:w="288" w:type="dxa"/>
          </w:tcPr>
          <w:p w14:paraId="200C2FF3" w14:textId="77777777" w:rsidR="00C103DB" w:rsidRDefault="00C103DB" w:rsidP="00C103DB">
            <w:pPr>
              <w:pStyle w:val="CopticCross"/>
            </w:pPr>
          </w:p>
        </w:tc>
        <w:tc>
          <w:tcPr>
            <w:tcW w:w="3960" w:type="dxa"/>
          </w:tcPr>
          <w:p w14:paraId="0E984F54" w14:textId="77777777" w:rsidR="00C103DB" w:rsidRDefault="00C103DB" w:rsidP="00C103DB">
            <w:pPr>
              <w:pStyle w:val="EngHang"/>
            </w:pPr>
            <w:r>
              <w:t>Let us praise</w:t>
            </w:r>
          </w:p>
          <w:p w14:paraId="0427F906" w14:textId="77777777" w:rsidR="00C103DB" w:rsidRDefault="00C103DB" w:rsidP="00C103DB">
            <w:pPr>
              <w:pStyle w:val="EngHang"/>
            </w:pPr>
            <w:r>
              <w:t>Emmanuel, the Logos,</w:t>
            </w:r>
          </w:p>
          <w:p w14:paraId="0C8914CE" w14:textId="77777777" w:rsidR="00C103DB" w:rsidRDefault="00C103DB" w:rsidP="00C103DB">
            <w:pPr>
              <w:pStyle w:val="EngHang"/>
            </w:pPr>
            <w:r>
              <w:t>With the angels;</w:t>
            </w:r>
          </w:p>
          <w:p w14:paraId="01EFCA1A" w14:textId="77777777" w:rsidR="00C103DB" w:rsidRDefault="00C103DB" w:rsidP="00C103DB">
            <w:pPr>
              <w:pStyle w:val="EngHangEnd"/>
            </w:pPr>
            <w:r>
              <w:t>Jesus Christ is risen!</w:t>
            </w:r>
          </w:p>
        </w:tc>
        <w:tc>
          <w:tcPr>
            <w:tcW w:w="288" w:type="dxa"/>
          </w:tcPr>
          <w:p w14:paraId="672901D0" w14:textId="77777777" w:rsidR="00C103DB" w:rsidRDefault="00C103DB" w:rsidP="00C103DB">
            <w:pPr>
              <w:pStyle w:val="CopticCross"/>
            </w:pPr>
          </w:p>
        </w:tc>
        <w:tc>
          <w:tcPr>
            <w:tcW w:w="288" w:type="dxa"/>
          </w:tcPr>
          <w:p w14:paraId="2B377583" w14:textId="77777777" w:rsidR="00C103DB" w:rsidRDefault="00C103DB" w:rsidP="00C103DB">
            <w:pPr>
              <w:pStyle w:val="CopticCross"/>
            </w:pPr>
          </w:p>
        </w:tc>
        <w:tc>
          <w:tcPr>
            <w:tcW w:w="3960" w:type="dxa"/>
          </w:tcPr>
          <w:p w14:paraId="09A3F11E" w14:textId="77777777" w:rsidR="00C103DB" w:rsidRDefault="00C103DB" w:rsidP="00C103DB">
            <w:pPr>
              <w:pStyle w:val="CopticVersemulti-line"/>
            </w:pPr>
            <w:r>
              <w:t>Ⲉⲙⲙⲁⲛⲟⲩⲏⲗ ⲠⲒⲗⲟⲅⲟⲥ:</w:t>
            </w:r>
          </w:p>
          <w:p w14:paraId="7165CD29" w14:textId="77777777" w:rsidR="00C103DB" w:rsidRDefault="00C103DB" w:rsidP="00C103DB">
            <w:pPr>
              <w:pStyle w:val="CopticVersemulti-line"/>
            </w:pPr>
            <w:r>
              <w:t>ⲙⲁⲣⲉⲛϩⲱⲥ ⲉ̀ⲣⲟϥ:</w:t>
            </w:r>
          </w:p>
          <w:p w14:paraId="697C7FC0" w14:textId="77777777" w:rsidR="00C103DB" w:rsidRDefault="00C103DB" w:rsidP="00C103DB">
            <w:pPr>
              <w:pStyle w:val="CopticVersemulti-line"/>
            </w:pPr>
            <w:r>
              <w:t>ⲛⲉⲙ ⲛⲓⲁⲅⲅⲉⲗⲟⲥ:</w:t>
            </w:r>
          </w:p>
          <w:p w14:paraId="683DCB47" w14:textId="77777777" w:rsidR="00C103DB" w:rsidRDefault="00C103DB" w:rsidP="00C103DB">
            <w:pPr>
              <w:pStyle w:val="CopticVerse"/>
            </w:pPr>
            <w:r>
              <w:t>Ⲓⲏⲥⲟⲩⲥ Ⲡⲭⲣⲓⲥⲧⲟⲥ ⲁϥⲧⲱⲛϥ.</w:t>
            </w:r>
          </w:p>
        </w:tc>
      </w:tr>
      <w:tr w:rsidR="00C103DB" w14:paraId="0751B743" w14:textId="77777777" w:rsidTr="00FB0F28">
        <w:trPr>
          <w:cantSplit/>
        </w:trPr>
        <w:tc>
          <w:tcPr>
            <w:tcW w:w="288" w:type="dxa"/>
          </w:tcPr>
          <w:p w14:paraId="608CCBBF" w14:textId="77777777" w:rsidR="00C103DB" w:rsidRDefault="00C103DB" w:rsidP="00C103DB">
            <w:pPr>
              <w:pStyle w:val="CopticCross"/>
            </w:pPr>
          </w:p>
        </w:tc>
        <w:tc>
          <w:tcPr>
            <w:tcW w:w="3960" w:type="dxa"/>
          </w:tcPr>
          <w:p w14:paraId="14715813" w14:textId="77777777" w:rsidR="00C103DB" w:rsidRDefault="00C103DB" w:rsidP="00C103DB">
            <w:pPr>
              <w:pStyle w:val="EngHang"/>
            </w:pPr>
            <w:r>
              <w:t>All seven orders</w:t>
            </w:r>
          </w:p>
          <w:p w14:paraId="5B4C83C7" w14:textId="77777777" w:rsidR="00C103DB" w:rsidRDefault="00C103DB" w:rsidP="00C103DB">
            <w:pPr>
              <w:pStyle w:val="EngHang"/>
            </w:pPr>
            <w:r>
              <w:t>Worship Him,</w:t>
            </w:r>
          </w:p>
          <w:p w14:paraId="21684FF2" w14:textId="77777777" w:rsidR="00C103DB" w:rsidRDefault="00C103DB" w:rsidP="00C103DB">
            <w:pPr>
              <w:pStyle w:val="EngHang"/>
            </w:pPr>
            <w:r>
              <w:t>Crying unceasingly,</w:t>
            </w:r>
          </w:p>
          <w:p w14:paraId="39CFCAE9" w14:textId="77777777" w:rsidR="00C103DB" w:rsidRDefault="00C103DB" w:rsidP="00C103DB">
            <w:pPr>
              <w:pStyle w:val="EngHangEnd"/>
            </w:pPr>
            <w:r>
              <w:t>“Jesus Christ is risen!”</w:t>
            </w:r>
          </w:p>
        </w:tc>
        <w:tc>
          <w:tcPr>
            <w:tcW w:w="288" w:type="dxa"/>
          </w:tcPr>
          <w:p w14:paraId="73A817DF" w14:textId="77777777" w:rsidR="00C103DB" w:rsidRDefault="00C103DB" w:rsidP="00C103DB">
            <w:pPr>
              <w:pStyle w:val="CopticCross"/>
            </w:pPr>
          </w:p>
        </w:tc>
        <w:tc>
          <w:tcPr>
            <w:tcW w:w="288" w:type="dxa"/>
          </w:tcPr>
          <w:p w14:paraId="12A8ADF1" w14:textId="77777777" w:rsidR="00C103DB" w:rsidRDefault="00C103DB" w:rsidP="00C103DB">
            <w:pPr>
              <w:pStyle w:val="CopticCross"/>
            </w:pPr>
          </w:p>
        </w:tc>
        <w:tc>
          <w:tcPr>
            <w:tcW w:w="3960" w:type="dxa"/>
          </w:tcPr>
          <w:p w14:paraId="6C25A7A0" w14:textId="77777777" w:rsidR="00C103DB" w:rsidRDefault="00C103DB" w:rsidP="00C103DB">
            <w:pPr>
              <w:pStyle w:val="CopticVersemulti-line"/>
            </w:pPr>
            <w:r>
              <w:t>Ⲍ ⲛ̀ⲧⲁⲅⲙⲁ ⲛⲓⲃⲉⲛ:</w:t>
            </w:r>
          </w:p>
          <w:p w14:paraId="7B9CA45A" w14:textId="77777777" w:rsidR="00C103DB" w:rsidRDefault="00C103DB" w:rsidP="00C103DB">
            <w:pPr>
              <w:pStyle w:val="CopticVersemulti-line"/>
            </w:pPr>
            <w:r>
              <w:t>ⲉⲩⲟⲩⲱϣⲧ ⲙ̀ⲙⲟϥ:</w:t>
            </w:r>
          </w:p>
          <w:p w14:paraId="4359FB05" w14:textId="77777777" w:rsidR="00C103DB" w:rsidRDefault="00C103DB" w:rsidP="00C103DB">
            <w:pPr>
              <w:pStyle w:val="CopticVersemulti-line"/>
            </w:pPr>
            <w:r>
              <w:t>ⲉⲩⲱϣ ⲉ̀ⲃⲟⲗ ⲛ̀ⲥⲏⲟⲩ ⲛⲓⲃⲉⲛ:</w:t>
            </w:r>
          </w:p>
          <w:p w14:paraId="6DFFBF10" w14:textId="77777777" w:rsidR="00C103DB" w:rsidRDefault="00C103DB" w:rsidP="00C103DB">
            <w:pPr>
              <w:pStyle w:val="CopticVerse"/>
            </w:pPr>
            <w:r>
              <w:t>Ⲓⲏⲥⲟⲩⲥ Ⲡⲭⲣⲓⲥⲧⲟⲥ ⲁϥⲧⲱⲛϥ.</w:t>
            </w:r>
          </w:p>
        </w:tc>
      </w:tr>
      <w:tr w:rsidR="00C103DB" w14:paraId="47180C9E" w14:textId="77777777" w:rsidTr="00FB0F28">
        <w:trPr>
          <w:cantSplit/>
        </w:trPr>
        <w:tc>
          <w:tcPr>
            <w:tcW w:w="288" w:type="dxa"/>
          </w:tcPr>
          <w:p w14:paraId="64F02EEC" w14:textId="77777777" w:rsidR="00C103DB" w:rsidRDefault="00C103DB" w:rsidP="00C103DB">
            <w:pPr>
              <w:pStyle w:val="CopticCross"/>
            </w:pPr>
            <w:r>
              <w:t>¿</w:t>
            </w:r>
          </w:p>
        </w:tc>
        <w:tc>
          <w:tcPr>
            <w:tcW w:w="3960" w:type="dxa"/>
          </w:tcPr>
          <w:p w14:paraId="6D450CAB" w14:textId="77777777" w:rsidR="00C103DB" w:rsidRDefault="00C103DB" w:rsidP="00C103DB">
            <w:pPr>
              <w:pStyle w:val="EngHang"/>
            </w:pPr>
            <w:r>
              <w:t>See, our father Adam</w:t>
            </w:r>
          </w:p>
          <w:p w14:paraId="0D03DC68" w14:textId="77777777" w:rsidR="00C103DB" w:rsidRDefault="00C103DB" w:rsidP="00C103DB">
            <w:pPr>
              <w:pStyle w:val="EngHang"/>
            </w:pPr>
            <w:r>
              <w:t>Rejoiced, and was glad,</w:t>
            </w:r>
          </w:p>
          <w:p w14:paraId="682B44FD" w14:textId="77777777" w:rsidR="00C103DB" w:rsidRDefault="00C103DB" w:rsidP="00C103DB">
            <w:pPr>
              <w:pStyle w:val="EngHang"/>
            </w:pPr>
            <w:r>
              <w:t>Together with our father Abraham;</w:t>
            </w:r>
          </w:p>
          <w:p w14:paraId="5F029B7D" w14:textId="77777777" w:rsidR="00C103DB" w:rsidRDefault="00C103DB" w:rsidP="00C103DB">
            <w:pPr>
              <w:pStyle w:val="EngHangEnd"/>
            </w:pPr>
            <w:r>
              <w:t>Jesus Christ is risen!</w:t>
            </w:r>
          </w:p>
        </w:tc>
        <w:tc>
          <w:tcPr>
            <w:tcW w:w="288" w:type="dxa"/>
          </w:tcPr>
          <w:p w14:paraId="0213F4BD" w14:textId="77777777" w:rsidR="00C103DB" w:rsidRDefault="00C103DB" w:rsidP="00C103DB">
            <w:pPr>
              <w:pStyle w:val="CopticCross"/>
            </w:pPr>
          </w:p>
        </w:tc>
        <w:tc>
          <w:tcPr>
            <w:tcW w:w="288" w:type="dxa"/>
          </w:tcPr>
          <w:p w14:paraId="52A0A078" w14:textId="77777777" w:rsidR="00C103DB" w:rsidRDefault="00C103DB" w:rsidP="00C103DB">
            <w:pPr>
              <w:pStyle w:val="CopticCross"/>
            </w:pPr>
            <w:r>
              <w:t>¿</w:t>
            </w:r>
          </w:p>
        </w:tc>
        <w:tc>
          <w:tcPr>
            <w:tcW w:w="3960" w:type="dxa"/>
          </w:tcPr>
          <w:p w14:paraId="77390312" w14:textId="77777777" w:rsidR="00C103DB" w:rsidRDefault="00C103DB" w:rsidP="00C103DB">
            <w:pPr>
              <w:pStyle w:val="CopticVersemulti-line"/>
            </w:pPr>
            <w:r>
              <w:t>Ⲏⲡⲡⲉ ⲡⲉⲛⲓⲱⲧ Ⲁⲇⲁⲙ:</w:t>
            </w:r>
          </w:p>
          <w:p w14:paraId="6137B476" w14:textId="77777777" w:rsidR="00C103DB" w:rsidRDefault="00C103DB" w:rsidP="00C103DB">
            <w:pPr>
              <w:pStyle w:val="CopticVersemulti-line"/>
            </w:pPr>
            <w:r>
              <w:t>ⲁϥⲣⲁϣⲓ ⲟⲩϩ ⲁϥⲟⲩⲛⲟϥ:</w:t>
            </w:r>
          </w:p>
          <w:p w14:paraId="3112F480" w14:textId="77777777" w:rsidR="00C103DB" w:rsidRDefault="00C103DB" w:rsidP="00C103DB">
            <w:pPr>
              <w:pStyle w:val="CopticVersemulti-line"/>
            </w:pPr>
            <w:r>
              <w:t>ⲛⲉⲙ ⲡⲉⲛⲓⲱⲧ Ⲁⲃⲣⲁⲁⲙ:</w:t>
            </w:r>
          </w:p>
          <w:p w14:paraId="3F3A9FFA" w14:textId="77777777" w:rsidR="00C103DB" w:rsidRPr="007241F3" w:rsidRDefault="00C103DB" w:rsidP="00C103DB">
            <w:pPr>
              <w:pStyle w:val="CopticVerse"/>
            </w:pPr>
            <w:r>
              <w:t>Ⲓⲏⲥⲟⲩⲥ Ⲡⲭⲣⲓⲥⲧⲟⲥ ⲁϥⲧⲱⲛϥ.</w:t>
            </w:r>
          </w:p>
        </w:tc>
      </w:tr>
      <w:tr w:rsidR="00C103DB" w14:paraId="437B51E1" w14:textId="77777777" w:rsidTr="00FB0F28">
        <w:trPr>
          <w:cantSplit/>
        </w:trPr>
        <w:tc>
          <w:tcPr>
            <w:tcW w:w="288" w:type="dxa"/>
          </w:tcPr>
          <w:p w14:paraId="00A8D83A" w14:textId="77777777" w:rsidR="00C103DB" w:rsidRPr="0016572E" w:rsidRDefault="00C103DB" w:rsidP="00C103DB">
            <w:pPr>
              <w:pStyle w:val="CopticCross"/>
              <w:rPr>
                <w:rFonts w:ascii="Arial Unicode MS" w:eastAsia="Arial Unicode MS" w:hAnsi="Arial Unicode MS" w:cs="Arial Unicode MS"/>
              </w:rPr>
            </w:pPr>
            <w:r>
              <w:t>¿</w:t>
            </w:r>
          </w:p>
        </w:tc>
        <w:tc>
          <w:tcPr>
            <w:tcW w:w="3960" w:type="dxa"/>
          </w:tcPr>
          <w:p w14:paraId="687BDFD7" w14:textId="77777777" w:rsidR="00C103DB" w:rsidRDefault="00C103DB" w:rsidP="00C103DB">
            <w:pPr>
              <w:pStyle w:val="EngHang"/>
            </w:pPr>
            <w:r>
              <w:t>Rejoice today, O prophets,</w:t>
            </w:r>
          </w:p>
          <w:p w14:paraId="734732D7" w14:textId="77777777" w:rsidR="00C103DB" w:rsidRDefault="00C103DB" w:rsidP="00C103DB">
            <w:pPr>
              <w:pStyle w:val="EngHang"/>
            </w:pPr>
            <w:r>
              <w:t>For incomprehencibly,</w:t>
            </w:r>
          </w:p>
          <w:p w14:paraId="0D765174" w14:textId="77777777" w:rsidR="00C103DB" w:rsidRDefault="00C103DB" w:rsidP="00C103DB">
            <w:pPr>
              <w:pStyle w:val="EngHang"/>
            </w:pPr>
            <w:r>
              <w:t>Our God, the Master,</w:t>
            </w:r>
          </w:p>
          <w:p w14:paraId="466FBE3E" w14:textId="25B1DB37" w:rsidR="00C103DB" w:rsidRDefault="00C103DB" w:rsidP="00C103DB">
            <w:pPr>
              <w:pStyle w:val="EngHangEnd"/>
            </w:pPr>
            <w:r>
              <w:t xml:space="preserve">Jesus Christ is risen! </w:t>
            </w:r>
          </w:p>
        </w:tc>
        <w:tc>
          <w:tcPr>
            <w:tcW w:w="288" w:type="dxa"/>
          </w:tcPr>
          <w:p w14:paraId="47E2354D" w14:textId="77777777" w:rsidR="00C103DB" w:rsidRDefault="00C103DB" w:rsidP="00C103DB">
            <w:pPr>
              <w:pStyle w:val="CopticCross"/>
            </w:pPr>
          </w:p>
        </w:tc>
        <w:tc>
          <w:tcPr>
            <w:tcW w:w="288" w:type="dxa"/>
          </w:tcPr>
          <w:p w14:paraId="4C23B093" w14:textId="77777777" w:rsidR="00C103DB" w:rsidRDefault="00C103DB" w:rsidP="00C103DB">
            <w:pPr>
              <w:pStyle w:val="CopticCross"/>
            </w:pPr>
            <w:r>
              <w:t>¿</w:t>
            </w:r>
          </w:p>
        </w:tc>
        <w:tc>
          <w:tcPr>
            <w:tcW w:w="3960" w:type="dxa"/>
          </w:tcPr>
          <w:p w14:paraId="1039DCEF" w14:textId="77777777" w:rsidR="00C103DB" w:rsidRDefault="00C103DB" w:rsidP="00C103DB">
            <w:pPr>
              <w:pStyle w:val="CopticVersemulti-line"/>
            </w:pPr>
            <w:r>
              <w:t>Ⲑⲉⲗⲏⲗ ⲱ̀ ⲛⲓⲡ̀ⲣⲟⲫⲏⲧⲏⲥ:</w:t>
            </w:r>
          </w:p>
          <w:p w14:paraId="16DD7506" w14:textId="77777777" w:rsidR="00C103DB" w:rsidRDefault="00C103DB" w:rsidP="00C103DB">
            <w:pPr>
              <w:pStyle w:val="CopticVersemulti-line"/>
            </w:pPr>
            <w:r>
              <w:t>ⲙ̀ⲫⲟⲟⲩ ϫⲉ ⲡⲓⲁⲧϣ̀ⲧⲁϩⲟϥ:</w:t>
            </w:r>
          </w:p>
          <w:p w14:paraId="48DF237F" w14:textId="77777777" w:rsidR="00C103DB" w:rsidRDefault="00C103DB" w:rsidP="00C103DB">
            <w:pPr>
              <w:pStyle w:val="CopticVersemulti-line"/>
            </w:pPr>
            <w:r>
              <w:t>Ⲡⲉⲛⲛⲟⲩϯ Ⲡⲓⲇⲉⲥⲡⲟⲧⲏⲥ:</w:t>
            </w:r>
          </w:p>
          <w:p w14:paraId="3361A172" w14:textId="77777777" w:rsidR="00C103DB" w:rsidRDefault="00C103DB" w:rsidP="00C103DB">
            <w:pPr>
              <w:pStyle w:val="CopticVerse"/>
            </w:pPr>
            <w:r>
              <w:t>Ⲓⲏⲥⲟⲩⲥ Ⲡⲭⲣⲓⲥⲧⲟⲥ ⲁϥⲧⲱⲛϥ.</w:t>
            </w:r>
          </w:p>
        </w:tc>
      </w:tr>
      <w:tr w:rsidR="00C103DB" w14:paraId="0486F79B" w14:textId="77777777" w:rsidTr="00FB0F28">
        <w:trPr>
          <w:cantSplit/>
        </w:trPr>
        <w:tc>
          <w:tcPr>
            <w:tcW w:w="288" w:type="dxa"/>
          </w:tcPr>
          <w:p w14:paraId="6D00F8CE" w14:textId="77777777" w:rsidR="00C103DB" w:rsidRDefault="00C103DB" w:rsidP="00C103DB">
            <w:pPr>
              <w:pStyle w:val="CopticCross"/>
            </w:pPr>
          </w:p>
        </w:tc>
        <w:tc>
          <w:tcPr>
            <w:tcW w:w="3960" w:type="dxa"/>
          </w:tcPr>
          <w:p w14:paraId="5955EF65" w14:textId="77777777" w:rsidR="00C103DB" w:rsidRDefault="00C103DB" w:rsidP="00C103DB">
            <w:pPr>
              <w:pStyle w:val="EngHang"/>
            </w:pPr>
            <w:r>
              <w:t>Look! The Apostles</w:t>
            </w:r>
          </w:p>
          <w:p w14:paraId="50CDD992" w14:textId="77777777" w:rsidR="00C103DB" w:rsidRDefault="00C103DB" w:rsidP="00C103DB">
            <w:pPr>
              <w:pStyle w:val="EngHang"/>
            </w:pPr>
            <w:r>
              <w:t>Saw, and were glad,</w:t>
            </w:r>
          </w:p>
          <w:p w14:paraId="042094C1" w14:textId="77777777" w:rsidR="00C103DB" w:rsidRDefault="00C103DB" w:rsidP="00C103DB">
            <w:pPr>
              <w:pStyle w:val="EngHang"/>
            </w:pPr>
            <w:r>
              <w:t>And evangelized the cosmos:</w:t>
            </w:r>
          </w:p>
          <w:p w14:paraId="70F75400" w14:textId="77777777" w:rsidR="00C103DB" w:rsidRDefault="00C103DB" w:rsidP="00C103DB">
            <w:pPr>
              <w:pStyle w:val="EngHangEnd"/>
            </w:pPr>
            <w:r>
              <w:t>Jesus Christ is risen!</w:t>
            </w:r>
          </w:p>
        </w:tc>
        <w:tc>
          <w:tcPr>
            <w:tcW w:w="288" w:type="dxa"/>
          </w:tcPr>
          <w:p w14:paraId="5B5E846D" w14:textId="77777777" w:rsidR="00C103DB" w:rsidRDefault="00C103DB" w:rsidP="00C103DB">
            <w:pPr>
              <w:pStyle w:val="CopticCross"/>
            </w:pPr>
          </w:p>
        </w:tc>
        <w:tc>
          <w:tcPr>
            <w:tcW w:w="288" w:type="dxa"/>
          </w:tcPr>
          <w:p w14:paraId="540B3053" w14:textId="77777777" w:rsidR="00C103DB" w:rsidRDefault="00C103DB" w:rsidP="00C103DB">
            <w:pPr>
              <w:pStyle w:val="CopticCross"/>
            </w:pPr>
          </w:p>
        </w:tc>
        <w:tc>
          <w:tcPr>
            <w:tcW w:w="3960" w:type="dxa"/>
          </w:tcPr>
          <w:p w14:paraId="4C49BB1D" w14:textId="77777777" w:rsidR="00C103DB" w:rsidRDefault="00C103DB" w:rsidP="00C103DB">
            <w:pPr>
              <w:pStyle w:val="CopticVersemulti-line"/>
            </w:pPr>
            <w:r>
              <w:t>Ⲓⲥ ⲛⲓⲁ̀ⲡⲟⲥⲧⲟⲗⲟⲥ:</w:t>
            </w:r>
          </w:p>
          <w:p w14:paraId="439C3501" w14:textId="77777777" w:rsidR="00C103DB" w:rsidRDefault="00C103DB" w:rsidP="00C103DB">
            <w:pPr>
              <w:pStyle w:val="CopticVersemulti-line"/>
            </w:pPr>
            <w:r>
              <w:t>ⲁⲩⲛⲁⲩ ⲟⲩⲟϩ ⲁⲩⲟⲩⲛⲟϥ:</w:t>
            </w:r>
          </w:p>
          <w:p w14:paraId="5AAA4FAA" w14:textId="77777777" w:rsidR="00C103DB" w:rsidRDefault="00C103DB" w:rsidP="00C103DB">
            <w:pPr>
              <w:pStyle w:val="CopticVersemulti-line"/>
            </w:pPr>
            <w:r>
              <w:t>ⲁⲩϩⲓⲱⲓϣ ϧⲉⲛ ⲡⲓⲕⲟⲥⲙⲟⲥ:</w:t>
            </w:r>
          </w:p>
          <w:p w14:paraId="52BF009A" w14:textId="77777777" w:rsidR="00C103DB" w:rsidRDefault="00C103DB" w:rsidP="00C103DB">
            <w:pPr>
              <w:pStyle w:val="CopticVerse"/>
            </w:pPr>
            <w:r>
              <w:t>Ⲓⲏⲥⲟⲩⲥ Ⲡⲭⲣⲓⲥⲧⲟⲥ ⲁϥⲧⲱⲛϥ.</w:t>
            </w:r>
          </w:p>
        </w:tc>
      </w:tr>
      <w:tr w:rsidR="00C103DB" w14:paraId="7656E23E" w14:textId="77777777" w:rsidTr="00FB0F28">
        <w:trPr>
          <w:cantSplit/>
        </w:trPr>
        <w:tc>
          <w:tcPr>
            <w:tcW w:w="288" w:type="dxa"/>
          </w:tcPr>
          <w:p w14:paraId="48D598C0" w14:textId="77777777" w:rsidR="00C103DB" w:rsidRDefault="00C103DB" w:rsidP="00C103DB">
            <w:pPr>
              <w:pStyle w:val="CopticCross"/>
            </w:pPr>
          </w:p>
        </w:tc>
        <w:tc>
          <w:tcPr>
            <w:tcW w:w="3960" w:type="dxa"/>
          </w:tcPr>
          <w:p w14:paraId="4551D45E" w14:textId="77777777" w:rsidR="00C103DB" w:rsidRDefault="00C103DB" w:rsidP="00C103DB">
            <w:pPr>
              <w:pStyle w:val="EngHang"/>
            </w:pPr>
            <w:r>
              <w:t>And the angel said to</w:t>
            </w:r>
          </w:p>
          <w:p w14:paraId="6F4CF316" w14:textId="77777777" w:rsidR="00C103DB" w:rsidRDefault="00C103DB" w:rsidP="00C103DB">
            <w:pPr>
              <w:pStyle w:val="EngHang"/>
            </w:pPr>
            <w:r>
              <w:t>Those carrying spices,</w:t>
            </w:r>
          </w:p>
          <w:p w14:paraId="76168422" w14:textId="77777777" w:rsidR="00C103DB" w:rsidRDefault="00C103DB" w:rsidP="00C103DB">
            <w:pPr>
              <w:pStyle w:val="EngHang"/>
            </w:pPr>
            <w:r>
              <w:t>“He is not here,</w:t>
            </w:r>
          </w:p>
          <w:p w14:paraId="58D7F0FB" w14:textId="77777777" w:rsidR="00C103DB" w:rsidRDefault="00C103DB" w:rsidP="00C103DB">
            <w:pPr>
              <w:pStyle w:val="EngHangEnd"/>
            </w:pPr>
            <w:r>
              <w:t>Jesus Christ is risen!”</w:t>
            </w:r>
          </w:p>
        </w:tc>
        <w:tc>
          <w:tcPr>
            <w:tcW w:w="288" w:type="dxa"/>
          </w:tcPr>
          <w:p w14:paraId="6F44A4EC" w14:textId="77777777" w:rsidR="00C103DB" w:rsidRDefault="00C103DB" w:rsidP="00C103DB">
            <w:pPr>
              <w:pStyle w:val="CopticCross"/>
            </w:pPr>
          </w:p>
        </w:tc>
        <w:tc>
          <w:tcPr>
            <w:tcW w:w="288" w:type="dxa"/>
          </w:tcPr>
          <w:p w14:paraId="3777E679" w14:textId="77777777" w:rsidR="00C103DB" w:rsidRDefault="00C103DB" w:rsidP="00C103DB">
            <w:pPr>
              <w:pStyle w:val="CopticCross"/>
            </w:pPr>
          </w:p>
        </w:tc>
        <w:tc>
          <w:tcPr>
            <w:tcW w:w="3960" w:type="dxa"/>
          </w:tcPr>
          <w:p w14:paraId="0DD189CD" w14:textId="77777777" w:rsidR="00C103DB" w:rsidRDefault="00C103DB" w:rsidP="00C103DB">
            <w:pPr>
              <w:pStyle w:val="CopticVersemulti-line"/>
            </w:pPr>
            <w:r>
              <w:t>Ⲕⲉ ⲡⲁⲗⲓⲛ ⲙ̀ϥⲁⲓⲥⲟϫⲉⲛ:</w:t>
            </w:r>
          </w:p>
          <w:p w14:paraId="3AA028C8" w14:textId="77777777" w:rsidR="00C103DB" w:rsidRDefault="00C103DB" w:rsidP="00C103DB">
            <w:pPr>
              <w:pStyle w:val="CopticVersemulti-line"/>
            </w:pPr>
            <w:r>
              <w:t>ⲡⲓⲁⲅⲅⲉⲗⲟⲥ ⲛⲱⲟⲩ ⲁϥⲟⲩⲟⲛϩϥ:</w:t>
            </w:r>
          </w:p>
          <w:p w14:paraId="2D495A0C" w14:textId="77777777" w:rsidR="00C103DB" w:rsidRDefault="00C103DB" w:rsidP="00C103DB">
            <w:pPr>
              <w:pStyle w:val="CopticVersemulti-line"/>
            </w:pPr>
            <w:r>
              <w:t>ϫⲉ ϥ̀ⲭⲏ ⲙ̀ⲡⲁⲓ ⲙⲁ ⲁⲛ:</w:t>
            </w:r>
          </w:p>
          <w:p w14:paraId="72104C95" w14:textId="77777777" w:rsidR="00C103DB" w:rsidRDefault="00C103DB" w:rsidP="00C103DB">
            <w:pPr>
              <w:pStyle w:val="CopticVerse"/>
            </w:pPr>
            <w:r>
              <w:t>Ⲓⲏⲥⲟⲩⲥ Ⲡⲭⲣⲓⲥⲧⲟⲥ ⲁϥⲧⲱⲛϥ.</w:t>
            </w:r>
          </w:p>
        </w:tc>
      </w:tr>
      <w:tr w:rsidR="00C103DB" w14:paraId="0C3F102A" w14:textId="77777777" w:rsidTr="00FB0F28">
        <w:trPr>
          <w:cantSplit/>
        </w:trPr>
        <w:tc>
          <w:tcPr>
            <w:tcW w:w="288" w:type="dxa"/>
          </w:tcPr>
          <w:p w14:paraId="7E3256EF" w14:textId="77777777" w:rsidR="00C103DB" w:rsidRDefault="00C103DB" w:rsidP="00C103DB">
            <w:pPr>
              <w:pStyle w:val="CopticCross"/>
            </w:pPr>
            <w:r>
              <w:t>¿</w:t>
            </w:r>
          </w:p>
        </w:tc>
        <w:tc>
          <w:tcPr>
            <w:tcW w:w="3960" w:type="dxa"/>
          </w:tcPr>
          <w:p w14:paraId="6C3E1D1C" w14:textId="77777777" w:rsidR="00C103DB" w:rsidRDefault="00C103DB" w:rsidP="00C103DB">
            <w:pPr>
              <w:pStyle w:val="EngHang"/>
              <w:rPr>
                <w:rFonts w:eastAsia="Arial Unicode MS"/>
              </w:rPr>
            </w:pPr>
            <w:r>
              <w:rPr>
                <w:rFonts w:eastAsia="Arial Unicode MS"/>
              </w:rPr>
              <w:t>Speak, O Virgin,</w:t>
            </w:r>
          </w:p>
          <w:p w14:paraId="25EFB8FA" w14:textId="77777777" w:rsidR="00C103DB" w:rsidRDefault="00C103DB" w:rsidP="00C103DB">
            <w:pPr>
              <w:pStyle w:val="EngHang"/>
              <w:rPr>
                <w:rFonts w:eastAsia="Arial Unicode MS"/>
              </w:rPr>
            </w:pPr>
            <w:r>
              <w:rPr>
                <w:rFonts w:eastAsia="Arial Unicode MS"/>
              </w:rPr>
              <w:t>Mary, mother of joy,</w:t>
            </w:r>
          </w:p>
          <w:p w14:paraId="789827C2" w14:textId="77777777" w:rsidR="00C103DB" w:rsidRDefault="00C103DB" w:rsidP="00C103DB">
            <w:pPr>
              <w:pStyle w:val="EngHang"/>
              <w:rPr>
                <w:rFonts w:eastAsia="Arial Unicode MS"/>
              </w:rPr>
            </w:pPr>
            <w:r>
              <w:rPr>
                <w:rFonts w:eastAsia="Arial Unicode MS"/>
              </w:rPr>
              <w:t>For your true Son,</w:t>
            </w:r>
          </w:p>
          <w:p w14:paraId="003A2E9F" w14:textId="77777777" w:rsidR="00C103DB" w:rsidRPr="003678BC" w:rsidRDefault="00C103DB" w:rsidP="00C103DB">
            <w:pPr>
              <w:pStyle w:val="EngHangEnd"/>
              <w:rPr>
                <w:rFonts w:eastAsia="Arial Unicode MS"/>
              </w:rPr>
            </w:pPr>
            <w:r>
              <w:rPr>
                <w:rFonts w:eastAsia="Arial Unicode MS"/>
              </w:rPr>
              <w:t>Jesus Christ is risen!</w:t>
            </w:r>
          </w:p>
        </w:tc>
        <w:tc>
          <w:tcPr>
            <w:tcW w:w="288" w:type="dxa"/>
          </w:tcPr>
          <w:p w14:paraId="531B4807" w14:textId="77777777" w:rsidR="00C103DB" w:rsidRDefault="00C103DB" w:rsidP="00C103DB">
            <w:pPr>
              <w:pStyle w:val="CopticCross"/>
            </w:pPr>
          </w:p>
        </w:tc>
        <w:tc>
          <w:tcPr>
            <w:tcW w:w="288" w:type="dxa"/>
          </w:tcPr>
          <w:p w14:paraId="58A70C36" w14:textId="77777777" w:rsidR="00C103DB" w:rsidRDefault="00C103DB" w:rsidP="00C103DB">
            <w:pPr>
              <w:pStyle w:val="CopticCross"/>
            </w:pPr>
            <w:r>
              <w:t>¿</w:t>
            </w:r>
          </w:p>
        </w:tc>
        <w:tc>
          <w:tcPr>
            <w:tcW w:w="3960" w:type="dxa"/>
          </w:tcPr>
          <w:p w14:paraId="1B8C496A" w14:textId="77777777" w:rsidR="00C103DB" w:rsidRDefault="00C103DB" w:rsidP="00C103DB">
            <w:pPr>
              <w:pStyle w:val="CopticVersemulti-line"/>
            </w:pPr>
            <w:r>
              <w:t>Ⲗⲁⲗⲓ ⲱ̀ ϯⲡⲁⲣⲑⲉⲛⲟⲥ:</w:t>
            </w:r>
          </w:p>
          <w:p w14:paraId="6FE91A28" w14:textId="77777777" w:rsidR="00C103DB" w:rsidRDefault="00C103DB" w:rsidP="00C103DB">
            <w:pPr>
              <w:pStyle w:val="CopticVersemulti-line"/>
            </w:pPr>
            <w:r>
              <w:t>Ⲙⲁⲣⲓⲁ̀ ⲑⲙⲁⲩ ⲙ̀ⲡ̀ⲟⲩⲛⲟϥ:</w:t>
            </w:r>
          </w:p>
          <w:p w14:paraId="5C9D68A4" w14:textId="77777777" w:rsidR="00C103DB" w:rsidRDefault="00C103DB" w:rsidP="00C103DB">
            <w:pPr>
              <w:pStyle w:val="CopticVersemulti-line"/>
            </w:pPr>
            <w:r>
              <w:t>Ϫⲉ ⲡⲉϣⲏⲣⲓ ⲁ̀ⲗⲏⲑⲱⲥ:</w:t>
            </w:r>
          </w:p>
          <w:p w14:paraId="1DC43C03" w14:textId="77777777" w:rsidR="00C103DB" w:rsidRPr="005130A7" w:rsidRDefault="00C103DB" w:rsidP="00C103DB">
            <w:pPr>
              <w:pStyle w:val="CopticVerse"/>
            </w:pPr>
            <w:r>
              <w:t>Ⲓⲏⲥⲟⲩⲥ Ⲡⲭⲣⲓⲥⲧⲟⲥ ⲁϥⲧⲱⲛϥ.</w:t>
            </w:r>
          </w:p>
        </w:tc>
      </w:tr>
      <w:tr w:rsidR="00C103DB" w14:paraId="04AD28B3" w14:textId="77777777" w:rsidTr="00FB0F28">
        <w:trPr>
          <w:cantSplit/>
        </w:trPr>
        <w:tc>
          <w:tcPr>
            <w:tcW w:w="288" w:type="dxa"/>
          </w:tcPr>
          <w:p w14:paraId="6A5BE343" w14:textId="77777777" w:rsidR="00C103DB" w:rsidRDefault="00C103DB" w:rsidP="00C103DB">
            <w:pPr>
              <w:pStyle w:val="CopticCross"/>
            </w:pPr>
            <w:r>
              <w:t>¿</w:t>
            </w:r>
          </w:p>
        </w:tc>
        <w:tc>
          <w:tcPr>
            <w:tcW w:w="3960" w:type="dxa"/>
          </w:tcPr>
          <w:p w14:paraId="622A7088" w14:textId="77777777" w:rsidR="00C103DB" w:rsidRDefault="00C103DB" w:rsidP="00C103DB">
            <w:pPr>
              <w:pStyle w:val="EngHang"/>
            </w:pPr>
            <w:r>
              <w:t>Let us rejoice today</w:t>
            </w:r>
          </w:p>
          <w:p w14:paraId="112C0087" w14:textId="77777777" w:rsidR="00C103DB" w:rsidRDefault="00C103DB" w:rsidP="00C103DB">
            <w:pPr>
              <w:pStyle w:val="EngHang"/>
            </w:pPr>
            <w:r>
              <w:t>In gladness,</w:t>
            </w:r>
          </w:p>
          <w:p w14:paraId="601CFCD4" w14:textId="77777777" w:rsidR="00C103DB" w:rsidRDefault="00C103DB" w:rsidP="00C103DB">
            <w:pPr>
              <w:pStyle w:val="EngHang"/>
            </w:pPr>
            <w:r>
              <w:t>For the King of kings,</w:t>
            </w:r>
          </w:p>
          <w:p w14:paraId="531C3D49" w14:textId="77777777" w:rsidR="00C103DB" w:rsidRDefault="00C103DB" w:rsidP="00C103DB">
            <w:pPr>
              <w:pStyle w:val="EngHangEnd"/>
            </w:pPr>
            <w:r>
              <w:t>Jesus Christ is risen!</w:t>
            </w:r>
          </w:p>
        </w:tc>
        <w:tc>
          <w:tcPr>
            <w:tcW w:w="288" w:type="dxa"/>
          </w:tcPr>
          <w:p w14:paraId="7D68056A" w14:textId="77777777" w:rsidR="00C103DB" w:rsidRDefault="00C103DB" w:rsidP="00C103DB">
            <w:pPr>
              <w:pStyle w:val="CopticCross"/>
            </w:pPr>
          </w:p>
        </w:tc>
        <w:tc>
          <w:tcPr>
            <w:tcW w:w="288" w:type="dxa"/>
          </w:tcPr>
          <w:p w14:paraId="1AA4A2EE" w14:textId="77777777" w:rsidR="00C103DB" w:rsidRDefault="00C103DB" w:rsidP="00C103DB">
            <w:pPr>
              <w:pStyle w:val="CopticCross"/>
            </w:pPr>
            <w:r>
              <w:t>¿</w:t>
            </w:r>
          </w:p>
        </w:tc>
        <w:tc>
          <w:tcPr>
            <w:tcW w:w="3960" w:type="dxa"/>
          </w:tcPr>
          <w:p w14:paraId="390B3BD5" w14:textId="77777777" w:rsidR="00C103DB" w:rsidRDefault="00C103DB" w:rsidP="00C103DB">
            <w:pPr>
              <w:pStyle w:val="CopticVersemulti-line"/>
            </w:pPr>
            <w:r>
              <w:t>Ⲙⲁⲣⲉⲛⲑⲉⲗⲏⲗ ⲙ̀ⲫⲟⲟⲩ:</w:t>
            </w:r>
          </w:p>
          <w:p w14:paraId="7F033D22" w14:textId="77777777" w:rsidR="00C103DB" w:rsidRDefault="00C103DB" w:rsidP="00C103DB">
            <w:pPr>
              <w:pStyle w:val="CopticVersemulti-line"/>
            </w:pPr>
            <w:r>
              <w:t>ⲟⲩⲟϩ ⲛ̀ⲧⲉⲛⲟⲩⲛⲟϥ:</w:t>
            </w:r>
          </w:p>
          <w:p w14:paraId="3A4D2AA0" w14:textId="77777777" w:rsidR="00C103DB" w:rsidRDefault="00C103DB" w:rsidP="00C103DB">
            <w:pPr>
              <w:pStyle w:val="CopticVersemulti-line"/>
            </w:pPr>
            <w:r>
              <w:t>ϫⲉ Ⲡ̀ⲟⲩⲣⲟ ⲛ̀ⲧⲉ ⲛⲓⲟⲩⲣⲱⲟⲩ:</w:t>
            </w:r>
          </w:p>
          <w:p w14:paraId="3D691DE8" w14:textId="77777777" w:rsidR="00C103DB" w:rsidRDefault="00C103DB" w:rsidP="00C103DB">
            <w:pPr>
              <w:pStyle w:val="CopticVerse"/>
            </w:pPr>
            <w:r>
              <w:t>Ⲓⲏⲥⲟⲩⲥ Ⲡⲭⲣⲓⲥⲧⲟⲥ ⲁϥⲧⲱⲛϥ.</w:t>
            </w:r>
          </w:p>
        </w:tc>
      </w:tr>
      <w:tr w:rsidR="00C103DB" w14:paraId="4BAF727C" w14:textId="77777777" w:rsidTr="00FB0F28">
        <w:trPr>
          <w:cantSplit/>
        </w:trPr>
        <w:tc>
          <w:tcPr>
            <w:tcW w:w="288" w:type="dxa"/>
          </w:tcPr>
          <w:p w14:paraId="01FEFF39" w14:textId="77777777" w:rsidR="00C103DB" w:rsidRDefault="00C103DB" w:rsidP="00C103DB">
            <w:pPr>
              <w:pStyle w:val="CopticCross"/>
            </w:pPr>
          </w:p>
        </w:tc>
        <w:tc>
          <w:tcPr>
            <w:tcW w:w="3960" w:type="dxa"/>
          </w:tcPr>
          <w:p w14:paraId="2E91D6EB" w14:textId="77777777" w:rsidR="00C103DB" w:rsidRDefault="00C103DB" w:rsidP="00C103DB">
            <w:pPr>
              <w:pStyle w:val="EngHang"/>
            </w:pPr>
            <w:r>
              <w:t>The invisible One</w:t>
            </w:r>
          </w:p>
          <w:p w14:paraId="2BEECB78" w14:textId="77777777" w:rsidR="00C103DB" w:rsidRDefault="00C103DB" w:rsidP="00C103DB">
            <w:pPr>
              <w:pStyle w:val="EngHang"/>
            </w:pPr>
            <w:r>
              <w:t>Saved our forefather.</w:t>
            </w:r>
          </w:p>
          <w:p w14:paraId="030079C3" w14:textId="77777777" w:rsidR="00C103DB" w:rsidRDefault="00C103DB" w:rsidP="00C103DB">
            <w:pPr>
              <w:pStyle w:val="EngHang"/>
            </w:pPr>
            <w:r>
              <w:t>The Saviour of the world,</w:t>
            </w:r>
          </w:p>
          <w:p w14:paraId="444BE609" w14:textId="77777777" w:rsidR="00C103DB" w:rsidRDefault="00C103DB" w:rsidP="00C103DB">
            <w:pPr>
              <w:pStyle w:val="EngHangEnd"/>
            </w:pPr>
            <w:r>
              <w:t>Jesus Christ is risen!</w:t>
            </w:r>
          </w:p>
        </w:tc>
        <w:tc>
          <w:tcPr>
            <w:tcW w:w="288" w:type="dxa"/>
          </w:tcPr>
          <w:p w14:paraId="2EC4C9F4" w14:textId="77777777" w:rsidR="00C103DB" w:rsidRDefault="00C103DB" w:rsidP="00C103DB">
            <w:pPr>
              <w:pStyle w:val="CopticCross"/>
            </w:pPr>
          </w:p>
        </w:tc>
        <w:tc>
          <w:tcPr>
            <w:tcW w:w="288" w:type="dxa"/>
          </w:tcPr>
          <w:p w14:paraId="4E846896" w14:textId="77777777" w:rsidR="00C103DB" w:rsidRDefault="00C103DB" w:rsidP="00C103DB">
            <w:pPr>
              <w:pStyle w:val="CopticCross"/>
            </w:pPr>
          </w:p>
        </w:tc>
        <w:tc>
          <w:tcPr>
            <w:tcW w:w="3960" w:type="dxa"/>
          </w:tcPr>
          <w:p w14:paraId="48AD1F41" w14:textId="77777777" w:rsidR="00C103DB" w:rsidRDefault="00C103DB" w:rsidP="00C103DB">
            <w:pPr>
              <w:pStyle w:val="CopticVersemulti-line"/>
            </w:pPr>
            <w:r>
              <w:t>Ⲛⲉⲛⲓⲟϯ ⲛ̀ⲁⲣⲭⲉⲟⲥ:</w:t>
            </w:r>
          </w:p>
          <w:p w14:paraId="3494D582" w14:textId="77777777" w:rsidR="00C103DB" w:rsidRDefault="00C103DB" w:rsidP="00C103DB">
            <w:pPr>
              <w:pStyle w:val="CopticVersemulti-line"/>
            </w:pPr>
            <w:r>
              <w:t>ⲁϥⲛⲁϩⲙⲟⲩ ⲡⲓⲁⲑⲛⲁⲩ ⲉ̀ⲣⲟϥ:</w:t>
            </w:r>
          </w:p>
          <w:p w14:paraId="4CCFAE59" w14:textId="77777777" w:rsidR="00C103DB" w:rsidRDefault="00C103DB" w:rsidP="00C103DB">
            <w:pPr>
              <w:pStyle w:val="CopticVersemulti-line"/>
            </w:pPr>
            <w:r>
              <w:t>Ⲡ̀ⲥⲱⲧⲏⲣ ⲙ̀ⲡⲓⲕⲟⲥⲙⲟⲥ:</w:t>
            </w:r>
          </w:p>
          <w:p w14:paraId="5660692B" w14:textId="77777777" w:rsidR="00C103DB" w:rsidRDefault="00C103DB" w:rsidP="00C103DB">
            <w:pPr>
              <w:pStyle w:val="CopticVerse"/>
            </w:pPr>
            <w:r>
              <w:t>Ⲓⲏⲥⲟⲩⲥ Ⲡⲭⲣⲓⲥⲧⲟⲥ ⲁϥⲧⲱⲛϥ.</w:t>
            </w:r>
          </w:p>
        </w:tc>
      </w:tr>
      <w:tr w:rsidR="00C103DB" w14:paraId="2D1D7EE1" w14:textId="77777777" w:rsidTr="00FB0F28">
        <w:trPr>
          <w:cantSplit/>
        </w:trPr>
        <w:tc>
          <w:tcPr>
            <w:tcW w:w="288" w:type="dxa"/>
          </w:tcPr>
          <w:p w14:paraId="24C7CD0D" w14:textId="77777777" w:rsidR="00C103DB" w:rsidRDefault="00C103DB" w:rsidP="00C103DB">
            <w:pPr>
              <w:pStyle w:val="CopticCross"/>
            </w:pPr>
          </w:p>
        </w:tc>
        <w:tc>
          <w:tcPr>
            <w:tcW w:w="3960" w:type="dxa"/>
          </w:tcPr>
          <w:p w14:paraId="20122293" w14:textId="77777777" w:rsidR="00C103DB" w:rsidRDefault="00C103DB" w:rsidP="00C103DB">
            <w:pPr>
              <w:pStyle w:val="EngHang"/>
            </w:pPr>
            <w:r>
              <w:t>You Who died,</w:t>
            </w:r>
          </w:p>
          <w:p w14:paraId="72C51360" w14:textId="77777777" w:rsidR="00C103DB" w:rsidRDefault="00C103DB" w:rsidP="00C103DB">
            <w:pPr>
              <w:pStyle w:val="EngHang"/>
            </w:pPr>
            <w:r>
              <w:t>And abolished death,</w:t>
            </w:r>
          </w:p>
          <w:p w14:paraId="0D855000" w14:textId="77777777" w:rsidR="00C103DB" w:rsidRDefault="00C103DB" w:rsidP="00C103DB">
            <w:pPr>
              <w:pStyle w:val="EngHang"/>
            </w:pPr>
            <w:r>
              <w:t>Are blessed.</w:t>
            </w:r>
          </w:p>
          <w:p w14:paraId="4E5AC8DF" w14:textId="77777777" w:rsidR="00C103DB" w:rsidRDefault="00C103DB" w:rsidP="00C103DB">
            <w:pPr>
              <w:pStyle w:val="EngHangEnd"/>
            </w:pPr>
            <w:r>
              <w:t>Jesus Christ is risen!</w:t>
            </w:r>
          </w:p>
        </w:tc>
        <w:tc>
          <w:tcPr>
            <w:tcW w:w="288" w:type="dxa"/>
          </w:tcPr>
          <w:p w14:paraId="0BD8E7AF" w14:textId="77777777" w:rsidR="00C103DB" w:rsidRDefault="00C103DB" w:rsidP="00C103DB">
            <w:pPr>
              <w:pStyle w:val="CopticCross"/>
            </w:pPr>
          </w:p>
        </w:tc>
        <w:tc>
          <w:tcPr>
            <w:tcW w:w="288" w:type="dxa"/>
          </w:tcPr>
          <w:p w14:paraId="1B3CE1CB" w14:textId="77777777" w:rsidR="00C103DB" w:rsidRDefault="00C103DB" w:rsidP="00C103DB">
            <w:pPr>
              <w:pStyle w:val="CopticCross"/>
            </w:pPr>
          </w:p>
        </w:tc>
        <w:tc>
          <w:tcPr>
            <w:tcW w:w="3960" w:type="dxa"/>
          </w:tcPr>
          <w:p w14:paraId="09AEEB96" w14:textId="77777777" w:rsidR="00C103DB" w:rsidRDefault="00C103DB" w:rsidP="00C103DB">
            <w:pPr>
              <w:pStyle w:val="CopticVersemulti-line"/>
            </w:pPr>
            <w:r>
              <w:t>Ⲝⲙⲁⲣⲱⲟⲩⲧ ⲱ̀ ⲫⲏⲉ̀ⲧⲁϥⲙⲟⲩ:</w:t>
            </w:r>
          </w:p>
          <w:p w14:paraId="16908DDF" w14:textId="77777777" w:rsidR="00C103DB" w:rsidRDefault="00C103DB" w:rsidP="00C103DB">
            <w:pPr>
              <w:pStyle w:val="CopticVersemulti-line"/>
            </w:pPr>
            <w:r>
              <w:t>ⲟⲩⲟϩ ⲉ̀ⲫ̀ⲙⲟⲩ ⲁϥⲕⲱⲣϩ:</w:t>
            </w:r>
          </w:p>
          <w:p w14:paraId="429F5637" w14:textId="77777777" w:rsidR="00C103DB" w:rsidRDefault="00C103DB" w:rsidP="00C103DB">
            <w:pPr>
              <w:pStyle w:val="CopticVersemulti-line"/>
            </w:pPr>
            <w:r>
              <w:t>ⲛⲉⲙ ⲡⲉⲛⲅⲉⲛⲟⲥ ⲁϥⲛⲁϩⲙⲟⲩ:</w:t>
            </w:r>
          </w:p>
          <w:p w14:paraId="75BB4A47" w14:textId="77777777" w:rsidR="00C103DB" w:rsidRDefault="00C103DB" w:rsidP="00C103DB">
            <w:pPr>
              <w:pStyle w:val="CopticVerse"/>
            </w:pPr>
            <w:r>
              <w:t>Ⲓⲏⲥⲟⲩⲥ Ⲡⲭⲣⲓⲥⲧⲟⲥ ⲁϥⲧⲱⲛϥ.</w:t>
            </w:r>
          </w:p>
        </w:tc>
      </w:tr>
      <w:tr w:rsidR="00C103DB" w14:paraId="69E0BB56" w14:textId="77777777" w:rsidTr="00FB0F28">
        <w:trPr>
          <w:cantSplit/>
        </w:trPr>
        <w:tc>
          <w:tcPr>
            <w:tcW w:w="288" w:type="dxa"/>
          </w:tcPr>
          <w:p w14:paraId="5F994598" w14:textId="77777777" w:rsidR="00C103DB" w:rsidRDefault="00C103DB" w:rsidP="00C103DB">
            <w:pPr>
              <w:pStyle w:val="CopticCross"/>
            </w:pPr>
            <w:r>
              <w:t>¿</w:t>
            </w:r>
          </w:p>
        </w:tc>
        <w:tc>
          <w:tcPr>
            <w:tcW w:w="3960" w:type="dxa"/>
          </w:tcPr>
          <w:p w14:paraId="160FB97B" w14:textId="77777777" w:rsidR="00C103DB" w:rsidRDefault="00C103DB" w:rsidP="00C103DB">
            <w:pPr>
              <w:pStyle w:val="EngHang"/>
            </w:pPr>
            <w:r>
              <w:t>He saved His people</w:t>
            </w:r>
          </w:p>
          <w:p w14:paraId="744B4E51" w14:textId="77777777" w:rsidR="00C103DB" w:rsidRDefault="00C103DB" w:rsidP="00C103DB">
            <w:pPr>
              <w:pStyle w:val="EngHang"/>
            </w:pPr>
            <w:r>
              <w:t>From the devil</w:t>
            </w:r>
          </w:p>
          <w:p w14:paraId="080860D5" w14:textId="77777777" w:rsidR="00C103DB" w:rsidRDefault="00C103DB" w:rsidP="00C103DB">
            <w:pPr>
              <w:pStyle w:val="EngHang"/>
            </w:pPr>
            <w:r>
              <w:t>By His [uplifted] arm;</w:t>
            </w:r>
          </w:p>
          <w:p w14:paraId="447771F8" w14:textId="77777777" w:rsidR="00C103DB" w:rsidRDefault="00C103DB" w:rsidP="00C103DB">
            <w:pPr>
              <w:pStyle w:val="EngHangEnd"/>
            </w:pPr>
            <w:r>
              <w:t>Jesus Christ is risen!</w:t>
            </w:r>
          </w:p>
        </w:tc>
        <w:tc>
          <w:tcPr>
            <w:tcW w:w="288" w:type="dxa"/>
          </w:tcPr>
          <w:p w14:paraId="355BFF7A" w14:textId="77777777" w:rsidR="00C103DB" w:rsidRDefault="00C103DB" w:rsidP="00C103DB">
            <w:pPr>
              <w:pStyle w:val="CopticCross"/>
            </w:pPr>
          </w:p>
        </w:tc>
        <w:tc>
          <w:tcPr>
            <w:tcW w:w="288" w:type="dxa"/>
          </w:tcPr>
          <w:p w14:paraId="2564B0A2" w14:textId="77777777" w:rsidR="00C103DB" w:rsidRDefault="00C103DB" w:rsidP="00C103DB">
            <w:pPr>
              <w:pStyle w:val="CopticCross"/>
            </w:pPr>
            <w:r>
              <w:t>¿</w:t>
            </w:r>
          </w:p>
        </w:tc>
        <w:tc>
          <w:tcPr>
            <w:tcW w:w="3960" w:type="dxa"/>
          </w:tcPr>
          <w:p w14:paraId="22D8EB01" w14:textId="77777777" w:rsidR="00C103DB" w:rsidRDefault="00C103DB" w:rsidP="00C103DB">
            <w:pPr>
              <w:pStyle w:val="CopticVersemulti-line"/>
            </w:pPr>
            <w:r>
              <w:t>Ⲟⲩⲟϩ ⲁϥⲥⲱϯ ⲙ̀Ⲡⲉϥⲗⲁⲟⲥ:</w:t>
            </w:r>
          </w:p>
          <w:p w14:paraId="76BC4905" w14:textId="77777777" w:rsidR="00C103DB" w:rsidRDefault="00C103DB" w:rsidP="00C103DB">
            <w:pPr>
              <w:pStyle w:val="CopticVersemulti-line"/>
            </w:pPr>
            <w:r>
              <w:t>ⲛ̀ϩ̀ⲣⲏⲓ ϧⲉⲛ ⲡⲉϥϣⲱⲃϣ:</w:t>
            </w:r>
          </w:p>
          <w:p w14:paraId="304A45D8" w14:textId="77777777" w:rsidR="00C103DB" w:rsidRDefault="00C103DB" w:rsidP="00C103DB">
            <w:pPr>
              <w:pStyle w:val="CopticVersemulti-line"/>
            </w:pPr>
            <w:r>
              <w:t>ⲉ̀ⲃⲟⲗϧⲉⲛ ⲡⲓⲇⲓⲁ̀ⲃⲟⲗⲟⲥ:</w:t>
            </w:r>
          </w:p>
          <w:p w14:paraId="2C664138" w14:textId="77777777" w:rsidR="00C103DB" w:rsidRDefault="00C103DB" w:rsidP="00C103DB">
            <w:pPr>
              <w:pStyle w:val="CopticVerse"/>
            </w:pPr>
            <w:r>
              <w:t>Ⲓⲏⲥⲟⲩⲥ Ⲡⲭⲣⲓⲥⲧⲟⲥ ⲁϥⲧⲱⲛϥ.</w:t>
            </w:r>
          </w:p>
        </w:tc>
      </w:tr>
      <w:tr w:rsidR="00C103DB" w14:paraId="75227959" w14:textId="77777777" w:rsidTr="00FB0F28">
        <w:trPr>
          <w:cantSplit/>
        </w:trPr>
        <w:tc>
          <w:tcPr>
            <w:tcW w:w="288" w:type="dxa"/>
          </w:tcPr>
          <w:p w14:paraId="6D7FC2B5" w14:textId="77777777" w:rsidR="00C103DB" w:rsidRDefault="00C103DB" w:rsidP="00C103DB">
            <w:pPr>
              <w:pStyle w:val="CopticCross"/>
            </w:pPr>
            <w:r>
              <w:lastRenderedPageBreak/>
              <w:t>¿</w:t>
            </w:r>
          </w:p>
        </w:tc>
        <w:tc>
          <w:tcPr>
            <w:tcW w:w="3960" w:type="dxa"/>
          </w:tcPr>
          <w:p w14:paraId="595D8C3E" w14:textId="77777777" w:rsidR="00C103DB" w:rsidRDefault="00C103DB" w:rsidP="00C103DB">
            <w:pPr>
              <w:pStyle w:val="EngHang"/>
            </w:pPr>
            <w:r>
              <w:t>The Lamb of God,</w:t>
            </w:r>
          </w:p>
          <w:p w14:paraId="74DA1557" w14:textId="77777777" w:rsidR="00C103DB" w:rsidRDefault="00C103DB" w:rsidP="00C103DB">
            <w:pPr>
              <w:pStyle w:val="EngHang"/>
            </w:pPr>
            <w:r>
              <w:t>Being God,</w:t>
            </w:r>
          </w:p>
          <w:p w14:paraId="6D719D3E" w14:textId="77777777" w:rsidR="00C103DB" w:rsidRDefault="00C103DB" w:rsidP="00C103DB">
            <w:pPr>
              <w:pStyle w:val="EngHang"/>
            </w:pPr>
            <w:r>
              <w:t>Died and abolished death.</w:t>
            </w:r>
          </w:p>
          <w:p w14:paraId="3AAA506E" w14:textId="77777777" w:rsidR="00C103DB" w:rsidRDefault="00C103DB" w:rsidP="00C103DB">
            <w:pPr>
              <w:pStyle w:val="EngHangEnd"/>
              <w:ind w:left="0" w:firstLine="0"/>
            </w:pPr>
            <w:r>
              <w:t>Jesus Christ is risen!</w:t>
            </w:r>
          </w:p>
        </w:tc>
        <w:tc>
          <w:tcPr>
            <w:tcW w:w="288" w:type="dxa"/>
          </w:tcPr>
          <w:p w14:paraId="32DC5E02" w14:textId="77777777" w:rsidR="00C103DB" w:rsidRDefault="00C103DB" w:rsidP="00C103DB">
            <w:pPr>
              <w:pStyle w:val="CopticCross"/>
            </w:pPr>
          </w:p>
        </w:tc>
        <w:tc>
          <w:tcPr>
            <w:tcW w:w="288" w:type="dxa"/>
          </w:tcPr>
          <w:p w14:paraId="4B0F4898" w14:textId="77777777" w:rsidR="00C103DB" w:rsidRDefault="00C103DB" w:rsidP="00C103DB">
            <w:pPr>
              <w:pStyle w:val="CopticCross"/>
            </w:pPr>
            <w:r>
              <w:t>¿</w:t>
            </w:r>
          </w:p>
        </w:tc>
        <w:tc>
          <w:tcPr>
            <w:tcW w:w="3960" w:type="dxa"/>
          </w:tcPr>
          <w:p w14:paraId="2460CF34" w14:textId="77777777" w:rsidR="00C103DB" w:rsidRDefault="00C103DB" w:rsidP="00C103DB">
            <w:pPr>
              <w:pStyle w:val="CopticVersemulti-line"/>
            </w:pPr>
            <w:r>
              <w:t>Ⲡⲓϩⲓⲃ ⲛ̀ⲧⲉ Ⲫⲛⲟⲩϯ:</w:t>
            </w:r>
          </w:p>
          <w:p w14:paraId="30F9CB85" w14:textId="77777777" w:rsidR="00C103DB" w:rsidRDefault="00C103DB" w:rsidP="00C103DB">
            <w:pPr>
              <w:pStyle w:val="CopticVersemulti-line"/>
            </w:pPr>
            <w:r>
              <w:t>ⲁϥⲙⲟⲩ ⲟⲩⲟϩ ⲁϥⲕⲱⲣϥ:</w:t>
            </w:r>
          </w:p>
          <w:p w14:paraId="7A0167AF" w14:textId="77777777" w:rsidR="00C103DB" w:rsidRDefault="00C103DB" w:rsidP="00C103DB">
            <w:pPr>
              <w:pStyle w:val="CopticVersemulti-line"/>
            </w:pPr>
            <w:r>
              <w:t>ⲉ̀ⲫ̀ⲙⲟⲩ ϩⲱⲥ ⲛⲟⲩϯ:</w:t>
            </w:r>
          </w:p>
          <w:p w14:paraId="22F39186" w14:textId="77777777" w:rsidR="00C103DB" w:rsidRDefault="00C103DB" w:rsidP="00C103DB">
            <w:pPr>
              <w:pStyle w:val="CopticVerse"/>
            </w:pPr>
            <w:r>
              <w:t>Ⲓⲏⲥⲟⲩⲥ Ⲡⲭⲣⲓⲥⲧⲟⲥ ⲁϥⲧⲱⲛϥ.</w:t>
            </w:r>
          </w:p>
        </w:tc>
      </w:tr>
      <w:tr w:rsidR="00C103DB" w14:paraId="41921F80" w14:textId="77777777" w:rsidTr="00FB0F28">
        <w:trPr>
          <w:cantSplit/>
        </w:trPr>
        <w:tc>
          <w:tcPr>
            <w:tcW w:w="288" w:type="dxa"/>
          </w:tcPr>
          <w:p w14:paraId="469649F6" w14:textId="77777777" w:rsidR="00C103DB" w:rsidRDefault="00C103DB" w:rsidP="00C103DB">
            <w:pPr>
              <w:pStyle w:val="CopticCross"/>
            </w:pPr>
          </w:p>
        </w:tc>
        <w:tc>
          <w:tcPr>
            <w:tcW w:w="3960" w:type="dxa"/>
          </w:tcPr>
          <w:p w14:paraId="0EA03B4F" w14:textId="77777777" w:rsidR="00C103DB" w:rsidRDefault="00C103DB" w:rsidP="00C103DB">
            <w:pPr>
              <w:pStyle w:val="EngHang"/>
            </w:pPr>
            <w:r>
              <w:t>Our mouth is filled with joy,</w:t>
            </w:r>
          </w:p>
          <w:p w14:paraId="3410107B" w14:textId="77777777" w:rsidR="00C103DB" w:rsidRDefault="00C103DB" w:rsidP="00C103DB">
            <w:pPr>
              <w:pStyle w:val="EngHang"/>
            </w:pPr>
            <w:r>
              <w:t>For the invisible One,</w:t>
            </w:r>
          </w:p>
          <w:p w14:paraId="6754FCCC" w14:textId="77777777" w:rsidR="00C103DB" w:rsidRDefault="00C103DB" w:rsidP="00C103DB">
            <w:pPr>
              <w:pStyle w:val="EngHang"/>
            </w:pPr>
            <w:r>
              <w:t>The Great Counsellor,</w:t>
            </w:r>
          </w:p>
          <w:p w14:paraId="42730E34" w14:textId="77777777" w:rsidR="00C103DB" w:rsidRDefault="00C103DB" w:rsidP="00C103DB">
            <w:pPr>
              <w:pStyle w:val="EngHangEnd"/>
            </w:pPr>
            <w:r>
              <w:t>Jesus Christ is risen!</w:t>
            </w:r>
          </w:p>
        </w:tc>
        <w:tc>
          <w:tcPr>
            <w:tcW w:w="288" w:type="dxa"/>
          </w:tcPr>
          <w:p w14:paraId="52F4B08A" w14:textId="77777777" w:rsidR="00C103DB" w:rsidRDefault="00C103DB" w:rsidP="00C103DB">
            <w:pPr>
              <w:pStyle w:val="CopticCross"/>
            </w:pPr>
          </w:p>
        </w:tc>
        <w:tc>
          <w:tcPr>
            <w:tcW w:w="288" w:type="dxa"/>
          </w:tcPr>
          <w:p w14:paraId="10257B32" w14:textId="77777777" w:rsidR="00C103DB" w:rsidRDefault="00C103DB" w:rsidP="00C103DB">
            <w:pPr>
              <w:pStyle w:val="CopticCross"/>
            </w:pPr>
          </w:p>
        </w:tc>
        <w:tc>
          <w:tcPr>
            <w:tcW w:w="3960" w:type="dxa"/>
          </w:tcPr>
          <w:p w14:paraId="08F3F792" w14:textId="77777777" w:rsidR="00C103DB" w:rsidRDefault="00C103DB" w:rsidP="00C103DB">
            <w:pPr>
              <w:pStyle w:val="CopticVersemulti-line"/>
            </w:pPr>
            <w:r>
              <w:t>Ⲣⲱⲛ ⲁϥⲙⲟϩ ⲛ̀ⲣⲁϣⲓ:</w:t>
            </w:r>
          </w:p>
          <w:p w14:paraId="126D5DAE" w14:textId="77777777" w:rsidR="00C103DB" w:rsidRDefault="00C103DB" w:rsidP="00C103DB">
            <w:pPr>
              <w:pStyle w:val="CopticVersemulti-line"/>
            </w:pPr>
            <w:r>
              <w:t>Ϫⲉ ⲫⲏⲁⲑⲛⲁⲩ ⲉ̀ⲣⲟϥ:</w:t>
            </w:r>
          </w:p>
          <w:p w14:paraId="08AF9430" w14:textId="77777777" w:rsidR="00C103DB" w:rsidRDefault="00C103DB" w:rsidP="00C103DB">
            <w:pPr>
              <w:pStyle w:val="CopticVersemulti-line"/>
            </w:pPr>
            <w:r>
              <w:t>ⲫⲁ Ⲡⲓⲥⲟϭⲛⲓ ⲉⲧϭⲟⲓⲥ:</w:t>
            </w:r>
          </w:p>
          <w:p w14:paraId="52D49CD9" w14:textId="77777777" w:rsidR="00C103DB" w:rsidRDefault="00C103DB" w:rsidP="00C103DB">
            <w:pPr>
              <w:pStyle w:val="CopticVerse"/>
            </w:pPr>
            <w:r>
              <w:t>Ⲓⲏⲥⲟⲩⲥ Ⲡⲭⲣⲓⲥⲧⲟⲥ ⲁϥⲧⲱⲛϥ.</w:t>
            </w:r>
          </w:p>
        </w:tc>
      </w:tr>
      <w:tr w:rsidR="00C103DB" w14:paraId="6F91B9AA" w14:textId="77777777" w:rsidTr="00FB0F28">
        <w:trPr>
          <w:cantSplit/>
        </w:trPr>
        <w:tc>
          <w:tcPr>
            <w:tcW w:w="288" w:type="dxa"/>
          </w:tcPr>
          <w:p w14:paraId="1DCF5635" w14:textId="77777777" w:rsidR="00C103DB" w:rsidRDefault="00C103DB" w:rsidP="00C103DB">
            <w:pPr>
              <w:pStyle w:val="CopticCross"/>
            </w:pPr>
          </w:p>
        </w:tc>
        <w:tc>
          <w:tcPr>
            <w:tcW w:w="3960" w:type="dxa"/>
          </w:tcPr>
          <w:p w14:paraId="362AE787" w14:textId="77777777" w:rsidR="00C103DB" w:rsidRDefault="00C103DB" w:rsidP="00C103DB">
            <w:pPr>
              <w:pStyle w:val="EngHang"/>
            </w:pPr>
            <w:r>
              <w:t>Praise the Lord our God,</w:t>
            </w:r>
          </w:p>
          <w:p w14:paraId="2700E955" w14:textId="77777777" w:rsidR="00C103DB" w:rsidRDefault="00C103DB" w:rsidP="00C103DB">
            <w:pPr>
              <w:pStyle w:val="EngHang"/>
            </w:pPr>
            <w:r>
              <w:t>Our incomprehensible Master,</w:t>
            </w:r>
          </w:p>
          <w:p w14:paraId="690419B3" w14:textId="77777777" w:rsidR="00C103DB" w:rsidRDefault="00C103DB" w:rsidP="00C103DB">
            <w:pPr>
              <w:pStyle w:val="EngHang"/>
            </w:pPr>
            <w:r>
              <w:t>And likewise confess,</w:t>
            </w:r>
          </w:p>
          <w:p w14:paraId="5D5ACE3A" w14:textId="77777777" w:rsidR="00C103DB" w:rsidRDefault="00C103DB" w:rsidP="00C103DB">
            <w:pPr>
              <w:pStyle w:val="EngHangEnd"/>
            </w:pPr>
            <w:r>
              <w:t>“Jesus Christ is risen!”</w:t>
            </w:r>
          </w:p>
        </w:tc>
        <w:tc>
          <w:tcPr>
            <w:tcW w:w="288" w:type="dxa"/>
          </w:tcPr>
          <w:p w14:paraId="7FA67DFA" w14:textId="77777777" w:rsidR="00C103DB" w:rsidRDefault="00C103DB" w:rsidP="00C103DB">
            <w:pPr>
              <w:pStyle w:val="CopticCross"/>
            </w:pPr>
          </w:p>
        </w:tc>
        <w:tc>
          <w:tcPr>
            <w:tcW w:w="288" w:type="dxa"/>
          </w:tcPr>
          <w:p w14:paraId="313BEA24" w14:textId="77777777" w:rsidR="00C103DB" w:rsidRDefault="00C103DB" w:rsidP="00C103DB">
            <w:pPr>
              <w:pStyle w:val="CopticCross"/>
            </w:pPr>
          </w:p>
        </w:tc>
        <w:tc>
          <w:tcPr>
            <w:tcW w:w="3960" w:type="dxa"/>
          </w:tcPr>
          <w:p w14:paraId="6292268A" w14:textId="77777777" w:rsidR="00C103DB" w:rsidRDefault="00C103DB" w:rsidP="00C103DB">
            <w:pPr>
              <w:pStyle w:val="CopticVersemulti-line"/>
            </w:pPr>
            <w:r>
              <w:t>Ⲥⲙⲟⲩ ⲉ̀Ⲡϭⲟⲓⲥ Ⲡⲉⲛⲛⲟⲩϯ:</w:t>
            </w:r>
          </w:p>
          <w:p w14:paraId="1BDD7691" w14:textId="77777777" w:rsidR="00C103DB" w:rsidRDefault="00C103DB" w:rsidP="00C103DB">
            <w:pPr>
              <w:pStyle w:val="CopticVersemulti-line"/>
            </w:pPr>
            <w:r>
              <w:t>Ⲡⲉⲛⲛⲏⲃ ⲡⲓⲁⲧϣ̀ⲧⲁϩⲟϥ:</w:t>
            </w:r>
          </w:p>
          <w:p w14:paraId="1A1A6AE0" w14:textId="77777777" w:rsidR="00C103DB" w:rsidRDefault="00C103DB" w:rsidP="00C103DB">
            <w:pPr>
              <w:pStyle w:val="CopticVersemulti-line"/>
            </w:pPr>
            <w:r>
              <w:t>ⲟⲩⲟϩ ⲁϥϫⲟⲥ ⲙ̀ⲡⲁⲓⲣⲏϯ:</w:t>
            </w:r>
          </w:p>
          <w:p w14:paraId="0282D0D2" w14:textId="77777777" w:rsidR="00C103DB" w:rsidRDefault="00C103DB" w:rsidP="00C103DB">
            <w:pPr>
              <w:pStyle w:val="CopticVerse"/>
            </w:pPr>
            <w:r>
              <w:t>Ⲓⲏⲥⲟⲩⲥ Ⲡⲭⲣⲓⲥⲧⲟⲥ ⲁϥⲧⲱⲛϥ.</w:t>
            </w:r>
          </w:p>
        </w:tc>
      </w:tr>
      <w:tr w:rsidR="00C103DB" w14:paraId="2F7BCF59" w14:textId="77777777" w:rsidTr="00FB0F28">
        <w:trPr>
          <w:cantSplit/>
        </w:trPr>
        <w:tc>
          <w:tcPr>
            <w:tcW w:w="288" w:type="dxa"/>
          </w:tcPr>
          <w:p w14:paraId="448CA380" w14:textId="77777777" w:rsidR="00C103DB" w:rsidRDefault="00C103DB" w:rsidP="00C103DB">
            <w:pPr>
              <w:pStyle w:val="CopticCross"/>
            </w:pPr>
            <w:r>
              <w:t>¿</w:t>
            </w:r>
          </w:p>
        </w:tc>
        <w:tc>
          <w:tcPr>
            <w:tcW w:w="3960" w:type="dxa"/>
          </w:tcPr>
          <w:p w14:paraId="62692FE7" w14:textId="77777777" w:rsidR="00C103DB" w:rsidRDefault="00C103DB" w:rsidP="00C103DB">
            <w:pPr>
              <w:pStyle w:val="EngHang"/>
            </w:pPr>
            <w:r>
              <w:t>David, the hymnist in truth,</w:t>
            </w:r>
          </w:p>
          <w:p w14:paraId="785F98EA" w14:textId="77777777" w:rsidR="00C103DB" w:rsidRDefault="00C103DB" w:rsidP="00C103DB">
            <w:pPr>
              <w:pStyle w:val="EngHang"/>
            </w:pPr>
            <w:r>
              <w:t>The highly honourable,</w:t>
            </w:r>
          </w:p>
          <w:p w14:paraId="067A4DB6" w14:textId="77777777" w:rsidR="00C103DB" w:rsidRDefault="00C103DB" w:rsidP="00C103DB">
            <w:pPr>
              <w:pStyle w:val="EngHang"/>
            </w:pPr>
            <w:r>
              <w:t>Cries out saying,</w:t>
            </w:r>
          </w:p>
          <w:p w14:paraId="1D03E69B" w14:textId="77777777" w:rsidR="00C103DB" w:rsidRDefault="00C103DB" w:rsidP="00C103DB">
            <w:pPr>
              <w:pStyle w:val="EngHangEnd"/>
            </w:pPr>
            <w:r>
              <w:t>“Jesus Christ is risen!”</w:t>
            </w:r>
          </w:p>
        </w:tc>
        <w:tc>
          <w:tcPr>
            <w:tcW w:w="288" w:type="dxa"/>
          </w:tcPr>
          <w:p w14:paraId="39B29795" w14:textId="77777777" w:rsidR="00C103DB" w:rsidRDefault="00C103DB" w:rsidP="00C103DB">
            <w:pPr>
              <w:pStyle w:val="CopticCross"/>
            </w:pPr>
          </w:p>
        </w:tc>
        <w:tc>
          <w:tcPr>
            <w:tcW w:w="288" w:type="dxa"/>
          </w:tcPr>
          <w:p w14:paraId="136E0FB7" w14:textId="77777777" w:rsidR="00C103DB" w:rsidRDefault="00C103DB" w:rsidP="00C103DB">
            <w:pPr>
              <w:pStyle w:val="CopticCross"/>
            </w:pPr>
            <w:r>
              <w:t>¿</w:t>
            </w:r>
          </w:p>
        </w:tc>
        <w:tc>
          <w:tcPr>
            <w:tcW w:w="3960" w:type="dxa"/>
          </w:tcPr>
          <w:p w14:paraId="005D9821" w14:textId="77777777" w:rsidR="00C103DB" w:rsidRDefault="00C103DB" w:rsidP="00C103DB">
            <w:pPr>
              <w:pStyle w:val="CopticVersemulti-line"/>
            </w:pPr>
            <w:r>
              <w:t>Ⲧⲫ̀ⲙⲏⲓ ⲡⲓϩⲩⲙⲛⲟⲇⲟⲥ:</w:t>
            </w:r>
          </w:p>
          <w:p w14:paraId="21A1E9C1" w14:textId="77777777" w:rsidR="00C103DB" w:rsidRDefault="00C103DB" w:rsidP="00C103DB">
            <w:pPr>
              <w:pStyle w:val="CopticVersemulti-line"/>
            </w:pPr>
            <w:r>
              <w:t>Ⲇⲁⲩⲓⲇ ⲡⲓϣⲟⲩⲧⲁⲓⲟϥ:</w:t>
            </w:r>
          </w:p>
          <w:p w14:paraId="5B915AB1" w14:textId="77777777" w:rsidR="00C103DB" w:rsidRDefault="00C103DB" w:rsidP="00C103DB">
            <w:pPr>
              <w:pStyle w:val="CopticVersemulti-line"/>
            </w:pPr>
            <w:r>
              <w:t>ⲉϥⲱϣ ⲉⲫϫⲱ ⲙ̀ⲙⲟⲥ:</w:t>
            </w:r>
          </w:p>
          <w:p w14:paraId="72512EC2" w14:textId="77777777" w:rsidR="00C103DB" w:rsidRPr="00FE0104" w:rsidRDefault="00C103DB" w:rsidP="00C103DB">
            <w:pPr>
              <w:pStyle w:val="CopticVerse"/>
            </w:pPr>
            <w:r>
              <w:t>Ⲓⲏⲥⲟⲩⲥ Ⲡⲭⲣⲓⲥⲧⲟⲥ ⲁϥⲧⲱⲛϥ.</w:t>
            </w:r>
          </w:p>
        </w:tc>
      </w:tr>
      <w:tr w:rsidR="00C103DB" w14:paraId="380E35E0" w14:textId="77777777" w:rsidTr="00FB0F28">
        <w:trPr>
          <w:cantSplit/>
        </w:trPr>
        <w:tc>
          <w:tcPr>
            <w:tcW w:w="288" w:type="dxa"/>
          </w:tcPr>
          <w:p w14:paraId="3BCE6160" w14:textId="77777777" w:rsidR="00C103DB" w:rsidRDefault="00C103DB" w:rsidP="00C103DB">
            <w:pPr>
              <w:pStyle w:val="CopticCross"/>
            </w:pPr>
            <w:r>
              <w:t>¿</w:t>
            </w:r>
          </w:p>
        </w:tc>
        <w:tc>
          <w:tcPr>
            <w:tcW w:w="3960" w:type="dxa"/>
          </w:tcPr>
          <w:p w14:paraId="777A63C2" w14:textId="77777777" w:rsidR="00C103DB" w:rsidRDefault="00C103DB" w:rsidP="00C103DB">
            <w:pPr>
              <w:pStyle w:val="EngHang"/>
            </w:pPr>
            <w:r>
              <w:t>The Son of God, our Lord,</w:t>
            </w:r>
          </w:p>
          <w:p w14:paraId="2D51F90C" w14:textId="77777777" w:rsidR="00C103DB" w:rsidRDefault="00C103DB" w:rsidP="00C103DB">
            <w:pPr>
              <w:pStyle w:val="EngHang"/>
            </w:pPr>
            <w:r>
              <w:t>Was crucified on the Cross,</w:t>
            </w:r>
          </w:p>
          <w:p w14:paraId="3CCC06AB" w14:textId="77777777" w:rsidR="00C103DB" w:rsidRDefault="00C103DB" w:rsidP="00C103DB">
            <w:pPr>
              <w:pStyle w:val="EngHang"/>
            </w:pPr>
            <w:r>
              <w:t>And died, being God.</w:t>
            </w:r>
          </w:p>
          <w:p w14:paraId="7A28A8A2" w14:textId="77777777" w:rsidR="00C103DB" w:rsidRDefault="00C103DB" w:rsidP="00C103DB">
            <w:pPr>
              <w:pStyle w:val="EngHangEnd"/>
            </w:pPr>
            <w:r>
              <w:t>Jesus Christ is risen!</w:t>
            </w:r>
          </w:p>
        </w:tc>
        <w:tc>
          <w:tcPr>
            <w:tcW w:w="288" w:type="dxa"/>
          </w:tcPr>
          <w:p w14:paraId="04DA38E1" w14:textId="77777777" w:rsidR="00C103DB" w:rsidRDefault="00C103DB" w:rsidP="00C103DB">
            <w:pPr>
              <w:pStyle w:val="CopticCross"/>
            </w:pPr>
          </w:p>
        </w:tc>
        <w:tc>
          <w:tcPr>
            <w:tcW w:w="288" w:type="dxa"/>
          </w:tcPr>
          <w:p w14:paraId="42C4C41D" w14:textId="77777777" w:rsidR="00C103DB" w:rsidRDefault="00C103DB" w:rsidP="00C103DB">
            <w:pPr>
              <w:pStyle w:val="CopticCross"/>
            </w:pPr>
            <w:r>
              <w:t>¿</w:t>
            </w:r>
          </w:p>
        </w:tc>
        <w:tc>
          <w:tcPr>
            <w:tcW w:w="3960" w:type="dxa"/>
          </w:tcPr>
          <w:p w14:paraId="11A4651B" w14:textId="77777777" w:rsidR="00C103DB" w:rsidRDefault="00C103DB" w:rsidP="00C103DB">
            <w:pPr>
              <w:pStyle w:val="CopticVersemulti-line"/>
            </w:pPr>
            <w:r>
              <w:t>Ⲩⲥⲟⲓⲥ Ⲑⲉⲟⲥ Ⲡⲉⲛⲛⲟⲩϯ:</w:t>
            </w:r>
          </w:p>
          <w:p w14:paraId="6AC764BE" w14:textId="77777777" w:rsidR="00C103DB" w:rsidRDefault="00C103DB" w:rsidP="00C103DB">
            <w:pPr>
              <w:pStyle w:val="CopticVersemulti-line"/>
            </w:pPr>
            <w:r>
              <w:t>ⲉ̀ⲡⲓⲥ̀ⲧⲁⲩⲣⲟⲥ ⲁⲩⲁϣϥ:</w:t>
            </w:r>
          </w:p>
          <w:p w14:paraId="7E70C61B" w14:textId="77777777" w:rsidR="00C103DB" w:rsidRDefault="00C103DB" w:rsidP="00C103DB">
            <w:pPr>
              <w:pStyle w:val="CopticVersemulti-line"/>
            </w:pPr>
            <w:r>
              <w:t>ⲟⲩⲟϩ ⲁⲩⲙⲟⲩ ϩⲱⲥ ⲛⲟⲩϯ:</w:t>
            </w:r>
          </w:p>
          <w:p w14:paraId="476CE807" w14:textId="77777777" w:rsidR="00C103DB" w:rsidRDefault="00C103DB" w:rsidP="00C103DB">
            <w:pPr>
              <w:pStyle w:val="CopticVerse"/>
            </w:pPr>
            <w:r>
              <w:t>Ⲓⲏⲥⲟⲩⲥ Ⲡⲭⲣⲓⲥⲧⲟⲥ ⲁϥⲧⲱⲛϥ.</w:t>
            </w:r>
          </w:p>
        </w:tc>
      </w:tr>
      <w:tr w:rsidR="00C103DB" w14:paraId="22DC2B5F" w14:textId="77777777" w:rsidTr="00FB0F28">
        <w:trPr>
          <w:cantSplit/>
        </w:trPr>
        <w:tc>
          <w:tcPr>
            <w:tcW w:w="288" w:type="dxa"/>
          </w:tcPr>
          <w:p w14:paraId="1435AA58" w14:textId="77777777" w:rsidR="00C103DB" w:rsidRDefault="00C103DB" w:rsidP="00C103DB">
            <w:pPr>
              <w:pStyle w:val="CopticCross"/>
            </w:pPr>
          </w:p>
        </w:tc>
        <w:tc>
          <w:tcPr>
            <w:tcW w:w="3960" w:type="dxa"/>
          </w:tcPr>
          <w:p w14:paraId="69D4AEE2" w14:textId="77777777" w:rsidR="00C103DB" w:rsidRDefault="00C103DB" w:rsidP="00C103DB">
            <w:pPr>
              <w:pStyle w:val="EngHang"/>
            </w:pPr>
            <w:r>
              <w:t>This is the day,</w:t>
            </w:r>
          </w:p>
          <w:p w14:paraId="1F4607CB" w14:textId="77777777" w:rsidR="00C103DB" w:rsidRDefault="00C103DB" w:rsidP="00C103DB">
            <w:pPr>
              <w:pStyle w:val="EngHang"/>
            </w:pPr>
            <w:r>
              <w:t>Which the Lord has made;</w:t>
            </w:r>
          </w:p>
          <w:p w14:paraId="5CA5BB9B" w14:textId="77777777" w:rsidR="00C103DB" w:rsidRDefault="00C103DB" w:rsidP="00C103DB">
            <w:pPr>
              <w:pStyle w:val="EngHang"/>
            </w:pPr>
            <w:r>
              <w:t>Let us rejoice in it:</w:t>
            </w:r>
          </w:p>
          <w:p w14:paraId="5D1B0060" w14:textId="77777777" w:rsidR="00C103DB" w:rsidRDefault="00C103DB" w:rsidP="00C103DB">
            <w:pPr>
              <w:pStyle w:val="EngHangEnd"/>
            </w:pPr>
            <w:r>
              <w:t>Jesus Christ is risen!</w:t>
            </w:r>
          </w:p>
        </w:tc>
        <w:tc>
          <w:tcPr>
            <w:tcW w:w="288" w:type="dxa"/>
          </w:tcPr>
          <w:p w14:paraId="6FEA3F42" w14:textId="77777777" w:rsidR="00C103DB" w:rsidRDefault="00C103DB" w:rsidP="00C103DB">
            <w:pPr>
              <w:pStyle w:val="CopticCross"/>
            </w:pPr>
          </w:p>
        </w:tc>
        <w:tc>
          <w:tcPr>
            <w:tcW w:w="288" w:type="dxa"/>
          </w:tcPr>
          <w:p w14:paraId="0889C5C2" w14:textId="77777777" w:rsidR="00C103DB" w:rsidRDefault="00C103DB" w:rsidP="00C103DB">
            <w:pPr>
              <w:pStyle w:val="CopticCross"/>
            </w:pPr>
          </w:p>
        </w:tc>
        <w:tc>
          <w:tcPr>
            <w:tcW w:w="3960" w:type="dxa"/>
          </w:tcPr>
          <w:p w14:paraId="287463D7" w14:textId="77777777" w:rsidR="00C103DB" w:rsidRDefault="00C103DB" w:rsidP="00C103DB">
            <w:pPr>
              <w:pStyle w:val="CopticVersemulti-line"/>
            </w:pPr>
            <w:r>
              <w:t>Ⲫⲁⲓ ⲡⲉ ⲡⲓⲉ̀ϩⲟⲟⲩ:</w:t>
            </w:r>
          </w:p>
          <w:p w14:paraId="14270A12" w14:textId="77777777" w:rsidR="00C103DB" w:rsidRDefault="00C103DB" w:rsidP="00C103DB">
            <w:pPr>
              <w:pStyle w:val="CopticVersemulti-line"/>
            </w:pPr>
            <w:r>
              <w:t>ⲉ̀ⲧⲁ Ⲡϭⲟⲓⲥ ⲑⲁⲙⲓⲟϥ:</w:t>
            </w:r>
          </w:p>
          <w:p w14:paraId="38BA1BA6" w14:textId="77777777" w:rsidR="00C103DB" w:rsidRDefault="00C103DB" w:rsidP="00C103DB">
            <w:pPr>
              <w:pStyle w:val="CopticVersemulti-line"/>
            </w:pPr>
            <w:r>
              <w:t>ⲙⲁⲣⲉⲛⲑⲉⲗⲏⲗ ⲙ̀ⲫⲟⲟⲩ:</w:t>
            </w:r>
          </w:p>
          <w:p w14:paraId="56C3713E" w14:textId="77777777" w:rsidR="00C103DB" w:rsidRDefault="00C103DB" w:rsidP="00C103DB">
            <w:pPr>
              <w:pStyle w:val="CopticVerse"/>
            </w:pPr>
            <w:r>
              <w:t>Ⲓⲏⲥⲟⲩⲥ Ⲡⲭⲣⲓⲥⲧⲟⲥ ⲁϥⲧⲱⲛϥ.</w:t>
            </w:r>
          </w:p>
        </w:tc>
      </w:tr>
      <w:tr w:rsidR="00C103DB" w14:paraId="151883E8" w14:textId="77777777" w:rsidTr="00FB0F28">
        <w:trPr>
          <w:cantSplit/>
        </w:trPr>
        <w:tc>
          <w:tcPr>
            <w:tcW w:w="288" w:type="dxa"/>
          </w:tcPr>
          <w:p w14:paraId="737898CD" w14:textId="77777777" w:rsidR="00C103DB" w:rsidRDefault="00C103DB" w:rsidP="00C103DB">
            <w:pPr>
              <w:pStyle w:val="CopticCross"/>
            </w:pPr>
          </w:p>
        </w:tc>
        <w:tc>
          <w:tcPr>
            <w:tcW w:w="3960" w:type="dxa"/>
          </w:tcPr>
          <w:p w14:paraId="748AE0A3" w14:textId="77777777" w:rsidR="00C103DB" w:rsidRDefault="00C103DB" w:rsidP="00C103DB">
            <w:pPr>
              <w:pStyle w:val="EngHang"/>
            </w:pPr>
            <w:r>
              <w:t>Hail to the Cross,</w:t>
            </w:r>
          </w:p>
          <w:p w14:paraId="0ED8CA46" w14:textId="77777777" w:rsidR="00C103DB" w:rsidRDefault="00C103DB" w:rsidP="00C103DB">
            <w:pPr>
              <w:pStyle w:val="EngHang"/>
            </w:pPr>
            <w:r>
              <w:t>Upon which My Lord was crucified.</w:t>
            </w:r>
          </w:p>
          <w:p w14:paraId="2DD4990D" w14:textId="77777777" w:rsidR="00C103DB" w:rsidRDefault="00C103DB" w:rsidP="00C103DB">
            <w:pPr>
              <w:pStyle w:val="EngHang"/>
            </w:pPr>
            <w:r>
              <w:t>Hail to the resurrection:</w:t>
            </w:r>
          </w:p>
          <w:p w14:paraId="50005559" w14:textId="77777777" w:rsidR="00C103DB" w:rsidRDefault="00C103DB" w:rsidP="00C103DB">
            <w:pPr>
              <w:pStyle w:val="EngHangEnd"/>
            </w:pPr>
            <w:r>
              <w:t>Jesus Christ is risen!</w:t>
            </w:r>
          </w:p>
        </w:tc>
        <w:tc>
          <w:tcPr>
            <w:tcW w:w="288" w:type="dxa"/>
          </w:tcPr>
          <w:p w14:paraId="37D71811" w14:textId="77777777" w:rsidR="00C103DB" w:rsidRDefault="00C103DB" w:rsidP="00C103DB">
            <w:pPr>
              <w:pStyle w:val="CopticCross"/>
            </w:pPr>
          </w:p>
        </w:tc>
        <w:tc>
          <w:tcPr>
            <w:tcW w:w="288" w:type="dxa"/>
          </w:tcPr>
          <w:p w14:paraId="51C30AC2" w14:textId="77777777" w:rsidR="00C103DB" w:rsidRDefault="00C103DB" w:rsidP="00C103DB">
            <w:pPr>
              <w:pStyle w:val="CopticCross"/>
            </w:pPr>
          </w:p>
        </w:tc>
        <w:tc>
          <w:tcPr>
            <w:tcW w:w="3960" w:type="dxa"/>
          </w:tcPr>
          <w:p w14:paraId="4280925D" w14:textId="77777777" w:rsidR="00C103DB" w:rsidRDefault="00C103DB" w:rsidP="00C103DB">
            <w:pPr>
              <w:pStyle w:val="CopticVersemulti-line"/>
            </w:pPr>
            <w:r>
              <w:t>Ⲭⲉⲣⲉ ⲡⲓⲥ̀ⲣⲧⲁⲩⲣⲟⲥ:</w:t>
            </w:r>
          </w:p>
          <w:p w14:paraId="597BC41D" w14:textId="77777777" w:rsidR="00C103DB" w:rsidRDefault="00C103DB" w:rsidP="00C103DB">
            <w:pPr>
              <w:pStyle w:val="CopticVersemulti-line"/>
            </w:pPr>
            <w:r>
              <w:t>ⲉ̀ⲧⲁⲩⲉϣ Ⲡⲁϭⲟⲓⲥ ⲉ̀ⲣⲟϥ:</w:t>
            </w:r>
          </w:p>
          <w:p w14:paraId="7C1F6D90" w14:textId="77777777" w:rsidR="00C103DB" w:rsidRDefault="00C103DB" w:rsidP="00C103DB">
            <w:pPr>
              <w:pStyle w:val="CopticVersemulti-line"/>
            </w:pPr>
            <w:r>
              <w:t>ⲭⲉⲣⲉ ϯⲁ̀ⲛⲁⲁⲥⲧⲁⲥⲓⲥ:</w:t>
            </w:r>
          </w:p>
          <w:p w14:paraId="5CBB3621" w14:textId="77777777" w:rsidR="00C103DB" w:rsidRDefault="00C103DB" w:rsidP="00C103DB">
            <w:pPr>
              <w:pStyle w:val="CopticVerse"/>
            </w:pPr>
            <w:r>
              <w:t>Ⲓⲏⲥⲟⲩⲥ Ⲡⲭⲣⲓⲥⲧⲟⲥ ⲁϥⲧⲱⲛϥ.</w:t>
            </w:r>
          </w:p>
        </w:tc>
      </w:tr>
      <w:tr w:rsidR="00C103DB" w14:paraId="4AF17D37" w14:textId="77777777" w:rsidTr="00FB0F28">
        <w:trPr>
          <w:cantSplit/>
        </w:trPr>
        <w:tc>
          <w:tcPr>
            <w:tcW w:w="288" w:type="dxa"/>
          </w:tcPr>
          <w:p w14:paraId="68890EAE" w14:textId="77777777" w:rsidR="00C103DB" w:rsidRDefault="00C103DB" w:rsidP="00C103DB">
            <w:pPr>
              <w:pStyle w:val="CopticCross"/>
            </w:pPr>
            <w:r>
              <w:lastRenderedPageBreak/>
              <w:t>¿</w:t>
            </w:r>
          </w:p>
        </w:tc>
        <w:tc>
          <w:tcPr>
            <w:tcW w:w="3960" w:type="dxa"/>
          </w:tcPr>
          <w:p w14:paraId="6D051A46" w14:textId="77777777" w:rsidR="00C103DB" w:rsidRDefault="00C103DB" w:rsidP="00C103DB">
            <w:pPr>
              <w:pStyle w:val="EngHang"/>
            </w:pPr>
            <w:r>
              <w:t>O You Who have risen,</w:t>
            </w:r>
          </w:p>
          <w:p w14:paraId="77CDF34D" w14:textId="77777777" w:rsidR="00C103DB" w:rsidRDefault="00C103DB" w:rsidP="00C103DB">
            <w:pPr>
              <w:pStyle w:val="EngHang"/>
            </w:pPr>
            <w:r>
              <w:t>Repose [all] the souls,</w:t>
            </w:r>
          </w:p>
          <w:p w14:paraId="32FBC530" w14:textId="77777777" w:rsidR="00C103DB" w:rsidRDefault="00C103DB" w:rsidP="00C103DB">
            <w:pPr>
              <w:pStyle w:val="EngHang"/>
            </w:pPr>
            <w:r>
              <w:t>And save your people.</w:t>
            </w:r>
          </w:p>
          <w:p w14:paraId="7FC891C8" w14:textId="77777777" w:rsidR="00C103DB" w:rsidRDefault="00C103DB" w:rsidP="00C103DB">
            <w:pPr>
              <w:pStyle w:val="EngHangEnd"/>
            </w:pPr>
            <w:r>
              <w:t>Jesus Christ is risen!</w:t>
            </w:r>
          </w:p>
        </w:tc>
        <w:tc>
          <w:tcPr>
            <w:tcW w:w="288" w:type="dxa"/>
          </w:tcPr>
          <w:p w14:paraId="4C8DB392" w14:textId="77777777" w:rsidR="00C103DB" w:rsidRDefault="00C103DB" w:rsidP="00C103DB">
            <w:pPr>
              <w:pStyle w:val="CopticCross"/>
            </w:pPr>
          </w:p>
        </w:tc>
        <w:tc>
          <w:tcPr>
            <w:tcW w:w="288" w:type="dxa"/>
          </w:tcPr>
          <w:p w14:paraId="732EC313" w14:textId="77777777" w:rsidR="00C103DB" w:rsidRDefault="00C103DB" w:rsidP="00C103DB">
            <w:pPr>
              <w:pStyle w:val="CopticCross"/>
            </w:pPr>
            <w:r>
              <w:t>¿</w:t>
            </w:r>
          </w:p>
        </w:tc>
        <w:tc>
          <w:tcPr>
            <w:tcW w:w="3960" w:type="dxa"/>
          </w:tcPr>
          <w:p w14:paraId="63FEA457" w14:textId="77777777" w:rsidR="00C103DB" w:rsidRDefault="00C103DB" w:rsidP="00C103DB">
            <w:pPr>
              <w:pStyle w:val="CopticVersemulti-line"/>
            </w:pPr>
            <w:r>
              <w:t>Ⲯⲩⲭⲏ ⲙⲁⲙ̀ⲧⲟⲛ ⲛⲱⲟⲩ:</w:t>
            </w:r>
          </w:p>
          <w:p w14:paraId="3AF381EF" w14:textId="77777777" w:rsidR="00C103DB" w:rsidRDefault="00C103DB" w:rsidP="00C103DB">
            <w:pPr>
              <w:pStyle w:val="CopticVersemulti-line"/>
            </w:pPr>
            <w:r>
              <w:t>ⲱ̀ ⲫⲏⲉ̀ⲧⲁϥⲧⲱⲛϥ:</w:t>
            </w:r>
          </w:p>
          <w:p w14:paraId="2ACC8FFB" w14:textId="77777777" w:rsidR="00C103DB" w:rsidRDefault="00C103DB" w:rsidP="00C103DB">
            <w:pPr>
              <w:pStyle w:val="CopticVersemulti-line"/>
            </w:pPr>
            <w:r>
              <w:t>ⲟⲩⲟϩ ⲙ̀ⲡⲉⲕⲗⲁⲟⲥ ⲛⲁⲓ ⲛⲱⲟⲩ:</w:t>
            </w:r>
          </w:p>
          <w:p w14:paraId="04BC6814" w14:textId="77777777" w:rsidR="00C103DB" w:rsidRDefault="00C103DB" w:rsidP="00C103DB">
            <w:pPr>
              <w:pStyle w:val="CopticVerse"/>
            </w:pPr>
            <w:r>
              <w:t>Ⲓⲏⲥⲟⲩⲥ Ⲡⲭⲣⲓⲥⲧⲟⲥ ⲁϥⲧⲱⲛϥ.</w:t>
            </w:r>
          </w:p>
        </w:tc>
      </w:tr>
      <w:tr w:rsidR="00C103DB" w14:paraId="2D9A874C" w14:textId="77777777" w:rsidTr="00FB0F28">
        <w:trPr>
          <w:cantSplit/>
        </w:trPr>
        <w:tc>
          <w:tcPr>
            <w:tcW w:w="288" w:type="dxa"/>
          </w:tcPr>
          <w:p w14:paraId="2D5D786E" w14:textId="77777777" w:rsidR="00C103DB" w:rsidRDefault="00C103DB" w:rsidP="00C103DB">
            <w:pPr>
              <w:pStyle w:val="CopticCross"/>
            </w:pPr>
            <w:r>
              <w:t>¿</w:t>
            </w:r>
          </w:p>
        </w:tc>
        <w:tc>
          <w:tcPr>
            <w:tcW w:w="3960" w:type="dxa"/>
          </w:tcPr>
          <w:p w14:paraId="75E1D871" w14:textId="77777777" w:rsidR="00C103DB" w:rsidRDefault="00C103DB" w:rsidP="00C103DB">
            <w:pPr>
              <w:pStyle w:val="EngHang"/>
            </w:pPr>
            <w:r>
              <w:t>O You Who were incrnate,</w:t>
            </w:r>
          </w:p>
          <w:p w14:paraId="74396800" w14:textId="77777777" w:rsidR="00C103DB" w:rsidRDefault="00C103DB" w:rsidP="00C103DB">
            <w:pPr>
              <w:pStyle w:val="EngHang"/>
            </w:pPr>
            <w:r>
              <w:t>And were crucified in [Your] Body,</w:t>
            </w:r>
          </w:p>
          <w:p w14:paraId="5957B911" w14:textId="77777777" w:rsidR="00C103DB" w:rsidRDefault="00C103DB" w:rsidP="00C103DB">
            <w:pPr>
              <w:pStyle w:val="EngHang"/>
            </w:pPr>
            <w:r>
              <w:t>Grant protection to Your people.</w:t>
            </w:r>
          </w:p>
          <w:p w14:paraId="15639EC4" w14:textId="77777777" w:rsidR="00C103DB" w:rsidRDefault="00C103DB" w:rsidP="00C103DB">
            <w:pPr>
              <w:pStyle w:val="EngHangEnd"/>
            </w:pPr>
            <w:r>
              <w:t>Jesus Christ is risen!</w:t>
            </w:r>
          </w:p>
        </w:tc>
        <w:tc>
          <w:tcPr>
            <w:tcW w:w="288" w:type="dxa"/>
          </w:tcPr>
          <w:p w14:paraId="29CE73A9" w14:textId="77777777" w:rsidR="00C103DB" w:rsidRDefault="00C103DB" w:rsidP="00C103DB">
            <w:pPr>
              <w:pStyle w:val="CopticCross"/>
            </w:pPr>
          </w:p>
        </w:tc>
        <w:tc>
          <w:tcPr>
            <w:tcW w:w="288" w:type="dxa"/>
          </w:tcPr>
          <w:p w14:paraId="7037E58C" w14:textId="77777777" w:rsidR="00C103DB" w:rsidRDefault="00C103DB" w:rsidP="00C103DB">
            <w:pPr>
              <w:pStyle w:val="CopticCross"/>
            </w:pPr>
            <w:r>
              <w:t>¿</w:t>
            </w:r>
          </w:p>
        </w:tc>
        <w:tc>
          <w:tcPr>
            <w:tcW w:w="3960" w:type="dxa"/>
          </w:tcPr>
          <w:p w14:paraId="2B6E0CD1" w14:textId="77777777" w:rsidR="00C103DB" w:rsidRDefault="00C103DB" w:rsidP="00C103DB">
            <w:pPr>
              <w:pStyle w:val="CopticVersemulti-line"/>
            </w:pPr>
            <w:r>
              <w:t>Ⲱ ⲫⲏⲉⲧⲁϥϭⲓⲥⲁⲣⲝ:</w:t>
            </w:r>
          </w:p>
          <w:p w14:paraId="37EE8990" w14:textId="77777777" w:rsidR="00C103DB" w:rsidRDefault="00C103DB" w:rsidP="00C103DB">
            <w:pPr>
              <w:pStyle w:val="CopticVersemulti-line"/>
            </w:pPr>
            <w:r>
              <w:t>ⲟⲩⲟϩ ϧⲉⲛ ⲡⲉϥⲥⲱⲙⲁ ⲁⲩⲁϣϥ:</w:t>
            </w:r>
          </w:p>
          <w:p w14:paraId="552038C5" w14:textId="77777777" w:rsidR="00C103DB" w:rsidRDefault="00C103DB" w:rsidP="00C103DB">
            <w:pPr>
              <w:pStyle w:val="CopticVersemulti-line"/>
            </w:pPr>
            <w:r>
              <w:t>ⲁ̀ⲣⲉϩ ⲉ̀ⲡⲉⲕⲗⲁⲟⲥ:</w:t>
            </w:r>
          </w:p>
          <w:p w14:paraId="502EC724" w14:textId="77777777" w:rsidR="00C103DB" w:rsidRDefault="00C103DB" w:rsidP="00C103DB">
            <w:pPr>
              <w:pStyle w:val="CopticVerse"/>
            </w:pPr>
            <w:r>
              <w:t>Ⲓⲏⲥⲟⲩⲥ Ⲡⲭⲣⲓⲥⲧⲟⲥ ⲁϥⲧⲱⲛϥ.</w:t>
            </w:r>
          </w:p>
        </w:tc>
      </w:tr>
    </w:tbl>
    <w:p w14:paraId="08AB126D" w14:textId="3B8EDFC8" w:rsidR="00D22853" w:rsidRDefault="00D22853" w:rsidP="00D22853">
      <w:pPr>
        <w:pStyle w:val="Heading4"/>
      </w:pPr>
      <w:r>
        <w:t>The Psali Adam for Monday of Bright Week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22853" w14:paraId="3F978981" w14:textId="77777777" w:rsidTr="00D22853">
        <w:trPr>
          <w:cantSplit/>
          <w:jc w:val="center"/>
        </w:trPr>
        <w:tc>
          <w:tcPr>
            <w:tcW w:w="288" w:type="dxa"/>
          </w:tcPr>
          <w:p w14:paraId="25EEA249" w14:textId="77777777" w:rsidR="00D22853" w:rsidRDefault="00D22853" w:rsidP="00D22853">
            <w:pPr>
              <w:pStyle w:val="CopticCross"/>
            </w:pPr>
          </w:p>
        </w:tc>
        <w:tc>
          <w:tcPr>
            <w:tcW w:w="3960" w:type="dxa"/>
          </w:tcPr>
          <w:p w14:paraId="32FE9B4A" w14:textId="77777777" w:rsidR="00D22853" w:rsidRPr="00D22853" w:rsidRDefault="00D22853" w:rsidP="00D22853">
            <w:pPr>
              <w:pStyle w:val="EngHang"/>
            </w:pPr>
            <w:r w:rsidRPr="00D22853">
              <w:t>Christ our God</w:t>
            </w:r>
          </w:p>
          <w:p w14:paraId="65FCAE52" w14:textId="77777777" w:rsidR="00D22853" w:rsidRPr="00D22853" w:rsidRDefault="00D22853" w:rsidP="00D22853">
            <w:pPr>
              <w:pStyle w:val="EngHang"/>
            </w:pPr>
            <w:r w:rsidRPr="00D22853">
              <w:t>Rose from the dead</w:t>
            </w:r>
          </w:p>
          <w:p w14:paraId="128DC289" w14:textId="77777777" w:rsidR="00D22853" w:rsidRPr="00D22853" w:rsidRDefault="00D22853" w:rsidP="00D22853">
            <w:pPr>
              <w:pStyle w:val="EngHang"/>
            </w:pPr>
            <w:r w:rsidRPr="00D22853">
              <w:t>That He might save</w:t>
            </w:r>
          </w:p>
          <w:p w14:paraId="0AB1CE1F" w14:textId="6256931F" w:rsidR="00D22853" w:rsidRDefault="00D22853" w:rsidP="00D22853">
            <w:pPr>
              <w:pStyle w:val="EngHangEnd"/>
            </w:pPr>
            <w:r>
              <w:t>The departed,</w:t>
            </w:r>
          </w:p>
        </w:tc>
        <w:tc>
          <w:tcPr>
            <w:tcW w:w="288" w:type="dxa"/>
          </w:tcPr>
          <w:p w14:paraId="623D1F9A" w14:textId="77777777" w:rsidR="00D22853" w:rsidRDefault="00D22853" w:rsidP="00D22853"/>
        </w:tc>
        <w:tc>
          <w:tcPr>
            <w:tcW w:w="288" w:type="dxa"/>
          </w:tcPr>
          <w:p w14:paraId="5DF23474" w14:textId="77777777" w:rsidR="00D22853" w:rsidRDefault="00D22853" w:rsidP="00D22853">
            <w:pPr>
              <w:pStyle w:val="CopticCross"/>
            </w:pPr>
          </w:p>
        </w:tc>
        <w:tc>
          <w:tcPr>
            <w:tcW w:w="3960" w:type="dxa"/>
          </w:tcPr>
          <w:p w14:paraId="5F183AE0" w14:textId="6065E9E7" w:rsidR="00D22853" w:rsidRPr="00C35319" w:rsidRDefault="00D22853" w:rsidP="00D22853">
            <w:pPr>
              <w:pStyle w:val="CopticHangingVerse"/>
            </w:pPr>
          </w:p>
        </w:tc>
      </w:tr>
      <w:tr w:rsidR="00D22853" w14:paraId="36013D6D" w14:textId="77777777" w:rsidTr="00D22853">
        <w:trPr>
          <w:cantSplit/>
          <w:jc w:val="center"/>
        </w:trPr>
        <w:tc>
          <w:tcPr>
            <w:tcW w:w="288" w:type="dxa"/>
          </w:tcPr>
          <w:p w14:paraId="3382E372" w14:textId="77777777" w:rsidR="00D22853" w:rsidRDefault="00D22853" w:rsidP="00D22853">
            <w:pPr>
              <w:pStyle w:val="CopticCross"/>
            </w:pPr>
          </w:p>
        </w:tc>
        <w:tc>
          <w:tcPr>
            <w:tcW w:w="3960" w:type="dxa"/>
          </w:tcPr>
          <w:p w14:paraId="2125A526" w14:textId="77777777" w:rsidR="00D22853" w:rsidRDefault="00D22853" w:rsidP="00D22853">
            <w:pPr>
              <w:pStyle w:val="EngHang"/>
            </w:pPr>
            <w:r>
              <w:t>All those who had died,</w:t>
            </w:r>
          </w:p>
          <w:p w14:paraId="2C6BB9BD" w14:textId="77777777" w:rsidR="00D22853" w:rsidRDefault="00D22853" w:rsidP="00D22853">
            <w:pPr>
              <w:pStyle w:val="EngHang"/>
            </w:pPr>
            <w:r>
              <w:t>Who had gone to Hades:</w:t>
            </w:r>
          </w:p>
          <w:p w14:paraId="005BF7F2" w14:textId="77777777" w:rsidR="00D22853" w:rsidRDefault="00D22853" w:rsidP="00D22853">
            <w:pPr>
              <w:pStyle w:val="EngHang"/>
            </w:pPr>
            <w:r>
              <w:t>The Son of God</w:t>
            </w:r>
          </w:p>
          <w:p w14:paraId="70742194" w14:textId="48E7437A" w:rsidR="00D22853" w:rsidRDefault="00D22853" w:rsidP="00D22853">
            <w:pPr>
              <w:pStyle w:val="EngHangEnd"/>
            </w:pPr>
            <w:r>
              <w:t>Has saved and delivered them.</w:t>
            </w:r>
          </w:p>
        </w:tc>
        <w:tc>
          <w:tcPr>
            <w:tcW w:w="288" w:type="dxa"/>
          </w:tcPr>
          <w:p w14:paraId="32390BF3" w14:textId="77777777" w:rsidR="00D22853" w:rsidRDefault="00D22853" w:rsidP="00D22853"/>
        </w:tc>
        <w:tc>
          <w:tcPr>
            <w:tcW w:w="288" w:type="dxa"/>
          </w:tcPr>
          <w:p w14:paraId="518C3361" w14:textId="77777777" w:rsidR="00D22853" w:rsidRDefault="00D22853" w:rsidP="00D22853">
            <w:pPr>
              <w:pStyle w:val="CopticCross"/>
            </w:pPr>
          </w:p>
        </w:tc>
        <w:tc>
          <w:tcPr>
            <w:tcW w:w="3960" w:type="dxa"/>
          </w:tcPr>
          <w:p w14:paraId="75A780B3" w14:textId="40CB1A5C" w:rsidR="00D22853" w:rsidRDefault="00D22853" w:rsidP="00D22853">
            <w:pPr>
              <w:pStyle w:val="CopticHangingVerse"/>
            </w:pPr>
          </w:p>
        </w:tc>
      </w:tr>
      <w:tr w:rsidR="00D22853" w14:paraId="081E7C1F" w14:textId="77777777" w:rsidTr="00D22853">
        <w:trPr>
          <w:cantSplit/>
          <w:jc w:val="center"/>
        </w:trPr>
        <w:tc>
          <w:tcPr>
            <w:tcW w:w="288" w:type="dxa"/>
          </w:tcPr>
          <w:p w14:paraId="689E55BD" w14:textId="77777777" w:rsidR="00D22853" w:rsidRDefault="00D22853" w:rsidP="00D22853">
            <w:pPr>
              <w:pStyle w:val="CopticCross"/>
            </w:pPr>
            <w:r w:rsidRPr="00FB5ACB">
              <w:t>¿</w:t>
            </w:r>
          </w:p>
        </w:tc>
        <w:tc>
          <w:tcPr>
            <w:tcW w:w="3960" w:type="dxa"/>
          </w:tcPr>
          <w:p w14:paraId="43F12E7D" w14:textId="19E53DDE" w:rsidR="00D22853" w:rsidRDefault="00D22853" w:rsidP="00D22853">
            <w:pPr>
              <w:pStyle w:val="EngHang"/>
            </w:pPr>
            <w:r>
              <w:t>Mankind and the righteous</w:t>
            </w:r>
          </w:p>
          <w:p w14:paraId="0A8324CD" w14:textId="50685AC7" w:rsidR="00D22853" w:rsidRDefault="00D22853" w:rsidP="00D22853">
            <w:pPr>
              <w:pStyle w:val="EngHang"/>
            </w:pPr>
            <w:r>
              <w:t>Were carried by</w:t>
            </w:r>
          </w:p>
          <w:p w14:paraId="4E6F671F" w14:textId="5E111BAE" w:rsidR="00D22853" w:rsidRDefault="00D22853" w:rsidP="00D22853">
            <w:pPr>
              <w:pStyle w:val="EngHang"/>
            </w:pPr>
            <w:r>
              <w:t>The Lover of mankind</w:t>
            </w:r>
          </w:p>
          <w:p w14:paraId="169148DB" w14:textId="4C9955D8" w:rsidR="00D22853" w:rsidRDefault="00D22853" w:rsidP="00D22853">
            <w:pPr>
              <w:pStyle w:val="EngHangEnd"/>
            </w:pPr>
            <w:r>
              <w:t>Into paradise.</w:t>
            </w:r>
          </w:p>
        </w:tc>
        <w:tc>
          <w:tcPr>
            <w:tcW w:w="288" w:type="dxa"/>
          </w:tcPr>
          <w:p w14:paraId="5EA4AC0F" w14:textId="77777777" w:rsidR="00D22853" w:rsidRDefault="00D22853" w:rsidP="00D22853"/>
        </w:tc>
        <w:tc>
          <w:tcPr>
            <w:tcW w:w="288" w:type="dxa"/>
          </w:tcPr>
          <w:p w14:paraId="6E69A59F" w14:textId="77777777" w:rsidR="00D22853" w:rsidRDefault="00D22853" w:rsidP="00D22853">
            <w:pPr>
              <w:pStyle w:val="CopticCross"/>
            </w:pPr>
            <w:r w:rsidRPr="00FB5ACB">
              <w:t>¿</w:t>
            </w:r>
          </w:p>
        </w:tc>
        <w:tc>
          <w:tcPr>
            <w:tcW w:w="3960" w:type="dxa"/>
          </w:tcPr>
          <w:p w14:paraId="22CF5C8E" w14:textId="4ABF1449" w:rsidR="00D22853" w:rsidRDefault="00D22853" w:rsidP="00D22853">
            <w:pPr>
              <w:pStyle w:val="CopticHangingVerse"/>
            </w:pPr>
          </w:p>
        </w:tc>
      </w:tr>
      <w:tr w:rsidR="00D22853" w14:paraId="0A33A5C0" w14:textId="77777777" w:rsidTr="00D22853">
        <w:trPr>
          <w:cantSplit/>
          <w:jc w:val="center"/>
        </w:trPr>
        <w:tc>
          <w:tcPr>
            <w:tcW w:w="288" w:type="dxa"/>
          </w:tcPr>
          <w:p w14:paraId="148C5E26" w14:textId="77777777" w:rsidR="00D22853" w:rsidRDefault="00D22853" w:rsidP="00D22853">
            <w:pPr>
              <w:pStyle w:val="CopticCross"/>
            </w:pPr>
            <w:r w:rsidRPr="00FB5ACB">
              <w:t>¿</w:t>
            </w:r>
          </w:p>
        </w:tc>
        <w:tc>
          <w:tcPr>
            <w:tcW w:w="3960" w:type="dxa"/>
          </w:tcPr>
          <w:p w14:paraId="680483B6" w14:textId="3B383C58" w:rsidR="00D22853" w:rsidRDefault="00D22853" w:rsidP="00D22853">
            <w:pPr>
              <w:pStyle w:val="EngHang"/>
            </w:pPr>
            <w:r>
              <w:t>For the great David</w:t>
            </w:r>
          </w:p>
          <w:p w14:paraId="696742F5" w14:textId="17139BF5" w:rsidR="00D22853" w:rsidRDefault="00D22853" w:rsidP="00D22853">
            <w:pPr>
              <w:pStyle w:val="EngHang"/>
            </w:pPr>
            <w:r>
              <w:t>Said in his sayings,</w:t>
            </w:r>
          </w:p>
          <w:p w14:paraId="6652B535" w14:textId="2A0C21CC" w:rsidR="00D22853" w:rsidRDefault="00D22853" w:rsidP="00D22853">
            <w:pPr>
              <w:pStyle w:val="EngHang"/>
            </w:pPr>
            <w:r>
              <w:t>“The Lord has arisen,</w:t>
            </w:r>
          </w:p>
          <w:p w14:paraId="4A508F87" w14:textId="0651F732" w:rsidR="00D22853" w:rsidRDefault="00D22853" w:rsidP="00D22853">
            <w:pPr>
              <w:pStyle w:val="EngHangEnd"/>
            </w:pPr>
            <w:r>
              <w:t>And defeated His enemies.”</w:t>
            </w:r>
          </w:p>
        </w:tc>
        <w:tc>
          <w:tcPr>
            <w:tcW w:w="288" w:type="dxa"/>
          </w:tcPr>
          <w:p w14:paraId="0F9F0437" w14:textId="77777777" w:rsidR="00D22853" w:rsidRDefault="00D22853" w:rsidP="00D22853"/>
        </w:tc>
        <w:tc>
          <w:tcPr>
            <w:tcW w:w="288" w:type="dxa"/>
          </w:tcPr>
          <w:p w14:paraId="6271611C" w14:textId="77777777" w:rsidR="00D22853" w:rsidRDefault="00D22853" w:rsidP="00D22853">
            <w:pPr>
              <w:pStyle w:val="CopticCross"/>
            </w:pPr>
            <w:r w:rsidRPr="00FB5ACB">
              <w:t>¿</w:t>
            </w:r>
          </w:p>
        </w:tc>
        <w:tc>
          <w:tcPr>
            <w:tcW w:w="3960" w:type="dxa"/>
          </w:tcPr>
          <w:p w14:paraId="7F696AD0" w14:textId="1F7A1EB2" w:rsidR="00D22853" w:rsidRDefault="00D22853" w:rsidP="00D22853">
            <w:pPr>
              <w:pStyle w:val="CopticHangingVerse"/>
            </w:pPr>
          </w:p>
        </w:tc>
      </w:tr>
      <w:tr w:rsidR="00D22853" w14:paraId="7EB775E2" w14:textId="77777777" w:rsidTr="00D22853">
        <w:trPr>
          <w:cantSplit/>
          <w:jc w:val="center"/>
        </w:trPr>
        <w:tc>
          <w:tcPr>
            <w:tcW w:w="288" w:type="dxa"/>
          </w:tcPr>
          <w:p w14:paraId="7A6A77B6" w14:textId="77777777" w:rsidR="00D22853" w:rsidRDefault="00D22853" w:rsidP="00D22853">
            <w:pPr>
              <w:pStyle w:val="CopticCross"/>
            </w:pPr>
          </w:p>
        </w:tc>
        <w:tc>
          <w:tcPr>
            <w:tcW w:w="3960" w:type="dxa"/>
          </w:tcPr>
          <w:p w14:paraId="74BAC2F8" w14:textId="04A71B5D" w:rsidR="00D22853" w:rsidRDefault="00D22853" w:rsidP="00D22853">
            <w:pPr>
              <w:pStyle w:val="EngHang"/>
            </w:pPr>
            <w:r>
              <w:t>Therefore, we praise him, saying,</w:t>
            </w:r>
          </w:p>
          <w:p w14:paraId="19D17111" w14:textId="765098B8" w:rsidR="00D22853" w:rsidRDefault="00D22853" w:rsidP="00D22853">
            <w:pPr>
              <w:pStyle w:val="EngHang"/>
            </w:pPr>
            <w:r>
              <w:t>“Christ is risen!</w:t>
            </w:r>
          </w:p>
          <w:p w14:paraId="0CFFD40A" w14:textId="23799413" w:rsidR="00D22853" w:rsidRDefault="00D22853" w:rsidP="00D22853">
            <w:pPr>
              <w:pStyle w:val="EngHang"/>
              <w:ind w:left="0" w:firstLine="0"/>
            </w:pPr>
            <w:r>
              <w:t>He is risen in truth!</w:t>
            </w:r>
          </w:p>
          <w:p w14:paraId="3BD6A066" w14:textId="4CFFB20B" w:rsidR="00D22853" w:rsidRDefault="00D22853" w:rsidP="00D22853">
            <w:pPr>
              <w:pStyle w:val="EngHangEnd"/>
            </w:pPr>
            <w:r>
              <w:t>Christ is risen!”</w:t>
            </w:r>
          </w:p>
        </w:tc>
        <w:tc>
          <w:tcPr>
            <w:tcW w:w="288" w:type="dxa"/>
          </w:tcPr>
          <w:p w14:paraId="33D45015" w14:textId="77777777" w:rsidR="00D22853" w:rsidRDefault="00D22853" w:rsidP="00D22853"/>
        </w:tc>
        <w:tc>
          <w:tcPr>
            <w:tcW w:w="288" w:type="dxa"/>
          </w:tcPr>
          <w:p w14:paraId="73110619" w14:textId="77777777" w:rsidR="00D22853" w:rsidRDefault="00D22853" w:rsidP="00D22853">
            <w:pPr>
              <w:pStyle w:val="CopticCross"/>
            </w:pPr>
          </w:p>
        </w:tc>
        <w:tc>
          <w:tcPr>
            <w:tcW w:w="3960" w:type="dxa"/>
          </w:tcPr>
          <w:p w14:paraId="0B3B584F" w14:textId="2AF854E7" w:rsidR="00D22853" w:rsidRDefault="00D22853" w:rsidP="00D22853">
            <w:pPr>
              <w:pStyle w:val="CopticHangingVerse"/>
            </w:pPr>
          </w:p>
        </w:tc>
      </w:tr>
      <w:tr w:rsidR="00D22853" w14:paraId="6DB5513D" w14:textId="77777777" w:rsidTr="00D22853">
        <w:trPr>
          <w:cantSplit/>
          <w:jc w:val="center"/>
        </w:trPr>
        <w:tc>
          <w:tcPr>
            <w:tcW w:w="288" w:type="dxa"/>
          </w:tcPr>
          <w:p w14:paraId="5F325F3A" w14:textId="77777777" w:rsidR="00D22853" w:rsidRDefault="00D22853" w:rsidP="00D22853">
            <w:pPr>
              <w:pStyle w:val="CopticCross"/>
            </w:pPr>
          </w:p>
        </w:tc>
        <w:tc>
          <w:tcPr>
            <w:tcW w:w="3960" w:type="dxa"/>
          </w:tcPr>
          <w:p w14:paraId="1B288BB4" w14:textId="1DA5A36A" w:rsidR="00D22853" w:rsidRDefault="00D22853" w:rsidP="00D22853">
            <w:pPr>
              <w:pStyle w:val="EngHang"/>
            </w:pPr>
            <w:r>
              <w:t>O Eve and Adam,</w:t>
            </w:r>
          </w:p>
          <w:p w14:paraId="767AC902" w14:textId="4B1BD1A4" w:rsidR="00D22853" w:rsidRDefault="00D22853" w:rsidP="00D22853">
            <w:pPr>
              <w:pStyle w:val="EngHang"/>
            </w:pPr>
            <w:r>
              <w:t>Arise and rejoice with us,</w:t>
            </w:r>
          </w:p>
          <w:p w14:paraId="05466FB3" w14:textId="45142C3D" w:rsidR="00D22853" w:rsidRDefault="00D22853" w:rsidP="00D22853">
            <w:pPr>
              <w:pStyle w:val="EngHang"/>
            </w:pPr>
            <w:r>
              <w:t>And with the children of Abraham,</w:t>
            </w:r>
          </w:p>
          <w:p w14:paraId="7D84487C" w14:textId="4DC74825" w:rsidR="00D22853" w:rsidRDefault="00D22853" w:rsidP="00D22853">
            <w:pPr>
              <w:pStyle w:val="EngHangEnd"/>
            </w:pPr>
            <w:r>
              <w:t>For Christ has saved us.</w:t>
            </w:r>
          </w:p>
        </w:tc>
        <w:tc>
          <w:tcPr>
            <w:tcW w:w="288" w:type="dxa"/>
          </w:tcPr>
          <w:p w14:paraId="56DDC3EB" w14:textId="77777777" w:rsidR="00D22853" w:rsidRDefault="00D22853" w:rsidP="00D22853"/>
        </w:tc>
        <w:tc>
          <w:tcPr>
            <w:tcW w:w="288" w:type="dxa"/>
          </w:tcPr>
          <w:p w14:paraId="14B1E66A" w14:textId="77777777" w:rsidR="00D22853" w:rsidRDefault="00D22853" w:rsidP="00D22853">
            <w:pPr>
              <w:pStyle w:val="CopticCross"/>
            </w:pPr>
          </w:p>
        </w:tc>
        <w:tc>
          <w:tcPr>
            <w:tcW w:w="3960" w:type="dxa"/>
          </w:tcPr>
          <w:p w14:paraId="2CAC6BEE" w14:textId="13DDEB47" w:rsidR="00D22853" w:rsidRDefault="00D22853" w:rsidP="00D22853">
            <w:pPr>
              <w:pStyle w:val="CopticHangingVerse"/>
            </w:pPr>
          </w:p>
        </w:tc>
      </w:tr>
      <w:tr w:rsidR="00D22853" w14:paraId="46C0FDE8" w14:textId="77777777" w:rsidTr="00D22853">
        <w:trPr>
          <w:cantSplit/>
          <w:jc w:val="center"/>
        </w:trPr>
        <w:tc>
          <w:tcPr>
            <w:tcW w:w="288" w:type="dxa"/>
          </w:tcPr>
          <w:p w14:paraId="5FFA91CF" w14:textId="77777777" w:rsidR="00D22853" w:rsidRDefault="00D22853" w:rsidP="00D22853">
            <w:pPr>
              <w:pStyle w:val="CopticCross"/>
            </w:pPr>
            <w:r w:rsidRPr="00FB5ACB">
              <w:t>¿</w:t>
            </w:r>
          </w:p>
        </w:tc>
        <w:tc>
          <w:tcPr>
            <w:tcW w:w="3960" w:type="dxa"/>
          </w:tcPr>
          <w:p w14:paraId="255A0587" w14:textId="3CF64539" w:rsidR="00D22853" w:rsidRDefault="00AF2ED3" w:rsidP="00D22853">
            <w:pPr>
              <w:pStyle w:val="EngHang"/>
            </w:pPr>
            <w:r>
              <w:t>See, the women</w:t>
            </w:r>
          </w:p>
          <w:p w14:paraId="4ECA7A6A" w14:textId="4ACC3E1A" w:rsidR="00AF2ED3" w:rsidRDefault="00AF2ED3" w:rsidP="00D22853">
            <w:pPr>
              <w:pStyle w:val="EngHang"/>
            </w:pPr>
            <w:r>
              <w:t>Went to the tomb early,</w:t>
            </w:r>
          </w:p>
          <w:p w14:paraId="187749B5" w14:textId="5A3D3950" w:rsidR="00AF2ED3" w:rsidRDefault="00AF2ED3" w:rsidP="00D22853">
            <w:pPr>
              <w:pStyle w:val="EngHang"/>
            </w:pPr>
            <w:r>
              <w:t>And found the stone</w:t>
            </w:r>
          </w:p>
          <w:p w14:paraId="0992C30B" w14:textId="3766F464" w:rsidR="00D22853" w:rsidRDefault="00AF2ED3" w:rsidP="00AF2ED3">
            <w:pPr>
              <w:pStyle w:val="EngHangEnd"/>
            </w:pPr>
            <w:r>
              <w:t>Was rolled away.</w:t>
            </w:r>
          </w:p>
        </w:tc>
        <w:tc>
          <w:tcPr>
            <w:tcW w:w="288" w:type="dxa"/>
          </w:tcPr>
          <w:p w14:paraId="5E513CE9" w14:textId="77777777" w:rsidR="00D22853" w:rsidRDefault="00D22853" w:rsidP="00D22853"/>
        </w:tc>
        <w:tc>
          <w:tcPr>
            <w:tcW w:w="288" w:type="dxa"/>
          </w:tcPr>
          <w:p w14:paraId="6D9A8E29" w14:textId="77777777" w:rsidR="00D22853" w:rsidRDefault="00D22853" w:rsidP="00D22853">
            <w:pPr>
              <w:pStyle w:val="CopticCross"/>
            </w:pPr>
            <w:r w:rsidRPr="00FB5ACB">
              <w:t>¿</w:t>
            </w:r>
          </w:p>
        </w:tc>
        <w:tc>
          <w:tcPr>
            <w:tcW w:w="3960" w:type="dxa"/>
          </w:tcPr>
          <w:p w14:paraId="59F27D62" w14:textId="4397AF9A" w:rsidR="00D22853" w:rsidRDefault="00D22853" w:rsidP="00D22853">
            <w:pPr>
              <w:pStyle w:val="CopticHangingVerse"/>
            </w:pPr>
          </w:p>
        </w:tc>
      </w:tr>
      <w:tr w:rsidR="00D22853" w14:paraId="33C0DBD3" w14:textId="77777777" w:rsidTr="00D22853">
        <w:trPr>
          <w:cantSplit/>
          <w:jc w:val="center"/>
        </w:trPr>
        <w:tc>
          <w:tcPr>
            <w:tcW w:w="288" w:type="dxa"/>
          </w:tcPr>
          <w:p w14:paraId="74D976EF" w14:textId="77777777" w:rsidR="00D22853" w:rsidRDefault="00D22853" w:rsidP="00D22853">
            <w:pPr>
              <w:pStyle w:val="CopticCross"/>
            </w:pPr>
            <w:r w:rsidRPr="00FB5ACB">
              <w:t>¿</w:t>
            </w:r>
          </w:p>
        </w:tc>
        <w:tc>
          <w:tcPr>
            <w:tcW w:w="3960" w:type="dxa"/>
          </w:tcPr>
          <w:p w14:paraId="1A2C2B27" w14:textId="289E7125" w:rsidR="00D22853" w:rsidRDefault="00AF2ED3" w:rsidP="00D22853">
            <w:pPr>
              <w:pStyle w:val="EngHang"/>
            </w:pPr>
            <w:r>
              <w:t>Shout for joy, and rejoice</w:t>
            </w:r>
            <w:r w:rsidR="00D22853">
              <w:t>,</w:t>
            </w:r>
          </w:p>
          <w:p w14:paraId="61676338" w14:textId="15219808" w:rsidR="00AF2ED3" w:rsidRDefault="00AF2ED3" w:rsidP="00D22853">
            <w:pPr>
              <w:pStyle w:val="EngHang"/>
            </w:pPr>
            <w:r>
              <w:t>O you, the Orthodox,</w:t>
            </w:r>
          </w:p>
          <w:p w14:paraId="44D22174" w14:textId="54318BC5" w:rsidR="00AF2ED3" w:rsidRDefault="00AF2ED3" w:rsidP="00D22853">
            <w:pPr>
              <w:pStyle w:val="EngHang"/>
            </w:pPr>
            <w:r>
              <w:t>Proclaim and go</w:t>
            </w:r>
          </w:p>
          <w:p w14:paraId="2B803416" w14:textId="62BD0007" w:rsidR="00D22853" w:rsidRDefault="00AF2ED3" w:rsidP="00AF2ED3">
            <w:pPr>
              <w:pStyle w:val="EngHangEnd"/>
            </w:pPr>
            <w:r>
              <w:t>To His Apostles.</w:t>
            </w:r>
          </w:p>
        </w:tc>
        <w:tc>
          <w:tcPr>
            <w:tcW w:w="288" w:type="dxa"/>
          </w:tcPr>
          <w:p w14:paraId="705AFD51" w14:textId="77777777" w:rsidR="00D22853" w:rsidRDefault="00D22853" w:rsidP="00D22853"/>
        </w:tc>
        <w:tc>
          <w:tcPr>
            <w:tcW w:w="288" w:type="dxa"/>
          </w:tcPr>
          <w:p w14:paraId="6DB4F7A5" w14:textId="77777777" w:rsidR="00D22853" w:rsidRDefault="00D22853" w:rsidP="00D22853">
            <w:pPr>
              <w:pStyle w:val="CopticCross"/>
            </w:pPr>
            <w:r w:rsidRPr="00FB5ACB">
              <w:t>¿</w:t>
            </w:r>
          </w:p>
        </w:tc>
        <w:tc>
          <w:tcPr>
            <w:tcW w:w="3960" w:type="dxa"/>
          </w:tcPr>
          <w:p w14:paraId="377F8FEA" w14:textId="2D387240" w:rsidR="00D22853" w:rsidRPr="005130A7" w:rsidRDefault="00D22853" w:rsidP="00D22853">
            <w:pPr>
              <w:pStyle w:val="CopticHangingVerse"/>
            </w:pPr>
          </w:p>
        </w:tc>
      </w:tr>
      <w:tr w:rsidR="00D22853" w14:paraId="3B133953" w14:textId="77777777" w:rsidTr="00D22853">
        <w:trPr>
          <w:cantSplit/>
          <w:jc w:val="center"/>
        </w:trPr>
        <w:tc>
          <w:tcPr>
            <w:tcW w:w="288" w:type="dxa"/>
          </w:tcPr>
          <w:p w14:paraId="08BE0300" w14:textId="77777777" w:rsidR="00D22853" w:rsidRDefault="00D22853" w:rsidP="00D22853">
            <w:pPr>
              <w:pStyle w:val="CopticCross"/>
            </w:pPr>
          </w:p>
        </w:tc>
        <w:tc>
          <w:tcPr>
            <w:tcW w:w="3960" w:type="dxa"/>
          </w:tcPr>
          <w:p w14:paraId="46B504F8" w14:textId="6742E4AC" w:rsidR="00D22853" w:rsidRDefault="00AF2ED3" w:rsidP="00D22853">
            <w:pPr>
              <w:pStyle w:val="EngHang"/>
            </w:pPr>
            <w:r>
              <w:t>See, they are in the place</w:t>
            </w:r>
          </w:p>
          <w:p w14:paraId="0C4B7CDE" w14:textId="2244FCBE" w:rsidR="00AF2ED3" w:rsidRDefault="00AF2ED3" w:rsidP="00D22853">
            <w:pPr>
              <w:pStyle w:val="EngHang"/>
            </w:pPr>
            <w:r>
              <w:t>Of his tomb,</w:t>
            </w:r>
          </w:p>
          <w:p w14:paraId="4BA0B80D" w14:textId="5B1D9423" w:rsidR="00AF2ED3" w:rsidRDefault="00AF2ED3" w:rsidP="00D22853">
            <w:pPr>
              <w:pStyle w:val="EngHang"/>
            </w:pPr>
            <w:r>
              <w:t>And they have not found His Body,</w:t>
            </w:r>
          </w:p>
          <w:p w14:paraId="298C844C" w14:textId="5FC8BF00" w:rsidR="00D22853" w:rsidRDefault="00AF2ED3" w:rsidP="00AF2ED3">
            <w:pPr>
              <w:pStyle w:val="EngHangEnd"/>
            </w:pPr>
            <w:r>
              <w:t>But linen clothes lying there.</w:t>
            </w:r>
          </w:p>
        </w:tc>
        <w:tc>
          <w:tcPr>
            <w:tcW w:w="288" w:type="dxa"/>
          </w:tcPr>
          <w:p w14:paraId="0EBC2829" w14:textId="77777777" w:rsidR="00D22853" w:rsidRDefault="00D22853" w:rsidP="00D22853"/>
        </w:tc>
        <w:tc>
          <w:tcPr>
            <w:tcW w:w="288" w:type="dxa"/>
          </w:tcPr>
          <w:p w14:paraId="635D6A7C" w14:textId="77777777" w:rsidR="00D22853" w:rsidRDefault="00D22853" w:rsidP="00D22853">
            <w:pPr>
              <w:pStyle w:val="CopticCross"/>
            </w:pPr>
          </w:p>
        </w:tc>
        <w:tc>
          <w:tcPr>
            <w:tcW w:w="3960" w:type="dxa"/>
          </w:tcPr>
          <w:p w14:paraId="7387C811" w14:textId="6983C9C7" w:rsidR="00D22853" w:rsidRPr="005130A7" w:rsidRDefault="00D22853" w:rsidP="00D22853">
            <w:pPr>
              <w:pStyle w:val="CopticHangingVerse"/>
            </w:pPr>
          </w:p>
        </w:tc>
      </w:tr>
      <w:tr w:rsidR="00D22853" w14:paraId="67A50B7A" w14:textId="77777777" w:rsidTr="00D22853">
        <w:trPr>
          <w:cantSplit/>
          <w:jc w:val="center"/>
        </w:trPr>
        <w:tc>
          <w:tcPr>
            <w:tcW w:w="288" w:type="dxa"/>
          </w:tcPr>
          <w:p w14:paraId="6B8AF672" w14:textId="77777777" w:rsidR="00D22853" w:rsidRDefault="00D22853" w:rsidP="00D22853">
            <w:pPr>
              <w:pStyle w:val="CopticCross"/>
            </w:pPr>
          </w:p>
        </w:tc>
        <w:tc>
          <w:tcPr>
            <w:tcW w:w="3960" w:type="dxa"/>
          </w:tcPr>
          <w:p w14:paraId="4D1D76B0" w14:textId="77777777" w:rsidR="00D22853" w:rsidRDefault="00D22853" w:rsidP="00D22853">
            <w:pPr>
              <w:pStyle w:val="EngHang"/>
            </w:pPr>
            <w:r>
              <w:t>The angel appeared to those</w:t>
            </w:r>
          </w:p>
          <w:p w14:paraId="7E5F20C4" w14:textId="77777777" w:rsidR="00D22853" w:rsidRDefault="00D22853" w:rsidP="00D22853">
            <w:pPr>
              <w:pStyle w:val="EngHang"/>
            </w:pPr>
            <w:r>
              <w:t>Who were carrying the spices,</w:t>
            </w:r>
          </w:p>
          <w:p w14:paraId="2278EF73" w14:textId="77777777" w:rsidR="00D22853" w:rsidRDefault="00D22853" w:rsidP="00D22853">
            <w:pPr>
              <w:pStyle w:val="EngHang"/>
            </w:pPr>
            <w:r>
              <w:t>And said, “He is not here,”</w:t>
            </w:r>
          </w:p>
          <w:p w14:paraId="1486C627" w14:textId="77777777" w:rsidR="00D22853" w:rsidRDefault="00D22853" w:rsidP="00D22853">
            <w:pPr>
              <w:pStyle w:val="EngHangEnd"/>
            </w:pPr>
            <w:r>
              <w:t>Jesus Christ is risen.</w:t>
            </w:r>
          </w:p>
        </w:tc>
        <w:tc>
          <w:tcPr>
            <w:tcW w:w="288" w:type="dxa"/>
          </w:tcPr>
          <w:p w14:paraId="116C8290" w14:textId="77777777" w:rsidR="00D22853" w:rsidRDefault="00D22853" w:rsidP="00D22853"/>
        </w:tc>
        <w:tc>
          <w:tcPr>
            <w:tcW w:w="288" w:type="dxa"/>
          </w:tcPr>
          <w:p w14:paraId="0AD9913A" w14:textId="77777777" w:rsidR="00D22853" w:rsidRDefault="00D22853" w:rsidP="00D22853">
            <w:pPr>
              <w:pStyle w:val="CopticCross"/>
            </w:pPr>
          </w:p>
        </w:tc>
        <w:tc>
          <w:tcPr>
            <w:tcW w:w="3960" w:type="dxa"/>
          </w:tcPr>
          <w:p w14:paraId="62CCD8C6" w14:textId="7FE0D0E6" w:rsidR="00D22853" w:rsidRPr="005130A7" w:rsidRDefault="00D22853" w:rsidP="00D22853">
            <w:pPr>
              <w:pStyle w:val="CopticHangingVerse"/>
            </w:pPr>
          </w:p>
        </w:tc>
      </w:tr>
      <w:tr w:rsidR="00D22853" w14:paraId="500B4E2F" w14:textId="77777777" w:rsidTr="00D22853">
        <w:trPr>
          <w:cantSplit/>
          <w:jc w:val="center"/>
        </w:trPr>
        <w:tc>
          <w:tcPr>
            <w:tcW w:w="288" w:type="dxa"/>
          </w:tcPr>
          <w:p w14:paraId="41B64892" w14:textId="77777777" w:rsidR="00D22853" w:rsidRDefault="00D22853" w:rsidP="00D22853">
            <w:pPr>
              <w:pStyle w:val="CopticCross"/>
            </w:pPr>
            <w:r w:rsidRPr="00FB5ACB">
              <w:t>¿</w:t>
            </w:r>
          </w:p>
        </w:tc>
        <w:tc>
          <w:tcPr>
            <w:tcW w:w="3960" w:type="dxa"/>
          </w:tcPr>
          <w:p w14:paraId="703BB40E" w14:textId="5CE97D38" w:rsidR="00D22853" w:rsidRDefault="00AF2ED3" w:rsidP="00D22853">
            <w:pPr>
              <w:pStyle w:val="EngHang"/>
            </w:pPr>
            <w:r>
              <w:t>The Lord Christ</w:t>
            </w:r>
          </w:p>
          <w:p w14:paraId="0475C861" w14:textId="26E8B547" w:rsidR="00AF2ED3" w:rsidRDefault="00AF2ED3" w:rsidP="00D22853">
            <w:pPr>
              <w:pStyle w:val="EngHang"/>
            </w:pPr>
            <w:r>
              <w:t>Has risen from the dead,</w:t>
            </w:r>
          </w:p>
          <w:p w14:paraId="487F34F7" w14:textId="6D23863E" w:rsidR="00AF2ED3" w:rsidRDefault="00AF2ED3" w:rsidP="00D22853">
            <w:pPr>
              <w:pStyle w:val="EngHang"/>
            </w:pPr>
            <w:r>
              <w:t>And saved all the captives</w:t>
            </w:r>
          </w:p>
          <w:p w14:paraId="3D776443" w14:textId="3326E706" w:rsidR="00D22853" w:rsidRDefault="00AF2ED3" w:rsidP="00AF2ED3">
            <w:pPr>
              <w:pStyle w:val="EngHangEnd"/>
            </w:pPr>
            <w:r>
              <w:t>Who had fallen asleep.</w:t>
            </w:r>
          </w:p>
        </w:tc>
        <w:tc>
          <w:tcPr>
            <w:tcW w:w="288" w:type="dxa"/>
          </w:tcPr>
          <w:p w14:paraId="284E3CD4" w14:textId="77777777" w:rsidR="00D22853" w:rsidRDefault="00D22853" w:rsidP="00D22853"/>
        </w:tc>
        <w:tc>
          <w:tcPr>
            <w:tcW w:w="288" w:type="dxa"/>
          </w:tcPr>
          <w:p w14:paraId="5C80465D" w14:textId="77777777" w:rsidR="00D22853" w:rsidRDefault="00D22853" w:rsidP="00D22853">
            <w:pPr>
              <w:pStyle w:val="CopticCross"/>
            </w:pPr>
            <w:r w:rsidRPr="00FB5ACB">
              <w:t>¿</w:t>
            </w:r>
          </w:p>
        </w:tc>
        <w:tc>
          <w:tcPr>
            <w:tcW w:w="3960" w:type="dxa"/>
          </w:tcPr>
          <w:p w14:paraId="050FF3DE" w14:textId="6EBB0030" w:rsidR="00D22853" w:rsidRPr="005130A7" w:rsidRDefault="00D22853" w:rsidP="00D22853">
            <w:pPr>
              <w:pStyle w:val="CopticHangingVerse"/>
            </w:pPr>
          </w:p>
        </w:tc>
      </w:tr>
      <w:tr w:rsidR="00D22853" w14:paraId="461659D5" w14:textId="77777777" w:rsidTr="00D22853">
        <w:trPr>
          <w:cantSplit/>
          <w:jc w:val="center"/>
        </w:trPr>
        <w:tc>
          <w:tcPr>
            <w:tcW w:w="288" w:type="dxa"/>
          </w:tcPr>
          <w:p w14:paraId="5CC3464D" w14:textId="77777777" w:rsidR="00D22853" w:rsidRDefault="00D22853" w:rsidP="00D22853">
            <w:pPr>
              <w:pStyle w:val="CopticCross"/>
            </w:pPr>
            <w:r w:rsidRPr="00FB5ACB">
              <w:lastRenderedPageBreak/>
              <w:t>¿</w:t>
            </w:r>
          </w:p>
        </w:tc>
        <w:tc>
          <w:tcPr>
            <w:tcW w:w="3960" w:type="dxa"/>
          </w:tcPr>
          <w:p w14:paraId="2831D0FE" w14:textId="74A40CE9" w:rsidR="00D22853" w:rsidRDefault="00AF2ED3" w:rsidP="00D22853">
            <w:pPr>
              <w:pStyle w:val="EngHang"/>
            </w:pPr>
            <w:r>
              <w:t>Shout for joy, O Mary</w:t>
            </w:r>
            <w:r w:rsidR="00D22853">
              <w:t>,</w:t>
            </w:r>
          </w:p>
          <w:p w14:paraId="54902EB8" w14:textId="40D4A421" w:rsidR="00AF2ED3" w:rsidRDefault="00AF2ED3" w:rsidP="00D22853">
            <w:pPr>
              <w:pStyle w:val="EngHang"/>
            </w:pPr>
            <w:r>
              <w:t>The mother of Jesus Christ,</w:t>
            </w:r>
          </w:p>
          <w:p w14:paraId="38A96838" w14:textId="3D23AF62" w:rsidR="00AF2ED3" w:rsidRDefault="00AF2ED3" w:rsidP="00D22853">
            <w:pPr>
              <w:pStyle w:val="EngHang"/>
            </w:pPr>
            <w:r>
              <w:t>And rejoice boldly</w:t>
            </w:r>
          </w:p>
          <w:p w14:paraId="1A2B6DD4" w14:textId="5F464B8A" w:rsidR="00D22853" w:rsidRDefault="00AF2ED3" w:rsidP="00AF2ED3">
            <w:pPr>
              <w:pStyle w:val="EngHangEnd"/>
            </w:pPr>
            <w:r>
              <w:t>With the Apostles</w:t>
            </w:r>
            <w:r w:rsidR="00D22853">
              <w:t>.</w:t>
            </w:r>
          </w:p>
        </w:tc>
        <w:tc>
          <w:tcPr>
            <w:tcW w:w="288" w:type="dxa"/>
          </w:tcPr>
          <w:p w14:paraId="0F21116B" w14:textId="77777777" w:rsidR="00D22853" w:rsidRDefault="00D22853" w:rsidP="00D22853"/>
        </w:tc>
        <w:tc>
          <w:tcPr>
            <w:tcW w:w="288" w:type="dxa"/>
          </w:tcPr>
          <w:p w14:paraId="02A60094" w14:textId="77777777" w:rsidR="00D22853" w:rsidRDefault="00D22853" w:rsidP="00D22853">
            <w:pPr>
              <w:pStyle w:val="CopticCross"/>
            </w:pPr>
            <w:r w:rsidRPr="00FB5ACB">
              <w:t>¿</w:t>
            </w:r>
          </w:p>
        </w:tc>
        <w:tc>
          <w:tcPr>
            <w:tcW w:w="3960" w:type="dxa"/>
          </w:tcPr>
          <w:p w14:paraId="4481E40B" w14:textId="17031C5D" w:rsidR="00D22853" w:rsidRPr="005130A7" w:rsidRDefault="00D22853" w:rsidP="00D22853">
            <w:pPr>
              <w:pStyle w:val="CopticHangingVerse"/>
            </w:pPr>
          </w:p>
        </w:tc>
      </w:tr>
      <w:tr w:rsidR="00D22853" w14:paraId="375FDAA1" w14:textId="77777777" w:rsidTr="00D22853">
        <w:trPr>
          <w:cantSplit/>
          <w:jc w:val="center"/>
        </w:trPr>
        <w:tc>
          <w:tcPr>
            <w:tcW w:w="288" w:type="dxa"/>
          </w:tcPr>
          <w:p w14:paraId="62810B88" w14:textId="77777777" w:rsidR="00D22853" w:rsidRDefault="00D22853" w:rsidP="00D22853">
            <w:pPr>
              <w:pStyle w:val="CopticCross"/>
            </w:pPr>
          </w:p>
        </w:tc>
        <w:tc>
          <w:tcPr>
            <w:tcW w:w="3960" w:type="dxa"/>
          </w:tcPr>
          <w:p w14:paraId="0BA4415E" w14:textId="10D6CB6E" w:rsidR="00D22853" w:rsidRDefault="00AF2ED3" w:rsidP="00D22853">
            <w:pPr>
              <w:pStyle w:val="EngHang"/>
            </w:pPr>
            <w:r>
              <w:t>Let the Jews who transgressed</w:t>
            </w:r>
          </w:p>
          <w:p w14:paraId="1B46EEE4" w14:textId="76585E7A" w:rsidR="00AF2ED3" w:rsidRDefault="00AF2ED3" w:rsidP="00D22853">
            <w:pPr>
              <w:pStyle w:val="EngHang"/>
            </w:pPr>
            <w:r>
              <w:t>The Law be ashamed today,</w:t>
            </w:r>
          </w:p>
          <w:p w14:paraId="372D6CCD" w14:textId="2BBA1785" w:rsidR="00AF2ED3" w:rsidRDefault="00AF2ED3" w:rsidP="00D22853">
            <w:pPr>
              <w:pStyle w:val="EngHang"/>
            </w:pPr>
            <w:r>
              <w:t>With their soldiers,</w:t>
            </w:r>
          </w:p>
          <w:p w14:paraId="0D225A19" w14:textId="68079816" w:rsidR="00D22853" w:rsidRDefault="00AF2ED3" w:rsidP="00AF2ED3">
            <w:pPr>
              <w:pStyle w:val="EngHangEnd"/>
            </w:pPr>
            <w:r>
              <w:t>And the enemies of Christ,</w:t>
            </w:r>
          </w:p>
        </w:tc>
        <w:tc>
          <w:tcPr>
            <w:tcW w:w="288" w:type="dxa"/>
          </w:tcPr>
          <w:p w14:paraId="79E7212F" w14:textId="77777777" w:rsidR="00D22853" w:rsidRDefault="00D22853" w:rsidP="00D22853"/>
        </w:tc>
        <w:tc>
          <w:tcPr>
            <w:tcW w:w="288" w:type="dxa"/>
          </w:tcPr>
          <w:p w14:paraId="32F0F971" w14:textId="77777777" w:rsidR="00D22853" w:rsidRDefault="00D22853" w:rsidP="00D22853">
            <w:pPr>
              <w:pStyle w:val="CopticCross"/>
            </w:pPr>
          </w:p>
        </w:tc>
        <w:tc>
          <w:tcPr>
            <w:tcW w:w="3960" w:type="dxa"/>
          </w:tcPr>
          <w:p w14:paraId="68B65ECD" w14:textId="6D63D70D" w:rsidR="00D22853" w:rsidRPr="005130A7" w:rsidRDefault="00D22853" w:rsidP="00D22853">
            <w:pPr>
              <w:pStyle w:val="CopticHangingVerse"/>
            </w:pPr>
          </w:p>
        </w:tc>
      </w:tr>
      <w:tr w:rsidR="00D22853" w14:paraId="14C3C58E" w14:textId="77777777" w:rsidTr="00D22853">
        <w:trPr>
          <w:cantSplit/>
          <w:jc w:val="center"/>
        </w:trPr>
        <w:tc>
          <w:tcPr>
            <w:tcW w:w="288" w:type="dxa"/>
          </w:tcPr>
          <w:p w14:paraId="73532B80" w14:textId="77777777" w:rsidR="00D22853" w:rsidRDefault="00D22853" w:rsidP="00D22853">
            <w:pPr>
              <w:pStyle w:val="CopticCross"/>
            </w:pPr>
          </w:p>
        </w:tc>
        <w:tc>
          <w:tcPr>
            <w:tcW w:w="3960" w:type="dxa"/>
          </w:tcPr>
          <w:p w14:paraId="666626E1" w14:textId="1B606F49" w:rsidR="00D22853" w:rsidRDefault="00AF2ED3" w:rsidP="00D22853">
            <w:pPr>
              <w:pStyle w:val="EngHang"/>
            </w:pPr>
            <w:r>
              <w:t>Who lied, saying that</w:t>
            </w:r>
          </w:p>
          <w:p w14:paraId="5D99FC17" w14:textId="09728959" w:rsidR="00AF2ED3" w:rsidRDefault="00AF2ED3" w:rsidP="00D22853">
            <w:pPr>
              <w:pStyle w:val="EngHang"/>
            </w:pPr>
            <w:r>
              <w:t>He was not risen,</w:t>
            </w:r>
          </w:p>
          <w:p w14:paraId="0A0BE451" w14:textId="3F89B2B1" w:rsidR="00AF2ED3" w:rsidRDefault="00AF2ED3" w:rsidP="00D22853">
            <w:pPr>
              <w:pStyle w:val="EngHang"/>
            </w:pPr>
            <w:r>
              <w:t>And lied saying that</w:t>
            </w:r>
          </w:p>
          <w:p w14:paraId="77EE741B" w14:textId="1A1C7762" w:rsidR="00D22853" w:rsidRDefault="00AF2ED3" w:rsidP="00D22853">
            <w:pPr>
              <w:pStyle w:val="EngHangEnd"/>
            </w:pPr>
            <w:r>
              <w:t>His diciples took Him away.</w:t>
            </w:r>
          </w:p>
        </w:tc>
        <w:tc>
          <w:tcPr>
            <w:tcW w:w="288" w:type="dxa"/>
          </w:tcPr>
          <w:p w14:paraId="11E91F01" w14:textId="77777777" w:rsidR="00D22853" w:rsidRDefault="00D22853" w:rsidP="00D22853"/>
        </w:tc>
        <w:tc>
          <w:tcPr>
            <w:tcW w:w="288" w:type="dxa"/>
          </w:tcPr>
          <w:p w14:paraId="3757321F" w14:textId="77777777" w:rsidR="00D22853" w:rsidRDefault="00D22853" w:rsidP="00D22853">
            <w:pPr>
              <w:pStyle w:val="CopticCross"/>
            </w:pPr>
          </w:p>
        </w:tc>
        <w:tc>
          <w:tcPr>
            <w:tcW w:w="3960" w:type="dxa"/>
          </w:tcPr>
          <w:p w14:paraId="63DC4805" w14:textId="2A3E0190" w:rsidR="00D22853" w:rsidRPr="005130A7" w:rsidRDefault="00D22853" w:rsidP="00D22853">
            <w:pPr>
              <w:pStyle w:val="CopticHangingVerse"/>
            </w:pPr>
          </w:p>
        </w:tc>
      </w:tr>
      <w:tr w:rsidR="00D22853" w14:paraId="1DFD9EEF" w14:textId="77777777" w:rsidTr="00D22853">
        <w:trPr>
          <w:cantSplit/>
          <w:jc w:val="center"/>
        </w:trPr>
        <w:tc>
          <w:tcPr>
            <w:tcW w:w="288" w:type="dxa"/>
          </w:tcPr>
          <w:p w14:paraId="357E94FB" w14:textId="77777777" w:rsidR="00D22853" w:rsidRDefault="00D22853" w:rsidP="00D22853">
            <w:pPr>
              <w:pStyle w:val="CopticCross"/>
            </w:pPr>
            <w:r w:rsidRPr="00FB5ACB">
              <w:t>¿</w:t>
            </w:r>
          </w:p>
        </w:tc>
        <w:tc>
          <w:tcPr>
            <w:tcW w:w="3960" w:type="dxa"/>
          </w:tcPr>
          <w:p w14:paraId="78BBC00A" w14:textId="01348680" w:rsidR="00D22853" w:rsidRDefault="00AF2ED3" w:rsidP="00D22853">
            <w:pPr>
              <w:pStyle w:val="EngHang"/>
            </w:pPr>
            <w:r>
              <w:t>The Tree, the Wood,</w:t>
            </w:r>
          </w:p>
          <w:p w14:paraId="57189512" w14:textId="229C568C" w:rsidR="00AF2ED3" w:rsidRDefault="00AF2ED3" w:rsidP="00D22853">
            <w:pPr>
              <w:pStyle w:val="EngHang"/>
            </w:pPr>
            <w:r>
              <w:t>Bears witness</w:t>
            </w:r>
          </w:p>
          <w:p w14:paraId="62B0F626" w14:textId="091023D1" w:rsidR="00AF2ED3" w:rsidRDefault="00AF2ED3" w:rsidP="00D22853">
            <w:pPr>
              <w:pStyle w:val="EngHang"/>
            </w:pPr>
            <w:r>
              <w:t>In harmony with</w:t>
            </w:r>
          </w:p>
          <w:p w14:paraId="55C334AB" w14:textId="3CE9183B" w:rsidR="00D22853" w:rsidRDefault="00AF2ED3" w:rsidP="00D22853">
            <w:pPr>
              <w:pStyle w:val="EngHangEnd"/>
            </w:pPr>
            <w:r>
              <w:t>Mary Magdalene.</w:t>
            </w:r>
          </w:p>
        </w:tc>
        <w:tc>
          <w:tcPr>
            <w:tcW w:w="288" w:type="dxa"/>
          </w:tcPr>
          <w:p w14:paraId="3CC879D5" w14:textId="77777777" w:rsidR="00D22853" w:rsidRDefault="00D22853" w:rsidP="00D22853"/>
        </w:tc>
        <w:tc>
          <w:tcPr>
            <w:tcW w:w="288" w:type="dxa"/>
          </w:tcPr>
          <w:p w14:paraId="71F6C7ED" w14:textId="77777777" w:rsidR="00D22853" w:rsidRDefault="00D22853" w:rsidP="00D22853">
            <w:pPr>
              <w:pStyle w:val="CopticCross"/>
            </w:pPr>
            <w:r w:rsidRPr="00FB5ACB">
              <w:t>¿</w:t>
            </w:r>
          </w:p>
        </w:tc>
        <w:tc>
          <w:tcPr>
            <w:tcW w:w="3960" w:type="dxa"/>
          </w:tcPr>
          <w:p w14:paraId="3DEF3CD5" w14:textId="27CEC443" w:rsidR="00D22853" w:rsidRPr="005130A7" w:rsidRDefault="00D22853" w:rsidP="00D22853">
            <w:pPr>
              <w:pStyle w:val="CopticHangingVerse"/>
            </w:pPr>
          </w:p>
        </w:tc>
      </w:tr>
      <w:tr w:rsidR="00D22853" w14:paraId="63E7F3CF" w14:textId="77777777" w:rsidTr="00D22853">
        <w:trPr>
          <w:cantSplit/>
          <w:jc w:val="center"/>
        </w:trPr>
        <w:tc>
          <w:tcPr>
            <w:tcW w:w="288" w:type="dxa"/>
          </w:tcPr>
          <w:p w14:paraId="25C6EB5A" w14:textId="77777777" w:rsidR="00D22853" w:rsidRDefault="00D22853" w:rsidP="00D22853">
            <w:pPr>
              <w:pStyle w:val="CopticCross"/>
            </w:pPr>
            <w:r w:rsidRPr="00FB5ACB">
              <w:t>¿</w:t>
            </w:r>
          </w:p>
        </w:tc>
        <w:tc>
          <w:tcPr>
            <w:tcW w:w="3960" w:type="dxa"/>
          </w:tcPr>
          <w:p w14:paraId="61BF59F1" w14:textId="16B8182A" w:rsidR="00D22853" w:rsidRDefault="00AF2ED3" w:rsidP="00D22853">
            <w:pPr>
              <w:pStyle w:val="EngHang"/>
            </w:pPr>
            <w:r>
              <w:t>The linen clothes placed</w:t>
            </w:r>
          </w:p>
          <w:p w14:paraId="2F83BB01" w14:textId="50CA45BB" w:rsidR="00AF2ED3" w:rsidRDefault="00AF2ED3" w:rsidP="00D22853">
            <w:pPr>
              <w:pStyle w:val="EngHang"/>
            </w:pPr>
            <w:r>
              <w:t>With the handkerchief,</w:t>
            </w:r>
          </w:p>
          <w:p w14:paraId="3D06FF22" w14:textId="6281D693" w:rsidR="00AF2ED3" w:rsidRDefault="00AF2ED3" w:rsidP="00AF2ED3">
            <w:pPr>
              <w:pStyle w:val="EngHang"/>
            </w:pPr>
            <w:r>
              <w:t>Also bear witness of</w:t>
            </w:r>
          </w:p>
          <w:p w14:paraId="04EA59BB" w14:textId="61779618" w:rsidR="00D22853" w:rsidRDefault="00AF2ED3" w:rsidP="00AF2ED3">
            <w:pPr>
              <w:pStyle w:val="EngHangEnd"/>
            </w:pPr>
            <w:r>
              <w:t>His Mystery</w:t>
            </w:r>
            <w:r w:rsidR="00D22853">
              <w:t>.</w:t>
            </w:r>
          </w:p>
        </w:tc>
        <w:tc>
          <w:tcPr>
            <w:tcW w:w="288" w:type="dxa"/>
          </w:tcPr>
          <w:p w14:paraId="2D8112FB" w14:textId="77777777" w:rsidR="00D22853" w:rsidRDefault="00D22853" w:rsidP="00D22853"/>
        </w:tc>
        <w:tc>
          <w:tcPr>
            <w:tcW w:w="288" w:type="dxa"/>
          </w:tcPr>
          <w:p w14:paraId="4BC1FBED" w14:textId="77777777" w:rsidR="00D22853" w:rsidRDefault="00D22853" w:rsidP="00D22853">
            <w:pPr>
              <w:pStyle w:val="CopticCross"/>
            </w:pPr>
            <w:r w:rsidRPr="00FB5ACB">
              <w:t>¿</w:t>
            </w:r>
          </w:p>
        </w:tc>
        <w:tc>
          <w:tcPr>
            <w:tcW w:w="3960" w:type="dxa"/>
          </w:tcPr>
          <w:p w14:paraId="792A395F" w14:textId="424BF4BD" w:rsidR="00D22853" w:rsidRPr="005130A7" w:rsidRDefault="00D22853" w:rsidP="00D22853">
            <w:pPr>
              <w:pStyle w:val="CopticHangingVerse"/>
            </w:pPr>
          </w:p>
        </w:tc>
      </w:tr>
      <w:tr w:rsidR="00D22853" w14:paraId="5534A3AB" w14:textId="77777777" w:rsidTr="00D22853">
        <w:trPr>
          <w:cantSplit/>
          <w:jc w:val="center"/>
        </w:trPr>
        <w:tc>
          <w:tcPr>
            <w:tcW w:w="288" w:type="dxa"/>
          </w:tcPr>
          <w:p w14:paraId="5481479B" w14:textId="77777777" w:rsidR="00D22853" w:rsidRDefault="00D22853" w:rsidP="00D22853">
            <w:pPr>
              <w:pStyle w:val="CopticCross"/>
            </w:pPr>
          </w:p>
        </w:tc>
        <w:tc>
          <w:tcPr>
            <w:tcW w:w="3960" w:type="dxa"/>
          </w:tcPr>
          <w:p w14:paraId="7A3524B5" w14:textId="72A2A1EF" w:rsidR="00D22853" w:rsidRDefault="00AF2ED3" w:rsidP="00D22853">
            <w:pPr>
              <w:pStyle w:val="EngHang"/>
            </w:pPr>
            <w:r>
              <w:t>The curse of old,</w:t>
            </w:r>
          </w:p>
          <w:p w14:paraId="642B42B6" w14:textId="5B11E015" w:rsidR="00AF2ED3" w:rsidRDefault="00AF2ED3" w:rsidP="00D22853">
            <w:pPr>
              <w:pStyle w:val="EngHang"/>
            </w:pPr>
            <w:r>
              <w:t>Which was in the world,</w:t>
            </w:r>
          </w:p>
          <w:p w14:paraId="57CE7E6A" w14:textId="7F3E2EB4" w:rsidR="00AF2ED3" w:rsidRDefault="00AF2ED3" w:rsidP="00D22853">
            <w:pPr>
              <w:pStyle w:val="EngHang"/>
            </w:pPr>
            <w:r>
              <w:t>Came upon Judas,</w:t>
            </w:r>
          </w:p>
          <w:p w14:paraId="63CE280A" w14:textId="7EA4C11B" w:rsidR="00D22853" w:rsidRDefault="00AF2ED3" w:rsidP="00D22853">
            <w:pPr>
              <w:pStyle w:val="EngHangEnd"/>
            </w:pPr>
            <w:r>
              <w:t>And he became a devil</w:t>
            </w:r>
            <w:r w:rsidR="00D22853">
              <w:t>.</w:t>
            </w:r>
          </w:p>
        </w:tc>
        <w:tc>
          <w:tcPr>
            <w:tcW w:w="288" w:type="dxa"/>
          </w:tcPr>
          <w:p w14:paraId="76E3043C" w14:textId="77777777" w:rsidR="00D22853" w:rsidRDefault="00D22853" w:rsidP="00D22853"/>
        </w:tc>
        <w:tc>
          <w:tcPr>
            <w:tcW w:w="288" w:type="dxa"/>
          </w:tcPr>
          <w:p w14:paraId="7E26749E" w14:textId="77777777" w:rsidR="00D22853" w:rsidRDefault="00D22853" w:rsidP="00D22853">
            <w:pPr>
              <w:pStyle w:val="CopticCross"/>
            </w:pPr>
          </w:p>
        </w:tc>
        <w:tc>
          <w:tcPr>
            <w:tcW w:w="3960" w:type="dxa"/>
          </w:tcPr>
          <w:p w14:paraId="3271DCE9" w14:textId="76F8CB8D" w:rsidR="00D22853" w:rsidRPr="005130A7" w:rsidRDefault="00D22853" w:rsidP="00D22853">
            <w:pPr>
              <w:pStyle w:val="CopticHangingVerse"/>
            </w:pPr>
          </w:p>
        </w:tc>
      </w:tr>
      <w:tr w:rsidR="00D22853" w14:paraId="33DD72EE" w14:textId="77777777" w:rsidTr="00D22853">
        <w:trPr>
          <w:cantSplit/>
          <w:jc w:val="center"/>
        </w:trPr>
        <w:tc>
          <w:tcPr>
            <w:tcW w:w="288" w:type="dxa"/>
          </w:tcPr>
          <w:p w14:paraId="5F77CCD5" w14:textId="77777777" w:rsidR="00D22853" w:rsidRDefault="00D22853" w:rsidP="00D22853">
            <w:pPr>
              <w:pStyle w:val="CopticCross"/>
            </w:pPr>
          </w:p>
        </w:tc>
        <w:tc>
          <w:tcPr>
            <w:tcW w:w="3960" w:type="dxa"/>
          </w:tcPr>
          <w:p w14:paraId="636A6BD5" w14:textId="55D313D2" w:rsidR="00D22853" w:rsidRDefault="00AF2ED3" w:rsidP="00D22853">
            <w:pPr>
              <w:pStyle w:val="EngHang"/>
            </w:pPr>
            <w:r>
              <w:t>The gates of Hades,</w:t>
            </w:r>
          </w:p>
          <w:p w14:paraId="1DAC3CBA" w14:textId="3ACDD3B1" w:rsidR="00AF2ED3" w:rsidRDefault="00AF2ED3" w:rsidP="00D22853">
            <w:pPr>
              <w:pStyle w:val="EngHang"/>
            </w:pPr>
            <w:r>
              <w:t>And the bars of iron,</w:t>
            </w:r>
          </w:p>
          <w:p w14:paraId="053EFA8E" w14:textId="771AE9B6" w:rsidR="00AF2ED3" w:rsidRDefault="00AF2ED3" w:rsidP="00D22853">
            <w:pPr>
              <w:pStyle w:val="EngHang"/>
            </w:pPr>
            <w:r>
              <w:t>Were broken by the Son of God,</w:t>
            </w:r>
          </w:p>
          <w:p w14:paraId="04B7B6CE" w14:textId="0DCF4127" w:rsidR="00D22853" w:rsidRDefault="00AF2ED3" w:rsidP="00AF2ED3">
            <w:pPr>
              <w:pStyle w:val="EngHangEnd"/>
            </w:pPr>
            <w:r>
              <w:t>Who rode upon the clouds.</w:t>
            </w:r>
          </w:p>
        </w:tc>
        <w:tc>
          <w:tcPr>
            <w:tcW w:w="288" w:type="dxa"/>
          </w:tcPr>
          <w:p w14:paraId="16ECA9F2" w14:textId="77777777" w:rsidR="00D22853" w:rsidRDefault="00D22853" w:rsidP="00D22853"/>
        </w:tc>
        <w:tc>
          <w:tcPr>
            <w:tcW w:w="288" w:type="dxa"/>
          </w:tcPr>
          <w:p w14:paraId="104069BB" w14:textId="77777777" w:rsidR="00D22853" w:rsidRDefault="00D22853" w:rsidP="00D22853">
            <w:pPr>
              <w:pStyle w:val="CopticCross"/>
            </w:pPr>
          </w:p>
        </w:tc>
        <w:tc>
          <w:tcPr>
            <w:tcW w:w="3960" w:type="dxa"/>
          </w:tcPr>
          <w:p w14:paraId="0461B806" w14:textId="41A5D8B5" w:rsidR="00D22853" w:rsidRPr="005130A7" w:rsidRDefault="00D22853" w:rsidP="00D22853">
            <w:pPr>
              <w:pStyle w:val="CopticHangingVerse"/>
            </w:pPr>
          </w:p>
        </w:tc>
      </w:tr>
      <w:tr w:rsidR="00D22853" w14:paraId="3670BD1F" w14:textId="77777777" w:rsidTr="00D22853">
        <w:trPr>
          <w:cantSplit/>
          <w:jc w:val="center"/>
        </w:trPr>
        <w:tc>
          <w:tcPr>
            <w:tcW w:w="288" w:type="dxa"/>
          </w:tcPr>
          <w:p w14:paraId="518EE981" w14:textId="77777777" w:rsidR="00D22853" w:rsidRDefault="00D22853" w:rsidP="00D22853">
            <w:pPr>
              <w:pStyle w:val="CopticCross"/>
            </w:pPr>
            <w:r w:rsidRPr="00FB5ACB">
              <w:t>¿</w:t>
            </w:r>
          </w:p>
        </w:tc>
        <w:tc>
          <w:tcPr>
            <w:tcW w:w="3960" w:type="dxa"/>
          </w:tcPr>
          <w:p w14:paraId="4A86FE34" w14:textId="3EB5ACD7" w:rsidR="00D22853" w:rsidRDefault="00AF2ED3" w:rsidP="00D22853">
            <w:pPr>
              <w:pStyle w:val="EngHang"/>
            </w:pPr>
            <w:r>
              <w:t>When they heard His voice,</w:t>
            </w:r>
          </w:p>
          <w:p w14:paraId="5AB49463" w14:textId="6BB5B49D" w:rsidR="00AF2ED3" w:rsidRDefault="00AF2ED3" w:rsidP="00D22853">
            <w:pPr>
              <w:pStyle w:val="EngHang"/>
            </w:pPr>
            <w:r>
              <w:t>He entered to them,</w:t>
            </w:r>
          </w:p>
          <w:p w14:paraId="62B568C7" w14:textId="3A2366C9" w:rsidR="00AF2ED3" w:rsidRDefault="00AF2ED3" w:rsidP="00AF2ED3">
            <w:pPr>
              <w:pStyle w:val="EngHang"/>
            </w:pPr>
            <w:r>
              <w:t>Wiped their tears,</w:t>
            </w:r>
          </w:p>
          <w:p w14:paraId="37D2DED1" w14:textId="2D1C0380" w:rsidR="00D22853" w:rsidRPr="0078672A" w:rsidRDefault="00AF2ED3" w:rsidP="00AF2ED3">
            <w:pPr>
              <w:pStyle w:val="EngHangEnd"/>
            </w:pPr>
            <w:r>
              <w:t>And saved them.</w:t>
            </w:r>
          </w:p>
        </w:tc>
        <w:tc>
          <w:tcPr>
            <w:tcW w:w="288" w:type="dxa"/>
          </w:tcPr>
          <w:p w14:paraId="2FBACE2B" w14:textId="77777777" w:rsidR="00D22853" w:rsidRDefault="00D22853" w:rsidP="00D22853"/>
        </w:tc>
        <w:tc>
          <w:tcPr>
            <w:tcW w:w="288" w:type="dxa"/>
          </w:tcPr>
          <w:p w14:paraId="2C842416" w14:textId="77777777" w:rsidR="00D22853" w:rsidRDefault="00D22853" w:rsidP="00D22853">
            <w:pPr>
              <w:pStyle w:val="CopticCross"/>
            </w:pPr>
            <w:r w:rsidRPr="00FB5ACB">
              <w:t>¿</w:t>
            </w:r>
          </w:p>
        </w:tc>
        <w:tc>
          <w:tcPr>
            <w:tcW w:w="3960" w:type="dxa"/>
          </w:tcPr>
          <w:p w14:paraId="03678BF4" w14:textId="12777498" w:rsidR="00D22853" w:rsidRPr="005130A7" w:rsidRDefault="00D22853" w:rsidP="00D22853">
            <w:pPr>
              <w:pStyle w:val="CopticHangingVerse"/>
            </w:pPr>
          </w:p>
        </w:tc>
      </w:tr>
      <w:tr w:rsidR="00D22853" w14:paraId="585249AB" w14:textId="77777777" w:rsidTr="00D22853">
        <w:trPr>
          <w:cantSplit/>
          <w:jc w:val="center"/>
        </w:trPr>
        <w:tc>
          <w:tcPr>
            <w:tcW w:w="288" w:type="dxa"/>
          </w:tcPr>
          <w:p w14:paraId="1E1431EB" w14:textId="77777777" w:rsidR="00D22853" w:rsidRDefault="00D22853" w:rsidP="00D22853">
            <w:pPr>
              <w:pStyle w:val="CopticCross"/>
            </w:pPr>
            <w:r w:rsidRPr="00FB5ACB">
              <w:t>¿</w:t>
            </w:r>
          </w:p>
        </w:tc>
        <w:tc>
          <w:tcPr>
            <w:tcW w:w="3960" w:type="dxa"/>
          </w:tcPr>
          <w:p w14:paraId="21615EAC" w14:textId="4E791C5F" w:rsidR="00D22853" w:rsidRDefault="00AF2ED3" w:rsidP="00D22853">
            <w:pPr>
              <w:pStyle w:val="EngHang"/>
            </w:pPr>
            <w:r>
              <w:t>Then our mouths were willed with joy,</w:t>
            </w:r>
          </w:p>
          <w:p w14:paraId="17424CFE" w14:textId="4266B938" w:rsidR="00AF2ED3" w:rsidRDefault="00AF2ED3" w:rsidP="00D22853">
            <w:pPr>
              <w:pStyle w:val="EngHang"/>
            </w:pPr>
            <w:r>
              <w:t>And our tongues with rejoicing,</w:t>
            </w:r>
          </w:p>
          <w:p w14:paraId="79DC73DB" w14:textId="38B9AF83" w:rsidR="00AF2ED3" w:rsidRDefault="00AF2ED3" w:rsidP="00D22853">
            <w:pPr>
              <w:pStyle w:val="EngHang"/>
            </w:pPr>
            <w:r>
              <w:t>For Emmanuel, our Lord,</w:t>
            </w:r>
          </w:p>
          <w:p w14:paraId="2F79B744" w14:textId="1BB08E29" w:rsidR="00D22853" w:rsidRDefault="00AF2ED3" w:rsidP="00D22853">
            <w:pPr>
              <w:pStyle w:val="EngHangEnd"/>
            </w:pPr>
            <w:r>
              <w:t>Has fulfilled our joy</w:t>
            </w:r>
            <w:r w:rsidR="00D22853">
              <w:t>.</w:t>
            </w:r>
          </w:p>
        </w:tc>
        <w:tc>
          <w:tcPr>
            <w:tcW w:w="288" w:type="dxa"/>
          </w:tcPr>
          <w:p w14:paraId="6B7869D1" w14:textId="77777777" w:rsidR="00D22853" w:rsidRDefault="00D22853" w:rsidP="00D22853"/>
        </w:tc>
        <w:tc>
          <w:tcPr>
            <w:tcW w:w="288" w:type="dxa"/>
          </w:tcPr>
          <w:p w14:paraId="05806706" w14:textId="77777777" w:rsidR="00D22853" w:rsidRDefault="00D22853" w:rsidP="00D22853">
            <w:pPr>
              <w:pStyle w:val="CopticCross"/>
            </w:pPr>
            <w:r w:rsidRPr="00FB5ACB">
              <w:t>¿</w:t>
            </w:r>
          </w:p>
        </w:tc>
        <w:tc>
          <w:tcPr>
            <w:tcW w:w="3960" w:type="dxa"/>
          </w:tcPr>
          <w:p w14:paraId="49AEF74E" w14:textId="0BC0A0B9" w:rsidR="00D22853" w:rsidRPr="005130A7" w:rsidRDefault="00D22853" w:rsidP="00D22853">
            <w:pPr>
              <w:pStyle w:val="CopticHangingVerse"/>
            </w:pPr>
          </w:p>
        </w:tc>
      </w:tr>
      <w:tr w:rsidR="00D22853" w14:paraId="0D39102D" w14:textId="77777777" w:rsidTr="00D22853">
        <w:trPr>
          <w:cantSplit/>
          <w:jc w:val="center"/>
        </w:trPr>
        <w:tc>
          <w:tcPr>
            <w:tcW w:w="288" w:type="dxa"/>
          </w:tcPr>
          <w:p w14:paraId="67E11942" w14:textId="77777777" w:rsidR="00D22853" w:rsidRDefault="00D22853" w:rsidP="00D22853">
            <w:pPr>
              <w:pStyle w:val="CopticCross"/>
            </w:pPr>
          </w:p>
        </w:tc>
        <w:tc>
          <w:tcPr>
            <w:tcW w:w="3960" w:type="dxa"/>
          </w:tcPr>
          <w:p w14:paraId="57265D93" w14:textId="63DECAC7" w:rsidR="00D22853" w:rsidRDefault="00AF2ED3" w:rsidP="00D22853">
            <w:pPr>
              <w:pStyle w:val="EngHang"/>
            </w:pPr>
            <w:r>
              <w:t>The Son of God rose</w:t>
            </w:r>
          </w:p>
          <w:p w14:paraId="75161F70" w14:textId="1E62293A" w:rsidR="00AF2ED3" w:rsidRDefault="00AF2ED3" w:rsidP="00D22853">
            <w:pPr>
              <w:pStyle w:val="EngHang"/>
            </w:pPr>
            <w:r>
              <w:t>From the dead,</w:t>
            </w:r>
          </w:p>
          <w:p w14:paraId="36D45DA1" w14:textId="7E7E8E33" w:rsidR="00AF2ED3" w:rsidRDefault="00AF2ED3" w:rsidP="00D22853">
            <w:pPr>
              <w:pStyle w:val="EngHang"/>
            </w:pPr>
            <w:r>
              <w:t>In truth, He arose</w:t>
            </w:r>
          </w:p>
          <w:p w14:paraId="75E0BA0C" w14:textId="2BD1CEE7" w:rsidR="00D22853" w:rsidRDefault="00AF2ED3" w:rsidP="00AF2ED3">
            <w:pPr>
              <w:pStyle w:val="EngHangEnd"/>
            </w:pPr>
            <w:r>
              <w:t>On the third day.</w:t>
            </w:r>
          </w:p>
        </w:tc>
        <w:tc>
          <w:tcPr>
            <w:tcW w:w="288" w:type="dxa"/>
          </w:tcPr>
          <w:p w14:paraId="494E62E8" w14:textId="77777777" w:rsidR="00D22853" w:rsidRDefault="00D22853" w:rsidP="00D22853"/>
        </w:tc>
        <w:tc>
          <w:tcPr>
            <w:tcW w:w="288" w:type="dxa"/>
          </w:tcPr>
          <w:p w14:paraId="5F35448F" w14:textId="77777777" w:rsidR="00D22853" w:rsidRDefault="00D22853" w:rsidP="00D22853">
            <w:pPr>
              <w:pStyle w:val="CopticCross"/>
            </w:pPr>
          </w:p>
        </w:tc>
        <w:tc>
          <w:tcPr>
            <w:tcW w:w="3960" w:type="dxa"/>
          </w:tcPr>
          <w:p w14:paraId="0C074043" w14:textId="77E280D7" w:rsidR="00D22853" w:rsidRPr="005130A7" w:rsidRDefault="00D22853" w:rsidP="00D22853">
            <w:pPr>
              <w:pStyle w:val="CopticHangingVerse"/>
            </w:pPr>
          </w:p>
        </w:tc>
      </w:tr>
      <w:tr w:rsidR="00D22853" w14:paraId="251441B2" w14:textId="77777777" w:rsidTr="00D22853">
        <w:trPr>
          <w:cantSplit/>
          <w:jc w:val="center"/>
        </w:trPr>
        <w:tc>
          <w:tcPr>
            <w:tcW w:w="288" w:type="dxa"/>
          </w:tcPr>
          <w:p w14:paraId="612E4CE9" w14:textId="77777777" w:rsidR="00D22853" w:rsidRDefault="00D22853" w:rsidP="00D22853">
            <w:pPr>
              <w:pStyle w:val="CopticCross"/>
            </w:pPr>
          </w:p>
        </w:tc>
        <w:tc>
          <w:tcPr>
            <w:tcW w:w="3960" w:type="dxa"/>
          </w:tcPr>
          <w:p w14:paraId="6C88BABA" w14:textId="012AC586" w:rsidR="00D22853" w:rsidRDefault="00AF2ED3" w:rsidP="00D22853">
            <w:pPr>
              <w:pStyle w:val="EngHang"/>
            </w:pPr>
            <w:r>
              <w:t>This is the day,</w:t>
            </w:r>
          </w:p>
          <w:p w14:paraId="60E8557B" w14:textId="0AF4D746" w:rsidR="00AF2ED3" w:rsidRDefault="00AF2ED3" w:rsidP="00D22853">
            <w:pPr>
              <w:pStyle w:val="EngHang"/>
            </w:pPr>
            <w:r>
              <w:t>Which the Lord has made,</w:t>
            </w:r>
          </w:p>
          <w:p w14:paraId="6DF34CF4" w14:textId="010D3A5F" w:rsidR="00AF2ED3" w:rsidRDefault="00AF2ED3" w:rsidP="00D22853">
            <w:pPr>
              <w:pStyle w:val="EngHang"/>
            </w:pPr>
            <w:r>
              <w:t>Let us rejoice</w:t>
            </w:r>
          </w:p>
          <w:p w14:paraId="54707392" w14:textId="7C2D5B79" w:rsidR="00D22853" w:rsidRDefault="00AF2ED3" w:rsidP="00AF2ED3">
            <w:pPr>
              <w:pStyle w:val="EngHangEnd"/>
            </w:pPr>
            <w:r>
              <w:t>And be glad in it.</w:t>
            </w:r>
          </w:p>
        </w:tc>
        <w:tc>
          <w:tcPr>
            <w:tcW w:w="288" w:type="dxa"/>
          </w:tcPr>
          <w:p w14:paraId="790E8792" w14:textId="77777777" w:rsidR="00D22853" w:rsidRDefault="00D22853" w:rsidP="00D22853"/>
        </w:tc>
        <w:tc>
          <w:tcPr>
            <w:tcW w:w="288" w:type="dxa"/>
          </w:tcPr>
          <w:p w14:paraId="3D73DC95" w14:textId="77777777" w:rsidR="00D22853" w:rsidRDefault="00D22853" w:rsidP="00D22853">
            <w:pPr>
              <w:pStyle w:val="CopticCross"/>
            </w:pPr>
          </w:p>
        </w:tc>
        <w:tc>
          <w:tcPr>
            <w:tcW w:w="3960" w:type="dxa"/>
          </w:tcPr>
          <w:p w14:paraId="040DEB9B" w14:textId="4775BBAE" w:rsidR="00D22853" w:rsidRPr="005130A7" w:rsidRDefault="00D22853" w:rsidP="00D22853">
            <w:pPr>
              <w:pStyle w:val="CopticHangingVerse"/>
            </w:pPr>
          </w:p>
        </w:tc>
      </w:tr>
      <w:tr w:rsidR="00D22853" w14:paraId="2186EA6F" w14:textId="77777777" w:rsidTr="00D22853">
        <w:trPr>
          <w:cantSplit/>
          <w:jc w:val="center"/>
        </w:trPr>
        <w:tc>
          <w:tcPr>
            <w:tcW w:w="288" w:type="dxa"/>
          </w:tcPr>
          <w:p w14:paraId="15291FD6" w14:textId="77777777" w:rsidR="00D22853" w:rsidRPr="003209AF" w:rsidRDefault="00D22853" w:rsidP="00D22853">
            <w:pPr>
              <w:pStyle w:val="CopticCross"/>
              <w:rPr>
                <w:b/>
              </w:rPr>
            </w:pPr>
            <w:r w:rsidRPr="00FB5ACB">
              <w:t>¿</w:t>
            </w:r>
          </w:p>
        </w:tc>
        <w:tc>
          <w:tcPr>
            <w:tcW w:w="3960" w:type="dxa"/>
          </w:tcPr>
          <w:p w14:paraId="116F5B30" w14:textId="6F30DAFC" w:rsidR="00D22853" w:rsidRDefault="00B35013" w:rsidP="00D22853">
            <w:pPr>
              <w:pStyle w:val="EngHang"/>
            </w:pPr>
            <w:r>
              <w:t>Hail to the Great Day,</w:t>
            </w:r>
          </w:p>
          <w:p w14:paraId="404DDB60" w14:textId="6DFC2FAA" w:rsidR="00B35013" w:rsidRDefault="00B35013" w:rsidP="00D22853">
            <w:pPr>
              <w:pStyle w:val="EngHang"/>
            </w:pPr>
            <w:r>
              <w:t>In which Christ</w:t>
            </w:r>
          </w:p>
          <w:p w14:paraId="7EBD7581" w14:textId="4BAC5C46" w:rsidR="00B35013" w:rsidRDefault="00B35013" w:rsidP="00D22853">
            <w:pPr>
              <w:pStyle w:val="EngHang"/>
            </w:pPr>
            <w:r>
              <w:t>Our God rose,</w:t>
            </w:r>
          </w:p>
          <w:p w14:paraId="7809F8EE" w14:textId="4B246A48" w:rsidR="00D22853" w:rsidRDefault="00B35013" w:rsidP="00B35013">
            <w:pPr>
              <w:pStyle w:val="EngHangEnd"/>
            </w:pPr>
            <w:r>
              <w:t>And fulfilled the promise.</w:t>
            </w:r>
          </w:p>
        </w:tc>
        <w:tc>
          <w:tcPr>
            <w:tcW w:w="288" w:type="dxa"/>
          </w:tcPr>
          <w:p w14:paraId="319FC104" w14:textId="77777777" w:rsidR="00D22853" w:rsidRDefault="00D22853" w:rsidP="00D22853"/>
        </w:tc>
        <w:tc>
          <w:tcPr>
            <w:tcW w:w="288" w:type="dxa"/>
          </w:tcPr>
          <w:p w14:paraId="58BC8859" w14:textId="77777777" w:rsidR="00D22853" w:rsidRDefault="00D22853" w:rsidP="00D22853">
            <w:pPr>
              <w:pStyle w:val="CopticCross"/>
            </w:pPr>
            <w:r w:rsidRPr="00FB5ACB">
              <w:t>¿</w:t>
            </w:r>
          </w:p>
        </w:tc>
        <w:tc>
          <w:tcPr>
            <w:tcW w:w="3960" w:type="dxa"/>
          </w:tcPr>
          <w:p w14:paraId="689B1BD0" w14:textId="0AADDA8E" w:rsidR="00D22853" w:rsidRPr="005130A7" w:rsidRDefault="00D22853" w:rsidP="00D22853">
            <w:pPr>
              <w:pStyle w:val="CopticVersemulti-line"/>
            </w:pPr>
          </w:p>
        </w:tc>
      </w:tr>
      <w:tr w:rsidR="00D22853" w14:paraId="23BB6A2D" w14:textId="77777777" w:rsidTr="00D22853">
        <w:trPr>
          <w:cantSplit/>
          <w:jc w:val="center"/>
        </w:trPr>
        <w:tc>
          <w:tcPr>
            <w:tcW w:w="288" w:type="dxa"/>
          </w:tcPr>
          <w:p w14:paraId="4FDC5F11" w14:textId="77777777" w:rsidR="00D22853" w:rsidRDefault="00D22853" w:rsidP="00D22853">
            <w:pPr>
              <w:pStyle w:val="CopticCross"/>
            </w:pPr>
            <w:r w:rsidRPr="00FB5ACB">
              <w:t>¿</w:t>
            </w:r>
          </w:p>
        </w:tc>
        <w:tc>
          <w:tcPr>
            <w:tcW w:w="3960" w:type="dxa"/>
          </w:tcPr>
          <w:p w14:paraId="14D6AAB6" w14:textId="68DC8099" w:rsidR="00B35013" w:rsidRDefault="00B35013" w:rsidP="00D22853">
            <w:pPr>
              <w:pStyle w:val="EngHang"/>
            </w:pPr>
            <w:r>
              <w:t>The Son of God has saved</w:t>
            </w:r>
          </w:p>
          <w:p w14:paraId="55E9082C" w14:textId="7336B550" w:rsidR="00B35013" w:rsidRDefault="00B35013" w:rsidP="00D22853">
            <w:pPr>
              <w:pStyle w:val="EngHang"/>
            </w:pPr>
            <w:r>
              <w:t>All of the souls that were</w:t>
            </w:r>
          </w:p>
          <w:p w14:paraId="3FF94640" w14:textId="77777777" w:rsidR="00B35013" w:rsidRDefault="00B35013" w:rsidP="00D22853">
            <w:pPr>
              <w:pStyle w:val="EngHang"/>
            </w:pPr>
            <w:r>
              <w:t>In the midst of Hades</w:t>
            </w:r>
          </w:p>
          <w:p w14:paraId="159D12DC" w14:textId="45CDBD88" w:rsidR="00D22853" w:rsidRDefault="00B35013" w:rsidP="00B35013">
            <w:pPr>
              <w:pStyle w:val="EngHangEnd"/>
            </w:pPr>
            <w:r>
              <w:t>For so many years.</w:t>
            </w:r>
          </w:p>
        </w:tc>
        <w:tc>
          <w:tcPr>
            <w:tcW w:w="288" w:type="dxa"/>
          </w:tcPr>
          <w:p w14:paraId="45E93AB8" w14:textId="77777777" w:rsidR="00D22853" w:rsidRDefault="00D22853" w:rsidP="00D22853"/>
        </w:tc>
        <w:tc>
          <w:tcPr>
            <w:tcW w:w="288" w:type="dxa"/>
          </w:tcPr>
          <w:p w14:paraId="1F7E728C" w14:textId="77777777" w:rsidR="00D22853" w:rsidRDefault="00D22853" w:rsidP="00D22853">
            <w:pPr>
              <w:pStyle w:val="CopticCross"/>
            </w:pPr>
            <w:r w:rsidRPr="00FB5ACB">
              <w:t>¿</w:t>
            </w:r>
          </w:p>
        </w:tc>
        <w:tc>
          <w:tcPr>
            <w:tcW w:w="3960" w:type="dxa"/>
          </w:tcPr>
          <w:p w14:paraId="1F29DACB" w14:textId="4AA632FB" w:rsidR="00D22853" w:rsidRPr="00384F62" w:rsidRDefault="00D22853" w:rsidP="00D22853">
            <w:pPr>
              <w:pStyle w:val="CopticVersemulti-line"/>
              <w:rPr>
                <w:rFonts w:eastAsia="Arial Unicode MS" w:cs="FreeSerifAvvaShenouda"/>
              </w:rPr>
            </w:pPr>
          </w:p>
        </w:tc>
      </w:tr>
      <w:tr w:rsidR="00B35013" w14:paraId="1A277951" w14:textId="77777777" w:rsidTr="00D22853">
        <w:trPr>
          <w:cantSplit/>
          <w:jc w:val="center"/>
        </w:trPr>
        <w:tc>
          <w:tcPr>
            <w:tcW w:w="288" w:type="dxa"/>
          </w:tcPr>
          <w:p w14:paraId="4221871A" w14:textId="77777777" w:rsidR="00B35013" w:rsidRPr="00FB5ACB" w:rsidRDefault="00B35013" w:rsidP="00D22853">
            <w:pPr>
              <w:pStyle w:val="CopticCross"/>
            </w:pPr>
          </w:p>
        </w:tc>
        <w:tc>
          <w:tcPr>
            <w:tcW w:w="3960" w:type="dxa"/>
          </w:tcPr>
          <w:p w14:paraId="397318CB" w14:textId="77777777" w:rsidR="00B35013" w:rsidRDefault="00B35013" w:rsidP="00D22853">
            <w:pPr>
              <w:pStyle w:val="EngHang"/>
            </w:pPr>
            <w:r>
              <w:t>O our Lord, Jesus,</w:t>
            </w:r>
          </w:p>
          <w:p w14:paraId="379C6E5E" w14:textId="77777777" w:rsidR="00B35013" w:rsidRDefault="00B35013" w:rsidP="00D22853">
            <w:pPr>
              <w:pStyle w:val="EngHang"/>
            </w:pPr>
            <w:r>
              <w:t>Who rose and saved us,</w:t>
            </w:r>
          </w:p>
          <w:p w14:paraId="5BAE298F" w14:textId="77777777" w:rsidR="00B35013" w:rsidRDefault="00B35013" w:rsidP="00D22853">
            <w:pPr>
              <w:pStyle w:val="EngHang"/>
            </w:pPr>
            <w:r>
              <w:t>We cry out saying,</w:t>
            </w:r>
          </w:p>
          <w:p w14:paraId="1B48BF1F" w14:textId="6BB0D82C" w:rsidR="00B35013" w:rsidRDefault="00B35013" w:rsidP="00B35013">
            <w:pPr>
              <w:pStyle w:val="EngHangEnd"/>
            </w:pPr>
            <w:r>
              <w:t>“Christ is risen and has saved us!”</w:t>
            </w:r>
          </w:p>
        </w:tc>
        <w:tc>
          <w:tcPr>
            <w:tcW w:w="288" w:type="dxa"/>
          </w:tcPr>
          <w:p w14:paraId="50D8D776" w14:textId="77777777" w:rsidR="00B35013" w:rsidRDefault="00B35013" w:rsidP="00D22853"/>
        </w:tc>
        <w:tc>
          <w:tcPr>
            <w:tcW w:w="288" w:type="dxa"/>
          </w:tcPr>
          <w:p w14:paraId="29CEA37C" w14:textId="77777777" w:rsidR="00B35013" w:rsidRPr="00FB5ACB" w:rsidRDefault="00B35013" w:rsidP="00D22853">
            <w:pPr>
              <w:pStyle w:val="CopticCross"/>
            </w:pPr>
          </w:p>
        </w:tc>
        <w:tc>
          <w:tcPr>
            <w:tcW w:w="3960" w:type="dxa"/>
          </w:tcPr>
          <w:p w14:paraId="776288D0" w14:textId="77777777" w:rsidR="00B35013" w:rsidRPr="00384F62" w:rsidRDefault="00B35013" w:rsidP="00D22853">
            <w:pPr>
              <w:pStyle w:val="CopticVersemulti-line"/>
              <w:rPr>
                <w:rFonts w:eastAsia="Arial Unicode MS" w:cs="FreeSerifAvvaShenouda"/>
              </w:rPr>
            </w:pPr>
          </w:p>
        </w:tc>
      </w:tr>
    </w:tbl>
    <w:p w14:paraId="724004A0" w14:textId="1FD36A09" w:rsidR="00495F1A" w:rsidRDefault="00495F1A" w:rsidP="00495F1A">
      <w:pPr>
        <w:pStyle w:val="Heading3"/>
      </w:pPr>
      <w:bookmarkStart w:id="2054" w:name="_Toc479145678"/>
      <w:r>
        <w:t>Thomas Sunday</w:t>
      </w:r>
      <w:bookmarkEnd w:id="2051"/>
      <w:bookmarkEnd w:id="2052"/>
      <w:bookmarkEnd w:id="2053"/>
      <w:bookmarkEnd w:id="2054"/>
    </w:p>
    <w:p w14:paraId="1CFE554E" w14:textId="77777777" w:rsidR="00EC2AEB" w:rsidRDefault="00EC2AEB" w:rsidP="00EC2AEB">
      <w:pPr>
        <w:pStyle w:val="Heading4"/>
      </w:pPr>
      <w:bookmarkStart w:id="2055" w:name="_Ref434478375"/>
      <w:r>
        <w:t>The Doxology</w:t>
      </w:r>
      <w:r w:rsidR="00E21EA3">
        <w:t xml:space="preserve"> for Thomas Sunday</w:t>
      </w:r>
      <w:bookmarkEnd w:id="2055"/>
    </w:p>
    <w:p w14:paraId="641B4975" w14:textId="5F7474AE" w:rsidR="00F77A5B" w:rsidRPr="00F77A5B" w:rsidRDefault="00F77A5B" w:rsidP="00943F6D">
      <w:pPr>
        <w:pStyle w:val="Rubric"/>
      </w:pPr>
      <w:r>
        <w:t>To be said after</w:t>
      </w:r>
      <w:r w:rsidR="00943F6D">
        <w:t xml:space="preserve"> </w:t>
      </w:r>
      <w:r w:rsidR="00943F6D">
        <w:fldChar w:fldCharType="begin"/>
      </w:r>
      <w:r w:rsidR="00943F6D">
        <w:instrText xml:space="preserve"> REF _Ref485108466 \h </w:instrText>
      </w:r>
      <w:r w:rsidR="00943F6D">
        <w:fldChar w:fldCharType="separate"/>
      </w:r>
      <w:r w:rsidR="000E2EAC">
        <w:t>The Doxology for Pascha</w:t>
      </w:r>
      <w:r w:rsidR="00943F6D">
        <w:fldChar w:fldCharType="end"/>
      </w:r>
      <w:r w:rsidR="00237D47">
        <w:t>, page</w:t>
      </w:r>
      <w:r w:rsidR="00943F6D">
        <w:t xml:space="preserve"> </w:t>
      </w:r>
      <w:r w:rsidR="00943F6D">
        <w:fldChar w:fldCharType="begin"/>
      </w:r>
      <w:r w:rsidR="00943F6D">
        <w:instrText xml:space="preserve"> PAGEREF _Ref485108466 \h </w:instrText>
      </w:r>
      <w:r w:rsidR="00943F6D">
        <w:fldChar w:fldCharType="separate"/>
      </w:r>
      <w:r w:rsidR="000E2EAC">
        <w:rPr>
          <w:noProof/>
        </w:rPr>
        <w:t>1191</w:t>
      </w:r>
      <w:r w:rsidR="00943F6D">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10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lastRenderedPageBreak/>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10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10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10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2056"/>
            <w:r>
              <w:t xml:space="preserve">Jesus </w:t>
            </w:r>
            <w:commentRangeEnd w:id="2056"/>
            <w:r>
              <w:rPr>
                <w:rStyle w:val="CommentReference"/>
                <w:rFonts w:ascii="Times New Roman" w:hAnsi="Times New Roman"/>
              </w:rPr>
              <w:commentReference w:id="2056"/>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2057" w:name="_Toc410196235"/>
      <w:bookmarkStart w:id="2058" w:name="_Toc410196477"/>
      <w:bookmarkStart w:id="2059" w:name="_Toc410196979"/>
      <w:bookmarkStart w:id="2060" w:name="_Toc479145679"/>
      <w:r>
        <w:lastRenderedPageBreak/>
        <w:t>Ascension</w:t>
      </w:r>
      <w:bookmarkEnd w:id="2057"/>
      <w:bookmarkEnd w:id="2058"/>
      <w:bookmarkEnd w:id="2059"/>
      <w:bookmarkEnd w:id="2060"/>
    </w:p>
    <w:p w14:paraId="55079EBC" w14:textId="6DF7C14F" w:rsidR="000437A2" w:rsidRDefault="000437A2" w:rsidP="000437A2">
      <w:pPr>
        <w:pStyle w:val="Heading4"/>
      </w:pPr>
      <w:bookmarkStart w:id="2061" w:name="_Ref434478556"/>
      <w:r>
        <w:t xml:space="preserve">The Verses of the Cymbals for </w:t>
      </w:r>
      <w:r w:rsidR="00616F80">
        <w:t>Ascension</w:t>
      </w:r>
    </w:p>
    <w:p w14:paraId="206182FE" w14:textId="6B082DFB" w:rsidR="000437A2" w:rsidRPr="00924C51" w:rsidRDefault="000437A2" w:rsidP="000437A2">
      <w:pPr>
        <w:pStyle w:val="Rubrics0"/>
      </w:pPr>
      <w:r>
        <w:t>Until Pentecust, these verses are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37A2" w14:paraId="505E245B" w14:textId="77777777" w:rsidTr="000437A2">
        <w:trPr>
          <w:cantSplit/>
          <w:jc w:val="center"/>
        </w:trPr>
        <w:tc>
          <w:tcPr>
            <w:tcW w:w="288" w:type="dxa"/>
          </w:tcPr>
          <w:p w14:paraId="57EB04F1" w14:textId="77777777" w:rsidR="000437A2" w:rsidRDefault="000437A2" w:rsidP="000437A2">
            <w:pPr>
              <w:pStyle w:val="CopticCross"/>
            </w:pPr>
          </w:p>
        </w:tc>
        <w:tc>
          <w:tcPr>
            <w:tcW w:w="3960" w:type="dxa"/>
          </w:tcPr>
          <w:p w14:paraId="6E297401" w14:textId="77777777" w:rsidR="000437A2" w:rsidRDefault="000437A2" w:rsidP="000437A2">
            <w:pPr>
              <w:pStyle w:val="EngHang"/>
            </w:pPr>
            <w:r>
              <w:t>Christ our God</w:t>
            </w:r>
          </w:p>
          <w:p w14:paraId="47543E21" w14:textId="77777777" w:rsidR="000437A2" w:rsidRDefault="000437A2" w:rsidP="000437A2">
            <w:pPr>
              <w:pStyle w:val="EngHang"/>
            </w:pPr>
            <w:r>
              <w:t>Is risen from the dead,</w:t>
            </w:r>
          </w:p>
          <w:p w14:paraId="05E043E5" w14:textId="2E1DA66E" w:rsidR="000437A2" w:rsidRDefault="000437A2" w:rsidP="000437A2">
            <w:pPr>
              <w:pStyle w:val="EngHang"/>
            </w:pPr>
            <w:r>
              <w:t>And ascended into heaven,</w:t>
            </w:r>
          </w:p>
          <w:p w14:paraId="07995BBF" w14:textId="69D1BA64" w:rsidR="000437A2" w:rsidRDefault="000437A2" w:rsidP="000437A2">
            <w:pPr>
              <w:pStyle w:val="EngHangEnd"/>
            </w:pPr>
            <w:r>
              <w:t>And seated at the right hand of His Father.</w:t>
            </w:r>
          </w:p>
        </w:tc>
        <w:tc>
          <w:tcPr>
            <w:tcW w:w="288" w:type="dxa"/>
          </w:tcPr>
          <w:p w14:paraId="216160AA" w14:textId="77777777" w:rsidR="000437A2" w:rsidRDefault="000437A2" w:rsidP="000437A2"/>
        </w:tc>
        <w:tc>
          <w:tcPr>
            <w:tcW w:w="288" w:type="dxa"/>
          </w:tcPr>
          <w:p w14:paraId="2FC62F07" w14:textId="77777777" w:rsidR="000437A2" w:rsidRDefault="000437A2" w:rsidP="000437A2">
            <w:pPr>
              <w:pStyle w:val="CopticCross"/>
            </w:pPr>
          </w:p>
        </w:tc>
        <w:tc>
          <w:tcPr>
            <w:tcW w:w="3960" w:type="dxa"/>
          </w:tcPr>
          <w:p w14:paraId="6106EE24" w14:textId="77777777" w:rsidR="000437A2" w:rsidRPr="000D1B28" w:rsidRDefault="000437A2" w:rsidP="000437A2">
            <w:pPr>
              <w:pStyle w:val="CopticVersemulti-line"/>
            </w:pPr>
            <w:r w:rsidRPr="000D1B28">
              <w:t>ⲀⲠⲓⲭ̀ⲣⲓⲥⲧⲟⲥ Ⲡⲉⲛⲛⲟⲩϯ:</w:t>
            </w:r>
          </w:p>
          <w:p w14:paraId="61EAC9AC" w14:textId="2BCC4593" w:rsidR="000437A2" w:rsidRPr="000D1B28" w:rsidRDefault="00764BE6" w:rsidP="000437A2">
            <w:pPr>
              <w:pStyle w:val="CopticVersemulti-line"/>
            </w:pPr>
            <w:r>
              <w:t>ⲧⲱⲛϥ</w:t>
            </w:r>
            <w:r w:rsidR="000437A2" w:rsidRPr="000D1B28">
              <w:t xml:space="preserve"> ⲉ̀ⲃⲟⲗ ϧⲉⲛ ⲛⲏⲉⲑⲙⲱⲟⲩⲧ:</w:t>
            </w:r>
          </w:p>
          <w:p w14:paraId="0747A939" w14:textId="3A633B58" w:rsidR="000437A2" w:rsidRPr="000D1B28" w:rsidRDefault="00764BE6" w:rsidP="000437A2">
            <w:pPr>
              <w:pStyle w:val="CopticVersemulti-line"/>
            </w:pPr>
            <w:r>
              <w:t>ⲟⲩⲟϩ ⲁϥϣⲉⲛⲁϥ ⲉ̀ⲡ̀ϣⲱⲓ ⲉ̀ⲛⲓⲫⲏⲟⲩⲓ:</w:t>
            </w:r>
          </w:p>
          <w:p w14:paraId="6333AC19" w14:textId="34821086" w:rsidR="000437A2" w:rsidRPr="00240FF0" w:rsidRDefault="00764BE6" w:rsidP="000437A2">
            <w:pPr>
              <w:pStyle w:val="CopticHangingVerse"/>
              <w:rPr>
                <w:vanish/>
              </w:rPr>
            </w:pPr>
            <w:r>
              <w:t>ⲁϥϩⲉⲙⲥⲓ ⲥⲁⲟⲩⲓ̀ⲛⲁⲙ ⲙ̀Ⲡⲉϥⲓⲱⲧ</w:t>
            </w:r>
            <w:r w:rsidR="000437A2">
              <w:t>.</w:t>
            </w:r>
          </w:p>
        </w:tc>
      </w:tr>
      <w:tr w:rsidR="000437A2" w14:paraId="2E29BFA5" w14:textId="77777777" w:rsidTr="000437A2">
        <w:trPr>
          <w:cantSplit/>
          <w:jc w:val="center"/>
        </w:trPr>
        <w:tc>
          <w:tcPr>
            <w:tcW w:w="288" w:type="dxa"/>
          </w:tcPr>
          <w:p w14:paraId="46A598C4" w14:textId="77777777" w:rsidR="000437A2" w:rsidRDefault="000437A2" w:rsidP="000437A2">
            <w:pPr>
              <w:pStyle w:val="CopticCross"/>
            </w:pPr>
          </w:p>
        </w:tc>
        <w:tc>
          <w:tcPr>
            <w:tcW w:w="3960" w:type="dxa"/>
          </w:tcPr>
          <w:p w14:paraId="59E26BA5" w14:textId="5FFFDDE4" w:rsidR="000437A2" w:rsidRDefault="000437A2" w:rsidP="000437A2">
            <w:pPr>
              <w:pStyle w:val="EngHang"/>
            </w:pPr>
            <w:r>
              <w:t>Hail to His Ascension:</w:t>
            </w:r>
          </w:p>
          <w:p w14:paraId="5E488DFA" w14:textId="2B974ED6" w:rsidR="000437A2" w:rsidRDefault="000437A2" w:rsidP="000437A2">
            <w:pPr>
              <w:pStyle w:val="EngHang"/>
            </w:pPr>
            <w:r>
              <w:t>He ascended into the heavens</w:t>
            </w:r>
          </w:p>
          <w:p w14:paraId="207BA563" w14:textId="11A83376" w:rsidR="000437A2" w:rsidRDefault="000437A2" w:rsidP="000437A2">
            <w:pPr>
              <w:pStyle w:val="EngHang"/>
            </w:pPr>
            <w:r>
              <w:t>In glory and honour,</w:t>
            </w:r>
          </w:p>
          <w:p w14:paraId="42847A37" w14:textId="20837F13" w:rsidR="000437A2" w:rsidRDefault="000437A2" w:rsidP="000437A2">
            <w:pPr>
              <w:pStyle w:val="EngHangEnd"/>
            </w:pPr>
            <w:r>
              <w:t>And sat at the right hand of His Father</w:t>
            </w:r>
          </w:p>
        </w:tc>
        <w:tc>
          <w:tcPr>
            <w:tcW w:w="288" w:type="dxa"/>
          </w:tcPr>
          <w:p w14:paraId="6F51731C" w14:textId="77777777" w:rsidR="000437A2" w:rsidRDefault="000437A2" w:rsidP="000437A2"/>
        </w:tc>
        <w:tc>
          <w:tcPr>
            <w:tcW w:w="288" w:type="dxa"/>
          </w:tcPr>
          <w:p w14:paraId="22B9DEED" w14:textId="77777777" w:rsidR="000437A2" w:rsidRDefault="000437A2" w:rsidP="000437A2">
            <w:pPr>
              <w:pStyle w:val="CopticCross"/>
            </w:pPr>
          </w:p>
        </w:tc>
        <w:tc>
          <w:tcPr>
            <w:tcW w:w="3960" w:type="dxa"/>
          </w:tcPr>
          <w:p w14:paraId="291456AF" w14:textId="1C11AC4D" w:rsidR="000437A2" w:rsidRDefault="00764BE6" w:rsidP="000437A2">
            <w:pPr>
              <w:pStyle w:val="CopticVersemulti-line"/>
            </w:pPr>
            <w:r>
              <w:t>Ⲭⲉⲣⲉ ⲧⲉϥⲁ̀ⲛⲁⲗⲩⲙⲯⲓⲥ:</w:t>
            </w:r>
          </w:p>
          <w:p w14:paraId="6D0BBA0C" w14:textId="4B26679D" w:rsidR="00764BE6" w:rsidRDefault="00764BE6" w:rsidP="000437A2">
            <w:pPr>
              <w:pStyle w:val="CopticVersemulti-line"/>
            </w:pPr>
            <w:r>
              <w:t>ⲉ̀ⲧⲁϥϣⲉⲛⲁϥ ⲉ̀ⲡ̀ϣⲱⲓ ⲉ̀ⲛⲓⲫⲏⲟⲩⲓ:</w:t>
            </w:r>
          </w:p>
          <w:p w14:paraId="1B61CE93" w14:textId="3058152A" w:rsidR="00764BE6" w:rsidRDefault="00764BE6" w:rsidP="000437A2">
            <w:pPr>
              <w:pStyle w:val="CopticVersemulti-line"/>
            </w:pPr>
            <w:r>
              <w:t>ϧⲉⲛ ⲟⲩⲱ̀ⲟⲩ ⲛⲉⲙ ⲟⲩⲧⲁⲓⲟ:</w:t>
            </w:r>
          </w:p>
          <w:p w14:paraId="0C4E2D3A" w14:textId="74BCE8C1" w:rsidR="000437A2" w:rsidRDefault="00764BE6" w:rsidP="000437A2">
            <w:pPr>
              <w:pStyle w:val="CopticHangingVerse"/>
            </w:pPr>
            <w:r>
              <w:t>ⲁϥϩⲉⲙⲥⲓ ⲥⲁⲟⲩⲓ̀ⲛⲁⲙ ⲙ̀Ⲡⲉϥⲓⲱⲧ.</w:t>
            </w:r>
          </w:p>
        </w:tc>
      </w:tr>
      <w:tr w:rsidR="000437A2" w14:paraId="55D7F3B1" w14:textId="77777777" w:rsidTr="000437A2">
        <w:trPr>
          <w:cantSplit/>
          <w:jc w:val="center"/>
        </w:trPr>
        <w:tc>
          <w:tcPr>
            <w:tcW w:w="288" w:type="dxa"/>
          </w:tcPr>
          <w:p w14:paraId="17F4B4D0" w14:textId="77777777" w:rsidR="000437A2" w:rsidRDefault="000437A2" w:rsidP="000437A2">
            <w:pPr>
              <w:pStyle w:val="CopticCross"/>
            </w:pPr>
          </w:p>
        </w:tc>
        <w:tc>
          <w:tcPr>
            <w:tcW w:w="3960" w:type="dxa"/>
          </w:tcPr>
          <w:p w14:paraId="25456D42" w14:textId="77777777" w:rsidR="000437A2" w:rsidRDefault="000437A2" w:rsidP="000437A2">
            <w:pPr>
              <w:pStyle w:val="EngHang"/>
            </w:pPr>
            <w:r>
              <w:t>He ascended to the heaven</w:t>
            </w:r>
          </w:p>
          <w:p w14:paraId="1C24AA8F" w14:textId="77777777" w:rsidR="000437A2" w:rsidRDefault="000437A2" w:rsidP="000437A2">
            <w:pPr>
              <w:pStyle w:val="EngHang"/>
            </w:pPr>
            <w:r>
              <w:t>Of heavens toward the East,</w:t>
            </w:r>
          </w:p>
          <w:p w14:paraId="7529B952" w14:textId="77777777" w:rsidR="000437A2" w:rsidRDefault="000437A2" w:rsidP="000437A2">
            <w:pPr>
              <w:pStyle w:val="EngHang"/>
            </w:pPr>
            <w:r>
              <w:t>That He might send to us</w:t>
            </w:r>
          </w:p>
          <w:p w14:paraId="21C94849" w14:textId="5709021E" w:rsidR="000437A2" w:rsidRDefault="000437A2" w:rsidP="000437A2">
            <w:pPr>
              <w:pStyle w:val="EngHangEnd"/>
            </w:pPr>
            <w:r>
              <w:t>The Spirit of Truth, the Paraclete.</w:t>
            </w:r>
          </w:p>
        </w:tc>
        <w:tc>
          <w:tcPr>
            <w:tcW w:w="288" w:type="dxa"/>
          </w:tcPr>
          <w:p w14:paraId="41E6DF41" w14:textId="77777777" w:rsidR="000437A2" w:rsidRDefault="000437A2" w:rsidP="000437A2"/>
        </w:tc>
        <w:tc>
          <w:tcPr>
            <w:tcW w:w="288" w:type="dxa"/>
          </w:tcPr>
          <w:p w14:paraId="510F8612" w14:textId="77777777" w:rsidR="000437A2" w:rsidRDefault="000437A2" w:rsidP="000437A2">
            <w:pPr>
              <w:pStyle w:val="CopticCross"/>
            </w:pPr>
          </w:p>
        </w:tc>
        <w:tc>
          <w:tcPr>
            <w:tcW w:w="3960" w:type="dxa"/>
          </w:tcPr>
          <w:p w14:paraId="4B64EDCC" w14:textId="77777777" w:rsidR="000437A2" w:rsidRDefault="00764BE6" w:rsidP="000437A2">
            <w:pPr>
              <w:pStyle w:val="CopticVersemulti-line"/>
            </w:pPr>
            <w:r>
              <w:t>Ⲁϥϣⲉⲛⲁϥ ⲉ̀ⲡ̀ϣⲱⲓ ⲉ̀ⲧ̀ⲫⲉ:</w:t>
            </w:r>
          </w:p>
          <w:p w14:paraId="30E7C65C" w14:textId="77777777" w:rsidR="00764BE6" w:rsidRDefault="00764BE6" w:rsidP="000437A2">
            <w:pPr>
              <w:pStyle w:val="CopticVersemulti-line"/>
            </w:pPr>
            <w:r>
              <w:t>ⲛ̀ⲧⲉ ⲧ̀ⲫⲉ ⲥⲁ ⲛⲓⲙⲁⲛ̀ϣⲁⲓ:</w:t>
            </w:r>
          </w:p>
          <w:p w14:paraId="60DBAEBF" w14:textId="77777777" w:rsidR="00764BE6" w:rsidRDefault="00764BE6" w:rsidP="000437A2">
            <w:pPr>
              <w:pStyle w:val="CopticVersemulti-line"/>
            </w:pPr>
            <w:r>
              <w:t>ϩⲓⲛⲁ ⲛ̀ⲧⲉϥⲟⲩⲱⲣⲡ ⲛⲁⲛ ⲙ̀ⲡⲓⲡⲁⲣⲁⲗⲕⲏⲧⲟⲛ:</w:t>
            </w:r>
          </w:p>
          <w:p w14:paraId="5B9748FD" w14:textId="7E963723" w:rsidR="00764BE6" w:rsidRDefault="00764BE6" w:rsidP="00764BE6">
            <w:pPr>
              <w:pStyle w:val="CopticHangingVerse"/>
            </w:pPr>
            <w:r>
              <w:t>Ⲡⲓⲡ̄ⲛ̄ⲁ̄ ⲛ̀ⲧⲉ ϯⲙⲉⲑⲙⲏ.</w:t>
            </w:r>
          </w:p>
        </w:tc>
      </w:tr>
      <w:tr w:rsidR="000437A2" w14:paraId="28E53D96" w14:textId="77777777" w:rsidTr="000437A2">
        <w:trPr>
          <w:cantSplit/>
          <w:jc w:val="center"/>
        </w:trPr>
        <w:tc>
          <w:tcPr>
            <w:tcW w:w="288" w:type="dxa"/>
          </w:tcPr>
          <w:p w14:paraId="12A9F1EA" w14:textId="77777777" w:rsidR="000437A2" w:rsidRDefault="000437A2" w:rsidP="000437A2">
            <w:pPr>
              <w:pStyle w:val="CopticCross"/>
            </w:pPr>
          </w:p>
        </w:tc>
        <w:tc>
          <w:tcPr>
            <w:tcW w:w="3960" w:type="dxa"/>
          </w:tcPr>
          <w:p w14:paraId="1CB250BD" w14:textId="77777777" w:rsidR="000437A2" w:rsidRDefault="000437A2" w:rsidP="000437A2">
            <w:pPr>
              <w:pStyle w:val="EngHang"/>
            </w:pPr>
            <w:r>
              <w:rPr>
                <w:rFonts w:hint="eastAsia"/>
              </w:rPr>
              <w:t>Hail to you, O Mary,</w:t>
            </w:r>
          </w:p>
          <w:p w14:paraId="7FD01502" w14:textId="77777777" w:rsidR="000437A2" w:rsidRDefault="000437A2" w:rsidP="000437A2">
            <w:pPr>
              <w:pStyle w:val="EngHang"/>
            </w:pPr>
            <w:r>
              <w:t>T</w:t>
            </w:r>
            <w:r>
              <w:rPr>
                <w:rFonts w:hint="eastAsia"/>
              </w:rPr>
              <w:t>he fair dove,</w:t>
            </w:r>
          </w:p>
          <w:p w14:paraId="6CC2F053" w14:textId="77777777" w:rsidR="000437A2" w:rsidRDefault="000437A2" w:rsidP="000437A2">
            <w:pPr>
              <w:pStyle w:val="EngHang"/>
            </w:pPr>
            <w:r>
              <w:t>W</w:t>
            </w:r>
            <w:r>
              <w:rPr>
                <w:rFonts w:hint="eastAsia"/>
              </w:rPr>
              <w:t>ho brought forth</w:t>
            </w:r>
            <w:r>
              <w:t xml:space="preserve"> </w:t>
            </w:r>
            <w:r>
              <w:rPr>
                <w:rFonts w:hint="eastAsia"/>
              </w:rPr>
              <w:t>to us</w:t>
            </w:r>
          </w:p>
          <w:p w14:paraId="0D8A9113" w14:textId="77777777" w:rsidR="000437A2" w:rsidRDefault="000437A2" w:rsidP="000437A2">
            <w:pPr>
              <w:pStyle w:val="EngHangEnd"/>
            </w:pPr>
            <w:r>
              <w:rPr>
                <w:rFonts w:hint="eastAsia"/>
              </w:rPr>
              <w:t>God the Logos.</w:t>
            </w:r>
          </w:p>
        </w:tc>
        <w:tc>
          <w:tcPr>
            <w:tcW w:w="288" w:type="dxa"/>
          </w:tcPr>
          <w:p w14:paraId="17EC2F31" w14:textId="77777777" w:rsidR="000437A2" w:rsidRDefault="000437A2" w:rsidP="000437A2"/>
        </w:tc>
        <w:tc>
          <w:tcPr>
            <w:tcW w:w="288" w:type="dxa"/>
          </w:tcPr>
          <w:p w14:paraId="5ADB217F" w14:textId="77777777" w:rsidR="000437A2" w:rsidRDefault="000437A2" w:rsidP="000437A2">
            <w:pPr>
              <w:pStyle w:val="CopticCross"/>
            </w:pPr>
          </w:p>
        </w:tc>
        <w:tc>
          <w:tcPr>
            <w:tcW w:w="3960" w:type="dxa"/>
          </w:tcPr>
          <w:p w14:paraId="23A0F5E8" w14:textId="77777777" w:rsidR="000437A2" w:rsidRDefault="000437A2" w:rsidP="000437A2">
            <w:pPr>
              <w:pStyle w:val="CopticVersemulti-line"/>
            </w:pPr>
            <w:r>
              <w:t>Ⲭⲉⲣⲉ ⲛⲉ Ⲙⲁⲣⲓⲁ:</w:t>
            </w:r>
          </w:p>
          <w:p w14:paraId="710686EA" w14:textId="77777777" w:rsidR="000437A2" w:rsidRDefault="000437A2" w:rsidP="000437A2">
            <w:pPr>
              <w:pStyle w:val="CopticVersemulti-line"/>
            </w:pPr>
            <w:r>
              <w:t>Ϯϭⲣⲟⲙⲡⲓ ⲉⲑⲛⲉⲥⲟⲥ:</w:t>
            </w:r>
          </w:p>
          <w:p w14:paraId="2272C3B5" w14:textId="77777777" w:rsidR="000437A2" w:rsidRDefault="000437A2" w:rsidP="000437A2">
            <w:pPr>
              <w:pStyle w:val="CopticVersemulti-line"/>
            </w:pPr>
            <w:r>
              <w:t>ⲑⲏⲉ̀ⲧⲁⲥⲙⲓⲥⲓ ⲛⲁⲛ:</w:t>
            </w:r>
          </w:p>
          <w:p w14:paraId="27CAC49B" w14:textId="77777777" w:rsidR="000437A2" w:rsidRDefault="000437A2" w:rsidP="000437A2">
            <w:pPr>
              <w:pStyle w:val="CopticHangingVerse"/>
            </w:pPr>
            <w:r>
              <w:t>ⲙ̀Ⲫⲛⲟⲩϯ ⲡⲓⲗⲟⲅⲟⲥ.</w:t>
            </w:r>
          </w:p>
        </w:tc>
      </w:tr>
      <w:tr w:rsidR="000437A2" w14:paraId="7FDA3B1D" w14:textId="77777777" w:rsidTr="000437A2">
        <w:trPr>
          <w:cantSplit/>
          <w:jc w:val="center"/>
        </w:trPr>
        <w:tc>
          <w:tcPr>
            <w:tcW w:w="288" w:type="dxa"/>
          </w:tcPr>
          <w:p w14:paraId="7D785DB5" w14:textId="77777777" w:rsidR="000437A2" w:rsidRDefault="000437A2" w:rsidP="000437A2">
            <w:pPr>
              <w:pStyle w:val="CopticCross"/>
            </w:pPr>
          </w:p>
        </w:tc>
        <w:tc>
          <w:tcPr>
            <w:tcW w:w="3960" w:type="dxa"/>
          </w:tcPr>
          <w:p w14:paraId="0DAFEE21" w14:textId="77777777" w:rsidR="000437A2" w:rsidRDefault="000437A2" w:rsidP="000437A2">
            <w:pPr>
              <w:pStyle w:val="EngHang"/>
            </w:pPr>
            <w:r>
              <w:rPr>
                <w:rFonts w:hint="eastAsia"/>
              </w:rPr>
              <w:t>Hail to you, O Mary</w:t>
            </w:r>
            <w:r>
              <w:t>—</w:t>
            </w:r>
          </w:p>
          <w:p w14:paraId="314F27C1" w14:textId="77777777" w:rsidR="000437A2" w:rsidRDefault="000437A2" w:rsidP="000437A2">
            <w:pPr>
              <w:pStyle w:val="EngHang"/>
            </w:pPr>
            <w:r>
              <w:t>A</w:t>
            </w:r>
            <w:r>
              <w:rPr>
                <w:rFonts w:hint="eastAsia"/>
              </w:rPr>
              <w:t xml:space="preserve"> holy hail.</w:t>
            </w:r>
          </w:p>
          <w:p w14:paraId="44B4E0B1" w14:textId="77777777" w:rsidR="000437A2" w:rsidRDefault="000437A2" w:rsidP="000437A2">
            <w:pPr>
              <w:pStyle w:val="EngHang"/>
            </w:pPr>
            <w:r>
              <w:rPr>
                <w:rFonts w:hint="eastAsia"/>
              </w:rPr>
              <w:t>Hail to you, O Mary,</w:t>
            </w:r>
          </w:p>
          <w:p w14:paraId="6A1CCE60" w14:textId="77777777" w:rsidR="000437A2" w:rsidRDefault="000437A2" w:rsidP="000437A2">
            <w:pPr>
              <w:pStyle w:val="EngHang"/>
            </w:pPr>
            <w:r>
              <w:t>T</w:t>
            </w:r>
            <w:r>
              <w:rPr>
                <w:rFonts w:hint="eastAsia"/>
              </w:rPr>
              <w:t>he Mother of the Holy.</w:t>
            </w:r>
          </w:p>
        </w:tc>
        <w:tc>
          <w:tcPr>
            <w:tcW w:w="288" w:type="dxa"/>
          </w:tcPr>
          <w:p w14:paraId="6E261E2D" w14:textId="77777777" w:rsidR="000437A2" w:rsidRDefault="000437A2" w:rsidP="000437A2"/>
        </w:tc>
        <w:tc>
          <w:tcPr>
            <w:tcW w:w="288" w:type="dxa"/>
          </w:tcPr>
          <w:p w14:paraId="4760945E" w14:textId="77777777" w:rsidR="000437A2" w:rsidRDefault="000437A2" w:rsidP="000437A2">
            <w:pPr>
              <w:pStyle w:val="CopticCross"/>
            </w:pPr>
          </w:p>
        </w:tc>
        <w:tc>
          <w:tcPr>
            <w:tcW w:w="3960" w:type="dxa"/>
          </w:tcPr>
          <w:p w14:paraId="5F28A2E7" w14:textId="77777777" w:rsidR="000437A2" w:rsidRDefault="000437A2" w:rsidP="000437A2">
            <w:pPr>
              <w:pStyle w:val="CopticVersemulti-line"/>
            </w:pPr>
            <w:r>
              <w:t>Ⲭⲉⲣⲉ ⲛⲉ Ⲙⲁⲣⲓⲁ:</w:t>
            </w:r>
          </w:p>
          <w:p w14:paraId="34FE6012" w14:textId="77777777" w:rsidR="000437A2" w:rsidRDefault="000437A2" w:rsidP="000437A2">
            <w:pPr>
              <w:pStyle w:val="CopticVersemulti-line"/>
            </w:pPr>
            <w:r>
              <w:t>ϧⲉⲛ ⲟⲩⲭⲉⲣⲉ ⲉϥⲟⲩⲁⲃ:</w:t>
            </w:r>
          </w:p>
          <w:p w14:paraId="1DB85873" w14:textId="77777777" w:rsidR="000437A2" w:rsidRDefault="000437A2" w:rsidP="000437A2">
            <w:pPr>
              <w:pStyle w:val="CopticVersemulti-line"/>
            </w:pPr>
            <w:r>
              <w:t>ⲭⲉⲣⲉ ⲛⲉ Ⲙⲁⲣⲓⲁ:</w:t>
            </w:r>
          </w:p>
          <w:p w14:paraId="4425F950" w14:textId="77777777" w:rsidR="000437A2" w:rsidRDefault="000437A2" w:rsidP="000437A2">
            <w:pPr>
              <w:pStyle w:val="CopticHangingVerse"/>
            </w:pPr>
            <w:r>
              <w:t>ⲑ̀ⲙⲁⲩ ⲙ̀ⲫⲏⲉ̀ⲑⲟⲩⲁⲃ.</w:t>
            </w:r>
          </w:p>
        </w:tc>
      </w:tr>
      <w:tr w:rsidR="000437A2" w14:paraId="6A961A7D" w14:textId="77777777" w:rsidTr="000437A2">
        <w:trPr>
          <w:cantSplit/>
          <w:jc w:val="center"/>
        </w:trPr>
        <w:tc>
          <w:tcPr>
            <w:tcW w:w="288" w:type="dxa"/>
          </w:tcPr>
          <w:p w14:paraId="721ACB8E" w14:textId="77777777" w:rsidR="000437A2" w:rsidRDefault="000437A2" w:rsidP="000437A2">
            <w:pPr>
              <w:pStyle w:val="CopticCross"/>
            </w:pPr>
          </w:p>
        </w:tc>
        <w:tc>
          <w:tcPr>
            <w:tcW w:w="3960" w:type="dxa"/>
          </w:tcPr>
          <w:p w14:paraId="090008E4" w14:textId="77777777" w:rsidR="000437A2" w:rsidRDefault="000437A2" w:rsidP="000437A2">
            <w:pPr>
              <w:pStyle w:val="EngHang"/>
            </w:pPr>
            <w:r>
              <w:t>Hail to Michael,</w:t>
            </w:r>
          </w:p>
          <w:p w14:paraId="6161C182" w14:textId="77777777" w:rsidR="000437A2" w:rsidRDefault="000437A2" w:rsidP="000437A2">
            <w:pPr>
              <w:pStyle w:val="EngHang"/>
            </w:pPr>
            <w:r>
              <w:t>The great archangel,</w:t>
            </w:r>
          </w:p>
          <w:p w14:paraId="7E497848" w14:textId="77777777" w:rsidR="000437A2" w:rsidRDefault="000437A2" w:rsidP="000437A2">
            <w:pPr>
              <w:pStyle w:val="EngHang"/>
            </w:pPr>
            <w:r>
              <w:t>The herald of the salvation</w:t>
            </w:r>
          </w:p>
          <w:p w14:paraId="63985D1D" w14:textId="77777777" w:rsidR="000437A2" w:rsidRDefault="000437A2" w:rsidP="000437A2">
            <w:pPr>
              <w:pStyle w:val="EngHangEnd"/>
            </w:pPr>
            <w:r>
              <w:t>Of the Resurrection.</w:t>
            </w:r>
          </w:p>
        </w:tc>
        <w:tc>
          <w:tcPr>
            <w:tcW w:w="288" w:type="dxa"/>
          </w:tcPr>
          <w:p w14:paraId="6738FE38" w14:textId="77777777" w:rsidR="000437A2" w:rsidRDefault="000437A2" w:rsidP="000437A2"/>
        </w:tc>
        <w:tc>
          <w:tcPr>
            <w:tcW w:w="288" w:type="dxa"/>
          </w:tcPr>
          <w:p w14:paraId="107D9EA3" w14:textId="77777777" w:rsidR="000437A2" w:rsidRPr="00FB5ACB" w:rsidRDefault="000437A2" w:rsidP="000437A2">
            <w:pPr>
              <w:pStyle w:val="CopticCross"/>
            </w:pPr>
          </w:p>
        </w:tc>
        <w:tc>
          <w:tcPr>
            <w:tcW w:w="3960" w:type="dxa"/>
          </w:tcPr>
          <w:p w14:paraId="3E3B8318" w14:textId="77777777" w:rsidR="000437A2" w:rsidRDefault="000437A2" w:rsidP="000437A2">
            <w:pPr>
              <w:pStyle w:val="CopticVersemulti-line"/>
            </w:pPr>
            <w:r>
              <w:t>Ⲭⲉⲣⲉ Ⲙⲓⲭⲁⲏⲗ:</w:t>
            </w:r>
          </w:p>
          <w:p w14:paraId="0C210C2F" w14:textId="77777777" w:rsidR="000437A2" w:rsidRDefault="000437A2" w:rsidP="000437A2">
            <w:pPr>
              <w:pStyle w:val="CopticVersemulti-line"/>
            </w:pPr>
            <w:r>
              <w:t>ⲡⲓⲛⲓϣϯ ⲛ̀ⲁⲣⲭⲏⲁⲅⲅⲉⲗⲟⲥ:</w:t>
            </w:r>
          </w:p>
          <w:p w14:paraId="6ADD2018" w14:textId="77777777" w:rsidR="000437A2" w:rsidRDefault="000437A2" w:rsidP="000437A2">
            <w:pPr>
              <w:pStyle w:val="CopticVersemulti-line"/>
            </w:pPr>
            <w:r>
              <w:t>ⲡⲓⲭ̀ⲣⲓⲙⲁⲛ ⲛ̀ⲟⲩϫⲁⲓ:</w:t>
            </w:r>
          </w:p>
          <w:p w14:paraId="40251B53" w14:textId="77777777" w:rsidR="000437A2" w:rsidRDefault="000437A2" w:rsidP="000437A2">
            <w:pPr>
              <w:pStyle w:val="CopticHangingVerse"/>
            </w:pPr>
            <w:r>
              <w:t>ⲛ̀ⲧⲉ ϯⲁ̀ⲛⲁⲥⲧⲁⲥⲓⲥ.</w:t>
            </w:r>
          </w:p>
        </w:tc>
      </w:tr>
    </w:tbl>
    <w:p w14:paraId="41C1E8F1" w14:textId="77777777" w:rsidR="00EC2AEB" w:rsidRPr="001E5E16" w:rsidRDefault="00EC2AEB" w:rsidP="00EC2AEB">
      <w:pPr>
        <w:pStyle w:val="Heading4"/>
      </w:pPr>
      <w:bookmarkStart w:id="2062" w:name="_Ref485108492"/>
      <w:r>
        <w:t>The Doxology</w:t>
      </w:r>
      <w:r w:rsidR="00CC1CA8">
        <w:t xml:space="preserve"> for the Ascension</w:t>
      </w:r>
      <w:bookmarkEnd w:id="2061"/>
      <w:bookmarkEnd w:id="20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2063"/>
            <w:r>
              <w:t>Name</w:t>
            </w:r>
            <w:commentRangeEnd w:id="2063"/>
            <w:r>
              <w:rPr>
                <w:rStyle w:val="CommentReference"/>
              </w:rPr>
              <w:commentReference w:id="2063"/>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lastRenderedPageBreak/>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2064"/>
            <w:r>
              <w:t>to Him</w:t>
            </w:r>
            <w:commentRangeEnd w:id="2064"/>
            <w:r>
              <w:rPr>
                <w:rStyle w:val="CommentReference"/>
              </w:rPr>
              <w:commentReference w:id="2064"/>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2065"/>
            <w:r>
              <w:t>might</w:t>
            </w:r>
            <w:commentRangeEnd w:id="2065"/>
            <w:r>
              <w:rPr>
                <w:rStyle w:val="CommentReference"/>
              </w:rPr>
              <w:commentReference w:id="2065"/>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lastRenderedPageBreak/>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2066"/>
            <w:r>
              <w:t xml:space="preserve">Jesus </w:t>
            </w:r>
            <w:commentRangeEnd w:id="2066"/>
            <w:r>
              <w:rPr>
                <w:rStyle w:val="CommentReference"/>
                <w:rFonts w:ascii="Times New Roman" w:hAnsi="Times New Roman"/>
              </w:rPr>
              <w:commentReference w:id="2066"/>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2067" w:name="_Ref434476482"/>
      <w:r>
        <w:t>The Psali Adam</w:t>
      </w:r>
      <w:r w:rsidR="006C1B94">
        <w:t xml:space="preserve"> for the Ascension</w:t>
      </w:r>
      <w:bookmarkEnd w:id="20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lastRenderedPageBreak/>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lastRenderedPageBreak/>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2068" w:name="_Ref434476541"/>
      <w:r>
        <w:t>The Psali Batos</w:t>
      </w:r>
      <w:r w:rsidR="006C1B94">
        <w:t xml:space="preserve"> for the Ascension</w:t>
      </w:r>
      <w:bookmarkEnd w:id="20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lastRenderedPageBreak/>
              <w:t>¿</w:t>
            </w:r>
          </w:p>
        </w:tc>
        <w:tc>
          <w:tcPr>
            <w:tcW w:w="3960" w:type="dxa"/>
          </w:tcPr>
          <w:p w14:paraId="457530AC" w14:textId="60C3741A" w:rsidR="00AF7B91" w:rsidRDefault="00AF7B91" w:rsidP="00AF7B91">
            <w:pPr>
              <w:pStyle w:val="EngHang"/>
            </w:pPr>
            <w:r>
              <w:t xml:space="preserve">Mark, the </w:t>
            </w:r>
            <w:r w:rsidR="00FD7CBF">
              <w:t>divinely inspired</w:t>
            </w:r>
            <w:r>
              <w:t>,</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lastRenderedPageBreak/>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2069"/>
            <w:r>
              <w:t>miracles</w:t>
            </w:r>
            <w:commentRangeEnd w:id="2069"/>
            <w:r>
              <w:rPr>
                <w:rStyle w:val="CommentReference"/>
              </w:rPr>
              <w:commentReference w:id="2069"/>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sidRPr="00745B45">
              <w:rPr>
                <w:rFonts w:cs="Arial"/>
              </w:rPr>
              <w:t>̀</w:t>
            </w:r>
            <w:r>
              <w:t>ⲟⲩⲱⲛ</w:t>
            </w:r>
            <w:r w:rsidRPr="00F63BC6">
              <w:rPr>
                <w:rFonts w:cs="Arial"/>
              </w:rPr>
              <w:t>ϩ</w:t>
            </w:r>
            <w:r>
              <w:t xml:space="preserve"> ⲉ̀ⲃⲟⲗ ⲛ</w:t>
            </w:r>
            <w:r w:rsidRPr="00745B45">
              <w:rPr>
                <w:rFonts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71A1DF0E" w14:textId="5015E2B2" w:rsidR="00D5510E" w:rsidRPr="00ED7853" w:rsidRDefault="00D5510E" w:rsidP="00D5510E">
      <w:pPr>
        <w:pStyle w:val="Heading4"/>
        <w:rPr>
          <w:rFonts w:ascii="Arial Unicode MS" w:eastAsia="Arial Unicode MS" w:hAnsi="Arial Unicode MS" w:cs="Arial Unicode MS"/>
        </w:rPr>
      </w:pPr>
      <w:bookmarkStart w:id="2070" w:name="_Toc410196236"/>
      <w:bookmarkStart w:id="2071" w:name="_Toc410196478"/>
      <w:bookmarkStart w:id="2072" w:name="_Toc410196980"/>
      <w:bookmarkStart w:id="2073" w:name="_Toc479145680"/>
      <w:r>
        <w:t>The Hymn of the Intercessions for Ascension</w:t>
      </w:r>
    </w:p>
    <w:p w14:paraId="69F712FC" w14:textId="6B6437BF" w:rsidR="00D5510E" w:rsidRPr="009F6B4B" w:rsidRDefault="00D5510E" w:rsidP="00D5510E">
      <w:pPr>
        <w:pStyle w:val="Rubric"/>
      </w:pPr>
      <w:r>
        <w:t>Continue as for the first 40 days.</w:t>
      </w:r>
    </w:p>
    <w:p w14:paraId="74018C16" w14:textId="1D1FD049" w:rsidR="00D5510E" w:rsidRDefault="00D5510E" w:rsidP="00D5510E">
      <w:pPr>
        <w:pStyle w:val="Heading4"/>
      </w:pPr>
      <w:r>
        <w:t>The Praxis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5510E" w:rsidRPr="00AF56AD" w14:paraId="261A9D6B" w14:textId="77777777" w:rsidTr="00DF3879">
        <w:trPr>
          <w:cantSplit/>
          <w:jc w:val="center"/>
        </w:trPr>
        <w:tc>
          <w:tcPr>
            <w:tcW w:w="288" w:type="dxa"/>
          </w:tcPr>
          <w:p w14:paraId="7A681250" w14:textId="77777777" w:rsidR="00D5510E" w:rsidRDefault="00D5510E" w:rsidP="00DF3879">
            <w:pPr>
              <w:pStyle w:val="CopticCross"/>
            </w:pPr>
          </w:p>
        </w:tc>
        <w:tc>
          <w:tcPr>
            <w:tcW w:w="3960" w:type="dxa"/>
          </w:tcPr>
          <w:p w14:paraId="05937DAE" w14:textId="77777777" w:rsidR="00D5510E" w:rsidRDefault="00D5510E" w:rsidP="00DF3879">
            <w:pPr>
              <w:pStyle w:val="EngHang"/>
            </w:pPr>
            <w:r>
              <w:t>Hail to His Resurrection:</w:t>
            </w:r>
          </w:p>
          <w:p w14:paraId="06491E02" w14:textId="77777777" w:rsidR="00D5510E" w:rsidRDefault="00D5510E" w:rsidP="00DF3879">
            <w:pPr>
              <w:pStyle w:val="EngHang"/>
            </w:pPr>
            <w:r>
              <w:t>He rose from the dead,</w:t>
            </w:r>
          </w:p>
          <w:p w14:paraId="3E10E321" w14:textId="77777777" w:rsidR="00D5510E" w:rsidRDefault="00D5510E" w:rsidP="00DF3879">
            <w:pPr>
              <w:pStyle w:val="EngHang"/>
            </w:pPr>
            <w:r>
              <w:t>Even to save us</w:t>
            </w:r>
          </w:p>
          <w:p w14:paraId="28E64FDE" w14:textId="77777777" w:rsidR="00D5510E" w:rsidRDefault="00D5510E" w:rsidP="00DF3879">
            <w:pPr>
              <w:pStyle w:val="EngHangEnd"/>
            </w:pPr>
            <w:r>
              <w:t>From our sins.</w:t>
            </w:r>
          </w:p>
        </w:tc>
        <w:tc>
          <w:tcPr>
            <w:tcW w:w="288" w:type="dxa"/>
          </w:tcPr>
          <w:p w14:paraId="2692BA30" w14:textId="77777777" w:rsidR="00D5510E" w:rsidRDefault="00D5510E" w:rsidP="00DF3879"/>
        </w:tc>
        <w:tc>
          <w:tcPr>
            <w:tcW w:w="288" w:type="dxa"/>
          </w:tcPr>
          <w:p w14:paraId="65FD824D" w14:textId="77777777" w:rsidR="00D5510E" w:rsidRDefault="00D5510E" w:rsidP="00DF3879">
            <w:pPr>
              <w:pStyle w:val="CopticCross"/>
            </w:pPr>
          </w:p>
        </w:tc>
        <w:tc>
          <w:tcPr>
            <w:tcW w:w="3960" w:type="dxa"/>
          </w:tcPr>
          <w:p w14:paraId="497CAD06" w14:textId="77777777" w:rsidR="00D5510E" w:rsidRDefault="00D5510E" w:rsidP="00DF3879">
            <w:pPr>
              <w:pStyle w:val="CopticVersemulti-line"/>
            </w:pPr>
            <w:r>
              <w:t>Ⲭⲉⲣⲉ ⲧⲉϥⲁ̀ⲛⲁⲥⲧⲁⲥⲓⲥ:</w:t>
            </w:r>
          </w:p>
          <w:p w14:paraId="4F068BFB" w14:textId="77777777" w:rsidR="00D5510E" w:rsidRDefault="00D5510E" w:rsidP="00DF3879">
            <w:pPr>
              <w:pStyle w:val="CopticVersemulti-line"/>
            </w:pPr>
            <w:r>
              <w:t>ⲉ̀ⲧⲁϥⲧⲱⲛϥ ⲉ̀ⲃⲟⲗϧⲉⲛ ⲛⲏⲉⲑⲙⲱⲟⲩⲧ:</w:t>
            </w:r>
          </w:p>
          <w:p w14:paraId="4934FCFE" w14:textId="77777777" w:rsidR="00D5510E" w:rsidRDefault="00D5510E" w:rsidP="00DF3879">
            <w:pPr>
              <w:pStyle w:val="CopticVersemulti-line"/>
            </w:pPr>
            <w:r>
              <w:t>ϣⲁ ⲛ̀ⲧⲉϥⲥⲱϯ ⲙ̀ⲙⲟⲛ:</w:t>
            </w:r>
          </w:p>
          <w:p w14:paraId="10DA69D4" w14:textId="77777777" w:rsidR="00D5510E" w:rsidRPr="00AF56AD" w:rsidRDefault="00D5510E" w:rsidP="00DF3879">
            <w:pPr>
              <w:pStyle w:val="CopticVerse"/>
            </w:pPr>
            <w:r>
              <w:t>ⲉ̀ⲃⲟⲗϧⲉⲛ ⲛⲉⲛⲛⲟⲃⲓ.</w:t>
            </w:r>
          </w:p>
        </w:tc>
      </w:tr>
      <w:tr w:rsidR="00D5510E" w:rsidRPr="00AF56AD" w14:paraId="38341C7A" w14:textId="77777777" w:rsidTr="00DF3879">
        <w:trPr>
          <w:cantSplit/>
          <w:jc w:val="center"/>
        </w:trPr>
        <w:tc>
          <w:tcPr>
            <w:tcW w:w="288" w:type="dxa"/>
          </w:tcPr>
          <w:p w14:paraId="433AAE23" w14:textId="77777777" w:rsidR="00D5510E" w:rsidRDefault="00D5510E" w:rsidP="00D5510E">
            <w:pPr>
              <w:pStyle w:val="CopticCross"/>
            </w:pPr>
          </w:p>
        </w:tc>
        <w:tc>
          <w:tcPr>
            <w:tcW w:w="3960" w:type="dxa"/>
          </w:tcPr>
          <w:p w14:paraId="6915B2A2" w14:textId="77777777" w:rsidR="00D5510E" w:rsidRDefault="00D5510E" w:rsidP="00D5510E">
            <w:pPr>
              <w:pStyle w:val="EngHang"/>
            </w:pPr>
            <w:r>
              <w:t>Hail to His Ascension:</w:t>
            </w:r>
          </w:p>
          <w:p w14:paraId="0072E936" w14:textId="77777777" w:rsidR="00D5510E" w:rsidRDefault="00D5510E" w:rsidP="00D5510E">
            <w:pPr>
              <w:pStyle w:val="EngHang"/>
            </w:pPr>
            <w:r>
              <w:t>He ascended into the heavens</w:t>
            </w:r>
          </w:p>
          <w:p w14:paraId="53695D49" w14:textId="77777777" w:rsidR="00D5510E" w:rsidRDefault="00D5510E" w:rsidP="00D5510E">
            <w:pPr>
              <w:pStyle w:val="EngHang"/>
            </w:pPr>
            <w:r>
              <w:t>In glory and honour,</w:t>
            </w:r>
          </w:p>
          <w:p w14:paraId="3D3748A3" w14:textId="0C2C9ADB" w:rsidR="00D5510E" w:rsidRDefault="00D5510E" w:rsidP="00D5510E">
            <w:pPr>
              <w:pStyle w:val="EngHangEnd"/>
            </w:pPr>
            <w:r>
              <w:t>And sat at the right hand of His Father</w:t>
            </w:r>
          </w:p>
        </w:tc>
        <w:tc>
          <w:tcPr>
            <w:tcW w:w="288" w:type="dxa"/>
          </w:tcPr>
          <w:p w14:paraId="0CEA597A" w14:textId="77777777" w:rsidR="00D5510E" w:rsidRDefault="00D5510E" w:rsidP="00D5510E"/>
        </w:tc>
        <w:tc>
          <w:tcPr>
            <w:tcW w:w="288" w:type="dxa"/>
          </w:tcPr>
          <w:p w14:paraId="15776302" w14:textId="77777777" w:rsidR="00D5510E" w:rsidRDefault="00D5510E" w:rsidP="00D5510E">
            <w:pPr>
              <w:pStyle w:val="CopticCross"/>
            </w:pPr>
          </w:p>
        </w:tc>
        <w:tc>
          <w:tcPr>
            <w:tcW w:w="3960" w:type="dxa"/>
          </w:tcPr>
          <w:p w14:paraId="263D80A1" w14:textId="77777777" w:rsidR="00D5510E" w:rsidRDefault="00D5510E" w:rsidP="00D5510E">
            <w:pPr>
              <w:pStyle w:val="CopticVersemulti-line"/>
            </w:pPr>
            <w:r>
              <w:t>Ⲭⲉⲣⲉ ⲧⲉϥⲁ̀ⲛⲁⲗⲩⲙⲯⲓⲥ:</w:t>
            </w:r>
          </w:p>
          <w:p w14:paraId="207C5564" w14:textId="77777777" w:rsidR="00D5510E" w:rsidRDefault="00D5510E" w:rsidP="00D5510E">
            <w:pPr>
              <w:pStyle w:val="CopticVersemulti-line"/>
            </w:pPr>
            <w:r>
              <w:t>ⲉ̀ⲧⲁϥϣⲉⲛⲁϥ ⲉ̀ⲡ̀ϣⲱⲓ ⲉ̀ⲛⲓⲫⲏⲟⲩⲓ:</w:t>
            </w:r>
          </w:p>
          <w:p w14:paraId="5CE499F2" w14:textId="77777777" w:rsidR="00D5510E" w:rsidRDefault="00D5510E" w:rsidP="00D5510E">
            <w:pPr>
              <w:pStyle w:val="CopticVersemulti-line"/>
            </w:pPr>
            <w:r>
              <w:t>ϧⲉⲛ ⲟⲩⲱ̀ⲟⲩ ⲛⲉⲙ ⲟⲩⲧⲁⲓⲟ:</w:t>
            </w:r>
          </w:p>
          <w:p w14:paraId="201DF45B" w14:textId="48F2B0BB" w:rsidR="00D5510E" w:rsidRDefault="00D5510E" w:rsidP="00D5510E">
            <w:pPr>
              <w:pStyle w:val="CopticHangingVerse"/>
            </w:pPr>
            <w:r>
              <w:t>ⲁϥϩⲉⲙⲥⲓ ⲥⲁⲟⲩⲓ̀ⲛⲁⲙ ⲙ̀Ⲡⲉϥⲓⲱⲧ.</w:t>
            </w:r>
          </w:p>
        </w:tc>
      </w:tr>
      <w:tr w:rsidR="00D5510E" w:rsidRPr="00AF56AD" w14:paraId="04E38546" w14:textId="77777777" w:rsidTr="00DF3879">
        <w:trPr>
          <w:cantSplit/>
          <w:jc w:val="center"/>
        </w:trPr>
        <w:tc>
          <w:tcPr>
            <w:tcW w:w="288" w:type="dxa"/>
          </w:tcPr>
          <w:p w14:paraId="6615DC93" w14:textId="77777777" w:rsidR="00D5510E" w:rsidRDefault="00D5510E" w:rsidP="00DF3879">
            <w:pPr>
              <w:pStyle w:val="CopticCross"/>
            </w:pPr>
          </w:p>
        </w:tc>
        <w:tc>
          <w:tcPr>
            <w:tcW w:w="3960" w:type="dxa"/>
          </w:tcPr>
          <w:p w14:paraId="6FBBD0E9" w14:textId="77777777" w:rsidR="00D5510E" w:rsidRDefault="00D5510E" w:rsidP="00DF3879">
            <w:pPr>
              <w:pStyle w:val="EngHang"/>
            </w:pPr>
            <w:r>
              <w:t>You are in truth blessed,</w:t>
            </w:r>
          </w:p>
          <w:p w14:paraId="134A6EDD" w14:textId="77777777" w:rsidR="00D5510E" w:rsidRDefault="00D5510E" w:rsidP="00DF3879">
            <w:pPr>
              <w:pStyle w:val="EngHang"/>
            </w:pPr>
            <w:r>
              <w:t>With Your good Father,</w:t>
            </w:r>
          </w:p>
          <w:p w14:paraId="298BBD46" w14:textId="77777777" w:rsidR="00D5510E" w:rsidRDefault="00D5510E" w:rsidP="00DF3879">
            <w:pPr>
              <w:pStyle w:val="EngHang"/>
            </w:pPr>
            <w:r>
              <w:t>And the Holy Spirit,</w:t>
            </w:r>
          </w:p>
          <w:p w14:paraId="70E8E79D" w14:textId="77777777" w:rsidR="00D5510E" w:rsidRDefault="00D5510E" w:rsidP="00DF3879">
            <w:pPr>
              <w:pStyle w:val="EngHangEnd"/>
            </w:pPr>
            <w:r>
              <w:t>For you have risen and saved us.</w:t>
            </w:r>
          </w:p>
        </w:tc>
        <w:tc>
          <w:tcPr>
            <w:tcW w:w="288" w:type="dxa"/>
          </w:tcPr>
          <w:p w14:paraId="320A734A" w14:textId="77777777" w:rsidR="00D5510E" w:rsidRDefault="00D5510E" w:rsidP="00DF3879"/>
        </w:tc>
        <w:tc>
          <w:tcPr>
            <w:tcW w:w="288" w:type="dxa"/>
          </w:tcPr>
          <w:p w14:paraId="55F59E18" w14:textId="77777777" w:rsidR="00D5510E" w:rsidRDefault="00D5510E" w:rsidP="00DF3879">
            <w:pPr>
              <w:pStyle w:val="CopticCross"/>
            </w:pPr>
          </w:p>
        </w:tc>
        <w:tc>
          <w:tcPr>
            <w:tcW w:w="3960" w:type="dxa"/>
          </w:tcPr>
          <w:p w14:paraId="4ABEF21C" w14:textId="77777777" w:rsidR="00D5510E" w:rsidRDefault="00D5510E" w:rsidP="00DF3879">
            <w:pPr>
              <w:pStyle w:val="CopticVersemulti-line"/>
            </w:pPr>
            <w:r>
              <w:t>Ⲕⲥ̀ⲙⲁⲣⲱⲟⲩⲧ ⲁ̀ⲗⲏⲑⲟⲥ:</w:t>
            </w:r>
          </w:p>
          <w:p w14:paraId="1A5AEB86" w14:textId="77777777" w:rsidR="00D5510E" w:rsidRDefault="00D5510E" w:rsidP="00DF3879">
            <w:pPr>
              <w:pStyle w:val="CopticVersemulti-line"/>
            </w:pPr>
            <w:r>
              <w:t>ⲛⲉⲙ Ⲡⲉⲕⲓⲱⲧ ⲛ̀ⲁ̀ⲅⲁⲑⲟⲥ:</w:t>
            </w:r>
          </w:p>
          <w:p w14:paraId="2D0A34DE" w14:textId="77777777" w:rsidR="00D5510E" w:rsidRDefault="00D5510E" w:rsidP="00DF3879">
            <w:pPr>
              <w:pStyle w:val="CopticVersemulti-line"/>
            </w:pPr>
            <w:r>
              <w:t>ⲛⲉⲙ Ⲡⲓⲡ̀ⲛⲉⲩⲙⲁ ⲉⲑⲟⲩⲁⲃ:</w:t>
            </w:r>
          </w:p>
          <w:p w14:paraId="7B9B0388" w14:textId="77777777" w:rsidR="00D5510E" w:rsidRPr="00AF56AD" w:rsidRDefault="00D5510E" w:rsidP="00DF3879">
            <w:pPr>
              <w:pStyle w:val="CopticHangingVerse"/>
            </w:pPr>
            <w:r>
              <w:t>ϫⲉ ⲁⲕⲧⲱⲛⲕ ⲁⲕⲥⲱϯ ⲙ̀ⲙⲟⲛ.</w:t>
            </w:r>
          </w:p>
        </w:tc>
      </w:tr>
    </w:tbl>
    <w:p w14:paraId="5E1239F1" w14:textId="76B3F119" w:rsidR="00DF3879" w:rsidRDefault="00DF3879" w:rsidP="00DF3879">
      <w:pPr>
        <w:pStyle w:val="Rubric"/>
      </w:pPr>
      <w:r>
        <w:t>The first two verses may be combined, as: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3879" w:rsidRPr="00AF56AD" w14:paraId="2A6D8C80" w14:textId="77777777" w:rsidTr="00DF3879">
        <w:trPr>
          <w:cantSplit/>
          <w:jc w:val="center"/>
        </w:trPr>
        <w:tc>
          <w:tcPr>
            <w:tcW w:w="288" w:type="dxa"/>
          </w:tcPr>
          <w:p w14:paraId="536FBC5D" w14:textId="77777777" w:rsidR="00DF3879" w:rsidRDefault="00DF3879" w:rsidP="00DF3879">
            <w:pPr>
              <w:pStyle w:val="CopticCross"/>
            </w:pPr>
          </w:p>
        </w:tc>
        <w:tc>
          <w:tcPr>
            <w:tcW w:w="3960" w:type="dxa"/>
          </w:tcPr>
          <w:p w14:paraId="009A18DA" w14:textId="77777777" w:rsidR="00DF3879" w:rsidRDefault="00DF3879" w:rsidP="00DF3879">
            <w:pPr>
              <w:pStyle w:val="EngHang"/>
            </w:pPr>
            <w:r>
              <w:t>Hail to His Resurrection:</w:t>
            </w:r>
          </w:p>
          <w:p w14:paraId="32B8073D" w14:textId="4B55A08F" w:rsidR="00DF3879" w:rsidRDefault="00DF3879" w:rsidP="00DF3879">
            <w:pPr>
              <w:pStyle w:val="EngHang"/>
            </w:pPr>
            <w:r>
              <w:t>He is risen from the dead,</w:t>
            </w:r>
          </w:p>
          <w:p w14:paraId="58FA70CC" w14:textId="56253B8C" w:rsidR="00DF3879" w:rsidRDefault="00DF3879" w:rsidP="00DF3879">
            <w:pPr>
              <w:pStyle w:val="EngHang"/>
            </w:pPr>
            <w:r>
              <w:t>Ascended into the heavens,</w:t>
            </w:r>
          </w:p>
          <w:p w14:paraId="1AC62BF3" w14:textId="0C4DC37B" w:rsidR="00DF3879" w:rsidRDefault="00DF3879" w:rsidP="00DF3879">
            <w:pPr>
              <w:pStyle w:val="EngHangEnd"/>
            </w:pPr>
            <w:r>
              <w:t>And seated at the right hand of His Father.</w:t>
            </w:r>
          </w:p>
        </w:tc>
        <w:tc>
          <w:tcPr>
            <w:tcW w:w="288" w:type="dxa"/>
          </w:tcPr>
          <w:p w14:paraId="3F90BF60" w14:textId="77777777" w:rsidR="00DF3879" w:rsidRDefault="00DF3879" w:rsidP="00DF3879"/>
        </w:tc>
        <w:tc>
          <w:tcPr>
            <w:tcW w:w="288" w:type="dxa"/>
          </w:tcPr>
          <w:p w14:paraId="2F0AA543" w14:textId="77777777" w:rsidR="00DF3879" w:rsidRDefault="00DF3879" w:rsidP="00DF3879">
            <w:pPr>
              <w:pStyle w:val="CopticCross"/>
            </w:pPr>
          </w:p>
        </w:tc>
        <w:tc>
          <w:tcPr>
            <w:tcW w:w="3960" w:type="dxa"/>
          </w:tcPr>
          <w:p w14:paraId="4672B795" w14:textId="77777777" w:rsidR="00DF3879" w:rsidRDefault="00DF3879" w:rsidP="00DF3879">
            <w:pPr>
              <w:pStyle w:val="CopticVersemulti-line"/>
            </w:pPr>
            <w:r>
              <w:t>Ⲭⲉⲣⲉ ⲧⲉϥⲁ̀ⲛⲁⲥⲧⲁⲥⲓⲥ:</w:t>
            </w:r>
          </w:p>
          <w:p w14:paraId="71EA8B64" w14:textId="76B7996B" w:rsidR="00B46284" w:rsidRPr="000D1B28" w:rsidRDefault="00B46284" w:rsidP="00B46284">
            <w:pPr>
              <w:pStyle w:val="CopticVersemulti-line"/>
            </w:pPr>
            <w:r>
              <w:t>ⲉ̀ⲧⲁϥⲧⲱⲛϥ</w:t>
            </w:r>
            <w:r w:rsidRPr="000D1B28">
              <w:t xml:space="preserve"> ⲉ̀ⲃⲟⲗ ϧⲉⲛ ⲛⲏⲉⲑⲙⲱⲟⲩⲧ:</w:t>
            </w:r>
          </w:p>
          <w:p w14:paraId="4DF25DC9" w14:textId="77777777" w:rsidR="00B46284" w:rsidRPr="000D1B28" w:rsidRDefault="00B46284" w:rsidP="00B46284">
            <w:pPr>
              <w:pStyle w:val="CopticVersemulti-line"/>
            </w:pPr>
            <w:r>
              <w:t>ⲟⲩⲟϩ ⲁϥϣⲉⲛⲁϥ ⲉ̀ⲡ̀ϣⲱⲓ ⲉ̀ⲛⲓⲫⲏⲟⲩⲓ:</w:t>
            </w:r>
          </w:p>
          <w:p w14:paraId="33219568" w14:textId="6604B591" w:rsidR="00DF3879" w:rsidRPr="00AF56AD" w:rsidRDefault="00B46284" w:rsidP="00B46284">
            <w:pPr>
              <w:pStyle w:val="CopticVerse"/>
            </w:pPr>
            <w:r>
              <w:t>ⲁϥϩⲉⲙⲥⲓ ⲥⲁⲟⲩⲓ̀ⲛⲁⲙ ⲙ̀Ⲡⲉϥⲓⲱⲧ.</w:t>
            </w:r>
          </w:p>
        </w:tc>
      </w:tr>
    </w:tbl>
    <w:p w14:paraId="1C8B5608" w14:textId="38B0991C" w:rsidR="00B46284" w:rsidRDefault="00B46284" w:rsidP="00B46284">
      <w:pPr>
        <w:pStyle w:val="Heading4"/>
      </w:pPr>
      <w:r>
        <w:lastRenderedPageBreak/>
        <w:t>He Bowed Down the Heavens</w:t>
      </w:r>
    </w:p>
    <w:p w14:paraId="69EE9FCF" w14:textId="249107FC" w:rsidR="00B46284" w:rsidRPr="00B46284" w:rsidRDefault="00B46284" w:rsidP="00B46284">
      <w:pPr>
        <w:pStyle w:val="Rubric"/>
      </w:pPr>
      <w:r>
        <w:t>While the icons are being prepared, the people sing the following (in place of “All the Choirs” and “All You Heavenly Multitudes”)</w:t>
      </w:r>
      <w:r w:rsidR="00F7641F">
        <w:t>. It may also be said during Distribution.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3814EE5" w14:textId="77777777" w:rsidTr="00B46284">
        <w:trPr>
          <w:cantSplit/>
          <w:jc w:val="center"/>
        </w:trPr>
        <w:tc>
          <w:tcPr>
            <w:tcW w:w="288" w:type="dxa"/>
          </w:tcPr>
          <w:p w14:paraId="57160780" w14:textId="77777777" w:rsidR="00B46284" w:rsidRDefault="00B46284" w:rsidP="00B46284">
            <w:pPr>
              <w:pStyle w:val="CopticCross"/>
            </w:pPr>
          </w:p>
        </w:tc>
        <w:tc>
          <w:tcPr>
            <w:tcW w:w="3960" w:type="dxa"/>
          </w:tcPr>
          <w:p w14:paraId="4DF4A5B1" w14:textId="66FDB8C7" w:rsidR="00B46284" w:rsidRDefault="00B46284" w:rsidP="00B46284">
            <w:pPr>
              <w:pStyle w:val="EngHang"/>
            </w:pPr>
            <w:r>
              <w:t>He bowed down the heavens and descended,</w:t>
            </w:r>
          </w:p>
          <w:p w14:paraId="2EA6A447" w14:textId="1203C694" w:rsidR="00B46284" w:rsidRDefault="00B46284" w:rsidP="00B46284">
            <w:pPr>
              <w:pStyle w:val="EngHang"/>
            </w:pPr>
            <w:r>
              <w:t>With a cloud beneath His feet.</w:t>
            </w:r>
          </w:p>
          <w:p w14:paraId="35E5CB92" w14:textId="7F8ACC48" w:rsidR="00B46284" w:rsidRDefault="00B46284" w:rsidP="00B46284">
            <w:pPr>
              <w:pStyle w:val="EngHang"/>
            </w:pPr>
            <w:r>
              <w:t>He rode on a cherub, and flew;</w:t>
            </w:r>
          </w:p>
          <w:p w14:paraId="3D854BBF" w14:textId="428DB527" w:rsidR="00B46284" w:rsidRDefault="00B46284" w:rsidP="00B46284">
            <w:pPr>
              <w:pStyle w:val="EngHangEnd"/>
            </w:pPr>
            <w:r>
              <w:t>He flew on the wings of the wind.</w:t>
            </w:r>
          </w:p>
        </w:tc>
        <w:tc>
          <w:tcPr>
            <w:tcW w:w="288" w:type="dxa"/>
          </w:tcPr>
          <w:p w14:paraId="3DB7AD10" w14:textId="77777777" w:rsidR="00B46284" w:rsidRDefault="00B46284" w:rsidP="00B46284"/>
        </w:tc>
        <w:tc>
          <w:tcPr>
            <w:tcW w:w="288" w:type="dxa"/>
          </w:tcPr>
          <w:p w14:paraId="4A770E03" w14:textId="77777777" w:rsidR="00B46284" w:rsidRDefault="00B46284" w:rsidP="00B46284">
            <w:pPr>
              <w:pStyle w:val="CopticCross"/>
            </w:pPr>
          </w:p>
        </w:tc>
        <w:tc>
          <w:tcPr>
            <w:tcW w:w="3960" w:type="dxa"/>
          </w:tcPr>
          <w:p w14:paraId="39A329A4" w14:textId="4952D920" w:rsidR="00B46284" w:rsidRPr="00AF56AD" w:rsidRDefault="00B46284" w:rsidP="00B46284">
            <w:pPr>
              <w:pStyle w:val="CopticVerse"/>
            </w:pPr>
          </w:p>
        </w:tc>
      </w:tr>
      <w:tr w:rsidR="00B46284" w:rsidRPr="00AF56AD" w14:paraId="00953A1F" w14:textId="77777777" w:rsidTr="00B46284">
        <w:trPr>
          <w:cantSplit/>
          <w:jc w:val="center"/>
        </w:trPr>
        <w:tc>
          <w:tcPr>
            <w:tcW w:w="288" w:type="dxa"/>
          </w:tcPr>
          <w:p w14:paraId="52BC8A9F" w14:textId="77777777" w:rsidR="00B46284" w:rsidRDefault="00B46284" w:rsidP="00B46284">
            <w:pPr>
              <w:pStyle w:val="CopticCross"/>
            </w:pPr>
          </w:p>
        </w:tc>
        <w:tc>
          <w:tcPr>
            <w:tcW w:w="3960" w:type="dxa"/>
          </w:tcPr>
          <w:p w14:paraId="186A1AB7" w14:textId="05ED748E" w:rsidR="00B46284" w:rsidRDefault="00B46284" w:rsidP="00B46284">
            <w:pPr>
              <w:pStyle w:val="EngHang"/>
            </w:pPr>
            <w:r>
              <w:t>Let the heavens rejoice,</w:t>
            </w:r>
          </w:p>
          <w:p w14:paraId="019D1B05" w14:textId="5815F9A7" w:rsidR="00B46284" w:rsidRDefault="00B46284" w:rsidP="00B46284">
            <w:pPr>
              <w:pStyle w:val="EngHang"/>
            </w:pPr>
            <w:r>
              <w:t>Let the earth be glad.</w:t>
            </w:r>
          </w:p>
          <w:p w14:paraId="5E175FEC" w14:textId="2218C5C8" w:rsidR="00B46284" w:rsidRDefault="00B46284" w:rsidP="00B46284">
            <w:pPr>
              <w:pStyle w:val="EngHang"/>
            </w:pPr>
            <w:r>
              <w:t>Let all the assemblies</w:t>
            </w:r>
          </w:p>
          <w:p w14:paraId="398F8D76" w14:textId="2D8A6B02" w:rsidR="00B46284" w:rsidRDefault="00B46284" w:rsidP="00B46284">
            <w:pPr>
              <w:pStyle w:val="EngHangEnd"/>
            </w:pPr>
            <w:r>
              <w:t>Of the Orthodox faithful rejoice,</w:t>
            </w:r>
          </w:p>
        </w:tc>
        <w:tc>
          <w:tcPr>
            <w:tcW w:w="288" w:type="dxa"/>
          </w:tcPr>
          <w:p w14:paraId="5332BD6F" w14:textId="77777777" w:rsidR="00B46284" w:rsidRDefault="00B46284" w:rsidP="00B46284"/>
        </w:tc>
        <w:tc>
          <w:tcPr>
            <w:tcW w:w="288" w:type="dxa"/>
          </w:tcPr>
          <w:p w14:paraId="5C9A35CC" w14:textId="77777777" w:rsidR="00B46284" w:rsidRDefault="00B46284" w:rsidP="00B46284">
            <w:pPr>
              <w:pStyle w:val="CopticCross"/>
            </w:pPr>
          </w:p>
        </w:tc>
        <w:tc>
          <w:tcPr>
            <w:tcW w:w="3960" w:type="dxa"/>
          </w:tcPr>
          <w:p w14:paraId="28DB4FE8" w14:textId="0A607DFD" w:rsidR="00B46284" w:rsidRDefault="00B46284" w:rsidP="00B46284">
            <w:pPr>
              <w:pStyle w:val="CopticHangingVerse"/>
            </w:pPr>
          </w:p>
        </w:tc>
      </w:tr>
      <w:tr w:rsidR="00B46284" w:rsidRPr="00AF56AD" w14:paraId="7637E917" w14:textId="77777777" w:rsidTr="00B46284">
        <w:trPr>
          <w:cantSplit/>
          <w:jc w:val="center"/>
        </w:trPr>
        <w:tc>
          <w:tcPr>
            <w:tcW w:w="288" w:type="dxa"/>
          </w:tcPr>
          <w:p w14:paraId="77E36BA2" w14:textId="77777777" w:rsidR="00B46284" w:rsidRDefault="00B46284" w:rsidP="00B46284">
            <w:pPr>
              <w:pStyle w:val="CopticCross"/>
            </w:pPr>
          </w:p>
        </w:tc>
        <w:tc>
          <w:tcPr>
            <w:tcW w:w="3960" w:type="dxa"/>
          </w:tcPr>
          <w:p w14:paraId="581767CF" w14:textId="7A745809" w:rsidR="00B46284" w:rsidRDefault="00B46284" w:rsidP="00B46284">
            <w:pPr>
              <w:pStyle w:val="EngHang"/>
            </w:pPr>
            <w:r>
              <w:t>For Christ,</w:t>
            </w:r>
          </w:p>
          <w:p w14:paraId="5C625C69" w14:textId="682B8D2C" w:rsidR="00B46284" w:rsidRDefault="00B46284" w:rsidP="00B46284">
            <w:pPr>
              <w:pStyle w:val="EngHang"/>
            </w:pPr>
            <w:r>
              <w:t>The Only-Begotten God,</w:t>
            </w:r>
          </w:p>
          <w:p w14:paraId="69D3C3B3" w14:textId="0F6C2526" w:rsidR="00B46284" w:rsidRDefault="00B46284" w:rsidP="00B46284">
            <w:pPr>
              <w:pStyle w:val="EngHang"/>
            </w:pPr>
            <w:r>
              <w:t>Has ascended</w:t>
            </w:r>
          </w:p>
          <w:p w14:paraId="14F64997" w14:textId="2232BBB4" w:rsidR="00B46284" w:rsidRDefault="00B46284" w:rsidP="00B46284">
            <w:pPr>
              <w:pStyle w:val="EngHangEnd"/>
            </w:pPr>
            <w:r>
              <w:t>Into the heavens.</w:t>
            </w:r>
          </w:p>
        </w:tc>
        <w:tc>
          <w:tcPr>
            <w:tcW w:w="288" w:type="dxa"/>
          </w:tcPr>
          <w:p w14:paraId="4771F415" w14:textId="77777777" w:rsidR="00B46284" w:rsidRDefault="00B46284" w:rsidP="00B46284"/>
        </w:tc>
        <w:tc>
          <w:tcPr>
            <w:tcW w:w="288" w:type="dxa"/>
          </w:tcPr>
          <w:p w14:paraId="79AD9561" w14:textId="77777777" w:rsidR="00B46284" w:rsidRDefault="00B46284" w:rsidP="00B46284">
            <w:pPr>
              <w:pStyle w:val="CopticCross"/>
            </w:pPr>
          </w:p>
        </w:tc>
        <w:tc>
          <w:tcPr>
            <w:tcW w:w="3960" w:type="dxa"/>
          </w:tcPr>
          <w:p w14:paraId="3D4AB614" w14:textId="32CE12D3" w:rsidR="00B46284" w:rsidRPr="00AF56AD" w:rsidRDefault="00B46284" w:rsidP="00B46284">
            <w:pPr>
              <w:pStyle w:val="CopticHangingVerse"/>
            </w:pPr>
          </w:p>
        </w:tc>
      </w:tr>
      <w:tr w:rsidR="00B46284" w:rsidRPr="00AF56AD" w14:paraId="311454E2" w14:textId="77777777" w:rsidTr="00B46284">
        <w:trPr>
          <w:cantSplit/>
          <w:jc w:val="center"/>
        </w:trPr>
        <w:tc>
          <w:tcPr>
            <w:tcW w:w="288" w:type="dxa"/>
          </w:tcPr>
          <w:p w14:paraId="59F610AA" w14:textId="77777777" w:rsidR="00B46284" w:rsidRDefault="00B46284" w:rsidP="00B46284">
            <w:pPr>
              <w:pStyle w:val="CopticCross"/>
            </w:pPr>
          </w:p>
        </w:tc>
        <w:tc>
          <w:tcPr>
            <w:tcW w:w="3960" w:type="dxa"/>
          </w:tcPr>
          <w:p w14:paraId="381A00A1" w14:textId="7B435F28" w:rsidR="00B46284" w:rsidRDefault="00B46284" w:rsidP="00B46284">
            <w:pPr>
              <w:pStyle w:val="EngHang"/>
            </w:pPr>
            <w:r>
              <w:t>Let us proclaim with the cantor,</w:t>
            </w:r>
          </w:p>
          <w:p w14:paraId="62A675D1" w14:textId="189E0319" w:rsidR="00B46284" w:rsidRDefault="00B46284" w:rsidP="00B46284">
            <w:pPr>
              <w:pStyle w:val="EngHang"/>
            </w:pPr>
            <w:r>
              <w:t>“God ascended joyously,</w:t>
            </w:r>
          </w:p>
          <w:p w14:paraId="00E99BC5" w14:textId="2CF3F915" w:rsidR="00B46284" w:rsidRDefault="00B46284" w:rsidP="00B46284">
            <w:pPr>
              <w:pStyle w:val="EngHang"/>
            </w:pPr>
            <w:r>
              <w:t>And the Lord, with the sound of a trumpet,</w:t>
            </w:r>
          </w:p>
          <w:p w14:paraId="5896FDB3" w14:textId="59E1E79B" w:rsidR="00B46284" w:rsidRDefault="00B46284" w:rsidP="00B46284">
            <w:pPr>
              <w:pStyle w:val="EngHangEnd"/>
            </w:pPr>
            <w:r>
              <w:t>Sat upon His throne.</w:t>
            </w:r>
          </w:p>
        </w:tc>
        <w:tc>
          <w:tcPr>
            <w:tcW w:w="288" w:type="dxa"/>
          </w:tcPr>
          <w:p w14:paraId="338F945E" w14:textId="77777777" w:rsidR="00B46284" w:rsidRDefault="00B46284" w:rsidP="00B46284"/>
        </w:tc>
        <w:tc>
          <w:tcPr>
            <w:tcW w:w="288" w:type="dxa"/>
          </w:tcPr>
          <w:p w14:paraId="263BB9E9" w14:textId="77777777" w:rsidR="00B46284" w:rsidRDefault="00B46284" w:rsidP="00B46284">
            <w:pPr>
              <w:pStyle w:val="CopticCross"/>
            </w:pPr>
          </w:p>
        </w:tc>
        <w:tc>
          <w:tcPr>
            <w:tcW w:w="3960" w:type="dxa"/>
          </w:tcPr>
          <w:p w14:paraId="5C57D85D" w14:textId="77777777" w:rsidR="00B46284" w:rsidRDefault="00B46284" w:rsidP="00B46284">
            <w:pPr>
              <w:pStyle w:val="CopticVersemulti-line"/>
            </w:pPr>
          </w:p>
        </w:tc>
      </w:tr>
      <w:tr w:rsidR="00B46284" w:rsidRPr="00AF56AD" w14:paraId="4BAB2671" w14:textId="77777777" w:rsidTr="00B46284">
        <w:trPr>
          <w:cantSplit/>
          <w:jc w:val="center"/>
        </w:trPr>
        <w:tc>
          <w:tcPr>
            <w:tcW w:w="288" w:type="dxa"/>
          </w:tcPr>
          <w:p w14:paraId="7409278F" w14:textId="77777777" w:rsidR="00B46284" w:rsidRDefault="00B46284" w:rsidP="00B46284">
            <w:pPr>
              <w:pStyle w:val="CopticCross"/>
            </w:pPr>
          </w:p>
        </w:tc>
        <w:tc>
          <w:tcPr>
            <w:tcW w:w="3960" w:type="dxa"/>
          </w:tcPr>
          <w:p w14:paraId="6FB63766" w14:textId="77777777" w:rsidR="00B46284" w:rsidRDefault="00B46284" w:rsidP="00B46284">
            <w:pPr>
              <w:pStyle w:val="EngHang"/>
            </w:pPr>
            <w:r>
              <w:t>For Christ,</w:t>
            </w:r>
          </w:p>
          <w:p w14:paraId="3C784621" w14:textId="77777777" w:rsidR="00B46284" w:rsidRDefault="00B46284" w:rsidP="00B46284">
            <w:pPr>
              <w:pStyle w:val="EngHang"/>
            </w:pPr>
            <w:r>
              <w:t>The Only-Begotten God,</w:t>
            </w:r>
          </w:p>
          <w:p w14:paraId="6D27466A" w14:textId="77777777" w:rsidR="00B46284" w:rsidRDefault="00B46284" w:rsidP="00B46284">
            <w:pPr>
              <w:pStyle w:val="EngHang"/>
            </w:pPr>
            <w:r>
              <w:t>Has ascended</w:t>
            </w:r>
          </w:p>
          <w:p w14:paraId="734434DD" w14:textId="16C535F7" w:rsidR="00B46284" w:rsidRDefault="00B46284" w:rsidP="00B46284">
            <w:pPr>
              <w:pStyle w:val="EngHangEnd"/>
            </w:pPr>
            <w:r>
              <w:t>Into the heavens.</w:t>
            </w:r>
          </w:p>
        </w:tc>
        <w:tc>
          <w:tcPr>
            <w:tcW w:w="288" w:type="dxa"/>
          </w:tcPr>
          <w:p w14:paraId="1AACF8F9" w14:textId="77777777" w:rsidR="00B46284" w:rsidRDefault="00B46284" w:rsidP="00B46284"/>
        </w:tc>
        <w:tc>
          <w:tcPr>
            <w:tcW w:w="288" w:type="dxa"/>
          </w:tcPr>
          <w:p w14:paraId="78D83781" w14:textId="77777777" w:rsidR="00B46284" w:rsidRDefault="00B46284" w:rsidP="00B46284">
            <w:pPr>
              <w:pStyle w:val="CopticCross"/>
            </w:pPr>
          </w:p>
        </w:tc>
        <w:tc>
          <w:tcPr>
            <w:tcW w:w="3960" w:type="dxa"/>
          </w:tcPr>
          <w:p w14:paraId="19D641E8" w14:textId="77777777" w:rsidR="00B46284" w:rsidRDefault="00B46284" w:rsidP="00B46284">
            <w:pPr>
              <w:pStyle w:val="CopticVersemulti-line"/>
            </w:pPr>
          </w:p>
        </w:tc>
      </w:tr>
      <w:tr w:rsidR="00B46284" w:rsidRPr="00AF56AD" w14:paraId="6D5D2717" w14:textId="77777777" w:rsidTr="00B46284">
        <w:trPr>
          <w:cantSplit/>
          <w:jc w:val="center"/>
        </w:trPr>
        <w:tc>
          <w:tcPr>
            <w:tcW w:w="288" w:type="dxa"/>
          </w:tcPr>
          <w:p w14:paraId="7FEE89A0" w14:textId="77777777" w:rsidR="00B46284" w:rsidRDefault="00B46284" w:rsidP="00B46284">
            <w:pPr>
              <w:pStyle w:val="CopticCross"/>
            </w:pPr>
          </w:p>
        </w:tc>
        <w:tc>
          <w:tcPr>
            <w:tcW w:w="3960" w:type="dxa"/>
          </w:tcPr>
          <w:p w14:paraId="7D22B163" w14:textId="77777777" w:rsidR="00B46284" w:rsidRDefault="00B46284" w:rsidP="00B46284">
            <w:pPr>
              <w:pStyle w:val="EngHang"/>
            </w:pPr>
            <w:r>
              <w:t>Today the signal of salvation spread,</w:t>
            </w:r>
          </w:p>
          <w:p w14:paraId="36FC2351" w14:textId="77777777" w:rsidR="00B46284" w:rsidRDefault="00B46284" w:rsidP="00B46284">
            <w:pPr>
              <w:pStyle w:val="EngHang"/>
            </w:pPr>
            <w:r>
              <w:t>The boides and spirits were renewed,</w:t>
            </w:r>
          </w:p>
          <w:p w14:paraId="01E3BA1D" w14:textId="77777777" w:rsidR="00B46284" w:rsidRDefault="00B46284" w:rsidP="00B46284">
            <w:pPr>
              <w:pStyle w:val="EngHang"/>
            </w:pPr>
            <w:r>
              <w:t>The believers won clemency for the retribution,</w:t>
            </w:r>
          </w:p>
          <w:p w14:paraId="18679C4A" w14:textId="77777777" w:rsidR="00B46284" w:rsidRDefault="00B46284" w:rsidP="00B46284">
            <w:pPr>
              <w:pStyle w:val="EngHangEnd"/>
            </w:pPr>
            <w:r>
              <w:t>And glorified God with joyful praises.</w:t>
            </w:r>
          </w:p>
        </w:tc>
        <w:tc>
          <w:tcPr>
            <w:tcW w:w="288" w:type="dxa"/>
          </w:tcPr>
          <w:p w14:paraId="59E38DBD" w14:textId="77777777" w:rsidR="00B46284" w:rsidRDefault="00B46284" w:rsidP="00B46284"/>
        </w:tc>
        <w:tc>
          <w:tcPr>
            <w:tcW w:w="288" w:type="dxa"/>
          </w:tcPr>
          <w:p w14:paraId="09C167C0" w14:textId="77777777" w:rsidR="00B46284" w:rsidRDefault="00B46284" w:rsidP="00B46284">
            <w:pPr>
              <w:pStyle w:val="CopticCross"/>
            </w:pPr>
          </w:p>
        </w:tc>
        <w:tc>
          <w:tcPr>
            <w:tcW w:w="3960" w:type="dxa"/>
          </w:tcPr>
          <w:p w14:paraId="5BB5ED4A" w14:textId="77777777" w:rsidR="00B46284" w:rsidRDefault="00B46284" w:rsidP="00B46284">
            <w:pPr>
              <w:pStyle w:val="CopticVersemulti-line"/>
            </w:pPr>
          </w:p>
        </w:tc>
      </w:tr>
      <w:tr w:rsidR="00B46284" w:rsidRPr="00AF56AD" w14:paraId="37BB1FF5" w14:textId="77777777" w:rsidTr="00B46284">
        <w:trPr>
          <w:cantSplit/>
          <w:jc w:val="center"/>
        </w:trPr>
        <w:tc>
          <w:tcPr>
            <w:tcW w:w="288" w:type="dxa"/>
          </w:tcPr>
          <w:p w14:paraId="29B19D2F" w14:textId="77777777" w:rsidR="00B46284" w:rsidRDefault="00B46284" w:rsidP="00B46284">
            <w:pPr>
              <w:pStyle w:val="CopticCross"/>
            </w:pPr>
          </w:p>
        </w:tc>
        <w:tc>
          <w:tcPr>
            <w:tcW w:w="3960" w:type="dxa"/>
          </w:tcPr>
          <w:p w14:paraId="1DE7E96C" w14:textId="77777777" w:rsidR="00B46284" w:rsidRDefault="00B46284" w:rsidP="00B46284">
            <w:pPr>
              <w:pStyle w:val="EngHang"/>
            </w:pPr>
            <w:r>
              <w:t>The daughter of David rejoiced,</w:t>
            </w:r>
          </w:p>
          <w:p w14:paraId="64F28370" w14:textId="77777777" w:rsidR="00B46284" w:rsidRDefault="00B46284" w:rsidP="00B46284">
            <w:pPr>
              <w:pStyle w:val="EngHang"/>
            </w:pPr>
            <w:r>
              <w:t>And hearts of the righteous apostles became glad,</w:t>
            </w:r>
          </w:p>
          <w:p w14:paraId="46A94A29" w14:textId="77777777" w:rsidR="00B46284" w:rsidRDefault="00B46284" w:rsidP="00B46284">
            <w:pPr>
              <w:pStyle w:val="EngHang"/>
            </w:pPr>
            <w:r>
              <w:t>When the pure angels</w:t>
            </w:r>
          </w:p>
          <w:p w14:paraId="678EE501" w14:textId="77777777" w:rsidR="00B46284" w:rsidRDefault="00B46284" w:rsidP="00B46284">
            <w:pPr>
              <w:pStyle w:val="EngHangEnd"/>
            </w:pPr>
            <w:r>
              <w:t>Announced the Good News to them:</w:t>
            </w:r>
          </w:p>
        </w:tc>
        <w:tc>
          <w:tcPr>
            <w:tcW w:w="288" w:type="dxa"/>
          </w:tcPr>
          <w:p w14:paraId="6FF43698" w14:textId="77777777" w:rsidR="00B46284" w:rsidRDefault="00B46284" w:rsidP="00B46284"/>
        </w:tc>
        <w:tc>
          <w:tcPr>
            <w:tcW w:w="288" w:type="dxa"/>
          </w:tcPr>
          <w:p w14:paraId="06DF6041" w14:textId="77777777" w:rsidR="00B46284" w:rsidRDefault="00B46284" w:rsidP="00B46284">
            <w:pPr>
              <w:pStyle w:val="CopticCross"/>
            </w:pPr>
          </w:p>
        </w:tc>
        <w:tc>
          <w:tcPr>
            <w:tcW w:w="3960" w:type="dxa"/>
          </w:tcPr>
          <w:p w14:paraId="427C5AFB" w14:textId="77777777" w:rsidR="00B46284" w:rsidRDefault="00B46284" w:rsidP="00B46284">
            <w:pPr>
              <w:pStyle w:val="CopticVersemulti-line"/>
            </w:pPr>
          </w:p>
        </w:tc>
      </w:tr>
      <w:tr w:rsidR="00B46284" w:rsidRPr="00AF56AD" w14:paraId="73079748" w14:textId="77777777" w:rsidTr="00B46284">
        <w:trPr>
          <w:cantSplit/>
          <w:jc w:val="center"/>
        </w:trPr>
        <w:tc>
          <w:tcPr>
            <w:tcW w:w="288" w:type="dxa"/>
          </w:tcPr>
          <w:p w14:paraId="20C5CC81" w14:textId="77777777" w:rsidR="00B46284" w:rsidRDefault="00B46284" w:rsidP="00B46284">
            <w:pPr>
              <w:pStyle w:val="CopticCross"/>
            </w:pPr>
          </w:p>
        </w:tc>
        <w:tc>
          <w:tcPr>
            <w:tcW w:w="3960" w:type="dxa"/>
          </w:tcPr>
          <w:p w14:paraId="5F4323D0" w14:textId="77777777" w:rsidR="00B46284" w:rsidRDefault="00B46284" w:rsidP="00B46284">
            <w:pPr>
              <w:pStyle w:val="EngHang"/>
            </w:pPr>
            <w:r>
              <w:t>That Jesus Christ is risen,</w:t>
            </w:r>
          </w:p>
          <w:p w14:paraId="2DC1D02F" w14:textId="77777777" w:rsidR="00B46284" w:rsidRDefault="00B46284" w:rsidP="00B46284">
            <w:pPr>
              <w:pStyle w:val="EngHang"/>
              <w:ind w:left="0" w:firstLine="0"/>
            </w:pPr>
            <w:r>
              <w:t>“He is not here.”</w:t>
            </w:r>
          </w:p>
          <w:p w14:paraId="7F5C6AF2" w14:textId="77777777" w:rsidR="00B46284" w:rsidRDefault="00B46284" w:rsidP="00B46284">
            <w:pPr>
              <w:pStyle w:val="EngHang"/>
            </w:pPr>
            <w:r>
              <w:t>So the women went to he honoured disciples,</w:t>
            </w:r>
          </w:p>
          <w:p w14:paraId="177FB7E2" w14:textId="77777777" w:rsidR="00B46284" w:rsidRDefault="00B46284" w:rsidP="00B46284">
            <w:pPr>
              <w:pStyle w:val="EngHangEnd"/>
            </w:pPr>
            <w:r>
              <w:t>And proclaimed the Resurreciton of the Creator of all to them.</w:t>
            </w:r>
          </w:p>
        </w:tc>
        <w:tc>
          <w:tcPr>
            <w:tcW w:w="288" w:type="dxa"/>
          </w:tcPr>
          <w:p w14:paraId="19BE1738" w14:textId="77777777" w:rsidR="00B46284" w:rsidRDefault="00B46284" w:rsidP="00B46284"/>
        </w:tc>
        <w:tc>
          <w:tcPr>
            <w:tcW w:w="288" w:type="dxa"/>
          </w:tcPr>
          <w:p w14:paraId="2C8D8913" w14:textId="77777777" w:rsidR="00B46284" w:rsidRDefault="00B46284" w:rsidP="00B46284">
            <w:pPr>
              <w:pStyle w:val="CopticCross"/>
            </w:pPr>
          </w:p>
        </w:tc>
        <w:tc>
          <w:tcPr>
            <w:tcW w:w="3960" w:type="dxa"/>
          </w:tcPr>
          <w:p w14:paraId="4CD06D8D" w14:textId="77777777" w:rsidR="00B46284" w:rsidRDefault="00B46284" w:rsidP="00B46284">
            <w:pPr>
              <w:pStyle w:val="CopticVersemulti-line"/>
            </w:pPr>
          </w:p>
        </w:tc>
      </w:tr>
      <w:tr w:rsidR="00B46284" w:rsidRPr="00AF56AD" w14:paraId="226625DB" w14:textId="77777777" w:rsidTr="00B46284">
        <w:trPr>
          <w:cantSplit/>
          <w:jc w:val="center"/>
        </w:trPr>
        <w:tc>
          <w:tcPr>
            <w:tcW w:w="288" w:type="dxa"/>
          </w:tcPr>
          <w:p w14:paraId="054395ED" w14:textId="77777777" w:rsidR="00B46284" w:rsidRDefault="00B46284" w:rsidP="00B46284">
            <w:pPr>
              <w:pStyle w:val="CopticCross"/>
            </w:pPr>
          </w:p>
        </w:tc>
        <w:tc>
          <w:tcPr>
            <w:tcW w:w="3960" w:type="dxa"/>
          </w:tcPr>
          <w:p w14:paraId="0CDB66D0" w14:textId="77777777" w:rsidR="00B46284" w:rsidRDefault="00B46284" w:rsidP="00B46284">
            <w:pPr>
              <w:pStyle w:val="EngHang"/>
            </w:pPr>
            <w:r>
              <w:t>He appreared to His diciples, giving them joy,</w:t>
            </w:r>
          </w:p>
          <w:p w14:paraId="5803F880" w14:textId="77777777" w:rsidR="00B46284" w:rsidRDefault="00B46284" w:rsidP="00B46284">
            <w:pPr>
              <w:pStyle w:val="EngHang"/>
            </w:pPr>
            <w:r>
              <w:t>They say Him with delight,</w:t>
            </w:r>
          </w:p>
          <w:p w14:paraId="2B613685" w14:textId="77777777" w:rsidR="00B46284" w:rsidRDefault="00B46284" w:rsidP="00B46284">
            <w:pPr>
              <w:pStyle w:val="EngHang"/>
            </w:pPr>
            <w:r>
              <w:t>In the glory of His divinity,</w:t>
            </w:r>
          </w:p>
          <w:p w14:paraId="4B7554FF" w14:textId="77777777" w:rsidR="00B46284" w:rsidRDefault="00B46284" w:rsidP="00B46284">
            <w:pPr>
              <w:pStyle w:val="EngHangEnd"/>
            </w:pPr>
            <w:r>
              <w:t>And they were happy to see Him alive.</w:t>
            </w:r>
          </w:p>
        </w:tc>
        <w:tc>
          <w:tcPr>
            <w:tcW w:w="288" w:type="dxa"/>
          </w:tcPr>
          <w:p w14:paraId="6F4A9BD1" w14:textId="77777777" w:rsidR="00B46284" w:rsidRDefault="00B46284" w:rsidP="00B46284"/>
        </w:tc>
        <w:tc>
          <w:tcPr>
            <w:tcW w:w="288" w:type="dxa"/>
          </w:tcPr>
          <w:p w14:paraId="1C489152" w14:textId="77777777" w:rsidR="00B46284" w:rsidRDefault="00B46284" w:rsidP="00B46284">
            <w:pPr>
              <w:pStyle w:val="CopticCross"/>
            </w:pPr>
          </w:p>
        </w:tc>
        <w:tc>
          <w:tcPr>
            <w:tcW w:w="3960" w:type="dxa"/>
          </w:tcPr>
          <w:p w14:paraId="26FBBBF3" w14:textId="77777777" w:rsidR="00B46284" w:rsidRDefault="00B46284" w:rsidP="00B46284">
            <w:pPr>
              <w:pStyle w:val="CopticVersemulti-line"/>
            </w:pPr>
          </w:p>
        </w:tc>
      </w:tr>
      <w:tr w:rsidR="00B46284" w:rsidRPr="00AF56AD" w14:paraId="52A7765A" w14:textId="77777777" w:rsidTr="00B46284">
        <w:trPr>
          <w:cantSplit/>
          <w:jc w:val="center"/>
        </w:trPr>
        <w:tc>
          <w:tcPr>
            <w:tcW w:w="288" w:type="dxa"/>
          </w:tcPr>
          <w:p w14:paraId="43C70E76" w14:textId="77777777" w:rsidR="00B46284" w:rsidRDefault="00B46284" w:rsidP="00B46284">
            <w:pPr>
              <w:pStyle w:val="CopticCross"/>
            </w:pPr>
          </w:p>
        </w:tc>
        <w:tc>
          <w:tcPr>
            <w:tcW w:w="3960" w:type="dxa"/>
          </w:tcPr>
          <w:p w14:paraId="46829EC8" w14:textId="77777777" w:rsidR="00B46284" w:rsidRDefault="00B46284" w:rsidP="00B46284">
            <w:pPr>
              <w:pStyle w:val="EngHang"/>
            </w:pPr>
            <w:r>
              <w:t>We praise Him and exalt Him,</w:t>
            </w:r>
          </w:p>
          <w:p w14:paraId="1C12374D" w14:textId="77777777" w:rsidR="00B46284" w:rsidRDefault="00B46284" w:rsidP="00B46284">
            <w:pPr>
              <w:pStyle w:val="EngHang"/>
            </w:pPr>
            <w:r>
              <w:t>And confess the glory of His resurrection.</w:t>
            </w:r>
          </w:p>
          <w:p w14:paraId="01E033E2" w14:textId="77777777" w:rsidR="00B46284" w:rsidRDefault="00B46284" w:rsidP="00B46284">
            <w:pPr>
              <w:pStyle w:val="EngHang"/>
            </w:pPr>
            <w:r>
              <w:t>We thank Him for His great grace,</w:t>
            </w:r>
          </w:p>
          <w:p w14:paraId="11330D57" w14:textId="77777777" w:rsidR="00B46284" w:rsidRDefault="00B46284" w:rsidP="00B46284">
            <w:pPr>
              <w:pStyle w:val="EngHangEnd"/>
            </w:pPr>
            <w:r>
              <w:t>For His mercy endures forever.</w:t>
            </w:r>
          </w:p>
        </w:tc>
        <w:tc>
          <w:tcPr>
            <w:tcW w:w="288" w:type="dxa"/>
          </w:tcPr>
          <w:p w14:paraId="6E938AD6" w14:textId="77777777" w:rsidR="00B46284" w:rsidRDefault="00B46284" w:rsidP="00B46284"/>
        </w:tc>
        <w:tc>
          <w:tcPr>
            <w:tcW w:w="288" w:type="dxa"/>
          </w:tcPr>
          <w:p w14:paraId="2D42287B" w14:textId="77777777" w:rsidR="00B46284" w:rsidRDefault="00B46284" w:rsidP="00B46284">
            <w:pPr>
              <w:pStyle w:val="CopticCross"/>
            </w:pPr>
          </w:p>
        </w:tc>
        <w:tc>
          <w:tcPr>
            <w:tcW w:w="3960" w:type="dxa"/>
          </w:tcPr>
          <w:p w14:paraId="5E17D085" w14:textId="77777777" w:rsidR="00B46284" w:rsidRDefault="00B46284" w:rsidP="00B46284">
            <w:pPr>
              <w:pStyle w:val="CopticVersemulti-line"/>
            </w:pPr>
          </w:p>
        </w:tc>
      </w:tr>
    </w:tbl>
    <w:p w14:paraId="42061B36" w14:textId="77777777" w:rsidR="00B46284" w:rsidRPr="00AA4D95" w:rsidRDefault="00B46284" w:rsidP="00B46284">
      <w:pPr>
        <w:pStyle w:val="Heading4"/>
        <w:rPr>
          <w:rFonts w:ascii="Arial Unicode MS" w:eastAsia="Arial Unicode MS" w:hAnsi="Arial Unicode MS" w:cs="Arial Unicode MS"/>
        </w:rPr>
      </w:pPr>
      <w:r>
        <w:t>The Greek Paschal Troparion</w:t>
      </w:r>
    </w:p>
    <w:p w14:paraId="7F4EBFA1" w14:textId="06026677" w:rsidR="00B46284" w:rsidRPr="00717690" w:rsidRDefault="00616F80" w:rsidP="00B46284">
      <w:pPr>
        <w:pStyle w:val="Rubric"/>
      </w:pPr>
      <w:r>
        <w:t>On the feast day of Ascension, t</w:t>
      </w:r>
      <w:r w:rsidR="00B46284">
        <w:t xml:space="preserve">he clergy process around the altar three times, the nave three times, and the altar once more, carrying the adorned Paschal icon and Ascension icon, with the censers, crosses, and candles, while all </w:t>
      </w:r>
      <w:r w:rsidR="00B46284">
        <w:lastRenderedPageBreak/>
        <w:t>the people chant the Paschal Troparion</w:t>
      </w:r>
      <w:r>
        <w:t xml:space="preserve"> and Hymn for Ascension. </w:t>
      </w:r>
      <w:r w:rsidR="00060C74">
        <w:t>Between Ascension and</w:t>
      </w:r>
      <w:r>
        <w:t xml:space="preserve"> Pentecost, the procession is </w:t>
      </w:r>
      <w:r w:rsidR="00060C74">
        <w:t>three</w:t>
      </w:r>
      <w:r>
        <w:t xml:space="preserve"> times around the altar (i.e. in heaven).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31568658" w14:textId="77777777" w:rsidTr="00B46284">
        <w:trPr>
          <w:cantSplit/>
          <w:jc w:val="center"/>
        </w:trPr>
        <w:tc>
          <w:tcPr>
            <w:tcW w:w="288" w:type="dxa"/>
          </w:tcPr>
          <w:p w14:paraId="0B1A7B9A" w14:textId="77777777" w:rsidR="00B46284" w:rsidRDefault="00B46284" w:rsidP="00B46284">
            <w:pPr>
              <w:pStyle w:val="CopticCross"/>
            </w:pPr>
          </w:p>
        </w:tc>
        <w:tc>
          <w:tcPr>
            <w:tcW w:w="3960" w:type="dxa"/>
          </w:tcPr>
          <w:p w14:paraId="12047D05" w14:textId="77777777" w:rsidR="00B46284" w:rsidRDefault="00B46284" w:rsidP="00B46284">
            <w:pPr>
              <w:pStyle w:val="EngHang"/>
            </w:pPr>
            <w:r>
              <w:t>Christ is risen from the dead,</w:t>
            </w:r>
          </w:p>
          <w:p w14:paraId="513CD386" w14:textId="77777777" w:rsidR="00B46284" w:rsidRDefault="00B46284" w:rsidP="00B46284">
            <w:pPr>
              <w:pStyle w:val="EngHang"/>
            </w:pPr>
            <w:r>
              <w:t>Trampling down death by death,</w:t>
            </w:r>
          </w:p>
          <w:p w14:paraId="258BAA0D" w14:textId="77777777" w:rsidR="00B46284" w:rsidRDefault="00B46284" w:rsidP="00B46284">
            <w:pPr>
              <w:pStyle w:val="EngHang"/>
            </w:pPr>
            <w:r>
              <w:t>And upon those in the tombs,</w:t>
            </w:r>
          </w:p>
          <w:p w14:paraId="7A077D8D" w14:textId="77777777" w:rsidR="00B46284" w:rsidRDefault="00B46284" w:rsidP="00B46284">
            <w:pPr>
              <w:pStyle w:val="EngHangEnd"/>
            </w:pPr>
            <w:r>
              <w:t>Bestowing eternal life!</w:t>
            </w:r>
          </w:p>
        </w:tc>
        <w:tc>
          <w:tcPr>
            <w:tcW w:w="288" w:type="dxa"/>
          </w:tcPr>
          <w:p w14:paraId="0C687958" w14:textId="77777777" w:rsidR="00B46284" w:rsidRDefault="00B46284" w:rsidP="00B46284"/>
        </w:tc>
        <w:tc>
          <w:tcPr>
            <w:tcW w:w="288" w:type="dxa"/>
          </w:tcPr>
          <w:p w14:paraId="1F03E6D5" w14:textId="77777777" w:rsidR="00B46284" w:rsidRDefault="00B46284" w:rsidP="00B46284">
            <w:pPr>
              <w:pStyle w:val="CopticCross"/>
            </w:pPr>
          </w:p>
        </w:tc>
        <w:tc>
          <w:tcPr>
            <w:tcW w:w="3960" w:type="dxa"/>
          </w:tcPr>
          <w:p w14:paraId="73BB4641" w14:textId="77777777" w:rsidR="00B46284" w:rsidRDefault="00B46284" w:rsidP="00B46284">
            <w:pPr>
              <w:pStyle w:val="CopticVersemulti-line"/>
            </w:pPr>
            <w:r>
              <w:t>Ⲭ̀ⲣⲓⲥⲧⲟⲥ ⲁ̀ⲛⲉⲥⲧⲏ ⲉⲕⲛⲉⲕⲣⲱⲛ:</w:t>
            </w:r>
          </w:p>
          <w:p w14:paraId="72831363" w14:textId="77777777" w:rsidR="00B46284" w:rsidRDefault="00B46284" w:rsidP="00B46284">
            <w:pPr>
              <w:pStyle w:val="CopticVersemulti-line"/>
            </w:pPr>
            <w:r>
              <w:t>ⲑⲁⲛⲁⲧⲱ ⲑⲁⲛⲁⲧⲟⲛ ⲡⲁⲧⲏⲥⲁⲥ</w:t>
            </w:r>
          </w:p>
          <w:p w14:paraId="298BACD6" w14:textId="77777777" w:rsidR="00B46284" w:rsidRDefault="00B46284" w:rsidP="00B46284">
            <w:pPr>
              <w:pStyle w:val="CopticVersemulti-line"/>
            </w:pPr>
            <w:r>
              <w:t>ⲕⲉ ⲧⲓⲥ ⲉⲛ ⲧⲓⲥ ⲙ̀ⲛⲏⲙⲁⲥⲓ</w:t>
            </w:r>
          </w:p>
          <w:p w14:paraId="6E72488F" w14:textId="77777777" w:rsidR="00B46284" w:rsidRPr="00AF56AD" w:rsidRDefault="00B46284" w:rsidP="00B46284">
            <w:pPr>
              <w:pStyle w:val="CopticHangingVerse"/>
            </w:pPr>
            <w:r>
              <w:t>ⲍⲱⲏⲛ ⲭⲁⲣⲓⲥⲁⲙⲉⲛⲟⲥ.</w:t>
            </w:r>
          </w:p>
        </w:tc>
      </w:tr>
      <w:tr w:rsidR="00B46284" w:rsidRPr="00AF56AD" w14:paraId="4006FD39" w14:textId="77777777" w:rsidTr="00B46284">
        <w:trPr>
          <w:cantSplit/>
          <w:jc w:val="center"/>
        </w:trPr>
        <w:tc>
          <w:tcPr>
            <w:tcW w:w="288" w:type="dxa"/>
          </w:tcPr>
          <w:p w14:paraId="5F6CA320" w14:textId="77777777" w:rsidR="00B46284" w:rsidRDefault="00B46284" w:rsidP="00B46284">
            <w:pPr>
              <w:pStyle w:val="CopticCross"/>
            </w:pPr>
          </w:p>
        </w:tc>
        <w:tc>
          <w:tcPr>
            <w:tcW w:w="3960" w:type="dxa"/>
          </w:tcPr>
          <w:p w14:paraId="65BAF590" w14:textId="77777777" w:rsidR="00B46284" w:rsidRDefault="00B46284" w:rsidP="00B46284">
            <w:pPr>
              <w:pStyle w:val="EngHang"/>
            </w:pPr>
            <w:r>
              <w:t>Glory to the Father and the Son</w:t>
            </w:r>
          </w:p>
          <w:p w14:paraId="506B8794" w14:textId="77777777" w:rsidR="00B46284" w:rsidRDefault="00B46284" w:rsidP="00B46284">
            <w:pPr>
              <w:pStyle w:val="EngHang"/>
            </w:pPr>
            <w:r>
              <w:t>And the Holy Spirit,</w:t>
            </w:r>
          </w:p>
          <w:p w14:paraId="483D12AE" w14:textId="77777777" w:rsidR="00B46284" w:rsidRDefault="00B46284" w:rsidP="00B46284">
            <w:pPr>
              <w:pStyle w:val="EngHang"/>
            </w:pPr>
            <w:r>
              <w:t>Now and ever and to</w:t>
            </w:r>
          </w:p>
          <w:p w14:paraId="6A0275D9" w14:textId="77777777" w:rsidR="00B46284" w:rsidRDefault="00B46284" w:rsidP="00B46284">
            <w:pPr>
              <w:pStyle w:val="EngHangEnd"/>
            </w:pPr>
            <w:r>
              <w:t>the ages of the ages. Amen.</w:t>
            </w:r>
          </w:p>
        </w:tc>
        <w:tc>
          <w:tcPr>
            <w:tcW w:w="288" w:type="dxa"/>
          </w:tcPr>
          <w:p w14:paraId="7B700176" w14:textId="77777777" w:rsidR="00B46284" w:rsidRDefault="00B46284" w:rsidP="00B46284"/>
        </w:tc>
        <w:tc>
          <w:tcPr>
            <w:tcW w:w="288" w:type="dxa"/>
          </w:tcPr>
          <w:p w14:paraId="12F500D5" w14:textId="77777777" w:rsidR="00B46284" w:rsidRDefault="00B46284" w:rsidP="00B46284">
            <w:pPr>
              <w:pStyle w:val="CopticCross"/>
            </w:pPr>
          </w:p>
        </w:tc>
        <w:tc>
          <w:tcPr>
            <w:tcW w:w="3960" w:type="dxa"/>
          </w:tcPr>
          <w:p w14:paraId="5C2DB3AF" w14:textId="77777777" w:rsidR="00B46284" w:rsidRDefault="00B46284" w:rsidP="00B46284">
            <w:pPr>
              <w:pStyle w:val="CopticVersemulti-line"/>
            </w:pPr>
            <w:r>
              <w:t>Ⲇⲟⲝⲁ Ⲡⲁⲧⲣⲓ ⲕⲉ Ⲩⲓⲱ</w:t>
            </w:r>
          </w:p>
          <w:p w14:paraId="60532547" w14:textId="77777777" w:rsidR="00B46284" w:rsidRDefault="00B46284" w:rsidP="00B46284">
            <w:pPr>
              <w:pStyle w:val="CopticVersemulti-line"/>
            </w:pPr>
            <w:r>
              <w:t>ⲕⲉ ⲁ̀ⲅⲓⲱ Ⲡⲛⲉⲩⲙⲁⲧⲓ:</w:t>
            </w:r>
          </w:p>
          <w:p w14:paraId="70C9F36D" w14:textId="77777777" w:rsidR="00B46284" w:rsidRDefault="00B46284" w:rsidP="00B46284">
            <w:pPr>
              <w:pStyle w:val="CopticVersemulti-line"/>
            </w:pPr>
            <w:r>
              <w:t>ⲕⲉ ⲛⲯⲛ ⲕⲉ ⲁ̀ⲓ̀ ⲕⲉ ⲓⲥⲧⲟⲩⲥ</w:t>
            </w:r>
          </w:p>
          <w:p w14:paraId="0E8C8640" w14:textId="77777777" w:rsidR="00B46284" w:rsidRDefault="00B46284" w:rsidP="00B46284">
            <w:pPr>
              <w:pStyle w:val="CopticHangingVerse"/>
            </w:pPr>
            <w:r>
              <w:t>ⲉ̀ⲱ̀ⲛⲁⲥ ⲧⲱⲛ ⲉ̀ⲱ̀ⲛⲱⲛ: ⲁ̀ⲙⲏⲛ.</w:t>
            </w:r>
          </w:p>
        </w:tc>
      </w:tr>
    </w:tbl>
    <w:p w14:paraId="672D417B" w14:textId="77777777" w:rsidR="00B46284" w:rsidRPr="00AA4D95" w:rsidRDefault="00B46284" w:rsidP="00B46284">
      <w:pPr>
        <w:pStyle w:val="Heading4"/>
        <w:rPr>
          <w:rFonts w:ascii="Arial Unicode MS" w:eastAsia="Arial Unicode MS" w:hAnsi="Arial Unicode MS" w:cs="Arial Unicode MS"/>
        </w:rPr>
      </w:pPr>
      <w:r>
        <w:t>Greek Hymn for the Procession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6284" w:rsidRPr="00AF56AD" w14:paraId="48320826" w14:textId="77777777" w:rsidTr="00B46284">
        <w:trPr>
          <w:cantSplit/>
          <w:jc w:val="center"/>
        </w:trPr>
        <w:tc>
          <w:tcPr>
            <w:tcW w:w="288" w:type="dxa"/>
          </w:tcPr>
          <w:p w14:paraId="4E35FA5A" w14:textId="77777777" w:rsidR="00B46284" w:rsidRDefault="00B46284" w:rsidP="00B46284">
            <w:pPr>
              <w:pStyle w:val="CopticCross"/>
            </w:pPr>
          </w:p>
        </w:tc>
        <w:tc>
          <w:tcPr>
            <w:tcW w:w="3960" w:type="dxa"/>
          </w:tcPr>
          <w:p w14:paraId="515BC478" w14:textId="77777777" w:rsidR="00B46284" w:rsidRDefault="00616F80" w:rsidP="00616F80">
            <w:pPr>
              <w:pStyle w:val="EngHang"/>
            </w:pPr>
            <w:r>
              <w:t>Christ has ascended into heaven,</w:t>
            </w:r>
          </w:p>
          <w:p w14:paraId="58087726" w14:textId="77777777" w:rsidR="00616F80" w:rsidRDefault="00616F80" w:rsidP="00616F80">
            <w:pPr>
              <w:pStyle w:val="EngHang"/>
            </w:pPr>
            <w:r>
              <w:t>And sent the Paraclete,</w:t>
            </w:r>
          </w:p>
          <w:p w14:paraId="2E8A94B2" w14:textId="77777777" w:rsidR="00616F80" w:rsidRDefault="00616F80" w:rsidP="00616F80">
            <w:pPr>
              <w:pStyle w:val="EngHang"/>
            </w:pPr>
            <w:r>
              <w:t>The Holy Spirit,</w:t>
            </w:r>
          </w:p>
          <w:p w14:paraId="366A2F31" w14:textId="00D997C5" w:rsidR="00616F80" w:rsidRDefault="00616F80" w:rsidP="00B46284">
            <w:pPr>
              <w:pStyle w:val="EngHangEnd"/>
            </w:pPr>
            <w:r>
              <w:t>Bestowing life to our souls.</w:t>
            </w:r>
          </w:p>
        </w:tc>
        <w:tc>
          <w:tcPr>
            <w:tcW w:w="288" w:type="dxa"/>
          </w:tcPr>
          <w:p w14:paraId="22A14AF0" w14:textId="77777777" w:rsidR="00B46284" w:rsidRDefault="00B46284" w:rsidP="00B46284"/>
        </w:tc>
        <w:tc>
          <w:tcPr>
            <w:tcW w:w="288" w:type="dxa"/>
          </w:tcPr>
          <w:p w14:paraId="20C48E64" w14:textId="77777777" w:rsidR="00B46284" w:rsidRDefault="00B46284" w:rsidP="00B46284">
            <w:pPr>
              <w:pStyle w:val="CopticCross"/>
            </w:pPr>
          </w:p>
        </w:tc>
        <w:tc>
          <w:tcPr>
            <w:tcW w:w="3960" w:type="dxa"/>
          </w:tcPr>
          <w:p w14:paraId="6083D8BD" w14:textId="77777777" w:rsidR="00B46284" w:rsidRDefault="00616F80" w:rsidP="00616F80">
            <w:pPr>
              <w:pStyle w:val="CopticVersemulti-line"/>
            </w:pPr>
            <w:r>
              <w:t>Ⲭⲣⲓⲥⲧⲟⲥ ⲁ̀ⲛⲁⲗⲩⲙⲯⲓⲥ ⲧⲟⲛ ⲟⲩⲣⲁⲛⲟⲛ</w:t>
            </w:r>
          </w:p>
          <w:p w14:paraId="3CE4F932" w14:textId="77777777" w:rsidR="00616F80" w:rsidRDefault="00616F80" w:rsidP="00616F80">
            <w:pPr>
              <w:pStyle w:val="CopticVersemulti-line"/>
            </w:pPr>
            <w:r>
              <w:t>ⲉⲝⲁⲡⲉⲥⲧⲓⲗⲉ ⲡⲁⲣⲁⲕⲗⲏⲧⲟⲛ</w:t>
            </w:r>
          </w:p>
          <w:p w14:paraId="186D1B2B" w14:textId="77777777" w:rsidR="00616F80" w:rsidRDefault="00616F80" w:rsidP="00616F80">
            <w:pPr>
              <w:pStyle w:val="CopticVersemulti-line"/>
            </w:pPr>
            <w:r>
              <w:t>ⲧⲟ ⲡ̀ⲛⲉⲩⲙⲁ ⲧⲟ ⲁ̀ⲅⲓⲟⲛ</w:t>
            </w:r>
          </w:p>
          <w:p w14:paraId="6F591971" w14:textId="333161EB" w:rsidR="00616F80" w:rsidRPr="00AF56AD" w:rsidRDefault="00616F80" w:rsidP="00B46284">
            <w:pPr>
              <w:pStyle w:val="CopticHangingVerse"/>
            </w:pPr>
            <w:r>
              <w:t>ⲍⲱⲏⲛ ⲝⲁⲣⲓⲥⲁⲙⲉⲛⲟⲥ ⲉ̀ⲡⲓⲧⲱⲛ ⲯⲩⲭⲱⲛ ⲏ̀ⲙⲱⲛ.</w:t>
            </w:r>
          </w:p>
        </w:tc>
      </w:tr>
      <w:tr w:rsidR="00616F80" w:rsidRPr="00AF56AD" w14:paraId="49A8BEA8" w14:textId="77777777" w:rsidTr="00B46284">
        <w:trPr>
          <w:cantSplit/>
          <w:jc w:val="center"/>
        </w:trPr>
        <w:tc>
          <w:tcPr>
            <w:tcW w:w="288" w:type="dxa"/>
          </w:tcPr>
          <w:p w14:paraId="12D198C4" w14:textId="77777777" w:rsidR="00616F80" w:rsidRDefault="00616F80" w:rsidP="00616F80">
            <w:pPr>
              <w:pStyle w:val="CopticCross"/>
            </w:pPr>
          </w:p>
        </w:tc>
        <w:tc>
          <w:tcPr>
            <w:tcW w:w="3960" w:type="dxa"/>
          </w:tcPr>
          <w:p w14:paraId="085A2F1A" w14:textId="77777777" w:rsidR="00616F80" w:rsidRDefault="00616F80" w:rsidP="00616F80">
            <w:pPr>
              <w:pStyle w:val="EngHang"/>
            </w:pPr>
            <w:r>
              <w:t>Glory to the Father and the Son</w:t>
            </w:r>
          </w:p>
          <w:p w14:paraId="06CDB4EB" w14:textId="77777777" w:rsidR="00616F80" w:rsidRDefault="00616F80" w:rsidP="00616F80">
            <w:pPr>
              <w:pStyle w:val="EngHang"/>
            </w:pPr>
            <w:r>
              <w:t>And the Holy Spirit,</w:t>
            </w:r>
          </w:p>
          <w:p w14:paraId="1CA23EE4" w14:textId="77777777" w:rsidR="00616F80" w:rsidRDefault="00616F80" w:rsidP="00616F80">
            <w:pPr>
              <w:pStyle w:val="EngHang"/>
            </w:pPr>
            <w:r>
              <w:t>Now and ever and to</w:t>
            </w:r>
          </w:p>
          <w:p w14:paraId="0DDE4BE2" w14:textId="1753680E" w:rsidR="00616F80" w:rsidRDefault="00616F80" w:rsidP="00616F80">
            <w:pPr>
              <w:pStyle w:val="EngHang"/>
            </w:pPr>
            <w:r>
              <w:t>the ages of the ages. Amen.</w:t>
            </w:r>
          </w:p>
        </w:tc>
        <w:tc>
          <w:tcPr>
            <w:tcW w:w="288" w:type="dxa"/>
          </w:tcPr>
          <w:p w14:paraId="2411C4D1" w14:textId="77777777" w:rsidR="00616F80" w:rsidRDefault="00616F80" w:rsidP="00616F80"/>
        </w:tc>
        <w:tc>
          <w:tcPr>
            <w:tcW w:w="288" w:type="dxa"/>
          </w:tcPr>
          <w:p w14:paraId="58B843BE" w14:textId="77777777" w:rsidR="00616F80" w:rsidRDefault="00616F80" w:rsidP="00616F80">
            <w:pPr>
              <w:pStyle w:val="CopticCross"/>
            </w:pPr>
          </w:p>
        </w:tc>
        <w:tc>
          <w:tcPr>
            <w:tcW w:w="3960" w:type="dxa"/>
          </w:tcPr>
          <w:p w14:paraId="75CB8F8A" w14:textId="77777777" w:rsidR="00616F80" w:rsidRDefault="00616F80" w:rsidP="00616F80">
            <w:pPr>
              <w:pStyle w:val="CopticVersemulti-line"/>
            </w:pPr>
            <w:r>
              <w:t>Ⲇⲟⲝⲁ Ⲡⲁⲧⲣⲓ ⲕⲉ Ⲩⲓⲱ</w:t>
            </w:r>
          </w:p>
          <w:p w14:paraId="1D4E92A7" w14:textId="77777777" w:rsidR="00616F80" w:rsidRDefault="00616F80" w:rsidP="00616F80">
            <w:pPr>
              <w:pStyle w:val="CopticVersemulti-line"/>
            </w:pPr>
            <w:r>
              <w:t>ⲕⲉ ⲁ̀ⲅⲓⲱ Ⲡⲛⲉⲩⲙⲁⲧⲓ:</w:t>
            </w:r>
          </w:p>
          <w:p w14:paraId="6A5CCB56" w14:textId="77777777" w:rsidR="00616F80" w:rsidRDefault="00616F80" w:rsidP="00616F80">
            <w:pPr>
              <w:pStyle w:val="CopticVersemulti-line"/>
            </w:pPr>
            <w:r>
              <w:t>ⲕⲉ ⲛⲯⲛ ⲕⲉ ⲁ̀ⲓ̀ ⲕⲉ ⲓⲥⲧⲟⲩⲥ</w:t>
            </w:r>
          </w:p>
          <w:p w14:paraId="300BA43E" w14:textId="04F184B4" w:rsidR="00616F80" w:rsidRDefault="00616F80" w:rsidP="00616F80">
            <w:pPr>
              <w:pStyle w:val="CopticVersemulti-line"/>
            </w:pPr>
            <w:r>
              <w:t>ⲉ̀ⲱ̀ⲛⲁⲥ ⲧⲱⲛ ⲉ̀ⲱ̀ⲛⲱⲛ: ⲁ̀ⲙⲏⲛ.</w:t>
            </w:r>
          </w:p>
        </w:tc>
      </w:tr>
    </w:tbl>
    <w:p w14:paraId="2534B004" w14:textId="1B1A7F11" w:rsidR="00B46284" w:rsidRDefault="00B46284" w:rsidP="00B46284">
      <w:pPr>
        <w:pStyle w:val="Heading4"/>
      </w:pPr>
      <w:r>
        <w:lastRenderedPageBreak/>
        <w:t xml:space="preserve">The Coptic </w:t>
      </w:r>
      <w:r w:rsidR="00616F80">
        <w:t>Hymn for the Asceinsion</w:t>
      </w:r>
    </w:p>
    <w:p w14:paraId="62897C20" w14:textId="6BE7897A" w:rsidR="00060C74" w:rsidRPr="00060C74" w:rsidRDefault="00060C74" w:rsidP="00060C74">
      <w:pPr>
        <w:pStyle w:val="Rubric"/>
        <w:keepNext/>
      </w:pPr>
      <w:r>
        <w:t>Especially after Ascension, this is all that needs to be said.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16F80" w:rsidRPr="00AF56AD" w14:paraId="75355883" w14:textId="77777777" w:rsidTr="00B46284">
        <w:trPr>
          <w:cantSplit/>
          <w:jc w:val="center"/>
        </w:trPr>
        <w:tc>
          <w:tcPr>
            <w:tcW w:w="288" w:type="dxa"/>
          </w:tcPr>
          <w:p w14:paraId="71514E3C" w14:textId="77777777" w:rsidR="00616F80" w:rsidRDefault="00616F80" w:rsidP="00616F80">
            <w:pPr>
              <w:pStyle w:val="CopticCross"/>
            </w:pPr>
          </w:p>
        </w:tc>
        <w:tc>
          <w:tcPr>
            <w:tcW w:w="3960" w:type="dxa"/>
          </w:tcPr>
          <w:p w14:paraId="7ECBE21D" w14:textId="7F2E2321" w:rsidR="00616F80" w:rsidRPr="00060C74" w:rsidRDefault="00616F80" w:rsidP="00060C74">
            <w:pPr>
              <w:pStyle w:val="EngHang"/>
            </w:pPr>
            <w:r w:rsidRPr="00060C74">
              <w:t xml:space="preserve">Christ </w:t>
            </w:r>
            <w:r w:rsidR="00060C74" w:rsidRPr="00060C74">
              <w:rPr>
                <w:rFonts w:eastAsia="Arial Unicode MS"/>
              </w:rPr>
              <w:t>i</w:t>
            </w:r>
            <w:r w:rsidRPr="00060C74">
              <w:t>s risen from the dead,</w:t>
            </w:r>
          </w:p>
          <w:p w14:paraId="6EAE658C" w14:textId="216F2E03" w:rsidR="00616F80" w:rsidRPr="00060C74" w:rsidRDefault="00616F80" w:rsidP="00060C74">
            <w:pPr>
              <w:pStyle w:val="EngHang"/>
            </w:pPr>
            <w:r w:rsidRPr="00060C74">
              <w:t xml:space="preserve">And ascended into </w:t>
            </w:r>
            <w:r w:rsidR="00060C74" w:rsidRPr="00060C74">
              <w:t xml:space="preserve">the </w:t>
            </w:r>
            <w:r w:rsidRPr="00060C74">
              <w:t>heaven</w:t>
            </w:r>
            <w:r w:rsidR="00060C74" w:rsidRPr="00060C74">
              <w:t>s</w:t>
            </w:r>
            <w:r w:rsidRPr="00060C74">
              <w:t>,</w:t>
            </w:r>
          </w:p>
          <w:p w14:paraId="07A8B8B7" w14:textId="77777777" w:rsidR="00060C74" w:rsidRPr="00060C74" w:rsidRDefault="00616F80" w:rsidP="00060C74">
            <w:pPr>
              <w:pStyle w:val="EngHang"/>
            </w:pPr>
            <w:r w:rsidRPr="00060C74">
              <w:t>And seated at the right hand of His Father</w:t>
            </w:r>
            <w:r w:rsidR="00060C74" w:rsidRPr="00060C74">
              <w:t xml:space="preserve"> in the highest,</w:t>
            </w:r>
          </w:p>
          <w:p w14:paraId="21538F22" w14:textId="20D13C57" w:rsidR="00616F80" w:rsidRDefault="00060C74" w:rsidP="00616F80">
            <w:pPr>
              <w:pStyle w:val="EngHangEnd"/>
            </w:pPr>
            <w:r>
              <w:t>Bestowing everlasting life upon us</w:t>
            </w:r>
            <w:r w:rsidR="00616F80">
              <w:t>.</w:t>
            </w:r>
          </w:p>
        </w:tc>
        <w:tc>
          <w:tcPr>
            <w:tcW w:w="288" w:type="dxa"/>
          </w:tcPr>
          <w:p w14:paraId="1DA6D4EF" w14:textId="77777777" w:rsidR="00616F80" w:rsidRDefault="00616F80" w:rsidP="00616F80"/>
        </w:tc>
        <w:tc>
          <w:tcPr>
            <w:tcW w:w="288" w:type="dxa"/>
          </w:tcPr>
          <w:p w14:paraId="2443968A" w14:textId="77777777" w:rsidR="00616F80" w:rsidRDefault="00616F80" w:rsidP="00616F80">
            <w:pPr>
              <w:pStyle w:val="CopticCross"/>
            </w:pPr>
          </w:p>
        </w:tc>
        <w:tc>
          <w:tcPr>
            <w:tcW w:w="3960" w:type="dxa"/>
          </w:tcPr>
          <w:p w14:paraId="7E08AF26" w14:textId="60DDC0AF" w:rsidR="00616F80" w:rsidRPr="000D1B28" w:rsidRDefault="00616F80" w:rsidP="00060C74">
            <w:pPr>
              <w:pStyle w:val="CopticVersemulti-line"/>
            </w:pPr>
            <w:r w:rsidRPr="000D1B28">
              <w:t xml:space="preserve">Ⲡⲓⲭ̀ⲣⲓⲥⲧⲟⲥ </w:t>
            </w:r>
            <w:r>
              <w:t>ⲁϥⲧⲱⲛϥ</w:t>
            </w:r>
            <w:r w:rsidR="00060C74">
              <w:t xml:space="preserve"> </w:t>
            </w:r>
            <w:r w:rsidRPr="000D1B28">
              <w:t>ⲉ̀ⲃⲟⲗϧⲉⲛ ⲛⲏⲉⲑⲙⲱⲟⲩⲧ:</w:t>
            </w:r>
          </w:p>
          <w:p w14:paraId="2E343905" w14:textId="4D25D50F" w:rsidR="00616F80" w:rsidRPr="000D1B28" w:rsidRDefault="00616F80" w:rsidP="00616F80">
            <w:pPr>
              <w:pStyle w:val="CopticVersemulti-line"/>
            </w:pPr>
            <w:r>
              <w:t>ⲟⲩⲟϩ ⲁϥϣⲉⲛⲁϥ ⲉ̀ⲡ̀ϣⲱⲓ ⲉ̀</w:t>
            </w:r>
            <w:r w:rsidR="00060C74">
              <w:t xml:space="preserve"> </w:t>
            </w:r>
            <w:r>
              <w:t>ⲛⲓⲫⲏⲟⲩⲓ:</w:t>
            </w:r>
          </w:p>
          <w:p w14:paraId="701416AC" w14:textId="77777777" w:rsidR="00616F80" w:rsidRDefault="00616F80" w:rsidP="00060C74">
            <w:pPr>
              <w:pStyle w:val="CopticVersemulti-line"/>
            </w:pPr>
            <w:r>
              <w:t>ⲁϥϩⲉⲙⲥⲓ ⲥⲁⲟⲩⲓ̀ⲛⲁⲙ ⲙ̀Ⲡⲉϥⲓⲱⲧ</w:t>
            </w:r>
            <w:r w:rsidR="00060C74">
              <w:t xml:space="preserve"> ϧⲉⲛ ⲛⲏⲉⲧϭⲟⲥⲓ:</w:t>
            </w:r>
          </w:p>
          <w:p w14:paraId="3ACD68AC" w14:textId="6370754E" w:rsidR="00060C74" w:rsidRPr="00AF56AD" w:rsidRDefault="00060C74" w:rsidP="00616F80">
            <w:pPr>
              <w:pStyle w:val="CopticHangingVerse"/>
            </w:pPr>
            <w:r>
              <w:t>ⲁϥⲉⲣϩ̀ⲙⲟⲧ ⲛⲁⲛ ⲙ̀ⲡⲓⲱⲛϧ ⲛ̀ⲉ̀ⲛⲉϩ.</w:t>
            </w:r>
          </w:p>
        </w:tc>
      </w:tr>
      <w:tr w:rsidR="00924109" w:rsidRPr="00AF56AD" w14:paraId="270AF2C1" w14:textId="77777777" w:rsidTr="00B46284">
        <w:trPr>
          <w:cantSplit/>
          <w:jc w:val="center"/>
        </w:trPr>
        <w:tc>
          <w:tcPr>
            <w:tcW w:w="288" w:type="dxa"/>
          </w:tcPr>
          <w:p w14:paraId="0ED92C40" w14:textId="77777777" w:rsidR="00924109" w:rsidRDefault="00924109" w:rsidP="00924109">
            <w:pPr>
              <w:pStyle w:val="CopticCross"/>
            </w:pPr>
          </w:p>
        </w:tc>
        <w:tc>
          <w:tcPr>
            <w:tcW w:w="3960" w:type="dxa"/>
          </w:tcPr>
          <w:p w14:paraId="0C046A47" w14:textId="77777777" w:rsidR="00924109" w:rsidRDefault="00924109" w:rsidP="00924109">
            <w:pPr>
              <w:pStyle w:val="EngHang"/>
            </w:pPr>
            <w:r>
              <w:t>Glory to the Father and the Son</w:t>
            </w:r>
          </w:p>
          <w:p w14:paraId="206DDAB2" w14:textId="77777777" w:rsidR="00924109" w:rsidRDefault="00924109" w:rsidP="00924109">
            <w:pPr>
              <w:pStyle w:val="EngHang"/>
            </w:pPr>
            <w:r>
              <w:t>And the Holy Spirit,</w:t>
            </w:r>
          </w:p>
          <w:p w14:paraId="316B9B48" w14:textId="77777777" w:rsidR="00924109" w:rsidRDefault="00924109" w:rsidP="00924109">
            <w:pPr>
              <w:pStyle w:val="EngHang"/>
            </w:pPr>
            <w:r>
              <w:t>Now and ever and to</w:t>
            </w:r>
          </w:p>
          <w:p w14:paraId="3C8345C1" w14:textId="0830F0FA" w:rsidR="00924109" w:rsidRPr="00060C74" w:rsidRDefault="00924109" w:rsidP="00924109">
            <w:pPr>
              <w:pStyle w:val="EngHangEnd"/>
            </w:pPr>
            <w:r>
              <w:t>the ages of the ages. Amen.</w:t>
            </w:r>
          </w:p>
        </w:tc>
        <w:tc>
          <w:tcPr>
            <w:tcW w:w="288" w:type="dxa"/>
          </w:tcPr>
          <w:p w14:paraId="1317C0ED" w14:textId="77777777" w:rsidR="00924109" w:rsidRDefault="00924109" w:rsidP="00924109"/>
        </w:tc>
        <w:tc>
          <w:tcPr>
            <w:tcW w:w="288" w:type="dxa"/>
          </w:tcPr>
          <w:p w14:paraId="11510656" w14:textId="77777777" w:rsidR="00924109" w:rsidRDefault="00924109" w:rsidP="00924109">
            <w:pPr>
              <w:pStyle w:val="CopticCross"/>
            </w:pPr>
          </w:p>
        </w:tc>
        <w:tc>
          <w:tcPr>
            <w:tcW w:w="3960" w:type="dxa"/>
          </w:tcPr>
          <w:p w14:paraId="589955CD" w14:textId="77777777" w:rsidR="00924109" w:rsidRDefault="00924109" w:rsidP="00924109">
            <w:pPr>
              <w:pStyle w:val="CopticVersemulti-line"/>
            </w:pPr>
            <w:r>
              <w:t>Ⲇⲟⲝⲁ Ⲡⲁⲧⲣⲓ ⲕⲉ Ⲩⲓⲱ</w:t>
            </w:r>
          </w:p>
          <w:p w14:paraId="0D7D6F0B" w14:textId="77777777" w:rsidR="00924109" w:rsidRDefault="00924109" w:rsidP="00924109">
            <w:pPr>
              <w:pStyle w:val="CopticVersemulti-line"/>
            </w:pPr>
            <w:r>
              <w:t>ⲕⲉ ⲁ̀ⲅⲓⲱ Ⲡⲛⲉⲩⲙⲁⲧⲓ:</w:t>
            </w:r>
          </w:p>
          <w:p w14:paraId="2019BD1C" w14:textId="77777777" w:rsidR="00924109" w:rsidRDefault="00924109" w:rsidP="00924109">
            <w:pPr>
              <w:pStyle w:val="CopticVersemulti-line"/>
            </w:pPr>
            <w:r>
              <w:t>ⲕⲉ ⲛⲯⲛ ⲕⲉ ⲁ̀ⲓ̀ ⲕⲉ ⲓⲥⲧⲟⲩⲥ</w:t>
            </w:r>
          </w:p>
          <w:p w14:paraId="6C6CDA98" w14:textId="167892EC" w:rsidR="00924109" w:rsidRPr="000D1B28" w:rsidRDefault="00924109" w:rsidP="00924109">
            <w:pPr>
              <w:pStyle w:val="CopticHangingVerse"/>
            </w:pPr>
            <w:r>
              <w:t>ⲉ̀ⲱ̀ⲛⲁⲥ ⲧⲱⲛ ⲉ̀ⲱ̀ⲛⲱⲛ: ⲁ̀ⲙⲏⲛ.</w:t>
            </w:r>
          </w:p>
        </w:tc>
      </w:tr>
    </w:tbl>
    <w:p w14:paraId="1A91851D" w14:textId="6F7D977F" w:rsidR="00B46284" w:rsidRDefault="00B46284" w:rsidP="00B46284">
      <w:pPr>
        <w:pStyle w:val="Rubric"/>
      </w:pPr>
      <w:r>
        <w:t>After the procession is complete, the icon</w:t>
      </w:r>
      <w:r w:rsidR="00060C74">
        <w:t>s</w:t>
      </w:r>
      <w:r>
        <w:t xml:space="preserve"> </w:t>
      </w:r>
      <w:r w:rsidR="00060C74">
        <w:t>are</w:t>
      </w:r>
      <w:r>
        <w:t xml:space="preserve"> held before the altar, facing the people, and prebyster censes </w:t>
      </w:r>
      <w:r w:rsidR="00060C74">
        <w:t>them</w:t>
      </w:r>
      <w:r>
        <w:t xml:space="preserve">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3EE69799" w14:textId="4E9EA52C" w:rsidR="00060C74" w:rsidRDefault="00060C74" w:rsidP="00060C74">
      <w:pPr>
        <w:pStyle w:val="Heading4"/>
      </w:pPr>
      <w:r>
        <w:t xml:space="preserve">The Parallax Hymn for </w:t>
      </w:r>
      <w:r w:rsidR="00F7641F">
        <w:t>Ascension</w:t>
      </w:r>
    </w:p>
    <w:p w14:paraId="2F529FCD" w14:textId="1514BD94" w:rsidR="00060C74" w:rsidRPr="00A1499D" w:rsidRDefault="00060C74" w:rsidP="00060C74">
      <w:pPr>
        <w:pStyle w:val="Rubric"/>
      </w:pPr>
      <w:r>
        <w:t>May be chanted after the first verse of the Trisation from Pascha till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60C74" w:rsidRPr="00AF56AD" w14:paraId="687A5758" w14:textId="77777777" w:rsidTr="00060C74">
        <w:trPr>
          <w:cantSplit/>
          <w:jc w:val="center"/>
        </w:trPr>
        <w:tc>
          <w:tcPr>
            <w:tcW w:w="288" w:type="dxa"/>
          </w:tcPr>
          <w:p w14:paraId="0FC93F70" w14:textId="77777777" w:rsidR="00060C74" w:rsidRDefault="00060C74" w:rsidP="00060C74">
            <w:pPr>
              <w:pStyle w:val="CopticCross"/>
            </w:pPr>
          </w:p>
        </w:tc>
        <w:tc>
          <w:tcPr>
            <w:tcW w:w="3960" w:type="dxa"/>
          </w:tcPr>
          <w:p w14:paraId="36935580" w14:textId="77777777" w:rsidR="00060C74" w:rsidRDefault="00060C74" w:rsidP="00060C74">
            <w:pPr>
              <w:pStyle w:val="EngHang"/>
            </w:pPr>
            <w:r>
              <w:t>My Lord Jesus Christ,</w:t>
            </w:r>
          </w:p>
          <w:p w14:paraId="4D43D09D" w14:textId="21CBCB6E" w:rsidR="00060C74" w:rsidRDefault="00060C74" w:rsidP="00060C74">
            <w:pPr>
              <w:pStyle w:val="EngHang"/>
            </w:pPr>
            <w:r>
              <w:t>Who is risen from the dead</w:t>
            </w:r>
          </w:p>
          <w:p w14:paraId="3DA6EAF5" w14:textId="69A49BF0" w:rsidR="00060C74" w:rsidRPr="007425E1" w:rsidRDefault="00060C74" w:rsidP="00060C74">
            <w:pPr>
              <w:pStyle w:val="EngHang"/>
            </w:pPr>
            <w:r>
              <w:t>Ascended into the heavens,</w:t>
            </w:r>
          </w:p>
          <w:p w14:paraId="47907D43" w14:textId="1F2A1070" w:rsidR="00060C74" w:rsidRDefault="00060C74" w:rsidP="00060C74">
            <w:pPr>
              <w:pStyle w:val="EngHangEnd"/>
            </w:pPr>
            <w:r>
              <w:t>And seated at the right hand of His Father.</w:t>
            </w:r>
          </w:p>
        </w:tc>
        <w:tc>
          <w:tcPr>
            <w:tcW w:w="288" w:type="dxa"/>
          </w:tcPr>
          <w:p w14:paraId="0D225F64" w14:textId="77777777" w:rsidR="00060C74" w:rsidRDefault="00060C74" w:rsidP="00060C74"/>
        </w:tc>
        <w:tc>
          <w:tcPr>
            <w:tcW w:w="288" w:type="dxa"/>
          </w:tcPr>
          <w:p w14:paraId="7AB22FF4" w14:textId="77777777" w:rsidR="00060C74" w:rsidRDefault="00060C74" w:rsidP="00060C74">
            <w:pPr>
              <w:pStyle w:val="CopticCross"/>
            </w:pPr>
          </w:p>
        </w:tc>
        <w:tc>
          <w:tcPr>
            <w:tcW w:w="3960" w:type="dxa"/>
          </w:tcPr>
          <w:p w14:paraId="20E69F6D" w14:textId="77777777" w:rsidR="00060C74" w:rsidRDefault="00060C74" w:rsidP="00060C74">
            <w:pPr>
              <w:pStyle w:val="CopticVersemulti-line"/>
            </w:pPr>
            <w:r>
              <w:t>Ⲡⲁϭⲟⲓⲥ Ⲓⲏⲥⲟⲩⲥ Ⲡⲓⲭ̀ⲣⲓⲥⲧⲟⲥ:</w:t>
            </w:r>
          </w:p>
          <w:p w14:paraId="4A7ECEC5" w14:textId="77777777" w:rsidR="00060C74" w:rsidRDefault="00060C74" w:rsidP="00060C74">
            <w:pPr>
              <w:pStyle w:val="CopticVersemulti-line"/>
            </w:pPr>
            <w:r>
              <w:t>ⲫⲏⲉⲧⲁϥⲧⲱⲛϥ ⲉ̀ⲃⲟⲗ ϧⲉⲛ ⲛⲏⲉⲑⲙⲱⲟⲩⲧ:</w:t>
            </w:r>
          </w:p>
          <w:p w14:paraId="6DD4EC79" w14:textId="77777777" w:rsidR="00F7641F" w:rsidRPr="000D1B28" w:rsidRDefault="00F7641F" w:rsidP="00F7641F">
            <w:pPr>
              <w:pStyle w:val="CopticVersemulti-line"/>
            </w:pPr>
            <w:r>
              <w:t>ⲟⲩⲟϩ ⲁϥϣⲉⲛⲁϥ ⲉ̀ⲡ̀ϣⲱⲓ ⲉ̀ⲛⲓⲫⲏⲟⲩⲓ:</w:t>
            </w:r>
          </w:p>
          <w:p w14:paraId="1320B2DC" w14:textId="1C80D432" w:rsidR="00060C74" w:rsidRPr="00AF56AD" w:rsidRDefault="00F7641F" w:rsidP="00F7641F">
            <w:pPr>
              <w:pStyle w:val="CopticHangingVerse"/>
            </w:pPr>
            <w:r>
              <w:t>ⲁϥϩⲉⲙⲥⲓ ⲥⲁⲟⲩⲓ̀ⲛⲁⲙ ⲙ̀Ⲡⲉϥⲓⲱⲧ.</w:t>
            </w:r>
          </w:p>
        </w:tc>
      </w:tr>
      <w:tr w:rsidR="00060C74" w:rsidRPr="00AF56AD" w14:paraId="1AF09E3E" w14:textId="77777777" w:rsidTr="00060C74">
        <w:trPr>
          <w:cantSplit/>
          <w:jc w:val="center"/>
        </w:trPr>
        <w:tc>
          <w:tcPr>
            <w:tcW w:w="288" w:type="dxa"/>
          </w:tcPr>
          <w:p w14:paraId="3875B85D" w14:textId="77777777" w:rsidR="00060C74" w:rsidRDefault="00060C74" w:rsidP="00060C74">
            <w:pPr>
              <w:pStyle w:val="CopticCross"/>
            </w:pPr>
          </w:p>
        </w:tc>
        <w:tc>
          <w:tcPr>
            <w:tcW w:w="3960" w:type="dxa"/>
          </w:tcPr>
          <w:p w14:paraId="172EA91F" w14:textId="77777777" w:rsidR="00060C74" w:rsidRDefault="00060C74" w:rsidP="00060C74">
            <w:pPr>
              <w:pStyle w:val="EngHang"/>
            </w:pPr>
            <w:r>
              <w:t>The cherubim and the seraphim,</w:t>
            </w:r>
          </w:p>
          <w:p w14:paraId="741ABBDD" w14:textId="77777777" w:rsidR="00060C74" w:rsidRDefault="00060C74" w:rsidP="00060C74">
            <w:pPr>
              <w:pStyle w:val="EngHang"/>
            </w:pPr>
            <w:r>
              <w:t>The angels and the archangels,</w:t>
            </w:r>
          </w:p>
          <w:p w14:paraId="40A5F091" w14:textId="77777777" w:rsidR="00060C74" w:rsidRDefault="00060C74" w:rsidP="00060C74">
            <w:pPr>
              <w:pStyle w:val="EngHang"/>
            </w:pPr>
            <w:r>
              <w:t>The principalities and the authorities,</w:t>
            </w:r>
          </w:p>
          <w:p w14:paraId="390AB814" w14:textId="77777777" w:rsidR="00060C74" w:rsidRDefault="00060C74" w:rsidP="00060C74">
            <w:pPr>
              <w:pStyle w:val="EngHangEnd"/>
            </w:pPr>
            <w:r>
              <w:t>The thrones dominions, and the powers,</w:t>
            </w:r>
          </w:p>
        </w:tc>
        <w:tc>
          <w:tcPr>
            <w:tcW w:w="288" w:type="dxa"/>
          </w:tcPr>
          <w:p w14:paraId="6B44A317" w14:textId="77777777" w:rsidR="00060C74" w:rsidRDefault="00060C74" w:rsidP="00060C74"/>
        </w:tc>
        <w:tc>
          <w:tcPr>
            <w:tcW w:w="288" w:type="dxa"/>
          </w:tcPr>
          <w:p w14:paraId="4331A2AA" w14:textId="77777777" w:rsidR="00060C74" w:rsidRDefault="00060C74" w:rsidP="00060C74">
            <w:pPr>
              <w:pStyle w:val="CopticCross"/>
            </w:pPr>
          </w:p>
        </w:tc>
        <w:tc>
          <w:tcPr>
            <w:tcW w:w="3960" w:type="dxa"/>
          </w:tcPr>
          <w:p w14:paraId="623A3098" w14:textId="77777777" w:rsidR="00060C74" w:rsidRDefault="00060C74" w:rsidP="00060C74">
            <w:pPr>
              <w:pStyle w:val="CopticVersemulti-line"/>
            </w:pPr>
            <w:r>
              <w:t>Ⲛⲓⲭⲉⲣⲟⲩⲃⲓⲙ ⲛⲉⲙ ⲛⲓⲥⲉⲣⲁⲫⲓⲙ:</w:t>
            </w:r>
          </w:p>
          <w:p w14:paraId="6D671314" w14:textId="77777777" w:rsidR="00060C74" w:rsidRDefault="00060C74" w:rsidP="00060C74">
            <w:pPr>
              <w:pStyle w:val="CopticVersemulti-line"/>
            </w:pPr>
            <w:r>
              <w:t>ⲛⲓⲁⲅⲅⲉⲗⲟⲥ ⲛⲉⲙ ⲛⲓⲁⲣⲭⲏⲁⲅⲅⲉⲗⲟⲥ:</w:t>
            </w:r>
          </w:p>
          <w:p w14:paraId="2653DAA2" w14:textId="77777777" w:rsidR="00060C74" w:rsidRDefault="00060C74" w:rsidP="00060C74">
            <w:pPr>
              <w:pStyle w:val="CopticVersemulti-line"/>
            </w:pPr>
            <w:r>
              <w:t>ⲛⲓⲥⲧⲣⲁⲧⲓⲁ ⲛⲉⲙ ⲛⲓⲉⲝⲟⲩⲥⲓⲁ:</w:t>
            </w:r>
          </w:p>
          <w:p w14:paraId="79F72FC5" w14:textId="77777777" w:rsidR="00060C74" w:rsidRPr="00AF56AD" w:rsidRDefault="00060C74" w:rsidP="00060C74">
            <w:pPr>
              <w:pStyle w:val="CopticHangingVerse"/>
            </w:pPr>
            <w:r>
              <w:t>ⲛⲓⲑ̀ⲣⲟⲛⲟⲥ ⲛⲓⲙⲉⲧϭⲟⲓⲥ ⲛⲓϫⲟⲙ:</w:t>
            </w:r>
          </w:p>
        </w:tc>
      </w:tr>
      <w:tr w:rsidR="00060C74" w:rsidRPr="00AF56AD" w14:paraId="31666CC7" w14:textId="77777777" w:rsidTr="00060C74">
        <w:trPr>
          <w:cantSplit/>
          <w:jc w:val="center"/>
        </w:trPr>
        <w:tc>
          <w:tcPr>
            <w:tcW w:w="288" w:type="dxa"/>
          </w:tcPr>
          <w:p w14:paraId="1BF365CD" w14:textId="77777777" w:rsidR="00060C74" w:rsidRDefault="00060C74" w:rsidP="00060C74">
            <w:pPr>
              <w:pStyle w:val="CopticCross"/>
            </w:pPr>
          </w:p>
        </w:tc>
        <w:tc>
          <w:tcPr>
            <w:tcW w:w="3960" w:type="dxa"/>
          </w:tcPr>
          <w:p w14:paraId="63952291" w14:textId="77777777" w:rsidR="00060C74" w:rsidRDefault="00060C74" w:rsidP="00060C74">
            <w:pPr>
              <w:pStyle w:val="EngHang"/>
            </w:pPr>
            <w:r>
              <w:t>Proclaim and say,</w:t>
            </w:r>
          </w:p>
          <w:p w14:paraId="6B5BFE3F" w14:textId="77777777" w:rsidR="00060C74" w:rsidRDefault="00060C74" w:rsidP="00060C74">
            <w:pPr>
              <w:pStyle w:val="EngHang"/>
            </w:pPr>
            <w:r>
              <w:t>“Holy, holy, holy,</w:t>
            </w:r>
          </w:p>
          <w:p w14:paraId="4335B477" w14:textId="77777777" w:rsidR="00060C74" w:rsidRDefault="00060C74" w:rsidP="00060C74">
            <w:pPr>
              <w:pStyle w:val="EngHang"/>
            </w:pPr>
            <w:r>
              <w:t>O Lord of the ages,</w:t>
            </w:r>
          </w:p>
          <w:p w14:paraId="7E59238D" w14:textId="77777777" w:rsidR="00060C74" w:rsidRDefault="00060C74" w:rsidP="00060C74">
            <w:pPr>
              <w:pStyle w:val="EngHangEnd"/>
            </w:pPr>
            <w:r>
              <w:t>Christ is risen from the dead!”</w:t>
            </w:r>
          </w:p>
        </w:tc>
        <w:tc>
          <w:tcPr>
            <w:tcW w:w="288" w:type="dxa"/>
          </w:tcPr>
          <w:p w14:paraId="3CB5CEC2" w14:textId="77777777" w:rsidR="00060C74" w:rsidRDefault="00060C74" w:rsidP="00060C74"/>
        </w:tc>
        <w:tc>
          <w:tcPr>
            <w:tcW w:w="288" w:type="dxa"/>
          </w:tcPr>
          <w:p w14:paraId="25C9D01B" w14:textId="77777777" w:rsidR="00060C74" w:rsidRDefault="00060C74" w:rsidP="00060C74">
            <w:pPr>
              <w:pStyle w:val="CopticCross"/>
            </w:pPr>
          </w:p>
        </w:tc>
        <w:tc>
          <w:tcPr>
            <w:tcW w:w="3960" w:type="dxa"/>
          </w:tcPr>
          <w:p w14:paraId="4A41574D" w14:textId="77777777" w:rsidR="00060C74" w:rsidRDefault="00060C74" w:rsidP="00060C74">
            <w:pPr>
              <w:pStyle w:val="CopticVersemulti-line"/>
            </w:pPr>
            <w:r>
              <w:t>Ⲉⲩⲱϣ ⲉ̀ⲃⲟⲗ ⲉⲩϫⲱ ⲙ̀ⲙⲟⲥ:</w:t>
            </w:r>
          </w:p>
          <w:p w14:paraId="47BF075A" w14:textId="77777777" w:rsidR="00060C74" w:rsidRDefault="00060C74" w:rsidP="00060C74">
            <w:pPr>
              <w:pStyle w:val="CopticVersemulti-line"/>
            </w:pPr>
            <w:r>
              <w:t>ϫⲉ ⲭ̀ⲟⲩⲁⲃ ⲟⲩⲟϩ ⲭ̀ⲟⲩⲁⲃ:</w:t>
            </w:r>
          </w:p>
          <w:p w14:paraId="0689F47F" w14:textId="77777777" w:rsidR="00060C74" w:rsidRDefault="00060C74" w:rsidP="00060C74">
            <w:pPr>
              <w:pStyle w:val="CopticVersemulti-line"/>
            </w:pPr>
            <w:r>
              <w:t>ⲭ̀ⲟⲩⲁⲃ Ⲡϭⲟⲓⲥ ⲛ̀ⲛⲓⲉ̀ⲱⲛ:</w:t>
            </w:r>
          </w:p>
          <w:p w14:paraId="757555B8" w14:textId="77777777" w:rsidR="00060C74" w:rsidRDefault="00060C74" w:rsidP="00060C74">
            <w:pPr>
              <w:pStyle w:val="CopticHangingVerse"/>
            </w:pPr>
            <w:r>
              <w:t>Ⲭⲣⲓⲥⲧⲟⲥ ⲁ̀ⲛⲉⲥⲧⲏ ⲉⲕⲛⲉⲕⲣⲱⲛ.</w:t>
            </w:r>
          </w:p>
        </w:tc>
      </w:tr>
    </w:tbl>
    <w:p w14:paraId="753E7401" w14:textId="640EA6DD" w:rsidR="00F7641F" w:rsidRDefault="00F7641F" w:rsidP="00F7641F">
      <w:pPr>
        <w:pStyle w:val="Heading4"/>
      </w:pPr>
      <w:r>
        <w:t>The Trasaigion Hymn for Ascension</w:t>
      </w:r>
    </w:p>
    <w:p w14:paraId="77F541F2" w14:textId="3AEA392D" w:rsidR="00F7641F" w:rsidRPr="00CA2605" w:rsidRDefault="00F7641F" w:rsidP="00F7641F">
      <w:pPr>
        <w:pStyle w:val="Rubric"/>
      </w:pPr>
      <w:r>
        <w:t>“Who rose from the dead and ascended into the heavens” (“O anastasis ek nekron ke anelthon is toos ooranos”) is chanted in all three verses from Ascension until the Pentecost.</w:t>
      </w:r>
    </w:p>
    <w:p w14:paraId="3BB1D9F4" w14:textId="33BC68EE" w:rsidR="00764BE6" w:rsidRDefault="00764BE6" w:rsidP="00764BE6">
      <w:pPr>
        <w:pStyle w:val="Heading4"/>
      </w:pPr>
      <w:r>
        <w:t>The Psalm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EE4C554" w14:textId="77777777" w:rsidTr="00764BE6">
        <w:trPr>
          <w:cantSplit/>
          <w:jc w:val="center"/>
        </w:trPr>
        <w:tc>
          <w:tcPr>
            <w:tcW w:w="288" w:type="dxa"/>
          </w:tcPr>
          <w:p w14:paraId="31034926" w14:textId="77777777" w:rsidR="00764BE6" w:rsidRDefault="00764BE6" w:rsidP="00764BE6">
            <w:pPr>
              <w:pStyle w:val="CopticCross"/>
            </w:pPr>
          </w:p>
        </w:tc>
        <w:tc>
          <w:tcPr>
            <w:tcW w:w="3960" w:type="dxa"/>
          </w:tcPr>
          <w:p w14:paraId="6619F2AC" w14:textId="77777777" w:rsidR="00764BE6" w:rsidRDefault="00764BE6" w:rsidP="00764BE6">
            <w:pPr>
              <w:pStyle w:val="EngHang"/>
            </w:pPr>
            <w:r>
              <w:t>Alleluia, Alleluia:</w:t>
            </w:r>
          </w:p>
          <w:p w14:paraId="0C7F8F59" w14:textId="0A1C0D36" w:rsidR="00764BE6" w:rsidRDefault="00764BE6" w:rsidP="00764BE6">
            <w:pPr>
              <w:pStyle w:val="EngHang"/>
            </w:pPr>
            <w:r>
              <w:t>Christ is risen from the dead,</w:t>
            </w:r>
          </w:p>
          <w:p w14:paraId="5D4B3CC0" w14:textId="2A40D40B" w:rsidR="00764BE6" w:rsidRDefault="00764BE6" w:rsidP="00764BE6">
            <w:pPr>
              <w:pStyle w:val="EngHang"/>
            </w:pPr>
            <w:r>
              <w:t>And ascended into the heavens,</w:t>
            </w:r>
          </w:p>
          <w:p w14:paraId="14AAFB2A" w14:textId="400EEDD3" w:rsidR="00764BE6" w:rsidRDefault="00764BE6" w:rsidP="00764BE6">
            <w:pPr>
              <w:pStyle w:val="EngHang"/>
            </w:pPr>
            <w:r>
              <w:t>And seated at the right hand of His Father.</w:t>
            </w:r>
          </w:p>
          <w:p w14:paraId="7E7225B6" w14:textId="77777777" w:rsidR="00764BE6" w:rsidRDefault="00764BE6" w:rsidP="00764BE6">
            <w:pPr>
              <w:pStyle w:val="EngHangEnd"/>
            </w:pPr>
            <w:r>
              <w:t>Alleluia, Alleluia.</w:t>
            </w:r>
          </w:p>
        </w:tc>
        <w:tc>
          <w:tcPr>
            <w:tcW w:w="288" w:type="dxa"/>
          </w:tcPr>
          <w:p w14:paraId="7C1DC4CE" w14:textId="77777777" w:rsidR="00764BE6" w:rsidRDefault="00764BE6" w:rsidP="00764BE6"/>
        </w:tc>
        <w:tc>
          <w:tcPr>
            <w:tcW w:w="288" w:type="dxa"/>
          </w:tcPr>
          <w:p w14:paraId="1D13FF42" w14:textId="77777777" w:rsidR="00764BE6" w:rsidRDefault="00764BE6" w:rsidP="00764BE6">
            <w:pPr>
              <w:pStyle w:val="CopticCross"/>
            </w:pPr>
          </w:p>
        </w:tc>
        <w:tc>
          <w:tcPr>
            <w:tcW w:w="3960" w:type="dxa"/>
          </w:tcPr>
          <w:p w14:paraId="23345A86" w14:textId="77777777" w:rsidR="00764BE6" w:rsidRDefault="00764BE6" w:rsidP="00764BE6">
            <w:pPr>
              <w:pStyle w:val="CopticVersemulti-line"/>
            </w:pPr>
            <w:r>
              <w:t>Ⲁⲗⲗⲏⲗⲟⲩⲓⲁ ⲁⲗⲗⲏⲗⲟⲩⲓⲁ.</w:t>
            </w:r>
          </w:p>
          <w:p w14:paraId="47431F28" w14:textId="35703CFF" w:rsidR="00764BE6" w:rsidRDefault="00764BE6" w:rsidP="00764BE6">
            <w:pPr>
              <w:pStyle w:val="CopticVersemulti-line"/>
            </w:pPr>
            <w:r>
              <w:t>Ⲡⲓⲭ̀ⲣⲓⲥⲧⲟⲥ ⲁϥⲧⲱⲛϥ ⲉ̀ⲃⲟⲗϧⲉⲛ ⲛⲏⲉⲑⲙⲱⲟⲩⲧ:</w:t>
            </w:r>
          </w:p>
          <w:p w14:paraId="2DE0D356" w14:textId="1E4F4A61" w:rsidR="00764BE6" w:rsidRDefault="00764BE6" w:rsidP="00764BE6">
            <w:pPr>
              <w:pStyle w:val="CopticVersemulti-line"/>
            </w:pPr>
            <w:r>
              <w:t>ⲟⲩⲟϩ ⲁϥϣⲉⲛⲁϥ ⲉ̀ⲡ̀ϣⲱⲓ ⲉ̀ⲛⲓⲫⲏⲟⲩⲓ:</w:t>
            </w:r>
          </w:p>
          <w:p w14:paraId="62E52681" w14:textId="1BD28AC8" w:rsidR="00764BE6" w:rsidRDefault="00764BE6" w:rsidP="00764BE6">
            <w:pPr>
              <w:pStyle w:val="CopticVersemulti-line"/>
            </w:pPr>
            <w:r>
              <w:t>ⲁϥϩⲉⲙⲥⲓ ⲥⲁⲟⲩⲓⲛⲁⲙ ⲙ̀Ⲡⲉϥⲓⲱⲧ:</w:t>
            </w:r>
          </w:p>
          <w:p w14:paraId="750F16A6" w14:textId="77777777" w:rsidR="00764BE6" w:rsidRPr="00C35319" w:rsidRDefault="00764BE6" w:rsidP="00764BE6">
            <w:pPr>
              <w:pStyle w:val="CopticHangingVerse"/>
            </w:pPr>
            <w:r>
              <w:t>ⲁⲗⲗⲏⲗⲟⲩⲓⲁ: ⲁⲗⲗⲏⲗⲟⲩⲓⲁ.</w:t>
            </w:r>
          </w:p>
        </w:tc>
      </w:tr>
    </w:tbl>
    <w:p w14:paraId="09731E6E" w14:textId="519B0D7E" w:rsidR="00764BE6" w:rsidRPr="00764BE6" w:rsidRDefault="00764BE6" w:rsidP="00764BE6">
      <w:pPr>
        <w:pStyle w:val="Heading4"/>
        <w:rPr>
          <w:rFonts w:ascii="Arial Unicode MS" w:eastAsia="Arial Unicode MS" w:hAnsi="Arial Unicode MS" w:cs="Arial Unicode MS"/>
        </w:rPr>
      </w:pPr>
      <w:r>
        <w:t>The Gospel Response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57C4DE5E" w14:textId="77777777" w:rsidTr="00764BE6">
        <w:trPr>
          <w:cantSplit/>
          <w:jc w:val="center"/>
        </w:trPr>
        <w:tc>
          <w:tcPr>
            <w:tcW w:w="288" w:type="dxa"/>
          </w:tcPr>
          <w:p w14:paraId="20631F8E" w14:textId="77777777" w:rsidR="00764BE6" w:rsidRDefault="00764BE6" w:rsidP="00764BE6">
            <w:pPr>
              <w:pStyle w:val="CopticCross"/>
            </w:pPr>
          </w:p>
        </w:tc>
        <w:tc>
          <w:tcPr>
            <w:tcW w:w="3960" w:type="dxa"/>
          </w:tcPr>
          <w:p w14:paraId="15BE49E7" w14:textId="77777777" w:rsidR="00764BE6" w:rsidRDefault="00764BE6" w:rsidP="00764BE6">
            <w:pPr>
              <w:pStyle w:val="EngHang"/>
            </w:pPr>
            <w:r>
              <w:t>Alleluia, alleluia,</w:t>
            </w:r>
          </w:p>
          <w:p w14:paraId="4025E90D" w14:textId="77777777" w:rsidR="00764BE6" w:rsidRDefault="00764BE6" w:rsidP="00764BE6">
            <w:pPr>
              <w:pStyle w:val="EngHang"/>
            </w:pPr>
            <w:r>
              <w:t>Alleluia, alleluia.</w:t>
            </w:r>
          </w:p>
          <w:p w14:paraId="096A722A" w14:textId="5A82AED2" w:rsidR="00764BE6" w:rsidRDefault="00764BE6" w:rsidP="00764BE6">
            <w:pPr>
              <w:pStyle w:val="EngHang"/>
            </w:pPr>
            <w:r>
              <w:t>Christ is risen from the dead,</w:t>
            </w:r>
          </w:p>
          <w:p w14:paraId="53AA71F3" w14:textId="4ED7E42E" w:rsidR="00764BE6" w:rsidRDefault="00764BE6" w:rsidP="00764BE6">
            <w:pPr>
              <w:pStyle w:val="EngHangEnd"/>
            </w:pPr>
            <w:r>
              <w:t>And ascended into the heavens.</w:t>
            </w:r>
          </w:p>
        </w:tc>
        <w:tc>
          <w:tcPr>
            <w:tcW w:w="288" w:type="dxa"/>
          </w:tcPr>
          <w:p w14:paraId="4CE25610" w14:textId="77777777" w:rsidR="00764BE6" w:rsidRDefault="00764BE6" w:rsidP="00764BE6"/>
        </w:tc>
        <w:tc>
          <w:tcPr>
            <w:tcW w:w="288" w:type="dxa"/>
          </w:tcPr>
          <w:p w14:paraId="220C7509" w14:textId="77777777" w:rsidR="00764BE6" w:rsidRDefault="00764BE6" w:rsidP="00764BE6">
            <w:pPr>
              <w:pStyle w:val="CopticCross"/>
            </w:pPr>
          </w:p>
        </w:tc>
        <w:tc>
          <w:tcPr>
            <w:tcW w:w="3960" w:type="dxa"/>
          </w:tcPr>
          <w:p w14:paraId="52F2B036" w14:textId="77777777" w:rsidR="00764BE6" w:rsidRDefault="00764BE6" w:rsidP="00764BE6">
            <w:pPr>
              <w:pStyle w:val="CopticVersemulti-line"/>
            </w:pPr>
            <w:r>
              <w:t>Ⲁⲗⲗⲏⲗⲟⲩⲓⲁ: Ⲁⲗⲗⲏⲗⲟⲩⲓⲁ:</w:t>
            </w:r>
          </w:p>
          <w:p w14:paraId="435EEE92" w14:textId="77777777" w:rsidR="00764BE6" w:rsidRDefault="00764BE6" w:rsidP="00764BE6">
            <w:pPr>
              <w:pStyle w:val="CopticVersemulti-line"/>
            </w:pPr>
            <w:r>
              <w:t>Ⲁⲗⲗⲏⲗⲟⲩⲓⲁ: Ⲁⲗⲗⲏⲗⲟⲩⲓⲁ.</w:t>
            </w:r>
          </w:p>
          <w:p w14:paraId="22B50EFF" w14:textId="77777777" w:rsidR="00764BE6" w:rsidRDefault="00764BE6" w:rsidP="00764BE6">
            <w:pPr>
              <w:pStyle w:val="CopticVersemulti-line"/>
            </w:pPr>
            <w:r>
              <w:t>Ⲡⲓⲭ̀ⲣⲓⲥⲧⲟⲥ ⲁϥⲧⲱⲛϥ ⲉ̀ⲃⲟⲗϧⲉⲛ ⲛⲏⲉⲑⲙⲱⲟⲩⲧ:</w:t>
            </w:r>
          </w:p>
          <w:p w14:paraId="2934559B" w14:textId="1EEB151B" w:rsidR="00764BE6" w:rsidRPr="00C35319" w:rsidRDefault="00764BE6" w:rsidP="00764BE6">
            <w:pPr>
              <w:pStyle w:val="CopticHangingVerse"/>
            </w:pPr>
            <w:r>
              <w:t>ⲟⲩⲟϩ ⲁϥϣⲉⲛⲁϥ ⲉ̀ⲡ̀ϣⲱⲓ ⲉ̀ⲛⲓⲫⲏⲟⲩⲓ.</w:t>
            </w:r>
          </w:p>
        </w:tc>
      </w:tr>
      <w:tr w:rsidR="00764BE6" w14:paraId="3B81278D" w14:textId="77777777" w:rsidTr="00764BE6">
        <w:trPr>
          <w:cantSplit/>
          <w:jc w:val="center"/>
        </w:trPr>
        <w:tc>
          <w:tcPr>
            <w:tcW w:w="288" w:type="dxa"/>
          </w:tcPr>
          <w:p w14:paraId="3693ABCB" w14:textId="77777777" w:rsidR="00764BE6" w:rsidRDefault="00764BE6" w:rsidP="00764BE6">
            <w:pPr>
              <w:pStyle w:val="CopticCross"/>
            </w:pPr>
          </w:p>
        </w:tc>
        <w:tc>
          <w:tcPr>
            <w:tcW w:w="3960" w:type="dxa"/>
          </w:tcPr>
          <w:p w14:paraId="5A3256F2" w14:textId="77777777" w:rsidR="00764BE6" w:rsidRDefault="00764BE6" w:rsidP="00764BE6">
            <w:pPr>
              <w:pStyle w:val="EngHang"/>
            </w:pPr>
            <w:r>
              <w:t>This is He to Whom the glory is due,</w:t>
            </w:r>
          </w:p>
          <w:p w14:paraId="583E77B3" w14:textId="77777777" w:rsidR="00764BE6" w:rsidRDefault="00764BE6" w:rsidP="00764BE6">
            <w:pPr>
              <w:pStyle w:val="EngHang"/>
            </w:pPr>
            <w:r>
              <w:t>With His Good Father,</w:t>
            </w:r>
          </w:p>
          <w:p w14:paraId="6F82FC8B" w14:textId="77777777" w:rsidR="00764BE6" w:rsidRDefault="00764BE6" w:rsidP="00764BE6">
            <w:pPr>
              <w:pStyle w:val="EngHang"/>
            </w:pPr>
            <w:r>
              <w:t>And the Holy Spirit,</w:t>
            </w:r>
          </w:p>
          <w:p w14:paraId="0F1F5DA1" w14:textId="77777777" w:rsidR="00764BE6" w:rsidRDefault="00764BE6" w:rsidP="00764BE6">
            <w:pPr>
              <w:pStyle w:val="EngHangEnd"/>
            </w:pPr>
            <w:r>
              <w:t>Now and forever.</w:t>
            </w:r>
          </w:p>
        </w:tc>
        <w:tc>
          <w:tcPr>
            <w:tcW w:w="288" w:type="dxa"/>
          </w:tcPr>
          <w:p w14:paraId="4157AA27" w14:textId="77777777" w:rsidR="00764BE6" w:rsidRDefault="00764BE6" w:rsidP="00764BE6"/>
        </w:tc>
        <w:tc>
          <w:tcPr>
            <w:tcW w:w="288" w:type="dxa"/>
          </w:tcPr>
          <w:p w14:paraId="5B276AA4" w14:textId="77777777" w:rsidR="00764BE6" w:rsidRDefault="00764BE6" w:rsidP="00764BE6">
            <w:pPr>
              <w:pStyle w:val="CopticCross"/>
            </w:pPr>
          </w:p>
        </w:tc>
        <w:tc>
          <w:tcPr>
            <w:tcW w:w="3960" w:type="dxa"/>
          </w:tcPr>
          <w:p w14:paraId="1232F291" w14:textId="77777777" w:rsidR="00764BE6" w:rsidRDefault="00764BE6" w:rsidP="00764BE6">
            <w:pPr>
              <w:pStyle w:val="CopticVersemulti-line"/>
            </w:pPr>
            <w:r>
              <w:t>Ⲫⲁⲓ ⲉ̀ⲣⲉ ⲡⲓⲱ̀ⲟⲩ ⲉⲣⲡ̀ⲣⲉⲡ̀ⲓ ⲛⲁϥ:</w:t>
            </w:r>
          </w:p>
          <w:p w14:paraId="4790681C" w14:textId="77777777" w:rsidR="00764BE6" w:rsidRDefault="00764BE6" w:rsidP="00764BE6">
            <w:pPr>
              <w:pStyle w:val="CopticVersemulti-line"/>
            </w:pPr>
            <w:r>
              <w:t>ⲛⲉⲙ Ⲡⲉϥⲓⲱⲧ ⲛ̀ⲁ̀ⲅⲁⲑⲟⲥ:</w:t>
            </w:r>
          </w:p>
          <w:p w14:paraId="09F6E64C" w14:textId="77777777" w:rsidR="00764BE6" w:rsidRDefault="00764BE6" w:rsidP="00764BE6">
            <w:pPr>
              <w:pStyle w:val="CopticVersemulti-line"/>
            </w:pPr>
            <w:r>
              <w:t>ⲛⲉⲙ Ⲡⲓⲡⲛⲉⲩⲙⲁ ⲉⲑⲟⲩⲁⲃ:</w:t>
            </w:r>
          </w:p>
          <w:p w14:paraId="5FEDA934" w14:textId="77777777" w:rsidR="00764BE6" w:rsidRDefault="00764BE6" w:rsidP="00764BE6">
            <w:pPr>
              <w:pStyle w:val="CopticHangingVerse"/>
            </w:pPr>
            <w:r>
              <w:t>ⲓⲥϫⲉⲛ ϯⲛⲟⲩ ⲛⲉⲙ ϣⲁ ⲉ̀ⲛⲉϩ.</w:t>
            </w:r>
          </w:p>
        </w:tc>
      </w:tr>
      <w:tr w:rsidR="00764BE6" w14:paraId="4EA4A98B" w14:textId="77777777" w:rsidTr="00764BE6">
        <w:trPr>
          <w:cantSplit/>
          <w:jc w:val="center"/>
        </w:trPr>
        <w:tc>
          <w:tcPr>
            <w:tcW w:w="288" w:type="dxa"/>
          </w:tcPr>
          <w:p w14:paraId="64D72922" w14:textId="77777777" w:rsidR="00764BE6" w:rsidRDefault="00764BE6" w:rsidP="00764BE6">
            <w:pPr>
              <w:pStyle w:val="CopticCross"/>
            </w:pPr>
          </w:p>
        </w:tc>
        <w:tc>
          <w:tcPr>
            <w:tcW w:w="3960" w:type="dxa"/>
          </w:tcPr>
          <w:p w14:paraId="2D51E02F" w14:textId="77777777" w:rsidR="00764BE6" w:rsidRDefault="00764BE6" w:rsidP="00764BE6">
            <w:pPr>
              <w:pStyle w:val="EngHang"/>
            </w:pPr>
            <w:r>
              <w:t>Blessed be the Father and the Son</w:t>
            </w:r>
          </w:p>
          <w:p w14:paraId="391234F4" w14:textId="77777777" w:rsidR="00764BE6" w:rsidRDefault="00764BE6" w:rsidP="00764BE6">
            <w:pPr>
              <w:pStyle w:val="EngHang"/>
            </w:pPr>
            <w:r>
              <w:t>And the Holy Spirit,</w:t>
            </w:r>
          </w:p>
          <w:p w14:paraId="0A86523B" w14:textId="77777777" w:rsidR="00764BE6" w:rsidRDefault="00764BE6" w:rsidP="00764BE6">
            <w:pPr>
              <w:pStyle w:val="EngHang"/>
            </w:pPr>
            <w:r>
              <w:t>The pefect Trinity,</w:t>
            </w:r>
          </w:p>
          <w:p w14:paraId="5E0D4FE3" w14:textId="77777777" w:rsidR="00764BE6" w:rsidRDefault="00764BE6" w:rsidP="00764BE6">
            <w:pPr>
              <w:pStyle w:val="EngHang"/>
            </w:pPr>
            <w:r>
              <w:t>We worship Him and glorify Him.</w:t>
            </w:r>
          </w:p>
        </w:tc>
        <w:tc>
          <w:tcPr>
            <w:tcW w:w="288" w:type="dxa"/>
          </w:tcPr>
          <w:p w14:paraId="3FBEA8FB" w14:textId="77777777" w:rsidR="00764BE6" w:rsidRDefault="00764BE6" w:rsidP="00764BE6"/>
        </w:tc>
        <w:tc>
          <w:tcPr>
            <w:tcW w:w="288" w:type="dxa"/>
          </w:tcPr>
          <w:p w14:paraId="10658625" w14:textId="77777777" w:rsidR="00764BE6" w:rsidRDefault="00764BE6" w:rsidP="00764BE6">
            <w:pPr>
              <w:pStyle w:val="CopticCross"/>
            </w:pPr>
          </w:p>
        </w:tc>
        <w:tc>
          <w:tcPr>
            <w:tcW w:w="3960" w:type="dxa"/>
          </w:tcPr>
          <w:p w14:paraId="21D7EE91" w14:textId="77777777" w:rsidR="00764BE6" w:rsidRDefault="00764BE6" w:rsidP="00764BE6">
            <w:pPr>
              <w:pStyle w:val="CopticVersemulti-line"/>
            </w:pPr>
            <w:r>
              <w:t>Ϫⲉ ϥ̀ⲥ̀ⲙⲁⲣⲱⲟⲩⲧ ⲛ̀ϫⲉ Ⲫⲓⲱⲧ ⲛⲉⲙ Ⲡϣⲏⲣⲓ:</w:t>
            </w:r>
          </w:p>
          <w:p w14:paraId="73E80232" w14:textId="77777777" w:rsidR="00764BE6" w:rsidRDefault="00764BE6" w:rsidP="00764BE6">
            <w:pPr>
              <w:pStyle w:val="CopticVersemulti-line"/>
            </w:pPr>
            <w:r>
              <w:t>ⲛⲉⲙ Ⲡⲓⲡ̀ⲛⲉⲩⲙⲁ ⲉⲑⲟⲩⲁⲃ:</w:t>
            </w:r>
          </w:p>
          <w:p w14:paraId="26A929FB" w14:textId="77777777" w:rsidR="00764BE6" w:rsidRDefault="00764BE6" w:rsidP="00764BE6">
            <w:pPr>
              <w:pStyle w:val="CopticVersemulti-line"/>
            </w:pPr>
            <w:r>
              <w:t>Ϯⲧ̀ⲣⲓⲁⲥ ⲉⲧϫⲏⲕ ⲉ̀ⲃⲟⲗ:</w:t>
            </w:r>
          </w:p>
          <w:p w14:paraId="42BC58BA" w14:textId="77777777" w:rsidR="00764BE6" w:rsidRDefault="00764BE6" w:rsidP="00764BE6">
            <w:pPr>
              <w:pStyle w:val="CopticVersemulti-line"/>
            </w:pPr>
            <w:r>
              <w:t>ⲧⲉⲛⲟⲩⲱϣⲧ ⲙ̀ⲙⲟⲥ ⲧⲉⲛϯⲱ̀ⲟⲩ ⲛⲁⲥ.</w:t>
            </w:r>
          </w:p>
        </w:tc>
      </w:tr>
    </w:tbl>
    <w:p w14:paraId="785E0A16" w14:textId="5E232173" w:rsidR="00F7641F" w:rsidRPr="000140EC" w:rsidRDefault="00F7641F" w:rsidP="00F7641F">
      <w:pPr>
        <w:pStyle w:val="Heading4"/>
        <w:rPr>
          <w:rFonts w:ascii="Arial Unicode MS" w:eastAsia="Arial Unicode MS" w:hAnsi="Arial Unicode MS" w:cs="Arial Unicode MS"/>
          <w:lang w:val="en-US"/>
        </w:rPr>
      </w:pPr>
      <w:r>
        <w:t>The Aspasmos Adam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0883A23E" w14:textId="77777777" w:rsidTr="00D46EC1">
        <w:trPr>
          <w:cantSplit/>
          <w:jc w:val="center"/>
        </w:trPr>
        <w:tc>
          <w:tcPr>
            <w:tcW w:w="288" w:type="dxa"/>
          </w:tcPr>
          <w:p w14:paraId="4AB5E281" w14:textId="77777777" w:rsidR="00F7641F" w:rsidRDefault="00F7641F" w:rsidP="00F7641F">
            <w:pPr>
              <w:pStyle w:val="CopticCross"/>
            </w:pPr>
          </w:p>
        </w:tc>
        <w:tc>
          <w:tcPr>
            <w:tcW w:w="3960" w:type="dxa"/>
          </w:tcPr>
          <w:p w14:paraId="484C86B6" w14:textId="77777777" w:rsidR="00F7641F" w:rsidRDefault="00F7641F" w:rsidP="00F7641F">
            <w:pPr>
              <w:pStyle w:val="EngHang"/>
            </w:pPr>
            <w:r>
              <w:t>Christ our God</w:t>
            </w:r>
          </w:p>
          <w:p w14:paraId="3AD8C5B7" w14:textId="77777777" w:rsidR="00F7641F" w:rsidRDefault="00F7641F" w:rsidP="00F7641F">
            <w:pPr>
              <w:pStyle w:val="EngHang"/>
            </w:pPr>
            <w:r>
              <w:t>Is risen from the dead,</w:t>
            </w:r>
          </w:p>
          <w:p w14:paraId="2925CFE7" w14:textId="77777777" w:rsidR="00F7641F" w:rsidRDefault="00F7641F" w:rsidP="00F7641F">
            <w:pPr>
              <w:pStyle w:val="EngHang"/>
            </w:pPr>
            <w:r>
              <w:t>And ascended into heaven,</w:t>
            </w:r>
          </w:p>
          <w:p w14:paraId="5A3AF628" w14:textId="2AA5A344" w:rsidR="00F7641F" w:rsidRDefault="00F7641F" w:rsidP="00F7641F">
            <w:pPr>
              <w:pStyle w:val="EngHangEnd"/>
            </w:pPr>
            <w:r>
              <w:t>And seated at the right hand of His Father.</w:t>
            </w:r>
          </w:p>
        </w:tc>
        <w:tc>
          <w:tcPr>
            <w:tcW w:w="288" w:type="dxa"/>
          </w:tcPr>
          <w:p w14:paraId="23024343" w14:textId="77777777" w:rsidR="00F7641F" w:rsidRDefault="00F7641F" w:rsidP="00F7641F"/>
        </w:tc>
        <w:tc>
          <w:tcPr>
            <w:tcW w:w="288" w:type="dxa"/>
          </w:tcPr>
          <w:p w14:paraId="28DB15F1" w14:textId="77777777" w:rsidR="00F7641F" w:rsidRDefault="00F7641F" w:rsidP="00F7641F">
            <w:pPr>
              <w:pStyle w:val="CopticCross"/>
            </w:pPr>
          </w:p>
        </w:tc>
        <w:tc>
          <w:tcPr>
            <w:tcW w:w="3960" w:type="dxa"/>
          </w:tcPr>
          <w:p w14:paraId="3E357C21" w14:textId="77777777" w:rsidR="00F7641F" w:rsidRPr="000D1B28" w:rsidRDefault="00F7641F" w:rsidP="00F7641F">
            <w:pPr>
              <w:pStyle w:val="CopticVersemulti-line"/>
            </w:pPr>
            <w:r w:rsidRPr="000D1B28">
              <w:t>ⲀⲠⲓⲭ̀ⲣⲓⲥⲧⲟⲥ Ⲡⲉⲛⲛⲟⲩϯ:</w:t>
            </w:r>
          </w:p>
          <w:p w14:paraId="24E7CD1D" w14:textId="77777777" w:rsidR="00F7641F" w:rsidRPr="000D1B28" w:rsidRDefault="00F7641F" w:rsidP="00F7641F">
            <w:pPr>
              <w:pStyle w:val="CopticVersemulti-line"/>
            </w:pPr>
            <w:r>
              <w:t>ⲧⲱⲛϥ</w:t>
            </w:r>
            <w:r w:rsidRPr="000D1B28">
              <w:t xml:space="preserve"> ⲉ̀ⲃⲟⲗ ϧⲉⲛ ⲛⲏⲉⲑⲙⲱⲟⲩⲧ:</w:t>
            </w:r>
          </w:p>
          <w:p w14:paraId="6BB4A42E" w14:textId="77777777" w:rsidR="00F7641F" w:rsidRPr="000D1B28" w:rsidRDefault="00F7641F" w:rsidP="00F7641F">
            <w:pPr>
              <w:pStyle w:val="CopticVersemulti-line"/>
            </w:pPr>
            <w:r>
              <w:t>ⲟⲩⲟϩ ⲁϥϣⲉⲛⲁϥ ⲉ̀ⲡ̀ϣⲱⲓ ⲉ̀ⲛⲓⲫⲏⲟⲩⲓ:</w:t>
            </w:r>
          </w:p>
          <w:p w14:paraId="1E9D02DD" w14:textId="0C0B5FF7" w:rsidR="00F7641F" w:rsidRDefault="00F7641F" w:rsidP="00F7641F">
            <w:pPr>
              <w:pStyle w:val="CopticHangingVerse"/>
            </w:pPr>
            <w:r>
              <w:t>ⲁϥϩⲉⲙⲥⲓ ⲥⲁⲟⲩⲓ̀ⲛⲁⲙ ⲙ̀Ⲡⲉϥⲓⲱⲧ.</w:t>
            </w:r>
          </w:p>
        </w:tc>
      </w:tr>
      <w:tr w:rsidR="00F7641F" w14:paraId="55FFDE00" w14:textId="77777777" w:rsidTr="00D46EC1">
        <w:trPr>
          <w:cantSplit/>
          <w:jc w:val="center"/>
        </w:trPr>
        <w:tc>
          <w:tcPr>
            <w:tcW w:w="288" w:type="dxa"/>
          </w:tcPr>
          <w:p w14:paraId="0D945A4C" w14:textId="77777777" w:rsidR="00F7641F" w:rsidRDefault="00F7641F" w:rsidP="00D46EC1">
            <w:pPr>
              <w:pStyle w:val="CopticCross"/>
            </w:pPr>
          </w:p>
        </w:tc>
        <w:tc>
          <w:tcPr>
            <w:tcW w:w="3960" w:type="dxa"/>
          </w:tcPr>
          <w:p w14:paraId="0F58CC9C" w14:textId="77777777" w:rsidR="00F7641F" w:rsidRDefault="00F7641F" w:rsidP="00D46EC1">
            <w:pPr>
              <w:pStyle w:val="EngHangEnd"/>
            </w:pPr>
            <w:r>
              <w:t>We ask You, O Son of God…</w:t>
            </w:r>
          </w:p>
        </w:tc>
        <w:tc>
          <w:tcPr>
            <w:tcW w:w="288" w:type="dxa"/>
          </w:tcPr>
          <w:p w14:paraId="5CAE3C96" w14:textId="77777777" w:rsidR="00F7641F" w:rsidRDefault="00F7641F" w:rsidP="00D46EC1"/>
        </w:tc>
        <w:tc>
          <w:tcPr>
            <w:tcW w:w="288" w:type="dxa"/>
          </w:tcPr>
          <w:p w14:paraId="23571E03" w14:textId="77777777" w:rsidR="00F7641F" w:rsidRDefault="00F7641F" w:rsidP="00D46EC1">
            <w:pPr>
              <w:pStyle w:val="CopticCross"/>
            </w:pPr>
          </w:p>
        </w:tc>
        <w:tc>
          <w:tcPr>
            <w:tcW w:w="3960" w:type="dxa"/>
          </w:tcPr>
          <w:p w14:paraId="6027128F" w14:textId="77777777" w:rsidR="00F7641F" w:rsidRDefault="00F7641F" w:rsidP="00D46EC1">
            <w:pPr>
              <w:pStyle w:val="CopticVersemulti-line"/>
            </w:pPr>
            <w:r>
              <w:t>Ⲧⲉⲛϯϩⲟ ⲉ̀ⲣⲟⲕ ⲱ̀ Ⲩⲓⲟⲥ Ⲑⲉⲟⲥ…</w:t>
            </w:r>
          </w:p>
        </w:tc>
      </w:tr>
    </w:tbl>
    <w:p w14:paraId="49FE5D88" w14:textId="77777777" w:rsidR="00F7641F" w:rsidRPr="000140EC" w:rsidRDefault="00F7641F" w:rsidP="00F7641F">
      <w:pPr>
        <w:pStyle w:val="Heading4"/>
        <w:rPr>
          <w:rFonts w:ascii="Arial Unicode MS" w:eastAsia="Arial Unicode MS" w:hAnsi="Arial Unicode MS" w:cs="Arial Unicode MS"/>
        </w:rPr>
      </w:pPr>
      <w:r>
        <w:t>The Aspasmos Batos Hymn for Pascha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41F" w14:paraId="513A2D9B" w14:textId="77777777" w:rsidTr="00D46EC1">
        <w:trPr>
          <w:cantSplit/>
          <w:jc w:val="center"/>
        </w:trPr>
        <w:tc>
          <w:tcPr>
            <w:tcW w:w="288" w:type="dxa"/>
          </w:tcPr>
          <w:p w14:paraId="3E570EF6" w14:textId="77777777" w:rsidR="00F7641F" w:rsidRDefault="00F7641F" w:rsidP="00D46EC1">
            <w:pPr>
              <w:pStyle w:val="CopticCross"/>
            </w:pPr>
          </w:p>
        </w:tc>
        <w:tc>
          <w:tcPr>
            <w:tcW w:w="3960" w:type="dxa"/>
          </w:tcPr>
          <w:p w14:paraId="54BF55D3" w14:textId="7BE86B05" w:rsidR="00F7641F" w:rsidRDefault="00F7641F" w:rsidP="00D46EC1">
            <w:pPr>
              <w:pStyle w:val="EngHang"/>
            </w:pPr>
            <w:r>
              <w:t>He ascended into the heavens.</w:t>
            </w:r>
          </w:p>
          <w:p w14:paraId="040CE2E8" w14:textId="77777777" w:rsidR="00F7641F" w:rsidRDefault="00F7641F" w:rsidP="00D46EC1">
            <w:pPr>
              <w:pStyle w:val="EngHang"/>
            </w:pPr>
            <w:r>
              <w:t>Angels, powers,</w:t>
            </w:r>
          </w:p>
          <w:p w14:paraId="1E5E9BE0" w14:textId="30A2C908" w:rsidR="00F7641F" w:rsidRDefault="00F7641F" w:rsidP="00D46EC1">
            <w:pPr>
              <w:pStyle w:val="EngHang"/>
            </w:pPr>
            <w:r>
              <w:t>and authorities submitted to Him,</w:t>
            </w:r>
          </w:p>
          <w:p w14:paraId="4B4C6CE6" w14:textId="113BCBE2" w:rsidR="00F7641F" w:rsidRDefault="00F7641F" w:rsidP="00D46EC1">
            <w:pPr>
              <w:pStyle w:val="EngHangEnd"/>
            </w:pPr>
            <w:r>
              <w:t>According to the Apostolic saying.</w:t>
            </w:r>
          </w:p>
        </w:tc>
        <w:tc>
          <w:tcPr>
            <w:tcW w:w="288" w:type="dxa"/>
          </w:tcPr>
          <w:p w14:paraId="4DFA86F3" w14:textId="77777777" w:rsidR="00F7641F" w:rsidRDefault="00F7641F" w:rsidP="00D46EC1"/>
        </w:tc>
        <w:tc>
          <w:tcPr>
            <w:tcW w:w="288" w:type="dxa"/>
          </w:tcPr>
          <w:p w14:paraId="1F17F87D" w14:textId="77777777" w:rsidR="00F7641F" w:rsidRDefault="00F7641F" w:rsidP="00D46EC1">
            <w:pPr>
              <w:pStyle w:val="CopticCross"/>
            </w:pPr>
          </w:p>
        </w:tc>
        <w:tc>
          <w:tcPr>
            <w:tcW w:w="3960" w:type="dxa"/>
          </w:tcPr>
          <w:p w14:paraId="35DD0792" w14:textId="18B4DB3F" w:rsidR="00F7641F" w:rsidRDefault="009905A1" w:rsidP="00D46EC1">
            <w:pPr>
              <w:pStyle w:val="CopticVersemulti-line"/>
            </w:pPr>
            <w:r>
              <w:t>Ⲁϥϣⲉⲛⲁϥ ⲉ̀ⲡ̀ϣⲱⲓ ⲉ̀ⲛⲓⲫⲏⲟⲩⲓ:</w:t>
            </w:r>
          </w:p>
          <w:p w14:paraId="6D4BCC9C" w14:textId="014AD54E" w:rsidR="009905A1" w:rsidRDefault="009905A1" w:rsidP="00D46EC1">
            <w:pPr>
              <w:pStyle w:val="CopticVersemulti-line"/>
            </w:pPr>
            <w:r>
              <w:t>ⲁⲩϭⲛⲉϫⲱⲟⲩ ⲛⲁϥ ⲛ̀ϫⲉ ϩⲁⲛⲁⲅⲅⲉⲗⲟⲥ:</w:t>
            </w:r>
          </w:p>
          <w:p w14:paraId="2EE5BA53" w14:textId="4123C7C6" w:rsidR="009905A1" w:rsidRDefault="009905A1" w:rsidP="00D46EC1">
            <w:pPr>
              <w:pStyle w:val="CopticVersemulti-line"/>
            </w:pPr>
            <w:r>
              <w:t>ⲛⲉⲙ ϩⲁⲛϫⲟⲙ ⲛⲉⲙ ϩⲁⲛⲝⲟⲩⲥⲓⲁ:</w:t>
            </w:r>
          </w:p>
          <w:p w14:paraId="7B784D4B" w14:textId="52EFC2BF" w:rsidR="00F7641F" w:rsidRDefault="009905A1" w:rsidP="00D46EC1">
            <w:pPr>
              <w:pStyle w:val="CopticHangingVerse"/>
            </w:pPr>
            <w:r>
              <w:t>ⲕⲁⲧⲁ ⲡ̀ⲥⲁϫⲓ ⲙ̀ⲡⲓⲁ̀ⲡⲟⲥⲧⲟⲗⲟⲥ</w:t>
            </w:r>
            <w:r w:rsidR="00F7641F">
              <w:t>.</w:t>
            </w:r>
          </w:p>
        </w:tc>
      </w:tr>
      <w:tr w:rsidR="00F7641F" w14:paraId="483E69DE" w14:textId="77777777" w:rsidTr="00D46EC1">
        <w:trPr>
          <w:cantSplit/>
          <w:jc w:val="center"/>
        </w:trPr>
        <w:tc>
          <w:tcPr>
            <w:tcW w:w="288" w:type="dxa"/>
          </w:tcPr>
          <w:p w14:paraId="3FF47AC9" w14:textId="77777777" w:rsidR="00F7641F" w:rsidRDefault="00F7641F" w:rsidP="00F7641F">
            <w:pPr>
              <w:pStyle w:val="CopticCross"/>
            </w:pPr>
          </w:p>
        </w:tc>
        <w:tc>
          <w:tcPr>
            <w:tcW w:w="3960" w:type="dxa"/>
          </w:tcPr>
          <w:p w14:paraId="4596CEED" w14:textId="021899A9" w:rsidR="00F7641F" w:rsidRDefault="00F7641F" w:rsidP="00F7641F">
            <w:pPr>
              <w:pStyle w:val="EngHang"/>
            </w:pPr>
            <w:r>
              <w:t>Alleluia, alleluia, alleluia.</w:t>
            </w:r>
          </w:p>
          <w:p w14:paraId="458D3151" w14:textId="77777777" w:rsidR="00F7641F" w:rsidRDefault="00F7641F" w:rsidP="00F7641F">
            <w:pPr>
              <w:pStyle w:val="EngHang"/>
            </w:pPr>
            <w:r>
              <w:t>Christ is risen from the dead,</w:t>
            </w:r>
          </w:p>
          <w:p w14:paraId="42176D79" w14:textId="77777777" w:rsidR="00F7641F" w:rsidRDefault="00F7641F" w:rsidP="00F7641F">
            <w:pPr>
              <w:pStyle w:val="EngHang"/>
            </w:pPr>
            <w:r>
              <w:t>And ascended into the heavens.</w:t>
            </w:r>
          </w:p>
          <w:p w14:paraId="2CE4D1E1" w14:textId="443928F0" w:rsidR="00F7641F" w:rsidRPr="00F7641F" w:rsidRDefault="00F7641F" w:rsidP="00F7641F">
            <w:pPr>
              <w:pStyle w:val="EngHangEnd"/>
              <w:rPr>
                <w:rFonts w:ascii="Arial Unicode MS" w:eastAsia="Arial Unicode MS" w:hAnsi="Arial Unicode MS" w:cs="Arial Unicode MS"/>
              </w:rPr>
            </w:pPr>
            <w:r>
              <w:t>Save us and have mercy on us.</w:t>
            </w:r>
          </w:p>
        </w:tc>
        <w:tc>
          <w:tcPr>
            <w:tcW w:w="288" w:type="dxa"/>
          </w:tcPr>
          <w:p w14:paraId="61547A28" w14:textId="77777777" w:rsidR="00F7641F" w:rsidRDefault="00F7641F" w:rsidP="00F7641F"/>
        </w:tc>
        <w:tc>
          <w:tcPr>
            <w:tcW w:w="288" w:type="dxa"/>
          </w:tcPr>
          <w:p w14:paraId="00DF2D12" w14:textId="77777777" w:rsidR="00F7641F" w:rsidRDefault="00F7641F" w:rsidP="00F7641F">
            <w:pPr>
              <w:pStyle w:val="CopticCross"/>
            </w:pPr>
          </w:p>
        </w:tc>
        <w:tc>
          <w:tcPr>
            <w:tcW w:w="3960" w:type="dxa"/>
          </w:tcPr>
          <w:p w14:paraId="3B0801F8" w14:textId="62E701FC" w:rsidR="00F7641F" w:rsidRDefault="00F7641F" w:rsidP="00F7641F">
            <w:pPr>
              <w:pStyle w:val="CopticVersemulti-line"/>
            </w:pPr>
            <w:r>
              <w:t>Ⲁⲗⲗⲏⲗⲟⲩⲓⲁ: Ⲁⲗⲗⲏⲗⲟⲩⲓⲁ: Ⲁⲗⲗⲏⲗⲟⲩⲓⲁ.</w:t>
            </w:r>
          </w:p>
          <w:p w14:paraId="3D406AC0" w14:textId="77777777" w:rsidR="00F7641F" w:rsidRDefault="00F7641F" w:rsidP="00F7641F">
            <w:pPr>
              <w:pStyle w:val="CopticVersemulti-line"/>
            </w:pPr>
            <w:r>
              <w:t>Ⲡⲓⲭ̀ⲣⲓⲥⲧⲟⲥ ⲁϥⲧⲱⲛϥ ⲉ̀ⲃⲟⲗϧⲉⲛ ⲛⲏⲉⲑⲙⲱⲟⲩⲧ:</w:t>
            </w:r>
          </w:p>
          <w:p w14:paraId="549D9D48" w14:textId="77777777" w:rsidR="00F7641F" w:rsidRDefault="00F7641F" w:rsidP="00F7641F">
            <w:pPr>
              <w:pStyle w:val="CopticVersemulti-line"/>
            </w:pPr>
            <w:r>
              <w:t>ⲟⲩⲟϩ ⲁϥϣⲉⲛⲁϥ ⲉ̀ⲡ̀ϣⲱⲓ ⲉ̀ⲛⲓⲫⲏⲟⲩⲓ</w:t>
            </w:r>
          </w:p>
          <w:p w14:paraId="7449A4A6" w14:textId="4B46E479" w:rsidR="00F7641F" w:rsidRDefault="00F7641F" w:rsidP="00F7641F">
            <w:pPr>
              <w:pStyle w:val="CopticHangingVerse"/>
            </w:pPr>
            <w:r>
              <w:t>ⲥⲱϯ ⲙ̀ⲙⲟⲛ ⲟⲩⲟϩ ⲛⲁⲓ ⲛⲁⲛ.</w:t>
            </w:r>
          </w:p>
        </w:tc>
      </w:tr>
      <w:tr w:rsidR="00F7641F" w14:paraId="2E571EC9" w14:textId="77777777" w:rsidTr="00D46EC1">
        <w:trPr>
          <w:cantSplit/>
          <w:jc w:val="center"/>
        </w:trPr>
        <w:tc>
          <w:tcPr>
            <w:tcW w:w="288" w:type="dxa"/>
          </w:tcPr>
          <w:p w14:paraId="1D704357" w14:textId="77777777" w:rsidR="00F7641F" w:rsidRDefault="00F7641F" w:rsidP="00D46EC1">
            <w:pPr>
              <w:pStyle w:val="CopticCross"/>
            </w:pPr>
          </w:p>
        </w:tc>
        <w:tc>
          <w:tcPr>
            <w:tcW w:w="3960" w:type="dxa"/>
          </w:tcPr>
          <w:p w14:paraId="76D42456" w14:textId="77777777" w:rsidR="00F7641F" w:rsidRDefault="00F7641F" w:rsidP="00D46EC1">
            <w:pPr>
              <w:pStyle w:val="EngHang"/>
            </w:pPr>
            <w:r>
              <w:t>Holy, holy, holy,</w:t>
            </w:r>
          </w:p>
          <w:p w14:paraId="4382FF3D" w14:textId="77777777" w:rsidR="00F7641F" w:rsidRDefault="00F7641F" w:rsidP="00D46EC1">
            <w:pPr>
              <w:pStyle w:val="EngHang"/>
            </w:pPr>
            <w:r>
              <w:t>Lord of Hosts.</w:t>
            </w:r>
          </w:p>
          <w:p w14:paraId="138694B7" w14:textId="77777777" w:rsidR="00F7641F" w:rsidRDefault="00F7641F" w:rsidP="00D46EC1">
            <w:pPr>
              <w:pStyle w:val="EngHang"/>
            </w:pPr>
            <w:r>
              <w:t>Heaven and earth are full</w:t>
            </w:r>
          </w:p>
          <w:p w14:paraId="2D03E3E2" w14:textId="77777777" w:rsidR="00F7641F" w:rsidRDefault="00F7641F" w:rsidP="00D46EC1">
            <w:pPr>
              <w:pStyle w:val="EngHangEnd"/>
            </w:pPr>
            <w:r>
              <w:t>Of Your holy glory.</w:t>
            </w:r>
          </w:p>
        </w:tc>
        <w:tc>
          <w:tcPr>
            <w:tcW w:w="288" w:type="dxa"/>
          </w:tcPr>
          <w:p w14:paraId="094A1FCF" w14:textId="77777777" w:rsidR="00F7641F" w:rsidRDefault="00F7641F" w:rsidP="00D46EC1"/>
        </w:tc>
        <w:tc>
          <w:tcPr>
            <w:tcW w:w="288" w:type="dxa"/>
          </w:tcPr>
          <w:p w14:paraId="7BB2FF58" w14:textId="77777777" w:rsidR="00F7641F" w:rsidRDefault="00F7641F" w:rsidP="00D46EC1">
            <w:pPr>
              <w:pStyle w:val="CopticCross"/>
            </w:pPr>
          </w:p>
        </w:tc>
        <w:tc>
          <w:tcPr>
            <w:tcW w:w="3960" w:type="dxa"/>
          </w:tcPr>
          <w:p w14:paraId="1CFAC72F" w14:textId="77777777" w:rsidR="00F7641F" w:rsidRDefault="00F7641F" w:rsidP="00D46EC1">
            <w:pPr>
              <w:pStyle w:val="CopticVersemulti-line"/>
            </w:pPr>
            <w:r>
              <w:t>Ϫⲉ ⲁ̀ⲅⲓⲟⲥ ⲁ̀ⲅⲓⲟⲥ ⲁ̀ⲅⲓⲟⲥ:</w:t>
            </w:r>
          </w:p>
          <w:p w14:paraId="5BB8256C" w14:textId="77777777" w:rsidR="00F7641F" w:rsidRDefault="00F7641F" w:rsidP="00D46EC1">
            <w:pPr>
              <w:pStyle w:val="CopticVersemulti-line"/>
            </w:pPr>
            <w:r>
              <w:t>Ⲕⲩⲣⲓⲟⲥ ⲥⲁⲃⲁⲱⲑ:</w:t>
            </w:r>
          </w:p>
          <w:p w14:paraId="428087C9" w14:textId="77777777" w:rsidR="00F7641F" w:rsidRDefault="00F7641F" w:rsidP="00D46EC1">
            <w:pPr>
              <w:pStyle w:val="CopticVersemulti-line"/>
            </w:pPr>
            <w:r>
              <w:t>ⲛ̀ⲗⲏⲡⲏⲥ ⲟ̀ ⲟⲩⲣⲁⲛⲟⲥ ⲕⲉ ⲏ̀ ⲅⲏ</w:t>
            </w:r>
          </w:p>
          <w:p w14:paraId="57E604E8" w14:textId="77777777" w:rsidR="00F7641F" w:rsidRDefault="00F7641F" w:rsidP="00D46EC1">
            <w:pPr>
              <w:pStyle w:val="CopticHangingVerse"/>
            </w:pPr>
            <w:r>
              <w:t>ⲧⲏⲥ ⲁ̀ⲅⲓⲁⲥ ⲥⲟⲩ ⲇⲟⲝⲏⲥ.</w:t>
            </w:r>
          </w:p>
        </w:tc>
      </w:tr>
    </w:tbl>
    <w:p w14:paraId="65206308" w14:textId="4E779C20" w:rsidR="00764BE6" w:rsidRPr="003C273F" w:rsidRDefault="00764BE6" w:rsidP="00764BE6">
      <w:pPr>
        <w:pStyle w:val="Heading4"/>
        <w:rPr>
          <w:rFonts w:ascii="Arial Unicode MS" w:eastAsia="Arial Unicode MS" w:hAnsi="Arial Unicode MS" w:cs="Arial Unicode MS"/>
        </w:rPr>
      </w:pPr>
      <w:r>
        <w:lastRenderedPageBreak/>
        <w:t>The End of Service Hymn for Ascension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64BE6" w14:paraId="028532A2" w14:textId="77777777" w:rsidTr="00764BE6">
        <w:trPr>
          <w:cantSplit/>
          <w:jc w:val="center"/>
        </w:trPr>
        <w:tc>
          <w:tcPr>
            <w:tcW w:w="288" w:type="dxa"/>
          </w:tcPr>
          <w:p w14:paraId="26842324" w14:textId="77777777" w:rsidR="00764BE6" w:rsidRDefault="00764BE6" w:rsidP="00764BE6">
            <w:pPr>
              <w:pStyle w:val="CopticCross"/>
            </w:pPr>
          </w:p>
        </w:tc>
        <w:tc>
          <w:tcPr>
            <w:tcW w:w="3960" w:type="dxa"/>
          </w:tcPr>
          <w:p w14:paraId="3644F1DF" w14:textId="2E0DDBC5" w:rsidR="00764BE6" w:rsidRDefault="00764BE6" w:rsidP="0015690C">
            <w:pPr>
              <w:pStyle w:val="EngHangEnd"/>
            </w:pPr>
            <w:r>
              <w:t xml:space="preserve">… “Our Lord Jesus Christ is risen from the dead, </w:t>
            </w:r>
            <w:r w:rsidR="0015690C">
              <w:t>ascended into the heavens, and seated at the right hand of His Father</w:t>
            </w:r>
            <w:r>
              <w:t>.” …</w:t>
            </w:r>
          </w:p>
        </w:tc>
        <w:tc>
          <w:tcPr>
            <w:tcW w:w="288" w:type="dxa"/>
          </w:tcPr>
          <w:p w14:paraId="0DFFD108" w14:textId="77777777" w:rsidR="00764BE6" w:rsidRDefault="00764BE6" w:rsidP="00764BE6"/>
        </w:tc>
        <w:tc>
          <w:tcPr>
            <w:tcW w:w="288" w:type="dxa"/>
          </w:tcPr>
          <w:p w14:paraId="2A02CB4B" w14:textId="77777777" w:rsidR="00764BE6" w:rsidRDefault="00764BE6" w:rsidP="00764BE6">
            <w:pPr>
              <w:pStyle w:val="CopticCross"/>
            </w:pPr>
          </w:p>
        </w:tc>
        <w:tc>
          <w:tcPr>
            <w:tcW w:w="3960" w:type="dxa"/>
          </w:tcPr>
          <w:p w14:paraId="0AB3DA0C" w14:textId="485F672C" w:rsidR="0015690C" w:rsidRDefault="00764BE6" w:rsidP="0015690C">
            <w:pPr>
              <w:pStyle w:val="CopticVersemulti-line"/>
            </w:pPr>
            <w:r>
              <w:t>…</w:t>
            </w:r>
            <w:r w:rsidR="0015690C">
              <w:t xml:space="preserve"> ⲁϥⲧⲱⲛϥ ⲉ̀ⲃⲟⲗϧⲉⲛ ⲛⲏⲉⲑⲙⲱⲟⲩⲧ:</w:t>
            </w:r>
          </w:p>
          <w:p w14:paraId="30C0C6E4" w14:textId="77777777" w:rsidR="0015690C" w:rsidRDefault="0015690C" w:rsidP="0015690C">
            <w:pPr>
              <w:pStyle w:val="CopticVersemulti-line"/>
            </w:pPr>
            <w:r>
              <w:t>ⲟⲩⲟϩ ⲁϥϣⲉⲛⲁϥ ⲉ̀ⲡ̀ϣⲱⲓ ⲉ̀ⲛⲓⲫⲏⲟⲩⲓ:</w:t>
            </w:r>
          </w:p>
          <w:p w14:paraId="483DB63E" w14:textId="64B6E8BF" w:rsidR="00764BE6" w:rsidRPr="00C35319" w:rsidRDefault="0015690C" w:rsidP="0015690C">
            <w:pPr>
              <w:pStyle w:val="CopticHangingVerse"/>
            </w:pPr>
            <w:r>
              <w:t>ⲁϥϩⲉⲙⲥⲓ ⲥⲁⲟⲩⲓⲛⲁⲙ ⲙ̀Ⲡⲉϥⲓⲱⲧ</w:t>
            </w:r>
            <w:r w:rsidR="00764BE6">
              <w:t>…</w:t>
            </w:r>
          </w:p>
        </w:tc>
      </w:tr>
    </w:tbl>
    <w:p w14:paraId="2534E63B" w14:textId="77777777" w:rsidR="00495F1A" w:rsidRDefault="00495F1A" w:rsidP="00495F1A">
      <w:pPr>
        <w:pStyle w:val="Heading3"/>
      </w:pPr>
      <w:r>
        <w:t>Pentecost</w:t>
      </w:r>
      <w:bookmarkEnd w:id="2070"/>
      <w:bookmarkEnd w:id="2071"/>
      <w:bookmarkEnd w:id="2072"/>
      <w:bookmarkEnd w:id="2073"/>
    </w:p>
    <w:p w14:paraId="32BBB15A" w14:textId="73B730F0" w:rsidR="00D46EC1" w:rsidRPr="00924C51" w:rsidRDefault="00D46EC1" w:rsidP="00D46EC1">
      <w:pPr>
        <w:pStyle w:val="Heading4"/>
      </w:pPr>
      <w:bookmarkStart w:id="2074" w:name="_Ref434478581"/>
      <w:r>
        <w:t xml:space="preserve">The Verses of the Cymbals for </w:t>
      </w:r>
      <w:r w:rsidR="001F21B7">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46EC1" w14:paraId="3FB2F693" w14:textId="77777777" w:rsidTr="00D46EC1">
        <w:trPr>
          <w:cantSplit/>
          <w:jc w:val="center"/>
        </w:trPr>
        <w:tc>
          <w:tcPr>
            <w:tcW w:w="288" w:type="dxa"/>
          </w:tcPr>
          <w:p w14:paraId="658F8A5B" w14:textId="77777777" w:rsidR="00D46EC1" w:rsidRDefault="00D46EC1" w:rsidP="00D46EC1">
            <w:pPr>
              <w:pStyle w:val="CopticCross"/>
            </w:pPr>
          </w:p>
        </w:tc>
        <w:tc>
          <w:tcPr>
            <w:tcW w:w="3960" w:type="dxa"/>
          </w:tcPr>
          <w:p w14:paraId="4EBBBBE5" w14:textId="77777777" w:rsidR="00D46EC1" w:rsidRDefault="00D46EC1" w:rsidP="00D46EC1">
            <w:pPr>
              <w:pStyle w:val="EngHang"/>
            </w:pPr>
            <w:r>
              <w:t>Christ our God</w:t>
            </w:r>
          </w:p>
          <w:p w14:paraId="13241D2E" w14:textId="77777777" w:rsidR="00D46EC1" w:rsidRDefault="00D46EC1" w:rsidP="00D46EC1">
            <w:pPr>
              <w:pStyle w:val="EngHang"/>
            </w:pPr>
            <w:r>
              <w:t>Is risen from the dead,</w:t>
            </w:r>
          </w:p>
          <w:p w14:paraId="6B803125" w14:textId="77777777" w:rsidR="00D46EC1" w:rsidRDefault="00D46EC1" w:rsidP="00D46EC1">
            <w:pPr>
              <w:pStyle w:val="EngHang"/>
            </w:pPr>
            <w:r>
              <w:t>And ascended into heaven,</w:t>
            </w:r>
          </w:p>
          <w:p w14:paraId="2FEA4490" w14:textId="219E7DDB" w:rsidR="00D46EC1" w:rsidRDefault="00D46EC1" w:rsidP="00D46EC1">
            <w:pPr>
              <w:pStyle w:val="EngHangEnd"/>
            </w:pPr>
            <w:r>
              <w:t>And has sent us the Paraclete.</w:t>
            </w:r>
          </w:p>
        </w:tc>
        <w:tc>
          <w:tcPr>
            <w:tcW w:w="288" w:type="dxa"/>
          </w:tcPr>
          <w:p w14:paraId="49552659" w14:textId="77777777" w:rsidR="00D46EC1" w:rsidRDefault="00D46EC1" w:rsidP="00D46EC1"/>
        </w:tc>
        <w:tc>
          <w:tcPr>
            <w:tcW w:w="288" w:type="dxa"/>
          </w:tcPr>
          <w:p w14:paraId="62ACFC99" w14:textId="77777777" w:rsidR="00D46EC1" w:rsidRDefault="00D46EC1" w:rsidP="00D46EC1">
            <w:pPr>
              <w:pStyle w:val="CopticCross"/>
            </w:pPr>
          </w:p>
        </w:tc>
        <w:tc>
          <w:tcPr>
            <w:tcW w:w="3960" w:type="dxa"/>
          </w:tcPr>
          <w:p w14:paraId="21635260" w14:textId="77777777" w:rsidR="00D46EC1" w:rsidRPr="000D1B28" w:rsidRDefault="00D46EC1" w:rsidP="00D46EC1">
            <w:pPr>
              <w:pStyle w:val="CopticVersemulti-line"/>
            </w:pPr>
            <w:r w:rsidRPr="000D1B28">
              <w:t>ⲀⲠⲓⲭ̀ⲣⲓⲥⲧⲟⲥ Ⲡⲉⲛⲛⲟⲩϯ:</w:t>
            </w:r>
          </w:p>
          <w:p w14:paraId="7A5BE9B7" w14:textId="77777777" w:rsidR="00D46EC1" w:rsidRPr="000D1B28" w:rsidRDefault="00D46EC1" w:rsidP="00D46EC1">
            <w:pPr>
              <w:pStyle w:val="CopticVersemulti-line"/>
            </w:pPr>
            <w:r>
              <w:t>ⲧⲱⲛϥ</w:t>
            </w:r>
            <w:r w:rsidRPr="000D1B28">
              <w:t xml:space="preserve"> ⲉ̀ⲃⲟⲗ ϧⲉⲛ ⲛⲏⲉⲑⲙⲱⲟⲩⲧ:</w:t>
            </w:r>
          </w:p>
          <w:p w14:paraId="3321FE34" w14:textId="77777777" w:rsidR="00D46EC1" w:rsidRPr="000D1B28" w:rsidRDefault="00D46EC1" w:rsidP="00D46EC1">
            <w:pPr>
              <w:pStyle w:val="CopticVersemulti-line"/>
            </w:pPr>
            <w:r>
              <w:t>ⲟⲩⲟϩ ⲁϥϣⲉⲛⲁϥ ⲉ̀ⲡ̀ϣⲱⲓ ⲉ̀ⲛⲓⲫⲏⲟⲩⲓ:</w:t>
            </w:r>
          </w:p>
          <w:p w14:paraId="3A21D9F2" w14:textId="77777777" w:rsidR="00D46EC1" w:rsidRPr="00240FF0" w:rsidRDefault="00D46EC1" w:rsidP="00D46EC1">
            <w:pPr>
              <w:pStyle w:val="CopticHangingVerse"/>
              <w:rPr>
                <w:vanish/>
              </w:rPr>
            </w:pPr>
            <w:r>
              <w:t>ⲁϥϩⲉⲙⲥⲓ ⲥⲁⲟⲩⲓ̀ⲛⲁⲙ ⲙ̀Ⲡⲉϥⲓⲱⲧ.</w:t>
            </w:r>
          </w:p>
        </w:tc>
      </w:tr>
      <w:tr w:rsidR="00D46EC1" w14:paraId="1D707390" w14:textId="77777777" w:rsidTr="00D46EC1">
        <w:trPr>
          <w:cantSplit/>
          <w:jc w:val="center"/>
        </w:trPr>
        <w:tc>
          <w:tcPr>
            <w:tcW w:w="288" w:type="dxa"/>
          </w:tcPr>
          <w:p w14:paraId="4FAA4130" w14:textId="77777777" w:rsidR="00D46EC1" w:rsidRDefault="00D46EC1" w:rsidP="00D46EC1">
            <w:pPr>
              <w:pStyle w:val="CopticCross"/>
            </w:pPr>
          </w:p>
        </w:tc>
        <w:tc>
          <w:tcPr>
            <w:tcW w:w="3960" w:type="dxa"/>
          </w:tcPr>
          <w:p w14:paraId="5193BBD5" w14:textId="77777777" w:rsidR="00D46EC1" w:rsidRDefault="00D46EC1" w:rsidP="00D46EC1">
            <w:pPr>
              <w:pStyle w:val="EngHang"/>
            </w:pPr>
            <w:r>
              <w:t>Hail to His Ascension:</w:t>
            </w:r>
          </w:p>
          <w:p w14:paraId="2B99BBB6" w14:textId="77777777" w:rsidR="00D46EC1" w:rsidRDefault="00D46EC1" w:rsidP="00D46EC1">
            <w:pPr>
              <w:pStyle w:val="EngHang"/>
            </w:pPr>
            <w:r>
              <w:t>He ascended into the heavens</w:t>
            </w:r>
          </w:p>
          <w:p w14:paraId="5BABCC8D" w14:textId="77777777" w:rsidR="00D46EC1" w:rsidRDefault="00D46EC1" w:rsidP="00D46EC1">
            <w:pPr>
              <w:pStyle w:val="EngHang"/>
            </w:pPr>
            <w:r>
              <w:t>And sent us the Paraclete,</w:t>
            </w:r>
          </w:p>
          <w:p w14:paraId="2CD9C1E9" w14:textId="309634A6" w:rsidR="00D46EC1" w:rsidRDefault="00D46EC1" w:rsidP="00D46EC1">
            <w:pPr>
              <w:pStyle w:val="EngHangEnd"/>
            </w:pPr>
            <w:r>
              <w:t>The Spirit of Truth.</w:t>
            </w:r>
          </w:p>
        </w:tc>
        <w:tc>
          <w:tcPr>
            <w:tcW w:w="288" w:type="dxa"/>
          </w:tcPr>
          <w:p w14:paraId="38F0D4F9" w14:textId="77777777" w:rsidR="00D46EC1" w:rsidRDefault="00D46EC1" w:rsidP="00D46EC1"/>
        </w:tc>
        <w:tc>
          <w:tcPr>
            <w:tcW w:w="288" w:type="dxa"/>
          </w:tcPr>
          <w:p w14:paraId="0A271952" w14:textId="77777777" w:rsidR="00D46EC1" w:rsidRDefault="00D46EC1" w:rsidP="00D46EC1">
            <w:pPr>
              <w:pStyle w:val="CopticCross"/>
            </w:pPr>
          </w:p>
        </w:tc>
        <w:tc>
          <w:tcPr>
            <w:tcW w:w="3960" w:type="dxa"/>
          </w:tcPr>
          <w:p w14:paraId="19030F7F" w14:textId="77777777" w:rsidR="00D46EC1" w:rsidRDefault="00D46EC1" w:rsidP="00D46EC1">
            <w:pPr>
              <w:pStyle w:val="CopticVersemulti-line"/>
            </w:pPr>
            <w:r>
              <w:t>Ⲭⲉⲣⲉ ⲧⲉϥⲁ̀ⲛⲁⲗⲩⲙⲯⲓⲥ:</w:t>
            </w:r>
          </w:p>
          <w:p w14:paraId="25763129" w14:textId="77777777" w:rsidR="00D46EC1" w:rsidRDefault="00D46EC1" w:rsidP="00D46EC1">
            <w:pPr>
              <w:pStyle w:val="CopticVersemulti-line"/>
            </w:pPr>
            <w:r>
              <w:t>ⲉ̀ⲧⲁϥϣⲉⲛⲁϥ ⲉ̀ⲡ̀ϣⲱⲓ ⲉ̀ⲛⲓⲫⲏⲟⲩⲓ:</w:t>
            </w:r>
          </w:p>
          <w:p w14:paraId="4248CA4F" w14:textId="77777777" w:rsidR="00D46EC1" w:rsidRDefault="00D46EC1" w:rsidP="00D46EC1">
            <w:pPr>
              <w:pStyle w:val="CopticVersemulti-line"/>
            </w:pPr>
            <w:r>
              <w:t>ϧⲉⲛ ⲟⲩⲱ̀ⲟⲩ ⲛⲉⲙ ⲟⲩⲧⲁⲓⲟ:</w:t>
            </w:r>
          </w:p>
          <w:p w14:paraId="7D861F6C" w14:textId="77777777" w:rsidR="00D46EC1" w:rsidRDefault="00D46EC1" w:rsidP="00D46EC1">
            <w:pPr>
              <w:pStyle w:val="CopticHangingVerse"/>
            </w:pPr>
            <w:r>
              <w:t>ⲁϥϩⲉⲙⲥⲓ ⲥⲁⲟⲩⲓ̀ⲛⲁⲙ ⲙ̀Ⲡⲉϥⲓⲱⲧ.</w:t>
            </w:r>
          </w:p>
        </w:tc>
      </w:tr>
      <w:tr w:rsidR="00D46EC1" w14:paraId="4AB5AF0E" w14:textId="77777777" w:rsidTr="00D46EC1">
        <w:trPr>
          <w:cantSplit/>
          <w:jc w:val="center"/>
        </w:trPr>
        <w:tc>
          <w:tcPr>
            <w:tcW w:w="288" w:type="dxa"/>
          </w:tcPr>
          <w:p w14:paraId="7E0E2291" w14:textId="77777777" w:rsidR="00D46EC1" w:rsidRDefault="00D46EC1" w:rsidP="00D46EC1">
            <w:pPr>
              <w:pStyle w:val="CopticCross"/>
            </w:pPr>
          </w:p>
        </w:tc>
        <w:tc>
          <w:tcPr>
            <w:tcW w:w="3960" w:type="dxa"/>
          </w:tcPr>
          <w:p w14:paraId="2751027C" w14:textId="77777777" w:rsidR="00D46EC1" w:rsidRDefault="00D46EC1" w:rsidP="00D46EC1">
            <w:pPr>
              <w:pStyle w:val="EngHang"/>
            </w:pPr>
            <w:r>
              <w:t>When the Spirit, the Paraclete,</w:t>
            </w:r>
          </w:p>
          <w:p w14:paraId="092B1AFA" w14:textId="77777777" w:rsidR="00D46EC1" w:rsidRDefault="00D46EC1" w:rsidP="00D46EC1">
            <w:pPr>
              <w:pStyle w:val="EngHang"/>
            </w:pPr>
            <w:r>
              <w:t>Came down from heaven,</w:t>
            </w:r>
          </w:p>
          <w:p w14:paraId="5D97D6CF" w14:textId="77777777" w:rsidR="00D46EC1" w:rsidRDefault="00D46EC1" w:rsidP="00D46EC1">
            <w:pPr>
              <w:pStyle w:val="EngHang"/>
            </w:pPr>
            <w:r>
              <w:t>He spread upon each one,</w:t>
            </w:r>
          </w:p>
          <w:p w14:paraId="126F74AF" w14:textId="5EF27BB6" w:rsidR="00D46EC1" w:rsidRDefault="00D46EC1" w:rsidP="00D46EC1">
            <w:pPr>
              <w:pStyle w:val="EngHangEnd"/>
            </w:pPr>
            <w:r>
              <w:t>And they spoke in diverse tongues.</w:t>
            </w:r>
          </w:p>
        </w:tc>
        <w:tc>
          <w:tcPr>
            <w:tcW w:w="288" w:type="dxa"/>
          </w:tcPr>
          <w:p w14:paraId="58DC079C" w14:textId="77777777" w:rsidR="00D46EC1" w:rsidRDefault="00D46EC1" w:rsidP="00D46EC1"/>
        </w:tc>
        <w:tc>
          <w:tcPr>
            <w:tcW w:w="288" w:type="dxa"/>
          </w:tcPr>
          <w:p w14:paraId="0C1CC1B1" w14:textId="77777777" w:rsidR="00D46EC1" w:rsidRDefault="00D46EC1" w:rsidP="00D46EC1">
            <w:pPr>
              <w:pStyle w:val="CopticCross"/>
            </w:pPr>
          </w:p>
        </w:tc>
        <w:tc>
          <w:tcPr>
            <w:tcW w:w="3960" w:type="dxa"/>
          </w:tcPr>
          <w:p w14:paraId="463F6ADB" w14:textId="77777777" w:rsidR="00D46EC1" w:rsidRDefault="00D46EC1" w:rsidP="00D46EC1">
            <w:pPr>
              <w:pStyle w:val="CopticVersemulti-line"/>
            </w:pPr>
            <w:r>
              <w:t>Ⲁϥϣⲉⲛⲁϥ ⲉ̀ⲡ̀ϣⲱⲓ ⲉ̀ⲧ̀ⲫⲉ:</w:t>
            </w:r>
          </w:p>
          <w:p w14:paraId="09F33F4F" w14:textId="77777777" w:rsidR="00D46EC1" w:rsidRDefault="00D46EC1" w:rsidP="00D46EC1">
            <w:pPr>
              <w:pStyle w:val="CopticVersemulti-line"/>
            </w:pPr>
            <w:r>
              <w:t>ⲛ̀ⲧⲉ ⲧ̀ⲫⲉ ⲥⲁ ⲛⲓⲙⲁⲛ̀ϣⲁⲓ:</w:t>
            </w:r>
          </w:p>
          <w:p w14:paraId="53D074D1" w14:textId="77777777" w:rsidR="00D46EC1" w:rsidRDefault="00D46EC1" w:rsidP="00D46EC1">
            <w:pPr>
              <w:pStyle w:val="CopticVersemulti-line"/>
            </w:pPr>
            <w:r>
              <w:t>ϩⲓⲛⲁ ⲛ̀ⲧⲉϥⲟⲩⲱⲣⲡ ⲛⲁⲛ ⲙ̀ⲡⲓⲡⲁⲣⲁⲗⲕⲏⲧⲟⲛ:</w:t>
            </w:r>
          </w:p>
          <w:p w14:paraId="7F1E5BD3" w14:textId="77777777" w:rsidR="00D46EC1" w:rsidRDefault="00D46EC1" w:rsidP="00D46EC1">
            <w:pPr>
              <w:pStyle w:val="CopticHangingVerse"/>
            </w:pPr>
            <w:r>
              <w:t>Ⲡⲓⲡ̄ⲛ̄ⲁ̄ ⲛ̀ⲧⲉ ϯⲙⲉⲑⲙⲏ.</w:t>
            </w:r>
          </w:p>
        </w:tc>
      </w:tr>
      <w:tr w:rsidR="00D46EC1" w14:paraId="1BE9B808" w14:textId="77777777" w:rsidTr="00D46EC1">
        <w:trPr>
          <w:cantSplit/>
          <w:jc w:val="center"/>
        </w:trPr>
        <w:tc>
          <w:tcPr>
            <w:tcW w:w="288" w:type="dxa"/>
          </w:tcPr>
          <w:p w14:paraId="37097A3D" w14:textId="77777777" w:rsidR="00D46EC1" w:rsidRDefault="00D46EC1" w:rsidP="00D46EC1">
            <w:pPr>
              <w:pStyle w:val="CopticCross"/>
            </w:pPr>
          </w:p>
        </w:tc>
        <w:tc>
          <w:tcPr>
            <w:tcW w:w="3960" w:type="dxa"/>
          </w:tcPr>
          <w:p w14:paraId="01A33AF3" w14:textId="77777777" w:rsidR="00D46EC1" w:rsidRDefault="00D46EC1" w:rsidP="00D46EC1">
            <w:pPr>
              <w:pStyle w:val="EngHang"/>
            </w:pPr>
            <w:r>
              <w:rPr>
                <w:rFonts w:hint="eastAsia"/>
              </w:rPr>
              <w:t>Hail to you, O Mary,</w:t>
            </w:r>
          </w:p>
          <w:p w14:paraId="6E192603" w14:textId="77777777" w:rsidR="00D46EC1" w:rsidRDefault="00D46EC1" w:rsidP="00D46EC1">
            <w:pPr>
              <w:pStyle w:val="EngHang"/>
            </w:pPr>
            <w:r>
              <w:t>T</w:t>
            </w:r>
            <w:r>
              <w:rPr>
                <w:rFonts w:hint="eastAsia"/>
              </w:rPr>
              <w:t>he fair dove,</w:t>
            </w:r>
          </w:p>
          <w:p w14:paraId="55D42199" w14:textId="77777777" w:rsidR="00D46EC1" w:rsidRDefault="00D46EC1" w:rsidP="00D46EC1">
            <w:pPr>
              <w:pStyle w:val="EngHang"/>
            </w:pPr>
            <w:r>
              <w:t>W</w:t>
            </w:r>
            <w:r>
              <w:rPr>
                <w:rFonts w:hint="eastAsia"/>
              </w:rPr>
              <w:t>ho brought forth</w:t>
            </w:r>
            <w:r>
              <w:t xml:space="preserve"> </w:t>
            </w:r>
            <w:r>
              <w:rPr>
                <w:rFonts w:hint="eastAsia"/>
              </w:rPr>
              <w:t>to us</w:t>
            </w:r>
          </w:p>
          <w:p w14:paraId="4619CE29" w14:textId="77777777" w:rsidR="00D46EC1" w:rsidRDefault="00D46EC1" w:rsidP="00D46EC1">
            <w:pPr>
              <w:pStyle w:val="EngHangEnd"/>
            </w:pPr>
            <w:r>
              <w:rPr>
                <w:rFonts w:hint="eastAsia"/>
              </w:rPr>
              <w:t>God the Logos.</w:t>
            </w:r>
          </w:p>
        </w:tc>
        <w:tc>
          <w:tcPr>
            <w:tcW w:w="288" w:type="dxa"/>
          </w:tcPr>
          <w:p w14:paraId="6706E417" w14:textId="77777777" w:rsidR="00D46EC1" w:rsidRDefault="00D46EC1" w:rsidP="00D46EC1"/>
        </w:tc>
        <w:tc>
          <w:tcPr>
            <w:tcW w:w="288" w:type="dxa"/>
          </w:tcPr>
          <w:p w14:paraId="0E694776" w14:textId="77777777" w:rsidR="00D46EC1" w:rsidRDefault="00D46EC1" w:rsidP="00D46EC1">
            <w:pPr>
              <w:pStyle w:val="CopticCross"/>
            </w:pPr>
          </w:p>
        </w:tc>
        <w:tc>
          <w:tcPr>
            <w:tcW w:w="3960" w:type="dxa"/>
          </w:tcPr>
          <w:p w14:paraId="77E72C11" w14:textId="77777777" w:rsidR="00D46EC1" w:rsidRDefault="00D46EC1" w:rsidP="00D46EC1">
            <w:pPr>
              <w:pStyle w:val="CopticVersemulti-line"/>
            </w:pPr>
            <w:r>
              <w:t>Ⲭⲉⲣⲉ ⲛⲉ Ⲙⲁⲣⲓⲁ:</w:t>
            </w:r>
          </w:p>
          <w:p w14:paraId="7A927CD6" w14:textId="77777777" w:rsidR="00D46EC1" w:rsidRDefault="00D46EC1" w:rsidP="00D46EC1">
            <w:pPr>
              <w:pStyle w:val="CopticVersemulti-line"/>
            </w:pPr>
            <w:r>
              <w:t>Ϯϭⲣⲟⲙⲡⲓ ⲉⲑⲛⲉⲥⲟⲥ:</w:t>
            </w:r>
          </w:p>
          <w:p w14:paraId="60CC16E6" w14:textId="77777777" w:rsidR="00D46EC1" w:rsidRDefault="00D46EC1" w:rsidP="00D46EC1">
            <w:pPr>
              <w:pStyle w:val="CopticVersemulti-line"/>
            </w:pPr>
            <w:r>
              <w:t>ⲑⲏⲉ̀ⲧⲁⲥⲙⲓⲥⲓ ⲛⲁⲛ:</w:t>
            </w:r>
          </w:p>
          <w:p w14:paraId="10976AD2" w14:textId="77777777" w:rsidR="00D46EC1" w:rsidRDefault="00D46EC1" w:rsidP="00D46EC1">
            <w:pPr>
              <w:pStyle w:val="CopticHangingVerse"/>
            </w:pPr>
            <w:r>
              <w:t>ⲙ̀Ⲫⲛⲟⲩϯ ⲡⲓⲗⲟⲅⲟⲥ.</w:t>
            </w:r>
          </w:p>
        </w:tc>
      </w:tr>
      <w:tr w:rsidR="00D46EC1" w14:paraId="03761BC4" w14:textId="77777777" w:rsidTr="00D46EC1">
        <w:trPr>
          <w:cantSplit/>
          <w:jc w:val="center"/>
        </w:trPr>
        <w:tc>
          <w:tcPr>
            <w:tcW w:w="288" w:type="dxa"/>
          </w:tcPr>
          <w:p w14:paraId="7045D828" w14:textId="77777777" w:rsidR="00D46EC1" w:rsidRDefault="00D46EC1" w:rsidP="00D46EC1">
            <w:pPr>
              <w:pStyle w:val="CopticCross"/>
            </w:pPr>
          </w:p>
        </w:tc>
        <w:tc>
          <w:tcPr>
            <w:tcW w:w="3960" w:type="dxa"/>
          </w:tcPr>
          <w:p w14:paraId="42825AC9" w14:textId="77777777" w:rsidR="00D46EC1" w:rsidRDefault="00D46EC1" w:rsidP="00D46EC1">
            <w:pPr>
              <w:pStyle w:val="EngHang"/>
            </w:pPr>
            <w:r>
              <w:rPr>
                <w:rFonts w:hint="eastAsia"/>
              </w:rPr>
              <w:t>Hail to you, O Mary</w:t>
            </w:r>
            <w:r>
              <w:t>—</w:t>
            </w:r>
          </w:p>
          <w:p w14:paraId="1DE1AC5C" w14:textId="77777777" w:rsidR="00D46EC1" w:rsidRDefault="00D46EC1" w:rsidP="00D46EC1">
            <w:pPr>
              <w:pStyle w:val="EngHang"/>
            </w:pPr>
            <w:r>
              <w:t>A</w:t>
            </w:r>
            <w:r>
              <w:rPr>
                <w:rFonts w:hint="eastAsia"/>
              </w:rPr>
              <w:t xml:space="preserve"> holy hail.</w:t>
            </w:r>
          </w:p>
          <w:p w14:paraId="759E0901" w14:textId="77777777" w:rsidR="00D46EC1" w:rsidRDefault="00D46EC1" w:rsidP="00D46EC1">
            <w:pPr>
              <w:pStyle w:val="EngHang"/>
            </w:pPr>
            <w:r>
              <w:rPr>
                <w:rFonts w:hint="eastAsia"/>
              </w:rPr>
              <w:t>Hail to you, O Mary,</w:t>
            </w:r>
          </w:p>
          <w:p w14:paraId="4ACC656C" w14:textId="77777777" w:rsidR="00D46EC1" w:rsidRDefault="00D46EC1" w:rsidP="00D46EC1">
            <w:pPr>
              <w:pStyle w:val="EngHang"/>
            </w:pPr>
            <w:r>
              <w:t>T</w:t>
            </w:r>
            <w:r>
              <w:rPr>
                <w:rFonts w:hint="eastAsia"/>
              </w:rPr>
              <w:t>he Mother of the Holy.</w:t>
            </w:r>
          </w:p>
        </w:tc>
        <w:tc>
          <w:tcPr>
            <w:tcW w:w="288" w:type="dxa"/>
          </w:tcPr>
          <w:p w14:paraId="1E5BB608" w14:textId="77777777" w:rsidR="00D46EC1" w:rsidRDefault="00D46EC1" w:rsidP="00D46EC1"/>
        </w:tc>
        <w:tc>
          <w:tcPr>
            <w:tcW w:w="288" w:type="dxa"/>
          </w:tcPr>
          <w:p w14:paraId="3F63038F" w14:textId="77777777" w:rsidR="00D46EC1" w:rsidRDefault="00D46EC1" w:rsidP="00D46EC1">
            <w:pPr>
              <w:pStyle w:val="CopticCross"/>
            </w:pPr>
          </w:p>
        </w:tc>
        <w:tc>
          <w:tcPr>
            <w:tcW w:w="3960" w:type="dxa"/>
          </w:tcPr>
          <w:p w14:paraId="548C56B2" w14:textId="77777777" w:rsidR="00D46EC1" w:rsidRDefault="00D46EC1" w:rsidP="00D46EC1">
            <w:pPr>
              <w:pStyle w:val="CopticVersemulti-line"/>
            </w:pPr>
            <w:r>
              <w:t>Ⲭⲉⲣⲉ ⲛⲉ Ⲙⲁⲣⲓⲁ:</w:t>
            </w:r>
          </w:p>
          <w:p w14:paraId="26E6CB06" w14:textId="77777777" w:rsidR="00D46EC1" w:rsidRDefault="00D46EC1" w:rsidP="00D46EC1">
            <w:pPr>
              <w:pStyle w:val="CopticVersemulti-line"/>
            </w:pPr>
            <w:r>
              <w:t>ϧⲉⲛ ⲟⲩⲭⲉⲣⲉ ⲉϥⲟⲩⲁⲃ:</w:t>
            </w:r>
          </w:p>
          <w:p w14:paraId="7F076F48" w14:textId="77777777" w:rsidR="00D46EC1" w:rsidRDefault="00D46EC1" w:rsidP="00D46EC1">
            <w:pPr>
              <w:pStyle w:val="CopticVersemulti-line"/>
            </w:pPr>
            <w:r>
              <w:t>ⲭⲉⲣⲉ ⲛⲉ Ⲙⲁⲣⲓⲁ:</w:t>
            </w:r>
          </w:p>
          <w:p w14:paraId="5B450FA5" w14:textId="77777777" w:rsidR="00D46EC1" w:rsidRDefault="00D46EC1" w:rsidP="00D46EC1">
            <w:pPr>
              <w:pStyle w:val="CopticHangingVerse"/>
            </w:pPr>
            <w:r>
              <w:t>ⲑ̀ⲙⲁⲩ ⲙ̀ⲫⲏⲉ̀ⲑⲟⲩⲁⲃ.</w:t>
            </w:r>
          </w:p>
        </w:tc>
      </w:tr>
      <w:tr w:rsidR="00D46EC1" w14:paraId="6D53BD12" w14:textId="77777777" w:rsidTr="00D46EC1">
        <w:trPr>
          <w:cantSplit/>
          <w:jc w:val="center"/>
        </w:trPr>
        <w:tc>
          <w:tcPr>
            <w:tcW w:w="288" w:type="dxa"/>
          </w:tcPr>
          <w:p w14:paraId="6513D41D" w14:textId="77777777" w:rsidR="00D46EC1" w:rsidRDefault="00D46EC1" w:rsidP="00D46EC1">
            <w:pPr>
              <w:pStyle w:val="CopticCross"/>
            </w:pPr>
          </w:p>
        </w:tc>
        <w:tc>
          <w:tcPr>
            <w:tcW w:w="3960" w:type="dxa"/>
          </w:tcPr>
          <w:p w14:paraId="44BD594A" w14:textId="77777777" w:rsidR="00D46EC1" w:rsidRDefault="00D46EC1" w:rsidP="00D46EC1">
            <w:pPr>
              <w:pStyle w:val="EngHang"/>
            </w:pPr>
            <w:r>
              <w:t>Hail to Michael,</w:t>
            </w:r>
          </w:p>
          <w:p w14:paraId="2F175648" w14:textId="77777777" w:rsidR="00D46EC1" w:rsidRDefault="00D46EC1" w:rsidP="00D46EC1">
            <w:pPr>
              <w:pStyle w:val="EngHang"/>
            </w:pPr>
            <w:r>
              <w:t>The great archangel,</w:t>
            </w:r>
          </w:p>
          <w:p w14:paraId="2D55DF4D" w14:textId="77777777" w:rsidR="00D46EC1" w:rsidRDefault="00D46EC1" w:rsidP="00D46EC1">
            <w:pPr>
              <w:pStyle w:val="EngHang"/>
            </w:pPr>
            <w:r>
              <w:t>The herald of the salvation</w:t>
            </w:r>
          </w:p>
          <w:p w14:paraId="526449F7" w14:textId="77777777" w:rsidR="00D46EC1" w:rsidRDefault="00D46EC1" w:rsidP="00D46EC1">
            <w:pPr>
              <w:pStyle w:val="EngHangEnd"/>
            </w:pPr>
            <w:r>
              <w:t>Of the Resurrection.</w:t>
            </w:r>
          </w:p>
        </w:tc>
        <w:tc>
          <w:tcPr>
            <w:tcW w:w="288" w:type="dxa"/>
          </w:tcPr>
          <w:p w14:paraId="6C765D06" w14:textId="77777777" w:rsidR="00D46EC1" w:rsidRDefault="00D46EC1" w:rsidP="00D46EC1"/>
        </w:tc>
        <w:tc>
          <w:tcPr>
            <w:tcW w:w="288" w:type="dxa"/>
          </w:tcPr>
          <w:p w14:paraId="13DB9649" w14:textId="77777777" w:rsidR="00D46EC1" w:rsidRPr="00FB5ACB" w:rsidRDefault="00D46EC1" w:rsidP="00D46EC1">
            <w:pPr>
              <w:pStyle w:val="CopticCross"/>
            </w:pPr>
          </w:p>
        </w:tc>
        <w:tc>
          <w:tcPr>
            <w:tcW w:w="3960" w:type="dxa"/>
          </w:tcPr>
          <w:p w14:paraId="6A211F98" w14:textId="77777777" w:rsidR="00D46EC1" w:rsidRDefault="00D46EC1" w:rsidP="00D46EC1">
            <w:pPr>
              <w:pStyle w:val="CopticVersemulti-line"/>
            </w:pPr>
            <w:r>
              <w:t>Ⲭⲉⲣⲉ Ⲙⲓⲭⲁⲏⲗ:</w:t>
            </w:r>
          </w:p>
          <w:p w14:paraId="13C60973" w14:textId="77777777" w:rsidR="00D46EC1" w:rsidRDefault="00D46EC1" w:rsidP="00D46EC1">
            <w:pPr>
              <w:pStyle w:val="CopticVersemulti-line"/>
            </w:pPr>
            <w:r>
              <w:t>ⲡⲓⲛⲓϣϯ ⲛ̀ⲁⲣⲭⲏⲁⲅⲅⲉⲗⲟⲥ:</w:t>
            </w:r>
          </w:p>
          <w:p w14:paraId="2F654497" w14:textId="77777777" w:rsidR="00D46EC1" w:rsidRDefault="00D46EC1" w:rsidP="00D46EC1">
            <w:pPr>
              <w:pStyle w:val="CopticVersemulti-line"/>
            </w:pPr>
            <w:r>
              <w:t>ⲡⲓⲭ̀ⲣⲓⲙⲁⲛ ⲛ̀ⲟⲩϫⲁⲓ:</w:t>
            </w:r>
          </w:p>
          <w:p w14:paraId="5B051717" w14:textId="77777777" w:rsidR="00D46EC1" w:rsidRDefault="00D46EC1" w:rsidP="00D46EC1">
            <w:pPr>
              <w:pStyle w:val="CopticHangingVerse"/>
            </w:pPr>
            <w:r>
              <w:t>ⲛ̀ⲧⲉ ϯⲁ̀ⲛⲁⲥⲧⲁⲥⲓⲥ.</w:t>
            </w:r>
          </w:p>
        </w:tc>
      </w:tr>
    </w:tbl>
    <w:p w14:paraId="3EF3D57C" w14:textId="18F69344" w:rsidR="00D46EC1" w:rsidRDefault="00D46EC1" w:rsidP="00D46EC1">
      <w:pPr>
        <w:pStyle w:val="Rubric"/>
      </w:pPr>
      <w:r>
        <w:t xml:space="preserve">Contune as usual, but conclude with </w:t>
      </w:r>
      <w:r w:rsidR="001F21B7">
        <w:t>“O King of Peace”.</w:t>
      </w:r>
    </w:p>
    <w:p w14:paraId="79712352" w14:textId="65D1DC0D" w:rsidR="00EC2AEB" w:rsidRPr="001E5E16" w:rsidRDefault="00EC2AEB" w:rsidP="00EC2AEB">
      <w:pPr>
        <w:pStyle w:val="Heading4"/>
      </w:pPr>
      <w:bookmarkStart w:id="2075" w:name="_Ref485108524"/>
      <w:r>
        <w:t>The Doxology</w:t>
      </w:r>
      <w:r w:rsidR="00CC1CA8">
        <w:t xml:space="preserve"> for Pentecost</w:t>
      </w:r>
      <w:bookmarkEnd w:id="2074"/>
      <w:bookmarkEnd w:id="20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2076"/>
            <w:r>
              <w:t>Name</w:t>
            </w:r>
            <w:commentRangeEnd w:id="2076"/>
            <w:r>
              <w:rPr>
                <w:rStyle w:val="CommentReference"/>
              </w:rPr>
              <w:commentReference w:id="2076"/>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2077"/>
            <w:r>
              <w:t>to Him</w:t>
            </w:r>
            <w:commentRangeEnd w:id="2077"/>
            <w:r>
              <w:rPr>
                <w:rStyle w:val="CommentReference"/>
              </w:rPr>
              <w:commentReference w:id="2077"/>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2078"/>
            <w:r>
              <w:t>might</w:t>
            </w:r>
            <w:commentRangeEnd w:id="2078"/>
            <w:r>
              <w:rPr>
                <w:rStyle w:val="CommentReference"/>
              </w:rPr>
              <w:commentReference w:id="2078"/>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2079" w:name="_Ref434476566"/>
      <w:r>
        <w:lastRenderedPageBreak/>
        <w:t>The Psali Adam</w:t>
      </w:r>
      <w:r w:rsidR="006C1B94">
        <w:t xml:space="preserve"> for Pentecost</w:t>
      </w:r>
      <w:bookmarkEnd w:id="20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sidRPr="00F63BC6">
              <w:rPr>
                <w:rFonts w:cs="Arial"/>
              </w:rPr>
              <w:t>ϥ</w:t>
            </w:r>
            <w:r>
              <w:t>ⲟⲩⲱⲣⲡ ⲙ</w:t>
            </w:r>
            <w:r w:rsidRPr="00745B45">
              <w:rPr>
                <w:rFonts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bookmarkEnd w:id="174"/>
    <w:bookmarkEnd w:id="175"/>
    <w:bookmarkEnd w:id="176"/>
    <w:bookmarkEnd w:id="1980"/>
    <w:p w14:paraId="35CAFB59" w14:textId="1E5236FB" w:rsidR="001F21B7" w:rsidRDefault="001F21B7" w:rsidP="001F21B7">
      <w:pPr>
        <w:pStyle w:val="Heading4"/>
      </w:pPr>
      <w:r>
        <w:t>The Procession for Pentecost</w:t>
      </w:r>
    </w:p>
    <w:p w14:paraId="5314043D" w14:textId="3287772A" w:rsidR="001F21B7" w:rsidRPr="001F21B7" w:rsidRDefault="001F21B7" w:rsidP="001F21B7">
      <w:pPr>
        <w:pStyle w:val="Rubric"/>
      </w:pPr>
      <w:r>
        <w:t>After the 50 (or 41) Kyrie’s of Prime (or Ef Nooti Nai Nan in current practice) is prayed, and before the Prayer for the Gospel, the icon</w:t>
      </w:r>
      <w:r w:rsidR="00924109">
        <w:rPr>
          <w:lang w:val="en-US"/>
        </w:rPr>
        <w:t>s</w:t>
      </w:r>
      <w:r>
        <w:t xml:space="preserve"> of the Resurrection </w:t>
      </w:r>
      <w:r w:rsidR="00924109">
        <w:t>and of Pentecost are adorned</w:t>
      </w:r>
      <w:r>
        <w:t>. The people may chant “All the Choirs”, and “All You Heavenly Multitudes.” The procession then begins, three times around the altar only. The people may sing, “The Paschal Troparion” and “The Greek Hymn for the Ascension,” but at least the following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21B7" w:rsidRPr="00AF56AD" w14:paraId="68D59368" w14:textId="77777777" w:rsidTr="001F21B7">
        <w:trPr>
          <w:cantSplit/>
          <w:jc w:val="center"/>
        </w:trPr>
        <w:tc>
          <w:tcPr>
            <w:tcW w:w="288" w:type="dxa"/>
          </w:tcPr>
          <w:p w14:paraId="7E0807DD" w14:textId="77777777" w:rsidR="001F21B7" w:rsidRDefault="001F21B7" w:rsidP="001F21B7">
            <w:pPr>
              <w:pStyle w:val="CopticCross"/>
            </w:pPr>
          </w:p>
        </w:tc>
        <w:tc>
          <w:tcPr>
            <w:tcW w:w="3960" w:type="dxa"/>
          </w:tcPr>
          <w:p w14:paraId="1522B3AE" w14:textId="77777777" w:rsidR="001F21B7" w:rsidRPr="00060C74" w:rsidRDefault="001F21B7" w:rsidP="001F21B7">
            <w:pPr>
              <w:pStyle w:val="EngHang"/>
            </w:pPr>
            <w:r w:rsidRPr="00060C74">
              <w:t xml:space="preserve">Christ </w:t>
            </w:r>
            <w:r w:rsidRPr="00060C74">
              <w:rPr>
                <w:rFonts w:eastAsia="Arial Unicode MS"/>
              </w:rPr>
              <w:t>i</w:t>
            </w:r>
            <w:r w:rsidRPr="00060C74">
              <w:t>s risen from the dead,</w:t>
            </w:r>
          </w:p>
          <w:p w14:paraId="6F53E091" w14:textId="77777777" w:rsidR="001F21B7" w:rsidRPr="00060C74" w:rsidRDefault="001F21B7" w:rsidP="001F21B7">
            <w:pPr>
              <w:pStyle w:val="EngHang"/>
            </w:pPr>
            <w:r w:rsidRPr="00060C74">
              <w:t>And ascended into the heavens,</w:t>
            </w:r>
          </w:p>
          <w:p w14:paraId="7FDB0A04" w14:textId="77777777" w:rsidR="001F21B7" w:rsidRPr="00060C74" w:rsidRDefault="001F21B7" w:rsidP="001F21B7">
            <w:pPr>
              <w:pStyle w:val="EngHang"/>
            </w:pPr>
            <w:r w:rsidRPr="00060C74">
              <w:t>And seated at the right hand of His Father in the highest,</w:t>
            </w:r>
          </w:p>
          <w:p w14:paraId="6393EB9F" w14:textId="77777777" w:rsidR="001F21B7" w:rsidRDefault="001F21B7" w:rsidP="001F21B7">
            <w:pPr>
              <w:pStyle w:val="EngHang"/>
            </w:pPr>
            <w:r>
              <w:t>He sent us the Paraclete, the Spirit of Truth,</w:t>
            </w:r>
          </w:p>
          <w:p w14:paraId="111C38A9" w14:textId="59C9E560" w:rsidR="001F21B7" w:rsidRDefault="001F21B7" w:rsidP="001F21B7">
            <w:pPr>
              <w:pStyle w:val="EngHangEnd"/>
            </w:pPr>
            <w:r>
              <w:t>And granted us eternal life.</w:t>
            </w:r>
          </w:p>
        </w:tc>
        <w:tc>
          <w:tcPr>
            <w:tcW w:w="288" w:type="dxa"/>
          </w:tcPr>
          <w:p w14:paraId="02B672F5" w14:textId="77777777" w:rsidR="001F21B7" w:rsidRDefault="001F21B7" w:rsidP="001F21B7"/>
        </w:tc>
        <w:tc>
          <w:tcPr>
            <w:tcW w:w="288" w:type="dxa"/>
          </w:tcPr>
          <w:p w14:paraId="2C64C007" w14:textId="77777777" w:rsidR="001F21B7" w:rsidRDefault="001F21B7" w:rsidP="001F21B7">
            <w:pPr>
              <w:pStyle w:val="CopticCross"/>
            </w:pPr>
          </w:p>
        </w:tc>
        <w:tc>
          <w:tcPr>
            <w:tcW w:w="3960" w:type="dxa"/>
          </w:tcPr>
          <w:p w14:paraId="302787AA" w14:textId="77777777" w:rsidR="001F21B7" w:rsidRPr="000D1B28" w:rsidRDefault="001F21B7" w:rsidP="001F21B7">
            <w:pPr>
              <w:pStyle w:val="CopticVersemulti-line"/>
            </w:pPr>
            <w:r w:rsidRPr="000D1B28">
              <w:t xml:space="preserve">Ⲡⲓⲭ̀ⲣⲓⲥⲧⲟⲥ </w:t>
            </w:r>
            <w:r>
              <w:t xml:space="preserve">ⲁϥⲧⲱⲛϥ </w:t>
            </w:r>
            <w:r w:rsidRPr="000D1B28">
              <w:t>ⲉ̀ⲃⲟⲗϧⲉⲛ ⲛⲏⲉⲑⲙⲱⲟⲩⲧ:</w:t>
            </w:r>
          </w:p>
          <w:p w14:paraId="778C5B4C" w14:textId="77777777" w:rsidR="001F21B7" w:rsidRPr="000D1B28" w:rsidRDefault="001F21B7" w:rsidP="001F21B7">
            <w:pPr>
              <w:pStyle w:val="CopticVersemulti-line"/>
            </w:pPr>
            <w:r>
              <w:t>ⲟⲩⲟϩ ⲁϥϣⲉⲛⲁϥ ⲉ̀ⲡ̀ϣⲱⲓ ⲉ̀ ⲛⲓⲫⲏⲟⲩⲓ:</w:t>
            </w:r>
          </w:p>
          <w:p w14:paraId="79E516F8" w14:textId="117F7DBA" w:rsidR="00924109" w:rsidRDefault="00924109" w:rsidP="001F21B7">
            <w:pPr>
              <w:pStyle w:val="CopticVersemulti-line"/>
            </w:pPr>
            <w:r>
              <w:t>ⲁϥϩⲉⲙⲥⲓ ⲥⲁⲟⲩⲓⲛⲁⲙ ⲙ̀Ⲡⲉϥⲓⲱⲧ ϧⲉⲛ ⲛⲏⲉⲧϭⲟⲥⲓ:</w:t>
            </w:r>
          </w:p>
          <w:p w14:paraId="5B2C43F4" w14:textId="7638BE2F" w:rsidR="001F21B7" w:rsidRDefault="001F21B7" w:rsidP="001F21B7">
            <w:pPr>
              <w:pStyle w:val="CopticVersemulti-line"/>
            </w:pPr>
            <w:r>
              <w:t>ⲁϥⲟⲩⲱⲣⲡ ⲛⲁⲛ ⲙ̀ⲡⲓⲡⲁⲣⲁⲕⲗⲏⲧⲟⲛ Ⲡⲓⲡ̀ⲛⲉⲩⲙⲁ ⲛ̀ⲧⲉ ϯⲙⲉⲑⲙⲏⲓ:</w:t>
            </w:r>
          </w:p>
          <w:p w14:paraId="71EE94F6" w14:textId="7AA9F761" w:rsidR="001F21B7" w:rsidRPr="00AF56AD" w:rsidRDefault="00924109" w:rsidP="001F21B7">
            <w:pPr>
              <w:pStyle w:val="CopticHangingVerse"/>
            </w:pPr>
            <w:r>
              <w:t>ⲁϥⲉⲣϩ̀ⲙⲟⲧ ⲛ̀ⲛⲉⲛⲯⲩⲭⲏ ⲙ̀ⲡⲓⲱⲛϧ ⲛ̀ⲉ̀ⲛⲉϩ.</w:t>
            </w:r>
            <w:r w:rsidR="001F21B7">
              <w:t>.</w:t>
            </w:r>
          </w:p>
        </w:tc>
      </w:tr>
      <w:tr w:rsidR="00924109" w:rsidRPr="00AF56AD" w14:paraId="001F23D4" w14:textId="77777777" w:rsidTr="001F21B7">
        <w:trPr>
          <w:cantSplit/>
          <w:jc w:val="center"/>
        </w:trPr>
        <w:tc>
          <w:tcPr>
            <w:tcW w:w="288" w:type="dxa"/>
          </w:tcPr>
          <w:p w14:paraId="73C347E6" w14:textId="77777777" w:rsidR="00924109" w:rsidRDefault="00924109" w:rsidP="00924109">
            <w:pPr>
              <w:pStyle w:val="CopticCross"/>
            </w:pPr>
          </w:p>
        </w:tc>
        <w:tc>
          <w:tcPr>
            <w:tcW w:w="3960" w:type="dxa"/>
          </w:tcPr>
          <w:p w14:paraId="1B2A59A1" w14:textId="77777777" w:rsidR="00924109" w:rsidRDefault="00924109" w:rsidP="00924109">
            <w:pPr>
              <w:pStyle w:val="EngHang"/>
            </w:pPr>
            <w:r>
              <w:t>Glory to the Father and the Son</w:t>
            </w:r>
          </w:p>
          <w:p w14:paraId="42BD3733" w14:textId="77777777" w:rsidR="00924109" w:rsidRDefault="00924109" w:rsidP="00924109">
            <w:pPr>
              <w:pStyle w:val="EngHang"/>
            </w:pPr>
            <w:r>
              <w:t>And the Holy Spirit,</w:t>
            </w:r>
          </w:p>
          <w:p w14:paraId="6FFB84D4" w14:textId="77777777" w:rsidR="00924109" w:rsidRDefault="00924109" w:rsidP="00924109">
            <w:pPr>
              <w:pStyle w:val="EngHang"/>
            </w:pPr>
            <w:r>
              <w:t>Now and ever and to</w:t>
            </w:r>
          </w:p>
          <w:p w14:paraId="25AA2949" w14:textId="1F23A909" w:rsidR="00924109" w:rsidRPr="00060C74" w:rsidRDefault="00924109" w:rsidP="00924109">
            <w:pPr>
              <w:pStyle w:val="EngHangEnd"/>
            </w:pPr>
            <w:r>
              <w:t>the ages of the ages. Amen.</w:t>
            </w:r>
          </w:p>
        </w:tc>
        <w:tc>
          <w:tcPr>
            <w:tcW w:w="288" w:type="dxa"/>
          </w:tcPr>
          <w:p w14:paraId="0BFE8A33" w14:textId="77777777" w:rsidR="00924109" w:rsidRDefault="00924109" w:rsidP="00924109"/>
        </w:tc>
        <w:tc>
          <w:tcPr>
            <w:tcW w:w="288" w:type="dxa"/>
          </w:tcPr>
          <w:p w14:paraId="3F086E3D" w14:textId="77777777" w:rsidR="00924109" w:rsidRDefault="00924109" w:rsidP="00924109">
            <w:pPr>
              <w:pStyle w:val="CopticCross"/>
            </w:pPr>
          </w:p>
        </w:tc>
        <w:tc>
          <w:tcPr>
            <w:tcW w:w="3960" w:type="dxa"/>
          </w:tcPr>
          <w:p w14:paraId="36188707" w14:textId="77777777" w:rsidR="00924109" w:rsidRDefault="00924109" w:rsidP="00924109">
            <w:pPr>
              <w:pStyle w:val="CopticVersemulti-line"/>
            </w:pPr>
            <w:r>
              <w:t>Ⲇⲟⲝⲁ Ⲡⲁⲧⲣⲓ ⲕⲉ Ⲩⲓⲱ</w:t>
            </w:r>
          </w:p>
          <w:p w14:paraId="6600D954" w14:textId="77777777" w:rsidR="00924109" w:rsidRDefault="00924109" w:rsidP="00924109">
            <w:pPr>
              <w:pStyle w:val="CopticVersemulti-line"/>
            </w:pPr>
            <w:r>
              <w:t>ⲕⲉ ⲁ̀ⲅⲓⲱ Ⲡⲛⲉⲩⲙⲁⲧⲓ:</w:t>
            </w:r>
          </w:p>
          <w:p w14:paraId="499E57C9" w14:textId="77777777" w:rsidR="00924109" w:rsidRDefault="00924109" w:rsidP="00924109">
            <w:pPr>
              <w:pStyle w:val="CopticVersemulti-line"/>
            </w:pPr>
            <w:r>
              <w:t>ⲕⲉ ⲛⲯⲛ ⲕⲉ ⲁ̀ⲓ̀ ⲕⲉ ⲓⲥⲧⲟⲩⲥ</w:t>
            </w:r>
          </w:p>
          <w:p w14:paraId="4179FE57" w14:textId="5A9AA5EA" w:rsidR="00924109" w:rsidRPr="000D1B28" w:rsidRDefault="00924109" w:rsidP="00924109">
            <w:pPr>
              <w:pStyle w:val="CopticHangingVerse"/>
            </w:pPr>
            <w:r>
              <w:t>ⲉ̀ⲱ̀ⲛⲁⲥ ⲧⲱⲛ ⲉ̀ⲱ̀ⲛⲱⲛ: ⲁ̀ⲙⲏⲛ.</w:t>
            </w:r>
          </w:p>
        </w:tc>
      </w:tr>
    </w:tbl>
    <w:p w14:paraId="0612F036" w14:textId="77777777" w:rsidR="00924109" w:rsidRDefault="00924109" w:rsidP="00924109">
      <w:pPr>
        <w:pStyle w:val="Rubric"/>
      </w:pPr>
      <w:r>
        <w:t>After the procession is complete, the icons are held before the altar, facing the people, and prebyster censes them three times and bows, praying: “We worship You, O Christ our God, and Your life-giving resurrection, for You have risne and saved us from our sins. O my Lord Jesus Christ, Who rose from the dead, crush Satan quickly beneath our feet. Hail to the resurrectionof Christ, who rose from the dead and saved us from our sins.”</w:t>
      </w:r>
    </w:p>
    <w:p w14:paraId="7904E2B4" w14:textId="77777777" w:rsidR="00F64774" w:rsidRPr="00ED7853" w:rsidRDefault="00F64774" w:rsidP="00F64774">
      <w:pPr>
        <w:pStyle w:val="Heading4"/>
        <w:rPr>
          <w:rFonts w:ascii="Arial Unicode MS" w:eastAsia="Arial Unicode MS" w:hAnsi="Arial Unicode MS" w:cs="Arial Unicode MS"/>
        </w:rPr>
      </w:pPr>
      <w:r>
        <w:t>The Hymn of the Intercessions for Ascension</w:t>
      </w:r>
    </w:p>
    <w:p w14:paraId="4B7A0EDF" w14:textId="7D8AA287" w:rsidR="00F64774" w:rsidRPr="009F6B4B" w:rsidRDefault="00F64774" w:rsidP="00F64774">
      <w:pPr>
        <w:pStyle w:val="Rubric"/>
      </w:pPr>
      <w:r>
        <w:t>Continue as for the rest of the 50 days.</w:t>
      </w:r>
    </w:p>
    <w:p w14:paraId="611EE36A" w14:textId="2616EF8B" w:rsidR="00924109" w:rsidRDefault="00924109" w:rsidP="00924109">
      <w:pPr>
        <w:pStyle w:val="Heading4"/>
      </w:pPr>
      <w:r>
        <w:t>The Praxis Response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24109" w:rsidRPr="00AF56AD" w14:paraId="1D043618" w14:textId="77777777" w:rsidTr="00AB79EF">
        <w:trPr>
          <w:cantSplit/>
          <w:jc w:val="center"/>
        </w:trPr>
        <w:tc>
          <w:tcPr>
            <w:tcW w:w="288" w:type="dxa"/>
          </w:tcPr>
          <w:p w14:paraId="672FB7DD" w14:textId="77777777" w:rsidR="00924109" w:rsidRDefault="00924109" w:rsidP="00924109">
            <w:pPr>
              <w:pStyle w:val="CopticCross"/>
            </w:pPr>
          </w:p>
        </w:tc>
        <w:tc>
          <w:tcPr>
            <w:tcW w:w="3960" w:type="dxa"/>
          </w:tcPr>
          <w:p w14:paraId="63B0705D" w14:textId="77777777" w:rsidR="00924109" w:rsidRDefault="00924109" w:rsidP="00924109">
            <w:pPr>
              <w:pStyle w:val="EngHang"/>
            </w:pPr>
            <w:r>
              <w:t>Hail to His Ascension:</w:t>
            </w:r>
          </w:p>
          <w:p w14:paraId="02D38C96" w14:textId="77777777" w:rsidR="00924109" w:rsidRDefault="00924109" w:rsidP="00924109">
            <w:pPr>
              <w:pStyle w:val="EngHang"/>
            </w:pPr>
            <w:r>
              <w:t>He ascended into the heavens</w:t>
            </w:r>
          </w:p>
          <w:p w14:paraId="08C50015" w14:textId="77777777" w:rsidR="00924109" w:rsidRDefault="00924109" w:rsidP="00924109">
            <w:pPr>
              <w:pStyle w:val="EngHang"/>
            </w:pPr>
            <w:r>
              <w:t>And sent us the Paraclete,</w:t>
            </w:r>
          </w:p>
          <w:p w14:paraId="39A58434" w14:textId="08A0D1D8" w:rsidR="00924109" w:rsidRDefault="00924109" w:rsidP="00924109">
            <w:pPr>
              <w:pStyle w:val="EngHangEnd"/>
            </w:pPr>
            <w:r>
              <w:t>The Spirit of Truth.</w:t>
            </w:r>
          </w:p>
        </w:tc>
        <w:tc>
          <w:tcPr>
            <w:tcW w:w="288" w:type="dxa"/>
          </w:tcPr>
          <w:p w14:paraId="1DCD9283" w14:textId="77777777" w:rsidR="00924109" w:rsidRDefault="00924109" w:rsidP="00924109"/>
        </w:tc>
        <w:tc>
          <w:tcPr>
            <w:tcW w:w="288" w:type="dxa"/>
          </w:tcPr>
          <w:p w14:paraId="727A7A56" w14:textId="77777777" w:rsidR="00924109" w:rsidRDefault="00924109" w:rsidP="00924109">
            <w:pPr>
              <w:pStyle w:val="CopticCross"/>
            </w:pPr>
          </w:p>
        </w:tc>
        <w:tc>
          <w:tcPr>
            <w:tcW w:w="3960" w:type="dxa"/>
          </w:tcPr>
          <w:p w14:paraId="1950EEFF" w14:textId="77777777" w:rsidR="00924109" w:rsidRDefault="00924109" w:rsidP="00924109">
            <w:pPr>
              <w:pStyle w:val="CopticVersemulti-line"/>
            </w:pPr>
            <w:r>
              <w:t>Ⲭⲉⲣⲉ ⲧⲉϥⲁ̀ⲛⲁⲗⲩⲙⲯⲓⲥ:</w:t>
            </w:r>
          </w:p>
          <w:p w14:paraId="50ED5CAA" w14:textId="77777777" w:rsidR="00924109" w:rsidRDefault="00924109" w:rsidP="00924109">
            <w:pPr>
              <w:pStyle w:val="CopticVersemulti-line"/>
            </w:pPr>
            <w:r>
              <w:t>ⲉ̀ⲧⲁϥϣⲉⲛⲁϥ ⲉ̀ⲡ̀ϣⲱⲓ ⲉ̀ⲛⲓⲫⲏⲟⲩⲓ:</w:t>
            </w:r>
          </w:p>
          <w:p w14:paraId="3D08D028" w14:textId="77777777" w:rsidR="00924109" w:rsidRDefault="00924109" w:rsidP="00924109">
            <w:pPr>
              <w:pStyle w:val="CopticVersemulti-line"/>
            </w:pPr>
            <w:r>
              <w:t>ϧⲉⲛ ⲟⲩⲱ̀ⲟⲩ ⲛⲉⲙ ⲟⲩⲧⲁⲓⲟ:</w:t>
            </w:r>
          </w:p>
          <w:p w14:paraId="1E5AD0AD" w14:textId="162665AD" w:rsidR="00924109" w:rsidRDefault="00924109" w:rsidP="00924109">
            <w:pPr>
              <w:pStyle w:val="CopticHangingVerse"/>
            </w:pPr>
            <w:r>
              <w:t>ⲁϥϩⲉⲙⲥⲓ ⲥⲁⲟⲩⲓ̀ⲛⲁⲙ ⲙ̀Ⲡⲉϥⲓⲱⲧ.</w:t>
            </w:r>
          </w:p>
        </w:tc>
      </w:tr>
      <w:tr w:rsidR="00924109" w:rsidRPr="00AF56AD" w14:paraId="0FBE0F48" w14:textId="77777777" w:rsidTr="00AB79EF">
        <w:trPr>
          <w:cantSplit/>
          <w:jc w:val="center"/>
        </w:trPr>
        <w:tc>
          <w:tcPr>
            <w:tcW w:w="288" w:type="dxa"/>
          </w:tcPr>
          <w:p w14:paraId="459C07DE" w14:textId="77777777" w:rsidR="00924109" w:rsidRDefault="00924109" w:rsidP="00AB79EF">
            <w:pPr>
              <w:pStyle w:val="CopticCross"/>
            </w:pPr>
          </w:p>
        </w:tc>
        <w:tc>
          <w:tcPr>
            <w:tcW w:w="3960" w:type="dxa"/>
          </w:tcPr>
          <w:p w14:paraId="0DE69EA0" w14:textId="77777777" w:rsidR="00924109" w:rsidRDefault="00924109" w:rsidP="00AB79EF">
            <w:pPr>
              <w:pStyle w:val="EngHang"/>
            </w:pPr>
            <w:r>
              <w:t>You are in truth blessed,</w:t>
            </w:r>
          </w:p>
          <w:p w14:paraId="636024D5" w14:textId="77777777" w:rsidR="00924109" w:rsidRDefault="00924109" w:rsidP="00AB79EF">
            <w:pPr>
              <w:pStyle w:val="EngHang"/>
            </w:pPr>
            <w:r>
              <w:t>With Your good Father,</w:t>
            </w:r>
          </w:p>
          <w:p w14:paraId="7A71EEDE" w14:textId="77777777" w:rsidR="00924109" w:rsidRDefault="00924109" w:rsidP="00AB79EF">
            <w:pPr>
              <w:pStyle w:val="EngHang"/>
            </w:pPr>
            <w:r>
              <w:t>And the Holy Spirit,</w:t>
            </w:r>
          </w:p>
          <w:p w14:paraId="7FE5C5A3" w14:textId="77777777" w:rsidR="00924109" w:rsidRDefault="00924109" w:rsidP="00AB79EF">
            <w:pPr>
              <w:pStyle w:val="EngHangEnd"/>
            </w:pPr>
            <w:r>
              <w:t>For you have risen and saved us.</w:t>
            </w:r>
          </w:p>
        </w:tc>
        <w:tc>
          <w:tcPr>
            <w:tcW w:w="288" w:type="dxa"/>
          </w:tcPr>
          <w:p w14:paraId="2CDBFC52" w14:textId="77777777" w:rsidR="00924109" w:rsidRDefault="00924109" w:rsidP="00AB79EF"/>
        </w:tc>
        <w:tc>
          <w:tcPr>
            <w:tcW w:w="288" w:type="dxa"/>
          </w:tcPr>
          <w:p w14:paraId="0E6BA43E" w14:textId="77777777" w:rsidR="00924109" w:rsidRDefault="00924109" w:rsidP="00AB79EF">
            <w:pPr>
              <w:pStyle w:val="CopticCross"/>
            </w:pPr>
          </w:p>
        </w:tc>
        <w:tc>
          <w:tcPr>
            <w:tcW w:w="3960" w:type="dxa"/>
          </w:tcPr>
          <w:p w14:paraId="528898D1" w14:textId="77777777" w:rsidR="00924109" w:rsidRDefault="00924109" w:rsidP="00AB79EF">
            <w:pPr>
              <w:pStyle w:val="CopticVersemulti-line"/>
            </w:pPr>
            <w:r>
              <w:t>Ⲕⲥ̀ⲙⲁⲣⲱⲟⲩⲧ ⲁ̀ⲗⲏⲑⲟⲥ:</w:t>
            </w:r>
          </w:p>
          <w:p w14:paraId="5D5B6FE7" w14:textId="77777777" w:rsidR="00924109" w:rsidRDefault="00924109" w:rsidP="00AB79EF">
            <w:pPr>
              <w:pStyle w:val="CopticVersemulti-line"/>
            </w:pPr>
            <w:r>
              <w:t>ⲛⲉⲙ Ⲡⲉⲕⲓⲱⲧ ⲛ̀ⲁ̀ⲅⲁⲑⲟⲥ:</w:t>
            </w:r>
          </w:p>
          <w:p w14:paraId="17E0D2ED" w14:textId="77777777" w:rsidR="00924109" w:rsidRDefault="00924109" w:rsidP="00AB79EF">
            <w:pPr>
              <w:pStyle w:val="CopticVersemulti-line"/>
            </w:pPr>
            <w:r>
              <w:t>ⲛⲉⲙ Ⲡⲓⲡ̀ⲛⲉⲩⲙⲁ ⲉⲑⲟⲩⲁⲃ:</w:t>
            </w:r>
          </w:p>
          <w:p w14:paraId="2708980E" w14:textId="77777777" w:rsidR="00924109" w:rsidRPr="00AF56AD" w:rsidRDefault="00924109" w:rsidP="00AB79EF">
            <w:pPr>
              <w:pStyle w:val="CopticHangingVerse"/>
            </w:pPr>
            <w:r>
              <w:t>ϫⲉ ⲁⲕⲧⲱⲛⲕ ⲁⲕⲥⲱϯ ⲙ̀ⲙⲟⲛ.</w:t>
            </w:r>
          </w:p>
        </w:tc>
      </w:tr>
    </w:tbl>
    <w:p w14:paraId="60068D9D" w14:textId="02B8ED19" w:rsidR="00AB79EF" w:rsidRDefault="00AB79EF" w:rsidP="00AB79EF">
      <w:pPr>
        <w:pStyle w:val="Heading4"/>
      </w:pPr>
      <w:r>
        <w:lastRenderedPageBreak/>
        <w:t>The Hymn of the Holy Spirit</w:t>
      </w:r>
    </w:p>
    <w:p w14:paraId="0B6C7C93" w14:textId="38570F75" w:rsidR="00AB79EF" w:rsidRPr="00AB79EF" w:rsidRDefault="00AB79EF" w:rsidP="00AB79EF">
      <w:pPr>
        <w:pStyle w:val="Rubric"/>
      </w:pPr>
      <w:r>
        <w:t>After the Praxis is read, the Presbyter leads the people in chanting the troparia of the Third Hour in the long tune, then the people sing the following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9EF" w:rsidRPr="00AF56AD" w14:paraId="5DAE4E9B" w14:textId="77777777" w:rsidTr="00AB79EF">
        <w:trPr>
          <w:cantSplit/>
          <w:jc w:val="center"/>
        </w:trPr>
        <w:tc>
          <w:tcPr>
            <w:tcW w:w="288" w:type="dxa"/>
          </w:tcPr>
          <w:p w14:paraId="7673A6AF" w14:textId="77777777" w:rsidR="00AB79EF" w:rsidRDefault="00AB79EF" w:rsidP="00AB79EF">
            <w:pPr>
              <w:pStyle w:val="CopticCross"/>
            </w:pPr>
          </w:p>
        </w:tc>
        <w:tc>
          <w:tcPr>
            <w:tcW w:w="3960" w:type="dxa"/>
          </w:tcPr>
          <w:p w14:paraId="7E42AF84" w14:textId="02600487" w:rsidR="00AB79EF" w:rsidRDefault="00AB79EF" w:rsidP="00AB79EF">
            <w:pPr>
              <w:pStyle w:val="EngHang"/>
            </w:pPr>
            <w:r>
              <w:t>The Spirit, the Paraclete,</w:t>
            </w:r>
          </w:p>
          <w:p w14:paraId="389A62BF" w14:textId="7B69BB40" w:rsidR="00AB79EF" w:rsidRDefault="00AB79EF" w:rsidP="00AB79EF">
            <w:pPr>
              <w:pStyle w:val="EngHang"/>
            </w:pPr>
            <w:r>
              <w:t>Came upon the Apostles</w:t>
            </w:r>
          </w:p>
          <w:p w14:paraId="53FB95D3" w14:textId="2EAFB1FC" w:rsidR="00AB79EF" w:rsidRDefault="00AB79EF" w:rsidP="00AB79EF">
            <w:pPr>
              <w:pStyle w:val="EngHang"/>
            </w:pPr>
            <w:r>
              <w:t>On the feast of Pentecost,</w:t>
            </w:r>
          </w:p>
          <w:p w14:paraId="5F54548F" w14:textId="2F31EC7E" w:rsidR="00AB79EF" w:rsidRDefault="00AB79EF" w:rsidP="00AB79EF">
            <w:pPr>
              <w:pStyle w:val="EngHangEnd"/>
            </w:pPr>
            <w:r>
              <w:t>And the spoke in diverse tongues.</w:t>
            </w:r>
          </w:p>
        </w:tc>
        <w:tc>
          <w:tcPr>
            <w:tcW w:w="288" w:type="dxa"/>
          </w:tcPr>
          <w:p w14:paraId="413CEAA9" w14:textId="77777777" w:rsidR="00AB79EF" w:rsidRDefault="00AB79EF" w:rsidP="00AB79EF"/>
        </w:tc>
        <w:tc>
          <w:tcPr>
            <w:tcW w:w="288" w:type="dxa"/>
          </w:tcPr>
          <w:p w14:paraId="590320C5" w14:textId="77777777" w:rsidR="00AB79EF" w:rsidRDefault="00AB79EF" w:rsidP="00AB79EF">
            <w:pPr>
              <w:pStyle w:val="CopticCross"/>
            </w:pPr>
          </w:p>
        </w:tc>
        <w:tc>
          <w:tcPr>
            <w:tcW w:w="3960" w:type="dxa"/>
          </w:tcPr>
          <w:p w14:paraId="520F90A3" w14:textId="24BFFAE9" w:rsidR="00AB79EF" w:rsidRDefault="00D74588" w:rsidP="00AB79EF">
            <w:pPr>
              <w:pStyle w:val="CopticVersemulti-line"/>
            </w:pPr>
            <w:r>
              <w:t>Ⲡⲓⲡ̀ⲛⲉⲩⲙⲁ ⲙ̀ⲡⲁⲣⲁⲕⲗⲏⲧⲟⲛ:</w:t>
            </w:r>
          </w:p>
          <w:p w14:paraId="74097F8D" w14:textId="0CBDEFA3" w:rsidR="00D74588" w:rsidRDefault="00D74588" w:rsidP="00AB79EF">
            <w:pPr>
              <w:pStyle w:val="CopticVersemulti-line"/>
            </w:pPr>
            <w:r>
              <w:t>ⲫⲏⲉ̀ⲧⲁϥⲓ̀ ⲉ̀ϫⲉⲛ ⲛⲓⲁ̀ⲡⲟⲥⲧⲟⲗⲟⲥ:</w:t>
            </w:r>
          </w:p>
          <w:p w14:paraId="6D9EF20A" w14:textId="089BB2E2" w:rsidR="00D74588" w:rsidRDefault="00D74588" w:rsidP="00AB79EF">
            <w:pPr>
              <w:pStyle w:val="CopticVersemulti-line"/>
            </w:pPr>
            <w:r>
              <w:t>ϧⲉⲛ ⲡ̀ϣⲁⲓ ⲛ̀ϯⲛⲉⲛⲧⲏⲕⲟⲥⲧⲏ:</w:t>
            </w:r>
          </w:p>
          <w:p w14:paraId="3A2CA477" w14:textId="1FBEF933" w:rsidR="00AB79EF" w:rsidRPr="00AF56AD" w:rsidRDefault="00D74588" w:rsidP="00AB79EF">
            <w:pPr>
              <w:pStyle w:val="CopticVerse"/>
            </w:pPr>
            <w:r>
              <w:t>ⲁⲩⲥⲁϫⲓ ϧⲉⲛ ϩⲁⲛⲙⲏϣ ⲛ̀ⲗⲁⲥ</w:t>
            </w:r>
            <w:r w:rsidR="00AB79EF">
              <w:t>.</w:t>
            </w:r>
          </w:p>
        </w:tc>
      </w:tr>
      <w:tr w:rsidR="00AB79EF" w:rsidRPr="00AF56AD" w14:paraId="44054AF5" w14:textId="77777777" w:rsidTr="00AB79EF">
        <w:trPr>
          <w:cantSplit/>
          <w:jc w:val="center"/>
        </w:trPr>
        <w:tc>
          <w:tcPr>
            <w:tcW w:w="288" w:type="dxa"/>
          </w:tcPr>
          <w:p w14:paraId="030A874C" w14:textId="77777777" w:rsidR="00AB79EF" w:rsidRDefault="00AB79EF" w:rsidP="00AB79EF">
            <w:pPr>
              <w:pStyle w:val="CopticCross"/>
            </w:pPr>
          </w:p>
        </w:tc>
        <w:tc>
          <w:tcPr>
            <w:tcW w:w="3960" w:type="dxa"/>
          </w:tcPr>
          <w:p w14:paraId="5096F439" w14:textId="3AE97F80" w:rsidR="00AB79EF" w:rsidRDefault="00AB79EF" w:rsidP="00AB79EF">
            <w:pPr>
              <w:pStyle w:val="EngHang"/>
            </w:pPr>
            <w:r>
              <w:t>It happened</w:t>
            </w:r>
            <w:r w:rsidR="00D74588">
              <w:t>, when the days</w:t>
            </w:r>
          </w:p>
          <w:p w14:paraId="2ACD2D24" w14:textId="594235A4" w:rsidR="00D74588" w:rsidRDefault="00D74588" w:rsidP="00AB79EF">
            <w:pPr>
              <w:pStyle w:val="EngHang"/>
            </w:pPr>
            <w:r>
              <w:t>Of Pentecost were fulfilled,</w:t>
            </w:r>
          </w:p>
          <w:p w14:paraId="5C10B5AF" w14:textId="0973F11C" w:rsidR="00D74588" w:rsidRDefault="00D74588" w:rsidP="00AB79EF">
            <w:pPr>
              <w:pStyle w:val="EngHang"/>
            </w:pPr>
            <w:r>
              <w:t>That all the twelve</w:t>
            </w:r>
          </w:p>
          <w:p w14:paraId="4A23FC8F" w14:textId="067814D3" w:rsidR="00AB79EF" w:rsidRDefault="00D74588" w:rsidP="00D74588">
            <w:pPr>
              <w:pStyle w:val="EngHangEnd"/>
            </w:pPr>
            <w:r>
              <w:t>Apostles were gathered together.</w:t>
            </w:r>
          </w:p>
        </w:tc>
        <w:tc>
          <w:tcPr>
            <w:tcW w:w="288" w:type="dxa"/>
          </w:tcPr>
          <w:p w14:paraId="619CC939" w14:textId="77777777" w:rsidR="00AB79EF" w:rsidRDefault="00AB79EF" w:rsidP="00AB79EF"/>
        </w:tc>
        <w:tc>
          <w:tcPr>
            <w:tcW w:w="288" w:type="dxa"/>
          </w:tcPr>
          <w:p w14:paraId="56E0704A" w14:textId="77777777" w:rsidR="00AB79EF" w:rsidRDefault="00AB79EF" w:rsidP="00AB79EF">
            <w:pPr>
              <w:pStyle w:val="CopticCross"/>
            </w:pPr>
          </w:p>
        </w:tc>
        <w:tc>
          <w:tcPr>
            <w:tcW w:w="3960" w:type="dxa"/>
          </w:tcPr>
          <w:p w14:paraId="123CDDA9" w14:textId="039AFFB2" w:rsidR="00AB79EF" w:rsidRDefault="004D4AFB" w:rsidP="00AB79EF">
            <w:pPr>
              <w:pStyle w:val="CopticVersemulti-line"/>
            </w:pPr>
            <w:r>
              <w:t>Ⲁⲥϣⲱⲡⲓ ⲉ̀ⲧⲁⲩϫⲱⲕ ⲉ̀ⲃⲟⲗ:</w:t>
            </w:r>
          </w:p>
          <w:p w14:paraId="6C4FF593" w14:textId="632523C6" w:rsidR="004D4AFB" w:rsidRDefault="004D4AFB" w:rsidP="00AB79EF">
            <w:pPr>
              <w:pStyle w:val="CopticVersemulti-line"/>
            </w:pPr>
            <w:r>
              <w:t>ⲛ̀ⲧⲉ ϯⲡⲉⲛⲧⲏⲕⲟⲥⲧⲏ:</w:t>
            </w:r>
          </w:p>
          <w:p w14:paraId="22DA4D08" w14:textId="7A062EAA" w:rsidR="004D4AFB" w:rsidRDefault="004D4AFB" w:rsidP="00AB79EF">
            <w:pPr>
              <w:pStyle w:val="CopticVersemulti-line"/>
            </w:pPr>
            <w:r>
              <w:t>ⲛⲁⲩⲑⲟⲩⲏⲧ ⲧⲏⲣⲟⲩ ϩⲓⲟⲩⲙⲁ:</w:t>
            </w:r>
          </w:p>
          <w:p w14:paraId="44106526" w14:textId="25308EDE" w:rsidR="00AB79EF" w:rsidRDefault="004D4AFB" w:rsidP="004D4AFB">
            <w:pPr>
              <w:pStyle w:val="CopticHangingVerse"/>
            </w:pPr>
            <w:r>
              <w:t>ⲛ̀ϫⲉ ⲡⲓⲙⲏⲧ ⲥ̀ⲛⲁⲩ ⲛ̀ⲁ̀ⲡⲟⲥⲧⲟⲗⲟⲥ.</w:t>
            </w:r>
          </w:p>
        </w:tc>
      </w:tr>
      <w:tr w:rsidR="00AB79EF" w:rsidRPr="00AF56AD" w14:paraId="13975007" w14:textId="77777777" w:rsidTr="00AB79EF">
        <w:trPr>
          <w:cantSplit/>
          <w:jc w:val="center"/>
        </w:trPr>
        <w:tc>
          <w:tcPr>
            <w:tcW w:w="288" w:type="dxa"/>
          </w:tcPr>
          <w:p w14:paraId="1A195EEA" w14:textId="77777777" w:rsidR="00AB79EF" w:rsidRDefault="00AB79EF" w:rsidP="00AB79EF">
            <w:pPr>
              <w:pStyle w:val="CopticCross"/>
            </w:pPr>
          </w:p>
        </w:tc>
        <w:tc>
          <w:tcPr>
            <w:tcW w:w="3960" w:type="dxa"/>
          </w:tcPr>
          <w:p w14:paraId="1521E3E3" w14:textId="24646A85" w:rsidR="00AB79EF" w:rsidRDefault="00D74588" w:rsidP="00AB79EF">
            <w:pPr>
              <w:pStyle w:val="EngHang"/>
            </w:pPr>
            <w:r>
              <w:t>When the Spirit, the Paraclete,</w:t>
            </w:r>
          </w:p>
          <w:p w14:paraId="3B574609" w14:textId="14AB7D59" w:rsidR="00D74588" w:rsidRDefault="00D74588" w:rsidP="00AB79EF">
            <w:pPr>
              <w:pStyle w:val="EngHang"/>
            </w:pPr>
            <w:r>
              <w:t>Came down from heaven,</w:t>
            </w:r>
          </w:p>
          <w:p w14:paraId="11F4835F" w14:textId="6F4A8352" w:rsidR="00D74588" w:rsidRDefault="00D74588" w:rsidP="00AB79EF">
            <w:pPr>
              <w:pStyle w:val="EngHang"/>
            </w:pPr>
            <w:r>
              <w:t>He spread upon each one,</w:t>
            </w:r>
          </w:p>
          <w:p w14:paraId="5030310A" w14:textId="3969E73E" w:rsidR="00AB79EF" w:rsidRDefault="00D74588" w:rsidP="00AB79EF">
            <w:pPr>
              <w:pStyle w:val="EngHangEnd"/>
            </w:pPr>
            <w:r>
              <w:t>And they spoke in diverse tongues</w:t>
            </w:r>
            <w:r w:rsidR="00AB79EF">
              <w:t>.</w:t>
            </w:r>
          </w:p>
        </w:tc>
        <w:tc>
          <w:tcPr>
            <w:tcW w:w="288" w:type="dxa"/>
          </w:tcPr>
          <w:p w14:paraId="63D6219A" w14:textId="77777777" w:rsidR="00AB79EF" w:rsidRDefault="00AB79EF" w:rsidP="00AB79EF"/>
        </w:tc>
        <w:tc>
          <w:tcPr>
            <w:tcW w:w="288" w:type="dxa"/>
          </w:tcPr>
          <w:p w14:paraId="28D3EA09" w14:textId="77777777" w:rsidR="00AB79EF" w:rsidRDefault="00AB79EF" w:rsidP="00AB79EF">
            <w:pPr>
              <w:pStyle w:val="CopticCross"/>
            </w:pPr>
          </w:p>
        </w:tc>
        <w:tc>
          <w:tcPr>
            <w:tcW w:w="3960" w:type="dxa"/>
          </w:tcPr>
          <w:p w14:paraId="006DB781" w14:textId="77DFBD94" w:rsidR="00AB79EF" w:rsidRDefault="004D4AFB" w:rsidP="00AB79EF">
            <w:pPr>
              <w:pStyle w:val="CopticVersemulti-line"/>
            </w:pPr>
            <w:r>
              <w:t>Ⲡⲓⲡ̀ⲛⲉⲩⲙⲁ ⲙ̀ⲡⲁⲣⲁⲕⲗⲏⲧⲟⲛ:</w:t>
            </w:r>
          </w:p>
          <w:p w14:paraId="5D78D086" w14:textId="561C9225" w:rsidR="004D4AFB" w:rsidRDefault="004D4AFB" w:rsidP="00AB79EF">
            <w:pPr>
              <w:pStyle w:val="CopticVersemulti-line"/>
            </w:pPr>
            <w:r>
              <w:t>ⲉ̀ⲧⲁϥⲓ̀ ⲉ̀ⲡⲉⲥⲏⲧ ⲉ̀ⲃⲟⲗ ϧⲉⲛ ⲧ̀ⲫⲉ:</w:t>
            </w:r>
          </w:p>
          <w:p w14:paraId="384F76A3" w14:textId="63514FC0" w:rsidR="004D4AFB" w:rsidRDefault="004D4AFB" w:rsidP="004D4AFB">
            <w:pPr>
              <w:pStyle w:val="CopticVersemulti-line"/>
            </w:pPr>
            <w:r>
              <w:t>ⲁϥⲫⲱⲣϣ ⲉ̀ϫⲉⲛ ⲫ̀ⲟⲩⲁⲓ ⲫ̀ⲟⲩⲁⲓ:</w:t>
            </w:r>
          </w:p>
          <w:p w14:paraId="0C25721C" w14:textId="401F71F1" w:rsidR="00AB79EF" w:rsidRPr="00AF56AD" w:rsidRDefault="004D4AFB" w:rsidP="00AB79EF">
            <w:pPr>
              <w:pStyle w:val="CopticHangingVerse"/>
            </w:pPr>
            <w:r>
              <w:t>ⲁⲩⲥⲁϫⲓ ϧⲉⲛ ϩⲁⲛⲙⲏϣ ⲛ̀ⲗⲁⲥ</w:t>
            </w:r>
            <w:r w:rsidR="00AB79EF">
              <w:t>.</w:t>
            </w:r>
          </w:p>
        </w:tc>
      </w:tr>
      <w:tr w:rsidR="00AB79EF" w:rsidRPr="00AF56AD" w14:paraId="281EB287" w14:textId="77777777" w:rsidTr="00AB79EF">
        <w:trPr>
          <w:cantSplit/>
          <w:jc w:val="center"/>
        </w:trPr>
        <w:tc>
          <w:tcPr>
            <w:tcW w:w="288" w:type="dxa"/>
          </w:tcPr>
          <w:p w14:paraId="2EE5CFD5" w14:textId="77777777" w:rsidR="00AB79EF" w:rsidRDefault="00AB79EF" w:rsidP="00AB79EF">
            <w:pPr>
              <w:pStyle w:val="CopticCross"/>
            </w:pPr>
          </w:p>
        </w:tc>
        <w:tc>
          <w:tcPr>
            <w:tcW w:w="3960" w:type="dxa"/>
          </w:tcPr>
          <w:p w14:paraId="330E6B3B" w14:textId="306C4968" w:rsidR="00AB79EF" w:rsidRDefault="00D74588" w:rsidP="00AB79EF">
            <w:pPr>
              <w:pStyle w:val="EngHang"/>
            </w:pPr>
            <w:r>
              <w:t>And a great fear came,</w:t>
            </w:r>
          </w:p>
          <w:p w14:paraId="4548F78B" w14:textId="73934593" w:rsidR="00D74588" w:rsidRDefault="00D74588" w:rsidP="00AB79EF">
            <w:pPr>
              <w:pStyle w:val="EngHang"/>
            </w:pPr>
            <w:r>
              <w:t>And a sound from heaven,</w:t>
            </w:r>
          </w:p>
          <w:p w14:paraId="73E11CDF" w14:textId="21B90E41" w:rsidR="00D74588" w:rsidRDefault="00D74588" w:rsidP="00AB79EF">
            <w:pPr>
              <w:pStyle w:val="EngHang"/>
            </w:pPr>
            <w:r>
              <w:t>And it filled the place</w:t>
            </w:r>
          </w:p>
          <w:p w14:paraId="4B347B4B" w14:textId="5E7D6FAA" w:rsidR="00AB79EF" w:rsidRDefault="00D74588" w:rsidP="00D74588">
            <w:pPr>
              <w:pStyle w:val="EngHangEnd"/>
            </w:pPr>
            <w:r>
              <w:t>Where Christ’s Diciples were [gathered].</w:t>
            </w:r>
          </w:p>
        </w:tc>
        <w:tc>
          <w:tcPr>
            <w:tcW w:w="288" w:type="dxa"/>
          </w:tcPr>
          <w:p w14:paraId="376AC350" w14:textId="77777777" w:rsidR="00AB79EF" w:rsidRDefault="00AB79EF" w:rsidP="00AB79EF"/>
        </w:tc>
        <w:tc>
          <w:tcPr>
            <w:tcW w:w="288" w:type="dxa"/>
          </w:tcPr>
          <w:p w14:paraId="15D3B074" w14:textId="77777777" w:rsidR="00AB79EF" w:rsidRDefault="00AB79EF" w:rsidP="00AB79EF">
            <w:pPr>
              <w:pStyle w:val="CopticCross"/>
            </w:pPr>
          </w:p>
        </w:tc>
        <w:tc>
          <w:tcPr>
            <w:tcW w:w="3960" w:type="dxa"/>
          </w:tcPr>
          <w:p w14:paraId="62903C39" w14:textId="77777777" w:rsidR="00AB79EF" w:rsidRDefault="004D4AFB" w:rsidP="00AB79EF">
            <w:pPr>
              <w:pStyle w:val="CopticVersemulti-line"/>
            </w:pPr>
            <w:r>
              <w:t>Ⲁⲥϣⲱⲡⲓ ⲛ̀ϫⲉ ⲟⲩⲛⲓϣϯ ⲛ̀ϩⲟϯ:</w:t>
            </w:r>
          </w:p>
          <w:p w14:paraId="565EAE78" w14:textId="77777777" w:rsidR="004D4AFB" w:rsidRDefault="004D4AFB" w:rsidP="00AB79EF">
            <w:pPr>
              <w:pStyle w:val="CopticVersemulti-line"/>
            </w:pPr>
            <w:r>
              <w:t>ⲟⲩⲥ̀ⲙⲏ ⲁⲥϣⲱⲡⲓ ⲉ̀ϣⲟⲗϧⲉⲛ ⲧ̀ⲫⲉ:</w:t>
            </w:r>
          </w:p>
          <w:p w14:paraId="3D6D89A0" w14:textId="77777777" w:rsidR="004D4AFB" w:rsidRDefault="004D4AFB" w:rsidP="00AB79EF">
            <w:pPr>
              <w:pStyle w:val="CopticVersemulti-line"/>
            </w:pPr>
            <w:r>
              <w:t>ⲁⲥⲙⲁϩⲡⲓⲙⲁ ⲉ̀ⲛⲁⲩⲭⲏ ⲛ̀ϧⲏⲧϥ:</w:t>
            </w:r>
          </w:p>
          <w:p w14:paraId="75250431" w14:textId="4578A348" w:rsidR="004D4AFB" w:rsidRDefault="004D4AFB" w:rsidP="004D4AFB">
            <w:pPr>
              <w:pStyle w:val="CopticHangingVerse"/>
            </w:pPr>
            <w:r>
              <w:t>ⲛ̀ϫⲉ ⲛⲓⲙⲁⲑⲏⲧⲏⲥ ⲛ̀ⲧⲉ Ⲡⲓⲭ̀ⲣⲓⲥⲧⲟⲥ.</w:t>
            </w:r>
          </w:p>
        </w:tc>
      </w:tr>
      <w:tr w:rsidR="00AB79EF" w:rsidRPr="00AF56AD" w14:paraId="0484DD54" w14:textId="77777777" w:rsidTr="00AB79EF">
        <w:trPr>
          <w:cantSplit/>
          <w:jc w:val="center"/>
        </w:trPr>
        <w:tc>
          <w:tcPr>
            <w:tcW w:w="288" w:type="dxa"/>
          </w:tcPr>
          <w:p w14:paraId="3CB3C015" w14:textId="77777777" w:rsidR="00AB79EF" w:rsidRDefault="00AB79EF" w:rsidP="00AB79EF">
            <w:pPr>
              <w:pStyle w:val="CopticCross"/>
            </w:pPr>
          </w:p>
        </w:tc>
        <w:tc>
          <w:tcPr>
            <w:tcW w:w="3960" w:type="dxa"/>
          </w:tcPr>
          <w:p w14:paraId="13DB8943" w14:textId="24ECCB3E" w:rsidR="00AB79EF" w:rsidRDefault="00D74588" w:rsidP="00AB79EF">
            <w:pPr>
              <w:pStyle w:val="EngHang"/>
            </w:pPr>
            <w:r>
              <w:t>And the likeness of tongues of fire</w:t>
            </w:r>
          </w:p>
          <w:p w14:paraId="2B3DCA30" w14:textId="271CEE5F" w:rsidR="00D74588" w:rsidRDefault="00D74588" w:rsidP="00AB79EF">
            <w:pPr>
              <w:pStyle w:val="EngHang"/>
            </w:pPr>
            <w:r>
              <w:t>Appeared to them,</w:t>
            </w:r>
          </w:p>
          <w:p w14:paraId="1BF181A3" w14:textId="3DC3FAA6" w:rsidR="00D74588" w:rsidRDefault="00D74588" w:rsidP="00AB79EF">
            <w:pPr>
              <w:pStyle w:val="EngHang"/>
            </w:pPr>
            <w:r>
              <w:t>And divided upon each one</w:t>
            </w:r>
          </w:p>
          <w:p w14:paraId="682D891C" w14:textId="28E9DE37" w:rsidR="00AB79EF" w:rsidRDefault="00D74588" w:rsidP="00AB79EF">
            <w:pPr>
              <w:pStyle w:val="EngHangEnd"/>
            </w:pPr>
            <w:r>
              <w:t>Of the honoured Disciples</w:t>
            </w:r>
            <w:r w:rsidR="00AB79EF">
              <w:t>.</w:t>
            </w:r>
          </w:p>
        </w:tc>
        <w:tc>
          <w:tcPr>
            <w:tcW w:w="288" w:type="dxa"/>
          </w:tcPr>
          <w:p w14:paraId="35F1D2BC" w14:textId="77777777" w:rsidR="00AB79EF" w:rsidRDefault="00AB79EF" w:rsidP="00AB79EF"/>
        </w:tc>
        <w:tc>
          <w:tcPr>
            <w:tcW w:w="288" w:type="dxa"/>
          </w:tcPr>
          <w:p w14:paraId="192E4ECA" w14:textId="77777777" w:rsidR="00AB79EF" w:rsidRDefault="00AB79EF" w:rsidP="00AB79EF">
            <w:pPr>
              <w:pStyle w:val="CopticCross"/>
            </w:pPr>
          </w:p>
        </w:tc>
        <w:tc>
          <w:tcPr>
            <w:tcW w:w="3960" w:type="dxa"/>
          </w:tcPr>
          <w:p w14:paraId="7DD70865" w14:textId="77777777" w:rsidR="00AB79EF" w:rsidRDefault="004D4AFB" w:rsidP="00AB79EF">
            <w:pPr>
              <w:pStyle w:val="CopticVersemulti-line"/>
            </w:pPr>
            <w:r>
              <w:t>Ⲟⲩⲟϩ ⲛⲁⲩⲟⲩⲟⲛϩⲟⲩ ⲉ̀ⲣⲱⲟⲩ:</w:t>
            </w:r>
          </w:p>
          <w:p w14:paraId="1CB224F3" w14:textId="77777777" w:rsidR="004D4AFB" w:rsidRDefault="004D4AFB" w:rsidP="00AB79EF">
            <w:pPr>
              <w:pStyle w:val="CopticVersemulti-line"/>
            </w:pPr>
            <w:r>
              <w:t>ⲙ̀ⲫ̀ⲣⲏϯ ⲛ̀ϩⲁⲛⲗⲁⲥ ⲛ̀ⲭ̀ⲣⲱⲙ:</w:t>
            </w:r>
          </w:p>
          <w:p w14:paraId="73F70364" w14:textId="77777777" w:rsidR="004D4AFB" w:rsidRDefault="004D4AFB" w:rsidP="00AB79EF">
            <w:pPr>
              <w:pStyle w:val="CopticVersemulti-line"/>
            </w:pPr>
            <w:r>
              <w:t>ⲟⲩⲟϩ ⲛⲁⲩⲫⲏϣ ⲧⲏⲣⲟⲩ ⲉ̀ϫⲉⲛ ⲫ̀ⲟⲩⲁⲓ ⲫ̀ⲟⲩⲁⲓ:</w:t>
            </w:r>
          </w:p>
          <w:p w14:paraId="209162B7" w14:textId="29AA6840" w:rsidR="004D4AFB" w:rsidRDefault="004D4AFB" w:rsidP="004D4AFB">
            <w:pPr>
              <w:pStyle w:val="CopticHangingVerse"/>
            </w:pPr>
            <w:r>
              <w:t>ⲛ̀ⲧⲉ ⲛⲓⲙⲁⲑⲏⲧⲏⲥ ⲉⲧⲧⲁⲓⲏⲟⲩⲧ.</w:t>
            </w:r>
          </w:p>
        </w:tc>
      </w:tr>
      <w:tr w:rsidR="00AB79EF" w:rsidRPr="00AF56AD" w14:paraId="4BF359DA" w14:textId="77777777" w:rsidTr="00AB79EF">
        <w:trPr>
          <w:cantSplit/>
          <w:jc w:val="center"/>
        </w:trPr>
        <w:tc>
          <w:tcPr>
            <w:tcW w:w="288" w:type="dxa"/>
          </w:tcPr>
          <w:p w14:paraId="782B80A1" w14:textId="77777777" w:rsidR="00AB79EF" w:rsidRDefault="00AB79EF" w:rsidP="00AB79EF">
            <w:pPr>
              <w:pStyle w:val="CopticCross"/>
            </w:pPr>
          </w:p>
        </w:tc>
        <w:tc>
          <w:tcPr>
            <w:tcW w:w="3960" w:type="dxa"/>
          </w:tcPr>
          <w:p w14:paraId="2131A8C2" w14:textId="34420A6A" w:rsidR="00AB79EF" w:rsidRDefault="00D74588" w:rsidP="00AB79EF">
            <w:pPr>
              <w:pStyle w:val="EngHang"/>
            </w:pPr>
            <w:r>
              <w:t>The Holy Spirit</w:t>
            </w:r>
          </w:p>
          <w:p w14:paraId="64964146" w14:textId="16BF889E" w:rsidR="00D74588" w:rsidRDefault="00D74588" w:rsidP="00AB79EF">
            <w:pPr>
              <w:pStyle w:val="EngHang"/>
            </w:pPr>
            <w:r>
              <w:t>Filled the Tweleve Disciples,</w:t>
            </w:r>
          </w:p>
          <w:p w14:paraId="4CE8DB15" w14:textId="02109942" w:rsidR="00D74588" w:rsidRDefault="00D74588" w:rsidP="00AB79EF">
            <w:pPr>
              <w:pStyle w:val="EngHang"/>
            </w:pPr>
            <w:r>
              <w:t>And the spoke in diverse tongues,</w:t>
            </w:r>
          </w:p>
          <w:p w14:paraId="0923CE8E" w14:textId="3444F6EC" w:rsidR="00AB79EF" w:rsidRDefault="00D74588" w:rsidP="00AB79EF">
            <w:pPr>
              <w:pStyle w:val="EngHangEnd"/>
            </w:pPr>
            <w:r>
              <w:t>According to the command of the Holy Spirit</w:t>
            </w:r>
            <w:r w:rsidR="00AB79EF">
              <w:t>.</w:t>
            </w:r>
          </w:p>
        </w:tc>
        <w:tc>
          <w:tcPr>
            <w:tcW w:w="288" w:type="dxa"/>
          </w:tcPr>
          <w:p w14:paraId="3DB7DA47" w14:textId="77777777" w:rsidR="00AB79EF" w:rsidRDefault="00AB79EF" w:rsidP="00AB79EF"/>
        </w:tc>
        <w:tc>
          <w:tcPr>
            <w:tcW w:w="288" w:type="dxa"/>
          </w:tcPr>
          <w:p w14:paraId="513DB494" w14:textId="77777777" w:rsidR="00AB79EF" w:rsidRDefault="00AB79EF" w:rsidP="00AB79EF">
            <w:pPr>
              <w:pStyle w:val="CopticCross"/>
            </w:pPr>
          </w:p>
        </w:tc>
        <w:tc>
          <w:tcPr>
            <w:tcW w:w="3960" w:type="dxa"/>
          </w:tcPr>
          <w:p w14:paraId="24C166BC" w14:textId="77777777" w:rsidR="00AB79EF" w:rsidRDefault="004D4AFB" w:rsidP="00AB79EF">
            <w:pPr>
              <w:pStyle w:val="CopticVersemulti-line"/>
            </w:pPr>
            <w:r>
              <w:t>ⲀⲠⲓⲡ̀ⲛⲉⲩⲙⲁ ⲉⲑⲟⲩⲁⲃ:</w:t>
            </w:r>
          </w:p>
          <w:p w14:paraId="0FDAEC25" w14:textId="77777777" w:rsidR="004D4AFB" w:rsidRDefault="004D4AFB" w:rsidP="00AB79EF">
            <w:pPr>
              <w:pStyle w:val="CopticVersemulti-line"/>
            </w:pPr>
            <w:r>
              <w:t>ⲙⲁϩ ⲡⲓⲙⲏⲧⲥ̀ⲛⲁⲩ ⲙ̀ⲙⲁⲑⲏⲧⲏⲥ:</w:t>
            </w:r>
          </w:p>
          <w:p w14:paraId="475840F7" w14:textId="77777777" w:rsidR="004D4AFB" w:rsidRDefault="004D4AFB" w:rsidP="00AB79EF">
            <w:pPr>
              <w:pStyle w:val="CopticVersemulti-line"/>
            </w:pPr>
            <w:r>
              <w:t>ⲁⲩⲥⲁⲩⲓ ϧⲉⲛ ϩⲁⲛⲙⲏϣ ⲛ̀ⲗⲁⲥ:</w:t>
            </w:r>
          </w:p>
          <w:p w14:paraId="474562FD" w14:textId="24D49377" w:rsidR="004D4AFB" w:rsidRDefault="004D4AFB" w:rsidP="004D4AFB">
            <w:pPr>
              <w:pStyle w:val="CopticHangingVerse"/>
            </w:pPr>
            <w:r>
              <w:t>ⲕⲁⲧⲁ ⲫ̀ⲟⲩⲁϩⲥⲁϩⲛⲓ ⲙ̀Ⲡⲓⲡ̀ⲛⲉⲩⲙⲁ ⲉⲑⲟⲩⲁⲃ.</w:t>
            </w:r>
          </w:p>
        </w:tc>
      </w:tr>
    </w:tbl>
    <w:p w14:paraId="405BA37C" w14:textId="4776161E" w:rsidR="004D4AFB" w:rsidRPr="004D4AFB" w:rsidRDefault="004D4AFB" w:rsidP="004D4AFB">
      <w:pPr>
        <w:pStyle w:val="Heading4"/>
        <w:rPr>
          <w:rFonts w:ascii="Arial Unicode MS" w:eastAsia="Arial Unicode MS" w:hAnsi="Arial Unicode MS" w:cs="Arial Unicode MS"/>
        </w:rPr>
      </w:pPr>
      <w:r>
        <w:lastRenderedPageBreak/>
        <w:t>The Trasaigion Hymn for Pentecost</w:t>
      </w:r>
    </w:p>
    <w:p w14:paraId="169B940E" w14:textId="77777777" w:rsidR="004D4AFB" w:rsidRPr="00CA2605" w:rsidRDefault="004D4AFB" w:rsidP="004D4AFB">
      <w:pPr>
        <w:pStyle w:val="Rubric"/>
      </w:pPr>
      <w:r>
        <w:t>“Who rose from the dead and ascended into the heavens” (“O anastasis ek nekron ke anelthon is toos ooranos”) is chanted in all three verses from Ascension until the Pentecost.</w:t>
      </w:r>
    </w:p>
    <w:p w14:paraId="698BA5EA" w14:textId="60114679" w:rsidR="004D4AFB" w:rsidRDefault="004D4AFB" w:rsidP="004D4AFB">
      <w:pPr>
        <w:pStyle w:val="Heading4"/>
      </w:pPr>
      <w:r>
        <w:t xml:space="preserve">The Psalm Response for </w:t>
      </w:r>
      <w:r w:rsidR="00F64774">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D4AFB" w14:paraId="5D59485E" w14:textId="77777777" w:rsidTr="004D4AFB">
        <w:trPr>
          <w:cantSplit/>
          <w:jc w:val="center"/>
        </w:trPr>
        <w:tc>
          <w:tcPr>
            <w:tcW w:w="288" w:type="dxa"/>
          </w:tcPr>
          <w:p w14:paraId="2D68F121" w14:textId="77777777" w:rsidR="004D4AFB" w:rsidRDefault="004D4AFB" w:rsidP="004D4AFB">
            <w:pPr>
              <w:pStyle w:val="CopticCross"/>
            </w:pPr>
          </w:p>
        </w:tc>
        <w:tc>
          <w:tcPr>
            <w:tcW w:w="3960" w:type="dxa"/>
          </w:tcPr>
          <w:p w14:paraId="2DF740C7" w14:textId="77777777" w:rsidR="004D4AFB" w:rsidRDefault="004D4AFB" w:rsidP="004D4AFB">
            <w:pPr>
              <w:pStyle w:val="EngHang"/>
            </w:pPr>
            <w:r>
              <w:t>Alleluia, Alleluia:</w:t>
            </w:r>
          </w:p>
          <w:p w14:paraId="017CD835" w14:textId="3534A12D" w:rsidR="004D4AFB" w:rsidRDefault="004D4AFB" w:rsidP="004D4AFB">
            <w:pPr>
              <w:pStyle w:val="EngHang"/>
            </w:pPr>
            <w:r>
              <w:t xml:space="preserve">Christ is risen </w:t>
            </w:r>
            <w:r w:rsidR="00F64774">
              <w:t>and ascended</w:t>
            </w:r>
            <w:r>
              <w:t>,</w:t>
            </w:r>
          </w:p>
          <w:p w14:paraId="2D7F086D" w14:textId="4A50882B" w:rsidR="004D4AFB" w:rsidRDefault="00F64774" w:rsidP="004D4AFB">
            <w:pPr>
              <w:pStyle w:val="EngHang"/>
            </w:pPr>
            <w:r>
              <w:t>And has sent us the Paraclete</w:t>
            </w:r>
            <w:r w:rsidR="004D4AFB">
              <w:t>,</w:t>
            </w:r>
          </w:p>
          <w:p w14:paraId="7D7306A7" w14:textId="3C38BD3D" w:rsidR="004D4AFB" w:rsidRDefault="00F64774" w:rsidP="004D4AFB">
            <w:pPr>
              <w:pStyle w:val="EngHang"/>
            </w:pPr>
            <w:r>
              <w:t>The Spirit of Truth</w:t>
            </w:r>
            <w:r w:rsidR="004D4AFB">
              <w:t>.</w:t>
            </w:r>
          </w:p>
          <w:p w14:paraId="40D31DD5" w14:textId="77777777" w:rsidR="004D4AFB" w:rsidRDefault="004D4AFB" w:rsidP="004D4AFB">
            <w:pPr>
              <w:pStyle w:val="EngHangEnd"/>
            </w:pPr>
            <w:r>
              <w:t>Alleluia, Alleluia.</w:t>
            </w:r>
          </w:p>
        </w:tc>
        <w:tc>
          <w:tcPr>
            <w:tcW w:w="288" w:type="dxa"/>
          </w:tcPr>
          <w:p w14:paraId="7E2C387C" w14:textId="77777777" w:rsidR="004D4AFB" w:rsidRDefault="004D4AFB" w:rsidP="004D4AFB"/>
        </w:tc>
        <w:tc>
          <w:tcPr>
            <w:tcW w:w="288" w:type="dxa"/>
          </w:tcPr>
          <w:p w14:paraId="017FF186" w14:textId="77777777" w:rsidR="004D4AFB" w:rsidRDefault="004D4AFB" w:rsidP="004D4AFB">
            <w:pPr>
              <w:pStyle w:val="CopticCross"/>
            </w:pPr>
          </w:p>
        </w:tc>
        <w:tc>
          <w:tcPr>
            <w:tcW w:w="3960" w:type="dxa"/>
          </w:tcPr>
          <w:p w14:paraId="24615A8D" w14:textId="77777777" w:rsidR="004D4AFB" w:rsidRDefault="004D4AFB" w:rsidP="004D4AFB">
            <w:pPr>
              <w:pStyle w:val="CopticVersemulti-line"/>
            </w:pPr>
            <w:r>
              <w:t>Ⲁⲗⲗⲏⲗⲟⲩⲓⲁ ⲁⲗⲗⲏⲗⲟⲩⲓⲁ.</w:t>
            </w:r>
          </w:p>
          <w:p w14:paraId="15C2F02B" w14:textId="3AF131F0" w:rsidR="004D4AFB" w:rsidRDefault="004D4AFB" w:rsidP="00F64774">
            <w:pPr>
              <w:pStyle w:val="CopticVersemulti-line"/>
            </w:pPr>
            <w:r>
              <w:t xml:space="preserve">Ⲡⲓⲭ̀ⲣⲓⲥⲧⲟⲥ ⲁϥⲧⲱⲛϥ </w:t>
            </w:r>
            <w:r w:rsidR="00F64774">
              <w:t>ⲟⲩⲟϩ ⲁϥϣⲉⲛⲁϥ:</w:t>
            </w:r>
          </w:p>
          <w:p w14:paraId="5215A43F" w14:textId="5475A327" w:rsidR="00F64774" w:rsidRDefault="00F64774" w:rsidP="00F64774">
            <w:pPr>
              <w:pStyle w:val="CopticVersemulti-line"/>
            </w:pPr>
            <w:r>
              <w:t>ⲁϥⲟⲩⲱⲣⲡ ⲛⲁⲛ ⲙ̀ⲡⲓⲡⲁⲣⲁⲕⲗⲏⲧⲟⲛ</w:t>
            </w:r>
          </w:p>
          <w:p w14:paraId="4000F884" w14:textId="0ECCDC1C" w:rsidR="00F64774" w:rsidRDefault="00F64774" w:rsidP="00F64774">
            <w:pPr>
              <w:pStyle w:val="CopticVersemulti-line"/>
            </w:pPr>
            <w:r>
              <w:t>Ⲡⲓⲡ̀ⲛⲉⲩⲙⲁ ⲛ̀ⲧⲉ ϯⲙⲉⲑⲙⲏⲓ:</w:t>
            </w:r>
          </w:p>
          <w:p w14:paraId="72846D12" w14:textId="77777777" w:rsidR="004D4AFB" w:rsidRPr="00C35319" w:rsidRDefault="004D4AFB" w:rsidP="004D4AFB">
            <w:pPr>
              <w:pStyle w:val="CopticHangingVerse"/>
            </w:pPr>
            <w:r>
              <w:t>ⲁⲗⲗⲏⲗⲟⲩⲓⲁ: ⲁⲗⲗⲏⲗⲟⲩⲓⲁ.</w:t>
            </w:r>
          </w:p>
        </w:tc>
      </w:tr>
    </w:tbl>
    <w:p w14:paraId="453A2FAA" w14:textId="295A70CD" w:rsidR="004D4AFB" w:rsidRPr="00B04C22" w:rsidRDefault="004D4AFB" w:rsidP="004D4AFB">
      <w:pPr>
        <w:pStyle w:val="Heading4"/>
        <w:rPr>
          <w:rFonts w:ascii="Arial Unicode MS" w:eastAsia="Arial Unicode MS" w:hAnsi="Arial Unicode MS" w:cs="Arial Unicode MS"/>
        </w:rPr>
      </w:pPr>
      <w:r>
        <w:t xml:space="preserve">The Gospel Response for </w:t>
      </w:r>
      <w:r w:rsidR="00B04C22">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6CDF76C" w14:textId="77777777" w:rsidTr="004D4AFB">
        <w:trPr>
          <w:cantSplit/>
          <w:jc w:val="center"/>
        </w:trPr>
        <w:tc>
          <w:tcPr>
            <w:tcW w:w="288" w:type="dxa"/>
          </w:tcPr>
          <w:p w14:paraId="378D573C" w14:textId="77777777" w:rsidR="00B04C22" w:rsidRDefault="00B04C22" w:rsidP="004D4AFB">
            <w:pPr>
              <w:pStyle w:val="CopticCross"/>
            </w:pPr>
          </w:p>
        </w:tc>
        <w:tc>
          <w:tcPr>
            <w:tcW w:w="3960" w:type="dxa"/>
          </w:tcPr>
          <w:p w14:paraId="3D8A020C" w14:textId="77777777" w:rsidR="00B04C22" w:rsidRDefault="00B04C22" w:rsidP="004D4AFB">
            <w:pPr>
              <w:pStyle w:val="EngHang"/>
            </w:pPr>
            <w:r>
              <w:t>He ascended to the heaven of heavens,</w:t>
            </w:r>
          </w:p>
          <w:p w14:paraId="5515C35B" w14:textId="77777777" w:rsidR="00B04C22" w:rsidRDefault="00B04C22" w:rsidP="004D4AFB">
            <w:pPr>
              <w:pStyle w:val="EngHang"/>
            </w:pPr>
            <w:r>
              <w:t>Towards the east,</w:t>
            </w:r>
          </w:p>
          <w:p w14:paraId="5EB78B7B" w14:textId="77777777" w:rsidR="00B04C22" w:rsidRDefault="00B04C22" w:rsidP="004D4AFB">
            <w:pPr>
              <w:pStyle w:val="EngHang"/>
            </w:pPr>
            <w:r>
              <w:t>And sent us the Paraclete,</w:t>
            </w:r>
          </w:p>
          <w:p w14:paraId="44585963" w14:textId="676CBD61" w:rsidR="00B04C22" w:rsidRDefault="00B04C22" w:rsidP="00B04C22">
            <w:pPr>
              <w:pStyle w:val="EngHangEnd"/>
            </w:pPr>
            <w:r>
              <w:t>The Spirit of truth.</w:t>
            </w:r>
          </w:p>
        </w:tc>
        <w:tc>
          <w:tcPr>
            <w:tcW w:w="288" w:type="dxa"/>
          </w:tcPr>
          <w:p w14:paraId="0C69F479" w14:textId="77777777" w:rsidR="00B04C22" w:rsidRDefault="00B04C22" w:rsidP="004D4AFB"/>
        </w:tc>
        <w:tc>
          <w:tcPr>
            <w:tcW w:w="288" w:type="dxa"/>
          </w:tcPr>
          <w:p w14:paraId="57D480B3" w14:textId="77777777" w:rsidR="00B04C22" w:rsidRDefault="00B04C22" w:rsidP="004D4AFB">
            <w:pPr>
              <w:pStyle w:val="CopticCross"/>
            </w:pPr>
          </w:p>
        </w:tc>
        <w:tc>
          <w:tcPr>
            <w:tcW w:w="3960" w:type="dxa"/>
          </w:tcPr>
          <w:p w14:paraId="3185AA98" w14:textId="77777777" w:rsidR="00B04C22" w:rsidRDefault="00B04C22" w:rsidP="004D4AFB">
            <w:pPr>
              <w:pStyle w:val="CopticVersemulti-line"/>
            </w:pPr>
            <w:r>
              <w:t>Ⲁϥϣⲉⲛⲁϥ ⲉ̀ⲡ̀ϣⲱⲓ ⲉ̀ⲧ̀ⲫⲉ:</w:t>
            </w:r>
          </w:p>
          <w:p w14:paraId="26A2E50E" w14:textId="77777777" w:rsidR="00B04C22" w:rsidRDefault="00B04C22" w:rsidP="004D4AFB">
            <w:pPr>
              <w:pStyle w:val="CopticVersemulti-line"/>
            </w:pPr>
            <w:r>
              <w:t>ⲛ̀ⲧⲉ ⲧ̀ⲫⲉ ⲥⲁⲛⲓⲙⲁⲛ̀ϣⲁⲓ:</w:t>
            </w:r>
          </w:p>
          <w:p w14:paraId="46920D6C" w14:textId="77777777" w:rsidR="00B04C22" w:rsidRDefault="00B04C22" w:rsidP="004D4AFB">
            <w:pPr>
              <w:pStyle w:val="CopticVersemulti-line"/>
            </w:pPr>
            <w:r>
              <w:t>ϩⲓⲛⲁ ⲛ̀ⲧⲉϥⲟⲩⲱⲣⲡ ⲛⲁⲛ ⲙ̀ⲡⲓⲡⲁⲣⲁⲕⲗⲏⲧⲟⲛ:</w:t>
            </w:r>
          </w:p>
          <w:p w14:paraId="0E5A3C74" w14:textId="32D8E55D" w:rsidR="00B04C22" w:rsidRDefault="00B04C22" w:rsidP="00B04C22">
            <w:pPr>
              <w:pStyle w:val="CopticHangingVerse"/>
            </w:pPr>
            <w:r>
              <w:t>ⲡⲓⲡ̀ⲙⲉⲩⲙⲁ ⲛ̀ⲧⲉ ϯⲙⲉⲑⲙⲏ.</w:t>
            </w:r>
          </w:p>
        </w:tc>
      </w:tr>
      <w:tr w:rsidR="004D4AFB" w14:paraId="0A075F9C" w14:textId="77777777" w:rsidTr="004D4AFB">
        <w:trPr>
          <w:cantSplit/>
          <w:jc w:val="center"/>
        </w:trPr>
        <w:tc>
          <w:tcPr>
            <w:tcW w:w="288" w:type="dxa"/>
          </w:tcPr>
          <w:p w14:paraId="64436DB7" w14:textId="77777777" w:rsidR="004D4AFB" w:rsidRDefault="004D4AFB" w:rsidP="004D4AFB">
            <w:pPr>
              <w:pStyle w:val="CopticCross"/>
            </w:pPr>
          </w:p>
        </w:tc>
        <w:tc>
          <w:tcPr>
            <w:tcW w:w="3960" w:type="dxa"/>
          </w:tcPr>
          <w:p w14:paraId="09D4E0F9" w14:textId="77777777" w:rsidR="004D4AFB" w:rsidRDefault="004D4AFB" w:rsidP="004D4AFB">
            <w:pPr>
              <w:pStyle w:val="EngHang"/>
            </w:pPr>
            <w:r>
              <w:t>Alleluia, alleluia,</w:t>
            </w:r>
          </w:p>
          <w:p w14:paraId="46C75B9E" w14:textId="77777777" w:rsidR="004D4AFB" w:rsidRDefault="004D4AFB" w:rsidP="004D4AFB">
            <w:pPr>
              <w:pStyle w:val="EngHang"/>
            </w:pPr>
            <w:r>
              <w:t>Alleluia, alleluia.</w:t>
            </w:r>
          </w:p>
          <w:p w14:paraId="691287D9" w14:textId="066E2D1A" w:rsidR="004D4AFB" w:rsidRDefault="004D4AFB" w:rsidP="004D4AFB">
            <w:pPr>
              <w:pStyle w:val="EngHang"/>
            </w:pPr>
            <w:r>
              <w:t xml:space="preserve">Christ is risen </w:t>
            </w:r>
            <w:r w:rsidR="00F64774">
              <w:t>and ascended</w:t>
            </w:r>
            <w:r>
              <w:t>,</w:t>
            </w:r>
          </w:p>
          <w:p w14:paraId="06F28CAB" w14:textId="0EAF40C3" w:rsidR="004D4AFB" w:rsidRDefault="004D4AFB" w:rsidP="00F64774">
            <w:pPr>
              <w:pStyle w:val="EngHangEnd"/>
            </w:pPr>
            <w:r>
              <w:t xml:space="preserve">And </w:t>
            </w:r>
            <w:r w:rsidR="00F64774">
              <w:t>has sent us the Paraclete</w:t>
            </w:r>
            <w:r>
              <w:t>.</w:t>
            </w:r>
          </w:p>
        </w:tc>
        <w:tc>
          <w:tcPr>
            <w:tcW w:w="288" w:type="dxa"/>
          </w:tcPr>
          <w:p w14:paraId="220B20C3" w14:textId="77777777" w:rsidR="004D4AFB" w:rsidRDefault="004D4AFB" w:rsidP="004D4AFB"/>
        </w:tc>
        <w:tc>
          <w:tcPr>
            <w:tcW w:w="288" w:type="dxa"/>
          </w:tcPr>
          <w:p w14:paraId="1FF4ABDD" w14:textId="77777777" w:rsidR="004D4AFB" w:rsidRDefault="004D4AFB" w:rsidP="004D4AFB">
            <w:pPr>
              <w:pStyle w:val="CopticCross"/>
            </w:pPr>
          </w:p>
        </w:tc>
        <w:tc>
          <w:tcPr>
            <w:tcW w:w="3960" w:type="dxa"/>
          </w:tcPr>
          <w:p w14:paraId="0871FAA8" w14:textId="77777777" w:rsidR="004D4AFB" w:rsidRDefault="004D4AFB" w:rsidP="004D4AFB">
            <w:pPr>
              <w:pStyle w:val="CopticVersemulti-line"/>
            </w:pPr>
            <w:r>
              <w:t>Ⲁⲗⲗⲏⲗⲟⲩⲓⲁ: Ⲁⲗⲗⲏⲗⲟⲩⲓⲁ:</w:t>
            </w:r>
          </w:p>
          <w:p w14:paraId="17A9A972" w14:textId="77777777" w:rsidR="004D4AFB" w:rsidRDefault="004D4AFB" w:rsidP="004D4AFB">
            <w:pPr>
              <w:pStyle w:val="CopticVersemulti-line"/>
            </w:pPr>
            <w:r>
              <w:t>Ⲁⲗⲗⲏⲗⲟⲩⲓⲁ: Ⲁⲗⲗⲏⲗⲟⲩⲓⲁ.</w:t>
            </w:r>
          </w:p>
          <w:p w14:paraId="1EA1A16F" w14:textId="77777777" w:rsidR="00F64774" w:rsidRDefault="00F64774" w:rsidP="00F64774">
            <w:pPr>
              <w:pStyle w:val="CopticVersemulti-line"/>
            </w:pPr>
            <w:r>
              <w:t>Ⲡⲓⲭ̀ⲣⲓⲥⲧⲟⲥ ⲁϥⲧⲱⲛϥ ⲟⲩⲟϩ ⲁϥϣⲉⲛⲁϥ:</w:t>
            </w:r>
          </w:p>
          <w:p w14:paraId="4C91A22C" w14:textId="0AF927C3" w:rsidR="004D4AFB" w:rsidRPr="00C35319" w:rsidRDefault="00F64774" w:rsidP="00F64774">
            <w:pPr>
              <w:pStyle w:val="CopticVersemulti-line"/>
            </w:pPr>
            <w:r>
              <w:t>ⲁϥⲟⲩⲱⲣⲡ ⲛⲁⲛ ⲙ̀ⲡⲓⲡⲁⲣⲁⲕⲗⲏⲧⲟⲛ</w:t>
            </w:r>
            <w:r w:rsidR="004D4AFB">
              <w:t>.</w:t>
            </w:r>
          </w:p>
        </w:tc>
      </w:tr>
      <w:tr w:rsidR="004D4AFB" w14:paraId="10DF405E" w14:textId="77777777" w:rsidTr="004D4AFB">
        <w:trPr>
          <w:cantSplit/>
          <w:jc w:val="center"/>
        </w:trPr>
        <w:tc>
          <w:tcPr>
            <w:tcW w:w="288" w:type="dxa"/>
          </w:tcPr>
          <w:p w14:paraId="57EB8D2E" w14:textId="77777777" w:rsidR="004D4AFB" w:rsidRDefault="004D4AFB" w:rsidP="004D4AFB">
            <w:pPr>
              <w:pStyle w:val="CopticCross"/>
            </w:pPr>
          </w:p>
        </w:tc>
        <w:tc>
          <w:tcPr>
            <w:tcW w:w="3960" w:type="dxa"/>
          </w:tcPr>
          <w:p w14:paraId="02940FAE" w14:textId="77777777" w:rsidR="004D4AFB" w:rsidRDefault="004D4AFB" w:rsidP="004D4AFB">
            <w:pPr>
              <w:pStyle w:val="EngHang"/>
            </w:pPr>
            <w:r>
              <w:t>This is He to Whom the glory is due,</w:t>
            </w:r>
          </w:p>
          <w:p w14:paraId="052A4441" w14:textId="77777777" w:rsidR="004D4AFB" w:rsidRDefault="004D4AFB" w:rsidP="004D4AFB">
            <w:pPr>
              <w:pStyle w:val="EngHang"/>
            </w:pPr>
            <w:r>
              <w:t>With His Good Father,</w:t>
            </w:r>
          </w:p>
          <w:p w14:paraId="41893461" w14:textId="77777777" w:rsidR="004D4AFB" w:rsidRDefault="004D4AFB" w:rsidP="004D4AFB">
            <w:pPr>
              <w:pStyle w:val="EngHang"/>
            </w:pPr>
            <w:r>
              <w:t>And the Holy Spirit,</w:t>
            </w:r>
          </w:p>
          <w:p w14:paraId="47AB31A3" w14:textId="77777777" w:rsidR="004D4AFB" w:rsidRDefault="004D4AFB" w:rsidP="004D4AFB">
            <w:pPr>
              <w:pStyle w:val="EngHangEnd"/>
            </w:pPr>
            <w:r>
              <w:t>Now and forever.</w:t>
            </w:r>
          </w:p>
        </w:tc>
        <w:tc>
          <w:tcPr>
            <w:tcW w:w="288" w:type="dxa"/>
          </w:tcPr>
          <w:p w14:paraId="0D9C24EB" w14:textId="77777777" w:rsidR="004D4AFB" w:rsidRDefault="004D4AFB" w:rsidP="004D4AFB"/>
        </w:tc>
        <w:tc>
          <w:tcPr>
            <w:tcW w:w="288" w:type="dxa"/>
          </w:tcPr>
          <w:p w14:paraId="3A40F1A9" w14:textId="77777777" w:rsidR="004D4AFB" w:rsidRDefault="004D4AFB" w:rsidP="004D4AFB">
            <w:pPr>
              <w:pStyle w:val="CopticCross"/>
            </w:pPr>
          </w:p>
        </w:tc>
        <w:tc>
          <w:tcPr>
            <w:tcW w:w="3960" w:type="dxa"/>
          </w:tcPr>
          <w:p w14:paraId="6883B343" w14:textId="77777777" w:rsidR="004D4AFB" w:rsidRDefault="004D4AFB" w:rsidP="004D4AFB">
            <w:pPr>
              <w:pStyle w:val="CopticVersemulti-line"/>
            </w:pPr>
            <w:r>
              <w:t>Ⲫⲁⲓ ⲉ̀ⲣⲉ ⲡⲓⲱ̀ⲟⲩ ⲉⲣⲡ̀ⲣⲉⲡ̀ⲓ ⲛⲁϥ:</w:t>
            </w:r>
          </w:p>
          <w:p w14:paraId="1F810D80" w14:textId="77777777" w:rsidR="004D4AFB" w:rsidRDefault="004D4AFB" w:rsidP="004D4AFB">
            <w:pPr>
              <w:pStyle w:val="CopticVersemulti-line"/>
            </w:pPr>
            <w:r>
              <w:t>ⲛⲉⲙ Ⲡⲉϥⲓⲱⲧ ⲛ̀ⲁ̀ⲅⲁⲑⲟⲥ:</w:t>
            </w:r>
          </w:p>
          <w:p w14:paraId="34EF9A27" w14:textId="77777777" w:rsidR="004D4AFB" w:rsidRDefault="004D4AFB" w:rsidP="004D4AFB">
            <w:pPr>
              <w:pStyle w:val="CopticVersemulti-line"/>
            </w:pPr>
            <w:r>
              <w:t>ⲛⲉⲙ Ⲡⲓⲡⲛⲉⲩⲙⲁ ⲉⲑⲟⲩⲁⲃ:</w:t>
            </w:r>
          </w:p>
          <w:p w14:paraId="66F99BEA" w14:textId="77777777" w:rsidR="004D4AFB" w:rsidRDefault="004D4AFB" w:rsidP="004D4AFB">
            <w:pPr>
              <w:pStyle w:val="CopticHangingVerse"/>
            </w:pPr>
            <w:r>
              <w:t>ⲓⲥϫⲉⲛ ϯⲛⲟⲩ ⲛⲉⲙ ϣⲁ ⲉ̀ⲛⲉϩ.</w:t>
            </w:r>
          </w:p>
        </w:tc>
      </w:tr>
      <w:tr w:rsidR="004D4AFB" w14:paraId="3C7F5FDF" w14:textId="77777777" w:rsidTr="004D4AFB">
        <w:trPr>
          <w:cantSplit/>
          <w:jc w:val="center"/>
        </w:trPr>
        <w:tc>
          <w:tcPr>
            <w:tcW w:w="288" w:type="dxa"/>
          </w:tcPr>
          <w:p w14:paraId="5FB52040" w14:textId="77777777" w:rsidR="004D4AFB" w:rsidRDefault="004D4AFB" w:rsidP="004D4AFB">
            <w:pPr>
              <w:pStyle w:val="CopticCross"/>
            </w:pPr>
          </w:p>
        </w:tc>
        <w:tc>
          <w:tcPr>
            <w:tcW w:w="3960" w:type="dxa"/>
          </w:tcPr>
          <w:p w14:paraId="42A329BE" w14:textId="77777777" w:rsidR="004D4AFB" w:rsidRDefault="004D4AFB" w:rsidP="004D4AFB">
            <w:pPr>
              <w:pStyle w:val="EngHang"/>
            </w:pPr>
            <w:r>
              <w:t>Blessed be the Father and the Son</w:t>
            </w:r>
          </w:p>
          <w:p w14:paraId="0885267C" w14:textId="77777777" w:rsidR="004D4AFB" w:rsidRDefault="004D4AFB" w:rsidP="004D4AFB">
            <w:pPr>
              <w:pStyle w:val="EngHang"/>
            </w:pPr>
            <w:r>
              <w:t>And the Holy Spirit,</w:t>
            </w:r>
          </w:p>
          <w:p w14:paraId="772208F5" w14:textId="77777777" w:rsidR="004D4AFB" w:rsidRDefault="004D4AFB" w:rsidP="004D4AFB">
            <w:pPr>
              <w:pStyle w:val="EngHang"/>
            </w:pPr>
            <w:r>
              <w:t>The pefect Trinity,</w:t>
            </w:r>
          </w:p>
          <w:p w14:paraId="6FBE9BC2" w14:textId="77777777" w:rsidR="004D4AFB" w:rsidRDefault="004D4AFB" w:rsidP="004D4AFB">
            <w:pPr>
              <w:pStyle w:val="EngHang"/>
            </w:pPr>
            <w:r>
              <w:t>We worship Him and glorify Him.</w:t>
            </w:r>
          </w:p>
        </w:tc>
        <w:tc>
          <w:tcPr>
            <w:tcW w:w="288" w:type="dxa"/>
          </w:tcPr>
          <w:p w14:paraId="7E6A4BF2" w14:textId="77777777" w:rsidR="004D4AFB" w:rsidRDefault="004D4AFB" w:rsidP="004D4AFB"/>
        </w:tc>
        <w:tc>
          <w:tcPr>
            <w:tcW w:w="288" w:type="dxa"/>
          </w:tcPr>
          <w:p w14:paraId="4EF08776" w14:textId="77777777" w:rsidR="004D4AFB" w:rsidRDefault="004D4AFB" w:rsidP="004D4AFB">
            <w:pPr>
              <w:pStyle w:val="CopticCross"/>
            </w:pPr>
          </w:p>
        </w:tc>
        <w:tc>
          <w:tcPr>
            <w:tcW w:w="3960" w:type="dxa"/>
          </w:tcPr>
          <w:p w14:paraId="7C89A024" w14:textId="77777777" w:rsidR="004D4AFB" w:rsidRDefault="004D4AFB" w:rsidP="004D4AFB">
            <w:pPr>
              <w:pStyle w:val="CopticVersemulti-line"/>
            </w:pPr>
            <w:r>
              <w:t>Ϫⲉ ϥ̀ⲥ̀ⲙⲁⲣⲱⲟⲩⲧ ⲛ̀ϫⲉ Ⲫⲓⲱⲧ ⲛⲉⲙ Ⲡϣⲏⲣⲓ:</w:t>
            </w:r>
          </w:p>
          <w:p w14:paraId="46D182F5" w14:textId="77777777" w:rsidR="004D4AFB" w:rsidRDefault="004D4AFB" w:rsidP="004D4AFB">
            <w:pPr>
              <w:pStyle w:val="CopticVersemulti-line"/>
            </w:pPr>
            <w:r>
              <w:t>ⲛⲉⲙ Ⲡⲓⲡ̀ⲛⲉⲩⲙⲁ ⲉⲑⲟⲩⲁⲃ:</w:t>
            </w:r>
          </w:p>
          <w:p w14:paraId="6E99D0D6" w14:textId="77777777" w:rsidR="004D4AFB" w:rsidRDefault="004D4AFB" w:rsidP="004D4AFB">
            <w:pPr>
              <w:pStyle w:val="CopticVersemulti-line"/>
            </w:pPr>
            <w:r>
              <w:t>Ϯⲧ̀ⲣⲓⲁⲥ ⲉⲧϫⲏⲕ ⲉ̀ⲃⲟⲗ:</w:t>
            </w:r>
          </w:p>
          <w:p w14:paraId="1DED87CC" w14:textId="77777777" w:rsidR="004D4AFB" w:rsidRDefault="004D4AFB" w:rsidP="004D4AFB">
            <w:pPr>
              <w:pStyle w:val="CopticVersemulti-line"/>
            </w:pPr>
            <w:r>
              <w:t>ⲧⲉⲛⲟⲩⲱϣⲧ ⲙ̀ⲙⲟⲥ ⲧⲉⲛϯⲱ̀ⲟⲩ ⲛⲁⲥ.</w:t>
            </w:r>
          </w:p>
        </w:tc>
      </w:tr>
    </w:tbl>
    <w:p w14:paraId="3BC2BA59" w14:textId="6979FBC6" w:rsidR="00B04C22" w:rsidRPr="000140EC" w:rsidRDefault="00B04C22" w:rsidP="00B04C22">
      <w:pPr>
        <w:pStyle w:val="Heading4"/>
        <w:rPr>
          <w:rFonts w:ascii="Arial Unicode MS" w:eastAsia="Arial Unicode MS" w:hAnsi="Arial Unicode MS" w:cs="Arial Unicode MS"/>
          <w:lang w:val="en-US"/>
        </w:rPr>
      </w:pPr>
      <w:r>
        <w:t>The Aspasmos Adam for 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30ED10BD" w14:textId="77777777" w:rsidTr="00B04C22">
        <w:trPr>
          <w:cantSplit/>
          <w:jc w:val="center"/>
        </w:trPr>
        <w:tc>
          <w:tcPr>
            <w:tcW w:w="288" w:type="dxa"/>
          </w:tcPr>
          <w:p w14:paraId="3873AB65" w14:textId="77777777" w:rsidR="00B04C22" w:rsidRDefault="00B04C22" w:rsidP="00B04C22">
            <w:pPr>
              <w:pStyle w:val="CopticCross"/>
            </w:pPr>
          </w:p>
        </w:tc>
        <w:tc>
          <w:tcPr>
            <w:tcW w:w="3960" w:type="dxa"/>
          </w:tcPr>
          <w:p w14:paraId="449693D3" w14:textId="565283F8" w:rsidR="00B04C22" w:rsidRDefault="00B04C22" w:rsidP="00B04C22">
            <w:pPr>
              <w:pStyle w:val="EngHang"/>
            </w:pPr>
            <w:r>
              <w:t>Come to us today,</w:t>
            </w:r>
          </w:p>
          <w:p w14:paraId="369DB801" w14:textId="1582B130" w:rsidR="00B04C22" w:rsidRDefault="00B04C22" w:rsidP="00B04C22">
            <w:pPr>
              <w:pStyle w:val="EngHang"/>
            </w:pPr>
            <w:r>
              <w:t>O Christ, our Master,</w:t>
            </w:r>
          </w:p>
          <w:p w14:paraId="51D44133" w14:textId="39CBCFEF" w:rsidR="00B04C22" w:rsidRPr="00B04C22" w:rsidRDefault="00B04C22" w:rsidP="00B04C22">
            <w:pPr>
              <w:pStyle w:val="EngHang"/>
              <w:rPr>
                <w:rFonts w:ascii="Arial Unicode MS" w:eastAsia="Arial Unicode MS" w:hAnsi="Arial Unicode MS" w:cs="Arial Unicode MS"/>
              </w:rPr>
            </w:pPr>
            <w:r>
              <w:t>And enlighten us with</w:t>
            </w:r>
          </w:p>
          <w:p w14:paraId="5FB1EF60" w14:textId="6A35F0C5" w:rsidR="00B04C22" w:rsidRDefault="00B04C22" w:rsidP="00B04C22">
            <w:pPr>
              <w:pStyle w:val="EngHangEnd"/>
            </w:pPr>
            <w:r>
              <w:t>Your exalted divinity.</w:t>
            </w:r>
          </w:p>
        </w:tc>
        <w:tc>
          <w:tcPr>
            <w:tcW w:w="288" w:type="dxa"/>
          </w:tcPr>
          <w:p w14:paraId="48391B07" w14:textId="77777777" w:rsidR="00B04C22" w:rsidRDefault="00B04C22" w:rsidP="00B04C22"/>
        </w:tc>
        <w:tc>
          <w:tcPr>
            <w:tcW w:w="288" w:type="dxa"/>
          </w:tcPr>
          <w:p w14:paraId="51CEBDA0" w14:textId="77777777" w:rsidR="00B04C22" w:rsidRDefault="00B04C22" w:rsidP="00B04C22">
            <w:pPr>
              <w:pStyle w:val="CopticCross"/>
            </w:pPr>
          </w:p>
        </w:tc>
        <w:tc>
          <w:tcPr>
            <w:tcW w:w="3960" w:type="dxa"/>
          </w:tcPr>
          <w:p w14:paraId="6F7BCCD1" w14:textId="2C4DF4BA" w:rsidR="00B04C22" w:rsidRDefault="00B04C22" w:rsidP="00B04C22">
            <w:pPr>
              <w:pStyle w:val="CopticVersemulti-line"/>
            </w:pPr>
            <w:r>
              <w:t>Ⲁⲙⲟⲩ ϣⲁⲣⲟⲛ ⲙ̀ⲫⲟⲟⲩ:</w:t>
            </w:r>
          </w:p>
          <w:p w14:paraId="45B25A1D" w14:textId="2E6E6B4F" w:rsidR="00B04C22" w:rsidRDefault="00B04C22" w:rsidP="00B04C22">
            <w:pPr>
              <w:pStyle w:val="CopticVersemulti-line"/>
            </w:pPr>
            <w:r>
              <w:t>ⲱ̀ ⲛⲉⲛⲛⲏⲃ Ⲡⲓⲭ̀ⲣⲓⲥⲧⲟⲥ:</w:t>
            </w:r>
          </w:p>
          <w:p w14:paraId="5D178353" w14:textId="04EA6355" w:rsidR="00B04C22" w:rsidRPr="000D1B28" w:rsidRDefault="00B04C22" w:rsidP="00B04C22">
            <w:pPr>
              <w:pStyle w:val="CopticVersemulti-line"/>
            </w:pPr>
            <w:r>
              <w:t>ⲁ̀ⲣⲓⲟⲩⲱⲓⲛⲓ ⲉ̀ⲣⲟⲛ:</w:t>
            </w:r>
          </w:p>
          <w:p w14:paraId="7B6D734B" w14:textId="685E5F95" w:rsidR="00B04C22" w:rsidRDefault="00B04C22" w:rsidP="00B04C22">
            <w:pPr>
              <w:pStyle w:val="CopticHangingVerse"/>
            </w:pPr>
            <w:r>
              <w:t>ϧⲉⲛ ⲧⲉⲕⲙⲉⲧⲑⲛⲟⲩϯ ⲉⲧϭⲟⲥⲓ.</w:t>
            </w:r>
          </w:p>
        </w:tc>
      </w:tr>
      <w:tr w:rsidR="00B04C22" w14:paraId="57761050" w14:textId="77777777" w:rsidTr="00B04C22">
        <w:trPr>
          <w:cantSplit/>
          <w:jc w:val="center"/>
        </w:trPr>
        <w:tc>
          <w:tcPr>
            <w:tcW w:w="288" w:type="dxa"/>
          </w:tcPr>
          <w:p w14:paraId="54CEB9C4" w14:textId="77777777" w:rsidR="00B04C22" w:rsidRDefault="00B04C22" w:rsidP="00B04C22">
            <w:pPr>
              <w:pStyle w:val="CopticCross"/>
            </w:pPr>
          </w:p>
        </w:tc>
        <w:tc>
          <w:tcPr>
            <w:tcW w:w="3960" w:type="dxa"/>
          </w:tcPr>
          <w:p w14:paraId="38CE3F11" w14:textId="77777777" w:rsidR="00B04C22" w:rsidRDefault="00B04C22" w:rsidP="00B04C22">
            <w:pPr>
              <w:pStyle w:val="EngHang"/>
            </w:pPr>
            <w:r>
              <w:t>Send this great grace</w:t>
            </w:r>
          </w:p>
          <w:p w14:paraId="2CEEFE33" w14:textId="77777777" w:rsidR="00B04C22" w:rsidRDefault="00B04C22" w:rsidP="00B04C22">
            <w:pPr>
              <w:pStyle w:val="EngHang"/>
            </w:pPr>
            <w:r>
              <w:t>Of Your Holy Spirit,</w:t>
            </w:r>
          </w:p>
          <w:p w14:paraId="603537F4" w14:textId="77777777" w:rsidR="00B04C22" w:rsidRDefault="00B04C22" w:rsidP="00B04C22">
            <w:pPr>
              <w:pStyle w:val="EngHang"/>
            </w:pPr>
            <w:r>
              <w:t>The Paraclete,</w:t>
            </w:r>
          </w:p>
          <w:p w14:paraId="19B967AD" w14:textId="113A5A3C" w:rsidR="00B04C22" w:rsidRDefault="00B04C22" w:rsidP="00B04C22">
            <w:pPr>
              <w:pStyle w:val="EngHangEnd"/>
            </w:pPr>
            <w:r>
              <w:t>Down upon us.</w:t>
            </w:r>
          </w:p>
        </w:tc>
        <w:tc>
          <w:tcPr>
            <w:tcW w:w="288" w:type="dxa"/>
          </w:tcPr>
          <w:p w14:paraId="78CB18A8" w14:textId="77777777" w:rsidR="00B04C22" w:rsidRDefault="00B04C22" w:rsidP="00B04C22"/>
        </w:tc>
        <w:tc>
          <w:tcPr>
            <w:tcW w:w="288" w:type="dxa"/>
          </w:tcPr>
          <w:p w14:paraId="227DE9CE" w14:textId="77777777" w:rsidR="00B04C22" w:rsidRDefault="00B04C22" w:rsidP="00B04C22">
            <w:pPr>
              <w:pStyle w:val="CopticCross"/>
            </w:pPr>
          </w:p>
        </w:tc>
        <w:tc>
          <w:tcPr>
            <w:tcW w:w="3960" w:type="dxa"/>
          </w:tcPr>
          <w:p w14:paraId="5A400199" w14:textId="77777777" w:rsidR="00B04C22" w:rsidRDefault="00B04C22" w:rsidP="00B04C22">
            <w:pPr>
              <w:pStyle w:val="CopticVersemulti-line"/>
            </w:pPr>
            <w:r>
              <w:t>Ⲟⲩⲱⲣⲡ ⲉ̀ϧ̀ⲣⲏⲓ ⲉ̀ϫⲱⲛ:</w:t>
            </w:r>
          </w:p>
          <w:p w14:paraId="1FD807FC" w14:textId="77777777" w:rsidR="00B04C22" w:rsidRDefault="00B04C22" w:rsidP="00B04C22">
            <w:pPr>
              <w:pStyle w:val="CopticVersemulti-line"/>
            </w:pPr>
            <w:r>
              <w:t>ⲙ̀ⲡⲁⲓⲛⲓϣϯ ⲛ̀ϩ̀ⲙⲟⲧ:</w:t>
            </w:r>
          </w:p>
          <w:p w14:paraId="4F253FAD" w14:textId="77777777" w:rsidR="00B04C22" w:rsidRDefault="00B04C22" w:rsidP="00B04C22">
            <w:pPr>
              <w:pStyle w:val="CopticVersemulti-line"/>
            </w:pPr>
            <w:r>
              <w:t>ⲛ̀ⲧⲉ ⲡⲉⲕⲡ̀ⲛⲉⲩⲙⲁ ⲉⲑⲟⲩⲁⲃ:</w:t>
            </w:r>
          </w:p>
          <w:p w14:paraId="537F5894" w14:textId="74AC0E35" w:rsidR="00B04C22" w:rsidRPr="000D1B28" w:rsidRDefault="00B04C22" w:rsidP="00B04C22">
            <w:pPr>
              <w:pStyle w:val="CopticHangingVerse"/>
            </w:pPr>
            <w:r>
              <w:t>ⲙ̀ⲡⲁⲣⲁⲕⲗⲏⲧⲟⲛ.</w:t>
            </w:r>
          </w:p>
        </w:tc>
      </w:tr>
      <w:tr w:rsidR="00B04C22" w14:paraId="0A4CAD9C" w14:textId="77777777" w:rsidTr="00B04C22">
        <w:trPr>
          <w:cantSplit/>
          <w:jc w:val="center"/>
        </w:trPr>
        <w:tc>
          <w:tcPr>
            <w:tcW w:w="288" w:type="dxa"/>
          </w:tcPr>
          <w:p w14:paraId="11A7EC51" w14:textId="77777777" w:rsidR="00B04C22" w:rsidRDefault="00B04C22" w:rsidP="00B04C22">
            <w:pPr>
              <w:pStyle w:val="CopticCross"/>
            </w:pPr>
          </w:p>
        </w:tc>
        <w:tc>
          <w:tcPr>
            <w:tcW w:w="3960" w:type="dxa"/>
          </w:tcPr>
          <w:p w14:paraId="7221A81A" w14:textId="77777777" w:rsidR="00B04C22" w:rsidRDefault="00B04C22" w:rsidP="00B04C22">
            <w:pPr>
              <w:pStyle w:val="EngHangEnd"/>
            </w:pPr>
            <w:r>
              <w:t>We ask You, O Son of God…</w:t>
            </w:r>
          </w:p>
        </w:tc>
        <w:tc>
          <w:tcPr>
            <w:tcW w:w="288" w:type="dxa"/>
          </w:tcPr>
          <w:p w14:paraId="103AF4FE" w14:textId="77777777" w:rsidR="00B04C22" w:rsidRDefault="00B04C22" w:rsidP="00B04C22"/>
        </w:tc>
        <w:tc>
          <w:tcPr>
            <w:tcW w:w="288" w:type="dxa"/>
          </w:tcPr>
          <w:p w14:paraId="40D57E61" w14:textId="77777777" w:rsidR="00B04C22" w:rsidRDefault="00B04C22" w:rsidP="00B04C22">
            <w:pPr>
              <w:pStyle w:val="CopticCross"/>
            </w:pPr>
          </w:p>
        </w:tc>
        <w:tc>
          <w:tcPr>
            <w:tcW w:w="3960" w:type="dxa"/>
          </w:tcPr>
          <w:p w14:paraId="595E1B5D" w14:textId="77777777" w:rsidR="00B04C22" w:rsidRDefault="00B04C22" w:rsidP="00B04C22">
            <w:pPr>
              <w:pStyle w:val="CopticVersemulti-line"/>
            </w:pPr>
            <w:r>
              <w:t>Ⲧⲉⲛϯϩⲟ ⲉ̀ⲣⲟⲕ ⲱ̀ Ⲩⲓⲟⲥ Ⲑⲉⲟⲥ…</w:t>
            </w:r>
          </w:p>
        </w:tc>
      </w:tr>
    </w:tbl>
    <w:p w14:paraId="3AACDF96" w14:textId="17F488E0" w:rsidR="00B04C22" w:rsidRPr="000140EC" w:rsidRDefault="00B04C22" w:rsidP="00B04C22">
      <w:pPr>
        <w:pStyle w:val="Heading4"/>
        <w:rPr>
          <w:rFonts w:ascii="Arial Unicode MS" w:eastAsia="Arial Unicode MS" w:hAnsi="Arial Unicode MS" w:cs="Arial Unicode MS"/>
        </w:rPr>
      </w:pPr>
      <w:r>
        <w:t xml:space="preserve">The Aspasmos Batos Hymn for </w:t>
      </w:r>
      <w:r w:rsidR="009905A1">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2668AEE4" w14:textId="77777777" w:rsidTr="00B04C22">
        <w:trPr>
          <w:cantSplit/>
          <w:jc w:val="center"/>
        </w:trPr>
        <w:tc>
          <w:tcPr>
            <w:tcW w:w="288" w:type="dxa"/>
          </w:tcPr>
          <w:p w14:paraId="150A53E3" w14:textId="77777777" w:rsidR="00B04C22" w:rsidRDefault="00B04C22" w:rsidP="00B04C22">
            <w:pPr>
              <w:pStyle w:val="CopticCross"/>
            </w:pPr>
          </w:p>
        </w:tc>
        <w:tc>
          <w:tcPr>
            <w:tcW w:w="3960" w:type="dxa"/>
          </w:tcPr>
          <w:p w14:paraId="4840EF80" w14:textId="7BE18813" w:rsidR="00B04C22" w:rsidRDefault="00B04C22" w:rsidP="00B04C22">
            <w:pPr>
              <w:pStyle w:val="EngHang"/>
            </w:pPr>
            <w:r>
              <w:t>He ascended into the heaven</w:t>
            </w:r>
            <w:r w:rsidR="009905A1">
              <w:t xml:space="preserve"> of heavens,</w:t>
            </w:r>
          </w:p>
          <w:p w14:paraId="7E30D8A3" w14:textId="58CFBFBD" w:rsidR="00B04C22" w:rsidRDefault="009905A1" w:rsidP="00B04C22">
            <w:pPr>
              <w:pStyle w:val="EngHang"/>
            </w:pPr>
            <w:r>
              <w:t>Towards the East</w:t>
            </w:r>
            <w:r w:rsidR="00B04C22">
              <w:t>,</w:t>
            </w:r>
          </w:p>
          <w:p w14:paraId="32F3EEEF" w14:textId="5FFB0646" w:rsidR="00B04C22" w:rsidRDefault="009905A1" w:rsidP="00B04C22">
            <w:pPr>
              <w:pStyle w:val="EngHang"/>
            </w:pPr>
            <w:r>
              <w:t>And sent us the Paraclete</w:t>
            </w:r>
            <w:r w:rsidR="00B04C22">
              <w:t>,</w:t>
            </w:r>
          </w:p>
          <w:p w14:paraId="53221B44" w14:textId="79961C51" w:rsidR="00B04C22" w:rsidRDefault="009905A1" w:rsidP="00B04C22">
            <w:pPr>
              <w:pStyle w:val="EngHangEnd"/>
            </w:pPr>
            <w:r>
              <w:t>The Spirit of Truth</w:t>
            </w:r>
            <w:r w:rsidR="00B04C22">
              <w:t>.</w:t>
            </w:r>
          </w:p>
        </w:tc>
        <w:tc>
          <w:tcPr>
            <w:tcW w:w="288" w:type="dxa"/>
          </w:tcPr>
          <w:p w14:paraId="5E7CF4BD" w14:textId="77777777" w:rsidR="00B04C22" w:rsidRDefault="00B04C22" w:rsidP="00B04C22"/>
        </w:tc>
        <w:tc>
          <w:tcPr>
            <w:tcW w:w="288" w:type="dxa"/>
          </w:tcPr>
          <w:p w14:paraId="7AC5EC38" w14:textId="77777777" w:rsidR="00B04C22" w:rsidRDefault="00B04C22" w:rsidP="00B04C22">
            <w:pPr>
              <w:pStyle w:val="CopticCross"/>
            </w:pPr>
          </w:p>
        </w:tc>
        <w:tc>
          <w:tcPr>
            <w:tcW w:w="3960" w:type="dxa"/>
          </w:tcPr>
          <w:p w14:paraId="64BA391F" w14:textId="45659928" w:rsidR="00B04C22" w:rsidRDefault="009905A1" w:rsidP="00B04C22">
            <w:pPr>
              <w:pStyle w:val="CopticVersemulti-line"/>
            </w:pPr>
            <w:r>
              <w:t>Ⲁϥϣⲉⲛⲁϥ ⲉ̀ⲡ̀ϣⲱⲓ ⲉ̀ⲧ̀ⲫⲉ:</w:t>
            </w:r>
          </w:p>
          <w:p w14:paraId="65B15AB6" w14:textId="167967CC" w:rsidR="009905A1" w:rsidRDefault="009905A1" w:rsidP="00B04C22">
            <w:pPr>
              <w:pStyle w:val="CopticVersemulti-line"/>
            </w:pPr>
            <w:r>
              <w:t>ⲛ̀ⲧⲉ ⲧ̀ⲫⲉ ⲥⲁⲛⲓⲙⲁⲛ̀ϣⲁⲓ:</w:t>
            </w:r>
          </w:p>
          <w:p w14:paraId="4A8FCBB5" w14:textId="3529A85D" w:rsidR="009905A1" w:rsidRDefault="009905A1" w:rsidP="00B04C22">
            <w:pPr>
              <w:pStyle w:val="CopticVersemulti-line"/>
            </w:pPr>
            <w:r>
              <w:t>ϩⲓⲛⲁ ⲛ̀ⲧⲉϥⲟⲩⲱⲣⲡ ⲛⲁⲛ ⲙ̀ⲡⲓⲡⲁⲣⲁⲕⲗⲏⲧⲟⲛ:</w:t>
            </w:r>
          </w:p>
          <w:p w14:paraId="572E4DBA" w14:textId="76B98B40" w:rsidR="00B04C22" w:rsidRDefault="009905A1" w:rsidP="00B04C22">
            <w:pPr>
              <w:pStyle w:val="CopticHangingVerse"/>
            </w:pPr>
            <w:r>
              <w:t>Ⲡⲓⲡ̀ⲛⲉⲩⲙⲁ ⲛ̀ⲧⲉ ϯⲙⲉⲑⲙⲏⲓ</w:t>
            </w:r>
            <w:r w:rsidR="00B04C22">
              <w:t>.</w:t>
            </w:r>
          </w:p>
        </w:tc>
      </w:tr>
      <w:tr w:rsidR="00B04C22" w14:paraId="6DFDDB0B" w14:textId="77777777" w:rsidTr="00B04C22">
        <w:trPr>
          <w:cantSplit/>
          <w:jc w:val="center"/>
        </w:trPr>
        <w:tc>
          <w:tcPr>
            <w:tcW w:w="288" w:type="dxa"/>
          </w:tcPr>
          <w:p w14:paraId="190A1DE6" w14:textId="77777777" w:rsidR="00B04C22" w:rsidRDefault="00B04C22" w:rsidP="00B04C22">
            <w:pPr>
              <w:pStyle w:val="CopticCross"/>
            </w:pPr>
          </w:p>
        </w:tc>
        <w:tc>
          <w:tcPr>
            <w:tcW w:w="3960" w:type="dxa"/>
          </w:tcPr>
          <w:p w14:paraId="3429B575" w14:textId="77777777" w:rsidR="00B04C22" w:rsidRDefault="00B04C22" w:rsidP="00B04C22">
            <w:pPr>
              <w:pStyle w:val="EngHang"/>
            </w:pPr>
            <w:r>
              <w:t>Alleluia, alleluia, alleluia.</w:t>
            </w:r>
          </w:p>
          <w:p w14:paraId="3F23061F" w14:textId="7F87A079" w:rsidR="00B04C22" w:rsidRDefault="00B04C22" w:rsidP="00B04C22">
            <w:pPr>
              <w:pStyle w:val="EngHang"/>
            </w:pPr>
            <w:r>
              <w:t xml:space="preserve">Christ is risen </w:t>
            </w:r>
            <w:r w:rsidR="009905A1">
              <w:t>and ascended</w:t>
            </w:r>
            <w:r>
              <w:t>,</w:t>
            </w:r>
          </w:p>
          <w:p w14:paraId="3DAEAB14" w14:textId="56804588" w:rsidR="00B04C22" w:rsidRDefault="009905A1" w:rsidP="00B04C22">
            <w:pPr>
              <w:pStyle w:val="EngHang"/>
            </w:pPr>
            <w:r>
              <w:t>And has sent us the Paraclete</w:t>
            </w:r>
            <w:r w:rsidR="00B04C22">
              <w:t>.</w:t>
            </w:r>
          </w:p>
          <w:p w14:paraId="70E5F39B" w14:textId="77777777" w:rsidR="00B04C22" w:rsidRPr="00F7641F" w:rsidRDefault="00B04C22" w:rsidP="00B04C22">
            <w:pPr>
              <w:pStyle w:val="EngHangEnd"/>
              <w:rPr>
                <w:rFonts w:ascii="Arial Unicode MS" w:eastAsia="Arial Unicode MS" w:hAnsi="Arial Unicode MS" w:cs="Arial Unicode MS"/>
              </w:rPr>
            </w:pPr>
            <w:r>
              <w:t>Save us and have mercy on us.</w:t>
            </w:r>
          </w:p>
        </w:tc>
        <w:tc>
          <w:tcPr>
            <w:tcW w:w="288" w:type="dxa"/>
          </w:tcPr>
          <w:p w14:paraId="40BF7D3E" w14:textId="77777777" w:rsidR="00B04C22" w:rsidRDefault="00B04C22" w:rsidP="00B04C22"/>
        </w:tc>
        <w:tc>
          <w:tcPr>
            <w:tcW w:w="288" w:type="dxa"/>
          </w:tcPr>
          <w:p w14:paraId="0D3477C9" w14:textId="77777777" w:rsidR="00B04C22" w:rsidRDefault="00B04C22" w:rsidP="00B04C22">
            <w:pPr>
              <w:pStyle w:val="CopticCross"/>
            </w:pPr>
          </w:p>
        </w:tc>
        <w:tc>
          <w:tcPr>
            <w:tcW w:w="3960" w:type="dxa"/>
          </w:tcPr>
          <w:p w14:paraId="30E41FB4" w14:textId="77777777" w:rsidR="00B04C22" w:rsidRDefault="00B04C22" w:rsidP="00B04C22">
            <w:pPr>
              <w:pStyle w:val="CopticVersemulti-line"/>
            </w:pPr>
            <w:r>
              <w:t>Ⲁⲗⲗⲏⲗⲟⲩⲓⲁ: Ⲁⲗⲗⲏⲗⲟⲩⲓⲁ: Ⲁⲗⲗⲏⲗⲟⲩⲓⲁ.</w:t>
            </w:r>
          </w:p>
          <w:p w14:paraId="50716C05" w14:textId="5D58A5A2" w:rsidR="00B04C22" w:rsidRDefault="00B04C22" w:rsidP="009905A1">
            <w:pPr>
              <w:pStyle w:val="CopticVersemulti-line"/>
            </w:pPr>
            <w:r>
              <w:t xml:space="preserve">Ⲡⲓⲭ̀ⲣⲓⲥⲧⲟⲥ ⲁϥⲧⲱⲛϥ </w:t>
            </w:r>
            <w:r w:rsidR="009905A1">
              <w:t>ⲟⲩⲟϩ ⲁϥϣⲉⲛⲁϥ</w:t>
            </w:r>
          </w:p>
          <w:p w14:paraId="2CD71643" w14:textId="5963E69E" w:rsidR="009905A1" w:rsidRDefault="009905A1" w:rsidP="009905A1">
            <w:pPr>
              <w:pStyle w:val="CopticVersemulti-line"/>
            </w:pPr>
            <w:r>
              <w:t>ⲁϥⲟⲩⲱⲣⲡ ⲛⲁⲛ ⲙ̀ⲡⲓⲡⲁⲣⲁⲕⲗⲏⲧⲟⲛ:</w:t>
            </w:r>
          </w:p>
          <w:p w14:paraId="2A49D85B" w14:textId="77777777" w:rsidR="00B04C22" w:rsidRDefault="00B04C22" w:rsidP="00B04C22">
            <w:pPr>
              <w:pStyle w:val="CopticHangingVerse"/>
            </w:pPr>
            <w:r>
              <w:t>ⲥⲱϯ ⲙ̀ⲙⲟⲛ ⲟⲩⲟϩ ⲛⲁⲓ ⲛⲁⲛ.</w:t>
            </w:r>
          </w:p>
        </w:tc>
      </w:tr>
      <w:tr w:rsidR="00B04C22" w14:paraId="318BA18C" w14:textId="77777777" w:rsidTr="00B04C22">
        <w:trPr>
          <w:cantSplit/>
          <w:jc w:val="center"/>
        </w:trPr>
        <w:tc>
          <w:tcPr>
            <w:tcW w:w="288" w:type="dxa"/>
          </w:tcPr>
          <w:p w14:paraId="3EC939D8" w14:textId="77777777" w:rsidR="00B04C22" w:rsidRDefault="00B04C22" w:rsidP="00B04C22">
            <w:pPr>
              <w:pStyle w:val="CopticCross"/>
            </w:pPr>
          </w:p>
        </w:tc>
        <w:tc>
          <w:tcPr>
            <w:tcW w:w="3960" w:type="dxa"/>
          </w:tcPr>
          <w:p w14:paraId="48BCEF41" w14:textId="77777777" w:rsidR="00B04C22" w:rsidRDefault="00B04C22" w:rsidP="00B04C22">
            <w:pPr>
              <w:pStyle w:val="EngHang"/>
            </w:pPr>
            <w:r>
              <w:t>Holy, holy, holy,</w:t>
            </w:r>
          </w:p>
          <w:p w14:paraId="13337E03" w14:textId="77777777" w:rsidR="00B04C22" w:rsidRDefault="00B04C22" w:rsidP="00B04C22">
            <w:pPr>
              <w:pStyle w:val="EngHang"/>
            </w:pPr>
            <w:r>
              <w:t>Lord of Hosts.</w:t>
            </w:r>
          </w:p>
          <w:p w14:paraId="3975F40F" w14:textId="77777777" w:rsidR="00B04C22" w:rsidRDefault="00B04C22" w:rsidP="00B04C22">
            <w:pPr>
              <w:pStyle w:val="EngHang"/>
            </w:pPr>
            <w:r>
              <w:t>Heaven and earth are full</w:t>
            </w:r>
          </w:p>
          <w:p w14:paraId="7D20BB69" w14:textId="77777777" w:rsidR="00B04C22" w:rsidRDefault="00B04C22" w:rsidP="00B04C22">
            <w:pPr>
              <w:pStyle w:val="EngHangEnd"/>
            </w:pPr>
            <w:r>
              <w:t>Of Your holy glory.</w:t>
            </w:r>
          </w:p>
        </w:tc>
        <w:tc>
          <w:tcPr>
            <w:tcW w:w="288" w:type="dxa"/>
          </w:tcPr>
          <w:p w14:paraId="6BC2B4C9" w14:textId="77777777" w:rsidR="00B04C22" w:rsidRDefault="00B04C22" w:rsidP="00B04C22"/>
        </w:tc>
        <w:tc>
          <w:tcPr>
            <w:tcW w:w="288" w:type="dxa"/>
          </w:tcPr>
          <w:p w14:paraId="279E76C9" w14:textId="77777777" w:rsidR="00B04C22" w:rsidRDefault="00B04C22" w:rsidP="00B04C22">
            <w:pPr>
              <w:pStyle w:val="CopticCross"/>
            </w:pPr>
          </w:p>
        </w:tc>
        <w:tc>
          <w:tcPr>
            <w:tcW w:w="3960" w:type="dxa"/>
          </w:tcPr>
          <w:p w14:paraId="053FC8ED" w14:textId="77777777" w:rsidR="00B04C22" w:rsidRDefault="00B04C22" w:rsidP="00B04C22">
            <w:pPr>
              <w:pStyle w:val="CopticVersemulti-line"/>
            </w:pPr>
            <w:r>
              <w:t>Ϫⲉ ⲁ̀ⲅⲓⲟⲥ ⲁ̀ⲅⲓⲟⲥ ⲁ̀ⲅⲓⲟⲥ:</w:t>
            </w:r>
          </w:p>
          <w:p w14:paraId="7B0BDFA5" w14:textId="77777777" w:rsidR="00B04C22" w:rsidRDefault="00B04C22" w:rsidP="00B04C22">
            <w:pPr>
              <w:pStyle w:val="CopticVersemulti-line"/>
            </w:pPr>
            <w:r>
              <w:t>Ⲕⲩⲣⲓⲟⲥ ⲥⲁⲃⲁⲱⲑ:</w:t>
            </w:r>
          </w:p>
          <w:p w14:paraId="118FBBF3" w14:textId="77777777" w:rsidR="00B04C22" w:rsidRDefault="00B04C22" w:rsidP="00B04C22">
            <w:pPr>
              <w:pStyle w:val="CopticVersemulti-line"/>
            </w:pPr>
            <w:r>
              <w:t>ⲛ̀ⲗⲏⲡⲏⲥ ⲟ̀ ⲟⲩⲣⲁⲛⲟⲥ ⲕⲉ ⲏ̀ ⲅⲏ</w:t>
            </w:r>
          </w:p>
          <w:p w14:paraId="522A0842" w14:textId="77777777" w:rsidR="00B04C22" w:rsidRDefault="00B04C22" w:rsidP="00B04C22">
            <w:pPr>
              <w:pStyle w:val="CopticHangingVerse"/>
            </w:pPr>
            <w:r>
              <w:t>ⲧⲏⲥ ⲁ̀ⲅⲓⲁⲥ ⲥⲟⲩ ⲇⲟⲝⲏⲥ.</w:t>
            </w:r>
          </w:p>
        </w:tc>
      </w:tr>
    </w:tbl>
    <w:p w14:paraId="54C13BF8" w14:textId="7207F9C8" w:rsidR="00B04C22" w:rsidRPr="00904FDE" w:rsidRDefault="00B04C22" w:rsidP="00B04C22">
      <w:pPr>
        <w:pStyle w:val="Heading4"/>
        <w:rPr>
          <w:rFonts w:ascii="Arial Unicode MS" w:eastAsia="Arial Unicode MS" w:hAnsi="Arial Unicode MS" w:cs="Arial Unicode MS"/>
        </w:rPr>
      </w:pPr>
      <w:r>
        <w:t xml:space="preserve">The End of Service Hymn for </w:t>
      </w:r>
      <w:r w:rsidR="00904FDE">
        <w:t>Pentecost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04C22" w14:paraId="538CDCA1" w14:textId="77777777" w:rsidTr="00B04C22">
        <w:trPr>
          <w:cantSplit/>
          <w:jc w:val="center"/>
        </w:trPr>
        <w:tc>
          <w:tcPr>
            <w:tcW w:w="288" w:type="dxa"/>
          </w:tcPr>
          <w:p w14:paraId="14267735" w14:textId="77777777" w:rsidR="00B04C22" w:rsidRDefault="00B04C22" w:rsidP="00B04C22">
            <w:pPr>
              <w:pStyle w:val="CopticCross"/>
            </w:pPr>
          </w:p>
        </w:tc>
        <w:tc>
          <w:tcPr>
            <w:tcW w:w="3960" w:type="dxa"/>
          </w:tcPr>
          <w:p w14:paraId="22B7E520" w14:textId="3B19B7B4" w:rsidR="00B04C22" w:rsidRDefault="00B04C22" w:rsidP="00904FDE">
            <w:pPr>
              <w:pStyle w:val="EngHangEnd"/>
            </w:pPr>
            <w:r>
              <w:t xml:space="preserve">… “Our Lord Jesus Christ is risen </w:t>
            </w:r>
            <w:r w:rsidR="00904FDE">
              <w:t>and ascended</w:t>
            </w:r>
            <w:r>
              <w:t xml:space="preserve">, and </w:t>
            </w:r>
            <w:r w:rsidR="00904FDE">
              <w:t>has sent us the Paraclete</w:t>
            </w:r>
            <w:r>
              <w:t>.” …</w:t>
            </w:r>
          </w:p>
        </w:tc>
        <w:tc>
          <w:tcPr>
            <w:tcW w:w="288" w:type="dxa"/>
          </w:tcPr>
          <w:p w14:paraId="03DDD14C" w14:textId="77777777" w:rsidR="00B04C22" w:rsidRDefault="00B04C22" w:rsidP="00B04C22"/>
        </w:tc>
        <w:tc>
          <w:tcPr>
            <w:tcW w:w="288" w:type="dxa"/>
          </w:tcPr>
          <w:p w14:paraId="6FB30DD3" w14:textId="77777777" w:rsidR="00B04C22" w:rsidRDefault="00B04C22" w:rsidP="00B04C22">
            <w:pPr>
              <w:pStyle w:val="CopticCross"/>
            </w:pPr>
          </w:p>
        </w:tc>
        <w:tc>
          <w:tcPr>
            <w:tcW w:w="3960" w:type="dxa"/>
          </w:tcPr>
          <w:p w14:paraId="3FEC0798" w14:textId="77777777" w:rsidR="00904FDE" w:rsidRDefault="00B04C22" w:rsidP="00904FDE">
            <w:pPr>
              <w:pStyle w:val="CopticVersemulti-line"/>
            </w:pPr>
            <w:r>
              <w:t xml:space="preserve">… </w:t>
            </w:r>
            <w:r w:rsidR="00904FDE">
              <w:t>ⲁϥⲧⲱⲛϥ ⲟⲩⲟϩ ⲁϥϣⲉⲛⲁϥ:</w:t>
            </w:r>
          </w:p>
          <w:p w14:paraId="72C03A63" w14:textId="693B25F3" w:rsidR="00B04C22" w:rsidRPr="00C35319" w:rsidRDefault="00904FDE" w:rsidP="00904FDE">
            <w:pPr>
              <w:pStyle w:val="CopticHangingVerse"/>
            </w:pPr>
            <w:r>
              <w:t xml:space="preserve">ⲁϥⲟⲩⲱⲣⲡ ⲛⲁⲛ ⲙ̀ⲡⲓⲡⲁⲣⲁⲕⲗⲏⲧⲟⲛ </w:t>
            </w:r>
            <w:r w:rsidR="00B04C22">
              <w:t>…</w:t>
            </w:r>
          </w:p>
        </w:tc>
      </w:tr>
    </w:tbl>
    <w:p w14:paraId="012BF8FE" w14:textId="3269B18F" w:rsidR="00B411C9" w:rsidRDefault="00B411C9" w:rsidP="00B411C9">
      <w:pPr>
        <w:pStyle w:val="Heading2"/>
      </w:pPr>
      <w:bookmarkStart w:id="2080" w:name="_Toc485884458"/>
      <w:r>
        <w:lastRenderedPageBreak/>
        <w:t>Index of Psalis</w:t>
      </w:r>
      <w:bookmarkEnd w:id="2080"/>
    </w:p>
    <w:p w14:paraId="440035E9" w14:textId="572103FC" w:rsidR="003E106D" w:rsidRPr="003E106D" w:rsidRDefault="003E106D" w:rsidP="003E106D">
      <w:pPr>
        <w:pStyle w:val="Heading3"/>
      </w:pPr>
      <w:r>
        <w:t>Seasonal Psalis</w:t>
      </w:r>
    </w:p>
    <w:p w14:paraId="0EFBDCCD" w14:textId="099A2404"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E2EAC">
        <w:t>The Psali Adam for the Ecclesiastical New Year</w:t>
      </w:r>
      <w:r>
        <w:fldChar w:fldCharType="end"/>
      </w:r>
      <w:r>
        <w:tab/>
      </w:r>
      <w:r>
        <w:fldChar w:fldCharType="begin"/>
      </w:r>
      <w:r>
        <w:instrText xml:space="preserve"> PAGEREF _Ref434473482 \h </w:instrText>
      </w:r>
      <w:r>
        <w:fldChar w:fldCharType="separate"/>
      </w:r>
      <w:r w:rsidR="000E2EAC">
        <w:rPr>
          <w:noProof/>
        </w:rPr>
        <w:t>726</w:t>
      </w:r>
      <w:r>
        <w:fldChar w:fldCharType="end"/>
      </w:r>
    </w:p>
    <w:p w14:paraId="6F52649C" w14:textId="40127C7B"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E2EAC">
        <w:t>The Psali Batos for the Ecclesiastical New Year</w:t>
      </w:r>
      <w:r>
        <w:fldChar w:fldCharType="end"/>
      </w:r>
      <w:r>
        <w:tab/>
      </w:r>
      <w:r>
        <w:fldChar w:fldCharType="begin"/>
      </w:r>
      <w:r>
        <w:instrText xml:space="preserve"> PAGEREF _Ref434473530 \h </w:instrText>
      </w:r>
      <w:r>
        <w:fldChar w:fldCharType="separate"/>
      </w:r>
      <w:r w:rsidR="000E2EAC">
        <w:rPr>
          <w:noProof/>
        </w:rPr>
        <w:t>731</w:t>
      </w:r>
      <w:r>
        <w:fldChar w:fldCharType="end"/>
      </w:r>
    </w:p>
    <w:p w14:paraId="46EAAC98" w14:textId="33C62823"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E2EAC">
        <w:t>The Psali Adam for the Feast of the Cross</w:t>
      </w:r>
      <w:r>
        <w:fldChar w:fldCharType="end"/>
      </w:r>
      <w:r>
        <w:tab/>
      </w:r>
      <w:r>
        <w:fldChar w:fldCharType="begin"/>
      </w:r>
      <w:r>
        <w:instrText xml:space="preserve"> PAGEREF _Ref434474964 \h </w:instrText>
      </w:r>
      <w:r>
        <w:fldChar w:fldCharType="separate"/>
      </w:r>
      <w:r w:rsidR="000E2EAC">
        <w:rPr>
          <w:noProof/>
        </w:rPr>
        <w:t>749</w:t>
      </w:r>
      <w:r>
        <w:fldChar w:fldCharType="end"/>
      </w:r>
    </w:p>
    <w:p w14:paraId="33EC2573" w14:textId="7D70ACB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E2EAC">
        <w:t>The Psali Batos for the Feast of the Cross</w:t>
      </w:r>
      <w:r>
        <w:fldChar w:fldCharType="end"/>
      </w:r>
      <w:r>
        <w:tab/>
      </w:r>
      <w:r>
        <w:fldChar w:fldCharType="begin"/>
      </w:r>
      <w:r>
        <w:instrText xml:space="preserve"> PAGEREF _Ref434474992 \h </w:instrText>
      </w:r>
      <w:r>
        <w:fldChar w:fldCharType="separate"/>
      </w:r>
      <w:r w:rsidR="000E2EAC">
        <w:rPr>
          <w:noProof/>
        </w:rPr>
        <w:t>753</w:t>
      </w:r>
      <w:r>
        <w:fldChar w:fldCharType="end"/>
      </w:r>
    </w:p>
    <w:p w14:paraId="05658BA4" w14:textId="068C4F9C"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E2EAC">
        <w:t>The Psali Adam for the 29</w:t>
      </w:r>
      <w:r w:rsidR="000E2EAC" w:rsidRPr="00C0205C">
        <w:rPr>
          <w:vertAlign w:val="superscript"/>
        </w:rPr>
        <w:t>th</w:t>
      </w:r>
      <w:r w:rsidR="000E2EAC">
        <w:t xml:space="preserve"> of Every Coptic Month</w:t>
      </w:r>
      <w:r>
        <w:fldChar w:fldCharType="end"/>
      </w:r>
      <w:r>
        <w:tab/>
      </w:r>
      <w:r>
        <w:fldChar w:fldCharType="begin"/>
      </w:r>
      <w:r>
        <w:instrText xml:space="preserve"> PAGEREF _Ref435003845 \h </w:instrText>
      </w:r>
      <w:r>
        <w:fldChar w:fldCharType="separate"/>
      </w:r>
      <w:r w:rsidR="000E2EAC">
        <w:rPr>
          <w:noProof/>
        </w:rPr>
        <w:t>764</w:t>
      </w:r>
      <w:r>
        <w:fldChar w:fldCharType="end"/>
      </w:r>
    </w:p>
    <w:p w14:paraId="23AAC468" w14:textId="400F5429"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E2EAC">
        <w:t>The Psali Batos for the 29</w:t>
      </w:r>
      <w:r w:rsidR="000E2EAC" w:rsidRPr="00C0205C">
        <w:rPr>
          <w:vertAlign w:val="superscript"/>
        </w:rPr>
        <w:t>th</w:t>
      </w:r>
      <w:r w:rsidR="000E2EAC">
        <w:t xml:space="preserve"> of Every Month</w:t>
      </w:r>
      <w:r>
        <w:fldChar w:fldCharType="end"/>
      </w:r>
      <w:r>
        <w:tab/>
      </w:r>
      <w:r>
        <w:fldChar w:fldCharType="begin"/>
      </w:r>
      <w:r>
        <w:instrText xml:space="preserve"> PAGEREF _Ref435003860 \h </w:instrText>
      </w:r>
      <w:r>
        <w:fldChar w:fldCharType="separate"/>
      </w:r>
      <w:r w:rsidR="000E2EAC">
        <w:rPr>
          <w:noProof/>
        </w:rPr>
        <w:t>769</w:t>
      </w:r>
      <w:r>
        <w:fldChar w:fldCharType="end"/>
      </w:r>
    </w:p>
    <w:p w14:paraId="693D9B9A" w14:textId="0A7A69E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E2EAC">
        <w:t>The Sunday Psali Adam for Nativity</w:t>
      </w:r>
      <w:r>
        <w:fldChar w:fldCharType="end"/>
      </w:r>
      <w:r>
        <w:tab/>
      </w:r>
      <w:r>
        <w:fldChar w:fldCharType="begin"/>
      </w:r>
      <w:r>
        <w:instrText xml:space="preserve"> PAGEREF _Ref434475057 \h </w:instrText>
      </w:r>
      <w:r>
        <w:fldChar w:fldCharType="separate"/>
      </w:r>
      <w:r w:rsidR="000E2EAC">
        <w:rPr>
          <w:noProof/>
        </w:rPr>
        <w:t>867</w:t>
      </w:r>
      <w:r>
        <w:fldChar w:fldCharType="end"/>
      </w:r>
    </w:p>
    <w:p w14:paraId="7B874A45" w14:textId="0477778D"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E2EAC">
        <w:t>The Monday Psali Adam for Nativity</w:t>
      </w:r>
      <w:r>
        <w:fldChar w:fldCharType="end"/>
      </w:r>
      <w:r>
        <w:tab/>
      </w:r>
      <w:r>
        <w:fldChar w:fldCharType="begin"/>
      </w:r>
      <w:r>
        <w:instrText xml:space="preserve"> PAGEREF _Ref434475083 \h </w:instrText>
      </w:r>
      <w:r>
        <w:fldChar w:fldCharType="separate"/>
      </w:r>
      <w:r w:rsidR="000E2EAC">
        <w:rPr>
          <w:noProof/>
        </w:rPr>
        <w:t>871</w:t>
      </w:r>
      <w:r>
        <w:fldChar w:fldCharType="end"/>
      </w:r>
    </w:p>
    <w:p w14:paraId="1039256A" w14:textId="784F97A4"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E2EAC">
        <w:t>The Tuesday Psali Adam for Nativity</w:t>
      </w:r>
      <w:r>
        <w:fldChar w:fldCharType="end"/>
      </w:r>
      <w:r>
        <w:tab/>
      </w:r>
      <w:r>
        <w:fldChar w:fldCharType="begin"/>
      </w:r>
      <w:r>
        <w:instrText xml:space="preserve"> PAGEREF _Ref434475102 \h </w:instrText>
      </w:r>
      <w:r>
        <w:fldChar w:fldCharType="separate"/>
      </w:r>
      <w:r w:rsidR="000E2EAC">
        <w:rPr>
          <w:noProof/>
        </w:rPr>
        <w:t>876</w:t>
      </w:r>
      <w:r>
        <w:fldChar w:fldCharType="end"/>
      </w:r>
    </w:p>
    <w:p w14:paraId="7B5D2028" w14:textId="1237D5BA"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E2EAC">
        <w:t>The Wednesday Psali Batos for Nativity</w:t>
      </w:r>
      <w:r>
        <w:fldChar w:fldCharType="end"/>
      </w:r>
      <w:r>
        <w:tab/>
      </w:r>
      <w:r>
        <w:fldChar w:fldCharType="begin"/>
      </w:r>
      <w:r>
        <w:instrText xml:space="preserve"> PAGEREF _Ref434475128 \h </w:instrText>
      </w:r>
      <w:r>
        <w:fldChar w:fldCharType="separate"/>
      </w:r>
      <w:r w:rsidR="000E2EAC">
        <w:rPr>
          <w:noProof/>
        </w:rPr>
        <w:t>881</w:t>
      </w:r>
      <w:r>
        <w:fldChar w:fldCharType="end"/>
      </w:r>
    </w:p>
    <w:p w14:paraId="3EA797C4" w14:textId="63E5CD0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E2EAC">
        <w:t>The Thursday Psali Batos for Nativity</w:t>
      </w:r>
      <w:r>
        <w:fldChar w:fldCharType="end"/>
      </w:r>
      <w:r>
        <w:tab/>
      </w:r>
      <w:r>
        <w:fldChar w:fldCharType="begin"/>
      </w:r>
      <w:r>
        <w:instrText xml:space="preserve"> PAGEREF _Ref434475150 \h </w:instrText>
      </w:r>
      <w:r>
        <w:fldChar w:fldCharType="separate"/>
      </w:r>
      <w:r w:rsidR="000E2EAC">
        <w:rPr>
          <w:noProof/>
        </w:rPr>
        <w:t>884</w:t>
      </w:r>
      <w:r>
        <w:fldChar w:fldCharType="end"/>
      </w:r>
    </w:p>
    <w:p w14:paraId="3E761025" w14:textId="6CFD3AFA"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E2EAC">
        <w:t>The Friday Psali Batos for Nativity</w:t>
      </w:r>
      <w:r>
        <w:fldChar w:fldCharType="end"/>
      </w:r>
      <w:r>
        <w:tab/>
      </w:r>
      <w:r>
        <w:fldChar w:fldCharType="begin"/>
      </w:r>
      <w:r>
        <w:instrText xml:space="preserve"> PAGEREF _Ref434475177 \h </w:instrText>
      </w:r>
      <w:r>
        <w:fldChar w:fldCharType="separate"/>
      </w:r>
      <w:r w:rsidR="000E2EAC">
        <w:rPr>
          <w:noProof/>
        </w:rPr>
        <w:t>888</w:t>
      </w:r>
      <w:r>
        <w:fldChar w:fldCharType="end"/>
      </w:r>
    </w:p>
    <w:p w14:paraId="52564264" w14:textId="5C12D009"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E2EAC">
        <w:t>The Saturday Psali Batos for Nativity</w:t>
      </w:r>
      <w:r>
        <w:fldChar w:fldCharType="end"/>
      </w:r>
      <w:r>
        <w:tab/>
      </w:r>
      <w:r>
        <w:fldChar w:fldCharType="begin"/>
      </w:r>
      <w:r>
        <w:instrText xml:space="preserve"> PAGEREF _Ref434475196 \h </w:instrText>
      </w:r>
      <w:r>
        <w:fldChar w:fldCharType="separate"/>
      </w:r>
      <w:r w:rsidR="000E2EAC">
        <w:rPr>
          <w:noProof/>
        </w:rPr>
        <w:t>894</w:t>
      </w:r>
      <w:r>
        <w:fldChar w:fldCharType="end"/>
      </w:r>
    </w:p>
    <w:p w14:paraId="523DE632" w14:textId="3F3DC59B"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E2EAC">
        <w:t>The Psali Adam for the Circumcision</w:t>
      </w:r>
      <w:r>
        <w:fldChar w:fldCharType="end"/>
      </w:r>
      <w:r>
        <w:tab/>
      </w:r>
      <w:r>
        <w:fldChar w:fldCharType="begin"/>
      </w:r>
      <w:r>
        <w:instrText xml:space="preserve"> PAGEREF _Ref434475229 \h </w:instrText>
      </w:r>
      <w:r>
        <w:fldChar w:fldCharType="separate"/>
      </w:r>
      <w:r w:rsidR="000E2EAC">
        <w:rPr>
          <w:noProof/>
        </w:rPr>
        <w:t>909</w:t>
      </w:r>
      <w:r>
        <w:fldChar w:fldCharType="end"/>
      </w:r>
    </w:p>
    <w:p w14:paraId="2BB4ED46" w14:textId="554109C9"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E2EAC">
        <w:t>The Psali Batos for the Circumcision</w:t>
      </w:r>
      <w:r>
        <w:fldChar w:fldCharType="end"/>
      </w:r>
      <w:r>
        <w:tab/>
      </w:r>
      <w:r>
        <w:fldChar w:fldCharType="begin"/>
      </w:r>
      <w:r>
        <w:instrText xml:space="preserve"> PAGEREF _Ref434475252 \h </w:instrText>
      </w:r>
      <w:r>
        <w:fldChar w:fldCharType="separate"/>
      </w:r>
      <w:r w:rsidR="000E2EAC">
        <w:rPr>
          <w:noProof/>
        </w:rPr>
        <w:t>913</w:t>
      </w:r>
      <w:r>
        <w:fldChar w:fldCharType="end"/>
      </w:r>
    </w:p>
    <w:p w14:paraId="56FF597D" w14:textId="7E5C14BB"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E2EAC">
        <w:t>The Sunday Psali Adam for Theophany</w:t>
      </w:r>
      <w:r>
        <w:fldChar w:fldCharType="end"/>
      </w:r>
      <w:r>
        <w:tab/>
      </w:r>
      <w:r>
        <w:fldChar w:fldCharType="begin"/>
      </w:r>
      <w:r>
        <w:instrText xml:space="preserve"> PAGEREF _Ref434475280 \h </w:instrText>
      </w:r>
      <w:r>
        <w:fldChar w:fldCharType="separate"/>
      </w:r>
      <w:r w:rsidR="000E2EAC">
        <w:rPr>
          <w:noProof/>
        </w:rPr>
        <w:t>926</w:t>
      </w:r>
      <w:r>
        <w:fldChar w:fldCharType="end"/>
      </w:r>
    </w:p>
    <w:p w14:paraId="1D19000E" w14:textId="20FFD6A1"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E2EAC">
        <w:t>The Monday Psali Adam for Theophany</w:t>
      </w:r>
      <w:r>
        <w:fldChar w:fldCharType="end"/>
      </w:r>
      <w:r>
        <w:tab/>
      </w:r>
      <w:r>
        <w:fldChar w:fldCharType="begin"/>
      </w:r>
      <w:r>
        <w:instrText xml:space="preserve"> PAGEREF _Ref434475309 \h </w:instrText>
      </w:r>
      <w:r>
        <w:fldChar w:fldCharType="separate"/>
      </w:r>
      <w:r w:rsidR="000E2EAC">
        <w:rPr>
          <w:noProof/>
        </w:rPr>
        <w:t>930</w:t>
      </w:r>
      <w:r>
        <w:fldChar w:fldCharType="end"/>
      </w:r>
    </w:p>
    <w:p w14:paraId="6323E549" w14:textId="583C4BD6"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E2EAC">
        <w:t>The Tuesday Psali Adam for Theophany</w:t>
      </w:r>
      <w:r>
        <w:fldChar w:fldCharType="end"/>
      </w:r>
      <w:r>
        <w:tab/>
      </w:r>
      <w:r>
        <w:fldChar w:fldCharType="begin"/>
      </w:r>
      <w:r>
        <w:instrText xml:space="preserve"> PAGEREF _Ref434475331 \h </w:instrText>
      </w:r>
      <w:r>
        <w:fldChar w:fldCharType="separate"/>
      </w:r>
      <w:r w:rsidR="000E2EAC">
        <w:rPr>
          <w:noProof/>
        </w:rPr>
        <w:t>934</w:t>
      </w:r>
      <w:r>
        <w:fldChar w:fldCharType="end"/>
      </w:r>
    </w:p>
    <w:p w14:paraId="7320174E" w14:textId="743C1E53"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E2EAC">
        <w:t>The Wednesday Psali Batos for Theophany</w:t>
      </w:r>
      <w:r>
        <w:fldChar w:fldCharType="end"/>
      </w:r>
      <w:r>
        <w:tab/>
      </w:r>
      <w:r>
        <w:fldChar w:fldCharType="begin"/>
      </w:r>
      <w:r>
        <w:instrText xml:space="preserve"> PAGEREF _Ref434475362 \h </w:instrText>
      </w:r>
      <w:r>
        <w:fldChar w:fldCharType="separate"/>
      </w:r>
      <w:r w:rsidR="000E2EAC">
        <w:rPr>
          <w:noProof/>
        </w:rPr>
        <w:t>937</w:t>
      </w:r>
      <w:r>
        <w:fldChar w:fldCharType="end"/>
      </w:r>
    </w:p>
    <w:p w14:paraId="312AF9DB" w14:textId="5E457623"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E2EAC">
        <w:t>The Thursday Psali Batos for Theophany</w:t>
      </w:r>
      <w:r>
        <w:fldChar w:fldCharType="end"/>
      </w:r>
      <w:r>
        <w:tab/>
      </w:r>
      <w:r>
        <w:fldChar w:fldCharType="begin"/>
      </w:r>
      <w:r>
        <w:instrText xml:space="preserve"> PAGEREF _Ref434475388 \h </w:instrText>
      </w:r>
      <w:r>
        <w:fldChar w:fldCharType="separate"/>
      </w:r>
      <w:r w:rsidR="000E2EAC">
        <w:rPr>
          <w:noProof/>
        </w:rPr>
        <w:t>941</w:t>
      </w:r>
      <w:r>
        <w:fldChar w:fldCharType="end"/>
      </w:r>
    </w:p>
    <w:p w14:paraId="58C01D66" w14:textId="5C13D655"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E2EAC">
        <w:t>The Friday Psali Batos for Theophany</w:t>
      </w:r>
      <w:r>
        <w:fldChar w:fldCharType="end"/>
      </w:r>
      <w:r>
        <w:tab/>
      </w:r>
      <w:r>
        <w:fldChar w:fldCharType="begin"/>
      </w:r>
      <w:r>
        <w:instrText xml:space="preserve"> PAGEREF _Ref434475411 \h </w:instrText>
      </w:r>
      <w:r>
        <w:fldChar w:fldCharType="separate"/>
      </w:r>
      <w:r w:rsidR="000E2EAC">
        <w:rPr>
          <w:noProof/>
        </w:rPr>
        <w:t>945</w:t>
      </w:r>
      <w:r>
        <w:fldChar w:fldCharType="end"/>
      </w:r>
    </w:p>
    <w:p w14:paraId="5D34BFE6" w14:textId="2319A78A"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E2EAC">
        <w:t>The Saturday Psali Batos for Theophany</w:t>
      </w:r>
      <w:r>
        <w:fldChar w:fldCharType="end"/>
      </w:r>
      <w:r>
        <w:tab/>
      </w:r>
      <w:r>
        <w:fldChar w:fldCharType="begin"/>
      </w:r>
      <w:r>
        <w:instrText xml:space="preserve"> PAGEREF _Ref434475434 \h </w:instrText>
      </w:r>
      <w:r>
        <w:fldChar w:fldCharType="separate"/>
      </w:r>
      <w:r w:rsidR="000E2EAC">
        <w:rPr>
          <w:noProof/>
        </w:rPr>
        <w:t>949</w:t>
      </w:r>
      <w:r>
        <w:fldChar w:fldCharType="end"/>
      </w:r>
    </w:p>
    <w:p w14:paraId="4BB2BF55" w14:textId="66EFC731"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E2EAC">
        <w:t>The Psali Adam for the Wedding of Cana</w:t>
      </w:r>
      <w:r>
        <w:fldChar w:fldCharType="end"/>
      </w:r>
      <w:r>
        <w:tab/>
      </w:r>
      <w:r>
        <w:fldChar w:fldCharType="begin"/>
      </w:r>
      <w:r>
        <w:instrText xml:space="preserve"> PAGEREF _Ref434475472 \h </w:instrText>
      </w:r>
      <w:r>
        <w:fldChar w:fldCharType="separate"/>
      </w:r>
      <w:r w:rsidR="000E2EAC">
        <w:rPr>
          <w:noProof/>
        </w:rPr>
        <w:t>959</w:t>
      </w:r>
      <w:r>
        <w:fldChar w:fldCharType="end"/>
      </w:r>
    </w:p>
    <w:p w14:paraId="2363057C" w14:textId="52D39EDC"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E2EAC">
        <w:t>The Psali Batos for the Wedding of Cana</w:t>
      </w:r>
      <w:r>
        <w:fldChar w:fldCharType="end"/>
      </w:r>
      <w:r>
        <w:tab/>
      </w:r>
      <w:r>
        <w:fldChar w:fldCharType="begin"/>
      </w:r>
      <w:r>
        <w:instrText xml:space="preserve"> PAGEREF _Ref434475500 \h </w:instrText>
      </w:r>
      <w:r>
        <w:fldChar w:fldCharType="separate"/>
      </w:r>
      <w:r w:rsidR="000E2EAC">
        <w:rPr>
          <w:noProof/>
        </w:rPr>
        <w:t>962</w:t>
      </w:r>
      <w:r>
        <w:fldChar w:fldCharType="end"/>
      </w:r>
    </w:p>
    <w:p w14:paraId="28D62537" w14:textId="08D6F81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E2EAC">
        <w:t>The Psali Adam for Annunciation</w:t>
      </w:r>
      <w:r>
        <w:fldChar w:fldCharType="end"/>
      </w:r>
      <w:r>
        <w:tab/>
      </w:r>
      <w:r>
        <w:fldChar w:fldCharType="begin"/>
      </w:r>
      <w:r>
        <w:instrText xml:space="preserve"> PAGEREF _Ref434475566 \h </w:instrText>
      </w:r>
      <w:r>
        <w:fldChar w:fldCharType="separate"/>
      </w:r>
      <w:r w:rsidR="000E2EAC">
        <w:rPr>
          <w:noProof/>
        </w:rPr>
        <w:t>1003</w:t>
      </w:r>
      <w:r>
        <w:fldChar w:fldCharType="end"/>
      </w:r>
    </w:p>
    <w:p w14:paraId="3A5E672D" w14:textId="3AC1AAE8"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E2EAC">
        <w:t>The Psali Batos for Annunciation</w:t>
      </w:r>
      <w:r>
        <w:fldChar w:fldCharType="end"/>
      </w:r>
      <w:r>
        <w:tab/>
      </w:r>
      <w:r>
        <w:fldChar w:fldCharType="begin"/>
      </w:r>
      <w:r>
        <w:instrText xml:space="preserve"> PAGEREF _Ref434475591 \h </w:instrText>
      </w:r>
      <w:r>
        <w:fldChar w:fldCharType="separate"/>
      </w:r>
      <w:r w:rsidR="000E2EAC">
        <w:rPr>
          <w:noProof/>
        </w:rPr>
        <w:t>1007</w:t>
      </w:r>
      <w:r>
        <w:fldChar w:fldCharType="end"/>
      </w:r>
    </w:p>
    <w:p w14:paraId="52A90C07" w14:textId="2589DF4A"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E2EAC">
        <w:t>The Psali Adam for the Entry into Egypt</w:t>
      </w:r>
      <w:r>
        <w:fldChar w:fldCharType="end"/>
      </w:r>
      <w:r>
        <w:tab/>
      </w:r>
      <w:r>
        <w:fldChar w:fldCharType="begin"/>
      </w:r>
      <w:r>
        <w:instrText xml:space="preserve"> PAGEREF _Ref434476089 \h </w:instrText>
      </w:r>
      <w:r>
        <w:fldChar w:fldCharType="separate"/>
      </w:r>
      <w:r w:rsidR="000E2EAC">
        <w:rPr>
          <w:noProof/>
        </w:rPr>
        <w:t>1037</w:t>
      </w:r>
      <w:r>
        <w:fldChar w:fldCharType="end"/>
      </w:r>
    </w:p>
    <w:p w14:paraId="3A3F4AD9" w14:textId="1F325C7E"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E2EAC">
        <w:t>The Psali Batos for the Entry into Egypt</w:t>
      </w:r>
      <w:r>
        <w:fldChar w:fldCharType="end"/>
      </w:r>
      <w:r>
        <w:tab/>
      </w:r>
      <w:r>
        <w:fldChar w:fldCharType="begin"/>
      </w:r>
      <w:r>
        <w:instrText xml:space="preserve"> PAGEREF _Ref434476112 \h </w:instrText>
      </w:r>
      <w:r>
        <w:fldChar w:fldCharType="separate"/>
      </w:r>
      <w:r w:rsidR="000E2EAC">
        <w:rPr>
          <w:noProof/>
        </w:rPr>
        <w:t>1041</w:t>
      </w:r>
      <w:r>
        <w:fldChar w:fldCharType="end"/>
      </w:r>
    </w:p>
    <w:p w14:paraId="29274CA9" w14:textId="7730B569"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E2EAC">
        <w:t>The Psali Adam for the Apostles’ Fast</w:t>
      </w:r>
      <w:r>
        <w:fldChar w:fldCharType="end"/>
      </w:r>
      <w:r>
        <w:tab/>
      </w:r>
      <w:r>
        <w:fldChar w:fldCharType="begin"/>
      </w:r>
      <w:r>
        <w:instrText xml:space="preserve"> PAGEREF _Ref434476183 \h </w:instrText>
      </w:r>
      <w:r>
        <w:fldChar w:fldCharType="separate"/>
      </w:r>
      <w:r w:rsidR="000E2EAC">
        <w:rPr>
          <w:noProof/>
        </w:rPr>
        <w:t>1055</w:t>
      </w:r>
      <w:r>
        <w:fldChar w:fldCharType="end"/>
      </w:r>
    </w:p>
    <w:p w14:paraId="63B4C376" w14:textId="4B5F5F22"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E2EAC">
        <w:t>The Psali Batos for the Apostles’ Fast</w:t>
      </w:r>
      <w:r>
        <w:fldChar w:fldCharType="end"/>
      </w:r>
      <w:r>
        <w:tab/>
      </w:r>
      <w:r>
        <w:fldChar w:fldCharType="begin"/>
      </w:r>
      <w:r>
        <w:instrText xml:space="preserve"> PAGEREF _Ref434476204 \h </w:instrText>
      </w:r>
      <w:r>
        <w:fldChar w:fldCharType="separate"/>
      </w:r>
      <w:r w:rsidR="000E2EAC">
        <w:rPr>
          <w:noProof/>
        </w:rPr>
        <w:t>1058</w:t>
      </w:r>
      <w:r>
        <w:fldChar w:fldCharType="end"/>
      </w:r>
    </w:p>
    <w:p w14:paraId="28BB7E6E" w14:textId="607A7532"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E2EAC">
        <w:t>The Psali Adam for the Apostles’ Feast</w:t>
      </w:r>
      <w:r>
        <w:fldChar w:fldCharType="end"/>
      </w:r>
      <w:r>
        <w:tab/>
      </w:r>
      <w:r>
        <w:fldChar w:fldCharType="begin"/>
      </w:r>
      <w:r>
        <w:instrText xml:space="preserve"> PAGEREF _Ref434476236 \h </w:instrText>
      </w:r>
      <w:r>
        <w:fldChar w:fldCharType="separate"/>
      </w:r>
      <w:r w:rsidR="000E2EAC">
        <w:rPr>
          <w:noProof/>
        </w:rPr>
        <w:t>1078</w:t>
      </w:r>
      <w:r>
        <w:fldChar w:fldCharType="end"/>
      </w:r>
    </w:p>
    <w:p w14:paraId="3BEDFF67" w14:textId="5875DD3E"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E2EAC">
        <w:t>The Psali Batos for the Apostles’ Feast</w:t>
      </w:r>
      <w:r>
        <w:fldChar w:fldCharType="end"/>
      </w:r>
      <w:r>
        <w:tab/>
      </w:r>
      <w:r>
        <w:fldChar w:fldCharType="begin"/>
      </w:r>
      <w:r>
        <w:instrText xml:space="preserve"> PAGEREF _Ref434476261 \h </w:instrText>
      </w:r>
      <w:r>
        <w:fldChar w:fldCharType="separate"/>
      </w:r>
      <w:r w:rsidR="000E2EAC">
        <w:rPr>
          <w:noProof/>
        </w:rPr>
        <w:t>1081</w:t>
      </w:r>
      <w:r>
        <w:fldChar w:fldCharType="end"/>
      </w:r>
    </w:p>
    <w:p w14:paraId="346BEA29" w14:textId="5DB5253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E2EAC">
        <w:t>The Psali Adam for the Transfiguration</w:t>
      </w:r>
      <w:r>
        <w:fldChar w:fldCharType="end"/>
      </w:r>
      <w:r>
        <w:tab/>
      </w:r>
      <w:r>
        <w:fldChar w:fldCharType="begin"/>
      </w:r>
      <w:r>
        <w:instrText xml:space="preserve"> PAGEREF _Ref434476299 \h </w:instrText>
      </w:r>
      <w:r>
        <w:fldChar w:fldCharType="separate"/>
      </w:r>
      <w:r w:rsidR="000E2EAC">
        <w:rPr>
          <w:noProof/>
        </w:rPr>
        <w:t>1107</w:t>
      </w:r>
      <w:r>
        <w:fldChar w:fldCharType="end"/>
      </w:r>
    </w:p>
    <w:p w14:paraId="2B02F545" w14:textId="7F5978B1"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E2EAC">
        <w:t>The Psali Batos for the Transfiguration</w:t>
      </w:r>
      <w:r>
        <w:fldChar w:fldCharType="end"/>
      </w:r>
      <w:r>
        <w:tab/>
      </w:r>
      <w:r>
        <w:fldChar w:fldCharType="begin"/>
      </w:r>
      <w:r>
        <w:instrText xml:space="preserve"> PAGEREF _Ref434476316 \h </w:instrText>
      </w:r>
      <w:r>
        <w:fldChar w:fldCharType="separate"/>
      </w:r>
      <w:r w:rsidR="000E2EAC">
        <w:rPr>
          <w:noProof/>
        </w:rPr>
        <w:t>1111</w:t>
      </w:r>
      <w:r>
        <w:fldChar w:fldCharType="end"/>
      </w:r>
    </w:p>
    <w:p w14:paraId="2B8831C2" w14:textId="1F75172F"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E2EAC">
        <w:t>The Psali Adam for Great Lent</w:t>
      </w:r>
      <w:r>
        <w:fldChar w:fldCharType="end"/>
      </w:r>
      <w:r>
        <w:tab/>
      </w:r>
      <w:r>
        <w:fldChar w:fldCharType="begin"/>
      </w:r>
      <w:r>
        <w:instrText xml:space="preserve"> PAGEREF _Ref434476347 \h </w:instrText>
      </w:r>
      <w:r>
        <w:fldChar w:fldCharType="separate"/>
      </w:r>
      <w:r w:rsidR="000E2EAC">
        <w:rPr>
          <w:noProof/>
        </w:rPr>
        <w:t>1149</w:t>
      </w:r>
      <w:r>
        <w:fldChar w:fldCharType="end"/>
      </w:r>
    </w:p>
    <w:p w14:paraId="22E9A337" w14:textId="6253FCE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E2EAC">
        <w:t>The Psali Batos for Great Lent</w:t>
      </w:r>
      <w:r>
        <w:fldChar w:fldCharType="end"/>
      </w:r>
      <w:r>
        <w:tab/>
      </w:r>
      <w:r>
        <w:fldChar w:fldCharType="begin"/>
      </w:r>
      <w:r>
        <w:instrText xml:space="preserve"> PAGEREF _Ref434476369 \h </w:instrText>
      </w:r>
      <w:r>
        <w:fldChar w:fldCharType="separate"/>
      </w:r>
      <w:r w:rsidR="000E2EAC">
        <w:rPr>
          <w:noProof/>
        </w:rPr>
        <w:t>1153</w:t>
      </w:r>
      <w:r>
        <w:fldChar w:fldCharType="end"/>
      </w:r>
    </w:p>
    <w:p w14:paraId="7827303F" w14:textId="63E724F3"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E2EAC">
        <w:t>The Psali Batos for Lazarus Saturday</w:t>
      </w:r>
      <w:r>
        <w:fldChar w:fldCharType="end"/>
      </w:r>
      <w:r>
        <w:tab/>
      </w:r>
      <w:r>
        <w:fldChar w:fldCharType="begin"/>
      </w:r>
      <w:r>
        <w:instrText xml:space="preserve"> PAGEREF _Ref434476394 \h </w:instrText>
      </w:r>
      <w:r>
        <w:fldChar w:fldCharType="separate"/>
      </w:r>
      <w:r w:rsidR="000E2EAC">
        <w:rPr>
          <w:noProof/>
        </w:rPr>
        <w:t>1162</w:t>
      </w:r>
      <w:r>
        <w:fldChar w:fldCharType="end"/>
      </w:r>
    </w:p>
    <w:p w14:paraId="1272D4BB" w14:textId="7E512A86" w:rsidR="006C1B94" w:rsidRDefault="00084B90" w:rsidP="00E21EA3">
      <w:pPr>
        <w:tabs>
          <w:tab w:val="left" w:leader="dot" w:pos="8280"/>
        </w:tabs>
        <w:spacing w:after="0" w:line="240" w:lineRule="auto"/>
      </w:pPr>
      <w:r>
        <w:fldChar w:fldCharType="begin"/>
      </w:r>
      <w:r>
        <w:instrText xml:space="preserve"> REF _Ref485192297 \h </w:instrText>
      </w:r>
      <w:r>
        <w:fldChar w:fldCharType="separate"/>
      </w:r>
      <w:r w:rsidR="000E2EAC">
        <w:t>The Psali Adam for Palm Sunday</w:t>
      </w:r>
      <w:r>
        <w:fldChar w:fldCharType="end"/>
      </w:r>
      <w:r w:rsidR="006C1B94">
        <w:tab/>
      </w:r>
      <w:r>
        <w:fldChar w:fldCharType="begin"/>
      </w:r>
      <w:r>
        <w:instrText xml:space="preserve"> PAGEREF _Ref485192297 \h </w:instrText>
      </w:r>
      <w:r>
        <w:fldChar w:fldCharType="separate"/>
      </w:r>
      <w:r w:rsidR="000E2EAC">
        <w:rPr>
          <w:noProof/>
        </w:rPr>
        <w:t>1176</w:t>
      </w:r>
      <w:r>
        <w:fldChar w:fldCharType="end"/>
      </w:r>
    </w:p>
    <w:p w14:paraId="0E4E4E45" w14:textId="682E6A9F"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E2EAC">
        <w:t>The Psali Batos for the Joyous Saturday</w:t>
      </w:r>
      <w:r>
        <w:fldChar w:fldCharType="end"/>
      </w:r>
      <w:r>
        <w:tab/>
      </w:r>
      <w:r>
        <w:fldChar w:fldCharType="begin"/>
      </w:r>
      <w:r>
        <w:instrText xml:space="preserve"> PAGEREF _Ref435562018 \h </w:instrText>
      </w:r>
      <w:r>
        <w:fldChar w:fldCharType="separate"/>
      </w:r>
      <w:r w:rsidR="000E2EAC">
        <w:rPr>
          <w:noProof/>
        </w:rPr>
        <w:t>1181</w:t>
      </w:r>
      <w:r>
        <w:fldChar w:fldCharType="end"/>
      </w:r>
    </w:p>
    <w:p w14:paraId="5A57B684" w14:textId="5770CF94" w:rsidR="006C1B94" w:rsidRDefault="00084B90" w:rsidP="00E21EA3">
      <w:pPr>
        <w:tabs>
          <w:tab w:val="left" w:leader="dot" w:pos="8280"/>
        </w:tabs>
        <w:spacing w:after="0" w:line="240" w:lineRule="auto"/>
      </w:pPr>
      <w:r>
        <w:fldChar w:fldCharType="begin"/>
      </w:r>
      <w:r>
        <w:instrText xml:space="preserve"> REF _Ref485192337 \h </w:instrText>
      </w:r>
      <w:r>
        <w:fldChar w:fldCharType="separate"/>
      </w:r>
      <w:r w:rsidR="000E2EAC">
        <w:t>The Psali Adam Pascha</w:t>
      </w:r>
      <w:r>
        <w:fldChar w:fldCharType="end"/>
      </w:r>
      <w:r w:rsidR="006C1B94">
        <w:tab/>
      </w:r>
      <w:r>
        <w:fldChar w:fldCharType="begin"/>
      </w:r>
      <w:r>
        <w:instrText xml:space="preserve"> PAGEREF _Ref485192337 \h </w:instrText>
      </w:r>
      <w:r>
        <w:fldChar w:fldCharType="separate"/>
      </w:r>
      <w:r w:rsidR="000E2EAC">
        <w:rPr>
          <w:noProof/>
        </w:rPr>
        <w:t>1199</w:t>
      </w:r>
      <w:r>
        <w:fldChar w:fldCharType="end"/>
      </w:r>
    </w:p>
    <w:p w14:paraId="7201C2B6" w14:textId="3517D024"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E2EAC">
        <w:t>The Psali Batos Pascha</w:t>
      </w:r>
      <w:r>
        <w:fldChar w:fldCharType="end"/>
      </w:r>
      <w:r>
        <w:tab/>
      </w:r>
      <w:r>
        <w:fldChar w:fldCharType="begin"/>
      </w:r>
      <w:r>
        <w:instrText xml:space="preserve"> PAGEREF _Ref434476459 \h </w:instrText>
      </w:r>
      <w:r>
        <w:fldChar w:fldCharType="separate"/>
      </w:r>
      <w:r w:rsidR="000E2EAC">
        <w:rPr>
          <w:noProof/>
        </w:rPr>
        <w:t>1203</w:t>
      </w:r>
      <w:r>
        <w:fldChar w:fldCharType="end"/>
      </w:r>
    </w:p>
    <w:p w14:paraId="4897BB60" w14:textId="050BB655"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E2EAC">
        <w:t>The Psali Adam for the Ascension</w:t>
      </w:r>
      <w:r>
        <w:fldChar w:fldCharType="end"/>
      </w:r>
      <w:r>
        <w:tab/>
      </w:r>
      <w:r>
        <w:fldChar w:fldCharType="begin"/>
      </w:r>
      <w:r>
        <w:instrText xml:space="preserve"> PAGEREF _Ref434476482 \h </w:instrText>
      </w:r>
      <w:r>
        <w:fldChar w:fldCharType="separate"/>
      </w:r>
      <w:r w:rsidR="000E2EAC">
        <w:rPr>
          <w:noProof/>
        </w:rPr>
        <w:t>1232</w:t>
      </w:r>
      <w:r>
        <w:fldChar w:fldCharType="end"/>
      </w:r>
    </w:p>
    <w:p w14:paraId="7FFC2411" w14:textId="7E8D64BB"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E2EAC">
        <w:t>The Psali Batos for the Ascension</w:t>
      </w:r>
      <w:r>
        <w:fldChar w:fldCharType="end"/>
      </w:r>
      <w:r>
        <w:tab/>
      </w:r>
      <w:r>
        <w:fldChar w:fldCharType="begin"/>
      </w:r>
      <w:r>
        <w:instrText xml:space="preserve"> PAGEREF _Ref434476541 \h </w:instrText>
      </w:r>
      <w:r>
        <w:fldChar w:fldCharType="separate"/>
      </w:r>
      <w:r w:rsidR="000E2EAC">
        <w:rPr>
          <w:noProof/>
        </w:rPr>
        <w:t>1236</w:t>
      </w:r>
      <w:r>
        <w:fldChar w:fldCharType="end"/>
      </w:r>
    </w:p>
    <w:p w14:paraId="0700AA59" w14:textId="60095363"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E2EAC">
        <w:t>The Psali Adam for Pentecost</w:t>
      </w:r>
      <w:r>
        <w:fldChar w:fldCharType="end"/>
      </w:r>
      <w:r>
        <w:tab/>
      </w:r>
      <w:r>
        <w:fldChar w:fldCharType="begin"/>
      </w:r>
      <w:r>
        <w:instrText xml:space="preserve"> PAGEREF _Ref434476566 \h </w:instrText>
      </w:r>
      <w:r>
        <w:fldChar w:fldCharType="separate"/>
      </w:r>
      <w:r w:rsidR="000E2EAC">
        <w:rPr>
          <w:noProof/>
        </w:rPr>
        <w:t>1251</w:t>
      </w:r>
      <w:r>
        <w:fldChar w:fldCharType="end"/>
      </w:r>
    </w:p>
    <w:p w14:paraId="28A2BA4F" w14:textId="553FDEAC" w:rsidR="003E106D" w:rsidRDefault="003E106D" w:rsidP="003E106D">
      <w:pPr>
        <w:pStyle w:val="Heading3"/>
      </w:pPr>
      <w:r>
        <w:t>Saints’ Psalis</w:t>
      </w:r>
    </w:p>
    <w:p w14:paraId="6DAFC3E2" w14:textId="61D1E49D" w:rsidR="007E24F9" w:rsidRDefault="00084B90" w:rsidP="007E24F9">
      <w:pPr>
        <w:tabs>
          <w:tab w:val="left" w:leader="dot" w:pos="8280"/>
        </w:tabs>
        <w:spacing w:after="0" w:line="240" w:lineRule="auto"/>
      </w:pPr>
      <w:r>
        <w:fldChar w:fldCharType="begin"/>
      </w:r>
      <w:r>
        <w:instrText xml:space="preserve"> REF _Ref485192399 \h </w:instrText>
      </w:r>
      <w:r>
        <w:fldChar w:fldCharType="separate"/>
      </w:r>
      <w:r w:rsidR="000E2EAC">
        <w:t>The Psali Adam for the Virgin</w:t>
      </w:r>
      <w:r>
        <w:fldChar w:fldCharType="end"/>
      </w:r>
      <w:r w:rsidR="007E24F9">
        <w:tab/>
      </w:r>
      <w:r>
        <w:fldChar w:fldCharType="begin"/>
      </w:r>
      <w:r>
        <w:instrText xml:space="preserve"> PAGEREF _Ref485192399 \h </w:instrText>
      </w:r>
      <w:r>
        <w:fldChar w:fldCharType="separate"/>
      </w:r>
      <w:r w:rsidR="000E2EAC">
        <w:rPr>
          <w:noProof/>
        </w:rPr>
        <w:t>1117</w:t>
      </w:r>
      <w:r>
        <w:fldChar w:fldCharType="end"/>
      </w:r>
    </w:p>
    <w:p w14:paraId="609D95F6" w14:textId="5B546825"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E2EAC">
        <w:t>The Psali Batos for the Virgin</w:t>
      </w:r>
      <w:r>
        <w:fldChar w:fldCharType="end"/>
      </w:r>
      <w:r>
        <w:tab/>
      </w:r>
      <w:r>
        <w:fldChar w:fldCharType="begin"/>
      </w:r>
      <w:r>
        <w:instrText xml:space="preserve"> PAGEREF _Ref435734818 \h </w:instrText>
      </w:r>
      <w:r>
        <w:fldChar w:fldCharType="separate"/>
      </w:r>
      <w:r w:rsidR="000E2EAC">
        <w:rPr>
          <w:noProof/>
        </w:rPr>
        <w:t>1120</w:t>
      </w:r>
      <w:r>
        <w:fldChar w:fldCharType="end"/>
      </w:r>
    </w:p>
    <w:p w14:paraId="3F93C9B6" w14:textId="77777777" w:rsidR="00B411C9" w:rsidRDefault="00B411C9" w:rsidP="00B411C9">
      <w:pPr>
        <w:pStyle w:val="Heading2"/>
      </w:pPr>
      <w:bookmarkStart w:id="2081" w:name="_Toc485884459"/>
      <w:r>
        <w:lastRenderedPageBreak/>
        <w:t>Index of Doxologies</w:t>
      </w:r>
      <w:bookmarkEnd w:id="2081"/>
    </w:p>
    <w:p w14:paraId="23AE197F" w14:textId="28B70BA6"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E2EAC">
        <w:t>The Introduction to the Doxologies</w:t>
      </w:r>
      <w:r>
        <w:fldChar w:fldCharType="end"/>
      </w:r>
      <w:r>
        <w:tab/>
      </w:r>
      <w:r>
        <w:fldChar w:fldCharType="begin"/>
      </w:r>
      <w:r>
        <w:instrText xml:space="preserve"> PAGEREF _Ref434477171 \h </w:instrText>
      </w:r>
      <w:r>
        <w:fldChar w:fldCharType="separate"/>
      </w:r>
      <w:r w:rsidR="000E2EAC">
        <w:rPr>
          <w:noProof/>
        </w:rPr>
        <w:t>684</w:t>
      </w:r>
      <w:r>
        <w:fldChar w:fldCharType="end"/>
      </w:r>
    </w:p>
    <w:p w14:paraId="6914D076" w14:textId="77777777" w:rsidR="00E21EA3" w:rsidRDefault="00E21EA3" w:rsidP="00E21EA3">
      <w:pPr>
        <w:pStyle w:val="Heading3"/>
      </w:pPr>
      <w:bookmarkStart w:id="2082" w:name="_Ref435642966"/>
      <w:r>
        <w:t>Seasonal Doxologies</w:t>
      </w:r>
      <w:bookmarkEnd w:id="2082"/>
    </w:p>
    <w:p w14:paraId="5E8E28F7" w14:textId="035EDAE2" w:rsidR="00E21EA3" w:rsidRDefault="00513E2D" w:rsidP="00CC1CA8">
      <w:pPr>
        <w:tabs>
          <w:tab w:val="left" w:leader="dot" w:pos="8280"/>
        </w:tabs>
        <w:spacing w:after="0" w:line="240" w:lineRule="auto"/>
      </w:pPr>
      <w:r>
        <w:fldChar w:fldCharType="begin"/>
      </w:r>
      <w:r>
        <w:instrText xml:space="preserve"> REF _Ref459398951 \h </w:instrText>
      </w:r>
      <w:r>
        <w:fldChar w:fldCharType="separate"/>
      </w:r>
      <w:r w:rsidR="000E2EAC">
        <w:t>The Doxology for Ecclesiastical New Year</w:t>
      </w:r>
      <w:r>
        <w:fldChar w:fldCharType="end"/>
      </w:r>
      <w:r w:rsidR="00E21EA3">
        <w:tab/>
      </w:r>
      <w:r w:rsidR="00E21EA3">
        <w:fldChar w:fldCharType="begin"/>
      </w:r>
      <w:r w:rsidR="00E21EA3">
        <w:instrText xml:space="preserve"> PAGEREF _Ref434477358 \h </w:instrText>
      </w:r>
      <w:r w:rsidR="00E21EA3">
        <w:fldChar w:fldCharType="separate"/>
      </w:r>
      <w:r w:rsidR="000E2EAC">
        <w:rPr>
          <w:noProof/>
        </w:rPr>
        <w:t>725</w:t>
      </w:r>
      <w:r w:rsidR="00E21EA3">
        <w:fldChar w:fldCharType="end"/>
      </w:r>
    </w:p>
    <w:p w14:paraId="0EC66D5E" w14:textId="5317E64A" w:rsidR="00E21EA3" w:rsidRDefault="00513E2D" w:rsidP="00CC1CA8">
      <w:pPr>
        <w:tabs>
          <w:tab w:val="left" w:leader="dot" w:pos="8280"/>
        </w:tabs>
        <w:spacing w:after="0" w:line="240" w:lineRule="auto"/>
      </w:pPr>
      <w:r>
        <w:fldChar w:fldCharType="begin"/>
      </w:r>
      <w:r>
        <w:instrText xml:space="preserve"> REF _Ref459399000 \h </w:instrText>
      </w:r>
      <w:r>
        <w:fldChar w:fldCharType="separate"/>
      </w:r>
      <w:r w:rsidR="000E2EAC">
        <w:t>The Doxology for the Feast of the Cross</w:t>
      </w:r>
      <w:r>
        <w:fldChar w:fldCharType="end"/>
      </w:r>
      <w:r w:rsidR="00E21EA3">
        <w:tab/>
      </w:r>
      <w:r w:rsidR="00E21EA3">
        <w:fldChar w:fldCharType="begin"/>
      </w:r>
      <w:r w:rsidR="00E21EA3">
        <w:instrText xml:space="preserve"> PAGEREF _Ref434477443 \h </w:instrText>
      </w:r>
      <w:r w:rsidR="00E21EA3">
        <w:fldChar w:fldCharType="separate"/>
      </w:r>
      <w:r w:rsidR="000E2EAC">
        <w:rPr>
          <w:noProof/>
        </w:rPr>
        <w:t>746</w:t>
      </w:r>
      <w:r w:rsidR="00E21EA3">
        <w:fldChar w:fldCharType="end"/>
      </w:r>
    </w:p>
    <w:p w14:paraId="6D5E5642" w14:textId="28B96B58" w:rsidR="00CC1CA8" w:rsidRDefault="00187E8E" w:rsidP="00CC1CA8">
      <w:pPr>
        <w:tabs>
          <w:tab w:val="left" w:leader="dot" w:pos="8280"/>
        </w:tabs>
        <w:spacing w:after="0" w:line="240" w:lineRule="auto"/>
      </w:pPr>
      <w:r>
        <w:fldChar w:fldCharType="begin"/>
      </w:r>
      <w:r>
        <w:instrText xml:space="preserve"> REF _Ref485108130 \h </w:instrText>
      </w:r>
      <w:r>
        <w:fldChar w:fldCharType="separate"/>
      </w:r>
      <w:r w:rsidR="000E2EAC">
        <w:t xml:space="preserve">The First Doxology of December or </w:t>
      </w:r>
      <w:r w:rsidR="000E2EAC" w:rsidRPr="006C0F49">
        <w:rPr>
          <w:rFonts w:ascii="FreeSerifAvvaShenouda" w:hAnsi="FreeSerifAvvaShenouda" w:cs="FreeSerifAvvaShenouda"/>
        </w:rPr>
        <w:t>Ⲕⲟⲓⲁϩⲕ</w:t>
      </w:r>
      <w:r>
        <w:fldChar w:fldCharType="end"/>
      </w:r>
      <w:r w:rsidR="00CC1CA8">
        <w:tab/>
      </w:r>
      <w:r w:rsidR="00CC1CA8">
        <w:fldChar w:fldCharType="begin"/>
      </w:r>
      <w:r w:rsidR="00CC1CA8">
        <w:instrText xml:space="preserve"> PAGEREF _Ref434478837 \h </w:instrText>
      </w:r>
      <w:r w:rsidR="00CC1CA8">
        <w:fldChar w:fldCharType="separate"/>
      </w:r>
      <w:r w:rsidR="000E2EAC">
        <w:rPr>
          <w:noProof/>
        </w:rPr>
        <w:t>824</w:t>
      </w:r>
      <w:r w:rsidR="00CC1CA8">
        <w:fldChar w:fldCharType="end"/>
      </w:r>
    </w:p>
    <w:p w14:paraId="57201B22" w14:textId="5C95DDA9"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E2EAC">
        <w:t xml:space="preserve">The Second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E2EAC">
        <w:rPr>
          <w:noProof/>
        </w:rPr>
        <w:t>826</w:t>
      </w:r>
      <w:r>
        <w:fldChar w:fldCharType="end"/>
      </w:r>
    </w:p>
    <w:p w14:paraId="05BDDC9E" w14:textId="4DBBE49F"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E2EAC">
        <w:t xml:space="preserve">The Third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E2EAC">
        <w:rPr>
          <w:noProof/>
        </w:rPr>
        <w:t>827</w:t>
      </w:r>
      <w:r>
        <w:fldChar w:fldCharType="end"/>
      </w:r>
    </w:p>
    <w:p w14:paraId="5FC55723" w14:textId="171FB6FF"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E2EAC">
        <w:t xml:space="preserve">The Fourth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E2EAC">
        <w:rPr>
          <w:noProof/>
        </w:rPr>
        <w:t>830</w:t>
      </w:r>
      <w:r>
        <w:fldChar w:fldCharType="end"/>
      </w:r>
    </w:p>
    <w:p w14:paraId="30ACCD55" w14:textId="5BF5549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E2EAC">
        <w:t xml:space="preserve">The Fifth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E2EAC">
        <w:rPr>
          <w:noProof/>
        </w:rPr>
        <w:t>831</w:t>
      </w:r>
      <w:r>
        <w:fldChar w:fldCharType="end"/>
      </w:r>
    </w:p>
    <w:p w14:paraId="704DF3C4" w14:textId="47323A9C"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E2EAC">
        <w:t xml:space="preserve">The Sixth Doxology of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E2EAC">
        <w:rPr>
          <w:noProof/>
        </w:rPr>
        <w:t>833</w:t>
      </w:r>
      <w:r>
        <w:fldChar w:fldCharType="end"/>
      </w:r>
    </w:p>
    <w:p w14:paraId="798DA7C0" w14:textId="1148AA15"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E2EAC">
        <w:t xml:space="preserve">The Doxology of Archangel Gabriel for December or </w:t>
      </w:r>
      <w:r w:rsidR="000E2EA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E2EAC">
        <w:rPr>
          <w:noProof/>
        </w:rPr>
        <w:t>838</w:t>
      </w:r>
      <w:r>
        <w:fldChar w:fldCharType="end"/>
      </w:r>
    </w:p>
    <w:p w14:paraId="4A697333" w14:textId="4AB43D6C"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E2EAC">
        <w:t>The Doxology for the Preparation Day of Nativity</w:t>
      </w:r>
      <w:r>
        <w:fldChar w:fldCharType="end"/>
      </w:r>
      <w:r>
        <w:tab/>
      </w:r>
      <w:r>
        <w:fldChar w:fldCharType="begin"/>
      </w:r>
      <w:r>
        <w:instrText xml:space="preserve"> PAGEREF _Ref434477504 \h </w:instrText>
      </w:r>
      <w:r>
        <w:fldChar w:fldCharType="separate"/>
      </w:r>
      <w:r w:rsidR="000E2EAC">
        <w:rPr>
          <w:noProof/>
        </w:rPr>
        <w:t>860</w:t>
      </w:r>
      <w:r>
        <w:fldChar w:fldCharType="end"/>
      </w:r>
    </w:p>
    <w:p w14:paraId="4A754E82" w14:textId="6D4DF35F" w:rsidR="00E21EA3" w:rsidRDefault="00187E8E" w:rsidP="00CC1CA8">
      <w:pPr>
        <w:tabs>
          <w:tab w:val="left" w:leader="dot" w:pos="8280"/>
        </w:tabs>
        <w:spacing w:after="0" w:line="240" w:lineRule="auto"/>
      </w:pPr>
      <w:r>
        <w:fldChar w:fldCharType="begin"/>
      </w:r>
      <w:r>
        <w:instrText xml:space="preserve"> REF _Ref485108167 \h </w:instrText>
      </w:r>
      <w:r>
        <w:fldChar w:fldCharType="separate"/>
      </w:r>
      <w:r w:rsidR="000E2EAC">
        <w:t>The First Doxology for Nativity</w:t>
      </w:r>
      <w:r>
        <w:fldChar w:fldCharType="end"/>
      </w:r>
      <w:r w:rsidR="00E21EA3">
        <w:tab/>
      </w:r>
      <w:r>
        <w:fldChar w:fldCharType="begin"/>
      </w:r>
      <w:r>
        <w:instrText xml:space="preserve"> PAGEREF _Ref485108167 \h </w:instrText>
      </w:r>
      <w:r>
        <w:fldChar w:fldCharType="separate"/>
      </w:r>
      <w:r w:rsidR="000E2EAC">
        <w:rPr>
          <w:noProof/>
        </w:rPr>
        <w:t>863</w:t>
      </w:r>
      <w:r>
        <w:fldChar w:fldCharType="end"/>
      </w:r>
    </w:p>
    <w:p w14:paraId="1151A90C" w14:textId="4B041619"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E2EAC">
        <w:t>The Second Doxology for Nativity</w:t>
      </w:r>
      <w:r>
        <w:fldChar w:fldCharType="end"/>
      </w:r>
      <w:r>
        <w:tab/>
      </w:r>
      <w:r>
        <w:fldChar w:fldCharType="begin"/>
      </w:r>
      <w:r>
        <w:instrText xml:space="preserve"> PAGEREF _Ref434477542 \h </w:instrText>
      </w:r>
      <w:r>
        <w:fldChar w:fldCharType="separate"/>
      </w:r>
      <w:r w:rsidR="000E2EAC">
        <w:rPr>
          <w:noProof/>
        </w:rPr>
        <w:t>864</w:t>
      </w:r>
      <w:r>
        <w:fldChar w:fldCharType="end"/>
      </w:r>
    </w:p>
    <w:p w14:paraId="04CEE058" w14:textId="3CEE9610"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E2EAC">
        <w:t>The Third Doxology for Nativity</w:t>
      </w:r>
      <w:r>
        <w:fldChar w:fldCharType="end"/>
      </w:r>
      <w:r>
        <w:tab/>
      </w:r>
      <w:r>
        <w:fldChar w:fldCharType="begin"/>
      </w:r>
      <w:r>
        <w:instrText xml:space="preserve"> PAGEREF _Ref434477554 \h </w:instrText>
      </w:r>
      <w:r>
        <w:fldChar w:fldCharType="separate"/>
      </w:r>
      <w:r w:rsidR="000E2EAC">
        <w:rPr>
          <w:noProof/>
        </w:rPr>
        <w:t>865</w:t>
      </w:r>
      <w:r>
        <w:fldChar w:fldCharType="end"/>
      </w:r>
    </w:p>
    <w:p w14:paraId="0F813F2D" w14:textId="42FD5BA8" w:rsidR="00E21EA3" w:rsidRDefault="00187E8E" w:rsidP="00CC1CA8">
      <w:pPr>
        <w:tabs>
          <w:tab w:val="left" w:leader="dot" w:pos="8280"/>
        </w:tabs>
        <w:spacing w:after="0" w:line="240" w:lineRule="auto"/>
      </w:pPr>
      <w:r>
        <w:fldChar w:fldCharType="begin"/>
      </w:r>
      <w:r>
        <w:instrText xml:space="preserve"> REF _Ref485108210 \h </w:instrText>
      </w:r>
      <w:r>
        <w:fldChar w:fldCharType="separate"/>
      </w:r>
      <w:r w:rsidR="000E2EAC">
        <w:t>The Doxology for the Circumcision</w:t>
      </w:r>
      <w:r>
        <w:fldChar w:fldCharType="end"/>
      </w:r>
      <w:r w:rsidR="00E21EA3">
        <w:tab/>
      </w:r>
      <w:r>
        <w:fldChar w:fldCharType="begin"/>
      </w:r>
      <w:r>
        <w:instrText xml:space="preserve"> PAGEREF _Ref485108210 \h </w:instrText>
      </w:r>
      <w:r>
        <w:fldChar w:fldCharType="separate"/>
      </w:r>
      <w:r w:rsidR="000E2EAC">
        <w:rPr>
          <w:noProof/>
        </w:rPr>
        <w:t>908</w:t>
      </w:r>
      <w:r>
        <w:fldChar w:fldCharType="end"/>
      </w:r>
    </w:p>
    <w:p w14:paraId="6C616575" w14:textId="1F621EE2" w:rsidR="00E21EA3" w:rsidRDefault="00187E8E" w:rsidP="00CC1CA8">
      <w:pPr>
        <w:tabs>
          <w:tab w:val="left" w:leader="dot" w:pos="8280"/>
        </w:tabs>
        <w:spacing w:after="0" w:line="240" w:lineRule="auto"/>
      </w:pPr>
      <w:r>
        <w:fldChar w:fldCharType="begin"/>
      </w:r>
      <w:r>
        <w:instrText xml:space="preserve"> REF _Ref485108233 \h </w:instrText>
      </w:r>
      <w:r>
        <w:fldChar w:fldCharType="separate"/>
      </w:r>
      <w:r w:rsidR="000E2EAC">
        <w:t>An Abridged Doxology for Theophany</w:t>
      </w:r>
      <w:r>
        <w:fldChar w:fldCharType="end"/>
      </w:r>
      <w:r w:rsidR="00E21EA3">
        <w:tab/>
      </w:r>
      <w:r>
        <w:fldChar w:fldCharType="begin"/>
      </w:r>
      <w:r>
        <w:instrText xml:space="preserve"> PAGEREF _Ref485108233 \h </w:instrText>
      </w:r>
      <w:r>
        <w:fldChar w:fldCharType="separate"/>
      </w:r>
      <w:r w:rsidR="000E2EAC">
        <w:rPr>
          <w:noProof/>
        </w:rPr>
        <w:t>920</w:t>
      </w:r>
      <w:r>
        <w:fldChar w:fldCharType="end"/>
      </w:r>
    </w:p>
    <w:p w14:paraId="6F7E179C" w14:textId="68577BCC"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E2EAC">
        <w:t>The First Doxology for Theophany</w:t>
      </w:r>
      <w:r>
        <w:fldChar w:fldCharType="end"/>
      </w:r>
      <w:r>
        <w:tab/>
      </w:r>
      <w:r>
        <w:fldChar w:fldCharType="begin"/>
      </w:r>
      <w:r>
        <w:instrText xml:space="preserve"> PAGEREF _Ref434477641 \h </w:instrText>
      </w:r>
      <w:r>
        <w:fldChar w:fldCharType="separate"/>
      </w:r>
      <w:r w:rsidR="000E2EAC">
        <w:rPr>
          <w:noProof/>
        </w:rPr>
        <w:t>922</w:t>
      </w:r>
      <w:r>
        <w:fldChar w:fldCharType="end"/>
      </w:r>
    </w:p>
    <w:p w14:paraId="535CC145" w14:textId="45A3B663"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E2EAC">
        <w:t>The Second Doxology for Theophany</w:t>
      </w:r>
      <w:r>
        <w:fldChar w:fldCharType="end"/>
      </w:r>
      <w:r>
        <w:tab/>
      </w:r>
      <w:r>
        <w:fldChar w:fldCharType="begin"/>
      </w:r>
      <w:r>
        <w:instrText xml:space="preserve"> PAGEREF _Ref434477660 \h </w:instrText>
      </w:r>
      <w:r>
        <w:fldChar w:fldCharType="separate"/>
      </w:r>
      <w:r w:rsidR="000E2EAC">
        <w:rPr>
          <w:noProof/>
        </w:rPr>
        <w:t>924</w:t>
      </w:r>
      <w:r>
        <w:fldChar w:fldCharType="end"/>
      </w:r>
    </w:p>
    <w:p w14:paraId="286F48D0" w14:textId="0F8A7EBB" w:rsidR="00E21EA3" w:rsidRDefault="00187E8E" w:rsidP="00CC1CA8">
      <w:pPr>
        <w:tabs>
          <w:tab w:val="left" w:leader="dot" w:pos="8280"/>
        </w:tabs>
        <w:spacing w:after="0" w:line="240" w:lineRule="auto"/>
      </w:pPr>
      <w:r>
        <w:fldChar w:fldCharType="begin"/>
      </w:r>
      <w:r>
        <w:instrText xml:space="preserve"> REF _Ref485108263 \h </w:instrText>
      </w:r>
      <w:r>
        <w:fldChar w:fldCharType="separate"/>
      </w:r>
      <w:r w:rsidR="000E2EAC">
        <w:t>The Doxology for the Wedding of Cana</w:t>
      </w:r>
      <w:r>
        <w:fldChar w:fldCharType="end"/>
      </w:r>
      <w:r w:rsidR="00E21EA3">
        <w:tab/>
      </w:r>
      <w:r>
        <w:fldChar w:fldCharType="begin"/>
      </w:r>
      <w:r>
        <w:instrText xml:space="preserve"> PAGEREF _Ref485108263 \h </w:instrText>
      </w:r>
      <w:r>
        <w:fldChar w:fldCharType="separate"/>
      </w:r>
      <w:r w:rsidR="000E2EAC">
        <w:rPr>
          <w:noProof/>
        </w:rPr>
        <w:t>958</w:t>
      </w:r>
      <w:r>
        <w:fldChar w:fldCharType="end"/>
      </w:r>
    </w:p>
    <w:p w14:paraId="504917BF" w14:textId="36E0BA52" w:rsidR="00E21EA3" w:rsidRDefault="00187E8E" w:rsidP="00CC1CA8">
      <w:pPr>
        <w:tabs>
          <w:tab w:val="left" w:leader="dot" w:pos="8280"/>
        </w:tabs>
        <w:spacing w:after="0" w:line="240" w:lineRule="auto"/>
      </w:pPr>
      <w:r>
        <w:fldChar w:fldCharType="begin"/>
      </w:r>
      <w:r>
        <w:instrText xml:space="preserve"> REF _Ref485108288 \h </w:instrText>
      </w:r>
      <w:r>
        <w:fldChar w:fldCharType="separate"/>
      </w:r>
      <w:r w:rsidR="000E2EAC">
        <w:t>The Doxology for the Entrance into the Temple</w:t>
      </w:r>
      <w:r>
        <w:fldChar w:fldCharType="end"/>
      </w:r>
      <w:r w:rsidR="00E21EA3">
        <w:tab/>
      </w:r>
      <w:r>
        <w:fldChar w:fldCharType="begin"/>
      </w:r>
      <w:r>
        <w:instrText xml:space="preserve"> PAGEREF _Ref485108288 \h </w:instrText>
      </w:r>
      <w:r>
        <w:fldChar w:fldCharType="separate"/>
      </w:r>
      <w:r w:rsidR="000E2EAC">
        <w:rPr>
          <w:noProof/>
        </w:rPr>
        <w:t>981</w:t>
      </w:r>
      <w:r>
        <w:fldChar w:fldCharType="end"/>
      </w:r>
    </w:p>
    <w:p w14:paraId="1F20DF78" w14:textId="2912E23C" w:rsidR="00E21EA3" w:rsidRDefault="00513E2D" w:rsidP="00CC1CA8">
      <w:pPr>
        <w:tabs>
          <w:tab w:val="left" w:leader="dot" w:pos="8280"/>
        </w:tabs>
        <w:spacing w:after="0" w:line="240" w:lineRule="auto"/>
      </w:pPr>
      <w:r>
        <w:fldChar w:fldCharType="begin"/>
      </w:r>
      <w:r>
        <w:instrText xml:space="preserve"> REF _Ref459399117 \h </w:instrText>
      </w:r>
      <w:r>
        <w:fldChar w:fldCharType="separate"/>
      </w:r>
      <w:r w:rsidR="000E2EAC">
        <w:t>The Doxology for the Annunciation</w:t>
      </w:r>
      <w:r>
        <w:fldChar w:fldCharType="end"/>
      </w:r>
      <w:r w:rsidR="00E21EA3">
        <w:tab/>
      </w:r>
      <w:r w:rsidR="00E21EA3">
        <w:fldChar w:fldCharType="begin"/>
      </w:r>
      <w:r w:rsidR="00E21EA3">
        <w:instrText xml:space="preserve"> PAGEREF _Ref434477856 \h </w:instrText>
      </w:r>
      <w:r w:rsidR="00E21EA3">
        <w:fldChar w:fldCharType="separate"/>
      </w:r>
      <w:r w:rsidR="000E2EAC">
        <w:rPr>
          <w:noProof/>
        </w:rPr>
        <w:t>1001</w:t>
      </w:r>
      <w:r w:rsidR="00E21EA3">
        <w:fldChar w:fldCharType="end"/>
      </w:r>
    </w:p>
    <w:p w14:paraId="4B29B358" w14:textId="44F8E816" w:rsidR="00E21EA3" w:rsidRDefault="00187E8E" w:rsidP="00CC1CA8">
      <w:pPr>
        <w:tabs>
          <w:tab w:val="left" w:leader="dot" w:pos="8280"/>
        </w:tabs>
        <w:spacing w:after="0" w:line="240" w:lineRule="auto"/>
      </w:pPr>
      <w:r>
        <w:fldChar w:fldCharType="begin"/>
      </w:r>
      <w:r>
        <w:instrText xml:space="preserve"> REF _Ref485108333 \h </w:instrText>
      </w:r>
      <w:r>
        <w:fldChar w:fldCharType="separate"/>
      </w:r>
      <w:r w:rsidR="000E2EAC">
        <w:t>May 19 / Pashons 24: The Entry into Egypt</w:t>
      </w:r>
      <w:r>
        <w:fldChar w:fldCharType="end"/>
      </w:r>
      <w:r w:rsidR="00E21EA3">
        <w:tab/>
      </w:r>
      <w:r>
        <w:fldChar w:fldCharType="begin"/>
      </w:r>
      <w:r>
        <w:instrText xml:space="preserve"> PAGEREF _Ref485108337 \h </w:instrText>
      </w:r>
      <w:r>
        <w:fldChar w:fldCharType="separate"/>
      </w:r>
      <w:r w:rsidR="000E2EAC">
        <w:rPr>
          <w:noProof/>
        </w:rPr>
        <w:t>1036</w:t>
      </w:r>
      <w:r>
        <w:fldChar w:fldCharType="end"/>
      </w:r>
    </w:p>
    <w:p w14:paraId="19D20C04" w14:textId="48E5C698" w:rsidR="00E21EA3" w:rsidRDefault="00187E8E" w:rsidP="00CC1CA8">
      <w:pPr>
        <w:tabs>
          <w:tab w:val="left" w:leader="dot" w:pos="8280"/>
        </w:tabs>
        <w:spacing w:after="0" w:line="240" w:lineRule="auto"/>
      </w:pPr>
      <w:r>
        <w:fldChar w:fldCharType="begin"/>
      </w:r>
      <w:r>
        <w:instrText xml:space="preserve"> REF _Ref485107884 \h </w:instrText>
      </w:r>
      <w:r>
        <w:fldChar w:fldCharType="separate"/>
      </w:r>
      <w:r w:rsidR="000E2EAC">
        <w:t>The Doxology of Sts. Peter and Paul</w:t>
      </w:r>
      <w:r>
        <w:fldChar w:fldCharType="end"/>
      </w:r>
      <w:r w:rsidR="00E21EA3">
        <w:tab/>
      </w:r>
      <w:r>
        <w:fldChar w:fldCharType="begin"/>
      </w:r>
      <w:r>
        <w:instrText xml:space="preserve"> PAGEREF _Ref485107884 \h </w:instrText>
      </w:r>
      <w:r>
        <w:fldChar w:fldCharType="separate"/>
      </w:r>
      <w:r w:rsidR="000E2EAC">
        <w:rPr>
          <w:noProof/>
        </w:rPr>
        <w:t>1074</w:t>
      </w:r>
      <w:r>
        <w:fldChar w:fldCharType="end"/>
      </w:r>
    </w:p>
    <w:p w14:paraId="2A23AF26" w14:textId="45C2C721" w:rsidR="00E21EA3" w:rsidRDefault="00187E8E" w:rsidP="00CC1CA8">
      <w:pPr>
        <w:tabs>
          <w:tab w:val="left" w:leader="dot" w:pos="8280"/>
        </w:tabs>
        <w:spacing w:after="0" w:line="240" w:lineRule="auto"/>
      </w:pPr>
      <w:r>
        <w:fldChar w:fldCharType="begin"/>
      </w:r>
      <w:r>
        <w:instrText xml:space="preserve"> REF _Ref485108387 \h </w:instrText>
      </w:r>
      <w:r>
        <w:fldChar w:fldCharType="separate"/>
      </w:r>
      <w:r w:rsidR="000E2EAC">
        <w:t>The Doxology of the Transfiguration</w:t>
      </w:r>
      <w:r>
        <w:fldChar w:fldCharType="end"/>
      </w:r>
      <w:r w:rsidR="00E21EA3">
        <w:tab/>
      </w:r>
      <w:r>
        <w:fldChar w:fldCharType="begin"/>
      </w:r>
      <w:r>
        <w:instrText xml:space="preserve"> PAGEREF _Ref485108387 \h </w:instrText>
      </w:r>
      <w:r>
        <w:fldChar w:fldCharType="separate"/>
      </w:r>
      <w:r w:rsidR="000E2EAC">
        <w:rPr>
          <w:noProof/>
        </w:rPr>
        <w:t>1105</w:t>
      </w:r>
      <w:r>
        <w:fldChar w:fldCharType="end"/>
      </w:r>
    </w:p>
    <w:p w14:paraId="36031966" w14:textId="5D32E3C0"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E2EAC">
        <w:t>The Doxology of Jonah’s Fast</w:t>
      </w:r>
      <w:r>
        <w:fldChar w:fldCharType="end"/>
      </w:r>
      <w:r>
        <w:tab/>
      </w:r>
      <w:r>
        <w:fldChar w:fldCharType="begin"/>
      </w:r>
      <w:r>
        <w:instrText xml:space="preserve"> PAGEREF _Ref434478053 \h </w:instrText>
      </w:r>
      <w:r>
        <w:fldChar w:fldCharType="separate"/>
      </w:r>
      <w:r w:rsidR="000E2EAC">
        <w:rPr>
          <w:noProof/>
        </w:rPr>
        <w:t>1132</w:t>
      </w:r>
      <w:r>
        <w:fldChar w:fldCharType="end"/>
      </w:r>
    </w:p>
    <w:p w14:paraId="2FF23AAB" w14:textId="39D12AF7" w:rsidR="00E21EA3" w:rsidRDefault="00187E8E" w:rsidP="00CC1CA8">
      <w:pPr>
        <w:tabs>
          <w:tab w:val="left" w:leader="dot" w:pos="8280"/>
        </w:tabs>
        <w:spacing w:after="0" w:line="240" w:lineRule="auto"/>
      </w:pPr>
      <w:r>
        <w:fldChar w:fldCharType="begin"/>
      </w:r>
      <w:r>
        <w:instrText xml:space="preserve"> REF _Ref485108420 \h </w:instrText>
      </w:r>
      <w:r>
        <w:fldChar w:fldCharType="separate"/>
      </w:r>
      <w:r w:rsidR="000E2EAC">
        <w:t>The Doxology for Sundays and Saturdays of Great Lent</w:t>
      </w:r>
      <w:r>
        <w:fldChar w:fldCharType="end"/>
      </w:r>
      <w:r w:rsidR="00E21EA3">
        <w:tab/>
      </w:r>
      <w:r>
        <w:fldChar w:fldCharType="begin"/>
      </w:r>
      <w:r>
        <w:instrText xml:space="preserve"> PAGEREF _Ref485108420 \h </w:instrText>
      </w:r>
      <w:r>
        <w:fldChar w:fldCharType="separate"/>
      </w:r>
      <w:r w:rsidR="000E2EAC">
        <w:rPr>
          <w:noProof/>
        </w:rPr>
        <w:t>1136</w:t>
      </w:r>
      <w:r>
        <w:fldChar w:fldCharType="end"/>
      </w:r>
    </w:p>
    <w:p w14:paraId="7AC17913" w14:textId="6EF4336F"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E2EAC">
        <w:t>The Doxology for Weekdays in Great Lent</w:t>
      </w:r>
      <w:r>
        <w:fldChar w:fldCharType="end"/>
      </w:r>
      <w:r>
        <w:tab/>
      </w:r>
      <w:r>
        <w:fldChar w:fldCharType="begin"/>
      </w:r>
      <w:r>
        <w:instrText xml:space="preserve"> PAGEREF _Ref434478104 \h </w:instrText>
      </w:r>
      <w:r>
        <w:fldChar w:fldCharType="separate"/>
      </w:r>
      <w:r w:rsidR="000E2EAC">
        <w:rPr>
          <w:noProof/>
        </w:rPr>
        <w:t>1139</w:t>
      </w:r>
      <w:r>
        <w:fldChar w:fldCharType="end"/>
      </w:r>
    </w:p>
    <w:p w14:paraId="6B4ECEA0" w14:textId="6557D74F"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E2EAC">
        <w:t>A Second Doxology for Weekdays in Great Lent</w:t>
      </w:r>
      <w:r>
        <w:fldChar w:fldCharType="end"/>
      </w:r>
      <w:r>
        <w:tab/>
      </w:r>
      <w:r>
        <w:fldChar w:fldCharType="begin"/>
      </w:r>
      <w:r>
        <w:instrText xml:space="preserve"> PAGEREF _Ref434478128 \h </w:instrText>
      </w:r>
      <w:r>
        <w:fldChar w:fldCharType="separate"/>
      </w:r>
      <w:r w:rsidR="000E2EAC">
        <w:rPr>
          <w:noProof/>
        </w:rPr>
        <w:t>1140</w:t>
      </w:r>
      <w:r>
        <w:fldChar w:fldCharType="end"/>
      </w:r>
    </w:p>
    <w:p w14:paraId="4959D2BA" w14:textId="2E8334C4"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E2EAC">
        <w:t>A Third Doxology for Weekdays in Great Lent</w:t>
      </w:r>
      <w:r>
        <w:fldChar w:fldCharType="end"/>
      </w:r>
      <w:r>
        <w:tab/>
      </w:r>
      <w:r>
        <w:fldChar w:fldCharType="begin"/>
      </w:r>
      <w:r>
        <w:instrText xml:space="preserve"> PAGEREF _Ref434478147 \h </w:instrText>
      </w:r>
      <w:r>
        <w:fldChar w:fldCharType="separate"/>
      </w:r>
      <w:r w:rsidR="000E2EAC">
        <w:rPr>
          <w:noProof/>
        </w:rPr>
        <w:t>1142</w:t>
      </w:r>
      <w:r>
        <w:fldChar w:fldCharType="end"/>
      </w:r>
    </w:p>
    <w:p w14:paraId="15F5F420" w14:textId="0BF3EA12"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E2EAC">
        <w:t>The Fourth Doxology for Great Lent</w:t>
      </w:r>
      <w:r>
        <w:fldChar w:fldCharType="end"/>
      </w:r>
      <w:r>
        <w:tab/>
      </w:r>
      <w:r>
        <w:fldChar w:fldCharType="begin"/>
      </w:r>
      <w:r>
        <w:instrText xml:space="preserve"> PAGEREF _Ref434478172 \h </w:instrText>
      </w:r>
      <w:r>
        <w:fldChar w:fldCharType="separate"/>
      </w:r>
      <w:r w:rsidR="000E2EAC">
        <w:rPr>
          <w:noProof/>
        </w:rPr>
        <w:t>1144</w:t>
      </w:r>
      <w:r>
        <w:fldChar w:fldCharType="end"/>
      </w:r>
    </w:p>
    <w:p w14:paraId="17A33F34" w14:textId="78CE0234"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E2EAC">
        <w:t>The Doxology for Lazarus Saturday</w:t>
      </w:r>
      <w:r>
        <w:fldChar w:fldCharType="end"/>
      </w:r>
      <w:r>
        <w:tab/>
      </w:r>
      <w:r>
        <w:fldChar w:fldCharType="begin"/>
      </w:r>
      <w:r>
        <w:instrText xml:space="preserve"> PAGEREF _Ref434478195 \h </w:instrText>
      </w:r>
      <w:r>
        <w:fldChar w:fldCharType="separate"/>
      </w:r>
      <w:r w:rsidR="000E2EAC">
        <w:rPr>
          <w:noProof/>
        </w:rPr>
        <w:t>1161</w:t>
      </w:r>
      <w:r>
        <w:fldChar w:fldCharType="end"/>
      </w:r>
    </w:p>
    <w:p w14:paraId="6CBC5D9E" w14:textId="0B34AA3A" w:rsidR="00E21EA3" w:rsidRDefault="00187E8E" w:rsidP="00CC1CA8">
      <w:pPr>
        <w:tabs>
          <w:tab w:val="left" w:leader="dot" w:pos="8280"/>
        </w:tabs>
        <w:spacing w:after="0" w:line="240" w:lineRule="auto"/>
      </w:pPr>
      <w:r>
        <w:fldChar w:fldCharType="begin"/>
      </w:r>
      <w:r>
        <w:instrText xml:space="preserve"> REF _Ref485108442 \h </w:instrText>
      </w:r>
      <w:r>
        <w:fldChar w:fldCharType="separate"/>
      </w:r>
      <w:r w:rsidR="000E2EAC">
        <w:t>The First Doxology for Palm Sunday</w:t>
      </w:r>
      <w:r>
        <w:fldChar w:fldCharType="end"/>
      </w:r>
      <w:r w:rsidR="00E21EA3">
        <w:tab/>
      </w:r>
      <w:r>
        <w:fldChar w:fldCharType="begin"/>
      </w:r>
      <w:r>
        <w:instrText xml:space="preserve"> PAGEREF _Ref485108442 \h </w:instrText>
      </w:r>
      <w:r>
        <w:fldChar w:fldCharType="separate"/>
      </w:r>
      <w:r w:rsidR="000E2EAC">
        <w:rPr>
          <w:noProof/>
        </w:rPr>
        <w:t>1167</w:t>
      </w:r>
      <w:r>
        <w:fldChar w:fldCharType="end"/>
      </w:r>
    </w:p>
    <w:p w14:paraId="11606B4A" w14:textId="0C684DF3"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E2EAC">
        <w:t>The Second Doxology for Palm Sunday</w:t>
      </w:r>
      <w:r>
        <w:fldChar w:fldCharType="end"/>
      </w:r>
      <w:r>
        <w:tab/>
      </w:r>
      <w:r>
        <w:fldChar w:fldCharType="begin"/>
      </w:r>
      <w:r>
        <w:instrText xml:space="preserve"> PAGEREF _Ref434478234 \h </w:instrText>
      </w:r>
      <w:r>
        <w:fldChar w:fldCharType="separate"/>
      </w:r>
      <w:r w:rsidR="000E2EAC">
        <w:rPr>
          <w:noProof/>
        </w:rPr>
        <w:t>1168</w:t>
      </w:r>
      <w:r>
        <w:fldChar w:fldCharType="end"/>
      </w:r>
    </w:p>
    <w:p w14:paraId="3B00B725" w14:textId="005C890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E2EAC">
        <w:t>The Third Doxology for Palm Sunday</w:t>
      </w:r>
      <w:r>
        <w:fldChar w:fldCharType="end"/>
      </w:r>
      <w:r>
        <w:tab/>
      </w:r>
      <w:r>
        <w:fldChar w:fldCharType="begin"/>
      </w:r>
      <w:r>
        <w:instrText xml:space="preserve"> PAGEREF _Ref434478255 \h </w:instrText>
      </w:r>
      <w:r>
        <w:fldChar w:fldCharType="separate"/>
      </w:r>
      <w:r w:rsidR="000E2EAC">
        <w:rPr>
          <w:noProof/>
        </w:rPr>
        <w:t>1170</w:t>
      </w:r>
      <w:r>
        <w:fldChar w:fldCharType="end"/>
      </w:r>
    </w:p>
    <w:p w14:paraId="257EE84D" w14:textId="6940F231" w:rsidR="00E21EA3" w:rsidRDefault="00187E8E" w:rsidP="00CC1CA8">
      <w:pPr>
        <w:tabs>
          <w:tab w:val="left" w:leader="dot" w:pos="8280"/>
        </w:tabs>
        <w:spacing w:after="0" w:line="240" w:lineRule="auto"/>
      </w:pPr>
      <w:r>
        <w:fldChar w:fldCharType="begin"/>
      </w:r>
      <w:r>
        <w:instrText xml:space="preserve"> REF _Ref485108466 \h </w:instrText>
      </w:r>
      <w:r>
        <w:fldChar w:fldCharType="separate"/>
      </w:r>
      <w:r w:rsidR="000E2EAC">
        <w:t>The Doxology for Pascha</w:t>
      </w:r>
      <w:r>
        <w:fldChar w:fldCharType="end"/>
      </w:r>
      <w:r w:rsidR="00E21EA3">
        <w:tab/>
      </w:r>
      <w:r>
        <w:fldChar w:fldCharType="begin"/>
      </w:r>
      <w:r>
        <w:instrText xml:space="preserve"> PAGEREF _Ref485108466 \h </w:instrText>
      </w:r>
      <w:r>
        <w:fldChar w:fldCharType="separate"/>
      </w:r>
      <w:r w:rsidR="000E2EAC">
        <w:rPr>
          <w:noProof/>
        </w:rPr>
        <w:t>1191</w:t>
      </w:r>
      <w:r>
        <w:fldChar w:fldCharType="end"/>
      </w:r>
    </w:p>
    <w:p w14:paraId="10A28DFE" w14:textId="01F65237"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E2EAC">
        <w:t>Another Doxology Pascha</w:t>
      </w:r>
      <w:r>
        <w:fldChar w:fldCharType="end"/>
      </w:r>
      <w:r>
        <w:tab/>
      </w:r>
      <w:r>
        <w:fldChar w:fldCharType="begin"/>
      </w:r>
      <w:r>
        <w:instrText xml:space="preserve"> PAGEREF _Ref434478317 \h </w:instrText>
      </w:r>
      <w:r>
        <w:fldChar w:fldCharType="separate"/>
      </w:r>
      <w:r w:rsidR="000E2EAC">
        <w:rPr>
          <w:noProof/>
        </w:rPr>
        <w:t>1192</w:t>
      </w:r>
      <w:r>
        <w:fldChar w:fldCharType="end"/>
      </w:r>
    </w:p>
    <w:p w14:paraId="472E0FB5" w14:textId="45DFC98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E2EAC">
        <w:t>A Doxology for Archangel Michael Pascha</w:t>
      </w:r>
      <w:r>
        <w:fldChar w:fldCharType="end"/>
      </w:r>
      <w:r>
        <w:tab/>
      </w:r>
      <w:r>
        <w:fldChar w:fldCharType="begin"/>
      </w:r>
      <w:r>
        <w:instrText xml:space="preserve"> PAGEREF _Ref434478347 \h </w:instrText>
      </w:r>
      <w:r>
        <w:fldChar w:fldCharType="separate"/>
      </w:r>
      <w:r w:rsidR="000E2EAC">
        <w:rPr>
          <w:noProof/>
        </w:rPr>
        <w:t>1194</w:t>
      </w:r>
      <w:r>
        <w:fldChar w:fldCharType="end"/>
      </w:r>
    </w:p>
    <w:p w14:paraId="4D1D62B4" w14:textId="1DF6813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E2EAC">
        <w:t>The Doxology for Thomas Sunday</w:t>
      </w:r>
      <w:r>
        <w:fldChar w:fldCharType="end"/>
      </w:r>
      <w:r>
        <w:tab/>
      </w:r>
      <w:r>
        <w:fldChar w:fldCharType="begin"/>
      </w:r>
      <w:r>
        <w:instrText xml:space="preserve"> PAGEREF _Ref434478375 \h </w:instrText>
      </w:r>
      <w:r>
        <w:fldChar w:fldCharType="separate"/>
      </w:r>
      <w:r w:rsidR="000E2EAC">
        <w:rPr>
          <w:noProof/>
        </w:rPr>
        <w:t>1227</w:t>
      </w:r>
      <w:r>
        <w:fldChar w:fldCharType="end"/>
      </w:r>
    </w:p>
    <w:p w14:paraId="7B6065F5" w14:textId="7541CD7D" w:rsidR="00CC1CA8" w:rsidRDefault="00187E8E" w:rsidP="00CC1CA8">
      <w:pPr>
        <w:tabs>
          <w:tab w:val="left" w:leader="dot" w:pos="8280"/>
        </w:tabs>
        <w:spacing w:after="0" w:line="240" w:lineRule="auto"/>
      </w:pPr>
      <w:r>
        <w:fldChar w:fldCharType="begin"/>
      </w:r>
      <w:r>
        <w:instrText xml:space="preserve"> REF _Ref485108492 \h </w:instrText>
      </w:r>
      <w:r>
        <w:fldChar w:fldCharType="separate"/>
      </w:r>
      <w:r w:rsidR="000E2EAC">
        <w:t>The Doxology for the Ascension</w:t>
      </w:r>
      <w:r>
        <w:fldChar w:fldCharType="end"/>
      </w:r>
      <w:r w:rsidR="00CC1CA8">
        <w:tab/>
      </w:r>
      <w:r>
        <w:fldChar w:fldCharType="begin"/>
      </w:r>
      <w:r>
        <w:instrText xml:space="preserve"> PAGEREF _Ref485108492 \h </w:instrText>
      </w:r>
      <w:r>
        <w:fldChar w:fldCharType="separate"/>
      </w:r>
      <w:r w:rsidR="000E2EAC">
        <w:rPr>
          <w:noProof/>
        </w:rPr>
        <w:t>1230</w:t>
      </w:r>
      <w:r>
        <w:fldChar w:fldCharType="end"/>
      </w:r>
    </w:p>
    <w:p w14:paraId="3C346EA7" w14:textId="6F06D2B4" w:rsidR="00CC1CA8" w:rsidRDefault="00187E8E" w:rsidP="00CC1CA8">
      <w:pPr>
        <w:tabs>
          <w:tab w:val="left" w:leader="dot" w:pos="8280"/>
        </w:tabs>
        <w:spacing w:after="0" w:line="240" w:lineRule="auto"/>
      </w:pPr>
      <w:r>
        <w:fldChar w:fldCharType="begin"/>
      </w:r>
      <w:r>
        <w:instrText xml:space="preserve"> REF _Ref485108524 \h </w:instrText>
      </w:r>
      <w:r>
        <w:fldChar w:fldCharType="separate"/>
      </w:r>
      <w:r w:rsidR="000E2EAC">
        <w:t>The Doxology for Pentecost</w:t>
      </w:r>
      <w:r>
        <w:fldChar w:fldCharType="end"/>
      </w:r>
      <w:r w:rsidR="00CC1CA8">
        <w:tab/>
      </w:r>
      <w:r>
        <w:fldChar w:fldCharType="begin"/>
      </w:r>
      <w:r>
        <w:instrText xml:space="preserve"> PAGEREF _Ref485108524 \h </w:instrText>
      </w:r>
      <w:r>
        <w:fldChar w:fldCharType="separate"/>
      </w:r>
      <w:r w:rsidR="000E2EAC">
        <w:rPr>
          <w:noProof/>
        </w:rPr>
        <w:t>1248</w:t>
      </w:r>
      <w:r>
        <w:fldChar w:fldCharType="end"/>
      </w:r>
    </w:p>
    <w:p w14:paraId="4285BFE1" w14:textId="77777777" w:rsidR="00E21EA3" w:rsidRDefault="00E21EA3" w:rsidP="00E21EA3">
      <w:pPr>
        <w:pStyle w:val="Heading3"/>
      </w:pPr>
      <w:bookmarkStart w:id="2083" w:name="_Ref435643009"/>
      <w:r>
        <w:t>Saints’ Doxologies</w:t>
      </w:r>
      <w:bookmarkEnd w:id="2083"/>
    </w:p>
    <w:p w14:paraId="201EF1F5" w14:textId="59DD1F24"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A74A3C">
        <w:t>The Evening Doxology of the Virgin</w:t>
      </w:r>
      <w:r>
        <w:fldChar w:fldCharType="end"/>
      </w:r>
      <w:r>
        <w:tab/>
      </w:r>
      <w:r>
        <w:fldChar w:fldCharType="begin"/>
      </w:r>
      <w:r>
        <w:instrText xml:space="preserve"> PAGEREF _Ref434487836 \h </w:instrText>
      </w:r>
      <w:r>
        <w:fldChar w:fldCharType="separate"/>
      </w:r>
      <w:r w:rsidR="00A74A3C">
        <w:rPr>
          <w:noProof/>
        </w:rPr>
        <w:t>681</w:t>
      </w:r>
      <w:r>
        <w:fldChar w:fldCharType="end"/>
      </w:r>
    </w:p>
    <w:p w14:paraId="5E3507F6" w14:textId="28157DB8"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A74A3C" w:rsidRPr="00A74A3C">
        <w:t>The Doxology of the Virgin for Midnight Praise</w:t>
      </w:r>
      <w:r>
        <w:fldChar w:fldCharType="end"/>
      </w:r>
      <w:r>
        <w:tab/>
      </w:r>
      <w:r>
        <w:fldChar w:fldCharType="begin"/>
      </w:r>
      <w:r>
        <w:instrText xml:space="preserve"> PAGEREF _Ref434487891 \h </w:instrText>
      </w:r>
      <w:r>
        <w:fldChar w:fldCharType="separate"/>
      </w:r>
      <w:r w:rsidR="00A74A3C">
        <w:rPr>
          <w:noProof/>
        </w:rPr>
        <w:t>404</w:t>
      </w:r>
      <w:r>
        <w:fldChar w:fldCharType="end"/>
      </w:r>
    </w:p>
    <w:p w14:paraId="337F5EE8" w14:textId="67915E45"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A74A3C">
        <w:t>The Morning Doxology of the Virgin</w:t>
      </w:r>
      <w:r>
        <w:fldChar w:fldCharType="end"/>
      </w:r>
      <w:r>
        <w:tab/>
      </w:r>
      <w:r>
        <w:fldChar w:fldCharType="begin"/>
      </w:r>
      <w:r>
        <w:instrText xml:space="preserve"> PAGEREF _Ref434487846 \h </w:instrText>
      </w:r>
      <w:r>
        <w:fldChar w:fldCharType="separate"/>
      </w:r>
      <w:r w:rsidR="00A74A3C">
        <w:rPr>
          <w:noProof/>
        </w:rPr>
        <w:t>682</w:t>
      </w:r>
      <w:r>
        <w:fldChar w:fldCharType="end"/>
      </w:r>
    </w:p>
    <w:p w14:paraId="11C50006" w14:textId="2E17D825" w:rsidR="006F039A" w:rsidRDefault="006F039A" w:rsidP="00B46E6E">
      <w:pPr>
        <w:tabs>
          <w:tab w:val="left" w:leader="dot" w:pos="8280"/>
        </w:tabs>
        <w:spacing w:after="0" w:line="240" w:lineRule="auto"/>
      </w:pPr>
      <w:r>
        <w:fldChar w:fldCharType="begin"/>
      </w:r>
      <w:r>
        <w:instrText xml:space="preserve"> REF _Ref470555203 \h </w:instrText>
      </w:r>
      <w:r>
        <w:fldChar w:fldCharType="separate"/>
      </w:r>
      <w:r w:rsidR="00A74A3C">
        <w:t>The Doxology of the Entry of the Theotokos into the Temple</w:t>
      </w:r>
      <w:r>
        <w:fldChar w:fldCharType="end"/>
      </w:r>
      <w:r>
        <w:tab/>
      </w:r>
      <w:r>
        <w:fldChar w:fldCharType="begin"/>
      </w:r>
      <w:r>
        <w:instrText xml:space="preserve"> PAGEREF _Ref470555203 \h </w:instrText>
      </w:r>
      <w:r>
        <w:fldChar w:fldCharType="separate"/>
      </w:r>
      <w:r w:rsidR="00A74A3C">
        <w:rPr>
          <w:noProof/>
        </w:rPr>
        <w:t>816</w:t>
      </w:r>
      <w:r>
        <w:fldChar w:fldCharType="end"/>
      </w:r>
    </w:p>
    <w:p w14:paraId="3868AB65" w14:textId="1BD89708"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A74A3C">
        <w:t>The Doxology for Archangel Michael</w:t>
      </w:r>
      <w:r>
        <w:fldChar w:fldCharType="end"/>
      </w:r>
      <w:r>
        <w:tab/>
      </w:r>
      <w:r>
        <w:fldChar w:fldCharType="begin"/>
      </w:r>
      <w:r>
        <w:instrText xml:space="preserve"> PAGEREF _Ref434487967 \h </w:instrText>
      </w:r>
      <w:r>
        <w:fldChar w:fldCharType="separate"/>
      </w:r>
      <w:r w:rsidR="00A74A3C">
        <w:rPr>
          <w:noProof/>
        </w:rPr>
        <w:t>791</w:t>
      </w:r>
      <w:r>
        <w:fldChar w:fldCharType="end"/>
      </w:r>
    </w:p>
    <w:p w14:paraId="2284159D" w14:textId="4471263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A74A3C">
        <w:t xml:space="preserve">The Doxology of Archangel Gabriel for December or </w:t>
      </w:r>
      <w:r w:rsidR="00A74A3C"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A74A3C">
        <w:rPr>
          <w:noProof/>
        </w:rPr>
        <w:t>834</w:t>
      </w:r>
      <w:r>
        <w:fldChar w:fldCharType="end"/>
      </w:r>
    </w:p>
    <w:p w14:paraId="403DEC4C" w14:textId="1ACDD31B"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A74A3C">
        <w:t>The Doxology for Archangel Gabriel, the Evangelist of Daniel</w:t>
      </w:r>
      <w:r>
        <w:fldChar w:fldCharType="end"/>
      </w:r>
      <w:r>
        <w:tab/>
      </w:r>
      <w:r>
        <w:fldChar w:fldCharType="begin"/>
      </w:r>
      <w:r>
        <w:instrText xml:space="preserve"> PAGEREF _Ref434488149 \h </w:instrText>
      </w:r>
      <w:r>
        <w:fldChar w:fldCharType="separate"/>
      </w:r>
      <w:r w:rsidR="00A74A3C">
        <w:rPr>
          <w:noProof/>
        </w:rPr>
        <w:t>1060</w:t>
      </w:r>
      <w:r>
        <w:fldChar w:fldCharType="end"/>
      </w:r>
    </w:p>
    <w:p w14:paraId="229EE54B" w14:textId="5626BC26"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A74A3C">
        <w:t>The Doxology for Michael and Gabriel</w:t>
      </w:r>
      <w:r>
        <w:fldChar w:fldCharType="end"/>
      </w:r>
      <w:r>
        <w:tab/>
      </w:r>
      <w:r>
        <w:fldChar w:fldCharType="begin"/>
      </w:r>
      <w:r>
        <w:instrText xml:space="preserve"> PAGEREF _Ref434487984 \h </w:instrText>
      </w:r>
      <w:r>
        <w:fldChar w:fldCharType="separate"/>
      </w:r>
      <w:r w:rsidR="00A74A3C">
        <w:rPr>
          <w:noProof/>
        </w:rPr>
        <w:t>792</w:t>
      </w:r>
      <w:r>
        <w:fldChar w:fldCharType="end"/>
      </w:r>
    </w:p>
    <w:p w14:paraId="44CF453D" w14:textId="5220D00D"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A74A3C">
        <w:t>The Doxology for Archangel Raphael</w:t>
      </w:r>
      <w:r>
        <w:fldChar w:fldCharType="end"/>
      </w:r>
      <w:r>
        <w:tab/>
      </w:r>
      <w:r>
        <w:fldChar w:fldCharType="begin"/>
      </w:r>
      <w:r>
        <w:instrText xml:space="preserve"> PAGEREF _Ref434488208 \h </w:instrText>
      </w:r>
      <w:r>
        <w:fldChar w:fldCharType="separate"/>
      </w:r>
      <w:r w:rsidR="00A74A3C">
        <w:rPr>
          <w:noProof/>
        </w:rPr>
        <w:t>1123</w:t>
      </w:r>
      <w:r>
        <w:fldChar w:fldCharType="end"/>
      </w:r>
    </w:p>
    <w:p w14:paraId="5EA00A94" w14:textId="26C1ABD3"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A74A3C">
        <w:t>The Doxology for Archangel Suriel</w:t>
      </w:r>
      <w:r>
        <w:fldChar w:fldCharType="end"/>
      </w:r>
      <w:r>
        <w:tab/>
      </w:r>
      <w:r>
        <w:fldChar w:fldCharType="begin"/>
      </w:r>
      <w:r>
        <w:instrText xml:space="preserve"> PAGEREF _Ref434488250 \h </w:instrText>
      </w:r>
      <w:r>
        <w:fldChar w:fldCharType="separate"/>
      </w:r>
      <w:r w:rsidR="00A74A3C">
        <w:rPr>
          <w:noProof/>
        </w:rPr>
        <w:t>973</w:t>
      </w:r>
      <w:r>
        <w:fldChar w:fldCharType="end"/>
      </w:r>
    </w:p>
    <w:p w14:paraId="3CC2AC4D" w14:textId="05676B62" w:rsidR="00B46E6E" w:rsidRDefault="000A632E" w:rsidP="00B46E6E">
      <w:pPr>
        <w:tabs>
          <w:tab w:val="left" w:leader="dot" w:pos="8280"/>
        </w:tabs>
        <w:spacing w:after="0" w:line="240" w:lineRule="auto"/>
      </w:pPr>
      <w:r>
        <w:fldChar w:fldCharType="begin"/>
      </w:r>
      <w:r>
        <w:instrText xml:space="preserve"> REF _Ref459400553 \h </w:instrText>
      </w:r>
      <w:r>
        <w:fldChar w:fldCharType="separate"/>
      </w:r>
      <w:r w:rsidR="00A74A3C">
        <w:t>The Doxology for the Four Incorporeal Beasts</w:t>
      </w:r>
      <w:r>
        <w:fldChar w:fldCharType="end"/>
      </w:r>
      <w:r w:rsidR="00B46E6E">
        <w:tab/>
      </w:r>
      <w:r w:rsidR="00B46E6E">
        <w:fldChar w:fldCharType="begin"/>
      </w:r>
      <w:r w:rsidR="00B46E6E">
        <w:instrText xml:space="preserve"> PAGEREF _Ref434488301 \h </w:instrText>
      </w:r>
      <w:r w:rsidR="00B46E6E">
        <w:fldChar w:fldCharType="separate"/>
      </w:r>
      <w:r w:rsidR="00A74A3C">
        <w:rPr>
          <w:noProof/>
        </w:rPr>
        <w:t>788</w:t>
      </w:r>
      <w:r w:rsidR="00B46E6E">
        <w:fldChar w:fldCharType="end"/>
      </w:r>
    </w:p>
    <w:p w14:paraId="1358EC54" w14:textId="40F6B0DF" w:rsidR="00B46E6E" w:rsidRDefault="000A632E" w:rsidP="00B46E6E">
      <w:pPr>
        <w:tabs>
          <w:tab w:val="left" w:leader="dot" w:pos="8280"/>
        </w:tabs>
        <w:spacing w:after="0" w:line="240" w:lineRule="auto"/>
      </w:pPr>
      <w:r>
        <w:fldChar w:fldCharType="begin"/>
      </w:r>
      <w:r>
        <w:instrText xml:space="preserve"> REF _Ref459400916 \h </w:instrText>
      </w:r>
      <w:r>
        <w:fldChar w:fldCharType="separate"/>
      </w:r>
      <w:r w:rsidR="00A74A3C">
        <w:t>The Doxology for the Twenty Four Presbyters</w:t>
      </w:r>
      <w:r>
        <w:fldChar w:fldCharType="end"/>
      </w:r>
      <w:r w:rsidR="00B46E6E">
        <w:tab/>
      </w:r>
      <w:r w:rsidR="00B46E6E">
        <w:fldChar w:fldCharType="begin"/>
      </w:r>
      <w:r w:rsidR="00B46E6E">
        <w:instrText xml:space="preserve"> PAGEREF _Ref434488339 \h </w:instrText>
      </w:r>
      <w:r w:rsidR="00B46E6E">
        <w:fldChar w:fldCharType="separate"/>
      </w:r>
      <w:r w:rsidR="00A74A3C">
        <w:rPr>
          <w:noProof/>
        </w:rPr>
        <w:t>805</w:t>
      </w:r>
      <w:r w:rsidR="00B46E6E">
        <w:fldChar w:fldCharType="end"/>
      </w:r>
    </w:p>
    <w:p w14:paraId="556F0AA3" w14:textId="69B5149B"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A74A3C">
        <w:t>The Doxology of the Heavenly</w:t>
      </w:r>
      <w:r>
        <w:fldChar w:fldCharType="end"/>
      </w:r>
      <w:r>
        <w:tab/>
      </w:r>
      <w:r>
        <w:fldChar w:fldCharType="begin"/>
      </w:r>
      <w:r>
        <w:instrText xml:space="preserve"> PAGEREF _Ref434488390 \h </w:instrText>
      </w:r>
      <w:r>
        <w:fldChar w:fldCharType="separate"/>
      </w:r>
      <w:r w:rsidR="00A74A3C">
        <w:rPr>
          <w:noProof/>
        </w:rPr>
        <w:t>699</w:t>
      </w:r>
      <w:r>
        <w:fldChar w:fldCharType="end"/>
      </w:r>
    </w:p>
    <w:p w14:paraId="0E766256" w14:textId="73951DCD" w:rsidR="005A4893" w:rsidRDefault="005A4893" w:rsidP="00B46E6E">
      <w:pPr>
        <w:tabs>
          <w:tab w:val="left" w:leader="dot" w:pos="8280"/>
        </w:tabs>
        <w:spacing w:after="0" w:line="240" w:lineRule="auto"/>
      </w:pPr>
      <w:r>
        <w:fldChar w:fldCharType="begin"/>
      </w:r>
      <w:r>
        <w:instrText xml:space="preserve"> REF _Ref485797335 \h </w:instrText>
      </w:r>
      <w:r>
        <w:fldChar w:fldCharType="separate"/>
      </w:r>
      <w:r w:rsidR="00A74A3C">
        <w:t>The Doxology for Job the Righteous</w:t>
      </w:r>
      <w:r>
        <w:fldChar w:fldCharType="end"/>
      </w:r>
      <w:r>
        <w:tab/>
      </w:r>
      <w:r>
        <w:fldChar w:fldCharType="begin"/>
      </w:r>
      <w:r>
        <w:instrText xml:space="preserve"> PAGEREF _Ref485797335 \h </w:instrText>
      </w:r>
      <w:r>
        <w:fldChar w:fldCharType="separate"/>
      </w:r>
      <w:r w:rsidR="00A74A3C">
        <w:rPr>
          <w:noProof/>
        </w:rPr>
        <w:t>1019</w:t>
      </w:r>
      <w:r>
        <w:fldChar w:fldCharType="end"/>
      </w:r>
    </w:p>
    <w:p w14:paraId="7A324BA9" w14:textId="00E18639" w:rsidR="00E81CD5" w:rsidRDefault="00E81CD5" w:rsidP="00B46E6E">
      <w:pPr>
        <w:tabs>
          <w:tab w:val="left" w:leader="dot" w:pos="8280"/>
        </w:tabs>
        <w:spacing w:after="0" w:line="240" w:lineRule="auto"/>
      </w:pPr>
      <w:r>
        <w:fldChar w:fldCharType="begin"/>
      </w:r>
      <w:r>
        <w:instrText xml:space="preserve"> REF _Ref485625619 \h </w:instrText>
      </w:r>
      <w:r>
        <w:fldChar w:fldCharType="separate"/>
      </w:r>
      <w:r w:rsidR="00A74A3C">
        <w:t>The Doxology for Moses the Archprophet</w:t>
      </w:r>
      <w:r>
        <w:fldChar w:fldCharType="end"/>
      </w:r>
      <w:r>
        <w:tab/>
      </w:r>
      <w:r>
        <w:fldChar w:fldCharType="begin"/>
      </w:r>
      <w:r>
        <w:instrText xml:space="preserve"> PAGEREF _Ref485625619 \h </w:instrText>
      </w:r>
      <w:r>
        <w:fldChar w:fldCharType="separate"/>
      </w:r>
      <w:r w:rsidR="00A74A3C">
        <w:rPr>
          <w:noProof/>
        </w:rPr>
        <w:t>741</w:t>
      </w:r>
      <w:r>
        <w:fldChar w:fldCharType="end"/>
      </w:r>
    </w:p>
    <w:p w14:paraId="6E52D984" w14:textId="55A44C62" w:rsidR="00FD5DB0" w:rsidRDefault="00FD5DB0" w:rsidP="00B46E6E">
      <w:pPr>
        <w:tabs>
          <w:tab w:val="left" w:leader="dot" w:pos="8280"/>
        </w:tabs>
        <w:spacing w:after="0" w:line="240" w:lineRule="auto"/>
      </w:pPr>
      <w:r>
        <w:fldChar w:fldCharType="begin"/>
      </w:r>
      <w:r>
        <w:instrText xml:space="preserve"> REF _Ref485797659 \h </w:instrText>
      </w:r>
      <w:r>
        <w:fldChar w:fldCharType="separate"/>
      </w:r>
      <w:r w:rsidR="00A74A3C">
        <w:t>The Doxology for Prophet Isaias</w:t>
      </w:r>
      <w:r>
        <w:fldChar w:fldCharType="end"/>
      </w:r>
      <w:r>
        <w:tab/>
      </w:r>
      <w:r>
        <w:fldChar w:fldCharType="begin"/>
      </w:r>
      <w:r>
        <w:instrText xml:space="preserve"> PAGEREF _Ref485797659 \h </w:instrText>
      </w:r>
      <w:r>
        <w:fldChar w:fldCharType="separate"/>
      </w:r>
      <w:r w:rsidR="00A74A3C">
        <w:rPr>
          <w:noProof/>
        </w:rPr>
        <w:t>738</w:t>
      </w:r>
      <w:r>
        <w:fldChar w:fldCharType="end"/>
      </w:r>
    </w:p>
    <w:p w14:paraId="66DA7D48" w14:textId="250D275E" w:rsidR="00B05D74" w:rsidRDefault="00B05D74" w:rsidP="00B46E6E">
      <w:pPr>
        <w:tabs>
          <w:tab w:val="left" w:leader="dot" w:pos="8280"/>
        </w:tabs>
        <w:spacing w:after="0" w:line="240" w:lineRule="auto"/>
      </w:pPr>
      <w:r>
        <w:fldChar w:fldCharType="begin"/>
      </w:r>
      <w:r>
        <w:instrText xml:space="preserve"> REF _Ref485796350 \h </w:instrText>
      </w:r>
      <w:r>
        <w:fldChar w:fldCharType="separate"/>
      </w:r>
      <w:r w:rsidR="00A74A3C">
        <w:t>The Doxology for Prophet Daniel</w:t>
      </w:r>
      <w:r>
        <w:fldChar w:fldCharType="end"/>
      </w:r>
      <w:r>
        <w:tab/>
      </w:r>
      <w:r>
        <w:fldChar w:fldCharType="begin"/>
      </w:r>
      <w:r>
        <w:instrText xml:space="preserve"> PAGEREF _Ref485796350 \h </w:instrText>
      </w:r>
      <w:r>
        <w:fldChar w:fldCharType="separate"/>
      </w:r>
      <w:r w:rsidR="00A74A3C">
        <w:rPr>
          <w:noProof/>
        </w:rPr>
        <w:t>992</w:t>
      </w:r>
      <w:r>
        <w:fldChar w:fldCharType="end"/>
      </w:r>
    </w:p>
    <w:p w14:paraId="241168C8" w14:textId="3A7FDC9C" w:rsidR="00E21C24" w:rsidRDefault="00E21C24" w:rsidP="00B46E6E">
      <w:pPr>
        <w:tabs>
          <w:tab w:val="left" w:leader="dot" w:pos="8280"/>
        </w:tabs>
        <w:spacing w:after="0" w:line="240" w:lineRule="auto"/>
      </w:pPr>
      <w:r>
        <w:fldChar w:fldCharType="begin"/>
      </w:r>
      <w:r>
        <w:instrText xml:space="preserve"> REF _Ref485798008 \h </w:instrText>
      </w:r>
      <w:r>
        <w:fldChar w:fldCharType="separate"/>
      </w:r>
      <w:r w:rsidR="00A74A3C">
        <w:t>The Doxology for Prophet Jeremias</w:t>
      </w:r>
      <w:r>
        <w:fldChar w:fldCharType="end"/>
      </w:r>
      <w:r>
        <w:tab/>
      </w:r>
      <w:r>
        <w:fldChar w:fldCharType="begin"/>
      </w:r>
      <w:r>
        <w:instrText xml:space="preserve"> PAGEREF _Ref485798008 \h </w:instrText>
      </w:r>
      <w:r>
        <w:fldChar w:fldCharType="separate"/>
      </w:r>
      <w:r w:rsidR="00A74A3C">
        <w:rPr>
          <w:noProof/>
        </w:rPr>
        <w:t>1021</w:t>
      </w:r>
      <w:r>
        <w:fldChar w:fldCharType="end"/>
      </w:r>
    </w:p>
    <w:p w14:paraId="1FF7EAEE" w14:textId="083D13A9"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A74A3C">
        <w:t>The Doxology of St. John the Baptist</w:t>
      </w:r>
      <w:r>
        <w:fldChar w:fldCharType="end"/>
      </w:r>
      <w:r>
        <w:tab/>
      </w:r>
      <w:r>
        <w:fldChar w:fldCharType="begin"/>
      </w:r>
      <w:r>
        <w:instrText xml:space="preserve"> PAGEREF _Ref434488524 \h </w:instrText>
      </w:r>
      <w:r>
        <w:fldChar w:fldCharType="separate"/>
      </w:r>
      <w:r w:rsidR="00A74A3C">
        <w:rPr>
          <w:noProof/>
        </w:rPr>
        <w:t>700</w:t>
      </w:r>
      <w:r>
        <w:fldChar w:fldCharType="end"/>
      </w:r>
    </w:p>
    <w:p w14:paraId="04FC6C87" w14:textId="31AE96EA"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A74A3C">
        <w:t>Another Doxology of St. John the Baptist</w:t>
      </w:r>
      <w:r>
        <w:fldChar w:fldCharType="end"/>
      </w:r>
      <w:r>
        <w:tab/>
      </w:r>
      <w:r>
        <w:fldChar w:fldCharType="begin"/>
      </w:r>
      <w:r>
        <w:instrText xml:space="preserve"> PAGEREF _Ref434488546 \h </w:instrText>
      </w:r>
      <w:r>
        <w:fldChar w:fldCharType="separate"/>
      </w:r>
      <w:r w:rsidR="00A74A3C">
        <w:rPr>
          <w:noProof/>
        </w:rPr>
        <w:t>701</w:t>
      </w:r>
      <w:r>
        <w:fldChar w:fldCharType="end"/>
      </w:r>
    </w:p>
    <w:p w14:paraId="62DC3621" w14:textId="28234E32"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A74A3C">
        <w:t>The Doxology for the One Hundred and Forty Four Thousand</w:t>
      </w:r>
      <w:r>
        <w:fldChar w:fldCharType="end"/>
      </w:r>
      <w:r>
        <w:tab/>
      </w:r>
      <w:r>
        <w:fldChar w:fldCharType="begin"/>
      </w:r>
      <w:r>
        <w:instrText xml:space="preserve"> PAGEREF _Ref434488616 \h </w:instrText>
      </w:r>
      <w:r>
        <w:fldChar w:fldCharType="separate"/>
      </w:r>
      <w:r w:rsidR="00A74A3C">
        <w:rPr>
          <w:noProof/>
        </w:rPr>
        <w:t>900</w:t>
      </w:r>
      <w:r>
        <w:fldChar w:fldCharType="end"/>
      </w:r>
    </w:p>
    <w:p w14:paraId="35158DF2" w14:textId="07F0305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A74A3C">
        <w:t>A Doxology for the Apostles</w:t>
      </w:r>
      <w:r>
        <w:fldChar w:fldCharType="end"/>
      </w:r>
      <w:r>
        <w:tab/>
      </w:r>
      <w:r>
        <w:fldChar w:fldCharType="begin"/>
      </w:r>
      <w:r>
        <w:instrText xml:space="preserve"> PAGEREF _Ref434488644 \h </w:instrText>
      </w:r>
      <w:r>
        <w:fldChar w:fldCharType="separate"/>
      </w:r>
      <w:r w:rsidR="00A74A3C">
        <w:rPr>
          <w:noProof/>
        </w:rPr>
        <w:t>702</w:t>
      </w:r>
      <w:r>
        <w:fldChar w:fldCharType="end"/>
      </w:r>
    </w:p>
    <w:p w14:paraId="16F33D5B" w14:textId="6320CE98"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A74A3C">
        <w:t>Another Doxology for the Apostles</w:t>
      </w:r>
      <w:r>
        <w:fldChar w:fldCharType="end"/>
      </w:r>
      <w:r>
        <w:tab/>
      </w:r>
      <w:r>
        <w:fldChar w:fldCharType="begin"/>
      </w:r>
      <w:r>
        <w:instrText xml:space="preserve"> PAGEREF _Ref434488657 \h </w:instrText>
      </w:r>
      <w:r>
        <w:fldChar w:fldCharType="separate"/>
      </w:r>
      <w:r w:rsidR="00A74A3C">
        <w:rPr>
          <w:noProof/>
        </w:rPr>
        <w:t>702</w:t>
      </w:r>
      <w:r>
        <w:fldChar w:fldCharType="end"/>
      </w:r>
    </w:p>
    <w:p w14:paraId="0C8587A1" w14:textId="367A97EF" w:rsidR="00B46E6E" w:rsidRDefault="00E50261" w:rsidP="00B46E6E">
      <w:pPr>
        <w:tabs>
          <w:tab w:val="left" w:leader="dot" w:pos="8280"/>
        </w:tabs>
        <w:spacing w:after="0" w:line="240" w:lineRule="auto"/>
      </w:pPr>
      <w:r>
        <w:fldChar w:fldCharType="begin"/>
      </w:r>
      <w:r>
        <w:instrText xml:space="preserve"> REF _Ref485107884 \h </w:instrText>
      </w:r>
      <w:r>
        <w:fldChar w:fldCharType="separate"/>
      </w:r>
      <w:r w:rsidR="00A74A3C">
        <w:t>The Doxology of Sts. Peter and Paul</w:t>
      </w:r>
      <w:r>
        <w:fldChar w:fldCharType="end"/>
      </w:r>
      <w:r w:rsidR="00B46E6E">
        <w:tab/>
      </w:r>
      <w:r>
        <w:fldChar w:fldCharType="begin"/>
      </w:r>
      <w:r>
        <w:instrText xml:space="preserve"> PAGEREF _Ref485107884 \h </w:instrText>
      </w:r>
      <w:r>
        <w:fldChar w:fldCharType="separate"/>
      </w:r>
      <w:r w:rsidR="00A74A3C">
        <w:rPr>
          <w:noProof/>
        </w:rPr>
        <w:t>1069</w:t>
      </w:r>
      <w:r>
        <w:fldChar w:fldCharType="end"/>
      </w:r>
    </w:p>
    <w:p w14:paraId="79B0EE79" w14:textId="3DF702BA"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A74A3C">
        <w:t>The Doxology of St. Paul</w:t>
      </w:r>
      <w:r>
        <w:fldChar w:fldCharType="end"/>
      </w:r>
      <w:r>
        <w:tab/>
      </w:r>
      <w:r>
        <w:fldChar w:fldCharType="begin"/>
      </w:r>
      <w:r>
        <w:instrText xml:space="preserve"> PAGEREF _Ref434488724 \h </w:instrText>
      </w:r>
      <w:r>
        <w:fldChar w:fldCharType="separate"/>
      </w:r>
      <w:r w:rsidR="00A74A3C">
        <w:rPr>
          <w:noProof/>
        </w:rPr>
        <w:t>1070</w:t>
      </w:r>
      <w:r>
        <w:fldChar w:fldCharType="end"/>
      </w:r>
    </w:p>
    <w:p w14:paraId="13B980A3" w14:textId="4A2534E5"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A74A3C">
        <w:t>The Doxology for St. John the Evangelist</w:t>
      </w:r>
      <w:r>
        <w:fldChar w:fldCharType="end"/>
      </w:r>
      <w:r>
        <w:tab/>
      </w:r>
      <w:r>
        <w:fldChar w:fldCharType="begin"/>
      </w:r>
      <w:r>
        <w:instrText xml:space="preserve"> PAGEREF _Ref434488768 \h </w:instrText>
      </w:r>
      <w:r>
        <w:fldChar w:fldCharType="separate"/>
      </w:r>
      <w:r w:rsidR="00A74A3C">
        <w:rPr>
          <w:noProof/>
        </w:rPr>
        <w:t>901</w:t>
      </w:r>
      <w:r>
        <w:fldChar w:fldCharType="end"/>
      </w:r>
    </w:p>
    <w:p w14:paraId="4E889740" w14:textId="7B89EEB4"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A74A3C">
        <w:t>The Doxology of St. Mark</w:t>
      </w:r>
      <w:r>
        <w:fldChar w:fldCharType="end"/>
      </w:r>
      <w:r>
        <w:tab/>
      </w:r>
      <w:r>
        <w:fldChar w:fldCharType="begin"/>
      </w:r>
      <w:r>
        <w:instrText xml:space="preserve"> PAGEREF _Ref434488814 \h </w:instrText>
      </w:r>
      <w:r>
        <w:fldChar w:fldCharType="separate"/>
      </w:r>
      <w:r w:rsidR="00A74A3C">
        <w:rPr>
          <w:noProof/>
        </w:rPr>
        <w:t>703</w:t>
      </w:r>
      <w:r>
        <w:fldChar w:fldCharType="end"/>
      </w:r>
    </w:p>
    <w:p w14:paraId="0EF1B0F4" w14:textId="0B23E186" w:rsidR="006E2175" w:rsidRDefault="006E2175" w:rsidP="00B46E6E">
      <w:pPr>
        <w:tabs>
          <w:tab w:val="left" w:leader="dot" w:pos="8280"/>
        </w:tabs>
        <w:spacing w:after="0" w:line="240" w:lineRule="auto"/>
      </w:pPr>
      <w:r>
        <w:fldChar w:fldCharType="begin"/>
      </w:r>
      <w:r>
        <w:instrText xml:space="preserve"> REF _Ref485885284 \h </w:instrText>
      </w:r>
      <w:r>
        <w:fldChar w:fldCharType="separate"/>
      </w:r>
      <w:r w:rsidR="00A74A3C">
        <w:t>The Doxology for St. Matthew the Evangelist</w:t>
      </w:r>
      <w:r>
        <w:fldChar w:fldCharType="end"/>
      </w:r>
      <w:r>
        <w:tab/>
      </w:r>
      <w:r>
        <w:fldChar w:fldCharType="begin"/>
      </w:r>
      <w:r>
        <w:instrText xml:space="preserve"> PAGEREF _Ref485885284 \h </w:instrText>
      </w:r>
      <w:r>
        <w:fldChar w:fldCharType="separate"/>
      </w:r>
      <w:r w:rsidR="00A74A3C">
        <w:rPr>
          <w:noProof/>
        </w:rPr>
        <w:t>776</w:t>
      </w:r>
      <w:r>
        <w:fldChar w:fldCharType="end"/>
      </w:r>
    </w:p>
    <w:p w14:paraId="5557A11C" w14:textId="3200C516" w:rsidR="00347E10" w:rsidRDefault="00347E10" w:rsidP="00B46E6E">
      <w:pPr>
        <w:tabs>
          <w:tab w:val="left" w:leader="dot" w:pos="8280"/>
        </w:tabs>
        <w:spacing w:after="0" w:line="240" w:lineRule="auto"/>
      </w:pPr>
      <w:r>
        <w:fldChar w:fldCharType="begin"/>
      </w:r>
      <w:r>
        <w:instrText xml:space="preserve"> REF _Ref485710305 \h </w:instrText>
      </w:r>
      <w:r>
        <w:fldChar w:fldCharType="separate"/>
      </w:r>
      <w:r w:rsidR="00A74A3C">
        <w:t>The Doxology For the Apostle Andrew</w:t>
      </w:r>
      <w:r>
        <w:fldChar w:fldCharType="end"/>
      </w:r>
      <w:r>
        <w:tab/>
      </w:r>
      <w:r>
        <w:fldChar w:fldCharType="begin"/>
      </w:r>
      <w:r>
        <w:instrText xml:space="preserve"> PAGEREF _Ref485710305 \h </w:instrText>
      </w:r>
      <w:r>
        <w:fldChar w:fldCharType="separate"/>
      </w:r>
      <w:r w:rsidR="00A74A3C">
        <w:rPr>
          <w:noProof/>
        </w:rPr>
        <w:t>817</w:t>
      </w:r>
      <w:r>
        <w:fldChar w:fldCharType="end"/>
      </w:r>
    </w:p>
    <w:p w14:paraId="6217D1B3" w14:textId="0E2ABBD9" w:rsidR="00ED586B" w:rsidRDefault="00ED586B" w:rsidP="00B46E6E">
      <w:pPr>
        <w:tabs>
          <w:tab w:val="left" w:leader="dot" w:pos="8280"/>
        </w:tabs>
        <w:spacing w:after="0" w:line="240" w:lineRule="auto"/>
      </w:pPr>
      <w:r>
        <w:fldChar w:fldCharType="begin"/>
      </w:r>
      <w:r>
        <w:instrText xml:space="preserve"> REF _Ref485883495 \h </w:instrText>
      </w:r>
      <w:r>
        <w:fldChar w:fldCharType="separate"/>
      </w:r>
      <w:r w:rsidR="00A74A3C">
        <w:t>The Doxology for St. James the Son of Alphaeus</w:t>
      </w:r>
      <w:r>
        <w:fldChar w:fldCharType="end"/>
      </w:r>
      <w:r>
        <w:tab/>
      </w:r>
      <w:r>
        <w:fldChar w:fldCharType="begin"/>
      </w:r>
      <w:r>
        <w:instrText xml:space="preserve"> PAGEREF _Ref485883495 \h </w:instrText>
      </w:r>
      <w:r>
        <w:fldChar w:fldCharType="separate"/>
      </w:r>
      <w:r w:rsidR="00A74A3C">
        <w:rPr>
          <w:noProof/>
        </w:rPr>
        <w:t>980</w:t>
      </w:r>
      <w:r>
        <w:fldChar w:fldCharType="end"/>
      </w:r>
    </w:p>
    <w:p w14:paraId="7F0EF8E3" w14:textId="7ABAD237" w:rsidR="00ED586B" w:rsidRDefault="00ED586B" w:rsidP="00B46E6E">
      <w:pPr>
        <w:tabs>
          <w:tab w:val="left" w:leader="dot" w:pos="8280"/>
        </w:tabs>
        <w:spacing w:after="0" w:line="240" w:lineRule="auto"/>
      </w:pPr>
      <w:r>
        <w:fldChar w:fldCharType="begin"/>
      </w:r>
      <w:r>
        <w:instrText xml:space="preserve"> REF _Ref485883519 \h </w:instrText>
      </w:r>
      <w:r>
        <w:fldChar w:fldCharType="separate"/>
      </w:r>
      <w:r w:rsidR="00A74A3C">
        <w:t>The Doxology for St. James the Son of Zebedee</w:t>
      </w:r>
      <w:r>
        <w:fldChar w:fldCharType="end"/>
      </w:r>
      <w:r>
        <w:tab/>
      </w:r>
      <w:r>
        <w:fldChar w:fldCharType="begin"/>
      </w:r>
      <w:r>
        <w:instrText xml:space="preserve"> PAGEREF _Ref485883519 \h </w:instrText>
      </w:r>
      <w:r>
        <w:fldChar w:fldCharType="separate"/>
      </w:r>
      <w:r w:rsidR="00A74A3C">
        <w:rPr>
          <w:noProof/>
        </w:rPr>
        <w:t>1010</w:t>
      </w:r>
      <w:r>
        <w:fldChar w:fldCharType="end"/>
      </w:r>
    </w:p>
    <w:p w14:paraId="4850D6C1" w14:textId="483813B3" w:rsidR="00ED586B" w:rsidRDefault="00ED586B" w:rsidP="00B46E6E">
      <w:pPr>
        <w:tabs>
          <w:tab w:val="left" w:leader="dot" w:pos="8280"/>
        </w:tabs>
        <w:spacing w:after="0" w:line="240" w:lineRule="auto"/>
      </w:pPr>
      <w:r>
        <w:fldChar w:fldCharType="begin"/>
      </w:r>
      <w:r>
        <w:instrText xml:space="preserve"> REF _Ref485883643 \h </w:instrText>
      </w:r>
      <w:r>
        <w:fldChar w:fldCharType="separate"/>
      </w:r>
      <w:r w:rsidR="00A74A3C">
        <w:t>The Doxology for St. James the Brother of the Lord</w:t>
      </w:r>
      <w:r>
        <w:fldChar w:fldCharType="end"/>
      </w:r>
      <w:r>
        <w:tab/>
      </w:r>
      <w:r>
        <w:fldChar w:fldCharType="begin"/>
      </w:r>
      <w:r>
        <w:instrText xml:space="preserve"> PAGEREF _Ref485883643 \h </w:instrText>
      </w:r>
      <w:r>
        <w:fldChar w:fldCharType="separate"/>
      </w:r>
      <w:r w:rsidR="00A74A3C">
        <w:rPr>
          <w:noProof/>
        </w:rPr>
        <w:t>1015</w:t>
      </w:r>
      <w:r>
        <w:fldChar w:fldCharType="end"/>
      </w:r>
    </w:p>
    <w:p w14:paraId="691F4844" w14:textId="6724B21F"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A74A3C">
        <w:t>Another Doxology of St. Mark</w:t>
      </w:r>
      <w:r>
        <w:fldChar w:fldCharType="end"/>
      </w:r>
      <w:r>
        <w:tab/>
      </w:r>
      <w:r>
        <w:fldChar w:fldCharType="begin"/>
      </w:r>
      <w:r>
        <w:instrText xml:space="preserve"> PAGEREF _Ref434488936 \h </w:instrText>
      </w:r>
      <w:r>
        <w:fldChar w:fldCharType="separate"/>
      </w:r>
      <w:r w:rsidR="00A74A3C">
        <w:rPr>
          <w:noProof/>
        </w:rPr>
        <w:t>1018</w:t>
      </w:r>
      <w:r>
        <w:fldChar w:fldCharType="end"/>
      </w:r>
    </w:p>
    <w:p w14:paraId="24E309BB" w14:textId="02A86080" w:rsidR="00313E30" w:rsidRDefault="00313E30" w:rsidP="00B46E6E">
      <w:pPr>
        <w:tabs>
          <w:tab w:val="left" w:leader="dot" w:pos="8280"/>
        </w:tabs>
        <w:spacing w:after="0" w:line="240" w:lineRule="auto"/>
      </w:pPr>
      <w:r>
        <w:fldChar w:fldCharType="begin"/>
      </w:r>
      <w:r>
        <w:instrText xml:space="preserve"> REF _Ref485624848 \h </w:instrText>
      </w:r>
      <w:r>
        <w:fldChar w:fldCharType="separate"/>
      </w:r>
      <w:r w:rsidR="00A74A3C">
        <w:t>The Doxology for St. Luke the Evangelist</w:t>
      </w:r>
      <w:r>
        <w:fldChar w:fldCharType="end"/>
      </w:r>
      <w:r>
        <w:tab/>
      </w:r>
      <w:r>
        <w:fldChar w:fldCharType="begin"/>
      </w:r>
      <w:r>
        <w:instrText xml:space="preserve"> PAGEREF _Ref485624848 \h </w:instrText>
      </w:r>
      <w:r>
        <w:fldChar w:fldCharType="separate"/>
      </w:r>
      <w:r w:rsidR="00A74A3C">
        <w:rPr>
          <w:noProof/>
        </w:rPr>
        <w:t>782</w:t>
      </w:r>
      <w:r>
        <w:fldChar w:fldCharType="end"/>
      </w:r>
    </w:p>
    <w:p w14:paraId="7024469F" w14:textId="50053611"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A74A3C">
        <w:t>The Doxology of Any Apostle</w:t>
      </w:r>
      <w:r>
        <w:fldChar w:fldCharType="end"/>
      </w:r>
      <w:r>
        <w:tab/>
      </w:r>
      <w:r>
        <w:fldChar w:fldCharType="begin"/>
      </w:r>
      <w:r>
        <w:instrText xml:space="preserve"> PAGEREF _Ref434488992 \h </w:instrText>
      </w:r>
      <w:r>
        <w:fldChar w:fldCharType="separate"/>
      </w:r>
      <w:r w:rsidR="00A74A3C">
        <w:rPr>
          <w:noProof/>
        </w:rPr>
        <w:t>704</w:t>
      </w:r>
      <w:r>
        <w:fldChar w:fldCharType="end"/>
      </w:r>
    </w:p>
    <w:p w14:paraId="3AB62D82" w14:textId="7375F31C"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A74A3C">
        <w:t>The Doxology of St. Stephen</w:t>
      </w:r>
      <w:r>
        <w:fldChar w:fldCharType="end"/>
      </w:r>
      <w:r>
        <w:tab/>
      </w:r>
      <w:r>
        <w:fldChar w:fldCharType="begin"/>
      </w:r>
      <w:r>
        <w:instrText xml:space="preserve"> PAGEREF _Ref434489014 \h </w:instrText>
      </w:r>
      <w:r>
        <w:fldChar w:fldCharType="separate"/>
      </w:r>
      <w:r w:rsidR="00A74A3C">
        <w:rPr>
          <w:noProof/>
        </w:rPr>
        <w:t>705</w:t>
      </w:r>
      <w:r>
        <w:fldChar w:fldCharType="end"/>
      </w:r>
    </w:p>
    <w:p w14:paraId="15FA9A83" w14:textId="38BD0B26" w:rsidR="002A77A0" w:rsidRDefault="0005720D" w:rsidP="00B46E6E">
      <w:pPr>
        <w:tabs>
          <w:tab w:val="left" w:leader="dot" w:pos="8280"/>
        </w:tabs>
        <w:spacing w:after="0" w:line="240" w:lineRule="auto"/>
      </w:pPr>
      <w:r>
        <w:fldChar w:fldCharType="begin"/>
      </w:r>
      <w:r>
        <w:instrText xml:space="preserve"> REF _Ref465591592 \h </w:instrText>
      </w:r>
      <w:r>
        <w:fldChar w:fldCharType="separate"/>
      </w:r>
      <w:r w:rsidR="00A74A3C">
        <w:t>The Doxology for St. Philip the Deacon</w:t>
      </w:r>
      <w:r>
        <w:fldChar w:fldCharType="end"/>
      </w:r>
      <w:r>
        <w:tab/>
      </w:r>
      <w:r>
        <w:fldChar w:fldCharType="begin"/>
      </w:r>
      <w:r>
        <w:instrText xml:space="preserve"> PAGEREF _Ref465591592 \h </w:instrText>
      </w:r>
      <w:r>
        <w:fldChar w:fldCharType="separate"/>
      </w:r>
      <w:r w:rsidR="00A74A3C">
        <w:rPr>
          <w:noProof/>
        </w:rPr>
        <w:t>777</w:t>
      </w:r>
      <w:r>
        <w:fldChar w:fldCharType="end"/>
      </w:r>
    </w:p>
    <w:p w14:paraId="7F6CB8F0" w14:textId="4756D05A" w:rsidR="00025BE5" w:rsidRDefault="00025BE5" w:rsidP="00B46E6E">
      <w:pPr>
        <w:tabs>
          <w:tab w:val="left" w:leader="dot" w:pos="8280"/>
        </w:tabs>
        <w:spacing w:after="0" w:line="240" w:lineRule="auto"/>
      </w:pPr>
      <w:r>
        <w:fldChar w:fldCharType="begin"/>
      </w:r>
      <w:r>
        <w:instrText xml:space="preserve"> REF _Ref485712030 \h </w:instrText>
      </w:r>
      <w:r>
        <w:fldChar w:fldCharType="separate"/>
      </w:r>
      <w:r w:rsidR="00A74A3C">
        <w:t>The Doxology for St. Onesimus</w:t>
      </w:r>
      <w:r>
        <w:fldChar w:fldCharType="end"/>
      </w:r>
      <w:r>
        <w:tab/>
      </w:r>
      <w:r>
        <w:fldChar w:fldCharType="begin"/>
      </w:r>
      <w:r>
        <w:instrText xml:space="preserve"> PAGEREF _Ref485712030 \h </w:instrText>
      </w:r>
      <w:r>
        <w:fldChar w:fldCharType="separate"/>
      </w:r>
      <w:r w:rsidR="00A74A3C">
        <w:rPr>
          <w:noProof/>
        </w:rPr>
        <w:t>982</w:t>
      </w:r>
      <w:r>
        <w:fldChar w:fldCharType="end"/>
      </w:r>
    </w:p>
    <w:p w14:paraId="3F6FF356" w14:textId="0CB11820" w:rsidR="00E50261" w:rsidRDefault="00E50261" w:rsidP="00B46E6E">
      <w:pPr>
        <w:tabs>
          <w:tab w:val="left" w:leader="dot" w:pos="8280"/>
        </w:tabs>
        <w:spacing w:after="0" w:line="240" w:lineRule="auto"/>
      </w:pPr>
      <w:r>
        <w:lastRenderedPageBreak/>
        <w:fldChar w:fldCharType="begin"/>
      </w:r>
      <w:r>
        <w:instrText xml:space="preserve"> REF _Ref485107985 \h </w:instrText>
      </w:r>
      <w:r>
        <w:fldChar w:fldCharType="separate"/>
      </w:r>
      <w:r w:rsidR="00A74A3C">
        <w:t>The Doxology for St. Phoebe the Protodeaconess</w:t>
      </w:r>
      <w:r>
        <w:fldChar w:fldCharType="end"/>
      </w:r>
      <w:r>
        <w:tab/>
      </w:r>
      <w:r>
        <w:fldChar w:fldCharType="begin"/>
      </w:r>
      <w:r>
        <w:instrText xml:space="preserve"> PAGEREF _Ref485107985 \h </w:instrText>
      </w:r>
      <w:r>
        <w:fldChar w:fldCharType="separate"/>
      </w:r>
      <w:r w:rsidR="00A74A3C">
        <w:rPr>
          <w:noProof/>
        </w:rPr>
        <w:t>737</w:t>
      </w:r>
      <w:r>
        <w:fldChar w:fldCharType="end"/>
      </w:r>
    </w:p>
    <w:p w14:paraId="79FCB5DB" w14:textId="318B284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A74A3C">
        <w:t>The Doxology for St. Joseph the Carpenter</w:t>
      </w:r>
      <w:r>
        <w:fldChar w:fldCharType="end"/>
      </w:r>
      <w:r>
        <w:tab/>
      </w:r>
      <w:r>
        <w:fldChar w:fldCharType="begin"/>
      </w:r>
      <w:r>
        <w:instrText xml:space="preserve"> PAGEREF _Ref434488476 \h </w:instrText>
      </w:r>
      <w:r>
        <w:fldChar w:fldCharType="separate"/>
      </w:r>
      <w:r w:rsidR="00A74A3C">
        <w:rPr>
          <w:noProof/>
        </w:rPr>
        <w:t>1094</w:t>
      </w:r>
      <w:r>
        <w:fldChar w:fldCharType="end"/>
      </w:r>
    </w:p>
    <w:p w14:paraId="372582DD" w14:textId="47357CD8" w:rsidR="00056BED" w:rsidRDefault="00056BED" w:rsidP="00B46E6E">
      <w:pPr>
        <w:tabs>
          <w:tab w:val="left" w:leader="dot" w:pos="8280"/>
        </w:tabs>
        <w:spacing w:after="0" w:line="240" w:lineRule="auto"/>
      </w:pPr>
      <w:r>
        <w:fldChar w:fldCharType="begin"/>
      </w:r>
      <w:r>
        <w:instrText xml:space="preserve"> REF _Ref485626355 \h </w:instrText>
      </w:r>
      <w:r>
        <w:fldChar w:fldCharType="separate"/>
      </w:r>
      <w:r w:rsidR="00A74A3C">
        <w:t>The Doxology for St. Cornelius</w:t>
      </w:r>
      <w:r>
        <w:fldChar w:fldCharType="end"/>
      </w:r>
      <w:r>
        <w:tab/>
      </w:r>
      <w:r>
        <w:fldChar w:fldCharType="begin"/>
      </w:r>
      <w:r>
        <w:instrText xml:space="preserve"> PAGEREF _Ref485626355 \h </w:instrText>
      </w:r>
      <w:r>
        <w:fldChar w:fldCharType="separate"/>
      </w:r>
      <w:r w:rsidR="00A74A3C">
        <w:rPr>
          <w:noProof/>
        </w:rPr>
        <w:t>804</w:t>
      </w:r>
      <w:r>
        <w:fldChar w:fldCharType="end"/>
      </w:r>
    </w:p>
    <w:p w14:paraId="6ED98665" w14:textId="7D572AFB"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A74A3C">
        <w:t>The Doxology for St. Mary Magdalene</w:t>
      </w:r>
      <w:r>
        <w:fldChar w:fldCharType="end"/>
      </w:r>
      <w:r>
        <w:tab/>
      </w:r>
      <w:r>
        <w:fldChar w:fldCharType="begin"/>
      </w:r>
      <w:r>
        <w:instrText xml:space="preserve"> PAGEREF _Ref434489077 \h </w:instrText>
      </w:r>
      <w:r>
        <w:fldChar w:fldCharType="separate"/>
      </w:r>
      <w:r w:rsidR="00A74A3C">
        <w:rPr>
          <w:noProof/>
        </w:rPr>
        <w:t>1095</w:t>
      </w:r>
      <w:r>
        <w:fldChar w:fldCharType="end"/>
      </w:r>
    </w:p>
    <w:p w14:paraId="04DEF5FE" w14:textId="7CA232D6" w:rsidR="005A4893" w:rsidRDefault="005A4893" w:rsidP="00B46E6E">
      <w:pPr>
        <w:tabs>
          <w:tab w:val="left" w:leader="dot" w:pos="8280"/>
        </w:tabs>
        <w:spacing w:after="0" w:line="240" w:lineRule="auto"/>
      </w:pPr>
      <w:r>
        <w:fldChar w:fldCharType="begin"/>
      </w:r>
      <w:r>
        <w:instrText xml:space="preserve"> REF _Ref485796966 \h </w:instrText>
      </w:r>
      <w:r>
        <w:fldChar w:fldCharType="separate"/>
      </w:r>
      <w:r w:rsidR="00A74A3C">
        <w:t>The Doxology for St. Joachim</w:t>
      </w:r>
      <w:r>
        <w:fldChar w:fldCharType="end"/>
      </w:r>
      <w:r>
        <w:tab/>
      </w:r>
      <w:r>
        <w:fldChar w:fldCharType="begin"/>
      </w:r>
      <w:r>
        <w:instrText xml:space="preserve"> PAGEREF _Ref485796966 \h </w:instrText>
      </w:r>
      <w:r>
        <w:fldChar w:fldCharType="separate"/>
      </w:r>
      <w:r w:rsidR="00A74A3C">
        <w:rPr>
          <w:noProof/>
        </w:rPr>
        <w:t>1014</w:t>
      </w:r>
      <w:r>
        <w:fldChar w:fldCharType="end"/>
      </w:r>
    </w:p>
    <w:p w14:paraId="056965CE" w14:textId="06F814D8" w:rsidR="005A4893" w:rsidRDefault="00B23506" w:rsidP="00B46E6E">
      <w:pPr>
        <w:tabs>
          <w:tab w:val="left" w:leader="dot" w:pos="8280"/>
        </w:tabs>
        <w:spacing w:after="0" w:line="240" w:lineRule="auto"/>
      </w:pPr>
      <w:r>
        <w:fldChar w:fldCharType="begin"/>
      </w:r>
      <w:r>
        <w:instrText xml:space="preserve"> REF _Ref485625144 \h </w:instrText>
      </w:r>
      <w:r>
        <w:fldChar w:fldCharType="separate"/>
      </w:r>
      <w:r w:rsidR="00A74A3C">
        <w:t>The Doxology for St. Anna, mother of the Theotokos</w:t>
      </w:r>
      <w:r>
        <w:fldChar w:fldCharType="end"/>
      </w:r>
      <w:r>
        <w:tab/>
      </w:r>
      <w:r>
        <w:fldChar w:fldCharType="begin"/>
      </w:r>
      <w:r>
        <w:instrText xml:space="preserve"> PAGEREF _Ref485625144 \h </w:instrText>
      </w:r>
      <w:r>
        <w:fldChar w:fldCharType="separate"/>
      </w:r>
      <w:r w:rsidR="00A74A3C">
        <w:rPr>
          <w:noProof/>
        </w:rPr>
        <w:t>790</w:t>
      </w:r>
      <w:r>
        <w:fldChar w:fldCharType="end"/>
      </w:r>
    </w:p>
    <w:p w14:paraId="2A05CA01" w14:textId="43B7F1E5"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A74A3C">
        <w:t>The Doxology for Lazarus Saturday</w:t>
      </w:r>
      <w:r>
        <w:fldChar w:fldCharType="end"/>
      </w:r>
      <w:r>
        <w:tab/>
      </w:r>
      <w:r>
        <w:fldChar w:fldCharType="begin"/>
      </w:r>
      <w:r>
        <w:instrText xml:space="preserve"> PAGEREF _Ref434478195 \h </w:instrText>
      </w:r>
      <w:r>
        <w:fldChar w:fldCharType="separate"/>
      </w:r>
      <w:r w:rsidR="00A74A3C">
        <w:rPr>
          <w:noProof/>
        </w:rPr>
        <w:t>1155</w:t>
      </w:r>
      <w:r>
        <w:fldChar w:fldCharType="end"/>
      </w:r>
    </w:p>
    <w:p w14:paraId="3B233ED6" w14:textId="30FA3150"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A74A3C">
        <w:t>The Doxology of St. George</w:t>
      </w:r>
      <w:r>
        <w:fldChar w:fldCharType="end"/>
      </w:r>
      <w:r>
        <w:tab/>
      </w:r>
      <w:r>
        <w:fldChar w:fldCharType="begin"/>
      </w:r>
      <w:r>
        <w:instrText xml:space="preserve"> PAGEREF _Ref434489170 \h </w:instrText>
      </w:r>
      <w:r>
        <w:fldChar w:fldCharType="separate"/>
      </w:r>
      <w:r w:rsidR="00A74A3C">
        <w:rPr>
          <w:noProof/>
        </w:rPr>
        <w:t>707</w:t>
      </w:r>
      <w:r>
        <w:fldChar w:fldCharType="end"/>
      </w:r>
    </w:p>
    <w:p w14:paraId="522E739A" w14:textId="0A8A7383"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A74A3C">
        <w:t>Another Doxology of St. George</w:t>
      </w:r>
      <w:r>
        <w:fldChar w:fldCharType="end"/>
      </w:r>
      <w:r>
        <w:tab/>
      </w:r>
      <w:r>
        <w:fldChar w:fldCharType="begin"/>
      </w:r>
      <w:r>
        <w:instrText xml:space="preserve"> PAGEREF _Ref434489211 \h </w:instrText>
      </w:r>
      <w:r>
        <w:fldChar w:fldCharType="separate"/>
      </w:r>
      <w:r w:rsidR="00A74A3C">
        <w:rPr>
          <w:noProof/>
        </w:rPr>
        <w:t>1016</w:t>
      </w:r>
      <w:r>
        <w:fldChar w:fldCharType="end"/>
      </w:r>
    </w:p>
    <w:p w14:paraId="6DF40848" w14:textId="25BC1FE3" w:rsidR="00025BE5" w:rsidRDefault="00025BE5" w:rsidP="00025BE5">
      <w:pPr>
        <w:tabs>
          <w:tab w:val="left" w:leader="dot" w:pos="8280"/>
        </w:tabs>
        <w:spacing w:after="0" w:line="240" w:lineRule="auto"/>
      </w:pPr>
      <w:r>
        <w:fldChar w:fldCharType="begin"/>
      </w:r>
      <w:r>
        <w:instrText xml:space="preserve"> REF _Ref485709635 \h </w:instrText>
      </w:r>
      <w:r>
        <w:fldChar w:fldCharType="separate"/>
      </w:r>
      <w:r w:rsidR="00A74A3C">
        <w:t>The Doxology For St. Clement of Rome and St. Peter of Alexandria</w:t>
      </w:r>
      <w:r>
        <w:fldChar w:fldCharType="end"/>
      </w:r>
      <w:r>
        <w:tab/>
      </w:r>
      <w:r>
        <w:fldChar w:fldCharType="begin"/>
      </w:r>
      <w:r>
        <w:instrText xml:space="preserve"> PAGEREF _Ref485709635 \h </w:instrText>
      </w:r>
      <w:r>
        <w:fldChar w:fldCharType="separate"/>
      </w:r>
      <w:r w:rsidR="00A74A3C">
        <w:rPr>
          <w:noProof/>
        </w:rPr>
        <w:t>814</w:t>
      </w:r>
      <w:r>
        <w:fldChar w:fldCharType="end"/>
      </w:r>
    </w:p>
    <w:p w14:paraId="6C65AE32" w14:textId="1D556BC3" w:rsidR="00350773" w:rsidRDefault="00350773" w:rsidP="00B46E6E">
      <w:pPr>
        <w:tabs>
          <w:tab w:val="left" w:leader="dot" w:pos="8280"/>
        </w:tabs>
        <w:spacing w:after="0" w:line="240" w:lineRule="auto"/>
      </w:pPr>
      <w:r>
        <w:fldChar w:fldCharType="begin"/>
      </w:r>
      <w:r>
        <w:instrText xml:space="preserve"> REF _Ref472885708 \h </w:instrText>
      </w:r>
      <w:r>
        <w:fldChar w:fldCharType="separate"/>
      </w:r>
      <w:r w:rsidR="00A74A3C">
        <w:t>The Doxology of St. Ignatius</w:t>
      </w:r>
      <w:r>
        <w:fldChar w:fldCharType="end"/>
      </w:r>
      <w:r>
        <w:tab/>
      </w:r>
      <w:r>
        <w:fldChar w:fldCharType="begin"/>
      </w:r>
      <w:r>
        <w:instrText xml:space="preserve"> PAGEREF _Ref472885708 \h </w:instrText>
      </w:r>
      <w:r>
        <w:fldChar w:fldCharType="separate"/>
      </w:r>
      <w:r w:rsidR="00A74A3C">
        <w:rPr>
          <w:noProof/>
        </w:rPr>
        <w:t>853</w:t>
      </w:r>
      <w:r>
        <w:fldChar w:fldCharType="end"/>
      </w:r>
    </w:p>
    <w:p w14:paraId="46256D25" w14:textId="7C9B7ED6" w:rsidR="00025BE5" w:rsidRDefault="00025BE5" w:rsidP="00B46E6E">
      <w:pPr>
        <w:tabs>
          <w:tab w:val="left" w:leader="dot" w:pos="8280"/>
        </w:tabs>
        <w:spacing w:after="0" w:line="240" w:lineRule="auto"/>
      </w:pPr>
      <w:r>
        <w:fldChar w:fldCharType="begin"/>
      </w:r>
      <w:r>
        <w:instrText xml:space="preserve"> REF _Ref485712077 \h </w:instrText>
      </w:r>
      <w:r>
        <w:fldChar w:fldCharType="separate"/>
      </w:r>
      <w:r w:rsidR="00A74A3C">
        <w:t>The Doxology for St. Polycarp of Smyrna</w:t>
      </w:r>
      <w:r>
        <w:fldChar w:fldCharType="end"/>
      </w:r>
      <w:r>
        <w:tab/>
      </w:r>
      <w:r>
        <w:fldChar w:fldCharType="begin"/>
      </w:r>
      <w:r>
        <w:instrText xml:space="preserve"> PAGEREF _Ref485712077 \h </w:instrText>
      </w:r>
      <w:r>
        <w:fldChar w:fldCharType="separate"/>
      </w:r>
      <w:r w:rsidR="00A74A3C">
        <w:rPr>
          <w:noProof/>
        </w:rPr>
        <w:t>983</w:t>
      </w:r>
      <w:r>
        <w:fldChar w:fldCharType="end"/>
      </w:r>
    </w:p>
    <w:p w14:paraId="5B15CF4F" w14:textId="1BA0221F"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A74A3C">
        <w:t>The Doxology of St. Theodore of Shotep, the General</w:t>
      </w:r>
      <w:r>
        <w:fldChar w:fldCharType="end"/>
      </w:r>
      <w:r>
        <w:tab/>
      </w:r>
      <w:r>
        <w:fldChar w:fldCharType="begin"/>
      </w:r>
      <w:r>
        <w:instrText xml:space="preserve"> PAGEREF _Ref434489277 \h </w:instrText>
      </w:r>
      <w:r>
        <w:fldChar w:fldCharType="separate"/>
      </w:r>
      <w:r w:rsidR="00A74A3C">
        <w:rPr>
          <w:noProof/>
        </w:rPr>
        <w:t>1089</w:t>
      </w:r>
      <w:r>
        <w:fldChar w:fldCharType="end"/>
      </w:r>
    </w:p>
    <w:p w14:paraId="6EBEE6E8" w14:textId="3F49AE3C"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A74A3C">
        <w:t>Another Doxology of St. Theodore of Shotep, the General</w:t>
      </w:r>
      <w:r>
        <w:fldChar w:fldCharType="end"/>
      </w:r>
      <w:r>
        <w:tab/>
      </w:r>
      <w:r>
        <w:fldChar w:fldCharType="begin"/>
      </w:r>
      <w:r>
        <w:instrText xml:space="preserve"> PAGEREF _Ref434489296 \h </w:instrText>
      </w:r>
      <w:r>
        <w:fldChar w:fldCharType="separate"/>
      </w:r>
      <w:r w:rsidR="00A74A3C">
        <w:rPr>
          <w:noProof/>
        </w:rPr>
        <w:t>1090</w:t>
      </w:r>
      <w:r>
        <w:fldChar w:fldCharType="end"/>
      </w:r>
    </w:p>
    <w:p w14:paraId="2CAD50FD" w14:textId="2C42945C"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A74A3C">
        <w:t>The Doxology for St. Theodore Anatoly</w:t>
      </w:r>
      <w:r>
        <w:fldChar w:fldCharType="end"/>
      </w:r>
      <w:r>
        <w:tab/>
      </w:r>
      <w:r>
        <w:fldChar w:fldCharType="begin"/>
      </w:r>
      <w:r>
        <w:instrText xml:space="preserve"> PAGEREF _Ref434489376 \h </w:instrText>
      </w:r>
      <w:r>
        <w:fldChar w:fldCharType="separate"/>
      </w:r>
      <w:r w:rsidR="00A74A3C">
        <w:rPr>
          <w:noProof/>
        </w:rPr>
        <w:t>952</w:t>
      </w:r>
      <w:r>
        <w:fldChar w:fldCharType="end"/>
      </w:r>
      <w:r>
        <w:tab/>
      </w:r>
    </w:p>
    <w:p w14:paraId="1008B362" w14:textId="1CB7711F" w:rsidR="00B46E6E" w:rsidRDefault="000A632E" w:rsidP="00B46E6E">
      <w:pPr>
        <w:tabs>
          <w:tab w:val="left" w:leader="dot" w:pos="8280"/>
        </w:tabs>
        <w:spacing w:after="0" w:line="240" w:lineRule="auto"/>
      </w:pPr>
      <w:r>
        <w:fldChar w:fldCharType="begin"/>
      </w:r>
      <w:r>
        <w:instrText xml:space="preserve"> REF _Ref459400991 \h </w:instrText>
      </w:r>
      <w:r>
        <w:fldChar w:fldCharType="separate"/>
      </w:r>
      <w:r w:rsidR="00A74A3C">
        <w:t>The Doxology for St. Philopater Mercurius</w:t>
      </w:r>
      <w:r>
        <w:fldChar w:fldCharType="end"/>
      </w:r>
      <w:r w:rsidR="00B46E6E">
        <w:tab/>
      </w:r>
      <w:r w:rsidR="00B46E6E">
        <w:fldChar w:fldCharType="begin"/>
      </w:r>
      <w:r w:rsidR="00B46E6E">
        <w:instrText xml:space="preserve"> PAGEREF _Ref434489457 \h </w:instrText>
      </w:r>
      <w:r w:rsidR="00B46E6E">
        <w:fldChar w:fldCharType="separate"/>
      </w:r>
      <w:r w:rsidR="00A74A3C">
        <w:rPr>
          <w:noProof/>
        </w:rPr>
        <w:t>808</w:t>
      </w:r>
      <w:r w:rsidR="00B46E6E">
        <w:fldChar w:fldCharType="end"/>
      </w:r>
    </w:p>
    <w:p w14:paraId="38D6764B" w14:textId="541C4220" w:rsidR="00B46E6E" w:rsidRDefault="0005720D" w:rsidP="0005720D">
      <w:pPr>
        <w:tabs>
          <w:tab w:val="left" w:leader="dot" w:pos="8280"/>
        </w:tabs>
        <w:spacing w:after="0" w:line="240" w:lineRule="auto"/>
      </w:pPr>
      <w:r>
        <w:fldChar w:fldCharType="begin"/>
      </w:r>
      <w:r>
        <w:instrText xml:space="preserve"> REF _Ref465591760 \h </w:instrText>
      </w:r>
      <w:r>
        <w:fldChar w:fldCharType="separate"/>
      </w:r>
      <w:r w:rsidR="00A74A3C">
        <w:t>The Doxology for St. Mena</w:t>
      </w:r>
      <w:r>
        <w:fldChar w:fldCharType="end"/>
      </w:r>
      <w:r w:rsidR="00B46E6E">
        <w:tab/>
      </w:r>
      <w:r w:rsidR="00B46E6E">
        <w:fldChar w:fldCharType="begin"/>
      </w:r>
      <w:r w:rsidR="00B46E6E">
        <w:instrText xml:space="preserve"> PAGEREF _Ref434489493 \h </w:instrText>
      </w:r>
      <w:r w:rsidR="00B46E6E">
        <w:fldChar w:fldCharType="separate"/>
      </w:r>
      <w:r w:rsidR="00A74A3C">
        <w:rPr>
          <w:noProof/>
        </w:rPr>
        <w:t>796</w:t>
      </w:r>
      <w:r w:rsidR="00B46E6E">
        <w:fldChar w:fldCharType="end"/>
      </w:r>
    </w:p>
    <w:p w14:paraId="1684DDDC" w14:textId="081E1D5D"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A74A3C">
        <w:t>The Doxology for Apanoub</w:t>
      </w:r>
      <w:r>
        <w:fldChar w:fldCharType="end"/>
      </w:r>
      <w:r>
        <w:tab/>
      </w:r>
      <w:r>
        <w:fldChar w:fldCharType="begin"/>
      </w:r>
      <w:r>
        <w:instrText xml:space="preserve"> PAGEREF _Ref434489534 \h </w:instrText>
      </w:r>
      <w:r>
        <w:fldChar w:fldCharType="separate"/>
      </w:r>
      <w:r w:rsidR="00A74A3C">
        <w:rPr>
          <w:noProof/>
        </w:rPr>
        <w:t>1092</w:t>
      </w:r>
      <w:r>
        <w:fldChar w:fldCharType="end"/>
      </w:r>
    </w:p>
    <w:p w14:paraId="024006C2" w14:textId="4440E0BE"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A74A3C">
        <w:t>The Doxology for St. Victor</w:t>
      </w:r>
      <w:r>
        <w:fldChar w:fldCharType="end"/>
      </w:r>
      <w:r>
        <w:tab/>
      </w:r>
      <w:r>
        <w:fldChar w:fldCharType="begin"/>
      </w:r>
      <w:r>
        <w:instrText xml:space="preserve"> PAGEREF _Ref434489590 \h </w:instrText>
      </w:r>
      <w:r>
        <w:fldChar w:fldCharType="separate"/>
      </w:r>
      <w:r w:rsidR="00A74A3C">
        <w:rPr>
          <w:noProof/>
        </w:rPr>
        <w:t>843</w:t>
      </w:r>
      <w:r>
        <w:fldChar w:fldCharType="end"/>
      </w:r>
    </w:p>
    <w:p w14:paraId="6D4FFF0A" w14:textId="2F710931" w:rsidR="00B46E6E" w:rsidRDefault="000A632E" w:rsidP="00B46E6E">
      <w:pPr>
        <w:tabs>
          <w:tab w:val="left" w:leader="dot" w:pos="8280"/>
        </w:tabs>
        <w:spacing w:after="0" w:line="240" w:lineRule="auto"/>
      </w:pPr>
      <w:r>
        <w:fldChar w:fldCharType="begin"/>
      </w:r>
      <w:r>
        <w:instrText xml:space="preserve"> REF _Ref459401216 \h </w:instrText>
      </w:r>
      <w:r>
        <w:fldChar w:fldCharType="separate"/>
      </w:r>
      <w:r w:rsidR="00A74A3C">
        <w:t>The Doxology for Sts. Sergius and Bacchus</w:t>
      </w:r>
      <w:r>
        <w:fldChar w:fldCharType="end"/>
      </w:r>
      <w:r w:rsidR="00B46E6E">
        <w:tab/>
      </w:r>
      <w:r w:rsidR="00B46E6E">
        <w:fldChar w:fldCharType="begin"/>
      </w:r>
      <w:r w:rsidR="00B46E6E">
        <w:instrText xml:space="preserve"> PAGEREF _Ref434489638 \h </w:instrText>
      </w:r>
      <w:r w:rsidR="00B46E6E">
        <w:fldChar w:fldCharType="separate"/>
      </w:r>
      <w:r w:rsidR="00A74A3C">
        <w:rPr>
          <w:noProof/>
        </w:rPr>
        <w:t>772</w:t>
      </w:r>
      <w:r w:rsidR="00B46E6E">
        <w:fldChar w:fldCharType="end"/>
      </w:r>
    </w:p>
    <w:p w14:paraId="30F8162D" w14:textId="08C581A8" w:rsidR="00B46E6E" w:rsidRDefault="000A632E" w:rsidP="000A632E">
      <w:pPr>
        <w:tabs>
          <w:tab w:val="left" w:leader="dot" w:pos="8280"/>
        </w:tabs>
        <w:spacing w:after="0" w:line="240" w:lineRule="auto"/>
      </w:pPr>
      <w:r>
        <w:fldChar w:fldCharType="begin"/>
      </w:r>
      <w:r>
        <w:instrText xml:space="preserve"> REF _Ref459401259 \h </w:instrText>
      </w:r>
      <w:r>
        <w:fldChar w:fldCharType="separate"/>
      </w:r>
      <w:r w:rsidR="00A74A3C">
        <w:t>The Doxology for Sts. Cosmas, Damian, their Brothers and their Mother</w:t>
      </w:r>
      <w:r>
        <w:fldChar w:fldCharType="end"/>
      </w:r>
      <w:r w:rsidR="00B46E6E">
        <w:tab/>
      </w:r>
      <w:r>
        <w:fldChar w:fldCharType="begin"/>
      </w:r>
      <w:r>
        <w:instrText xml:space="preserve"> PAGEREF _Ref459401259 \h </w:instrText>
      </w:r>
      <w:r>
        <w:fldChar w:fldCharType="separate"/>
      </w:r>
      <w:r w:rsidR="00A74A3C">
        <w:rPr>
          <w:noProof/>
        </w:rPr>
        <w:t>802</w:t>
      </w:r>
      <w:r>
        <w:fldChar w:fldCharType="end"/>
      </w:r>
    </w:p>
    <w:p w14:paraId="38778A59" w14:textId="12182F82"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A74A3C">
        <w:t>The Doxology for Sts. Apakir and John</w:t>
      </w:r>
      <w:r>
        <w:fldChar w:fldCharType="end"/>
      </w:r>
      <w:r>
        <w:tab/>
      </w:r>
      <w:r>
        <w:fldChar w:fldCharType="begin"/>
      </w:r>
      <w:r>
        <w:instrText xml:space="preserve"> PAGEREF _Ref434489722 \h </w:instrText>
      </w:r>
      <w:r>
        <w:fldChar w:fldCharType="separate"/>
      </w:r>
      <w:r w:rsidR="00A74A3C">
        <w:rPr>
          <w:noProof/>
        </w:rPr>
        <w:t>1061</w:t>
      </w:r>
      <w:r>
        <w:fldChar w:fldCharType="end"/>
      </w:r>
    </w:p>
    <w:p w14:paraId="5D03558B" w14:textId="552F95F1" w:rsidR="00B46E6E" w:rsidRDefault="000A632E" w:rsidP="00B46E6E">
      <w:pPr>
        <w:tabs>
          <w:tab w:val="left" w:leader="dot" w:pos="8280"/>
        </w:tabs>
        <w:spacing w:after="0" w:line="240" w:lineRule="auto"/>
      </w:pPr>
      <w:r>
        <w:fldChar w:fldCharType="begin"/>
      </w:r>
      <w:r>
        <w:instrText xml:space="preserve"> REF _Ref459401310 \h </w:instrText>
      </w:r>
      <w:r>
        <w:fldChar w:fldCharType="separate"/>
      </w:r>
      <w:r w:rsidR="00A74A3C">
        <w:t>The Doxology for St. Serapamon</w:t>
      </w:r>
      <w:r>
        <w:fldChar w:fldCharType="end"/>
      </w:r>
      <w:r w:rsidR="00B46E6E">
        <w:tab/>
      </w:r>
      <w:r w:rsidR="00B46E6E">
        <w:fldChar w:fldCharType="begin"/>
      </w:r>
      <w:r w:rsidR="00B46E6E">
        <w:instrText xml:space="preserve"> PAGEREF _Ref434489794 \h </w:instrText>
      </w:r>
      <w:r w:rsidR="00B46E6E">
        <w:fldChar w:fldCharType="separate"/>
      </w:r>
      <w:r w:rsidR="00A74A3C">
        <w:rPr>
          <w:noProof/>
        </w:rPr>
        <w:t>812</w:t>
      </w:r>
      <w:r w:rsidR="00B46E6E">
        <w:fldChar w:fldCharType="end"/>
      </w:r>
    </w:p>
    <w:p w14:paraId="63F58DD6" w14:textId="28049183"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A74A3C">
        <w:t>The Doxology for St. Maurice and the Theban Legion</w:t>
      </w:r>
      <w:r>
        <w:fldChar w:fldCharType="end"/>
      </w:r>
      <w:r>
        <w:tab/>
      </w:r>
      <w:r>
        <w:fldChar w:fldCharType="begin"/>
      </w:r>
      <w:r>
        <w:instrText xml:space="preserve"> PAGEREF _Ref434489859 \h </w:instrText>
      </w:r>
      <w:r>
        <w:fldChar w:fldCharType="separate"/>
      </w:r>
      <w:r w:rsidR="00A74A3C">
        <w:rPr>
          <w:noProof/>
        </w:rPr>
        <w:t>757</w:t>
      </w:r>
      <w:r>
        <w:fldChar w:fldCharType="end"/>
      </w:r>
    </w:p>
    <w:p w14:paraId="5E4F2A80" w14:textId="45C8AEC2"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A74A3C">
        <w:t>Another Doxology of St. Maurice</w:t>
      </w:r>
      <w:r>
        <w:fldChar w:fldCharType="end"/>
      </w:r>
      <w:r>
        <w:tab/>
      </w:r>
      <w:r>
        <w:fldChar w:fldCharType="begin"/>
      </w:r>
      <w:r>
        <w:instrText xml:space="preserve"> PAGEREF _Ref434489873 \h </w:instrText>
      </w:r>
      <w:r>
        <w:fldChar w:fldCharType="separate"/>
      </w:r>
      <w:r w:rsidR="00A74A3C">
        <w:rPr>
          <w:noProof/>
        </w:rPr>
        <w:t>759</w:t>
      </w:r>
      <w:r>
        <w:fldChar w:fldCharType="end"/>
      </w:r>
    </w:p>
    <w:p w14:paraId="5DDC8DB2" w14:textId="17DA71BE" w:rsidR="00B05D74" w:rsidRDefault="00B05D74" w:rsidP="00B46E6E">
      <w:pPr>
        <w:tabs>
          <w:tab w:val="left" w:leader="dot" w:pos="8280"/>
        </w:tabs>
        <w:spacing w:after="0" w:line="240" w:lineRule="auto"/>
      </w:pPr>
      <w:r>
        <w:fldChar w:fldCharType="begin"/>
      </w:r>
      <w:r>
        <w:instrText xml:space="preserve"> REF _Ref485796394 \h </w:instrText>
      </w:r>
      <w:r>
        <w:fldChar w:fldCharType="separate"/>
      </w:r>
      <w:r w:rsidR="00A74A3C">
        <w:t>The Doxology for St. Christopher</w:t>
      </w:r>
      <w:r>
        <w:fldChar w:fldCharType="end"/>
      </w:r>
      <w:r>
        <w:tab/>
      </w:r>
      <w:r>
        <w:fldChar w:fldCharType="begin"/>
      </w:r>
      <w:r>
        <w:instrText xml:space="preserve"> PAGEREF _Ref485796394 \h </w:instrText>
      </w:r>
      <w:r>
        <w:fldChar w:fldCharType="separate"/>
      </w:r>
      <w:r w:rsidR="00A74A3C">
        <w:rPr>
          <w:noProof/>
        </w:rPr>
        <w:t>1028</w:t>
      </w:r>
      <w:r>
        <w:fldChar w:fldCharType="end"/>
      </w:r>
    </w:p>
    <w:p w14:paraId="1E1E4F96" w14:textId="398A8CD0"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A74A3C">
        <w:t>The Doxology for St. George of Zahim</w:t>
      </w:r>
      <w:r>
        <w:fldChar w:fldCharType="end"/>
      </w:r>
      <w:r>
        <w:tab/>
      </w:r>
      <w:r>
        <w:fldChar w:fldCharType="begin"/>
      </w:r>
      <w:r>
        <w:instrText xml:space="preserve"> PAGEREF _Ref434489925 \h </w:instrText>
      </w:r>
      <w:r>
        <w:fldChar w:fldCharType="separate"/>
      </w:r>
      <w:r w:rsidR="00A74A3C">
        <w:rPr>
          <w:noProof/>
        </w:rPr>
        <w:t>1062</w:t>
      </w:r>
      <w:r>
        <w:fldChar w:fldCharType="end"/>
      </w:r>
    </w:p>
    <w:p w14:paraId="40B36E78" w14:textId="3354CE19" w:rsidR="00F4564C" w:rsidRDefault="00F4564C" w:rsidP="00B46E6E">
      <w:pPr>
        <w:tabs>
          <w:tab w:val="left" w:leader="dot" w:pos="8280"/>
        </w:tabs>
        <w:spacing w:after="0" w:line="240" w:lineRule="auto"/>
      </w:pPr>
      <w:r>
        <w:fldChar w:fldCharType="begin"/>
      </w:r>
      <w:r>
        <w:instrText xml:space="preserve"> REF _Ref468565824 \h </w:instrText>
      </w:r>
      <w:r>
        <w:fldChar w:fldCharType="separate"/>
      </w:r>
      <w:r w:rsidR="00A74A3C">
        <w:t>The Doxology for St. James the Sawn-Asunder</w:t>
      </w:r>
      <w:r>
        <w:fldChar w:fldCharType="end"/>
      </w:r>
      <w:r>
        <w:tab/>
      </w:r>
      <w:r>
        <w:fldChar w:fldCharType="begin"/>
      </w:r>
      <w:r>
        <w:instrText xml:space="preserve"> PAGEREF _Ref468565824 \h </w:instrText>
      </w:r>
      <w:r>
        <w:fldChar w:fldCharType="separate"/>
      </w:r>
      <w:r w:rsidR="00A74A3C">
        <w:rPr>
          <w:noProof/>
        </w:rPr>
        <w:t>810</w:t>
      </w:r>
      <w:r>
        <w:fldChar w:fldCharType="end"/>
      </w:r>
    </w:p>
    <w:p w14:paraId="099E3380" w14:textId="626DE488" w:rsidR="00350773" w:rsidRDefault="00347E10" w:rsidP="00B46E6E">
      <w:pPr>
        <w:tabs>
          <w:tab w:val="left" w:leader="dot" w:pos="8280"/>
        </w:tabs>
        <w:spacing w:after="0" w:line="240" w:lineRule="auto"/>
      </w:pPr>
      <w:r>
        <w:fldChar w:fldCharType="begin"/>
      </w:r>
      <w:r>
        <w:instrText xml:space="preserve"> REF _Ref485710264 \h </w:instrText>
      </w:r>
      <w:r>
        <w:fldChar w:fldCharType="separate"/>
      </w:r>
      <w:r w:rsidR="00A74A3C">
        <w:t>The Doxology for St. Peter of Alexandria, the Seal of the Martyrs</w:t>
      </w:r>
      <w:r>
        <w:fldChar w:fldCharType="end"/>
      </w:r>
      <w:r w:rsidR="00350773">
        <w:tab/>
      </w:r>
      <w:r>
        <w:fldChar w:fldCharType="begin"/>
      </w:r>
      <w:r>
        <w:instrText xml:space="preserve"> PAGEREF _Ref485710264 \h </w:instrText>
      </w:r>
      <w:r>
        <w:fldChar w:fldCharType="separate"/>
      </w:r>
      <w:r w:rsidR="00A74A3C">
        <w:rPr>
          <w:noProof/>
        </w:rPr>
        <w:t>815</w:t>
      </w:r>
      <w:r>
        <w:fldChar w:fldCharType="end"/>
      </w:r>
    </w:p>
    <w:p w14:paraId="0BDFF43A" w14:textId="65C80DF4"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A74A3C">
        <w:t>The Doxology of St. Demiana</w:t>
      </w:r>
      <w:r>
        <w:fldChar w:fldCharType="end"/>
      </w:r>
      <w:r>
        <w:tab/>
      </w:r>
      <w:r>
        <w:fldChar w:fldCharType="begin"/>
      </w:r>
      <w:r>
        <w:instrText xml:space="preserve"> PAGEREF _Ref434490082 \h </w:instrText>
      </w:r>
      <w:r>
        <w:fldChar w:fldCharType="separate"/>
      </w:r>
      <w:r w:rsidR="00A74A3C">
        <w:rPr>
          <w:noProof/>
        </w:rPr>
        <w:t>708</w:t>
      </w:r>
      <w:r>
        <w:fldChar w:fldCharType="end"/>
      </w:r>
    </w:p>
    <w:p w14:paraId="29A91A88" w14:textId="2CEFE72F"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A74A3C">
        <w:t>Another Doxology of St. Demiana</w:t>
      </w:r>
      <w:r>
        <w:fldChar w:fldCharType="end"/>
      </w:r>
      <w:r>
        <w:tab/>
      </w:r>
      <w:r>
        <w:fldChar w:fldCharType="begin"/>
      </w:r>
      <w:r>
        <w:instrText xml:space="preserve"> PAGEREF _Ref434490124 \h </w:instrText>
      </w:r>
      <w:r>
        <w:fldChar w:fldCharType="separate"/>
      </w:r>
      <w:r w:rsidR="00A74A3C">
        <w:rPr>
          <w:noProof/>
        </w:rPr>
        <w:t>966</w:t>
      </w:r>
      <w:r>
        <w:fldChar w:fldCharType="end"/>
      </w:r>
    </w:p>
    <w:p w14:paraId="576B957E" w14:textId="317B610E" w:rsidR="00B46E6E" w:rsidRDefault="000A632E" w:rsidP="00B46E6E">
      <w:pPr>
        <w:tabs>
          <w:tab w:val="left" w:leader="dot" w:pos="8280"/>
        </w:tabs>
        <w:spacing w:after="0" w:line="240" w:lineRule="auto"/>
      </w:pPr>
      <w:r>
        <w:fldChar w:fldCharType="begin"/>
      </w:r>
      <w:r>
        <w:instrText xml:space="preserve"> REF _Ref459401359 \h </w:instrText>
      </w:r>
      <w:r>
        <w:fldChar w:fldCharType="separate"/>
      </w:r>
      <w:r w:rsidR="00A74A3C">
        <w:t>The Doxology for Sts. Barbara and Juliana</w:t>
      </w:r>
      <w:r>
        <w:fldChar w:fldCharType="end"/>
      </w:r>
      <w:r w:rsidR="00B46E6E">
        <w:tab/>
      </w:r>
      <w:r w:rsidR="00B46E6E">
        <w:fldChar w:fldCharType="begin"/>
      </w:r>
      <w:r w:rsidR="00B46E6E">
        <w:instrText xml:space="preserve"> PAGEREF _Ref434490169 \h </w:instrText>
      </w:r>
      <w:r w:rsidR="00B46E6E">
        <w:fldChar w:fldCharType="separate"/>
      </w:r>
      <w:r w:rsidR="00A74A3C">
        <w:rPr>
          <w:noProof/>
        </w:rPr>
        <w:t>845</w:t>
      </w:r>
      <w:r w:rsidR="00B46E6E">
        <w:fldChar w:fldCharType="end"/>
      </w:r>
    </w:p>
    <w:p w14:paraId="5552E48E" w14:textId="1831CF01"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A74A3C">
        <w:t>The Doxology for St. Marina</w:t>
      </w:r>
      <w:r>
        <w:fldChar w:fldCharType="end"/>
      </w:r>
      <w:r>
        <w:tab/>
      </w:r>
      <w:r>
        <w:fldChar w:fldCharType="begin"/>
      </w:r>
      <w:r>
        <w:instrText xml:space="preserve"> PAGEREF _Ref434490204 \h </w:instrText>
      </w:r>
      <w:r>
        <w:fldChar w:fldCharType="separate"/>
      </w:r>
      <w:r w:rsidR="00A74A3C">
        <w:rPr>
          <w:noProof/>
        </w:rPr>
        <w:t>1091</w:t>
      </w:r>
      <w:r>
        <w:fldChar w:fldCharType="end"/>
      </w:r>
    </w:p>
    <w:p w14:paraId="6816F6FF" w14:textId="014B8A00" w:rsidR="00B46E6E" w:rsidRDefault="000A632E" w:rsidP="00B46E6E">
      <w:pPr>
        <w:tabs>
          <w:tab w:val="left" w:leader="dot" w:pos="8280"/>
        </w:tabs>
        <w:spacing w:after="0" w:line="240" w:lineRule="auto"/>
      </w:pPr>
      <w:r>
        <w:fldChar w:fldCharType="begin"/>
      </w:r>
      <w:r>
        <w:instrText xml:space="preserve"> REF _Ref459401387 \h </w:instrText>
      </w:r>
      <w:r>
        <w:fldChar w:fldCharType="separate"/>
      </w:r>
      <w:r w:rsidR="00A74A3C">
        <w:t>The Doxology for St. Rebecca and her Children</w:t>
      </w:r>
      <w:r>
        <w:fldChar w:fldCharType="end"/>
      </w:r>
      <w:r w:rsidR="00B46E6E">
        <w:tab/>
      </w:r>
      <w:r w:rsidR="00B46E6E">
        <w:fldChar w:fldCharType="begin"/>
      </w:r>
      <w:r w:rsidR="00B46E6E">
        <w:instrText xml:space="preserve"> PAGEREF _Ref434490258 \h </w:instrText>
      </w:r>
      <w:r w:rsidR="00B46E6E">
        <w:fldChar w:fldCharType="separate"/>
      </w:r>
      <w:r w:rsidR="00A74A3C">
        <w:rPr>
          <w:noProof/>
        </w:rPr>
        <w:t>739</w:t>
      </w:r>
      <w:r w:rsidR="00B46E6E">
        <w:fldChar w:fldCharType="end"/>
      </w:r>
    </w:p>
    <w:p w14:paraId="540E858E" w14:textId="78B4DAD5"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A74A3C">
        <w:t>The Doxology of the Martyrs</w:t>
      </w:r>
      <w:r>
        <w:fldChar w:fldCharType="end"/>
      </w:r>
      <w:r>
        <w:tab/>
      </w:r>
      <w:r>
        <w:fldChar w:fldCharType="begin"/>
      </w:r>
      <w:r>
        <w:instrText xml:space="preserve"> PAGEREF _Ref434489950 \h </w:instrText>
      </w:r>
      <w:r>
        <w:fldChar w:fldCharType="separate"/>
      </w:r>
      <w:r w:rsidR="00A74A3C">
        <w:rPr>
          <w:noProof/>
        </w:rPr>
        <w:t>709</w:t>
      </w:r>
      <w:r>
        <w:fldChar w:fldCharType="end"/>
      </w:r>
    </w:p>
    <w:p w14:paraId="4C266829" w14:textId="2D358AB2"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A74A3C">
        <w:t>The Doxology for St. Anthony the Great</w:t>
      </w:r>
      <w:r>
        <w:fldChar w:fldCharType="end"/>
      </w:r>
      <w:r>
        <w:tab/>
      </w:r>
      <w:r>
        <w:fldChar w:fldCharType="begin"/>
      </w:r>
      <w:r>
        <w:instrText xml:space="preserve"> PAGEREF _Ref434490340 \h </w:instrText>
      </w:r>
      <w:r>
        <w:fldChar w:fldCharType="separate"/>
      </w:r>
      <w:r w:rsidR="00A74A3C">
        <w:rPr>
          <w:noProof/>
        </w:rPr>
        <w:t>972</w:t>
      </w:r>
      <w:r>
        <w:fldChar w:fldCharType="end"/>
      </w:r>
    </w:p>
    <w:p w14:paraId="7876C2FC" w14:textId="0FDF0438"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A74A3C">
        <w:t>The Doxology for St. Paul the Anchorite</w:t>
      </w:r>
      <w:r>
        <w:fldChar w:fldCharType="end"/>
      </w:r>
      <w:r>
        <w:tab/>
      </w:r>
      <w:r>
        <w:fldChar w:fldCharType="begin"/>
      </w:r>
      <w:r>
        <w:instrText xml:space="preserve"> PAGEREF _Ref434490368 \h </w:instrText>
      </w:r>
      <w:r>
        <w:fldChar w:fldCharType="separate"/>
      </w:r>
      <w:r w:rsidR="00A74A3C">
        <w:rPr>
          <w:noProof/>
        </w:rPr>
        <w:t>974</w:t>
      </w:r>
      <w:r>
        <w:fldChar w:fldCharType="end"/>
      </w:r>
    </w:p>
    <w:p w14:paraId="7F23326E" w14:textId="5E9D98F4"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A74A3C">
        <w:t>The Doxology of St. Anthony and St. Paul</w:t>
      </w:r>
      <w:r>
        <w:fldChar w:fldCharType="end"/>
      </w:r>
      <w:r>
        <w:tab/>
      </w:r>
      <w:r>
        <w:fldChar w:fldCharType="begin"/>
      </w:r>
      <w:r>
        <w:instrText xml:space="preserve"> PAGEREF _Ref434490311 \h </w:instrText>
      </w:r>
      <w:r>
        <w:fldChar w:fldCharType="separate"/>
      </w:r>
      <w:r w:rsidR="00A74A3C">
        <w:rPr>
          <w:noProof/>
        </w:rPr>
        <w:t>714</w:t>
      </w:r>
      <w:r>
        <w:fldChar w:fldCharType="end"/>
      </w:r>
    </w:p>
    <w:p w14:paraId="0452B3F4" w14:textId="72D16E2F"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A74A3C">
        <w:rPr>
          <w:lang w:val="en-US"/>
        </w:rPr>
        <w:t>The Doxology for St. Pishoy</w:t>
      </w:r>
      <w:r>
        <w:fldChar w:fldCharType="end"/>
      </w:r>
      <w:r>
        <w:tab/>
      </w:r>
      <w:r>
        <w:fldChar w:fldCharType="begin"/>
      </w:r>
      <w:r>
        <w:instrText xml:space="preserve"> PAGEREF _Ref434490783 \h </w:instrText>
      </w:r>
      <w:r>
        <w:fldChar w:fldCharType="separate"/>
      </w:r>
      <w:r w:rsidR="00A74A3C">
        <w:rPr>
          <w:noProof/>
        </w:rPr>
        <w:t>1086</w:t>
      </w:r>
      <w:r>
        <w:fldChar w:fldCharType="end"/>
      </w:r>
    </w:p>
    <w:p w14:paraId="73CE5335" w14:textId="4E744D60"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A74A3C">
        <w:t>The Doxology of St. Pishoy and St. Paul of Tammah</w:t>
      </w:r>
      <w:r>
        <w:fldChar w:fldCharType="end"/>
      </w:r>
      <w:r>
        <w:tab/>
      </w:r>
      <w:r>
        <w:fldChar w:fldCharType="begin"/>
      </w:r>
      <w:r>
        <w:instrText xml:space="preserve"> PAGEREF _Ref434490826 \h </w:instrText>
      </w:r>
      <w:r>
        <w:fldChar w:fldCharType="separate"/>
      </w:r>
      <w:r w:rsidR="00A74A3C">
        <w:rPr>
          <w:noProof/>
        </w:rPr>
        <w:t>715</w:t>
      </w:r>
      <w:r>
        <w:fldChar w:fldCharType="end"/>
      </w:r>
    </w:p>
    <w:p w14:paraId="4D5B019A" w14:textId="7A2439C3"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A74A3C">
        <w:t>The Doxology of St. Macarius the Great</w:t>
      </w:r>
      <w:r>
        <w:fldChar w:fldCharType="end"/>
      </w:r>
      <w:r>
        <w:tab/>
      </w:r>
      <w:r>
        <w:fldChar w:fldCharType="begin"/>
      </w:r>
      <w:r>
        <w:instrText xml:space="preserve"> PAGEREF _Ref434490507 \h </w:instrText>
      </w:r>
      <w:r>
        <w:fldChar w:fldCharType="separate"/>
      </w:r>
      <w:r w:rsidR="00A74A3C">
        <w:rPr>
          <w:noProof/>
        </w:rPr>
        <w:t>993</w:t>
      </w:r>
      <w:r>
        <w:fldChar w:fldCharType="end"/>
      </w:r>
    </w:p>
    <w:p w14:paraId="375959C5" w14:textId="2ED0E11D"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A74A3C">
        <w:t>Another Doxology of St. Macarius the Great</w:t>
      </w:r>
      <w:r>
        <w:fldChar w:fldCharType="end"/>
      </w:r>
      <w:r>
        <w:tab/>
      </w:r>
      <w:r>
        <w:fldChar w:fldCharType="begin"/>
      </w:r>
      <w:r>
        <w:instrText xml:space="preserve"> PAGEREF _Ref434490525 \h </w:instrText>
      </w:r>
      <w:r>
        <w:fldChar w:fldCharType="separate"/>
      </w:r>
      <w:r w:rsidR="00A74A3C">
        <w:rPr>
          <w:noProof/>
        </w:rPr>
        <w:t>994</w:t>
      </w:r>
      <w:r>
        <w:fldChar w:fldCharType="end"/>
      </w:r>
    </w:p>
    <w:p w14:paraId="79D5B8D3" w14:textId="236E01CD"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A74A3C">
        <w:t>Another Doxology of St. Macarius the Great</w:t>
      </w:r>
      <w:r>
        <w:fldChar w:fldCharType="end"/>
      </w:r>
      <w:r>
        <w:tab/>
      </w:r>
      <w:r>
        <w:fldChar w:fldCharType="begin"/>
      </w:r>
      <w:r>
        <w:instrText xml:space="preserve"> PAGEREF _Ref434490542 \h </w:instrText>
      </w:r>
      <w:r>
        <w:fldChar w:fldCharType="separate"/>
      </w:r>
      <w:r w:rsidR="00A74A3C">
        <w:rPr>
          <w:noProof/>
        </w:rPr>
        <w:t>995</w:t>
      </w:r>
      <w:r>
        <w:fldChar w:fldCharType="end"/>
      </w:r>
    </w:p>
    <w:p w14:paraId="172063D3" w14:textId="5348D0A8"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A74A3C">
        <w:t>The Doxology for St. Macarius of Alexandria, the Presbyter</w:t>
      </w:r>
      <w:r>
        <w:fldChar w:fldCharType="end"/>
      </w:r>
      <w:r>
        <w:tab/>
      </w:r>
      <w:r>
        <w:fldChar w:fldCharType="begin"/>
      </w:r>
      <w:r>
        <w:instrText xml:space="preserve"> PAGEREF _Ref434490596 \h </w:instrText>
      </w:r>
      <w:r>
        <w:fldChar w:fldCharType="separate"/>
      </w:r>
      <w:r w:rsidR="00A74A3C">
        <w:rPr>
          <w:noProof/>
        </w:rPr>
        <w:t>1023</w:t>
      </w:r>
      <w:r>
        <w:fldChar w:fldCharType="end"/>
      </w:r>
    </w:p>
    <w:p w14:paraId="50A26227" w14:textId="1F24874E"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A74A3C">
        <w:t>The Doxology for St. Macarius the Bishop of Edkow</w:t>
      </w:r>
      <w:r>
        <w:fldChar w:fldCharType="end"/>
      </w:r>
      <w:r>
        <w:tab/>
      </w:r>
      <w:r>
        <w:fldChar w:fldCharType="begin"/>
      </w:r>
      <w:r>
        <w:instrText xml:space="preserve"> PAGEREF _Ref434490474 \h </w:instrText>
      </w:r>
      <w:r>
        <w:fldChar w:fldCharType="separate"/>
      </w:r>
      <w:r w:rsidR="00A74A3C">
        <w:rPr>
          <w:noProof/>
        </w:rPr>
        <w:t>784</w:t>
      </w:r>
      <w:r>
        <w:fldChar w:fldCharType="end"/>
      </w:r>
    </w:p>
    <w:p w14:paraId="009C5D78" w14:textId="17A80B83" w:rsidR="00810F04" w:rsidRDefault="000A632E" w:rsidP="00B46E6E">
      <w:pPr>
        <w:tabs>
          <w:tab w:val="left" w:leader="dot" w:pos="8280"/>
        </w:tabs>
        <w:spacing w:after="0" w:line="240" w:lineRule="auto"/>
      </w:pPr>
      <w:r>
        <w:fldChar w:fldCharType="begin"/>
      </w:r>
      <w:r>
        <w:instrText xml:space="preserve"> REF _Ref459401434 \h </w:instrText>
      </w:r>
      <w:r>
        <w:fldChar w:fldCharType="separate"/>
      </w:r>
      <w:r w:rsidR="00A74A3C">
        <w:t>The Doxology for St. John the Short</w:t>
      </w:r>
      <w:r>
        <w:fldChar w:fldCharType="end"/>
      </w:r>
      <w:r w:rsidR="00B46E6E">
        <w:tab/>
      </w:r>
      <w:r w:rsidR="00B46E6E">
        <w:fldChar w:fldCharType="begin"/>
      </w:r>
      <w:r w:rsidR="00B46E6E">
        <w:instrText xml:space="preserve"> PAGEREF _Ref434490715 \h </w:instrText>
      </w:r>
      <w:r w:rsidR="00B46E6E">
        <w:fldChar w:fldCharType="separate"/>
      </w:r>
      <w:r w:rsidR="00A74A3C">
        <w:rPr>
          <w:noProof/>
        </w:rPr>
        <w:t>778</w:t>
      </w:r>
      <w:r w:rsidR="00B46E6E">
        <w:fldChar w:fldCharType="end"/>
      </w:r>
    </w:p>
    <w:p w14:paraId="09BA7C45" w14:textId="3F64C46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A74A3C">
        <w:t>The Doxology for St. Thomas the Anchorite</w:t>
      </w:r>
      <w:r>
        <w:fldChar w:fldCharType="end"/>
      </w:r>
      <w:r>
        <w:tab/>
      </w:r>
      <w:r>
        <w:fldChar w:fldCharType="begin"/>
      </w:r>
      <w:r>
        <w:instrText xml:space="preserve"> PAGEREF _Ref434490403 \h </w:instrText>
      </w:r>
      <w:r>
        <w:fldChar w:fldCharType="separate"/>
      </w:r>
      <w:r w:rsidR="00A74A3C">
        <w:rPr>
          <w:noProof/>
        </w:rPr>
        <w:t>1043</w:t>
      </w:r>
      <w:r>
        <w:fldChar w:fldCharType="end"/>
      </w:r>
    </w:p>
    <w:p w14:paraId="523E14F8" w14:textId="5A8177E0" w:rsidR="00810F04" w:rsidRDefault="00810F04" w:rsidP="00B46E6E">
      <w:pPr>
        <w:tabs>
          <w:tab w:val="left" w:leader="dot" w:pos="8280"/>
        </w:tabs>
        <w:spacing w:after="0" w:line="240" w:lineRule="auto"/>
      </w:pPr>
      <w:r>
        <w:lastRenderedPageBreak/>
        <w:fldChar w:fldCharType="begin"/>
      </w:r>
      <w:r>
        <w:instrText xml:space="preserve"> REF _Ref434490892 \h </w:instrText>
      </w:r>
      <w:r>
        <w:fldChar w:fldCharType="separate"/>
      </w:r>
      <w:r w:rsidR="00A74A3C">
        <w:t>The Doxology for St. Arsenius</w:t>
      </w:r>
      <w:r>
        <w:fldChar w:fldCharType="end"/>
      </w:r>
      <w:r>
        <w:tab/>
      </w:r>
      <w:r>
        <w:fldChar w:fldCharType="begin"/>
      </w:r>
      <w:r>
        <w:instrText xml:space="preserve"> PAGEREF _Ref434490892 \h </w:instrText>
      </w:r>
      <w:r>
        <w:fldChar w:fldCharType="separate"/>
      </w:r>
      <w:r w:rsidR="00A74A3C">
        <w:rPr>
          <w:noProof/>
        </w:rPr>
        <w:t>1026</w:t>
      </w:r>
      <w:r>
        <w:fldChar w:fldCharType="end"/>
      </w:r>
    </w:p>
    <w:p w14:paraId="32B75263" w14:textId="4ACF5D96"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A74A3C">
        <w:t>The Doxology for Sts. Maximus and Dometius</w:t>
      </w:r>
      <w:r>
        <w:fldChar w:fldCharType="end"/>
      </w:r>
      <w:r>
        <w:tab/>
      </w:r>
      <w:r>
        <w:fldChar w:fldCharType="begin"/>
      </w:r>
      <w:r>
        <w:instrText xml:space="preserve"> PAGEREF _Ref434490957 \h </w:instrText>
      </w:r>
      <w:r>
        <w:fldChar w:fldCharType="separate"/>
      </w:r>
      <w:r w:rsidR="00A74A3C">
        <w:rPr>
          <w:noProof/>
        </w:rPr>
        <w:t>968</w:t>
      </w:r>
      <w:r>
        <w:fldChar w:fldCharType="end"/>
      </w:r>
    </w:p>
    <w:p w14:paraId="3DE06B7E" w14:textId="3D42E6F6"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A74A3C" w:rsidRPr="00A74A3C">
        <w:t>The Doxology for the Strong St. Moses</w:t>
      </w:r>
      <w:r>
        <w:fldChar w:fldCharType="end"/>
      </w:r>
      <w:r>
        <w:tab/>
      </w:r>
      <w:r>
        <w:fldChar w:fldCharType="begin"/>
      </w:r>
      <w:r>
        <w:instrText xml:space="preserve"> PAGEREF _Ref434491006 \h </w:instrText>
      </w:r>
      <w:r>
        <w:fldChar w:fldCharType="separate"/>
      </w:r>
      <w:r w:rsidR="00A74A3C">
        <w:rPr>
          <w:noProof/>
        </w:rPr>
        <w:t>1064</w:t>
      </w:r>
      <w:r>
        <w:fldChar w:fldCharType="end"/>
      </w:r>
    </w:p>
    <w:p w14:paraId="65889E35" w14:textId="13F5B02B"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A74A3C">
        <w:t>The Doxology for St. John Kami</w:t>
      </w:r>
      <w:r>
        <w:fldChar w:fldCharType="end"/>
      </w:r>
      <w:r>
        <w:tab/>
      </w:r>
      <w:r>
        <w:fldChar w:fldCharType="begin"/>
      </w:r>
      <w:r>
        <w:instrText xml:space="preserve"> PAGEREF _Ref434491108 \h </w:instrText>
      </w:r>
      <w:r>
        <w:fldChar w:fldCharType="separate"/>
      </w:r>
      <w:r w:rsidR="00A74A3C">
        <w:rPr>
          <w:noProof/>
        </w:rPr>
        <w:t>854</w:t>
      </w:r>
      <w:r>
        <w:fldChar w:fldCharType="end"/>
      </w:r>
    </w:p>
    <w:p w14:paraId="452A4480" w14:textId="5B4BE45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A74A3C">
        <w:t>The Doxology for St. Pachomius</w:t>
      </w:r>
      <w:r>
        <w:fldChar w:fldCharType="end"/>
      </w:r>
      <w:r>
        <w:tab/>
      </w:r>
      <w:r>
        <w:fldChar w:fldCharType="begin"/>
      </w:r>
      <w:r>
        <w:instrText xml:space="preserve"> PAGEREF _Ref434491150 \h </w:instrText>
      </w:r>
      <w:r>
        <w:fldChar w:fldCharType="separate"/>
      </w:r>
      <w:r w:rsidR="00A74A3C">
        <w:rPr>
          <w:noProof/>
        </w:rPr>
        <w:t>1029</w:t>
      </w:r>
      <w:r>
        <w:fldChar w:fldCharType="end"/>
      </w:r>
    </w:p>
    <w:p w14:paraId="0192B5E6" w14:textId="079E00C4"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A74A3C">
        <w:rPr>
          <w:lang w:val="en-US"/>
        </w:rPr>
        <w:t>The Doxology for St. Shenoute</w:t>
      </w:r>
      <w:r>
        <w:fldChar w:fldCharType="end"/>
      </w:r>
      <w:r>
        <w:tab/>
      </w:r>
      <w:r>
        <w:fldChar w:fldCharType="begin"/>
      </w:r>
      <w:r>
        <w:instrText xml:space="preserve"> PAGEREF _Ref434491186 \h </w:instrText>
      </w:r>
      <w:r>
        <w:fldChar w:fldCharType="separate"/>
      </w:r>
      <w:r w:rsidR="00A74A3C">
        <w:rPr>
          <w:noProof/>
        </w:rPr>
        <w:t>1084</w:t>
      </w:r>
      <w:r>
        <w:fldChar w:fldCharType="end"/>
      </w:r>
    </w:p>
    <w:p w14:paraId="7458F265" w14:textId="4D6C6B7E"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A74A3C">
        <w:rPr>
          <w:lang w:val="en-US"/>
        </w:rPr>
        <w:t>A Doxology for St. Besa</w:t>
      </w:r>
      <w:r>
        <w:fldChar w:fldCharType="end"/>
      </w:r>
      <w:r>
        <w:tab/>
      </w:r>
      <w:r>
        <w:fldChar w:fldCharType="begin"/>
      </w:r>
      <w:r>
        <w:instrText xml:space="preserve"> PAGEREF _Ref434491207 \h </w:instrText>
      </w:r>
      <w:r>
        <w:fldChar w:fldCharType="separate"/>
      </w:r>
      <w:r w:rsidR="00A74A3C">
        <w:rPr>
          <w:noProof/>
        </w:rPr>
        <w:t>1085</w:t>
      </w:r>
      <w:r>
        <w:fldChar w:fldCharType="end"/>
      </w:r>
    </w:p>
    <w:p w14:paraId="13581597" w14:textId="1B85FB7D"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A74A3C">
        <w:t>The Doxology for Sts. Apollo and Apib</w:t>
      </w:r>
      <w:r>
        <w:fldChar w:fldCharType="end"/>
      </w:r>
      <w:r>
        <w:tab/>
      </w:r>
      <w:r>
        <w:fldChar w:fldCharType="begin"/>
      </w:r>
      <w:r>
        <w:instrText xml:space="preserve"> PAGEREF _Ref434492837 \h </w:instrText>
      </w:r>
      <w:r>
        <w:fldChar w:fldCharType="separate"/>
      </w:r>
      <w:r w:rsidR="00A74A3C">
        <w:rPr>
          <w:noProof/>
        </w:rPr>
        <w:t>783</w:t>
      </w:r>
      <w:r>
        <w:fldChar w:fldCharType="end"/>
      </w:r>
    </w:p>
    <w:p w14:paraId="3540FB7A" w14:textId="1549D161"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A74A3C">
        <w:t>The Doxology for St. Samuel the Confessor</w:t>
      </w:r>
      <w:r>
        <w:fldChar w:fldCharType="end"/>
      </w:r>
      <w:r>
        <w:tab/>
      </w:r>
      <w:r>
        <w:fldChar w:fldCharType="begin"/>
      </w:r>
      <w:r>
        <w:instrText xml:space="preserve"> PAGEREF _Ref434491260 \h </w:instrText>
      </w:r>
      <w:r>
        <w:fldChar w:fldCharType="separate"/>
      </w:r>
      <w:r w:rsidR="00A74A3C">
        <w:rPr>
          <w:noProof/>
        </w:rPr>
        <w:t>847</w:t>
      </w:r>
      <w:r>
        <w:fldChar w:fldCharType="end"/>
      </w:r>
    </w:p>
    <w:p w14:paraId="18FC44F3" w14:textId="30DFA86D"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A74A3C">
        <w:t>The Doxology for St. Parsouma</w:t>
      </w:r>
      <w:r>
        <w:fldChar w:fldCharType="end"/>
      </w:r>
      <w:r>
        <w:tab/>
      </w:r>
      <w:r>
        <w:fldChar w:fldCharType="begin"/>
      </w:r>
      <w:r>
        <w:instrText xml:space="preserve"> PAGEREF _Ref434491294 \h </w:instrText>
      </w:r>
      <w:r>
        <w:fldChar w:fldCharType="separate"/>
      </w:r>
      <w:r w:rsidR="00A74A3C">
        <w:rPr>
          <w:noProof/>
        </w:rPr>
        <w:t>1124</w:t>
      </w:r>
      <w:r>
        <w:fldChar w:fldCharType="end"/>
      </w:r>
    </w:p>
    <w:p w14:paraId="20EDD8A6" w14:textId="4338F0EC"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A74A3C">
        <w:t>The Doxology for St. Teji (Reweiss)</w:t>
      </w:r>
      <w:r>
        <w:fldChar w:fldCharType="end"/>
      </w:r>
      <w:r>
        <w:tab/>
      </w:r>
      <w:r>
        <w:fldChar w:fldCharType="begin"/>
      </w:r>
      <w:r>
        <w:instrText xml:space="preserve"> PAGEREF _Ref434491337 \h </w:instrText>
      </w:r>
      <w:r>
        <w:fldChar w:fldCharType="separate"/>
      </w:r>
      <w:r w:rsidR="00A74A3C">
        <w:rPr>
          <w:noProof/>
        </w:rPr>
        <w:t>780</w:t>
      </w:r>
      <w:r>
        <w:fldChar w:fldCharType="end"/>
      </w:r>
    </w:p>
    <w:p w14:paraId="5F9D1EE3" w14:textId="67F7C90A"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A74A3C">
        <w:t>The Doxology for St. Pashnouni</w:t>
      </w:r>
      <w:r>
        <w:fldChar w:fldCharType="end"/>
      </w:r>
      <w:r>
        <w:tab/>
      </w:r>
      <w:r>
        <w:fldChar w:fldCharType="begin"/>
      </w:r>
      <w:r>
        <w:instrText xml:space="preserve"> PAGEREF _Ref434491429 \h </w:instrText>
      </w:r>
      <w:r>
        <w:fldChar w:fldCharType="separate"/>
      </w:r>
      <w:r w:rsidR="00A74A3C">
        <w:rPr>
          <w:noProof/>
        </w:rPr>
        <w:t>1041</w:t>
      </w:r>
      <w:r>
        <w:fldChar w:fldCharType="end"/>
      </w:r>
    </w:p>
    <w:p w14:paraId="6FC9654C" w14:textId="004F914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A74A3C">
        <w:t>The Doxology for St. Simeon the Stylite</w:t>
      </w:r>
      <w:r>
        <w:fldChar w:fldCharType="end"/>
      </w:r>
      <w:r>
        <w:tab/>
      </w:r>
      <w:r>
        <w:fldChar w:fldCharType="begin"/>
      </w:r>
      <w:r>
        <w:instrText xml:space="preserve"> PAGEREF _Ref439328220 \h </w:instrText>
      </w:r>
      <w:r>
        <w:fldChar w:fldCharType="separate"/>
      </w:r>
      <w:r w:rsidR="00A74A3C">
        <w:rPr>
          <w:noProof/>
        </w:rPr>
        <w:t>1045</w:t>
      </w:r>
      <w:r>
        <w:fldChar w:fldCharType="end"/>
      </w:r>
    </w:p>
    <w:p w14:paraId="42D77F6C" w14:textId="7E67D25A" w:rsidR="00E50261" w:rsidRDefault="00E50261" w:rsidP="00810F04">
      <w:pPr>
        <w:tabs>
          <w:tab w:val="left" w:leader="dot" w:pos="8280"/>
        </w:tabs>
        <w:spacing w:after="0" w:line="240" w:lineRule="auto"/>
      </w:pPr>
      <w:r>
        <w:fldChar w:fldCharType="begin"/>
      </w:r>
      <w:r>
        <w:instrText xml:space="preserve"> REF _Ref485108083 \h </w:instrText>
      </w:r>
      <w:r>
        <w:fldChar w:fldCharType="separate"/>
      </w:r>
      <w:r w:rsidR="00A74A3C">
        <w:t>The Doxology for St. Isaac the Syrian</w:t>
      </w:r>
      <w:r>
        <w:fldChar w:fldCharType="end"/>
      </w:r>
      <w:r>
        <w:tab/>
      </w:r>
      <w:r>
        <w:fldChar w:fldCharType="begin"/>
      </w:r>
      <w:r>
        <w:instrText xml:space="preserve"> PAGEREF _Ref485108083 \h </w:instrText>
      </w:r>
      <w:r>
        <w:fldChar w:fldCharType="separate"/>
      </w:r>
      <w:r w:rsidR="00A74A3C">
        <w:rPr>
          <w:noProof/>
        </w:rPr>
        <w:t>981</w:t>
      </w:r>
      <w:r>
        <w:fldChar w:fldCharType="end"/>
      </w:r>
    </w:p>
    <w:p w14:paraId="29B6C85A" w14:textId="7D097245" w:rsidR="00810F04" w:rsidRDefault="000A632E" w:rsidP="00810F04">
      <w:pPr>
        <w:tabs>
          <w:tab w:val="left" w:leader="dot" w:pos="8280"/>
        </w:tabs>
        <w:spacing w:after="0" w:line="240" w:lineRule="auto"/>
      </w:pPr>
      <w:r>
        <w:fldChar w:fldCharType="begin"/>
      </w:r>
      <w:r>
        <w:instrText xml:space="preserve"> REF _Ref459401476 \h </w:instrText>
      </w:r>
      <w:r>
        <w:fldChar w:fldCharType="separate"/>
      </w:r>
      <w:r w:rsidR="00A74A3C">
        <w:t>The Doxology for St. Verena</w:t>
      </w:r>
      <w:r>
        <w:fldChar w:fldCharType="end"/>
      </w:r>
      <w:r w:rsidR="00810F04">
        <w:tab/>
      </w:r>
      <w:r w:rsidR="00810F04">
        <w:fldChar w:fldCharType="begin"/>
      </w:r>
      <w:r w:rsidR="00810F04">
        <w:instrText xml:space="preserve"> PAGEREF _Ref434490285 \h </w:instrText>
      </w:r>
      <w:r w:rsidR="00810F04">
        <w:fldChar w:fldCharType="separate"/>
      </w:r>
      <w:r w:rsidR="00A74A3C">
        <w:rPr>
          <w:noProof/>
        </w:rPr>
        <w:t>735</w:t>
      </w:r>
      <w:r w:rsidR="00810F04">
        <w:fldChar w:fldCharType="end"/>
      </w:r>
    </w:p>
    <w:p w14:paraId="6430EF06" w14:textId="0A2DEC73"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A74A3C">
        <w:t>The Doxology for St. Mary of Egypt</w:t>
      </w:r>
      <w:r>
        <w:fldChar w:fldCharType="end"/>
      </w:r>
      <w:r>
        <w:tab/>
      </w:r>
      <w:r>
        <w:fldChar w:fldCharType="begin"/>
      </w:r>
      <w:r>
        <w:instrText xml:space="preserve"> PAGEREF _Ref434491512 \h </w:instrText>
      </w:r>
      <w:r>
        <w:fldChar w:fldCharType="separate"/>
      </w:r>
      <w:r w:rsidR="00A74A3C">
        <w:rPr>
          <w:noProof/>
        </w:rPr>
        <w:t>1013</w:t>
      </w:r>
      <w:r>
        <w:fldChar w:fldCharType="end"/>
      </w:r>
    </w:p>
    <w:p w14:paraId="397F448E" w14:textId="31D1C816" w:rsidR="0005720D" w:rsidRDefault="0005720D" w:rsidP="00810F04">
      <w:pPr>
        <w:tabs>
          <w:tab w:val="left" w:leader="dot" w:pos="8280"/>
        </w:tabs>
        <w:spacing w:after="0" w:line="240" w:lineRule="auto"/>
      </w:pPr>
      <w:r>
        <w:fldChar w:fldCharType="begin"/>
      </w:r>
      <w:r>
        <w:instrText xml:space="preserve"> REF _Ref465591664 \h </w:instrText>
      </w:r>
      <w:r>
        <w:fldChar w:fldCharType="separate"/>
      </w:r>
      <w:r w:rsidR="00A74A3C">
        <w:t>The Doxology for St. Pelagia</w:t>
      </w:r>
      <w:r>
        <w:fldChar w:fldCharType="end"/>
      </w:r>
      <w:r>
        <w:tab/>
      </w:r>
      <w:r>
        <w:fldChar w:fldCharType="begin"/>
      </w:r>
      <w:r>
        <w:instrText xml:space="preserve"> PAGEREF _Ref465591664 \h </w:instrText>
      </w:r>
      <w:r>
        <w:fldChar w:fldCharType="separate"/>
      </w:r>
      <w:r w:rsidR="00A74A3C">
        <w:rPr>
          <w:noProof/>
        </w:rPr>
        <w:t>775</w:t>
      </w:r>
      <w:r>
        <w:fldChar w:fldCharType="end"/>
      </w:r>
    </w:p>
    <w:p w14:paraId="444E9A36" w14:textId="7A239859"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A74A3C">
        <w:t>The Doxology of St. Athanasius the Apostolic</w:t>
      </w:r>
      <w:r>
        <w:fldChar w:fldCharType="end"/>
      </w:r>
      <w:r>
        <w:tab/>
      </w:r>
      <w:r>
        <w:fldChar w:fldCharType="begin"/>
      </w:r>
      <w:r>
        <w:instrText xml:space="preserve"> PAGEREF _Ref434492161 \h </w:instrText>
      </w:r>
      <w:r>
        <w:fldChar w:fldCharType="separate"/>
      </w:r>
      <w:r w:rsidR="00A74A3C">
        <w:rPr>
          <w:noProof/>
        </w:rPr>
        <w:t>717</w:t>
      </w:r>
      <w:r>
        <w:fldChar w:fldCharType="end"/>
      </w:r>
    </w:p>
    <w:p w14:paraId="167EEC13" w14:textId="327CC80A"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A74A3C">
        <w:t>The Doxology for St. Athanasius the Apostolic</w:t>
      </w:r>
      <w:r>
        <w:fldChar w:fldCharType="end"/>
      </w:r>
      <w:r>
        <w:tab/>
      </w:r>
      <w:r>
        <w:fldChar w:fldCharType="begin"/>
      </w:r>
      <w:r>
        <w:instrText xml:space="preserve"> PAGEREF _Ref434492183 \h </w:instrText>
      </w:r>
      <w:r>
        <w:fldChar w:fldCharType="separate"/>
      </w:r>
      <w:r w:rsidR="00A74A3C">
        <w:rPr>
          <w:noProof/>
        </w:rPr>
        <w:t>1023</w:t>
      </w:r>
      <w:r>
        <w:fldChar w:fldCharType="end"/>
      </w:r>
    </w:p>
    <w:p w14:paraId="1E33624E" w14:textId="00B608CC"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A74A3C">
        <w:t>Another Doxology for St. Athanasius the Apostolic</w:t>
      </w:r>
      <w:r>
        <w:fldChar w:fldCharType="end"/>
      </w:r>
      <w:r>
        <w:tab/>
      </w:r>
      <w:r>
        <w:fldChar w:fldCharType="begin"/>
      </w:r>
      <w:r>
        <w:instrText xml:space="preserve"> PAGEREF _Ref434492196 \h </w:instrText>
      </w:r>
      <w:r>
        <w:fldChar w:fldCharType="separate"/>
      </w:r>
      <w:r w:rsidR="00A74A3C">
        <w:rPr>
          <w:noProof/>
        </w:rPr>
        <w:t>1025</w:t>
      </w:r>
      <w:r>
        <w:fldChar w:fldCharType="end"/>
      </w:r>
    </w:p>
    <w:p w14:paraId="344F162A" w14:textId="64D9633D"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A74A3C">
        <w:t>The Doxology for St. Severus</w:t>
      </w:r>
      <w:r>
        <w:fldChar w:fldCharType="end"/>
      </w:r>
      <w:r>
        <w:tab/>
      </w:r>
      <w:r>
        <w:fldChar w:fldCharType="begin"/>
      </w:r>
      <w:r>
        <w:instrText xml:space="preserve"> PAGEREF _Ref434492249 \h </w:instrText>
      </w:r>
      <w:r>
        <w:fldChar w:fldCharType="separate"/>
      </w:r>
      <w:r w:rsidR="00A74A3C">
        <w:rPr>
          <w:noProof/>
        </w:rPr>
        <w:t>769</w:t>
      </w:r>
      <w:r>
        <w:fldChar w:fldCharType="end"/>
      </w:r>
    </w:p>
    <w:p w14:paraId="35B9247F" w14:textId="4C3357F5" w:rsidR="00E64404" w:rsidRDefault="00E64404" w:rsidP="00810F04">
      <w:pPr>
        <w:tabs>
          <w:tab w:val="left" w:leader="dot" w:pos="8280"/>
        </w:tabs>
        <w:spacing w:after="0" w:line="240" w:lineRule="auto"/>
      </w:pPr>
      <w:r>
        <w:fldChar w:fldCharType="begin"/>
      </w:r>
      <w:r>
        <w:instrText xml:space="preserve"> REF _Ref467356854 \h </w:instrText>
      </w:r>
      <w:r>
        <w:fldChar w:fldCharType="separate"/>
      </w:r>
      <w:r w:rsidR="00A74A3C">
        <w:t>The Doxology for St. John Chrysostom</w:t>
      </w:r>
      <w:r>
        <w:fldChar w:fldCharType="end"/>
      </w:r>
      <w:r>
        <w:tab/>
      </w:r>
      <w:r>
        <w:fldChar w:fldCharType="begin"/>
      </w:r>
      <w:r>
        <w:instrText xml:space="preserve"> PAGEREF _Ref467356854 \h </w:instrText>
      </w:r>
      <w:r>
        <w:fldChar w:fldCharType="separate"/>
      </w:r>
      <w:r w:rsidR="00A74A3C">
        <w:rPr>
          <w:noProof/>
        </w:rPr>
        <w:t>798</w:t>
      </w:r>
      <w:r>
        <w:fldChar w:fldCharType="end"/>
      </w:r>
    </w:p>
    <w:p w14:paraId="711876BE" w14:textId="1F684C6D" w:rsidR="00BD15D3" w:rsidRDefault="00BD15D3" w:rsidP="00810F04">
      <w:pPr>
        <w:tabs>
          <w:tab w:val="left" w:leader="dot" w:pos="8280"/>
        </w:tabs>
        <w:spacing w:after="0" w:line="240" w:lineRule="auto"/>
      </w:pPr>
      <w:r>
        <w:fldChar w:fldCharType="begin"/>
      </w:r>
      <w:r>
        <w:instrText xml:space="preserve"> REF _Ref485712805 \h </w:instrText>
      </w:r>
      <w:r>
        <w:fldChar w:fldCharType="separate"/>
      </w:r>
      <w:r w:rsidR="00A74A3C">
        <w:t>The Doxology for St. Basil of Caesarea</w:t>
      </w:r>
      <w:r>
        <w:fldChar w:fldCharType="end"/>
      </w:r>
      <w:r>
        <w:tab/>
      </w:r>
      <w:r>
        <w:fldChar w:fldCharType="begin"/>
      </w:r>
      <w:r>
        <w:instrText xml:space="preserve"> PAGEREF _Ref485712805 \h </w:instrText>
      </w:r>
      <w:r>
        <w:fldChar w:fldCharType="separate"/>
      </w:r>
      <w:r w:rsidR="00A74A3C">
        <w:rPr>
          <w:noProof/>
        </w:rPr>
        <w:t>990</w:t>
      </w:r>
      <w:r>
        <w:fldChar w:fldCharType="end"/>
      </w:r>
    </w:p>
    <w:p w14:paraId="614D3E90" w14:textId="1D9BFF78" w:rsidR="00DA4B37" w:rsidRDefault="00DA4B37" w:rsidP="00810F04">
      <w:pPr>
        <w:tabs>
          <w:tab w:val="left" w:leader="dot" w:pos="8280"/>
        </w:tabs>
        <w:spacing w:after="0" w:line="240" w:lineRule="auto"/>
      </w:pPr>
      <w:r>
        <w:fldChar w:fldCharType="begin"/>
      </w:r>
      <w:r>
        <w:instrText xml:space="preserve"> REF _Ref468134316 \h </w:instrText>
      </w:r>
      <w:r>
        <w:fldChar w:fldCharType="separate"/>
      </w:r>
      <w:r w:rsidR="00A74A3C">
        <w:t>The Doxology for St. Gregory the Wonderworker</w:t>
      </w:r>
      <w:r>
        <w:fldChar w:fldCharType="end"/>
      </w:r>
      <w:r>
        <w:tab/>
      </w:r>
      <w:r>
        <w:fldChar w:fldCharType="begin"/>
      </w:r>
      <w:r>
        <w:instrText xml:space="preserve"> PAGEREF _Ref468134316 \h </w:instrText>
      </w:r>
      <w:r>
        <w:fldChar w:fldCharType="separate"/>
      </w:r>
      <w:r w:rsidR="00A74A3C">
        <w:rPr>
          <w:noProof/>
        </w:rPr>
        <w:t>801</w:t>
      </w:r>
      <w:r>
        <w:fldChar w:fldCharType="end"/>
      </w:r>
    </w:p>
    <w:p w14:paraId="587B61AB" w14:textId="0C4C175C" w:rsidR="00F4564C" w:rsidRDefault="00F4564C" w:rsidP="00F4564C">
      <w:pPr>
        <w:tabs>
          <w:tab w:val="left" w:leader="dot" w:pos="8280"/>
        </w:tabs>
        <w:spacing w:after="0" w:line="240" w:lineRule="auto"/>
      </w:pPr>
      <w:r>
        <w:fldChar w:fldCharType="begin"/>
      </w:r>
      <w:r>
        <w:instrText xml:space="preserve"> REF _Ref468565896 \h </w:instrText>
      </w:r>
      <w:r>
        <w:fldChar w:fldCharType="separate"/>
      </w:r>
      <w:r w:rsidR="00A74A3C">
        <w:t>The Doxology for St. Gregory of Nyssa</w:t>
      </w:r>
      <w:r>
        <w:fldChar w:fldCharType="end"/>
      </w:r>
      <w:r>
        <w:tab/>
      </w:r>
      <w:r>
        <w:fldChar w:fldCharType="begin"/>
      </w:r>
      <w:r>
        <w:instrText xml:space="preserve"> PAGEREF _Ref468565896 \h </w:instrText>
      </w:r>
      <w:r>
        <w:fldChar w:fldCharType="separate"/>
      </w:r>
      <w:r w:rsidR="00A74A3C">
        <w:rPr>
          <w:noProof/>
        </w:rPr>
        <w:t>809</w:t>
      </w:r>
      <w:r>
        <w:fldChar w:fldCharType="end"/>
      </w:r>
    </w:p>
    <w:p w14:paraId="442E6DD7" w14:textId="43DFDAE0" w:rsidR="006F039A" w:rsidRDefault="006F039A" w:rsidP="00F4564C">
      <w:pPr>
        <w:tabs>
          <w:tab w:val="left" w:leader="dot" w:pos="8280"/>
        </w:tabs>
        <w:spacing w:after="0" w:line="240" w:lineRule="auto"/>
      </w:pPr>
      <w:r>
        <w:fldChar w:fldCharType="begin"/>
      </w:r>
      <w:r>
        <w:instrText xml:space="preserve"> REF _Ref470555434 \h </w:instrText>
      </w:r>
      <w:r>
        <w:fldChar w:fldCharType="separate"/>
      </w:r>
      <w:r w:rsidR="00A74A3C">
        <w:t>The Doxology of St. Gregory the Armenian</w:t>
      </w:r>
      <w:r>
        <w:fldChar w:fldCharType="end"/>
      </w:r>
      <w:r>
        <w:tab/>
      </w:r>
      <w:r>
        <w:fldChar w:fldCharType="begin"/>
      </w:r>
      <w:r>
        <w:instrText xml:space="preserve"> PAGEREF _Ref470555434 \h </w:instrText>
      </w:r>
      <w:r>
        <w:fldChar w:fldCharType="separate"/>
      </w:r>
      <w:r w:rsidR="00A74A3C">
        <w:rPr>
          <w:noProof/>
        </w:rPr>
        <w:t>850</w:t>
      </w:r>
      <w:r>
        <w:fldChar w:fldCharType="end"/>
      </w:r>
    </w:p>
    <w:p w14:paraId="73EBF89C" w14:textId="0135B2AB" w:rsidR="006F039A" w:rsidRDefault="006F039A" w:rsidP="00F4564C">
      <w:pPr>
        <w:tabs>
          <w:tab w:val="left" w:leader="dot" w:pos="8280"/>
        </w:tabs>
        <w:spacing w:after="0" w:line="240" w:lineRule="auto"/>
      </w:pPr>
      <w:r>
        <w:fldChar w:fldCharType="begin"/>
      </w:r>
      <w:r>
        <w:instrText xml:space="preserve"> REF _Ref470555388 \h </w:instrText>
      </w:r>
      <w:r>
        <w:fldChar w:fldCharType="separate"/>
      </w:r>
      <w:r w:rsidR="00A74A3C">
        <w:t>The Doxology of St. Ambrose</w:t>
      </w:r>
      <w:r>
        <w:fldChar w:fldCharType="end"/>
      </w:r>
      <w:r>
        <w:tab/>
      </w:r>
      <w:r>
        <w:fldChar w:fldCharType="begin"/>
      </w:r>
      <w:r>
        <w:instrText xml:space="preserve"> PAGEREF _Ref470555388 \h </w:instrText>
      </w:r>
      <w:r>
        <w:fldChar w:fldCharType="separate"/>
      </w:r>
      <w:r w:rsidR="00A74A3C">
        <w:rPr>
          <w:noProof/>
        </w:rPr>
        <w:t>849</w:t>
      </w:r>
      <w:r>
        <w:fldChar w:fldCharType="end"/>
      </w:r>
    </w:p>
    <w:p w14:paraId="3E0E25F5" w14:textId="4A7FF93D" w:rsidR="006F039A" w:rsidRDefault="006F039A" w:rsidP="00F4564C">
      <w:pPr>
        <w:tabs>
          <w:tab w:val="left" w:leader="dot" w:pos="8280"/>
        </w:tabs>
        <w:spacing w:after="0" w:line="240" w:lineRule="auto"/>
      </w:pPr>
      <w:r>
        <w:fldChar w:fldCharType="begin"/>
      </w:r>
      <w:r>
        <w:instrText xml:space="preserve"> REF _Ref470555491 \h </w:instrText>
      </w:r>
      <w:r>
        <w:fldChar w:fldCharType="separate"/>
      </w:r>
      <w:r w:rsidR="00A74A3C">
        <w:t>The Doxology of St. Spyridon</w:t>
      </w:r>
      <w:r>
        <w:fldChar w:fldCharType="end"/>
      </w:r>
      <w:r>
        <w:tab/>
      </w:r>
      <w:r>
        <w:fldChar w:fldCharType="begin"/>
      </w:r>
      <w:r>
        <w:instrText xml:space="preserve"> PAGEREF _Ref470555491 \h </w:instrText>
      </w:r>
      <w:r>
        <w:fldChar w:fldCharType="separate"/>
      </w:r>
      <w:r w:rsidR="00A74A3C">
        <w:rPr>
          <w:noProof/>
        </w:rPr>
        <w:t>851</w:t>
      </w:r>
      <w:r>
        <w:fldChar w:fldCharType="end"/>
      </w:r>
    </w:p>
    <w:p w14:paraId="7175F111" w14:textId="1D62BD2D" w:rsidR="006F039A" w:rsidRDefault="006F039A" w:rsidP="00F4564C">
      <w:pPr>
        <w:tabs>
          <w:tab w:val="left" w:leader="dot" w:pos="8280"/>
        </w:tabs>
        <w:spacing w:after="0" w:line="240" w:lineRule="auto"/>
      </w:pPr>
      <w:r>
        <w:fldChar w:fldCharType="begin"/>
      </w:r>
      <w:r>
        <w:instrText xml:space="preserve"> REF _Ref470555294 \h </w:instrText>
      </w:r>
      <w:r>
        <w:fldChar w:fldCharType="separate"/>
      </w:r>
      <w:r w:rsidR="00A74A3C">
        <w:t>The Doxology of St. Nicholas</w:t>
      </w:r>
      <w:r>
        <w:fldChar w:fldCharType="end"/>
      </w:r>
      <w:r>
        <w:tab/>
      </w:r>
      <w:r>
        <w:fldChar w:fldCharType="begin"/>
      </w:r>
      <w:r>
        <w:instrText xml:space="preserve"> PAGEREF _Ref470555294 \h </w:instrText>
      </w:r>
      <w:r>
        <w:fldChar w:fldCharType="separate"/>
      </w:r>
      <w:r w:rsidR="00A74A3C">
        <w:rPr>
          <w:noProof/>
        </w:rPr>
        <w:t>848</w:t>
      </w:r>
      <w:r>
        <w:fldChar w:fldCharType="end"/>
      </w:r>
    </w:p>
    <w:p w14:paraId="59121C34" w14:textId="7BEA0511"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A74A3C">
        <w:t>The Doxology for St. Takle Haymanot</w:t>
      </w:r>
      <w:r>
        <w:fldChar w:fldCharType="end"/>
      </w:r>
      <w:r>
        <w:tab/>
      </w:r>
      <w:r>
        <w:fldChar w:fldCharType="begin"/>
      </w:r>
      <w:r>
        <w:instrText xml:space="preserve"> PAGEREF _Ref434492302 \h </w:instrText>
      </w:r>
      <w:r>
        <w:fldChar w:fldCharType="separate"/>
      </w:r>
      <w:r w:rsidR="00A74A3C">
        <w:rPr>
          <w:noProof/>
        </w:rPr>
        <w:t>1120</w:t>
      </w:r>
      <w:r>
        <w:fldChar w:fldCharType="end"/>
      </w:r>
    </w:p>
    <w:p w14:paraId="26D0D3A7" w14:textId="7767A90A"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A74A3C">
        <w:t>The Doxology of St. Simon the Tanner</w:t>
      </w:r>
      <w:r>
        <w:fldChar w:fldCharType="end"/>
      </w:r>
      <w:r>
        <w:tab/>
      </w:r>
      <w:r>
        <w:fldChar w:fldCharType="begin"/>
      </w:r>
      <w:r>
        <w:instrText xml:space="preserve"> PAGEREF _Ref434492343 \h </w:instrText>
      </w:r>
      <w:r>
        <w:fldChar w:fldCharType="separate"/>
      </w:r>
      <w:r w:rsidR="00A74A3C">
        <w:rPr>
          <w:noProof/>
        </w:rPr>
        <w:t>844</w:t>
      </w:r>
      <w:r>
        <w:fldChar w:fldCharType="end"/>
      </w:r>
    </w:p>
    <w:p w14:paraId="34548290" w14:textId="185EF6A4"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A74A3C">
        <w:t>The Doxology for St. Cyril VI</w:t>
      </w:r>
      <w:r>
        <w:fldChar w:fldCharType="end"/>
      </w:r>
      <w:r>
        <w:tab/>
      </w:r>
      <w:r>
        <w:fldChar w:fldCharType="begin"/>
      </w:r>
      <w:r>
        <w:instrText xml:space="preserve"> PAGEREF _Ref434492506 \h </w:instrText>
      </w:r>
      <w:r>
        <w:fldChar w:fldCharType="separate"/>
      </w:r>
      <w:r w:rsidR="00A74A3C">
        <w:rPr>
          <w:noProof/>
        </w:rPr>
        <w:t>984</w:t>
      </w:r>
      <w:r>
        <w:fldChar w:fldCharType="end"/>
      </w:r>
    </w:p>
    <w:p w14:paraId="2921A070" w14:textId="7399ED51"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A74A3C">
        <w:t>The Doxology for St. Abraam of Fayyoum</w:t>
      </w:r>
      <w:r>
        <w:fldChar w:fldCharType="end"/>
      </w:r>
      <w:r>
        <w:tab/>
      </w:r>
      <w:r>
        <w:fldChar w:fldCharType="begin"/>
      </w:r>
      <w:r>
        <w:instrText xml:space="preserve"> PAGEREF _Ref434492469 \h </w:instrText>
      </w:r>
      <w:r>
        <w:fldChar w:fldCharType="separate"/>
      </w:r>
      <w:r w:rsidR="00A74A3C">
        <w:rPr>
          <w:noProof/>
        </w:rPr>
        <w:t>1047</w:t>
      </w:r>
      <w:r>
        <w:fldChar w:fldCharType="end"/>
      </w:r>
    </w:p>
    <w:p w14:paraId="73E36234" w14:textId="33E5A9BC"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A74A3C">
        <w:t>The Doxology for St. Martin of Tours</w:t>
      </w:r>
      <w:r>
        <w:fldChar w:fldCharType="end"/>
      </w:r>
      <w:r>
        <w:tab/>
      </w:r>
      <w:r>
        <w:fldChar w:fldCharType="begin"/>
      </w:r>
      <w:r>
        <w:instrText xml:space="preserve"> PAGEREF _Ref439518461 \h </w:instrText>
      </w:r>
      <w:r>
        <w:fldChar w:fldCharType="separate"/>
      </w:r>
      <w:r w:rsidR="00A74A3C">
        <w:rPr>
          <w:noProof/>
        </w:rPr>
        <w:t>794</w:t>
      </w:r>
      <w:r>
        <w:fldChar w:fldCharType="end"/>
      </w:r>
    </w:p>
    <w:p w14:paraId="0A149F2A" w14:textId="1B7D54DD"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A74A3C">
        <w:t>The Doxology for St. Chad of Mercia</w:t>
      </w:r>
      <w:r>
        <w:fldChar w:fldCharType="end"/>
      </w:r>
      <w:r>
        <w:tab/>
      </w:r>
      <w:r>
        <w:fldChar w:fldCharType="begin"/>
      </w:r>
      <w:r>
        <w:instrText xml:space="preserve"> PAGEREF _Ref434492702 \h </w:instrText>
      </w:r>
      <w:r>
        <w:fldChar w:fldCharType="separate"/>
      </w:r>
      <w:r w:rsidR="00A74A3C">
        <w:rPr>
          <w:noProof/>
        </w:rPr>
        <w:t>988</w:t>
      </w:r>
      <w:r>
        <w:fldChar w:fldCharType="end"/>
      </w:r>
    </w:p>
    <w:p w14:paraId="435AFCAA" w14:textId="79918C95" w:rsidR="00710C7C" w:rsidRDefault="00710C7C" w:rsidP="00810F04">
      <w:pPr>
        <w:tabs>
          <w:tab w:val="left" w:leader="dot" w:pos="8280"/>
        </w:tabs>
        <w:spacing w:after="0" w:line="240" w:lineRule="auto"/>
      </w:pPr>
      <w:r>
        <w:fldChar w:fldCharType="begin"/>
      </w:r>
      <w:r>
        <w:instrText xml:space="preserve"> REF _Ref485884692 \h </w:instrText>
      </w:r>
      <w:r>
        <w:fldChar w:fldCharType="separate"/>
      </w:r>
      <w:r w:rsidR="00A74A3C">
        <w:t>The Doxology for St. Seraphim of Sarov</w:t>
      </w:r>
      <w:r>
        <w:fldChar w:fldCharType="end"/>
      </w:r>
      <w:r>
        <w:tab/>
      </w:r>
      <w:r>
        <w:fldChar w:fldCharType="begin"/>
      </w:r>
      <w:r>
        <w:instrText xml:space="preserve"> PAGEREF _Ref485884692 \h </w:instrText>
      </w:r>
      <w:r>
        <w:fldChar w:fldCharType="separate"/>
      </w:r>
      <w:r w:rsidR="00A74A3C">
        <w:rPr>
          <w:noProof/>
        </w:rPr>
        <w:t>914</w:t>
      </w:r>
      <w:r>
        <w:fldChar w:fldCharType="end"/>
      </w:r>
    </w:p>
    <w:p w14:paraId="542AC3C1" w14:textId="0EF8C693"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A74A3C">
        <w:t>The Doxology for the Patriarchs: Abraham, Isaac, and Jacob</w:t>
      </w:r>
      <w:r>
        <w:fldChar w:fldCharType="end"/>
      </w:r>
      <w:r>
        <w:tab/>
      </w:r>
      <w:r>
        <w:fldChar w:fldCharType="begin"/>
      </w:r>
      <w:r>
        <w:instrText xml:space="preserve"> PAGEREF _Ref434492413 \h </w:instrText>
      </w:r>
      <w:r>
        <w:fldChar w:fldCharType="separate"/>
      </w:r>
      <w:r w:rsidR="00A74A3C">
        <w:rPr>
          <w:noProof/>
        </w:rPr>
        <w:t>1122</w:t>
      </w:r>
      <w:r>
        <w:fldChar w:fldCharType="end"/>
      </w:r>
    </w:p>
    <w:p w14:paraId="07A4B77B" w14:textId="6A8034A3"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A74A3C">
        <w:t>The Doxology of the Cross Bearers</w:t>
      </w:r>
      <w:r>
        <w:fldChar w:fldCharType="end"/>
      </w:r>
      <w:r>
        <w:tab/>
      </w:r>
      <w:r>
        <w:fldChar w:fldCharType="begin"/>
      </w:r>
      <w:r>
        <w:instrText xml:space="preserve"> PAGEREF _Ref434492536 \h </w:instrText>
      </w:r>
      <w:r>
        <w:fldChar w:fldCharType="separate"/>
      </w:r>
      <w:r w:rsidR="00A74A3C">
        <w:rPr>
          <w:noProof/>
        </w:rPr>
        <w:t>717</w:t>
      </w:r>
      <w:r>
        <w:fldChar w:fldCharType="end"/>
      </w:r>
    </w:p>
    <w:p w14:paraId="551FA088" w14:textId="3EE9AFDA"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A74A3C">
        <w:t>The Doxology for a Hierarch Who is Present</w:t>
      </w:r>
      <w:r>
        <w:fldChar w:fldCharType="end"/>
      </w:r>
      <w:r>
        <w:tab/>
      </w:r>
      <w:r>
        <w:fldChar w:fldCharType="begin"/>
      </w:r>
      <w:r>
        <w:instrText xml:space="preserve"> PAGEREF _Ref434492645 \h </w:instrText>
      </w:r>
      <w:r>
        <w:fldChar w:fldCharType="separate"/>
      </w:r>
      <w:r w:rsidR="00A74A3C">
        <w:rPr>
          <w:noProof/>
        </w:rPr>
        <w:t>718</w:t>
      </w:r>
      <w:r>
        <w:fldChar w:fldCharType="end"/>
      </w:r>
    </w:p>
    <w:p w14:paraId="395E59BF" w14:textId="77777777" w:rsidR="00B82753" w:rsidRDefault="00B82753" w:rsidP="00810F04">
      <w:pPr>
        <w:tabs>
          <w:tab w:val="left" w:leader="dot" w:pos="8280"/>
        </w:tabs>
        <w:spacing w:after="0" w:line="240" w:lineRule="auto"/>
      </w:pPr>
    </w:p>
    <w:p w14:paraId="63395D85" w14:textId="77777777" w:rsidR="00513E2D" w:rsidRDefault="00513E2D" w:rsidP="007B48E5">
      <w:pPr>
        <w:pStyle w:val="Heading1non-TOC"/>
      </w:pPr>
      <w:r>
        <w:lastRenderedPageBreak/>
        <w:t>Non-</w:t>
      </w:r>
      <w:r w:rsidRPr="007B48E5">
        <w:t>Traditional</w:t>
      </w:r>
    </w:p>
    <w:p w14:paraId="2AC5A4A3" w14:textId="77777777" w:rsidR="00513E2D" w:rsidRDefault="00513E2D" w:rsidP="00513E2D">
      <w:pPr>
        <w:jc w:val="left"/>
      </w:pPr>
      <w:r>
        <w:br w:type="page"/>
      </w:r>
    </w:p>
    <w:p w14:paraId="7B49DB93" w14:textId="77777777" w:rsidR="00513E2D" w:rsidRDefault="00513E2D" w:rsidP="007B48E5">
      <w:pPr>
        <w:pStyle w:val="Heading2non-TOC"/>
        <w:rPr>
          <w:lang w:val="en-GB"/>
        </w:rPr>
      </w:pPr>
      <w:r>
        <w:rPr>
          <w:lang w:val="en-GB"/>
        </w:rPr>
        <w:lastRenderedPageBreak/>
        <w:t>Reader’s Service</w:t>
      </w:r>
    </w:p>
    <w:p w14:paraId="5B7998DA" w14:textId="77777777" w:rsidR="00513E2D" w:rsidRDefault="00513E2D" w:rsidP="00513E2D">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36ADEC3" w14:textId="2D0A8B3D" w:rsidR="00513E2D" w:rsidRDefault="00513E2D" w:rsidP="00943F6D">
      <w:pPr>
        <w:pStyle w:val="Rubric"/>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sidR="00943F6D">
        <w:rPr>
          <w:lang w:val="en-US"/>
        </w:rPr>
        <w:instrText xml:space="preserve"> \* MERGEFORMAT </w:instrText>
      </w:r>
      <w:r>
        <w:rPr>
          <w:lang w:val="en-US"/>
        </w:rPr>
      </w:r>
      <w:r>
        <w:rPr>
          <w:lang w:val="en-US"/>
        </w:rPr>
        <w:fldChar w:fldCharType="separate"/>
      </w:r>
      <w:r w:rsidR="000E2EAC">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E2EAC">
        <w:rPr>
          <w:noProof/>
          <w:lang w:val="en-US"/>
        </w:rPr>
        <w:t>51</w:t>
      </w:r>
      <w:r>
        <w:rPr>
          <w:lang w:val="en-US"/>
        </w:rPr>
        <w:fldChar w:fldCharType="end"/>
      </w:r>
      <w:r>
        <w:rPr>
          <w:lang w:val="en-US"/>
        </w:rPr>
        <w:t>, or</w:t>
      </w:r>
      <w:r w:rsidR="00943F6D">
        <w:rPr>
          <w:lang w:val="en-US"/>
        </w:rPr>
        <w:t xml:space="preserve"> </w:t>
      </w:r>
      <w:r w:rsidR="00943F6D">
        <w:rPr>
          <w:lang w:val="en-US"/>
        </w:rPr>
        <w:fldChar w:fldCharType="begin"/>
      </w:r>
      <w:r w:rsidR="00943F6D">
        <w:rPr>
          <w:lang w:val="en-US"/>
        </w:rPr>
        <w:instrText xml:space="preserve"> REF _Ref448228965 \h  \* MERGEFORMAT </w:instrText>
      </w:r>
      <w:r w:rsidR="00943F6D">
        <w:rPr>
          <w:lang w:val="en-US"/>
        </w:rPr>
      </w:r>
      <w:r w:rsidR="00943F6D">
        <w:rPr>
          <w:lang w:val="en-US"/>
        </w:rPr>
        <w:fldChar w:fldCharType="separate"/>
      </w:r>
      <w:r w:rsidR="000E2EAC">
        <w:t>Vespers Praise</w:t>
      </w:r>
      <w:r w:rsidR="00943F6D">
        <w:rPr>
          <w:lang w:val="en-US"/>
        </w:rPr>
        <w:fldChar w:fldCharType="end"/>
      </w:r>
      <w:r>
        <w:rPr>
          <w:lang w:val="en-US"/>
        </w:rPr>
        <w:t>, page</w:t>
      </w:r>
      <w:r w:rsidR="00943F6D">
        <w:rPr>
          <w:lang w:val="en-US"/>
        </w:rPr>
        <w:t xml:space="preserve"> </w:t>
      </w:r>
      <w:r w:rsidR="00943F6D">
        <w:rPr>
          <w:lang w:val="en-US"/>
        </w:rPr>
        <w:fldChar w:fldCharType="begin"/>
      </w:r>
      <w:r w:rsidR="00943F6D">
        <w:rPr>
          <w:lang w:val="en-US"/>
        </w:rPr>
        <w:instrText xml:space="preserve"> PAGEREF _Ref448228965 \h </w:instrText>
      </w:r>
      <w:r w:rsidR="00943F6D">
        <w:rPr>
          <w:lang w:val="en-US"/>
        </w:rPr>
      </w:r>
      <w:r w:rsidR="00943F6D">
        <w:rPr>
          <w:lang w:val="en-US"/>
        </w:rPr>
        <w:fldChar w:fldCharType="separate"/>
      </w:r>
      <w:r w:rsidR="000E2EAC">
        <w:rPr>
          <w:noProof/>
          <w:lang w:val="en-US"/>
        </w:rPr>
        <w:t>6</w:t>
      </w:r>
      <w:r w:rsidR="00943F6D">
        <w:rPr>
          <w:lang w:val="en-US"/>
        </w:rPr>
        <w:fldChar w:fldCharType="end"/>
      </w:r>
      <w:r>
        <w:rPr>
          <w:lang w:val="en-US"/>
        </w:rPr>
        <w:t>, as appropriate.</w:t>
      </w:r>
    </w:p>
    <w:p w14:paraId="45F0C26B" w14:textId="77777777" w:rsidR="00513E2D" w:rsidRDefault="00513E2D" w:rsidP="00513E2D">
      <w:pPr>
        <w:pStyle w:val="Heading3"/>
        <w:rPr>
          <w:lang w:val="en-US"/>
        </w:rPr>
      </w:pPr>
      <w:r>
        <w:rPr>
          <w:lang w:val="en-US"/>
        </w:rPr>
        <w:t>Prime with the Gospel of the Raising of Morning Incense</w:t>
      </w:r>
    </w:p>
    <w:p w14:paraId="405F6C12" w14:textId="77777777" w:rsidR="00513E2D" w:rsidRDefault="00513E2D" w:rsidP="00513E2D">
      <w:pPr>
        <w:pStyle w:val="Rubric"/>
        <w:rPr>
          <w:lang w:val="en-US"/>
        </w:rPr>
      </w:pPr>
      <w:r>
        <w:rPr>
          <w:lang w:val="en-US"/>
        </w:rPr>
        <w:t>The worshipper prays the introductory prayers,</w:t>
      </w:r>
    </w:p>
    <w:p w14:paraId="27C1C947" w14:textId="77777777" w:rsidR="00513E2D" w:rsidRDefault="00513E2D" w:rsidP="00513E2D">
      <w:pPr>
        <w:pStyle w:val="Prose"/>
      </w:pPr>
      <w:r>
        <w:t>In the Name of the Father and the Son and the Holy Spirit, One God. Amen.</w:t>
      </w:r>
    </w:p>
    <w:p w14:paraId="5053815C" w14:textId="77777777" w:rsidR="00513E2D" w:rsidRDefault="00513E2D" w:rsidP="00513E2D">
      <w:pPr>
        <w:pStyle w:val="Prose"/>
      </w:pPr>
      <w:r>
        <w:t>Lord have mercy, Lord have mercy, Lord bless. Amen.</w:t>
      </w:r>
    </w:p>
    <w:p w14:paraId="2E9674B9" w14:textId="77777777" w:rsidR="00513E2D" w:rsidRDefault="00513E2D" w:rsidP="00513E2D">
      <w:pPr>
        <w:pStyle w:val="Prose"/>
      </w:pPr>
      <w:r>
        <w:t>Glory be to the Father and to the Son and to the Holy Spirit, both now, and always, and unto the ages of ages. Amen.</w:t>
      </w:r>
    </w:p>
    <w:p w14:paraId="5D08AFED" w14:textId="77777777" w:rsidR="00513E2D" w:rsidRPr="00865FD4" w:rsidRDefault="00513E2D" w:rsidP="00513E2D">
      <w:pPr>
        <w:pStyle w:val="Prose"/>
      </w:pPr>
      <w:r>
        <w:t>Make us worthy to say thankfully,</w:t>
      </w:r>
    </w:p>
    <w:p w14:paraId="31520552" w14:textId="5206F9B0" w:rsidR="00513E2D" w:rsidRDefault="00513E2D" w:rsidP="00513E2D">
      <w:pPr>
        <w:pStyle w:val="Rubric"/>
        <w:rPr>
          <w:lang w:val="en-US"/>
        </w:rPr>
      </w:pPr>
      <w:r>
        <w:t xml:space="preserve">Recite </w:t>
      </w:r>
      <w:r>
        <w:fldChar w:fldCharType="begin"/>
      </w:r>
      <w:r>
        <w:instrText xml:space="preserve"> REF _Ref411967832 \h  \* MERGEFORMAT </w:instrText>
      </w:r>
      <w:r>
        <w:fldChar w:fldCharType="separate"/>
      </w:r>
      <w:r w:rsidR="000E2EAC">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r>
        <w:rPr>
          <w:lang w:val="en-US"/>
        </w:rPr>
        <w:t>.</w:t>
      </w:r>
    </w:p>
    <w:p w14:paraId="32A2D5AF" w14:textId="4A444D0C" w:rsidR="00513E2D" w:rsidRPr="00865FD4" w:rsidRDefault="00513E2D" w:rsidP="00513E2D">
      <w:pPr>
        <w:pStyle w:val="Rubric"/>
        <w:rPr>
          <w:lang w:val="en-US"/>
        </w:rPr>
      </w:pPr>
      <w:r>
        <w:t xml:space="preserve">Recite </w:t>
      </w:r>
      <w:r>
        <w:fldChar w:fldCharType="begin"/>
      </w:r>
      <w:r>
        <w:instrText xml:space="preserve"> REF _Ref411967872 \h  \* MERGEFORMAT </w:instrText>
      </w:r>
      <w:r>
        <w:fldChar w:fldCharType="separate"/>
      </w:r>
      <w:r w:rsidR="000E2EAC">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r>
        <w:rPr>
          <w:lang w:val="en-US"/>
        </w:rPr>
        <w:t>.</w:t>
      </w:r>
    </w:p>
    <w:p w14:paraId="65A7C7DA" w14:textId="77777777" w:rsidR="000E2EAC" w:rsidRDefault="00513E2D" w:rsidP="00837F89">
      <w:pPr>
        <w:pStyle w:val="Body"/>
      </w:pPr>
      <w:r>
        <w:t xml:space="preserve">In the morning, recite </w:t>
      </w:r>
      <w:r>
        <w:fldChar w:fldCharType="begin"/>
      </w:r>
      <w:r>
        <w:instrText xml:space="preserve"> REF _Ref412098903 \h </w:instrText>
      </w:r>
      <w:r>
        <w:fldChar w:fldCharType="separate"/>
      </w:r>
      <w:r w:rsidR="000E2EAC">
        <w:br w:type="page"/>
      </w:r>
    </w:p>
    <w:p w14:paraId="27E7A771" w14:textId="7EDF5466" w:rsidR="00513E2D" w:rsidRDefault="000E2EAC" w:rsidP="00513E2D">
      <w:pPr>
        <w:pStyle w:val="Rubric"/>
      </w:pPr>
      <w:r>
        <w:lastRenderedPageBreak/>
        <w:t>The Doxology of Prime</w:t>
      </w:r>
      <w:r w:rsidR="00513E2D">
        <w:fldChar w:fldCharType="end"/>
      </w:r>
      <w:r w:rsidR="00513E2D">
        <w:t xml:space="preserve">, page </w:t>
      </w:r>
      <w:r w:rsidR="00513E2D">
        <w:fldChar w:fldCharType="begin"/>
      </w:r>
      <w:r w:rsidR="00513E2D">
        <w:instrText xml:space="preserve"> PAGEREF _Ref412098903 \h </w:instrText>
      </w:r>
      <w:r w:rsidR="00513E2D">
        <w:fldChar w:fldCharType="separate"/>
      </w:r>
      <w:r>
        <w:rPr>
          <w:noProof/>
        </w:rPr>
        <w:t>59</w:t>
      </w:r>
      <w:r w:rsidR="00513E2D">
        <w:fldChar w:fldCharType="end"/>
      </w:r>
      <w:r w:rsidR="00513E2D">
        <w:t>, stopping before “O true light”.</w:t>
      </w:r>
    </w:p>
    <w:p w14:paraId="7D0F6700" w14:textId="04AE0A6C" w:rsidR="00513E2D" w:rsidRDefault="00513E2D" w:rsidP="00513E2D">
      <w:pPr>
        <w:pStyle w:val="Rubric"/>
      </w:pPr>
      <w:r>
        <w:t xml:space="preserve">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w:t>
      </w:r>
    </w:p>
    <w:p w14:paraId="52EF59BE" w14:textId="194B19E1" w:rsidR="00513E2D" w:rsidRDefault="00513E2D" w:rsidP="00513E2D">
      <w:pPr>
        <w:pStyle w:val="Rubric"/>
        <w:rPr>
          <w:lang w:val="en-US"/>
        </w:rPr>
      </w:pPr>
      <w:r>
        <w:t xml:space="preserve">Recite </w:t>
      </w: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r>
        <w:rPr>
          <w:lang w:val="en-US"/>
        </w:rPr>
        <w:t>.</w:t>
      </w:r>
    </w:p>
    <w:p w14:paraId="4352B9D8" w14:textId="77777777" w:rsidR="00513E2D" w:rsidRDefault="00513E2D" w:rsidP="00513E2D">
      <w:pPr>
        <w:pStyle w:val="Rubric"/>
        <w:rPr>
          <w:lang w:val="en-US"/>
        </w:rPr>
      </w:pPr>
      <w:r>
        <w:rPr>
          <w:lang w:val="en-US"/>
        </w:rPr>
        <w:t>Then is said,</w:t>
      </w:r>
    </w:p>
    <w:p w14:paraId="57B07BEB" w14:textId="77777777" w:rsidR="00513E2D" w:rsidRDefault="00513E2D" w:rsidP="00513E2D">
      <w:pPr>
        <w:pStyle w:val="Prose"/>
      </w:pPr>
      <w:r>
        <w:t>O come, let us worship!  O come, let us ask Christ our God!</w:t>
      </w:r>
    </w:p>
    <w:p w14:paraId="288EC827" w14:textId="77777777" w:rsidR="00513E2D" w:rsidRDefault="00513E2D" w:rsidP="00513E2D">
      <w:pPr>
        <w:pStyle w:val="Prose"/>
      </w:pPr>
      <w:r>
        <w:t>O come, let us worship!  O come, let us ask Christ our King!</w:t>
      </w:r>
    </w:p>
    <w:p w14:paraId="08A15B96" w14:textId="77777777" w:rsidR="00513E2D" w:rsidRDefault="00513E2D" w:rsidP="00513E2D">
      <w:pPr>
        <w:pStyle w:val="Prose"/>
      </w:pPr>
      <w:r>
        <w:t>O come, let us worship!  O come, let us ask Christ our Saviour!</w:t>
      </w:r>
    </w:p>
    <w:p w14:paraId="31432DAF" w14:textId="77777777" w:rsidR="00513E2D" w:rsidRDefault="00513E2D" w:rsidP="00513E2D">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793C6225" w14:textId="77777777" w:rsidR="00513E2D" w:rsidRDefault="00513E2D" w:rsidP="00513E2D">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1C8E21E6"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26FE44F7" w14:textId="77777777" w:rsidTr="00513E2D">
        <w:trPr>
          <w:cantSplit/>
          <w:jc w:val="center"/>
        </w:trPr>
        <w:tc>
          <w:tcPr>
            <w:tcW w:w="288" w:type="dxa"/>
          </w:tcPr>
          <w:p w14:paraId="13B74328" w14:textId="77777777" w:rsidR="00513E2D" w:rsidRDefault="00513E2D" w:rsidP="00513E2D">
            <w:pPr>
              <w:pStyle w:val="CopticCross"/>
            </w:pPr>
            <w:r w:rsidRPr="00FB5ACB">
              <w:t>¿</w:t>
            </w:r>
          </w:p>
        </w:tc>
        <w:tc>
          <w:tcPr>
            <w:tcW w:w="3960" w:type="dxa"/>
          </w:tcPr>
          <w:p w14:paraId="78981DC2" w14:textId="77777777" w:rsidR="00513E2D" w:rsidRPr="007425E1" w:rsidRDefault="00513E2D" w:rsidP="00513E2D">
            <w:pPr>
              <w:pStyle w:val="EngHang"/>
            </w:pPr>
            <w:r w:rsidRPr="007425E1">
              <w:t xml:space="preserve">We worship </w:t>
            </w:r>
            <w:r>
              <w:t>You</w:t>
            </w:r>
            <w:r w:rsidRPr="007425E1">
              <w:t>, O Christ,</w:t>
            </w:r>
          </w:p>
          <w:p w14:paraId="7EBA9F92" w14:textId="77777777" w:rsidR="00513E2D" w:rsidRPr="007425E1" w:rsidRDefault="00513E2D" w:rsidP="00513E2D">
            <w:pPr>
              <w:pStyle w:val="EngHang"/>
            </w:pPr>
            <w:r w:rsidRPr="007425E1">
              <w:t xml:space="preserve">With </w:t>
            </w:r>
            <w:r>
              <w:t>Your</w:t>
            </w:r>
            <w:r w:rsidRPr="007425E1">
              <w:t xml:space="preserve"> Good Father,</w:t>
            </w:r>
          </w:p>
          <w:p w14:paraId="5888AD3B" w14:textId="77777777" w:rsidR="00513E2D" w:rsidRPr="007425E1" w:rsidRDefault="00513E2D" w:rsidP="00513E2D">
            <w:pPr>
              <w:pStyle w:val="EngHang"/>
            </w:pPr>
            <w:r w:rsidRPr="007425E1">
              <w:t>And the Holy Spirit,</w:t>
            </w:r>
          </w:p>
          <w:p w14:paraId="0E6AA0C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BA5CA4E" w14:textId="77777777" w:rsidR="00513E2D" w:rsidRDefault="00513E2D" w:rsidP="00513E2D"/>
        </w:tc>
        <w:tc>
          <w:tcPr>
            <w:tcW w:w="288" w:type="dxa"/>
          </w:tcPr>
          <w:p w14:paraId="124EE309" w14:textId="77777777" w:rsidR="00513E2D" w:rsidRDefault="00513E2D" w:rsidP="00513E2D">
            <w:pPr>
              <w:pStyle w:val="CopticCross"/>
            </w:pPr>
          </w:p>
        </w:tc>
        <w:tc>
          <w:tcPr>
            <w:tcW w:w="3960" w:type="dxa"/>
          </w:tcPr>
          <w:p w14:paraId="77689BCB" w14:textId="77777777" w:rsidR="00513E2D" w:rsidRDefault="00513E2D" w:rsidP="00513E2D">
            <w:pPr>
              <w:pStyle w:val="CopticVersemulti-line"/>
            </w:pPr>
            <w:r>
              <w:t>Ⲧⲉⲛⲟⲩⲱϣⲧ ⲙ̀ⲙⲟⲕ ⲱ̀ Ⲡⲓⲭ̀ⲣⲓⲥⲧⲟⲥ:</w:t>
            </w:r>
          </w:p>
          <w:p w14:paraId="032DBE8D" w14:textId="77777777" w:rsidR="00513E2D" w:rsidRDefault="00513E2D" w:rsidP="00513E2D">
            <w:pPr>
              <w:pStyle w:val="CopticVersemulti-line"/>
            </w:pPr>
            <w:r>
              <w:t>ⲛⲉⲙ Ⲡⲉⲕⲓⲱⲧ ⲛ̀ⲁ̀ⲅⲁⲑⲟⲥ:</w:t>
            </w:r>
          </w:p>
          <w:p w14:paraId="0CF3C7D2" w14:textId="77777777" w:rsidR="00513E2D" w:rsidRDefault="00513E2D" w:rsidP="00513E2D">
            <w:pPr>
              <w:pStyle w:val="CopticVersemulti-line"/>
            </w:pPr>
            <w:r>
              <w:t>ⲛⲉⲙ Ⲡⲓⲡ̀ⲛⲉⲩⲙⲁ ⲉⲑⲟⲩⲁⲃ:</w:t>
            </w:r>
          </w:p>
          <w:p w14:paraId="7F45774A" w14:textId="77777777" w:rsidR="00513E2D" w:rsidRDefault="00513E2D" w:rsidP="00513E2D">
            <w:pPr>
              <w:pStyle w:val="CopticHangingVerse"/>
            </w:pPr>
            <w:r>
              <w:t>ϫⲉ (_____) ⲁⲕⲥⲱϯ ⲙ̀ⲙⲟⲛ ⲛⲁⲓ ⲛⲁⲛ.</w:t>
            </w:r>
          </w:p>
        </w:tc>
      </w:tr>
    </w:tbl>
    <w:p w14:paraId="03A88270" w14:textId="77777777" w:rsidR="00513E2D" w:rsidRDefault="00513E2D" w:rsidP="00513E2D">
      <w:pPr>
        <w:pStyle w:val="Priest"/>
      </w:pPr>
      <w:r>
        <w:t>Reader:</w:t>
      </w:r>
    </w:p>
    <w:p w14:paraId="72A0B9D5" w14:textId="77777777" w:rsidR="00513E2D" w:rsidRPr="00E91FC8" w:rsidRDefault="00513E2D" w:rsidP="00513E2D">
      <w:pPr>
        <w:pStyle w:val="Body"/>
        <w:rPr>
          <w:i/>
        </w:rPr>
      </w:pPr>
      <w:r>
        <w:rPr>
          <w:i/>
        </w:rPr>
        <w:t>A chapter from the</w:t>
      </w:r>
      <w:r w:rsidRPr="00E91FC8">
        <w:rPr>
          <w:i/>
        </w:rPr>
        <w:t xml:space="preserve"> Epistle of our teacher Paul to the Ephesians. His blessing be upon us. Amen.</w:t>
      </w:r>
    </w:p>
    <w:p w14:paraId="1B061498" w14:textId="77777777" w:rsidR="00513E2D" w:rsidRDefault="00513E2D" w:rsidP="00513E2D">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5350DA91" w14:textId="77777777" w:rsidR="00513E2D" w:rsidRPr="00E91FC8" w:rsidRDefault="00513E2D" w:rsidP="00513E2D">
      <w:pPr>
        <w:pStyle w:val="Body"/>
      </w:pPr>
      <w:r>
        <w:t xml:space="preserve"> </w:t>
      </w:r>
      <w:r w:rsidRPr="00E91FC8">
        <w:rPr>
          <w:i/>
        </w:rPr>
        <w:t>The grace of God the Father be with you all. Amen.</w:t>
      </w:r>
    </w:p>
    <w:p w14:paraId="5FDDD43A" w14:textId="77777777" w:rsidR="00513E2D" w:rsidRDefault="00513E2D" w:rsidP="00513E2D">
      <w:pPr>
        <w:pStyle w:val="Priest"/>
      </w:pPr>
      <w:r>
        <w:t>People:</w:t>
      </w:r>
    </w:p>
    <w:p w14:paraId="5C238FF5" w14:textId="77777777" w:rsidR="00513E2D" w:rsidRDefault="00513E2D" w:rsidP="00513E2D">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5B569081" w14:textId="284F3428" w:rsidR="00513E2D" w:rsidRDefault="00266A55" w:rsidP="00513E2D">
      <w:pPr>
        <w:rPr>
          <w:rFonts w:eastAsia="Calibri" w:cs="Times New Roman"/>
          <w:i/>
          <w:lang w:val="en-GB"/>
        </w:rPr>
      </w:pPr>
      <w:r>
        <w:rPr>
          <w:rFonts w:eastAsia="Calibri" w:cs="Times New Roman"/>
          <w:i/>
          <w:lang w:val="en-GB"/>
        </w:rPr>
        <w:t>Then say</w:t>
      </w:r>
      <w:r w:rsidR="00513E2D" w:rsidRPr="007E0213">
        <w:rPr>
          <w:rFonts w:eastAsia="Calibri" w:cs="Times New Roman"/>
          <w:i/>
          <w:lang w:val="en-GB"/>
        </w:rPr>
        <w:t>,</w:t>
      </w:r>
    </w:p>
    <w:p w14:paraId="22F29149" w14:textId="77777777" w:rsidR="00513E2D" w:rsidRPr="007F6AEF" w:rsidRDefault="00513E2D" w:rsidP="00513E2D">
      <w:pPr>
        <w:pStyle w:val="Priest"/>
      </w:pPr>
      <w:r>
        <w:lastRenderedPageBreak/>
        <w:t>Reader:</w:t>
      </w:r>
    </w:p>
    <w:p w14:paraId="4EBC70FD" w14:textId="77777777" w:rsidR="00513E2D" w:rsidRDefault="00513E2D" w:rsidP="00513E2D">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3E552C2C" w14:textId="77777777" w:rsidR="000E2EAC" w:rsidRDefault="00513E2D">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1739975828"/>
        <w:docPartObj>
          <w:docPartGallery w:val="Table of Contents"/>
          <w:docPartUnique/>
        </w:docPartObj>
      </w:sdtPr>
      <w:sdtEndPr>
        <w:rPr>
          <w:b/>
          <w:bCs/>
          <w:noProof/>
        </w:rPr>
      </w:sdtEndPr>
      <w:sdtContent>
        <w:p w14:paraId="27046AA5" w14:textId="6E9752EC"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Psalms of Prime</w:t>
          </w:r>
          <w:r>
            <w:rPr>
              <w:noProof/>
              <w:webHidden/>
            </w:rPr>
            <w:tab/>
            <w:t>53</w:t>
          </w:r>
        </w:p>
        <w:p w14:paraId="6F7BFCE7"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Doxology of Prime</w:t>
          </w:r>
          <w:r>
            <w:rPr>
              <w:noProof/>
              <w:webHidden/>
            </w:rPr>
            <w:tab/>
            <w:t>59</w:t>
          </w:r>
        </w:p>
        <w:p w14:paraId="02A21645" w14:textId="77777777" w:rsidR="000E2EAC" w:rsidRDefault="000E2EAC">
          <w:pPr>
            <w:pStyle w:val="TOC3"/>
            <w:tabs>
              <w:tab w:val="right" w:leader="dot" w:pos="8846"/>
            </w:tabs>
            <w:rPr>
              <w:rFonts w:asciiTheme="minorHAnsi" w:eastAsiaTheme="minorEastAsia" w:hAnsiTheme="minorHAnsi"/>
              <w:noProof/>
              <w:sz w:val="22"/>
              <w:lang w:val="en-US"/>
            </w:rPr>
          </w:pPr>
          <w:r w:rsidRPr="000E2EAC">
            <w:rPr>
              <w:rStyle w:val="Hyperlink"/>
            </w:rPr>
            <w:t>The Raising of Morning Incense</w:t>
          </w:r>
          <w:r>
            <w:rPr>
              <w:noProof/>
              <w:webHidden/>
            </w:rPr>
            <w:tab/>
            <w:t>70</w:t>
          </w:r>
        </w:p>
        <w:p w14:paraId="1F3CFB5B" w14:textId="77777777" w:rsidR="000E2EAC" w:rsidRDefault="002758BE" w:rsidP="009800DB"/>
      </w:sdtContent>
    </w:sdt>
    <w:p w14:paraId="0183A4F0" w14:textId="77777777" w:rsidR="000E2EAC" w:rsidRDefault="000E2EAC" w:rsidP="00AB3348">
      <w:r>
        <w:br w:type="page"/>
      </w:r>
    </w:p>
    <w:p w14:paraId="7606F17C" w14:textId="513DD31A" w:rsidR="00513E2D" w:rsidRPr="007E0213" w:rsidRDefault="000E2EAC" w:rsidP="00513E2D">
      <w:pPr>
        <w:pStyle w:val="Rubric"/>
        <w:rPr>
          <w:lang w:val="en-GB"/>
        </w:rPr>
      </w:pPr>
      <w:r>
        <w:lastRenderedPageBreak/>
        <w:t>The Psalms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_Ref435799261 \h </w:instrText>
      </w:r>
      <w:r w:rsidR="00513E2D">
        <w:rPr>
          <w:lang w:val="en-GB"/>
        </w:rPr>
      </w:r>
      <w:r w:rsidR="00513E2D">
        <w:rPr>
          <w:lang w:val="en-GB"/>
        </w:rPr>
        <w:fldChar w:fldCharType="separate"/>
      </w:r>
      <w:r>
        <w:rPr>
          <w:noProof/>
          <w:lang w:val="en-GB"/>
        </w:rPr>
        <w:t>52</w:t>
      </w:r>
      <w:r w:rsidR="00513E2D">
        <w:rPr>
          <w:lang w:val="en-GB"/>
        </w:rPr>
        <w:fldChar w:fldCharType="end"/>
      </w:r>
      <w:r w:rsidR="00513E2D">
        <w:rPr>
          <w:lang w:val="en-GB"/>
        </w:rPr>
        <w:t xml:space="preserve">, and </w:t>
      </w:r>
      <w:r w:rsidR="00513E2D">
        <w:rPr>
          <w:lang w:val="en-GB"/>
        </w:rPr>
        <w:fldChar w:fldCharType="begin"/>
      </w:r>
      <w:r w:rsidR="00513E2D">
        <w:rPr>
          <w:lang w:val="en-GB"/>
        </w:rPr>
        <w:instrText xml:space="preserve"> REF _Ref435799363 \h </w:instrText>
      </w:r>
      <w:r w:rsidR="00513E2D">
        <w:rPr>
          <w:lang w:val="en-GB"/>
        </w:rPr>
      </w:r>
      <w:r w:rsidR="00513E2D">
        <w:rPr>
          <w:lang w:val="en-GB"/>
        </w:rPr>
        <w:fldChar w:fldCharType="separate"/>
      </w:r>
      <w:r>
        <w:t>The Gospel from Saint John 1:1 17</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_Ref435799363 \h </w:instrText>
      </w:r>
      <w:r w:rsidR="00513E2D">
        <w:rPr>
          <w:lang w:val="en-GB"/>
        </w:rPr>
      </w:r>
      <w:r w:rsidR="00513E2D">
        <w:rPr>
          <w:lang w:val="en-GB"/>
        </w:rPr>
        <w:fldChar w:fldCharType="separate"/>
      </w:r>
      <w:r>
        <w:rPr>
          <w:noProof/>
          <w:lang w:val="en-GB"/>
        </w:rPr>
        <w:t>54</w:t>
      </w:r>
      <w:r w:rsidR="00513E2D">
        <w:rPr>
          <w:lang w:val="en-GB"/>
        </w:rPr>
        <w:fldChar w:fldCharType="end"/>
      </w:r>
      <w:r w:rsidR="00513E2D">
        <w:rPr>
          <w:lang w:val="en-GB"/>
        </w:rPr>
        <w:t>.</w:t>
      </w:r>
    </w:p>
    <w:p w14:paraId="036B288C"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0FF3822" w14:textId="77777777" w:rsidR="00513E2D" w:rsidRPr="007E0213" w:rsidRDefault="00513E2D" w:rsidP="00513E2D">
      <w:pPr>
        <w:rPr>
          <w:rFonts w:eastAsia="Calibri" w:cs="Times New Roman"/>
          <w:i/>
          <w:lang w:val="en-GB"/>
        </w:rPr>
      </w:pPr>
      <w:r w:rsidRPr="007E0213">
        <w:rPr>
          <w:rFonts w:eastAsia="Calibri" w:cs="Times New Roman"/>
          <w:i/>
          <w:lang w:val="en-GB"/>
        </w:rPr>
        <w:t>On days other than Saturday, the Prayer for the Sick is said,</w:t>
      </w:r>
    </w:p>
    <w:p w14:paraId="1A194FD0" w14:textId="77777777" w:rsidR="00513E2D" w:rsidRDefault="00513E2D" w:rsidP="00513E2D">
      <w:pPr>
        <w:pStyle w:val="Priest"/>
      </w:pPr>
      <w:r>
        <w:t>Reader:</w:t>
      </w:r>
    </w:p>
    <w:p w14:paraId="5817A1C6" w14:textId="77777777" w:rsidR="00513E2D" w:rsidRPr="00D27869" w:rsidRDefault="00513E2D" w:rsidP="00513E2D">
      <w:pPr>
        <w:pStyle w:val="Body"/>
      </w:pPr>
      <w:r>
        <w:t>Stand up for prayer.</w:t>
      </w:r>
    </w:p>
    <w:p w14:paraId="1DA6002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046075C5" w14:textId="77777777" w:rsidR="00513E2D" w:rsidRDefault="00513E2D" w:rsidP="00513E2D">
      <w:pPr>
        <w:pStyle w:val="Priest"/>
      </w:pPr>
      <w:r>
        <w:t>People:</w:t>
      </w:r>
    </w:p>
    <w:p w14:paraId="0392B061" w14:textId="77777777" w:rsidR="00513E2D" w:rsidRDefault="00513E2D" w:rsidP="00513E2D">
      <w:pPr>
        <w:pStyle w:val="Body"/>
      </w:pPr>
      <w:r>
        <w:t>Lord have mercy.</w:t>
      </w:r>
    </w:p>
    <w:p w14:paraId="16769434" w14:textId="77777777" w:rsidR="000E2EAC" w:rsidRDefault="00513E2D"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E2EAC">
        <w:rPr>
          <w:noProof/>
          <w:lang w:val="en-GB"/>
        </w:rPr>
        <w:t>54</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E2EAC">
        <w:br w:type="page"/>
      </w:r>
    </w:p>
    <w:p w14:paraId="6B1C629D" w14:textId="28E2B1CC" w:rsidR="00513E2D" w:rsidRDefault="000E2EAC" w:rsidP="00513E2D">
      <w:pPr>
        <w:pStyle w:val="Rubric"/>
        <w:rPr>
          <w:lang w:val="en-GB"/>
        </w:rPr>
      </w:pPr>
      <w:r>
        <w:lastRenderedPageBreak/>
        <w:t>The Doxology of Prime</w:t>
      </w:r>
      <w:r w:rsidR="00513E2D">
        <w:rPr>
          <w:lang w:val="en-GB"/>
        </w:rPr>
        <w:fldChar w:fldCharType="end"/>
      </w:r>
      <w:r w:rsidR="00513E2D">
        <w:rPr>
          <w:lang w:val="en-GB"/>
        </w:rPr>
        <w:t xml:space="preserve">, page </w:t>
      </w:r>
      <w:r w:rsidR="00513E2D">
        <w:rPr>
          <w:lang w:val="en-GB"/>
        </w:rPr>
        <w:fldChar w:fldCharType="begin"/>
      </w:r>
      <w:r w:rsidR="00513E2D">
        <w:rPr>
          <w:lang w:val="en-GB"/>
        </w:rPr>
        <w:instrText xml:space="preserve"> PAGEREF _Ref412098903 \h </w:instrText>
      </w:r>
      <w:r w:rsidR="00513E2D">
        <w:rPr>
          <w:lang w:val="en-GB"/>
        </w:rPr>
      </w:r>
      <w:r w:rsidR="00513E2D">
        <w:rPr>
          <w:lang w:val="en-GB"/>
        </w:rPr>
        <w:fldChar w:fldCharType="separate"/>
      </w:r>
      <w:r>
        <w:rPr>
          <w:noProof/>
          <w:lang w:val="en-GB"/>
        </w:rPr>
        <w:t>59</w:t>
      </w:r>
      <w:r w:rsidR="00513E2D">
        <w:rPr>
          <w:lang w:val="en-GB"/>
        </w:rPr>
        <w:fldChar w:fldCharType="end"/>
      </w:r>
      <w:r w:rsidR="00513E2D">
        <w:rPr>
          <w:lang w:val="en-GB"/>
        </w:rPr>
        <w:t>.</w:t>
      </w:r>
    </w:p>
    <w:p w14:paraId="3B000BA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0BCC1828" w14:textId="77777777" w:rsidR="00513E2D" w:rsidRPr="007E0213" w:rsidRDefault="00513E2D" w:rsidP="00513E2D">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2FC76E21" w14:textId="77777777" w:rsidR="00513E2D" w:rsidRDefault="00513E2D" w:rsidP="00513E2D">
      <w:pPr>
        <w:pStyle w:val="Priest"/>
      </w:pPr>
      <w:r>
        <w:t>Reader:</w:t>
      </w:r>
    </w:p>
    <w:p w14:paraId="10D8B94A" w14:textId="77777777" w:rsidR="00513E2D" w:rsidRDefault="00513E2D" w:rsidP="00513E2D">
      <w:pPr>
        <w:pStyle w:val="Body"/>
      </w:pPr>
      <w:r>
        <w:t>Stand up for prayer.</w:t>
      </w:r>
    </w:p>
    <w:p w14:paraId="6549026E" w14:textId="77777777" w:rsidR="00513E2D" w:rsidRDefault="00513E2D" w:rsidP="00513E2D">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CEF18CB" w14:textId="77777777" w:rsidR="00513E2D" w:rsidRDefault="00513E2D" w:rsidP="00513E2D">
      <w:pPr>
        <w:pStyle w:val="Priest"/>
      </w:pPr>
      <w:r>
        <w:t>People:</w:t>
      </w:r>
    </w:p>
    <w:p w14:paraId="3B96EDA0" w14:textId="77777777" w:rsidR="00513E2D" w:rsidRDefault="00513E2D" w:rsidP="00513E2D">
      <w:pPr>
        <w:pStyle w:val="Body"/>
      </w:pPr>
      <w:r>
        <w:t>Lord have mercy.</w:t>
      </w:r>
    </w:p>
    <w:p w14:paraId="2826F0B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8ED4AEF" w14:textId="77777777" w:rsidR="00513E2D" w:rsidRPr="007E0213" w:rsidRDefault="00513E2D" w:rsidP="00513E2D">
      <w:pPr>
        <w:rPr>
          <w:rFonts w:eastAsia="Calibri" w:cs="Times New Roman"/>
          <w:i/>
          <w:lang w:val="en-GB"/>
        </w:rPr>
      </w:pPr>
      <w:r>
        <w:rPr>
          <w:rFonts w:eastAsia="Calibri" w:cs="Times New Roman"/>
          <w:i/>
          <w:lang w:val="en-GB"/>
        </w:rPr>
        <w:t>On Saturdays, the Prayer for the Departed is said,</w:t>
      </w:r>
    </w:p>
    <w:p w14:paraId="4260A457" w14:textId="77777777" w:rsidR="00513E2D" w:rsidRDefault="00513E2D" w:rsidP="00513E2D">
      <w:pPr>
        <w:pStyle w:val="Priest"/>
      </w:pPr>
      <w:r>
        <w:t>Reader:</w:t>
      </w:r>
    </w:p>
    <w:p w14:paraId="108D7EA4" w14:textId="77777777" w:rsidR="00513E2D" w:rsidRDefault="00513E2D" w:rsidP="00513E2D">
      <w:pPr>
        <w:pStyle w:val="Body"/>
      </w:pPr>
      <w:r>
        <w:t>Stand up for prayer.</w:t>
      </w:r>
    </w:p>
    <w:p w14:paraId="1F4015AC"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88C34E2" w14:textId="77777777" w:rsidR="00513E2D" w:rsidRDefault="00513E2D" w:rsidP="00513E2D">
      <w:pPr>
        <w:pStyle w:val="Priest"/>
      </w:pPr>
      <w:r>
        <w:t>People:</w:t>
      </w:r>
    </w:p>
    <w:p w14:paraId="35D5B44B" w14:textId="77777777" w:rsidR="00513E2D" w:rsidRDefault="00513E2D" w:rsidP="00513E2D">
      <w:pPr>
        <w:pStyle w:val="Body"/>
      </w:pPr>
      <w:r>
        <w:t>Lord have mercy.</w:t>
      </w:r>
    </w:p>
    <w:p w14:paraId="2D9D0006" w14:textId="77777777" w:rsidR="000E2EAC" w:rsidRDefault="00513E2D" w:rsidP="006869EE">
      <w:pPr>
        <w:pStyle w:val="Body"/>
        <w:rPr>
          <w:lang w:val="en-GB"/>
        </w:rPr>
      </w:pPr>
      <w:r>
        <w:t xml:space="preserve">Recite </w:t>
      </w:r>
      <w:r>
        <w:fldChar w:fldCharType="begin"/>
      </w:r>
      <w:r>
        <w:instrText xml:space="preserve"> REF _Ref435789927 \h </w:instrText>
      </w:r>
      <w:r>
        <w:fldChar w:fldCharType="separate"/>
      </w:r>
      <w:r w:rsidR="000E2EAC">
        <w:rPr>
          <w:lang w:val="en-GB"/>
        </w:rPr>
        <w:t>Graciously accord, O Lord, to keep us this night without sin. You are blessed, O Lord, God of our fathers, and Your Holy Name is greatly blessed and full of glory forever. Amen.</w:t>
      </w:r>
    </w:p>
    <w:p w14:paraId="7B16B5AD" w14:textId="77777777" w:rsidR="000E2EAC" w:rsidRDefault="000E2EAC" w:rsidP="006869EE">
      <w:pPr>
        <w:pStyle w:val="Body"/>
        <w:rPr>
          <w:lang w:val="en-GB"/>
        </w:rPr>
      </w:pPr>
      <w:r>
        <w:rPr>
          <w:lang w:val="en-GB"/>
        </w:rPr>
        <w:t>Let Your mercy be upon us, O Lord, even as we have set our hope in You. For the eyes of everyone wait upon You, for You give them their food in due season.</w:t>
      </w:r>
    </w:p>
    <w:p w14:paraId="3144A356" w14:textId="77777777" w:rsidR="000E2EAC" w:rsidRDefault="000E2EAC"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13AECE4" w14:textId="77777777" w:rsidR="000E2EAC" w:rsidRDefault="000E2EAC"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3C9EA7B7" w14:textId="77777777" w:rsidR="000E2EAC" w:rsidRDefault="000E2EAC" w:rsidP="006869EE">
      <w:pPr>
        <w:pStyle w:val="Body"/>
        <w:rPr>
          <w:lang w:val="en-GB"/>
        </w:rPr>
      </w:pPr>
      <w:r>
        <w:rPr>
          <w:lang w:val="en-GB"/>
        </w:rPr>
        <w:t>Your mercy, O Lord, endures forever. O despise not the works of Your hands.</w:t>
      </w:r>
    </w:p>
    <w:p w14:paraId="2D94FCDC" w14:textId="77777777" w:rsidR="000E2EAC" w:rsidRDefault="000E2EAC" w:rsidP="006869EE">
      <w:pPr>
        <w:pStyle w:val="Body"/>
        <w:rPr>
          <w:lang w:val="en-GB"/>
        </w:rPr>
      </w:pPr>
      <w:r>
        <w:rPr>
          <w:lang w:val="en-GB"/>
        </w:rPr>
        <w:t>Lord, You have been our refuge in all generations. I said, “Be merciful to me, heal my soul; for I have sinned against You.”</w:t>
      </w:r>
    </w:p>
    <w:p w14:paraId="47B5548B" w14:textId="77777777" w:rsidR="000E2EAC" w:rsidRDefault="000E2EAC"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279436C" w14:textId="77777777" w:rsidR="000E2EAC" w:rsidRDefault="000E2EAC" w:rsidP="006869EE">
      <w:pPr>
        <w:pStyle w:val="Body"/>
        <w:rPr>
          <w:lang w:val="en-GB"/>
        </w:rPr>
      </w:pPr>
      <w:r>
        <w:rPr>
          <w:lang w:val="en-GB"/>
        </w:rPr>
        <w:t>Blessing belongs to You, praise belongs to You praise, glory belongs to You, O Father, Son and Holy Spirit, now, and forever and ever. Amen.</w:t>
      </w:r>
    </w:p>
    <w:p w14:paraId="511C416D" w14:textId="77777777" w:rsidR="000E2EAC" w:rsidRPr="008D61EA" w:rsidRDefault="000E2EAC"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B2E3D87" w14:textId="77777777" w:rsidR="000E2EAC" w:rsidRDefault="000E2EAC" w:rsidP="006869EE">
      <w:pPr>
        <w:pStyle w:val="Prose"/>
      </w:pPr>
      <w:r>
        <w:t>The Gloria</w:t>
      </w:r>
      <w:r w:rsidR="00513E2D">
        <w:fldChar w:fldCharType="end"/>
      </w:r>
      <w:r w:rsidR="00513E2D">
        <w:t xml:space="preserve"> and </w:t>
      </w:r>
      <w:r w:rsidR="00513E2D">
        <w:fldChar w:fldCharType="begin"/>
      </w:r>
      <w:r w:rsidR="00513E2D">
        <w:instrText xml:space="preserve"> REF _Ref435789969 \h </w:instrText>
      </w:r>
      <w:r w:rsidR="00513E2D">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27FB1F9D" w14:textId="77777777" w:rsidR="000E2EAC" w:rsidRDefault="000E2EAC"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7F88D05" w14:textId="77777777" w:rsidR="000E2EAC" w:rsidRDefault="000E2EAC"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CC0F05A" w14:textId="19F642DC" w:rsidR="00513E2D" w:rsidRDefault="000E2EAC" w:rsidP="00513E2D">
      <w:pPr>
        <w:pStyle w:val="Rubric"/>
      </w:pPr>
      <w:r>
        <w:t>The Trisagion</w:t>
      </w:r>
      <w:r w:rsidR="00513E2D">
        <w:fldChar w:fldCharType="end"/>
      </w:r>
      <w:r w:rsidR="00513E2D">
        <w:t xml:space="preserve">, page </w:t>
      </w:r>
      <w:r w:rsidR="00513E2D">
        <w:fldChar w:fldCharType="begin"/>
      </w:r>
      <w:r w:rsidR="00513E2D">
        <w:instrText xml:space="preserve"> PAGEREF _Ref435789927 \h </w:instrText>
      </w:r>
      <w:r w:rsidR="00513E2D">
        <w:fldChar w:fldCharType="separate"/>
      </w:r>
      <w:r>
        <w:rPr>
          <w:noProof/>
        </w:rPr>
        <w:t>682</w:t>
      </w:r>
      <w:r w:rsidR="00513E2D">
        <w:fldChar w:fldCharType="end"/>
      </w:r>
      <w:r w:rsidR="00513E2D">
        <w:t xml:space="preserve">. Continue through </w:t>
      </w:r>
      <w:r w:rsidR="00513E2D">
        <w:fldChar w:fldCharType="begin"/>
      </w:r>
      <w:r w:rsidR="00513E2D">
        <w:instrText xml:space="preserve"> REF _Ref435799700 \h </w:instrText>
      </w:r>
      <w:r w:rsidR="00513E2D">
        <w:fldChar w:fldCharType="separate"/>
      </w:r>
      <w:r>
        <w:t>The Doxologies</w:t>
      </w:r>
      <w:r w:rsidR="00513E2D">
        <w:fldChar w:fldCharType="end"/>
      </w:r>
      <w:r w:rsidR="00513E2D">
        <w:t xml:space="preserve"> and </w:t>
      </w:r>
      <w:r w:rsidR="00513E2D">
        <w:fldChar w:fldCharType="begin"/>
      </w:r>
      <w:r w:rsidR="00513E2D">
        <w:instrText xml:space="preserve"> REF _Ref435799710 \h </w:instrText>
      </w:r>
      <w:r w:rsidR="00513E2D">
        <w:fldChar w:fldCharType="separate"/>
      </w:r>
      <w:r>
        <w:t>The Orthodox Creed</w:t>
      </w:r>
      <w:r w:rsidR="00513E2D">
        <w:fldChar w:fldCharType="end"/>
      </w:r>
      <w:r w:rsidR="00513E2D">
        <w:t>.</w:t>
      </w:r>
      <w:r w:rsidR="00513E2D" w:rsidRPr="00AB78C6">
        <w:t xml:space="preserve"> </w:t>
      </w:r>
    </w:p>
    <w:p w14:paraId="50D17AD8" w14:textId="2791C5F4" w:rsidR="00513E2D" w:rsidRDefault="00266A55" w:rsidP="00513E2D">
      <w:pPr>
        <w:pStyle w:val="Rubric"/>
        <w:rPr>
          <w:lang w:val="en-GB"/>
        </w:rPr>
      </w:pPr>
      <w:r>
        <w:rPr>
          <w:lang w:val="en-GB"/>
        </w:rPr>
        <w:t>Then say</w:t>
      </w:r>
      <w:r w:rsidR="00513E2D">
        <w:rPr>
          <w:lang w:val="en-GB"/>
        </w:rPr>
        <w:t>: Lord hear us, have mercy on us and forgive us our sins, Lord have mercy (Kirié Eleison) 50 (or 41</w:t>
      </w:r>
      <w:r w:rsidR="00513E2D">
        <w:rPr>
          <w:rStyle w:val="FootnoteReference"/>
          <w:lang w:val="en-GB"/>
        </w:rPr>
        <w:footnoteReference w:id="1098"/>
      </w:r>
      <w:r w:rsidR="00513E2D">
        <w:rPr>
          <w:lang w:val="en-GB"/>
        </w:rPr>
        <w:t>), on feast days the people process around the Church.</w:t>
      </w:r>
    </w:p>
    <w:p w14:paraId="0F629B9F"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54F8CC7F" w14:textId="77777777" w:rsidR="00513E2D" w:rsidRPr="00FB3D09" w:rsidRDefault="00513E2D" w:rsidP="00513E2D">
      <w:pPr>
        <w:pStyle w:val="Rubric"/>
        <w:rPr>
          <w:lang w:val="en-GB"/>
        </w:rPr>
      </w:pPr>
      <w:r>
        <w:rPr>
          <w:lang w:val="en-GB"/>
        </w:rPr>
        <w:t>The prophecies of the day, if any, are read.</w:t>
      </w:r>
    </w:p>
    <w:p w14:paraId="67CA04A4"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4C2105FB" w14:textId="77777777" w:rsidR="00513E2D" w:rsidRDefault="00513E2D" w:rsidP="00513E2D">
      <w:pPr>
        <w:pStyle w:val="Priest"/>
      </w:pPr>
      <w:r>
        <w:t>Reader:</w:t>
      </w:r>
    </w:p>
    <w:p w14:paraId="29EF586F" w14:textId="77777777" w:rsidR="00513E2D" w:rsidRPr="00D27869" w:rsidRDefault="00513E2D" w:rsidP="00513E2D">
      <w:pPr>
        <w:pStyle w:val="Body"/>
      </w:pPr>
      <w:r>
        <w:t>Stand up for prayer.</w:t>
      </w:r>
    </w:p>
    <w:p w14:paraId="5E206387" w14:textId="77777777" w:rsidR="00513E2D" w:rsidRDefault="00513E2D" w:rsidP="00513E2D">
      <w:pPr>
        <w:pStyle w:val="Body"/>
      </w:pPr>
      <w:r>
        <w:t>Pray for the Holy Gospel.</w:t>
      </w:r>
    </w:p>
    <w:p w14:paraId="1B971DA4" w14:textId="77777777" w:rsidR="00513E2D" w:rsidRDefault="00513E2D" w:rsidP="00513E2D">
      <w:pPr>
        <w:pStyle w:val="Priest"/>
      </w:pPr>
      <w:r>
        <w:t>People:</w:t>
      </w:r>
    </w:p>
    <w:p w14:paraId="0F58F020" w14:textId="77777777" w:rsidR="00513E2D" w:rsidRDefault="00513E2D" w:rsidP="00513E2D">
      <w:pPr>
        <w:pStyle w:val="Body"/>
      </w:pPr>
      <w:r>
        <w:t>Lord have mercy.</w:t>
      </w:r>
    </w:p>
    <w:p w14:paraId="6200C368" w14:textId="77777777" w:rsidR="00513E2D" w:rsidRDefault="00513E2D" w:rsidP="00513E2D">
      <w:pPr>
        <w:pStyle w:val="Priest"/>
      </w:pPr>
      <w:r>
        <w:lastRenderedPageBreak/>
        <w:t>Reader:</w:t>
      </w:r>
    </w:p>
    <w:p w14:paraId="52554712" w14:textId="77777777" w:rsidR="00513E2D" w:rsidRDefault="00513E2D" w:rsidP="00513E2D">
      <w:pPr>
        <w:pStyle w:val="Body"/>
      </w:pPr>
      <w:r>
        <w:t>A Psalm of David.</w:t>
      </w:r>
    </w:p>
    <w:p w14:paraId="2C9452A9"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5133DE0F" w14:textId="77777777" w:rsidR="00513E2D" w:rsidRDefault="00513E2D" w:rsidP="00513E2D">
      <w:pPr>
        <w:pStyle w:val="Priest"/>
      </w:pPr>
      <w:r>
        <w:t>Reader:</w:t>
      </w:r>
    </w:p>
    <w:p w14:paraId="4DDAB5EC"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5A81FBB8"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47A2ABA4" w14:textId="77777777" w:rsidR="00513E2D" w:rsidRDefault="00513E2D" w:rsidP="00513E2D">
      <w:pPr>
        <w:pStyle w:val="Body"/>
      </w:pPr>
      <w:r>
        <w:t>Glory is due to our God to the age of ages. Amen.</w:t>
      </w:r>
    </w:p>
    <w:p w14:paraId="469F9EB3" w14:textId="77777777" w:rsidR="00513E2D" w:rsidRDefault="00513E2D" w:rsidP="00513E2D">
      <w:pPr>
        <w:pStyle w:val="Priest"/>
      </w:pPr>
      <w:r>
        <w:t>People:</w:t>
      </w:r>
    </w:p>
    <w:p w14:paraId="749816FC" w14:textId="77777777" w:rsidR="00513E2D" w:rsidRPr="00EE40CD" w:rsidRDefault="00513E2D" w:rsidP="00513E2D">
      <w:pPr>
        <w:pStyle w:val="Body"/>
      </w:pPr>
      <w:r>
        <w:t>Glory to You, O Lord.</w:t>
      </w:r>
    </w:p>
    <w:p w14:paraId="09B6B93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41EC033D" w14:textId="77777777" w:rsidR="00513E2D" w:rsidRDefault="00513E2D" w:rsidP="00513E2D">
      <w:pPr>
        <w:pStyle w:val="Priest"/>
      </w:pPr>
      <w:r>
        <w:t>Reader:</w:t>
      </w:r>
    </w:p>
    <w:p w14:paraId="164524F6" w14:textId="77777777" w:rsidR="00513E2D" w:rsidRDefault="00513E2D" w:rsidP="00513E2D">
      <w:pPr>
        <w:pStyle w:val="Body"/>
      </w:pPr>
      <w:r>
        <w:t>Pray for the peace of the One, Holy, Catholic and Apostolic, Orthodox Church of God.</w:t>
      </w:r>
    </w:p>
    <w:p w14:paraId="75A7B71F" w14:textId="77777777" w:rsidR="00513E2D" w:rsidRDefault="00513E2D" w:rsidP="00513E2D">
      <w:pPr>
        <w:pStyle w:val="Priest"/>
      </w:pPr>
      <w:r>
        <w:t>People:</w:t>
      </w:r>
    </w:p>
    <w:p w14:paraId="3E292496" w14:textId="77777777" w:rsidR="00513E2D" w:rsidRDefault="00513E2D" w:rsidP="00513E2D">
      <w:pPr>
        <w:pStyle w:val="Body"/>
      </w:pPr>
      <w:r>
        <w:t>Lord have mercy.</w:t>
      </w:r>
    </w:p>
    <w:p w14:paraId="4B6D5FF0" w14:textId="77777777" w:rsidR="00513E2D" w:rsidRDefault="00513E2D" w:rsidP="00513E2D">
      <w:pPr>
        <w:pStyle w:val="Priest"/>
      </w:pPr>
      <w:r>
        <w:t>Reader:</w:t>
      </w:r>
    </w:p>
    <w:p w14:paraId="3E066509" w14:textId="77777777" w:rsidR="00513E2D" w:rsidRDefault="00513E2D" w:rsidP="00513E2D">
      <w:pPr>
        <w:pStyle w:val="Body"/>
      </w:pPr>
      <w:r>
        <w:t>Pray for our high priest, Papa Abba ___—Pope and patriarch, and archbishop of the great city of Alexandria; and for our Orthodox bishops.</w:t>
      </w:r>
    </w:p>
    <w:p w14:paraId="165EE4DC" w14:textId="77777777" w:rsidR="00513E2D" w:rsidRDefault="00513E2D" w:rsidP="00513E2D">
      <w:pPr>
        <w:pStyle w:val="Priest"/>
      </w:pPr>
      <w:r>
        <w:t>People:</w:t>
      </w:r>
    </w:p>
    <w:p w14:paraId="517E968D" w14:textId="77777777" w:rsidR="00513E2D" w:rsidRDefault="00513E2D" w:rsidP="00513E2D">
      <w:pPr>
        <w:pStyle w:val="Body"/>
      </w:pPr>
      <w:r>
        <w:t>Lord have mercy.</w:t>
      </w:r>
    </w:p>
    <w:p w14:paraId="006275C5" w14:textId="77777777" w:rsidR="00513E2D" w:rsidRDefault="00513E2D" w:rsidP="00513E2D">
      <w:pPr>
        <w:pStyle w:val="Priest"/>
      </w:pPr>
      <w:r>
        <w:t>Reader:</w:t>
      </w:r>
    </w:p>
    <w:p w14:paraId="5C4CB22C" w14:textId="77777777" w:rsidR="00513E2D" w:rsidRDefault="00513E2D" w:rsidP="00513E2D">
      <w:pPr>
        <w:pStyle w:val="Body"/>
      </w:pPr>
      <w:r>
        <w:t>Pray for the safety of the world, and of this city of ours, and of all cities, districts, islands and monasteries.</w:t>
      </w:r>
    </w:p>
    <w:p w14:paraId="055C3741" w14:textId="77777777" w:rsidR="00513E2D" w:rsidRDefault="00513E2D" w:rsidP="00513E2D">
      <w:pPr>
        <w:pStyle w:val="Priest"/>
      </w:pPr>
      <w:r>
        <w:t>People:</w:t>
      </w:r>
    </w:p>
    <w:p w14:paraId="3DC05E61" w14:textId="77777777" w:rsidR="00513E2D" w:rsidRDefault="00513E2D" w:rsidP="00513E2D">
      <w:pPr>
        <w:pStyle w:val="Body"/>
      </w:pPr>
      <w:r>
        <w:t>Lord have mercy.</w:t>
      </w:r>
    </w:p>
    <w:p w14:paraId="17F177B2" w14:textId="77777777" w:rsidR="00513E2D" w:rsidRDefault="00513E2D" w:rsidP="00513E2D">
      <w:pPr>
        <w:pStyle w:val="Rubrics0"/>
      </w:pPr>
      <w:r>
        <w:lastRenderedPageBreak/>
        <w:t>From the 12th of Paoni (19th of June) to the 9th of Paopi (19th/20th of October), the following prayer is said:</w:t>
      </w:r>
    </w:p>
    <w:p w14:paraId="2589B3F1" w14:textId="77777777" w:rsidR="00513E2D" w:rsidRDefault="00513E2D" w:rsidP="00513E2D">
      <w:pPr>
        <w:pStyle w:val="Priest"/>
      </w:pPr>
      <w:r>
        <w:t>Reader:</w:t>
      </w:r>
    </w:p>
    <w:p w14:paraId="2EC8FAF2"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6F4FD9F2" w14:textId="77777777" w:rsidR="00513E2D" w:rsidRDefault="00513E2D" w:rsidP="00513E2D">
      <w:pPr>
        <w:pStyle w:val="Priest"/>
      </w:pPr>
      <w:r>
        <w:t>People:</w:t>
      </w:r>
    </w:p>
    <w:p w14:paraId="6569166B" w14:textId="77777777" w:rsidR="00513E2D" w:rsidRDefault="00513E2D" w:rsidP="00513E2D">
      <w:pPr>
        <w:pStyle w:val="Body"/>
      </w:pPr>
      <w:r>
        <w:t>Lord have mercy. Lord have mercy. Lord have mercy.</w:t>
      </w:r>
    </w:p>
    <w:p w14:paraId="0B8DEA4E" w14:textId="77777777" w:rsidR="00513E2D" w:rsidRDefault="00513E2D" w:rsidP="00513E2D">
      <w:pPr>
        <w:pStyle w:val="Rubrics0"/>
      </w:pPr>
      <w:r>
        <w:t>From the 10th of Paopi (20th/21st of October) to the 10th of Tobi (18th/19th of January), the following prayer is said instead:</w:t>
      </w:r>
    </w:p>
    <w:p w14:paraId="5E62673C" w14:textId="77777777" w:rsidR="00513E2D" w:rsidRDefault="00513E2D" w:rsidP="00513E2D">
      <w:pPr>
        <w:pStyle w:val="Priest"/>
      </w:pPr>
      <w:r>
        <w:t>Reader:</w:t>
      </w:r>
    </w:p>
    <w:p w14:paraId="001F4BC8"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4BAAE91C" w14:textId="77777777" w:rsidR="00513E2D" w:rsidRDefault="00513E2D" w:rsidP="00513E2D">
      <w:pPr>
        <w:pStyle w:val="Priest"/>
      </w:pPr>
      <w:r>
        <w:t>People:</w:t>
      </w:r>
    </w:p>
    <w:p w14:paraId="76BDAC83" w14:textId="77777777" w:rsidR="00513E2D" w:rsidRDefault="00513E2D" w:rsidP="00513E2D">
      <w:pPr>
        <w:pStyle w:val="Body"/>
      </w:pPr>
      <w:r>
        <w:t>Lord have mercy. Lord have mercy. Lord have mercy.</w:t>
      </w:r>
    </w:p>
    <w:p w14:paraId="659027E8" w14:textId="77777777" w:rsidR="00513E2D" w:rsidRDefault="00513E2D" w:rsidP="00513E2D">
      <w:pPr>
        <w:pStyle w:val="Rubrics0"/>
      </w:pPr>
      <w:r>
        <w:t>From the 11th of Tobi (19th/20th of January) to the 11th of Paoni (18th of June), the following prayer is said instead:</w:t>
      </w:r>
    </w:p>
    <w:p w14:paraId="6657D51B" w14:textId="77777777" w:rsidR="00513E2D" w:rsidRDefault="00513E2D" w:rsidP="00513E2D">
      <w:pPr>
        <w:pStyle w:val="Priest"/>
      </w:pPr>
      <w:r>
        <w:t>Reader:</w:t>
      </w:r>
    </w:p>
    <w:p w14:paraId="5297673E"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156087B9" w14:textId="77777777" w:rsidR="00513E2D" w:rsidRDefault="00513E2D" w:rsidP="00513E2D">
      <w:pPr>
        <w:pStyle w:val="Priest"/>
      </w:pPr>
      <w:r>
        <w:t>People:</w:t>
      </w:r>
    </w:p>
    <w:p w14:paraId="334381A6" w14:textId="77777777" w:rsidR="00513E2D" w:rsidRDefault="00513E2D" w:rsidP="00513E2D">
      <w:pPr>
        <w:pStyle w:val="Body"/>
      </w:pPr>
      <w:r>
        <w:t>Lord have mercy. Lord have mercy. Lord have mercy.</w:t>
      </w:r>
    </w:p>
    <w:p w14:paraId="3FD1950C" w14:textId="77777777" w:rsidR="00513E2D" w:rsidRDefault="00513E2D" w:rsidP="00513E2D">
      <w:pPr>
        <w:pStyle w:val="Priest"/>
      </w:pPr>
      <w:r>
        <w:t>Reader:</w:t>
      </w:r>
    </w:p>
    <w:p w14:paraId="664FBBBB" w14:textId="77777777" w:rsidR="00513E2D" w:rsidRDefault="00513E2D" w:rsidP="00513E2D">
      <w:pPr>
        <w:pStyle w:val="Body"/>
      </w:pPr>
      <w:r>
        <w:t>Pray for this holy church and for our congregations.</w:t>
      </w:r>
    </w:p>
    <w:p w14:paraId="1BE1F4FD" w14:textId="77777777" w:rsidR="00513E2D" w:rsidRDefault="00513E2D" w:rsidP="00513E2D">
      <w:pPr>
        <w:pStyle w:val="Priest"/>
      </w:pPr>
      <w:r>
        <w:t>People:</w:t>
      </w:r>
    </w:p>
    <w:p w14:paraId="468051A5" w14:textId="77777777" w:rsidR="00513E2D" w:rsidRPr="007D0DA2" w:rsidRDefault="00513E2D" w:rsidP="00513E2D">
      <w:pPr>
        <w:pStyle w:val="Body"/>
      </w:pPr>
      <w:r>
        <w:t>Lord have mercy.</w:t>
      </w:r>
    </w:p>
    <w:p w14:paraId="43C90893"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25ABCE2"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t>
      </w:r>
      <w:r>
        <w:lastRenderedPageBreak/>
        <w:t>which we have committed unknowingly. The hidden and the manifest, O Lord, remit unto us, for the sake of Your Holy Name which is called upon us.</w:t>
      </w:r>
    </w:p>
    <w:p w14:paraId="3E0CD689" w14:textId="77777777" w:rsidR="00513E2D" w:rsidRDefault="00513E2D" w:rsidP="00513E2D">
      <w:pPr>
        <w:pStyle w:val="Prose"/>
      </w:pPr>
      <w:r>
        <w:t>According to Your mercy, O Lord, and not according to our sins.</w:t>
      </w:r>
    </w:p>
    <w:p w14:paraId="0D8F1499" w14:textId="77777777" w:rsidR="00513E2D" w:rsidRDefault="00513E2D" w:rsidP="00513E2D">
      <w:pPr>
        <w:pStyle w:val="Prose"/>
      </w:pPr>
    </w:p>
    <w:p w14:paraId="4515E85B" w14:textId="77777777" w:rsidR="00513E2D" w:rsidRDefault="00513E2D" w:rsidP="00513E2D">
      <w:pPr>
        <w:pStyle w:val="Prose"/>
      </w:pPr>
      <w:r>
        <w:t>Our Father Who art in Heaven...</w:t>
      </w:r>
    </w:p>
    <w:p w14:paraId="747FBC6E" w14:textId="77777777" w:rsidR="00513E2D" w:rsidRDefault="00513E2D" w:rsidP="00513E2D">
      <w:pPr>
        <w:pStyle w:val="Rubric"/>
      </w:pPr>
      <w:r w:rsidRPr="005C7993">
        <w:t>Then shall this absolution be said,</w:t>
      </w:r>
    </w:p>
    <w:p w14:paraId="636CABD7" w14:textId="77777777" w:rsidR="00513E2D" w:rsidRDefault="00513E2D" w:rsidP="00513E2D">
      <w:pPr>
        <w:pStyle w:val="Prose"/>
      </w:pPr>
      <w:r>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5B0935E3" w14:textId="77777777" w:rsidR="00513E2D" w:rsidRDefault="00513E2D" w:rsidP="00513E2D">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B653D0E" w14:textId="77777777" w:rsidR="00513E2D" w:rsidRDefault="00513E2D" w:rsidP="00513E2D">
      <w:pPr>
        <w:pStyle w:val="Rubric"/>
      </w:pPr>
      <w:r>
        <w:t>Another absolution:</w:t>
      </w:r>
    </w:p>
    <w:p w14:paraId="45E3F1AA" w14:textId="77777777" w:rsidR="00513E2D" w:rsidRDefault="00513E2D" w:rsidP="00513E2D">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4BAEDB5" w14:textId="77777777" w:rsidR="00513E2D" w:rsidRDefault="00513E2D" w:rsidP="00513E2D">
      <w:pPr>
        <w:pStyle w:val="Rubric"/>
      </w:pPr>
      <w:r>
        <w:t>The Prayer of the Hours is now said, especially if not proceeding directly to the Third Hour,</w:t>
      </w:r>
    </w:p>
    <w:p w14:paraId="223E28A0"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45A93CDE"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0890FA14" w14:textId="77777777" w:rsidR="00513E2D" w:rsidRDefault="00513E2D" w:rsidP="00513E2D">
      <w:pPr>
        <w:pStyle w:val="Rubric"/>
      </w:pPr>
      <w:r>
        <w:t xml:space="preserve">Sanctify our souls, purify our bodies, rectify our thoughts, cleanse our consciences, and deliver us from all evil affliction and grief.  Surround us with Your holy Angels, that we being guarded and guided by their encampment; </w:t>
      </w:r>
      <w:r>
        <w:lastRenderedPageBreak/>
        <w:t>may attain to the unity of the faith, and the knowledge of Your unapproachable glory. For blessed art You unto the ages of ages.  Amen</w:t>
      </w:r>
    </w:p>
    <w:p w14:paraId="3CD6742F" w14:textId="77777777" w:rsidR="00513E2D" w:rsidRDefault="00513E2D" w:rsidP="00513E2D">
      <w:pPr>
        <w:pStyle w:val="Body"/>
      </w:pPr>
      <w:r>
        <w:br w:type="page"/>
      </w:r>
    </w:p>
    <w:p w14:paraId="0A33FB48" w14:textId="77777777" w:rsidR="00513E2D" w:rsidRDefault="00513E2D" w:rsidP="00513E2D">
      <w:pPr>
        <w:pStyle w:val="Heading3"/>
      </w:pPr>
      <w:r>
        <w:lastRenderedPageBreak/>
        <w:t>Mid-Morning (Terce) with the Readings for the Day</w:t>
      </w:r>
    </w:p>
    <w:p w14:paraId="073BA239" w14:textId="77777777" w:rsidR="00513E2D" w:rsidRPr="007E0213"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5CB0681" w14:textId="77777777" w:rsidR="00513E2D" w:rsidRPr="007E0213" w:rsidRDefault="00513E2D" w:rsidP="00513E2D">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28C53345" w14:textId="77777777" w:rsidR="00513E2D" w:rsidRDefault="00513E2D" w:rsidP="00513E2D">
      <w:pPr>
        <w:pStyle w:val="Prose"/>
      </w:pPr>
      <w:r>
        <w:t>The hymn of the third hour of the blessed day, we offer to Christ, our King and our God. We will hope in Him that He may forgive me our sins.</w:t>
      </w:r>
    </w:p>
    <w:p w14:paraId="304C9E95" w14:textId="09637E40" w:rsidR="00513E2D" w:rsidRDefault="00513E2D" w:rsidP="00513E2D">
      <w:pPr>
        <w:pStyle w:val="Rubric"/>
      </w:pPr>
      <w:r>
        <w:t xml:space="preserve">Read </w:t>
      </w:r>
      <w:r>
        <w:fldChar w:fldCharType="begin"/>
      </w:r>
      <w:r>
        <w:instrText xml:space="preserve"> REF _Ref435800051 \h </w:instrText>
      </w:r>
      <w:r>
        <w:fldChar w:fldCharType="separate"/>
      </w:r>
      <w:r w:rsidR="000E2EAC">
        <w:t>The Psalms of the Third Hour</w:t>
      </w:r>
      <w:r>
        <w:fldChar w:fldCharType="end"/>
      </w:r>
      <w:r>
        <w:t xml:space="preserve">, page </w:t>
      </w:r>
      <w:r>
        <w:fldChar w:fldCharType="begin"/>
      </w:r>
      <w:r>
        <w:instrText xml:space="preserve"> PAGEREF _Ref435800057 \h </w:instrText>
      </w:r>
      <w:r>
        <w:fldChar w:fldCharType="separate"/>
      </w:r>
      <w:r w:rsidR="000E2EAC">
        <w:rPr>
          <w:noProof/>
        </w:rPr>
        <w:t>71</w:t>
      </w:r>
      <w:r>
        <w:fldChar w:fldCharType="end"/>
      </w:r>
      <w:r>
        <w:t xml:space="preserve">, and continue with </w:t>
      </w:r>
      <w:r>
        <w:fldChar w:fldCharType="begin"/>
      </w:r>
      <w:r>
        <w:instrText xml:space="preserve"> REF _Ref435800080 \h </w:instrText>
      </w:r>
      <w:r>
        <w:fldChar w:fldCharType="separate"/>
      </w:r>
      <w:r w:rsidR="000E2EAC">
        <w:t>The Gospel from Saint John 14:26—15:3</w:t>
      </w:r>
      <w:r>
        <w:fldChar w:fldCharType="end"/>
      </w:r>
      <w:r>
        <w:t>, and the Troparia.</w:t>
      </w:r>
    </w:p>
    <w:p w14:paraId="066C7CAB" w14:textId="77777777" w:rsidR="00513E2D" w:rsidRPr="00E172ED" w:rsidRDefault="00513E2D" w:rsidP="00513E2D">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0AF76AFD" w14:textId="77777777" w:rsidR="00513E2D" w:rsidRPr="00496134"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3C1C4069" w14:textId="77777777" w:rsidTr="00513E2D">
        <w:trPr>
          <w:jc w:val="center"/>
        </w:trPr>
        <w:tc>
          <w:tcPr>
            <w:tcW w:w="3623" w:type="dxa"/>
          </w:tcPr>
          <w:p w14:paraId="50D02E98" w14:textId="77777777" w:rsidR="00513E2D" w:rsidRPr="004A6996" w:rsidRDefault="00513E2D" w:rsidP="00513E2D">
            <w:pPr>
              <w:pStyle w:val="BodyNoIndent"/>
            </w:pPr>
            <w:r w:rsidRPr="004A6996">
              <w:t>Glory be to the Father and to the Son and to the Holy Spirit, both now, and al-ways, and to the age of ages. Amen. Alleluia.</w:t>
            </w:r>
          </w:p>
        </w:tc>
        <w:tc>
          <w:tcPr>
            <w:tcW w:w="3624" w:type="dxa"/>
          </w:tcPr>
          <w:p w14:paraId="5D987062" w14:textId="77777777" w:rsidR="00513E2D" w:rsidRPr="004A6996" w:rsidRDefault="00513E2D" w:rsidP="00513E2D">
            <w:pPr>
              <w:pStyle w:val="BodyNoIndent"/>
            </w:pPr>
            <w:r w:rsidRPr="004A6996">
              <w:t>Doxa Patri ke Eio ke Agio Pnevmati: ke nyn ke a ee ke ees toos é onas ton é onon: Amen: Alleluia.</w:t>
            </w:r>
          </w:p>
        </w:tc>
      </w:tr>
    </w:tbl>
    <w:p w14:paraId="22DFC9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lastRenderedPageBreak/>
        <w:t xml:space="preserve">The </w:t>
      </w:r>
      <w:r>
        <w:rPr>
          <w:rFonts w:eastAsia="MS Gothic" w:cs="Times New Roman"/>
          <w:b/>
          <w:bCs/>
          <w:iCs/>
          <w:color w:val="000000"/>
          <w:sz w:val="28"/>
        </w:rPr>
        <w:t>Hymn of the Censer</w:t>
      </w:r>
    </w:p>
    <w:p w14:paraId="7E498B6D" w14:textId="77777777" w:rsidR="00513E2D" w:rsidRDefault="00513E2D" w:rsidP="00513E2D">
      <w:pPr>
        <w:pStyle w:val="Rubrics0"/>
      </w:pPr>
      <w:r>
        <w:t>If Incense is being offered the people sing:</w:t>
      </w:r>
    </w:p>
    <w:p w14:paraId="6676C5AA" w14:textId="77777777" w:rsidR="00513E2D" w:rsidRDefault="00513E2D" w:rsidP="00513E2D">
      <w:pPr>
        <w:pStyle w:val="Priest"/>
      </w:pPr>
      <w:r>
        <w:t>People:</w:t>
      </w:r>
    </w:p>
    <w:p w14:paraId="7589E857" w14:textId="77777777" w:rsidR="00513E2D" w:rsidRDefault="00513E2D" w:rsidP="00513E2D">
      <w:pPr>
        <w:pStyle w:val="hymn"/>
        <w:ind w:left="2160"/>
      </w:pPr>
      <w:r>
        <w:t>This censer of pure gold,</w:t>
      </w:r>
    </w:p>
    <w:p w14:paraId="46A34CCA" w14:textId="77777777" w:rsidR="00513E2D" w:rsidRDefault="00513E2D" w:rsidP="00513E2D">
      <w:pPr>
        <w:pStyle w:val="hymn"/>
        <w:ind w:left="2160"/>
      </w:pPr>
      <w:r>
        <w:t>bearing the sweet incense,</w:t>
      </w:r>
    </w:p>
    <w:p w14:paraId="01C5AC8A" w14:textId="77777777" w:rsidR="00513E2D" w:rsidRDefault="00513E2D" w:rsidP="00513E2D">
      <w:pPr>
        <w:pStyle w:val="hymn"/>
        <w:ind w:left="2160"/>
      </w:pPr>
      <w:r>
        <w:t>in the hands of Aaron the priest,</w:t>
      </w:r>
    </w:p>
    <w:p w14:paraId="1778E4BB" w14:textId="77777777" w:rsidR="00513E2D" w:rsidRDefault="00513E2D" w:rsidP="00513E2D">
      <w:pPr>
        <w:pStyle w:val="hymn"/>
        <w:ind w:left="2160"/>
      </w:pPr>
      <w:r>
        <w:t>offering incense upon the altar,</w:t>
      </w:r>
    </w:p>
    <w:p w14:paraId="13EB8F10" w14:textId="77777777" w:rsidR="00513E2D" w:rsidRDefault="00513E2D" w:rsidP="00513E2D">
      <w:pPr>
        <w:pStyle w:val="hymn"/>
        <w:ind w:left="2160"/>
      </w:pPr>
      <w:r>
        <w:t>before the mercy seat,</w:t>
      </w:r>
    </w:p>
    <w:p w14:paraId="4EDC1AF9" w14:textId="77777777" w:rsidR="00513E2D" w:rsidRDefault="00513E2D" w:rsidP="00513E2D">
      <w:pPr>
        <w:pStyle w:val="hymn"/>
        <w:ind w:left="2160"/>
      </w:pPr>
      <w:r>
        <w:t>is the holy Virgin Mary;</w:t>
      </w:r>
    </w:p>
    <w:p w14:paraId="6D03AB34" w14:textId="77777777" w:rsidR="00513E2D" w:rsidRDefault="00513E2D" w:rsidP="00513E2D">
      <w:pPr>
        <w:pStyle w:val="hymn"/>
        <w:ind w:left="2160"/>
      </w:pPr>
      <w:r>
        <w:t>Who brought forth Jesus Christ;</w:t>
      </w:r>
    </w:p>
    <w:p w14:paraId="40CBE78C" w14:textId="77777777" w:rsidR="00513E2D" w:rsidRDefault="00513E2D" w:rsidP="00513E2D">
      <w:pPr>
        <w:pStyle w:val="hymn"/>
        <w:ind w:left="2160"/>
      </w:pPr>
      <w:r>
        <w:t>the Son and Logos.</w:t>
      </w:r>
    </w:p>
    <w:p w14:paraId="697EB0DC" w14:textId="77777777" w:rsidR="00513E2D" w:rsidRDefault="00513E2D" w:rsidP="00513E2D">
      <w:pPr>
        <w:pStyle w:val="hymn"/>
        <w:ind w:left="2160"/>
      </w:pPr>
      <w:r>
        <w:t>The Holy Spirit came upon her,</w:t>
      </w:r>
    </w:p>
    <w:p w14:paraId="3C53E14E" w14:textId="77777777" w:rsidR="00513E2D" w:rsidRDefault="00513E2D" w:rsidP="00513E2D">
      <w:pPr>
        <w:pStyle w:val="hymn"/>
        <w:ind w:left="2160"/>
      </w:pPr>
      <w:r>
        <w:t>purified her, sanctified her,</w:t>
      </w:r>
    </w:p>
    <w:p w14:paraId="78F75110" w14:textId="77777777" w:rsidR="00513E2D" w:rsidRDefault="00513E2D" w:rsidP="00513E2D">
      <w:pPr>
        <w:pStyle w:val="hymn"/>
        <w:ind w:left="2160"/>
      </w:pPr>
      <w:r>
        <w:t>and filled her with grace.</w:t>
      </w:r>
    </w:p>
    <w:p w14:paraId="42EDC9F3" w14:textId="77777777" w:rsidR="00513E2D" w:rsidRDefault="00513E2D" w:rsidP="00513E2D">
      <w:pPr>
        <w:pStyle w:val="hymn"/>
        <w:ind w:left="2160"/>
      </w:pPr>
      <w:r>
        <w:t>Through her intercessions,</w:t>
      </w:r>
    </w:p>
    <w:p w14:paraId="376941ED" w14:textId="77777777" w:rsidR="00513E2D" w:rsidRDefault="00513E2D" w:rsidP="00513E2D">
      <w:pPr>
        <w:pStyle w:val="hymn"/>
        <w:ind w:left="2160"/>
        <w:rPr>
          <w:sz w:val="22"/>
        </w:rPr>
      </w:pPr>
      <w:r>
        <w:t>O Lord, grant us the forgiveness of our sins.</w:t>
      </w:r>
    </w:p>
    <w:p w14:paraId="5C12E1FC" w14:textId="77777777" w:rsidR="00513E2D" w:rsidRDefault="00513E2D" w:rsidP="00513E2D">
      <w:pPr>
        <w:pStyle w:val="Rubrics0"/>
      </w:pPr>
      <w:r>
        <w:t>Or the shortened form may be said:</w:t>
      </w:r>
    </w:p>
    <w:p w14:paraId="5B7465EC" w14:textId="77777777" w:rsidR="00513E2D" w:rsidRDefault="00513E2D" w:rsidP="00513E2D">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59196C3" w14:textId="77777777" w:rsidTr="00513E2D">
        <w:trPr>
          <w:jc w:val="center"/>
        </w:trPr>
        <w:tc>
          <w:tcPr>
            <w:tcW w:w="3623" w:type="dxa"/>
          </w:tcPr>
          <w:p w14:paraId="1B7705B9" w14:textId="77777777" w:rsidR="00513E2D" w:rsidRPr="004A6996" w:rsidRDefault="00513E2D" w:rsidP="00513E2D">
            <w:pPr>
              <w:pStyle w:val="BodyNoIndent"/>
            </w:pPr>
            <w:r>
              <w:t>This censer of pure gold, bearing the armona, is in the hands of Aaron the priest, offering up incense on the altar.</w:t>
            </w:r>
          </w:p>
        </w:tc>
        <w:tc>
          <w:tcPr>
            <w:tcW w:w="3624" w:type="dxa"/>
          </w:tcPr>
          <w:p w14:paraId="40234EC4" w14:textId="77777777" w:rsidR="00513E2D" w:rsidRPr="004A6996" w:rsidRDefault="00513E2D" w:rsidP="00513E2D">
            <w:pPr>
              <w:pStyle w:val="BodyNoIndent"/>
            </w:pPr>
            <w:r>
              <w:t>Tai shoori en noob en katharos: etfai kha pi aromata: et khen nen jij en Aaron pi owib: ef tali oo-esthoinoofi epshoi ejen pi ma-en-ershooshi.</w:t>
            </w:r>
          </w:p>
        </w:tc>
      </w:tr>
    </w:tbl>
    <w:p w14:paraId="5D517D59" w14:textId="77777777" w:rsidR="00513E2D" w:rsidRDefault="00513E2D" w:rsidP="00513E2D">
      <w:pPr>
        <w:pStyle w:val="Rubrics0"/>
      </w:pPr>
    </w:p>
    <w:p w14:paraId="1A429640" w14:textId="77777777" w:rsidR="00513E2D" w:rsidRDefault="00513E2D" w:rsidP="00513E2D">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2FC8618E" w14:textId="77777777" w:rsidTr="00513E2D">
        <w:trPr>
          <w:jc w:val="center"/>
        </w:trPr>
        <w:tc>
          <w:tcPr>
            <w:tcW w:w="3623" w:type="dxa"/>
          </w:tcPr>
          <w:p w14:paraId="078AE3B4" w14:textId="77777777" w:rsidR="00513E2D" w:rsidRPr="004A6996" w:rsidRDefault="00513E2D" w:rsidP="00513E2D">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764E2AAF" w14:textId="77777777" w:rsidR="00513E2D" w:rsidRPr="004A6996" w:rsidRDefault="00513E2D" w:rsidP="00513E2D">
            <w:pPr>
              <w:pStyle w:val="BodyNoIndent"/>
            </w:pPr>
            <w:r w:rsidRPr="004A6996">
              <w:t>Ti shoori en noob te ti Par</w:t>
            </w:r>
            <w:r w:rsidRPr="004A6996">
              <w:softHyphen/>
              <w:t>thenos: pes aromata pe pen Sotir: As misi Emmof: Af soti emmon: (owoh) Af ka nen novi nan evol.</w:t>
            </w:r>
          </w:p>
        </w:tc>
      </w:tr>
    </w:tbl>
    <w:p w14:paraId="3553404E" w14:textId="77777777" w:rsidR="00513E2D" w:rsidRDefault="00513E2D" w:rsidP="00513E2D">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54079D" w14:paraId="44944A38" w14:textId="77777777" w:rsidTr="00513E2D">
        <w:trPr>
          <w:cantSplit/>
          <w:jc w:val="center"/>
        </w:trPr>
        <w:tc>
          <w:tcPr>
            <w:tcW w:w="3623" w:type="dxa"/>
          </w:tcPr>
          <w:p w14:paraId="55D6C142" w14:textId="77777777" w:rsidR="00513E2D" w:rsidRPr="004A6996" w:rsidRDefault="00513E2D" w:rsidP="00513E2D">
            <w:pPr>
              <w:pStyle w:val="BodyNoIndent"/>
            </w:pPr>
            <w:r w:rsidRPr="004A6996">
              <w:rPr>
                <w:lang w:val="en-GB"/>
              </w:rPr>
              <w:t>You are the censer of pure gold, bearing the blessed Ember.</w:t>
            </w:r>
          </w:p>
        </w:tc>
        <w:tc>
          <w:tcPr>
            <w:tcW w:w="3624" w:type="dxa"/>
          </w:tcPr>
          <w:p w14:paraId="2AC0E169" w14:textId="77777777" w:rsidR="00513E2D" w:rsidRPr="0054079D" w:rsidRDefault="00513E2D" w:rsidP="00513E2D">
            <w:pPr>
              <w:pStyle w:val="BodyNoIndent"/>
              <w:rPr>
                <w:lang w:val="fr-CA"/>
              </w:rPr>
            </w:pPr>
            <w:r w:rsidRPr="0054079D">
              <w:rPr>
                <w:lang w:val="fr-CA"/>
              </w:rPr>
              <w:t>Entho te ti shoori: en noob en katharos: etfai kha pi Gebs en krom et-esmaro-oot.</w:t>
            </w:r>
          </w:p>
        </w:tc>
      </w:tr>
    </w:tbl>
    <w:p w14:paraId="07F00E5B" w14:textId="77777777" w:rsidR="00513E2D" w:rsidRDefault="00513E2D" w:rsidP="00513E2D">
      <w:pPr>
        <w:pStyle w:val="Rubrics0"/>
      </w:pPr>
    </w:p>
    <w:p w14:paraId="1F635B87" w14:textId="77777777" w:rsidR="00513E2D" w:rsidRDefault="00513E2D" w:rsidP="00513E2D">
      <w:pPr>
        <w:pStyle w:val="Rubrics0"/>
      </w:pPr>
      <w:r>
        <w:t>Whether or not incense is being offered, the people continue:</w:t>
      </w:r>
    </w:p>
    <w:p w14:paraId="41BB12CC"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E2C10C9" w14:textId="77777777" w:rsidTr="00513E2D">
        <w:trPr>
          <w:cantSplit/>
          <w:jc w:val="center"/>
        </w:trPr>
        <w:tc>
          <w:tcPr>
            <w:tcW w:w="3623" w:type="dxa"/>
          </w:tcPr>
          <w:p w14:paraId="40CD0443" w14:textId="77777777" w:rsidR="00513E2D" w:rsidRDefault="00513E2D" w:rsidP="00513E2D">
            <w:pPr>
              <w:pStyle w:val="BodyNoIndent"/>
            </w:pPr>
            <w:r>
              <w:t>Through the intercessions of the holy Mother of God, Mary, O Lord, grant us the forgiveness of our sins.</w:t>
            </w:r>
          </w:p>
        </w:tc>
        <w:tc>
          <w:tcPr>
            <w:tcW w:w="3624" w:type="dxa"/>
          </w:tcPr>
          <w:p w14:paraId="14294440" w14:textId="77777777" w:rsidR="00513E2D" w:rsidRDefault="00513E2D" w:rsidP="00513E2D">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513E2D" w14:paraId="4766DA8D" w14:textId="77777777" w:rsidTr="00513E2D">
        <w:trPr>
          <w:cantSplit/>
          <w:jc w:val="center"/>
        </w:trPr>
        <w:tc>
          <w:tcPr>
            <w:tcW w:w="3623" w:type="dxa"/>
          </w:tcPr>
          <w:p w14:paraId="4B8CB813" w14:textId="77777777" w:rsidR="00513E2D" w:rsidRPr="00CA2BDD" w:rsidRDefault="00513E2D" w:rsidP="00513E2D">
            <w:pPr>
              <w:pStyle w:val="BodyNoIndent"/>
            </w:pPr>
            <w:r w:rsidRPr="00CA2BDD">
              <w:t>Through the intercessions of the Seven Archangels, and the heavenly orders, O Lord, grant us the forgiveness of our sins.</w:t>
            </w:r>
          </w:p>
          <w:p w14:paraId="707E8E8F" w14:textId="77777777" w:rsidR="00513E2D" w:rsidRDefault="00513E2D" w:rsidP="00513E2D">
            <w:pPr>
              <w:pStyle w:val="BodyNoIndent"/>
            </w:pPr>
          </w:p>
        </w:tc>
        <w:tc>
          <w:tcPr>
            <w:tcW w:w="3624" w:type="dxa"/>
          </w:tcPr>
          <w:p w14:paraId="4230061A" w14:textId="77777777" w:rsidR="00513E2D" w:rsidRDefault="00513E2D" w:rsidP="00513E2D">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513E2D" w14:paraId="6B359355" w14:textId="77777777" w:rsidTr="00513E2D">
        <w:trPr>
          <w:cantSplit/>
          <w:jc w:val="center"/>
        </w:trPr>
        <w:tc>
          <w:tcPr>
            <w:tcW w:w="3623" w:type="dxa"/>
          </w:tcPr>
          <w:p w14:paraId="4FDB3B86" w14:textId="77777777" w:rsidR="00513E2D" w:rsidRDefault="00513E2D" w:rsidP="00513E2D">
            <w:pPr>
              <w:pStyle w:val="BodyNoIndent"/>
            </w:pPr>
            <w:r>
              <w:t>Through the prayers of my lords and fathers, the Apostles, and the rest of the Disciples, O Lord, grant us the forgiveness of our sins.</w:t>
            </w:r>
          </w:p>
        </w:tc>
        <w:tc>
          <w:tcPr>
            <w:tcW w:w="3624" w:type="dxa"/>
          </w:tcPr>
          <w:p w14:paraId="28875787" w14:textId="77777777" w:rsidR="00513E2D" w:rsidRDefault="00513E2D" w:rsidP="00513E2D">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513E2D" w14:paraId="0657BDA3" w14:textId="77777777" w:rsidTr="00513E2D">
        <w:trPr>
          <w:cantSplit/>
          <w:jc w:val="center"/>
        </w:trPr>
        <w:tc>
          <w:tcPr>
            <w:tcW w:w="3623" w:type="dxa"/>
          </w:tcPr>
          <w:p w14:paraId="0162140D" w14:textId="632FD2DE" w:rsidR="00513E2D" w:rsidRDefault="00513E2D" w:rsidP="00FD7CBF">
            <w:pPr>
              <w:pStyle w:val="BodyNoIndent"/>
            </w:pPr>
            <w:r>
              <w:t xml:space="preserve">Through the prayers of the </w:t>
            </w:r>
            <w:r w:rsidR="00FD7CBF">
              <w:t>Divinely Inspired</w:t>
            </w:r>
            <w:r>
              <w:t xml:space="preserve"> Evangelist Mark the Apostle, O Lord, grant us the forgive</w:t>
            </w:r>
            <w:r>
              <w:softHyphen/>
              <w:t>ness of our sins.</w:t>
            </w:r>
          </w:p>
        </w:tc>
        <w:tc>
          <w:tcPr>
            <w:tcW w:w="3624" w:type="dxa"/>
          </w:tcPr>
          <w:p w14:paraId="2AA7E70E" w14:textId="77777777" w:rsidR="00513E2D" w:rsidRDefault="00513E2D" w:rsidP="00513E2D">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513E2D" w14:paraId="25F3C736" w14:textId="77777777" w:rsidTr="00513E2D">
        <w:trPr>
          <w:cantSplit/>
          <w:jc w:val="center"/>
        </w:trPr>
        <w:tc>
          <w:tcPr>
            <w:tcW w:w="3623" w:type="dxa"/>
          </w:tcPr>
          <w:p w14:paraId="6F12C202" w14:textId="77777777" w:rsidR="00513E2D" w:rsidRDefault="00513E2D" w:rsidP="00513E2D">
            <w:pPr>
              <w:pStyle w:val="BodyNoIndent"/>
            </w:pPr>
            <w:r>
              <w:t>Through the prayers of the struggle-bearer, the martyr, my lord the prince, George, O Lord, grant us the forgiveness of our sins.</w:t>
            </w:r>
          </w:p>
        </w:tc>
        <w:tc>
          <w:tcPr>
            <w:tcW w:w="3624" w:type="dxa"/>
          </w:tcPr>
          <w:p w14:paraId="3DA9BA3B" w14:textId="77777777" w:rsidR="00513E2D" w:rsidRDefault="00513E2D" w:rsidP="00513E2D">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335A3018" w14:textId="77777777" w:rsidR="00513E2D" w:rsidRDefault="00513E2D" w:rsidP="00513E2D">
            <w:pPr>
              <w:pStyle w:val="BodyNoIndent"/>
            </w:pPr>
          </w:p>
        </w:tc>
      </w:tr>
      <w:tr w:rsidR="00513E2D" w14:paraId="58FF0662" w14:textId="77777777" w:rsidTr="00513E2D">
        <w:trPr>
          <w:cantSplit/>
          <w:jc w:val="center"/>
        </w:trPr>
        <w:tc>
          <w:tcPr>
            <w:tcW w:w="3623" w:type="dxa"/>
          </w:tcPr>
          <w:p w14:paraId="142E28D4" w14:textId="77777777" w:rsidR="00513E2D" w:rsidRDefault="00513E2D" w:rsidP="00513E2D">
            <w:pPr>
              <w:pStyle w:val="BodyNoIndent"/>
            </w:pPr>
            <w:r>
              <w:t>Through the prayers of our saintly and righteous father, Abba ___, O Lord, grant us the forgiveness of our sins.</w:t>
            </w:r>
          </w:p>
        </w:tc>
        <w:tc>
          <w:tcPr>
            <w:tcW w:w="3624" w:type="dxa"/>
          </w:tcPr>
          <w:p w14:paraId="49E1080F" w14:textId="77777777" w:rsidR="00513E2D" w:rsidRDefault="00513E2D" w:rsidP="00513E2D">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513E2D" w14:paraId="346D5FD6" w14:textId="77777777" w:rsidTr="00513E2D">
        <w:trPr>
          <w:cantSplit/>
          <w:jc w:val="center"/>
        </w:trPr>
        <w:tc>
          <w:tcPr>
            <w:tcW w:w="3623" w:type="dxa"/>
          </w:tcPr>
          <w:p w14:paraId="4AA4BCC3" w14:textId="77777777" w:rsidR="00513E2D" w:rsidRDefault="00513E2D" w:rsidP="00513E2D">
            <w:pPr>
              <w:pStyle w:val="BodyNoIndent"/>
            </w:pPr>
            <w:r>
              <w:t>Through the prayers of the saints of this day, each one, each one by his name, O Lord, grant us the forgive</w:t>
            </w:r>
            <w:r>
              <w:softHyphen/>
              <w:t>ness of our sins.</w:t>
            </w:r>
          </w:p>
        </w:tc>
        <w:tc>
          <w:tcPr>
            <w:tcW w:w="3624" w:type="dxa"/>
          </w:tcPr>
          <w:p w14:paraId="2CEA528B" w14:textId="77777777" w:rsidR="00513E2D" w:rsidRDefault="00513E2D" w:rsidP="00513E2D">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513E2D" w14:paraId="62BB52F9" w14:textId="77777777" w:rsidTr="00513E2D">
        <w:trPr>
          <w:cantSplit/>
          <w:jc w:val="center"/>
        </w:trPr>
        <w:tc>
          <w:tcPr>
            <w:tcW w:w="3623" w:type="dxa"/>
          </w:tcPr>
          <w:p w14:paraId="63025734" w14:textId="77777777" w:rsidR="00513E2D" w:rsidRDefault="00513E2D" w:rsidP="00513E2D">
            <w:pPr>
              <w:pStyle w:val="BodyNoIndent"/>
            </w:pPr>
            <w:r>
              <w:t>Through their prayers, keep the life of our honoured and righteous father, the {bishop / metropolitan}, Abba ___. O Lord, grant us the forgive</w:t>
            </w:r>
            <w:r>
              <w:softHyphen/>
              <w:t>ness of our sins.</w:t>
            </w:r>
          </w:p>
        </w:tc>
        <w:tc>
          <w:tcPr>
            <w:tcW w:w="3624" w:type="dxa"/>
          </w:tcPr>
          <w:p w14:paraId="6BD84426" w14:textId="77777777" w:rsidR="00513E2D" w:rsidRDefault="00513E2D" w:rsidP="00513E2D">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513E2D" w14:paraId="7FBCA006" w14:textId="77777777" w:rsidTr="00513E2D">
        <w:trPr>
          <w:cantSplit/>
          <w:jc w:val="center"/>
        </w:trPr>
        <w:tc>
          <w:tcPr>
            <w:tcW w:w="3623" w:type="dxa"/>
          </w:tcPr>
          <w:p w14:paraId="476B0D52" w14:textId="77777777" w:rsidR="00513E2D" w:rsidRDefault="00513E2D" w:rsidP="00513E2D">
            <w:pPr>
              <w:pStyle w:val="BodyNoIndent"/>
            </w:pPr>
            <w:r>
              <w:lastRenderedPageBreak/>
              <w:t>Through their prayers, keep the life of our honoured father, the high priest, Papa Abba ___. O Lord, grant us the forgiveness of our sins.</w:t>
            </w:r>
          </w:p>
        </w:tc>
        <w:tc>
          <w:tcPr>
            <w:tcW w:w="3624" w:type="dxa"/>
          </w:tcPr>
          <w:p w14:paraId="70EAEE15" w14:textId="77777777" w:rsidR="00513E2D" w:rsidRDefault="00513E2D" w:rsidP="00513E2D">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025404E3" w14:textId="77777777" w:rsidR="00513E2D" w:rsidRDefault="00513E2D" w:rsidP="00513E2D">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513E2D" w:rsidRPr="004A6996" w14:paraId="0DE4286E" w14:textId="77777777" w:rsidTr="00513E2D">
        <w:trPr>
          <w:jc w:val="center"/>
        </w:trPr>
        <w:tc>
          <w:tcPr>
            <w:tcW w:w="3623" w:type="dxa"/>
          </w:tcPr>
          <w:p w14:paraId="6C4C31EF" w14:textId="77777777" w:rsidR="00513E2D" w:rsidRPr="004A6996" w:rsidRDefault="00513E2D" w:rsidP="00513E2D">
            <w:pPr>
              <w:pStyle w:val="BodyNoIndent"/>
            </w:pPr>
            <w:r w:rsidRPr="004A6996">
              <w:t xml:space="preserve">We worship </w:t>
            </w:r>
            <w:r>
              <w:t>You</w:t>
            </w:r>
            <w:r w:rsidRPr="004A6996">
              <w:t xml:space="preserve">, O Christ, with </w:t>
            </w:r>
            <w:r>
              <w:t>Your</w:t>
            </w:r>
            <w:r w:rsidRPr="004A6996">
              <w:t xml:space="preserve"> Good Father and the Holy Spirit, for </w:t>
            </w:r>
            <w:r>
              <w:t>You have</w:t>
            </w:r>
            <w:r w:rsidRPr="004A6996">
              <w:t xml:space="preserve"> {come} and saved us. (Have mercy on us.)</w:t>
            </w:r>
          </w:p>
        </w:tc>
        <w:tc>
          <w:tcPr>
            <w:tcW w:w="3624" w:type="dxa"/>
          </w:tcPr>
          <w:p w14:paraId="422483E1" w14:textId="77777777" w:rsidR="00513E2D" w:rsidRPr="004A6996" w:rsidRDefault="00513E2D" w:rsidP="00513E2D">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04EFC7B3" w14:textId="77777777" w:rsidR="00513E2D" w:rsidRDefault="00513E2D" w:rsidP="00513E2D">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7DCCD94B" w14:textId="77777777" w:rsidR="00513E2D" w:rsidRDefault="00513E2D" w:rsidP="00513E2D">
      <w:pPr>
        <w:pStyle w:val="Priest"/>
      </w:pPr>
      <w:r>
        <w:t>Reader:</w:t>
      </w:r>
    </w:p>
    <w:p w14:paraId="36B90616" w14:textId="77777777" w:rsidR="00513E2D" w:rsidRDefault="00513E2D" w:rsidP="00513E2D">
      <w:pPr>
        <w:pStyle w:val="Body"/>
      </w:pPr>
      <w:r>
        <w:t>A chapter from the {First/Second} Epistle of our teacher Paul to ___. His blessing be upon us. Amen.</w:t>
      </w:r>
    </w:p>
    <w:p w14:paraId="732B4CEF" w14:textId="77777777" w:rsidR="00513E2D" w:rsidRDefault="00513E2D" w:rsidP="00513E2D">
      <w:pPr>
        <w:pStyle w:val="Rubrics0"/>
      </w:pPr>
      <w:r>
        <w:t>The Pauline Epistle is read and is concluded by:</w:t>
      </w:r>
    </w:p>
    <w:p w14:paraId="5F336FF2" w14:textId="77777777" w:rsidR="00513E2D" w:rsidRDefault="00513E2D" w:rsidP="00513E2D">
      <w:pPr>
        <w:pStyle w:val="Priest"/>
      </w:pPr>
      <w:r>
        <w:t>Reader:</w:t>
      </w:r>
    </w:p>
    <w:p w14:paraId="535A9252" w14:textId="77777777" w:rsidR="00513E2D" w:rsidRDefault="00513E2D" w:rsidP="00513E2D">
      <w:pPr>
        <w:pStyle w:val="Body"/>
      </w:pPr>
      <w:r>
        <w:t>The grace of God the Father be with you all. Amen.</w:t>
      </w:r>
    </w:p>
    <w:p w14:paraId="54AC33D9"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Catholic Epistle</w:t>
      </w:r>
    </w:p>
    <w:p w14:paraId="6D4DE06C" w14:textId="77777777" w:rsidR="00513E2D" w:rsidRDefault="00513E2D" w:rsidP="00513E2D">
      <w:pPr>
        <w:pStyle w:val="Priest"/>
      </w:pPr>
      <w:r>
        <w:t>Reader:</w:t>
      </w:r>
    </w:p>
    <w:p w14:paraId="5FA79235" w14:textId="77777777" w:rsidR="00513E2D" w:rsidRDefault="00513E2D" w:rsidP="00513E2D">
      <w:pPr>
        <w:pStyle w:val="Body"/>
      </w:pPr>
      <w:r>
        <w:t>The Catholic Epistle from the {First/Second/Third} Epistle of our teacher ___. His blessing be upon us. Amen.</w:t>
      </w:r>
    </w:p>
    <w:p w14:paraId="3AA0E893" w14:textId="77777777" w:rsidR="00513E2D" w:rsidRDefault="00513E2D" w:rsidP="00513E2D">
      <w:pPr>
        <w:pStyle w:val="Rubrics0"/>
      </w:pPr>
      <w:r>
        <w:t xml:space="preserve"> The Catholic Epistle is read and is concluded by:</w:t>
      </w:r>
    </w:p>
    <w:p w14:paraId="4A0729C4" w14:textId="77777777" w:rsidR="00513E2D" w:rsidRDefault="00513E2D" w:rsidP="00513E2D">
      <w:pPr>
        <w:pStyle w:val="Priest"/>
      </w:pPr>
      <w:r>
        <w:t>Reader:</w:t>
      </w:r>
    </w:p>
    <w:p w14:paraId="0FDA204B" w14:textId="77777777" w:rsidR="00513E2D" w:rsidRDefault="00513E2D" w:rsidP="00513E2D">
      <w:pPr>
        <w:pStyle w:val="Body"/>
      </w:pPr>
      <w:r>
        <w:t>Do not love the world, nor the things which are in the world. The world shall pass away and all its desires; but he who does the will of God shall abide forever. Amen.</w:t>
      </w:r>
    </w:p>
    <w:p w14:paraId="3E1599CA" w14:textId="77777777" w:rsidR="00513E2D" w:rsidRDefault="00513E2D" w:rsidP="00513E2D">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367FBF" w14:textId="77777777" w:rsidTr="00513E2D">
        <w:trPr>
          <w:jc w:val="center"/>
        </w:trPr>
        <w:tc>
          <w:tcPr>
            <w:tcW w:w="3623" w:type="dxa"/>
          </w:tcPr>
          <w:p w14:paraId="5DB9AB3B" w14:textId="77777777" w:rsidR="00513E2D" w:rsidRDefault="00513E2D" w:rsidP="00513E2D">
            <w:pPr>
              <w:pStyle w:val="BodyNoIndent"/>
            </w:pPr>
            <w:r>
              <w:t>Rejoice O</w:t>
            </w:r>
            <w:r w:rsidRPr="004B5E8A">
              <w:t xml:space="preserve"> Mary, the fair dove, who has borne unto us God the Logos.</w:t>
            </w:r>
          </w:p>
        </w:tc>
        <w:tc>
          <w:tcPr>
            <w:tcW w:w="3624" w:type="dxa"/>
          </w:tcPr>
          <w:p w14:paraId="36EACFE6" w14:textId="77777777" w:rsidR="00513E2D" w:rsidRDefault="00513E2D" w:rsidP="00513E2D">
            <w:pPr>
              <w:pStyle w:val="BodyNoIndent"/>
            </w:pPr>
            <w:r w:rsidRPr="004B5E8A">
              <w:t>Shéré ne Maria: ti etchrompi ethnesos: thi et as misi nan: em Ef Nooti pi Logos.</w:t>
            </w:r>
          </w:p>
        </w:tc>
      </w:tr>
    </w:tbl>
    <w:p w14:paraId="6ACFB061" w14:textId="77777777" w:rsidR="00513E2D" w:rsidRDefault="00513E2D" w:rsidP="00513E2D">
      <w:pPr>
        <w:pStyle w:val="Rubrics0"/>
      </w:pPr>
      <w:r w:rsidRPr="004B5E8A">
        <w:lastRenderedPageBreak/>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1149BF27" w14:textId="77777777" w:rsidTr="00513E2D">
        <w:trPr>
          <w:jc w:val="center"/>
        </w:trPr>
        <w:tc>
          <w:tcPr>
            <w:tcW w:w="3623" w:type="dxa"/>
          </w:tcPr>
          <w:p w14:paraId="3CAE6BF4" w14:textId="77777777" w:rsidR="00513E2D" w:rsidRDefault="00513E2D" w:rsidP="00513E2D">
            <w:pPr>
              <w:pStyle w:val="BodyNoIndent"/>
            </w:pPr>
            <w:r w:rsidRPr="00785C26">
              <w:t xml:space="preserve">Blessed art </w:t>
            </w:r>
            <w:r>
              <w:t>You</w:t>
            </w:r>
            <w:r w:rsidRPr="00785C26">
              <w:t xml:space="preserve"> in truth, with </w:t>
            </w:r>
            <w:r>
              <w:t>Your</w:t>
            </w:r>
            <w:r w:rsidRPr="00785C26">
              <w:t xml:space="preserve"> Good Father and the Holy Spirit, for </w:t>
            </w:r>
            <w:r>
              <w:t>You have</w:t>
            </w:r>
            <w:r w:rsidRPr="00785C26">
              <w:t xml:space="preserve"> {come} and saved us.</w:t>
            </w:r>
            <w:r>
              <w:t xml:space="preserve"> </w:t>
            </w:r>
            <w:r w:rsidRPr="00785C26">
              <w:t>(Have mercy on us.)</w:t>
            </w:r>
          </w:p>
        </w:tc>
        <w:tc>
          <w:tcPr>
            <w:tcW w:w="3624" w:type="dxa"/>
          </w:tcPr>
          <w:p w14:paraId="0A704D14" w14:textId="77777777" w:rsidR="00513E2D" w:rsidRDefault="00513E2D" w:rsidP="00513E2D">
            <w:pPr>
              <w:pStyle w:val="BodyNoIndent"/>
            </w:pPr>
            <w:r w:rsidRPr="00785C26">
              <w:t>Ek esmaro oot alithos: nem Pek Yot en Aghathos: nem pi Pnevma Eth owab: je {Ak ee} ak soti emmon.</w:t>
            </w:r>
            <w:r>
              <w:t xml:space="preserve"> </w:t>
            </w:r>
            <w:r w:rsidRPr="00785C26">
              <w:t>(Nai nan.)</w:t>
            </w:r>
          </w:p>
        </w:tc>
      </w:tr>
    </w:tbl>
    <w:p w14:paraId="5536E833"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3676CCBC" w14:textId="77777777" w:rsidR="00513E2D" w:rsidRDefault="00513E2D" w:rsidP="00513E2D">
      <w:pPr>
        <w:pStyle w:val="Priest"/>
      </w:pPr>
      <w:r>
        <w:t>Reader:</w:t>
      </w:r>
    </w:p>
    <w:p w14:paraId="06992AD5" w14:textId="77777777" w:rsidR="00513E2D" w:rsidRDefault="00513E2D" w:rsidP="00513E2D">
      <w:pPr>
        <w:pStyle w:val="Body"/>
      </w:pPr>
      <w:r>
        <w:t>A chapter from the Acts of our fathers the pure Apostles, who were invested with the grace of the Holy Spirit. Their blessing be with us all. Amen.</w:t>
      </w:r>
    </w:p>
    <w:p w14:paraId="3D0CDB63" w14:textId="77777777" w:rsidR="00513E2D" w:rsidRDefault="00513E2D" w:rsidP="00513E2D">
      <w:pPr>
        <w:pStyle w:val="Rubrics0"/>
      </w:pPr>
      <w:r>
        <w:t>The Acts of the Apostles are read and are concluded by:</w:t>
      </w:r>
    </w:p>
    <w:p w14:paraId="31492CAC" w14:textId="77777777" w:rsidR="00513E2D" w:rsidRDefault="00513E2D" w:rsidP="00513E2D">
      <w:pPr>
        <w:pStyle w:val="Priest"/>
      </w:pPr>
      <w:r>
        <w:t>Reader:</w:t>
      </w:r>
    </w:p>
    <w:p w14:paraId="5F4395CE" w14:textId="77777777" w:rsidR="00513E2D" w:rsidRDefault="00513E2D" w:rsidP="00513E2D">
      <w:pPr>
        <w:pStyle w:val="Body"/>
      </w:pPr>
      <w:r>
        <w:t>The word of the Lord abides in this church and in every church. Amen.</w:t>
      </w:r>
    </w:p>
    <w:p w14:paraId="3ED6D913" w14:textId="77777777" w:rsidR="00513E2D" w:rsidRDefault="00513E2D" w:rsidP="00513E2D">
      <w:pPr>
        <w:pStyle w:val="Rubrics0"/>
      </w:pPr>
      <w:r>
        <w:t>The “Synaxarion” (the chronicle of the saints) is read. A Veneration may then be said. During the Holy Fifty, the hymns “All you heavenly multitudes” and “Khristos Antesti” are said instead, and then the people sings:</w:t>
      </w:r>
    </w:p>
    <w:p w14:paraId="5352948E"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E69E4FB" w14:textId="77777777" w:rsidTr="00513E2D">
        <w:trPr>
          <w:cantSplit/>
          <w:jc w:val="center"/>
        </w:trPr>
        <w:tc>
          <w:tcPr>
            <w:tcW w:w="3623" w:type="dxa"/>
          </w:tcPr>
          <w:p w14:paraId="2219DF95" w14:textId="77777777" w:rsidR="00513E2D" w:rsidRDefault="00513E2D" w:rsidP="00513E2D">
            <w:pPr>
              <w:pStyle w:val="BodyNoIndent"/>
            </w:pPr>
            <w:r w:rsidRPr="00037657">
              <w:t>Holy God, Holy Mighty, Holy Immortal, Who was born of the Virgin, have mercy upon us.</w:t>
            </w:r>
          </w:p>
        </w:tc>
        <w:tc>
          <w:tcPr>
            <w:tcW w:w="3624" w:type="dxa"/>
          </w:tcPr>
          <w:p w14:paraId="55A3225B"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513E2D" w14:paraId="01C4C408" w14:textId="77777777" w:rsidTr="00513E2D">
        <w:trPr>
          <w:cantSplit/>
          <w:jc w:val="center"/>
        </w:trPr>
        <w:tc>
          <w:tcPr>
            <w:tcW w:w="3623" w:type="dxa"/>
          </w:tcPr>
          <w:p w14:paraId="6F826EE9" w14:textId="77777777" w:rsidR="00513E2D" w:rsidRDefault="00513E2D" w:rsidP="00513E2D">
            <w:pPr>
              <w:pStyle w:val="BodyNoIndent"/>
            </w:pPr>
            <w:r w:rsidRPr="00037657">
              <w:t>Holy God, Holy Mighty, Holy Immortal, Who was crucified for us, have mercy upon us.</w:t>
            </w:r>
          </w:p>
        </w:tc>
        <w:tc>
          <w:tcPr>
            <w:tcW w:w="3624" w:type="dxa"/>
          </w:tcPr>
          <w:p w14:paraId="79E5D90D"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513E2D" w14:paraId="425381A7" w14:textId="77777777" w:rsidTr="00513E2D">
        <w:trPr>
          <w:cantSplit/>
          <w:jc w:val="center"/>
        </w:trPr>
        <w:tc>
          <w:tcPr>
            <w:tcW w:w="3623" w:type="dxa"/>
          </w:tcPr>
          <w:p w14:paraId="74A12791" w14:textId="77777777" w:rsidR="00513E2D" w:rsidRDefault="00513E2D" w:rsidP="00513E2D">
            <w:pPr>
              <w:pStyle w:val="BodyNoIndent"/>
            </w:pPr>
            <w:r w:rsidRPr="00037657">
              <w:t>Holy God, Holy Mighty, Holy Immortal, Who rose from the dead and ascended into the heavens, have mercy upon us.</w:t>
            </w:r>
          </w:p>
        </w:tc>
        <w:tc>
          <w:tcPr>
            <w:tcW w:w="3624" w:type="dxa"/>
          </w:tcPr>
          <w:p w14:paraId="6577DC83" w14:textId="77777777" w:rsidR="00513E2D" w:rsidRPr="00037657" w:rsidRDefault="00513E2D" w:rsidP="00513E2D">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513E2D" w14:paraId="349BD7B8" w14:textId="77777777" w:rsidTr="00513E2D">
        <w:trPr>
          <w:cantSplit/>
          <w:jc w:val="center"/>
        </w:trPr>
        <w:tc>
          <w:tcPr>
            <w:tcW w:w="3623" w:type="dxa"/>
          </w:tcPr>
          <w:p w14:paraId="18A1CB5F" w14:textId="77777777" w:rsidR="00513E2D" w:rsidRPr="00037657" w:rsidRDefault="00513E2D" w:rsidP="00513E2D">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1203BDFA" w14:textId="77777777" w:rsidR="00513E2D" w:rsidRDefault="00513E2D" w:rsidP="00513E2D">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9AF74A6"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Gospel</w:t>
      </w:r>
    </w:p>
    <w:p w14:paraId="3B1AF718" w14:textId="77777777" w:rsidR="00513E2D" w:rsidRDefault="00513E2D" w:rsidP="00513E2D">
      <w:pPr>
        <w:pStyle w:val="Priest"/>
      </w:pPr>
      <w:r>
        <w:t>Reader:</w:t>
      </w:r>
    </w:p>
    <w:p w14:paraId="1486380D" w14:textId="77777777" w:rsidR="00513E2D" w:rsidRPr="00D27869" w:rsidRDefault="00513E2D" w:rsidP="00513E2D">
      <w:pPr>
        <w:pStyle w:val="Body"/>
      </w:pPr>
      <w:r>
        <w:t>Stand up for prayer.</w:t>
      </w:r>
    </w:p>
    <w:p w14:paraId="7C210683" w14:textId="77777777" w:rsidR="00513E2D" w:rsidRDefault="00513E2D" w:rsidP="00513E2D">
      <w:pPr>
        <w:pStyle w:val="Body"/>
      </w:pPr>
      <w:r>
        <w:t>Pray for the Holy Gospel.</w:t>
      </w:r>
    </w:p>
    <w:p w14:paraId="1A03CDD9" w14:textId="77777777" w:rsidR="00513E2D" w:rsidRDefault="00513E2D" w:rsidP="00513E2D">
      <w:pPr>
        <w:pStyle w:val="Priest"/>
      </w:pPr>
      <w:r>
        <w:t>People:</w:t>
      </w:r>
    </w:p>
    <w:p w14:paraId="1EFCB3DC" w14:textId="77777777" w:rsidR="00513E2D" w:rsidRDefault="00513E2D" w:rsidP="00513E2D">
      <w:pPr>
        <w:pStyle w:val="Body"/>
      </w:pPr>
      <w:r>
        <w:t>Lord have mercy.</w:t>
      </w:r>
    </w:p>
    <w:p w14:paraId="5F8CB0F9" w14:textId="77777777" w:rsidR="00513E2D" w:rsidRDefault="00513E2D" w:rsidP="00513E2D">
      <w:pPr>
        <w:pStyle w:val="Priest"/>
      </w:pPr>
      <w:r>
        <w:t>Reader:</w:t>
      </w:r>
    </w:p>
    <w:p w14:paraId="336E272F" w14:textId="77777777" w:rsidR="00513E2D" w:rsidRDefault="00513E2D" w:rsidP="00513E2D">
      <w:pPr>
        <w:pStyle w:val="Body"/>
      </w:pPr>
      <w:r>
        <w:t>A Psalm of David.</w:t>
      </w:r>
    </w:p>
    <w:p w14:paraId="23E2110A" w14:textId="77777777" w:rsidR="00513E2D" w:rsidRDefault="00513E2D" w:rsidP="00513E2D">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32B473BE" w14:textId="77777777" w:rsidR="00513E2D" w:rsidRDefault="00513E2D" w:rsidP="00513E2D">
      <w:pPr>
        <w:pStyle w:val="Priest"/>
      </w:pPr>
      <w:r>
        <w:t>Reader:</w:t>
      </w:r>
    </w:p>
    <w:p w14:paraId="4FC901F6" w14:textId="77777777" w:rsidR="00513E2D" w:rsidRDefault="00513E2D" w:rsidP="00513E2D">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6D5D0E36" w14:textId="77777777" w:rsidR="00513E2D" w:rsidRDefault="00513E2D" w:rsidP="00513E2D">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5F71146" w14:textId="77777777" w:rsidR="00513E2D" w:rsidRDefault="00513E2D" w:rsidP="00513E2D">
      <w:pPr>
        <w:pStyle w:val="Body"/>
      </w:pPr>
      <w:r>
        <w:t>Glory is due to our God to the age of ages. Amen.</w:t>
      </w:r>
    </w:p>
    <w:p w14:paraId="125E7463" w14:textId="77777777" w:rsidR="00513E2D" w:rsidRDefault="00513E2D" w:rsidP="00513E2D">
      <w:pPr>
        <w:pStyle w:val="Priest"/>
      </w:pPr>
      <w:r>
        <w:t>People:</w:t>
      </w:r>
    </w:p>
    <w:p w14:paraId="4CA3B828" w14:textId="77777777" w:rsidR="00513E2D" w:rsidRPr="00EE40CD" w:rsidRDefault="00513E2D" w:rsidP="00513E2D">
      <w:pPr>
        <w:pStyle w:val="Body"/>
      </w:pPr>
      <w:r>
        <w:t>Glory to You, O Lord.</w:t>
      </w:r>
    </w:p>
    <w:p w14:paraId="3FDCA73B" w14:textId="77777777" w:rsidR="00513E2D" w:rsidRDefault="00513E2D" w:rsidP="00513E2D">
      <w:pPr>
        <w:pStyle w:val="Rubrics0"/>
      </w:pPr>
      <w:r>
        <w:t>If he has the blessing of the Bishop to do so, the Reader may now give commentary on the Readings.</w:t>
      </w:r>
    </w:p>
    <w:p w14:paraId="0F084DF7" w14:textId="77777777" w:rsidR="00513E2D" w:rsidRDefault="00513E2D" w:rsidP="00513E2D">
      <w:pPr>
        <w:pStyle w:val="Rubrics0"/>
      </w:pPr>
    </w:p>
    <w:p w14:paraId="4CA3B3CD" w14:textId="77777777" w:rsidR="00513E2D" w:rsidRDefault="00513E2D" w:rsidP="00513E2D">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D071E5F" w14:textId="77777777" w:rsidTr="00513E2D">
        <w:trPr>
          <w:cantSplit/>
          <w:jc w:val="center"/>
        </w:trPr>
        <w:tc>
          <w:tcPr>
            <w:tcW w:w="3623" w:type="dxa"/>
          </w:tcPr>
          <w:p w14:paraId="3F35ACB8" w14:textId="77777777" w:rsidR="00513E2D" w:rsidRDefault="00513E2D" w:rsidP="00513E2D">
            <w:pPr>
              <w:pStyle w:val="BodyNoIndent"/>
            </w:pPr>
            <w:r w:rsidRPr="000A7CDC">
              <w:t>Blessed are they, in truth,/ The saints of this day—Each one, each one by his name— The beloved of Christ.</w:t>
            </w:r>
          </w:p>
        </w:tc>
        <w:tc>
          <w:tcPr>
            <w:tcW w:w="3624" w:type="dxa"/>
          </w:tcPr>
          <w:p w14:paraId="092FE23E" w14:textId="77777777" w:rsidR="00513E2D" w:rsidRDefault="00513E2D" w:rsidP="00513E2D">
            <w:pPr>
              <w:pStyle w:val="BodyNoIndent"/>
            </w:pPr>
            <w:r w:rsidRPr="000A7CDC">
              <w:t>O oonia too khen oo methmi: ni eth owab enté pai ého oo: pi owai pi owai: kata pef rän: ni menrati enté Pi Khristos.</w:t>
            </w:r>
          </w:p>
        </w:tc>
      </w:tr>
      <w:tr w:rsidR="00513E2D" w14:paraId="026754D7" w14:textId="77777777" w:rsidTr="00513E2D">
        <w:trPr>
          <w:jc w:val="center"/>
        </w:trPr>
        <w:tc>
          <w:tcPr>
            <w:tcW w:w="3623" w:type="dxa"/>
          </w:tcPr>
          <w:p w14:paraId="6524DEAD" w14:textId="77777777" w:rsidR="00513E2D" w:rsidRDefault="00513E2D" w:rsidP="00513E2D">
            <w:pPr>
              <w:pStyle w:val="BodyNoIndent"/>
            </w:pPr>
            <w:r w:rsidRPr="000A7CDC">
              <w:t>Intercede on our behalf,/ O lady of us all, the Mother of God—Mary, the Mother of our Saviour—That He may forgive us our sins.</w:t>
            </w:r>
          </w:p>
        </w:tc>
        <w:tc>
          <w:tcPr>
            <w:tcW w:w="3624" w:type="dxa"/>
          </w:tcPr>
          <w:p w14:paraId="527F8D94" w14:textId="77777777" w:rsidR="00513E2D" w:rsidRDefault="00513E2D" w:rsidP="00513E2D">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512E6910" w14:textId="77777777" w:rsidR="00513E2D" w:rsidRPr="00785C26" w:rsidRDefault="00513E2D" w:rsidP="00513E2D">
      <w:pPr>
        <w:pStyle w:val="Rubrics0"/>
      </w:pPr>
      <w:r w:rsidRPr="00C9316C">
        <w:lastRenderedPageBreak/>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0B94083F" w14:textId="77777777" w:rsidTr="00513E2D">
        <w:trPr>
          <w:cantSplit/>
          <w:jc w:val="center"/>
        </w:trPr>
        <w:tc>
          <w:tcPr>
            <w:tcW w:w="3623" w:type="dxa"/>
          </w:tcPr>
          <w:p w14:paraId="7C81640D" w14:textId="77777777" w:rsidR="00513E2D" w:rsidRDefault="00513E2D" w:rsidP="00513E2D">
            <w:pPr>
              <w:pStyle w:val="BodyNoIndent"/>
            </w:pPr>
            <w:r>
              <w:t>Blessed be the Father and the Son/ And the Holy Spirit:/ The perfect Trinity./ We worship Him and glorify Him.</w:t>
            </w:r>
          </w:p>
        </w:tc>
        <w:tc>
          <w:tcPr>
            <w:tcW w:w="3624" w:type="dxa"/>
          </w:tcPr>
          <w:p w14:paraId="0AE84462" w14:textId="77777777" w:rsidR="00513E2D" w:rsidRDefault="00513E2D" w:rsidP="00513E2D">
            <w:pPr>
              <w:pStyle w:val="BodyNoIndent"/>
            </w:pPr>
            <w:r w:rsidRPr="000A7CDC">
              <w:t>Je Ef esmaro oot enjé ef Yot nem ep Shiri: nem pi Pnevma Eth owab: ti Trias et jik evol: Ten oo osht Emmos ten ti o oo Nas.</w:t>
            </w:r>
          </w:p>
        </w:tc>
      </w:tr>
    </w:tbl>
    <w:p w14:paraId="490D058B" w14:textId="77777777" w:rsidR="00513E2D" w:rsidRDefault="00513E2D" w:rsidP="00513E2D">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139A893B" w14:textId="77777777" w:rsidR="00513E2D" w:rsidRDefault="00513E2D" w:rsidP="00513E2D">
      <w:pPr>
        <w:pStyle w:val="Priest"/>
      </w:pPr>
      <w:r>
        <w:t>Reader:</w:t>
      </w:r>
    </w:p>
    <w:p w14:paraId="2A8F46D8" w14:textId="77777777" w:rsidR="00513E2D" w:rsidRDefault="00513E2D" w:rsidP="00513E2D">
      <w:pPr>
        <w:pStyle w:val="Body"/>
      </w:pPr>
      <w:r>
        <w:t xml:space="preserve">Pray for the peace of the one, holy, catholic and apostolic, orthodox Church, for God’s salvation among the people, for stability in all places, that He may forgive us our sins. </w:t>
      </w:r>
    </w:p>
    <w:p w14:paraId="559D9EF7" w14:textId="77777777" w:rsidR="00513E2D" w:rsidRDefault="00513E2D" w:rsidP="00513E2D">
      <w:pPr>
        <w:pStyle w:val="Priest"/>
      </w:pPr>
      <w:r>
        <w:t>People:</w:t>
      </w:r>
    </w:p>
    <w:p w14:paraId="1AE8430C" w14:textId="77777777" w:rsidR="00513E2D" w:rsidRDefault="00513E2D" w:rsidP="00513E2D">
      <w:pPr>
        <w:pStyle w:val="Body"/>
      </w:pPr>
      <w:r>
        <w:t>Lord have mercy.</w:t>
      </w:r>
    </w:p>
    <w:p w14:paraId="5B60EA9D" w14:textId="77777777" w:rsidR="00513E2D" w:rsidRDefault="00513E2D" w:rsidP="00513E2D">
      <w:pPr>
        <w:pStyle w:val="Priest"/>
      </w:pPr>
      <w:r>
        <w:t>Reader:</w:t>
      </w:r>
    </w:p>
    <w:p w14:paraId="30157F46" w14:textId="77777777" w:rsidR="00513E2D" w:rsidRDefault="00513E2D" w:rsidP="00513E2D">
      <w:pPr>
        <w:pStyle w:val="Body"/>
      </w:pPr>
      <w:r>
        <w:t>Pray for our fathers and our brethren who are sick with any sickness, whether in this place or in any place, that Christ our God may grant us, with them, health and healing, and forgive us our sins.</w:t>
      </w:r>
    </w:p>
    <w:p w14:paraId="43C06C08" w14:textId="77777777" w:rsidR="00513E2D" w:rsidRDefault="00513E2D" w:rsidP="00513E2D">
      <w:pPr>
        <w:pStyle w:val="Priest"/>
      </w:pPr>
      <w:r>
        <w:t>People:</w:t>
      </w:r>
    </w:p>
    <w:p w14:paraId="47FD534F" w14:textId="77777777" w:rsidR="00513E2D" w:rsidRDefault="00513E2D" w:rsidP="00513E2D">
      <w:pPr>
        <w:pStyle w:val="Body"/>
      </w:pPr>
      <w:r>
        <w:t>Lord have mercy.</w:t>
      </w:r>
    </w:p>
    <w:p w14:paraId="5C71E6D2" w14:textId="77777777" w:rsidR="00513E2D" w:rsidRDefault="00513E2D" w:rsidP="00513E2D">
      <w:pPr>
        <w:pStyle w:val="Priest"/>
      </w:pPr>
      <w:r>
        <w:t>Reader:</w:t>
      </w:r>
    </w:p>
    <w:p w14:paraId="18B1006D" w14:textId="77777777" w:rsidR="00513E2D" w:rsidRDefault="00513E2D" w:rsidP="00513E2D">
      <w:pPr>
        <w:pStyle w:val="Body"/>
      </w:pPr>
      <w:r>
        <w:t>Pray for our fathers and our brethren who are travelling, and those who intend to travel anywhere. Straighten all their ways, whether by sea, rivers, lakes, roads, or those who are travelling by any other means, that Christ our God may bring them back to their own homes in peace, and forgive us our sins.</w:t>
      </w:r>
    </w:p>
    <w:p w14:paraId="596A0BEB" w14:textId="77777777" w:rsidR="00513E2D" w:rsidRDefault="00513E2D" w:rsidP="00513E2D">
      <w:pPr>
        <w:pStyle w:val="Priest"/>
      </w:pPr>
      <w:r>
        <w:t>People:</w:t>
      </w:r>
    </w:p>
    <w:p w14:paraId="54582AA9" w14:textId="77777777" w:rsidR="00513E2D" w:rsidRDefault="00513E2D" w:rsidP="00513E2D">
      <w:pPr>
        <w:pStyle w:val="Body"/>
      </w:pPr>
      <w:r>
        <w:t>Lord have mercy.</w:t>
      </w:r>
    </w:p>
    <w:p w14:paraId="55696BA3" w14:textId="77777777" w:rsidR="00513E2D" w:rsidRDefault="00513E2D" w:rsidP="00513E2D">
      <w:pPr>
        <w:pStyle w:val="Rubrics0"/>
      </w:pPr>
      <w:r>
        <w:t>From the 12th of Paoni (19th of June) to the 9th of Paopi (19th/20th of October), the following prayer is said:</w:t>
      </w:r>
    </w:p>
    <w:p w14:paraId="485328AD" w14:textId="77777777" w:rsidR="00513E2D" w:rsidRDefault="00513E2D" w:rsidP="00513E2D">
      <w:pPr>
        <w:pStyle w:val="Priest"/>
      </w:pPr>
      <w:r>
        <w:t>Reader:</w:t>
      </w:r>
    </w:p>
    <w:p w14:paraId="394C543B" w14:textId="77777777" w:rsidR="00513E2D" w:rsidRDefault="00513E2D" w:rsidP="00513E2D">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0483E0A" w14:textId="77777777" w:rsidR="00513E2D" w:rsidRDefault="00513E2D" w:rsidP="00513E2D">
      <w:pPr>
        <w:pStyle w:val="Priest"/>
      </w:pPr>
      <w:r>
        <w:t>PEOPLE:</w:t>
      </w:r>
    </w:p>
    <w:p w14:paraId="2E80E0F9" w14:textId="77777777" w:rsidR="00513E2D" w:rsidRDefault="00513E2D" w:rsidP="00513E2D">
      <w:pPr>
        <w:pStyle w:val="Body"/>
      </w:pPr>
      <w:r>
        <w:t>Lord have mercy. Lord have mercy. Lord have mercy.</w:t>
      </w:r>
    </w:p>
    <w:p w14:paraId="2143740B" w14:textId="77777777" w:rsidR="00513E2D" w:rsidRDefault="00513E2D" w:rsidP="00513E2D">
      <w:pPr>
        <w:pStyle w:val="Rubrics0"/>
      </w:pPr>
    </w:p>
    <w:p w14:paraId="33C79DB1" w14:textId="77777777" w:rsidR="00513E2D" w:rsidRDefault="00513E2D" w:rsidP="00513E2D">
      <w:pPr>
        <w:pStyle w:val="Rubrics0"/>
      </w:pPr>
      <w:r>
        <w:t>From the 10th of Paopi (20th/21st of October) to the 10th of Tobi (18th/19th of January), the following prayer is said instead:</w:t>
      </w:r>
    </w:p>
    <w:p w14:paraId="0BF96506" w14:textId="77777777" w:rsidR="00513E2D" w:rsidRDefault="00513E2D" w:rsidP="00513E2D">
      <w:pPr>
        <w:pStyle w:val="Priest"/>
      </w:pPr>
      <w:r>
        <w:t>Reader:</w:t>
      </w:r>
    </w:p>
    <w:p w14:paraId="79A542DC" w14:textId="77777777" w:rsidR="00513E2D" w:rsidRDefault="00513E2D" w:rsidP="00513E2D">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5402EE27" w14:textId="77777777" w:rsidR="00513E2D" w:rsidRDefault="00513E2D" w:rsidP="00513E2D">
      <w:pPr>
        <w:pStyle w:val="Priest"/>
      </w:pPr>
      <w:r>
        <w:t>People:</w:t>
      </w:r>
    </w:p>
    <w:p w14:paraId="0F772E4E" w14:textId="77777777" w:rsidR="00513E2D" w:rsidRDefault="00513E2D" w:rsidP="00513E2D">
      <w:pPr>
        <w:pStyle w:val="Body"/>
      </w:pPr>
      <w:r>
        <w:t>Lord have mercy. Lord have mercy. Lord have mercy.</w:t>
      </w:r>
    </w:p>
    <w:p w14:paraId="6A381B88" w14:textId="77777777" w:rsidR="00513E2D" w:rsidRDefault="00513E2D" w:rsidP="00513E2D">
      <w:pPr>
        <w:pStyle w:val="Rubrics0"/>
      </w:pPr>
      <w:r>
        <w:t>From the 11th of Tobi (19th/20th of January) to the 11th of Paoni (18th of June), the following prayer is said instead:</w:t>
      </w:r>
    </w:p>
    <w:p w14:paraId="05852F44" w14:textId="77777777" w:rsidR="00513E2D" w:rsidRDefault="00513E2D" w:rsidP="00513E2D">
      <w:pPr>
        <w:pStyle w:val="Priest"/>
      </w:pPr>
      <w:r>
        <w:t>Reader:</w:t>
      </w:r>
    </w:p>
    <w:p w14:paraId="6172E4AB" w14:textId="77777777" w:rsidR="00513E2D" w:rsidRDefault="00513E2D" w:rsidP="00513E2D">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FBB7154" w14:textId="77777777" w:rsidR="00513E2D" w:rsidRDefault="00513E2D" w:rsidP="00513E2D">
      <w:pPr>
        <w:pStyle w:val="Priest"/>
      </w:pPr>
      <w:r>
        <w:t>People:</w:t>
      </w:r>
    </w:p>
    <w:p w14:paraId="24F76B00" w14:textId="77777777" w:rsidR="00513E2D" w:rsidRDefault="00513E2D" w:rsidP="00513E2D">
      <w:pPr>
        <w:pStyle w:val="Body"/>
      </w:pPr>
      <w:r>
        <w:t>Lord have mercy. Lord have mercy. Lord have mercy.</w:t>
      </w:r>
    </w:p>
    <w:p w14:paraId="42D09D6A" w14:textId="77777777" w:rsidR="00513E2D" w:rsidRDefault="00513E2D" w:rsidP="00513E2D">
      <w:pPr>
        <w:pStyle w:val="Priest"/>
      </w:pPr>
      <w:r>
        <w:t>Reader:</w:t>
      </w:r>
    </w:p>
    <w:p w14:paraId="5833D11C" w14:textId="77777777" w:rsidR="00513E2D" w:rsidRDefault="00513E2D" w:rsidP="00513E2D">
      <w:pPr>
        <w:pStyle w:val="Body"/>
      </w:pPr>
      <w:r>
        <w:t>Pray that Christ our God may give us mercy and compassion before the mighty sovereigns, and soften their hearts towards us for that which is good at all times, and forgive us our sins.</w:t>
      </w:r>
    </w:p>
    <w:p w14:paraId="56EA04B3" w14:textId="77777777" w:rsidR="00513E2D" w:rsidRDefault="00513E2D" w:rsidP="00513E2D">
      <w:pPr>
        <w:pStyle w:val="Priest"/>
      </w:pPr>
      <w:r>
        <w:t>People:</w:t>
      </w:r>
    </w:p>
    <w:p w14:paraId="6AC32596" w14:textId="77777777" w:rsidR="00513E2D" w:rsidRDefault="00513E2D" w:rsidP="00513E2D">
      <w:pPr>
        <w:pStyle w:val="Body"/>
      </w:pPr>
      <w:r>
        <w:t>Lord have mercy.</w:t>
      </w:r>
    </w:p>
    <w:p w14:paraId="5B85CE2C" w14:textId="77777777" w:rsidR="00513E2D" w:rsidRDefault="00513E2D" w:rsidP="00513E2D">
      <w:pPr>
        <w:pStyle w:val="Priest"/>
      </w:pPr>
      <w:r>
        <w:t>Reader:</w:t>
      </w:r>
    </w:p>
    <w:p w14:paraId="3743504B" w14:textId="77777777" w:rsidR="00513E2D" w:rsidRDefault="00513E2D" w:rsidP="00513E2D">
      <w:pPr>
        <w:pStyle w:val="Body"/>
      </w:pPr>
      <w:r>
        <w:t>Let those who read recite the names of our holy fathers, the patriarchs, who have fallen asleep. O Lord, repose their souls, and forgive us our sins.</w:t>
      </w:r>
    </w:p>
    <w:p w14:paraId="2C6C0CB6" w14:textId="77777777" w:rsidR="00513E2D" w:rsidRDefault="00513E2D" w:rsidP="00513E2D">
      <w:pPr>
        <w:pStyle w:val="Priest"/>
      </w:pPr>
      <w:r>
        <w:lastRenderedPageBreak/>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6906E7A7" w14:textId="77777777" w:rsidTr="00513E2D">
        <w:trPr>
          <w:jc w:val="center"/>
        </w:trPr>
        <w:tc>
          <w:tcPr>
            <w:tcW w:w="3623" w:type="dxa"/>
          </w:tcPr>
          <w:p w14:paraId="48307630" w14:textId="77777777" w:rsidR="00513E2D" w:rsidRDefault="00513E2D" w:rsidP="00513E2D">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0632E1A3" w14:textId="77777777" w:rsidR="00513E2D" w:rsidRDefault="00513E2D" w:rsidP="00513E2D">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8F1EFC6" w14:textId="77777777" w:rsidR="00513E2D" w:rsidRDefault="00513E2D" w:rsidP="00513E2D">
      <w:pPr>
        <w:pStyle w:val="Priest"/>
      </w:pPr>
      <w:r>
        <w:t>Reader:</w:t>
      </w:r>
    </w:p>
    <w:p w14:paraId="04884D4F" w14:textId="77777777" w:rsidR="00513E2D" w:rsidRDefault="00513E2D" w:rsidP="00513E2D">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C0A8306" w14:textId="77777777" w:rsidR="00513E2D" w:rsidRDefault="00513E2D" w:rsidP="00513E2D">
      <w:pPr>
        <w:pStyle w:val="Priest"/>
      </w:pPr>
      <w:r>
        <w:t>People:</w:t>
      </w:r>
    </w:p>
    <w:p w14:paraId="3A516747" w14:textId="77777777" w:rsidR="00513E2D" w:rsidRDefault="00513E2D" w:rsidP="00513E2D">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513E2D" w14:paraId="468ED2B3" w14:textId="77777777" w:rsidTr="00513E2D">
        <w:trPr>
          <w:cantSplit/>
          <w:jc w:val="center"/>
        </w:trPr>
        <w:tc>
          <w:tcPr>
            <w:tcW w:w="3623" w:type="dxa"/>
          </w:tcPr>
          <w:p w14:paraId="5FF3F06C" w14:textId="77777777" w:rsidR="00513E2D" w:rsidRDefault="00513E2D" w:rsidP="00513E2D">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2C5B5313" w14:textId="77777777" w:rsidR="00513E2D" w:rsidRDefault="00513E2D" w:rsidP="00513E2D">
            <w:pPr>
              <w:pStyle w:val="BodyNoIndent"/>
            </w:pPr>
            <w:r w:rsidRPr="007D1A2B">
              <w:t>Doxa Si Kyrié: Kyrie eleison:</w:t>
            </w:r>
            <w:r>
              <w:t xml:space="preserve"> </w:t>
            </w:r>
            <w:r w:rsidRPr="007D1A2B">
              <w:t>Kyrié eleison: Kyrié evlogison: Kyrié anapavson: Amen.</w:t>
            </w:r>
          </w:p>
        </w:tc>
      </w:tr>
    </w:tbl>
    <w:p w14:paraId="7035EBD9" w14:textId="77777777" w:rsidR="00513E2D" w:rsidRDefault="00513E2D" w:rsidP="00513E2D">
      <w:pPr>
        <w:pStyle w:val="Priest"/>
      </w:pPr>
    </w:p>
    <w:p w14:paraId="5FA5E754" w14:textId="77777777" w:rsidR="00513E2D" w:rsidRDefault="00513E2D" w:rsidP="00513E2D">
      <w:pPr>
        <w:pStyle w:val="Priest"/>
      </w:pPr>
      <w:r>
        <w:t>Reader:</w:t>
      </w:r>
    </w:p>
    <w:p w14:paraId="7AA87953" w14:textId="77777777" w:rsidR="00513E2D" w:rsidRDefault="00513E2D" w:rsidP="00513E2D">
      <w:pPr>
        <w:pStyle w:val="Body"/>
      </w:pPr>
      <w:r>
        <w:t>Pray for those who have care for the sacrifices, oblations, first fruits, oil, incense, coverings, reading books and altar vessels, that Christ our God reward them in the heavenly Jerusalem, and forgive us our sins.</w:t>
      </w:r>
    </w:p>
    <w:p w14:paraId="2C435000" w14:textId="77777777" w:rsidR="00513E2D" w:rsidRDefault="00513E2D" w:rsidP="00513E2D">
      <w:pPr>
        <w:pStyle w:val="Priest"/>
      </w:pPr>
      <w:r>
        <w:t>People:</w:t>
      </w:r>
    </w:p>
    <w:p w14:paraId="2D60EABD" w14:textId="77777777" w:rsidR="00513E2D" w:rsidRDefault="00513E2D" w:rsidP="00513E2D">
      <w:pPr>
        <w:pStyle w:val="Body"/>
      </w:pPr>
      <w:r>
        <w:t>Lord have mercy.</w:t>
      </w:r>
    </w:p>
    <w:p w14:paraId="7A1A2D39" w14:textId="77777777" w:rsidR="00513E2D" w:rsidRDefault="00513E2D" w:rsidP="00513E2D">
      <w:pPr>
        <w:pStyle w:val="Priest"/>
      </w:pPr>
      <w:r>
        <w:t>Reader:</w:t>
      </w:r>
    </w:p>
    <w:p w14:paraId="5945D85F" w14:textId="77777777" w:rsidR="00513E2D" w:rsidRDefault="00513E2D" w:rsidP="00513E2D">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678A874E" w14:textId="77777777" w:rsidR="00513E2D" w:rsidRDefault="00513E2D" w:rsidP="00513E2D">
      <w:pPr>
        <w:pStyle w:val="Priest"/>
      </w:pPr>
      <w:r>
        <w:lastRenderedPageBreak/>
        <w:t>People:</w:t>
      </w:r>
    </w:p>
    <w:p w14:paraId="4875B086" w14:textId="77777777" w:rsidR="00513E2D" w:rsidRDefault="00513E2D" w:rsidP="00513E2D">
      <w:pPr>
        <w:pStyle w:val="Body"/>
      </w:pPr>
      <w:r>
        <w:t>Lord have mercy.</w:t>
      </w:r>
    </w:p>
    <w:p w14:paraId="6601E1D0" w14:textId="77777777" w:rsidR="00513E2D" w:rsidRDefault="00513E2D" w:rsidP="00513E2D">
      <w:pPr>
        <w:pStyle w:val="Priest"/>
      </w:pPr>
      <w:r>
        <w:t>Reader:</w:t>
      </w:r>
    </w:p>
    <w:p w14:paraId="7140E04C" w14:textId="77777777" w:rsidR="00513E2D" w:rsidRDefault="00513E2D" w:rsidP="00513E2D">
      <w:pPr>
        <w:pStyle w:val="Body"/>
      </w:pPr>
      <w:r>
        <w:t>Pray for our fathers the orthodox bishops in every place of the whole world, and the hegoumens, the priests, the deacons, and all the orders of the Church. That Christ our God may keep them from every evil, and forgive us our sins.</w:t>
      </w:r>
    </w:p>
    <w:p w14:paraId="60E9A77D" w14:textId="77777777" w:rsidR="00513E2D" w:rsidRDefault="00513E2D" w:rsidP="00513E2D">
      <w:pPr>
        <w:pStyle w:val="Priest"/>
      </w:pPr>
      <w:r>
        <w:t>People:</w:t>
      </w:r>
    </w:p>
    <w:p w14:paraId="7ECB4531" w14:textId="77777777" w:rsidR="00513E2D" w:rsidRDefault="00513E2D" w:rsidP="00513E2D">
      <w:pPr>
        <w:pStyle w:val="Body"/>
      </w:pPr>
      <w:r>
        <w:t>Lord have mercy.</w:t>
      </w:r>
    </w:p>
    <w:p w14:paraId="572A6063" w14:textId="77777777" w:rsidR="00513E2D" w:rsidRDefault="00513E2D" w:rsidP="00513E2D">
      <w:pPr>
        <w:pStyle w:val="Priest"/>
      </w:pPr>
      <w:r>
        <w:t>Reader:</w:t>
      </w:r>
    </w:p>
    <w:p w14:paraId="0FC08BE9" w14:textId="77777777" w:rsidR="00513E2D" w:rsidRDefault="00513E2D" w:rsidP="00513E2D">
      <w:pPr>
        <w:pStyle w:val="Body"/>
      </w:pPr>
      <w:r>
        <w:t>Pray for the rest of the Orthodox in every place of the whole world, that Christ our God confirm them in the orthodox faith, keep them from every evil all the days of their lives, and forgive us our sins.</w:t>
      </w:r>
    </w:p>
    <w:p w14:paraId="68C42A3B" w14:textId="77777777" w:rsidR="00513E2D" w:rsidRDefault="00513E2D" w:rsidP="00513E2D">
      <w:pPr>
        <w:pStyle w:val="Priest"/>
      </w:pPr>
      <w:r>
        <w:t>People:</w:t>
      </w:r>
    </w:p>
    <w:p w14:paraId="4895094D" w14:textId="77777777" w:rsidR="00513E2D" w:rsidRDefault="00513E2D" w:rsidP="00513E2D">
      <w:pPr>
        <w:pStyle w:val="Body"/>
      </w:pPr>
      <w:r>
        <w:t xml:space="preserve">Lord have mercy </w:t>
      </w:r>
      <w:r w:rsidRPr="00C81817">
        <w:rPr>
          <w:rStyle w:val="RubricsChar"/>
        </w:rPr>
        <w:t>(in the long tune)</w:t>
      </w:r>
      <w:r>
        <w:t>.</w:t>
      </w:r>
    </w:p>
    <w:p w14:paraId="1892B015" w14:textId="77777777" w:rsidR="00513E2D" w:rsidRDefault="00513E2D" w:rsidP="00513E2D">
      <w:pPr>
        <w:pStyle w:val="Priest"/>
      </w:pPr>
      <w:r>
        <w:t>Reader:</w:t>
      </w:r>
    </w:p>
    <w:p w14:paraId="4E79D8B0" w14:textId="77777777" w:rsidR="00513E2D" w:rsidRDefault="00513E2D" w:rsidP="00513E2D">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337AC795" w14:textId="77777777" w:rsidR="00513E2D" w:rsidRDefault="00513E2D" w:rsidP="00513E2D">
      <w:pPr>
        <w:pStyle w:val="Priest"/>
      </w:pPr>
      <w:r>
        <w:t>People:</w:t>
      </w:r>
    </w:p>
    <w:p w14:paraId="08476B56" w14:textId="77777777" w:rsidR="00513E2D" w:rsidRDefault="00513E2D" w:rsidP="00513E2D">
      <w:pPr>
        <w:pStyle w:val="Body"/>
      </w:pPr>
      <w:r>
        <w:t>Lord have mercy.</w:t>
      </w:r>
    </w:p>
    <w:p w14:paraId="36ED6B4E" w14:textId="77777777" w:rsidR="00513E2D" w:rsidRDefault="00513E2D" w:rsidP="00513E2D">
      <w:pPr>
        <w:pStyle w:val="Priest"/>
      </w:pPr>
      <w:r>
        <w:t>Reader:</w:t>
      </w:r>
    </w:p>
    <w:p w14:paraId="4D3A577E" w14:textId="77777777" w:rsidR="00513E2D" w:rsidRDefault="00513E2D" w:rsidP="00513E2D">
      <w:pPr>
        <w:pStyle w:val="Body"/>
      </w:pPr>
      <w:r>
        <w:t>Pray for those who are standing in this place, and who are participating with us in prayer, that Christ our God keep them and guard them. Receive their prayers unto Him, and have mercy upon them, and forgive us our sins.</w:t>
      </w:r>
    </w:p>
    <w:p w14:paraId="523B538A" w14:textId="77777777" w:rsidR="00513E2D" w:rsidRDefault="00513E2D" w:rsidP="00513E2D">
      <w:pPr>
        <w:pStyle w:val="Priest"/>
      </w:pPr>
      <w:r>
        <w:t>People:</w:t>
      </w:r>
    </w:p>
    <w:p w14:paraId="4900BC02" w14:textId="77777777" w:rsidR="00513E2D" w:rsidRDefault="00513E2D" w:rsidP="00513E2D">
      <w:pPr>
        <w:pStyle w:val="Body"/>
      </w:pPr>
      <w:r>
        <w:t>Lord have mercy.</w:t>
      </w:r>
    </w:p>
    <w:p w14:paraId="3C3981A0" w14:textId="77777777" w:rsidR="00513E2D" w:rsidRDefault="00513E2D" w:rsidP="00513E2D">
      <w:pPr>
        <w:pStyle w:val="Priest"/>
      </w:pPr>
      <w:r>
        <w:t>Reader:</w:t>
      </w:r>
    </w:p>
    <w:p w14:paraId="052EBC5B" w14:textId="77777777" w:rsidR="00513E2D" w:rsidRDefault="00513E2D" w:rsidP="00513E2D">
      <w:pPr>
        <w:pStyle w:val="Body"/>
      </w:pPr>
      <w:r>
        <w:t>Pray for those who have bidden us to remember them, in our supplications and prayers, each one according to his name, that Christ our God may remember them in goodness at all times, and forgive us our sins.</w:t>
      </w:r>
    </w:p>
    <w:p w14:paraId="6CFCB1BE" w14:textId="77777777" w:rsidR="00513E2D" w:rsidRDefault="00513E2D" w:rsidP="00513E2D">
      <w:pPr>
        <w:pStyle w:val="Priest"/>
      </w:pPr>
      <w:r>
        <w:t>People:</w:t>
      </w:r>
    </w:p>
    <w:p w14:paraId="353BB930" w14:textId="77777777" w:rsidR="00513E2D" w:rsidRPr="00B351A5" w:rsidRDefault="00513E2D" w:rsidP="00513E2D">
      <w:pPr>
        <w:pStyle w:val="Body"/>
      </w:pPr>
      <w:r>
        <w:t>Lord have mercy.</w:t>
      </w:r>
    </w:p>
    <w:p w14:paraId="4F3C4752" w14:textId="77777777" w:rsidR="00513E2D" w:rsidRDefault="00513E2D" w:rsidP="00513E2D">
      <w:pPr>
        <w:pStyle w:val="Priest"/>
      </w:pPr>
      <w:r>
        <w:t>Reader:</w:t>
      </w:r>
    </w:p>
    <w:p w14:paraId="5688E94F" w14:textId="77777777" w:rsidR="00513E2D" w:rsidRDefault="00513E2D" w:rsidP="00513E2D">
      <w:pPr>
        <w:pStyle w:val="Body"/>
      </w:pPr>
      <w:r>
        <w:t>Pray for the holy priesthood, and all the orthodox holy orders, that Christ our God may harken unto them, guard them, strengthen them, and have mercy upon them, and forgive us our sins.</w:t>
      </w:r>
    </w:p>
    <w:p w14:paraId="5D6B5157" w14:textId="77777777" w:rsidR="00513E2D" w:rsidRDefault="00513E2D" w:rsidP="00513E2D">
      <w:pPr>
        <w:pStyle w:val="Priest"/>
      </w:pPr>
      <w:r>
        <w:lastRenderedPageBreak/>
        <w:t>People:</w:t>
      </w:r>
    </w:p>
    <w:p w14:paraId="791C680B" w14:textId="77777777" w:rsidR="00513E2D" w:rsidRDefault="00513E2D" w:rsidP="00513E2D">
      <w:pPr>
        <w:pStyle w:val="Body"/>
      </w:pPr>
      <w:r>
        <w:t>Lord have mercy.</w:t>
      </w:r>
    </w:p>
    <w:p w14:paraId="51D06E59" w14:textId="77777777" w:rsidR="00513E2D" w:rsidRDefault="00513E2D" w:rsidP="00513E2D">
      <w:pPr>
        <w:pStyle w:val="Priest"/>
      </w:pPr>
      <w:r>
        <w:t xml:space="preserve">Reader: </w:t>
      </w:r>
    </w:p>
    <w:p w14:paraId="44262C04" w14:textId="77777777" w:rsidR="00513E2D" w:rsidRDefault="00513E2D" w:rsidP="00513E2D">
      <w:pPr>
        <w:pStyle w:val="Body"/>
      </w:pPr>
      <w:r>
        <w:t>Pray that Christ our God may have mercy upon us all.</w:t>
      </w:r>
    </w:p>
    <w:p w14:paraId="07736D93" w14:textId="77777777" w:rsidR="00513E2D" w:rsidRDefault="00513E2D" w:rsidP="00513E2D">
      <w:pPr>
        <w:pStyle w:val="Priest"/>
      </w:pPr>
      <w:r>
        <w:t>People:</w:t>
      </w:r>
    </w:p>
    <w:p w14:paraId="723F44E4" w14:textId="77777777" w:rsidR="00513E2D" w:rsidRDefault="00513E2D" w:rsidP="00513E2D">
      <w:pPr>
        <w:pStyle w:val="Body"/>
      </w:pPr>
      <w:r>
        <w:t xml:space="preserve">  Have mercy upon us, O God, the Father, the Pantocrator.</w:t>
      </w:r>
    </w:p>
    <w:p w14:paraId="0042CA48" w14:textId="77777777" w:rsidR="00513E2D" w:rsidRDefault="00513E2D" w:rsidP="00513E2D">
      <w:pPr>
        <w:pStyle w:val="Body"/>
      </w:pPr>
      <w:r>
        <w:t>{Have mercy upon us, O God, the Father, the Pantocrator.</w:t>
      </w:r>
    </w:p>
    <w:p w14:paraId="1D56CB8E" w14:textId="77777777" w:rsidR="00513E2D" w:rsidRDefault="00513E2D" w:rsidP="00513E2D">
      <w:pPr>
        <w:pStyle w:val="Body"/>
      </w:pPr>
      <w:r>
        <w:t xml:space="preserve">  Have mercy upon us, O God, the Father, the Pantocrator.}</w:t>
      </w:r>
    </w:p>
    <w:p w14:paraId="25CBBE30" w14:textId="77777777" w:rsidR="00513E2D" w:rsidRDefault="00513E2D" w:rsidP="00513E2D">
      <w:pPr>
        <w:pStyle w:val="Priest"/>
      </w:pPr>
      <w:r>
        <w:t>Reader:</w:t>
      </w:r>
    </w:p>
    <w:p w14:paraId="144BF0C3" w14:textId="77777777" w:rsidR="00513E2D" w:rsidRDefault="00513E2D" w:rsidP="00513E2D">
      <w:pPr>
        <w:pStyle w:val="Body"/>
      </w:pPr>
      <w:r>
        <w:t>Pray for this, our congregation, and for every congregation of the Orthodox (people), that Christ our God may bless them and conclude them in peace, and forgive us our sins.</w:t>
      </w:r>
    </w:p>
    <w:p w14:paraId="40601A98" w14:textId="77777777" w:rsidR="00513E2D" w:rsidRDefault="00513E2D" w:rsidP="00513E2D">
      <w:pPr>
        <w:pStyle w:val="Priest"/>
      </w:pPr>
      <w:r>
        <w:t>People:</w:t>
      </w:r>
    </w:p>
    <w:p w14:paraId="41E90413" w14:textId="77777777" w:rsidR="00513E2D" w:rsidRDefault="00513E2D" w:rsidP="00513E2D">
      <w:pPr>
        <w:pStyle w:val="Body"/>
      </w:pPr>
      <w:r>
        <w:t>Lord have mercy.</w:t>
      </w:r>
    </w:p>
    <w:p w14:paraId="234E11FD" w14:textId="77777777" w:rsidR="00513E2D" w:rsidRPr="005C7993" w:rsidRDefault="00513E2D" w:rsidP="00513E2D">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0514DC86" w14:textId="77777777" w:rsidR="00513E2D" w:rsidRDefault="00513E2D" w:rsidP="00513E2D">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C5CAA58" w14:textId="77777777" w:rsidR="00513E2D" w:rsidRDefault="00513E2D" w:rsidP="00513E2D">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9FFA525" w14:textId="77777777" w:rsidR="00513E2D" w:rsidRDefault="00513E2D" w:rsidP="00513E2D">
      <w:pPr>
        <w:pStyle w:val="Prose"/>
      </w:pPr>
      <w:r>
        <w:t>According to Your mercy, O Lord, and not according to our sins.</w:t>
      </w:r>
    </w:p>
    <w:p w14:paraId="3F6F589B" w14:textId="77777777" w:rsidR="00513E2D" w:rsidRDefault="00513E2D" w:rsidP="00513E2D">
      <w:pPr>
        <w:pStyle w:val="Prose"/>
      </w:pPr>
    </w:p>
    <w:p w14:paraId="2DA6F5D2" w14:textId="77777777" w:rsidR="00513E2D" w:rsidRDefault="00513E2D" w:rsidP="00513E2D">
      <w:pPr>
        <w:pStyle w:val="Prose"/>
      </w:pPr>
      <w:r>
        <w:t>Our Father Who art in Heaven...</w:t>
      </w:r>
    </w:p>
    <w:p w14:paraId="79314603" w14:textId="77777777" w:rsidR="00513E2D" w:rsidRDefault="00513E2D" w:rsidP="00513E2D">
      <w:pPr>
        <w:pStyle w:val="Rubric"/>
      </w:pPr>
      <w:r w:rsidRPr="005C7993">
        <w:t>Then shall this absolution be said,</w:t>
      </w:r>
    </w:p>
    <w:p w14:paraId="7257E14A" w14:textId="77777777" w:rsidR="00513E2D" w:rsidRDefault="00513E2D" w:rsidP="00513E2D">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306ACBFF" w14:textId="77777777" w:rsidR="00513E2D" w:rsidRDefault="00513E2D" w:rsidP="00513E2D">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0C20AFB6" w14:textId="77777777" w:rsidR="00513E2D" w:rsidRPr="00D3514A" w:rsidRDefault="00513E2D" w:rsidP="00513E2D">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D0183D3" w14:textId="77777777" w:rsidR="00513E2D" w:rsidRDefault="00513E2D" w:rsidP="00513E2D">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1E2B2406" w14:textId="77777777" w:rsidR="00513E2D" w:rsidRDefault="00513E2D" w:rsidP="00513E2D">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7811C302" w14:textId="77777777" w:rsidR="00513E2D" w:rsidRDefault="00513E2D" w:rsidP="00513E2D">
      <w:pPr>
        <w:pStyle w:val="Prose"/>
      </w:pPr>
      <w:r>
        <w:t>Our Father…</w:t>
      </w:r>
    </w:p>
    <w:p w14:paraId="5C7312D8" w14:textId="77777777" w:rsidR="00513E2D" w:rsidRDefault="00513E2D" w:rsidP="00513E2D">
      <w:pPr>
        <w:pStyle w:val="Rubrics0"/>
      </w:pPr>
      <w:r>
        <w:t xml:space="preserve">The people may continue with the Sixth hour, as usual, before departing. </w:t>
      </w:r>
    </w:p>
    <w:p w14:paraId="45A6D0B2" w14:textId="77777777" w:rsidR="00513E2D" w:rsidRDefault="00513E2D" w:rsidP="00513E2D">
      <w:pPr>
        <w:sectPr w:rsidR="00513E2D" w:rsidSect="00CA3D47">
          <w:headerReference w:type="even" r:id="rId25"/>
          <w:headerReference w:type="default" r:id="rId26"/>
          <w:type w:val="continuous"/>
          <w:pgSz w:w="11880" w:h="15480" w:code="1"/>
          <w:pgMar w:top="1080" w:right="1440" w:bottom="1440" w:left="1080" w:header="720" w:footer="720" w:gutter="504"/>
          <w:cols w:space="720"/>
          <w:docGrid w:linePitch="360"/>
        </w:sectPr>
      </w:pPr>
    </w:p>
    <w:p w14:paraId="431EF170" w14:textId="77777777" w:rsidR="007B48E5" w:rsidRDefault="007B48E5" w:rsidP="007B48E5">
      <w:pPr>
        <w:pStyle w:val="Heading2non-TOC"/>
        <w:sectPr w:rsidR="007B48E5" w:rsidSect="00686912">
          <w:headerReference w:type="default" r:id="rId27"/>
          <w:type w:val="continuous"/>
          <w:pgSz w:w="11880" w:h="15480" w:code="1"/>
          <w:pgMar w:top="1080" w:right="1440" w:bottom="1440" w:left="1080" w:header="720" w:footer="720" w:gutter="504"/>
          <w:cols w:space="720"/>
          <w:docGrid w:linePitch="360"/>
        </w:sectPr>
      </w:pPr>
    </w:p>
    <w:p w14:paraId="2BA1098B" w14:textId="2E425E0D" w:rsidR="00513E2D" w:rsidRDefault="00513E2D" w:rsidP="007B48E5">
      <w:pPr>
        <w:pStyle w:val="Heading2non-TOC"/>
      </w:pPr>
      <w:r>
        <w:lastRenderedPageBreak/>
        <w:t>Prayers for Needs</w:t>
      </w:r>
    </w:p>
    <w:p w14:paraId="5BF7DAE8" w14:textId="77777777" w:rsidR="00513E2D" w:rsidRDefault="00513E2D" w:rsidP="00513E2D">
      <w:pPr>
        <w:pStyle w:val="Heading3"/>
      </w:pPr>
      <w:r>
        <w:t>Prayer for the Church</w:t>
      </w:r>
    </w:p>
    <w:p w14:paraId="4E95E613" w14:textId="77777777" w:rsidR="00513E2D" w:rsidRDefault="00513E2D" w:rsidP="00513E2D">
      <w:pPr>
        <w:pStyle w:val="Rubric"/>
      </w:pPr>
      <w:r>
        <w:t>If prayed with a presbyter in the Church, he begins with the opening of the Curtain and the Prayer of Thanksgiving, as in the Raising of Incense.</w:t>
      </w:r>
    </w:p>
    <w:p w14:paraId="67A8410A" w14:textId="77777777" w:rsidR="00513E2D" w:rsidRDefault="00513E2D" w:rsidP="00513E2D">
      <w:pPr>
        <w:pStyle w:val="Rubric"/>
      </w:pPr>
      <w:r>
        <w:t>If prayed without clergy, begin,</w:t>
      </w:r>
    </w:p>
    <w:p w14:paraId="3CD40A2E" w14:textId="77777777" w:rsidR="00513E2D" w:rsidRDefault="00513E2D" w:rsidP="00513E2D">
      <w:pPr>
        <w:pStyle w:val="Prose"/>
      </w:pPr>
      <w:r>
        <w:t>In the Name of the Father and the Son and the Holy Spirit, One God. Amen.</w:t>
      </w:r>
    </w:p>
    <w:p w14:paraId="2D974F9E" w14:textId="77777777" w:rsidR="00513E2D" w:rsidRDefault="00513E2D" w:rsidP="00513E2D">
      <w:pPr>
        <w:pStyle w:val="Prose"/>
      </w:pPr>
      <w:r>
        <w:t>Lord have mercy, Lord have mercy, Lord bless. Amen.</w:t>
      </w:r>
    </w:p>
    <w:p w14:paraId="20D63020" w14:textId="77777777" w:rsidR="00513E2D" w:rsidRDefault="00513E2D" w:rsidP="00513E2D">
      <w:pPr>
        <w:pStyle w:val="Prose"/>
      </w:pPr>
      <w:r>
        <w:t>Glory be to the Father and to the Son and to the Holy Spirit, both now, and always, and unto the ages of ages. Amen.</w:t>
      </w:r>
    </w:p>
    <w:p w14:paraId="5400F94A" w14:textId="77777777" w:rsidR="00513E2D" w:rsidRDefault="00513E2D" w:rsidP="00513E2D">
      <w:pPr>
        <w:pStyle w:val="Prose"/>
      </w:pPr>
      <w:r>
        <w:t>Make us worthy to say thankfully,</w:t>
      </w:r>
    </w:p>
    <w:p w14:paraId="44687887" w14:textId="77777777" w:rsidR="00513E2D" w:rsidRDefault="00513E2D" w:rsidP="00513E2D">
      <w:pPr>
        <w:pStyle w:val="Prose"/>
        <w:tabs>
          <w:tab w:val="left" w:pos="3200"/>
        </w:tabs>
      </w:pPr>
      <w:r>
        <w:tab/>
      </w:r>
    </w:p>
    <w:p w14:paraId="76E4BB6A" w14:textId="6E8A08F7" w:rsidR="00513E2D" w:rsidRDefault="00513E2D" w:rsidP="00513E2D">
      <w:pPr>
        <w:pStyle w:val="Prose"/>
        <w:tabs>
          <w:tab w:val="left" w:pos="8280"/>
        </w:tabs>
        <w:rPr>
          <w:lang w:val="en-US"/>
        </w:rPr>
      </w:pPr>
      <w:r>
        <w:fldChar w:fldCharType="begin"/>
      </w:r>
      <w:r>
        <w:instrText xml:space="preserve"> REF _Ref411967832 \h  \* MERGEFORMAT </w:instrText>
      </w:r>
      <w:r>
        <w:fldChar w:fldCharType="separate"/>
      </w:r>
      <w:r w:rsidR="000E2EAC">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E2EAC">
        <w:rPr>
          <w:noProof/>
          <w:lang w:val="en-US"/>
        </w:rPr>
        <w:t>13</w:t>
      </w:r>
      <w:r>
        <w:rPr>
          <w:lang w:val="en-US"/>
        </w:rPr>
        <w:fldChar w:fldCharType="end"/>
      </w:r>
    </w:p>
    <w:p w14:paraId="3FF6D2AF" w14:textId="07593787" w:rsidR="00513E2D" w:rsidRPr="00AD3852" w:rsidRDefault="00513E2D" w:rsidP="00513E2D">
      <w:pPr>
        <w:pStyle w:val="Prose"/>
        <w:tabs>
          <w:tab w:val="left" w:pos="8280"/>
        </w:tabs>
        <w:rPr>
          <w:lang w:val="en-US"/>
        </w:rPr>
      </w:pPr>
      <w:r>
        <w:fldChar w:fldCharType="begin"/>
      </w:r>
      <w:r>
        <w:instrText xml:space="preserve"> REF _Ref411967872 \h  \* MERGEFORMAT </w:instrText>
      </w:r>
      <w:r>
        <w:fldChar w:fldCharType="separate"/>
      </w:r>
      <w:r w:rsidR="000E2EAC">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E2EAC">
        <w:rPr>
          <w:noProof/>
          <w:lang w:val="en-US"/>
        </w:rPr>
        <w:t>14</w:t>
      </w:r>
      <w:r>
        <w:rPr>
          <w:lang w:val="en-US"/>
        </w:rPr>
        <w:fldChar w:fldCharType="end"/>
      </w:r>
    </w:p>
    <w:p w14:paraId="7AFD631B" w14:textId="291CEBC0" w:rsidR="00513E2D" w:rsidRDefault="00513E2D" w:rsidP="00513E2D">
      <w:pPr>
        <w:pStyle w:val="Rubric"/>
      </w:pPr>
      <w:r>
        <w:t xml:space="preserve">The presbyter now prays the Mystery of Incense, while the people recite </w:t>
      </w:r>
      <w:r>
        <w:fldChar w:fldCharType="begin"/>
      </w:r>
      <w:r>
        <w:instrText xml:space="preserve"> REF _Ref435789344 \h </w:instrText>
      </w:r>
      <w:r>
        <w:fldChar w:fldCharType="separate"/>
      </w:r>
      <w:r w:rsidR="000E2EAC">
        <w:t>The Verses of the Cymbals</w:t>
      </w:r>
      <w:r>
        <w:fldChar w:fldCharType="end"/>
      </w:r>
      <w:r>
        <w:t xml:space="preserve">, page </w:t>
      </w:r>
      <w:r>
        <w:fldChar w:fldCharType="begin"/>
      </w:r>
      <w:r>
        <w:instrText xml:space="preserve"> PAGEREF _Ref435789344 \h </w:instrText>
      </w:r>
      <w:r>
        <w:fldChar w:fldCharType="separate"/>
      </w:r>
      <w:r w:rsidR="000E2EAC">
        <w:rPr>
          <w:noProof/>
        </w:rPr>
        <w:t>671</w:t>
      </w:r>
      <w:r>
        <w:fldChar w:fldCharType="end"/>
      </w:r>
      <w:r>
        <w:t xml:space="preserve">. If integrating this service with Prime, the first part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precede the Verses of Cymbals. Following the Verses of the Cymbals, the people recite with one voice,</w:t>
      </w:r>
    </w:p>
    <w:p w14:paraId="65CFF359" w14:textId="6202CB38" w:rsidR="00513E2D" w:rsidRPr="004C2945" w:rsidRDefault="00513E2D" w:rsidP="00513E2D">
      <w:pPr>
        <w:pStyle w:val="Prose"/>
        <w:tabs>
          <w:tab w:val="left" w:pos="8280"/>
        </w:tabs>
        <w:rPr>
          <w:lang w:val="en-US"/>
        </w:rPr>
      </w:pPr>
      <w:r>
        <w:fldChar w:fldCharType="begin"/>
      </w:r>
      <w:r>
        <w:instrText xml:space="preserve"> REF _Ref411967565 \h  \* MERGEFORMAT </w:instrText>
      </w:r>
      <w:r>
        <w:fldChar w:fldCharType="separate"/>
      </w:r>
      <w:r w:rsidR="000E2EAC">
        <w:t>Psalm</w:t>
      </w:r>
      <w:r w:rsidR="000E2EAC" w:rsidRPr="00AB1781">
        <w:t xml:space="preserve"> 50</w:t>
      </w:r>
      <w:r w:rsidR="000E2EAC">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E2EAC">
        <w:rPr>
          <w:noProof/>
          <w:lang w:val="en-US"/>
        </w:rPr>
        <w:t>163</w:t>
      </w:r>
      <w:r>
        <w:rPr>
          <w:lang w:val="en-US"/>
        </w:rPr>
        <w:fldChar w:fldCharType="end"/>
      </w:r>
    </w:p>
    <w:p w14:paraId="75B796F0" w14:textId="77777777" w:rsidR="00513E2D" w:rsidRDefault="00513E2D" w:rsidP="00513E2D">
      <w:pPr>
        <w:pStyle w:val="Heading4"/>
      </w:pPr>
      <w:r>
        <w:t>Exodus 25:1-40 (OSB)</w:t>
      </w:r>
    </w:p>
    <w:p w14:paraId="1F266DD3" w14:textId="77777777" w:rsidR="00513E2D" w:rsidRDefault="00513E2D" w:rsidP="00513E2D">
      <w:pPr>
        <w:pStyle w:val="Rubric"/>
      </w:pPr>
      <w:r>
        <w:t>A reading from the Book of Exodus of Moses the Prophet. His blessing be upon us all. Amen.</w:t>
      </w:r>
    </w:p>
    <w:p w14:paraId="204FFC37" w14:textId="77777777" w:rsidR="00513E2D" w:rsidRDefault="00513E2D" w:rsidP="00513E2D">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78B852D" w14:textId="77777777" w:rsidR="00513E2D" w:rsidRDefault="00513E2D" w:rsidP="00513E2D">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around. </w:t>
      </w:r>
      <w:r>
        <w:lastRenderedPageBreak/>
        <w:t>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7E80D5DA" w14:textId="77777777" w:rsidR="00513E2D" w:rsidRDefault="00513E2D" w:rsidP="00513E2D">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2F99097A" w14:textId="77777777" w:rsidR="00513E2D" w:rsidRDefault="00513E2D" w:rsidP="00513E2D">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1D0D5BC6" w14:textId="77777777" w:rsidR="00513E2D" w:rsidRPr="00926B87" w:rsidRDefault="00513E2D" w:rsidP="00513E2D">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2486753A" w14:textId="77777777" w:rsidR="00513E2D" w:rsidRDefault="00513E2D" w:rsidP="00513E2D">
      <w:pPr>
        <w:pStyle w:val="Heading4"/>
      </w:pPr>
      <w:r>
        <w:lastRenderedPageBreak/>
        <w:t>Isaiah 2:2-4 (OSB)</w:t>
      </w:r>
    </w:p>
    <w:p w14:paraId="554BF1AF" w14:textId="77777777" w:rsidR="00513E2D" w:rsidRDefault="00513E2D" w:rsidP="00513E2D">
      <w:pPr>
        <w:pStyle w:val="Rubric"/>
      </w:pPr>
      <w:r>
        <w:t>A reading from the Book of Isaiah the Prophet. His blessing be upon us all. Amen.</w:t>
      </w:r>
    </w:p>
    <w:p w14:paraId="5D83A894" w14:textId="77777777" w:rsidR="00513E2D" w:rsidRDefault="00513E2D" w:rsidP="00513E2D">
      <w:r>
        <w:t>The word that came from the Lord to Isaiah the son of Amoz concerning Judah and Jerusalem.</w:t>
      </w:r>
    </w:p>
    <w:p w14:paraId="1EE72616" w14:textId="77777777" w:rsidR="00513E2D" w:rsidRDefault="00513E2D" w:rsidP="00513E2D">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24ACD82F" w14:textId="77777777" w:rsidR="00513E2D" w:rsidRDefault="00513E2D" w:rsidP="00513E2D">
      <w:pPr>
        <w:pStyle w:val="Heading4"/>
      </w:pPr>
      <w:r>
        <w:t>Isaiah 42:5-9 (OSB)</w:t>
      </w:r>
    </w:p>
    <w:p w14:paraId="15EE53C6" w14:textId="77777777" w:rsidR="00513E2D" w:rsidRDefault="00513E2D" w:rsidP="00513E2D">
      <w:pPr>
        <w:pStyle w:val="Rubric"/>
      </w:pPr>
      <w:r>
        <w:t>Again, a reading from the Book of Isaiah the Prophet. His blessing be upon us all. Amen.</w:t>
      </w:r>
    </w:p>
    <w:p w14:paraId="73109E74" w14:textId="77777777" w:rsidR="00513E2D" w:rsidRPr="004C2945" w:rsidRDefault="00513E2D" w:rsidP="00513E2D">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F9BCBF0" w14:textId="77777777" w:rsidR="00513E2D" w:rsidRDefault="00513E2D" w:rsidP="00513E2D">
      <w:pPr>
        <w:pStyle w:val="Rubric"/>
      </w:pPr>
      <w:r>
        <w:t>If integrating with Prime, make the Prostrations.</w:t>
      </w:r>
    </w:p>
    <w:p w14:paraId="76EBA381"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5196F00A" w14:textId="77777777" w:rsidTr="00513E2D">
        <w:trPr>
          <w:cantSplit/>
          <w:jc w:val="center"/>
        </w:trPr>
        <w:tc>
          <w:tcPr>
            <w:tcW w:w="288" w:type="dxa"/>
          </w:tcPr>
          <w:p w14:paraId="48EC8C97" w14:textId="77777777" w:rsidR="00513E2D" w:rsidRDefault="00513E2D" w:rsidP="00513E2D">
            <w:pPr>
              <w:pStyle w:val="CopticCross"/>
            </w:pPr>
            <w:r w:rsidRPr="00FB5ACB">
              <w:t>¿</w:t>
            </w:r>
          </w:p>
        </w:tc>
        <w:tc>
          <w:tcPr>
            <w:tcW w:w="3960" w:type="dxa"/>
          </w:tcPr>
          <w:p w14:paraId="35DA5918" w14:textId="77777777" w:rsidR="00513E2D" w:rsidRPr="007425E1" w:rsidRDefault="00513E2D" w:rsidP="00513E2D">
            <w:pPr>
              <w:pStyle w:val="EngHang"/>
            </w:pPr>
            <w:r w:rsidRPr="007425E1">
              <w:t xml:space="preserve">We worship </w:t>
            </w:r>
            <w:r>
              <w:t>You</w:t>
            </w:r>
            <w:r w:rsidRPr="007425E1">
              <w:t>, O Christ,</w:t>
            </w:r>
          </w:p>
          <w:p w14:paraId="1498B833" w14:textId="77777777" w:rsidR="00513E2D" w:rsidRPr="007425E1" w:rsidRDefault="00513E2D" w:rsidP="00513E2D">
            <w:pPr>
              <w:pStyle w:val="EngHang"/>
            </w:pPr>
            <w:r w:rsidRPr="007425E1">
              <w:t xml:space="preserve">With </w:t>
            </w:r>
            <w:r>
              <w:t>Your</w:t>
            </w:r>
            <w:r w:rsidRPr="007425E1">
              <w:t xml:space="preserve"> Good Father,</w:t>
            </w:r>
          </w:p>
          <w:p w14:paraId="41DF4522" w14:textId="77777777" w:rsidR="00513E2D" w:rsidRPr="007425E1" w:rsidRDefault="00513E2D" w:rsidP="00513E2D">
            <w:pPr>
              <w:pStyle w:val="EngHang"/>
            </w:pPr>
            <w:r w:rsidRPr="007425E1">
              <w:t>And the Holy Spirit,</w:t>
            </w:r>
          </w:p>
          <w:p w14:paraId="2D6C0391" w14:textId="77777777" w:rsidR="00513E2D" w:rsidRDefault="00513E2D" w:rsidP="00513E2D">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23D19FD4" w14:textId="77777777" w:rsidR="00513E2D" w:rsidRDefault="00513E2D" w:rsidP="00513E2D"/>
        </w:tc>
        <w:tc>
          <w:tcPr>
            <w:tcW w:w="288" w:type="dxa"/>
          </w:tcPr>
          <w:p w14:paraId="3BED4CCD" w14:textId="77777777" w:rsidR="00513E2D" w:rsidRDefault="00513E2D" w:rsidP="00513E2D">
            <w:pPr>
              <w:pStyle w:val="CopticCross"/>
            </w:pPr>
          </w:p>
        </w:tc>
        <w:tc>
          <w:tcPr>
            <w:tcW w:w="3960" w:type="dxa"/>
          </w:tcPr>
          <w:p w14:paraId="19A82493" w14:textId="77777777" w:rsidR="00513E2D" w:rsidRDefault="00513E2D" w:rsidP="00513E2D">
            <w:pPr>
              <w:pStyle w:val="CopticVersemulti-line"/>
            </w:pPr>
            <w:r>
              <w:t>Ⲧⲉⲛⲟⲩⲱϣⲧ ⲙ̀ⲙⲟⲕ ⲱ̀ Ⲡⲓⲭ̀ⲣⲓⲥⲧⲟⲥ:</w:t>
            </w:r>
          </w:p>
          <w:p w14:paraId="628FD58B" w14:textId="77777777" w:rsidR="00513E2D" w:rsidRDefault="00513E2D" w:rsidP="00513E2D">
            <w:pPr>
              <w:pStyle w:val="CopticVersemulti-line"/>
            </w:pPr>
            <w:r>
              <w:t>ⲛⲉⲙ Ⲡⲉⲕⲓⲱⲧ ⲛ̀ⲁ̀ⲅⲁⲑⲟⲥ:</w:t>
            </w:r>
          </w:p>
          <w:p w14:paraId="430033E6" w14:textId="77777777" w:rsidR="00513E2D" w:rsidRDefault="00513E2D" w:rsidP="00513E2D">
            <w:pPr>
              <w:pStyle w:val="CopticVersemulti-line"/>
            </w:pPr>
            <w:r>
              <w:t>ⲛⲉⲙ Ⲡⲓⲡ̀ⲛⲉⲩⲙⲁ ⲉⲑⲟⲩⲁⲃ:</w:t>
            </w:r>
          </w:p>
          <w:p w14:paraId="79D3E8CD" w14:textId="77777777" w:rsidR="00513E2D" w:rsidRDefault="00513E2D" w:rsidP="00513E2D">
            <w:pPr>
              <w:pStyle w:val="CopticHangingVerse"/>
            </w:pPr>
            <w:r>
              <w:t>ϫⲉ (_____) ⲁⲕⲥⲱϯ ⲙ̀ⲙⲟⲛ ⲛⲁⲓ ⲛⲁⲛ.</w:t>
            </w:r>
          </w:p>
        </w:tc>
      </w:tr>
    </w:tbl>
    <w:p w14:paraId="5443FE54" w14:textId="77777777" w:rsidR="000E2EAC" w:rsidRDefault="00513E2D" w:rsidP="00513E2D">
      <w:pPr>
        <w:pStyle w:val="Rubric"/>
        <w:rPr>
          <w:rFonts w:asciiTheme="minorHAnsi" w:hAnsiTheme="minorHAnsi"/>
          <w:i w:val="0"/>
          <w:sz w:val="22"/>
        </w:rPr>
      </w:pPr>
      <w:r>
        <w:t xml:space="preserve">If integrating with Prime, </w:t>
      </w:r>
      <w:r>
        <w:fldChar w:fldCharType="begin"/>
      </w:r>
      <w:r>
        <w:instrText xml:space="preserve"> REF _Ref442855527 \h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2EAC" w14:paraId="5B7E308E" w14:textId="77777777" w:rsidTr="00266A55">
        <w:trPr>
          <w:cantSplit/>
          <w:jc w:val="center"/>
        </w:trPr>
        <w:tc>
          <w:tcPr>
            <w:tcW w:w="288" w:type="dxa"/>
          </w:tcPr>
          <w:p w14:paraId="027AC452" w14:textId="5793983B" w:rsidR="000E2EAC" w:rsidRDefault="000E2EAC" w:rsidP="00266A55">
            <w:pPr>
              <w:pStyle w:val="CopticCross"/>
            </w:pPr>
          </w:p>
        </w:tc>
        <w:tc>
          <w:tcPr>
            <w:tcW w:w="3960" w:type="dxa"/>
          </w:tcPr>
          <w:p w14:paraId="3ACA2700" w14:textId="77777777" w:rsidR="000E2EAC" w:rsidRPr="007425E1" w:rsidRDefault="000E2EAC" w:rsidP="00266A55">
            <w:pPr>
              <w:pStyle w:val="EngHang"/>
            </w:pPr>
            <w:r w:rsidRPr="007425E1">
              <w:t xml:space="preserve">We worship </w:t>
            </w:r>
            <w:r>
              <w:t>You</w:t>
            </w:r>
            <w:r w:rsidRPr="007425E1">
              <w:t>, O Christ,</w:t>
            </w:r>
          </w:p>
          <w:p w14:paraId="78470118" w14:textId="77777777" w:rsidR="000E2EAC" w:rsidRPr="007425E1" w:rsidRDefault="000E2EAC" w:rsidP="00266A55">
            <w:pPr>
              <w:pStyle w:val="EngHang"/>
            </w:pPr>
            <w:r w:rsidRPr="007425E1">
              <w:t xml:space="preserve">With </w:t>
            </w:r>
            <w:r>
              <w:t>Your</w:t>
            </w:r>
            <w:r w:rsidRPr="007425E1">
              <w:t xml:space="preserve"> Good Father,</w:t>
            </w:r>
          </w:p>
          <w:p w14:paraId="5701DB3F" w14:textId="77777777" w:rsidR="000E2EAC" w:rsidRPr="007425E1" w:rsidRDefault="000E2EAC" w:rsidP="00266A55">
            <w:pPr>
              <w:pStyle w:val="EngHang"/>
            </w:pPr>
            <w:r w:rsidRPr="007425E1">
              <w:t>And the Holy Spirit,</w:t>
            </w:r>
          </w:p>
          <w:p w14:paraId="7D44DE85" w14:textId="77777777" w:rsidR="000E2EAC" w:rsidRDefault="000E2EAC" w:rsidP="00266A55">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56197DF7" w14:textId="77777777" w:rsidR="000E2EAC" w:rsidRDefault="000E2EAC" w:rsidP="00266A55"/>
        </w:tc>
        <w:tc>
          <w:tcPr>
            <w:tcW w:w="288" w:type="dxa"/>
          </w:tcPr>
          <w:p w14:paraId="2B024B11" w14:textId="77777777" w:rsidR="000E2EAC" w:rsidRDefault="000E2EAC" w:rsidP="00266A55">
            <w:pPr>
              <w:pStyle w:val="CopticCross"/>
            </w:pPr>
          </w:p>
        </w:tc>
        <w:tc>
          <w:tcPr>
            <w:tcW w:w="3960" w:type="dxa"/>
          </w:tcPr>
          <w:p w14:paraId="120698F4" w14:textId="77777777" w:rsidR="000E2EAC" w:rsidRDefault="000E2EAC" w:rsidP="00266A55">
            <w:pPr>
              <w:pStyle w:val="CopticVersemulti-line"/>
            </w:pPr>
            <w:r>
              <w:t>Ⲧⲉⲛⲟⲩⲱϣⲧ ⲙ̀ⲙⲟⲕ ⲱ̀ Ⲡⲓⲭ̀ⲣⲓⲥⲧⲟⲥ:</w:t>
            </w:r>
          </w:p>
          <w:p w14:paraId="222690F3" w14:textId="77777777" w:rsidR="000E2EAC" w:rsidRDefault="000E2EAC" w:rsidP="00266A55">
            <w:pPr>
              <w:pStyle w:val="CopticVersemulti-line"/>
            </w:pPr>
            <w:r>
              <w:t>ⲛⲉⲙ Ⲡⲉⲕⲓⲱⲧ ⲛ̀ⲁ̀ⲅⲁⲑⲟⲥ:</w:t>
            </w:r>
          </w:p>
          <w:p w14:paraId="3C93789E" w14:textId="77777777" w:rsidR="000E2EAC" w:rsidRDefault="000E2EAC" w:rsidP="00266A55">
            <w:pPr>
              <w:pStyle w:val="CopticVersemulti-line"/>
            </w:pPr>
            <w:r>
              <w:t>ⲛⲉⲙ Ⲡⲓⲡ̀ⲛⲉⲩⲙⲁ ⲉⲑⲟⲩⲁⲃ:</w:t>
            </w:r>
          </w:p>
          <w:p w14:paraId="00872409" w14:textId="77777777" w:rsidR="000E2EAC" w:rsidRDefault="000E2EAC" w:rsidP="00266A55">
            <w:pPr>
              <w:pStyle w:val="CopticHangingVerse"/>
            </w:pPr>
            <w:r>
              <w:t>ϫⲉ (_____) ⲁⲕⲥⲱϯ ⲙ̀ⲙⲟⲛ ⲛⲁⲓ ⲛⲁⲛ.</w:t>
            </w:r>
          </w:p>
        </w:tc>
      </w:tr>
    </w:tbl>
    <w:p w14:paraId="26839B4F" w14:textId="353582F2" w:rsidR="00513E2D" w:rsidRDefault="000E2EAC" w:rsidP="00513E2D">
      <w:pPr>
        <w:pStyle w:val="Rubric"/>
      </w:pPr>
      <w:r>
        <w:t>Ephesians 4:1-5</w:t>
      </w:r>
      <w:r w:rsidR="00513E2D">
        <w:fldChar w:fldCharType="end"/>
      </w:r>
      <w:r w:rsidR="00513E2D">
        <w:t xml:space="preserve">, page </w:t>
      </w:r>
      <w:r w:rsidR="00513E2D">
        <w:fldChar w:fldCharType="begin"/>
      </w:r>
      <w:r w:rsidR="00513E2D">
        <w:instrText xml:space="preserve"> PAGEREF _Ref442855527 \h </w:instrText>
      </w:r>
      <w:r w:rsidR="00513E2D">
        <w:fldChar w:fldCharType="separate"/>
      </w:r>
      <w:r>
        <w:rPr>
          <w:noProof/>
        </w:rPr>
        <w:t>53</w:t>
      </w:r>
      <w:r w:rsidR="00513E2D">
        <w:fldChar w:fldCharType="end"/>
      </w:r>
      <w:r w:rsidR="00513E2D">
        <w:t>, may be read.</w:t>
      </w:r>
    </w:p>
    <w:p w14:paraId="21E9D9DA" w14:textId="77777777" w:rsidR="00513E2D" w:rsidRDefault="00513E2D" w:rsidP="00513E2D">
      <w:pPr>
        <w:pStyle w:val="Heading4"/>
      </w:pPr>
      <w:r>
        <w:t>1 Corinthians 12:12-13:8</w:t>
      </w:r>
    </w:p>
    <w:p w14:paraId="235743DC" w14:textId="77777777" w:rsidR="00513E2D" w:rsidRDefault="00513E2D" w:rsidP="00513E2D">
      <w:pPr>
        <w:pStyle w:val="Priest"/>
      </w:pPr>
      <w:r>
        <w:t>Reader:</w:t>
      </w:r>
    </w:p>
    <w:p w14:paraId="65D30338" w14:textId="77777777" w:rsidR="00513E2D" w:rsidRDefault="00513E2D" w:rsidP="00513E2D">
      <w:pPr>
        <w:pStyle w:val="Rubric"/>
      </w:pPr>
      <w:r>
        <w:t>A reading from the First Epistle of our Teacher Paul to the Corinthians. His blessing be upon us all. Amen</w:t>
      </w:r>
    </w:p>
    <w:p w14:paraId="6B2F734D" w14:textId="77777777" w:rsidR="00513E2D" w:rsidRDefault="00513E2D" w:rsidP="00513E2D">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166749C3" w14:textId="77777777" w:rsidR="00513E2D" w:rsidRDefault="00513E2D" w:rsidP="00513E2D">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38569D3" w14:textId="77777777" w:rsidR="00513E2D" w:rsidRDefault="00513E2D" w:rsidP="00513E2D">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0398F09" w14:textId="77777777" w:rsidR="00513E2D" w:rsidRPr="005E019E" w:rsidRDefault="00513E2D" w:rsidP="00513E2D">
      <w:pPr>
        <w:rPr>
          <w:i/>
        </w:rPr>
      </w:pPr>
      <w:r>
        <w:lastRenderedPageBreak/>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3B30F568" w14:textId="77777777" w:rsidR="00513E2D" w:rsidRDefault="00513E2D" w:rsidP="00513E2D">
      <w:pPr>
        <w:pStyle w:val="Rubric"/>
      </w:pPr>
      <w:r>
        <w:t>If integrating with a Canonical Hour, recite the Psalms, Gospel, troparia, and theotokia of the hour.</w:t>
      </w:r>
    </w:p>
    <w:p w14:paraId="604365E8" w14:textId="77777777" w:rsidR="00513E2D" w:rsidRDefault="00513E2D" w:rsidP="00513E2D">
      <w:pPr>
        <w:pStyle w:val="Heading4"/>
      </w:pPr>
      <w:r>
        <w:t>Prayers for the Church</w:t>
      </w:r>
    </w:p>
    <w:p w14:paraId="14A95651" w14:textId="77777777" w:rsidR="00513E2D" w:rsidRDefault="00513E2D" w:rsidP="00513E2D">
      <w:pPr>
        <w:pStyle w:val="Priest"/>
      </w:pPr>
      <w:r>
        <w:t>Presbyter (and only the Presbyter or Bishop):</w:t>
      </w:r>
    </w:p>
    <w:p w14:paraId="3F611D85" w14:textId="77777777" w:rsidR="00513E2D" w:rsidRDefault="00513E2D" w:rsidP="00513E2D">
      <w:pPr>
        <w:pStyle w:val="Body"/>
      </w:pPr>
      <w:r>
        <w:t>Again, let us ask God the Pantocrator, the Father of our Lord, God and Saviour, Jesus Christ. We ask and entreat Your Goodness, O Lover of mankind: remember, O Lord, the peace of Your One, Only, Holy, Catholic and Apostolic Church.</w:t>
      </w:r>
    </w:p>
    <w:p w14:paraId="0BB644B9" w14:textId="77777777" w:rsidR="00513E2D" w:rsidRDefault="00513E2D" w:rsidP="00513E2D">
      <w:pPr>
        <w:pStyle w:val="Priest"/>
      </w:pPr>
      <w:r>
        <w:t>Deacon (Or Reader in the absence of higher clergy):</w:t>
      </w:r>
    </w:p>
    <w:p w14:paraId="6A7712AB" w14:textId="77777777" w:rsidR="00513E2D" w:rsidRDefault="00513E2D" w:rsidP="00513E2D">
      <w:pPr>
        <w:pStyle w:val="Body"/>
      </w:pPr>
      <w:r>
        <w:t>Pray for the peace of the One, Holy, Catholic and Apostolic, Orthodox Church of God.</w:t>
      </w:r>
    </w:p>
    <w:p w14:paraId="7514236D" w14:textId="77777777" w:rsidR="00513E2D" w:rsidRDefault="00513E2D" w:rsidP="00513E2D">
      <w:pPr>
        <w:pStyle w:val="Priest"/>
      </w:pPr>
      <w:r>
        <w:t>People:</w:t>
      </w:r>
    </w:p>
    <w:p w14:paraId="20A00FB9" w14:textId="77777777" w:rsidR="00513E2D" w:rsidRDefault="00513E2D" w:rsidP="00513E2D">
      <w:pPr>
        <w:pStyle w:val="Body"/>
      </w:pPr>
      <w:r>
        <w:t>Lord have mercy.</w:t>
      </w:r>
    </w:p>
    <w:p w14:paraId="37880140" w14:textId="77777777" w:rsidR="00513E2D" w:rsidRDefault="00513E2D" w:rsidP="00513E2D">
      <w:pPr>
        <w:pStyle w:val="Priest"/>
      </w:pPr>
      <w:r>
        <w:t>Presbyter (and only the Presbyter or Bishop):</w:t>
      </w:r>
    </w:p>
    <w:p w14:paraId="77A4D44E" w14:textId="77777777" w:rsidR="00513E2D" w:rsidRDefault="00513E2D" w:rsidP="00513E2D">
      <w:pPr>
        <w:pStyle w:val="Body"/>
      </w:pPr>
      <w:r>
        <w:t>That which exists from one end of the world to the other. All peoples and all flocks do You bless. The peace which is from the heavens do You send down into our hearts; even the peace of this life also, graciously grant unto us. The king, the armies, the chiefs, the counselors, the multitudes, our neighbours, our coming in and our going out, adorn them with all peace.</w:t>
      </w:r>
    </w:p>
    <w:p w14:paraId="0971AF4C" w14:textId="77777777" w:rsidR="00513E2D" w:rsidRDefault="00513E2D" w:rsidP="00513E2D">
      <w:pPr>
        <w:pStyle w:val="Body"/>
      </w:pPr>
      <w:r>
        <w:t>O King of peace, grant us Your peace, for You have given us all things. Acquire us unto Yourself, O God our Saviour, for we know none other save Thee; Your Holy Name we do utter. May our souls live by Your Holy Spirit, and let not the death which is by sin have dominion over us—we Your servants—nor over all Your people.</w:t>
      </w:r>
    </w:p>
    <w:p w14:paraId="695EACEE" w14:textId="77777777" w:rsidR="00513E2D" w:rsidRDefault="00513E2D" w:rsidP="00513E2D">
      <w:pPr>
        <w:pStyle w:val="Priest"/>
      </w:pPr>
      <w:r>
        <w:t>People:</w:t>
      </w:r>
    </w:p>
    <w:p w14:paraId="701D1ABF" w14:textId="77777777" w:rsidR="00513E2D" w:rsidRDefault="00513E2D" w:rsidP="00513E2D">
      <w:pPr>
        <w:pStyle w:val="Body"/>
      </w:pPr>
      <w:r>
        <w:t>Lord have mercy.</w:t>
      </w:r>
    </w:p>
    <w:p w14:paraId="27980DFF" w14:textId="77777777" w:rsidR="00513E2D" w:rsidRDefault="00513E2D" w:rsidP="00513E2D">
      <w:pPr>
        <w:pStyle w:val="Priest"/>
      </w:pPr>
      <w:r>
        <w:t>Presbyter (and only the Presbyter or Bishop):</w:t>
      </w:r>
    </w:p>
    <w:p w14:paraId="0F5DA5D0" w14:textId="77777777" w:rsidR="00513E2D" w:rsidRDefault="00513E2D" w:rsidP="00513E2D">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16AEDC8E" w14:textId="77777777" w:rsidR="00513E2D" w:rsidRDefault="00513E2D" w:rsidP="00513E2D">
      <w:pPr>
        <w:pStyle w:val="Priest"/>
      </w:pPr>
      <w:r>
        <w:t>Deacon (Or Reader in the absence of higher clergy):</w:t>
      </w:r>
    </w:p>
    <w:p w14:paraId="4D4FEBB5" w14:textId="77777777" w:rsidR="00513E2D" w:rsidRDefault="00513E2D" w:rsidP="00513E2D">
      <w:pPr>
        <w:pStyle w:val="Body"/>
      </w:pPr>
      <w:r>
        <w:t>Pray for our high priest, Papa Abba ___—Pope and patriarch, and archbishop of the great city of Alexandria; and for His partner in this Liturgy, Abba ____ the {bishop / metropolitan} and for our Orthodox bishops.</w:t>
      </w:r>
    </w:p>
    <w:p w14:paraId="0E125A78" w14:textId="77777777" w:rsidR="00513E2D" w:rsidRDefault="00513E2D" w:rsidP="00513E2D">
      <w:pPr>
        <w:pStyle w:val="Priest"/>
      </w:pPr>
      <w:r>
        <w:t>People:</w:t>
      </w:r>
    </w:p>
    <w:p w14:paraId="71256DA8" w14:textId="77777777" w:rsidR="00513E2D" w:rsidRDefault="00513E2D" w:rsidP="00513E2D">
      <w:pPr>
        <w:pStyle w:val="Body"/>
      </w:pPr>
      <w:r>
        <w:t>Lord have mercy.</w:t>
      </w:r>
    </w:p>
    <w:p w14:paraId="43ECAB7C" w14:textId="77777777" w:rsidR="00513E2D" w:rsidRDefault="00513E2D" w:rsidP="00513E2D">
      <w:pPr>
        <w:pStyle w:val="Priest"/>
      </w:pPr>
      <w:r>
        <w:lastRenderedPageBreak/>
        <w:t>Presbyter (Or Reader in the absence of higher clergy):</w:t>
      </w:r>
    </w:p>
    <w:p w14:paraId="697B8BC9" w14:textId="77777777" w:rsidR="00513E2D" w:rsidRDefault="00513E2D" w:rsidP="00513E2D">
      <w:pPr>
        <w:pStyle w:val="Body"/>
      </w:pPr>
      <w:r>
        <w:t>And on behalf of those who are in this place, and those who have fallen asleep—the bishops, hegumens, priests, deacons and subdeacons.</w:t>
      </w:r>
    </w:p>
    <w:p w14:paraId="43AE92C2" w14:textId="77777777" w:rsidR="00513E2D" w:rsidRDefault="00513E2D" w:rsidP="00513E2D">
      <w:pPr>
        <w:pStyle w:val="Priest"/>
      </w:pPr>
      <w:r>
        <w:t>Deacon (Or Reader in the absence of higher clergy):</w:t>
      </w:r>
    </w:p>
    <w:p w14:paraId="1B40F62B" w14:textId="77777777" w:rsidR="00513E2D" w:rsidRDefault="00513E2D" w:rsidP="00513E2D">
      <w:pPr>
        <w:pStyle w:val="Body"/>
      </w:pPr>
      <w:r>
        <w:t>Pray for the hegumens, priests, deacons, subdeacons, and the seven orders of the Church of God.</w:t>
      </w:r>
    </w:p>
    <w:p w14:paraId="2630935C" w14:textId="77777777" w:rsidR="00513E2D" w:rsidRDefault="00513E2D" w:rsidP="00513E2D">
      <w:pPr>
        <w:pStyle w:val="Priest"/>
      </w:pPr>
      <w:r>
        <w:t>People:</w:t>
      </w:r>
    </w:p>
    <w:p w14:paraId="3091EBB1" w14:textId="77777777" w:rsidR="00513E2D" w:rsidRDefault="00513E2D" w:rsidP="00513E2D">
      <w:pPr>
        <w:pStyle w:val="Body"/>
      </w:pPr>
      <w:r>
        <w:t>Lord have mercy.</w:t>
      </w:r>
    </w:p>
    <w:p w14:paraId="690BB2C6" w14:textId="77777777" w:rsidR="00513E2D" w:rsidRDefault="00513E2D" w:rsidP="00513E2D">
      <w:pPr>
        <w:pStyle w:val="Priest"/>
      </w:pPr>
      <w:r>
        <w:t>Presbyter (Or Reader in the absence of higher clergy):</w:t>
      </w:r>
    </w:p>
    <w:p w14:paraId="00D64F18" w14:textId="77777777" w:rsidR="00513E2D" w:rsidRDefault="00513E2D" w:rsidP="00513E2D">
      <w:pPr>
        <w:pStyle w:val="Body"/>
      </w:pPr>
      <w:r>
        <w:t>And the readers, the chanters, the exorcists, the monks, the virgins and the widows; the orphans, the ascetics and the laity; and all the fullness of Your holy Church, O God of the faithful.</w:t>
      </w:r>
    </w:p>
    <w:p w14:paraId="38A4F42E" w14:textId="77777777" w:rsidR="00513E2D" w:rsidRDefault="00513E2D" w:rsidP="00513E2D">
      <w:pPr>
        <w:pStyle w:val="Priest"/>
      </w:pPr>
      <w:r>
        <w:t>People:</w:t>
      </w:r>
    </w:p>
    <w:p w14:paraId="2B3865D9" w14:textId="77777777" w:rsidR="00513E2D" w:rsidRDefault="00513E2D" w:rsidP="00513E2D">
      <w:pPr>
        <w:pStyle w:val="Body"/>
      </w:pPr>
      <w:r>
        <w:t>Lord have mercy.</w:t>
      </w:r>
    </w:p>
    <w:p w14:paraId="2DA812AB" w14:textId="128E3D73" w:rsidR="00513E2D" w:rsidRDefault="00513E2D" w:rsidP="00513E2D">
      <w:pPr>
        <w:pStyle w:val="Rubric"/>
      </w:pPr>
      <w:r>
        <w:t xml:space="preserve">If integrating with Prime, the remainder of </w:t>
      </w:r>
      <w:r>
        <w:fldChar w:fldCharType="begin"/>
      </w:r>
      <w:r>
        <w:instrText xml:space="preserve"> REF _Ref442855270 \h </w:instrText>
      </w:r>
      <w:r>
        <w:fldChar w:fldCharType="separate"/>
      </w:r>
      <w:r w:rsidR="000E2EAC">
        <w:t>The Doxology of Prime</w:t>
      </w:r>
      <w:r>
        <w:fldChar w:fldCharType="end"/>
      </w:r>
      <w:r>
        <w:t xml:space="preserve">, </w:t>
      </w:r>
      <w:r>
        <w:fldChar w:fldCharType="begin"/>
      </w:r>
      <w:r>
        <w:instrText xml:space="preserve"> PAGEREF _Ref442855276 \h </w:instrText>
      </w:r>
      <w:r>
        <w:fldChar w:fldCharType="separate"/>
      </w:r>
      <w:r w:rsidR="000E2EAC">
        <w:rPr>
          <w:noProof/>
        </w:rPr>
        <w:t>59</w:t>
      </w:r>
      <w:r>
        <w:fldChar w:fldCharType="end"/>
      </w:r>
      <w:r>
        <w:t>, may now be said.</w:t>
      </w:r>
    </w:p>
    <w:p w14:paraId="23E105FC" w14:textId="77777777" w:rsidR="00513E2D" w:rsidRDefault="00513E2D" w:rsidP="00513E2D">
      <w:pPr>
        <w:pStyle w:val="Heading4"/>
      </w:pPr>
      <w:r>
        <w:t>The Prayer for the Assemblies</w:t>
      </w:r>
    </w:p>
    <w:p w14:paraId="0AAF628D" w14:textId="77777777" w:rsidR="00513E2D" w:rsidRDefault="00513E2D" w:rsidP="00513E2D">
      <w:pPr>
        <w:pStyle w:val="Priest"/>
      </w:pPr>
      <w:r>
        <w:t>Presbyter (and only the Presbyter or Bishop):</w:t>
      </w:r>
    </w:p>
    <w:p w14:paraId="05647213" w14:textId="77777777" w:rsidR="00513E2D" w:rsidRDefault="00513E2D" w:rsidP="00513E2D">
      <w:pPr>
        <w:pStyle w:val="Body"/>
      </w:pPr>
      <w:r>
        <w:t>Again, let us ask God the Pantocrator, the Father of our Lord, God and Saviour, Jesus Christ. We ask and entreat Your Goodness, O Lover of mankind: remember, O Lord, our congregations. Bless them.</w:t>
      </w:r>
    </w:p>
    <w:p w14:paraId="7978F4E0" w14:textId="77777777" w:rsidR="00513E2D" w:rsidRDefault="00513E2D" w:rsidP="00513E2D">
      <w:pPr>
        <w:pStyle w:val="Priest"/>
      </w:pPr>
      <w:r>
        <w:t>Deacon (or Reader in the absence of higher clergy):</w:t>
      </w:r>
    </w:p>
    <w:p w14:paraId="30573B7F" w14:textId="77777777" w:rsidR="00513E2D" w:rsidRDefault="00513E2D" w:rsidP="00513E2D">
      <w:pPr>
        <w:pStyle w:val="Body"/>
      </w:pPr>
      <w:r>
        <w:t>Pray for this holy church and for our congregations.</w:t>
      </w:r>
    </w:p>
    <w:p w14:paraId="1D92565F" w14:textId="77777777" w:rsidR="00513E2D" w:rsidRDefault="00513E2D" w:rsidP="00513E2D">
      <w:pPr>
        <w:pStyle w:val="Priest"/>
      </w:pPr>
      <w:r>
        <w:t>People:</w:t>
      </w:r>
    </w:p>
    <w:p w14:paraId="12084F2F" w14:textId="77777777" w:rsidR="00513E2D" w:rsidRDefault="00513E2D" w:rsidP="00513E2D">
      <w:pPr>
        <w:pStyle w:val="Body"/>
      </w:pPr>
      <w:r>
        <w:t>Lord have mercy.</w:t>
      </w:r>
    </w:p>
    <w:p w14:paraId="63D27B4A" w14:textId="77777777" w:rsidR="00513E2D" w:rsidRDefault="00513E2D" w:rsidP="00513E2D">
      <w:pPr>
        <w:pStyle w:val="Priest"/>
      </w:pPr>
      <w:r>
        <w:t>Presbyter (and only the Presbyter or Bishop):</w:t>
      </w:r>
    </w:p>
    <w:p w14:paraId="1CD0AF16" w14:textId="77777777" w:rsidR="00513E2D" w:rsidRDefault="00513E2D" w:rsidP="00513E2D">
      <w:pPr>
        <w:pStyle w:val="Body"/>
      </w:pPr>
      <w:r>
        <w:t>Grant that they may be unto us without obstacle or hindrance, that we may hold them according to Your holy and blessed will. Houses of prayer, houses of purity, houses of blessing: grant them unto us, O Lord, and Your servants who shall come after us forever. The worship of idols, utterly uproot from the world. Satan and all his evil powers do You trample and humiliate under our feet speedily. All offences and their instigators do You abolish. May all dissensions of corrupt heresies cease.</w:t>
      </w:r>
    </w:p>
    <w:p w14:paraId="0CD9935F" w14:textId="77777777" w:rsidR="00513E2D" w:rsidRDefault="00513E2D" w:rsidP="00513E2D">
      <w:pPr>
        <w:pStyle w:val="Body"/>
      </w:pPr>
      <w:r>
        <w:t>The enemies of Your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1F755B8" w14:textId="77777777" w:rsidR="00513E2D" w:rsidRDefault="00513E2D" w:rsidP="00513E2D">
      <w:pPr>
        <w:pStyle w:val="Priest"/>
      </w:pPr>
      <w:r>
        <w:t>People:</w:t>
      </w:r>
    </w:p>
    <w:p w14:paraId="58A01BC8" w14:textId="77777777" w:rsidR="00513E2D" w:rsidRDefault="00513E2D" w:rsidP="00513E2D">
      <w:pPr>
        <w:pStyle w:val="Body"/>
      </w:pPr>
      <w:r>
        <w:t>Lord have mercy.</w:t>
      </w:r>
    </w:p>
    <w:p w14:paraId="11569A61" w14:textId="77777777" w:rsidR="00513E2D" w:rsidRDefault="00513E2D" w:rsidP="00513E2D">
      <w:pPr>
        <w:pStyle w:val="Priest"/>
      </w:pPr>
      <w:r>
        <w:lastRenderedPageBreak/>
        <w:t>Presbyter (and only the Presbyter or Bishop):</w:t>
      </w:r>
    </w:p>
    <w:p w14:paraId="426D4318" w14:textId="77777777" w:rsidR="00513E2D" w:rsidRDefault="00513E2D" w:rsidP="00513E2D">
      <w:pPr>
        <w:pStyle w:val="Body"/>
      </w:pPr>
      <w:r>
        <w:t>Arise, O Lord God. Let all Your enemies be scattered, and let all that hate Your Holy Name flee before Your face.</w:t>
      </w:r>
    </w:p>
    <w:p w14:paraId="74B3D0F9" w14:textId="77777777" w:rsidR="00513E2D" w:rsidRDefault="00513E2D" w:rsidP="00513E2D">
      <w:pPr>
        <w:pStyle w:val="Body"/>
      </w:pPr>
      <w:r>
        <w:t>But let Your people be in blessing: thousands of thousands, and ten thousand times ten thousands, doing Your will. By the grace, compassion and love of mankind, of Your Only-Begotten Son, our Lord, God and Saviour, Jesus Christ. Through Whom the glory, the honour, the dominion, and the adoration are due unto Thee, with Him and the Holy Spirit, the Giver of Life, Who is of One Essence with Thee, now, and at all times, and unto the age of all ages. Amen.</w:t>
      </w:r>
    </w:p>
    <w:p w14:paraId="3164D7D2" w14:textId="77777777" w:rsidR="00513E2D" w:rsidRDefault="00513E2D" w:rsidP="00513E2D">
      <w:pPr>
        <w:pStyle w:val="Heading4"/>
      </w:pPr>
      <w:r>
        <w:t>The Litany (Part One)</w:t>
      </w:r>
    </w:p>
    <w:p w14:paraId="04B85468" w14:textId="77777777" w:rsidR="00513E2D" w:rsidRDefault="00513E2D" w:rsidP="00513E2D">
      <w:pPr>
        <w:pStyle w:val="Rubrics0"/>
      </w:pPr>
      <w:r>
        <w:t>The priest chants these verses. The congregation responds with “Lord have mercy,” following each one:</w:t>
      </w:r>
    </w:p>
    <w:p w14:paraId="2E8AC757" w14:textId="77777777" w:rsidR="00513E2D" w:rsidRDefault="00513E2D" w:rsidP="00513E2D">
      <w:pPr>
        <w:pStyle w:val="BodyNoIndent"/>
      </w:pPr>
      <w:r>
        <w:t>We ask You, O Christ our God, confirm the foundation of the Church.</w:t>
      </w:r>
    </w:p>
    <w:p w14:paraId="1D0E18DE" w14:textId="77777777" w:rsidR="00513E2D" w:rsidRDefault="00513E2D" w:rsidP="00513E2D">
      <w:pPr>
        <w:pStyle w:val="BodyNoIndent"/>
      </w:pPr>
    </w:p>
    <w:p w14:paraId="40DCC255" w14:textId="77777777" w:rsidR="00513E2D" w:rsidRDefault="00513E2D" w:rsidP="00513E2D">
      <w:pPr>
        <w:pStyle w:val="BodyNoIndent"/>
      </w:pPr>
      <w:r>
        <w:t>May the single heartedness of love, take root in us.</w:t>
      </w:r>
    </w:p>
    <w:p w14:paraId="70180DDE" w14:textId="77777777" w:rsidR="00513E2D" w:rsidRDefault="00513E2D" w:rsidP="00513E2D">
      <w:pPr>
        <w:pStyle w:val="BodyNoIndent"/>
      </w:pPr>
    </w:p>
    <w:p w14:paraId="65D8F96E" w14:textId="77777777" w:rsidR="00513E2D" w:rsidRDefault="00513E2D" w:rsidP="00513E2D">
      <w:pPr>
        <w:pStyle w:val="BodyNoIndent"/>
      </w:pPr>
      <w:r>
        <w:t>Let the righteousness of faith grow; straighten for us the path of godliness.</w:t>
      </w:r>
    </w:p>
    <w:p w14:paraId="4FE5CD7F" w14:textId="77777777" w:rsidR="00513E2D" w:rsidRDefault="00513E2D" w:rsidP="00513E2D">
      <w:pPr>
        <w:pStyle w:val="BodyNoIndent"/>
      </w:pPr>
    </w:p>
    <w:p w14:paraId="3E09677D" w14:textId="77777777" w:rsidR="00513E2D" w:rsidRDefault="00513E2D" w:rsidP="00513E2D">
      <w:pPr>
        <w:pStyle w:val="BodyNoIndent"/>
      </w:pPr>
      <w:r>
        <w:t>Control the shepherds, and confirm those whom they shepherd.</w:t>
      </w:r>
    </w:p>
    <w:p w14:paraId="09D404E6" w14:textId="77777777" w:rsidR="00513E2D" w:rsidRDefault="00513E2D" w:rsidP="00513E2D">
      <w:pPr>
        <w:pStyle w:val="BodyNoIndent"/>
      </w:pPr>
    </w:p>
    <w:p w14:paraId="25CCA0E8" w14:textId="77777777" w:rsidR="00513E2D" w:rsidRDefault="00513E2D" w:rsidP="00513E2D">
      <w:pPr>
        <w:pStyle w:val="BodyNoIndent"/>
      </w:pPr>
      <w:r>
        <w:t>Give dignity to the clergy, ascetism to the monks;</w:t>
      </w:r>
    </w:p>
    <w:p w14:paraId="3645A459" w14:textId="77777777" w:rsidR="00513E2D" w:rsidRDefault="00513E2D" w:rsidP="00513E2D">
      <w:pPr>
        <w:pStyle w:val="BodyNoIndent"/>
      </w:pPr>
    </w:p>
    <w:p w14:paraId="28BEA96C" w14:textId="77777777" w:rsidR="00513E2D" w:rsidRDefault="00513E2D" w:rsidP="00513E2D">
      <w:pPr>
        <w:pStyle w:val="BodyNoIndent"/>
      </w:pPr>
      <w:r>
        <w:t>Purity to those in virginity, a life of goodness to those in wedlock;</w:t>
      </w:r>
    </w:p>
    <w:p w14:paraId="35766BD4" w14:textId="77777777" w:rsidR="00513E2D" w:rsidRDefault="00513E2D" w:rsidP="00513E2D">
      <w:pPr>
        <w:pStyle w:val="BodyNoIndent"/>
      </w:pPr>
    </w:p>
    <w:p w14:paraId="1B136475" w14:textId="77777777" w:rsidR="00513E2D" w:rsidRDefault="00513E2D" w:rsidP="00513E2D">
      <w:pPr>
        <w:pStyle w:val="BodyNoIndent"/>
      </w:pPr>
      <w:r>
        <w:t>Mercy to those in repentance, goodness to the rich;</w:t>
      </w:r>
    </w:p>
    <w:p w14:paraId="52019812" w14:textId="77777777" w:rsidR="00513E2D" w:rsidRDefault="00513E2D" w:rsidP="00513E2D">
      <w:pPr>
        <w:pStyle w:val="BodyNoIndent"/>
      </w:pPr>
    </w:p>
    <w:p w14:paraId="2233D3E4" w14:textId="77777777" w:rsidR="00513E2D" w:rsidRDefault="00513E2D" w:rsidP="00513E2D">
      <w:pPr>
        <w:pStyle w:val="BodyNoIndent"/>
      </w:pPr>
      <w:r>
        <w:t>Meekness to the virtuous, help to the needy.</w:t>
      </w:r>
    </w:p>
    <w:p w14:paraId="39549424" w14:textId="77777777" w:rsidR="00513E2D" w:rsidRDefault="00513E2D" w:rsidP="00513E2D">
      <w:pPr>
        <w:pStyle w:val="BodyNoIndent"/>
      </w:pPr>
    </w:p>
    <w:p w14:paraId="7CC3F966" w14:textId="77777777" w:rsidR="00513E2D" w:rsidRDefault="00513E2D" w:rsidP="00513E2D">
      <w:pPr>
        <w:pStyle w:val="BodyNoIndent"/>
      </w:pPr>
      <w:r>
        <w:t>Confirm the elders; chasten those who are in youth.</w:t>
      </w:r>
    </w:p>
    <w:p w14:paraId="0543B379" w14:textId="77777777" w:rsidR="00513E2D" w:rsidRDefault="00513E2D" w:rsidP="00513E2D">
      <w:pPr>
        <w:pStyle w:val="BodyNoIndent"/>
      </w:pPr>
    </w:p>
    <w:p w14:paraId="1148CE59" w14:textId="77777777" w:rsidR="00513E2D" w:rsidRDefault="00513E2D" w:rsidP="00513E2D">
      <w:pPr>
        <w:pStyle w:val="BodyNoIndent"/>
        <w:jc w:val="left"/>
      </w:pPr>
      <w:r>
        <w:t>Restore the unbelievers; let the schisms of the Church pass away.</w:t>
      </w:r>
    </w:p>
    <w:p w14:paraId="3120F850" w14:textId="77777777" w:rsidR="00513E2D" w:rsidRDefault="00513E2D" w:rsidP="00513E2D">
      <w:pPr>
        <w:pStyle w:val="BodyNoIndent"/>
      </w:pPr>
      <w:r>
        <w:t>Strip the vanity of the heretics, and count all of us in the unity of godliness.</w:t>
      </w:r>
    </w:p>
    <w:p w14:paraId="58E2CF95" w14:textId="77777777" w:rsidR="00513E2D" w:rsidRDefault="00513E2D" w:rsidP="00513E2D">
      <w:pPr>
        <w:pStyle w:val="Priest"/>
      </w:pPr>
      <w:r>
        <w:t>People:</w:t>
      </w:r>
    </w:p>
    <w:p w14:paraId="10425BA7" w14:textId="77777777" w:rsidR="00513E2D" w:rsidRPr="00ED565F" w:rsidRDefault="00513E2D" w:rsidP="00513E2D">
      <w:pPr>
        <w:pStyle w:val="Body"/>
      </w:pPr>
      <w:r>
        <w:t>Lord have mercy. Lord have mercy. Lord have mercy.</w:t>
      </w:r>
    </w:p>
    <w:p w14:paraId="5CC2C4F2" w14:textId="5D66D246" w:rsidR="00513E2D" w:rsidRDefault="00513E2D" w:rsidP="00513E2D">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E2EAC">
        <w:rPr>
          <w:lang w:val="en-GB"/>
        </w:rPr>
        <w:t>Graciously Accord</w:t>
      </w:r>
      <w:r>
        <w:fldChar w:fldCharType="end"/>
      </w:r>
      <w:r>
        <w:t xml:space="preserve">, page </w:t>
      </w:r>
      <w:r>
        <w:fldChar w:fldCharType="begin"/>
      </w:r>
      <w:r>
        <w:instrText xml:space="preserve"> PAGEREF _Ref435789903 \h </w:instrText>
      </w:r>
      <w:r>
        <w:fldChar w:fldCharType="separate"/>
      </w:r>
      <w:r w:rsidR="000E2EAC">
        <w:rPr>
          <w:noProof/>
        </w:rPr>
        <w:t>682</w:t>
      </w:r>
      <w:r>
        <w:fldChar w:fldCharType="end"/>
      </w:r>
      <w:r>
        <w:t xml:space="preserve">. If integrating with the Morning hour, </w:t>
      </w:r>
      <w:r>
        <w:fldChar w:fldCharType="begin"/>
      </w:r>
      <w:r>
        <w:instrText xml:space="preserve"> REF _Ref442856274 \h </w:instrText>
      </w:r>
      <w:r>
        <w:fldChar w:fldCharType="separate"/>
      </w:r>
      <w:r w:rsidR="000E2EAC">
        <w:t>The Gloria</w:t>
      </w:r>
      <w:r>
        <w:fldChar w:fldCharType="end"/>
      </w:r>
      <w:r>
        <w:t xml:space="preserve">, page </w:t>
      </w:r>
      <w:r>
        <w:fldChar w:fldCharType="begin"/>
      </w:r>
      <w:r>
        <w:instrText xml:space="preserve"> PAGEREF _Ref442856274 \h </w:instrText>
      </w:r>
      <w:r>
        <w:fldChar w:fldCharType="separate"/>
      </w:r>
      <w:r w:rsidR="000E2EAC">
        <w:rPr>
          <w:noProof/>
        </w:rPr>
        <w:t>682</w:t>
      </w:r>
      <w:r>
        <w:fldChar w:fldCharType="end"/>
      </w:r>
      <w:r>
        <w:t>.</w:t>
      </w:r>
    </w:p>
    <w:p w14:paraId="370A695B" w14:textId="0C928E08" w:rsidR="00513E2D" w:rsidRDefault="00513E2D" w:rsidP="00513E2D">
      <w:pPr>
        <w:pStyle w:val="Rubric"/>
      </w:pPr>
      <w:r>
        <w:t xml:space="preserve">The people may recite with one voice, or sing, </w:t>
      </w:r>
      <w:r>
        <w:fldChar w:fldCharType="begin"/>
      </w:r>
      <w:r>
        <w:instrText xml:space="preserve"> REF _Ref442856358 \h </w:instrText>
      </w:r>
      <w:r>
        <w:fldChar w:fldCharType="separate"/>
      </w:r>
      <w:r w:rsidR="000E2EAC">
        <w:t>The Trisagion</w:t>
      </w:r>
      <w:r>
        <w:fldChar w:fldCharType="end"/>
      </w:r>
      <w:r>
        <w:t xml:space="preserve">, </w:t>
      </w:r>
      <w:r>
        <w:fldChar w:fldCharType="begin"/>
      </w:r>
      <w:r>
        <w:instrText xml:space="preserve"> PAGEREF _Ref442856358 \h </w:instrText>
      </w:r>
      <w:r>
        <w:fldChar w:fldCharType="separate"/>
      </w:r>
      <w:r w:rsidR="000E2EAC">
        <w:rPr>
          <w:noProof/>
        </w:rPr>
        <w:t>682</w:t>
      </w:r>
      <w:r>
        <w:fldChar w:fldCharType="end"/>
      </w:r>
      <w:r>
        <w:t xml:space="preserve">, followed by </w:t>
      </w:r>
      <w:r>
        <w:fldChar w:fldCharType="begin"/>
      </w:r>
      <w:r>
        <w:instrText xml:space="preserve"> REF _Ref442856453 \h </w:instrText>
      </w:r>
      <w:r>
        <w:fldChar w:fldCharType="separate"/>
      </w:r>
      <w:r w:rsidR="000E2EAC">
        <w:t>Hail to You</w:t>
      </w:r>
      <w:r>
        <w:fldChar w:fldCharType="end"/>
      </w:r>
      <w:r>
        <w:t xml:space="preserve">, page </w:t>
      </w:r>
      <w:r>
        <w:fldChar w:fldCharType="begin"/>
      </w:r>
      <w:r>
        <w:instrText xml:space="preserve"> PAGEREF _Ref442856453 \p \h </w:instrText>
      </w:r>
      <w:r>
        <w:fldChar w:fldCharType="separate"/>
      </w:r>
      <w:r w:rsidR="000E2EAC">
        <w:rPr>
          <w:noProof/>
        </w:rPr>
        <w:t>on page 683</w:t>
      </w:r>
      <w:r>
        <w:fldChar w:fldCharType="end"/>
      </w:r>
      <w:r>
        <w:t xml:space="preserve">, </w:t>
      </w:r>
      <w:r>
        <w:fldChar w:fldCharType="begin"/>
      </w:r>
      <w:r>
        <w:instrText xml:space="preserve"> REF _Ref435799700 \h </w:instrText>
      </w:r>
      <w:r>
        <w:fldChar w:fldCharType="separate"/>
      </w:r>
      <w:r w:rsidR="000E2EAC">
        <w:t>The Doxologies</w:t>
      </w:r>
      <w:r>
        <w:fldChar w:fldCharType="end"/>
      </w:r>
      <w:r>
        <w:t xml:space="preserve">, </w:t>
      </w:r>
      <w:r>
        <w:fldChar w:fldCharType="begin"/>
      </w:r>
      <w:r>
        <w:instrText xml:space="preserve"> PAGEREF _Ref435799700 \h </w:instrText>
      </w:r>
      <w:r>
        <w:fldChar w:fldCharType="separate"/>
      </w:r>
      <w:r w:rsidR="000E2EAC">
        <w:rPr>
          <w:noProof/>
        </w:rPr>
        <w:t>685</w:t>
      </w:r>
      <w:r>
        <w:fldChar w:fldCharType="end"/>
      </w:r>
      <w:r>
        <w:t xml:space="preserve">, </w:t>
      </w:r>
      <w:r>
        <w:fldChar w:fldCharType="begin"/>
      </w:r>
      <w:r>
        <w:instrText xml:space="preserve"> REF _Ref435799710 \h </w:instrText>
      </w:r>
      <w:r>
        <w:fldChar w:fldCharType="separate"/>
      </w:r>
      <w:r w:rsidR="000E2EAC">
        <w:t>The Orthodox Creed</w:t>
      </w:r>
      <w:r>
        <w:fldChar w:fldCharType="end"/>
      </w:r>
      <w:r>
        <w:t xml:space="preserve">, </w:t>
      </w:r>
      <w:r>
        <w:fldChar w:fldCharType="begin"/>
      </w:r>
      <w:r>
        <w:instrText xml:space="preserve"> PAGEREF _Ref435799710 \h </w:instrText>
      </w:r>
      <w:r>
        <w:fldChar w:fldCharType="separate"/>
      </w:r>
      <w:r w:rsidR="000E2EAC">
        <w:rPr>
          <w:noProof/>
        </w:rPr>
        <w:t>690</w:t>
      </w:r>
      <w:r>
        <w:fldChar w:fldCharType="end"/>
      </w:r>
      <w:r>
        <w:t>.</w:t>
      </w:r>
    </w:p>
    <w:p w14:paraId="2578A20D" w14:textId="56E270B2" w:rsidR="00513E2D" w:rsidRDefault="00513E2D" w:rsidP="00513E2D">
      <w:pPr>
        <w:pStyle w:val="Rubric"/>
        <w:tabs>
          <w:tab w:val="left" w:pos="6587"/>
        </w:tabs>
      </w:pPr>
      <w:r>
        <w:lastRenderedPageBreak/>
        <w:t xml:space="preserve">If lead by a Presbyter, he now recites </w:t>
      </w:r>
      <w:r>
        <w:fldChar w:fldCharType="begin"/>
      </w:r>
      <w:r>
        <w:instrText xml:space="preserve"> REF _Ref442856751 \h </w:instrText>
      </w:r>
      <w:r>
        <w:fldChar w:fldCharType="separate"/>
      </w:r>
      <w:r w:rsidR="000E2EAC">
        <w:t>God Have mercy upon us</w:t>
      </w:r>
      <w:r>
        <w:fldChar w:fldCharType="end"/>
      </w:r>
      <w:r>
        <w:t xml:space="preserve">, page </w:t>
      </w:r>
      <w:r>
        <w:fldChar w:fldCharType="begin"/>
      </w:r>
      <w:r>
        <w:instrText xml:space="preserve"> PAGEREF _Ref442856751 \h </w:instrText>
      </w:r>
      <w:r>
        <w:fldChar w:fldCharType="separate"/>
      </w:r>
      <w:r w:rsidR="000E2EAC">
        <w:rPr>
          <w:noProof/>
        </w:rPr>
        <w:t>690</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E2EAC">
        <w:t>The Prayer for the Gospel</w:t>
      </w:r>
      <w:r>
        <w:fldChar w:fldCharType="end"/>
      </w:r>
      <w:r>
        <w:t xml:space="preserve">, page </w:t>
      </w:r>
      <w:r>
        <w:fldChar w:fldCharType="begin"/>
      </w:r>
      <w:r>
        <w:instrText xml:space="preserve"> PAGEREF _Ref442856856 \h </w:instrText>
      </w:r>
      <w:r>
        <w:fldChar w:fldCharType="separate"/>
      </w:r>
      <w:r w:rsidR="000E2EAC">
        <w:rPr>
          <w:noProof/>
        </w:rPr>
        <w:t>692</w:t>
      </w:r>
      <w:r>
        <w:fldChar w:fldCharType="end"/>
      </w:r>
      <w:r>
        <w:t>.</w:t>
      </w:r>
    </w:p>
    <w:p w14:paraId="1FED85F8" w14:textId="77777777" w:rsidR="00513E2D" w:rsidRDefault="00513E2D" w:rsidP="00513E2D">
      <w:pPr>
        <w:pStyle w:val="Heading4"/>
      </w:pPr>
      <w:r>
        <w:t>Psalm 67:1; 7:8</w:t>
      </w:r>
    </w:p>
    <w:p w14:paraId="76394C3D" w14:textId="77777777" w:rsidR="00513E2D" w:rsidRDefault="00513E2D" w:rsidP="00513E2D">
      <w:pPr>
        <w:pStyle w:val="Rubric"/>
      </w:pPr>
      <w:r>
        <w:t>A Psalm of David</w:t>
      </w:r>
    </w:p>
    <w:p w14:paraId="0F2EB580" w14:textId="77777777" w:rsidR="00513E2D" w:rsidRDefault="00513E2D" w:rsidP="00513E2D">
      <w:pPr>
        <w:pStyle w:val="Rubric"/>
      </w:pPr>
      <w:r>
        <w:rPr>
          <w:i w:val="0"/>
        </w:rPr>
        <w:t xml:space="preserve">Unless the Lord builds the house, the builders labour in vain; unless the Lord guards the city, the watchmen keeps awake in vain. The congregation of peoples will gather round You; for their sakes, ascend on high. </w:t>
      </w:r>
      <w:r>
        <w:t>Alleluia.</w:t>
      </w:r>
    </w:p>
    <w:p w14:paraId="0DF5B45D" w14:textId="77777777" w:rsidR="00513E2D" w:rsidRDefault="00513E2D" w:rsidP="00513E2D">
      <w:pPr>
        <w:pStyle w:val="Heading4"/>
      </w:pPr>
      <w:r>
        <w:t>The Gospel from St. John 2:13-21 (EOB)</w:t>
      </w:r>
    </w:p>
    <w:p w14:paraId="2615047E" w14:textId="77777777" w:rsidR="00513E2D" w:rsidRDefault="00513E2D" w:rsidP="00513E2D">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0F5A0BCD" w14:textId="77777777" w:rsidR="00513E2D" w:rsidRDefault="00513E2D" w:rsidP="00513E2D">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C836987" w14:textId="77777777" w:rsidR="00513E2D" w:rsidRDefault="00513E2D" w:rsidP="00513E2D">
      <w:r>
        <w:t>Jesus answered and said to them, “Destroy this sanctuary, and in three days I will raise it up!”</w:t>
      </w:r>
    </w:p>
    <w:p w14:paraId="28742068" w14:textId="77777777" w:rsidR="00513E2D" w:rsidRPr="004C2945" w:rsidRDefault="00513E2D" w:rsidP="00513E2D">
      <w:pPr>
        <w:rPr>
          <w:i/>
        </w:rPr>
      </w:pPr>
      <w:r>
        <w:t xml:space="preserve">The Jews then said, “It took forty-six years to build this sanctuary, and you will raise it up in three days?” (But he was speaking of the sanctuary of His Body). </w:t>
      </w:r>
      <w:r>
        <w:rPr>
          <w:i/>
        </w:rPr>
        <w:t>Glory be to God forever.</w:t>
      </w:r>
    </w:p>
    <w:p w14:paraId="0A0C10BF" w14:textId="77777777" w:rsidR="00513E2D" w:rsidRDefault="00513E2D" w:rsidP="00513E2D">
      <w:pPr>
        <w:pStyle w:val="Heading4"/>
      </w:pPr>
      <w:r>
        <w:t>Another Gospel from St. Matthew 18:12-20 (EOB)</w:t>
      </w:r>
    </w:p>
    <w:p w14:paraId="0BEB367F" w14:textId="77777777" w:rsidR="00513E2D" w:rsidRDefault="00513E2D" w:rsidP="00513E2D">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59966813" w14:textId="77777777" w:rsidR="00513E2D" w:rsidRDefault="00513E2D" w:rsidP="00513E2D">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7A2374BE" w14:textId="77777777" w:rsidR="00513E2D" w:rsidRDefault="00513E2D" w:rsidP="00513E2D">
      <w:pPr>
        <w:rPr>
          <w:i/>
        </w:rPr>
      </w:pPr>
      <w:r>
        <w:lastRenderedPageBreak/>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will ask, it will be done for them by my Father who is in heaven. Indeed, where two or three are gathered together in my Name, there I am among them. </w:t>
      </w:r>
      <w:r>
        <w:rPr>
          <w:i/>
        </w:rPr>
        <w:t>Glory be to God forever.</w:t>
      </w:r>
    </w:p>
    <w:p w14:paraId="3D42A70B" w14:textId="77777777" w:rsidR="00513E2D" w:rsidRDefault="00513E2D" w:rsidP="00513E2D">
      <w:pPr>
        <w:pStyle w:val="Heading4"/>
      </w:pPr>
      <w:r>
        <w:t>Another Gospel from St. Luke 12:22-34 (EOB)</w:t>
      </w:r>
    </w:p>
    <w:p w14:paraId="410F1AF3" w14:textId="77777777" w:rsidR="00513E2D" w:rsidRDefault="00513E2D" w:rsidP="00513E2D">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7B89C0D4" w14:textId="77777777" w:rsidR="00513E2D" w:rsidRPr="007C6673" w:rsidRDefault="00513E2D" w:rsidP="00513E2D">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6EB77C13" w14:textId="4E99D957" w:rsidR="00513E2D" w:rsidRDefault="00513E2D" w:rsidP="00513E2D">
      <w:pPr>
        <w:pStyle w:val="Rubric"/>
      </w:pPr>
      <w:r>
        <w:t xml:space="preserve">The Gospel Response, page </w:t>
      </w:r>
      <w:r>
        <w:fldChar w:fldCharType="begin"/>
      </w:r>
      <w:r>
        <w:instrText xml:space="preserve"> PAGEREF _Ref442870575 \h </w:instrText>
      </w:r>
      <w:r>
        <w:fldChar w:fldCharType="separate"/>
      </w:r>
      <w:r w:rsidR="000E2EAC">
        <w:rPr>
          <w:noProof/>
        </w:rPr>
        <w:t>694</w:t>
      </w:r>
      <w:r>
        <w:fldChar w:fldCharType="end"/>
      </w:r>
      <w:r>
        <w:t xml:space="preserve"> may now be said.</w:t>
      </w:r>
    </w:p>
    <w:p w14:paraId="101FD6DF" w14:textId="77777777" w:rsidR="00513E2D" w:rsidRDefault="00513E2D" w:rsidP="00513E2D">
      <w:pPr>
        <w:pStyle w:val="Heading4"/>
      </w:pPr>
      <w:r>
        <w:t>The Litany (Part Two)</w:t>
      </w:r>
    </w:p>
    <w:p w14:paraId="3082E721" w14:textId="77777777" w:rsidR="00513E2D" w:rsidRDefault="00513E2D" w:rsidP="00513E2D">
      <w:pPr>
        <w:pStyle w:val="Rubrics0"/>
      </w:pPr>
      <w:r>
        <w:t>The presbyter chants these verses. The people respond with “Lord have mercy,” following each one:</w:t>
      </w:r>
    </w:p>
    <w:p w14:paraId="28E9A6B8" w14:textId="77777777" w:rsidR="00513E2D" w:rsidRDefault="00513E2D" w:rsidP="00513E2D">
      <w:pPr>
        <w:pStyle w:val="BodyNoIndent"/>
      </w:pPr>
      <w:r>
        <w:t>Healing to the sick, rest to the needy;</w:t>
      </w:r>
    </w:p>
    <w:p w14:paraId="26ADB07F" w14:textId="77777777" w:rsidR="00513E2D" w:rsidRDefault="00513E2D" w:rsidP="00513E2D">
      <w:pPr>
        <w:pStyle w:val="BodyNoIndent"/>
      </w:pPr>
    </w:p>
    <w:p w14:paraId="7058AED5" w14:textId="77777777" w:rsidR="00513E2D" w:rsidRDefault="00513E2D" w:rsidP="00513E2D">
      <w:pPr>
        <w:pStyle w:val="BodyNoIndent"/>
      </w:pPr>
      <w:r>
        <w:t>Release to those in captivity, acceptance to the orphans;</w:t>
      </w:r>
    </w:p>
    <w:p w14:paraId="15381226" w14:textId="77777777" w:rsidR="00513E2D" w:rsidRDefault="00513E2D" w:rsidP="00513E2D">
      <w:pPr>
        <w:pStyle w:val="BodyNoIndent"/>
      </w:pPr>
    </w:p>
    <w:p w14:paraId="231CFD85" w14:textId="77777777" w:rsidR="00513E2D" w:rsidRDefault="00513E2D" w:rsidP="00513E2D">
      <w:pPr>
        <w:pStyle w:val="BodyNoIndent"/>
      </w:pPr>
      <w:r>
        <w:t>Help to the widows; satisfy those who are distressed with good things.</w:t>
      </w:r>
    </w:p>
    <w:p w14:paraId="2A369642" w14:textId="77777777" w:rsidR="00513E2D" w:rsidRDefault="00513E2D" w:rsidP="00513E2D">
      <w:pPr>
        <w:pStyle w:val="BodyNoIndent"/>
      </w:pPr>
    </w:p>
    <w:p w14:paraId="0B2F2BA2" w14:textId="77777777" w:rsidR="00513E2D" w:rsidRDefault="00513E2D" w:rsidP="00513E2D">
      <w:pPr>
        <w:pStyle w:val="BodyNoIndent"/>
      </w:pPr>
      <w:r>
        <w:t>Raise the fallen; confirm the upright.</w:t>
      </w:r>
    </w:p>
    <w:p w14:paraId="2BA9AE89" w14:textId="77777777" w:rsidR="00513E2D" w:rsidRDefault="00513E2D" w:rsidP="00513E2D">
      <w:pPr>
        <w:pStyle w:val="BodyNoIndent"/>
      </w:pPr>
    </w:p>
    <w:p w14:paraId="27997897" w14:textId="77777777" w:rsidR="00513E2D" w:rsidRDefault="00513E2D" w:rsidP="00513E2D">
      <w:pPr>
        <w:pStyle w:val="BodyNoIndent"/>
      </w:pPr>
      <w:r>
        <w:t>Remember those who have fallen asleep; accept to Yourself the prayers of those who are in confession.</w:t>
      </w:r>
    </w:p>
    <w:p w14:paraId="45B402E2" w14:textId="77777777" w:rsidR="00513E2D" w:rsidRDefault="00513E2D" w:rsidP="00513E2D">
      <w:pPr>
        <w:pStyle w:val="BodyNoIndent"/>
      </w:pPr>
    </w:p>
    <w:p w14:paraId="25DF83A0" w14:textId="77777777" w:rsidR="00513E2D" w:rsidRDefault="00513E2D" w:rsidP="00513E2D">
      <w:pPr>
        <w:pStyle w:val="BodyNoIndent"/>
      </w:pPr>
      <w:r>
        <w:t>Count the sinners who have repented with Your faithful; count Your faithful with Your martyrs.</w:t>
      </w:r>
    </w:p>
    <w:p w14:paraId="0AC95DB5" w14:textId="77777777" w:rsidR="00513E2D" w:rsidRDefault="00513E2D" w:rsidP="00513E2D">
      <w:pPr>
        <w:pStyle w:val="BodyNoIndent"/>
      </w:pPr>
    </w:p>
    <w:p w14:paraId="6A1C8E4A" w14:textId="77777777" w:rsidR="00513E2D" w:rsidRDefault="00513E2D" w:rsidP="00513E2D">
      <w:pPr>
        <w:pStyle w:val="BodyNoIndent"/>
      </w:pPr>
      <w:r>
        <w:t>Make those who are in this place conformable to Your angels; and we, also, who have been called by Your grace, into Your service, while unworthy, accept us to Yourself.</w:t>
      </w:r>
    </w:p>
    <w:p w14:paraId="648BAD28" w14:textId="77777777" w:rsidR="00513E2D" w:rsidRDefault="00513E2D" w:rsidP="00513E2D">
      <w:pPr>
        <w:pStyle w:val="Priest"/>
      </w:pPr>
      <w:r>
        <w:t>People:</w:t>
      </w:r>
    </w:p>
    <w:p w14:paraId="5D7ED689" w14:textId="77777777" w:rsidR="00513E2D" w:rsidRDefault="00513E2D" w:rsidP="00513E2D">
      <w:pPr>
        <w:pStyle w:val="Body"/>
      </w:pPr>
      <w:r>
        <w:t>Lord have mercy. Lord have mercy. Lord have mercy.</w:t>
      </w:r>
    </w:p>
    <w:p w14:paraId="65F91B09" w14:textId="7ED8B7D7" w:rsidR="00513E2D" w:rsidRDefault="00513E2D" w:rsidP="00513E2D">
      <w:pPr>
        <w:pStyle w:val="Rubric"/>
      </w:pPr>
      <w:r>
        <w:t xml:space="preserve">If lead by a Presbyter, the Absolutions, page </w:t>
      </w:r>
      <w:r>
        <w:fldChar w:fldCharType="begin"/>
      </w:r>
      <w:r>
        <w:instrText xml:space="preserve"> PAGEREF _Ref442870289 \h </w:instrText>
      </w:r>
      <w:r>
        <w:fldChar w:fldCharType="separate"/>
      </w:r>
      <w:r w:rsidR="000E2EAC">
        <w:rPr>
          <w:noProof/>
        </w:rPr>
        <w:t>698</w:t>
      </w:r>
      <w:r>
        <w:fldChar w:fldCharType="end"/>
      </w:r>
      <w:r>
        <w:t xml:space="preserve"> may be said.</w:t>
      </w:r>
    </w:p>
    <w:p w14:paraId="208F1D3C" w14:textId="77777777" w:rsidR="00513E2D" w:rsidRDefault="00513E2D" w:rsidP="00513E2D">
      <w:pPr>
        <w:pStyle w:val="Heading4"/>
      </w:pPr>
      <w:r>
        <w:t>The Ordinary Aspasmos Batos Hymn</w:t>
      </w:r>
    </w:p>
    <w:p w14:paraId="2D614F07" w14:textId="77777777" w:rsidR="00513E2D" w:rsidRDefault="00513E2D" w:rsidP="00513E2D">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513E2D" w14:paraId="24DE8ACC" w14:textId="77777777" w:rsidTr="00513E2D">
        <w:trPr>
          <w:cantSplit/>
          <w:jc w:val="center"/>
        </w:trPr>
        <w:tc>
          <w:tcPr>
            <w:tcW w:w="288" w:type="dxa"/>
          </w:tcPr>
          <w:p w14:paraId="09219D48" w14:textId="77777777" w:rsidR="00513E2D" w:rsidRDefault="00513E2D" w:rsidP="00513E2D">
            <w:pPr>
              <w:pStyle w:val="CopticCross"/>
            </w:pPr>
          </w:p>
        </w:tc>
        <w:tc>
          <w:tcPr>
            <w:tcW w:w="3960" w:type="dxa"/>
          </w:tcPr>
          <w:p w14:paraId="699B8F8C" w14:textId="77777777" w:rsidR="00513E2D" w:rsidRPr="00B609A7" w:rsidRDefault="00513E2D" w:rsidP="00513E2D">
            <w:pPr>
              <w:pStyle w:val="EngHang"/>
            </w:pPr>
            <w:r w:rsidRPr="00B609A7">
              <w:t>O Lord, God of Hosts, return,</w:t>
            </w:r>
          </w:p>
          <w:p w14:paraId="0FDED723" w14:textId="77777777" w:rsidR="00513E2D" w:rsidRPr="00B609A7" w:rsidRDefault="00513E2D" w:rsidP="00513E2D">
            <w:pPr>
              <w:pStyle w:val="EngHang"/>
            </w:pPr>
            <w:r w:rsidRPr="00B609A7">
              <w:t>look down from heaven, behold and visit</w:t>
            </w:r>
          </w:p>
          <w:p w14:paraId="72F0150E" w14:textId="77777777" w:rsidR="00513E2D" w:rsidRPr="00B609A7" w:rsidRDefault="00513E2D" w:rsidP="00513E2D">
            <w:pPr>
              <w:pStyle w:val="EngHang"/>
            </w:pPr>
            <w:r w:rsidRPr="00B609A7">
              <w:t>this vine, which Your right hand has made;</w:t>
            </w:r>
          </w:p>
          <w:p w14:paraId="7F64B4E4" w14:textId="77777777" w:rsidR="00513E2D" w:rsidRDefault="00513E2D" w:rsidP="00513E2D">
            <w:pPr>
              <w:pStyle w:val="EngHangEnd"/>
            </w:pPr>
            <w:r w:rsidRPr="00B609A7">
              <w:t>Straighten it and confirm it.</w:t>
            </w:r>
            <w:r>
              <w:t xml:space="preserve"> </w:t>
            </w:r>
          </w:p>
        </w:tc>
        <w:tc>
          <w:tcPr>
            <w:tcW w:w="288" w:type="dxa"/>
          </w:tcPr>
          <w:p w14:paraId="557C83F1" w14:textId="77777777" w:rsidR="00513E2D" w:rsidRDefault="00513E2D" w:rsidP="00513E2D"/>
        </w:tc>
      </w:tr>
      <w:tr w:rsidR="00513E2D" w14:paraId="31324B4D" w14:textId="77777777" w:rsidTr="00513E2D">
        <w:trPr>
          <w:cantSplit/>
          <w:jc w:val="center"/>
        </w:trPr>
        <w:tc>
          <w:tcPr>
            <w:tcW w:w="288" w:type="dxa"/>
          </w:tcPr>
          <w:p w14:paraId="087F6A36" w14:textId="77777777" w:rsidR="00513E2D" w:rsidRDefault="00513E2D" w:rsidP="00513E2D">
            <w:pPr>
              <w:pStyle w:val="CopticCross"/>
            </w:pPr>
            <w:r w:rsidRPr="00FB5ACB">
              <w:t>¿</w:t>
            </w:r>
          </w:p>
        </w:tc>
        <w:tc>
          <w:tcPr>
            <w:tcW w:w="3960" w:type="dxa"/>
          </w:tcPr>
          <w:p w14:paraId="1B1A52A4" w14:textId="77777777" w:rsidR="00513E2D" w:rsidRPr="00B609A7" w:rsidRDefault="00513E2D" w:rsidP="00513E2D">
            <w:pPr>
              <w:pStyle w:val="EngHang"/>
            </w:pPr>
            <w:r w:rsidRPr="00B609A7">
              <w:t>Alleluia, Alleluia, Alleluia,</w:t>
            </w:r>
          </w:p>
          <w:p w14:paraId="5BE119D2" w14:textId="77777777" w:rsidR="00513E2D" w:rsidRPr="00B609A7" w:rsidRDefault="00513E2D" w:rsidP="00513E2D">
            <w:pPr>
              <w:pStyle w:val="EngHang"/>
            </w:pPr>
            <w:r>
              <w:t>bless the seeds and herbs,</w:t>
            </w:r>
            <w:r>
              <w:rPr>
                <w:rStyle w:val="FootnoteReference"/>
              </w:rPr>
              <w:footnoteReference w:id="1099"/>
            </w:r>
          </w:p>
          <w:p w14:paraId="65A868A0" w14:textId="77777777" w:rsidR="00513E2D" w:rsidRPr="00B609A7" w:rsidRDefault="00513E2D" w:rsidP="00513E2D">
            <w:pPr>
              <w:pStyle w:val="EngHang"/>
            </w:pPr>
            <w:r w:rsidRPr="00B609A7">
              <w:t xml:space="preserve">and may </w:t>
            </w:r>
            <w:r>
              <w:t>Your</w:t>
            </w:r>
            <w:r w:rsidRPr="00B609A7">
              <w:t xml:space="preserve"> mercy and </w:t>
            </w:r>
            <w:r>
              <w:t>Your</w:t>
            </w:r>
            <w:r w:rsidRPr="00B609A7">
              <w:t xml:space="preserve"> peace</w:t>
            </w:r>
          </w:p>
          <w:p w14:paraId="08C2AC14" w14:textId="77777777" w:rsidR="00513E2D" w:rsidRDefault="00513E2D" w:rsidP="00513E2D">
            <w:pPr>
              <w:pStyle w:val="EngHangEnd"/>
            </w:pPr>
            <w:r w:rsidRPr="00B609A7">
              <w:t xml:space="preserve">be a fortress </w:t>
            </w:r>
            <w:r>
              <w:t>to</w:t>
            </w:r>
            <w:r w:rsidRPr="00B609A7">
              <w:t xml:space="preserve"> </w:t>
            </w:r>
            <w:r>
              <w:t>Your</w:t>
            </w:r>
            <w:r w:rsidRPr="00B609A7">
              <w:t xml:space="preserve"> people.</w:t>
            </w:r>
            <w:r>
              <w:t xml:space="preserve"> </w:t>
            </w:r>
          </w:p>
        </w:tc>
        <w:tc>
          <w:tcPr>
            <w:tcW w:w="288" w:type="dxa"/>
          </w:tcPr>
          <w:p w14:paraId="2F502899" w14:textId="77777777" w:rsidR="00513E2D" w:rsidRDefault="00513E2D" w:rsidP="00513E2D"/>
        </w:tc>
      </w:tr>
      <w:tr w:rsidR="00513E2D" w14:paraId="5DAD9EAF" w14:textId="77777777" w:rsidTr="00513E2D">
        <w:trPr>
          <w:cantSplit/>
          <w:jc w:val="center"/>
        </w:trPr>
        <w:tc>
          <w:tcPr>
            <w:tcW w:w="288" w:type="dxa"/>
          </w:tcPr>
          <w:p w14:paraId="717F9B04" w14:textId="77777777" w:rsidR="00513E2D" w:rsidRDefault="00513E2D" w:rsidP="00513E2D">
            <w:pPr>
              <w:pStyle w:val="CopticCross"/>
            </w:pPr>
          </w:p>
        </w:tc>
        <w:tc>
          <w:tcPr>
            <w:tcW w:w="3960" w:type="dxa"/>
          </w:tcPr>
          <w:p w14:paraId="476AE4AF" w14:textId="77777777" w:rsidR="00513E2D" w:rsidRPr="00B609A7" w:rsidRDefault="00513E2D" w:rsidP="00513E2D">
            <w:pPr>
              <w:pStyle w:val="EngHang"/>
            </w:pPr>
            <w:r w:rsidRPr="00B609A7">
              <w:t>Holy, holy, holy,</w:t>
            </w:r>
          </w:p>
          <w:p w14:paraId="6AD3EDB4" w14:textId="77777777" w:rsidR="00513E2D" w:rsidRPr="00B609A7" w:rsidRDefault="00513E2D" w:rsidP="00513E2D">
            <w:pPr>
              <w:pStyle w:val="EngHang"/>
            </w:pPr>
            <w:r w:rsidRPr="00B609A7">
              <w:t>Lord of Hosts,</w:t>
            </w:r>
          </w:p>
          <w:p w14:paraId="5F531451" w14:textId="77777777" w:rsidR="00513E2D" w:rsidRPr="00B609A7" w:rsidRDefault="00513E2D" w:rsidP="00513E2D">
            <w:pPr>
              <w:pStyle w:val="EngHang"/>
            </w:pPr>
            <w:r w:rsidRPr="00B609A7">
              <w:t>Heaven and earth are full</w:t>
            </w:r>
          </w:p>
          <w:p w14:paraId="113F4012" w14:textId="77777777" w:rsidR="00513E2D" w:rsidRPr="00B609A7" w:rsidRDefault="00513E2D" w:rsidP="00513E2D">
            <w:pPr>
              <w:pStyle w:val="EngHang"/>
            </w:pPr>
            <w:r w:rsidRPr="00B609A7">
              <w:t xml:space="preserve">of </w:t>
            </w:r>
            <w:r>
              <w:t>Your</w:t>
            </w:r>
            <w:r w:rsidRPr="00B609A7">
              <w:t xml:space="preserve"> holy glory.</w:t>
            </w:r>
          </w:p>
          <w:p w14:paraId="4289A172" w14:textId="77777777" w:rsidR="00513E2D" w:rsidRDefault="00513E2D" w:rsidP="00513E2D">
            <w:pPr>
              <w:pStyle w:val="EngHang"/>
            </w:pPr>
          </w:p>
        </w:tc>
        <w:tc>
          <w:tcPr>
            <w:tcW w:w="288" w:type="dxa"/>
          </w:tcPr>
          <w:p w14:paraId="35036104" w14:textId="77777777" w:rsidR="00513E2D" w:rsidRDefault="00513E2D" w:rsidP="00513E2D"/>
        </w:tc>
      </w:tr>
    </w:tbl>
    <w:p w14:paraId="68AD7D4F" w14:textId="77777777" w:rsidR="00513E2D" w:rsidRDefault="00513E2D" w:rsidP="00513E2D">
      <w:pPr>
        <w:pStyle w:val="Heading4"/>
      </w:pPr>
      <w:r>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3E2D" w14:paraId="32C18EEC" w14:textId="77777777" w:rsidTr="00513E2D">
        <w:trPr>
          <w:cantSplit/>
          <w:jc w:val="center"/>
        </w:trPr>
        <w:tc>
          <w:tcPr>
            <w:tcW w:w="288" w:type="dxa"/>
          </w:tcPr>
          <w:p w14:paraId="62AD2274" w14:textId="77777777" w:rsidR="00513E2D" w:rsidRDefault="00513E2D" w:rsidP="00513E2D">
            <w:pPr>
              <w:pStyle w:val="CopticCross"/>
            </w:pPr>
          </w:p>
        </w:tc>
        <w:tc>
          <w:tcPr>
            <w:tcW w:w="3960" w:type="dxa"/>
          </w:tcPr>
          <w:p w14:paraId="270FA56B" w14:textId="77777777" w:rsidR="00513E2D" w:rsidRPr="007425E1" w:rsidRDefault="00513E2D" w:rsidP="00513E2D">
            <w:pPr>
              <w:pStyle w:val="EngHang"/>
              <w:rPr>
                <w:rFonts w:eastAsiaTheme="minorHAnsi"/>
              </w:rPr>
            </w:pPr>
            <w:r w:rsidRPr="007425E1">
              <w:rPr>
                <w:rFonts w:eastAsiaTheme="minorHAnsi"/>
              </w:rPr>
              <w:t>O King of Peace,</w:t>
            </w:r>
          </w:p>
          <w:p w14:paraId="1E49B537" w14:textId="77777777" w:rsidR="00513E2D" w:rsidRPr="007425E1" w:rsidRDefault="00513E2D" w:rsidP="00513E2D">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0CB9D36E" w14:textId="77777777" w:rsidR="00513E2D" w:rsidRPr="007425E1" w:rsidRDefault="00513E2D" w:rsidP="00513E2D">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FF0CB46" w14:textId="77777777" w:rsidR="00513E2D" w:rsidRPr="007425E1" w:rsidRDefault="00513E2D" w:rsidP="00513E2D">
            <w:pPr>
              <w:pStyle w:val="EngHangEnd"/>
            </w:pPr>
            <w:r w:rsidRPr="007425E1">
              <w:rPr>
                <w:rFonts w:eastAsiaTheme="minorHAnsi"/>
              </w:rPr>
              <w:t>And forgive us our sins.</w:t>
            </w:r>
          </w:p>
        </w:tc>
        <w:tc>
          <w:tcPr>
            <w:tcW w:w="288" w:type="dxa"/>
          </w:tcPr>
          <w:p w14:paraId="63B30BA1" w14:textId="77777777" w:rsidR="00513E2D" w:rsidRDefault="00513E2D" w:rsidP="00513E2D"/>
        </w:tc>
        <w:tc>
          <w:tcPr>
            <w:tcW w:w="288" w:type="dxa"/>
          </w:tcPr>
          <w:p w14:paraId="66D1F91A" w14:textId="77777777" w:rsidR="00513E2D" w:rsidRDefault="00513E2D" w:rsidP="00513E2D">
            <w:pPr>
              <w:pStyle w:val="CopticCross"/>
            </w:pPr>
          </w:p>
        </w:tc>
        <w:tc>
          <w:tcPr>
            <w:tcW w:w="3960" w:type="dxa"/>
          </w:tcPr>
          <w:p w14:paraId="204E3D94" w14:textId="77777777" w:rsidR="00513E2D" w:rsidRDefault="00513E2D" w:rsidP="00513E2D">
            <w:pPr>
              <w:pStyle w:val="CopticVersemulti-line"/>
            </w:pPr>
            <w:r w:rsidRPr="00F31CD1">
              <w:t>Ⲡ̀ⲟⲩⲣⲟ ⲛ̀ⲧⲉ ϯϩⲓⲣⲏⲛⲏ</w:t>
            </w:r>
          </w:p>
          <w:p w14:paraId="749D1627" w14:textId="77777777" w:rsidR="00513E2D" w:rsidRDefault="00513E2D" w:rsidP="00513E2D">
            <w:pPr>
              <w:pStyle w:val="CopticVersemulti-line"/>
            </w:pPr>
            <w:r w:rsidRPr="00F31CD1">
              <w:t>ⲙⲟⲓ ⲛⲁⲛ ⲛ̀ⲧⲉⲕϩⲓⲣⲏⲛⲏ</w:t>
            </w:r>
          </w:p>
          <w:p w14:paraId="4967C9A2" w14:textId="77777777" w:rsidR="00513E2D" w:rsidRDefault="00513E2D" w:rsidP="00513E2D">
            <w:pPr>
              <w:pStyle w:val="CopticVersemulti-line"/>
            </w:pPr>
            <w:r w:rsidRPr="00F31CD1">
              <w:t>ⲥⲉⲙⲛⲓ ⲛⲁⲛ ⲛ̀ⲧⲉⲕϩⲓⲣⲏⲛⲏ</w:t>
            </w:r>
          </w:p>
          <w:p w14:paraId="2DAF223F" w14:textId="77777777" w:rsidR="00513E2D" w:rsidRDefault="00513E2D" w:rsidP="00513E2D">
            <w:pPr>
              <w:pStyle w:val="CopticVerse"/>
            </w:pPr>
            <w:r w:rsidRPr="00F31CD1">
              <w:t>ⲭⲁ ⲛⲉⲛⲛⲟⲃⲓ ⲛⲁⲛ ⲉⲃⲟⲗ</w:t>
            </w:r>
          </w:p>
        </w:tc>
      </w:tr>
      <w:tr w:rsidR="00513E2D" w14:paraId="753F58FC" w14:textId="77777777" w:rsidTr="00513E2D">
        <w:trPr>
          <w:cantSplit/>
          <w:jc w:val="center"/>
        </w:trPr>
        <w:tc>
          <w:tcPr>
            <w:tcW w:w="288" w:type="dxa"/>
          </w:tcPr>
          <w:p w14:paraId="4694CAE0" w14:textId="77777777" w:rsidR="00513E2D" w:rsidRDefault="00513E2D" w:rsidP="00513E2D">
            <w:pPr>
              <w:pStyle w:val="CopticCross"/>
            </w:pPr>
            <w:r w:rsidRPr="00FB5ACB">
              <w:t>¿</w:t>
            </w:r>
          </w:p>
        </w:tc>
        <w:tc>
          <w:tcPr>
            <w:tcW w:w="3960" w:type="dxa"/>
          </w:tcPr>
          <w:p w14:paraId="5537D6BB" w14:textId="77777777" w:rsidR="00513E2D" w:rsidRDefault="00513E2D" w:rsidP="00513E2D">
            <w:pPr>
              <w:pStyle w:val="EngHang"/>
            </w:pPr>
            <w:r>
              <w:t>Disperse the enemies</w:t>
            </w:r>
          </w:p>
          <w:p w14:paraId="5A35983A" w14:textId="77777777" w:rsidR="00513E2D" w:rsidRDefault="00513E2D" w:rsidP="00513E2D">
            <w:pPr>
              <w:pStyle w:val="EngHang"/>
            </w:pPr>
            <w:r>
              <w:t>Of the Church.</w:t>
            </w:r>
          </w:p>
          <w:p w14:paraId="551DD02C" w14:textId="77777777" w:rsidR="00513E2D" w:rsidRDefault="00513E2D" w:rsidP="00513E2D">
            <w:pPr>
              <w:pStyle w:val="EngHang"/>
            </w:pPr>
            <w:r>
              <w:t>Fortify Her that She</w:t>
            </w:r>
          </w:p>
          <w:p w14:paraId="73C7FF6C" w14:textId="77777777" w:rsidR="00513E2D" w:rsidRPr="007425E1" w:rsidRDefault="00513E2D" w:rsidP="00513E2D">
            <w:pPr>
              <w:pStyle w:val="EngHangEnd"/>
            </w:pPr>
            <w:r>
              <w:t>May not be shaken forever.</w:t>
            </w:r>
          </w:p>
        </w:tc>
        <w:tc>
          <w:tcPr>
            <w:tcW w:w="288" w:type="dxa"/>
          </w:tcPr>
          <w:p w14:paraId="5A9ED176" w14:textId="77777777" w:rsidR="00513E2D" w:rsidRDefault="00513E2D" w:rsidP="00513E2D"/>
        </w:tc>
        <w:tc>
          <w:tcPr>
            <w:tcW w:w="288" w:type="dxa"/>
          </w:tcPr>
          <w:p w14:paraId="19D68631" w14:textId="77777777" w:rsidR="00513E2D" w:rsidRDefault="00513E2D" w:rsidP="00513E2D">
            <w:pPr>
              <w:pStyle w:val="CopticCross"/>
            </w:pPr>
            <w:r w:rsidRPr="00FB5ACB">
              <w:t>¿</w:t>
            </w:r>
          </w:p>
        </w:tc>
        <w:tc>
          <w:tcPr>
            <w:tcW w:w="3960" w:type="dxa"/>
          </w:tcPr>
          <w:p w14:paraId="55E6D5F9" w14:textId="77777777" w:rsidR="00513E2D" w:rsidRDefault="00513E2D" w:rsidP="00513E2D">
            <w:pPr>
              <w:pStyle w:val="CopticVersemulti-line"/>
            </w:pPr>
            <w:r w:rsidRPr="00F31CD1">
              <w:t>Ϫⲱⲣ ⲉ̀ⲃⲟⲗ ⲛ̀ⲛⲓϫⲁϫⲓ</w:t>
            </w:r>
          </w:p>
          <w:p w14:paraId="13AB98F0" w14:textId="77777777" w:rsidR="00513E2D" w:rsidRDefault="00513E2D" w:rsidP="00513E2D">
            <w:pPr>
              <w:pStyle w:val="CopticVersemulti-line"/>
            </w:pPr>
            <w:r w:rsidRPr="00F31CD1">
              <w:t>ⲛ̀ⲧⲉ ϯⲉⲕⲕⲗⲏⲥⲓⲁ̀</w:t>
            </w:r>
          </w:p>
          <w:p w14:paraId="3916DCBF" w14:textId="77777777" w:rsidR="00513E2D" w:rsidRDefault="00513E2D" w:rsidP="00513E2D">
            <w:pPr>
              <w:pStyle w:val="CopticVersemulti-line"/>
            </w:pPr>
            <w:r w:rsidRPr="00F31CD1">
              <w:t>ⲁ̀ⲣⲓⲥⲟⲃⲧ ⲉ̀ⲣⲟⲥ</w:t>
            </w:r>
          </w:p>
          <w:p w14:paraId="3D1F4FA6" w14:textId="77777777" w:rsidR="00513E2D" w:rsidRDefault="00513E2D" w:rsidP="00513E2D">
            <w:pPr>
              <w:pStyle w:val="CopticVerse"/>
            </w:pPr>
            <w:r w:rsidRPr="00F31CD1">
              <w:t>ⲛ̀ⲛⲉⲥⲕⲓⲙ ϣⲁ ⲉ̀ⲛⲉϩ</w:t>
            </w:r>
          </w:p>
        </w:tc>
      </w:tr>
      <w:tr w:rsidR="00513E2D" w14:paraId="333EE255" w14:textId="77777777" w:rsidTr="00513E2D">
        <w:trPr>
          <w:cantSplit/>
          <w:jc w:val="center"/>
        </w:trPr>
        <w:tc>
          <w:tcPr>
            <w:tcW w:w="288" w:type="dxa"/>
          </w:tcPr>
          <w:p w14:paraId="1A45B8E8" w14:textId="77777777" w:rsidR="00513E2D" w:rsidRDefault="00513E2D" w:rsidP="00513E2D">
            <w:pPr>
              <w:pStyle w:val="CopticCross"/>
            </w:pPr>
          </w:p>
        </w:tc>
        <w:tc>
          <w:tcPr>
            <w:tcW w:w="3960" w:type="dxa"/>
          </w:tcPr>
          <w:p w14:paraId="7FD34B68" w14:textId="77777777" w:rsidR="00513E2D" w:rsidRPr="007425E1" w:rsidRDefault="00513E2D" w:rsidP="00513E2D">
            <w:pPr>
              <w:pStyle w:val="EngHang"/>
            </w:pPr>
            <w:r w:rsidRPr="007425E1">
              <w:t>Emmanuel our God</w:t>
            </w:r>
          </w:p>
          <w:p w14:paraId="6800DEA6" w14:textId="77777777" w:rsidR="00513E2D" w:rsidRPr="007425E1" w:rsidRDefault="00513E2D" w:rsidP="00513E2D">
            <w:pPr>
              <w:pStyle w:val="EngHang"/>
            </w:pPr>
            <w:r w:rsidRPr="007425E1">
              <w:t>Is now in our midst,</w:t>
            </w:r>
          </w:p>
          <w:p w14:paraId="046A688A" w14:textId="77777777" w:rsidR="00513E2D" w:rsidRPr="007425E1" w:rsidRDefault="00513E2D" w:rsidP="00513E2D">
            <w:pPr>
              <w:pStyle w:val="EngHang"/>
            </w:pPr>
            <w:r>
              <w:t>With</w:t>
            </w:r>
            <w:r w:rsidRPr="007425E1">
              <w:t xml:space="preserve"> the glory of His Father,</w:t>
            </w:r>
          </w:p>
          <w:p w14:paraId="01392EA2" w14:textId="77777777" w:rsidR="00513E2D" w:rsidRPr="007425E1" w:rsidRDefault="00513E2D" w:rsidP="00513E2D">
            <w:pPr>
              <w:pStyle w:val="EngHangEnd"/>
            </w:pPr>
            <w:r w:rsidRPr="007425E1">
              <w:t>And the Holy Spirit.</w:t>
            </w:r>
          </w:p>
        </w:tc>
        <w:tc>
          <w:tcPr>
            <w:tcW w:w="288" w:type="dxa"/>
          </w:tcPr>
          <w:p w14:paraId="09BEAEAF" w14:textId="77777777" w:rsidR="00513E2D" w:rsidRDefault="00513E2D" w:rsidP="00513E2D"/>
        </w:tc>
        <w:tc>
          <w:tcPr>
            <w:tcW w:w="288" w:type="dxa"/>
          </w:tcPr>
          <w:p w14:paraId="73401B08" w14:textId="77777777" w:rsidR="00513E2D" w:rsidRDefault="00513E2D" w:rsidP="00513E2D">
            <w:pPr>
              <w:pStyle w:val="CopticCross"/>
            </w:pPr>
          </w:p>
        </w:tc>
        <w:tc>
          <w:tcPr>
            <w:tcW w:w="3960" w:type="dxa"/>
          </w:tcPr>
          <w:p w14:paraId="7D59F4BB" w14:textId="77777777" w:rsidR="00513E2D" w:rsidRDefault="00513E2D" w:rsidP="00513E2D">
            <w:pPr>
              <w:pStyle w:val="CopticVersemulti-line"/>
            </w:pPr>
            <w:r w:rsidRPr="00F31CD1">
              <w:t>Ⲉⲙⲙⲁⲛⲟⲩⲏⲗ Ⲡⲉⲛⲛⲟⲩϯ</w:t>
            </w:r>
          </w:p>
          <w:p w14:paraId="7F0EA50A" w14:textId="77777777" w:rsidR="00513E2D" w:rsidRDefault="00513E2D" w:rsidP="00513E2D">
            <w:pPr>
              <w:pStyle w:val="CopticVersemulti-line"/>
            </w:pPr>
            <w:r w:rsidRPr="00F31CD1">
              <w:t>ϧⲉⲛ ⲧⲉⲛⲙⲏϯ ϯⲛⲟⲩ</w:t>
            </w:r>
          </w:p>
          <w:p w14:paraId="6FDE5B41" w14:textId="77777777" w:rsidR="00513E2D" w:rsidRDefault="00513E2D" w:rsidP="00513E2D">
            <w:pPr>
              <w:pStyle w:val="CopticVersemulti-line"/>
            </w:pPr>
            <w:r w:rsidRPr="00F31CD1">
              <w:t>ϧⲉⲛ ⲡ̀ⲱ̀ⲟⲩ ⲛ̀ⲧⲉ Ⲡⲉϥⲓⲱⲧ</w:t>
            </w:r>
          </w:p>
          <w:p w14:paraId="405FB8BC" w14:textId="77777777" w:rsidR="00513E2D" w:rsidRDefault="00513E2D" w:rsidP="00513E2D">
            <w:pPr>
              <w:pStyle w:val="CopticVersemulti-line"/>
            </w:pPr>
            <w:r w:rsidRPr="00F31CD1">
              <w:t>ⲛⲉⲙ Ⲡⲓⲡ̅ⲛ̅ⲁ ⲉ̅ⲑ̅ⲩ</w:t>
            </w:r>
          </w:p>
        </w:tc>
      </w:tr>
      <w:tr w:rsidR="00513E2D" w14:paraId="7F076E0F" w14:textId="77777777" w:rsidTr="00513E2D">
        <w:trPr>
          <w:cantSplit/>
          <w:jc w:val="center"/>
        </w:trPr>
        <w:tc>
          <w:tcPr>
            <w:tcW w:w="288" w:type="dxa"/>
          </w:tcPr>
          <w:p w14:paraId="0E7DAF26" w14:textId="77777777" w:rsidR="00513E2D" w:rsidRDefault="00513E2D" w:rsidP="00513E2D">
            <w:pPr>
              <w:pStyle w:val="CopticCross"/>
            </w:pPr>
            <w:r w:rsidRPr="00FB5ACB">
              <w:t>¿</w:t>
            </w:r>
          </w:p>
        </w:tc>
        <w:tc>
          <w:tcPr>
            <w:tcW w:w="3960" w:type="dxa"/>
          </w:tcPr>
          <w:p w14:paraId="06B4F73C" w14:textId="77777777" w:rsidR="00513E2D" w:rsidRPr="007425E1" w:rsidRDefault="00513E2D" w:rsidP="00513E2D">
            <w:pPr>
              <w:pStyle w:val="EngHang"/>
            </w:pPr>
            <w:commentRangeStart w:id="2084"/>
            <w:r w:rsidRPr="007425E1">
              <w:t xml:space="preserve">May </w:t>
            </w:r>
            <w:commentRangeEnd w:id="2084"/>
            <w:r>
              <w:rPr>
                <w:rStyle w:val="CommentReference"/>
                <w:rFonts w:eastAsiaTheme="minorHAnsi" w:cstheme="minorBidi"/>
                <w:color w:val="auto"/>
                <w:lang w:val="en-CA"/>
              </w:rPr>
              <w:commentReference w:id="2084"/>
            </w:r>
            <w:r w:rsidRPr="007425E1">
              <w:t>He bless us all,</w:t>
            </w:r>
          </w:p>
          <w:p w14:paraId="677D75A3" w14:textId="77777777" w:rsidR="00513E2D" w:rsidRPr="007425E1" w:rsidRDefault="00513E2D" w:rsidP="00513E2D">
            <w:pPr>
              <w:pStyle w:val="EngHang"/>
            </w:pPr>
            <w:r w:rsidRPr="007425E1">
              <w:t>Purify our hearts,</w:t>
            </w:r>
          </w:p>
          <w:p w14:paraId="5316DAEF" w14:textId="77777777" w:rsidR="00513E2D" w:rsidRPr="007425E1" w:rsidRDefault="00513E2D" w:rsidP="00513E2D">
            <w:pPr>
              <w:pStyle w:val="EngHang"/>
            </w:pPr>
            <w:r w:rsidRPr="007425E1">
              <w:t>And heal the sicknesses</w:t>
            </w:r>
          </w:p>
          <w:p w14:paraId="2ED9F22B" w14:textId="77777777" w:rsidR="00513E2D" w:rsidRPr="004E04E2" w:rsidRDefault="00513E2D" w:rsidP="00513E2D">
            <w:pPr>
              <w:pStyle w:val="EngHangEnd"/>
            </w:pPr>
            <w:r w:rsidRPr="007425E1">
              <w:t>Of our souls and our bodies.</w:t>
            </w:r>
          </w:p>
        </w:tc>
        <w:tc>
          <w:tcPr>
            <w:tcW w:w="288" w:type="dxa"/>
          </w:tcPr>
          <w:p w14:paraId="7A2C324F" w14:textId="77777777" w:rsidR="00513E2D" w:rsidRDefault="00513E2D" w:rsidP="00513E2D"/>
        </w:tc>
        <w:tc>
          <w:tcPr>
            <w:tcW w:w="288" w:type="dxa"/>
          </w:tcPr>
          <w:p w14:paraId="0C9306F9" w14:textId="77777777" w:rsidR="00513E2D" w:rsidRDefault="00513E2D" w:rsidP="00513E2D">
            <w:pPr>
              <w:pStyle w:val="CopticCross"/>
            </w:pPr>
            <w:r w:rsidRPr="00FB5ACB">
              <w:t>¿</w:t>
            </w:r>
          </w:p>
        </w:tc>
        <w:tc>
          <w:tcPr>
            <w:tcW w:w="3960" w:type="dxa"/>
          </w:tcPr>
          <w:p w14:paraId="7F7F451C" w14:textId="77777777" w:rsidR="00513E2D" w:rsidRDefault="00513E2D" w:rsidP="00513E2D">
            <w:pPr>
              <w:pStyle w:val="CopticVersemulti-line"/>
            </w:pPr>
            <w:r w:rsidRPr="00F31CD1">
              <w:t>Ⲛ̀ⲧⲉϥⲥ̀ⲙⲟⲩ ⲉ̀ⲣⲟⲛ ⲧⲏⲣⲉⲛ</w:t>
            </w:r>
          </w:p>
          <w:p w14:paraId="508B4E63" w14:textId="77777777" w:rsidR="00513E2D" w:rsidRDefault="00513E2D" w:rsidP="00513E2D">
            <w:pPr>
              <w:pStyle w:val="CopticVersemulti-line"/>
            </w:pPr>
            <w:r w:rsidRPr="00F31CD1">
              <w:t>ⲛ̀ⲧⲉϥⲧⲟⲩⲃⲟ ⲛ̀ⲛⲉⲛϩⲏⲧ</w:t>
            </w:r>
          </w:p>
          <w:p w14:paraId="0B4B18B0" w14:textId="77777777" w:rsidR="00513E2D" w:rsidRDefault="00513E2D" w:rsidP="00513E2D">
            <w:pPr>
              <w:pStyle w:val="CopticVersemulti-line"/>
            </w:pPr>
            <w:r w:rsidRPr="00F31CD1">
              <w:t>ⲛ̀ⲧⲉϥⲧⲁⲗϭⲟ ⲛ̀ⲛⲓϣⲱⲛⲓ</w:t>
            </w:r>
          </w:p>
          <w:p w14:paraId="5AFEE0EB" w14:textId="77777777" w:rsidR="00513E2D" w:rsidRDefault="00513E2D" w:rsidP="00513E2D">
            <w:pPr>
              <w:pStyle w:val="CopticVersemulti-line"/>
            </w:pPr>
            <w:r w:rsidRPr="00F31CD1">
              <w:t>ⲛ̀ⲧⲉ ⲛⲉⲛⲯⲩⲭⲏ ⲛⲉⲙ ⲛⲉⲛⲥⲱⲙⲁ</w:t>
            </w:r>
          </w:p>
        </w:tc>
      </w:tr>
      <w:tr w:rsidR="00513E2D" w14:paraId="2253FCB5" w14:textId="77777777" w:rsidTr="00513E2D">
        <w:trPr>
          <w:cantSplit/>
          <w:jc w:val="center"/>
        </w:trPr>
        <w:tc>
          <w:tcPr>
            <w:tcW w:w="288" w:type="dxa"/>
          </w:tcPr>
          <w:p w14:paraId="5B163BB8" w14:textId="77777777" w:rsidR="00513E2D" w:rsidRDefault="00513E2D" w:rsidP="00513E2D">
            <w:pPr>
              <w:pStyle w:val="CopticCross"/>
            </w:pPr>
          </w:p>
        </w:tc>
        <w:tc>
          <w:tcPr>
            <w:tcW w:w="3960" w:type="dxa"/>
          </w:tcPr>
          <w:p w14:paraId="7EFDEEDC" w14:textId="77777777" w:rsidR="00513E2D" w:rsidRPr="007425E1" w:rsidRDefault="00513E2D" w:rsidP="00513E2D">
            <w:pPr>
              <w:pStyle w:val="EngHang"/>
            </w:pPr>
            <w:r w:rsidRPr="007425E1">
              <w:t xml:space="preserve">We worship </w:t>
            </w:r>
            <w:r>
              <w:t>You</w:t>
            </w:r>
            <w:r w:rsidRPr="007425E1">
              <w:t>, O Christ,</w:t>
            </w:r>
          </w:p>
          <w:p w14:paraId="6EC17923" w14:textId="77777777" w:rsidR="00513E2D" w:rsidRPr="007425E1" w:rsidRDefault="00513E2D" w:rsidP="00513E2D">
            <w:pPr>
              <w:pStyle w:val="EngHang"/>
            </w:pPr>
            <w:r w:rsidRPr="007425E1">
              <w:t xml:space="preserve">With </w:t>
            </w:r>
            <w:r>
              <w:t>Your</w:t>
            </w:r>
            <w:r w:rsidRPr="007425E1">
              <w:t xml:space="preserve"> Good Father,</w:t>
            </w:r>
          </w:p>
          <w:p w14:paraId="0F512070" w14:textId="77777777" w:rsidR="00513E2D" w:rsidRPr="007425E1" w:rsidRDefault="00513E2D" w:rsidP="00513E2D">
            <w:pPr>
              <w:pStyle w:val="EngHang"/>
            </w:pPr>
            <w:r w:rsidRPr="007425E1">
              <w:t>And the Holy Spirit,</w:t>
            </w:r>
          </w:p>
          <w:p w14:paraId="365631BE" w14:textId="77777777" w:rsidR="00513E2D" w:rsidRPr="004E04E2" w:rsidRDefault="00513E2D" w:rsidP="00513E2D">
            <w:pPr>
              <w:pStyle w:val="EngHangEnd"/>
            </w:pPr>
            <w:r w:rsidRPr="007425E1">
              <w:t xml:space="preserve">For </w:t>
            </w:r>
            <w:r>
              <w:t>You have {</w:t>
            </w:r>
            <w:r w:rsidRPr="007425E1">
              <w:t>come</w:t>
            </w:r>
            <w:r>
              <w:t>}</w:t>
            </w:r>
            <w:r w:rsidRPr="007425E1">
              <w:t xml:space="preserve"> and saved us.</w:t>
            </w:r>
          </w:p>
        </w:tc>
        <w:tc>
          <w:tcPr>
            <w:tcW w:w="288" w:type="dxa"/>
          </w:tcPr>
          <w:p w14:paraId="23BF23B0" w14:textId="77777777" w:rsidR="00513E2D" w:rsidRDefault="00513E2D" w:rsidP="00513E2D"/>
        </w:tc>
        <w:tc>
          <w:tcPr>
            <w:tcW w:w="288" w:type="dxa"/>
          </w:tcPr>
          <w:p w14:paraId="76C8CC5C" w14:textId="77777777" w:rsidR="00513E2D" w:rsidRDefault="00513E2D" w:rsidP="00513E2D">
            <w:pPr>
              <w:pStyle w:val="CopticCross"/>
            </w:pPr>
          </w:p>
        </w:tc>
        <w:tc>
          <w:tcPr>
            <w:tcW w:w="3960" w:type="dxa"/>
          </w:tcPr>
          <w:p w14:paraId="1054D2D2" w14:textId="77777777" w:rsidR="00513E2D" w:rsidRDefault="00513E2D" w:rsidP="00513E2D">
            <w:pPr>
              <w:pStyle w:val="CopticVersemulti-line"/>
            </w:pPr>
            <w:r w:rsidRPr="00F31CD1">
              <w:t>Ⲧⲉⲛⲟⲩⲱϣⲧ ⲙ̀ⲙⲟⲕ ⲱ̀ Ⲡⲭ̅ⲥ</w:t>
            </w:r>
          </w:p>
          <w:p w14:paraId="21287D43" w14:textId="77777777" w:rsidR="00513E2D" w:rsidRDefault="00513E2D" w:rsidP="00513E2D">
            <w:pPr>
              <w:pStyle w:val="CopticVersemulti-line"/>
            </w:pPr>
            <w:r w:rsidRPr="00F31CD1">
              <w:t>ⲛⲉⲙ Ⲡⲉⲕⲓⲱⲧ ⲛ̀ⲁ̀ⲅⲁⲑⲟⲥ</w:t>
            </w:r>
          </w:p>
          <w:p w14:paraId="295A24F2" w14:textId="77777777" w:rsidR="00513E2D" w:rsidRDefault="00513E2D" w:rsidP="00513E2D">
            <w:pPr>
              <w:pStyle w:val="CopticVersemulti-line"/>
            </w:pPr>
            <w:r w:rsidRPr="00F31CD1">
              <w:t>ⲛⲉⲙ Ⲡⲓⲡ̅ⲛ̅ⲁ ⲉ̅ⲑ̅ⲩ</w:t>
            </w:r>
          </w:p>
          <w:p w14:paraId="024814D6" w14:textId="77777777" w:rsidR="00513E2D" w:rsidRDefault="00513E2D" w:rsidP="00513E2D">
            <w:pPr>
              <w:pStyle w:val="CopticVerse"/>
            </w:pPr>
            <w:r w:rsidRPr="00F31CD1">
              <w:t xml:space="preserve">ϫⲉ </w:t>
            </w:r>
            <w:r>
              <w:t>{</w:t>
            </w:r>
            <w:r w:rsidRPr="00F31CD1">
              <w:t>ⲁⲕⲓ̀</w:t>
            </w:r>
            <w:r>
              <w:t>}</w:t>
            </w:r>
            <w:r w:rsidRPr="00F31CD1">
              <w:t xml:space="preserve"> ⲁⲕⲥⲱϯ ⲙ̀ⲙⲟⲛ</w:t>
            </w:r>
          </w:p>
        </w:tc>
      </w:tr>
    </w:tbl>
    <w:p w14:paraId="0B12709E" w14:textId="77777777" w:rsidR="00513E2D" w:rsidRDefault="00513E2D" w:rsidP="00513E2D">
      <w:pPr>
        <w:pStyle w:val="Rubric"/>
      </w:pPr>
      <w:r>
        <w:t>Each person present is prayed for in the form, “Remember, O Lord, Your servant, N. Kyrie Eleison”, followed by prayer for others whom those gathered wish to remember.</w:t>
      </w:r>
    </w:p>
    <w:p w14:paraId="5D77251A" w14:textId="77777777" w:rsidR="00513E2D" w:rsidRDefault="00513E2D" w:rsidP="00513E2D">
      <w:pPr>
        <w:pStyle w:val="Rubric"/>
      </w:pPr>
      <w:r>
        <w:lastRenderedPageBreak/>
        <w:t>Those present my offer in turn prayers from the heart for the church, consistently with the prayers of the Church.</w:t>
      </w:r>
    </w:p>
    <w:p w14:paraId="3ED75021" w14:textId="77777777" w:rsidR="00513E2D" w:rsidRDefault="00513E2D" w:rsidP="00513E2D">
      <w:pPr>
        <w:pStyle w:val="Rubric"/>
      </w:pPr>
      <w:r>
        <w:t>Each person may recite in turn an arrow prayer, three times, with prostrations if appropriate.</w:t>
      </w:r>
    </w:p>
    <w:p w14:paraId="6529DB3A" w14:textId="77777777" w:rsidR="00513E2D" w:rsidRDefault="00513E2D" w:rsidP="00513E2D">
      <w:pPr>
        <w:pStyle w:val="Rubric"/>
      </w:pPr>
      <w:r>
        <w:t>Holy, Holy, Holy…, Our Father…</w:t>
      </w:r>
    </w:p>
    <w:p w14:paraId="11CC26BA" w14:textId="77777777" w:rsidR="00513E2D" w:rsidRDefault="00513E2D" w:rsidP="00513E2D">
      <w:pPr>
        <w:pStyle w:val="Rubric"/>
      </w:pPr>
      <w:r>
        <w:t>The Absolution of the Hour may be said.</w:t>
      </w:r>
    </w:p>
    <w:p w14:paraId="5FF65B33" w14:textId="3CF4ADA2" w:rsidR="00513E2D" w:rsidRDefault="00513E2D" w:rsidP="00513E2D">
      <w:pPr>
        <w:pStyle w:val="Rubric"/>
      </w:pPr>
      <w:r>
        <w:t xml:space="preserve">If lead by a Presbyter, the End of Service hymn and Final Blessing may be said, or else </w:t>
      </w:r>
      <w:r>
        <w:fldChar w:fldCharType="begin"/>
      </w:r>
      <w:r>
        <w:instrText xml:space="preserve"> REF _Ref411969145 \h </w:instrText>
      </w:r>
      <w:r>
        <w:fldChar w:fldCharType="separate"/>
      </w:r>
      <w:r w:rsidR="000E2EAC">
        <w:t>The Prayer of the Hours</w:t>
      </w:r>
      <w:r>
        <w:fldChar w:fldCharType="end"/>
      </w:r>
      <w:r>
        <w:t xml:space="preserve">, page </w:t>
      </w:r>
      <w:r>
        <w:fldChar w:fldCharType="begin"/>
      </w:r>
      <w:r>
        <w:instrText xml:space="preserve"> PAGEREF _Ref411969145 \h </w:instrText>
      </w:r>
      <w:r>
        <w:fldChar w:fldCharType="separate"/>
      </w:r>
      <w:r w:rsidR="000E2EAC">
        <w:rPr>
          <w:noProof/>
        </w:rPr>
        <w:t>18</w:t>
      </w:r>
      <w:r>
        <w:fldChar w:fldCharType="end"/>
      </w:r>
      <w:r>
        <w:t>, may be recited together.</w:t>
      </w:r>
    </w:p>
    <w:p w14:paraId="0915A51F" w14:textId="77777777" w:rsidR="00513E2D" w:rsidRPr="00CA3D47" w:rsidRDefault="00513E2D" w:rsidP="00513E2D">
      <w:pPr>
        <w:sectPr w:rsidR="00513E2D" w:rsidRPr="00CA3D47" w:rsidSect="007B48E5">
          <w:pgSz w:w="11880" w:h="15480" w:code="1"/>
          <w:pgMar w:top="1080" w:right="1440" w:bottom="1440" w:left="1080" w:header="720" w:footer="720" w:gutter="504"/>
          <w:cols w:space="720"/>
          <w:docGrid w:linePitch="360"/>
        </w:sectPr>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8"/>
      <w:headerReference w:type="default" r:id="rId29"/>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9" w:author="Windows User" w:date="2015-11-27T20:09:00Z" w:initials="WU">
    <w:p w14:paraId="03405E79" w14:textId="77777777" w:rsidR="002758BE" w:rsidRDefault="002758BE"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2758BE" w:rsidRDefault="002758BE">
      <w:pPr>
        <w:pStyle w:val="CommentText"/>
      </w:pPr>
      <w:r>
        <w:rPr>
          <w:rStyle w:val="CommentReference"/>
        </w:rPr>
        <w:annotationRef/>
      </w:r>
      <w:r>
        <w:t>Compare to various translations</w:t>
      </w:r>
    </w:p>
  </w:comment>
  <w:comment w:id="92" w:author="Windows User" w:date="2015-10-30T12:37:00Z" w:initials="WU">
    <w:p w14:paraId="00B9961B" w14:textId="77777777" w:rsidR="002758BE" w:rsidRDefault="002758BE">
      <w:pPr>
        <w:pStyle w:val="CommentText"/>
      </w:pPr>
      <w:r>
        <w:rPr>
          <w:rStyle w:val="CommentReference"/>
        </w:rPr>
        <w:annotationRef/>
      </w:r>
      <w:r>
        <w:t>Is this supposed to be doubled?</w:t>
      </w:r>
    </w:p>
  </w:comment>
  <w:comment w:id="93" w:author="Windows User" w:date="2015-11-27T20:09:00Z" w:initials="WU">
    <w:p w14:paraId="218998C8" w14:textId="77777777" w:rsidR="002758BE" w:rsidRDefault="002758BE"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2758BE" w:rsidRDefault="002758BE">
      <w:pPr>
        <w:pStyle w:val="CommentText"/>
      </w:pPr>
      <w:r>
        <w:rPr>
          <w:rStyle w:val="CommentReference"/>
        </w:rPr>
        <w:annotationRef/>
      </w:r>
      <w:r>
        <w:t>Does this go before Creed?</w:t>
      </w:r>
    </w:p>
  </w:comment>
  <w:comment w:id="97" w:author="Windows User" w:date="2015-11-06T13:03:00Z" w:initials="WU">
    <w:p w14:paraId="6B9D0F75" w14:textId="77777777" w:rsidR="002758BE" w:rsidRDefault="002758BE">
      <w:pPr>
        <w:pStyle w:val="CommentText"/>
      </w:pPr>
      <w:r>
        <w:rPr>
          <w:rStyle w:val="CommentReference"/>
        </w:rPr>
        <w:annotationRef/>
      </w:r>
      <w:r>
        <w:t>Coptic reader has Ps 3 here!</w:t>
      </w:r>
    </w:p>
  </w:comment>
  <w:comment w:id="114" w:author="Windows User" w:date="2015-11-02T08:54:00Z" w:initials="WU">
    <w:p w14:paraId="0366F544" w14:textId="77777777" w:rsidR="002758BE" w:rsidRDefault="002758BE">
      <w:pPr>
        <w:pStyle w:val="CommentText"/>
      </w:pPr>
      <w:r>
        <w:rPr>
          <w:rStyle w:val="CommentReference"/>
        </w:rPr>
        <w:annotationRef/>
      </w:r>
      <w:r>
        <w:t>Is there a phrase missing here?</w:t>
      </w:r>
    </w:p>
  </w:comment>
  <w:comment w:id="120" w:author="Windows User" w:date="2015-10-30T08:56:00Z" w:initials="WU">
    <w:p w14:paraId="1FDBEBA0" w14:textId="77777777" w:rsidR="002758BE" w:rsidRDefault="002758BE">
      <w:pPr>
        <w:pStyle w:val="CommentText"/>
      </w:pPr>
      <w:r>
        <w:rPr>
          <w:rStyle w:val="CommentReference"/>
        </w:rPr>
        <w:annotationRef/>
      </w:r>
      <w:r>
        <w:t>Should Glory be be here?</w:t>
      </w:r>
    </w:p>
  </w:comment>
  <w:comment w:id="125" w:author="Brett Slote" w:date="2016-05-02T12:37:00Z" w:initials="BS">
    <w:p w14:paraId="6A57FE90" w14:textId="269377C2" w:rsidR="002758BE" w:rsidRDefault="002758BE">
      <w:pPr>
        <w:pStyle w:val="CommentText"/>
      </w:pPr>
      <w:r>
        <w:rPr>
          <w:rStyle w:val="CommentReference"/>
        </w:rPr>
        <w:annotationRef/>
      </w:r>
      <w:r>
        <w:t>Is this right? Or should it be the conclusion of Midnight Praise?</w:t>
      </w:r>
    </w:p>
  </w:comment>
  <w:comment w:id="126" w:author="Windows User" w:date="2015-10-30T08:56:00Z" w:initials="BS">
    <w:p w14:paraId="3B320D18" w14:textId="77777777" w:rsidR="002758BE" w:rsidRDefault="002758BE" w:rsidP="000C38C3">
      <w:pPr>
        <w:pStyle w:val="CommentText"/>
      </w:pPr>
      <w:r>
        <w:rPr>
          <w:rStyle w:val="CommentReference"/>
        </w:rPr>
        <w:annotationRef/>
      </w:r>
      <w:r>
        <w:t>this seems kind of loose... is it ok?</w:t>
      </w:r>
    </w:p>
  </w:comment>
  <w:comment w:id="127" w:author="Windows User" w:date="2015-10-30T08:56:00Z" w:initials="BS">
    <w:p w14:paraId="0A2D24D1" w14:textId="77777777" w:rsidR="002758BE" w:rsidRDefault="002758BE" w:rsidP="000C38C3">
      <w:pPr>
        <w:pStyle w:val="CommentText"/>
      </w:pPr>
      <w:r>
        <w:rPr>
          <w:rStyle w:val="CommentReference"/>
        </w:rPr>
        <w:annotationRef/>
      </w:r>
      <w:r>
        <w:t>works or deeds?</w:t>
      </w:r>
    </w:p>
  </w:comment>
  <w:comment w:id="128" w:author="Windows User" w:date="2015-11-21T13:24:00Z" w:initials="WU">
    <w:p w14:paraId="00EA2A44" w14:textId="77777777" w:rsidR="002758BE" w:rsidRDefault="002758BE" w:rsidP="000C38C3">
      <w:pPr>
        <w:pStyle w:val="CommentText"/>
      </w:pPr>
      <w:r>
        <w:rPr>
          <w:rStyle w:val="CommentReference"/>
        </w:rPr>
        <w:annotationRef/>
      </w:r>
      <w:r>
        <w:t>review</w:t>
      </w:r>
    </w:p>
  </w:comment>
  <w:comment w:id="129" w:author="Windows User" w:date="2015-10-30T08:56:00Z" w:initials="BS">
    <w:p w14:paraId="326418FE" w14:textId="77777777" w:rsidR="002758BE" w:rsidRDefault="002758BE" w:rsidP="000C38C3">
      <w:pPr>
        <w:pStyle w:val="CommentText"/>
      </w:pPr>
      <w:r>
        <w:rPr>
          <w:rStyle w:val="CommentReference"/>
        </w:rPr>
        <w:annotationRef/>
      </w:r>
      <w:r>
        <w:t>does Coptic have 'high'?</w:t>
      </w:r>
    </w:p>
  </w:comment>
  <w:comment w:id="130" w:author="Windows User" w:date="2015-11-21T13:24:00Z" w:initials="WU">
    <w:p w14:paraId="451F9B25" w14:textId="77777777" w:rsidR="002758BE" w:rsidRDefault="002758BE" w:rsidP="000C38C3">
      <w:pPr>
        <w:pStyle w:val="CommentText"/>
      </w:pPr>
      <w:r>
        <w:rPr>
          <w:rStyle w:val="CommentReference"/>
        </w:rPr>
        <w:annotationRef/>
      </w:r>
      <w:r>
        <w:t>review, add variant</w:t>
      </w:r>
    </w:p>
  </w:comment>
  <w:comment w:id="131" w:author="Windows User" w:date="2015-10-30T08:56:00Z" w:initials="BS">
    <w:p w14:paraId="688FBBBC" w14:textId="77777777" w:rsidR="002758BE" w:rsidRDefault="002758BE" w:rsidP="000C38C3">
      <w:pPr>
        <w:pStyle w:val="CommentText"/>
      </w:pPr>
      <w:r>
        <w:rPr>
          <w:rStyle w:val="CommentReference"/>
        </w:rPr>
        <w:annotationRef/>
      </w:r>
      <w:r>
        <w:t>bless or praise? inconsistent rendering of esmo</w:t>
      </w:r>
    </w:p>
  </w:comment>
  <w:comment w:id="132" w:author="Windows User" w:date="2015-10-30T08:56:00Z" w:initials="BS">
    <w:p w14:paraId="0DA71926" w14:textId="77777777" w:rsidR="002758BE" w:rsidRDefault="002758BE">
      <w:pPr>
        <w:pStyle w:val="CommentText"/>
      </w:pPr>
      <w:r>
        <w:rPr>
          <w:rStyle w:val="CommentReference"/>
        </w:rPr>
        <w:annotationRef/>
      </w:r>
      <w:r>
        <w:t>bless or praise? inconsistent rendering of esmo</w:t>
      </w:r>
    </w:p>
  </w:comment>
  <w:comment w:id="168" w:author="Windows User" w:date="2015-10-30T08:56:00Z" w:initials="WU">
    <w:p w14:paraId="36599FA2" w14:textId="77777777" w:rsidR="002758BE" w:rsidRDefault="002758BE" w:rsidP="000278EC">
      <w:pPr>
        <w:pStyle w:val="CommentText"/>
      </w:pPr>
      <w:r>
        <w:rPr>
          <w:rStyle w:val="CommentReference"/>
        </w:rPr>
        <w:annotationRef/>
      </w:r>
      <w:r>
        <w:t>Gives light? Enlightens?</w:t>
      </w:r>
    </w:p>
  </w:comment>
  <w:comment w:id="169" w:author="Windows User" w:date="2015-10-30T08:56:00Z" w:initials="WU">
    <w:p w14:paraId="274DD96D" w14:textId="77777777" w:rsidR="002758BE" w:rsidRDefault="002758BE">
      <w:pPr>
        <w:pStyle w:val="CommentText"/>
      </w:pPr>
      <w:r>
        <w:rPr>
          <w:rStyle w:val="CommentReference"/>
        </w:rPr>
        <w:annotationRef/>
      </w:r>
      <w:r>
        <w:t>split after this vs?</w:t>
      </w:r>
    </w:p>
  </w:comment>
  <w:comment w:id="204" w:author="Windows User" w:date="2015-11-04T08:53:00Z" w:initials="WU">
    <w:p w14:paraId="057654D4" w14:textId="77777777" w:rsidR="002758BE" w:rsidRDefault="002758BE">
      <w:pPr>
        <w:pStyle w:val="CommentText"/>
      </w:pPr>
      <w:r>
        <w:rPr>
          <w:rStyle w:val="CommentReference"/>
        </w:rPr>
        <w:annotationRef/>
      </w:r>
      <w:r>
        <w:t>Life giver or giver of life?</w:t>
      </w:r>
    </w:p>
  </w:comment>
  <w:comment w:id="215" w:author="Windows User" w:date="2015-10-30T08:56:00Z" w:initials="BS">
    <w:p w14:paraId="681427A6" w14:textId="77777777" w:rsidR="002758BE" w:rsidRDefault="002758BE">
      <w:pPr>
        <w:pStyle w:val="CommentText"/>
      </w:pPr>
      <w:r>
        <w:rPr>
          <w:rStyle w:val="CommentReference"/>
        </w:rPr>
        <w:annotationRef/>
      </w:r>
      <w:r>
        <w:t>coptic has confess</w:t>
      </w:r>
    </w:p>
  </w:comment>
  <w:comment w:id="244" w:author="Microsoft Office User" w:date="2015-12-11T19:51:00Z" w:initials="Office">
    <w:p w14:paraId="593CF0B5" w14:textId="77777777" w:rsidR="002758BE" w:rsidRDefault="002758BE" w:rsidP="00704CAA">
      <w:pPr>
        <w:pStyle w:val="CommentText"/>
      </w:pPr>
      <w:r>
        <w:rPr>
          <w:rStyle w:val="CommentReference"/>
        </w:rPr>
        <w:annotationRef/>
      </w:r>
      <w:r>
        <w:t>this one needs rewording</w:t>
      </w:r>
    </w:p>
  </w:comment>
  <w:comment w:id="352" w:author="Windows User" w:date="2015-11-02T12:45:00Z" w:initials="WU">
    <w:p w14:paraId="7D99A743" w14:textId="77777777" w:rsidR="002758BE" w:rsidRDefault="002758BE" w:rsidP="00D31F38">
      <w:pPr>
        <w:pStyle w:val="CommentText"/>
      </w:pPr>
      <w:r>
        <w:rPr>
          <w:rStyle w:val="CommentReference"/>
        </w:rPr>
        <w:annotationRef/>
      </w:r>
      <w:r>
        <w:t>Any argument for "Rise up" rather than arise?"</w:t>
      </w:r>
    </w:p>
  </w:comment>
  <w:comment w:id="353" w:author="Windows User" w:date="2015-10-30T08:56:00Z" w:initials="WU">
    <w:p w14:paraId="0AB2ABCE" w14:textId="77777777" w:rsidR="002758BE" w:rsidRDefault="002758BE" w:rsidP="00D31F38">
      <w:pPr>
        <w:pStyle w:val="CommentText"/>
      </w:pPr>
      <w:r>
        <w:rPr>
          <w:rStyle w:val="CommentReference"/>
        </w:rPr>
        <w:annotationRef/>
      </w:r>
      <w:r>
        <w:t>flesh or body?</w:t>
      </w:r>
    </w:p>
  </w:comment>
  <w:comment w:id="354" w:author="Windows User" w:date="2015-10-30T08:56:00Z" w:initials="WU">
    <w:p w14:paraId="0375B80F" w14:textId="77777777" w:rsidR="002758BE" w:rsidRDefault="002758BE" w:rsidP="00D31F38">
      <w:pPr>
        <w:pStyle w:val="CommentText"/>
      </w:pPr>
      <w:r>
        <w:rPr>
          <w:rStyle w:val="CommentReference"/>
        </w:rPr>
        <w:annotationRef/>
      </w:r>
      <w:r>
        <w:t>Send up, or ascribe?</w:t>
      </w:r>
    </w:p>
  </w:comment>
  <w:comment w:id="355" w:author="Windows User" w:date="2015-10-30T08:56:00Z" w:initials="WU">
    <w:p w14:paraId="5622D018" w14:textId="77777777" w:rsidR="002758BE" w:rsidRDefault="002758BE" w:rsidP="00D31F38">
      <w:pPr>
        <w:pStyle w:val="CommentText"/>
      </w:pPr>
      <w:r>
        <w:rPr>
          <w:rStyle w:val="CommentReference"/>
        </w:rPr>
        <w:annotationRef/>
      </w:r>
      <w:r>
        <w:t>doxology or glorification?</w:t>
      </w:r>
    </w:p>
  </w:comment>
  <w:comment w:id="356" w:author="Windows User" w:date="2015-10-30T08:56:00Z" w:initials="WU">
    <w:p w14:paraId="10960ED9" w14:textId="77777777" w:rsidR="002758BE" w:rsidRDefault="002758BE" w:rsidP="00D31F38">
      <w:pPr>
        <w:pStyle w:val="CommentText"/>
      </w:pPr>
      <w:r>
        <w:rPr>
          <w:rStyle w:val="CommentReference"/>
        </w:rPr>
        <w:annotationRef/>
      </w:r>
      <w:r>
        <w:t>"Glory to you" or "Glory be to you"?</w:t>
      </w:r>
    </w:p>
  </w:comment>
  <w:comment w:id="357" w:author="Windows User" w:date="2015-10-30T08:56:00Z" w:initials="WU">
    <w:p w14:paraId="67C46469" w14:textId="77777777" w:rsidR="002758BE" w:rsidRDefault="002758BE" w:rsidP="00D31F38">
      <w:pPr>
        <w:pStyle w:val="CommentText"/>
      </w:pPr>
      <w:r>
        <w:rPr>
          <w:rStyle w:val="CommentReference"/>
        </w:rPr>
        <w:annotationRef/>
      </w:r>
      <w:r>
        <w:t>You?</w:t>
      </w:r>
    </w:p>
  </w:comment>
  <w:comment w:id="358" w:author="Windows User" w:date="2015-10-30T08:56:00Z" w:initials="WU">
    <w:p w14:paraId="744CF838" w14:textId="77777777" w:rsidR="002758BE" w:rsidRDefault="002758BE" w:rsidP="00D31F38">
      <w:pPr>
        <w:pStyle w:val="CommentText"/>
      </w:pPr>
      <w:r>
        <w:rPr>
          <w:rStyle w:val="CommentReference"/>
        </w:rPr>
        <w:annotationRef/>
      </w:r>
      <w:r>
        <w:t>To the Sanctuary or O you saints???</w:t>
      </w:r>
    </w:p>
  </w:comment>
  <w:comment w:id="359" w:author="Windows User" w:date="2015-10-30T08:56:00Z" w:initials="WU">
    <w:p w14:paraId="47DB61A6" w14:textId="77777777" w:rsidR="002758BE" w:rsidRDefault="002758BE" w:rsidP="00D31F38">
      <w:pPr>
        <w:pStyle w:val="CommentText"/>
      </w:pPr>
      <w:r>
        <w:rPr>
          <w:rStyle w:val="CommentReference"/>
        </w:rPr>
        <w:annotationRef/>
      </w:r>
      <w:r>
        <w:t>from sounds more natural than out of. Any compelling reason to keep?</w:t>
      </w:r>
    </w:p>
  </w:comment>
  <w:comment w:id="360" w:author="Windows User" w:date="2015-10-30T08:56:00Z" w:initials="WU">
    <w:p w14:paraId="463DE6F6" w14:textId="77777777" w:rsidR="002758BE" w:rsidRDefault="002758BE" w:rsidP="00D31F38">
      <w:pPr>
        <w:pStyle w:val="CommentText"/>
      </w:pPr>
      <w:r>
        <w:rPr>
          <w:rStyle w:val="CommentReference"/>
        </w:rPr>
        <w:annotationRef/>
      </w:r>
      <w:r>
        <w:t>supplication or cry?</w:t>
      </w:r>
    </w:p>
  </w:comment>
  <w:comment w:id="361" w:author="Windows User" w:date="2015-10-30T08:56:00Z" w:initials="WU">
    <w:p w14:paraId="4FD2340C" w14:textId="77777777" w:rsidR="002758BE" w:rsidRDefault="002758BE" w:rsidP="00D31F38">
      <w:pPr>
        <w:pStyle w:val="CommentText"/>
      </w:pPr>
      <w:r>
        <w:rPr>
          <w:rStyle w:val="CommentReference"/>
        </w:rPr>
        <w:annotationRef/>
      </w:r>
      <w:r>
        <w:t>petition or supplication? supplication sounds much better.</w:t>
      </w:r>
    </w:p>
  </w:comment>
  <w:comment w:id="362" w:author="Windows User" w:date="2015-10-30T08:56:00Z" w:initials="WU">
    <w:p w14:paraId="4E23918A" w14:textId="77777777" w:rsidR="002758BE" w:rsidRDefault="002758BE" w:rsidP="00D31F38">
      <w:pPr>
        <w:pStyle w:val="CommentText"/>
      </w:pPr>
      <w:r>
        <w:rPr>
          <w:rStyle w:val="CommentReference"/>
        </w:rPr>
        <w:annotationRef/>
      </w:r>
      <w:r>
        <w:t>revive or deliver?</w:t>
      </w:r>
    </w:p>
  </w:comment>
  <w:comment w:id="363" w:author="Windows User" w:date="2015-10-30T08:56:00Z" w:initials="WU">
    <w:p w14:paraId="45934B86" w14:textId="77777777" w:rsidR="002758BE" w:rsidRDefault="002758BE" w:rsidP="00D31F38">
      <w:pPr>
        <w:pStyle w:val="CommentText"/>
      </w:pPr>
      <w:r>
        <w:rPr>
          <w:rStyle w:val="CommentReference"/>
        </w:rPr>
        <w:annotationRef/>
      </w:r>
      <w:r>
        <w:t>pour forth, utter, or overflow? I like the way overflow sounds more than pour forth. More natural.</w:t>
      </w:r>
    </w:p>
  </w:comment>
  <w:comment w:id="364" w:author="Windows User" w:date="2015-10-30T08:56:00Z" w:initials="WU">
    <w:p w14:paraId="3EC53F34" w14:textId="77777777" w:rsidR="002758BE" w:rsidRDefault="002758BE" w:rsidP="00D31F38">
      <w:pPr>
        <w:pStyle w:val="CommentText"/>
      </w:pPr>
      <w:r>
        <w:rPr>
          <w:rStyle w:val="CommentReference"/>
        </w:rPr>
        <w:annotationRef/>
      </w:r>
      <w:r>
        <w:t>blessing or praise?</w:t>
      </w:r>
    </w:p>
  </w:comment>
  <w:comment w:id="365" w:author="Windows User" w:date="2015-10-30T08:56:00Z" w:initials="WU">
    <w:p w14:paraId="30167A78" w14:textId="77777777" w:rsidR="002758BE" w:rsidRDefault="002758BE" w:rsidP="00D31F38">
      <w:pPr>
        <w:pStyle w:val="CommentText"/>
      </w:pPr>
      <w:r>
        <w:rPr>
          <w:rStyle w:val="CommentReference"/>
        </w:rPr>
        <w:annotationRef/>
      </w:r>
      <w:r>
        <w:t>respond with? respond to? speak of?</w:t>
      </w:r>
    </w:p>
  </w:comment>
  <w:comment w:id="366" w:author="Windows User" w:date="2015-10-30T08:56:00Z" w:initials="WU">
    <w:p w14:paraId="6965197E" w14:textId="77777777" w:rsidR="002758BE" w:rsidRDefault="002758BE" w:rsidP="00D31F38">
      <w:pPr>
        <w:pStyle w:val="CommentText"/>
      </w:pPr>
      <w:r>
        <w:rPr>
          <w:rStyle w:val="CommentReference"/>
        </w:rPr>
        <w:annotationRef/>
      </w:r>
      <w:r>
        <w:t>rightous, true, or truth?</w:t>
      </w:r>
    </w:p>
  </w:comment>
  <w:comment w:id="367" w:author="Windows User" w:date="2015-10-30T08:56:00Z" w:initials="WU">
    <w:p w14:paraId="668FF70C" w14:textId="77777777" w:rsidR="002758BE" w:rsidRDefault="002758BE" w:rsidP="00D31F38">
      <w:pPr>
        <w:pStyle w:val="CommentText"/>
      </w:pPr>
      <w:r>
        <w:rPr>
          <w:rStyle w:val="CommentReference"/>
        </w:rPr>
        <w:annotationRef/>
      </w:r>
      <w:r>
        <w:t>meditation, or delight?</w:t>
      </w:r>
    </w:p>
  </w:comment>
  <w:comment w:id="368" w:author="Windows User" w:date="2015-10-30T08:56:00Z" w:initials="WU">
    <w:p w14:paraId="3C05865D" w14:textId="77777777" w:rsidR="002758BE" w:rsidRDefault="002758BE" w:rsidP="00D31F38">
      <w:pPr>
        <w:pStyle w:val="CommentText"/>
      </w:pPr>
      <w:r>
        <w:rPr>
          <w:rStyle w:val="CommentReference"/>
        </w:rPr>
        <w:annotationRef/>
      </w:r>
      <w:r>
        <w:t>forever or always?</w:t>
      </w:r>
    </w:p>
  </w:comment>
  <w:comment w:id="369" w:author="Windows User" w:date="2015-10-30T08:56:00Z" w:initials="WU">
    <w:p w14:paraId="3B00730E" w14:textId="77777777" w:rsidR="002758BE" w:rsidRDefault="002758BE" w:rsidP="00D31F38">
      <w:pPr>
        <w:pStyle w:val="CommentText"/>
      </w:pPr>
      <w:r>
        <w:rPr>
          <w:rStyle w:val="CommentReference"/>
        </w:rPr>
        <w:annotationRef/>
      </w:r>
      <w:r>
        <w:t>and forever?</w:t>
      </w:r>
    </w:p>
  </w:comment>
  <w:comment w:id="370" w:author="Windows User" w:date="2015-10-30T08:56:00Z" w:initials="WU">
    <w:p w14:paraId="1B4AAEB0" w14:textId="77777777" w:rsidR="002758BE" w:rsidRDefault="002758BE" w:rsidP="00D31F38">
      <w:pPr>
        <w:pStyle w:val="CommentText"/>
      </w:pPr>
      <w:r>
        <w:rPr>
          <w:rStyle w:val="CommentReference"/>
        </w:rPr>
        <w:annotationRef/>
      </w:r>
      <w:r>
        <w:t>be?</w:t>
      </w:r>
    </w:p>
  </w:comment>
  <w:comment w:id="371" w:author="Windows User" w:date="2015-10-30T08:56:00Z" w:initials="WU">
    <w:p w14:paraId="1B1C5E2C" w14:textId="77777777" w:rsidR="002758BE" w:rsidRDefault="002758BE" w:rsidP="00D31F38">
      <w:pPr>
        <w:pStyle w:val="CommentText"/>
      </w:pPr>
      <w:r>
        <w:rPr>
          <w:rStyle w:val="CommentReference"/>
        </w:rPr>
        <w:annotationRef/>
      </w:r>
      <w:r>
        <w:t>be?</w:t>
      </w:r>
    </w:p>
  </w:comment>
  <w:comment w:id="372" w:author="Windows User" w:date="2015-10-30T08:56:00Z" w:initials="WU">
    <w:p w14:paraId="2A55755C" w14:textId="77777777" w:rsidR="002758BE" w:rsidRDefault="002758BE" w:rsidP="00D31F38">
      <w:pPr>
        <w:pStyle w:val="CommentText"/>
      </w:pPr>
      <w:r>
        <w:rPr>
          <w:rStyle w:val="CommentReference"/>
        </w:rPr>
        <w:annotationRef/>
      </w:r>
      <w:r>
        <w:t>is the insertion of "one" after "begotten" needed in english?</w:t>
      </w:r>
    </w:p>
  </w:comment>
  <w:comment w:id="373" w:author="Windows User" w:date="2015-10-30T08:56:00Z" w:initials="WU">
    <w:p w14:paraId="2B8406D1" w14:textId="77777777" w:rsidR="002758BE" w:rsidRDefault="002758BE" w:rsidP="00D31F38">
      <w:pPr>
        <w:pStyle w:val="CommentText"/>
      </w:pPr>
      <w:r>
        <w:rPr>
          <w:rStyle w:val="CommentReference"/>
        </w:rPr>
        <w:annotationRef/>
      </w:r>
      <w:r>
        <w:t>utter or declare?</w:t>
      </w:r>
    </w:p>
  </w:comment>
  <w:comment w:id="381" w:author="Windows User" w:date="2015-10-30T08:56:00Z" w:initials="BS">
    <w:p w14:paraId="5E20C97F" w14:textId="77777777" w:rsidR="002758BE" w:rsidRDefault="002758BE" w:rsidP="00D31F38">
      <w:pPr>
        <w:pStyle w:val="CommentText"/>
      </w:pPr>
      <w:r>
        <w:rPr>
          <w:rStyle w:val="CommentReference"/>
        </w:rPr>
        <w:annotationRef/>
      </w:r>
      <w:r>
        <w:t>look at? look upon? regard?</w:t>
      </w:r>
    </w:p>
  </w:comment>
  <w:comment w:id="382" w:author="Windows User" w:date="2015-10-30T08:56:00Z" w:initials="BS">
    <w:p w14:paraId="2ADF0207" w14:textId="77777777" w:rsidR="002758BE" w:rsidRDefault="002758BE" w:rsidP="00D31F38">
      <w:pPr>
        <w:pStyle w:val="CommentText"/>
      </w:pPr>
      <w:r>
        <w:rPr>
          <w:rStyle w:val="CommentReference"/>
        </w:rPr>
        <w:annotationRef/>
      </w:r>
      <w:r>
        <w:t>no one?</w:t>
      </w:r>
    </w:p>
  </w:comment>
  <w:comment w:id="383" w:author="Windows User" w:date="2015-10-30T08:56:00Z" w:initials="BS">
    <w:p w14:paraId="485D87CE" w14:textId="77777777" w:rsidR="002758BE" w:rsidRDefault="002758BE" w:rsidP="00D31F38">
      <w:pPr>
        <w:pStyle w:val="CommentText"/>
      </w:pPr>
      <w:r>
        <w:rPr>
          <w:rStyle w:val="CommentReference"/>
        </w:rPr>
        <w:annotationRef/>
      </w:r>
      <w:r>
        <w:t>in?</w:t>
      </w:r>
    </w:p>
    <w:p w14:paraId="472FCBB1" w14:textId="77777777" w:rsidR="002758BE" w:rsidRDefault="002758BE" w:rsidP="00D31F38">
      <w:pPr>
        <w:pStyle w:val="CommentText"/>
      </w:pPr>
    </w:p>
  </w:comment>
  <w:comment w:id="384" w:author="Windows User" w:date="2015-10-30T08:56:00Z" w:initials="BS">
    <w:p w14:paraId="0FA627AF" w14:textId="77777777" w:rsidR="002758BE" w:rsidRDefault="002758BE" w:rsidP="00D31F38">
      <w:pPr>
        <w:pStyle w:val="CommentText"/>
      </w:pPr>
      <w:r>
        <w:rPr>
          <w:rStyle w:val="CommentReference"/>
        </w:rPr>
        <w:annotationRef/>
      </w:r>
      <w:r>
        <w:t>before?</w:t>
      </w:r>
    </w:p>
  </w:comment>
  <w:comment w:id="385" w:author="Windows User" w:date="2015-10-30T08:56:00Z" w:initials="BS">
    <w:p w14:paraId="744D2B01" w14:textId="77777777" w:rsidR="002758BE" w:rsidRDefault="002758BE" w:rsidP="00D31F38">
      <w:pPr>
        <w:pStyle w:val="CommentText"/>
      </w:pPr>
      <w:r>
        <w:rPr>
          <w:rStyle w:val="CommentReference"/>
        </w:rPr>
        <w:annotationRef/>
      </w:r>
      <w:r>
        <w:t>joy entered into the whole world doesn't mean much...</w:t>
      </w:r>
    </w:p>
  </w:comment>
  <w:comment w:id="386" w:author="Windows User" w:date="2015-10-30T08:56:00Z" w:initials="BS">
    <w:p w14:paraId="4F77BBAD" w14:textId="77777777" w:rsidR="002758BE" w:rsidRDefault="002758BE" w:rsidP="00D31F38">
      <w:pPr>
        <w:pStyle w:val="CommentText"/>
      </w:pPr>
      <w:r>
        <w:rPr>
          <w:rStyle w:val="CommentReference"/>
        </w:rPr>
        <w:annotationRef/>
      </w:r>
      <w:r>
        <w:t>? any better way to express that's more accurate while meaning something?</w:t>
      </w:r>
    </w:p>
  </w:comment>
  <w:comment w:id="387" w:author="Windows User" w:date="2015-10-30T08:56:00Z" w:initials="BS">
    <w:p w14:paraId="3F67AE7E" w14:textId="77777777" w:rsidR="002758BE" w:rsidRDefault="002758BE" w:rsidP="00D31F38">
      <w:pPr>
        <w:pStyle w:val="CommentText"/>
      </w:pPr>
      <w:r>
        <w:rPr>
          <w:rStyle w:val="CommentReference"/>
        </w:rPr>
        <w:annotationRef/>
      </w:r>
      <w:r>
        <w:t>sealed as in ever virgin... or more like hidden?</w:t>
      </w:r>
    </w:p>
  </w:comment>
  <w:comment w:id="388" w:author="Windows User" w:date="2015-10-30T08:56:00Z" w:initials="BS">
    <w:p w14:paraId="079DFF07" w14:textId="77777777" w:rsidR="002758BE" w:rsidRDefault="002758BE" w:rsidP="00D31F38">
      <w:pPr>
        <w:pStyle w:val="CommentText"/>
      </w:pPr>
      <w:r>
        <w:rPr>
          <w:rStyle w:val="CommentReference"/>
        </w:rPr>
        <w:annotationRef/>
      </w:r>
      <w:r>
        <w:t>fragrant ointment? ointment? Incense and ointment with weeping and mourning?</w:t>
      </w:r>
    </w:p>
  </w:comment>
  <w:comment w:id="389" w:author="Windows User" w:date="2015-10-30T08:56:00Z" w:initials="BS">
    <w:p w14:paraId="534D6E8F" w14:textId="77777777" w:rsidR="002758BE" w:rsidRDefault="002758BE" w:rsidP="00D31F38">
      <w:pPr>
        <w:pStyle w:val="CommentText"/>
      </w:pPr>
      <w:r>
        <w:rPr>
          <w:rStyle w:val="CommentReference"/>
        </w:rPr>
        <w:annotationRef/>
      </w:r>
      <w:r>
        <w:t>spices or ointment</w:t>
      </w:r>
    </w:p>
  </w:comment>
  <w:comment w:id="390" w:author="Windows User" w:date="2015-10-30T08:56:00Z" w:initials="BS">
    <w:p w14:paraId="5C973492" w14:textId="77777777" w:rsidR="002758BE" w:rsidRDefault="002758BE" w:rsidP="00D31F38">
      <w:pPr>
        <w:pStyle w:val="CommentText"/>
      </w:pPr>
      <w:r>
        <w:rPr>
          <w:rStyle w:val="CommentReference"/>
        </w:rPr>
        <w:annotationRef/>
      </w:r>
      <w:r>
        <w:t>Is risen or has risen?</w:t>
      </w:r>
    </w:p>
  </w:comment>
  <w:comment w:id="391" w:author="Windows User" w:date="2015-10-30T08:56:00Z" w:initials="BS">
    <w:p w14:paraId="2FC8AFF7" w14:textId="77777777" w:rsidR="002758BE" w:rsidRDefault="002758BE" w:rsidP="00D31F38">
      <w:pPr>
        <w:pStyle w:val="CommentText"/>
      </w:pPr>
      <w:r>
        <w:rPr>
          <w:rStyle w:val="CommentReference"/>
        </w:rPr>
        <w:annotationRef/>
      </w:r>
      <w:r>
        <w:t>need a consistent policy for what to capitalize!</w:t>
      </w:r>
    </w:p>
  </w:comment>
  <w:comment w:id="392" w:author="Windows User" w:date="2015-10-30T08:56:00Z" w:initials="BS">
    <w:p w14:paraId="411351ED" w14:textId="77777777" w:rsidR="002758BE" w:rsidRDefault="002758BE"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93" w:author="Windows User" w:date="2015-10-30T08:56:00Z" w:initials="BS">
    <w:p w14:paraId="1D3AB79C" w14:textId="77777777" w:rsidR="002758BE" w:rsidRDefault="002758BE" w:rsidP="00D31F38">
      <w:pPr>
        <w:pStyle w:val="CommentText"/>
      </w:pPr>
      <w:r>
        <w:rPr>
          <w:rStyle w:val="CommentReference"/>
        </w:rPr>
        <w:annotationRef/>
      </w:r>
      <w:r>
        <w:t xml:space="preserve">decay? </w:t>
      </w:r>
    </w:p>
  </w:comment>
  <w:comment w:id="395" w:author="Windows User" w:date="2015-10-30T08:56:00Z" w:initials="WU">
    <w:p w14:paraId="70A28C39" w14:textId="77777777" w:rsidR="002758BE" w:rsidRDefault="002758BE" w:rsidP="00D31F38">
      <w:pPr>
        <w:pStyle w:val="CommentText"/>
      </w:pPr>
      <w:r>
        <w:rPr>
          <w:rStyle w:val="CommentReference"/>
        </w:rPr>
        <w:annotationRef/>
      </w:r>
      <w:r>
        <w:t>LXX has glorify him, not prepare Him an habitation</w:t>
      </w:r>
    </w:p>
  </w:comment>
  <w:comment w:id="396" w:author="Windows User" w:date="2015-10-30T08:56:00Z" w:initials="WU">
    <w:p w14:paraId="26EA5B86" w14:textId="77777777" w:rsidR="002758BE" w:rsidRDefault="002758BE" w:rsidP="00D31F38">
      <w:pPr>
        <w:pStyle w:val="CommentText"/>
      </w:pPr>
      <w:r>
        <w:rPr>
          <w:rStyle w:val="CommentReference"/>
        </w:rPr>
        <w:annotationRef/>
      </w:r>
      <w:r>
        <w:t>or when he brings wars to naught. NETS has shatters</w:t>
      </w:r>
    </w:p>
  </w:comment>
  <w:comment w:id="397" w:author="Windows User" w:date="2015-10-30T08:56:00Z" w:initials="WU">
    <w:p w14:paraId="07C5DE0D" w14:textId="77777777" w:rsidR="002758BE" w:rsidRDefault="002758BE" w:rsidP="00D31F38">
      <w:pPr>
        <w:pStyle w:val="CommentText"/>
      </w:pPr>
      <w:r>
        <w:rPr>
          <w:rStyle w:val="CommentReference"/>
        </w:rPr>
        <w:annotationRef/>
      </w:r>
      <w:r>
        <w:t>literally choice mounted captains?</w:t>
      </w:r>
    </w:p>
  </w:comment>
  <w:comment w:id="398" w:author="Windows User" w:date="2015-10-30T08:56:00Z" w:initials="WU">
    <w:p w14:paraId="4CE45F4E" w14:textId="77777777" w:rsidR="002758BE" w:rsidRDefault="002758BE" w:rsidP="00D31F38">
      <w:pPr>
        <w:pStyle w:val="CommentText"/>
      </w:pPr>
      <w:r>
        <w:rPr>
          <w:rStyle w:val="CommentReference"/>
        </w:rPr>
        <w:annotationRef/>
      </w:r>
      <w:r>
        <w:t>Nets has third-ranked officers. Captain is the modern term for the 3rd rank of officer, sticking with captain</w:t>
      </w:r>
    </w:p>
  </w:comment>
  <w:comment w:id="399" w:author="Windows User" w:date="2015-10-30T08:56:00Z" w:initials="WU">
    <w:p w14:paraId="70291138" w14:textId="77777777" w:rsidR="002758BE" w:rsidRDefault="002758BE" w:rsidP="00D31F38">
      <w:pPr>
        <w:pStyle w:val="CommentText"/>
      </w:pPr>
      <w:r>
        <w:rPr>
          <w:rStyle w:val="CommentReference"/>
        </w:rPr>
        <w:annotationRef/>
      </w:r>
      <w:r>
        <w:t>Have to have a consistent tense... was to go with above, if want has been all above needs to change to that tense.</w:t>
      </w:r>
    </w:p>
  </w:comment>
  <w:comment w:id="400" w:author="Windows User" w:date="2015-10-30T08:56:00Z" w:initials="WU">
    <w:p w14:paraId="72868208" w14:textId="77777777" w:rsidR="002758BE" w:rsidRDefault="002758BE" w:rsidP="00D31F38">
      <w:pPr>
        <w:pStyle w:val="CommentText"/>
      </w:pPr>
      <w:r>
        <w:rPr>
          <w:rStyle w:val="CommentReference"/>
        </w:rPr>
        <w:annotationRef/>
      </w:r>
      <w:r>
        <w:t>crushed or destroyed?</w:t>
      </w:r>
    </w:p>
  </w:comment>
  <w:comment w:id="401" w:author="Windows User" w:date="2015-10-30T08:56:00Z" w:initials="WU">
    <w:p w14:paraId="2D37744E" w14:textId="77777777" w:rsidR="002758BE" w:rsidRDefault="002758BE" w:rsidP="00D31F38">
      <w:pPr>
        <w:pStyle w:val="CommentText"/>
      </w:pPr>
      <w:r>
        <w:rPr>
          <w:rStyle w:val="CommentReference"/>
        </w:rPr>
        <w:annotationRef/>
      </w:r>
      <w:r>
        <w:t>elsewhere ekhomkhem is translated as crushed... NETS has shattered. Brenton destroyed.</w:t>
      </w:r>
    </w:p>
  </w:comment>
  <w:comment w:id="402" w:author="Windows User" w:date="2015-10-30T08:56:00Z" w:initials="WU">
    <w:p w14:paraId="1035793C" w14:textId="77777777" w:rsidR="002758BE" w:rsidRDefault="002758BE" w:rsidP="00D31F38">
      <w:pPr>
        <w:pStyle w:val="CommentText"/>
      </w:pPr>
      <w:r>
        <w:rPr>
          <w:rStyle w:val="CommentReference"/>
        </w:rPr>
        <w:annotationRef/>
      </w:r>
      <w:r>
        <w:t>sent or sent forth?</w:t>
      </w:r>
    </w:p>
  </w:comment>
  <w:comment w:id="403" w:author="Windows User" w:date="2015-10-30T08:56:00Z" w:initials="WU">
    <w:p w14:paraId="6E78BA80" w14:textId="77777777" w:rsidR="002758BE" w:rsidRDefault="002758BE" w:rsidP="00D31F38">
      <w:pPr>
        <w:pStyle w:val="CommentText"/>
      </w:pPr>
      <w:r>
        <w:rPr>
          <w:rStyle w:val="CommentReference"/>
        </w:rPr>
        <w:annotationRef/>
      </w:r>
      <w:r>
        <w:t>or saints? ft note?</w:t>
      </w:r>
    </w:p>
  </w:comment>
  <w:comment w:id="404" w:author="Windows User" w:date="2015-10-30T08:56:00Z" w:initials="WU">
    <w:p w14:paraId="2897BA2F" w14:textId="77777777" w:rsidR="002758BE" w:rsidRDefault="002758BE" w:rsidP="00D31F38">
      <w:pPr>
        <w:pStyle w:val="CommentText"/>
      </w:pPr>
      <w:r>
        <w:rPr>
          <w:rStyle w:val="CommentReference"/>
        </w:rPr>
        <w:annotationRef/>
      </w:r>
      <w:r>
        <w:t>glories? glorious deeds? or in glory?</w:t>
      </w:r>
    </w:p>
  </w:comment>
  <w:comment w:id="405" w:author="Windows User" w:date="2015-10-30T08:56:00Z" w:initials="WU">
    <w:p w14:paraId="5FCE7650" w14:textId="77777777" w:rsidR="002758BE" w:rsidRDefault="002758BE" w:rsidP="00D31F38">
      <w:pPr>
        <w:pStyle w:val="CommentText"/>
      </w:pPr>
      <w:r>
        <w:rPr>
          <w:rStyle w:val="CommentReference"/>
        </w:rPr>
        <w:annotationRef/>
      </w:r>
      <w:r>
        <w:t>redeemed? or chose?</w:t>
      </w:r>
    </w:p>
  </w:comment>
  <w:comment w:id="406" w:author="Windows User" w:date="2015-10-30T08:56:00Z" w:initials="WU">
    <w:p w14:paraId="0E9DC1B8" w14:textId="77777777" w:rsidR="002758BE" w:rsidRDefault="002758BE" w:rsidP="00D31F38">
      <w:pPr>
        <w:pStyle w:val="CommentText"/>
      </w:pPr>
      <w:r>
        <w:rPr>
          <w:rStyle w:val="CommentReference"/>
        </w:rPr>
        <w:annotationRef/>
      </w:r>
      <w:r>
        <w:t>abode? habitation? resting place?</w:t>
      </w:r>
    </w:p>
  </w:comment>
  <w:comment w:id="407" w:author="Windows User" w:date="2015-10-30T08:56:00Z" w:initials="WU">
    <w:p w14:paraId="551D5D79" w14:textId="77777777" w:rsidR="002758BE" w:rsidRDefault="002758BE" w:rsidP="00D31F38">
      <w:pPr>
        <w:pStyle w:val="CommentText"/>
      </w:pPr>
      <w:r>
        <w:rPr>
          <w:rStyle w:val="CommentReference"/>
        </w:rPr>
        <w:annotationRef/>
      </w:r>
      <w:r>
        <w:t>Nets has pangs.</w:t>
      </w:r>
    </w:p>
  </w:comment>
  <w:comment w:id="408" w:author="Windows User" w:date="2015-10-30T08:56:00Z" w:initials="WU">
    <w:p w14:paraId="6297DC8C" w14:textId="77777777" w:rsidR="002758BE" w:rsidRDefault="002758BE" w:rsidP="00D31F38">
      <w:pPr>
        <w:pStyle w:val="CommentText"/>
      </w:pPr>
      <w:r>
        <w:rPr>
          <w:rStyle w:val="CommentReference"/>
        </w:rPr>
        <w:annotationRef/>
      </w:r>
      <w:r>
        <w:t>Nets has tense change here rather than start of next vs. Brenton too.</w:t>
      </w:r>
    </w:p>
  </w:comment>
  <w:comment w:id="409" w:author="Windows User" w:date="2015-10-30T08:56:00Z" w:initials="WU">
    <w:p w14:paraId="76F4CEC8" w14:textId="77777777" w:rsidR="002758BE" w:rsidRDefault="002758BE" w:rsidP="00D31F38">
      <w:pPr>
        <w:pStyle w:val="CommentText"/>
      </w:pPr>
      <w:r>
        <w:rPr>
          <w:rStyle w:val="CommentReference"/>
        </w:rPr>
        <w:annotationRef/>
      </w:r>
      <w:r>
        <w:t xml:space="preserve">reign? king? reign as king? tense? shall reign? </w:t>
      </w:r>
    </w:p>
  </w:comment>
  <w:comment w:id="410" w:author="Windows User" w:date="2015-10-30T08:56:00Z" w:initials="WU">
    <w:p w14:paraId="28ADCC63" w14:textId="77777777" w:rsidR="002758BE" w:rsidRDefault="002758BE" w:rsidP="00D31F38">
      <w:pPr>
        <w:pStyle w:val="CommentText"/>
      </w:pPr>
      <w:r>
        <w:rPr>
          <w:rStyle w:val="CommentReference"/>
        </w:rPr>
        <w:annotationRef/>
      </w:r>
      <w:r>
        <w:t>What does the Coptic say? Is it something like this?</w:t>
      </w:r>
    </w:p>
  </w:comment>
  <w:comment w:id="411" w:author="Windows User" w:date="2015-10-30T08:56:00Z" w:initials="WU">
    <w:p w14:paraId="2E86C403" w14:textId="77777777" w:rsidR="002758BE" w:rsidRDefault="002758BE" w:rsidP="00D31F38">
      <w:pPr>
        <w:pStyle w:val="CommentText"/>
      </w:pPr>
      <w:r>
        <w:rPr>
          <w:rStyle w:val="CommentReference"/>
        </w:rPr>
        <w:annotationRef/>
      </w:r>
      <w:r>
        <w:t>For? or Since?</w:t>
      </w:r>
    </w:p>
  </w:comment>
  <w:comment w:id="412" w:author="Windows User" w:date="2015-10-30T08:56:00Z" w:initials="WU">
    <w:p w14:paraId="031A7CF6" w14:textId="77777777" w:rsidR="002758BE" w:rsidRDefault="002758BE" w:rsidP="00D31F38">
      <w:pPr>
        <w:pStyle w:val="CommentText"/>
      </w:pPr>
      <w:r>
        <w:rPr>
          <w:rStyle w:val="CommentReference"/>
        </w:rPr>
        <w:annotationRef/>
      </w:r>
      <w:r>
        <w:t>Brenton and NETS have dances. Coptic has hanhos (guessing hos is praises or songs). I'm thinking not praises... but need you guys to clarify</w:t>
      </w:r>
    </w:p>
  </w:comment>
  <w:comment w:id="413" w:author="Microsoft Office User" w:date="2016-04-15T20:59:00Z" w:initials="Office">
    <w:p w14:paraId="7025F405" w14:textId="64A37FE0" w:rsidR="002758BE" w:rsidRDefault="002758BE">
      <w:pPr>
        <w:pStyle w:val="CommentText"/>
      </w:pPr>
      <w:r>
        <w:rPr>
          <w:rStyle w:val="CommentReference"/>
        </w:rPr>
        <w:annotationRef/>
      </w:r>
      <w:r>
        <w:t>Or “he has greatly glorified Himself, as NETS?</w:t>
      </w:r>
    </w:p>
  </w:comment>
  <w:comment w:id="414" w:author="Windows User" w:date="2015-10-30T08:56:00Z" w:initials="WU">
    <w:p w14:paraId="2A38A2FD" w14:textId="77777777" w:rsidR="002758BE" w:rsidRDefault="002758BE" w:rsidP="00D31F38">
      <w:pPr>
        <w:pStyle w:val="CommentText"/>
      </w:pPr>
      <w:r>
        <w:rPr>
          <w:rStyle w:val="CommentReference"/>
        </w:rPr>
        <w:annotationRef/>
      </w:r>
      <w:r>
        <w:t>The NETS phrasing seems to me the only way to reconcile the other translations.</w:t>
      </w:r>
    </w:p>
  </w:comment>
  <w:comment w:id="421" w:author="Windows User" w:date="2015-10-30T08:56:00Z" w:initials="WU">
    <w:p w14:paraId="57C92C81" w14:textId="77777777" w:rsidR="002758BE" w:rsidRDefault="002758BE" w:rsidP="00D31F38">
      <w:pPr>
        <w:pStyle w:val="CommentText"/>
      </w:pPr>
      <w:r>
        <w:rPr>
          <w:rStyle w:val="CommentReference"/>
        </w:rPr>
        <w:annotationRef/>
      </w:r>
      <w:r>
        <w:t>This way sure sounds better. I know "With the split" is more literal, but it doesn't make any sense in English. This does.</w:t>
      </w:r>
    </w:p>
  </w:comment>
  <w:comment w:id="422" w:author="Windows User" w:date="2015-10-30T08:56:00Z" w:initials="WU">
    <w:p w14:paraId="5BBD34BE" w14:textId="77777777" w:rsidR="002758BE" w:rsidRDefault="002758BE" w:rsidP="00D31F38">
      <w:pPr>
        <w:pStyle w:val="CommentText"/>
      </w:pPr>
      <w:r>
        <w:rPr>
          <w:rStyle w:val="CommentReference"/>
        </w:rPr>
        <w:annotationRef/>
      </w:r>
      <w:r>
        <w:t>path or walkway?</w:t>
      </w:r>
    </w:p>
  </w:comment>
  <w:comment w:id="423" w:author="Brett Slote" w:date="2015-10-30T08:56:00Z" w:initials="BS">
    <w:p w14:paraId="049D3BBD" w14:textId="77777777" w:rsidR="002758BE" w:rsidRDefault="002758BE" w:rsidP="00D31F38">
      <w:pPr>
        <w:pStyle w:val="CommentText"/>
      </w:pPr>
      <w:r>
        <w:rPr>
          <w:rStyle w:val="CommentReference"/>
        </w:rPr>
        <w:annotationRef/>
      </w:r>
      <w:r>
        <w:t>needs : at least to indicate breaks in tune</w:t>
      </w:r>
    </w:p>
  </w:comment>
  <w:comment w:id="424" w:author="Windows User" w:date="2015-10-30T08:56:00Z" w:initials="WU">
    <w:p w14:paraId="1F09658E" w14:textId="77777777" w:rsidR="002758BE" w:rsidRDefault="002758BE" w:rsidP="00D31F38">
      <w:pPr>
        <w:pStyle w:val="CommentText"/>
      </w:pPr>
      <w:r>
        <w:rPr>
          <w:rStyle w:val="CommentReference"/>
        </w:rPr>
        <w:annotationRef/>
      </w:r>
      <w:r>
        <w:t>miraculous, or something closer to paradoxical but sounding good?</w:t>
      </w:r>
    </w:p>
  </w:comment>
  <w:comment w:id="425" w:author="Windows User" w:date="2015-10-30T08:56:00Z" w:initials="WU">
    <w:p w14:paraId="4689AC49" w14:textId="77777777" w:rsidR="002758BE" w:rsidRDefault="002758BE" w:rsidP="00D31F38">
      <w:pPr>
        <w:pStyle w:val="CommentText"/>
      </w:pPr>
      <w:r>
        <w:rPr>
          <w:rStyle w:val="CommentReference"/>
        </w:rPr>
        <w:annotationRef/>
      </w:r>
      <w:r>
        <w:t>passed and crossed mean teh same thing... but passed over carries connotation of connection to pass over...</w:t>
      </w:r>
    </w:p>
  </w:comment>
  <w:comment w:id="426" w:author="Windows User" w:date="2015-10-30T08:56:00Z" w:initials="WU">
    <w:p w14:paraId="2AA35319" w14:textId="77777777" w:rsidR="002758BE" w:rsidRDefault="002758BE" w:rsidP="00D31F38">
      <w:pPr>
        <w:pStyle w:val="CommentText"/>
      </w:pPr>
      <w:r>
        <w:rPr>
          <w:rStyle w:val="CommentReference"/>
        </w:rPr>
        <w:annotationRef/>
      </w:r>
      <w:r>
        <w:t>praising or singing?</w:t>
      </w:r>
    </w:p>
  </w:comment>
  <w:comment w:id="427" w:author="Windows User" w:date="2015-10-30T08:56:00Z" w:initials="WU">
    <w:p w14:paraId="56B7B31B" w14:textId="77777777" w:rsidR="002758BE" w:rsidRDefault="002758BE" w:rsidP="00D31F38">
      <w:pPr>
        <w:pStyle w:val="CommentText"/>
      </w:pPr>
      <w:r>
        <w:rPr>
          <w:rStyle w:val="CommentReference"/>
        </w:rPr>
        <w:annotationRef/>
      </w:r>
      <w:r>
        <w:t>I think this should be sing to</w:t>
      </w:r>
    </w:p>
  </w:comment>
  <w:comment w:id="442" w:author="Windows User" w:date="2015-11-21T12:59:00Z" w:initials="WU">
    <w:p w14:paraId="5262F523" w14:textId="77777777" w:rsidR="002758BE" w:rsidRDefault="002758BE" w:rsidP="00344A59">
      <w:pPr>
        <w:pStyle w:val="CommentText"/>
      </w:pPr>
      <w:r>
        <w:rPr>
          <w:rStyle w:val="CommentReference"/>
        </w:rPr>
        <w:annotationRef/>
      </w:r>
      <w:r>
        <w:t>check</w:t>
      </w:r>
    </w:p>
  </w:comment>
  <w:comment w:id="449" w:author="Windows User" w:date="2015-10-30T08:56:00Z" w:initials="BS">
    <w:p w14:paraId="396316C8" w14:textId="77777777" w:rsidR="002758BE" w:rsidRDefault="002758BE" w:rsidP="00344A59">
      <w:pPr>
        <w:pStyle w:val="CommentText"/>
      </w:pPr>
      <w:r>
        <w:rPr>
          <w:rStyle w:val="CommentReference"/>
        </w:rPr>
        <w:annotationRef/>
      </w:r>
      <w:r>
        <w:t>clearly the missing vs above belongs</w:t>
      </w:r>
    </w:p>
  </w:comment>
  <w:comment w:id="461" w:author="Windows User" w:date="2015-10-30T08:56:00Z" w:initials="BS">
    <w:p w14:paraId="19C504AB" w14:textId="77777777" w:rsidR="002758BE" w:rsidRDefault="002758BE"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62" w:author="Windows User" w:date="2015-10-30T08:56:00Z" w:initials="BS">
    <w:p w14:paraId="3650E160" w14:textId="77777777" w:rsidR="002758BE" w:rsidRDefault="002758BE" w:rsidP="00D31F38">
      <w:pPr>
        <w:pStyle w:val="CommentText"/>
      </w:pPr>
      <w:r>
        <w:rPr>
          <w:rStyle w:val="CommentReference"/>
        </w:rPr>
        <w:annotationRef/>
      </w:r>
      <w:r>
        <w:t>heavens?</w:t>
      </w:r>
    </w:p>
  </w:comment>
  <w:comment w:id="463" w:author="Windows User" w:date="2015-10-30T08:56:00Z" w:initials="BS">
    <w:p w14:paraId="57E2DDC4" w14:textId="77777777" w:rsidR="002758BE" w:rsidRDefault="002758BE" w:rsidP="00D31F38">
      <w:pPr>
        <w:pStyle w:val="CommentText"/>
      </w:pPr>
      <w:r>
        <w:rPr>
          <w:rStyle w:val="CommentReference"/>
        </w:rPr>
        <w:annotationRef/>
      </w:r>
      <w:r>
        <w:t>NETS omits clouds</w:t>
      </w:r>
    </w:p>
  </w:comment>
  <w:comment w:id="464" w:author="Windows User" w:date="2015-10-30T08:56:00Z" w:initials="BS">
    <w:p w14:paraId="35628364" w14:textId="77777777" w:rsidR="002758BE" w:rsidRDefault="002758BE" w:rsidP="00D31F38">
      <w:pPr>
        <w:pStyle w:val="CommentText"/>
      </w:pPr>
      <w:r>
        <w:rPr>
          <w:rStyle w:val="CommentReference"/>
        </w:rPr>
        <w:annotationRef/>
      </w:r>
      <w:r>
        <w:t>NETS omits this vs</w:t>
      </w:r>
    </w:p>
  </w:comment>
  <w:comment w:id="465" w:author="Windows User" w:date="2015-10-30T08:56:00Z" w:initials="BS">
    <w:p w14:paraId="1F576F58" w14:textId="77777777" w:rsidR="002758BE" w:rsidRDefault="002758BE" w:rsidP="00D31F38">
      <w:pPr>
        <w:pStyle w:val="CommentText"/>
      </w:pPr>
      <w:r>
        <w:rPr>
          <w:rStyle w:val="CommentReference"/>
        </w:rPr>
        <w:annotationRef/>
      </w:r>
      <w:r>
        <w:t>NETS has falling snow which matches AI hoar frosts.</w:t>
      </w:r>
    </w:p>
  </w:comment>
  <w:comment w:id="466" w:author="Windows User" w:date="2015-10-30T08:56:00Z" w:initials="BS">
    <w:p w14:paraId="7857388A" w14:textId="77777777" w:rsidR="002758BE" w:rsidRDefault="002758BE" w:rsidP="00D31F38">
      <w:pPr>
        <w:pStyle w:val="CommentText"/>
      </w:pPr>
      <w:r>
        <w:rPr>
          <w:rStyle w:val="CommentReference"/>
        </w:rPr>
        <w:annotationRef/>
      </w:r>
      <w:r>
        <w:t>reversed ice and hoarfrosts of this vs and last to match NETS. Coptic?</w:t>
      </w:r>
    </w:p>
  </w:comment>
  <w:comment w:id="467" w:author="Windows User" w:date="2015-10-30T08:56:00Z" w:initials="BS">
    <w:p w14:paraId="45210177" w14:textId="77777777" w:rsidR="002758BE" w:rsidRDefault="002758BE" w:rsidP="00D31F38">
      <w:pPr>
        <w:pStyle w:val="CommentText"/>
      </w:pPr>
      <w:r>
        <w:rPr>
          <w:rStyle w:val="CommentReference"/>
        </w:rPr>
        <w:annotationRef/>
      </w:r>
      <w:r>
        <w:t>NETS switches this vs with next</w:t>
      </w:r>
    </w:p>
  </w:comment>
  <w:comment w:id="468" w:author="Windows User" w:date="2015-10-30T08:56:00Z" w:initials="BS">
    <w:p w14:paraId="66BEE13E" w14:textId="77777777" w:rsidR="002758BE" w:rsidRDefault="002758BE" w:rsidP="00D31F38">
      <w:pPr>
        <w:pStyle w:val="CommentText"/>
      </w:pPr>
      <w:r>
        <w:rPr>
          <w:rStyle w:val="CommentReference"/>
        </w:rPr>
        <w:annotationRef/>
      </w:r>
      <w:r>
        <w:t>NETS has sea-monsters</w:t>
      </w:r>
    </w:p>
  </w:comment>
  <w:comment w:id="469" w:author="Windows User" w:date="2015-10-30T08:56:00Z" w:initials="BS">
    <w:p w14:paraId="43D401E2" w14:textId="77777777" w:rsidR="002758BE" w:rsidRDefault="002758BE" w:rsidP="00D31F38">
      <w:pPr>
        <w:pStyle w:val="CommentText"/>
      </w:pPr>
      <w:r>
        <w:rPr>
          <w:rStyle w:val="CommentReference"/>
        </w:rPr>
        <w:annotationRef/>
      </w:r>
      <w:r>
        <w:t>NETS has four-footed and wild animals of the land</w:t>
      </w:r>
    </w:p>
  </w:comment>
  <w:comment w:id="470" w:author="Windows User" w:date="2015-10-30T08:56:00Z" w:initials="BS">
    <w:p w14:paraId="37590655" w14:textId="77777777" w:rsidR="002758BE" w:rsidRDefault="002758BE" w:rsidP="00D31F38">
      <w:pPr>
        <w:pStyle w:val="CommentText"/>
      </w:pPr>
      <w:r>
        <w:rPr>
          <w:rStyle w:val="CommentReference"/>
        </w:rPr>
        <w:annotationRef/>
      </w:r>
      <w:r>
        <w:t>NETS has all humans on earth</w:t>
      </w:r>
    </w:p>
  </w:comment>
  <w:comment w:id="471" w:author="Windows User" w:date="2015-10-30T08:56:00Z" w:initials="BS">
    <w:p w14:paraId="6D54AC70" w14:textId="77777777" w:rsidR="002758BE" w:rsidRDefault="002758BE" w:rsidP="00D31F38">
      <w:pPr>
        <w:pStyle w:val="CommentText"/>
      </w:pPr>
      <w:r>
        <w:rPr>
          <w:rStyle w:val="CommentReference"/>
        </w:rPr>
        <w:annotationRef/>
      </w:r>
      <w:r>
        <w:t>NETS has "priests, slaves of the Lord", then omits next vs.</w:t>
      </w:r>
    </w:p>
  </w:comment>
  <w:comment w:id="472" w:author="Windows User" w:date="2015-10-30T08:56:00Z" w:initials="BS">
    <w:p w14:paraId="6468426A" w14:textId="77777777" w:rsidR="002758BE" w:rsidRDefault="002758BE" w:rsidP="00D31F38">
      <w:pPr>
        <w:pStyle w:val="CommentText"/>
      </w:pPr>
      <w:r>
        <w:rPr>
          <w:rStyle w:val="CommentReference"/>
        </w:rPr>
        <w:annotationRef/>
      </w:r>
      <w:r>
        <w:t>NETS ends quite differently</w:t>
      </w:r>
    </w:p>
  </w:comment>
  <w:comment w:id="478" w:author="Windows User" w:date="2015-10-30T08:56:00Z" w:initials="BS">
    <w:p w14:paraId="72C14B6E" w14:textId="77777777" w:rsidR="002758BE" w:rsidRDefault="002758BE"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79" w:author="Windows User" w:date="2015-10-30T08:56:00Z" w:initials="BS">
    <w:p w14:paraId="43306FA7" w14:textId="77777777" w:rsidR="002758BE" w:rsidRDefault="002758BE" w:rsidP="003758F4">
      <w:pPr>
        <w:pStyle w:val="CommentText"/>
      </w:pPr>
      <w:r>
        <w:rPr>
          <w:rStyle w:val="CommentReference"/>
        </w:rPr>
        <w:annotationRef/>
      </w:r>
      <w:r>
        <w:t>heavens?</w:t>
      </w:r>
    </w:p>
  </w:comment>
  <w:comment w:id="480" w:author="Windows User" w:date="2015-10-30T08:56:00Z" w:initials="BS">
    <w:p w14:paraId="18B419AF" w14:textId="77777777" w:rsidR="002758BE" w:rsidRDefault="002758BE" w:rsidP="003758F4">
      <w:pPr>
        <w:pStyle w:val="CommentText"/>
      </w:pPr>
      <w:r>
        <w:rPr>
          <w:rStyle w:val="CommentReference"/>
        </w:rPr>
        <w:annotationRef/>
      </w:r>
      <w:r>
        <w:t>NETS has falling snow which matches AI hoar frosts.</w:t>
      </w:r>
    </w:p>
  </w:comment>
  <w:comment w:id="481" w:author="Windows User" w:date="2015-10-30T08:56:00Z" w:initials="BS">
    <w:p w14:paraId="504A050C" w14:textId="77777777" w:rsidR="002758BE" w:rsidRDefault="002758BE" w:rsidP="003758F4">
      <w:pPr>
        <w:pStyle w:val="CommentText"/>
      </w:pPr>
      <w:r>
        <w:rPr>
          <w:rStyle w:val="CommentReference"/>
        </w:rPr>
        <w:annotationRef/>
      </w:r>
      <w:r>
        <w:t>reversed ice and hoarfrosts of this vs and last to match NETS. Coptic?</w:t>
      </w:r>
    </w:p>
  </w:comment>
  <w:comment w:id="482" w:author="Windows User" w:date="2015-10-30T08:56:00Z" w:initials="BS">
    <w:p w14:paraId="42B07939" w14:textId="77777777" w:rsidR="002758BE" w:rsidRDefault="002758BE" w:rsidP="003758F4">
      <w:pPr>
        <w:pStyle w:val="CommentText"/>
      </w:pPr>
      <w:r>
        <w:rPr>
          <w:rStyle w:val="CommentReference"/>
        </w:rPr>
        <w:annotationRef/>
      </w:r>
      <w:r>
        <w:t>NETS switches this vs with next</w:t>
      </w:r>
    </w:p>
  </w:comment>
  <w:comment w:id="483" w:author="Windows User" w:date="2015-10-30T08:56:00Z" w:initials="BS">
    <w:p w14:paraId="0D31DB4D" w14:textId="77777777" w:rsidR="002758BE" w:rsidRDefault="002758BE" w:rsidP="003758F4">
      <w:pPr>
        <w:pStyle w:val="CommentText"/>
      </w:pPr>
      <w:r>
        <w:rPr>
          <w:rStyle w:val="CommentReference"/>
        </w:rPr>
        <w:annotationRef/>
      </w:r>
      <w:r>
        <w:t>NETS has all humans on earth</w:t>
      </w:r>
    </w:p>
  </w:comment>
  <w:comment w:id="484" w:author="Windows User" w:date="2015-10-30T08:56:00Z" w:initials="BS">
    <w:p w14:paraId="4CB6D1D8" w14:textId="77777777" w:rsidR="002758BE" w:rsidRDefault="002758BE" w:rsidP="003758F4">
      <w:pPr>
        <w:pStyle w:val="CommentText"/>
      </w:pPr>
      <w:r>
        <w:rPr>
          <w:rStyle w:val="CommentReference"/>
        </w:rPr>
        <w:annotationRef/>
      </w:r>
      <w:r>
        <w:t>NETS has "priests, slaves of the Lord", then omits next vs.</w:t>
      </w:r>
    </w:p>
  </w:comment>
  <w:comment w:id="485" w:author="Windows User" w:date="2015-10-30T08:56:00Z" w:initials="BS">
    <w:p w14:paraId="1C9D2024" w14:textId="77777777" w:rsidR="002758BE" w:rsidRDefault="002758BE" w:rsidP="003758F4">
      <w:pPr>
        <w:pStyle w:val="CommentText"/>
      </w:pPr>
      <w:r>
        <w:rPr>
          <w:rStyle w:val="CommentReference"/>
        </w:rPr>
        <w:annotationRef/>
      </w:r>
      <w:r>
        <w:t>NETS ends quite differently</w:t>
      </w:r>
    </w:p>
  </w:comment>
  <w:comment w:id="487" w:author="Windows User" w:date="2015-10-30T08:56:00Z" w:initials="BS">
    <w:p w14:paraId="499D113D" w14:textId="77777777" w:rsidR="002758BE" w:rsidRDefault="002758BE" w:rsidP="00D31F38">
      <w:pPr>
        <w:pStyle w:val="CommentText"/>
      </w:pPr>
      <w:r>
        <w:rPr>
          <w:rStyle w:val="CommentReference"/>
        </w:rPr>
        <w:annotationRef/>
      </w:r>
      <w:r>
        <w:t>giver, or maker?</w:t>
      </w:r>
    </w:p>
  </w:comment>
  <w:comment w:id="488" w:author="Windows User" w:date="2015-10-30T08:56:00Z" w:initials="BS">
    <w:p w14:paraId="29AB3125" w14:textId="77777777" w:rsidR="002758BE" w:rsidRDefault="002758BE" w:rsidP="00D31F38">
      <w:pPr>
        <w:pStyle w:val="CommentText"/>
      </w:pPr>
      <w:r>
        <w:rPr>
          <w:rStyle w:val="CommentReference"/>
        </w:rPr>
        <w:annotationRef/>
      </w:r>
      <w:r>
        <w:t>even NETS has Hananias</w:t>
      </w:r>
    </w:p>
  </w:comment>
  <w:comment w:id="489" w:author="Windows User" w:date="2015-10-30T08:56:00Z" w:initials="BS">
    <w:p w14:paraId="27892612" w14:textId="77777777" w:rsidR="002758BE" w:rsidRDefault="002758BE" w:rsidP="00D31F38">
      <w:pPr>
        <w:pStyle w:val="CommentText"/>
      </w:pPr>
      <w:r>
        <w:rPr>
          <w:rStyle w:val="CommentReference"/>
        </w:rPr>
        <w:annotationRef/>
      </w:r>
      <w:r>
        <w:t>does Coptic have evening first?</w:t>
      </w:r>
    </w:p>
  </w:comment>
  <w:comment w:id="490" w:author="Windows User" w:date="2015-10-30T08:56:00Z" w:initials="BS">
    <w:p w14:paraId="53863AE8" w14:textId="77777777" w:rsidR="002758BE" w:rsidRDefault="002758BE" w:rsidP="00D31F38">
      <w:pPr>
        <w:pStyle w:val="CommentText"/>
      </w:pPr>
      <w:r>
        <w:rPr>
          <w:rStyle w:val="CommentReference"/>
        </w:rPr>
        <w:annotationRef/>
      </w:r>
      <w:r>
        <w:t>Coptic doesn't have "Our God"</w:t>
      </w:r>
    </w:p>
  </w:comment>
  <w:comment w:id="491" w:author="Windows User" w:date="2015-10-30T08:56:00Z" w:initials="BS">
    <w:p w14:paraId="5F8EC33A" w14:textId="77777777" w:rsidR="002758BE" w:rsidRDefault="002758BE" w:rsidP="00D31F38">
      <w:pPr>
        <w:pStyle w:val="CommentText"/>
      </w:pPr>
      <w:r>
        <w:rPr>
          <w:rStyle w:val="CommentReference"/>
        </w:rPr>
        <w:annotationRef/>
      </w:r>
      <w:r>
        <w:t>celebrate or proclaim?</w:t>
      </w:r>
    </w:p>
  </w:comment>
  <w:comment w:id="492" w:author="Windows User" w:date="2015-10-30T08:56:00Z" w:initials="BS">
    <w:p w14:paraId="02E465F6" w14:textId="77777777" w:rsidR="002758BE" w:rsidRDefault="002758BE" w:rsidP="00D31F38">
      <w:pPr>
        <w:pStyle w:val="CommentText"/>
      </w:pPr>
      <w:r>
        <w:rPr>
          <w:rStyle w:val="CommentReference"/>
        </w:rPr>
        <w:annotationRef/>
      </w:r>
      <w:r>
        <w:t>persevere or be sober?</w:t>
      </w:r>
    </w:p>
  </w:comment>
  <w:comment w:id="493" w:author="Windows User" w:date="2015-10-30T08:56:00Z" w:initials="BS">
    <w:p w14:paraId="0F283256" w14:textId="77777777" w:rsidR="002758BE" w:rsidRDefault="002758BE" w:rsidP="00D31F38">
      <w:pPr>
        <w:pStyle w:val="CommentText"/>
      </w:pPr>
      <w:r>
        <w:rPr>
          <w:rStyle w:val="CommentReference"/>
        </w:rPr>
        <w:annotationRef/>
      </w:r>
      <w:r>
        <w:t>Coptic has presbyters, not priests (oweeb)</w:t>
      </w:r>
    </w:p>
  </w:comment>
  <w:comment w:id="494" w:author="Windows User" w:date="2015-10-30T08:56:00Z" w:initials="BS">
    <w:p w14:paraId="141FC7EB" w14:textId="77777777" w:rsidR="002758BE" w:rsidRDefault="002758BE" w:rsidP="00D31F38">
      <w:pPr>
        <w:pStyle w:val="CommentText"/>
      </w:pPr>
      <w:r>
        <w:rPr>
          <w:rStyle w:val="CommentReference"/>
        </w:rPr>
        <w:annotationRef/>
      </w:r>
      <w:r>
        <w:t>esmo is bless, not praise...</w:t>
      </w:r>
    </w:p>
  </w:comment>
  <w:comment w:id="495" w:author="Windows User" w:date="2015-10-30T08:56:00Z" w:initials="BS">
    <w:p w14:paraId="22452F1B" w14:textId="77777777" w:rsidR="002758BE" w:rsidRDefault="002758BE" w:rsidP="00D31F38">
      <w:pPr>
        <w:pStyle w:val="CommentText"/>
      </w:pPr>
      <w:r>
        <w:rPr>
          <w:rStyle w:val="CommentReference"/>
        </w:rPr>
        <w:annotationRef/>
      </w:r>
      <w:r>
        <w:t>Coptic doesn't look like day to day... "Until this day" doesn't make as much sense... is there something less literal but closer to the maning?</w:t>
      </w:r>
    </w:p>
  </w:comment>
  <w:comment w:id="496" w:author="Windows User" w:date="2015-10-30T08:56:00Z" w:initials="BS">
    <w:p w14:paraId="532CE324" w14:textId="77777777" w:rsidR="002758BE" w:rsidRDefault="002758BE" w:rsidP="00D31F38">
      <w:pPr>
        <w:pStyle w:val="CommentText"/>
      </w:pPr>
      <w:r>
        <w:rPr>
          <w:rStyle w:val="CommentReference"/>
        </w:rPr>
        <w:annotationRef/>
      </w:r>
      <w:r>
        <w:t>Is LA right with breaths and spirits?</w:t>
      </w:r>
    </w:p>
  </w:comment>
  <w:comment w:id="497" w:author="Windows User" w:date="2015-10-30T08:56:00Z" w:initials="BS">
    <w:p w14:paraId="7C12CF17" w14:textId="77777777" w:rsidR="002758BE" w:rsidRDefault="002758BE" w:rsidP="00D31F38">
      <w:pPr>
        <w:pStyle w:val="CommentText"/>
      </w:pPr>
      <w:r>
        <w:rPr>
          <w:rStyle w:val="CommentReference"/>
        </w:rPr>
        <w:annotationRef/>
      </w:r>
      <w:r>
        <w:t>doesn't look like waters... is it ssea?</w:t>
      </w:r>
    </w:p>
  </w:comment>
  <w:comment w:id="498" w:author="Windows User" w:date="2015-10-30T08:56:00Z" w:initials="BS">
    <w:p w14:paraId="789F9E96" w14:textId="77777777" w:rsidR="002758BE" w:rsidRDefault="002758BE" w:rsidP="00D31F38">
      <w:pPr>
        <w:pStyle w:val="CommentText"/>
      </w:pPr>
      <w:r>
        <w:rPr>
          <w:rStyle w:val="CommentReference"/>
        </w:rPr>
        <w:annotationRef/>
      </w:r>
      <w:r>
        <w:t>I still don't get of all the things we would see after seeing all the praise of nature would be "Bless the Lord you birds".</w:t>
      </w:r>
    </w:p>
  </w:comment>
  <w:comment w:id="499" w:author="Windows User" w:date="2015-10-30T08:56:00Z" w:initials="BS">
    <w:p w14:paraId="1E93DCCD" w14:textId="77777777" w:rsidR="002758BE" w:rsidRDefault="002758BE" w:rsidP="00D31F38">
      <w:pPr>
        <w:pStyle w:val="CommentText"/>
      </w:pPr>
      <w:r>
        <w:rPr>
          <w:rStyle w:val="CommentReference"/>
        </w:rPr>
        <w:annotationRef/>
      </w:r>
      <w:r>
        <w:t>disobedient? heretics?</w:t>
      </w:r>
    </w:p>
  </w:comment>
  <w:comment w:id="500" w:author="Windows User" w:date="2015-10-30T08:56:00Z" w:initials="BS">
    <w:p w14:paraId="298A6523" w14:textId="77777777" w:rsidR="002758BE" w:rsidRDefault="002758BE" w:rsidP="00D31F38">
      <w:pPr>
        <w:pStyle w:val="CommentText"/>
      </w:pPr>
      <w:r>
        <w:rPr>
          <w:rStyle w:val="CommentReference"/>
        </w:rPr>
        <w:annotationRef/>
      </w:r>
      <w:r>
        <w:t>souls or spirits?</w:t>
      </w:r>
    </w:p>
  </w:comment>
  <w:comment w:id="501" w:author="Windows User" w:date="2015-10-30T08:56:00Z" w:initials="BS">
    <w:p w14:paraId="3D56C030" w14:textId="77777777" w:rsidR="002758BE" w:rsidRDefault="002758BE" w:rsidP="00D31F38">
      <w:pPr>
        <w:pStyle w:val="CommentText"/>
      </w:pPr>
      <w:r>
        <w:rPr>
          <w:rStyle w:val="CommentReference"/>
        </w:rPr>
        <w:annotationRef/>
      </w:r>
      <w:r>
        <w:t>humble or contrite?</w:t>
      </w:r>
    </w:p>
  </w:comment>
  <w:comment w:id="502" w:author="Windows User" w:date="2015-10-30T08:56:00Z" w:initials="BS">
    <w:p w14:paraId="4417CE6C" w14:textId="77777777" w:rsidR="002758BE" w:rsidRDefault="002758BE" w:rsidP="00D31F38">
      <w:pPr>
        <w:pStyle w:val="CommentText"/>
      </w:pPr>
      <w:r>
        <w:rPr>
          <w:rStyle w:val="CommentReference"/>
        </w:rPr>
        <w:annotationRef/>
      </w:r>
      <w:r>
        <w:t>hearts?</w:t>
      </w:r>
    </w:p>
  </w:comment>
  <w:comment w:id="503" w:author="Windows User" w:date="2015-10-30T08:56:00Z" w:initials="BS">
    <w:p w14:paraId="6056EF08" w14:textId="77777777" w:rsidR="002758BE" w:rsidRDefault="002758BE" w:rsidP="00D31F38">
      <w:pPr>
        <w:pStyle w:val="CommentText"/>
      </w:pPr>
      <w:r>
        <w:rPr>
          <w:rStyle w:val="CommentReference"/>
        </w:rPr>
        <w:annotationRef/>
      </w:r>
      <w:r>
        <w:t>this or LA?</w:t>
      </w:r>
    </w:p>
  </w:comment>
  <w:comment w:id="504" w:author="Windows User" w:date="2015-10-30T08:56:00Z" w:initials="BS">
    <w:p w14:paraId="021CF208" w14:textId="77777777" w:rsidR="002758BE" w:rsidRDefault="002758BE" w:rsidP="00D31F38">
      <w:pPr>
        <w:pStyle w:val="CommentText"/>
      </w:pPr>
      <w:r>
        <w:rPr>
          <w:rStyle w:val="CommentReference"/>
        </w:rPr>
        <w:annotationRef/>
      </w:r>
      <w:r>
        <w:t>righteous of, or who revere</w:t>
      </w:r>
    </w:p>
  </w:comment>
  <w:comment w:id="505" w:author="Windows User" w:date="2015-10-30T08:56:00Z" w:initials="BS">
    <w:p w14:paraId="2B7DD481" w14:textId="77777777" w:rsidR="002758BE" w:rsidRDefault="002758BE" w:rsidP="00D31F38">
      <w:pPr>
        <w:pStyle w:val="CommentText"/>
      </w:pPr>
      <w:r>
        <w:rPr>
          <w:rStyle w:val="CommentReference"/>
        </w:rPr>
        <w:annotationRef/>
      </w:r>
      <w:r>
        <w:t>this, or accountable? or something else?</w:t>
      </w:r>
    </w:p>
  </w:comment>
  <w:comment w:id="506" w:author="Windows User" w:date="2015-10-30T08:56:00Z" w:initials="BS">
    <w:p w14:paraId="154E2A2A" w14:textId="77777777" w:rsidR="002758BE" w:rsidRDefault="002758BE" w:rsidP="00D31F38">
      <w:pPr>
        <w:pStyle w:val="CommentText"/>
      </w:pPr>
      <w:r>
        <w:rPr>
          <w:rStyle w:val="CommentReference"/>
        </w:rPr>
        <w:annotationRef/>
      </w:r>
      <w:r>
        <w:t>that he may praise and say?</w:t>
      </w:r>
    </w:p>
  </w:comment>
  <w:comment w:id="524" w:author="Windows User" w:date="2015-11-21T13:00:00Z" w:initials="WU">
    <w:p w14:paraId="72B45ACE" w14:textId="77777777" w:rsidR="002758BE" w:rsidRDefault="002758BE" w:rsidP="00D31F38">
      <w:pPr>
        <w:pStyle w:val="CommentText"/>
      </w:pPr>
      <w:r>
        <w:rPr>
          <w:rStyle w:val="CommentReference"/>
        </w:rPr>
        <w:annotationRef/>
      </w:r>
      <w:r>
        <w:t>Check, and 2 above.</w:t>
      </w:r>
    </w:p>
  </w:comment>
  <w:comment w:id="525" w:author="Brett Slote" w:date="2015-10-30T08:56:00Z" w:initials="BS">
    <w:p w14:paraId="0C0C90F8" w14:textId="77777777" w:rsidR="002758BE" w:rsidRDefault="002758BE" w:rsidP="00D31F38">
      <w:pPr>
        <w:pStyle w:val="CommentText"/>
      </w:pPr>
      <w:r>
        <w:rPr>
          <w:rStyle w:val="CommentReference"/>
        </w:rPr>
        <w:annotationRef/>
      </w:r>
      <w:r>
        <w:t>Fred wants 'O' here, saying it matches the Coptic... but it isn't in the Coptic!</w:t>
      </w:r>
    </w:p>
  </w:comment>
  <w:comment w:id="526" w:author="Windows User" w:date="2015-11-21T13:00:00Z" w:initials="WU">
    <w:p w14:paraId="59221E95" w14:textId="77777777" w:rsidR="002758BE" w:rsidRDefault="002758BE" w:rsidP="00D31F38">
      <w:pPr>
        <w:pStyle w:val="CommentText"/>
      </w:pPr>
      <w:r>
        <w:rPr>
          <w:rStyle w:val="CommentReference"/>
        </w:rPr>
        <w:annotationRef/>
      </w:r>
      <w:r>
        <w:t>check</w:t>
      </w:r>
    </w:p>
  </w:comment>
  <w:comment w:id="527" w:author="Windows User" w:date="2015-11-21T13:00:00Z" w:initials="WU">
    <w:p w14:paraId="0CFC2594" w14:textId="77777777" w:rsidR="002758BE" w:rsidRDefault="002758BE" w:rsidP="00D31F38">
      <w:pPr>
        <w:pStyle w:val="CommentText"/>
      </w:pPr>
      <w:r>
        <w:rPr>
          <w:rStyle w:val="CommentReference"/>
        </w:rPr>
        <w:annotationRef/>
      </w:r>
      <w:r>
        <w:t>check</w:t>
      </w:r>
    </w:p>
  </w:comment>
  <w:comment w:id="528" w:author="Windows User" w:date="2015-11-21T13:01:00Z" w:initials="WU">
    <w:p w14:paraId="403A6460" w14:textId="77777777" w:rsidR="002758BE" w:rsidRDefault="002758BE" w:rsidP="00D31F38">
      <w:pPr>
        <w:pStyle w:val="CommentText"/>
      </w:pPr>
      <w:r>
        <w:rPr>
          <w:rStyle w:val="CommentReference"/>
        </w:rPr>
        <w:annotationRef/>
      </w:r>
      <w:r>
        <w:t>check, find Copitic</w:t>
      </w:r>
    </w:p>
  </w:comment>
  <w:comment w:id="529" w:author="Windows User" w:date="2015-10-30T08:56:00Z" w:initials="BS">
    <w:p w14:paraId="1B2986E7" w14:textId="77777777" w:rsidR="002758BE" w:rsidRDefault="002758BE" w:rsidP="00D31F38">
      <w:pPr>
        <w:pStyle w:val="CommentText"/>
      </w:pPr>
      <w:r>
        <w:rPr>
          <w:rStyle w:val="CommentReference"/>
        </w:rPr>
        <w:annotationRef/>
      </w:r>
      <w:r>
        <w:t>why do books not have a vs for the bishop???</w:t>
      </w:r>
    </w:p>
  </w:comment>
  <w:comment w:id="530" w:author="Windows User" w:date="2015-10-30T08:56:00Z" w:initials="BS">
    <w:p w14:paraId="2328FF19" w14:textId="77777777" w:rsidR="002758BE" w:rsidRDefault="002758BE" w:rsidP="00D31F38">
      <w:pPr>
        <w:pStyle w:val="CommentText"/>
      </w:pPr>
      <w:r>
        <w:rPr>
          <w:rStyle w:val="CommentReference"/>
        </w:rPr>
        <w:annotationRef/>
      </w:r>
      <w:r>
        <w:t>add</w:t>
      </w:r>
    </w:p>
  </w:comment>
  <w:comment w:id="533" w:author="Windows User" w:date="2015-10-30T08:56:00Z" w:initials="BS">
    <w:p w14:paraId="76CF17E1" w14:textId="77777777" w:rsidR="002758BE" w:rsidRDefault="002758BE" w:rsidP="00D31F38">
      <w:pPr>
        <w:pStyle w:val="CommentText"/>
      </w:pPr>
      <w:r>
        <w:rPr>
          <w:rStyle w:val="CommentReference"/>
        </w:rPr>
        <w:annotationRef/>
      </w:r>
      <w:r>
        <w:t>the first two sections each have 7 verses. Maybe each section had seven verses and then became inflated? Keeping 7 vs in each section</w:t>
      </w:r>
    </w:p>
  </w:comment>
  <w:comment w:id="534" w:author="Windows User" w:date="2015-10-30T08:56:00Z" w:initials="BS">
    <w:p w14:paraId="01D3FC9E" w14:textId="77777777" w:rsidR="002758BE" w:rsidRDefault="002758BE" w:rsidP="00D31F38">
      <w:pPr>
        <w:pStyle w:val="CommentText"/>
      </w:pPr>
      <w:r>
        <w:rPr>
          <w:rStyle w:val="CommentReference"/>
        </w:rPr>
        <w:annotationRef/>
      </w:r>
      <w:r>
        <w:t>Communion or commemoration?</w:t>
      </w:r>
    </w:p>
  </w:comment>
  <w:comment w:id="535" w:author="Windows User" w:date="2015-11-21T13:01:00Z" w:initials="WU">
    <w:p w14:paraId="3C8EDFD6" w14:textId="77777777" w:rsidR="002758BE" w:rsidRDefault="002758BE" w:rsidP="00D31F38">
      <w:pPr>
        <w:pStyle w:val="CommentText"/>
      </w:pPr>
      <w:r>
        <w:rPr>
          <w:rStyle w:val="CommentReference"/>
        </w:rPr>
        <w:annotationRef/>
      </w:r>
      <w:r>
        <w:t>Check, and 2 above</w:t>
      </w:r>
    </w:p>
  </w:comment>
  <w:comment w:id="536" w:author="Brett Slote" w:date="2015-10-30T08:56:00Z" w:initials="BS">
    <w:p w14:paraId="502DF58D" w14:textId="77777777" w:rsidR="002758BE" w:rsidRDefault="002758BE" w:rsidP="00D31F38">
      <w:pPr>
        <w:pStyle w:val="CommentText"/>
      </w:pPr>
      <w:r>
        <w:rPr>
          <w:rStyle w:val="CommentReference"/>
        </w:rPr>
        <w:annotationRef/>
      </w:r>
      <w:r>
        <w:t>Fred wants 'O' here, saying it matches the Coptic... but it isn't in the Coptic!</w:t>
      </w:r>
    </w:p>
  </w:comment>
  <w:comment w:id="537" w:author="Windows User" w:date="2015-11-21T13:02:00Z" w:initials="WU">
    <w:p w14:paraId="0E3206C8" w14:textId="77777777" w:rsidR="002758BE" w:rsidRDefault="002758BE" w:rsidP="00D31F38">
      <w:pPr>
        <w:pStyle w:val="CommentText"/>
      </w:pPr>
      <w:r>
        <w:rPr>
          <w:rStyle w:val="CommentReference"/>
        </w:rPr>
        <w:annotationRef/>
      </w:r>
      <w:r>
        <w:t>check</w:t>
      </w:r>
    </w:p>
  </w:comment>
  <w:comment w:id="538" w:author="Windows User" w:date="2015-10-30T08:56:00Z" w:initials="BS">
    <w:p w14:paraId="303AD0FE" w14:textId="77777777" w:rsidR="002758BE" w:rsidRDefault="002758BE"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39" w:author="Windows User" w:date="2015-11-21T13:02:00Z" w:initials="WU">
    <w:p w14:paraId="5B706BCD" w14:textId="77777777" w:rsidR="002758BE" w:rsidRDefault="002758BE" w:rsidP="00D31F38">
      <w:pPr>
        <w:pStyle w:val="CommentText"/>
      </w:pPr>
      <w:r>
        <w:rPr>
          <w:rStyle w:val="CommentReference"/>
        </w:rPr>
        <w:annotationRef/>
      </w:r>
      <w:r>
        <w:t>check.  Add Coptic</w:t>
      </w:r>
    </w:p>
  </w:comment>
  <w:comment w:id="545" w:author="Windows User" w:date="2015-11-02T12:45:00Z" w:initials="BS">
    <w:p w14:paraId="02E474EA" w14:textId="77777777" w:rsidR="002758BE" w:rsidRDefault="002758BE" w:rsidP="00D31F38">
      <w:pPr>
        <w:pStyle w:val="CommentText"/>
      </w:pPr>
      <w:r>
        <w:rPr>
          <w:rStyle w:val="CommentReference"/>
        </w:rPr>
        <w:annotationRef/>
      </w:r>
      <w:r>
        <w:t>Godhead or Divinity?</w:t>
      </w:r>
    </w:p>
  </w:comment>
  <w:comment w:id="546" w:author="Windows User" w:date="2015-10-30T08:56:00Z" w:initials="BS">
    <w:p w14:paraId="1165D588" w14:textId="77777777" w:rsidR="002758BE" w:rsidRDefault="002758BE"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47" w:author="Windows User" w:date="2015-10-30T08:56:00Z" w:initials="BS">
    <w:p w14:paraId="0ABD6F72" w14:textId="77777777" w:rsidR="002758BE" w:rsidRDefault="002758BE" w:rsidP="00D31F38">
      <w:pPr>
        <w:pStyle w:val="CommentText"/>
      </w:pPr>
      <w:r>
        <w:rPr>
          <w:rStyle w:val="CommentReference"/>
        </w:rPr>
        <w:annotationRef/>
      </w:r>
      <w:r>
        <w:t>faithful or trusted? faithful sounds better as it is her action and not ours, as trusted.</w:t>
      </w:r>
    </w:p>
  </w:comment>
  <w:comment w:id="561" w:author="Windows User" w:date="2015-10-30T08:56:00Z" w:initials="BS">
    <w:p w14:paraId="07EF5E65" w14:textId="77777777" w:rsidR="002758BE" w:rsidRDefault="002758BE" w:rsidP="00D31F38">
      <w:pPr>
        <w:pStyle w:val="CommentText"/>
      </w:pPr>
      <w:r>
        <w:rPr>
          <w:rStyle w:val="CommentReference"/>
        </w:rPr>
        <w:annotationRef/>
      </w:r>
      <w:r>
        <w:t>MT (KJV) and Ra lack. NETS has and so does Coptic.</w:t>
      </w:r>
    </w:p>
  </w:comment>
  <w:comment w:id="562" w:author="Windows User" w:date="2015-11-21T13:03:00Z" w:initials="WU">
    <w:p w14:paraId="0505077C" w14:textId="77777777" w:rsidR="002758BE" w:rsidRDefault="002758BE" w:rsidP="00D31F38">
      <w:pPr>
        <w:pStyle w:val="CommentText"/>
      </w:pPr>
      <w:r>
        <w:rPr>
          <w:rStyle w:val="CommentReference"/>
        </w:rPr>
        <w:annotationRef/>
      </w:r>
      <w:r>
        <w:t>check</w:t>
      </w:r>
    </w:p>
  </w:comment>
  <w:comment w:id="563" w:author="Windows User" w:date="2015-11-21T13:03:00Z" w:initials="WU">
    <w:p w14:paraId="2CFCDBC4" w14:textId="77777777" w:rsidR="002758BE" w:rsidRDefault="002758BE" w:rsidP="00D31F38">
      <w:pPr>
        <w:pStyle w:val="CommentText"/>
      </w:pPr>
      <w:r>
        <w:rPr>
          <w:rStyle w:val="CommentReference"/>
        </w:rPr>
        <w:annotationRef/>
      </w:r>
      <w:r>
        <w:t>check</w:t>
      </w:r>
    </w:p>
  </w:comment>
  <w:comment w:id="564" w:author="Windows User" w:date="2015-11-21T13:04:00Z" w:initials="WU">
    <w:p w14:paraId="7B87BF1F" w14:textId="77777777" w:rsidR="002758BE" w:rsidRDefault="002758BE" w:rsidP="00D31F38">
      <w:pPr>
        <w:pStyle w:val="CommentText"/>
      </w:pPr>
      <w:r>
        <w:rPr>
          <w:rStyle w:val="CommentReference"/>
        </w:rPr>
        <w:annotationRef/>
      </w:r>
      <w:r>
        <w:t>check</w:t>
      </w:r>
    </w:p>
  </w:comment>
  <w:comment w:id="565" w:author="Windows User" w:date="2015-10-30T08:56:00Z" w:initials="BS">
    <w:p w14:paraId="469A8399" w14:textId="77777777" w:rsidR="002758BE" w:rsidRDefault="002758BE" w:rsidP="00D31F38">
      <w:pPr>
        <w:pStyle w:val="CommentText"/>
      </w:pPr>
      <w:r>
        <w:rPr>
          <w:rStyle w:val="CommentReference"/>
        </w:rPr>
        <w:annotationRef/>
      </w:r>
      <w:r>
        <w:t>Coptic varies greatly from NETS</w:t>
      </w:r>
    </w:p>
  </w:comment>
  <w:comment w:id="571" w:author="Windows User" w:date="2015-10-30T08:56:00Z" w:initials="BS">
    <w:p w14:paraId="30B7538F" w14:textId="77777777" w:rsidR="002758BE" w:rsidRDefault="002758BE" w:rsidP="00D31F38">
      <w:pPr>
        <w:pStyle w:val="CommentText"/>
      </w:pPr>
      <w:r>
        <w:rPr>
          <w:rStyle w:val="CommentReference"/>
        </w:rPr>
        <w:annotationRef/>
      </w:r>
      <w:r>
        <w:t>NETS has dance... also drum &amp; harp...</w:t>
      </w:r>
    </w:p>
  </w:comment>
  <w:comment w:id="572" w:author="Windows User" w:date="2015-10-30T08:56:00Z" w:initials="BS">
    <w:p w14:paraId="040D59AA" w14:textId="77777777" w:rsidR="002758BE" w:rsidRDefault="002758BE" w:rsidP="00D31F38">
      <w:pPr>
        <w:pStyle w:val="CommentText"/>
      </w:pPr>
      <w:r>
        <w:rPr>
          <w:rStyle w:val="CommentReference"/>
        </w:rPr>
        <w:annotationRef/>
      </w:r>
      <w:r>
        <w:t>NETS and LA have boast in glory...</w:t>
      </w:r>
    </w:p>
  </w:comment>
  <w:comment w:id="573" w:author="Windows User" w:date="2015-10-30T08:56:00Z" w:initials="BS">
    <w:p w14:paraId="0F357187" w14:textId="77777777" w:rsidR="002758BE" w:rsidRDefault="002758BE" w:rsidP="00D31F38">
      <w:pPr>
        <w:pStyle w:val="CommentText"/>
      </w:pPr>
      <w:r>
        <w:rPr>
          <w:rStyle w:val="CommentReference"/>
        </w:rPr>
        <w:annotationRef/>
      </w:r>
      <w:r>
        <w:t>NETS has rejoice. Coptis looks to me like glorify... Sing aloud? Rejoice?</w:t>
      </w:r>
    </w:p>
  </w:comment>
  <w:comment w:id="574" w:author="Windows User" w:date="2015-10-30T08:56:00Z" w:initials="BS">
    <w:p w14:paraId="10510650" w14:textId="77777777" w:rsidR="002758BE" w:rsidRDefault="002758BE" w:rsidP="00D31F38">
      <w:pPr>
        <w:pStyle w:val="CommentText"/>
      </w:pPr>
      <w:r>
        <w:rPr>
          <w:rStyle w:val="CommentReference"/>
        </w:rPr>
        <w:annotationRef/>
      </w:r>
      <w:r>
        <w:t>NETS has throats too. I'm leaving mouths. Throats is too literal. Not how we say it in English...</w:t>
      </w:r>
    </w:p>
  </w:comment>
  <w:comment w:id="575" w:author="Windows User" w:date="2015-10-30T08:56:00Z" w:initials="BS">
    <w:p w14:paraId="0F6BDC5E" w14:textId="77777777" w:rsidR="002758BE" w:rsidRDefault="002758BE" w:rsidP="00D31F38">
      <w:pPr>
        <w:pStyle w:val="CommentText"/>
      </w:pPr>
      <w:r>
        <w:rPr>
          <w:rStyle w:val="CommentReference"/>
        </w:rPr>
        <w:annotationRef/>
      </w:r>
      <w:r>
        <w:t>NETS has rebukes. punishments?</w:t>
      </w:r>
    </w:p>
  </w:comment>
  <w:comment w:id="581" w:author="Windows User" w:date="2015-10-30T08:56:00Z" w:initials="BS">
    <w:p w14:paraId="37F1C98E" w14:textId="77777777" w:rsidR="002758BE" w:rsidRDefault="002758BE" w:rsidP="00D31F38">
      <w:pPr>
        <w:pStyle w:val="CommentText"/>
      </w:pPr>
      <w:r>
        <w:rPr>
          <w:rStyle w:val="CommentReference"/>
        </w:rPr>
        <w:annotationRef/>
      </w:r>
      <w:r>
        <w:t>psaltry? or lyre?</w:t>
      </w:r>
    </w:p>
  </w:comment>
  <w:comment w:id="594" w:author="Windows User" w:date="2015-11-21T13:04:00Z" w:initials="WU">
    <w:p w14:paraId="43A5D1B1" w14:textId="77777777" w:rsidR="002758BE" w:rsidRDefault="002758BE" w:rsidP="00E35F1F">
      <w:pPr>
        <w:pStyle w:val="CommentText"/>
      </w:pPr>
      <w:r>
        <w:rPr>
          <w:rStyle w:val="CommentReference"/>
        </w:rPr>
        <w:annotationRef/>
      </w:r>
      <w:r>
        <w:t>check</w:t>
      </w:r>
    </w:p>
  </w:comment>
  <w:comment w:id="595" w:author="Windows User" w:date="2015-11-21T13:04:00Z" w:initials="WU">
    <w:p w14:paraId="4B6A4DE4" w14:textId="77777777" w:rsidR="002758BE" w:rsidRDefault="002758BE" w:rsidP="00E35F1F">
      <w:pPr>
        <w:pStyle w:val="CommentText"/>
      </w:pPr>
      <w:r>
        <w:rPr>
          <w:rStyle w:val="CommentReference"/>
        </w:rPr>
        <w:annotationRef/>
      </w:r>
      <w:r>
        <w:t>check</w:t>
      </w:r>
    </w:p>
  </w:comment>
  <w:comment w:id="596" w:author="Windows User" w:date="2015-10-30T08:56:00Z" w:initials="BS">
    <w:p w14:paraId="483AEE75" w14:textId="77777777" w:rsidR="002758BE" w:rsidRDefault="002758BE" w:rsidP="00E35F1F">
      <w:pPr>
        <w:pStyle w:val="CommentText"/>
      </w:pPr>
      <w:r>
        <w:rPr>
          <w:rStyle w:val="CommentReference"/>
        </w:rPr>
        <w:annotationRef/>
      </w:r>
      <w:r>
        <w:t>tense? praise or will praise?</w:t>
      </w:r>
    </w:p>
  </w:comment>
  <w:comment w:id="597" w:author="Windows User" w:date="2015-10-30T08:56:00Z" w:initials="BS">
    <w:p w14:paraId="17DAD50D" w14:textId="77777777" w:rsidR="002758BE" w:rsidRDefault="002758BE" w:rsidP="00E35F1F">
      <w:pPr>
        <w:pStyle w:val="CommentText"/>
      </w:pPr>
      <w:r>
        <w:rPr>
          <w:rStyle w:val="CommentReference"/>
        </w:rPr>
        <w:annotationRef/>
      </w:r>
      <w:r>
        <w:t>earth? land? creation?</w:t>
      </w:r>
    </w:p>
  </w:comment>
  <w:comment w:id="598" w:author="Windows User" w:date="2015-11-21T13:05:00Z" w:initials="WU">
    <w:p w14:paraId="412BFF55" w14:textId="77777777" w:rsidR="002758BE" w:rsidRDefault="002758BE" w:rsidP="00E35F1F">
      <w:pPr>
        <w:pStyle w:val="CommentText"/>
      </w:pPr>
      <w:r>
        <w:rPr>
          <w:rStyle w:val="CommentReference"/>
        </w:rPr>
        <w:annotationRef/>
      </w:r>
      <w:r>
        <w:t>check</w:t>
      </w:r>
    </w:p>
  </w:comment>
  <w:comment w:id="599" w:author="Windows User" w:date="2015-10-30T08:56:00Z" w:initials="BS">
    <w:p w14:paraId="4FEF2EC7" w14:textId="77777777" w:rsidR="002758BE" w:rsidRDefault="002758BE" w:rsidP="00E35F1F">
      <w:pPr>
        <w:pStyle w:val="CommentText"/>
      </w:pPr>
      <w:r>
        <w:rPr>
          <w:rStyle w:val="CommentReference"/>
        </w:rPr>
        <w:annotationRef/>
      </w:r>
      <w:r>
        <w:t>make haste is a little archaic. But hurry is way too colloquial. Quicken doesn't sound right.</w:t>
      </w:r>
    </w:p>
  </w:comment>
  <w:comment w:id="600" w:author="Windows User" w:date="2015-10-30T08:56:00Z" w:initials="BS">
    <w:p w14:paraId="25E26C66" w14:textId="77777777" w:rsidR="002758BE" w:rsidRDefault="002758BE" w:rsidP="00E35F1F">
      <w:pPr>
        <w:pStyle w:val="CommentText"/>
      </w:pPr>
      <w:r>
        <w:rPr>
          <w:rStyle w:val="CommentReference"/>
        </w:rPr>
        <w:annotationRef/>
      </w:r>
      <w:r>
        <w:t>should either be diverse here or different elsewhere</w:t>
      </w:r>
    </w:p>
  </w:comment>
  <w:comment w:id="601" w:author="Windows User" w:date="2015-10-30T08:56:00Z" w:initials="BS">
    <w:p w14:paraId="7A65524D" w14:textId="77777777" w:rsidR="002758BE" w:rsidRDefault="002758BE" w:rsidP="00E35F1F">
      <w:pPr>
        <w:pStyle w:val="CommentText"/>
      </w:pPr>
      <w:r>
        <w:rPr>
          <w:rStyle w:val="CommentReference"/>
        </w:rPr>
        <w:annotationRef/>
      </w:r>
      <w:r>
        <w:t>truth or righteousness? Or justice?</w:t>
      </w:r>
    </w:p>
  </w:comment>
  <w:comment w:id="602" w:author="Windows User" w:date="2015-10-30T08:56:00Z" w:initials="BS">
    <w:p w14:paraId="1C135E98" w14:textId="77777777" w:rsidR="002758BE" w:rsidRDefault="002758BE" w:rsidP="00E35F1F">
      <w:pPr>
        <w:pStyle w:val="CommentText"/>
      </w:pPr>
      <w:r>
        <w:rPr>
          <w:rStyle w:val="CommentReference"/>
        </w:rPr>
        <w:annotationRef/>
      </w:r>
      <w:r>
        <w:t>patience or longsuffering?</w:t>
      </w:r>
    </w:p>
  </w:comment>
  <w:comment w:id="603" w:author="Windows User" w:date="2015-10-30T08:56:00Z" w:initials="BS">
    <w:p w14:paraId="2E20A232" w14:textId="77777777" w:rsidR="002758BE" w:rsidRDefault="002758BE" w:rsidP="00E35F1F">
      <w:pPr>
        <w:pStyle w:val="CommentText"/>
      </w:pPr>
      <w:r>
        <w:rPr>
          <w:rStyle w:val="CommentReference"/>
        </w:rPr>
        <w:annotationRef/>
      </w:r>
      <w:r>
        <w:t>just "at the first watch"?</w:t>
      </w:r>
    </w:p>
  </w:comment>
  <w:comment w:id="604" w:author="Windows User" w:date="2015-10-30T08:56:00Z" w:initials="BS">
    <w:p w14:paraId="34FB1BC0" w14:textId="77777777" w:rsidR="002758BE" w:rsidRDefault="002758BE" w:rsidP="00E35F1F">
      <w:pPr>
        <w:pStyle w:val="CommentText"/>
      </w:pPr>
      <w:r>
        <w:rPr>
          <w:rStyle w:val="CommentReference"/>
        </w:rPr>
        <w:annotationRef/>
      </w:r>
      <w:r>
        <w:t>sweet, or easy?</w:t>
      </w:r>
    </w:p>
  </w:comment>
  <w:comment w:id="605" w:author="Windows User" w:date="2015-10-30T08:56:00Z" w:initials="BS">
    <w:p w14:paraId="20646872" w14:textId="77777777" w:rsidR="002758BE" w:rsidRDefault="002758BE" w:rsidP="00E35F1F">
      <w:pPr>
        <w:pStyle w:val="CommentText"/>
      </w:pPr>
      <w:r>
        <w:rPr>
          <w:rStyle w:val="CommentReference"/>
        </w:rPr>
        <w:annotationRef/>
      </w:r>
      <w:r>
        <w:t>less accurate than beloved, but sounds a lot better..</w:t>
      </w:r>
    </w:p>
  </w:comment>
  <w:comment w:id="606" w:author="Windows User" w:date="2015-10-30T08:56:00Z" w:initials="BS">
    <w:p w14:paraId="4707B322" w14:textId="77777777" w:rsidR="002758BE" w:rsidRDefault="002758BE" w:rsidP="00E35F1F">
      <w:pPr>
        <w:pStyle w:val="CommentText"/>
      </w:pPr>
      <w:r>
        <w:rPr>
          <w:rStyle w:val="CommentReference"/>
        </w:rPr>
        <w:annotationRef/>
      </w:r>
      <w:r>
        <w:t>sound better if omit of?</w:t>
      </w:r>
    </w:p>
  </w:comment>
  <w:comment w:id="607" w:author="Windows User" w:date="2015-10-30T08:56:00Z" w:initials="BS">
    <w:p w14:paraId="0D6FF167" w14:textId="77777777" w:rsidR="002758BE" w:rsidRDefault="002758BE" w:rsidP="00E35F1F">
      <w:pPr>
        <w:pStyle w:val="CommentText"/>
      </w:pPr>
      <w:r>
        <w:rPr>
          <w:rStyle w:val="CommentReference"/>
        </w:rPr>
        <w:annotationRef/>
      </w:r>
      <w:r>
        <w:t>truth, or righteousness?</w:t>
      </w:r>
    </w:p>
  </w:comment>
  <w:comment w:id="608" w:author="Windows User" w:date="2015-10-30T08:56:00Z" w:initials="BS">
    <w:p w14:paraId="1A8CABED" w14:textId="77777777" w:rsidR="002758BE" w:rsidRDefault="002758BE" w:rsidP="00E35F1F">
      <w:pPr>
        <w:pStyle w:val="CommentText"/>
      </w:pPr>
      <w:r>
        <w:rPr>
          <w:rStyle w:val="CommentReference"/>
        </w:rPr>
        <w:annotationRef/>
      </w:r>
      <w:r>
        <w:t>true, or perfecvt?</w:t>
      </w:r>
    </w:p>
  </w:comment>
  <w:comment w:id="609" w:author="Windows User" w:date="2015-10-30T08:56:00Z" w:initials="BS">
    <w:p w14:paraId="21AC5CB8" w14:textId="77777777" w:rsidR="002758BE" w:rsidRDefault="002758BE" w:rsidP="00E35F1F">
      <w:pPr>
        <w:pStyle w:val="CommentText"/>
      </w:pPr>
      <w:r>
        <w:rPr>
          <w:rStyle w:val="CommentReference"/>
        </w:rPr>
        <w:annotationRef/>
      </w:r>
      <w:r>
        <w:t>and?</w:t>
      </w:r>
    </w:p>
  </w:comment>
  <w:comment w:id="610" w:author="Windows User" w:date="2015-10-30T08:56:00Z" w:initials="BS">
    <w:p w14:paraId="6C6DCC78" w14:textId="77777777" w:rsidR="002758BE" w:rsidRDefault="002758BE" w:rsidP="00E35F1F">
      <w:pPr>
        <w:pStyle w:val="CommentText"/>
      </w:pPr>
      <w:r>
        <w:rPr>
          <w:rStyle w:val="CommentReference"/>
        </w:rPr>
        <w:annotationRef/>
      </w:r>
      <w:r>
        <w:t>gather is in first line in Coptic, but tune flows better here..</w:t>
      </w:r>
    </w:p>
  </w:comment>
  <w:comment w:id="611" w:author="Windows User" w:date="2015-10-30T08:56:00Z" w:initials="BS">
    <w:p w14:paraId="4B49F853" w14:textId="77777777" w:rsidR="002758BE" w:rsidRDefault="002758BE" w:rsidP="00E35F1F">
      <w:pPr>
        <w:pStyle w:val="CommentText"/>
      </w:pPr>
      <w:r>
        <w:rPr>
          <w:rStyle w:val="CommentReference"/>
        </w:rPr>
        <w:annotationRef/>
      </w:r>
      <w:r>
        <w:t>will?</w:t>
      </w:r>
    </w:p>
  </w:comment>
  <w:comment w:id="612" w:author="Windows User" w:date="2015-10-30T08:56:00Z" w:initials="BS">
    <w:p w14:paraId="6FC8752C" w14:textId="77777777" w:rsidR="002758BE" w:rsidRDefault="002758BE" w:rsidP="00E35F1F">
      <w:pPr>
        <w:pStyle w:val="CommentText"/>
      </w:pPr>
      <w:r>
        <w:rPr>
          <w:rStyle w:val="CommentReference"/>
        </w:rPr>
        <w:annotationRef/>
      </w:r>
      <w:r>
        <w:t>save? keep? deliver?</w:t>
      </w:r>
    </w:p>
  </w:comment>
  <w:comment w:id="613" w:author="Windows User" w:date="2015-10-30T08:56:00Z" w:initials="BS">
    <w:p w14:paraId="7843FDD6" w14:textId="77777777" w:rsidR="002758BE" w:rsidRDefault="002758BE" w:rsidP="00E35F1F">
      <w:pPr>
        <w:pStyle w:val="CommentText"/>
      </w:pPr>
      <w:r>
        <w:rPr>
          <w:rStyle w:val="CommentReference"/>
        </w:rPr>
        <w:annotationRef/>
      </w:r>
      <w:r>
        <w:t>need a convention for making "ak ee". {}? bold?</w:t>
      </w:r>
    </w:p>
  </w:comment>
  <w:comment w:id="614" w:author="Windows User" w:date="2015-10-30T08:56:00Z" w:initials="BS">
    <w:p w14:paraId="636DE776" w14:textId="77777777" w:rsidR="002758BE" w:rsidRDefault="002758BE" w:rsidP="00E35F1F">
      <w:pPr>
        <w:pStyle w:val="CommentText"/>
      </w:pPr>
      <w:r>
        <w:rPr>
          <w:rStyle w:val="CommentReference"/>
        </w:rPr>
        <w:annotationRef/>
      </w:r>
      <w:r>
        <w:t>I like it better with "be" in... thoughts?</w:t>
      </w:r>
    </w:p>
  </w:comment>
  <w:comment w:id="626" w:author="Windows User" w:date="2015-11-02T12:45:00Z" w:initials="BS">
    <w:p w14:paraId="0A55894A" w14:textId="77777777" w:rsidR="002758BE" w:rsidRDefault="002758BE" w:rsidP="00E35F1F">
      <w:pPr>
        <w:pStyle w:val="CommentText"/>
      </w:pPr>
      <w:r>
        <w:rPr>
          <w:rStyle w:val="CommentReference"/>
        </w:rPr>
        <w:annotationRef/>
      </w:r>
      <w:r>
        <w:t>this splitting of the verses doesn't follow the Coptic... does it really flow much better, or is it just that I'm more used to it?</w:t>
      </w:r>
    </w:p>
  </w:comment>
  <w:comment w:id="627" w:author="Windows User" w:date="2015-10-30T08:56:00Z" w:initials="BS">
    <w:p w14:paraId="0E80932F" w14:textId="77777777" w:rsidR="002758BE" w:rsidRDefault="002758BE" w:rsidP="00E35F1F">
      <w:pPr>
        <w:pStyle w:val="CommentText"/>
      </w:pPr>
      <w:r>
        <w:rPr>
          <w:rStyle w:val="CommentReference"/>
        </w:rPr>
        <w:annotationRef/>
      </w:r>
      <w:r>
        <w:t>does coptic bear out? Feels much more right to me.</w:t>
      </w:r>
    </w:p>
  </w:comment>
  <w:comment w:id="628" w:author="Windows User" w:date="2015-10-30T08:56:00Z" w:initials="BS">
    <w:p w14:paraId="759B277F" w14:textId="77777777" w:rsidR="002758BE" w:rsidRDefault="002758BE" w:rsidP="00E35F1F">
      <w:pPr>
        <w:pStyle w:val="CommentText"/>
      </w:pPr>
      <w:r>
        <w:rPr>
          <w:rStyle w:val="CommentReference"/>
        </w:rPr>
        <w:annotationRef/>
      </w:r>
      <w:r>
        <w:t>tense?</w:t>
      </w:r>
    </w:p>
  </w:comment>
  <w:comment w:id="629" w:author="Windows User" w:date="2015-10-30T08:56:00Z" w:initials="BS">
    <w:p w14:paraId="5C472088" w14:textId="77777777" w:rsidR="002758BE" w:rsidRDefault="002758BE" w:rsidP="00E35F1F">
      <w:pPr>
        <w:pStyle w:val="CommentText"/>
      </w:pPr>
      <w:r>
        <w:rPr>
          <w:rStyle w:val="CommentReference"/>
        </w:rPr>
        <w:annotationRef/>
      </w:r>
      <w:r>
        <w:t>exalt or magnify?</w:t>
      </w:r>
    </w:p>
  </w:comment>
  <w:comment w:id="630" w:author="Windows User" w:date="2015-10-30T08:56:00Z" w:initials="BS">
    <w:p w14:paraId="2FB7E2BD" w14:textId="77777777" w:rsidR="002758BE" w:rsidRDefault="002758BE" w:rsidP="00E35F1F">
      <w:pPr>
        <w:pStyle w:val="CommentText"/>
      </w:pPr>
      <w:r>
        <w:rPr>
          <w:rStyle w:val="CommentReference"/>
        </w:rPr>
        <w:annotationRef/>
      </w:r>
      <w:r>
        <w:t>or iwn?</w:t>
      </w:r>
    </w:p>
  </w:comment>
  <w:comment w:id="634" w:author="Windows User" w:date="2015-10-30T08:56:00Z" w:initials="BS">
    <w:p w14:paraId="3C8244A0" w14:textId="77777777" w:rsidR="002758BE" w:rsidRDefault="002758BE" w:rsidP="00E35F1F">
      <w:pPr>
        <w:pStyle w:val="CommentText"/>
      </w:pPr>
      <w:r>
        <w:rPr>
          <w:rStyle w:val="CommentReference"/>
        </w:rPr>
        <w:annotationRef/>
      </w:r>
      <w:r>
        <w:t>does type capture "it foretold the sign" in more contemporary language than "a figure"</w:t>
      </w:r>
    </w:p>
  </w:comment>
  <w:comment w:id="635" w:author="Windows User" w:date="2015-10-30T08:56:00Z" w:initials="BS">
    <w:p w14:paraId="6C8F9167" w14:textId="77777777" w:rsidR="002758BE" w:rsidRDefault="002758BE" w:rsidP="00E35F1F">
      <w:pPr>
        <w:pStyle w:val="CommentText"/>
      </w:pPr>
      <w:r>
        <w:rPr>
          <w:rStyle w:val="CommentReference"/>
        </w:rPr>
        <w:annotationRef/>
      </w:r>
      <w:r>
        <w:t>correct that no mention of nature?</w:t>
      </w:r>
    </w:p>
  </w:comment>
  <w:comment w:id="636" w:author="Windows User" w:date="2015-10-30T08:56:00Z" w:initials="BS">
    <w:p w14:paraId="5ACA101B" w14:textId="77777777" w:rsidR="002758BE" w:rsidRDefault="002758BE" w:rsidP="00E35F1F">
      <w:pPr>
        <w:pStyle w:val="CommentText"/>
      </w:pPr>
      <w:r>
        <w:rPr>
          <w:rStyle w:val="CommentReference"/>
        </w:rPr>
        <w:annotationRef/>
      </w:r>
      <w:r>
        <w:t>holy or pure? divinity or godhead?</w:t>
      </w:r>
    </w:p>
  </w:comment>
  <w:comment w:id="637" w:author="Windows User" w:date="2015-10-30T08:56:00Z" w:initials="BS">
    <w:p w14:paraId="14D8C709" w14:textId="77777777" w:rsidR="002758BE" w:rsidRDefault="002758BE" w:rsidP="00E35F1F">
      <w:pPr>
        <w:pStyle w:val="CommentText"/>
      </w:pPr>
      <w:r>
        <w:rPr>
          <w:rStyle w:val="CommentReference"/>
        </w:rPr>
        <w:annotationRef/>
      </w:r>
      <w:r>
        <w:t>born or begotten? begotten without seeed or without mixture of substance?</w:t>
      </w:r>
    </w:p>
  </w:comment>
  <w:comment w:id="638" w:author="Windows User" w:date="2015-10-30T08:56:00Z" w:initials="BS">
    <w:p w14:paraId="5B5854F9" w14:textId="77777777" w:rsidR="002758BE" w:rsidRDefault="002758BE" w:rsidP="00E35F1F">
      <w:pPr>
        <w:pStyle w:val="CommentText"/>
      </w:pPr>
      <w:r>
        <w:rPr>
          <w:rStyle w:val="CommentReference"/>
        </w:rPr>
        <w:annotationRef/>
      </w:r>
      <w:r>
        <w:t>coessential or consubstantial?</w:t>
      </w:r>
    </w:p>
  </w:comment>
  <w:comment w:id="639" w:author="Windows User" w:date="2015-10-30T08:56:00Z" w:initials="BS">
    <w:p w14:paraId="66C0B0D7" w14:textId="77777777" w:rsidR="002758BE" w:rsidRDefault="002758BE" w:rsidP="00E35F1F">
      <w:pPr>
        <w:pStyle w:val="CommentText"/>
      </w:pPr>
      <w:r>
        <w:rPr>
          <w:rStyle w:val="CommentReference"/>
        </w:rPr>
        <w:annotationRef/>
      </w:r>
      <w:r>
        <w:t>made one or joined?</w:t>
      </w:r>
    </w:p>
  </w:comment>
  <w:comment w:id="640" w:author="Windows User" w:date="2015-10-30T08:56:00Z" w:initials="BS">
    <w:p w14:paraId="094D26E3" w14:textId="77777777" w:rsidR="002758BE" w:rsidRDefault="002758BE" w:rsidP="00E35F1F">
      <w:pPr>
        <w:pStyle w:val="CommentText"/>
      </w:pPr>
      <w:r>
        <w:rPr>
          <w:rStyle w:val="CommentReference"/>
        </w:rPr>
        <w:annotationRef/>
      </w:r>
      <w:r>
        <w:t>does this rephrasing capture it ok?</w:t>
      </w:r>
    </w:p>
  </w:comment>
  <w:comment w:id="641" w:author="Windows User" w:date="2015-10-30T08:56:00Z" w:initials="BS">
    <w:p w14:paraId="6FD992D3" w14:textId="77777777" w:rsidR="002758BE" w:rsidRDefault="002758BE" w:rsidP="00E35F1F">
      <w:pPr>
        <w:pStyle w:val="CommentText"/>
      </w:pPr>
      <w:r>
        <w:rPr>
          <w:rStyle w:val="CommentReference"/>
        </w:rPr>
        <w:annotationRef/>
      </w:r>
      <w:r>
        <w:t>something clearer than putplue?</w:t>
      </w:r>
    </w:p>
  </w:comment>
  <w:comment w:id="642" w:author="Windows User" w:date="2015-10-30T08:56:00Z" w:initials="BS">
    <w:p w14:paraId="08E2A9FB" w14:textId="77777777" w:rsidR="002758BE" w:rsidRDefault="002758BE" w:rsidP="00E35F1F">
      <w:pPr>
        <w:pStyle w:val="CommentText"/>
      </w:pPr>
      <w:r>
        <w:rPr>
          <w:rStyle w:val="CommentReference"/>
        </w:rPr>
        <w:annotationRef/>
      </w:r>
      <w:r>
        <w:t>woven or fine?</w:t>
      </w:r>
    </w:p>
  </w:comment>
  <w:comment w:id="643" w:author="Windows User" w:date="2015-10-30T08:56:00Z" w:initials="BS">
    <w:p w14:paraId="7A9FC970" w14:textId="77777777" w:rsidR="002758BE" w:rsidRDefault="002758BE" w:rsidP="00E35F1F">
      <w:pPr>
        <w:pStyle w:val="CommentText"/>
      </w:pPr>
      <w:r>
        <w:rPr>
          <w:rStyle w:val="CommentReference"/>
        </w:rPr>
        <w:annotationRef/>
      </w:r>
      <w:r>
        <w:t>palin</w:t>
      </w:r>
    </w:p>
  </w:comment>
  <w:comment w:id="644" w:author="Windows User" w:date="2015-10-30T08:56:00Z" w:initials="BS">
    <w:p w14:paraId="5EFFC3EC" w14:textId="77777777" w:rsidR="002758BE" w:rsidRDefault="002758BE" w:rsidP="00E35F1F">
      <w:pPr>
        <w:pStyle w:val="CommentText"/>
      </w:pPr>
      <w:r>
        <w:rPr>
          <w:rStyle w:val="CommentReference"/>
        </w:rPr>
        <w:annotationRef/>
      </w:r>
      <w:r>
        <w:t>exalt or magnify?</w:t>
      </w:r>
    </w:p>
  </w:comment>
  <w:comment w:id="645" w:author="Windows User" w:date="2015-10-30T08:56:00Z" w:initials="BS">
    <w:p w14:paraId="150C26DA" w14:textId="77777777" w:rsidR="002758BE" w:rsidRDefault="002758BE" w:rsidP="00E35F1F">
      <w:pPr>
        <w:pStyle w:val="CommentText"/>
      </w:pPr>
      <w:r>
        <w:rPr>
          <w:rStyle w:val="CommentReference"/>
        </w:rPr>
        <w:annotationRef/>
      </w:r>
      <w:r>
        <w:t>or iwn?</w:t>
      </w:r>
    </w:p>
  </w:comment>
  <w:comment w:id="649" w:author="Windows User" w:date="2015-10-30T08:56:00Z" w:initials="BS">
    <w:p w14:paraId="0E3B452D" w14:textId="77777777" w:rsidR="002758BE" w:rsidRDefault="002758BE"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50" w:author="Windows User" w:date="2015-10-30T08:56:00Z" w:initials="BS">
    <w:p w14:paraId="12D989DF" w14:textId="77777777" w:rsidR="002758BE" w:rsidRDefault="002758BE" w:rsidP="00E35F1F">
      <w:pPr>
        <w:pStyle w:val="CommentText"/>
      </w:pPr>
      <w:r>
        <w:rPr>
          <w:rStyle w:val="CommentReference"/>
        </w:rPr>
        <w:annotationRef/>
      </w:r>
      <w:r>
        <w:t>forged or beaten?</w:t>
      </w:r>
    </w:p>
  </w:comment>
  <w:comment w:id="651" w:author="Windows User" w:date="2015-10-30T08:56:00Z" w:initials="BS">
    <w:p w14:paraId="3E8ADE2B" w14:textId="77777777" w:rsidR="002758BE" w:rsidRDefault="002758BE" w:rsidP="00E35F1F">
      <w:pPr>
        <w:pStyle w:val="CommentText"/>
      </w:pPr>
      <w:r>
        <w:rPr>
          <w:rStyle w:val="CommentReference"/>
        </w:rPr>
        <w:annotationRef/>
      </w:r>
      <w:r>
        <w:t>omit? always and move up mercy seat?</w:t>
      </w:r>
    </w:p>
  </w:comment>
  <w:comment w:id="652" w:author="Windows User" w:date="2015-10-30T08:56:00Z" w:initials="BS">
    <w:p w14:paraId="7079ED43" w14:textId="77777777" w:rsidR="002758BE" w:rsidRDefault="002758BE" w:rsidP="00E35F1F">
      <w:pPr>
        <w:pStyle w:val="CommentText"/>
      </w:pPr>
      <w:r>
        <w:rPr>
          <w:rStyle w:val="CommentReference"/>
        </w:rPr>
        <w:annotationRef/>
      </w:r>
      <w:r>
        <w:t>tense? past makes a lot more sense</w:t>
      </w:r>
    </w:p>
  </w:comment>
  <w:comment w:id="653" w:author="Windows User" w:date="2015-10-30T08:56:00Z" w:initials="BS">
    <w:p w14:paraId="109014C9" w14:textId="77777777" w:rsidR="002758BE" w:rsidRDefault="002758BE" w:rsidP="00E35F1F">
      <w:pPr>
        <w:pStyle w:val="CommentText"/>
      </w:pPr>
      <w:r>
        <w:rPr>
          <w:rStyle w:val="CommentReference"/>
        </w:rPr>
        <w:annotationRef/>
      </w:r>
      <w:r>
        <w:t>why does Abouna omit sin?</w:t>
      </w:r>
    </w:p>
  </w:comment>
  <w:comment w:id="654" w:author="Windows User" w:date="2015-10-30T08:56:00Z" w:initials="BS">
    <w:p w14:paraId="027A16CD" w14:textId="77777777" w:rsidR="002758BE" w:rsidRDefault="002758BE" w:rsidP="00E35F1F">
      <w:pPr>
        <w:pStyle w:val="CommentText"/>
      </w:pPr>
      <w:r>
        <w:rPr>
          <w:rStyle w:val="CommentReference"/>
        </w:rPr>
        <w:annotationRef/>
      </w:r>
      <w:r>
        <w:t>exalt or magnify?</w:t>
      </w:r>
    </w:p>
  </w:comment>
  <w:comment w:id="655" w:author="Windows User" w:date="2015-10-30T08:56:00Z" w:initials="BS">
    <w:p w14:paraId="20C9574B" w14:textId="77777777" w:rsidR="002758BE" w:rsidRDefault="002758BE" w:rsidP="00E35F1F">
      <w:pPr>
        <w:pStyle w:val="CommentText"/>
      </w:pPr>
      <w:r>
        <w:rPr>
          <w:rStyle w:val="CommentReference"/>
        </w:rPr>
        <w:annotationRef/>
      </w:r>
      <w:r>
        <w:t>or iwn?</w:t>
      </w:r>
    </w:p>
  </w:comment>
  <w:comment w:id="659" w:author="Windows User" w:date="2015-10-30T08:56:00Z" w:initials="BS">
    <w:p w14:paraId="6726A127" w14:textId="77777777" w:rsidR="002758BE" w:rsidRDefault="002758BE" w:rsidP="00E35F1F">
      <w:pPr>
        <w:pStyle w:val="CommentText"/>
      </w:pPr>
      <w:r>
        <w:rPr>
          <w:rStyle w:val="CommentReference"/>
        </w:rPr>
        <w:annotationRef/>
      </w:r>
      <w:r>
        <w:t>That your name be called... sounds like an expression that should just be that you be called in english. Thoughts?</w:t>
      </w:r>
    </w:p>
  </w:comment>
  <w:comment w:id="660" w:author="Windows User" w:date="2015-10-30T08:56:00Z" w:initials="BS">
    <w:p w14:paraId="50013BE5" w14:textId="77777777" w:rsidR="002758BE" w:rsidRDefault="002758BE" w:rsidP="00E35F1F">
      <w:pPr>
        <w:pStyle w:val="CommentText"/>
      </w:pPr>
      <w:r>
        <w:rPr>
          <w:rStyle w:val="CommentReference"/>
        </w:rPr>
        <w:annotationRef/>
      </w:r>
      <w:r>
        <w:t>for isn't accurate... but sounds better</w:t>
      </w:r>
    </w:p>
  </w:comment>
  <w:comment w:id="661" w:author="Windows User" w:date="2015-10-30T08:56:00Z" w:initials="BS">
    <w:p w14:paraId="5A639B27" w14:textId="77777777" w:rsidR="002758BE" w:rsidRDefault="002758BE" w:rsidP="00E35F1F">
      <w:pPr>
        <w:pStyle w:val="CommentText"/>
      </w:pPr>
      <w:r>
        <w:rPr>
          <w:rStyle w:val="CommentReference"/>
        </w:rPr>
        <w:annotationRef/>
      </w:r>
      <w:r>
        <w:t>exalt or magnify?</w:t>
      </w:r>
    </w:p>
  </w:comment>
  <w:comment w:id="662" w:author="Windows User" w:date="2015-10-30T08:56:00Z" w:initials="BS">
    <w:p w14:paraId="3A4414A4" w14:textId="77777777" w:rsidR="002758BE" w:rsidRDefault="002758BE" w:rsidP="00E35F1F">
      <w:pPr>
        <w:pStyle w:val="CommentText"/>
      </w:pPr>
      <w:r>
        <w:rPr>
          <w:rStyle w:val="CommentReference"/>
        </w:rPr>
        <w:annotationRef/>
      </w:r>
      <w:r>
        <w:t>or iwn?</w:t>
      </w:r>
    </w:p>
  </w:comment>
  <w:comment w:id="666" w:author="Windows User" w:date="2015-10-30T08:56:00Z" w:initials="BS">
    <w:p w14:paraId="60D89983" w14:textId="77777777" w:rsidR="002758BE" w:rsidRDefault="002758BE" w:rsidP="00E35F1F">
      <w:pPr>
        <w:pStyle w:val="CommentText"/>
      </w:pPr>
      <w:r>
        <w:rPr>
          <w:rStyle w:val="CommentReference"/>
        </w:rPr>
        <w:annotationRef/>
      </w:r>
      <w:r>
        <w:t>perpetual lamp?</w:t>
      </w:r>
    </w:p>
  </w:comment>
  <w:comment w:id="667" w:author="Windows User" w:date="2015-10-30T08:56:00Z" w:initials="BS">
    <w:p w14:paraId="708630CC" w14:textId="77777777" w:rsidR="002758BE" w:rsidRDefault="002758BE" w:rsidP="00E35F1F">
      <w:pPr>
        <w:pStyle w:val="CommentText"/>
      </w:pPr>
      <w:r>
        <w:rPr>
          <w:rStyle w:val="CommentReference"/>
        </w:rPr>
        <w:annotationRef/>
      </w:r>
      <w:r>
        <w:t>parousia?</w:t>
      </w:r>
    </w:p>
  </w:comment>
  <w:comment w:id="668" w:author="Windows User" w:date="2015-10-30T08:56:00Z" w:initials="BS">
    <w:p w14:paraId="670AE5C3" w14:textId="77777777" w:rsidR="002758BE" w:rsidRDefault="002758BE" w:rsidP="00E35F1F">
      <w:pPr>
        <w:pStyle w:val="CommentText"/>
      </w:pPr>
      <w:r>
        <w:rPr>
          <w:rStyle w:val="CommentReference"/>
        </w:rPr>
        <w:annotationRef/>
      </w:r>
      <w:r>
        <w:t>tense?</w:t>
      </w:r>
    </w:p>
  </w:comment>
  <w:comment w:id="669" w:author="Windows User" w:date="2015-10-30T08:56:00Z" w:initials="BS">
    <w:p w14:paraId="281D5A29" w14:textId="77777777" w:rsidR="002758BE" w:rsidRDefault="002758BE" w:rsidP="00E35F1F">
      <w:pPr>
        <w:pStyle w:val="CommentText"/>
      </w:pPr>
      <w:r>
        <w:rPr>
          <w:rStyle w:val="CommentReference"/>
        </w:rPr>
        <w:annotationRef/>
      </w:r>
      <w:r>
        <w:t>enlightens?</w:t>
      </w:r>
    </w:p>
  </w:comment>
  <w:comment w:id="670" w:author="Windows User" w:date="2015-10-30T08:56:00Z" w:initials="BS">
    <w:p w14:paraId="09189517" w14:textId="77777777" w:rsidR="002758BE" w:rsidRDefault="002758BE" w:rsidP="00E35F1F">
      <w:pPr>
        <w:pStyle w:val="CommentText"/>
      </w:pPr>
      <w:r>
        <w:rPr>
          <w:rStyle w:val="CommentReference"/>
        </w:rPr>
        <w:annotationRef/>
      </w:r>
      <w:r>
        <w:t>exalt or magnify?</w:t>
      </w:r>
    </w:p>
  </w:comment>
  <w:comment w:id="671" w:author="Windows User" w:date="2015-10-30T08:56:00Z" w:initials="BS">
    <w:p w14:paraId="0F1C3DB1" w14:textId="77777777" w:rsidR="002758BE" w:rsidRDefault="002758BE" w:rsidP="00E35F1F">
      <w:pPr>
        <w:pStyle w:val="CommentText"/>
      </w:pPr>
      <w:r>
        <w:rPr>
          <w:rStyle w:val="CommentReference"/>
        </w:rPr>
        <w:annotationRef/>
      </w:r>
      <w:r>
        <w:t>or iwn?</w:t>
      </w:r>
    </w:p>
  </w:comment>
  <w:comment w:id="675" w:author="Windows User" w:date="2015-10-30T08:56:00Z" w:initials="BS">
    <w:p w14:paraId="49777AD4" w14:textId="77777777" w:rsidR="002758BE" w:rsidRDefault="002758BE" w:rsidP="00E35F1F">
      <w:pPr>
        <w:pStyle w:val="CommentText"/>
      </w:pPr>
      <w:r>
        <w:rPr>
          <w:rStyle w:val="CommentReference"/>
        </w:rPr>
        <w:annotationRef/>
      </w:r>
      <w:r>
        <w:t>this order better or worse?</w:t>
      </w:r>
    </w:p>
  </w:comment>
  <w:comment w:id="676" w:author="Windows User" w:date="2015-10-30T08:56:00Z" w:initials="BS">
    <w:p w14:paraId="07AFF474" w14:textId="77777777" w:rsidR="002758BE" w:rsidRDefault="002758BE" w:rsidP="00E35F1F">
      <w:pPr>
        <w:pStyle w:val="CommentText"/>
      </w:pPr>
      <w:r>
        <w:rPr>
          <w:rStyle w:val="CommentReference"/>
        </w:rPr>
        <w:annotationRef/>
      </w:r>
      <w:r>
        <w:t>I think upon should stay here</w:t>
      </w:r>
    </w:p>
  </w:comment>
  <w:comment w:id="677" w:author="Windows User" w:date="2015-10-30T08:56:00Z" w:initials="BS">
    <w:p w14:paraId="0441CD07" w14:textId="77777777" w:rsidR="002758BE" w:rsidRDefault="002758BE" w:rsidP="00E35F1F">
      <w:pPr>
        <w:pStyle w:val="CommentText"/>
      </w:pPr>
      <w:r>
        <w:rPr>
          <w:rStyle w:val="CommentReference"/>
        </w:rPr>
        <w:annotationRef/>
      </w:r>
      <w:r>
        <w:t>exalt or magnify?</w:t>
      </w:r>
    </w:p>
  </w:comment>
  <w:comment w:id="678" w:author="Windows User" w:date="2015-10-30T08:56:00Z" w:initials="BS">
    <w:p w14:paraId="6B633293" w14:textId="77777777" w:rsidR="002758BE" w:rsidRDefault="002758BE" w:rsidP="00E35F1F">
      <w:pPr>
        <w:pStyle w:val="CommentText"/>
      </w:pPr>
      <w:r>
        <w:rPr>
          <w:rStyle w:val="CommentReference"/>
        </w:rPr>
        <w:annotationRef/>
      </w:r>
      <w:r>
        <w:t>or iwn?</w:t>
      </w:r>
    </w:p>
  </w:comment>
  <w:comment w:id="686" w:author="Windows User" w:date="2015-10-30T08:56:00Z" w:initials="BS">
    <w:p w14:paraId="5798119C" w14:textId="77777777" w:rsidR="002758BE" w:rsidRDefault="002758BE" w:rsidP="00E35F1F">
      <w:pPr>
        <w:pStyle w:val="CommentText"/>
      </w:pPr>
      <w:r>
        <w:rPr>
          <w:rStyle w:val="CommentReference"/>
        </w:rPr>
        <w:annotationRef/>
      </w:r>
      <w:r>
        <w:t>The phrase is "Our God in truth". Placing a coma before "in truth" makis it sound like "in truth withotu the seed of man"</w:t>
      </w:r>
    </w:p>
  </w:comment>
  <w:comment w:id="687" w:author="Windows User" w:date="2015-10-30T08:56:00Z" w:initials="BS">
    <w:p w14:paraId="7FE87033" w14:textId="77777777" w:rsidR="002758BE" w:rsidRDefault="002758BE" w:rsidP="00E35F1F">
      <w:pPr>
        <w:pStyle w:val="CommentText"/>
      </w:pPr>
      <w:r>
        <w:rPr>
          <w:rStyle w:val="CommentReference"/>
        </w:rPr>
        <w:annotationRef/>
      </w:r>
      <w:r>
        <w:t>While being virgin is correct. But it sounds strange. being a virgin is less accurate. Being virginal?</w:t>
      </w:r>
    </w:p>
  </w:comment>
  <w:comment w:id="688" w:author="Windows User" w:date="2015-10-30T08:56:00Z" w:initials="BS">
    <w:p w14:paraId="13254F43" w14:textId="77777777" w:rsidR="002758BE" w:rsidRDefault="002758BE" w:rsidP="00E35F1F">
      <w:pPr>
        <w:pStyle w:val="CommentText"/>
      </w:pPr>
      <w:r>
        <w:rPr>
          <w:rStyle w:val="CommentReference"/>
        </w:rPr>
        <w:annotationRef/>
      </w:r>
      <w:r>
        <w:t>I like holy better than saint. But it isn't very consistent since Abouna renders it saint everywhere else...</w:t>
      </w:r>
    </w:p>
  </w:comment>
  <w:comment w:id="689" w:author="Windows User" w:date="2015-10-30T08:56:00Z" w:initials="BS">
    <w:p w14:paraId="195E8533" w14:textId="77777777" w:rsidR="002758BE" w:rsidRDefault="002758BE" w:rsidP="00E35F1F">
      <w:pPr>
        <w:pStyle w:val="CommentText"/>
      </w:pPr>
      <w:r>
        <w:rPr>
          <w:rStyle w:val="CommentReference"/>
        </w:rPr>
        <w:annotationRef/>
      </w:r>
      <w:r>
        <w:t>what word works here? dwelling doesn't. it would have to be dwelling place, which is too long.</w:t>
      </w:r>
    </w:p>
  </w:comment>
  <w:comment w:id="690" w:author="Windows User" w:date="2015-10-30T08:56:00Z" w:initials="BS">
    <w:p w14:paraId="5A28B06B" w14:textId="77777777" w:rsidR="002758BE" w:rsidRDefault="002758BE" w:rsidP="00E35F1F">
      <w:pPr>
        <w:pStyle w:val="CommentText"/>
      </w:pPr>
      <w:r>
        <w:rPr>
          <w:rStyle w:val="CommentReference"/>
        </w:rPr>
        <w:annotationRef/>
      </w:r>
      <w:r>
        <w:t>exalt or magnify?</w:t>
      </w:r>
    </w:p>
  </w:comment>
  <w:comment w:id="691" w:author="Windows User" w:date="2015-10-30T08:56:00Z" w:initials="BS">
    <w:p w14:paraId="6604F03B" w14:textId="77777777" w:rsidR="002758BE" w:rsidRDefault="002758BE" w:rsidP="00E35F1F">
      <w:pPr>
        <w:pStyle w:val="CommentText"/>
      </w:pPr>
      <w:r>
        <w:rPr>
          <w:rStyle w:val="CommentReference"/>
        </w:rPr>
        <w:annotationRef/>
      </w:r>
      <w:r>
        <w:t>or iwn?</w:t>
      </w:r>
    </w:p>
  </w:comment>
  <w:comment w:id="695" w:author="Windows User" w:date="2015-10-30T08:56:00Z" w:initials="BS">
    <w:p w14:paraId="6680EED5" w14:textId="77777777" w:rsidR="002758BE" w:rsidRDefault="002758BE" w:rsidP="00E35F1F">
      <w:pPr>
        <w:pStyle w:val="CommentText"/>
      </w:pPr>
      <w:r>
        <w:rPr>
          <w:rStyle w:val="CommentReference"/>
        </w:rPr>
        <w:annotationRef/>
      </w:r>
      <w:r>
        <w:t>does this work?</w:t>
      </w:r>
    </w:p>
  </w:comment>
  <w:comment w:id="696" w:author="Windows User" w:date="2015-10-30T08:56:00Z" w:initials="BS">
    <w:p w14:paraId="7B5754B1" w14:textId="77777777" w:rsidR="002758BE" w:rsidRDefault="002758BE" w:rsidP="00E35F1F">
      <w:pPr>
        <w:pStyle w:val="CommentText"/>
      </w:pPr>
      <w:r>
        <w:rPr>
          <w:rStyle w:val="CommentReference"/>
        </w:rPr>
        <w:annotationRef/>
      </w:r>
      <w:r>
        <w:t>is this right?</w:t>
      </w:r>
    </w:p>
  </w:comment>
  <w:comment w:id="697" w:author="Windows User" w:date="2015-10-30T08:56:00Z" w:initials="BS">
    <w:p w14:paraId="6058F90B" w14:textId="77777777" w:rsidR="002758BE" w:rsidRDefault="002758BE" w:rsidP="00E35F1F">
      <w:pPr>
        <w:pStyle w:val="CommentText"/>
      </w:pPr>
      <w:r>
        <w:rPr>
          <w:rStyle w:val="CommentReference"/>
        </w:rPr>
        <w:annotationRef/>
      </w:r>
      <w:r>
        <w:t>?</w:t>
      </w:r>
    </w:p>
  </w:comment>
  <w:comment w:id="698" w:author="Windows User" w:date="2015-10-30T08:56:00Z" w:initials="BS">
    <w:p w14:paraId="505706D1" w14:textId="77777777" w:rsidR="002758BE" w:rsidRDefault="002758BE" w:rsidP="00E35F1F">
      <w:pPr>
        <w:pStyle w:val="CommentText"/>
      </w:pPr>
      <w:r>
        <w:rPr>
          <w:rStyle w:val="CommentReference"/>
        </w:rPr>
        <w:annotationRef/>
      </w:r>
      <w:r>
        <w:t>about or to?</w:t>
      </w:r>
    </w:p>
  </w:comment>
  <w:comment w:id="699" w:author="Windows User" w:date="2015-10-30T08:56:00Z" w:initials="BS">
    <w:p w14:paraId="35AD6860" w14:textId="77777777" w:rsidR="002758BE" w:rsidRDefault="002758BE" w:rsidP="00E35F1F">
      <w:pPr>
        <w:pStyle w:val="CommentText"/>
      </w:pPr>
      <w:r>
        <w:rPr>
          <w:rStyle w:val="CommentReference"/>
        </w:rPr>
        <w:annotationRef/>
      </w:r>
      <w:r>
        <w:t>proclaim or cry?</w:t>
      </w:r>
    </w:p>
  </w:comment>
  <w:comment w:id="700" w:author="Windows User" w:date="2015-10-30T08:56:00Z" w:initials="BS">
    <w:p w14:paraId="588A0CA8" w14:textId="77777777" w:rsidR="002758BE" w:rsidRDefault="002758BE" w:rsidP="00E35F1F">
      <w:pPr>
        <w:pStyle w:val="CommentText"/>
      </w:pPr>
      <w:r>
        <w:rPr>
          <w:rStyle w:val="CommentReference"/>
        </w:rPr>
        <w:annotationRef/>
      </w:r>
      <w:r>
        <w:t>??</w:t>
      </w:r>
    </w:p>
  </w:comment>
  <w:comment w:id="701" w:author="Windows User" w:date="2015-10-30T08:56:00Z" w:initials="BS">
    <w:p w14:paraId="43146472" w14:textId="77777777" w:rsidR="002758BE" w:rsidRDefault="002758BE" w:rsidP="00E35F1F">
      <w:pPr>
        <w:pStyle w:val="CommentText"/>
      </w:pPr>
      <w:r>
        <w:rPr>
          <w:rStyle w:val="CommentReference"/>
        </w:rPr>
        <w:annotationRef/>
      </w:r>
      <w:r>
        <w:t>just?</w:t>
      </w:r>
    </w:p>
  </w:comment>
  <w:comment w:id="702" w:author="Windows User" w:date="2015-10-30T08:56:00Z" w:initials="BS">
    <w:p w14:paraId="005E33F9" w14:textId="77777777" w:rsidR="002758BE" w:rsidRDefault="002758BE" w:rsidP="00E35F1F">
      <w:pPr>
        <w:pStyle w:val="CommentText"/>
      </w:pPr>
      <w:r>
        <w:rPr>
          <w:rStyle w:val="CommentReference"/>
        </w:rPr>
        <w:annotationRef/>
      </w:r>
      <w:r>
        <w:t>chaste or meek?</w:t>
      </w:r>
    </w:p>
  </w:comment>
  <w:comment w:id="703" w:author="Windows User" w:date="2015-10-30T08:56:00Z" w:initials="BS">
    <w:p w14:paraId="38FC80AB" w14:textId="77777777" w:rsidR="002758BE" w:rsidRDefault="002758BE" w:rsidP="00E35F1F">
      <w:pPr>
        <w:pStyle w:val="CommentText"/>
      </w:pPr>
      <w:r>
        <w:rPr>
          <w:rStyle w:val="CommentReference"/>
        </w:rPr>
        <w:annotationRef/>
      </w:r>
      <w:r>
        <w:t>St. Isaac? Holy issac?</w:t>
      </w:r>
    </w:p>
  </w:comment>
  <w:comment w:id="704" w:author="Windows User" w:date="2015-10-30T08:56:00Z" w:initials="BS">
    <w:p w14:paraId="49E0F637" w14:textId="77777777" w:rsidR="002758BE" w:rsidRDefault="002758BE" w:rsidP="00E35F1F">
      <w:pPr>
        <w:pStyle w:val="CommentText"/>
      </w:pPr>
      <w:r>
        <w:rPr>
          <w:rStyle w:val="CommentReference"/>
        </w:rPr>
        <w:annotationRef/>
      </w:r>
      <w:r>
        <w:t>ten thousand time?</w:t>
      </w:r>
    </w:p>
  </w:comment>
  <w:comment w:id="705" w:author="Windows User" w:date="2015-10-30T08:56:00Z" w:initials="BS">
    <w:p w14:paraId="565278E4" w14:textId="77777777" w:rsidR="002758BE" w:rsidRDefault="002758BE" w:rsidP="00E35F1F">
      <w:pPr>
        <w:pStyle w:val="CommentText"/>
      </w:pPr>
      <w:r>
        <w:rPr>
          <w:rStyle w:val="CommentReference"/>
        </w:rPr>
        <w:annotationRef/>
      </w:r>
      <w:r>
        <w:t>probably don't want to say despot.</w:t>
      </w:r>
    </w:p>
  </w:comment>
  <w:comment w:id="706" w:author="Windows User" w:date="2015-10-30T08:56:00Z" w:initials="BS">
    <w:p w14:paraId="34F4A5A9" w14:textId="77777777" w:rsidR="002758BE" w:rsidRDefault="002758BE" w:rsidP="00E35F1F">
      <w:pPr>
        <w:pStyle w:val="CommentText"/>
      </w:pPr>
      <w:r>
        <w:rPr>
          <w:rStyle w:val="CommentReference"/>
        </w:rPr>
        <w:annotationRef/>
      </w:r>
      <w:r>
        <w:t>honour or pride?</w:t>
      </w:r>
    </w:p>
  </w:comment>
  <w:comment w:id="707" w:author="Windows User" w:date="2015-10-30T08:56:00Z" w:initials="BS">
    <w:p w14:paraId="28840E47" w14:textId="77777777" w:rsidR="002758BE" w:rsidRDefault="002758BE" w:rsidP="00E35F1F">
      <w:pPr>
        <w:pStyle w:val="CommentText"/>
      </w:pPr>
      <w:r>
        <w:rPr>
          <w:rStyle w:val="CommentReference"/>
        </w:rPr>
        <w:annotationRef/>
      </w:r>
      <w:r>
        <w:t>spouse or friend???</w:t>
      </w:r>
    </w:p>
  </w:comment>
  <w:comment w:id="708" w:author="Windows User" w:date="2015-10-30T08:56:00Z" w:initials="BS">
    <w:p w14:paraId="6D247103" w14:textId="77777777" w:rsidR="002758BE" w:rsidRDefault="002758BE" w:rsidP="00E35F1F">
      <w:pPr>
        <w:pStyle w:val="CommentText"/>
      </w:pPr>
      <w:r>
        <w:rPr>
          <w:rStyle w:val="CommentReference"/>
        </w:rPr>
        <w:annotationRef/>
      </w:r>
      <w:r>
        <w:t>word can be health or salvation... but health would parallel healing in next verse??? should it be salvation?</w:t>
      </w:r>
    </w:p>
  </w:comment>
  <w:comment w:id="709" w:author="Windows User" w:date="2015-10-30T08:56:00Z" w:initials="BS">
    <w:p w14:paraId="2A107B46" w14:textId="77777777" w:rsidR="002758BE" w:rsidRDefault="002758BE" w:rsidP="00E35F1F">
      <w:pPr>
        <w:pStyle w:val="CommentText"/>
      </w:pPr>
      <w:r>
        <w:rPr>
          <w:rStyle w:val="CommentReference"/>
        </w:rPr>
        <w:annotationRef/>
      </w:r>
      <w:r>
        <w:t>unity or oneness? indescribable or unparalleled?</w:t>
      </w:r>
    </w:p>
  </w:comment>
  <w:comment w:id="710" w:author="Windows User" w:date="2015-10-30T08:56:00Z" w:initials="BS">
    <w:p w14:paraId="5555F795" w14:textId="77777777" w:rsidR="002758BE" w:rsidRDefault="002758BE" w:rsidP="00E35F1F">
      <w:pPr>
        <w:pStyle w:val="CommentText"/>
      </w:pPr>
      <w:r>
        <w:rPr>
          <w:rStyle w:val="CommentReference"/>
        </w:rPr>
        <w:annotationRef/>
      </w:r>
      <w:r>
        <w:t>mingling of substance or human seed? kind of a big difference.</w:t>
      </w:r>
    </w:p>
  </w:comment>
  <w:comment w:id="711" w:author="Microsoft Office User" w:date="2016-08-19T20:02:00Z" w:initials="Office">
    <w:p w14:paraId="43574A61" w14:textId="0B98052D" w:rsidR="002758BE" w:rsidRDefault="002758BE">
      <w:pPr>
        <w:pStyle w:val="CommentText"/>
      </w:pPr>
      <w:r>
        <w:rPr>
          <w:rStyle w:val="CommentReference"/>
        </w:rPr>
        <w:annotationRef/>
      </w:r>
      <w:r>
        <w:t>check</w:t>
      </w:r>
    </w:p>
  </w:comment>
  <w:comment w:id="712" w:author="Windows User" w:date="2015-10-30T08:56:00Z" w:initials="BS">
    <w:p w14:paraId="5E07F016" w14:textId="77777777" w:rsidR="002758BE" w:rsidRDefault="002758BE" w:rsidP="00E35F1F">
      <w:pPr>
        <w:pStyle w:val="CommentText"/>
      </w:pPr>
      <w:r>
        <w:rPr>
          <w:rStyle w:val="CommentReference"/>
        </w:rPr>
        <w:annotationRef/>
      </w:r>
      <w:r>
        <w:t>pray or interceed? With or before?</w:t>
      </w:r>
    </w:p>
  </w:comment>
  <w:comment w:id="719" w:author="Windows User" w:date="2015-10-30T08:56:00Z" w:initials="WU">
    <w:p w14:paraId="7192577A" w14:textId="77777777" w:rsidR="002758BE" w:rsidRDefault="002758BE" w:rsidP="00E35F1F">
      <w:pPr>
        <w:pStyle w:val="CommentText"/>
      </w:pPr>
      <w:r>
        <w:rPr>
          <w:rStyle w:val="CommentReference"/>
        </w:rPr>
        <w:annotationRef/>
      </w:r>
      <w:r>
        <w:t>Are exalted abve. Are honoured more. Parallel structure. More honoured doesn’t flow as well because it doesn’t parallel the structure</w:t>
      </w:r>
    </w:p>
  </w:comment>
  <w:comment w:id="720" w:author="Windows User" w:date="2015-10-30T08:56:00Z" w:initials="WU">
    <w:p w14:paraId="1632DB35" w14:textId="77777777" w:rsidR="002758BE" w:rsidRDefault="002758BE" w:rsidP="00E35F1F">
      <w:pPr>
        <w:pStyle w:val="CommentText"/>
      </w:pPr>
      <w:r>
        <w:rPr>
          <w:rStyle w:val="CommentReference"/>
        </w:rPr>
        <w:annotationRef/>
      </w:r>
      <w:r>
        <w:t>Are more honoured?</w:t>
      </w:r>
    </w:p>
  </w:comment>
  <w:comment w:id="721" w:author="Windows User" w:date="2015-10-30T08:56:00Z" w:initials="WU">
    <w:p w14:paraId="38104BB5" w14:textId="77777777" w:rsidR="002758BE" w:rsidRDefault="002758BE" w:rsidP="00E35F1F">
      <w:pPr>
        <w:pStyle w:val="CommentText"/>
      </w:pPr>
      <w:r>
        <w:rPr>
          <w:rStyle w:val="CommentReference"/>
        </w:rPr>
        <w:annotationRef/>
      </w:r>
      <w:r>
        <w:t xml:space="preserve">Means or path? Means with freedom of speech is not a sclear as a way orpath that has a freedom of speech. </w:t>
      </w:r>
    </w:p>
  </w:comment>
  <w:comment w:id="728" w:author="Windows User" w:date="2015-10-30T08:56:00Z" w:initials="WU">
    <w:p w14:paraId="64353538" w14:textId="77777777" w:rsidR="002758BE" w:rsidRDefault="002758BE" w:rsidP="00E35F1F">
      <w:pPr>
        <w:pStyle w:val="CommentText"/>
      </w:pPr>
      <w:r>
        <w:rPr>
          <w:rStyle w:val="CommentReference"/>
        </w:rPr>
        <w:annotationRef/>
      </w:r>
      <w:r>
        <w:t>Above heaven or above the heavens. Not above the heaven.</w:t>
      </w:r>
    </w:p>
  </w:comment>
  <w:comment w:id="729" w:author="Windows User" w:date="2015-10-30T08:56:00Z" w:initials="WU">
    <w:p w14:paraId="684796B5" w14:textId="77777777" w:rsidR="002758BE" w:rsidRDefault="002758BE" w:rsidP="00E35F1F">
      <w:pPr>
        <w:pStyle w:val="CommentText"/>
      </w:pPr>
      <w:r>
        <w:rPr>
          <w:rStyle w:val="CommentReference"/>
        </w:rPr>
        <w:annotationRef/>
      </w:r>
      <w:r>
        <w:t>Reuse of truth is very awkward</w:t>
      </w:r>
    </w:p>
  </w:comment>
  <w:comment w:id="733" w:author="Windows User" w:date="2015-10-30T08:56:00Z" w:initials="WU">
    <w:p w14:paraId="1D6D9724" w14:textId="77777777" w:rsidR="002758BE" w:rsidRDefault="002758BE" w:rsidP="00E35F1F">
      <w:pPr>
        <w:pStyle w:val="CommentText"/>
      </w:pPr>
      <w:r>
        <w:rPr>
          <w:rStyle w:val="CommentReference"/>
        </w:rPr>
        <w:annotationRef/>
      </w:r>
      <w:r>
        <w:t>The Virgin Mary?</w:t>
      </w:r>
    </w:p>
  </w:comment>
  <w:comment w:id="734" w:author="Windows User" w:date="2015-10-30T08:56:00Z" w:initials="WU">
    <w:p w14:paraId="104BFD73" w14:textId="77777777" w:rsidR="002758BE" w:rsidRDefault="002758BE" w:rsidP="00E35F1F">
      <w:pPr>
        <w:pStyle w:val="CommentText"/>
      </w:pPr>
      <w:r>
        <w:rPr>
          <w:rStyle w:val="CommentReference"/>
        </w:rPr>
        <w:annotationRef/>
      </w:r>
      <w:r>
        <w:t>And the Mercy Seat / with the Cherubs? Less literal, but makes more sense.</w:t>
      </w:r>
    </w:p>
  </w:comment>
  <w:comment w:id="735" w:author="Windows User" w:date="2015-10-30T08:56:00Z" w:initials="WU">
    <w:p w14:paraId="4E46CF30" w14:textId="77777777" w:rsidR="002758BE" w:rsidRDefault="002758BE" w:rsidP="00E35F1F">
      <w:pPr>
        <w:pStyle w:val="CommentText"/>
      </w:pPr>
      <w:r>
        <w:rPr>
          <w:rStyle w:val="CommentReference"/>
        </w:rPr>
        <w:annotationRef/>
      </w:r>
      <w:r>
        <w:t>Jar or vessel for the sake of youth who think marijuana?</w:t>
      </w:r>
    </w:p>
  </w:comment>
  <w:comment w:id="736" w:author="Windows User" w:date="2015-10-30T08:56:00Z" w:initials="WU">
    <w:p w14:paraId="0D8736F0" w14:textId="77777777" w:rsidR="002758BE" w:rsidRDefault="002758BE" w:rsidP="00E35F1F">
      <w:pPr>
        <w:pStyle w:val="CommentText"/>
      </w:pPr>
      <w:r>
        <w:rPr>
          <w:rStyle w:val="CommentReference"/>
        </w:rPr>
        <w:annotationRef/>
      </w:r>
      <w:r>
        <w:t>Not lampstand?</w:t>
      </w:r>
    </w:p>
  </w:comment>
  <w:comment w:id="740" w:author="Windows User" w:date="2015-10-30T08:56:00Z" w:initials="WU">
    <w:p w14:paraId="71035455" w14:textId="77777777" w:rsidR="002758BE" w:rsidRDefault="002758BE" w:rsidP="00E35F1F">
      <w:pPr>
        <w:pStyle w:val="CommentText"/>
      </w:pPr>
      <w:r>
        <w:rPr>
          <w:rStyle w:val="CommentReference"/>
        </w:rPr>
        <w:annotationRef/>
      </w:r>
      <w:r>
        <w:t>Need to decide whether to capitalize and be Consistent.</w:t>
      </w:r>
    </w:p>
  </w:comment>
  <w:comment w:id="741" w:author="Windows User" w:date="2015-10-30T08:56:00Z" w:initials="WU">
    <w:p w14:paraId="27C7371E" w14:textId="77777777" w:rsidR="002758BE" w:rsidRDefault="002758BE"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42" w:author="Windows User" w:date="2015-10-30T08:56:00Z" w:initials="WU">
    <w:p w14:paraId="209A45A7" w14:textId="77777777" w:rsidR="002758BE" w:rsidRDefault="002758BE" w:rsidP="00E35F1F">
      <w:pPr>
        <w:pStyle w:val="CommentText"/>
      </w:pPr>
      <w:r>
        <w:rPr>
          <w:rStyle w:val="CommentReference"/>
        </w:rPr>
        <w:annotationRef/>
      </w:r>
      <w:r>
        <w:t>Tense(s) of this vs?</w:t>
      </w:r>
    </w:p>
  </w:comment>
  <w:comment w:id="746" w:author="Windows User" w:date="2015-10-30T08:56:00Z" w:initials="WU">
    <w:p w14:paraId="596EE3A5" w14:textId="77777777" w:rsidR="002758BE" w:rsidRDefault="002758BE" w:rsidP="00E35F1F">
      <w:pPr>
        <w:pStyle w:val="CommentText"/>
      </w:pPr>
      <w:r>
        <w:rPr>
          <w:rStyle w:val="CommentReference"/>
        </w:rPr>
        <w:annotationRef/>
      </w:r>
      <w:r>
        <w:t>If no coma, then that. If coma, then which.</w:t>
      </w:r>
    </w:p>
  </w:comment>
  <w:comment w:id="747" w:author="Windows User" w:date="2015-11-21T13:10:00Z" w:initials="WU">
    <w:p w14:paraId="0E2011D4" w14:textId="77777777" w:rsidR="002758BE" w:rsidRPr="00745B45" w:rsidRDefault="002758BE" w:rsidP="00E35F1F">
      <w:pPr>
        <w:pStyle w:val="CommentText"/>
        <w:rPr>
          <w:rFonts w:ascii="FreeSerifAvvaShenouda" w:eastAsia="Arial Unicode MS" w:hAnsi="FreeSerifAvvaShenouda" w:cs="Arial Unicode MS"/>
          <w:lang w:val="en-US"/>
        </w:rPr>
      </w:pPr>
      <w:r>
        <w:rPr>
          <w:rStyle w:val="CommentReference"/>
        </w:rPr>
        <w:annotationRef/>
      </w:r>
      <w:r w:rsidRPr="00745B45">
        <w:rPr>
          <w:rFonts w:ascii="FreeSerifAvvaShenouda" w:eastAsia="Arial Unicode MS" w:hAnsi="FreeSerifAvvaShenouda" w:cs="Arial Unicode MS"/>
          <w:lang w:val="en-US"/>
        </w:rPr>
        <w:t>check</w:t>
      </w:r>
    </w:p>
  </w:comment>
  <w:comment w:id="748" w:author="Windows User" w:date="2015-10-30T08:56:00Z" w:initials="WU">
    <w:p w14:paraId="7F58A02B" w14:textId="77777777" w:rsidR="002758BE" w:rsidRDefault="002758BE" w:rsidP="00E35F1F">
      <w:pPr>
        <w:pStyle w:val="CommentText"/>
      </w:pPr>
      <w:r>
        <w:rPr>
          <w:rStyle w:val="CommentReference"/>
        </w:rPr>
        <w:annotationRef/>
      </w:r>
      <w:r>
        <w:t>Ok for traditional English. But in current usage hasn’t it narrowed to taste rather than still including smell? Armona?</w:t>
      </w:r>
    </w:p>
  </w:comment>
  <w:comment w:id="749" w:author="Windows User" w:date="2015-10-30T08:56:00Z" w:initials="WU">
    <w:p w14:paraId="06058DA2" w14:textId="77777777" w:rsidR="002758BE" w:rsidRDefault="002758BE" w:rsidP="00E35F1F">
      <w:pPr>
        <w:pStyle w:val="CommentText"/>
      </w:pPr>
      <w:r>
        <w:rPr>
          <w:rStyle w:val="CommentReference"/>
        </w:rPr>
        <w:annotationRef/>
      </w:r>
      <w:r>
        <w:t>This makes little sense. An estate is just a state, a status… you can restore to a first status, but not to a status</w:t>
      </w:r>
    </w:p>
  </w:comment>
  <w:comment w:id="759" w:author="Windows User" w:date="2015-10-30T08:56:00Z" w:initials="WU">
    <w:p w14:paraId="1E1724A5" w14:textId="77777777" w:rsidR="002758BE" w:rsidRDefault="002758BE" w:rsidP="00E35F1F">
      <w:pPr>
        <w:pStyle w:val="CommentText"/>
      </w:pPr>
      <w:r>
        <w:rPr>
          <w:rStyle w:val="CommentReference"/>
        </w:rPr>
        <w:annotationRef/>
      </w:r>
      <w:r>
        <w:t>Care or concern?</w:t>
      </w:r>
    </w:p>
  </w:comment>
  <w:comment w:id="760" w:author="Windows User" w:date="2015-10-30T08:56:00Z" w:initials="WU">
    <w:p w14:paraId="78E58888" w14:textId="77777777" w:rsidR="002758BE" w:rsidRDefault="002758BE" w:rsidP="00E35F1F">
      <w:pPr>
        <w:pStyle w:val="CommentText"/>
      </w:pPr>
      <w:r>
        <w:rPr>
          <w:rStyle w:val="CommentReference"/>
        </w:rPr>
        <w:annotationRef/>
      </w:r>
      <w:r>
        <w:t>Uhm…. ? Coptic clearly says Sabbaton…. But wasn’t it the first day?</w:t>
      </w:r>
    </w:p>
  </w:comment>
  <w:comment w:id="769" w:author="Windows User" w:date="2015-10-30T08:56:00Z" w:initials="WU">
    <w:p w14:paraId="18B3CB42" w14:textId="77777777" w:rsidR="002758BE" w:rsidRDefault="002758BE" w:rsidP="00E35F1F">
      <w:pPr>
        <w:pStyle w:val="CommentText"/>
      </w:pPr>
      <w:r>
        <w:rPr>
          <w:rStyle w:val="CommentReference"/>
        </w:rPr>
        <w:annotationRef/>
      </w:r>
      <w:r>
        <w:t>Exceedingly? Too? So?</w:t>
      </w:r>
    </w:p>
  </w:comment>
  <w:comment w:id="770" w:author="Windows User" w:date="2015-10-30T08:56:00Z" w:initials="WU">
    <w:p w14:paraId="6849FDD2" w14:textId="77777777" w:rsidR="002758BE" w:rsidRDefault="002758BE" w:rsidP="00E35F1F">
      <w:pPr>
        <w:pStyle w:val="CommentText"/>
      </w:pPr>
      <w:r>
        <w:rPr>
          <w:rStyle w:val="CommentReference"/>
        </w:rPr>
        <w:annotationRef/>
      </w:r>
      <w:r>
        <w:t>Ramez, I or me?</w:t>
      </w:r>
    </w:p>
  </w:comment>
  <w:comment w:id="771" w:author="Windows User" w:date="2015-10-30T08:56:00Z" w:initials="WU">
    <w:p w14:paraId="799B59FF" w14:textId="77777777" w:rsidR="002758BE" w:rsidRDefault="002758BE" w:rsidP="00E35F1F">
      <w:pPr>
        <w:pStyle w:val="CommentText"/>
      </w:pPr>
      <w:r>
        <w:rPr>
          <w:rStyle w:val="CommentReference"/>
        </w:rPr>
        <w:annotationRef/>
      </w:r>
      <w:r>
        <w:t>Teach to offer repentance or instruct in repentance?</w:t>
      </w:r>
    </w:p>
  </w:comment>
  <w:comment w:id="772" w:author="Windows User" w:date="2015-10-30T08:56:00Z" w:initials="WU">
    <w:p w14:paraId="57D87D60" w14:textId="77777777" w:rsidR="002758BE" w:rsidRDefault="002758BE" w:rsidP="00E35F1F">
      <w:pPr>
        <w:pStyle w:val="CommentText"/>
      </w:pPr>
      <w:r>
        <w:rPr>
          <w:rStyle w:val="CommentReference"/>
        </w:rPr>
        <w:annotationRef/>
      </w:r>
      <w:r>
        <w:t>That a sinner die would make this consistent.</w:t>
      </w:r>
    </w:p>
  </w:comment>
  <w:comment w:id="773" w:author="Windows User" w:date="2015-10-30T08:56:00Z" w:initials="WU">
    <w:p w14:paraId="274EC1E4" w14:textId="77777777" w:rsidR="002758BE" w:rsidRDefault="002758BE" w:rsidP="00E35F1F">
      <w:pPr>
        <w:pStyle w:val="CommentText"/>
      </w:pPr>
      <w:r>
        <w:rPr>
          <w:rStyle w:val="CommentReference"/>
        </w:rPr>
        <w:annotationRef/>
      </w:r>
      <w:r>
        <w:t>Kind-hearted or merciful?</w:t>
      </w:r>
    </w:p>
  </w:comment>
  <w:comment w:id="774" w:author="Windows User" w:date="2015-10-30T08:56:00Z" w:initials="WU">
    <w:p w14:paraId="1370FE87" w14:textId="77777777" w:rsidR="002758BE" w:rsidRDefault="002758BE" w:rsidP="00E35F1F">
      <w:pPr>
        <w:pStyle w:val="CommentText"/>
      </w:pPr>
      <w:r>
        <w:rPr>
          <w:rStyle w:val="CommentReference"/>
        </w:rPr>
        <w:annotationRef/>
      </w:r>
      <w:r>
        <w:t>Compassions or tender mercies?</w:t>
      </w:r>
    </w:p>
  </w:comment>
  <w:comment w:id="775" w:author="Windows User" w:date="2015-10-30T08:56:00Z" w:initials="WU">
    <w:p w14:paraId="70E14B72" w14:textId="77777777" w:rsidR="002758BE" w:rsidRDefault="002758BE" w:rsidP="00E35F1F">
      <w:pPr>
        <w:pStyle w:val="CommentText"/>
      </w:pPr>
      <w:r>
        <w:rPr>
          <w:rStyle w:val="CommentReference"/>
        </w:rPr>
        <w:annotationRef/>
      </w:r>
      <w:r>
        <w:t>May He or that He may</w:t>
      </w:r>
    </w:p>
  </w:comment>
  <w:comment w:id="787" w:author="Windows User" w:date="2015-10-30T08:56:00Z" w:initials="BS">
    <w:p w14:paraId="1CD83694" w14:textId="77777777" w:rsidR="002758BE" w:rsidRDefault="002758BE" w:rsidP="00E35F1F">
      <w:pPr>
        <w:pStyle w:val="CommentText"/>
      </w:pPr>
      <w:r>
        <w:rPr>
          <w:rStyle w:val="CommentReference"/>
        </w:rPr>
        <w:annotationRef/>
      </w:r>
      <w:r>
        <w:t>very greatly is redundant...</w:t>
      </w:r>
    </w:p>
  </w:comment>
  <w:comment w:id="788" w:author="Windows User" w:date="2015-10-30T08:56:00Z" w:initials="BS">
    <w:p w14:paraId="2DB29619" w14:textId="77777777" w:rsidR="002758BE" w:rsidRDefault="002758BE" w:rsidP="00E35F1F">
      <w:pPr>
        <w:pStyle w:val="CommentText"/>
      </w:pPr>
      <w:r>
        <w:rPr>
          <w:rStyle w:val="CommentReference"/>
        </w:rPr>
        <w:annotationRef/>
      </w:r>
      <w:r>
        <w:t>above? in?</w:t>
      </w:r>
    </w:p>
  </w:comment>
  <w:comment w:id="789" w:author="Windows User" w:date="2015-10-30T08:56:00Z" w:initials="BS">
    <w:p w14:paraId="3734F7C0" w14:textId="77777777" w:rsidR="002758BE" w:rsidRDefault="002758BE" w:rsidP="00E35F1F">
      <w:pPr>
        <w:pStyle w:val="CommentText"/>
      </w:pPr>
      <w:r>
        <w:rPr>
          <w:rStyle w:val="CommentReference"/>
        </w:rPr>
        <w:annotationRef/>
      </w:r>
      <w:r>
        <w:t>dikeos is usually rended 'righteous'. Is there good cause to use 'just' here?</w:t>
      </w:r>
    </w:p>
  </w:comment>
  <w:comment w:id="790" w:author="Windows User" w:date="2015-10-30T08:56:00Z" w:initials="BS">
    <w:p w14:paraId="06116336" w14:textId="77777777" w:rsidR="002758BE" w:rsidRDefault="002758BE" w:rsidP="00E35F1F">
      <w:pPr>
        <w:pStyle w:val="CommentText"/>
      </w:pPr>
      <w:r>
        <w:rPr>
          <w:rStyle w:val="CommentReference"/>
        </w:rPr>
        <w:annotationRef/>
      </w:r>
      <w:r>
        <w:t>mediated or put into practice?</w:t>
      </w:r>
    </w:p>
  </w:comment>
  <w:comment w:id="791" w:author="Windows User" w:date="2015-10-30T08:56:00Z" w:initials="BS">
    <w:p w14:paraId="6417B5A7" w14:textId="77777777" w:rsidR="002758BE" w:rsidRDefault="002758BE" w:rsidP="00E35F1F">
      <w:pPr>
        <w:pStyle w:val="CommentText"/>
      </w:pPr>
      <w:r>
        <w:rPr>
          <w:rStyle w:val="CommentReference"/>
        </w:rPr>
        <w:annotationRef/>
      </w:r>
      <w:r>
        <w:t>on their lips is a common English expression that seems to have the same meaning as "in their mouths"</w:t>
      </w:r>
    </w:p>
  </w:comment>
  <w:comment w:id="792" w:author="Windows User" w:date="2015-10-30T08:56:00Z" w:initials="BS">
    <w:p w14:paraId="7CA0B9DB" w14:textId="77777777" w:rsidR="002758BE" w:rsidRDefault="002758BE" w:rsidP="00E35F1F">
      <w:pPr>
        <w:pStyle w:val="CommentText"/>
      </w:pPr>
      <w:r>
        <w:rPr>
          <w:rStyle w:val="CommentReference"/>
        </w:rPr>
        <w:annotationRef/>
      </w:r>
      <w:r>
        <w:t>The tree of immortality would flow better in English.</w:t>
      </w:r>
    </w:p>
  </w:comment>
  <w:comment w:id="793" w:author="Windows User" w:date="2015-10-30T08:56:00Z" w:initials="BS">
    <w:p w14:paraId="3D06FFDE" w14:textId="77777777" w:rsidR="002758BE" w:rsidRDefault="002758BE" w:rsidP="00E35F1F">
      <w:pPr>
        <w:pStyle w:val="CommentText"/>
      </w:pPr>
      <w:r>
        <w:rPr>
          <w:rStyle w:val="CommentReference"/>
        </w:rPr>
        <w:annotationRef/>
      </w:r>
      <w:r>
        <w:t>thoughts or senses?</w:t>
      </w:r>
    </w:p>
  </w:comment>
  <w:comment w:id="794" w:author="Windows User" w:date="2015-10-30T08:56:00Z" w:initials="BS">
    <w:p w14:paraId="5092C47C" w14:textId="77777777" w:rsidR="002758BE" w:rsidRDefault="002758BE" w:rsidP="00E35F1F">
      <w:pPr>
        <w:pStyle w:val="CommentText"/>
      </w:pPr>
      <w:r>
        <w:rPr>
          <w:rStyle w:val="CommentReference"/>
        </w:rPr>
        <w:annotationRef/>
      </w:r>
      <w:r>
        <w:t>lay? set? cast?</w:t>
      </w:r>
    </w:p>
  </w:comment>
  <w:comment w:id="795" w:author="Windows User" w:date="2015-10-30T08:56:00Z" w:initials="BS">
    <w:p w14:paraId="2988A4E9" w14:textId="77777777" w:rsidR="002758BE" w:rsidRDefault="002758BE" w:rsidP="00E35F1F">
      <w:pPr>
        <w:pStyle w:val="CommentText"/>
      </w:pPr>
      <w:r>
        <w:rPr>
          <w:rStyle w:val="CommentReference"/>
        </w:rPr>
        <w:annotationRef/>
      </w:r>
      <w:r>
        <w:t>more common word... does it capture meaning well enough?</w:t>
      </w:r>
    </w:p>
  </w:comment>
  <w:comment w:id="796" w:author="Windows User" w:date="2015-10-30T08:56:00Z" w:initials="BS">
    <w:p w14:paraId="7A2B4CA4" w14:textId="77777777" w:rsidR="002758BE" w:rsidRDefault="002758BE" w:rsidP="00E35F1F">
      <w:pPr>
        <w:pStyle w:val="CommentText"/>
      </w:pPr>
      <w:r>
        <w:rPr>
          <w:rStyle w:val="CommentReference"/>
        </w:rPr>
        <w:annotationRef/>
      </w:r>
      <w:r>
        <w:t>types?</w:t>
      </w:r>
    </w:p>
  </w:comment>
  <w:comment w:id="805" w:author="Windows User" w:date="2015-10-30T08:56:00Z" w:initials="BS">
    <w:p w14:paraId="6A283326" w14:textId="77777777" w:rsidR="002758BE" w:rsidRDefault="002758BE" w:rsidP="00E35F1F">
      <w:pPr>
        <w:pStyle w:val="CommentText"/>
      </w:pPr>
      <w:r>
        <w:rPr>
          <w:rStyle w:val="CommentReference"/>
        </w:rPr>
        <w:annotationRef/>
      </w:r>
      <w:r>
        <w:t>Coptic clearly says beginning... is there anything in it about authority as the other translations have?</w:t>
      </w:r>
    </w:p>
  </w:comment>
  <w:comment w:id="806" w:author="Windows User" w:date="2015-10-30T08:56:00Z" w:initials="BS">
    <w:p w14:paraId="233F3783" w14:textId="77777777" w:rsidR="002758BE" w:rsidRDefault="002758BE" w:rsidP="00E35F1F">
      <w:pPr>
        <w:pStyle w:val="CommentText"/>
      </w:pPr>
      <w:r>
        <w:rPr>
          <w:rStyle w:val="CommentReference"/>
        </w:rPr>
        <w:annotationRef/>
      </w:r>
      <w:r>
        <w:t>risen, or shone?</w:t>
      </w:r>
    </w:p>
  </w:comment>
  <w:comment w:id="810" w:author="Windows User" w:date="2015-10-30T08:56:00Z" w:initials="BS">
    <w:p w14:paraId="301FA11B" w14:textId="77777777" w:rsidR="002758BE" w:rsidRDefault="002758BE" w:rsidP="00D65FD4">
      <w:pPr>
        <w:pStyle w:val="CommentText"/>
      </w:pPr>
      <w:r>
        <w:rPr>
          <w:rStyle w:val="CommentReference"/>
        </w:rPr>
        <w:annotationRef/>
      </w:r>
      <w:r>
        <w:t>risen, or shone?</w:t>
      </w:r>
    </w:p>
  </w:comment>
  <w:comment w:id="814" w:author="Windows User" w:date="2015-10-30T08:56:00Z" w:initials="BS">
    <w:p w14:paraId="4B4155FC" w14:textId="77777777" w:rsidR="002758BE" w:rsidRDefault="002758BE" w:rsidP="00E35F1F">
      <w:pPr>
        <w:pStyle w:val="CommentText"/>
      </w:pPr>
      <w:r>
        <w:rPr>
          <w:rStyle w:val="CommentReference"/>
        </w:rPr>
        <w:annotationRef/>
      </w:r>
      <w:r>
        <w:t>cap?</w:t>
      </w:r>
    </w:p>
  </w:comment>
  <w:comment w:id="815" w:author="Windows User" w:date="2015-10-30T08:56:00Z" w:initials="BS">
    <w:p w14:paraId="248C83A2" w14:textId="77777777" w:rsidR="002758BE" w:rsidRDefault="002758BE" w:rsidP="00E35F1F">
      <w:pPr>
        <w:pStyle w:val="CommentText"/>
      </w:pPr>
      <w:r>
        <w:rPr>
          <w:rStyle w:val="CommentReference"/>
        </w:rPr>
        <w:annotationRef/>
      </w:r>
      <w:r>
        <w:t>save? redeem?</w:t>
      </w:r>
    </w:p>
  </w:comment>
  <w:comment w:id="816" w:author="Windows User" w:date="2015-10-30T08:56:00Z" w:initials="BS">
    <w:p w14:paraId="4C7BFCC0" w14:textId="77777777" w:rsidR="002758BE" w:rsidRDefault="002758BE" w:rsidP="00D65FD4">
      <w:pPr>
        <w:pStyle w:val="CommentText"/>
      </w:pPr>
      <w:r>
        <w:rPr>
          <w:rStyle w:val="CommentReference"/>
        </w:rPr>
        <w:annotationRef/>
      </w:r>
      <w:r>
        <w:t>risen, or shone?</w:t>
      </w:r>
    </w:p>
  </w:comment>
  <w:comment w:id="820" w:author="Windows User" w:date="2015-10-30T08:56:00Z" w:initials="BS">
    <w:p w14:paraId="2390D3F4" w14:textId="77777777" w:rsidR="002758BE" w:rsidRDefault="002758BE" w:rsidP="00E35F1F">
      <w:pPr>
        <w:pStyle w:val="CommentText"/>
      </w:pPr>
      <w:r>
        <w:rPr>
          <w:rStyle w:val="CommentReference"/>
        </w:rPr>
        <w:annotationRef/>
      </w:r>
      <w:r>
        <w:t>or should " be down here</w:t>
      </w:r>
    </w:p>
  </w:comment>
  <w:comment w:id="821" w:author="Windows User" w:date="2015-10-30T08:56:00Z" w:initials="BS">
    <w:p w14:paraId="6D6C2E53" w14:textId="77777777" w:rsidR="002758BE" w:rsidRDefault="002758BE" w:rsidP="00D65FD4">
      <w:pPr>
        <w:pStyle w:val="CommentText"/>
      </w:pPr>
      <w:r>
        <w:rPr>
          <w:rStyle w:val="CommentReference"/>
        </w:rPr>
        <w:annotationRef/>
      </w:r>
      <w:r>
        <w:t>risen, or shone?</w:t>
      </w:r>
    </w:p>
  </w:comment>
  <w:comment w:id="825" w:author="Windows User" w:date="2015-10-30T08:56:00Z" w:initials="BS">
    <w:p w14:paraId="061FF9BB" w14:textId="77777777" w:rsidR="002758BE" w:rsidRDefault="002758BE" w:rsidP="00E35F1F">
      <w:pPr>
        <w:pStyle w:val="CommentText"/>
      </w:pPr>
      <w:r>
        <w:rPr>
          <w:rStyle w:val="CommentReference"/>
        </w:rPr>
        <w:annotationRef/>
      </w:r>
      <w:r>
        <w:t>was overcame or did overcome? very different...</w:t>
      </w:r>
    </w:p>
  </w:comment>
  <w:comment w:id="826" w:author="Windows User" w:date="2015-10-30T08:56:00Z" w:initials="BS">
    <w:p w14:paraId="031DAA7E" w14:textId="77777777" w:rsidR="002758BE" w:rsidRDefault="002758BE" w:rsidP="00D65FD4">
      <w:pPr>
        <w:pStyle w:val="CommentText"/>
      </w:pPr>
      <w:r>
        <w:rPr>
          <w:rStyle w:val="CommentReference"/>
        </w:rPr>
        <w:annotationRef/>
      </w:r>
      <w:r>
        <w:t>risen, or shone?</w:t>
      </w:r>
    </w:p>
  </w:comment>
  <w:comment w:id="830" w:author="Windows User" w:date="2015-10-30T08:56:00Z" w:initials="BS">
    <w:p w14:paraId="13BC365B" w14:textId="77777777" w:rsidR="002758BE" w:rsidRDefault="002758BE" w:rsidP="00E35F1F">
      <w:pPr>
        <w:pStyle w:val="CommentText"/>
      </w:pPr>
      <w:r>
        <w:rPr>
          <w:rStyle w:val="CommentReference"/>
        </w:rPr>
        <w:annotationRef/>
      </w:r>
      <w:r>
        <w:t>awkward, but changing to a perfect man or man perfectly destroys meaning...</w:t>
      </w:r>
    </w:p>
  </w:comment>
  <w:comment w:id="831" w:author="Windows User" w:date="2015-10-30T08:56:00Z" w:initials="BS">
    <w:p w14:paraId="367DF61C" w14:textId="77777777" w:rsidR="002758BE" w:rsidRDefault="002758BE" w:rsidP="00E35F1F">
      <w:pPr>
        <w:pStyle w:val="CommentText"/>
      </w:pPr>
      <w:r>
        <w:rPr>
          <w:rStyle w:val="CommentReference"/>
        </w:rPr>
        <w:annotationRef/>
      </w:r>
      <w:r>
        <w:t>L.A. is quite different fo rthis vs...</w:t>
      </w:r>
    </w:p>
  </w:comment>
  <w:comment w:id="832" w:author="Windows User" w:date="2015-10-30T08:56:00Z" w:initials="BS">
    <w:p w14:paraId="614A33D0" w14:textId="77777777" w:rsidR="002758BE" w:rsidRDefault="002758BE" w:rsidP="00D65FD4">
      <w:pPr>
        <w:pStyle w:val="CommentText"/>
      </w:pPr>
      <w:r>
        <w:rPr>
          <w:rStyle w:val="CommentReference"/>
        </w:rPr>
        <w:annotationRef/>
      </w:r>
      <w:r>
        <w:t>risen, or shone?</w:t>
      </w:r>
    </w:p>
  </w:comment>
  <w:comment w:id="836" w:author="Windows User" w:date="2015-10-30T08:56:00Z" w:initials="BS">
    <w:p w14:paraId="690C098D" w14:textId="77777777" w:rsidR="002758BE" w:rsidRDefault="002758BE" w:rsidP="00D65FD4">
      <w:pPr>
        <w:pStyle w:val="CommentText"/>
      </w:pPr>
      <w:r>
        <w:rPr>
          <w:rStyle w:val="CommentReference"/>
        </w:rPr>
        <w:annotationRef/>
      </w:r>
      <w:r>
        <w:t>risen, or shone?</w:t>
      </w:r>
    </w:p>
  </w:comment>
  <w:comment w:id="840" w:author="Windows User" w:date="2015-10-30T08:56:00Z" w:initials="BS">
    <w:p w14:paraId="47406125" w14:textId="77777777" w:rsidR="002758BE" w:rsidRDefault="002758BE" w:rsidP="00E35F1F">
      <w:pPr>
        <w:pStyle w:val="CommentText"/>
      </w:pPr>
      <w:r>
        <w:rPr>
          <w:rStyle w:val="CommentReference"/>
        </w:rPr>
        <w:annotationRef/>
      </w:r>
      <w:r>
        <w:t>dividing wall?</w:t>
      </w:r>
    </w:p>
  </w:comment>
  <w:comment w:id="841" w:author="Windows User" w:date="2015-10-30T08:56:00Z" w:initials="BS">
    <w:p w14:paraId="3115FE96" w14:textId="77777777" w:rsidR="002758BE" w:rsidRDefault="002758BE" w:rsidP="00D65FD4">
      <w:pPr>
        <w:pStyle w:val="CommentText"/>
      </w:pPr>
      <w:r>
        <w:rPr>
          <w:rStyle w:val="CommentReference"/>
        </w:rPr>
        <w:annotationRef/>
      </w:r>
      <w:r>
        <w:t>risen, or shone?</w:t>
      </w:r>
    </w:p>
  </w:comment>
  <w:comment w:id="845" w:author="Windows User" w:date="2015-10-30T08:56:00Z" w:initials="BS">
    <w:p w14:paraId="0BDB9E8A" w14:textId="77777777" w:rsidR="002758BE" w:rsidRDefault="002758BE" w:rsidP="00E35F1F">
      <w:pPr>
        <w:pStyle w:val="CommentText"/>
      </w:pPr>
      <w:r>
        <w:rPr>
          <w:rStyle w:val="CommentReference"/>
        </w:rPr>
        <w:annotationRef/>
      </w:r>
      <w:r>
        <w:t>what does han mean? can we say teh angels of light?</w:t>
      </w:r>
    </w:p>
  </w:comment>
  <w:comment w:id="846" w:author="Windows User" w:date="2015-10-30T08:56:00Z" w:initials="BS">
    <w:p w14:paraId="035DBC4C" w14:textId="77777777" w:rsidR="002758BE" w:rsidRDefault="002758BE" w:rsidP="00E35F1F">
      <w:pPr>
        <w:pStyle w:val="CommentText"/>
      </w:pPr>
      <w:r>
        <w:rPr>
          <w:rStyle w:val="CommentReference"/>
        </w:rPr>
        <w:annotationRef/>
      </w:r>
      <w:r>
        <w:t>sing hymns to be consistent with above?</w:t>
      </w:r>
    </w:p>
  </w:comment>
  <w:comment w:id="847" w:author="Windows User" w:date="2015-10-30T08:56:00Z" w:initials="BS">
    <w:p w14:paraId="3E0D70DF" w14:textId="77777777" w:rsidR="002758BE" w:rsidRDefault="002758BE" w:rsidP="00E35F1F">
      <w:pPr>
        <w:pStyle w:val="CommentText"/>
      </w:pPr>
      <w:r>
        <w:rPr>
          <w:rStyle w:val="CommentReference"/>
        </w:rPr>
        <w:annotationRef/>
      </w:r>
      <w:r>
        <w:t>should be arose to match parallel with next vs... but makes no sense in English. Arose within Mary or shone from Mary.</w:t>
      </w:r>
    </w:p>
  </w:comment>
  <w:comment w:id="848" w:author="Windows User" w:date="2015-10-30T08:56:00Z" w:initials="BS">
    <w:p w14:paraId="24AFFCDF" w14:textId="77777777" w:rsidR="002758BE" w:rsidRDefault="002758BE" w:rsidP="00E35F1F">
      <w:pPr>
        <w:pStyle w:val="CommentText"/>
      </w:pPr>
      <w:r>
        <w:rPr>
          <w:rStyle w:val="CommentReference"/>
        </w:rPr>
        <w:annotationRef/>
      </w:r>
      <w:r>
        <w:t>Is "je" enough justification to prepend 'saying'?</w:t>
      </w:r>
    </w:p>
  </w:comment>
  <w:comment w:id="849" w:author="Windows User" w:date="2015-10-30T08:56:00Z" w:initials="BS">
    <w:p w14:paraId="0E84B308" w14:textId="77777777" w:rsidR="002758BE" w:rsidRDefault="002758BE" w:rsidP="00E35F1F">
      <w:pPr>
        <w:pStyle w:val="CommentText"/>
      </w:pPr>
      <w:r>
        <w:rPr>
          <w:rStyle w:val="CommentReference"/>
        </w:rPr>
        <w:annotationRef/>
      </w:r>
      <w:r>
        <w:t>abouna's doxology of prime has 'that' here I think...</w:t>
      </w:r>
    </w:p>
  </w:comment>
  <w:comment w:id="850" w:author="Windows User" w:date="2015-10-30T08:56:00Z" w:initials="BS">
    <w:p w14:paraId="13D50058" w14:textId="77777777" w:rsidR="002758BE" w:rsidRDefault="002758BE" w:rsidP="00E35F1F">
      <w:pPr>
        <w:pStyle w:val="CommentText"/>
      </w:pPr>
      <w:r>
        <w:rPr>
          <w:rStyle w:val="CommentReference"/>
        </w:rPr>
        <w:annotationRef/>
      </w:r>
      <w:r>
        <w:t>or "sining"?</w:t>
      </w:r>
    </w:p>
  </w:comment>
  <w:comment w:id="851" w:author="Windows User" w:date="2015-10-30T08:56:00Z" w:initials="BS">
    <w:p w14:paraId="112875D2" w14:textId="77777777" w:rsidR="002758BE" w:rsidRDefault="002758BE" w:rsidP="00D65FD4">
      <w:pPr>
        <w:pStyle w:val="CommentText"/>
      </w:pPr>
      <w:r>
        <w:rPr>
          <w:rStyle w:val="CommentReference"/>
        </w:rPr>
        <w:annotationRef/>
      </w:r>
      <w:r>
        <w:t>risen, or shone?</w:t>
      </w:r>
    </w:p>
  </w:comment>
  <w:comment w:id="856" w:author="Windows User" w:date="2015-10-30T08:56:00Z" w:initials="BS">
    <w:p w14:paraId="1CF8EF29" w14:textId="77777777" w:rsidR="002758BE" w:rsidRDefault="002758BE" w:rsidP="00E35F1F">
      <w:pPr>
        <w:pStyle w:val="CommentText"/>
      </w:pPr>
      <w:r>
        <w:rPr>
          <w:rStyle w:val="CommentReference"/>
        </w:rPr>
        <w:annotationRef/>
      </w:r>
      <w:r>
        <w:t>any sense of authority in coptic?</w:t>
      </w:r>
    </w:p>
  </w:comment>
  <w:comment w:id="857" w:author="Windows User" w:date="2015-11-02T12:45:00Z" w:initials="BS">
    <w:p w14:paraId="14FBB1F8" w14:textId="77777777" w:rsidR="002758BE" w:rsidRDefault="002758BE" w:rsidP="00E35F1F">
      <w:pPr>
        <w:pStyle w:val="CommentText"/>
      </w:pPr>
      <w:r>
        <w:rPr>
          <w:rStyle w:val="CommentReference"/>
        </w:rPr>
        <w:annotationRef/>
      </w:r>
      <w:r>
        <w:t>or saint mary? I prefer the holy... but we should be consistent one way or the other.</w:t>
      </w:r>
    </w:p>
  </w:comment>
  <w:comment w:id="858" w:author="Windows User" w:date="2015-10-30T08:56:00Z" w:initials="BS">
    <w:p w14:paraId="16E721CE" w14:textId="77777777" w:rsidR="002758BE" w:rsidRDefault="002758BE" w:rsidP="00E35F1F">
      <w:pPr>
        <w:pStyle w:val="CommentText"/>
      </w:pPr>
      <w:r>
        <w:rPr>
          <w:rStyle w:val="CommentReference"/>
        </w:rPr>
        <w:annotationRef/>
      </w:r>
      <w:r>
        <w:t>how to express abstract genus of woman or womanhood? race of women doesn't work in modern English, and gender of women doesn't capture it.</w:t>
      </w:r>
    </w:p>
  </w:comment>
  <w:comment w:id="870" w:author="Windows User" w:date="2015-10-30T08:56:00Z" w:initials="BS">
    <w:p w14:paraId="3C08A3D8" w14:textId="77777777" w:rsidR="002758BE" w:rsidRDefault="002758BE" w:rsidP="00E35F1F">
      <w:pPr>
        <w:pStyle w:val="CommentText"/>
      </w:pPr>
      <w:r>
        <w:rPr>
          <w:rStyle w:val="CommentReference"/>
        </w:rPr>
        <w:annotationRef/>
      </w:r>
      <w:r>
        <w:t>tense is flipping so much vs to vs. Any way to make more consistent?</w:t>
      </w:r>
    </w:p>
  </w:comment>
  <w:comment w:id="871" w:author="Windows User" w:date="2015-11-02T12:41:00Z" w:initials="BS">
    <w:p w14:paraId="32825E4D" w14:textId="77777777" w:rsidR="002758BE" w:rsidRDefault="002758BE" w:rsidP="00E35F1F">
      <w:pPr>
        <w:pStyle w:val="CommentText"/>
      </w:pPr>
      <w:r>
        <w:rPr>
          <w:rStyle w:val="CommentReference"/>
        </w:rPr>
        <w:annotationRef/>
      </w:r>
      <w:r>
        <w:t>cold frost? frosty cold? too many ands.</w:t>
      </w:r>
    </w:p>
  </w:comment>
  <w:comment w:id="872" w:author="Windows User" w:date="2015-10-30T08:56:00Z" w:initials="BS">
    <w:p w14:paraId="4E6878BA" w14:textId="77777777" w:rsidR="002758BE" w:rsidRDefault="002758BE" w:rsidP="00E35F1F">
      <w:pPr>
        <w:pStyle w:val="CommentText"/>
      </w:pPr>
      <w:r>
        <w:rPr>
          <w:rStyle w:val="CommentReference"/>
        </w:rPr>
        <w:annotationRef/>
      </w:r>
      <w:r>
        <w:t>In is probably more right... I probably shouldn't have changed that...</w:t>
      </w:r>
    </w:p>
  </w:comment>
  <w:comment w:id="889" w:author="Brett Slote" w:date="2015-10-30T08:56:00Z" w:initials="BS">
    <w:p w14:paraId="18EC5FB9" w14:textId="77777777" w:rsidR="002758BE" w:rsidRDefault="002758BE" w:rsidP="00E35F1F">
      <w:pPr>
        <w:pStyle w:val="CommentText"/>
      </w:pPr>
      <w:r>
        <w:rPr>
          <w:rStyle w:val="CommentReference"/>
        </w:rPr>
        <w:annotationRef/>
      </w:r>
      <w:r>
        <w:t>Received or bought?</w:t>
      </w:r>
    </w:p>
  </w:comment>
  <w:comment w:id="896" w:author="Brett Slote" w:date="2015-10-30T08:56:00Z" w:initials="BS">
    <w:p w14:paraId="6DDFB160" w14:textId="77777777" w:rsidR="002758BE" w:rsidRDefault="002758BE" w:rsidP="00E35F1F">
      <w:pPr>
        <w:pStyle w:val="CommentText"/>
      </w:pPr>
      <w:r>
        <w:rPr>
          <w:rStyle w:val="CommentReference"/>
        </w:rPr>
        <w:annotationRef/>
      </w:r>
      <w:r>
        <w:t>Uncircumscript?</w:t>
      </w:r>
    </w:p>
  </w:comment>
  <w:comment w:id="899" w:author="Brett Slote" w:date="2015-10-30T08:56:00Z" w:initials="BS">
    <w:p w14:paraId="39A4B3F9" w14:textId="77777777" w:rsidR="002758BE" w:rsidRDefault="002758BE" w:rsidP="00E35F1F">
      <w:pPr>
        <w:pStyle w:val="CommentText"/>
      </w:pPr>
      <w:r>
        <w:rPr>
          <w:rStyle w:val="CommentReference"/>
        </w:rPr>
        <w:annotationRef/>
      </w:r>
      <w:r>
        <w:t>Orthodox?</w:t>
      </w:r>
    </w:p>
  </w:comment>
  <w:comment w:id="900" w:author="Brett Slote" w:date="2015-10-30T08:56:00Z" w:initials="BS">
    <w:p w14:paraId="7E993A49" w14:textId="77777777" w:rsidR="002758BE" w:rsidRDefault="002758BE" w:rsidP="00E35F1F">
      <w:pPr>
        <w:pStyle w:val="CommentText"/>
      </w:pPr>
      <w:r>
        <w:rPr>
          <w:rStyle w:val="CommentReference"/>
        </w:rPr>
        <w:annotationRef/>
      </w:r>
      <w:r>
        <w:t>Faith?</w:t>
      </w:r>
    </w:p>
  </w:comment>
  <w:comment w:id="903" w:author="Brett Slote" w:date="2015-10-30T08:56:00Z" w:initials="BS">
    <w:p w14:paraId="575DF2C3" w14:textId="77777777" w:rsidR="002758BE" w:rsidRDefault="002758BE" w:rsidP="00E35F1F">
      <w:pPr>
        <w:pStyle w:val="CommentText"/>
      </w:pPr>
      <w:r>
        <w:rPr>
          <w:rStyle w:val="CommentReference"/>
        </w:rPr>
        <w:annotationRef/>
      </w:r>
      <w:r>
        <w:t>Need a consistent policy</w:t>
      </w:r>
    </w:p>
  </w:comment>
  <w:comment w:id="907" w:author="Brett Slote" w:date="2015-10-30T08:56:00Z" w:initials="BS">
    <w:p w14:paraId="4A370093" w14:textId="77777777" w:rsidR="002758BE" w:rsidRDefault="002758BE" w:rsidP="00E35F1F">
      <w:pPr>
        <w:pStyle w:val="CommentText"/>
      </w:pPr>
      <w:r>
        <w:rPr>
          <w:rStyle w:val="CommentReference"/>
        </w:rPr>
        <w:annotationRef/>
      </w:r>
      <w:r>
        <w:t>Ramez, He or Him?</w:t>
      </w:r>
    </w:p>
  </w:comment>
  <w:comment w:id="908" w:author="Brett Slote" w:date="2015-10-30T08:56:00Z" w:initials="BS">
    <w:p w14:paraId="3B1DEA29" w14:textId="77777777" w:rsidR="002758BE" w:rsidRDefault="002758BE" w:rsidP="00E35F1F">
      <w:pPr>
        <w:pStyle w:val="CommentText"/>
      </w:pPr>
      <w:r>
        <w:rPr>
          <w:rStyle w:val="CommentReference"/>
        </w:rPr>
        <w:annotationRef/>
      </w:r>
      <w:r>
        <w:t>On? By?</w:t>
      </w:r>
    </w:p>
  </w:comment>
  <w:comment w:id="909" w:author="Windows User" w:date="2015-11-21T13:15:00Z" w:initials="WU">
    <w:p w14:paraId="05ACE9CF" w14:textId="77777777" w:rsidR="002758BE" w:rsidRDefault="002758BE" w:rsidP="00E35F1F">
      <w:pPr>
        <w:pStyle w:val="CommentText"/>
      </w:pPr>
      <w:r>
        <w:rPr>
          <w:rStyle w:val="CommentReference"/>
        </w:rPr>
        <w:annotationRef/>
      </w:r>
      <w:r>
        <w:t>check</w:t>
      </w:r>
    </w:p>
  </w:comment>
  <w:comment w:id="917" w:author="Windows User" w:date="2015-10-30T08:56:00Z" w:initials="BS">
    <w:p w14:paraId="5592658B" w14:textId="77777777" w:rsidR="002758BE" w:rsidRDefault="002758BE" w:rsidP="00E35F1F">
      <w:pPr>
        <w:pStyle w:val="CommentText"/>
      </w:pPr>
      <w:r>
        <w:rPr>
          <w:rStyle w:val="CommentReference"/>
        </w:rPr>
        <w:annotationRef/>
      </w:r>
      <w:r>
        <w:t>Are the breaths referring to the inspiration of scripture, as the other translations have, or the breath of creation cf gn 1?</w:t>
      </w:r>
    </w:p>
  </w:comment>
  <w:comment w:id="918" w:author="Windows User" w:date="2015-10-30T08:56:00Z" w:initials="BS">
    <w:p w14:paraId="6C4E59F0" w14:textId="77777777" w:rsidR="002758BE" w:rsidRDefault="002758BE" w:rsidP="00E35F1F">
      <w:pPr>
        <w:pStyle w:val="CommentText"/>
      </w:pPr>
      <w:r>
        <w:rPr>
          <w:rStyle w:val="CommentReference"/>
        </w:rPr>
        <w:annotationRef/>
      </w:r>
      <w:r>
        <w:t>When we love the Name of our Lord Jesus Christ, the Name of Salvation...</w:t>
      </w:r>
    </w:p>
  </w:comment>
  <w:comment w:id="919" w:author="Windows User" w:date="2015-10-30T08:56:00Z" w:initials="BS">
    <w:p w14:paraId="14DD413A" w14:textId="77777777" w:rsidR="002758BE" w:rsidRDefault="002758BE" w:rsidP="00E35F1F">
      <w:pPr>
        <w:pStyle w:val="CommentText"/>
      </w:pPr>
      <w:r>
        <w:rPr>
          <w:rStyle w:val="CommentReference"/>
        </w:rPr>
        <w:annotationRef/>
      </w:r>
      <w:r>
        <w:t>adjective? severe?</w:t>
      </w:r>
    </w:p>
  </w:comment>
  <w:comment w:id="928" w:author="Windows User" w:date="2015-11-21T13:15:00Z" w:initials="WU">
    <w:p w14:paraId="071C1D6C" w14:textId="77777777" w:rsidR="002758BE" w:rsidRDefault="002758BE" w:rsidP="00E35F1F">
      <w:pPr>
        <w:pStyle w:val="CommentText"/>
      </w:pPr>
      <w:r>
        <w:rPr>
          <w:rStyle w:val="CommentReference"/>
        </w:rPr>
        <w:annotationRef/>
      </w:r>
      <w:r>
        <w:t>check</w:t>
      </w:r>
    </w:p>
  </w:comment>
  <w:comment w:id="930" w:author="Windows User" w:date="2015-10-30T08:56:00Z" w:initials="BS">
    <w:p w14:paraId="5CA1796C" w14:textId="77777777" w:rsidR="002758BE" w:rsidRDefault="002758BE" w:rsidP="00E35F1F">
      <w:pPr>
        <w:pStyle w:val="CommentText"/>
      </w:pPr>
      <w:r>
        <w:rPr>
          <w:rStyle w:val="CommentReference"/>
        </w:rPr>
        <w:annotationRef/>
      </w:r>
      <w:r>
        <w:t>too literal?</w:t>
      </w:r>
    </w:p>
  </w:comment>
  <w:comment w:id="933" w:author="Windows User" w:date="2015-10-30T08:56:00Z" w:initials="BS">
    <w:p w14:paraId="39BBFF20" w14:textId="77777777" w:rsidR="002758BE" w:rsidRDefault="002758BE" w:rsidP="00E35F1F">
      <w:pPr>
        <w:pStyle w:val="CommentText"/>
      </w:pPr>
      <w:r>
        <w:rPr>
          <w:rStyle w:val="CommentReference"/>
        </w:rPr>
        <w:annotationRef/>
      </w:r>
      <w:r>
        <w:t>awkward</w:t>
      </w:r>
    </w:p>
  </w:comment>
  <w:comment w:id="934" w:author="Windows User" w:date="2015-10-30T08:56:00Z" w:initials="BS">
    <w:p w14:paraId="7C372EC3" w14:textId="77777777" w:rsidR="002758BE" w:rsidRDefault="002758BE" w:rsidP="00E35F1F">
      <w:pPr>
        <w:pStyle w:val="CommentText"/>
      </w:pPr>
      <w:r>
        <w:rPr>
          <w:rStyle w:val="CommentReference"/>
        </w:rPr>
        <w:annotationRef/>
      </w:r>
      <w:r>
        <w:t>sits, less literal, but more clear?</w:t>
      </w:r>
    </w:p>
  </w:comment>
  <w:comment w:id="935" w:author="Windows User" w:date="2015-10-30T08:56:00Z" w:initials="BS">
    <w:p w14:paraId="6C09DB42" w14:textId="77777777" w:rsidR="002758BE" w:rsidRDefault="002758BE" w:rsidP="00E35F1F">
      <w:pPr>
        <w:pStyle w:val="CommentText"/>
      </w:pPr>
      <w:r>
        <w:rPr>
          <w:rStyle w:val="CommentReference"/>
        </w:rPr>
        <w:annotationRef/>
      </w:r>
      <w:r>
        <w:t>awkward</w:t>
      </w:r>
    </w:p>
  </w:comment>
  <w:comment w:id="937" w:author="Windows User" w:date="2015-10-30T08:56:00Z" w:initials="BS">
    <w:p w14:paraId="512D6CE2" w14:textId="77777777" w:rsidR="002758BE" w:rsidRDefault="002758BE" w:rsidP="00E35F1F">
      <w:pPr>
        <w:pStyle w:val="CommentText"/>
      </w:pPr>
      <w:r>
        <w:rPr>
          <w:rStyle w:val="CommentReference"/>
        </w:rPr>
        <w:annotationRef/>
      </w:r>
      <w:r>
        <w:t>terribly awkward</w:t>
      </w:r>
    </w:p>
  </w:comment>
  <w:comment w:id="938" w:author="Windows User" w:date="2015-11-21T13:16:00Z" w:initials="WU">
    <w:p w14:paraId="56B70852" w14:textId="77777777" w:rsidR="002758BE" w:rsidRDefault="002758BE" w:rsidP="00E35F1F">
      <w:pPr>
        <w:pStyle w:val="CommentText"/>
      </w:pPr>
      <w:r>
        <w:rPr>
          <w:rStyle w:val="CommentReference"/>
        </w:rPr>
        <w:annotationRef/>
      </w:r>
      <w:r>
        <w:t>check</w:t>
      </w:r>
    </w:p>
  </w:comment>
  <w:comment w:id="939" w:author="Windows User" w:date="2015-11-21T13:16:00Z" w:initials="WU">
    <w:p w14:paraId="46C7130C" w14:textId="77777777" w:rsidR="002758BE" w:rsidRDefault="002758BE" w:rsidP="00E35F1F">
      <w:pPr>
        <w:pStyle w:val="CommentText"/>
      </w:pPr>
      <w:r>
        <w:rPr>
          <w:rStyle w:val="CommentReference"/>
        </w:rPr>
        <w:annotationRef/>
      </w:r>
      <w:r>
        <w:t>check</w:t>
      </w:r>
    </w:p>
  </w:comment>
  <w:comment w:id="940" w:author="Windows User" w:date="2015-11-21T13:16:00Z" w:initials="WU">
    <w:p w14:paraId="5E32845B" w14:textId="77777777" w:rsidR="002758BE" w:rsidRDefault="002758BE" w:rsidP="00E35F1F">
      <w:pPr>
        <w:pStyle w:val="CommentText"/>
      </w:pPr>
      <w:r>
        <w:rPr>
          <w:rStyle w:val="CommentReference"/>
        </w:rPr>
        <w:annotationRef/>
      </w:r>
      <w:r>
        <w:t>check</w:t>
      </w:r>
    </w:p>
  </w:comment>
  <w:comment w:id="941" w:author="Windows User" w:date="2015-11-21T13:16:00Z" w:initials="WU">
    <w:p w14:paraId="530C7E75" w14:textId="77777777" w:rsidR="002758BE" w:rsidRDefault="002758BE" w:rsidP="00E35F1F">
      <w:pPr>
        <w:pStyle w:val="CommentText"/>
      </w:pPr>
      <w:r>
        <w:rPr>
          <w:rStyle w:val="CommentReference"/>
        </w:rPr>
        <w:annotationRef/>
      </w:r>
      <w:r>
        <w:t>check</w:t>
      </w:r>
    </w:p>
  </w:comment>
  <w:comment w:id="944" w:author="Windows User" w:date="2015-10-30T08:56:00Z" w:initials="BS">
    <w:p w14:paraId="215C41D2" w14:textId="77777777" w:rsidR="002758BE" w:rsidRDefault="002758BE" w:rsidP="00E35F1F">
      <w:pPr>
        <w:pStyle w:val="CommentText"/>
      </w:pPr>
      <w:r>
        <w:rPr>
          <w:rStyle w:val="CommentReference"/>
        </w:rPr>
        <w:annotationRef/>
      </w:r>
      <w:r>
        <w:t>sat?</w:t>
      </w:r>
    </w:p>
  </w:comment>
  <w:comment w:id="945" w:author="Windows User" w:date="2015-11-21T13:17:00Z" w:initials="WU">
    <w:p w14:paraId="6B55DDAB" w14:textId="77777777" w:rsidR="002758BE" w:rsidRDefault="002758BE" w:rsidP="00E35F1F">
      <w:pPr>
        <w:pStyle w:val="CommentText"/>
      </w:pPr>
      <w:r>
        <w:rPr>
          <w:rStyle w:val="CommentReference"/>
        </w:rPr>
        <w:annotationRef/>
      </w:r>
      <w:r>
        <w:t>check</w:t>
      </w:r>
    </w:p>
  </w:comment>
  <w:comment w:id="946" w:author="Windows User" w:date="2015-11-21T13:17:00Z" w:initials="WU">
    <w:p w14:paraId="5825D4CB" w14:textId="77777777" w:rsidR="002758BE" w:rsidRDefault="002758BE" w:rsidP="00E35F1F">
      <w:pPr>
        <w:pStyle w:val="CommentText"/>
      </w:pPr>
      <w:r>
        <w:rPr>
          <w:rStyle w:val="CommentReference"/>
        </w:rPr>
        <w:annotationRef/>
      </w:r>
      <w:r>
        <w:t>check</w:t>
      </w:r>
    </w:p>
  </w:comment>
  <w:comment w:id="949" w:author="Windows User" w:date="2015-10-30T08:56:00Z" w:initials="BS">
    <w:p w14:paraId="3E614A56" w14:textId="77777777" w:rsidR="002758BE" w:rsidRDefault="002758BE" w:rsidP="00E35F1F">
      <w:pPr>
        <w:pStyle w:val="CommentText"/>
      </w:pPr>
      <w:r>
        <w:rPr>
          <w:rStyle w:val="CommentReference"/>
        </w:rPr>
        <w:annotationRef/>
      </w:r>
      <w:r>
        <w:t>entered and come forth, or entered through it?</w:t>
      </w:r>
    </w:p>
  </w:comment>
  <w:comment w:id="950" w:author="Windows User" w:date="2015-10-30T08:56:00Z" w:initials="BS">
    <w:p w14:paraId="356D8FDF" w14:textId="77777777" w:rsidR="002758BE" w:rsidRDefault="002758BE" w:rsidP="00E35F1F">
      <w:pPr>
        <w:pStyle w:val="CommentText"/>
      </w:pPr>
      <w:r>
        <w:rPr>
          <w:rStyle w:val="CommentReference"/>
        </w:rPr>
        <w:annotationRef/>
      </w:r>
      <w:r>
        <w:t>appearing?</w:t>
      </w:r>
    </w:p>
  </w:comment>
  <w:comment w:id="951" w:author="Windows User" w:date="2015-10-30T08:56:00Z" w:initials="BS">
    <w:p w14:paraId="4735348E" w14:textId="77777777" w:rsidR="002758BE" w:rsidRDefault="002758BE" w:rsidP="00E35F1F">
      <w:pPr>
        <w:pStyle w:val="CommentText"/>
      </w:pPr>
      <w:r>
        <w:rPr>
          <w:rStyle w:val="CommentReference"/>
        </w:rPr>
        <w:annotationRef/>
      </w:r>
      <w:r>
        <w:t>He</w:t>
      </w:r>
    </w:p>
  </w:comment>
  <w:comment w:id="958" w:author="Windows User" w:date="2015-10-30T08:56:00Z" w:initials="BS">
    <w:p w14:paraId="5F2DFD8E" w14:textId="77777777" w:rsidR="002758BE" w:rsidRDefault="002758BE" w:rsidP="00E35F1F">
      <w:pPr>
        <w:pStyle w:val="CommentText"/>
      </w:pPr>
      <w:r>
        <w:rPr>
          <w:rStyle w:val="CommentReference"/>
        </w:rPr>
        <w:annotationRef/>
      </w:r>
      <w:r>
        <w:t>I feel like upon sounds better here and below</w:t>
      </w:r>
    </w:p>
  </w:comment>
  <w:comment w:id="959" w:author="Brett Slote" w:date="2016-08-19T08:52:00Z" w:initials="BS">
    <w:p w14:paraId="1CA371D1" w14:textId="31C866C9" w:rsidR="002758BE" w:rsidRDefault="002758BE">
      <w:pPr>
        <w:pStyle w:val="CommentText"/>
      </w:pPr>
      <w:r>
        <w:rPr>
          <w:rStyle w:val="CommentReference"/>
        </w:rPr>
        <w:annotationRef/>
      </w:r>
      <w:r>
        <w:t>Should this be crush?</w:t>
      </w:r>
    </w:p>
  </w:comment>
  <w:comment w:id="960" w:author="Windows User" w:date="2015-10-30T08:56:00Z" w:initials="BS">
    <w:p w14:paraId="7D69D9EF" w14:textId="77777777" w:rsidR="002758BE" w:rsidRDefault="002758BE" w:rsidP="00E35F1F">
      <w:pPr>
        <w:pStyle w:val="CommentText"/>
      </w:pPr>
      <w:r>
        <w:rPr>
          <w:rStyle w:val="CommentReference"/>
        </w:rPr>
        <w:annotationRef/>
      </w:r>
      <w:r>
        <w:t>awkward. Crush under our feet or crush within us? Even if feet not literally there, needed to complete the implied thought in english.</w:t>
      </w:r>
    </w:p>
  </w:comment>
  <w:comment w:id="968" w:author="Windows User" w:date="2015-10-30T08:56:00Z" w:initials="BS">
    <w:p w14:paraId="60DA9970" w14:textId="77777777" w:rsidR="002758BE" w:rsidRDefault="002758BE" w:rsidP="00E35F1F">
      <w:pPr>
        <w:pStyle w:val="CommentText"/>
      </w:pPr>
      <w:r>
        <w:rPr>
          <w:rStyle w:val="CommentReference"/>
        </w:rPr>
        <w:annotationRef/>
      </w:r>
      <w:r>
        <w:t>a? I know virgin doesn't sound right. Nor virginal. But a virgin seems to cheapen the thought...</w:t>
      </w:r>
    </w:p>
  </w:comment>
  <w:comment w:id="970" w:author="Windows User" w:date="2015-10-30T08:56:00Z" w:initials="BS">
    <w:p w14:paraId="3D3D58F2" w14:textId="77777777" w:rsidR="002758BE" w:rsidRDefault="002758BE" w:rsidP="00E35F1F">
      <w:pPr>
        <w:pStyle w:val="CommentText"/>
      </w:pPr>
      <w:r>
        <w:rPr>
          <w:rStyle w:val="CommentReference"/>
        </w:rPr>
        <w:annotationRef/>
      </w:r>
      <w:r>
        <w:t>annulled has connotation from catholicism of never having been. I like abolished better. Sounds more poetic like too.</w:t>
      </w:r>
    </w:p>
  </w:comment>
  <w:comment w:id="973" w:author="Windows User" w:date="2015-10-30T08:56:00Z" w:initials="BS">
    <w:p w14:paraId="758A0E08" w14:textId="77777777" w:rsidR="002758BE" w:rsidRDefault="002758BE" w:rsidP="00E35F1F">
      <w:pPr>
        <w:pStyle w:val="CommentText"/>
      </w:pPr>
      <w:r>
        <w:rPr>
          <w:rStyle w:val="CommentReference"/>
        </w:rPr>
        <w:annotationRef/>
      </w:r>
      <w:r>
        <w:t>yes, it is a continuous thought. But this and next are complete sentences in themselves.</w:t>
      </w:r>
    </w:p>
  </w:comment>
  <w:comment w:id="974" w:author="Windows User" w:date="2015-10-30T08:56:00Z" w:initials="BS">
    <w:p w14:paraId="4C494C1B" w14:textId="77777777" w:rsidR="002758BE" w:rsidRDefault="002758BE" w:rsidP="00E35F1F">
      <w:pPr>
        <w:pStyle w:val="CommentText"/>
      </w:pPr>
      <w:r>
        <w:rPr>
          <w:rStyle w:val="CommentReference"/>
        </w:rPr>
        <w:annotationRef/>
      </w:r>
      <w:r>
        <w:t>revealed almost makes sense here... but not with the next line having "said"</w:t>
      </w:r>
    </w:p>
  </w:comment>
  <w:comment w:id="975" w:author="Windows User" w:date="2015-10-30T08:56:00Z" w:initials="BS">
    <w:p w14:paraId="32F983BF" w14:textId="77777777" w:rsidR="002758BE" w:rsidRDefault="002758BE" w:rsidP="00E35F1F">
      <w:pPr>
        <w:pStyle w:val="CommentText"/>
      </w:pPr>
      <w:r>
        <w:rPr>
          <w:rStyle w:val="CommentReference"/>
        </w:rPr>
        <w:annotationRef/>
      </w:r>
      <w:r>
        <w:t>repeat quotes or contiguious?</w:t>
      </w:r>
    </w:p>
  </w:comment>
  <w:comment w:id="976" w:author="Windows User" w:date="2015-10-30T08:56:00Z" w:initials="BS">
    <w:p w14:paraId="29400B5B" w14:textId="77777777" w:rsidR="002758BE" w:rsidRDefault="002758BE" w:rsidP="00E35F1F">
      <w:pPr>
        <w:pStyle w:val="CommentText"/>
      </w:pPr>
      <w:r>
        <w:rPr>
          <w:rStyle w:val="CommentReference"/>
        </w:rPr>
        <w:annotationRef/>
      </w:r>
      <w:r>
        <w:t>in strength?</w:t>
      </w:r>
    </w:p>
  </w:comment>
  <w:comment w:id="977" w:author="Windows User" w:date="2015-10-30T08:56:00Z" w:initials="BS">
    <w:p w14:paraId="19007B27" w14:textId="77777777" w:rsidR="002758BE" w:rsidRDefault="002758BE" w:rsidP="00E35F1F">
      <w:pPr>
        <w:pStyle w:val="CommentText"/>
      </w:pPr>
      <w:r>
        <w:rPr>
          <w:rStyle w:val="CommentReference"/>
        </w:rPr>
        <w:annotationRef/>
      </w:r>
      <w:r>
        <w:t>in the tune it just sounds more emphatic dropping the "both"</w:t>
      </w:r>
    </w:p>
  </w:comment>
  <w:comment w:id="979" w:author="Windows User" w:date="2015-10-30T08:56:00Z" w:initials="BS">
    <w:p w14:paraId="42813985" w14:textId="77777777" w:rsidR="002758BE" w:rsidRDefault="002758BE" w:rsidP="00E35F1F">
      <w:pPr>
        <w:pStyle w:val="CommentText"/>
      </w:pPr>
      <w:r>
        <w:rPr>
          <w:rStyle w:val="CommentReference"/>
        </w:rPr>
        <w:annotationRef/>
      </w:r>
      <w:r>
        <w:t>theotokos, not mav em ef Nooti</w:t>
      </w:r>
    </w:p>
  </w:comment>
  <w:comment w:id="980" w:author="Windows User" w:date="2015-10-30T08:56:00Z" w:initials="BS">
    <w:p w14:paraId="72887F8D" w14:textId="77777777" w:rsidR="002758BE" w:rsidRDefault="002758BE" w:rsidP="00E35F1F">
      <w:pPr>
        <w:pStyle w:val="CommentText"/>
      </w:pPr>
      <w:r>
        <w:rPr>
          <w:rStyle w:val="CommentReference"/>
        </w:rPr>
        <w:annotationRef/>
      </w:r>
      <w:r>
        <w:t>in?</w:t>
      </w:r>
    </w:p>
  </w:comment>
  <w:comment w:id="982" w:author="Windows User" w:date="2015-10-30T08:56:00Z" w:initials="BS">
    <w:p w14:paraId="79923510" w14:textId="77777777" w:rsidR="002758BE" w:rsidRDefault="002758BE" w:rsidP="00E35F1F">
      <w:pPr>
        <w:pStyle w:val="CommentText"/>
      </w:pPr>
      <w:r>
        <w:rPr>
          <w:rStyle w:val="CommentReference"/>
        </w:rPr>
        <w:annotationRef/>
      </w:r>
      <w:r>
        <w:t>it's literally "And" but that leaves too much grammatical ambiguity that tends towards nonsensical parsing.</w:t>
      </w:r>
    </w:p>
  </w:comment>
  <w:comment w:id="983" w:author="Windows User" w:date="2015-10-30T08:56:00Z" w:initials="BS">
    <w:p w14:paraId="790A95EE" w14:textId="77777777" w:rsidR="002758BE" w:rsidRDefault="002758BE" w:rsidP="00E35F1F">
      <w:pPr>
        <w:pStyle w:val="CommentText"/>
      </w:pPr>
      <w:r>
        <w:rPr>
          <w:rStyle w:val="CommentReference"/>
        </w:rPr>
        <w:annotationRef/>
      </w:r>
      <w:r>
        <w:t>tense?</w:t>
      </w:r>
    </w:p>
  </w:comment>
  <w:comment w:id="985" w:author="Windows User" w:date="2015-10-30T08:56:00Z" w:initials="BS">
    <w:p w14:paraId="2626B3B0" w14:textId="77777777" w:rsidR="002758BE" w:rsidRDefault="002758BE" w:rsidP="00E35F1F">
      <w:pPr>
        <w:pStyle w:val="CommentText"/>
      </w:pPr>
      <w:r>
        <w:rPr>
          <w:rStyle w:val="CommentReference"/>
        </w:rPr>
        <w:annotationRef/>
      </w:r>
      <w:r>
        <w:t>too far for a pronoun</w:t>
      </w:r>
    </w:p>
  </w:comment>
  <w:comment w:id="986" w:author="Windows User" w:date="2015-10-30T08:56:00Z" w:initials="BS">
    <w:p w14:paraId="35C833E4" w14:textId="77777777" w:rsidR="002758BE" w:rsidRDefault="002758BE" w:rsidP="00E35F1F">
      <w:pPr>
        <w:pStyle w:val="CommentText"/>
      </w:pPr>
      <w:r>
        <w:rPr>
          <w:rStyle w:val="CommentReference"/>
        </w:rPr>
        <w:annotationRef/>
      </w:r>
      <w:r>
        <w:t>deemed or made?</w:t>
      </w:r>
    </w:p>
  </w:comment>
  <w:comment w:id="988" w:author="Windows User" w:date="2015-10-30T08:56:00Z" w:initials="BS">
    <w:p w14:paraId="5C7B7A35" w14:textId="77777777" w:rsidR="002758BE" w:rsidRDefault="002758BE" w:rsidP="00E35F1F">
      <w:pPr>
        <w:pStyle w:val="CommentText"/>
      </w:pPr>
      <w:r>
        <w:rPr>
          <w:rStyle w:val="CommentReference"/>
        </w:rPr>
        <w:annotationRef/>
      </w:r>
      <w:r>
        <w:t>coptic is heavens of heavens, but we usually say heaven of heavens.</w:t>
      </w:r>
    </w:p>
  </w:comment>
  <w:comment w:id="990" w:author="Windows User" w:date="2015-10-30T08:56:00Z" w:initials="BS">
    <w:p w14:paraId="080C2EEE" w14:textId="77777777" w:rsidR="002758BE" w:rsidRDefault="002758BE" w:rsidP="00E35F1F">
      <w:pPr>
        <w:pStyle w:val="CommentText"/>
      </w:pPr>
      <w:r>
        <w:rPr>
          <w:rStyle w:val="CommentReference"/>
        </w:rPr>
        <w:annotationRef/>
      </w:r>
      <w:r>
        <w:t>rises or shines?</w:t>
      </w:r>
    </w:p>
  </w:comment>
  <w:comment w:id="993" w:author="Windows User" w:date="2015-10-30T08:56:00Z" w:initials="BS">
    <w:p w14:paraId="5671149C" w14:textId="77777777" w:rsidR="002758BE" w:rsidRDefault="002758BE" w:rsidP="00E35F1F">
      <w:pPr>
        <w:pStyle w:val="CommentText"/>
      </w:pPr>
      <w:r>
        <w:rPr>
          <w:rStyle w:val="CommentReference"/>
        </w:rPr>
        <w:annotationRef/>
      </w:r>
      <w:r>
        <w:t>destroyed or damaged?</w:t>
      </w:r>
    </w:p>
  </w:comment>
  <w:comment w:id="1001" w:author="Windows User" w:date="2015-10-30T08:56:00Z" w:initials="BS">
    <w:p w14:paraId="4B308EB2" w14:textId="77777777" w:rsidR="002758BE" w:rsidRDefault="002758BE" w:rsidP="00E35F1F">
      <w:pPr>
        <w:pStyle w:val="CommentText"/>
      </w:pPr>
      <w:r>
        <w:rPr>
          <w:rStyle w:val="CommentReference"/>
        </w:rPr>
        <w:annotationRef/>
      </w:r>
      <w:r>
        <w:t>servant, or slave?</w:t>
      </w:r>
    </w:p>
  </w:comment>
  <w:comment w:id="1002" w:author="Windows User" w:date="2015-10-30T08:56:00Z" w:initials="BS">
    <w:p w14:paraId="20DF1D54" w14:textId="77777777" w:rsidR="002758BE" w:rsidRDefault="002758BE" w:rsidP="00E35F1F">
      <w:pPr>
        <w:pStyle w:val="CommentText"/>
      </w:pPr>
      <w:r>
        <w:rPr>
          <w:rStyle w:val="CommentReference"/>
        </w:rPr>
        <w:annotationRef/>
      </w:r>
      <w:r>
        <w:t>Feels way too literal</w:t>
      </w:r>
    </w:p>
  </w:comment>
  <w:comment w:id="1003" w:author="Windows User" w:date="2015-11-21T13:18:00Z" w:initials="WU">
    <w:p w14:paraId="2A74F11D" w14:textId="77777777" w:rsidR="002758BE" w:rsidRDefault="002758BE" w:rsidP="00E35F1F">
      <w:pPr>
        <w:pStyle w:val="CommentText"/>
      </w:pPr>
      <w:r>
        <w:rPr>
          <w:rStyle w:val="CommentReference"/>
        </w:rPr>
        <w:annotationRef/>
      </w:r>
      <w:r>
        <w:t>check</w:t>
      </w:r>
    </w:p>
  </w:comment>
  <w:comment w:id="1011" w:author="Windows User" w:date="2015-10-30T08:56:00Z" w:initials="BS">
    <w:p w14:paraId="6352B7F4" w14:textId="77777777" w:rsidR="002758BE" w:rsidRDefault="002758BE"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1013" w:author="Windows User" w:date="2015-10-30T08:56:00Z" w:initials="BS">
    <w:p w14:paraId="77680459" w14:textId="77777777" w:rsidR="002758BE" w:rsidRDefault="002758BE" w:rsidP="00E35F1F">
      <w:pPr>
        <w:pStyle w:val="CommentText"/>
      </w:pPr>
      <w:r>
        <w:rPr>
          <w:rStyle w:val="CommentReference"/>
        </w:rPr>
        <w:annotationRef/>
      </w:r>
      <w:r>
        <w:t>was incarnate or took flesh? Need a decision for this common phrase.</w:t>
      </w:r>
    </w:p>
  </w:comment>
  <w:comment w:id="1019" w:author="Windows User" w:date="2015-10-30T08:56:00Z" w:initials="BS">
    <w:p w14:paraId="61EAF48D" w14:textId="77777777" w:rsidR="002758BE" w:rsidRDefault="002758BE" w:rsidP="00E35F1F">
      <w:pPr>
        <w:pStyle w:val="CommentText"/>
      </w:pPr>
      <w:r>
        <w:rPr>
          <w:rStyle w:val="CommentReference"/>
        </w:rPr>
        <w:annotationRef/>
      </w:r>
      <w:r>
        <w:t>Altar/The place where the Sacrifice is offered, is clearly not right. But Temple? Or Holy of Holies?</w:t>
      </w:r>
    </w:p>
  </w:comment>
  <w:comment w:id="1022" w:author="Windows User" w:date="2015-10-30T08:56:00Z" w:initials="BS">
    <w:p w14:paraId="0DB4A25D" w14:textId="77777777" w:rsidR="002758BE" w:rsidRDefault="002758BE" w:rsidP="00E35F1F">
      <w:pPr>
        <w:pStyle w:val="CommentText"/>
      </w:pPr>
      <w:r>
        <w:rPr>
          <w:rStyle w:val="CommentReference"/>
        </w:rPr>
        <w:annotationRef/>
      </w:r>
      <w:r>
        <w:t>I think infinite captures the meaning of uncircumscript in a more approachable way.</w:t>
      </w:r>
    </w:p>
  </w:comment>
  <w:comment w:id="1023" w:author="Windows User" w:date="2015-10-30T08:56:00Z" w:initials="BS">
    <w:p w14:paraId="65C574CB" w14:textId="77777777" w:rsidR="002758BE" w:rsidRDefault="002758BE" w:rsidP="00E35F1F">
      <w:pPr>
        <w:pStyle w:val="CommentText"/>
      </w:pPr>
      <w:r>
        <w:rPr>
          <w:rStyle w:val="CommentReference"/>
        </w:rPr>
        <w:annotationRef/>
      </w:r>
      <w:r>
        <w:t>net or hook?</w:t>
      </w:r>
    </w:p>
  </w:comment>
  <w:comment w:id="1024" w:author="Windows User" w:date="2015-10-30T08:56:00Z" w:initials="BS">
    <w:p w14:paraId="631E73A0" w14:textId="77777777" w:rsidR="002758BE" w:rsidRDefault="002758BE" w:rsidP="00E35F1F">
      <w:pPr>
        <w:pStyle w:val="CommentText"/>
      </w:pPr>
      <w:r>
        <w:rPr>
          <w:rStyle w:val="CommentReference"/>
        </w:rPr>
        <w:annotationRef/>
      </w:r>
      <w:r>
        <w:t>Instructing them in the worship?</w:t>
      </w:r>
    </w:p>
  </w:comment>
  <w:comment w:id="1025" w:author="Windows User" w:date="2015-10-30T08:56:00Z" w:initials="BS">
    <w:p w14:paraId="22469FD6" w14:textId="77777777" w:rsidR="002758BE" w:rsidRDefault="002758BE" w:rsidP="00E35F1F">
      <w:pPr>
        <w:pStyle w:val="CommentText"/>
      </w:pPr>
      <w:r>
        <w:rPr>
          <w:rStyle w:val="CommentReference"/>
        </w:rPr>
        <w:annotationRef/>
      </w:r>
      <w:r>
        <w:t>what does this mean?</w:t>
      </w:r>
    </w:p>
  </w:comment>
  <w:comment w:id="1026" w:author="Windows User" w:date="2015-10-30T08:56:00Z" w:initials="BS">
    <w:p w14:paraId="0A6E9F00" w14:textId="77777777" w:rsidR="002758BE" w:rsidRDefault="002758BE" w:rsidP="00E35F1F">
      <w:pPr>
        <w:pStyle w:val="CommentText"/>
      </w:pPr>
      <w:r>
        <w:rPr>
          <w:rStyle w:val="CommentReference"/>
        </w:rPr>
        <w:annotationRef/>
      </w:r>
      <w:r>
        <w:t>Path? Or Way? i.e. Christ?</w:t>
      </w:r>
    </w:p>
  </w:comment>
  <w:comment w:id="1027" w:author="Windows User" w:date="2015-10-30T08:56:00Z" w:initials="BS">
    <w:p w14:paraId="50D676B3" w14:textId="77777777" w:rsidR="002758BE" w:rsidRDefault="002758BE" w:rsidP="00E35F1F">
      <w:pPr>
        <w:pStyle w:val="CommentText"/>
      </w:pPr>
      <w:r>
        <w:rPr>
          <w:rStyle w:val="CommentReference"/>
        </w:rPr>
        <w:annotationRef/>
      </w:r>
      <w:r>
        <w:t>forward to? Or towards?</w:t>
      </w:r>
    </w:p>
  </w:comment>
  <w:comment w:id="1028" w:author="Windows User" w:date="2015-10-30T08:56:00Z" w:initials="BS">
    <w:p w14:paraId="4E94979B" w14:textId="77777777" w:rsidR="002758BE" w:rsidRDefault="002758BE" w:rsidP="00E35F1F">
      <w:pPr>
        <w:pStyle w:val="CommentText"/>
      </w:pPr>
      <w:r>
        <w:rPr>
          <w:rStyle w:val="CommentReference"/>
        </w:rPr>
        <w:annotationRef/>
      </w:r>
      <w:r>
        <w:t>gladness</w:t>
      </w:r>
    </w:p>
  </w:comment>
  <w:comment w:id="1036" w:author="Windows User" w:date="2015-10-30T08:56:00Z" w:initials="BS">
    <w:p w14:paraId="3588E256" w14:textId="77777777" w:rsidR="002758BE" w:rsidRDefault="002758BE" w:rsidP="00E35F1F">
      <w:pPr>
        <w:pStyle w:val="CommentText"/>
      </w:pPr>
      <w:r>
        <w:rPr>
          <w:rStyle w:val="CommentReference"/>
        </w:rPr>
        <w:annotationRef/>
      </w:r>
      <w:r>
        <w:t>Inclined to switch to L.A. ordering, but probably better to be consistent with Black.</w:t>
      </w:r>
    </w:p>
  </w:comment>
  <w:comment w:id="1037" w:author="Windows User" w:date="2015-10-30T08:56:00Z" w:initials="BS">
    <w:p w14:paraId="5F5FCC97" w14:textId="77777777" w:rsidR="002758BE" w:rsidRDefault="002758BE" w:rsidP="00E35F1F">
      <w:pPr>
        <w:pStyle w:val="CommentText"/>
      </w:pPr>
      <w:r>
        <w:rPr>
          <w:rStyle w:val="CommentReference"/>
        </w:rPr>
        <w:annotationRef/>
      </w:r>
      <w:r>
        <w:t>Everyday or a day?</w:t>
      </w:r>
    </w:p>
  </w:comment>
  <w:comment w:id="1038" w:author="Windows User" w:date="2015-10-30T08:56:00Z" w:initials="BS">
    <w:p w14:paraId="7938A467" w14:textId="77777777" w:rsidR="002758BE" w:rsidRDefault="002758BE" w:rsidP="00E35F1F">
      <w:pPr>
        <w:pStyle w:val="CommentText"/>
      </w:pPr>
      <w:r>
        <w:rPr>
          <w:rStyle w:val="CommentReference"/>
        </w:rPr>
        <w:annotationRef/>
      </w:r>
      <w:r>
        <w:t>not delight. Maybe joy instead of esctasy?</w:t>
      </w:r>
    </w:p>
  </w:comment>
  <w:comment w:id="1039" w:author="Windows User" w:date="2015-10-30T08:56:00Z" w:initials="BS">
    <w:p w14:paraId="0D0804AC" w14:textId="77777777" w:rsidR="002758BE" w:rsidRDefault="002758BE" w:rsidP="00E35F1F">
      <w:pPr>
        <w:pStyle w:val="CommentText"/>
      </w:pPr>
      <w:r>
        <w:rPr>
          <w:rStyle w:val="CommentReference"/>
        </w:rPr>
        <w:annotationRef/>
      </w:r>
      <w:r>
        <w:t>glory, splendor or beauty?</w:t>
      </w:r>
    </w:p>
  </w:comment>
  <w:comment w:id="1040" w:author="Windows User" w:date="2015-10-30T08:56:00Z" w:initials="BS">
    <w:p w14:paraId="07A7FAB4" w14:textId="77777777" w:rsidR="002758BE" w:rsidRDefault="002758BE" w:rsidP="00E35F1F">
      <w:pPr>
        <w:pStyle w:val="CommentText"/>
      </w:pPr>
      <w:r>
        <w:rPr>
          <w:rStyle w:val="CommentReference"/>
        </w:rPr>
        <w:annotationRef/>
      </w:r>
      <w:r>
        <w:t>from or and?</w:t>
      </w:r>
    </w:p>
  </w:comment>
  <w:comment w:id="1041" w:author="Windows User" w:date="2015-10-30T08:56:00Z" w:initials="BS">
    <w:p w14:paraId="5249720E" w14:textId="77777777" w:rsidR="002758BE" w:rsidRDefault="002758BE" w:rsidP="00E35F1F">
      <w:pPr>
        <w:pStyle w:val="CommentText"/>
      </w:pPr>
      <w:r>
        <w:rPr>
          <w:rStyle w:val="CommentReference"/>
        </w:rPr>
        <w:annotationRef/>
      </w:r>
      <w:r>
        <w:t>What prophet? Why did abouna redact this?</w:t>
      </w:r>
    </w:p>
  </w:comment>
  <w:comment w:id="1042" w:author="Windows User" w:date="2015-10-30T08:56:00Z" w:initials="BS">
    <w:p w14:paraId="66A9526F" w14:textId="77777777" w:rsidR="002758BE" w:rsidRDefault="002758BE" w:rsidP="00E35F1F">
      <w:pPr>
        <w:pStyle w:val="CommentText"/>
      </w:pPr>
      <w:r>
        <w:rPr>
          <w:rStyle w:val="CommentReference"/>
        </w:rPr>
        <w:annotationRef/>
      </w:r>
      <w:r>
        <w:t>Doesn't this say you are beyond beginning, or something to that effect? Beyond the beginning from which even time arose?</w:t>
      </w:r>
    </w:p>
  </w:comment>
  <w:comment w:id="1043" w:author="Windows User" w:date="2015-10-30T08:56:00Z" w:initials="BS">
    <w:p w14:paraId="08CC53E1" w14:textId="77777777" w:rsidR="002758BE" w:rsidRDefault="002758BE" w:rsidP="00E35F1F">
      <w:pPr>
        <w:pStyle w:val="CommentText"/>
      </w:pPr>
      <w:r>
        <w:rPr>
          <w:rStyle w:val="CommentReference"/>
        </w:rPr>
        <w:annotationRef/>
      </w:r>
      <w:r>
        <w:t>is this right?</w:t>
      </w:r>
    </w:p>
  </w:comment>
  <w:comment w:id="1044" w:author="Windows User" w:date="2015-10-30T08:56:00Z" w:initials="BS">
    <w:p w14:paraId="21BA9344" w14:textId="77777777" w:rsidR="002758BE" w:rsidRDefault="002758BE" w:rsidP="00E35F1F">
      <w:pPr>
        <w:pStyle w:val="CommentText"/>
      </w:pPr>
      <w:r>
        <w:rPr>
          <w:rStyle w:val="CommentReference"/>
        </w:rPr>
        <w:annotationRef/>
      </w:r>
      <w:r>
        <w:t>isn't it of?</w:t>
      </w:r>
    </w:p>
  </w:comment>
  <w:comment w:id="1045" w:author="Windows User" w:date="2015-10-30T08:56:00Z" w:initials="BS">
    <w:p w14:paraId="0DB057D8" w14:textId="77777777" w:rsidR="002758BE" w:rsidRDefault="002758BE" w:rsidP="00E35F1F">
      <w:pPr>
        <w:pStyle w:val="CommentText"/>
      </w:pPr>
      <w:r>
        <w:rPr>
          <w:rStyle w:val="CommentReference"/>
        </w:rPr>
        <w:annotationRef/>
      </w:r>
      <w:r>
        <w:t>isn't it blesses?</w:t>
      </w:r>
    </w:p>
  </w:comment>
  <w:comment w:id="1046" w:author="Windows User" w:date="2015-10-30T08:56:00Z" w:initials="BS">
    <w:p w14:paraId="4126BF87" w14:textId="77777777" w:rsidR="002758BE" w:rsidRDefault="002758BE" w:rsidP="00E35F1F">
      <w:pPr>
        <w:pStyle w:val="CommentText"/>
      </w:pPr>
      <w:r>
        <w:rPr>
          <w:rStyle w:val="CommentReference"/>
        </w:rPr>
        <w:annotationRef/>
      </w:r>
      <w:r>
        <w:t>blessing or blessing?</w:t>
      </w:r>
    </w:p>
  </w:comment>
  <w:comment w:id="1047" w:author="Windows User" w:date="2015-10-30T08:56:00Z" w:initials="BS">
    <w:p w14:paraId="068E7184" w14:textId="77777777" w:rsidR="002758BE" w:rsidRDefault="002758BE" w:rsidP="00E35F1F">
      <w:pPr>
        <w:pStyle w:val="CommentText"/>
      </w:pPr>
      <w:r>
        <w:rPr>
          <w:rStyle w:val="CommentReference"/>
        </w:rPr>
        <w:annotationRef/>
      </w:r>
      <w:r>
        <w:t>the other translations seem not to like abouna's contractions...</w:t>
      </w:r>
    </w:p>
  </w:comment>
  <w:comment w:id="1048" w:author="Windows User" w:date="2015-10-30T08:56:00Z" w:initials="BS">
    <w:p w14:paraId="21A595C5" w14:textId="77777777" w:rsidR="002758BE" w:rsidRDefault="002758BE" w:rsidP="00E35F1F">
      <w:pPr>
        <w:pStyle w:val="CommentText"/>
      </w:pPr>
      <w:r>
        <w:rPr>
          <w:rStyle w:val="CommentReference"/>
        </w:rPr>
        <w:annotationRef/>
      </w:r>
      <w:r>
        <w:t>perfect or true?</w:t>
      </w:r>
    </w:p>
  </w:comment>
  <w:comment w:id="1051" w:author="Windows User" w:date="2015-11-21T13:21:00Z" w:initials="WU">
    <w:p w14:paraId="686F5E9C" w14:textId="77777777" w:rsidR="002758BE" w:rsidRDefault="002758BE" w:rsidP="00E35F1F">
      <w:pPr>
        <w:pStyle w:val="CommentText"/>
      </w:pPr>
      <w:r>
        <w:rPr>
          <w:rStyle w:val="CommentReference"/>
        </w:rPr>
        <w:annotationRef/>
      </w:r>
    </w:p>
  </w:comment>
  <w:comment w:id="1058" w:author="Windows User" w:date="2015-10-30T08:56:00Z" w:initials="BS">
    <w:p w14:paraId="138D81C8" w14:textId="77777777" w:rsidR="002758BE" w:rsidRDefault="002758BE" w:rsidP="00E35F1F">
      <w:pPr>
        <w:pStyle w:val="CommentText"/>
      </w:pPr>
      <w:r>
        <w:rPr>
          <w:rStyle w:val="CommentReference"/>
        </w:rPr>
        <w:annotationRef/>
      </w:r>
      <w:r>
        <w:t>which word is right?</w:t>
      </w:r>
    </w:p>
  </w:comment>
  <w:comment w:id="1059" w:author="Windows User" w:date="2015-10-30T08:56:00Z" w:initials="BS">
    <w:p w14:paraId="36B899D8" w14:textId="77777777" w:rsidR="002758BE" w:rsidRDefault="002758BE" w:rsidP="00E35F1F">
      <w:pPr>
        <w:pStyle w:val="CommentText"/>
      </w:pPr>
      <w:r>
        <w:rPr>
          <w:rStyle w:val="CommentReference"/>
        </w:rPr>
        <w:annotationRef/>
      </w:r>
      <w:r>
        <w:t>wise?</w:t>
      </w:r>
    </w:p>
  </w:comment>
  <w:comment w:id="1061" w:author="Windows User" w:date="2015-10-30T08:56:00Z" w:initials="BS">
    <w:p w14:paraId="62F2B22F" w14:textId="77777777" w:rsidR="002758BE" w:rsidRDefault="002758BE" w:rsidP="00E35F1F">
      <w:pPr>
        <w:pStyle w:val="CommentText"/>
      </w:pPr>
      <w:r>
        <w:rPr>
          <w:rStyle w:val="CommentReference"/>
        </w:rPr>
        <w:annotationRef/>
      </w:r>
      <w:r>
        <w:t>bride, or bridal chamber?</w:t>
      </w:r>
    </w:p>
  </w:comment>
  <w:comment w:id="1062" w:author="Windows User" w:date="2015-10-30T08:56:00Z" w:initials="BS">
    <w:p w14:paraId="13AA9031" w14:textId="77777777" w:rsidR="002758BE" w:rsidRDefault="002758BE" w:rsidP="00E35F1F">
      <w:pPr>
        <w:pStyle w:val="CommentText"/>
      </w:pPr>
      <w:r>
        <w:rPr>
          <w:rStyle w:val="CommentReference"/>
        </w:rPr>
        <w:annotationRef/>
      </w:r>
      <w:r>
        <w:t>truth, logos, or true logos?</w:t>
      </w:r>
    </w:p>
  </w:comment>
  <w:comment w:id="1063" w:author="Windows User" w:date="2015-10-30T08:56:00Z" w:initials="BS">
    <w:p w14:paraId="116A567C" w14:textId="77777777" w:rsidR="002758BE" w:rsidRDefault="002758BE" w:rsidP="00E35F1F">
      <w:pPr>
        <w:pStyle w:val="CommentText"/>
      </w:pPr>
      <w:r>
        <w:rPr>
          <w:rStyle w:val="CommentReference"/>
        </w:rPr>
        <w:annotationRef/>
      </w:r>
      <w:r>
        <w:t>redeemed or saved?</w:t>
      </w:r>
    </w:p>
  </w:comment>
  <w:comment w:id="1065" w:author="Windows User" w:date="2015-10-30T08:56:00Z" w:initials="BS">
    <w:p w14:paraId="37848CBE" w14:textId="77777777" w:rsidR="002758BE" w:rsidRDefault="002758BE" w:rsidP="00E35F1F">
      <w:pPr>
        <w:pStyle w:val="CommentText"/>
      </w:pPr>
      <w:r>
        <w:rPr>
          <w:rStyle w:val="CommentReference"/>
        </w:rPr>
        <w:annotationRef/>
      </w:r>
      <w:r>
        <w:t>for us or unto us?</w:t>
      </w:r>
    </w:p>
  </w:comment>
  <w:comment w:id="1068" w:author="Windows User" w:date="2015-10-30T08:56:00Z" w:initials="BS">
    <w:p w14:paraId="7318299D" w14:textId="77777777" w:rsidR="002758BE" w:rsidRDefault="002758BE" w:rsidP="00E35F1F">
      <w:pPr>
        <w:pStyle w:val="CommentText"/>
      </w:pPr>
      <w:r>
        <w:rPr>
          <w:rStyle w:val="CommentReference"/>
        </w:rPr>
        <w:annotationRef/>
      </w:r>
      <w:r>
        <w:t>what does eshleelooi mean?</w:t>
      </w:r>
    </w:p>
  </w:comment>
  <w:comment w:id="1069" w:author="Windows User" w:date="2015-10-30T08:56:00Z" w:initials="BS">
    <w:p w14:paraId="01016F04" w14:textId="77777777" w:rsidR="002758BE" w:rsidRDefault="002758BE" w:rsidP="00E35F1F">
      <w:pPr>
        <w:pStyle w:val="CommentText"/>
      </w:pPr>
      <w:r>
        <w:rPr>
          <w:rStyle w:val="CommentReference"/>
        </w:rPr>
        <w:annotationRef/>
      </w:r>
      <w:r>
        <w:t>save or redeem?</w:t>
      </w:r>
    </w:p>
  </w:comment>
  <w:comment w:id="1071" w:author="Windows User" w:date="2015-10-30T08:56:00Z" w:initials="BS">
    <w:p w14:paraId="2F0C8D0C" w14:textId="77777777" w:rsidR="002758BE" w:rsidRDefault="002758BE" w:rsidP="00E35F1F">
      <w:pPr>
        <w:pStyle w:val="CommentText"/>
      </w:pPr>
      <w:r>
        <w:rPr>
          <w:rStyle w:val="CommentReference"/>
        </w:rPr>
        <w:annotationRef/>
      </w:r>
      <w:r>
        <w:t>paradoxically or miraculously?</w:t>
      </w:r>
    </w:p>
  </w:comment>
  <w:comment w:id="1072" w:author="Windows User" w:date="2015-10-30T08:56:00Z" w:initials="BS">
    <w:p w14:paraId="0F8BDFBA" w14:textId="77777777" w:rsidR="002758BE" w:rsidRDefault="002758BE" w:rsidP="00E35F1F">
      <w:pPr>
        <w:pStyle w:val="CommentText"/>
      </w:pPr>
      <w:r>
        <w:rPr>
          <w:rStyle w:val="CommentReference"/>
        </w:rPr>
        <w:annotationRef/>
      </w:r>
      <w:r>
        <w:t>I get that this is perfectly valid English without 'is'. But too hard to follow fast.</w:t>
      </w:r>
    </w:p>
  </w:comment>
  <w:comment w:id="1074" w:author="Windows User" w:date="2015-10-30T08:56:00Z" w:initials="BS">
    <w:p w14:paraId="0412A3CD" w14:textId="77777777" w:rsidR="002758BE" w:rsidRDefault="002758BE" w:rsidP="00E35F1F">
      <w:pPr>
        <w:pStyle w:val="CommentText"/>
      </w:pPr>
      <w:r>
        <w:rPr>
          <w:rStyle w:val="CommentReference"/>
        </w:rPr>
        <w:annotationRef/>
      </w:r>
      <w:r>
        <w:t>this seems to be parallel to gold on all sides rather than gold roundabout it.</w:t>
      </w:r>
    </w:p>
  </w:comment>
  <w:comment w:id="1075" w:author="Windows User" w:date="2015-10-30T08:56:00Z" w:initials="BS">
    <w:p w14:paraId="5A22944C" w14:textId="77777777" w:rsidR="002758BE" w:rsidRDefault="002758BE" w:rsidP="00E35F1F">
      <w:pPr>
        <w:pStyle w:val="CommentText"/>
      </w:pPr>
      <w:r>
        <w:rPr>
          <w:rStyle w:val="CommentReference"/>
        </w:rPr>
        <w:annotationRef/>
      </w:r>
      <w:r>
        <w:t>Saviour or redeemer?</w:t>
      </w:r>
    </w:p>
  </w:comment>
  <w:comment w:id="1077" w:author="Windows User" w:date="2015-10-30T08:56:00Z" w:initials="BS">
    <w:p w14:paraId="7BA01F3B" w14:textId="77777777" w:rsidR="002758BE" w:rsidRDefault="002758BE" w:rsidP="00E35F1F">
      <w:pPr>
        <w:pStyle w:val="CommentText"/>
      </w:pPr>
      <w:r>
        <w:rPr>
          <w:rStyle w:val="CommentReference"/>
        </w:rPr>
        <w:annotationRef/>
      </w:r>
      <w:r>
        <w:t>isn't this compassion? not nishti nai...</w:t>
      </w:r>
    </w:p>
  </w:comment>
  <w:comment w:id="1080" w:author="Windows User" w:date="2015-10-30T08:56:00Z" w:initials="BS">
    <w:p w14:paraId="48DB0714" w14:textId="77777777" w:rsidR="002758BE" w:rsidRDefault="002758BE"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81" w:author="Windows User" w:date="2015-10-30T08:56:00Z" w:initials="BS">
    <w:p w14:paraId="15AB72CB" w14:textId="77777777" w:rsidR="002758BE" w:rsidRDefault="002758BE" w:rsidP="00E35F1F">
      <w:pPr>
        <w:pStyle w:val="CommentText"/>
      </w:pPr>
      <w:r>
        <w:rPr>
          <w:rStyle w:val="CommentReference"/>
        </w:rPr>
        <w:annotationRef/>
      </w:r>
      <w:r>
        <w:t>should be lampstand, not candle stick, here and throughout.</w:t>
      </w:r>
    </w:p>
  </w:comment>
  <w:comment w:id="1082" w:author="Windows User" w:date="2015-10-30T08:56:00Z" w:initials="BS">
    <w:p w14:paraId="6D5F9821" w14:textId="77777777" w:rsidR="002758BE" w:rsidRDefault="002758BE" w:rsidP="00E35F1F">
      <w:pPr>
        <w:pStyle w:val="CommentText"/>
      </w:pPr>
      <w:r>
        <w:rPr>
          <w:rStyle w:val="CommentReference"/>
        </w:rPr>
        <w:annotationRef/>
      </w:r>
      <w:r>
        <w:t>Ok, not saluted... Greeted, or I would prefer hailed...</w:t>
      </w:r>
    </w:p>
  </w:comment>
  <w:comment w:id="1083" w:author="Windows User" w:date="2015-10-30T08:56:00Z" w:initials="BS">
    <w:p w14:paraId="075C27A6" w14:textId="77777777" w:rsidR="002758BE" w:rsidRDefault="002758BE" w:rsidP="00E35F1F">
      <w:pPr>
        <w:pStyle w:val="CommentText"/>
      </w:pPr>
      <w:r>
        <w:rPr>
          <w:rStyle w:val="CommentReference"/>
        </w:rPr>
        <w:annotationRef/>
      </w:r>
      <w:r>
        <w:t>The Father was overjoyed, in your conception????</w:t>
      </w:r>
    </w:p>
  </w:comment>
  <w:comment w:id="1084" w:author="Windows User" w:date="2015-10-30T08:56:00Z" w:initials="BS">
    <w:p w14:paraId="7569AFF1" w14:textId="77777777" w:rsidR="002758BE" w:rsidRDefault="002758BE" w:rsidP="00E35F1F">
      <w:pPr>
        <w:pStyle w:val="CommentText"/>
      </w:pPr>
      <w:r>
        <w:rPr>
          <w:rStyle w:val="CommentReference"/>
        </w:rPr>
        <w:annotationRef/>
      </w:r>
      <w:r>
        <w:t>appearing doesn't sound right for parousia... coming or advent?</w:t>
      </w:r>
    </w:p>
  </w:comment>
  <w:comment w:id="1085" w:author="Windows User" w:date="2015-11-21T13:22:00Z" w:initials="WU">
    <w:p w14:paraId="728FA9EF" w14:textId="77777777" w:rsidR="002758BE" w:rsidRDefault="002758BE" w:rsidP="00E35F1F">
      <w:pPr>
        <w:pStyle w:val="CommentText"/>
      </w:pPr>
      <w:r>
        <w:rPr>
          <w:rStyle w:val="CommentReference"/>
        </w:rPr>
        <w:annotationRef/>
      </w:r>
      <w:r w:rsidRPr="00582AD7">
        <w:t>(ⲡⲉⲥⲱⲙⲁ??)</w:t>
      </w:r>
    </w:p>
  </w:comment>
  <w:comment w:id="1086" w:author="Windows User" w:date="2015-10-30T08:56:00Z" w:initials="BS">
    <w:p w14:paraId="0C77198F" w14:textId="77777777" w:rsidR="002758BE" w:rsidRDefault="002758BE" w:rsidP="00E35F1F">
      <w:pPr>
        <w:pStyle w:val="CommentText"/>
      </w:pPr>
      <w:r>
        <w:rPr>
          <w:rStyle w:val="CommentReference"/>
        </w:rPr>
        <w:annotationRef/>
      </w:r>
      <w:r>
        <w:t>kinda funny in English to switch pronoun from Lord to Virgin in one scentence.</w:t>
      </w:r>
    </w:p>
  </w:comment>
  <w:comment w:id="1089" w:author="Windows User" w:date="2015-10-30T08:56:00Z" w:initials="BS">
    <w:p w14:paraId="501C2D6F" w14:textId="77777777" w:rsidR="002758BE" w:rsidRDefault="002758BE" w:rsidP="00E35F1F">
      <w:pPr>
        <w:pStyle w:val="CommentText"/>
      </w:pPr>
      <w:r>
        <w:rPr>
          <w:rStyle w:val="CommentReference"/>
        </w:rPr>
        <w:annotationRef/>
      </w:r>
      <w:r>
        <w:t>I really didn't like preached... Is this to literal though? Maybe L.A. is better.</w:t>
      </w:r>
    </w:p>
  </w:comment>
  <w:comment w:id="1090" w:author="Windows User" w:date="2015-10-30T08:56:00Z" w:initials="BS">
    <w:p w14:paraId="6407D4C9" w14:textId="77777777" w:rsidR="002758BE" w:rsidRDefault="002758BE" w:rsidP="00E35F1F">
      <w:pPr>
        <w:pStyle w:val="CommentText"/>
      </w:pPr>
      <w:r>
        <w:rPr>
          <w:rStyle w:val="CommentReference"/>
        </w:rPr>
        <w:annotationRef/>
      </w:r>
      <w:r>
        <w:t>these thereofs are so awkward... but I can't think of a better phrasing right now.</w:t>
      </w:r>
    </w:p>
  </w:comment>
  <w:comment w:id="1091" w:author="Windows User" w:date="2015-11-21T13:23:00Z" w:initials="WU">
    <w:p w14:paraId="1B7B1E94" w14:textId="77777777" w:rsidR="002758BE" w:rsidRDefault="002758BE" w:rsidP="00E35F1F">
      <w:pPr>
        <w:pStyle w:val="CommentText"/>
      </w:pPr>
      <w:r>
        <w:rPr>
          <w:rStyle w:val="CommentReference"/>
        </w:rPr>
        <w:annotationRef/>
      </w:r>
      <w:r>
        <w:t>review</w:t>
      </w:r>
    </w:p>
  </w:comment>
  <w:comment w:id="1100" w:author="Windows User" w:date="2015-10-30T08:56:00Z" w:initials="BS">
    <w:p w14:paraId="5D50DB65" w14:textId="77777777" w:rsidR="002758BE" w:rsidRDefault="002758BE" w:rsidP="00E35F1F">
      <w:pPr>
        <w:pStyle w:val="CommentText"/>
      </w:pPr>
      <w:r>
        <w:rPr>
          <w:rStyle w:val="CommentReference"/>
        </w:rPr>
        <w:annotationRef/>
      </w:r>
      <w:r>
        <w:t>this seems kind of loose... is it ok?</w:t>
      </w:r>
    </w:p>
  </w:comment>
  <w:comment w:id="1101" w:author="Windows User" w:date="2015-10-30T08:56:00Z" w:initials="BS">
    <w:p w14:paraId="01FDA469" w14:textId="77777777" w:rsidR="002758BE" w:rsidRDefault="002758BE" w:rsidP="00E35F1F">
      <w:pPr>
        <w:pStyle w:val="CommentText"/>
      </w:pPr>
      <w:r>
        <w:rPr>
          <w:rStyle w:val="CommentReference"/>
        </w:rPr>
        <w:annotationRef/>
      </w:r>
      <w:r>
        <w:t>works or deeds?</w:t>
      </w:r>
    </w:p>
  </w:comment>
  <w:comment w:id="1102" w:author="Windows User" w:date="2015-11-21T13:24:00Z" w:initials="WU">
    <w:p w14:paraId="7A990723" w14:textId="77777777" w:rsidR="002758BE" w:rsidRDefault="002758BE" w:rsidP="00E35F1F">
      <w:pPr>
        <w:pStyle w:val="CommentText"/>
      </w:pPr>
      <w:r>
        <w:rPr>
          <w:rStyle w:val="CommentReference"/>
        </w:rPr>
        <w:annotationRef/>
      </w:r>
      <w:r>
        <w:t>review</w:t>
      </w:r>
    </w:p>
  </w:comment>
  <w:comment w:id="1103" w:author="Windows User" w:date="2015-10-30T08:56:00Z" w:initials="BS">
    <w:p w14:paraId="5BB3D65B" w14:textId="77777777" w:rsidR="002758BE" w:rsidRDefault="002758BE" w:rsidP="00E35F1F">
      <w:pPr>
        <w:pStyle w:val="CommentText"/>
      </w:pPr>
      <w:r>
        <w:rPr>
          <w:rStyle w:val="CommentReference"/>
        </w:rPr>
        <w:annotationRef/>
      </w:r>
      <w:r>
        <w:t>does Coptic have 'high'?</w:t>
      </w:r>
    </w:p>
  </w:comment>
  <w:comment w:id="1104" w:author="Windows User" w:date="2015-11-21T13:24:00Z" w:initials="WU">
    <w:p w14:paraId="1D334F95" w14:textId="77777777" w:rsidR="002758BE" w:rsidRDefault="002758BE" w:rsidP="00E35F1F">
      <w:pPr>
        <w:pStyle w:val="CommentText"/>
      </w:pPr>
      <w:r>
        <w:rPr>
          <w:rStyle w:val="CommentReference"/>
        </w:rPr>
        <w:annotationRef/>
      </w:r>
      <w:r>
        <w:t>review, add variant</w:t>
      </w:r>
    </w:p>
  </w:comment>
  <w:comment w:id="1105" w:author="Windows User" w:date="2015-10-30T08:56:00Z" w:initials="BS">
    <w:p w14:paraId="5480B788" w14:textId="77777777" w:rsidR="002758BE" w:rsidRDefault="002758BE" w:rsidP="00E35F1F">
      <w:pPr>
        <w:pStyle w:val="CommentText"/>
      </w:pPr>
      <w:r>
        <w:rPr>
          <w:rStyle w:val="CommentReference"/>
        </w:rPr>
        <w:annotationRef/>
      </w:r>
      <w:r>
        <w:t>bless or praise? inconsistent rendering of esmo</w:t>
      </w:r>
    </w:p>
  </w:comment>
  <w:comment w:id="1114" w:author="Brett Slote" w:date="2016-05-06T20:19:00Z" w:initials="BS">
    <w:p w14:paraId="04711A4D" w14:textId="77777777" w:rsidR="002758BE" w:rsidRDefault="002758BE" w:rsidP="00E60591">
      <w:pPr>
        <w:pStyle w:val="CommentText"/>
      </w:pPr>
      <w:r>
        <w:rPr>
          <w:rStyle w:val="CommentReference"/>
        </w:rPr>
        <w:annotationRef/>
      </w:r>
      <w:r>
        <w:t>Check that this and next aren’t 101</w:t>
      </w:r>
    </w:p>
  </w:comment>
  <w:comment w:id="1165" w:author="Windows User" w:date="2015-10-30T08:56:00Z" w:initials="WU">
    <w:p w14:paraId="326EFA42" w14:textId="77777777" w:rsidR="002758BE" w:rsidRDefault="002758BE" w:rsidP="006869EE">
      <w:pPr>
        <w:pStyle w:val="CommentText"/>
      </w:pPr>
      <w:r>
        <w:rPr>
          <w:rStyle w:val="CommentReference"/>
        </w:rPr>
        <w:annotationRef/>
      </w:r>
      <w:r>
        <w:t>Add notes where to insert Doxology of Prime… And Vespers Prase?</w:t>
      </w:r>
    </w:p>
  </w:comment>
  <w:comment w:id="1169" w:author="Windows User" w:date="2015-10-30T08:56:00Z" w:initials="WU">
    <w:p w14:paraId="66837344" w14:textId="77777777" w:rsidR="002758BE" w:rsidRDefault="002758BE" w:rsidP="006869EE">
      <w:pPr>
        <w:pStyle w:val="CommentText"/>
      </w:pPr>
      <w:r>
        <w:rPr>
          <w:rStyle w:val="CommentReference"/>
        </w:rPr>
        <w:annotationRef/>
      </w:r>
      <w:r>
        <w:t>May He or that He may</w:t>
      </w:r>
    </w:p>
  </w:comment>
  <w:comment w:id="1171" w:author="Windows User" w:date="2015-10-30T08:56:00Z" w:initials="BS">
    <w:p w14:paraId="5BE9E7DF" w14:textId="77777777" w:rsidR="002758BE" w:rsidRDefault="002758BE" w:rsidP="006869EE">
      <w:pPr>
        <w:pStyle w:val="CommentText"/>
      </w:pPr>
      <w:r>
        <w:rPr>
          <w:rStyle w:val="CommentReference"/>
        </w:rPr>
        <w:annotationRef/>
      </w:r>
      <w:r>
        <w:t>protopresbyters?</w:t>
      </w:r>
    </w:p>
  </w:comment>
  <w:comment w:id="1172" w:author="Windows User" w:date="2015-10-30T08:56:00Z" w:initials="BS">
    <w:p w14:paraId="37712CA1" w14:textId="77777777" w:rsidR="002758BE" w:rsidRDefault="002758BE" w:rsidP="006869EE">
      <w:pPr>
        <w:pStyle w:val="CommentText"/>
      </w:pPr>
      <w:r>
        <w:rPr>
          <w:rStyle w:val="CommentReference"/>
        </w:rPr>
        <w:annotationRef/>
      </w:r>
      <w:r>
        <w:t>those who?</w:t>
      </w:r>
    </w:p>
  </w:comment>
  <w:comment w:id="1173" w:author="Windows User" w:date="2015-10-30T08:56:00Z" w:initials="BS">
    <w:p w14:paraId="0BC9F56F" w14:textId="77777777" w:rsidR="002758BE" w:rsidRDefault="002758BE" w:rsidP="006869EE">
      <w:pPr>
        <w:pStyle w:val="CommentText"/>
      </w:pPr>
      <w:r>
        <w:rPr>
          <w:rStyle w:val="CommentReference"/>
        </w:rPr>
        <w:annotationRef/>
      </w:r>
      <w:r>
        <w:t>Yourself?</w:t>
      </w:r>
    </w:p>
  </w:comment>
  <w:comment w:id="1177" w:author="Windows User" w:date="2015-11-27T20:09:00Z" w:initials="WU">
    <w:p w14:paraId="5DD947BD" w14:textId="77777777" w:rsidR="002758BE" w:rsidRDefault="002758BE" w:rsidP="006869EE">
      <w:pPr>
        <w:pStyle w:val="CommentText"/>
      </w:pPr>
      <w:r>
        <w:rPr>
          <w:rStyle w:val="CommentReference"/>
        </w:rPr>
        <w:annotationRef/>
      </w:r>
      <w:r>
        <w:t>Confess to the Lord or confess the Lord?</w:t>
      </w:r>
    </w:p>
  </w:comment>
  <w:comment w:id="1186" w:author="Windows User" w:date="2015-10-30T08:56:00Z" w:initials="WU">
    <w:p w14:paraId="73A20223" w14:textId="77777777" w:rsidR="002758BE" w:rsidRDefault="002758BE" w:rsidP="006869EE">
      <w:pPr>
        <w:pStyle w:val="CommentText"/>
      </w:pPr>
      <w:r>
        <w:rPr>
          <w:rStyle w:val="CommentReference"/>
        </w:rPr>
        <w:annotationRef/>
      </w:r>
      <w:r>
        <w:t>Funny just to have declared here with nothing else.</w:t>
      </w:r>
    </w:p>
  </w:comment>
  <w:comment w:id="1187" w:author="Windows User" w:date="2015-10-30T08:56:00Z" w:initials="WU">
    <w:p w14:paraId="2938E8CF" w14:textId="77777777" w:rsidR="002758BE" w:rsidRDefault="002758BE" w:rsidP="006869EE">
      <w:pPr>
        <w:pStyle w:val="CommentText"/>
      </w:pPr>
      <w:r>
        <w:rPr>
          <w:rStyle w:val="CommentReference"/>
        </w:rPr>
        <w:annotationRef/>
      </w:r>
      <w:r>
        <w:t>Good News or Glad Tidings?</w:t>
      </w:r>
    </w:p>
  </w:comment>
  <w:comment w:id="1188" w:author="Windows User" w:date="2015-10-30T08:56:00Z" w:initials="WU">
    <w:p w14:paraId="07481CDA" w14:textId="77777777" w:rsidR="002758BE" w:rsidRDefault="002758BE" w:rsidP="006869EE">
      <w:pPr>
        <w:pStyle w:val="CommentText"/>
      </w:pPr>
      <w:r>
        <w:rPr>
          <w:rStyle w:val="CommentReference"/>
        </w:rPr>
        <w:annotationRef/>
      </w:r>
      <w:r>
        <w:t>Which is it? Advocate or watch over us?</w:t>
      </w:r>
    </w:p>
  </w:comment>
  <w:comment w:id="1189" w:author="Windows User" w:date="2015-10-30T08:56:00Z" w:initials="WU">
    <w:p w14:paraId="74878DE4" w14:textId="77777777" w:rsidR="002758BE" w:rsidRDefault="002758BE" w:rsidP="006869EE">
      <w:pPr>
        <w:pStyle w:val="CommentText"/>
      </w:pPr>
      <w:r>
        <w:rPr>
          <w:rStyle w:val="CommentReference"/>
        </w:rPr>
        <w:annotationRef/>
      </w:r>
      <w:r>
        <w:t>Coptic doesn’t seem to have “Mary”</w:t>
      </w:r>
    </w:p>
  </w:comment>
  <w:comment w:id="1192" w:author="Windows User" w:date="2015-10-30T08:56:00Z" w:initials="WU">
    <w:p w14:paraId="0F5B5499" w14:textId="77777777" w:rsidR="002758BE" w:rsidRDefault="002758BE" w:rsidP="006869EE">
      <w:pPr>
        <w:pStyle w:val="CommentText"/>
      </w:pPr>
      <w:r>
        <w:rPr>
          <w:rStyle w:val="CommentReference"/>
        </w:rPr>
        <w:annotationRef/>
      </w:r>
      <w:r>
        <w:t>Add footnote of what this is</w:t>
      </w:r>
    </w:p>
  </w:comment>
  <w:comment w:id="1206" w:author="Windows User" w:date="2015-10-30T08:56:00Z" w:initials="WU">
    <w:p w14:paraId="6841EDAF" w14:textId="77777777" w:rsidR="002758BE" w:rsidRDefault="002758BE">
      <w:pPr>
        <w:pStyle w:val="CommentText"/>
      </w:pPr>
      <w:r>
        <w:rPr>
          <w:rStyle w:val="CommentReference"/>
        </w:rPr>
        <w:annotationRef/>
      </w:r>
      <w:r>
        <w:t>Isn’t this one more faithful?</w:t>
      </w:r>
    </w:p>
  </w:comment>
  <w:comment w:id="1207" w:author="Windows User" w:date="2015-10-30T08:56:00Z" w:initials="WU">
    <w:p w14:paraId="44483F5F" w14:textId="77777777" w:rsidR="002758BE" w:rsidRDefault="002758BE">
      <w:pPr>
        <w:pStyle w:val="CommentText"/>
      </w:pPr>
      <w:r>
        <w:rPr>
          <w:rStyle w:val="CommentReference"/>
        </w:rPr>
        <w:annotationRef/>
      </w:r>
      <w:r>
        <w:t>Which one(s) are/is right?</w:t>
      </w:r>
    </w:p>
  </w:comment>
  <w:comment w:id="1208" w:author="Windows User" w:date="2015-10-30T08:56:00Z" w:initials="WU">
    <w:p w14:paraId="22B3EF76" w14:textId="77777777" w:rsidR="002758BE" w:rsidRDefault="002758BE">
      <w:pPr>
        <w:pStyle w:val="CommentText"/>
      </w:pPr>
      <w:r>
        <w:rPr>
          <w:rStyle w:val="CommentReference"/>
        </w:rPr>
        <w:annotationRef/>
      </w:r>
      <w:r>
        <w:t>Coptic doesn’t seem to have “O Lord”</w:t>
      </w:r>
    </w:p>
  </w:comment>
  <w:comment w:id="1212" w:author="Windows User" w:date="2015-10-30T08:56:00Z" w:initials="WU">
    <w:p w14:paraId="6BF65470" w14:textId="77777777" w:rsidR="002758BE" w:rsidRDefault="002758BE">
      <w:pPr>
        <w:pStyle w:val="CommentText"/>
      </w:pPr>
      <w:r>
        <w:rPr>
          <w:rStyle w:val="CommentReference"/>
        </w:rPr>
        <w:annotationRef/>
      </w:r>
      <w:r>
        <w:t>Called or named?</w:t>
      </w:r>
    </w:p>
  </w:comment>
  <w:comment w:id="1213" w:author="Windows User" w:date="2015-10-30T08:56:00Z" w:initials="WU">
    <w:p w14:paraId="64122CF8" w14:textId="77777777" w:rsidR="002758BE" w:rsidRDefault="002758BE">
      <w:pPr>
        <w:pStyle w:val="CommentText"/>
      </w:pPr>
      <w:r>
        <w:rPr>
          <w:rStyle w:val="CommentReference"/>
        </w:rPr>
        <w:annotationRef/>
      </w:r>
      <w:r>
        <w:t>John loved the Lord, or the Lord loved John?</w:t>
      </w:r>
    </w:p>
  </w:comment>
  <w:comment w:id="1215" w:author="Windows User" w:date="2015-10-30T08:56:00Z" w:initials="WU">
    <w:p w14:paraId="28540FAB" w14:textId="77777777" w:rsidR="002758BE" w:rsidRDefault="002758BE">
      <w:pPr>
        <w:pStyle w:val="CommentText"/>
      </w:pPr>
      <w:r>
        <w:rPr>
          <w:rStyle w:val="CommentReference"/>
        </w:rPr>
        <w:annotationRef/>
      </w:r>
      <w:r>
        <w:t>Not the Lord?</w:t>
      </w:r>
    </w:p>
  </w:comment>
  <w:comment w:id="1216" w:author="Windows User" w:date="2015-10-30T08:56:00Z" w:initials="WU">
    <w:p w14:paraId="3BE9EA57" w14:textId="77777777" w:rsidR="002758BE" w:rsidRDefault="002758BE">
      <w:pPr>
        <w:pStyle w:val="CommentText"/>
      </w:pPr>
      <w:r>
        <w:rPr>
          <w:rStyle w:val="CommentReference"/>
        </w:rPr>
        <w:annotationRef/>
      </w:r>
      <w:r>
        <w:t>The rest missing?</w:t>
      </w:r>
    </w:p>
  </w:comment>
  <w:comment w:id="1217" w:author="Windows User" w:date="2015-10-30T08:56:00Z" w:initials="WU">
    <w:p w14:paraId="17CFCF91" w14:textId="77777777" w:rsidR="002758BE" w:rsidRDefault="002758BE">
      <w:pPr>
        <w:pStyle w:val="CommentText"/>
      </w:pPr>
      <w:r>
        <w:rPr>
          <w:rStyle w:val="CommentReference"/>
        </w:rPr>
        <w:annotationRef/>
      </w:r>
      <w:r>
        <w:t>Completely different…</w:t>
      </w:r>
    </w:p>
  </w:comment>
  <w:comment w:id="1218" w:author="Windows User" w:date="2015-10-30T08:56:00Z" w:initials="WU">
    <w:p w14:paraId="1A5ABDDA" w14:textId="77777777" w:rsidR="002758BE" w:rsidRDefault="002758BE">
      <w:pPr>
        <w:pStyle w:val="CommentText"/>
      </w:pPr>
      <w:r>
        <w:rPr>
          <w:rStyle w:val="CommentReference"/>
        </w:rPr>
        <w:annotationRef/>
      </w:r>
      <w:r>
        <w:t>Sound or voices?</w:t>
      </w:r>
    </w:p>
  </w:comment>
  <w:comment w:id="1221" w:author="Windows User" w:date="2015-10-30T08:56:00Z" w:initials="WU">
    <w:p w14:paraId="6A684B9E" w14:textId="77777777" w:rsidR="002758BE" w:rsidRDefault="002758BE">
      <w:pPr>
        <w:pStyle w:val="CommentText"/>
      </w:pPr>
      <w:r>
        <w:rPr>
          <w:rStyle w:val="CommentReference"/>
        </w:rPr>
        <w:annotationRef/>
      </w:r>
      <w:r>
        <w:t>This one needs looking at.</w:t>
      </w:r>
    </w:p>
  </w:comment>
  <w:comment w:id="1222" w:author="Windows User" w:date="2015-10-30T08:56:00Z" w:initials="WU">
    <w:p w14:paraId="3E29D706" w14:textId="77777777" w:rsidR="002758BE" w:rsidRDefault="002758BE">
      <w:pPr>
        <w:pStyle w:val="CommentText"/>
      </w:pPr>
      <w:r>
        <w:rPr>
          <w:rStyle w:val="CommentReference"/>
        </w:rPr>
        <w:annotationRef/>
      </w:r>
      <w:r>
        <w:t>Partners?</w:t>
      </w:r>
    </w:p>
  </w:comment>
  <w:comment w:id="1227" w:author="Windows User" w:date="2015-10-30T08:56:00Z" w:initials="WU">
    <w:p w14:paraId="662AC6DC" w14:textId="77777777" w:rsidR="002758BE" w:rsidRDefault="002758BE">
      <w:pPr>
        <w:pStyle w:val="CommentText"/>
      </w:pPr>
      <w:r>
        <w:rPr>
          <w:rStyle w:val="CommentReference"/>
        </w:rPr>
        <w:annotationRef/>
      </w:r>
      <w:r>
        <w:t>What land?</w:t>
      </w:r>
    </w:p>
  </w:comment>
  <w:comment w:id="1229" w:author="Windows User" w:date="2015-10-30T08:56:00Z" w:initials="WU">
    <w:p w14:paraId="121BE348" w14:textId="77777777" w:rsidR="002758BE" w:rsidRDefault="002758BE">
      <w:pPr>
        <w:pStyle w:val="CommentText"/>
      </w:pPr>
      <w:r>
        <w:rPr>
          <w:rStyle w:val="CommentReference"/>
        </w:rPr>
        <w:annotationRef/>
      </w:r>
      <w:r>
        <w:t>Or englighten?</w:t>
      </w:r>
    </w:p>
  </w:comment>
  <w:comment w:id="1243" w:author="Windows User" w:date="2015-10-30T08:56:00Z" w:initials="WU">
    <w:p w14:paraId="52EAF036" w14:textId="77777777" w:rsidR="002758BE" w:rsidRDefault="002758BE">
      <w:pPr>
        <w:pStyle w:val="CommentText"/>
      </w:pPr>
      <w:r>
        <w:rPr>
          <w:rStyle w:val="CommentReference"/>
        </w:rPr>
        <w:annotationRef/>
      </w:r>
      <w:r>
        <w:t>What should this verse be?</w:t>
      </w:r>
    </w:p>
  </w:comment>
  <w:comment w:id="1255" w:author="Windows User" w:date="2015-10-30T08:56:00Z" w:initials="BS">
    <w:p w14:paraId="1A0E2428" w14:textId="77777777" w:rsidR="002758BE" w:rsidRDefault="002758BE">
      <w:pPr>
        <w:pStyle w:val="CommentText"/>
      </w:pPr>
      <w:r>
        <w:rPr>
          <w:rStyle w:val="CommentReference"/>
        </w:rPr>
        <w:annotationRef/>
      </w:r>
      <w:r>
        <w:t>wiles or snares?</w:t>
      </w:r>
    </w:p>
  </w:comment>
  <w:comment w:id="1257" w:author="Windows User" w:date="2015-10-30T08:56:00Z" w:initials="BS">
    <w:p w14:paraId="2B8DD286" w14:textId="77777777" w:rsidR="002758BE" w:rsidRDefault="002758BE">
      <w:pPr>
        <w:pStyle w:val="CommentText"/>
      </w:pPr>
      <w:r>
        <w:rPr>
          <w:rStyle w:val="CommentReference"/>
        </w:rPr>
        <w:annotationRef/>
      </w:r>
      <w:r>
        <w:t>I typed this Coptic... so it will have typos..</w:t>
      </w:r>
    </w:p>
  </w:comment>
  <w:comment w:id="1258" w:author="Windows User" w:date="2015-10-30T08:56:00Z" w:initials="WU">
    <w:p w14:paraId="7AD216CC" w14:textId="77777777" w:rsidR="002758BE" w:rsidRDefault="002758BE">
      <w:pPr>
        <w:pStyle w:val="CommentText"/>
      </w:pPr>
      <w:r>
        <w:rPr>
          <w:rStyle w:val="CommentReference"/>
        </w:rPr>
        <w:annotationRef/>
      </w:r>
      <w:r>
        <w:t>You reign? The dominion is yours? Yours is the dominion?</w:t>
      </w:r>
    </w:p>
  </w:comment>
  <w:comment w:id="1260" w:author="Windows User" w:date="2015-10-30T08:56:00Z" w:initials="BS">
    <w:p w14:paraId="68C1922F" w14:textId="77777777" w:rsidR="002758BE" w:rsidRDefault="002758BE">
      <w:pPr>
        <w:pStyle w:val="CommentText"/>
      </w:pPr>
      <w:r>
        <w:rPr>
          <w:rStyle w:val="CommentReference"/>
        </w:rPr>
        <w:annotationRef/>
      </w:r>
      <w:r>
        <w:t>omit 'be' in contemporary?</w:t>
      </w:r>
    </w:p>
  </w:comment>
  <w:comment w:id="1261" w:author="Windows User" w:date="2015-10-30T08:56:00Z" w:initials="BS">
    <w:p w14:paraId="6511FB80" w14:textId="77777777" w:rsidR="002758BE" w:rsidRDefault="002758BE">
      <w:pPr>
        <w:pStyle w:val="CommentText"/>
      </w:pPr>
      <w:r>
        <w:rPr>
          <w:rStyle w:val="CommentReference"/>
        </w:rPr>
        <w:annotationRef/>
      </w:r>
      <w:r>
        <w:t>Abouna Antony: I typed this Coptic from the black book. Jenkims were very unclear. Please proof for typos.</w:t>
      </w:r>
    </w:p>
  </w:comment>
  <w:comment w:id="1262" w:author="Windows User" w:date="2015-10-30T08:56:00Z" w:initials="BS">
    <w:p w14:paraId="7DEA42F3" w14:textId="77777777" w:rsidR="002758BE" w:rsidRDefault="002758BE">
      <w:pPr>
        <w:pStyle w:val="CommentText"/>
      </w:pPr>
      <w:r>
        <w:rPr>
          <w:rStyle w:val="CommentReference"/>
        </w:rPr>
        <w:annotationRef/>
      </w:r>
      <w:r>
        <w:t>"is" before "the King" would make this whole vs flow as a sentence...</w:t>
      </w:r>
    </w:p>
  </w:comment>
  <w:comment w:id="1263" w:author="Windows User" w:date="2015-10-30T08:56:00Z" w:initials="BS">
    <w:p w14:paraId="1F17623C" w14:textId="77777777" w:rsidR="002758BE" w:rsidRDefault="002758BE">
      <w:pPr>
        <w:pStyle w:val="CommentText"/>
      </w:pPr>
      <w:r>
        <w:rPr>
          <w:rStyle w:val="CommentReference"/>
        </w:rPr>
        <w:annotationRef/>
      </w:r>
      <w:r>
        <w:t>ask more modern than entreat... but not quite right?</w:t>
      </w:r>
    </w:p>
  </w:comment>
  <w:comment w:id="1291" w:author="Windows User" w:date="2015-10-30T08:56:00Z" w:initials="WU">
    <w:p w14:paraId="5F20584F" w14:textId="77777777" w:rsidR="002758BE" w:rsidRDefault="002758BE">
      <w:pPr>
        <w:pStyle w:val="CommentText"/>
      </w:pPr>
      <w:r>
        <w:rPr>
          <w:rStyle w:val="CommentReference"/>
        </w:rPr>
        <w:annotationRef/>
      </w:r>
      <w:r>
        <w:t>Needs work.</w:t>
      </w:r>
    </w:p>
  </w:comment>
  <w:comment w:id="1296" w:author="Windows User" w:date="2015-10-30T08:56:00Z" w:initials="WU">
    <w:p w14:paraId="76E8B799" w14:textId="77777777" w:rsidR="002758BE" w:rsidRDefault="002758BE">
      <w:pPr>
        <w:pStyle w:val="CommentText"/>
      </w:pPr>
      <w:r>
        <w:rPr>
          <w:rStyle w:val="CommentReference"/>
        </w:rPr>
        <w:annotationRef/>
      </w:r>
      <w:r>
        <w:t>Should this be tho-out 5? Or 25?</w:t>
      </w:r>
    </w:p>
  </w:comment>
  <w:comment w:id="1303" w:author="Windows User" w:date="2015-11-11T11:06:00Z" w:initials="WU">
    <w:p w14:paraId="58D84DCF" w14:textId="77777777" w:rsidR="002758BE" w:rsidRDefault="002758BE">
      <w:pPr>
        <w:pStyle w:val="CommentText"/>
      </w:pPr>
      <w:r>
        <w:rPr>
          <w:rStyle w:val="CommentReference"/>
        </w:rPr>
        <w:annotationRef/>
      </w:r>
      <w:r>
        <w:t>Should this be last age or something?</w:t>
      </w:r>
    </w:p>
  </w:comment>
  <w:comment w:id="1305" w:author="Windows User" w:date="2015-11-11T11:00:00Z" w:initials="WU">
    <w:p w14:paraId="7D2DE752" w14:textId="77777777" w:rsidR="002758BE" w:rsidRDefault="002758BE">
      <w:pPr>
        <w:pStyle w:val="CommentText"/>
      </w:pPr>
      <w:r>
        <w:rPr>
          <w:rStyle w:val="CommentReference"/>
        </w:rPr>
        <w:annotationRef/>
      </w:r>
      <w:r>
        <w:t>This needs reviewing!</w:t>
      </w:r>
    </w:p>
  </w:comment>
  <w:comment w:id="1306" w:author="Windows User" w:date="2015-11-11T11:00:00Z" w:initials="WU">
    <w:p w14:paraId="65102EEC" w14:textId="77777777" w:rsidR="002758BE" w:rsidRDefault="002758BE">
      <w:pPr>
        <w:pStyle w:val="CommentText"/>
      </w:pPr>
      <w:r>
        <w:rPr>
          <w:rStyle w:val="CommentReference"/>
        </w:rPr>
        <w:annotationRef/>
      </w:r>
      <w:r>
        <w:t xml:space="preserve">This is probably wrong. God on high? </w:t>
      </w:r>
    </w:p>
  </w:comment>
  <w:comment w:id="1311" w:author="Windows User" w:date="2015-10-30T08:56:00Z" w:initials="WU">
    <w:p w14:paraId="38E4F092" w14:textId="77777777" w:rsidR="002758BE" w:rsidRDefault="002758BE">
      <w:pPr>
        <w:pStyle w:val="CommentText"/>
      </w:pPr>
      <w:r>
        <w:rPr>
          <w:rStyle w:val="CommentReference"/>
        </w:rPr>
        <w:annotationRef/>
      </w:r>
      <w:r>
        <w:t>Confirmed?</w:t>
      </w:r>
    </w:p>
  </w:comment>
  <w:comment w:id="1323" w:author="Windows User" w:date="2015-10-30T08:56:00Z" w:initials="WU">
    <w:p w14:paraId="41EDECE7" w14:textId="77777777" w:rsidR="002758BE" w:rsidRDefault="002758BE">
      <w:pPr>
        <w:pStyle w:val="CommentText"/>
      </w:pPr>
      <w:r>
        <w:rPr>
          <w:rStyle w:val="CommentReference"/>
        </w:rPr>
        <w:annotationRef/>
      </w:r>
      <w:r>
        <w:t>Heroes, or athletes?</w:t>
      </w:r>
    </w:p>
  </w:comment>
  <w:comment w:id="1362" w:author="Windows User" w:date="2015-10-30T08:56:00Z" w:initials="WU">
    <w:p w14:paraId="5FA627EB" w14:textId="77777777" w:rsidR="002758BE" w:rsidRDefault="002758BE">
      <w:pPr>
        <w:pStyle w:val="CommentText"/>
      </w:pPr>
      <w:r>
        <w:rPr>
          <w:rStyle w:val="CommentReference"/>
        </w:rPr>
        <w:annotationRef/>
      </w:r>
      <w:r>
        <w:t>Beasts or creatures?</w:t>
      </w:r>
    </w:p>
  </w:comment>
  <w:comment w:id="1363" w:author="Windows User" w:date="2015-10-30T08:56:00Z" w:initials="WU">
    <w:p w14:paraId="04563F96" w14:textId="77777777" w:rsidR="002758BE" w:rsidRDefault="002758BE">
      <w:pPr>
        <w:pStyle w:val="CommentText"/>
      </w:pPr>
      <w:r>
        <w:rPr>
          <w:rStyle w:val="CommentReference"/>
        </w:rPr>
        <w:annotationRef/>
      </w:r>
      <w:r>
        <w:t>Incessant? Or unceasing?</w:t>
      </w:r>
    </w:p>
  </w:comment>
  <w:comment w:id="1364" w:author="Windows User" w:date="2015-10-30T08:56:00Z" w:initials="WU">
    <w:p w14:paraId="7BD20F77" w14:textId="77777777" w:rsidR="002758BE" w:rsidRDefault="002758BE">
      <w:pPr>
        <w:pStyle w:val="CommentText"/>
      </w:pPr>
      <w:r>
        <w:rPr>
          <w:rStyle w:val="CommentReference"/>
        </w:rPr>
        <w:annotationRef/>
      </w:r>
      <w:r>
        <w:t>Flames of fire or fervent as fire?</w:t>
      </w:r>
    </w:p>
  </w:comment>
  <w:comment w:id="1373" w:author="Windows User" w:date="2015-10-30T08:56:00Z" w:initials="WU">
    <w:p w14:paraId="44A84E5A" w14:textId="77777777" w:rsidR="002758BE" w:rsidRDefault="002758BE">
      <w:pPr>
        <w:pStyle w:val="CommentText"/>
      </w:pPr>
      <w:r>
        <w:rPr>
          <w:rStyle w:val="CommentReference"/>
        </w:rPr>
        <w:annotationRef/>
      </w:r>
      <w:r>
        <w:t>Serving the Lord, or serving before the Lord?</w:t>
      </w:r>
    </w:p>
  </w:comment>
  <w:comment w:id="1388" w:author="Windows User" w:date="2015-10-30T08:56:00Z" w:initials="WU">
    <w:p w14:paraId="07D2B1EF" w14:textId="77777777" w:rsidR="002758BE" w:rsidRDefault="002758BE">
      <w:pPr>
        <w:pStyle w:val="CommentText"/>
      </w:pPr>
      <w:r>
        <w:rPr>
          <w:rStyle w:val="CommentReference"/>
        </w:rPr>
        <w:annotationRef/>
      </w:r>
      <w:r>
        <w:t>Or voice of God?</w:t>
      </w:r>
    </w:p>
  </w:comment>
  <w:comment w:id="1389" w:author="Windows User" w:date="2015-10-30T08:56:00Z" w:initials="WU">
    <w:p w14:paraId="3900CC21" w14:textId="77777777" w:rsidR="002758BE" w:rsidRDefault="002758BE">
      <w:pPr>
        <w:pStyle w:val="CommentText"/>
      </w:pPr>
      <w:r>
        <w:rPr>
          <w:rStyle w:val="CommentReference"/>
        </w:rPr>
        <w:annotationRef/>
      </w:r>
      <w:r>
        <w:t>Received or accepted?</w:t>
      </w:r>
    </w:p>
  </w:comment>
  <w:comment w:id="1398" w:author="Windows User" w:date="2015-11-06T08:39:00Z" w:initials="WU">
    <w:p w14:paraId="6EA3F191" w14:textId="77777777" w:rsidR="002758BE" w:rsidRDefault="002758BE">
      <w:pPr>
        <w:pStyle w:val="CommentText"/>
      </w:pPr>
      <w:r>
        <w:rPr>
          <w:rStyle w:val="CommentReference"/>
        </w:rPr>
        <w:annotationRef/>
      </w:r>
      <w:r>
        <w:t>Is this the right St. Theodore?</w:t>
      </w:r>
    </w:p>
  </w:comment>
  <w:comment w:id="1407" w:author="Windows User" w:date="2015-10-30T08:56:00Z" w:initials="WU">
    <w:p w14:paraId="227730E1" w14:textId="77777777" w:rsidR="002758BE" w:rsidRDefault="002758BE">
      <w:pPr>
        <w:pStyle w:val="CommentText"/>
      </w:pPr>
      <w:r>
        <w:rPr>
          <w:rStyle w:val="CommentReference"/>
        </w:rPr>
        <w:annotationRef/>
      </w:r>
      <w:r>
        <w:t>Prabios or Arabius? Doctors and physicians or physicians and well learned?</w:t>
      </w:r>
    </w:p>
  </w:comment>
  <w:comment w:id="1408" w:author="Windows User" w:date="2015-10-30T08:56:00Z" w:initials="WU">
    <w:p w14:paraId="519ADC1D" w14:textId="77777777" w:rsidR="002758BE" w:rsidRDefault="002758BE">
      <w:pPr>
        <w:pStyle w:val="CommentText"/>
      </w:pPr>
      <w:r>
        <w:rPr>
          <w:rStyle w:val="CommentReference"/>
        </w:rPr>
        <w:annotationRef/>
      </w:r>
      <w:r>
        <w:t>Building them upon the Name?</w:t>
      </w:r>
    </w:p>
  </w:comment>
  <w:comment w:id="1422" w:author="Windows User" w:date="2015-10-30T08:56:00Z" w:initials="WU">
    <w:p w14:paraId="3CFB1D1A" w14:textId="77777777" w:rsidR="002758BE" w:rsidRDefault="002758BE">
      <w:pPr>
        <w:pStyle w:val="CommentText"/>
      </w:pPr>
      <w:r>
        <w:rPr>
          <w:rStyle w:val="CommentReference"/>
        </w:rPr>
        <w:annotationRef/>
      </w:r>
      <w:r>
        <w:t>Placed or established?</w:t>
      </w:r>
    </w:p>
  </w:comment>
  <w:comment w:id="1423" w:author="Windows User" w:date="2015-10-30T08:56:00Z" w:initials="WU">
    <w:p w14:paraId="08983CC0" w14:textId="77777777" w:rsidR="002758BE" w:rsidRDefault="002758BE">
      <w:pPr>
        <w:pStyle w:val="CommentText"/>
      </w:pPr>
      <w:r>
        <w:rPr>
          <w:rStyle w:val="CommentReference"/>
        </w:rPr>
        <w:annotationRef/>
      </w:r>
      <w:r>
        <w:t>Or refused?</w:t>
      </w:r>
    </w:p>
  </w:comment>
  <w:comment w:id="1434" w:author="Windows User" w:date="2015-10-30T08:56:00Z" w:initials="WU">
    <w:p w14:paraId="535F3E1B" w14:textId="77777777" w:rsidR="002758BE" w:rsidRDefault="002758BE">
      <w:pPr>
        <w:pStyle w:val="CommentText"/>
      </w:pPr>
      <w:r>
        <w:rPr>
          <w:rStyle w:val="CommentReference"/>
        </w:rPr>
        <w:annotationRef/>
      </w:r>
      <w:r>
        <w:t>Sprung forth? Came forth? Blossomed?</w:t>
      </w:r>
    </w:p>
  </w:comment>
  <w:comment w:id="1455" w:author="Windows User" w:date="2015-10-30T08:56:00Z" w:initials="BS">
    <w:p w14:paraId="07DE8008" w14:textId="77777777" w:rsidR="002758BE" w:rsidRDefault="002758BE">
      <w:pPr>
        <w:pStyle w:val="CommentText"/>
      </w:pPr>
      <w:r>
        <w:rPr>
          <w:rStyle w:val="CommentReference"/>
        </w:rPr>
        <w:annotationRef/>
      </w:r>
      <w:r>
        <w:t>what does this mean?</w:t>
      </w:r>
    </w:p>
  </w:comment>
  <w:comment w:id="1456" w:author="Windows User" w:date="2015-10-30T08:56:00Z" w:initials="BS">
    <w:p w14:paraId="7DE26DCC" w14:textId="77777777" w:rsidR="002758BE" w:rsidRDefault="002758BE">
      <w:pPr>
        <w:pStyle w:val="CommentText"/>
      </w:pPr>
      <w:r>
        <w:rPr>
          <w:rStyle w:val="CommentReference"/>
        </w:rPr>
        <w:annotationRef/>
      </w:r>
      <w:r>
        <w:t>announced or proclaimed?</w:t>
      </w:r>
    </w:p>
  </w:comment>
  <w:comment w:id="1460" w:author="Windows User" w:date="2015-10-30T08:56:00Z" w:initials="WU">
    <w:p w14:paraId="729B2278" w14:textId="77777777" w:rsidR="002758BE" w:rsidRDefault="002758BE">
      <w:pPr>
        <w:pStyle w:val="CommentText"/>
      </w:pPr>
      <w:r>
        <w:rPr>
          <w:rStyle w:val="CommentReference"/>
        </w:rPr>
        <w:annotationRef/>
      </w:r>
      <w:r>
        <w:t>?</w:t>
      </w:r>
    </w:p>
  </w:comment>
  <w:comment w:id="1461" w:author="Windows User" w:date="2015-10-30T08:56:00Z" w:initials="WU">
    <w:p w14:paraId="44863D12" w14:textId="77777777" w:rsidR="002758BE" w:rsidRDefault="002758BE">
      <w:pPr>
        <w:pStyle w:val="CommentText"/>
      </w:pPr>
      <w:r>
        <w:rPr>
          <w:rStyle w:val="CommentReference"/>
        </w:rPr>
        <w:annotationRef/>
      </w:r>
      <w:r>
        <w:t>Bride, no, not bridegroom?</w:t>
      </w:r>
    </w:p>
  </w:comment>
  <w:comment w:id="1464" w:author="Windows User" w:date="2015-10-30T08:56:00Z" w:initials="WU">
    <w:p w14:paraId="6CE1AF88" w14:textId="77777777" w:rsidR="002758BE" w:rsidRDefault="002758BE">
      <w:pPr>
        <w:pStyle w:val="CommentText"/>
      </w:pPr>
      <w:r>
        <w:rPr>
          <w:rStyle w:val="CommentReference"/>
        </w:rPr>
        <w:annotationRef/>
      </w:r>
      <w:r>
        <w:t>Return?</w:t>
      </w:r>
    </w:p>
  </w:comment>
  <w:comment w:id="1465" w:author="Windows User" w:date="2015-10-30T08:56:00Z" w:initials="WU">
    <w:p w14:paraId="2917E600" w14:textId="77777777" w:rsidR="002758BE" w:rsidRDefault="002758BE">
      <w:pPr>
        <w:pStyle w:val="CommentText"/>
      </w:pPr>
      <w:r>
        <w:rPr>
          <w:rStyle w:val="CommentReference"/>
        </w:rPr>
        <w:annotationRef/>
      </w:r>
      <w:r>
        <w:t>Establishment? Building up?</w:t>
      </w:r>
    </w:p>
  </w:comment>
  <w:comment w:id="1467" w:author="Windows User" w:date="2015-10-30T08:56:00Z" w:initials="WU">
    <w:p w14:paraId="14DF4F91" w14:textId="77777777" w:rsidR="002758BE" w:rsidRDefault="002758BE">
      <w:pPr>
        <w:pStyle w:val="CommentText"/>
      </w:pPr>
      <w:r>
        <w:rPr>
          <w:rStyle w:val="CommentReference"/>
        </w:rPr>
        <w:annotationRef/>
      </w:r>
      <w:r>
        <w:t>Heavenly evangelist? Good tidings? Glad tidings? Good news?</w:t>
      </w:r>
    </w:p>
  </w:comment>
  <w:comment w:id="1468" w:author="Windows User" w:date="2015-10-30T08:56:00Z" w:initials="WU">
    <w:p w14:paraId="55FC1EAE" w14:textId="77777777" w:rsidR="002758BE" w:rsidRDefault="002758BE">
      <w:pPr>
        <w:pStyle w:val="CommentText"/>
      </w:pPr>
      <w:r>
        <w:rPr>
          <w:rStyle w:val="CommentReference"/>
        </w:rPr>
        <w:annotationRef/>
      </w:r>
      <w:r>
        <w:t>I don’t see “the Lord is with you” in the Coptic</w:t>
      </w:r>
    </w:p>
    <w:p w14:paraId="4431CB1C" w14:textId="77777777" w:rsidR="002758BE" w:rsidRDefault="002758BE">
      <w:pPr>
        <w:pStyle w:val="CommentText"/>
      </w:pPr>
    </w:p>
  </w:comment>
  <w:comment w:id="1469" w:author="Windows User" w:date="2015-10-30T08:56:00Z" w:initials="WU">
    <w:p w14:paraId="4549B91A" w14:textId="77777777" w:rsidR="002758BE" w:rsidRDefault="002758BE">
      <w:pPr>
        <w:pStyle w:val="CommentText"/>
      </w:pPr>
      <w:r>
        <w:rPr>
          <w:rStyle w:val="CommentReference"/>
        </w:rPr>
        <w:annotationRef/>
      </w:r>
      <w:r>
        <w:t>Heavenly herald of Good News?</w:t>
      </w:r>
    </w:p>
    <w:p w14:paraId="384F02AC" w14:textId="77777777" w:rsidR="002758BE" w:rsidRDefault="002758BE">
      <w:pPr>
        <w:pStyle w:val="CommentText"/>
      </w:pPr>
    </w:p>
  </w:comment>
  <w:comment w:id="1478" w:author="Windows User" w:date="2015-10-30T08:56:00Z" w:initials="WU">
    <w:p w14:paraId="4A264D5C" w14:textId="77777777" w:rsidR="002758BE" w:rsidRDefault="002758BE">
      <w:pPr>
        <w:pStyle w:val="CommentText"/>
      </w:pPr>
      <w:r>
        <w:rPr>
          <w:rStyle w:val="CommentReference"/>
        </w:rPr>
        <w:annotationRef/>
      </w:r>
      <w:r>
        <w:t>I think we’re doing holy for ethowab, but saint for agios… open to discussion though.</w:t>
      </w:r>
    </w:p>
  </w:comment>
  <w:comment w:id="1509" w:author="Windows User" w:date="2015-10-30T08:56:00Z" w:initials="BS">
    <w:p w14:paraId="20FFD670" w14:textId="77777777" w:rsidR="002758BE" w:rsidRDefault="002758BE" w:rsidP="006A0382">
      <w:pPr>
        <w:pStyle w:val="CommentText"/>
      </w:pPr>
      <w:r>
        <w:rPr>
          <w:rStyle w:val="CommentReference"/>
        </w:rPr>
        <w:annotationRef/>
      </w:r>
      <w:r>
        <w:t>theotokos, not mav em ef Nooti</w:t>
      </w:r>
    </w:p>
  </w:comment>
  <w:comment w:id="1514" w:author="Windows User" w:date="2015-10-30T08:56:00Z" w:initials="WU">
    <w:p w14:paraId="3A72AA33" w14:textId="77777777" w:rsidR="002758BE" w:rsidRDefault="002758BE">
      <w:pPr>
        <w:pStyle w:val="CommentText"/>
      </w:pPr>
      <w:r>
        <w:rPr>
          <w:rStyle w:val="CommentReference"/>
        </w:rPr>
        <w:annotationRef/>
      </w:r>
      <w:r>
        <w:t>Redeemed?</w:t>
      </w:r>
    </w:p>
  </w:comment>
  <w:comment w:id="1515" w:author="Windows User" w:date="2015-10-30T08:56:00Z" w:initials="WU">
    <w:p w14:paraId="5BF82FF5" w14:textId="77777777" w:rsidR="002758BE" w:rsidRDefault="002758BE">
      <w:pPr>
        <w:pStyle w:val="CommentText"/>
      </w:pPr>
      <w:r>
        <w:rPr>
          <w:rStyle w:val="CommentReference"/>
        </w:rPr>
        <w:annotationRef/>
      </w:r>
      <w:r>
        <w:t>For? So?</w:t>
      </w:r>
    </w:p>
  </w:comment>
  <w:comment w:id="1520" w:author="Windows User" w:date="2015-10-30T08:56:00Z" w:initials="WU">
    <w:p w14:paraId="5B54A424" w14:textId="77777777" w:rsidR="002758BE" w:rsidRDefault="002758BE">
      <w:pPr>
        <w:pStyle w:val="CommentText"/>
      </w:pPr>
      <w:r>
        <w:rPr>
          <w:rStyle w:val="CommentReference"/>
        </w:rPr>
        <w:annotationRef/>
      </w:r>
      <w:r>
        <w:t>Or did shine and did illuminate</w:t>
      </w:r>
    </w:p>
  </w:comment>
  <w:comment w:id="1521" w:author="Windows User" w:date="2015-10-30T08:56:00Z" w:initials="WU">
    <w:p w14:paraId="5929E69F" w14:textId="77777777" w:rsidR="002758BE" w:rsidRDefault="002758BE">
      <w:pPr>
        <w:pStyle w:val="CommentText"/>
      </w:pPr>
      <w:r>
        <w:rPr>
          <w:rStyle w:val="CommentReference"/>
        </w:rPr>
        <w:annotationRef/>
      </w:r>
      <w:r>
        <w:t>What should this verse be?</w:t>
      </w:r>
    </w:p>
  </w:comment>
  <w:comment w:id="1522" w:author="Windows User" w:date="2015-10-30T08:56:00Z" w:initials="WU">
    <w:p w14:paraId="37815108" w14:textId="77777777" w:rsidR="002758BE" w:rsidRDefault="002758BE">
      <w:pPr>
        <w:pStyle w:val="CommentText"/>
      </w:pPr>
      <w:r>
        <w:rPr>
          <w:rStyle w:val="CommentReference"/>
        </w:rPr>
        <w:annotationRef/>
      </w:r>
      <w:r>
        <w:t>Uhm… does this mean something else, because saying the seal of the door Ezekiel saw was raised seems really bad …</w:t>
      </w:r>
    </w:p>
  </w:comment>
  <w:comment w:id="1523" w:author="Windows User" w:date="2015-10-30T08:56:00Z" w:initials="WU">
    <w:p w14:paraId="770E6FA0" w14:textId="77777777" w:rsidR="002758BE" w:rsidRDefault="002758BE">
      <w:pPr>
        <w:pStyle w:val="CommentText"/>
      </w:pPr>
      <w:r>
        <w:rPr>
          <w:rStyle w:val="CommentReference"/>
        </w:rPr>
        <w:annotationRef/>
      </w:r>
      <w:r>
        <w:t>Who?</w:t>
      </w:r>
    </w:p>
  </w:comment>
  <w:comment w:id="1524" w:author="Windows User" w:date="2015-10-30T08:56:00Z" w:initials="WU">
    <w:p w14:paraId="7FDD5784" w14:textId="77777777" w:rsidR="002758BE" w:rsidRDefault="002758BE">
      <w:pPr>
        <w:pStyle w:val="CommentText"/>
      </w:pPr>
      <w:r>
        <w:rPr>
          <w:rStyle w:val="CommentReference"/>
        </w:rPr>
        <w:annotationRef/>
      </w:r>
      <w:r>
        <w:t>Different adjective</w:t>
      </w:r>
    </w:p>
  </w:comment>
  <w:comment w:id="1525" w:author="Windows User" w:date="2015-10-30T08:56:00Z" w:initials="WU">
    <w:p w14:paraId="69734FAC" w14:textId="77777777" w:rsidR="002758BE" w:rsidRDefault="002758BE">
      <w:pPr>
        <w:pStyle w:val="CommentText"/>
      </w:pPr>
      <w:r>
        <w:rPr>
          <w:rStyle w:val="CommentReference"/>
        </w:rPr>
        <w:annotationRef/>
      </w:r>
      <w:r>
        <w:t>Sickness?</w:t>
      </w:r>
    </w:p>
  </w:comment>
  <w:comment w:id="1528" w:author="Windows User" w:date="2015-10-30T08:56:00Z" w:initials="BS">
    <w:p w14:paraId="07C468E8" w14:textId="77777777" w:rsidR="002758BE" w:rsidRDefault="002758BE">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531" w:author="Windows User" w:date="2015-10-30T08:56:00Z" w:initials="WU">
    <w:p w14:paraId="14F94395" w14:textId="77777777" w:rsidR="002758BE" w:rsidRDefault="002758BE">
      <w:pPr>
        <w:pStyle w:val="CommentText"/>
      </w:pPr>
      <w:r>
        <w:rPr>
          <w:rStyle w:val="CommentReference"/>
        </w:rPr>
        <w:annotationRef/>
      </w:r>
      <w:r>
        <w:t>What?</w:t>
      </w:r>
    </w:p>
  </w:comment>
  <w:comment w:id="1540" w:author="Windows User" w:date="2015-10-30T08:56:00Z" w:initials="WU">
    <w:p w14:paraId="39A2608E" w14:textId="77777777" w:rsidR="002758BE" w:rsidRDefault="002758BE">
      <w:pPr>
        <w:pStyle w:val="CommentText"/>
      </w:pPr>
      <w:r>
        <w:rPr>
          <w:rStyle w:val="CommentReference"/>
        </w:rPr>
        <w:annotationRef/>
      </w:r>
    </w:p>
  </w:comment>
  <w:comment w:id="1552" w:author="Windows User" w:date="2015-10-30T08:56:00Z" w:initials="WU">
    <w:p w14:paraId="255EEE9F" w14:textId="77777777" w:rsidR="002758BE" w:rsidRDefault="002758BE">
      <w:pPr>
        <w:pStyle w:val="CommentText"/>
      </w:pPr>
      <w:r>
        <w:rPr>
          <w:rStyle w:val="CommentReference"/>
        </w:rPr>
        <w:annotationRef/>
      </w:r>
      <w:r>
        <w:t>Is abouna going by a different version of the Coptic?</w:t>
      </w:r>
    </w:p>
    <w:p w14:paraId="45F504BB" w14:textId="77777777" w:rsidR="002758BE" w:rsidRDefault="002758BE">
      <w:pPr>
        <w:pStyle w:val="CommentText"/>
      </w:pPr>
    </w:p>
  </w:comment>
  <w:comment w:id="1554" w:author="Windows User" w:date="2015-10-30T08:56:00Z" w:initials="WU">
    <w:p w14:paraId="63C351E6" w14:textId="77777777" w:rsidR="002758BE" w:rsidRDefault="002758BE">
      <w:pPr>
        <w:pStyle w:val="CommentText"/>
      </w:pPr>
      <w:r>
        <w:rPr>
          <w:rStyle w:val="CommentReference"/>
        </w:rPr>
        <w:annotationRef/>
      </w:r>
      <w:r>
        <w:t>Praise and victory doesn’t make sense.</w:t>
      </w:r>
    </w:p>
  </w:comment>
  <w:comment w:id="1556" w:author="Windows User" w:date="2015-10-30T08:56:00Z" w:initials="WU">
    <w:p w14:paraId="5729C7D5" w14:textId="77777777" w:rsidR="002758BE" w:rsidRDefault="002758BE">
      <w:pPr>
        <w:pStyle w:val="CommentText"/>
      </w:pPr>
      <w:r>
        <w:rPr>
          <w:rStyle w:val="CommentReference"/>
        </w:rPr>
        <w:annotationRef/>
      </w:r>
      <w:r>
        <w:t>Godhead?</w:t>
      </w:r>
    </w:p>
  </w:comment>
  <w:comment w:id="1569" w:author="Windows User" w:date="2015-10-30T08:56:00Z" w:initials="WU">
    <w:p w14:paraId="78E42A11" w14:textId="77777777" w:rsidR="002758BE" w:rsidRDefault="002758BE">
      <w:pPr>
        <w:pStyle w:val="CommentText"/>
      </w:pPr>
      <w:r>
        <w:rPr>
          <w:rStyle w:val="CommentReference"/>
        </w:rPr>
        <w:annotationRef/>
      </w:r>
      <w:r>
        <w:t>Establish?</w:t>
      </w:r>
    </w:p>
  </w:comment>
  <w:comment w:id="1570" w:author="Windows User" w:date="2015-10-30T08:56:00Z" w:initials="WU">
    <w:p w14:paraId="642EB965" w14:textId="77777777" w:rsidR="002758BE" w:rsidRDefault="002758BE">
      <w:pPr>
        <w:pStyle w:val="CommentText"/>
      </w:pPr>
      <w:r>
        <w:rPr>
          <w:rStyle w:val="CommentReference"/>
        </w:rPr>
        <w:annotationRef/>
      </w:r>
      <w:r>
        <w:t>Check another source… missing puncuation</w:t>
      </w:r>
    </w:p>
  </w:comment>
  <w:comment w:id="1571" w:author="Windows User" w:date="2015-10-30T08:56:00Z" w:initials="WU">
    <w:p w14:paraId="6F8B5532" w14:textId="77777777" w:rsidR="002758BE" w:rsidRDefault="002758BE">
      <w:pPr>
        <w:pStyle w:val="CommentText"/>
      </w:pPr>
      <w:r>
        <w:rPr>
          <w:rStyle w:val="CommentReference"/>
        </w:rPr>
        <w:annotationRef/>
      </w:r>
      <w:r>
        <w:t>Worked?</w:t>
      </w:r>
    </w:p>
  </w:comment>
  <w:comment w:id="1572" w:author="Windows User" w:date="2015-10-30T08:56:00Z" w:initials="WU">
    <w:p w14:paraId="4F504285" w14:textId="77777777" w:rsidR="002758BE" w:rsidRDefault="002758BE">
      <w:pPr>
        <w:pStyle w:val="CommentText"/>
      </w:pPr>
      <w:r>
        <w:rPr>
          <w:rStyle w:val="CommentReference"/>
        </w:rPr>
        <w:annotationRef/>
      </w:r>
      <w:r>
        <w:t>Thrice holy or Trisagion?</w:t>
      </w:r>
    </w:p>
  </w:comment>
  <w:comment w:id="1574" w:author="Windows User" w:date="2015-10-30T08:56:00Z" w:initials="WU">
    <w:p w14:paraId="5514BCC2" w14:textId="77777777" w:rsidR="002758BE" w:rsidRPr="00745B45" w:rsidRDefault="002758B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 in their Coptic?</w:t>
      </w:r>
    </w:p>
  </w:comment>
  <w:comment w:id="1575" w:author="Windows User" w:date="2015-10-30T08:56:00Z" w:initials="WU">
    <w:p w14:paraId="179A5384" w14:textId="77777777" w:rsidR="002758BE" w:rsidRDefault="002758BE">
      <w:pPr>
        <w:pStyle w:val="CommentText"/>
      </w:pPr>
      <w:r>
        <w:rPr>
          <w:rStyle w:val="CommentReference"/>
        </w:rPr>
        <w:annotationRef/>
      </w:r>
      <w:r>
        <w:t>Right translation?</w:t>
      </w:r>
    </w:p>
  </w:comment>
  <w:comment w:id="1577" w:author="Windows User" w:date="2015-10-30T08:56:00Z" w:initials="WU">
    <w:p w14:paraId="1682BE28" w14:textId="77777777" w:rsidR="002758BE" w:rsidRDefault="002758BE">
      <w:pPr>
        <w:pStyle w:val="CommentText"/>
      </w:pPr>
      <w:r>
        <w:rPr>
          <w:rStyle w:val="CommentReference"/>
        </w:rPr>
        <w:annotationRef/>
      </w:r>
      <w:r>
        <w:t>What does this mean?</w:t>
      </w:r>
    </w:p>
  </w:comment>
  <w:comment w:id="1578" w:author="Windows User" w:date="2015-10-30T08:56:00Z" w:initials="WU">
    <w:p w14:paraId="30C5B7C9" w14:textId="77777777" w:rsidR="002758BE" w:rsidRDefault="002758BE">
      <w:pPr>
        <w:pStyle w:val="CommentText"/>
      </w:pPr>
      <w:r>
        <w:rPr>
          <w:rStyle w:val="CommentReference"/>
        </w:rPr>
        <w:annotationRef/>
      </w:r>
      <w:r>
        <w:t>To the end?</w:t>
      </w:r>
    </w:p>
  </w:comment>
  <w:comment w:id="1583" w:author="Windows User" w:date="2015-10-30T08:56:00Z" w:initials="WU">
    <w:p w14:paraId="2C2856CA" w14:textId="77777777" w:rsidR="002758BE" w:rsidRDefault="002758BE">
      <w:pPr>
        <w:pStyle w:val="CommentText"/>
      </w:pPr>
      <w:r>
        <w:rPr>
          <w:rStyle w:val="CommentReference"/>
        </w:rPr>
        <w:annotationRef/>
      </w:r>
      <w:r>
        <w:t>Or freedom?</w:t>
      </w:r>
    </w:p>
  </w:comment>
  <w:comment w:id="1584" w:author="Windows User" w:date="2015-10-30T08:56:00Z" w:initials="WU">
    <w:p w14:paraId="229642C6" w14:textId="77777777" w:rsidR="002758BE" w:rsidRDefault="002758BE">
      <w:pPr>
        <w:pStyle w:val="CommentText"/>
      </w:pPr>
      <w:r>
        <w:rPr>
          <w:rStyle w:val="CommentReference"/>
        </w:rPr>
        <w:annotationRef/>
      </w:r>
      <w:r>
        <w:t>Or establish?</w:t>
      </w:r>
    </w:p>
  </w:comment>
  <w:comment w:id="1592" w:author="Windows User" w:date="2015-10-30T08:56:00Z" w:initials="WU">
    <w:p w14:paraId="798C7307" w14:textId="77777777" w:rsidR="002758BE" w:rsidRDefault="002758BE">
      <w:pPr>
        <w:pStyle w:val="CommentText"/>
      </w:pPr>
      <w:r>
        <w:rPr>
          <w:rStyle w:val="CommentReference"/>
        </w:rPr>
        <w:annotationRef/>
      </w:r>
      <w:r>
        <w:t>Is this the correct date?</w:t>
      </w:r>
    </w:p>
  </w:comment>
  <w:comment w:id="1706" w:author="Windows User" w:date="2015-10-30T08:56:00Z" w:initials="WU">
    <w:p w14:paraId="1C25D03A" w14:textId="77777777" w:rsidR="002758BE" w:rsidRDefault="002758BE">
      <w:pPr>
        <w:pStyle w:val="CommentText"/>
      </w:pPr>
      <w:r>
        <w:rPr>
          <w:rStyle w:val="CommentReference"/>
        </w:rPr>
        <w:annotationRef/>
      </w:r>
      <w:r>
        <w:t>Can this be reworded?</w:t>
      </w:r>
    </w:p>
  </w:comment>
  <w:comment w:id="1708" w:author="Windows User" w:date="2015-10-30T08:56:00Z" w:initials="WU">
    <w:p w14:paraId="71B1FE22" w14:textId="77777777" w:rsidR="002758BE" w:rsidRDefault="002758BE">
      <w:pPr>
        <w:pStyle w:val="CommentText"/>
      </w:pPr>
      <w:r>
        <w:rPr>
          <w:rStyle w:val="CommentReference"/>
        </w:rPr>
        <w:annotationRef/>
      </w:r>
      <w:r>
        <w:t>Check other books for alternate word here.</w:t>
      </w:r>
    </w:p>
  </w:comment>
  <w:comment w:id="1709" w:author="Windows User" w:date="2015-10-30T08:56:00Z" w:initials="WU">
    <w:p w14:paraId="546F5FFA" w14:textId="77777777" w:rsidR="002758BE" w:rsidRDefault="002758BE">
      <w:pPr>
        <w:pStyle w:val="CommentText"/>
      </w:pPr>
      <w:r>
        <w:rPr>
          <w:rStyle w:val="CommentReference"/>
        </w:rPr>
        <w:annotationRef/>
      </w:r>
      <w:r>
        <w:t>Nations or peoples?</w:t>
      </w:r>
    </w:p>
  </w:comment>
  <w:comment w:id="1710" w:author="Windows User" w:date="2015-10-30T08:56:00Z" w:initials="WU">
    <w:p w14:paraId="4FC1DCF3" w14:textId="77777777" w:rsidR="002758BE" w:rsidRDefault="002758BE">
      <w:pPr>
        <w:pStyle w:val="CommentText"/>
      </w:pPr>
      <w:r>
        <w:rPr>
          <w:rStyle w:val="CommentReference"/>
        </w:rPr>
        <w:annotationRef/>
      </w:r>
      <w:r>
        <w:t>Burned or consumed?</w:t>
      </w:r>
    </w:p>
  </w:comment>
  <w:comment w:id="1711" w:author="Windows User" w:date="2015-10-30T08:56:00Z" w:initials="WU">
    <w:p w14:paraId="5B463C07" w14:textId="77777777" w:rsidR="002758BE" w:rsidRDefault="002758BE">
      <w:pPr>
        <w:pStyle w:val="CommentText"/>
      </w:pPr>
      <w:r>
        <w:rPr>
          <w:rStyle w:val="CommentReference"/>
        </w:rPr>
        <w:annotationRef/>
      </w:r>
      <w:r>
        <w:t>?</w:t>
      </w:r>
    </w:p>
  </w:comment>
  <w:comment w:id="1712" w:author="Windows User" w:date="2015-10-30T08:56:00Z" w:initials="WU">
    <w:p w14:paraId="3079CC02" w14:textId="77777777" w:rsidR="002758BE" w:rsidRPr="00745B45" w:rsidRDefault="002758B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27" w:author="Windows User" w:date="2015-10-30T08:56:00Z" w:initials="WU">
    <w:p w14:paraId="4B943F0B" w14:textId="77777777" w:rsidR="002758BE" w:rsidRDefault="002758BE">
      <w:pPr>
        <w:pStyle w:val="CommentText"/>
      </w:pPr>
      <w:r>
        <w:rPr>
          <w:rStyle w:val="CommentReference"/>
        </w:rPr>
        <w:annotationRef/>
      </w:r>
      <w:r>
        <w:t>Synaxarium has St. James dying twice… likely one of them should be St. John!</w:t>
      </w:r>
    </w:p>
  </w:comment>
  <w:comment w:id="1768" w:author="Windows User" w:date="2015-10-30T08:56:00Z" w:initials="WU">
    <w:p w14:paraId="11436C6E" w14:textId="77777777" w:rsidR="002758BE" w:rsidRDefault="002758BE">
      <w:pPr>
        <w:pStyle w:val="CommentText"/>
      </w:pPr>
      <w:r>
        <w:rPr>
          <w:rStyle w:val="CommentReference"/>
        </w:rPr>
        <w:annotationRef/>
      </w:r>
      <w:r>
        <w:t>Ramez says print synacarium may have him in july</w:t>
      </w:r>
    </w:p>
  </w:comment>
  <w:comment w:id="1787" w:author="Windows User" w:date="2015-10-30T08:56:00Z" w:initials="WU">
    <w:p w14:paraId="62A36CDC" w14:textId="77777777" w:rsidR="002758BE" w:rsidRDefault="002758BE">
      <w:pPr>
        <w:pStyle w:val="CommentText"/>
      </w:pPr>
      <w:r>
        <w:rPr>
          <w:rStyle w:val="CommentReference"/>
        </w:rPr>
        <w:annotationRef/>
      </w:r>
      <w:r>
        <w:t>Approached? What does this vs mean?</w:t>
      </w:r>
    </w:p>
  </w:comment>
  <w:comment w:id="1788" w:author="Windows User" w:date="2015-10-30T08:56:00Z" w:initials="WU">
    <w:p w14:paraId="329416E7" w14:textId="77777777" w:rsidR="002758BE" w:rsidRPr="00745B45" w:rsidRDefault="002758B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Fok, not thok?</w:t>
      </w:r>
    </w:p>
  </w:comment>
  <w:comment w:id="1794" w:author="Windows User" w:date="2015-10-30T08:56:00Z" w:initials="WU">
    <w:p w14:paraId="763F73BB" w14:textId="77777777" w:rsidR="002758BE" w:rsidRDefault="002758BE">
      <w:pPr>
        <w:pStyle w:val="CommentText"/>
      </w:pPr>
      <w:r>
        <w:rPr>
          <w:rStyle w:val="CommentReference"/>
        </w:rPr>
        <w:annotationRef/>
      </w:r>
      <w:r>
        <w:t>Thoughts?</w:t>
      </w:r>
    </w:p>
  </w:comment>
  <w:comment w:id="1815" w:author="Windows User" w:date="2015-10-30T08:56:00Z" w:initials="WU">
    <w:p w14:paraId="7B47C8A3" w14:textId="77777777" w:rsidR="002758BE" w:rsidRDefault="002758BE">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816" w:author="Windows User" w:date="2015-10-30T08:56:00Z" w:initials="WU">
    <w:p w14:paraId="113233AB" w14:textId="77777777" w:rsidR="002758BE" w:rsidRDefault="002758BE">
      <w:pPr>
        <w:pStyle w:val="CommentText"/>
      </w:pPr>
      <w:r>
        <w:rPr>
          <w:rStyle w:val="CommentReference"/>
        </w:rPr>
        <w:annotationRef/>
      </w:r>
      <w:r>
        <w:t>Sound or voices?</w:t>
      </w:r>
    </w:p>
  </w:comment>
  <w:comment w:id="1852" w:author="Windows User" w:date="2015-10-30T08:56:00Z" w:initials="WU">
    <w:p w14:paraId="0BE9113A" w14:textId="77777777" w:rsidR="002758BE" w:rsidRDefault="002758BE">
      <w:pPr>
        <w:pStyle w:val="CommentText"/>
      </w:pPr>
      <w:r>
        <w:rPr>
          <w:rStyle w:val="CommentReference"/>
        </w:rPr>
        <w:annotationRef/>
      </w:r>
      <w:r>
        <w:t>Completely different.</w:t>
      </w:r>
    </w:p>
  </w:comment>
  <w:comment w:id="1853" w:author="Windows User" w:date="2015-10-30T08:56:00Z" w:initials="WU">
    <w:p w14:paraId="074682DD" w14:textId="77777777" w:rsidR="002758BE" w:rsidRDefault="002758BE">
      <w:pPr>
        <w:pStyle w:val="CommentText"/>
      </w:pPr>
      <w:r>
        <w:rPr>
          <w:rStyle w:val="CommentReference"/>
        </w:rPr>
        <w:annotationRef/>
      </w:r>
      <w:r>
        <w:t>With or in?</w:t>
      </w:r>
    </w:p>
  </w:comment>
  <w:comment w:id="1854" w:author="Windows User" w:date="2015-10-30T08:56:00Z" w:initials="WU">
    <w:p w14:paraId="371712E1" w14:textId="77777777" w:rsidR="002758BE" w:rsidRDefault="002758BE">
      <w:pPr>
        <w:pStyle w:val="CommentText"/>
      </w:pPr>
      <w:r>
        <w:rPr>
          <w:rStyle w:val="CommentReference"/>
        </w:rPr>
        <w:annotationRef/>
      </w:r>
    </w:p>
  </w:comment>
  <w:comment w:id="1855" w:author="Windows User" w:date="2015-10-30T08:56:00Z" w:initials="WU">
    <w:p w14:paraId="0B3C1D3B" w14:textId="77777777" w:rsidR="002758BE" w:rsidRDefault="002758BE">
      <w:pPr>
        <w:pStyle w:val="CommentText"/>
      </w:pPr>
      <w:r>
        <w:rPr>
          <w:rStyle w:val="CommentReference"/>
        </w:rPr>
        <w:annotationRef/>
      </w:r>
      <w:r>
        <w:t>Sound or voice?</w:t>
      </w:r>
    </w:p>
  </w:comment>
  <w:comment w:id="1857" w:author="Windows User" w:date="2015-10-30T08:56:00Z" w:initials="WU">
    <w:p w14:paraId="1C3A0B98" w14:textId="77777777" w:rsidR="002758BE" w:rsidRDefault="002758BE">
      <w:pPr>
        <w:pStyle w:val="CommentText"/>
      </w:pPr>
      <w:r>
        <w:rPr>
          <w:rStyle w:val="CommentReference"/>
        </w:rPr>
        <w:annotationRef/>
      </w:r>
      <w:r>
        <w:t>Open to suggetions.</w:t>
      </w:r>
    </w:p>
  </w:comment>
  <w:comment w:id="1858" w:author="Windows User" w:date="2015-10-30T08:56:00Z" w:initials="WU">
    <w:p w14:paraId="79DB91AB" w14:textId="77777777" w:rsidR="002758BE" w:rsidRDefault="002758BE">
      <w:pPr>
        <w:pStyle w:val="CommentText"/>
      </w:pPr>
      <w:r>
        <w:rPr>
          <w:rStyle w:val="CommentReference"/>
        </w:rPr>
        <w:annotationRef/>
      </w:r>
      <w:r>
        <w:t>Before?</w:t>
      </w:r>
    </w:p>
  </w:comment>
  <w:comment w:id="1859" w:author="Windows User" w:date="2015-10-30T08:56:00Z" w:initials="WU">
    <w:p w14:paraId="777049F3" w14:textId="77777777" w:rsidR="002758BE" w:rsidRDefault="002758BE">
      <w:pPr>
        <w:pStyle w:val="CommentText"/>
      </w:pPr>
      <w:r>
        <w:rPr>
          <w:rStyle w:val="CommentReference"/>
        </w:rPr>
        <w:annotationRef/>
      </w:r>
      <w:r>
        <w:t>Nations?</w:t>
      </w:r>
    </w:p>
  </w:comment>
  <w:comment w:id="1860" w:author="Windows User" w:date="2015-10-30T08:56:00Z" w:initials="WU">
    <w:p w14:paraId="29D1E0CC" w14:textId="77777777" w:rsidR="002758BE" w:rsidRDefault="002758BE">
      <w:pPr>
        <w:pStyle w:val="CommentText"/>
      </w:pPr>
      <w:r>
        <w:rPr>
          <w:rStyle w:val="CommentReference"/>
        </w:rPr>
        <w:annotationRef/>
      </w:r>
      <w:r>
        <w:t>?</w:t>
      </w:r>
    </w:p>
  </w:comment>
  <w:comment w:id="1900" w:author="Windows User" w:date="2015-10-30T08:56:00Z" w:initials="WU">
    <w:p w14:paraId="73A9ACC7" w14:textId="77777777" w:rsidR="002758BE" w:rsidRDefault="002758BE">
      <w:pPr>
        <w:pStyle w:val="CommentText"/>
      </w:pPr>
      <w:r>
        <w:rPr>
          <w:rStyle w:val="CommentReference"/>
        </w:rPr>
        <w:annotationRef/>
      </w:r>
      <w:r>
        <w:t>?</w:t>
      </w:r>
    </w:p>
  </w:comment>
  <w:comment w:id="1909" w:author="Windows User" w:date="2015-10-30T08:56:00Z" w:initials="WU">
    <w:p w14:paraId="4F5630C0" w14:textId="77777777" w:rsidR="002758BE" w:rsidRDefault="002758BE">
      <w:pPr>
        <w:pStyle w:val="CommentText"/>
      </w:pPr>
      <w:r>
        <w:rPr>
          <w:rStyle w:val="CommentReference"/>
        </w:rPr>
        <w:annotationRef/>
      </w:r>
      <w:r>
        <w:t>Abba Noub, abanoub, Apa Noub, Apnoub?</w:t>
      </w:r>
    </w:p>
  </w:comment>
  <w:comment w:id="1910" w:author="Windows User" w:date="2015-10-30T08:56:00Z" w:initials="WU">
    <w:p w14:paraId="3899034D" w14:textId="77777777" w:rsidR="002758BE" w:rsidRDefault="002758BE">
      <w:pPr>
        <w:pStyle w:val="CommentText"/>
      </w:pPr>
      <w:r>
        <w:rPr>
          <w:rStyle w:val="CommentReference"/>
        </w:rPr>
        <w:annotationRef/>
      </w:r>
      <w:r>
        <w:t>Upright, or orthodox?</w:t>
      </w:r>
    </w:p>
  </w:comment>
  <w:comment w:id="1920" w:author="Windows User" w:date="2015-10-30T08:56:00Z" w:initials="WU">
    <w:p w14:paraId="61207ABC" w14:textId="77777777" w:rsidR="002758BE" w:rsidRDefault="002758BE">
      <w:pPr>
        <w:pStyle w:val="CommentText"/>
      </w:pPr>
      <w:r>
        <w:rPr>
          <w:rStyle w:val="CommentReference"/>
        </w:rPr>
        <w:annotationRef/>
      </w:r>
      <w:r>
        <w:t>Are we going with ti agia = saint and ti ethowab = the holy?</w:t>
      </w:r>
    </w:p>
  </w:comment>
  <w:comment w:id="1924" w:author="Windows User" w:date="2015-11-18T20:43:00Z" w:initials="WU">
    <w:p w14:paraId="446635DC" w14:textId="77777777" w:rsidR="002758BE" w:rsidRDefault="002758BE" w:rsidP="002758BE">
      <w:pPr>
        <w:pStyle w:val="CommentText"/>
      </w:pPr>
      <w:r>
        <w:rPr>
          <w:rStyle w:val="CommentReference"/>
        </w:rPr>
        <w:annotationRef/>
      </w:r>
      <w:r>
        <w:t>Is this for Adam days? Or just Sundays?</w:t>
      </w:r>
    </w:p>
  </w:comment>
  <w:comment w:id="1948" w:author="Windows User" w:date="2015-11-18T20:43:00Z" w:initials="WU">
    <w:p w14:paraId="08613E46" w14:textId="00F90E8C" w:rsidR="002758BE" w:rsidRDefault="002758BE">
      <w:pPr>
        <w:pStyle w:val="CommentText"/>
      </w:pPr>
      <w:r>
        <w:rPr>
          <w:rStyle w:val="CommentReference"/>
        </w:rPr>
        <w:annotationRef/>
      </w:r>
      <w:r>
        <w:t>Is this for Adam days? Or just Sundays?</w:t>
      </w:r>
    </w:p>
  </w:comment>
  <w:comment w:id="1949" w:author="Windows User" w:date="2015-11-18T20:38:00Z" w:initials="WU">
    <w:p w14:paraId="43F9C3B7" w14:textId="77777777" w:rsidR="002758BE" w:rsidRDefault="002758BE">
      <w:pPr>
        <w:pStyle w:val="CommentText"/>
      </w:pPr>
      <w:r>
        <w:rPr>
          <w:rStyle w:val="CommentReference"/>
        </w:rPr>
        <w:annotationRef/>
      </w:r>
      <w:r>
        <w:t>What does this mean? I feel like we put something else somewhere else</w:t>
      </w:r>
    </w:p>
  </w:comment>
  <w:comment w:id="1951" w:author="Windows User" w:date="2015-11-19T22:12:00Z" w:initials="WU">
    <w:p w14:paraId="79F037D4" w14:textId="77777777" w:rsidR="002758BE" w:rsidRDefault="002758BE">
      <w:pPr>
        <w:pStyle w:val="CommentText"/>
      </w:pPr>
      <w:r>
        <w:rPr>
          <w:rStyle w:val="CommentReference"/>
        </w:rPr>
        <w:annotationRef/>
      </w:r>
      <w:r>
        <w:t>Theotokos forever, or ever-Theotokos?</w:t>
      </w:r>
    </w:p>
  </w:comment>
  <w:comment w:id="1952" w:author="Windows User" w:date="2015-11-19T22:12:00Z" w:initials="WU">
    <w:p w14:paraId="7E2C6DDB" w14:textId="77777777" w:rsidR="002758BE" w:rsidRDefault="002758BE">
      <w:pPr>
        <w:pStyle w:val="CommentText"/>
      </w:pPr>
      <w:r>
        <w:rPr>
          <w:rStyle w:val="CommentReference"/>
        </w:rPr>
        <w:annotationRef/>
      </w:r>
      <w:r>
        <w:t>What does this mean?</w:t>
      </w:r>
    </w:p>
  </w:comment>
  <w:comment w:id="1953" w:author="Windows User" w:date="2015-11-19T22:12:00Z" w:initials="WU">
    <w:p w14:paraId="71146019" w14:textId="77777777" w:rsidR="002758BE" w:rsidRDefault="002758BE">
      <w:pPr>
        <w:pStyle w:val="CommentText"/>
      </w:pPr>
      <w:r>
        <w:rPr>
          <w:rStyle w:val="CommentReference"/>
        </w:rPr>
        <w:annotationRef/>
      </w:r>
      <w:r>
        <w:t>What does this mean?</w:t>
      </w:r>
    </w:p>
  </w:comment>
  <w:comment w:id="1954" w:author="Windows User" w:date="2015-11-19T22:12:00Z" w:initials="WU">
    <w:p w14:paraId="24E4F57A" w14:textId="77777777" w:rsidR="002758BE" w:rsidRDefault="002758BE">
      <w:pPr>
        <w:pStyle w:val="CommentText"/>
      </w:pPr>
      <w:r>
        <w:rPr>
          <w:rStyle w:val="CommentReference"/>
        </w:rPr>
        <w:annotationRef/>
      </w:r>
      <w:r>
        <w:t>Praying or interceding?</w:t>
      </w:r>
    </w:p>
  </w:comment>
  <w:comment w:id="1974" w:author="Windows User" w:date="2015-10-30T08:56:00Z" w:initials="WU">
    <w:p w14:paraId="36116F5D" w14:textId="77777777" w:rsidR="002758BE" w:rsidRPr="00745B45" w:rsidRDefault="002758B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Typo?</w:t>
      </w:r>
    </w:p>
  </w:comment>
  <w:comment w:id="1975" w:author="Windows User" w:date="2015-10-30T08:56:00Z" w:initials="WU">
    <w:p w14:paraId="55EA204B" w14:textId="77777777" w:rsidR="002758BE" w:rsidRDefault="002758BE">
      <w:pPr>
        <w:pStyle w:val="CommentText"/>
      </w:pPr>
      <w:r>
        <w:rPr>
          <w:rStyle w:val="CommentReference"/>
        </w:rPr>
        <w:annotationRef/>
      </w:r>
      <w:r>
        <w:t>Typo?</w:t>
      </w:r>
    </w:p>
  </w:comment>
  <w:comment w:id="1997" w:author="Windows User" w:date="2015-10-30T08:56:00Z" w:initials="WU">
    <w:p w14:paraId="11E5D177" w14:textId="77777777" w:rsidR="002758BE" w:rsidRPr="00745B45" w:rsidRDefault="002758BE">
      <w:pPr>
        <w:pStyle w:val="CommentText"/>
        <w:rPr>
          <w:rFonts w:ascii="FreeSerifAvvaShenouda" w:eastAsia="Arial Unicode MS" w:hAnsi="FreeSerifAvvaShenouda" w:cs="Arial Unicode MS"/>
        </w:rPr>
      </w:pPr>
      <w:r>
        <w:rPr>
          <w:rStyle w:val="CommentReference"/>
        </w:rPr>
        <w:annotationRef/>
      </w:r>
      <w:r w:rsidRPr="00745B45">
        <w:rPr>
          <w:rFonts w:ascii="FreeSerifAvvaShenouda" w:eastAsia="Arial Unicode MS" w:hAnsi="FreeSerifAvvaShenouda" w:cs="Arial Unicode MS"/>
        </w:rPr>
        <w:t>Is this a typo?</w:t>
      </w:r>
    </w:p>
  </w:comment>
  <w:comment w:id="1999" w:author="Windows User" w:date="2015-10-30T08:56:00Z" w:initials="WU">
    <w:p w14:paraId="38A16B24" w14:textId="77777777" w:rsidR="002758BE" w:rsidRDefault="002758BE">
      <w:pPr>
        <w:pStyle w:val="CommentText"/>
      </w:pPr>
      <w:r>
        <w:rPr>
          <w:rStyle w:val="CommentReference"/>
        </w:rPr>
        <w:annotationRef/>
      </w:r>
      <w:r>
        <w:t>What does the Coptic say?</w:t>
      </w:r>
    </w:p>
  </w:comment>
  <w:comment w:id="2000" w:author="Windows User" w:date="2015-10-30T08:56:00Z" w:initials="WU">
    <w:p w14:paraId="239824AA" w14:textId="77777777" w:rsidR="002758BE" w:rsidRDefault="002758BE">
      <w:pPr>
        <w:pStyle w:val="CommentText"/>
      </w:pPr>
      <w:r>
        <w:rPr>
          <w:rStyle w:val="CommentReference"/>
        </w:rPr>
        <w:annotationRef/>
      </w:r>
      <w:r>
        <w:t>What is being quoted? 2Cor 5?</w:t>
      </w:r>
    </w:p>
  </w:comment>
  <w:comment w:id="2003" w:author="Windows User" w:date="2015-10-30T08:56:00Z" w:initials="WU">
    <w:p w14:paraId="1EC34668" w14:textId="77777777" w:rsidR="002758BE" w:rsidRDefault="002758BE">
      <w:pPr>
        <w:pStyle w:val="CommentText"/>
      </w:pPr>
      <w:r>
        <w:rPr>
          <w:rStyle w:val="CommentReference"/>
        </w:rPr>
        <w:annotationRef/>
      </w:r>
      <w:r>
        <w:t>This is clearly a late composition, bastardizing other hymns. “our father in heaven, the sinless one, with your good father…” right.</w:t>
      </w:r>
    </w:p>
  </w:comment>
  <w:comment w:id="2004" w:author="Windows User" w:date="2015-10-30T08:56:00Z" w:initials="WU">
    <w:p w14:paraId="4470C38C" w14:textId="77777777" w:rsidR="002758BE" w:rsidRDefault="002758BE">
      <w:pPr>
        <w:pStyle w:val="CommentText"/>
      </w:pPr>
      <w:r>
        <w:rPr>
          <w:rStyle w:val="CommentReference"/>
        </w:rPr>
        <w:annotationRef/>
      </w:r>
      <w:r>
        <w:t>Coptic is different from previous verse. What should English be?</w:t>
      </w:r>
    </w:p>
  </w:comment>
  <w:comment w:id="2005" w:author="Windows User" w:date="2015-10-30T08:56:00Z" w:initials="WU">
    <w:p w14:paraId="350A9B71" w14:textId="77777777" w:rsidR="002758BE" w:rsidRDefault="002758BE">
      <w:pPr>
        <w:pStyle w:val="CommentText"/>
      </w:pPr>
      <w:r>
        <w:rPr>
          <w:rStyle w:val="CommentReference"/>
        </w:rPr>
        <w:annotationRef/>
      </w:r>
      <w:r>
        <w:t>Or athletes? Or athletic martyrs?</w:t>
      </w:r>
    </w:p>
  </w:comment>
  <w:comment w:id="2006" w:author="Windows User" w:date="2015-10-30T08:56:00Z" w:initials="WU">
    <w:p w14:paraId="72F9FFC3" w14:textId="77777777" w:rsidR="002758BE" w:rsidRDefault="002758BE">
      <w:pPr>
        <w:pStyle w:val="CommentText"/>
      </w:pPr>
      <w:r>
        <w:rPr>
          <w:rStyle w:val="CommentReference"/>
        </w:rPr>
        <w:annotationRef/>
      </w:r>
      <w:r>
        <w:t>Or of the martyrs?</w:t>
      </w:r>
    </w:p>
  </w:comment>
  <w:comment w:id="2007" w:author="Windows User" w:date="2015-10-30T08:56:00Z" w:initials="WU">
    <w:p w14:paraId="7BD5C124" w14:textId="77777777" w:rsidR="002758BE" w:rsidRDefault="002758BE">
      <w:pPr>
        <w:pStyle w:val="CommentText"/>
      </w:pPr>
      <w:r>
        <w:rPr>
          <w:rStyle w:val="CommentReference"/>
        </w:rPr>
        <w:annotationRef/>
      </w:r>
      <w:r>
        <w:t>Carries or lifts?</w:t>
      </w:r>
    </w:p>
  </w:comment>
  <w:comment w:id="2008" w:author="Windows User" w:date="2015-10-30T08:56:00Z" w:initials="WU">
    <w:p w14:paraId="525F7218" w14:textId="77777777" w:rsidR="002758BE" w:rsidRDefault="002758BE">
      <w:pPr>
        <w:pStyle w:val="CommentText"/>
      </w:pPr>
      <w:r>
        <w:rPr>
          <w:rStyle w:val="CommentReference"/>
        </w:rPr>
        <w:annotationRef/>
      </w:r>
      <w:r>
        <w:t>Churches?</w:t>
      </w:r>
    </w:p>
    <w:p w14:paraId="32A8F1D7" w14:textId="77777777" w:rsidR="002758BE" w:rsidRDefault="002758BE">
      <w:pPr>
        <w:pStyle w:val="CommentText"/>
      </w:pPr>
    </w:p>
  </w:comment>
  <w:comment w:id="2009" w:author="Windows User" w:date="2015-10-30T08:56:00Z" w:initials="WU">
    <w:p w14:paraId="165286E5" w14:textId="77777777" w:rsidR="002758BE" w:rsidRDefault="002758BE">
      <w:pPr>
        <w:pStyle w:val="CommentText"/>
      </w:pPr>
      <w:r>
        <w:rPr>
          <w:rStyle w:val="CommentReference"/>
        </w:rPr>
        <w:annotationRef/>
      </w:r>
      <w:r>
        <w:t>End?</w:t>
      </w:r>
    </w:p>
  </w:comment>
  <w:comment w:id="2018" w:author="Windows User" w:date="2015-10-30T08:56:00Z" w:initials="WU">
    <w:p w14:paraId="770DC519" w14:textId="281A44CF" w:rsidR="002758BE" w:rsidRDefault="002758BE">
      <w:pPr>
        <w:pStyle w:val="CommentText"/>
      </w:pPr>
      <w:r>
        <w:rPr>
          <w:rStyle w:val="CommentReference"/>
        </w:rPr>
        <w:annotationRef/>
      </w:r>
      <w:r>
        <w:t>Or full stop. You are worthy of the glory,</w:t>
      </w:r>
    </w:p>
  </w:comment>
  <w:comment w:id="2025" w:author="Windows User" w:date="2015-10-30T08:56:00Z" w:initials="WU">
    <w:p w14:paraId="664F3BFA" w14:textId="77777777" w:rsidR="002758BE" w:rsidRDefault="002758BE">
      <w:pPr>
        <w:pStyle w:val="CommentText"/>
      </w:pPr>
      <w:r>
        <w:rPr>
          <w:rStyle w:val="CommentReference"/>
        </w:rPr>
        <w:annotationRef/>
      </w:r>
      <w:r>
        <w:t>?</w:t>
      </w:r>
    </w:p>
  </w:comment>
  <w:comment w:id="2028" w:author="Windows User" w:date="2015-10-30T08:56:00Z" w:initials="WU">
    <w:p w14:paraId="08BCD53E" w14:textId="77777777" w:rsidR="002758BE" w:rsidRDefault="002758BE">
      <w:pPr>
        <w:pStyle w:val="CommentText"/>
      </w:pPr>
      <w:r>
        <w:rPr>
          <w:rStyle w:val="CommentReference"/>
        </w:rPr>
        <w:annotationRef/>
      </w:r>
      <w:r>
        <w:t>Is? Or will be? Exalted, or highly exalted?</w:t>
      </w:r>
    </w:p>
  </w:comment>
  <w:comment w:id="2031" w:author="Windows User" w:date="2015-10-30T08:56:00Z" w:initials="WU">
    <w:p w14:paraId="4F4D62D2" w14:textId="77777777" w:rsidR="002758BE" w:rsidRDefault="002758BE">
      <w:pPr>
        <w:pStyle w:val="CommentText"/>
      </w:pPr>
      <w:r>
        <w:rPr>
          <w:rStyle w:val="CommentReference"/>
        </w:rPr>
        <w:annotationRef/>
      </w:r>
      <w:r>
        <w:t>Bring or offer</w:t>
      </w:r>
    </w:p>
  </w:comment>
  <w:comment w:id="2032" w:author="Windows User" w:date="2015-10-30T08:56:00Z" w:initials="WU">
    <w:p w14:paraId="66D4EE13" w14:textId="77777777" w:rsidR="002758BE" w:rsidRDefault="002758BE">
      <w:pPr>
        <w:pStyle w:val="CommentText"/>
      </w:pPr>
      <w:r>
        <w:rPr>
          <w:rStyle w:val="CommentReference"/>
        </w:rPr>
        <w:annotationRef/>
      </w:r>
      <w:r>
        <w:t>Spelling?</w:t>
      </w:r>
    </w:p>
  </w:comment>
  <w:comment w:id="2039" w:author="Windows User" w:date="2015-11-17T22:12:00Z" w:initials="WU">
    <w:p w14:paraId="412F0631" w14:textId="77777777" w:rsidR="002758BE" w:rsidRDefault="002758BE">
      <w:pPr>
        <w:pStyle w:val="CommentText"/>
      </w:pPr>
      <w:r>
        <w:rPr>
          <w:rStyle w:val="CommentReference"/>
        </w:rPr>
        <w:annotationRef/>
      </w:r>
      <w:r>
        <w:t>Literally trampled, right? Or crushed?</w:t>
      </w:r>
    </w:p>
  </w:comment>
  <w:comment w:id="2040" w:author="Windows User" w:date="2015-11-17T22:12:00Z" w:initials="WU">
    <w:p w14:paraId="135DCC31" w14:textId="77777777" w:rsidR="002758BE" w:rsidRDefault="002758BE">
      <w:pPr>
        <w:pStyle w:val="CommentText"/>
      </w:pPr>
      <w:r>
        <w:rPr>
          <w:rStyle w:val="CommentReference"/>
        </w:rPr>
        <w:annotationRef/>
      </w:r>
      <w:r>
        <w:t>Authority? Might? Reign?</w:t>
      </w:r>
    </w:p>
  </w:comment>
  <w:comment w:id="2044" w:author="Windows User" w:date="2015-10-30T08:56:00Z" w:initials="WU">
    <w:p w14:paraId="11BE3C4D" w14:textId="77777777" w:rsidR="002758BE" w:rsidRDefault="002758BE">
      <w:pPr>
        <w:pStyle w:val="CommentText"/>
      </w:pPr>
      <w:r>
        <w:rPr>
          <w:rStyle w:val="CommentReference"/>
        </w:rPr>
        <w:annotationRef/>
      </w:r>
      <w:r>
        <w:t>Name or Holy Name?</w:t>
      </w:r>
    </w:p>
  </w:comment>
  <w:comment w:id="2056" w:author="Windows User" w:date="2015-10-30T08:56:00Z" w:initials="WU">
    <w:p w14:paraId="4A1C10F1" w14:textId="77777777" w:rsidR="002758BE" w:rsidRDefault="002758BE">
      <w:pPr>
        <w:pStyle w:val="CommentText"/>
      </w:pPr>
      <w:r>
        <w:rPr>
          <w:rStyle w:val="CommentReference"/>
        </w:rPr>
        <w:annotationRef/>
      </w:r>
      <w:r>
        <w:t>Christ or Jesus Christ?</w:t>
      </w:r>
    </w:p>
  </w:comment>
  <w:comment w:id="2063" w:author="Windows User" w:date="2015-10-30T08:56:00Z" w:initials="WU">
    <w:p w14:paraId="31C2C585" w14:textId="77777777" w:rsidR="002758BE" w:rsidRDefault="002758BE">
      <w:pPr>
        <w:pStyle w:val="CommentText"/>
      </w:pPr>
      <w:r>
        <w:rPr>
          <w:rStyle w:val="CommentReference"/>
        </w:rPr>
        <w:annotationRef/>
      </w:r>
      <w:r>
        <w:t>Name or Holy Name?</w:t>
      </w:r>
    </w:p>
  </w:comment>
  <w:comment w:id="2064" w:author="Windows User" w:date="2015-10-30T08:56:00Z" w:initials="WU">
    <w:p w14:paraId="18203C3C" w14:textId="77777777" w:rsidR="002758BE" w:rsidRDefault="002758BE">
      <w:pPr>
        <w:pStyle w:val="CommentText"/>
      </w:pPr>
      <w:r>
        <w:rPr>
          <w:rStyle w:val="CommentReference"/>
        </w:rPr>
        <w:annotationRef/>
      </w:r>
      <w:r>
        <w:t>To Him? Or by His might/power?</w:t>
      </w:r>
    </w:p>
  </w:comment>
  <w:comment w:id="2065" w:author="Windows User" w:date="2015-10-30T08:56:00Z" w:initials="WU">
    <w:p w14:paraId="27B39720" w14:textId="77777777" w:rsidR="002758BE" w:rsidRDefault="002758BE">
      <w:pPr>
        <w:pStyle w:val="CommentText"/>
      </w:pPr>
      <w:r>
        <w:rPr>
          <w:rStyle w:val="CommentReference"/>
        </w:rPr>
        <w:annotationRef/>
      </w:r>
      <w:r>
        <w:t>Might, or may?</w:t>
      </w:r>
    </w:p>
  </w:comment>
  <w:comment w:id="2066" w:author="Windows User" w:date="2015-10-30T08:56:00Z" w:initials="WU">
    <w:p w14:paraId="2FB96B7C" w14:textId="77777777" w:rsidR="002758BE" w:rsidRDefault="002758BE" w:rsidP="00F77A5B">
      <w:pPr>
        <w:pStyle w:val="CommentText"/>
      </w:pPr>
      <w:r>
        <w:rPr>
          <w:rStyle w:val="CommentReference"/>
        </w:rPr>
        <w:annotationRef/>
      </w:r>
      <w:r>
        <w:t>Christ or Jesus Christ?</w:t>
      </w:r>
    </w:p>
  </w:comment>
  <w:comment w:id="2069" w:author="Windows User" w:date="2015-10-30T08:56:00Z" w:initials="WU">
    <w:p w14:paraId="775D4B1C" w14:textId="77777777" w:rsidR="002758BE" w:rsidRDefault="002758BE">
      <w:pPr>
        <w:pStyle w:val="CommentText"/>
      </w:pPr>
      <w:r>
        <w:rPr>
          <w:rStyle w:val="CommentReference"/>
        </w:rPr>
        <w:annotationRef/>
      </w:r>
      <w:r>
        <w:t>Miracles?</w:t>
      </w:r>
    </w:p>
  </w:comment>
  <w:comment w:id="2076" w:author="Windows User" w:date="2015-10-30T08:56:00Z" w:initials="WU">
    <w:p w14:paraId="511773EC" w14:textId="77777777" w:rsidR="002758BE" w:rsidRDefault="002758BE">
      <w:pPr>
        <w:pStyle w:val="CommentText"/>
      </w:pPr>
      <w:r>
        <w:rPr>
          <w:rStyle w:val="CommentReference"/>
        </w:rPr>
        <w:annotationRef/>
      </w:r>
      <w:r>
        <w:t>Name or Holy Name?</w:t>
      </w:r>
    </w:p>
  </w:comment>
  <w:comment w:id="2077" w:author="Windows User" w:date="2015-10-30T08:56:00Z" w:initials="WU">
    <w:p w14:paraId="0BC6FD3A" w14:textId="77777777" w:rsidR="002758BE" w:rsidRDefault="002758BE">
      <w:pPr>
        <w:pStyle w:val="CommentText"/>
      </w:pPr>
      <w:r>
        <w:rPr>
          <w:rStyle w:val="CommentReference"/>
        </w:rPr>
        <w:annotationRef/>
      </w:r>
      <w:r>
        <w:t>To Him? Or by His might/power?</w:t>
      </w:r>
    </w:p>
  </w:comment>
  <w:comment w:id="2078" w:author="Windows User" w:date="2015-10-30T08:56:00Z" w:initials="WU">
    <w:p w14:paraId="6BED6166" w14:textId="77777777" w:rsidR="002758BE" w:rsidRDefault="002758BE">
      <w:pPr>
        <w:pStyle w:val="CommentText"/>
      </w:pPr>
      <w:r>
        <w:rPr>
          <w:rStyle w:val="CommentReference"/>
        </w:rPr>
        <w:annotationRef/>
      </w:r>
      <w:r>
        <w:t>Might, or may?</w:t>
      </w:r>
    </w:p>
  </w:comment>
  <w:comment w:id="2084" w:author="Windows User" w:date="2016-02-10T12:41:00Z" w:initials="WU">
    <w:p w14:paraId="1E6C57D4" w14:textId="77777777" w:rsidR="002758BE" w:rsidRDefault="002758BE" w:rsidP="00513E2D">
      <w:pPr>
        <w:pStyle w:val="CommentText"/>
      </w:pPr>
      <w:r>
        <w:rPr>
          <w:rStyle w:val="CommentReference"/>
        </w:rPr>
        <w:annotationRef/>
      </w:r>
      <w:r>
        <w:t>May He or that He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681427A6" w15:done="0"/>
  <w15:commentEx w15:paraId="593CF0B5"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43574A61"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301FA11B" w15:done="0"/>
  <w15:commentEx w15:paraId="4B4155FC" w15:done="0"/>
  <w15:commentEx w15:paraId="248C83A2" w15:done="0"/>
  <w15:commentEx w15:paraId="4C7BFCC0" w15:done="0"/>
  <w15:commentEx w15:paraId="2390D3F4" w15:done="0"/>
  <w15:commentEx w15:paraId="6D6C2E53" w15:done="0"/>
  <w15:commentEx w15:paraId="061FF9BB" w15:done="0"/>
  <w15:commentEx w15:paraId="031DAA7E" w15:done="0"/>
  <w15:commentEx w15:paraId="13BC365B" w15:done="0"/>
  <w15:commentEx w15:paraId="367DF61C" w15:done="0"/>
  <w15:commentEx w15:paraId="614A33D0" w15:done="0"/>
  <w15:commentEx w15:paraId="690C098D" w15:done="0"/>
  <w15:commentEx w15:paraId="47406125" w15:done="0"/>
  <w15:commentEx w15:paraId="3115FE96" w15:done="0"/>
  <w15:commentEx w15:paraId="0BDB9E8A" w15:done="0"/>
  <w15:commentEx w15:paraId="035DBC4C" w15:done="0"/>
  <w15:commentEx w15:paraId="3E0D70DF" w15:done="0"/>
  <w15:commentEx w15:paraId="24AFFCDF" w15:done="0"/>
  <w15:commentEx w15:paraId="0E84B308" w15:done="0"/>
  <w15:commentEx w15:paraId="13D50058" w15:done="0"/>
  <w15:commentEx w15:paraId="112875D2"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1CA371D1"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04711A4D"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113233AB"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446635D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E6C57D4"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71AD5" w14:textId="77777777" w:rsidR="004E2A16" w:rsidRDefault="004E2A16" w:rsidP="006D61CA">
      <w:pPr>
        <w:spacing w:after="0" w:line="240" w:lineRule="auto"/>
      </w:pPr>
      <w:r>
        <w:separator/>
      </w:r>
    </w:p>
  </w:endnote>
  <w:endnote w:type="continuationSeparator" w:id="0">
    <w:p w14:paraId="47CBC0F0" w14:textId="77777777" w:rsidR="004E2A16" w:rsidRDefault="004E2A16"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287" w:usb1="00000000" w:usb2="00000000" w:usb3="00000000" w:csb0="0000009F" w:csb1="00000000"/>
  </w:font>
  <w:font w:name="Castellar">
    <w:panose1 w:val="020A0402060406010301"/>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Segoe UI Historic">
    <w:altName w:val="Calibri"/>
    <w:charset w:val="00"/>
    <w:family w:val="swiss"/>
    <w:pitch w:val="variable"/>
    <w:sig w:usb0="800001EF" w:usb1="02000002" w:usb2="0060C080" w:usb3="00000000" w:csb0="00000001" w:csb1="00000000"/>
  </w:font>
  <w:font w:name="Times">
    <w:panose1 w:val="02000500000000000000"/>
    <w:charset w:val="00"/>
    <w:family w:val="auto"/>
    <w:pitch w:val="variable"/>
    <w:sig w:usb0="00000003" w:usb1="00000000" w:usb2="00000000" w:usb3="00000000" w:csb0="00000001" w:csb1="00000000"/>
  </w:font>
  <w:font w:name="FreeSerifAvvaShenouda Medium">
    <w:panose1 w:val="02020603050405020304"/>
    <w:charset w:val="00"/>
    <w:family w:val="auto"/>
    <w:pitch w:val="variable"/>
    <w:sig w:usb0="E5B3AAFF" w:usb1="D007FDFF" w:usb2="00000B28" w:usb3="00000000" w:csb0="000300FF" w:csb1="00000000"/>
  </w:font>
  <w:font w:name="Antonious">
    <w:altName w:val="Arial"/>
    <w:charset w:val="00"/>
    <w:family w:val="swiss"/>
    <w:pitch w:val="variable"/>
  </w:font>
  <w:font w:name="inherit">
    <w:altName w:val="Times New Roman"/>
    <w:panose1 w:val="00000000000000000000"/>
    <w:charset w:val="00"/>
    <w:family w:val="roman"/>
    <w:notTrueType/>
    <w:pitch w:val="default"/>
  </w:font>
  <w:font w:name="Antonious Normal">
    <w:altName w:val="Devanagari Sangam MN"/>
    <w:charset w:val="00"/>
    <w:family w:val="auto"/>
    <w:pitch w:val="variable"/>
    <w:sig w:usb0="00000003" w:usb1="00000000" w:usb2="00000000" w:usb3="00000000" w:csb0="00000001" w:csb1="00000000"/>
  </w:font>
  <w:font w:name="Free Serif Avva Shenouda">
    <w:altName w:val="FreeSerifAvvaShenouda"/>
    <w:charset w:val="00"/>
    <w:family w:val="auto"/>
    <w:pitch w:val="variable"/>
    <w:sig w:usb0="E5B3AAFF" w:usb1="D007FDFF" w:usb2="00000B28" w:usb3="00000000" w:csb0="000300FF" w:csb1="00000000"/>
  </w:font>
  <w:font w:name="New Athena Unicode">
    <w:charset w:val="00"/>
    <w:family w:val="swiss"/>
    <w:pitch w:val="variable"/>
  </w:font>
  <w:font w:name="MS Gothic">
    <w:panose1 w:val="020B0609070205080204"/>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3D81CC0" w:rsidR="002758BE" w:rsidRPr="004D6538" w:rsidRDefault="002758BE"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552156">
      <w:rPr>
        <w:noProof/>
        <w:lang w:val="en-US"/>
      </w:rPr>
      <w:t>1102</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2758BE" w:rsidRPr="009654EE" w:rsidRDefault="002758BE"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243E87B1" w:rsidR="002758BE" w:rsidRPr="009654EE" w:rsidRDefault="002758BE"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454778">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2B7CF320" w:rsidR="002758BE" w:rsidRPr="006D61CA" w:rsidRDefault="002758B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454778">
      <w:rPr>
        <w:noProof/>
        <w:lang w:val="en-US"/>
      </w:rPr>
      <w:t>439</w:t>
    </w:r>
    <w:r w:rsidRPr="006D61CA">
      <w:rPr>
        <w:lang w:val="en-US"/>
      </w:rPr>
      <w:fldChar w:fldCharType="end"/>
    </w:r>
  </w:p>
  <w:p w14:paraId="1546C8BA" w14:textId="77777777" w:rsidR="002758BE" w:rsidRDefault="002758BE"/>
  <w:p w14:paraId="578F45FC" w14:textId="77777777" w:rsidR="002758BE" w:rsidRDefault="002758BE"/>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24BE315A" w:rsidR="002758BE" w:rsidRPr="006D61CA" w:rsidRDefault="002758BE"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552156">
      <w:rPr>
        <w:noProof/>
        <w:lang w:val="en-US"/>
      </w:rPr>
      <w:t>1101</w:t>
    </w:r>
    <w:r w:rsidRPr="006D61CA">
      <w:rPr>
        <w:lang w:val="en-US"/>
      </w:rPr>
      <w:fldChar w:fldCharType="end"/>
    </w:r>
  </w:p>
  <w:p w14:paraId="6E3E0469" w14:textId="77777777" w:rsidR="002758BE" w:rsidRDefault="002758BE"/>
  <w:p w14:paraId="5C3C24E2" w14:textId="77777777" w:rsidR="002758BE" w:rsidRDefault="002758BE"/>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3A8658" w14:textId="77777777" w:rsidR="004E2A16" w:rsidRDefault="004E2A16" w:rsidP="006D61CA">
      <w:pPr>
        <w:spacing w:after="0" w:line="240" w:lineRule="auto"/>
      </w:pPr>
      <w:r>
        <w:separator/>
      </w:r>
    </w:p>
  </w:footnote>
  <w:footnote w:type="continuationSeparator" w:id="0">
    <w:p w14:paraId="35F81BF6" w14:textId="77777777" w:rsidR="004E2A16" w:rsidRDefault="004E2A16" w:rsidP="006D61CA">
      <w:pPr>
        <w:spacing w:after="0" w:line="240" w:lineRule="auto"/>
      </w:pPr>
      <w:r>
        <w:continuationSeparator/>
      </w:r>
    </w:p>
  </w:footnote>
  <w:footnote w:id="1">
    <w:p w14:paraId="16A75E0F" w14:textId="77777777" w:rsidR="002758BE" w:rsidRDefault="002758BE" w:rsidP="00916CE7">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7CFAD311" w14:textId="77777777" w:rsidR="002758BE" w:rsidRDefault="002758BE" w:rsidP="002073E3">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3">
    <w:p w14:paraId="525741D5" w14:textId="22489CEA" w:rsidR="002758BE" w:rsidRDefault="002758BE" w:rsidP="00F94412">
      <w:pPr>
        <w:pStyle w:val="footnote"/>
      </w:pPr>
      <w:r>
        <w:rPr>
          <w:rStyle w:val="FootnoteReference"/>
        </w:rPr>
        <w:footnoteRef/>
      </w:r>
      <w:r>
        <w:t xml:space="preserve"> [JS] or “assemblies”</w:t>
      </w:r>
    </w:p>
  </w:footnote>
  <w:footnote w:id="4">
    <w:p w14:paraId="5E4DFE5E" w14:textId="5E90AEFA" w:rsidR="002758BE" w:rsidRPr="00926B87" w:rsidRDefault="002758BE" w:rsidP="00926B87">
      <w:pPr>
        <w:jc w:val="left"/>
      </w:pPr>
      <w:r>
        <w:rPr>
          <w:rStyle w:val="FootnoteReference"/>
        </w:rPr>
        <w:footnoteRef/>
      </w:r>
      <w:r>
        <w:t xml:space="preserve"> </w:t>
      </w:r>
      <w:r>
        <w:rPr>
          <w:rFonts w:eastAsia="Times New Roman" w:cs="Times New Roman"/>
          <w:sz w:val="18"/>
          <w:lang w:val="en-US"/>
        </w:rPr>
        <w:t>Originally “Lord have mercy”</w:t>
      </w:r>
      <w:r w:rsidRPr="00926B87">
        <w:rPr>
          <w:rFonts w:eastAsia="Times New Roman" w:cs="Times New Roman"/>
          <w:sz w:val="18"/>
          <w:lang w:val="en-US"/>
        </w:rPr>
        <w:t xml:space="preserve">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2758BE" w:rsidRDefault="002758BE" w:rsidP="00031314">
      <w:pPr>
        <w:pStyle w:val="footnote"/>
      </w:pPr>
    </w:p>
  </w:footnote>
  <w:footnote w:id="5">
    <w:p w14:paraId="5EDE2D3A" w14:textId="77777777" w:rsidR="002758BE" w:rsidRDefault="002758BE"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6">
    <w:p w14:paraId="0C79E5F0" w14:textId="77777777" w:rsidR="002758BE" w:rsidRDefault="002758BE" w:rsidP="00323889">
      <w:pPr>
        <w:pStyle w:val="footnote"/>
      </w:pPr>
      <w:r>
        <w:rPr>
          <w:rStyle w:val="FootnoteReference"/>
        </w:rPr>
        <w:footnoteRef/>
      </w:r>
      <w:r>
        <w:t xml:space="preserve"> Or “The Lord’s Annointed”</w:t>
      </w:r>
    </w:p>
  </w:footnote>
  <w:footnote w:id="7">
    <w:p w14:paraId="31BBF667" w14:textId="77777777" w:rsidR="002758BE" w:rsidRPr="00926B87" w:rsidRDefault="002758BE"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2758BE" w:rsidRDefault="002758BE" w:rsidP="00441BAC">
      <w:pPr>
        <w:pStyle w:val="footnote"/>
      </w:pPr>
    </w:p>
  </w:footnote>
  <w:footnote w:id="8">
    <w:p w14:paraId="580FAEDD" w14:textId="77777777" w:rsidR="002758BE" w:rsidRDefault="002758BE" w:rsidP="00130E47">
      <w:pPr>
        <w:pStyle w:val="footnote"/>
      </w:pPr>
      <w:r>
        <w:rPr>
          <w:rStyle w:val="FootnoteReference"/>
        </w:rPr>
        <w:footnoteRef/>
      </w:r>
      <w:r>
        <w:t xml:space="preserve"> Or “The Lord’s Annointed”</w:t>
      </w:r>
    </w:p>
  </w:footnote>
  <w:footnote w:id="9">
    <w:p w14:paraId="74D64774" w14:textId="4A8F239B" w:rsidR="002758BE" w:rsidRDefault="002758BE"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10">
    <w:p w14:paraId="6CB42CA0" w14:textId="488CBE5E" w:rsidR="002758BE" w:rsidRDefault="002758BE"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1">
    <w:p w14:paraId="5720D5E2" w14:textId="77777777" w:rsidR="002758BE" w:rsidRDefault="002758BE"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2">
    <w:p w14:paraId="21BA1E56" w14:textId="77777777" w:rsidR="002758BE" w:rsidRDefault="002758BE" w:rsidP="00485E0C">
      <w:pPr>
        <w:pStyle w:val="footnote"/>
      </w:pPr>
      <w:r>
        <w:rPr>
          <w:rStyle w:val="FootnoteReference"/>
          <w:rFonts w:cs="@MingLiU"/>
          <w:szCs w:val="18"/>
        </w:rPr>
        <w:footnoteRef/>
      </w:r>
      <w:r w:rsidRPr="003C6041">
        <w:t>Literally, unbroken fence</w:t>
      </w:r>
    </w:p>
  </w:footnote>
  <w:footnote w:id="13">
    <w:p w14:paraId="7C2A9DE8" w14:textId="15E62972" w:rsidR="002758BE" w:rsidRDefault="002758BE"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09F8D73A" w14:textId="16300F8E" w:rsidR="002758BE" w:rsidRDefault="002758BE"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2A658EFC" w14:textId="19BD2A62" w:rsidR="002758BE" w:rsidRDefault="002758BE"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6">
    <w:p w14:paraId="152B14E5" w14:textId="77777777" w:rsidR="002758BE" w:rsidRDefault="002758BE"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7">
    <w:p w14:paraId="30CD4346" w14:textId="77777777" w:rsidR="002758BE" w:rsidRDefault="002758BE" w:rsidP="006800D4">
      <w:pPr>
        <w:pStyle w:val="footnote"/>
      </w:pPr>
      <w:r>
        <w:rPr>
          <w:rStyle w:val="FootnoteReference"/>
        </w:rPr>
        <w:footnoteRef/>
      </w:r>
      <w:r>
        <w:t xml:space="preserve"> Or ‘Unique’</w:t>
      </w:r>
    </w:p>
  </w:footnote>
  <w:footnote w:id="18">
    <w:p w14:paraId="4D9AA31B" w14:textId="77777777" w:rsidR="002758BE" w:rsidRDefault="002758BE" w:rsidP="006800D4">
      <w:pPr>
        <w:pStyle w:val="footnote"/>
      </w:pPr>
      <w:r>
        <w:rPr>
          <w:rStyle w:val="FootnoteReference"/>
        </w:rPr>
        <w:footnoteRef/>
      </w:r>
      <w:r>
        <w:t xml:space="preserve"> The alternative, shorter Gospel reading is suppressed in current practice</w:t>
      </w:r>
    </w:p>
  </w:footnote>
  <w:footnote w:id="19">
    <w:p w14:paraId="40701202" w14:textId="3A9866C8" w:rsidR="002758BE" w:rsidRDefault="002758BE"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0">
    <w:p w14:paraId="55E6A2D2" w14:textId="54BBD7DD" w:rsidR="002758BE" w:rsidRDefault="002758BE"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1">
    <w:p w14:paraId="70D46626" w14:textId="108AFFBE" w:rsidR="002758BE" w:rsidRDefault="002758BE"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2">
    <w:p w14:paraId="266FB058" w14:textId="7088DF92" w:rsidR="002758BE" w:rsidRDefault="002758BE"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3">
    <w:p w14:paraId="52EF2EE1" w14:textId="5A872874" w:rsidR="002758BE" w:rsidRDefault="002758BE"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4">
    <w:p w14:paraId="25CCDCBD" w14:textId="698D5AF2" w:rsidR="002758BE" w:rsidRDefault="002758BE"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3F3CFE0D" w14:textId="2B4C27CA" w:rsidR="002758BE" w:rsidRDefault="002758BE"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6">
    <w:p w14:paraId="11EB3C7A" w14:textId="77777777" w:rsidR="002758BE" w:rsidRPr="004A3E27" w:rsidRDefault="002758BE" w:rsidP="00704CAA">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7">
    <w:p w14:paraId="087BDD4E" w14:textId="77777777" w:rsidR="002758BE" w:rsidRPr="004A3E27" w:rsidRDefault="002758BE" w:rsidP="00704CAA">
      <w:pPr>
        <w:pStyle w:val="footnote"/>
      </w:pPr>
      <w:r w:rsidRPr="004A3E27">
        <w:rPr>
          <w:rStyle w:val="FootnoteReference"/>
        </w:rPr>
        <w:footnoteRef/>
      </w:r>
      <w:r w:rsidRPr="004A3E27">
        <w:t xml:space="preserve"> ‘An allusion to our Lord’s persecutors mentioned in Acts 4:26’ (St. Augustine).</w:t>
      </w:r>
    </w:p>
  </w:footnote>
  <w:footnote w:id="28">
    <w:p w14:paraId="12E5A9AB" w14:textId="77777777" w:rsidR="002758BE" w:rsidRPr="004A3E27" w:rsidRDefault="002758BE" w:rsidP="00704CA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9">
    <w:p w14:paraId="0FAABEAB" w14:textId="77777777" w:rsidR="002758BE" w:rsidRPr="004A3E27" w:rsidRDefault="002758BE" w:rsidP="00704CA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0">
    <w:p w14:paraId="24616CC8" w14:textId="77777777" w:rsidR="002758BE" w:rsidRDefault="002758BE" w:rsidP="00704CAA">
      <w:pPr>
        <w:pStyle w:val="footnote"/>
      </w:pPr>
      <w:r>
        <w:rPr>
          <w:rStyle w:val="FootnoteReference"/>
        </w:rPr>
        <w:footnoteRef/>
      </w:r>
      <w:r>
        <w:t xml:space="preserve"> [JS] Fr. Athanasius translates this from Coptic, “and Thy dominion to the ends of the earth”</w:t>
      </w:r>
    </w:p>
  </w:footnote>
  <w:footnote w:id="31">
    <w:p w14:paraId="4896F325" w14:textId="77777777" w:rsidR="002758BE" w:rsidRPr="004A3E27" w:rsidRDefault="002758BE" w:rsidP="00704CA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2">
    <w:p w14:paraId="61FABF03" w14:textId="77777777" w:rsidR="002758BE" w:rsidRPr="004A3E27" w:rsidRDefault="002758BE" w:rsidP="00704CA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3">
    <w:p w14:paraId="6B7EB77F" w14:textId="77777777" w:rsidR="002758BE" w:rsidRPr="004A3E27" w:rsidRDefault="002758BE" w:rsidP="00704CAA">
      <w:pPr>
        <w:pStyle w:val="footnote"/>
      </w:pPr>
      <w:r w:rsidRPr="004A3E27">
        <w:rPr>
          <w:rStyle w:val="FootnoteReference"/>
        </w:rPr>
        <w:footnoteRef/>
      </w:r>
      <w:r w:rsidRPr="004A3E27">
        <w:t xml:space="preserve"> Pause a moment and give that a little thought.</w:t>
      </w:r>
    </w:p>
  </w:footnote>
  <w:footnote w:id="34">
    <w:p w14:paraId="77526211" w14:textId="77777777" w:rsidR="002758BE" w:rsidRDefault="002758BE" w:rsidP="00704CAA">
      <w:pPr>
        <w:pStyle w:val="footnote"/>
      </w:pPr>
      <w:r>
        <w:rPr>
          <w:rStyle w:val="FootnoteReference"/>
        </w:rPr>
        <w:footnoteRef/>
      </w:r>
      <w:r>
        <w:t xml:space="preserve"> [JS] or “enlarged me”</w:t>
      </w:r>
    </w:p>
  </w:footnote>
  <w:footnote w:id="35">
    <w:p w14:paraId="2E892BC6" w14:textId="77777777" w:rsidR="002758BE" w:rsidRPr="004A3E27" w:rsidRDefault="002758BE" w:rsidP="00704CAA">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6">
    <w:p w14:paraId="5F611FAC" w14:textId="77777777" w:rsidR="002758BE" w:rsidRPr="004A3E27" w:rsidRDefault="002758BE" w:rsidP="00704CAA">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7">
    <w:p w14:paraId="2C08F409" w14:textId="77777777" w:rsidR="002758BE" w:rsidRPr="004A3E27" w:rsidRDefault="002758BE" w:rsidP="00704CAA">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8">
    <w:p w14:paraId="6E86BBFB" w14:textId="77777777" w:rsidR="002758BE" w:rsidRPr="004A3E27" w:rsidRDefault="002758BE" w:rsidP="00704CAA">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9">
    <w:p w14:paraId="41E68DA9" w14:textId="77777777" w:rsidR="002758BE" w:rsidRDefault="002758BE" w:rsidP="00704CAA">
      <w:pPr>
        <w:pStyle w:val="footnote"/>
      </w:pPr>
      <w:r>
        <w:rPr>
          <w:rStyle w:val="FootnoteReference"/>
        </w:rPr>
        <w:footnoteRef/>
      </w:r>
      <w:r>
        <w:t xml:space="preserve"> [JS] literally, “face”</w:t>
      </w:r>
    </w:p>
  </w:footnote>
  <w:footnote w:id="40">
    <w:p w14:paraId="44D56170" w14:textId="77777777" w:rsidR="002758BE" w:rsidRDefault="002758BE" w:rsidP="00704CAA">
      <w:pPr>
        <w:pStyle w:val="footnote"/>
      </w:pPr>
      <w:r>
        <w:rPr>
          <w:rStyle w:val="FootnoteReference"/>
        </w:rPr>
        <w:footnoteRef/>
      </w:r>
      <w:r>
        <w:t xml:space="preserve"> [JS] or “You have put gladness in my heart; From their season of wheat, wine, and oil they were multiplied.”</w:t>
      </w:r>
    </w:p>
  </w:footnote>
  <w:footnote w:id="41">
    <w:p w14:paraId="4907E5BF" w14:textId="77777777" w:rsidR="002758BE" w:rsidRPr="004A3E27" w:rsidRDefault="002758BE" w:rsidP="00704CAA">
      <w:pPr>
        <w:pStyle w:val="footnote"/>
      </w:pPr>
      <w:r w:rsidRPr="004A3E27">
        <w:rPr>
          <w:rStyle w:val="FootnoteReference"/>
        </w:rPr>
        <w:footnoteRef/>
      </w:r>
      <w:r w:rsidRPr="004A3E27">
        <w:t xml:space="preserve"> Or: I rest in peace and fall asleep at once.</w:t>
      </w:r>
    </w:p>
  </w:footnote>
  <w:footnote w:id="42">
    <w:p w14:paraId="4F05A4FB" w14:textId="77777777" w:rsidR="002758BE" w:rsidRPr="004A3E27" w:rsidRDefault="002758BE" w:rsidP="00704CAA">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3">
    <w:p w14:paraId="26970DCC" w14:textId="77777777" w:rsidR="002758BE" w:rsidRDefault="002758BE" w:rsidP="00704CAA">
      <w:pPr>
        <w:pStyle w:val="footnote"/>
      </w:pPr>
      <w:r>
        <w:rPr>
          <w:rStyle w:val="FootnoteReference"/>
        </w:rPr>
        <w:footnoteRef/>
      </w:r>
      <w:r>
        <w:t xml:space="preserve"> [JS] or “and You will see me.”</w:t>
      </w:r>
    </w:p>
  </w:footnote>
  <w:footnote w:id="44">
    <w:p w14:paraId="0BF91212" w14:textId="77777777" w:rsidR="002758BE" w:rsidRDefault="002758BE" w:rsidP="00704CAA">
      <w:pPr>
        <w:pStyle w:val="footnote"/>
      </w:pPr>
      <w:r>
        <w:rPr>
          <w:rStyle w:val="FootnoteReference"/>
        </w:rPr>
        <w:footnoteRef/>
      </w:r>
      <w:r>
        <w:t xml:space="preserve"> [JS] or lawlessness</w:t>
      </w:r>
    </w:p>
  </w:footnote>
  <w:footnote w:id="45">
    <w:p w14:paraId="6D36F089" w14:textId="77777777" w:rsidR="002758BE" w:rsidRDefault="002758BE" w:rsidP="00704CAA">
      <w:pPr>
        <w:pStyle w:val="footnote"/>
      </w:pPr>
      <w:r>
        <w:rPr>
          <w:rStyle w:val="FootnoteReference"/>
        </w:rPr>
        <w:footnoteRef/>
      </w:r>
      <w:r>
        <w:t xml:space="preserve"> [JS] “do obeisance”, “worship”, referring to the physical act</w:t>
      </w:r>
    </w:p>
  </w:footnote>
  <w:footnote w:id="46">
    <w:p w14:paraId="6FB6BA38" w14:textId="77777777" w:rsidR="002758BE" w:rsidRPr="004A3E27" w:rsidRDefault="002758BE" w:rsidP="00704CAA">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7">
    <w:p w14:paraId="5012D953" w14:textId="77777777" w:rsidR="002758BE" w:rsidRDefault="002758BE" w:rsidP="00704CAA">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8">
    <w:p w14:paraId="7E281D0A" w14:textId="77777777" w:rsidR="002758BE" w:rsidRPr="004A3E27" w:rsidRDefault="002758BE" w:rsidP="00704CAA">
      <w:pPr>
        <w:pStyle w:val="footnote"/>
      </w:pPr>
      <w:r w:rsidRPr="004A3E27">
        <w:rPr>
          <w:rStyle w:val="FootnoteReference"/>
        </w:rPr>
        <w:footnoteRef/>
      </w:r>
      <w:r w:rsidRPr="004A3E27">
        <w:t xml:space="preserve"> </w:t>
      </w:r>
      <w:r>
        <w:t>cf</w:t>
      </w:r>
      <w:r w:rsidRPr="004A3E27">
        <w:t>. Psalm 37:2; Jeremiah 10:24.</w:t>
      </w:r>
    </w:p>
  </w:footnote>
  <w:footnote w:id="49">
    <w:p w14:paraId="63EF0B4E" w14:textId="77777777" w:rsidR="002758BE" w:rsidRPr="004A3E27" w:rsidRDefault="002758BE" w:rsidP="00704CAA">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50">
    <w:p w14:paraId="6491A725" w14:textId="77777777" w:rsidR="002758BE" w:rsidRDefault="002758BE" w:rsidP="00704CAA">
      <w:pPr>
        <w:pStyle w:val="footnote"/>
      </w:pPr>
      <w:r>
        <w:rPr>
          <w:rStyle w:val="FootnoteReference"/>
        </w:rPr>
        <w:footnoteRef/>
      </w:r>
      <w:r>
        <w:t xml:space="preserve"> [JS] or “give thanks”. The word conveys “thankfully confess with praise”</w:t>
      </w:r>
    </w:p>
  </w:footnote>
  <w:footnote w:id="51">
    <w:p w14:paraId="42C6214A" w14:textId="77777777" w:rsidR="002758BE" w:rsidRPr="004A3E27" w:rsidRDefault="002758BE" w:rsidP="00704CAA">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2">
    <w:p w14:paraId="45F7EE79" w14:textId="77777777" w:rsidR="002758BE" w:rsidRDefault="002758BE" w:rsidP="00704CAA">
      <w:pPr>
        <w:pStyle w:val="footnote"/>
      </w:pPr>
      <w:r>
        <w:rPr>
          <w:rStyle w:val="FootnoteReference"/>
        </w:rPr>
        <w:footnoteRef/>
      </w:r>
      <w:r>
        <w:t xml:space="preserve"> [JS] Fr. Lazarus and Brenton interpolate “my enemy”</w:t>
      </w:r>
    </w:p>
  </w:footnote>
  <w:footnote w:id="53">
    <w:p w14:paraId="53846296" w14:textId="77777777" w:rsidR="002758BE" w:rsidRPr="004A3E27" w:rsidRDefault="002758BE" w:rsidP="00704CAA">
      <w:pPr>
        <w:pStyle w:val="footnote"/>
      </w:pPr>
      <w:r w:rsidRPr="004A3E27">
        <w:rPr>
          <w:rStyle w:val="FootnoteReference"/>
        </w:rPr>
        <w:footnoteRef/>
      </w:r>
      <w:r w:rsidRPr="004A3E27">
        <w:t xml:space="preserve"> </w:t>
      </w:r>
      <w:r>
        <w:t>cf</w:t>
      </w:r>
      <w:r w:rsidRPr="004A3E27">
        <w:t>. 1 Pet. 5:8.</w:t>
      </w:r>
    </w:p>
  </w:footnote>
  <w:footnote w:id="54">
    <w:p w14:paraId="18C6EB09" w14:textId="77777777" w:rsidR="002758BE" w:rsidRPr="004A3E27" w:rsidRDefault="002758BE" w:rsidP="00704CAA">
      <w:pPr>
        <w:pStyle w:val="footnote"/>
      </w:pPr>
      <w:r w:rsidRPr="004A3E27">
        <w:rPr>
          <w:rStyle w:val="FootnoteReference"/>
        </w:rPr>
        <w:footnoteRef/>
      </w:r>
      <w:r w:rsidRPr="004A3E27">
        <w:t xml:space="preserve"> Empties fall (Ephes. 5:18).</w:t>
      </w:r>
    </w:p>
  </w:footnote>
  <w:footnote w:id="55">
    <w:p w14:paraId="22338A3E" w14:textId="77777777" w:rsidR="002758BE" w:rsidRPr="004A3E27" w:rsidRDefault="002758BE" w:rsidP="00704CAA">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2E4B3B6D" w14:textId="77777777" w:rsidR="002758BE" w:rsidRDefault="002758BE" w:rsidP="00704CAA">
      <w:pPr>
        <w:pStyle w:val="footnote"/>
      </w:pPr>
      <w:r>
        <w:rPr>
          <w:rStyle w:val="FootnoteReference"/>
        </w:rPr>
        <w:footnoteRef/>
      </w:r>
      <w:r>
        <w:t xml:space="preserve"> [JS] Fr. Athanasius has “therefore I will return on high.”</w:t>
      </w:r>
    </w:p>
  </w:footnote>
  <w:footnote w:id="57">
    <w:p w14:paraId="17338257" w14:textId="77777777" w:rsidR="002758BE" w:rsidRDefault="002758BE" w:rsidP="00704CAA">
      <w:pPr>
        <w:pStyle w:val="footnote"/>
      </w:pPr>
      <w:r>
        <w:rPr>
          <w:rStyle w:val="FootnoteReference"/>
        </w:rPr>
        <w:footnoteRef/>
      </w:r>
      <w:r>
        <w:t xml:space="preserve"> [JS] or “give thanks to”, or “thankfully confess the Lord with Praise”</w:t>
      </w:r>
    </w:p>
  </w:footnote>
  <w:footnote w:id="58">
    <w:p w14:paraId="2E1C10DC" w14:textId="77777777" w:rsidR="002758BE" w:rsidRPr="004A3E27" w:rsidRDefault="002758BE" w:rsidP="00704CAA">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9">
    <w:p w14:paraId="05BF85D1" w14:textId="77777777" w:rsidR="002758BE" w:rsidRPr="004A3E27" w:rsidRDefault="002758BE" w:rsidP="00704CAA">
      <w:pPr>
        <w:pStyle w:val="footnote"/>
      </w:pPr>
      <w:r w:rsidRPr="004A3E27">
        <w:rPr>
          <w:rStyle w:val="FootnoteReference"/>
        </w:rPr>
        <w:footnoteRef/>
      </w:r>
      <w:r w:rsidRPr="004A3E27">
        <w:t xml:space="preserve"> Mt. 21:16.</w:t>
      </w:r>
    </w:p>
  </w:footnote>
  <w:footnote w:id="60">
    <w:p w14:paraId="1F7D57C1" w14:textId="77777777" w:rsidR="002758BE" w:rsidRPr="004A3E27" w:rsidRDefault="002758BE" w:rsidP="00704CAA">
      <w:pPr>
        <w:pStyle w:val="footnote"/>
      </w:pPr>
      <w:r w:rsidRPr="004A3E27">
        <w:rPr>
          <w:rStyle w:val="FootnoteReference"/>
        </w:rPr>
        <w:footnoteRef/>
      </w:r>
      <w:r w:rsidRPr="004A3E27">
        <w:t xml:space="preserve"> poised: </w:t>
      </w:r>
      <w:r w:rsidRPr="004A3E27">
        <w:rPr>
          <w:i/>
        </w:rPr>
        <w:t>lit</w:t>
      </w:r>
      <w:r w:rsidRPr="004A3E27">
        <w:t>. fixed.</w:t>
      </w:r>
    </w:p>
  </w:footnote>
  <w:footnote w:id="61">
    <w:p w14:paraId="269C3CC4" w14:textId="77777777" w:rsidR="002758BE" w:rsidRPr="004A3E27" w:rsidRDefault="002758BE" w:rsidP="00704CAA">
      <w:pPr>
        <w:pStyle w:val="footnote"/>
      </w:pPr>
      <w:r w:rsidRPr="004A3E27">
        <w:rPr>
          <w:rStyle w:val="FootnoteReference"/>
        </w:rPr>
        <w:footnoteRef/>
      </w:r>
      <w:r w:rsidRPr="004A3E27">
        <w:t xml:space="preserve"> Heb. 2:6-8. The Sovereignty of the Son of Man (Messiah).</w:t>
      </w:r>
    </w:p>
  </w:footnote>
  <w:footnote w:id="62">
    <w:p w14:paraId="52D3E0C7" w14:textId="77777777" w:rsidR="002758BE" w:rsidRDefault="002758BE" w:rsidP="00704CAA">
      <w:pPr>
        <w:pStyle w:val="footnote"/>
      </w:pPr>
      <w:r>
        <w:rPr>
          <w:rStyle w:val="FootnoteReference"/>
        </w:rPr>
        <w:footnoteRef/>
      </w:r>
      <w:r>
        <w:t xml:space="preserve"> [JS] or “thank”, “I will thankfully confess You with praise”</w:t>
      </w:r>
    </w:p>
  </w:footnote>
  <w:footnote w:id="63">
    <w:p w14:paraId="25630743" w14:textId="77777777" w:rsidR="002758BE" w:rsidRDefault="002758BE" w:rsidP="00704CAA">
      <w:pPr>
        <w:pStyle w:val="footnote"/>
      </w:pPr>
      <w:r>
        <w:rPr>
          <w:rStyle w:val="FootnoteReference"/>
        </w:rPr>
        <w:footnoteRef/>
      </w:r>
      <w:r>
        <w:t xml:space="preserve"> [JS] Or, “I will confess You with thanksgiving”</w:t>
      </w:r>
    </w:p>
  </w:footnote>
  <w:footnote w:id="64">
    <w:p w14:paraId="631A6E6E" w14:textId="77777777" w:rsidR="002758BE" w:rsidRDefault="002758BE" w:rsidP="00704CAA">
      <w:pPr>
        <w:pStyle w:val="footnote"/>
      </w:pPr>
      <w:r>
        <w:rPr>
          <w:rStyle w:val="FootnoteReference"/>
        </w:rPr>
        <w:footnoteRef/>
      </w:r>
      <w:r>
        <w:t xml:space="preserve"> [JS] literally, “from before Your face”</w:t>
      </w:r>
    </w:p>
  </w:footnote>
  <w:footnote w:id="65">
    <w:p w14:paraId="080B4AAE" w14:textId="77777777" w:rsidR="002758BE" w:rsidRPr="004A3E27" w:rsidRDefault="002758BE" w:rsidP="00704CA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6">
    <w:p w14:paraId="343CAB16" w14:textId="77777777" w:rsidR="002758BE" w:rsidRPr="004A3E27" w:rsidRDefault="002758BE" w:rsidP="00704CAA">
      <w:pPr>
        <w:pStyle w:val="footnote"/>
      </w:pPr>
      <w:r w:rsidRPr="004A3E27">
        <w:rPr>
          <w:rStyle w:val="FootnoteReference"/>
        </w:rPr>
        <w:footnoteRef/>
      </w:r>
      <w:r w:rsidRPr="004A3E27">
        <w:t xml:space="preserve"> ‘While eager to butcher bodies they were inflicting death on their own souls’ (St. Augustine).</w:t>
      </w:r>
    </w:p>
  </w:footnote>
  <w:footnote w:id="67">
    <w:p w14:paraId="167C3579" w14:textId="77777777" w:rsidR="002758BE" w:rsidRPr="004A3E27" w:rsidRDefault="002758BE" w:rsidP="00704CAA">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8">
    <w:p w14:paraId="361C2B90" w14:textId="77777777" w:rsidR="002758BE" w:rsidRPr="004A3E27" w:rsidRDefault="002758BE" w:rsidP="00704CAA">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9">
    <w:p w14:paraId="71C00D86" w14:textId="77777777" w:rsidR="002758BE" w:rsidRDefault="002758BE" w:rsidP="00704CAA">
      <w:pPr>
        <w:pStyle w:val="footnote"/>
      </w:pPr>
      <w:r>
        <w:rPr>
          <w:rStyle w:val="FootnoteReference"/>
        </w:rPr>
        <w:footnoteRef/>
      </w:r>
      <w:r>
        <w:t xml:space="preserve"> [JS] literally, “arm”</w:t>
      </w:r>
    </w:p>
  </w:footnote>
  <w:footnote w:id="70">
    <w:p w14:paraId="6FD3C231" w14:textId="77777777" w:rsidR="002758BE" w:rsidRPr="004A3E27" w:rsidRDefault="002758BE" w:rsidP="00704CAA">
      <w:pPr>
        <w:pStyle w:val="footnote"/>
      </w:pPr>
      <w:r w:rsidRPr="004A3E27">
        <w:rPr>
          <w:rStyle w:val="FootnoteReference"/>
        </w:rPr>
        <w:footnoteRef/>
      </w:r>
      <w:r w:rsidRPr="004A3E27">
        <w:t xml:space="preserve"> </w:t>
      </w:r>
      <w:r>
        <w:t>cf</w:t>
      </w:r>
      <w:r w:rsidRPr="004A3E27">
        <w:t>. 2 Cor. 6:16; 1 Cor. 6:19.</w:t>
      </w:r>
    </w:p>
  </w:footnote>
  <w:footnote w:id="71">
    <w:p w14:paraId="29CDBD06" w14:textId="77777777" w:rsidR="002758BE" w:rsidRPr="004A3E27" w:rsidRDefault="002758BE" w:rsidP="00704CAA">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2">
    <w:p w14:paraId="54D96652" w14:textId="77777777" w:rsidR="002758BE" w:rsidRPr="004A3E27" w:rsidRDefault="002758BE" w:rsidP="00704CAA">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3">
    <w:p w14:paraId="33373B25" w14:textId="77777777" w:rsidR="002758BE" w:rsidRDefault="002758BE" w:rsidP="00704CAA">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4">
    <w:p w14:paraId="68E4CEBC" w14:textId="77777777" w:rsidR="002758BE" w:rsidRDefault="002758BE" w:rsidP="00704CAA">
      <w:pPr>
        <w:pStyle w:val="footnote"/>
      </w:pPr>
      <w:r>
        <w:rPr>
          <w:rStyle w:val="FootnoteReference"/>
        </w:rPr>
        <w:footnoteRef/>
      </w:r>
      <w:r>
        <w:t xml:space="preserve"> [JS] from Fr. Athanasius</w:t>
      </w:r>
    </w:p>
  </w:footnote>
  <w:footnote w:id="75">
    <w:p w14:paraId="2CDBE966" w14:textId="77777777" w:rsidR="002758BE" w:rsidRPr="004A3E27" w:rsidRDefault="002758BE" w:rsidP="00704CAA">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6">
    <w:p w14:paraId="0B95C580" w14:textId="77777777" w:rsidR="002758BE" w:rsidRPr="004A3E27" w:rsidRDefault="002758BE" w:rsidP="00704CAA">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7">
    <w:p w14:paraId="0BC67201" w14:textId="77777777" w:rsidR="002758BE" w:rsidRPr="004A3E27" w:rsidRDefault="002758BE" w:rsidP="00704CAA">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8">
    <w:p w14:paraId="5710542C" w14:textId="77777777" w:rsidR="002758BE" w:rsidRPr="004A3E27" w:rsidRDefault="002758BE" w:rsidP="00704CAA">
      <w:pPr>
        <w:pStyle w:val="footnote"/>
      </w:pPr>
      <w:r w:rsidRPr="004A3E27">
        <w:rPr>
          <w:rStyle w:val="FootnoteReference"/>
        </w:rPr>
        <w:footnoteRef/>
      </w:r>
      <w:r w:rsidRPr="004A3E27">
        <w:t xml:space="preserve"> At: </w:t>
      </w:r>
      <w:r w:rsidRPr="004A3E27">
        <w:rPr>
          <w:i/>
        </w:rPr>
        <w:t>or</w:t>
      </w:r>
      <w:r w:rsidRPr="004A3E27">
        <w:t>, In.</w:t>
      </w:r>
    </w:p>
  </w:footnote>
  <w:footnote w:id="79">
    <w:p w14:paraId="287A0496" w14:textId="77777777" w:rsidR="002758BE" w:rsidRPr="004A3E27" w:rsidRDefault="002758BE" w:rsidP="00704CAA">
      <w:pPr>
        <w:pStyle w:val="footnote"/>
      </w:pPr>
      <w:r w:rsidRPr="004A3E27">
        <w:rPr>
          <w:rStyle w:val="FootnoteReference"/>
        </w:rPr>
        <w:footnoteRef/>
      </w:r>
      <w:r w:rsidRPr="004A3E27">
        <w:t xml:space="preserve"> i.e. Hear Christ who intercedes on our behalf (1 Cor. 1:30; Rom. 8: 34).</w:t>
      </w:r>
    </w:p>
  </w:footnote>
  <w:footnote w:id="80">
    <w:p w14:paraId="6C0EB7D8" w14:textId="77777777" w:rsidR="002758BE" w:rsidRPr="004A3E27" w:rsidRDefault="002758BE" w:rsidP="00704CAA">
      <w:pPr>
        <w:pStyle w:val="footnote"/>
      </w:pPr>
      <w:r w:rsidRPr="004A3E27">
        <w:rPr>
          <w:rStyle w:val="FootnoteReference"/>
        </w:rPr>
        <w:footnoteRef/>
      </w:r>
      <w:r w:rsidRPr="004A3E27">
        <w:t xml:space="preserve"> </w:t>
      </w:r>
      <w:r>
        <w:t>cf</w:t>
      </w:r>
      <w:r w:rsidRPr="004A3E27">
        <w:t>. 2 Tim. 2:3, 12.</w:t>
      </w:r>
    </w:p>
  </w:footnote>
  <w:footnote w:id="81">
    <w:p w14:paraId="0BAFD302" w14:textId="77777777" w:rsidR="002758BE" w:rsidRPr="004A3E27" w:rsidRDefault="002758BE" w:rsidP="00704CAA">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2">
    <w:p w14:paraId="733E98D0" w14:textId="77777777" w:rsidR="002758BE" w:rsidRPr="004A3E27" w:rsidRDefault="002758BE" w:rsidP="00704CAA">
      <w:pPr>
        <w:pStyle w:val="footnote"/>
      </w:pPr>
      <w:r w:rsidRPr="004A3E27">
        <w:rPr>
          <w:rStyle w:val="FootnoteReference"/>
        </w:rPr>
        <w:footnoteRef/>
      </w:r>
      <w:r w:rsidRPr="004A3E27">
        <w:t xml:space="preserve"> ‘They cast Me out of their city and now surround Me on the cross’ (St. Augustine).</w:t>
      </w:r>
    </w:p>
  </w:footnote>
  <w:footnote w:id="83">
    <w:p w14:paraId="43796065" w14:textId="77777777" w:rsidR="002758BE" w:rsidRDefault="002758BE" w:rsidP="00704CAA">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4">
    <w:p w14:paraId="2273CDD9" w14:textId="77777777" w:rsidR="002758BE" w:rsidRPr="004A3E27" w:rsidRDefault="002758BE" w:rsidP="00704CAA">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5">
    <w:p w14:paraId="4FACB86D" w14:textId="77777777" w:rsidR="002758BE" w:rsidRDefault="002758BE" w:rsidP="00704CAA">
      <w:pPr>
        <w:pStyle w:val="footnote"/>
      </w:pPr>
      <w:r>
        <w:rPr>
          <w:rStyle w:val="FootnoteReference"/>
        </w:rPr>
        <w:footnoteRef/>
      </w:r>
      <w:r>
        <w:t xml:space="preserve"> [JS] or “foundation”</w:t>
      </w:r>
    </w:p>
  </w:footnote>
  <w:footnote w:id="86">
    <w:p w14:paraId="302C0916" w14:textId="77777777" w:rsidR="002758BE" w:rsidRDefault="002758BE" w:rsidP="00704CAA">
      <w:pPr>
        <w:pStyle w:val="footnote"/>
      </w:pPr>
      <w:r>
        <w:rPr>
          <w:rStyle w:val="FootnoteReference"/>
        </w:rPr>
        <w:footnoteRef/>
      </w:r>
      <w:r>
        <w:t xml:space="preserve"> [JS] Fr. Lazarus has “my saviour”. I.e. the power of my salvation, or the One with power to save me.</w:t>
      </w:r>
    </w:p>
  </w:footnote>
  <w:footnote w:id="87">
    <w:p w14:paraId="24656284" w14:textId="77777777" w:rsidR="002758BE" w:rsidRPr="004A3E27" w:rsidRDefault="002758BE" w:rsidP="00704CAA">
      <w:pPr>
        <w:pStyle w:val="footnote"/>
      </w:pPr>
      <w:r w:rsidRPr="004A3E27">
        <w:rPr>
          <w:rStyle w:val="FootnoteReference"/>
        </w:rPr>
        <w:footnoteRef/>
      </w:r>
      <w:r w:rsidRPr="004A3E27">
        <w:t xml:space="preserve"> </w:t>
      </w:r>
      <w:r>
        <w:t>Cf</w:t>
      </w:r>
      <w:r w:rsidRPr="004A3E27">
        <w:t>. Acts 2:24.</w:t>
      </w:r>
    </w:p>
  </w:footnote>
  <w:footnote w:id="88">
    <w:p w14:paraId="60812D67" w14:textId="77777777" w:rsidR="002758BE" w:rsidRPr="004A3E27" w:rsidRDefault="002758BE" w:rsidP="00704CAA">
      <w:pPr>
        <w:pStyle w:val="footnote"/>
      </w:pPr>
      <w:r w:rsidRPr="004A3E27">
        <w:rPr>
          <w:rStyle w:val="FootnoteReference"/>
        </w:rPr>
        <w:footnoteRef/>
      </w:r>
      <w:r w:rsidRPr="004A3E27">
        <w:t xml:space="preserve"> </w:t>
      </w:r>
      <w:r>
        <w:t>cf</w:t>
      </w:r>
      <w:r w:rsidRPr="004A3E27">
        <w:t>. Exodus 9:23.</w:t>
      </w:r>
    </w:p>
  </w:footnote>
  <w:footnote w:id="89">
    <w:p w14:paraId="56B7C53F" w14:textId="77777777" w:rsidR="002758BE" w:rsidRDefault="002758BE" w:rsidP="00704CAA">
      <w:pPr>
        <w:pStyle w:val="footnote"/>
      </w:pPr>
      <w:r>
        <w:rPr>
          <w:rStyle w:val="FootnoteReference"/>
        </w:rPr>
        <w:footnoteRef/>
      </w:r>
      <w:r>
        <w:t xml:space="preserve"> [JS] literally, “then the sptrings of water were seen/appeared”</w:t>
      </w:r>
    </w:p>
  </w:footnote>
  <w:footnote w:id="90">
    <w:p w14:paraId="6316F340" w14:textId="77777777" w:rsidR="002758BE" w:rsidRPr="004A3E27" w:rsidRDefault="002758BE"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91">
    <w:p w14:paraId="027ED7A3" w14:textId="77777777" w:rsidR="002758BE" w:rsidRPr="004A3E27" w:rsidRDefault="002758BE" w:rsidP="00704CAA">
      <w:pPr>
        <w:pStyle w:val="footnote"/>
      </w:pPr>
      <w:r w:rsidRPr="004A3E27">
        <w:rPr>
          <w:rStyle w:val="FootnoteReference"/>
        </w:rPr>
        <w:footnoteRef/>
      </w:r>
      <w:r w:rsidRPr="004A3E27">
        <w:t xml:space="preserve"> Twist and wrestle (Gen. 32: 4). And he will untwist the twister and the twisted (144:15).</w:t>
      </w:r>
    </w:p>
  </w:footnote>
  <w:footnote w:id="92">
    <w:p w14:paraId="57234594" w14:textId="77777777" w:rsidR="002758BE" w:rsidRPr="004A3E27" w:rsidRDefault="002758BE" w:rsidP="00704CAA">
      <w:pPr>
        <w:pStyle w:val="footnote"/>
      </w:pPr>
      <w:r w:rsidRPr="004A3E27">
        <w:rPr>
          <w:rStyle w:val="FootnoteReference"/>
        </w:rPr>
        <w:footnoteRef/>
      </w:r>
      <w:r w:rsidRPr="004A3E27">
        <w:t xml:space="preserve"> </w:t>
      </w:r>
      <w:r>
        <w:t>cf</w:t>
      </w:r>
      <w:r w:rsidRPr="004A3E27">
        <w:t>. Rev. 21:23.</w:t>
      </w:r>
    </w:p>
  </w:footnote>
  <w:footnote w:id="93">
    <w:p w14:paraId="7F3135E7" w14:textId="77777777" w:rsidR="002758BE" w:rsidRPr="004A3E27" w:rsidRDefault="002758BE" w:rsidP="00704CAA">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4">
    <w:p w14:paraId="1DEDC86B" w14:textId="77777777" w:rsidR="002758BE" w:rsidRPr="004A3E27" w:rsidRDefault="002758BE" w:rsidP="00704CAA">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5">
    <w:p w14:paraId="462E811F" w14:textId="77777777" w:rsidR="002758BE" w:rsidRDefault="002758BE" w:rsidP="00704CAA">
      <w:pPr>
        <w:pStyle w:val="footnote"/>
      </w:pPr>
      <w:r>
        <w:rPr>
          <w:rStyle w:val="FootnoteReference"/>
        </w:rPr>
        <w:footnoteRef/>
      </w:r>
      <w:r>
        <w:t xml:space="preserve"> [JS] or “give thanks to You”, or “thankfully confess You with praise”</w:t>
      </w:r>
    </w:p>
  </w:footnote>
  <w:footnote w:id="96">
    <w:p w14:paraId="011C4A59" w14:textId="77777777" w:rsidR="002758BE" w:rsidRPr="004A3E27" w:rsidRDefault="002758BE" w:rsidP="00704CAA">
      <w:pPr>
        <w:pStyle w:val="footnote"/>
      </w:pPr>
      <w:r w:rsidRPr="004A3E27">
        <w:rPr>
          <w:rStyle w:val="FootnoteReference"/>
        </w:rPr>
        <w:footnoteRef/>
      </w:r>
      <w:r w:rsidRPr="004A3E27">
        <w:t xml:space="preserve"> Rom. 15:9. Christ in David, Apostles, nations. (</w:t>
      </w:r>
      <w:r>
        <w:t>cf</w:t>
      </w:r>
      <w:r w:rsidRPr="004A3E27">
        <w:t>. Ps. 66:2-6).</w:t>
      </w:r>
    </w:p>
  </w:footnote>
  <w:footnote w:id="97">
    <w:p w14:paraId="355CE1C5" w14:textId="77777777" w:rsidR="002758BE" w:rsidRPr="004A3E27" w:rsidRDefault="002758BE" w:rsidP="00704CAA">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8">
    <w:p w14:paraId="474E0734" w14:textId="77777777" w:rsidR="002758BE" w:rsidRDefault="002758BE" w:rsidP="00704CAA">
      <w:pPr>
        <w:pStyle w:val="footnote"/>
      </w:pPr>
      <w:r>
        <w:rPr>
          <w:rStyle w:val="FootnoteReference"/>
        </w:rPr>
        <w:footnoteRef/>
      </w:r>
      <w:r>
        <w:t xml:space="preserve"> [JS] lit. day to day</w:t>
      </w:r>
    </w:p>
  </w:footnote>
  <w:footnote w:id="99">
    <w:p w14:paraId="1777238E" w14:textId="77777777" w:rsidR="002758BE" w:rsidRDefault="002758BE" w:rsidP="00704CAA">
      <w:pPr>
        <w:pStyle w:val="footnote"/>
      </w:pPr>
      <w:r>
        <w:rPr>
          <w:rStyle w:val="FootnoteReference"/>
        </w:rPr>
        <w:footnoteRef/>
      </w:r>
      <w:r>
        <w:t xml:space="preserve"> [JS] Fr. Lazarus has “and no sound of them is heard.” And then prepends “yet” to the next vs.</w:t>
      </w:r>
    </w:p>
  </w:footnote>
  <w:footnote w:id="100">
    <w:p w14:paraId="509BCFA8" w14:textId="77777777" w:rsidR="002758BE" w:rsidRPr="004A3E27" w:rsidRDefault="002758BE" w:rsidP="00704CAA">
      <w:pPr>
        <w:pStyle w:val="footnote"/>
      </w:pPr>
      <w:r w:rsidRPr="004A3E27">
        <w:rPr>
          <w:rStyle w:val="FootnoteReference"/>
        </w:rPr>
        <w:footnoteRef/>
      </w:r>
      <w:r w:rsidRPr="004A3E27">
        <w:t xml:space="preserve"> Rom. 10:18.</w:t>
      </w:r>
    </w:p>
  </w:footnote>
  <w:footnote w:id="101">
    <w:p w14:paraId="047A4E68" w14:textId="77777777" w:rsidR="002758BE" w:rsidRDefault="002758BE" w:rsidP="00704CAA">
      <w:pPr>
        <w:pStyle w:val="footnote"/>
      </w:pPr>
      <w:r>
        <w:rPr>
          <w:rStyle w:val="FootnoteReference"/>
        </w:rPr>
        <w:footnoteRef/>
      </w:r>
      <w:r>
        <w:t xml:space="preserve"> [JS] Fr. Lazarus has “sanctuary”</w:t>
      </w:r>
    </w:p>
  </w:footnote>
  <w:footnote w:id="102">
    <w:p w14:paraId="631E8E3F" w14:textId="77777777" w:rsidR="002758BE" w:rsidRPr="004A3E27" w:rsidRDefault="002758BE" w:rsidP="00704CAA">
      <w:pPr>
        <w:pStyle w:val="footnote"/>
      </w:pPr>
      <w:r w:rsidRPr="004A3E27">
        <w:rPr>
          <w:rStyle w:val="FootnoteReference"/>
        </w:rPr>
        <w:footnoteRef/>
      </w:r>
      <w:r w:rsidRPr="004A3E27">
        <w:t xml:space="preserve"> </w:t>
      </w:r>
      <w:r>
        <w:t>cf</w:t>
      </w:r>
      <w:r w:rsidRPr="004A3E27">
        <w:t>. Ps. 88:38.</w:t>
      </w:r>
    </w:p>
  </w:footnote>
  <w:footnote w:id="103">
    <w:p w14:paraId="2643F602" w14:textId="77777777" w:rsidR="002758BE" w:rsidRDefault="002758BE" w:rsidP="00704CAA">
      <w:pPr>
        <w:pStyle w:val="footnote"/>
      </w:pPr>
      <w:r>
        <w:rPr>
          <w:rStyle w:val="FootnoteReference"/>
        </w:rPr>
        <w:footnoteRef/>
      </w:r>
      <w:r>
        <w:t xml:space="preserve"> [JS] literally “giant”</w:t>
      </w:r>
    </w:p>
  </w:footnote>
  <w:footnote w:id="104">
    <w:p w14:paraId="18416C84" w14:textId="77777777" w:rsidR="002758BE" w:rsidRDefault="002758BE" w:rsidP="00704CAA">
      <w:pPr>
        <w:pStyle w:val="footnote"/>
      </w:pPr>
      <w:r>
        <w:rPr>
          <w:rStyle w:val="FootnoteReference"/>
        </w:rPr>
        <w:footnoteRef/>
      </w:r>
      <w:r>
        <w:t xml:space="preserve"> [JS] or “it”</w:t>
      </w:r>
    </w:p>
  </w:footnote>
  <w:footnote w:id="105">
    <w:p w14:paraId="20ECC9DD" w14:textId="77777777" w:rsidR="002758BE" w:rsidRPr="004A3E27" w:rsidRDefault="002758BE" w:rsidP="00704CAA">
      <w:pPr>
        <w:pStyle w:val="footnote"/>
      </w:pPr>
      <w:r w:rsidRPr="004A3E27">
        <w:rPr>
          <w:rStyle w:val="FootnoteReference"/>
        </w:rPr>
        <w:footnoteRef/>
      </w:r>
      <w:r w:rsidRPr="004A3E27">
        <w:t xml:space="preserve"> </w:t>
      </w:r>
      <w:r>
        <w:t>cf</w:t>
      </w:r>
      <w:r w:rsidRPr="004A3E27">
        <w:t>. Ps. 118:72.</w:t>
      </w:r>
    </w:p>
  </w:footnote>
  <w:footnote w:id="106">
    <w:p w14:paraId="3708E8D2" w14:textId="77777777" w:rsidR="002758BE" w:rsidRPr="004A3E27" w:rsidRDefault="002758BE" w:rsidP="00704CAA">
      <w:pPr>
        <w:pStyle w:val="footnote"/>
      </w:pPr>
      <w:r w:rsidRPr="004A3E27">
        <w:rPr>
          <w:rStyle w:val="FootnoteReference"/>
        </w:rPr>
        <w:footnoteRef/>
      </w:r>
      <w:r w:rsidRPr="004A3E27">
        <w:t xml:space="preserve"> As darkness blinds the eyes, so sins blind the soul and rob it of self-knowledge’ (St. Augustine).</w:t>
      </w:r>
    </w:p>
  </w:footnote>
  <w:footnote w:id="107">
    <w:p w14:paraId="6BD88958" w14:textId="77777777" w:rsidR="002758BE" w:rsidRPr="004A3E27" w:rsidRDefault="002758BE" w:rsidP="00704CAA">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8">
    <w:p w14:paraId="6D19D2A0" w14:textId="77777777" w:rsidR="002758BE" w:rsidRDefault="002758BE" w:rsidP="00704CAA">
      <w:pPr>
        <w:pStyle w:val="footnote"/>
      </w:pPr>
      <w:r>
        <w:rPr>
          <w:rStyle w:val="FootnoteReference"/>
        </w:rPr>
        <w:footnoteRef/>
      </w:r>
      <w:r>
        <w:t xml:space="preserve"> [JS] literally “holy place”.</w:t>
      </w:r>
    </w:p>
  </w:footnote>
  <w:footnote w:id="109">
    <w:p w14:paraId="12B2466E" w14:textId="77777777" w:rsidR="002758BE" w:rsidRDefault="002758BE" w:rsidP="00704CAA">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10">
    <w:p w14:paraId="5C4498A4" w14:textId="77777777" w:rsidR="002758BE" w:rsidRPr="004A3E27" w:rsidRDefault="002758BE" w:rsidP="00704CAA">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11">
    <w:p w14:paraId="4EA0ABA3" w14:textId="77777777" w:rsidR="002758BE" w:rsidRDefault="002758BE" w:rsidP="00704CAA">
      <w:pPr>
        <w:pStyle w:val="footnote"/>
      </w:pPr>
      <w:r>
        <w:rPr>
          <w:rStyle w:val="FootnoteReference"/>
        </w:rPr>
        <w:footnoteRef/>
      </w:r>
      <w:r>
        <w:t xml:space="preserve"> [JS] or “gone before him”, Fr. Athanasius has “overtaken him” (Liturgy of Tobi 1)</w:t>
      </w:r>
    </w:p>
  </w:footnote>
  <w:footnote w:id="112">
    <w:p w14:paraId="04E560D0" w14:textId="77777777" w:rsidR="002758BE" w:rsidRDefault="002758BE" w:rsidP="00704CAA">
      <w:pPr>
        <w:pStyle w:val="footnote"/>
      </w:pPr>
      <w:r>
        <w:rPr>
          <w:rStyle w:val="FootnoteReference"/>
        </w:rPr>
        <w:footnoteRef/>
      </w:r>
      <w:r>
        <w:t xml:space="preserve"> [JS] or “his glory is great by your salvation/deliverance”</w:t>
      </w:r>
    </w:p>
  </w:footnote>
  <w:footnote w:id="113">
    <w:p w14:paraId="6EBFC1CF" w14:textId="77777777" w:rsidR="002758BE" w:rsidRPr="004A3E27" w:rsidRDefault="002758BE" w:rsidP="00704CAA">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4">
    <w:p w14:paraId="4D7B0F85" w14:textId="77777777" w:rsidR="002758BE" w:rsidRPr="004A3E27" w:rsidRDefault="002758BE" w:rsidP="00704CAA">
      <w:pPr>
        <w:pStyle w:val="footnote"/>
      </w:pPr>
      <w:r w:rsidRPr="004A3E27">
        <w:rPr>
          <w:rStyle w:val="FootnoteReference"/>
        </w:rPr>
        <w:footnoteRef/>
      </w:r>
      <w:r w:rsidRPr="004A3E27">
        <w:t xml:space="preserve"> ‘Christ died that we might live’ (1 Thess. 5:10; 1 Pet. 2:24).</w:t>
      </w:r>
    </w:p>
  </w:footnote>
  <w:footnote w:id="115">
    <w:p w14:paraId="050F3BC2" w14:textId="77777777" w:rsidR="002758BE" w:rsidRPr="004A3E27" w:rsidRDefault="002758BE" w:rsidP="00704CAA">
      <w:pPr>
        <w:pStyle w:val="footnote"/>
      </w:pPr>
      <w:r w:rsidRPr="004A3E27">
        <w:rPr>
          <w:rStyle w:val="FootnoteReference"/>
        </w:rPr>
        <w:footnoteRef/>
      </w:r>
      <w:r w:rsidRPr="004A3E27">
        <w:t xml:space="preserve"> Dawn is one of Christ’s names (</w:t>
      </w:r>
      <w:r>
        <w:t>cf</w:t>
      </w:r>
      <w:r w:rsidRPr="004A3E27">
        <w:t>. Lk. 1:78; Mal. 4:2).</w:t>
      </w:r>
    </w:p>
  </w:footnote>
  <w:footnote w:id="116">
    <w:p w14:paraId="34743E2B" w14:textId="77777777" w:rsidR="002758BE" w:rsidRPr="004A3E27" w:rsidRDefault="002758BE" w:rsidP="00704CAA">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7">
    <w:p w14:paraId="6A81D667" w14:textId="77777777" w:rsidR="002758BE" w:rsidRDefault="002758BE" w:rsidP="00704CAA">
      <w:pPr>
        <w:pStyle w:val="footnote"/>
      </w:pPr>
      <w:r>
        <w:rPr>
          <w:rStyle w:val="FootnoteReference"/>
        </w:rPr>
        <w:footnoteRef/>
      </w:r>
      <w:r>
        <w:t xml:space="preserve"> [JS] Fr. Lazarus has “dwell in the holy place”.</w:t>
      </w:r>
    </w:p>
  </w:footnote>
  <w:footnote w:id="118">
    <w:p w14:paraId="120B2502" w14:textId="77777777" w:rsidR="002758BE" w:rsidRPr="004A3E27" w:rsidRDefault="002758BE" w:rsidP="00704CAA">
      <w:pPr>
        <w:pStyle w:val="footnote"/>
      </w:pPr>
      <w:r w:rsidRPr="004A3E27">
        <w:rPr>
          <w:rStyle w:val="FootnoteReference"/>
        </w:rPr>
        <w:footnoteRef/>
      </w:r>
      <w:r w:rsidRPr="004A3E27">
        <w:t xml:space="preserve"> Mt. 27:39,43; Wis. 2:12-20.</w:t>
      </w:r>
    </w:p>
  </w:footnote>
  <w:footnote w:id="119">
    <w:p w14:paraId="50976D4E" w14:textId="77777777" w:rsidR="002758BE" w:rsidRPr="004A3E27" w:rsidRDefault="002758BE" w:rsidP="00704CAA">
      <w:pPr>
        <w:pStyle w:val="footnote"/>
      </w:pPr>
      <w:r w:rsidRPr="004A3E27">
        <w:rPr>
          <w:rStyle w:val="FootnoteReference"/>
        </w:rPr>
        <w:footnoteRef/>
      </w:r>
      <w:r w:rsidRPr="004A3E27">
        <w:t xml:space="preserve"> Lam. 2:16; 3:46.</w:t>
      </w:r>
    </w:p>
  </w:footnote>
  <w:footnote w:id="120">
    <w:p w14:paraId="5C493049" w14:textId="77777777" w:rsidR="002758BE" w:rsidRPr="004A3E27" w:rsidRDefault="002758BE" w:rsidP="00704CAA">
      <w:pPr>
        <w:pStyle w:val="footnote"/>
      </w:pPr>
      <w:r w:rsidRPr="004A3E27">
        <w:rPr>
          <w:rStyle w:val="FootnoteReference"/>
        </w:rPr>
        <w:footnoteRef/>
      </w:r>
      <w:r w:rsidRPr="004A3E27">
        <w:t xml:space="preserve"> Jn. 19:37.</w:t>
      </w:r>
    </w:p>
  </w:footnote>
  <w:footnote w:id="121">
    <w:p w14:paraId="7ECE5062" w14:textId="77777777" w:rsidR="002758BE" w:rsidRPr="004A3E27" w:rsidRDefault="002758BE" w:rsidP="00704CAA">
      <w:pPr>
        <w:pStyle w:val="footnote"/>
      </w:pPr>
      <w:r w:rsidRPr="004A3E27">
        <w:rPr>
          <w:rStyle w:val="FootnoteReference"/>
        </w:rPr>
        <w:footnoteRef/>
      </w:r>
      <w:r w:rsidRPr="004A3E27">
        <w:t xml:space="preserve"> Jn. 19:24.</w:t>
      </w:r>
    </w:p>
  </w:footnote>
  <w:footnote w:id="122">
    <w:p w14:paraId="4BEEC712" w14:textId="77777777" w:rsidR="002758BE" w:rsidRPr="004A3E27" w:rsidRDefault="002758BE" w:rsidP="00704CAA">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3">
    <w:p w14:paraId="2257E6F7" w14:textId="77777777" w:rsidR="002758BE" w:rsidRDefault="002758BE" w:rsidP="00704CAA">
      <w:pPr>
        <w:pStyle w:val="footnote"/>
      </w:pPr>
      <w:r>
        <w:rPr>
          <w:rStyle w:val="FootnoteReference"/>
        </w:rPr>
        <w:footnoteRef/>
      </w:r>
      <w:r>
        <w:t xml:space="preserve"> [JS]Others have “and my only-begotten from the hand of the dog.”</w:t>
      </w:r>
    </w:p>
  </w:footnote>
  <w:footnote w:id="124">
    <w:p w14:paraId="21445B03" w14:textId="77777777" w:rsidR="002758BE" w:rsidRDefault="002758BE" w:rsidP="00704CAA">
      <w:pPr>
        <w:pStyle w:val="footnote"/>
      </w:pPr>
      <w:r>
        <w:rPr>
          <w:rStyle w:val="FootnoteReference"/>
        </w:rPr>
        <w:footnoteRef/>
      </w:r>
      <w:r>
        <w:t xml:space="preserve"> [JS] Fr. Lazarus has “the rhinoceros.”</w:t>
      </w:r>
    </w:p>
  </w:footnote>
  <w:footnote w:id="125">
    <w:p w14:paraId="56644E4A" w14:textId="77777777" w:rsidR="002758BE" w:rsidRPr="004A3E27" w:rsidRDefault="002758BE" w:rsidP="00704CAA">
      <w:pPr>
        <w:pStyle w:val="footnote"/>
      </w:pPr>
      <w:r w:rsidRPr="004A3E27">
        <w:rPr>
          <w:rStyle w:val="FootnoteReference"/>
        </w:rPr>
        <w:footnoteRef/>
      </w:r>
      <w:r w:rsidRPr="004A3E27">
        <w:t xml:space="preserve"> Hebrews 2:12.</w:t>
      </w:r>
    </w:p>
  </w:footnote>
  <w:footnote w:id="126">
    <w:p w14:paraId="611C62AB" w14:textId="77777777" w:rsidR="002758BE" w:rsidRDefault="002758BE" w:rsidP="00704CAA">
      <w:pPr>
        <w:pStyle w:val="footnote"/>
      </w:pPr>
      <w:r>
        <w:rPr>
          <w:rStyle w:val="FootnoteReference"/>
        </w:rPr>
        <w:footnoteRef/>
      </w:r>
      <w:r>
        <w:t xml:space="preserve"> [JS] literally “all you seed of Jacob”</w:t>
      </w:r>
    </w:p>
  </w:footnote>
  <w:footnote w:id="127">
    <w:p w14:paraId="190228A5" w14:textId="77777777" w:rsidR="002758BE" w:rsidRDefault="002758BE" w:rsidP="00704CAA">
      <w:pPr>
        <w:pStyle w:val="footnote"/>
      </w:pPr>
      <w:r>
        <w:rPr>
          <w:rStyle w:val="FootnoteReference"/>
        </w:rPr>
        <w:footnoteRef/>
      </w:r>
      <w:r>
        <w:t xml:space="preserve"> [JS] Congregation or assembly, not building.</w:t>
      </w:r>
    </w:p>
  </w:footnote>
  <w:footnote w:id="128">
    <w:p w14:paraId="02DDF259" w14:textId="77777777" w:rsidR="002758BE" w:rsidRDefault="002758BE" w:rsidP="00704CAA">
      <w:pPr>
        <w:pStyle w:val="footnote"/>
      </w:pPr>
      <w:r>
        <w:rPr>
          <w:rStyle w:val="FootnoteReference"/>
        </w:rPr>
        <w:footnoteRef/>
      </w:r>
      <w:r>
        <w:t xml:space="preserve"> [JS] or “give thanks to”</w:t>
      </w:r>
    </w:p>
  </w:footnote>
  <w:footnote w:id="129">
    <w:p w14:paraId="17A700D9" w14:textId="77777777" w:rsidR="002758BE" w:rsidRDefault="002758BE" w:rsidP="00704CAA">
      <w:pPr>
        <w:pStyle w:val="footnote"/>
      </w:pPr>
      <w:r>
        <w:rPr>
          <w:rStyle w:val="FootnoteReference"/>
        </w:rPr>
        <w:footnoteRef/>
      </w:r>
      <w:r>
        <w:t xml:space="preserve"> [JS] did obeisance, i.e. the physical act of bowing down.</w:t>
      </w:r>
    </w:p>
  </w:footnote>
  <w:footnote w:id="130">
    <w:p w14:paraId="7CD8475E" w14:textId="77777777" w:rsidR="002758BE" w:rsidRPr="004A3E27" w:rsidRDefault="002758BE" w:rsidP="00704CAA">
      <w:pPr>
        <w:pStyle w:val="footnote"/>
      </w:pPr>
      <w:r w:rsidRPr="004A3E27">
        <w:rPr>
          <w:rStyle w:val="FootnoteReference"/>
        </w:rPr>
        <w:footnoteRef/>
      </w:r>
      <w:r w:rsidRPr="004A3E27">
        <w:t xml:space="preserve"> my children: </w:t>
      </w:r>
      <w:r w:rsidRPr="004A3E27">
        <w:rPr>
          <w:i/>
        </w:rPr>
        <w:t>Lit</w:t>
      </w:r>
      <w:r w:rsidRPr="004A3E27">
        <w:t>. my seed.</w:t>
      </w:r>
    </w:p>
  </w:footnote>
  <w:footnote w:id="131">
    <w:p w14:paraId="1036DD62" w14:textId="77777777" w:rsidR="002758BE" w:rsidRPr="004A3E27" w:rsidRDefault="002758BE" w:rsidP="00704CAA">
      <w:pPr>
        <w:pStyle w:val="footnote"/>
      </w:pPr>
      <w:r w:rsidRPr="004A3E27">
        <w:rPr>
          <w:rStyle w:val="FootnoteReference"/>
        </w:rPr>
        <w:footnoteRef/>
      </w:r>
      <w:r w:rsidRPr="004A3E27">
        <w:t xml:space="preserve"> Romans 3:24-26; John 17:4; 19:30.</w:t>
      </w:r>
    </w:p>
  </w:footnote>
  <w:footnote w:id="132">
    <w:p w14:paraId="23D7B260" w14:textId="77777777" w:rsidR="002758BE" w:rsidRPr="004A3E27" w:rsidRDefault="002758BE" w:rsidP="00704CAA">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3">
    <w:p w14:paraId="24E2C213" w14:textId="77777777" w:rsidR="002758BE" w:rsidRPr="004A3E27" w:rsidRDefault="002758BE" w:rsidP="00704CAA">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4">
    <w:p w14:paraId="2A3C2B65" w14:textId="77777777" w:rsidR="002758BE" w:rsidRPr="004A3E27" w:rsidRDefault="002758BE" w:rsidP="00704CAA">
      <w:pPr>
        <w:pStyle w:val="footnote"/>
      </w:pPr>
      <w:r w:rsidRPr="004A3E27">
        <w:rPr>
          <w:rStyle w:val="FootnoteReference"/>
        </w:rPr>
        <w:footnoteRef/>
      </w:r>
      <w:r w:rsidRPr="004A3E27">
        <w:t xml:space="preserve"> </w:t>
      </w:r>
      <w:r>
        <w:t>cf</w:t>
      </w:r>
      <w:r w:rsidRPr="004A3E27">
        <w:t>. Ps. 26:4.</w:t>
      </w:r>
    </w:p>
  </w:footnote>
  <w:footnote w:id="135">
    <w:p w14:paraId="61598905" w14:textId="77777777" w:rsidR="002758BE" w:rsidRPr="004A3E27" w:rsidRDefault="002758BE" w:rsidP="00704CAA">
      <w:pPr>
        <w:pStyle w:val="footnote"/>
      </w:pPr>
      <w:r w:rsidRPr="004A3E27">
        <w:rPr>
          <w:rStyle w:val="FootnoteReference"/>
        </w:rPr>
        <w:footnoteRef/>
      </w:r>
      <w:r w:rsidRPr="004A3E27">
        <w:t xml:space="preserve"> 1 Cor. 10:26-28; </w:t>
      </w:r>
      <w:r>
        <w:t>cf</w:t>
      </w:r>
      <w:r w:rsidRPr="004A3E27">
        <w:t>. Psalm 49:12.</w:t>
      </w:r>
    </w:p>
  </w:footnote>
  <w:footnote w:id="136">
    <w:p w14:paraId="42EA8206" w14:textId="77777777" w:rsidR="002758BE" w:rsidRPr="004A3E27" w:rsidRDefault="002758BE" w:rsidP="00704CAA">
      <w:pPr>
        <w:pStyle w:val="footnote"/>
      </w:pPr>
      <w:r w:rsidRPr="004A3E27">
        <w:rPr>
          <w:rStyle w:val="FootnoteReference"/>
        </w:rPr>
        <w:footnoteRef/>
      </w:r>
      <w:r w:rsidRPr="004A3E27">
        <w:t xml:space="preserve"> Is. 2:2; Dan. 2:35; 1 Cor. 10:4.</w:t>
      </w:r>
    </w:p>
  </w:footnote>
  <w:footnote w:id="137">
    <w:p w14:paraId="398AE7A9" w14:textId="77777777" w:rsidR="002758BE" w:rsidRPr="004A3E27" w:rsidRDefault="002758BE" w:rsidP="00704CAA">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8">
    <w:p w14:paraId="20E6232D" w14:textId="77777777" w:rsidR="002758BE" w:rsidRDefault="002758BE" w:rsidP="00704CAA">
      <w:pPr>
        <w:pStyle w:val="footnote"/>
      </w:pPr>
      <w:r>
        <w:rPr>
          <w:rStyle w:val="FootnoteReference"/>
        </w:rPr>
        <w:footnoteRef/>
      </w:r>
      <w:r>
        <w:t xml:space="preserve"> [JS] [] found in Coptic. See the Ninth Hour of Tuesday of Holy Week.</w:t>
      </w:r>
    </w:p>
  </w:footnote>
  <w:footnote w:id="139">
    <w:p w14:paraId="37E03497" w14:textId="77777777" w:rsidR="002758BE" w:rsidRDefault="002758BE" w:rsidP="00704CAA">
      <w:pPr>
        <w:pStyle w:val="footnote"/>
      </w:pPr>
      <w:r>
        <w:rPr>
          <w:rStyle w:val="FootnoteReference"/>
        </w:rPr>
        <w:footnoteRef/>
      </w:r>
      <w:r>
        <w:t xml:space="preserve"> [JS] literally: “because they are from of old”.</w:t>
      </w:r>
    </w:p>
  </w:footnote>
  <w:footnote w:id="140">
    <w:p w14:paraId="2F4E4405" w14:textId="77777777" w:rsidR="002758BE" w:rsidRDefault="002758BE" w:rsidP="00704CAA">
      <w:pPr>
        <w:pStyle w:val="footnote"/>
      </w:pPr>
      <w:r>
        <w:rPr>
          <w:rStyle w:val="FootnoteReference"/>
        </w:rPr>
        <w:footnoteRef/>
      </w:r>
      <w:r>
        <w:t xml:space="preserve"> [JS] literally, “so He sets a law for those who sin in the way.”</w:t>
      </w:r>
    </w:p>
  </w:footnote>
  <w:footnote w:id="141">
    <w:p w14:paraId="68945260" w14:textId="77777777" w:rsidR="002758BE" w:rsidRPr="004A3E27" w:rsidRDefault="002758BE" w:rsidP="00704CAA">
      <w:pPr>
        <w:pStyle w:val="footnote"/>
      </w:pPr>
      <w:r w:rsidRPr="004A3E27">
        <w:rPr>
          <w:rStyle w:val="FootnoteReference"/>
        </w:rPr>
        <w:footnoteRef/>
      </w:r>
      <w:r w:rsidRPr="004A3E27">
        <w:t xml:space="preserve"> seek: </w:t>
      </w:r>
      <w:r w:rsidRPr="004A3E27">
        <w:rPr>
          <w:i/>
        </w:rPr>
        <w:t>Heb</w:t>
      </w:r>
      <w:r w:rsidRPr="004A3E27">
        <w:t>. keep</w:t>
      </w:r>
    </w:p>
  </w:footnote>
  <w:footnote w:id="142">
    <w:p w14:paraId="1D290F8F" w14:textId="77777777" w:rsidR="002758BE" w:rsidRPr="004A3E27" w:rsidRDefault="002758BE" w:rsidP="00704CAA">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3">
    <w:p w14:paraId="4B469CE4" w14:textId="77777777" w:rsidR="002758BE" w:rsidRDefault="002758BE" w:rsidP="00704CAA">
      <w:pPr>
        <w:pStyle w:val="footnote"/>
      </w:pPr>
      <w:r>
        <w:rPr>
          <w:rStyle w:val="FootnoteReference"/>
        </w:rPr>
        <w:footnoteRef/>
      </w:r>
      <w:r>
        <w:t xml:space="preserve"> [JS] NETS and Fr. Athanasius have “You will”</w:t>
      </w:r>
    </w:p>
  </w:footnote>
  <w:footnote w:id="144">
    <w:p w14:paraId="6EFDBCA7" w14:textId="77777777" w:rsidR="002758BE" w:rsidRPr="004A3E27" w:rsidRDefault="002758BE" w:rsidP="00704CAA">
      <w:pPr>
        <w:pStyle w:val="footnote"/>
      </w:pPr>
      <w:r w:rsidRPr="004A3E27">
        <w:rPr>
          <w:rStyle w:val="FootnoteReference"/>
        </w:rPr>
        <w:footnoteRef/>
      </w:r>
      <w:r w:rsidRPr="004A3E27">
        <w:t xml:space="preserve"> children: </w:t>
      </w:r>
      <w:r w:rsidRPr="004A3E27">
        <w:rPr>
          <w:i/>
        </w:rPr>
        <w:t>lit</w:t>
      </w:r>
      <w:r w:rsidRPr="004A3E27">
        <w:t>. seed.</w:t>
      </w:r>
    </w:p>
  </w:footnote>
  <w:footnote w:id="145">
    <w:p w14:paraId="173B4D1B" w14:textId="77777777" w:rsidR="002758BE" w:rsidRDefault="002758BE" w:rsidP="00704CAA">
      <w:pPr>
        <w:pStyle w:val="footnote"/>
      </w:pPr>
      <w:r>
        <w:rPr>
          <w:rStyle w:val="FootnoteReference"/>
        </w:rPr>
        <w:footnoteRef/>
      </w:r>
      <w:r>
        <w:t xml:space="preserve"> Present in Fr. Athanasius and OSB.</w:t>
      </w:r>
    </w:p>
  </w:footnote>
  <w:footnote w:id="146">
    <w:p w14:paraId="5909B0CA" w14:textId="77777777" w:rsidR="002758BE" w:rsidRPr="004A3E27" w:rsidRDefault="002758BE" w:rsidP="00704CAA">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7">
    <w:p w14:paraId="63D0271F" w14:textId="77777777" w:rsidR="002758BE" w:rsidRDefault="002758BE" w:rsidP="00704CAA">
      <w:pPr>
        <w:pStyle w:val="footnote"/>
      </w:pPr>
      <w:r>
        <w:rPr>
          <w:rStyle w:val="FootnoteReference"/>
        </w:rPr>
        <w:footnoteRef/>
      </w:r>
      <w:r>
        <w:t xml:space="preserve"> Fr. Lazarus has “lonely and poor”. Fr. Athanasius has “an only son”. Others have “only-begotten and poor”</w:t>
      </w:r>
    </w:p>
  </w:footnote>
  <w:footnote w:id="148">
    <w:p w14:paraId="4379C620" w14:textId="77777777" w:rsidR="002758BE" w:rsidRPr="004A3E27" w:rsidRDefault="002758BE" w:rsidP="00704CAA">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9">
    <w:p w14:paraId="31B288C0" w14:textId="77777777" w:rsidR="002758BE" w:rsidRPr="004A3E27" w:rsidRDefault="002758BE" w:rsidP="00704CAA">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50">
    <w:p w14:paraId="29350066" w14:textId="77777777" w:rsidR="002758BE" w:rsidRPr="004A3E27" w:rsidRDefault="002758BE" w:rsidP="00704CAA">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51">
    <w:p w14:paraId="715D09F1" w14:textId="77777777" w:rsidR="002758BE" w:rsidRDefault="002758BE" w:rsidP="00704CAA">
      <w:pPr>
        <w:pStyle w:val="footnote"/>
      </w:pPr>
      <w:r>
        <w:rPr>
          <w:rStyle w:val="FootnoteReference"/>
        </w:rPr>
        <w:footnoteRef/>
      </w:r>
      <w:r>
        <w:t xml:space="preserve"> [JS] literally, “place”</w:t>
      </w:r>
    </w:p>
  </w:footnote>
  <w:footnote w:id="152">
    <w:p w14:paraId="195347EE" w14:textId="77777777" w:rsidR="002758BE" w:rsidRPr="004A3E27" w:rsidRDefault="002758BE" w:rsidP="00704CAA">
      <w:pPr>
        <w:pStyle w:val="footnote"/>
      </w:pPr>
      <w:r w:rsidRPr="004A3E27">
        <w:rPr>
          <w:rStyle w:val="FootnoteReference"/>
        </w:rPr>
        <w:footnoteRef/>
      </w:r>
      <w:r w:rsidRPr="004A3E27">
        <w:t xml:space="preserve"> churches: assemblies, gatherings, congregations (not buildings).</w:t>
      </w:r>
    </w:p>
  </w:footnote>
  <w:footnote w:id="153">
    <w:p w14:paraId="2AFB4629" w14:textId="77777777" w:rsidR="002758BE" w:rsidRPr="004A3E27" w:rsidRDefault="002758BE" w:rsidP="00704CAA">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4">
    <w:p w14:paraId="04BF5E6D" w14:textId="77777777" w:rsidR="002758BE" w:rsidRPr="004A3E27" w:rsidRDefault="002758BE" w:rsidP="00704CAA">
      <w:pPr>
        <w:pStyle w:val="footnote"/>
      </w:pPr>
      <w:r w:rsidRPr="004A3E27">
        <w:rPr>
          <w:rStyle w:val="FootnoteReference"/>
        </w:rPr>
        <w:footnoteRef/>
      </w:r>
      <w:r w:rsidRPr="004A3E27">
        <w:t xml:space="preserve"> ‘Marvellous is it that man is not always praising, since everything continually invites praise’ (St. Gregory).</w:t>
      </w:r>
    </w:p>
    <w:p w14:paraId="3C9632AC" w14:textId="77777777" w:rsidR="002758BE" w:rsidRPr="004A3E27" w:rsidRDefault="002758BE" w:rsidP="00704CAA">
      <w:pPr>
        <w:pStyle w:val="footnote"/>
      </w:pPr>
      <w:r w:rsidRPr="004A3E27">
        <w:tab/>
        <w:t>‘No sweeter fragrance than to follow Christ,</w:t>
      </w:r>
    </w:p>
    <w:p w14:paraId="6922B75D" w14:textId="77777777" w:rsidR="002758BE" w:rsidRPr="004A3E27" w:rsidRDefault="002758BE" w:rsidP="00704CAA">
      <w:pPr>
        <w:pStyle w:val="footnote"/>
      </w:pPr>
      <w:r w:rsidRPr="004A3E27">
        <w:tab/>
        <w:t>when man makes offerings of a holy life,</w:t>
      </w:r>
    </w:p>
    <w:p w14:paraId="73E1648A" w14:textId="77777777" w:rsidR="002758BE" w:rsidRPr="004A3E27" w:rsidRDefault="002758BE" w:rsidP="00704CAA">
      <w:pPr>
        <w:pStyle w:val="footnote"/>
      </w:pPr>
      <w:r w:rsidRPr="004A3E27">
        <w:tab/>
        <w:t>and offers golden deeds in sacrifice’ (St. Prosper).</w:t>
      </w:r>
    </w:p>
  </w:footnote>
  <w:footnote w:id="155">
    <w:p w14:paraId="28DB08B5" w14:textId="77777777" w:rsidR="002758BE" w:rsidRPr="004A3E27" w:rsidRDefault="002758BE" w:rsidP="00704CAA">
      <w:pPr>
        <w:pStyle w:val="footnote"/>
      </w:pPr>
      <w:r w:rsidRPr="004A3E27">
        <w:rPr>
          <w:rStyle w:val="FootnoteReference"/>
        </w:rPr>
        <w:footnoteRef/>
      </w:r>
      <w:r w:rsidRPr="004A3E27">
        <w:t xml:space="preserve"> </w:t>
      </w:r>
      <w:r>
        <w:t>cf</w:t>
      </w:r>
      <w:r w:rsidRPr="004A3E27">
        <w:t>. Psalm 21:11.</w:t>
      </w:r>
    </w:p>
  </w:footnote>
  <w:footnote w:id="156">
    <w:p w14:paraId="75E9C3EB" w14:textId="77777777" w:rsidR="002758BE" w:rsidRPr="004A3E27" w:rsidRDefault="002758BE" w:rsidP="00704CAA">
      <w:pPr>
        <w:pStyle w:val="footnote"/>
      </w:pPr>
      <w:r w:rsidRPr="004A3E27">
        <w:rPr>
          <w:rStyle w:val="FootnoteReference"/>
        </w:rPr>
        <w:footnoteRef/>
      </w:r>
      <w:r w:rsidRPr="004A3E27">
        <w:t xml:space="preserve"> </w:t>
      </w:r>
      <w:r>
        <w:t>cf</w:t>
      </w:r>
      <w:r w:rsidRPr="004A3E27">
        <w:t>. Isaiah 5:12.</w:t>
      </w:r>
    </w:p>
  </w:footnote>
  <w:footnote w:id="157">
    <w:p w14:paraId="240E091B" w14:textId="77777777" w:rsidR="002758BE" w:rsidRDefault="002758BE" w:rsidP="00704CAA">
      <w:pPr>
        <w:pStyle w:val="footnote"/>
      </w:pPr>
      <w:r>
        <w:rPr>
          <w:rStyle w:val="FootnoteReference"/>
        </w:rPr>
        <w:footnoteRef/>
      </w:r>
      <w:r>
        <w:t xml:space="preserve"> [JS] confess: or “give thanks to”, or “thankfully confess”</w:t>
      </w:r>
    </w:p>
  </w:footnote>
  <w:footnote w:id="158">
    <w:p w14:paraId="498018AA" w14:textId="77777777" w:rsidR="002758BE" w:rsidRPr="004A3E27" w:rsidRDefault="002758BE" w:rsidP="00704CAA">
      <w:pPr>
        <w:pStyle w:val="footnote"/>
      </w:pPr>
      <w:r w:rsidRPr="004A3E27">
        <w:rPr>
          <w:rStyle w:val="FootnoteReference"/>
        </w:rPr>
        <w:footnoteRef/>
      </w:r>
      <w:r w:rsidRPr="004A3E27">
        <w:t xml:space="preserve"> </w:t>
      </w:r>
      <w:r>
        <w:t>Cf</w:t>
      </w:r>
      <w:r w:rsidRPr="004A3E27">
        <w:t>. Isaiah 40:11; John 10:11.</w:t>
      </w:r>
    </w:p>
  </w:footnote>
  <w:footnote w:id="159">
    <w:p w14:paraId="523F1304" w14:textId="77777777" w:rsidR="002758BE" w:rsidRDefault="002758BE" w:rsidP="00704CAA">
      <w:pPr>
        <w:pStyle w:val="footnote"/>
      </w:pPr>
      <w:r>
        <w:rPr>
          <w:rStyle w:val="FootnoteReference"/>
        </w:rPr>
        <w:footnoteRef/>
      </w:r>
      <w:r>
        <w:t xml:space="preserve"> [JS] “do obeisance”, i.e. a physical act.</w:t>
      </w:r>
    </w:p>
  </w:footnote>
  <w:footnote w:id="160">
    <w:p w14:paraId="58C95173" w14:textId="77777777" w:rsidR="002758BE" w:rsidRPr="004A3E27" w:rsidRDefault="002758BE" w:rsidP="00704CAA">
      <w:pPr>
        <w:pStyle w:val="footnote"/>
      </w:pPr>
      <w:r w:rsidRPr="004A3E27">
        <w:rPr>
          <w:rStyle w:val="FootnoteReference"/>
        </w:rPr>
        <w:footnoteRef/>
      </w:r>
      <w:r w:rsidRPr="004A3E27">
        <w:t xml:space="preserve"> </w:t>
      </w:r>
      <w:r>
        <w:t>Cf</w:t>
      </w:r>
      <w:r w:rsidRPr="004A3E27">
        <w:t>. Exodus 9:23. In thunderstorms deer often cast their young.</w:t>
      </w:r>
    </w:p>
  </w:footnote>
  <w:footnote w:id="161">
    <w:p w14:paraId="3E46902E" w14:textId="77777777" w:rsidR="002758BE" w:rsidRPr="004A3E27" w:rsidRDefault="002758BE" w:rsidP="00704CAA">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2">
    <w:p w14:paraId="341601AA" w14:textId="77777777" w:rsidR="002758BE" w:rsidRPr="004A3E27" w:rsidRDefault="002758BE" w:rsidP="00704CAA">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3">
    <w:p w14:paraId="4B4A9F23" w14:textId="77777777" w:rsidR="002758BE" w:rsidRDefault="002758BE" w:rsidP="00704CAA">
      <w:pPr>
        <w:pStyle w:val="footnote"/>
      </w:pPr>
      <w:r>
        <w:rPr>
          <w:rStyle w:val="FootnoteReference"/>
        </w:rPr>
        <w:footnoteRef/>
      </w:r>
      <w:r>
        <w:t xml:space="preserve"> [JS] or “You have granted”</w:t>
      </w:r>
    </w:p>
  </w:footnote>
  <w:footnote w:id="164">
    <w:p w14:paraId="08C7ED64" w14:textId="77777777" w:rsidR="002758BE" w:rsidRPr="004A3E27" w:rsidRDefault="002758BE" w:rsidP="00704CAA">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5">
    <w:p w14:paraId="78EAC97A" w14:textId="77777777" w:rsidR="002758BE" w:rsidRPr="004A3E27" w:rsidRDefault="002758BE" w:rsidP="00704CAA">
      <w:pPr>
        <w:pStyle w:val="footnote"/>
      </w:pPr>
      <w:r w:rsidRPr="004A3E27">
        <w:rPr>
          <w:rStyle w:val="FootnoteReference"/>
        </w:rPr>
        <w:footnoteRef/>
      </w:r>
      <w:r w:rsidRPr="004A3E27">
        <w:t xml:space="preserve"> Blood signifies death (</w:t>
      </w:r>
      <w:r>
        <w:t>cf</w:t>
      </w:r>
      <w:r w:rsidRPr="004A3E27">
        <w:t>. Lev. 17:14).</w:t>
      </w:r>
    </w:p>
  </w:footnote>
  <w:footnote w:id="166">
    <w:p w14:paraId="62403758" w14:textId="77777777" w:rsidR="002758BE" w:rsidRPr="004A3E27" w:rsidRDefault="002758BE" w:rsidP="00704CAA">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7">
    <w:p w14:paraId="549805B5" w14:textId="77777777" w:rsidR="002758BE" w:rsidRDefault="002758BE" w:rsidP="00704CAA">
      <w:pPr>
        <w:pStyle w:val="footnote"/>
      </w:pPr>
      <w:r>
        <w:rPr>
          <w:rStyle w:val="FootnoteReference"/>
        </w:rPr>
        <w:footnoteRef/>
      </w:r>
      <w:r>
        <w:t xml:space="preserve"> [JS] or “give thanks to You”, or “thankfully confess You with praise”</w:t>
      </w:r>
    </w:p>
  </w:footnote>
  <w:footnote w:id="168">
    <w:p w14:paraId="671FC951" w14:textId="77777777" w:rsidR="002758BE" w:rsidRPr="004A3E27" w:rsidRDefault="002758BE" w:rsidP="00704CAA">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9">
    <w:p w14:paraId="497B1D17" w14:textId="77777777" w:rsidR="002758BE" w:rsidRPr="004A3E27" w:rsidRDefault="002758BE" w:rsidP="00704CAA">
      <w:pPr>
        <w:pStyle w:val="footnote"/>
      </w:pPr>
      <w:r w:rsidRPr="004A3E27">
        <w:rPr>
          <w:rStyle w:val="FootnoteReference"/>
        </w:rPr>
        <w:footnoteRef/>
      </w:r>
      <w:r w:rsidRPr="004A3E27">
        <w:t xml:space="preserve"> Luke 23:46.</w:t>
      </w:r>
    </w:p>
  </w:footnote>
  <w:footnote w:id="170">
    <w:p w14:paraId="1317CE14" w14:textId="77777777" w:rsidR="002758BE" w:rsidRPr="004A3E27" w:rsidRDefault="002758BE" w:rsidP="00704CAA">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71">
    <w:p w14:paraId="13499D20" w14:textId="77777777" w:rsidR="002758BE" w:rsidRDefault="002758BE" w:rsidP="00704CAA">
      <w:pPr>
        <w:pStyle w:val="footnote"/>
      </w:pPr>
      <w:r>
        <w:rPr>
          <w:rStyle w:val="FootnoteReference"/>
        </w:rPr>
        <w:footnoteRef/>
      </w:r>
      <w:r>
        <w:t xml:space="preserve"> [JS] Fr. Athanasius has “slander”. See the Sixth Hour of Maundy Thursday.</w:t>
      </w:r>
    </w:p>
  </w:footnote>
  <w:footnote w:id="172">
    <w:p w14:paraId="0A1D8F86" w14:textId="77777777" w:rsidR="002758BE" w:rsidRPr="004A3E27" w:rsidRDefault="002758BE" w:rsidP="00704CAA">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3">
    <w:p w14:paraId="2B17B251" w14:textId="77777777" w:rsidR="002758BE" w:rsidRDefault="002758BE" w:rsidP="00704CAA">
      <w:pPr>
        <w:pStyle w:val="footnote"/>
      </w:pPr>
      <w:r>
        <w:rPr>
          <w:rStyle w:val="FootnoteReference"/>
        </w:rPr>
        <w:footnoteRef/>
      </w:r>
      <w:r>
        <w:t xml:space="preserve"> [JS] Fr. Lazarus has “madness”. NETS has “alarm”. OSB and Psalter  According to the Seventy have “ecstasy”. Psalter for prayer has “confusion”.</w:t>
      </w:r>
    </w:p>
  </w:footnote>
  <w:footnote w:id="174">
    <w:p w14:paraId="47208E77" w14:textId="77777777" w:rsidR="002758BE" w:rsidRPr="004A3E27" w:rsidRDefault="002758BE" w:rsidP="00704CAA">
      <w:pPr>
        <w:pStyle w:val="footnote"/>
      </w:pPr>
      <w:r w:rsidRPr="004A3E27">
        <w:rPr>
          <w:rStyle w:val="FootnoteReference"/>
        </w:rPr>
        <w:footnoteRef/>
      </w:r>
      <w:r w:rsidRPr="004A3E27">
        <w:t xml:space="preserve"> The sense of separation from God is the great illusion and madness.</w:t>
      </w:r>
    </w:p>
  </w:footnote>
  <w:footnote w:id="175">
    <w:p w14:paraId="4706382F" w14:textId="77777777" w:rsidR="002758BE" w:rsidRDefault="002758BE" w:rsidP="00704CAA">
      <w:pPr>
        <w:pStyle w:val="footnote"/>
      </w:pPr>
      <w:r>
        <w:rPr>
          <w:rStyle w:val="FootnoteReference"/>
        </w:rPr>
        <w:footnoteRef/>
      </w:r>
      <w:r>
        <w:t xml:space="preserve"> [JS] or “seeks out”</w:t>
      </w:r>
    </w:p>
  </w:footnote>
  <w:footnote w:id="176">
    <w:p w14:paraId="54A62B74" w14:textId="77777777" w:rsidR="002758BE" w:rsidRDefault="002758BE" w:rsidP="00704CAA">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7">
    <w:p w14:paraId="05DDECD1" w14:textId="77777777" w:rsidR="002758BE" w:rsidRPr="004A3E27" w:rsidRDefault="002758BE" w:rsidP="00704CAA">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8">
    <w:p w14:paraId="2DD2C214" w14:textId="77777777" w:rsidR="002758BE" w:rsidRPr="004A3E27" w:rsidRDefault="002758BE" w:rsidP="00704CAA">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9">
    <w:p w14:paraId="096C3CEE" w14:textId="77777777" w:rsidR="002758BE" w:rsidRPr="004A3E27" w:rsidRDefault="002758BE" w:rsidP="00704CAA">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80">
    <w:p w14:paraId="186A2AC3" w14:textId="77777777" w:rsidR="002758BE" w:rsidRDefault="002758BE" w:rsidP="00704CAA">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81">
    <w:p w14:paraId="3BF74C70" w14:textId="77777777" w:rsidR="002758BE" w:rsidRDefault="002758BE" w:rsidP="00704CAA">
      <w:pPr>
        <w:pStyle w:val="footnote"/>
      </w:pPr>
      <w:r>
        <w:rPr>
          <w:rStyle w:val="FootnoteReference"/>
        </w:rPr>
        <w:footnoteRef/>
      </w:r>
      <w:r>
        <w:t xml:space="preserve"> [JS] or, “boast”</w:t>
      </w:r>
    </w:p>
  </w:footnote>
  <w:footnote w:id="182">
    <w:p w14:paraId="193C371C" w14:textId="77777777" w:rsidR="002758BE" w:rsidRPr="004A3E27" w:rsidRDefault="002758BE" w:rsidP="00704CAA">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3">
    <w:p w14:paraId="361AFF85" w14:textId="77777777" w:rsidR="002758BE" w:rsidRDefault="002758BE" w:rsidP="00704CAA">
      <w:pPr>
        <w:pStyle w:val="footnote"/>
      </w:pPr>
      <w:r>
        <w:rPr>
          <w:rStyle w:val="FootnoteReference"/>
        </w:rPr>
        <w:footnoteRef/>
      </w:r>
      <w:r>
        <w:t xml:space="preserve"> [JS] or “give thanks to”, or “thankfully confess the Lord with praise with the lyre”</w:t>
      </w:r>
    </w:p>
  </w:footnote>
  <w:footnote w:id="184">
    <w:p w14:paraId="44C95CB2" w14:textId="77777777" w:rsidR="002758BE" w:rsidRDefault="002758BE" w:rsidP="00704CAA">
      <w:pPr>
        <w:pStyle w:val="footnote"/>
      </w:pPr>
      <w:r>
        <w:rPr>
          <w:rStyle w:val="FootnoteReference"/>
        </w:rPr>
        <w:footnoteRef/>
      </w:r>
      <w:r>
        <w:t xml:space="preserve"> [JS] or “Confess the Lord with the harp.</w:t>
      </w:r>
    </w:p>
  </w:footnote>
  <w:footnote w:id="185">
    <w:p w14:paraId="7BF5E829" w14:textId="77777777" w:rsidR="002758BE" w:rsidRPr="004A3E27" w:rsidRDefault="002758BE" w:rsidP="00704CAA">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6">
    <w:p w14:paraId="23D86262" w14:textId="77777777" w:rsidR="002758BE" w:rsidRPr="004A3E27" w:rsidRDefault="002758BE" w:rsidP="00704CAA">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7">
    <w:p w14:paraId="3F431C3F" w14:textId="77777777" w:rsidR="002758BE" w:rsidRPr="004A3E27" w:rsidRDefault="002758BE" w:rsidP="00704CAA">
      <w:pPr>
        <w:pStyle w:val="footnote"/>
      </w:pPr>
      <w:r w:rsidRPr="004A3E27">
        <w:rPr>
          <w:rStyle w:val="FootnoteReference"/>
        </w:rPr>
        <w:footnoteRef/>
      </w:r>
      <w:r w:rsidRPr="004A3E27">
        <w:t xml:space="preserve"> Naturally and spiritually (Jn. 3:3-6).</w:t>
      </w:r>
    </w:p>
  </w:footnote>
  <w:footnote w:id="188">
    <w:p w14:paraId="0C9F8424" w14:textId="77777777" w:rsidR="002758BE" w:rsidRDefault="002758BE" w:rsidP="00704CAA">
      <w:pPr>
        <w:pStyle w:val="footnote"/>
      </w:pPr>
      <w:r>
        <w:rPr>
          <w:rStyle w:val="FootnoteReference"/>
        </w:rPr>
        <w:footnoteRef/>
      </w:r>
      <w:r>
        <w:t xml:space="preserve"> [JS] Fr. Lazarus has “plans”</w:t>
      </w:r>
    </w:p>
  </w:footnote>
  <w:footnote w:id="189">
    <w:p w14:paraId="5E9D1817" w14:textId="77777777" w:rsidR="002758BE" w:rsidRDefault="002758BE" w:rsidP="00704CAA">
      <w:pPr>
        <w:pStyle w:val="footnote"/>
      </w:pPr>
      <w:r>
        <w:rPr>
          <w:rStyle w:val="FootnoteReference"/>
        </w:rPr>
        <w:footnoteRef/>
      </w:r>
      <w:r>
        <w:t xml:space="preserve"> [JS] or “fashioned”</w:t>
      </w:r>
    </w:p>
  </w:footnote>
  <w:footnote w:id="190">
    <w:p w14:paraId="4BB22157" w14:textId="77777777" w:rsidR="002758BE" w:rsidRDefault="002758BE" w:rsidP="00704CAA">
      <w:pPr>
        <w:pStyle w:val="footnote"/>
      </w:pPr>
      <w:r>
        <w:rPr>
          <w:rStyle w:val="FootnoteReference"/>
        </w:rPr>
        <w:footnoteRef/>
      </w:r>
      <w:r>
        <w:t xml:space="preserve"> Fr. Athanasius has “My soul shall make her boast in the Lord”</w:t>
      </w:r>
    </w:p>
  </w:footnote>
  <w:footnote w:id="191">
    <w:p w14:paraId="0BB5F188" w14:textId="77777777" w:rsidR="002758BE" w:rsidRPr="004A3E27" w:rsidRDefault="002758BE" w:rsidP="00704CAA">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2">
    <w:p w14:paraId="5DFFA999" w14:textId="77777777" w:rsidR="002758BE" w:rsidRPr="004A3E27" w:rsidRDefault="002758BE" w:rsidP="00704CAA">
      <w:pPr>
        <w:pStyle w:val="footnote"/>
      </w:pPr>
      <w:r w:rsidRPr="004A3E27">
        <w:rPr>
          <w:rStyle w:val="FootnoteReference"/>
        </w:rPr>
        <w:footnoteRef/>
      </w:r>
      <w:r w:rsidRPr="004A3E27">
        <w:t xml:space="preserve"> ‘The land of the living.’</w:t>
      </w:r>
      <w:r>
        <w:t xml:space="preserve"> [JS] Others have “earth”</w:t>
      </w:r>
    </w:p>
  </w:footnote>
  <w:footnote w:id="193">
    <w:p w14:paraId="341A3F74" w14:textId="77777777" w:rsidR="002758BE" w:rsidRDefault="002758BE" w:rsidP="00704CAA">
      <w:pPr>
        <w:pStyle w:val="footnote"/>
      </w:pPr>
      <w:r>
        <w:rPr>
          <w:rStyle w:val="FootnoteReference"/>
        </w:rPr>
        <w:footnoteRef/>
      </w:r>
      <w:r>
        <w:t xml:space="preserve"> [JS] or “contrite in heart”</w:t>
      </w:r>
    </w:p>
  </w:footnote>
  <w:footnote w:id="194">
    <w:p w14:paraId="6E011C0E" w14:textId="77777777" w:rsidR="002758BE" w:rsidRDefault="002758BE" w:rsidP="00704CAA">
      <w:pPr>
        <w:pStyle w:val="footnote"/>
      </w:pPr>
      <w:r>
        <w:rPr>
          <w:rStyle w:val="FootnoteReference"/>
        </w:rPr>
        <w:footnoteRef/>
      </w:r>
      <w:r>
        <w:t xml:space="preserve"> [JS] Coptic has “eat their hearts”, which Fr. Athanasius renders, “regret”</w:t>
      </w:r>
    </w:p>
  </w:footnote>
  <w:footnote w:id="195">
    <w:p w14:paraId="3B9E39E6" w14:textId="77777777" w:rsidR="002758BE" w:rsidRDefault="002758BE" w:rsidP="00704CAA">
      <w:pPr>
        <w:pStyle w:val="footnote"/>
      </w:pPr>
      <w:r>
        <w:rPr>
          <w:rStyle w:val="FootnoteReference"/>
        </w:rPr>
        <w:footnoteRef/>
      </w:r>
      <w:r>
        <w:t xml:space="preserve"> [JS] or regret.</w:t>
      </w:r>
    </w:p>
  </w:footnote>
  <w:footnote w:id="196">
    <w:p w14:paraId="40200D4A" w14:textId="77777777" w:rsidR="002758BE" w:rsidRPr="004A3E27" w:rsidRDefault="002758BE" w:rsidP="00704CAA">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7">
    <w:p w14:paraId="28AA9678" w14:textId="77777777" w:rsidR="002758BE" w:rsidRDefault="002758BE" w:rsidP="00704CAA">
      <w:pPr>
        <w:pStyle w:val="footnote"/>
      </w:pPr>
      <w:r>
        <w:rPr>
          <w:rStyle w:val="FootnoteReference"/>
        </w:rPr>
        <w:footnoteRef/>
      </w:r>
      <w:r>
        <w:t xml:space="preserve"> [JS] literally “and my soul with barrenness/childlessness.”</w:t>
      </w:r>
    </w:p>
  </w:footnote>
  <w:footnote w:id="198">
    <w:p w14:paraId="335B311E" w14:textId="77777777" w:rsidR="002758BE" w:rsidRPr="004A3E27" w:rsidRDefault="002758BE" w:rsidP="00704CAA">
      <w:pPr>
        <w:pStyle w:val="footnote"/>
      </w:pPr>
      <w:r w:rsidRPr="004A3E27">
        <w:rPr>
          <w:rStyle w:val="FootnoteReference"/>
        </w:rPr>
        <w:footnoteRef/>
      </w:r>
      <w:r w:rsidRPr="004A3E27">
        <w:t xml:space="preserve"> John 19:1; Mt. 27:26.</w:t>
      </w:r>
    </w:p>
  </w:footnote>
  <w:footnote w:id="199">
    <w:p w14:paraId="4C78163A" w14:textId="77777777" w:rsidR="002758BE" w:rsidRPr="004A3E27" w:rsidRDefault="002758BE" w:rsidP="00704CAA">
      <w:pPr>
        <w:pStyle w:val="footnote"/>
      </w:pPr>
      <w:r w:rsidRPr="004A3E27">
        <w:rPr>
          <w:rStyle w:val="FootnoteReference"/>
        </w:rPr>
        <w:footnoteRef/>
      </w:r>
      <w:r w:rsidRPr="004A3E27">
        <w:t xml:space="preserve"> </w:t>
      </w:r>
      <w:r>
        <w:t>cf</w:t>
      </w:r>
      <w:r w:rsidRPr="004A3E27">
        <w:t>. Psalm 21:21.</w:t>
      </w:r>
    </w:p>
  </w:footnote>
  <w:footnote w:id="200">
    <w:p w14:paraId="35F9901A" w14:textId="77777777" w:rsidR="002758BE" w:rsidRDefault="002758BE" w:rsidP="00704CAA">
      <w:pPr>
        <w:pStyle w:val="footnote"/>
      </w:pPr>
      <w:r>
        <w:rPr>
          <w:rStyle w:val="FootnoteReference"/>
        </w:rPr>
        <w:footnoteRef/>
      </w:r>
      <w:r>
        <w:t xml:space="preserve"> [JS] or “give thanks to You,” or “thankfully confess You with praise in the great Church”</w:t>
      </w:r>
    </w:p>
  </w:footnote>
  <w:footnote w:id="201">
    <w:p w14:paraId="421A17E7" w14:textId="77777777" w:rsidR="002758BE" w:rsidRDefault="002758BE" w:rsidP="00704CAA">
      <w:pPr>
        <w:pStyle w:val="footnote"/>
      </w:pPr>
      <w:r>
        <w:rPr>
          <w:rStyle w:val="FootnoteReference"/>
        </w:rPr>
        <w:footnoteRef/>
      </w:r>
      <w:r>
        <w:t xml:space="preserve"> [JS] [] found in Coptic</w:t>
      </w:r>
    </w:p>
  </w:footnote>
  <w:footnote w:id="202">
    <w:p w14:paraId="7E13C651" w14:textId="77777777" w:rsidR="002758BE" w:rsidRPr="004A3E27" w:rsidRDefault="002758BE" w:rsidP="00704CAA">
      <w:pPr>
        <w:pStyle w:val="footnote"/>
      </w:pPr>
      <w:r w:rsidRPr="004A3E27">
        <w:rPr>
          <w:rStyle w:val="FootnoteReference"/>
        </w:rPr>
        <w:footnoteRef/>
      </w:r>
      <w:r w:rsidRPr="004A3E27">
        <w:t xml:space="preserve"> </w:t>
      </w:r>
      <w:r>
        <w:t>cf</w:t>
      </w:r>
      <w:r w:rsidRPr="004A3E27">
        <w:t>. John 15:25.</w:t>
      </w:r>
    </w:p>
  </w:footnote>
  <w:footnote w:id="203">
    <w:p w14:paraId="57AC039E" w14:textId="77777777" w:rsidR="002758BE" w:rsidRDefault="002758BE" w:rsidP="00704CAA">
      <w:pPr>
        <w:pStyle w:val="footnote"/>
      </w:pPr>
      <w:r>
        <w:rPr>
          <w:rStyle w:val="FootnoteReference"/>
        </w:rPr>
        <w:footnoteRef/>
      </w:r>
      <w:r>
        <w:t xml:space="preserve"> [JS] or “Aha! Aha!” Or “Well done! Well done!”</w:t>
      </w:r>
    </w:p>
  </w:footnote>
  <w:footnote w:id="204">
    <w:p w14:paraId="7D139757" w14:textId="77777777" w:rsidR="002758BE" w:rsidRDefault="002758BE" w:rsidP="00704CAA">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5">
    <w:p w14:paraId="73A1E7BA" w14:textId="77777777" w:rsidR="002758BE" w:rsidRDefault="002758BE" w:rsidP="00704CAA">
      <w:pPr>
        <w:pStyle w:val="footnote"/>
      </w:pPr>
      <w:r>
        <w:rPr>
          <w:rStyle w:val="FootnoteReference"/>
        </w:rPr>
        <w:footnoteRef/>
      </w:r>
      <w:r>
        <w:t xml:space="preserve"> [JS] Fr. Lazarus has, “towering mountains”</w:t>
      </w:r>
    </w:p>
  </w:footnote>
  <w:footnote w:id="206">
    <w:p w14:paraId="2543C5FB" w14:textId="77777777" w:rsidR="002758BE" w:rsidRPr="004A3E27" w:rsidRDefault="002758BE" w:rsidP="00704CAA">
      <w:pPr>
        <w:pStyle w:val="footnote"/>
      </w:pPr>
      <w:r w:rsidRPr="004A3E27">
        <w:rPr>
          <w:rStyle w:val="FootnoteReference"/>
        </w:rPr>
        <w:footnoteRef/>
      </w:r>
      <w:r w:rsidRPr="004A3E27">
        <w:t xml:space="preserve"> </w:t>
      </w:r>
      <w:r>
        <w:t>cf</w:t>
      </w:r>
      <w:r w:rsidRPr="004A3E27">
        <w:t>. Psalm 109:7.</w:t>
      </w:r>
    </w:p>
  </w:footnote>
  <w:footnote w:id="207">
    <w:p w14:paraId="340EE7F4" w14:textId="77777777" w:rsidR="002758BE" w:rsidRDefault="002758BE" w:rsidP="00704CAA">
      <w:pPr>
        <w:pStyle w:val="footnote"/>
      </w:pPr>
      <w:r>
        <w:rPr>
          <w:rStyle w:val="FootnoteReference"/>
        </w:rPr>
        <w:footnoteRef/>
      </w:r>
      <w:r>
        <w:t xml:space="preserve"> [JS] OSB has “many waters”</w:t>
      </w:r>
    </w:p>
  </w:footnote>
  <w:footnote w:id="208">
    <w:p w14:paraId="3AE55734" w14:textId="77777777" w:rsidR="002758BE" w:rsidRPr="004A3E27" w:rsidRDefault="002758BE" w:rsidP="00704CAA">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9">
    <w:p w14:paraId="0B4F3E62" w14:textId="77777777" w:rsidR="002758BE" w:rsidRPr="004A3E27" w:rsidRDefault="002758BE" w:rsidP="00704CAA">
      <w:pPr>
        <w:pStyle w:val="footnote"/>
      </w:pPr>
      <w:r w:rsidRPr="004A3E27">
        <w:rPr>
          <w:rStyle w:val="FootnoteReference"/>
        </w:rPr>
        <w:footnoteRef/>
      </w:r>
      <w:r w:rsidRPr="004A3E27">
        <w:t xml:space="preserve"> ‘The Prophet asks to be free from passion’ (St. Athanasius).</w:t>
      </w:r>
    </w:p>
  </w:footnote>
  <w:footnote w:id="210">
    <w:p w14:paraId="7A18FCEE" w14:textId="77777777" w:rsidR="002758BE" w:rsidRPr="004A3E27" w:rsidRDefault="002758BE" w:rsidP="00704CAA">
      <w:pPr>
        <w:pStyle w:val="footnote"/>
      </w:pPr>
      <w:r w:rsidRPr="004A3E27">
        <w:rPr>
          <w:rStyle w:val="FootnoteReference"/>
        </w:rPr>
        <w:footnoteRef/>
      </w:r>
      <w:r w:rsidRPr="004A3E27">
        <w:t xml:space="preserve"> Prov. 24:19.</w:t>
      </w:r>
    </w:p>
  </w:footnote>
  <w:footnote w:id="211">
    <w:p w14:paraId="2BAC33AB" w14:textId="77777777" w:rsidR="002758BE" w:rsidRPr="004A3E27" w:rsidRDefault="002758BE" w:rsidP="00704CAA">
      <w:pPr>
        <w:pStyle w:val="footnote"/>
      </w:pPr>
      <w:r w:rsidRPr="004A3E27">
        <w:rPr>
          <w:rStyle w:val="FootnoteReference"/>
        </w:rPr>
        <w:footnoteRef/>
      </w:r>
      <w:r w:rsidRPr="004A3E27">
        <w:t xml:space="preserve"> ‘The land of the living’ (St. Jerome). ‘Our home is in Heaven’ (Phil. 3:20). ‘Live in My love’ (Jn. 15:9).</w:t>
      </w:r>
    </w:p>
  </w:footnote>
  <w:footnote w:id="212">
    <w:p w14:paraId="0846EEAE" w14:textId="77777777" w:rsidR="002758BE" w:rsidRPr="004A3E27" w:rsidRDefault="002758BE" w:rsidP="00704CAA">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3">
    <w:p w14:paraId="243F4E99" w14:textId="77777777" w:rsidR="002758BE" w:rsidRPr="004A3E27" w:rsidRDefault="002758BE" w:rsidP="00704CAA">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4">
    <w:p w14:paraId="2BB6FEB4" w14:textId="77777777" w:rsidR="002758BE" w:rsidRDefault="002758BE" w:rsidP="00704CAA">
      <w:pPr>
        <w:pStyle w:val="footnote"/>
      </w:pPr>
      <w:r>
        <w:rPr>
          <w:rStyle w:val="FootnoteReference"/>
        </w:rPr>
        <w:footnoteRef/>
      </w:r>
      <w:r>
        <w:t xml:space="preserve"> [JS] or “judgment”</w:t>
      </w:r>
    </w:p>
  </w:footnote>
  <w:footnote w:id="215">
    <w:p w14:paraId="2655FEEF" w14:textId="77777777" w:rsidR="002758BE" w:rsidRPr="004A3E27" w:rsidRDefault="002758BE" w:rsidP="00704CAA">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6">
    <w:p w14:paraId="4C21CB80" w14:textId="77777777" w:rsidR="002758BE" w:rsidRDefault="002758BE" w:rsidP="00704CAA">
      <w:pPr>
        <w:pStyle w:val="footnote"/>
      </w:pPr>
      <w:r>
        <w:rPr>
          <w:rStyle w:val="FootnoteReference"/>
        </w:rPr>
        <w:footnoteRef/>
      </w:r>
      <w:r>
        <w:t xml:space="preserve"> [JS] or “fret”</w:t>
      </w:r>
    </w:p>
  </w:footnote>
  <w:footnote w:id="217">
    <w:p w14:paraId="4788BB93" w14:textId="77777777" w:rsidR="002758BE" w:rsidRDefault="002758BE" w:rsidP="00704CAA">
      <w:pPr>
        <w:pStyle w:val="footnote"/>
      </w:pPr>
      <w:r>
        <w:rPr>
          <w:rStyle w:val="FootnoteReference"/>
        </w:rPr>
        <w:footnoteRef/>
      </w:r>
      <w:r>
        <w:t xml:space="preserve"> [JS] or “land”</w:t>
      </w:r>
    </w:p>
  </w:footnote>
  <w:footnote w:id="218">
    <w:p w14:paraId="6390DA94" w14:textId="77777777" w:rsidR="002758BE" w:rsidRPr="004A3E27" w:rsidRDefault="002758BE" w:rsidP="00704CAA">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9">
    <w:p w14:paraId="471E5A59" w14:textId="77777777" w:rsidR="002758BE" w:rsidRPr="004A3E27" w:rsidRDefault="002758BE" w:rsidP="00704CAA">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20">
    <w:p w14:paraId="727CE876" w14:textId="77777777" w:rsidR="002758BE" w:rsidRDefault="002758BE" w:rsidP="00704CAA">
      <w:pPr>
        <w:pStyle w:val="footnote"/>
      </w:pPr>
      <w:r>
        <w:rPr>
          <w:rStyle w:val="FootnoteReference"/>
        </w:rPr>
        <w:footnoteRef/>
      </w:r>
      <w:r>
        <w:t xml:space="preserve"> [JS] literally, “seed”, here and throughout</w:t>
      </w:r>
    </w:p>
  </w:footnote>
  <w:footnote w:id="221">
    <w:p w14:paraId="3CEEF8CB" w14:textId="77777777" w:rsidR="002758BE" w:rsidRPr="004A3E27" w:rsidRDefault="002758BE" w:rsidP="00704CAA">
      <w:pPr>
        <w:pStyle w:val="footnote"/>
      </w:pPr>
      <w:r w:rsidRPr="004A3E27">
        <w:rPr>
          <w:rStyle w:val="FootnoteReference"/>
        </w:rPr>
        <w:footnoteRef/>
      </w:r>
      <w:r w:rsidRPr="004A3E27">
        <w:t xml:space="preserve"> ‘Remove sin, and then whatever you see in man is of God’ (St. Augustine)</w:t>
      </w:r>
    </w:p>
  </w:footnote>
  <w:footnote w:id="222">
    <w:p w14:paraId="36CB5C63" w14:textId="77777777" w:rsidR="002758BE" w:rsidRPr="004A3E27" w:rsidRDefault="002758BE" w:rsidP="00704CAA">
      <w:pPr>
        <w:pStyle w:val="footnote"/>
      </w:pPr>
      <w:r w:rsidRPr="004A3E27">
        <w:rPr>
          <w:rStyle w:val="FootnoteReference"/>
        </w:rPr>
        <w:footnoteRef/>
      </w:r>
      <w:r w:rsidRPr="004A3E27">
        <w:t xml:space="preserve"> Compare Ps. 36:1, 37 with Proverbs 24: 19-20 (RSV) and Mt. 5:5-9.</w:t>
      </w:r>
    </w:p>
  </w:footnote>
  <w:footnote w:id="223">
    <w:p w14:paraId="32A4173C" w14:textId="77777777" w:rsidR="002758BE" w:rsidRPr="004A3E27" w:rsidRDefault="002758BE" w:rsidP="00704CAA">
      <w:pPr>
        <w:pStyle w:val="footnote"/>
      </w:pPr>
      <w:r w:rsidRPr="004A3E27">
        <w:rPr>
          <w:rStyle w:val="FootnoteReference"/>
        </w:rPr>
        <w:footnoteRef/>
      </w:r>
      <w:r w:rsidRPr="004A3E27">
        <w:t xml:space="preserve"> </w:t>
      </w:r>
      <w:r>
        <w:t>cf</w:t>
      </w:r>
      <w:r w:rsidRPr="004A3E27">
        <w:t>. Heb. 12:5-13. Psalm 6:2 is identical with 37:2.</w:t>
      </w:r>
    </w:p>
  </w:footnote>
  <w:footnote w:id="224">
    <w:p w14:paraId="5C1C2765" w14:textId="77777777" w:rsidR="002758BE" w:rsidRDefault="002758BE" w:rsidP="00704CAA">
      <w:pPr>
        <w:pStyle w:val="footnote"/>
      </w:pPr>
      <w:r>
        <w:rPr>
          <w:rStyle w:val="FootnoteReference"/>
        </w:rPr>
        <w:footnoteRef/>
      </w:r>
      <w:r>
        <w:t xml:space="preserve"> [JS] literally “with a sad face”</w:t>
      </w:r>
    </w:p>
  </w:footnote>
  <w:footnote w:id="225">
    <w:p w14:paraId="3F203C49" w14:textId="77777777" w:rsidR="002758BE" w:rsidRDefault="002758BE" w:rsidP="00704CAA">
      <w:pPr>
        <w:pStyle w:val="footnote"/>
      </w:pPr>
      <w:r>
        <w:rPr>
          <w:rStyle w:val="FootnoteReference"/>
        </w:rPr>
        <w:footnoteRef/>
      </w:r>
      <w:r>
        <w:t xml:space="preserve"> [JS] literally “loins”</w:t>
      </w:r>
    </w:p>
  </w:footnote>
  <w:footnote w:id="226">
    <w:p w14:paraId="52B59A41" w14:textId="77777777" w:rsidR="002758BE" w:rsidRDefault="002758BE" w:rsidP="00704CAA">
      <w:pPr>
        <w:pStyle w:val="footnote"/>
      </w:pPr>
      <w:r>
        <w:rPr>
          <w:rStyle w:val="FootnoteReference"/>
        </w:rPr>
        <w:footnoteRef/>
      </w:r>
      <w:r>
        <w:t xml:space="preserve"> [JS] [] from the Sixth Hour of Great and Holy Friday.</w:t>
      </w:r>
    </w:p>
  </w:footnote>
  <w:footnote w:id="227">
    <w:p w14:paraId="1BEB925F" w14:textId="77777777" w:rsidR="002758BE" w:rsidRPr="004A3E27" w:rsidRDefault="002758BE" w:rsidP="00704CAA">
      <w:pPr>
        <w:pStyle w:val="footnote"/>
      </w:pPr>
      <w:r w:rsidRPr="004A3E27">
        <w:rPr>
          <w:rStyle w:val="FootnoteReference"/>
        </w:rPr>
        <w:footnoteRef/>
      </w:r>
      <w:r w:rsidRPr="004A3E27">
        <w:t xml:space="preserve"> </w:t>
      </w:r>
      <w:r>
        <w:t>cf</w:t>
      </w:r>
      <w:r w:rsidRPr="004A3E27">
        <w:t>. Mt. 19:20. ‘One thing you lack’ (Mk. 10:21).</w:t>
      </w:r>
    </w:p>
  </w:footnote>
  <w:footnote w:id="228">
    <w:p w14:paraId="375B096C" w14:textId="77777777" w:rsidR="002758BE" w:rsidRDefault="002758BE" w:rsidP="00704CAA">
      <w:pPr>
        <w:pStyle w:val="footnote"/>
      </w:pPr>
      <w:r>
        <w:rPr>
          <w:rStyle w:val="FootnoteReference"/>
        </w:rPr>
        <w:footnoteRef/>
      </w:r>
      <w:r>
        <w:t xml:space="preserve"> [JS] or “walks about like a phantom”</w:t>
      </w:r>
    </w:p>
  </w:footnote>
  <w:footnote w:id="229">
    <w:p w14:paraId="3A8555F1" w14:textId="77777777" w:rsidR="002758BE" w:rsidRPr="004A3E27" w:rsidRDefault="002758BE" w:rsidP="00704CAA">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30">
    <w:p w14:paraId="283ED2FF" w14:textId="77777777" w:rsidR="002758BE" w:rsidRPr="004A3E27" w:rsidRDefault="002758BE" w:rsidP="00704CAA">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31">
    <w:p w14:paraId="0D314F51" w14:textId="77777777" w:rsidR="002758BE" w:rsidRPr="004A3E27" w:rsidRDefault="002758BE" w:rsidP="00704CAA">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2">
    <w:p w14:paraId="37BC7F43" w14:textId="77777777" w:rsidR="002758BE" w:rsidRPr="004A3E27" w:rsidRDefault="002758BE" w:rsidP="00704CAA">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3">
    <w:p w14:paraId="556B06F4" w14:textId="77777777" w:rsidR="002758BE" w:rsidRPr="004A3E27" w:rsidRDefault="002758BE" w:rsidP="00704CAA">
      <w:pPr>
        <w:pStyle w:val="footnote"/>
      </w:pPr>
      <w:r w:rsidRPr="004A3E27">
        <w:rPr>
          <w:rStyle w:val="FootnoteReference"/>
        </w:rPr>
        <w:footnoteRef/>
      </w:r>
      <w:r w:rsidRPr="004A3E27">
        <w:t xml:space="preserve"> The great universal Church (</w:t>
      </w:r>
      <w:r>
        <w:t>cf</w:t>
      </w:r>
      <w:r w:rsidRPr="004A3E27">
        <w:t>. St. Athanasius).</w:t>
      </w:r>
    </w:p>
  </w:footnote>
  <w:footnote w:id="234">
    <w:p w14:paraId="05F6A1C6" w14:textId="77777777" w:rsidR="002758BE" w:rsidRDefault="002758BE" w:rsidP="00704CAA">
      <w:pPr>
        <w:pStyle w:val="footnote"/>
      </w:pPr>
      <w:r>
        <w:rPr>
          <w:rStyle w:val="FootnoteReference"/>
        </w:rPr>
        <w:footnoteRef/>
      </w:r>
      <w:r>
        <w:t xml:space="preserve"> Fr. Athanasius adds here “my truth”. See Matins of the 12 Day of Paopi.</w:t>
      </w:r>
    </w:p>
  </w:footnote>
  <w:footnote w:id="235">
    <w:p w14:paraId="61A8E851" w14:textId="77777777" w:rsidR="002758BE" w:rsidRDefault="002758BE" w:rsidP="00704CAA">
      <w:pPr>
        <w:pStyle w:val="footnote"/>
      </w:pPr>
      <w:r>
        <w:rPr>
          <w:rStyle w:val="FootnoteReference"/>
        </w:rPr>
        <w:footnoteRef/>
      </w:r>
      <w:r>
        <w:t xml:space="preserve"> [JS] or “Aha! Aha!” or “Well done! Well done!”</w:t>
      </w:r>
    </w:p>
  </w:footnote>
  <w:footnote w:id="236">
    <w:p w14:paraId="27E55EE4" w14:textId="77777777" w:rsidR="002758BE" w:rsidRPr="004A3E27" w:rsidRDefault="002758BE" w:rsidP="00704CAA">
      <w:pPr>
        <w:pStyle w:val="footnote"/>
      </w:pPr>
      <w:r w:rsidRPr="004A3E27">
        <w:rPr>
          <w:rStyle w:val="FootnoteReference"/>
        </w:rPr>
        <w:footnoteRef/>
      </w:r>
      <w:r w:rsidRPr="004A3E27">
        <w:t xml:space="preserve"> John 13:30.</w:t>
      </w:r>
    </w:p>
  </w:footnote>
  <w:footnote w:id="237">
    <w:p w14:paraId="25762726" w14:textId="77777777" w:rsidR="002758BE" w:rsidRPr="004A3E27" w:rsidRDefault="002758BE" w:rsidP="00704CAA">
      <w:pPr>
        <w:pStyle w:val="footnote"/>
      </w:pPr>
      <w:r w:rsidRPr="004A3E27">
        <w:rPr>
          <w:rStyle w:val="FootnoteReference"/>
        </w:rPr>
        <w:footnoteRef/>
      </w:r>
      <w:r w:rsidRPr="004A3E27">
        <w:t xml:space="preserve"> ‘Do you think to conquer Life by death? Death is merely sleep, and I will rise again’ (St Athanasius).</w:t>
      </w:r>
    </w:p>
  </w:footnote>
  <w:footnote w:id="238">
    <w:p w14:paraId="40C899DF" w14:textId="77777777" w:rsidR="002758BE" w:rsidRPr="004A3E27" w:rsidRDefault="002758BE" w:rsidP="00704CAA">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9">
    <w:p w14:paraId="6AC3DB46" w14:textId="77777777" w:rsidR="002758BE" w:rsidRPr="004A3E27" w:rsidRDefault="002758BE" w:rsidP="00704CAA">
      <w:pPr>
        <w:pStyle w:val="footnote"/>
      </w:pPr>
      <w:r w:rsidRPr="004A3E27">
        <w:rPr>
          <w:rStyle w:val="FootnoteReference"/>
        </w:rPr>
        <w:footnoteRef/>
      </w:r>
      <w:r w:rsidRPr="004A3E27">
        <w:t xml:space="preserve"> With the Gospel of forgiveness (1 Sam. 24:17-20; Lk. 23:34).</w:t>
      </w:r>
    </w:p>
  </w:footnote>
  <w:footnote w:id="240">
    <w:p w14:paraId="76BFEF68" w14:textId="77777777" w:rsidR="002758BE" w:rsidRDefault="002758BE" w:rsidP="00704CAA">
      <w:pPr>
        <w:pStyle w:val="footnote"/>
      </w:pPr>
      <w:r>
        <w:rPr>
          <w:rStyle w:val="FootnoteReference"/>
        </w:rPr>
        <w:footnoteRef/>
      </w:r>
      <w:r>
        <w:t xml:space="preserve"> [JS] or “from age to age. So be it! So be it!”</w:t>
      </w:r>
    </w:p>
  </w:footnote>
  <w:footnote w:id="241">
    <w:p w14:paraId="3C5066F6" w14:textId="77777777" w:rsidR="002758BE" w:rsidRPr="004A3E27" w:rsidRDefault="002758BE" w:rsidP="00704CAA">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2">
    <w:p w14:paraId="738AC0B5" w14:textId="77777777" w:rsidR="002758BE" w:rsidRDefault="002758BE" w:rsidP="00704CAA">
      <w:pPr>
        <w:pStyle w:val="footnote"/>
      </w:pPr>
      <w:r>
        <w:rPr>
          <w:rStyle w:val="FootnoteReference"/>
        </w:rPr>
        <w:footnoteRef/>
      </w:r>
      <w:r>
        <w:t xml:space="preserve"> [JS] or “thanksgiving”, or “thankful confession with praise”</w:t>
      </w:r>
    </w:p>
  </w:footnote>
  <w:footnote w:id="243">
    <w:p w14:paraId="2D0FDBB0" w14:textId="77777777" w:rsidR="002758BE" w:rsidRDefault="002758BE" w:rsidP="00704CAA">
      <w:pPr>
        <w:pStyle w:val="footnote"/>
      </w:pPr>
      <w:r>
        <w:rPr>
          <w:rStyle w:val="FootnoteReference"/>
        </w:rPr>
        <w:footnoteRef/>
      </w:r>
      <w:r>
        <w:t xml:space="preserve"> [JS] or “for I will give thanks to Him,” or “I will thankfully confess Him with praise”</w:t>
      </w:r>
    </w:p>
  </w:footnote>
  <w:footnote w:id="244">
    <w:p w14:paraId="546BB332" w14:textId="77777777" w:rsidR="002758BE" w:rsidRDefault="002758BE" w:rsidP="00704CAA">
      <w:pPr>
        <w:pStyle w:val="footnote"/>
      </w:pPr>
      <w:r>
        <w:rPr>
          <w:rStyle w:val="FootnoteReference"/>
        </w:rPr>
        <w:footnoteRef/>
      </w:r>
      <w:r>
        <w:t xml:space="preserve"> [JS] Fr. Athanasius has “and in the night He will manifest it”. See Vespers of Friday of the Seventh week of Paschaltide.</w:t>
      </w:r>
    </w:p>
  </w:footnote>
  <w:footnote w:id="245">
    <w:p w14:paraId="42C67136" w14:textId="77777777" w:rsidR="002758BE" w:rsidRDefault="002758BE" w:rsidP="00704CAA">
      <w:pPr>
        <w:pStyle w:val="footnote"/>
      </w:pPr>
      <w:r>
        <w:rPr>
          <w:rStyle w:val="FootnoteReference"/>
        </w:rPr>
        <w:footnoteRef/>
      </w:r>
      <w:r>
        <w:t xml:space="preserve"> [JS] literally confess to Him, i.e. give thankful prase to Him by confessing Him.</w:t>
      </w:r>
    </w:p>
  </w:footnote>
  <w:footnote w:id="246">
    <w:p w14:paraId="51F1FB9C" w14:textId="77777777" w:rsidR="002758BE" w:rsidRDefault="002758BE" w:rsidP="00704CAA">
      <w:pPr>
        <w:pStyle w:val="footnote"/>
      </w:pPr>
      <w:r>
        <w:rPr>
          <w:rStyle w:val="FootnoteReference"/>
        </w:rPr>
        <w:footnoteRef/>
      </w:r>
      <w:r>
        <w:t xml:space="preserve"> [JS] Fr. Lazarus has “dwelling”</w:t>
      </w:r>
    </w:p>
  </w:footnote>
  <w:footnote w:id="247">
    <w:p w14:paraId="4B4E6517" w14:textId="77777777" w:rsidR="002758BE" w:rsidRPr="004A3E27" w:rsidRDefault="002758BE" w:rsidP="00704CAA">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8">
    <w:p w14:paraId="1988FFE5" w14:textId="77777777" w:rsidR="002758BE" w:rsidRDefault="002758BE" w:rsidP="00704CAA">
      <w:pPr>
        <w:pStyle w:val="footnote"/>
      </w:pPr>
      <w:r>
        <w:rPr>
          <w:rStyle w:val="FootnoteReference"/>
        </w:rPr>
        <w:footnoteRef/>
      </w:r>
      <w:r>
        <w:t xml:space="preserve"> [JS] “I will give thanks to You on the lyre”, or “I will thankfully confess You with praise with the lyre”</w:t>
      </w:r>
    </w:p>
  </w:footnote>
  <w:footnote w:id="249">
    <w:p w14:paraId="37CDB42E" w14:textId="77777777" w:rsidR="002758BE" w:rsidRDefault="002758BE" w:rsidP="00704CAA">
      <w:pPr>
        <w:pStyle w:val="footnote"/>
      </w:pPr>
      <w:r>
        <w:rPr>
          <w:rStyle w:val="FootnoteReference"/>
        </w:rPr>
        <w:footnoteRef/>
      </w:r>
      <w:r>
        <w:t xml:space="preserve"> [JS] or “I will give thanks to Him,” or “I will thankfully confess Him with praies”</w:t>
      </w:r>
    </w:p>
  </w:footnote>
  <w:footnote w:id="250">
    <w:p w14:paraId="69862731" w14:textId="77777777" w:rsidR="002758BE" w:rsidRPr="004A3E27" w:rsidRDefault="002758BE" w:rsidP="00704CAA">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51">
    <w:p w14:paraId="5A9A84E0" w14:textId="77777777" w:rsidR="002758BE" w:rsidRDefault="002758BE" w:rsidP="00704CAA">
      <w:pPr>
        <w:pStyle w:val="footnote"/>
      </w:pPr>
      <w:r>
        <w:rPr>
          <w:rStyle w:val="FootnoteReference"/>
        </w:rPr>
        <w:footnoteRef/>
      </w:r>
      <w:r>
        <w:t xml:space="preserve"> [JS] or “presence”</w:t>
      </w:r>
    </w:p>
  </w:footnote>
  <w:footnote w:id="252">
    <w:p w14:paraId="74E86BCD" w14:textId="77777777" w:rsidR="002758BE" w:rsidRDefault="002758BE" w:rsidP="00704CAA">
      <w:pPr>
        <w:pStyle w:val="footnote"/>
      </w:pPr>
      <w:r>
        <w:rPr>
          <w:rStyle w:val="FootnoteReference"/>
        </w:rPr>
        <w:footnoteRef/>
      </w:r>
      <w:r>
        <w:t xml:space="preserve"> [JS] or “boast in” or “praise”</w:t>
      </w:r>
    </w:p>
  </w:footnote>
  <w:footnote w:id="253">
    <w:p w14:paraId="137C7CEE" w14:textId="77777777" w:rsidR="002758BE" w:rsidRDefault="002758BE" w:rsidP="00704CAA">
      <w:pPr>
        <w:pStyle w:val="footnote"/>
      </w:pPr>
      <w:r>
        <w:rPr>
          <w:rStyle w:val="FootnoteReference"/>
        </w:rPr>
        <w:footnoteRef/>
      </w:r>
      <w:r>
        <w:t xml:space="preserve"> [JS] or “give thanks to”, or “thankfully confess Your Name with praise”</w:t>
      </w:r>
    </w:p>
  </w:footnote>
  <w:footnote w:id="254">
    <w:p w14:paraId="29D167D7" w14:textId="77777777" w:rsidR="002758BE" w:rsidRPr="004A3E27" w:rsidRDefault="002758BE" w:rsidP="00704CAA">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5">
    <w:p w14:paraId="6189717B" w14:textId="77777777" w:rsidR="002758BE" w:rsidRPr="004A3E27" w:rsidRDefault="002758BE" w:rsidP="00704CAA">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6">
    <w:p w14:paraId="70D3555F" w14:textId="77777777" w:rsidR="002758BE" w:rsidRPr="004A3E27" w:rsidRDefault="002758BE" w:rsidP="00704CAA">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7">
    <w:p w14:paraId="767F079B" w14:textId="77777777" w:rsidR="002758BE" w:rsidRDefault="002758BE" w:rsidP="00704CAA">
      <w:pPr>
        <w:pStyle w:val="footnote"/>
      </w:pPr>
      <w:r>
        <w:rPr>
          <w:rStyle w:val="FootnoteReference"/>
        </w:rPr>
        <w:footnoteRef/>
      </w:r>
      <w:r>
        <w:t xml:space="preserve"> [JS] or “grace was poured out on Your lips”</w:t>
      </w:r>
    </w:p>
  </w:footnote>
  <w:footnote w:id="258">
    <w:p w14:paraId="0253CD4F" w14:textId="77777777" w:rsidR="002758BE" w:rsidRPr="004A3E27" w:rsidRDefault="002758BE" w:rsidP="00704CAA">
      <w:pPr>
        <w:pStyle w:val="footnote"/>
      </w:pPr>
      <w:r w:rsidRPr="004A3E27">
        <w:rPr>
          <w:rStyle w:val="FootnoteReference"/>
        </w:rPr>
        <w:footnoteRef/>
      </w:r>
      <w:r w:rsidRPr="004A3E27">
        <w:t xml:space="preserve"> </w:t>
      </w:r>
      <w:r>
        <w:t>cf</w:t>
      </w:r>
      <w:r w:rsidRPr="004A3E27">
        <w:t>. Rev. 19:11-16.</w:t>
      </w:r>
    </w:p>
  </w:footnote>
  <w:footnote w:id="259">
    <w:p w14:paraId="63F7F6E3" w14:textId="77777777" w:rsidR="002758BE" w:rsidRPr="004A3E27" w:rsidRDefault="002758BE" w:rsidP="00704CAA">
      <w:pPr>
        <w:pStyle w:val="footnote"/>
      </w:pPr>
      <w:r w:rsidRPr="004A3E27">
        <w:rPr>
          <w:rStyle w:val="FootnoteReference"/>
        </w:rPr>
        <w:footnoteRef/>
      </w:r>
      <w:r w:rsidRPr="004A3E27">
        <w:t xml:space="preserve"> The arrows of divine love wound the hearts of God’s enemies and turn them into lovers.</w:t>
      </w:r>
    </w:p>
  </w:footnote>
  <w:footnote w:id="260">
    <w:p w14:paraId="3AC73C3B" w14:textId="77777777" w:rsidR="002758BE" w:rsidRPr="004A3E27" w:rsidRDefault="002758BE" w:rsidP="00704CAA">
      <w:pPr>
        <w:pStyle w:val="footnote"/>
      </w:pPr>
      <w:r w:rsidRPr="004A3E27">
        <w:rPr>
          <w:rStyle w:val="FootnoteReference"/>
        </w:rPr>
        <w:footnoteRef/>
      </w:r>
      <w:r w:rsidRPr="004A3E27">
        <w:t xml:space="preserve"> Heb. 1:8;9. ‘The coming of Messiah is mentioned first and foremost in Psalm 44’ (St. Athanasius the Great).</w:t>
      </w:r>
    </w:p>
  </w:footnote>
  <w:footnote w:id="261">
    <w:p w14:paraId="085E8525" w14:textId="77777777" w:rsidR="002758BE" w:rsidRDefault="002758BE" w:rsidP="00704CAA">
      <w:pPr>
        <w:pStyle w:val="footnote"/>
      </w:pPr>
      <w:r>
        <w:rPr>
          <w:rStyle w:val="FootnoteReference"/>
        </w:rPr>
        <w:footnoteRef/>
      </w:r>
      <w:r>
        <w:t xml:space="preserve"> [JS] myrrh: resin for incense; stacte: a component of the Temple incense; cassia: cinnamon.</w:t>
      </w:r>
    </w:p>
  </w:footnote>
  <w:footnote w:id="262">
    <w:p w14:paraId="2D268A86" w14:textId="77777777" w:rsidR="002758BE" w:rsidRDefault="002758BE" w:rsidP="00704CAA">
      <w:pPr>
        <w:pStyle w:val="footnote"/>
      </w:pPr>
      <w:r>
        <w:rPr>
          <w:rStyle w:val="FootnoteReference"/>
        </w:rPr>
        <w:footnoteRef/>
      </w:r>
      <w:r>
        <w:t xml:space="preserve"> [JS] literally “do obeisance”, i.e. “bow down to”</w:t>
      </w:r>
    </w:p>
  </w:footnote>
  <w:footnote w:id="263">
    <w:p w14:paraId="3A9D055B" w14:textId="77777777" w:rsidR="002758BE" w:rsidRPr="004A3E27" w:rsidRDefault="002758BE" w:rsidP="00704CA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4">
    <w:p w14:paraId="34E34342" w14:textId="77777777" w:rsidR="002758BE" w:rsidRPr="004A3E27" w:rsidRDefault="002758BE" w:rsidP="00704CAA">
      <w:pPr>
        <w:pStyle w:val="footnote"/>
      </w:pPr>
      <w:r w:rsidRPr="004A3E27">
        <w:rPr>
          <w:rStyle w:val="FootnoteReference"/>
        </w:rPr>
        <w:footnoteRef/>
      </w:r>
      <w:r w:rsidRPr="004A3E27">
        <w:t xml:space="preserve"> Rev. 22:1.</w:t>
      </w:r>
    </w:p>
  </w:footnote>
  <w:footnote w:id="265">
    <w:p w14:paraId="0D981498" w14:textId="77777777" w:rsidR="002758BE" w:rsidRDefault="002758BE" w:rsidP="00704CAA">
      <w:pPr>
        <w:pStyle w:val="footnote"/>
      </w:pPr>
      <w:r>
        <w:rPr>
          <w:rStyle w:val="FootnoteReference"/>
        </w:rPr>
        <w:footnoteRef/>
      </w:r>
      <w:r>
        <w:t xml:space="preserve"> Fr. Lazarus has “dwelling-place”</w:t>
      </w:r>
    </w:p>
  </w:footnote>
  <w:footnote w:id="266">
    <w:p w14:paraId="1E5AC7FD" w14:textId="77777777" w:rsidR="002758BE" w:rsidRDefault="002758BE" w:rsidP="00704CAA">
      <w:pPr>
        <w:pStyle w:val="footnote"/>
      </w:pPr>
      <w:r>
        <w:rPr>
          <w:rStyle w:val="FootnoteReference"/>
        </w:rPr>
        <w:footnoteRef/>
      </w:r>
      <w:r>
        <w:t xml:space="preserve"> [JS] the city’s</w:t>
      </w:r>
    </w:p>
  </w:footnote>
  <w:footnote w:id="267">
    <w:p w14:paraId="1BB6F44D" w14:textId="77777777" w:rsidR="002758BE" w:rsidRPr="004A3E27" w:rsidRDefault="002758BE" w:rsidP="00704CAA">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8">
    <w:p w14:paraId="54C6FB13" w14:textId="77777777" w:rsidR="002758BE" w:rsidRPr="004A3E27" w:rsidRDefault="002758BE" w:rsidP="00704CAA">
      <w:pPr>
        <w:pStyle w:val="footnote"/>
      </w:pPr>
      <w:r w:rsidRPr="004A3E27">
        <w:rPr>
          <w:rStyle w:val="FootnoteReference"/>
        </w:rPr>
        <w:footnoteRef/>
      </w:r>
      <w:r w:rsidRPr="004A3E27">
        <w:t xml:space="preserve"> </w:t>
      </w:r>
      <w:r>
        <w:t>cf</w:t>
      </w:r>
      <w:r w:rsidRPr="004A3E27">
        <w:t>. 75:4; Is. 2:4; 11:9; 65:25; Hos. 2:18; Zac. 9:10.</w:t>
      </w:r>
    </w:p>
  </w:footnote>
  <w:footnote w:id="269">
    <w:p w14:paraId="709ADE38" w14:textId="77777777" w:rsidR="002758BE" w:rsidRPr="004A3E27" w:rsidRDefault="002758BE" w:rsidP="00704CAA">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70">
    <w:p w14:paraId="004BEDC7" w14:textId="77777777" w:rsidR="002758BE" w:rsidRPr="004A3E27" w:rsidRDefault="002758BE" w:rsidP="00704CAA">
      <w:pPr>
        <w:pStyle w:val="footnote"/>
      </w:pPr>
      <w:r w:rsidRPr="004A3E27">
        <w:rPr>
          <w:rStyle w:val="FootnoteReference"/>
        </w:rPr>
        <w:footnoteRef/>
      </w:r>
      <w:r w:rsidRPr="004A3E27">
        <w:t xml:space="preserve"> ‘The calling of the Gentiles is to be understood, as in 71:9’ (St. Athanasius).</w:t>
      </w:r>
    </w:p>
  </w:footnote>
  <w:footnote w:id="271">
    <w:p w14:paraId="7BEDA044" w14:textId="77777777" w:rsidR="002758BE" w:rsidRPr="004A3E27" w:rsidRDefault="002758BE" w:rsidP="00704CAA">
      <w:pPr>
        <w:pStyle w:val="footnote"/>
      </w:pPr>
      <w:r w:rsidRPr="004A3E27">
        <w:rPr>
          <w:rStyle w:val="FootnoteReference"/>
        </w:rPr>
        <w:footnoteRef/>
      </w:r>
      <w:r w:rsidRPr="004A3E27">
        <w:t xml:space="preserve"> </w:t>
      </w:r>
      <w:r>
        <w:t>Cf</w:t>
      </w:r>
      <w:r w:rsidRPr="004A3E27">
        <w:t>. Heb. 12:28,29; Deut. 4:24; 9:3; 10:17-21; Neh. 1:5; Zeph. 2:11.</w:t>
      </w:r>
    </w:p>
  </w:footnote>
  <w:footnote w:id="272">
    <w:p w14:paraId="662A3AA7" w14:textId="77777777" w:rsidR="002758BE" w:rsidRPr="004A3E27" w:rsidRDefault="002758BE" w:rsidP="00704CAA">
      <w:pPr>
        <w:pStyle w:val="footnote"/>
      </w:pPr>
      <w:r w:rsidRPr="004A3E27">
        <w:rPr>
          <w:rStyle w:val="FootnoteReference"/>
        </w:rPr>
        <w:footnoteRef/>
      </w:r>
      <w:r w:rsidRPr="004A3E27">
        <w:t xml:space="preserve"> </w:t>
      </w:r>
      <w:r>
        <w:t>Cf</w:t>
      </w:r>
      <w:r w:rsidRPr="004A3E27">
        <w:t>. Ex. 15:17; Is. 58:14: I Pet. 1:4.</w:t>
      </w:r>
    </w:p>
  </w:footnote>
  <w:footnote w:id="273">
    <w:p w14:paraId="7D18FABF" w14:textId="77777777" w:rsidR="002758BE" w:rsidRPr="004A3E27" w:rsidRDefault="002758BE" w:rsidP="00704CAA">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4">
    <w:p w14:paraId="425868AC" w14:textId="77777777" w:rsidR="002758BE" w:rsidRDefault="002758BE" w:rsidP="00704CAA">
      <w:pPr>
        <w:pStyle w:val="footnote"/>
      </w:pPr>
      <w:r>
        <w:rPr>
          <w:rStyle w:val="FootnoteReference"/>
        </w:rPr>
        <w:footnoteRef/>
      </w:r>
      <w:r>
        <w:t xml:space="preserve"> [JS] or “beautifully situated”</w:t>
      </w:r>
    </w:p>
  </w:footnote>
  <w:footnote w:id="275">
    <w:p w14:paraId="54B46EEB" w14:textId="77777777" w:rsidR="002758BE" w:rsidRPr="004A3E27" w:rsidRDefault="002758BE" w:rsidP="00704CAA">
      <w:pPr>
        <w:pStyle w:val="footnote"/>
      </w:pPr>
      <w:r w:rsidRPr="004A3E27">
        <w:rPr>
          <w:rStyle w:val="FootnoteReference"/>
        </w:rPr>
        <w:footnoteRef/>
      </w:r>
      <w:r w:rsidRPr="004A3E27">
        <w:t xml:space="preserve"> ‘Jerusalem is the city of the great King’ (Mt. 5:35). </w:t>
      </w:r>
      <w:r>
        <w:t>cf</w:t>
      </w:r>
      <w:r w:rsidRPr="004A3E27">
        <w:t>. Lam. 2:15.</w:t>
      </w:r>
    </w:p>
  </w:footnote>
  <w:footnote w:id="276">
    <w:p w14:paraId="290FFE72" w14:textId="77777777" w:rsidR="002758BE" w:rsidRPr="004A3E27" w:rsidRDefault="002758BE" w:rsidP="00704CAA">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7">
    <w:p w14:paraId="65A1236B" w14:textId="77777777" w:rsidR="002758BE" w:rsidRPr="004A3E27" w:rsidRDefault="002758BE" w:rsidP="00704CAA">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8">
    <w:p w14:paraId="71D8AF10" w14:textId="77777777" w:rsidR="002758BE" w:rsidRDefault="002758BE" w:rsidP="00704CAA">
      <w:pPr>
        <w:pStyle w:val="footnote"/>
      </w:pPr>
      <w:r>
        <w:rPr>
          <w:rStyle w:val="FootnoteReference"/>
        </w:rPr>
        <w:footnoteRef/>
      </w:r>
      <w:r>
        <w:t xml:space="preserve"> [JS] Fr. Lazarus adds “justice and right judgment” to “righteousness”</w:t>
      </w:r>
    </w:p>
  </w:footnote>
  <w:footnote w:id="279">
    <w:p w14:paraId="20C0E7EF" w14:textId="77777777" w:rsidR="002758BE" w:rsidRPr="004A3E27" w:rsidRDefault="002758BE" w:rsidP="00704CAA">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80">
    <w:p w14:paraId="238E7DB0" w14:textId="77777777" w:rsidR="002758BE" w:rsidRPr="004A3E27" w:rsidRDefault="002758BE" w:rsidP="00704CAA">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81">
    <w:p w14:paraId="2C7895D1" w14:textId="77777777" w:rsidR="002758BE" w:rsidRDefault="002758BE" w:rsidP="00704CAA">
      <w:pPr>
        <w:pStyle w:val="footnote"/>
      </w:pPr>
      <w:r>
        <w:rPr>
          <w:rStyle w:val="FootnoteReference"/>
        </w:rPr>
        <w:footnoteRef/>
      </w:r>
      <w:r>
        <w:t xml:space="preserve"> [JS] or “eternally”</w:t>
      </w:r>
    </w:p>
  </w:footnote>
  <w:footnote w:id="282">
    <w:p w14:paraId="29183457" w14:textId="77777777" w:rsidR="002758BE" w:rsidRDefault="002758BE" w:rsidP="00704CAA">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3">
    <w:p w14:paraId="209CB70A" w14:textId="77777777" w:rsidR="002758BE" w:rsidRDefault="002758BE" w:rsidP="00704CAA">
      <w:pPr>
        <w:pStyle w:val="footnote"/>
      </w:pPr>
      <w:r>
        <w:rPr>
          <w:rStyle w:val="FootnoteReference"/>
        </w:rPr>
        <w:footnoteRef/>
      </w:r>
      <w:r>
        <w:t xml:space="preserve"> [JS] or “workers of iniquity”</w:t>
      </w:r>
    </w:p>
  </w:footnote>
  <w:footnote w:id="284">
    <w:p w14:paraId="3726AE69" w14:textId="77777777" w:rsidR="002758BE" w:rsidRPr="004A3E27" w:rsidRDefault="002758BE" w:rsidP="00704CAA">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5">
    <w:p w14:paraId="61FDB953" w14:textId="77777777" w:rsidR="002758BE" w:rsidRDefault="002758BE" w:rsidP="00704CAA">
      <w:pPr>
        <w:pStyle w:val="footnote"/>
      </w:pPr>
      <w:r>
        <w:rPr>
          <w:rStyle w:val="FootnoteReference"/>
        </w:rPr>
        <w:footnoteRef/>
      </w:r>
      <w:r>
        <w:t xml:space="preserve"> [JS] or “ransom”</w:t>
      </w:r>
    </w:p>
  </w:footnote>
  <w:footnote w:id="286">
    <w:p w14:paraId="5DBB946B" w14:textId="77777777" w:rsidR="002758BE" w:rsidRDefault="002758BE" w:rsidP="00704CAA">
      <w:pPr>
        <w:pStyle w:val="footnote"/>
      </w:pPr>
      <w:r>
        <w:rPr>
          <w:rStyle w:val="FootnoteReference"/>
        </w:rPr>
        <w:footnoteRef/>
      </w:r>
      <w:r>
        <w:t xml:space="preserve"> [JS] or tabernacles.</w:t>
      </w:r>
    </w:p>
  </w:footnote>
  <w:footnote w:id="287">
    <w:p w14:paraId="0039C2F6" w14:textId="77777777" w:rsidR="002758BE" w:rsidRDefault="002758BE" w:rsidP="00704CAA">
      <w:pPr>
        <w:pStyle w:val="footnote"/>
      </w:pPr>
      <w:r>
        <w:rPr>
          <w:rStyle w:val="FootnoteReference"/>
        </w:rPr>
        <w:footnoteRef/>
      </w:r>
      <w:r>
        <w:t xml:space="preserve"> [JS] or “acknowledge,” or “thank,” or “thankfully confess You with praise when…”</w:t>
      </w:r>
    </w:p>
  </w:footnote>
  <w:footnote w:id="288">
    <w:p w14:paraId="42F91509" w14:textId="77777777" w:rsidR="002758BE" w:rsidRDefault="002758BE" w:rsidP="00704CAA">
      <w:pPr>
        <w:pStyle w:val="footnote"/>
      </w:pPr>
      <w:r>
        <w:rPr>
          <w:rStyle w:val="FootnoteReference"/>
        </w:rPr>
        <w:footnoteRef/>
      </w:r>
      <w:r>
        <w:t xml:space="preserve"> [JS] or “I will not find fault with your sacrifices”</w:t>
      </w:r>
    </w:p>
  </w:footnote>
  <w:footnote w:id="289">
    <w:p w14:paraId="68A8C08D" w14:textId="77777777" w:rsidR="002758BE" w:rsidRPr="004A3E27" w:rsidRDefault="002758BE" w:rsidP="00704CAA">
      <w:pPr>
        <w:pStyle w:val="FootnoteText"/>
      </w:pPr>
      <w:r w:rsidRPr="004A3E27">
        <w:rPr>
          <w:rStyle w:val="FootnoteReference"/>
        </w:rPr>
        <w:footnoteRef/>
      </w:r>
      <w:r w:rsidRPr="004A3E27">
        <w:t xml:space="preserve"> </w:t>
      </w:r>
      <w:r w:rsidRPr="00BD5BBE">
        <w:rPr>
          <w:rStyle w:val="footnoteChar"/>
          <w:rFonts w:eastAsiaTheme="minorHAnsi"/>
        </w:rPr>
        <w:t>words: In the first place the Ten Words or Commandments, three of which are named here: stealing, adultery and blasting instead of blessing (false witness). The commandments are correctives (verse 17a).</w:t>
      </w:r>
    </w:p>
  </w:footnote>
  <w:footnote w:id="290">
    <w:p w14:paraId="2CEFD7FC" w14:textId="77777777" w:rsidR="002758BE" w:rsidRDefault="002758BE" w:rsidP="00704CAA">
      <w:pPr>
        <w:pStyle w:val="footnote"/>
      </w:pPr>
      <w:r>
        <w:rPr>
          <w:rStyle w:val="FootnoteReference"/>
        </w:rPr>
        <w:footnoteRef/>
      </w:r>
      <w:r>
        <w:t xml:space="preserve"> [JS] [] found in Coptic</w:t>
      </w:r>
    </w:p>
  </w:footnote>
  <w:footnote w:id="291">
    <w:p w14:paraId="083DB491" w14:textId="77777777" w:rsidR="002758BE" w:rsidRPr="004A3E27" w:rsidRDefault="002758BE" w:rsidP="00704CAA">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92">
    <w:p w14:paraId="4244E63C" w14:textId="77777777" w:rsidR="002758BE" w:rsidRDefault="002758BE" w:rsidP="00704CAA">
      <w:pPr>
        <w:pStyle w:val="footnote"/>
      </w:pPr>
      <w:r>
        <w:rPr>
          <w:rStyle w:val="FootnoteReference"/>
        </w:rPr>
        <w:footnoteRef/>
      </w:r>
      <w:r>
        <w:t xml:space="preserve"> [JS] “showed me” or “made known to me”</w:t>
      </w:r>
    </w:p>
  </w:footnote>
  <w:footnote w:id="293">
    <w:p w14:paraId="6841512E" w14:textId="77777777" w:rsidR="002758BE" w:rsidRPr="004A3E27" w:rsidRDefault="002758BE" w:rsidP="00704CAA">
      <w:pPr>
        <w:pStyle w:val="footnote"/>
      </w:pPr>
      <w:r w:rsidRPr="004A3E27">
        <w:rPr>
          <w:rStyle w:val="FootnoteReference"/>
        </w:rPr>
        <w:footnoteRef/>
      </w:r>
      <w:r w:rsidRPr="004A3E27">
        <w:t xml:space="preserve"> Exodus 12:22; John 19:29; Hebrews 9:19.</w:t>
      </w:r>
    </w:p>
  </w:footnote>
  <w:footnote w:id="294">
    <w:p w14:paraId="2CD43332" w14:textId="77777777" w:rsidR="002758BE" w:rsidRDefault="002758BE" w:rsidP="00704CAA">
      <w:pPr>
        <w:pStyle w:val="footnote"/>
      </w:pPr>
      <w:r>
        <w:rPr>
          <w:rStyle w:val="FootnoteReference"/>
        </w:rPr>
        <w:footnoteRef/>
      </w:r>
      <w:r>
        <w:t xml:space="preserve"> [JS] literally “face”.</w:t>
      </w:r>
    </w:p>
  </w:footnote>
  <w:footnote w:id="295">
    <w:p w14:paraId="63BCC4B4" w14:textId="77777777" w:rsidR="002758BE" w:rsidRDefault="002758BE" w:rsidP="00704CAA">
      <w:pPr>
        <w:pStyle w:val="footnote"/>
      </w:pPr>
      <w:r>
        <w:rPr>
          <w:rStyle w:val="FootnoteReference"/>
        </w:rPr>
        <w:footnoteRef/>
      </w:r>
      <w:r>
        <w:t xml:space="preserve"> [JS] or “blood-guiltiness”</w:t>
      </w:r>
    </w:p>
  </w:footnote>
  <w:footnote w:id="296">
    <w:p w14:paraId="5BD3086D" w14:textId="77777777" w:rsidR="002758BE" w:rsidRDefault="002758BE" w:rsidP="00704CAA">
      <w:pPr>
        <w:pStyle w:val="footnote"/>
      </w:pPr>
      <w:r>
        <w:rPr>
          <w:rStyle w:val="FootnoteReference"/>
        </w:rPr>
        <w:footnoteRef/>
      </w:r>
      <w:r>
        <w:t xml:space="preserve"> [JS] or “gives thanks to,” or “thankfully confess You with praise”</w:t>
      </w:r>
    </w:p>
  </w:footnote>
  <w:footnote w:id="297">
    <w:p w14:paraId="49F73209" w14:textId="77777777" w:rsidR="002758BE" w:rsidRPr="004A3E27" w:rsidRDefault="002758BE" w:rsidP="00704CAA">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8">
    <w:p w14:paraId="2B476773" w14:textId="77777777" w:rsidR="002758BE" w:rsidRPr="004A3E27" w:rsidRDefault="002758BE" w:rsidP="00704CAA">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9">
    <w:p w14:paraId="6D587AFF" w14:textId="77777777" w:rsidR="002758BE" w:rsidRDefault="002758BE" w:rsidP="00704CAA">
      <w:pPr>
        <w:pStyle w:val="footnote"/>
      </w:pPr>
      <w:r>
        <w:rPr>
          <w:rStyle w:val="FootnoteReference"/>
        </w:rPr>
        <w:footnoteRef/>
      </w:r>
      <w:r>
        <w:t xml:space="preserve"> [JS] or “give thanks to You,” or “thankfully confess You with praise”</w:t>
      </w:r>
    </w:p>
  </w:footnote>
  <w:footnote w:id="300">
    <w:p w14:paraId="767368C4" w14:textId="77777777" w:rsidR="002758BE" w:rsidRPr="004A3E27" w:rsidRDefault="002758BE" w:rsidP="00704CAA">
      <w:pPr>
        <w:pStyle w:val="footnote"/>
      </w:pPr>
      <w:r w:rsidRPr="004A3E27">
        <w:rPr>
          <w:rStyle w:val="FootnoteReference"/>
        </w:rPr>
        <w:footnoteRef/>
      </w:r>
      <w:r w:rsidRPr="004A3E27">
        <w:t xml:space="preserve"> We rejoice in praising God because God is our joy and to praise Him is itself a joy.</w:t>
      </w:r>
    </w:p>
  </w:footnote>
  <w:footnote w:id="301">
    <w:p w14:paraId="44872934" w14:textId="77777777" w:rsidR="002758BE" w:rsidRPr="004A3E27" w:rsidRDefault="002758BE" w:rsidP="00704CAA">
      <w:pPr>
        <w:pStyle w:val="footnote"/>
      </w:pPr>
      <w:r w:rsidRPr="004A3E27">
        <w:rPr>
          <w:rStyle w:val="FootnoteReference"/>
        </w:rPr>
        <w:footnoteRef/>
      </w:r>
      <w:r w:rsidRPr="004A3E27">
        <w:t xml:space="preserve"> Lk. 10:18; 2 Thess. 1:6.</w:t>
      </w:r>
    </w:p>
  </w:footnote>
  <w:footnote w:id="302">
    <w:p w14:paraId="10448F6D" w14:textId="77777777" w:rsidR="002758BE" w:rsidRPr="004A3E27" w:rsidRDefault="002758BE" w:rsidP="00704CAA">
      <w:pPr>
        <w:pStyle w:val="footnote"/>
      </w:pPr>
      <w:r w:rsidRPr="004A3E27">
        <w:rPr>
          <w:rStyle w:val="FootnoteReference"/>
        </w:rPr>
        <w:footnoteRef/>
      </w:r>
      <w:r w:rsidRPr="004A3E27">
        <w:t xml:space="preserve"> I will fly by activity and be at rest by contemplation and humility.’ (St. John Climacus, Ladder 4:1)</w:t>
      </w:r>
    </w:p>
  </w:footnote>
  <w:footnote w:id="303">
    <w:p w14:paraId="313F12C7" w14:textId="77777777" w:rsidR="002758BE" w:rsidRDefault="002758BE" w:rsidP="00704CAA">
      <w:pPr>
        <w:pStyle w:val="footnote"/>
      </w:pPr>
      <w:r>
        <w:rPr>
          <w:rStyle w:val="FootnoteReference"/>
        </w:rPr>
        <w:footnoteRef/>
      </w:r>
      <w:r>
        <w:t xml:space="preserve"> [JS] “it” refers to the iniquity and strife.</w:t>
      </w:r>
    </w:p>
  </w:footnote>
  <w:footnote w:id="304">
    <w:p w14:paraId="5BC02F63" w14:textId="77777777" w:rsidR="002758BE" w:rsidRPr="004A3E27" w:rsidRDefault="002758BE" w:rsidP="00704CAA">
      <w:pPr>
        <w:pStyle w:val="footnote"/>
      </w:pPr>
      <w:r w:rsidRPr="004A3E27">
        <w:rPr>
          <w:rStyle w:val="FootnoteReference"/>
        </w:rPr>
        <w:footnoteRef/>
      </w:r>
      <w:r w:rsidRPr="004A3E27">
        <w:t xml:space="preserve"> </w:t>
      </w:r>
      <w:r>
        <w:t>cf</w:t>
      </w:r>
      <w:r w:rsidRPr="004A3E27">
        <w:t>. 1 Peter 5:7.</w:t>
      </w:r>
    </w:p>
  </w:footnote>
  <w:footnote w:id="305">
    <w:p w14:paraId="76E6D3A9" w14:textId="77777777" w:rsidR="002758BE" w:rsidRPr="004A3E27" w:rsidRDefault="002758BE" w:rsidP="00704CAA">
      <w:pPr>
        <w:pStyle w:val="footnote"/>
      </w:pPr>
      <w:r w:rsidRPr="004A3E27">
        <w:rPr>
          <w:rStyle w:val="FootnoteReference"/>
        </w:rPr>
        <w:footnoteRef/>
      </w:r>
      <w:r w:rsidRPr="004A3E27">
        <w:t xml:space="preserve"> </w:t>
      </w:r>
      <w:r>
        <w:t>cf</w:t>
      </w:r>
      <w:r w:rsidRPr="004A3E27">
        <w:t>. Ephes 6:12; 1 Tim 4:1; Rev. 16:14.</w:t>
      </w:r>
    </w:p>
  </w:footnote>
  <w:footnote w:id="306">
    <w:p w14:paraId="1052ED6A" w14:textId="77777777" w:rsidR="002758BE" w:rsidRDefault="002758BE" w:rsidP="00704CAA">
      <w:pPr>
        <w:pStyle w:val="footnote"/>
      </w:pPr>
      <w:r>
        <w:rPr>
          <w:rStyle w:val="FootnoteReference"/>
        </w:rPr>
        <w:footnoteRef/>
      </w:r>
      <w:r>
        <w:t xml:space="preserve"> [JS] NETS omits “not”</w:t>
      </w:r>
    </w:p>
  </w:footnote>
  <w:footnote w:id="307">
    <w:p w14:paraId="586AA817" w14:textId="77777777" w:rsidR="002758BE" w:rsidRPr="004A3E27" w:rsidRDefault="002758BE" w:rsidP="00704CAA">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8">
    <w:p w14:paraId="0EBF571F" w14:textId="77777777" w:rsidR="002758BE" w:rsidRPr="004A3E27" w:rsidRDefault="002758BE" w:rsidP="00704CAA">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9">
    <w:p w14:paraId="5D7DEECA" w14:textId="77777777" w:rsidR="002758BE" w:rsidRDefault="002758BE" w:rsidP="00704CAA">
      <w:pPr>
        <w:pStyle w:val="footnote"/>
      </w:pPr>
      <w:r>
        <w:rPr>
          <w:rStyle w:val="FootnoteReference"/>
        </w:rPr>
        <w:footnoteRef/>
      </w:r>
      <w:r>
        <w:t xml:space="preserve"> [JS] or “I will sing and praise,” or “I will sing and make music”</w:t>
      </w:r>
    </w:p>
  </w:footnote>
  <w:footnote w:id="310">
    <w:p w14:paraId="433EB3DE" w14:textId="77777777" w:rsidR="002758BE" w:rsidRDefault="002758BE" w:rsidP="00704CAA">
      <w:pPr>
        <w:pStyle w:val="footnote"/>
      </w:pPr>
      <w:r>
        <w:rPr>
          <w:rStyle w:val="FootnoteReference"/>
        </w:rPr>
        <w:footnoteRef/>
      </w:r>
      <w:r>
        <w:t xml:space="preserve"> [JS] or “I will give thanks to You,” or “I will thankfully confess You with praise”</w:t>
      </w:r>
    </w:p>
  </w:footnote>
  <w:footnote w:id="311">
    <w:p w14:paraId="5787287C" w14:textId="77777777" w:rsidR="002758BE" w:rsidRDefault="002758BE" w:rsidP="00704CAA">
      <w:pPr>
        <w:pStyle w:val="footnote"/>
      </w:pPr>
      <w:r>
        <w:rPr>
          <w:rStyle w:val="FootnoteReference"/>
        </w:rPr>
        <w:footnoteRef/>
      </w:r>
      <w:r>
        <w:t xml:space="preserve"> [JS] Coptic has “Name” in place of “mercy”.</w:t>
      </w:r>
    </w:p>
  </w:footnote>
  <w:footnote w:id="312">
    <w:p w14:paraId="7728F8E8" w14:textId="77777777" w:rsidR="002758BE" w:rsidRPr="004A3E27" w:rsidRDefault="002758BE" w:rsidP="00704CAA">
      <w:pPr>
        <w:pStyle w:val="footnote"/>
      </w:pPr>
      <w:r w:rsidRPr="004A3E27">
        <w:rPr>
          <w:rStyle w:val="FootnoteReference"/>
        </w:rPr>
        <w:footnoteRef/>
      </w:r>
      <w:r w:rsidRPr="004A3E27">
        <w:t xml:space="preserve"> Verses 8-12 are repeated almost verbatim in Ps. 107:2-6.</w:t>
      </w:r>
    </w:p>
  </w:footnote>
  <w:footnote w:id="313">
    <w:p w14:paraId="79E1D0A4" w14:textId="77777777" w:rsidR="002758BE" w:rsidRDefault="002758BE" w:rsidP="00704CAA">
      <w:pPr>
        <w:pStyle w:val="footnote"/>
      </w:pPr>
      <w:r>
        <w:rPr>
          <w:rStyle w:val="FootnoteReference"/>
        </w:rPr>
        <w:footnoteRef/>
      </w:r>
      <w:r>
        <w:t xml:space="preserve"> [JS] or “the lawless,” or “those that do wickedness”</w:t>
      </w:r>
    </w:p>
  </w:footnote>
  <w:footnote w:id="314">
    <w:p w14:paraId="670E273A" w14:textId="77777777" w:rsidR="002758BE" w:rsidRPr="004A3E27" w:rsidRDefault="002758BE" w:rsidP="00704CAA">
      <w:pPr>
        <w:pStyle w:val="footnote"/>
      </w:pPr>
      <w:r w:rsidRPr="004A3E27">
        <w:rPr>
          <w:rStyle w:val="FootnoteReference"/>
        </w:rPr>
        <w:footnoteRef/>
      </w:r>
      <w:r w:rsidRPr="004A3E27">
        <w:t xml:space="preserve"> Mercy: love (Luke 10:37).</w:t>
      </w:r>
    </w:p>
  </w:footnote>
  <w:footnote w:id="315">
    <w:p w14:paraId="2503BB75" w14:textId="77777777" w:rsidR="002758BE" w:rsidRPr="004A3E27" w:rsidRDefault="002758BE" w:rsidP="00704CAA">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6">
    <w:p w14:paraId="1B3B33C0" w14:textId="77777777" w:rsidR="002758BE" w:rsidRPr="004A3E27" w:rsidRDefault="002758BE" w:rsidP="00704CAA">
      <w:pPr>
        <w:pStyle w:val="footnote"/>
      </w:pPr>
      <w:r w:rsidRPr="004A3E27">
        <w:rPr>
          <w:rStyle w:val="FootnoteReference"/>
        </w:rPr>
        <w:footnoteRef/>
      </w:r>
      <w:r w:rsidRPr="004A3E27">
        <w:t xml:space="preserve"> Washbowl: i.e. reduced to the most menial servitude.</w:t>
      </w:r>
    </w:p>
  </w:footnote>
  <w:footnote w:id="317">
    <w:p w14:paraId="493D01B9" w14:textId="77777777" w:rsidR="002758BE" w:rsidRPr="004A3E27" w:rsidRDefault="002758BE" w:rsidP="00704CAA">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8">
    <w:p w14:paraId="44780028" w14:textId="77777777" w:rsidR="002758BE" w:rsidRPr="004A3E27" w:rsidRDefault="002758BE" w:rsidP="00704CAA">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9">
    <w:p w14:paraId="4AAAD23A" w14:textId="77777777" w:rsidR="002758BE" w:rsidRDefault="002758BE" w:rsidP="00704CAA">
      <w:pPr>
        <w:pStyle w:val="footnote"/>
      </w:pPr>
      <w:r>
        <w:rPr>
          <w:rStyle w:val="FootnoteReference"/>
        </w:rPr>
        <w:footnoteRef/>
      </w:r>
      <w:r>
        <w:t xml:space="preserve"> [JS] Coptic has “I will never be shaken”. See the First Hour of the Eve of Tuesday of Holy Week. Though this may be confused with verse 7.</w:t>
      </w:r>
    </w:p>
  </w:footnote>
  <w:footnote w:id="320">
    <w:p w14:paraId="164FD0CB" w14:textId="77777777" w:rsidR="002758BE" w:rsidRPr="004A3E27" w:rsidRDefault="002758BE" w:rsidP="00704CAA">
      <w:pPr>
        <w:pStyle w:val="footnote"/>
      </w:pPr>
      <w:r w:rsidRPr="004A3E27">
        <w:rPr>
          <w:rStyle w:val="FootnoteReference"/>
        </w:rPr>
        <w:footnoteRef/>
      </w:r>
      <w:r w:rsidRPr="004A3E27">
        <w:t xml:space="preserve"> </w:t>
      </w:r>
      <w:r>
        <w:t>Cf</w:t>
      </w:r>
      <w:r w:rsidRPr="004A3E27">
        <w:t>. Lev. 19:35-37; Deut. 25:13-16; Ezek.45:10; Mic. 6:10,11; Prov. 11:1.</w:t>
      </w:r>
    </w:p>
  </w:footnote>
  <w:footnote w:id="321">
    <w:p w14:paraId="0F09A76F" w14:textId="77777777" w:rsidR="002758BE" w:rsidRPr="004A3E27" w:rsidRDefault="002758BE" w:rsidP="00704CAA">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22">
    <w:p w14:paraId="0068FCD5" w14:textId="77777777" w:rsidR="002758BE" w:rsidRDefault="002758BE" w:rsidP="00704CAA">
      <w:pPr>
        <w:pStyle w:val="footnote"/>
      </w:pPr>
      <w:r>
        <w:rPr>
          <w:rStyle w:val="FootnoteReference"/>
        </w:rPr>
        <w:footnoteRef/>
      </w:r>
      <w:r>
        <w:t xml:space="preserve"> [JS] OSB has, “they are altogether useless.” NETS has “they together derive from vanity.</w:t>
      </w:r>
    </w:p>
  </w:footnote>
  <w:footnote w:id="323">
    <w:p w14:paraId="56B830FF" w14:textId="77777777" w:rsidR="002758BE" w:rsidRPr="004A3E27" w:rsidRDefault="002758BE" w:rsidP="00704CAA">
      <w:pPr>
        <w:pStyle w:val="footnote"/>
      </w:pPr>
      <w:r w:rsidRPr="004A3E27">
        <w:rPr>
          <w:rStyle w:val="FootnoteReference"/>
        </w:rPr>
        <w:footnoteRef/>
      </w:r>
      <w:r w:rsidRPr="004A3E27">
        <w:t xml:space="preserve"> Job. 33:14.</w:t>
      </w:r>
    </w:p>
  </w:footnote>
  <w:footnote w:id="324">
    <w:p w14:paraId="733C9AA0" w14:textId="77777777" w:rsidR="002758BE" w:rsidRDefault="002758BE" w:rsidP="00704CAA">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5">
    <w:p w14:paraId="7704DB3E" w14:textId="77777777" w:rsidR="002758BE" w:rsidRDefault="002758BE" w:rsidP="00704CAA">
      <w:pPr>
        <w:pStyle w:val="footnote"/>
      </w:pPr>
      <w:r>
        <w:rPr>
          <w:rStyle w:val="FootnoteReference"/>
        </w:rPr>
        <w:footnoteRef/>
      </w:r>
      <w:r>
        <w:t xml:space="preserve"> [JS] literally, “holy place”</w:t>
      </w:r>
    </w:p>
  </w:footnote>
  <w:footnote w:id="326">
    <w:p w14:paraId="105BC1C0" w14:textId="77777777" w:rsidR="002758BE" w:rsidRPr="004A3E27" w:rsidRDefault="002758BE" w:rsidP="00704CAA">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7">
    <w:p w14:paraId="2B24AFB4" w14:textId="77777777" w:rsidR="002758BE" w:rsidRDefault="002758BE" w:rsidP="00704CAA">
      <w:pPr>
        <w:pStyle w:val="footnote"/>
      </w:pPr>
      <w:r>
        <w:rPr>
          <w:rStyle w:val="FootnoteReference"/>
        </w:rPr>
        <w:footnoteRef/>
      </w:r>
      <w:r>
        <w:t xml:space="preserve"> [JS] Fr. Athanasius’ translation from the Coptic has “shall glory”</w:t>
      </w:r>
    </w:p>
  </w:footnote>
  <w:footnote w:id="328">
    <w:p w14:paraId="397554C6" w14:textId="77777777" w:rsidR="002758BE" w:rsidRDefault="002758BE" w:rsidP="00704CAA">
      <w:pPr>
        <w:pStyle w:val="footnote"/>
      </w:pPr>
      <w:r>
        <w:rPr>
          <w:rStyle w:val="FootnoteReference"/>
        </w:rPr>
        <w:footnoteRef/>
      </w:r>
      <w:r>
        <w:t xml:space="preserve"> All but Fr. Athanasius’ translation from the Coptic have “and a vow will be paid to You in Jerusalem”</w:t>
      </w:r>
    </w:p>
  </w:footnote>
  <w:footnote w:id="329">
    <w:p w14:paraId="6541F53D" w14:textId="77777777" w:rsidR="002758BE" w:rsidRDefault="002758BE" w:rsidP="00704CAA">
      <w:pPr>
        <w:pStyle w:val="footnote"/>
      </w:pPr>
      <w:r>
        <w:rPr>
          <w:rStyle w:val="FootnoteReference"/>
        </w:rPr>
        <w:footnoteRef/>
      </w:r>
      <w:r>
        <w:t xml:space="preserve"> [] Found in Fr. Athanasius’ translation from the Coptic</w:t>
      </w:r>
    </w:p>
  </w:footnote>
  <w:footnote w:id="330">
    <w:p w14:paraId="2E69FFAD" w14:textId="77777777" w:rsidR="002758BE" w:rsidRDefault="002758BE" w:rsidP="00704CAA">
      <w:pPr>
        <w:pStyle w:val="footnote"/>
      </w:pPr>
      <w:r>
        <w:rPr>
          <w:rStyle w:val="FootnoteReference"/>
        </w:rPr>
        <w:footnoteRef/>
      </w:r>
      <w:r>
        <w:t xml:space="preserve"> [JS] [] found in Coptic, see Vespers of Pashons 20.</w:t>
      </w:r>
    </w:p>
  </w:footnote>
  <w:footnote w:id="331">
    <w:p w14:paraId="33825382" w14:textId="77777777" w:rsidR="002758BE" w:rsidRPr="004A3E27" w:rsidRDefault="002758BE" w:rsidP="00704CAA">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32">
    <w:p w14:paraId="29CA7CE4" w14:textId="77777777" w:rsidR="002758BE" w:rsidRPr="004A3E27" w:rsidRDefault="002758BE" w:rsidP="00704CAA">
      <w:pPr>
        <w:pStyle w:val="footnote"/>
      </w:pPr>
      <w:r w:rsidRPr="004A3E27">
        <w:rPr>
          <w:rStyle w:val="FootnoteReference"/>
        </w:rPr>
        <w:footnoteRef/>
      </w:r>
      <w:r w:rsidRPr="004A3E27">
        <w:t xml:space="preserve"> So the Slavonic (Greek often omits ‘stillest’).</w:t>
      </w:r>
    </w:p>
  </w:footnote>
  <w:footnote w:id="333">
    <w:p w14:paraId="5826086D" w14:textId="77777777" w:rsidR="002758BE" w:rsidRDefault="002758BE" w:rsidP="00704CAA">
      <w:pPr>
        <w:pStyle w:val="footnote"/>
      </w:pPr>
      <w:r>
        <w:rPr>
          <w:rStyle w:val="FootnoteReference"/>
        </w:rPr>
        <w:footnoteRef/>
      </w:r>
      <w:r>
        <w:t xml:space="preserve"> [JS] lit, “filled with fatness.”</w:t>
      </w:r>
    </w:p>
  </w:footnote>
  <w:footnote w:id="334">
    <w:p w14:paraId="461E1005" w14:textId="77777777" w:rsidR="002758BE" w:rsidRPr="004A3E27" w:rsidRDefault="002758BE" w:rsidP="00704CAA">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5">
    <w:p w14:paraId="0A59622B" w14:textId="77777777" w:rsidR="002758BE" w:rsidRPr="004A3E27" w:rsidRDefault="002758BE" w:rsidP="00704CAA">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6">
    <w:p w14:paraId="2217B0A3" w14:textId="77777777" w:rsidR="002758BE" w:rsidRPr="004A3E27" w:rsidRDefault="002758BE" w:rsidP="00704CAA">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7">
    <w:p w14:paraId="01E02CB8" w14:textId="77777777" w:rsidR="002758BE" w:rsidRPr="004A3E27" w:rsidRDefault="002758BE" w:rsidP="00704CAA">
      <w:pPr>
        <w:pStyle w:val="footnote"/>
      </w:pPr>
      <w:r w:rsidRPr="004A3E27">
        <w:rPr>
          <w:rStyle w:val="FootnoteReference"/>
        </w:rPr>
        <w:footnoteRef/>
      </w:r>
      <w:r w:rsidRPr="004A3E27">
        <w:t xml:space="preserve"> See footnote 62. &lt;2 previously&gt;</w:t>
      </w:r>
    </w:p>
  </w:footnote>
  <w:footnote w:id="338">
    <w:p w14:paraId="1020379C" w14:textId="77777777" w:rsidR="002758BE" w:rsidRDefault="002758BE" w:rsidP="00704CAA">
      <w:pPr>
        <w:pStyle w:val="footnote"/>
      </w:pPr>
      <w:r>
        <w:rPr>
          <w:rStyle w:val="FootnoteReference"/>
        </w:rPr>
        <w:footnoteRef/>
      </w:r>
      <w:r>
        <w:t xml:space="preserve"> [JS], “do obeisance”, i.e. prostrate, not just an attitude, but an act</w:t>
      </w:r>
    </w:p>
  </w:footnote>
  <w:footnote w:id="339">
    <w:p w14:paraId="3F0207F5" w14:textId="77777777" w:rsidR="002758BE" w:rsidRPr="004A3E27" w:rsidRDefault="002758BE" w:rsidP="00704CAA">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40">
    <w:p w14:paraId="4BF819E5" w14:textId="77777777" w:rsidR="002758BE" w:rsidRPr="004A3E27" w:rsidRDefault="002758BE" w:rsidP="00704CAA">
      <w:pPr>
        <w:pStyle w:val="footnote"/>
      </w:pPr>
      <w:r w:rsidRPr="004A3E27">
        <w:rPr>
          <w:rStyle w:val="FootnoteReference"/>
        </w:rPr>
        <w:footnoteRef/>
      </w:r>
      <w:r w:rsidRPr="004A3E27">
        <w:t xml:space="preserve"> ‘What God has planned for His lovers’ (1 Cor. 2:9).</w:t>
      </w:r>
    </w:p>
  </w:footnote>
  <w:footnote w:id="341">
    <w:p w14:paraId="08064282" w14:textId="77777777" w:rsidR="002758BE" w:rsidRDefault="002758BE" w:rsidP="00704CAA">
      <w:pPr>
        <w:pStyle w:val="footnote"/>
      </w:pPr>
      <w:r>
        <w:rPr>
          <w:rStyle w:val="FootnoteReference"/>
        </w:rPr>
        <w:footnoteRef/>
      </w:r>
      <w:r>
        <w:t xml:space="preserve"> [JS] Fr. Lazarus has, “for”</w:t>
      </w:r>
    </w:p>
  </w:footnote>
  <w:footnote w:id="342">
    <w:p w14:paraId="7332204F" w14:textId="77777777" w:rsidR="002758BE" w:rsidRPr="004A3E27" w:rsidRDefault="002758BE" w:rsidP="00704CAA">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3">
    <w:p w14:paraId="650E618C" w14:textId="77777777" w:rsidR="002758BE" w:rsidRPr="004A3E27" w:rsidRDefault="002758BE" w:rsidP="00704CAA">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4">
    <w:p w14:paraId="73C11298" w14:textId="77777777" w:rsidR="002758BE" w:rsidRPr="004A3E27" w:rsidRDefault="002758BE" w:rsidP="00704CAA">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5">
    <w:p w14:paraId="50F35026" w14:textId="77777777" w:rsidR="002758BE" w:rsidRPr="004A3E27" w:rsidRDefault="002758BE" w:rsidP="00704CAA">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6">
    <w:p w14:paraId="21569042" w14:textId="77777777" w:rsidR="002758BE" w:rsidRDefault="002758BE" w:rsidP="00704CAA">
      <w:pPr>
        <w:pStyle w:val="footnote"/>
      </w:pPr>
      <w:r>
        <w:rPr>
          <w:rStyle w:val="FootnoteReference"/>
        </w:rPr>
        <w:footnoteRef/>
      </w:r>
      <w:r>
        <w:t xml:space="preserve"> [JS] or “give thanks to You” or “thankfully confess You with praise”</w:t>
      </w:r>
    </w:p>
  </w:footnote>
  <w:footnote w:id="347">
    <w:p w14:paraId="10E8EE46" w14:textId="77777777" w:rsidR="002758BE" w:rsidRDefault="002758BE" w:rsidP="00704CAA">
      <w:pPr>
        <w:pStyle w:val="footnote"/>
      </w:pPr>
      <w:r>
        <w:rPr>
          <w:rStyle w:val="FootnoteReference"/>
        </w:rPr>
        <w:footnoteRef/>
      </w:r>
      <w:r>
        <w:t xml:space="preserve"> [JS] or “praise You” or “give thanks to You” or “thankfully confess You with praise”</w:t>
      </w:r>
    </w:p>
  </w:footnote>
  <w:footnote w:id="348">
    <w:p w14:paraId="5309B30B" w14:textId="77777777" w:rsidR="002758BE" w:rsidRPr="004A3E27" w:rsidRDefault="002758BE" w:rsidP="00704CAA">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9">
    <w:p w14:paraId="36268F01" w14:textId="77777777" w:rsidR="002758BE" w:rsidRPr="004A3E27" w:rsidRDefault="002758BE" w:rsidP="00704CAA">
      <w:pPr>
        <w:pStyle w:val="footnote"/>
      </w:pPr>
      <w:r w:rsidRPr="004A3E27">
        <w:rPr>
          <w:rStyle w:val="FootnoteReference"/>
        </w:rPr>
        <w:footnoteRef/>
      </w:r>
      <w:r w:rsidRPr="004A3E27">
        <w:t xml:space="preserve"> Numbers 10:35. </w:t>
      </w:r>
      <w:r>
        <w:t>Cf</w:t>
      </w:r>
      <w:r w:rsidRPr="004A3E27">
        <w:t>. Exodus 14.</w:t>
      </w:r>
    </w:p>
  </w:footnote>
  <w:footnote w:id="350">
    <w:p w14:paraId="0048E352" w14:textId="77777777" w:rsidR="002758BE" w:rsidRPr="004A3E27" w:rsidRDefault="002758BE" w:rsidP="00704CAA">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51">
    <w:p w14:paraId="07457EFC" w14:textId="77777777" w:rsidR="002758BE" w:rsidRDefault="002758BE" w:rsidP="00704CAA">
      <w:pPr>
        <w:pStyle w:val="footnote"/>
      </w:pPr>
      <w:r>
        <w:rPr>
          <w:rStyle w:val="FootnoteReference"/>
        </w:rPr>
        <w:footnoteRef/>
      </w:r>
      <w:r>
        <w:t xml:space="preserve"> [JS] literally, “before the face of”</w:t>
      </w:r>
    </w:p>
  </w:footnote>
  <w:footnote w:id="352">
    <w:p w14:paraId="102533E3" w14:textId="77777777" w:rsidR="002758BE" w:rsidRPr="004A3E27" w:rsidRDefault="002758BE" w:rsidP="00704CAA">
      <w:pPr>
        <w:pStyle w:val="footnote"/>
      </w:pPr>
      <w:r w:rsidRPr="004A3E27">
        <w:rPr>
          <w:rStyle w:val="FootnoteReference"/>
        </w:rPr>
        <w:footnoteRef/>
      </w:r>
      <w:r w:rsidRPr="004A3E27">
        <w:t xml:space="preserve"> Luke 4:32.</w:t>
      </w:r>
      <w:r>
        <w:t xml:space="preserve"> [JS] or “with great power,” in place of “to a great company”.</w:t>
      </w:r>
    </w:p>
  </w:footnote>
  <w:footnote w:id="353">
    <w:p w14:paraId="7E443F01" w14:textId="77777777" w:rsidR="002758BE" w:rsidRDefault="002758BE" w:rsidP="00704CAA">
      <w:pPr>
        <w:pStyle w:val="footnote"/>
      </w:pPr>
      <w:r>
        <w:rPr>
          <w:rStyle w:val="FootnoteReference"/>
        </w:rPr>
        <w:footnoteRef/>
      </w:r>
      <w:r>
        <w:t xml:space="preserve"> [JS] literally “hosts”</w:t>
      </w:r>
    </w:p>
  </w:footnote>
  <w:footnote w:id="354">
    <w:p w14:paraId="1B31F91F" w14:textId="77777777" w:rsidR="002758BE" w:rsidRDefault="002758BE" w:rsidP="00704CAA">
      <w:pPr>
        <w:pStyle w:val="footnote"/>
      </w:pPr>
      <w:r>
        <w:rPr>
          <w:rStyle w:val="FootnoteReference"/>
        </w:rPr>
        <w:footnoteRef/>
      </w:r>
      <w:r>
        <w:t xml:space="preserve"> [JS] or “is the Beloved”, and then “And in the beauty of the house of the Beloved divide the spoils. See the Liturgy of Paopi 12.</w:t>
      </w:r>
    </w:p>
  </w:footnote>
  <w:footnote w:id="355">
    <w:p w14:paraId="672EDDC5" w14:textId="77777777" w:rsidR="002758BE" w:rsidRPr="004A3E27" w:rsidRDefault="002758BE" w:rsidP="00704CA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6">
    <w:p w14:paraId="0BFEC1A9" w14:textId="77777777" w:rsidR="002758BE" w:rsidRDefault="002758BE" w:rsidP="00704CAA">
      <w:pPr>
        <w:pStyle w:val="footnote"/>
      </w:pPr>
      <w:r>
        <w:rPr>
          <w:rStyle w:val="FootnoteReference"/>
        </w:rPr>
        <w:footnoteRef/>
      </w:r>
      <w:r>
        <w:t xml:space="preserve"> [JS] literally, “ten-thousand fold”</w:t>
      </w:r>
    </w:p>
  </w:footnote>
  <w:footnote w:id="357">
    <w:p w14:paraId="475823DF" w14:textId="77777777" w:rsidR="002758BE" w:rsidRDefault="002758BE" w:rsidP="00704CAA">
      <w:pPr>
        <w:pStyle w:val="footnote"/>
      </w:pPr>
      <w:r>
        <w:rPr>
          <w:rStyle w:val="FootnoteReference"/>
        </w:rPr>
        <w:footnoteRef/>
      </w:r>
      <w:r>
        <w:t xml:space="preserve"> [JS] [] found in the Vespers Psalm for Athor 8, and then “God” is in place of “the Lord” in this next line.</w:t>
      </w:r>
    </w:p>
  </w:footnote>
  <w:footnote w:id="358">
    <w:p w14:paraId="1B64F3B0" w14:textId="77777777" w:rsidR="002758BE" w:rsidRPr="004A3E27" w:rsidRDefault="002758BE" w:rsidP="00704CAA">
      <w:pPr>
        <w:pStyle w:val="footnote"/>
      </w:pPr>
      <w:r w:rsidRPr="004A3E27">
        <w:rPr>
          <w:rStyle w:val="FootnoteReference"/>
        </w:rPr>
        <w:footnoteRef/>
      </w:r>
      <w:r w:rsidRPr="004A3E27">
        <w:t xml:space="preserve"> </w:t>
      </w:r>
      <w:r>
        <w:t>Cf</w:t>
      </w:r>
      <w:r w:rsidRPr="004A3E27">
        <w:t>. Ephes. 4:8.</w:t>
      </w:r>
      <w:r>
        <w:t xml:space="preserve"> [JS] Copitc has “you gave honours to men.” See Matins of the Ascension.</w:t>
      </w:r>
    </w:p>
  </w:footnote>
  <w:footnote w:id="359">
    <w:p w14:paraId="0AE559F8" w14:textId="77777777" w:rsidR="002758BE" w:rsidRDefault="002758BE" w:rsidP="00704CAA">
      <w:pPr>
        <w:pStyle w:val="footnote"/>
      </w:pPr>
      <w:r>
        <w:rPr>
          <w:rStyle w:val="FootnoteReference"/>
        </w:rPr>
        <w:footnoteRef/>
      </w:r>
      <w:r>
        <w:t xml:space="preserve"> [JS] Coptic has “will prepare our way for us.” See the Liturgy of Mesori 29.</w:t>
      </w:r>
    </w:p>
  </w:footnote>
  <w:footnote w:id="360">
    <w:p w14:paraId="1BB926F5" w14:textId="77777777" w:rsidR="002758BE" w:rsidRDefault="002758BE" w:rsidP="00704CAA">
      <w:pPr>
        <w:pStyle w:val="footnote"/>
      </w:pPr>
      <w:r>
        <w:rPr>
          <w:rStyle w:val="FootnoteReference"/>
        </w:rPr>
        <w:footnoteRef/>
      </w:r>
      <w:r>
        <w:t xml:space="preserve"> [JS] “assemblies” or “congregations”</w:t>
      </w:r>
    </w:p>
  </w:footnote>
  <w:footnote w:id="361">
    <w:p w14:paraId="291850C2" w14:textId="77777777" w:rsidR="002758BE" w:rsidRPr="004A3E27" w:rsidRDefault="002758BE" w:rsidP="00704CAA">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62">
    <w:p w14:paraId="24DEEE75" w14:textId="77777777" w:rsidR="002758BE" w:rsidRDefault="002758BE" w:rsidP="00704CAA">
      <w:pPr>
        <w:pStyle w:val="footnote"/>
      </w:pPr>
      <w:r>
        <w:rPr>
          <w:rStyle w:val="FootnoteReference"/>
        </w:rPr>
        <w:footnoteRef/>
      </w:r>
      <w:r>
        <w:t xml:space="preserve"> Greek has “rides,” but Coptic has, “ascended”. See Vespers of the Feast of the Ascension.</w:t>
      </w:r>
    </w:p>
  </w:footnote>
  <w:footnote w:id="363">
    <w:p w14:paraId="176EB907" w14:textId="77777777" w:rsidR="002758BE" w:rsidRPr="004A3E27" w:rsidRDefault="002758BE" w:rsidP="00704CAA">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4">
    <w:p w14:paraId="0DBCEFB4" w14:textId="77777777" w:rsidR="002758BE" w:rsidRDefault="002758BE" w:rsidP="00704CAA">
      <w:pPr>
        <w:pStyle w:val="footnote"/>
      </w:pPr>
      <w:r>
        <w:rPr>
          <w:rStyle w:val="FootnoteReference"/>
        </w:rPr>
        <w:footnoteRef/>
      </w:r>
      <w:r>
        <w:t xml:space="preserve"> [JS] Coptic has “mire of death”. See the Ninth Hour of Great Friday.</w:t>
      </w:r>
    </w:p>
  </w:footnote>
  <w:footnote w:id="365">
    <w:p w14:paraId="24447BAC" w14:textId="77777777" w:rsidR="002758BE" w:rsidRPr="004A3E27" w:rsidRDefault="002758BE" w:rsidP="00704CAA">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6">
    <w:p w14:paraId="7249408F" w14:textId="77777777" w:rsidR="002758BE" w:rsidRPr="004A3E27" w:rsidRDefault="002758BE" w:rsidP="00704CAA">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7">
    <w:p w14:paraId="7F3EAE4C" w14:textId="77777777" w:rsidR="002758BE" w:rsidRPr="004A3E27" w:rsidRDefault="002758BE" w:rsidP="00704CAA">
      <w:pPr>
        <w:pStyle w:val="footnote"/>
      </w:pPr>
      <w:r w:rsidRPr="004A3E27">
        <w:rPr>
          <w:rStyle w:val="FootnoteReference"/>
        </w:rPr>
        <w:footnoteRef/>
      </w:r>
      <w:r w:rsidRPr="004A3E27">
        <w:t xml:space="preserve"> Mk. 15:29; Jn. 2:17; Rom. 15:3.</w:t>
      </w:r>
    </w:p>
  </w:footnote>
  <w:footnote w:id="368">
    <w:p w14:paraId="22B19FA9" w14:textId="77777777" w:rsidR="002758BE" w:rsidRPr="004A3E27" w:rsidRDefault="002758BE" w:rsidP="00704CAA">
      <w:pPr>
        <w:pStyle w:val="footnote"/>
      </w:pPr>
      <w:r w:rsidRPr="004A3E27">
        <w:rPr>
          <w:rStyle w:val="FootnoteReference"/>
        </w:rPr>
        <w:footnoteRef/>
      </w:r>
      <w:r w:rsidRPr="004A3E27">
        <w:t xml:space="preserve"> The elders and chief priests.</w:t>
      </w:r>
    </w:p>
  </w:footnote>
  <w:footnote w:id="369">
    <w:p w14:paraId="1346C83A" w14:textId="77777777" w:rsidR="002758BE" w:rsidRPr="004A3E27" w:rsidRDefault="002758BE" w:rsidP="00704CAA">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70">
    <w:p w14:paraId="1D7C0488" w14:textId="77777777" w:rsidR="002758BE" w:rsidRDefault="002758BE" w:rsidP="00704CAA">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71">
    <w:p w14:paraId="39C6965F" w14:textId="77777777" w:rsidR="002758BE" w:rsidRPr="004A3E27" w:rsidRDefault="002758BE" w:rsidP="00704CAA">
      <w:pPr>
        <w:pStyle w:val="footnote"/>
      </w:pPr>
      <w:r w:rsidRPr="004A3E27">
        <w:rPr>
          <w:rStyle w:val="FootnoteReference"/>
        </w:rPr>
        <w:footnoteRef/>
      </w:r>
      <w:r w:rsidRPr="004A3E27">
        <w:t xml:space="preserve"> Mt. 16:21; Mk. 8:31.</w:t>
      </w:r>
    </w:p>
  </w:footnote>
  <w:footnote w:id="372">
    <w:p w14:paraId="1283807F" w14:textId="77777777" w:rsidR="002758BE" w:rsidRPr="004A3E27" w:rsidRDefault="002758BE" w:rsidP="00704CAA">
      <w:pPr>
        <w:pStyle w:val="footnote"/>
      </w:pPr>
      <w:r w:rsidRPr="004A3E27">
        <w:rPr>
          <w:rStyle w:val="FootnoteReference"/>
        </w:rPr>
        <w:footnoteRef/>
      </w:r>
      <w:r w:rsidRPr="004A3E27">
        <w:t xml:space="preserve"> Mt. 27:34.</w:t>
      </w:r>
    </w:p>
  </w:footnote>
  <w:footnote w:id="373">
    <w:p w14:paraId="59E554A3" w14:textId="77777777" w:rsidR="002758BE" w:rsidRPr="004A3E27" w:rsidRDefault="002758BE" w:rsidP="00704CAA">
      <w:pPr>
        <w:pStyle w:val="footnote"/>
      </w:pPr>
      <w:r w:rsidRPr="004A3E27">
        <w:rPr>
          <w:rStyle w:val="FootnoteReference"/>
        </w:rPr>
        <w:footnoteRef/>
      </w:r>
      <w:r w:rsidRPr="004A3E27">
        <w:t xml:space="preserve"> </w:t>
      </w:r>
      <w:r>
        <w:t>Cf</w:t>
      </w:r>
      <w:r w:rsidRPr="004A3E27">
        <w:t>. Rom. 11:9,10.</w:t>
      </w:r>
    </w:p>
  </w:footnote>
  <w:footnote w:id="374">
    <w:p w14:paraId="4DECDC83" w14:textId="77777777" w:rsidR="002758BE" w:rsidRPr="004A3E27" w:rsidRDefault="002758BE" w:rsidP="00704CAA">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5">
    <w:p w14:paraId="12D46BA1" w14:textId="77777777" w:rsidR="002758BE" w:rsidRDefault="002758BE" w:rsidP="00704CAA">
      <w:pPr>
        <w:pStyle w:val="footnote"/>
      </w:pPr>
      <w:r>
        <w:rPr>
          <w:rStyle w:val="FootnoteReference"/>
        </w:rPr>
        <w:footnoteRef/>
      </w:r>
      <w:r>
        <w:t xml:space="preserve"> [JS] [] found in Matins and Vespers of Friday of the Fourth Week of Paschaltide.</w:t>
      </w:r>
    </w:p>
  </w:footnote>
  <w:footnote w:id="376">
    <w:p w14:paraId="7A31B163" w14:textId="77777777" w:rsidR="002758BE" w:rsidRPr="004A3E27" w:rsidRDefault="002758BE" w:rsidP="00704CAA">
      <w:pPr>
        <w:pStyle w:val="footnote"/>
      </w:pPr>
      <w:r w:rsidRPr="004A3E27">
        <w:rPr>
          <w:rStyle w:val="FootnoteReference"/>
        </w:rPr>
        <w:footnoteRef/>
      </w:r>
      <w:r w:rsidRPr="004A3E27">
        <w:t xml:space="preserve"> Ps. 69:3-7 differs only slightly from Ps. 39:15-18.</w:t>
      </w:r>
    </w:p>
  </w:footnote>
  <w:footnote w:id="377">
    <w:p w14:paraId="5F6F221E" w14:textId="77777777" w:rsidR="002758BE" w:rsidRDefault="002758BE" w:rsidP="00704CAA">
      <w:pPr>
        <w:pStyle w:val="footnote"/>
      </w:pPr>
      <w:r>
        <w:rPr>
          <w:rStyle w:val="FootnoteReference"/>
        </w:rPr>
        <w:footnoteRef/>
      </w:r>
      <w:r>
        <w:t xml:space="preserve"> [JS] “Good! Good!”, or “Aha! Aha!”, or “Well done! Well done!” what one says when they think they have beaten their opponent.</w:t>
      </w:r>
    </w:p>
  </w:footnote>
  <w:footnote w:id="378">
    <w:p w14:paraId="457CBC2E" w14:textId="77777777" w:rsidR="002758BE" w:rsidRPr="004A3E27" w:rsidRDefault="002758BE" w:rsidP="00704CAA">
      <w:pPr>
        <w:pStyle w:val="footnote"/>
      </w:pPr>
      <w:r w:rsidRPr="004A3E27">
        <w:rPr>
          <w:rStyle w:val="FootnoteReference"/>
        </w:rPr>
        <w:footnoteRef/>
      </w:r>
      <w:r w:rsidRPr="004A3E27">
        <w:t xml:space="preserve"> The first three lines of Psalms 70 and 30 are identical. See footnote there.</w:t>
      </w:r>
    </w:p>
  </w:footnote>
  <w:footnote w:id="379">
    <w:p w14:paraId="5D4BFE09" w14:textId="77777777" w:rsidR="002758BE" w:rsidRPr="004A3E27" w:rsidRDefault="002758BE"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80">
    <w:p w14:paraId="475D8A7E" w14:textId="77777777" w:rsidR="002758BE" w:rsidRDefault="002758BE" w:rsidP="00704CAA">
      <w:pPr>
        <w:pStyle w:val="footnote"/>
      </w:pPr>
      <w:r>
        <w:rPr>
          <w:rStyle w:val="FootnoteReference"/>
        </w:rPr>
        <w:footnoteRef/>
      </w:r>
      <w:r>
        <w:t xml:space="preserve"> [JS] literally, “arm”.</w:t>
      </w:r>
    </w:p>
  </w:footnote>
  <w:footnote w:id="381">
    <w:p w14:paraId="6A96DAD6" w14:textId="77777777" w:rsidR="002758BE" w:rsidRPr="004A3E27" w:rsidRDefault="002758BE" w:rsidP="00704CAA">
      <w:pPr>
        <w:pStyle w:val="footnote"/>
      </w:pPr>
      <w:r w:rsidRPr="004A3E27">
        <w:rPr>
          <w:rStyle w:val="FootnoteReference"/>
        </w:rPr>
        <w:footnoteRef/>
      </w:r>
      <w:r w:rsidRPr="004A3E27">
        <w:t xml:space="preserve"> Ephes. 3:10; 4:8.</w:t>
      </w:r>
    </w:p>
  </w:footnote>
  <w:footnote w:id="382">
    <w:p w14:paraId="3856467E" w14:textId="77777777" w:rsidR="002758BE" w:rsidRDefault="002758BE" w:rsidP="00704CAA">
      <w:pPr>
        <w:pStyle w:val="footnote"/>
      </w:pPr>
      <w:r>
        <w:rPr>
          <w:rStyle w:val="FootnoteReference"/>
        </w:rPr>
        <w:footnoteRef/>
      </w:r>
      <w:r>
        <w:t xml:space="preserve"> [JS] or “praise Your” or “acknowledge You”, or “thankfully confess with praise [for Your]”</w:t>
      </w:r>
    </w:p>
  </w:footnote>
  <w:footnote w:id="383">
    <w:p w14:paraId="60DB2830" w14:textId="77777777" w:rsidR="002758BE" w:rsidRPr="004A3E27" w:rsidRDefault="002758BE" w:rsidP="00704CAA">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84">
    <w:p w14:paraId="52A1A02A" w14:textId="77777777" w:rsidR="002758BE" w:rsidRPr="004A3E27" w:rsidRDefault="002758BE" w:rsidP="00704CAA">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5">
    <w:p w14:paraId="1D8A4639" w14:textId="77777777" w:rsidR="002758BE" w:rsidRDefault="002758BE" w:rsidP="00704CAA">
      <w:pPr>
        <w:pStyle w:val="footnote"/>
      </w:pPr>
      <w:r>
        <w:rPr>
          <w:rStyle w:val="FootnoteReference"/>
        </w:rPr>
        <w:footnoteRef/>
      </w:r>
      <w:r>
        <w:t xml:space="preserve"> [JS] literally “He will judge the poor of the people.”</w:t>
      </w:r>
    </w:p>
  </w:footnote>
  <w:footnote w:id="386">
    <w:p w14:paraId="5CB4BFD0" w14:textId="77777777" w:rsidR="002758BE" w:rsidRPr="004A3E27" w:rsidRDefault="002758BE" w:rsidP="00704CAA">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7">
    <w:p w14:paraId="1D2F76DD" w14:textId="77777777" w:rsidR="002758BE" w:rsidRPr="004A3E27" w:rsidRDefault="002758BE" w:rsidP="00704CAA">
      <w:pPr>
        <w:pStyle w:val="footnote"/>
      </w:pPr>
      <w:r w:rsidRPr="004A3E27">
        <w:rPr>
          <w:rStyle w:val="FootnoteReference"/>
        </w:rPr>
        <w:footnoteRef/>
      </w:r>
      <w:r w:rsidRPr="004A3E27">
        <w:t xml:space="preserve"> Rivers: Tigris and Euphrates.</w:t>
      </w:r>
    </w:p>
  </w:footnote>
  <w:footnote w:id="388">
    <w:p w14:paraId="40EFD021" w14:textId="77777777" w:rsidR="002758BE" w:rsidRPr="004A3E27" w:rsidRDefault="002758BE" w:rsidP="00704CAA">
      <w:pPr>
        <w:pStyle w:val="footnote"/>
      </w:pPr>
      <w:r w:rsidRPr="004A3E27">
        <w:rPr>
          <w:rStyle w:val="FootnoteReference"/>
        </w:rPr>
        <w:footnoteRef/>
      </w:r>
      <w:r w:rsidRPr="004A3E27">
        <w:t xml:space="preserve"> </w:t>
      </w:r>
      <w:r>
        <w:t>Cf</w:t>
      </w:r>
      <w:r w:rsidRPr="004A3E27">
        <w:t>. Ps. 47:8.</w:t>
      </w:r>
    </w:p>
  </w:footnote>
  <w:footnote w:id="389">
    <w:p w14:paraId="4B1065A4" w14:textId="77777777" w:rsidR="002758BE" w:rsidRDefault="002758BE" w:rsidP="00704CAA">
      <w:pPr>
        <w:pStyle w:val="footnote"/>
      </w:pPr>
      <w:r>
        <w:rPr>
          <w:rStyle w:val="FootnoteReference"/>
        </w:rPr>
        <w:footnoteRef/>
      </w:r>
      <w:r>
        <w:t xml:space="preserve"> [JS] literally “do obeisance to”, i.e. the physical act of prostrating or bowing down.</w:t>
      </w:r>
    </w:p>
  </w:footnote>
  <w:footnote w:id="390">
    <w:p w14:paraId="4F1834BF" w14:textId="77777777" w:rsidR="002758BE" w:rsidRPr="004A3E27" w:rsidRDefault="002758BE" w:rsidP="00704CAA">
      <w:pPr>
        <w:pStyle w:val="footnote"/>
      </w:pPr>
      <w:r w:rsidRPr="004A3E27">
        <w:rPr>
          <w:rStyle w:val="FootnoteReference"/>
        </w:rPr>
        <w:footnoteRef/>
      </w:r>
      <w:r w:rsidRPr="004A3E27">
        <w:t xml:space="preserve"> </w:t>
      </w:r>
      <w:r>
        <w:t>Cf</w:t>
      </w:r>
      <w:r w:rsidRPr="004A3E27">
        <w:t>. Rev. 1:18; Heb. 7:25; Num. 14:28.</w:t>
      </w:r>
    </w:p>
  </w:footnote>
  <w:footnote w:id="391">
    <w:p w14:paraId="6EAC5A00" w14:textId="77777777" w:rsidR="002758BE" w:rsidRPr="004A3E27" w:rsidRDefault="002758BE" w:rsidP="00704CAA">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92">
    <w:p w14:paraId="6505B14D" w14:textId="77777777" w:rsidR="002758BE" w:rsidRDefault="002758BE" w:rsidP="00704CAA">
      <w:pPr>
        <w:pStyle w:val="footnote"/>
      </w:pPr>
      <w:r>
        <w:rPr>
          <w:rStyle w:val="FootnoteReference"/>
        </w:rPr>
        <w:footnoteRef/>
      </w:r>
      <w:r>
        <w:t xml:space="preserve"> [JS] Fr. Athanasius has, “all nations shall glorify Him.</w:t>
      </w:r>
    </w:p>
  </w:footnote>
  <w:footnote w:id="393">
    <w:p w14:paraId="266FC831" w14:textId="77777777" w:rsidR="002758BE" w:rsidRDefault="002758BE" w:rsidP="00704CAA">
      <w:pPr>
        <w:pStyle w:val="footnote"/>
      </w:pPr>
      <w:r>
        <w:rPr>
          <w:rStyle w:val="FootnoteReference"/>
        </w:rPr>
        <w:footnoteRef/>
      </w:r>
      <w:r>
        <w:t xml:space="preserve"> [JS] found in Copitc. See the First Hour of Monday of Holy Week.</w:t>
      </w:r>
    </w:p>
  </w:footnote>
  <w:footnote w:id="394">
    <w:p w14:paraId="295FC4E3" w14:textId="77777777" w:rsidR="002758BE" w:rsidRDefault="002758BE" w:rsidP="00704CAA">
      <w:pPr>
        <w:pStyle w:val="footnote"/>
      </w:pPr>
      <w:r>
        <w:rPr>
          <w:rStyle w:val="FootnoteReference"/>
        </w:rPr>
        <w:footnoteRef/>
      </w:r>
      <w:r>
        <w:t xml:space="preserve"> [JS] or, “So be it! So be it!”</w:t>
      </w:r>
    </w:p>
  </w:footnote>
  <w:footnote w:id="395">
    <w:p w14:paraId="5A10FE12" w14:textId="77777777" w:rsidR="002758BE" w:rsidRPr="004A3E27" w:rsidRDefault="002758BE" w:rsidP="00704CAA">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6">
    <w:p w14:paraId="58EFEEED" w14:textId="77777777" w:rsidR="002758BE" w:rsidRPr="004A3E27" w:rsidRDefault="002758BE" w:rsidP="00704CAA">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07ADD3A4" w14:textId="77777777" w:rsidR="002758BE" w:rsidRPr="004A3E27" w:rsidRDefault="002758BE" w:rsidP="00704CAA">
      <w:pPr>
        <w:pStyle w:val="footnote"/>
      </w:pPr>
      <w:r w:rsidRPr="004A3E27">
        <w:tab/>
        <w:t>For them there are no pains;</w:t>
      </w:r>
    </w:p>
    <w:p w14:paraId="329CF061" w14:textId="77777777" w:rsidR="002758BE" w:rsidRPr="004A3E27" w:rsidRDefault="002758BE" w:rsidP="00704CAA">
      <w:pPr>
        <w:pStyle w:val="footnote"/>
      </w:pPr>
      <w:r w:rsidRPr="004A3E27">
        <w:tab/>
        <w:t>fit and strong are their bodies.</w:t>
      </w:r>
    </w:p>
  </w:footnote>
  <w:footnote w:id="397">
    <w:p w14:paraId="49BE7CC0" w14:textId="77777777" w:rsidR="002758BE" w:rsidRPr="004A3E27" w:rsidRDefault="002758BE" w:rsidP="00704CAA">
      <w:pPr>
        <w:pStyle w:val="footnote"/>
      </w:pPr>
      <w:r w:rsidRPr="004A3E27">
        <w:rPr>
          <w:rStyle w:val="FootnoteReference"/>
        </w:rPr>
        <w:footnoteRef/>
      </w:r>
      <w:r w:rsidRPr="004A3E27">
        <w:t xml:space="preserve"> The apparent success and prosperity of the godless is transitory and short-lived.</w:t>
      </w:r>
    </w:p>
  </w:footnote>
  <w:footnote w:id="398">
    <w:p w14:paraId="2BC49E7A" w14:textId="77777777" w:rsidR="002758BE" w:rsidRPr="004A3E27" w:rsidRDefault="002758BE" w:rsidP="00704CAA">
      <w:pPr>
        <w:pStyle w:val="footnote"/>
      </w:pPr>
      <w:r w:rsidRPr="004A3E27">
        <w:rPr>
          <w:rStyle w:val="FootnoteReference"/>
        </w:rPr>
        <w:footnoteRef/>
      </w:r>
      <w:r w:rsidRPr="004A3E27">
        <w:t xml:space="preserve"> The death of the body is powerless to break the love-forged links of a soul’s union with God.</w:t>
      </w:r>
    </w:p>
  </w:footnote>
  <w:footnote w:id="399">
    <w:p w14:paraId="31008829" w14:textId="77777777" w:rsidR="002758BE" w:rsidRPr="004A3E27" w:rsidRDefault="002758BE" w:rsidP="00704CAA">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400">
    <w:p w14:paraId="7C745E90" w14:textId="77777777" w:rsidR="002758BE" w:rsidRPr="004A3E27" w:rsidRDefault="002758BE" w:rsidP="00704CAA">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401">
    <w:p w14:paraId="175CBA11" w14:textId="77777777" w:rsidR="002758BE" w:rsidRPr="004A3E27" w:rsidRDefault="002758BE" w:rsidP="00704CAA">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402">
    <w:p w14:paraId="5B5AEC79" w14:textId="77777777" w:rsidR="002758BE" w:rsidRPr="004A3E27" w:rsidRDefault="002758BE" w:rsidP="00704CAA">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403">
    <w:p w14:paraId="4A2ED70A" w14:textId="77777777" w:rsidR="002758BE" w:rsidRPr="004A3E27" w:rsidRDefault="002758BE" w:rsidP="00704CAA">
      <w:pPr>
        <w:pStyle w:val="footnote"/>
      </w:pPr>
      <w:r w:rsidRPr="004A3E27">
        <w:rPr>
          <w:rStyle w:val="FootnoteReference"/>
        </w:rPr>
        <w:footnoteRef/>
      </w:r>
      <w:r w:rsidRPr="004A3E27">
        <w:t xml:space="preserve"> </w:t>
      </w:r>
      <w:r w:rsidRPr="004A3E27">
        <w:rPr>
          <w:i/>
        </w:rPr>
        <w:t>Gk</w:t>
      </w:r>
      <w:r w:rsidRPr="004A3E27">
        <w:t>. synagogue = congregation etc.</w:t>
      </w:r>
    </w:p>
  </w:footnote>
  <w:footnote w:id="404">
    <w:p w14:paraId="01FC88DB" w14:textId="77777777" w:rsidR="002758BE" w:rsidRDefault="002758BE" w:rsidP="00704CAA">
      <w:pPr>
        <w:pStyle w:val="footnote"/>
      </w:pPr>
      <w:r>
        <w:rPr>
          <w:rStyle w:val="FootnoteReference"/>
        </w:rPr>
        <w:footnoteRef/>
      </w:r>
      <w:r>
        <w:t xml:space="preserve"> [JS] holy places, could refer to a place, or people, i.e. “among Your saints”.</w:t>
      </w:r>
    </w:p>
  </w:footnote>
  <w:footnote w:id="405">
    <w:p w14:paraId="501AF474" w14:textId="77777777" w:rsidR="002758BE" w:rsidRDefault="002758BE" w:rsidP="00704CAA">
      <w:pPr>
        <w:pStyle w:val="footnote"/>
      </w:pPr>
      <w:r>
        <w:rPr>
          <w:rStyle w:val="FootnoteReference"/>
        </w:rPr>
        <w:footnoteRef/>
      </w:r>
      <w:r>
        <w:t xml:space="preserve"> [JS] or emblems.</w:t>
      </w:r>
    </w:p>
  </w:footnote>
  <w:footnote w:id="406">
    <w:p w14:paraId="3520D724" w14:textId="77777777" w:rsidR="002758BE" w:rsidRPr="004A3E27" w:rsidRDefault="002758BE" w:rsidP="00704CAA">
      <w:pPr>
        <w:pStyle w:val="footnote"/>
      </w:pPr>
      <w:r w:rsidRPr="004A3E27">
        <w:rPr>
          <w:rStyle w:val="FootnoteReference"/>
        </w:rPr>
        <w:footnoteRef/>
      </w:r>
      <w:r w:rsidRPr="004A3E27">
        <w:t xml:space="preserve"> Signs and miracles of God’s presence, protection and deliverance.</w:t>
      </w:r>
    </w:p>
  </w:footnote>
  <w:footnote w:id="407">
    <w:p w14:paraId="47EA581E" w14:textId="77777777" w:rsidR="002758BE" w:rsidRPr="004A3E27" w:rsidRDefault="002758BE" w:rsidP="00704CAA">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8">
    <w:p w14:paraId="04436127" w14:textId="77777777" w:rsidR="002758BE" w:rsidRPr="004A3E27" w:rsidRDefault="002758BE" w:rsidP="00704CAA">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9">
    <w:p w14:paraId="27F2B803" w14:textId="77777777" w:rsidR="002758BE" w:rsidRPr="005B2E82" w:rsidRDefault="002758BE" w:rsidP="00704CAA">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10">
    <w:p w14:paraId="258A1053" w14:textId="77777777" w:rsidR="002758BE" w:rsidRDefault="002758BE" w:rsidP="00704CAA">
      <w:pPr>
        <w:pStyle w:val="footnote"/>
      </w:pPr>
      <w:r>
        <w:rPr>
          <w:rStyle w:val="FootnoteReference"/>
        </w:rPr>
        <w:footnoteRef/>
      </w:r>
      <w:r>
        <w:t xml:space="preserve"> [JS] or “give thanks to You” or “thankfully confess you with praise”</w:t>
      </w:r>
    </w:p>
  </w:footnote>
  <w:footnote w:id="411">
    <w:p w14:paraId="3CA113B3" w14:textId="77777777" w:rsidR="002758BE" w:rsidRDefault="002758BE" w:rsidP="00704CAA">
      <w:pPr>
        <w:pStyle w:val="footnote"/>
      </w:pPr>
      <w:r>
        <w:rPr>
          <w:rStyle w:val="FootnoteReference"/>
        </w:rPr>
        <w:footnoteRef/>
      </w:r>
      <w:r>
        <w:t xml:space="preserve"> [JS] literally “from egress nor from setting” (NETS). OSB has “from the sunrise nor the sunset.”</w:t>
      </w:r>
    </w:p>
  </w:footnote>
  <w:footnote w:id="412">
    <w:p w14:paraId="0A7D81D0" w14:textId="77777777" w:rsidR="002758BE" w:rsidRDefault="002758BE" w:rsidP="00704CAA">
      <w:pPr>
        <w:pStyle w:val="footnote"/>
      </w:pPr>
      <w:r>
        <w:rPr>
          <w:rStyle w:val="FootnoteReference"/>
        </w:rPr>
        <w:footnoteRef/>
      </w:r>
      <w:r>
        <w:t xml:space="preserve"> [JS] literally “horn”, here and below.</w:t>
      </w:r>
    </w:p>
  </w:footnote>
  <w:footnote w:id="413">
    <w:p w14:paraId="0BE9BC7E" w14:textId="77777777" w:rsidR="002758BE" w:rsidRPr="004A3E27" w:rsidRDefault="002758BE" w:rsidP="00704CAA">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14">
    <w:p w14:paraId="20F0DC88" w14:textId="77777777" w:rsidR="002758BE" w:rsidRPr="004A3E27" w:rsidRDefault="002758BE" w:rsidP="00704CAA">
      <w:pPr>
        <w:pStyle w:val="footnote"/>
      </w:pPr>
      <w:r w:rsidRPr="004A3E27">
        <w:rPr>
          <w:rStyle w:val="FootnoteReference"/>
        </w:rPr>
        <w:footnoteRef/>
      </w:r>
      <w:r w:rsidRPr="004A3E27">
        <w:t xml:space="preserve"> </w:t>
      </w:r>
      <w:r>
        <w:t>Cf</w:t>
      </w:r>
      <w:r w:rsidRPr="004A3E27">
        <w:t>. Ps. 45:10; Is. 2:4; 11:9; 65:25; Hos. 2:18; Zac. 9:10.</w:t>
      </w:r>
    </w:p>
  </w:footnote>
  <w:footnote w:id="415">
    <w:p w14:paraId="53490E12" w14:textId="77777777" w:rsidR="002758BE" w:rsidRPr="004A3E27" w:rsidRDefault="002758BE" w:rsidP="00704CAA">
      <w:pPr>
        <w:pStyle w:val="footnote"/>
      </w:pPr>
      <w:r w:rsidRPr="004A3E27">
        <w:rPr>
          <w:rStyle w:val="FootnoteReference"/>
        </w:rPr>
        <w:footnoteRef/>
      </w:r>
      <w:r w:rsidRPr="004A3E27">
        <w:t xml:space="preserve"> Sinai and Zion, Moses and Christ, the Law and the Gospel enlighten the earth.</w:t>
      </w:r>
    </w:p>
  </w:footnote>
  <w:footnote w:id="416">
    <w:p w14:paraId="34AD9903" w14:textId="77777777" w:rsidR="002758BE" w:rsidRPr="004A3E27" w:rsidRDefault="002758BE" w:rsidP="00704CAA">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7">
    <w:p w14:paraId="02D3E514" w14:textId="77777777" w:rsidR="002758BE" w:rsidRPr="004A3E27" w:rsidRDefault="002758BE" w:rsidP="00704CAA">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8">
    <w:p w14:paraId="1607F3B4" w14:textId="77777777" w:rsidR="002758BE" w:rsidRDefault="002758BE" w:rsidP="00704CAA">
      <w:pPr>
        <w:pStyle w:val="footnote"/>
      </w:pPr>
      <w:r>
        <w:rPr>
          <w:rStyle w:val="FootnoteReference"/>
        </w:rPr>
        <w:footnoteRef/>
      </w:r>
      <w:r>
        <w:t xml:space="preserve"> [JS] OSB has, “I stayed awake </w:t>
      </w:r>
      <w:r w:rsidRPr="001E7CE9">
        <w:rPr>
          <w:i/>
        </w:rPr>
        <w:t>thorugh</w:t>
      </w:r>
      <w:r>
        <w:t xml:space="preserve"> all the watches of the night”</w:t>
      </w:r>
    </w:p>
  </w:footnote>
  <w:footnote w:id="419">
    <w:p w14:paraId="4A1D0627" w14:textId="77777777" w:rsidR="002758BE" w:rsidRDefault="002758BE" w:rsidP="00704CAA">
      <w:pPr>
        <w:pStyle w:val="footnote"/>
      </w:pPr>
      <w:r>
        <w:rPr>
          <w:rStyle w:val="FootnoteReference"/>
        </w:rPr>
        <w:footnoteRef/>
      </w:r>
      <w:r>
        <w:t xml:space="preserve"> [JS] literally, “their voice”</w:t>
      </w:r>
    </w:p>
  </w:footnote>
  <w:footnote w:id="420">
    <w:p w14:paraId="5681D4C4" w14:textId="77777777" w:rsidR="002758BE" w:rsidRDefault="002758BE" w:rsidP="00704CAA">
      <w:pPr>
        <w:pStyle w:val="footnote"/>
      </w:pPr>
      <w:r>
        <w:rPr>
          <w:rStyle w:val="FootnoteReference"/>
        </w:rPr>
        <w:footnoteRef/>
      </w:r>
      <w:r>
        <w:t xml:space="preserve"> [JS] literally, “arrows”</w:t>
      </w:r>
    </w:p>
  </w:footnote>
  <w:footnote w:id="421">
    <w:p w14:paraId="4DCC51CC" w14:textId="77777777" w:rsidR="002758BE" w:rsidRDefault="002758BE" w:rsidP="00704CAA">
      <w:pPr>
        <w:pStyle w:val="footnote"/>
      </w:pPr>
      <w:r>
        <w:rPr>
          <w:rStyle w:val="FootnoteReference"/>
        </w:rPr>
        <w:footnoteRef/>
      </w:r>
      <w:r>
        <w:t xml:space="preserve"> [JS] literally, “voice”</w:t>
      </w:r>
    </w:p>
  </w:footnote>
  <w:footnote w:id="422">
    <w:p w14:paraId="326ADCD9" w14:textId="77777777" w:rsidR="002758BE" w:rsidRDefault="002758BE" w:rsidP="00704CAA">
      <w:pPr>
        <w:pStyle w:val="footnote"/>
      </w:pPr>
      <w:r>
        <w:rPr>
          <w:rStyle w:val="FootnoteReference"/>
        </w:rPr>
        <w:footnoteRef/>
      </w:r>
      <w:r>
        <w:t xml:space="preserve"> [JS] [] found in Coptic, in the Vespers Gospel of the Third Sunday of Tobi.</w:t>
      </w:r>
    </w:p>
  </w:footnote>
  <w:footnote w:id="423">
    <w:p w14:paraId="48A72D39" w14:textId="77777777" w:rsidR="002758BE" w:rsidRDefault="002758BE" w:rsidP="00704CAA">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507ECCFB" w14:textId="77777777" w:rsidR="002758BE" w:rsidRDefault="002758BE" w:rsidP="00704CAA">
      <w:pPr>
        <w:pStyle w:val="footnote"/>
      </w:pPr>
      <w:r>
        <w:tab/>
        <w:t>‘I will speak My mind in parables,</w:t>
      </w:r>
    </w:p>
    <w:p w14:paraId="2B8A9AE4" w14:textId="77777777" w:rsidR="002758BE" w:rsidRDefault="002758BE" w:rsidP="00704CAA">
      <w:pPr>
        <w:pStyle w:val="footnote"/>
      </w:pPr>
      <w:r>
        <w:tab/>
        <w:t>divulge secrets hidden since creation’ (cf. Rev. 3:14).</w:t>
      </w:r>
    </w:p>
  </w:footnote>
  <w:footnote w:id="424">
    <w:p w14:paraId="7F64F145" w14:textId="77777777" w:rsidR="002758BE" w:rsidRDefault="002758BE" w:rsidP="00704CAA">
      <w:pPr>
        <w:pStyle w:val="footnote"/>
      </w:pPr>
      <w:r>
        <w:rPr>
          <w:rStyle w:val="FootnoteReference"/>
        </w:rPr>
        <w:footnoteRef/>
      </w:r>
      <w:r>
        <w:t xml:space="preserve"> The Ark of Witness or Testimony, containing the Law which testified to God’s will for men, revealing the way of life (Ex. 25:16; 31:18).</w:t>
      </w:r>
    </w:p>
  </w:footnote>
  <w:footnote w:id="425">
    <w:p w14:paraId="5E88D91A" w14:textId="77777777" w:rsidR="002758BE" w:rsidRDefault="002758BE" w:rsidP="00704CAA">
      <w:pPr>
        <w:pStyle w:val="footnote"/>
      </w:pPr>
      <w:r>
        <w:rPr>
          <w:rStyle w:val="FootnoteReference"/>
        </w:rPr>
        <w:footnoteRef/>
      </w:r>
      <w:r>
        <w:t xml:space="preserve"> Ephraim = Israel (cf. Hos. 7; Num. 14; 1 Sam. 4).</w:t>
      </w:r>
    </w:p>
  </w:footnote>
  <w:footnote w:id="426">
    <w:p w14:paraId="42FDB028" w14:textId="77777777" w:rsidR="002758BE" w:rsidRDefault="002758BE" w:rsidP="00704CAA">
      <w:pPr>
        <w:pStyle w:val="footnote"/>
      </w:pPr>
      <w:r>
        <w:rPr>
          <w:rStyle w:val="FootnoteReference"/>
        </w:rPr>
        <w:footnoteRef/>
      </w:r>
      <w:r>
        <w:t xml:space="preserve"> [JS] literally, “a waterless land”</w:t>
      </w:r>
    </w:p>
  </w:footnote>
  <w:footnote w:id="427">
    <w:p w14:paraId="195BD616" w14:textId="77777777" w:rsidR="002758BE" w:rsidRDefault="002758BE" w:rsidP="00704CAA">
      <w:pPr>
        <w:pStyle w:val="footnote"/>
      </w:pPr>
      <w:r>
        <w:rPr>
          <w:rStyle w:val="FootnoteReference"/>
        </w:rPr>
        <w:footnoteRef/>
      </w:r>
      <w:r>
        <w:t xml:space="preserve"> [JS] Fr. Athanasius has “and the valleys flowed with water.” “wadis” is probably accurate.</w:t>
      </w:r>
    </w:p>
  </w:footnote>
  <w:footnote w:id="428">
    <w:p w14:paraId="7330BE84" w14:textId="77777777" w:rsidR="002758BE" w:rsidRDefault="002758BE" w:rsidP="00704CAA">
      <w:pPr>
        <w:pStyle w:val="footnote"/>
      </w:pPr>
      <w:r>
        <w:rPr>
          <w:rStyle w:val="FootnoteReference"/>
        </w:rPr>
        <w:footnoteRef/>
      </w:r>
      <w:r>
        <w:t xml:space="preserve"> He deferred giving them the promised food and the Promised Land.</w:t>
      </w:r>
    </w:p>
  </w:footnote>
  <w:footnote w:id="429">
    <w:p w14:paraId="3009B475" w14:textId="77777777" w:rsidR="002758BE" w:rsidRDefault="002758BE" w:rsidP="00704CAA">
      <w:pPr>
        <w:pStyle w:val="footnote"/>
      </w:pPr>
      <w:r>
        <w:rPr>
          <w:rStyle w:val="FootnoteReference"/>
        </w:rPr>
        <w:footnoteRef/>
      </w:r>
      <w:r>
        <w:t xml:space="preserve"> [JS] all but NETS choose “spirit” rather than “breath”, which is normally correct, but in this context breath seems to fit much better.</w:t>
      </w:r>
    </w:p>
  </w:footnote>
  <w:footnote w:id="430">
    <w:p w14:paraId="7F5CB28F" w14:textId="77777777" w:rsidR="002758BE" w:rsidRDefault="002758BE" w:rsidP="00704CAA">
      <w:pPr>
        <w:pStyle w:val="footnote"/>
      </w:pPr>
      <w:r>
        <w:rPr>
          <w:rStyle w:val="FootnoteReference"/>
        </w:rPr>
        <w:footnoteRef/>
      </w:r>
      <w:r>
        <w:t xml:space="preserve"> [JS] Fr. Lazarus has “recovered from wine”</w:t>
      </w:r>
    </w:p>
  </w:footnote>
  <w:footnote w:id="431">
    <w:p w14:paraId="223B11C9" w14:textId="77777777" w:rsidR="002758BE" w:rsidRDefault="002758BE" w:rsidP="00704CAA">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32">
    <w:p w14:paraId="4F260CFB" w14:textId="77777777" w:rsidR="002758BE" w:rsidRDefault="002758BE" w:rsidP="00704CAA">
      <w:pPr>
        <w:pStyle w:val="footnote"/>
      </w:pPr>
      <w:r>
        <w:rPr>
          <w:rStyle w:val="FootnoteReference"/>
        </w:rPr>
        <w:footnoteRef/>
      </w:r>
      <w:r>
        <w:t xml:space="preserve"> sanctuary: </w:t>
      </w:r>
      <w:r w:rsidRPr="00636EF6">
        <w:rPr>
          <w:i/>
        </w:rPr>
        <w:t>lit</w:t>
      </w:r>
      <w:r>
        <w:t>. place. Cf. Psalm 131:5 and footnote there.</w:t>
      </w:r>
    </w:p>
  </w:footnote>
  <w:footnote w:id="433">
    <w:p w14:paraId="01CCE589" w14:textId="77777777" w:rsidR="002758BE" w:rsidRDefault="002758BE" w:rsidP="00704CAA">
      <w:pPr>
        <w:pStyle w:val="footnote"/>
      </w:pPr>
      <w:r>
        <w:rPr>
          <w:rStyle w:val="FootnoteReference"/>
        </w:rPr>
        <w:footnoteRef/>
      </w:r>
      <w:r>
        <w:t xml:space="preserve"> John 15.</w:t>
      </w:r>
    </w:p>
  </w:footnote>
  <w:footnote w:id="434">
    <w:p w14:paraId="2C8E5EE9" w14:textId="77777777" w:rsidR="002758BE" w:rsidRDefault="002758BE" w:rsidP="00704CAA">
      <w:pPr>
        <w:pStyle w:val="footnote"/>
      </w:pPr>
      <w:r>
        <w:rPr>
          <w:rStyle w:val="FootnoteReference"/>
        </w:rPr>
        <w:footnoteRef/>
      </w:r>
      <w:r>
        <w:t xml:space="preserve"> Joseph = Israel (Gen. 40:23; 48:15; Amos 6:6).</w:t>
      </w:r>
    </w:p>
  </w:footnote>
  <w:footnote w:id="435">
    <w:p w14:paraId="6CDBD594" w14:textId="77777777" w:rsidR="002758BE" w:rsidRDefault="002758BE" w:rsidP="00704CAA">
      <w:pPr>
        <w:pStyle w:val="footnote"/>
      </w:pPr>
      <w:r>
        <w:rPr>
          <w:rStyle w:val="FootnoteReference"/>
        </w:rPr>
        <w:footnoteRef/>
      </w:r>
      <w:r>
        <w:t xml:space="preserve"> 2 Sam. 6:2 (LXX).</w:t>
      </w:r>
    </w:p>
  </w:footnote>
  <w:footnote w:id="436">
    <w:p w14:paraId="489D83CE" w14:textId="77777777" w:rsidR="002758BE" w:rsidRDefault="002758BE" w:rsidP="00704CAA">
      <w:pPr>
        <w:pStyle w:val="footnote"/>
      </w:pPr>
      <w:r>
        <w:rPr>
          <w:rStyle w:val="FootnoteReference"/>
        </w:rPr>
        <w:footnoteRef/>
      </w:r>
      <w:r>
        <w:t xml:space="preserve"> [JS] or “appear” or “reveal Yourself”</w:t>
      </w:r>
    </w:p>
  </w:footnote>
  <w:footnote w:id="437">
    <w:p w14:paraId="5DD6452F" w14:textId="77777777" w:rsidR="002758BE" w:rsidRDefault="002758BE" w:rsidP="00704CAA">
      <w:pPr>
        <w:pStyle w:val="footnote"/>
      </w:pPr>
      <w:r>
        <w:rPr>
          <w:rStyle w:val="FootnoteReference"/>
        </w:rPr>
        <w:footnoteRef/>
      </w:r>
      <w:r>
        <w:t xml:space="preserve"> [JS] or “reveal Your face”.</w:t>
      </w:r>
    </w:p>
  </w:footnote>
  <w:footnote w:id="438">
    <w:p w14:paraId="002903A1" w14:textId="77777777" w:rsidR="002758BE" w:rsidRDefault="002758BE" w:rsidP="00704CAA">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9">
    <w:p w14:paraId="407CEC03" w14:textId="77777777" w:rsidR="002758BE" w:rsidRDefault="002758BE" w:rsidP="00704CAA">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40">
    <w:p w14:paraId="13771599" w14:textId="77777777" w:rsidR="002758BE" w:rsidRDefault="002758BE" w:rsidP="00704CAA">
      <w:pPr>
        <w:pStyle w:val="footnote"/>
      </w:pPr>
      <w:r>
        <w:rPr>
          <w:rStyle w:val="FootnoteReference"/>
        </w:rPr>
        <w:footnoteRef/>
      </w:r>
      <w:r>
        <w:t xml:space="preserve"> ‘What tongue? The voice of God’ (St Athanasius).</w:t>
      </w:r>
    </w:p>
  </w:footnote>
  <w:footnote w:id="441">
    <w:p w14:paraId="5A843CA9" w14:textId="77777777" w:rsidR="002758BE" w:rsidRDefault="002758BE" w:rsidP="00704CAA">
      <w:pPr>
        <w:pStyle w:val="footnote"/>
      </w:pPr>
      <w:r>
        <w:rPr>
          <w:rStyle w:val="FootnoteReference"/>
        </w:rPr>
        <w:footnoteRef/>
      </w:r>
      <w:r>
        <w:t xml:space="preserve"> Exodus 9:23; 19:16.</w:t>
      </w:r>
    </w:p>
  </w:footnote>
  <w:footnote w:id="442">
    <w:p w14:paraId="1E18146F" w14:textId="77777777" w:rsidR="002758BE" w:rsidRDefault="002758BE" w:rsidP="00704CAA">
      <w:pPr>
        <w:pStyle w:val="footnote"/>
      </w:pPr>
      <w:r>
        <w:rPr>
          <w:rStyle w:val="FootnoteReference"/>
        </w:rPr>
        <w:footnoteRef/>
      </w:r>
      <w:r>
        <w:t xml:space="preserve"> ‘You have always been deaf to His voice, blind to the vision of Him’ (Jn. 5:37; cf. Deut. 18:16; Isaiah 48:18).</w:t>
      </w:r>
    </w:p>
  </w:footnote>
  <w:footnote w:id="443">
    <w:p w14:paraId="1CD4B587" w14:textId="77777777" w:rsidR="002758BE" w:rsidRDefault="002758BE" w:rsidP="00704CAA">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44">
    <w:p w14:paraId="2744AF4C" w14:textId="77777777" w:rsidR="002758BE" w:rsidRDefault="002758BE" w:rsidP="00704CAA">
      <w:pPr>
        <w:pStyle w:val="footnote"/>
      </w:pPr>
      <w:r>
        <w:rPr>
          <w:rStyle w:val="FootnoteReference"/>
        </w:rPr>
        <w:footnoteRef/>
      </w:r>
      <w:r>
        <w:t xml:space="preserve"> </w:t>
      </w:r>
      <w:r>
        <w:rPr>
          <w:i/>
        </w:rPr>
        <w:t>See the previous footnote</w:t>
      </w:r>
      <w:r>
        <w:t>.</w:t>
      </w:r>
    </w:p>
  </w:footnote>
  <w:footnote w:id="445">
    <w:p w14:paraId="1105B361" w14:textId="77777777" w:rsidR="002758BE" w:rsidRDefault="002758BE" w:rsidP="00704CAA">
      <w:pPr>
        <w:pStyle w:val="footnote"/>
      </w:pPr>
      <w:r>
        <w:rPr>
          <w:rStyle w:val="FootnoteReference"/>
        </w:rPr>
        <w:footnoteRef/>
      </w:r>
      <w:r>
        <w:t xml:space="preserve"> Cf. Isaiah 36:6; 2 Chron. 32:8; 1 Tim. 6:17; Ps. 74:4; Gal. 2:9; 1 Sam. 2:8.</w:t>
      </w:r>
    </w:p>
  </w:footnote>
  <w:footnote w:id="446">
    <w:p w14:paraId="22BF4FA1" w14:textId="77777777" w:rsidR="002758BE" w:rsidRDefault="002758BE" w:rsidP="00704CAA">
      <w:pPr>
        <w:pStyle w:val="footnote"/>
      </w:pPr>
      <w:r>
        <w:rPr>
          <w:rStyle w:val="FootnoteReference"/>
        </w:rPr>
        <w:footnoteRef/>
      </w:r>
      <w:r>
        <w:t xml:space="preserve"> John 10:34-36.</w:t>
      </w:r>
    </w:p>
  </w:footnote>
  <w:footnote w:id="447">
    <w:p w14:paraId="205EA097" w14:textId="77777777" w:rsidR="002758BE" w:rsidRDefault="002758BE" w:rsidP="00704CAA">
      <w:pPr>
        <w:pStyle w:val="footnote"/>
      </w:pPr>
      <w:r>
        <w:rPr>
          <w:rStyle w:val="FootnoteReference"/>
        </w:rPr>
        <w:footnoteRef/>
      </w:r>
      <w:r>
        <w:t xml:space="preserve"> This prayer is already answered (John 3:18; 9:39; 12:31; Acts 17:31).</w:t>
      </w:r>
    </w:p>
  </w:footnote>
  <w:footnote w:id="448">
    <w:p w14:paraId="6943972C" w14:textId="77777777" w:rsidR="002758BE" w:rsidRDefault="002758BE" w:rsidP="00704CAA">
      <w:pPr>
        <w:pStyle w:val="footnote"/>
      </w:pPr>
      <w:r>
        <w:rPr>
          <w:rStyle w:val="FootnoteReference"/>
        </w:rPr>
        <w:footnoteRef/>
      </w:r>
      <w:r>
        <w:t xml:space="preserve"> </w:t>
      </w:r>
      <w:r w:rsidRPr="003111C9">
        <w:rPr>
          <w:i/>
        </w:rPr>
        <w:t>Lit</w:t>
      </w:r>
      <w:r>
        <w:t>. ‘How beloved are Your dwellings.’</w:t>
      </w:r>
    </w:p>
  </w:footnote>
  <w:footnote w:id="449">
    <w:p w14:paraId="610B566A" w14:textId="77777777" w:rsidR="002758BE" w:rsidRDefault="002758BE" w:rsidP="00704CAA">
      <w:pPr>
        <w:pStyle w:val="footnote"/>
      </w:pPr>
      <w:r>
        <w:rPr>
          <w:rStyle w:val="FootnoteReference"/>
        </w:rPr>
        <w:footnoteRef/>
      </w:r>
      <w:r>
        <w:t xml:space="preserve"> Man has made a mess of the earth (Gen. 3; Isaiah 24:4-6 etc.)</w:t>
      </w:r>
    </w:p>
  </w:footnote>
  <w:footnote w:id="450">
    <w:p w14:paraId="0AFEFBC6" w14:textId="77777777" w:rsidR="002758BE" w:rsidRDefault="002758BE" w:rsidP="00704CAA">
      <w:pPr>
        <w:pStyle w:val="footnote"/>
      </w:pPr>
      <w:r>
        <w:rPr>
          <w:rStyle w:val="FootnoteReference"/>
        </w:rPr>
        <w:footnoteRef/>
      </w:r>
      <w:r>
        <w:t xml:space="preserve"> [JS] or “anointed”</w:t>
      </w:r>
    </w:p>
  </w:footnote>
  <w:footnote w:id="451">
    <w:p w14:paraId="730D978B" w14:textId="77777777" w:rsidR="002758BE" w:rsidRDefault="002758BE" w:rsidP="00704CAA">
      <w:pPr>
        <w:pStyle w:val="footnote"/>
      </w:pPr>
      <w:r>
        <w:rPr>
          <w:rStyle w:val="FootnoteReference"/>
        </w:rPr>
        <w:footnoteRef/>
      </w:r>
      <w:r>
        <w:t xml:space="preserve"> Cf. Lk. 13:25; Mk. 4:11; Col. 4:5; Rev. 22:15.</w:t>
      </w:r>
    </w:p>
  </w:footnote>
  <w:footnote w:id="452">
    <w:p w14:paraId="6B7BADAC" w14:textId="77777777" w:rsidR="002758BE" w:rsidRDefault="002758BE" w:rsidP="00704CAA">
      <w:pPr>
        <w:pStyle w:val="footnote"/>
      </w:pPr>
      <w:r>
        <w:rPr>
          <w:rStyle w:val="FootnoteReference"/>
        </w:rPr>
        <w:footnoteRef/>
      </w:r>
      <w:r>
        <w:t xml:space="preserve"> [JS] or “transgressions”</w:t>
      </w:r>
    </w:p>
  </w:footnote>
  <w:footnote w:id="453">
    <w:p w14:paraId="02C29B32" w14:textId="77777777" w:rsidR="002758BE" w:rsidRDefault="002758BE" w:rsidP="00704CAA">
      <w:pPr>
        <w:pStyle w:val="footnote"/>
      </w:pPr>
      <w:r>
        <w:rPr>
          <w:rStyle w:val="FootnoteReference"/>
        </w:rPr>
        <w:footnoteRef/>
      </w:r>
      <w:r>
        <w:t xml:space="preserve"> God is love. Love covers all sins (see 1 Jn. 4:16; 1 Pet. 4:8; Prov. 10:12; Jas. 5:20; Lk. 7:47).</w:t>
      </w:r>
    </w:p>
  </w:footnote>
  <w:footnote w:id="454">
    <w:p w14:paraId="7EC87C71" w14:textId="77777777" w:rsidR="002758BE" w:rsidRDefault="002758BE" w:rsidP="00704CAA">
      <w:pPr>
        <w:pStyle w:val="footnote"/>
      </w:pPr>
      <w:r>
        <w:rPr>
          <w:rStyle w:val="FootnoteReference"/>
        </w:rPr>
        <w:footnoteRef/>
      </w:r>
      <w:r>
        <w:t xml:space="preserve"> [JS] Fr. Lazarus has, “convert us”</w:t>
      </w:r>
    </w:p>
  </w:footnote>
  <w:footnote w:id="455">
    <w:p w14:paraId="6C5AEC7E" w14:textId="77777777" w:rsidR="002758BE" w:rsidRDefault="002758BE" w:rsidP="00704CAA">
      <w:pPr>
        <w:pStyle w:val="footnote"/>
      </w:pPr>
      <w:r>
        <w:rPr>
          <w:rStyle w:val="FootnoteReference"/>
        </w:rPr>
        <w:footnoteRef/>
      </w:r>
      <w:r>
        <w:t xml:space="preserve"> [JS] or “sprouted”</w:t>
      </w:r>
    </w:p>
  </w:footnote>
  <w:footnote w:id="456">
    <w:p w14:paraId="772F8ED6" w14:textId="77777777" w:rsidR="002758BE" w:rsidRDefault="002758BE" w:rsidP="00704CAA">
      <w:pPr>
        <w:pStyle w:val="footnote"/>
      </w:pPr>
      <w:r>
        <w:rPr>
          <w:rStyle w:val="FootnoteReference"/>
        </w:rPr>
        <w:footnoteRef/>
      </w:r>
      <w:r>
        <w:t xml:space="preserve"> holy: cf. 1 Cor. 3:16,17; 6:15-19; Heb. 3:1; 12:10; 1 Pet. 1:15,16; 2 Pet. 1-4.</w:t>
      </w:r>
    </w:p>
  </w:footnote>
  <w:footnote w:id="457">
    <w:p w14:paraId="7687ABB0" w14:textId="77777777" w:rsidR="002758BE" w:rsidRDefault="002758BE" w:rsidP="00704CAA">
      <w:pPr>
        <w:pStyle w:val="footnote"/>
      </w:pPr>
      <w:r>
        <w:rPr>
          <w:rStyle w:val="FootnoteReference"/>
        </w:rPr>
        <w:footnoteRef/>
      </w:r>
      <w:r>
        <w:t xml:space="preserve"> Powers of the soul are will, desire, intellect, understanding, memory, imagination.</w:t>
      </w:r>
    </w:p>
  </w:footnote>
  <w:footnote w:id="458">
    <w:p w14:paraId="4DD27A32" w14:textId="77777777" w:rsidR="002758BE" w:rsidRDefault="002758BE" w:rsidP="00704CAA">
      <w:pPr>
        <w:pStyle w:val="footnote"/>
      </w:pPr>
      <w:r>
        <w:rPr>
          <w:rStyle w:val="FootnoteReference"/>
        </w:rPr>
        <w:footnoteRef/>
      </w:r>
      <w:r>
        <w:t xml:space="preserve"> [JS] literally, “voice”</w:t>
      </w:r>
    </w:p>
  </w:footnote>
  <w:footnote w:id="459">
    <w:p w14:paraId="1EA6A25D" w14:textId="77777777" w:rsidR="002758BE" w:rsidRDefault="002758BE" w:rsidP="00704CAA">
      <w:pPr>
        <w:pStyle w:val="footnote"/>
      </w:pPr>
      <w:r>
        <w:rPr>
          <w:rStyle w:val="FootnoteReference"/>
        </w:rPr>
        <w:footnoteRef/>
      </w:r>
      <w:r>
        <w:t xml:space="preserve"> [JS] Literally, “do obeisance”, i.e. physically bow down</w:t>
      </w:r>
    </w:p>
  </w:footnote>
  <w:footnote w:id="460">
    <w:p w14:paraId="79AF8739" w14:textId="77777777" w:rsidR="002758BE" w:rsidRDefault="002758BE" w:rsidP="00704CAA">
      <w:pPr>
        <w:pStyle w:val="footnote"/>
      </w:pPr>
      <w:r>
        <w:rPr>
          <w:rStyle w:val="FootnoteReference"/>
        </w:rPr>
        <w:footnoteRef/>
      </w:r>
      <w:r>
        <w:t xml:space="preserve"> ‘The song of the Lamb.’ (Rev. 15:3-5; John 12:32).</w:t>
      </w:r>
    </w:p>
  </w:footnote>
  <w:footnote w:id="461">
    <w:p w14:paraId="5DE393CF" w14:textId="77777777" w:rsidR="002758BE" w:rsidRDefault="002758BE" w:rsidP="00704CAA">
      <w:pPr>
        <w:pStyle w:val="footnote"/>
      </w:pPr>
      <w:r>
        <w:rPr>
          <w:rStyle w:val="FootnoteReference"/>
        </w:rPr>
        <w:footnoteRef/>
      </w:r>
      <w:r>
        <w:t xml:space="preserve"> [JS] Or “I will give thanks to You,” or “I will thankfully confess You with praise”</w:t>
      </w:r>
    </w:p>
  </w:footnote>
  <w:footnote w:id="462">
    <w:p w14:paraId="7EAA6102" w14:textId="77777777" w:rsidR="002758BE" w:rsidRDefault="002758BE" w:rsidP="00704CAA">
      <w:pPr>
        <w:pStyle w:val="footnote"/>
      </w:pPr>
      <w:r>
        <w:rPr>
          <w:rStyle w:val="FootnoteReference"/>
        </w:rPr>
        <w:footnoteRef/>
      </w:r>
      <w:r>
        <w:t xml:space="preserve"> [JS] or “lawless”</w:t>
      </w:r>
    </w:p>
  </w:footnote>
  <w:footnote w:id="463">
    <w:p w14:paraId="695890BF" w14:textId="77777777" w:rsidR="002758BE" w:rsidRDefault="002758BE" w:rsidP="00704CAA">
      <w:pPr>
        <w:pStyle w:val="footnote"/>
      </w:pPr>
      <w:r>
        <w:rPr>
          <w:rStyle w:val="FootnoteReference"/>
        </w:rPr>
        <w:footnoteRef/>
      </w:r>
      <w:r>
        <w:t xml:space="preserve"> [JS] Or, “band”, “gathering”, or “synagogue”</w:t>
      </w:r>
    </w:p>
  </w:footnote>
  <w:footnote w:id="464">
    <w:p w14:paraId="05B5D585" w14:textId="77777777" w:rsidR="002758BE" w:rsidRDefault="002758BE" w:rsidP="00704CAA">
      <w:pPr>
        <w:pStyle w:val="footnote"/>
      </w:pPr>
      <w:r>
        <w:rPr>
          <w:rStyle w:val="FootnoteReference"/>
        </w:rPr>
        <w:footnoteRef/>
      </w:r>
      <w:r>
        <w:t xml:space="preserve"> [JS] or “pitful”, or “full of pity”, but that has a different connotation in English today.</w:t>
      </w:r>
    </w:p>
  </w:footnote>
  <w:footnote w:id="465">
    <w:p w14:paraId="2BCCF289" w14:textId="77777777" w:rsidR="002758BE" w:rsidRDefault="002758BE" w:rsidP="00704CAA">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6">
    <w:p w14:paraId="7081337B" w14:textId="77777777" w:rsidR="002758BE" w:rsidRDefault="002758BE" w:rsidP="00704CAA">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7">
    <w:p w14:paraId="27A0DAFD" w14:textId="77777777" w:rsidR="002758BE" w:rsidRDefault="002758BE" w:rsidP="00704CAA">
      <w:pPr>
        <w:pStyle w:val="footnote"/>
      </w:pPr>
      <w:r>
        <w:rPr>
          <w:rStyle w:val="FootnoteReference"/>
        </w:rPr>
        <w:footnoteRef/>
      </w:r>
      <w:r>
        <w:t xml:space="preserve"> [JS] or “Mother Zion will say,”</w:t>
      </w:r>
    </w:p>
  </w:footnote>
  <w:footnote w:id="468">
    <w:p w14:paraId="60FDE590" w14:textId="77777777" w:rsidR="002758BE" w:rsidRDefault="002758BE" w:rsidP="00704CAA">
      <w:pPr>
        <w:pStyle w:val="footnote"/>
      </w:pPr>
      <w:r>
        <w:rPr>
          <w:rStyle w:val="FootnoteReference"/>
        </w:rPr>
        <w:footnoteRef/>
      </w:r>
      <w:r>
        <w:t xml:space="preserve"> [JS] Coptic has, “that a man and a man dwelt in her”</w:t>
      </w:r>
    </w:p>
  </w:footnote>
  <w:footnote w:id="469">
    <w:p w14:paraId="075CB45C" w14:textId="77777777" w:rsidR="002758BE" w:rsidRDefault="002758BE" w:rsidP="00704CAA">
      <w:pPr>
        <w:pStyle w:val="footnote"/>
      </w:pPr>
      <w:r>
        <w:rPr>
          <w:rStyle w:val="FootnoteReference"/>
        </w:rPr>
        <w:footnoteRef/>
      </w:r>
      <w:r>
        <w:t xml:space="preserve"> [JS] Coptic has, “established her forever”</w:t>
      </w:r>
    </w:p>
  </w:footnote>
  <w:footnote w:id="470">
    <w:p w14:paraId="0A7FE83F" w14:textId="77777777" w:rsidR="002758BE" w:rsidRDefault="002758BE" w:rsidP="00704CAA">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71">
    <w:p w14:paraId="67FD5C8D" w14:textId="77777777" w:rsidR="002758BE" w:rsidRDefault="002758BE" w:rsidP="00704CAA">
      <w:pPr>
        <w:pStyle w:val="footnote"/>
      </w:pPr>
      <w:r>
        <w:rPr>
          <w:rStyle w:val="FootnoteReference"/>
        </w:rPr>
        <w:footnoteRef/>
      </w:r>
      <w:r>
        <w:t xml:space="preserve"> [JS] or, “corpses”</w:t>
      </w:r>
    </w:p>
  </w:footnote>
  <w:footnote w:id="472">
    <w:p w14:paraId="7DD478BE" w14:textId="77777777" w:rsidR="002758BE" w:rsidRDefault="002758BE" w:rsidP="00704CAA">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73">
    <w:p w14:paraId="5B2903F6" w14:textId="77777777" w:rsidR="002758BE" w:rsidRDefault="002758BE" w:rsidP="00704CAA">
      <w:pPr>
        <w:pStyle w:val="footnote"/>
      </w:pPr>
      <w:r>
        <w:rPr>
          <w:rStyle w:val="FootnoteReference"/>
        </w:rPr>
        <w:footnoteRef/>
      </w:r>
      <w:r>
        <w:t xml:space="preserve"> [JS] or “billows”</w:t>
      </w:r>
    </w:p>
  </w:footnote>
  <w:footnote w:id="474">
    <w:p w14:paraId="4F89E6C8" w14:textId="77777777" w:rsidR="002758BE" w:rsidRDefault="002758BE" w:rsidP="00704CAA">
      <w:pPr>
        <w:pStyle w:val="footnote"/>
      </w:pPr>
      <w:r>
        <w:rPr>
          <w:rStyle w:val="FootnoteReference"/>
        </w:rPr>
        <w:footnoteRef/>
      </w:r>
      <w:r>
        <w:t xml:space="preserve"> [JS] “they” refers to “the dead”, not to “physicians”</w:t>
      </w:r>
    </w:p>
  </w:footnote>
  <w:footnote w:id="475">
    <w:p w14:paraId="78676E81" w14:textId="77777777" w:rsidR="002758BE" w:rsidRDefault="002758BE" w:rsidP="00704CAA">
      <w:pPr>
        <w:pStyle w:val="footnote"/>
      </w:pPr>
      <w:r>
        <w:rPr>
          <w:rStyle w:val="FootnoteReference"/>
        </w:rPr>
        <w:footnoteRef/>
      </w:r>
      <w:r>
        <w:t xml:space="preserve"> [JS] or “acknowledge You,” or “praise You,” or “thankfully confess You with praise”</w:t>
      </w:r>
    </w:p>
  </w:footnote>
  <w:footnote w:id="476">
    <w:p w14:paraId="330741A0" w14:textId="77777777" w:rsidR="002758BE" w:rsidRDefault="002758BE" w:rsidP="00704CAA">
      <w:pPr>
        <w:pStyle w:val="footnote"/>
      </w:pPr>
      <w:r>
        <w:rPr>
          <w:rStyle w:val="FootnoteReference"/>
        </w:rPr>
        <w:footnoteRef/>
      </w:r>
      <w:r>
        <w:t xml:space="preserve"> [JS] Fr. Lazarus has “the land of oblivion”. Being forgotten by God means death, being remembered by God means life.</w:t>
      </w:r>
    </w:p>
  </w:footnote>
  <w:footnote w:id="477">
    <w:p w14:paraId="386D6D38" w14:textId="77777777" w:rsidR="002758BE" w:rsidRDefault="002758BE" w:rsidP="00704CAA">
      <w:pPr>
        <w:pStyle w:val="footnote"/>
      </w:pPr>
      <w:r>
        <w:rPr>
          <w:rStyle w:val="FootnoteReference"/>
        </w:rPr>
        <w:footnoteRef/>
      </w:r>
      <w:r>
        <w:t xml:space="preserve"> ‘No eye has seen, no ear has heard... what God has planned for His lovers’ (1 Cor. 2:9).</w:t>
      </w:r>
    </w:p>
  </w:footnote>
  <w:footnote w:id="478">
    <w:p w14:paraId="5903CBDE" w14:textId="77777777" w:rsidR="002758BE" w:rsidRDefault="002758BE" w:rsidP="00704CAA">
      <w:pPr>
        <w:pStyle w:val="footnote"/>
      </w:pPr>
      <w:r>
        <w:rPr>
          <w:rStyle w:val="FootnoteReference"/>
        </w:rPr>
        <w:footnoteRef/>
      </w:r>
      <w:r>
        <w:t xml:space="preserve"> ‘God’s mercy is the salvation and grace granted by Christ’ (St. Athanasius).</w:t>
      </w:r>
    </w:p>
  </w:footnote>
  <w:footnote w:id="479">
    <w:p w14:paraId="01B0EB47" w14:textId="77777777" w:rsidR="002758BE" w:rsidRDefault="002758BE" w:rsidP="00704CAA">
      <w:pPr>
        <w:pStyle w:val="footnote"/>
      </w:pPr>
      <w:r>
        <w:rPr>
          <w:rStyle w:val="FootnoteReference"/>
        </w:rPr>
        <w:footnoteRef/>
      </w:r>
      <w:r>
        <w:t xml:space="preserve"> Son: </w:t>
      </w:r>
      <w:r w:rsidRPr="0090411D">
        <w:rPr>
          <w:i/>
        </w:rPr>
        <w:t>lit</w:t>
      </w:r>
      <w:r>
        <w:t>. ‘seed’. God will prepare the son of David to be the Messiah King.</w:t>
      </w:r>
    </w:p>
  </w:footnote>
  <w:footnote w:id="480">
    <w:p w14:paraId="7B3EBE48" w14:textId="77777777" w:rsidR="002758BE" w:rsidRDefault="002758BE" w:rsidP="00704CAA">
      <w:pPr>
        <w:pStyle w:val="footnote"/>
      </w:pPr>
      <w:r>
        <w:rPr>
          <w:rStyle w:val="FootnoteReference"/>
        </w:rPr>
        <w:footnoteRef/>
      </w:r>
      <w:r>
        <w:t xml:space="preserve"> [JS] Fr. Lazarus has, “for an eternal reign”</w:t>
      </w:r>
    </w:p>
  </w:footnote>
  <w:footnote w:id="481">
    <w:p w14:paraId="3116D8E7" w14:textId="77777777" w:rsidR="002758BE" w:rsidRDefault="002758BE" w:rsidP="00704CAA">
      <w:pPr>
        <w:pStyle w:val="footnote"/>
      </w:pPr>
      <w:r>
        <w:rPr>
          <w:rStyle w:val="FootnoteReference"/>
        </w:rPr>
        <w:footnoteRef/>
      </w:r>
      <w:r>
        <w:t xml:space="preserve"> [JS] Fr. Lazarus has, “for all generations.”</w:t>
      </w:r>
    </w:p>
  </w:footnote>
  <w:footnote w:id="482">
    <w:p w14:paraId="548BF35A" w14:textId="77777777" w:rsidR="002758BE" w:rsidRDefault="002758BE" w:rsidP="00704CAA">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83">
    <w:p w14:paraId="1803B0F2" w14:textId="77777777" w:rsidR="002758BE" w:rsidRDefault="002758BE" w:rsidP="00704CAA">
      <w:pPr>
        <w:pStyle w:val="footnote"/>
      </w:pPr>
      <w:r>
        <w:rPr>
          <w:rStyle w:val="FootnoteReference"/>
        </w:rPr>
        <w:footnoteRef/>
      </w:r>
      <w:r>
        <w:t xml:space="preserve"> [JS] literally, “an assembly of holy ones”</w:t>
      </w:r>
    </w:p>
  </w:footnote>
  <w:footnote w:id="484">
    <w:p w14:paraId="60A7E0F2" w14:textId="77777777" w:rsidR="002758BE" w:rsidRDefault="002758BE" w:rsidP="00704CAA">
      <w:pPr>
        <w:pStyle w:val="footnote"/>
      </w:pPr>
      <w:r>
        <w:rPr>
          <w:rStyle w:val="FootnoteReference"/>
        </w:rPr>
        <w:footnoteRef/>
      </w:r>
      <w:r>
        <w:t xml:space="preserve"> [</w:t>
      </w:r>
      <w:r w:rsidRPr="003C363D">
        <w:t>JS] Fr. Athanasius and Fr. Lazarus have, “above”</w:t>
      </w:r>
    </w:p>
  </w:footnote>
  <w:footnote w:id="485">
    <w:p w14:paraId="236D8420" w14:textId="77777777" w:rsidR="002758BE" w:rsidRDefault="002758BE" w:rsidP="00704CAA">
      <w:pPr>
        <w:pStyle w:val="footnote"/>
      </w:pPr>
      <w:r>
        <w:rPr>
          <w:rStyle w:val="FootnoteReference"/>
        </w:rPr>
        <w:footnoteRef/>
      </w:r>
      <w:r>
        <w:t xml:space="preserve"> [JS] OSB inserts “wind” here.</w:t>
      </w:r>
    </w:p>
  </w:footnote>
  <w:footnote w:id="486">
    <w:p w14:paraId="3B727BCB" w14:textId="77777777" w:rsidR="002758BE" w:rsidRDefault="002758BE" w:rsidP="00704CAA">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7">
    <w:p w14:paraId="3203EF1E" w14:textId="77777777" w:rsidR="002758BE" w:rsidRDefault="002758BE" w:rsidP="00704CAA">
      <w:pPr>
        <w:pStyle w:val="footnote"/>
      </w:pPr>
      <w:r>
        <w:rPr>
          <w:rStyle w:val="FootnoteReference"/>
        </w:rPr>
        <w:footnoteRef/>
      </w:r>
      <w:r>
        <w:t xml:space="preserve"> [JS] Fr. Lazarus has, “will pave the way for Your presence”</w:t>
      </w:r>
    </w:p>
  </w:footnote>
  <w:footnote w:id="488">
    <w:p w14:paraId="5BF9199A" w14:textId="77777777" w:rsidR="002758BE" w:rsidRDefault="002758BE" w:rsidP="00704CAA">
      <w:pPr>
        <w:pStyle w:val="footnote"/>
      </w:pPr>
      <w:r>
        <w:rPr>
          <w:rStyle w:val="FootnoteReference"/>
        </w:rPr>
        <w:footnoteRef/>
      </w:r>
      <w:r>
        <w:t xml:space="preserve"> [JS] or “face”</w:t>
      </w:r>
    </w:p>
  </w:footnote>
  <w:footnote w:id="489">
    <w:p w14:paraId="7E5822A0" w14:textId="77777777" w:rsidR="002758BE" w:rsidRDefault="002758BE" w:rsidP="00704CAA">
      <w:pPr>
        <w:pStyle w:val="footnote"/>
      </w:pPr>
      <w:r>
        <w:rPr>
          <w:rStyle w:val="FootnoteReference"/>
        </w:rPr>
        <w:footnoteRef/>
      </w:r>
      <w:r>
        <w:t xml:space="preserve"> [JS] Fr. Lazrus has “we are raised to power”</w:t>
      </w:r>
    </w:p>
  </w:footnote>
  <w:footnote w:id="490">
    <w:p w14:paraId="163553BB" w14:textId="77777777" w:rsidR="002758BE" w:rsidRDefault="002758BE" w:rsidP="00704CAA">
      <w:pPr>
        <w:pStyle w:val="footnote"/>
      </w:pPr>
      <w:r>
        <w:rPr>
          <w:rStyle w:val="FootnoteReference"/>
        </w:rPr>
        <w:footnoteRef/>
      </w:r>
      <w:r>
        <w:t xml:space="preserve"> Cf. 2 Samuel 7:4-17; 1 Chron. 17:3-14.</w:t>
      </w:r>
    </w:p>
  </w:footnote>
  <w:footnote w:id="491">
    <w:p w14:paraId="16D9ED4D" w14:textId="77777777" w:rsidR="002758BE" w:rsidRDefault="002758BE" w:rsidP="00704CAA">
      <w:pPr>
        <w:pStyle w:val="footnote"/>
      </w:pPr>
      <w:r>
        <w:rPr>
          <w:rStyle w:val="FootnoteReference"/>
        </w:rPr>
        <w:footnoteRef/>
      </w:r>
      <w:r>
        <w:t xml:space="preserve"> [JS] or “lawlessness,” or “transgression</w:t>
      </w:r>
    </w:p>
  </w:footnote>
  <w:footnote w:id="492">
    <w:p w14:paraId="41715793" w14:textId="77777777" w:rsidR="002758BE" w:rsidRDefault="002758BE" w:rsidP="00704CAA">
      <w:pPr>
        <w:pStyle w:val="footnote"/>
      </w:pPr>
      <w:r>
        <w:rPr>
          <w:rStyle w:val="FootnoteReference"/>
        </w:rPr>
        <w:footnoteRef/>
      </w:r>
      <w:r>
        <w:t xml:space="preserve"> [JS] Coptic has “faithfulness”. See Matins of Mesori 3</w:t>
      </w:r>
    </w:p>
  </w:footnote>
  <w:footnote w:id="493">
    <w:p w14:paraId="34396983" w14:textId="77777777" w:rsidR="002758BE" w:rsidRDefault="002758BE" w:rsidP="00704CAA">
      <w:pPr>
        <w:pStyle w:val="footnote"/>
      </w:pPr>
      <w:r>
        <w:rPr>
          <w:rStyle w:val="FootnoteReference"/>
        </w:rPr>
        <w:footnoteRef/>
      </w:r>
      <w:r>
        <w:t xml:space="preserve"> [JS] literally, “his horn will be exalted”</w:t>
      </w:r>
    </w:p>
  </w:footnote>
  <w:footnote w:id="494">
    <w:p w14:paraId="19918888" w14:textId="77777777" w:rsidR="002758BE" w:rsidRDefault="002758BE" w:rsidP="00704CAA">
      <w:pPr>
        <w:pStyle w:val="footnote"/>
      </w:pPr>
      <w:r>
        <w:rPr>
          <w:rStyle w:val="FootnoteReference"/>
        </w:rPr>
        <w:footnoteRef/>
      </w:r>
      <w:r>
        <w:t xml:space="preserve"> [JS] Fr. Lazarus has, “I will extend his power over the sea”</w:t>
      </w:r>
    </w:p>
  </w:footnote>
  <w:footnote w:id="495">
    <w:p w14:paraId="7F2F76E2" w14:textId="77777777" w:rsidR="002758BE" w:rsidRDefault="002758BE" w:rsidP="00704CAA">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6">
    <w:p w14:paraId="5AF0C61E" w14:textId="77777777" w:rsidR="002758BE" w:rsidRDefault="002758BE" w:rsidP="00704CAA">
      <w:pPr>
        <w:pStyle w:val="footnote"/>
      </w:pPr>
      <w:r>
        <w:rPr>
          <w:rStyle w:val="FootnoteReference"/>
        </w:rPr>
        <w:footnoteRef/>
      </w:r>
      <w:r>
        <w:t xml:space="preserve"> [JS] Fr. Lazarus renders this, “dynasty”</w:t>
      </w:r>
    </w:p>
  </w:footnote>
  <w:footnote w:id="497">
    <w:p w14:paraId="61ED5D37" w14:textId="77777777" w:rsidR="002758BE" w:rsidRDefault="002758BE" w:rsidP="00704CAA">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8">
    <w:p w14:paraId="6A1DEB88" w14:textId="77777777" w:rsidR="002758BE" w:rsidRDefault="002758BE" w:rsidP="00704CAA">
      <w:pPr>
        <w:pStyle w:val="footnote"/>
      </w:pPr>
      <w:r>
        <w:rPr>
          <w:rStyle w:val="FootnoteReference"/>
        </w:rPr>
        <w:footnoteRef/>
      </w:r>
      <w:r>
        <w:t xml:space="preserve"> [JS] or “in my holy place”</w:t>
      </w:r>
    </w:p>
  </w:footnote>
  <w:footnote w:id="499">
    <w:p w14:paraId="18E1B778" w14:textId="77777777" w:rsidR="002758BE" w:rsidRDefault="002758BE" w:rsidP="00704CAA">
      <w:pPr>
        <w:pStyle w:val="footnote"/>
      </w:pPr>
      <w:r>
        <w:rPr>
          <w:rStyle w:val="FootnoteReference"/>
        </w:rPr>
        <w:footnoteRef/>
      </w:r>
      <w:r>
        <w:t xml:space="preserve"> Rev. 1:5; 3:14.</w:t>
      </w:r>
    </w:p>
  </w:footnote>
  <w:footnote w:id="500">
    <w:p w14:paraId="26484220" w14:textId="77777777" w:rsidR="002758BE" w:rsidRDefault="002758BE" w:rsidP="00704CAA">
      <w:pPr>
        <w:pStyle w:val="footnote"/>
      </w:pPr>
      <w:r>
        <w:rPr>
          <w:rStyle w:val="FootnoteReference"/>
        </w:rPr>
        <w:footnoteRef/>
      </w:r>
      <w:r>
        <w:t xml:space="preserve"> [JS] “anointed”</w:t>
      </w:r>
    </w:p>
  </w:footnote>
  <w:footnote w:id="501">
    <w:p w14:paraId="3D1D7CB3" w14:textId="77777777" w:rsidR="002758BE" w:rsidRDefault="002758BE" w:rsidP="00704CA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502">
    <w:p w14:paraId="2F45A5E9" w14:textId="77777777" w:rsidR="002758BE" w:rsidRDefault="002758BE" w:rsidP="00704CAA">
      <w:pPr>
        <w:pStyle w:val="footnote"/>
      </w:pPr>
      <w:r>
        <w:rPr>
          <w:rStyle w:val="FootnoteReference"/>
        </w:rPr>
        <w:footnoteRef/>
      </w:r>
      <w:r>
        <w:t xml:space="preserve"> [JS] “So be it! So be it!” or “May it be! May it be!”</w:t>
      </w:r>
    </w:p>
  </w:footnote>
  <w:footnote w:id="503">
    <w:p w14:paraId="1DFAAF0B" w14:textId="77777777" w:rsidR="002758BE" w:rsidRDefault="002758BE" w:rsidP="00704CAA">
      <w:pPr>
        <w:pStyle w:val="footnote"/>
      </w:pPr>
      <w:r>
        <w:rPr>
          <w:rStyle w:val="FootnoteReference"/>
        </w:rPr>
        <w:footnoteRef/>
      </w:r>
      <w:r>
        <w:t xml:space="preserve"> [JS] or “expired”</w:t>
      </w:r>
    </w:p>
  </w:footnote>
  <w:footnote w:id="504">
    <w:p w14:paraId="3519F2D7" w14:textId="77777777" w:rsidR="002758BE" w:rsidRDefault="002758BE" w:rsidP="00704CAA">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5">
    <w:p w14:paraId="3F8604A3" w14:textId="77777777" w:rsidR="002758BE" w:rsidRDefault="002758BE" w:rsidP="00704CAA">
      <w:pPr>
        <w:pStyle w:val="footnote"/>
      </w:pPr>
      <w:r>
        <w:rPr>
          <w:rStyle w:val="FootnoteReference"/>
        </w:rPr>
        <w:footnoteRef/>
      </w:r>
      <w:r>
        <w:t xml:space="preserve"> [JS] or “chastened”</w:t>
      </w:r>
    </w:p>
  </w:footnote>
  <w:footnote w:id="506">
    <w:p w14:paraId="136CB596" w14:textId="77777777" w:rsidR="002758BE" w:rsidRDefault="002758BE" w:rsidP="00704CAA">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7">
    <w:p w14:paraId="4C7F0333" w14:textId="77777777" w:rsidR="002758BE" w:rsidRDefault="002758BE" w:rsidP="00704CAA">
      <w:pPr>
        <w:pStyle w:val="footnote"/>
      </w:pPr>
      <w:r>
        <w:rPr>
          <w:rStyle w:val="FootnoteReference"/>
        </w:rPr>
        <w:footnoteRef/>
      </w:r>
      <w:r>
        <w:t xml:space="preserve"> That is, in the Kingdom (1 Cor. 4:20).</w:t>
      </w:r>
    </w:p>
  </w:footnote>
  <w:footnote w:id="508">
    <w:p w14:paraId="3FAA8ED9" w14:textId="77777777" w:rsidR="002758BE" w:rsidRDefault="002758BE" w:rsidP="00704CAA">
      <w:pPr>
        <w:pStyle w:val="footnote"/>
      </w:pPr>
      <w:r>
        <w:rPr>
          <w:rStyle w:val="FootnoteReference"/>
        </w:rPr>
        <w:footnoteRef/>
      </w:r>
      <w:r>
        <w:t xml:space="preserve"> Verses 11 and 12 were quoted by Satan to tempt Christ (Matt. 4:6; Lk. 4:10).</w:t>
      </w:r>
    </w:p>
  </w:footnote>
  <w:footnote w:id="509">
    <w:p w14:paraId="0D36F413" w14:textId="77777777" w:rsidR="002758BE" w:rsidRDefault="002758BE" w:rsidP="00704CAA">
      <w:pPr>
        <w:pStyle w:val="footnote"/>
      </w:pPr>
      <w:r>
        <w:rPr>
          <w:rStyle w:val="FootnoteReference"/>
        </w:rPr>
        <w:footnoteRef/>
      </w:r>
      <w:r>
        <w:t xml:space="preserve"> [JS] Coptic may mean “bruise” rather than “trample”</w:t>
      </w:r>
    </w:p>
  </w:footnote>
  <w:footnote w:id="510">
    <w:p w14:paraId="103E3D32" w14:textId="77777777" w:rsidR="002758BE" w:rsidRDefault="002758BE" w:rsidP="00704CAA">
      <w:pPr>
        <w:pStyle w:val="footnote"/>
      </w:pPr>
      <w:r>
        <w:rPr>
          <w:rStyle w:val="FootnoteReference"/>
        </w:rPr>
        <w:footnoteRef/>
      </w:r>
      <w:r>
        <w:t xml:space="preserve"> dragon: </w:t>
      </w:r>
      <w:r w:rsidRPr="0090411D">
        <w:rPr>
          <w:i/>
        </w:rPr>
        <w:t>or</w:t>
      </w:r>
      <w:r>
        <w:t xml:space="preserve"> serpent.</w:t>
      </w:r>
    </w:p>
  </w:footnote>
  <w:footnote w:id="511">
    <w:p w14:paraId="3EBE54CC" w14:textId="77777777" w:rsidR="002758BE" w:rsidRDefault="002758BE" w:rsidP="00704CAA">
      <w:pPr>
        <w:pStyle w:val="footnote"/>
      </w:pPr>
      <w:r>
        <w:rPr>
          <w:rStyle w:val="FootnoteReference"/>
        </w:rPr>
        <w:footnoteRef/>
      </w:r>
      <w:r>
        <w:t xml:space="preserve"> [JS] or “to give thanks to the Lord,” or “to thankfully confess the Lord with praise”</w:t>
      </w:r>
    </w:p>
  </w:footnote>
  <w:footnote w:id="512">
    <w:p w14:paraId="26C7E157" w14:textId="77777777" w:rsidR="002758BE" w:rsidRDefault="002758BE" w:rsidP="00704CAA">
      <w:pPr>
        <w:pStyle w:val="footnote"/>
      </w:pPr>
      <w:r>
        <w:rPr>
          <w:rStyle w:val="FootnoteReference"/>
        </w:rPr>
        <w:footnoteRef/>
      </w:r>
      <w:r>
        <w:t xml:space="preserve"> [JS] Or “ode”</w:t>
      </w:r>
    </w:p>
  </w:footnote>
  <w:footnote w:id="513">
    <w:p w14:paraId="5D1C882B" w14:textId="77777777" w:rsidR="002758BE" w:rsidRDefault="002758BE" w:rsidP="00704CAA">
      <w:pPr>
        <w:pStyle w:val="footnote"/>
      </w:pPr>
      <w:r>
        <w:rPr>
          <w:rStyle w:val="FootnoteReference"/>
        </w:rPr>
        <w:footnoteRef/>
      </w:r>
      <w:r>
        <w:t xml:space="preserve"> [JS] or “forever and ever.”</w:t>
      </w:r>
    </w:p>
  </w:footnote>
  <w:footnote w:id="514">
    <w:p w14:paraId="2AA0B0FD" w14:textId="77777777" w:rsidR="002758BE" w:rsidRDefault="002758BE" w:rsidP="00704CAA">
      <w:pPr>
        <w:pStyle w:val="footnote"/>
      </w:pPr>
      <w:r>
        <w:rPr>
          <w:rStyle w:val="FootnoteReference"/>
        </w:rPr>
        <w:footnoteRef/>
      </w:r>
      <w:r>
        <w:t xml:space="preserve"> [JS] literally, “And my horn will be exalted like a unicorn’s”</w:t>
      </w:r>
    </w:p>
  </w:footnote>
  <w:footnote w:id="515">
    <w:p w14:paraId="71B2ABCE" w14:textId="77777777" w:rsidR="002758BE" w:rsidRDefault="002758BE" w:rsidP="00704CAA">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6">
    <w:p w14:paraId="6E75EC21" w14:textId="77777777" w:rsidR="002758BE" w:rsidRDefault="002758BE" w:rsidP="00704CAA">
      <w:pPr>
        <w:pStyle w:val="footnote"/>
      </w:pPr>
      <w:r>
        <w:rPr>
          <w:rStyle w:val="FootnoteReference"/>
        </w:rPr>
        <w:footnoteRef/>
      </w:r>
      <w:r>
        <w:t xml:space="preserve"> House—Home, Family, Church, Kingdom: where God’s will is done (1 Tim. 3:15; Heb. 3:2-6; Lk. 2:49; Mt. 6:10).</w:t>
      </w:r>
    </w:p>
  </w:footnote>
  <w:footnote w:id="517">
    <w:p w14:paraId="3CF09637" w14:textId="77777777" w:rsidR="002758BE" w:rsidRDefault="002758BE" w:rsidP="00704CAA">
      <w:pPr>
        <w:pStyle w:val="footnote"/>
      </w:pPr>
      <w:r>
        <w:rPr>
          <w:rStyle w:val="FootnoteReference"/>
        </w:rPr>
        <w:footnoteRef/>
      </w:r>
      <w:r>
        <w:t xml:space="preserve"> [JS] literally “still increase”</w:t>
      </w:r>
    </w:p>
  </w:footnote>
  <w:footnote w:id="518">
    <w:p w14:paraId="74BF88EE" w14:textId="77777777" w:rsidR="002758BE" w:rsidRDefault="002758BE" w:rsidP="00704CAA">
      <w:pPr>
        <w:pStyle w:val="footnote"/>
      </w:pPr>
      <w:r>
        <w:rPr>
          <w:rStyle w:val="FootnoteReference"/>
        </w:rPr>
        <w:footnoteRef/>
      </w:r>
      <w:r>
        <w:t xml:space="preserve"> [JS] literally, “rich” or “prosperous”</w:t>
      </w:r>
    </w:p>
  </w:footnote>
  <w:footnote w:id="519">
    <w:p w14:paraId="72F50134" w14:textId="77777777" w:rsidR="002758BE" w:rsidRDefault="002758BE" w:rsidP="00704CAA">
      <w:pPr>
        <w:pStyle w:val="footnote"/>
      </w:pPr>
      <w:r>
        <w:rPr>
          <w:rStyle w:val="FootnoteReference"/>
        </w:rPr>
        <w:footnoteRef/>
      </w:r>
      <w:r>
        <w:t xml:space="preserve"> John 7:38.</w:t>
      </w:r>
    </w:p>
  </w:footnote>
  <w:footnote w:id="520">
    <w:p w14:paraId="3C3C13B7" w14:textId="77777777" w:rsidR="002758BE" w:rsidRDefault="002758BE" w:rsidP="00704CAA">
      <w:pPr>
        <w:pStyle w:val="footnote"/>
      </w:pPr>
      <w:r>
        <w:rPr>
          <w:rStyle w:val="FootnoteReference"/>
        </w:rPr>
        <w:footnoteRef/>
      </w:r>
      <w:r>
        <w:t xml:space="preserve"> Coptic has “it” here, and “beauty” in place of majesty.</w:t>
      </w:r>
    </w:p>
  </w:footnote>
  <w:footnote w:id="521">
    <w:p w14:paraId="67CD15A4" w14:textId="77777777" w:rsidR="002758BE" w:rsidRDefault="002758BE" w:rsidP="00704CAA">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22">
    <w:p w14:paraId="41C41D54" w14:textId="77777777" w:rsidR="002758BE" w:rsidRDefault="002758BE" w:rsidP="00704CAA">
      <w:pPr>
        <w:pStyle w:val="footnote"/>
      </w:pPr>
      <w:r>
        <w:rPr>
          <w:rStyle w:val="FootnoteReference"/>
        </w:rPr>
        <w:footnoteRef/>
      </w:r>
      <w:r>
        <w:t xml:space="preserve"> [JS] or “forever”</w:t>
      </w:r>
    </w:p>
  </w:footnote>
  <w:footnote w:id="523">
    <w:p w14:paraId="1BA5F6CF" w14:textId="77777777" w:rsidR="002758BE" w:rsidRDefault="002758BE" w:rsidP="00704CAA">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24">
    <w:p w14:paraId="48FA2E21" w14:textId="77777777" w:rsidR="002758BE" w:rsidRDefault="002758BE" w:rsidP="00704CAA">
      <w:pPr>
        <w:pStyle w:val="footnote"/>
      </w:pPr>
      <w:r>
        <w:rPr>
          <w:rStyle w:val="FootnoteReference"/>
        </w:rPr>
        <w:footnoteRef/>
      </w:r>
      <w:r>
        <w:t xml:space="preserve"> [JS] resident alien</w:t>
      </w:r>
    </w:p>
  </w:footnote>
  <w:footnote w:id="525">
    <w:p w14:paraId="40C8740A" w14:textId="77777777" w:rsidR="002758BE" w:rsidRDefault="002758BE" w:rsidP="00704CAA">
      <w:pPr>
        <w:pStyle w:val="footnote"/>
      </w:pPr>
      <w:r>
        <w:rPr>
          <w:rStyle w:val="FootnoteReference"/>
        </w:rPr>
        <w:footnoteRef/>
      </w:r>
      <w:r>
        <w:t xml:space="preserve"> Cf. 1 Cor. 3:20, ‘The Lord knows the thoughts of the wise…’</w:t>
      </w:r>
    </w:p>
  </w:footnote>
  <w:footnote w:id="526">
    <w:p w14:paraId="65188B7B" w14:textId="77777777" w:rsidR="002758BE" w:rsidRDefault="002758BE" w:rsidP="00704CAA">
      <w:pPr>
        <w:pStyle w:val="footnote"/>
      </w:pPr>
      <w:r>
        <w:rPr>
          <w:rStyle w:val="FootnoteReference"/>
        </w:rPr>
        <w:footnoteRef/>
      </w:r>
      <w:r>
        <w:t xml:space="preserve"> [JS] or “lawless,” or “the throne of iniquity”</w:t>
      </w:r>
    </w:p>
  </w:footnote>
  <w:footnote w:id="527">
    <w:p w14:paraId="79ABE471" w14:textId="77777777" w:rsidR="002758BE" w:rsidRDefault="002758BE" w:rsidP="00704CAA">
      <w:pPr>
        <w:pStyle w:val="footnote"/>
      </w:pPr>
      <w:r>
        <w:rPr>
          <w:rStyle w:val="FootnoteReference"/>
        </w:rPr>
        <w:footnoteRef/>
      </w:r>
      <w:r>
        <w:t xml:space="preserve"> [JS] i.e. presence</w:t>
      </w:r>
    </w:p>
  </w:footnote>
  <w:footnote w:id="528">
    <w:p w14:paraId="5267BF6E" w14:textId="77777777" w:rsidR="002758BE" w:rsidRDefault="002758BE" w:rsidP="00704CAA">
      <w:pPr>
        <w:pStyle w:val="footnote"/>
      </w:pPr>
      <w:r>
        <w:rPr>
          <w:rStyle w:val="FootnoteReference"/>
        </w:rPr>
        <w:footnoteRef/>
      </w:r>
      <w:r>
        <w:t xml:space="preserve"> [JS] or thanksgiving, as in “awknowledgment”. Perhaps, “let us enter His presence and thankfully confess Him,” or “praise”</w:t>
      </w:r>
    </w:p>
  </w:footnote>
  <w:footnote w:id="529">
    <w:p w14:paraId="7127CCE1" w14:textId="77777777" w:rsidR="002758BE" w:rsidRDefault="002758BE" w:rsidP="00704CAA">
      <w:pPr>
        <w:pStyle w:val="footnote"/>
      </w:pPr>
      <w:r>
        <w:rPr>
          <w:rStyle w:val="FootnoteReference"/>
        </w:rPr>
        <w:footnoteRef/>
      </w:r>
      <w:r>
        <w:t xml:space="preserve"> [JS] or melody</w:t>
      </w:r>
    </w:p>
  </w:footnote>
  <w:footnote w:id="530">
    <w:p w14:paraId="1EEBBF7D" w14:textId="77777777" w:rsidR="002758BE" w:rsidRDefault="002758BE" w:rsidP="00704CAA">
      <w:pPr>
        <w:pStyle w:val="footnote"/>
      </w:pPr>
      <w:r>
        <w:rPr>
          <w:rStyle w:val="FootnoteReference"/>
        </w:rPr>
        <w:footnoteRef/>
      </w:r>
      <w:r>
        <w:t xml:space="preserve"> [JS] “do obeisance”</w:t>
      </w:r>
    </w:p>
  </w:footnote>
  <w:footnote w:id="531">
    <w:p w14:paraId="551DD9AD" w14:textId="77777777" w:rsidR="002758BE" w:rsidRDefault="002758BE" w:rsidP="00704CAA">
      <w:pPr>
        <w:pStyle w:val="footnote"/>
      </w:pPr>
      <w:r>
        <w:rPr>
          <w:rStyle w:val="FootnoteReference"/>
        </w:rPr>
        <w:footnoteRef/>
      </w:r>
      <w:r>
        <w:t xml:space="preserve"> [JS] “prostrate”</w:t>
      </w:r>
    </w:p>
  </w:footnote>
  <w:footnote w:id="532">
    <w:p w14:paraId="7534B5AF" w14:textId="77777777" w:rsidR="002758BE" w:rsidRDefault="002758BE" w:rsidP="00704CAA">
      <w:pPr>
        <w:pStyle w:val="footnote"/>
      </w:pPr>
      <w:r>
        <w:rPr>
          <w:rStyle w:val="FootnoteReference"/>
        </w:rPr>
        <w:footnoteRef/>
      </w:r>
      <w:r>
        <w:t xml:space="preserve"> [JS] OSB has, “Rebellion,” NETS has “embittering”</w:t>
      </w:r>
    </w:p>
  </w:footnote>
  <w:footnote w:id="533">
    <w:p w14:paraId="022AF3BD" w14:textId="77777777" w:rsidR="002758BE" w:rsidRDefault="002758BE" w:rsidP="00704CAA">
      <w:pPr>
        <w:pStyle w:val="footnote"/>
      </w:pPr>
      <w:r>
        <w:rPr>
          <w:rStyle w:val="FootnoteReference"/>
        </w:rPr>
        <w:footnoteRef/>
      </w:r>
      <w:r>
        <w:t xml:space="preserve"> Ex. 17:1-7.</w:t>
      </w:r>
    </w:p>
  </w:footnote>
  <w:footnote w:id="534">
    <w:p w14:paraId="44D54232" w14:textId="77777777" w:rsidR="002758BE" w:rsidRDefault="002758BE" w:rsidP="00704CAA">
      <w:pPr>
        <w:pStyle w:val="footnote"/>
      </w:pPr>
      <w:r>
        <w:rPr>
          <w:rStyle w:val="FootnoteReference"/>
        </w:rPr>
        <w:footnoteRef/>
      </w:r>
      <w:r>
        <w:t xml:space="preserve"> [JS] or “tempted”</w:t>
      </w:r>
    </w:p>
  </w:footnote>
  <w:footnote w:id="535">
    <w:p w14:paraId="44595C45" w14:textId="77777777" w:rsidR="002758BE" w:rsidRDefault="002758BE" w:rsidP="00704CAA">
      <w:pPr>
        <w:pStyle w:val="footnote"/>
      </w:pPr>
      <w:r>
        <w:rPr>
          <w:rStyle w:val="FootnoteReference"/>
        </w:rPr>
        <w:footnoteRef/>
      </w:r>
      <w:r>
        <w:t xml:space="preserve"> Num. 14:32-34.</w:t>
      </w:r>
    </w:p>
  </w:footnote>
  <w:footnote w:id="536">
    <w:p w14:paraId="3335A752" w14:textId="77777777" w:rsidR="002758BE" w:rsidRDefault="002758BE" w:rsidP="00704CAA">
      <w:pPr>
        <w:pStyle w:val="footnote"/>
      </w:pPr>
      <w:r>
        <w:rPr>
          <w:rStyle w:val="FootnoteReference"/>
        </w:rPr>
        <w:footnoteRef/>
      </w:r>
      <w:r>
        <w:t xml:space="preserve"> Cf. Heb.3:7-11; 4:10.</w:t>
      </w:r>
    </w:p>
  </w:footnote>
  <w:footnote w:id="537">
    <w:p w14:paraId="2C60CFFA" w14:textId="77777777" w:rsidR="002758BE" w:rsidRDefault="002758BE" w:rsidP="00704CAA">
      <w:pPr>
        <w:pStyle w:val="footnote"/>
      </w:pPr>
      <w:r>
        <w:rPr>
          <w:rStyle w:val="FootnoteReference"/>
        </w:rPr>
        <w:footnoteRef/>
      </w:r>
      <w:r>
        <w:t xml:space="preserve"> Cf. Deut. 32:17; 1 Cor. 10:20; Psalm 105:36-38; 1 Chron. 16:26.</w:t>
      </w:r>
    </w:p>
  </w:footnote>
  <w:footnote w:id="538">
    <w:p w14:paraId="191785D6" w14:textId="77777777" w:rsidR="002758BE" w:rsidRDefault="002758BE" w:rsidP="00704CAA">
      <w:pPr>
        <w:pStyle w:val="footnote"/>
      </w:pPr>
      <w:r>
        <w:rPr>
          <w:rStyle w:val="FootnoteReference"/>
        </w:rPr>
        <w:footnoteRef/>
      </w:r>
      <w:r>
        <w:t xml:space="preserve"> [JS] or “thanksgiving”, or “praise”. Really, “thankful confession with praise”.</w:t>
      </w:r>
    </w:p>
  </w:footnote>
  <w:footnote w:id="539">
    <w:p w14:paraId="36761851" w14:textId="77777777" w:rsidR="002758BE" w:rsidRDefault="002758BE" w:rsidP="00704CAA">
      <w:pPr>
        <w:pStyle w:val="footnote"/>
      </w:pPr>
      <w:r>
        <w:rPr>
          <w:rStyle w:val="FootnoteReference"/>
        </w:rPr>
        <w:footnoteRef/>
      </w:r>
      <w:r>
        <w:t xml:space="preserve"> [JS] literally, “holy place”</w:t>
      </w:r>
    </w:p>
  </w:footnote>
  <w:footnote w:id="540">
    <w:p w14:paraId="6B8FB064" w14:textId="77777777" w:rsidR="002758BE" w:rsidRDefault="002758BE" w:rsidP="00704CAA">
      <w:pPr>
        <w:pStyle w:val="footnote"/>
      </w:pPr>
      <w:r>
        <w:rPr>
          <w:rStyle w:val="FootnoteReference"/>
        </w:rPr>
        <w:footnoteRef/>
      </w:r>
      <w:r>
        <w:t xml:space="preserve"> [JS] or, “sacrifices”</w:t>
      </w:r>
    </w:p>
  </w:footnote>
  <w:footnote w:id="541">
    <w:p w14:paraId="026EEBC9" w14:textId="77777777" w:rsidR="002758BE" w:rsidRDefault="002758BE" w:rsidP="00704CAA">
      <w:pPr>
        <w:pStyle w:val="footnote"/>
      </w:pPr>
      <w:r>
        <w:rPr>
          <w:rStyle w:val="FootnoteReference"/>
        </w:rPr>
        <w:footnoteRef/>
      </w:r>
      <w:r>
        <w:t xml:space="preserve"> [JS] “do obeisance”</w:t>
      </w:r>
    </w:p>
  </w:footnote>
  <w:footnote w:id="542">
    <w:p w14:paraId="74583072" w14:textId="77777777" w:rsidR="002758BE" w:rsidRDefault="002758BE" w:rsidP="00704CAA">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43">
    <w:p w14:paraId="7647689E" w14:textId="77777777" w:rsidR="002758BE" w:rsidRDefault="002758BE" w:rsidP="00704CAA">
      <w:pPr>
        <w:pStyle w:val="footnote"/>
      </w:pPr>
      <w:r>
        <w:rPr>
          <w:rStyle w:val="FootnoteReference"/>
        </w:rPr>
        <w:footnoteRef/>
      </w:r>
      <w:r>
        <w:t xml:space="preserve"> [JS] literally, “set right the world”.</w:t>
      </w:r>
    </w:p>
  </w:footnote>
  <w:footnote w:id="544">
    <w:p w14:paraId="2C857933" w14:textId="77777777" w:rsidR="002758BE" w:rsidRDefault="002758BE" w:rsidP="00704CAA">
      <w:pPr>
        <w:pStyle w:val="footnote"/>
      </w:pPr>
      <w:r>
        <w:rPr>
          <w:rStyle w:val="FootnoteReference"/>
        </w:rPr>
        <w:footnoteRef/>
      </w:r>
      <w:r>
        <w:t xml:space="preserve"> i.e. Let the sea dance and roar in thunderous applause as the King of Glory appears. (This line is identical with 97:7a).</w:t>
      </w:r>
    </w:p>
  </w:footnote>
  <w:footnote w:id="545">
    <w:p w14:paraId="1787607D" w14:textId="77777777" w:rsidR="002758BE" w:rsidRDefault="002758BE" w:rsidP="00704CAA">
      <w:pPr>
        <w:pStyle w:val="footnote"/>
      </w:pPr>
      <w:r>
        <w:rPr>
          <w:rStyle w:val="FootnoteReference"/>
        </w:rPr>
        <w:footnoteRef/>
      </w:r>
      <w:r>
        <w:t xml:space="preserve"> [JS] or “exult.”</w:t>
      </w:r>
    </w:p>
  </w:footnote>
  <w:footnote w:id="546">
    <w:p w14:paraId="3F8D4F69" w14:textId="77777777" w:rsidR="002758BE" w:rsidRDefault="002758BE" w:rsidP="00704CAA">
      <w:pPr>
        <w:pStyle w:val="footnote"/>
      </w:pPr>
      <w:r>
        <w:rPr>
          <w:rStyle w:val="FootnoteReference"/>
        </w:rPr>
        <w:footnoteRef/>
      </w:r>
      <w:r>
        <w:t xml:space="preserve"> [JS] i.e. “the the presence of the Lord”</w:t>
      </w:r>
    </w:p>
  </w:footnote>
  <w:footnote w:id="547">
    <w:p w14:paraId="2B2C4B3C" w14:textId="77777777" w:rsidR="002758BE" w:rsidRDefault="002758BE" w:rsidP="00704CAA">
      <w:pPr>
        <w:pStyle w:val="footnote"/>
      </w:pPr>
      <w:r>
        <w:rPr>
          <w:rStyle w:val="FootnoteReference"/>
        </w:rPr>
        <w:footnoteRef/>
      </w:r>
      <w:r>
        <w:t xml:space="preserve"> [JS] or “keep His throne straight.”</w:t>
      </w:r>
    </w:p>
  </w:footnote>
  <w:footnote w:id="548">
    <w:p w14:paraId="5D4EF956" w14:textId="77777777" w:rsidR="002758BE" w:rsidRDefault="002758BE" w:rsidP="00704CAA">
      <w:pPr>
        <w:pStyle w:val="footnote"/>
      </w:pPr>
      <w:r>
        <w:rPr>
          <w:rStyle w:val="FootnoteReference"/>
        </w:rPr>
        <w:footnoteRef/>
      </w:r>
      <w:r>
        <w:t xml:space="preserve"> Cf. Pss. 32:5b; 84:10b. Rom. 1:19-21; 2 Cor. 4:6; Jn. 1:14; 6:40; 17:22-24.</w:t>
      </w:r>
    </w:p>
  </w:footnote>
  <w:footnote w:id="549">
    <w:p w14:paraId="39C04F74" w14:textId="77777777" w:rsidR="002758BE" w:rsidRDefault="002758BE" w:rsidP="00704CAA">
      <w:pPr>
        <w:pStyle w:val="footnote"/>
      </w:pPr>
      <w:r>
        <w:rPr>
          <w:rStyle w:val="FootnoteReference"/>
        </w:rPr>
        <w:footnoteRef/>
      </w:r>
      <w:r>
        <w:t xml:space="preserve"> [JS] “do obeisance to”</w:t>
      </w:r>
    </w:p>
  </w:footnote>
  <w:footnote w:id="550">
    <w:p w14:paraId="21B4EE9B" w14:textId="77777777" w:rsidR="002758BE" w:rsidRDefault="002758BE" w:rsidP="00704CAA">
      <w:pPr>
        <w:pStyle w:val="footnote"/>
      </w:pPr>
      <w:r>
        <w:rPr>
          <w:rStyle w:val="FootnoteReference"/>
        </w:rPr>
        <w:footnoteRef/>
      </w:r>
      <w:r>
        <w:t xml:space="preserve"> [JS] “do obeisance to”</w:t>
      </w:r>
    </w:p>
  </w:footnote>
  <w:footnote w:id="551">
    <w:p w14:paraId="35328581" w14:textId="77777777" w:rsidR="002758BE" w:rsidRDefault="002758BE" w:rsidP="00704CAA">
      <w:pPr>
        <w:pStyle w:val="footnote"/>
      </w:pPr>
      <w:r>
        <w:rPr>
          <w:rStyle w:val="FootnoteReference"/>
        </w:rPr>
        <w:footnoteRef/>
      </w:r>
      <w:r>
        <w:t xml:space="preserve"> [JS] Fr. Lazarus has “lives”</w:t>
      </w:r>
    </w:p>
  </w:footnote>
  <w:footnote w:id="552">
    <w:p w14:paraId="6E386D7E" w14:textId="77777777" w:rsidR="002758BE" w:rsidRDefault="002758BE" w:rsidP="00704CAA">
      <w:pPr>
        <w:pStyle w:val="footnote"/>
      </w:pPr>
      <w:r>
        <w:rPr>
          <w:rStyle w:val="FootnoteReference"/>
        </w:rPr>
        <w:footnoteRef/>
      </w:r>
      <w:r>
        <w:t xml:space="preserve"> [JS] the word includes the concepts of confessing Him, thanking Him, and praising Him. “Thankfully confess with praise at the remembrance….”</w:t>
      </w:r>
    </w:p>
  </w:footnote>
  <w:footnote w:id="553">
    <w:p w14:paraId="05CD6D7E" w14:textId="77777777" w:rsidR="002758BE" w:rsidRDefault="002758BE" w:rsidP="00704CAA">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54">
    <w:p w14:paraId="34EE31D9" w14:textId="77777777" w:rsidR="002758BE" w:rsidRDefault="002758BE" w:rsidP="00704CAA">
      <w:pPr>
        <w:pStyle w:val="footnote"/>
      </w:pPr>
      <w:r>
        <w:rPr>
          <w:rStyle w:val="FootnoteReference"/>
        </w:rPr>
        <w:footnoteRef/>
      </w:r>
      <w:r>
        <w:t xml:space="preserve"> Rev. 4:6, Ezek. 1:5-10.</w:t>
      </w:r>
    </w:p>
  </w:footnote>
  <w:footnote w:id="555">
    <w:p w14:paraId="30FB18B7" w14:textId="77777777" w:rsidR="002758BE" w:rsidRDefault="002758BE" w:rsidP="00704CAA">
      <w:pPr>
        <w:pStyle w:val="footnote"/>
      </w:pPr>
      <w:r>
        <w:rPr>
          <w:rStyle w:val="FootnoteReference"/>
        </w:rPr>
        <w:footnoteRef/>
      </w:r>
      <w:r>
        <w:t xml:space="preserve"> [JS] The word conveys both confessing Him and thanking or praising Him.</w:t>
      </w:r>
    </w:p>
  </w:footnote>
  <w:footnote w:id="556">
    <w:p w14:paraId="2BEFF7E1" w14:textId="77777777" w:rsidR="002758BE" w:rsidRDefault="002758BE" w:rsidP="00704CAA">
      <w:pPr>
        <w:pStyle w:val="footnote"/>
      </w:pPr>
      <w:r>
        <w:rPr>
          <w:rStyle w:val="FootnoteReference"/>
        </w:rPr>
        <w:footnoteRef/>
      </w:r>
      <w:r>
        <w:t xml:space="preserve"> [JS] Fr. Lazarus has “laws”</w:t>
      </w:r>
    </w:p>
  </w:footnote>
  <w:footnote w:id="557">
    <w:p w14:paraId="30052C96" w14:textId="77777777" w:rsidR="002758BE" w:rsidRDefault="002758BE" w:rsidP="00704CAA">
      <w:pPr>
        <w:pStyle w:val="footnote"/>
      </w:pPr>
      <w:r>
        <w:rPr>
          <w:rStyle w:val="FootnoteReference"/>
        </w:rPr>
        <w:footnoteRef/>
      </w:r>
      <w:r>
        <w:t xml:space="preserve"> [JS] “do obeisance”, commonly rendered “worship”</w:t>
      </w:r>
    </w:p>
  </w:footnote>
  <w:footnote w:id="558">
    <w:p w14:paraId="518C32A9" w14:textId="77777777" w:rsidR="002758BE" w:rsidRDefault="002758BE" w:rsidP="00704CAA">
      <w:pPr>
        <w:pStyle w:val="footnote"/>
      </w:pPr>
      <w:r>
        <w:rPr>
          <w:rStyle w:val="FootnoteReference"/>
        </w:rPr>
        <w:footnoteRef/>
      </w:r>
      <w:r>
        <w:t xml:space="preserve"> [JS] Fr. Lazarus has “correcting”</w:t>
      </w:r>
    </w:p>
  </w:footnote>
  <w:footnote w:id="559">
    <w:p w14:paraId="0A8051C4" w14:textId="77777777" w:rsidR="002758BE" w:rsidRDefault="002758BE" w:rsidP="00704CAA">
      <w:pPr>
        <w:pStyle w:val="footnote"/>
      </w:pPr>
      <w:r>
        <w:rPr>
          <w:rStyle w:val="FootnoteReference"/>
        </w:rPr>
        <w:footnoteRef/>
      </w:r>
      <w:r>
        <w:t xml:space="preserve"> [JS] “do obeisance” or “fall down”</w:t>
      </w:r>
    </w:p>
  </w:footnote>
  <w:footnote w:id="560">
    <w:p w14:paraId="77CD93E8" w14:textId="77777777" w:rsidR="002758BE" w:rsidRDefault="002758BE" w:rsidP="00704CAA">
      <w:pPr>
        <w:pStyle w:val="footnote"/>
      </w:pPr>
      <w:r>
        <w:rPr>
          <w:rStyle w:val="FootnoteReference"/>
        </w:rPr>
        <w:footnoteRef/>
      </w:r>
      <w:r>
        <w:t xml:space="preserve"> [JS] as in “acknowledging”, or “thankfully confessing Him with praise”, not “confessing sins”</w:t>
      </w:r>
    </w:p>
  </w:footnote>
  <w:footnote w:id="561">
    <w:p w14:paraId="24B024F7" w14:textId="77777777" w:rsidR="002758BE" w:rsidRDefault="002758BE" w:rsidP="00704CAA">
      <w:pPr>
        <w:pStyle w:val="footnote"/>
      </w:pPr>
      <w:r>
        <w:rPr>
          <w:rStyle w:val="FootnoteReference"/>
        </w:rPr>
        <w:footnoteRef/>
      </w:r>
      <w:r>
        <w:t xml:space="preserve"> [JS] or, “and not we Him”</w:t>
      </w:r>
    </w:p>
  </w:footnote>
  <w:footnote w:id="562">
    <w:p w14:paraId="1486F0F9" w14:textId="77777777" w:rsidR="002758BE" w:rsidRDefault="002758BE" w:rsidP="00704CAA">
      <w:pPr>
        <w:pStyle w:val="footnote"/>
      </w:pPr>
      <w:r>
        <w:rPr>
          <w:rStyle w:val="FootnoteReference"/>
        </w:rPr>
        <w:footnoteRef/>
      </w:r>
      <w:r>
        <w:t xml:space="preserve"> [JS] not confession of sins, but confessing Him, with thanksgiving and praise.</w:t>
      </w:r>
    </w:p>
  </w:footnote>
  <w:footnote w:id="563">
    <w:p w14:paraId="17D740C0" w14:textId="77777777" w:rsidR="002758BE" w:rsidRDefault="002758BE" w:rsidP="00704CAA">
      <w:pPr>
        <w:pStyle w:val="footnote"/>
      </w:pPr>
      <w:r>
        <w:rPr>
          <w:rStyle w:val="FootnoteReference"/>
        </w:rPr>
        <w:footnoteRef/>
      </w:r>
      <w:r>
        <w:t xml:space="preserve"> [JS] or “do wrong,” or “the workers of iniquity”</w:t>
      </w:r>
    </w:p>
  </w:footnote>
  <w:footnote w:id="564">
    <w:p w14:paraId="37DBB362" w14:textId="77777777" w:rsidR="002758BE" w:rsidRDefault="002758BE" w:rsidP="00704CAA">
      <w:pPr>
        <w:pStyle w:val="footnote"/>
      </w:pPr>
      <w:r>
        <w:rPr>
          <w:rStyle w:val="FootnoteReference"/>
        </w:rPr>
        <w:footnoteRef/>
      </w:r>
      <w:r>
        <w:t xml:space="preserve"> [JS] or proud/haughty eyes.</w:t>
      </w:r>
    </w:p>
  </w:footnote>
  <w:footnote w:id="565">
    <w:p w14:paraId="027D81D5" w14:textId="77777777" w:rsidR="002758BE" w:rsidRDefault="002758BE" w:rsidP="00704CAA">
      <w:pPr>
        <w:pStyle w:val="footnote"/>
      </w:pPr>
      <w:r>
        <w:rPr>
          <w:rStyle w:val="FootnoteReference"/>
        </w:rPr>
        <w:footnoteRef/>
      </w:r>
      <w:r>
        <w:t xml:space="preserve"> Daily I pray for the lost. Sinners are slain by conversion into believers, saints, friends and lovers.</w:t>
      </w:r>
    </w:p>
  </w:footnote>
  <w:footnote w:id="566">
    <w:p w14:paraId="23EA89F1" w14:textId="77777777" w:rsidR="002758BE" w:rsidRDefault="002758BE" w:rsidP="00704CAA">
      <w:pPr>
        <w:pStyle w:val="footnote"/>
      </w:pPr>
      <w:r>
        <w:rPr>
          <w:rStyle w:val="FootnoteReference"/>
        </w:rPr>
        <w:footnoteRef/>
      </w:r>
      <w:r>
        <w:t xml:space="preserve"> Peter praised and confessed Christ, yet later he swore he did not know Him (Mt. 26:74; Mk. 14:71).</w:t>
      </w:r>
    </w:p>
  </w:footnote>
  <w:footnote w:id="567">
    <w:p w14:paraId="77BAB9EB" w14:textId="77777777" w:rsidR="002758BE" w:rsidRDefault="002758BE" w:rsidP="00704CAA">
      <w:pPr>
        <w:pStyle w:val="footnote"/>
      </w:pPr>
      <w:r>
        <w:rPr>
          <w:rStyle w:val="FootnoteReference"/>
        </w:rPr>
        <w:footnoteRef/>
      </w:r>
      <w:r>
        <w:t xml:space="preserve"> Cf. Ps. 38:7a.</w:t>
      </w:r>
    </w:p>
  </w:footnote>
  <w:footnote w:id="568">
    <w:p w14:paraId="517B5545" w14:textId="77777777" w:rsidR="002758BE" w:rsidRDefault="002758BE" w:rsidP="00704CAA">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9">
    <w:p w14:paraId="03831D4C" w14:textId="77777777" w:rsidR="002758BE" w:rsidRDefault="002758BE" w:rsidP="00704CAA">
      <w:pPr>
        <w:pStyle w:val="footnote"/>
      </w:pPr>
      <w:r>
        <w:rPr>
          <w:rStyle w:val="FootnoteReference"/>
        </w:rPr>
        <w:footnoteRef/>
      </w:r>
      <w:r>
        <w:t xml:space="preserve"> descendants: </w:t>
      </w:r>
      <w:r w:rsidRPr="00A80C80">
        <w:rPr>
          <w:i/>
        </w:rPr>
        <w:t>lit</w:t>
      </w:r>
      <w:r>
        <w:t>. seed. Verses 26-28 are quoted at Heb. 1:10-12; 13:8.</w:t>
      </w:r>
    </w:p>
  </w:footnote>
  <w:footnote w:id="570">
    <w:p w14:paraId="5807AF4B" w14:textId="77777777" w:rsidR="002758BE" w:rsidRDefault="002758BE" w:rsidP="00704CAA">
      <w:pPr>
        <w:pStyle w:val="footnote"/>
      </w:pPr>
      <w:r>
        <w:rPr>
          <w:rStyle w:val="FootnoteReference"/>
        </w:rPr>
        <w:footnoteRef/>
      </w:r>
      <w:r>
        <w:t xml:space="preserve"> ‘God is love’ (1 John 4:8,16).</w:t>
      </w:r>
    </w:p>
  </w:footnote>
  <w:footnote w:id="571">
    <w:p w14:paraId="39DCC369" w14:textId="77777777" w:rsidR="002758BE" w:rsidRDefault="002758BE" w:rsidP="00704CAA">
      <w:pPr>
        <w:pStyle w:val="footnote"/>
      </w:pPr>
      <w:r>
        <w:rPr>
          <w:rStyle w:val="FootnoteReference"/>
        </w:rPr>
        <w:footnoteRef/>
      </w:r>
      <w:r>
        <w:t xml:space="preserve"> [JS] NETS has “who is very conciliatory towards all your acts of lawlessness”</w:t>
      </w:r>
    </w:p>
  </w:footnote>
  <w:footnote w:id="572">
    <w:p w14:paraId="654173F3" w14:textId="77777777" w:rsidR="002758BE" w:rsidRDefault="002758BE" w:rsidP="00704CAA">
      <w:pPr>
        <w:pStyle w:val="footnote"/>
      </w:pPr>
      <w:r>
        <w:rPr>
          <w:rStyle w:val="FootnoteReference"/>
        </w:rPr>
        <w:footnoteRef/>
      </w:r>
      <w:r>
        <w:t xml:space="preserve"> Cf. Ps. 147:8.</w:t>
      </w:r>
    </w:p>
  </w:footnote>
  <w:footnote w:id="573">
    <w:p w14:paraId="1B0A2532" w14:textId="77777777" w:rsidR="002758BE" w:rsidRDefault="002758BE" w:rsidP="00704CAA">
      <w:pPr>
        <w:pStyle w:val="footnote"/>
      </w:pPr>
      <w:r>
        <w:rPr>
          <w:rStyle w:val="FootnoteReference"/>
        </w:rPr>
        <w:footnoteRef/>
      </w:r>
      <w:r>
        <w:t xml:space="preserve"> [JS] or “long-suffering”</w:t>
      </w:r>
    </w:p>
  </w:footnote>
  <w:footnote w:id="574">
    <w:p w14:paraId="6F41A290" w14:textId="77777777" w:rsidR="002758BE" w:rsidRDefault="002758BE" w:rsidP="00704CAA">
      <w:pPr>
        <w:pStyle w:val="footnote"/>
      </w:pPr>
      <w:r>
        <w:rPr>
          <w:rStyle w:val="FootnoteReference"/>
        </w:rPr>
        <w:footnoteRef/>
      </w:r>
      <w:r>
        <w:t xml:space="preserve"> [JS] or “transgressions”</w:t>
      </w:r>
    </w:p>
  </w:footnote>
  <w:footnote w:id="575">
    <w:p w14:paraId="44065F61" w14:textId="77777777" w:rsidR="002758BE" w:rsidRDefault="002758BE" w:rsidP="00704CAA">
      <w:pPr>
        <w:pStyle w:val="footnote"/>
      </w:pPr>
      <w:r>
        <w:rPr>
          <w:rStyle w:val="FootnoteReference"/>
        </w:rPr>
        <w:footnoteRef/>
      </w:r>
      <w:r>
        <w:t xml:space="preserve"> East and West intersecting heaven and earth forms the Cross to which our sins were nailed (Col. 1:20; 2:14).</w:t>
      </w:r>
    </w:p>
  </w:footnote>
  <w:footnote w:id="576">
    <w:p w14:paraId="4385E9D3" w14:textId="77777777" w:rsidR="002758BE" w:rsidRDefault="002758BE" w:rsidP="00704CAA">
      <w:pPr>
        <w:pStyle w:val="footnote"/>
      </w:pPr>
      <w:r>
        <w:rPr>
          <w:rStyle w:val="FootnoteReference"/>
        </w:rPr>
        <w:footnoteRef/>
      </w:r>
      <w:r>
        <w:t xml:space="preserve"> [JS] wind, or breath, spirit. The analogy is to “as the spirit passes from man, and he does not exist.”</w:t>
      </w:r>
    </w:p>
  </w:footnote>
  <w:footnote w:id="577">
    <w:p w14:paraId="0368187A" w14:textId="77777777" w:rsidR="002758BE" w:rsidRDefault="002758BE" w:rsidP="00704CAA">
      <w:pPr>
        <w:pStyle w:val="footnote"/>
      </w:pPr>
      <w:r>
        <w:rPr>
          <w:rStyle w:val="FootnoteReference"/>
        </w:rPr>
        <w:footnoteRef/>
      </w:r>
      <w:r>
        <w:t xml:space="preserve"> embraces all: </w:t>
      </w:r>
      <w:r w:rsidRPr="00A80C80">
        <w:rPr>
          <w:i/>
        </w:rPr>
        <w:t>or</w:t>
      </w:r>
      <w:r>
        <w:t>, ‘rules over all.’</w:t>
      </w:r>
    </w:p>
  </w:footnote>
  <w:footnote w:id="578">
    <w:p w14:paraId="4B7FA51C" w14:textId="77777777" w:rsidR="002758BE" w:rsidRDefault="002758BE" w:rsidP="00704CAA">
      <w:pPr>
        <w:pStyle w:val="footnote"/>
      </w:pPr>
      <w:r>
        <w:rPr>
          <w:rStyle w:val="FootnoteReference"/>
        </w:rPr>
        <w:footnoteRef/>
      </w:r>
      <w:r>
        <w:t xml:space="preserve"> [JS] Fr. Lazarus has “very great”</w:t>
      </w:r>
    </w:p>
  </w:footnote>
  <w:footnote w:id="579">
    <w:p w14:paraId="7AEE0420" w14:textId="77777777" w:rsidR="002758BE" w:rsidRDefault="002758BE" w:rsidP="00704CAA">
      <w:pPr>
        <w:pStyle w:val="footnote"/>
      </w:pPr>
      <w:r>
        <w:rPr>
          <w:rStyle w:val="FootnoteReference"/>
        </w:rPr>
        <w:footnoteRef/>
      </w:r>
      <w:r>
        <w:t xml:space="preserve"> [JS] or “thanksgiving,” or “thankful confession with praise”</w:t>
      </w:r>
    </w:p>
  </w:footnote>
  <w:footnote w:id="580">
    <w:p w14:paraId="1821417A" w14:textId="77777777" w:rsidR="002758BE" w:rsidRDefault="002758BE" w:rsidP="00704CAA">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81">
    <w:p w14:paraId="4ED9B6EB" w14:textId="77777777" w:rsidR="002758BE" w:rsidRDefault="002758BE" w:rsidP="00704CAA">
      <w:pPr>
        <w:pStyle w:val="footnote"/>
      </w:pPr>
      <w:r>
        <w:rPr>
          <w:rStyle w:val="FootnoteReference"/>
        </w:rPr>
        <w:footnoteRef/>
      </w:r>
      <w:r>
        <w:t xml:space="preserve"> [JS] or “makes the clouds His chariot”</w:t>
      </w:r>
    </w:p>
  </w:footnote>
  <w:footnote w:id="582">
    <w:p w14:paraId="114B27CC" w14:textId="77777777" w:rsidR="002758BE" w:rsidRDefault="002758BE" w:rsidP="00704CAA">
      <w:pPr>
        <w:pStyle w:val="footnote"/>
      </w:pPr>
      <w:r>
        <w:rPr>
          <w:rStyle w:val="FootnoteReference"/>
        </w:rPr>
        <w:footnoteRef/>
      </w:r>
      <w:r>
        <w:t xml:space="preserve"> [JS] or “messengers”</w:t>
      </w:r>
    </w:p>
  </w:footnote>
  <w:footnote w:id="583">
    <w:p w14:paraId="0B426919" w14:textId="77777777" w:rsidR="002758BE" w:rsidRDefault="002758BE" w:rsidP="00704CAA">
      <w:pPr>
        <w:pStyle w:val="footnote"/>
      </w:pPr>
      <w:r>
        <w:rPr>
          <w:rStyle w:val="FootnoteReference"/>
        </w:rPr>
        <w:footnoteRef/>
      </w:r>
      <w:r>
        <w:t xml:space="preserve"> [JS] Fr. Lazarus has “servants”</w:t>
      </w:r>
    </w:p>
  </w:footnote>
  <w:footnote w:id="584">
    <w:p w14:paraId="0DC6891A" w14:textId="77777777" w:rsidR="002758BE" w:rsidRDefault="002758BE" w:rsidP="00704CAA">
      <w:pPr>
        <w:pStyle w:val="footnote"/>
      </w:pPr>
      <w:r>
        <w:rPr>
          <w:rStyle w:val="FootnoteReference"/>
        </w:rPr>
        <w:footnoteRef/>
      </w:r>
      <w:r>
        <w:t xml:space="preserve"> Heb. 1:7; Ezek. 1:14; 2 Esdras 8:22.</w:t>
      </w:r>
    </w:p>
  </w:footnote>
  <w:footnote w:id="585">
    <w:p w14:paraId="14865395" w14:textId="77777777" w:rsidR="002758BE" w:rsidRDefault="002758BE" w:rsidP="00704CAA">
      <w:pPr>
        <w:pStyle w:val="footnote"/>
      </w:pPr>
      <w:r>
        <w:rPr>
          <w:rStyle w:val="FootnoteReference"/>
        </w:rPr>
        <w:footnoteRef/>
      </w:r>
      <w:r>
        <w:t xml:space="preserve"> [JS] Fr. Lazarus has “axis”</w:t>
      </w:r>
    </w:p>
  </w:footnote>
  <w:footnote w:id="586">
    <w:p w14:paraId="00414A42" w14:textId="77777777" w:rsidR="002758BE" w:rsidRDefault="002758BE" w:rsidP="00704CAA">
      <w:pPr>
        <w:pStyle w:val="footnote"/>
      </w:pPr>
      <w:r>
        <w:rPr>
          <w:rStyle w:val="FootnoteReference"/>
        </w:rPr>
        <w:footnoteRef/>
      </w:r>
      <w:r>
        <w:t xml:space="preserve"> [JS] Fr. Lazarus has “wander”. NETS has “be tilted”</w:t>
      </w:r>
    </w:p>
  </w:footnote>
  <w:footnote w:id="587">
    <w:p w14:paraId="63CA7242" w14:textId="77777777" w:rsidR="002758BE" w:rsidRDefault="002758BE" w:rsidP="00704CAA">
      <w:pPr>
        <w:pStyle w:val="footnote"/>
      </w:pPr>
      <w:r>
        <w:rPr>
          <w:rStyle w:val="FootnoteReference"/>
        </w:rPr>
        <w:footnoteRef/>
      </w:r>
      <w:r>
        <w:t xml:space="preserve"> [JS] literally, “founded”</w:t>
      </w:r>
    </w:p>
  </w:footnote>
  <w:footnote w:id="588">
    <w:p w14:paraId="688E353A" w14:textId="77777777" w:rsidR="002758BE" w:rsidRDefault="002758BE" w:rsidP="00704CAA">
      <w:pPr>
        <w:pStyle w:val="footnote"/>
      </w:pPr>
      <w:r>
        <w:rPr>
          <w:rStyle w:val="FootnoteReference"/>
        </w:rPr>
        <w:footnoteRef/>
      </w:r>
      <w:r>
        <w:t xml:space="preserve"> [JS] or “takes the lead among them”</w:t>
      </w:r>
    </w:p>
  </w:footnote>
  <w:footnote w:id="589">
    <w:p w14:paraId="329CE5D6" w14:textId="77777777" w:rsidR="002758BE" w:rsidRDefault="002758BE" w:rsidP="00704CAA">
      <w:pPr>
        <w:pStyle w:val="footnote"/>
      </w:pPr>
      <w:r>
        <w:rPr>
          <w:rStyle w:val="FootnoteReference"/>
        </w:rPr>
        <w:footnoteRef/>
      </w:r>
      <w:r>
        <w:t xml:space="preserve"> [JS] or “serpent”</w:t>
      </w:r>
    </w:p>
  </w:footnote>
  <w:footnote w:id="590">
    <w:p w14:paraId="482A0E92" w14:textId="77777777" w:rsidR="002758BE" w:rsidRDefault="002758BE" w:rsidP="00704CAA">
      <w:pPr>
        <w:pStyle w:val="footnote"/>
      </w:pPr>
      <w:r>
        <w:rPr>
          <w:rStyle w:val="FootnoteReference"/>
        </w:rPr>
        <w:footnoteRef/>
      </w:r>
      <w:r>
        <w:t xml:space="preserve"> [JS] or, “the universe”</w:t>
      </w:r>
    </w:p>
  </w:footnote>
  <w:footnote w:id="591">
    <w:p w14:paraId="107DC9FD" w14:textId="77777777" w:rsidR="002758BE" w:rsidRDefault="002758BE" w:rsidP="00704CAA">
      <w:pPr>
        <w:pStyle w:val="footnote"/>
      </w:pPr>
      <w:r>
        <w:rPr>
          <w:rStyle w:val="FootnoteReference"/>
        </w:rPr>
        <w:footnoteRef/>
      </w:r>
      <w:r>
        <w:t xml:space="preserve"> [JS] or, “breath”</w:t>
      </w:r>
    </w:p>
  </w:footnote>
  <w:footnote w:id="592">
    <w:p w14:paraId="44BAA54F" w14:textId="77777777" w:rsidR="002758BE" w:rsidRDefault="002758BE" w:rsidP="00704CAA">
      <w:pPr>
        <w:pStyle w:val="footnote"/>
      </w:pPr>
      <w:r>
        <w:rPr>
          <w:rStyle w:val="FootnoteReference"/>
        </w:rPr>
        <w:footnoteRef/>
      </w:r>
      <w:r>
        <w:t xml:space="preserve"> [JS] Fr. Lazarus has, “meditation”</w:t>
      </w:r>
    </w:p>
  </w:footnote>
  <w:footnote w:id="593">
    <w:p w14:paraId="47649C98" w14:textId="77777777" w:rsidR="002758BE" w:rsidRDefault="002758BE" w:rsidP="00704CAA">
      <w:pPr>
        <w:pStyle w:val="footnote"/>
      </w:pPr>
      <w:r>
        <w:rPr>
          <w:rStyle w:val="FootnoteReference"/>
        </w:rPr>
        <w:footnoteRef/>
      </w:r>
      <w:r>
        <w:t xml:space="preserve"> Much of Psalm 104 occurs almost verbatim in 1 Chron. 16:8-22 (cf. vv. 7:36).</w:t>
      </w:r>
    </w:p>
  </w:footnote>
  <w:footnote w:id="594">
    <w:p w14:paraId="79D84556" w14:textId="77777777" w:rsidR="002758BE" w:rsidRDefault="002758BE" w:rsidP="00704CAA">
      <w:pPr>
        <w:pStyle w:val="footnote"/>
      </w:pPr>
      <w:r>
        <w:rPr>
          <w:rStyle w:val="FootnoteReference"/>
        </w:rPr>
        <w:footnoteRef/>
      </w:r>
      <w:r>
        <w:t xml:space="preserve"> [JS] or “give thanks to”. “Thankfully confess with praise”</w:t>
      </w:r>
    </w:p>
  </w:footnote>
  <w:footnote w:id="595">
    <w:p w14:paraId="78E8F770" w14:textId="77777777" w:rsidR="002758BE" w:rsidRDefault="002758BE" w:rsidP="00704CAA">
      <w:pPr>
        <w:pStyle w:val="footnote"/>
      </w:pPr>
      <w:r>
        <w:rPr>
          <w:rStyle w:val="FootnoteReference"/>
        </w:rPr>
        <w:footnoteRef/>
      </w:r>
      <w:r>
        <w:t xml:space="preserve"> [JS] or “make music to”</w:t>
      </w:r>
    </w:p>
  </w:footnote>
  <w:footnote w:id="596">
    <w:p w14:paraId="1C6985FE" w14:textId="77777777" w:rsidR="002758BE" w:rsidRDefault="002758BE" w:rsidP="00704CAA">
      <w:pPr>
        <w:pStyle w:val="footnote"/>
      </w:pPr>
      <w:r>
        <w:rPr>
          <w:rStyle w:val="FootnoteReference"/>
        </w:rPr>
        <w:footnoteRef/>
      </w:r>
      <w:r>
        <w:t xml:space="preserve"> [JS] i.e. presence</w:t>
      </w:r>
    </w:p>
  </w:footnote>
  <w:footnote w:id="597">
    <w:p w14:paraId="17460FF5" w14:textId="77777777" w:rsidR="002758BE" w:rsidRDefault="002758BE" w:rsidP="00704CAA">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8">
    <w:p w14:paraId="75DEE3B2" w14:textId="77777777" w:rsidR="002758BE" w:rsidRDefault="002758BE" w:rsidP="00704CAA">
      <w:pPr>
        <w:pStyle w:val="footnote"/>
      </w:pPr>
      <w:r>
        <w:rPr>
          <w:rStyle w:val="FootnoteReference"/>
        </w:rPr>
        <w:footnoteRef/>
      </w:r>
      <w:r>
        <w:t xml:space="preserve"> [JS] literally, “seed”</w:t>
      </w:r>
    </w:p>
  </w:footnote>
  <w:footnote w:id="599">
    <w:p w14:paraId="02D21EA0" w14:textId="77777777" w:rsidR="002758BE" w:rsidRDefault="002758BE" w:rsidP="00704CAA">
      <w:pPr>
        <w:pStyle w:val="footnote"/>
      </w:pPr>
      <w:r>
        <w:rPr>
          <w:rStyle w:val="FootnoteReference"/>
        </w:rPr>
        <w:footnoteRef/>
      </w:r>
      <w:r>
        <w:t xml:space="preserve"> [JS] literally, “He remembered His covenant forever”</w:t>
      </w:r>
    </w:p>
  </w:footnote>
  <w:footnote w:id="600">
    <w:p w14:paraId="51ED9672" w14:textId="77777777" w:rsidR="002758BE" w:rsidRDefault="002758BE" w:rsidP="00704CAA">
      <w:pPr>
        <w:pStyle w:val="footnote"/>
      </w:pPr>
      <w:r>
        <w:rPr>
          <w:rStyle w:val="FootnoteReference"/>
        </w:rPr>
        <w:footnoteRef/>
      </w:r>
      <w:r>
        <w:t xml:space="preserve"> [JS] i.e. the covenant</w:t>
      </w:r>
    </w:p>
  </w:footnote>
  <w:footnote w:id="601">
    <w:p w14:paraId="22B187B5" w14:textId="77777777" w:rsidR="002758BE" w:rsidRDefault="002758BE" w:rsidP="00704CAA">
      <w:pPr>
        <w:pStyle w:val="footnote"/>
      </w:pPr>
      <w:r>
        <w:rPr>
          <w:rStyle w:val="FootnoteReference"/>
        </w:rPr>
        <w:footnoteRef/>
      </w:r>
      <w:r>
        <w:t xml:space="preserve"> [JS] or foreigners, resident aliens.</w:t>
      </w:r>
    </w:p>
  </w:footnote>
  <w:footnote w:id="602">
    <w:p w14:paraId="0FAFF1A4" w14:textId="77777777" w:rsidR="002758BE" w:rsidRDefault="002758BE" w:rsidP="00704CAA">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603">
    <w:p w14:paraId="6BD5CD9C" w14:textId="77777777" w:rsidR="002758BE" w:rsidRDefault="002758BE" w:rsidP="00704CAA">
      <w:pPr>
        <w:pStyle w:val="footnote"/>
      </w:pPr>
      <w:r>
        <w:rPr>
          <w:rStyle w:val="FootnoteReference"/>
        </w:rPr>
        <w:footnoteRef/>
      </w:r>
      <w:r>
        <w:t xml:space="preserve"> caterpillars: larva of the locust.</w:t>
      </w:r>
    </w:p>
  </w:footnote>
  <w:footnote w:id="604">
    <w:p w14:paraId="043DB9E2" w14:textId="77777777" w:rsidR="002758BE" w:rsidRDefault="002758BE" w:rsidP="00704CAA">
      <w:pPr>
        <w:pStyle w:val="footnote"/>
      </w:pPr>
      <w:r>
        <w:rPr>
          <w:rStyle w:val="FootnoteReference"/>
        </w:rPr>
        <w:footnoteRef/>
      </w:r>
      <w:r>
        <w:t xml:space="preserve"> Ex. 16:12-15; Jn. 6:31-35.</w:t>
      </w:r>
    </w:p>
  </w:footnote>
  <w:footnote w:id="605">
    <w:p w14:paraId="4F10CF45" w14:textId="77777777" w:rsidR="002758BE" w:rsidRDefault="002758BE" w:rsidP="00704CAA">
      <w:pPr>
        <w:pStyle w:val="footnote"/>
      </w:pPr>
      <w:r>
        <w:rPr>
          <w:rStyle w:val="FootnoteReference"/>
        </w:rPr>
        <w:footnoteRef/>
      </w:r>
      <w:r>
        <w:t xml:space="preserve"> [JS] or “promise”</w:t>
      </w:r>
    </w:p>
  </w:footnote>
  <w:footnote w:id="606">
    <w:p w14:paraId="52EC5E6F" w14:textId="77777777" w:rsidR="002758BE" w:rsidRDefault="002758BE" w:rsidP="00704CAA">
      <w:pPr>
        <w:pStyle w:val="footnote"/>
      </w:pPr>
      <w:r>
        <w:rPr>
          <w:rStyle w:val="FootnoteReference"/>
        </w:rPr>
        <w:footnoteRef/>
      </w:r>
      <w:r>
        <w:t xml:space="preserve"> Gen. 15:14.</w:t>
      </w:r>
    </w:p>
  </w:footnote>
  <w:footnote w:id="607">
    <w:p w14:paraId="50EFB665" w14:textId="77777777" w:rsidR="002758BE" w:rsidRDefault="002758BE" w:rsidP="00704CAA">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8">
    <w:p w14:paraId="17351404" w14:textId="77777777" w:rsidR="002758BE" w:rsidRDefault="002758BE" w:rsidP="00704CAA">
      <w:pPr>
        <w:pStyle w:val="footnote"/>
      </w:pPr>
      <w:r>
        <w:rPr>
          <w:rStyle w:val="FootnoteReference"/>
        </w:rPr>
        <w:footnoteRef/>
      </w:r>
      <w:r>
        <w:t xml:space="preserve"> [JS] or “give thanks to”. “Thankfully confess with praise”</w:t>
      </w:r>
    </w:p>
  </w:footnote>
  <w:footnote w:id="609">
    <w:p w14:paraId="6A4D9054" w14:textId="77777777" w:rsidR="002758BE" w:rsidRDefault="002758BE" w:rsidP="00704CAA">
      <w:pPr>
        <w:pStyle w:val="footnote"/>
      </w:pPr>
      <w:r>
        <w:rPr>
          <w:rStyle w:val="FootnoteReference"/>
        </w:rPr>
        <w:footnoteRef/>
      </w:r>
      <w:r>
        <w:t xml:space="preserve"> mercy: </w:t>
      </w:r>
      <w:r w:rsidRPr="00B246C1">
        <w:rPr>
          <w:i/>
        </w:rPr>
        <w:t>or</w:t>
      </w:r>
      <w:r>
        <w:t xml:space="preserve"> love.</w:t>
      </w:r>
    </w:p>
  </w:footnote>
  <w:footnote w:id="610">
    <w:p w14:paraId="3CA6CD2B" w14:textId="77777777" w:rsidR="002758BE" w:rsidRDefault="002758BE" w:rsidP="00704CAA">
      <w:pPr>
        <w:pStyle w:val="footnote"/>
      </w:pPr>
      <w:r>
        <w:rPr>
          <w:rStyle w:val="FootnoteReference"/>
        </w:rPr>
        <w:footnoteRef/>
      </w:r>
      <w:r>
        <w:t xml:space="preserve"> [JS] or “observe justice”</w:t>
      </w:r>
    </w:p>
  </w:footnote>
  <w:footnote w:id="611">
    <w:p w14:paraId="6619BE9D" w14:textId="77777777" w:rsidR="002758BE" w:rsidRDefault="002758BE" w:rsidP="00704CAA">
      <w:pPr>
        <w:pStyle w:val="footnote"/>
      </w:pPr>
      <w:r>
        <w:rPr>
          <w:rStyle w:val="FootnoteReference"/>
        </w:rPr>
        <w:footnoteRef/>
      </w:r>
      <w:r>
        <w:t xml:space="preserve"> [JS] literally, “do”</w:t>
      </w:r>
    </w:p>
  </w:footnote>
  <w:footnote w:id="612">
    <w:p w14:paraId="04B27EA1" w14:textId="77777777" w:rsidR="002758BE" w:rsidRDefault="002758BE" w:rsidP="00704CAA">
      <w:pPr>
        <w:pStyle w:val="footnote"/>
      </w:pPr>
      <w:r>
        <w:rPr>
          <w:rStyle w:val="FootnoteReference"/>
        </w:rPr>
        <w:footnoteRef/>
      </w:r>
      <w:r>
        <w:t xml:space="preserve"> [JS] or “because of the good will of Your people”</w:t>
      </w:r>
    </w:p>
  </w:footnote>
  <w:footnote w:id="613">
    <w:p w14:paraId="4EB0A80D" w14:textId="77777777" w:rsidR="002758BE" w:rsidRDefault="002758BE" w:rsidP="00704CAA">
      <w:pPr>
        <w:pStyle w:val="footnote"/>
      </w:pPr>
      <w:r>
        <w:rPr>
          <w:rStyle w:val="FootnoteReference"/>
        </w:rPr>
        <w:footnoteRef/>
      </w:r>
      <w:r>
        <w:t xml:space="preserve"> Cf. Mark 8:17-21; Matthew 16:9-12.</w:t>
      </w:r>
    </w:p>
  </w:footnote>
  <w:footnote w:id="614">
    <w:p w14:paraId="6A2BD216" w14:textId="77777777" w:rsidR="002758BE" w:rsidRDefault="002758BE" w:rsidP="00704CAA">
      <w:pPr>
        <w:pStyle w:val="footnote"/>
      </w:pPr>
      <w:r>
        <w:rPr>
          <w:rStyle w:val="FootnoteReference"/>
        </w:rPr>
        <w:footnoteRef/>
      </w:r>
      <w:r>
        <w:t xml:space="preserve"> [JS] Fr. Lazarus has “will”</w:t>
      </w:r>
    </w:p>
  </w:footnote>
  <w:footnote w:id="615">
    <w:p w14:paraId="2E278E41" w14:textId="77777777" w:rsidR="002758BE" w:rsidRDefault="002758BE" w:rsidP="00704CAA">
      <w:pPr>
        <w:pStyle w:val="footnote"/>
      </w:pPr>
      <w:r>
        <w:rPr>
          <w:rStyle w:val="FootnoteReference"/>
        </w:rPr>
        <w:footnoteRef/>
      </w:r>
      <w:r>
        <w:t xml:space="preserve"> Num. 11:34.</w:t>
      </w:r>
    </w:p>
  </w:footnote>
  <w:footnote w:id="616">
    <w:p w14:paraId="3E891B8B" w14:textId="77777777" w:rsidR="002758BE" w:rsidRDefault="002758BE" w:rsidP="00704CAA">
      <w:pPr>
        <w:pStyle w:val="footnote"/>
      </w:pPr>
      <w:r>
        <w:rPr>
          <w:rStyle w:val="FootnoteReference"/>
        </w:rPr>
        <w:footnoteRef/>
      </w:r>
      <w:r>
        <w:t xml:space="preserve"> Num. 16:32.</w:t>
      </w:r>
    </w:p>
  </w:footnote>
  <w:footnote w:id="617">
    <w:p w14:paraId="2CF28BB9" w14:textId="77777777" w:rsidR="002758BE" w:rsidRDefault="002758BE" w:rsidP="00704CAA">
      <w:pPr>
        <w:pStyle w:val="footnote"/>
      </w:pPr>
      <w:r>
        <w:rPr>
          <w:rStyle w:val="FootnoteReference"/>
        </w:rPr>
        <w:footnoteRef/>
      </w:r>
      <w:r>
        <w:t xml:space="preserve"> [JS] “did obeisance”. “bowed down to”.</w:t>
      </w:r>
    </w:p>
  </w:footnote>
  <w:footnote w:id="618">
    <w:p w14:paraId="6FE70515" w14:textId="77777777" w:rsidR="002758BE" w:rsidRDefault="002758BE" w:rsidP="00704CAA">
      <w:pPr>
        <w:pStyle w:val="footnote"/>
      </w:pPr>
      <w:r>
        <w:rPr>
          <w:rStyle w:val="FootnoteReference"/>
        </w:rPr>
        <w:footnoteRef/>
      </w:r>
      <w:r>
        <w:t xml:space="preserve"> [JS] or fearful, terrible.</w:t>
      </w:r>
    </w:p>
  </w:footnote>
  <w:footnote w:id="619">
    <w:p w14:paraId="0CBADE68" w14:textId="77777777" w:rsidR="002758BE" w:rsidRDefault="002758BE" w:rsidP="00704CAA">
      <w:pPr>
        <w:pStyle w:val="footnote"/>
      </w:pPr>
      <w:r>
        <w:rPr>
          <w:rStyle w:val="FootnoteReference"/>
        </w:rPr>
        <w:footnoteRef/>
      </w:r>
      <w:r>
        <w:t xml:space="preserve"> children: </w:t>
      </w:r>
      <w:r w:rsidRPr="00B246C1">
        <w:rPr>
          <w:i/>
        </w:rPr>
        <w:t>lit</w:t>
      </w:r>
      <w:r>
        <w:t>. seed.</w:t>
      </w:r>
    </w:p>
  </w:footnote>
  <w:footnote w:id="620">
    <w:p w14:paraId="77F30548" w14:textId="77777777" w:rsidR="002758BE" w:rsidRDefault="002758BE" w:rsidP="00704CAA">
      <w:pPr>
        <w:pStyle w:val="footnote"/>
      </w:pPr>
      <w:r>
        <w:rPr>
          <w:rStyle w:val="FootnoteReference"/>
        </w:rPr>
        <w:footnoteRef/>
      </w:r>
      <w:r>
        <w:t xml:space="preserve"> [JS] or, “destruction”</w:t>
      </w:r>
    </w:p>
  </w:footnote>
  <w:footnote w:id="621">
    <w:p w14:paraId="411EA2A0" w14:textId="77777777" w:rsidR="002758BE" w:rsidRDefault="002758BE" w:rsidP="00704CAA">
      <w:pPr>
        <w:pStyle w:val="footnote"/>
      </w:pPr>
      <w:r>
        <w:rPr>
          <w:rStyle w:val="FootnoteReference"/>
        </w:rPr>
        <w:footnoteRef/>
      </w:r>
      <w:r>
        <w:t xml:space="preserve"> [JS] or “the breach abated”</w:t>
      </w:r>
    </w:p>
  </w:footnote>
  <w:footnote w:id="622">
    <w:p w14:paraId="4F51BD8C" w14:textId="77777777" w:rsidR="002758BE" w:rsidRDefault="002758BE" w:rsidP="00704CAA">
      <w:pPr>
        <w:pStyle w:val="footnote"/>
      </w:pPr>
      <w:r>
        <w:rPr>
          <w:rStyle w:val="FootnoteReference"/>
        </w:rPr>
        <w:footnoteRef/>
      </w:r>
      <w:r>
        <w:t xml:space="preserve"> [JS] or “reckoned”</w:t>
      </w:r>
    </w:p>
  </w:footnote>
  <w:footnote w:id="623">
    <w:p w14:paraId="0DE19382" w14:textId="77777777" w:rsidR="002758BE" w:rsidRDefault="002758BE" w:rsidP="00704CAA">
      <w:pPr>
        <w:pStyle w:val="footnote"/>
      </w:pPr>
      <w:r>
        <w:rPr>
          <w:rStyle w:val="FootnoteReference"/>
        </w:rPr>
        <w:footnoteRef/>
      </w:r>
      <w:r>
        <w:t xml:space="preserve"> [JS] literally “mingled” and “works”</w:t>
      </w:r>
    </w:p>
  </w:footnote>
  <w:footnote w:id="624">
    <w:p w14:paraId="21E48811" w14:textId="77777777" w:rsidR="002758BE" w:rsidRDefault="002758BE" w:rsidP="00704CAA">
      <w:pPr>
        <w:pStyle w:val="footnote"/>
      </w:pPr>
      <w:r>
        <w:rPr>
          <w:rStyle w:val="FootnoteReference"/>
        </w:rPr>
        <w:footnoteRef/>
      </w:r>
      <w:r>
        <w:t xml:space="preserve"> [JS] or “give thanks to”, “thankfully confess with praise”</w:t>
      </w:r>
    </w:p>
  </w:footnote>
  <w:footnote w:id="625">
    <w:p w14:paraId="5744C399" w14:textId="77777777" w:rsidR="002758BE" w:rsidRDefault="002758BE" w:rsidP="00704CAA">
      <w:pPr>
        <w:pStyle w:val="footnote"/>
      </w:pPr>
      <w:r>
        <w:rPr>
          <w:rStyle w:val="FootnoteReference"/>
        </w:rPr>
        <w:footnoteRef/>
      </w:r>
      <w:r>
        <w:t xml:space="preserve"> [JS] or “age to age”</w:t>
      </w:r>
    </w:p>
  </w:footnote>
  <w:footnote w:id="626">
    <w:p w14:paraId="0410B31B" w14:textId="77777777" w:rsidR="002758BE" w:rsidRDefault="002758BE" w:rsidP="00704CAA">
      <w:pPr>
        <w:pStyle w:val="footnote"/>
      </w:pPr>
      <w:r>
        <w:rPr>
          <w:rStyle w:val="FootnoteReference"/>
        </w:rPr>
        <w:footnoteRef/>
      </w:r>
      <w:r>
        <w:t xml:space="preserve"> [JS] or “May it be! May it be” or “So be it! So be it!”</w:t>
      </w:r>
    </w:p>
  </w:footnote>
  <w:footnote w:id="627">
    <w:p w14:paraId="0FB3C337" w14:textId="77777777" w:rsidR="002758BE" w:rsidRDefault="002758BE" w:rsidP="00704CAA">
      <w:pPr>
        <w:pStyle w:val="footnote"/>
      </w:pPr>
      <w:r>
        <w:rPr>
          <w:rStyle w:val="FootnoteReference"/>
        </w:rPr>
        <w:footnoteRef/>
      </w:r>
      <w:r>
        <w:t xml:space="preserve"> [JS] or “give thanks to”, “thankfully confess with praise”</w:t>
      </w:r>
    </w:p>
  </w:footnote>
  <w:footnote w:id="628">
    <w:p w14:paraId="7E54D57E" w14:textId="77777777" w:rsidR="002758BE" w:rsidRDefault="002758BE" w:rsidP="00704CAA">
      <w:pPr>
        <w:pStyle w:val="footnote"/>
      </w:pPr>
      <w:r>
        <w:rPr>
          <w:rStyle w:val="FootnoteReference"/>
        </w:rPr>
        <w:footnoteRef/>
      </w:r>
      <w:r>
        <w:t xml:space="preserve"> [JS] NETS, Fr. Lazarus, and the Coptic have “sea”, others have “south”</w:t>
      </w:r>
    </w:p>
  </w:footnote>
  <w:footnote w:id="629">
    <w:p w14:paraId="178F2BAD" w14:textId="77777777" w:rsidR="002758BE" w:rsidRDefault="002758BE" w:rsidP="00704CAA">
      <w:pPr>
        <w:pStyle w:val="footnote"/>
      </w:pPr>
      <w:r>
        <w:rPr>
          <w:rStyle w:val="FootnoteReference"/>
        </w:rPr>
        <w:footnoteRef/>
      </w:r>
      <w:r>
        <w:t xml:space="preserve"> [JS] or “praise and thank”, “thankfully confess with praise”</w:t>
      </w:r>
    </w:p>
  </w:footnote>
  <w:footnote w:id="630">
    <w:p w14:paraId="6A8B4AB6" w14:textId="77777777" w:rsidR="002758BE" w:rsidRDefault="002758BE" w:rsidP="00704CAA">
      <w:pPr>
        <w:pStyle w:val="footnote"/>
      </w:pPr>
      <w:r>
        <w:rPr>
          <w:rStyle w:val="FootnoteReference"/>
        </w:rPr>
        <w:footnoteRef/>
      </w:r>
      <w:r>
        <w:t xml:space="preserve"> [JS] or “praise and thank”, “thankfully confess with praise.”</w:t>
      </w:r>
    </w:p>
  </w:footnote>
  <w:footnote w:id="631">
    <w:p w14:paraId="7CBE112A" w14:textId="77777777" w:rsidR="002758BE" w:rsidRDefault="002758BE" w:rsidP="00704CAA">
      <w:pPr>
        <w:pStyle w:val="footnote"/>
      </w:pPr>
      <w:r>
        <w:rPr>
          <w:rStyle w:val="FootnoteReference"/>
        </w:rPr>
        <w:footnoteRef/>
      </w:r>
      <w:r>
        <w:t xml:space="preserve"> [JS] or “He helped them out of the way of their iniquity”</w:t>
      </w:r>
    </w:p>
  </w:footnote>
  <w:footnote w:id="632">
    <w:p w14:paraId="22A56B6D" w14:textId="77777777" w:rsidR="002758BE" w:rsidRDefault="002758BE" w:rsidP="00704CAA">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33">
    <w:p w14:paraId="3F16EF1E" w14:textId="77777777" w:rsidR="002758BE" w:rsidRDefault="002758BE" w:rsidP="00704CAA">
      <w:pPr>
        <w:pStyle w:val="footnote"/>
      </w:pPr>
      <w:r>
        <w:rPr>
          <w:rStyle w:val="FootnoteReference"/>
        </w:rPr>
        <w:footnoteRef/>
      </w:r>
      <w:r>
        <w:t xml:space="preserve"> [JS] or “praise and thank”, “thankfully confess with praise”</w:t>
      </w:r>
    </w:p>
  </w:footnote>
  <w:footnote w:id="634">
    <w:p w14:paraId="6DE0266A" w14:textId="77777777" w:rsidR="002758BE" w:rsidRDefault="002758BE" w:rsidP="00704CAA">
      <w:pPr>
        <w:pStyle w:val="footnote"/>
      </w:pPr>
      <w:r>
        <w:rPr>
          <w:rStyle w:val="FootnoteReference"/>
        </w:rPr>
        <w:footnoteRef/>
      </w:r>
      <w:r>
        <w:t xml:space="preserve"> [JS] Fr. Lazarus has “all their skill was scuttled.”</w:t>
      </w:r>
    </w:p>
  </w:footnote>
  <w:footnote w:id="635">
    <w:p w14:paraId="4B2EAC84" w14:textId="77777777" w:rsidR="002758BE" w:rsidRDefault="002758BE" w:rsidP="00704CAA">
      <w:pPr>
        <w:pStyle w:val="footnote"/>
      </w:pPr>
      <w:r>
        <w:rPr>
          <w:rStyle w:val="FootnoteReference"/>
        </w:rPr>
        <w:footnoteRef/>
      </w:r>
      <w:r>
        <w:t xml:space="preserve"> [JS] or “praise and thank”, “thankfully confess with praise”</w:t>
      </w:r>
    </w:p>
  </w:footnote>
  <w:footnote w:id="636">
    <w:p w14:paraId="589D0F1B" w14:textId="77777777" w:rsidR="002758BE" w:rsidRDefault="002758BE" w:rsidP="00704CAA">
      <w:pPr>
        <w:pStyle w:val="footnote"/>
      </w:pPr>
      <w:r>
        <w:rPr>
          <w:rStyle w:val="FootnoteReference"/>
        </w:rPr>
        <w:footnoteRef/>
      </w:r>
      <w:r>
        <w:t xml:space="preserve"> ‘mercies of the Lord’: </w:t>
      </w:r>
      <w:r w:rsidRPr="00B246C1">
        <w:rPr>
          <w:i/>
        </w:rPr>
        <w:t>or</w:t>
      </w:r>
      <w:r>
        <w:t>, the Lord’s love.</w:t>
      </w:r>
    </w:p>
  </w:footnote>
  <w:footnote w:id="637">
    <w:p w14:paraId="1C595FC5" w14:textId="77777777" w:rsidR="002758BE" w:rsidRDefault="002758BE" w:rsidP="00704CAA">
      <w:pPr>
        <w:pStyle w:val="footnote"/>
      </w:pPr>
      <w:r>
        <w:rPr>
          <w:rStyle w:val="FootnoteReference"/>
        </w:rPr>
        <w:footnoteRef/>
      </w:r>
      <w:r>
        <w:t xml:space="preserve"> [JS] NETS has, “make music”, OSB, “give praise”</w:t>
      </w:r>
    </w:p>
  </w:footnote>
  <w:footnote w:id="638">
    <w:p w14:paraId="2BBBBDB1" w14:textId="77777777" w:rsidR="002758BE" w:rsidRDefault="002758BE" w:rsidP="00704CAA">
      <w:pPr>
        <w:pStyle w:val="footnote"/>
      </w:pPr>
      <w:r>
        <w:rPr>
          <w:rStyle w:val="FootnoteReference"/>
        </w:rPr>
        <w:footnoteRef/>
      </w:r>
      <w:r>
        <w:t xml:space="preserve"> [JS] “thankfully confess You with praise”</w:t>
      </w:r>
    </w:p>
  </w:footnote>
  <w:footnote w:id="639">
    <w:p w14:paraId="5C6900D2" w14:textId="77777777" w:rsidR="002758BE" w:rsidRDefault="002758BE" w:rsidP="00704CAA">
      <w:pPr>
        <w:pStyle w:val="footnote"/>
      </w:pPr>
      <w:r>
        <w:rPr>
          <w:rStyle w:val="FootnoteReference"/>
        </w:rPr>
        <w:footnoteRef/>
      </w:r>
      <w:r>
        <w:t xml:space="preserve"> The first 6 verses of this Psalm are almost identical with Psalm 56:8-12, and the rest only differ in 3 words from 59:7-14.</w:t>
      </w:r>
    </w:p>
  </w:footnote>
  <w:footnote w:id="640">
    <w:p w14:paraId="43516A1B" w14:textId="77777777" w:rsidR="002758BE" w:rsidRDefault="002758BE" w:rsidP="00704CAA">
      <w:pPr>
        <w:pStyle w:val="footnote"/>
      </w:pPr>
      <w:r>
        <w:rPr>
          <w:rStyle w:val="FootnoteReference"/>
        </w:rPr>
        <w:footnoteRef/>
      </w:r>
      <w:r>
        <w:t xml:space="preserve"> [JS] “holy place.”</w:t>
      </w:r>
    </w:p>
  </w:footnote>
  <w:footnote w:id="641">
    <w:p w14:paraId="25606447" w14:textId="77777777" w:rsidR="002758BE" w:rsidRDefault="002758BE" w:rsidP="00704CAA">
      <w:pPr>
        <w:pStyle w:val="footnote"/>
      </w:pPr>
      <w:r>
        <w:rPr>
          <w:rStyle w:val="FootnoteReference"/>
        </w:rPr>
        <w:footnoteRef/>
      </w:r>
      <w:r>
        <w:t xml:space="preserve"> See Psalm 59:10 and footnote.</w:t>
      </w:r>
    </w:p>
  </w:footnote>
  <w:footnote w:id="642">
    <w:p w14:paraId="7DF3C2CB" w14:textId="77777777" w:rsidR="002758BE" w:rsidRDefault="002758BE" w:rsidP="00704CAA">
      <w:pPr>
        <w:pStyle w:val="footnote"/>
      </w:pPr>
      <w:r>
        <w:rPr>
          <w:rStyle w:val="FootnoteReference"/>
        </w:rPr>
        <w:footnoteRef/>
      </w:r>
      <w:r>
        <w:t xml:space="preserve"> </w:t>
      </w:r>
      <w:r w:rsidRPr="00B246C1">
        <w:rPr>
          <w:i/>
        </w:rPr>
        <w:t>Or</w:t>
      </w:r>
      <w:r>
        <w:t xml:space="preserve"> episcopate, oversight, superintendence. Acts 1:20-25.</w:t>
      </w:r>
    </w:p>
  </w:footnote>
  <w:footnote w:id="643">
    <w:p w14:paraId="0B84DF22" w14:textId="77777777" w:rsidR="002758BE" w:rsidRDefault="002758BE" w:rsidP="00704CAA">
      <w:pPr>
        <w:pStyle w:val="footnote"/>
      </w:pPr>
      <w:r>
        <w:rPr>
          <w:rStyle w:val="FootnoteReference"/>
        </w:rPr>
        <w:footnoteRef/>
      </w:r>
      <w:r>
        <w:t xml:space="preserve"> [JS] or “lawlessness”</w:t>
      </w:r>
    </w:p>
  </w:footnote>
  <w:footnote w:id="644">
    <w:p w14:paraId="0370D8B9" w14:textId="77777777" w:rsidR="002758BE" w:rsidRDefault="002758BE" w:rsidP="00704CAA">
      <w:pPr>
        <w:pStyle w:val="footnote"/>
      </w:pPr>
      <w:r>
        <w:rPr>
          <w:rStyle w:val="FootnoteReference"/>
        </w:rPr>
        <w:footnoteRef/>
      </w:r>
      <w:r>
        <w:t xml:space="preserve"> Cf. Num. 5:22.</w:t>
      </w:r>
    </w:p>
  </w:footnote>
  <w:footnote w:id="645">
    <w:p w14:paraId="1B36DB9E" w14:textId="77777777" w:rsidR="002758BE" w:rsidRDefault="002758BE" w:rsidP="00704CAA">
      <w:pPr>
        <w:pStyle w:val="footnote"/>
      </w:pPr>
      <w:r>
        <w:rPr>
          <w:rStyle w:val="FootnoteReference"/>
        </w:rPr>
        <w:footnoteRef/>
      </w:r>
      <w:r>
        <w:t xml:space="preserve"> Mt. 27:39.</w:t>
      </w:r>
    </w:p>
  </w:footnote>
  <w:footnote w:id="646">
    <w:p w14:paraId="22940EE6" w14:textId="77777777" w:rsidR="002758BE" w:rsidRDefault="002758BE" w:rsidP="00704CAA">
      <w:pPr>
        <w:pStyle w:val="footnote"/>
      </w:pPr>
      <w:r>
        <w:rPr>
          <w:rStyle w:val="FootnoteReference"/>
        </w:rPr>
        <w:footnoteRef/>
      </w:r>
      <w:r>
        <w:t xml:space="preserve"> [JS] or “give thanks to”. “thankfully confess with praise”</w:t>
      </w:r>
    </w:p>
  </w:footnote>
  <w:footnote w:id="647">
    <w:p w14:paraId="250C4082" w14:textId="77777777" w:rsidR="002758BE" w:rsidRDefault="002758BE" w:rsidP="00704CAA">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8">
    <w:p w14:paraId="6213827B" w14:textId="77777777" w:rsidR="002758BE" w:rsidRDefault="002758BE" w:rsidP="00704CAA">
      <w:pPr>
        <w:pStyle w:val="footnote"/>
      </w:pPr>
      <w:r>
        <w:rPr>
          <w:rStyle w:val="FootnoteReference"/>
        </w:rPr>
        <w:footnoteRef/>
      </w:r>
      <w:r>
        <w:t xml:space="preserve"> The power of the Gospel, the power of the Cross, which is the power of the Holy Spirit given at Pentecost (St. Athanasius).</w:t>
      </w:r>
    </w:p>
  </w:footnote>
  <w:footnote w:id="649">
    <w:p w14:paraId="21819EEC" w14:textId="77777777" w:rsidR="002758BE" w:rsidRDefault="002758BE" w:rsidP="00704CAA">
      <w:pPr>
        <w:pStyle w:val="footnote"/>
      </w:pPr>
      <w:r>
        <w:rPr>
          <w:rStyle w:val="FootnoteReference"/>
        </w:rPr>
        <w:footnoteRef/>
      </w:r>
      <w:r>
        <w:t xml:space="preserve"> [JS] “with You is the dominion/rule in the day of Your power”</w:t>
      </w:r>
    </w:p>
  </w:footnote>
  <w:footnote w:id="650">
    <w:p w14:paraId="04BA8F57" w14:textId="77777777" w:rsidR="002758BE" w:rsidRDefault="002758BE" w:rsidP="00704CAA">
      <w:pPr>
        <w:pStyle w:val="footnote"/>
      </w:pPr>
      <w:r>
        <w:rPr>
          <w:rStyle w:val="FootnoteReference"/>
        </w:rPr>
        <w:footnoteRef/>
      </w:r>
      <w:r>
        <w:t xml:space="preserve"> Cf. 1 Cor. 15:41-43.</w:t>
      </w:r>
    </w:p>
  </w:footnote>
  <w:footnote w:id="651">
    <w:p w14:paraId="0419BAA6" w14:textId="77777777" w:rsidR="002758BE" w:rsidRDefault="002758BE" w:rsidP="00704CAA">
      <w:pPr>
        <w:pStyle w:val="footnote"/>
      </w:pPr>
      <w:r>
        <w:rPr>
          <w:rStyle w:val="FootnoteReference"/>
        </w:rPr>
        <w:footnoteRef/>
      </w:r>
      <w:r>
        <w:t xml:space="preserve"> [JS] literally “morning star”</w:t>
      </w:r>
    </w:p>
  </w:footnote>
  <w:footnote w:id="652">
    <w:p w14:paraId="6A1A3510" w14:textId="77777777" w:rsidR="002758BE" w:rsidRDefault="002758BE" w:rsidP="00704CAA">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53">
    <w:p w14:paraId="0A72A0F3" w14:textId="77777777" w:rsidR="002758BE" w:rsidRDefault="002758BE" w:rsidP="00704CAA">
      <w:pPr>
        <w:pStyle w:val="footnote"/>
      </w:pPr>
      <w:r>
        <w:rPr>
          <w:rStyle w:val="FootnoteReference"/>
        </w:rPr>
        <w:footnoteRef/>
      </w:r>
      <w:r>
        <w:t xml:space="preserve"> [JS] Fr. Lazarus renders “repent” as “change His mind”</w:t>
      </w:r>
    </w:p>
  </w:footnote>
  <w:footnote w:id="654">
    <w:p w14:paraId="6A954099" w14:textId="77777777" w:rsidR="002758BE" w:rsidRDefault="002758BE" w:rsidP="00704CAA">
      <w:pPr>
        <w:pStyle w:val="footnote"/>
      </w:pPr>
      <w:r>
        <w:rPr>
          <w:rStyle w:val="FootnoteReference"/>
        </w:rPr>
        <w:footnoteRef/>
      </w:r>
      <w:r>
        <w:t xml:space="preserve"> Heb. 7:21.</w:t>
      </w:r>
    </w:p>
  </w:footnote>
  <w:footnote w:id="655">
    <w:p w14:paraId="7ADC21DE" w14:textId="77777777" w:rsidR="002758BE" w:rsidRDefault="002758BE" w:rsidP="00704CAA">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6">
    <w:p w14:paraId="6A0C3E40" w14:textId="77777777" w:rsidR="002758BE" w:rsidRDefault="002758BE" w:rsidP="00704CAA">
      <w:pPr>
        <w:pStyle w:val="footnote"/>
      </w:pPr>
      <w:r>
        <w:rPr>
          <w:rStyle w:val="FootnoteReference"/>
        </w:rPr>
        <w:footnoteRef/>
      </w:r>
      <w:r>
        <w:t xml:space="preserve"> [JS] or “give thanks,” or “thankfully confess with praise”</w:t>
      </w:r>
    </w:p>
  </w:footnote>
  <w:footnote w:id="657">
    <w:p w14:paraId="72BD2026" w14:textId="77777777" w:rsidR="002758BE" w:rsidRDefault="002758BE" w:rsidP="00704CAA">
      <w:pPr>
        <w:pStyle w:val="footnote"/>
      </w:pPr>
      <w:r>
        <w:rPr>
          <w:rStyle w:val="FootnoteReference"/>
        </w:rPr>
        <w:footnoteRef/>
      </w:r>
      <w:r>
        <w:t xml:space="preserve"> [JS] or “assembly”</w:t>
      </w:r>
    </w:p>
  </w:footnote>
  <w:footnote w:id="658">
    <w:p w14:paraId="5C873828" w14:textId="77777777" w:rsidR="002758BE" w:rsidRDefault="002758BE" w:rsidP="00704CAA">
      <w:pPr>
        <w:pStyle w:val="footnote"/>
      </w:pPr>
      <w:r>
        <w:rPr>
          <w:rStyle w:val="FootnoteReference"/>
        </w:rPr>
        <w:footnoteRef/>
      </w:r>
      <w:r>
        <w:t xml:space="preserve"> [JS] or “sought out in all things according to His will.”</w:t>
      </w:r>
    </w:p>
  </w:footnote>
  <w:footnote w:id="659">
    <w:p w14:paraId="4A82352A" w14:textId="77777777" w:rsidR="002758BE" w:rsidRDefault="002758BE" w:rsidP="00704CAA">
      <w:pPr>
        <w:pStyle w:val="footnote"/>
      </w:pPr>
      <w:r>
        <w:rPr>
          <w:rStyle w:val="FootnoteReference"/>
        </w:rPr>
        <w:footnoteRef/>
      </w:r>
      <w:r>
        <w:t xml:space="preserve"> [JS] or “thanksgiving,” or “thankful confession with praise”</w:t>
      </w:r>
    </w:p>
  </w:footnote>
  <w:footnote w:id="660">
    <w:p w14:paraId="003E75E9" w14:textId="77777777" w:rsidR="002758BE" w:rsidRDefault="002758BE" w:rsidP="00704CAA">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61">
    <w:p w14:paraId="773E2377" w14:textId="77777777" w:rsidR="002758BE" w:rsidRDefault="002758BE" w:rsidP="00704CAA">
      <w:pPr>
        <w:pStyle w:val="footnote"/>
      </w:pPr>
      <w:r>
        <w:rPr>
          <w:rStyle w:val="FootnoteReference"/>
        </w:rPr>
        <w:footnoteRef/>
      </w:r>
      <w:r>
        <w:t xml:space="preserve"> Gen. 6:18; 9:9f; 15; 17; Ex. 19:5; Mk. 14:24; Lk. 22:20,29,30.</w:t>
      </w:r>
    </w:p>
  </w:footnote>
  <w:footnote w:id="662">
    <w:p w14:paraId="25E37270" w14:textId="77777777" w:rsidR="002758BE" w:rsidRDefault="002758BE" w:rsidP="00704CAA">
      <w:pPr>
        <w:pStyle w:val="footnote"/>
      </w:pPr>
      <w:r>
        <w:rPr>
          <w:rStyle w:val="FootnoteReference"/>
        </w:rPr>
        <w:footnoteRef/>
      </w:r>
      <w:r>
        <w:t xml:space="preserve"> [JS] or “awesome”, “terrible”</w:t>
      </w:r>
    </w:p>
  </w:footnote>
  <w:footnote w:id="663">
    <w:p w14:paraId="21A9EB43" w14:textId="77777777" w:rsidR="002758BE" w:rsidRDefault="002758BE" w:rsidP="00704CAA">
      <w:pPr>
        <w:pStyle w:val="footnote"/>
      </w:pPr>
      <w:r>
        <w:rPr>
          <w:rStyle w:val="FootnoteReference"/>
        </w:rPr>
        <w:footnoteRef/>
      </w:r>
      <w:r>
        <w:t xml:space="preserve"> </w:t>
      </w:r>
      <w:r w:rsidRPr="00DC02D9">
        <w:rPr>
          <w:i/>
        </w:rPr>
        <w:t>Or:</w:t>
      </w:r>
      <w:r>
        <w:t xml:space="preserve"> source, fount, spring, sum, essential principle (Prov. 1:7).</w:t>
      </w:r>
    </w:p>
  </w:footnote>
  <w:footnote w:id="664">
    <w:p w14:paraId="0EB32224" w14:textId="77777777" w:rsidR="002758BE" w:rsidRDefault="002758BE" w:rsidP="00704CAA">
      <w:pPr>
        <w:pStyle w:val="footnote"/>
      </w:pPr>
      <w:r>
        <w:rPr>
          <w:rStyle w:val="FootnoteReference"/>
        </w:rPr>
        <w:footnoteRef/>
      </w:r>
      <w:r>
        <w:t xml:space="preserve"> To cultivate this fear is to practice living in the presence of God, which is the height of wisdom and understanding.</w:t>
      </w:r>
    </w:p>
  </w:footnote>
  <w:footnote w:id="665">
    <w:p w14:paraId="0931666B" w14:textId="77777777" w:rsidR="002758BE" w:rsidRDefault="002758BE" w:rsidP="00704CAA">
      <w:pPr>
        <w:pStyle w:val="footnote"/>
      </w:pPr>
      <w:r>
        <w:rPr>
          <w:rStyle w:val="FootnoteReference"/>
        </w:rPr>
        <w:footnoteRef/>
      </w:r>
      <w:r>
        <w:t xml:space="preserve"> [JS] or “endures forever and ever”</w:t>
      </w:r>
    </w:p>
  </w:footnote>
  <w:footnote w:id="666">
    <w:p w14:paraId="4732D835" w14:textId="77777777" w:rsidR="002758BE" w:rsidRDefault="002758BE" w:rsidP="00704CAA">
      <w:pPr>
        <w:pStyle w:val="footnote"/>
      </w:pPr>
      <w:r>
        <w:rPr>
          <w:rStyle w:val="FootnoteReference"/>
        </w:rPr>
        <w:footnoteRef/>
      </w:r>
      <w:r>
        <w:t xml:space="preserve"> [JS] or “dawned”</w:t>
      </w:r>
    </w:p>
  </w:footnote>
  <w:footnote w:id="667">
    <w:p w14:paraId="049D5215" w14:textId="77777777" w:rsidR="002758BE" w:rsidRDefault="002758BE" w:rsidP="00704CAA">
      <w:pPr>
        <w:pStyle w:val="footnote"/>
      </w:pPr>
      <w:r>
        <w:rPr>
          <w:rStyle w:val="FootnoteReference"/>
        </w:rPr>
        <w:footnoteRef/>
      </w:r>
      <w:r>
        <w:t xml:space="preserve"> [JS] NETS interprets this as “He scattered [His enemies]”</w:t>
      </w:r>
    </w:p>
  </w:footnote>
  <w:footnote w:id="668">
    <w:p w14:paraId="2262A787" w14:textId="77777777" w:rsidR="002758BE" w:rsidRDefault="002758BE" w:rsidP="00704CAA">
      <w:pPr>
        <w:pStyle w:val="footnote"/>
      </w:pPr>
      <w:r>
        <w:rPr>
          <w:rStyle w:val="FootnoteReference"/>
        </w:rPr>
        <w:footnoteRef/>
      </w:r>
      <w:r>
        <w:t xml:space="preserve"> [JS] or “contines forever and ever”</w:t>
      </w:r>
    </w:p>
  </w:footnote>
  <w:footnote w:id="669">
    <w:p w14:paraId="3DC1ACDA" w14:textId="77777777" w:rsidR="002758BE" w:rsidRDefault="002758BE" w:rsidP="00704CAA">
      <w:pPr>
        <w:pStyle w:val="footnote"/>
      </w:pPr>
      <w:r>
        <w:rPr>
          <w:rStyle w:val="FootnoteReference"/>
        </w:rPr>
        <w:footnoteRef/>
      </w:r>
      <w:r>
        <w:t xml:space="preserve"> [JS] or “he will be raised to power and glory.”</w:t>
      </w:r>
    </w:p>
  </w:footnote>
  <w:footnote w:id="670">
    <w:p w14:paraId="4A10F39F" w14:textId="77777777" w:rsidR="002758BE" w:rsidRDefault="002758BE" w:rsidP="00704CAA">
      <w:pPr>
        <w:pStyle w:val="footnote"/>
      </w:pPr>
      <w:r>
        <w:rPr>
          <w:rStyle w:val="FootnoteReference"/>
        </w:rPr>
        <w:footnoteRef/>
      </w:r>
      <w:r>
        <w:t xml:space="preserve"> ‘The world is passing away, and the desire for it; but anyone who does the will of God lives forever’ (1 Jn. 2:17).</w:t>
      </w:r>
    </w:p>
  </w:footnote>
  <w:footnote w:id="671">
    <w:p w14:paraId="075EFF18" w14:textId="77777777" w:rsidR="002758BE" w:rsidRDefault="002758BE" w:rsidP="00704CAA">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72">
    <w:p w14:paraId="626CF782" w14:textId="77777777" w:rsidR="002758BE" w:rsidRDefault="002758BE" w:rsidP="00704CAA">
      <w:pPr>
        <w:pStyle w:val="footnote"/>
      </w:pPr>
      <w:r>
        <w:rPr>
          <w:rStyle w:val="FootnoteReference"/>
        </w:rPr>
        <w:footnoteRef/>
      </w:r>
      <w:r>
        <w:t xml:space="preserve"> [JS] all others have “servants”, but Fr. Athanasius from the Coptic has “children”, which Fr. Lazarus has as well.</w:t>
      </w:r>
    </w:p>
  </w:footnote>
  <w:footnote w:id="673">
    <w:p w14:paraId="0960347C" w14:textId="77777777" w:rsidR="002758BE" w:rsidRDefault="002758BE" w:rsidP="00704CAA">
      <w:pPr>
        <w:pStyle w:val="footnote"/>
      </w:pPr>
      <w:r>
        <w:rPr>
          <w:rStyle w:val="FootnoteReference"/>
        </w:rPr>
        <w:footnoteRef/>
      </w:r>
      <w:r>
        <w:t xml:space="preserve"> Ex. 19:6; 29:43-46; Deut. 27:9; Is. 63:18,19; Jer. 2:3; 2 Cor. 6:16.</w:t>
      </w:r>
    </w:p>
  </w:footnote>
  <w:footnote w:id="674">
    <w:p w14:paraId="4ACA2EFF" w14:textId="77777777" w:rsidR="002758BE" w:rsidRDefault="002758BE" w:rsidP="00704CAA">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5">
    <w:p w14:paraId="4979BE15" w14:textId="77777777" w:rsidR="002758BE" w:rsidRDefault="002758BE" w:rsidP="00704CAA">
      <w:pPr>
        <w:pStyle w:val="footnote"/>
      </w:pPr>
      <w:r>
        <w:rPr>
          <w:rStyle w:val="FootnoteReference"/>
        </w:rPr>
        <w:footnoteRef/>
      </w:r>
      <w:r>
        <w:t xml:space="preserve"> Earth rocked and rolled in travail at the birth of a nation (cf. Jn. 16:20-22).</w:t>
      </w:r>
    </w:p>
  </w:footnote>
  <w:footnote w:id="676">
    <w:p w14:paraId="5E7E167A" w14:textId="77777777" w:rsidR="002758BE" w:rsidRDefault="002758BE" w:rsidP="00704CAA">
      <w:pPr>
        <w:pStyle w:val="footnote"/>
      </w:pPr>
      <w:r>
        <w:rPr>
          <w:rStyle w:val="FootnoteReference"/>
        </w:rPr>
        <w:footnoteRef/>
      </w:r>
      <w:r>
        <w:t xml:space="preserve"> [JS] or “presence”</w:t>
      </w:r>
    </w:p>
  </w:footnote>
  <w:footnote w:id="677">
    <w:p w14:paraId="263120E9" w14:textId="77777777" w:rsidR="002758BE" w:rsidRDefault="002758BE" w:rsidP="00704CAA">
      <w:pPr>
        <w:pStyle w:val="footnote"/>
      </w:pPr>
      <w:r>
        <w:rPr>
          <w:rStyle w:val="FootnoteReference"/>
        </w:rPr>
        <w:footnoteRef/>
      </w:r>
      <w:r>
        <w:t xml:space="preserve"> Cf. John 1:18; 3:13; Wisdom 18:16.</w:t>
      </w:r>
    </w:p>
  </w:footnote>
  <w:footnote w:id="678">
    <w:p w14:paraId="45C85546" w14:textId="77777777" w:rsidR="002758BE" w:rsidRDefault="002758BE" w:rsidP="00704CAA">
      <w:pPr>
        <w:pStyle w:val="footnote"/>
      </w:pPr>
      <w:r>
        <w:rPr>
          <w:rStyle w:val="FootnoteReference"/>
        </w:rPr>
        <w:footnoteRef/>
      </w:r>
      <w:r>
        <w:t xml:space="preserve"> Gk. </w:t>
      </w:r>
      <w:r w:rsidRPr="00DC02D9">
        <w:rPr>
          <w:i/>
        </w:rPr>
        <w:t>hades:</w:t>
      </w:r>
      <w:r>
        <w:t xml:space="preserve"> the abode of the dead or departed (and so elsewhere).</w:t>
      </w:r>
    </w:p>
  </w:footnote>
  <w:footnote w:id="679">
    <w:p w14:paraId="317C34F9" w14:textId="77777777" w:rsidR="002758BE" w:rsidRDefault="002758BE" w:rsidP="00704CAA">
      <w:pPr>
        <w:pStyle w:val="footnote"/>
      </w:pPr>
      <w:r>
        <w:rPr>
          <w:rStyle w:val="FootnoteReference"/>
        </w:rPr>
        <w:footnoteRef/>
      </w:r>
      <w:r>
        <w:t xml:space="preserve"> [JS] or “from now and forevermore.”</w:t>
      </w:r>
    </w:p>
  </w:footnote>
  <w:footnote w:id="680">
    <w:p w14:paraId="0509066F" w14:textId="77777777" w:rsidR="002758BE" w:rsidRDefault="002758BE" w:rsidP="00704CAA">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81">
    <w:p w14:paraId="464878DC" w14:textId="77777777" w:rsidR="002758BE" w:rsidRDefault="002758BE" w:rsidP="00704CAA">
      <w:pPr>
        <w:pStyle w:val="footnote"/>
      </w:pPr>
      <w:r>
        <w:rPr>
          <w:rStyle w:val="FootnoteReference"/>
        </w:rPr>
        <w:footnoteRef/>
      </w:r>
      <w:r>
        <w:t xml:space="preserve"> [JS] or “cry”</w:t>
      </w:r>
    </w:p>
  </w:footnote>
  <w:footnote w:id="682">
    <w:p w14:paraId="65517406" w14:textId="77777777" w:rsidR="002758BE" w:rsidRDefault="002758BE" w:rsidP="00704CAA">
      <w:pPr>
        <w:pStyle w:val="footnote"/>
      </w:pPr>
      <w:r>
        <w:rPr>
          <w:rStyle w:val="FootnoteReference"/>
        </w:rPr>
        <w:footnoteRef/>
      </w:r>
      <w:r>
        <w:t xml:space="preserve"> [JS] or “rescue”, i.e. “O Lord, rescue me!”</w:t>
      </w:r>
    </w:p>
  </w:footnote>
  <w:footnote w:id="683">
    <w:p w14:paraId="00DCFDCC" w14:textId="77777777" w:rsidR="002758BE" w:rsidRDefault="002758BE" w:rsidP="00704CAA">
      <w:pPr>
        <w:pStyle w:val="footnote"/>
      </w:pPr>
      <w:r>
        <w:rPr>
          <w:rStyle w:val="FootnoteReference"/>
        </w:rPr>
        <w:footnoteRef/>
      </w:r>
      <w:r>
        <w:t xml:space="preserve"> Or “life,” or “self.</w:t>
      </w:r>
    </w:p>
  </w:footnote>
  <w:footnote w:id="684">
    <w:p w14:paraId="39013900" w14:textId="77777777" w:rsidR="002758BE" w:rsidRDefault="002758BE" w:rsidP="00704CAA">
      <w:pPr>
        <w:pStyle w:val="footnote"/>
      </w:pPr>
      <w:r>
        <w:rPr>
          <w:rStyle w:val="FootnoteReference"/>
        </w:rPr>
        <w:footnoteRef/>
      </w:r>
      <w:r>
        <w:t xml:space="preserve"> cf. Heb. 4:10; Phil. 2:12; Mt. 11:28,29; Jer. 6:16.</w:t>
      </w:r>
    </w:p>
  </w:footnote>
  <w:footnote w:id="685">
    <w:p w14:paraId="7EF4902F" w14:textId="77777777" w:rsidR="002758BE" w:rsidRDefault="002758BE" w:rsidP="00704CAA">
      <w:pPr>
        <w:pStyle w:val="footnote"/>
      </w:pPr>
      <w:r>
        <w:rPr>
          <w:rStyle w:val="FootnoteReference"/>
        </w:rPr>
        <w:footnoteRef/>
      </w:r>
      <w:r>
        <w:t xml:space="preserve"> [JS] Fr. Lazarus has, “I will live to please the Lord”</w:t>
      </w:r>
    </w:p>
  </w:footnote>
  <w:footnote w:id="686">
    <w:p w14:paraId="074C68EB" w14:textId="77777777" w:rsidR="002758BE" w:rsidRDefault="002758BE" w:rsidP="00704CAA">
      <w:pPr>
        <w:pStyle w:val="footnote"/>
      </w:pPr>
      <w:r>
        <w:rPr>
          <w:rStyle w:val="FootnoteReference"/>
        </w:rPr>
        <w:footnoteRef/>
      </w:r>
      <w:r>
        <w:t xml:space="preserve"> 2 Cor. 4:13.</w:t>
      </w:r>
    </w:p>
  </w:footnote>
  <w:footnote w:id="687">
    <w:p w14:paraId="1961AD01" w14:textId="77777777" w:rsidR="002758BE" w:rsidRDefault="002758BE" w:rsidP="00704CAA">
      <w:pPr>
        <w:pStyle w:val="footnote"/>
      </w:pPr>
      <w:r>
        <w:rPr>
          <w:rStyle w:val="FootnoteReference"/>
        </w:rPr>
        <w:footnoteRef/>
      </w:r>
      <w:r>
        <w:t xml:space="preserve"> [JS] or “brought very low”</w:t>
      </w:r>
    </w:p>
  </w:footnote>
  <w:footnote w:id="688">
    <w:p w14:paraId="5336CA97" w14:textId="77777777" w:rsidR="002758BE" w:rsidRDefault="002758BE" w:rsidP="00704CAA">
      <w:pPr>
        <w:pStyle w:val="footnote"/>
      </w:pPr>
      <w:r>
        <w:rPr>
          <w:rStyle w:val="FootnoteReference"/>
        </w:rPr>
        <w:footnoteRef/>
      </w:r>
      <w:r>
        <w:t xml:space="preserve"> [JS] OSB has, “ecstasy,” Fr. Lazarus has “madness,” Brenton has “amazement.”</w:t>
      </w:r>
    </w:p>
  </w:footnote>
  <w:footnote w:id="689">
    <w:p w14:paraId="7806EAC7" w14:textId="77777777" w:rsidR="002758BE" w:rsidRDefault="002758BE" w:rsidP="00704CAA">
      <w:pPr>
        <w:pStyle w:val="footnote"/>
      </w:pPr>
      <w:r>
        <w:rPr>
          <w:rStyle w:val="FootnoteReference"/>
        </w:rPr>
        <w:footnoteRef/>
      </w:r>
      <w:r>
        <w:t xml:space="preserve"> [JS] NETS and OSB omit vs. 5.</w:t>
      </w:r>
    </w:p>
  </w:footnote>
  <w:footnote w:id="690">
    <w:p w14:paraId="3C69D206" w14:textId="77777777" w:rsidR="002758BE" w:rsidRDefault="002758BE" w:rsidP="00704CAA">
      <w:pPr>
        <w:pStyle w:val="footnote"/>
      </w:pPr>
      <w:r>
        <w:rPr>
          <w:rStyle w:val="FootnoteReference"/>
        </w:rPr>
        <w:footnoteRef/>
      </w:r>
      <w:r>
        <w:t xml:space="preserve"> [JS] literally, “holy ones.”</w:t>
      </w:r>
    </w:p>
  </w:footnote>
  <w:footnote w:id="691">
    <w:p w14:paraId="42AB023A" w14:textId="77777777" w:rsidR="002758BE" w:rsidRDefault="002758BE" w:rsidP="00704CAA">
      <w:pPr>
        <w:pStyle w:val="footnote"/>
      </w:pPr>
      <w:r>
        <w:rPr>
          <w:rStyle w:val="FootnoteReference"/>
        </w:rPr>
        <w:footnoteRef/>
      </w:r>
      <w:r>
        <w:t xml:space="preserve"> </w:t>
      </w:r>
      <w:r w:rsidRPr="00DC02D9">
        <w:rPr>
          <w:i/>
        </w:rPr>
        <w:t>Or:</w:t>
      </w:r>
      <w:r>
        <w:t xml:space="preserve"> costly (Wisdom 1:13-16).</w:t>
      </w:r>
    </w:p>
  </w:footnote>
  <w:footnote w:id="692">
    <w:p w14:paraId="358140F0" w14:textId="77777777" w:rsidR="002758BE" w:rsidRDefault="002758BE" w:rsidP="00704CAA">
      <w:pPr>
        <w:pStyle w:val="footnote"/>
      </w:pPr>
      <w:r>
        <w:rPr>
          <w:rStyle w:val="FootnoteReference"/>
        </w:rPr>
        <w:footnoteRef/>
      </w:r>
      <w:r>
        <w:t xml:space="preserve"> [JS] litearlly, “slave”.</w:t>
      </w:r>
    </w:p>
  </w:footnote>
  <w:footnote w:id="693">
    <w:p w14:paraId="3AA5172C" w14:textId="77777777" w:rsidR="002758BE" w:rsidRDefault="002758BE" w:rsidP="00704CAA">
      <w:pPr>
        <w:pStyle w:val="footnote"/>
      </w:pPr>
      <w:r>
        <w:rPr>
          <w:rStyle w:val="FootnoteReference"/>
        </w:rPr>
        <w:footnoteRef/>
      </w:r>
      <w:r>
        <w:t xml:space="preserve"> [JS] [] lacking in NETS and OSB.</w:t>
      </w:r>
    </w:p>
  </w:footnote>
  <w:footnote w:id="694">
    <w:p w14:paraId="6A76C09C" w14:textId="77777777" w:rsidR="002758BE" w:rsidRDefault="002758BE" w:rsidP="00704CAA">
      <w:pPr>
        <w:pStyle w:val="footnote"/>
      </w:pPr>
      <w:r>
        <w:rPr>
          <w:rStyle w:val="FootnoteReference"/>
        </w:rPr>
        <w:footnoteRef/>
      </w:r>
      <w:r>
        <w:t xml:space="preserve"> Rom. 15:11.</w:t>
      </w:r>
    </w:p>
  </w:footnote>
  <w:footnote w:id="695">
    <w:p w14:paraId="68C80167" w14:textId="77777777" w:rsidR="002758BE" w:rsidRDefault="002758BE" w:rsidP="00704CAA">
      <w:pPr>
        <w:pStyle w:val="footnote"/>
      </w:pPr>
      <w:r>
        <w:rPr>
          <w:rStyle w:val="FootnoteReference"/>
        </w:rPr>
        <w:footnoteRef/>
      </w:r>
      <w:r>
        <w:t xml:space="preserve"> [JS] Fr. Lazarus has “is strong” NETS has “became strong towards us,” OSB has “rules over us.”</w:t>
      </w:r>
    </w:p>
  </w:footnote>
  <w:footnote w:id="696">
    <w:p w14:paraId="5BEAB95D" w14:textId="77777777" w:rsidR="002758BE" w:rsidRDefault="002758BE" w:rsidP="00704CAA">
      <w:pPr>
        <w:pStyle w:val="footnote"/>
      </w:pPr>
      <w:r>
        <w:rPr>
          <w:rStyle w:val="FootnoteReference"/>
        </w:rPr>
        <w:footnoteRef/>
      </w:r>
      <w:r>
        <w:t xml:space="preserve"> [JS] “thankfully confess the Lord with praise,” here and throughout</w:t>
      </w:r>
    </w:p>
  </w:footnote>
  <w:footnote w:id="697">
    <w:p w14:paraId="56D602AB" w14:textId="77777777" w:rsidR="002758BE" w:rsidRDefault="002758BE" w:rsidP="00704CAA">
      <w:pPr>
        <w:pStyle w:val="footnote"/>
      </w:pPr>
      <w:r>
        <w:rPr>
          <w:rStyle w:val="FootnoteReference"/>
        </w:rPr>
        <w:footnoteRef/>
      </w:r>
      <w:r>
        <w:t xml:space="preserve"> Mercy </w:t>
      </w:r>
      <w:r w:rsidRPr="00DC02D9">
        <w:rPr>
          <w:i/>
        </w:rPr>
        <w:t>or</w:t>
      </w:r>
      <w:r>
        <w:t xml:space="preserve"> love.</w:t>
      </w:r>
    </w:p>
  </w:footnote>
  <w:footnote w:id="698">
    <w:p w14:paraId="6B314AD0" w14:textId="77777777" w:rsidR="002758BE" w:rsidRPr="00C544D6" w:rsidRDefault="002758BE" w:rsidP="00704CAA">
      <w:pPr>
        <w:pStyle w:val="footnote"/>
      </w:pPr>
      <w:r w:rsidRPr="00C544D6">
        <w:rPr>
          <w:rStyle w:val="FootnoteReference"/>
        </w:rPr>
        <w:footnoteRef/>
      </w:r>
      <w:r w:rsidRPr="00C544D6">
        <w:t xml:space="preserve"> Heb. 13:6.</w:t>
      </w:r>
    </w:p>
  </w:footnote>
  <w:footnote w:id="699">
    <w:p w14:paraId="5D0FEE98" w14:textId="77777777" w:rsidR="002758BE" w:rsidRDefault="002758BE" w:rsidP="00704CAA">
      <w:pPr>
        <w:pStyle w:val="footnote"/>
      </w:pPr>
      <w:r>
        <w:rPr>
          <w:rStyle w:val="FootnoteReference"/>
        </w:rPr>
        <w:footnoteRef/>
      </w:r>
      <w:r>
        <w:t xml:space="preserve"> [JS] Fr. Lazarus has “see the fall of”</w:t>
      </w:r>
    </w:p>
  </w:footnote>
  <w:footnote w:id="700">
    <w:p w14:paraId="47411FC0" w14:textId="77777777" w:rsidR="002758BE" w:rsidRDefault="002758BE" w:rsidP="00704CAA">
      <w:pPr>
        <w:pStyle w:val="footnote"/>
      </w:pPr>
      <w:r w:rsidRPr="00C544D6">
        <w:rPr>
          <w:rStyle w:val="FootnoteReference"/>
        </w:rPr>
        <w:footnoteRef/>
      </w:r>
      <w:r w:rsidRPr="00C544D6">
        <w:t xml:space="preserve"> Or exerts power or works a miracle or creates power; (</w:t>
      </w:r>
      <w:r>
        <w:t>Cf</w:t>
      </w:r>
      <w:r w:rsidRPr="00C544D6">
        <w:t>. Ps. 59:14)</w:t>
      </w:r>
    </w:p>
  </w:footnote>
  <w:footnote w:id="701">
    <w:p w14:paraId="286BDD1F" w14:textId="77777777" w:rsidR="002758BE" w:rsidRDefault="002758BE" w:rsidP="00704CAA">
      <w:pPr>
        <w:pStyle w:val="footnote"/>
      </w:pPr>
      <w:r>
        <w:rPr>
          <w:rStyle w:val="FootnoteReference"/>
        </w:rPr>
        <w:footnoteRef/>
      </w:r>
      <w:r>
        <w:t xml:space="preserve"> [JS] or “give thanks to”, “thankfully confess with praise”</w:t>
      </w:r>
    </w:p>
  </w:footnote>
  <w:footnote w:id="702">
    <w:p w14:paraId="4D0EB5F8" w14:textId="77777777" w:rsidR="002758BE" w:rsidRDefault="002758BE" w:rsidP="00704CAA">
      <w:pPr>
        <w:pStyle w:val="footnote"/>
      </w:pPr>
      <w:r>
        <w:rPr>
          <w:rStyle w:val="FootnoteReference"/>
        </w:rPr>
        <w:footnoteRef/>
      </w:r>
      <w:r>
        <w:t xml:space="preserve"> [JS] or “praise and thank,” “thankfully confess with praise”</w:t>
      </w:r>
    </w:p>
  </w:footnote>
  <w:footnote w:id="703">
    <w:p w14:paraId="4867BE6A" w14:textId="77777777" w:rsidR="002758BE" w:rsidRDefault="002758BE" w:rsidP="00704CAA">
      <w:pPr>
        <w:pStyle w:val="footnote"/>
      </w:pPr>
      <w:r>
        <w:rPr>
          <w:rStyle w:val="FootnoteReference"/>
        </w:rPr>
        <w:footnoteRef/>
      </w:r>
      <w:r>
        <w:t xml:space="preserve"> Mt. 21:42; Acts 4:11; 1 Pet 2:7; Eph. 2:20; Is. 28:16; Zach. 4:7. Not a keystone of an arch, but a corner-stone uniting two walls and all walls.</w:t>
      </w:r>
    </w:p>
  </w:footnote>
  <w:footnote w:id="704">
    <w:p w14:paraId="4F00C1BF" w14:textId="77777777" w:rsidR="002758BE" w:rsidRDefault="002758BE" w:rsidP="00704CAA">
      <w:pPr>
        <w:pStyle w:val="footnote"/>
      </w:pPr>
      <w:r>
        <w:rPr>
          <w:rStyle w:val="FootnoteReference"/>
        </w:rPr>
        <w:footnoteRef/>
      </w:r>
      <w:r>
        <w:t xml:space="preserve"> [JS] or “prosper us”</w:t>
      </w:r>
    </w:p>
  </w:footnote>
  <w:footnote w:id="705">
    <w:p w14:paraId="6B15A309" w14:textId="77777777" w:rsidR="002758BE" w:rsidRDefault="002758BE" w:rsidP="00704CAA">
      <w:pPr>
        <w:pStyle w:val="footnote"/>
      </w:pPr>
      <w:r>
        <w:rPr>
          <w:rStyle w:val="FootnoteReference"/>
        </w:rPr>
        <w:footnoteRef/>
      </w:r>
      <w:r>
        <w:t xml:space="preserve"> [JS] or “revealed Himself to us” or, as Fr. Athanasius has it, “has shone upone us.”</w:t>
      </w:r>
    </w:p>
  </w:footnote>
  <w:footnote w:id="706">
    <w:p w14:paraId="381C8AA1" w14:textId="77777777" w:rsidR="002758BE" w:rsidRDefault="002758BE" w:rsidP="00704CAA">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7">
    <w:p w14:paraId="39FF0DCB" w14:textId="77777777" w:rsidR="002758BE" w:rsidRDefault="002758BE" w:rsidP="00704CAA">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8">
    <w:p w14:paraId="08C0ED48" w14:textId="77777777" w:rsidR="002758BE" w:rsidRDefault="002758BE" w:rsidP="00704CAA">
      <w:pPr>
        <w:pStyle w:val="footnote"/>
      </w:pPr>
      <w:r>
        <w:rPr>
          <w:rStyle w:val="FootnoteReference"/>
        </w:rPr>
        <w:footnoteRef/>
      </w:r>
      <w:r>
        <w:t xml:space="preserve"> [JS] “thankfully confess You with praise”</w:t>
      </w:r>
    </w:p>
  </w:footnote>
  <w:footnote w:id="709">
    <w:p w14:paraId="6C5B9009" w14:textId="77777777" w:rsidR="002758BE" w:rsidRDefault="002758BE" w:rsidP="00704CAA">
      <w:pPr>
        <w:pStyle w:val="footnote"/>
      </w:pPr>
      <w:r>
        <w:rPr>
          <w:rStyle w:val="FootnoteReference"/>
        </w:rPr>
        <w:footnoteRef/>
      </w:r>
      <w:r>
        <w:t xml:space="preserve"> [JS] “thankfully confess You with praise”</w:t>
      </w:r>
    </w:p>
  </w:footnote>
  <w:footnote w:id="710">
    <w:p w14:paraId="0FB1A1E8" w14:textId="77777777" w:rsidR="002758BE" w:rsidRDefault="002758BE" w:rsidP="00704CAA">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11">
    <w:p w14:paraId="2C9D05D8" w14:textId="77777777" w:rsidR="002758BE" w:rsidRDefault="002758BE" w:rsidP="00704CAA">
      <w:pPr>
        <w:pStyle w:val="footnote"/>
      </w:pPr>
      <w:r>
        <w:rPr>
          <w:rStyle w:val="FootnoteReference"/>
        </w:rPr>
        <w:footnoteRef/>
      </w:r>
      <w:r>
        <w:t xml:space="preserve"> Rom. 10:5; Gal. 3:12; Lev. 18:5; Luke 10:25-28.</w:t>
      </w:r>
    </w:p>
  </w:footnote>
  <w:footnote w:id="712">
    <w:p w14:paraId="1EF5EAAA" w14:textId="77777777" w:rsidR="002758BE" w:rsidRDefault="002758BE" w:rsidP="00704CAA">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13">
    <w:p w14:paraId="5B384244" w14:textId="77777777" w:rsidR="002758BE" w:rsidRDefault="002758BE" w:rsidP="00704CAA">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14">
    <w:p w14:paraId="1853019F" w14:textId="77777777" w:rsidR="002758BE" w:rsidRDefault="002758BE" w:rsidP="00704CAA">
      <w:pPr>
        <w:pStyle w:val="footnote"/>
      </w:pPr>
      <w:r>
        <w:rPr>
          <w:rStyle w:val="FootnoteReference"/>
        </w:rPr>
        <w:footnoteRef/>
      </w:r>
      <w:r>
        <w:t xml:space="preserve"> [JS] or “ordinances”. Fr. Athanasius has, “truths”. Literally something engraved or inscribed.</w:t>
      </w:r>
    </w:p>
  </w:footnote>
  <w:footnote w:id="715">
    <w:p w14:paraId="4371FF36" w14:textId="77777777" w:rsidR="002758BE" w:rsidRDefault="002758BE" w:rsidP="00704CAA">
      <w:pPr>
        <w:pStyle w:val="footnote"/>
      </w:pPr>
      <w:r>
        <w:rPr>
          <w:rStyle w:val="FootnoteReference"/>
        </w:rPr>
        <w:footnoteRef/>
      </w:r>
      <w:r>
        <w:t xml:space="preserve"> [JS] Fr. Lazarus has “praise and thank”. Could be rendered, “thankfully confess You with praise”.</w:t>
      </w:r>
    </w:p>
  </w:footnote>
  <w:footnote w:id="716">
    <w:p w14:paraId="07589B47" w14:textId="77777777" w:rsidR="002758BE" w:rsidRDefault="002758BE" w:rsidP="00704CAA">
      <w:pPr>
        <w:pStyle w:val="footnote"/>
      </w:pPr>
      <w:r>
        <w:rPr>
          <w:rStyle w:val="FootnoteReference"/>
        </w:rPr>
        <w:footnoteRef/>
      </w:r>
      <w:r>
        <w:t xml:space="preserve"> [JS] or “sayings,” or “teachings”</w:t>
      </w:r>
    </w:p>
  </w:footnote>
  <w:footnote w:id="717">
    <w:p w14:paraId="6D49B268" w14:textId="77777777" w:rsidR="002758BE" w:rsidRDefault="002758BE" w:rsidP="00704CAA">
      <w:pPr>
        <w:pStyle w:val="footnote"/>
      </w:pPr>
      <w:r>
        <w:rPr>
          <w:rStyle w:val="FootnoteReference"/>
        </w:rPr>
        <w:footnoteRef/>
      </w:r>
      <w:r>
        <w:t xml:space="preserve"> [JS] Fr. Athanasius has, “repaly,” Brenton has “recompense”</w:t>
      </w:r>
    </w:p>
  </w:footnote>
  <w:footnote w:id="718">
    <w:p w14:paraId="3F4E21CA" w14:textId="77777777" w:rsidR="002758BE" w:rsidRDefault="002758BE" w:rsidP="00704CAA">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9">
    <w:p w14:paraId="33730C57" w14:textId="77777777" w:rsidR="002758BE" w:rsidRDefault="002758BE" w:rsidP="00704CAA">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20">
    <w:p w14:paraId="5FAD23CB" w14:textId="77777777" w:rsidR="002758BE" w:rsidRDefault="002758BE" w:rsidP="00704CAA">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21">
    <w:p w14:paraId="104319CF" w14:textId="77777777" w:rsidR="002758BE" w:rsidRDefault="002758BE" w:rsidP="00704CAA">
      <w:pPr>
        <w:pStyle w:val="footnote"/>
      </w:pPr>
      <w:r>
        <w:rPr>
          <w:rStyle w:val="FootnoteReference"/>
        </w:rPr>
        <w:footnoteRef/>
      </w:r>
      <w:r>
        <w:t xml:space="preserve"> sloth: </w:t>
      </w:r>
      <w:r w:rsidRPr="0002544A">
        <w:rPr>
          <w:i/>
        </w:rPr>
        <w:t>or:</w:t>
      </w:r>
      <w:r>
        <w:t xml:space="preserve"> accidie.</w:t>
      </w:r>
    </w:p>
  </w:footnote>
  <w:footnote w:id="722">
    <w:p w14:paraId="7941E5B9" w14:textId="77777777" w:rsidR="002758BE" w:rsidRDefault="002758BE" w:rsidP="00704CAA">
      <w:pPr>
        <w:pStyle w:val="footnote"/>
      </w:pPr>
      <w:r>
        <w:rPr>
          <w:rStyle w:val="FootnoteReference"/>
        </w:rPr>
        <w:footnoteRef/>
      </w:r>
      <w:r>
        <w:t xml:space="preserve"> [JS] or “establish,” “confirm”</w:t>
      </w:r>
    </w:p>
  </w:footnote>
  <w:footnote w:id="723">
    <w:p w14:paraId="7016EE01" w14:textId="77777777" w:rsidR="002758BE" w:rsidRDefault="002758BE" w:rsidP="00704CAA">
      <w:pPr>
        <w:pStyle w:val="footnote"/>
      </w:pPr>
      <w:r>
        <w:rPr>
          <w:rStyle w:val="FootnoteReference"/>
        </w:rPr>
        <w:footnoteRef/>
      </w:r>
      <w:r>
        <w:t xml:space="preserve"> [JS] or “covetousness”</w:t>
      </w:r>
    </w:p>
  </w:footnote>
  <w:footnote w:id="724">
    <w:p w14:paraId="3AB589AF" w14:textId="77777777" w:rsidR="002758BE" w:rsidRDefault="002758BE" w:rsidP="00704CAA">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25">
    <w:p w14:paraId="616FD903" w14:textId="77777777" w:rsidR="002758BE" w:rsidRDefault="002758BE" w:rsidP="00704CAA">
      <w:pPr>
        <w:pStyle w:val="footnote"/>
      </w:pPr>
      <w:r>
        <w:rPr>
          <w:rStyle w:val="FootnoteReference"/>
        </w:rPr>
        <w:footnoteRef/>
      </w:r>
      <w:r>
        <w:t xml:space="preserve"> Christ is our way and our righteousness (cf. Jn. 14:6; 1 Cor 1:30; Ephes. 2:5-7).</w:t>
      </w:r>
    </w:p>
  </w:footnote>
  <w:footnote w:id="726">
    <w:p w14:paraId="1AE52B26" w14:textId="77777777" w:rsidR="002758BE" w:rsidRDefault="002758BE" w:rsidP="00704CAA">
      <w:pPr>
        <w:pStyle w:val="footnote"/>
      </w:pPr>
      <w:r>
        <w:rPr>
          <w:rStyle w:val="FootnoteReference"/>
        </w:rPr>
        <w:footnoteRef/>
      </w:r>
      <w:r>
        <w:t xml:space="preserve"> The house of wisdom can be built only if the fear of God is rooted deeply in the soul (cf. St Ambrose).</w:t>
      </w:r>
    </w:p>
  </w:footnote>
  <w:footnote w:id="727">
    <w:p w14:paraId="64B50939" w14:textId="77777777" w:rsidR="002758BE" w:rsidRDefault="002758BE" w:rsidP="00704CAA">
      <w:pPr>
        <w:pStyle w:val="footnote"/>
      </w:pPr>
      <w:r>
        <w:rPr>
          <w:rStyle w:val="FootnoteReference"/>
        </w:rPr>
        <w:footnoteRef/>
      </w:r>
      <w:r>
        <w:t xml:space="preserve"> Christ is our way and our righteousness (cf. Jn. 14:6; 1 Cor 1:30; Ephes. 2:5-7). &lt;see 2 footnotes above&gt;</w:t>
      </w:r>
    </w:p>
  </w:footnote>
  <w:footnote w:id="728">
    <w:p w14:paraId="102FC74C" w14:textId="77777777" w:rsidR="002758BE" w:rsidRDefault="002758BE" w:rsidP="00704CAA">
      <w:pPr>
        <w:pStyle w:val="footnote"/>
      </w:pPr>
      <w:r>
        <w:rPr>
          <w:rStyle w:val="FootnoteReference"/>
        </w:rPr>
        <w:footnoteRef/>
      </w:r>
      <w:r>
        <w:t xml:space="preserve"> </w:t>
      </w:r>
      <w:r w:rsidRPr="0002544A">
        <w:rPr>
          <w:i/>
        </w:rPr>
        <w:t>Lit</w:t>
      </w:r>
      <w:r>
        <w:t>. Face: a Hebraism for ‘favor’. (Cf. Psalm 44:13).</w:t>
      </w:r>
    </w:p>
  </w:footnote>
  <w:footnote w:id="729">
    <w:p w14:paraId="13FD5E31" w14:textId="77777777" w:rsidR="002758BE" w:rsidRDefault="002758BE" w:rsidP="00704CAA">
      <w:pPr>
        <w:pStyle w:val="footnote"/>
      </w:pPr>
      <w:r>
        <w:rPr>
          <w:rStyle w:val="FootnoteReference"/>
        </w:rPr>
        <w:footnoteRef/>
      </w:r>
      <w:r>
        <w:t xml:space="preserve"> [JS] or “thank,” “thankfully confess You with praise”</w:t>
      </w:r>
    </w:p>
  </w:footnote>
  <w:footnote w:id="730">
    <w:p w14:paraId="7A133E63" w14:textId="77777777" w:rsidR="002758BE" w:rsidRDefault="002758BE" w:rsidP="00704CAA">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31">
    <w:p w14:paraId="4F4D4BD5" w14:textId="77777777" w:rsidR="002758BE" w:rsidRDefault="002758BE" w:rsidP="00704CAA">
      <w:pPr>
        <w:pStyle w:val="footnote"/>
      </w:pPr>
      <w:r>
        <w:rPr>
          <w:rStyle w:val="FootnoteReference"/>
        </w:rPr>
        <w:footnoteRef/>
      </w:r>
      <w:r>
        <w:t xml:space="preserve"> Curdled with scorn, anger and fear.</w:t>
      </w:r>
    </w:p>
  </w:footnote>
  <w:footnote w:id="732">
    <w:p w14:paraId="63630B8F" w14:textId="77777777" w:rsidR="002758BE" w:rsidRDefault="002758BE" w:rsidP="00704CAA">
      <w:pPr>
        <w:pStyle w:val="footnote"/>
      </w:pPr>
      <w:r>
        <w:rPr>
          <w:rStyle w:val="FootnoteReference"/>
        </w:rPr>
        <w:footnoteRef/>
      </w:r>
      <w:r>
        <w:t xml:space="preserve"> Was St. Peter poor when he had no gold and silver for the cripple? They are not currency in Canaan (cf. St. Chrysostom).</w:t>
      </w:r>
    </w:p>
  </w:footnote>
  <w:footnote w:id="733">
    <w:p w14:paraId="69BF5D57" w14:textId="77777777" w:rsidR="002758BE" w:rsidRDefault="002758BE" w:rsidP="00704CAA">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34">
    <w:p w14:paraId="6D6CBE20" w14:textId="77777777" w:rsidR="002758BE" w:rsidRDefault="002758BE" w:rsidP="00704CAA">
      <w:pPr>
        <w:pStyle w:val="footnote"/>
      </w:pPr>
      <w:r>
        <w:rPr>
          <w:rStyle w:val="FootnoteReference"/>
        </w:rPr>
        <w:footnoteRef/>
      </w:r>
      <w:r>
        <w:t xml:space="preserve"> [JS] i.e. my eyes were straigned looking for your word.</w:t>
      </w:r>
    </w:p>
  </w:footnote>
  <w:footnote w:id="735">
    <w:p w14:paraId="7FC6C490" w14:textId="77777777" w:rsidR="002758BE" w:rsidRDefault="002758BE" w:rsidP="00704CAA">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6">
    <w:p w14:paraId="076FBABB" w14:textId="77777777" w:rsidR="002758BE" w:rsidRDefault="002758BE" w:rsidP="00704CAA">
      <w:pPr>
        <w:pStyle w:val="footnote"/>
      </w:pPr>
      <w:r>
        <w:rPr>
          <w:rStyle w:val="FootnoteReference"/>
        </w:rPr>
        <w:footnoteRef/>
      </w:r>
      <w:r>
        <w:t xml:space="preserve"> Sprinkled with hoar-frost, a wineskin is like the greying head of an old man.</w:t>
      </w:r>
    </w:p>
  </w:footnote>
  <w:footnote w:id="737">
    <w:p w14:paraId="645B597E" w14:textId="77777777" w:rsidR="002758BE" w:rsidRDefault="002758BE" w:rsidP="00704CAA">
      <w:pPr>
        <w:pStyle w:val="footnote"/>
      </w:pPr>
      <w:r>
        <w:rPr>
          <w:rStyle w:val="FootnoteReference"/>
        </w:rPr>
        <w:footnoteRef/>
      </w:r>
      <w:r>
        <w:t xml:space="preserve"> [JS] revive, “give me life”</w:t>
      </w:r>
    </w:p>
  </w:footnote>
  <w:footnote w:id="738">
    <w:p w14:paraId="1F853481" w14:textId="77777777" w:rsidR="002758BE" w:rsidRDefault="002758BE" w:rsidP="00704CAA">
      <w:pPr>
        <w:pStyle w:val="footnote"/>
      </w:pPr>
      <w:r>
        <w:rPr>
          <w:rStyle w:val="FootnoteReference"/>
        </w:rPr>
        <w:footnoteRef/>
      </w:r>
      <w:r>
        <w:t xml:space="preserve"> [JS] “all things together”, i.e. “all the universe”</w:t>
      </w:r>
    </w:p>
  </w:footnote>
  <w:footnote w:id="739">
    <w:p w14:paraId="543C0AC2" w14:textId="77777777" w:rsidR="002758BE" w:rsidRDefault="002758BE" w:rsidP="00704CAA">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40">
    <w:p w14:paraId="1E75A2C6" w14:textId="77777777" w:rsidR="002758BE" w:rsidRDefault="002758BE" w:rsidP="00704CAA">
      <w:pPr>
        <w:pStyle w:val="footnote"/>
      </w:pPr>
      <w:r>
        <w:rPr>
          <w:rStyle w:val="FootnoteReference"/>
        </w:rPr>
        <w:footnoteRef/>
      </w:r>
      <w:r>
        <w:t xml:space="preserve"> hear: </w:t>
      </w:r>
      <w:r w:rsidRPr="0002544A">
        <w:rPr>
          <w:i/>
        </w:rPr>
        <w:t>lit</w:t>
      </w:r>
      <w:r>
        <w:t>. gullet, throat, larynx.</w:t>
      </w:r>
    </w:p>
  </w:footnote>
  <w:footnote w:id="741">
    <w:p w14:paraId="21F247CB" w14:textId="77777777" w:rsidR="002758BE" w:rsidRDefault="002758BE" w:rsidP="00704CAA">
      <w:pPr>
        <w:pStyle w:val="footnote"/>
      </w:pPr>
      <w:r>
        <w:rPr>
          <w:rStyle w:val="FootnoteReference"/>
        </w:rPr>
        <w:footnoteRef/>
      </w:r>
      <w:r>
        <w:t xml:space="preserve"> ‘The rays of the Word are eternally ready to shine wherever the windows of the soul are opened in simple faith’ (St. Hilary).</w:t>
      </w:r>
    </w:p>
  </w:footnote>
  <w:footnote w:id="742">
    <w:p w14:paraId="66B9039F" w14:textId="77777777" w:rsidR="002758BE" w:rsidRDefault="002758BE" w:rsidP="00704CAA">
      <w:pPr>
        <w:pStyle w:val="footnote"/>
      </w:pPr>
      <w:r>
        <w:rPr>
          <w:rStyle w:val="FootnoteReference"/>
        </w:rPr>
        <w:footnoteRef/>
      </w:r>
      <w:r>
        <w:t xml:space="preserve"> [JS] probably “forever for a reward”, rather than “for an eternal reward”</w:t>
      </w:r>
    </w:p>
  </w:footnote>
  <w:footnote w:id="743">
    <w:p w14:paraId="62CCD289" w14:textId="77777777" w:rsidR="002758BE" w:rsidRDefault="002758BE" w:rsidP="00704CAA">
      <w:pPr>
        <w:pStyle w:val="footnote"/>
      </w:pPr>
      <w:r>
        <w:rPr>
          <w:rStyle w:val="FootnoteReference"/>
        </w:rPr>
        <w:footnoteRef/>
      </w:r>
      <w:r>
        <w:t xml:space="preserve"> ‘In wicked men we rightly hate the evil, but love the creature’ (St. Prosper). [JS] Fr. Lazarus interprets “evildoers” here as “evil spirits”</w:t>
      </w:r>
    </w:p>
  </w:footnote>
  <w:footnote w:id="744">
    <w:p w14:paraId="66B5C18F" w14:textId="77777777" w:rsidR="002758BE" w:rsidRDefault="002758BE" w:rsidP="00704CAA">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45">
    <w:p w14:paraId="65CF8B73" w14:textId="77777777" w:rsidR="002758BE" w:rsidRDefault="002758BE" w:rsidP="00704CAA">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6">
    <w:p w14:paraId="6625A852" w14:textId="77777777" w:rsidR="002758BE" w:rsidRDefault="002758BE" w:rsidP="00704CAA">
      <w:pPr>
        <w:pStyle w:val="footnote"/>
      </w:pPr>
      <w:r>
        <w:rPr>
          <w:rStyle w:val="FootnoteReference"/>
        </w:rPr>
        <w:footnoteRef/>
      </w:r>
      <w:r>
        <w:t xml:space="preserve"> These words are repeated by the deacon at the beginning of the Divine Liturgy.</w:t>
      </w:r>
    </w:p>
  </w:footnote>
  <w:footnote w:id="747">
    <w:p w14:paraId="4DB7410F" w14:textId="77777777" w:rsidR="002758BE" w:rsidRDefault="002758BE" w:rsidP="00704CAA">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8">
    <w:p w14:paraId="0A47AC2D" w14:textId="77777777" w:rsidR="002758BE" w:rsidRDefault="002758BE" w:rsidP="00704CAA">
      <w:pPr>
        <w:pStyle w:val="footnote"/>
      </w:pPr>
      <w:r>
        <w:rPr>
          <w:rStyle w:val="FootnoteReference"/>
        </w:rPr>
        <w:footnoteRef/>
      </w:r>
      <w:r>
        <w:t xml:space="preserve"> [JS] or “I directed myself towards”</w:t>
      </w:r>
    </w:p>
  </w:footnote>
  <w:footnote w:id="749">
    <w:p w14:paraId="7AA4F803" w14:textId="77777777" w:rsidR="002758BE" w:rsidRDefault="002758BE" w:rsidP="00704CAA">
      <w:pPr>
        <w:pStyle w:val="footnote"/>
      </w:pPr>
      <w:r>
        <w:rPr>
          <w:rStyle w:val="FootnoteReference"/>
        </w:rPr>
        <w:footnoteRef/>
      </w:r>
      <w:r>
        <w:t xml:space="preserve"> Cf. Lk. 24:27,32,45.</w:t>
      </w:r>
    </w:p>
  </w:footnote>
  <w:footnote w:id="750">
    <w:p w14:paraId="25CB77BD" w14:textId="77777777" w:rsidR="002758BE" w:rsidRDefault="002758BE" w:rsidP="00704CAA">
      <w:pPr>
        <w:pStyle w:val="footnote"/>
      </w:pPr>
      <w:r>
        <w:rPr>
          <w:rStyle w:val="FootnoteReference"/>
        </w:rPr>
        <w:footnoteRef/>
      </w:r>
      <w:r>
        <w:t xml:space="preserve"> [JS] Fr. Lazarus and Fr. Athanasius interpret this as “the Spirit” or “a Spirit”, (breath and spirit being the same word)</w:t>
      </w:r>
    </w:p>
  </w:footnote>
  <w:footnote w:id="751">
    <w:p w14:paraId="09BD4FD3" w14:textId="77777777" w:rsidR="002758BE" w:rsidRDefault="002758BE" w:rsidP="00704CAA">
      <w:pPr>
        <w:pStyle w:val="footnote"/>
      </w:pPr>
      <w:r>
        <w:rPr>
          <w:rStyle w:val="FootnoteReference"/>
        </w:rPr>
        <w:footnoteRef/>
      </w:r>
      <w:r>
        <w:t xml:space="preserve"> Just as we who claim to love God judge it right to show mercy, so we can expect the divine mercy (Mt. 5:7).</w:t>
      </w:r>
    </w:p>
  </w:footnote>
  <w:footnote w:id="752">
    <w:p w14:paraId="3EAC140A" w14:textId="77777777" w:rsidR="002758BE" w:rsidRDefault="002758BE" w:rsidP="00704CAA">
      <w:pPr>
        <w:pStyle w:val="footnote"/>
      </w:pPr>
      <w:r>
        <w:rPr>
          <w:rStyle w:val="FootnoteReference"/>
        </w:rPr>
        <w:footnoteRef/>
      </w:r>
      <w:r>
        <w:t xml:space="preserve"> pure: </w:t>
      </w:r>
      <w:r w:rsidRPr="007B4ADE">
        <w:rPr>
          <w:i/>
        </w:rPr>
        <w:t>lit</w:t>
      </w:r>
      <w:r>
        <w:t>. burnt, fired: hence refined and pure (cf. Psalm 11:7).</w:t>
      </w:r>
    </w:p>
  </w:footnote>
  <w:footnote w:id="753">
    <w:p w14:paraId="6A899AEC" w14:textId="77777777" w:rsidR="002758BE" w:rsidRDefault="002758BE" w:rsidP="00704CAA">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54">
    <w:p w14:paraId="3C094107" w14:textId="77777777" w:rsidR="002758BE" w:rsidRDefault="002758BE" w:rsidP="00704CAA">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55">
    <w:p w14:paraId="4A107598" w14:textId="77777777" w:rsidR="002758BE" w:rsidRDefault="002758BE" w:rsidP="00704CAA">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6">
    <w:p w14:paraId="747C3011" w14:textId="77777777" w:rsidR="002758BE" w:rsidRDefault="002758BE" w:rsidP="00704CAA">
      <w:pPr>
        <w:pStyle w:val="footnote"/>
      </w:pPr>
      <w:r>
        <w:rPr>
          <w:rStyle w:val="FootnoteReference"/>
        </w:rPr>
        <w:footnoteRef/>
      </w:r>
      <w:r>
        <w:t xml:space="preserve"> [JS] or “wickedness”</w:t>
      </w:r>
    </w:p>
  </w:footnote>
  <w:footnote w:id="757">
    <w:p w14:paraId="5B4CF2F0" w14:textId="77777777" w:rsidR="002758BE" w:rsidRDefault="002758BE" w:rsidP="00704CAA">
      <w:pPr>
        <w:pStyle w:val="footnote"/>
      </w:pPr>
      <w:r>
        <w:rPr>
          <w:rStyle w:val="FootnoteReference"/>
        </w:rPr>
        <w:footnoteRef/>
      </w:r>
      <w:r>
        <w:t xml:space="preserve"> Cf. Ps. 110:10.</w:t>
      </w:r>
    </w:p>
  </w:footnote>
  <w:footnote w:id="758">
    <w:p w14:paraId="3210B748" w14:textId="77777777" w:rsidR="002758BE" w:rsidRDefault="002758BE" w:rsidP="00704CAA">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9">
    <w:p w14:paraId="465413AE" w14:textId="77777777" w:rsidR="002758BE" w:rsidRDefault="002758BE" w:rsidP="00704CAA">
      <w:pPr>
        <w:pStyle w:val="footnote"/>
      </w:pPr>
      <w:r>
        <w:rPr>
          <w:rStyle w:val="FootnoteReference"/>
        </w:rPr>
        <w:footnoteRef/>
      </w:r>
      <w:r>
        <w:t xml:space="preserve"> [JS] Coptic has, “Name”.</w:t>
      </w:r>
    </w:p>
  </w:footnote>
  <w:footnote w:id="760">
    <w:p w14:paraId="2283E1D7" w14:textId="77777777" w:rsidR="002758BE" w:rsidRDefault="002758BE" w:rsidP="00704CAA">
      <w:pPr>
        <w:pStyle w:val="footnote"/>
      </w:pPr>
      <w:r>
        <w:rPr>
          <w:rStyle w:val="FootnoteReference"/>
        </w:rPr>
        <w:footnoteRef/>
      </w:r>
      <w:r>
        <w:t xml:space="preserve"> [JS] or “word,” or “teachings</w:t>
      </w:r>
    </w:p>
  </w:footnote>
  <w:footnote w:id="761">
    <w:p w14:paraId="387BB099" w14:textId="77777777" w:rsidR="002758BE" w:rsidRDefault="002758BE" w:rsidP="00704CAA">
      <w:pPr>
        <w:pStyle w:val="footnote"/>
      </w:pPr>
      <w:r>
        <w:rPr>
          <w:rStyle w:val="FootnoteReference"/>
        </w:rPr>
        <w:footnoteRef/>
      </w:r>
      <w:r>
        <w:t xml:space="preserve"> [JS] [] found in Coptic. See the First Hour of Tuesday of Holy Week.</w:t>
      </w:r>
    </w:p>
  </w:footnote>
  <w:footnote w:id="762">
    <w:p w14:paraId="7C32BFF6" w14:textId="77777777" w:rsidR="002758BE" w:rsidRDefault="002758BE" w:rsidP="00704CAA">
      <w:pPr>
        <w:pStyle w:val="footnote"/>
      </w:pPr>
      <w:r>
        <w:rPr>
          <w:rStyle w:val="FootnoteReference"/>
        </w:rPr>
        <w:footnoteRef/>
      </w:r>
      <w:r>
        <w:t xml:space="preserve"> [JS] Fr. Athanaius has “or what shall be added unto you, by a deceitful ltongue?”</w:t>
      </w:r>
    </w:p>
  </w:footnote>
  <w:footnote w:id="763">
    <w:p w14:paraId="41FB2D2A" w14:textId="77777777" w:rsidR="002758BE" w:rsidRDefault="002758BE" w:rsidP="00704CAA">
      <w:pPr>
        <w:pStyle w:val="footnote"/>
      </w:pPr>
      <w:r>
        <w:rPr>
          <w:rStyle w:val="FootnoteReference"/>
        </w:rPr>
        <w:footnoteRef/>
      </w:r>
      <w:r>
        <w:t xml:space="preserve"> Cf. Psalm 139:11; Rom. 12:20. ‘Coals of hell’. For desolation as the equivalent of hell, see Mark 13:14.</w:t>
      </w:r>
    </w:p>
  </w:footnote>
  <w:footnote w:id="764">
    <w:p w14:paraId="5C007434" w14:textId="77777777" w:rsidR="002758BE" w:rsidRDefault="002758BE" w:rsidP="00704CAA">
      <w:pPr>
        <w:pStyle w:val="footnote"/>
      </w:pPr>
      <w:r>
        <w:rPr>
          <w:rStyle w:val="FootnoteReference"/>
        </w:rPr>
        <w:footnoteRef/>
      </w:r>
      <w:r>
        <w:t xml:space="preserve"> Cf. Jeremiah 3:23. I look through the hills to their unseen Maker.</w:t>
      </w:r>
    </w:p>
  </w:footnote>
  <w:footnote w:id="765">
    <w:p w14:paraId="1876E7D4" w14:textId="77777777" w:rsidR="002758BE" w:rsidRDefault="002758BE" w:rsidP="00704CAA">
      <w:pPr>
        <w:pStyle w:val="footnote"/>
      </w:pPr>
      <w:r>
        <w:rPr>
          <w:rStyle w:val="FootnoteReference"/>
        </w:rPr>
        <w:footnoteRef/>
      </w:r>
      <w:r>
        <w:t xml:space="preserve"> Cf. Matthew 8:24-27. ‘Lord, save us, we are sinking.’ Prayer rouses God to action and prevents the illusion of His being asleep.</w:t>
      </w:r>
    </w:p>
  </w:footnote>
  <w:footnote w:id="766">
    <w:p w14:paraId="24A869F0" w14:textId="77777777" w:rsidR="002758BE" w:rsidRDefault="002758BE" w:rsidP="00704CAA">
      <w:pPr>
        <w:pStyle w:val="footnote"/>
      </w:pPr>
      <w:r>
        <w:rPr>
          <w:rStyle w:val="FootnoteReference"/>
        </w:rPr>
        <w:footnoteRef/>
      </w:r>
      <w:r>
        <w:t xml:space="preserve"> [JS] Fr. Athanasius has, “Jerusalem is built as a city: her good pleasure is in this and that:”</w:t>
      </w:r>
    </w:p>
  </w:footnote>
  <w:footnote w:id="767">
    <w:p w14:paraId="6BF4DF52" w14:textId="77777777" w:rsidR="002758BE" w:rsidRDefault="002758BE" w:rsidP="00704CAA">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8">
    <w:p w14:paraId="2C284367" w14:textId="77777777" w:rsidR="002758BE" w:rsidRDefault="002758BE" w:rsidP="00704CAA">
      <w:pPr>
        <w:pStyle w:val="footnote"/>
      </w:pPr>
      <w:r>
        <w:rPr>
          <w:rStyle w:val="FootnoteReference"/>
        </w:rPr>
        <w:footnoteRef/>
      </w:r>
      <w:r>
        <w:t xml:space="preserve"> [JS] or “thank and praise”, “thankfully confess with praise”</w:t>
      </w:r>
    </w:p>
  </w:footnote>
  <w:footnote w:id="769">
    <w:p w14:paraId="1FAE8E94" w14:textId="77777777" w:rsidR="002758BE" w:rsidRDefault="002758BE" w:rsidP="00704CAA">
      <w:pPr>
        <w:pStyle w:val="footnote"/>
      </w:pPr>
      <w:r>
        <w:rPr>
          <w:rStyle w:val="FootnoteReference"/>
        </w:rPr>
        <w:footnoteRef/>
      </w:r>
      <w:r>
        <w:t xml:space="preserve"> [JS] or “pray” or “ask after” “that which pertains to the pace of Jesrusalem”</w:t>
      </w:r>
    </w:p>
  </w:footnote>
  <w:footnote w:id="770">
    <w:p w14:paraId="06A0742C" w14:textId="77777777" w:rsidR="002758BE" w:rsidRDefault="002758BE" w:rsidP="00704CAA">
      <w:pPr>
        <w:pStyle w:val="footnote"/>
      </w:pPr>
      <w:r>
        <w:rPr>
          <w:rStyle w:val="FootnoteReference"/>
        </w:rPr>
        <w:footnoteRef/>
      </w:r>
      <w:r>
        <w:t xml:space="preserve"> Abundance (cf. John 10:10). Pray for pardon and peace before the King comes as Judge with thousands of His holy ones (Lk. 14:32; Jude 14).</w:t>
      </w:r>
    </w:p>
  </w:footnote>
  <w:footnote w:id="771">
    <w:p w14:paraId="54957C7F" w14:textId="77777777" w:rsidR="002758BE" w:rsidRDefault="002758BE" w:rsidP="00704CAA">
      <w:pPr>
        <w:pStyle w:val="footnote"/>
      </w:pPr>
      <w:r>
        <w:rPr>
          <w:rStyle w:val="FootnoteReference"/>
        </w:rPr>
        <w:footnoteRef/>
      </w:r>
      <w:r>
        <w:t xml:space="preserve"> Hebrews 11:26; 13:13.</w:t>
      </w:r>
    </w:p>
  </w:footnote>
  <w:footnote w:id="772">
    <w:p w14:paraId="05D5FD0A" w14:textId="77777777" w:rsidR="002758BE" w:rsidRDefault="002758BE" w:rsidP="00704CAA">
      <w:pPr>
        <w:pStyle w:val="footnote"/>
      </w:pPr>
      <w:r>
        <w:rPr>
          <w:rStyle w:val="FootnoteReference"/>
        </w:rPr>
        <w:footnoteRef/>
      </w:r>
      <w:r>
        <w:t xml:space="preserve"> Heaven is here (Mt. 4:17; Lk. 17:21; Prov. 17:24).</w:t>
      </w:r>
    </w:p>
  </w:footnote>
  <w:footnote w:id="773">
    <w:p w14:paraId="7D59277F" w14:textId="77777777" w:rsidR="002758BE" w:rsidRDefault="002758BE" w:rsidP="00704CAA">
      <w:pPr>
        <w:pStyle w:val="footnote"/>
      </w:pPr>
      <w:r>
        <w:rPr>
          <w:rStyle w:val="FootnoteReference"/>
        </w:rPr>
        <w:footnoteRef/>
      </w:r>
      <w:r>
        <w:t xml:space="preserve"> [JS] Fr. Lazarus and NETS have “irresistible”, OSB has “overwhelming”</w:t>
      </w:r>
    </w:p>
  </w:footnote>
  <w:footnote w:id="774">
    <w:p w14:paraId="604D1C2F" w14:textId="77777777" w:rsidR="002758BE" w:rsidRDefault="002758BE" w:rsidP="00704CAA">
      <w:pPr>
        <w:pStyle w:val="footnote"/>
      </w:pPr>
      <w:r>
        <w:rPr>
          <w:rStyle w:val="FootnoteReference"/>
        </w:rPr>
        <w:footnoteRef/>
      </w:r>
      <w:r>
        <w:t xml:space="preserve"> [JS] or “evildoers”</w:t>
      </w:r>
    </w:p>
  </w:footnote>
  <w:footnote w:id="775">
    <w:p w14:paraId="093F2A64" w14:textId="77777777" w:rsidR="002758BE" w:rsidRDefault="002758BE" w:rsidP="00704CAA">
      <w:pPr>
        <w:pStyle w:val="footnote"/>
      </w:pPr>
      <w:r>
        <w:rPr>
          <w:rStyle w:val="FootnoteReference"/>
        </w:rPr>
        <w:footnoteRef/>
      </w:r>
      <w:r>
        <w:t xml:space="preserve"> [JS] Fr. Athanasius has, “the Lord has magnified His doings with them.”</w:t>
      </w:r>
    </w:p>
  </w:footnote>
  <w:footnote w:id="776">
    <w:p w14:paraId="574A06B5" w14:textId="77777777" w:rsidR="002758BE" w:rsidRDefault="002758BE" w:rsidP="00704CAA">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7">
    <w:p w14:paraId="4DF0396D" w14:textId="77777777" w:rsidR="002758BE" w:rsidRDefault="002758BE" w:rsidP="00704CAA">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8">
    <w:p w14:paraId="13D7E51D" w14:textId="77777777" w:rsidR="002758BE" w:rsidRDefault="002758BE" w:rsidP="00704CAA">
      <w:pPr>
        <w:pStyle w:val="footnote"/>
      </w:pPr>
      <w:r>
        <w:rPr>
          <w:rStyle w:val="FootnoteReference"/>
        </w:rPr>
        <w:footnoteRef/>
      </w:r>
      <w:r>
        <w:t xml:space="preserve"> [JS] “from your rest”, literally, “after sitting”</w:t>
      </w:r>
    </w:p>
  </w:footnote>
  <w:footnote w:id="779">
    <w:p w14:paraId="5C7D4D32" w14:textId="77777777" w:rsidR="002758BE" w:rsidRDefault="002758BE" w:rsidP="00704CAA">
      <w:pPr>
        <w:pStyle w:val="footnote"/>
      </w:pPr>
      <w:r>
        <w:rPr>
          <w:rStyle w:val="FootnoteReference"/>
        </w:rPr>
        <w:footnoteRef/>
      </w:r>
      <w:r>
        <w:t xml:space="preserve"> [JS] Fr. Athanasius has, “the children of those who have been awakened.”</w:t>
      </w:r>
    </w:p>
  </w:footnote>
  <w:footnote w:id="780">
    <w:p w14:paraId="4E0751D4" w14:textId="77777777" w:rsidR="002758BE" w:rsidRDefault="002758BE" w:rsidP="00704CAA">
      <w:pPr>
        <w:pStyle w:val="footnote"/>
      </w:pPr>
      <w:r>
        <w:rPr>
          <w:rStyle w:val="FootnoteReference"/>
        </w:rPr>
        <w:footnoteRef/>
      </w:r>
      <w:r>
        <w:t xml:space="preserve"> [JS] Fr. Lazarus has, “such exiles”</w:t>
      </w:r>
    </w:p>
  </w:footnote>
  <w:footnote w:id="781">
    <w:p w14:paraId="09DB039E" w14:textId="77777777" w:rsidR="002758BE" w:rsidRDefault="002758BE" w:rsidP="00704CAA">
      <w:pPr>
        <w:pStyle w:val="footnote"/>
      </w:pPr>
      <w:r>
        <w:rPr>
          <w:rStyle w:val="FootnoteReference"/>
        </w:rPr>
        <w:footnoteRef/>
      </w:r>
      <w:r>
        <w:t xml:space="preserve"> [JS] Fr. Athanasius has, “You will be blessed”</w:t>
      </w:r>
    </w:p>
  </w:footnote>
  <w:footnote w:id="782">
    <w:p w14:paraId="32267075" w14:textId="77777777" w:rsidR="002758BE" w:rsidRDefault="002758BE" w:rsidP="00704CAA">
      <w:pPr>
        <w:pStyle w:val="footnote"/>
      </w:pPr>
      <w:r>
        <w:rPr>
          <w:rStyle w:val="FootnoteReference"/>
        </w:rPr>
        <w:footnoteRef/>
      </w:r>
      <w:r>
        <w:t xml:space="preserve"> [JS] Fr. Athanasius has “the Lord will bless,” and “you will see the joys”</w:t>
      </w:r>
    </w:p>
  </w:footnote>
  <w:footnote w:id="783">
    <w:p w14:paraId="07B50ADB" w14:textId="77777777" w:rsidR="002758BE" w:rsidRDefault="002758BE" w:rsidP="00704CAA">
      <w:pPr>
        <w:pStyle w:val="footnote"/>
      </w:pPr>
      <w:r>
        <w:rPr>
          <w:rStyle w:val="FootnoteReference"/>
        </w:rPr>
        <w:footnoteRef/>
      </w:r>
      <w:r>
        <w:t xml:space="preserve"> [JS]. Fr. Athanasius has, “you will,” instead of “may you”, throughout these last two vs. Lit. “sonss’ sons”</w:t>
      </w:r>
    </w:p>
  </w:footnote>
  <w:footnote w:id="784">
    <w:p w14:paraId="476E1893" w14:textId="77777777" w:rsidR="002758BE" w:rsidRDefault="002758BE" w:rsidP="00704CAA">
      <w:pPr>
        <w:pStyle w:val="footnote"/>
      </w:pPr>
      <w:r>
        <w:rPr>
          <w:rStyle w:val="FootnoteReference"/>
        </w:rPr>
        <w:footnoteRef/>
      </w:r>
      <w:r>
        <w:t xml:space="preserve"> [JS] OSB has “schemed behind my back,” NETS has, “On my back the sinners were practicing hteir skill”</w:t>
      </w:r>
    </w:p>
  </w:footnote>
  <w:footnote w:id="785">
    <w:p w14:paraId="65B18EE6" w14:textId="77777777" w:rsidR="002758BE" w:rsidRDefault="002758BE" w:rsidP="00704CAA">
      <w:pPr>
        <w:pStyle w:val="footnote"/>
      </w:pPr>
      <w:r>
        <w:rPr>
          <w:rStyle w:val="FootnoteReference"/>
        </w:rPr>
        <w:footnoteRef/>
      </w:r>
      <w:r>
        <w:t xml:space="preserve"> [JS] or “lawlessness”</w:t>
      </w:r>
    </w:p>
  </w:footnote>
  <w:footnote w:id="786">
    <w:p w14:paraId="67C4030A" w14:textId="77777777" w:rsidR="002758BE" w:rsidRDefault="002758BE" w:rsidP="00704CAA">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7">
    <w:p w14:paraId="65B58FA4" w14:textId="77777777" w:rsidR="002758BE" w:rsidRDefault="002758BE" w:rsidP="00704CAA">
      <w:pPr>
        <w:pStyle w:val="footnote"/>
      </w:pPr>
      <w:r>
        <w:rPr>
          <w:rStyle w:val="FootnoteReference"/>
        </w:rPr>
        <w:footnoteRef/>
      </w:r>
      <w:r>
        <w:t xml:space="preserve"> [JS] or “transgressions” or “acts of lawlessness”, throughout.</w:t>
      </w:r>
    </w:p>
  </w:footnote>
  <w:footnote w:id="788">
    <w:p w14:paraId="01546DD5" w14:textId="77777777" w:rsidR="002758BE" w:rsidRDefault="002758BE" w:rsidP="00704CAA">
      <w:pPr>
        <w:pStyle w:val="footnote"/>
      </w:pPr>
      <w:r>
        <w:rPr>
          <w:rStyle w:val="FootnoteReference"/>
        </w:rPr>
        <w:footnoteRef/>
      </w:r>
      <w:r>
        <w:t xml:space="preserve"> [JS] or “forgiveness”</w:t>
      </w:r>
    </w:p>
  </w:footnote>
  <w:footnote w:id="789">
    <w:p w14:paraId="1F064365" w14:textId="77777777" w:rsidR="002758BE" w:rsidRDefault="002758BE" w:rsidP="00704CAA">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90">
    <w:p w14:paraId="4E544A51" w14:textId="77777777" w:rsidR="002758BE" w:rsidRDefault="002758BE" w:rsidP="00704CAA">
      <w:pPr>
        <w:pStyle w:val="footnote"/>
      </w:pPr>
      <w:r>
        <w:rPr>
          <w:rStyle w:val="FootnoteReference"/>
        </w:rPr>
        <w:footnoteRef/>
      </w:r>
      <w:r>
        <w:t xml:space="preserve"> Cf. Titus 2:14.</w:t>
      </w:r>
    </w:p>
  </w:footnote>
  <w:footnote w:id="791">
    <w:p w14:paraId="12B3D57D" w14:textId="77777777" w:rsidR="002758BE" w:rsidRDefault="002758BE" w:rsidP="00704CAA">
      <w:pPr>
        <w:pStyle w:val="footnote"/>
      </w:pPr>
      <w:r>
        <w:rPr>
          <w:rStyle w:val="FootnoteReference"/>
        </w:rPr>
        <w:footnoteRef/>
      </w:r>
      <w:r>
        <w:t xml:space="preserve"> Prov. 29:1; 2 Kings 17:14; Neh. 9:16; Dt. 9:6.</w:t>
      </w:r>
    </w:p>
  </w:footnote>
  <w:footnote w:id="792">
    <w:p w14:paraId="1811E64B" w14:textId="77777777" w:rsidR="002758BE" w:rsidRDefault="002758BE" w:rsidP="00704CAA">
      <w:pPr>
        <w:pStyle w:val="footnote"/>
      </w:pPr>
      <w:r>
        <w:rPr>
          <w:rStyle w:val="FootnoteReference"/>
        </w:rPr>
        <w:footnoteRef/>
      </w:r>
      <w:r>
        <w:t xml:space="preserve"> [JS] literally “the tent of my house”</w:t>
      </w:r>
    </w:p>
  </w:footnote>
  <w:footnote w:id="793">
    <w:p w14:paraId="01BC8279" w14:textId="77777777" w:rsidR="002758BE" w:rsidRDefault="002758BE" w:rsidP="00704CAA">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94">
    <w:p w14:paraId="37E60A6A" w14:textId="77777777" w:rsidR="002758BE" w:rsidRDefault="002758BE" w:rsidP="00704CAA">
      <w:pPr>
        <w:pStyle w:val="footnote"/>
      </w:pPr>
      <w:r>
        <w:rPr>
          <w:rStyle w:val="FootnoteReference"/>
        </w:rPr>
        <w:footnoteRef/>
      </w:r>
      <w:r>
        <w:t xml:space="preserve"> Cf. 1 Kings 6:21 (1 Sam. 6:21).</w:t>
      </w:r>
    </w:p>
  </w:footnote>
  <w:footnote w:id="795">
    <w:p w14:paraId="0F2A4FAB" w14:textId="77777777" w:rsidR="002758BE" w:rsidRDefault="002758BE" w:rsidP="00704CAA">
      <w:pPr>
        <w:pStyle w:val="footnote"/>
      </w:pPr>
      <w:r>
        <w:rPr>
          <w:rStyle w:val="FootnoteReference"/>
        </w:rPr>
        <w:footnoteRef/>
      </w:r>
      <w:r>
        <w:t xml:space="preserve"> [JS] “do obeisance”, i.e. literally “bow down”</w:t>
      </w:r>
    </w:p>
  </w:footnote>
  <w:footnote w:id="796">
    <w:p w14:paraId="653EFE5A" w14:textId="77777777" w:rsidR="002758BE" w:rsidRDefault="002758BE" w:rsidP="00704CAA">
      <w:pPr>
        <w:pStyle w:val="footnote"/>
      </w:pPr>
      <w:r>
        <w:rPr>
          <w:rStyle w:val="FootnoteReference"/>
        </w:rPr>
        <w:footnoteRef/>
      </w:r>
      <w:r>
        <w:t xml:space="preserve"> [JS] Fr. Lazarus has “resting-place”</w:t>
      </w:r>
    </w:p>
  </w:footnote>
  <w:footnote w:id="797">
    <w:p w14:paraId="3CB0BB7B" w14:textId="77777777" w:rsidR="002758BE" w:rsidRDefault="002758BE" w:rsidP="00704CAA">
      <w:pPr>
        <w:pStyle w:val="footnote"/>
      </w:pPr>
      <w:r>
        <w:rPr>
          <w:rStyle w:val="FootnoteReference"/>
        </w:rPr>
        <w:footnoteRef/>
      </w:r>
      <w:r>
        <w:t xml:space="preserve"> [JS] or “the ark of Your holiness”</w:t>
      </w:r>
    </w:p>
  </w:footnote>
  <w:footnote w:id="798">
    <w:p w14:paraId="63153007" w14:textId="77777777" w:rsidR="002758BE" w:rsidRDefault="002758BE" w:rsidP="00704CAA">
      <w:pPr>
        <w:pStyle w:val="footnote"/>
      </w:pPr>
      <w:r>
        <w:rPr>
          <w:rStyle w:val="FootnoteReference"/>
        </w:rPr>
        <w:footnoteRef/>
      </w:r>
      <w:r>
        <w:t xml:space="preserve"> Ps. 131:8-10 = 2 Chron. 6:41-42.</w:t>
      </w:r>
    </w:p>
  </w:footnote>
  <w:footnote w:id="799">
    <w:p w14:paraId="3EE06E49" w14:textId="77777777" w:rsidR="002758BE" w:rsidRDefault="002758BE" w:rsidP="00704CAA">
      <w:pPr>
        <w:pStyle w:val="footnote"/>
      </w:pPr>
      <w:r>
        <w:rPr>
          <w:rStyle w:val="FootnoteReference"/>
        </w:rPr>
        <w:footnoteRef/>
      </w:r>
      <w:r>
        <w:t xml:space="preserve"> I Chron. 17:11-14; Acts 2:30-33.</w:t>
      </w:r>
    </w:p>
  </w:footnote>
  <w:footnote w:id="800">
    <w:p w14:paraId="42F3B605" w14:textId="77777777" w:rsidR="002758BE" w:rsidRDefault="002758BE" w:rsidP="00704CAA">
      <w:pPr>
        <w:pStyle w:val="footnote"/>
      </w:pPr>
      <w:r>
        <w:rPr>
          <w:rStyle w:val="FootnoteReference"/>
        </w:rPr>
        <w:footnoteRef/>
      </w:r>
      <w:r>
        <w:t xml:space="preserve"> [JS] Coptic has “widow”.</w:t>
      </w:r>
    </w:p>
  </w:footnote>
  <w:footnote w:id="801">
    <w:p w14:paraId="1A9AACF1" w14:textId="77777777" w:rsidR="002758BE" w:rsidRDefault="002758BE" w:rsidP="00704CAA">
      <w:pPr>
        <w:pStyle w:val="footnote"/>
      </w:pPr>
      <w:r>
        <w:rPr>
          <w:rStyle w:val="FootnoteReference"/>
        </w:rPr>
        <w:footnoteRef/>
      </w:r>
      <w:r>
        <w:t xml:space="preserve"> [JS] or “rejoice with rejoicing”</w:t>
      </w:r>
    </w:p>
  </w:footnote>
  <w:footnote w:id="802">
    <w:p w14:paraId="3AE96C33" w14:textId="77777777" w:rsidR="002758BE" w:rsidRDefault="002758BE" w:rsidP="00704CAA">
      <w:pPr>
        <w:pStyle w:val="footnote"/>
      </w:pPr>
      <w:r>
        <w:rPr>
          <w:rStyle w:val="FootnoteReference"/>
        </w:rPr>
        <w:footnoteRef/>
      </w:r>
      <w:r>
        <w:t xml:space="preserve"> stock: </w:t>
      </w:r>
      <w:r w:rsidRPr="00783CA0">
        <w:rPr>
          <w:i/>
        </w:rPr>
        <w:t>lit</w:t>
      </w:r>
      <w:r>
        <w:t>. horn.</w:t>
      </w:r>
    </w:p>
  </w:footnote>
  <w:footnote w:id="803">
    <w:p w14:paraId="27E8A16B" w14:textId="77777777" w:rsidR="002758BE" w:rsidRDefault="002758BE" w:rsidP="00704CAA">
      <w:pPr>
        <w:pStyle w:val="footnote"/>
      </w:pPr>
      <w:r>
        <w:rPr>
          <w:rStyle w:val="FootnoteReference"/>
        </w:rPr>
        <w:footnoteRef/>
      </w:r>
      <w:r>
        <w:t xml:space="preserve"> lamp: ‘the word of prophecy’ (2 Pet. 1:19) culminating in St. John the Baptist, of whom Christ said, ‘He was a burning and shining lamp* (Jn. 5:35).</w:t>
      </w:r>
    </w:p>
  </w:footnote>
  <w:footnote w:id="804">
    <w:p w14:paraId="228544E3" w14:textId="77777777" w:rsidR="002758BE" w:rsidRDefault="002758BE" w:rsidP="00704CAA">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805">
    <w:p w14:paraId="6DB08916" w14:textId="77777777" w:rsidR="002758BE" w:rsidRDefault="002758BE" w:rsidP="00704CAA">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6">
    <w:p w14:paraId="2887FBEB" w14:textId="77777777" w:rsidR="002758BE" w:rsidRDefault="002758BE" w:rsidP="00704CAA">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7">
    <w:p w14:paraId="03D821A5" w14:textId="77777777" w:rsidR="002758BE" w:rsidRDefault="002758BE" w:rsidP="00704CAA">
      <w:pPr>
        <w:pStyle w:val="footnote"/>
      </w:pPr>
      <w:r>
        <w:rPr>
          <w:rStyle w:val="FootnoteReference"/>
        </w:rPr>
        <w:footnoteRef/>
      </w:r>
      <w:r>
        <w:t xml:space="preserve"> [JS] literally, “slaves”</w:t>
      </w:r>
    </w:p>
  </w:footnote>
  <w:footnote w:id="808">
    <w:p w14:paraId="158F5E0F" w14:textId="77777777" w:rsidR="002758BE" w:rsidRDefault="002758BE" w:rsidP="00704CAA">
      <w:pPr>
        <w:pStyle w:val="footnote"/>
      </w:pPr>
      <w:r>
        <w:rPr>
          <w:rStyle w:val="FootnoteReference"/>
        </w:rPr>
        <w:footnoteRef/>
      </w:r>
      <w:r>
        <w:t xml:space="preserve"> The kingdoms of this world have become the kingdoms of our Lord and of His Christ’ (Rev. 11:15).</w:t>
      </w:r>
    </w:p>
  </w:footnote>
  <w:footnote w:id="809">
    <w:p w14:paraId="381811E2" w14:textId="77777777" w:rsidR="002758BE" w:rsidRDefault="002758BE" w:rsidP="00704CAA">
      <w:pPr>
        <w:pStyle w:val="footnote"/>
      </w:pPr>
      <w:r>
        <w:rPr>
          <w:rStyle w:val="FootnoteReference"/>
        </w:rPr>
        <w:footnoteRef/>
      </w:r>
      <w:r>
        <w:t xml:space="preserve"> Deut. 32:36.</w:t>
      </w:r>
    </w:p>
  </w:footnote>
  <w:footnote w:id="810">
    <w:p w14:paraId="0E72D9EE" w14:textId="77777777" w:rsidR="002758BE" w:rsidRDefault="002758BE" w:rsidP="00704CAA">
      <w:pPr>
        <w:pStyle w:val="footnote"/>
      </w:pPr>
      <w:r>
        <w:rPr>
          <w:rStyle w:val="FootnoteReference"/>
        </w:rPr>
        <w:footnoteRef/>
      </w:r>
      <w:r>
        <w:t xml:space="preserve"> [JS] [] lacking in all but OSB</w:t>
      </w:r>
    </w:p>
  </w:footnote>
  <w:footnote w:id="811">
    <w:p w14:paraId="671F363B" w14:textId="77777777" w:rsidR="002758BE" w:rsidRDefault="002758BE" w:rsidP="00704CAA">
      <w:pPr>
        <w:pStyle w:val="footnote"/>
      </w:pPr>
      <w:r>
        <w:rPr>
          <w:rStyle w:val="FootnoteReference"/>
        </w:rPr>
        <w:footnoteRef/>
      </w:r>
      <w:r>
        <w:t xml:space="preserve"> This Psalm is called ‘The Great Hallel’ or Hymn of Praise in the Talmud, and is still used by the Jewish people in their daily worship.</w:t>
      </w:r>
    </w:p>
  </w:footnote>
  <w:footnote w:id="812">
    <w:p w14:paraId="33706D2C" w14:textId="77777777" w:rsidR="002758BE" w:rsidRDefault="002758BE" w:rsidP="00704CAA">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13">
    <w:p w14:paraId="7B18EE7F" w14:textId="77777777" w:rsidR="002758BE" w:rsidRDefault="002758BE" w:rsidP="00704CAA">
      <w:pPr>
        <w:pStyle w:val="footnote"/>
      </w:pPr>
      <w:r>
        <w:rPr>
          <w:rStyle w:val="FootnoteReference"/>
        </w:rPr>
        <w:footnoteRef/>
      </w:r>
      <w:r>
        <w:t xml:space="preserve"> mercy: </w:t>
      </w:r>
      <w:r w:rsidRPr="007F3CE8">
        <w:rPr>
          <w:i/>
        </w:rPr>
        <w:t>or</w:t>
      </w:r>
      <w:r>
        <w:t xml:space="preserve"> love. Cf. Lk. 10:37.</w:t>
      </w:r>
    </w:p>
  </w:footnote>
  <w:footnote w:id="814">
    <w:p w14:paraId="06828337" w14:textId="77777777" w:rsidR="002758BE" w:rsidRDefault="002758BE" w:rsidP="00704CAA">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15">
    <w:p w14:paraId="57F078DF" w14:textId="77777777" w:rsidR="002758BE" w:rsidRDefault="002758BE" w:rsidP="00704CAA">
      <w:pPr>
        <w:pStyle w:val="footnote"/>
      </w:pPr>
      <w:r>
        <w:rPr>
          <w:rStyle w:val="FootnoteReference"/>
        </w:rPr>
        <w:footnoteRef/>
      </w:r>
      <w:r>
        <w:t xml:space="preserve"> [JS] or “and shook of Pharaoh and his army into the Red sea,”</w:t>
      </w:r>
    </w:p>
  </w:footnote>
  <w:footnote w:id="816">
    <w:p w14:paraId="3F59DD13" w14:textId="77777777" w:rsidR="002758BE" w:rsidRDefault="002758BE" w:rsidP="00704CAA">
      <w:pPr>
        <w:pStyle w:val="footnote"/>
      </w:pPr>
      <w:r>
        <w:rPr>
          <w:rStyle w:val="FootnoteReference"/>
        </w:rPr>
        <w:footnoteRef/>
      </w:r>
      <w:r>
        <w:t xml:space="preserve"> [JS] or “slew”</w:t>
      </w:r>
    </w:p>
  </w:footnote>
  <w:footnote w:id="817">
    <w:p w14:paraId="7583087A" w14:textId="77777777" w:rsidR="002758BE" w:rsidRDefault="002758BE" w:rsidP="00704CAA">
      <w:pPr>
        <w:pStyle w:val="footnote"/>
      </w:pPr>
      <w:r>
        <w:rPr>
          <w:rStyle w:val="FootnoteReference"/>
        </w:rPr>
        <w:footnoteRef/>
      </w:r>
      <w:r>
        <w:t xml:space="preserve"> [JS] [] lacking in all but the Copitc. This verse and 16b lacking in most translations.</w:t>
      </w:r>
    </w:p>
  </w:footnote>
  <w:footnote w:id="818">
    <w:p w14:paraId="3EE923B6" w14:textId="77777777" w:rsidR="002758BE" w:rsidRDefault="002758BE" w:rsidP="00704CAA">
      <w:pPr>
        <w:pStyle w:val="footnote"/>
      </w:pPr>
      <w:r>
        <w:rPr>
          <w:rStyle w:val="FootnoteReference"/>
        </w:rPr>
        <w:footnoteRef/>
      </w:r>
      <w:r>
        <w:t xml:space="preserve"> Jerusalem and Zion are types of the Church, the bride of Christ. ‘Christ loved the Church and gave Himself up for her’ (Ephes. 5:25f).</w:t>
      </w:r>
    </w:p>
  </w:footnote>
  <w:footnote w:id="819">
    <w:p w14:paraId="110BCC78" w14:textId="77777777" w:rsidR="002758BE" w:rsidRDefault="002758BE" w:rsidP="00704CAA">
      <w:pPr>
        <w:pStyle w:val="footnote"/>
      </w:pPr>
      <w:r>
        <w:rPr>
          <w:rStyle w:val="FootnoteReference"/>
        </w:rPr>
        <w:footnoteRef/>
      </w:r>
      <w:r>
        <w:t xml:space="preserve"> See previous footnote.</w:t>
      </w:r>
    </w:p>
  </w:footnote>
  <w:footnote w:id="820">
    <w:p w14:paraId="0CAFD8C9" w14:textId="77777777" w:rsidR="002758BE" w:rsidRDefault="002758BE" w:rsidP="00704CAA">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21">
    <w:p w14:paraId="511C4B8B" w14:textId="77777777" w:rsidR="002758BE" w:rsidRDefault="002758BE" w:rsidP="00704CAA">
      <w:pPr>
        <w:pStyle w:val="footnote"/>
      </w:pPr>
      <w:r>
        <w:rPr>
          <w:rStyle w:val="FootnoteReference"/>
        </w:rPr>
        <w:footnoteRef/>
      </w:r>
      <w:r>
        <w:t xml:space="preserve"> [JS] or “thank”, or “thankfully confess with praise”</w:t>
      </w:r>
    </w:p>
  </w:footnote>
  <w:footnote w:id="822">
    <w:p w14:paraId="458AF9FF" w14:textId="77777777" w:rsidR="002758BE" w:rsidRDefault="002758BE" w:rsidP="00704CAA">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23">
    <w:p w14:paraId="7FA5980E" w14:textId="77777777" w:rsidR="002758BE" w:rsidRDefault="002758BE" w:rsidP="00704CAA">
      <w:pPr>
        <w:pStyle w:val="footnote"/>
      </w:pPr>
      <w:r>
        <w:rPr>
          <w:rStyle w:val="FootnoteReference"/>
        </w:rPr>
        <w:footnoteRef/>
      </w:r>
      <w:r>
        <w:t xml:space="preserve"> [JS] “do obeisance”, elsewhere rendered “worship’, but referring to the physical act.</w:t>
      </w:r>
    </w:p>
  </w:footnote>
  <w:footnote w:id="824">
    <w:p w14:paraId="0EC74AEC" w14:textId="77777777" w:rsidR="002758BE" w:rsidRDefault="002758BE" w:rsidP="00704CAA">
      <w:pPr>
        <w:pStyle w:val="footnote"/>
      </w:pPr>
      <w:r>
        <w:rPr>
          <w:rStyle w:val="FootnoteReference"/>
        </w:rPr>
        <w:footnoteRef/>
      </w:r>
      <w:r>
        <w:t xml:space="preserve"> [JS] or “give thanks to,” or “prase,” or “thankfully confess Your Name with praise”</w:t>
      </w:r>
    </w:p>
  </w:footnote>
  <w:footnote w:id="825">
    <w:p w14:paraId="0E9200B3" w14:textId="77777777" w:rsidR="002758BE" w:rsidRDefault="002758BE" w:rsidP="00704CAA">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6">
    <w:p w14:paraId="12319903" w14:textId="77777777" w:rsidR="002758BE" w:rsidRDefault="002758BE" w:rsidP="00704CAA">
      <w:pPr>
        <w:pStyle w:val="footnote"/>
      </w:pPr>
      <w:r>
        <w:rPr>
          <w:rStyle w:val="FootnoteReference"/>
        </w:rPr>
        <w:footnoteRef/>
      </w:r>
      <w:r>
        <w:t xml:space="preserve"> [JS] or “acknowledge,” or “give thanks to,” or “thankfully confess with praise”</w:t>
      </w:r>
    </w:p>
  </w:footnote>
  <w:footnote w:id="827">
    <w:p w14:paraId="13C7D498" w14:textId="77777777" w:rsidR="002758BE" w:rsidRDefault="002758BE" w:rsidP="00704CAA">
      <w:pPr>
        <w:pStyle w:val="footnote"/>
      </w:pPr>
      <w:r>
        <w:rPr>
          <w:rStyle w:val="FootnoteReference"/>
        </w:rPr>
        <w:footnoteRef/>
      </w:r>
      <w:r>
        <w:t xml:space="preserve"> ways: </w:t>
      </w:r>
      <w:r>
        <w:rPr>
          <w:i/>
        </w:rPr>
        <w:t>variant reading</w:t>
      </w:r>
      <w:r w:rsidRPr="007F3CE8">
        <w:rPr>
          <w:i/>
        </w:rPr>
        <w:t>:</w:t>
      </w:r>
      <w:r>
        <w:t xml:space="preserve"> songs.</w:t>
      </w:r>
    </w:p>
  </w:footnote>
  <w:footnote w:id="828">
    <w:p w14:paraId="74339026" w14:textId="77777777" w:rsidR="002758BE" w:rsidRDefault="002758BE" w:rsidP="00704CAA">
      <w:pPr>
        <w:pStyle w:val="footnote"/>
      </w:pPr>
      <w:r>
        <w:rPr>
          <w:rStyle w:val="FootnoteReference"/>
        </w:rPr>
        <w:footnoteRef/>
      </w:r>
      <w:r>
        <w:t xml:space="preserve"> [JS] literally “those who are exalted” or “the high things”</w:t>
      </w:r>
    </w:p>
  </w:footnote>
  <w:footnote w:id="829">
    <w:p w14:paraId="792E0633" w14:textId="77777777" w:rsidR="002758BE" w:rsidRDefault="002758BE" w:rsidP="00704CAA">
      <w:pPr>
        <w:pStyle w:val="footnote"/>
      </w:pPr>
      <w:r>
        <w:rPr>
          <w:rStyle w:val="FootnoteReference"/>
        </w:rPr>
        <w:footnoteRef/>
      </w:r>
      <w:r>
        <w:t xml:space="preserve"> The Spirit of the Lord fills the world (Wisdom 1:7). [JS] presence: literally “face”</w:t>
      </w:r>
    </w:p>
  </w:footnote>
  <w:footnote w:id="830">
    <w:p w14:paraId="75B0D13A" w14:textId="77777777" w:rsidR="002758BE" w:rsidRDefault="002758BE" w:rsidP="00704CAA">
      <w:pPr>
        <w:pStyle w:val="footnote"/>
      </w:pPr>
      <w:r>
        <w:rPr>
          <w:rStyle w:val="FootnoteReference"/>
        </w:rPr>
        <w:footnoteRef/>
      </w:r>
      <w:r>
        <w:t xml:space="preserve"> [JS] or “possess”</w:t>
      </w:r>
    </w:p>
  </w:footnote>
  <w:footnote w:id="831">
    <w:p w14:paraId="1B57A445" w14:textId="77777777" w:rsidR="002758BE" w:rsidRDefault="002758BE" w:rsidP="00704CAA">
      <w:pPr>
        <w:pStyle w:val="footnote"/>
      </w:pPr>
      <w:r>
        <w:rPr>
          <w:rStyle w:val="FootnoteReference"/>
        </w:rPr>
        <w:footnoteRef/>
      </w:r>
      <w:r>
        <w:t xml:space="preserve"> heart: </w:t>
      </w:r>
      <w:r w:rsidRPr="007F3CE8">
        <w:rPr>
          <w:i/>
        </w:rPr>
        <w:t>lit</w:t>
      </w:r>
      <w:r>
        <w:t>. kidneys (seat of the affections in Hebrew thought).</w:t>
      </w:r>
    </w:p>
  </w:footnote>
  <w:footnote w:id="832">
    <w:p w14:paraId="0C45AAD5" w14:textId="77777777" w:rsidR="002758BE" w:rsidRDefault="002758BE" w:rsidP="00704CAA">
      <w:pPr>
        <w:pStyle w:val="footnote"/>
      </w:pPr>
      <w:r>
        <w:rPr>
          <w:rStyle w:val="FootnoteReference"/>
        </w:rPr>
        <w:footnoteRef/>
      </w:r>
      <w:r>
        <w:t xml:space="preserve"> [JS] or “give thanks,” or “thankfully confess You with praise”</w:t>
      </w:r>
    </w:p>
  </w:footnote>
  <w:footnote w:id="833">
    <w:p w14:paraId="67B776F5" w14:textId="77777777" w:rsidR="002758BE" w:rsidRDefault="002758BE" w:rsidP="00704CAA">
      <w:pPr>
        <w:pStyle w:val="footnote"/>
      </w:pPr>
      <w:r>
        <w:rPr>
          <w:rStyle w:val="FootnoteReference"/>
        </w:rPr>
        <w:footnoteRef/>
      </w:r>
      <w:r>
        <w:t xml:space="preserve"> [JS] or “authorities” or “powers”</w:t>
      </w:r>
    </w:p>
  </w:footnote>
  <w:footnote w:id="834">
    <w:p w14:paraId="045B7D15" w14:textId="77777777" w:rsidR="002758BE" w:rsidRDefault="002758BE" w:rsidP="00704CAA">
      <w:pPr>
        <w:pStyle w:val="footnote"/>
      </w:pPr>
      <w:r>
        <w:rPr>
          <w:rStyle w:val="FootnoteReference"/>
        </w:rPr>
        <w:footnoteRef/>
      </w:r>
      <w:r>
        <w:t xml:space="preserve"> [JS] or “and do I not waste away because of my enemies?”</w:t>
      </w:r>
    </w:p>
  </w:footnote>
  <w:footnote w:id="835">
    <w:p w14:paraId="44DA4D92" w14:textId="77777777" w:rsidR="002758BE" w:rsidRDefault="002758BE" w:rsidP="00704CAA">
      <w:pPr>
        <w:pStyle w:val="footnote"/>
      </w:pPr>
      <w:r>
        <w:rPr>
          <w:rStyle w:val="FootnoteReference"/>
        </w:rPr>
        <w:footnoteRef/>
      </w:r>
      <w:r>
        <w:t xml:space="preserve"> [JS] or “way of iniquity”</w:t>
      </w:r>
    </w:p>
  </w:footnote>
  <w:footnote w:id="836">
    <w:p w14:paraId="05DEA3B3" w14:textId="77777777" w:rsidR="002758BE" w:rsidRDefault="002758BE" w:rsidP="00704CAA">
      <w:pPr>
        <w:pStyle w:val="footnote"/>
      </w:pPr>
      <w:r>
        <w:rPr>
          <w:rStyle w:val="FootnoteReference"/>
        </w:rPr>
        <w:footnoteRef/>
      </w:r>
      <w:r>
        <w:t xml:space="preserve"> ‘He gives songs in the night’ (Job. 35:10).</w:t>
      </w:r>
    </w:p>
  </w:footnote>
  <w:footnote w:id="837">
    <w:p w14:paraId="493AAC58" w14:textId="77777777" w:rsidR="002758BE" w:rsidRDefault="002758BE" w:rsidP="00704CAA">
      <w:pPr>
        <w:pStyle w:val="footnote"/>
      </w:pPr>
      <w:r>
        <w:rPr>
          <w:rStyle w:val="FootnoteReference"/>
        </w:rPr>
        <w:footnoteRef/>
      </w:r>
      <w:r>
        <w:t xml:space="preserve"> Literally “voice”</w:t>
      </w:r>
    </w:p>
  </w:footnote>
  <w:footnote w:id="838">
    <w:p w14:paraId="6AF28D26" w14:textId="77777777" w:rsidR="002758BE" w:rsidRDefault="002758BE" w:rsidP="00704CAA">
      <w:pPr>
        <w:pStyle w:val="footnote"/>
      </w:pPr>
      <w:r>
        <w:rPr>
          <w:rStyle w:val="FootnoteReference"/>
        </w:rPr>
        <w:footnoteRef/>
      </w:r>
      <w:r>
        <w:t xml:space="preserve"> [JS] or “praise,” or “give thanks to,” or “thankfully confess with praise”</w:t>
      </w:r>
    </w:p>
  </w:footnote>
  <w:footnote w:id="839">
    <w:p w14:paraId="761DDB32" w14:textId="77777777" w:rsidR="002758BE" w:rsidRDefault="002758BE" w:rsidP="00704CAA">
      <w:pPr>
        <w:pStyle w:val="footnote"/>
      </w:pPr>
      <w:r>
        <w:rPr>
          <w:rStyle w:val="FootnoteReference"/>
        </w:rPr>
        <w:footnoteRef/>
      </w:r>
      <w:r>
        <w:t xml:space="preserve"> [JS] or “Hades”.</w:t>
      </w:r>
    </w:p>
  </w:footnote>
  <w:footnote w:id="840">
    <w:p w14:paraId="726EF8AF" w14:textId="77777777" w:rsidR="002758BE" w:rsidRDefault="002758BE" w:rsidP="00704CAA">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41">
    <w:p w14:paraId="26474497" w14:textId="77777777" w:rsidR="002758BE" w:rsidRDefault="002758BE" w:rsidP="00704CAA">
      <w:pPr>
        <w:pStyle w:val="footnote"/>
      </w:pPr>
      <w:r>
        <w:rPr>
          <w:rStyle w:val="FootnoteReference"/>
        </w:rPr>
        <w:footnoteRef/>
      </w:r>
      <w:r>
        <w:t xml:space="preserve"> this way: the confession of Christ (2 Tim. 3:12).</w:t>
      </w:r>
    </w:p>
  </w:footnote>
  <w:footnote w:id="842">
    <w:p w14:paraId="171F27CE" w14:textId="77777777" w:rsidR="002758BE" w:rsidRDefault="002758BE" w:rsidP="00704CAA">
      <w:pPr>
        <w:pStyle w:val="footnote"/>
      </w:pPr>
      <w:r>
        <w:rPr>
          <w:rStyle w:val="FootnoteReference"/>
        </w:rPr>
        <w:footnoteRef/>
      </w:r>
      <w:r>
        <w:t xml:space="preserve"> [JS] or “praise” or “thive thanks to,” or “thankfully confess with praise”</w:t>
      </w:r>
    </w:p>
  </w:footnote>
  <w:footnote w:id="843">
    <w:p w14:paraId="2146C03C" w14:textId="77777777" w:rsidR="002758BE" w:rsidRDefault="002758BE" w:rsidP="00704CAA">
      <w:pPr>
        <w:pStyle w:val="footnote"/>
      </w:pPr>
      <w:r>
        <w:rPr>
          <w:rStyle w:val="FootnoteReference"/>
        </w:rPr>
        <w:footnoteRef/>
      </w:r>
      <w:r>
        <w:t xml:space="preserve"> These two lines are identical with Lamentations 3:6.</w:t>
      </w:r>
    </w:p>
  </w:footnote>
  <w:footnote w:id="844">
    <w:p w14:paraId="324992B1" w14:textId="77777777" w:rsidR="002758BE" w:rsidRDefault="002758BE" w:rsidP="00704CAA">
      <w:pPr>
        <w:pStyle w:val="footnote"/>
      </w:pPr>
      <w:r>
        <w:rPr>
          <w:rStyle w:val="FootnoteReference"/>
        </w:rPr>
        <w:footnoteRef/>
      </w:r>
      <w:r>
        <w:t xml:space="preserve"> Cf. Rev. 10:5; Ezek. 20:23,28,42; Deut. 32:14.</w:t>
      </w:r>
    </w:p>
  </w:footnote>
  <w:footnote w:id="845">
    <w:p w14:paraId="4B8D626C" w14:textId="77777777" w:rsidR="002758BE" w:rsidRDefault="002758BE" w:rsidP="00704CAA">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6">
    <w:p w14:paraId="0A05A613" w14:textId="77777777" w:rsidR="002758BE" w:rsidRDefault="002758BE" w:rsidP="00704CAA">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7">
    <w:p w14:paraId="15C0DC67" w14:textId="77777777" w:rsidR="002758BE" w:rsidRDefault="002758BE" w:rsidP="00704CAA">
      <w:pPr>
        <w:pStyle w:val="footnote"/>
      </w:pPr>
      <w:r>
        <w:rPr>
          <w:rStyle w:val="FootnoteReference"/>
        </w:rPr>
        <w:footnoteRef/>
      </w:r>
      <w:r>
        <w:t xml:space="preserve"> Cf. ‘If I am lifted up from the earth, I will draw all men to Me’ (Jn. 12:32). See also Psalm 45:11 and the note there.</w:t>
      </w:r>
    </w:p>
  </w:footnote>
  <w:footnote w:id="848">
    <w:p w14:paraId="22D4296C" w14:textId="77777777" w:rsidR="002758BE" w:rsidRDefault="002758BE" w:rsidP="00704CAA">
      <w:pPr>
        <w:pStyle w:val="footnote"/>
      </w:pPr>
      <w:r>
        <w:rPr>
          <w:rStyle w:val="FootnoteReference"/>
        </w:rPr>
        <w:footnoteRef/>
      </w:r>
      <w:r>
        <w:t xml:space="preserve"> [JS] or “gush forth”, “overflow”</w:t>
      </w:r>
    </w:p>
  </w:footnote>
  <w:footnote w:id="849">
    <w:p w14:paraId="4045CB15" w14:textId="77777777" w:rsidR="002758BE" w:rsidRDefault="002758BE" w:rsidP="00704CAA">
      <w:pPr>
        <w:pStyle w:val="footnote"/>
      </w:pPr>
      <w:r>
        <w:rPr>
          <w:rStyle w:val="FootnoteReference"/>
        </w:rPr>
        <w:footnoteRef/>
      </w:r>
      <w:r>
        <w:t xml:space="preserve"> [JS] or “thankfully confess You with praise”, or “praise”, or “give thanks to”</w:t>
      </w:r>
    </w:p>
  </w:footnote>
  <w:footnote w:id="850">
    <w:p w14:paraId="508CBCF8" w14:textId="77777777" w:rsidR="002758BE" w:rsidRDefault="002758BE" w:rsidP="00704CAA">
      <w:pPr>
        <w:pStyle w:val="footnote"/>
      </w:pPr>
      <w:r>
        <w:rPr>
          <w:rStyle w:val="FootnoteReference"/>
        </w:rPr>
        <w:footnoteRef/>
      </w:r>
      <w:r>
        <w:t xml:space="preserve"> [JS] literally “holy ones”</w:t>
      </w:r>
    </w:p>
  </w:footnote>
  <w:footnote w:id="851">
    <w:p w14:paraId="423A55DA" w14:textId="77777777" w:rsidR="002758BE" w:rsidRDefault="002758BE" w:rsidP="00704CAA">
      <w:pPr>
        <w:pStyle w:val="footnote"/>
      </w:pPr>
      <w:r>
        <w:rPr>
          <w:rStyle w:val="FootnoteReference"/>
        </w:rPr>
        <w:footnoteRef/>
      </w:r>
      <w:r>
        <w:t xml:space="preserve"> ‘Not all flesh is the same flesh, but men are one kind, beasts another, fish another, birds another’ (1 Cor. 15:39). Cf. Psalm 148:10.</w:t>
      </w:r>
    </w:p>
  </w:footnote>
  <w:footnote w:id="852">
    <w:p w14:paraId="52FC6B47" w14:textId="77777777" w:rsidR="002758BE" w:rsidRDefault="002758BE" w:rsidP="00704CAA">
      <w:pPr>
        <w:pStyle w:val="footnote"/>
      </w:pPr>
      <w:r>
        <w:rPr>
          <w:rStyle w:val="FootnoteReference"/>
        </w:rPr>
        <w:footnoteRef/>
      </w:r>
      <w:r>
        <w:t xml:space="preserve"> Cf. Ps. 145:2 with Ps. 103:33. Only verbs differ.</w:t>
      </w:r>
    </w:p>
  </w:footnote>
  <w:footnote w:id="853">
    <w:p w14:paraId="38AC6FE4" w14:textId="77777777" w:rsidR="002758BE" w:rsidRDefault="002758BE" w:rsidP="00704CAA">
      <w:pPr>
        <w:pStyle w:val="footnote"/>
      </w:pPr>
      <w:r>
        <w:rPr>
          <w:rStyle w:val="FootnoteReference"/>
        </w:rPr>
        <w:footnoteRef/>
      </w:r>
      <w:r>
        <w:t xml:space="preserve"> [JS] or “spirit”</w:t>
      </w:r>
    </w:p>
  </w:footnote>
  <w:footnote w:id="854">
    <w:p w14:paraId="4A4D4349" w14:textId="77777777" w:rsidR="002758BE" w:rsidRDefault="002758BE" w:rsidP="00704CAA">
      <w:pPr>
        <w:pStyle w:val="footnote"/>
      </w:pPr>
      <w:r>
        <w:rPr>
          <w:rStyle w:val="FootnoteReference"/>
        </w:rPr>
        <w:footnoteRef/>
      </w:r>
      <w:r>
        <w:t xml:space="preserve"> [JS] thoughts, or designs, plans, projects</w:t>
      </w:r>
    </w:p>
  </w:footnote>
  <w:footnote w:id="855">
    <w:p w14:paraId="111B2FF9" w14:textId="77777777" w:rsidR="002758BE" w:rsidRDefault="002758BE" w:rsidP="00704CAA">
      <w:pPr>
        <w:pStyle w:val="footnote"/>
      </w:pPr>
      <w:r>
        <w:rPr>
          <w:rStyle w:val="FootnoteReference"/>
        </w:rPr>
        <w:footnoteRef/>
      </w:r>
      <w:r>
        <w:t xml:space="preserve"> [JS] or “guards”</w:t>
      </w:r>
    </w:p>
  </w:footnote>
  <w:footnote w:id="856">
    <w:p w14:paraId="5B0C1EE0" w14:textId="77777777" w:rsidR="002758BE" w:rsidRDefault="002758BE" w:rsidP="00704CAA">
      <w:pPr>
        <w:pStyle w:val="footnote"/>
      </w:pPr>
      <w:r>
        <w:rPr>
          <w:rStyle w:val="FootnoteReference"/>
        </w:rPr>
        <w:footnoteRef/>
      </w:r>
      <w:r>
        <w:t xml:space="preserve"> [JS] or “frees the prisoners”</w:t>
      </w:r>
    </w:p>
  </w:footnote>
  <w:footnote w:id="857">
    <w:p w14:paraId="7B0952C9" w14:textId="77777777" w:rsidR="002758BE" w:rsidRDefault="002758BE" w:rsidP="00704CAA">
      <w:pPr>
        <w:pStyle w:val="footnote"/>
      </w:pPr>
      <w:r>
        <w:rPr>
          <w:rStyle w:val="FootnoteReference"/>
        </w:rPr>
        <w:footnoteRef/>
      </w:r>
      <w:r>
        <w:t xml:space="preserve"> [JS] or “bent”</w:t>
      </w:r>
    </w:p>
  </w:footnote>
  <w:footnote w:id="858">
    <w:p w14:paraId="2FB9D9F0" w14:textId="77777777" w:rsidR="002758BE" w:rsidRDefault="002758BE" w:rsidP="00704CAA">
      <w:pPr>
        <w:pStyle w:val="footnote"/>
      </w:pPr>
      <w:r>
        <w:rPr>
          <w:rStyle w:val="FootnoteReference"/>
        </w:rPr>
        <w:footnoteRef/>
      </w:r>
      <w:r>
        <w:t xml:space="preserve"> [JS] or “skill”</w:t>
      </w:r>
    </w:p>
  </w:footnote>
  <w:footnote w:id="859">
    <w:p w14:paraId="07EA9BD7" w14:textId="77777777" w:rsidR="002758BE" w:rsidRDefault="002758BE" w:rsidP="00704CAA">
      <w:pPr>
        <w:pStyle w:val="footnote"/>
      </w:pPr>
      <w:r>
        <w:rPr>
          <w:rStyle w:val="FootnoteReference"/>
        </w:rPr>
        <w:footnoteRef/>
      </w:r>
      <w:r>
        <w:t xml:space="preserve"> [JS] or “foreigners”</w:t>
      </w:r>
    </w:p>
  </w:footnote>
  <w:footnote w:id="860">
    <w:p w14:paraId="4E693DCD" w14:textId="77777777" w:rsidR="002758BE" w:rsidRDefault="002758BE" w:rsidP="00704CAA">
      <w:pPr>
        <w:pStyle w:val="footnote"/>
      </w:pPr>
      <w:r>
        <w:rPr>
          <w:rStyle w:val="FootnoteReference"/>
        </w:rPr>
        <w:footnoteRef/>
      </w:r>
      <w:r>
        <w:t xml:space="preserve"> [JS] or a psalm, or a melody</w:t>
      </w:r>
    </w:p>
  </w:footnote>
  <w:footnote w:id="861">
    <w:p w14:paraId="3674D23E" w14:textId="77777777" w:rsidR="002758BE" w:rsidRDefault="002758BE" w:rsidP="00704CAA">
      <w:pPr>
        <w:pStyle w:val="footnote"/>
      </w:pPr>
      <w:r>
        <w:rPr>
          <w:rStyle w:val="FootnoteReference"/>
        </w:rPr>
        <w:footnoteRef/>
      </w:r>
      <w:r>
        <w:t xml:space="preserve"> </w:t>
      </w:r>
      <w:r w:rsidRPr="00D813A7">
        <w:rPr>
          <w:i/>
        </w:rPr>
        <w:t>Lit</w:t>
      </w:r>
      <w:r>
        <w:t>. ‘dispersions’. Cf. Mt. 24:31.</w:t>
      </w:r>
    </w:p>
  </w:footnote>
  <w:footnote w:id="862">
    <w:p w14:paraId="3AB25629" w14:textId="77777777" w:rsidR="002758BE" w:rsidRDefault="002758BE" w:rsidP="00704CAA">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63">
    <w:p w14:paraId="66A0413A" w14:textId="77777777" w:rsidR="002758BE" w:rsidRDefault="002758BE" w:rsidP="00704CAA">
      <w:pPr>
        <w:pStyle w:val="footnote"/>
      </w:pPr>
      <w:r>
        <w:rPr>
          <w:rStyle w:val="FootnoteReference"/>
        </w:rPr>
        <w:footnoteRef/>
      </w:r>
      <w:r>
        <w:t xml:space="preserve"> [JS] or word, or teaching</w:t>
      </w:r>
    </w:p>
  </w:footnote>
  <w:footnote w:id="864">
    <w:p w14:paraId="2CF34236" w14:textId="77777777" w:rsidR="002758BE" w:rsidRDefault="002758BE" w:rsidP="00704CAA">
      <w:pPr>
        <w:pStyle w:val="footnote"/>
      </w:pPr>
      <w:r>
        <w:rPr>
          <w:rStyle w:val="FootnoteReference"/>
        </w:rPr>
        <w:footnoteRef/>
      </w:r>
      <w:r>
        <w:t xml:space="preserve"> ‘a law’. Cf. Jeremiah 31 (38):36,37. Break Life’s laws and you strike and break yourself with an iron rod (Rev. 19:15; Ps. 2:9; Jer. 2:9; Prov. 3:10-19).</w:t>
      </w:r>
    </w:p>
  </w:footnote>
  <w:footnote w:id="865">
    <w:p w14:paraId="0B3FD9ED" w14:textId="77777777" w:rsidR="002758BE" w:rsidRDefault="002758BE" w:rsidP="00704CAA">
      <w:pPr>
        <w:pStyle w:val="footnote"/>
      </w:pPr>
      <w:r>
        <w:rPr>
          <w:rStyle w:val="FootnoteReference"/>
        </w:rPr>
        <w:footnoteRef/>
      </w:r>
      <w:r>
        <w:t xml:space="preserve"> [JS] or “stormy wind”</w:t>
      </w:r>
    </w:p>
  </w:footnote>
  <w:footnote w:id="866">
    <w:p w14:paraId="2B981771" w14:textId="77777777" w:rsidR="002758BE" w:rsidRDefault="002758BE" w:rsidP="00704CAA">
      <w:pPr>
        <w:pStyle w:val="footnote"/>
      </w:pPr>
      <w:r>
        <w:rPr>
          <w:rStyle w:val="FootnoteReference"/>
        </w:rPr>
        <w:footnoteRef/>
      </w:r>
      <w:r>
        <w:t xml:space="preserve"> [JS] or “maidens,” or “unmarried women”</w:t>
      </w:r>
    </w:p>
  </w:footnote>
  <w:footnote w:id="867">
    <w:p w14:paraId="04C80253" w14:textId="77777777" w:rsidR="002758BE" w:rsidRDefault="002758BE" w:rsidP="00704CAA">
      <w:pPr>
        <w:pStyle w:val="footnote"/>
      </w:pPr>
      <w:r>
        <w:rPr>
          <w:rStyle w:val="FootnoteReference"/>
        </w:rPr>
        <w:footnoteRef/>
      </w:r>
      <w:r>
        <w:t xml:space="preserve"> [JS] “Thankful confession of Him with praise is above/in the earth and heaven.” Coptic has “His glory is above the earth and heaven”</w:t>
      </w:r>
    </w:p>
  </w:footnote>
  <w:footnote w:id="868">
    <w:p w14:paraId="080DED71" w14:textId="77777777" w:rsidR="002758BE" w:rsidRDefault="002758BE" w:rsidP="00704CAA">
      <w:pPr>
        <w:pStyle w:val="footnote"/>
      </w:pPr>
      <w:r>
        <w:rPr>
          <w:rStyle w:val="FootnoteReference"/>
        </w:rPr>
        <w:footnoteRef/>
      </w:r>
      <w:r>
        <w:t xml:space="preserve"> [JS] literally, “And He will raise/exalt the horn of His people”</w:t>
      </w:r>
    </w:p>
  </w:footnote>
  <w:footnote w:id="869">
    <w:p w14:paraId="195ABFE0" w14:textId="77777777" w:rsidR="002758BE" w:rsidRDefault="002758BE" w:rsidP="00704CAA">
      <w:pPr>
        <w:pStyle w:val="footnote"/>
      </w:pPr>
      <w:r>
        <w:rPr>
          <w:rStyle w:val="FootnoteReference"/>
        </w:rPr>
        <w:footnoteRef/>
      </w:r>
      <w:r>
        <w:t xml:space="preserve"> [JS] “assembly”</w:t>
      </w:r>
    </w:p>
  </w:footnote>
  <w:footnote w:id="870">
    <w:p w14:paraId="497FB437" w14:textId="77777777" w:rsidR="002758BE" w:rsidRDefault="002758BE" w:rsidP="00704CAA">
      <w:pPr>
        <w:pStyle w:val="footnote"/>
      </w:pPr>
      <w:r>
        <w:rPr>
          <w:rStyle w:val="FootnoteReference"/>
        </w:rPr>
        <w:footnoteRef/>
      </w:r>
      <w:r>
        <w:t xml:space="preserve"> [JS] Coptic has “in the chorus”</w:t>
      </w:r>
    </w:p>
  </w:footnote>
  <w:footnote w:id="871">
    <w:p w14:paraId="43317287" w14:textId="77777777" w:rsidR="002758BE" w:rsidRDefault="002758BE" w:rsidP="00704CAA">
      <w:pPr>
        <w:pStyle w:val="footnote"/>
      </w:pPr>
      <w:r>
        <w:rPr>
          <w:rStyle w:val="FootnoteReference"/>
        </w:rPr>
        <w:footnoteRef/>
      </w:r>
      <w:r>
        <w:t xml:space="preserve"> [JS] Fr. Athanasius has “exalt,” See the Liturgy of Mesori 26)</w:t>
      </w:r>
    </w:p>
  </w:footnote>
  <w:footnote w:id="872">
    <w:p w14:paraId="5B0388FF" w14:textId="77777777" w:rsidR="002758BE" w:rsidRDefault="002758BE" w:rsidP="00704CAA">
      <w:pPr>
        <w:pStyle w:val="footnote"/>
      </w:pPr>
      <w:r>
        <w:rPr>
          <w:rStyle w:val="FootnoteReference"/>
        </w:rPr>
        <w:footnoteRef/>
      </w:r>
      <w:r>
        <w:t xml:space="preserve"> two-edged sword: praise which conquers Amalek (St. Chrysostom).</w:t>
      </w:r>
    </w:p>
  </w:footnote>
  <w:footnote w:id="873">
    <w:p w14:paraId="31AB8451" w14:textId="77777777" w:rsidR="002758BE" w:rsidRDefault="002758BE" w:rsidP="00704CAA">
      <w:pPr>
        <w:pStyle w:val="footnote"/>
      </w:pPr>
      <w:r>
        <w:rPr>
          <w:rStyle w:val="FootnoteReference"/>
        </w:rPr>
        <w:footnoteRef/>
      </w:r>
      <w:r>
        <w:t xml:space="preserve"> ‘Holiness of life is the mother of glory’ (St Theodoret).</w:t>
      </w:r>
    </w:p>
  </w:footnote>
  <w:footnote w:id="874">
    <w:p w14:paraId="1BFFDD90" w14:textId="77777777" w:rsidR="002758BE" w:rsidRDefault="002758BE" w:rsidP="00704CAA">
      <w:pPr>
        <w:pStyle w:val="footnote"/>
      </w:pPr>
      <w:r>
        <w:rPr>
          <w:rStyle w:val="FootnoteReference"/>
        </w:rPr>
        <w:footnoteRef/>
      </w:r>
      <w:r>
        <w:t xml:space="preserve"> [JS] variant reading, “harp and lyre”</w:t>
      </w:r>
    </w:p>
  </w:footnote>
  <w:footnote w:id="875">
    <w:p w14:paraId="41E39163" w14:textId="77777777" w:rsidR="002758BE" w:rsidRDefault="002758BE" w:rsidP="00704CAA">
      <w:pPr>
        <w:pStyle w:val="footnote"/>
      </w:pPr>
      <w:r>
        <w:rPr>
          <w:rStyle w:val="FootnoteReference"/>
        </w:rPr>
        <w:footnoteRef/>
      </w:r>
      <w:r>
        <w:t xml:space="preserve"> [JS] Coptic has “dance”, but is rendered in Arabic, and later English, as “chorus”.</w:t>
      </w:r>
    </w:p>
  </w:footnote>
  <w:footnote w:id="876">
    <w:p w14:paraId="524D6605" w14:textId="77777777" w:rsidR="002758BE" w:rsidRDefault="002758BE" w:rsidP="00704CAA">
      <w:pPr>
        <w:pStyle w:val="footnote"/>
      </w:pPr>
      <w:r>
        <w:rPr>
          <w:rStyle w:val="FootnoteReference"/>
        </w:rPr>
        <w:footnoteRef/>
      </w:r>
      <w:r>
        <w:t xml:space="preserve"> [JS] or “allophyle”, which means “foreigner”, but specificially in reference to Philistines.</w:t>
      </w:r>
    </w:p>
  </w:footnote>
  <w:footnote w:id="877">
    <w:p w14:paraId="234F96D1" w14:textId="322FE18B" w:rsidR="002758BE" w:rsidRDefault="002758BE" w:rsidP="00865C59">
      <w:pPr>
        <w:pStyle w:val="footnote"/>
      </w:pPr>
      <w:r>
        <w:rPr>
          <w:rStyle w:val="FootnoteReference"/>
        </w:rPr>
        <w:footnoteRef/>
      </w:r>
      <w:r>
        <w:t xml:space="preserve"> Or “Spirit”</w:t>
      </w:r>
    </w:p>
  </w:footnote>
  <w:footnote w:id="878">
    <w:p w14:paraId="296DD30B" w14:textId="77777777" w:rsidR="002758BE" w:rsidRDefault="002758BE"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9">
    <w:p w14:paraId="75462569" w14:textId="77777777" w:rsidR="002758BE" w:rsidRDefault="002758BE" w:rsidP="00344A59">
      <w:pPr>
        <w:pStyle w:val="footnote"/>
      </w:pPr>
      <w:r>
        <w:rPr>
          <w:rStyle w:val="FootnoteReference"/>
        </w:rPr>
        <w:footnoteRef/>
      </w:r>
      <w:r>
        <w:t xml:space="preserve"> The “alleluia” in each vs is inserted into each verse of the Psalm</w:t>
      </w:r>
    </w:p>
  </w:footnote>
  <w:footnote w:id="880">
    <w:p w14:paraId="1F1613E0" w14:textId="77777777" w:rsidR="002758BE" w:rsidRDefault="002758BE"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81">
    <w:p w14:paraId="001DC1B4" w14:textId="77777777" w:rsidR="002758BE" w:rsidRDefault="002758BE" w:rsidP="00A7333E">
      <w:pPr>
        <w:pStyle w:val="footnote"/>
      </w:pPr>
      <w:r>
        <w:rPr>
          <w:rStyle w:val="FootnoteReference"/>
        </w:rPr>
        <w:footnoteRef/>
      </w:r>
      <w:r>
        <w:t xml:space="preserve"> Do obiesance</w:t>
      </w:r>
    </w:p>
  </w:footnote>
  <w:footnote w:id="882">
    <w:p w14:paraId="109CBDA9" w14:textId="77777777" w:rsidR="002758BE" w:rsidRDefault="002758BE" w:rsidP="00A7333E">
      <w:pPr>
        <w:pStyle w:val="footnote"/>
      </w:pPr>
      <w:r>
        <w:rPr>
          <w:rStyle w:val="FootnoteReference"/>
        </w:rPr>
        <w:footnoteRef/>
      </w:r>
      <w:r>
        <w:t xml:space="preserve"> Literally, “horn”</w:t>
      </w:r>
    </w:p>
  </w:footnote>
  <w:footnote w:id="883">
    <w:p w14:paraId="6824A765" w14:textId="77777777" w:rsidR="002758BE" w:rsidRDefault="002758BE" w:rsidP="00A7333E">
      <w:pPr>
        <w:pStyle w:val="footnote"/>
      </w:pPr>
      <w:r>
        <w:rPr>
          <w:rStyle w:val="FootnoteReference"/>
        </w:rPr>
        <w:footnoteRef/>
      </w:r>
      <w:r>
        <w:t xml:space="preserve"> Or, “ways”</w:t>
      </w:r>
    </w:p>
  </w:footnote>
  <w:footnote w:id="884">
    <w:p w14:paraId="6136C7AC" w14:textId="77777777" w:rsidR="002758BE" w:rsidRDefault="002758BE" w:rsidP="00A7333E">
      <w:pPr>
        <w:pStyle w:val="footnote"/>
      </w:pPr>
      <w:r>
        <w:rPr>
          <w:rStyle w:val="FootnoteReference"/>
        </w:rPr>
        <w:footnoteRef/>
      </w:r>
      <w:r>
        <w:t xml:space="preserve"> Literally, “exalt the horn”</w:t>
      </w:r>
    </w:p>
  </w:footnote>
  <w:footnote w:id="885">
    <w:p w14:paraId="640045D3" w14:textId="27C5899B" w:rsidR="002758BE" w:rsidRPr="00542C00" w:rsidRDefault="002758BE" w:rsidP="00542C00">
      <w:pPr>
        <w:pStyle w:val="footnote"/>
      </w:pPr>
      <w:r>
        <w:rPr>
          <w:rStyle w:val="FootnoteReference"/>
        </w:rPr>
        <w:footnoteRef/>
      </w:r>
      <w:r>
        <w:t xml:space="preserve"> Literally “horns”, but the first beams of the rising sun were compared to horns.</w:t>
      </w:r>
    </w:p>
  </w:footnote>
  <w:footnote w:id="886">
    <w:p w14:paraId="0D97069A" w14:textId="77777777" w:rsidR="002758BE" w:rsidRDefault="002758BE" w:rsidP="00A7333E">
      <w:pPr>
        <w:pStyle w:val="footnote"/>
      </w:pPr>
      <w:r>
        <w:rPr>
          <w:rStyle w:val="FootnoteReference"/>
        </w:rPr>
        <w:footnoteRef/>
      </w:r>
      <w:r>
        <w:t xml:space="preserve"> Or “christs”</w:t>
      </w:r>
    </w:p>
  </w:footnote>
  <w:footnote w:id="887">
    <w:p w14:paraId="75E4F1BF" w14:textId="77777777" w:rsidR="002758BE" w:rsidRDefault="002758BE" w:rsidP="00A7333E">
      <w:pPr>
        <w:pStyle w:val="footnote"/>
      </w:pPr>
      <w:r>
        <w:rPr>
          <w:rStyle w:val="FootnoteReference"/>
        </w:rPr>
        <w:footnoteRef/>
      </w:r>
      <w:r>
        <w:t xml:space="preserve"> Or “workers of iniquity”</w:t>
      </w:r>
    </w:p>
  </w:footnote>
  <w:footnote w:id="888">
    <w:p w14:paraId="6B1B283E" w14:textId="77777777" w:rsidR="002758BE" w:rsidRDefault="002758BE"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9">
    <w:p w14:paraId="0BE3B61B" w14:textId="77777777" w:rsidR="002758BE" w:rsidRDefault="002758BE" w:rsidP="00A7333E">
      <w:pPr>
        <w:pStyle w:val="footnote"/>
      </w:pPr>
      <w:r>
        <w:rPr>
          <w:rStyle w:val="FootnoteReference"/>
        </w:rPr>
        <w:footnoteRef/>
      </w:r>
      <w:r>
        <w:t xml:space="preserve"> or “blessing”</w:t>
      </w:r>
    </w:p>
  </w:footnote>
  <w:footnote w:id="890">
    <w:p w14:paraId="39CDECB8" w14:textId="77777777" w:rsidR="002758BE" w:rsidRDefault="002758BE" w:rsidP="00A7333E">
      <w:pPr>
        <w:pStyle w:val="footnote"/>
      </w:pPr>
      <w:r>
        <w:rPr>
          <w:rStyle w:val="FootnoteReference"/>
        </w:rPr>
        <w:footnoteRef/>
      </w:r>
      <w:r>
        <w:t xml:space="preserve"> Or “Thy holy Name we do utter”</w:t>
      </w:r>
    </w:p>
  </w:footnote>
  <w:footnote w:id="891">
    <w:p w14:paraId="2BFF308D" w14:textId="77777777" w:rsidR="002758BE" w:rsidRDefault="002758BE" w:rsidP="00A7333E">
      <w:pPr>
        <w:pStyle w:val="footnote"/>
      </w:pPr>
      <w:r>
        <w:rPr>
          <w:rStyle w:val="FootnoteReference"/>
        </w:rPr>
        <w:footnoteRef/>
      </w:r>
      <w:r>
        <w:t xml:space="preserve"> Or “May it be so, Lord!”</w:t>
      </w:r>
    </w:p>
  </w:footnote>
  <w:footnote w:id="892">
    <w:p w14:paraId="7211B02A" w14:textId="77777777" w:rsidR="002758BE" w:rsidRDefault="002758BE" w:rsidP="008A378B">
      <w:pPr>
        <w:pStyle w:val="footnote"/>
      </w:pPr>
      <w:r>
        <w:rPr>
          <w:rStyle w:val="FootnoteReference"/>
        </w:rPr>
        <w:footnoteRef/>
      </w:r>
      <w:r>
        <w:t xml:space="preserve"> Or “thankfully confess You with praise”</w:t>
      </w:r>
    </w:p>
  </w:footnote>
  <w:footnote w:id="893">
    <w:p w14:paraId="693B122B" w14:textId="28D696D4" w:rsidR="002758BE" w:rsidRDefault="002758BE"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94">
    <w:p w14:paraId="7672FC08" w14:textId="77777777" w:rsidR="002758BE" w:rsidRDefault="002758BE" w:rsidP="00A7333E">
      <w:pPr>
        <w:pStyle w:val="footnote"/>
      </w:pPr>
      <w:r>
        <w:rPr>
          <w:rStyle w:val="FootnoteReference"/>
        </w:rPr>
        <w:footnoteRef/>
      </w:r>
      <w:r>
        <w:t xml:space="preserve"> Latria</w:t>
      </w:r>
    </w:p>
  </w:footnote>
  <w:footnote w:id="895">
    <w:p w14:paraId="6A1BE515" w14:textId="5E13A526" w:rsidR="002758BE" w:rsidRDefault="002758BE" w:rsidP="00426715">
      <w:pPr>
        <w:pStyle w:val="footnote"/>
      </w:pPr>
      <w:r>
        <w:rPr>
          <w:rStyle w:val="FootnoteReference"/>
        </w:rPr>
        <w:footnoteRef/>
      </w:r>
      <w:r>
        <w:t xml:space="preserve"> Or, “Sing a hymn to Him, and exalt Him beyond measure unto the ages.”</w:t>
      </w:r>
    </w:p>
  </w:footnote>
  <w:footnote w:id="896">
    <w:p w14:paraId="68D0AB21" w14:textId="61EA66CA" w:rsidR="002758BE" w:rsidRDefault="002758BE" w:rsidP="00426715">
      <w:pPr>
        <w:pStyle w:val="footnote"/>
      </w:pPr>
      <w:r>
        <w:rPr>
          <w:rStyle w:val="FootnoteReference"/>
        </w:rPr>
        <w:footnoteRef/>
      </w:r>
      <w:r>
        <w:t xml:space="preserve"> This verse is lacking in the Greek.</w:t>
      </w:r>
    </w:p>
  </w:footnote>
  <w:footnote w:id="897">
    <w:p w14:paraId="26544D11" w14:textId="10502CC8" w:rsidR="002758BE" w:rsidRDefault="002758BE" w:rsidP="007757C9">
      <w:pPr>
        <w:pStyle w:val="footnote"/>
      </w:pPr>
      <w:r>
        <w:rPr>
          <w:rStyle w:val="FootnoteReference"/>
        </w:rPr>
        <w:footnoteRef/>
      </w:r>
      <w:r>
        <w:t xml:space="preserve"> In Greek this verse breaks the pattern and has “Let the earth bless the Lord…”</w:t>
      </w:r>
    </w:p>
  </w:footnote>
  <w:footnote w:id="898">
    <w:p w14:paraId="00301B8D" w14:textId="27445427" w:rsidR="002758BE" w:rsidRDefault="002758BE" w:rsidP="007757C9">
      <w:pPr>
        <w:pStyle w:val="footnote"/>
      </w:pPr>
      <w:r>
        <w:rPr>
          <w:rStyle w:val="FootnoteReference"/>
        </w:rPr>
        <w:footnoteRef/>
      </w:r>
      <w:r>
        <w:t xml:space="preserve"> Greek has “sea-monsters”</w:t>
      </w:r>
    </w:p>
  </w:footnote>
  <w:footnote w:id="899">
    <w:p w14:paraId="0ECD7B50" w14:textId="7593729A" w:rsidR="002758BE" w:rsidRDefault="002758BE" w:rsidP="007757C9">
      <w:pPr>
        <w:pStyle w:val="footnote"/>
      </w:pPr>
      <w:r>
        <w:rPr>
          <w:rStyle w:val="FootnoteReference"/>
        </w:rPr>
        <w:footnoteRef/>
      </w:r>
      <w:r>
        <w:t xml:space="preserve"> [] not found in Gk.</w:t>
      </w:r>
    </w:p>
  </w:footnote>
  <w:footnote w:id="900">
    <w:p w14:paraId="0A00818E" w14:textId="6F9A1D3E" w:rsidR="002758BE" w:rsidRDefault="002758BE"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1">
    <w:p w14:paraId="4C080563" w14:textId="076FB7DA" w:rsidR="002758BE" w:rsidRDefault="002758BE"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902">
    <w:p w14:paraId="52E6C24B" w14:textId="77777777" w:rsidR="002758BE" w:rsidRDefault="002758BE" w:rsidP="003758F4">
      <w:pPr>
        <w:pStyle w:val="footnote"/>
      </w:pPr>
      <w:r>
        <w:rPr>
          <w:rStyle w:val="FootnoteReference"/>
        </w:rPr>
        <w:footnoteRef/>
      </w:r>
      <w:r>
        <w:t xml:space="preserve"> Or, “Sing a hymn to Him, and exalt Him beyond measure unto the ages.”</w:t>
      </w:r>
    </w:p>
  </w:footnote>
  <w:footnote w:id="903">
    <w:p w14:paraId="3AF01027" w14:textId="77777777" w:rsidR="002758BE" w:rsidRDefault="002758BE" w:rsidP="003758F4">
      <w:pPr>
        <w:pStyle w:val="footnote"/>
      </w:pPr>
      <w:r>
        <w:rPr>
          <w:rStyle w:val="FootnoteReference"/>
        </w:rPr>
        <w:footnoteRef/>
      </w:r>
      <w:r>
        <w:t xml:space="preserve"> In Greek this verse breaks the pattern and has “Let the earth bless the Lord…”</w:t>
      </w:r>
    </w:p>
  </w:footnote>
  <w:footnote w:id="904">
    <w:p w14:paraId="29625A78" w14:textId="77777777" w:rsidR="002758BE" w:rsidRDefault="002758BE" w:rsidP="003758F4">
      <w:pPr>
        <w:pStyle w:val="footnote"/>
      </w:pPr>
      <w:r>
        <w:rPr>
          <w:rStyle w:val="FootnoteReference"/>
        </w:rPr>
        <w:footnoteRef/>
      </w:r>
      <w:r>
        <w:t xml:space="preserve"> [] not found in Gk.</w:t>
      </w:r>
    </w:p>
  </w:footnote>
  <w:footnote w:id="905">
    <w:p w14:paraId="3D357C32" w14:textId="77777777" w:rsidR="002758BE" w:rsidRDefault="002758BE"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906">
    <w:p w14:paraId="49D23D86" w14:textId="6553A7E7" w:rsidR="002758BE" w:rsidRPr="00FD7CBF" w:rsidRDefault="002758B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7">
    <w:p w14:paraId="5711285A" w14:textId="4E8083B4" w:rsidR="002758BE" w:rsidRPr="00FD7CBF" w:rsidRDefault="002758B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08">
    <w:p w14:paraId="206912E7" w14:textId="77777777" w:rsidR="002758BE" w:rsidRDefault="002758B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7A06DB04" w14:textId="77777777" w:rsidR="002758BE" w:rsidRDefault="002758BE"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28892EF0" w14:textId="6E1CE2C1" w:rsidR="002758BE" w:rsidRPr="008D5F3D" w:rsidRDefault="002758BE" w:rsidP="008D5F3D">
      <w:pPr>
        <w:pStyle w:val="footnote"/>
      </w:pPr>
      <w:r>
        <w:rPr>
          <w:rStyle w:val="FootnoteReference"/>
        </w:rPr>
        <w:footnoteRef/>
      </w:r>
      <w:r>
        <w:t xml:space="preserve"> [JS] Greek has “stars and light,” while Coptic has “stars of light”</w:t>
      </w:r>
    </w:p>
  </w:footnote>
  <w:footnote w:id="911">
    <w:p w14:paraId="6888EF75" w14:textId="7291EAAC" w:rsidR="002758BE" w:rsidRDefault="002758BE" w:rsidP="00A17656">
      <w:pPr>
        <w:pStyle w:val="footnote"/>
      </w:pPr>
      <w:r>
        <w:rPr>
          <w:rStyle w:val="FootnoteReference"/>
        </w:rPr>
        <w:footnoteRef/>
      </w:r>
      <w:r>
        <w:t xml:space="preserve"> [JS] Gk has “confession/praise of Him is in the earth and heaven”</w:t>
      </w:r>
    </w:p>
  </w:footnote>
  <w:footnote w:id="912">
    <w:p w14:paraId="0C9270F2" w14:textId="14BEF321" w:rsidR="002758BE" w:rsidRDefault="002758BE" w:rsidP="00A17656">
      <w:pPr>
        <w:pStyle w:val="footnote"/>
      </w:pPr>
      <w:r>
        <w:rPr>
          <w:rStyle w:val="FootnoteReference"/>
        </w:rPr>
        <w:footnoteRef/>
      </w:r>
      <w:r>
        <w:t xml:space="preserve"> [JS] literally, “And He will exalt the horn of His people”</w:t>
      </w:r>
    </w:p>
  </w:footnote>
  <w:footnote w:id="913">
    <w:p w14:paraId="2890F7AF" w14:textId="127DC52C" w:rsidR="002758BE" w:rsidRDefault="002758BE" w:rsidP="008A107E">
      <w:pPr>
        <w:pStyle w:val="footnote"/>
      </w:pPr>
      <w:r>
        <w:rPr>
          <w:rStyle w:val="FootnoteReference"/>
        </w:rPr>
        <w:footnoteRef/>
      </w:r>
      <w:r>
        <w:t xml:space="preserve"> or “statutes.” The meaning is the same as in Ps 118: statutes, ordinances, or truths. Literally, “engraved things”</w:t>
      </w:r>
    </w:p>
  </w:footnote>
  <w:footnote w:id="914">
    <w:p w14:paraId="1BA5672C" w14:textId="77777777" w:rsidR="002758BE" w:rsidRDefault="002758BE" w:rsidP="00680B91">
      <w:pPr>
        <w:pStyle w:val="footnote"/>
      </w:pPr>
      <w:r>
        <w:rPr>
          <w:rStyle w:val="FootnoteReference"/>
        </w:rPr>
        <w:footnoteRef/>
      </w:r>
      <w:r>
        <w:t xml:space="preserve"> Latria</w:t>
      </w:r>
    </w:p>
  </w:footnote>
  <w:footnote w:id="915">
    <w:p w14:paraId="690DC348" w14:textId="77777777" w:rsidR="002758BE" w:rsidRDefault="002758B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0E195254" w14:textId="3469BAAE" w:rsidR="002758BE" w:rsidRDefault="002758BE"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17">
    <w:p w14:paraId="50098A0E" w14:textId="77777777" w:rsidR="002758BE" w:rsidRDefault="002758B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8">
    <w:p w14:paraId="19022051" w14:textId="77777777" w:rsidR="002758BE" w:rsidRDefault="002758BE"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9">
    <w:p w14:paraId="020ABFA3" w14:textId="77777777" w:rsidR="002758BE" w:rsidRDefault="002758BE" w:rsidP="00E60591">
      <w:pPr>
        <w:pStyle w:val="footnote"/>
      </w:pPr>
      <w:r>
        <w:rPr>
          <w:rStyle w:val="FootnoteReference"/>
        </w:rPr>
        <w:footnoteRef/>
      </w:r>
      <w:r>
        <w:t xml:space="preserve"> Fr. Athanasius has “My soul shall make her boast in the Lord”</w:t>
      </w:r>
    </w:p>
  </w:footnote>
  <w:footnote w:id="920">
    <w:p w14:paraId="71668483" w14:textId="77777777" w:rsidR="002758BE" w:rsidRDefault="002758BE" w:rsidP="00E60591">
      <w:pPr>
        <w:pStyle w:val="footnote"/>
      </w:pPr>
      <w:r>
        <w:rPr>
          <w:rStyle w:val="FootnoteReference"/>
        </w:rPr>
        <w:footnoteRef/>
      </w:r>
      <w:r>
        <w:t xml:space="preserve"> 2 Sam. 6:2 (LXX).</w:t>
      </w:r>
    </w:p>
  </w:footnote>
  <w:footnote w:id="921">
    <w:p w14:paraId="04F68D8E" w14:textId="77777777" w:rsidR="002758BE" w:rsidRDefault="002758BE" w:rsidP="00E60591">
      <w:pPr>
        <w:pStyle w:val="footnote"/>
      </w:pPr>
      <w:r>
        <w:rPr>
          <w:rStyle w:val="FootnoteReference"/>
        </w:rPr>
        <w:footnoteRef/>
      </w:r>
      <w:r>
        <w:t xml:space="preserve"> [JS] or “appear” or “reveal Yourself”</w:t>
      </w:r>
    </w:p>
  </w:footnote>
  <w:footnote w:id="922">
    <w:p w14:paraId="01A143A7" w14:textId="77777777" w:rsidR="002758BE" w:rsidRDefault="002758BE" w:rsidP="00E60591">
      <w:pPr>
        <w:pStyle w:val="footnote"/>
      </w:pPr>
      <w:r>
        <w:rPr>
          <w:rStyle w:val="FootnoteReference"/>
        </w:rPr>
        <w:footnoteRef/>
      </w:r>
      <w:r>
        <w:t xml:space="preserve"> [JS] or “reveal Your face”.</w:t>
      </w:r>
    </w:p>
  </w:footnote>
  <w:footnote w:id="923">
    <w:p w14:paraId="22AD0096" w14:textId="77777777" w:rsidR="002758BE" w:rsidRPr="004A3E27" w:rsidRDefault="002758BE" w:rsidP="00E60591">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924">
    <w:p w14:paraId="61FC46B2" w14:textId="77777777" w:rsidR="002758BE" w:rsidRDefault="002758BE" w:rsidP="00E60591">
      <w:pPr>
        <w:pStyle w:val="footnote"/>
      </w:pPr>
      <w:r>
        <w:rPr>
          <w:rStyle w:val="FootnoteReference"/>
        </w:rPr>
        <w:footnoteRef/>
      </w:r>
      <w:r>
        <w:t xml:space="preserve"> [JS] literally “do obeisance”, i.e. “bow down to”</w:t>
      </w:r>
    </w:p>
  </w:footnote>
  <w:footnote w:id="925">
    <w:p w14:paraId="2630F597" w14:textId="77777777" w:rsidR="002758BE" w:rsidRPr="004A3E27" w:rsidRDefault="002758BE" w:rsidP="00E60591">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926">
    <w:p w14:paraId="3F4A789F" w14:textId="77777777" w:rsidR="002758BE" w:rsidRDefault="002758BE" w:rsidP="00E60591">
      <w:pPr>
        <w:pStyle w:val="footnote"/>
      </w:pPr>
      <w:r>
        <w:rPr>
          <w:rStyle w:val="FootnoteReference"/>
        </w:rPr>
        <w:footnoteRef/>
      </w:r>
      <w:r>
        <w:t xml:space="preserve"> [JS] or “beautifully situated”</w:t>
      </w:r>
    </w:p>
  </w:footnote>
  <w:footnote w:id="927">
    <w:p w14:paraId="270252A4" w14:textId="77777777" w:rsidR="002758BE" w:rsidRPr="004A3E27" w:rsidRDefault="002758BE" w:rsidP="00E60591">
      <w:pPr>
        <w:pStyle w:val="footnote"/>
      </w:pPr>
      <w:r w:rsidRPr="004A3E27">
        <w:rPr>
          <w:rStyle w:val="FootnoteReference"/>
        </w:rPr>
        <w:footnoteRef/>
      </w:r>
      <w:r w:rsidRPr="004A3E27">
        <w:t xml:space="preserve"> ‘Jerusalem is the city of the great King’ (Mt. 5:35). </w:t>
      </w:r>
      <w:r>
        <w:t>cf</w:t>
      </w:r>
      <w:r w:rsidRPr="004A3E27">
        <w:t>. Lam. 2:15.</w:t>
      </w:r>
    </w:p>
  </w:footnote>
  <w:footnote w:id="928">
    <w:p w14:paraId="1F29201E" w14:textId="77777777" w:rsidR="002758BE" w:rsidRDefault="002758BE" w:rsidP="00E60591">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929">
    <w:p w14:paraId="07C1DDC4" w14:textId="77777777" w:rsidR="002758BE" w:rsidRDefault="002758BE" w:rsidP="00E60591">
      <w:pPr>
        <w:pStyle w:val="footnote"/>
      </w:pPr>
      <w:r>
        <w:rPr>
          <w:rStyle w:val="FootnoteReference"/>
        </w:rPr>
        <w:footnoteRef/>
      </w:r>
      <w:r>
        <w:t xml:space="preserve"> [JS] or “Mother Zion will say,”</w:t>
      </w:r>
    </w:p>
  </w:footnote>
  <w:footnote w:id="930">
    <w:p w14:paraId="33656AE4" w14:textId="77777777" w:rsidR="002758BE" w:rsidRDefault="002758BE" w:rsidP="00E60591">
      <w:pPr>
        <w:pStyle w:val="footnote"/>
      </w:pPr>
      <w:r>
        <w:rPr>
          <w:rStyle w:val="FootnoteReference"/>
        </w:rPr>
        <w:footnoteRef/>
      </w:r>
      <w:r>
        <w:t xml:space="preserve"> [JS] Coptic has, “that a man and a man dwelt in her”</w:t>
      </w:r>
    </w:p>
  </w:footnote>
  <w:footnote w:id="931">
    <w:p w14:paraId="54C279A1" w14:textId="77777777" w:rsidR="002758BE" w:rsidRDefault="002758BE" w:rsidP="00E60591">
      <w:pPr>
        <w:pStyle w:val="footnote"/>
      </w:pPr>
      <w:r>
        <w:rPr>
          <w:rStyle w:val="FootnoteReference"/>
        </w:rPr>
        <w:footnoteRef/>
      </w:r>
      <w:r>
        <w:t xml:space="preserve"> [JS] or “messengers”</w:t>
      </w:r>
    </w:p>
  </w:footnote>
  <w:footnote w:id="932">
    <w:p w14:paraId="43C0F64C" w14:textId="77777777" w:rsidR="002758BE" w:rsidRDefault="002758BE" w:rsidP="00E60591">
      <w:pPr>
        <w:pStyle w:val="footnote"/>
      </w:pPr>
      <w:r>
        <w:rPr>
          <w:rStyle w:val="FootnoteReference"/>
        </w:rPr>
        <w:footnoteRef/>
      </w:r>
      <w:r>
        <w:t xml:space="preserve"> [JS] Fr. Lazarus has “servants”</w:t>
      </w:r>
    </w:p>
  </w:footnote>
  <w:footnote w:id="933">
    <w:p w14:paraId="5CB58F29" w14:textId="77777777" w:rsidR="002758BE" w:rsidRDefault="002758BE" w:rsidP="00E60591">
      <w:pPr>
        <w:pStyle w:val="footnote"/>
      </w:pPr>
      <w:r>
        <w:rPr>
          <w:rStyle w:val="FootnoteReference"/>
        </w:rPr>
        <w:footnoteRef/>
      </w:r>
      <w:r>
        <w:t xml:space="preserve"> Heb. 1:7; Ezek. 1:14; 2 Esdras 8:22.</w:t>
      </w:r>
    </w:p>
  </w:footnote>
  <w:footnote w:id="934">
    <w:p w14:paraId="3C41F1A9" w14:textId="77777777" w:rsidR="002758BE" w:rsidRDefault="002758BE" w:rsidP="00E60591">
      <w:pPr>
        <w:pStyle w:val="footnote"/>
      </w:pPr>
      <w:r>
        <w:rPr>
          <w:rStyle w:val="FootnoteReference"/>
        </w:rPr>
        <w:footnoteRef/>
      </w:r>
      <w:r>
        <w:t xml:space="preserve"> [JS] or “makes the clouds His chariot”</w:t>
      </w:r>
    </w:p>
  </w:footnote>
  <w:footnote w:id="935">
    <w:p w14:paraId="48E0AB19" w14:textId="77777777" w:rsidR="002758BE" w:rsidRDefault="002758BE" w:rsidP="00E60591">
      <w:pPr>
        <w:pStyle w:val="footnote"/>
      </w:pPr>
      <w:r>
        <w:rPr>
          <w:rStyle w:val="FootnoteReference"/>
        </w:rPr>
        <w:footnoteRef/>
      </w:r>
      <w:r>
        <w:t xml:space="preserve"> [JS] “do obeisance”, elsewhere rendered “worship’, but referring to the physical act.</w:t>
      </w:r>
    </w:p>
  </w:footnote>
  <w:footnote w:id="936">
    <w:p w14:paraId="6E10BB97" w14:textId="77777777" w:rsidR="002758BE" w:rsidRDefault="002758BE" w:rsidP="00E60591">
      <w:pPr>
        <w:pStyle w:val="footnote"/>
      </w:pPr>
      <w:r>
        <w:rPr>
          <w:rStyle w:val="FootnoteReference"/>
        </w:rPr>
        <w:footnoteRef/>
      </w:r>
      <w:r>
        <w:t xml:space="preserve"> [JS] lit. day to day</w:t>
      </w:r>
    </w:p>
  </w:footnote>
  <w:footnote w:id="937">
    <w:p w14:paraId="12F98413" w14:textId="77777777" w:rsidR="002758BE" w:rsidRPr="004A3E27" w:rsidRDefault="002758BE" w:rsidP="00E60591">
      <w:pPr>
        <w:pStyle w:val="footnote"/>
      </w:pPr>
      <w:r w:rsidRPr="004A3E27">
        <w:rPr>
          <w:rStyle w:val="FootnoteReference"/>
        </w:rPr>
        <w:footnoteRef/>
      </w:r>
      <w:r w:rsidRPr="004A3E27">
        <w:t xml:space="preserve"> Luke 4:32.</w:t>
      </w:r>
    </w:p>
  </w:footnote>
  <w:footnote w:id="938">
    <w:p w14:paraId="094C75E4" w14:textId="77777777" w:rsidR="002758BE" w:rsidRDefault="002758BE" w:rsidP="00E60591">
      <w:pPr>
        <w:pStyle w:val="footnote"/>
      </w:pPr>
      <w:r>
        <w:rPr>
          <w:rStyle w:val="FootnoteReference"/>
        </w:rPr>
        <w:footnoteRef/>
      </w:r>
      <w:r>
        <w:t xml:space="preserve"> [JS] or “give thanks to”. “Thankfully confess with praise”</w:t>
      </w:r>
    </w:p>
  </w:footnote>
  <w:footnote w:id="939">
    <w:p w14:paraId="55536D04" w14:textId="77777777" w:rsidR="002758BE" w:rsidRDefault="002758BE" w:rsidP="00E60591">
      <w:pPr>
        <w:pStyle w:val="footnote"/>
      </w:pPr>
      <w:r>
        <w:rPr>
          <w:rStyle w:val="FootnoteReference"/>
        </w:rPr>
        <w:footnoteRef/>
      </w:r>
      <w:r>
        <w:t xml:space="preserve"> [JS] literally, “holy ones.”</w:t>
      </w:r>
    </w:p>
  </w:footnote>
  <w:footnote w:id="940">
    <w:p w14:paraId="7C8A0D56" w14:textId="77777777" w:rsidR="002758BE" w:rsidRDefault="002758BE" w:rsidP="00E60591">
      <w:pPr>
        <w:pStyle w:val="footnote"/>
      </w:pPr>
      <w:r>
        <w:rPr>
          <w:rStyle w:val="FootnoteReference"/>
        </w:rPr>
        <w:footnoteRef/>
      </w:r>
      <w:r>
        <w:t xml:space="preserve"> </w:t>
      </w:r>
      <w:r w:rsidRPr="00DC02D9">
        <w:rPr>
          <w:i/>
        </w:rPr>
        <w:t>Or:</w:t>
      </w:r>
      <w:r>
        <w:t xml:space="preserve"> costly (Wisdom 1:13-16).</w:t>
      </w:r>
    </w:p>
  </w:footnote>
  <w:footnote w:id="941">
    <w:p w14:paraId="572EA91B" w14:textId="77777777" w:rsidR="002758BE" w:rsidRDefault="002758BE" w:rsidP="00E60591">
      <w:pPr>
        <w:pStyle w:val="footnote"/>
      </w:pPr>
      <w:r>
        <w:rPr>
          <w:rStyle w:val="FootnoteReference"/>
        </w:rPr>
        <w:footnoteRef/>
      </w:r>
      <w:r>
        <w:t xml:space="preserve"> [JS] litearlly, “slave”.</w:t>
      </w:r>
    </w:p>
  </w:footnote>
  <w:footnote w:id="942">
    <w:p w14:paraId="341A5D3B" w14:textId="77777777" w:rsidR="002758BE" w:rsidRPr="004A3E27" w:rsidRDefault="002758BE" w:rsidP="00E60591">
      <w:pPr>
        <w:pStyle w:val="footnote"/>
      </w:pPr>
      <w:r w:rsidRPr="004A3E27">
        <w:rPr>
          <w:rStyle w:val="FootnoteReference"/>
        </w:rPr>
        <w:footnoteRef/>
      </w:r>
      <w:r w:rsidRPr="004A3E27">
        <w:t xml:space="preserve"> </w:t>
      </w:r>
      <w:r>
        <w:t>cf</w:t>
      </w:r>
      <w:r w:rsidRPr="004A3E27">
        <w:t>. Rev. 19:11-16.</w:t>
      </w:r>
    </w:p>
  </w:footnote>
  <w:footnote w:id="943">
    <w:p w14:paraId="727773E7" w14:textId="77777777" w:rsidR="002758BE" w:rsidRDefault="002758BE" w:rsidP="00E60591">
      <w:pPr>
        <w:pStyle w:val="footnote"/>
      </w:pPr>
      <w:r>
        <w:rPr>
          <w:rStyle w:val="FootnoteReference"/>
        </w:rPr>
        <w:footnoteRef/>
      </w:r>
      <w:r>
        <w:t xml:space="preserve"> dragon: </w:t>
      </w:r>
      <w:r w:rsidRPr="0090411D">
        <w:rPr>
          <w:i/>
        </w:rPr>
        <w:t>or</w:t>
      </w:r>
      <w:r>
        <w:t xml:space="preserve"> serpent.</w:t>
      </w:r>
    </w:p>
  </w:footnote>
  <w:footnote w:id="944">
    <w:p w14:paraId="6BA64C18" w14:textId="77777777" w:rsidR="002758BE" w:rsidRDefault="002758BE" w:rsidP="00E60591">
      <w:pPr>
        <w:pStyle w:val="footnote"/>
      </w:pPr>
      <w:r>
        <w:rPr>
          <w:rStyle w:val="FootnoteReference"/>
        </w:rPr>
        <w:footnoteRef/>
      </w:r>
      <w:r>
        <w:t xml:space="preserve"> [JS] the word includes the concepts of confessing Him, thanking Him, and praising Him. “Thankfully confess with praise at the remembrance….”</w:t>
      </w:r>
    </w:p>
  </w:footnote>
  <w:footnote w:id="945">
    <w:p w14:paraId="65C21334" w14:textId="77777777" w:rsidR="002758BE" w:rsidRDefault="002758BE" w:rsidP="00E60591">
      <w:pPr>
        <w:pStyle w:val="footnote"/>
      </w:pPr>
      <w:r>
        <w:rPr>
          <w:rStyle w:val="FootnoteReference"/>
        </w:rPr>
        <w:footnoteRef/>
      </w:r>
      <w:r>
        <w:t xml:space="preserve"> House—Home, Family, Church, Kingdom: where God’s will is done (1 Tim. 3:15; Heb. 3:2-6; Lk. 2:49; Mt. 6:10).</w:t>
      </w:r>
    </w:p>
  </w:footnote>
  <w:footnote w:id="946">
    <w:p w14:paraId="61678DAD" w14:textId="77777777" w:rsidR="002758BE" w:rsidRDefault="002758BE" w:rsidP="00E60591">
      <w:pPr>
        <w:pStyle w:val="footnote"/>
      </w:pPr>
      <w:r>
        <w:rPr>
          <w:rStyle w:val="FootnoteReference"/>
        </w:rPr>
        <w:footnoteRef/>
      </w:r>
      <w:r>
        <w:t xml:space="preserve"> [JS] or, “boast”</w:t>
      </w:r>
    </w:p>
  </w:footnote>
  <w:footnote w:id="947">
    <w:p w14:paraId="5CB3133E" w14:textId="77777777" w:rsidR="002758BE" w:rsidRPr="004A3E27" w:rsidRDefault="002758BE" w:rsidP="00E60591">
      <w:pPr>
        <w:pStyle w:val="footnote"/>
      </w:pPr>
      <w:r w:rsidRPr="004A3E27">
        <w:rPr>
          <w:rStyle w:val="FootnoteReference"/>
        </w:rPr>
        <w:footnoteRef/>
      </w:r>
      <w:r w:rsidRPr="004A3E27">
        <w:t xml:space="preserve"> Man is made for happiness, fruit of grace, forgiveness, right relations, holiness.</w:t>
      </w:r>
    </w:p>
  </w:footnote>
  <w:footnote w:id="948">
    <w:p w14:paraId="5CF612DB" w14:textId="77777777" w:rsidR="002758BE" w:rsidRDefault="002758BE" w:rsidP="00E60591">
      <w:pPr>
        <w:pStyle w:val="footnote"/>
      </w:pPr>
      <w:r>
        <w:rPr>
          <w:rStyle w:val="FootnoteReference"/>
        </w:rPr>
        <w:footnoteRef/>
      </w:r>
      <w:r>
        <w:t xml:space="preserve"> [JS] Fr. Lazarus renders “repent” as “change His mind”</w:t>
      </w:r>
    </w:p>
  </w:footnote>
  <w:footnote w:id="949">
    <w:p w14:paraId="673E3386" w14:textId="77777777" w:rsidR="002758BE" w:rsidRDefault="002758BE" w:rsidP="00E60591">
      <w:pPr>
        <w:pStyle w:val="footnote"/>
      </w:pPr>
      <w:r>
        <w:rPr>
          <w:rStyle w:val="FootnoteReference"/>
        </w:rPr>
        <w:footnoteRef/>
      </w:r>
      <w:r>
        <w:t xml:space="preserve"> Heb. 7:21.</w:t>
      </w:r>
    </w:p>
  </w:footnote>
  <w:footnote w:id="950">
    <w:p w14:paraId="584B7EF5" w14:textId="77777777" w:rsidR="002758BE" w:rsidRPr="004A3E27" w:rsidRDefault="002758BE" w:rsidP="00E60591">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951">
    <w:p w14:paraId="635270B1" w14:textId="77777777" w:rsidR="002758BE" w:rsidRPr="004A3E27" w:rsidRDefault="002758BE" w:rsidP="00E60591">
      <w:pPr>
        <w:pStyle w:val="footnote"/>
      </w:pPr>
      <w:r w:rsidRPr="004A3E27">
        <w:rPr>
          <w:rStyle w:val="FootnoteReference"/>
        </w:rPr>
        <w:footnoteRef/>
      </w:r>
      <w:r w:rsidRPr="004A3E27">
        <w:t xml:space="preserve"> </w:t>
      </w:r>
      <w:r>
        <w:t>Cf</w:t>
      </w:r>
      <w:r w:rsidRPr="004A3E27">
        <w:t>. Isaiah 40:11; John 10:11.</w:t>
      </w:r>
    </w:p>
  </w:footnote>
  <w:footnote w:id="952">
    <w:p w14:paraId="6CBA2185" w14:textId="77777777" w:rsidR="002758BE" w:rsidRDefault="002758BE" w:rsidP="00E60591">
      <w:pPr>
        <w:pStyle w:val="footnote"/>
      </w:pPr>
      <w:r>
        <w:rPr>
          <w:rStyle w:val="FootnoteReference"/>
        </w:rPr>
        <w:footnoteRef/>
      </w:r>
      <w:r>
        <w:t xml:space="preserve"> ‘mercies of the Lord’: </w:t>
      </w:r>
      <w:r w:rsidRPr="00B246C1">
        <w:rPr>
          <w:i/>
        </w:rPr>
        <w:t>or</w:t>
      </w:r>
      <w:r>
        <w:t>, the Lord’s love.</w:t>
      </w:r>
    </w:p>
  </w:footnote>
  <w:footnote w:id="953">
    <w:p w14:paraId="3BA4E8BF" w14:textId="77777777" w:rsidR="002758BE" w:rsidRDefault="002758BE" w:rsidP="00E60591">
      <w:pPr>
        <w:pStyle w:val="footnote"/>
      </w:pPr>
      <w:r>
        <w:rPr>
          <w:rStyle w:val="FootnoteReference"/>
        </w:rPr>
        <w:footnoteRef/>
      </w:r>
      <w:r>
        <w:t xml:space="preserve"> This column is the version abridged by Fr. Athanasius Iskander.</w:t>
      </w:r>
    </w:p>
  </w:footnote>
  <w:footnote w:id="954">
    <w:p w14:paraId="4081C3EC" w14:textId="77777777" w:rsidR="002758BE" w:rsidRDefault="002758BE" w:rsidP="00E60591">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955">
    <w:p w14:paraId="4D461B16" w14:textId="77777777" w:rsidR="002758BE" w:rsidRDefault="002758BE" w:rsidP="00E60591">
      <w:pPr>
        <w:pStyle w:val="footnote"/>
      </w:pPr>
      <w:r>
        <w:rPr>
          <w:rStyle w:val="FootnoteReference"/>
        </w:rPr>
        <w:footnoteRef/>
      </w:r>
      <w:r>
        <w:t xml:space="preserve"> Here Fr. Athanasius Iskander replaces the remainder with a short conclusion based on the ending of the First Canticle.</w:t>
      </w:r>
    </w:p>
  </w:footnote>
  <w:footnote w:id="956">
    <w:p w14:paraId="1589F97B" w14:textId="77777777" w:rsidR="002758BE" w:rsidRDefault="002758BE" w:rsidP="00E60591">
      <w:pPr>
        <w:pStyle w:val="footnote"/>
      </w:pPr>
      <w:r>
        <w:rPr>
          <w:rStyle w:val="FootnoteReference"/>
        </w:rPr>
        <w:footnoteRef/>
      </w:r>
      <w:r>
        <w:t xml:space="preserve"> Verses marked with (*) appear in the abridged version of Fr. Athanasius Iskander</w:t>
      </w:r>
    </w:p>
  </w:footnote>
  <w:footnote w:id="957">
    <w:p w14:paraId="69349908" w14:textId="77777777" w:rsidR="002758BE" w:rsidRDefault="002758BE" w:rsidP="00E60591">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958">
    <w:p w14:paraId="21DFAE56" w14:textId="77777777" w:rsidR="002758BE" w:rsidRDefault="002758BE" w:rsidP="00E60591">
      <w:pPr>
        <w:pStyle w:val="footnote"/>
      </w:pPr>
      <w:r>
        <w:rPr>
          <w:rStyle w:val="FootnoteReference"/>
        </w:rPr>
        <w:footnoteRef/>
      </w:r>
      <w:r>
        <w:t xml:space="preserve"> Clearly a late addition given the Roman Catholic ecclesiology, foreign to Orthodoxy, found in these verses.</w:t>
      </w:r>
    </w:p>
  </w:footnote>
  <w:footnote w:id="959">
    <w:p w14:paraId="1D2FD856" w14:textId="77777777" w:rsidR="002758BE" w:rsidRDefault="002758BE" w:rsidP="00E60591">
      <w:pPr>
        <w:pStyle w:val="footnote"/>
      </w:pPr>
      <w:r>
        <w:rPr>
          <w:rStyle w:val="FootnoteReference"/>
        </w:rPr>
        <w:footnoteRef/>
      </w:r>
      <w:r>
        <w:t xml:space="preserve"> Meaning of “o-ti eros tattis etenhoot” unclear.</w:t>
      </w:r>
    </w:p>
  </w:footnote>
  <w:footnote w:id="960">
    <w:p w14:paraId="1FAA9981" w14:textId="77777777" w:rsidR="002758BE" w:rsidRDefault="002758BE" w:rsidP="00E60591">
      <w:pPr>
        <w:pStyle w:val="footnote"/>
      </w:pPr>
      <w:r>
        <w:rPr>
          <w:rStyle w:val="FootnoteReference"/>
        </w:rPr>
        <w:footnoteRef/>
      </w:r>
      <w:r>
        <w:t xml:space="preserve"> Coptic has “El”, but that would be somewhat obscure in English.</w:t>
      </w:r>
    </w:p>
  </w:footnote>
  <w:footnote w:id="961">
    <w:p w14:paraId="6ECFB0E5" w14:textId="77777777" w:rsidR="002758BE" w:rsidRDefault="002758BE" w:rsidP="00E60591">
      <w:pPr>
        <w:pStyle w:val="footnote"/>
      </w:pPr>
      <w:r>
        <w:rPr>
          <w:rStyle w:val="FootnoteReference"/>
        </w:rPr>
        <w:footnoteRef/>
      </w:r>
      <w:r>
        <w:t xml:space="preserve"> Perhaps His order as Highpriest, after the order of Melchizedek.</w:t>
      </w:r>
    </w:p>
  </w:footnote>
  <w:footnote w:id="962">
    <w:p w14:paraId="3DC9334B" w14:textId="77777777" w:rsidR="002758BE" w:rsidRDefault="002758B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63">
    <w:p w14:paraId="6AC1A98C" w14:textId="77777777" w:rsidR="002758BE" w:rsidRPr="00260CA9" w:rsidRDefault="002758BE"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64">
    <w:p w14:paraId="24E46401" w14:textId="64F70E60" w:rsidR="002758BE" w:rsidRPr="00FD7CBF" w:rsidRDefault="002758BE" w:rsidP="00FD7CBF">
      <w:pPr>
        <w:pStyle w:val="footnote"/>
        <w:rPr>
          <w:lang w:val="en-CA"/>
        </w:rPr>
      </w:pPr>
      <w:r>
        <w:rPr>
          <w:rStyle w:val="FootnoteReference"/>
        </w:rPr>
        <w:footnoteRef/>
      </w:r>
      <w:r>
        <w:t xml:space="preserve"> </w:t>
      </w:r>
      <w:r w:rsidRPr="009D1207">
        <w:rPr>
          <w:rFonts w:ascii="FreeSerifAvvaShenouda" w:hAnsi="FreeSerifAvvaShenouda" w:cs="FreeSerifAvvaShenouda"/>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65">
    <w:p w14:paraId="22924FE1" w14:textId="77777777" w:rsidR="002758BE" w:rsidRDefault="002758BE" w:rsidP="006869EE">
      <w:pPr>
        <w:pStyle w:val="footnote"/>
      </w:pPr>
      <w:r>
        <w:rPr>
          <w:rStyle w:val="FootnoteReference"/>
        </w:rPr>
        <w:footnoteRef/>
      </w:r>
      <w:r>
        <w:t xml:space="preserve"> Literally “hegoumens”, as the monastic and priestly orders have been thoroughly confused.</w:t>
      </w:r>
    </w:p>
  </w:footnote>
  <w:footnote w:id="966">
    <w:p w14:paraId="0A9497B1" w14:textId="0D869F60" w:rsidR="002758BE" w:rsidRDefault="002758BE" w:rsidP="00B62960">
      <w:pPr>
        <w:pStyle w:val="footnote"/>
      </w:pPr>
      <w:r>
        <w:rPr>
          <w:rStyle w:val="FootnoteReference"/>
        </w:rPr>
        <w:footnoteRef/>
      </w:r>
      <w:r>
        <w:t xml:space="preserve"> “brethren”, because said by a deacon.</w:t>
      </w:r>
    </w:p>
  </w:footnote>
  <w:footnote w:id="967">
    <w:p w14:paraId="620F336B" w14:textId="77777777" w:rsidR="002758BE" w:rsidRDefault="002758B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8">
    <w:p w14:paraId="7C34710D" w14:textId="77777777" w:rsidR="002758BE" w:rsidRDefault="002758B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69">
    <w:p w14:paraId="02E1F01F" w14:textId="77777777" w:rsidR="002758BE" w:rsidRDefault="002758B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0C5740F" w14:textId="77777777" w:rsidR="002758BE" w:rsidRDefault="002758BE"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1">
    <w:p w14:paraId="22023008" w14:textId="503D4876" w:rsidR="002758BE" w:rsidRPr="00B021F8" w:rsidRDefault="002758BE"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Kyriés</w:t>
      </w:r>
    </w:p>
  </w:footnote>
  <w:footnote w:id="972">
    <w:p w14:paraId="48F95F73" w14:textId="77777777" w:rsidR="002758BE" w:rsidRDefault="002758BE" w:rsidP="006869EE">
      <w:pPr>
        <w:pStyle w:val="footnote"/>
      </w:pPr>
      <w:r>
        <w:rPr>
          <w:rStyle w:val="FootnoteReference"/>
        </w:rPr>
        <w:footnoteRef/>
      </w:r>
      <w:r>
        <w:t xml:space="preserve"> Originally, this litany belonged to the Deacon, not the Presbyter. However, it has shifted given the rarity of that order.</w:t>
      </w:r>
    </w:p>
  </w:footnote>
  <w:footnote w:id="973">
    <w:p w14:paraId="250E5D95" w14:textId="22AA8BC5" w:rsidR="002758BE" w:rsidRDefault="002758BE" w:rsidP="00E83105">
      <w:pPr>
        <w:pStyle w:val="footnote"/>
      </w:pPr>
      <w:r>
        <w:rPr>
          <w:rStyle w:val="FootnoteReference"/>
        </w:rPr>
        <w:footnoteRef/>
      </w:r>
      <w:r>
        <w:t xml:space="preserve"> Some translations replace “Barbarians” with “those who desire war”</w:t>
      </w:r>
    </w:p>
  </w:footnote>
  <w:footnote w:id="974">
    <w:p w14:paraId="6BD2B85F" w14:textId="3AA00754" w:rsidR="002758BE" w:rsidRDefault="002758BE" w:rsidP="00B02DD7">
      <w:pPr>
        <w:pStyle w:val="footnote"/>
      </w:pPr>
      <w:r>
        <w:rPr>
          <w:rStyle w:val="FootnoteReference"/>
        </w:rPr>
        <w:footnoteRef/>
      </w:r>
      <w:r>
        <w:t xml:space="preserve"> Or “assemblies,” i.e. not a group of people, but an action.</w:t>
      </w:r>
    </w:p>
  </w:footnote>
  <w:footnote w:id="975">
    <w:p w14:paraId="69447F9F" w14:textId="7CAFAA2C" w:rsidR="002758BE" w:rsidRDefault="002758BE" w:rsidP="00B02DD7">
      <w:pPr>
        <w:pStyle w:val="footnote"/>
      </w:pPr>
      <w:r>
        <w:rPr>
          <w:rStyle w:val="FootnoteReference"/>
        </w:rPr>
        <w:footnoteRef/>
      </w:r>
      <w:r>
        <w:t xml:space="preserve"> Literally, “raise the horn”</w:t>
      </w:r>
    </w:p>
  </w:footnote>
  <w:footnote w:id="976">
    <w:p w14:paraId="1C38F898" w14:textId="533A4129" w:rsidR="002758BE" w:rsidRPr="00FD7CBF" w:rsidRDefault="002758B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977">
    <w:p w14:paraId="2C6CD715" w14:textId="77777777" w:rsidR="002758BE" w:rsidRDefault="002758BE">
      <w:pPr>
        <w:pStyle w:val="FootnoteText"/>
      </w:pPr>
      <w:r>
        <w:rPr>
          <w:rStyle w:val="FootnoteReference"/>
        </w:rPr>
        <w:footnoteRef/>
      </w:r>
      <w:r>
        <w:t xml:space="preserve"> Acts 7:60</w:t>
      </w:r>
    </w:p>
  </w:footnote>
  <w:footnote w:id="978">
    <w:p w14:paraId="66841CA4" w14:textId="77777777" w:rsidR="002758BE" w:rsidRDefault="002758BE" w:rsidP="006B061A">
      <w:pPr>
        <w:pStyle w:val="Footnote0"/>
      </w:pPr>
      <w:r>
        <w:rPr>
          <w:rStyle w:val="FootnoteReference"/>
        </w:rPr>
        <w:footnoteRef/>
      </w:r>
      <w:r>
        <w:t xml:space="preserve"> Literally “virgin monastic”. The traditional English term for a female monastic is not “nun”, but “virgin”.</w:t>
      </w:r>
    </w:p>
  </w:footnote>
  <w:footnote w:id="979">
    <w:p w14:paraId="4603A540" w14:textId="757615F9" w:rsidR="002758BE" w:rsidRDefault="002758BE" w:rsidP="00B52F78">
      <w:pPr>
        <w:pStyle w:val="footnote"/>
      </w:pPr>
      <w:r>
        <w:rPr>
          <w:rStyle w:val="FootnoteReference"/>
        </w:rPr>
        <w:footnoteRef/>
      </w:r>
      <w:r>
        <w:t xml:space="preserve"> Composed in English by Heg. Fr. Athanasius Iskander, of Kitchener, Ontario, Canada.</w:t>
      </w:r>
    </w:p>
  </w:footnote>
  <w:footnote w:id="980">
    <w:p w14:paraId="754B9B83" w14:textId="77777777" w:rsidR="002758BE" w:rsidRDefault="002758BE">
      <w:pPr>
        <w:pStyle w:val="footnote"/>
        <w:rPr>
          <w:ins w:id="1234" w:author="Brett Slote" w:date="2011-07-21T19:13:00Z"/>
        </w:rPr>
        <w:pPrChange w:id="1235" w:author="Brett Slote" w:date="2011-07-21T20:05:00Z">
          <w:pPr>
            <w:pStyle w:val="FootnoteText"/>
          </w:pPr>
        </w:pPrChange>
      </w:pPr>
      <w:ins w:id="1236" w:author="Brett Slote" w:date="2011-07-21T19:13:00Z">
        <w:r>
          <w:rPr>
            <w:rStyle w:val="FootnoteReference"/>
          </w:rPr>
          <w:footnoteRef/>
        </w:r>
        <w:r>
          <w:t xml:space="preserve"> Numbers 12:7-8</w:t>
        </w:r>
      </w:ins>
    </w:p>
  </w:footnote>
  <w:footnote w:id="981">
    <w:p w14:paraId="7099EBEB" w14:textId="77777777" w:rsidR="002758BE" w:rsidRDefault="002758BE">
      <w:pPr>
        <w:pStyle w:val="footnote"/>
        <w:rPr>
          <w:ins w:id="1237" w:author="Brett Slote" w:date="2011-07-21T19:13:00Z"/>
        </w:rPr>
        <w:pPrChange w:id="1238" w:author="Brett Slote" w:date="2011-07-21T20:05:00Z">
          <w:pPr>
            <w:pStyle w:val="FootnoteText"/>
          </w:pPr>
        </w:pPrChange>
      </w:pPr>
      <w:ins w:id="1239" w:author="Brett Slote" w:date="2011-07-21T19:13:00Z">
        <w:r>
          <w:rPr>
            <w:rStyle w:val="FootnoteReference"/>
          </w:rPr>
          <w:footnoteRef/>
        </w:r>
        <w:r>
          <w:t xml:space="preserve"> Exodus 28:1</w:t>
        </w:r>
      </w:ins>
    </w:p>
  </w:footnote>
  <w:footnote w:id="982">
    <w:p w14:paraId="5BFC95F9" w14:textId="77777777" w:rsidR="002758BE" w:rsidRDefault="002758BE">
      <w:pPr>
        <w:pStyle w:val="footnote"/>
        <w:rPr>
          <w:ins w:id="1240" w:author="Brett Slote" w:date="2011-07-21T19:13:00Z"/>
        </w:rPr>
        <w:pPrChange w:id="1241" w:author="Brett Slote" w:date="2011-07-21T20:05:00Z">
          <w:pPr>
            <w:pStyle w:val="FootnoteText"/>
          </w:pPr>
        </w:pPrChange>
      </w:pPr>
      <w:ins w:id="1242" w:author="Brett Slote" w:date="2011-07-21T19:13:00Z">
        <w:r>
          <w:rPr>
            <w:rStyle w:val="FootnoteReference"/>
          </w:rPr>
          <w:footnoteRef/>
        </w:r>
        <w:r>
          <w:t xml:space="preserve"> Matthew 16:18</w:t>
        </w:r>
      </w:ins>
    </w:p>
  </w:footnote>
  <w:footnote w:id="983">
    <w:p w14:paraId="04125830" w14:textId="77777777" w:rsidR="002758BE" w:rsidRDefault="002758BE">
      <w:pPr>
        <w:pStyle w:val="footnote"/>
        <w:rPr>
          <w:ins w:id="1244" w:author="Brett Slote" w:date="2011-07-21T19:13:00Z"/>
        </w:rPr>
        <w:pPrChange w:id="1245" w:author="Brett Slote" w:date="2011-07-21T20:05:00Z">
          <w:pPr>
            <w:pStyle w:val="FootnoteText"/>
          </w:pPr>
        </w:pPrChange>
      </w:pPr>
      <w:ins w:id="1246" w:author="Brett Slote" w:date="2011-07-21T19:13:00Z">
        <w:r>
          <w:rPr>
            <w:rStyle w:val="FootnoteReference"/>
          </w:rPr>
          <w:footnoteRef/>
        </w:r>
        <w:r>
          <w:t xml:space="preserve"> Psalms 110:4, Hebrews 5:6,10</w:t>
        </w:r>
      </w:ins>
    </w:p>
  </w:footnote>
  <w:footnote w:id="984">
    <w:p w14:paraId="4ECDDE09" w14:textId="77777777" w:rsidR="002758BE" w:rsidRDefault="002758BE"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85">
    <w:p w14:paraId="632AD8C5" w14:textId="3DEB8700" w:rsidR="002758BE" w:rsidRDefault="002758BE" w:rsidP="00AA0D73">
      <w:pPr>
        <w:pStyle w:val="footnote"/>
      </w:pPr>
      <w:r>
        <w:rPr>
          <w:rStyle w:val="FootnoteReference"/>
        </w:rPr>
        <w:footnoteRef/>
      </w:r>
      <w:r>
        <w:t xml:space="preserve"> Composed in 2017 A.D. based on the Byzantine Troparion.</w:t>
      </w:r>
    </w:p>
  </w:footnote>
  <w:footnote w:id="986">
    <w:p w14:paraId="4B423B56" w14:textId="77777777" w:rsidR="002758BE" w:rsidRDefault="002758BE" w:rsidP="005A4893">
      <w:pPr>
        <w:pStyle w:val="footnote"/>
      </w:pPr>
      <w:r>
        <w:rPr>
          <w:rStyle w:val="FootnoteReference"/>
        </w:rPr>
        <w:footnoteRef/>
      </w:r>
      <w:r>
        <w:t xml:space="preserve"> Composed in 2017 A.D. based on the Byzantine Troparion.</w:t>
      </w:r>
    </w:p>
  </w:footnote>
  <w:footnote w:id="987">
    <w:p w14:paraId="43D7A435" w14:textId="12276A7D" w:rsidR="002758BE" w:rsidRDefault="002758BE" w:rsidP="00FA1142">
      <w:pPr>
        <w:pStyle w:val="footnote"/>
      </w:pPr>
      <w:r>
        <w:rPr>
          <w:rStyle w:val="FootnoteReference"/>
        </w:rPr>
        <w:footnoteRef/>
      </w:r>
      <w:r>
        <w:t xml:space="preserve"> Adapted from Byzantine Troparion in 2017</w:t>
      </w:r>
    </w:p>
  </w:footnote>
  <w:footnote w:id="988">
    <w:p w14:paraId="4ACBECBD" w14:textId="77777777" w:rsidR="002758BE" w:rsidRDefault="002758BE"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89">
    <w:p w14:paraId="0C45F6F7" w14:textId="77777777" w:rsidR="002758BE" w:rsidRDefault="002758BE" w:rsidP="00C0205C">
      <w:pPr>
        <w:pStyle w:val="footnote"/>
      </w:pPr>
      <w:r>
        <w:rPr>
          <w:rStyle w:val="FootnoteReference"/>
          <w:rFonts w:eastAsiaTheme="majorEastAsia"/>
        </w:rPr>
        <w:footnoteRef/>
      </w:r>
      <w:r>
        <w:t xml:space="preserve"> Ps 72:10</w:t>
      </w:r>
    </w:p>
  </w:footnote>
  <w:footnote w:id="990">
    <w:p w14:paraId="73200F36" w14:textId="77777777" w:rsidR="002758BE" w:rsidRDefault="002758BE">
      <w:pPr>
        <w:pStyle w:val="FootnoteText"/>
      </w:pPr>
      <w:r>
        <w:rPr>
          <w:rStyle w:val="FootnoteReference"/>
        </w:rPr>
        <w:footnoteRef/>
      </w:r>
      <w:r>
        <w:t xml:space="preserve"> Pope Dioscorus can but substituted here to use this doxology on his feast.</w:t>
      </w:r>
    </w:p>
  </w:footnote>
  <w:footnote w:id="991">
    <w:p w14:paraId="6EE19208" w14:textId="77777777" w:rsidR="002758BE" w:rsidRDefault="002758BE" w:rsidP="008B74E6">
      <w:pPr>
        <w:pStyle w:val="footnote"/>
      </w:pPr>
      <w:r>
        <w:rPr>
          <w:rStyle w:val="FootnoteReference"/>
        </w:rPr>
        <w:footnoteRef/>
      </w:r>
      <w:r>
        <w:t xml:space="preserve"> Taken from Byzantine rite hymns in 2016.</w:t>
      </w:r>
    </w:p>
  </w:footnote>
  <w:footnote w:id="992">
    <w:p w14:paraId="55DD5410" w14:textId="77777777" w:rsidR="002758BE" w:rsidRDefault="002758BE" w:rsidP="003765FB">
      <w:pPr>
        <w:pStyle w:val="footnote"/>
      </w:pPr>
      <w:r>
        <w:rPr>
          <w:rStyle w:val="FootnoteReference"/>
        </w:rPr>
        <w:footnoteRef/>
      </w:r>
      <w:r>
        <w:t xml:space="preserve"> Taken from Byzantine rite hymns in 2016.</w:t>
      </w:r>
    </w:p>
  </w:footnote>
  <w:footnote w:id="993">
    <w:p w14:paraId="10C81BCA" w14:textId="32EF878B" w:rsidR="002758BE" w:rsidRDefault="002758BE" w:rsidP="008B74E6">
      <w:pPr>
        <w:pStyle w:val="footnote"/>
      </w:pPr>
      <w:r>
        <w:rPr>
          <w:rStyle w:val="FootnoteReference"/>
        </w:rPr>
        <w:footnoteRef/>
      </w:r>
      <w:r>
        <w:t xml:space="preserve"> Taken from Byzantine rite hymns in 2016.</w:t>
      </w:r>
    </w:p>
  </w:footnote>
  <w:footnote w:id="994">
    <w:p w14:paraId="2FF46E46" w14:textId="77777777" w:rsidR="002758BE" w:rsidRDefault="002758BE" w:rsidP="003D4209">
      <w:pPr>
        <w:pStyle w:val="footnote"/>
      </w:pPr>
      <w:r>
        <w:rPr>
          <w:rStyle w:val="FootnoteReference"/>
        </w:rPr>
        <w:footnoteRef/>
      </w:r>
      <w:r>
        <w:t xml:space="preserve"> Dan 12:3</w:t>
      </w:r>
    </w:p>
  </w:footnote>
  <w:footnote w:id="995">
    <w:p w14:paraId="4F373D62" w14:textId="77777777" w:rsidR="002758BE" w:rsidRDefault="002758BE" w:rsidP="003D4209">
      <w:pPr>
        <w:pStyle w:val="footnote"/>
      </w:pPr>
      <w:r>
        <w:rPr>
          <w:rStyle w:val="FootnoteReference"/>
        </w:rPr>
        <w:footnoteRef/>
      </w:r>
      <w:r>
        <w:t xml:space="preserve"> The Scetis Valley in Egypt, from which the word “ascetic” comes. Sheheet means “measure of the heart.”</w:t>
      </w:r>
    </w:p>
  </w:footnote>
  <w:footnote w:id="996">
    <w:p w14:paraId="153ABD29" w14:textId="77777777" w:rsidR="002758BE" w:rsidRDefault="002758BE" w:rsidP="003D4209">
      <w:pPr>
        <w:pStyle w:val="footnote"/>
      </w:pPr>
      <w:r>
        <w:rPr>
          <w:rStyle w:val="FootnoteReference"/>
        </w:rPr>
        <w:footnoteRef/>
      </w:r>
      <w:r>
        <w:t xml:space="preserve"> Cf Lk 22:30, Mt</w:t>
      </w:r>
      <w:r w:rsidRPr="003D4209">
        <w:rPr>
          <w:rStyle w:val="footnoteChar"/>
        </w:rPr>
        <w:t xml:space="preserve"> </w:t>
      </w:r>
      <w:r>
        <w:t>19:20</w:t>
      </w:r>
    </w:p>
  </w:footnote>
  <w:footnote w:id="997">
    <w:p w14:paraId="62B258ED" w14:textId="5E8C50C8" w:rsidR="002758BE" w:rsidRDefault="002758BE" w:rsidP="00CB28F2">
      <w:pPr>
        <w:pStyle w:val="footnote"/>
      </w:pPr>
      <w:r>
        <w:rPr>
          <w:rStyle w:val="FootnoteReference"/>
        </w:rPr>
        <w:footnoteRef/>
      </w:r>
      <w:r>
        <w:t xml:space="preserve"> Compiled based on the Byzantine Troparion and Kontakion in 2017.</w:t>
      </w:r>
    </w:p>
  </w:footnote>
  <w:footnote w:id="998">
    <w:p w14:paraId="0977783C" w14:textId="77777777" w:rsidR="002758BE" w:rsidRDefault="002758BE">
      <w:pPr>
        <w:pStyle w:val="FootnoteText"/>
      </w:pPr>
      <w:r>
        <w:rPr>
          <w:rStyle w:val="FootnoteReference"/>
        </w:rPr>
        <w:footnoteRef/>
      </w:r>
      <w:r>
        <w:t xml:space="preserve"> Rev 4:6</w:t>
      </w:r>
    </w:p>
  </w:footnote>
  <w:footnote w:id="999">
    <w:p w14:paraId="3E5CE9E1" w14:textId="497E46FC" w:rsidR="002758BE" w:rsidRDefault="002758BE" w:rsidP="006B5522">
      <w:pPr>
        <w:pStyle w:val="footnote"/>
      </w:pPr>
      <w:r>
        <w:rPr>
          <w:rStyle w:val="FootnoteReference"/>
        </w:rPr>
        <w:footnoteRef/>
      </w:r>
      <w:r>
        <w:t xml:space="preserve"> Composed in 2017 based on Byzantine hymns</w:t>
      </w:r>
    </w:p>
  </w:footnote>
  <w:footnote w:id="1000">
    <w:p w14:paraId="4ED11EF4" w14:textId="7D8D49ED" w:rsidR="002758BE" w:rsidRDefault="002758BE" w:rsidP="00E81CD5">
      <w:pPr>
        <w:pStyle w:val="footnote"/>
      </w:pPr>
      <w:r>
        <w:rPr>
          <w:rStyle w:val="FootnoteReference"/>
        </w:rPr>
        <w:footnoteRef/>
      </w:r>
      <w:r>
        <w:t xml:space="preserve"> Ancestor of God in the same sense the Theotokos is the Mother of God: Not of the Father, Son, and Holy Spirit, but of our Lord Jesus Christ, who is our God, divine with the same divinity as the Father.</w:t>
      </w:r>
    </w:p>
  </w:footnote>
  <w:footnote w:id="1001">
    <w:p w14:paraId="474C3AF6" w14:textId="77777777" w:rsidR="002758BE" w:rsidRDefault="002758BE" w:rsidP="00C14556">
      <w:pPr>
        <w:pStyle w:val="footnote"/>
        <w:rPr>
          <w:ins w:id="1374" w:author="Brett Slote" w:date="2011-07-19T15:43:00Z"/>
        </w:rPr>
      </w:pPr>
      <w:ins w:id="1375" w:author="Brett Slote" w:date="2011-07-19T15:43:00Z">
        <w:r>
          <w:rPr>
            <w:rStyle w:val="FootnoteReference"/>
          </w:rPr>
          <w:footnoteRef/>
        </w:r>
        <w:r>
          <w:t xml:space="preserve"> or supplications/intercessions</w:t>
        </w:r>
      </w:ins>
    </w:p>
  </w:footnote>
  <w:footnote w:id="1002">
    <w:p w14:paraId="527ECCCD" w14:textId="77777777" w:rsidR="002758BE" w:rsidRDefault="002758BE">
      <w:pPr>
        <w:pStyle w:val="footnote"/>
        <w:rPr>
          <w:ins w:id="1376" w:author="Brett Slote" w:date="2011-07-19T15:43:00Z"/>
        </w:rPr>
        <w:pPrChange w:id="1377" w:author="Brett Slote" w:date="2011-07-21T19:56:00Z">
          <w:pPr>
            <w:pStyle w:val="FootnoteText"/>
          </w:pPr>
        </w:pPrChange>
      </w:pPr>
      <w:ins w:id="1378" w:author="Brett Slote" w:date="2011-07-19T15:43:00Z">
        <w:r>
          <w:rPr>
            <w:rStyle w:val="FootnoteReference"/>
          </w:rPr>
          <w:footnoteRef/>
        </w:r>
        <w:r>
          <w:t xml:space="preserve"> Joel 3:13 – but I’m trying to remember something that says “the harvest is full and the wheat plentiful”</w:t>
        </w:r>
      </w:ins>
    </w:p>
  </w:footnote>
  <w:footnote w:id="1003">
    <w:p w14:paraId="6583C1B7" w14:textId="77777777" w:rsidR="002758BE" w:rsidRDefault="002758BE">
      <w:pPr>
        <w:pStyle w:val="footnote"/>
        <w:rPr>
          <w:ins w:id="1379" w:author="Brett Slote" w:date="2011-07-19T15:43:00Z"/>
          <w:rFonts w:ascii="Antonious" w:hAnsi="Antonious" w:cs="Antonious"/>
        </w:rPr>
        <w:pPrChange w:id="1380" w:author="Brett Slote" w:date="2011-07-21T19:56:00Z">
          <w:pPr>
            <w:widowControl w:val="0"/>
            <w:autoSpaceDE w:val="0"/>
            <w:autoSpaceDN w:val="0"/>
            <w:adjustRightInd w:val="0"/>
          </w:pPr>
        </w:pPrChange>
      </w:pPr>
      <w:ins w:id="13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1004">
    <w:p w14:paraId="3A76C60E" w14:textId="214D0337" w:rsidR="002758BE" w:rsidRDefault="002758BE"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1005">
    <w:p w14:paraId="0CF37F72" w14:textId="7D818E4C" w:rsidR="002758BE" w:rsidRDefault="002758BE" w:rsidP="00E64404">
      <w:pPr>
        <w:pStyle w:val="footnote"/>
      </w:pPr>
      <w:r>
        <w:rPr>
          <w:rStyle w:val="FootnoteReference"/>
        </w:rPr>
        <w:footnoteRef/>
      </w:r>
      <w:r>
        <w:t xml:space="preserve"> Modified into the style of a Coptic Doxology from the Byzantine Rite hymns in 2016. </w:t>
      </w:r>
    </w:p>
  </w:footnote>
  <w:footnote w:id="1006">
    <w:p w14:paraId="3A27F85F" w14:textId="3A3B7D60" w:rsidR="002758BE" w:rsidRDefault="002758BE" w:rsidP="00E43E17">
      <w:pPr>
        <w:pStyle w:val="footnote"/>
      </w:pPr>
      <w:r>
        <w:rPr>
          <w:rStyle w:val="FootnoteReference"/>
        </w:rPr>
        <w:footnoteRef/>
      </w:r>
      <w:r>
        <w:t xml:space="preserve"> Added in 2017 based on the Byzantine hymns.</w:t>
      </w:r>
    </w:p>
  </w:footnote>
  <w:footnote w:id="1007">
    <w:p w14:paraId="13C4CE75" w14:textId="77777777" w:rsidR="002758BE" w:rsidRDefault="002758BE" w:rsidP="003462CF">
      <w:pPr>
        <w:pStyle w:val="footnote"/>
      </w:pPr>
      <w:r>
        <w:rPr>
          <w:rStyle w:val="FootnoteReference"/>
        </w:rPr>
        <w:footnoteRef/>
      </w:r>
      <w:r>
        <w:t xml:space="preserve"> Added in 2017 based on the Byzantine hymns.</w:t>
      </w:r>
    </w:p>
  </w:footnote>
  <w:footnote w:id="1008">
    <w:p w14:paraId="3B864A3D" w14:textId="77777777" w:rsidR="002758BE" w:rsidRDefault="002758BE" w:rsidP="00325E43">
      <w:pPr>
        <w:pStyle w:val="footnote"/>
      </w:pPr>
      <w:r>
        <w:rPr>
          <w:rStyle w:val="FootnoteReference"/>
        </w:rPr>
        <w:footnoteRef/>
      </w:r>
      <w:r>
        <w:t xml:space="preserve"> Modified into the style of a Coptic Doxology from the Byzantine Rite hymns in 2016. </w:t>
      </w:r>
    </w:p>
  </w:footnote>
  <w:footnote w:id="1009">
    <w:p w14:paraId="2D6D51F6" w14:textId="3736A776" w:rsidR="002758BE" w:rsidRDefault="002758BE" w:rsidP="00056BED">
      <w:pPr>
        <w:pStyle w:val="footnote"/>
      </w:pPr>
      <w:r>
        <w:rPr>
          <w:rStyle w:val="FootnoteReference"/>
        </w:rPr>
        <w:footnoteRef/>
      </w:r>
      <w:r>
        <w:t xml:space="preserve"> Added in 2017 based on the Byzantine hymns</w:t>
      </w:r>
    </w:p>
  </w:footnote>
  <w:footnote w:id="1010">
    <w:p w14:paraId="0AAB833E" w14:textId="77777777" w:rsidR="002758BE" w:rsidRDefault="002758BE" w:rsidP="00935F13">
      <w:pPr>
        <w:pStyle w:val="footnote"/>
      </w:pPr>
      <w:r>
        <w:rPr>
          <w:rStyle w:val="FootnoteReference"/>
        </w:rPr>
        <w:footnoteRef/>
      </w:r>
      <w:r>
        <w:t xml:space="preserve"> Rev 4:4</w:t>
      </w:r>
    </w:p>
  </w:footnote>
  <w:footnote w:id="1011">
    <w:p w14:paraId="70D69B5E" w14:textId="77777777" w:rsidR="002758BE" w:rsidRDefault="002758BE" w:rsidP="00935F13">
      <w:pPr>
        <w:pStyle w:val="footnote"/>
      </w:pPr>
      <w:r>
        <w:rPr>
          <w:rStyle w:val="FootnoteReference"/>
        </w:rPr>
        <w:footnoteRef/>
      </w:r>
      <w:r>
        <w:t xml:space="preserve"> Rev 5:8</w:t>
      </w:r>
    </w:p>
  </w:footnote>
  <w:footnote w:id="1012">
    <w:p w14:paraId="741347AD" w14:textId="77777777" w:rsidR="002758BE" w:rsidRDefault="002758BE">
      <w:pPr>
        <w:pStyle w:val="footnote"/>
        <w:rPr>
          <w:ins w:id="1418" w:author="Brett Slote" w:date="2011-07-19T18:33:00Z"/>
        </w:rPr>
        <w:pPrChange w:id="1419" w:author="Brett Slote" w:date="2011-07-21T19:58:00Z">
          <w:pPr>
            <w:pStyle w:val="FootnoteText"/>
          </w:pPr>
        </w:pPrChange>
      </w:pPr>
      <w:ins w:id="1420" w:author="Brett Slote" w:date="2011-07-19T18:33:00Z">
        <w:r w:rsidRPr="00C96A85">
          <w:rPr>
            <w:rStyle w:val="FootnoteReference"/>
            <w:vertAlign w:val="baseline"/>
          </w:rPr>
          <w:footnoteRef/>
        </w:r>
        <w:r w:rsidRPr="00C96A85">
          <w:t xml:space="preserve"> Ephesians 6:11</w:t>
        </w:r>
      </w:ins>
      <w:r>
        <w:t xml:space="preserve"> </w:t>
      </w:r>
      <w:ins w:id="1421" w:author="Brett Slote" w:date="2011-07-19T18:33:00Z">
        <w:r w:rsidRPr="00C96A85">
          <w:t>(Literally: “all the girding”)</w:t>
        </w:r>
      </w:ins>
    </w:p>
  </w:footnote>
  <w:footnote w:id="1013">
    <w:p w14:paraId="22B1B2A8" w14:textId="77777777" w:rsidR="002758BE" w:rsidRDefault="002758BE">
      <w:pPr>
        <w:pStyle w:val="footnote"/>
        <w:rPr>
          <w:ins w:id="1424" w:author="Brett Slote" w:date="2011-07-19T18:34:00Z"/>
        </w:rPr>
        <w:pPrChange w:id="1425" w:author="Brett Slote" w:date="2011-07-21T19:58:00Z">
          <w:pPr>
            <w:pStyle w:val="FootnoteText"/>
          </w:pPr>
        </w:pPrChange>
      </w:pPr>
      <w:ins w:id="1426" w:author="Brett Slote" w:date="2011-07-19T18:34:00Z">
        <w:r>
          <w:rPr>
            <w:rStyle w:val="FootnoteReference"/>
          </w:rPr>
          <w:footnoteRef/>
        </w:r>
        <w:r>
          <w:t xml:space="preserve"> Col 3:1</w:t>
        </w:r>
      </w:ins>
    </w:p>
  </w:footnote>
  <w:footnote w:id="1014">
    <w:p w14:paraId="2F80CBFF" w14:textId="77777777" w:rsidR="002758BE" w:rsidRDefault="002758BE" w:rsidP="00F4564C">
      <w:pPr>
        <w:pStyle w:val="footnote"/>
      </w:pPr>
      <w:r>
        <w:rPr>
          <w:rStyle w:val="FootnoteReference"/>
        </w:rPr>
        <w:footnoteRef/>
      </w:r>
      <w:r>
        <w:t xml:space="preserve"> Modified into the style of a Coptic Doxology from the Byzantine Rite hymns in 2016. </w:t>
      </w:r>
    </w:p>
  </w:footnote>
  <w:footnote w:id="1015">
    <w:p w14:paraId="0F21DE2B" w14:textId="77777777" w:rsidR="002758BE" w:rsidRDefault="002758BE" w:rsidP="00F4564C">
      <w:pPr>
        <w:pStyle w:val="footnote"/>
      </w:pPr>
      <w:r>
        <w:rPr>
          <w:rStyle w:val="FootnoteReference"/>
        </w:rPr>
        <w:footnoteRef/>
      </w:r>
      <w:r>
        <w:t xml:space="preserve"> Modified into the style of a Coptic Doxology from the Byzantine Rite hymns in 2016. </w:t>
      </w:r>
    </w:p>
  </w:footnote>
  <w:footnote w:id="1016">
    <w:p w14:paraId="51F98596" w14:textId="77777777" w:rsidR="002758BE" w:rsidRDefault="002758BE" w:rsidP="00902554">
      <w:pPr>
        <w:pStyle w:val="footnote"/>
      </w:pPr>
      <w:r>
        <w:rPr>
          <w:rStyle w:val="FootnoteReference"/>
        </w:rPr>
        <w:footnoteRef/>
      </w:r>
      <w:r>
        <w:t xml:space="preserve"> Modified into the style of a Coptic Doxology from the Byzantine Rite hymns in 2017. </w:t>
      </w:r>
    </w:p>
  </w:footnote>
  <w:footnote w:id="1017">
    <w:p w14:paraId="26B5BB59" w14:textId="77777777" w:rsidR="002758BE" w:rsidRDefault="002758BE" w:rsidP="002A29E0">
      <w:pPr>
        <w:pStyle w:val="footnote"/>
      </w:pPr>
      <w:r>
        <w:rPr>
          <w:rStyle w:val="FootnoteReference"/>
        </w:rPr>
        <w:footnoteRef/>
      </w:r>
      <w:r>
        <w:t xml:space="preserve"> Modified into the style of a Coptic Doxology from the Byzantine Rite hymns in 2016. </w:t>
      </w:r>
    </w:p>
  </w:footnote>
  <w:footnote w:id="1018">
    <w:p w14:paraId="53DCE367" w14:textId="77777777" w:rsidR="002758BE" w:rsidRDefault="002758BE" w:rsidP="00347E10">
      <w:pPr>
        <w:pStyle w:val="footnote"/>
      </w:pPr>
      <w:r>
        <w:rPr>
          <w:rStyle w:val="FootnoteReference"/>
        </w:rPr>
        <w:footnoteRef/>
      </w:r>
      <w:r>
        <w:t xml:space="preserve"> Modified into the style of a Coptic Doxology from the Byzantine Rite hymns in 2017. </w:t>
      </w:r>
    </w:p>
  </w:footnote>
  <w:footnote w:id="1019">
    <w:p w14:paraId="515A7079" w14:textId="77777777" w:rsidR="002758BE" w:rsidRDefault="002758B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0">
    <w:p w14:paraId="11CE8A3A" w14:textId="77777777" w:rsidR="002758BE" w:rsidRDefault="002758B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1">
    <w:p w14:paraId="40B3C553" w14:textId="77777777" w:rsidR="002758BE" w:rsidRDefault="002758B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22">
    <w:p w14:paraId="161FA5C9" w14:textId="726A1A97" w:rsidR="002758BE" w:rsidRDefault="002758BE"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1023">
    <w:p w14:paraId="5727BFD3" w14:textId="77777777" w:rsidR="002758BE" w:rsidRDefault="002758BE"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1024">
    <w:p w14:paraId="5AA889F2" w14:textId="77777777" w:rsidR="002758BE" w:rsidRDefault="002758BE">
      <w:pPr>
        <w:pStyle w:val="footnote"/>
        <w:rPr>
          <w:ins w:id="1486" w:author="Brett Slote" w:date="2011-07-21T19:00:00Z"/>
        </w:rPr>
        <w:pPrChange w:id="1487" w:author="Brett Slote" w:date="2011-07-21T20:03:00Z">
          <w:pPr>
            <w:pStyle w:val="FootnoteText"/>
          </w:pPr>
        </w:pPrChange>
      </w:pPr>
      <w:ins w:id="1488" w:author="Brett Slote" w:date="2011-07-21T19:00:00Z">
        <w:r>
          <w:rPr>
            <w:rStyle w:val="FootnoteReference"/>
          </w:rPr>
          <w:footnoteRef/>
        </w:r>
        <w:r>
          <w:t xml:space="preserve"> Need to do some research into the name of this man in English</w:t>
        </w:r>
      </w:ins>
    </w:p>
  </w:footnote>
  <w:footnote w:id="1025">
    <w:p w14:paraId="6E951873" w14:textId="77777777" w:rsidR="002758BE" w:rsidRDefault="002758BE" w:rsidP="002A29E0">
      <w:pPr>
        <w:pStyle w:val="footnote"/>
      </w:pPr>
      <w:r>
        <w:rPr>
          <w:rStyle w:val="FootnoteReference"/>
        </w:rPr>
        <w:footnoteRef/>
      </w:r>
      <w:r>
        <w:t xml:space="preserve"> Modified into the style of a Coptic Doxology from the Byzantine Rite hymns in 2016. </w:t>
      </w:r>
    </w:p>
  </w:footnote>
  <w:footnote w:id="1026">
    <w:p w14:paraId="76640201" w14:textId="77777777" w:rsidR="002758BE" w:rsidRDefault="002758BE" w:rsidP="002A29E0">
      <w:pPr>
        <w:pStyle w:val="footnote"/>
      </w:pPr>
      <w:r>
        <w:rPr>
          <w:rStyle w:val="FootnoteReference"/>
        </w:rPr>
        <w:footnoteRef/>
      </w:r>
      <w:r>
        <w:t xml:space="preserve"> Modified into the style of a Coptic Doxology from the Byzantine Rite hymns in 2016. </w:t>
      </w:r>
    </w:p>
  </w:footnote>
  <w:footnote w:id="1027">
    <w:p w14:paraId="392B3FA1" w14:textId="77777777" w:rsidR="002758BE" w:rsidRDefault="002758BE" w:rsidP="002A29E0">
      <w:pPr>
        <w:pStyle w:val="footnote"/>
      </w:pPr>
      <w:r>
        <w:rPr>
          <w:rStyle w:val="FootnoteReference"/>
        </w:rPr>
        <w:footnoteRef/>
      </w:r>
      <w:r>
        <w:t xml:space="preserve"> Modified into the style of a Coptic Doxology from the Byzantine Rite hymns in 2016. </w:t>
      </w:r>
    </w:p>
  </w:footnote>
  <w:footnote w:id="1028">
    <w:p w14:paraId="4DD173AD" w14:textId="50F9B05A" w:rsidR="002758BE" w:rsidRDefault="002758BE" w:rsidP="00B52F78">
      <w:pPr>
        <w:pStyle w:val="footnote"/>
      </w:pPr>
      <w:r>
        <w:rPr>
          <w:rStyle w:val="FootnoteReference"/>
        </w:rPr>
        <w:footnoteRef/>
      </w:r>
      <w:r>
        <w:t xml:space="preserve"> Though not found on the Coptic Calendar, as one of the 318 gathered at Nicaea, it is fitting to venerate St. Spyridon.</w:t>
      </w:r>
    </w:p>
  </w:footnote>
  <w:footnote w:id="1029">
    <w:p w14:paraId="539218C4" w14:textId="77777777" w:rsidR="002758BE" w:rsidRDefault="002758BE" w:rsidP="002A29E0">
      <w:pPr>
        <w:pStyle w:val="footnote"/>
      </w:pPr>
      <w:r>
        <w:rPr>
          <w:rStyle w:val="FootnoteReference"/>
        </w:rPr>
        <w:footnoteRef/>
      </w:r>
      <w:r>
        <w:t xml:space="preserve"> Modified into the style of a Coptic Doxology from the Byzantine Rite hymns in 2016. </w:t>
      </w:r>
    </w:p>
  </w:footnote>
  <w:footnote w:id="1030">
    <w:p w14:paraId="1E132703" w14:textId="77777777" w:rsidR="002758BE" w:rsidRDefault="002758BE" w:rsidP="00D94D36">
      <w:pPr>
        <w:pStyle w:val="footnote"/>
      </w:pPr>
      <w:r>
        <w:rPr>
          <w:rStyle w:val="FootnoteReference"/>
        </w:rPr>
        <w:footnoteRef/>
      </w:r>
      <w:r>
        <w:t xml:space="preserve"> Modified into the style of a Coptic Doxology from the Byzantine Rite hymns in 2016. </w:t>
      </w:r>
    </w:p>
  </w:footnote>
  <w:footnote w:id="1031">
    <w:p w14:paraId="0EC0EB26" w14:textId="77777777" w:rsidR="002758BE" w:rsidRDefault="002758BE"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1032">
    <w:p w14:paraId="1A09C94E" w14:textId="77777777" w:rsidR="002758BE" w:rsidRDefault="002758BE" w:rsidP="00073003">
      <w:pPr>
        <w:pStyle w:val="footnote"/>
      </w:pPr>
      <w:r>
        <w:rPr>
          <w:rStyle w:val="FootnoteReference"/>
        </w:rPr>
        <w:footnoteRef/>
      </w:r>
      <w:r>
        <w:t xml:space="preserve"> Revelation 7:2</w:t>
      </w:r>
    </w:p>
  </w:footnote>
  <w:footnote w:id="1033">
    <w:p w14:paraId="047C672B" w14:textId="77777777" w:rsidR="002758BE" w:rsidRDefault="002758BE" w:rsidP="00073003">
      <w:pPr>
        <w:pStyle w:val="footnote"/>
      </w:pPr>
      <w:r>
        <w:rPr>
          <w:rStyle w:val="FootnoteReference"/>
        </w:rPr>
        <w:footnoteRef/>
      </w:r>
      <w:r>
        <w:t xml:space="preserve"> Revelation 7:3</w:t>
      </w:r>
    </w:p>
  </w:footnote>
  <w:footnote w:id="1034">
    <w:p w14:paraId="338E8815" w14:textId="77777777" w:rsidR="002758BE" w:rsidRDefault="002758BE"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1035">
    <w:p w14:paraId="7E074E97" w14:textId="77777777" w:rsidR="002758BE" w:rsidRDefault="002758BE" w:rsidP="00BC160E">
      <w:pPr>
        <w:pStyle w:val="footnote"/>
      </w:pPr>
      <w:r>
        <w:rPr>
          <w:rStyle w:val="FootnoteReference"/>
        </w:rPr>
        <w:footnoteRef/>
      </w:r>
      <w:r>
        <w:t xml:space="preserve"> John 13:25</w:t>
      </w:r>
    </w:p>
  </w:footnote>
  <w:footnote w:id="1036">
    <w:p w14:paraId="72C55A17" w14:textId="77777777" w:rsidR="002758BE" w:rsidRDefault="002758BE"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37">
    <w:p w14:paraId="181E1786" w14:textId="77777777" w:rsidR="002758BE" w:rsidRDefault="002758BE" w:rsidP="00B54DE8">
      <w:pPr>
        <w:pStyle w:val="footnote"/>
      </w:pPr>
      <w:r>
        <w:rPr>
          <w:rStyle w:val="FootnoteReference"/>
        </w:rPr>
        <w:footnoteRef/>
      </w:r>
      <w:r>
        <w:t xml:space="preserve"> Adapted from the Byzantine hymns in 2017.</w:t>
      </w:r>
    </w:p>
  </w:footnote>
  <w:footnote w:id="1038">
    <w:p w14:paraId="0E087572" w14:textId="27E962C9" w:rsidR="002758BE" w:rsidRDefault="002758BE"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1039">
    <w:p w14:paraId="795EE333" w14:textId="77777777" w:rsidR="002758BE" w:rsidRDefault="002758BE" w:rsidP="00B53E05">
      <w:pPr>
        <w:pStyle w:val="footnote"/>
      </w:pPr>
      <w:r>
        <w:rPr>
          <w:rStyle w:val="FootnoteReference"/>
        </w:rPr>
        <w:footnoteRef/>
      </w:r>
      <w:r>
        <w:t xml:space="preserve"> Normally reserved for the Theotokos.</w:t>
      </w:r>
    </w:p>
  </w:footnote>
  <w:footnote w:id="1040">
    <w:p w14:paraId="483F0E8B" w14:textId="77777777" w:rsidR="002758BE" w:rsidRDefault="002758BE" w:rsidP="00B53E05">
      <w:pPr>
        <w:pStyle w:val="footnote"/>
      </w:pPr>
      <w:r>
        <w:rPr>
          <w:rStyle w:val="FootnoteReference"/>
        </w:rPr>
        <w:footnoteRef/>
      </w:r>
      <w:r>
        <w:t xml:space="preserve"> The law of righteousness, not the Law of the Old Covenant.</w:t>
      </w:r>
    </w:p>
  </w:footnote>
  <w:footnote w:id="1041">
    <w:p w14:paraId="361DBD71" w14:textId="77777777" w:rsidR="002758BE" w:rsidRDefault="002758BE" w:rsidP="00662600">
      <w:pPr>
        <w:pStyle w:val="footnote"/>
      </w:pPr>
      <w:r>
        <w:rPr>
          <w:rStyle w:val="FootnoteReference"/>
        </w:rPr>
        <w:footnoteRef/>
      </w:r>
      <w:r>
        <w:t xml:space="preserve"> Or image</w:t>
      </w:r>
    </w:p>
  </w:footnote>
  <w:footnote w:id="1042">
    <w:p w14:paraId="2DF974D0" w14:textId="77777777" w:rsidR="002758BE" w:rsidRDefault="002758BE">
      <w:pPr>
        <w:pStyle w:val="footnote"/>
        <w:rPr>
          <w:ins w:id="1608" w:author="Brett Slote" w:date="2011-07-21T18:57:00Z"/>
        </w:rPr>
        <w:pPrChange w:id="1609" w:author="Brett Slote" w:date="2011-07-21T20:03:00Z">
          <w:pPr>
            <w:pStyle w:val="FootnoteText"/>
          </w:pPr>
        </w:pPrChange>
      </w:pPr>
      <w:ins w:id="1610" w:author="Brett Slote" w:date="2011-07-21T18:57:00Z">
        <w:r>
          <w:rPr>
            <w:rStyle w:val="FootnoteReference"/>
          </w:rPr>
          <w:footnoteRef/>
        </w:r>
        <w:r>
          <w:t xml:space="preserve"> Colossians 3:14</w:t>
        </w:r>
      </w:ins>
    </w:p>
  </w:footnote>
  <w:footnote w:id="1043">
    <w:p w14:paraId="371983D9" w14:textId="0B3CAEFE" w:rsidR="002758BE" w:rsidRDefault="002758BE" w:rsidP="006035EE">
      <w:pPr>
        <w:pStyle w:val="footnote"/>
      </w:pPr>
      <w:r>
        <w:rPr>
          <w:rStyle w:val="FootnoteReference"/>
        </w:rPr>
        <w:footnoteRef/>
      </w:r>
      <w:r>
        <w:t xml:space="preserve"> Composed in A.D. 2016 in English for St. George’s Ministry to the British people.</w:t>
      </w:r>
    </w:p>
  </w:footnote>
  <w:footnote w:id="1044">
    <w:p w14:paraId="56032475" w14:textId="77777777" w:rsidR="002758BE" w:rsidRDefault="002758BE" w:rsidP="00E22010">
      <w:pPr>
        <w:pStyle w:val="footnote"/>
      </w:pPr>
      <w:r>
        <w:rPr>
          <w:rStyle w:val="FootnoteReference"/>
        </w:rPr>
        <w:footnoteRef/>
      </w:r>
      <w:r>
        <w:t xml:space="preserve"> 2 Tim 4:7</w:t>
      </w:r>
    </w:p>
  </w:footnote>
  <w:footnote w:id="1045">
    <w:p w14:paraId="519A6EA0" w14:textId="77777777" w:rsidR="002758BE" w:rsidRDefault="002758BE" w:rsidP="00E22010">
      <w:pPr>
        <w:pStyle w:val="footnote"/>
      </w:pPr>
      <w:r>
        <w:rPr>
          <w:rStyle w:val="FootnoteReference"/>
        </w:rPr>
        <w:footnoteRef/>
      </w:r>
      <w:r>
        <w:t xml:space="preserve"> 2 Tim 4:8</w:t>
      </w:r>
    </w:p>
  </w:footnote>
  <w:footnote w:id="1046">
    <w:p w14:paraId="7CA44E2F" w14:textId="57439995" w:rsidR="002758BE" w:rsidRDefault="002758BE" w:rsidP="00D93653">
      <w:pPr>
        <w:pStyle w:val="footnote"/>
      </w:pPr>
      <w:r>
        <w:rPr>
          <w:rStyle w:val="FootnoteReference"/>
        </w:rPr>
        <w:footnoteRef/>
      </w:r>
      <w:r>
        <w:t xml:space="preserve"> Composed in 2017 based on the Byznatine hymns.</w:t>
      </w:r>
    </w:p>
  </w:footnote>
  <w:footnote w:id="1047">
    <w:p w14:paraId="42EF2EEC" w14:textId="5D62416A" w:rsidR="002758BE" w:rsidRDefault="002758BE" w:rsidP="00DD1748">
      <w:pPr>
        <w:pStyle w:val="footnote"/>
      </w:pPr>
      <w:r>
        <w:rPr>
          <w:rStyle w:val="FootnoteReference"/>
        </w:rPr>
        <w:footnoteRef/>
      </w:r>
      <w:r>
        <w:t xml:space="preserve"> Composed in 2017 A.D. based on the Byzantine hymns.</w:t>
      </w:r>
    </w:p>
  </w:footnote>
  <w:footnote w:id="1048">
    <w:p w14:paraId="52362ED9" w14:textId="0D5017D3" w:rsidR="002758BE" w:rsidRDefault="002758BE" w:rsidP="00885E1E">
      <w:pPr>
        <w:pStyle w:val="footnote"/>
      </w:pPr>
      <w:r>
        <w:rPr>
          <w:rStyle w:val="FootnoteReference"/>
        </w:rPr>
        <w:footnoteRef/>
      </w:r>
      <w:r>
        <w:t xml:space="preserve"> Composed based on the Byzantine hymns in 2017.</w:t>
      </w:r>
    </w:p>
  </w:footnote>
  <w:footnote w:id="1049">
    <w:p w14:paraId="51918F66" w14:textId="77777777" w:rsidR="002758BE" w:rsidRDefault="002758BE" w:rsidP="00885E1E">
      <w:pPr>
        <w:pStyle w:val="footnote"/>
      </w:pPr>
      <w:r>
        <w:rPr>
          <w:rStyle w:val="FootnoteReference"/>
        </w:rPr>
        <w:footnoteRef/>
      </w:r>
      <w:r>
        <w:t xml:space="preserve"> Composed based on the Byzantine hymns in 2017.</w:t>
      </w:r>
    </w:p>
  </w:footnote>
  <w:footnote w:id="1050">
    <w:p w14:paraId="2C92CCF6" w14:textId="77777777" w:rsidR="002758BE" w:rsidRDefault="002758BE" w:rsidP="001779C0">
      <w:pPr>
        <w:pStyle w:val="footnote"/>
      </w:pPr>
      <w:r>
        <w:rPr>
          <w:rStyle w:val="FootnoteReference"/>
        </w:rPr>
        <w:footnoteRef/>
      </w:r>
      <w:r>
        <w:t xml:space="preserve"> Composed in Coptic and Arabic by H.G. Bishop Demetrius of Malawi circa A.D. 2000.</w:t>
      </w:r>
    </w:p>
  </w:footnote>
  <w:footnote w:id="1051">
    <w:p w14:paraId="16CDD53B" w14:textId="77777777" w:rsidR="002758BE" w:rsidRDefault="002758BE"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1052">
    <w:p w14:paraId="78276995" w14:textId="77777777" w:rsidR="002758BE" w:rsidRDefault="002758BE" w:rsidP="00281522">
      <w:pPr>
        <w:pStyle w:val="footnote"/>
      </w:pPr>
      <w:r>
        <w:rPr>
          <w:rStyle w:val="FootnoteReference"/>
        </w:rPr>
        <w:footnoteRef/>
      </w:r>
      <w:r>
        <w:t xml:space="preserve"> Modified from the Byzantine hymns in 2017.</w:t>
      </w:r>
    </w:p>
  </w:footnote>
  <w:footnote w:id="1053">
    <w:p w14:paraId="12537685" w14:textId="7413E1F7" w:rsidR="002758BE" w:rsidRDefault="002758BE" w:rsidP="00BD15D3">
      <w:pPr>
        <w:pStyle w:val="footnote"/>
      </w:pPr>
      <w:r>
        <w:rPr>
          <w:rStyle w:val="FootnoteReference"/>
        </w:rPr>
        <w:footnoteRef/>
      </w:r>
      <w:r>
        <w:t xml:space="preserve"> Modified from the Byzantine hymns in 2017.</w:t>
      </w:r>
    </w:p>
  </w:footnote>
  <w:footnote w:id="1054">
    <w:p w14:paraId="467934E6" w14:textId="77777777" w:rsidR="002758BE" w:rsidRDefault="002758BE" w:rsidP="004C6309">
      <w:pPr>
        <w:pStyle w:val="footnote"/>
      </w:pPr>
      <w:r>
        <w:rPr>
          <w:rStyle w:val="FootnoteReference"/>
        </w:rPr>
        <w:footnoteRef/>
      </w:r>
      <w:r>
        <w:t xml:space="preserve"> Modified from the Byzantine hymns in 2017.</w:t>
      </w:r>
    </w:p>
  </w:footnote>
  <w:footnote w:id="1055">
    <w:p w14:paraId="717A066E" w14:textId="77777777" w:rsidR="002758BE" w:rsidRDefault="002758BE">
      <w:pPr>
        <w:pStyle w:val="footnote"/>
        <w:rPr>
          <w:ins w:id="1691" w:author="Brett Slote" w:date="2011-07-21T18:45:00Z"/>
        </w:rPr>
        <w:pPrChange w:id="1692" w:author="Brett Slote" w:date="2011-07-21T20:01:00Z">
          <w:pPr>
            <w:pStyle w:val="FootnoteText"/>
          </w:pPr>
        </w:pPrChange>
      </w:pPr>
      <w:ins w:id="1693" w:author="Brett Slote" w:date="2011-07-21T18:45:00Z">
        <w:r>
          <w:rPr>
            <w:rStyle w:val="FootnoteReference"/>
          </w:rPr>
          <w:footnoteRef/>
        </w:r>
        <w:r>
          <w:t xml:space="preserve"> Daniel 12:3</w:t>
        </w:r>
      </w:ins>
    </w:p>
  </w:footnote>
  <w:footnote w:id="1056">
    <w:p w14:paraId="7155AD88" w14:textId="77777777" w:rsidR="002758BE" w:rsidRDefault="002758BE">
      <w:pPr>
        <w:pStyle w:val="footnote"/>
        <w:rPr>
          <w:ins w:id="1694" w:author="Brett Slote" w:date="2011-07-21T18:46:00Z"/>
        </w:rPr>
        <w:pPrChange w:id="1695" w:author="Brett Slote" w:date="2011-07-21T20:01:00Z">
          <w:pPr>
            <w:pStyle w:val="FootnoteText"/>
          </w:pPr>
        </w:pPrChange>
      </w:pPr>
      <w:ins w:id="1696" w:author="Brett Slote" w:date="2011-07-21T18:46:00Z">
        <w:r>
          <w:rPr>
            <w:rStyle w:val="FootnoteReference"/>
          </w:rPr>
          <w:footnoteRef/>
        </w:r>
        <w:r>
          <w:t xml:space="preserve"> Literally: all you monastic folk</w:t>
        </w:r>
      </w:ins>
    </w:p>
  </w:footnote>
  <w:footnote w:id="1057">
    <w:p w14:paraId="7EEF391B" w14:textId="77777777" w:rsidR="002758BE" w:rsidRDefault="002758BE">
      <w:pPr>
        <w:pStyle w:val="FootnoteText"/>
      </w:pPr>
      <w:r>
        <w:rPr>
          <w:rStyle w:val="FootnoteReference"/>
        </w:rPr>
        <w:footnoteRef/>
      </w:r>
      <w:r>
        <w:t xml:space="preserve"> Published by Abouna Matta El-Maskeen of St. Macarius’ Monastery.</w:t>
      </w:r>
    </w:p>
  </w:footnote>
  <w:footnote w:id="1058">
    <w:p w14:paraId="6BC2BFA9" w14:textId="77777777" w:rsidR="002758BE" w:rsidRDefault="002758BE"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1059">
    <w:p w14:paraId="6A7BDCC9" w14:textId="77777777" w:rsidR="002758BE" w:rsidRDefault="002758BE" w:rsidP="00894260">
      <w:pPr>
        <w:pStyle w:val="footnote"/>
      </w:pPr>
      <w:r>
        <w:rPr>
          <w:rStyle w:val="FootnoteReference"/>
        </w:rPr>
        <w:footnoteRef/>
      </w:r>
      <w:r>
        <w:t xml:space="preserve"> Composed in 2017 based on the Byznatine hymns.</w:t>
      </w:r>
    </w:p>
  </w:footnote>
  <w:footnote w:id="1060">
    <w:p w14:paraId="1DBA48D7" w14:textId="77777777" w:rsidR="002758BE" w:rsidRDefault="002758BE" w:rsidP="00182B91">
      <w:pPr>
        <w:pStyle w:val="footnote"/>
      </w:pPr>
      <w:r>
        <w:rPr>
          <w:rStyle w:val="FootnoteReference"/>
        </w:rPr>
        <w:footnoteRef/>
      </w:r>
      <w:r>
        <w:t xml:space="preserve"> Modified from the Byzantine hymns in 2017.</w:t>
      </w:r>
    </w:p>
  </w:footnote>
  <w:footnote w:id="1061">
    <w:p w14:paraId="50BD250A" w14:textId="77777777" w:rsidR="002758BE" w:rsidRDefault="002758BE" w:rsidP="00894260">
      <w:pPr>
        <w:pStyle w:val="footnote"/>
      </w:pPr>
      <w:r>
        <w:rPr>
          <w:rStyle w:val="FootnoteReference"/>
        </w:rPr>
        <w:footnoteRef/>
      </w:r>
      <w:r>
        <w:t xml:space="preserve"> Composed in 2017 based on the Byznatine hymns.</w:t>
      </w:r>
    </w:p>
  </w:footnote>
  <w:footnote w:id="1062">
    <w:p w14:paraId="13898138" w14:textId="3CDF7BE3" w:rsidR="002758BE" w:rsidRPr="00FD7CBF" w:rsidRDefault="002758BE" w:rsidP="00FD7CBF">
      <w:pPr>
        <w:pStyle w:val="footnote"/>
        <w:rPr>
          <w:lang w:val="en-CA"/>
        </w:rPr>
      </w:pPr>
      <w:r>
        <w:rPr>
          <w:rStyle w:val="FootnoteReference"/>
        </w:rPr>
        <w:footnoteRef/>
      </w:r>
      <w:r>
        <w:t xml:space="preserve"> </w:t>
      </w:r>
      <w:r w:rsidRPr="00FD7CBF">
        <w:rPr>
          <w:rFonts w:ascii="Segoe UI Historic" w:hAnsi="Segoe UI Historic" w:cs="Segoe UI Historic"/>
          <w:lang w:val="en-CA"/>
        </w:rPr>
        <w:t>ⲡⲓⲑⲉⲱⲣⲓⲙⲟⲥ</w:t>
      </w:r>
      <w:r w:rsidRPr="00FD7CBF">
        <w:rPr>
          <w:lang w:val="en-CA"/>
        </w:rPr>
        <w:t xml:space="preserve"> </w:t>
      </w:r>
      <w:r>
        <w:t>literally means “beholder of God”, but as shown in Sameh Farkouk Soliman, “Two Epithets of Mark the Evangelist_Coptic Theorimos and Byzantine Greek Theoptis.” Greek, Roman, and Byzantine Studies 45 (2014), 294-506, the meaning of the Coptic phrase is “divinely inspired”, corresponding to the Greek Theoptis.</w:t>
      </w:r>
    </w:p>
  </w:footnote>
  <w:footnote w:id="1063">
    <w:p w14:paraId="4A2715C9" w14:textId="77777777" w:rsidR="002758BE" w:rsidRDefault="002758BE" w:rsidP="005A4893">
      <w:pPr>
        <w:pStyle w:val="footnote"/>
      </w:pPr>
      <w:r>
        <w:rPr>
          <w:rStyle w:val="FootnoteReference"/>
        </w:rPr>
        <w:footnoteRef/>
      </w:r>
      <w:r>
        <w:t xml:space="preserve"> Modified from the Byzantine hymns in 2017.</w:t>
      </w:r>
    </w:p>
  </w:footnote>
  <w:footnote w:id="1064">
    <w:p w14:paraId="0DF506F7" w14:textId="77777777" w:rsidR="002758BE" w:rsidRDefault="002758BE" w:rsidP="00FD5DB0">
      <w:pPr>
        <w:pStyle w:val="footnote"/>
      </w:pPr>
      <w:r>
        <w:rPr>
          <w:rStyle w:val="FootnoteReference"/>
        </w:rPr>
        <w:footnoteRef/>
      </w:r>
      <w:r>
        <w:t xml:space="preserve"> Modified from the Byzantine hymns in 2017.</w:t>
      </w:r>
    </w:p>
  </w:footnote>
  <w:footnote w:id="1065">
    <w:p w14:paraId="3A6EC701" w14:textId="77777777" w:rsidR="002758BE" w:rsidRDefault="002758BE" w:rsidP="00670C79">
      <w:pPr>
        <w:pStyle w:val="footnote"/>
      </w:pPr>
      <w:r>
        <w:rPr>
          <w:rStyle w:val="FootnoteReference"/>
        </w:rPr>
        <w:footnoteRef/>
      </w:r>
      <w:r>
        <w:t xml:space="preserve"> Modern day Ethiopia and Eritrea.</w:t>
      </w:r>
    </w:p>
  </w:footnote>
  <w:footnote w:id="1066">
    <w:p w14:paraId="46D5577E" w14:textId="77777777" w:rsidR="002758BE" w:rsidRDefault="002758BE" w:rsidP="0047441D">
      <w:pPr>
        <w:pStyle w:val="footnote"/>
      </w:pPr>
      <w:r>
        <w:rPr>
          <w:rStyle w:val="FootnoteReference"/>
        </w:rPr>
        <w:footnoteRef/>
      </w:r>
      <w:r>
        <w:t xml:space="preserve"> St. F</w:t>
      </w:r>
      <w:r w:rsidRPr="006422C6">
        <w:t>rumentius</w:t>
      </w:r>
      <w:r>
        <w:t>, whom the Ethiopians called “Abune Selama.”</w:t>
      </w:r>
    </w:p>
  </w:footnote>
  <w:footnote w:id="1067">
    <w:p w14:paraId="290ED47D" w14:textId="77777777" w:rsidR="002758BE" w:rsidRDefault="002758BE" w:rsidP="008C608D">
      <w:pPr>
        <w:pStyle w:val="footnote"/>
      </w:pPr>
      <w:r>
        <w:rPr>
          <w:rStyle w:val="FootnoteReference"/>
        </w:rPr>
        <w:footnoteRef/>
      </w:r>
      <w:r>
        <w:t xml:space="preserve"> Modified from the Byzantine hymns in 2017.</w:t>
      </w:r>
    </w:p>
  </w:footnote>
  <w:footnote w:id="1068">
    <w:p w14:paraId="540EA838" w14:textId="77777777" w:rsidR="002758BE" w:rsidRDefault="002758BE" w:rsidP="003462CF">
      <w:pPr>
        <w:pStyle w:val="footnote"/>
      </w:pPr>
      <w:r>
        <w:rPr>
          <w:rStyle w:val="FootnoteReference"/>
        </w:rPr>
        <w:footnoteRef/>
      </w:r>
      <w:r>
        <w:t xml:space="preserve"> Modified from the Byzantine hymns in 2017.</w:t>
      </w:r>
    </w:p>
  </w:footnote>
  <w:footnote w:id="1069">
    <w:p w14:paraId="2F5E6ED4" w14:textId="52CEBBCB" w:rsidR="002758BE" w:rsidRDefault="002758BE" w:rsidP="00BD2B3F">
      <w:pPr>
        <w:pStyle w:val="footnote"/>
      </w:pPr>
      <w:r>
        <w:rPr>
          <w:rStyle w:val="FootnoteReference"/>
        </w:rPr>
        <w:footnoteRef/>
      </w:r>
      <w:r>
        <w:t xml:space="preserve"> Adapted from the hymn of St. Severus of Antioch, in 2015 in English.</w:t>
      </w:r>
    </w:p>
  </w:footnote>
  <w:footnote w:id="1070">
    <w:p w14:paraId="018A465B" w14:textId="77777777" w:rsidR="002758BE" w:rsidRDefault="002758BE">
      <w:pPr>
        <w:pStyle w:val="footnote"/>
        <w:rPr>
          <w:ins w:id="1803" w:author="Brett Slote" w:date="2011-07-21T19:11:00Z"/>
        </w:rPr>
        <w:pPrChange w:id="1804" w:author="Brett Slote" w:date="2011-07-21T20:05:00Z">
          <w:pPr>
            <w:pStyle w:val="FootnoteText"/>
          </w:pPr>
        </w:pPrChange>
      </w:pPr>
      <w:ins w:id="1805" w:author="Brett Slote" w:date="2011-07-21T19:11:00Z">
        <w:r>
          <w:rPr>
            <w:rStyle w:val="FootnoteReference"/>
          </w:rPr>
          <w:footnoteRef/>
        </w:r>
        <w:r>
          <w:t xml:space="preserve"> Psalm 41:1</w:t>
        </w:r>
      </w:ins>
    </w:p>
  </w:footnote>
  <w:footnote w:id="1071">
    <w:p w14:paraId="30B9D2C6" w14:textId="77777777" w:rsidR="002758BE" w:rsidRDefault="002758BE"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1072">
    <w:p w14:paraId="63D7B4DE" w14:textId="77777777" w:rsidR="002758BE" w:rsidRDefault="002758BE"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1073">
    <w:p w14:paraId="6542A42A" w14:textId="77777777" w:rsidR="002758BE" w:rsidRDefault="002758BE"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1074">
    <w:p w14:paraId="48A0DCFD" w14:textId="77777777" w:rsidR="002758BE" w:rsidRDefault="002758BE" w:rsidP="006D27E4">
      <w:pPr>
        <w:pStyle w:val="Footnote0"/>
      </w:pPr>
      <w:r>
        <w:rPr>
          <w:rStyle w:val="FootnoteReference"/>
        </w:rPr>
        <w:footnoteRef/>
      </w:r>
      <w:r>
        <w:t xml:space="preserve"> In modern day Libya</w:t>
      </w:r>
    </w:p>
  </w:footnote>
  <w:footnote w:id="1075">
    <w:p w14:paraId="5E4AA7CE" w14:textId="77777777" w:rsidR="002758BE" w:rsidRDefault="002758BE">
      <w:pPr>
        <w:pStyle w:val="footnote"/>
        <w:rPr>
          <w:ins w:id="1831" w:author="Brett Slote" w:date="2011-07-21T18:49:00Z"/>
        </w:rPr>
        <w:pPrChange w:id="1832" w:author="Brett Slote" w:date="2011-07-21T20:02:00Z">
          <w:pPr>
            <w:pStyle w:val="FootnoteText"/>
          </w:pPr>
        </w:pPrChange>
      </w:pPr>
      <w:ins w:id="1833" w:author="Brett Slote" w:date="2011-07-21T18:49:00Z">
        <w:r>
          <w:rPr>
            <w:rStyle w:val="FootnoteReference"/>
          </w:rPr>
          <w:footnoteRef/>
        </w:r>
        <w:r>
          <w:t xml:space="preserve"> Note that </w:t>
        </w:r>
        <w:r w:rsidRPr="003A78C2">
          <w:rPr>
            <w:rFonts w:ascii="CS Avva Shenouda" w:hAnsi="CS Avva Shenouda"/>
            <w:rPrChange w:id="1834" w:author="Brett Slote" w:date="2011-07-21T20:02:00Z">
              <w:rPr>
                <w:rFonts w:ascii="Antonious Normal" w:hAnsi="Antonious Normal"/>
              </w:rPr>
            </w:rPrChange>
          </w:rPr>
          <w:t>twou</w:t>
        </w:r>
        <w:r>
          <w:t xml:space="preserve"> is used as mountain and desert interchangeably in Coptic monastic literature</w:t>
        </w:r>
      </w:ins>
    </w:p>
  </w:footnote>
  <w:footnote w:id="1076">
    <w:p w14:paraId="71147821" w14:textId="77777777" w:rsidR="002758BE" w:rsidRDefault="002758BE">
      <w:pPr>
        <w:pStyle w:val="footnote"/>
        <w:rPr>
          <w:ins w:id="1835" w:author="Brett Slote" w:date="2011-07-21T18:50:00Z"/>
        </w:rPr>
        <w:pPrChange w:id="1836" w:author="Brett Slote" w:date="2011-07-21T20:02:00Z">
          <w:pPr>
            <w:pStyle w:val="FootnoteText"/>
          </w:pPr>
        </w:pPrChange>
      </w:pPr>
      <w:ins w:id="1837" w:author="Brett Slote" w:date="2011-07-21T18:50:00Z">
        <w:r>
          <w:rPr>
            <w:rStyle w:val="FootnoteReference"/>
          </w:rPr>
          <w:footnoteRef/>
        </w:r>
        <w:r>
          <w:t xml:space="preserve"> US book has “travails of torment” – but it’s not possessive.</w:t>
        </w:r>
      </w:ins>
    </w:p>
  </w:footnote>
  <w:footnote w:id="1077">
    <w:p w14:paraId="39517237" w14:textId="77777777" w:rsidR="002758BE" w:rsidRDefault="002758BE">
      <w:pPr>
        <w:pStyle w:val="footnote"/>
        <w:rPr>
          <w:ins w:id="1838" w:author="Brett Slote" w:date="2011-07-21T18:49:00Z"/>
        </w:rPr>
        <w:pPrChange w:id="1839" w:author="Brett Slote" w:date="2011-07-21T20:02:00Z">
          <w:pPr>
            <w:pStyle w:val="FootnoteText"/>
          </w:pPr>
        </w:pPrChange>
      </w:pPr>
      <w:ins w:id="1840" w:author="Brett Slote" w:date="2011-07-21T18:49:00Z">
        <w:r>
          <w:rPr>
            <w:rStyle w:val="FootnoteReference"/>
          </w:rPr>
          <w:footnoteRef/>
        </w:r>
        <w:r>
          <w:t xml:space="preserve"> 1 Peter 1:4</w:t>
        </w:r>
      </w:ins>
    </w:p>
  </w:footnote>
  <w:footnote w:id="1078">
    <w:p w14:paraId="45663590" w14:textId="77777777" w:rsidR="002758BE" w:rsidRDefault="002758BE" w:rsidP="00F93B55">
      <w:pPr>
        <w:pStyle w:val="footnote"/>
      </w:pPr>
      <w:r>
        <w:rPr>
          <w:rStyle w:val="FootnoteReference"/>
        </w:rPr>
        <w:footnoteRef/>
      </w:r>
      <w:r>
        <w:t xml:space="preserve"> Modified from the Byzantine hymns in 2017.</w:t>
      </w:r>
    </w:p>
  </w:footnote>
  <w:footnote w:id="1079">
    <w:p w14:paraId="049774F0" w14:textId="77777777" w:rsidR="002758BE" w:rsidRDefault="002758BE" w:rsidP="00E77C68">
      <w:pPr>
        <w:pStyle w:val="footnote"/>
      </w:pPr>
      <w:r>
        <w:rPr>
          <w:rStyle w:val="FootnoteReference"/>
        </w:rPr>
        <w:footnoteRef/>
      </w:r>
      <w:r>
        <w:t xml:space="preserve"> The Coptic has “Three names, one God,” which is the heresy of modalism, and certainly was not said at Ephesus.</w:t>
      </w:r>
    </w:p>
  </w:footnote>
  <w:footnote w:id="1080">
    <w:p w14:paraId="416DBD35" w14:textId="77777777" w:rsidR="002758BE" w:rsidRDefault="002758BE" w:rsidP="00E77C68">
      <w:pPr>
        <w:pStyle w:val="footnote"/>
      </w:pPr>
      <w:r>
        <w:rPr>
          <w:rStyle w:val="FootnoteReference"/>
        </w:rPr>
        <w:footnoteRef/>
      </w:r>
      <w:r>
        <w:t xml:space="preserve"> This line is heretical.</w:t>
      </w:r>
    </w:p>
  </w:footnote>
  <w:footnote w:id="1081">
    <w:p w14:paraId="2A005F90" w14:textId="77777777" w:rsidR="002758BE" w:rsidRDefault="002758BE">
      <w:pPr>
        <w:pStyle w:val="footnote"/>
        <w:rPr>
          <w:ins w:id="1876" w:author="Brett Slote" w:date="2011-07-21T18:55:00Z"/>
        </w:rPr>
        <w:pPrChange w:id="1877" w:author="Brett Slote" w:date="2011-07-21T20:02:00Z">
          <w:pPr>
            <w:pStyle w:val="FootnoteText"/>
          </w:pPr>
        </w:pPrChange>
      </w:pPr>
      <w:ins w:id="1878" w:author="Brett Slote" w:date="2011-07-21T18:55:00Z">
        <w:r>
          <w:rPr>
            <w:rStyle w:val="FootnoteReference"/>
          </w:rPr>
          <w:footnoteRef/>
        </w:r>
        <w:r>
          <w:t xml:space="preserve"> Hallow or consecrate – this was, according to a tradition, when he formerly became an archimandrite</w:t>
        </w:r>
      </w:ins>
    </w:p>
  </w:footnote>
  <w:footnote w:id="1082">
    <w:p w14:paraId="6B5EF1D3" w14:textId="77777777" w:rsidR="002758BE" w:rsidRDefault="002758BE">
      <w:pPr>
        <w:pStyle w:val="footnote"/>
        <w:rPr>
          <w:ins w:id="1884" w:author="Brett Slote" w:date="2011-07-21T18:52:00Z"/>
        </w:rPr>
        <w:pPrChange w:id="1885" w:author="Brett Slote" w:date="2011-07-21T20:02:00Z">
          <w:pPr/>
        </w:pPrChange>
      </w:pPr>
      <w:ins w:id="1886" w:author="Brett Slote" w:date="2011-07-21T18:52:00Z">
        <w:r w:rsidRPr="00FB36D8">
          <w:rPr>
            <w:rStyle w:val="FootnoteReference"/>
            <w:vertAlign w:val="baseline"/>
          </w:rPr>
          <w:footnoteRef/>
        </w:r>
        <w:r w:rsidRPr="00FB36D8">
          <w:t xml:space="preserve"> This line is literally “because the hope of the good”</w:t>
        </w:r>
      </w:ins>
    </w:p>
  </w:footnote>
  <w:footnote w:id="1083">
    <w:p w14:paraId="347015AD" w14:textId="77777777" w:rsidR="002758BE" w:rsidRPr="00A20ACC" w:rsidRDefault="002758BE">
      <w:pPr>
        <w:pStyle w:val="footnote"/>
        <w:rPr>
          <w:ins w:id="1887" w:author="Brett Slote" w:date="2011-07-21T18:52:00Z"/>
          <w:rFonts w:ascii="CS Avva Shenouda" w:hAnsi="CS Avva Shenouda"/>
          <w:color w:val="FF0000"/>
          <w:rPrChange w:id="1888" w:author="Brett Slote" w:date="2011-07-21T20:02:00Z">
            <w:rPr>
              <w:ins w:id="1889" w:author="Brett Slote" w:date="2011-07-21T18:52:00Z"/>
              <w:color w:val="FF0000"/>
            </w:rPr>
          </w:rPrChange>
        </w:rPr>
        <w:pPrChange w:id="1890" w:author="Brett Slote" w:date="2011-07-21T20:02:00Z">
          <w:pPr/>
        </w:pPrChange>
      </w:pPr>
      <w:ins w:id="1891" w:author="Brett Slote" w:date="2011-07-21T18:52:00Z">
        <w:r w:rsidRPr="00FB36D8">
          <w:rPr>
            <w:rStyle w:val="FootnoteReference"/>
            <w:vertAlign w:val="baseline"/>
          </w:rPr>
          <w:footnoteRef/>
        </w:r>
        <w:r w:rsidRPr="00FB36D8">
          <w:t xml:space="preserve"> </w:t>
        </w:r>
        <w:r w:rsidRPr="003A78C2">
          <w:rPr>
            <w:rPrChange w:id="1892" w:author="Brett Slote" w:date="2011-07-21T20:02:00Z">
              <w:rPr>
                <w:rFonts w:ascii="Antonious Normal" w:hAnsi="Antonious Normal"/>
                <w:color w:val="FF0000"/>
              </w:rPr>
            </w:rPrChange>
          </w:rPr>
          <w:t>qen hanhwd/ nem han'almoc</w:t>
        </w:r>
      </w:ins>
    </w:p>
  </w:footnote>
  <w:footnote w:id="1084">
    <w:p w14:paraId="0D9B9A7D" w14:textId="77777777" w:rsidR="002758BE" w:rsidRDefault="002758BE" w:rsidP="006D5FC1">
      <w:pPr>
        <w:pStyle w:val="footnote"/>
      </w:pPr>
      <w:r>
        <w:rPr>
          <w:rStyle w:val="FootnoteReference"/>
        </w:rPr>
        <w:footnoteRef/>
      </w:r>
      <w:r>
        <w:t xml:space="preserve"> Modified from the Byzantine hymns in 2017.</w:t>
      </w:r>
    </w:p>
  </w:footnote>
  <w:footnote w:id="1085">
    <w:p w14:paraId="437E843D" w14:textId="620C793B" w:rsidR="002758BE" w:rsidRDefault="002758BE" w:rsidP="00B54DE8">
      <w:pPr>
        <w:pStyle w:val="footnote"/>
      </w:pPr>
      <w:r>
        <w:rPr>
          <w:rStyle w:val="FootnoteReference"/>
        </w:rPr>
        <w:footnoteRef/>
      </w:r>
      <w:r>
        <w:t xml:space="preserve"> As a modern Russian saint, obviously post schism and not on the Coptic calendar. However, widely venerated, to the point of Coptic monks and even a bishop taking his name.</w:t>
      </w:r>
    </w:p>
  </w:footnote>
  <w:footnote w:id="1086">
    <w:p w14:paraId="4AFC6896" w14:textId="77777777" w:rsidR="002758BE" w:rsidRDefault="002758BE" w:rsidP="00B54DE8">
      <w:pPr>
        <w:pStyle w:val="footnote"/>
      </w:pPr>
      <w:r>
        <w:rPr>
          <w:rStyle w:val="FootnoteReference"/>
        </w:rPr>
        <w:footnoteRef/>
      </w:r>
      <w:r>
        <w:t xml:space="preserve"> Matthew 1:20</w:t>
      </w:r>
    </w:p>
  </w:footnote>
  <w:footnote w:id="1087">
    <w:p w14:paraId="0E9CA519" w14:textId="77777777" w:rsidR="002758BE" w:rsidRDefault="002758BE" w:rsidP="00662A48">
      <w:pPr>
        <w:pStyle w:val="footnote"/>
      </w:pPr>
      <w:r>
        <w:rPr>
          <w:rStyle w:val="FootnoteReference"/>
          <w:rFonts w:eastAsiaTheme="majorEastAsia"/>
        </w:rPr>
        <w:footnoteRef/>
      </w:r>
      <w:r>
        <w:t xml:space="preserve"> All-holy</w:t>
      </w:r>
    </w:p>
  </w:footnote>
  <w:footnote w:id="1088">
    <w:p w14:paraId="50451B0F" w14:textId="77777777" w:rsidR="002758BE" w:rsidRDefault="002758BE">
      <w:pPr>
        <w:pStyle w:val="footnote"/>
        <w:rPr>
          <w:ins w:id="1971" w:author="Brett Slote" w:date="2011-07-21T19:04:00Z"/>
        </w:rPr>
        <w:pPrChange w:id="1972" w:author="Brett Slote" w:date="2011-07-21T20:04:00Z">
          <w:pPr>
            <w:pStyle w:val="FootnoteText"/>
          </w:pPr>
        </w:pPrChange>
      </w:pPr>
      <w:ins w:id="1973" w:author="Brett Slote" w:date="2011-07-21T19:04:00Z">
        <w:r>
          <w:rPr>
            <w:rStyle w:val="FootnoteReference"/>
          </w:rPr>
          <w:footnoteRef/>
        </w:r>
        <w:r>
          <w:t xml:space="preserve"> literal is disregarded</w:t>
        </w:r>
      </w:ins>
    </w:p>
  </w:footnote>
  <w:footnote w:id="1089">
    <w:p w14:paraId="062BDCC1" w14:textId="77777777" w:rsidR="002758BE" w:rsidRDefault="002758BE">
      <w:pPr>
        <w:pStyle w:val="FootnoteText"/>
      </w:pPr>
      <w:r>
        <w:rPr>
          <w:rStyle w:val="FootnoteReference"/>
        </w:rPr>
        <w:footnoteRef/>
      </w:r>
      <w:r>
        <w:t xml:space="preserve"> Ps 8:2</w:t>
      </w:r>
    </w:p>
  </w:footnote>
  <w:footnote w:id="1090">
    <w:p w14:paraId="5BC08478" w14:textId="77777777" w:rsidR="002758BE" w:rsidRPr="000C76BB" w:rsidRDefault="002758BE"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1091">
    <w:p w14:paraId="03A6DDD1" w14:textId="77777777" w:rsidR="002758BE" w:rsidRDefault="002758BE">
      <w:pPr>
        <w:pStyle w:val="FootnoteText"/>
      </w:pPr>
      <w:r>
        <w:rPr>
          <w:rStyle w:val="FootnoteReference"/>
        </w:rPr>
        <w:footnoteRef/>
      </w:r>
      <w:r>
        <w:t xml:space="preserve"> Matthew 28:6</w:t>
      </w:r>
    </w:p>
  </w:footnote>
  <w:footnote w:id="1092">
    <w:p w14:paraId="339855D2" w14:textId="77777777" w:rsidR="002758BE" w:rsidRDefault="002758BE">
      <w:pPr>
        <w:pStyle w:val="FootnoteText"/>
      </w:pPr>
      <w:r>
        <w:rPr>
          <w:rStyle w:val="FootnoteReference"/>
        </w:rPr>
        <w:footnoteRef/>
      </w:r>
      <w:r>
        <w:t xml:space="preserve"> Matthew 28:7,6</w:t>
      </w:r>
    </w:p>
  </w:footnote>
  <w:footnote w:id="1093">
    <w:p w14:paraId="76212A49" w14:textId="77777777" w:rsidR="002758BE" w:rsidRDefault="002758BE">
      <w:pPr>
        <w:pStyle w:val="FootnoteText"/>
      </w:pPr>
      <w:r>
        <w:rPr>
          <w:rStyle w:val="FootnoteReference"/>
        </w:rPr>
        <w:footnoteRef/>
      </w:r>
      <w:r>
        <w:t xml:space="preserve"> Matthew 28:7</w:t>
      </w:r>
    </w:p>
  </w:footnote>
  <w:footnote w:id="1094">
    <w:p w14:paraId="716019EB" w14:textId="77777777" w:rsidR="002758BE" w:rsidRDefault="002758BE">
      <w:pPr>
        <w:pStyle w:val="FootnoteText"/>
      </w:pPr>
      <w:r>
        <w:rPr>
          <w:rStyle w:val="FootnoteReference"/>
        </w:rPr>
        <w:footnoteRef/>
      </w:r>
      <w:r>
        <w:t xml:space="preserve"> John 20:27</w:t>
      </w:r>
    </w:p>
  </w:footnote>
  <w:footnote w:id="1095">
    <w:p w14:paraId="0ECF3FB0" w14:textId="77777777" w:rsidR="002758BE" w:rsidRDefault="002758BE">
      <w:pPr>
        <w:pStyle w:val="FootnoteText"/>
      </w:pPr>
      <w:r>
        <w:rPr>
          <w:rStyle w:val="FootnoteReference"/>
        </w:rPr>
        <w:footnoteRef/>
      </w:r>
      <w:r>
        <w:t xml:space="preserve"> John 20:28</w:t>
      </w:r>
    </w:p>
  </w:footnote>
  <w:footnote w:id="1096">
    <w:p w14:paraId="3FCB0B65" w14:textId="77777777" w:rsidR="002758BE" w:rsidRDefault="002758BE">
      <w:pPr>
        <w:pStyle w:val="FootnoteText"/>
      </w:pPr>
      <w:r>
        <w:rPr>
          <w:rStyle w:val="FootnoteReference"/>
        </w:rPr>
        <w:footnoteRef/>
      </w:r>
      <w:r>
        <w:t xml:space="preserve"> John 20:29</w:t>
      </w:r>
    </w:p>
  </w:footnote>
  <w:footnote w:id="1097">
    <w:p w14:paraId="6B80EDF7" w14:textId="77777777" w:rsidR="002758BE" w:rsidRDefault="002758BE">
      <w:pPr>
        <w:pStyle w:val="FootnoteText"/>
      </w:pPr>
      <w:r>
        <w:rPr>
          <w:rStyle w:val="FootnoteReference"/>
        </w:rPr>
        <w:footnoteRef/>
      </w:r>
      <w:r>
        <w:t xml:space="preserve"> John 20:29</w:t>
      </w:r>
    </w:p>
  </w:footnote>
  <w:footnote w:id="1098">
    <w:p w14:paraId="3D721105" w14:textId="77777777" w:rsidR="002758BE" w:rsidRDefault="002758BE" w:rsidP="00513E2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99">
    <w:p w14:paraId="5C03BEB6" w14:textId="77777777" w:rsidR="002758BE" w:rsidRDefault="002758BE" w:rsidP="00513E2D">
      <w:pPr>
        <w:pStyle w:val="footnote"/>
      </w:pPr>
      <w:r>
        <w:rPr>
          <w:rStyle w:val="FootnoteReference"/>
        </w:rPr>
        <w:footnoteRef/>
      </w:r>
      <w:r>
        <w:t xml:space="preserve"> From Paoni 12 to Paopi 19: “Bless the waters of the river this year”.</w:t>
      </w:r>
    </w:p>
    <w:p w14:paraId="16B83A6A" w14:textId="77777777" w:rsidR="002758BE" w:rsidRDefault="002758BE" w:rsidP="00513E2D">
      <w:pPr>
        <w:pStyle w:val="footnote"/>
      </w:pPr>
      <w:r>
        <w:t>From Paopi 10 to Tobi 10: “Bless the herbs and the plants”.</w:t>
      </w:r>
    </w:p>
    <w:p w14:paraId="34A5B65F" w14:textId="77777777" w:rsidR="002758BE" w:rsidRDefault="002758BE" w:rsidP="00513E2D">
      <w:pPr>
        <w:pStyle w:val="footnote"/>
      </w:pPr>
      <w:r>
        <w:t>From Tobi 11 to paoni 18: “Bless the air of heaven”.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0150CEFD" w:rsidR="002758BE" w:rsidRPr="00E00D27" w:rsidRDefault="002758BE"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54778">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71AA94" w14:textId="39DD780F" w:rsidR="002758BE" w:rsidRPr="00E00D27" w:rsidRDefault="002758BE" w:rsidP="000E2EAC">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552156">
      <w:rPr>
        <w:noProof/>
        <w:sz w:val="20"/>
        <w:szCs w:val="20"/>
      </w:rPr>
      <w:t>July 25 / Mesori 1: The Virgin’s Fast</w:t>
    </w:r>
    <w:r w:rsidRPr="00E00D27">
      <w:rPr>
        <w:sz w:val="20"/>
        <w:szCs w:val="20"/>
      </w:rPr>
      <w:fldChar w:fldCharType="end"/>
    </w:r>
  </w:p>
  <w:p w14:paraId="0BA9A7AA" w14:textId="77777777" w:rsidR="002758BE" w:rsidRPr="00686912" w:rsidRDefault="002758BE" w:rsidP="00686912">
    <w:pPr>
      <w:pStyle w:val="Heade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22763" w14:textId="7C7406F9" w:rsidR="002758BE" w:rsidRPr="00E00D27" w:rsidRDefault="002758B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54778">
      <w:rPr>
        <w:noProof/>
        <w:sz w:val="20"/>
        <w:szCs w:val="20"/>
      </w:rPr>
      <w:t>Prayer for the Church</w:t>
    </w:r>
    <w:r w:rsidRPr="00E00D27">
      <w:rPr>
        <w:sz w:val="20"/>
        <w:szCs w:val="20"/>
      </w:rPr>
      <w:fldChar w:fldCharType="end"/>
    </w:r>
  </w:p>
  <w:p w14:paraId="6EBDE8BD" w14:textId="77777777" w:rsidR="002758BE" w:rsidRPr="00686912" w:rsidRDefault="002758BE" w:rsidP="00686912">
    <w:pPr>
      <w:pStyle w:val="Header"/>
    </w:pP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2758BE" w:rsidRPr="00E00D27" w:rsidRDefault="002758BE" w:rsidP="00E00D27">
    <w:pPr>
      <w:pStyle w:val="Header"/>
      <w:jc w:val="center"/>
      <w:rPr>
        <w:sz w:val="20"/>
        <w:szCs w:val="20"/>
      </w:rPr>
    </w:pP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2758BE" w:rsidRPr="00E00D27" w:rsidRDefault="002758BE" w:rsidP="00686912">
    <w:pPr>
      <w:pStyle w:val="Header"/>
      <w:jc w:val="center"/>
      <w:rPr>
        <w:sz w:val="20"/>
        <w:szCs w:val="20"/>
      </w:rPr>
    </w:pPr>
  </w:p>
  <w:p w14:paraId="022704DA" w14:textId="77777777" w:rsidR="002758BE" w:rsidRPr="00686912" w:rsidRDefault="002758BE"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77777777" w:rsidR="002758BE" w:rsidRPr="00E00D27" w:rsidRDefault="002758BE"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8D5EBA" w14:textId="2E95124E" w:rsidR="002758BE" w:rsidRPr="00E00D27" w:rsidRDefault="002758B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54778">
      <w:rPr>
        <w:noProof/>
        <w:sz w:val="20"/>
        <w:szCs w:val="20"/>
      </w:rPr>
      <w:t>The Midnight Praise</w:t>
    </w:r>
    <w:r>
      <w:rPr>
        <w:sz w:val="20"/>
        <w:szCs w:val="20"/>
      </w:rPr>
      <w:fldChar w:fldCharType="end"/>
    </w:r>
  </w:p>
  <w:p w14:paraId="0D77CDA8" w14:textId="77777777" w:rsidR="002758BE" w:rsidRPr="00E00D27" w:rsidRDefault="002758BE" w:rsidP="00E00D2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176E1403" w:rsidR="002758BE" w:rsidRPr="00E00D27" w:rsidRDefault="002758BE"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454778">
      <w:rPr>
        <w:noProof/>
        <w:sz w:val="20"/>
        <w:szCs w:val="20"/>
      </w:rPr>
      <w:t>The Raising of Evening (or Morning) Incense</w:t>
    </w:r>
    <w:r>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0B7909BE" w:rsidR="002758BE" w:rsidRPr="00E00D27" w:rsidRDefault="002758BE"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454778">
      <w:rPr>
        <w:noProof/>
        <w:sz w:val="20"/>
        <w:szCs w:val="20"/>
      </w:rPr>
      <w:t>The Conclusion of the Adam Theotokias</w:t>
    </w:r>
    <w:r w:rsidRPr="00E00D27">
      <w:rPr>
        <w:sz w:val="20"/>
        <w:szCs w:val="20"/>
      </w:rPr>
      <w:fldChar w:fldCharType="end"/>
    </w:r>
  </w:p>
  <w:p w14:paraId="48CF3F9A" w14:textId="245E316D" w:rsidR="002758BE" w:rsidRPr="00686912" w:rsidRDefault="002758BE"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8B0C78" w14:textId="5A29AD41" w:rsidR="002758BE" w:rsidRPr="00E00D27" w:rsidRDefault="002758BE"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454778">
      <w:rPr>
        <w:noProof/>
        <w:sz w:val="20"/>
        <w:szCs w:val="20"/>
      </w:rPr>
      <w:t>Hymn on the Thursday Theotokia (The Fiery Bush)</w:t>
    </w:r>
    <w:r w:rsidRPr="00E00D27">
      <w:rPr>
        <w:sz w:val="20"/>
        <w:szCs w:val="20"/>
      </w:rPr>
      <w:fldChar w:fldCharType="end"/>
    </w:r>
  </w:p>
  <w:p w14:paraId="246A3E66" w14:textId="77777777" w:rsidR="002758BE" w:rsidRPr="00686912" w:rsidRDefault="002758BE"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2758BE" w:rsidRPr="00686912" w:rsidRDefault="002758BE"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27206D" w14:textId="3F2B0A9F" w:rsidR="002758BE" w:rsidRPr="000E2EAC" w:rsidRDefault="002758BE" w:rsidP="000E2EAC">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30E47D" w14:textId="4011A9EF" w:rsidR="002758BE" w:rsidRPr="00E00D27" w:rsidRDefault="002758BE" w:rsidP="000E2EA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552156">
      <w:rPr>
        <w:noProof/>
        <w:sz w:val="20"/>
        <w:szCs w:val="20"/>
      </w:rPr>
      <w:t>July 28 / Mesori 4: Consecration of the Church of St. Anthony</w:t>
    </w:r>
    <w:r>
      <w:rPr>
        <w:sz w:val="20"/>
        <w:szCs w:val="20"/>
      </w:rPr>
      <w:fldChar w:fldCharType="end"/>
    </w:r>
  </w:p>
  <w:p w14:paraId="3CBA650E" w14:textId="77777777" w:rsidR="002758BE" w:rsidRPr="000E2EAC" w:rsidRDefault="002758BE" w:rsidP="000E2EAC">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BF080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activeWritingStyle w:appName="MSWord" w:lang="ar-S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3753"/>
    <w:rsid w:val="000004B4"/>
    <w:rsid w:val="000010C9"/>
    <w:rsid w:val="000015D0"/>
    <w:rsid w:val="000018CD"/>
    <w:rsid w:val="00001DFD"/>
    <w:rsid w:val="000029E8"/>
    <w:rsid w:val="00004671"/>
    <w:rsid w:val="00004AD4"/>
    <w:rsid w:val="00004BA4"/>
    <w:rsid w:val="00005A18"/>
    <w:rsid w:val="00006239"/>
    <w:rsid w:val="00006CCF"/>
    <w:rsid w:val="000100FF"/>
    <w:rsid w:val="000101A0"/>
    <w:rsid w:val="000106F6"/>
    <w:rsid w:val="00010BD3"/>
    <w:rsid w:val="00011B83"/>
    <w:rsid w:val="00012A04"/>
    <w:rsid w:val="00012B38"/>
    <w:rsid w:val="0001312D"/>
    <w:rsid w:val="000134A2"/>
    <w:rsid w:val="0001394E"/>
    <w:rsid w:val="00013EB0"/>
    <w:rsid w:val="000140EC"/>
    <w:rsid w:val="00014C5A"/>
    <w:rsid w:val="0001770F"/>
    <w:rsid w:val="000207B4"/>
    <w:rsid w:val="0002098A"/>
    <w:rsid w:val="00023B09"/>
    <w:rsid w:val="00023E8D"/>
    <w:rsid w:val="0002427F"/>
    <w:rsid w:val="00025BE5"/>
    <w:rsid w:val="000265CA"/>
    <w:rsid w:val="0002731A"/>
    <w:rsid w:val="000274A5"/>
    <w:rsid w:val="000278EC"/>
    <w:rsid w:val="00027E51"/>
    <w:rsid w:val="00027E5B"/>
    <w:rsid w:val="000304C8"/>
    <w:rsid w:val="00031314"/>
    <w:rsid w:val="00031FEC"/>
    <w:rsid w:val="00032280"/>
    <w:rsid w:val="00032338"/>
    <w:rsid w:val="00032F17"/>
    <w:rsid w:val="0003418A"/>
    <w:rsid w:val="00035647"/>
    <w:rsid w:val="00035AAE"/>
    <w:rsid w:val="00040C56"/>
    <w:rsid w:val="000419EE"/>
    <w:rsid w:val="00042555"/>
    <w:rsid w:val="0004278F"/>
    <w:rsid w:val="0004283A"/>
    <w:rsid w:val="00042E9B"/>
    <w:rsid w:val="0004345A"/>
    <w:rsid w:val="000437A2"/>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6BED"/>
    <w:rsid w:val="0005720D"/>
    <w:rsid w:val="00057E53"/>
    <w:rsid w:val="0006025B"/>
    <w:rsid w:val="000608B8"/>
    <w:rsid w:val="00060C74"/>
    <w:rsid w:val="000618CE"/>
    <w:rsid w:val="00062589"/>
    <w:rsid w:val="000628F6"/>
    <w:rsid w:val="000647BA"/>
    <w:rsid w:val="000651AA"/>
    <w:rsid w:val="000656EF"/>
    <w:rsid w:val="00065700"/>
    <w:rsid w:val="00065797"/>
    <w:rsid w:val="000668BD"/>
    <w:rsid w:val="0006697F"/>
    <w:rsid w:val="00066C2D"/>
    <w:rsid w:val="00066E8C"/>
    <w:rsid w:val="000676C7"/>
    <w:rsid w:val="00067C4E"/>
    <w:rsid w:val="00071107"/>
    <w:rsid w:val="00071464"/>
    <w:rsid w:val="00072285"/>
    <w:rsid w:val="00072324"/>
    <w:rsid w:val="000727EB"/>
    <w:rsid w:val="00072CB8"/>
    <w:rsid w:val="00073003"/>
    <w:rsid w:val="00073574"/>
    <w:rsid w:val="00075B6A"/>
    <w:rsid w:val="00075EAD"/>
    <w:rsid w:val="000768DF"/>
    <w:rsid w:val="00077C52"/>
    <w:rsid w:val="00081087"/>
    <w:rsid w:val="0008188E"/>
    <w:rsid w:val="00082C25"/>
    <w:rsid w:val="000847B6"/>
    <w:rsid w:val="00084B90"/>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50E"/>
    <w:rsid w:val="00094BF8"/>
    <w:rsid w:val="00097AE9"/>
    <w:rsid w:val="000A01F5"/>
    <w:rsid w:val="000A19DE"/>
    <w:rsid w:val="000A2340"/>
    <w:rsid w:val="000A27D1"/>
    <w:rsid w:val="000A2994"/>
    <w:rsid w:val="000A2EEC"/>
    <w:rsid w:val="000A3742"/>
    <w:rsid w:val="000A3F6F"/>
    <w:rsid w:val="000A4FB2"/>
    <w:rsid w:val="000A5186"/>
    <w:rsid w:val="000A5BD3"/>
    <w:rsid w:val="000A5E47"/>
    <w:rsid w:val="000A632E"/>
    <w:rsid w:val="000B1450"/>
    <w:rsid w:val="000B1D6D"/>
    <w:rsid w:val="000B79D9"/>
    <w:rsid w:val="000C0A06"/>
    <w:rsid w:val="000C2C94"/>
    <w:rsid w:val="000C3062"/>
    <w:rsid w:val="000C36E0"/>
    <w:rsid w:val="000C38C3"/>
    <w:rsid w:val="000C3EF1"/>
    <w:rsid w:val="000C461C"/>
    <w:rsid w:val="000C61F2"/>
    <w:rsid w:val="000C6C77"/>
    <w:rsid w:val="000C7DE2"/>
    <w:rsid w:val="000D0A3F"/>
    <w:rsid w:val="000D107E"/>
    <w:rsid w:val="000D19CA"/>
    <w:rsid w:val="000D1AC2"/>
    <w:rsid w:val="000D1B28"/>
    <w:rsid w:val="000D4F35"/>
    <w:rsid w:val="000D7EED"/>
    <w:rsid w:val="000E01D1"/>
    <w:rsid w:val="000E062A"/>
    <w:rsid w:val="000E066F"/>
    <w:rsid w:val="000E0CD4"/>
    <w:rsid w:val="000E138E"/>
    <w:rsid w:val="000E219A"/>
    <w:rsid w:val="000E2846"/>
    <w:rsid w:val="000E2EAC"/>
    <w:rsid w:val="000E2F61"/>
    <w:rsid w:val="000E34BC"/>
    <w:rsid w:val="000E523D"/>
    <w:rsid w:val="000E5D9B"/>
    <w:rsid w:val="000E610E"/>
    <w:rsid w:val="000E62F4"/>
    <w:rsid w:val="000E7E24"/>
    <w:rsid w:val="000F12A5"/>
    <w:rsid w:val="000F1929"/>
    <w:rsid w:val="000F1C8D"/>
    <w:rsid w:val="000F2DC4"/>
    <w:rsid w:val="000F34DF"/>
    <w:rsid w:val="000F6316"/>
    <w:rsid w:val="000F7D85"/>
    <w:rsid w:val="00100353"/>
    <w:rsid w:val="0010062E"/>
    <w:rsid w:val="001008EB"/>
    <w:rsid w:val="00100928"/>
    <w:rsid w:val="00100C9C"/>
    <w:rsid w:val="00101406"/>
    <w:rsid w:val="00101A6E"/>
    <w:rsid w:val="001030A3"/>
    <w:rsid w:val="00103BDA"/>
    <w:rsid w:val="001040C8"/>
    <w:rsid w:val="00104A9B"/>
    <w:rsid w:val="00105139"/>
    <w:rsid w:val="00105B31"/>
    <w:rsid w:val="00110257"/>
    <w:rsid w:val="0011093B"/>
    <w:rsid w:val="00112214"/>
    <w:rsid w:val="00112857"/>
    <w:rsid w:val="00113E24"/>
    <w:rsid w:val="00115025"/>
    <w:rsid w:val="001158B6"/>
    <w:rsid w:val="00116C98"/>
    <w:rsid w:val="001170B2"/>
    <w:rsid w:val="00117FDD"/>
    <w:rsid w:val="00121720"/>
    <w:rsid w:val="001225FA"/>
    <w:rsid w:val="001232CD"/>
    <w:rsid w:val="00123302"/>
    <w:rsid w:val="00124408"/>
    <w:rsid w:val="0012459F"/>
    <w:rsid w:val="00124ADD"/>
    <w:rsid w:val="00125EB7"/>
    <w:rsid w:val="001261D3"/>
    <w:rsid w:val="001275D9"/>
    <w:rsid w:val="001309A0"/>
    <w:rsid w:val="00130E47"/>
    <w:rsid w:val="00131ECE"/>
    <w:rsid w:val="001341D0"/>
    <w:rsid w:val="00134DB2"/>
    <w:rsid w:val="00135AF7"/>
    <w:rsid w:val="00136F2D"/>
    <w:rsid w:val="001376CA"/>
    <w:rsid w:val="00137929"/>
    <w:rsid w:val="00141712"/>
    <w:rsid w:val="00142AF6"/>
    <w:rsid w:val="001432F3"/>
    <w:rsid w:val="00143944"/>
    <w:rsid w:val="00143C5A"/>
    <w:rsid w:val="0014584F"/>
    <w:rsid w:val="00145EE7"/>
    <w:rsid w:val="00146067"/>
    <w:rsid w:val="001502C6"/>
    <w:rsid w:val="001534F2"/>
    <w:rsid w:val="00154D4E"/>
    <w:rsid w:val="001553F1"/>
    <w:rsid w:val="00155D64"/>
    <w:rsid w:val="001566BD"/>
    <w:rsid w:val="0015690C"/>
    <w:rsid w:val="001604CF"/>
    <w:rsid w:val="00160C25"/>
    <w:rsid w:val="00160DE3"/>
    <w:rsid w:val="00161998"/>
    <w:rsid w:val="001626CD"/>
    <w:rsid w:val="0016307C"/>
    <w:rsid w:val="00163A7A"/>
    <w:rsid w:val="00163DA5"/>
    <w:rsid w:val="00164E69"/>
    <w:rsid w:val="0016512E"/>
    <w:rsid w:val="001654B8"/>
    <w:rsid w:val="0016572E"/>
    <w:rsid w:val="0016662B"/>
    <w:rsid w:val="00166B35"/>
    <w:rsid w:val="0016784B"/>
    <w:rsid w:val="00170F40"/>
    <w:rsid w:val="00170FFC"/>
    <w:rsid w:val="0017251E"/>
    <w:rsid w:val="00172D7B"/>
    <w:rsid w:val="00173F9C"/>
    <w:rsid w:val="001744DD"/>
    <w:rsid w:val="001761FA"/>
    <w:rsid w:val="0017625A"/>
    <w:rsid w:val="001778F8"/>
    <w:rsid w:val="001779C0"/>
    <w:rsid w:val="00177A6C"/>
    <w:rsid w:val="00180AE1"/>
    <w:rsid w:val="001813FD"/>
    <w:rsid w:val="00181F9C"/>
    <w:rsid w:val="001822EB"/>
    <w:rsid w:val="00182A92"/>
    <w:rsid w:val="00182B91"/>
    <w:rsid w:val="001834E6"/>
    <w:rsid w:val="00183599"/>
    <w:rsid w:val="00184462"/>
    <w:rsid w:val="00184565"/>
    <w:rsid w:val="00187E8E"/>
    <w:rsid w:val="00190650"/>
    <w:rsid w:val="00190C05"/>
    <w:rsid w:val="00190F9E"/>
    <w:rsid w:val="00191A26"/>
    <w:rsid w:val="0019202B"/>
    <w:rsid w:val="00192066"/>
    <w:rsid w:val="001923BE"/>
    <w:rsid w:val="0019301C"/>
    <w:rsid w:val="0019410A"/>
    <w:rsid w:val="0019503C"/>
    <w:rsid w:val="00195761"/>
    <w:rsid w:val="00196120"/>
    <w:rsid w:val="00196385"/>
    <w:rsid w:val="001A0083"/>
    <w:rsid w:val="001A05D1"/>
    <w:rsid w:val="001A1C26"/>
    <w:rsid w:val="001A28CB"/>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43EE"/>
    <w:rsid w:val="001D4695"/>
    <w:rsid w:val="001D5562"/>
    <w:rsid w:val="001D5E3B"/>
    <w:rsid w:val="001D6FCA"/>
    <w:rsid w:val="001D7080"/>
    <w:rsid w:val="001E04AF"/>
    <w:rsid w:val="001E2E1C"/>
    <w:rsid w:val="001E2F2E"/>
    <w:rsid w:val="001E3208"/>
    <w:rsid w:val="001E3A06"/>
    <w:rsid w:val="001E3D2D"/>
    <w:rsid w:val="001E47D1"/>
    <w:rsid w:val="001E58F5"/>
    <w:rsid w:val="001E5E16"/>
    <w:rsid w:val="001E7A09"/>
    <w:rsid w:val="001E7CE9"/>
    <w:rsid w:val="001F0BA8"/>
    <w:rsid w:val="001F1C8F"/>
    <w:rsid w:val="001F1F82"/>
    <w:rsid w:val="001F21B7"/>
    <w:rsid w:val="001F277E"/>
    <w:rsid w:val="001F30FC"/>
    <w:rsid w:val="001F411A"/>
    <w:rsid w:val="001F4F1A"/>
    <w:rsid w:val="001F5511"/>
    <w:rsid w:val="001F6249"/>
    <w:rsid w:val="001F77D1"/>
    <w:rsid w:val="001F77F4"/>
    <w:rsid w:val="002002BF"/>
    <w:rsid w:val="0020150A"/>
    <w:rsid w:val="002015E6"/>
    <w:rsid w:val="00201CF2"/>
    <w:rsid w:val="00205EA4"/>
    <w:rsid w:val="0020672C"/>
    <w:rsid w:val="002073E3"/>
    <w:rsid w:val="00207AB0"/>
    <w:rsid w:val="00207F10"/>
    <w:rsid w:val="00213271"/>
    <w:rsid w:val="00213DCE"/>
    <w:rsid w:val="00214049"/>
    <w:rsid w:val="002147AA"/>
    <w:rsid w:val="00214BCC"/>
    <w:rsid w:val="00217857"/>
    <w:rsid w:val="00220A88"/>
    <w:rsid w:val="00220BA1"/>
    <w:rsid w:val="00220DFD"/>
    <w:rsid w:val="0022268F"/>
    <w:rsid w:val="00222CD2"/>
    <w:rsid w:val="00222DBA"/>
    <w:rsid w:val="00223049"/>
    <w:rsid w:val="00223C9E"/>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0FF0"/>
    <w:rsid w:val="002411ED"/>
    <w:rsid w:val="00241C85"/>
    <w:rsid w:val="00243F73"/>
    <w:rsid w:val="002455DF"/>
    <w:rsid w:val="0024743B"/>
    <w:rsid w:val="00251DB9"/>
    <w:rsid w:val="00252B6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642A"/>
    <w:rsid w:val="00266A55"/>
    <w:rsid w:val="00267F42"/>
    <w:rsid w:val="00270C57"/>
    <w:rsid w:val="00270FEC"/>
    <w:rsid w:val="00272476"/>
    <w:rsid w:val="00274233"/>
    <w:rsid w:val="002745EA"/>
    <w:rsid w:val="002758BE"/>
    <w:rsid w:val="002776C4"/>
    <w:rsid w:val="00280E2D"/>
    <w:rsid w:val="00281522"/>
    <w:rsid w:val="00281C51"/>
    <w:rsid w:val="002820F7"/>
    <w:rsid w:val="0028222B"/>
    <w:rsid w:val="00283E41"/>
    <w:rsid w:val="00284568"/>
    <w:rsid w:val="002853EA"/>
    <w:rsid w:val="00285979"/>
    <w:rsid w:val="00287CDE"/>
    <w:rsid w:val="002904CF"/>
    <w:rsid w:val="002922F9"/>
    <w:rsid w:val="00294542"/>
    <w:rsid w:val="00296539"/>
    <w:rsid w:val="002A08F1"/>
    <w:rsid w:val="002A0A20"/>
    <w:rsid w:val="002A17CA"/>
    <w:rsid w:val="002A21FB"/>
    <w:rsid w:val="002A2713"/>
    <w:rsid w:val="002A29E0"/>
    <w:rsid w:val="002A4066"/>
    <w:rsid w:val="002A4D37"/>
    <w:rsid w:val="002A77A0"/>
    <w:rsid w:val="002B038E"/>
    <w:rsid w:val="002B0C7C"/>
    <w:rsid w:val="002B1371"/>
    <w:rsid w:val="002B1624"/>
    <w:rsid w:val="002B46CE"/>
    <w:rsid w:val="002B50C3"/>
    <w:rsid w:val="002B6AEC"/>
    <w:rsid w:val="002B7A04"/>
    <w:rsid w:val="002C0AD9"/>
    <w:rsid w:val="002C2599"/>
    <w:rsid w:val="002C27B3"/>
    <w:rsid w:val="002C5AAF"/>
    <w:rsid w:val="002C70CC"/>
    <w:rsid w:val="002C75EC"/>
    <w:rsid w:val="002D09C5"/>
    <w:rsid w:val="002D1484"/>
    <w:rsid w:val="002D29F8"/>
    <w:rsid w:val="002D4349"/>
    <w:rsid w:val="002D5F40"/>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6766"/>
    <w:rsid w:val="002F7B19"/>
    <w:rsid w:val="002F7CF2"/>
    <w:rsid w:val="003007A0"/>
    <w:rsid w:val="00301FFE"/>
    <w:rsid w:val="0030209C"/>
    <w:rsid w:val="00302274"/>
    <w:rsid w:val="00302459"/>
    <w:rsid w:val="003032D8"/>
    <w:rsid w:val="003037B8"/>
    <w:rsid w:val="0030414A"/>
    <w:rsid w:val="0030497C"/>
    <w:rsid w:val="00304D59"/>
    <w:rsid w:val="00305DD4"/>
    <w:rsid w:val="00305E1E"/>
    <w:rsid w:val="00306181"/>
    <w:rsid w:val="0031014B"/>
    <w:rsid w:val="00310979"/>
    <w:rsid w:val="00312E94"/>
    <w:rsid w:val="00313E30"/>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5E43"/>
    <w:rsid w:val="00326024"/>
    <w:rsid w:val="00327730"/>
    <w:rsid w:val="00330381"/>
    <w:rsid w:val="00330C24"/>
    <w:rsid w:val="00330C37"/>
    <w:rsid w:val="00331627"/>
    <w:rsid w:val="00332598"/>
    <w:rsid w:val="00332736"/>
    <w:rsid w:val="0033276B"/>
    <w:rsid w:val="00332876"/>
    <w:rsid w:val="00332CD2"/>
    <w:rsid w:val="00333F46"/>
    <w:rsid w:val="003349C4"/>
    <w:rsid w:val="00334E7B"/>
    <w:rsid w:val="0033558A"/>
    <w:rsid w:val="00335B68"/>
    <w:rsid w:val="00336170"/>
    <w:rsid w:val="00336E3C"/>
    <w:rsid w:val="00336FAA"/>
    <w:rsid w:val="0034203B"/>
    <w:rsid w:val="00342E73"/>
    <w:rsid w:val="00343753"/>
    <w:rsid w:val="00343C20"/>
    <w:rsid w:val="00344A59"/>
    <w:rsid w:val="00345655"/>
    <w:rsid w:val="003457C0"/>
    <w:rsid w:val="00345B76"/>
    <w:rsid w:val="00345FE6"/>
    <w:rsid w:val="00345FED"/>
    <w:rsid w:val="00346189"/>
    <w:rsid w:val="003462CF"/>
    <w:rsid w:val="0034799C"/>
    <w:rsid w:val="00347CB5"/>
    <w:rsid w:val="00347E10"/>
    <w:rsid w:val="00350536"/>
    <w:rsid w:val="00350773"/>
    <w:rsid w:val="00350BD4"/>
    <w:rsid w:val="00351A43"/>
    <w:rsid w:val="00352366"/>
    <w:rsid w:val="00354F65"/>
    <w:rsid w:val="00355A71"/>
    <w:rsid w:val="00356D1B"/>
    <w:rsid w:val="003576F9"/>
    <w:rsid w:val="003608BE"/>
    <w:rsid w:val="00360CD6"/>
    <w:rsid w:val="00362443"/>
    <w:rsid w:val="00363583"/>
    <w:rsid w:val="003641E3"/>
    <w:rsid w:val="00365B9E"/>
    <w:rsid w:val="00366380"/>
    <w:rsid w:val="003663F9"/>
    <w:rsid w:val="003678BC"/>
    <w:rsid w:val="00370846"/>
    <w:rsid w:val="003711A9"/>
    <w:rsid w:val="00372062"/>
    <w:rsid w:val="00372152"/>
    <w:rsid w:val="003737D6"/>
    <w:rsid w:val="00373AE1"/>
    <w:rsid w:val="00374358"/>
    <w:rsid w:val="00374FB7"/>
    <w:rsid w:val="003758F4"/>
    <w:rsid w:val="003765FB"/>
    <w:rsid w:val="00376D54"/>
    <w:rsid w:val="00377DA6"/>
    <w:rsid w:val="00377E51"/>
    <w:rsid w:val="0038077A"/>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01F"/>
    <w:rsid w:val="0039433D"/>
    <w:rsid w:val="00394CC7"/>
    <w:rsid w:val="0039635A"/>
    <w:rsid w:val="003965E4"/>
    <w:rsid w:val="00396E1C"/>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53E2"/>
    <w:rsid w:val="003B7D97"/>
    <w:rsid w:val="003C1002"/>
    <w:rsid w:val="003C150D"/>
    <w:rsid w:val="003C1C36"/>
    <w:rsid w:val="003C200D"/>
    <w:rsid w:val="003C273F"/>
    <w:rsid w:val="003C363D"/>
    <w:rsid w:val="003C3B1A"/>
    <w:rsid w:val="003C3DAA"/>
    <w:rsid w:val="003C6EF9"/>
    <w:rsid w:val="003C757D"/>
    <w:rsid w:val="003C7D3F"/>
    <w:rsid w:val="003D07AB"/>
    <w:rsid w:val="003D0D65"/>
    <w:rsid w:val="003D0DAD"/>
    <w:rsid w:val="003D1190"/>
    <w:rsid w:val="003D2502"/>
    <w:rsid w:val="003D3177"/>
    <w:rsid w:val="003D4209"/>
    <w:rsid w:val="003D4656"/>
    <w:rsid w:val="003D4731"/>
    <w:rsid w:val="003D520A"/>
    <w:rsid w:val="003D6269"/>
    <w:rsid w:val="003D6ABB"/>
    <w:rsid w:val="003D6ADC"/>
    <w:rsid w:val="003D6CE4"/>
    <w:rsid w:val="003E07B4"/>
    <w:rsid w:val="003E106D"/>
    <w:rsid w:val="003E30B1"/>
    <w:rsid w:val="003E4AFE"/>
    <w:rsid w:val="003E4C32"/>
    <w:rsid w:val="003E6374"/>
    <w:rsid w:val="003E6CA5"/>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3DB"/>
    <w:rsid w:val="00407DA2"/>
    <w:rsid w:val="00411441"/>
    <w:rsid w:val="00411FC0"/>
    <w:rsid w:val="00412DAA"/>
    <w:rsid w:val="00414006"/>
    <w:rsid w:val="00416092"/>
    <w:rsid w:val="004179AD"/>
    <w:rsid w:val="00417B7F"/>
    <w:rsid w:val="00417F44"/>
    <w:rsid w:val="00420011"/>
    <w:rsid w:val="00420CFA"/>
    <w:rsid w:val="00420EC3"/>
    <w:rsid w:val="004210A0"/>
    <w:rsid w:val="004232AC"/>
    <w:rsid w:val="00423505"/>
    <w:rsid w:val="00423962"/>
    <w:rsid w:val="00423B80"/>
    <w:rsid w:val="004246C3"/>
    <w:rsid w:val="004249D2"/>
    <w:rsid w:val="00426624"/>
    <w:rsid w:val="00426715"/>
    <w:rsid w:val="004271C3"/>
    <w:rsid w:val="004278F5"/>
    <w:rsid w:val="00430630"/>
    <w:rsid w:val="0043158C"/>
    <w:rsid w:val="00431ABD"/>
    <w:rsid w:val="00432095"/>
    <w:rsid w:val="00432933"/>
    <w:rsid w:val="004336AC"/>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5B52"/>
    <w:rsid w:val="0044639B"/>
    <w:rsid w:val="00447CAB"/>
    <w:rsid w:val="004512C4"/>
    <w:rsid w:val="00452817"/>
    <w:rsid w:val="004528F4"/>
    <w:rsid w:val="00453724"/>
    <w:rsid w:val="004537C7"/>
    <w:rsid w:val="00453A38"/>
    <w:rsid w:val="0045450A"/>
    <w:rsid w:val="00454778"/>
    <w:rsid w:val="0045646F"/>
    <w:rsid w:val="004568B8"/>
    <w:rsid w:val="00461652"/>
    <w:rsid w:val="0046338D"/>
    <w:rsid w:val="00463A2B"/>
    <w:rsid w:val="0046481B"/>
    <w:rsid w:val="00464893"/>
    <w:rsid w:val="00465DA5"/>
    <w:rsid w:val="0046728E"/>
    <w:rsid w:val="004679C0"/>
    <w:rsid w:val="004710FF"/>
    <w:rsid w:val="00472C36"/>
    <w:rsid w:val="00473009"/>
    <w:rsid w:val="00474242"/>
    <w:rsid w:val="0047441D"/>
    <w:rsid w:val="004750F8"/>
    <w:rsid w:val="00476495"/>
    <w:rsid w:val="00480956"/>
    <w:rsid w:val="0048178C"/>
    <w:rsid w:val="00481AE5"/>
    <w:rsid w:val="00483016"/>
    <w:rsid w:val="004847AA"/>
    <w:rsid w:val="00484AEF"/>
    <w:rsid w:val="00485437"/>
    <w:rsid w:val="00485563"/>
    <w:rsid w:val="00485E0C"/>
    <w:rsid w:val="00486BA4"/>
    <w:rsid w:val="00487B43"/>
    <w:rsid w:val="0049179A"/>
    <w:rsid w:val="00492EDF"/>
    <w:rsid w:val="0049349A"/>
    <w:rsid w:val="00493531"/>
    <w:rsid w:val="004942E9"/>
    <w:rsid w:val="00494693"/>
    <w:rsid w:val="00494E09"/>
    <w:rsid w:val="00494FE4"/>
    <w:rsid w:val="00495511"/>
    <w:rsid w:val="00495F1A"/>
    <w:rsid w:val="0049637C"/>
    <w:rsid w:val="00496723"/>
    <w:rsid w:val="00497E1E"/>
    <w:rsid w:val="004A17C2"/>
    <w:rsid w:val="004A1997"/>
    <w:rsid w:val="004A1B8E"/>
    <w:rsid w:val="004A1F5C"/>
    <w:rsid w:val="004A323C"/>
    <w:rsid w:val="004A3479"/>
    <w:rsid w:val="004A37A7"/>
    <w:rsid w:val="004A38E3"/>
    <w:rsid w:val="004A3CEB"/>
    <w:rsid w:val="004A5192"/>
    <w:rsid w:val="004A51E7"/>
    <w:rsid w:val="004A623E"/>
    <w:rsid w:val="004A636F"/>
    <w:rsid w:val="004A6C94"/>
    <w:rsid w:val="004B0577"/>
    <w:rsid w:val="004B18E6"/>
    <w:rsid w:val="004B1952"/>
    <w:rsid w:val="004B3CBB"/>
    <w:rsid w:val="004B3CE3"/>
    <w:rsid w:val="004B42B4"/>
    <w:rsid w:val="004B4D7A"/>
    <w:rsid w:val="004B5519"/>
    <w:rsid w:val="004B572C"/>
    <w:rsid w:val="004B7C80"/>
    <w:rsid w:val="004B7EF3"/>
    <w:rsid w:val="004C0CA2"/>
    <w:rsid w:val="004C259F"/>
    <w:rsid w:val="004C2945"/>
    <w:rsid w:val="004C3E3E"/>
    <w:rsid w:val="004C506F"/>
    <w:rsid w:val="004C54B4"/>
    <w:rsid w:val="004C5B70"/>
    <w:rsid w:val="004C6309"/>
    <w:rsid w:val="004C686A"/>
    <w:rsid w:val="004C7925"/>
    <w:rsid w:val="004C7F73"/>
    <w:rsid w:val="004D0005"/>
    <w:rsid w:val="004D086A"/>
    <w:rsid w:val="004D20FB"/>
    <w:rsid w:val="004D23BC"/>
    <w:rsid w:val="004D342B"/>
    <w:rsid w:val="004D36A2"/>
    <w:rsid w:val="004D4897"/>
    <w:rsid w:val="004D4AFB"/>
    <w:rsid w:val="004D4E73"/>
    <w:rsid w:val="004D5E47"/>
    <w:rsid w:val="004D601A"/>
    <w:rsid w:val="004D6538"/>
    <w:rsid w:val="004D6AF7"/>
    <w:rsid w:val="004D6E1E"/>
    <w:rsid w:val="004D7BA8"/>
    <w:rsid w:val="004E0429"/>
    <w:rsid w:val="004E04E2"/>
    <w:rsid w:val="004E070B"/>
    <w:rsid w:val="004E0ACB"/>
    <w:rsid w:val="004E0D33"/>
    <w:rsid w:val="004E1167"/>
    <w:rsid w:val="004E1800"/>
    <w:rsid w:val="004E27AE"/>
    <w:rsid w:val="004E2A16"/>
    <w:rsid w:val="004E2A9B"/>
    <w:rsid w:val="004E3199"/>
    <w:rsid w:val="004E4B2B"/>
    <w:rsid w:val="004E5EA7"/>
    <w:rsid w:val="004E6D40"/>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0F1"/>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3992"/>
    <w:rsid w:val="00513E2D"/>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1C1"/>
    <w:rsid w:val="00537354"/>
    <w:rsid w:val="00537702"/>
    <w:rsid w:val="00537D6B"/>
    <w:rsid w:val="00540B24"/>
    <w:rsid w:val="00541EC1"/>
    <w:rsid w:val="00542B9B"/>
    <w:rsid w:val="00542C00"/>
    <w:rsid w:val="00542C2E"/>
    <w:rsid w:val="00542DE2"/>
    <w:rsid w:val="00542F6B"/>
    <w:rsid w:val="005438BF"/>
    <w:rsid w:val="005440D7"/>
    <w:rsid w:val="0054429F"/>
    <w:rsid w:val="00544441"/>
    <w:rsid w:val="00544CE4"/>
    <w:rsid w:val="005453DF"/>
    <w:rsid w:val="00545EC8"/>
    <w:rsid w:val="005460A4"/>
    <w:rsid w:val="00546E20"/>
    <w:rsid w:val="00547D3E"/>
    <w:rsid w:val="00550889"/>
    <w:rsid w:val="00550F3A"/>
    <w:rsid w:val="0055185C"/>
    <w:rsid w:val="00552156"/>
    <w:rsid w:val="00552687"/>
    <w:rsid w:val="00553028"/>
    <w:rsid w:val="0055409B"/>
    <w:rsid w:val="00554484"/>
    <w:rsid w:val="00556387"/>
    <w:rsid w:val="00556D8A"/>
    <w:rsid w:val="00556F35"/>
    <w:rsid w:val="00557012"/>
    <w:rsid w:val="0055726E"/>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2E67"/>
    <w:rsid w:val="005832A1"/>
    <w:rsid w:val="005843FD"/>
    <w:rsid w:val="005854B5"/>
    <w:rsid w:val="0058686F"/>
    <w:rsid w:val="00586DFB"/>
    <w:rsid w:val="00590171"/>
    <w:rsid w:val="0059083D"/>
    <w:rsid w:val="0059166B"/>
    <w:rsid w:val="00591BF1"/>
    <w:rsid w:val="005922FD"/>
    <w:rsid w:val="005925C4"/>
    <w:rsid w:val="00592E38"/>
    <w:rsid w:val="005933C4"/>
    <w:rsid w:val="00593780"/>
    <w:rsid w:val="00593877"/>
    <w:rsid w:val="00595AF3"/>
    <w:rsid w:val="00595D0A"/>
    <w:rsid w:val="00596AC8"/>
    <w:rsid w:val="00597158"/>
    <w:rsid w:val="005A1198"/>
    <w:rsid w:val="005A1376"/>
    <w:rsid w:val="005A333A"/>
    <w:rsid w:val="005A348B"/>
    <w:rsid w:val="005A34F0"/>
    <w:rsid w:val="005A44CB"/>
    <w:rsid w:val="005A4893"/>
    <w:rsid w:val="005A56CB"/>
    <w:rsid w:val="005A57E3"/>
    <w:rsid w:val="005A5E13"/>
    <w:rsid w:val="005A5F18"/>
    <w:rsid w:val="005A60B9"/>
    <w:rsid w:val="005A7201"/>
    <w:rsid w:val="005A728E"/>
    <w:rsid w:val="005B0FAB"/>
    <w:rsid w:val="005B2E82"/>
    <w:rsid w:val="005B3239"/>
    <w:rsid w:val="005B3452"/>
    <w:rsid w:val="005B3AA0"/>
    <w:rsid w:val="005B5466"/>
    <w:rsid w:val="005B5515"/>
    <w:rsid w:val="005B716A"/>
    <w:rsid w:val="005B777F"/>
    <w:rsid w:val="005B785B"/>
    <w:rsid w:val="005C0BF7"/>
    <w:rsid w:val="005C1F97"/>
    <w:rsid w:val="005C4FC5"/>
    <w:rsid w:val="005C5BE0"/>
    <w:rsid w:val="005C6405"/>
    <w:rsid w:val="005C6B53"/>
    <w:rsid w:val="005C7C41"/>
    <w:rsid w:val="005C7FAD"/>
    <w:rsid w:val="005D0282"/>
    <w:rsid w:val="005D1244"/>
    <w:rsid w:val="005D1250"/>
    <w:rsid w:val="005D3005"/>
    <w:rsid w:val="005D5320"/>
    <w:rsid w:val="005D70D8"/>
    <w:rsid w:val="005D7AC9"/>
    <w:rsid w:val="005E019E"/>
    <w:rsid w:val="005E131A"/>
    <w:rsid w:val="005E2409"/>
    <w:rsid w:val="005E263F"/>
    <w:rsid w:val="005E37D0"/>
    <w:rsid w:val="005E3AC1"/>
    <w:rsid w:val="005E4259"/>
    <w:rsid w:val="005E56A9"/>
    <w:rsid w:val="005E5B7E"/>
    <w:rsid w:val="005E5D5D"/>
    <w:rsid w:val="005E733D"/>
    <w:rsid w:val="005E7419"/>
    <w:rsid w:val="005E7E27"/>
    <w:rsid w:val="005F1CE0"/>
    <w:rsid w:val="005F3B89"/>
    <w:rsid w:val="005F3BE1"/>
    <w:rsid w:val="005F5CA1"/>
    <w:rsid w:val="005F65CE"/>
    <w:rsid w:val="005F6770"/>
    <w:rsid w:val="005F72E7"/>
    <w:rsid w:val="005F78D8"/>
    <w:rsid w:val="005F7989"/>
    <w:rsid w:val="005F7A68"/>
    <w:rsid w:val="00600016"/>
    <w:rsid w:val="006003C4"/>
    <w:rsid w:val="00601ED3"/>
    <w:rsid w:val="006033A2"/>
    <w:rsid w:val="006035EE"/>
    <w:rsid w:val="00603697"/>
    <w:rsid w:val="006039B1"/>
    <w:rsid w:val="006108FD"/>
    <w:rsid w:val="006128E9"/>
    <w:rsid w:val="006145E0"/>
    <w:rsid w:val="0061464A"/>
    <w:rsid w:val="0061474D"/>
    <w:rsid w:val="00614947"/>
    <w:rsid w:val="00616F80"/>
    <w:rsid w:val="00617485"/>
    <w:rsid w:val="006174EF"/>
    <w:rsid w:val="00617655"/>
    <w:rsid w:val="00617AE1"/>
    <w:rsid w:val="00622CF3"/>
    <w:rsid w:val="006236CC"/>
    <w:rsid w:val="00624BBD"/>
    <w:rsid w:val="00625164"/>
    <w:rsid w:val="006263C2"/>
    <w:rsid w:val="00626974"/>
    <w:rsid w:val="00627006"/>
    <w:rsid w:val="00630182"/>
    <w:rsid w:val="006303CE"/>
    <w:rsid w:val="00630A24"/>
    <w:rsid w:val="0063128B"/>
    <w:rsid w:val="00631819"/>
    <w:rsid w:val="00631963"/>
    <w:rsid w:val="00632FAC"/>
    <w:rsid w:val="00633619"/>
    <w:rsid w:val="006337FE"/>
    <w:rsid w:val="00634364"/>
    <w:rsid w:val="0063567C"/>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590E"/>
    <w:rsid w:val="0065732B"/>
    <w:rsid w:val="006575CE"/>
    <w:rsid w:val="00660688"/>
    <w:rsid w:val="006606A0"/>
    <w:rsid w:val="00660E8D"/>
    <w:rsid w:val="00662600"/>
    <w:rsid w:val="0066285A"/>
    <w:rsid w:val="00662A48"/>
    <w:rsid w:val="006643E5"/>
    <w:rsid w:val="006651CF"/>
    <w:rsid w:val="00670C79"/>
    <w:rsid w:val="006721DF"/>
    <w:rsid w:val="00672A28"/>
    <w:rsid w:val="006738A3"/>
    <w:rsid w:val="006738A5"/>
    <w:rsid w:val="00674D26"/>
    <w:rsid w:val="006768D5"/>
    <w:rsid w:val="00676A76"/>
    <w:rsid w:val="00676E6A"/>
    <w:rsid w:val="006800D4"/>
    <w:rsid w:val="00680987"/>
    <w:rsid w:val="00680B91"/>
    <w:rsid w:val="006811E3"/>
    <w:rsid w:val="00681432"/>
    <w:rsid w:val="00683A35"/>
    <w:rsid w:val="00683D9F"/>
    <w:rsid w:val="006841DC"/>
    <w:rsid w:val="00684D69"/>
    <w:rsid w:val="00686582"/>
    <w:rsid w:val="00686912"/>
    <w:rsid w:val="006869EE"/>
    <w:rsid w:val="0069088C"/>
    <w:rsid w:val="00691C22"/>
    <w:rsid w:val="0069406C"/>
    <w:rsid w:val="00694704"/>
    <w:rsid w:val="00694CDD"/>
    <w:rsid w:val="006952B5"/>
    <w:rsid w:val="00695B43"/>
    <w:rsid w:val="006974C9"/>
    <w:rsid w:val="006A0382"/>
    <w:rsid w:val="006A0403"/>
    <w:rsid w:val="006A0CCE"/>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5522"/>
    <w:rsid w:val="006B605B"/>
    <w:rsid w:val="006B71B8"/>
    <w:rsid w:val="006C07E3"/>
    <w:rsid w:val="006C0C59"/>
    <w:rsid w:val="006C0CBB"/>
    <w:rsid w:val="006C0F49"/>
    <w:rsid w:val="006C1793"/>
    <w:rsid w:val="006C1B94"/>
    <w:rsid w:val="006C7684"/>
    <w:rsid w:val="006C781B"/>
    <w:rsid w:val="006D16F9"/>
    <w:rsid w:val="006D27E4"/>
    <w:rsid w:val="006D2E5E"/>
    <w:rsid w:val="006D2FE5"/>
    <w:rsid w:val="006D46AA"/>
    <w:rsid w:val="006D5FC1"/>
    <w:rsid w:val="006D6137"/>
    <w:rsid w:val="006D61CA"/>
    <w:rsid w:val="006D6577"/>
    <w:rsid w:val="006D65F6"/>
    <w:rsid w:val="006D69AF"/>
    <w:rsid w:val="006D6CF8"/>
    <w:rsid w:val="006D7387"/>
    <w:rsid w:val="006E04C1"/>
    <w:rsid w:val="006E2175"/>
    <w:rsid w:val="006E2CEB"/>
    <w:rsid w:val="006E35FE"/>
    <w:rsid w:val="006E370D"/>
    <w:rsid w:val="006E3E75"/>
    <w:rsid w:val="006E4199"/>
    <w:rsid w:val="006E4762"/>
    <w:rsid w:val="006E5416"/>
    <w:rsid w:val="006F0275"/>
    <w:rsid w:val="006F039A"/>
    <w:rsid w:val="006F0694"/>
    <w:rsid w:val="006F0E3B"/>
    <w:rsid w:val="006F18F6"/>
    <w:rsid w:val="006F20A6"/>
    <w:rsid w:val="006F2203"/>
    <w:rsid w:val="006F2298"/>
    <w:rsid w:val="006F3226"/>
    <w:rsid w:val="006F4187"/>
    <w:rsid w:val="006F5235"/>
    <w:rsid w:val="006F5C01"/>
    <w:rsid w:val="006F6146"/>
    <w:rsid w:val="006F62CB"/>
    <w:rsid w:val="006F65DF"/>
    <w:rsid w:val="006F6701"/>
    <w:rsid w:val="006F6972"/>
    <w:rsid w:val="006F7233"/>
    <w:rsid w:val="0070002E"/>
    <w:rsid w:val="00701049"/>
    <w:rsid w:val="007010B8"/>
    <w:rsid w:val="00703663"/>
    <w:rsid w:val="007039A0"/>
    <w:rsid w:val="00703BD8"/>
    <w:rsid w:val="00703BF0"/>
    <w:rsid w:val="0070431E"/>
    <w:rsid w:val="0070445E"/>
    <w:rsid w:val="007047B8"/>
    <w:rsid w:val="007048F2"/>
    <w:rsid w:val="00704A33"/>
    <w:rsid w:val="00704CAA"/>
    <w:rsid w:val="00706450"/>
    <w:rsid w:val="0070722E"/>
    <w:rsid w:val="00707AA9"/>
    <w:rsid w:val="00710C7C"/>
    <w:rsid w:val="007116DC"/>
    <w:rsid w:val="0071249B"/>
    <w:rsid w:val="0071365A"/>
    <w:rsid w:val="007141CE"/>
    <w:rsid w:val="00714A98"/>
    <w:rsid w:val="00714EC1"/>
    <w:rsid w:val="00714F88"/>
    <w:rsid w:val="00717690"/>
    <w:rsid w:val="00720645"/>
    <w:rsid w:val="00720984"/>
    <w:rsid w:val="00721035"/>
    <w:rsid w:val="00721305"/>
    <w:rsid w:val="00721BE5"/>
    <w:rsid w:val="00722B95"/>
    <w:rsid w:val="007241F3"/>
    <w:rsid w:val="007246F6"/>
    <w:rsid w:val="007272D5"/>
    <w:rsid w:val="007279E5"/>
    <w:rsid w:val="00727B3C"/>
    <w:rsid w:val="00730C77"/>
    <w:rsid w:val="00731432"/>
    <w:rsid w:val="007315A8"/>
    <w:rsid w:val="0073215F"/>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5B45"/>
    <w:rsid w:val="0074650C"/>
    <w:rsid w:val="00747E7D"/>
    <w:rsid w:val="00751433"/>
    <w:rsid w:val="00751701"/>
    <w:rsid w:val="00751B8B"/>
    <w:rsid w:val="00751E2F"/>
    <w:rsid w:val="00751E7F"/>
    <w:rsid w:val="00752BA2"/>
    <w:rsid w:val="0075473C"/>
    <w:rsid w:val="00754B88"/>
    <w:rsid w:val="00757303"/>
    <w:rsid w:val="00757692"/>
    <w:rsid w:val="00757E19"/>
    <w:rsid w:val="00760C78"/>
    <w:rsid w:val="00762D11"/>
    <w:rsid w:val="0076363B"/>
    <w:rsid w:val="00764BE6"/>
    <w:rsid w:val="00767D1E"/>
    <w:rsid w:val="00770265"/>
    <w:rsid w:val="007707AB"/>
    <w:rsid w:val="0077116C"/>
    <w:rsid w:val="00771794"/>
    <w:rsid w:val="007725BE"/>
    <w:rsid w:val="00773777"/>
    <w:rsid w:val="007747BE"/>
    <w:rsid w:val="007757C9"/>
    <w:rsid w:val="00777816"/>
    <w:rsid w:val="0078031B"/>
    <w:rsid w:val="0078100C"/>
    <w:rsid w:val="00781076"/>
    <w:rsid w:val="007827C1"/>
    <w:rsid w:val="007838C2"/>
    <w:rsid w:val="00783F3E"/>
    <w:rsid w:val="00784373"/>
    <w:rsid w:val="0078548F"/>
    <w:rsid w:val="00785FC6"/>
    <w:rsid w:val="00786515"/>
    <w:rsid w:val="00787148"/>
    <w:rsid w:val="00790C3A"/>
    <w:rsid w:val="00790D8D"/>
    <w:rsid w:val="00791469"/>
    <w:rsid w:val="00791592"/>
    <w:rsid w:val="007919A8"/>
    <w:rsid w:val="00791ACB"/>
    <w:rsid w:val="00792A78"/>
    <w:rsid w:val="00793036"/>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48E5"/>
    <w:rsid w:val="007B5B09"/>
    <w:rsid w:val="007B7F2F"/>
    <w:rsid w:val="007C05E0"/>
    <w:rsid w:val="007C2506"/>
    <w:rsid w:val="007C28F0"/>
    <w:rsid w:val="007C36D6"/>
    <w:rsid w:val="007C3F83"/>
    <w:rsid w:val="007C4181"/>
    <w:rsid w:val="007C43C4"/>
    <w:rsid w:val="007C5FC1"/>
    <w:rsid w:val="007C6673"/>
    <w:rsid w:val="007C75B3"/>
    <w:rsid w:val="007D05C6"/>
    <w:rsid w:val="007D07C7"/>
    <w:rsid w:val="007D1AEA"/>
    <w:rsid w:val="007D1FEC"/>
    <w:rsid w:val="007D22E4"/>
    <w:rsid w:val="007D2663"/>
    <w:rsid w:val="007D2678"/>
    <w:rsid w:val="007D3043"/>
    <w:rsid w:val="007D37D6"/>
    <w:rsid w:val="007D4114"/>
    <w:rsid w:val="007D439A"/>
    <w:rsid w:val="007D6C69"/>
    <w:rsid w:val="007D76F8"/>
    <w:rsid w:val="007D773B"/>
    <w:rsid w:val="007D7757"/>
    <w:rsid w:val="007E0330"/>
    <w:rsid w:val="007E1EE7"/>
    <w:rsid w:val="007E1F78"/>
    <w:rsid w:val="007E24D4"/>
    <w:rsid w:val="007E24F9"/>
    <w:rsid w:val="007E3044"/>
    <w:rsid w:val="007E3D46"/>
    <w:rsid w:val="007E41AC"/>
    <w:rsid w:val="007E439A"/>
    <w:rsid w:val="007E4DF6"/>
    <w:rsid w:val="007E5EC8"/>
    <w:rsid w:val="007E6E6B"/>
    <w:rsid w:val="007F2564"/>
    <w:rsid w:val="007F3F25"/>
    <w:rsid w:val="007F4C9C"/>
    <w:rsid w:val="007F50FD"/>
    <w:rsid w:val="007F516C"/>
    <w:rsid w:val="007F571C"/>
    <w:rsid w:val="007F6C2F"/>
    <w:rsid w:val="008008DC"/>
    <w:rsid w:val="0080104F"/>
    <w:rsid w:val="008016CF"/>
    <w:rsid w:val="00801F11"/>
    <w:rsid w:val="0080248C"/>
    <w:rsid w:val="0080282E"/>
    <w:rsid w:val="00802CCC"/>
    <w:rsid w:val="008031AD"/>
    <w:rsid w:val="00803E3E"/>
    <w:rsid w:val="008047A6"/>
    <w:rsid w:val="00806AA6"/>
    <w:rsid w:val="00806BA0"/>
    <w:rsid w:val="00807492"/>
    <w:rsid w:val="00810F04"/>
    <w:rsid w:val="00810FF2"/>
    <w:rsid w:val="00811432"/>
    <w:rsid w:val="00811539"/>
    <w:rsid w:val="00811C7D"/>
    <w:rsid w:val="00812614"/>
    <w:rsid w:val="008148B0"/>
    <w:rsid w:val="008149F0"/>
    <w:rsid w:val="00814FC4"/>
    <w:rsid w:val="008160D6"/>
    <w:rsid w:val="0081710C"/>
    <w:rsid w:val="008172B5"/>
    <w:rsid w:val="00822D4D"/>
    <w:rsid w:val="0082304E"/>
    <w:rsid w:val="008230B6"/>
    <w:rsid w:val="00823768"/>
    <w:rsid w:val="00823E69"/>
    <w:rsid w:val="0082425A"/>
    <w:rsid w:val="008242AB"/>
    <w:rsid w:val="0082523C"/>
    <w:rsid w:val="00830E10"/>
    <w:rsid w:val="00831460"/>
    <w:rsid w:val="0083275D"/>
    <w:rsid w:val="00832ECA"/>
    <w:rsid w:val="00833ED5"/>
    <w:rsid w:val="00835884"/>
    <w:rsid w:val="00837292"/>
    <w:rsid w:val="00837AED"/>
    <w:rsid w:val="00837F89"/>
    <w:rsid w:val="008424B3"/>
    <w:rsid w:val="00843320"/>
    <w:rsid w:val="008452C0"/>
    <w:rsid w:val="008454DD"/>
    <w:rsid w:val="008467EC"/>
    <w:rsid w:val="00850941"/>
    <w:rsid w:val="00850BB5"/>
    <w:rsid w:val="0085168E"/>
    <w:rsid w:val="00852DD0"/>
    <w:rsid w:val="00853000"/>
    <w:rsid w:val="008530DE"/>
    <w:rsid w:val="00853463"/>
    <w:rsid w:val="008547B0"/>
    <w:rsid w:val="00854B91"/>
    <w:rsid w:val="00854E01"/>
    <w:rsid w:val="00855550"/>
    <w:rsid w:val="008577A3"/>
    <w:rsid w:val="00860765"/>
    <w:rsid w:val="00860FCB"/>
    <w:rsid w:val="008612F3"/>
    <w:rsid w:val="008617A2"/>
    <w:rsid w:val="00861D93"/>
    <w:rsid w:val="00862553"/>
    <w:rsid w:val="00862BEC"/>
    <w:rsid w:val="00863A26"/>
    <w:rsid w:val="008644DA"/>
    <w:rsid w:val="00864DF9"/>
    <w:rsid w:val="0086556F"/>
    <w:rsid w:val="00865C59"/>
    <w:rsid w:val="00865FD4"/>
    <w:rsid w:val="00866C14"/>
    <w:rsid w:val="0086732E"/>
    <w:rsid w:val="008677DC"/>
    <w:rsid w:val="00867E5F"/>
    <w:rsid w:val="0087032A"/>
    <w:rsid w:val="008712A7"/>
    <w:rsid w:val="008719A1"/>
    <w:rsid w:val="00871D97"/>
    <w:rsid w:val="00872A1C"/>
    <w:rsid w:val="008742AE"/>
    <w:rsid w:val="00874A4E"/>
    <w:rsid w:val="00875DB6"/>
    <w:rsid w:val="008762FF"/>
    <w:rsid w:val="00877BCD"/>
    <w:rsid w:val="008807F5"/>
    <w:rsid w:val="00881117"/>
    <w:rsid w:val="00881801"/>
    <w:rsid w:val="00882A93"/>
    <w:rsid w:val="00883CD7"/>
    <w:rsid w:val="0088413A"/>
    <w:rsid w:val="008852D2"/>
    <w:rsid w:val="00885E1E"/>
    <w:rsid w:val="0088691A"/>
    <w:rsid w:val="00887722"/>
    <w:rsid w:val="0088779A"/>
    <w:rsid w:val="0089025C"/>
    <w:rsid w:val="00890702"/>
    <w:rsid w:val="0089242B"/>
    <w:rsid w:val="00892FCE"/>
    <w:rsid w:val="008931E3"/>
    <w:rsid w:val="00894260"/>
    <w:rsid w:val="00894A63"/>
    <w:rsid w:val="00894E50"/>
    <w:rsid w:val="00895112"/>
    <w:rsid w:val="0089583B"/>
    <w:rsid w:val="008A107E"/>
    <w:rsid w:val="008A1194"/>
    <w:rsid w:val="008A378B"/>
    <w:rsid w:val="008A3F9A"/>
    <w:rsid w:val="008A40DF"/>
    <w:rsid w:val="008A506B"/>
    <w:rsid w:val="008A536F"/>
    <w:rsid w:val="008A6324"/>
    <w:rsid w:val="008A70BC"/>
    <w:rsid w:val="008A76D3"/>
    <w:rsid w:val="008B0324"/>
    <w:rsid w:val="008B199B"/>
    <w:rsid w:val="008B1AA6"/>
    <w:rsid w:val="008B351A"/>
    <w:rsid w:val="008B4095"/>
    <w:rsid w:val="008B531C"/>
    <w:rsid w:val="008B5978"/>
    <w:rsid w:val="008B5AA7"/>
    <w:rsid w:val="008B5FD0"/>
    <w:rsid w:val="008B74E6"/>
    <w:rsid w:val="008B7CFC"/>
    <w:rsid w:val="008C0462"/>
    <w:rsid w:val="008C0538"/>
    <w:rsid w:val="008C19B4"/>
    <w:rsid w:val="008C1B65"/>
    <w:rsid w:val="008C4469"/>
    <w:rsid w:val="008C4D26"/>
    <w:rsid w:val="008C608D"/>
    <w:rsid w:val="008C6F4C"/>
    <w:rsid w:val="008C7A49"/>
    <w:rsid w:val="008D031F"/>
    <w:rsid w:val="008D1571"/>
    <w:rsid w:val="008D16B1"/>
    <w:rsid w:val="008D24A6"/>
    <w:rsid w:val="008D3204"/>
    <w:rsid w:val="008D3680"/>
    <w:rsid w:val="008D3689"/>
    <w:rsid w:val="008D36EC"/>
    <w:rsid w:val="008D5436"/>
    <w:rsid w:val="008D5CF4"/>
    <w:rsid w:val="008D5F3D"/>
    <w:rsid w:val="008D67CA"/>
    <w:rsid w:val="008D6B7B"/>
    <w:rsid w:val="008D6D28"/>
    <w:rsid w:val="008D6DBB"/>
    <w:rsid w:val="008D7C77"/>
    <w:rsid w:val="008E0C10"/>
    <w:rsid w:val="008E140F"/>
    <w:rsid w:val="008E14B2"/>
    <w:rsid w:val="008E2712"/>
    <w:rsid w:val="008E3BAC"/>
    <w:rsid w:val="008E406C"/>
    <w:rsid w:val="008E4B27"/>
    <w:rsid w:val="008E5860"/>
    <w:rsid w:val="008E59B4"/>
    <w:rsid w:val="008E5C22"/>
    <w:rsid w:val="008E6186"/>
    <w:rsid w:val="008E73C8"/>
    <w:rsid w:val="008E7A71"/>
    <w:rsid w:val="008F07D0"/>
    <w:rsid w:val="008F0F50"/>
    <w:rsid w:val="008F2923"/>
    <w:rsid w:val="008F48F6"/>
    <w:rsid w:val="008F6302"/>
    <w:rsid w:val="008F6435"/>
    <w:rsid w:val="008F714E"/>
    <w:rsid w:val="009005CB"/>
    <w:rsid w:val="00900F68"/>
    <w:rsid w:val="00902554"/>
    <w:rsid w:val="0090348C"/>
    <w:rsid w:val="009038B2"/>
    <w:rsid w:val="00904213"/>
    <w:rsid w:val="009043B3"/>
    <w:rsid w:val="009045FC"/>
    <w:rsid w:val="00904A47"/>
    <w:rsid w:val="00904FDE"/>
    <w:rsid w:val="0090529D"/>
    <w:rsid w:val="00906079"/>
    <w:rsid w:val="009061A3"/>
    <w:rsid w:val="00906C25"/>
    <w:rsid w:val="00906FD2"/>
    <w:rsid w:val="0090738E"/>
    <w:rsid w:val="0090747C"/>
    <w:rsid w:val="00912170"/>
    <w:rsid w:val="0091298D"/>
    <w:rsid w:val="00914BF2"/>
    <w:rsid w:val="00914E21"/>
    <w:rsid w:val="00914F1B"/>
    <w:rsid w:val="00915F9F"/>
    <w:rsid w:val="00915FD3"/>
    <w:rsid w:val="00916CE7"/>
    <w:rsid w:val="009170BF"/>
    <w:rsid w:val="0091792C"/>
    <w:rsid w:val="00920A8C"/>
    <w:rsid w:val="009216DA"/>
    <w:rsid w:val="00921EBA"/>
    <w:rsid w:val="009229D6"/>
    <w:rsid w:val="00922B79"/>
    <w:rsid w:val="00924109"/>
    <w:rsid w:val="00924C51"/>
    <w:rsid w:val="00924D0C"/>
    <w:rsid w:val="00924E6C"/>
    <w:rsid w:val="00925626"/>
    <w:rsid w:val="0092592B"/>
    <w:rsid w:val="00926472"/>
    <w:rsid w:val="00926985"/>
    <w:rsid w:val="00926B87"/>
    <w:rsid w:val="00931563"/>
    <w:rsid w:val="00934B8D"/>
    <w:rsid w:val="009350ED"/>
    <w:rsid w:val="00935C72"/>
    <w:rsid w:val="00935D4B"/>
    <w:rsid w:val="00935F13"/>
    <w:rsid w:val="00936BAA"/>
    <w:rsid w:val="009370A9"/>
    <w:rsid w:val="009403E6"/>
    <w:rsid w:val="00940761"/>
    <w:rsid w:val="009407CD"/>
    <w:rsid w:val="009424FE"/>
    <w:rsid w:val="00943F6D"/>
    <w:rsid w:val="009442B3"/>
    <w:rsid w:val="009448D2"/>
    <w:rsid w:val="009448DA"/>
    <w:rsid w:val="00945E5C"/>
    <w:rsid w:val="00946CAD"/>
    <w:rsid w:val="0094717B"/>
    <w:rsid w:val="00947656"/>
    <w:rsid w:val="00950468"/>
    <w:rsid w:val="009506A5"/>
    <w:rsid w:val="00950837"/>
    <w:rsid w:val="00951605"/>
    <w:rsid w:val="00951A36"/>
    <w:rsid w:val="00952359"/>
    <w:rsid w:val="00953CB8"/>
    <w:rsid w:val="00953E32"/>
    <w:rsid w:val="0095458C"/>
    <w:rsid w:val="00955075"/>
    <w:rsid w:val="00956C08"/>
    <w:rsid w:val="009576CF"/>
    <w:rsid w:val="009576EE"/>
    <w:rsid w:val="0096008D"/>
    <w:rsid w:val="00960235"/>
    <w:rsid w:val="009609D3"/>
    <w:rsid w:val="00961B17"/>
    <w:rsid w:val="00962B09"/>
    <w:rsid w:val="00964F23"/>
    <w:rsid w:val="009654EE"/>
    <w:rsid w:val="00965805"/>
    <w:rsid w:val="00967153"/>
    <w:rsid w:val="00971481"/>
    <w:rsid w:val="009717D4"/>
    <w:rsid w:val="00972D41"/>
    <w:rsid w:val="00973AE1"/>
    <w:rsid w:val="0097428E"/>
    <w:rsid w:val="009745F6"/>
    <w:rsid w:val="009800DB"/>
    <w:rsid w:val="00980D21"/>
    <w:rsid w:val="00980D99"/>
    <w:rsid w:val="00982F99"/>
    <w:rsid w:val="009844E7"/>
    <w:rsid w:val="00984A78"/>
    <w:rsid w:val="00984BF3"/>
    <w:rsid w:val="00984EE6"/>
    <w:rsid w:val="00985EC5"/>
    <w:rsid w:val="00987C57"/>
    <w:rsid w:val="009905A1"/>
    <w:rsid w:val="009905E2"/>
    <w:rsid w:val="00991BD2"/>
    <w:rsid w:val="0099246B"/>
    <w:rsid w:val="00993EBA"/>
    <w:rsid w:val="00994707"/>
    <w:rsid w:val="00996B65"/>
    <w:rsid w:val="009970EB"/>
    <w:rsid w:val="009A11DD"/>
    <w:rsid w:val="009A25DD"/>
    <w:rsid w:val="009A2AEC"/>
    <w:rsid w:val="009A461A"/>
    <w:rsid w:val="009A4C25"/>
    <w:rsid w:val="009A603E"/>
    <w:rsid w:val="009A65C4"/>
    <w:rsid w:val="009A75FD"/>
    <w:rsid w:val="009B2259"/>
    <w:rsid w:val="009B2638"/>
    <w:rsid w:val="009B2A54"/>
    <w:rsid w:val="009B3D2D"/>
    <w:rsid w:val="009B5A7F"/>
    <w:rsid w:val="009C13E9"/>
    <w:rsid w:val="009C1989"/>
    <w:rsid w:val="009C1AC4"/>
    <w:rsid w:val="009C1C97"/>
    <w:rsid w:val="009C2EC7"/>
    <w:rsid w:val="009C47FE"/>
    <w:rsid w:val="009C4DF5"/>
    <w:rsid w:val="009C594D"/>
    <w:rsid w:val="009C7202"/>
    <w:rsid w:val="009D062A"/>
    <w:rsid w:val="009D0B24"/>
    <w:rsid w:val="009D1207"/>
    <w:rsid w:val="009D3C8B"/>
    <w:rsid w:val="009D45BB"/>
    <w:rsid w:val="009D481A"/>
    <w:rsid w:val="009D58BD"/>
    <w:rsid w:val="009D6F61"/>
    <w:rsid w:val="009E143A"/>
    <w:rsid w:val="009E261C"/>
    <w:rsid w:val="009E31CF"/>
    <w:rsid w:val="009E3E9E"/>
    <w:rsid w:val="009E429D"/>
    <w:rsid w:val="009E50D6"/>
    <w:rsid w:val="009E5BA0"/>
    <w:rsid w:val="009E64DA"/>
    <w:rsid w:val="009E6CAF"/>
    <w:rsid w:val="009E7111"/>
    <w:rsid w:val="009F1DA0"/>
    <w:rsid w:val="009F2782"/>
    <w:rsid w:val="009F4351"/>
    <w:rsid w:val="009F45DC"/>
    <w:rsid w:val="009F46B0"/>
    <w:rsid w:val="009F4B1A"/>
    <w:rsid w:val="009F4DF5"/>
    <w:rsid w:val="009F60F1"/>
    <w:rsid w:val="009F6942"/>
    <w:rsid w:val="009F6B4B"/>
    <w:rsid w:val="009F6E07"/>
    <w:rsid w:val="009F7FB6"/>
    <w:rsid w:val="00A0015F"/>
    <w:rsid w:val="00A01420"/>
    <w:rsid w:val="00A02728"/>
    <w:rsid w:val="00A03E1C"/>
    <w:rsid w:val="00A042F4"/>
    <w:rsid w:val="00A043A7"/>
    <w:rsid w:val="00A04AB0"/>
    <w:rsid w:val="00A055D8"/>
    <w:rsid w:val="00A05722"/>
    <w:rsid w:val="00A057C5"/>
    <w:rsid w:val="00A0601D"/>
    <w:rsid w:val="00A063D0"/>
    <w:rsid w:val="00A07916"/>
    <w:rsid w:val="00A07A59"/>
    <w:rsid w:val="00A10925"/>
    <w:rsid w:val="00A10A86"/>
    <w:rsid w:val="00A1257B"/>
    <w:rsid w:val="00A1499D"/>
    <w:rsid w:val="00A17120"/>
    <w:rsid w:val="00A17656"/>
    <w:rsid w:val="00A20ACC"/>
    <w:rsid w:val="00A21818"/>
    <w:rsid w:val="00A22869"/>
    <w:rsid w:val="00A22F02"/>
    <w:rsid w:val="00A23F04"/>
    <w:rsid w:val="00A2562D"/>
    <w:rsid w:val="00A258C6"/>
    <w:rsid w:val="00A25E58"/>
    <w:rsid w:val="00A268DE"/>
    <w:rsid w:val="00A26D78"/>
    <w:rsid w:val="00A26F67"/>
    <w:rsid w:val="00A275F4"/>
    <w:rsid w:val="00A300B0"/>
    <w:rsid w:val="00A30ECA"/>
    <w:rsid w:val="00A31CA5"/>
    <w:rsid w:val="00A31D9C"/>
    <w:rsid w:val="00A3278B"/>
    <w:rsid w:val="00A33B60"/>
    <w:rsid w:val="00A36961"/>
    <w:rsid w:val="00A37A1B"/>
    <w:rsid w:val="00A37BB6"/>
    <w:rsid w:val="00A37EDC"/>
    <w:rsid w:val="00A45670"/>
    <w:rsid w:val="00A458C3"/>
    <w:rsid w:val="00A460AD"/>
    <w:rsid w:val="00A47286"/>
    <w:rsid w:val="00A477BF"/>
    <w:rsid w:val="00A507A8"/>
    <w:rsid w:val="00A50C6D"/>
    <w:rsid w:val="00A50FC7"/>
    <w:rsid w:val="00A534EB"/>
    <w:rsid w:val="00A53CAD"/>
    <w:rsid w:val="00A54CB1"/>
    <w:rsid w:val="00A5501F"/>
    <w:rsid w:val="00A57656"/>
    <w:rsid w:val="00A616A0"/>
    <w:rsid w:val="00A618D2"/>
    <w:rsid w:val="00A61DAE"/>
    <w:rsid w:val="00A6346F"/>
    <w:rsid w:val="00A63B10"/>
    <w:rsid w:val="00A66A9A"/>
    <w:rsid w:val="00A66BCD"/>
    <w:rsid w:val="00A66FD9"/>
    <w:rsid w:val="00A670B6"/>
    <w:rsid w:val="00A676F0"/>
    <w:rsid w:val="00A7333E"/>
    <w:rsid w:val="00A741EE"/>
    <w:rsid w:val="00A742AC"/>
    <w:rsid w:val="00A74722"/>
    <w:rsid w:val="00A74A3C"/>
    <w:rsid w:val="00A75013"/>
    <w:rsid w:val="00A7568A"/>
    <w:rsid w:val="00A75BD4"/>
    <w:rsid w:val="00A7759D"/>
    <w:rsid w:val="00A7793D"/>
    <w:rsid w:val="00A8396B"/>
    <w:rsid w:val="00A84808"/>
    <w:rsid w:val="00A84E81"/>
    <w:rsid w:val="00A8553A"/>
    <w:rsid w:val="00A86A6B"/>
    <w:rsid w:val="00A873DD"/>
    <w:rsid w:val="00A87408"/>
    <w:rsid w:val="00A87480"/>
    <w:rsid w:val="00A87777"/>
    <w:rsid w:val="00A87E3E"/>
    <w:rsid w:val="00A91873"/>
    <w:rsid w:val="00A91B17"/>
    <w:rsid w:val="00A92AB7"/>
    <w:rsid w:val="00A92C3E"/>
    <w:rsid w:val="00A92D01"/>
    <w:rsid w:val="00A9348E"/>
    <w:rsid w:val="00A935C3"/>
    <w:rsid w:val="00A93CE8"/>
    <w:rsid w:val="00A93DD0"/>
    <w:rsid w:val="00A942F5"/>
    <w:rsid w:val="00A95330"/>
    <w:rsid w:val="00A95C12"/>
    <w:rsid w:val="00A96087"/>
    <w:rsid w:val="00A96394"/>
    <w:rsid w:val="00A96CF8"/>
    <w:rsid w:val="00A97438"/>
    <w:rsid w:val="00A978DB"/>
    <w:rsid w:val="00AA0119"/>
    <w:rsid w:val="00AA030B"/>
    <w:rsid w:val="00AA0D73"/>
    <w:rsid w:val="00AA1004"/>
    <w:rsid w:val="00AA267C"/>
    <w:rsid w:val="00AA4D95"/>
    <w:rsid w:val="00AA5202"/>
    <w:rsid w:val="00AA6F55"/>
    <w:rsid w:val="00AB0582"/>
    <w:rsid w:val="00AB05E1"/>
    <w:rsid w:val="00AB08C1"/>
    <w:rsid w:val="00AB219C"/>
    <w:rsid w:val="00AB3348"/>
    <w:rsid w:val="00AB362F"/>
    <w:rsid w:val="00AB365B"/>
    <w:rsid w:val="00AB40CE"/>
    <w:rsid w:val="00AB4248"/>
    <w:rsid w:val="00AB50AF"/>
    <w:rsid w:val="00AB5DB4"/>
    <w:rsid w:val="00AB78C6"/>
    <w:rsid w:val="00AB79EF"/>
    <w:rsid w:val="00AB7D27"/>
    <w:rsid w:val="00AC01E8"/>
    <w:rsid w:val="00AC03E3"/>
    <w:rsid w:val="00AC129F"/>
    <w:rsid w:val="00AC19C5"/>
    <w:rsid w:val="00AC2F2D"/>
    <w:rsid w:val="00AC3180"/>
    <w:rsid w:val="00AC3253"/>
    <w:rsid w:val="00AC3281"/>
    <w:rsid w:val="00AC3B4B"/>
    <w:rsid w:val="00AC3FA8"/>
    <w:rsid w:val="00AC55D9"/>
    <w:rsid w:val="00AD1AC9"/>
    <w:rsid w:val="00AD33E4"/>
    <w:rsid w:val="00AD3852"/>
    <w:rsid w:val="00AD40FB"/>
    <w:rsid w:val="00AD52C7"/>
    <w:rsid w:val="00AD5835"/>
    <w:rsid w:val="00AD65EF"/>
    <w:rsid w:val="00AD6F95"/>
    <w:rsid w:val="00AE1E09"/>
    <w:rsid w:val="00AE1E0F"/>
    <w:rsid w:val="00AE1E8D"/>
    <w:rsid w:val="00AE250E"/>
    <w:rsid w:val="00AE3BA1"/>
    <w:rsid w:val="00AE5580"/>
    <w:rsid w:val="00AE5C5A"/>
    <w:rsid w:val="00AE6D2A"/>
    <w:rsid w:val="00AF055B"/>
    <w:rsid w:val="00AF1044"/>
    <w:rsid w:val="00AF2A00"/>
    <w:rsid w:val="00AF2ED3"/>
    <w:rsid w:val="00AF4B5C"/>
    <w:rsid w:val="00AF4F6E"/>
    <w:rsid w:val="00AF56AD"/>
    <w:rsid w:val="00AF5DAD"/>
    <w:rsid w:val="00AF6B9E"/>
    <w:rsid w:val="00AF6D10"/>
    <w:rsid w:val="00AF6F9B"/>
    <w:rsid w:val="00AF711D"/>
    <w:rsid w:val="00AF78B0"/>
    <w:rsid w:val="00AF7B91"/>
    <w:rsid w:val="00B01D40"/>
    <w:rsid w:val="00B021F8"/>
    <w:rsid w:val="00B02DD7"/>
    <w:rsid w:val="00B034C1"/>
    <w:rsid w:val="00B04094"/>
    <w:rsid w:val="00B045F9"/>
    <w:rsid w:val="00B04642"/>
    <w:rsid w:val="00B04C22"/>
    <w:rsid w:val="00B05D74"/>
    <w:rsid w:val="00B05FA7"/>
    <w:rsid w:val="00B102EF"/>
    <w:rsid w:val="00B110E9"/>
    <w:rsid w:val="00B12824"/>
    <w:rsid w:val="00B12E2D"/>
    <w:rsid w:val="00B12F04"/>
    <w:rsid w:val="00B139A8"/>
    <w:rsid w:val="00B1406C"/>
    <w:rsid w:val="00B14853"/>
    <w:rsid w:val="00B14DB7"/>
    <w:rsid w:val="00B15BD5"/>
    <w:rsid w:val="00B21270"/>
    <w:rsid w:val="00B22C0D"/>
    <w:rsid w:val="00B23506"/>
    <w:rsid w:val="00B23B31"/>
    <w:rsid w:val="00B23D50"/>
    <w:rsid w:val="00B24F7C"/>
    <w:rsid w:val="00B25DCF"/>
    <w:rsid w:val="00B2668D"/>
    <w:rsid w:val="00B268A8"/>
    <w:rsid w:val="00B30AC1"/>
    <w:rsid w:val="00B311C5"/>
    <w:rsid w:val="00B31899"/>
    <w:rsid w:val="00B32610"/>
    <w:rsid w:val="00B34520"/>
    <w:rsid w:val="00B35013"/>
    <w:rsid w:val="00B355C7"/>
    <w:rsid w:val="00B35B25"/>
    <w:rsid w:val="00B4005A"/>
    <w:rsid w:val="00B403A1"/>
    <w:rsid w:val="00B411C9"/>
    <w:rsid w:val="00B417AF"/>
    <w:rsid w:val="00B437A3"/>
    <w:rsid w:val="00B44F84"/>
    <w:rsid w:val="00B45901"/>
    <w:rsid w:val="00B46284"/>
    <w:rsid w:val="00B46E6E"/>
    <w:rsid w:val="00B4736D"/>
    <w:rsid w:val="00B4739C"/>
    <w:rsid w:val="00B47C81"/>
    <w:rsid w:val="00B50C35"/>
    <w:rsid w:val="00B50F2A"/>
    <w:rsid w:val="00B513C1"/>
    <w:rsid w:val="00B514AF"/>
    <w:rsid w:val="00B52763"/>
    <w:rsid w:val="00B52D77"/>
    <w:rsid w:val="00B52F78"/>
    <w:rsid w:val="00B5373A"/>
    <w:rsid w:val="00B53E05"/>
    <w:rsid w:val="00B54D8D"/>
    <w:rsid w:val="00B54DE8"/>
    <w:rsid w:val="00B5582D"/>
    <w:rsid w:val="00B5676D"/>
    <w:rsid w:val="00B56E83"/>
    <w:rsid w:val="00B57319"/>
    <w:rsid w:val="00B57847"/>
    <w:rsid w:val="00B60716"/>
    <w:rsid w:val="00B609A7"/>
    <w:rsid w:val="00B60A95"/>
    <w:rsid w:val="00B60AB0"/>
    <w:rsid w:val="00B61064"/>
    <w:rsid w:val="00B62960"/>
    <w:rsid w:val="00B6371D"/>
    <w:rsid w:val="00B637D8"/>
    <w:rsid w:val="00B65D4D"/>
    <w:rsid w:val="00B67BD4"/>
    <w:rsid w:val="00B67D5C"/>
    <w:rsid w:val="00B701CF"/>
    <w:rsid w:val="00B706B3"/>
    <w:rsid w:val="00B70CC4"/>
    <w:rsid w:val="00B70E96"/>
    <w:rsid w:val="00B71205"/>
    <w:rsid w:val="00B72A74"/>
    <w:rsid w:val="00B73AC4"/>
    <w:rsid w:val="00B73F37"/>
    <w:rsid w:val="00B74D74"/>
    <w:rsid w:val="00B75FE8"/>
    <w:rsid w:val="00B76226"/>
    <w:rsid w:val="00B765E5"/>
    <w:rsid w:val="00B769A1"/>
    <w:rsid w:val="00B817C0"/>
    <w:rsid w:val="00B82753"/>
    <w:rsid w:val="00B83964"/>
    <w:rsid w:val="00B83B7C"/>
    <w:rsid w:val="00B84AC6"/>
    <w:rsid w:val="00B84B62"/>
    <w:rsid w:val="00B86BDB"/>
    <w:rsid w:val="00B8739D"/>
    <w:rsid w:val="00B91869"/>
    <w:rsid w:val="00B91DCB"/>
    <w:rsid w:val="00B91DD6"/>
    <w:rsid w:val="00B920BC"/>
    <w:rsid w:val="00B92165"/>
    <w:rsid w:val="00B92A64"/>
    <w:rsid w:val="00B9433A"/>
    <w:rsid w:val="00B95914"/>
    <w:rsid w:val="00B9702C"/>
    <w:rsid w:val="00BA23BD"/>
    <w:rsid w:val="00BA3F86"/>
    <w:rsid w:val="00BA43BA"/>
    <w:rsid w:val="00BA48D1"/>
    <w:rsid w:val="00BA4F06"/>
    <w:rsid w:val="00BA5CEF"/>
    <w:rsid w:val="00BB0039"/>
    <w:rsid w:val="00BB3B58"/>
    <w:rsid w:val="00BB50F9"/>
    <w:rsid w:val="00BB5D46"/>
    <w:rsid w:val="00BB65AA"/>
    <w:rsid w:val="00BB7C50"/>
    <w:rsid w:val="00BC01FE"/>
    <w:rsid w:val="00BC0AF3"/>
    <w:rsid w:val="00BC0B75"/>
    <w:rsid w:val="00BC0BB7"/>
    <w:rsid w:val="00BC160E"/>
    <w:rsid w:val="00BC2527"/>
    <w:rsid w:val="00BC3E53"/>
    <w:rsid w:val="00BC5328"/>
    <w:rsid w:val="00BC6081"/>
    <w:rsid w:val="00BC62EC"/>
    <w:rsid w:val="00BC7374"/>
    <w:rsid w:val="00BC7D0A"/>
    <w:rsid w:val="00BD0A9A"/>
    <w:rsid w:val="00BD138C"/>
    <w:rsid w:val="00BD15D3"/>
    <w:rsid w:val="00BD1732"/>
    <w:rsid w:val="00BD2048"/>
    <w:rsid w:val="00BD21C4"/>
    <w:rsid w:val="00BD252D"/>
    <w:rsid w:val="00BD2B3F"/>
    <w:rsid w:val="00BD2BE0"/>
    <w:rsid w:val="00BD31CA"/>
    <w:rsid w:val="00BD41BC"/>
    <w:rsid w:val="00BD5BBE"/>
    <w:rsid w:val="00BD61DC"/>
    <w:rsid w:val="00BD6485"/>
    <w:rsid w:val="00BD6AE2"/>
    <w:rsid w:val="00BD7E24"/>
    <w:rsid w:val="00BE1043"/>
    <w:rsid w:val="00BE273A"/>
    <w:rsid w:val="00BE6654"/>
    <w:rsid w:val="00BE67B3"/>
    <w:rsid w:val="00BE6B4D"/>
    <w:rsid w:val="00BE705A"/>
    <w:rsid w:val="00BE75D2"/>
    <w:rsid w:val="00BE768B"/>
    <w:rsid w:val="00BE7BA2"/>
    <w:rsid w:val="00BF0205"/>
    <w:rsid w:val="00BF0AF7"/>
    <w:rsid w:val="00BF240D"/>
    <w:rsid w:val="00BF2674"/>
    <w:rsid w:val="00BF5582"/>
    <w:rsid w:val="00BF6550"/>
    <w:rsid w:val="00BF77D7"/>
    <w:rsid w:val="00C00539"/>
    <w:rsid w:val="00C01007"/>
    <w:rsid w:val="00C0205C"/>
    <w:rsid w:val="00C02B48"/>
    <w:rsid w:val="00C050C7"/>
    <w:rsid w:val="00C05A5B"/>
    <w:rsid w:val="00C06875"/>
    <w:rsid w:val="00C06BDE"/>
    <w:rsid w:val="00C0729B"/>
    <w:rsid w:val="00C0758B"/>
    <w:rsid w:val="00C10113"/>
    <w:rsid w:val="00C103DB"/>
    <w:rsid w:val="00C104A1"/>
    <w:rsid w:val="00C11B31"/>
    <w:rsid w:val="00C12795"/>
    <w:rsid w:val="00C12C57"/>
    <w:rsid w:val="00C13781"/>
    <w:rsid w:val="00C140A9"/>
    <w:rsid w:val="00C140D7"/>
    <w:rsid w:val="00C14556"/>
    <w:rsid w:val="00C1536B"/>
    <w:rsid w:val="00C15BE8"/>
    <w:rsid w:val="00C15F90"/>
    <w:rsid w:val="00C165C8"/>
    <w:rsid w:val="00C1759A"/>
    <w:rsid w:val="00C1761F"/>
    <w:rsid w:val="00C204E8"/>
    <w:rsid w:val="00C2103B"/>
    <w:rsid w:val="00C217A9"/>
    <w:rsid w:val="00C21A20"/>
    <w:rsid w:val="00C222BF"/>
    <w:rsid w:val="00C223F0"/>
    <w:rsid w:val="00C2361D"/>
    <w:rsid w:val="00C241B0"/>
    <w:rsid w:val="00C255C6"/>
    <w:rsid w:val="00C27083"/>
    <w:rsid w:val="00C277E8"/>
    <w:rsid w:val="00C30039"/>
    <w:rsid w:val="00C30529"/>
    <w:rsid w:val="00C30CA1"/>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072E"/>
    <w:rsid w:val="00C538E1"/>
    <w:rsid w:val="00C53A5C"/>
    <w:rsid w:val="00C544D6"/>
    <w:rsid w:val="00C55DED"/>
    <w:rsid w:val="00C56BFD"/>
    <w:rsid w:val="00C57482"/>
    <w:rsid w:val="00C614C7"/>
    <w:rsid w:val="00C61C1A"/>
    <w:rsid w:val="00C62DDA"/>
    <w:rsid w:val="00C654F7"/>
    <w:rsid w:val="00C66B19"/>
    <w:rsid w:val="00C7094F"/>
    <w:rsid w:val="00C726EC"/>
    <w:rsid w:val="00C7294F"/>
    <w:rsid w:val="00C742EC"/>
    <w:rsid w:val="00C74BAE"/>
    <w:rsid w:val="00C750BA"/>
    <w:rsid w:val="00C8032B"/>
    <w:rsid w:val="00C81797"/>
    <w:rsid w:val="00C8291D"/>
    <w:rsid w:val="00C83324"/>
    <w:rsid w:val="00C83ECE"/>
    <w:rsid w:val="00C8447A"/>
    <w:rsid w:val="00C8505F"/>
    <w:rsid w:val="00C853E6"/>
    <w:rsid w:val="00C879D4"/>
    <w:rsid w:val="00C909CB"/>
    <w:rsid w:val="00C90EBA"/>
    <w:rsid w:val="00C93047"/>
    <w:rsid w:val="00C936FC"/>
    <w:rsid w:val="00C93FD6"/>
    <w:rsid w:val="00C94339"/>
    <w:rsid w:val="00C94684"/>
    <w:rsid w:val="00C94977"/>
    <w:rsid w:val="00C94EE0"/>
    <w:rsid w:val="00C96A85"/>
    <w:rsid w:val="00C96D10"/>
    <w:rsid w:val="00C9792F"/>
    <w:rsid w:val="00CA0029"/>
    <w:rsid w:val="00CA0AB7"/>
    <w:rsid w:val="00CA236C"/>
    <w:rsid w:val="00CA2605"/>
    <w:rsid w:val="00CA3D47"/>
    <w:rsid w:val="00CA4042"/>
    <w:rsid w:val="00CA5F55"/>
    <w:rsid w:val="00CA7465"/>
    <w:rsid w:val="00CB0036"/>
    <w:rsid w:val="00CB04AB"/>
    <w:rsid w:val="00CB04E7"/>
    <w:rsid w:val="00CB069B"/>
    <w:rsid w:val="00CB0E54"/>
    <w:rsid w:val="00CB1B46"/>
    <w:rsid w:val="00CB28F2"/>
    <w:rsid w:val="00CB2D55"/>
    <w:rsid w:val="00CB37C0"/>
    <w:rsid w:val="00CB3E69"/>
    <w:rsid w:val="00CB63B1"/>
    <w:rsid w:val="00CB65D3"/>
    <w:rsid w:val="00CB6832"/>
    <w:rsid w:val="00CB700D"/>
    <w:rsid w:val="00CB797F"/>
    <w:rsid w:val="00CC066E"/>
    <w:rsid w:val="00CC09DA"/>
    <w:rsid w:val="00CC0A2E"/>
    <w:rsid w:val="00CC1CA8"/>
    <w:rsid w:val="00CC373E"/>
    <w:rsid w:val="00CC39D4"/>
    <w:rsid w:val="00CD0EDA"/>
    <w:rsid w:val="00CD0F97"/>
    <w:rsid w:val="00CD1E61"/>
    <w:rsid w:val="00CD361B"/>
    <w:rsid w:val="00CD4BB2"/>
    <w:rsid w:val="00CD753B"/>
    <w:rsid w:val="00CE1951"/>
    <w:rsid w:val="00CE1EDF"/>
    <w:rsid w:val="00CE29B0"/>
    <w:rsid w:val="00CE2B8D"/>
    <w:rsid w:val="00CE3852"/>
    <w:rsid w:val="00CE55B0"/>
    <w:rsid w:val="00CE58CE"/>
    <w:rsid w:val="00CE5987"/>
    <w:rsid w:val="00CE5C77"/>
    <w:rsid w:val="00CE7C3C"/>
    <w:rsid w:val="00CE7ECC"/>
    <w:rsid w:val="00CF15BA"/>
    <w:rsid w:val="00CF35A1"/>
    <w:rsid w:val="00CF4119"/>
    <w:rsid w:val="00CF61B8"/>
    <w:rsid w:val="00CF7C3F"/>
    <w:rsid w:val="00D0046A"/>
    <w:rsid w:val="00D00AE0"/>
    <w:rsid w:val="00D01133"/>
    <w:rsid w:val="00D016DC"/>
    <w:rsid w:val="00D019CA"/>
    <w:rsid w:val="00D019E6"/>
    <w:rsid w:val="00D01BB0"/>
    <w:rsid w:val="00D022EE"/>
    <w:rsid w:val="00D03414"/>
    <w:rsid w:val="00D044A7"/>
    <w:rsid w:val="00D04AAA"/>
    <w:rsid w:val="00D050AA"/>
    <w:rsid w:val="00D06333"/>
    <w:rsid w:val="00D06AFD"/>
    <w:rsid w:val="00D10060"/>
    <w:rsid w:val="00D13236"/>
    <w:rsid w:val="00D15008"/>
    <w:rsid w:val="00D1573A"/>
    <w:rsid w:val="00D1689A"/>
    <w:rsid w:val="00D16E1F"/>
    <w:rsid w:val="00D175BB"/>
    <w:rsid w:val="00D17FB1"/>
    <w:rsid w:val="00D20A28"/>
    <w:rsid w:val="00D215E2"/>
    <w:rsid w:val="00D2194E"/>
    <w:rsid w:val="00D226AB"/>
    <w:rsid w:val="00D22853"/>
    <w:rsid w:val="00D228F6"/>
    <w:rsid w:val="00D23F8F"/>
    <w:rsid w:val="00D24FE1"/>
    <w:rsid w:val="00D2739E"/>
    <w:rsid w:val="00D27B1F"/>
    <w:rsid w:val="00D27C4B"/>
    <w:rsid w:val="00D27F59"/>
    <w:rsid w:val="00D305E3"/>
    <w:rsid w:val="00D30804"/>
    <w:rsid w:val="00D30D2D"/>
    <w:rsid w:val="00D30FFF"/>
    <w:rsid w:val="00D31016"/>
    <w:rsid w:val="00D31F38"/>
    <w:rsid w:val="00D325F5"/>
    <w:rsid w:val="00D332D7"/>
    <w:rsid w:val="00D33640"/>
    <w:rsid w:val="00D33B3C"/>
    <w:rsid w:val="00D34CF8"/>
    <w:rsid w:val="00D34FBD"/>
    <w:rsid w:val="00D350C2"/>
    <w:rsid w:val="00D351CF"/>
    <w:rsid w:val="00D35FC0"/>
    <w:rsid w:val="00D364A6"/>
    <w:rsid w:val="00D41CC7"/>
    <w:rsid w:val="00D42FE5"/>
    <w:rsid w:val="00D43BF4"/>
    <w:rsid w:val="00D440DC"/>
    <w:rsid w:val="00D44900"/>
    <w:rsid w:val="00D4541F"/>
    <w:rsid w:val="00D45D33"/>
    <w:rsid w:val="00D462A4"/>
    <w:rsid w:val="00D46726"/>
    <w:rsid w:val="00D46EC1"/>
    <w:rsid w:val="00D47452"/>
    <w:rsid w:val="00D47957"/>
    <w:rsid w:val="00D513BF"/>
    <w:rsid w:val="00D51613"/>
    <w:rsid w:val="00D52034"/>
    <w:rsid w:val="00D52F54"/>
    <w:rsid w:val="00D54A29"/>
    <w:rsid w:val="00D5510E"/>
    <w:rsid w:val="00D552F6"/>
    <w:rsid w:val="00D60575"/>
    <w:rsid w:val="00D61071"/>
    <w:rsid w:val="00D62D3B"/>
    <w:rsid w:val="00D62D89"/>
    <w:rsid w:val="00D6341A"/>
    <w:rsid w:val="00D64891"/>
    <w:rsid w:val="00D65F5D"/>
    <w:rsid w:val="00D65FD4"/>
    <w:rsid w:val="00D663BD"/>
    <w:rsid w:val="00D70EFF"/>
    <w:rsid w:val="00D71939"/>
    <w:rsid w:val="00D7225D"/>
    <w:rsid w:val="00D72DC0"/>
    <w:rsid w:val="00D72FDC"/>
    <w:rsid w:val="00D74588"/>
    <w:rsid w:val="00D74BC5"/>
    <w:rsid w:val="00D74F7B"/>
    <w:rsid w:val="00D80125"/>
    <w:rsid w:val="00D80246"/>
    <w:rsid w:val="00D807EF"/>
    <w:rsid w:val="00D84210"/>
    <w:rsid w:val="00D85D42"/>
    <w:rsid w:val="00D8688B"/>
    <w:rsid w:val="00D90AA0"/>
    <w:rsid w:val="00D90FE0"/>
    <w:rsid w:val="00D9137E"/>
    <w:rsid w:val="00D93633"/>
    <w:rsid w:val="00D93653"/>
    <w:rsid w:val="00D94A4F"/>
    <w:rsid w:val="00D94D36"/>
    <w:rsid w:val="00D9575C"/>
    <w:rsid w:val="00D95D54"/>
    <w:rsid w:val="00D9682B"/>
    <w:rsid w:val="00D96A5F"/>
    <w:rsid w:val="00D96B69"/>
    <w:rsid w:val="00D972E7"/>
    <w:rsid w:val="00DA021C"/>
    <w:rsid w:val="00DA1843"/>
    <w:rsid w:val="00DA18ED"/>
    <w:rsid w:val="00DA3673"/>
    <w:rsid w:val="00DA3C0A"/>
    <w:rsid w:val="00DA4B37"/>
    <w:rsid w:val="00DA5133"/>
    <w:rsid w:val="00DA5B2D"/>
    <w:rsid w:val="00DA5C08"/>
    <w:rsid w:val="00DA6717"/>
    <w:rsid w:val="00DA78B2"/>
    <w:rsid w:val="00DB082B"/>
    <w:rsid w:val="00DB0D56"/>
    <w:rsid w:val="00DB1A80"/>
    <w:rsid w:val="00DB1B7F"/>
    <w:rsid w:val="00DB1D07"/>
    <w:rsid w:val="00DB1FC6"/>
    <w:rsid w:val="00DB3F67"/>
    <w:rsid w:val="00DB5470"/>
    <w:rsid w:val="00DB5AC8"/>
    <w:rsid w:val="00DB5C12"/>
    <w:rsid w:val="00DB66B3"/>
    <w:rsid w:val="00DC02BA"/>
    <w:rsid w:val="00DC0CF8"/>
    <w:rsid w:val="00DC1C91"/>
    <w:rsid w:val="00DC2AAA"/>
    <w:rsid w:val="00DC3A65"/>
    <w:rsid w:val="00DC3D34"/>
    <w:rsid w:val="00DC3D64"/>
    <w:rsid w:val="00DC4810"/>
    <w:rsid w:val="00DC4A15"/>
    <w:rsid w:val="00DC7630"/>
    <w:rsid w:val="00DC76DC"/>
    <w:rsid w:val="00DD0F60"/>
    <w:rsid w:val="00DD1748"/>
    <w:rsid w:val="00DD3169"/>
    <w:rsid w:val="00DD31B9"/>
    <w:rsid w:val="00DD3799"/>
    <w:rsid w:val="00DD4438"/>
    <w:rsid w:val="00DD4C22"/>
    <w:rsid w:val="00DD5136"/>
    <w:rsid w:val="00DD5994"/>
    <w:rsid w:val="00DD62FE"/>
    <w:rsid w:val="00DD682C"/>
    <w:rsid w:val="00DD6B29"/>
    <w:rsid w:val="00DE00C0"/>
    <w:rsid w:val="00DE04F0"/>
    <w:rsid w:val="00DE055F"/>
    <w:rsid w:val="00DE1426"/>
    <w:rsid w:val="00DE2F02"/>
    <w:rsid w:val="00DE3296"/>
    <w:rsid w:val="00DE3F89"/>
    <w:rsid w:val="00DE4425"/>
    <w:rsid w:val="00DE5037"/>
    <w:rsid w:val="00DE5308"/>
    <w:rsid w:val="00DE549C"/>
    <w:rsid w:val="00DF095B"/>
    <w:rsid w:val="00DF0E61"/>
    <w:rsid w:val="00DF3879"/>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84B"/>
    <w:rsid w:val="00E12AEC"/>
    <w:rsid w:val="00E139DD"/>
    <w:rsid w:val="00E14083"/>
    <w:rsid w:val="00E14E6C"/>
    <w:rsid w:val="00E16FE9"/>
    <w:rsid w:val="00E20FB4"/>
    <w:rsid w:val="00E21183"/>
    <w:rsid w:val="00E212FD"/>
    <w:rsid w:val="00E21C24"/>
    <w:rsid w:val="00E21EA3"/>
    <w:rsid w:val="00E22010"/>
    <w:rsid w:val="00E257A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36F5C"/>
    <w:rsid w:val="00E42174"/>
    <w:rsid w:val="00E43E17"/>
    <w:rsid w:val="00E4457A"/>
    <w:rsid w:val="00E4461C"/>
    <w:rsid w:val="00E46516"/>
    <w:rsid w:val="00E46608"/>
    <w:rsid w:val="00E4687D"/>
    <w:rsid w:val="00E46C01"/>
    <w:rsid w:val="00E47504"/>
    <w:rsid w:val="00E47DEE"/>
    <w:rsid w:val="00E50261"/>
    <w:rsid w:val="00E51A97"/>
    <w:rsid w:val="00E52848"/>
    <w:rsid w:val="00E532CC"/>
    <w:rsid w:val="00E532DA"/>
    <w:rsid w:val="00E53F67"/>
    <w:rsid w:val="00E54229"/>
    <w:rsid w:val="00E54261"/>
    <w:rsid w:val="00E54614"/>
    <w:rsid w:val="00E570CB"/>
    <w:rsid w:val="00E6009C"/>
    <w:rsid w:val="00E60591"/>
    <w:rsid w:val="00E611C7"/>
    <w:rsid w:val="00E61537"/>
    <w:rsid w:val="00E6178B"/>
    <w:rsid w:val="00E6304C"/>
    <w:rsid w:val="00E64404"/>
    <w:rsid w:val="00E66140"/>
    <w:rsid w:val="00E66583"/>
    <w:rsid w:val="00E67F94"/>
    <w:rsid w:val="00E7123D"/>
    <w:rsid w:val="00E7161D"/>
    <w:rsid w:val="00E717C1"/>
    <w:rsid w:val="00E71B14"/>
    <w:rsid w:val="00E71BA2"/>
    <w:rsid w:val="00E72FD3"/>
    <w:rsid w:val="00E7435F"/>
    <w:rsid w:val="00E7448F"/>
    <w:rsid w:val="00E7566E"/>
    <w:rsid w:val="00E76A2E"/>
    <w:rsid w:val="00E76B49"/>
    <w:rsid w:val="00E771E3"/>
    <w:rsid w:val="00E77B85"/>
    <w:rsid w:val="00E77C68"/>
    <w:rsid w:val="00E80F0D"/>
    <w:rsid w:val="00E813F4"/>
    <w:rsid w:val="00E81CD5"/>
    <w:rsid w:val="00E8288B"/>
    <w:rsid w:val="00E83105"/>
    <w:rsid w:val="00E836C9"/>
    <w:rsid w:val="00E869A6"/>
    <w:rsid w:val="00E8746A"/>
    <w:rsid w:val="00E87C17"/>
    <w:rsid w:val="00E87FBF"/>
    <w:rsid w:val="00E91BAB"/>
    <w:rsid w:val="00E91E78"/>
    <w:rsid w:val="00E9209F"/>
    <w:rsid w:val="00E9311A"/>
    <w:rsid w:val="00E93155"/>
    <w:rsid w:val="00E94460"/>
    <w:rsid w:val="00E97A49"/>
    <w:rsid w:val="00EA0E43"/>
    <w:rsid w:val="00EA3BFB"/>
    <w:rsid w:val="00EA4CF1"/>
    <w:rsid w:val="00EA558A"/>
    <w:rsid w:val="00EA5667"/>
    <w:rsid w:val="00EA7F2F"/>
    <w:rsid w:val="00EB1196"/>
    <w:rsid w:val="00EB1B31"/>
    <w:rsid w:val="00EB2F8F"/>
    <w:rsid w:val="00EB4284"/>
    <w:rsid w:val="00EB47EB"/>
    <w:rsid w:val="00EB5325"/>
    <w:rsid w:val="00EB5542"/>
    <w:rsid w:val="00EB656B"/>
    <w:rsid w:val="00EB661B"/>
    <w:rsid w:val="00EB72A3"/>
    <w:rsid w:val="00EC012F"/>
    <w:rsid w:val="00EC2AEB"/>
    <w:rsid w:val="00EC501B"/>
    <w:rsid w:val="00EC5805"/>
    <w:rsid w:val="00EC5901"/>
    <w:rsid w:val="00EC5CBB"/>
    <w:rsid w:val="00EC728E"/>
    <w:rsid w:val="00EC7709"/>
    <w:rsid w:val="00EC7CE3"/>
    <w:rsid w:val="00ED0102"/>
    <w:rsid w:val="00ED0D70"/>
    <w:rsid w:val="00ED1D04"/>
    <w:rsid w:val="00ED3B3E"/>
    <w:rsid w:val="00ED43BA"/>
    <w:rsid w:val="00ED51F1"/>
    <w:rsid w:val="00ED565F"/>
    <w:rsid w:val="00ED586B"/>
    <w:rsid w:val="00ED602D"/>
    <w:rsid w:val="00ED7853"/>
    <w:rsid w:val="00ED7AD3"/>
    <w:rsid w:val="00EE2E1D"/>
    <w:rsid w:val="00EE5324"/>
    <w:rsid w:val="00EE572E"/>
    <w:rsid w:val="00EE657B"/>
    <w:rsid w:val="00EF067E"/>
    <w:rsid w:val="00EF0D59"/>
    <w:rsid w:val="00EF25F9"/>
    <w:rsid w:val="00EF40C2"/>
    <w:rsid w:val="00EF4931"/>
    <w:rsid w:val="00EF6322"/>
    <w:rsid w:val="00F0002C"/>
    <w:rsid w:val="00F00811"/>
    <w:rsid w:val="00F0133D"/>
    <w:rsid w:val="00F0177A"/>
    <w:rsid w:val="00F017CA"/>
    <w:rsid w:val="00F01C0B"/>
    <w:rsid w:val="00F02710"/>
    <w:rsid w:val="00F0351E"/>
    <w:rsid w:val="00F03BF6"/>
    <w:rsid w:val="00F05173"/>
    <w:rsid w:val="00F060DE"/>
    <w:rsid w:val="00F06A9C"/>
    <w:rsid w:val="00F06EEE"/>
    <w:rsid w:val="00F07F3A"/>
    <w:rsid w:val="00F1032B"/>
    <w:rsid w:val="00F11EF4"/>
    <w:rsid w:val="00F1296D"/>
    <w:rsid w:val="00F14AA6"/>
    <w:rsid w:val="00F14DB7"/>
    <w:rsid w:val="00F15256"/>
    <w:rsid w:val="00F164D2"/>
    <w:rsid w:val="00F164D4"/>
    <w:rsid w:val="00F17F4F"/>
    <w:rsid w:val="00F208ED"/>
    <w:rsid w:val="00F20BBD"/>
    <w:rsid w:val="00F2102D"/>
    <w:rsid w:val="00F213BA"/>
    <w:rsid w:val="00F21DF2"/>
    <w:rsid w:val="00F2238C"/>
    <w:rsid w:val="00F224C9"/>
    <w:rsid w:val="00F230A2"/>
    <w:rsid w:val="00F2320D"/>
    <w:rsid w:val="00F23E7F"/>
    <w:rsid w:val="00F24607"/>
    <w:rsid w:val="00F249A3"/>
    <w:rsid w:val="00F24E90"/>
    <w:rsid w:val="00F25227"/>
    <w:rsid w:val="00F25489"/>
    <w:rsid w:val="00F2548A"/>
    <w:rsid w:val="00F258B1"/>
    <w:rsid w:val="00F25C4D"/>
    <w:rsid w:val="00F26510"/>
    <w:rsid w:val="00F31CD1"/>
    <w:rsid w:val="00F32116"/>
    <w:rsid w:val="00F33D72"/>
    <w:rsid w:val="00F34953"/>
    <w:rsid w:val="00F35822"/>
    <w:rsid w:val="00F35AEA"/>
    <w:rsid w:val="00F36A13"/>
    <w:rsid w:val="00F370C5"/>
    <w:rsid w:val="00F4017C"/>
    <w:rsid w:val="00F416C6"/>
    <w:rsid w:val="00F41AFA"/>
    <w:rsid w:val="00F4219E"/>
    <w:rsid w:val="00F4300E"/>
    <w:rsid w:val="00F431B1"/>
    <w:rsid w:val="00F43F54"/>
    <w:rsid w:val="00F4564C"/>
    <w:rsid w:val="00F456A1"/>
    <w:rsid w:val="00F47062"/>
    <w:rsid w:val="00F47488"/>
    <w:rsid w:val="00F47AF0"/>
    <w:rsid w:val="00F47E49"/>
    <w:rsid w:val="00F505E6"/>
    <w:rsid w:val="00F51E91"/>
    <w:rsid w:val="00F525F0"/>
    <w:rsid w:val="00F52F50"/>
    <w:rsid w:val="00F53108"/>
    <w:rsid w:val="00F5399D"/>
    <w:rsid w:val="00F54100"/>
    <w:rsid w:val="00F546C6"/>
    <w:rsid w:val="00F54714"/>
    <w:rsid w:val="00F56CDE"/>
    <w:rsid w:val="00F56D7A"/>
    <w:rsid w:val="00F5755B"/>
    <w:rsid w:val="00F60A0D"/>
    <w:rsid w:val="00F60C8A"/>
    <w:rsid w:val="00F60F42"/>
    <w:rsid w:val="00F611E4"/>
    <w:rsid w:val="00F61B29"/>
    <w:rsid w:val="00F63BC6"/>
    <w:rsid w:val="00F6464C"/>
    <w:rsid w:val="00F64774"/>
    <w:rsid w:val="00F6575E"/>
    <w:rsid w:val="00F658AF"/>
    <w:rsid w:val="00F66BB3"/>
    <w:rsid w:val="00F67B16"/>
    <w:rsid w:val="00F67B6B"/>
    <w:rsid w:val="00F67B89"/>
    <w:rsid w:val="00F71B79"/>
    <w:rsid w:val="00F71C56"/>
    <w:rsid w:val="00F71DC7"/>
    <w:rsid w:val="00F73D78"/>
    <w:rsid w:val="00F74201"/>
    <w:rsid w:val="00F74CDD"/>
    <w:rsid w:val="00F74D12"/>
    <w:rsid w:val="00F75260"/>
    <w:rsid w:val="00F7641F"/>
    <w:rsid w:val="00F76618"/>
    <w:rsid w:val="00F76CFB"/>
    <w:rsid w:val="00F77A5B"/>
    <w:rsid w:val="00F8012C"/>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3B55"/>
    <w:rsid w:val="00F94412"/>
    <w:rsid w:val="00F952DF"/>
    <w:rsid w:val="00F95476"/>
    <w:rsid w:val="00F967BD"/>
    <w:rsid w:val="00F96AD0"/>
    <w:rsid w:val="00F970EE"/>
    <w:rsid w:val="00F977F1"/>
    <w:rsid w:val="00F97AD6"/>
    <w:rsid w:val="00F97FFA"/>
    <w:rsid w:val="00FA1142"/>
    <w:rsid w:val="00FA1244"/>
    <w:rsid w:val="00FA139D"/>
    <w:rsid w:val="00FA19D3"/>
    <w:rsid w:val="00FA20D1"/>
    <w:rsid w:val="00FA37B4"/>
    <w:rsid w:val="00FA3C4C"/>
    <w:rsid w:val="00FA4F1D"/>
    <w:rsid w:val="00FA5B8C"/>
    <w:rsid w:val="00FA61CD"/>
    <w:rsid w:val="00FA6653"/>
    <w:rsid w:val="00FA680B"/>
    <w:rsid w:val="00FB0D52"/>
    <w:rsid w:val="00FB0F28"/>
    <w:rsid w:val="00FB1741"/>
    <w:rsid w:val="00FB2563"/>
    <w:rsid w:val="00FB2A69"/>
    <w:rsid w:val="00FB308B"/>
    <w:rsid w:val="00FB36D8"/>
    <w:rsid w:val="00FB486F"/>
    <w:rsid w:val="00FB4D39"/>
    <w:rsid w:val="00FB4E3D"/>
    <w:rsid w:val="00FB5ACB"/>
    <w:rsid w:val="00FB5E62"/>
    <w:rsid w:val="00FB62A9"/>
    <w:rsid w:val="00FB6528"/>
    <w:rsid w:val="00FB7BD2"/>
    <w:rsid w:val="00FC1BD5"/>
    <w:rsid w:val="00FC2A6F"/>
    <w:rsid w:val="00FC2C89"/>
    <w:rsid w:val="00FC30EB"/>
    <w:rsid w:val="00FC3537"/>
    <w:rsid w:val="00FC3604"/>
    <w:rsid w:val="00FC4180"/>
    <w:rsid w:val="00FC4468"/>
    <w:rsid w:val="00FC5EA5"/>
    <w:rsid w:val="00FC73BD"/>
    <w:rsid w:val="00FD0422"/>
    <w:rsid w:val="00FD175B"/>
    <w:rsid w:val="00FD25B7"/>
    <w:rsid w:val="00FD2B37"/>
    <w:rsid w:val="00FD2E69"/>
    <w:rsid w:val="00FD31FB"/>
    <w:rsid w:val="00FD3543"/>
    <w:rsid w:val="00FD37EA"/>
    <w:rsid w:val="00FD3FDA"/>
    <w:rsid w:val="00FD4D14"/>
    <w:rsid w:val="00FD5DB0"/>
    <w:rsid w:val="00FD687B"/>
    <w:rsid w:val="00FD7CBF"/>
    <w:rsid w:val="00FE0104"/>
    <w:rsid w:val="00FE024F"/>
    <w:rsid w:val="00FE0AE4"/>
    <w:rsid w:val="00FE33CB"/>
    <w:rsid w:val="00FE4DBB"/>
    <w:rsid w:val="00FE5353"/>
    <w:rsid w:val="00FE7075"/>
    <w:rsid w:val="00FE7431"/>
    <w:rsid w:val="00FE7D6D"/>
    <w:rsid w:val="00FE7FB3"/>
    <w:rsid w:val="00FF006C"/>
    <w:rsid w:val="00FF016A"/>
    <w:rsid w:val="00FF04D9"/>
    <w:rsid w:val="00FF1C35"/>
    <w:rsid w:val="00FF26B2"/>
    <w:rsid w:val="00FF3339"/>
    <w:rsid w:val="00FF3502"/>
    <w:rsid w:val="00FF4329"/>
    <w:rsid w:val="00FF46D1"/>
    <w:rsid w:val="00FF49CD"/>
    <w:rsid w:val="00FF4A4F"/>
    <w:rsid w:val="00FF5A6E"/>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8ACE7DED-557F-42AE-A0A8-8BB0915D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7B48E5"/>
    <w:pPr>
      <w:tabs>
        <w:tab w:val="right" w:leader="dot" w:pos="8846"/>
      </w:tabs>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7827C1"/>
    <w:pPr>
      <w:ind w:left="432" w:hanging="432"/>
      <w:jc w:val="left"/>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7827C1"/>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 w:type="paragraph" w:customStyle="1" w:styleId="Standard">
    <w:name w:val="Standard"/>
    <w:rsid w:val="00F02710"/>
    <w:pPr>
      <w:autoSpaceDE w:val="0"/>
      <w:autoSpaceDN w:val="0"/>
      <w:spacing w:after="0" w:line="240" w:lineRule="auto"/>
      <w:ind w:firstLine="720"/>
      <w:jc w:val="both"/>
      <w:textAlignment w:val="baseline"/>
    </w:pPr>
    <w:rPr>
      <w:rFonts w:ascii="Book Antiqua" w:eastAsia="Book Antiqua" w:hAnsi="Book Antiqua" w:cs="Book Antiqua"/>
      <w:color w:val="000000"/>
      <w:kern w:val="3"/>
      <w:sz w:val="28"/>
      <w:szCs w:val="28"/>
      <w:lang w:eastAsia="zh-CN"/>
    </w:rPr>
  </w:style>
  <w:style w:type="paragraph" w:styleId="NormalWeb">
    <w:name w:val="Normal (Web)"/>
    <w:basedOn w:val="Normal"/>
    <w:uiPriority w:val="99"/>
    <w:unhideWhenUsed/>
    <w:rsid w:val="00704CAA"/>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customStyle="1" w:styleId="verse">
    <w:name w:val="verse"/>
    <w:basedOn w:val="DefaultParagraphFont"/>
    <w:rsid w:val="00704CAA"/>
  </w:style>
  <w:style w:type="character" w:customStyle="1" w:styleId="versenum">
    <w:name w:val="verse_num"/>
    <w:basedOn w:val="DefaultParagraphFont"/>
    <w:rsid w:val="00704CAA"/>
  </w:style>
  <w:style w:type="character" w:customStyle="1" w:styleId="chapter">
    <w:name w:val="chapter"/>
    <w:basedOn w:val="DefaultParagraphFont"/>
    <w:rsid w:val="00704CAA"/>
  </w:style>
  <w:style w:type="paragraph" w:styleId="Caption">
    <w:name w:val="caption"/>
    <w:basedOn w:val="Standard"/>
    <w:rsid w:val="00704CAA"/>
    <w:pPr>
      <w:suppressLineNumbers/>
      <w:spacing w:before="120" w:after="120"/>
    </w:pPr>
    <w:rPr>
      <w:i/>
      <w:iCs/>
    </w:rPr>
  </w:style>
  <w:style w:type="paragraph" w:styleId="ListParagraph">
    <w:name w:val="List Paragraph"/>
    <w:basedOn w:val="Normal"/>
    <w:uiPriority w:val="34"/>
    <w:qFormat/>
    <w:rsid w:val="00704CAA"/>
    <w:pPr>
      <w:widowControl w:val="0"/>
      <w:suppressAutoHyphens/>
      <w:autoSpaceDN w:val="0"/>
      <w:spacing w:after="0" w:line="240" w:lineRule="auto"/>
      <w:ind w:left="720"/>
      <w:contextualSpacing/>
      <w:jc w:val="left"/>
      <w:textAlignment w:val="baseline"/>
    </w:pPr>
    <w:rPr>
      <w:rFonts w:ascii="Times New Roman" w:eastAsia="Arial Unicode MS" w:hAnsi="Times New Roman" w:cs="Tahoma"/>
      <w:kern w:val="3"/>
      <w:szCs w:val="24"/>
      <w:lang w:eastAsia="zh-CN"/>
    </w:rPr>
  </w:style>
  <w:style w:type="paragraph" w:customStyle="1" w:styleId="Textbody">
    <w:name w:val="Text body"/>
    <w:basedOn w:val="Standard"/>
    <w:rsid w:val="00704CAA"/>
    <w:pPr>
      <w:widowControl w:val="0"/>
      <w:suppressAutoHyphens/>
      <w:spacing w:after="120"/>
      <w:textAlignment w:val="auto"/>
    </w:pPr>
    <w:rPr>
      <w:rFonts w:eastAsia="Arial" w:cs="Lucida Grande"/>
      <w:lang w:val="en-US" w:eastAsia="en-US"/>
    </w:rPr>
  </w:style>
  <w:style w:type="paragraph" w:customStyle="1" w:styleId="Framecontents">
    <w:name w:val="Frame contents"/>
    <w:basedOn w:val="BodyText"/>
    <w:rsid w:val="00704CAA"/>
    <w:pPr>
      <w:autoSpaceDN/>
      <w:textAlignment w:val="auto"/>
    </w:pPr>
    <w:rPr>
      <w:rFonts w:eastAsia="Times New Roman" w:cs="Times New Roman"/>
      <w:kern w:val="0"/>
      <w:sz w:val="20"/>
      <w:szCs w:val="20"/>
      <w:lang w:val="en-US"/>
    </w:rPr>
  </w:style>
  <w:style w:type="paragraph" w:styleId="BodyText">
    <w:name w:val="Body Text"/>
    <w:basedOn w:val="Normal"/>
    <w:link w:val="BodyTextChar"/>
    <w:uiPriority w:val="99"/>
    <w:semiHidden/>
    <w:unhideWhenUsed/>
    <w:rsid w:val="00704CAA"/>
    <w:pPr>
      <w:widowControl w:val="0"/>
      <w:suppressAutoHyphens/>
      <w:autoSpaceDN w:val="0"/>
      <w:spacing w:after="120" w:line="240" w:lineRule="auto"/>
      <w:jc w:val="left"/>
      <w:textAlignment w:val="baseline"/>
    </w:pPr>
    <w:rPr>
      <w:rFonts w:ascii="Times New Roman" w:eastAsia="Arial Unicode MS" w:hAnsi="Times New Roman" w:cs="Tahoma"/>
      <w:kern w:val="3"/>
      <w:szCs w:val="24"/>
      <w:lang w:eastAsia="zh-CN"/>
    </w:rPr>
  </w:style>
  <w:style w:type="character" w:customStyle="1" w:styleId="BodyTextChar">
    <w:name w:val="Body Text Char"/>
    <w:basedOn w:val="DefaultParagraphFont"/>
    <w:link w:val="BodyText"/>
    <w:uiPriority w:val="99"/>
    <w:semiHidden/>
    <w:rsid w:val="00704CAA"/>
    <w:rPr>
      <w:rFonts w:ascii="Times New Roman" w:eastAsia="Arial Unicode MS" w:hAnsi="Times New Roman" w:cs="Tahoma"/>
      <w:kern w:val="3"/>
      <w:sz w:val="24"/>
      <w:szCs w:val="24"/>
      <w:lang w:eastAsia="zh-CN"/>
    </w:rPr>
  </w:style>
  <w:style w:type="paragraph" w:customStyle="1" w:styleId="Subheading">
    <w:name w:val="Subheading"/>
    <w:basedOn w:val="Normal"/>
    <w:qFormat/>
    <w:rsid w:val="00704CAA"/>
    <w:pPr>
      <w:widowControl w:val="0"/>
      <w:suppressAutoHyphens/>
      <w:autoSpaceDN w:val="0"/>
      <w:spacing w:after="0" w:line="480" w:lineRule="auto"/>
      <w:jc w:val="center"/>
      <w:textAlignment w:val="baseline"/>
    </w:pPr>
    <w:rPr>
      <w:rFonts w:ascii="Book Antiqua" w:eastAsia="Book Antiqua" w:hAnsi="Book Antiqua" w:cs="Book Antiqua"/>
      <w:color w:val="000000"/>
      <w:kern w:val="3"/>
      <w:sz w:val="36"/>
      <w:szCs w:val="28"/>
      <w:lang w:eastAsia="zh-CN"/>
    </w:rPr>
  </w:style>
  <w:style w:type="paragraph" w:customStyle="1" w:styleId="StandardSpaceAfter">
    <w:name w:val="Standard Space After"/>
    <w:basedOn w:val="Standard"/>
    <w:qFormat/>
    <w:rsid w:val="00704CAA"/>
    <w:pPr>
      <w:spacing w:after="240"/>
    </w:pPr>
  </w:style>
  <w:style w:type="paragraph" w:styleId="Subtitle">
    <w:name w:val="Subtitle"/>
    <w:basedOn w:val="Normal"/>
    <w:next w:val="Normal"/>
    <w:link w:val="SubtitleChar"/>
    <w:uiPriority w:val="11"/>
    <w:qFormat/>
    <w:rsid w:val="00704CAA"/>
    <w:pPr>
      <w:widowControl w:val="0"/>
      <w:numPr>
        <w:ilvl w:val="1"/>
      </w:numPr>
      <w:suppressAutoHyphens/>
      <w:autoSpaceDN w:val="0"/>
      <w:spacing w:after="160" w:line="240" w:lineRule="auto"/>
      <w:jc w:val="center"/>
      <w:textAlignment w:val="baseline"/>
    </w:pPr>
    <w:rPr>
      <w:rFonts w:ascii="Book Antiqua" w:eastAsiaTheme="minorEastAsia" w:hAnsi="Book Antiqua"/>
      <w:spacing w:val="15"/>
      <w:kern w:val="3"/>
      <w:sz w:val="32"/>
      <w:lang w:eastAsia="zh-CN"/>
    </w:rPr>
  </w:style>
  <w:style w:type="character" w:customStyle="1" w:styleId="SubtitleChar">
    <w:name w:val="Subtitle Char"/>
    <w:basedOn w:val="DefaultParagraphFont"/>
    <w:link w:val="Subtitle"/>
    <w:uiPriority w:val="11"/>
    <w:rsid w:val="00704CAA"/>
    <w:rPr>
      <w:rFonts w:ascii="Book Antiqua" w:eastAsiaTheme="minorEastAsia" w:hAnsi="Book Antiqua"/>
      <w:spacing w:val="15"/>
      <w:kern w:val="3"/>
      <w:sz w:val="32"/>
      <w:lang w:eastAsia="zh-CN"/>
    </w:rPr>
  </w:style>
  <w:style w:type="paragraph" w:customStyle="1" w:styleId="Heading1non-TOC">
    <w:name w:val="Heading 1 non-TOC"/>
    <w:basedOn w:val="Heading1"/>
    <w:qFormat/>
    <w:rsid w:val="007B48E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55980268">
      <w:bodyDiv w:val="1"/>
      <w:marLeft w:val="0"/>
      <w:marRight w:val="0"/>
      <w:marTop w:val="0"/>
      <w:marBottom w:val="0"/>
      <w:divBdr>
        <w:top w:val="none" w:sz="0" w:space="0" w:color="auto"/>
        <w:left w:val="none" w:sz="0" w:space="0" w:color="auto"/>
        <w:bottom w:val="none" w:sz="0" w:space="0" w:color="auto"/>
        <w:right w:val="none" w:sz="0" w:space="0" w:color="auto"/>
      </w:divBdr>
    </w:div>
    <w:div w:id="68384483">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1169098">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75969679">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1886800">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00187294">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4722504">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13478302">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64350800">
      <w:bodyDiv w:val="1"/>
      <w:marLeft w:val="0"/>
      <w:marRight w:val="0"/>
      <w:marTop w:val="0"/>
      <w:marBottom w:val="0"/>
      <w:divBdr>
        <w:top w:val="none" w:sz="0" w:space="0" w:color="auto"/>
        <w:left w:val="none" w:sz="0" w:space="0" w:color="auto"/>
        <w:bottom w:val="none" w:sz="0" w:space="0" w:color="auto"/>
        <w:right w:val="none" w:sz="0" w:space="0" w:color="auto"/>
      </w:divBdr>
    </w:div>
    <w:div w:id="477457978">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82114665">
      <w:bodyDiv w:val="1"/>
      <w:marLeft w:val="0"/>
      <w:marRight w:val="0"/>
      <w:marTop w:val="0"/>
      <w:marBottom w:val="0"/>
      <w:divBdr>
        <w:top w:val="none" w:sz="0" w:space="0" w:color="auto"/>
        <w:left w:val="none" w:sz="0" w:space="0" w:color="auto"/>
        <w:bottom w:val="none" w:sz="0" w:space="0" w:color="auto"/>
        <w:right w:val="none" w:sz="0" w:space="0" w:color="auto"/>
      </w:divBdr>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48345885">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289078">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596133532">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49755001">
      <w:bodyDiv w:val="1"/>
      <w:marLeft w:val="0"/>
      <w:marRight w:val="0"/>
      <w:marTop w:val="0"/>
      <w:marBottom w:val="0"/>
      <w:divBdr>
        <w:top w:val="none" w:sz="0" w:space="0" w:color="auto"/>
        <w:left w:val="none" w:sz="0" w:space="0" w:color="auto"/>
        <w:bottom w:val="none" w:sz="0" w:space="0" w:color="auto"/>
        <w:right w:val="none" w:sz="0" w:space="0" w:color="auto"/>
      </w:divBdr>
    </w:div>
    <w:div w:id="659430912">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689797364">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3232482">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4949863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74524730">
      <w:bodyDiv w:val="1"/>
      <w:marLeft w:val="0"/>
      <w:marRight w:val="0"/>
      <w:marTop w:val="0"/>
      <w:marBottom w:val="0"/>
      <w:divBdr>
        <w:top w:val="none" w:sz="0" w:space="0" w:color="auto"/>
        <w:left w:val="none" w:sz="0" w:space="0" w:color="auto"/>
        <w:bottom w:val="none" w:sz="0" w:space="0" w:color="auto"/>
        <w:right w:val="none" w:sz="0" w:space="0" w:color="auto"/>
      </w:divBdr>
    </w:div>
    <w:div w:id="777217996">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0932548">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39355199">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0951724">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8528396">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01224752">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8745884">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2140400">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4103177">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191379857">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 w:id="1382249928">
          <w:marLeft w:val="0"/>
          <w:marRight w:val="0"/>
          <w:marTop w:val="0"/>
          <w:marBottom w:val="0"/>
          <w:divBdr>
            <w:top w:val="none" w:sz="0" w:space="0" w:color="auto"/>
            <w:left w:val="none" w:sz="0" w:space="0" w:color="auto"/>
            <w:bottom w:val="none" w:sz="0" w:space="0" w:color="auto"/>
            <w:right w:val="none" w:sz="0" w:space="0" w:color="auto"/>
          </w:divBdr>
        </w:div>
      </w:divsChild>
    </w:div>
    <w:div w:id="1220439073">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3796144">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25224757">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4588968">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46741462">
      <w:bodyDiv w:val="1"/>
      <w:marLeft w:val="0"/>
      <w:marRight w:val="0"/>
      <w:marTop w:val="0"/>
      <w:marBottom w:val="0"/>
      <w:divBdr>
        <w:top w:val="none" w:sz="0" w:space="0" w:color="auto"/>
        <w:left w:val="none" w:sz="0" w:space="0" w:color="auto"/>
        <w:bottom w:val="none" w:sz="0" w:space="0" w:color="auto"/>
        <w:right w:val="none" w:sz="0" w:space="0" w:color="auto"/>
      </w:divBdr>
    </w:div>
    <w:div w:id="1650666634">
      <w:bodyDiv w:val="1"/>
      <w:marLeft w:val="0"/>
      <w:marRight w:val="0"/>
      <w:marTop w:val="0"/>
      <w:marBottom w:val="0"/>
      <w:divBdr>
        <w:top w:val="none" w:sz="0" w:space="0" w:color="auto"/>
        <w:left w:val="none" w:sz="0" w:space="0" w:color="auto"/>
        <w:bottom w:val="none" w:sz="0" w:space="0" w:color="auto"/>
        <w:right w:val="none" w:sz="0" w:space="0" w:color="auto"/>
      </w:divBdr>
    </w:div>
    <w:div w:id="1654025681">
      <w:bodyDiv w:val="1"/>
      <w:marLeft w:val="0"/>
      <w:marRight w:val="0"/>
      <w:marTop w:val="0"/>
      <w:marBottom w:val="0"/>
      <w:divBdr>
        <w:top w:val="none" w:sz="0" w:space="0" w:color="auto"/>
        <w:left w:val="none" w:sz="0" w:space="0" w:color="auto"/>
        <w:bottom w:val="none" w:sz="0" w:space="0" w:color="auto"/>
        <w:right w:val="none" w:sz="0" w:space="0" w:color="auto"/>
      </w:divBdr>
    </w:div>
    <w:div w:id="1656445762">
      <w:bodyDiv w:val="1"/>
      <w:marLeft w:val="0"/>
      <w:marRight w:val="0"/>
      <w:marTop w:val="0"/>
      <w:marBottom w:val="0"/>
      <w:divBdr>
        <w:top w:val="none" w:sz="0" w:space="0" w:color="auto"/>
        <w:left w:val="none" w:sz="0" w:space="0" w:color="auto"/>
        <w:bottom w:val="none" w:sz="0" w:space="0" w:color="auto"/>
        <w:right w:val="none" w:sz="0" w:space="0" w:color="auto"/>
      </w:divBdr>
    </w:div>
    <w:div w:id="167229280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04937442">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33581913">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59861390">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1386923">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6217363">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07120368">
      <w:bodyDiv w:val="1"/>
      <w:marLeft w:val="0"/>
      <w:marRight w:val="0"/>
      <w:marTop w:val="0"/>
      <w:marBottom w:val="0"/>
      <w:divBdr>
        <w:top w:val="none" w:sz="0" w:space="0" w:color="auto"/>
        <w:left w:val="none" w:sz="0" w:space="0" w:color="auto"/>
        <w:bottom w:val="none" w:sz="0" w:space="0" w:color="auto"/>
        <w:right w:val="none" w:sz="0" w:space="0" w:color="auto"/>
      </w:divBdr>
    </w:div>
    <w:div w:id="1810434131">
      <w:bodyDiv w:val="1"/>
      <w:marLeft w:val="0"/>
      <w:marRight w:val="0"/>
      <w:marTop w:val="0"/>
      <w:marBottom w:val="0"/>
      <w:divBdr>
        <w:top w:val="none" w:sz="0" w:space="0" w:color="auto"/>
        <w:left w:val="none" w:sz="0" w:space="0" w:color="auto"/>
        <w:bottom w:val="none" w:sz="0" w:space="0" w:color="auto"/>
        <w:right w:val="none" w:sz="0" w:space="0" w:color="auto"/>
      </w:divBdr>
    </w:div>
    <w:div w:id="1811289817">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14325888">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40734583">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1840691">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74216831">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097776">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23529696">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sChild>
    </w:div>
    <w:div w:id="2018581943">
      <w:bodyDiv w:val="1"/>
      <w:marLeft w:val="0"/>
      <w:marRight w:val="0"/>
      <w:marTop w:val="0"/>
      <w:marBottom w:val="0"/>
      <w:divBdr>
        <w:top w:val="none" w:sz="0" w:space="0" w:color="auto"/>
        <w:left w:val="none" w:sz="0" w:space="0" w:color="auto"/>
        <w:bottom w:val="none" w:sz="0" w:space="0" w:color="auto"/>
        <w:right w:val="none" w:sz="0" w:space="0" w:color="auto"/>
      </w:divBdr>
    </w:div>
    <w:div w:id="2020698922">
      <w:bodyDiv w:val="1"/>
      <w:marLeft w:val="0"/>
      <w:marRight w:val="0"/>
      <w:marTop w:val="0"/>
      <w:marBottom w:val="0"/>
      <w:divBdr>
        <w:top w:val="none" w:sz="0" w:space="0" w:color="auto"/>
        <w:left w:val="none" w:sz="0" w:space="0" w:color="auto"/>
        <w:bottom w:val="none" w:sz="0" w:space="0" w:color="auto"/>
        <w:right w:val="none" w:sz="0" w:space="0" w:color="auto"/>
      </w:divBdr>
    </w:div>
    <w:div w:id="2022122142">
      <w:bodyDiv w:val="1"/>
      <w:marLeft w:val="0"/>
      <w:marRight w:val="0"/>
      <w:marTop w:val="0"/>
      <w:marBottom w:val="0"/>
      <w:divBdr>
        <w:top w:val="none" w:sz="0" w:space="0" w:color="auto"/>
        <w:left w:val="none" w:sz="0" w:space="0" w:color="auto"/>
        <w:bottom w:val="none" w:sz="0" w:space="0" w:color="auto"/>
        <w:right w:val="none" w:sz="0" w:space="0" w:color="auto"/>
      </w:divBdr>
    </w:div>
    <w:div w:id="2053919229">
      <w:bodyDiv w:val="1"/>
      <w:marLeft w:val="0"/>
      <w:marRight w:val="0"/>
      <w:marTop w:val="0"/>
      <w:marBottom w:val="0"/>
      <w:divBdr>
        <w:top w:val="none" w:sz="0" w:space="0" w:color="auto"/>
        <w:left w:val="none" w:sz="0" w:space="0" w:color="auto"/>
        <w:bottom w:val="none" w:sz="0" w:space="0" w:color="auto"/>
        <w:right w:val="none" w:sz="0" w:space="0" w:color="auto"/>
      </w:divBdr>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93617529">
          <w:marLeft w:val="0"/>
          <w:marRight w:val="0"/>
          <w:marTop w:val="0"/>
          <w:marBottom w:val="0"/>
          <w:divBdr>
            <w:top w:val="none" w:sz="0" w:space="0" w:color="auto"/>
            <w:left w:val="none" w:sz="0" w:space="0" w:color="auto"/>
            <w:bottom w:val="none" w:sz="0" w:space="0" w:color="auto"/>
            <w:right w:val="none" w:sz="0" w:space="0" w:color="auto"/>
          </w:divBdr>
        </w:div>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439841095">
          <w:marLeft w:val="0"/>
          <w:marRight w:val="0"/>
          <w:marTop w:val="0"/>
          <w:marBottom w:val="0"/>
          <w:divBdr>
            <w:top w:val="none" w:sz="0" w:space="0" w:color="auto"/>
            <w:left w:val="none" w:sz="0" w:space="0" w:color="auto"/>
            <w:bottom w:val="none" w:sz="0" w:space="0" w:color="auto"/>
            <w:right w:val="none" w:sz="0" w:space="0" w:color="auto"/>
          </w:divBdr>
        </w:div>
        <w:div w:id="1097597254">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6894191">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5.xml"/><Relationship Id="rId21" Type="http://schemas.openxmlformats.org/officeDocument/2006/relationships/footer" Target="footer5.xml"/><Relationship Id="rId22" Type="http://schemas.openxmlformats.org/officeDocument/2006/relationships/header" Target="header6.xml"/><Relationship Id="rId23" Type="http://schemas.openxmlformats.org/officeDocument/2006/relationships/header" Target="header7.xml"/><Relationship Id="rId24" Type="http://schemas.openxmlformats.org/officeDocument/2006/relationships/header" Target="header8.xml"/><Relationship Id="rId25" Type="http://schemas.openxmlformats.org/officeDocument/2006/relationships/header" Target="header9.xml"/><Relationship Id="rId26" Type="http://schemas.openxmlformats.org/officeDocument/2006/relationships/header" Target="header10.xml"/><Relationship Id="rId27" Type="http://schemas.openxmlformats.org/officeDocument/2006/relationships/header" Target="header11.xml"/><Relationship Id="rId28" Type="http://schemas.openxmlformats.org/officeDocument/2006/relationships/header" Target="header12.xml"/><Relationship Id="rId29" Type="http://schemas.openxmlformats.org/officeDocument/2006/relationships/header" Target="header13.xml"/><Relationship Id="rId30" Type="http://schemas.openxmlformats.org/officeDocument/2006/relationships/fontTable" Target="fontTable.xml"/><Relationship Id="rId31" Type="http://schemas.microsoft.com/office/2011/relationships/people" Target="people.xml"/><Relationship Id="rId32"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header" Target="header3.xml"/><Relationship Id="rId18" Type="http://schemas.openxmlformats.org/officeDocument/2006/relationships/footer" Target="footer4.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6279D5-11AE-8948-8F9B-9B426CFC6EA8}">
  <ds:schemaRefs>
    <ds:schemaRef ds:uri="http://schemas.openxmlformats.org/officeDocument/2006/bibliography"/>
  </ds:schemaRefs>
</ds:datastoreItem>
</file>

<file path=customXml/itemProps2.xml><?xml version="1.0" encoding="utf-8"?>
<ds:datastoreItem xmlns:ds="http://schemas.openxmlformats.org/officeDocument/2006/customXml" ds:itemID="{C787CEC7-FED5-6E4B-AC11-52E7E58A0FD2}">
  <ds:schemaRefs>
    <ds:schemaRef ds:uri="http://schemas.openxmlformats.org/officeDocument/2006/bibliography"/>
  </ds:schemaRefs>
</ds:datastoreItem>
</file>

<file path=customXml/itemProps3.xml><?xml version="1.0" encoding="utf-8"?>
<ds:datastoreItem xmlns:ds="http://schemas.openxmlformats.org/officeDocument/2006/customXml" ds:itemID="{14202969-BFCF-2848-A2A2-F712208FB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1300</Pages>
  <Words>239157</Words>
  <Characters>1363199</Characters>
  <Application>Microsoft Macintosh Word</Application>
  <DocSecurity>0</DocSecurity>
  <Lines>11359</Lines>
  <Paragraphs>3198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1599158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Slote, Brett (B.)</dc:creator>
  <cp:keywords/>
  <dc:description/>
  <cp:lastModifiedBy>Microsoft Office User</cp:lastModifiedBy>
  <cp:revision>168</cp:revision>
  <cp:lastPrinted>2017-07-04T12:21:00Z</cp:lastPrinted>
  <dcterms:created xsi:type="dcterms:W3CDTF">2017-05-21T02:46:00Z</dcterms:created>
  <dcterms:modified xsi:type="dcterms:W3CDTF">2017-08-13T00:35:00Z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